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3.xml" ContentType="application/vnd.openxmlformats-officedocument.wordprocessingml.header+xml"/>
  <Override PartName="/word/footer9.xml" ContentType="application/vnd.openxmlformats-officedocument.wordprocessingml.foot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1.xml" ContentType="application/vnd.openxmlformats-officedocument.wordprocessingml.footer+xml"/>
  <Override PartName="/word/header17.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endnotes.xml" ContentType="application/vnd.openxmlformats-officedocument.wordprocessingml.endnotes+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B26D8" w14:textId="694A2F79" w:rsidR="0031317E" w:rsidRPr="005879B6" w:rsidRDefault="0031317E" w:rsidP="00A46A7B">
      <w:pPr>
        <w:ind w:left="0"/>
        <w:rPr>
          <w:color w:val="auto"/>
          <w:lang w:val="ru-RU"/>
        </w:rPr>
      </w:pPr>
    </w:p>
    <w:p w14:paraId="50AE19B7" w14:textId="0659EA2E" w:rsidR="0031317E" w:rsidRPr="005879B6" w:rsidRDefault="0031317E" w:rsidP="00127E60">
      <w:pPr>
        <w:pStyle w:val="Front1"/>
        <w:spacing w:before="1320"/>
        <w:rPr>
          <w:color w:val="auto"/>
          <w:lang w:val="ru-RU"/>
        </w:rPr>
      </w:pPr>
      <w:r w:rsidRPr="00981FDE">
        <w:rPr>
          <w:color w:val="auto"/>
          <w:lang w:val="en-GB"/>
        </w:rPr>
        <w:t>PIM</w:t>
      </w:r>
      <w:r w:rsidRPr="00981FDE">
        <w:rPr>
          <w:color w:val="auto"/>
          <w:lang w:val="ru-RU"/>
        </w:rPr>
        <w:t>-</w:t>
      </w:r>
      <w:r w:rsidRPr="00981FDE">
        <w:rPr>
          <w:color w:val="auto"/>
          <w:lang w:val="en-GB"/>
        </w:rPr>
        <w:t>SU</w:t>
      </w:r>
      <w:r w:rsidRPr="00981FDE">
        <w:rPr>
          <w:color w:val="auto"/>
          <w:lang w:val="ru-RU"/>
        </w:rPr>
        <w:t>-5112-</w:t>
      </w:r>
      <w:r w:rsidRPr="00981FDE">
        <w:rPr>
          <w:color w:val="auto"/>
          <w:lang w:val="en-GB"/>
        </w:rPr>
        <w:t>TCO</w:t>
      </w:r>
    </w:p>
    <w:p w14:paraId="421D5507" w14:textId="16420CC4" w:rsidR="0031317E" w:rsidRPr="005879B6" w:rsidRDefault="0031317E" w:rsidP="00127E60">
      <w:pPr>
        <w:pStyle w:val="Front1"/>
        <w:rPr>
          <w:color w:val="auto"/>
          <w:lang w:val="ru-RU"/>
        </w:rPr>
      </w:pPr>
      <w:r w:rsidRPr="00981FDE">
        <w:rPr>
          <w:color w:val="auto"/>
          <w:lang w:val="ru-RU"/>
        </w:rPr>
        <w:t>КЛАССЫ</w:t>
      </w:r>
      <w:r w:rsidRPr="005879B6">
        <w:rPr>
          <w:color w:val="auto"/>
          <w:lang w:val="ru-RU"/>
        </w:rPr>
        <w:t xml:space="preserve"> </w:t>
      </w:r>
      <w:r w:rsidRPr="00981FDE">
        <w:rPr>
          <w:color w:val="auto"/>
          <w:lang w:val="ru-RU"/>
        </w:rPr>
        <w:t>МАТЕРИАЛОВ</w:t>
      </w:r>
      <w:r w:rsidRPr="005879B6">
        <w:rPr>
          <w:color w:val="auto"/>
          <w:lang w:val="ru-RU"/>
        </w:rPr>
        <w:t xml:space="preserve"> </w:t>
      </w:r>
      <w:r w:rsidRPr="00981FDE">
        <w:rPr>
          <w:color w:val="auto"/>
          <w:lang w:val="ru-RU"/>
        </w:rPr>
        <w:t>ТРУБОПРОВОДОВ</w:t>
      </w:r>
    </w:p>
    <w:p w14:paraId="7A53B552" w14:textId="53460538" w:rsidR="0031317E" w:rsidRPr="005879B6" w:rsidRDefault="0031317E" w:rsidP="00127E60">
      <w:pPr>
        <w:pStyle w:val="Front1"/>
        <w:rPr>
          <w:color w:val="auto"/>
          <w:lang w:val="ru-RU"/>
        </w:rPr>
      </w:pPr>
      <w:r w:rsidRPr="00981FDE">
        <w:rPr>
          <w:color w:val="auto"/>
          <w:lang w:val="en-GB"/>
        </w:rPr>
        <w:t>PIPING</w:t>
      </w:r>
      <w:r w:rsidRPr="005879B6">
        <w:rPr>
          <w:color w:val="auto"/>
          <w:lang w:val="ru-RU"/>
        </w:rPr>
        <w:t xml:space="preserve"> </w:t>
      </w:r>
      <w:r w:rsidRPr="00981FDE">
        <w:rPr>
          <w:color w:val="auto"/>
          <w:lang w:val="en-GB"/>
        </w:rPr>
        <w:t>MATERIAL</w:t>
      </w:r>
      <w:r w:rsidRPr="005879B6">
        <w:rPr>
          <w:color w:val="auto"/>
          <w:lang w:val="ru-RU"/>
        </w:rPr>
        <w:t xml:space="preserve"> </w:t>
      </w:r>
      <w:r w:rsidRPr="00981FDE">
        <w:rPr>
          <w:color w:val="auto"/>
          <w:lang w:val="en-GB"/>
        </w:rPr>
        <w:t>LINE</w:t>
      </w:r>
      <w:r w:rsidRPr="005879B6">
        <w:rPr>
          <w:color w:val="auto"/>
          <w:lang w:val="ru-RU"/>
        </w:rPr>
        <w:t xml:space="preserve"> </w:t>
      </w:r>
      <w:r w:rsidRPr="00981FDE">
        <w:rPr>
          <w:color w:val="auto"/>
          <w:lang w:val="en-GB"/>
        </w:rPr>
        <w:t>CLASSES</w:t>
      </w:r>
    </w:p>
    <w:p w14:paraId="78600B70" w14:textId="69DBF724" w:rsidR="0031317E" w:rsidRPr="005879B6" w:rsidRDefault="0031317E" w:rsidP="00127E60">
      <w:pPr>
        <w:pStyle w:val="Front1"/>
        <w:rPr>
          <w:color w:val="auto"/>
          <w:lang w:val="ru-RU"/>
        </w:rPr>
      </w:pPr>
    </w:p>
    <w:p w14:paraId="17A3C33F" w14:textId="77777777" w:rsidR="0031317E" w:rsidRPr="005879B6" w:rsidRDefault="0031317E" w:rsidP="00127E60">
      <w:pPr>
        <w:pStyle w:val="Front1"/>
        <w:rPr>
          <w:color w:val="auto"/>
          <w:lang w:val="ru-RU"/>
        </w:rPr>
      </w:pPr>
      <w:r w:rsidRPr="00981FDE">
        <w:rPr>
          <w:color w:val="auto"/>
          <w:lang w:val="ru-RU"/>
        </w:rPr>
        <w:t>ПРИМЕНЕНИЕ</w:t>
      </w:r>
      <w:r w:rsidRPr="005879B6">
        <w:rPr>
          <w:color w:val="auto"/>
          <w:lang w:val="ru-RU"/>
        </w:rPr>
        <w:t xml:space="preserve">: </w:t>
      </w:r>
      <w:r w:rsidRPr="00981FDE">
        <w:rPr>
          <w:color w:val="auto"/>
          <w:lang w:val="ru-RU"/>
        </w:rPr>
        <w:t>ДЛЯ</w:t>
      </w:r>
      <w:r w:rsidRPr="005879B6">
        <w:rPr>
          <w:color w:val="auto"/>
          <w:lang w:val="ru-RU"/>
        </w:rPr>
        <w:t xml:space="preserve"> </w:t>
      </w:r>
      <w:r w:rsidRPr="00981FDE">
        <w:rPr>
          <w:color w:val="auto"/>
          <w:lang w:val="ru-RU"/>
        </w:rPr>
        <w:t>НАЗЕМНЫХ</w:t>
      </w:r>
      <w:r w:rsidRPr="005879B6">
        <w:rPr>
          <w:color w:val="auto"/>
          <w:lang w:val="ru-RU"/>
        </w:rPr>
        <w:t xml:space="preserve"> </w:t>
      </w:r>
      <w:r w:rsidRPr="00981FDE">
        <w:rPr>
          <w:color w:val="auto"/>
          <w:lang w:val="ru-RU"/>
        </w:rPr>
        <w:t>ОБЪЕКТОВ</w:t>
      </w:r>
    </w:p>
    <w:p w14:paraId="00860F99" w14:textId="5A0C514F" w:rsidR="0031317E" w:rsidRPr="005879B6" w:rsidRDefault="0031317E" w:rsidP="00127E60">
      <w:pPr>
        <w:pStyle w:val="Front1"/>
        <w:rPr>
          <w:color w:val="auto"/>
          <w:lang w:val="ru-RU"/>
        </w:rPr>
      </w:pPr>
      <w:r w:rsidRPr="00981FDE">
        <w:rPr>
          <w:color w:val="auto"/>
          <w:lang w:val="en-GB"/>
        </w:rPr>
        <w:t>APPLICATION</w:t>
      </w:r>
      <w:r w:rsidRPr="005879B6">
        <w:rPr>
          <w:color w:val="auto"/>
          <w:lang w:val="ru-RU"/>
        </w:rPr>
        <w:t xml:space="preserve">: </w:t>
      </w:r>
      <w:r w:rsidRPr="00981FDE">
        <w:rPr>
          <w:color w:val="auto"/>
          <w:lang w:val="en-GB"/>
        </w:rPr>
        <w:t>ONSHORE</w:t>
      </w:r>
      <w:r w:rsidRPr="005879B6">
        <w:rPr>
          <w:color w:val="auto"/>
          <w:lang w:val="ru-RU"/>
        </w:rPr>
        <w:t xml:space="preserve"> </w:t>
      </w:r>
    </w:p>
    <w:p w14:paraId="094F6EAB" w14:textId="77777777" w:rsidR="0031317E" w:rsidRPr="005879B6" w:rsidRDefault="0031317E" w:rsidP="00082893">
      <w:pPr>
        <w:pStyle w:val="Front4"/>
        <w:spacing w:before="120"/>
        <w:ind w:left="1699" w:right="1699"/>
        <w:rPr>
          <w:color w:val="auto"/>
          <w:sz w:val="18"/>
          <w:szCs w:val="18"/>
          <w:lang w:val="ru-RU"/>
        </w:rPr>
      </w:pPr>
    </w:p>
    <w:p w14:paraId="4755525D" w14:textId="548798FD" w:rsidR="0031317E" w:rsidRPr="00981FDE" w:rsidRDefault="0031317E" w:rsidP="00082893">
      <w:pPr>
        <w:pStyle w:val="Front4"/>
        <w:spacing w:before="120"/>
        <w:ind w:left="1699" w:right="1699"/>
        <w:rPr>
          <w:color w:val="auto"/>
          <w:sz w:val="18"/>
          <w:szCs w:val="18"/>
          <w:lang w:val="ru-RU"/>
        </w:rPr>
      </w:pPr>
      <w:r w:rsidRPr="00981FDE">
        <w:rPr>
          <w:color w:val="auto"/>
          <w:sz w:val="18"/>
          <w:szCs w:val="18"/>
          <w:lang w:val="ru-RU"/>
        </w:rPr>
        <w:t>Настоящий документ содержит конфиденциальную информацию, являющуюся собственностью ТОО «Тенгизшевройл». Документ в целом или частично не подлежит раскрытию какой-либо третьей стороне, копированию, хранению в каких-либо системах поиска или передаче в любой форме и любым способом (электронным, механическим, при помощи репрографии, посредством записи и прочими)  без предварительного письменного разрешения ТОО «Тенгизшевройл».</w:t>
      </w:r>
    </w:p>
    <w:p w14:paraId="1B76B036" w14:textId="6E781D55" w:rsidR="0031317E" w:rsidRDefault="00BA168E" w:rsidP="00C242D1">
      <w:pPr>
        <w:pStyle w:val="Front4"/>
        <w:spacing w:before="120"/>
        <w:ind w:left="1699" w:right="1699"/>
        <w:rPr>
          <w:color w:val="auto"/>
          <w:sz w:val="18"/>
          <w:szCs w:val="18"/>
          <w:lang w:val="en-GB"/>
        </w:rPr>
      </w:pPr>
      <w:r w:rsidRPr="00981FDE">
        <w:rPr>
          <w:color w:val="auto"/>
          <w:sz w:val="18"/>
          <w:szCs w:val="18"/>
          <w:lang w:val="en-GB"/>
        </w:rPr>
        <w:t>This document is the confidential property of Tengizchevroil LLP. Neither the whole nor any part of this document may be disclosed to any third party without the prior written consent of Tengizchevroil LLP. Neither the whole nor any part of this document may be reproduced, stored in any retrieval system or transmitted in any form or by any means (electronic mechanical, reprographic, recording or otherwise) without the prior written consent of Tengizchevroil LLP.</w:t>
      </w:r>
    </w:p>
    <w:p w14:paraId="6036BC10" w14:textId="77777777" w:rsidR="00970988" w:rsidRPr="00981FDE" w:rsidRDefault="00970988" w:rsidP="00C242D1">
      <w:pPr>
        <w:pStyle w:val="Front4"/>
        <w:spacing w:before="120"/>
        <w:ind w:left="1699" w:right="1699"/>
        <w:rPr>
          <w:color w:val="auto"/>
          <w:sz w:val="18"/>
          <w:szCs w:val="18"/>
          <w:lang w:val="en-GB"/>
        </w:rPr>
      </w:pPr>
    </w:p>
    <w:tbl>
      <w:tblPr>
        <w:tblpPr w:leftFromText="180" w:rightFromText="180" w:vertAnchor="text" w:horzAnchor="margin" w:tblpX="108" w:tblpY="9"/>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5"/>
        <w:gridCol w:w="1080"/>
        <w:gridCol w:w="7154"/>
      </w:tblGrid>
      <w:tr w:rsidR="00550F7E" w:rsidRPr="00981FDE" w14:paraId="65E819F9" w14:textId="77777777" w:rsidTr="0096767A">
        <w:trPr>
          <w:trHeight w:val="699"/>
        </w:trPr>
        <w:tc>
          <w:tcPr>
            <w:tcW w:w="805" w:type="dxa"/>
            <w:vAlign w:val="center"/>
          </w:tcPr>
          <w:p w14:paraId="3352DB50" w14:textId="77777777" w:rsidR="00550F7E" w:rsidRPr="00981FDE" w:rsidRDefault="00550F7E" w:rsidP="00697A8D">
            <w:pPr>
              <w:pStyle w:val="CellHeadingCentered"/>
              <w:rPr>
                <w:color w:val="auto"/>
                <w:lang w:val="en-GB"/>
              </w:rPr>
            </w:pPr>
            <w:r w:rsidRPr="00981FDE">
              <w:rPr>
                <w:color w:val="auto"/>
                <w:lang w:val="en-GB"/>
              </w:rPr>
              <w:t>Ред.</w:t>
            </w:r>
          </w:p>
          <w:p w14:paraId="0CB461C9" w14:textId="77777777" w:rsidR="00550F7E" w:rsidRPr="00981FDE" w:rsidRDefault="00550F7E" w:rsidP="00697A8D">
            <w:pPr>
              <w:pStyle w:val="CellHeadingCentered"/>
              <w:rPr>
                <w:color w:val="auto"/>
                <w:lang w:val="en-GB"/>
              </w:rPr>
            </w:pPr>
            <w:r w:rsidRPr="00981FDE">
              <w:rPr>
                <w:color w:val="auto"/>
                <w:lang w:val="en-GB"/>
              </w:rPr>
              <w:t>Rev</w:t>
            </w:r>
          </w:p>
        </w:tc>
        <w:tc>
          <w:tcPr>
            <w:tcW w:w="1080" w:type="dxa"/>
            <w:vAlign w:val="center"/>
          </w:tcPr>
          <w:p w14:paraId="7F1807B3" w14:textId="77777777" w:rsidR="00550F7E" w:rsidRPr="00981FDE" w:rsidRDefault="00550F7E" w:rsidP="00697A8D">
            <w:pPr>
              <w:pStyle w:val="CellHeadingCentered"/>
              <w:rPr>
                <w:color w:val="auto"/>
                <w:lang w:val="en-GB"/>
              </w:rPr>
            </w:pPr>
            <w:r w:rsidRPr="00981FDE">
              <w:rPr>
                <w:color w:val="auto"/>
                <w:lang w:val="en-GB"/>
              </w:rPr>
              <w:t>Дата</w:t>
            </w:r>
          </w:p>
          <w:p w14:paraId="57EC5A42" w14:textId="77777777" w:rsidR="00550F7E" w:rsidRPr="00981FDE" w:rsidRDefault="00550F7E" w:rsidP="00697A8D">
            <w:pPr>
              <w:pStyle w:val="CellHeadingCentered"/>
              <w:rPr>
                <w:color w:val="auto"/>
                <w:lang w:val="en-GB"/>
              </w:rPr>
            </w:pPr>
            <w:r w:rsidRPr="00981FDE">
              <w:rPr>
                <w:color w:val="auto"/>
                <w:lang w:val="en-GB"/>
              </w:rPr>
              <w:t>Date</w:t>
            </w:r>
          </w:p>
        </w:tc>
        <w:tc>
          <w:tcPr>
            <w:tcW w:w="7154" w:type="dxa"/>
            <w:vAlign w:val="center"/>
          </w:tcPr>
          <w:p w14:paraId="214F761D" w14:textId="308C0610" w:rsidR="00550F7E" w:rsidRPr="00981FDE" w:rsidRDefault="00550F7E" w:rsidP="00697A8D">
            <w:pPr>
              <w:pStyle w:val="CellHeadingCentered"/>
              <w:rPr>
                <w:color w:val="auto"/>
                <w:lang w:val="en-GB"/>
              </w:rPr>
            </w:pPr>
            <w:r w:rsidRPr="00981FDE">
              <w:rPr>
                <w:color w:val="auto"/>
                <w:lang w:val="en-GB"/>
              </w:rPr>
              <w:t xml:space="preserve">Описание </w:t>
            </w:r>
          </w:p>
          <w:p w14:paraId="0072EBBD" w14:textId="77777777" w:rsidR="00550F7E" w:rsidRPr="00981FDE" w:rsidRDefault="00550F7E" w:rsidP="00697A8D">
            <w:pPr>
              <w:pStyle w:val="CellHeadingCentered"/>
              <w:rPr>
                <w:color w:val="auto"/>
                <w:lang w:val="en-GB"/>
              </w:rPr>
            </w:pPr>
            <w:r w:rsidRPr="00981FDE">
              <w:rPr>
                <w:color w:val="auto"/>
                <w:lang w:val="en-GB"/>
              </w:rPr>
              <w:t>Description</w:t>
            </w:r>
          </w:p>
        </w:tc>
      </w:tr>
      <w:tr w:rsidR="00C242D1" w:rsidRPr="00CC1DD1" w14:paraId="5FF3B9D2" w14:textId="77777777" w:rsidTr="0096767A">
        <w:trPr>
          <w:trHeight w:hRule="exact" w:val="704"/>
        </w:trPr>
        <w:tc>
          <w:tcPr>
            <w:tcW w:w="805" w:type="dxa"/>
            <w:vAlign w:val="center"/>
          </w:tcPr>
          <w:p w14:paraId="302210BC" w14:textId="0D31109E" w:rsidR="00C242D1" w:rsidRPr="00CC1DD1" w:rsidRDefault="00CC1DD1" w:rsidP="00C242D1">
            <w:pPr>
              <w:overflowPunct w:val="0"/>
              <w:autoSpaceDE/>
              <w:autoSpaceDN/>
              <w:adjustRightInd/>
              <w:spacing w:before="0" w:line="276" w:lineRule="auto"/>
              <w:ind w:left="0"/>
              <w:jc w:val="center"/>
              <w:textAlignment w:val="baseline"/>
              <w:rPr>
                <w:color w:val="auto"/>
                <w:sz w:val="20"/>
                <w:szCs w:val="20"/>
                <w:lang w:val="en-GB" w:eastAsia="en-GB"/>
              </w:rPr>
            </w:pPr>
            <w:r w:rsidRPr="00CC1DD1">
              <w:rPr>
                <w:color w:val="auto"/>
                <w:sz w:val="20"/>
                <w:szCs w:val="20"/>
                <w:lang w:val="en-GB" w:eastAsia="en-GB"/>
              </w:rPr>
              <w:t>U05</w:t>
            </w:r>
          </w:p>
        </w:tc>
        <w:tc>
          <w:tcPr>
            <w:tcW w:w="1080" w:type="dxa"/>
            <w:vAlign w:val="center"/>
          </w:tcPr>
          <w:p w14:paraId="25E8B64B" w14:textId="6A6E08B2" w:rsidR="00C242D1" w:rsidRPr="00CC1DD1" w:rsidRDefault="00B20A8C"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ru-RU" w:eastAsia="en-GB"/>
              </w:rPr>
              <w:t>1</w:t>
            </w:r>
            <w:r w:rsidR="001666D7">
              <w:rPr>
                <w:color w:val="auto"/>
                <w:sz w:val="20"/>
                <w:szCs w:val="20"/>
                <w:lang w:eastAsia="en-GB"/>
              </w:rPr>
              <w:t>6</w:t>
            </w:r>
            <w:r w:rsidR="00C242D1" w:rsidRPr="00CC1DD1">
              <w:rPr>
                <w:color w:val="auto"/>
                <w:sz w:val="20"/>
                <w:szCs w:val="20"/>
                <w:lang w:val="en-GB" w:eastAsia="en-GB"/>
              </w:rPr>
              <w:t>/</w:t>
            </w:r>
            <w:r w:rsidR="005879B6">
              <w:rPr>
                <w:color w:val="auto"/>
                <w:sz w:val="20"/>
                <w:szCs w:val="20"/>
                <w:lang w:val="en-GB" w:eastAsia="en-GB"/>
              </w:rPr>
              <w:t>1</w:t>
            </w:r>
            <w:r>
              <w:rPr>
                <w:color w:val="auto"/>
                <w:sz w:val="20"/>
                <w:szCs w:val="20"/>
                <w:lang w:val="ru-RU" w:eastAsia="en-GB"/>
              </w:rPr>
              <w:t>2</w:t>
            </w:r>
            <w:r w:rsidR="00C242D1" w:rsidRPr="00CC1DD1">
              <w:rPr>
                <w:color w:val="auto"/>
                <w:sz w:val="20"/>
                <w:szCs w:val="20"/>
                <w:lang w:val="en-GB" w:eastAsia="en-GB"/>
              </w:rPr>
              <w:t>/</w:t>
            </w:r>
            <w:r w:rsidR="00CC1DD1" w:rsidRPr="00CC1DD1">
              <w:rPr>
                <w:color w:val="auto"/>
                <w:sz w:val="20"/>
                <w:szCs w:val="20"/>
                <w:lang w:val="en-GB" w:eastAsia="en-GB"/>
              </w:rPr>
              <w:t>24</w:t>
            </w:r>
          </w:p>
        </w:tc>
        <w:tc>
          <w:tcPr>
            <w:tcW w:w="7154" w:type="dxa"/>
            <w:vAlign w:val="center"/>
          </w:tcPr>
          <w:p w14:paraId="1540872B" w14:textId="77777777" w:rsidR="00CC1DD1" w:rsidRPr="00CC1DD1" w:rsidRDefault="00CC1DD1" w:rsidP="00CC1DD1">
            <w:pPr>
              <w:overflowPunct w:val="0"/>
              <w:autoSpaceDE/>
              <w:autoSpaceDN/>
              <w:adjustRightInd/>
              <w:spacing w:before="0" w:line="276" w:lineRule="auto"/>
              <w:ind w:left="0"/>
              <w:jc w:val="center"/>
              <w:textAlignment w:val="baseline"/>
              <w:rPr>
                <w:color w:val="auto"/>
                <w:sz w:val="20"/>
                <w:szCs w:val="20"/>
                <w:lang w:val="en-GB" w:eastAsia="en-GB"/>
              </w:rPr>
            </w:pPr>
            <w:r w:rsidRPr="00CC1DD1">
              <w:rPr>
                <w:color w:val="auto"/>
                <w:sz w:val="20"/>
                <w:szCs w:val="20"/>
                <w:lang w:eastAsia="en-GB"/>
              </w:rPr>
              <w:t xml:space="preserve">Утверждено для </w:t>
            </w:r>
            <w:r w:rsidRPr="00CC1DD1">
              <w:rPr>
                <w:color w:val="auto"/>
                <w:sz w:val="20"/>
                <w:szCs w:val="20"/>
                <w:lang w:val="ru-RU" w:eastAsia="en-GB"/>
              </w:rPr>
              <w:t>исполнения</w:t>
            </w:r>
          </w:p>
          <w:p w14:paraId="6BA62559" w14:textId="2E57226A" w:rsidR="00C242D1" w:rsidRPr="00CC1DD1" w:rsidRDefault="00CC1DD1" w:rsidP="00CC1DD1">
            <w:pPr>
              <w:overflowPunct w:val="0"/>
              <w:autoSpaceDE/>
              <w:autoSpaceDN/>
              <w:adjustRightInd/>
              <w:spacing w:before="0" w:line="276" w:lineRule="auto"/>
              <w:ind w:left="0"/>
              <w:jc w:val="center"/>
              <w:textAlignment w:val="baseline"/>
              <w:rPr>
                <w:color w:val="auto"/>
                <w:sz w:val="20"/>
                <w:szCs w:val="20"/>
                <w:lang w:eastAsia="en-GB"/>
              </w:rPr>
            </w:pPr>
            <w:r w:rsidRPr="00CC1DD1">
              <w:rPr>
                <w:color w:val="auto"/>
                <w:sz w:val="20"/>
                <w:szCs w:val="20"/>
                <w:lang w:val="en-GB" w:eastAsia="en-GB"/>
              </w:rPr>
              <w:t>Approved for Implementation</w:t>
            </w:r>
            <w:r w:rsidRPr="00CC1DD1" w:rsidDel="00550F7E">
              <w:rPr>
                <w:color w:val="auto"/>
                <w:sz w:val="20"/>
                <w:szCs w:val="20"/>
                <w:lang w:val="en-GB" w:eastAsia="en-GB"/>
              </w:rPr>
              <w:t xml:space="preserve"> </w:t>
            </w:r>
          </w:p>
        </w:tc>
      </w:tr>
      <w:tr w:rsidR="00C242D1" w:rsidRPr="00981FDE" w14:paraId="3B73D3F9" w14:textId="77777777" w:rsidTr="0096767A">
        <w:trPr>
          <w:trHeight w:hRule="exact" w:val="726"/>
        </w:trPr>
        <w:tc>
          <w:tcPr>
            <w:tcW w:w="805" w:type="dxa"/>
            <w:vAlign w:val="center"/>
          </w:tcPr>
          <w:p w14:paraId="29CD2831" w14:textId="14754999"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4</w:t>
            </w:r>
          </w:p>
        </w:tc>
        <w:tc>
          <w:tcPr>
            <w:tcW w:w="1080" w:type="dxa"/>
            <w:vAlign w:val="center"/>
          </w:tcPr>
          <w:p w14:paraId="3E8BA64F" w14:textId="7295363D" w:rsidR="00C242D1" w:rsidRPr="00981FDE"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10/10/16</w:t>
            </w:r>
          </w:p>
        </w:tc>
        <w:tc>
          <w:tcPr>
            <w:tcW w:w="7154" w:type="dxa"/>
            <w:vAlign w:val="center"/>
          </w:tcPr>
          <w:p w14:paraId="218EA2BC" w14:textId="77777777"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sidRPr="00BA168E">
              <w:rPr>
                <w:color w:val="auto"/>
                <w:sz w:val="20"/>
                <w:szCs w:val="20"/>
                <w:lang w:eastAsia="en-GB"/>
              </w:rPr>
              <w:t xml:space="preserve">Утверждено для </w:t>
            </w:r>
            <w:r w:rsidRPr="00BA168E">
              <w:rPr>
                <w:color w:val="auto"/>
                <w:sz w:val="20"/>
                <w:szCs w:val="20"/>
                <w:lang w:val="ru-RU" w:eastAsia="en-GB"/>
              </w:rPr>
              <w:t>исполнения</w:t>
            </w:r>
          </w:p>
          <w:p w14:paraId="2BFCAADA" w14:textId="540AF56D"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Approved for Implementation</w:t>
            </w:r>
          </w:p>
        </w:tc>
      </w:tr>
      <w:tr w:rsidR="00C242D1" w:rsidRPr="00981FDE" w14:paraId="52B8E423" w14:textId="77777777" w:rsidTr="0096767A">
        <w:trPr>
          <w:trHeight w:hRule="exact" w:val="726"/>
        </w:trPr>
        <w:tc>
          <w:tcPr>
            <w:tcW w:w="805" w:type="dxa"/>
            <w:vAlign w:val="center"/>
          </w:tcPr>
          <w:p w14:paraId="6597C169" w14:textId="77777777"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3</w:t>
            </w:r>
          </w:p>
        </w:tc>
        <w:tc>
          <w:tcPr>
            <w:tcW w:w="1080" w:type="dxa"/>
            <w:vAlign w:val="center"/>
          </w:tcPr>
          <w:p w14:paraId="09E3BDB4" w14:textId="77777777" w:rsidR="00C242D1" w:rsidRPr="00981FDE"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08/12/15</w:t>
            </w:r>
          </w:p>
        </w:tc>
        <w:tc>
          <w:tcPr>
            <w:tcW w:w="7154" w:type="dxa"/>
            <w:vAlign w:val="center"/>
          </w:tcPr>
          <w:p w14:paraId="00F14CBB" w14:textId="19F09E1B"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sidRPr="00BA168E">
              <w:rPr>
                <w:color w:val="auto"/>
                <w:sz w:val="20"/>
                <w:szCs w:val="20"/>
                <w:lang w:eastAsia="en-GB"/>
              </w:rPr>
              <w:t xml:space="preserve">Утверждено для </w:t>
            </w:r>
            <w:r w:rsidRPr="00BA168E">
              <w:rPr>
                <w:color w:val="auto"/>
                <w:sz w:val="20"/>
                <w:szCs w:val="20"/>
                <w:lang w:val="ru-RU" w:eastAsia="en-GB"/>
              </w:rPr>
              <w:t>исполнения</w:t>
            </w:r>
          </w:p>
          <w:p w14:paraId="44194719" w14:textId="77777777" w:rsidR="00C242D1" w:rsidRPr="00BA168E" w:rsidRDefault="00C242D1" w:rsidP="00C242D1">
            <w:pPr>
              <w:overflowPunct w:val="0"/>
              <w:autoSpaceDE/>
              <w:autoSpaceDN/>
              <w:adjustRightInd/>
              <w:spacing w:before="0" w:line="276" w:lineRule="auto"/>
              <w:ind w:left="0"/>
              <w:jc w:val="center"/>
              <w:textAlignment w:val="baseline"/>
              <w:rPr>
                <w:color w:val="auto"/>
                <w:sz w:val="20"/>
                <w:szCs w:val="20"/>
                <w:lang w:eastAsia="en-GB"/>
              </w:rPr>
            </w:pPr>
            <w:r>
              <w:rPr>
                <w:color w:val="auto"/>
                <w:sz w:val="20"/>
                <w:szCs w:val="20"/>
                <w:lang w:val="en-GB" w:eastAsia="en-GB"/>
              </w:rPr>
              <w:t>Approved for Implementation</w:t>
            </w:r>
          </w:p>
        </w:tc>
      </w:tr>
      <w:tr w:rsidR="00C242D1" w:rsidRPr="00981FDE" w14:paraId="31CBA93A" w14:textId="77777777" w:rsidTr="0096767A">
        <w:trPr>
          <w:trHeight w:hRule="exact" w:val="726"/>
        </w:trPr>
        <w:tc>
          <w:tcPr>
            <w:tcW w:w="805" w:type="dxa"/>
            <w:vAlign w:val="center"/>
          </w:tcPr>
          <w:p w14:paraId="1A14E238" w14:textId="094214CA"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2</w:t>
            </w:r>
          </w:p>
        </w:tc>
        <w:tc>
          <w:tcPr>
            <w:tcW w:w="1080" w:type="dxa"/>
            <w:vAlign w:val="center"/>
          </w:tcPr>
          <w:p w14:paraId="2E373292" w14:textId="48D050BA"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11/02/15</w:t>
            </w:r>
          </w:p>
        </w:tc>
        <w:tc>
          <w:tcPr>
            <w:tcW w:w="7154" w:type="dxa"/>
            <w:vAlign w:val="center"/>
          </w:tcPr>
          <w:p w14:paraId="2907796A" w14:textId="77777777"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sidRPr="00BA168E">
              <w:rPr>
                <w:color w:val="auto"/>
                <w:sz w:val="20"/>
                <w:szCs w:val="20"/>
                <w:lang w:eastAsia="en-GB"/>
              </w:rPr>
              <w:t xml:space="preserve">Утверждено для </w:t>
            </w:r>
            <w:r w:rsidRPr="00BA168E">
              <w:rPr>
                <w:color w:val="auto"/>
                <w:sz w:val="20"/>
                <w:szCs w:val="20"/>
                <w:lang w:val="ru-RU" w:eastAsia="en-GB"/>
              </w:rPr>
              <w:t>исполнения</w:t>
            </w:r>
          </w:p>
          <w:p w14:paraId="7360D7A9" w14:textId="451AEBE7" w:rsidR="00C242D1" w:rsidRPr="00BA168E" w:rsidRDefault="00C242D1" w:rsidP="00C242D1">
            <w:pPr>
              <w:overflowPunct w:val="0"/>
              <w:autoSpaceDE/>
              <w:autoSpaceDN/>
              <w:adjustRightInd/>
              <w:spacing w:before="0" w:line="276" w:lineRule="auto"/>
              <w:ind w:left="0"/>
              <w:jc w:val="center"/>
              <w:textAlignment w:val="baseline"/>
              <w:rPr>
                <w:color w:val="auto"/>
                <w:sz w:val="20"/>
                <w:szCs w:val="20"/>
                <w:lang w:eastAsia="en-GB"/>
              </w:rPr>
            </w:pPr>
            <w:r>
              <w:rPr>
                <w:color w:val="auto"/>
                <w:sz w:val="20"/>
                <w:szCs w:val="20"/>
                <w:lang w:val="en-GB" w:eastAsia="en-GB"/>
              </w:rPr>
              <w:t>Approved for Implementation</w:t>
            </w:r>
          </w:p>
        </w:tc>
      </w:tr>
      <w:tr w:rsidR="00C242D1" w:rsidRPr="00981FDE" w14:paraId="54AED079" w14:textId="77777777" w:rsidTr="0096767A">
        <w:trPr>
          <w:trHeight w:hRule="exact" w:val="726"/>
        </w:trPr>
        <w:tc>
          <w:tcPr>
            <w:tcW w:w="805" w:type="dxa"/>
            <w:vAlign w:val="center"/>
          </w:tcPr>
          <w:p w14:paraId="07D7E9D1" w14:textId="567E7C84"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1</w:t>
            </w:r>
          </w:p>
        </w:tc>
        <w:tc>
          <w:tcPr>
            <w:tcW w:w="1080" w:type="dxa"/>
            <w:vAlign w:val="center"/>
          </w:tcPr>
          <w:p w14:paraId="0131B725" w14:textId="4D7BAF81" w:rsidR="00C242D1"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29/12/14</w:t>
            </w:r>
          </w:p>
        </w:tc>
        <w:tc>
          <w:tcPr>
            <w:tcW w:w="7154" w:type="dxa"/>
            <w:vAlign w:val="center"/>
          </w:tcPr>
          <w:p w14:paraId="1D08D76F" w14:textId="77777777" w:rsidR="00C242D1" w:rsidRPr="00BA168E" w:rsidRDefault="00C242D1" w:rsidP="00C242D1">
            <w:pPr>
              <w:overflowPunct w:val="0"/>
              <w:autoSpaceDE/>
              <w:autoSpaceDN/>
              <w:adjustRightInd/>
              <w:spacing w:before="0" w:line="276" w:lineRule="auto"/>
              <w:ind w:left="0"/>
              <w:jc w:val="center"/>
              <w:textAlignment w:val="baseline"/>
              <w:rPr>
                <w:color w:val="auto"/>
                <w:sz w:val="20"/>
                <w:szCs w:val="20"/>
                <w:lang w:val="en-GB" w:eastAsia="en-GB"/>
              </w:rPr>
            </w:pPr>
            <w:r w:rsidRPr="00BA168E">
              <w:rPr>
                <w:color w:val="auto"/>
                <w:sz w:val="20"/>
                <w:szCs w:val="20"/>
                <w:lang w:eastAsia="en-GB"/>
              </w:rPr>
              <w:t xml:space="preserve">Утверждено для </w:t>
            </w:r>
            <w:r w:rsidRPr="00BA168E">
              <w:rPr>
                <w:color w:val="auto"/>
                <w:sz w:val="20"/>
                <w:szCs w:val="20"/>
                <w:lang w:val="ru-RU" w:eastAsia="en-GB"/>
              </w:rPr>
              <w:t>исполнения</w:t>
            </w:r>
            <w:r>
              <w:rPr>
                <w:color w:val="auto"/>
                <w:sz w:val="20"/>
                <w:szCs w:val="20"/>
                <w:lang w:val="en-GB" w:eastAsia="en-GB"/>
              </w:rPr>
              <w:t>/</w:t>
            </w:r>
          </w:p>
          <w:p w14:paraId="6B4BC419" w14:textId="773D828E" w:rsidR="00C242D1" w:rsidRPr="00BA168E" w:rsidRDefault="00C242D1" w:rsidP="00C242D1">
            <w:pPr>
              <w:overflowPunct w:val="0"/>
              <w:autoSpaceDE/>
              <w:autoSpaceDN/>
              <w:adjustRightInd/>
              <w:spacing w:before="0" w:line="276" w:lineRule="auto"/>
              <w:ind w:left="0"/>
              <w:jc w:val="center"/>
              <w:textAlignment w:val="baseline"/>
              <w:rPr>
                <w:color w:val="auto"/>
                <w:sz w:val="20"/>
                <w:szCs w:val="20"/>
                <w:lang w:eastAsia="en-GB"/>
              </w:rPr>
            </w:pPr>
            <w:r>
              <w:rPr>
                <w:color w:val="auto"/>
                <w:sz w:val="20"/>
                <w:szCs w:val="20"/>
                <w:lang w:val="en-GB" w:eastAsia="en-GB"/>
              </w:rPr>
              <w:t>Approved for Implementation</w:t>
            </w:r>
          </w:p>
        </w:tc>
      </w:tr>
    </w:tbl>
    <w:p w14:paraId="700D4A66" w14:textId="77777777" w:rsidR="00FA2752" w:rsidRPr="00597A1E" w:rsidRDefault="00FA2752" w:rsidP="00FA2752">
      <w:pPr>
        <w:ind w:left="0"/>
        <w:jc w:val="center"/>
        <w:rPr>
          <w:b/>
          <w:bCs/>
          <w:sz w:val="20"/>
          <w:szCs w:val="20"/>
        </w:rPr>
      </w:pPr>
    </w:p>
    <w:p w14:paraId="523A4E0D" w14:textId="62EB183A" w:rsidR="00FA2752" w:rsidRDefault="00FA2752" w:rsidP="00FA2752">
      <w:pPr>
        <w:ind w:left="0"/>
        <w:jc w:val="center"/>
        <w:rPr>
          <w:b/>
          <w:bCs/>
          <w:sz w:val="20"/>
          <w:szCs w:val="20"/>
        </w:rPr>
      </w:pPr>
      <w:r w:rsidRPr="00C8069C">
        <w:rPr>
          <w:b/>
          <w:bCs/>
          <w:sz w:val="20"/>
          <w:szCs w:val="20"/>
          <w:lang w:val="ru-RU"/>
        </w:rPr>
        <w:t>СТРАНИЦА ПОДПИСЕЙ:</w:t>
      </w:r>
      <w:r w:rsidRPr="00C8069C">
        <w:rPr>
          <w:b/>
          <w:bCs/>
          <w:sz w:val="20"/>
          <w:szCs w:val="20"/>
          <w:lang w:val="ru-RU"/>
        </w:rPr>
        <w:tab/>
      </w:r>
      <w:r>
        <w:rPr>
          <w:b/>
          <w:bCs/>
          <w:sz w:val="20"/>
          <w:szCs w:val="20"/>
          <w:lang w:val="ru-RU"/>
        </w:rPr>
        <w:tab/>
      </w:r>
      <w:r>
        <w:rPr>
          <w:b/>
          <w:bCs/>
          <w:sz w:val="20"/>
          <w:szCs w:val="20"/>
          <w:lang w:val="ru-RU"/>
        </w:rPr>
        <w:tab/>
      </w:r>
      <w:r>
        <w:rPr>
          <w:b/>
          <w:bCs/>
          <w:sz w:val="20"/>
          <w:szCs w:val="20"/>
          <w:lang w:val="ru-RU"/>
        </w:rPr>
        <w:tab/>
      </w:r>
      <w:r>
        <w:rPr>
          <w:b/>
          <w:bCs/>
          <w:sz w:val="20"/>
          <w:szCs w:val="20"/>
          <w:lang w:val="ru-RU"/>
        </w:rPr>
        <w:tab/>
      </w:r>
      <w:r>
        <w:rPr>
          <w:b/>
          <w:bCs/>
          <w:sz w:val="20"/>
          <w:szCs w:val="20"/>
          <w:lang w:val="ru-RU"/>
        </w:rPr>
        <w:tab/>
      </w:r>
      <w:r w:rsidRPr="00C8069C">
        <w:rPr>
          <w:b/>
          <w:bCs/>
          <w:sz w:val="20"/>
          <w:szCs w:val="20"/>
        </w:rPr>
        <w:t>SIGNATURE PAGE:</w:t>
      </w:r>
    </w:p>
    <w:p w14:paraId="21D12257" w14:textId="77777777" w:rsidR="00FA2752" w:rsidRPr="00B06C17" w:rsidRDefault="00FA2752" w:rsidP="00FA2752">
      <w:pPr>
        <w:pStyle w:val="Front4"/>
        <w:spacing w:before="120"/>
        <w:ind w:left="0" w:right="1699"/>
        <w:rPr>
          <w:sz w:val="18"/>
          <w:szCs w:val="18"/>
          <w:lang w:val="kk-KZ"/>
        </w:rPr>
      </w:pPr>
    </w:p>
    <w:tbl>
      <w:tblPr>
        <w:tblW w:w="9641" w:type="dxa"/>
        <w:tblInd w:w="112" w:type="dxa"/>
        <w:tblLayout w:type="fixed"/>
        <w:tblCellMar>
          <w:left w:w="0" w:type="dxa"/>
          <w:right w:w="0" w:type="dxa"/>
        </w:tblCellMar>
        <w:tblLook w:val="01E0" w:firstRow="1" w:lastRow="1" w:firstColumn="1" w:lastColumn="1" w:noHBand="0" w:noVBand="0"/>
      </w:tblPr>
      <w:tblGrid>
        <w:gridCol w:w="3212"/>
        <w:gridCol w:w="3345"/>
        <w:gridCol w:w="3084"/>
      </w:tblGrid>
      <w:tr w:rsidR="00FA2752" w:rsidRPr="00DA2AF4" w14:paraId="3A63163B" w14:textId="77777777" w:rsidTr="0003748C">
        <w:trPr>
          <w:trHeight w:hRule="exact" w:val="1767"/>
        </w:trPr>
        <w:tc>
          <w:tcPr>
            <w:tcW w:w="3212" w:type="dxa"/>
            <w:tcBorders>
              <w:top w:val="single" w:sz="5" w:space="0" w:color="000000"/>
              <w:left w:val="single" w:sz="5" w:space="0" w:color="000000"/>
              <w:bottom w:val="single" w:sz="5" w:space="0" w:color="000000"/>
              <w:right w:val="single" w:sz="5" w:space="0" w:color="000000"/>
            </w:tcBorders>
          </w:tcPr>
          <w:p w14:paraId="4466673E" w14:textId="77777777" w:rsidR="00DA2AF4" w:rsidRPr="00597A1E" w:rsidRDefault="00DA2AF4" w:rsidP="007F4A76">
            <w:pPr>
              <w:widowControl w:val="0"/>
              <w:autoSpaceDE/>
              <w:adjustRightInd/>
              <w:spacing w:before="0" w:line="268" w:lineRule="auto"/>
              <w:ind w:left="102" w:right="322"/>
              <w:rPr>
                <w:rFonts w:eastAsiaTheme="minorHAnsi" w:cstheme="minorBidi"/>
                <w:color w:val="auto"/>
                <w:sz w:val="20"/>
                <w:szCs w:val="20"/>
                <w:lang w:val="ru-RU"/>
              </w:rPr>
            </w:pPr>
          </w:p>
          <w:p w14:paraId="1829C244" w14:textId="3DD8E217" w:rsidR="00FA2752" w:rsidRPr="00DA2AF4" w:rsidRDefault="00FA2752" w:rsidP="007F4A76">
            <w:pPr>
              <w:widowControl w:val="0"/>
              <w:autoSpaceDE/>
              <w:adjustRightInd/>
              <w:spacing w:before="0" w:line="268" w:lineRule="auto"/>
              <w:ind w:left="102" w:right="322"/>
              <w:rPr>
                <w:rFonts w:eastAsiaTheme="minorHAnsi" w:cstheme="minorBidi"/>
                <w:color w:val="auto"/>
                <w:spacing w:val="25"/>
                <w:w w:val="99"/>
                <w:sz w:val="20"/>
                <w:szCs w:val="20"/>
                <w:lang w:val="ru-RU"/>
              </w:rPr>
            </w:pPr>
            <w:r w:rsidRPr="00DA2AF4">
              <w:rPr>
                <w:rFonts w:eastAsiaTheme="minorHAnsi" w:cstheme="minorBidi"/>
                <w:color w:val="auto"/>
                <w:sz w:val="20"/>
                <w:szCs w:val="20"/>
                <w:lang w:val="ru-RU"/>
              </w:rPr>
              <w:t>Утверждено:</w:t>
            </w:r>
            <w:r w:rsidRPr="00DA2AF4">
              <w:rPr>
                <w:rFonts w:eastAsiaTheme="minorHAnsi" w:cstheme="minorBidi"/>
                <w:color w:val="auto"/>
                <w:spacing w:val="25"/>
                <w:w w:val="99"/>
                <w:sz w:val="20"/>
                <w:szCs w:val="20"/>
                <w:lang w:val="ru-RU"/>
              </w:rPr>
              <w:t xml:space="preserve"> </w:t>
            </w:r>
          </w:p>
          <w:p w14:paraId="150E77F5" w14:textId="77777777" w:rsidR="00FA2752" w:rsidRPr="00DA2AF4" w:rsidRDefault="00FA2752" w:rsidP="007F4A76">
            <w:pPr>
              <w:widowControl w:val="0"/>
              <w:autoSpaceDE/>
              <w:adjustRightInd/>
              <w:spacing w:before="0" w:line="268" w:lineRule="auto"/>
              <w:ind w:left="102" w:right="322"/>
              <w:rPr>
                <w:rFonts w:eastAsiaTheme="minorHAnsi" w:cstheme="minorBidi"/>
                <w:color w:val="auto"/>
                <w:sz w:val="20"/>
                <w:szCs w:val="20"/>
                <w:lang w:val="ru-RU"/>
              </w:rPr>
            </w:pPr>
            <w:r w:rsidRPr="00DA2AF4">
              <w:rPr>
                <w:rFonts w:eastAsiaTheme="minorHAnsi" w:cstheme="minorBidi"/>
                <w:color w:val="auto"/>
                <w:sz w:val="20"/>
                <w:szCs w:val="20"/>
                <w:lang w:val="ru-RU"/>
              </w:rPr>
              <w:t>(Руководитель центральной инженерно-технической  группы ОПСПО)</w:t>
            </w:r>
          </w:p>
          <w:p w14:paraId="671CAFE5" w14:textId="18217FB2" w:rsidR="00FA2752" w:rsidRPr="00DA2AF4" w:rsidRDefault="009C2339" w:rsidP="007F4A76">
            <w:pPr>
              <w:widowControl w:val="0"/>
              <w:autoSpaceDE/>
              <w:adjustRightInd/>
              <w:spacing w:before="0" w:line="240" w:lineRule="auto"/>
              <w:ind w:left="102"/>
              <w:rPr>
                <w:rFonts w:eastAsiaTheme="minorHAnsi" w:cstheme="minorBidi"/>
                <w:color w:val="auto"/>
                <w:sz w:val="20"/>
                <w:szCs w:val="20"/>
                <w:lang w:val="ru-RU"/>
              </w:rPr>
            </w:pPr>
            <w:r w:rsidRPr="00DA2AF4">
              <w:rPr>
                <w:rFonts w:eastAsiaTheme="minorHAnsi" w:cstheme="minorBidi"/>
                <w:color w:val="auto"/>
                <w:sz w:val="20"/>
                <w:szCs w:val="20"/>
                <w:lang w:val="ru-RU"/>
              </w:rPr>
              <w:t>Арутюнян</w:t>
            </w:r>
            <w:r w:rsidR="00FA2752" w:rsidRPr="00DA2AF4">
              <w:rPr>
                <w:rFonts w:eastAsiaTheme="minorHAnsi" w:cstheme="minorBidi"/>
                <w:color w:val="auto"/>
                <w:sz w:val="20"/>
                <w:szCs w:val="20"/>
                <w:lang w:val="ru-RU"/>
              </w:rPr>
              <w:t xml:space="preserve"> </w:t>
            </w:r>
            <w:r w:rsidRPr="00DA2AF4">
              <w:rPr>
                <w:rFonts w:eastAsiaTheme="minorHAnsi" w:cstheme="minorBidi"/>
                <w:color w:val="auto"/>
                <w:sz w:val="20"/>
                <w:szCs w:val="20"/>
              </w:rPr>
              <w:t>A</w:t>
            </w:r>
            <w:r w:rsidR="00FA2752" w:rsidRPr="00DA2AF4">
              <w:rPr>
                <w:rFonts w:eastAsiaTheme="minorHAnsi" w:cstheme="minorBidi"/>
                <w:color w:val="auto"/>
                <w:sz w:val="20"/>
                <w:szCs w:val="20"/>
                <w:lang w:val="ru-RU"/>
              </w:rPr>
              <w:t>.</w:t>
            </w:r>
          </w:p>
          <w:p w14:paraId="5294BF61" w14:textId="77777777" w:rsidR="00FA2752" w:rsidRPr="00DA2AF4" w:rsidRDefault="00FA2752" w:rsidP="007F4A76">
            <w:pPr>
              <w:widowControl w:val="0"/>
              <w:autoSpaceDE/>
              <w:autoSpaceDN/>
              <w:adjustRightInd/>
              <w:spacing w:line="270" w:lineRule="auto"/>
              <w:ind w:left="102" w:right="322"/>
              <w:rPr>
                <w:sz w:val="20"/>
                <w:szCs w:val="20"/>
                <w:lang w:val="ru-RU"/>
              </w:rPr>
            </w:pPr>
          </w:p>
        </w:tc>
        <w:tc>
          <w:tcPr>
            <w:tcW w:w="3345" w:type="dxa"/>
            <w:tcBorders>
              <w:top w:val="single" w:sz="5" w:space="0" w:color="000000"/>
              <w:left w:val="single" w:sz="5" w:space="0" w:color="000000"/>
              <w:bottom w:val="single" w:sz="5" w:space="0" w:color="000000"/>
              <w:right w:val="single" w:sz="5" w:space="0" w:color="000000"/>
            </w:tcBorders>
          </w:tcPr>
          <w:p w14:paraId="2F7EC840" w14:textId="77777777" w:rsidR="00FA2752" w:rsidRPr="00DA2AF4" w:rsidRDefault="00FA2752" w:rsidP="007F4A76">
            <w:pPr>
              <w:widowControl w:val="0"/>
              <w:autoSpaceDE/>
              <w:adjustRightInd/>
              <w:spacing w:before="0" w:line="240" w:lineRule="auto"/>
              <w:ind w:left="0"/>
              <w:jc w:val="center"/>
              <w:rPr>
                <w:b/>
                <w:bCs/>
                <w:color w:val="auto"/>
                <w:sz w:val="20"/>
                <w:szCs w:val="20"/>
                <w:lang w:val="ru-RU"/>
              </w:rPr>
            </w:pPr>
          </w:p>
          <w:p w14:paraId="6087CFDF" w14:textId="77777777" w:rsidR="00FA2752" w:rsidRDefault="00FA2752" w:rsidP="007F4A76">
            <w:pPr>
              <w:widowControl w:val="0"/>
              <w:autoSpaceDE/>
              <w:adjustRightInd/>
              <w:spacing w:before="0" w:line="240" w:lineRule="auto"/>
              <w:ind w:left="0"/>
              <w:jc w:val="center"/>
              <w:rPr>
                <w:rFonts w:eastAsiaTheme="minorHAnsi" w:hAnsiTheme="minorHAnsi" w:cstheme="minorBidi"/>
                <w:color w:val="00B0F0"/>
                <w:sz w:val="20"/>
                <w:szCs w:val="20"/>
                <w:lang w:val="ru-RU"/>
              </w:rPr>
            </w:pPr>
          </w:p>
          <w:p w14:paraId="69D6444F" w14:textId="77777777" w:rsidR="00B835E6" w:rsidRDefault="00B835E6" w:rsidP="007F4A76">
            <w:pPr>
              <w:widowControl w:val="0"/>
              <w:autoSpaceDE/>
              <w:adjustRightInd/>
              <w:spacing w:before="0" w:line="240" w:lineRule="auto"/>
              <w:ind w:left="0"/>
              <w:jc w:val="center"/>
              <w:rPr>
                <w:rFonts w:eastAsiaTheme="minorHAnsi" w:hAnsiTheme="minorHAnsi" w:cstheme="minorBidi"/>
                <w:color w:val="00B0F0"/>
                <w:sz w:val="20"/>
                <w:szCs w:val="20"/>
                <w:lang w:val="ru-RU"/>
              </w:rPr>
            </w:pPr>
          </w:p>
          <w:p w14:paraId="27B099DE" w14:textId="77777777" w:rsidR="00B835E6" w:rsidRPr="00DA2AF4" w:rsidRDefault="00B835E6" w:rsidP="007F4A76">
            <w:pPr>
              <w:widowControl w:val="0"/>
              <w:autoSpaceDE/>
              <w:adjustRightInd/>
              <w:spacing w:before="0" w:line="240" w:lineRule="auto"/>
              <w:ind w:left="0"/>
              <w:jc w:val="center"/>
              <w:rPr>
                <w:rFonts w:eastAsiaTheme="minorHAnsi" w:hAnsiTheme="minorHAnsi" w:cstheme="minorBidi"/>
                <w:color w:val="00B0F0"/>
                <w:sz w:val="20"/>
                <w:szCs w:val="20"/>
                <w:lang w:val="ru-RU"/>
              </w:rPr>
            </w:pPr>
          </w:p>
          <w:p w14:paraId="553E76BA" w14:textId="77777777" w:rsidR="00FA2752" w:rsidRPr="00DA2AF4" w:rsidRDefault="00FA2752" w:rsidP="007F4A76">
            <w:pPr>
              <w:widowControl w:val="0"/>
              <w:autoSpaceDE/>
              <w:autoSpaceDN/>
              <w:adjustRightInd/>
              <w:ind w:left="0"/>
              <w:jc w:val="center"/>
              <w:rPr>
                <w:color w:val="auto"/>
                <w:sz w:val="20"/>
                <w:szCs w:val="20"/>
              </w:rPr>
            </w:pPr>
            <w:r w:rsidRPr="00DA2AF4">
              <w:rPr>
                <w:rFonts w:eastAsiaTheme="minorHAnsi" w:hAnsiTheme="minorHAnsi" w:cstheme="minorBidi"/>
                <w:color w:val="00B0F0"/>
                <w:sz w:val="20"/>
                <w:szCs w:val="20"/>
              </w:rPr>
              <w:t>Place</w:t>
            </w:r>
            <w:r w:rsidRPr="00DA2AF4">
              <w:rPr>
                <w:rFonts w:eastAsiaTheme="minorHAnsi" w:hAnsiTheme="minorHAnsi" w:cstheme="minorBidi"/>
                <w:color w:val="00B0F0"/>
                <w:spacing w:val="-8"/>
                <w:sz w:val="20"/>
                <w:szCs w:val="20"/>
                <w:lang w:val="ru-RU"/>
              </w:rPr>
              <w:t xml:space="preserve"> </w:t>
            </w:r>
            <w:r w:rsidRPr="00DA2AF4">
              <w:rPr>
                <w:rFonts w:eastAsiaTheme="minorHAnsi" w:hAnsiTheme="minorHAnsi" w:cstheme="minorBidi"/>
                <w:color w:val="00B0F0"/>
                <w:spacing w:val="-1"/>
                <w:sz w:val="20"/>
                <w:szCs w:val="20"/>
              </w:rPr>
              <w:t>signature</w:t>
            </w:r>
            <w:r w:rsidRPr="00DA2AF4">
              <w:rPr>
                <w:rFonts w:eastAsiaTheme="minorHAnsi" w:hAnsiTheme="minorHAnsi" w:cstheme="minorBidi"/>
                <w:color w:val="00B0F0"/>
                <w:spacing w:val="-8"/>
                <w:sz w:val="20"/>
                <w:szCs w:val="20"/>
                <w:lang w:val="ru-RU"/>
              </w:rPr>
              <w:t xml:space="preserve"> </w:t>
            </w:r>
            <w:r w:rsidRPr="00DA2AF4">
              <w:rPr>
                <w:rFonts w:eastAsiaTheme="minorHAnsi" w:hAnsiTheme="minorHAnsi" w:cstheme="minorBidi"/>
                <w:color w:val="00B0F0"/>
                <w:spacing w:val="-1"/>
                <w:sz w:val="20"/>
                <w:szCs w:val="20"/>
              </w:rPr>
              <w:t>here</w:t>
            </w:r>
          </w:p>
        </w:tc>
        <w:tc>
          <w:tcPr>
            <w:tcW w:w="3084" w:type="dxa"/>
            <w:tcBorders>
              <w:top w:val="single" w:sz="5" w:space="0" w:color="000000"/>
              <w:left w:val="single" w:sz="5" w:space="0" w:color="000000"/>
              <w:bottom w:val="single" w:sz="5" w:space="0" w:color="000000"/>
              <w:right w:val="single" w:sz="5" w:space="0" w:color="000000"/>
            </w:tcBorders>
          </w:tcPr>
          <w:p w14:paraId="2C18F51B" w14:textId="77777777" w:rsidR="00DA2AF4" w:rsidRDefault="00DA2AF4" w:rsidP="007F4A76">
            <w:pPr>
              <w:widowControl w:val="0"/>
              <w:autoSpaceDE/>
              <w:adjustRightInd/>
              <w:spacing w:before="0" w:line="268" w:lineRule="auto"/>
              <w:ind w:left="101" w:right="238"/>
              <w:jc w:val="right"/>
              <w:rPr>
                <w:rFonts w:eastAsiaTheme="minorHAnsi" w:hAnsiTheme="minorHAnsi" w:cstheme="minorBidi"/>
                <w:color w:val="auto"/>
                <w:spacing w:val="-1"/>
                <w:sz w:val="20"/>
                <w:szCs w:val="20"/>
              </w:rPr>
            </w:pPr>
          </w:p>
          <w:p w14:paraId="19E264AE" w14:textId="04E6FA32" w:rsidR="00FA2752" w:rsidRPr="00DA2AF4" w:rsidRDefault="00FA2752" w:rsidP="007F4A76">
            <w:pPr>
              <w:widowControl w:val="0"/>
              <w:autoSpaceDE/>
              <w:adjustRightInd/>
              <w:spacing w:before="0" w:line="268" w:lineRule="auto"/>
              <w:ind w:left="101" w:right="238"/>
              <w:jc w:val="right"/>
              <w:rPr>
                <w:rFonts w:eastAsiaTheme="minorHAnsi" w:hAnsiTheme="minorHAnsi" w:cstheme="minorBidi"/>
                <w:color w:val="auto"/>
                <w:spacing w:val="-1"/>
                <w:sz w:val="20"/>
                <w:szCs w:val="20"/>
              </w:rPr>
            </w:pPr>
            <w:r w:rsidRPr="00DA2AF4">
              <w:rPr>
                <w:rFonts w:eastAsiaTheme="minorHAnsi" w:hAnsiTheme="minorHAnsi" w:cstheme="minorBidi"/>
                <w:color w:val="auto"/>
                <w:spacing w:val="-1"/>
                <w:sz w:val="20"/>
                <w:szCs w:val="20"/>
              </w:rPr>
              <w:t>Approved:</w:t>
            </w:r>
            <w:r w:rsidRPr="00DA2AF4">
              <w:rPr>
                <w:rFonts w:eastAsiaTheme="minorHAnsi" w:hAnsiTheme="minorHAnsi" w:cstheme="minorBidi"/>
                <w:color w:val="auto"/>
                <w:spacing w:val="25"/>
                <w:w w:val="99"/>
                <w:sz w:val="20"/>
                <w:szCs w:val="20"/>
              </w:rPr>
              <w:t xml:space="preserve"> </w:t>
            </w:r>
          </w:p>
          <w:p w14:paraId="1D3D2FD2" w14:textId="77777777" w:rsidR="00FA2752" w:rsidRPr="00DA2AF4" w:rsidRDefault="00FA2752" w:rsidP="007F4A76">
            <w:pPr>
              <w:widowControl w:val="0"/>
              <w:autoSpaceDE/>
              <w:adjustRightInd/>
              <w:spacing w:before="0" w:line="268" w:lineRule="auto"/>
              <w:ind w:left="101" w:right="238"/>
              <w:jc w:val="right"/>
              <w:rPr>
                <w:color w:val="auto"/>
                <w:sz w:val="20"/>
                <w:szCs w:val="20"/>
              </w:rPr>
            </w:pPr>
            <w:r w:rsidRPr="00DA2AF4">
              <w:rPr>
                <w:color w:val="auto"/>
                <w:sz w:val="20"/>
                <w:szCs w:val="20"/>
              </w:rPr>
              <w:t>(FE Central Engineering Manager)</w:t>
            </w:r>
          </w:p>
          <w:p w14:paraId="4F603F24" w14:textId="55B4BBB5" w:rsidR="00FA2752" w:rsidRPr="00DA2AF4" w:rsidRDefault="009C2339" w:rsidP="007F4A76">
            <w:pPr>
              <w:widowControl w:val="0"/>
              <w:autoSpaceDE/>
              <w:autoSpaceDN/>
              <w:adjustRightInd/>
              <w:spacing w:line="270" w:lineRule="auto"/>
              <w:ind w:left="101" w:right="238"/>
              <w:jc w:val="right"/>
              <w:rPr>
                <w:color w:val="auto"/>
                <w:sz w:val="20"/>
                <w:szCs w:val="20"/>
              </w:rPr>
            </w:pPr>
            <w:r w:rsidRPr="00DA2AF4">
              <w:rPr>
                <w:color w:val="auto"/>
                <w:sz w:val="20"/>
                <w:szCs w:val="20"/>
              </w:rPr>
              <w:t>Arutyunyan</w:t>
            </w:r>
            <w:r w:rsidR="00FA2752" w:rsidRPr="00DA2AF4">
              <w:rPr>
                <w:color w:val="auto"/>
                <w:sz w:val="20"/>
                <w:szCs w:val="20"/>
              </w:rPr>
              <w:t xml:space="preserve"> </w:t>
            </w:r>
            <w:r w:rsidRPr="00DA2AF4">
              <w:rPr>
                <w:color w:val="auto"/>
                <w:sz w:val="20"/>
                <w:szCs w:val="20"/>
              </w:rPr>
              <w:t>A</w:t>
            </w:r>
            <w:r w:rsidR="00FA2752" w:rsidRPr="00DA2AF4">
              <w:rPr>
                <w:color w:val="auto"/>
                <w:sz w:val="20"/>
                <w:szCs w:val="20"/>
              </w:rPr>
              <w:t>.</w:t>
            </w:r>
          </w:p>
        </w:tc>
      </w:tr>
      <w:tr w:rsidR="0003748C" w:rsidRPr="00DA2AF4" w14:paraId="037DBD2F" w14:textId="77777777" w:rsidTr="0003748C">
        <w:trPr>
          <w:trHeight w:hRule="exact" w:val="1704"/>
        </w:trPr>
        <w:tc>
          <w:tcPr>
            <w:tcW w:w="3212" w:type="dxa"/>
            <w:tcBorders>
              <w:top w:val="single" w:sz="5" w:space="0" w:color="000000"/>
              <w:left w:val="single" w:sz="5" w:space="0" w:color="000000"/>
              <w:bottom w:val="single" w:sz="5" w:space="0" w:color="000000"/>
              <w:right w:val="single" w:sz="5" w:space="0" w:color="000000"/>
            </w:tcBorders>
          </w:tcPr>
          <w:p w14:paraId="3FD8734F" w14:textId="77777777" w:rsidR="0003748C" w:rsidRPr="00DA2AF4" w:rsidRDefault="0003748C" w:rsidP="0003748C">
            <w:pPr>
              <w:widowControl w:val="0"/>
              <w:autoSpaceDE/>
              <w:adjustRightInd/>
              <w:spacing w:before="0" w:line="268" w:lineRule="auto"/>
              <w:ind w:left="102" w:right="322"/>
              <w:rPr>
                <w:rFonts w:eastAsiaTheme="minorHAnsi" w:cstheme="minorBidi"/>
                <w:color w:val="auto"/>
                <w:sz w:val="20"/>
                <w:szCs w:val="20"/>
                <w:lang w:val="ru-RU"/>
              </w:rPr>
            </w:pPr>
          </w:p>
          <w:p w14:paraId="6DCC6A59" w14:textId="380FAE25" w:rsidR="0003748C" w:rsidRPr="00DA2AF4" w:rsidRDefault="00F313D6" w:rsidP="0003748C">
            <w:pPr>
              <w:widowControl w:val="0"/>
              <w:autoSpaceDE/>
              <w:adjustRightInd/>
              <w:spacing w:before="0" w:line="268" w:lineRule="auto"/>
              <w:ind w:left="102" w:right="322"/>
              <w:rPr>
                <w:rFonts w:eastAsiaTheme="minorHAnsi" w:cstheme="minorBidi"/>
                <w:color w:val="auto"/>
                <w:spacing w:val="25"/>
                <w:w w:val="99"/>
                <w:sz w:val="20"/>
                <w:szCs w:val="20"/>
                <w:lang w:val="ru-RU"/>
              </w:rPr>
            </w:pPr>
            <w:r>
              <w:rPr>
                <w:rFonts w:eastAsiaTheme="minorHAnsi" w:cstheme="minorBidi"/>
                <w:color w:val="auto"/>
                <w:sz w:val="20"/>
                <w:szCs w:val="20"/>
                <w:lang w:val="kk-KZ"/>
              </w:rPr>
              <w:t>О</w:t>
            </w:r>
            <w:r w:rsidR="00B67E20">
              <w:rPr>
                <w:rFonts w:eastAsiaTheme="minorHAnsi" w:cstheme="minorBidi"/>
                <w:color w:val="auto"/>
                <w:sz w:val="20"/>
                <w:szCs w:val="20"/>
                <w:lang w:val="kk-KZ"/>
              </w:rPr>
              <w:t>добрено</w:t>
            </w:r>
            <w:r w:rsidR="0003748C" w:rsidRPr="00DA2AF4">
              <w:rPr>
                <w:rFonts w:eastAsiaTheme="minorHAnsi" w:cstheme="minorBidi"/>
                <w:color w:val="auto"/>
                <w:sz w:val="20"/>
                <w:szCs w:val="20"/>
                <w:lang w:val="ru-RU"/>
              </w:rPr>
              <w:t>:</w:t>
            </w:r>
            <w:r w:rsidR="0003748C" w:rsidRPr="00DA2AF4">
              <w:rPr>
                <w:rFonts w:eastAsiaTheme="minorHAnsi" w:cstheme="minorBidi"/>
                <w:color w:val="auto"/>
                <w:spacing w:val="25"/>
                <w:w w:val="99"/>
                <w:sz w:val="20"/>
                <w:szCs w:val="20"/>
                <w:lang w:val="ru-RU"/>
              </w:rPr>
              <w:t xml:space="preserve"> </w:t>
            </w:r>
          </w:p>
          <w:p w14:paraId="5618D191" w14:textId="77777777" w:rsidR="0003748C" w:rsidRPr="00DA2AF4" w:rsidRDefault="0003748C" w:rsidP="0003748C">
            <w:pPr>
              <w:widowControl w:val="0"/>
              <w:autoSpaceDE/>
              <w:adjustRightInd/>
              <w:spacing w:before="0" w:line="268" w:lineRule="auto"/>
              <w:ind w:left="102" w:right="322"/>
              <w:rPr>
                <w:rFonts w:eastAsiaTheme="minorHAnsi" w:cstheme="minorBidi"/>
                <w:color w:val="auto"/>
                <w:sz w:val="20"/>
                <w:szCs w:val="20"/>
                <w:lang w:val="ru-RU"/>
              </w:rPr>
            </w:pPr>
            <w:r w:rsidRPr="00DA2AF4">
              <w:rPr>
                <w:rFonts w:eastAsiaTheme="minorHAnsi" w:cstheme="minorBidi"/>
                <w:color w:val="auto"/>
                <w:sz w:val="20"/>
                <w:szCs w:val="20"/>
                <w:lang w:val="ru-RU"/>
              </w:rPr>
              <w:t>(Инженер по механике и трубопроводам ЦИТГ ОПСПО)</w:t>
            </w:r>
          </w:p>
          <w:p w14:paraId="112C7D9F" w14:textId="77777777" w:rsidR="0003748C" w:rsidRPr="00DA2AF4" w:rsidRDefault="0003748C" w:rsidP="0003748C">
            <w:pPr>
              <w:widowControl w:val="0"/>
              <w:autoSpaceDE/>
              <w:adjustRightInd/>
              <w:spacing w:before="0" w:line="240" w:lineRule="auto"/>
              <w:ind w:left="102"/>
              <w:rPr>
                <w:rFonts w:eastAsiaTheme="minorHAnsi" w:cstheme="minorBidi"/>
                <w:color w:val="auto"/>
                <w:sz w:val="20"/>
                <w:szCs w:val="20"/>
                <w:lang w:val="ru-RU"/>
              </w:rPr>
            </w:pPr>
            <w:r w:rsidRPr="00DA2AF4">
              <w:rPr>
                <w:rFonts w:eastAsiaTheme="minorHAnsi" w:cstheme="minorBidi"/>
                <w:color w:val="auto"/>
                <w:sz w:val="20"/>
                <w:szCs w:val="20"/>
                <w:lang w:val="ru-RU"/>
              </w:rPr>
              <w:t xml:space="preserve">С. Сарсенов </w:t>
            </w:r>
          </w:p>
          <w:p w14:paraId="1183CC43" w14:textId="77777777" w:rsidR="0003748C" w:rsidRPr="00597A1E" w:rsidRDefault="0003748C" w:rsidP="0003748C">
            <w:pPr>
              <w:widowControl w:val="0"/>
              <w:autoSpaceDE/>
              <w:adjustRightInd/>
              <w:spacing w:before="0" w:line="268" w:lineRule="auto"/>
              <w:ind w:left="102" w:right="322"/>
              <w:rPr>
                <w:rFonts w:eastAsiaTheme="minorHAnsi" w:cstheme="minorBidi"/>
                <w:color w:val="auto"/>
                <w:sz w:val="20"/>
                <w:szCs w:val="20"/>
                <w:lang w:val="ru-RU"/>
              </w:rPr>
            </w:pPr>
          </w:p>
        </w:tc>
        <w:tc>
          <w:tcPr>
            <w:tcW w:w="3345" w:type="dxa"/>
            <w:tcBorders>
              <w:top w:val="single" w:sz="5" w:space="0" w:color="000000"/>
              <w:left w:val="single" w:sz="5" w:space="0" w:color="000000"/>
              <w:bottom w:val="single" w:sz="5" w:space="0" w:color="000000"/>
              <w:right w:val="single" w:sz="5" w:space="0" w:color="000000"/>
            </w:tcBorders>
          </w:tcPr>
          <w:p w14:paraId="72DBFD59" w14:textId="77777777" w:rsidR="0003748C" w:rsidRPr="00DA2AF4" w:rsidRDefault="0003748C" w:rsidP="0003748C">
            <w:pPr>
              <w:widowControl w:val="0"/>
              <w:autoSpaceDE/>
              <w:adjustRightInd/>
              <w:spacing w:before="0" w:line="240" w:lineRule="auto"/>
              <w:ind w:left="0"/>
              <w:jc w:val="center"/>
              <w:rPr>
                <w:b/>
                <w:bCs/>
                <w:color w:val="auto"/>
                <w:sz w:val="20"/>
                <w:szCs w:val="20"/>
                <w:lang w:val="ru-RU"/>
              </w:rPr>
            </w:pPr>
          </w:p>
          <w:p w14:paraId="7C932F32" w14:textId="77777777" w:rsidR="0003748C" w:rsidRDefault="0003748C" w:rsidP="0003748C">
            <w:pPr>
              <w:widowControl w:val="0"/>
              <w:autoSpaceDE/>
              <w:adjustRightInd/>
              <w:spacing w:before="0" w:line="240" w:lineRule="auto"/>
              <w:ind w:left="0"/>
              <w:jc w:val="center"/>
              <w:rPr>
                <w:b/>
                <w:bCs/>
                <w:color w:val="auto"/>
                <w:sz w:val="20"/>
                <w:szCs w:val="20"/>
                <w:lang w:val="ru-RU"/>
              </w:rPr>
            </w:pPr>
          </w:p>
          <w:p w14:paraId="358698B6" w14:textId="77777777" w:rsidR="0003748C" w:rsidRDefault="0003748C" w:rsidP="0003748C">
            <w:pPr>
              <w:widowControl w:val="0"/>
              <w:autoSpaceDE/>
              <w:adjustRightInd/>
              <w:spacing w:before="0" w:line="240" w:lineRule="auto"/>
              <w:ind w:left="0"/>
              <w:jc w:val="center"/>
              <w:rPr>
                <w:b/>
                <w:bCs/>
                <w:color w:val="auto"/>
                <w:sz w:val="20"/>
                <w:szCs w:val="20"/>
                <w:lang w:val="ru-RU"/>
              </w:rPr>
            </w:pPr>
          </w:p>
          <w:p w14:paraId="079D483A" w14:textId="77777777" w:rsidR="0003748C" w:rsidRPr="00DA2AF4" w:rsidRDefault="0003748C" w:rsidP="0003748C">
            <w:pPr>
              <w:widowControl w:val="0"/>
              <w:autoSpaceDE/>
              <w:adjustRightInd/>
              <w:spacing w:before="0" w:line="240" w:lineRule="auto"/>
              <w:ind w:left="0"/>
              <w:jc w:val="center"/>
              <w:rPr>
                <w:b/>
                <w:bCs/>
                <w:color w:val="auto"/>
                <w:sz w:val="20"/>
                <w:szCs w:val="20"/>
                <w:lang w:val="ru-RU"/>
              </w:rPr>
            </w:pPr>
          </w:p>
          <w:p w14:paraId="37E87ED6" w14:textId="77777777" w:rsidR="0003748C" w:rsidRPr="00DA2AF4" w:rsidRDefault="0003748C" w:rsidP="0003748C">
            <w:pPr>
              <w:widowControl w:val="0"/>
              <w:autoSpaceDE/>
              <w:adjustRightInd/>
              <w:spacing w:before="0" w:line="240" w:lineRule="auto"/>
              <w:ind w:left="0"/>
              <w:jc w:val="center"/>
              <w:rPr>
                <w:rFonts w:eastAsiaTheme="minorHAnsi" w:hAnsiTheme="minorHAnsi" w:cstheme="minorBidi"/>
                <w:color w:val="00B0F0"/>
                <w:sz w:val="20"/>
                <w:szCs w:val="20"/>
                <w:lang w:val="ru-RU"/>
              </w:rPr>
            </w:pPr>
          </w:p>
          <w:p w14:paraId="083FE762" w14:textId="6D56A032" w:rsidR="0003748C" w:rsidRPr="00DA2AF4" w:rsidRDefault="0003748C" w:rsidP="0003748C">
            <w:pPr>
              <w:widowControl w:val="0"/>
              <w:autoSpaceDE/>
              <w:adjustRightInd/>
              <w:spacing w:before="0" w:line="240" w:lineRule="auto"/>
              <w:ind w:left="0"/>
              <w:jc w:val="center"/>
              <w:rPr>
                <w:b/>
                <w:bCs/>
                <w:color w:val="auto"/>
                <w:sz w:val="20"/>
                <w:szCs w:val="20"/>
                <w:lang w:val="ru-RU"/>
              </w:rPr>
            </w:pPr>
            <w:r w:rsidRPr="00DA2AF4">
              <w:rPr>
                <w:rFonts w:eastAsiaTheme="minorHAnsi" w:hAnsiTheme="minorHAnsi" w:cstheme="minorBidi"/>
                <w:color w:val="00B0F0"/>
                <w:sz w:val="20"/>
                <w:szCs w:val="20"/>
              </w:rPr>
              <w:t>Place</w:t>
            </w:r>
            <w:r w:rsidRPr="00DA2AF4">
              <w:rPr>
                <w:rFonts w:eastAsiaTheme="minorHAnsi" w:hAnsiTheme="minorHAnsi" w:cstheme="minorBidi"/>
                <w:color w:val="00B0F0"/>
                <w:spacing w:val="-8"/>
                <w:sz w:val="20"/>
                <w:szCs w:val="20"/>
                <w:lang w:val="ru-RU"/>
              </w:rPr>
              <w:t xml:space="preserve"> </w:t>
            </w:r>
            <w:r w:rsidRPr="00DA2AF4">
              <w:rPr>
                <w:rFonts w:eastAsiaTheme="minorHAnsi" w:hAnsiTheme="minorHAnsi" w:cstheme="minorBidi"/>
                <w:color w:val="00B0F0"/>
                <w:spacing w:val="-1"/>
                <w:sz w:val="20"/>
                <w:szCs w:val="20"/>
              </w:rPr>
              <w:t>signature</w:t>
            </w:r>
            <w:r w:rsidRPr="00DA2AF4">
              <w:rPr>
                <w:rFonts w:eastAsiaTheme="minorHAnsi" w:hAnsiTheme="minorHAnsi" w:cstheme="minorBidi"/>
                <w:color w:val="00B0F0"/>
                <w:spacing w:val="-8"/>
                <w:sz w:val="20"/>
                <w:szCs w:val="20"/>
                <w:lang w:val="ru-RU"/>
              </w:rPr>
              <w:t xml:space="preserve"> </w:t>
            </w:r>
            <w:r w:rsidRPr="00DA2AF4">
              <w:rPr>
                <w:rFonts w:eastAsiaTheme="minorHAnsi" w:hAnsiTheme="minorHAnsi" w:cstheme="minorBidi"/>
                <w:color w:val="00B0F0"/>
                <w:spacing w:val="-1"/>
                <w:sz w:val="20"/>
                <w:szCs w:val="20"/>
              </w:rPr>
              <w:t>here</w:t>
            </w:r>
          </w:p>
        </w:tc>
        <w:tc>
          <w:tcPr>
            <w:tcW w:w="3084" w:type="dxa"/>
            <w:tcBorders>
              <w:top w:val="single" w:sz="5" w:space="0" w:color="000000"/>
              <w:left w:val="single" w:sz="5" w:space="0" w:color="000000"/>
              <w:bottom w:val="single" w:sz="5" w:space="0" w:color="000000"/>
              <w:right w:val="single" w:sz="5" w:space="0" w:color="000000"/>
            </w:tcBorders>
          </w:tcPr>
          <w:p w14:paraId="2F4C90CE" w14:textId="77777777" w:rsidR="0003748C" w:rsidRPr="00DA2AF4" w:rsidRDefault="0003748C" w:rsidP="0003748C">
            <w:pPr>
              <w:widowControl w:val="0"/>
              <w:autoSpaceDE/>
              <w:adjustRightInd/>
              <w:spacing w:before="3" w:line="240" w:lineRule="auto"/>
              <w:ind w:left="0" w:right="238"/>
              <w:jc w:val="right"/>
              <w:rPr>
                <w:b/>
                <w:bCs/>
                <w:color w:val="auto"/>
                <w:sz w:val="20"/>
                <w:szCs w:val="20"/>
              </w:rPr>
            </w:pPr>
          </w:p>
          <w:p w14:paraId="275C0561" w14:textId="3EF16EC1" w:rsidR="0003748C" w:rsidRPr="00DA2AF4" w:rsidRDefault="00B67E20" w:rsidP="0003748C">
            <w:pPr>
              <w:widowControl w:val="0"/>
              <w:autoSpaceDE/>
              <w:adjustRightInd/>
              <w:spacing w:before="0" w:line="268" w:lineRule="auto"/>
              <w:ind w:left="101" w:right="238"/>
              <w:jc w:val="right"/>
              <w:rPr>
                <w:rFonts w:eastAsiaTheme="minorHAnsi" w:hAnsiTheme="minorHAnsi" w:cstheme="minorBidi"/>
                <w:color w:val="auto"/>
                <w:spacing w:val="-1"/>
                <w:sz w:val="20"/>
                <w:szCs w:val="20"/>
              </w:rPr>
            </w:pPr>
            <w:r>
              <w:rPr>
                <w:rFonts w:eastAsiaTheme="minorHAnsi" w:hAnsiTheme="minorHAnsi" w:cstheme="minorBidi"/>
                <w:color w:val="auto"/>
                <w:spacing w:val="-1"/>
                <w:sz w:val="20"/>
                <w:szCs w:val="20"/>
              </w:rPr>
              <w:t>Endorsed</w:t>
            </w:r>
            <w:r w:rsidR="0003748C" w:rsidRPr="00DA2AF4">
              <w:rPr>
                <w:rFonts w:eastAsiaTheme="minorHAnsi" w:hAnsiTheme="minorHAnsi" w:cstheme="minorBidi"/>
                <w:color w:val="auto"/>
                <w:spacing w:val="-1"/>
                <w:sz w:val="20"/>
                <w:szCs w:val="20"/>
              </w:rPr>
              <w:t>:</w:t>
            </w:r>
            <w:r w:rsidR="0003748C" w:rsidRPr="00DA2AF4">
              <w:rPr>
                <w:rFonts w:eastAsiaTheme="minorHAnsi" w:hAnsiTheme="minorHAnsi" w:cstheme="minorBidi"/>
                <w:color w:val="auto"/>
                <w:spacing w:val="25"/>
                <w:w w:val="99"/>
                <w:sz w:val="20"/>
                <w:szCs w:val="20"/>
              </w:rPr>
              <w:t xml:space="preserve"> </w:t>
            </w:r>
          </w:p>
          <w:p w14:paraId="10472C37" w14:textId="77777777" w:rsidR="0003748C" w:rsidRPr="00DA2AF4" w:rsidRDefault="0003748C" w:rsidP="0003748C">
            <w:pPr>
              <w:widowControl w:val="0"/>
              <w:autoSpaceDE/>
              <w:adjustRightInd/>
              <w:spacing w:before="0" w:line="268" w:lineRule="auto"/>
              <w:ind w:left="101" w:right="238"/>
              <w:jc w:val="right"/>
              <w:rPr>
                <w:color w:val="auto"/>
                <w:sz w:val="20"/>
                <w:szCs w:val="20"/>
              </w:rPr>
            </w:pPr>
            <w:r w:rsidRPr="00DA2AF4">
              <w:rPr>
                <w:color w:val="auto"/>
                <w:sz w:val="20"/>
                <w:szCs w:val="20"/>
              </w:rPr>
              <w:t>(FE Central Engineering Mechanical and</w:t>
            </w:r>
          </w:p>
          <w:p w14:paraId="1577E285" w14:textId="77777777" w:rsidR="0003748C" w:rsidRPr="00DA2AF4" w:rsidRDefault="0003748C" w:rsidP="0003748C">
            <w:pPr>
              <w:widowControl w:val="0"/>
              <w:autoSpaceDE/>
              <w:adjustRightInd/>
              <w:spacing w:before="0" w:line="268" w:lineRule="auto"/>
              <w:ind w:left="101" w:right="238"/>
              <w:jc w:val="right"/>
              <w:rPr>
                <w:color w:val="auto"/>
                <w:sz w:val="20"/>
                <w:szCs w:val="20"/>
              </w:rPr>
            </w:pPr>
            <w:r w:rsidRPr="00DA2AF4">
              <w:rPr>
                <w:color w:val="auto"/>
                <w:sz w:val="20"/>
                <w:szCs w:val="20"/>
              </w:rPr>
              <w:t>Piping Engineer)</w:t>
            </w:r>
          </w:p>
          <w:p w14:paraId="169C4131" w14:textId="3339C60F" w:rsidR="0003748C" w:rsidRPr="00DA2AF4" w:rsidRDefault="0003748C" w:rsidP="0003748C">
            <w:pPr>
              <w:widowControl w:val="0"/>
              <w:autoSpaceDE/>
              <w:adjustRightInd/>
              <w:spacing w:before="0" w:line="240" w:lineRule="auto"/>
              <w:ind w:left="0" w:right="238"/>
              <w:jc w:val="right"/>
              <w:rPr>
                <w:b/>
                <w:bCs/>
                <w:color w:val="auto"/>
                <w:sz w:val="20"/>
                <w:szCs w:val="20"/>
              </w:rPr>
            </w:pPr>
            <w:r w:rsidRPr="00DA2AF4">
              <w:rPr>
                <w:color w:val="auto"/>
                <w:sz w:val="20"/>
                <w:szCs w:val="20"/>
                <w:lang w:val="ru-RU"/>
              </w:rPr>
              <w:t xml:space="preserve">  </w:t>
            </w:r>
            <w:r w:rsidRPr="00DA2AF4">
              <w:rPr>
                <w:color w:val="auto"/>
                <w:sz w:val="20"/>
                <w:szCs w:val="20"/>
              </w:rPr>
              <w:t>S. Sarsenov</w:t>
            </w:r>
          </w:p>
        </w:tc>
      </w:tr>
      <w:tr w:rsidR="0003748C" w:rsidRPr="00DA2AF4" w14:paraId="68015F7D" w14:textId="77777777" w:rsidTr="0003748C">
        <w:trPr>
          <w:trHeight w:hRule="exact" w:val="1992"/>
        </w:trPr>
        <w:tc>
          <w:tcPr>
            <w:tcW w:w="3212" w:type="dxa"/>
            <w:tcBorders>
              <w:top w:val="single" w:sz="5" w:space="0" w:color="000000"/>
              <w:left w:val="single" w:sz="5" w:space="0" w:color="000000"/>
              <w:bottom w:val="single" w:sz="5" w:space="0" w:color="000000"/>
              <w:right w:val="single" w:sz="5" w:space="0" w:color="000000"/>
            </w:tcBorders>
          </w:tcPr>
          <w:p w14:paraId="60671942" w14:textId="77777777" w:rsidR="0003748C" w:rsidRPr="00597A1E" w:rsidRDefault="0003748C" w:rsidP="0003748C">
            <w:pPr>
              <w:widowControl w:val="0"/>
              <w:autoSpaceDE/>
              <w:adjustRightInd/>
              <w:spacing w:before="0" w:line="268" w:lineRule="auto"/>
              <w:ind w:left="102" w:right="322"/>
              <w:rPr>
                <w:rFonts w:eastAsiaTheme="minorHAnsi" w:cstheme="minorBidi"/>
                <w:color w:val="auto"/>
                <w:sz w:val="20"/>
                <w:szCs w:val="20"/>
                <w:lang w:val="ru-RU"/>
              </w:rPr>
            </w:pPr>
          </w:p>
          <w:p w14:paraId="6E40E432" w14:textId="731C8113" w:rsidR="0003748C" w:rsidRPr="00DA2AF4" w:rsidRDefault="0094318A" w:rsidP="0003748C">
            <w:pPr>
              <w:widowControl w:val="0"/>
              <w:autoSpaceDE/>
              <w:adjustRightInd/>
              <w:spacing w:before="0" w:line="268" w:lineRule="auto"/>
              <w:ind w:left="102" w:right="322"/>
              <w:rPr>
                <w:rFonts w:eastAsiaTheme="minorHAnsi" w:cstheme="minorBidi"/>
                <w:color w:val="auto"/>
                <w:spacing w:val="25"/>
                <w:w w:val="99"/>
                <w:sz w:val="20"/>
                <w:szCs w:val="20"/>
                <w:lang w:val="ru-RU"/>
              </w:rPr>
            </w:pPr>
            <w:r>
              <w:rPr>
                <w:rFonts w:eastAsiaTheme="minorHAnsi" w:cstheme="minorBidi"/>
                <w:color w:val="auto"/>
                <w:sz w:val="20"/>
                <w:szCs w:val="20"/>
                <w:lang w:val="ru-RU"/>
              </w:rPr>
              <w:t>Проверено</w:t>
            </w:r>
            <w:r w:rsidR="0003748C" w:rsidRPr="00DA2AF4">
              <w:rPr>
                <w:rFonts w:eastAsiaTheme="minorHAnsi" w:cstheme="minorBidi"/>
                <w:color w:val="auto"/>
                <w:sz w:val="20"/>
                <w:szCs w:val="20"/>
                <w:lang w:val="ru-RU"/>
              </w:rPr>
              <w:t>:</w:t>
            </w:r>
            <w:r w:rsidR="0003748C" w:rsidRPr="00DA2AF4">
              <w:rPr>
                <w:rFonts w:eastAsiaTheme="minorHAnsi" w:cstheme="minorBidi"/>
                <w:color w:val="auto"/>
                <w:spacing w:val="25"/>
                <w:w w:val="99"/>
                <w:sz w:val="20"/>
                <w:szCs w:val="20"/>
                <w:lang w:val="ru-RU"/>
              </w:rPr>
              <w:t xml:space="preserve"> </w:t>
            </w:r>
          </w:p>
          <w:p w14:paraId="4A7F4F98" w14:textId="77777777" w:rsidR="0003748C" w:rsidRPr="00DA2AF4" w:rsidRDefault="0003748C" w:rsidP="0003748C">
            <w:pPr>
              <w:widowControl w:val="0"/>
              <w:autoSpaceDE/>
              <w:adjustRightInd/>
              <w:spacing w:before="0" w:line="268" w:lineRule="auto"/>
              <w:ind w:left="102" w:right="322"/>
              <w:rPr>
                <w:rFonts w:eastAsiaTheme="minorHAnsi" w:cstheme="minorBidi"/>
                <w:color w:val="auto"/>
                <w:spacing w:val="-1"/>
                <w:sz w:val="20"/>
                <w:szCs w:val="20"/>
                <w:lang w:val="ru-RU"/>
              </w:rPr>
            </w:pPr>
            <w:r w:rsidRPr="00DA2AF4">
              <w:rPr>
                <w:rFonts w:eastAsiaTheme="minorHAnsi" w:cstheme="minorBidi"/>
                <w:color w:val="auto"/>
                <w:spacing w:val="-1"/>
                <w:sz w:val="20"/>
                <w:szCs w:val="20"/>
                <w:lang w:val="ru-RU"/>
              </w:rPr>
              <w:t xml:space="preserve">(Руководитель группы по </w:t>
            </w:r>
          </w:p>
          <w:p w14:paraId="111D56C2" w14:textId="77777777" w:rsidR="0003748C" w:rsidRPr="00DA2AF4" w:rsidRDefault="0003748C" w:rsidP="0003748C">
            <w:pPr>
              <w:widowControl w:val="0"/>
              <w:autoSpaceDE/>
              <w:adjustRightInd/>
              <w:spacing w:before="0" w:line="268" w:lineRule="auto"/>
              <w:ind w:left="102" w:right="322"/>
              <w:rPr>
                <w:rFonts w:eastAsiaTheme="minorHAnsi" w:cstheme="minorBidi"/>
                <w:color w:val="auto"/>
                <w:spacing w:val="-1"/>
                <w:sz w:val="20"/>
                <w:szCs w:val="20"/>
                <w:lang w:val="ru-RU"/>
              </w:rPr>
            </w:pPr>
            <w:r w:rsidRPr="00DA2AF4">
              <w:rPr>
                <w:rFonts w:eastAsiaTheme="minorHAnsi" w:cstheme="minorBidi"/>
                <w:color w:val="auto"/>
                <w:spacing w:val="-1"/>
                <w:sz w:val="20"/>
                <w:szCs w:val="20"/>
                <w:lang w:val="ru-RU"/>
              </w:rPr>
              <w:t xml:space="preserve">Трубопроводам и </w:t>
            </w:r>
          </w:p>
          <w:p w14:paraId="2D961077" w14:textId="77777777" w:rsidR="0003748C" w:rsidRPr="00DA2AF4" w:rsidRDefault="0003748C" w:rsidP="0003748C">
            <w:pPr>
              <w:widowControl w:val="0"/>
              <w:autoSpaceDE/>
              <w:adjustRightInd/>
              <w:spacing w:before="0" w:line="268" w:lineRule="auto"/>
              <w:ind w:left="102" w:right="322"/>
              <w:rPr>
                <w:rFonts w:eastAsiaTheme="minorHAnsi" w:cstheme="minorBidi"/>
                <w:color w:val="auto"/>
                <w:spacing w:val="-1"/>
                <w:sz w:val="20"/>
                <w:szCs w:val="20"/>
                <w:lang w:val="ru-RU"/>
              </w:rPr>
            </w:pPr>
            <w:r w:rsidRPr="00DA2AF4">
              <w:rPr>
                <w:rFonts w:eastAsiaTheme="minorHAnsi" w:cstheme="minorBidi"/>
                <w:color w:val="auto"/>
                <w:spacing w:val="-1"/>
                <w:sz w:val="20"/>
                <w:szCs w:val="20"/>
                <w:lang w:val="ru-RU"/>
              </w:rPr>
              <w:t xml:space="preserve">Механическому </w:t>
            </w:r>
          </w:p>
          <w:p w14:paraId="710283B6" w14:textId="77777777" w:rsidR="0003748C" w:rsidRPr="00DA2AF4" w:rsidRDefault="0003748C" w:rsidP="0003748C">
            <w:pPr>
              <w:widowControl w:val="0"/>
              <w:autoSpaceDE/>
              <w:adjustRightInd/>
              <w:spacing w:before="0" w:line="268" w:lineRule="auto"/>
              <w:ind w:left="102" w:right="322"/>
              <w:rPr>
                <w:rFonts w:eastAsiaTheme="minorHAnsi" w:cstheme="minorBidi"/>
                <w:color w:val="auto"/>
                <w:spacing w:val="-1"/>
                <w:sz w:val="20"/>
                <w:szCs w:val="20"/>
                <w:lang w:val="ru-RU"/>
              </w:rPr>
            </w:pPr>
            <w:r w:rsidRPr="00DA2AF4">
              <w:rPr>
                <w:rFonts w:eastAsiaTheme="minorHAnsi" w:cstheme="minorBidi"/>
                <w:color w:val="auto"/>
                <w:spacing w:val="-1"/>
                <w:sz w:val="20"/>
                <w:szCs w:val="20"/>
                <w:lang w:val="ru-RU"/>
              </w:rPr>
              <w:t xml:space="preserve">оборудованию </w:t>
            </w:r>
            <w:r w:rsidRPr="00DA2AF4">
              <w:rPr>
                <w:rFonts w:eastAsiaTheme="minorHAnsi" w:cstheme="minorBidi"/>
                <w:color w:val="auto"/>
                <w:sz w:val="20"/>
                <w:szCs w:val="20"/>
                <w:lang w:val="ru-RU"/>
              </w:rPr>
              <w:t xml:space="preserve">ЦИТГ </w:t>
            </w:r>
            <w:r w:rsidRPr="00DA2AF4">
              <w:rPr>
                <w:rFonts w:eastAsiaTheme="minorHAnsi" w:cstheme="minorBidi"/>
                <w:color w:val="auto"/>
                <w:spacing w:val="-1"/>
                <w:sz w:val="20"/>
                <w:szCs w:val="20"/>
                <w:lang w:val="ru-RU"/>
              </w:rPr>
              <w:t>ОПСПО)</w:t>
            </w:r>
          </w:p>
          <w:p w14:paraId="0883DF32" w14:textId="77777777" w:rsidR="0003748C" w:rsidRPr="00DA2AF4" w:rsidRDefault="0003748C" w:rsidP="0003748C">
            <w:pPr>
              <w:widowControl w:val="0"/>
              <w:autoSpaceDE/>
              <w:adjustRightInd/>
              <w:spacing w:before="0" w:line="268" w:lineRule="auto"/>
              <w:ind w:left="102" w:right="678"/>
              <w:rPr>
                <w:color w:val="auto"/>
                <w:sz w:val="20"/>
                <w:szCs w:val="20"/>
                <w:lang w:val="ru-RU"/>
              </w:rPr>
            </w:pPr>
            <w:r w:rsidRPr="00DA2AF4">
              <w:rPr>
                <w:rFonts w:eastAsiaTheme="minorHAnsi" w:cstheme="minorBidi"/>
                <w:color w:val="auto"/>
                <w:spacing w:val="-1"/>
                <w:sz w:val="20"/>
                <w:szCs w:val="20"/>
                <w:lang w:val="ru-RU"/>
              </w:rPr>
              <w:t>С. Канаткалиева</w:t>
            </w:r>
          </w:p>
          <w:p w14:paraId="4616413A" w14:textId="77777777" w:rsidR="0003748C" w:rsidRPr="00DA2AF4" w:rsidRDefault="0003748C" w:rsidP="0003748C">
            <w:pPr>
              <w:widowControl w:val="0"/>
              <w:autoSpaceDE/>
              <w:adjustRightInd/>
              <w:spacing w:before="0" w:line="268" w:lineRule="auto"/>
              <w:ind w:left="102" w:right="678"/>
              <w:rPr>
                <w:color w:val="auto"/>
                <w:sz w:val="20"/>
                <w:szCs w:val="20"/>
                <w:lang w:val="ru-RU"/>
              </w:rPr>
            </w:pPr>
          </w:p>
          <w:p w14:paraId="52742A28" w14:textId="77777777" w:rsidR="0003748C" w:rsidRPr="00DA2AF4" w:rsidRDefault="0003748C" w:rsidP="0003748C">
            <w:pPr>
              <w:widowControl w:val="0"/>
              <w:autoSpaceDE/>
              <w:adjustRightInd/>
              <w:spacing w:before="0" w:line="240" w:lineRule="auto"/>
              <w:ind w:left="102"/>
              <w:rPr>
                <w:b/>
                <w:bCs/>
                <w:color w:val="auto"/>
                <w:sz w:val="20"/>
                <w:szCs w:val="20"/>
                <w:lang w:val="ru-RU"/>
              </w:rPr>
            </w:pPr>
          </w:p>
        </w:tc>
        <w:tc>
          <w:tcPr>
            <w:tcW w:w="3345" w:type="dxa"/>
            <w:tcBorders>
              <w:top w:val="single" w:sz="5" w:space="0" w:color="000000"/>
              <w:left w:val="single" w:sz="5" w:space="0" w:color="000000"/>
              <w:bottom w:val="single" w:sz="5" w:space="0" w:color="000000"/>
              <w:right w:val="single" w:sz="5" w:space="0" w:color="000000"/>
            </w:tcBorders>
          </w:tcPr>
          <w:p w14:paraId="5ED13386" w14:textId="77777777" w:rsidR="0003748C" w:rsidRPr="00DA2AF4" w:rsidRDefault="0003748C" w:rsidP="0003748C">
            <w:pPr>
              <w:widowControl w:val="0"/>
              <w:autoSpaceDE/>
              <w:adjustRightInd/>
              <w:spacing w:before="0" w:line="240" w:lineRule="auto"/>
              <w:ind w:left="0"/>
              <w:jc w:val="center"/>
              <w:rPr>
                <w:b/>
                <w:bCs/>
                <w:color w:val="auto"/>
                <w:sz w:val="20"/>
                <w:szCs w:val="20"/>
                <w:lang w:val="ru-RU"/>
              </w:rPr>
            </w:pPr>
          </w:p>
          <w:p w14:paraId="1AB27346" w14:textId="77777777" w:rsidR="0003748C" w:rsidRPr="00DA2AF4" w:rsidRDefault="0003748C" w:rsidP="0003748C">
            <w:pPr>
              <w:widowControl w:val="0"/>
              <w:autoSpaceDE/>
              <w:adjustRightInd/>
              <w:spacing w:before="0" w:line="240" w:lineRule="auto"/>
              <w:ind w:left="0"/>
              <w:jc w:val="center"/>
              <w:rPr>
                <w:b/>
                <w:bCs/>
                <w:color w:val="auto"/>
                <w:sz w:val="20"/>
                <w:szCs w:val="20"/>
                <w:lang w:val="ru-RU"/>
              </w:rPr>
            </w:pPr>
          </w:p>
          <w:p w14:paraId="4AFD04DE" w14:textId="77777777" w:rsidR="0003748C" w:rsidRPr="00DA2AF4" w:rsidRDefault="0003748C" w:rsidP="0003748C">
            <w:pPr>
              <w:widowControl w:val="0"/>
              <w:autoSpaceDE/>
              <w:adjustRightInd/>
              <w:spacing w:before="0" w:line="240" w:lineRule="auto"/>
              <w:ind w:left="0"/>
              <w:jc w:val="center"/>
              <w:rPr>
                <w:b/>
                <w:bCs/>
                <w:color w:val="auto"/>
                <w:sz w:val="20"/>
                <w:szCs w:val="20"/>
                <w:lang w:val="ru-RU"/>
              </w:rPr>
            </w:pPr>
          </w:p>
          <w:p w14:paraId="67B09A94" w14:textId="77777777" w:rsidR="0003748C" w:rsidRDefault="0003748C" w:rsidP="0003748C">
            <w:pPr>
              <w:widowControl w:val="0"/>
              <w:autoSpaceDE/>
              <w:adjustRightInd/>
              <w:spacing w:before="0" w:line="240" w:lineRule="auto"/>
              <w:ind w:left="0"/>
              <w:jc w:val="center"/>
              <w:rPr>
                <w:rFonts w:eastAsiaTheme="minorHAnsi" w:hAnsiTheme="minorHAnsi" w:cstheme="minorBidi"/>
                <w:color w:val="00B0F0"/>
                <w:sz w:val="20"/>
                <w:szCs w:val="20"/>
                <w:lang w:val="ru-RU"/>
              </w:rPr>
            </w:pPr>
          </w:p>
          <w:p w14:paraId="7D27091D" w14:textId="77777777" w:rsidR="0003748C" w:rsidRDefault="0003748C" w:rsidP="0003748C">
            <w:pPr>
              <w:widowControl w:val="0"/>
              <w:autoSpaceDE/>
              <w:adjustRightInd/>
              <w:spacing w:before="0" w:line="240" w:lineRule="auto"/>
              <w:ind w:left="0"/>
              <w:jc w:val="center"/>
              <w:rPr>
                <w:rFonts w:eastAsiaTheme="minorHAnsi" w:hAnsiTheme="minorHAnsi" w:cstheme="minorBidi"/>
                <w:color w:val="00B0F0"/>
                <w:sz w:val="20"/>
                <w:szCs w:val="20"/>
                <w:lang w:val="ru-RU"/>
              </w:rPr>
            </w:pPr>
          </w:p>
          <w:p w14:paraId="5D958635" w14:textId="77777777" w:rsidR="0003748C" w:rsidRPr="00DA2AF4" w:rsidRDefault="0003748C" w:rsidP="0003748C">
            <w:pPr>
              <w:widowControl w:val="0"/>
              <w:autoSpaceDE/>
              <w:adjustRightInd/>
              <w:spacing w:before="0" w:line="240" w:lineRule="auto"/>
              <w:ind w:left="0"/>
              <w:jc w:val="center"/>
              <w:rPr>
                <w:rFonts w:eastAsiaTheme="minorHAnsi" w:hAnsiTheme="minorHAnsi" w:cstheme="minorBidi"/>
                <w:color w:val="00B0F0"/>
                <w:sz w:val="20"/>
                <w:szCs w:val="20"/>
                <w:lang w:val="ru-RU"/>
              </w:rPr>
            </w:pPr>
          </w:p>
          <w:p w14:paraId="25BC0844" w14:textId="4C4A9604" w:rsidR="0003748C" w:rsidRPr="00DA2AF4" w:rsidRDefault="0003748C" w:rsidP="0003748C">
            <w:pPr>
              <w:widowControl w:val="0"/>
              <w:autoSpaceDE/>
              <w:adjustRightInd/>
              <w:spacing w:before="0" w:line="240" w:lineRule="auto"/>
              <w:ind w:left="0"/>
              <w:jc w:val="center"/>
              <w:rPr>
                <w:b/>
                <w:bCs/>
                <w:color w:val="auto"/>
                <w:sz w:val="20"/>
                <w:szCs w:val="20"/>
                <w:lang w:val="ru-RU"/>
              </w:rPr>
            </w:pPr>
            <w:r w:rsidRPr="00DA2AF4">
              <w:rPr>
                <w:rFonts w:eastAsiaTheme="minorHAnsi" w:hAnsiTheme="minorHAnsi" w:cstheme="minorBidi"/>
                <w:color w:val="00B0F0"/>
                <w:sz w:val="20"/>
                <w:szCs w:val="20"/>
              </w:rPr>
              <w:t>Place</w:t>
            </w:r>
            <w:r w:rsidRPr="00DA2AF4">
              <w:rPr>
                <w:rFonts w:eastAsiaTheme="minorHAnsi" w:hAnsiTheme="minorHAnsi" w:cstheme="minorBidi"/>
                <w:color w:val="00B0F0"/>
                <w:spacing w:val="-8"/>
                <w:sz w:val="20"/>
                <w:szCs w:val="20"/>
              </w:rPr>
              <w:t xml:space="preserve"> </w:t>
            </w:r>
            <w:r w:rsidRPr="00DA2AF4">
              <w:rPr>
                <w:rFonts w:eastAsiaTheme="minorHAnsi" w:hAnsiTheme="minorHAnsi" w:cstheme="minorBidi"/>
                <w:color w:val="00B0F0"/>
                <w:spacing w:val="-1"/>
                <w:sz w:val="20"/>
                <w:szCs w:val="20"/>
              </w:rPr>
              <w:t>signature</w:t>
            </w:r>
            <w:r w:rsidRPr="00DA2AF4">
              <w:rPr>
                <w:rFonts w:eastAsiaTheme="minorHAnsi" w:hAnsiTheme="minorHAnsi" w:cstheme="minorBidi"/>
                <w:color w:val="00B0F0"/>
                <w:spacing w:val="-8"/>
                <w:sz w:val="20"/>
                <w:szCs w:val="20"/>
              </w:rPr>
              <w:t xml:space="preserve"> </w:t>
            </w:r>
            <w:r w:rsidRPr="00DA2AF4">
              <w:rPr>
                <w:rFonts w:eastAsiaTheme="minorHAnsi" w:hAnsiTheme="minorHAnsi" w:cstheme="minorBidi"/>
                <w:color w:val="00B0F0"/>
                <w:spacing w:val="-1"/>
                <w:sz w:val="20"/>
                <w:szCs w:val="20"/>
              </w:rPr>
              <w:t>here</w:t>
            </w:r>
          </w:p>
        </w:tc>
        <w:tc>
          <w:tcPr>
            <w:tcW w:w="3084" w:type="dxa"/>
            <w:tcBorders>
              <w:top w:val="single" w:sz="5" w:space="0" w:color="000000"/>
              <w:left w:val="single" w:sz="5" w:space="0" w:color="000000"/>
              <w:bottom w:val="single" w:sz="5" w:space="0" w:color="000000"/>
              <w:right w:val="single" w:sz="5" w:space="0" w:color="000000"/>
            </w:tcBorders>
          </w:tcPr>
          <w:p w14:paraId="6469ED78" w14:textId="77777777" w:rsidR="0003748C" w:rsidRPr="00DA2AF4" w:rsidRDefault="0003748C" w:rsidP="0003748C">
            <w:pPr>
              <w:widowControl w:val="0"/>
              <w:autoSpaceDE/>
              <w:adjustRightInd/>
              <w:spacing w:before="0" w:line="240" w:lineRule="auto"/>
              <w:ind w:left="0" w:right="238"/>
              <w:jc w:val="right"/>
              <w:rPr>
                <w:b/>
                <w:bCs/>
                <w:color w:val="auto"/>
                <w:sz w:val="20"/>
                <w:szCs w:val="20"/>
              </w:rPr>
            </w:pPr>
          </w:p>
          <w:p w14:paraId="4EC80283" w14:textId="64740B5A" w:rsidR="0003748C" w:rsidRPr="00DA2AF4" w:rsidRDefault="0003748C" w:rsidP="0003748C">
            <w:pPr>
              <w:widowControl w:val="0"/>
              <w:autoSpaceDE/>
              <w:adjustRightInd/>
              <w:spacing w:before="0" w:line="268" w:lineRule="auto"/>
              <w:ind w:left="101" w:right="238"/>
              <w:jc w:val="right"/>
              <w:rPr>
                <w:rFonts w:eastAsiaTheme="minorHAnsi" w:hAnsiTheme="minorHAnsi" w:cstheme="minorBidi"/>
                <w:color w:val="auto"/>
                <w:spacing w:val="-1"/>
                <w:sz w:val="20"/>
                <w:szCs w:val="20"/>
              </w:rPr>
            </w:pPr>
            <w:r w:rsidRPr="00DA2AF4">
              <w:rPr>
                <w:rFonts w:eastAsiaTheme="minorHAnsi" w:hAnsiTheme="minorHAnsi" w:cstheme="minorBidi"/>
                <w:color w:val="auto"/>
                <w:spacing w:val="-1"/>
                <w:sz w:val="20"/>
                <w:szCs w:val="20"/>
              </w:rPr>
              <w:t xml:space="preserve"> </w:t>
            </w:r>
            <w:r w:rsidR="0094318A">
              <w:rPr>
                <w:rFonts w:eastAsiaTheme="minorHAnsi" w:hAnsiTheme="minorHAnsi" w:cstheme="minorBidi"/>
                <w:color w:val="auto"/>
                <w:spacing w:val="-1"/>
                <w:sz w:val="20"/>
                <w:szCs w:val="20"/>
              </w:rPr>
              <w:t>Checked</w:t>
            </w:r>
            <w:r w:rsidRPr="00DA2AF4">
              <w:rPr>
                <w:rFonts w:eastAsiaTheme="minorHAnsi" w:hAnsiTheme="minorHAnsi" w:cstheme="minorBidi"/>
                <w:color w:val="auto"/>
                <w:spacing w:val="-1"/>
                <w:sz w:val="20"/>
                <w:szCs w:val="20"/>
              </w:rPr>
              <w:t>:</w:t>
            </w:r>
            <w:r w:rsidRPr="00DA2AF4">
              <w:rPr>
                <w:rFonts w:eastAsiaTheme="minorHAnsi" w:hAnsiTheme="minorHAnsi" w:cstheme="minorBidi"/>
                <w:color w:val="auto"/>
                <w:spacing w:val="25"/>
                <w:w w:val="99"/>
                <w:sz w:val="20"/>
                <w:szCs w:val="20"/>
              </w:rPr>
              <w:t xml:space="preserve"> </w:t>
            </w:r>
          </w:p>
          <w:p w14:paraId="6A154756" w14:textId="77777777" w:rsidR="0003748C" w:rsidRPr="00DA2AF4" w:rsidRDefault="0003748C" w:rsidP="0003748C">
            <w:pPr>
              <w:widowControl w:val="0"/>
              <w:autoSpaceDE/>
              <w:adjustRightInd/>
              <w:spacing w:before="29" w:line="240" w:lineRule="auto"/>
              <w:ind w:left="141" w:right="238" w:hanging="2"/>
              <w:jc w:val="right"/>
              <w:rPr>
                <w:rFonts w:eastAsiaTheme="minorHAnsi" w:cstheme="minorBidi"/>
                <w:color w:val="auto"/>
                <w:spacing w:val="-1"/>
                <w:sz w:val="20"/>
                <w:szCs w:val="20"/>
              </w:rPr>
            </w:pPr>
            <w:r w:rsidRPr="00DA2AF4">
              <w:rPr>
                <w:rFonts w:eastAsiaTheme="minorHAnsi" w:cstheme="minorBidi"/>
                <w:color w:val="auto"/>
                <w:spacing w:val="-1"/>
                <w:sz w:val="20"/>
                <w:szCs w:val="20"/>
              </w:rPr>
              <w:t>(FE Central Engineering Piping and Mechanical Supervisor)</w:t>
            </w:r>
          </w:p>
          <w:p w14:paraId="4D5E8FB9" w14:textId="77777777" w:rsidR="0003748C" w:rsidRPr="00DA2AF4" w:rsidRDefault="0003748C" w:rsidP="0003748C">
            <w:pPr>
              <w:widowControl w:val="0"/>
              <w:autoSpaceDE/>
              <w:adjustRightInd/>
              <w:spacing w:before="29" w:line="240" w:lineRule="auto"/>
              <w:ind w:left="0" w:right="238" w:firstLine="139"/>
              <w:jc w:val="right"/>
              <w:rPr>
                <w:rFonts w:eastAsiaTheme="minorHAnsi" w:cstheme="minorBidi"/>
                <w:color w:val="auto"/>
                <w:spacing w:val="-1"/>
                <w:sz w:val="20"/>
                <w:szCs w:val="20"/>
              </w:rPr>
            </w:pPr>
            <w:r w:rsidRPr="00DA2AF4">
              <w:rPr>
                <w:rFonts w:eastAsiaTheme="minorHAnsi" w:cstheme="minorBidi"/>
                <w:color w:val="auto"/>
                <w:spacing w:val="-1"/>
                <w:sz w:val="20"/>
                <w:szCs w:val="20"/>
              </w:rPr>
              <w:t>S. Kanatkaliyeva</w:t>
            </w:r>
          </w:p>
          <w:p w14:paraId="7C41164C" w14:textId="0C33A954" w:rsidR="0003748C" w:rsidRPr="00DA2AF4" w:rsidRDefault="0003748C" w:rsidP="0003748C">
            <w:pPr>
              <w:widowControl w:val="0"/>
              <w:autoSpaceDE/>
              <w:adjustRightInd/>
              <w:spacing w:before="3" w:line="240" w:lineRule="auto"/>
              <w:ind w:left="0" w:right="238"/>
              <w:jc w:val="right"/>
              <w:rPr>
                <w:b/>
                <w:bCs/>
                <w:color w:val="auto"/>
                <w:sz w:val="20"/>
                <w:szCs w:val="20"/>
              </w:rPr>
            </w:pPr>
          </w:p>
        </w:tc>
      </w:tr>
      <w:tr w:rsidR="0003748C" w:rsidRPr="00DA2AF4" w14:paraId="1FF3BEB7" w14:textId="77777777" w:rsidTr="0003748C">
        <w:trPr>
          <w:trHeight w:hRule="exact" w:val="1524"/>
        </w:trPr>
        <w:tc>
          <w:tcPr>
            <w:tcW w:w="3212" w:type="dxa"/>
            <w:tcBorders>
              <w:top w:val="single" w:sz="5" w:space="0" w:color="000000"/>
              <w:left w:val="single" w:sz="5" w:space="0" w:color="000000"/>
              <w:bottom w:val="single" w:sz="5" w:space="0" w:color="000000"/>
              <w:right w:val="single" w:sz="5" w:space="0" w:color="000000"/>
            </w:tcBorders>
          </w:tcPr>
          <w:p w14:paraId="303219BE" w14:textId="77777777" w:rsidR="0003748C" w:rsidRDefault="0003748C" w:rsidP="0003748C">
            <w:pPr>
              <w:widowControl w:val="0"/>
              <w:autoSpaceDE/>
              <w:adjustRightInd/>
              <w:spacing w:before="0" w:line="268" w:lineRule="auto"/>
              <w:ind w:left="102" w:right="678"/>
              <w:rPr>
                <w:rFonts w:eastAsiaTheme="minorHAnsi" w:cstheme="minorBidi"/>
                <w:color w:val="auto"/>
                <w:sz w:val="20"/>
                <w:szCs w:val="20"/>
                <w:lang w:val="ru-RU"/>
              </w:rPr>
            </w:pPr>
          </w:p>
          <w:p w14:paraId="33CA1694" w14:textId="6F808318" w:rsidR="0003748C" w:rsidRPr="00DA2AF4" w:rsidRDefault="0003748C" w:rsidP="0003748C">
            <w:pPr>
              <w:widowControl w:val="0"/>
              <w:autoSpaceDE/>
              <w:adjustRightInd/>
              <w:spacing w:before="0" w:line="268" w:lineRule="auto"/>
              <w:ind w:left="102" w:right="678"/>
              <w:rPr>
                <w:rFonts w:eastAsiaTheme="minorHAnsi" w:cstheme="minorBidi"/>
                <w:color w:val="auto"/>
                <w:spacing w:val="22"/>
                <w:w w:val="99"/>
                <w:sz w:val="20"/>
                <w:szCs w:val="20"/>
                <w:lang w:val="ru-RU"/>
              </w:rPr>
            </w:pPr>
            <w:r w:rsidRPr="00DA2AF4">
              <w:rPr>
                <w:rFonts w:eastAsiaTheme="minorHAnsi" w:cstheme="minorBidi"/>
                <w:color w:val="auto"/>
                <w:sz w:val="20"/>
                <w:szCs w:val="20"/>
                <w:lang w:val="ru-RU"/>
              </w:rPr>
              <w:t>Разработано:</w:t>
            </w:r>
            <w:r w:rsidRPr="00DA2AF4">
              <w:rPr>
                <w:rFonts w:eastAsiaTheme="minorHAnsi" w:cstheme="minorBidi"/>
                <w:color w:val="auto"/>
                <w:spacing w:val="22"/>
                <w:w w:val="99"/>
                <w:sz w:val="20"/>
                <w:szCs w:val="20"/>
                <w:lang w:val="ru-RU"/>
              </w:rPr>
              <w:t xml:space="preserve"> </w:t>
            </w:r>
          </w:p>
          <w:p w14:paraId="6AD0EE60" w14:textId="77777777" w:rsidR="0003748C" w:rsidRPr="00DA2AF4" w:rsidRDefault="0003748C" w:rsidP="0003748C">
            <w:pPr>
              <w:widowControl w:val="0"/>
              <w:autoSpaceDE/>
              <w:adjustRightInd/>
              <w:spacing w:before="0" w:line="268" w:lineRule="auto"/>
              <w:ind w:left="102" w:right="322"/>
              <w:rPr>
                <w:rFonts w:eastAsiaTheme="minorHAnsi" w:cstheme="minorBidi"/>
                <w:color w:val="auto"/>
                <w:spacing w:val="-1"/>
                <w:sz w:val="20"/>
                <w:szCs w:val="20"/>
                <w:lang w:val="ru-RU"/>
              </w:rPr>
            </w:pPr>
            <w:r w:rsidRPr="00DA2AF4">
              <w:rPr>
                <w:rFonts w:eastAsiaTheme="minorHAnsi" w:cstheme="minorBidi"/>
                <w:color w:val="auto"/>
                <w:spacing w:val="-1"/>
                <w:sz w:val="20"/>
                <w:szCs w:val="20"/>
                <w:lang w:val="ru-RU"/>
              </w:rPr>
              <w:t xml:space="preserve">(Инженер-механик </w:t>
            </w:r>
            <w:r w:rsidRPr="00DA2AF4">
              <w:rPr>
                <w:rFonts w:eastAsiaTheme="minorHAnsi" w:cstheme="minorBidi"/>
                <w:color w:val="auto"/>
                <w:sz w:val="20"/>
                <w:szCs w:val="20"/>
                <w:lang w:val="ru-RU"/>
              </w:rPr>
              <w:t xml:space="preserve">ЦИТГ </w:t>
            </w:r>
            <w:r w:rsidRPr="00DA2AF4">
              <w:rPr>
                <w:rFonts w:eastAsiaTheme="minorHAnsi" w:cstheme="minorBidi"/>
                <w:color w:val="auto"/>
                <w:spacing w:val="-1"/>
                <w:sz w:val="20"/>
                <w:szCs w:val="20"/>
                <w:lang w:val="ru-RU"/>
              </w:rPr>
              <w:t>ОПСПО)</w:t>
            </w:r>
          </w:p>
          <w:p w14:paraId="6C55C512" w14:textId="77777777" w:rsidR="0003748C" w:rsidRPr="00DA2AF4" w:rsidRDefault="0003748C" w:rsidP="0003748C">
            <w:pPr>
              <w:widowControl w:val="0"/>
              <w:autoSpaceDE/>
              <w:adjustRightInd/>
              <w:spacing w:before="0" w:line="268" w:lineRule="auto"/>
              <w:ind w:left="102" w:right="678"/>
              <w:rPr>
                <w:color w:val="auto"/>
                <w:sz w:val="20"/>
                <w:szCs w:val="20"/>
                <w:lang w:val="ru-RU"/>
              </w:rPr>
            </w:pPr>
            <w:r w:rsidRPr="00DA2AF4">
              <w:rPr>
                <w:rFonts w:eastAsiaTheme="minorHAnsi" w:cstheme="minorBidi"/>
                <w:color w:val="auto"/>
                <w:spacing w:val="-1"/>
                <w:sz w:val="20"/>
                <w:szCs w:val="20"/>
                <w:lang w:val="ru-RU"/>
              </w:rPr>
              <w:t>О. Жунисбаев</w:t>
            </w:r>
          </w:p>
          <w:p w14:paraId="31762878" w14:textId="77777777" w:rsidR="0003748C" w:rsidRPr="00DA2AF4" w:rsidRDefault="0003748C" w:rsidP="0003748C">
            <w:pPr>
              <w:widowControl w:val="0"/>
              <w:autoSpaceDE/>
              <w:adjustRightInd/>
              <w:spacing w:before="0" w:line="268" w:lineRule="auto"/>
              <w:ind w:left="102" w:right="678"/>
              <w:rPr>
                <w:color w:val="auto"/>
                <w:sz w:val="20"/>
                <w:szCs w:val="20"/>
                <w:lang w:val="ru-RU"/>
              </w:rPr>
            </w:pPr>
          </w:p>
          <w:p w14:paraId="1CFB50D9" w14:textId="77777777" w:rsidR="0003748C" w:rsidRPr="00DA2AF4" w:rsidRDefault="0003748C" w:rsidP="0003748C">
            <w:pPr>
              <w:widowControl w:val="0"/>
              <w:autoSpaceDE/>
              <w:adjustRightInd/>
              <w:spacing w:before="0" w:line="268" w:lineRule="auto"/>
              <w:ind w:left="102" w:right="678"/>
              <w:rPr>
                <w:color w:val="auto"/>
                <w:sz w:val="20"/>
                <w:szCs w:val="20"/>
                <w:lang w:val="ru-RU"/>
              </w:rPr>
            </w:pPr>
          </w:p>
          <w:p w14:paraId="705952B8" w14:textId="77777777" w:rsidR="0003748C" w:rsidRPr="00DA2AF4" w:rsidRDefault="0003748C" w:rsidP="0003748C">
            <w:pPr>
              <w:autoSpaceDE/>
              <w:autoSpaceDN/>
              <w:adjustRightInd/>
              <w:spacing w:line="271" w:lineRule="auto"/>
              <w:ind w:left="102" w:right="678"/>
              <w:rPr>
                <w:color w:val="auto"/>
                <w:sz w:val="20"/>
                <w:szCs w:val="20"/>
                <w:lang w:val="ru-RU"/>
              </w:rPr>
            </w:pPr>
          </w:p>
        </w:tc>
        <w:tc>
          <w:tcPr>
            <w:tcW w:w="3345" w:type="dxa"/>
            <w:tcBorders>
              <w:top w:val="single" w:sz="5" w:space="0" w:color="000000"/>
              <w:left w:val="single" w:sz="5" w:space="0" w:color="000000"/>
              <w:bottom w:val="single" w:sz="5" w:space="0" w:color="000000"/>
              <w:right w:val="single" w:sz="5" w:space="0" w:color="000000"/>
            </w:tcBorders>
          </w:tcPr>
          <w:p w14:paraId="2DC75E65" w14:textId="77777777" w:rsidR="0003748C" w:rsidRDefault="0003748C" w:rsidP="0003748C">
            <w:pPr>
              <w:widowControl w:val="0"/>
              <w:autoSpaceDE/>
              <w:adjustRightInd/>
              <w:spacing w:before="0" w:line="240" w:lineRule="auto"/>
              <w:ind w:left="0"/>
              <w:jc w:val="center"/>
              <w:rPr>
                <w:b/>
                <w:bCs/>
                <w:color w:val="auto"/>
                <w:sz w:val="20"/>
                <w:szCs w:val="20"/>
                <w:lang w:val="ru-RU"/>
              </w:rPr>
            </w:pPr>
          </w:p>
          <w:p w14:paraId="4A6C476F" w14:textId="77777777" w:rsidR="0003748C" w:rsidRDefault="0003748C" w:rsidP="0003748C">
            <w:pPr>
              <w:widowControl w:val="0"/>
              <w:autoSpaceDE/>
              <w:adjustRightInd/>
              <w:spacing w:before="0" w:line="240" w:lineRule="auto"/>
              <w:ind w:left="0"/>
              <w:jc w:val="center"/>
              <w:rPr>
                <w:b/>
                <w:bCs/>
                <w:color w:val="auto"/>
                <w:sz w:val="20"/>
                <w:szCs w:val="20"/>
                <w:lang w:val="ru-RU"/>
              </w:rPr>
            </w:pPr>
          </w:p>
          <w:p w14:paraId="2B9A7F36" w14:textId="77777777" w:rsidR="0003748C" w:rsidRPr="00DA2AF4" w:rsidRDefault="0003748C" w:rsidP="0003748C">
            <w:pPr>
              <w:widowControl w:val="0"/>
              <w:autoSpaceDE/>
              <w:adjustRightInd/>
              <w:spacing w:before="0" w:line="240" w:lineRule="auto"/>
              <w:ind w:left="0"/>
              <w:jc w:val="center"/>
              <w:rPr>
                <w:b/>
                <w:bCs/>
                <w:color w:val="auto"/>
                <w:sz w:val="20"/>
                <w:szCs w:val="20"/>
                <w:lang w:val="ru-RU"/>
              </w:rPr>
            </w:pPr>
          </w:p>
          <w:p w14:paraId="664B7A5F" w14:textId="77777777" w:rsidR="0003748C" w:rsidRPr="00DA2AF4" w:rsidRDefault="0003748C" w:rsidP="0003748C">
            <w:pPr>
              <w:widowControl w:val="0"/>
              <w:autoSpaceDE/>
              <w:adjustRightInd/>
              <w:spacing w:before="0" w:line="240" w:lineRule="auto"/>
              <w:ind w:left="0"/>
              <w:jc w:val="center"/>
              <w:rPr>
                <w:rFonts w:eastAsiaTheme="minorHAnsi" w:hAnsiTheme="minorHAnsi" w:cstheme="minorBidi"/>
                <w:color w:val="00B0F0"/>
                <w:sz w:val="20"/>
                <w:szCs w:val="20"/>
                <w:lang w:val="ru-RU"/>
              </w:rPr>
            </w:pPr>
          </w:p>
          <w:p w14:paraId="78A28E56" w14:textId="77777777" w:rsidR="0003748C" w:rsidRPr="00DA2AF4" w:rsidRDefault="0003748C" w:rsidP="0003748C">
            <w:pPr>
              <w:widowControl w:val="0"/>
              <w:autoSpaceDE/>
              <w:autoSpaceDN/>
              <w:adjustRightInd/>
              <w:ind w:left="0"/>
              <w:jc w:val="center"/>
              <w:rPr>
                <w:color w:val="auto"/>
                <w:sz w:val="20"/>
                <w:szCs w:val="20"/>
              </w:rPr>
            </w:pPr>
            <w:r w:rsidRPr="00DA2AF4">
              <w:rPr>
                <w:rFonts w:eastAsiaTheme="minorHAnsi" w:hAnsiTheme="minorHAnsi" w:cstheme="minorBidi"/>
                <w:color w:val="00B0F0"/>
                <w:sz w:val="20"/>
                <w:szCs w:val="20"/>
              </w:rPr>
              <w:t>Place</w:t>
            </w:r>
            <w:r w:rsidRPr="00DA2AF4">
              <w:rPr>
                <w:rFonts w:eastAsiaTheme="minorHAnsi" w:hAnsiTheme="minorHAnsi" w:cstheme="minorBidi"/>
                <w:color w:val="00B0F0"/>
                <w:spacing w:val="-8"/>
                <w:sz w:val="20"/>
                <w:szCs w:val="20"/>
              </w:rPr>
              <w:t xml:space="preserve"> </w:t>
            </w:r>
            <w:r w:rsidRPr="00DA2AF4">
              <w:rPr>
                <w:rFonts w:eastAsiaTheme="minorHAnsi" w:hAnsiTheme="minorHAnsi" w:cstheme="minorBidi"/>
                <w:color w:val="00B0F0"/>
                <w:spacing w:val="-1"/>
                <w:sz w:val="20"/>
                <w:szCs w:val="20"/>
              </w:rPr>
              <w:t>signature</w:t>
            </w:r>
            <w:r w:rsidRPr="00DA2AF4">
              <w:rPr>
                <w:rFonts w:eastAsiaTheme="minorHAnsi" w:hAnsiTheme="minorHAnsi" w:cstheme="minorBidi"/>
                <w:color w:val="00B0F0"/>
                <w:spacing w:val="-8"/>
                <w:sz w:val="20"/>
                <w:szCs w:val="20"/>
              </w:rPr>
              <w:t xml:space="preserve"> </w:t>
            </w:r>
            <w:r w:rsidRPr="00DA2AF4">
              <w:rPr>
                <w:rFonts w:eastAsiaTheme="minorHAnsi" w:hAnsiTheme="minorHAnsi" w:cstheme="minorBidi"/>
                <w:color w:val="00B0F0"/>
                <w:spacing w:val="-1"/>
                <w:sz w:val="20"/>
                <w:szCs w:val="20"/>
              </w:rPr>
              <w:t>here</w:t>
            </w:r>
          </w:p>
        </w:tc>
        <w:tc>
          <w:tcPr>
            <w:tcW w:w="3084" w:type="dxa"/>
            <w:tcBorders>
              <w:top w:val="single" w:sz="5" w:space="0" w:color="000000"/>
              <w:left w:val="single" w:sz="5" w:space="0" w:color="000000"/>
              <w:bottom w:val="single" w:sz="5" w:space="0" w:color="000000"/>
              <w:right w:val="single" w:sz="5" w:space="0" w:color="000000"/>
            </w:tcBorders>
          </w:tcPr>
          <w:p w14:paraId="76FCA42D" w14:textId="77777777" w:rsidR="0003748C" w:rsidRPr="00DA2AF4" w:rsidRDefault="0003748C" w:rsidP="0003748C">
            <w:pPr>
              <w:widowControl w:val="0"/>
              <w:autoSpaceDE/>
              <w:adjustRightInd/>
              <w:spacing w:before="130" w:line="240" w:lineRule="auto"/>
              <w:ind w:left="0" w:right="238" w:firstLine="139"/>
              <w:jc w:val="right"/>
              <w:rPr>
                <w:rFonts w:eastAsiaTheme="minorHAnsi" w:hAnsiTheme="minorHAnsi" w:cstheme="minorBidi"/>
                <w:color w:val="auto"/>
                <w:spacing w:val="-1"/>
                <w:sz w:val="20"/>
                <w:szCs w:val="20"/>
              </w:rPr>
            </w:pPr>
            <w:r w:rsidRPr="00DA2AF4">
              <w:rPr>
                <w:rFonts w:eastAsiaTheme="minorHAnsi" w:hAnsiTheme="minorHAnsi" w:cstheme="minorBidi"/>
                <w:color w:val="auto"/>
                <w:spacing w:val="-1"/>
                <w:sz w:val="20"/>
                <w:szCs w:val="20"/>
              </w:rPr>
              <w:t xml:space="preserve"> Author:</w:t>
            </w:r>
          </w:p>
          <w:p w14:paraId="55334C08" w14:textId="77777777" w:rsidR="0003748C" w:rsidRPr="00DA2AF4" w:rsidRDefault="0003748C" w:rsidP="0003748C">
            <w:pPr>
              <w:widowControl w:val="0"/>
              <w:autoSpaceDE/>
              <w:adjustRightInd/>
              <w:spacing w:before="29" w:line="240" w:lineRule="auto"/>
              <w:ind w:left="141" w:right="238" w:hanging="2"/>
              <w:jc w:val="right"/>
              <w:rPr>
                <w:rFonts w:eastAsiaTheme="minorHAnsi" w:cstheme="minorBidi"/>
                <w:color w:val="auto"/>
                <w:spacing w:val="-1"/>
                <w:sz w:val="20"/>
                <w:szCs w:val="20"/>
              </w:rPr>
            </w:pPr>
            <w:r w:rsidRPr="00DA2AF4">
              <w:rPr>
                <w:rFonts w:eastAsiaTheme="minorHAnsi" w:cstheme="minorBidi"/>
                <w:color w:val="auto"/>
                <w:spacing w:val="-1"/>
                <w:sz w:val="20"/>
                <w:szCs w:val="20"/>
              </w:rPr>
              <w:t>(FE Central Engineering Mechanical Engineer)</w:t>
            </w:r>
          </w:p>
          <w:p w14:paraId="2BF8A826" w14:textId="77777777" w:rsidR="0003748C" w:rsidRPr="00DA2AF4" w:rsidRDefault="0003748C" w:rsidP="0003748C">
            <w:pPr>
              <w:widowControl w:val="0"/>
              <w:autoSpaceDE/>
              <w:adjustRightInd/>
              <w:spacing w:before="29" w:line="240" w:lineRule="auto"/>
              <w:ind w:left="0" w:right="238" w:firstLine="139"/>
              <w:jc w:val="right"/>
              <w:rPr>
                <w:rFonts w:eastAsiaTheme="minorHAnsi" w:cstheme="minorBidi"/>
                <w:color w:val="auto"/>
                <w:spacing w:val="-1"/>
                <w:sz w:val="20"/>
                <w:szCs w:val="20"/>
              </w:rPr>
            </w:pPr>
            <w:r w:rsidRPr="00DA2AF4">
              <w:rPr>
                <w:rFonts w:eastAsiaTheme="minorHAnsi" w:cstheme="minorBidi"/>
                <w:color w:val="auto"/>
                <w:spacing w:val="-1"/>
                <w:sz w:val="20"/>
                <w:szCs w:val="20"/>
              </w:rPr>
              <w:t>O. Zhunisbayev</w:t>
            </w:r>
          </w:p>
          <w:p w14:paraId="7D577A17" w14:textId="77777777" w:rsidR="0003748C" w:rsidRPr="00DA2AF4" w:rsidRDefault="0003748C" w:rsidP="0003748C">
            <w:pPr>
              <w:widowControl w:val="0"/>
              <w:autoSpaceDE/>
              <w:autoSpaceDN/>
              <w:adjustRightInd/>
              <w:ind w:left="102" w:right="238"/>
              <w:jc w:val="right"/>
              <w:rPr>
                <w:color w:val="auto"/>
                <w:sz w:val="20"/>
                <w:szCs w:val="20"/>
              </w:rPr>
            </w:pPr>
          </w:p>
        </w:tc>
      </w:tr>
    </w:tbl>
    <w:p w14:paraId="64E83DC8" w14:textId="3A9DCD39" w:rsidR="00FA2752" w:rsidRPr="009C17B1" w:rsidRDefault="00FA2752" w:rsidP="00FA2752">
      <w:r w:rsidRPr="00B06C17">
        <w:br w:type="page"/>
      </w:r>
    </w:p>
    <w:p w14:paraId="6D27DB14" w14:textId="7E8273DD" w:rsidR="00BA168E" w:rsidRPr="00981FDE" w:rsidRDefault="00BA168E" w:rsidP="00597A1E">
      <w:pPr>
        <w:ind w:left="709"/>
        <w:jc w:val="both"/>
        <w:rPr>
          <w:color w:val="auto"/>
          <w:lang w:val="ru-RU"/>
        </w:rPr>
      </w:pPr>
      <w:r w:rsidRPr="00981FDE">
        <w:rPr>
          <w:color w:val="auto"/>
          <w:lang w:val="ru-RU"/>
        </w:rPr>
        <w:lastRenderedPageBreak/>
        <w:t xml:space="preserve">Настоящие технические условия являются модификацией инженерно-технических условий  компании «Шеврон» (ТУШ) </w:t>
      </w:r>
      <w:r w:rsidRPr="00981FDE">
        <w:rPr>
          <w:rStyle w:val="IntenseReference"/>
          <w:bCs w:val="0"/>
          <w:smallCaps w:val="0"/>
          <w:lang w:val="ru-RU"/>
        </w:rPr>
        <w:t>PIM</w:t>
      </w:r>
      <w:r w:rsidRPr="00A32F70">
        <w:rPr>
          <w:rStyle w:val="IntenseReference"/>
          <w:bCs w:val="0"/>
          <w:smallCaps w:val="0"/>
          <w:lang w:val="ru-RU"/>
        </w:rPr>
        <w:t>-</w:t>
      </w:r>
      <w:r w:rsidRPr="00981FDE">
        <w:rPr>
          <w:rStyle w:val="IntenseReference"/>
          <w:bCs w:val="0"/>
          <w:smallCaps w:val="0"/>
          <w:lang w:val="ru-RU"/>
        </w:rPr>
        <w:t>SU</w:t>
      </w:r>
      <w:r w:rsidRPr="00A32F70">
        <w:rPr>
          <w:rStyle w:val="IntenseReference"/>
          <w:bCs w:val="0"/>
          <w:smallCaps w:val="0"/>
          <w:lang w:val="ru-RU"/>
        </w:rPr>
        <w:t>-5112-</w:t>
      </w:r>
      <w:del w:id="0" w:author="Olzhasbek Zhunisbayev" w:date="2023-10-06T15:53:00Z">
        <w:r w:rsidRPr="00981FDE" w:rsidDel="0095095E">
          <w:rPr>
            <w:rStyle w:val="IntenseReference"/>
            <w:bCs w:val="0"/>
            <w:smallCaps w:val="0"/>
            <w:lang w:val="ru-RU"/>
          </w:rPr>
          <w:delText>B</w:delText>
        </w:r>
      </w:del>
      <w:ins w:id="1" w:author="Olzhasbek Zhunisbayev" w:date="2023-10-06T15:53:00Z">
        <w:r w:rsidR="0095095E">
          <w:rPr>
            <w:rStyle w:val="IntenseReference"/>
            <w:bCs w:val="0"/>
            <w:smallCaps w:val="0"/>
          </w:rPr>
          <w:t>H</w:t>
        </w:r>
        <w:r w:rsidR="0095095E" w:rsidRPr="00DC480B">
          <w:rPr>
            <w:rStyle w:val="IntenseReference"/>
            <w:bCs w:val="0"/>
            <w:smallCaps w:val="0"/>
            <w:lang w:val="ru-RU"/>
          </w:rPr>
          <w:t>.1</w:t>
        </w:r>
      </w:ins>
      <w:r w:rsidRPr="00981FDE">
        <w:rPr>
          <w:color w:val="auto"/>
          <w:lang w:val="ru-RU"/>
        </w:rPr>
        <w:t xml:space="preserve">, и предназначены для использования на  заводе «Тенгизшевройл» (ТШО), месторождение Тенгиз, Республика Казахстан. Изменения первоначальных ТУШ в английской версии настоящего документа показаны линией слева на полях страниц и представлены пунктом в Перечне редакций. </w:t>
      </w:r>
    </w:p>
    <w:p w14:paraId="2D0C7345" w14:textId="77777777" w:rsidR="00BA168E" w:rsidRPr="00981FDE" w:rsidRDefault="00BA168E" w:rsidP="00597A1E">
      <w:pPr>
        <w:ind w:left="709"/>
        <w:jc w:val="both"/>
        <w:rPr>
          <w:color w:val="auto"/>
          <w:lang w:val="ru-RU"/>
        </w:rPr>
      </w:pPr>
      <w:r w:rsidRPr="00981FDE">
        <w:rPr>
          <w:color w:val="auto"/>
          <w:lang w:val="ru-RU"/>
        </w:rPr>
        <w:t>Номера и даты редакций, указанные в настоящем документе, относятся к техническим условиям «Тенгизшевройл» (</w:t>
      </w:r>
      <w:r w:rsidRPr="00981FDE">
        <w:rPr>
          <w:color w:val="auto"/>
          <w:lang w:val="en-GB"/>
        </w:rPr>
        <w:t>T</w:t>
      </w:r>
      <w:r w:rsidRPr="00981FDE">
        <w:rPr>
          <w:color w:val="auto"/>
          <w:lang w:val="ru-RU"/>
        </w:rPr>
        <w:t>УТ).</w:t>
      </w:r>
    </w:p>
    <w:p w14:paraId="50D2E820" w14:textId="77777777" w:rsidR="0079618E" w:rsidRPr="0025635A" w:rsidRDefault="0079618E" w:rsidP="00597A1E">
      <w:pPr>
        <w:spacing w:before="0" w:line="240" w:lineRule="auto"/>
        <w:ind w:left="709"/>
        <w:rPr>
          <w:b/>
          <w:bCs/>
          <w:color w:val="auto"/>
          <w:lang w:val="ru-RU"/>
        </w:rPr>
      </w:pPr>
      <w:r w:rsidRPr="0025635A">
        <w:rPr>
          <w:b/>
          <w:bCs/>
          <w:color w:val="auto"/>
          <w:lang w:val="ru-RU"/>
        </w:rPr>
        <w:t>Краткий обзор изменений</w:t>
      </w:r>
    </w:p>
    <w:p w14:paraId="461FF987" w14:textId="4B237D80" w:rsidR="0079618E" w:rsidRPr="004A4021" w:rsidRDefault="0079618E" w:rsidP="00597A1E">
      <w:pPr>
        <w:spacing w:before="0" w:line="240" w:lineRule="auto"/>
        <w:ind w:left="709"/>
        <w:jc w:val="both"/>
        <w:rPr>
          <w:ins w:id="2" w:author="Zhunisbayev, Olzhasbek [Bolashak Atyrau Limited]" w:date="2024-04-01T11:42:00Z"/>
          <w:color w:val="auto"/>
          <w:lang w:val="ru-RU"/>
        </w:rPr>
      </w:pPr>
      <w:r>
        <w:rPr>
          <w:color w:val="auto"/>
          <w:lang w:val="ru-RU"/>
        </w:rPr>
        <w:t xml:space="preserve">Данная спецификация была пересмотрена и гармонизирована с проектной спецификацией ПБР </w:t>
      </w:r>
      <w:r>
        <w:rPr>
          <w:color w:val="auto"/>
        </w:rPr>
        <w:t>PIM</w:t>
      </w:r>
      <w:r w:rsidRPr="0025635A">
        <w:rPr>
          <w:color w:val="auto"/>
          <w:lang w:val="ru-RU"/>
        </w:rPr>
        <w:t>-</w:t>
      </w:r>
      <w:r>
        <w:rPr>
          <w:color w:val="auto"/>
        </w:rPr>
        <w:t>SU</w:t>
      </w:r>
      <w:r w:rsidRPr="0025635A">
        <w:rPr>
          <w:color w:val="auto"/>
          <w:lang w:val="ru-RU"/>
        </w:rPr>
        <w:t>-5112-</w:t>
      </w:r>
      <w:r>
        <w:rPr>
          <w:color w:val="auto"/>
        </w:rPr>
        <w:t>TCO</w:t>
      </w:r>
      <w:r w:rsidRPr="0025635A">
        <w:rPr>
          <w:color w:val="auto"/>
          <w:lang w:val="ru-RU"/>
        </w:rPr>
        <w:t xml:space="preserve"> </w:t>
      </w:r>
      <w:r>
        <w:rPr>
          <w:color w:val="auto"/>
          <w:lang w:val="ru-RU"/>
        </w:rPr>
        <w:t xml:space="preserve">редакций </w:t>
      </w:r>
      <w:r w:rsidR="00013035" w:rsidRPr="00DC480B">
        <w:rPr>
          <w:color w:val="auto"/>
          <w:lang w:val="ru-RU"/>
        </w:rPr>
        <w:t>8</w:t>
      </w:r>
      <w:r>
        <w:rPr>
          <w:color w:val="auto"/>
          <w:lang w:val="ru-RU"/>
        </w:rPr>
        <w:t xml:space="preserve">. </w:t>
      </w:r>
      <w:r w:rsidR="00DD7FF1">
        <w:rPr>
          <w:color w:val="auto"/>
          <w:lang w:val="ru-RU"/>
        </w:rPr>
        <w:t xml:space="preserve">Все </w:t>
      </w:r>
      <w:r w:rsidR="004A4021">
        <w:rPr>
          <w:color w:val="auto"/>
          <w:lang w:val="ru-RU"/>
        </w:rPr>
        <w:t xml:space="preserve">классы трубопроводов для </w:t>
      </w:r>
      <w:r w:rsidR="004A4021">
        <w:rPr>
          <w:color w:val="auto"/>
        </w:rPr>
        <w:t>HDPE</w:t>
      </w:r>
      <w:r w:rsidR="004A4021">
        <w:rPr>
          <w:color w:val="auto"/>
          <w:lang w:val="ru-RU"/>
        </w:rPr>
        <w:t xml:space="preserve"> были пересмотрены и обновлены</w:t>
      </w:r>
      <w:r w:rsidR="00155754">
        <w:rPr>
          <w:color w:val="auto"/>
          <w:lang w:val="ru-RU"/>
        </w:rPr>
        <w:t>.</w:t>
      </w:r>
    </w:p>
    <w:p w14:paraId="7AC3C9DB" w14:textId="77777777" w:rsidR="008F09F2" w:rsidRPr="00F94BC8" w:rsidRDefault="008F09F2" w:rsidP="00597A1E">
      <w:pPr>
        <w:spacing w:before="0" w:line="240" w:lineRule="auto"/>
        <w:ind w:left="709"/>
        <w:jc w:val="both"/>
        <w:rPr>
          <w:ins w:id="3" w:author="Zhunisbayev, Olzhasbek [Bolashak Atyrau Limited]" w:date="2024-04-01T11:42:00Z"/>
          <w:color w:val="000000" w:themeColor="text1"/>
          <w:lang w:val="ru-RU"/>
        </w:rPr>
      </w:pPr>
    </w:p>
    <w:p w14:paraId="7BF14E08" w14:textId="73390C1B" w:rsidR="008F09F2" w:rsidRPr="00F94BC8" w:rsidRDefault="00A747CB" w:rsidP="00597A1E">
      <w:pPr>
        <w:spacing w:before="0" w:line="240" w:lineRule="auto"/>
        <w:ind w:left="709"/>
        <w:jc w:val="both"/>
        <w:rPr>
          <w:ins w:id="4" w:author="Zhunisbayev, Olzhasbek [Bolashak Atyrau Limited]" w:date="2024-04-01T11:44:00Z"/>
          <w:color w:val="000000" w:themeColor="text1"/>
          <w:lang w:val="ru-RU"/>
        </w:rPr>
      </w:pPr>
      <w:ins w:id="5" w:author="Zhunisbayev, Olzhasbek [Bolashak Atyrau Limited]" w:date="2024-04-01T11:43:00Z">
        <w:r w:rsidRPr="00F94BC8">
          <w:rPr>
            <w:color w:val="000000" w:themeColor="text1"/>
            <w:lang w:val="ru-RU"/>
          </w:rPr>
          <w:t xml:space="preserve">Новые классы линии были </w:t>
        </w:r>
        <w:r w:rsidR="00322045" w:rsidRPr="00F94BC8">
          <w:rPr>
            <w:b/>
            <w:bCs/>
            <w:color w:val="000000" w:themeColor="text1"/>
            <w:lang w:val="ru-RU"/>
          </w:rPr>
          <w:t>ДОБАВЛЕНЫ</w:t>
        </w:r>
        <w:r w:rsidR="00582FBE" w:rsidRPr="00F94BC8">
          <w:rPr>
            <w:color w:val="000000" w:themeColor="text1"/>
            <w:lang w:val="ru-RU"/>
          </w:rPr>
          <w:t xml:space="preserve"> в д</w:t>
        </w:r>
      </w:ins>
      <w:ins w:id="6" w:author="Zhunisbayev, Olzhasbek [Bolashak Atyrau Limited]" w:date="2024-04-01T11:44:00Z">
        <w:r w:rsidR="00582FBE" w:rsidRPr="00F94BC8">
          <w:rPr>
            <w:color w:val="000000" w:themeColor="text1"/>
            <w:lang w:val="ru-RU"/>
          </w:rPr>
          <w:t>анной редакций: 150</w:t>
        </w:r>
        <w:r w:rsidR="00582FBE" w:rsidRPr="00F94BC8">
          <w:rPr>
            <w:color w:val="000000" w:themeColor="text1"/>
          </w:rPr>
          <w:t>A</w:t>
        </w:r>
        <w:r w:rsidR="00582FBE" w:rsidRPr="00F94BC8">
          <w:rPr>
            <w:color w:val="000000" w:themeColor="text1"/>
            <w:lang w:val="ru-RU"/>
          </w:rPr>
          <w:t>80, 150</w:t>
        </w:r>
        <w:r w:rsidR="00582FBE" w:rsidRPr="00F94BC8">
          <w:rPr>
            <w:color w:val="000000" w:themeColor="text1"/>
          </w:rPr>
          <w:t>K</w:t>
        </w:r>
        <w:r w:rsidR="00582FBE" w:rsidRPr="00F94BC8">
          <w:rPr>
            <w:color w:val="000000" w:themeColor="text1"/>
            <w:lang w:val="ru-RU"/>
          </w:rPr>
          <w:t>5</w:t>
        </w:r>
        <w:r w:rsidR="00582FBE" w:rsidRPr="00F94BC8">
          <w:rPr>
            <w:color w:val="000000" w:themeColor="text1"/>
          </w:rPr>
          <w:t>E</w:t>
        </w:r>
        <w:r w:rsidR="00582FBE" w:rsidRPr="00F94BC8">
          <w:rPr>
            <w:color w:val="000000" w:themeColor="text1"/>
            <w:lang w:val="ru-RU"/>
          </w:rPr>
          <w:t>, 150</w:t>
        </w:r>
        <w:r w:rsidR="00582FBE" w:rsidRPr="00F94BC8">
          <w:rPr>
            <w:color w:val="000000" w:themeColor="text1"/>
          </w:rPr>
          <w:t>PE</w:t>
        </w:r>
        <w:r w:rsidR="00582FBE" w:rsidRPr="00F94BC8">
          <w:rPr>
            <w:color w:val="000000" w:themeColor="text1"/>
            <w:lang w:val="ru-RU"/>
          </w:rPr>
          <w:t>14, 150</w:t>
        </w:r>
        <w:r w:rsidR="00582FBE" w:rsidRPr="00F94BC8">
          <w:rPr>
            <w:color w:val="000000" w:themeColor="text1"/>
          </w:rPr>
          <w:t>PE</w:t>
        </w:r>
        <w:r w:rsidR="00582FBE" w:rsidRPr="00F94BC8">
          <w:rPr>
            <w:color w:val="000000" w:themeColor="text1"/>
            <w:lang w:val="ru-RU"/>
          </w:rPr>
          <w:t>15, 150</w:t>
        </w:r>
        <w:r w:rsidR="00582FBE" w:rsidRPr="00F94BC8">
          <w:rPr>
            <w:color w:val="000000" w:themeColor="text1"/>
          </w:rPr>
          <w:t>PE</w:t>
        </w:r>
        <w:r w:rsidR="00582FBE" w:rsidRPr="00F94BC8">
          <w:rPr>
            <w:color w:val="000000" w:themeColor="text1"/>
            <w:lang w:val="ru-RU"/>
          </w:rPr>
          <w:t>16, 300</w:t>
        </w:r>
        <w:r w:rsidR="00582FBE" w:rsidRPr="00F94BC8">
          <w:rPr>
            <w:color w:val="000000" w:themeColor="text1"/>
          </w:rPr>
          <w:t>A</w:t>
        </w:r>
        <w:r w:rsidR="00582FBE" w:rsidRPr="00F94BC8">
          <w:rPr>
            <w:color w:val="000000" w:themeColor="text1"/>
            <w:lang w:val="ru-RU"/>
          </w:rPr>
          <w:t>20, 300</w:t>
        </w:r>
        <w:r w:rsidR="00582FBE" w:rsidRPr="00F94BC8">
          <w:rPr>
            <w:color w:val="000000" w:themeColor="text1"/>
          </w:rPr>
          <w:t>A</w:t>
        </w:r>
        <w:r w:rsidR="00582FBE" w:rsidRPr="00F94BC8">
          <w:rPr>
            <w:color w:val="000000" w:themeColor="text1"/>
            <w:lang w:val="ru-RU"/>
          </w:rPr>
          <w:t>80, 300</w:t>
        </w:r>
        <w:r w:rsidR="00582FBE" w:rsidRPr="00F94BC8">
          <w:rPr>
            <w:color w:val="000000" w:themeColor="text1"/>
          </w:rPr>
          <w:t>K</w:t>
        </w:r>
        <w:r w:rsidR="00582FBE" w:rsidRPr="00F94BC8">
          <w:rPr>
            <w:color w:val="000000" w:themeColor="text1"/>
            <w:lang w:val="ru-RU"/>
          </w:rPr>
          <w:t>23, 300</w:t>
        </w:r>
        <w:r w:rsidR="00582FBE" w:rsidRPr="00F94BC8">
          <w:rPr>
            <w:color w:val="000000" w:themeColor="text1"/>
          </w:rPr>
          <w:t>J</w:t>
        </w:r>
        <w:r w:rsidR="00582FBE" w:rsidRPr="00F94BC8">
          <w:rPr>
            <w:color w:val="000000" w:themeColor="text1"/>
            <w:lang w:val="ru-RU"/>
          </w:rPr>
          <w:t>20, 900</w:t>
        </w:r>
        <w:r w:rsidR="00582FBE" w:rsidRPr="00F94BC8">
          <w:rPr>
            <w:color w:val="000000" w:themeColor="text1"/>
          </w:rPr>
          <w:t>K</w:t>
        </w:r>
        <w:r w:rsidR="00582FBE" w:rsidRPr="00F94BC8">
          <w:rPr>
            <w:color w:val="000000" w:themeColor="text1"/>
            <w:lang w:val="ru-RU"/>
          </w:rPr>
          <w:t>5</w:t>
        </w:r>
        <w:r w:rsidR="00582FBE" w:rsidRPr="00F94BC8">
          <w:rPr>
            <w:color w:val="000000" w:themeColor="text1"/>
          </w:rPr>
          <w:t>D</w:t>
        </w:r>
        <w:r w:rsidR="00582FBE" w:rsidRPr="00F94BC8">
          <w:rPr>
            <w:color w:val="000000" w:themeColor="text1"/>
            <w:lang w:val="ru-RU"/>
          </w:rPr>
          <w:t>, 1500</w:t>
        </w:r>
        <w:r w:rsidR="00582FBE" w:rsidRPr="00F94BC8">
          <w:rPr>
            <w:color w:val="000000" w:themeColor="text1"/>
          </w:rPr>
          <w:t>P</w:t>
        </w:r>
        <w:r w:rsidR="00582FBE" w:rsidRPr="00F94BC8">
          <w:rPr>
            <w:color w:val="000000" w:themeColor="text1"/>
            <w:lang w:val="ru-RU"/>
          </w:rPr>
          <w:t>2, 2500</w:t>
        </w:r>
        <w:r w:rsidR="00582FBE" w:rsidRPr="00F94BC8">
          <w:rPr>
            <w:color w:val="000000" w:themeColor="text1"/>
          </w:rPr>
          <w:t>P</w:t>
        </w:r>
        <w:r w:rsidR="00582FBE" w:rsidRPr="00F94BC8">
          <w:rPr>
            <w:color w:val="000000" w:themeColor="text1"/>
            <w:lang w:val="ru-RU"/>
          </w:rPr>
          <w:t>3</w:t>
        </w:r>
      </w:ins>
    </w:p>
    <w:p w14:paraId="528C7B94" w14:textId="77777777" w:rsidR="00582FBE" w:rsidRPr="00F94BC8" w:rsidRDefault="00582FBE" w:rsidP="00597A1E">
      <w:pPr>
        <w:spacing w:before="0" w:line="240" w:lineRule="auto"/>
        <w:ind w:left="709"/>
        <w:jc w:val="both"/>
        <w:rPr>
          <w:ins w:id="7" w:author="Zhunisbayev, Olzhasbek [Bolashak Atyrau Limited]" w:date="2024-04-01T11:44:00Z"/>
          <w:color w:val="000000" w:themeColor="text1"/>
          <w:lang w:val="ru-RU"/>
        </w:rPr>
      </w:pPr>
    </w:p>
    <w:p w14:paraId="08BE8A00" w14:textId="45BDD627" w:rsidR="00582FBE" w:rsidRPr="00F94BC8" w:rsidRDefault="004D368E" w:rsidP="00597A1E">
      <w:pPr>
        <w:spacing w:before="0" w:line="240" w:lineRule="auto"/>
        <w:ind w:left="709"/>
        <w:jc w:val="both"/>
        <w:rPr>
          <w:color w:val="000000" w:themeColor="text1"/>
          <w:lang w:val="ru-RU"/>
        </w:rPr>
      </w:pPr>
      <w:ins w:id="8" w:author="Zhunisbayev, Olzhasbek [Bolashak Atyrau Limited]" w:date="2024-04-01T11:44:00Z">
        <w:r w:rsidRPr="00F94BC8">
          <w:rPr>
            <w:color w:val="000000" w:themeColor="text1"/>
            <w:lang w:val="ru-RU"/>
          </w:rPr>
          <w:t xml:space="preserve">Следующие классы линии трубопроводов были </w:t>
        </w:r>
        <w:r w:rsidR="00322045" w:rsidRPr="00F94BC8">
          <w:rPr>
            <w:b/>
            <w:bCs/>
            <w:color w:val="000000" w:themeColor="text1"/>
            <w:lang w:val="ru-RU"/>
          </w:rPr>
          <w:t>УДАЛЕНЫ</w:t>
        </w:r>
        <w:r w:rsidRPr="00F94BC8">
          <w:rPr>
            <w:color w:val="000000" w:themeColor="text1"/>
            <w:lang w:val="ru-RU"/>
          </w:rPr>
          <w:t xml:space="preserve"> в данной редакций: 150</w:t>
        </w:r>
        <w:r w:rsidRPr="00F94BC8">
          <w:rPr>
            <w:color w:val="000000" w:themeColor="text1"/>
          </w:rPr>
          <w:t>PF</w:t>
        </w:r>
        <w:r w:rsidRPr="00F94BC8">
          <w:rPr>
            <w:color w:val="000000" w:themeColor="text1"/>
            <w:lang w:val="ru-RU"/>
          </w:rPr>
          <w:t>2,</w:t>
        </w:r>
      </w:ins>
      <w:ins w:id="9" w:author="Zhunisbayev, Olzhasbek [Bolashak Atyrau Limited]" w:date="2024-10-31T18:23:00Z" w16du:dateUtc="2024-10-31T13:23:00Z">
        <w:r w:rsidR="009A7B57" w:rsidRPr="00F94BC8">
          <w:rPr>
            <w:color w:val="000000" w:themeColor="text1"/>
            <w:lang w:val="ru-RU"/>
            <w:rPrChange w:id="10" w:author="Zhunisbayev, Olzhasbek [Bolashak Atyrau Limited]" w:date="2024-11-01T10:39:00Z" w16du:dateUtc="2024-11-01T05:39:00Z">
              <w:rPr>
                <w:color w:val="auto"/>
              </w:rPr>
            </w:rPrChange>
          </w:rPr>
          <w:t xml:space="preserve"> 150</w:t>
        </w:r>
        <w:r w:rsidR="009A7B57" w:rsidRPr="00F94BC8">
          <w:rPr>
            <w:color w:val="000000" w:themeColor="text1"/>
          </w:rPr>
          <w:t>PE</w:t>
        </w:r>
        <w:r w:rsidR="009A7B57" w:rsidRPr="00F94BC8">
          <w:rPr>
            <w:color w:val="000000" w:themeColor="text1"/>
            <w:lang w:val="ru-RU"/>
            <w:rPrChange w:id="11" w:author="Zhunisbayev, Olzhasbek [Bolashak Atyrau Limited]" w:date="2024-11-01T10:39:00Z" w16du:dateUtc="2024-11-01T05:39:00Z">
              <w:rPr>
                <w:color w:val="auto"/>
              </w:rPr>
            </w:rPrChange>
          </w:rPr>
          <w:t>6, 150</w:t>
        </w:r>
        <w:r w:rsidR="009A7B57" w:rsidRPr="00F94BC8">
          <w:rPr>
            <w:color w:val="000000" w:themeColor="text1"/>
          </w:rPr>
          <w:t>PE</w:t>
        </w:r>
        <w:r w:rsidR="009A7B57" w:rsidRPr="00F94BC8">
          <w:rPr>
            <w:color w:val="000000" w:themeColor="text1"/>
            <w:lang w:val="ru-RU"/>
            <w:rPrChange w:id="12" w:author="Zhunisbayev, Olzhasbek [Bolashak Atyrau Limited]" w:date="2024-11-01T10:39:00Z" w16du:dateUtc="2024-11-01T05:39:00Z">
              <w:rPr>
                <w:color w:val="auto"/>
              </w:rPr>
            </w:rPrChange>
          </w:rPr>
          <w:t>8</w:t>
        </w:r>
      </w:ins>
      <w:ins w:id="13" w:author="Zhunisbayev, Olzhasbek [Bolashak Atyrau Limited]" w:date="2024-10-31T18:24:00Z" w16du:dateUtc="2024-10-31T13:24:00Z">
        <w:r w:rsidR="009A7B57" w:rsidRPr="00F94BC8">
          <w:rPr>
            <w:color w:val="000000" w:themeColor="text1"/>
            <w:lang w:val="ru-RU"/>
            <w:rPrChange w:id="14" w:author="Zhunisbayev, Olzhasbek [Bolashak Atyrau Limited]" w:date="2024-11-01T10:39:00Z" w16du:dateUtc="2024-11-01T05:39:00Z">
              <w:rPr>
                <w:color w:val="auto"/>
              </w:rPr>
            </w:rPrChange>
          </w:rPr>
          <w:t>, 150</w:t>
        </w:r>
        <w:r w:rsidR="009A7B57" w:rsidRPr="00F94BC8">
          <w:rPr>
            <w:color w:val="000000" w:themeColor="text1"/>
          </w:rPr>
          <w:t>PE</w:t>
        </w:r>
        <w:r w:rsidR="009A7B57" w:rsidRPr="00F94BC8">
          <w:rPr>
            <w:color w:val="000000" w:themeColor="text1"/>
            <w:lang w:val="ru-RU"/>
            <w:rPrChange w:id="15" w:author="Zhunisbayev, Olzhasbek [Bolashak Atyrau Limited]" w:date="2024-11-01T10:39:00Z" w16du:dateUtc="2024-11-01T05:39:00Z">
              <w:rPr>
                <w:color w:val="auto"/>
              </w:rPr>
            </w:rPrChange>
          </w:rPr>
          <w:t>9,</w:t>
        </w:r>
      </w:ins>
      <w:ins w:id="16" w:author="Zhunisbayev, Olzhasbek [Bolashak Atyrau Limited]" w:date="2024-04-01T11:44:00Z">
        <w:r w:rsidRPr="00F94BC8">
          <w:rPr>
            <w:color w:val="000000" w:themeColor="text1"/>
            <w:lang w:val="ru-RU"/>
          </w:rPr>
          <w:t xml:space="preserve"> 150</w:t>
        </w:r>
        <w:r w:rsidRPr="00F94BC8">
          <w:rPr>
            <w:color w:val="000000" w:themeColor="text1"/>
          </w:rPr>
          <w:t>JK</w:t>
        </w:r>
        <w:r w:rsidRPr="00F94BC8">
          <w:rPr>
            <w:color w:val="000000" w:themeColor="text1"/>
            <w:lang w:val="ru-RU"/>
          </w:rPr>
          <w:t>0, 150</w:t>
        </w:r>
        <w:r w:rsidRPr="00F94BC8">
          <w:rPr>
            <w:color w:val="000000" w:themeColor="text1"/>
          </w:rPr>
          <w:t>D</w:t>
        </w:r>
        <w:r w:rsidRPr="00F94BC8">
          <w:rPr>
            <w:color w:val="000000" w:themeColor="text1"/>
            <w:lang w:val="ru-RU"/>
          </w:rPr>
          <w:t>01, 600</w:t>
        </w:r>
        <w:r w:rsidRPr="00F94BC8">
          <w:rPr>
            <w:color w:val="000000" w:themeColor="text1"/>
          </w:rPr>
          <w:t>H</w:t>
        </w:r>
        <w:r w:rsidRPr="00F94BC8">
          <w:rPr>
            <w:color w:val="000000" w:themeColor="text1"/>
            <w:lang w:val="ru-RU"/>
          </w:rPr>
          <w:t>5</w:t>
        </w:r>
        <w:r w:rsidRPr="00F94BC8">
          <w:rPr>
            <w:color w:val="000000" w:themeColor="text1"/>
          </w:rPr>
          <w:t>G</w:t>
        </w:r>
        <w:r w:rsidRPr="00F94BC8">
          <w:rPr>
            <w:color w:val="000000" w:themeColor="text1"/>
            <w:lang w:val="ru-RU"/>
          </w:rPr>
          <w:t>, 600</w:t>
        </w:r>
        <w:r w:rsidRPr="00F94BC8">
          <w:rPr>
            <w:color w:val="000000" w:themeColor="text1"/>
          </w:rPr>
          <w:t>H</w:t>
        </w:r>
        <w:r w:rsidRPr="00F94BC8">
          <w:rPr>
            <w:color w:val="000000" w:themeColor="text1"/>
            <w:lang w:val="ru-RU"/>
          </w:rPr>
          <w:t>5</w:t>
        </w:r>
        <w:r w:rsidRPr="00F94BC8">
          <w:rPr>
            <w:color w:val="000000" w:themeColor="text1"/>
          </w:rPr>
          <w:t>I</w:t>
        </w:r>
        <w:r w:rsidRPr="00F94BC8">
          <w:rPr>
            <w:color w:val="000000" w:themeColor="text1"/>
            <w:lang w:val="ru-RU"/>
          </w:rPr>
          <w:t>, 600</w:t>
        </w:r>
        <w:r w:rsidRPr="00F94BC8">
          <w:rPr>
            <w:color w:val="000000" w:themeColor="text1"/>
          </w:rPr>
          <w:t>K</w:t>
        </w:r>
        <w:r w:rsidRPr="00F94BC8">
          <w:rPr>
            <w:color w:val="000000" w:themeColor="text1"/>
            <w:lang w:val="ru-RU"/>
          </w:rPr>
          <w:t>22, 900</w:t>
        </w:r>
        <w:r w:rsidRPr="00F94BC8">
          <w:rPr>
            <w:color w:val="000000" w:themeColor="text1"/>
          </w:rPr>
          <w:t>D</w:t>
        </w:r>
        <w:r w:rsidRPr="00F94BC8">
          <w:rPr>
            <w:color w:val="000000" w:themeColor="text1"/>
            <w:lang w:val="ru-RU"/>
          </w:rPr>
          <w:t>01, 10000</w:t>
        </w:r>
        <w:r w:rsidRPr="00F94BC8">
          <w:rPr>
            <w:color w:val="000000" w:themeColor="text1"/>
          </w:rPr>
          <w:t>A</w:t>
        </w:r>
        <w:r w:rsidRPr="00F94BC8">
          <w:rPr>
            <w:color w:val="000000" w:themeColor="text1"/>
            <w:lang w:val="ru-RU"/>
          </w:rPr>
          <w:t>, 10000</w:t>
        </w:r>
        <w:r w:rsidRPr="00F94BC8">
          <w:rPr>
            <w:color w:val="000000" w:themeColor="text1"/>
          </w:rPr>
          <w:t>K</w:t>
        </w:r>
        <w:r w:rsidRPr="00F94BC8">
          <w:rPr>
            <w:color w:val="000000" w:themeColor="text1"/>
            <w:lang w:val="ru-RU"/>
          </w:rPr>
          <w:t>, 10000</w:t>
        </w:r>
        <w:r w:rsidRPr="00F94BC8">
          <w:rPr>
            <w:color w:val="000000" w:themeColor="text1"/>
          </w:rPr>
          <w:t>P</w:t>
        </w:r>
      </w:ins>
    </w:p>
    <w:p w14:paraId="51AEF236" w14:textId="084C1E72" w:rsidR="0031317E" w:rsidRPr="00981FDE" w:rsidRDefault="0031317E" w:rsidP="00597A1E">
      <w:pPr>
        <w:ind w:left="709"/>
        <w:jc w:val="both"/>
        <w:rPr>
          <w:color w:val="auto"/>
          <w:lang w:val="en-GB"/>
        </w:rPr>
      </w:pPr>
      <w:r w:rsidRPr="00981FDE">
        <w:rPr>
          <w:color w:val="auto"/>
          <w:lang w:val="en-GB"/>
        </w:rPr>
        <w:t xml:space="preserve">This specification modifies the CES specification </w:t>
      </w:r>
      <w:r w:rsidRPr="00981FDE">
        <w:rPr>
          <w:rStyle w:val="IntenseReference"/>
        </w:rPr>
        <w:t>PIM-SU-5112-</w:t>
      </w:r>
      <w:del w:id="17" w:author="Olzhasbek Zhunisbayev" w:date="2023-10-06T15:53:00Z">
        <w:r w:rsidRPr="00981FDE" w:rsidDel="0095095E">
          <w:rPr>
            <w:rStyle w:val="IntenseReference"/>
          </w:rPr>
          <w:delText>B</w:delText>
        </w:r>
        <w:r w:rsidRPr="00981FDE" w:rsidDel="0095095E">
          <w:rPr>
            <w:color w:val="auto"/>
            <w:lang w:val="en-GB"/>
          </w:rPr>
          <w:delText xml:space="preserve"> </w:delText>
        </w:r>
      </w:del>
      <w:ins w:id="18" w:author="Olzhasbek Zhunisbayev" w:date="2023-10-06T15:53:00Z">
        <w:r w:rsidR="0095095E">
          <w:rPr>
            <w:rStyle w:val="IntenseReference"/>
          </w:rPr>
          <w:t>H.1</w:t>
        </w:r>
        <w:r w:rsidR="0095095E" w:rsidRPr="00981FDE">
          <w:rPr>
            <w:color w:val="auto"/>
            <w:lang w:val="en-GB"/>
          </w:rPr>
          <w:t xml:space="preserve"> </w:t>
        </w:r>
      </w:ins>
      <w:r w:rsidRPr="00981FDE">
        <w:rPr>
          <w:color w:val="auto"/>
          <w:lang w:val="en-GB"/>
        </w:rPr>
        <w:t>for use in Tengizchevroil (TCO) Tengiz Plant, Republic of Kazakhstan. The modifications to the original CES are marked in the English language sections of this specification by a bar in the left hand margin and an entry in the Revision Sheet</w:t>
      </w:r>
      <w:r w:rsidR="00F25DD1">
        <w:rPr>
          <w:color w:val="auto"/>
          <w:lang w:val="en-GB"/>
        </w:rPr>
        <w:t>.</w:t>
      </w:r>
      <w:r w:rsidRPr="00981FDE">
        <w:rPr>
          <w:color w:val="auto"/>
          <w:lang w:val="en-GB"/>
        </w:rPr>
        <w:t xml:space="preserve"> </w:t>
      </w:r>
    </w:p>
    <w:p w14:paraId="3F8EDAC8" w14:textId="77777777" w:rsidR="0031317E" w:rsidRDefault="0031317E" w:rsidP="00597A1E">
      <w:pPr>
        <w:ind w:left="709"/>
        <w:jc w:val="both"/>
        <w:rPr>
          <w:color w:val="auto"/>
          <w:lang w:val="en-GB"/>
        </w:rPr>
      </w:pPr>
      <w:r w:rsidRPr="00981FDE">
        <w:rPr>
          <w:color w:val="auto"/>
          <w:lang w:val="en-GB"/>
        </w:rPr>
        <w:t>The revision numbers and dates shown in this document pertain to the TES specification.</w:t>
      </w:r>
    </w:p>
    <w:p w14:paraId="666C0A56" w14:textId="0CD22733" w:rsidR="00420F17" w:rsidDel="0079618E" w:rsidRDefault="00420F17" w:rsidP="00597A1E">
      <w:pPr>
        <w:spacing w:before="0" w:line="240" w:lineRule="auto"/>
        <w:ind w:left="709"/>
        <w:rPr>
          <w:ins w:id="19" w:author="Zhunisbayev, Olzhasbek A [Bolashak Atyrau Limited]" w:date="2022-06-07T15:36:00Z"/>
          <w:del w:id="20" w:author="Zhunisbayev, Olzhasbek [Bolashak Atyrau Limited]" w:date="2022-12-06T22:26:00Z"/>
          <w:color w:val="auto"/>
          <w:lang w:val="en-GB"/>
        </w:rPr>
      </w:pPr>
    </w:p>
    <w:p w14:paraId="7A40689F" w14:textId="77777777" w:rsidR="0079618E" w:rsidRPr="00DC480B" w:rsidRDefault="0079618E" w:rsidP="00597A1E">
      <w:pPr>
        <w:spacing w:before="0" w:line="240" w:lineRule="auto"/>
        <w:ind w:left="709"/>
        <w:jc w:val="both"/>
        <w:rPr>
          <w:ins w:id="21" w:author="Zhunisbayev, Olzhasbek [Bolashak Atyrau Limited]" w:date="2022-12-06T22:25:00Z"/>
          <w:b/>
          <w:bCs/>
          <w:color w:val="auto"/>
          <w:rPrChange w:id="22" w:author="Zhunisbayev, Olzhasbek [Bolashak Atyrau Limited]" w:date="2022-12-06T22:25:00Z">
            <w:rPr>
              <w:ins w:id="23" w:author="Zhunisbayev, Olzhasbek [Bolashak Atyrau Limited]" w:date="2022-12-06T22:25:00Z"/>
              <w:color w:val="auto"/>
              <w:lang w:val="ru-RU"/>
            </w:rPr>
          </w:rPrChange>
        </w:rPr>
      </w:pPr>
      <w:ins w:id="24" w:author="Zhunisbayev, Olzhasbek [Bolashak Atyrau Limited]" w:date="2022-12-06T22:25:00Z">
        <w:r w:rsidRPr="00DC480B">
          <w:rPr>
            <w:b/>
            <w:bCs/>
            <w:color w:val="auto"/>
            <w:rPrChange w:id="25" w:author="Zhunisbayev, Olzhasbek [Bolashak Atyrau Limited]" w:date="2022-12-06T22:25:00Z">
              <w:rPr>
                <w:color w:val="auto"/>
                <w:lang w:val="ru-RU"/>
              </w:rPr>
            </w:rPrChange>
          </w:rPr>
          <w:t>Brief overview of changes</w:t>
        </w:r>
      </w:ins>
    </w:p>
    <w:p w14:paraId="5A0B0FDF" w14:textId="4262A7C1" w:rsidR="00F67F0E" w:rsidRPr="00155754" w:rsidRDefault="0079618E" w:rsidP="00597A1E">
      <w:pPr>
        <w:spacing w:before="0" w:line="240" w:lineRule="auto"/>
        <w:ind w:left="709"/>
        <w:jc w:val="both"/>
        <w:rPr>
          <w:ins w:id="26" w:author="Zhunisbayev, Olzhasbek A [Bolashak Atyrau Limited]" w:date="2022-06-07T15:38:00Z"/>
          <w:color w:val="auto"/>
        </w:rPr>
      </w:pPr>
      <w:ins w:id="27" w:author="Zhunisbayev, Olzhasbek [Bolashak Atyrau Limited]" w:date="2022-12-06T22:25:00Z">
        <w:r w:rsidRPr="00DC480B">
          <w:rPr>
            <w:color w:val="auto"/>
          </w:rPr>
          <w:t xml:space="preserve">This specification has been revised and harmonized with the FGP </w:t>
        </w:r>
      </w:ins>
      <w:ins w:id="28" w:author="Zhunisbayev, Olzhasbek [Bolashak Atyrau Limited]" w:date="2022-12-06T22:26:00Z">
        <w:r w:rsidR="00F763F8">
          <w:rPr>
            <w:color w:val="auto"/>
          </w:rPr>
          <w:t>Project</w:t>
        </w:r>
      </w:ins>
      <w:ins w:id="29" w:author="Zhunisbayev, Olzhasbek [Bolashak Atyrau Limited]" w:date="2022-12-06T22:25:00Z">
        <w:r w:rsidRPr="00DC480B">
          <w:rPr>
            <w:color w:val="auto"/>
          </w:rPr>
          <w:t xml:space="preserve"> </w:t>
        </w:r>
      </w:ins>
      <w:ins w:id="30" w:author="Zhunisbayev, Olzhasbek [Bolashak Atyrau Limited]" w:date="2022-12-06T22:26:00Z">
        <w:r w:rsidR="00F763F8">
          <w:rPr>
            <w:color w:val="auto"/>
          </w:rPr>
          <w:t>S</w:t>
        </w:r>
      </w:ins>
      <w:ins w:id="31" w:author="Zhunisbayev, Olzhasbek [Bolashak Atyrau Limited]" w:date="2022-12-06T22:25:00Z">
        <w:r w:rsidRPr="00DC480B">
          <w:rPr>
            <w:color w:val="auto"/>
          </w:rPr>
          <w:t>pecification PIM-SU-5112-TCO rev</w:t>
        </w:r>
      </w:ins>
      <w:ins w:id="32" w:author="Zhunisbayev, Olzhasbek [Bolashak Atyrau Limited]" w:date="2022-12-06T22:26:00Z">
        <w:r w:rsidR="00F763F8">
          <w:rPr>
            <w:color w:val="auto"/>
          </w:rPr>
          <w:t>.</w:t>
        </w:r>
      </w:ins>
      <w:r w:rsidR="00013035">
        <w:rPr>
          <w:color w:val="auto"/>
        </w:rPr>
        <w:t>8</w:t>
      </w:r>
      <w:ins w:id="33" w:author="Zhunisbayev, Olzhasbek [Bolashak Atyrau Limited]" w:date="2022-12-06T22:25:00Z">
        <w:r w:rsidRPr="00DC480B">
          <w:rPr>
            <w:color w:val="auto"/>
          </w:rPr>
          <w:t>.</w:t>
        </w:r>
      </w:ins>
      <w:r w:rsidR="00155754" w:rsidRPr="00155754">
        <w:rPr>
          <w:color w:val="auto"/>
        </w:rPr>
        <w:t xml:space="preserve"> </w:t>
      </w:r>
      <w:r w:rsidR="00155754">
        <w:rPr>
          <w:color w:val="auto"/>
        </w:rPr>
        <w:t>All HDPE piping line classes were reviewed and updated accordingly.</w:t>
      </w:r>
    </w:p>
    <w:p w14:paraId="35127432" w14:textId="77777777" w:rsidR="002B4821" w:rsidRPr="00DC480B" w:rsidRDefault="002B4821" w:rsidP="00597A1E">
      <w:pPr>
        <w:spacing w:before="0" w:line="240" w:lineRule="auto"/>
        <w:ind w:left="709"/>
        <w:jc w:val="both"/>
        <w:rPr>
          <w:ins w:id="34" w:author="Zhunisbayev, Olzhasbek [Bolashak Atyrau Limited]" w:date="2023-09-10T12:21:00Z"/>
          <w:color w:val="auto"/>
        </w:rPr>
      </w:pPr>
    </w:p>
    <w:p w14:paraId="20008140" w14:textId="24BF9BE6" w:rsidR="002B4821" w:rsidRDefault="004D368E" w:rsidP="00597A1E">
      <w:pPr>
        <w:spacing w:before="0" w:line="240" w:lineRule="auto"/>
        <w:ind w:left="709"/>
        <w:jc w:val="both"/>
        <w:rPr>
          <w:color w:val="auto"/>
        </w:rPr>
      </w:pPr>
      <w:ins w:id="35" w:author="Zhunisbayev, Olzhasbek [Bolashak Atyrau Limited]" w:date="2024-04-01T11:45:00Z">
        <w:r>
          <w:rPr>
            <w:color w:val="auto"/>
          </w:rPr>
          <w:t>The following</w:t>
        </w:r>
      </w:ins>
      <w:ins w:id="36" w:author="Zhunisbayev, Olzhasbek [Bolashak Atyrau Limited]" w:date="2023-09-10T12:21:00Z">
        <w:r w:rsidR="002B4821">
          <w:rPr>
            <w:color w:val="auto"/>
          </w:rPr>
          <w:t xml:space="preserve"> Piping Line Classes </w:t>
        </w:r>
      </w:ins>
      <w:ins w:id="37" w:author="Zhunisbayev, Olzhasbek [Bolashak Atyrau Limited]" w:date="2024-04-01T11:43:00Z">
        <w:r w:rsidRPr="004D368E">
          <w:rPr>
            <w:b/>
            <w:bCs/>
            <w:color w:val="auto"/>
          </w:rPr>
          <w:t>ADDED</w:t>
        </w:r>
      </w:ins>
      <w:ins w:id="38" w:author="Zhunisbayev, Olzhasbek [Bolashak Atyrau Limited]" w:date="2023-09-10T12:21:00Z">
        <w:r w:rsidR="002B4821">
          <w:rPr>
            <w:color w:val="auto"/>
          </w:rPr>
          <w:t xml:space="preserve"> during this revision:</w:t>
        </w:r>
      </w:ins>
      <w:r w:rsidR="00425D3B">
        <w:rPr>
          <w:color w:val="auto"/>
        </w:rPr>
        <w:t xml:space="preserve"> 150A80,</w:t>
      </w:r>
      <w:r w:rsidR="00A97264">
        <w:rPr>
          <w:color w:val="auto"/>
        </w:rPr>
        <w:t xml:space="preserve"> </w:t>
      </w:r>
      <w:ins w:id="39" w:author="Zhunisbayev, Olzhasbek [Bolashak Atyrau Limited]" w:date="2023-10-13T15:01:00Z">
        <w:r w:rsidR="00945A16">
          <w:rPr>
            <w:color w:val="auto"/>
          </w:rPr>
          <w:t xml:space="preserve">150K5E, </w:t>
        </w:r>
      </w:ins>
      <w:r w:rsidR="00A97264">
        <w:rPr>
          <w:color w:val="auto"/>
        </w:rPr>
        <w:t>150PE14, 150PE15, 150PE16, 300A20, 300A80</w:t>
      </w:r>
      <w:ins w:id="40" w:author="Zhunisbayev, Olzhasbek [Bolashak Atyrau Limited]" w:date="2023-10-06T09:59:00Z">
        <w:r w:rsidR="00EB2980">
          <w:rPr>
            <w:color w:val="auto"/>
          </w:rPr>
          <w:t xml:space="preserve">, </w:t>
        </w:r>
      </w:ins>
      <w:ins w:id="41" w:author="Zhunisbayev, Olzhasbek [Bolashak Atyrau Limited]" w:date="2024-04-01T11:39:00Z">
        <w:r w:rsidR="00801C5F">
          <w:rPr>
            <w:color w:val="auto"/>
          </w:rPr>
          <w:t xml:space="preserve">300K23, </w:t>
        </w:r>
      </w:ins>
      <w:ins w:id="42" w:author="Zhunisbayev, Olzhasbek [Bolashak Atyrau Limited]" w:date="2023-10-06T09:59:00Z">
        <w:r w:rsidR="00EB2980">
          <w:rPr>
            <w:color w:val="auto"/>
          </w:rPr>
          <w:t>300J20, 900K5D</w:t>
        </w:r>
      </w:ins>
      <w:ins w:id="43" w:author="Zhunisbayev, Olzhasbek [Bolashak Atyrau Limited]" w:date="2023-10-06T10:56:00Z">
        <w:r w:rsidR="00C33034">
          <w:rPr>
            <w:color w:val="auto"/>
          </w:rPr>
          <w:t>, 1500P2, 2500P3</w:t>
        </w:r>
      </w:ins>
    </w:p>
    <w:p w14:paraId="237EB4B5" w14:textId="77777777" w:rsidR="00196038" w:rsidRDefault="00196038" w:rsidP="00597A1E">
      <w:pPr>
        <w:spacing w:before="0" w:line="240" w:lineRule="auto"/>
        <w:ind w:left="709"/>
        <w:jc w:val="both"/>
        <w:rPr>
          <w:color w:val="auto"/>
        </w:rPr>
      </w:pPr>
    </w:p>
    <w:p w14:paraId="1963AB68" w14:textId="2C3A100F" w:rsidR="00196038" w:rsidRDefault="004D368E" w:rsidP="00597A1E">
      <w:pPr>
        <w:spacing w:before="0" w:line="240" w:lineRule="auto"/>
        <w:ind w:left="709"/>
        <w:jc w:val="both"/>
        <w:rPr>
          <w:ins w:id="44" w:author="Zhunisbayev, Olzhasbek [Bolashak Atyrau Limited]" w:date="2023-09-10T12:21:00Z"/>
          <w:color w:val="auto"/>
        </w:rPr>
      </w:pPr>
      <w:ins w:id="45" w:author="Zhunisbayev, Olzhasbek [Bolashak Atyrau Limited]" w:date="2024-04-01T11:45:00Z">
        <w:r>
          <w:rPr>
            <w:color w:val="auto"/>
          </w:rPr>
          <w:t xml:space="preserve">The following </w:t>
        </w:r>
      </w:ins>
      <w:r w:rsidR="00196038">
        <w:rPr>
          <w:color w:val="auto"/>
        </w:rPr>
        <w:t>Piping Line Classes</w:t>
      </w:r>
      <w:r w:rsidR="00B10F8C">
        <w:rPr>
          <w:color w:val="auto"/>
        </w:rPr>
        <w:t xml:space="preserve"> </w:t>
      </w:r>
      <w:r w:rsidRPr="00B10F8C">
        <w:rPr>
          <w:b/>
          <w:bCs/>
          <w:color w:val="auto"/>
        </w:rPr>
        <w:t>DELETED</w:t>
      </w:r>
      <w:r w:rsidR="00196038">
        <w:rPr>
          <w:color w:val="auto"/>
        </w:rPr>
        <w:t xml:space="preserve"> during</w:t>
      </w:r>
      <w:r w:rsidR="00B10F8C">
        <w:rPr>
          <w:color w:val="auto"/>
        </w:rPr>
        <w:t xml:space="preserve"> this revision: </w:t>
      </w:r>
      <w:ins w:id="46" w:author="Zhunisbayev, Olzhasbek [Bolashak Atyrau Limited]" w:date="2024-04-01T11:40:00Z">
        <w:r w:rsidR="00400A58">
          <w:rPr>
            <w:color w:val="auto"/>
          </w:rPr>
          <w:t xml:space="preserve">150PF2, </w:t>
        </w:r>
      </w:ins>
      <w:del w:id="47" w:author="Zhunisbayev, Olzhasbek [Bolashak Atyrau Limited]" w:date="2024-10-30T16:26:00Z" w16du:dateUtc="2024-10-30T11:26:00Z">
        <w:r w:rsidR="001C12F8" w:rsidDel="00745E76">
          <w:rPr>
            <w:color w:val="auto"/>
          </w:rPr>
          <w:delText>15PE6</w:delText>
        </w:r>
      </w:del>
      <w:ins w:id="48" w:author="Zhunisbayev, Olzhasbek [Bolashak Atyrau Limited]" w:date="2024-10-30T16:26:00Z" w16du:dateUtc="2024-10-30T11:26:00Z">
        <w:r w:rsidR="00745E76">
          <w:rPr>
            <w:color w:val="auto"/>
          </w:rPr>
          <w:t>150PE6</w:t>
        </w:r>
      </w:ins>
      <w:r w:rsidR="001C12F8">
        <w:rPr>
          <w:color w:val="auto"/>
        </w:rPr>
        <w:t>,</w:t>
      </w:r>
      <w:ins w:id="49" w:author="Zhunisbayev, Olzhasbek [Bolashak Atyrau Limited]" w:date="2024-10-30T16:54:00Z" w16du:dateUtc="2024-10-30T11:54:00Z">
        <w:r w:rsidR="00AC3EC4">
          <w:rPr>
            <w:color w:val="auto"/>
          </w:rPr>
          <w:t xml:space="preserve"> 150PE8,</w:t>
        </w:r>
      </w:ins>
      <w:ins w:id="50" w:author="Zhunisbayev, Olzhasbek [Bolashak Atyrau Limited]" w:date="2024-10-31T18:23:00Z" w16du:dateUtc="2024-10-31T13:23:00Z">
        <w:r w:rsidR="00A92072">
          <w:rPr>
            <w:color w:val="auto"/>
          </w:rPr>
          <w:t xml:space="preserve"> 150PE9,</w:t>
        </w:r>
      </w:ins>
      <w:r w:rsidR="001C12F8">
        <w:rPr>
          <w:color w:val="auto"/>
        </w:rPr>
        <w:t xml:space="preserve"> </w:t>
      </w:r>
      <w:r w:rsidR="00B10F8C">
        <w:rPr>
          <w:color w:val="auto"/>
        </w:rPr>
        <w:t>150JK0</w:t>
      </w:r>
      <w:ins w:id="51" w:author="Zhunisbayev, Olzhasbek [Bolashak Atyrau Limited]" w:date="2023-11-22T14:15:00Z">
        <w:r w:rsidR="00C96128">
          <w:rPr>
            <w:color w:val="auto"/>
          </w:rPr>
          <w:t>, 150D01,</w:t>
        </w:r>
      </w:ins>
      <w:ins w:id="52" w:author="Zhunisbayev, Olzhasbek [Bolashak Atyrau Limited]" w:date="2023-11-22T14:16:00Z">
        <w:r w:rsidR="00C646F2">
          <w:rPr>
            <w:color w:val="auto"/>
          </w:rPr>
          <w:t xml:space="preserve"> </w:t>
        </w:r>
      </w:ins>
      <w:ins w:id="53" w:author="Zhunisbayev, Olzhasbek [Bolashak Atyrau Limited]" w:date="2024-04-01T11:40:00Z">
        <w:r w:rsidR="00AC3B0E">
          <w:rPr>
            <w:color w:val="auto"/>
          </w:rPr>
          <w:t xml:space="preserve">600H5G, </w:t>
        </w:r>
      </w:ins>
      <w:ins w:id="54" w:author="Zhunisbayev, Olzhasbek [Bolashak Atyrau Limited]" w:date="2024-04-01T11:41:00Z">
        <w:r w:rsidR="00AC3B0E">
          <w:rPr>
            <w:color w:val="auto"/>
          </w:rPr>
          <w:t xml:space="preserve">600H5I, 600K22, </w:t>
        </w:r>
      </w:ins>
      <w:ins w:id="55" w:author="Zhunisbayev, Olzhasbek [Bolashak Atyrau Limited]" w:date="2023-11-22T14:16:00Z">
        <w:r w:rsidR="00C646F2">
          <w:rPr>
            <w:color w:val="auto"/>
          </w:rPr>
          <w:t>900D01</w:t>
        </w:r>
      </w:ins>
      <w:ins w:id="56" w:author="Zhunisbayev, Olzhasbek [Bolashak Atyrau Limited]" w:date="2024-04-01T11:40:00Z">
        <w:r w:rsidR="00400A58">
          <w:rPr>
            <w:color w:val="auto"/>
          </w:rPr>
          <w:t xml:space="preserve">, </w:t>
        </w:r>
      </w:ins>
      <w:ins w:id="57" w:author="Zhunisbayev, Olzhasbek [Bolashak Atyrau Limited]" w:date="2024-04-01T11:41:00Z">
        <w:r w:rsidR="00AC3B0E">
          <w:rPr>
            <w:color w:val="auto"/>
          </w:rPr>
          <w:t>10000A, 10000</w:t>
        </w:r>
        <w:r w:rsidR="00B07E6E">
          <w:rPr>
            <w:color w:val="auto"/>
          </w:rPr>
          <w:t>K</w:t>
        </w:r>
        <w:r w:rsidR="00AC3B0E">
          <w:rPr>
            <w:color w:val="auto"/>
          </w:rPr>
          <w:t>, 10000</w:t>
        </w:r>
        <w:r w:rsidR="00B07E6E">
          <w:rPr>
            <w:color w:val="auto"/>
          </w:rPr>
          <w:t>P</w:t>
        </w:r>
      </w:ins>
    </w:p>
    <w:p w14:paraId="02C29B02" w14:textId="4964833A" w:rsidR="002B4821" w:rsidRDefault="002B4821" w:rsidP="002B4821">
      <w:pPr>
        <w:spacing w:before="0" w:line="240" w:lineRule="auto"/>
        <w:ind w:left="0" w:firstLine="720"/>
        <w:jc w:val="both"/>
        <w:rPr>
          <w:color w:val="auto"/>
        </w:rPr>
      </w:pPr>
    </w:p>
    <w:p w14:paraId="78B7A5AB" w14:textId="77777777" w:rsidR="00C03ABC" w:rsidRPr="00FB266F" w:rsidRDefault="00C03ABC">
      <w:pPr>
        <w:autoSpaceDE/>
        <w:autoSpaceDN/>
        <w:adjustRightInd/>
        <w:spacing w:before="0" w:line="240" w:lineRule="auto"/>
        <w:ind w:left="0"/>
        <w:rPr>
          <w:rStyle w:val="Bold"/>
          <w:rFonts w:ascii="Arial" w:hAnsi="Arial" w:cs="Arial"/>
          <w:bCs/>
          <w:color w:val="auto"/>
          <w:w w:val="0"/>
          <w:sz w:val="20"/>
          <w:szCs w:val="20"/>
          <w:lang w:eastAsia="ru-RU"/>
        </w:rPr>
      </w:pPr>
      <w:r w:rsidRPr="00FB266F">
        <w:rPr>
          <w:rStyle w:val="Bold"/>
          <w:b w:val="0"/>
          <w:color w:val="auto"/>
          <w:w w:val="0"/>
          <w:lang w:eastAsia="ru-RU"/>
        </w:rPr>
        <w:br w:type="page"/>
      </w:r>
    </w:p>
    <w:p w14:paraId="6F2B1B0F" w14:textId="5F2710AD" w:rsidR="0031317E" w:rsidRPr="00F67F0E" w:rsidRDefault="0031317E" w:rsidP="00FA2752">
      <w:pPr>
        <w:pStyle w:val="TableTitleFull"/>
        <w:jc w:val="center"/>
        <w:rPr>
          <w:rStyle w:val="Bold"/>
          <w:b/>
          <w:color w:val="auto"/>
          <w:w w:val="0"/>
          <w:lang w:val="ru-RU" w:eastAsia="ru-RU"/>
        </w:rPr>
      </w:pPr>
      <w:r w:rsidRPr="00F67F0E">
        <w:rPr>
          <w:rStyle w:val="Bold"/>
          <w:b/>
          <w:color w:val="auto"/>
          <w:w w:val="0"/>
          <w:lang w:val="ru-RU" w:eastAsia="ru-RU"/>
        </w:rPr>
        <w:lastRenderedPageBreak/>
        <w:t>ПЕРЕЧЕНЬ РЕДАКЦИЙ</w:t>
      </w:r>
    </w:p>
    <w:p w14:paraId="63B9F9E5" w14:textId="6CDEF6F9" w:rsidR="0031317E" w:rsidRPr="00F67F0E" w:rsidRDefault="0031317E" w:rsidP="00FA2752">
      <w:pPr>
        <w:pStyle w:val="TableTitleFull"/>
        <w:jc w:val="center"/>
        <w:rPr>
          <w:rStyle w:val="Bold"/>
          <w:b/>
          <w:color w:val="auto"/>
          <w:w w:val="0"/>
          <w:lang w:val="ru-RU"/>
        </w:rPr>
      </w:pPr>
      <w:r w:rsidRPr="00981FDE">
        <w:rPr>
          <w:rStyle w:val="Bold"/>
          <w:b/>
          <w:color w:val="auto"/>
          <w:w w:val="0"/>
          <w:lang w:val="en-GB"/>
        </w:rPr>
        <w:t>REVISION</w:t>
      </w:r>
      <w:r w:rsidRPr="00F67F0E">
        <w:rPr>
          <w:rStyle w:val="Bold"/>
          <w:b/>
          <w:color w:val="auto"/>
          <w:w w:val="0"/>
          <w:lang w:val="ru-RU"/>
        </w:rPr>
        <w:t xml:space="preserve"> </w:t>
      </w:r>
      <w:r w:rsidRPr="00981FDE">
        <w:rPr>
          <w:rStyle w:val="Bold"/>
          <w:b/>
          <w:color w:val="auto"/>
          <w:w w:val="0"/>
          <w:lang w:val="en-GB"/>
        </w:rPr>
        <w:t>SHEET</w:t>
      </w:r>
    </w:p>
    <w:p w14:paraId="40B592A3" w14:textId="77777777" w:rsidR="00FA2752" w:rsidRPr="00F67F0E" w:rsidRDefault="00FA2752" w:rsidP="00FA2752">
      <w:pPr>
        <w:pStyle w:val="TableTitleFull"/>
        <w:jc w:val="center"/>
        <w:rPr>
          <w:rStyle w:val="Bold"/>
          <w:b/>
          <w:color w:val="auto"/>
          <w:w w:val="0"/>
          <w:lang w:val="ru-RU"/>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21"/>
        <w:gridCol w:w="1616"/>
        <w:gridCol w:w="6053"/>
      </w:tblGrid>
      <w:tr w:rsidR="00DE7E63" w:rsidRPr="00981FDE" w14:paraId="3A7AD11B" w14:textId="77777777" w:rsidTr="00FB266F">
        <w:trPr>
          <w:tblHeader/>
        </w:trPr>
        <w:tc>
          <w:tcPr>
            <w:tcW w:w="1421" w:type="dxa"/>
            <w:tcBorders>
              <w:bottom w:val="nil"/>
            </w:tcBorders>
            <w:vAlign w:val="center"/>
          </w:tcPr>
          <w:p w14:paraId="1DC04570" w14:textId="77777777" w:rsidR="00DE7E63" w:rsidRPr="00981FDE" w:rsidRDefault="00DE7E63" w:rsidP="007E5EDE">
            <w:pPr>
              <w:pStyle w:val="CellHeadingCentered"/>
              <w:rPr>
                <w:color w:val="auto"/>
                <w:lang w:val="en-GB"/>
              </w:rPr>
            </w:pPr>
            <w:r w:rsidRPr="00981FDE">
              <w:rPr>
                <w:color w:val="auto"/>
                <w:lang w:val="en-GB"/>
              </w:rPr>
              <w:t>РЕДАКЦИЯ</w:t>
            </w:r>
          </w:p>
        </w:tc>
        <w:tc>
          <w:tcPr>
            <w:tcW w:w="1616" w:type="dxa"/>
            <w:tcBorders>
              <w:bottom w:val="nil"/>
            </w:tcBorders>
            <w:vAlign w:val="center"/>
          </w:tcPr>
          <w:p w14:paraId="74349960" w14:textId="77777777" w:rsidR="00DE7E63" w:rsidRPr="00981FDE" w:rsidRDefault="00DE7E63" w:rsidP="007E5EDE">
            <w:pPr>
              <w:pStyle w:val="CellHeadingCentered"/>
              <w:rPr>
                <w:color w:val="auto"/>
                <w:lang w:val="en-GB"/>
              </w:rPr>
            </w:pPr>
            <w:r w:rsidRPr="00981FDE">
              <w:rPr>
                <w:color w:val="auto"/>
                <w:lang w:val="en-GB"/>
              </w:rPr>
              <w:t>ПУНКТ</w:t>
            </w:r>
          </w:p>
        </w:tc>
        <w:tc>
          <w:tcPr>
            <w:tcW w:w="6053" w:type="dxa"/>
            <w:tcBorders>
              <w:bottom w:val="nil"/>
            </w:tcBorders>
            <w:vAlign w:val="center"/>
          </w:tcPr>
          <w:p w14:paraId="20ECE0DA" w14:textId="77777777" w:rsidR="00DE7E63" w:rsidRPr="00981FDE" w:rsidRDefault="00DE7E63" w:rsidP="007E5EDE">
            <w:pPr>
              <w:pStyle w:val="CellHeadingCentered"/>
              <w:rPr>
                <w:color w:val="auto"/>
                <w:lang w:val="en-GB"/>
              </w:rPr>
            </w:pPr>
            <w:r w:rsidRPr="00981FDE">
              <w:rPr>
                <w:color w:val="auto"/>
                <w:lang w:val="en-GB"/>
              </w:rPr>
              <w:t>ОПИСАНИЕ РЕДАКЦИИ</w:t>
            </w:r>
          </w:p>
        </w:tc>
      </w:tr>
      <w:tr w:rsidR="00DE7E63" w:rsidRPr="00981FDE" w14:paraId="6B50220A" w14:textId="77777777" w:rsidTr="00FB266F">
        <w:trPr>
          <w:trHeight w:val="57"/>
          <w:tblHeader/>
        </w:trPr>
        <w:tc>
          <w:tcPr>
            <w:tcW w:w="1421" w:type="dxa"/>
            <w:tcBorders>
              <w:top w:val="nil"/>
            </w:tcBorders>
            <w:vAlign w:val="center"/>
          </w:tcPr>
          <w:p w14:paraId="14B4BE58" w14:textId="77777777" w:rsidR="00DE7E63" w:rsidRPr="00981FDE" w:rsidRDefault="00DE7E63" w:rsidP="007E5EDE">
            <w:pPr>
              <w:pStyle w:val="CellHeadingCentered"/>
              <w:rPr>
                <w:color w:val="auto"/>
                <w:lang w:val="en-GB"/>
              </w:rPr>
            </w:pPr>
            <w:r w:rsidRPr="00981FDE">
              <w:rPr>
                <w:color w:val="auto"/>
                <w:lang w:val="en-GB"/>
              </w:rPr>
              <w:t>REVISION</w:t>
            </w:r>
          </w:p>
        </w:tc>
        <w:tc>
          <w:tcPr>
            <w:tcW w:w="1616" w:type="dxa"/>
            <w:tcBorders>
              <w:top w:val="nil"/>
            </w:tcBorders>
            <w:vAlign w:val="center"/>
          </w:tcPr>
          <w:p w14:paraId="74F6FF05" w14:textId="77777777" w:rsidR="00DE7E63" w:rsidRPr="00981FDE" w:rsidRDefault="00DE7E63" w:rsidP="007E5EDE">
            <w:pPr>
              <w:pStyle w:val="CellHeadingCentered"/>
              <w:rPr>
                <w:color w:val="auto"/>
                <w:lang w:val="en-GB"/>
              </w:rPr>
            </w:pPr>
            <w:r w:rsidRPr="00981FDE">
              <w:rPr>
                <w:color w:val="auto"/>
                <w:lang w:val="en-GB"/>
              </w:rPr>
              <w:t>CLAUSE</w:t>
            </w:r>
          </w:p>
        </w:tc>
        <w:tc>
          <w:tcPr>
            <w:tcW w:w="6053" w:type="dxa"/>
            <w:tcBorders>
              <w:top w:val="nil"/>
            </w:tcBorders>
            <w:vAlign w:val="center"/>
          </w:tcPr>
          <w:p w14:paraId="42A266D7" w14:textId="77777777" w:rsidR="00DE7E63" w:rsidRPr="00981FDE" w:rsidRDefault="00DE7E63" w:rsidP="007E5EDE">
            <w:pPr>
              <w:pStyle w:val="CellHeadingCentered"/>
              <w:rPr>
                <w:color w:val="auto"/>
                <w:lang w:val="en-GB"/>
              </w:rPr>
            </w:pPr>
            <w:r w:rsidRPr="00981FDE">
              <w:rPr>
                <w:color w:val="auto"/>
                <w:lang w:val="en-GB"/>
              </w:rPr>
              <w:t>REVISION DESCRIPTION</w:t>
            </w:r>
          </w:p>
        </w:tc>
      </w:tr>
      <w:tr w:rsidR="00DE7E63" w:rsidRPr="00981FDE" w14:paraId="3827CA25" w14:textId="77777777" w:rsidTr="00966DF6">
        <w:trPr>
          <w:trHeight w:val="57"/>
        </w:trPr>
        <w:tc>
          <w:tcPr>
            <w:tcW w:w="1421" w:type="dxa"/>
          </w:tcPr>
          <w:p w14:paraId="7C36D4F6" w14:textId="77777777" w:rsidR="00DE7E63" w:rsidRPr="00981FDE" w:rsidRDefault="00DE7E63" w:rsidP="007E5EDE">
            <w:pPr>
              <w:pStyle w:val="CellBodyCentered"/>
              <w:rPr>
                <w:color w:val="auto"/>
              </w:rPr>
            </w:pPr>
            <w:r w:rsidRPr="00981FDE">
              <w:rPr>
                <w:color w:val="auto"/>
              </w:rPr>
              <w:t>0</w:t>
            </w:r>
          </w:p>
        </w:tc>
        <w:tc>
          <w:tcPr>
            <w:tcW w:w="1616" w:type="dxa"/>
          </w:tcPr>
          <w:p w14:paraId="5E94E0F8" w14:textId="77777777" w:rsidR="00DE7E63" w:rsidRPr="00981FDE" w:rsidRDefault="00DE7E63" w:rsidP="007E5EDE">
            <w:pPr>
              <w:pStyle w:val="CellBodyCentered"/>
              <w:rPr>
                <w:color w:val="auto"/>
              </w:rPr>
            </w:pPr>
            <w:r w:rsidRPr="00981FDE">
              <w:rPr>
                <w:color w:val="auto"/>
              </w:rPr>
              <w:t>ALL</w:t>
            </w:r>
          </w:p>
          <w:p w14:paraId="108770D3" w14:textId="77777777" w:rsidR="00DE7E63" w:rsidRPr="00981FDE" w:rsidRDefault="00DE7E63" w:rsidP="007E5EDE">
            <w:pPr>
              <w:pStyle w:val="CellBodyCentered"/>
              <w:rPr>
                <w:color w:val="auto"/>
              </w:rPr>
            </w:pPr>
            <w:r w:rsidRPr="00981FDE">
              <w:rPr>
                <w:color w:val="auto"/>
              </w:rPr>
              <w:t>ВСЕ</w:t>
            </w:r>
          </w:p>
        </w:tc>
        <w:tc>
          <w:tcPr>
            <w:tcW w:w="6053" w:type="dxa"/>
          </w:tcPr>
          <w:p w14:paraId="37000341" w14:textId="77777777" w:rsidR="00DE7E63" w:rsidRPr="00981FDE" w:rsidRDefault="00DE7E63" w:rsidP="007E5EDE">
            <w:pPr>
              <w:pStyle w:val="CellBody"/>
              <w:rPr>
                <w:color w:val="auto"/>
                <w:lang w:eastAsia="en-GB"/>
              </w:rPr>
            </w:pPr>
            <w:r w:rsidRPr="00981FDE">
              <w:rPr>
                <w:color w:val="auto"/>
                <w:lang w:val="en-GB" w:eastAsia="en-GB"/>
              </w:rPr>
              <w:t>Russian language translation added</w:t>
            </w:r>
          </w:p>
          <w:p w14:paraId="16899BB9" w14:textId="77777777" w:rsidR="00DE7E63" w:rsidRPr="00981FDE" w:rsidRDefault="00DE7E63" w:rsidP="007E5EDE">
            <w:pPr>
              <w:pStyle w:val="CellBody"/>
              <w:rPr>
                <w:color w:val="auto"/>
                <w:lang w:eastAsia="en-GB"/>
              </w:rPr>
            </w:pPr>
            <w:r w:rsidRPr="00981FDE">
              <w:rPr>
                <w:color w:val="auto"/>
                <w:lang w:val="ru-RU" w:eastAsia="en-GB"/>
              </w:rPr>
              <w:t>Добавлен</w:t>
            </w:r>
            <w:r w:rsidRPr="00981FDE">
              <w:rPr>
                <w:color w:val="auto"/>
                <w:lang w:eastAsia="en-GB"/>
              </w:rPr>
              <w:t xml:space="preserve"> </w:t>
            </w:r>
            <w:r w:rsidRPr="00981FDE">
              <w:rPr>
                <w:color w:val="auto"/>
                <w:lang w:val="ru-RU" w:eastAsia="en-GB"/>
              </w:rPr>
              <w:t>перевод</w:t>
            </w:r>
            <w:r w:rsidRPr="00981FDE">
              <w:rPr>
                <w:color w:val="auto"/>
                <w:lang w:eastAsia="en-GB"/>
              </w:rPr>
              <w:t xml:space="preserve"> </w:t>
            </w:r>
            <w:r w:rsidRPr="00981FDE">
              <w:rPr>
                <w:color w:val="auto"/>
                <w:lang w:val="ru-RU" w:eastAsia="en-GB"/>
              </w:rPr>
              <w:t>на</w:t>
            </w:r>
            <w:r w:rsidRPr="00981FDE">
              <w:rPr>
                <w:color w:val="auto"/>
                <w:lang w:eastAsia="en-GB"/>
              </w:rPr>
              <w:t xml:space="preserve"> </w:t>
            </w:r>
            <w:r w:rsidRPr="00981FDE">
              <w:rPr>
                <w:color w:val="auto"/>
                <w:lang w:val="ru-RU" w:eastAsia="en-GB"/>
              </w:rPr>
              <w:t>русский</w:t>
            </w:r>
            <w:r w:rsidRPr="00981FDE">
              <w:rPr>
                <w:color w:val="auto"/>
                <w:lang w:eastAsia="en-GB"/>
              </w:rPr>
              <w:t xml:space="preserve"> </w:t>
            </w:r>
            <w:r w:rsidRPr="00981FDE">
              <w:rPr>
                <w:color w:val="auto"/>
                <w:lang w:val="ru-RU" w:eastAsia="en-GB"/>
              </w:rPr>
              <w:t>язык</w:t>
            </w:r>
          </w:p>
        </w:tc>
      </w:tr>
      <w:tr w:rsidR="00DE7E63" w:rsidRPr="00F94BC8" w14:paraId="29EA4FC9" w14:textId="77777777" w:rsidTr="00966DF6">
        <w:trPr>
          <w:trHeight w:val="57"/>
        </w:trPr>
        <w:tc>
          <w:tcPr>
            <w:tcW w:w="1421" w:type="dxa"/>
          </w:tcPr>
          <w:p w14:paraId="6982C149" w14:textId="77777777" w:rsidR="00DE7E63" w:rsidRPr="00C85D90" w:rsidRDefault="00DE7E63" w:rsidP="007E5EDE">
            <w:pPr>
              <w:pStyle w:val="CellBodyCentered"/>
              <w:rPr>
                <w:color w:val="auto"/>
              </w:rPr>
            </w:pPr>
            <w:r w:rsidRPr="00C85D90">
              <w:rPr>
                <w:color w:val="auto"/>
              </w:rPr>
              <w:t>0</w:t>
            </w:r>
          </w:p>
        </w:tc>
        <w:tc>
          <w:tcPr>
            <w:tcW w:w="1616" w:type="dxa"/>
          </w:tcPr>
          <w:p w14:paraId="583DF12C" w14:textId="77777777" w:rsidR="00DE7E63" w:rsidRPr="00C85D90" w:rsidRDefault="00DE7E63" w:rsidP="007E5EDE">
            <w:pPr>
              <w:pStyle w:val="CellBodyCentered"/>
              <w:rPr>
                <w:color w:val="auto"/>
              </w:rPr>
            </w:pPr>
            <w:r w:rsidRPr="00C85D90">
              <w:rPr>
                <w:color w:val="auto"/>
              </w:rPr>
              <w:t>1.0.1</w:t>
            </w:r>
            <w:ins w:id="58" w:author="Olzhasbek Zhunisbayev" w:date="2023-08-31T13:50:00Z">
              <w:r w:rsidRPr="00C85D90">
                <w:rPr>
                  <w:color w:val="auto"/>
                </w:rPr>
                <w:t xml:space="preserve">, 2.0.1, 2.0.2, </w:t>
              </w:r>
            </w:ins>
            <w:r w:rsidRPr="00C85D90">
              <w:rPr>
                <w:color w:val="auto"/>
              </w:rPr>
              <w:t>2.1, 2.2, 3.2 – 3.2.3.c, 3.3, 4.1.1, 4.1.2, 4.1.3, 4.1.</w:t>
            </w:r>
            <w:r w:rsidRPr="00C85D90">
              <w:rPr>
                <w:color w:val="auto"/>
                <w:lang w:val="ru-RU"/>
              </w:rPr>
              <w:t>5</w:t>
            </w:r>
            <w:r w:rsidRPr="00C85D90">
              <w:rPr>
                <w:color w:val="auto"/>
              </w:rPr>
              <w:t>, 4.1.</w:t>
            </w:r>
            <w:r w:rsidRPr="00C85D90">
              <w:rPr>
                <w:color w:val="auto"/>
                <w:lang w:val="ru-RU"/>
              </w:rPr>
              <w:t>6</w:t>
            </w:r>
            <w:r w:rsidRPr="00C85D90">
              <w:rPr>
                <w:color w:val="auto"/>
              </w:rPr>
              <w:t xml:space="preserve">, 4.2.2, 4.2.3, 4.2.4, 4.3.1, 4.4.3, 4.4.4, 4.4.4.a, 4.5.1, 4.5.3, 4.5.4, 4.5.5, 5.1 – 5.1.6, </w:t>
            </w:r>
            <w:r w:rsidRPr="00C85D90">
              <w:rPr>
                <w:color w:val="auto"/>
                <w:lang w:val="ru-RU"/>
              </w:rPr>
              <w:t>5.</w:t>
            </w:r>
            <w:r w:rsidRPr="00C85D90">
              <w:rPr>
                <w:color w:val="auto"/>
              </w:rPr>
              <w:t>2</w:t>
            </w:r>
            <w:r w:rsidRPr="00C85D90">
              <w:rPr>
                <w:color w:val="auto"/>
                <w:lang w:val="ru-RU"/>
              </w:rPr>
              <w:t xml:space="preserve"> – 5.</w:t>
            </w:r>
            <w:r w:rsidRPr="00C85D90">
              <w:rPr>
                <w:color w:val="auto"/>
              </w:rPr>
              <w:t xml:space="preserve">5, </w:t>
            </w:r>
          </w:p>
        </w:tc>
        <w:tc>
          <w:tcPr>
            <w:tcW w:w="6053" w:type="dxa"/>
          </w:tcPr>
          <w:p w14:paraId="5B5A1527" w14:textId="77777777" w:rsidR="00DE7E63" w:rsidRPr="00C85D90" w:rsidRDefault="00DE7E63" w:rsidP="007E5EDE">
            <w:pPr>
              <w:pStyle w:val="CellBody"/>
              <w:rPr>
                <w:color w:val="auto"/>
                <w:lang w:val="ru-RU"/>
              </w:rPr>
            </w:pPr>
            <w:r w:rsidRPr="00C85D90">
              <w:rPr>
                <w:color w:val="auto"/>
                <w:lang w:val="ru-RU"/>
              </w:rPr>
              <w:t>[ЗАМЕНЕНО] Текст заменен в соответствии с комментариями ТШО</w:t>
            </w:r>
            <w:r w:rsidRPr="00C85D90">
              <w:rPr>
                <w:color w:val="auto"/>
                <w:lang w:val="ru-RU"/>
              </w:rPr>
              <w:br/>
              <w:t>[</w:t>
            </w:r>
            <w:r w:rsidRPr="00C85D90">
              <w:rPr>
                <w:color w:val="auto"/>
              </w:rPr>
              <w:t>REPLACE</w:t>
            </w:r>
            <w:r w:rsidRPr="00C85D90">
              <w:rPr>
                <w:color w:val="auto"/>
                <w:lang w:val="ru-RU"/>
              </w:rPr>
              <w:t xml:space="preserve"> </w:t>
            </w:r>
            <w:r w:rsidRPr="00C85D90">
              <w:rPr>
                <w:color w:val="auto"/>
              </w:rPr>
              <w:t>WITH</w:t>
            </w:r>
            <w:r w:rsidRPr="00C85D90">
              <w:rPr>
                <w:color w:val="auto"/>
                <w:lang w:val="ru-RU"/>
              </w:rPr>
              <w:t xml:space="preserve">] </w:t>
            </w:r>
            <w:r w:rsidRPr="00C85D90">
              <w:rPr>
                <w:color w:val="auto"/>
              </w:rPr>
              <w:t>Text</w:t>
            </w:r>
            <w:r w:rsidRPr="00C85D90">
              <w:rPr>
                <w:color w:val="auto"/>
                <w:lang w:val="ru-RU"/>
              </w:rPr>
              <w:t xml:space="preserve"> </w:t>
            </w:r>
            <w:r w:rsidRPr="00C85D90">
              <w:rPr>
                <w:color w:val="auto"/>
              </w:rPr>
              <w:t>modified</w:t>
            </w:r>
            <w:r w:rsidRPr="00C85D90">
              <w:rPr>
                <w:color w:val="auto"/>
                <w:lang w:val="ru-RU"/>
              </w:rPr>
              <w:t xml:space="preserve"> </w:t>
            </w:r>
            <w:r w:rsidRPr="00C85D90">
              <w:rPr>
                <w:color w:val="auto"/>
              </w:rPr>
              <w:t>as</w:t>
            </w:r>
            <w:r w:rsidRPr="00C85D90">
              <w:rPr>
                <w:color w:val="auto"/>
                <w:lang w:val="ru-RU"/>
              </w:rPr>
              <w:t xml:space="preserve"> </w:t>
            </w:r>
            <w:r w:rsidRPr="00C85D90">
              <w:rPr>
                <w:color w:val="auto"/>
              </w:rPr>
              <w:t>per</w:t>
            </w:r>
            <w:r w:rsidRPr="00C85D90">
              <w:rPr>
                <w:color w:val="auto"/>
                <w:lang w:val="ru-RU"/>
              </w:rPr>
              <w:t xml:space="preserve"> </w:t>
            </w:r>
            <w:r w:rsidRPr="00C85D90">
              <w:rPr>
                <w:color w:val="auto"/>
              </w:rPr>
              <w:t>TCO</w:t>
            </w:r>
            <w:r w:rsidRPr="00C85D90">
              <w:rPr>
                <w:color w:val="auto"/>
                <w:lang w:val="ru-RU"/>
              </w:rPr>
              <w:t xml:space="preserve"> </w:t>
            </w:r>
            <w:r w:rsidRPr="00C85D90">
              <w:rPr>
                <w:color w:val="auto"/>
              </w:rPr>
              <w:t>comments</w:t>
            </w:r>
          </w:p>
        </w:tc>
      </w:tr>
      <w:tr w:rsidR="00DE7E63" w:rsidRPr="00C85D90" w14:paraId="1443B478" w14:textId="77777777" w:rsidTr="00966DF6">
        <w:trPr>
          <w:trHeight w:val="57"/>
        </w:trPr>
        <w:tc>
          <w:tcPr>
            <w:tcW w:w="1421" w:type="dxa"/>
          </w:tcPr>
          <w:p w14:paraId="1D03AAF6" w14:textId="77777777" w:rsidR="00DE7E63" w:rsidRPr="00C85D90" w:rsidRDefault="00DE7E63" w:rsidP="007E5EDE">
            <w:pPr>
              <w:pStyle w:val="CellBodyCentered"/>
              <w:rPr>
                <w:color w:val="auto"/>
              </w:rPr>
            </w:pPr>
            <w:r w:rsidRPr="00C85D90">
              <w:rPr>
                <w:color w:val="auto"/>
              </w:rPr>
              <w:t>0</w:t>
            </w:r>
          </w:p>
        </w:tc>
        <w:tc>
          <w:tcPr>
            <w:tcW w:w="1616" w:type="dxa"/>
          </w:tcPr>
          <w:p w14:paraId="30C26A26" w14:textId="77777777" w:rsidR="00DE7E63" w:rsidRPr="00C85D90" w:rsidRDefault="00DE7E63" w:rsidP="007E5EDE">
            <w:pPr>
              <w:pStyle w:val="CellBodyCentered"/>
              <w:rPr>
                <w:color w:val="auto"/>
              </w:rPr>
            </w:pPr>
            <w:r w:rsidRPr="00C85D90">
              <w:rPr>
                <w:color w:val="auto"/>
              </w:rPr>
              <w:t>1.0.2</w:t>
            </w:r>
          </w:p>
        </w:tc>
        <w:tc>
          <w:tcPr>
            <w:tcW w:w="6053" w:type="dxa"/>
          </w:tcPr>
          <w:p w14:paraId="2D6EF1EC" w14:textId="77777777" w:rsidR="00DE7E63" w:rsidRPr="00C85D90" w:rsidRDefault="00DE7E63" w:rsidP="007E5EDE">
            <w:pPr>
              <w:pStyle w:val="CellBody"/>
              <w:rPr>
                <w:color w:val="auto"/>
                <w:lang w:val="en-GB"/>
              </w:rPr>
            </w:pPr>
            <w:r w:rsidRPr="00C85D90">
              <w:rPr>
                <w:color w:val="auto"/>
                <w:lang w:val="en-GB"/>
              </w:rPr>
              <w:t>[</w:t>
            </w:r>
            <w:r w:rsidRPr="00C85D90">
              <w:rPr>
                <w:color w:val="auto"/>
              </w:rPr>
              <w:t>ЗАМЕНЕНО</w:t>
            </w:r>
            <w:r w:rsidRPr="00C85D90">
              <w:rPr>
                <w:color w:val="auto"/>
                <w:lang w:val="en-GB"/>
              </w:rPr>
              <w:t xml:space="preserve">] L-ST-2003A </w:t>
            </w:r>
            <w:r w:rsidRPr="00C85D90">
              <w:rPr>
                <w:color w:val="auto"/>
              </w:rPr>
              <w:t>п</w:t>
            </w:r>
            <w:r w:rsidRPr="00C85D90">
              <w:rPr>
                <w:color w:val="auto"/>
                <w:lang w:val="en-GB"/>
              </w:rPr>
              <w:t>. 1.6</w:t>
            </w:r>
            <w:r w:rsidRPr="00C85D90">
              <w:rPr>
                <w:color w:val="auto"/>
                <w:lang w:val="en-GB"/>
              </w:rPr>
              <w:br/>
              <w:t>[REPLACE WITH] L-ST-2003A Para. 1.6</w:t>
            </w:r>
          </w:p>
        </w:tc>
      </w:tr>
      <w:tr w:rsidR="00DE7E63" w:rsidRPr="00F94BC8" w14:paraId="028A0F61" w14:textId="77777777" w:rsidTr="00966DF6">
        <w:trPr>
          <w:trHeight w:val="57"/>
        </w:trPr>
        <w:tc>
          <w:tcPr>
            <w:tcW w:w="1421" w:type="dxa"/>
          </w:tcPr>
          <w:p w14:paraId="046F08E2" w14:textId="77777777" w:rsidR="00DE7E63" w:rsidRPr="00C85D90" w:rsidRDefault="00DE7E63" w:rsidP="007E5EDE">
            <w:pPr>
              <w:pStyle w:val="CellBodyCentered"/>
              <w:rPr>
                <w:color w:val="auto"/>
              </w:rPr>
            </w:pPr>
            <w:r w:rsidRPr="00C85D90">
              <w:rPr>
                <w:color w:val="auto"/>
              </w:rPr>
              <w:t>0</w:t>
            </w:r>
          </w:p>
        </w:tc>
        <w:tc>
          <w:tcPr>
            <w:tcW w:w="1616" w:type="dxa"/>
          </w:tcPr>
          <w:p w14:paraId="32B47CCD" w14:textId="77777777" w:rsidR="00DE7E63" w:rsidRPr="00C85D90" w:rsidRDefault="00DE7E63" w:rsidP="007E5EDE">
            <w:pPr>
              <w:pStyle w:val="CellBodyCentered"/>
              <w:rPr>
                <w:color w:val="auto"/>
              </w:rPr>
            </w:pPr>
            <w:ins w:id="59" w:author="Olzhasbek Zhunisbayev" w:date="2023-08-31T13:50:00Z">
              <w:r w:rsidRPr="00C85D90">
                <w:rPr>
                  <w:color w:val="auto"/>
                </w:rPr>
                <w:t>1.0.3, 2.0.3, 2.0.4,</w:t>
              </w:r>
            </w:ins>
            <w:r w:rsidRPr="00C85D90">
              <w:rPr>
                <w:color w:val="auto"/>
              </w:rPr>
              <w:t xml:space="preserve"> 2.0.5, 2.0.6, 2.3, 3.0.1, 3.1.1, </w:t>
            </w:r>
            <w:r w:rsidRPr="00C85D90">
              <w:rPr>
                <w:color w:val="auto"/>
                <w:lang w:val="ru-RU"/>
              </w:rPr>
              <w:t>4.3.3.</w:t>
            </w:r>
            <w:r w:rsidRPr="00C85D90">
              <w:rPr>
                <w:color w:val="auto"/>
              </w:rPr>
              <w:t>f,</w:t>
            </w:r>
            <w:r w:rsidRPr="00C85D90" w:rsidDel="00AB0FBB">
              <w:rPr>
                <w:color w:val="auto"/>
              </w:rPr>
              <w:t xml:space="preserve"> </w:t>
            </w:r>
            <w:r w:rsidRPr="00C85D90">
              <w:rPr>
                <w:color w:val="auto"/>
              </w:rPr>
              <w:t>7.2, 8.0, 11.0</w:t>
            </w:r>
            <w:del w:id="60" w:author="Olzhasbek Zhunisbayev" w:date="2023-08-31T13:50:00Z">
              <w:r w:rsidRPr="00C85D90" w:rsidDel="00AB0FBB">
                <w:rPr>
                  <w:color w:val="auto"/>
                </w:rPr>
                <w:delText>1.0.3</w:delText>
              </w:r>
            </w:del>
          </w:p>
        </w:tc>
        <w:tc>
          <w:tcPr>
            <w:tcW w:w="6053" w:type="dxa"/>
          </w:tcPr>
          <w:p w14:paraId="51248EE0" w14:textId="77777777" w:rsidR="00DE7E63" w:rsidRPr="00981FDE" w:rsidRDefault="00DE7E63" w:rsidP="007E5EDE">
            <w:pPr>
              <w:pStyle w:val="CellBody"/>
              <w:rPr>
                <w:color w:val="auto"/>
                <w:lang w:val="ru-RU"/>
              </w:rPr>
            </w:pPr>
            <w:r w:rsidRPr="00C85D90">
              <w:rPr>
                <w:color w:val="auto"/>
                <w:lang w:val="ru-RU"/>
              </w:rPr>
              <w:t xml:space="preserve">[ДОБАВЛЕНО]  Текст, в соответствии с комментариями ТШО </w:t>
            </w:r>
            <w:r w:rsidRPr="00C85D90">
              <w:rPr>
                <w:color w:val="auto"/>
                <w:lang w:val="ru-RU"/>
              </w:rPr>
              <w:br/>
              <w:t>[</w:t>
            </w:r>
            <w:r w:rsidRPr="00C85D90">
              <w:rPr>
                <w:color w:val="auto"/>
              </w:rPr>
              <w:t>ADD</w:t>
            </w:r>
            <w:r w:rsidRPr="00C85D90">
              <w:rPr>
                <w:color w:val="auto"/>
                <w:lang w:val="ru-RU"/>
              </w:rPr>
              <w:t xml:space="preserve">]  </w:t>
            </w:r>
            <w:r w:rsidRPr="00C85D90">
              <w:rPr>
                <w:color w:val="auto"/>
              </w:rPr>
              <w:t>Text</w:t>
            </w:r>
            <w:r w:rsidRPr="00C85D90">
              <w:rPr>
                <w:color w:val="auto"/>
                <w:lang w:val="ru-RU"/>
              </w:rPr>
              <w:t xml:space="preserve"> </w:t>
            </w:r>
            <w:r w:rsidRPr="00C85D90">
              <w:rPr>
                <w:color w:val="auto"/>
              </w:rPr>
              <w:t>as</w:t>
            </w:r>
            <w:r w:rsidRPr="00C85D90">
              <w:rPr>
                <w:color w:val="auto"/>
                <w:lang w:val="ru-RU"/>
              </w:rPr>
              <w:t xml:space="preserve"> </w:t>
            </w:r>
            <w:r w:rsidRPr="00C85D90">
              <w:rPr>
                <w:color w:val="auto"/>
              </w:rPr>
              <w:t>per</w:t>
            </w:r>
            <w:r w:rsidRPr="00C85D90">
              <w:rPr>
                <w:color w:val="auto"/>
                <w:lang w:val="ru-RU"/>
              </w:rPr>
              <w:t xml:space="preserve"> </w:t>
            </w:r>
            <w:r w:rsidRPr="00C85D90">
              <w:rPr>
                <w:color w:val="auto"/>
              </w:rPr>
              <w:t>TCO</w:t>
            </w:r>
            <w:r w:rsidRPr="00C85D90">
              <w:rPr>
                <w:color w:val="auto"/>
                <w:lang w:val="ru-RU"/>
              </w:rPr>
              <w:t xml:space="preserve"> </w:t>
            </w:r>
            <w:r w:rsidRPr="00C85D90">
              <w:rPr>
                <w:color w:val="auto"/>
              </w:rPr>
              <w:t>comments</w:t>
            </w:r>
          </w:p>
        </w:tc>
      </w:tr>
      <w:tr w:rsidR="00DE7E63" w:rsidRPr="00981FDE" w14:paraId="0C0D8AAB" w14:textId="77777777" w:rsidTr="00966DF6">
        <w:trPr>
          <w:trHeight w:val="57"/>
        </w:trPr>
        <w:tc>
          <w:tcPr>
            <w:tcW w:w="1421" w:type="dxa"/>
          </w:tcPr>
          <w:p w14:paraId="057CB437" w14:textId="77777777" w:rsidR="00DE7E63" w:rsidRPr="00981FDE" w:rsidRDefault="00DE7E63" w:rsidP="007E5EDE">
            <w:pPr>
              <w:pStyle w:val="CellBodyCentered"/>
              <w:rPr>
                <w:color w:val="auto"/>
              </w:rPr>
            </w:pPr>
            <w:r w:rsidRPr="00981FDE">
              <w:rPr>
                <w:color w:val="auto"/>
              </w:rPr>
              <w:t>0</w:t>
            </w:r>
          </w:p>
        </w:tc>
        <w:tc>
          <w:tcPr>
            <w:tcW w:w="1616" w:type="dxa"/>
          </w:tcPr>
          <w:p w14:paraId="1C1A4966" w14:textId="77777777" w:rsidR="00DE7E63" w:rsidRPr="00981FDE" w:rsidRDefault="00DE7E63" w:rsidP="007E5EDE">
            <w:pPr>
              <w:pStyle w:val="CellBodyCentered"/>
              <w:rPr>
                <w:color w:val="auto"/>
              </w:rPr>
            </w:pPr>
            <w:r w:rsidRPr="00981FDE">
              <w:rPr>
                <w:color w:val="auto"/>
              </w:rPr>
              <w:t>3.1 – 3.1.4</w:t>
            </w:r>
            <w:r>
              <w:rPr>
                <w:color w:val="auto"/>
              </w:rPr>
              <w:t xml:space="preserve">, </w:t>
            </w:r>
            <w:r w:rsidRPr="00981FDE">
              <w:rPr>
                <w:color w:val="auto"/>
              </w:rPr>
              <w:t>4.5.2</w:t>
            </w:r>
          </w:p>
        </w:tc>
        <w:tc>
          <w:tcPr>
            <w:tcW w:w="6053" w:type="dxa"/>
          </w:tcPr>
          <w:p w14:paraId="377E86FE" w14:textId="77777777" w:rsidR="00DE7E63" w:rsidRPr="00981FDE" w:rsidRDefault="00DE7E63" w:rsidP="007E5EDE">
            <w:pPr>
              <w:pStyle w:val="CellBody"/>
              <w:rPr>
                <w:color w:val="auto"/>
              </w:rPr>
            </w:pPr>
            <w:r w:rsidRPr="00981FDE">
              <w:rPr>
                <w:color w:val="auto"/>
              </w:rPr>
              <w:t>[УДАЛЕНО] ТУШ</w:t>
            </w:r>
            <w:r w:rsidRPr="00981FDE">
              <w:rPr>
                <w:color w:val="auto"/>
              </w:rPr>
              <w:br/>
              <w:t>[DELETE] CES</w:t>
            </w:r>
          </w:p>
        </w:tc>
      </w:tr>
      <w:tr w:rsidR="00DE7E63" w:rsidRPr="00981FDE" w14:paraId="5256DE68" w14:textId="77777777" w:rsidTr="00966DF6">
        <w:trPr>
          <w:trHeight w:val="57"/>
        </w:trPr>
        <w:tc>
          <w:tcPr>
            <w:tcW w:w="1421" w:type="dxa"/>
          </w:tcPr>
          <w:p w14:paraId="7E8D6961" w14:textId="77777777" w:rsidR="00DE7E63" w:rsidRPr="00981FDE" w:rsidRDefault="00DE7E63" w:rsidP="007E5EDE">
            <w:pPr>
              <w:pStyle w:val="CellBodyCentered"/>
              <w:rPr>
                <w:color w:val="auto"/>
              </w:rPr>
            </w:pPr>
            <w:r w:rsidRPr="00981FDE">
              <w:rPr>
                <w:color w:val="auto"/>
              </w:rPr>
              <w:t>0</w:t>
            </w:r>
          </w:p>
        </w:tc>
        <w:tc>
          <w:tcPr>
            <w:tcW w:w="1616" w:type="dxa"/>
          </w:tcPr>
          <w:p w14:paraId="1210B556" w14:textId="77777777" w:rsidR="00DE7E63" w:rsidRPr="00981FDE" w:rsidRDefault="00DE7E63" w:rsidP="007E5EDE">
            <w:pPr>
              <w:pStyle w:val="CellBodyCentered"/>
              <w:rPr>
                <w:color w:val="auto"/>
              </w:rPr>
            </w:pPr>
            <w:r w:rsidRPr="00981FDE">
              <w:rPr>
                <w:color w:val="auto"/>
              </w:rPr>
              <w:t>4.2.1</w:t>
            </w:r>
            <w:r>
              <w:rPr>
                <w:color w:val="auto"/>
              </w:rPr>
              <w:t xml:space="preserve">, </w:t>
            </w:r>
            <w:r w:rsidRPr="00981FDE">
              <w:rPr>
                <w:color w:val="auto"/>
              </w:rPr>
              <w:t>4.3.3 – 4.3.3.e</w:t>
            </w:r>
          </w:p>
        </w:tc>
        <w:tc>
          <w:tcPr>
            <w:tcW w:w="6053" w:type="dxa"/>
          </w:tcPr>
          <w:p w14:paraId="26096AE7" w14:textId="77777777" w:rsidR="00DE7E63" w:rsidRPr="00981FDE" w:rsidRDefault="00DE7E63" w:rsidP="007E5EDE">
            <w:pPr>
              <w:pStyle w:val="CellBody"/>
              <w:rPr>
                <w:color w:val="auto"/>
                <w:lang w:val="en-GB"/>
              </w:rPr>
            </w:pPr>
            <w:r w:rsidRPr="00981FDE">
              <w:rPr>
                <w:color w:val="auto"/>
                <w:lang w:val="en-GB"/>
              </w:rPr>
              <w:t>[</w:t>
            </w:r>
            <w:r w:rsidRPr="00981FDE">
              <w:rPr>
                <w:color w:val="auto"/>
              </w:rPr>
              <w:t>ДОБАВЛЕНО</w:t>
            </w:r>
            <w:r w:rsidRPr="00981FDE">
              <w:rPr>
                <w:color w:val="auto"/>
                <w:lang w:val="en-GB"/>
              </w:rPr>
              <w:t xml:space="preserve">] TCO L-ST-2003A  </w:t>
            </w:r>
            <w:r w:rsidRPr="00981FDE">
              <w:rPr>
                <w:color w:val="auto"/>
              </w:rPr>
              <w:t>п</w:t>
            </w:r>
            <w:r w:rsidRPr="00981FDE">
              <w:rPr>
                <w:color w:val="auto"/>
                <w:lang w:val="en-GB"/>
              </w:rPr>
              <w:t>. 6.6</w:t>
            </w:r>
            <w:r w:rsidRPr="00981FDE">
              <w:rPr>
                <w:color w:val="auto"/>
                <w:lang w:val="en-GB"/>
              </w:rPr>
              <w:br/>
              <w:t>[ADD] TCO L-ST-2003A Para. 6.6</w:t>
            </w:r>
          </w:p>
        </w:tc>
      </w:tr>
      <w:tr w:rsidR="00DE7E63" w:rsidRPr="00981FDE" w14:paraId="2DC03266" w14:textId="77777777" w:rsidTr="00966DF6">
        <w:trPr>
          <w:trHeight w:val="57"/>
        </w:trPr>
        <w:tc>
          <w:tcPr>
            <w:tcW w:w="1421" w:type="dxa"/>
          </w:tcPr>
          <w:p w14:paraId="699F285A" w14:textId="77777777" w:rsidR="00DE7E63" w:rsidRPr="00981FDE" w:rsidRDefault="00DE7E63" w:rsidP="007E5EDE">
            <w:pPr>
              <w:pStyle w:val="CellBodyCentered"/>
              <w:rPr>
                <w:color w:val="auto"/>
              </w:rPr>
            </w:pPr>
            <w:r w:rsidRPr="00981FDE">
              <w:rPr>
                <w:color w:val="auto"/>
              </w:rPr>
              <w:t>0</w:t>
            </w:r>
          </w:p>
        </w:tc>
        <w:tc>
          <w:tcPr>
            <w:tcW w:w="1616" w:type="dxa"/>
          </w:tcPr>
          <w:p w14:paraId="19DBE61B" w14:textId="77777777" w:rsidR="00DE7E63" w:rsidRPr="00981FDE" w:rsidRDefault="00DE7E63" w:rsidP="007E5EDE">
            <w:pPr>
              <w:pStyle w:val="CellBodyCentered"/>
              <w:rPr>
                <w:color w:val="auto"/>
              </w:rPr>
            </w:pPr>
            <w:r w:rsidRPr="00981FDE">
              <w:rPr>
                <w:color w:val="auto"/>
              </w:rPr>
              <w:t>4.6</w:t>
            </w:r>
          </w:p>
        </w:tc>
        <w:tc>
          <w:tcPr>
            <w:tcW w:w="6053" w:type="dxa"/>
          </w:tcPr>
          <w:p w14:paraId="24175262" w14:textId="77777777" w:rsidR="00DE7E63" w:rsidRPr="00981FDE" w:rsidRDefault="00DE7E63" w:rsidP="007E5EDE">
            <w:pPr>
              <w:pStyle w:val="CellBody"/>
              <w:rPr>
                <w:color w:val="auto"/>
                <w:lang w:val="en-GB"/>
              </w:rPr>
            </w:pPr>
            <w:r w:rsidRPr="00981FDE">
              <w:rPr>
                <w:color w:val="auto"/>
                <w:lang w:val="en-GB"/>
              </w:rPr>
              <w:t>[</w:t>
            </w:r>
            <w:r w:rsidRPr="00981FDE">
              <w:rPr>
                <w:color w:val="auto"/>
              </w:rPr>
              <w:t>ДОБАВЛЕНО</w:t>
            </w:r>
            <w:r w:rsidRPr="00981FDE">
              <w:rPr>
                <w:color w:val="auto"/>
                <w:lang w:val="en-GB"/>
              </w:rPr>
              <w:t xml:space="preserve">] </w:t>
            </w:r>
            <w:r w:rsidRPr="00981FDE">
              <w:rPr>
                <w:color w:val="auto"/>
              </w:rPr>
              <w:t>Измененный</w:t>
            </w:r>
            <w:r w:rsidRPr="00981FDE">
              <w:rPr>
                <w:color w:val="auto"/>
                <w:lang w:val="en-GB"/>
              </w:rPr>
              <w:t xml:space="preserve"> TCO L-ST-2003A  </w:t>
            </w:r>
            <w:r w:rsidRPr="00981FDE">
              <w:rPr>
                <w:color w:val="auto"/>
              </w:rPr>
              <w:t>п</w:t>
            </w:r>
            <w:r w:rsidRPr="00981FDE">
              <w:rPr>
                <w:color w:val="auto"/>
                <w:lang w:val="en-GB"/>
              </w:rPr>
              <w:t>. 6.2</w:t>
            </w:r>
            <w:r w:rsidRPr="00981FDE">
              <w:rPr>
                <w:color w:val="auto"/>
                <w:lang w:val="en-GB"/>
              </w:rPr>
              <w:br/>
              <w:t xml:space="preserve">[ADD] </w:t>
            </w:r>
            <w:r w:rsidRPr="00981FDE">
              <w:rPr>
                <w:color w:val="auto"/>
              </w:rPr>
              <w:t>modified</w:t>
            </w:r>
            <w:r w:rsidRPr="00D13731">
              <w:rPr>
                <w:color w:val="auto"/>
              </w:rPr>
              <w:t xml:space="preserve"> </w:t>
            </w:r>
            <w:r w:rsidRPr="00981FDE">
              <w:rPr>
                <w:color w:val="auto"/>
                <w:lang w:val="en-GB"/>
              </w:rPr>
              <w:t>TCO L-ST-2003A Para. 6.2</w:t>
            </w:r>
          </w:p>
        </w:tc>
      </w:tr>
      <w:tr w:rsidR="00DE7E63" w:rsidRPr="00F94BC8" w14:paraId="2F77E33A" w14:textId="77777777" w:rsidTr="00966DF6">
        <w:trPr>
          <w:trHeight w:val="57"/>
        </w:trPr>
        <w:tc>
          <w:tcPr>
            <w:tcW w:w="1421" w:type="dxa"/>
          </w:tcPr>
          <w:p w14:paraId="415A40C1" w14:textId="77777777" w:rsidR="00DE7E63" w:rsidRPr="00981FDE" w:rsidRDefault="00DE7E63" w:rsidP="007E5EDE">
            <w:pPr>
              <w:pStyle w:val="CellBodyCentered"/>
              <w:rPr>
                <w:color w:val="auto"/>
              </w:rPr>
            </w:pPr>
            <w:r>
              <w:rPr>
                <w:color w:val="auto"/>
              </w:rPr>
              <w:t>0</w:t>
            </w:r>
          </w:p>
        </w:tc>
        <w:tc>
          <w:tcPr>
            <w:tcW w:w="1616" w:type="dxa"/>
          </w:tcPr>
          <w:p w14:paraId="3E7313D1" w14:textId="77777777" w:rsidR="00DE7E63" w:rsidRPr="00981FDE" w:rsidRDefault="00DE7E63" w:rsidP="007E5EDE">
            <w:pPr>
              <w:pStyle w:val="CellBodyCentered"/>
              <w:rPr>
                <w:color w:val="auto"/>
              </w:rPr>
            </w:pPr>
            <w:r>
              <w:rPr>
                <w:color w:val="auto"/>
              </w:rPr>
              <w:t>5.1.7</w:t>
            </w:r>
          </w:p>
        </w:tc>
        <w:tc>
          <w:tcPr>
            <w:tcW w:w="6053" w:type="dxa"/>
          </w:tcPr>
          <w:p w14:paraId="5FCBFB63" w14:textId="77777777" w:rsidR="00DE7E63" w:rsidRPr="00981FDE" w:rsidRDefault="00DE7E63" w:rsidP="007E5EDE">
            <w:pPr>
              <w:pStyle w:val="CellBody"/>
              <w:rPr>
                <w:color w:val="auto"/>
                <w:lang w:val="ru-RU"/>
              </w:rPr>
            </w:pPr>
            <w:r w:rsidRPr="00981FDE">
              <w:rPr>
                <w:color w:val="auto"/>
                <w:lang w:val="ru-RU"/>
              </w:rPr>
              <w:t xml:space="preserve">[ДОБАВЛЕНО] Текст в соответствии с комментариями </w:t>
            </w:r>
            <w:r>
              <w:rPr>
                <w:color w:val="auto"/>
                <w:lang w:val="ru-RU"/>
              </w:rPr>
              <w:t>инженера, проверяющего соответствие</w:t>
            </w:r>
            <w:r w:rsidRPr="00981FDE">
              <w:rPr>
                <w:color w:val="auto"/>
                <w:lang w:val="ru-RU"/>
              </w:rPr>
              <w:br/>
              <w:t>[</w:t>
            </w:r>
            <w:r w:rsidRPr="00981FDE">
              <w:rPr>
                <w:color w:val="auto"/>
                <w:lang w:val="en-GB"/>
              </w:rPr>
              <w:t>ADD</w:t>
            </w:r>
            <w:r w:rsidRPr="00981FDE">
              <w:rPr>
                <w:color w:val="auto"/>
                <w:lang w:val="ru-RU"/>
              </w:rPr>
              <w:t xml:space="preserve">] </w:t>
            </w:r>
            <w:r w:rsidRPr="00981FDE">
              <w:rPr>
                <w:color w:val="auto"/>
              </w:rPr>
              <w:t>Text</w:t>
            </w:r>
            <w:r w:rsidRPr="00981FDE">
              <w:rPr>
                <w:color w:val="auto"/>
                <w:lang w:val="ru-RU"/>
              </w:rPr>
              <w:t xml:space="preserve"> </w:t>
            </w:r>
            <w:r w:rsidRPr="00981FDE">
              <w:rPr>
                <w:color w:val="auto"/>
              </w:rPr>
              <w:t>as</w:t>
            </w:r>
            <w:r w:rsidRPr="00981FDE">
              <w:rPr>
                <w:color w:val="auto"/>
                <w:lang w:val="ru-RU"/>
              </w:rPr>
              <w:t xml:space="preserve"> </w:t>
            </w:r>
            <w:r w:rsidRPr="00981FDE">
              <w:rPr>
                <w:color w:val="auto"/>
              </w:rPr>
              <w:t>per</w:t>
            </w:r>
            <w:r w:rsidRPr="00981FDE">
              <w:rPr>
                <w:color w:val="auto"/>
                <w:lang w:val="ru-RU"/>
              </w:rPr>
              <w:t xml:space="preserve"> </w:t>
            </w:r>
            <w:r>
              <w:rPr>
                <w:color w:val="auto"/>
              </w:rPr>
              <w:t>Compliance</w:t>
            </w:r>
            <w:r w:rsidRPr="007A53A6">
              <w:rPr>
                <w:color w:val="auto"/>
                <w:lang w:val="ru-RU"/>
              </w:rPr>
              <w:t xml:space="preserve"> </w:t>
            </w:r>
            <w:r>
              <w:rPr>
                <w:color w:val="auto"/>
              </w:rPr>
              <w:t>Check</w:t>
            </w:r>
            <w:r w:rsidRPr="007A53A6">
              <w:rPr>
                <w:color w:val="auto"/>
                <w:lang w:val="ru-RU"/>
              </w:rPr>
              <w:t xml:space="preserve"> </w:t>
            </w:r>
            <w:r>
              <w:rPr>
                <w:color w:val="auto"/>
              </w:rPr>
              <w:t>Engineer</w:t>
            </w:r>
            <w:r w:rsidRPr="00981FDE">
              <w:rPr>
                <w:color w:val="auto"/>
                <w:lang w:val="ru-RU"/>
              </w:rPr>
              <w:t xml:space="preserve"> </w:t>
            </w:r>
            <w:r w:rsidRPr="00981FDE">
              <w:rPr>
                <w:color w:val="auto"/>
              </w:rPr>
              <w:t>comments</w:t>
            </w:r>
          </w:p>
        </w:tc>
      </w:tr>
      <w:tr w:rsidR="00DE7E63" w:rsidRPr="00686AFA" w14:paraId="33A7B9A6" w14:textId="77777777" w:rsidTr="00966DF6">
        <w:trPr>
          <w:trHeight w:val="57"/>
        </w:trPr>
        <w:tc>
          <w:tcPr>
            <w:tcW w:w="1421" w:type="dxa"/>
          </w:tcPr>
          <w:p w14:paraId="2554EEE1" w14:textId="77777777" w:rsidR="00DE7E63" w:rsidRPr="00981FDE" w:rsidRDefault="00DE7E63" w:rsidP="007E5EDE">
            <w:pPr>
              <w:pStyle w:val="CellBodyCentered"/>
              <w:rPr>
                <w:color w:val="auto"/>
              </w:rPr>
            </w:pPr>
            <w:r w:rsidRPr="00981FDE">
              <w:rPr>
                <w:color w:val="auto"/>
              </w:rPr>
              <w:t>0</w:t>
            </w:r>
          </w:p>
        </w:tc>
        <w:tc>
          <w:tcPr>
            <w:tcW w:w="1616" w:type="dxa"/>
          </w:tcPr>
          <w:p w14:paraId="465CFA2A" w14:textId="77777777" w:rsidR="00DE7E63" w:rsidRPr="00981FDE" w:rsidRDefault="00DE7E63" w:rsidP="007E5EDE">
            <w:pPr>
              <w:pStyle w:val="CellBodyCentered"/>
              <w:rPr>
                <w:color w:val="auto"/>
              </w:rPr>
            </w:pPr>
            <w:r w:rsidRPr="00981FDE">
              <w:rPr>
                <w:color w:val="auto"/>
              </w:rPr>
              <w:t>10.0</w:t>
            </w:r>
          </w:p>
        </w:tc>
        <w:tc>
          <w:tcPr>
            <w:tcW w:w="6053" w:type="dxa"/>
          </w:tcPr>
          <w:p w14:paraId="77F60195" w14:textId="77777777" w:rsidR="00DE7E63" w:rsidRPr="00981FDE" w:rsidRDefault="00DE7E63" w:rsidP="007E5EDE">
            <w:pPr>
              <w:pStyle w:val="CellBody"/>
              <w:rPr>
                <w:color w:val="auto"/>
                <w:lang w:val="en-GB"/>
              </w:rPr>
            </w:pPr>
            <w:r w:rsidRPr="00981FDE">
              <w:rPr>
                <w:color w:val="auto"/>
                <w:lang w:val="en-GB"/>
              </w:rPr>
              <w:t>[</w:t>
            </w:r>
            <w:r w:rsidRPr="00981FDE">
              <w:rPr>
                <w:color w:val="auto"/>
              </w:rPr>
              <w:t>ДОБАВЛЕНО</w:t>
            </w:r>
            <w:r w:rsidRPr="00981FDE">
              <w:rPr>
                <w:color w:val="auto"/>
                <w:lang w:val="en-GB"/>
              </w:rPr>
              <w:t xml:space="preserve">] TCO L-ST-2003A  </w:t>
            </w:r>
            <w:r w:rsidRPr="00981FDE">
              <w:rPr>
                <w:color w:val="auto"/>
              </w:rPr>
              <w:t>п</w:t>
            </w:r>
            <w:r w:rsidRPr="00981FDE">
              <w:rPr>
                <w:color w:val="auto"/>
                <w:lang w:val="en-GB"/>
              </w:rPr>
              <w:t>.</w:t>
            </w:r>
            <w:r w:rsidRPr="009E417F">
              <w:rPr>
                <w:color w:val="auto"/>
              </w:rPr>
              <w:t xml:space="preserve"> 25</w:t>
            </w:r>
            <w:r w:rsidRPr="00981FDE">
              <w:rPr>
                <w:color w:val="auto"/>
                <w:lang w:val="en-GB"/>
              </w:rPr>
              <w:br/>
              <w:t>[ADD] TCO L-ST-2003A Para. 25</w:t>
            </w:r>
          </w:p>
        </w:tc>
      </w:tr>
      <w:tr w:rsidR="00DE7E63" w:rsidRPr="00981FDE" w14:paraId="780B4A87" w14:textId="77777777" w:rsidTr="00966DF6">
        <w:trPr>
          <w:trHeight w:val="57"/>
        </w:trPr>
        <w:tc>
          <w:tcPr>
            <w:tcW w:w="1421" w:type="dxa"/>
          </w:tcPr>
          <w:p w14:paraId="4489ED58" w14:textId="77777777" w:rsidR="00DE7E63" w:rsidRPr="00981FDE" w:rsidRDefault="00DE7E63" w:rsidP="007E5EDE">
            <w:pPr>
              <w:pStyle w:val="CellBodyCentered"/>
              <w:rPr>
                <w:color w:val="auto"/>
              </w:rPr>
            </w:pPr>
            <w:r w:rsidRPr="00981FDE">
              <w:rPr>
                <w:color w:val="auto"/>
              </w:rPr>
              <w:t>0</w:t>
            </w:r>
          </w:p>
        </w:tc>
        <w:tc>
          <w:tcPr>
            <w:tcW w:w="1616" w:type="dxa"/>
          </w:tcPr>
          <w:p w14:paraId="7A633337" w14:textId="77777777" w:rsidR="00DE7E63" w:rsidRPr="00981FDE" w:rsidRDefault="00DE7E63" w:rsidP="007E5EDE">
            <w:pPr>
              <w:pStyle w:val="CellBodyCentered"/>
              <w:rPr>
                <w:color w:val="auto"/>
                <w:lang w:val="en-GB"/>
              </w:rPr>
            </w:pPr>
            <w:r>
              <w:rPr>
                <w:color w:val="auto"/>
                <w:lang w:val="ru-RU"/>
              </w:rPr>
              <w:t>ПРИЛОЖ</w:t>
            </w:r>
            <w:r w:rsidRPr="00A82FF7">
              <w:rPr>
                <w:color w:val="auto"/>
              </w:rPr>
              <w:t xml:space="preserve">. </w:t>
            </w:r>
            <w:r>
              <w:rPr>
                <w:color w:val="auto"/>
                <w:lang w:val="ru-RU"/>
              </w:rPr>
              <w:t>В</w:t>
            </w:r>
            <w:r w:rsidRPr="00A82FF7">
              <w:rPr>
                <w:color w:val="auto"/>
              </w:rPr>
              <w:t xml:space="preserve"> </w:t>
            </w:r>
            <w:r w:rsidRPr="00981FDE">
              <w:rPr>
                <w:color w:val="auto"/>
                <w:lang w:val="en-GB"/>
              </w:rPr>
              <w:t>APPENDIX B</w:t>
            </w:r>
          </w:p>
        </w:tc>
        <w:tc>
          <w:tcPr>
            <w:tcW w:w="6053" w:type="dxa"/>
          </w:tcPr>
          <w:p w14:paraId="4AB0B48C" w14:textId="5B4B5FCE" w:rsidR="00DE7E63" w:rsidRPr="00981FDE" w:rsidRDefault="00DE7E63" w:rsidP="007E5EDE">
            <w:pPr>
              <w:pStyle w:val="CellBody"/>
              <w:rPr>
                <w:color w:val="auto"/>
                <w:lang w:val="en-GB"/>
              </w:rPr>
            </w:pPr>
            <w:r w:rsidRPr="00981FDE">
              <w:rPr>
                <w:color w:val="auto"/>
                <w:lang w:val="en-GB"/>
              </w:rPr>
              <w:t>[</w:t>
            </w:r>
            <w:r w:rsidRPr="00981FDE">
              <w:rPr>
                <w:color w:val="auto"/>
              </w:rPr>
              <w:t>ЗАМЕНЕНО</w:t>
            </w:r>
            <w:r w:rsidRPr="00981FDE">
              <w:rPr>
                <w:color w:val="auto"/>
                <w:lang w:val="en-GB"/>
              </w:rPr>
              <w:t xml:space="preserve">] </w:t>
            </w:r>
            <w:r w:rsidRPr="00981FDE">
              <w:rPr>
                <w:color w:val="auto"/>
              </w:rPr>
              <w:t>Измененный</w:t>
            </w:r>
            <w:r w:rsidRPr="00981FDE">
              <w:rPr>
                <w:color w:val="auto"/>
                <w:lang w:val="en-GB"/>
              </w:rPr>
              <w:t xml:space="preserve"> TCO L-ST-2003A, </w:t>
            </w:r>
            <w:r w:rsidRPr="00981FDE">
              <w:rPr>
                <w:color w:val="auto"/>
              </w:rPr>
              <w:t>раздел</w:t>
            </w:r>
            <w:r w:rsidRPr="00981FDE">
              <w:rPr>
                <w:color w:val="auto"/>
                <w:lang w:val="en-GB"/>
              </w:rPr>
              <w:t xml:space="preserve"> 2 - </w:t>
            </w:r>
            <w:r w:rsidRPr="00981FDE">
              <w:rPr>
                <w:color w:val="auto"/>
              </w:rPr>
              <w:t>Кривые</w:t>
            </w:r>
            <w:r w:rsidRPr="00981FDE">
              <w:rPr>
                <w:color w:val="auto"/>
                <w:lang w:val="en-GB"/>
              </w:rPr>
              <w:t xml:space="preserve"> </w:t>
            </w:r>
            <w:r w:rsidRPr="00981FDE">
              <w:rPr>
                <w:color w:val="auto"/>
              </w:rPr>
              <w:t>температурного</w:t>
            </w:r>
            <w:r w:rsidRPr="00981FDE">
              <w:rPr>
                <w:color w:val="auto"/>
                <w:lang w:val="en-GB"/>
              </w:rPr>
              <w:t xml:space="preserve"> </w:t>
            </w:r>
            <w:r w:rsidRPr="00981FDE">
              <w:rPr>
                <w:color w:val="auto"/>
              </w:rPr>
              <w:t>ухода</w:t>
            </w:r>
            <w:r w:rsidRPr="00981FDE">
              <w:rPr>
                <w:color w:val="auto"/>
                <w:lang w:val="en-GB"/>
              </w:rPr>
              <w:t xml:space="preserve"> </w:t>
            </w:r>
            <w:r w:rsidRPr="00981FDE">
              <w:rPr>
                <w:color w:val="auto"/>
              </w:rPr>
              <w:t>параметров</w:t>
            </w:r>
            <w:r w:rsidRPr="00981FDE">
              <w:rPr>
                <w:color w:val="auto"/>
                <w:lang w:val="en-GB"/>
              </w:rPr>
              <w:br/>
              <w:t xml:space="preserve">[REPLACE WITH] </w:t>
            </w:r>
            <w:r w:rsidR="00C03ABC" w:rsidRPr="00981FDE">
              <w:rPr>
                <w:color w:val="auto"/>
                <w:lang w:val="en-GB"/>
              </w:rPr>
              <w:t>modified TCO</w:t>
            </w:r>
            <w:r w:rsidRPr="00981FDE">
              <w:rPr>
                <w:color w:val="auto"/>
                <w:lang w:val="en-GB"/>
              </w:rPr>
              <w:t xml:space="preserve"> L-ST-2003A Section 2 -Temperature Derating Curves</w:t>
            </w:r>
          </w:p>
        </w:tc>
      </w:tr>
      <w:tr w:rsidR="00DE7E63" w:rsidRPr="00981FDE" w14:paraId="091F1A75" w14:textId="77777777" w:rsidTr="00966DF6">
        <w:trPr>
          <w:trHeight w:val="57"/>
        </w:trPr>
        <w:tc>
          <w:tcPr>
            <w:tcW w:w="1421" w:type="dxa"/>
          </w:tcPr>
          <w:p w14:paraId="64371DEB" w14:textId="77777777" w:rsidR="00DE7E63" w:rsidRPr="00981FDE" w:rsidRDefault="00DE7E63" w:rsidP="007E5EDE">
            <w:pPr>
              <w:pStyle w:val="CellBodyCentered"/>
              <w:rPr>
                <w:color w:val="auto"/>
              </w:rPr>
            </w:pPr>
            <w:r w:rsidRPr="00981FDE">
              <w:rPr>
                <w:color w:val="auto"/>
              </w:rPr>
              <w:t>0</w:t>
            </w:r>
          </w:p>
        </w:tc>
        <w:tc>
          <w:tcPr>
            <w:tcW w:w="1616" w:type="dxa"/>
          </w:tcPr>
          <w:p w14:paraId="3183AA65" w14:textId="77777777" w:rsidR="00DE7E63" w:rsidRPr="00A82FF7" w:rsidRDefault="00DE7E63" w:rsidP="007E5EDE">
            <w:pPr>
              <w:pStyle w:val="CellBodyCentered"/>
              <w:rPr>
                <w:color w:val="auto"/>
                <w:lang w:val="ru-RU"/>
              </w:rPr>
            </w:pPr>
            <w:r>
              <w:rPr>
                <w:color w:val="auto"/>
                <w:lang w:val="ru-RU"/>
              </w:rPr>
              <w:t>ПРИЛОЖ</w:t>
            </w:r>
            <w:r w:rsidRPr="00A82FF7">
              <w:rPr>
                <w:color w:val="auto"/>
              </w:rPr>
              <w:t>.</w:t>
            </w:r>
            <w:r>
              <w:rPr>
                <w:color w:val="auto"/>
                <w:lang w:val="ru-RU"/>
              </w:rPr>
              <w:t xml:space="preserve"> Е</w:t>
            </w:r>
          </w:p>
          <w:p w14:paraId="232CBF5B" w14:textId="77777777" w:rsidR="00DE7E63" w:rsidRPr="00981FDE" w:rsidRDefault="00DE7E63" w:rsidP="007E5EDE">
            <w:pPr>
              <w:pStyle w:val="CellBodyCentered"/>
              <w:rPr>
                <w:color w:val="auto"/>
              </w:rPr>
            </w:pPr>
            <w:r w:rsidRPr="00981FDE">
              <w:rPr>
                <w:color w:val="auto"/>
                <w:lang w:val="en-GB"/>
              </w:rPr>
              <w:t>APPENDIX E</w:t>
            </w:r>
          </w:p>
        </w:tc>
        <w:tc>
          <w:tcPr>
            <w:tcW w:w="6053" w:type="dxa"/>
          </w:tcPr>
          <w:p w14:paraId="06B5D7A9" w14:textId="77777777" w:rsidR="00DE7E63" w:rsidRDefault="00DE7E63" w:rsidP="007E5EDE">
            <w:pPr>
              <w:pStyle w:val="CellBody"/>
              <w:spacing w:line="260" w:lineRule="atLeast"/>
              <w:rPr>
                <w:color w:val="auto"/>
                <w:lang w:val="en-GB"/>
              </w:rPr>
            </w:pPr>
            <w:r w:rsidRPr="00981FDE">
              <w:rPr>
                <w:color w:val="auto"/>
              </w:rPr>
              <w:t>[УДАЛЕНО]</w:t>
            </w:r>
            <w:r w:rsidRPr="00981FDE">
              <w:rPr>
                <w:color w:val="auto"/>
              </w:rPr>
              <w:br/>
              <w:t>[DELETED]</w:t>
            </w:r>
          </w:p>
        </w:tc>
      </w:tr>
      <w:tr w:rsidR="00DE7E63" w:rsidRPr="00F94BC8" w14:paraId="1C8C654E" w14:textId="77777777" w:rsidTr="00966DF6">
        <w:trPr>
          <w:trHeight w:val="57"/>
        </w:trPr>
        <w:tc>
          <w:tcPr>
            <w:tcW w:w="1421" w:type="dxa"/>
          </w:tcPr>
          <w:p w14:paraId="0946A67E" w14:textId="77777777" w:rsidR="00DE7E63" w:rsidRPr="00C85D90" w:rsidRDefault="00DE7E63" w:rsidP="007E5EDE">
            <w:pPr>
              <w:pStyle w:val="CellBodyCentered"/>
              <w:rPr>
                <w:color w:val="auto"/>
                <w:lang w:val="en-GB"/>
              </w:rPr>
            </w:pPr>
            <w:r w:rsidRPr="00C85D90">
              <w:rPr>
                <w:color w:val="auto"/>
              </w:rPr>
              <w:t>1A</w:t>
            </w:r>
          </w:p>
        </w:tc>
        <w:tc>
          <w:tcPr>
            <w:tcW w:w="1616" w:type="dxa"/>
          </w:tcPr>
          <w:p w14:paraId="766DD4C9" w14:textId="77777777" w:rsidR="00DE7E63" w:rsidRPr="00C85D90" w:rsidRDefault="00DE7E63" w:rsidP="007E5EDE">
            <w:pPr>
              <w:pStyle w:val="CellBodyCentered"/>
              <w:rPr>
                <w:color w:val="auto"/>
                <w:lang w:val="en-GB"/>
              </w:rPr>
            </w:pPr>
            <w:r w:rsidRPr="00C85D90">
              <w:rPr>
                <w:color w:val="auto"/>
              </w:rPr>
              <w:t xml:space="preserve">2.1, </w:t>
            </w:r>
            <w:r w:rsidRPr="00C85D90">
              <w:rPr>
                <w:color w:val="auto"/>
                <w:lang w:val="en-GB"/>
              </w:rPr>
              <w:t xml:space="preserve">5.4, </w:t>
            </w:r>
            <w:r w:rsidRPr="00C85D90">
              <w:rPr>
                <w:color w:val="auto"/>
                <w:lang w:val="ru-RU"/>
              </w:rPr>
              <w:t>6.1 – 6.5.25</w:t>
            </w:r>
            <w:r w:rsidRPr="00C85D90">
              <w:rPr>
                <w:color w:val="auto"/>
              </w:rPr>
              <w:t>, 7.0 – 7.1, 9.0</w:t>
            </w:r>
          </w:p>
        </w:tc>
        <w:tc>
          <w:tcPr>
            <w:tcW w:w="6053" w:type="dxa"/>
          </w:tcPr>
          <w:p w14:paraId="6E8918E1" w14:textId="77777777" w:rsidR="00DE7E63" w:rsidRPr="00C85D90" w:rsidRDefault="00DE7E63" w:rsidP="007E5EDE">
            <w:pPr>
              <w:pStyle w:val="CellBody"/>
              <w:rPr>
                <w:color w:val="auto"/>
                <w:lang w:val="ru-RU"/>
              </w:rPr>
            </w:pPr>
            <w:r w:rsidRPr="00C85D90">
              <w:rPr>
                <w:color w:val="auto"/>
                <w:lang w:val="ru-RU"/>
              </w:rPr>
              <w:t>[ЗАМЕНЕНО] Текст заменен в соответствии с комментариями ТШО</w:t>
            </w:r>
            <w:r w:rsidRPr="00C85D90">
              <w:rPr>
                <w:color w:val="auto"/>
                <w:lang w:val="ru-RU"/>
              </w:rPr>
              <w:br/>
              <w:t>[</w:t>
            </w:r>
            <w:r w:rsidRPr="00C85D90">
              <w:rPr>
                <w:color w:val="auto"/>
              </w:rPr>
              <w:t>REPLACE</w:t>
            </w:r>
            <w:r w:rsidRPr="00C85D90">
              <w:rPr>
                <w:color w:val="auto"/>
                <w:lang w:val="ru-RU"/>
              </w:rPr>
              <w:t xml:space="preserve"> </w:t>
            </w:r>
            <w:r w:rsidRPr="00C85D90">
              <w:rPr>
                <w:color w:val="auto"/>
              </w:rPr>
              <w:t>WITH</w:t>
            </w:r>
            <w:r w:rsidRPr="00C85D90">
              <w:rPr>
                <w:color w:val="auto"/>
                <w:lang w:val="ru-RU"/>
              </w:rPr>
              <w:t xml:space="preserve">] </w:t>
            </w:r>
            <w:r w:rsidRPr="00C85D90">
              <w:rPr>
                <w:color w:val="auto"/>
              </w:rPr>
              <w:t>Text</w:t>
            </w:r>
            <w:r w:rsidRPr="00C85D90">
              <w:rPr>
                <w:color w:val="auto"/>
                <w:lang w:val="ru-RU"/>
              </w:rPr>
              <w:t xml:space="preserve"> </w:t>
            </w:r>
            <w:r w:rsidRPr="00C85D90">
              <w:rPr>
                <w:color w:val="auto"/>
              </w:rPr>
              <w:t>modified</w:t>
            </w:r>
            <w:r w:rsidRPr="00C85D90">
              <w:rPr>
                <w:color w:val="auto"/>
                <w:lang w:val="ru-RU"/>
              </w:rPr>
              <w:t xml:space="preserve"> </w:t>
            </w:r>
            <w:r w:rsidRPr="00C85D90">
              <w:rPr>
                <w:color w:val="auto"/>
              </w:rPr>
              <w:t>as</w:t>
            </w:r>
            <w:r w:rsidRPr="00C85D90">
              <w:rPr>
                <w:color w:val="auto"/>
                <w:lang w:val="ru-RU"/>
              </w:rPr>
              <w:t xml:space="preserve"> </w:t>
            </w:r>
            <w:r w:rsidRPr="00C85D90">
              <w:rPr>
                <w:color w:val="auto"/>
              </w:rPr>
              <w:t>per</w:t>
            </w:r>
            <w:r w:rsidRPr="00C85D90">
              <w:rPr>
                <w:color w:val="auto"/>
                <w:lang w:val="ru-RU"/>
              </w:rPr>
              <w:t xml:space="preserve"> </w:t>
            </w:r>
            <w:r w:rsidRPr="00C85D90">
              <w:rPr>
                <w:color w:val="auto"/>
              </w:rPr>
              <w:t>TCO</w:t>
            </w:r>
            <w:r w:rsidRPr="00C85D90">
              <w:rPr>
                <w:color w:val="auto"/>
                <w:lang w:val="ru-RU"/>
              </w:rPr>
              <w:t xml:space="preserve"> </w:t>
            </w:r>
            <w:r w:rsidRPr="00C85D90">
              <w:rPr>
                <w:color w:val="auto"/>
              </w:rPr>
              <w:t>comments</w:t>
            </w:r>
          </w:p>
        </w:tc>
      </w:tr>
      <w:tr w:rsidR="00DE7E63" w:rsidRPr="00981FDE" w14:paraId="124D2DA5" w14:textId="77777777" w:rsidTr="00966DF6">
        <w:trPr>
          <w:trHeight w:val="57"/>
        </w:trPr>
        <w:tc>
          <w:tcPr>
            <w:tcW w:w="1421" w:type="dxa"/>
          </w:tcPr>
          <w:p w14:paraId="511714A9" w14:textId="77777777" w:rsidR="00DE7E63" w:rsidRPr="009B73DF" w:rsidRDefault="00DE7E63" w:rsidP="007E5EDE">
            <w:pPr>
              <w:pStyle w:val="CellBodyCentered"/>
              <w:rPr>
                <w:color w:val="auto"/>
                <w:lang w:val="en-GB"/>
              </w:rPr>
            </w:pPr>
            <w:r>
              <w:rPr>
                <w:color w:val="auto"/>
              </w:rPr>
              <w:t>1A</w:t>
            </w:r>
          </w:p>
        </w:tc>
        <w:tc>
          <w:tcPr>
            <w:tcW w:w="1616" w:type="dxa"/>
          </w:tcPr>
          <w:p w14:paraId="7D80817D" w14:textId="77777777" w:rsidR="00DE7E63" w:rsidRPr="00A82FF7" w:rsidRDefault="00DE7E63" w:rsidP="007E5EDE">
            <w:pPr>
              <w:pStyle w:val="CellBodyCentered"/>
              <w:rPr>
                <w:color w:val="auto"/>
                <w:lang w:val="ru-RU"/>
              </w:rPr>
            </w:pPr>
            <w:r>
              <w:rPr>
                <w:color w:val="auto"/>
                <w:lang w:val="ru-RU"/>
              </w:rPr>
              <w:t>ПРИЛОЖ</w:t>
            </w:r>
            <w:r w:rsidRPr="00A82FF7">
              <w:rPr>
                <w:color w:val="auto"/>
              </w:rPr>
              <w:t>.</w:t>
            </w:r>
            <w:r>
              <w:rPr>
                <w:color w:val="auto"/>
                <w:lang w:val="ru-RU"/>
              </w:rPr>
              <w:t xml:space="preserve"> А</w:t>
            </w:r>
          </w:p>
          <w:p w14:paraId="45F4A068" w14:textId="77777777" w:rsidR="00DE7E63" w:rsidRPr="009B73DF" w:rsidRDefault="00DE7E63" w:rsidP="007E5EDE">
            <w:pPr>
              <w:pStyle w:val="CellBodyCentered"/>
              <w:rPr>
                <w:color w:val="auto"/>
                <w:lang w:val="en-GB"/>
              </w:rPr>
            </w:pPr>
            <w:r w:rsidRPr="00981FDE">
              <w:rPr>
                <w:color w:val="auto"/>
                <w:lang w:val="en-GB"/>
              </w:rPr>
              <w:t>APPENDIX A</w:t>
            </w:r>
          </w:p>
        </w:tc>
        <w:tc>
          <w:tcPr>
            <w:tcW w:w="6053" w:type="dxa"/>
          </w:tcPr>
          <w:p w14:paraId="54BA8355" w14:textId="77777777" w:rsidR="00DE7E63" w:rsidRDefault="00DE7E63" w:rsidP="007E5EDE">
            <w:pPr>
              <w:pStyle w:val="CellBody"/>
              <w:spacing w:line="260" w:lineRule="atLeast"/>
              <w:rPr>
                <w:color w:val="auto"/>
                <w:lang w:val="en-GB"/>
              </w:rPr>
            </w:pPr>
            <w:r w:rsidRPr="00981FDE">
              <w:rPr>
                <w:color w:val="auto"/>
                <w:lang w:val="en-GB"/>
              </w:rPr>
              <w:t>[</w:t>
            </w:r>
            <w:r w:rsidRPr="00981FDE">
              <w:rPr>
                <w:color w:val="auto"/>
              </w:rPr>
              <w:t>ЗАМЕНЕНО</w:t>
            </w:r>
            <w:r w:rsidRPr="00981FDE">
              <w:rPr>
                <w:color w:val="auto"/>
                <w:lang w:val="en-GB"/>
              </w:rPr>
              <w:t xml:space="preserve">]  </w:t>
            </w:r>
            <w:r w:rsidRPr="00981FDE">
              <w:rPr>
                <w:color w:val="auto"/>
              </w:rPr>
              <w:t>Измененный</w:t>
            </w:r>
            <w:r w:rsidRPr="00981FDE">
              <w:rPr>
                <w:color w:val="auto"/>
                <w:lang w:val="en-GB"/>
              </w:rPr>
              <w:t xml:space="preserve"> TCO L-ST-2003A, </w:t>
            </w:r>
            <w:r w:rsidRPr="00981FDE">
              <w:rPr>
                <w:color w:val="auto"/>
              </w:rPr>
              <w:t>раздел</w:t>
            </w:r>
            <w:r w:rsidRPr="00981FDE">
              <w:rPr>
                <w:color w:val="auto"/>
                <w:lang w:val="en-GB"/>
              </w:rPr>
              <w:t xml:space="preserve"> 2 - </w:t>
            </w:r>
            <w:r w:rsidRPr="00981FDE">
              <w:rPr>
                <w:color w:val="auto"/>
              </w:rPr>
              <w:t>Таблицы</w:t>
            </w:r>
            <w:r w:rsidRPr="00981FDE">
              <w:rPr>
                <w:color w:val="auto"/>
                <w:lang w:val="en-GB"/>
              </w:rPr>
              <w:t xml:space="preserve"> </w:t>
            </w:r>
            <w:r w:rsidRPr="00981FDE">
              <w:rPr>
                <w:color w:val="auto"/>
              </w:rPr>
              <w:t>для</w:t>
            </w:r>
            <w:r w:rsidRPr="00981FDE">
              <w:rPr>
                <w:color w:val="auto"/>
                <w:lang w:val="en-GB"/>
              </w:rPr>
              <w:t xml:space="preserve"> </w:t>
            </w:r>
            <w:r w:rsidRPr="00981FDE">
              <w:rPr>
                <w:color w:val="auto"/>
              </w:rPr>
              <w:t>выбора</w:t>
            </w:r>
            <w:r w:rsidRPr="00981FDE">
              <w:rPr>
                <w:color w:val="auto"/>
                <w:lang w:val="en-GB"/>
              </w:rPr>
              <w:t xml:space="preserve"> </w:t>
            </w:r>
            <w:r w:rsidRPr="00981FDE">
              <w:rPr>
                <w:color w:val="auto"/>
              </w:rPr>
              <w:t>класса</w:t>
            </w:r>
            <w:r w:rsidRPr="00981FDE">
              <w:rPr>
                <w:color w:val="auto"/>
                <w:lang w:val="en-GB"/>
              </w:rPr>
              <w:t xml:space="preserve"> </w:t>
            </w:r>
            <w:r w:rsidRPr="00981FDE">
              <w:rPr>
                <w:color w:val="auto"/>
              </w:rPr>
              <w:t>трубопроводов</w:t>
            </w:r>
            <w:r w:rsidRPr="00981FDE">
              <w:rPr>
                <w:color w:val="auto"/>
                <w:lang w:val="en-GB"/>
              </w:rPr>
              <w:br/>
              <w:t>[REPLACE WITH] modified  TCO L-ST-2003A</w:t>
            </w:r>
            <w:r>
              <w:rPr>
                <w:color w:val="auto"/>
              </w:rPr>
              <w:t>,</w:t>
            </w:r>
            <w:r w:rsidRPr="00981FDE">
              <w:rPr>
                <w:color w:val="auto"/>
              </w:rPr>
              <w:t xml:space="preserve"> раздел</w:t>
            </w:r>
            <w:r w:rsidRPr="00981FDE">
              <w:rPr>
                <w:color w:val="auto"/>
                <w:lang w:val="en-GB"/>
              </w:rPr>
              <w:t xml:space="preserve"> 2  - Piping Line Class Selection Tables</w:t>
            </w:r>
            <w:r>
              <w:rPr>
                <w:color w:val="auto"/>
                <w:lang w:val="en-GB"/>
              </w:rPr>
              <w:t xml:space="preserve"> – updated as per Line Class additions</w:t>
            </w:r>
          </w:p>
        </w:tc>
      </w:tr>
      <w:tr w:rsidR="00DE7E63" w:rsidRPr="00981FDE" w14:paraId="7F0F054F" w14:textId="77777777" w:rsidTr="00966DF6">
        <w:trPr>
          <w:trHeight w:val="57"/>
        </w:trPr>
        <w:tc>
          <w:tcPr>
            <w:tcW w:w="1421" w:type="dxa"/>
          </w:tcPr>
          <w:p w14:paraId="35DCDDA5" w14:textId="77777777" w:rsidR="00DE7E63" w:rsidRDefault="00DE7E63" w:rsidP="007E5EDE">
            <w:pPr>
              <w:pStyle w:val="CellBodyCentered"/>
              <w:rPr>
                <w:color w:val="auto"/>
              </w:rPr>
            </w:pPr>
            <w:r>
              <w:rPr>
                <w:color w:val="auto"/>
              </w:rPr>
              <w:t>1A</w:t>
            </w:r>
          </w:p>
        </w:tc>
        <w:tc>
          <w:tcPr>
            <w:tcW w:w="1616" w:type="dxa"/>
          </w:tcPr>
          <w:p w14:paraId="752FE073" w14:textId="77777777" w:rsidR="00DE7E63" w:rsidRPr="00A82FF7" w:rsidRDefault="00DE7E63" w:rsidP="007E5EDE">
            <w:pPr>
              <w:pStyle w:val="CellBodyCentered"/>
              <w:rPr>
                <w:color w:val="auto"/>
                <w:lang w:val="ru-RU"/>
              </w:rPr>
            </w:pPr>
            <w:r>
              <w:rPr>
                <w:color w:val="auto"/>
                <w:lang w:val="ru-RU"/>
              </w:rPr>
              <w:t>ПРИЛОЖ</w:t>
            </w:r>
            <w:r w:rsidRPr="00A82FF7">
              <w:rPr>
                <w:color w:val="auto"/>
              </w:rPr>
              <w:t>.</w:t>
            </w:r>
            <w:r>
              <w:rPr>
                <w:color w:val="auto"/>
                <w:lang w:val="ru-RU"/>
              </w:rPr>
              <w:t xml:space="preserve"> С</w:t>
            </w:r>
          </w:p>
          <w:p w14:paraId="48C28FFE" w14:textId="77777777" w:rsidR="00DE7E63" w:rsidRPr="00981FDE" w:rsidRDefault="00DE7E63" w:rsidP="007E5EDE">
            <w:pPr>
              <w:pStyle w:val="CellBodyCentered"/>
              <w:rPr>
                <w:color w:val="auto"/>
                <w:lang w:val="en-GB"/>
              </w:rPr>
            </w:pPr>
            <w:r w:rsidRPr="00981FDE">
              <w:rPr>
                <w:color w:val="auto"/>
                <w:lang w:val="en-GB"/>
              </w:rPr>
              <w:t>APPENDIX C</w:t>
            </w:r>
          </w:p>
        </w:tc>
        <w:tc>
          <w:tcPr>
            <w:tcW w:w="6053" w:type="dxa"/>
          </w:tcPr>
          <w:p w14:paraId="6B1AD29F" w14:textId="77777777" w:rsidR="00DE7E63" w:rsidRPr="00981FDE" w:rsidRDefault="00DE7E63" w:rsidP="007E5EDE">
            <w:pPr>
              <w:pStyle w:val="CellBody"/>
              <w:rPr>
                <w:color w:val="auto"/>
                <w:lang w:val="en-GB"/>
              </w:rPr>
            </w:pPr>
            <w:r w:rsidRPr="00981FDE">
              <w:rPr>
                <w:color w:val="auto"/>
                <w:lang w:val="en-GB"/>
              </w:rPr>
              <w:t>[</w:t>
            </w:r>
            <w:r w:rsidRPr="00981FDE">
              <w:rPr>
                <w:color w:val="auto"/>
              </w:rPr>
              <w:t>ЗАМЕНЕНО</w:t>
            </w:r>
            <w:r w:rsidRPr="00981FDE">
              <w:rPr>
                <w:color w:val="auto"/>
                <w:lang w:val="en-GB"/>
              </w:rPr>
              <w:t xml:space="preserve">] </w:t>
            </w:r>
            <w:r w:rsidRPr="00981FDE">
              <w:rPr>
                <w:color w:val="auto"/>
              </w:rPr>
              <w:t>Измененный</w:t>
            </w:r>
            <w:r w:rsidRPr="00981FDE">
              <w:rPr>
                <w:color w:val="auto"/>
                <w:lang w:val="en-GB"/>
              </w:rPr>
              <w:t xml:space="preserve"> TCO L-ST-2003A, </w:t>
            </w:r>
            <w:r w:rsidRPr="00981FDE">
              <w:rPr>
                <w:color w:val="auto"/>
              </w:rPr>
              <w:t>раздел</w:t>
            </w:r>
            <w:r w:rsidRPr="00981FDE">
              <w:rPr>
                <w:color w:val="auto"/>
                <w:lang w:val="en-GB"/>
              </w:rPr>
              <w:t xml:space="preserve"> 3 - </w:t>
            </w:r>
            <w:r w:rsidRPr="00981FDE">
              <w:rPr>
                <w:color w:val="auto"/>
              </w:rPr>
              <w:t>Диаграммы</w:t>
            </w:r>
            <w:r w:rsidRPr="00981FDE">
              <w:rPr>
                <w:color w:val="auto"/>
                <w:lang w:val="en-GB"/>
              </w:rPr>
              <w:t xml:space="preserve"> </w:t>
            </w:r>
            <w:r w:rsidRPr="00981FDE">
              <w:rPr>
                <w:color w:val="auto"/>
              </w:rPr>
              <w:t>ответвлений</w:t>
            </w:r>
            <w:r w:rsidRPr="00981FDE">
              <w:rPr>
                <w:color w:val="auto"/>
                <w:lang w:val="en-GB"/>
              </w:rPr>
              <w:br/>
              <w:t>[REPLACE WITH] modified  TCO L-ST-2003A  Section 3 - Branch Charts</w:t>
            </w:r>
            <w:r>
              <w:rPr>
                <w:color w:val="auto"/>
                <w:lang w:val="en-GB"/>
              </w:rPr>
              <w:t xml:space="preserve"> – updated as per Line class additions</w:t>
            </w:r>
          </w:p>
        </w:tc>
      </w:tr>
      <w:tr w:rsidR="00DE7E63" w:rsidRPr="00981FDE" w14:paraId="20A6834A" w14:textId="77777777" w:rsidTr="00966DF6">
        <w:trPr>
          <w:trHeight w:val="57"/>
        </w:trPr>
        <w:tc>
          <w:tcPr>
            <w:tcW w:w="1421" w:type="dxa"/>
          </w:tcPr>
          <w:p w14:paraId="7E4BA919" w14:textId="77777777" w:rsidR="00DE7E63" w:rsidRPr="009B73DF" w:rsidRDefault="00DE7E63" w:rsidP="007E5EDE">
            <w:pPr>
              <w:pStyle w:val="CellBodyCentered"/>
              <w:rPr>
                <w:color w:val="auto"/>
                <w:lang w:val="en-GB"/>
              </w:rPr>
            </w:pPr>
            <w:r>
              <w:rPr>
                <w:color w:val="auto"/>
              </w:rPr>
              <w:t>1A</w:t>
            </w:r>
          </w:p>
        </w:tc>
        <w:tc>
          <w:tcPr>
            <w:tcW w:w="1616" w:type="dxa"/>
          </w:tcPr>
          <w:p w14:paraId="37A31899" w14:textId="77777777" w:rsidR="00DE7E63" w:rsidRPr="00A82FF7" w:rsidRDefault="00DE7E63" w:rsidP="007E5EDE">
            <w:pPr>
              <w:pStyle w:val="CellBodyCentered"/>
              <w:rPr>
                <w:color w:val="auto"/>
                <w:lang w:val="en-GB"/>
              </w:rPr>
            </w:pPr>
            <w:r>
              <w:rPr>
                <w:color w:val="auto"/>
                <w:lang w:val="ru-RU"/>
              </w:rPr>
              <w:t>ПРИЛОЖ</w:t>
            </w:r>
            <w:r w:rsidRPr="00A82FF7">
              <w:rPr>
                <w:color w:val="auto"/>
                <w:lang w:val="en-GB"/>
              </w:rPr>
              <w:t>.</w:t>
            </w:r>
            <w:r w:rsidRPr="00981FDE">
              <w:rPr>
                <w:color w:val="auto"/>
                <w:lang w:val="en-GB"/>
              </w:rPr>
              <w:t xml:space="preserve"> D </w:t>
            </w:r>
          </w:p>
          <w:p w14:paraId="06F36A72" w14:textId="77777777" w:rsidR="00DE7E63" w:rsidRPr="009B73DF" w:rsidRDefault="00DE7E63" w:rsidP="007E5EDE">
            <w:pPr>
              <w:pStyle w:val="CellBodyCentered"/>
              <w:rPr>
                <w:color w:val="auto"/>
                <w:lang w:val="en-GB"/>
              </w:rPr>
            </w:pPr>
            <w:r w:rsidRPr="00981FDE">
              <w:rPr>
                <w:color w:val="auto"/>
                <w:lang w:val="en-GB"/>
              </w:rPr>
              <w:t>APPENDIX D</w:t>
            </w:r>
          </w:p>
        </w:tc>
        <w:tc>
          <w:tcPr>
            <w:tcW w:w="6053" w:type="dxa"/>
          </w:tcPr>
          <w:p w14:paraId="4347481E" w14:textId="0572B861" w:rsidR="00DE7E63" w:rsidRDefault="00DE7E63" w:rsidP="007E5EDE">
            <w:pPr>
              <w:pStyle w:val="CellBody"/>
              <w:spacing w:line="260" w:lineRule="atLeast"/>
              <w:rPr>
                <w:color w:val="auto"/>
                <w:lang w:val="en-GB"/>
              </w:rPr>
            </w:pPr>
            <w:r w:rsidRPr="00A159B0">
              <w:rPr>
                <w:color w:val="auto"/>
              </w:rPr>
              <w:t>[</w:t>
            </w:r>
            <w:r w:rsidR="00C03ABC" w:rsidRPr="00981FDE">
              <w:rPr>
                <w:color w:val="auto"/>
                <w:lang w:val="ru-RU"/>
              </w:rPr>
              <w:t>ДОБАВЛЕНО</w:t>
            </w:r>
            <w:r w:rsidR="00C03ABC" w:rsidRPr="00A159B0">
              <w:rPr>
                <w:color w:val="auto"/>
              </w:rPr>
              <w:t>] Текст</w:t>
            </w:r>
            <w:r w:rsidRPr="00A159B0">
              <w:rPr>
                <w:color w:val="auto"/>
              </w:rPr>
              <w:t xml:space="preserve">, </w:t>
            </w:r>
            <w:r w:rsidRPr="00981FDE">
              <w:rPr>
                <w:color w:val="auto"/>
                <w:lang w:val="ru-RU"/>
              </w:rPr>
              <w:t>в</w:t>
            </w:r>
            <w:r w:rsidRPr="00A159B0">
              <w:rPr>
                <w:color w:val="auto"/>
              </w:rPr>
              <w:t xml:space="preserve"> </w:t>
            </w:r>
            <w:r w:rsidRPr="00981FDE">
              <w:rPr>
                <w:color w:val="auto"/>
                <w:lang w:val="ru-RU"/>
              </w:rPr>
              <w:t>соответствии</w:t>
            </w:r>
            <w:r w:rsidRPr="00A159B0">
              <w:rPr>
                <w:color w:val="auto"/>
              </w:rPr>
              <w:t xml:space="preserve"> </w:t>
            </w:r>
            <w:r w:rsidRPr="00981FDE">
              <w:rPr>
                <w:color w:val="auto"/>
                <w:lang w:val="ru-RU"/>
              </w:rPr>
              <w:t>с</w:t>
            </w:r>
            <w:r w:rsidRPr="00A159B0">
              <w:rPr>
                <w:color w:val="auto"/>
              </w:rPr>
              <w:t xml:space="preserve"> </w:t>
            </w:r>
            <w:r w:rsidRPr="00981FDE">
              <w:rPr>
                <w:color w:val="auto"/>
                <w:lang w:val="ru-RU"/>
              </w:rPr>
              <w:t>комментариями</w:t>
            </w:r>
            <w:r w:rsidRPr="00A159B0">
              <w:rPr>
                <w:color w:val="auto"/>
              </w:rPr>
              <w:t xml:space="preserve"> </w:t>
            </w:r>
            <w:r w:rsidRPr="00981FDE">
              <w:rPr>
                <w:color w:val="auto"/>
                <w:lang w:val="ru-RU"/>
              </w:rPr>
              <w:t>ТШО</w:t>
            </w:r>
            <w:r w:rsidRPr="00A159B0">
              <w:rPr>
                <w:color w:val="auto"/>
              </w:rPr>
              <w:t xml:space="preserve"> </w:t>
            </w:r>
            <w:r w:rsidRPr="00A159B0">
              <w:rPr>
                <w:color w:val="auto"/>
              </w:rPr>
              <w:br/>
              <w:t>[</w:t>
            </w:r>
            <w:r w:rsidRPr="00981FDE">
              <w:rPr>
                <w:color w:val="auto"/>
              </w:rPr>
              <w:t>ADD</w:t>
            </w:r>
            <w:r w:rsidRPr="00A159B0">
              <w:rPr>
                <w:color w:val="auto"/>
              </w:rPr>
              <w:t xml:space="preserve">]  </w:t>
            </w:r>
            <w:r w:rsidRPr="00981FDE">
              <w:rPr>
                <w:color w:val="auto"/>
              </w:rPr>
              <w:t>Text</w:t>
            </w:r>
            <w:r w:rsidRPr="00A159B0">
              <w:rPr>
                <w:color w:val="auto"/>
              </w:rPr>
              <w:t xml:space="preserve"> </w:t>
            </w:r>
            <w:r w:rsidRPr="00981FDE">
              <w:rPr>
                <w:color w:val="auto"/>
              </w:rPr>
              <w:t>as</w:t>
            </w:r>
            <w:r w:rsidRPr="00A159B0">
              <w:rPr>
                <w:color w:val="auto"/>
              </w:rPr>
              <w:t xml:space="preserve"> </w:t>
            </w:r>
            <w:r w:rsidRPr="00981FDE">
              <w:rPr>
                <w:color w:val="auto"/>
              </w:rPr>
              <w:t>per</w:t>
            </w:r>
            <w:r w:rsidRPr="00A159B0">
              <w:rPr>
                <w:color w:val="auto"/>
              </w:rPr>
              <w:t xml:space="preserve"> </w:t>
            </w:r>
            <w:r w:rsidRPr="00981FDE">
              <w:rPr>
                <w:color w:val="auto"/>
              </w:rPr>
              <w:t>TCO</w:t>
            </w:r>
            <w:r w:rsidRPr="00A159B0">
              <w:rPr>
                <w:color w:val="auto"/>
              </w:rPr>
              <w:t xml:space="preserve"> </w:t>
            </w:r>
            <w:r w:rsidRPr="00981FDE">
              <w:rPr>
                <w:color w:val="auto"/>
              </w:rPr>
              <w:t>comments</w:t>
            </w:r>
            <w:r w:rsidRPr="00A159B0">
              <w:rPr>
                <w:color w:val="auto"/>
              </w:rPr>
              <w:t xml:space="preserve"> – </w:t>
            </w:r>
            <w:r>
              <w:rPr>
                <w:color w:val="auto"/>
                <w:lang w:val="en-GB"/>
              </w:rPr>
              <w:t>Globe</w:t>
            </w:r>
            <w:r w:rsidRPr="00A159B0">
              <w:rPr>
                <w:color w:val="auto"/>
              </w:rPr>
              <w:t xml:space="preserve"> </w:t>
            </w:r>
            <w:r>
              <w:rPr>
                <w:color w:val="auto"/>
                <w:lang w:val="en-GB"/>
              </w:rPr>
              <w:t>Valve Design Limitations</w:t>
            </w:r>
          </w:p>
        </w:tc>
      </w:tr>
      <w:tr w:rsidR="00DE7E63" w:rsidRPr="00F94BC8" w14:paraId="7916D2DE" w14:textId="77777777" w:rsidTr="00966DF6">
        <w:trPr>
          <w:trHeight w:val="57"/>
        </w:trPr>
        <w:tc>
          <w:tcPr>
            <w:tcW w:w="1421" w:type="dxa"/>
          </w:tcPr>
          <w:p w14:paraId="2F075FF0" w14:textId="77777777" w:rsidR="00DE7E63" w:rsidRDefault="00DE7E63" w:rsidP="007E5EDE">
            <w:pPr>
              <w:pStyle w:val="CellBodyCentered"/>
              <w:rPr>
                <w:color w:val="auto"/>
              </w:rPr>
            </w:pPr>
            <w:r>
              <w:rPr>
                <w:color w:val="auto"/>
              </w:rPr>
              <w:lastRenderedPageBreak/>
              <w:t>1</w:t>
            </w:r>
          </w:p>
        </w:tc>
        <w:tc>
          <w:tcPr>
            <w:tcW w:w="1616" w:type="dxa"/>
          </w:tcPr>
          <w:p w14:paraId="48F83A8D" w14:textId="77777777" w:rsidR="00DE7E63" w:rsidRPr="00283B1F" w:rsidRDefault="00DE7E63" w:rsidP="007E5EDE">
            <w:pPr>
              <w:pStyle w:val="CellBodyCentered"/>
              <w:rPr>
                <w:color w:val="auto"/>
              </w:rPr>
            </w:pPr>
            <w:r>
              <w:rPr>
                <w:color w:val="auto"/>
                <w:lang w:val="ru-RU"/>
              </w:rPr>
              <w:t>ПРИЛОЖ</w:t>
            </w:r>
            <w:r w:rsidRPr="00A82FF7">
              <w:rPr>
                <w:color w:val="auto"/>
                <w:lang w:val="en-GB"/>
              </w:rPr>
              <w:t>.</w:t>
            </w:r>
            <w:r w:rsidRPr="00DC480B">
              <w:rPr>
                <w:color w:val="auto"/>
              </w:rPr>
              <w:t xml:space="preserve"> </w:t>
            </w:r>
            <w:r>
              <w:rPr>
                <w:color w:val="auto"/>
                <w:lang w:val="ru-RU"/>
              </w:rPr>
              <w:t>А</w:t>
            </w:r>
            <w:r>
              <w:rPr>
                <w:color w:val="auto"/>
              </w:rPr>
              <w:t>, C</w:t>
            </w:r>
          </w:p>
          <w:p w14:paraId="75EB0E2F" w14:textId="77777777" w:rsidR="00DE7E63" w:rsidRPr="00981FDE" w:rsidRDefault="00DE7E63" w:rsidP="007E5EDE">
            <w:pPr>
              <w:pStyle w:val="CellBodyCentered"/>
              <w:rPr>
                <w:color w:val="auto"/>
                <w:lang w:val="en-GB"/>
              </w:rPr>
            </w:pPr>
            <w:r w:rsidRPr="00981FDE">
              <w:rPr>
                <w:color w:val="auto"/>
                <w:lang w:val="en-GB"/>
              </w:rPr>
              <w:t>APPENDIX A</w:t>
            </w:r>
            <w:r>
              <w:rPr>
                <w:color w:val="auto"/>
                <w:lang w:val="en-GB"/>
              </w:rPr>
              <w:t>, C</w:t>
            </w:r>
          </w:p>
        </w:tc>
        <w:tc>
          <w:tcPr>
            <w:tcW w:w="6053" w:type="dxa"/>
          </w:tcPr>
          <w:p w14:paraId="558C0E8B" w14:textId="77777777" w:rsidR="00DE7E63" w:rsidRDefault="00DE7E63" w:rsidP="007E5EDE">
            <w:pPr>
              <w:pStyle w:val="CellBody"/>
              <w:rPr>
                <w:color w:val="auto"/>
                <w:lang w:val="ru-RU"/>
              </w:rPr>
            </w:pPr>
            <w:r w:rsidRPr="00981FDE">
              <w:rPr>
                <w:color w:val="auto"/>
                <w:lang w:val="ru-RU"/>
              </w:rPr>
              <w:t>[ЗАМЕНЕНО] Текст заменен в соответствии с комментариями ТШО</w:t>
            </w:r>
            <w:r w:rsidRPr="00981FDE">
              <w:rPr>
                <w:color w:val="auto"/>
                <w:lang w:val="ru-RU"/>
              </w:rPr>
              <w:br/>
              <w:t>[</w:t>
            </w:r>
            <w:r w:rsidRPr="00981FDE">
              <w:rPr>
                <w:color w:val="auto"/>
              </w:rPr>
              <w:t>REPLACE</w:t>
            </w:r>
            <w:r w:rsidRPr="00981FDE">
              <w:rPr>
                <w:color w:val="auto"/>
                <w:lang w:val="ru-RU"/>
              </w:rPr>
              <w:t xml:space="preserve"> </w:t>
            </w:r>
            <w:r w:rsidRPr="00981FDE">
              <w:rPr>
                <w:color w:val="auto"/>
              </w:rPr>
              <w:t>WITH</w:t>
            </w:r>
            <w:r w:rsidRPr="00981FDE">
              <w:rPr>
                <w:color w:val="auto"/>
                <w:lang w:val="ru-RU"/>
              </w:rPr>
              <w:t xml:space="preserve">] </w:t>
            </w:r>
            <w:r w:rsidRPr="00981FDE">
              <w:rPr>
                <w:color w:val="auto"/>
              </w:rPr>
              <w:t>Text</w:t>
            </w:r>
            <w:r w:rsidRPr="00981FDE">
              <w:rPr>
                <w:color w:val="auto"/>
                <w:lang w:val="ru-RU"/>
              </w:rPr>
              <w:t xml:space="preserve"> </w:t>
            </w:r>
            <w:r w:rsidRPr="00981FDE">
              <w:rPr>
                <w:color w:val="auto"/>
              </w:rPr>
              <w:t>modified</w:t>
            </w:r>
            <w:r w:rsidRPr="00981FDE">
              <w:rPr>
                <w:color w:val="auto"/>
                <w:lang w:val="ru-RU"/>
              </w:rPr>
              <w:t xml:space="preserve"> </w:t>
            </w:r>
            <w:r w:rsidRPr="00981FDE">
              <w:rPr>
                <w:color w:val="auto"/>
              </w:rPr>
              <w:t>as</w:t>
            </w:r>
            <w:r w:rsidRPr="00981FDE">
              <w:rPr>
                <w:color w:val="auto"/>
                <w:lang w:val="ru-RU"/>
              </w:rPr>
              <w:t xml:space="preserve"> </w:t>
            </w:r>
            <w:r w:rsidRPr="00981FDE">
              <w:rPr>
                <w:color w:val="auto"/>
              </w:rPr>
              <w:t>per</w:t>
            </w:r>
            <w:r w:rsidRPr="00981FDE">
              <w:rPr>
                <w:color w:val="auto"/>
                <w:lang w:val="ru-RU"/>
              </w:rPr>
              <w:t xml:space="preserve"> </w:t>
            </w:r>
            <w:r w:rsidRPr="00981FDE">
              <w:rPr>
                <w:color w:val="auto"/>
              </w:rPr>
              <w:t>TCO</w:t>
            </w:r>
            <w:r w:rsidRPr="00981FDE">
              <w:rPr>
                <w:color w:val="auto"/>
                <w:lang w:val="ru-RU"/>
              </w:rPr>
              <w:t xml:space="preserve"> </w:t>
            </w:r>
            <w:r w:rsidRPr="00981FDE">
              <w:rPr>
                <w:color w:val="auto"/>
              </w:rPr>
              <w:t>comments</w:t>
            </w:r>
          </w:p>
        </w:tc>
      </w:tr>
      <w:tr w:rsidR="00DE7E63" w:rsidRPr="00192289" w14:paraId="43DADE3C" w14:textId="77777777" w:rsidTr="00966DF6">
        <w:trPr>
          <w:trHeight w:val="57"/>
        </w:trPr>
        <w:tc>
          <w:tcPr>
            <w:tcW w:w="1421" w:type="dxa"/>
          </w:tcPr>
          <w:p w14:paraId="7BA48FD2" w14:textId="77777777" w:rsidR="00DE7E63" w:rsidRDefault="00DE7E63" w:rsidP="007E5EDE">
            <w:pPr>
              <w:pStyle w:val="CellBodyCentered"/>
              <w:rPr>
                <w:color w:val="auto"/>
              </w:rPr>
            </w:pPr>
            <w:r>
              <w:rPr>
                <w:color w:val="auto"/>
              </w:rPr>
              <w:t>2</w:t>
            </w:r>
          </w:p>
        </w:tc>
        <w:tc>
          <w:tcPr>
            <w:tcW w:w="1616" w:type="dxa"/>
          </w:tcPr>
          <w:p w14:paraId="732E712F" w14:textId="77777777" w:rsidR="00DE7E63" w:rsidRPr="001E3D5F" w:rsidRDefault="00DE7E63" w:rsidP="007E5EDE">
            <w:pPr>
              <w:pStyle w:val="CellBodyCentered"/>
              <w:spacing w:line="260" w:lineRule="atLeast"/>
              <w:rPr>
                <w:color w:val="auto"/>
                <w:lang w:val="en-GB"/>
              </w:rPr>
            </w:pPr>
            <w:r>
              <w:rPr>
                <w:color w:val="auto"/>
                <w:lang w:val="en-GB"/>
              </w:rPr>
              <w:t>6.1.24</w:t>
            </w:r>
          </w:p>
        </w:tc>
        <w:tc>
          <w:tcPr>
            <w:tcW w:w="6053" w:type="dxa"/>
          </w:tcPr>
          <w:p w14:paraId="57B908B1" w14:textId="77777777" w:rsidR="00DE7E63" w:rsidRPr="001E3D5F" w:rsidRDefault="00DE7E63" w:rsidP="007E5EDE">
            <w:pPr>
              <w:pStyle w:val="CellBody"/>
              <w:spacing w:line="260" w:lineRule="atLeast"/>
              <w:rPr>
                <w:color w:val="auto"/>
                <w:lang w:val="ru-RU"/>
              </w:rPr>
            </w:pPr>
            <w:r w:rsidRPr="00981FDE">
              <w:rPr>
                <w:color w:val="auto"/>
                <w:lang w:val="ru-RU"/>
              </w:rPr>
              <w:t>[ЗАМЕНЕНО]</w:t>
            </w:r>
            <w:r w:rsidRPr="001E3D5F">
              <w:rPr>
                <w:color w:val="auto"/>
                <w:lang w:val="ru-RU"/>
              </w:rPr>
              <w:t xml:space="preserve"> </w:t>
            </w:r>
            <w:r w:rsidRPr="00981FDE">
              <w:rPr>
                <w:color w:val="auto"/>
                <w:lang w:val="ru-RU"/>
              </w:rPr>
              <w:t>Текст заменен в соответствии с</w:t>
            </w:r>
            <w:r w:rsidRPr="001E3D5F">
              <w:rPr>
                <w:color w:val="auto"/>
                <w:lang w:val="ru-RU"/>
              </w:rPr>
              <w:t xml:space="preserve"> </w:t>
            </w:r>
            <w:r w:rsidRPr="00981FDE">
              <w:rPr>
                <w:color w:val="auto"/>
                <w:lang w:val="ru-RU"/>
              </w:rPr>
              <w:t>ре</w:t>
            </w:r>
            <w:r w:rsidRPr="001E3D5F">
              <w:rPr>
                <w:color w:val="auto"/>
                <w:lang w:val="ru-RU"/>
              </w:rPr>
              <w:t>д</w:t>
            </w:r>
            <w:r w:rsidRPr="00981FDE">
              <w:rPr>
                <w:color w:val="auto"/>
                <w:lang w:val="ru-RU"/>
              </w:rPr>
              <w:t>ак</w:t>
            </w:r>
            <w:r w:rsidRPr="001E3D5F">
              <w:rPr>
                <w:color w:val="auto"/>
                <w:lang w:val="ru-RU"/>
              </w:rPr>
              <w:t>ц</w:t>
            </w:r>
            <w:r w:rsidRPr="00981FDE">
              <w:rPr>
                <w:color w:val="auto"/>
                <w:lang w:val="ru-RU"/>
              </w:rPr>
              <w:t>ие</w:t>
            </w:r>
            <w:r w:rsidRPr="001E3D5F">
              <w:rPr>
                <w:color w:val="auto"/>
                <w:lang w:val="ru-RU"/>
              </w:rPr>
              <w:t xml:space="preserve">й </w:t>
            </w:r>
            <w:r w:rsidRPr="00981FDE">
              <w:rPr>
                <w:color w:val="auto"/>
                <w:lang w:val="ru-RU"/>
              </w:rPr>
              <w:t>Т</w:t>
            </w:r>
            <w:r w:rsidRPr="001E3D5F">
              <w:rPr>
                <w:color w:val="auto"/>
                <w:lang w:val="ru-RU"/>
              </w:rPr>
              <w:t xml:space="preserve">У </w:t>
            </w:r>
            <w:r w:rsidRPr="00981FDE">
              <w:rPr>
                <w:color w:val="auto"/>
                <w:lang w:val="ru-RU"/>
              </w:rPr>
              <w:t>Шеврона</w:t>
            </w:r>
            <w:r w:rsidRPr="001E3D5F">
              <w:rPr>
                <w:color w:val="auto"/>
                <w:lang w:val="ru-RU"/>
              </w:rPr>
              <w:t xml:space="preserve"> </w:t>
            </w:r>
            <w:r>
              <w:rPr>
                <w:color w:val="auto"/>
                <w:lang w:val="en-GB"/>
              </w:rPr>
              <w:t>PIM</w:t>
            </w:r>
            <w:r w:rsidRPr="001E3D5F">
              <w:rPr>
                <w:color w:val="auto"/>
                <w:lang w:val="ru-RU"/>
              </w:rPr>
              <w:t>-</w:t>
            </w:r>
            <w:r>
              <w:rPr>
                <w:color w:val="auto"/>
                <w:lang w:val="en-GB"/>
              </w:rPr>
              <w:t>SU</w:t>
            </w:r>
            <w:r w:rsidRPr="001E3D5F">
              <w:rPr>
                <w:color w:val="auto"/>
                <w:lang w:val="ru-RU"/>
              </w:rPr>
              <w:t>-5112-</w:t>
            </w:r>
            <w:r>
              <w:rPr>
                <w:color w:val="auto"/>
                <w:lang w:val="en-GB"/>
              </w:rPr>
              <w:t>D</w:t>
            </w:r>
          </w:p>
          <w:p w14:paraId="708F4870" w14:textId="77777777" w:rsidR="00DE7E63" w:rsidRPr="001E3D5F" w:rsidRDefault="00DE7E63" w:rsidP="007E5EDE">
            <w:pPr>
              <w:pStyle w:val="CellBody"/>
              <w:spacing w:line="260" w:lineRule="atLeast"/>
              <w:rPr>
                <w:color w:val="auto"/>
                <w:lang w:val="en-GB"/>
              </w:rPr>
            </w:pPr>
            <w:r w:rsidRPr="001E3D5F">
              <w:rPr>
                <w:color w:val="auto"/>
                <w:lang w:val="en-GB"/>
              </w:rPr>
              <w:t>[</w:t>
            </w:r>
            <w:r w:rsidRPr="00981FDE">
              <w:rPr>
                <w:color w:val="auto"/>
              </w:rPr>
              <w:t>REPLACE</w:t>
            </w:r>
            <w:r w:rsidRPr="001E3D5F">
              <w:rPr>
                <w:color w:val="auto"/>
                <w:lang w:val="en-GB"/>
              </w:rPr>
              <w:t xml:space="preserve"> </w:t>
            </w:r>
            <w:r w:rsidRPr="00981FDE">
              <w:rPr>
                <w:color w:val="auto"/>
              </w:rPr>
              <w:t>WITH</w:t>
            </w:r>
            <w:r w:rsidRPr="001E3D5F">
              <w:rPr>
                <w:color w:val="auto"/>
                <w:lang w:val="en-GB"/>
              </w:rPr>
              <w:t>]</w:t>
            </w:r>
            <w:r>
              <w:rPr>
                <w:color w:val="auto"/>
                <w:lang w:val="en-GB"/>
              </w:rPr>
              <w:t xml:space="preserve"> Text modified as per Chevron specification PIM-SU-5112-D</w:t>
            </w:r>
          </w:p>
        </w:tc>
      </w:tr>
      <w:tr w:rsidR="00DE7E63" w:rsidRPr="002E5B3E" w14:paraId="38B7031E" w14:textId="77777777" w:rsidTr="00966DF6">
        <w:trPr>
          <w:trHeight w:val="57"/>
        </w:trPr>
        <w:tc>
          <w:tcPr>
            <w:tcW w:w="1421" w:type="dxa"/>
          </w:tcPr>
          <w:p w14:paraId="3E8C6CDA" w14:textId="77777777" w:rsidR="00DE7E63" w:rsidRPr="00C85D90" w:rsidRDefault="00DE7E63" w:rsidP="007E5EDE">
            <w:pPr>
              <w:pStyle w:val="CellBodyCentered"/>
              <w:rPr>
                <w:color w:val="auto"/>
              </w:rPr>
            </w:pPr>
            <w:r w:rsidRPr="00C85D90">
              <w:rPr>
                <w:color w:val="auto"/>
              </w:rPr>
              <w:t>3</w:t>
            </w:r>
          </w:p>
        </w:tc>
        <w:tc>
          <w:tcPr>
            <w:tcW w:w="1616" w:type="dxa"/>
          </w:tcPr>
          <w:p w14:paraId="2C38C4DB" w14:textId="77777777" w:rsidR="00DE7E63" w:rsidRPr="00C85D90" w:rsidRDefault="00DE7E63" w:rsidP="007E5EDE">
            <w:pPr>
              <w:pStyle w:val="CellBodyCentered"/>
              <w:rPr>
                <w:color w:val="auto"/>
                <w:lang w:val="en-GB"/>
              </w:rPr>
            </w:pPr>
            <w:r w:rsidRPr="00C85D90">
              <w:rPr>
                <w:color w:val="auto"/>
                <w:lang w:val="en-GB"/>
              </w:rPr>
              <w:t>8.0</w:t>
            </w:r>
          </w:p>
        </w:tc>
        <w:tc>
          <w:tcPr>
            <w:tcW w:w="6053" w:type="dxa"/>
          </w:tcPr>
          <w:p w14:paraId="18E4E159" w14:textId="77777777" w:rsidR="00DE7E63" w:rsidRPr="00C85D90" w:rsidRDefault="00DE7E63" w:rsidP="007E5EDE">
            <w:pPr>
              <w:pStyle w:val="CellBody"/>
              <w:spacing w:line="260" w:lineRule="atLeast"/>
              <w:rPr>
                <w:color w:val="auto"/>
                <w:lang w:val="ru-RU"/>
              </w:rPr>
            </w:pPr>
            <w:r w:rsidRPr="00C85D90">
              <w:rPr>
                <w:color w:val="auto"/>
                <w:lang w:val="ru-RU"/>
              </w:rPr>
              <w:t xml:space="preserve">[ДОБАВЛЕНО]  Текст, в соответствии с комментариями ТШО </w:t>
            </w:r>
          </w:p>
          <w:p w14:paraId="1FA5DA5E" w14:textId="77777777" w:rsidR="00DE7E63" w:rsidRDefault="00DE7E63" w:rsidP="007E5EDE">
            <w:pPr>
              <w:pStyle w:val="CellBody"/>
              <w:spacing w:line="260" w:lineRule="atLeast"/>
              <w:rPr>
                <w:color w:val="auto"/>
                <w:lang w:val="en-GB"/>
              </w:rPr>
            </w:pPr>
            <w:r w:rsidRPr="00C85D90">
              <w:rPr>
                <w:color w:val="auto"/>
              </w:rPr>
              <w:t>[ADD]  Text as per TCO comments</w:t>
            </w:r>
          </w:p>
        </w:tc>
      </w:tr>
      <w:tr w:rsidR="00DE7E63" w:rsidRPr="00A82FF7" w14:paraId="305EAA51" w14:textId="77777777" w:rsidTr="00966DF6">
        <w:trPr>
          <w:trHeight w:val="57"/>
        </w:trPr>
        <w:tc>
          <w:tcPr>
            <w:tcW w:w="1421" w:type="dxa"/>
          </w:tcPr>
          <w:p w14:paraId="5FFF6DDD" w14:textId="77777777" w:rsidR="00DE7E63" w:rsidRDefault="00DE7E63" w:rsidP="007E5EDE">
            <w:pPr>
              <w:pStyle w:val="CellBodyCentered"/>
              <w:rPr>
                <w:color w:val="auto"/>
              </w:rPr>
            </w:pPr>
            <w:r>
              <w:rPr>
                <w:color w:val="auto"/>
              </w:rPr>
              <w:t>3</w:t>
            </w:r>
          </w:p>
        </w:tc>
        <w:tc>
          <w:tcPr>
            <w:tcW w:w="1616" w:type="dxa"/>
          </w:tcPr>
          <w:p w14:paraId="65269A90" w14:textId="77777777" w:rsidR="00DE7E63" w:rsidRPr="00A82FF7" w:rsidRDefault="00DE7E63" w:rsidP="007E5EDE">
            <w:pPr>
              <w:pStyle w:val="CellBodyCentered"/>
              <w:rPr>
                <w:color w:val="auto"/>
                <w:lang w:val="ru-RU"/>
              </w:rPr>
            </w:pPr>
            <w:r>
              <w:rPr>
                <w:color w:val="auto"/>
                <w:lang w:val="ru-RU"/>
              </w:rPr>
              <w:t>ПРИЛОЖ</w:t>
            </w:r>
            <w:r w:rsidRPr="00A82FF7">
              <w:rPr>
                <w:color w:val="auto"/>
                <w:lang w:val="en-GB"/>
              </w:rPr>
              <w:t>.</w:t>
            </w:r>
            <w:r>
              <w:rPr>
                <w:color w:val="auto"/>
                <w:lang w:val="ru-RU"/>
              </w:rPr>
              <w:t xml:space="preserve"> А</w:t>
            </w:r>
          </w:p>
          <w:p w14:paraId="15047A01" w14:textId="77777777" w:rsidR="00DE7E63" w:rsidRDefault="00DE7E63" w:rsidP="007E5EDE">
            <w:pPr>
              <w:pStyle w:val="CellBodyCentered"/>
              <w:rPr>
                <w:color w:val="auto"/>
                <w:lang w:val="en-GB"/>
              </w:rPr>
            </w:pPr>
            <w:r w:rsidRPr="00981FDE">
              <w:rPr>
                <w:color w:val="auto"/>
                <w:lang w:val="en-GB"/>
              </w:rPr>
              <w:t>APPENDIX A</w:t>
            </w:r>
          </w:p>
        </w:tc>
        <w:tc>
          <w:tcPr>
            <w:tcW w:w="6053" w:type="dxa"/>
          </w:tcPr>
          <w:p w14:paraId="67C93D38" w14:textId="77777777" w:rsidR="00DE7E63" w:rsidRDefault="00DE7E63" w:rsidP="007E5EDE">
            <w:pPr>
              <w:pStyle w:val="CellBody"/>
              <w:rPr>
                <w:color w:val="auto"/>
                <w:lang w:val="ru-RU"/>
              </w:rPr>
            </w:pPr>
            <w:r w:rsidRPr="00A82FF7">
              <w:rPr>
                <w:color w:val="auto"/>
                <w:lang w:val="ru-RU"/>
              </w:rPr>
              <w:t>[</w:t>
            </w:r>
            <w:r w:rsidRPr="00981FDE">
              <w:rPr>
                <w:color w:val="auto"/>
                <w:lang w:val="ru-RU"/>
              </w:rPr>
              <w:t>ДОБАВЛЕНО</w:t>
            </w:r>
            <w:r w:rsidRPr="00A82FF7">
              <w:rPr>
                <w:color w:val="auto"/>
                <w:lang w:val="ru-RU"/>
              </w:rPr>
              <w:t xml:space="preserve">]  </w:t>
            </w:r>
            <w:r>
              <w:rPr>
                <w:color w:val="auto"/>
                <w:lang w:val="ru-RU"/>
              </w:rPr>
              <w:t>Таблицы</w:t>
            </w:r>
            <w:r w:rsidRPr="00A82FF7">
              <w:rPr>
                <w:color w:val="auto"/>
                <w:lang w:val="ru-RU"/>
              </w:rPr>
              <w:t xml:space="preserve"> </w:t>
            </w:r>
            <w:r>
              <w:rPr>
                <w:color w:val="auto"/>
                <w:lang w:val="ru-RU"/>
              </w:rPr>
              <w:t>выбора</w:t>
            </w:r>
            <w:r w:rsidRPr="00A82FF7">
              <w:rPr>
                <w:color w:val="auto"/>
                <w:lang w:val="ru-RU"/>
              </w:rPr>
              <w:t xml:space="preserve"> </w:t>
            </w:r>
            <w:r>
              <w:rPr>
                <w:color w:val="auto"/>
                <w:lang w:val="ru-RU"/>
              </w:rPr>
              <w:t>классов</w:t>
            </w:r>
            <w:r w:rsidRPr="00A82FF7">
              <w:rPr>
                <w:color w:val="auto"/>
                <w:lang w:val="ru-RU"/>
              </w:rPr>
              <w:t xml:space="preserve"> </w:t>
            </w:r>
            <w:r>
              <w:rPr>
                <w:color w:val="auto"/>
                <w:lang w:val="ru-RU"/>
              </w:rPr>
              <w:t>труб</w:t>
            </w:r>
            <w:r w:rsidRPr="00A82FF7">
              <w:rPr>
                <w:color w:val="auto"/>
                <w:lang w:val="ru-RU"/>
              </w:rPr>
              <w:t xml:space="preserve"> – </w:t>
            </w:r>
            <w:r>
              <w:rPr>
                <w:color w:val="auto"/>
                <w:lang w:val="ru-RU"/>
              </w:rPr>
              <w:t>обновлены в соответствии с дополнениями по классам труб</w:t>
            </w:r>
          </w:p>
          <w:p w14:paraId="2E3E8AC6" w14:textId="77777777" w:rsidR="00DE7E63" w:rsidRPr="00A159B0" w:rsidRDefault="00DE7E63" w:rsidP="007E5EDE">
            <w:pPr>
              <w:pStyle w:val="CellBody"/>
              <w:rPr>
                <w:color w:val="auto"/>
              </w:rPr>
            </w:pPr>
            <w:r w:rsidRPr="00A159B0">
              <w:rPr>
                <w:color w:val="auto"/>
              </w:rPr>
              <w:t>[</w:t>
            </w:r>
            <w:r w:rsidRPr="00981FDE">
              <w:rPr>
                <w:color w:val="auto"/>
              </w:rPr>
              <w:t>ADD</w:t>
            </w:r>
            <w:r w:rsidRPr="00A159B0">
              <w:rPr>
                <w:color w:val="auto"/>
              </w:rPr>
              <w:t>]</w:t>
            </w:r>
            <w:r>
              <w:rPr>
                <w:color w:val="auto"/>
              </w:rPr>
              <w:t xml:space="preserve"> </w:t>
            </w:r>
            <w:r w:rsidRPr="00981FDE">
              <w:rPr>
                <w:color w:val="auto"/>
                <w:lang w:val="en-GB"/>
              </w:rPr>
              <w:t>Piping Line Class Selection Tables</w:t>
            </w:r>
            <w:r>
              <w:rPr>
                <w:color w:val="auto"/>
                <w:lang w:val="en-GB"/>
              </w:rPr>
              <w:t xml:space="preserve"> – updated as per Line Class additions</w:t>
            </w:r>
          </w:p>
        </w:tc>
      </w:tr>
      <w:tr w:rsidR="00DE7E63" w:rsidRPr="002E5B3E" w14:paraId="4B7BFFBC" w14:textId="77777777" w:rsidTr="00966DF6">
        <w:trPr>
          <w:trHeight w:val="57"/>
        </w:trPr>
        <w:tc>
          <w:tcPr>
            <w:tcW w:w="1421" w:type="dxa"/>
          </w:tcPr>
          <w:p w14:paraId="3AB8BDD8" w14:textId="77777777" w:rsidR="00DE7E63" w:rsidRDefault="00DE7E63" w:rsidP="007E5EDE">
            <w:pPr>
              <w:pStyle w:val="CellBodyCentered"/>
              <w:rPr>
                <w:color w:val="auto"/>
              </w:rPr>
            </w:pPr>
            <w:r>
              <w:rPr>
                <w:color w:val="auto"/>
              </w:rPr>
              <w:t>3</w:t>
            </w:r>
          </w:p>
        </w:tc>
        <w:tc>
          <w:tcPr>
            <w:tcW w:w="1616" w:type="dxa"/>
          </w:tcPr>
          <w:p w14:paraId="5C57C7D5" w14:textId="77777777" w:rsidR="00DE7E63" w:rsidRPr="00A82FF7" w:rsidRDefault="00DE7E63" w:rsidP="007E5EDE">
            <w:pPr>
              <w:pStyle w:val="CellBodyCentered"/>
              <w:rPr>
                <w:color w:val="auto"/>
                <w:lang w:val="ru-RU"/>
              </w:rPr>
            </w:pPr>
            <w:r>
              <w:rPr>
                <w:color w:val="auto"/>
                <w:lang w:val="ru-RU"/>
              </w:rPr>
              <w:t>ПРИЛОЖ</w:t>
            </w:r>
            <w:r w:rsidRPr="00A82FF7">
              <w:rPr>
                <w:color w:val="auto"/>
                <w:lang w:val="en-GB"/>
              </w:rPr>
              <w:t>.</w:t>
            </w:r>
            <w:r>
              <w:rPr>
                <w:color w:val="auto"/>
                <w:lang w:val="ru-RU"/>
              </w:rPr>
              <w:t xml:space="preserve"> С</w:t>
            </w:r>
          </w:p>
          <w:p w14:paraId="2E9A1158" w14:textId="77777777" w:rsidR="00DE7E63" w:rsidRDefault="00DE7E63" w:rsidP="007E5EDE">
            <w:pPr>
              <w:pStyle w:val="CellBodyCentered"/>
              <w:rPr>
                <w:color w:val="auto"/>
                <w:lang w:val="en-GB"/>
              </w:rPr>
            </w:pPr>
            <w:r w:rsidRPr="00981FDE">
              <w:rPr>
                <w:color w:val="auto"/>
                <w:lang w:val="en-GB"/>
              </w:rPr>
              <w:t xml:space="preserve">APPENDIX </w:t>
            </w:r>
            <w:r>
              <w:rPr>
                <w:color w:val="auto"/>
                <w:lang w:val="en-GB"/>
              </w:rPr>
              <w:t>C</w:t>
            </w:r>
          </w:p>
        </w:tc>
        <w:tc>
          <w:tcPr>
            <w:tcW w:w="6053" w:type="dxa"/>
          </w:tcPr>
          <w:p w14:paraId="67982413" w14:textId="77777777" w:rsidR="00DE7E63" w:rsidRDefault="00DE7E63" w:rsidP="007E5EDE">
            <w:pPr>
              <w:pStyle w:val="CellBody"/>
              <w:rPr>
                <w:color w:val="auto"/>
                <w:lang w:val="ru-RU"/>
              </w:rPr>
            </w:pPr>
            <w:r w:rsidRPr="00A82FF7">
              <w:rPr>
                <w:color w:val="auto"/>
                <w:lang w:val="ru-RU"/>
              </w:rPr>
              <w:t>[</w:t>
            </w:r>
            <w:r w:rsidRPr="00981FDE">
              <w:rPr>
                <w:color w:val="auto"/>
                <w:lang w:val="ru-RU"/>
              </w:rPr>
              <w:t>ДОБАВЛЕНО</w:t>
            </w:r>
            <w:r w:rsidRPr="00A82FF7">
              <w:rPr>
                <w:color w:val="auto"/>
                <w:lang w:val="ru-RU"/>
              </w:rPr>
              <w:t xml:space="preserve">]  </w:t>
            </w:r>
            <w:r>
              <w:rPr>
                <w:color w:val="auto"/>
                <w:lang w:val="ru-RU"/>
              </w:rPr>
              <w:t xml:space="preserve">Схемы отводов </w:t>
            </w:r>
            <w:r w:rsidRPr="00A82FF7">
              <w:rPr>
                <w:color w:val="auto"/>
                <w:lang w:val="ru-RU"/>
              </w:rPr>
              <w:t xml:space="preserve">– </w:t>
            </w:r>
            <w:r>
              <w:rPr>
                <w:color w:val="auto"/>
                <w:lang w:val="ru-RU"/>
              </w:rPr>
              <w:t>обновлены в соответствии с дополнениями по классам труб</w:t>
            </w:r>
          </w:p>
          <w:p w14:paraId="52ACD534" w14:textId="77777777" w:rsidR="00DE7E63" w:rsidRPr="00A159B0" w:rsidRDefault="00DE7E63" w:rsidP="007E5EDE">
            <w:pPr>
              <w:pStyle w:val="CellBody"/>
              <w:rPr>
                <w:color w:val="auto"/>
              </w:rPr>
            </w:pPr>
            <w:r w:rsidRPr="00A159B0">
              <w:rPr>
                <w:color w:val="auto"/>
              </w:rPr>
              <w:t>[</w:t>
            </w:r>
            <w:r w:rsidRPr="00981FDE">
              <w:rPr>
                <w:color w:val="auto"/>
              </w:rPr>
              <w:t>ADD</w:t>
            </w:r>
            <w:r w:rsidRPr="00A159B0">
              <w:rPr>
                <w:color w:val="auto"/>
              </w:rPr>
              <w:t>]</w:t>
            </w:r>
            <w:r>
              <w:rPr>
                <w:color w:val="auto"/>
              </w:rPr>
              <w:t xml:space="preserve"> </w:t>
            </w:r>
            <w:r w:rsidRPr="00981FDE">
              <w:rPr>
                <w:color w:val="auto"/>
                <w:lang w:val="en-GB"/>
              </w:rPr>
              <w:t>Branch Charts</w:t>
            </w:r>
            <w:r>
              <w:rPr>
                <w:color w:val="auto"/>
                <w:lang w:val="en-GB"/>
              </w:rPr>
              <w:t xml:space="preserve"> – updated as per Line Class additions</w:t>
            </w:r>
          </w:p>
        </w:tc>
      </w:tr>
      <w:tr w:rsidR="00DE7E63" w:rsidRPr="002C19D5" w14:paraId="01CE1881" w14:textId="77777777" w:rsidTr="00966DF6">
        <w:trPr>
          <w:trHeight w:val="57"/>
        </w:trPr>
        <w:tc>
          <w:tcPr>
            <w:tcW w:w="1421" w:type="dxa"/>
          </w:tcPr>
          <w:p w14:paraId="6F0EB2F3" w14:textId="77777777" w:rsidR="00DE7E63" w:rsidRDefault="00DE7E63" w:rsidP="007E5EDE">
            <w:pPr>
              <w:pStyle w:val="CellBodyCentered"/>
              <w:rPr>
                <w:color w:val="auto"/>
              </w:rPr>
            </w:pPr>
            <w:r>
              <w:rPr>
                <w:color w:val="auto"/>
              </w:rPr>
              <w:t>4</w:t>
            </w:r>
          </w:p>
        </w:tc>
        <w:tc>
          <w:tcPr>
            <w:tcW w:w="1616" w:type="dxa"/>
          </w:tcPr>
          <w:p w14:paraId="21F40472" w14:textId="77777777" w:rsidR="00DE7E63" w:rsidRPr="001E3D5F" w:rsidRDefault="00DE7E63" w:rsidP="007E5EDE">
            <w:pPr>
              <w:pStyle w:val="CellBodyCentered"/>
              <w:rPr>
                <w:color w:val="auto"/>
                <w:lang w:val="en-GB"/>
              </w:rPr>
            </w:pPr>
            <w:r w:rsidRPr="001E3D5F">
              <w:rPr>
                <w:color w:val="auto"/>
                <w:lang w:val="en-GB"/>
              </w:rPr>
              <w:t>1.0</w:t>
            </w:r>
            <w:r>
              <w:rPr>
                <w:color w:val="auto"/>
                <w:lang w:val="en-GB"/>
              </w:rPr>
              <w:t xml:space="preserve">, </w:t>
            </w:r>
            <w:r>
              <w:rPr>
                <w:color w:val="auto"/>
              </w:rPr>
              <w:t>4.5, 4.6</w:t>
            </w:r>
          </w:p>
        </w:tc>
        <w:tc>
          <w:tcPr>
            <w:tcW w:w="6053" w:type="dxa"/>
          </w:tcPr>
          <w:p w14:paraId="295B601C" w14:textId="77777777" w:rsidR="00DE7E63" w:rsidRPr="00A94A52" w:rsidRDefault="00DE7E63" w:rsidP="007E5EDE">
            <w:pPr>
              <w:pStyle w:val="CellBody"/>
              <w:rPr>
                <w:lang w:val="ru-RU"/>
              </w:rPr>
            </w:pPr>
            <w:r w:rsidRPr="00A94A52">
              <w:rPr>
                <w:lang w:val="ru-RU"/>
              </w:rPr>
              <w:t>[ДОБАВЛЕНО] Текст, измененный в соответствии с комментариями ТШО</w:t>
            </w:r>
          </w:p>
          <w:p w14:paraId="3182CBB8" w14:textId="77777777" w:rsidR="00DE7E63" w:rsidRPr="001E3D5F" w:rsidRDefault="00DE7E63" w:rsidP="007E5EDE">
            <w:pPr>
              <w:pStyle w:val="CellBody"/>
              <w:rPr>
                <w:color w:val="auto"/>
              </w:rPr>
            </w:pPr>
            <w:r w:rsidRPr="00A94A52">
              <w:t>[</w:t>
            </w:r>
            <w:r w:rsidRPr="00CE26B7">
              <w:t xml:space="preserve">ADD] </w:t>
            </w:r>
            <w:r w:rsidRPr="00F57B0A">
              <w:t>Text modified as per TCO comments</w:t>
            </w:r>
          </w:p>
        </w:tc>
      </w:tr>
      <w:tr w:rsidR="00DE7E63" w:rsidRPr="002E5B3E" w14:paraId="696EFE66" w14:textId="77777777" w:rsidTr="00966DF6">
        <w:trPr>
          <w:trHeight w:val="57"/>
        </w:trPr>
        <w:tc>
          <w:tcPr>
            <w:tcW w:w="1421" w:type="dxa"/>
          </w:tcPr>
          <w:p w14:paraId="5A8ECB5A" w14:textId="77777777" w:rsidR="00DE7E63" w:rsidRDefault="00DE7E63" w:rsidP="007E5EDE">
            <w:pPr>
              <w:pStyle w:val="CellBodyCentered"/>
              <w:rPr>
                <w:color w:val="auto"/>
              </w:rPr>
            </w:pPr>
            <w:r>
              <w:rPr>
                <w:color w:val="auto"/>
              </w:rPr>
              <w:t>4</w:t>
            </w:r>
          </w:p>
        </w:tc>
        <w:tc>
          <w:tcPr>
            <w:tcW w:w="1616" w:type="dxa"/>
          </w:tcPr>
          <w:p w14:paraId="331C2845" w14:textId="77777777" w:rsidR="00DE7E63" w:rsidRDefault="00DE7E63" w:rsidP="007E5EDE">
            <w:pPr>
              <w:pStyle w:val="CellBodyCentered"/>
              <w:rPr>
                <w:color w:val="auto"/>
                <w:lang w:val="ru-RU"/>
              </w:rPr>
            </w:pPr>
            <w:r>
              <w:rPr>
                <w:color w:val="auto"/>
              </w:rPr>
              <w:t>4.5</w:t>
            </w:r>
          </w:p>
        </w:tc>
        <w:tc>
          <w:tcPr>
            <w:tcW w:w="6053" w:type="dxa"/>
          </w:tcPr>
          <w:p w14:paraId="5A41B11D" w14:textId="77777777" w:rsidR="00DE7E63" w:rsidRPr="00A94A52" w:rsidRDefault="00DE7E63" w:rsidP="007E5EDE">
            <w:pPr>
              <w:pStyle w:val="CellBody"/>
              <w:rPr>
                <w:lang w:val="ru-RU"/>
              </w:rPr>
            </w:pPr>
            <w:r w:rsidRPr="00A94A52">
              <w:rPr>
                <w:lang w:val="ru-RU"/>
              </w:rPr>
              <w:t xml:space="preserve">[УДАЛЕНО] Текст, измененный в соответствии с </w:t>
            </w:r>
            <w:r>
              <w:rPr>
                <w:lang w:val="ru-RU"/>
              </w:rPr>
              <w:t>комментариями ТШО</w:t>
            </w:r>
          </w:p>
          <w:p w14:paraId="25347B68" w14:textId="77777777" w:rsidR="00DE7E63" w:rsidRPr="001E3D5F" w:rsidRDefault="00DE7E63" w:rsidP="007E5EDE">
            <w:pPr>
              <w:pStyle w:val="CellBody"/>
              <w:rPr>
                <w:color w:val="auto"/>
              </w:rPr>
            </w:pPr>
            <w:r w:rsidRPr="00A94A52">
              <w:t>[</w:t>
            </w:r>
            <w:r>
              <w:t>DELETE</w:t>
            </w:r>
            <w:r w:rsidRPr="00A94A52">
              <w:t xml:space="preserve">] </w:t>
            </w:r>
            <w:r>
              <w:t>Text</w:t>
            </w:r>
            <w:r w:rsidRPr="008A14E2">
              <w:t xml:space="preserve"> </w:t>
            </w:r>
            <w:r>
              <w:t>modified</w:t>
            </w:r>
            <w:r w:rsidRPr="008A14E2">
              <w:t xml:space="preserve"> </w:t>
            </w:r>
            <w:r>
              <w:t>as</w:t>
            </w:r>
            <w:r w:rsidRPr="008A14E2">
              <w:t xml:space="preserve"> </w:t>
            </w:r>
            <w:r>
              <w:t>per</w:t>
            </w:r>
            <w:r w:rsidRPr="008A14E2">
              <w:t xml:space="preserve"> </w:t>
            </w:r>
            <w:r>
              <w:t>TCO</w:t>
            </w:r>
            <w:r w:rsidRPr="008A14E2">
              <w:t xml:space="preserve"> </w:t>
            </w:r>
            <w:r>
              <w:t>comments</w:t>
            </w:r>
          </w:p>
        </w:tc>
      </w:tr>
      <w:tr w:rsidR="00DE7E63" w:rsidRPr="00C85D90" w14:paraId="204E735C" w14:textId="77777777" w:rsidTr="00966DF6">
        <w:trPr>
          <w:trHeight w:val="57"/>
        </w:trPr>
        <w:tc>
          <w:tcPr>
            <w:tcW w:w="1421" w:type="dxa"/>
          </w:tcPr>
          <w:p w14:paraId="6222830B" w14:textId="77777777" w:rsidR="00DE7E63" w:rsidRPr="00C85D90" w:rsidRDefault="00DE7E63" w:rsidP="007E5EDE">
            <w:pPr>
              <w:pStyle w:val="CellBodyCentered"/>
              <w:rPr>
                <w:color w:val="auto"/>
              </w:rPr>
            </w:pPr>
            <w:r w:rsidRPr="00C85D90">
              <w:rPr>
                <w:color w:val="auto"/>
              </w:rPr>
              <w:t>4</w:t>
            </w:r>
          </w:p>
        </w:tc>
        <w:tc>
          <w:tcPr>
            <w:tcW w:w="1616" w:type="dxa"/>
          </w:tcPr>
          <w:p w14:paraId="610A1DBA" w14:textId="77777777" w:rsidR="00DE7E63" w:rsidRPr="00C85D90" w:rsidRDefault="00DE7E63" w:rsidP="007E5EDE">
            <w:pPr>
              <w:pStyle w:val="CellBodyCentered"/>
              <w:rPr>
                <w:color w:val="auto"/>
                <w:lang w:val="ru-RU"/>
              </w:rPr>
            </w:pPr>
            <w:r w:rsidRPr="00C85D90">
              <w:rPr>
                <w:color w:val="auto"/>
              </w:rPr>
              <w:t xml:space="preserve">4.6, 5.4, 6.5.23, </w:t>
            </w:r>
            <w:r w:rsidRPr="00C85D90">
              <w:rPr>
                <w:color w:val="auto"/>
                <w:lang w:val="ru-RU"/>
              </w:rPr>
              <w:t xml:space="preserve"> ПРИЛОЖ</w:t>
            </w:r>
            <w:r w:rsidRPr="00C85D90">
              <w:rPr>
                <w:color w:val="auto"/>
                <w:lang w:val="en-GB"/>
              </w:rPr>
              <w:t>.</w:t>
            </w:r>
            <w:r w:rsidRPr="00C85D90">
              <w:rPr>
                <w:color w:val="auto"/>
                <w:lang w:val="ru-RU"/>
              </w:rPr>
              <w:t xml:space="preserve"> А</w:t>
            </w:r>
          </w:p>
          <w:p w14:paraId="5C235584" w14:textId="77777777" w:rsidR="00DE7E63" w:rsidRPr="00C85D90" w:rsidRDefault="00DE7E63" w:rsidP="007E5EDE">
            <w:pPr>
              <w:pStyle w:val="CellBodyCentered"/>
              <w:rPr>
                <w:color w:val="auto"/>
                <w:lang w:val="ru-RU"/>
              </w:rPr>
            </w:pPr>
            <w:r w:rsidRPr="00C85D90">
              <w:rPr>
                <w:color w:val="auto"/>
                <w:lang w:val="en-GB"/>
              </w:rPr>
              <w:t>APPENDIX A</w:t>
            </w:r>
          </w:p>
        </w:tc>
        <w:tc>
          <w:tcPr>
            <w:tcW w:w="6053" w:type="dxa"/>
          </w:tcPr>
          <w:p w14:paraId="529486D6" w14:textId="77777777" w:rsidR="00DE7E63" w:rsidRPr="00C85D90" w:rsidRDefault="00DE7E63" w:rsidP="007E5EDE">
            <w:pPr>
              <w:pStyle w:val="CellBody"/>
              <w:rPr>
                <w:lang w:val="ru-RU"/>
              </w:rPr>
            </w:pPr>
            <w:r w:rsidRPr="00C85D90">
              <w:rPr>
                <w:lang w:val="ru-RU"/>
              </w:rPr>
              <w:t>[УДАЛЕНО] Текст, измененный в соответствии с комментариями ТШО</w:t>
            </w:r>
          </w:p>
          <w:p w14:paraId="2705B070" w14:textId="77777777" w:rsidR="00DE7E63" w:rsidRPr="00C85D90" w:rsidRDefault="00DE7E63" w:rsidP="007E5EDE">
            <w:pPr>
              <w:pStyle w:val="CellBody"/>
              <w:rPr>
                <w:color w:val="auto"/>
              </w:rPr>
            </w:pPr>
            <w:r w:rsidRPr="00C85D90">
              <w:t>[DELETE] Text modified as per TCO comments</w:t>
            </w:r>
          </w:p>
        </w:tc>
      </w:tr>
      <w:tr w:rsidR="00DE7E63" w:rsidRPr="002E5B3E" w14:paraId="4E8A8145" w14:textId="77777777" w:rsidTr="00966DF6">
        <w:trPr>
          <w:trHeight w:val="57"/>
        </w:trPr>
        <w:tc>
          <w:tcPr>
            <w:tcW w:w="1421" w:type="dxa"/>
          </w:tcPr>
          <w:p w14:paraId="7CAC4C83" w14:textId="77777777" w:rsidR="00DE7E63" w:rsidRPr="00C85D90" w:rsidRDefault="00DE7E63" w:rsidP="007E5EDE">
            <w:pPr>
              <w:pStyle w:val="CellBodyCentered"/>
              <w:rPr>
                <w:color w:val="auto"/>
              </w:rPr>
            </w:pPr>
            <w:r w:rsidRPr="00C85D90">
              <w:rPr>
                <w:color w:val="auto"/>
              </w:rPr>
              <w:t>4</w:t>
            </w:r>
          </w:p>
        </w:tc>
        <w:tc>
          <w:tcPr>
            <w:tcW w:w="1616" w:type="dxa"/>
          </w:tcPr>
          <w:p w14:paraId="7900315A" w14:textId="77777777" w:rsidR="00DE7E63" w:rsidRPr="00C85D90" w:rsidRDefault="00DE7E63" w:rsidP="007E5EDE">
            <w:pPr>
              <w:pStyle w:val="CellBodyCentered"/>
              <w:rPr>
                <w:color w:val="auto"/>
              </w:rPr>
            </w:pPr>
            <w:r w:rsidRPr="00C85D90">
              <w:rPr>
                <w:color w:val="auto"/>
              </w:rPr>
              <w:t xml:space="preserve">6.1.6, </w:t>
            </w:r>
            <w:r w:rsidRPr="00C85D90">
              <w:rPr>
                <w:color w:val="auto"/>
                <w:lang w:val="ru-RU"/>
              </w:rPr>
              <w:t>ПРИЛОЖ</w:t>
            </w:r>
            <w:r w:rsidRPr="00C85D90">
              <w:rPr>
                <w:color w:val="auto"/>
                <w:lang w:val="en-GB"/>
              </w:rPr>
              <w:t>.</w:t>
            </w:r>
            <w:r w:rsidRPr="004B618B">
              <w:rPr>
                <w:color w:val="auto"/>
              </w:rPr>
              <w:t xml:space="preserve"> </w:t>
            </w:r>
            <w:r w:rsidRPr="00C85D90">
              <w:rPr>
                <w:color w:val="auto"/>
                <w:lang w:val="ru-RU"/>
              </w:rPr>
              <w:t>А</w:t>
            </w:r>
            <w:r w:rsidRPr="00C85D90">
              <w:rPr>
                <w:color w:val="auto"/>
              </w:rPr>
              <w:t>, C</w:t>
            </w:r>
          </w:p>
          <w:p w14:paraId="17723BF7" w14:textId="2CFC6C97" w:rsidR="00DE7E63" w:rsidRPr="00C85D90" w:rsidRDefault="00DE7E63" w:rsidP="007E5EDE">
            <w:pPr>
              <w:pStyle w:val="CellBodyCentered"/>
              <w:rPr>
                <w:color w:val="auto"/>
              </w:rPr>
            </w:pPr>
            <w:r w:rsidRPr="00C85D90">
              <w:rPr>
                <w:color w:val="auto"/>
                <w:lang w:val="en-GB"/>
              </w:rPr>
              <w:t>APPENDIX A,C</w:t>
            </w:r>
          </w:p>
        </w:tc>
        <w:tc>
          <w:tcPr>
            <w:tcW w:w="6053" w:type="dxa"/>
          </w:tcPr>
          <w:p w14:paraId="1473265C" w14:textId="77777777" w:rsidR="00DE7E63" w:rsidRPr="00C85D90" w:rsidRDefault="00DE7E63" w:rsidP="007E5EDE">
            <w:pPr>
              <w:pStyle w:val="CellBody"/>
              <w:rPr>
                <w:lang w:val="ru-RU"/>
              </w:rPr>
            </w:pPr>
            <w:r w:rsidRPr="00C85D90">
              <w:rPr>
                <w:lang w:val="ru-RU"/>
              </w:rPr>
              <w:t>[ДОБАВЛЕНО] Текст, измененный в соответствии с комментариями ТШО</w:t>
            </w:r>
          </w:p>
          <w:p w14:paraId="209350AB" w14:textId="77777777" w:rsidR="00DE7E63" w:rsidRPr="001E3D5F" w:rsidRDefault="00DE7E63" w:rsidP="007E5EDE">
            <w:pPr>
              <w:pStyle w:val="CellBody"/>
              <w:rPr>
                <w:color w:val="auto"/>
              </w:rPr>
            </w:pPr>
            <w:r w:rsidRPr="00C85D90">
              <w:t>[ADD] Text modified as per TCO comments</w:t>
            </w:r>
          </w:p>
        </w:tc>
      </w:tr>
      <w:tr w:rsidR="00DE7E63" w:rsidRPr="002E5B3E" w14:paraId="45CF53BB" w14:textId="77777777" w:rsidTr="00966DF6">
        <w:trPr>
          <w:trHeight w:val="57"/>
        </w:trPr>
        <w:tc>
          <w:tcPr>
            <w:tcW w:w="1421" w:type="dxa"/>
          </w:tcPr>
          <w:p w14:paraId="328E030B" w14:textId="0CE6C825" w:rsidR="00DE7E63" w:rsidRDefault="00C646F2" w:rsidP="007E5EDE">
            <w:pPr>
              <w:pStyle w:val="CellBodyCentered"/>
              <w:rPr>
                <w:color w:val="auto"/>
              </w:rPr>
            </w:pPr>
            <w:r>
              <w:rPr>
                <w:color w:val="auto"/>
              </w:rPr>
              <w:t>U05</w:t>
            </w:r>
          </w:p>
        </w:tc>
        <w:tc>
          <w:tcPr>
            <w:tcW w:w="1616" w:type="dxa"/>
          </w:tcPr>
          <w:p w14:paraId="0D1781B5" w14:textId="6FF0E10C" w:rsidR="00DE7E63" w:rsidRPr="001E3D5F" w:rsidRDefault="00BB3110" w:rsidP="007E5EDE">
            <w:pPr>
              <w:pStyle w:val="CellBodyCentered"/>
              <w:rPr>
                <w:color w:val="auto"/>
              </w:rPr>
            </w:pPr>
            <w:r>
              <w:rPr>
                <w:color w:val="auto"/>
              </w:rPr>
              <w:t>2.1</w:t>
            </w:r>
            <w:r w:rsidR="00C7323D">
              <w:rPr>
                <w:color w:val="auto"/>
              </w:rPr>
              <w:t>, 2.2</w:t>
            </w:r>
          </w:p>
        </w:tc>
        <w:tc>
          <w:tcPr>
            <w:tcW w:w="6053" w:type="dxa"/>
          </w:tcPr>
          <w:p w14:paraId="059CACAA" w14:textId="4EB956CC" w:rsidR="00BB3110" w:rsidRPr="006759B5" w:rsidRDefault="00BB3110" w:rsidP="00BB3110">
            <w:pPr>
              <w:pStyle w:val="CellBody"/>
              <w:rPr>
                <w:color w:val="auto"/>
                <w:lang w:val="ru-RU"/>
              </w:rPr>
            </w:pPr>
            <w:r w:rsidRPr="004B618B">
              <w:rPr>
                <w:color w:val="auto"/>
                <w:lang w:val="ru-RU"/>
              </w:rPr>
              <w:t>[</w:t>
            </w:r>
            <w:r w:rsidR="00621B87" w:rsidRPr="006759B5">
              <w:rPr>
                <w:color w:val="auto"/>
                <w:lang w:val="ru-RU"/>
              </w:rPr>
              <w:t>ОБНОВЛЕНО</w:t>
            </w:r>
            <w:r w:rsidRPr="004B618B">
              <w:rPr>
                <w:color w:val="auto"/>
                <w:lang w:val="ru-RU"/>
              </w:rPr>
              <w:t xml:space="preserve">] </w:t>
            </w:r>
            <w:r w:rsidR="00E21651" w:rsidRPr="006759B5">
              <w:rPr>
                <w:color w:val="auto"/>
                <w:lang w:val="ru-RU"/>
              </w:rPr>
              <w:t>Список</w:t>
            </w:r>
            <w:r w:rsidR="00A1785D" w:rsidRPr="006759B5">
              <w:rPr>
                <w:color w:val="auto"/>
                <w:lang w:val="ru-RU"/>
              </w:rPr>
              <w:t xml:space="preserve"> ТУ ТШО</w:t>
            </w:r>
            <w:r w:rsidR="002477EB" w:rsidRPr="004B618B">
              <w:rPr>
                <w:color w:val="auto"/>
                <w:lang w:val="ru-RU"/>
              </w:rPr>
              <w:t xml:space="preserve">, </w:t>
            </w:r>
            <w:r w:rsidR="002477EB" w:rsidRPr="006759B5">
              <w:rPr>
                <w:color w:val="auto"/>
                <w:lang w:val="ru-RU"/>
              </w:rPr>
              <w:t xml:space="preserve">международные </w:t>
            </w:r>
            <w:r w:rsidR="003104F8" w:rsidRPr="006759B5">
              <w:rPr>
                <w:color w:val="auto"/>
                <w:lang w:val="ru-RU"/>
              </w:rPr>
              <w:t>нормы</w:t>
            </w:r>
            <w:r w:rsidR="002477EB" w:rsidRPr="006759B5">
              <w:rPr>
                <w:color w:val="auto"/>
                <w:lang w:val="ru-RU"/>
              </w:rPr>
              <w:t>,</w:t>
            </w:r>
            <w:r w:rsidR="00A1785D" w:rsidRPr="006759B5">
              <w:rPr>
                <w:color w:val="auto"/>
                <w:lang w:val="ru-RU"/>
              </w:rPr>
              <w:t xml:space="preserve"> обновлен</w:t>
            </w:r>
            <w:r w:rsidR="002477EB" w:rsidRPr="006759B5">
              <w:rPr>
                <w:color w:val="auto"/>
                <w:lang w:val="ru-RU"/>
              </w:rPr>
              <w:t>ы</w:t>
            </w:r>
            <w:r w:rsidR="00A1785D" w:rsidRPr="006759B5">
              <w:rPr>
                <w:color w:val="auto"/>
                <w:lang w:val="ru-RU"/>
              </w:rPr>
              <w:t>.</w:t>
            </w:r>
            <w:r w:rsidR="00222C66" w:rsidRPr="006759B5">
              <w:rPr>
                <w:color w:val="auto"/>
                <w:lang w:val="ru-RU"/>
              </w:rPr>
              <w:t xml:space="preserve"> Обновлена дата последней редакции стандартов РК.</w:t>
            </w:r>
          </w:p>
          <w:p w14:paraId="59D7C5E2" w14:textId="26D7B3D9" w:rsidR="00DE7E63" w:rsidRPr="003104F8" w:rsidRDefault="00BB3110" w:rsidP="00BB3110">
            <w:pPr>
              <w:pStyle w:val="CellBody"/>
              <w:rPr>
                <w:color w:val="auto"/>
              </w:rPr>
            </w:pPr>
            <w:r w:rsidRPr="00BB3110">
              <w:rPr>
                <w:color w:val="auto"/>
              </w:rPr>
              <w:t>[</w:t>
            </w:r>
            <w:r w:rsidR="00621B87">
              <w:rPr>
                <w:color w:val="auto"/>
              </w:rPr>
              <w:t>UPDATED</w:t>
            </w:r>
            <w:r w:rsidRPr="00BB3110">
              <w:rPr>
                <w:color w:val="auto"/>
              </w:rPr>
              <w:t xml:space="preserve">] </w:t>
            </w:r>
            <w:r w:rsidR="002477EB">
              <w:rPr>
                <w:color w:val="auto"/>
              </w:rPr>
              <w:t>TCO specification</w:t>
            </w:r>
            <w:r w:rsidR="00222C66">
              <w:rPr>
                <w:color w:val="auto"/>
              </w:rPr>
              <w:t>, Industry codes</w:t>
            </w:r>
            <w:r w:rsidR="002477EB">
              <w:rPr>
                <w:color w:val="auto"/>
              </w:rPr>
              <w:t xml:space="preserve"> list updated</w:t>
            </w:r>
            <w:r w:rsidR="00222C66">
              <w:rPr>
                <w:color w:val="auto"/>
              </w:rPr>
              <w:t>.</w:t>
            </w:r>
            <w:r w:rsidR="003104F8">
              <w:rPr>
                <w:color w:val="auto"/>
              </w:rPr>
              <w:t xml:space="preserve"> </w:t>
            </w:r>
            <w:r w:rsidR="00621B87">
              <w:rPr>
                <w:color w:val="auto"/>
              </w:rPr>
              <w:t>Updated r</w:t>
            </w:r>
            <w:r w:rsidR="003104F8">
              <w:rPr>
                <w:color w:val="auto"/>
              </w:rPr>
              <w:t>evision of RoK standard</w:t>
            </w:r>
            <w:r w:rsidR="00621B87">
              <w:rPr>
                <w:color w:val="auto"/>
              </w:rPr>
              <w:t>.</w:t>
            </w:r>
          </w:p>
        </w:tc>
      </w:tr>
      <w:tr w:rsidR="00621B87" w:rsidRPr="002E5B3E" w14:paraId="4F167D73" w14:textId="77777777" w:rsidTr="00966DF6">
        <w:trPr>
          <w:trHeight w:val="57"/>
        </w:trPr>
        <w:tc>
          <w:tcPr>
            <w:tcW w:w="1421" w:type="dxa"/>
          </w:tcPr>
          <w:p w14:paraId="037A4DE1" w14:textId="73CC50CF" w:rsidR="00621B87" w:rsidRDefault="00621B87" w:rsidP="007E5EDE">
            <w:pPr>
              <w:pStyle w:val="CellBodyCentered"/>
              <w:rPr>
                <w:color w:val="auto"/>
              </w:rPr>
            </w:pPr>
            <w:r>
              <w:rPr>
                <w:color w:val="auto"/>
              </w:rPr>
              <w:t>U05</w:t>
            </w:r>
          </w:p>
        </w:tc>
        <w:tc>
          <w:tcPr>
            <w:tcW w:w="1616" w:type="dxa"/>
          </w:tcPr>
          <w:p w14:paraId="060A66B1" w14:textId="36B11D31" w:rsidR="00621B87" w:rsidRDefault="00621B87" w:rsidP="007E5EDE">
            <w:pPr>
              <w:pStyle w:val="CellBodyCentered"/>
              <w:rPr>
                <w:color w:val="auto"/>
              </w:rPr>
            </w:pPr>
            <w:r>
              <w:rPr>
                <w:color w:val="auto"/>
              </w:rPr>
              <w:t>3.3</w:t>
            </w:r>
          </w:p>
        </w:tc>
        <w:tc>
          <w:tcPr>
            <w:tcW w:w="6053" w:type="dxa"/>
          </w:tcPr>
          <w:p w14:paraId="0392A0B5" w14:textId="654C37B7" w:rsidR="00621B87" w:rsidRPr="006759B5" w:rsidRDefault="00621B87" w:rsidP="00621B87">
            <w:pPr>
              <w:pStyle w:val="CellBody"/>
              <w:rPr>
                <w:lang w:val="ru-RU"/>
              </w:rPr>
            </w:pPr>
            <w:r w:rsidRPr="004B618B">
              <w:rPr>
                <w:lang w:val="ru-RU"/>
              </w:rPr>
              <w:t>[</w:t>
            </w:r>
            <w:r w:rsidRPr="00C85D90">
              <w:rPr>
                <w:lang w:val="ru-RU"/>
              </w:rPr>
              <w:t xml:space="preserve">ДОБАВЛЕНО] </w:t>
            </w:r>
            <w:r w:rsidR="00852A84" w:rsidRPr="006759B5">
              <w:rPr>
                <w:lang w:val="ru-RU"/>
              </w:rPr>
              <w:t>Добавлен</w:t>
            </w:r>
            <w:r w:rsidR="00D60FA3" w:rsidRPr="006759B5">
              <w:rPr>
                <w:lang w:val="ru-RU"/>
              </w:rPr>
              <w:t xml:space="preserve"> новый подраздел, касающийся к обновлению класса трубопровода в</w:t>
            </w:r>
            <w:r w:rsidR="00DA6635" w:rsidRPr="006759B5">
              <w:rPr>
                <w:lang w:val="ru-RU"/>
              </w:rPr>
              <w:t xml:space="preserve"> электронн</w:t>
            </w:r>
            <w:r w:rsidR="00D60FA3" w:rsidRPr="006759B5">
              <w:rPr>
                <w:lang w:val="ru-RU"/>
              </w:rPr>
              <w:t xml:space="preserve">ой </w:t>
            </w:r>
            <w:r w:rsidR="00803935" w:rsidRPr="006759B5">
              <w:rPr>
                <w:lang w:val="ru-RU"/>
              </w:rPr>
              <w:t xml:space="preserve">платформе </w:t>
            </w:r>
            <w:r w:rsidR="00803935">
              <w:t>ePLC</w:t>
            </w:r>
            <w:r w:rsidR="00DA6635" w:rsidRPr="006759B5">
              <w:rPr>
                <w:lang w:val="ru-RU"/>
              </w:rPr>
              <w:t xml:space="preserve"> </w:t>
            </w:r>
          </w:p>
          <w:p w14:paraId="58123F62" w14:textId="7158043F" w:rsidR="00621B87" w:rsidRPr="00BB3110" w:rsidRDefault="00621B87" w:rsidP="00621B87">
            <w:pPr>
              <w:pStyle w:val="CellBody"/>
              <w:rPr>
                <w:color w:val="auto"/>
              </w:rPr>
            </w:pPr>
            <w:r w:rsidRPr="00C85D90">
              <w:t xml:space="preserve">[ADD] </w:t>
            </w:r>
            <w:r w:rsidR="00803935">
              <w:t xml:space="preserve">New Clause added </w:t>
            </w:r>
            <w:r w:rsidR="004643A7">
              <w:t>related to update piping line class in electronic platform ePLC</w:t>
            </w:r>
          </w:p>
        </w:tc>
      </w:tr>
      <w:tr w:rsidR="009B6E28" w:rsidRPr="002E5B3E" w14:paraId="1D9F0A58" w14:textId="77777777" w:rsidTr="00966DF6">
        <w:trPr>
          <w:trHeight w:val="57"/>
        </w:trPr>
        <w:tc>
          <w:tcPr>
            <w:tcW w:w="1421" w:type="dxa"/>
          </w:tcPr>
          <w:p w14:paraId="141B8029" w14:textId="3895890E" w:rsidR="009B6E28" w:rsidRDefault="009B6E28" w:rsidP="007E5EDE">
            <w:pPr>
              <w:pStyle w:val="CellBodyCentered"/>
              <w:rPr>
                <w:color w:val="auto"/>
              </w:rPr>
            </w:pPr>
            <w:r>
              <w:rPr>
                <w:color w:val="auto"/>
              </w:rPr>
              <w:t>U05</w:t>
            </w:r>
          </w:p>
        </w:tc>
        <w:tc>
          <w:tcPr>
            <w:tcW w:w="1616" w:type="dxa"/>
          </w:tcPr>
          <w:p w14:paraId="7E106794" w14:textId="5CFEE9E5" w:rsidR="009B6E28" w:rsidRDefault="009B6E28" w:rsidP="007E5EDE">
            <w:pPr>
              <w:pStyle w:val="CellBodyCentered"/>
              <w:rPr>
                <w:color w:val="auto"/>
              </w:rPr>
            </w:pPr>
            <w:r>
              <w:rPr>
                <w:color w:val="auto"/>
              </w:rPr>
              <w:t>4.2</w:t>
            </w:r>
            <w:r w:rsidR="00935558">
              <w:rPr>
                <w:color w:val="auto"/>
              </w:rPr>
              <w:t>, 6.1.10</w:t>
            </w:r>
            <w:r w:rsidR="00C730CA">
              <w:rPr>
                <w:color w:val="auto"/>
              </w:rPr>
              <w:t>, 6.1.11</w:t>
            </w:r>
          </w:p>
        </w:tc>
        <w:tc>
          <w:tcPr>
            <w:tcW w:w="6053" w:type="dxa"/>
          </w:tcPr>
          <w:p w14:paraId="17D603DD" w14:textId="4F993CEB" w:rsidR="009B6E28" w:rsidRPr="006759B5" w:rsidRDefault="009B6E28" w:rsidP="009B6E28">
            <w:pPr>
              <w:pStyle w:val="CellBody"/>
              <w:rPr>
                <w:color w:val="auto"/>
                <w:lang w:val="ru-RU"/>
              </w:rPr>
            </w:pPr>
            <w:r w:rsidRPr="004B618B">
              <w:rPr>
                <w:color w:val="auto"/>
                <w:lang w:val="ru-RU"/>
              </w:rPr>
              <w:t>[</w:t>
            </w:r>
            <w:r w:rsidRPr="006759B5">
              <w:rPr>
                <w:color w:val="auto"/>
                <w:lang w:val="ru-RU"/>
              </w:rPr>
              <w:t>ОБНОВЛЕНО</w:t>
            </w:r>
            <w:r w:rsidRPr="004B618B">
              <w:rPr>
                <w:color w:val="auto"/>
                <w:lang w:val="ru-RU"/>
              </w:rPr>
              <w:t xml:space="preserve">] </w:t>
            </w:r>
            <w:r w:rsidRPr="006759B5">
              <w:rPr>
                <w:color w:val="auto"/>
                <w:lang w:val="ru-RU"/>
              </w:rPr>
              <w:t xml:space="preserve">Текст </w:t>
            </w:r>
            <w:r w:rsidR="000870F5" w:rsidRPr="006759B5">
              <w:rPr>
                <w:color w:val="auto"/>
                <w:lang w:val="ru-RU"/>
              </w:rPr>
              <w:t xml:space="preserve">расмотрен и обновлен согласно </w:t>
            </w:r>
            <w:r w:rsidR="00555448" w:rsidRPr="006759B5">
              <w:rPr>
                <w:color w:val="auto"/>
                <w:lang w:val="ru-RU"/>
              </w:rPr>
              <w:t xml:space="preserve">ТУ Шеврон </w:t>
            </w:r>
            <w:bookmarkStart w:id="61" w:name="OLE_LINK7"/>
            <w:r w:rsidR="00555448" w:rsidRPr="00555448">
              <w:rPr>
                <w:color w:val="auto"/>
              </w:rPr>
              <w:t>PIM</w:t>
            </w:r>
            <w:r w:rsidR="00555448" w:rsidRPr="006759B5">
              <w:rPr>
                <w:color w:val="auto"/>
                <w:lang w:val="ru-RU"/>
              </w:rPr>
              <w:t>-</w:t>
            </w:r>
            <w:r w:rsidR="00555448" w:rsidRPr="00555448">
              <w:rPr>
                <w:color w:val="auto"/>
              </w:rPr>
              <w:t>SU</w:t>
            </w:r>
            <w:r w:rsidR="00555448" w:rsidRPr="006759B5">
              <w:rPr>
                <w:color w:val="auto"/>
                <w:lang w:val="ru-RU"/>
              </w:rPr>
              <w:t>-5112-</w:t>
            </w:r>
            <w:r w:rsidR="00555448" w:rsidRPr="00555448">
              <w:rPr>
                <w:color w:val="auto"/>
              </w:rPr>
              <w:t>H</w:t>
            </w:r>
            <w:r w:rsidR="00555448" w:rsidRPr="006759B5">
              <w:rPr>
                <w:color w:val="auto"/>
                <w:lang w:val="ru-RU"/>
              </w:rPr>
              <w:t>.1</w:t>
            </w:r>
            <w:r w:rsidRPr="006759B5">
              <w:rPr>
                <w:color w:val="auto"/>
                <w:lang w:val="ru-RU"/>
              </w:rPr>
              <w:t>.</w:t>
            </w:r>
            <w:bookmarkEnd w:id="61"/>
          </w:p>
          <w:p w14:paraId="56628BEE" w14:textId="740F2746" w:rsidR="009B6E28" w:rsidRDefault="009B6E28" w:rsidP="009B6E28">
            <w:pPr>
              <w:pStyle w:val="CellBody"/>
            </w:pPr>
            <w:r w:rsidRPr="00BB3110">
              <w:rPr>
                <w:color w:val="auto"/>
              </w:rPr>
              <w:t>[</w:t>
            </w:r>
            <w:r>
              <w:rPr>
                <w:color w:val="auto"/>
              </w:rPr>
              <w:t>UPDATED</w:t>
            </w:r>
            <w:r w:rsidRPr="00BB3110">
              <w:rPr>
                <w:color w:val="auto"/>
              </w:rPr>
              <w:t xml:space="preserve">] </w:t>
            </w:r>
            <w:r w:rsidR="00555448">
              <w:rPr>
                <w:color w:val="auto"/>
              </w:rPr>
              <w:t xml:space="preserve">Test </w:t>
            </w:r>
            <w:r w:rsidR="00C14015">
              <w:rPr>
                <w:color w:val="auto"/>
              </w:rPr>
              <w:t xml:space="preserve">reviewed and updated as per Chevron Specification </w:t>
            </w:r>
            <w:r w:rsidR="00C14015" w:rsidRPr="00C14015">
              <w:rPr>
                <w:color w:val="auto"/>
              </w:rPr>
              <w:t>PIM-SU-5112-H.1.</w:t>
            </w:r>
          </w:p>
        </w:tc>
      </w:tr>
      <w:tr w:rsidR="007F1CDA" w:rsidRPr="002E5B3E" w14:paraId="16B97908" w14:textId="77777777" w:rsidTr="00966DF6">
        <w:trPr>
          <w:trHeight w:val="57"/>
        </w:trPr>
        <w:tc>
          <w:tcPr>
            <w:tcW w:w="1421" w:type="dxa"/>
          </w:tcPr>
          <w:p w14:paraId="0B6B7199" w14:textId="528042C2" w:rsidR="007F1CDA" w:rsidRDefault="007F1CDA" w:rsidP="007F1CDA">
            <w:pPr>
              <w:pStyle w:val="CellBodyCentered"/>
              <w:rPr>
                <w:color w:val="auto"/>
              </w:rPr>
            </w:pPr>
            <w:bookmarkStart w:id="62" w:name="_Hlk151736691"/>
            <w:r>
              <w:rPr>
                <w:color w:val="auto"/>
              </w:rPr>
              <w:t>U05</w:t>
            </w:r>
          </w:p>
        </w:tc>
        <w:tc>
          <w:tcPr>
            <w:tcW w:w="1616" w:type="dxa"/>
          </w:tcPr>
          <w:p w14:paraId="33F1A4FE" w14:textId="2FA56665" w:rsidR="007F1CDA" w:rsidRDefault="007F1CDA" w:rsidP="007F1CDA">
            <w:pPr>
              <w:pStyle w:val="CellBodyCentered"/>
              <w:rPr>
                <w:color w:val="auto"/>
              </w:rPr>
            </w:pPr>
            <w:r>
              <w:rPr>
                <w:color w:val="auto"/>
              </w:rPr>
              <w:t>4.4.5</w:t>
            </w:r>
          </w:p>
        </w:tc>
        <w:tc>
          <w:tcPr>
            <w:tcW w:w="6053" w:type="dxa"/>
          </w:tcPr>
          <w:p w14:paraId="160699B3" w14:textId="77777777" w:rsidR="007F1CDA" w:rsidRPr="006759B5" w:rsidRDefault="007F1CDA" w:rsidP="007F1CDA">
            <w:pPr>
              <w:pStyle w:val="CellBody"/>
              <w:rPr>
                <w:color w:val="auto"/>
                <w:lang w:val="ru-RU"/>
              </w:rPr>
            </w:pPr>
            <w:r w:rsidRPr="004B618B">
              <w:rPr>
                <w:lang w:val="ru-RU"/>
              </w:rPr>
              <w:t>[</w:t>
            </w:r>
            <w:r w:rsidRPr="00C85D90">
              <w:rPr>
                <w:lang w:val="ru-RU"/>
              </w:rPr>
              <w:t>ДОБАВЛЕНО]</w:t>
            </w:r>
            <w:r w:rsidRPr="004B618B">
              <w:rPr>
                <w:lang w:val="ru-RU"/>
              </w:rPr>
              <w:t xml:space="preserve"> </w:t>
            </w:r>
            <w:r w:rsidRPr="006759B5">
              <w:rPr>
                <w:lang w:val="ru-RU"/>
              </w:rPr>
              <w:t xml:space="preserve">Добавлен новый </w:t>
            </w:r>
            <w:r w:rsidR="004D6875" w:rsidRPr="006759B5">
              <w:rPr>
                <w:lang w:val="ru-RU"/>
              </w:rPr>
              <w:t xml:space="preserve">пункт после рассмотрения ТУ Шеврон </w:t>
            </w:r>
            <w:r w:rsidR="004D6875" w:rsidRPr="00555448">
              <w:rPr>
                <w:color w:val="auto"/>
              </w:rPr>
              <w:t>PIM</w:t>
            </w:r>
            <w:r w:rsidR="004D6875" w:rsidRPr="006759B5">
              <w:rPr>
                <w:color w:val="auto"/>
                <w:lang w:val="ru-RU"/>
              </w:rPr>
              <w:t>-</w:t>
            </w:r>
            <w:r w:rsidR="004D6875" w:rsidRPr="00555448">
              <w:rPr>
                <w:color w:val="auto"/>
              </w:rPr>
              <w:t>SU</w:t>
            </w:r>
            <w:r w:rsidR="004D6875" w:rsidRPr="006759B5">
              <w:rPr>
                <w:color w:val="auto"/>
                <w:lang w:val="ru-RU"/>
              </w:rPr>
              <w:t>-5112-</w:t>
            </w:r>
            <w:r w:rsidR="004D6875" w:rsidRPr="00555448">
              <w:rPr>
                <w:color w:val="auto"/>
              </w:rPr>
              <w:t>H</w:t>
            </w:r>
            <w:r w:rsidR="004D6875" w:rsidRPr="006759B5">
              <w:rPr>
                <w:color w:val="auto"/>
                <w:lang w:val="ru-RU"/>
              </w:rPr>
              <w:t>.1.</w:t>
            </w:r>
          </w:p>
          <w:p w14:paraId="58538245" w14:textId="115CDD9B" w:rsidR="004D6875" w:rsidRPr="003F18F4" w:rsidRDefault="004D6875" w:rsidP="007F1CDA">
            <w:pPr>
              <w:pStyle w:val="CellBody"/>
              <w:rPr>
                <w:color w:val="auto"/>
              </w:rPr>
            </w:pPr>
            <w:r w:rsidRPr="00C85D90">
              <w:t>[ADD]</w:t>
            </w:r>
            <w:r>
              <w:t xml:space="preserve"> </w:t>
            </w:r>
            <w:r w:rsidR="003F18F4">
              <w:t>Added new clause after reviewing Chevron Specification</w:t>
            </w:r>
            <w:r w:rsidR="003F18F4" w:rsidRPr="00555448">
              <w:rPr>
                <w:color w:val="auto"/>
              </w:rPr>
              <w:t xml:space="preserve"> PIM-SU-5112-H.1</w:t>
            </w:r>
            <w:r w:rsidR="003F18F4">
              <w:rPr>
                <w:color w:val="auto"/>
              </w:rPr>
              <w:t>.</w:t>
            </w:r>
          </w:p>
        </w:tc>
      </w:tr>
      <w:bookmarkEnd w:id="62"/>
      <w:tr w:rsidR="003F18F4" w:rsidRPr="002E5B3E" w14:paraId="00B686B7" w14:textId="77777777" w:rsidTr="00966DF6">
        <w:trPr>
          <w:trHeight w:val="57"/>
        </w:trPr>
        <w:tc>
          <w:tcPr>
            <w:tcW w:w="1421" w:type="dxa"/>
          </w:tcPr>
          <w:p w14:paraId="42CF518F" w14:textId="07994BE9" w:rsidR="003F18F4" w:rsidRDefault="003F18F4" w:rsidP="003F18F4">
            <w:pPr>
              <w:pStyle w:val="CellBodyCentered"/>
              <w:rPr>
                <w:color w:val="auto"/>
              </w:rPr>
            </w:pPr>
            <w:r>
              <w:rPr>
                <w:color w:val="auto"/>
              </w:rPr>
              <w:t>U05</w:t>
            </w:r>
          </w:p>
        </w:tc>
        <w:tc>
          <w:tcPr>
            <w:tcW w:w="1616" w:type="dxa"/>
          </w:tcPr>
          <w:p w14:paraId="2678B551" w14:textId="3339DBE7" w:rsidR="003F18F4" w:rsidRDefault="003F18F4" w:rsidP="003F18F4">
            <w:pPr>
              <w:pStyle w:val="CellBodyCentered"/>
              <w:rPr>
                <w:color w:val="auto"/>
              </w:rPr>
            </w:pPr>
            <w:r>
              <w:rPr>
                <w:color w:val="auto"/>
              </w:rPr>
              <w:t>4.5</w:t>
            </w:r>
          </w:p>
        </w:tc>
        <w:tc>
          <w:tcPr>
            <w:tcW w:w="6053" w:type="dxa"/>
          </w:tcPr>
          <w:p w14:paraId="05E2FEA6" w14:textId="1DEF9F01" w:rsidR="003F18F4" w:rsidRPr="006759B5" w:rsidRDefault="003F18F4" w:rsidP="003F18F4">
            <w:pPr>
              <w:pStyle w:val="CellBody"/>
              <w:rPr>
                <w:color w:val="auto"/>
                <w:lang w:val="ru-RU"/>
              </w:rPr>
            </w:pPr>
            <w:r w:rsidRPr="004B618B">
              <w:rPr>
                <w:color w:val="auto"/>
                <w:lang w:val="ru-RU"/>
              </w:rPr>
              <w:t>[</w:t>
            </w:r>
            <w:r w:rsidRPr="006759B5">
              <w:rPr>
                <w:color w:val="auto"/>
                <w:lang w:val="ru-RU"/>
              </w:rPr>
              <w:t>ОБНОВЛЕНО</w:t>
            </w:r>
            <w:r w:rsidRPr="004B618B">
              <w:rPr>
                <w:color w:val="auto"/>
                <w:lang w:val="ru-RU"/>
              </w:rPr>
              <w:t xml:space="preserve">] </w:t>
            </w:r>
            <w:r w:rsidR="00B375EE">
              <w:rPr>
                <w:color w:val="auto"/>
                <w:lang w:val="kk-KZ"/>
              </w:rPr>
              <w:t>Текст обновлен ссылкой на гидротест процедуры</w:t>
            </w:r>
            <w:r w:rsidRPr="006759B5">
              <w:rPr>
                <w:color w:val="auto"/>
                <w:lang w:val="ru-RU"/>
              </w:rPr>
              <w:t>.</w:t>
            </w:r>
          </w:p>
          <w:p w14:paraId="7FD09A25" w14:textId="3B897788" w:rsidR="003F18F4" w:rsidRDefault="003F18F4" w:rsidP="003F18F4">
            <w:pPr>
              <w:pStyle w:val="CellBody"/>
            </w:pPr>
            <w:r w:rsidRPr="00BB3110">
              <w:rPr>
                <w:color w:val="auto"/>
              </w:rPr>
              <w:t>[</w:t>
            </w:r>
            <w:r>
              <w:rPr>
                <w:color w:val="auto"/>
              </w:rPr>
              <w:t>UPDATED</w:t>
            </w:r>
            <w:r w:rsidRPr="00BB3110">
              <w:rPr>
                <w:color w:val="auto"/>
              </w:rPr>
              <w:t xml:space="preserve">] </w:t>
            </w:r>
            <w:r w:rsidR="00B375EE">
              <w:rPr>
                <w:color w:val="auto"/>
              </w:rPr>
              <w:t xml:space="preserve">Text updated with </w:t>
            </w:r>
            <w:r w:rsidR="00A85F27">
              <w:rPr>
                <w:color w:val="auto"/>
              </w:rPr>
              <w:t xml:space="preserve">reference to </w:t>
            </w:r>
            <w:r w:rsidR="00B375EE">
              <w:rPr>
                <w:color w:val="auto"/>
              </w:rPr>
              <w:t>hyrdotest procedure</w:t>
            </w:r>
            <w:r>
              <w:rPr>
                <w:color w:val="auto"/>
              </w:rPr>
              <w:t>.</w:t>
            </w:r>
          </w:p>
        </w:tc>
      </w:tr>
      <w:tr w:rsidR="00B375EE" w:rsidRPr="002E5B3E" w14:paraId="564DFB9C" w14:textId="77777777" w:rsidTr="00966DF6">
        <w:trPr>
          <w:trHeight w:val="57"/>
        </w:trPr>
        <w:tc>
          <w:tcPr>
            <w:tcW w:w="1421" w:type="dxa"/>
          </w:tcPr>
          <w:p w14:paraId="25153744" w14:textId="5D378640" w:rsidR="00B375EE" w:rsidRDefault="00B375EE" w:rsidP="00B375EE">
            <w:pPr>
              <w:pStyle w:val="CellBodyCentered"/>
              <w:rPr>
                <w:color w:val="auto"/>
              </w:rPr>
            </w:pPr>
            <w:r>
              <w:rPr>
                <w:color w:val="auto"/>
              </w:rPr>
              <w:t>U05</w:t>
            </w:r>
          </w:p>
        </w:tc>
        <w:tc>
          <w:tcPr>
            <w:tcW w:w="1616" w:type="dxa"/>
          </w:tcPr>
          <w:p w14:paraId="39F5EFE3" w14:textId="1EFC75AA" w:rsidR="00B375EE" w:rsidRDefault="00B375EE" w:rsidP="00B375EE">
            <w:pPr>
              <w:pStyle w:val="CellBodyCentered"/>
              <w:rPr>
                <w:color w:val="auto"/>
              </w:rPr>
            </w:pPr>
            <w:r>
              <w:rPr>
                <w:color w:val="auto"/>
              </w:rPr>
              <w:t>6.1.7</w:t>
            </w:r>
          </w:p>
        </w:tc>
        <w:tc>
          <w:tcPr>
            <w:tcW w:w="6053" w:type="dxa"/>
          </w:tcPr>
          <w:p w14:paraId="7D752A1F" w14:textId="59104AE5" w:rsidR="00B375EE" w:rsidRPr="006759B5" w:rsidRDefault="00B375EE" w:rsidP="00B375EE">
            <w:pPr>
              <w:pStyle w:val="CellBody"/>
              <w:rPr>
                <w:color w:val="auto"/>
                <w:lang w:val="ru-RU"/>
              </w:rPr>
            </w:pPr>
            <w:r w:rsidRPr="004B618B">
              <w:rPr>
                <w:color w:val="auto"/>
                <w:lang w:val="ru-RU"/>
              </w:rPr>
              <w:t>[</w:t>
            </w:r>
            <w:r w:rsidRPr="006759B5">
              <w:rPr>
                <w:color w:val="auto"/>
                <w:lang w:val="ru-RU"/>
              </w:rPr>
              <w:t>ОБНОВЛЕНО</w:t>
            </w:r>
            <w:r w:rsidRPr="004B618B">
              <w:rPr>
                <w:color w:val="auto"/>
                <w:lang w:val="ru-RU"/>
              </w:rPr>
              <w:t xml:space="preserve">] </w:t>
            </w:r>
            <w:r>
              <w:rPr>
                <w:color w:val="auto"/>
                <w:lang w:val="kk-KZ"/>
              </w:rPr>
              <w:t xml:space="preserve">Текст обновлен ссылкой на </w:t>
            </w:r>
            <w:r w:rsidRPr="006759B5">
              <w:rPr>
                <w:color w:val="auto"/>
                <w:lang w:val="ru-RU"/>
              </w:rPr>
              <w:t xml:space="preserve">ТУ </w:t>
            </w:r>
            <w:r w:rsidR="00A602EA" w:rsidRPr="006759B5">
              <w:rPr>
                <w:color w:val="auto"/>
                <w:lang w:val="ru-RU"/>
              </w:rPr>
              <w:t>цинкование</w:t>
            </w:r>
            <w:r w:rsidRPr="006759B5">
              <w:rPr>
                <w:color w:val="auto"/>
                <w:lang w:val="ru-RU"/>
              </w:rPr>
              <w:t>.</w:t>
            </w:r>
          </w:p>
          <w:p w14:paraId="2B00BC8B" w14:textId="23BDB03B" w:rsidR="00B375EE" w:rsidRPr="00BB3110" w:rsidRDefault="00B375EE" w:rsidP="00B375EE">
            <w:pPr>
              <w:pStyle w:val="CellBody"/>
              <w:rPr>
                <w:color w:val="auto"/>
              </w:rPr>
            </w:pPr>
            <w:r w:rsidRPr="00BB3110">
              <w:rPr>
                <w:color w:val="auto"/>
              </w:rPr>
              <w:t>[</w:t>
            </w:r>
            <w:r>
              <w:rPr>
                <w:color w:val="auto"/>
              </w:rPr>
              <w:t>UPDATED</w:t>
            </w:r>
            <w:r w:rsidRPr="00BB3110">
              <w:rPr>
                <w:color w:val="auto"/>
              </w:rPr>
              <w:t xml:space="preserve">] </w:t>
            </w:r>
            <w:r>
              <w:rPr>
                <w:color w:val="auto"/>
              </w:rPr>
              <w:t xml:space="preserve">Text updated with </w:t>
            </w:r>
            <w:r w:rsidR="00A85F27">
              <w:rPr>
                <w:color w:val="auto"/>
              </w:rPr>
              <w:t xml:space="preserve">reference to </w:t>
            </w:r>
            <w:r w:rsidR="00A602EA">
              <w:rPr>
                <w:color w:val="auto"/>
              </w:rPr>
              <w:t xml:space="preserve">Galvanizing </w:t>
            </w:r>
            <w:r w:rsidR="00A85F27">
              <w:rPr>
                <w:color w:val="auto"/>
              </w:rPr>
              <w:t>specification</w:t>
            </w:r>
            <w:r>
              <w:rPr>
                <w:color w:val="auto"/>
              </w:rPr>
              <w:t>.</w:t>
            </w:r>
          </w:p>
        </w:tc>
      </w:tr>
      <w:tr w:rsidR="00C92286" w:rsidRPr="002E5B3E" w14:paraId="2A35E53B" w14:textId="77777777" w:rsidTr="00966DF6">
        <w:trPr>
          <w:trHeight w:val="57"/>
        </w:trPr>
        <w:tc>
          <w:tcPr>
            <w:tcW w:w="1421" w:type="dxa"/>
          </w:tcPr>
          <w:p w14:paraId="39922813" w14:textId="205A9B28" w:rsidR="00C92286" w:rsidRDefault="00C92286" w:rsidP="00C92286">
            <w:pPr>
              <w:pStyle w:val="CellBodyCentered"/>
              <w:rPr>
                <w:color w:val="auto"/>
              </w:rPr>
            </w:pPr>
            <w:r>
              <w:rPr>
                <w:color w:val="auto"/>
              </w:rPr>
              <w:t>U05</w:t>
            </w:r>
          </w:p>
        </w:tc>
        <w:tc>
          <w:tcPr>
            <w:tcW w:w="1616" w:type="dxa"/>
          </w:tcPr>
          <w:p w14:paraId="37184229" w14:textId="666DD9B8" w:rsidR="00C92286" w:rsidRDefault="00C92286" w:rsidP="00C92286">
            <w:pPr>
              <w:pStyle w:val="CellBodyCentered"/>
              <w:rPr>
                <w:color w:val="auto"/>
              </w:rPr>
            </w:pPr>
            <w:r>
              <w:rPr>
                <w:color w:val="auto"/>
              </w:rPr>
              <w:t>6.1.30, 6.1.31</w:t>
            </w:r>
          </w:p>
        </w:tc>
        <w:tc>
          <w:tcPr>
            <w:tcW w:w="6053" w:type="dxa"/>
          </w:tcPr>
          <w:p w14:paraId="500E5F88" w14:textId="354C998E" w:rsidR="00C92286" w:rsidRPr="006759B5" w:rsidRDefault="00C92286" w:rsidP="00C92286">
            <w:pPr>
              <w:pStyle w:val="CellBody"/>
              <w:rPr>
                <w:color w:val="auto"/>
                <w:lang w:val="ru-RU"/>
              </w:rPr>
            </w:pPr>
            <w:r w:rsidRPr="004B618B">
              <w:rPr>
                <w:lang w:val="ru-RU"/>
              </w:rPr>
              <w:t>[</w:t>
            </w:r>
            <w:r w:rsidRPr="00C85D90">
              <w:rPr>
                <w:lang w:val="ru-RU"/>
              </w:rPr>
              <w:t>ДОБАВЛЕНО]</w:t>
            </w:r>
            <w:r w:rsidRPr="004B618B">
              <w:rPr>
                <w:lang w:val="ru-RU"/>
              </w:rPr>
              <w:t xml:space="preserve"> </w:t>
            </w:r>
            <w:r w:rsidR="00D02B4B" w:rsidRPr="006759B5">
              <w:rPr>
                <w:lang w:val="ru-RU"/>
              </w:rPr>
              <w:t>Обязательное требование к выполнению ПСТО</w:t>
            </w:r>
            <w:r w:rsidR="00462028" w:rsidRPr="006759B5">
              <w:rPr>
                <w:lang w:val="ru-RU"/>
              </w:rPr>
              <w:t xml:space="preserve"> для сред щелочи и амина</w:t>
            </w:r>
            <w:r w:rsidRPr="006759B5">
              <w:rPr>
                <w:color w:val="auto"/>
                <w:lang w:val="ru-RU"/>
              </w:rPr>
              <w:t>.</w:t>
            </w:r>
          </w:p>
          <w:p w14:paraId="38AEEFE5" w14:textId="19310D80" w:rsidR="00C92286" w:rsidRPr="00BB3110" w:rsidRDefault="00C92286" w:rsidP="00C92286">
            <w:pPr>
              <w:pStyle w:val="CellBody"/>
              <w:rPr>
                <w:color w:val="auto"/>
              </w:rPr>
            </w:pPr>
            <w:r w:rsidRPr="00C85D90">
              <w:t>[ADD]</w:t>
            </w:r>
            <w:r>
              <w:t xml:space="preserve"> </w:t>
            </w:r>
            <w:r w:rsidR="00462028">
              <w:t>Mandatory requirements to conduct PWHT for services Caustic and Amine</w:t>
            </w:r>
            <w:r>
              <w:rPr>
                <w:color w:val="auto"/>
              </w:rPr>
              <w:t>.</w:t>
            </w:r>
          </w:p>
        </w:tc>
      </w:tr>
      <w:tr w:rsidR="008E7BA8" w:rsidRPr="002E5B3E" w14:paraId="5EF13829" w14:textId="77777777" w:rsidTr="00966DF6">
        <w:trPr>
          <w:trHeight w:val="57"/>
        </w:trPr>
        <w:tc>
          <w:tcPr>
            <w:tcW w:w="1421" w:type="dxa"/>
          </w:tcPr>
          <w:p w14:paraId="74BC3403" w14:textId="66A186A8" w:rsidR="008E7BA8" w:rsidRPr="00EE7B9E" w:rsidRDefault="00EE7B9E" w:rsidP="00C92286">
            <w:pPr>
              <w:pStyle w:val="CellBodyCentered"/>
              <w:rPr>
                <w:color w:val="auto"/>
              </w:rPr>
            </w:pPr>
            <w:r>
              <w:rPr>
                <w:color w:val="auto"/>
              </w:rPr>
              <w:t>U05</w:t>
            </w:r>
          </w:p>
        </w:tc>
        <w:tc>
          <w:tcPr>
            <w:tcW w:w="1616" w:type="dxa"/>
          </w:tcPr>
          <w:p w14:paraId="73245711" w14:textId="09E95034" w:rsidR="008E7BA8" w:rsidRDefault="00EE7B9E" w:rsidP="00C92286">
            <w:pPr>
              <w:pStyle w:val="CellBodyCentered"/>
              <w:rPr>
                <w:color w:val="auto"/>
              </w:rPr>
            </w:pPr>
            <w:r>
              <w:rPr>
                <w:color w:val="auto"/>
              </w:rPr>
              <w:t>7.1</w:t>
            </w:r>
          </w:p>
        </w:tc>
        <w:tc>
          <w:tcPr>
            <w:tcW w:w="6053" w:type="dxa"/>
          </w:tcPr>
          <w:p w14:paraId="19A04915" w14:textId="68621F81" w:rsidR="00EE7B9E" w:rsidRPr="006759B5" w:rsidRDefault="00EE7B9E" w:rsidP="00EE7B9E">
            <w:pPr>
              <w:pStyle w:val="CellBody"/>
              <w:rPr>
                <w:lang w:val="ru-RU"/>
              </w:rPr>
            </w:pPr>
            <w:r w:rsidRPr="006759B5">
              <w:rPr>
                <w:lang w:val="ru-RU"/>
              </w:rPr>
              <w:t xml:space="preserve">[ДОБАВЛЕНО] </w:t>
            </w:r>
            <w:r>
              <w:rPr>
                <w:lang w:val="kk-KZ"/>
              </w:rPr>
              <w:t xml:space="preserve">Аббревиатуры </w:t>
            </w:r>
            <w:r w:rsidR="00FB266F">
              <w:t>HDPE</w:t>
            </w:r>
            <w:r w:rsidR="00FB266F" w:rsidRPr="00FB266F">
              <w:rPr>
                <w:lang w:val="ru-RU"/>
              </w:rPr>
              <w:t xml:space="preserve">, </w:t>
            </w:r>
            <w:r w:rsidR="00FB266F">
              <w:t>PERT</w:t>
            </w:r>
            <w:r w:rsidR="00FB266F" w:rsidRPr="00FB266F">
              <w:rPr>
                <w:lang w:val="ru-RU"/>
              </w:rPr>
              <w:t xml:space="preserve">, </w:t>
            </w:r>
            <w:r>
              <w:t>IOGP</w:t>
            </w:r>
            <w:r w:rsidRPr="004B618B">
              <w:rPr>
                <w:lang w:val="ru-RU"/>
              </w:rPr>
              <w:t xml:space="preserve">, </w:t>
            </w:r>
            <w:r>
              <w:t>XXS</w:t>
            </w:r>
            <w:r w:rsidRPr="004B618B">
              <w:rPr>
                <w:lang w:val="ru-RU"/>
              </w:rPr>
              <w:t xml:space="preserve"> </w:t>
            </w:r>
            <w:r w:rsidRPr="006759B5">
              <w:rPr>
                <w:lang w:val="ru-RU"/>
              </w:rPr>
              <w:t>добавлены.</w:t>
            </w:r>
          </w:p>
          <w:p w14:paraId="542D0A4E" w14:textId="7BA1798D" w:rsidR="008E7BA8" w:rsidRPr="00EE7B9E" w:rsidRDefault="00EE7B9E" w:rsidP="00EE7B9E">
            <w:pPr>
              <w:pStyle w:val="CellBody"/>
            </w:pPr>
            <w:r w:rsidRPr="00EE7B9E">
              <w:t>[ADD]</w:t>
            </w:r>
            <w:r>
              <w:t xml:space="preserve"> Abbreviations </w:t>
            </w:r>
            <w:r w:rsidR="00FB266F">
              <w:t>HDPE</w:t>
            </w:r>
            <w:r w:rsidR="00FB266F" w:rsidRPr="00FB266F">
              <w:t xml:space="preserve">, </w:t>
            </w:r>
            <w:r w:rsidR="00FB266F">
              <w:t>PERT</w:t>
            </w:r>
            <w:r w:rsidR="00FB266F" w:rsidRPr="00FB266F">
              <w:t xml:space="preserve">, </w:t>
            </w:r>
            <w:r>
              <w:t>IOGP, XXS</w:t>
            </w:r>
            <w:r>
              <w:rPr>
                <w:lang w:val="kk-KZ"/>
              </w:rPr>
              <w:t xml:space="preserve"> </w:t>
            </w:r>
            <w:r>
              <w:t>added</w:t>
            </w:r>
          </w:p>
        </w:tc>
      </w:tr>
      <w:tr w:rsidR="005C7173" w:rsidRPr="002E5B3E" w14:paraId="5A2F7700" w14:textId="77777777" w:rsidTr="00966DF6">
        <w:trPr>
          <w:trHeight w:val="57"/>
        </w:trPr>
        <w:tc>
          <w:tcPr>
            <w:tcW w:w="1421" w:type="dxa"/>
          </w:tcPr>
          <w:p w14:paraId="6237B805" w14:textId="69F62BA0" w:rsidR="005C7173" w:rsidRDefault="005C7173" w:rsidP="00C92286">
            <w:pPr>
              <w:pStyle w:val="CellBodyCentered"/>
              <w:rPr>
                <w:color w:val="auto"/>
              </w:rPr>
            </w:pPr>
            <w:r>
              <w:rPr>
                <w:color w:val="auto"/>
              </w:rPr>
              <w:lastRenderedPageBreak/>
              <w:t>U05</w:t>
            </w:r>
          </w:p>
        </w:tc>
        <w:tc>
          <w:tcPr>
            <w:tcW w:w="1616" w:type="dxa"/>
          </w:tcPr>
          <w:p w14:paraId="0E9B764E" w14:textId="7C8FEDA1" w:rsidR="005C7173" w:rsidRDefault="005C7173" w:rsidP="00C92286">
            <w:pPr>
              <w:pStyle w:val="CellBodyCentered"/>
              <w:rPr>
                <w:color w:val="auto"/>
              </w:rPr>
            </w:pPr>
            <w:r>
              <w:rPr>
                <w:color w:val="auto"/>
              </w:rPr>
              <w:t>8.2, 8.3</w:t>
            </w:r>
          </w:p>
        </w:tc>
        <w:tc>
          <w:tcPr>
            <w:tcW w:w="6053" w:type="dxa"/>
          </w:tcPr>
          <w:p w14:paraId="6C9983F6" w14:textId="0F200D53" w:rsidR="004C5114" w:rsidRPr="00597A1E" w:rsidRDefault="004C5114" w:rsidP="004C5114">
            <w:pPr>
              <w:pStyle w:val="CellBody"/>
              <w:rPr>
                <w:lang w:val="ru-RU"/>
              </w:rPr>
            </w:pPr>
            <w:r w:rsidRPr="006759B5">
              <w:rPr>
                <w:lang w:val="ru-RU"/>
              </w:rPr>
              <w:t xml:space="preserve">[ДОБАВЛЕНО] </w:t>
            </w:r>
            <w:r>
              <w:rPr>
                <w:lang w:val="ru-RU"/>
              </w:rPr>
              <w:t>Таблиц</w:t>
            </w:r>
            <w:r w:rsidR="0096118E">
              <w:rPr>
                <w:lang w:val="ru-RU"/>
              </w:rPr>
              <w:t>ы</w:t>
            </w:r>
            <w:r>
              <w:rPr>
                <w:lang w:val="ru-RU"/>
              </w:rPr>
              <w:t xml:space="preserve"> </w:t>
            </w:r>
            <w:r w:rsidR="0096118E">
              <w:rPr>
                <w:lang w:val="ru-RU"/>
              </w:rPr>
              <w:t>- э</w:t>
            </w:r>
            <w:r>
              <w:rPr>
                <w:lang w:val="kk-KZ"/>
              </w:rPr>
              <w:t xml:space="preserve">квивалентные размеры </w:t>
            </w:r>
            <w:r w:rsidR="0096118E">
              <w:rPr>
                <w:lang w:val="kk-KZ"/>
              </w:rPr>
              <w:t xml:space="preserve">ПЭВП, </w:t>
            </w:r>
            <w:r w:rsidR="0096118E">
              <w:rPr>
                <w:lang w:val="ru-RU"/>
              </w:rPr>
              <w:t xml:space="preserve">фланцев </w:t>
            </w:r>
            <w:r w:rsidR="0096118E">
              <w:t>API</w:t>
            </w:r>
            <w:r w:rsidR="0096118E" w:rsidRPr="0096118E">
              <w:rPr>
                <w:lang w:val="ru-RU"/>
              </w:rPr>
              <w:t xml:space="preserve"> 6</w:t>
            </w:r>
            <w:r w:rsidR="0096118E">
              <w:t>BX</w:t>
            </w:r>
            <w:r w:rsidR="0096118E">
              <w:rPr>
                <w:lang w:val="ru-RU"/>
              </w:rPr>
              <w:t xml:space="preserve"> к номинальному размеру трубы</w:t>
            </w:r>
            <w:r w:rsidRPr="006759B5">
              <w:rPr>
                <w:lang w:val="ru-RU"/>
              </w:rPr>
              <w:t>.</w:t>
            </w:r>
            <w:r w:rsidR="00FB266F" w:rsidRPr="00FB266F">
              <w:rPr>
                <w:lang w:val="ru-RU"/>
              </w:rPr>
              <w:t xml:space="preserve"> </w:t>
            </w:r>
          </w:p>
          <w:p w14:paraId="7D1643AE" w14:textId="328A8AEC" w:rsidR="005C7173" w:rsidRPr="00FB266F" w:rsidRDefault="004C5114" w:rsidP="004C5114">
            <w:pPr>
              <w:pStyle w:val="CellBody"/>
              <w:rPr>
                <w:lang w:val="kk-KZ"/>
              </w:rPr>
            </w:pPr>
            <w:r w:rsidRPr="00EE7B9E">
              <w:t>[ADD]</w:t>
            </w:r>
            <w:r>
              <w:t xml:space="preserve"> </w:t>
            </w:r>
            <w:r w:rsidR="0096118E">
              <w:t xml:space="preserve">Tables </w:t>
            </w:r>
            <w:r w:rsidR="00FB266F">
              <w:t>–</w:t>
            </w:r>
            <w:r w:rsidR="0096118E">
              <w:t xml:space="preserve"> </w:t>
            </w:r>
            <w:r w:rsidR="00FB266F">
              <w:t>Equivalent HDPE, API6BX Flange sizes to Nominal Pipe Size.</w:t>
            </w:r>
          </w:p>
        </w:tc>
      </w:tr>
      <w:tr w:rsidR="00EE7B9E" w:rsidRPr="002E5B3E" w14:paraId="12EFA691" w14:textId="77777777" w:rsidTr="00966DF6">
        <w:trPr>
          <w:trHeight w:val="57"/>
        </w:trPr>
        <w:tc>
          <w:tcPr>
            <w:tcW w:w="1421" w:type="dxa"/>
          </w:tcPr>
          <w:p w14:paraId="3491BD9F" w14:textId="5D7BCE38" w:rsidR="00EE7B9E" w:rsidRDefault="00EE7B9E" w:rsidP="00C92286">
            <w:pPr>
              <w:pStyle w:val="CellBodyCentered"/>
              <w:rPr>
                <w:color w:val="auto"/>
              </w:rPr>
            </w:pPr>
            <w:r>
              <w:rPr>
                <w:color w:val="auto"/>
              </w:rPr>
              <w:t>U05</w:t>
            </w:r>
          </w:p>
        </w:tc>
        <w:tc>
          <w:tcPr>
            <w:tcW w:w="1616" w:type="dxa"/>
          </w:tcPr>
          <w:p w14:paraId="5624485D" w14:textId="5DFC0F82" w:rsidR="00EE7B9E" w:rsidRDefault="00B968AB" w:rsidP="00C92286">
            <w:pPr>
              <w:pStyle w:val="CellBodyCentered"/>
              <w:rPr>
                <w:color w:val="auto"/>
              </w:rPr>
            </w:pPr>
            <w:r>
              <w:rPr>
                <w:color w:val="auto"/>
              </w:rPr>
              <w:t>9.0</w:t>
            </w:r>
          </w:p>
        </w:tc>
        <w:tc>
          <w:tcPr>
            <w:tcW w:w="6053" w:type="dxa"/>
          </w:tcPr>
          <w:p w14:paraId="4C589FC7" w14:textId="26974D63" w:rsidR="00B968AB" w:rsidRPr="006759B5" w:rsidRDefault="00B968AB" w:rsidP="00B968AB">
            <w:pPr>
              <w:pStyle w:val="CellBody"/>
              <w:rPr>
                <w:lang w:val="ru-RU"/>
              </w:rPr>
            </w:pPr>
            <w:r w:rsidRPr="006759B5">
              <w:rPr>
                <w:lang w:val="ru-RU"/>
              </w:rPr>
              <w:t xml:space="preserve">[ДОБАВЛЕНО] </w:t>
            </w:r>
            <w:r>
              <w:t>CBC</w:t>
            </w:r>
            <w:r w:rsidRPr="004B618B">
              <w:rPr>
                <w:lang w:val="ru-RU"/>
              </w:rPr>
              <w:t xml:space="preserve">, </w:t>
            </w:r>
            <w:r>
              <w:t>RFG</w:t>
            </w:r>
            <w:r w:rsidRPr="004B618B">
              <w:rPr>
                <w:lang w:val="ru-RU"/>
              </w:rPr>
              <w:t xml:space="preserve"> </w:t>
            </w:r>
            <w:r w:rsidRPr="006759B5">
              <w:rPr>
                <w:lang w:val="ru-RU"/>
              </w:rPr>
              <w:t xml:space="preserve">флюид коды добавлены с </w:t>
            </w:r>
            <w:r w:rsidR="002B2A8E" w:rsidRPr="006759B5">
              <w:rPr>
                <w:lang w:val="ru-RU"/>
              </w:rPr>
              <w:t xml:space="preserve">проектной спецификаии </w:t>
            </w:r>
            <w:r w:rsidRPr="006759B5">
              <w:rPr>
                <w:lang w:val="ru-RU"/>
              </w:rPr>
              <w:t>ПБР</w:t>
            </w:r>
            <w:r w:rsidR="002B2A8E" w:rsidRPr="006759B5">
              <w:rPr>
                <w:lang w:val="ru-RU"/>
              </w:rPr>
              <w:t xml:space="preserve"> </w:t>
            </w:r>
            <w:r w:rsidR="002B2A8E">
              <w:t>PIM</w:t>
            </w:r>
            <w:r w:rsidR="002B2A8E" w:rsidRPr="004B618B">
              <w:rPr>
                <w:lang w:val="ru-RU"/>
              </w:rPr>
              <w:t>-</w:t>
            </w:r>
            <w:r w:rsidR="002B2A8E">
              <w:t>SU</w:t>
            </w:r>
            <w:r w:rsidR="002B2A8E" w:rsidRPr="004B618B">
              <w:rPr>
                <w:lang w:val="ru-RU"/>
              </w:rPr>
              <w:t>-5112-</w:t>
            </w:r>
            <w:r w:rsidR="002B2A8E">
              <w:t>TCO</w:t>
            </w:r>
            <w:r w:rsidR="002B2A8E" w:rsidRPr="004B618B">
              <w:rPr>
                <w:lang w:val="ru-RU"/>
              </w:rPr>
              <w:t>-</w:t>
            </w:r>
            <w:r w:rsidR="002B2A8E">
              <w:t>Rev</w:t>
            </w:r>
            <w:r w:rsidR="002B2A8E" w:rsidRPr="004B618B">
              <w:rPr>
                <w:lang w:val="ru-RU"/>
              </w:rPr>
              <w:t>.08</w:t>
            </w:r>
            <w:r w:rsidRPr="006759B5">
              <w:rPr>
                <w:lang w:val="ru-RU"/>
              </w:rPr>
              <w:t>.</w:t>
            </w:r>
          </w:p>
          <w:p w14:paraId="48F8FC30" w14:textId="27CC1C9B" w:rsidR="00EE7B9E" w:rsidRPr="002B2A8E" w:rsidRDefault="00B968AB" w:rsidP="00B968AB">
            <w:pPr>
              <w:pStyle w:val="CellBody"/>
            </w:pPr>
            <w:r w:rsidRPr="00EE7B9E">
              <w:t>[ADD]</w:t>
            </w:r>
            <w:r w:rsidR="002B2A8E">
              <w:t xml:space="preserve"> CBC, RFG Fluid codes added from FGP project specification PIM-SU-5112-TCO-Rev.08</w:t>
            </w:r>
          </w:p>
        </w:tc>
      </w:tr>
      <w:tr w:rsidR="002B2A8E" w:rsidRPr="002E5B3E" w14:paraId="36E1A9C3" w14:textId="77777777" w:rsidTr="00966DF6">
        <w:trPr>
          <w:trHeight w:val="57"/>
        </w:trPr>
        <w:tc>
          <w:tcPr>
            <w:tcW w:w="1421" w:type="dxa"/>
          </w:tcPr>
          <w:p w14:paraId="52EDE412" w14:textId="4934C5BC" w:rsidR="002B2A8E" w:rsidRDefault="002B2A8E" w:rsidP="002B2A8E">
            <w:pPr>
              <w:pStyle w:val="CellBodyCentered"/>
              <w:rPr>
                <w:color w:val="auto"/>
              </w:rPr>
            </w:pPr>
            <w:r>
              <w:rPr>
                <w:color w:val="auto"/>
              </w:rPr>
              <w:t>U05</w:t>
            </w:r>
          </w:p>
        </w:tc>
        <w:tc>
          <w:tcPr>
            <w:tcW w:w="1616" w:type="dxa"/>
          </w:tcPr>
          <w:p w14:paraId="0B537104" w14:textId="0CCD38AC" w:rsidR="002B2A8E" w:rsidRDefault="002B2A8E" w:rsidP="002B2A8E">
            <w:pPr>
              <w:pStyle w:val="CellBodyCentered"/>
              <w:rPr>
                <w:color w:val="auto"/>
              </w:rPr>
            </w:pPr>
            <w:r>
              <w:rPr>
                <w:color w:val="auto"/>
              </w:rPr>
              <w:t>10.0</w:t>
            </w:r>
          </w:p>
        </w:tc>
        <w:tc>
          <w:tcPr>
            <w:tcW w:w="6053" w:type="dxa"/>
          </w:tcPr>
          <w:p w14:paraId="2E87A198" w14:textId="08F00A3A" w:rsidR="002B2A8E" w:rsidRPr="00EE7B9E" w:rsidRDefault="002B2A8E" w:rsidP="002B2A8E">
            <w:pPr>
              <w:pStyle w:val="CellBody"/>
            </w:pPr>
            <w:r w:rsidRPr="00EE7B9E">
              <w:t xml:space="preserve">[ДОБАВЛЕНО] </w:t>
            </w:r>
            <w:r>
              <w:t>AIC, FPHCWX, FPHCSWX коды изоляции добавлены с проектной спецификаии ПБР PIM-SU-5112-TCO-Rev.08</w:t>
            </w:r>
            <w:r w:rsidRPr="00EE7B9E">
              <w:t>.</w:t>
            </w:r>
          </w:p>
          <w:p w14:paraId="1B235E34" w14:textId="037EF461" w:rsidR="002B2A8E" w:rsidRPr="00EE7B9E" w:rsidRDefault="002B2A8E" w:rsidP="002B2A8E">
            <w:pPr>
              <w:pStyle w:val="CellBody"/>
            </w:pPr>
            <w:r w:rsidRPr="00EE7B9E">
              <w:t>[ADD]</w:t>
            </w:r>
            <w:r>
              <w:t xml:space="preserve"> AIC, FPHCWX, FPHCSWX Fluid codes added from FGP project specification PIM-SU-5112-TCO-Rev.08</w:t>
            </w:r>
          </w:p>
        </w:tc>
      </w:tr>
      <w:tr w:rsidR="00A567FF" w:rsidRPr="002E5B3E" w14:paraId="414D5827" w14:textId="77777777" w:rsidTr="00966DF6">
        <w:trPr>
          <w:trHeight w:val="57"/>
        </w:trPr>
        <w:tc>
          <w:tcPr>
            <w:tcW w:w="1421" w:type="dxa"/>
          </w:tcPr>
          <w:p w14:paraId="4170421C" w14:textId="609CCA38" w:rsidR="00A567FF" w:rsidRPr="00A567FF" w:rsidRDefault="00A567FF" w:rsidP="002B2A8E">
            <w:pPr>
              <w:pStyle w:val="CellBodyCentered"/>
              <w:rPr>
                <w:color w:val="auto"/>
              </w:rPr>
            </w:pPr>
            <w:r>
              <w:rPr>
                <w:color w:val="auto"/>
              </w:rPr>
              <w:t>U05</w:t>
            </w:r>
          </w:p>
        </w:tc>
        <w:tc>
          <w:tcPr>
            <w:tcW w:w="1616" w:type="dxa"/>
          </w:tcPr>
          <w:p w14:paraId="76A1B506" w14:textId="77777777" w:rsidR="00A567FF" w:rsidRPr="00C85D90" w:rsidRDefault="00A567FF" w:rsidP="00A567FF">
            <w:pPr>
              <w:pStyle w:val="CellBodyCentered"/>
              <w:rPr>
                <w:color w:val="auto"/>
                <w:lang w:val="ru-RU"/>
              </w:rPr>
            </w:pPr>
            <w:r w:rsidRPr="00C85D90">
              <w:rPr>
                <w:color w:val="auto"/>
                <w:lang w:val="ru-RU"/>
              </w:rPr>
              <w:t>ПРИЛОЖ</w:t>
            </w:r>
            <w:r w:rsidRPr="00C85D90">
              <w:rPr>
                <w:color w:val="auto"/>
                <w:lang w:val="en-GB"/>
              </w:rPr>
              <w:t>.</w:t>
            </w:r>
            <w:r w:rsidRPr="00C85D90">
              <w:rPr>
                <w:color w:val="auto"/>
                <w:lang w:val="ru-RU"/>
              </w:rPr>
              <w:t xml:space="preserve"> А</w:t>
            </w:r>
          </w:p>
          <w:p w14:paraId="0AA50770" w14:textId="34AAA9B5" w:rsidR="00A567FF" w:rsidRDefault="00A567FF" w:rsidP="00A567FF">
            <w:pPr>
              <w:pStyle w:val="CellBodyCentered"/>
              <w:rPr>
                <w:color w:val="auto"/>
              </w:rPr>
            </w:pPr>
            <w:r w:rsidRPr="00C85D90">
              <w:rPr>
                <w:color w:val="auto"/>
                <w:lang w:val="en-GB"/>
              </w:rPr>
              <w:t>APPENDIX A</w:t>
            </w:r>
          </w:p>
        </w:tc>
        <w:tc>
          <w:tcPr>
            <w:tcW w:w="6053" w:type="dxa"/>
          </w:tcPr>
          <w:p w14:paraId="34CC6E92" w14:textId="29C86A94" w:rsidR="00A567FF" w:rsidRPr="006759B5" w:rsidRDefault="00A567FF" w:rsidP="00A567FF">
            <w:pPr>
              <w:pStyle w:val="CellBody"/>
              <w:rPr>
                <w:lang w:val="ru-RU"/>
              </w:rPr>
            </w:pPr>
            <w:bookmarkStart w:id="63" w:name="OLE_LINK8"/>
            <w:r w:rsidRPr="006759B5">
              <w:rPr>
                <w:lang w:val="ru-RU"/>
              </w:rPr>
              <w:t>[</w:t>
            </w:r>
            <w:r w:rsidR="00EF785B" w:rsidRPr="006759B5">
              <w:rPr>
                <w:lang w:val="ru-RU"/>
              </w:rPr>
              <w:t>ОБНОВЛЕНО</w:t>
            </w:r>
            <w:r w:rsidRPr="006759B5">
              <w:rPr>
                <w:lang w:val="ru-RU"/>
              </w:rPr>
              <w:t xml:space="preserve">] </w:t>
            </w:r>
            <w:r w:rsidR="000756C2">
              <w:rPr>
                <w:color w:val="auto"/>
                <w:lang w:val="ru-RU"/>
              </w:rPr>
              <w:t>Таблицы</w:t>
            </w:r>
            <w:r w:rsidR="000756C2" w:rsidRPr="00A82FF7">
              <w:rPr>
                <w:color w:val="auto"/>
                <w:lang w:val="ru-RU"/>
              </w:rPr>
              <w:t xml:space="preserve"> </w:t>
            </w:r>
            <w:r w:rsidR="000756C2">
              <w:rPr>
                <w:color w:val="auto"/>
                <w:lang w:val="ru-RU"/>
              </w:rPr>
              <w:t>выбора</w:t>
            </w:r>
            <w:r w:rsidR="000756C2" w:rsidRPr="00A82FF7">
              <w:rPr>
                <w:color w:val="auto"/>
                <w:lang w:val="ru-RU"/>
              </w:rPr>
              <w:t xml:space="preserve"> </w:t>
            </w:r>
            <w:r w:rsidR="000756C2">
              <w:rPr>
                <w:color w:val="auto"/>
                <w:lang w:val="ru-RU"/>
              </w:rPr>
              <w:t>классов</w:t>
            </w:r>
            <w:r w:rsidR="000756C2" w:rsidRPr="00A82FF7">
              <w:rPr>
                <w:color w:val="auto"/>
                <w:lang w:val="ru-RU"/>
              </w:rPr>
              <w:t xml:space="preserve"> </w:t>
            </w:r>
            <w:r w:rsidR="000756C2">
              <w:rPr>
                <w:color w:val="auto"/>
                <w:lang w:val="ru-RU"/>
              </w:rPr>
              <w:t>труб</w:t>
            </w:r>
            <w:r w:rsidR="0061718A" w:rsidRPr="006759B5">
              <w:rPr>
                <w:color w:val="auto"/>
                <w:lang w:val="ru-RU"/>
              </w:rPr>
              <w:t xml:space="preserve"> и примечания</w:t>
            </w:r>
            <w:r w:rsidR="00C0644D" w:rsidRPr="006759B5">
              <w:rPr>
                <w:color w:val="auto"/>
                <w:lang w:val="ru-RU"/>
              </w:rPr>
              <w:t xml:space="preserve"> – обновлено согласно проектной спецификации ПБР </w:t>
            </w:r>
            <w:r w:rsidR="00C0644D">
              <w:t>PIM</w:t>
            </w:r>
            <w:r w:rsidR="00C0644D" w:rsidRPr="004B618B">
              <w:rPr>
                <w:lang w:val="ru-RU"/>
              </w:rPr>
              <w:t>-</w:t>
            </w:r>
            <w:r w:rsidR="00C0644D">
              <w:t>SU</w:t>
            </w:r>
            <w:r w:rsidR="00C0644D" w:rsidRPr="004B618B">
              <w:rPr>
                <w:lang w:val="ru-RU"/>
              </w:rPr>
              <w:t>-5112-</w:t>
            </w:r>
            <w:r w:rsidR="00C0644D">
              <w:t>TCO</w:t>
            </w:r>
            <w:r w:rsidR="00C0644D" w:rsidRPr="004B618B">
              <w:rPr>
                <w:lang w:val="ru-RU"/>
              </w:rPr>
              <w:t>-</w:t>
            </w:r>
            <w:r w:rsidR="00C0644D">
              <w:t>Rev</w:t>
            </w:r>
            <w:r w:rsidR="00C0644D" w:rsidRPr="004B618B">
              <w:rPr>
                <w:lang w:val="ru-RU"/>
              </w:rPr>
              <w:t>.08</w:t>
            </w:r>
            <w:r w:rsidR="008653DE" w:rsidRPr="004B618B">
              <w:rPr>
                <w:lang w:val="ru-RU"/>
              </w:rPr>
              <w:t xml:space="preserve"> </w:t>
            </w:r>
            <w:r w:rsidR="008653DE" w:rsidRPr="006759B5">
              <w:rPr>
                <w:lang w:val="ru-RU"/>
              </w:rPr>
              <w:t>и комментариям ТШО</w:t>
            </w:r>
            <w:r w:rsidRPr="006759B5">
              <w:rPr>
                <w:lang w:val="ru-RU"/>
              </w:rPr>
              <w:t>.</w:t>
            </w:r>
          </w:p>
          <w:p w14:paraId="781B104D" w14:textId="356D69A5" w:rsidR="00A567FF" w:rsidRPr="00253256" w:rsidRDefault="00A567FF" w:rsidP="00A567FF">
            <w:pPr>
              <w:pStyle w:val="CellBody"/>
            </w:pPr>
            <w:r w:rsidRPr="00EE7B9E">
              <w:t>[</w:t>
            </w:r>
            <w:r w:rsidR="00EF785B">
              <w:t>UPDATED</w:t>
            </w:r>
            <w:r w:rsidRPr="00EE7B9E">
              <w:t>]</w:t>
            </w:r>
            <w:r w:rsidR="008653DE">
              <w:t xml:space="preserve"> </w:t>
            </w:r>
            <w:bookmarkEnd w:id="63"/>
            <w:r w:rsidR="008653DE" w:rsidRPr="00981FDE">
              <w:rPr>
                <w:color w:val="auto"/>
                <w:lang w:val="en-GB"/>
              </w:rPr>
              <w:t>Piping Line Class Selection Tables</w:t>
            </w:r>
            <w:r w:rsidR="008653DE">
              <w:rPr>
                <w:color w:val="auto"/>
              </w:rPr>
              <w:t xml:space="preserve"> </w:t>
            </w:r>
            <w:r w:rsidR="0061718A">
              <w:rPr>
                <w:color w:val="auto"/>
              </w:rPr>
              <w:t>and notes</w:t>
            </w:r>
            <w:r w:rsidR="00253256">
              <w:rPr>
                <w:color w:val="auto"/>
              </w:rPr>
              <w:t>–</w:t>
            </w:r>
            <w:r w:rsidR="008653DE">
              <w:rPr>
                <w:color w:val="auto"/>
              </w:rPr>
              <w:t xml:space="preserve"> </w:t>
            </w:r>
            <w:r w:rsidR="00253256">
              <w:rPr>
                <w:color w:val="auto"/>
              </w:rPr>
              <w:t xml:space="preserve">modified as per FGP project specification </w:t>
            </w:r>
            <w:r w:rsidR="00253256">
              <w:t>PIM-SU-5112-TCO-Rev.08 and comments from TCO</w:t>
            </w:r>
          </w:p>
        </w:tc>
      </w:tr>
      <w:tr w:rsidR="00C00E95" w:rsidRPr="002E5B3E" w14:paraId="328CE283" w14:textId="77777777" w:rsidTr="00966DF6">
        <w:trPr>
          <w:trHeight w:val="57"/>
        </w:trPr>
        <w:tc>
          <w:tcPr>
            <w:tcW w:w="1421" w:type="dxa"/>
          </w:tcPr>
          <w:p w14:paraId="4F7A2D77" w14:textId="44B1DD26" w:rsidR="00C00E95" w:rsidRDefault="0061718A" w:rsidP="002B2A8E">
            <w:pPr>
              <w:pStyle w:val="CellBodyCentered"/>
              <w:rPr>
                <w:color w:val="auto"/>
              </w:rPr>
            </w:pPr>
            <w:r>
              <w:rPr>
                <w:color w:val="auto"/>
              </w:rPr>
              <w:t>U05</w:t>
            </w:r>
          </w:p>
        </w:tc>
        <w:tc>
          <w:tcPr>
            <w:tcW w:w="1616" w:type="dxa"/>
          </w:tcPr>
          <w:p w14:paraId="267D1BB9" w14:textId="1127C02D" w:rsidR="0061718A" w:rsidRPr="00597A1E" w:rsidRDefault="0061718A" w:rsidP="0061718A">
            <w:pPr>
              <w:pStyle w:val="CellBodyCentered"/>
              <w:rPr>
                <w:color w:val="auto"/>
              </w:rPr>
            </w:pPr>
            <w:r w:rsidRPr="00C85D90">
              <w:rPr>
                <w:color w:val="auto"/>
                <w:lang w:val="ru-RU"/>
              </w:rPr>
              <w:t>ПРИЛОЖ</w:t>
            </w:r>
            <w:r w:rsidRPr="00C85D90">
              <w:rPr>
                <w:color w:val="auto"/>
                <w:lang w:val="en-GB"/>
              </w:rPr>
              <w:t>.</w:t>
            </w:r>
            <w:r w:rsidRPr="00C85D90">
              <w:rPr>
                <w:color w:val="auto"/>
                <w:lang w:val="ru-RU"/>
              </w:rPr>
              <w:t xml:space="preserve"> </w:t>
            </w:r>
            <w:r>
              <w:rPr>
                <w:color w:val="auto"/>
              </w:rPr>
              <w:t>B</w:t>
            </w:r>
          </w:p>
          <w:p w14:paraId="1D2F0F44" w14:textId="02B6E2DC" w:rsidR="00C00E95" w:rsidRPr="00C85D90" w:rsidRDefault="0061718A" w:rsidP="0061718A">
            <w:pPr>
              <w:pStyle w:val="CellBodyCentered"/>
              <w:rPr>
                <w:color w:val="auto"/>
                <w:lang w:val="ru-RU"/>
              </w:rPr>
            </w:pPr>
            <w:r w:rsidRPr="00C85D90">
              <w:rPr>
                <w:color w:val="auto"/>
                <w:lang w:val="en-GB"/>
              </w:rPr>
              <w:t xml:space="preserve">APPENDIX </w:t>
            </w:r>
            <w:r>
              <w:rPr>
                <w:color w:val="auto"/>
                <w:lang w:val="en-GB"/>
              </w:rPr>
              <w:t>B</w:t>
            </w:r>
          </w:p>
        </w:tc>
        <w:tc>
          <w:tcPr>
            <w:tcW w:w="6053" w:type="dxa"/>
          </w:tcPr>
          <w:p w14:paraId="702CDDB2" w14:textId="1A909C34" w:rsidR="009F6A6D" w:rsidRPr="00AB729C" w:rsidRDefault="009F6A6D" w:rsidP="009F6A6D">
            <w:pPr>
              <w:pStyle w:val="CellBody"/>
              <w:rPr>
                <w:lang w:val="ru-RU"/>
              </w:rPr>
            </w:pPr>
            <w:r w:rsidRPr="006759B5">
              <w:rPr>
                <w:lang w:val="ru-RU"/>
              </w:rPr>
              <w:t>[</w:t>
            </w:r>
            <w:r w:rsidR="00F15377">
              <w:rPr>
                <w:lang w:val="ru-RU"/>
              </w:rPr>
              <w:t>УДАЛЕНО</w:t>
            </w:r>
            <w:r w:rsidRPr="006759B5">
              <w:rPr>
                <w:lang w:val="ru-RU"/>
              </w:rPr>
              <w:t xml:space="preserve">] </w:t>
            </w:r>
            <w:r w:rsidR="00F15377">
              <w:rPr>
                <w:lang w:val="ru-RU"/>
              </w:rPr>
              <w:t xml:space="preserve">Приложение В - </w:t>
            </w:r>
            <w:r w:rsidR="001814C6">
              <w:rPr>
                <w:lang w:val="ru-RU"/>
              </w:rPr>
              <w:t>Указанные</w:t>
            </w:r>
            <w:r w:rsidR="00FD7D50">
              <w:rPr>
                <w:lang w:val="ru-RU"/>
              </w:rPr>
              <w:t xml:space="preserve"> кривые ухода</w:t>
            </w:r>
            <w:r w:rsidR="009352B2" w:rsidRPr="006759B5">
              <w:rPr>
                <w:lang w:val="ru-RU"/>
              </w:rPr>
              <w:t xml:space="preserve"> температур</w:t>
            </w:r>
            <w:r w:rsidR="00FD7D50">
              <w:rPr>
                <w:lang w:val="ru-RU"/>
              </w:rPr>
              <w:t>ы не актуальны согласно приложении А</w:t>
            </w:r>
            <w:r w:rsidR="00952AC2">
              <w:rPr>
                <w:lang w:val="ru-RU"/>
              </w:rPr>
              <w:t xml:space="preserve">. </w:t>
            </w:r>
            <w:r w:rsidR="00AB729C">
              <w:rPr>
                <w:lang w:val="kk-KZ"/>
              </w:rPr>
              <w:t>И</w:t>
            </w:r>
            <w:r w:rsidR="00952AC2">
              <w:rPr>
                <w:lang w:val="ru-RU"/>
              </w:rPr>
              <w:t xml:space="preserve">нформация </w:t>
            </w:r>
            <w:r w:rsidR="00BB4C06">
              <w:rPr>
                <w:lang w:val="ru-RU"/>
              </w:rPr>
              <w:t xml:space="preserve">доступна в устаревшой документаций </w:t>
            </w:r>
            <w:r w:rsidR="00AB729C">
              <w:t>L</w:t>
            </w:r>
            <w:r w:rsidR="00AB729C" w:rsidRPr="00AB729C">
              <w:rPr>
                <w:lang w:val="ru-RU"/>
              </w:rPr>
              <w:t>-</w:t>
            </w:r>
            <w:r w:rsidR="00AB729C">
              <w:t>ST</w:t>
            </w:r>
            <w:r w:rsidR="00AB729C" w:rsidRPr="00AB729C">
              <w:rPr>
                <w:lang w:val="ru-RU"/>
              </w:rPr>
              <w:t>-2003</w:t>
            </w:r>
            <w:r w:rsidR="00AB729C">
              <w:t>A</w:t>
            </w:r>
            <w:r w:rsidR="00A634A7" w:rsidRPr="00680E58">
              <w:rPr>
                <w:lang w:val="ru-RU"/>
              </w:rPr>
              <w:t>.</w:t>
            </w:r>
          </w:p>
          <w:p w14:paraId="31695FCC" w14:textId="7568AE57" w:rsidR="00C00E95" w:rsidRPr="009352B2" w:rsidRDefault="009F6A6D" w:rsidP="009F6A6D">
            <w:pPr>
              <w:pStyle w:val="CellBody"/>
            </w:pPr>
            <w:r w:rsidRPr="00EE7B9E">
              <w:t>[</w:t>
            </w:r>
            <w:r w:rsidR="00F15377">
              <w:t>DELETED</w:t>
            </w:r>
            <w:r w:rsidRPr="00EE7B9E">
              <w:t>]</w:t>
            </w:r>
            <w:r w:rsidR="009352B2">
              <w:t xml:space="preserve"> </w:t>
            </w:r>
            <w:r w:rsidR="00F15377">
              <w:t xml:space="preserve">Appendix B - </w:t>
            </w:r>
            <w:r w:rsidR="0017473D">
              <w:t>T</w:t>
            </w:r>
            <w:r w:rsidR="009352B2">
              <w:t>emperature</w:t>
            </w:r>
            <w:r w:rsidR="0017473D">
              <w:t xml:space="preserve"> derating </w:t>
            </w:r>
            <w:r w:rsidR="009352B2">
              <w:t xml:space="preserve">curves </w:t>
            </w:r>
            <w:r w:rsidR="0017473D">
              <w:t xml:space="preserve">are not </w:t>
            </w:r>
            <w:r w:rsidR="00731413">
              <w:t>relevant according to</w:t>
            </w:r>
            <w:r w:rsidR="001C643A">
              <w:t xml:space="preserve"> Appendix A. Information available in legacy</w:t>
            </w:r>
            <w:r w:rsidR="000B762F">
              <w:rPr>
                <w:color w:val="auto"/>
              </w:rPr>
              <w:t xml:space="preserve"> specification </w:t>
            </w:r>
            <w:r w:rsidR="00F15377">
              <w:t>L</w:t>
            </w:r>
            <w:r w:rsidR="00F15377" w:rsidRPr="00680E58">
              <w:t>-</w:t>
            </w:r>
            <w:r w:rsidR="00F15377">
              <w:t>ST</w:t>
            </w:r>
            <w:r w:rsidR="00F15377" w:rsidRPr="00680E58">
              <w:t>-2003</w:t>
            </w:r>
            <w:r w:rsidR="00F15377">
              <w:t>A</w:t>
            </w:r>
            <w:r w:rsidR="00A634A7">
              <w:t>.</w:t>
            </w:r>
          </w:p>
        </w:tc>
      </w:tr>
      <w:tr w:rsidR="000B762F" w:rsidRPr="002E5B3E" w14:paraId="37BB7EC4" w14:textId="77777777" w:rsidTr="00966DF6">
        <w:trPr>
          <w:trHeight w:val="57"/>
        </w:trPr>
        <w:tc>
          <w:tcPr>
            <w:tcW w:w="1421" w:type="dxa"/>
          </w:tcPr>
          <w:p w14:paraId="1D0D0F6D" w14:textId="7789B8FC" w:rsidR="000B762F" w:rsidRDefault="000B762F" w:rsidP="002B2A8E">
            <w:pPr>
              <w:pStyle w:val="CellBodyCentered"/>
              <w:rPr>
                <w:color w:val="auto"/>
              </w:rPr>
            </w:pPr>
            <w:r>
              <w:rPr>
                <w:color w:val="auto"/>
              </w:rPr>
              <w:t>U05</w:t>
            </w:r>
          </w:p>
        </w:tc>
        <w:tc>
          <w:tcPr>
            <w:tcW w:w="1616" w:type="dxa"/>
          </w:tcPr>
          <w:p w14:paraId="27579AA4" w14:textId="77777777" w:rsidR="000B762F" w:rsidRPr="00A82FF7" w:rsidRDefault="000B762F" w:rsidP="000B762F">
            <w:pPr>
              <w:pStyle w:val="CellBodyCentered"/>
              <w:rPr>
                <w:color w:val="auto"/>
                <w:lang w:val="ru-RU"/>
              </w:rPr>
            </w:pPr>
            <w:r>
              <w:rPr>
                <w:color w:val="auto"/>
                <w:lang w:val="ru-RU"/>
              </w:rPr>
              <w:t>ПРИЛОЖ</w:t>
            </w:r>
            <w:r w:rsidRPr="00A82FF7">
              <w:rPr>
                <w:color w:val="auto"/>
                <w:lang w:val="en-GB"/>
              </w:rPr>
              <w:t>.</w:t>
            </w:r>
            <w:r>
              <w:rPr>
                <w:color w:val="auto"/>
                <w:lang w:val="ru-RU"/>
              </w:rPr>
              <w:t xml:space="preserve"> С</w:t>
            </w:r>
          </w:p>
          <w:p w14:paraId="19158451" w14:textId="66D4590C" w:rsidR="000B762F" w:rsidRPr="00C85D90" w:rsidRDefault="000B762F" w:rsidP="000B762F">
            <w:pPr>
              <w:pStyle w:val="CellBodyCentered"/>
              <w:rPr>
                <w:color w:val="auto"/>
                <w:lang w:val="ru-RU"/>
              </w:rPr>
            </w:pPr>
            <w:r w:rsidRPr="00981FDE">
              <w:rPr>
                <w:color w:val="auto"/>
                <w:lang w:val="en-GB"/>
              </w:rPr>
              <w:t xml:space="preserve">APPENDIX </w:t>
            </w:r>
            <w:r>
              <w:rPr>
                <w:color w:val="auto"/>
                <w:lang w:val="en-GB"/>
              </w:rPr>
              <w:t>C</w:t>
            </w:r>
          </w:p>
        </w:tc>
        <w:tc>
          <w:tcPr>
            <w:tcW w:w="6053" w:type="dxa"/>
          </w:tcPr>
          <w:p w14:paraId="56F0546A" w14:textId="69D96747" w:rsidR="000B762F" w:rsidRPr="00F7674C" w:rsidRDefault="000B762F" w:rsidP="009F6A6D">
            <w:pPr>
              <w:pStyle w:val="CellBody"/>
            </w:pPr>
            <w:r w:rsidRPr="004B618B">
              <w:rPr>
                <w:lang w:val="ru-RU"/>
              </w:rPr>
              <w:t>[</w:t>
            </w:r>
            <w:r w:rsidRPr="006759B5">
              <w:rPr>
                <w:lang w:val="ru-RU"/>
              </w:rPr>
              <w:t>УДАЛЕНО</w:t>
            </w:r>
            <w:r w:rsidRPr="004B618B">
              <w:rPr>
                <w:lang w:val="ru-RU"/>
              </w:rPr>
              <w:t xml:space="preserve">] </w:t>
            </w:r>
            <w:r w:rsidR="00690C78" w:rsidRPr="006759B5">
              <w:rPr>
                <w:lang w:val="ru-RU"/>
              </w:rPr>
              <w:t xml:space="preserve">Приложение С - </w:t>
            </w:r>
            <w:r w:rsidR="00997006" w:rsidRPr="006759B5">
              <w:rPr>
                <w:lang w:val="ru-RU"/>
              </w:rPr>
              <w:t>Диаграмма ответвлении удалено из данной спецификации</w:t>
            </w:r>
            <w:r w:rsidR="0013077E" w:rsidRPr="004B618B">
              <w:rPr>
                <w:lang w:val="ru-RU"/>
              </w:rPr>
              <w:t>.</w:t>
            </w:r>
            <w:r w:rsidR="00F212B2" w:rsidRPr="00597A1E">
              <w:rPr>
                <w:lang w:val="ru-RU"/>
              </w:rPr>
              <w:t xml:space="preserve"> </w:t>
            </w:r>
            <w:r w:rsidR="00F212B2">
              <w:rPr>
                <w:lang w:val="ru-RU"/>
              </w:rPr>
              <w:t>См</w:t>
            </w:r>
            <w:r w:rsidR="00F212B2" w:rsidRPr="00597A1E">
              <w:t xml:space="preserve">. </w:t>
            </w:r>
            <w:r w:rsidR="00F212B2">
              <w:t>L-ST-2056</w:t>
            </w:r>
          </w:p>
          <w:p w14:paraId="6981E859" w14:textId="2959F59B" w:rsidR="00997006" w:rsidRPr="0013077E" w:rsidRDefault="00C726F2" w:rsidP="009F6A6D">
            <w:pPr>
              <w:pStyle w:val="CellBody"/>
            </w:pPr>
            <w:r>
              <w:t>[DELETED]</w:t>
            </w:r>
            <w:r w:rsidR="00690C78">
              <w:t xml:space="preserve"> </w:t>
            </w:r>
            <w:r w:rsidR="00690C78" w:rsidRPr="00981FDE">
              <w:rPr>
                <w:color w:val="auto"/>
                <w:lang w:val="en-GB"/>
              </w:rPr>
              <w:t xml:space="preserve">APPENDIX </w:t>
            </w:r>
            <w:r w:rsidR="00690C78">
              <w:rPr>
                <w:color w:val="auto"/>
                <w:lang w:val="en-GB"/>
              </w:rPr>
              <w:t>C</w:t>
            </w:r>
            <w:r w:rsidR="00690C78">
              <w:rPr>
                <w:color w:val="auto"/>
                <w:lang w:val="kk-KZ"/>
              </w:rPr>
              <w:t xml:space="preserve"> </w:t>
            </w:r>
            <w:r w:rsidR="00690C78">
              <w:rPr>
                <w:color w:val="auto"/>
              </w:rPr>
              <w:t>– Branch Charts deleted from this specification</w:t>
            </w:r>
            <w:r w:rsidR="0013077E">
              <w:rPr>
                <w:color w:val="auto"/>
              </w:rPr>
              <w:t>.</w:t>
            </w:r>
            <w:r w:rsidR="00F212B2">
              <w:rPr>
                <w:color w:val="auto"/>
              </w:rPr>
              <w:t xml:space="preserve"> Ref. L-ST-2056</w:t>
            </w:r>
          </w:p>
        </w:tc>
      </w:tr>
      <w:tr w:rsidR="0013077E" w:rsidRPr="002E5B3E" w14:paraId="79FDB230" w14:textId="77777777" w:rsidTr="00966DF6">
        <w:trPr>
          <w:trHeight w:val="57"/>
        </w:trPr>
        <w:tc>
          <w:tcPr>
            <w:tcW w:w="1421" w:type="dxa"/>
          </w:tcPr>
          <w:p w14:paraId="1F7F2870" w14:textId="5FD50A9C" w:rsidR="0013077E" w:rsidRPr="0013077E" w:rsidRDefault="0013077E" w:rsidP="002B2A8E">
            <w:pPr>
              <w:pStyle w:val="CellBodyCentered"/>
              <w:rPr>
                <w:color w:val="auto"/>
              </w:rPr>
            </w:pPr>
            <w:r>
              <w:rPr>
                <w:color w:val="auto"/>
              </w:rPr>
              <w:t>U05</w:t>
            </w:r>
          </w:p>
        </w:tc>
        <w:tc>
          <w:tcPr>
            <w:tcW w:w="1616" w:type="dxa"/>
          </w:tcPr>
          <w:p w14:paraId="17296DFD" w14:textId="77777777" w:rsidR="0013077E" w:rsidRPr="00A82FF7" w:rsidRDefault="0013077E" w:rsidP="0013077E">
            <w:pPr>
              <w:pStyle w:val="CellBodyCentered"/>
              <w:rPr>
                <w:color w:val="auto"/>
                <w:lang w:val="en-GB"/>
              </w:rPr>
            </w:pPr>
            <w:r>
              <w:rPr>
                <w:color w:val="auto"/>
                <w:lang w:val="ru-RU"/>
              </w:rPr>
              <w:t>ПРИЛОЖ</w:t>
            </w:r>
            <w:r w:rsidRPr="00A82FF7">
              <w:rPr>
                <w:color w:val="auto"/>
                <w:lang w:val="en-GB"/>
              </w:rPr>
              <w:t>.</w:t>
            </w:r>
            <w:r w:rsidRPr="00981FDE">
              <w:rPr>
                <w:color w:val="auto"/>
                <w:lang w:val="en-GB"/>
              </w:rPr>
              <w:t xml:space="preserve"> D </w:t>
            </w:r>
          </w:p>
          <w:p w14:paraId="6C3F013D" w14:textId="2B6D3D48" w:rsidR="0013077E" w:rsidRDefault="0013077E" w:rsidP="0013077E">
            <w:pPr>
              <w:pStyle w:val="CellBodyCentered"/>
              <w:rPr>
                <w:color w:val="auto"/>
                <w:lang w:val="ru-RU"/>
              </w:rPr>
            </w:pPr>
            <w:r w:rsidRPr="00981FDE">
              <w:rPr>
                <w:color w:val="auto"/>
                <w:lang w:val="en-GB"/>
              </w:rPr>
              <w:t>APPENDIX D</w:t>
            </w:r>
          </w:p>
        </w:tc>
        <w:tc>
          <w:tcPr>
            <w:tcW w:w="6053" w:type="dxa"/>
          </w:tcPr>
          <w:p w14:paraId="2A6B9EF3" w14:textId="2464FF4E" w:rsidR="0013077E" w:rsidRPr="006759B5" w:rsidRDefault="0013077E" w:rsidP="0013077E">
            <w:pPr>
              <w:pStyle w:val="CellBody"/>
              <w:rPr>
                <w:lang w:val="ru-RU"/>
              </w:rPr>
            </w:pPr>
            <w:r w:rsidRPr="006759B5">
              <w:rPr>
                <w:lang w:val="ru-RU"/>
              </w:rPr>
              <w:t xml:space="preserve">[ОБНОВЛЕНО] </w:t>
            </w:r>
            <w:r w:rsidR="00145CD3" w:rsidRPr="006759B5">
              <w:rPr>
                <w:lang w:val="ru-RU"/>
              </w:rPr>
              <w:t>Примечание 2 добавлен в р</w:t>
            </w:r>
            <w:r w:rsidR="00F832D1" w:rsidRPr="006759B5">
              <w:rPr>
                <w:color w:val="auto"/>
                <w:lang w:val="ru-RU"/>
              </w:rPr>
              <w:t>исун</w:t>
            </w:r>
            <w:r w:rsidR="00145CD3" w:rsidRPr="006759B5">
              <w:rPr>
                <w:color w:val="auto"/>
                <w:lang w:val="ru-RU"/>
              </w:rPr>
              <w:t>ки</w:t>
            </w:r>
            <w:r w:rsidR="00F832D1" w:rsidRPr="006759B5">
              <w:rPr>
                <w:color w:val="auto"/>
                <w:lang w:val="ru-RU"/>
              </w:rPr>
              <w:t xml:space="preserve"> для У-образного </w:t>
            </w:r>
            <w:r w:rsidR="001F5EBB">
              <w:rPr>
                <w:color w:val="auto"/>
                <w:lang w:val="ru-RU"/>
              </w:rPr>
              <w:t>клапана</w:t>
            </w:r>
            <w:r w:rsidR="00145CD3" w:rsidRPr="006759B5">
              <w:rPr>
                <w:color w:val="auto"/>
                <w:lang w:val="ru-RU"/>
              </w:rPr>
              <w:t xml:space="preserve"> согласно комментариям ТШО</w:t>
            </w:r>
            <w:r w:rsidRPr="006759B5">
              <w:rPr>
                <w:lang w:val="ru-RU"/>
              </w:rPr>
              <w:t>.</w:t>
            </w:r>
          </w:p>
          <w:p w14:paraId="481F75F9" w14:textId="592F1BB8" w:rsidR="0013077E" w:rsidRPr="00E31D1D" w:rsidRDefault="0013077E" w:rsidP="0013077E">
            <w:pPr>
              <w:pStyle w:val="CellBody"/>
            </w:pPr>
            <w:r w:rsidRPr="00EE7B9E">
              <w:t>[</w:t>
            </w:r>
            <w:r>
              <w:t>UPDATED</w:t>
            </w:r>
            <w:r w:rsidRPr="00EE7B9E">
              <w:t>]</w:t>
            </w:r>
            <w:r w:rsidR="00E31D1D">
              <w:t xml:space="preserve"> </w:t>
            </w:r>
            <w:r w:rsidR="00E31D1D" w:rsidRPr="00E31D1D">
              <w:t xml:space="preserve">Figures for Y-pattern </w:t>
            </w:r>
            <w:r w:rsidR="00F832D1">
              <w:t xml:space="preserve">globe valve </w:t>
            </w:r>
            <w:r w:rsidR="00E31D1D" w:rsidRPr="00E31D1D">
              <w:t xml:space="preserve">updated with Note 2 as per </w:t>
            </w:r>
            <w:r w:rsidR="00E31D1D">
              <w:t xml:space="preserve">TCO </w:t>
            </w:r>
            <w:r w:rsidR="00E31D1D" w:rsidRPr="00E31D1D">
              <w:t>comment</w:t>
            </w:r>
            <w:r w:rsidR="00A634A7">
              <w:t>.</w:t>
            </w:r>
          </w:p>
        </w:tc>
      </w:tr>
    </w:tbl>
    <w:p w14:paraId="6088250E" w14:textId="64DCF130" w:rsidR="00267105" w:rsidRDefault="00267105">
      <w:pPr>
        <w:autoSpaceDE/>
        <w:autoSpaceDN/>
        <w:adjustRightInd/>
        <w:spacing w:before="0" w:line="240" w:lineRule="auto"/>
        <w:ind w:left="0"/>
        <w:rPr>
          <w:rFonts w:ascii="Arial Bold" w:hAnsi="Arial Bold"/>
          <w:b/>
          <w:caps/>
          <w:color w:val="0000FF"/>
          <w:lang w:val="en-GB"/>
        </w:rPr>
      </w:pPr>
    </w:p>
    <w:p w14:paraId="2731B2A0" w14:textId="77777777" w:rsidR="00C03ABC" w:rsidRDefault="00C03ABC">
      <w:pPr>
        <w:autoSpaceDE/>
        <w:autoSpaceDN/>
        <w:adjustRightInd/>
        <w:spacing w:before="0" w:line="240" w:lineRule="auto"/>
        <w:ind w:left="0"/>
        <w:rPr>
          <w:rFonts w:ascii="Arial Bold" w:hAnsi="Arial Bold"/>
          <w:b/>
          <w:caps/>
          <w:color w:val="0000FF"/>
          <w:lang w:val="en-GB"/>
        </w:rPr>
      </w:pPr>
      <w:r>
        <w:rPr>
          <w:lang w:val="en-GB"/>
        </w:rPr>
        <w:br w:type="page"/>
      </w:r>
    </w:p>
    <w:p w14:paraId="178AE992" w14:textId="19C1499C" w:rsidR="00605A42" w:rsidRDefault="0031317E" w:rsidP="0049142C">
      <w:pPr>
        <w:pStyle w:val="TOC1"/>
        <w:rPr>
          <w:lang w:val="en-GB"/>
        </w:rPr>
      </w:pPr>
      <w:r w:rsidRPr="00981FDE">
        <w:rPr>
          <w:lang w:val="en-GB"/>
        </w:rPr>
        <w:lastRenderedPageBreak/>
        <w:t>Содержание/CONTENTS</w:t>
      </w:r>
    </w:p>
    <w:p w14:paraId="074662BF" w14:textId="2F40EEE0" w:rsidR="00181067" w:rsidRDefault="007B5983">
      <w:pPr>
        <w:pStyle w:val="TOC1"/>
        <w:rPr>
          <w:rFonts w:asciiTheme="minorHAnsi" w:eastAsiaTheme="minorEastAsia" w:hAnsiTheme="minorHAnsi" w:cstheme="minorBidi"/>
          <w:b w:val="0"/>
          <w:caps w:val="0"/>
          <w:noProof/>
          <w:color w:val="auto"/>
          <w:kern w:val="2"/>
          <w:sz w:val="24"/>
          <w:szCs w:val="24"/>
          <w14:ligatures w14:val="standardContextual"/>
        </w:rPr>
      </w:pPr>
      <w:r w:rsidRPr="00981FDE">
        <w:rPr>
          <w:color w:val="auto"/>
          <w:lang w:val="en-GB"/>
        </w:rPr>
        <w:fldChar w:fldCharType="begin"/>
      </w:r>
      <w:r w:rsidR="0031317E" w:rsidRPr="00981FDE">
        <w:rPr>
          <w:color w:val="auto"/>
          <w:lang w:val="en-GB"/>
        </w:rPr>
        <w:instrText xml:space="preserve"> TOC \o "1-2" \h \z \u </w:instrText>
      </w:r>
      <w:r w:rsidRPr="00981FDE">
        <w:rPr>
          <w:color w:val="auto"/>
          <w:lang w:val="en-GB"/>
        </w:rPr>
        <w:fldChar w:fldCharType="separate"/>
      </w:r>
      <w:hyperlink w:anchor="_Toc182313211" w:history="1">
        <w:r w:rsidR="00181067" w:rsidRPr="00535EFC">
          <w:rPr>
            <w:rStyle w:val="Hyperlink"/>
            <w:noProof/>
            <w:lang w:val="ru-RU"/>
          </w:rPr>
          <w:t>1.0</w:t>
        </w:r>
        <w:r w:rsidR="00181067">
          <w:rPr>
            <w:rFonts w:asciiTheme="minorHAnsi" w:eastAsiaTheme="minorEastAsia" w:hAnsiTheme="minorHAnsi" w:cstheme="minorBidi"/>
            <w:b w:val="0"/>
            <w:caps w:val="0"/>
            <w:noProof/>
            <w:color w:val="auto"/>
            <w:kern w:val="2"/>
            <w:sz w:val="24"/>
            <w:szCs w:val="24"/>
            <w14:ligatures w14:val="standardContextual"/>
          </w:rPr>
          <w:tab/>
        </w:r>
        <w:r w:rsidR="00181067" w:rsidRPr="00535EFC">
          <w:rPr>
            <w:rStyle w:val="Hyperlink"/>
            <w:noProof/>
            <w:lang w:val="ru-RU"/>
          </w:rPr>
          <w:t>ОБЛАСТЬ ПРИМЕНЕНИЯ</w:t>
        </w:r>
        <w:r w:rsidR="00181067">
          <w:rPr>
            <w:noProof/>
            <w:webHidden/>
          </w:rPr>
          <w:tab/>
        </w:r>
        <w:r w:rsidR="00181067">
          <w:rPr>
            <w:noProof/>
            <w:webHidden/>
          </w:rPr>
          <w:fldChar w:fldCharType="begin"/>
        </w:r>
        <w:r w:rsidR="00181067">
          <w:rPr>
            <w:noProof/>
            <w:webHidden/>
          </w:rPr>
          <w:instrText xml:space="preserve"> PAGEREF _Toc182313211 \h </w:instrText>
        </w:r>
        <w:r w:rsidR="00181067">
          <w:rPr>
            <w:noProof/>
            <w:webHidden/>
          </w:rPr>
        </w:r>
        <w:r w:rsidR="00181067">
          <w:rPr>
            <w:noProof/>
            <w:webHidden/>
          </w:rPr>
          <w:fldChar w:fldCharType="separate"/>
        </w:r>
        <w:r w:rsidR="000D7421">
          <w:rPr>
            <w:noProof/>
            <w:webHidden/>
          </w:rPr>
          <w:t>9</w:t>
        </w:r>
        <w:r w:rsidR="00181067">
          <w:rPr>
            <w:noProof/>
            <w:webHidden/>
          </w:rPr>
          <w:fldChar w:fldCharType="end"/>
        </w:r>
      </w:hyperlink>
    </w:p>
    <w:p w14:paraId="3246E4C5" w14:textId="3C4ABE87"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12" w:history="1">
        <w:r w:rsidRPr="00535EFC">
          <w:rPr>
            <w:rStyle w:val="Hyperlink"/>
            <w:noProof/>
            <w:lang w:val="ru-RU"/>
          </w:rPr>
          <w:t>2.0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ССЫЛОЧНЫЕ ДОКУМЕНТЫ</w:t>
        </w:r>
        <w:r>
          <w:rPr>
            <w:noProof/>
            <w:webHidden/>
          </w:rPr>
          <w:tab/>
        </w:r>
        <w:r>
          <w:rPr>
            <w:noProof/>
            <w:webHidden/>
          </w:rPr>
          <w:fldChar w:fldCharType="begin"/>
        </w:r>
        <w:r>
          <w:rPr>
            <w:noProof/>
            <w:webHidden/>
          </w:rPr>
          <w:instrText xml:space="preserve"> PAGEREF _Toc182313212 \h </w:instrText>
        </w:r>
        <w:r>
          <w:rPr>
            <w:noProof/>
            <w:webHidden/>
          </w:rPr>
        </w:r>
        <w:r>
          <w:rPr>
            <w:noProof/>
            <w:webHidden/>
          </w:rPr>
          <w:fldChar w:fldCharType="separate"/>
        </w:r>
        <w:r w:rsidR="000D7421">
          <w:rPr>
            <w:noProof/>
            <w:webHidden/>
          </w:rPr>
          <w:t>10</w:t>
        </w:r>
        <w:r>
          <w:rPr>
            <w:noProof/>
            <w:webHidden/>
          </w:rPr>
          <w:fldChar w:fldCharType="end"/>
        </w:r>
      </w:hyperlink>
    </w:p>
    <w:p w14:paraId="64C339EC" w14:textId="2739D51A"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13" w:history="1">
        <w:r w:rsidRPr="00535EFC">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Технические условия на проектирование и закупку</w:t>
        </w:r>
        <w:r>
          <w:rPr>
            <w:noProof/>
            <w:webHidden/>
          </w:rPr>
          <w:tab/>
        </w:r>
        <w:r>
          <w:rPr>
            <w:noProof/>
            <w:webHidden/>
          </w:rPr>
          <w:fldChar w:fldCharType="begin"/>
        </w:r>
        <w:r>
          <w:rPr>
            <w:noProof/>
            <w:webHidden/>
          </w:rPr>
          <w:instrText xml:space="preserve"> PAGEREF _Toc182313213 \h </w:instrText>
        </w:r>
        <w:r>
          <w:rPr>
            <w:noProof/>
            <w:webHidden/>
          </w:rPr>
        </w:r>
        <w:r>
          <w:rPr>
            <w:noProof/>
            <w:webHidden/>
          </w:rPr>
          <w:fldChar w:fldCharType="separate"/>
        </w:r>
        <w:r w:rsidR="000D7421">
          <w:rPr>
            <w:noProof/>
            <w:webHidden/>
          </w:rPr>
          <w:t>10</w:t>
        </w:r>
        <w:r>
          <w:rPr>
            <w:noProof/>
            <w:webHidden/>
          </w:rPr>
          <w:fldChar w:fldCharType="end"/>
        </w:r>
      </w:hyperlink>
    </w:p>
    <w:p w14:paraId="30920334" w14:textId="531705E2"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14" w:history="1">
        <w:r w:rsidRPr="00535EFC">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Отраслевые нормы и стандарты</w:t>
        </w:r>
        <w:r>
          <w:rPr>
            <w:noProof/>
            <w:webHidden/>
          </w:rPr>
          <w:tab/>
        </w:r>
        <w:r>
          <w:rPr>
            <w:noProof/>
            <w:webHidden/>
          </w:rPr>
          <w:fldChar w:fldCharType="begin"/>
        </w:r>
        <w:r>
          <w:rPr>
            <w:noProof/>
            <w:webHidden/>
          </w:rPr>
          <w:instrText xml:space="preserve"> PAGEREF _Toc182313214 \h </w:instrText>
        </w:r>
        <w:r>
          <w:rPr>
            <w:noProof/>
            <w:webHidden/>
          </w:rPr>
        </w:r>
        <w:r>
          <w:rPr>
            <w:noProof/>
            <w:webHidden/>
          </w:rPr>
          <w:fldChar w:fldCharType="separate"/>
        </w:r>
        <w:r w:rsidR="000D7421">
          <w:rPr>
            <w:noProof/>
            <w:webHidden/>
          </w:rPr>
          <w:t>11</w:t>
        </w:r>
        <w:r>
          <w:rPr>
            <w:noProof/>
            <w:webHidden/>
          </w:rPr>
          <w:fldChar w:fldCharType="end"/>
        </w:r>
      </w:hyperlink>
    </w:p>
    <w:p w14:paraId="6C91AE04" w14:textId="64C62CCD"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15" w:history="1">
        <w:r w:rsidRPr="00535EFC">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Разрешение противоречий в требованиях</w:t>
        </w:r>
        <w:r>
          <w:rPr>
            <w:noProof/>
            <w:webHidden/>
          </w:rPr>
          <w:tab/>
        </w:r>
        <w:r>
          <w:rPr>
            <w:noProof/>
            <w:webHidden/>
          </w:rPr>
          <w:fldChar w:fldCharType="begin"/>
        </w:r>
        <w:r>
          <w:rPr>
            <w:noProof/>
            <w:webHidden/>
          </w:rPr>
          <w:instrText xml:space="preserve"> PAGEREF _Toc182313215 \h </w:instrText>
        </w:r>
        <w:r>
          <w:rPr>
            <w:noProof/>
            <w:webHidden/>
          </w:rPr>
        </w:r>
        <w:r>
          <w:rPr>
            <w:noProof/>
            <w:webHidden/>
          </w:rPr>
          <w:fldChar w:fldCharType="separate"/>
        </w:r>
        <w:r w:rsidR="000D7421">
          <w:rPr>
            <w:noProof/>
            <w:webHidden/>
          </w:rPr>
          <w:t>16</w:t>
        </w:r>
        <w:r>
          <w:rPr>
            <w:noProof/>
            <w:webHidden/>
          </w:rPr>
          <w:fldChar w:fldCharType="end"/>
        </w:r>
      </w:hyperlink>
    </w:p>
    <w:p w14:paraId="2BCDBE46" w14:textId="3802F2D1"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16" w:history="1">
        <w:r w:rsidRPr="00535EFC">
          <w:rPr>
            <w:rStyle w:val="Hyperlink"/>
            <w:noProof/>
            <w:lang w:val="ru-RU"/>
          </w:rPr>
          <w:t>3.0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ВВЕДЕНИЕ</w:t>
        </w:r>
        <w:r>
          <w:rPr>
            <w:noProof/>
            <w:webHidden/>
          </w:rPr>
          <w:tab/>
        </w:r>
        <w:r>
          <w:rPr>
            <w:noProof/>
            <w:webHidden/>
          </w:rPr>
          <w:fldChar w:fldCharType="begin"/>
        </w:r>
        <w:r>
          <w:rPr>
            <w:noProof/>
            <w:webHidden/>
          </w:rPr>
          <w:instrText xml:space="preserve"> PAGEREF _Toc182313216 \h </w:instrText>
        </w:r>
        <w:r>
          <w:rPr>
            <w:noProof/>
            <w:webHidden/>
          </w:rPr>
        </w:r>
        <w:r>
          <w:rPr>
            <w:noProof/>
            <w:webHidden/>
          </w:rPr>
          <w:fldChar w:fldCharType="separate"/>
        </w:r>
        <w:r w:rsidR="000D7421">
          <w:rPr>
            <w:noProof/>
            <w:webHidden/>
          </w:rPr>
          <w:t>16</w:t>
        </w:r>
        <w:r>
          <w:rPr>
            <w:noProof/>
            <w:webHidden/>
          </w:rPr>
          <w:fldChar w:fldCharType="end"/>
        </w:r>
      </w:hyperlink>
    </w:p>
    <w:p w14:paraId="0F094FC9" w14:textId="3AD4716E"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17" w:history="1">
        <w:r w:rsidRPr="00535EFC">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Описание классов материалов трубопроводов</w:t>
        </w:r>
        <w:r>
          <w:rPr>
            <w:noProof/>
            <w:webHidden/>
          </w:rPr>
          <w:tab/>
        </w:r>
        <w:r>
          <w:rPr>
            <w:noProof/>
            <w:webHidden/>
          </w:rPr>
          <w:fldChar w:fldCharType="begin"/>
        </w:r>
        <w:r>
          <w:rPr>
            <w:noProof/>
            <w:webHidden/>
          </w:rPr>
          <w:instrText xml:space="preserve"> PAGEREF _Toc182313217 \h </w:instrText>
        </w:r>
        <w:r>
          <w:rPr>
            <w:noProof/>
            <w:webHidden/>
          </w:rPr>
        </w:r>
        <w:r>
          <w:rPr>
            <w:noProof/>
            <w:webHidden/>
          </w:rPr>
          <w:fldChar w:fldCharType="separate"/>
        </w:r>
        <w:r w:rsidR="000D7421">
          <w:rPr>
            <w:noProof/>
            <w:webHidden/>
          </w:rPr>
          <w:t>16</w:t>
        </w:r>
        <w:r>
          <w:rPr>
            <w:noProof/>
            <w:webHidden/>
          </w:rPr>
          <w:fldChar w:fldCharType="end"/>
        </w:r>
      </w:hyperlink>
    </w:p>
    <w:p w14:paraId="73468904" w14:textId="27D056F4"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18" w:history="1">
        <w:r w:rsidRPr="00535EFC">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Как получить документы по классам материалов трубопроводов</w:t>
        </w:r>
        <w:r>
          <w:rPr>
            <w:noProof/>
            <w:webHidden/>
          </w:rPr>
          <w:tab/>
        </w:r>
        <w:r>
          <w:rPr>
            <w:noProof/>
            <w:webHidden/>
          </w:rPr>
          <w:fldChar w:fldCharType="begin"/>
        </w:r>
        <w:r>
          <w:rPr>
            <w:noProof/>
            <w:webHidden/>
          </w:rPr>
          <w:instrText xml:space="preserve"> PAGEREF _Toc182313218 \h </w:instrText>
        </w:r>
        <w:r>
          <w:rPr>
            <w:noProof/>
            <w:webHidden/>
          </w:rPr>
        </w:r>
        <w:r>
          <w:rPr>
            <w:noProof/>
            <w:webHidden/>
          </w:rPr>
          <w:fldChar w:fldCharType="separate"/>
        </w:r>
        <w:r w:rsidR="000D7421">
          <w:rPr>
            <w:noProof/>
            <w:webHidden/>
          </w:rPr>
          <w:t>17</w:t>
        </w:r>
        <w:r>
          <w:rPr>
            <w:noProof/>
            <w:webHidden/>
          </w:rPr>
          <w:fldChar w:fldCharType="end"/>
        </w:r>
      </w:hyperlink>
    </w:p>
    <w:p w14:paraId="740344BA" w14:textId="0E0E5D4B"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19" w:history="1">
        <w:r w:rsidRPr="00535EFC">
          <w:rPr>
            <w:rStyle w:val="Hyperlink"/>
            <w:noProof/>
            <w:lang w:val="ru-RU"/>
          </w:rPr>
          <w:t>4.0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ПРИНЦИПЫ ПРОЕКТИРОВАНИЯ</w:t>
        </w:r>
        <w:r>
          <w:rPr>
            <w:noProof/>
            <w:webHidden/>
          </w:rPr>
          <w:tab/>
        </w:r>
        <w:r>
          <w:rPr>
            <w:noProof/>
            <w:webHidden/>
          </w:rPr>
          <w:fldChar w:fldCharType="begin"/>
        </w:r>
        <w:r>
          <w:rPr>
            <w:noProof/>
            <w:webHidden/>
          </w:rPr>
          <w:instrText xml:space="preserve"> PAGEREF _Toc182313219 \h </w:instrText>
        </w:r>
        <w:r>
          <w:rPr>
            <w:noProof/>
            <w:webHidden/>
          </w:rPr>
        </w:r>
        <w:r>
          <w:rPr>
            <w:noProof/>
            <w:webHidden/>
          </w:rPr>
          <w:fldChar w:fldCharType="separate"/>
        </w:r>
        <w:r w:rsidR="000D7421">
          <w:rPr>
            <w:noProof/>
            <w:webHidden/>
          </w:rPr>
          <w:t>17</w:t>
        </w:r>
        <w:r>
          <w:rPr>
            <w:noProof/>
            <w:webHidden/>
          </w:rPr>
          <w:fldChar w:fldCharType="end"/>
        </w:r>
      </w:hyperlink>
    </w:p>
    <w:p w14:paraId="3C709186" w14:textId="079E7D8E"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20" w:history="1">
        <w:r w:rsidRPr="00535EFC">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Толщина стенок трубопровода</w:t>
        </w:r>
        <w:r>
          <w:rPr>
            <w:noProof/>
            <w:webHidden/>
          </w:rPr>
          <w:tab/>
        </w:r>
        <w:r>
          <w:rPr>
            <w:noProof/>
            <w:webHidden/>
          </w:rPr>
          <w:fldChar w:fldCharType="begin"/>
        </w:r>
        <w:r>
          <w:rPr>
            <w:noProof/>
            <w:webHidden/>
          </w:rPr>
          <w:instrText xml:space="preserve"> PAGEREF _Toc182313220 \h </w:instrText>
        </w:r>
        <w:r>
          <w:rPr>
            <w:noProof/>
            <w:webHidden/>
          </w:rPr>
        </w:r>
        <w:r>
          <w:rPr>
            <w:noProof/>
            <w:webHidden/>
          </w:rPr>
          <w:fldChar w:fldCharType="separate"/>
        </w:r>
        <w:r w:rsidR="000D7421">
          <w:rPr>
            <w:noProof/>
            <w:webHidden/>
          </w:rPr>
          <w:t>17</w:t>
        </w:r>
        <w:r>
          <w:rPr>
            <w:noProof/>
            <w:webHidden/>
          </w:rPr>
          <w:fldChar w:fldCharType="end"/>
        </w:r>
      </w:hyperlink>
    </w:p>
    <w:p w14:paraId="458BA88E" w14:textId="42B307DD"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21" w:history="1">
        <w:r w:rsidRPr="00535EFC">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Характеристики давления/температуры</w:t>
        </w:r>
        <w:r>
          <w:rPr>
            <w:noProof/>
            <w:webHidden/>
          </w:rPr>
          <w:tab/>
        </w:r>
        <w:r>
          <w:rPr>
            <w:noProof/>
            <w:webHidden/>
          </w:rPr>
          <w:fldChar w:fldCharType="begin"/>
        </w:r>
        <w:r>
          <w:rPr>
            <w:noProof/>
            <w:webHidden/>
          </w:rPr>
          <w:instrText xml:space="preserve"> PAGEREF _Toc182313221 \h </w:instrText>
        </w:r>
        <w:r>
          <w:rPr>
            <w:noProof/>
            <w:webHidden/>
          </w:rPr>
        </w:r>
        <w:r>
          <w:rPr>
            <w:noProof/>
            <w:webHidden/>
          </w:rPr>
          <w:fldChar w:fldCharType="separate"/>
        </w:r>
        <w:r w:rsidR="000D7421">
          <w:rPr>
            <w:noProof/>
            <w:webHidden/>
          </w:rPr>
          <w:t>18</w:t>
        </w:r>
        <w:r>
          <w:rPr>
            <w:noProof/>
            <w:webHidden/>
          </w:rPr>
          <w:fldChar w:fldCharType="end"/>
        </w:r>
      </w:hyperlink>
    </w:p>
    <w:p w14:paraId="19CE387D" w14:textId="11337598"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22" w:history="1">
        <w:r w:rsidRPr="00535EFC">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Расчетные параметры</w:t>
        </w:r>
        <w:r>
          <w:rPr>
            <w:noProof/>
            <w:webHidden/>
          </w:rPr>
          <w:tab/>
        </w:r>
        <w:r>
          <w:rPr>
            <w:noProof/>
            <w:webHidden/>
          </w:rPr>
          <w:fldChar w:fldCharType="begin"/>
        </w:r>
        <w:r>
          <w:rPr>
            <w:noProof/>
            <w:webHidden/>
          </w:rPr>
          <w:instrText xml:space="preserve"> PAGEREF _Toc182313222 \h </w:instrText>
        </w:r>
        <w:r>
          <w:rPr>
            <w:noProof/>
            <w:webHidden/>
          </w:rPr>
        </w:r>
        <w:r>
          <w:rPr>
            <w:noProof/>
            <w:webHidden/>
          </w:rPr>
          <w:fldChar w:fldCharType="separate"/>
        </w:r>
        <w:r w:rsidR="000D7421">
          <w:rPr>
            <w:noProof/>
            <w:webHidden/>
          </w:rPr>
          <w:t>19</w:t>
        </w:r>
        <w:r>
          <w:rPr>
            <w:noProof/>
            <w:webHidden/>
          </w:rPr>
          <w:fldChar w:fldCharType="end"/>
        </w:r>
      </w:hyperlink>
    </w:p>
    <w:p w14:paraId="1759D247" w14:textId="054AA934"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23" w:history="1">
        <w:r w:rsidRPr="00535EFC">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Соединение ответвлений</w:t>
        </w:r>
        <w:r>
          <w:rPr>
            <w:noProof/>
            <w:webHidden/>
          </w:rPr>
          <w:tab/>
        </w:r>
        <w:r>
          <w:rPr>
            <w:noProof/>
            <w:webHidden/>
          </w:rPr>
          <w:fldChar w:fldCharType="begin"/>
        </w:r>
        <w:r>
          <w:rPr>
            <w:noProof/>
            <w:webHidden/>
          </w:rPr>
          <w:instrText xml:space="preserve"> PAGEREF _Toc182313223 \h </w:instrText>
        </w:r>
        <w:r>
          <w:rPr>
            <w:noProof/>
            <w:webHidden/>
          </w:rPr>
        </w:r>
        <w:r>
          <w:rPr>
            <w:noProof/>
            <w:webHidden/>
          </w:rPr>
          <w:fldChar w:fldCharType="separate"/>
        </w:r>
        <w:r w:rsidR="000D7421">
          <w:rPr>
            <w:noProof/>
            <w:webHidden/>
          </w:rPr>
          <w:t>19</w:t>
        </w:r>
        <w:r>
          <w:rPr>
            <w:noProof/>
            <w:webHidden/>
          </w:rPr>
          <w:fldChar w:fldCharType="end"/>
        </w:r>
      </w:hyperlink>
    </w:p>
    <w:p w14:paraId="6BE4B07A" w14:textId="5714FC4E"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24" w:history="1">
        <w:r w:rsidRPr="00535EFC">
          <w:rPr>
            <w:rStyle w:val="Hyperlink"/>
            <w:noProof/>
          </w:rPr>
          <w:t>4.5</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Давления гидроиспытаний</w:t>
        </w:r>
        <w:r>
          <w:rPr>
            <w:noProof/>
            <w:webHidden/>
          </w:rPr>
          <w:tab/>
        </w:r>
        <w:r>
          <w:rPr>
            <w:noProof/>
            <w:webHidden/>
          </w:rPr>
          <w:fldChar w:fldCharType="begin"/>
        </w:r>
        <w:r>
          <w:rPr>
            <w:noProof/>
            <w:webHidden/>
          </w:rPr>
          <w:instrText xml:space="preserve"> PAGEREF _Toc182313224 \h </w:instrText>
        </w:r>
        <w:r>
          <w:rPr>
            <w:noProof/>
            <w:webHidden/>
          </w:rPr>
        </w:r>
        <w:r>
          <w:rPr>
            <w:noProof/>
            <w:webHidden/>
          </w:rPr>
          <w:fldChar w:fldCharType="separate"/>
        </w:r>
        <w:r w:rsidR="000D7421">
          <w:rPr>
            <w:noProof/>
            <w:webHidden/>
          </w:rPr>
          <w:t>20</w:t>
        </w:r>
        <w:r>
          <w:rPr>
            <w:noProof/>
            <w:webHidden/>
          </w:rPr>
          <w:fldChar w:fldCharType="end"/>
        </w:r>
      </w:hyperlink>
    </w:p>
    <w:p w14:paraId="3F532B7C" w14:textId="7BC2AE34"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25" w:history="1">
        <w:r w:rsidRPr="00535EFC">
          <w:rPr>
            <w:rStyle w:val="Hyperlink"/>
            <w:noProof/>
          </w:rPr>
          <w:t>4.6</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Расчетная температура</w:t>
        </w:r>
        <w:r>
          <w:rPr>
            <w:noProof/>
            <w:webHidden/>
          </w:rPr>
          <w:tab/>
        </w:r>
        <w:r>
          <w:rPr>
            <w:noProof/>
            <w:webHidden/>
          </w:rPr>
          <w:fldChar w:fldCharType="begin"/>
        </w:r>
        <w:r>
          <w:rPr>
            <w:noProof/>
            <w:webHidden/>
          </w:rPr>
          <w:instrText xml:space="preserve"> PAGEREF _Toc182313225 \h </w:instrText>
        </w:r>
        <w:r>
          <w:rPr>
            <w:noProof/>
            <w:webHidden/>
          </w:rPr>
        </w:r>
        <w:r>
          <w:rPr>
            <w:noProof/>
            <w:webHidden/>
          </w:rPr>
          <w:fldChar w:fldCharType="separate"/>
        </w:r>
        <w:r w:rsidR="000D7421">
          <w:rPr>
            <w:noProof/>
            <w:webHidden/>
          </w:rPr>
          <w:t>20</w:t>
        </w:r>
        <w:r>
          <w:rPr>
            <w:noProof/>
            <w:webHidden/>
          </w:rPr>
          <w:fldChar w:fldCharType="end"/>
        </w:r>
      </w:hyperlink>
    </w:p>
    <w:p w14:paraId="74B814ED" w14:textId="3D8CE46F"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26" w:history="1">
        <w:r w:rsidRPr="00535EFC">
          <w:rPr>
            <w:rStyle w:val="Hyperlink"/>
            <w:noProof/>
            <w:lang w:val="ru-RU"/>
          </w:rPr>
          <w:t>5.0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ОБЩИЕ НОРМЫ ПРОЕКТИРОВАНИЯ ТРУБОПРОВОДОВ</w:t>
        </w:r>
        <w:r>
          <w:rPr>
            <w:noProof/>
            <w:webHidden/>
          </w:rPr>
          <w:tab/>
        </w:r>
        <w:r>
          <w:rPr>
            <w:noProof/>
            <w:webHidden/>
          </w:rPr>
          <w:fldChar w:fldCharType="begin"/>
        </w:r>
        <w:r>
          <w:rPr>
            <w:noProof/>
            <w:webHidden/>
          </w:rPr>
          <w:instrText xml:space="preserve"> PAGEREF _Toc182313226 \h </w:instrText>
        </w:r>
        <w:r>
          <w:rPr>
            <w:noProof/>
            <w:webHidden/>
          </w:rPr>
        </w:r>
        <w:r>
          <w:rPr>
            <w:noProof/>
            <w:webHidden/>
          </w:rPr>
          <w:fldChar w:fldCharType="separate"/>
        </w:r>
        <w:r w:rsidR="000D7421">
          <w:rPr>
            <w:noProof/>
            <w:webHidden/>
          </w:rPr>
          <w:t>20</w:t>
        </w:r>
        <w:r>
          <w:rPr>
            <w:noProof/>
            <w:webHidden/>
          </w:rPr>
          <w:fldChar w:fldCharType="end"/>
        </w:r>
      </w:hyperlink>
    </w:p>
    <w:p w14:paraId="5507C2FB" w14:textId="4A7D1D69"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27" w:history="1">
        <w:r w:rsidRPr="00535EFC">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Общие положения</w:t>
        </w:r>
        <w:r>
          <w:rPr>
            <w:noProof/>
            <w:webHidden/>
          </w:rPr>
          <w:tab/>
        </w:r>
        <w:r>
          <w:rPr>
            <w:noProof/>
            <w:webHidden/>
          </w:rPr>
          <w:fldChar w:fldCharType="begin"/>
        </w:r>
        <w:r>
          <w:rPr>
            <w:noProof/>
            <w:webHidden/>
          </w:rPr>
          <w:instrText xml:space="preserve"> PAGEREF _Toc182313227 \h </w:instrText>
        </w:r>
        <w:r>
          <w:rPr>
            <w:noProof/>
            <w:webHidden/>
          </w:rPr>
        </w:r>
        <w:r>
          <w:rPr>
            <w:noProof/>
            <w:webHidden/>
          </w:rPr>
          <w:fldChar w:fldCharType="separate"/>
        </w:r>
        <w:r w:rsidR="000D7421">
          <w:rPr>
            <w:noProof/>
            <w:webHidden/>
          </w:rPr>
          <w:t>20</w:t>
        </w:r>
        <w:r>
          <w:rPr>
            <w:noProof/>
            <w:webHidden/>
          </w:rPr>
          <w:fldChar w:fldCharType="end"/>
        </w:r>
      </w:hyperlink>
    </w:p>
    <w:p w14:paraId="25CFECD4" w14:textId="30E734C1"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28" w:history="1">
        <w:r w:rsidRPr="00535EFC">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Нормы проектирования труб и фитингов</w:t>
        </w:r>
        <w:r>
          <w:rPr>
            <w:noProof/>
            <w:webHidden/>
          </w:rPr>
          <w:tab/>
        </w:r>
        <w:r>
          <w:rPr>
            <w:noProof/>
            <w:webHidden/>
          </w:rPr>
          <w:fldChar w:fldCharType="begin"/>
        </w:r>
        <w:r>
          <w:rPr>
            <w:noProof/>
            <w:webHidden/>
          </w:rPr>
          <w:instrText xml:space="preserve"> PAGEREF _Toc182313228 \h </w:instrText>
        </w:r>
        <w:r>
          <w:rPr>
            <w:noProof/>
            <w:webHidden/>
          </w:rPr>
        </w:r>
        <w:r>
          <w:rPr>
            <w:noProof/>
            <w:webHidden/>
          </w:rPr>
          <w:fldChar w:fldCharType="separate"/>
        </w:r>
        <w:r w:rsidR="000D7421">
          <w:rPr>
            <w:noProof/>
            <w:webHidden/>
          </w:rPr>
          <w:t>21</w:t>
        </w:r>
        <w:r>
          <w:rPr>
            <w:noProof/>
            <w:webHidden/>
          </w:rPr>
          <w:fldChar w:fldCharType="end"/>
        </w:r>
      </w:hyperlink>
    </w:p>
    <w:p w14:paraId="34BD4C18" w14:textId="0D5460AA"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29" w:history="1">
        <w:r w:rsidRPr="00535EFC">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Нормы проектирования фланцев</w:t>
        </w:r>
        <w:r>
          <w:rPr>
            <w:noProof/>
            <w:webHidden/>
          </w:rPr>
          <w:tab/>
        </w:r>
        <w:r>
          <w:rPr>
            <w:noProof/>
            <w:webHidden/>
          </w:rPr>
          <w:fldChar w:fldCharType="begin"/>
        </w:r>
        <w:r>
          <w:rPr>
            <w:noProof/>
            <w:webHidden/>
          </w:rPr>
          <w:instrText xml:space="preserve"> PAGEREF _Toc182313229 \h </w:instrText>
        </w:r>
        <w:r>
          <w:rPr>
            <w:noProof/>
            <w:webHidden/>
          </w:rPr>
        </w:r>
        <w:r>
          <w:rPr>
            <w:noProof/>
            <w:webHidden/>
          </w:rPr>
          <w:fldChar w:fldCharType="separate"/>
        </w:r>
        <w:r w:rsidR="000D7421">
          <w:rPr>
            <w:noProof/>
            <w:webHidden/>
          </w:rPr>
          <w:t>21</w:t>
        </w:r>
        <w:r>
          <w:rPr>
            <w:noProof/>
            <w:webHidden/>
          </w:rPr>
          <w:fldChar w:fldCharType="end"/>
        </w:r>
      </w:hyperlink>
    </w:p>
    <w:p w14:paraId="5D1D0EB5" w14:textId="0500C5A1"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30" w:history="1">
        <w:r w:rsidRPr="00535EFC">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Нормы проектирования клапанов</w:t>
        </w:r>
        <w:r>
          <w:rPr>
            <w:noProof/>
            <w:webHidden/>
          </w:rPr>
          <w:tab/>
        </w:r>
        <w:r>
          <w:rPr>
            <w:noProof/>
            <w:webHidden/>
          </w:rPr>
          <w:fldChar w:fldCharType="begin"/>
        </w:r>
        <w:r>
          <w:rPr>
            <w:noProof/>
            <w:webHidden/>
          </w:rPr>
          <w:instrText xml:space="preserve"> PAGEREF _Toc182313230 \h </w:instrText>
        </w:r>
        <w:r>
          <w:rPr>
            <w:noProof/>
            <w:webHidden/>
          </w:rPr>
        </w:r>
        <w:r>
          <w:rPr>
            <w:noProof/>
            <w:webHidden/>
          </w:rPr>
          <w:fldChar w:fldCharType="separate"/>
        </w:r>
        <w:r w:rsidR="000D7421">
          <w:rPr>
            <w:noProof/>
            <w:webHidden/>
          </w:rPr>
          <w:t>21</w:t>
        </w:r>
        <w:r>
          <w:rPr>
            <w:noProof/>
            <w:webHidden/>
          </w:rPr>
          <w:fldChar w:fldCharType="end"/>
        </w:r>
      </w:hyperlink>
    </w:p>
    <w:p w14:paraId="3ECA155D" w14:textId="66C8423B"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31" w:history="1">
        <w:r w:rsidRPr="00535EFC">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Нормы проектирования болтовых соединений</w:t>
        </w:r>
        <w:r>
          <w:rPr>
            <w:noProof/>
            <w:webHidden/>
          </w:rPr>
          <w:tab/>
        </w:r>
        <w:r>
          <w:rPr>
            <w:noProof/>
            <w:webHidden/>
          </w:rPr>
          <w:fldChar w:fldCharType="begin"/>
        </w:r>
        <w:r>
          <w:rPr>
            <w:noProof/>
            <w:webHidden/>
          </w:rPr>
          <w:instrText xml:space="preserve"> PAGEREF _Toc182313231 \h </w:instrText>
        </w:r>
        <w:r>
          <w:rPr>
            <w:noProof/>
            <w:webHidden/>
          </w:rPr>
        </w:r>
        <w:r>
          <w:rPr>
            <w:noProof/>
            <w:webHidden/>
          </w:rPr>
          <w:fldChar w:fldCharType="separate"/>
        </w:r>
        <w:r w:rsidR="000D7421">
          <w:rPr>
            <w:noProof/>
            <w:webHidden/>
          </w:rPr>
          <w:t>22</w:t>
        </w:r>
        <w:r>
          <w:rPr>
            <w:noProof/>
            <w:webHidden/>
          </w:rPr>
          <w:fldChar w:fldCharType="end"/>
        </w:r>
      </w:hyperlink>
    </w:p>
    <w:p w14:paraId="69A261EE" w14:textId="77BB057D"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32" w:history="1">
        <w:r w:rsidRPr="00535EFC">
          <w:rPr>
            <w:rStyle w:val="Hyperlink"/>
            <w:noProof/>
            <w:lang w:val="ru-RU"/>
          </w:rPr>
          <w:t>6.0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ПРОЧИЕ НОРМЫ ПО ВЫБОРУ МАТЕРИАЛА ТРУБОПРОВОДОВ</w:t>
        </w:r>
        <w:r>
          <w:rPr>
            <w:noProof/>
            <w:webHidden/>
          </w:rPr>
          <w:tab/>
        </w:r>
        <w:r>
          <w:rPr>
            <w:noProof/>
            <w:webHidden/>
          </w:rPr>
          <w:fldChar w:fldCharType="begin"/>
        </w:r>
        <w:r>
          <w:rPr>
            <w:noProof/>
            <w:webHidden/>
          </w:rPr>
          <w:instrText xml:space="preserve"> PAGEREF _Toc182313232 \h </w:instrText>
        </w:r>
        <w:r>
          <w:rPr>
            <w:noProof/>
            <w:webHidden/>
          </w:rPr>
        </w:r>
        <w:r>
          <w:rPr>
            <w:noProof/>
            <w:webHidden/>
          </w:rPr>
          <w:fldChar w:fldCharType="separate"/>
        </w:r>
        <w:r w:rsidR="000D7421">
          <w:rPr>
            <w:noProof/>
            <w:webHidden/>
          </w:rPr>
          <w:t>22</w:t>
        </w:r>
        <w:r>
          <w:rPr>
            <w:noProof/>
            <w:webHidden/>
          </w:rPr>
          <w:fldChar w:fldCharType="end"/>
        </w:r>
      </w:hyperlink>
    </w:p>
    <w:p w14:paraId="1593DCCD" w14:textId="7C70A3B5"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33" w:history="1">
        <w:r w:rsidRPr="00535EFC">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Прочие нормы проектирования трубопровода</w:t>
        </w:r>
        <w:r>
          <w:rPr>
            <w:noProof/>
            <w:webHidden/>
          </w:rPr>
          <w:tab/>
        </w:r>
        <w:r>
          <w:rPr>
            <w:noProof/>
            <w:webHidden/>
          </w:rPr>
          <w:fldChar w:fldCharType="begin"/>
        </w:r>
        <w:r>
          <w:rPr>
            <w:noProof/>
            <w:webHidden/>
          </w:rPr>
          <w:instrText xml:space="preserve"> PAGEREF _Toc182313233 \h </w:instrText>
        </w:r>
        <w:r>
          <w:rPr>
            <w:noProof/>
            <w:webHidden/>
          </w:rPr>
        </w:r>
        <w:r>
          <w:rPr>
            <w:noProof/>
            <w:webHidden/>
          </w:rPr>
          <w:fldChar w:fldCharType="separate"/>
        </w:r>
        <w:r w:rsidR="000D7421">
          <w:rPr>
            <w:noProof/>
            <w:webHidden/>
          </w:rPr>
          <w:t>22</w:t>
        </w:r>
        <w:r>
          <w:rPr>
            <w:noProof/>
            <w:webHidden/>
          </w:rPr>
          <w:fldChar w:fldCharType="end"/>
        </w:r>
      </w:hyperlink>
    </w:p>
    <w:p w14:paraId="648A692E" w14:textId="67176778"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34" w:history="1">
        <w:r w:rsidRPr="00535EFC">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Прочие требования к трубам</w:t>
        </w:r>
        <w:r>
          <w:rPr>
            <w:noProof/>
            <w:webHidden/>
          </w:rPr>
          <w:tab/>
        </w:r>
        <w:r>
          <w:rPr>
            <w:noProof/>
            <w:webHidden/>
          </w:rPr>
          <w:fldChar w:fldCharType="begin"/>
        </w:r>
        <w:r>
          <w:rPr>
            <w:noProof/>
            <w:webHidden/>
          </w:rPr>
          <w:instrText xml:space="preserve"> PAGEREF _Toc182313234 \h </w:instrText>
        </w:r>
        <w:r>
          <w:rPr>
            <w:noProof/>
            <w:webHidden/>
          </w:rPr>
        </w:r>
        <w:r>
          <w:rPr>
            <w:noProof/>
            <w:webHidden/>
          </w:rPr>
          <w:fldChar w:fldCharType="separate"/>
        </w:r>
        <w:r w:rsidR="000D7421">
          <w:rPr>
            <w:noProof/>
            <w:webHidden/>
          </w:rPr>
          <w:t>26</w:t>
        </w:r>
        <w:r>
          <w:rPr>
            <w:noProof/>
            <w:webHidden/>
          </w:rPr>
          <w:fldChar w:fldCharType="end"/>
        </w:r>
      </w:hyperlink>
    </w:p>
    <w:p w14:paraId="2CF1F935" w14:textId="1F759928"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35" w:history="1">
        <w:r w:rsidRPr="00535EFC">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Прочие требования к фитингам</w:t>
        </w:r>
        <w:r>
          <w:rPr>
            <w:noProof/>
            <w:webHidden/>
          </w:rPr>
          <w:tab/>
        </w:r>
        <w:r>
          <w:rPr>
            <w:noProof/>
            <w:webHidden/>
          </w:rPr>
          <w:fldChar w:fldCharType="begin"/>
        </w:r>
        <w:r>
          <w:rPr>
            <w:noProof/>
            <w:webHidden/>
          </w:rPr>
          <w:instrText xml:space="preserve"> PAGEREF _Toc182313235 \h </w:instrText>
        </w:r>
        <w:r>
          <w:rPr>
            <w:noProof/>
            <w:webHidden/>
          </w:rPr>
        </w:r>
        <w:r>
          <w:rPr>
            <w:noProof/>
            <w:webHidden/>
          </w:rPr>
          <w:fldChar w:fldCharType="separate"/>
        </w:r>
        <w:r w:rsidR="000D7421">
          <w:rPr>
            <w:noProof/>
            <w:webHidden/>
          </w:rPr>
          <w:t>26</w:t>
        </w:r>
        <w:r>
          <w:rPr>
            <w:noProof/>
            <w:webHidden/>
          </w:rPr>
          <w:fldChar w:fldCharType="end"/>
        </w:r>
      </w:hyperlink>
    </w:p>
    <w:p w14:paraId="59F22485" w14:textId="6431C206"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36" w:history="1">
        <w:r w:rsidRPr="00535EFC">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Прочие требования к фланцам</w:t>
        </w:r>
        <w:r>
          <w:rPr>
            <w:noProof/>
            <w:webHidden/>
          </w:rPr>
          <w:tab/>
        </w:r>
        <w:r>
          <w:rPr>
            <w:noProof/>
            <w:webHidden/>
          </w:rPr>
          <w:fldChar w:fldCharType="begin"/>
        </w:r>
        <w:r>
          <w:rPr>
            <w:noProof/>
            <w:webHidden/>
          </w:rPr>
          <w:instrText xml:space="preserve"> PAGEREF _Toc182313236 \h </w:instrText>
        </w:r>
        <w:r>
          <w:rPr>
            <w:noProof/>
            <w:webHidden/>
          </w:rPr>
        </w:r>
        <w:r>
          <w:rPr>
            <w:noProof/>
            <w:webHidden/>
          </w:rPr>
          <w:fldChar w:fldCharType="separate"/>
        </w:r>
        <w:r w:rsidR="000D7421">
          <w:rPr>
            <w:noProof/>
            <w:webHidden/>
          </w:rPr>
          <w:t>27</w:t>
        </w:r>
        <w:r>
          <w:rPr>
            <w:noProof/>
            <w:webHidden/>
          </w:rPr>
          <w:fldChar w:fldCharType="end"/>
        </w:r>
      </w:hyperlink>
    </w:p>
    <w:p w14:paraId="396FD9FC" w14:textId="23D3EA12"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37" w:history="1">
        <w:r w:rsidRPr="00535EFC">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Прочие требования к трубопроводным арматурам</w:t>
        </w:r>
        <w:r>
          <w:rPr>
            <w:noProof/>
            <w:webHidden/>
          </w:rPr>
          <w:tab/>
        </w:r>
        <w:r>
          <w:rPr>
            <w:noProof/>
            <w:webHidden/>
          </w:rPr>
          <w:fldChar w:fldCharType="begin"/>
        </w:r>
        <w:r>
          <w:rPr>
            <w:noProof/>
            <w:webHidden/>
          </w:rPr>
          <w:instrText xml:space="preserve"> PAGEREF _Toc182313237 \h </w:instrText>
        </w:r>
        <w:r>
          <w:rPr>
            <w:noProof/>
            <w:webHidden/>
          </w:rPr>
        </w:r>
        <w:r>
          <w:rPr>
            <w:noProof/>
            <w:webHidden/>
          </w:rPr>
          <w:fldChar w:fldCharType="separate"/>
        </w:r>
        <w:r w:rsidR="000D7421">
          <w:rPr>
            <w:noProof/>
            <w:webHidden/>
          </w:rPr>
          <w:t>27</w:t>
        </w:r>
        <w:r>
          <w:rPr>
            <w:noProof/>
            <w:webHidden/>
          </w:rPr>
          <w:fldChar w:fldCharType="end"/>
        </w:r>
      </w:hyperlink>
    </w:p>
    <w:p w14:paraId="130A5FF5" w14:textId="659D5FB9"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38" w:history="1">
        <w:r w:rsidRPr="00535EFC">
          <w:rPr>
            <w:rStyle w:val="Hyperlink"/>
            <w:noProof/>
            <w:lang w:val="ru-RU"/>
          </w:rPr>
          <w:t>7.0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Терминология</w:t>
        </w:r>
        <w:r>
          <w:rPr>
            <w:noProof/>
            <w:webHidden/>
          </w:rPr>
          <w:tab/>
        </w:r>
        <w:r>
          <w:rPr>
            <w:noProof/>
            <w:webHidden/>
          </w:rPr>
          <w:fldChar w:fldCharType="begin"/>
        </w:r>
        <w:r>
          <w:rPr>
            <w:noProof/>
            <w:webHidden/>
          </w:rPr>
          <w:instrText xml:space="preserve"> PAGEREF _Toc182313238 \h </w:instrText>
        </w:r>
        <w:r>
          <w:rPr>
            <w:noProof/>
            <w:webHidden/>
          </w:rPr>
        </w:r>
        <w:r>
          <w:rPr>
            <w:noProof/>
            <w:webHidden/>
          </w:rPr>
          <w:fldChar w:fldCharType="separate"/>
        </w:r>
        <w:r w:rsidR="000D7421">
          <w:rPr>
            <w:noProof/>
            <w:webHidden/>
          </w:rPr>
          <w:t>30</w:t>
        </w:r>
        <w:r>
          <w:rPr>
            <w:noProof/>
            <w:webHidden/>
          </w:rPr>
          <w:fldChar w:fldCharType="end"/>
        </w:r>
      </w:hyperlink>
    </w:p>
    <w:p w14:paraId="100FF174" w14:textId="5C586218"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39" w:history="1">
        <w:r w:rsidRPr="00535EFC">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Сокращения</w:t>
        </w:r>
        <w:r>
          <w:rPr>
            <w:noProof/>
            <w:webHidden/>
          </w:rPr>
          <w:tab/>
        </w:r>
        <w:r>
          <w:rPr>
            <w:noProof/>
            <w:webHidden/>
          </w:rPr>
          <w:fldChar w:fldCharType="begin"/>
        </w:r>
        <w:r>
          <w:rPr>
            <w:noProof/>
            <w:webHidden/>
          </w:rPr>
          <w:instrText xml:space="preserve"> PAGEREF _Toc182313239 \h </w:instrText>
        </w:r>
        <w:r>
          <w:rPr>
            <w:noProof/>
            <w:webHidden/>
          </w:rPr>
        </w:r>
        <w:r>
          <w:rPr>
            <w:noProof/>
            <w:webHidden/>
          </w:rPr>
          <w:fldChar w:fldCharType="separate"/>
        </w:r>
        <w:r w:rsidR="000D7421">
          <w:rPr>
            <w:noProof/>
            <w:webHidden/>
          </w:rPr>
          <w:t>30</w:t>
        </w:r>
        <w:r>
          <w:rPr>
            <w:noProof/>
            <w:webHidden/>
          </w:rPr>
          <w:fldChar w:fldCharType="end"/>
        </w:r>
      </w:hyperlink>
    </w:p>
    <w:p w14:paraId="4EAEB280" w14:textId="3FFD64AD"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40" w:history="1">
        <w:r w:rsidRPr="00535EFC">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Определения</w:t>
        </w:r>
        <w:r>
          <w:rPr>
            <w:noProof/>
            <w:webHidden/>
          </w:rPr>
          <w:tab/>
        </w:r>
        <w:r>
          <w:rPr>
            <w:noProof/>
            <w:webHidden/>
          </w:rPr>
          <w:fldChar w:fldCharType="begin"/>
        </w:r>
        <w:r>
          <w:rPr>
            <w:noProof/>
            <w:webHidden/>
          </w:rPr>
          <w:instrText xml:space="preserve"> PAGEREF _Toc182313240 \h </w:instrText>
        </w:r>
        <w:r>
          <w:rPr>
            <w:noProof/>
            <w:webHidden/>
          </w:rPr>
        </w:r>
        <w:r>
          <w:rPr>
            <w:noProof/>
            <w:webHidden/>
          </w:rPr>
          <w:fldChar w:fldCharType="separate"/>
        </w:r>
        <w:r w:rsidR="000D7421">
          <w:rPr>
            <w:noProof/>
            <w:webHidden/>
          </w:rPr>
          <w:t>32</w:t>
        </w:r>
        <w:r>
          <w:rPr>
            <w:noProof/>
            <w:webHidden/>
          </w:rPr>
          <w:fldChar w:fldCharType="end"/>
        </w:r>
      </w:hyperlink>
    </w:p>
    <w:p w14:paraId="1F02BDA8" w14:textId="23944434"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41" w:history="1">
        <w:r w:rsidRPr="00535EFC">
          <w:rPr>
            <w:rStyle w:val="Hyperlink"/>
            <w:noProof/>
          </w:rPr>
          <w:t>8.0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ЭКВИВАЛЕНТНЫЙ НОМИНАЛЬНЫЙ РАЗМЕР ТРУБЫ</w:t>
        </w:r>
        <w:r>
          <w:rPr>
            <w:noProof/>
            <w:webHidden/>
          </w:rPr>
          <w:tab/>
        </w:r>
        <w:r>
          <w:rPr>
            <w:noProof/>
            <w:webHidden/>
          </w:rPr>
          <w:fldChar w:fldCharType="begin"/>
        </w:r>
        <w:r>
          <w:rPr>
            <w:noProof/>
            <w:webHidden/>
          </w:rPr>
          <w:instrText xml:space="preserve"> PAGEREF _Toc182313241 \h </w:instrText>
        </w:r>
        <w:r>
          <w:rPr>
            <w:noProof/>
            <w:webHidden/>
          </w:rPr>
        </w:r>
        <w:r>
          <w:rPr>
            <w:noProof/>
            <w:webHidden/>
          </w:rPr>
          <w:fldChar w:fldCharType="separate"/>
        </w:r>
        <w:r w:rsidR="000D7421">
          <w:rPr>
            <w:noProof/>
            <w:webHidden/>
          </w:rPr>
          <w:t>33</w:t>
        </w:r>
        <w:r>
          <w:rPr>
            <w:noProof/>
            <w:webHidden/>
          </w:rPr>
          <w:fldChar w:fldCharType="end"/>
        </w:r>
      </w:hyperlink>
    </w:p>
    <w:p w14:paraId="473291C0" w14:textId="1E3A0DAF"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42" w:history="1">
        <w:r w:rsidRPr="00535EFC">
          <w:rPr>
            <w:rStyle w:val="Hyperlink"/>
            <w:noProof/>
          </w:rPr>
          <w:t>8.1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 xml:space="preserve">Эквивалентный номинальный размер трубы </w:t>
        </w:r>
        <w:r w:rsidRPr="00535EFC">
          <w:rPr>
            <w:rStyle w:val="Hyperlink"/>
            <w:noProof/>
            <w:lang w:val="en-GB"/>
          </w:rPr>
          <w:t>ISO</w:t>
        </w:r>
        <w:r w:rsidRPr="00535EFC">
          <w:rPr>
            <w:rStyle w:val="Hyperlink"/>
            <w:noProof/>
            <w:lang w:val="ru-RU"/>
          </w:rPr>
          <w:t xml:space="preserve"> &amp; </w:t>
        </w:r>
        <w:r w:rsidRPr="00535EFC">
          <w:rPr>
            <w:rStyle w:val="Hyperlink"/>
            <w:noProof/>
            <w:lang w:val="en-GB"/>
          </w:rPr>
          <w:t>ASME</w:t>
        </w:r>
        <w:r>
          <w:rPr>
            <w:noProof/>
            <w:webHidden/>
          </w:rPr>
          <w:tab/>
        </w:r>
        <w:r>
          <w:rPr>
            <w:noProof/>
            <w:webHidden/>
          </w:rPr>
          <w:fldChar w:fldCharType="begin"/>
        </w:r>
        <w:r>
          <w:rPr>
            <w:noProof/>
            <w:webHidden/>
          </w:rPr>
          <w:instrText xml:space="preserve"> PAGEREF _Toc182313242 \h </w:instrText>
        </w:r>
        <w:r>
          <w:rPr>
            <w:noProof/>
            <w:webHidden/>
          </w:rPr>
        </w:r>
        <w:r>
          <w:rPr>
            <w:noProof/>
            <w:webHidden/>
          </w:rPr>
          <w:fldChar w:fldCharType="separate"/>
        </w:r>
        <w:r w:rsidR="000D7421">
          <w:rPr>
            <w:noProof/>
            <w:webHidden/>
          </w:rPr>
          <w:t>33</w:t>
        </w:r>
        <w:r>
          <w:rPr>
            <w:noProof/>
            <w:webHidden/>
          </w:rPr>
          <w:fldChar w:fldCharType="end"/>
        </w:r>
      </w:hyperlink>
    </w:p>
    <w:p w14:paraId="7A0E43AB" w14:textId="0CB8ADEE"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43" w:history="1">
        <w:r w:rsidRPr="00535EFC">
          <w:rPr>
            <w:rStyle w:val="Hyperlink"/>
            <w:noProof/>
          </w:rPr>
          <w:t>8.2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Эквивалентный размер ПЭВП к номинальному размеру трубы</w:t>
        </w:r>
        <w:r>
          <w:rPr>
            <w:noProof/>
            <w:webHidden/>
          </w:rPr>
          <w:tab/>
        </w:r>
        <w:r>
          <w:rPr>
            <w:noProof/>
            <w:webHidden/>
          </w:rPr>
          <w:fldChar w:fldCharType="begin"/>
        </w:r>
        <w:r>
          <w:rPr>
            <w:noProof/>
            <w:webHidden/>
          </w:rPr>
          <w:instrText xml:space="preserve"> PAGEREF _Toc182313243 \h </w:instrText>
        </w:r>
        <w:r>
          <w:rPr>
            <w:noProof/>
            <w:webHidden/>
          </w:rPr>
        </w:r>
        <w:r>
          <w:rPr>
            <w:noProof/>
            <w:webHidden/>
          </w:rPr>
          <w:fldChar w:fldCharType="separate"/>
        </w:r>
        <w:r w:rsidR="000D7421">
          <w:rPr>
            <w:noProof/>
            <w:webHidden/>
          </w:rPr>
          <w:t>33</w:t>
        </w:r>
        <w:r>
          <w:rPr>
            <w:noProof/>
            <w:webHidden/>
          </w:rPr>
          <w:fldChar w:fldCharType="end"/>
        </w:r>
      </w:hyperlink>
    </w:p>
    <w:p w14:paraId="1046FDEC" w14:textId="0F88FB0A"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44" w:history="1">
        <w:r w:rsidRPr="00535EFC">
          <w:rPr>
            <w:rStyle w:val="Hyperlink"/>
            <w:noProof/>
          </w:rPr>
          <w:t>8.3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ru-RU"/>
          </w:rPr>
          <w:t xml:space="preserve">Эквивалентный размер фланца </w:t>
        </w:r>
        <w:r w:rsidRPr="00535EFC">
          <w:rPr>
            <w:rStyle w:val="Hyperlink"/>
            <w:noProof/>
            <w:lang w:val="en-GB"/>
          </w:rPr>
          <w:t>API</w:t>
        </w:r>
        <w:r w:rsidRPr="00535EFC">
          <w:rPr>
            <w:rStyle w:val="Hyperlink"/>
            <w:noProof/>
            <w:lang w:val="ru-RU"/>
          </w:rPr>
          <w:t xml:space="preserve"> 6</w:t>
        </w:r>
        <w:r w:rsidRPr="00535EFC">
          <w:rPr>
            <w:rStyle w:val="Hyperlink"/>
            <w:noProof/>
            <w:lang w:val="en-GB"/>
          </w:rPr>
          <w:t>BX</w:t>
        </w:r>
        <w:r w:rsidRPr="00535EFC">
          <w:rPr>
            <w:rStyle w:val="Hyperlink"/>
            <w:noProof/>
            <w:lang w:val="ru-RU"/>
          </w:rPr>
          <w:t xml:space="preserve"> к условному проходу трубы</w:t>
        </w:r>
        <w:r>
          <w:rPr>
            <w:noProof/>
            <w:webHidden/>
          </w:rPr>
          <w:tab/>
        </w:r>
        <w:r>
          <w:rPr>
            <w:noProof/>
            <w:webHidden/>
          </w:rPr>
          <w:fldChar w:fldCharType="begin"/>
        </w:r>
        <w:r>
          <w:rPr>
            <w:noProof/>
            <w:webHidden/>
          </w:rPr>
          <w:instrText xml:space="preserve"> PAGEREF _Toc182313244 \h </w:instrText>
        </w:r>
        <w:r>
          <w:rPr>
            <w:noProof/>
            <w:webHidden/>
          </w:rPr>
        </w:r>
        <w:r>
          <w:rPr>
            <w:noProof/>
            <w:webHidden/>
          </w:rPr>
          <w:fldChar w:fldCharType="separate"/>
        </w:r>
        <w:r w:rsidR="000D7421">
          <w:rPr>
            <w:noProof/>
            <w:webHidden/>
          </w:rPr>
          <w:t>33</w:t>
        </w:r>
        <w:r>
          <w:rPr>
            <w:noProof/>
            <w:webHidden/>
          </w:rPr>
          <w:fldChar w:fldCharType="end"/>
        </w:r>
      </w:hyperlink>
    </w:p>
    <w:p w14:paraId="0E87F186" w14:textId="2231EEA9"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45" w:history="1">
        <w:r w:rsidRPr="00535EFC">
          <w:rPr>
            <w:rStyle w:val="Hyperlink"/>
            <w:noProof/>
            <w:lang w:val="ru-RU"/>
          </w:rPr>
          <w:t>9.0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ТАБЛИЦА ВЫБОРА КОДА ФЛЮИДА</w:t>
        </w:r>
        <w:r>
          <w:rPr>
            <w:noProof/>
            <w:webHidden/>
          </w:rPr>
          <w:tab/>
        </w:r>
        <w:r>
          <w:rPr>
            <w:noProof/>
            <w:webHidden/>
          </w:rPr>
          <w:fldChar w:fldCharType="begin"/>
        </w:r>
        <w:r>
          <w:rPr>
            <w:noProof/>
            <w:webHidden/>
          </w:rPr>
          <w:instrText xml:space="preserve"> PAGEREF _Toc182313245 \h </w:instrText>
        </w:r>
        <w:r>
          <w:rPr>
            <w:noProof/>
            <w:webHidden/>
          </w:rPr>
        </w:r>
        <w:r>
          <w:rPr>
            <w:noProof/>
            <w:webHidden/>
          </w:rPr>
          <w:fldChar w:fldCharType="separate"/>
        </w:r>
        <w:r w:rsidR="000D7421">
          <w:rPr>
            <w:noProof/>
            <w:webHidden/>
          </w:rPr>
          <w:t>34</w:t>
        </w:r>
        <w:r>
          <w:rPr>
            <w:noProof/>
            <w:webHidden/>
          </w:rPr>
          <w:fldChar w:fldCharType="end"/>
        </w:r>
      </w:hyperlink>
    </w:p>
    <w:p w14:paraId="10494A4B" w14:textId="64874BC9"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46" w:history="1">
        <w:r w:rsidRPr="00535EFC">
          <w:rPr>
            <w:rStyle w:val="Hyperlink"/>
            <w:noProof/>
            <w:lang w:val="ru-RU"/>
          </w:rPr>
          <w:t>10.0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ТАБЛИЦА ВЫБОРА ИЗОЛЯЦИИ ТРУБОПРОВОДНЫХ СИСТЕМ</w:t>
        </w:r>
        <w:r>
          <w:rPr>
            <w:noProof/>
            <w:webHidden/>
          </w:rPr>
          <w:tab/>
        </w:r>
        <w:r>
          <w:rPr>
            <w:noProof/>
            <w:webHidden/>
          </w:rPr>
          <w:fldChar w:fldCharType="begin"/>
        </w:r>
        <w:r>
          <w:rPr>
            <w:noProof/>
            <w:webHidden/>
          </w:rPr>
          <w:instrText xml:space="preserve"> PAGEREF _Toc182313246 \h </w:instrText>
        </w:r>
        <w:r>
          <w:rPr>
            <w:noProof/>
            <w:webHidden/>
          </w:rPr>
        </w:r>
        <w:r>
          <w:rPr>
            <w:noProof/>
            <w:webHidden/>
          </w:rPr>
          <w:fldChar w:fldCharType="separate"/>
        </w:r>
        <w:r w:rsidR="000D7421">
          <w:rPr>
            <w:noProof/>
            <w:webHidden/>
          </w:rPr>
          <w:t>37</w:t>
        </w:r>
        <w:r>
          <w:rPr>
            <w:noProof/>
            <w:webHidden/>
          </w:rPr>
          <w:fldChar w:fldCharType="end"/>
        </w:r>
      </w:hyperlink>
    </w:p>
    <w:p w14:paraId="66B3E3F4" w14:textId="237A1ED5" w:rsidR="00181067" w:rsidRDefault="00181067">
      <w:pPr>
        <w:pStyle w:val="TOC1"/>
        <w:tabs>
          <w:tab w:val="left" w:pos="1440"/>
        </w:tabs>
        <w:rPr>
          <w:rFonts w:asciiTheme="minorHAnsi" w:eastAsiaTheme="minorEastAsia" w:hAnsiTheme="minorHAnsi" w:cstheme="minorBidi"/>
          <w:b w:val="0"/>
          <w:caps w:val="0"/>
          <w:noProof/>
          <w:color w:val="auto"/>
          <w:kern w:val="2"/>
          <w:sz w:val="24"/>
          <w:szCs w:val="24"/>
          <w14:ligatures w14:val="standardContextual"/>
        </w:rPr>
      </w:pPr>
      <w:hyperlink w:anchor="_Toc182313247" w:history="1">
        <w:r w:rsidRPr="00535EFC">
          <w:rPr>
            <w:rStyle w:val="Hyperlink"/>
            <w:noProof/>
            <w:lang w:val="ru-RU"/>
          </w:rPr>
          <w:t>11.0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ru-RU"/>
          </w:rPr>
          <w:t>ТАБЛИЦА ВЫБОРА ЛАКОКРАСОЧНОГО ПОКРЫТИЯ ТРУБОПРОВОДНЫХ СИСТЕМ</w:t>
        </w:r>
        <w:r>
          <w:rPr>
            <w:noProof/>
            <w:webHidden/>
          </w:rPr>
          <w:tab/>
        </w:r>
        <w:r>
          <w:rPr>
            <w:noProof/>
            <w:webHidden/>
          </w:rPr>
          <w:fldChar w:fldCharType="begin"/>
        </w:r>
        <w:r>
          <w:rPr>
            <w:noProof/>
            <w:webHidden/>
          </w:rPr>
          <w:instrText xml:space="preserve"> PAGEREF _Toc182313247 \h </w:instrText>
        </w:r>
        <w:r>
          <w:rPr>
            <w:noProof/>
            <w:webHidden/>
          </w:rPr>
        </w:r>
        <w:r>
          <w:rPr>
            <w:noProof/>
            <w:webHidden/>
          </w:rPr>
          <w:fldChar w:fldCharType="separate"/>
        </w:r>
        <w:r w:rsidR="000D7421">
          <w:rPr>
            <w:noProof/>
            <w:webHidden/>
          </w:rPr>
          <w:t>37</w:t>
        </w:r>
        <w:r>
          <w:rPr>
            <w:noProof/>
            <w:webHidden/>
          </w:rPr>
          <w:fldChar w:fldCharType="end"/>
        </w:r>
      </w:hyperlink>
    </w:p>
    <w:p w14:paraId="1E3CF723" w14:textId="0270AE1C"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48" w:history="1">
        <w:r w:rsidRPr="00535EFC">
          <w:rPr>
            <w:rStyle w:val="Hyperlink"/>
            <w:noProof/>
            <w:lang w:val="ru-RU"/>
          </w:rPr>
          <w:t>ПРИЛОЖЕНИЕ А  ТАБЛИЦЫ ВЫБОРА КЛАССА ТРУБОПРОВОДА</w:t>
        </w:r>
        <w:r>
          <w:rPr>
            <w:noProof/>
            <w:webHidden/>
          </w:rPr>
          <w:tab/>
        </w:r>
        <w:r>
          <w:rPr>
            <w:noProof/>
            <w:webHidden/>
          </w:rPr>
          <w:fldChar w:fldCharType="begin"/>
        </w:r>
        <w:r>
          <w:rPr>
            <w:noProof/>
            <w:webHidden/>
          </w:rPr>
          <w:instrText xml:space="preserve"> PAGEREF _Toc182313248 \h </w:instrText>
        </w:r>
        <w:r>
          <w:rPr>
            <w:noProof/>
            <w:webHidden/>
          </w:rPr>
        </w:r>
        <w:r>
          <w:rPr>
            <w:noProof/>
            <w:webHidden/>
          </w:rPr>
          <w:fldChar w:fldCharType="separate"/>
        </w:r>
        <w:r w:rsidR="000D7421">
          <w:rPr>
            <w:noProof/>
            <w:webHidden/>
          </w:rPr>
          <w:t>38</w:t>
        </w:r>
        <w:r>
          <w:rPr>
            <w:noProof/>
            <w:webHidden/>
          </w:rPr>
          <w:fldChar w:fldCharType="end"/>
        </w:r>
      </w:hyperlink>
    </w:p>
    <w:p w14:paraId="23E1B7FB" w14:textId="5E388C5C" w:rsidR="00181067" w:rsidRDefault="00181067">
      <w:pPr>
        <w:pStyle w:val="TOC1"/>
        <w:rPr>
          <w:rStyle w:val="Hyperlink"/>
          <w:noProof/>
        </w:rPr>
      </w:pPr>
      <w:hyperlink w:anchor="_Toc182313249" w:history="1">
        <w:r w:rsidRPr="00535EFC">
          <w:rPr>
            <w:rStyle w:val="Hyperlink"/>
            <w:noProof/>
            <w:lang w:val="ru-RU"/>
          </w:rPr>
          <w:t>ПРИЛОЖЕНИЕ В Проектные ограничения на регулирующие клапаны</w:t>
        </w:r>
        <w:r>
          <w:rPr>
            <w:noProof/>
            <w:webHidden/>
          </w:rPr>
          <w:tab/>
        </w:r>
        <w:r>
          <w:rPr>
            <w:noProof/>
            <w:webHidden/>
          </w:rPr>
          <w:fldChar w:fldCharType="begin"/>
        </w:r>
        <w:r>
          <w:rPr>
            <w:noProof/>
            <w:webHidden/>
          </w:rPr>
          <w:instrText xml:space="preserve"> PAGEREF _Toc182313249 \h </w:instrText>
        </w:r>
        <w:r>
          <w:rPr>
            <w:noProof/>
            <w:webHidden/>
          </w:rPr>
        </w:r>
        <w:r>
          <w:rPr>
            <w:noProof/>
            <w:webHidden/>
          </w:rPr>
          <w:fldChar w:fldCharType="separate"/>
        </w:r>
        <w:r w:rsidR="000D7421">
          <w:rPr>
            <w:noProof/>
            <w:webHidden/>
          </w:rPr>
          <w:t>60</w:t>
        </w:r>
        <w:r>
          <w:rPr>
            <w:noProof/>
            <w:webHidden/>
          </w:rPr>
          <w:fldChar w:fldCharType="end"/>
        </w:r>
      </w:hyperlink>
    </w:p>
    <w:p w14:paraId="6E4343AB" w14:textId="77777777" w:rsidR="00181067" w:rsidRPr="00181067" w:rsidRDefault="00181067" w:rsidP="00181067">
      <w:pPr>
        <w:rPr>
          <w:rFonts w:eastAsiaTheme="minorEastAsia"/>
          <w:noProof/>
        </w:rPr>
      </w:pPr>
    </w:p>
    <w:p w14:paraId="255BEFDA" w14:textId="15F45C4C"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50" w:history="1">
        <w:r w:rsidRPr="00535EFC">
          <w:rPr>
            <w:rStyle w:val="Hyperlink"/>
            <w:noProof/>
            <w:lang w:val="en-GB"/>
          </w:rPr>
          <w:t>1.0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SCOPE</w:t>
        </w:r>
        <w:r>
          <w:rPr>
            <w:noProof/>
            <w:webHidden/>
          </w:rPr>
          <w:tab/>
        </w:r>
        <w:r>
          <w:rPr>
            <w:noProof/>
            <w:webHidden/>
          </w:rPr>
          <w:fldChar w:fldCharType="begin"/>
        </w:r>
        <w:r>
          <w:rPr>
            <w:noProof/>
            <w:webHidden/>
          </w:rPr>
          <w:instrText xml:space="preserve"> PAGEREF _Toc182313250 \h </w:instrText>
        </w:r>
        <w:r>
          <w:rPr>
            <w:noProof/>
            <w:webHidden/>
          </w:rPr>
        </w:r>
        <w:r>
          <w:rPr>
            <w:noProof/>
            <w:webHidden/>
          </w:rPr>
          <w:fldChar w:fldCharType="separate"/>
        </w:r>
        <w:r w:rsidR="000D7421">
          <w:rPr>
            <w:noProof/>
            <w:webHidden/>
          </w:rPr>
          <w:t>69</w:t>
        </w:r>
        <w:r>
          <w:rPr>
            <w:noProof/>
            <w:webHidden/>
          </w:rPr>
          <w:fldChar w:fldCharType="end"/>
        </w:r>
      </w:hyperlink>
    </w:p>
    <w:p w14:paraId="530D459A" w14:textId="5338A42A"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51" w:history="1">
        <w:r w:rsidRPr="00535EFC">
          <w:rPr>
            <w:rStyle w:val="Hyperlink"/>
            <w:noProof/>
            <w:lang w:val="en-GB"/>
          </w:rPr>
          <w:t>2.0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REFERENCES</w:t>
        </w:r>
        <w:r>
          <w:rPr>
            <w:noProof/>
            <w:webHidden/>
          </w:rPr>
          <w:tab/>
        </w:r>
        <w:r>
          <w:rPr>
            <w:noProof/>
            <w:webHidden/>
          </w:rPr>
          <w:fldChar w:fldCharType="begin"/>
        </w:r>
        <w:r>
          <w:rPr>
            <w:noProof/>
            <w:webHidden/>
          </w:rPr>
          <w:instrText xml:space="preserve"> PAGEREF _Toc182313251 \h </w:instrText>
        </w:r>
        <w:r>
          <w:rPr>
            <w:noProof/>
            <w:webHidden/>
          </w:rPr>
        </w:r>
        <w:r>
          <w:rPr>
            <w:noProof/>
            <w:webHidden/>
          </w:rPr>
          <w:fldChar w:fldCharType="separate"/>
        </w:r>
        <w:r w:rsidR="000D7421">
          <w:rPr>
            <w:noProof/>
            <w:webHidden/>
          </w:rPr>
          <w:t>70</w:t>
        </w:r>
        <w:r>
          <w:rPr>
            <w:noProof/>
            <w:webHidden/>
          </w:rPr>
          <w:fldChar w:fldCharType="end"/>
        </w:r>
      </w:hyperlink>
    </w:p>
    <w:p w14:paraId="3F3402C2" w14:textId="511D7711"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52" w:history="1">
        <w:r w:rsidRPr="00535EFC">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Engineering and Purchase Specifications</w:t>
        </w:r>
        <w:r>
          <w:rPr>
            <w:noProof/>
            <w:webHidden/>
          </w:rPr>
          <w:tab/>
        </w:r>
        <w:r>
          <w:rPr>
            <w:noProof/>
            <w:webHidden/>
          </w:rPr>
          <w:fldChar w:fldCharType="begin"/>
        </w:r>
        <w:r>
          <w:rPr>
            <w:noProof/>
            <w:webHidden/>
          </w:rPr>
          <w:instrText xml:space="preserve"> PAGEREF _Toc182313252 \h </w:instrText>
        </w:r>
        <w:r>
          <w:rPr>
            <w:noProof/>
            <w:webHidden/>
          </w:rPr>
        </w:r>
        <w:r>
          <w:rPr>
            <w:noProof/>
            <w:webHidden/>
          </w:rPr>
          <w:fldChar w:fldCharType="separate"/>
        </w:r>
        <w:r w:rsidR="000D7421">
          <w:rPr>
            <w:noProof/>
            <w:webHidden/>
          </w:rPr>
          <w:t>70</w:t>
        </w:r>
        <w:r>
          <w:rPr>
            <w:noProof/>
            <w:webHidden/>
          </w:rPr>
          <w:fldChar w:fldCharType="end"/>
        </w:r>
      </w:hyperlink>
    </w:p>
    <w:p w14:paraId="495A8FD6" w14:textId="73FA7A49"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53" w:history="1">
        <w:r w:rsidRPr="00535EFC">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Industry Codes and Standards</w:t>
        </w:r>
        <w:r>
          <w:rPr>
            <w:noProof/>
            <w:webHidden/>
          </w:rPr>
          <w:tab/>
        </w:r>
        <w:r>
          <w:rPr>
            <w:noProof/>
            <w:webHidden/>
          </w:rPr>
          <w:fldChar w:fldCharType="begin"/>
        </w:r>
        <w:r>
          <w:rPr>
            <w:noProof/>
            <w:webHidden/>
          </w:rPr>
          <w:instrText xml:space="preserve"> PAGEREF _Toc182313253 \h </w:instrText>
        </w:r>
        <w:r>
          <w:rPr>
            <w:noProof/>
            <w:webHidden/>
          </w:rPr>
        </w:r>
        <w:r>
          <w:rPr>
            <w:noProof/>
            <w:webHidden/>
          </w:rPr>
          <w:fldChar w:fldCharType="separate"/>
        </w:r>
        <w:r w:rsidR="000D7421">
          <w:rPr>
            <w:noProof/>
            <w:webHidden/>
          </w:rPr>
          <w:t>71</w:t>
        </w:r>
        <w:r>
          <w:rPr>
            <w:noProof/>
            <w:webHidden/>
          </w:rPr>
          <w:fldChar w:fldCharType="end"/>
        </w:r>
      </w:hyperlink>
    </w:p>
    <w:p w14:paraId="324CE9E6" w14:textId="7F50E651"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54" w:history="1">
        <w:r w:rsidRPr="00535EFC">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Conflict Resolution</w:t>
        </w:r>
        <w:r>
          <w:rPr>
            <w:noProof/>
            <w:webHidden/>
          </w:rPr>
          <w:tab/>
        </w:r>
        <w:r>
          <w:rPr>
            <w:noProof/>
            <w:webHidden/>
          </w:rPr>
          <w:fldChar w:fldCharType="begin"/>
        </w:r>
        <w:r>
          <w:rPr>
            <w:noProof/>
            <w:webHidden/>
          </w:rPr>
          <w:instrText xml:space="preserve"> PAGEREF _Toc182313254 \h </w:instrText>
        </w:r>
        <w:r>
          <w:rPr>
            <w:noProof/>
            <w:webHidden/>
          </w:rPr>
        </w:r>
        <w:r>
          <w:rPr>
            <w:noProof/>
            <w:webHidden/>
          </w:rPr>
          <w:fldChar w:fldCharType="separate"/>
        </w:r>
        <w:r w:rsidR="000D7421">
          <w:rPr>
            <w:noProof/>
            <w:webHidden/>
          </w:rPr>
          <w:t>74</w:t>
        </w:r>
        <w:r>
          <w:rPr>
            <w:noProof/>
            <w:webHidden/>
          </w:rPr>
          <w:fldChar w:fldCharType="end"/>
        </w:r>
      </w:hyperlink>
    </w:p>
    <w:p w14:paraId="4BB5D846" w14:textId="782486BC"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55" w:history="1">
        <w:r w:rsidRPr="00535EFC">
          <w:rPr>
            <w:rStyle w:val="Hyperlink"/>
            <w:noProof/>
            <w:lang w:val="en-GB"/>
          </w:rPr>
          <w:t>3.0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INTRODUCTION</w:t>
        </w:r>
        <w:r>
          <w:rPr>
            <w:noProof/>
            <w:webHidden/>
          </w:rPr>
          <w:tab/>
        </w:r>
        <w:r>
          <w:rPr>
            <w:noProof/>
            <w:webHidden/>
          </w:rPr>
          <w:fldChar w:fldCharType="begin"/>
        </w:r>
        <w:r>
          <w:rPr>
            <w:noProof/>
            <w:webHidden/>
          </w:rPr>
          <w:instrText xml:space="preserve"> PAGEREF _Toc182313255 \h </w:instrText>
        </w:r>
        <w:r>
          <w:rPr>
            <w:noProof/>
            <w:webHidden/>
          </w:rPr>
        </w:r>
        <w:r>
          <w:rPr>
            <w:noProof/>
            <w:webHidden/>
          </w:rPr>
          <w:fldChar w:fldCharType="separate"/>
        </w:r>
        <w:r w:rsidR="000D7421">
          <w:rPr>
            <w:noProof/>
            <w:webHidden/>
          </w:rPr>
          <w:t>75</w:t>
        </w:r>
        <w:r>
          <w:rPr>
            <w:noProof/>
            <w:webHidden/>
          </w:rPr>
          <w:fldChar w:fldCharType="end"/>
        </w:r>
      </w:hyperlink>
    </w:p>
    <w:p w14:paraId="1A36C65B" w14:textId="57C5B9E0"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56" w:history="1">
        <w:r w:rsidRPr="00535EFC">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Description of Piping Material Line Classes</w:t>
        </w:r>
        <w:r>
          <w:rPr>
            <w:noProof/>
            <w:webHidden/>
          </w:rPr>
          <w:tab/>
        </w:r>
        <w:r>
          <w:rPr>
            <w:noProof/>
            <w:webHidden/>
          </w:rPr>
          <w:fldChar w:fldCharType="begin"/>
        </w:r>
        <w:r>
          <w:rPr>
            <w:noProof/>
            <w:webHidden/>
          </w:rPr>
          <w:instrText xml:space="preserve"> PAGEREF _Toc182313256 \h </w:instrText>
        </w:r>
        <w:r>
          <w:rPr>
            <w:noProof/>
            <w:webHidden/>
          </w:rPr>
        </w:r>
        <w:r>
          <w:rPr>
            <w:noProof/>
            <w:webHidden/>
          </w:rPr>
          <w:fldChar w:fldCharType="separate"/>
        </w:r>
        <w:r w:rsidR="000D7421">
          <w:rPr>
            <w:noProof/>
            <w:webHidden/>
          </w:rPr>
          <w:t>75</w:t>
        </w:r>
        <w:r>
          <w:rPr>
            <w:noProof/>
            <w:webHidden/>
          </w:rPr>
          <w:fldChar w:fldCharType="end"/>
        </w:r>
      </w:hyperlink>
    </w:p>
    <w:p w14:paraId="42644B21" w14:textId="497651DA"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57" w:history="1">
        <w:r w:rsidRPr="00535EFC">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How to Access the Piping Material Line Class Documents</w:t>
        </w:r>
        <w:r>
          <w:rPr>
            <w:noProof/>
            <w:webHidden/>
          </w:rPr>
          <w:tab/>
        </w:r>
        <w:r>
          <w:rPr>
            <w:noProof/>
            <w:webHidden/>
          </w:rPr>
          <w:fldChar w:fldCharType="begin"/>
        </w:r>
        <w:r>
          <w:rPr>
            <w:noProof/>
            <w:webHidden/>
          </w:rPr>
          <w:instrText xml:space="preserve"> PAGEREF _Toc182313257 \h </w:instrText>
        </w:r>
        <w:r>
          <w:rPr>
            <w:noProof/>
            <w:webHidden/>
          </w:rPr>
        </w:r>
        <w:r>
          <w:rPr>
            <w:noProof/>
            <w:webHidden/>
          </w:rPr>
          <w:fldChar w:fldCharType="separate"/>
        </w:r>
        <w:r w:rsidR="000D7421">
          <w:rPr>
            <w:noProof/>
            <w:webHidden/>
          </w:rPr>
          <w:t>76</w:t>
        </w:r>
        <w:r>
          <w:rPr>
            <w:noProof/>
            <w:webHidden/>
          </w:rPr>
          <w:fldChar w:fldCharType="end"/>
        </w:r>
      </w:hyperlink>
    </w:p>
    <w:p w14:paraId="1CA30210" w14:textId="31F7013A"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58" w:history="1">
        <w:r w:rsidRPr="00535EFC">
          <w:rPr>
            <w:rStyle w:val="Hyperlink"/>
            <w:noProof/>
            <w:lang w:val="en-GB"/>
          </w:rPr>
          <w:t>4.0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DESIGN ENGINEERING PRINCIPLES</w:t>
        </w:r>
        <w:r>
          <w:rPr>
            <w:noProof/>
            <w:webHidden/>
          </w:rPr>
          <w:tab/>
        </w:r>
        <w:r>
          <w:rPr>
            <w:noProof/>
            <w:webHidden/>
          </w:rPr>
          <w:fldChar w:fldCharType="begin"/>
        </w:r>
        <w:r>
          <w:rPr>
            <w:noProof/>
            <w:webHidden/>
          </w:rPr>
          <w:instrText xml:space="preserve"> PAGEREF _Toc182313258 \h </w:instrText>
        </w:r>
        <w:r>
          <w:rPr>
            <w:noProof/>
            <w:webHidden/>
          </w:rPr>
        </w:r>
        <w:r>
          <w:rPr>
            <w:noProof/>
            <w:webHidden/>
          </w:rPr>
          <w:fldChar w:fldCharType="separate"/>
        </w:r>
        <w:r w:rsidR="000D7421">
          <w:rPr>
            <w:noProof/>
            <w:webHidden/>
          </w:rPr>
          <w:t>76</w:t>
        </w:r>
        <w:r>
          <w:rPr>
            <w:noProof/>
            <w:webHidden/>
          </w:rPr>
          <w:fldChar w:fldCharType="end"/>
        </w:r>
      </w:hyperlink>
    </w:p>
    <w:p w14:paraId="3492E7D2" w14:textId="7B483A83"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59" w:history="1">
        <w:r w:rsidRPr="00535EFC">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Piping Wall Thickness</w:t>
        </w:r>
        <w:r>
          <w:rPr>
            <w:noProof/>
            <w:webHidden/>
          </w:rPr>
          <w:tab/>
        </w:r>
        <w:r>
          <w:rPr>
            <w:noProof/>
            <w:webHidden/>
          </w:rPr>
          <w:fldChar w:fldCharType="begin"/>
        </w:r>
        <w:r>
          <w:rPr>
            <w:noProof/>
            <w:webHidden/>
          </w:rPr>
          <w:instrText xml:space="preserve"> PAGEREF _Toc182313259 \h </w:instrText>
        </w:r>
        <w:r>
          <w:rPr>
            <w:noProof/>
            <w:webHidden/>
          </w:rPr>
        </w:r>
        <w:r>
          <w:rPr>
            <w:noProof/>
            <w:webHidden/>
          </w:rPr>
          <w:fldChar w:fldCharType="separate"/>
        </w:r>
        <w:r w:rsidR="000D7421">
          <w:rPr>
            <w:noProof/>
            <w:webHidden/>
          </w:rPr>
          <w:t>76</w:t>
        </w:r>
        <w:r>
          <w:rPr>
            <w:noProof/>
            <w:webHidden/>
          </w:rPr>
          <w:fldChar w:fldCharType="end"/>
        </w:r>
      </w:hyperlink>
    </w:p>
    <w:p w14:paraId="02D42C20" w14:textId="2EBEAF2C"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60" w:history="1">
        <w:r w:rsidRPr="00535EFC">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Pressure/Temperature Ratings</w:t>
        </w:r>
        <w:r>
          <w:rPr>
            <w:noProof/>
            <w:webHidden/>
          </w:rPr>
          <w:tab/>
        </w:r>
        <w:r>
          <w:rPr>
            <w:noProof/>
            <w:webHidden/>
          </w:rPr>
          <w:fldChar w:fldCharType="begin"/>
        </w:r>
        <w:r>
          <w:rPr>
            <w:noProof/>
            <w:webHidden/>
          </w:rPr>
          <w:instrText xml:space="preserve"> PAGEREF _Toc182313260 \h </w:instrText>
        </w:r>
        <w:r>
          <w:rPr>
            <w:noProof/>
            <w:webHidden/>
          </w:rPr>
        </w:r>
        <w:r>
          <w:rPr>
            <w:noProof/>
            <w:webHidden/>
          </w:rPr>
          <w:fldChar w:fldCharType="separate"/>
        </w:r>
        <w:r w:rsidR="000D7421">
          <w:rPr>
            <w:noProof/>
            <w:webHidden/>
          </w:rPr>
          <w:t>76</w:t>
        </w:r>
        <w:r>
          <w:rPr>
            <w:noProof/>
            <w:webHidden/>
          </w:rPr>
          <w:fldChar w:fldCharType="end"/>
        </w:r>
      </w:hyperlink>
    </w:p>
    <w:p w14:paraId="20AD6A05" w14:textId="5DBC5D8B"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61" w:history="1">
        <w:r w:rsidRPr="00535EFC">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Design Values</w:t>
        </w:r>
        <w:r>
          <w:rPr>
            <w:noProof/>
            <w:webHidden/>
          </w:rPr>
          <w:tab/>
        </w:r>
        <w:r>
          <w:rPr>
            <w:noProof/>
            <w:webHidden/>
          </w:rPr>
          <w:fldChar w:fldCharType="begin"/>
        </w:r>
        <w:r>
          <w:rPr>
            <w:noProof/>
            <w:webHidden/>
          </w:rPr>
          <w:instrText xml:space="preserve"> PAGEREF _Toc182313261 \h </w:instrText>
        </w:r>
        <w:r>
          <w:rPr>
            <w:noProof/>
            <w:webHidden/>
          </w:rPr>
        </w:r>
        <w:r>
          <w:rPr>
            <w:noProof/>
            <w:webHidden/>
          </w:rPr>
          <w:fldChar w:fldCharType="separate"/>
        </w:r>
        <w:r w:rsidR="000D7421">
          <w:rPr>
            <w:noProof/>
            <w:webHidden/>
          </w:rPr>
          <w:t>77</w:t>
        </w:r>
        <w:r>
          <w:rPr>
            <w:noProof/>
            <w:webHidden/>
          </w:rPr>
          <w:fldChar w:fldCharType="end"/>
        </w:r>
      </w:hyperlink>
    </w:p>
    <w:p w14:paraId="37C9039B" w14:textId="02591430"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62" w:history="1">
        <w:r w:rsidRPr="00535EFC">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Branch Connections</w:t>
        </w:r>
        <w:r>
          <w:rPr>
            <w:noProof/>
            <w:webHidden/>
          </w:rPr>
          <w:tab/>
        </w:r>
        <w:r>
          <w:rPr>
            <w:noProof/>
            <w:webHidden/>
          </w:rPr>
          <w:fldChar w:fldCharType="begin"/>
        </w:r>
        <w:r>
          <w:rPr>
            <w:noProof/>
            <w:webHidden/>
          </w:rPr>
          <w:instrText xml:space="preserve"> PAGEREF _Toc182313262 \h </w:instrText>
        </w:r>
        <w:r>
          <w:rPr>
            <w:noProof/>
            <w:webHidden/>
          </w:rPr>
        </w:r>
        <w:r>
          <w:rPr>
            <w:noProof/>
            <w:webHidden/>
          </w:rPr>
          <w:fldChar w:fldCharType="separate"/>
        </w:r>
        <w:r w:rsidR="000D7421">
          <w:rPr>
            <w:noProof/>
            <w:webHidden/>
          </w:rPr>
          <w:t>77</w:t>
        </w:r>
        <w:r>
          <w:rPr>
            <w:noProof/>
            <w:webHidden/>
          </w:rPr>
          <w:fldChar w:fldCharType="end"/>
        </w:r>
      </w:hyperlink>
    </w:p>
    <w:p w14:paraId="359C2E38" w14:textId="6A476997"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63" w:history="1">
        <w:r w:rsidRPr="00535EFC">
          <w:rPr>
            <w:rStyle w:val="Hyperlink"/>
            <w:noProof/>
          </w:rPr>
          <w:t>4.5</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Hydrotest Pressures</w:t>
        </w:r>
        <w:r>
          <w:rPr>
            <w:noProof/>
            <w:webHidden/>
          </w:rPr>
          <w:tab/>
        </w:r>
        <w:r>
          <w:rPr>
            <w:noProof/>
            <w:webHidden/>
          </w:rPr>
          <w:fldChar w:fldCharType="begin"/>
        </w:r>
        <w:r>
          <w:rPr>
            <w:noProof/>
            <w:webHidden/>
          </w:rPr>
          <w:instrText xml:space="preserve"> PAGEREF _Toc182313263 \h </w:instrText>
        </w:r>
        <w:r>
          <w:rPr>
            <w:noProof/>
            <w:webHidden/>
          </w:rPr>
        </w:r>
        <w:r>
          <w:rPr>
            <w:noProof/>
            <w:webHidden/>
          </w:rPr>
          <w:fldChar w:fldCharType="separate"/>
        </w:r>
        <w:r w:rsidR="000D7421">
          <w:rPr>
            <w:noProof/>
            <w:webHidden/>
          </w:rPr>
          <w:t>78</w:t>
        </w:r>
        <w:r>
          <w:rPr>
            <w:noProof/>
            <w:webHidden/>
          </w:rPr>
          <w:fldChar w:fldCharType="end"/>
        </w:r>
      </w:hyperlink>
    </w:p>
    <w:p w14:paraId="43A5FD2D" w14:textId="3E3E7002"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64" w:history="1">
        <w:r w:rsidRPr="00535EFC">
          <w:rPr>
            <w:rStyle w:val="Hyperlink"/>
            <w:noProof/>
          </w:rPr>
          <w:t>4.6</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Design Temperature</w:t>
        </w:r>
        <w:r>
          <w:rPr>
            <w:noProof/>
            <w:webHidden/>
          </w:rPr>
          <w:tab/>
        </w:r>
        <w:r>
          <w:rPr>
            <w:noProof/>
            <w:webHidden/>
          </w:rPr>
          <w:fldChar w:fldCharType="begin"/>
        </w:r>
        <w:r>
          <w:rPr>
            <w:noProof/>
            <w:webHidden/>
          </w:rPr>
          <w:instrText xml:space="preserve"> PAGEREF _Toc182313264 \h </w:instrText>
        </w:r>
        <w:r>
          <w:rPr>
            <w:noProof/>
            <w:webHidden/>
          </w:rPr>
        </w:r>
        <w:r>
          <w:rPr>
            <w:noProof/>
            <w:webHidden/>
          </w:rPr>
          <w:fldChar w:fldCharType="separate"/>
        </w:r>
        <w:r w:rsidR="000D7421">
          <w:rPr>
            <w:noProof/>
            <w:webHidden/>
          </w:rPr>
          <w:t>78</w:t>
        </w:r>
        <w:r>
          <w:rPr>
            <w:noProof/>
            <w:webHidden/>
          </w:rPr>
          <w:fldChar w:fldCharType="end"/>
        </w:r>
      </w:hyperlink>
    </w:p>
    <w:p w14:paraId="51EE713A" w14:textId="67ED653F"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65" w:history="1">
        <w:r w:rsidRPr="00535EFC">
          <w:rPr>
            <w:rStyle w:val="Hyperlink"/>
            <w:noProof/>
            <w:lang w:val="en-GB"/>
          </w:rPr>
          <w:t>5.0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GENERAL PIPING DESIGN PRACTICES</w:t>
        </w:r>
        <w:r>
          <w:rPr>
            <w:noProof/>
            <w:webHidden/>
          </w:rPr>
          <w:tab/>
        </w:r>
        <w:r>
          <w:rPr>
            <w:noProof/>
            <w:webHidden/>
          </w:rPr>
          <w:fldChar w:fldCharType="begin"/>
        </w:r>
        <w:r>
          <w:rPr>
            <w:noProof/>
            <w:webHidden/>
          </w:rPr>
          <w:instrText xml:space="preserve"> PAGEREF _Toc182313265 \h </w:instrText>
        </w:r>
        <w:r>
          <w:rPr>
            <w:noProof/>
            <w:webHidden/>
          </w:rPr>
        </w:r>
        <w:r>
          <w:rPr>
            <w:noProof/>
            <w:webHidden/>
          </w:rPr>
          <w:fldChar w:fldCharType="separate"/>
        </w:r>
        <w:r w:rsidR="000D7421">
          <w:rPr>
            <w:noProof/>
            <w:webHidden/>
          </w:rPr>
          <w:t>78</w:t>
        </w:r>
        <w:r>
          <w:rPr>
            <w:noProof/>
            <w:webHidden/>
          </w:rPr>
          <w:fldChar w:fldCharType="end"/>
        </w:r>
      </w:hyperlink>
    </w:p>
    <w:p w14:paraId="437A9BA8" w14:textId="7B2149FF"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66" w:history="1">
        <w:r w:rsidRPr="00535EFC">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General Practices</w:t>
        </w:r>
        <w:r>
          <w:rPr>
            <w:noProof/>
            <w:webHidden/>
          </w:rPr>
          <w:tab/>
        </w:r>
        <w:r>
          <w:rPr>
            <w:noProof/>
            <w:webHidden/>
          </w:rPr>
          <w:fldChar w:fldCharType="begin"/>
        </w:r>
        <w:r>
          <w:rPr>
            <w:noProof/>
            <w:webHidden/>
          </w:rPr>
          <w:instrText xml:space="preserve"> PAGEREF _Toc182313266 \h </w:instrText>
        </w:r>
        <w:r>
          <w:rPr>
            <w:noProof/>
            <w:webHidden/>
          </w:rPr>
        </w:r>
        <w:r>
          <w:rPr>
            <w:noProof/>
            <w:webHidden/>
          </w:rPr>
          <w:fldChar w:fldCharType="separate"/>
        </w:r>
        <w:r w:rsidR="000D7421">
          <w:rPr>
            <w:noProof/>
            <w:webHidden/>
          </w:rPr>
          <w:t>78</w:t>
        </w:r>
        <w:r>
          <w:rPr>
            <w:noProof/>
            <w:webHidden/>
          </w:rPr>
          <w:fldChar w:fldCharType="end"/>
        </w:r>
      </w:hyperlink>
    </w:p>
    <w:p w14:paraId="51B250D9" w14:textId="4B04592F"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67" w:history="1">
        <w:r w:rsidRPr="00535EFC">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Pipe and Fittings Practices</w:t>
        </w:r>
        <w:r>
          <w:rPr>
            <w:noProof/>
            <w:webHidden/>
          </w:rPr>
          <w:tab/>
        </w:r>
        <w:r>
          <w:rPr>
            <w:noProof/>
            <w:webHidden/>
          </w:rPr>
          <w:fldChar w:fldCharType="begin"/>
        </w:r>
        <w:r>
          <w:rPr>
            <w:noProof/>
            <w:webHidden/>
          </w:rPr>
          <w:instrText xml:space="preserve"> PAGEREF _Toc182313267 \h </w:instrText>
        </w:r>
        <w:r>
          <w:rPr>
            <w:noProof/>
            <w:webHidden/>
          </w:rPr>
        </w:r>
        <w:r>
          <w:rPr>
            <w:noProof/>
            <w:webHidden/>
          </w:rPr>
          <w:fldChar w:fldCharType="separate"/>
        </w:r>
        <w:r w:rsidR="000D7421">
          <w:rPr>
            <w:noProof/>
            <w:webHidden/>
          </w:rPr>
          <w:t>78</w:t>
        </w:r>
        <w:r>
          <w:rPr>
            <w:noProof/>
            <w:webHidden/>
          </w:rPr>
          <w:fldChar w:fldCharType="end"/>
        </w:r>
      </w:hyperlink>
    </w:p>
    <w:p w14:paraId="40D48659" w14:textId="6885F5FF"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68" w:history="1">
        <w:r w:rsidRPr="00535EFC">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Flange Practices</w:t>
        </w:r>
        <w:r>
          <w:rPr>
            <w:noProof/>
            <w:webHidden/>
          </w:rPr>
          <w:tab/>
        </w:r>
        <w:r>
          <w:rPr>
            <w:noProof/>
            <w:webHidden/>
          </w:rPr>
          <w:fldChar w:fldCharType="begin"/>
        </w:r>
        <w:r>
          <w:rPr>
            <w:noProof/>
            <w:webHidden/>
          </w:rPr>
          <w:instrText xml:space="preserve"> PAGEREF _Toc182313268 \h </w:instrText>
        </w:r>
        <w:r>
          <w:rPr>
            <w:noProof/>
            <w:webHidden/>
          </w:rPr>
        </w:r>
        <w:r>
          <w:rPr>
            <w:noProof/>
            <w:webHidden/>
          </w:rPr>
          <w:fldChar w:fldCharType="separate"/>
        </w:r>
        <w:r w:rsidR="000D7421">
          <w:rPr>
            <w:noProof/>
            <w:webHidden/>
          </w:rPr>
          <w:t>78</w:t>
        </w:r>
        <w:r>
          <w:rPr>
            <w:noProof/>
            <w:webHidden/>
          </w:rPr>
          <w:fldChar w:fldCharType="end"/>
        </w:r>
      </w:hyperlink>
    </w:p>
    <w:p w14:paraId="3432E54A" w14:textId="56814B45"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69" w:history="1">
        <w:r w:rsidRPr="00535EFC">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Valve Practices</w:t>
        </w:r>
        <w:r>
          <w:rPr>
            <w:noProof/>
            <w:webHidden/>
          </w:rPr>
          <w:tab/>
        </w:r>
        <w:r>
          <w:rPr>
            <w:noProof/>
            <w:webHidden/>
          </w:rPr>
          <w:fldChar w:fldCharType="begin"/>
        </w:r>
        <w:r>
          <w:rPr>
            <w:noProof/>
            <w:webHidden/>
          </w:rPr>
          <w:instrText xml:space="preserve"> PAGEREF _Toc182313269 \h </w:instrText>
        </w:r>
        <w:r>
          <w:rPr>
            <w:noProof/>
            <w:webHidden/>
          </w:rPr>
        </w:r>
        <w:r>
          <w:rPr>
            <w:noProof/>
            <w:webHidden/>
          </w:rPr>
          <w:fldChar w:fldCharType="separate"/>
        </w:r>
        <w:r w:rsidR="000D7421">
          <w:rPr>
            <w:noProof/>
            <w:webHidden/>
          </w:rPr>
          <w:t>79</w:t>
        </w:r>
        <w:r>
          <w:rPr>
            <w:noProof/>
            <w:webHidden/>
          </w:rPr>
          <w:fldChar w:fldCharType="end"/>
        </w:r>
      </w:hyperlink>
    </w:p>
    <w:p w14:paraId="1F93235F" w14:textId="39F7D96F"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70" w:history="1">
        <w:r w:rsidRPr="00535EFC">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Bolting Practices</w:t>
        </w:r>
        <w:r>
          <w:rPr>
            <w:noProof/>
            <w:webHidden/>
          </w:rPr>
          <w:tab/>
        </w:r>
        <w:r>
          <w:rPr>
            <w:noProof/>
            <w:webHidden/>
          </w:rPr>
          <w:fldChar w:fldCharType="begin"/>
        </w:r>
        <w:r>
          <w:rPr>
            <w:noProof/>
            <w:webHidden/>
          </w:rPr>
          <w:instrText xml:space="preserve"> PAGEREF _Toc182313270 \h </w:instrText>
        </w:r>
        <w:r>
          <w:rPr>
            <w:noProof/>
            <w:webHidden/>
          </w:rPr>
        </w:r>
        <w:r>
          <w:rPr>
            <w:noProof/>
            <w:webHidden/>
          </w:rPr>
          <w:fldChar w:fldCharType="separate"/>
        </w:r>
        <w:r w:rsidR="000D7421">
          <w:rPr>
            <w:noProof/>
            <w:webHidden/>
          </w:rPr>
          <w:t>79</w:t>
        </w:r>
        <w:r>
          <w:rPr>
            <w:noProof/>
            <w:webHidden/>
          </w:rPr>
          <w:fldChar w:fldCharType="end"/>
        </w:r>
      </w:hyperlink>
    </w:p>
    <w:p w14:paraId="6AC0C508" w14:textId="3B8F4377"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71" w:history="1">
        <w:r w:rsidRPr="00535EFC">
          <w:rPr>
            <w:rStyle w:val="Hyperlink"/>
            <w:noProof/>
            <w:lang w:val="en-GB"/>
          </w:rPr>
          <w:t>6.0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MISCELLANEOUS PIPING MATERIAL PRACTICES</w:t>
        </w:r>
        <w:r>
          <w:rPr>
            <w:noProof/>
            <w:webHidden/>
          </w:rPr>
          <w:tab/>
        </w:r>
        <w:r>
          <w:rPr>
            <w:noProof/>
            <w:webHidden/>
          </w:rPr>
          <w:fldChar w:fldCharType="begin"/>
        </w:r>
        <w:r>
          <w:rPr>
            <w:noProof/>
            <w:webHidden/>
          </w:rPr>
          <w:instrText xml:space="preserve"> PAGEREF _Toc182313271 \h </w:instrText>
        </w:r>
        <w:r>
          <w:rPr>
            <w:noProof/>
            <w:webHidden/>
          </w:rPr>
        </w:r>
        <w:r>
          <w:rPr>
            <w:noProof/>
            <w:webHidden/>
          </w:rPr>
          <w:fldChar w:fldCharType="separate"/>
        </w:r>
        <w:r w:rsidR="000D7421">
          <w:rPr>
            <w:noProof/>
            <w:webHidden/>
          </w:rPr>
          <w:t>79</w:t>
        </w:r>
        <w:r>
          <w:rPr>
            <w:noProof/>
            <w:webHidden/>
          </w:rPr>
          <w:fldChar w:fldCharType="end"/>
        </w:r>
      </w:hyperlink>
    </w:p>
    <w:p w14:paraId="0053B5BA" w14:textId="05EE4B90"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72" w:history="1">
        <w:r w:rsidRPr="00535EFC">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Miscellaneous Piping Design Practices</w:t>
        </w:r>
        <w:r>
          <w:rPr>
            <w:noProof/>
            <w:webHidden/>
          </w:rPr>
          <w:tab/>
        </w:r>
        <w:r>
          <w:rPr>
            <w:noProof/>
            <w:webHidden/>
          </w:rPr>
          <w:fldChar w:fldCharType="begin"/>
        </w:r>
        <w:r>
          <w:rPr>
            <w:noProof/>
            <w:webHidden/>
          </w:rPr>
          <w:instrText xml:space="preserve"> PAGEREF _Toc182313272 \h </w:instrText>
        </w:r>
        <w:r>
          <w:rPr>
            <w:noProof/>
            <w:webHidden/>
          </w:rPr>
        </w:r>
        <w:r>
          <w:rPr>
            <w:noProof/>
            <w:webHidden/>
          </w:rPr>
          <w:fldChar w:fldCharType="separate"/>
        </w:r>
        <w:r w:rsidR="000D7421">
          <w:rPr>
            <w:noProof/>
            <w:webHidden/>
          </w:rPr>
          <w:t>79</w:t>
        </w:r>
        <w:r>
          <w:rPr>
            <w:noProof/>
            <w:webHidden/>
          </w:rPr>
          <w:fldChar w:fldCharType="end"/>
        </w:r>
      </w:hyperlink>
    </w:p>
    <w:p w14:paraId="266F50AD" w14:textId="17E01935"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73" w:history="1">
        <w:r w:rsidRPr="00535EFC">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Miscellaneous Pipe Requirements</w:t>
        </w:r>
        <w:r>
          <w:rPr>
            <w:noProof/>
            <w:webHidden/>
          </w:rPr>
          <w:tab/>
        </w:r>
        <w:r>
          <w:rPr>
            <w:noProof/>
            <w:webHidden/>
          </w:rPr>
          <w:fldChar w:fldCharType="begin"/>
        </w:r>
        <w:r>
          <w:rPr>
            <w:noProof/>
            <w:webHidden/>
          </w:rPr>
          <w:instrText xml:space="preserve"> PAGEREF _Toc182313273 \h </w:instrText>
        </w:r>
        <w:r>
          <w:rPr>
            <w:noProof/>
            <w:webHidden/>
          </w:rPr>
        </w:r>
        <w:r>
          <w:rPr>
            <w:noProof/>
            <w:webHidden/>
          </w:rPr>
          <w:fldChar w:fldCharType="separate"/>
        </w:r>
        <w:r w:rsidR="000D7421">
          <w:rPr>
            <w:noProof/>
            <w:webHidden/>
          </w:rPr>
          <w:t>83</w:t>
        </w:r>
        <w:r>
          <w:rPr>
            <w:noProof/>
            <w:webHidden/>
          </w:rPr>
          <w:fldChar w:fldCharType="end"/>
        </w:r>
      </w:hyperlink>
    </w:p>
    <w:p w14:paraId="1776C7DB" w14:textId="5A5C1D30"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74" w:history="1">
        <w:r w:rsidRPr="00535EFC">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Miscellaneous Fittings Requirements</w:t>
        </w:r>
        <w:r>
          <w:rPr>
            <w:noProof/>
            <w:webHidden/>
          </w:rPr>
          <w:tab/>
        </w:r>
        <w:r>
          <w:rPr>
            <w:noProof/>
            <w:webHidden/>
          </w:rPr>
          <w:fldChar w:fldCharType="begin"/>
        </w:r>
        <w:r>
          <w:rPr>
            <w:noProof/>
            <w:webHidden/>
          </w:rPr>
          <w:instrText xml:space="preserve"> PAGEREF _Toc182313274 \h </w:instrText>
        </w:r>
        <w:r>
          <w:rPr>
            <w:noProof/>
            <w:webHidden/>
          </w:rPr>
        </w:r>
        <w:r>
          <w:rPr>
            <w:noProof/>
            <w:webHidden/>
          </w:rPr>
          <w:fldChar w:fldCharType="separate"/>
        </w:r>
        <w:r w:rsidR="000D7421">
          <w:rPr>
            <w:noProof/>
            <w:webHidden/>
          </w:rPr>
          <w:t>83</w:t>
        </w:r>
        <w:r>
          <w:rPr>
            <w:noProof/>
            <w:webHidden/>
          </w:rPr>
          <w:fldChar w:fldCharType="end"/>
        </w:r>
      </w:hyperlink>
    </w:p>
    <w:p w14:paraId="42DDD79A" w14:textId="01938B62"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75" w:history="1">
        <w:r w:rsidRPr="00535EFC">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Miscellaneous Flange Requirements</w:t>
        </w:r>
        <w:r>
          <w:rPr>
            <w:noProof/>
            <w:webHidden/>
          </w:rPr>
          <w:tab/>
        </w:r>
        <w:r>
          <w:rPr>
            <w:noProof/>
            <w:webHidden/>
          </w:rPr>
          <w:fldChar w:fldCharType="begin"/>
        </w:r>
        <w:r>
          <w:rPr>
            <w:noProof/>
            <w:webHidden/>
          </w:rPr>
          <w:instrText xml:space="preserve"> PAGEREF _Toc182313275 \h </w:instrText>
        </w:r>
        <w:r>
          <w:rPr>
            <w:noProof/>
            <w:webHidden/>
          </w:rPr>
        </w:r>
        <w:r>
          <w:rPr>
            <w:noProof/>
            <w:webHidden/>
          </w:rPr>
          <w:fldChar w:fldCharType="separate"/>
        </w:r>
        <w:r w:rsidR="000D7421">
          <w:rPr>
            <w:noProof/>
            <w:webHidden/>
          </w:rPr>
          <w:t>83</w:t>
        </w:r>
        <w:r>
          <w:rPr>
            <w:noProof/>
            <w:webHidden/>
          </w:rPr>
          <w:fldChar w:fldCharType="end"/>
        </w:r>
      </w:hyperlink>
    </w:p>
    <w:p w14:paraId="53A50DE1" w14:textId="621542FE"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76" w:history="1">
        <w:r w:rsidRPr="00535EFC">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rPr>
          <w:t>Miscellaneous Valve Requirements</w:t>
        </w:r>
        <w:r>
          <w:rPr>
            <w:noProof/>
            <w:webHidden/>
          </w:rPr>
          <w:tab/>
        </w:r>
        <w:r>
          <w:rPr>
            <w:noProof/>
            <w:webHidden/>
          </w:rPr>
          <w:fldChar w:fldCharType="begin"/>
        </w:r>
        <w:r>
          <w:rPr>
            <w:noProof/>
            <w:webHidden/>
          </w:rPr>
          <w:instrText xml:space="preserve"> PAGEREF _Toc182313276 \h </w:instrText>
        </w:r>
        <w:r>
          <w:rPr>
            <w:noProof/>
            <w:webHidden/>
          </w:rPr>
        </w:r>
        <w:r>
          <w:rPr>
            <w:noProof/>
            <w:webHidden/>
          </w:rPr>
          <w:fldChar w:fldCharType="separate"/>
        </w:r>
        <w:r w:rsidR="000D7421">
          <w:rPr>
            <w:noProof/>
            <w:webHidden/>
          </w:rPr>
          <w:t>84</w:t>
        </w:r>
        <w:r>
          <w:rPr>
            <w:noProof/>
            <w:webHidden/>
          </w:rPr>
          <w:fldChar w:fldCharType="end"/>
        </w:r>
      </w:hyperlink>
    </w:p>
    <w:p w14:paraId="7E124FE5" w14:textId="7F423C75"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77" w:history="1">
        <w:r w:rsidRPr="00535EFC">
          <w:rPr>
            <w:rStyle w:val="Hyperlink"/>
            <w:noProof/>
            <w:lang w:val="en-GB"/>
          </w:rPr>
          <w:t>7.0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Terminology</w:t>
        </w:r>
        <w:r>
          <w:rPr>
            <w:noProof/>
            <w:webHidden/>
          </w:rPr>
          <w:tab/>
        </w:r>
        <w:r>
          <w:rPr>
            <w:noProof/>
            <w:webHidden/>
          </w:rPr>
          <w:fldChar w:fldCharType="begin"/>
        </w:r>
        <w:r>
          <w:rPr>
            <w:noProof/>
            <w:webHidden/>
          </w:rPr>
          <w:instrText xml:space="preserve"> PAGEREF _Toc182313277 \h </w:instrText>
        </w:r>
        <w:r>
          <w:rPr>
            <w:noProof/>
            <w:webHidden/>
          </w:rPr>
        </w:r>
        <w:r>
          <w:rPr>
            <w:noProof/>
            <w:webHidden/>
          </w:rPr>
          <w:fldChar w:fldCharType="separate"/>
        </w:r>
        <w:r w:rsidR="000D7421">
          <w:rPr>
            <w:noProof/>
            <w:webHidden/>
          </w:rPr>
          <w:t>86</w:t>
        </w:r>
        <w:r>
          <w:rPr>
            <w:noProof/>
            <w:webHidden/>
          </w:rPr>
          <w:fldChar w:fldCharType="end"/>
        </w:r>
      </w:hyperlink>
    </w:p>
    <w:p w14:paraId="1F8FF842" w14:textId="1482A112"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78" w:history="1">
        <w:r w:rsidRPr="00535EFC">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Abbreviations</w:t>
        </w:r>
        <w:r>
          <w:rPr>
            <w:noProof/>
            <w:webHidden/>
          </w:rPr>
          <w:tab/>
        </w:r>
        <w:r>
          <w:rPr>
            <w:noProof/>
            <w:webHidden/>
          </w:rPr>
          <w:fldChar w:fldCharType="begin"/>
        </w:r>
        <w:r>
          <w:rPr>
            <w:noProof/>
            <w:webHidden/>
          </w:rPr>
          <w:instrText xml:space="preserve"> PAGEREF _Toc182313278 \h </w:instrText>
        </w:r>
        <w:r>
          <w:rPr>
            <w:noProof/>
            <w:webHidden/>
          </w:rPr>
        </w:r>
        <w:r>
          <w:rPr>
            <w:noProof/>
            <w:webHidden/>
          </w:rPr>
          <w:fldChar w:fldCharType="separate"/>
        </w:r>
        <w:r w:rsidR="000D7421">
          <w:rPr>
            <w:noProof/>
            <w:webHidden/>
          </w:rPr>
          <w:t>86</w:t>
        </w:r>
        <w:r>
          <w:rPr>
            <w:noProof/>
            <w:webHidden/>
          </w:rPr>
          <w:fldChar w:fldCharType="end"/>
        </w:r>
      </w:hyperlink>
    </w:p>
    <w:p w14:paraId="7133BD63" w14:textId="64593510"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79" w:history="1">
        <w:r w:rsidRPr="00535EFC">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Definitions</w:t>
        </w:r>
        <w:r>
          <w:rPr>
            <w:noProof/>
            <w:webHidden/>
          </w:rPr>
          <w:tab/>
        </w:r>
        <w:r>
          <w:rPr>
            <w:noProof/>
            <w:webHidden/>
          </w:rPr>
          <w:fldChar w:fldCharType="begin"/>
        </w:r>
        <w:r>
          <w:rPr>
            <w:noProof/>
            <w:webHidden/>
          </w:rPr>
          <w:instrText xml:space="preserve"> PAGEREF _Toc182313279 \h </w:instrText>
        </w:r>
        <w:r>
          <w:rPr>
            <w:noProof/>
            <w:webHidden/>
          </w:rPr>
        </w:r>
        <w:r>
          <w:rPr>
            <w:noProof/>
            <w:webHidden/>
          </w:rPr>
          <w:fldChar w:fldCharType="separate"/>
        </w:r>
        <w:r w:rsidR="000D7421">
          <w:rPr>
            <w:noProof/>
            <w:webHidden/>
          </w:rPr>
          <w:t>88</w:t>
        </w:r>
        <w:r>
          <w:rPr>
            <w:noProof/>
            <w:webHidden/>
          </w:rPr>
          <w:fldChar w:fldCharType="end"/>
        </w:r>
      </w:hyperlink>
    </w:p>
    <w:p w14:paraId="68F56EC1" w14:textId="65044F07"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80" w:history="1">
        <w:r w:rsidRPr="00535EFC">
          <w:rPr>
            <w:rStyle w:val="Hyperlink"/>
            <w:noProof/>
            <w:lang w:val="en-GB"/>
          </w:rPr>
          <w:t>8.0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EQUIVALENT NOMINAL PIPE SIZES</w:t>
        </w:r>
        <w:r>
          <w:rPr>
            <w:noProof/>
            <w:webHidden/>
          </w:rPr>
          <w:tab/>
        </w:r>
        <w:r>
          <w:rPr>
            <w:noProof/>
            <w:webHidden/>
          </w:rPr>
          <w:fldChar w:fldCharType="begin"/>
        </w:r>
        <w:r>
          <w:rPr>
            <w:noProof/>
            <w:webHidden/>
          </w:rPr>
          <w:instrText xml:space="preserve"> PAGEREF _Toc182313280 \h </w:instrText>
        </w:r>
        <w:r>
          <w:rPr>
            <w:noProof/>
            <w:webHidden/>
          </w:rPr>
        </w:r>
        <w:r>
          <w:rPr>
            <w:noProof/>
            <w:webHidden/>
          </w:rPr>
          <w:fldChar w:fldCharType="separate"/>
        </w:r>
        <w:r w:rsidR="000D7421">
          <w:rPr>
            <w:noProof/>
            <w:webHidden/>
          </w:rPr>
          <w:t>89</w:t>
        </w:r>
        <w:r>
          <w:rPr>
            <w:noProof/>
            <w:webHidden/>
          </w:rPr>
          <w:fldChar w:fldCharType="end"/>
        </w:r>
      </w:hyperlink>
    </w:p>
    <w:p w14:paraId="2AA6E29E" w14:textId="7076C575"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81" w:history="1">
        <w:r w:rsidRPr="00535EFC">
          <w:rPr>
            <w:rStyle w:val="Hyperlink"/>
            <w:noProof/>
          </w:rPr>
          <w:t>8.1</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Equivalent ISO &amp; ASME Nominal Pipe Sizes</w:t>
        </w:r>
        <w:r>
          <w:rPr>
            <w:noProof/>
            <w:webHidden/>
          </w:rPr>
          <w:tab/>
        </w:r>
        <w:r>
          <w:rPr>
            <w:noProof/>
            <w:webHidden/>
          </w:rPr>
          <w:fldChar w:fldCharType="begin"/>
        </w:r>
        <w:r>
          <w:rPr>
            <w:noProof/>
            <w:webHidden/>
          </w:rPr>
          <w:instrText xml:space="preserve"> PAGEREF _Toc182313281 \h </w:instrText>
        </w:r>
        <w:r>
          <w:rPr>
            <w:noProof/>
            <w:webHidden/>
          </w:rPr>
        </w:r>
        <w:r>
          <w:rPr>
            <w:noProof/>
            <w:webHidden/>
          </w:rPr>
          <w:fldChar w:fldCharType="separate"/>
        </w:r>
        <w:r w:rsidR="000D7421">
          <w:rPr>
            <w:noProof/>
            <w:webHidden/>
          </w:rPr>
          <w:t>89</w:t>
        </w:r>
        <w:r>
          <w:rPr>
            <w:noProof/>
            <w:webHidden/>
          </w:rPr>
          <w:fldChar w:fldCharType="end"/>
        </w:r>
      </w:hyperlink>
    </w:p>
    <w:p w14:paraId="5F508E94" w14:textId="754384F2"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82" w:history="1">
        <w:r w:rsidRPr="00535EFC">
          <w:rPr>
            <w:rStyle w:val="Hyperlink"/>
            <w:noProof/>
          </w:rPr>
          <w:t>8.2</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Equivalent HDPE pipe to Nominal Pipe Sizes</w:t>
        </w:r>
        <w:r>
          <w:rPr>
            <w:noProof/>
            <w:webHidden/>
          </w:rPr>
          <w:tab/>
        </w:r>
        <w:r>
          <w:rPr>
            <w:noProof/>
            <w:webHidden/>
          </w:rPr>
          <w:fldChar w:fldCharType="begin"/>
        </w:r>
        <w:r>
          <w:rPr>
            <w:noProof/>
            <w:webHidden/>
          </w:rPr>
          <w:instrText xml:space="preserve"> PAGEREF _Toc182313282 \h </w:instrText>
        </w:r>
        <w:r>
          <w:rPr>
            <w:noProof/>
            <w:webHidden/>
          </w:rPr>
        </w:r>
        <w:r>
          <w:rPr>
            <w:noProof/>
            <w:webHidden/>
          </w:rPr>
          <w:fldChar w:fldCharType="separate"/>
        </w:r>
        <w:r w:rsidR="000D7421">
          <w:rPr>
            <w:noProof/>
            <w:webHidden/>
          </w:rPr>
          <w:t>89</w:t>
        </w:r>
        <w:r>
          <w:rPr>
            <w:noProof/>
            <w:webHidden/>
          </w:rPr>
          <w:fldChar w:fldCharType="end"/>
        </w:r>
      </w:hyperlink>
    </w:p>
    <w:p w14:paraId="307AB309" w14:textId="31D6509C" w:rsidR="00181067" w:rsidRDefault="00181067">
      <w:pPr>
        <w:pStyle w:val="TOC2"/>
        <w:rPr>
          <w:rFonts w:asciiTheme="minorHAnsi" w:eastAsiaTheme="minorEastAsia" w:hAnsiTheme="minorHAnsi" w:cstheme="minorBidi"/>
          <w:noProof/>
          <w:color w:val="auto"/>
          <w:kern w:val="2"/>
          <w:sz w:val="24"/>
          <w:szCs w:val="24"/>
          <w14:ligatures w14:val="standardContextual"/>
        </w:rPr>
      </w:pPr>
      <w:hyperlink w:anchor="_Toc182313283" w:history="1">
        <w:r w:rsidRPr="00535EFC">
          <w:rPr>
            <w:rStyle w:val="Hyperlink"/>
            <w:noProof/>
          </w:rPr>
          <w:t>8.3</w:t>
        </w:r>
        <w:r>
          <w:rPr>
            <w:rFonts w:asciiTheme="minorHAnsi" w:eastAsiaTheme="minorEastAsia" w:hAnsiTheme="minorHAnsi" w:cstheme="minorBidi"/>
            <w:noProof/>
            <w:color w:val="auto"/>
            <w:kern w:val="2"/>
            <w:sz w:val="24"/>
            <w:szCs w:val="24"/>
            <w14:ligatures w14:val="standardContextual"/>
          </w:rPr>
          <w:tab/>
        </w:r>
        <w:r w:rsidRPr="00535EFC">
          <w:rPr>
            <w:rStyle w:val="Hyperlink"/>
            <w:noProof/>
            <w:lang w:val="en-GB"/>
          </w:rPr>
          <w:t>Equivalent API 6BX to Nominal Bore of pipe</w:t>
        </w:r>
        <w:r>
          <w:rPr>
            <w:noProof/>
            <w:webHidden/>
          </w:rPr>
          <w:tab/>
        </w:r>
        <w:r>
          <w:rPr>
            <w:noProof/>
            <w:webHidden/>
          </w:rPr>
          <w:fldChar w:fldCharType="begin"/>
        </w:r>
        <w:r>
          <w:rPr>
            <w:noProof/>
            <w:webHidden/>
          </w:rPr>
          <w:instrText xml:space="preserve"> PAGEREF _Toc182313283 \h </w:instrText>
        </w:r>
        <w:r>
          <w:rPr>
            <w:noProof/>
            <w:webHidden/>
          </w:rPr>
        </w:r>
        <w:r>
          <w:rPr>
            <w:noProof/>
            <w:webHidden/>
          </w:rPr>
          <w:fldChar w:fldCharType="separate"/>
        </w:r>
        <w:r w:rsidR="000D7421">
          <w:rPr>
            <w:noProof/>
            <w:webHidden/>
          </w:rPr>
          <w:t>89</w:t>
        </w:r>
        <w:r>
          <w:rPr>
            <w:noProof/>
            <w:webHidden/>
          </w:rPr>
          <w:fldChar w:fldCharType="end"/>
        </w:r>
      </w:hyperlink>
    </w:p>
    <w:p w14:paraId="6E332FFE" w14:textId="61AD7B99"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84" w:history="1">
        <w:r w:rsidRPr="00535EFC">
          <w:rPr>
            <w:rStyle w:val="Hyperlink"/>
            <w:noProof/>
            <w:lang w:val="en-GB"/>
          </w:rPr>
          <w:t>9.0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FLUID CODE SELECTION TABLE</w:t>
        </w:r>
        <w:r>
          <w:rPr>
            <w:noProof/>
            <w:webHidden/>
          </w:rPr>
          <w:tab/>
        </w:r>
        <w:r>
          <w:rPr>
            <w:noProof/>
            <w:webHidden/>
          </w:rPr>
          <w:fldChar w:fldCharType="begin"/>
        </w:r>
        <w:r>
          <w:rPr>
            <w:noProof/>
            <w:webHidden/>
          </w:rPr>
          <w:instrText xml:space="preserve"> PAGEREF _Toc182313284 \h </w:instrText>
        </w:r>
        <w:r>
          <w:rPr>
            <w:noProof/>
            <w:webHidden/>
          </w:rPr>
        </w:r>
        <w:r>
          <w:rPr>
            <w:noProof/>
            <w:webHidden/>
          </w:rPr>
          <w:fldChar w:fldCharType="separate"/>
        </w:r>
        <w:r w:rsidR="000D7421">
          <w:rPr>
            <w:noProof/>
            <w:webHidden/>
          </w:rPr>
          <w:t>90</w:t>
        </w:r>
        <w:r>
          <w:rPr>
            <w:noProof/>
            <w:webHidden/>
          </w:rPr>
          <w:fldChar w:fldCharType="end"/>
        </w:r>
      </w:hyperlink>
    </w:p>
    <w:p w14:paraId="3CC5074E" w14:textId="521DAE39"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85" w:history="1">
        <w:r w:rsidRPr="00535EFC">
          <w:rPr>
            <w:rStyle w:val="Hyperlink"/>
            <w:noProof/>
            <w:lang w:val="en-GB"/>
          </w:rPr>
          <w:t>10.0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PIPING SYSTEMS INSULATION SELECTION TABLE</w:t>
        </w:r>
        <w:r>
          <w:rPr>
            <w:noProof/>
            <w:webHidden/>
          </w:rPr>
          <w:tab/>
        </w:r>
        <w:r>
          <w:rPr>
            <w:noProof/>
            <w:webHidden/>
          </w:rPr>
          <w:fldChar w:fldCharType="begin"/>
        </w:r>
        <w:r>
          <w:rPr>
            <w:noProof/>
            <w:webHidden/>
          </w:rPr>
          <w:instrText xml:space="preserve"> PAGEREF _Toc182313285 \h </w:instrText>
        </w:r>
        <w:r>
          <w:rPr>
            <w:noProof/>
            <w:webHidden/>
          </w:rPr>
        </w:r>
        <w:r>
          <w:rPr>
            <w:noProof/>
            <w:webHidden/>
          </w:rPr>
          <w:fldChar w:fldCharType="separate"/>
        </w:r>
        <w:r w:rsidR="000D7421">
          <w:rPr>
            <w:noProof/>
            <w:webHidden/>
          </w:rPr>
          <w:t>93</w:t>
        </w:r>
        <w:r>
          <w:rPr>
            <w:noProof/>
            <w:webHidden/>
          </w:rPr>
          <w:fldChar w:fldCharType="end"/>
        </w:r>
      </w:hyperlink>
    </w:p>
    <w:p w14:paraId="6DB601B1" w14:textId="544355DE"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86" w:history="1">
        <w:r w:rsidRPr="00535EFC">
          <w:rPr>
            <w:rStyle w:val="Hyperlink"/>
            <w:noProof/>
            <w:lang w:val="en-GB"/>
          </w:rPr>
          <w:t>11.0</w:t>
        </w:r>
        <w:r>
          <w:rPr>
            <w:rFonts w:asciiTheme="minorHAnsi" w:eastAsiaTheme="minorEastAsia" w:hAnsiTheme="minorHAnsi" w:cstheme="minorBidi"/>
            <w:b w:val="0"/>
            <w:caps w:val="0"/>
            <w:noProof/>
            <w:color w:val="auto"/>
            <w:kern w:val="2"/>
            <w:sz w:val="24"/>
            <w:szCs w:val="24"/>
            <w14:ligatures w14:val="standardContextual"/>
          </w:rPr>
          <w:tab/>
        </w:r>
        <w:r w:rsidRPr="00535EFC">
          <w:rPr>
            <w:rStyle w:val="Hyperlink"/>
            <w:noProof/>
            <w:lang w:val="en-GB"/>
          </w:rPr>
          <w:t>PIPING SYSTEMS PAINT SELECTION TABLE</w:t>
        </w:r>
        <w:r>
          <w:rPr>
            <w:noProof/>
            <w:webHidden/>
          </w:rPr>
          <w:tab/>
        </w:r>
        <w:r>
          <w:rPr>
            <w:noProof/>
            <w:webHidden/>
          </w:rPr>
          <w:fldChar w:fldCharType="begin"/>
        </w:r>
        <w:r>
          <w:rPr>
            <w:noProof/>
            <w:webHidden/>
          </w:rPr>
          <w:instrText xml:space="preserve"> PAGEREF _Toc182313286 \h </w:instrText>
        </w:r>
        <w:r>
          <w:rPr>
            <w:noProof/>
            <w:webHidden/>
          </w:rPr>
        </w:r>
        <w:r>
          <w:rPr>
            <w:noProof/>
            <w:webHidden/>
          </w:rPr>
          <w:fldChar w:fldCharType="separate"/>
        </w:r>
        <w:r w:rsidR="000D7421">
          <w:rPr>
            <w:noProof/>
            <w:webHidden/>
          </w:rPr>
          <w:t>93</w:t>
        </w:r>
        <w:r>
          <w:rPr>
            <w:noProof/>
            <w:webHidden/>
          </w:rPr>
          <w:fldChar w:fldCharType="end"/>
        </w:r>
      </w:hyperlink>
    </w:p>
    <w:p w14:paraId="7A6BD2A4" w14:textId="1BBF9DEC"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87" w:history="1">
        <w:r w:rsidRPr="00535EFC">
          <w:rPr>
            <w:rStyle w:val="Hyperlink"/>
            <w:noProof/>
            <w:lang w:val="en-GB"/>
          </w:rPr>
          <w:t>APPENDIX A   PIPING LINE CLASS SELECTION TABLES</w:t>
        </w:r>
        <w:r>
          <w:rPr>
            <w:noProof/>
            <w:webHidden/>
          </w:rPr>
          <w:tab/>
        </w:r>
        <w:r>
          <w:rPr>
            <w:noProof/>
            <w:webHidden/>
          </w:rPr>
          <w:fldChar w:fldCharType="begin"/>
        </w:r>
        <w:r>
          <w:rPr>
            <w:noProof/>
            <w:webHidden/>
          </w:rPr>
          <w:instrText xml:space="preserve"> PAGEREF _Toc182313287 \h </w:instrText>
        </w:r>
        <w:r>
          <w:rPr>
            <w:noProof/>
            <w:webHidden/>
          </w:rPr>
        </w:r>
        <w:r>
          <w:rPr>
            <w:noProof/>
            <w:webHidden/>
          </w:rPr>
          <w:fldChar w:fldCharType="separate"/>
        </w:r>
        <w:r w:rsidR="000D7421">
          <w:rPr>
            <w:noProof/>
            <w:webHidden/>
          </w:rPr>
          <w:t>94</w:t>
        </w:r>
        <w:r>
          <w:rPr>
            <w:noProof/>
            <w:webHidden/>
          </w:rPr>
          <w:fldChar w:fldCharType="end"/>
        </w:r>
      </w:hyperlink>
    </w:p>
    <w:p w14:paraId="157CDAC9" w14:textId="04325B59" w:rsidR="00181067" w:rsidRDefault="00181067">
      <w:pPr>
        <w:pStyle w:val="TOC1"/>
        <w:rPr>
          <w:rFonts w:asciiTheme="minorHAnsi" w:eastAsiaTheme="minorEastAsia" w:hAnsiTheme="minorHAnsi" w:cstheme="minorBidi"/>
          <w:b w:val="0"/>
          <w:caps w:val="0"/>
          <w:noProof/>
          <w:color w:val="auto"/>
          <w:kern w:val="2"/>
          <w:sz w:val="24"/>
          <w:szCs w:val="24"/>
          <w14:ligatures w14:val="standardContextual"/>
        </w:rPr>
      </w:pPr>
      <w:hyperlink w:anchor="_Toc182313288" w:history="1">
        <w:r w:rsidRPr="00535EFC">
          <w:rPr>
            <w:rStyle w:val="Hyperlink"/>
            <w:noProof/>
            <w:lang w:val="en-GB"/>
          </w:rPr>
          <w:t>APPENDIX B Globe valve design limitations</w:t>
        </w:r>
        <w:r>
          <w:rPr>
            <w:noProof/>
            <w:webHidden/>
          </w:rPr>
          <w:tab/>
        </w:r>
        <w:r>
          <w:rPr>
            <w:noProof/>
            <w:webHidden/>
          </w:rPr>
          <w:fldChar w:fldCharType="begin"/>
        </w:r>
        <w:r>
          <w:rPr>
            <w:noProof/>
            <w:webHidden/>
          </w:rPr>
          <w:instrText xml:space="preserve"> PAGEREF _Toc182313288 \h </w:instrText>
        </w:r>
        <w:r>
          <w:rPr>
            <w:noProof/>
            <w:webHidden/>
          </w:rPr>
        </w:r>
        <w:r>
          <w:rPr>
            <w:noProof/>
            <w:webHidden/>
          </w:rPr>
          <w:fldChar w:fldCharType="separate"/>
        </w:r>
        <w:r w:rsidR="000D7421">
          <w:rPr>
            <w:noProof/>
            <w:webHidden/>
          </w:rPr>
          <w:t>116</w:t>
        </w:r>
        <w:r>
          <w:rPr>
            <w:noProof/>
            <w:webHidden/>
          </w:rPr>
          <w:fldChar w:fldCharType="end"/>
        </w:r>
      </w:hyperlink>
    </w:p>
    <w:p w14:paraId="2A38B254" w14:textId="71E21893" w:rsidR="0031317E" w:rsidRPr="00981FDE" w:rsidRDefault="007B5983" w:rsidP="00892CB4">
      <w:pPr>
        <w:pStyle w:val="Contents"/>
        <w:tabs>
          <w:tab w:val="left" w:pos="630"/>
        </w:tabs>
        <w:ind w:left="810" w:hanging="810"/>
        <w:rPr>
          <w:color w:val="auto"/>
          <w:lang w:val="en-GB"/>
        </w:rPr>
      </w:pPr>
      <w:r w:rsidRPr="00981FDE">
        <w:rPr>
          <w:color w:val="auto"/>
          <w:lang w:val="en-GB"/>
        </w:rPr>
        <w:fldChar w:fldCharType="end"/>
      </w:r>
    </w:p>
    <w:p w14:paraId="5C1E0539" w14:textId="77777777" w:rsidR="00BA168E" w:rsidRPr="00F25DD1" w:rsidRDefault="0031317E" w:rsidP="00BA168E">
      <w:pPr>
        <w:pStyle w:val="Heading1"/>
        <w:numPr>
          <w:ilvl w:val="0"/>
          <w:numId w:val="5"/>
        </w:numPr>
        <w:ind w:left="720" w:hanging="720"/>
        <w:rPr>
          <w:color w:val="auto"/>
          <w:lang w:val="ru-RU"/>
        </w:rPr>
      </w:pPr>
      <w:r w:rsidRPr="00F25DD1">
        <w:rPr>
          <w:color w:val="auto"/>
          <w:lang w:val="en-GB"/>
        </w:rPr>
        <w:br w:type="page"/>
      </w:r>
      <w:bookmarkStart w:id="64" w:name="_Toc325532755"/>
      <w:bookmarkStart w:id="65" w:name="_Toc182313211"/>
      <w:r w:rsidR="00BA168E" w:rsidRPr="00F25DD1">
        <w:rPr>
          <w:color w:val="auto"/>
          <w:lang w:val="ru-RU"/>
        </w:rPr>
        <w:lastRenderedPageBreak/>
        <w:t>ОБЛАСТЬ ПРИМЕНЕНИЯ</w:t>
      </w:r>
      <w:bookmarkEnd w:id="64"/>
      <w:bookmarkEnd w:id="65"/>
    </w:p>
    <w:p w14:paraId="06BB4B34"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Настоящие технические условия относятся к классам материалов трубопроводов, используемых на наземных объектах и проектах на месторождении Тенгиз. Данные трубопроводы включают технологические трубопроводы, соответствующие требованиям ASME B31.3, трубопроводную обвязку для энергетических систем, соответствующую требованиям ASME B31.1, системы транспортировки жидких углеводородов, соответствующие требованиям AMSE B31.4, и трубопроводные системы транспортировки и распределения газа, соответствующие требованиям ASME B31.8. </w:t>
      </w:r>
    </w:p>
    <w:p w14:paraId="5A40C828"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В настоящие технические условия не включены следующие системы:</w:t>
      </w:r>
    </w:p>
    <w:p w14:paraId="024B7E34"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Трубная обвязка устройств управления КИП, расположенная после запорного клапана трубопровода.</w:t>
      </w:r>
    </w:p>
    <w:p w14:paraId="253531F0"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Арматура устройств управления КИП.</w:t>
      </w:r>
    </w:p>
    <w:p w14:paraId="04C97BA4"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Позиции, обозначенные «Специальные позиции трубопроводов» (номера технологической позиции SP); эти изделия относятся к реестру SP, который ведется отделом трубопроводов.</w:t>
      </w:r>
    </w:p>
    <w:p w14:paraId="4098F694"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Криогенные трубопроводы (температура ниже минус 140ºC).</w:t>
      </w:r>
    </w:p>
    <w:p w14:paraId="473867DA" w14:textId="669251A2" w:rsidR="00BA168E" w:rsidRPr="00981FDE" w:rsidRDefault="002546AC" w:rsidP="00597A1E">
      <w:pPr>
        <w:pStyle w:val="List1"/>
        <w:numPr>
          <w:ilvl w:val="0"/>
          <w:numId w:val="4"/>
        </w:numPr>
        <w:tabs>
          <w:tab w:val="clear" w:pos="1080"/>
        </w:tabs>
        <w:ind w:left="1134" w:hanging="425"/>
        <w:jc w:val="both"/>
        <w:rPr>
          <w:color w:val="auto"/>
          <w:lang w:val="ru-RU"/>
        </w:rPr>
      </w:pPr>
      <w:ins w:id="66" w:author="Zhunisbayev, Olzhasbek [Bolashak Atyrau Limited]" w:date="2024-11-12T14:14:00Z" w16du:dateUtc="2024-11-12T09:14:00Z">
        <w:r>
          <w:rPr>
            <w:color w:val="auto"/>
            <w:lang w:val="ru-RU"/>
          </w:rPr>
          <w:t>Устаревшая</w:t>
        </w:r>
      </w:ins>
      <w:r w:rsidR="00BA168E" w:rsidRPr="00981FDE">
        <w:rPr>
          <w:color w:val="auto"/>
          <w:lang w:val="ru-RU"/>
        </w:rPr>
        <w:t xml:space="preserve"> документ</w:t>
      </w:r>
      <w:ins w:id="67" w:author="Zhunisbayev, Olzhasbek [Bolashak Atyrau Limited]" w:date="2024-11-12T14:14:00Z" w16du:dateUtc="2024-11-12T09:14:00Z">
        <w:r>
          <w:rPr>
            <w:color w:val="auto"/>
            <w:lang w:val="ru-RU"/>
          </w:rPr>
          <w:t>ация</w:t>
        </w:r>
      </w:ins>
      <w:del w:id="68" w:author="Zhunisbayev, Olzhasbek [Bolashak Atyrau Limited]" w:date="2024-11-12T14:14:00Z" w16du:dateUtc="2024-11-12T09:14:00Z">
        <w:r w:rsidR="00BA168E" w:rsidRPr="00981FDE" w:rsidDel="002546AC">
          <w:rPr>
            <w:color w:val="auto"/>
            <w:lang w:val="ru-RU"/>
          </w:rPr>
          <w:delText>ы</w:delText>
        </w:r>
      </w:del>
    </w:p>
    <w:p w14:paraId="59F4F919" w14:textId="77777777" w:rsidR="00BA168E" w:rsidRPr="00981FDE" w:rsidRDefault="00BA168E" w:rsidP="00597A1E">
      <w:pPr>
        <w:pStyle w:val="List1Continued"/>
        <w:tabs>
          <w:tab w:val="clear" w:pos="1080"/>
        </w:tabs>
        <w:ind w:left="1134"/>
        <w:jc w:val="both"/>
        <w:rPr>
          <w:color w:val="auto"/>
          <w:lang w:val="ru-RU"/>
        </w:rPr>
      </w:pPr>
      <w:r w:rsidRPr="00981FDE">
        <w:rPr>
          <w:color w:val="auto"/>
          <w:lang w:val="ru-RU"/>
        </w:rPr>
        <w:t>Настоящие технические условия должны использоваться в качестве основных технических условий на материалы трубопроводов для всех работ, выполняемых на объектах ТШО, включая работы по новым установкам, возводимым на участках без имеющейся инфраструктуры, и работы по модификации или реконструкции существующих установок.</w:t>
      </w:r>
    </w:p>
    <w:p w14:paraId="26052B4B" w14:textId="35B59E8B" w:rsidR="00BA168E" w:rsidRPr="00981FDE" w:rsidRDefault="00BA168E" w:rsidP="00597A1E">
      <w:pPr>
        <w:pStyle w:val="List1Continued"/>
        <w:tabs>
          <w:tab w:val="clear" w:pos="1080"/>
        </w:tabs>
        <w:ind w:left="1134"/>
        <w:jc w:val="both"/>
        <w:rPr>
          <w:color w:val="auto"/>
          <w:lang w:val="ru-RU"/>
        </w:rPr>
      </w:pPr>
      <w:r w:rsidRPr="00981FDE">
        <w:rPr>
          <w:color w:val="auto"/>
          <w:lang w:val="ru-RU"/>
        </w:rPr>
        <w:t xml:space="preserve">Но, в некоторых случаях для определения компонентов, установленных на настоящий момент, определения количества входящих в состав новой установки новых компонентов, связанных с существующими компонентами, или для определения новых компонентов, устанавливаемых взамен старых в результате модификации или реконструкции существующей установки, будет необходимо обращаться к </w:t>
      </w:r>
      <w:del w:id="69" w:author="Zhunisbayev, Olzhasbek [Bolashak Atyrau Limited]" w:date="2024-11-12T14:15:00Z" w16du:dateUtc="2024-11-12T09:15:00Z">
        <w:r w:rsidRPr="00981FDE" w:rsidDel="00FC059F">
          <w:rPr>
            <w:color w:val="auto"/>
            <w:lang w:val="ru-RU"/>
          </w:rPr>
          <w:delText xml:space="preserve">действующей </w:delText>
        </w:r>
      </w:del>
      <w:ins w:id="70" w:author="Zhunisbayev, Olzhasbek [Bolashak Atyrau Limited]" w:date="2024-11-12T14:15:00Z" w16du:dateUtc="2024-11-12T09:15:00Z">
        <w:r w:rsidR="00FC059F">
          <w:rPr>
            <w:color w:val="auto"/>
            <w:lang w:val="ru-RU"/>
          </w:rPr>
          <w:t>устаревшой</w:t>
        </w:r>
        <w:r w:rsidR="00FC059F" w:rsidRPr="00981FDE">
          <w:rPr>
            <w:color w:val="auto"/>
            <w:lang w:val="ru-RU"/>
          </w:rPr>
          <w:t xml:space="preserve"> </w:t>
        </w:r>
      </w:ins>
      <w:r w:rsidRPr="00981FDE">
        <w:rPr>
          <w:color w:val="auto"/>
          <w:lang w:val="ru-RU"/>
        </w:rPr>
        <w:t xml:space="preserve">документации на существующие установки и к соответствующим перекрестным ссылкам. </w:t>
      </w:r>
    </w:p>
    <w:p w14:paraId="2F5AB5B6" w14:textId="47B4E5C7" w:rsidR="00BA168E" w:rsidRPr="00981FDE" w:rsidRDefault="00BA168E" w:rsidP="00597A1E">
      <w:pPr>
        <w:pStyle w:val="List1Continued"/>
        <w:tabs>
          <w:tab w:val="clear" w:pos="1080"/>
        </w:tabs>
        <w:ind w:left="1134"/>
        <w:jc w:val="both"/>
        <w:rPr>
          <w:color w:val="auto"/>
          <w:lang w:val="ru-RU"/>
        </w:rPr>
      </w:pPr>
      <w:r w:rsidRPr="00981FDE">
        <w:rPr>
          <w:color w:val="auto"/>
          <w:lang w:val="ru-RU"/>
        </w:rPr>
        <w:t xml:space="preserve">Эти </w:t>
      </w:r>
      <w:del w:id="71" w:author="Zhunisbayev, Olzhasbek [Bolashak Atyrau Limited]" w:date="2024-11-12T14:15:00Z" w16du:dateUtc="2024-11-12T09:15:00Z">
        <w:r w:rsidRPr="00981FDE" w:rsidDel="00FC059F">
          <w:rPr>
            <w:color w:val="auto"/>
            <w:lang w:val="ru-RU"/>
          </w:rPr>
          <w:delText xml:space="preserve">действующие </w:delText>
        </w:r>
      </w:del>
      <w:ins w:id="72" w:author="Zhunisbayev, Olzhasbek [Bolashak Atyrau Limited]" w:date="2024-11-12T14:15:00Z" w16du:dateUtc="2024-11-12T09:15:00Z">
        <w:r w:rsidR="00FC059F">
          <w:rPr>
            <w:color w:val="auto"/>
            <w:lang w:val="ru-RU"/>
          </w:rPr>
          <w:t>устаревшие</w:t>
        </w:r>
        <w:r w:rsidR="00FC059F" w:rsidRPr="00981FDE">
          <w:rPr>
            <w:color w:val="auto"/>
            <w:lang w:val="ru-RU"/>
          </w:rPr>
          <w:t xml:space="preserve"> </w:t>
        </w:r>
      </w:ins>
      <w:r w:rsidRPr="00981FDE">
        <w:rPr>
          <w:color w:val="auto"/>
          <w:lang w:val="ru-RU"/>
        </w:rPr>
        <w:t>документы, разработанные в ходе различных стадий развития объектов ТШО на месторождении Тенгиз, приводятся ниже:</w:t>
      </w:r>
    </w:p>
    <w:p w14:paraId="45F9DC50" w14:textId="77777777" w:rsidR="00BA168E" w:rsidRPr="00981FDE" w:rsidRDefault="00BA168E" w:rsidP="00BA168E">
      <w:pPr>
        <w:spacing w:before="0" w:line="240" w:lineRule="auto"/>
        <w:ind w:left="0"/>
        <w:rPr>
          <w:rFonts w:ascii="Helv" w:hAnsi="Helv" w:cs="Helv"/>
          <w:color w:val="auto"/>
          <w:sz w:val="20"/>
          <w:szCs w:val="20"/>
          <w:lang w:val="ru-RU"/>
        </w:rPr>
      </w:pPr>
    </w:p>
    <w:p w14:paraId="1D85B0B2" w14:textId="77777777" w:rsidR="00BA168E" w:rsidRPr="00981FDE" w:rsidRDefault="00BA168E" w:rsidP="00BA168E">
      <w:pPr>
        <w:pStyle w:val="Reference"/>
        <w:rPr>
          <w:color w:val="auto"/>
          <w:lang w:val="ru-RU"/>
        </w:rPr>
      </w:pPr>
      <w:r w:rsidRPr="00981FDE">
        <w:rPr>
          <w:color w:val="auto"/>
          <w:lang w:val="ru-RU"/>
        </w:rPr>
        <w:t>L-ST-2003</w:t>
      </w:r>
      <w:r w:rsidRPr="00981FDE">
        <w:rPr>
          <w:color w:val="auto"/>
          <w:lang w:val="ru-RU"/>
        </w:rPr>
        <w:tab/>
      </w:r>
      <w:r w:rsidRPr="00981FDE">
        <w:rPr>
          <w:color w:val="auto"/>
          <w:lang w:val="ru-RU"/>
        </w:rPr>
        <w:tab/>
      </w:r>
      <w:r w:rsidRPr="00981FDE">
        <w:rPr>
          <w:color w:val="auto"/>
          <w:lang w:val="ru-RU"/>
        </w:rPr>
        <w:tab/>
        <w:t>Классы материалов трубопроводов (Установка КТЛ)</w:t>
      </w:r>
    </w:p>
    <w:p w14:paraId="2CD86904" w14:textId="77777777" w:rsidR="00BA168E" w:rsidRPr="00981FDE" w:rsidRDefault="00BA168E" w:rsidP="00BA168E">
      <w:pPr>
        <w:pStyle w:val="Reference"/>
        <w:ind w:left="3600" w:hanging="2880"/>
        <w:rPr>
          <w:color w:val="auto"/>
          <w:lang w:val="ru-RU"/>
        </w:rPr>
      </w:pPr>
      <w:r w:rsidRPr="00981FDE">
        <w:rPr>
          <w:color w:val="auto"/>
          <w:lang w:val="ru-RU"/>
        </w:rPr>
        <w:t>L-ST-2003A</w:t>
      </w:r>
      <w:r w:rsidRPr="00981FDE">
        <w:rPr>
          <w:color w:val="auto"/>
          <w:lang w:val="ru-RU"/>
        </w:rPr>
        <w:tab/>
      </w:r>
      <w:r w:rsidRPr="00981FDE">
        <w:rPr>
          <w:color w:val="auto"/>
          <w:lang w:val="ru-RU"/>
        </w:rPr>
        <w:tab/>
        <w:t>Трубные и другие материалы для ЗВП/ЗСГ и промыслового объекта</w:t>
      </w:r>
    </w:p>
    <w:p w14:paraId="05419BD1" w14:textId="77777777" w:rsidR="00BA168E" w:rsidRPr="00981FDE" w:rsidRDefault="00BA168E" w:rsidP="00BA168E">
      <w:pPr>
        <w:pStyle w:val="Reference"/>
        <w:ind w:left="3600" w:hanging="2880"/>
        <w:rPr>
          <w:color w:val="auto"/>
          <w:lang w:val="ru-RU"/>
        </w:rPr>
      </w:pPr>
      <w:r w:rsidRPr="00981FDE">
        <w:rPr>
          <w:color w:val="auto"/>
          <w:lang w:val="ru-RU"/>
        </w:rPr>
        <w:t>L-ST-2003B</w:t>
      </w:r>
      <w:r w:rsidRPr="00981FDE">
        <w:rPr>
          <w:color w:val="auto"/>
          <w:lang w:val="ru-RU"/>
        </w:rPr>
        <w:tab/>
      </w:r>
      <w:r w:rsidRPr="00981FDE">
        <w:rPr>
          <w:color w:val="auto"/>
          <w:lang w:val="ru-RU"/>
        </w:rPr>
        <w:tab/>
        <w:t>Вентиляционные, дренажные и КИП - Детали соединений для ЗВП/ЗСГ и промыслового объекта</w:t>
      </w:r>
    </w:p>
    <w:p w14:paraId="410360D7" w14:textId="77777777" w:rsidR="00BA168E" w:rsidRPr="00981FDE" w:rsidRDefault="00BA168E" w:rsidP="00BA168E">
      <w:pPr>
        <w:pStyle w:val="Reference"/>
        <w:ind w:left="3600" w:hanging="2880"/>
        <w:rPr>
          <w:color w:val="auto"/>
          <w:lang w:val="ru-RU"/>
        </w:rPr>
      </w:pPr>
      <w:r w:rsidRPr="00981FDE">
        <w:rPr>
          <w:color w:val="auto"/>
          <w:lang w:val="ru-RU"/>
        </w:rPr>
        <w:t>L-ST-2003C</w:t>
      </w:r>
      <w:r w:rsidRPr="00981FDE">
        <w:rPr>
          <w:color w:val="auto"/>
          <w:lang w:val="ru-RU"/>
        </w:rPr>
        <w:tab/>
      </w:r>
      <w:r w:rsidRPr="00981FDE">
        <w:rPr>
          <w:color w:val="auto"/>
          <w:lang w:val="ru-RU"/>
        </w:rPr>
        <w:tab/>
        <w:t>Стандартные узлы сборок воздушников, дренажных устройств и приборов для установки КТЛ (Действующий стандарт)</w:t>
      </w:r>
    </w:p>
    <w:p w14:paraId="39A6EF9F" w14:textId="77777777" w:rsidR="00BA168E" w:rsidRPr="00981FDE" w:rsidRDefault="00BA168E" w:rsidP="00BA168E">
      <w:pPr>
        <w:pStyle w:val="Reference"/>
        <w:ind w:left="3600" w:hanging="2880"/>
        <w:rPr>
          <w:color w:val="auto"/>
          <w:lang w:val="ru-RU"/>
        </w:rPr>
      </w:pPr>
      <w:r w:rsidRPr="00981FDE">
        <w:rPr>
          <w:color w:val="auto"/>
          <w:lang w:val="ru-RU"/>
        </w:rPr>
        <w:t xml:space="preserve">L-ST-2003C Прил. А </w:t>
      </w:r>
      <w:r w:rsidRPr="00981FDE">
        <w:rPr>
          <w:color w:val="auto"/>
          <w:lang w:val="ru-RU"/>
        </w:rPr>
        <w:tab/>
        <w:t>Стандартные узлы сборок воздушников, дренажных устройств и приборов для установки КТЛ (Действующий стандарт)</w:t>
      </w:r>
    </w:p>
    <w:p w14:paraId="54438698" w14:textId="77777777" w:rsidR="00BA168E" w:rsidRPr="00981FDE" w:rsidRDefault="00BA168E" w:rsidP="00BA168E">
      <w:pPr>
        <w:pStyle w:val="Reference"/>
        <w:ind w:left="3600" w:hanging="2880"/>
        <w:rPr>
          <w:color w:val="auto"/>
          <w:lang w:val="ru-RU"/>
        </w:rPr>
      </w:pPr>
      <w:r w:rsidRPr="00981FDE">
        <w:rPr>
          <w:color w:val="auto"/>
          <w:lang w:val="ru-RU"/>
        </w:rPr>
        <w:t>L-ST-2003-02605</w:t>
      </w:r>
      <w:r w:rsidRPr="00981FDE">
        <w:rPr>
          <w:color w:val="auto"/>
          <w:lang w:val="ru-RU"/>
        </w:rPr>
        <w:tab/>
      </w:r>
      <w:r w:rsidRPr="00981FDE">
        <w:rPr>
          <w:color w:val="auto"/>
          <w:lang w:val="ru-RU"/>
        </w:rPr>
        <w:tab/>
        <w:t>Классы материалов трубопроводов (Проект расширения мощностей по переработке серы)</w:t>
      </w:r>
    </w:p>
    <w:p w14:paraId="3D8F5B46" w14:textId="77777777" w:rsidR="00BA168E" w:rsidRPr="00981FDE" w:rsidRDefault="00BA168E" w:rsidP="00BA168E">
      <w:pPr>
        <w:pStyle w:val="Reference"/>
        <w:rPr>
          <w:color w:val="auto"/>
          <w:lang w:val="ru-RU"/>
        </w:rPr>
      </w:pPr>
      <w:r w:rsidRPr="00981FDE">
        <w:rPr>
          <w:color w:val="auto"/>
          <w:lang w:val="ru-RU"/>
        </w:rPr>
        <w:lastRenderedPageBreak/>
        <w:t>L-ST-2003-02605A (01-16)</w:t>
      </w:r>
      <w:r w:rsidRPr="00981FDE">
        <w:rPr>
          <w:color w:val="auto"/>
          <w:lang w:val="ru-RU"/>
        </w:rPr>
        <w:tab/>
        <w:t>Изменения, внесенные в Листы деталей классов линий</w:t>
      </w:r>
    </w:p>
    <w:p w14:paraId="3FAD4F0B" w14:textId="77777777" w:rsidR="00BA168E" w:rsidRPr="00981FDE" w:rsidRDefault="00BA168E" w:rsidP="00BA168E">
      <w:pPr>
        <w:pStyle w:val="Reference"/>
        <w:ind w:left="3600" w:hanging="2880"/>
        <w:rPr>
          <w:color w:val="auto"/>
          <w:lang w:val="ru-RU"/>
        </w:rPr>
      </w:pPr>
      <w:r w:rsidRPr="00981FDE">
        <w:rPr>
          <w:color w:val="auto"/>
          <w:lang w:val="ru-RU"/>
        </w:rPr>
        <w:t>L-ST-2003A-04310</w:t>
      </w:r>
      <w:r w:rsidRPr="00981FDE">
        <w:rPr>
          <w:color w:val="auto"/>
          <w:lang w:val="ru-RU"/>
        </w:rPr>
        <w:tab/>
      </w:r>
      <w:r w:rsidRPr="00981FDE">
        <w:rPr>
          <w:color w:val="auto"/>
          <w:lang w:val="ru-RU"/>
        </w:rPr>
        <w:tab/>
        <w:t>Дополнение к Классам трубопроводов и материалов для ЗВП/ЗСГ и промыслового объекта (Проект по увеличению мощности и надежности ЗВП /ЗСГ)</w:t>
      </w:r>
    </w:p>
    <w:p w14:paraId="76BE1ED4" w14:textId="3B93EAAA" w:rsidR="00BA168E" w:rsidRPr="00981FDE" w:rsidRDefault="00BA168E" w:rsidP="00597A1E">
      <w:pPr>
        <w:pStyle w:val="List1Continued"/>
        <w:tabs>
          <w:tab w:val="clear" w:pos="1080"/>
        </w:tabs>
        <w:ind w:left="1134"/>
        <w:jc w:val="both"/>
        <w:rPr>
          <w:color w:val="auto"/>
          <w:lang w:val="ru-RU"/>
        </w:rPr>
      </w:pPr>
      <w:r w:rsidRPr="00981FDE">
        <w:rPr>
          <w:color w:val="auto"/>
          <w:lang w:val="ru-RU"/>
        </w:rPr>
        <w:t xml:space="preserve">Эти </w:t>
      </w:r>
      <w:ins w:id="73" w:author="Zhunisbayev, Olzhasbek [Bolashak Atyrau Limited]" w:date="2024-11-12T14:15:00Z" w16du:dateUtc="2024-11-12T09:15:00Z">
        <w:r w:rsidR="005C46B4">
          <w:rPr>
            <w:color w:val="auto"/>
            <w:lang w:val="ru-RU"/>
          </w:rPr>
          <w:t xml:space="preserve">устаревшие </w:t>
        </w:r>
      </w:ins>
      <w:r w:rsidRPr="00981FDE">
        <w:rPr>
          <w:color w:val="auto"/>
          <w:lang w:val="ru-RU"/>
        </w:rPr>
        <w:t xml:space="preserve">документы должны использоваться </w:t>
      </w:r>
      <w:r w:rsidR="004F4845">
        <w:rPr>
          <w:color w:val="auto"/>
          <w:lang w:val="ru-RU"/>
        </w:rPr>
        <w:t>в качестве справочного материала</w:t>
      </w:r>
      <w:r w:rsidR="007B5983" w:rsidRPr="001E3D5F">
        <w:rPr>
          <w:color w:val="auto"/>
          <w:lang w:val="ru-RU"/>
        </w:rPr>
        <w:t xml:space="preserve"> </w:t>
      </w:r>
      <w:r w:rsidRPr="00981FDE">
        <w:rPr>
          <w:color w:val="auto"/>
          <w:lang w:val="ru-RU"/>
        </w:rPr>
        <w:t>для равнозначных замен только на существующих объектах. Все новые сооружения и неравнозначные замены на существующих объектах должны соответствовать требованиям настоящих технических условий. Любое отклонение от этого должно быть согласовано с Компанией.</w:t>
      </w:r>
    </w:p>
    <w:p w14:paraId="76B18FF1" w14:textId="77777777" w:rsidR="00BA168E" w:rsidRPr="00981FDE" w:rsidRDefault="00BA168E" w:rsidP="00597A1E">
      <w:pPr>
        <w:pStyle w:val="List1Continued"/>
        <w:tabs>
          <w:tab w:val="clear" w:pos="1080"/>
        </w:tabs>
        <w:ind w:left="1134"/>
        <w:jc w:val="both"/>
        <w:rPr>
          <w:color w:val="auto"/>
          <w:lang w:val="ru-RU"/>
        </w:rPr>
      </w:pPr>
      <w:r w:rsidRPr="00981FDE">
        <w:rPr>
          <w:color w:val="auto"/>
          <w:lang w:val="ru-RU"/>
        </w:rPr>
        <w:t>Фактически поставленные компоненты подлежат проверке путем осмотра непосредственно на объекте.</w:t>
      </w:r>
    </w:p>
    <w:p w14:paraId="14EC042B" w14:textId="349B9A4D" w:rsidR="00BA168E" w:rsidRPr="00981FDE" w:rsidRDefault="00BA168E" w:rsidP="00BA168E">
      <w:pPr>
        <w:pStyle w:val="Heading1"/>
        <w:numPr>
          <w:ilvl w:val="0"/>
          <w:numId w:val="5"/>
        </w:numPr>
        <w:ind w:left="720" w:hanging="720"/>
        <w:rPr>
          <w:color w:val="auto"/>
          <w:lang w:val="ru-RU"/>
        </w:rPr>
      </w:pPr>
      <w:bookmarkStart w:id="74" w:name="_Toc325532756"/>
      <w:bookmarkStart w:id="75" w:name="_Toc182313212"/>
      <w:r w:rsidRPr="00981FDE">
        <w:rPr>
          <w:color w:val="auto"/>
          <w:lang w:val="ru-RU"/>
        </w:rPr>
        <w:t>ССЫЛОЧНЫЕ ДОКУМЕНТЫ</w:t>
      </w:r>
      <w:bookmarkEnd w:id="74"/>
      <w:bookmarkEnd w:id="75"/>
    </w:p>
    <w:p w14:paraId="3D68A396" w14:textId="77777777" w:rsidR="00BA168E" w:rsidRPr="00981FDE" w:rsidRDefault="00BA168E" w:rsidP="00597A1E">
      <w:pPr>
        <w:pStyle w:val="List1"/>
        <w:numPr>
          <w:ilvl w:val="0"/>
          <w:numId w:val="30"/>
        </w:numPr>
        <w:tabs>
          <w:tab w:val="clear" w:pos="1080"/>
        </w:tabs>
        <w:ind w:left="1134" w:hanging="425"/>
        <w:jc w:val="both"/>
        <w:rPr>
          <w:color w:val="auto"/>
          <w:lang w:val="ru-RU"/>
        </w:rPr>
      </w:pPr>
      <w:r w:rsidRPr="00981FDE">
        <w:rPr>
          <w:color w:val="auto"/>
          <w:lang w:val="ru-RU"/>
        </w:rPr>
        <w:t xml:space="preserve">Все работы и материалы будут отвечать всем применимым требованиям ГОСТ и СНиП посредством соблюдения норм и стандартов ASME, перечисленных в данных технических условиях. </w:t>
      </w:r>
    </w:p>
    <w:p w14:paraId="725893A5"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В случае наличия в ГОСТ или СНиП требования, отличного от настоящих технических условий, применяется наиболее строгое требование. </w:t>
      </w:r>
    </w:p>
    <w:p w14:paraId="4B251F32"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В случае отсутствия применимых норм и стандартов ГОСТ или СНиП, Подрядчик / Поставщик может предложить на утверждение Заказчика эквивалентные нормы и стандарты, признанные на международном уровне. </w:t>
      </w:r>
    </w:p>
    <w:p w14:paraId="6A2A9D8C"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Помимо прочих, должны делаться ссылки на следующие документы, считающиеся частью данных технических условий.</w:t>
      </w:r>
    </w:p>
    <w:p w14:paraId="7FEB02A2"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Должна использоваться та редакция документов, которая действовала в момент присуждения контракта - используемая редакция должна указываться в документации в этот момент.</w:t>
      </w:r>
    </w:p>
    <w:p w14:paraId="75D10DF0"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Работы по проектированию и строительству, а также общие проектные требования должны соответствовать перечисленным техническим условиям, нормам и стандартам Заказчика и Проекта, а также нормативным документам, действующим на территории страны, где будет осуществляться Проект.</w:t>
      </w:r>
    </w:p>
    <w:p w14:paraId="7010B196" w14:textId="77777777" w:rsidR="00BA168E" w:rsidRPr="00981FDE" w:rsidRDefault="00BA168E" w:rsidP="00597A1E">
      <w:pPr>
        <w:pStyle w:val="Heading2"/>
        <w:numPr>
          <w:ilvl w:val="1"/>
          <w:numId w:val="5"/>
        </w:numPr>
        <w:ind w:left="851" w:hanging="720"/>
        <w:rPr>
          <w:color w:val="auto"/>
          <w:lang w:val="ru-RU"/>
        </w:rPr>
      </w:pPr>
      <w:bookmarkStart w:id="76" w:name="_Toc325532757"/>
      <w:bookmarkStart w:id="77" w:name="_Toc182313213"/>
      <w:r w:rsidRPr="00981FDE">
        <w:rPr>
          <w:color w:val="auto"/>
          <w:lang w:val="ru-RU"/>
        </w:rPr>
        <w:t>Технические условия на проектирование и закупку</w:t>
      </w:r>
      <w:bookmarkEnd w:id="76"/>
      <w:bookmarkEnd w:id="77"/>
    </w:p>
    <w:p w14:paraId="4B79BC01"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A-ST-2005</w:t>
      </w:r>
      <w:r w:rsidRPr="00981FDE">
        <w:rPr>
          <w:color w:val="auto"/>
          <w:lang w:val="ru-RU"/>
        </w:rPr>
        <w:tab/>
        <w:t xml:space="preserve">ТУ на цинкование </w:t>
      </w:r>
    </w:p>
    <w:p w14:paraId="182E5D97"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COM-SU-4743-TCO</w:t>
      </w:r>
      <w:r w:rsidRPr="00981FDE">
        <w:rPr>
          <w:color w:val="auto"/>
          <w:lang w:val="ru-RU"/>
        </w:rPr>
        <w:tab/>
      </w:r>
      <w:r w:rsidRPr="00EF5FF9">
        <w:rPr>
          <w:color w:val="auto"/>
          <w:lang w:val="ru-RU"/>
        </w:rPr>
        <w:t xml:space="preserve">Внешние </w:t>
      </w:r>
      <w:r w:rsidRPr="00981FDE">
        <w:rPr>
          <w:color w:val="auto"/>
          <w:lang w:val="ru-RU"/>
        </w:rPr>
        <w:t>покрытия</w:t>
      </w:r>
    </w:p>
    <w:p w14:paraId="45C91A8F" w14:textId="77777777" w:rsidR="00BA168E" w:rsidRPr="00EF5FF9" w:rsidRDefault="00BA168E" w:rsidP="00BA168E">
      <w:pPr>
        <w:pStyle w:val="Reference"/>
        <w:tabs>
          <w:tab w:val="clear" w:pos="2680"/>
          <w:tab w:val="left" w:pos="2880"/>
        </w:tabs>
        <w:ind w:left="2880" w:hanging="2160"/>
        <w:rPr>
          <w:color w:val="auto"/>
          <w:lang w:val="ru-RU"/>
        </w:rPr>
      </w:pPr>
      <w:r w:rsidRPr="00981FDE">
        <w:rPr>
          <w:color w:val="auto"/>
          <w:lang w:val="ru-RU"/>
        </w:rPr>
        <w:t>COM-SU-5191-TCO</w:t>
      </w:r>
      <w:r w:rsidRPr="00981FDE">
        <w:rPr>
          <w:color w:val="auto"/>
          <w:lang w:val="ru-RU"/>
        </w:rPr>
        <w:tab/>
        <w:t>Системы покрытий</w:t>
      </w:r>
    </w:p>
    <w:p w14:paraId="4F0CBC56"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CPM-PU-5074-TCO</w:t>
      </w:r>
      <w:r w:rsidRPr="00981FDE">
        <w:rPr>
          <w:color w:val="auto"/>
          <w:lang w:val="ru-RU"/>
        </w:rPr>
        <w:tab/>
        <w:t>Программа идентификации положительного состава материалов для ИПСМ исходного материала</w:t>
      </w:r>
    </w:p>
    <w:p w14:paraId="36A207A9" w14:textId="3BB58428" w:rsidR="00BA168E" w:rsidRPr="00981FDE" w:rsidRDefault="00BA168E" w:rsidP="00BA168E">
      <w:pPr>
        <w:pStyle w:val="Reference"/>
        <w:tabs>
          <w:tab w:val="clear" w:pos="2680"/>
          <w:tab w:val="left" w:pos="2880"/>
        </w:tabs>
        <w:ind w:left="2880" w:hanging="2160"/>
        <w:rPr>
          <w:color w:val="auto"/>
          <w:lang w:val="ru-RU"/>
        </w:rPr>
      </w:pPr>
      <w:del w:id="78" w:author="Zhunisbayev, Olzhasbek [Bolashak Atyrau Limited]" w:date="2024-05-11T21:10:00Z">
        <w:r w:rsidRPr="00981FDE" w:rsidDel="009213E4">
          <w:rPr>
            <w:color w:val="auto"/>
            <w:lang w:val="ru-RU"/>
          </w:rPr>
          <w:delText>GEN</w:delText>
        </w:r>
      </w:del>
      <w:ins w:id="79" w:author="Zhunisbayev, Olzhasbek [Bolashak Atyrau Limited]" w:date="2024-05-11T21:10:00Z">
        <w:r w:rsidR="009213E4">
          <w:rPr>
            <w:color w:val="auto"/>
          </w:rPr>
          <w:t>PIM</w:t>
        </w:r>
      </w:ins>
      <w:r w:rsidRPr="00981FDE">
        <w:rPr>
          <w:color w:val="auto"/>
          <w:lang w:val="ru-RU"/>
        </w:rPr>
        <w:t>-SU-5209-TCO</w:t>
      </w:r>
      <w:r w:rsidRPr="00981FDE">
        <w:rPr>
          <w:color w:val="auto"/>
          <w:lang w:val="ru-RU"/>
        </w:rPr>
        <w:tab/>
        <w:t xml:space="preserve">Фланцевые прокладки и болтовые соединения </w:t>
      </w:r>
    </w:p>
    <w:p w14:paraId="010C9EC3"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IRM-SU-1381-TCO</w:t>
      </w:r>
      <w:r w:rsidRPr="00981FDE">
        <w:rPr>
          <w:color w:val="auto"/>
          <w:lang w:val="ru-RU"/>
        </w:rPr>
        <w:tab/>
        <w:t>Теплоизоляция для высокотемпературных трубопроводов, сосудов и теплообменников</w:t>
      </w:r>
    </w:p>
    <w:p w14:paraId="5C335370"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IRM-SU-2634-TCO</w:t>
      </w:r>
      <w:r w:rsidRPr="00981FDE">
        <w:rPr>
          <w:color w:val="auto"/>
          <w:lang w:val="ru-RU"/>
        </w:rPr>
        <w:tab/>
      </w:r>
      <w:r w:rsidRPr="00FE5912">
        <w:rPr>
          <w:color w:val="auto"/>
          <w:lang w:val="ru-RU"/>
        </w:rPr>
        <w:t xml:space="preserve">Теплоизоляция </w:t>
      </w:r>
      <w:r>
        <w:rPr>
          <w:color w:val="auto"/>
          <w:lang w:val="ru-RU"/>
        </w:rPr>
        <w:t xml:space="preserve">труб, </w:t>
      </w:r>
      <w:r w:rsidRPr="00FE5912">
        <w:rPr>
          <w:color w:val="auto"/>
          <w:lang w:val="ru-RU"/>
        </w:rPr>
        <w:t>сосудов и теплообменных аппаратов, предназначенных для работы с холодными средами</w:t>
      </w:r>
    </w:p>
    <w:p w14:paraId="3814DD29"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IRM-SU-3865-TCO </w:t>
      </w:r>
      <w:r w:rsidRPr="00981FDE">
        <w:rPr>
          <w:color w:val="auto"/>
          <w:lang w:val="ru-RU"/>
        </w:rPr>
        <w:tab/>
        <w:t>Теплоизоляция для высокотемпературных резервуаров-хранилищ</w:t>
      </w:r>
    </w:p>
    <w:p w14:paraId="13753B4C"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lastRenderedPageBreak/>
        <w:t xml:space="preserve">L-ST-2005 </w:t>
      </w:r>
      <w:r w:rsidRPr="00981FDE">
        <w:rPr>
          <w:color w:val="auto"/>
          <w:lang w:val="ru-RU"/>
        </w:rPr>
        <w:tab/>
        <w:t>ТУ на компоновку и трубную обвязку для комплектов механического оборудования завода</w:t>
      </w:r>
    </w:p>
    <w:p w14:paraId="13709E71"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L-ST-2006 </w:t>
      </w:r>
      <w:r w:rsidRPr="00981FDE">
        <w:rPr>
          <w:color w:val="auto"/>
          <w:lang w:val="ru-RU"/>
        </w:rPr>
        <w:tab/>
        <w:t xml:space="preserve">ТУ на цветовую маркировку и отслеживание материалов </w:t>
      </w:r>
    </w:p>
    <w:p w14:paraId="627B01A2"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L-ST-2009 </w:t>
      </w:r>
      <w:r w:rsidRPr="00981FDE">
        <w:rPr>
          <w:color w:val="auto"/>
          <w:lang w:val="ru-RU"/>
        </w:rPr>
        <w:tab/>
        <w:t>Требования к поставляемым трубы, фитинги и фланцы</w:t>
      </w:r>
    </w:p>
    <w:p w14:paraId="23FA809D" w14:textId="77777777" w:rsidR="00BA168E" w:rsidRPr="00D947B0" w:rsidRDefault="00BA168E" w:rsidP="00BA168E">
      <w:pPr>
        <w:pStyle w:val="Reference"/>
        <w:rPr>
          <w:lang w:val="ru-RU" w:eastAsia="ru-RU"/>
        </w:rPr>
      </w:pPr>
      <w:r w:rsidRPr="00736810">
        <w:rPr>
          <w:lang w:val="en-GB"/>
        </w:rPr>
        <w:t>L</w:t>
      </w:r>
      <w:r w:rsidRPr="0053453B">
        <w:rPr>
          <w:lang w:val="ru-RU"/>
        </w:rPr>
        <w:t>-</w:t>
      </w:r>
      <w:r w:rsidRPr="00736810">
        <w:rPr>
          <w:lang w:val="en-GB"/>
        </w:rPr>
        <w:t>ST</w:t>
      </w:r>
      <w:r w:rsidRPr="0053453B">
        <w:rPr>
          <w:lang w:val="ru-RU"/>
        </w:rPr>
        <w:t xml:space="preserve">-2025 </w:t>
      </w:r>
      <w:r w:rsidRPr="0053453B">
        <w:rPr>
          <w:lang w:val="ru-RU"/>
        </w:rPr>
        <w:tab/>
      </w:r>
      <w:r>
        <w:rPr>
          <w:lang w:val="ru-RU"/>
        </w:rPr>
        <w:tab/>
      </w:r>
      <w:r w:rsidRPr="0053453B">
        <w:rPr>
          <w:lang w:val="ru-RU" w:eastAsia="ru-RU"/>
        </w:rPr>
        <w:t>Типовые детали систем трубопроводов</w:t>
      </w:r>
    </w:p>
    <w:p w14:paraId="5C24DBED"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L-ST-2030 </w:t>
      </w:r>
      <w:r w:rsidRPr="00981FDE">
        <w:rPr>
          <w:color w:val="auto"/>
          <w:lang w:val="ru-RU"/>
        </w:rPr>
        <w:tab/>
        <w:t xml:space="preserve">Требования к поставляемым болтовым соединениям </w:t>
      </w:r>
    </w:p>
    <w:p w14:paraId="0D160B96"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L-ST-2048</w:t>
      </w:r>
      <w:r w:rsidRPr="00981FDE">
        <w:rPr>
          <w:color w:val="auto"/>
          <w:lang w:val="ru-RU"/>
        </w:rPr>
        <w:tab/>
        <w:t xml:space="preserve">Требования к закупке специальных опор трубопроводов </w:t>
      </w:r>
    </w:p>
    <w:p w14:paraId="21C72FF8"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L-ST-2055 </w:t>
      </w:r>
      <w:r w:rsidRPr="00981FDE">
        <w:rPr>
          <w:color w:val="auto"/>
          <w:lang w:val="ru-RU"/>
        </w:rPr>
        <w:tab/>
        <w:t>Детали соединений вентиляции, дренажа и КИП</w:t>
      </w:r>
    </w:p>
    <w:p w14:paraId="7187F297"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L-ST-2056 </w:t>
      </w:r>
      <w:r w:rsidRPr="00981FDE">
        <w:rPr>
          <w:color w:val="auto"/>
          <w:lang w:val="ru-RU"/>
        </w:rPr>
        <w:tab/>
      </w:r>
      <w:r w:rsidRPr="009929FF">
        <w:rPr>
          <w:rFonts w:eastAsia="Arial"/>
          <w:bCs/>
          <w:color w:val="auto"/>
          <w:lang w:val="ru-RU"/>
        </w:rPr>
        <w:t>Дет</w:t>
      </w:r>
      <w:r w:rsidRPr="009929FF">
        <w:rPr>
          <w:rFonts w:eastAsia="Arial"/>
          <w:bCs/>
          <w:color w:val="auto"/>
          <w:spacing w:val="1"/>
          <w:lang w:val="ru-RU"/>
        </w:rPr>
        <w:t>а</w:t>
      </w:r>
      <w:r w:rsidRPr="009929FF">
        <w:rPr>
          <w:rFonts w:eastAsia="Arial"/>
          <w:bCs/>
          <w:color w:val="auto"/>
          <w:lang w:val="ru-RU"/>
        </w:rPr>
        <w:t>ль</w:t>
      </w:r>
      <w:r w:rsidRPr="009929FF">
        <w:rPr>
          <w:rFonts w:eastAsia="Arial"/>
          <w:bCs/>
          <w:color w:val="auto"/>
          <w:spacing w:val="2"/>
          <w:lang w:val="ru-RU"/>
        </w:rPr>
        <w:t>на</w:t>
      </w:r>
      <w:r w:rsidRPr="009929FF">
        <w:rPr>
          <w:rFonts w:eastAsia="Arial"/>
          <w:bCs/>
          <w:color w:val="auto"/>
          <w:lang w:val="ru-RU"/>
        </w:rPr>
        <w:t>я</w:t>
      </w:r>
      <w:r w:rsidRPr="009929FF">
        <w:rPr>
          <w:rFonts w:eastAsia="Arial"/>
          <w:bCs/>
          <w:color w:val="auto"/>
          <w:spacing w:val="-28"/>
          <w:lang w:val="ru-RU"/>
        </w:rPr>
        <w:t xml:space="preserve"> </w:t>
      </w:r>
      <w:r w:rsidRPr="009929FF">
        <w:rPr>
          <w:rFonts w:eastAsia="Arial"/>
          <w:bCs/>
          <w:color w:val="auto"/>
          <w:w w:val="99"/>
          <w:lang w:val="ru-RU"/>
        </w:rPr>
        <w:t>спе</w:t>
      </w:r>
      <w:r w:rsidRPr="009929FF">
        <w:rPr>
          <w:rFonts w:eastAsia="Arial"/>
          <w:bCs/>
          <w:color w:val="auto"/>
          <w:spacing w:val="1"/>
          <w:w w:val="99"/>
          <w:lang w:val="ru-RU"/>
        </w:rPr>
        <w:t>ц</w:t>
      </w:r>
      <w:r w:rsidRPr="009929FF">
        <w:rPr>
          <w:rFonts w:eastAsia="Arial"/>
          <w:bCs/>
          <w:color w:val="auto"/>
          <w:w w:val="99"/>
          <w:lang w:val="ru-RU"/>
        </w:rPr>
        <w:t>иф</w:t>
      </w:r>
      <w:r w:rsidRPr="009929FF">
        <w:rPr>
          <w:rFonts w:eastAsia="Arial"/>
          <w:bCs/>
          <w:color w:val="auto"/>
          <w:spacing w:val="1"/>
          <w:w w:val="99"/>
          <w:lang w:val="ru-RU"/>
        </w:rPr>
        <w:t>и</w:t>
      </w:r>
      <w:r w:rsidRPr="009929FF">
        <w:rPr>
          <w:rFonts w:eastAsia="Arial"/>
          <w:bCs/>
          <w:color w:val="auto"/>
          <w:w w:val="99"/>
          <w:lang w:val="ru-RU"/>
        </w:rPr>
        <w:t>ка</w:t>
      </w:r>
      <w:r w:rsidRPr="009929FF">
        <w:rPr>
          <w:rFonts w:eastAsia="Arial"/>
          <w:bCs/>
          <w:color w:val="auto"/>
          <w:spacing w:val="1"/>
          <w:w w:val="99"/>
          <w:lang w:val="ru-RU"/>
        </w:rPr>
        <w:t>ц</w:t>
      </w:r>
      <w:r w:rsidRPr="009929FF">
        <w:rPr>
          <w:rFonts w:eastAsia="Arial"/>
          <w:bCs/>
          <w:color w:val="auto"/>
          <w:w w:val="99"/>
          <w:lang w:val="ru-RU"/>
        </w:rPr>
        <w:t xml:space="preserve">ия </w:t>
      </w:r>
      <w:r w:rsidRPr="009929FF">
        <w:rPr>
          <w:rFonts w:eastAsia="Arial"/>
          <w:bCs/>
          <w:color w:val="auto"/>
          <w:lang w:val="ru-RU"/>
        </w:rPr>
        <w:t>тру</w:t>
      </w:r>
      <w:r w:rsidRPr="009929FF">
        <w:rPr>
          <w:rFonts w:eastAsia="Arial"/>
          <w:bCs/>
          <w:color w:val="auto"/>
          <w:spacing w:val="1"/>
          <w:lang w:val="ru-RU"/>
        </w:rPr>
        <w:t>б</w:t>
      </w:r>
      <w:r w:rsidRPr="009929FF">
        <w:rPr>
          <w:rFonts w:eastAsia="Arial"/>
          <w:bCs/>
          <w:color w:val="auto"/>
          <w:lang w:val="ru-RU"/>
        </w:rPr>
        <w:t>опр</w:t>
      </w:r>
      <w:r w:rsidRPr="009929FF">
        <w:rPr>
          <w:rFonts w:eastAsia="Arial"/>
          <w:bCs/>
          <w:color w:val="auto"/>
          <w:spacing w:val="1"/>
          <w:lang w:val="ru-RU"/>
        </w:rPr>
        <w:t>о</w:t>
      </w:r>
      <w:r w:rsidRPr="009929FF">
        <w:rPr>
          <w:rFonts w:eastAsia="Arial"/>
          <w:bCs/>
          <w:color w:val="auto"/>
          <w:lang w:val="ru-RU"/>
        </w:rPr>
        <w:t>вод</w:t>
      </w:r>
      <w:r w:rsidRPr="009929FF">
        <w:rPr>
          <w:rFonts w:eastAsia="Arial"/>
          <w:bCs/>
          <w:color w:val="auto"/>
          <w:spacing w:val="2"/>
          <w:lang w:val="ru-RU"/>
        </w:rPr>
        <w:t>о</w:t>
      </w:r>
      <w:r w:rsidRPr="009929FF">
        <w:rPr>
          <w:rFonts w:eastAsia="Arial"/>
          <w:bCs/>
          <w:color w:val="auto"/>
          <w:lang w:val="ru-RU"/>
        </w:rPr>
        <w:t>в</w:t>
      </w:r>
      <w:r w:rsidRPr="009929FF">
        <w:rPr>
          <w:rFonts w:eastAsia="Arial"/>
          <w:bCs/>
          <w:color w:val="auto"/>
          <w:spacing w:val="-41"/>
          <w:lang w:val="ru-RU"/>
        </w:rPr>
        <w:t xml:space="preserve"> </w:t>
      </w:r>
      <w:r w:rsidRPr="009929FF">
        <w:rPr>
          <w:rFonts w:eastAsia="Arial"/>
          <w:bCs/>
          <w:color w:val="auto"/>
          <w:lang w:val="ru-RU"/>
        </w:rPr>
        <w:t>по</w:t>
      </w:r>
      <w:r w:rsidRPr="009929FF">
        <w:rPr>
          <w:rFonts w:eastAsia="Arial"/>
          <w:bCs/>
          <w:color w:val="auto"/>
          <w:spacing w:val="-5"/>
          <w:lang w:val="ru-RU"/>
        </w:rPr>
        <w:t xml:space="preserve"> </w:t>
      </w:r>
      <w:r w:rsidRPr="009929FF">
        <w:rPr>
          <w:rFonts w:eastAsia="Arial"/>
          <w:bCs/>
          <w:color w:val="auto"/>
          <w:w w:val="99"/>
          <w:lang w:val="ru-RU"/>
        </w:rPr>
        <w:t>кла</w:t>
      </w:r>
      <w:r w:rsidRPr="009929FF">
        <w:rPr>
          <w:rFonts w:eastAsia="Arial"/>
          <w:bCs/>
          <w:color w:val="auto"/>
          <w:spacing w:val="1"/>
          <w:w w:val="99"/>
          <w:lang w:val="ru-RU"/>
        </w:rPr>
        <w:t>с</w:t>
      </w:r>
      <w:r w:rsidRPr="009929FF">
        <w:rPr>
          <w:rFonts w:eastAsia="Arial"/>
          <w:bCs/>
          <w:color w:val="auto"/>
          <w:w w:val="99"/>
          <w:lang w:val="ru-RU"/>
        </w:rPr>
        <w:t>с</w:t>
      </w:r>
      <w:r w:rsidRPr="009929FF">
        <w:rPr>
          <w:rFonts w:eastAsia="Arial"/>
          <w:bCs/>
          <w:color w:val="auto"/>
          <w:spacing w:val="1"/>
          <w:w w:val="99"/>
          <w:lang w:val="ru-RU"/>
        </w:rPr>
        <w:t>а</w:t>
      </w:r>
      <w:r w:rsidRPr="009929FF">
        <w:rPr>
          <w:rFonts w:eastAsia="Arial"/>
          <w:bCs/>
          <w:color w:val="auto"/>
          <w:w w:val="99"/>
          <w:lang w:val="ru-RU"/>
        </w:rPr>
        <w:t>м</w:t>
      </w:r>
    </w:p>
    <w:p w14:paraId="07727F39"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PIM-DU-5093-TCO</w:t>
      </w:r>
      <w:r w:rsidRPr="00981FDE">
        <w:rPr>
          <w:color w:val="auto"/>
          <w:lang w:val="ru-RU"/>
        </w:rPr>
        <w:tab/>
        <w:t>План расположения технологической установки и внезаводских объектов</w:t>
      </w:r>
    </w:p>
    <w:p w14:paraId="4E8764A1"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PIM-DU-5138-TCO </w:t>
      </w:r>
      <w:r w:rsidRPr="00981FDE">
        <w:rPr>
          <w:color w:val="auto"/>
          <w:lang w:val="ru-RU"/>
        </w:rPr>
        <w:tab/>
      </w:r>
      <w:r w:rsidRPr="00BB2575">
        <w:rPr>
          <w:bCs/>
          <w:lang w:val="ru-RU"/>
        </w:rPr>
        <w:t>Проектирование</w:t>
      </w:r>
      <w:r w:rsidRPr="006C04BB">
        <w:rPr>
          <w:bCs/>
          <w:lang w:val="ru-RU"/>
        </w:rPr>
        <w:t xml:space="preserve"> </w:t>
      </w:r>
      <w:r w:rsidRPr="00BB2575">
        <w:rPr>
          <w:bCs/>
          <w:lang w:val="ru-RU"/>
        </w:rPr>
        <w:t>трубной</w:t>
      </w:r>
      <w:r w:rsidRPr="006C04BB">
        <w:rPr>
          <w:bCs/>
          <w:lang w:val="ru-RU"/>
        </w:rPr>
        <w:t xml:space="preserve"> </w:t>
      </w:r>
      <w:r w:rsidRPr="00BB2575">
        <w:rPr>
          <w:bCs/>
          <w:lang w:val="ru-RU"/>
        </w:rPr>
        <w:t>обвязки</w:t>
      </w:r>
      <w:r w:rsidRPr="00981FDE">
        <w:rPr>
          <w:color w:val="auto"/>
          <w:lang w:val="ru-RU"/>
        </w:rPr>
        <w:t xml:space="preserve"> </w:t>
      </w:r>
    </w:p>
    <w:p w14:paraId="3B2C53CC"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PIM-DU-5155-TCO </w:t>
      </w:r>
      <w:r w:rsidRPr="00981FDE">
        <w:rPr>
          <w:color w:val="auto"/>
          <w:lang w:val="ru-RU"/>
        </w:rPr>
        <w:tab/>
      </w:r>
      <w:r w:rsidRPr="00507762">
        <w:rPr>
          <w:lang w:val="ru-RU"/>
        </w:rPr>
        <w:t>Анализ механического напряжения и гибкости трубопровода</w:t>
      </w:r>
    </w:p>
    <w:p w14:paraId="2E9794C0"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PIM-PU-5124-TCO</w:t>
      </w:r>
      <w:r w:rsidRPr="00981FDE">
        <w:rPr>
          <w:color w:val="auto"/>
          <w:lang w:val="ru-RU"/>
        </w:rPr>
        <w:tab/>
        <w:t xml:space="preserve">Прокладка подземных трубопроводов пожарной воды из полиэтилена </w:t>
      </w:r>
      <w:r>
        <w:rPr>
          <w:color w:val="auto"/>
          <w:lang w:val="ru-RU"/>
        </w:rPr>
        <w:t>высокой плотности (ПВП)</w:t>
      </w:r>
    </w:p>
    <w:p w14:paraId="083242D9" w14:textId="350A8B3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PIM-S</w:t>
      </w:r>
      <w:r w:rsidRPr="00981FDE">
        <w:rPr>
          <w:color w:val="auto"/>
        </w:rPr>
        <w:t>U</w:t>
      </w:r>
      <w:r w:rsidRPr="00981FDE">
        <w:rPr>
          <w:color w:val="auto"/>
          <w:lang w:val="ru-RU"/>
        </w:rPr>
        <w:t>-2505-TCO</w:t>
      </w:r>
      <w:r w:rsidRPr="00981FDE">
        <w:rPr>
          <w:color w:val="auto"/>
          <w:lang w:val="ru-RU"/>
        </w:rPr>
        <w:tab/>
      </w:r>
      <w:r>
        <w:rPr>
          <w:color w:val="auto"/>
          <w:lang w:val="ru-RU"/>
        </w:rPr>
        <w:t>И</w:t>
      </w:r>
      <w:r w:rsidRPr="00981FDE">
        <w:rPr>
          <w:color w:val="auto"/>
          <w:lang w:val="ru-RU"/>
        </w:rPr>
        <w:t>зготовление трубной обвязки</w:t>
      </w:r>
      <w:del w:id="80" w:author="Zhunisbayev, Olzhasbek [Bolashak Atyrau Limited]" w:date="2023-09-10T15:56:00Z">
        <w:r w:rsidRPr="00981FDE" w:rsidDel="00DF3742">
          <w:rPr>
            <w:color w:val="auto"/>
            <w:lang w:val="ru-RU"/>
          </w:rPr>
          <w:delText xml:space="preserve"> из углеродистой стали </w:delText>
        </w:r>
      </w:del>
    </w:p>
    <w:p w14:paraId="0B3B420C" w14:textId="763FED43" w:rsidR="00BA168E" w:rsidRPr="00981FDE" w:rsidDel="00DF3742" w:rsidRDefault="00BA168E" w:rsidP="00BA168E">
      <w:pPr>
        <w:pStyle w:val="Reference"/>
        <w:tabs>
          <w:tab w:val="clear" w:pos="2680"/>
          <w:tab w:val="left" w:pos="2880"/>
        </w:tabs>
        <w:ind w:left="2880" w:hanging="2160"/>
        <w:rPr>
          <w:del w:id="81" w:author="Zhunisbayev, Olzhasbek [Bolashak Atyrau Limited]" w:date="2023-09-10T15:56:00Z"/>
          <w:color w:val="auto"/>
          <w:lang w:val="ru-RU"/>
        </w:rPr>
      </w:pPr>
      <w:del w:id="82" w:author="Zhunisbayev, Olzhasbek [Bolashak Atyrau Limited]" w:date="2023-09-10T15:56:00Z">
        <w:r w:rsidRPr="00981FDE" w:rsidDel="00DF3742">
          <w:rPr>
            <w:color w:val="auto"/>
            <w:lang w:val="ru-RU"/>
          </w:rPr>
          <w:delText>PIM-S</w:delText>
        </w:r>
        <w:r w:rsidRPr="00981FDE" w:rsidDel="00DF3742">
          <w:rPr>
            <w:color w:val="auto"/>
          </w:rPr>
          <w:delText>U</w:delText>
        </w:r>
        <w:r w:rsidRPr="00981FDE" w:rsidDel="00DF3742">
          <w:rPr>
            <w:color w:val="auto"/>
            <w:lang w:val="ru-RU"/>
          </w:rPr>
          <w:delText>-4770-TCO</w:delText>
        </w:r>
        <w:r w:rsidRPr="00981FDE" w:rsidDel="00DF3742">
          <w:rPr>
            <w:color w:val="auto"/>
            <w:lang w:val="ru-RU"/>
          </w:rPr>
          <w:tab/>
        </w:r>
        <w:r w:rsidDel="00DF3742">
          <w:rPr>
            <w:color w:val="auto"/>
            <w:lang w:val="ru-RU"/>
          </w:rPr>
          <w:delText>И</w:delText>
        </w:r>
        <w:r w:rsidRPr="00981FDE" w:rsidDel="00DF3742">
          <w:rPr>
            <w:color w:val="auto"/>
            <w:lang w:val="ru-RU"/>
          </w:rPr>
          <w:delText xml:space="preserve">зготовление трубной обвязки из нержавеющей стали </w:delText>
        </w:r>
      </w:del>
    </w:p>
    <w:p w14:paraId="7B617736" w14:textId="7D6BABB1" w:rsidR="00BA168E" w:rsidRPr="00981FDE" w:rsidDel="00DF3742" w:rsidRDefault="00BA168E" w:rsidP="00BA168E">
      <w:pPr>
        <w:pStyle w:val="Reference"/>
        <w:rPr>
          <w:del w:id="83" w:author="Zhunisbayev, Olzhasbek [Bolashak Atyrau Limited]" w:date="2023-09-10T15:56:00Z"/>
          <w:color w:val="auto"/>
          <w:lang w:val="ru-RU"/>
        </w:rPr>
      </w:pPr>
      <w:del w:id="84" w:author="Zhunisbayev, Olzhasbek [Bolashak Atyrau Limited]" w:date="2023-09-10T15:56:00Z">
        <w:r w:rsidRPr="00981FDE" w:rsidDel="00DF3742">
          <w:rPr>
            <w:color w:val="auto"/>
          </w:rPr>
          <w:delText>PIM</w:delText>
        </w:r>
        <w:r w:rsidRPr="00981FDE" w:rsidDel="00DF3742">
          <w:rPr>
            <w:color w:val="auto"/>
            <w:lang w:val="ru-RU"/>
          </w:rPr>
          <w:delText>-</w:delText>
        </w:r>
        <w:r w:rsidRPr="00981FDE" w:rsidDel="00DF3742">
          <w:rPr>
            <w:color w:val="auto"/>
          </w:rPr>
          <w:delText>SU</w:delText>
        </w:r>
        <w:r w:rsidRPr="00981FDE" w:rsidDel="00DF3742">
          <w:rPr>
            <w:color w:val="auto"/>
            <w:lang w:val="ru-RU"/>
          </w:rPr>
          <w:delText>-4772-</w:delText>
        </w:r>
        <w:r w:rsidRPr="00981FDE" w:rsidDel="00DF3742">
          <w:rPr>
            <w:color w:val="auto"/>
          </w:rPr>
          <w:delText>TCO</w:delText>
        </w:r>
        <w:r w:rsidRPr="00981FDE" w:rsidDel="00DF3742">
          <w:rPr>
            <w:color w:val="auto"/>
            <w:lang w:val="ru-RU"/>
          </w:rPr>
          <w:delText xml:space="preserve"> </w:delText>
        </w:r>
        <w:r w:rsidRPr="00981FDE" w:rsidDel="00DF3742">
          <w:rPr>
            <w:color w:val="auto"/>
            <w:lang w:val="ru-RU"/>
          </w:rPr>
          <w:tab/>
        </w:r>
        <w:r w:rsidRPr="00981FDE" w:rsidDel="00DF3742">
          <w:rPr>
            <w:color w:val="auto"/>
            <w:lang w:val="ru-RU"/>
          </w:rPr>
          <w:tab/>
          <w:delText>Изготовление трубной обвязки из низколегированной стали</w:delText>
        </w:r>
      </w:del>
    </w:p>
    <w:p w14:paraId="65273CF0"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PIM-SU-2411-TCO  </w:t>
      </w:r>
      <w:r w:rsidRPr="00981FDE">
        <w:rPr>
          <w:color w:val="auto"/>
          <w:lang w:val="ru-RU"/>
        </w:rPr>
        <w:tab/>
        <w:t>Удаление накипи и чистка стальных труб</w:t>
      </w:r>
    </w:p>
    <w:p w14:paraId="2D59B9CD"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PIM-SU-3541-TCO  </w:t>
      </w:r>
      <w:r w:rsidRPr="00981FDE">
        <w:rPr>
          <w:color w:val="auto"/>
          <w:lang w:val="ru-RU"/>
        </w:rPr>
        <w:tab/>
        <w:t>Гидравлические испытания наземных трубопроводных систем;</w:t>
      </w:r>
    </w:p>
    <w:p w14:paraId="6639B58D"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PIM-SU-5104-TCO</w:t>
      </w:r>
      <w:r w:rsidRPr="00981FDE">
        <w:rPr>
          <w:color w:val="auto"/>
          <w:lang w:val="ru-RU"/>
        </w:rPr>
        <w:tab/>
      </w:r>
      <w:r>
        <w:rPr>
          <w:color w:val="auto"/>
          <w:lang w:val="ru-RU"/>
        </w:rPr>
        <w:t>Закупка клапанов</w:t>
      </w:r>
      <w:r w:rsidRPr="00981FDE">
        <w:rPr>
          <w:color w:val="auto"/>
          <w:lang w:val="ru-RU"/>
        </w:rPr>
        <w:t xml:space="preserve"> </w:t>
      </w:r>
    </w:p>
    <w:p w14:paraId="4EF6D862"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PIM-SU-5153-TCO </w:t>
      </w:r>
      <w:r w:rsidRPr="00981FDE">
        <w:rPr>
          <w:color w:val="auto"/>
          <w:lang w:val="ru-RU"/>
        </w:rPr>
        <w:tab/>
      </w:r>
      <w:r w:rsidRPr="002404A0">
        <w:rPr>
          <w:lang w:val="ru-RU"/>
        </w:rPr>
        <w:t>Проектирование трубных опор</w:t>
      </w:r>
    </w:p>
    <w:p w14:paraId="6ED81299" w14:textId="77777777" w:rsidR="00BA168E" w:rsidRDefault="00BA168E" w:rsidP="00BA168E">
      <w:pPr>
        <w:pStyle w:val="Reference"/>
        <w:tabs>
          <w:tab w:val="clear" w:pos="2680"/>
          <w:tab w:val="left" w:pos="2880"/>
        </w:tabs>
        <w:ind w:left="2880" w:hanging="2160"/>
        <w:rPr>
          <w:color w:val="auto"/>
          <w:lang w:val="ru-RU"/>
        </w:rPr>
      </w:pPr>
      <w:r w:rsidRPr="00981FDE">
        <w:rPr>
          <w:color w:val="auto"/>
          <w:lang w:val="ru-RU"/>
        </w:rPr>
        <w:t xml:space="preserve">PPL-SU-4737-TCO </w:t>
      </w:r>
      <w:r w:rsidRPr="00981FDE">
        <w:rPr>
          <w:color w:val="auto"/>
          <w:lang w:val="ru-RU"/>
        </w:rPr>
        <w:tab/>
      </w:r>
      <w:r w:rsidRPr="006C04BB">
        <w:rPr>
          <w:color w:val="auto"/>
          <w:lang w:val="ru-RU"/>
        </w:rPr>
        <w:t>Г</w:t>
      </w:r>
      <w:r>
        <w:rPr>
          <w:color w:val="auto"/>
          <w:lang w:val="ru-RU"/>
        </w:rPr>
        <w:t>и</w:t>
      </w:r>
      <w:r w:rsidRPr="006C04BB">
        <w:rPr>
          <w:color w:val="auto"/>
          <w:lang w:val="ru-RU"/>
        </w:rPr>
        <w:t>бка труб методом индукционного нагрева</w:t>
      </w:r>
      <w:r w:rsidRPr="00981FDE">
        <w:rPr>
          <w:color w:val="auto"/>
          <w:lang w:val="ru-RU"/>
        </w:rPr>
        <w:t xml:space="preserve"> </w:t>
      </w:r>
    </w:p>
    <w:p w14:paraId="724E601B" w14:textId="77777777" w:rsidR="00BA168E" w:rsidRPr="00550B67" w:rsidRDefault="00BA168E" w:rsidP="00BA168E">
      <w:pPr>
        <w:pStyle w:val="Text1"/>
        <w:rPr>
          <w:lang w:val="ru-RU"/>
        </w:rPr>
      </w:pPr>
      <w:r>
        <w:rPr>
          <w:color w:val="auto"/>
          <w:lang w:val="en-GB"/>
        </w:rPr>
        <w:t>SID</w:t>
      </w:r>
      <w:r w:rsidRPr="001E3AE7">
        <w:rPr>
          <w:color w:val="auto"/>
          <w:lang w:val="ru-RU"/>
        </w:rPr>
        <w:t>-</w:t>
      </w:r>
      <w:r>
        <w:rPr>
          <w:color w:val="auto"/>
          <w:lang w:val="en-GB"/>
        </w:rPr>
        <w:t>SU</w:t>
      </w:r>
      <w:r w:rsidRPr="001E3AE7">
        <w:rPr>
          <w:color w:val="auto"/>
          <w:lang w:val="ru-RU"/>
        </w:rPr>
        <w:t>-5106-</w:t>
      </w:r>
      <w:r>
        <w:rPr>
          <w:color w:val="auto"/>
          <w:lang w:val="en-GB"/>
        </w:rPr>
        <w:t>TCO</w:t>
      </w:r>
      <w:r>
        <w:rPr>
          <w:color w:val="auto"/>
          <w:lang w:val="ru-RU"/>
        </w:rPr>
        <w:tab/>
        <w:t xml:space="preserve">Техника безопасности при проектировании </w:t>
      </w:r>
    </w:p>
    <w:p w14:paraId="43C9D4A2" w14:textId="77777777" w:rsidR="00BA168E" w:rsidRPr="00981FDE" w:rsidRDefault="00BA168E" w:rsidP="00BA168E">
      <w:pPr>
        <w:pStyle w:val="Reference"/>
        <w:tabs>
          <w:tab w:val="clear" w:pos="2680"/>
          <w:tab w:val="left" w:pos="2880"/>
        </w:tabs>
        <w:ind w:left="2880" w:hanging="2160"/>
        <w:rPr>
          <w:color w:val="auto"/>
          <w:lang w:val="ru-RU"/>
        </w:rPr>
      </w:pPr>
      <w:bookmarkStart w:id="85" w:name="_Toc325532758"/>
      <w:r w:rsidRPr="00981FDE">
        <w:rPr>
          <w:color w:val="auto"/>
          <w:lang w:val="ru-RU"/>
        </w:rPr>
        <w:t xml:space="preserve">W-ST-2025 </w:t>
      </w:r>
      <w:r w:rsidRPr="00981FDE">
        <w:rPr>
          <w:color w:val="auto"/>
          <w:lang w:val="ru-RU"/>
        </w:rPr>
        <w:tab/>
        <w:t xml:space="preserve">ТУ на сварку и послесварочную термообработку трубопроводов технологических установок </w:t>
      </w:r>
    </w:p>
    <w:p w14:paraId="30EF2930" w14:textId="77777777" w:rsidR="00BA168E" w:rsidRPr="00981FDE" w:rsidRDefault="00BA168E" w:rsidP="00597A1E">
      <w:pPr>
        <w:pStyle w:val="Heading2"/>
        <w:numPr>
          <w:ilvl w:val="1"/>
          <w:numId w:val="5"/>
        </w:numPr>
        <w:ind w:left="851" w:hanging="720"/>
        <w:rPr>
          <w:color w:val="auto"/>
          <w:lang w:val="ru-RU"/>
        </w:rPr>
      </w:pPr>
      <w:bookmarkStart w:id="86" w:name="_Toc182313214"/>
      <w:r w:rsidRPr="00981FDE">
        <w:rPr>
          <w:color w:val="auto"/>
          <w:lang w:val="ru-RU"/>
        </w:rPr>
        <w:t>Отраслевые нормы и стандарты</w:t>
      </w:r>
      <w:bookmarkEnd w:id="85"/>
      <w:bookmarkEnd w:id="86"/>
    </w:p>
    <w:p w14:paraId="620BE436" w14:textId="77777777" w:rsidR="00BA168E" w:rsidRPr="00981FDE" w:rsidRDefault="00BA168E" w:rsidP="00BA168E">
      <w:pPr>
        <w:pStyle w:val="Text1Bold"/>
        <w:rPr>
          <w:color w:val="auto"/>
          <w:lang w:val="ru-RU"/>
        </w:rPr>
      </w:pPr>
      <w:r w:rsidRPr="00981FDE">
        <w:rPr>
          <w:color w:val="auto"/>
          <w:lang w:val="ru-RU"/>
        </w:rPr>
        <w:t>Американский институт нефти (API)</w:t>
      </w:r>
    </w:p>
    <w:p w14:paraId="7D3EDA48" w14:textId="5978AAE3"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API 594</w:t>
      </w:r>
      <w:r w:rsidRPr="00981FDE">
        <w:rPr>
          <w:color w:val="auto"/>
          <w:lang w:val="ru-RU"/>
        </w:rPr>
        <w:tab/>
        <w:t>Обратные клапаны - фланцевые, с проушинами, вафельного типа и под приварку встык</w:t>
      </w:r>
    </w:p>
    <w:p w14:paraId="6F490738" w14:textId="77777777" w:rsidR="00BA168E" w:rsidRPr="00D319FC" w:rsidRDefault="00BA168E" w:rsidP="00BA168E">
      <w:pPr>
        <w:pStyle w:val="Reference"/>
        <w:tabs>
          <w:tab w:val="clear" w:pos="2680"/>
          <w:tab w:val="left" w:pos="2880"/>
        </w:tabs>
        <w:ind w:left="2880" w:hanging="2160"/>
        <w:rPr>
          <w:color w:val="auto"/>
          <w:lang w:val="ru-RU"/>
        </w:rPr>
      </w:pPr>
      <w:r w:rsidRPr="00981FDE">
        <w:rPr>
          <w:color w:val="auto"/>
          <w:lang w:val="ru-RU"/>
        </w:rPr>
        <w:t xml:space="preserve">API 598 </w:t>
      </w:r>
      <w:r w:rsidRPr="00981FDE">
        <w:rPr>
          <w:color w:val="auto"/>
          <w:lang w:val="ru-RU"/>
        </w:rPr>
        <w:tab/>
        <w:t xml:space="preserve">Проверка и испытание </w:t>
      </w:r>
      <w:r>
        <w:rPr>
          <w:color w:val="auto"/>
          <w:lang w:val="ru-RU"/>
        </w:rPr>
        <w:t>клапанов</w:t>
      </w:r>
    </w:p>
    <w:p w14:paraId="5FA6F457"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API 599</w:t>
      </w:r>
      <w:r w:rsidRPr="00981FDE">
        <w:rPr>
          <w:color w:val="auto"/>
          <w:lang w:val="ru-RU"/>
        </w:rPr>
        <w:tab/>
        <w:t>Пробковые краны из стали и ковкого чугуна</w:t>
      </w:r>
    </w:p>
    <w:p w14:paraId="22F89755"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API 5L</w:t>
      </w:r>
      <w:r w:rsidRPr="00981FDE">
        <w:rPr>
          <w:color w:val="auto"/>
          <w:lang w:val="ru-RU"/>
        </w:rPr>
        <w:tab/>
        <w:t>Технические требования для магистральных труб</w:t>
      </w:r>
    </w:p>
    <w:p w14:paraId="35D256AB"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API 600</w:t>
      </w:r>
      <w:r w:rsidRPr="00981FDE">
        <w:rPr>
          <w:color w:val="auto"/>
          <w:lang w:val="ru-RU"/>
        </w:rPr>
        <w:tab/>
        <w:t>Задвижки фланцевые стальные с крышками на болтах для нефтяной и газовой промышленности</w:t>
      </w:r>
    </w:p>
    <w:p w14:paraId="6153C033"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API 602     </w:t>
      </w:r>
      <w:r w:rsidRPr="00981FDE">
        <w:rPr>
          <w:color w:val="auto"/>
          <w:lang w:val="ru-RU"/>
        </w:rPr>
        <w:tab/>
        <w:t>Стальной запорный элемент, сферический и обратный клапан типоразмера NPS 4 и менее для нефтяной и газовой промышленности</w:t>
      </w:r>
    </w:p>
    <w:p w14:paraId="65015BD0"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API 603</w:t>
      </w:r>
      <w:r w:rsidRPr="00981FDE">
        <w:rPr>
          <w:color w:val="auto"/>
          <w:lang w:val="ru-RU"/>
        </w:rPr>
        <w:tab/>
        <w:t>Коррозионностойкие задвижки с крышкой на болтах</w:t>
      </w:r>
    </w:p>
    <w:p w14:paraId="002C1B00"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API 608</w:t>
      </w:r>
      <w:r w:rsidRPr="00981FDE">
        <w:rPr>
          <w:color w:val="auto"/>
          <w:lang w:val="ru-RU"/>
        </w:rPr>
        <w:tab/>
        <w:t>Краны шаровые металлические фланцевые, с резьбовыми патрубками и патрубками под сварку встык</w:t>
      </w:r>
    </w:p>
    <w:p w14:paraId="371479B6"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lastRenderedPageBreak/>
        <w:t>API 609</w:t>
      </w:r>
      <w:r w:rsidRPr="00981FDE">
        <w:rPr>
          <w:color w:val="auto"/>
          <w:lang w:val="ru-RU"/>
        </w:rPr>
        <w:tab/>
        <w:t>Поворотные дисковые затворы с двумя фланцами, проушинами и вафельного типа</w:t>
      </w:r>
    </w:p>
    <w:p w14:paraId="278E0320"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API 6A</w:t>
      </w:r>
      <w:r w:rsidRPr="00981FDE">
        <w:rPr>
          <w:color w:val="auto"/>
          <w:lang w:val="ru-RU"/>
        </w:rPr>
        <w:tab/>
        <w:t>ТУ на оборудование устья скважины и фонтанное устьевое оборудование</w:t>
      </w:r>
    </w:p>
    <w:p w14:paraId="0E1AB9D8" w14:textId="77777777" w:rsidR="00BA168E" w:rsidRPr="00C91198" w:rsidRDefault="00BA168E" w:rsidP="00BA168E">
      <w:pPr>
        <w:pStyle w:val="Reference"/>
        <w:tabs>
          <w:tab w:val="clear" w:pos="2680"/>
          <w:tab w:val="left" w:pos="2880"/>
        </w:tabs>
        <w:ind w:left="2880" w:hanging="2160"/>
        <w:rPr>
          <w:ins w:id="87" w:author="Zhunisbayev, Olzhasbek [Bolashak Atyrau Limited]" w:date="2024-05-12T05:43:00Z"/>
          <w:color w:val="auto"/>
          <w:lang w:val="ru-RU"/>
        </w:rPr>
      </w:pPr>
      <w:r w:rsidRPr="00981FDE">
        <w:rPr>
          <w:color w:val="auto"/>
          <w:lang w:val="ru-RU"/>
        </w:rPr>
        <w:t xml:space="preserve">API 6D </w:t>
      </w:r>
      <w:r w:rsidRPr="00981FDE">
        <w:rPr>
          <w:color w:val="auto"/>
          <w:lang w:val="ru-RU"/>
        </w:rPr>
        <w:tab/>
        <w:t xml:space="preserve">Трубопроводная арматура, концевые уплотнения, соединительные элементы и вертлюги для трубопроводов  </w:t>
      </w:r>
    </w:p>
    <w:p w14:paraId="03BD55A9" w14:textId="54A4DC11" w:rsidR="007A2A1E" w:rsidRPr="00C91198" w:rsidRDefault="007A2A1E">
      <w:pPr>
        <w:pStyle w:val="Text1"/>
        <w:ind w:left="2880" w:hanging="2160"/>
        <w:rPr>
          <w:lang w:val="ru-RU"/>
          <w:rPrChange w:id="88" w:author="Zhunisbayev, Olzhasbek [Bolashak Atyrau Limited]" w:date="2024-05-12T05:43:00Z">
            <w:rPr>
              <w:color w:val="auto"/>
              <w:lang w:val="ru-RU"/>
            </w:rPr>
          </w:rPrChange>
        </w:rPr>
        <w:pPrChange w:id="89" w:author="Zhunisbayev, Olzhasbek [Bolashak Atyrau Limited]" w:date="2024-05-12T05:44:00Z">
          <w:pPr>
            <w:pStyle w:val="Reference"/>
            <w:tabs>
              <w:tab w:val="clear" w:pos="2680"/>
              <w:tab w:val="left" w:pos="2880"/>
            </w:tabs>
            <w:ind w:left="2880" w:hanging="2160"/>
          </w:pPr>
        </w:pPrChange>
      </w:pPr>
      <w:ins w:id="90" w:author="Zhunisbayev, Olzhasbek [Bolashak Atyrau Limited]" w:date="2024-05-12T05:43:00Z">
        <w:r>
          <w:t>API</w:t>
        </w:r>
        <w:r w:rsidRPr="00C91198">
          <w:rPr>
            <w:lang w:val="ru-RU"/>
          </w:rPr>
          <w:t xml:space="preserve"> </w:t>
        </w:r>
        <w:r>
          <w:t>RP</w:t>
        </w:r>
        <w:r w:rsidRPr="00C91198">
          <w:rPr>
            <w:lang w:val="ru-RU"/>
          </w:rPr>
          <w:t xml:space="preserve"> 941</w:t>
        </w:r>
        <w:r w:rsidRPr="00C91198">
          <w:rPr>
            <w:lang w:val="ru-RU"/>
          </w:rPr>
          <w:tab/>
        </w:r>
      </w:ins>
      <w:ins w:id="91" w:author="Zhunisbayev, Olzhasbek [Bolashak Atyrau Limited]" w:date="2024-05-12T05:44:00Z">
        <w:r w:rsidR="00631065" w:rsidRPr="00C91198">
          <w:rPr>
            <w:lang w:val="ru-RU"/>
          </w:rPr>
          <w:t>Стали для работы с водородом при повышенных температурах и давлениях</w:t>
        </w:r>
      </w:ins>
    </w:p>
    <w:p w14:paraId="3258576E" w14:textId="77777777" w:rsidR="00BA168E" w:rsidRPr="00981FDE" w:rsidRDefault="00BA168E" w:rsidP="00BA168E">
      <w:pPr>
        <w:pStyle w:val="Text1Bold"/>
        <w:rPr>
          <w:color w:val="auto"/>
          <w:lang w:val="ru-RU"/>
        </w:rPr>
      </w:pPr>
      <w:r w:rsidRPr="00981FDE">
        <w:rPr>
          <w:color w:val="auto"/>
          <w:lang w:val="ru-RU"/>
        </w:rPr>
        <w:t>Американское общество инженеров-механиков (ASME)</w:t>
      </w:r>
    </w:p>
    <w:p w14:paraId="021EE723"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Стандарты ASME для котлов и сосудов, работающих под давлением</w:t>
      </w:r>
    </w:p>
    <w:p w14:paraId="7695EAD3"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b/>
        <w:t xml:space="preserve">Раздел VIII, Правила устройства сосудов под давлением, </w:t>
      </w:r>
      <w:r>
        <w:rPr>
          <w:color w:val="auto"/>
          <w:lang w:val="ru-RU"/>
        </w:rPr>
        <w:br/>
      </w:r>
      <w:r w:rsidRPr="00981FDE">
        <w:rPr>
          <w:color w:val="auto"/>
          <w:lang w:val="ru-RU"/>
        </w:rPr>
        <w:t>раздел 1</w:t>
      </w:r>
    </w:p>
    <w:p w14:paraId="705E9AEF"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B1.20.1</w:t>
      </w:r>
      <w:r w:rsidRPr="00981FDE">
        <w:rPr>
          <w:color w:val="auto"/>
          <w:lang w:val="ru-RU"/>
        </w:rPr>
        <w:tab/>
        <w:t>Трубная резьба для труб общего назначения (в дюймах)</w:t>
      </w:r>
    </w:p>
    <w:p w14:paraId="786AC486"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B16.10</w:t>
      </w:r>
      <w:r w:rsidRPr="00981FDE">
        <w:rPr>
          <w:color w:val="auto"/>
          <w:lang w:val="ru-RU"/>
        </w:rPr>
        <w:tab/>
        <w:t>Габаритные и присоединительные размеры клапанов, изготовленных из черных металлов</w:t>
      </w:r>
    </w:p>
    <w:p w14:paraId="330232B4"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B16.11</w:t>
      </w:r>
      <w:r w:rsidRPr="00981FDE">
        <w:rPr>
          <w:color w:val="auto"/>
          <w:lang w:val="ru-RU"/>
        </w:rPr>
        <w:tab/>
        <w:t>Кованые фитинги, привариваемые и резьбовые</w:t>
      </w:r>
    </w:p>
    <w:p w14:paraId="765FFE20"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B16.20</w:t>
      </w:r>
      <w:r w:rsidRPr="00981FDE">
        <w:rPr>
          <w:color w:val="auto"/>
          <w:lang w:val="ru-RU"/>
        </w:rPr>
        <w:tab/>
        <w:t>Металлические уплотнительные прокладки для трубных фланцев: кольца, спирально-навитые и завальцованные в металлическую оболочку прокладки</w:t>
      </w:r>
    </w:p>
    <w:p w14:paraId="5BA5108D"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B16.21</w:t>
      </w:r>
      <w:r w:rsidRPr="00981FDE">
        <w:rPr>
          <w:color w:val="auto"/>
          <w:lang w:val="ru-RU"/>
        </w:rPr>
        <w:tab/>
        <w:t>Неметаллические плоские прокладки для трубных фланцев</w:t>
      </w:r>
    </w:p>
    <w:p w14:paraId="6678E609"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B16.25</w:t>
      </w:r>
      <w:r w:rsidRPr="00981FDE">
        <w:rPr>
          <w:color w:val="auto"/>
          <w:lang w:val="ru-RU"/>
        </w:rPr>
        <w:tab/>
        <w:t>Концы под приварку</w:t>
      </w:r>
    </w:p>
    <w:p w14:paraId="471DC7ED"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B16.34</w:t>
      </w:r>
      <w:r w:rsidRPr="00981FDE">
        <w:rPr>
          <w:color w:val="auto"/>
          <w:lang w:val="ru-RU"/>
        </w:rPr>
        <w:tab/>
        <w:t>Фланцевые клапаны, резьбовые и свариваемые</w:t>
      </w:r>
    </w:p>
    <w:p w14:paraId="5C8BB513"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ASME B16.36      </w:t>
      </w:r>
      <w:r w:rsidRPr="00981FDE">
        <w:rPr>
          <w:color w:val="auto"/>
          <w:lang w:val="ru-RU"/>
        </w:rPr>
        <w:tab/>
        <w:t>Выпускные фланцы</w:t>
      </w:r>
    </w:p>
    <w:p w14:paraId="76AE7BE8"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B16.47</w:t>
      </w:r>
      <w:r w:rsidRPr="00981FDE">
        <w:rPr>
          <w:color w:val="auto"/>
          <w:lang w:val="ru-RU"/>
        </w:rPr>
        <w:tab/>
        <w:t>Стальные фланцы больших диаметров номинального размера от 26 до 60 дюймов</w:t>
      </w:r>
    </w:p>
    <w:p w14:paraId="1ED4639A"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B16.48</w:t>
      </w:r>
      <w:r w:rsidRPr="00981FDE">
        <w:rPr>
          <w:color w:val="auto"/>
          <w:lang w:val="ru-RU"/>
        </w:rPr>
        <w:tab/>
        <w:t>Стальные заглушки трубопроводов</w:t>
      </w:r>
    </w:p>
    <w:p w14:paraId="54FDC936"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B16.5</w:t>
      </w:r>
      <w:r w:rsidRPr="00981FDE">
        <w:rPr>
          <w:color w:val="auto"/>
          <w:lang w:val="ru-RU"/>
        </w:rPr>
        <w:tab/>
        <w:t>Трубные фланцы и фланцевые фитинги от NPS 1/2 до NPS 24</w:t>
      </w:r>
    </w:p>
    <w:p w14:paraId="271CF449"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B16.9</w:t>
      </w:r>
      <w:r w:rsidRPr="00981FDE">
        <w:rPr>
          <w:color w:val="auto"/>
          <w:lang w:val="ru-RU"/>
        </w:rPr>
        <w:tab/>
        <w:t>Кованые фитинги для сварки встык заводского изготовления</w:t>
      </w:r>
    </w:p>
    <w:p w14:paraId="1CD45BEE"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B31.1</w:t>
      </w:r>
      <w:r w:rsidRPr="00981FDE">
        <w:rPr>
          <w:color w:val="auto"/>
          <w:lang w:val="ru-RU"/>
        </w:rPr>
        <w:tab/>
        <w:t>Трубопроводная обвязка для энергетических систем</w:t>
      </w:r>
    </w:p>
    <w:p w14:paraId="19D770E9"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B31.3</w:t>
      </w:r>
      <w:r w:rsidRPr="00981FDE">
        <w:rPr>
          <w:color w:val="auto"/>
          <w:lang w:val="ru-RU"/>
        </w:rPr>
        <w:tab/>
        <w:t>Технологические трубопроводы</w:t>
      </w:r>
    </w:p>
    <w:p w14:paraId="79135E00"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B31.4</w:t>
      </w:r>
      <w:r w:rsidRPr="00981FDE">
        <w:rPr>
          <w:color w:val="auto"/>
          <w:lang w:val="ru-RU"/>
        </w:rPr>
        <w:tab/>
        <w:t>Системы транспортировки жидких углеводородов</w:t>
      </w:r>
    </w:p>
    <w:p w14:paraId="770A3183"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ASME B31.8 </w:t>
      </w:r>
      <w:r w:rsidRPr="00981FDE">
        <w:rPr>
          <w:color w:val="auto"/>
          <w:lang w:val="ru-RU"/>
        </w:rPr>
        <w:tab/>
        <w:t>Трубопроводные системы транспортировки и распределения газа</w:t>
      </w:r>
    </w:p>
    <w:p w14:paraId="5D1A772F"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B36.10M</w:t>
      </w:r>
      <w:r w:rsidRPr="00981FDE">
        <w:rPr>
          <w:color w:val="auto"/>
          <w:lang w:val="ru-RU"/>
        </w:rPr>
        <w:tab/>
        <w:t>Сварные и бесшовные трубы из кованой стали</w:t>
      </w:r>
    </w:p>
    <w:p w14:paraId="5B5B2502"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ASME B36.19M</w:t>
      </w:r>
      <w:r w:rsidRPr="00981FDE">
        <w:rPr>
          <w:color w:val="auto"/>
          <w:lang w:val="ru-RU"/>
        </w:rPr>
        <w:tab/>
        <w:t>Трубопроводы из нержавеющей стали</w:t>
      </w:r>
    </w:p>
    <w:p w14:paraId="52A79CE2" w14:textId="77777777" w:rsidR="00BA168E" w:rsidRPr="00981FDE" w:rsidRDefault="00BA168E" w:rsidP="00BA168E">
      <w:pPr>
        <w:pStyle w:val="Text1Bold"/>
        <w:rPr>
          <w:color w:val="auto"/>
          <w:lang w:val="ru-RU"/>
        </w:rPr>
      </w:pPr>
      <w:r w:rsidRPr="00981FDE">
        <w:rPr>
          <w:color w:val="auto"/>
          <w:lang w:val="ru-RU"/>
        </w:rPr>
        <w:t>Американское общество специалистов по испытаниям материалов (ASTM)</w:t>
      </w:r>
    </w:p>
    <w:p w14:paraId="033A7E2B"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A53</w:t>
      </w:r>
      <w:r w:rsidRPr="00981FDE">
        <w:rPr>
          <w:color w:val="auto"/>
          <w:lang w:val="ru-RU"/>
        </w:rPr>
        <w:tab/>
        <w:t>Труба сварная и бесшовная с покрытием, полученным методом цинкования и воронением</w:t>
      </w:r>
    </w:p>
    <w:p w14:paraId="7606F8F5"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A105</w:t>
      </w:r>
      <w:r w:rsidRPr="00981FDE">
        <w:rPr>
          <w:color w:val="auto"/>
          <w:lang w:val="ru-RU"/>
        </w:rPr>
        <w:tab/>
        <w:t>Бесшовная труба из углеродистой стали для эксплуатации при высокой температуре</w:t>
      </w:r>
    </w:p>
    <w:p w14:paraId="0489B7D6"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lastRenderedPageBreak/>
        <w:t>ASTM A106</w:t>
      </w:r>
      <w:r w:rsidRPr="00981FDE">
        <w:rPr>
          <w:color w:val="auto"/>
          <w:lang w:val="ru-RU"/>
        </w:rPr>
        <w:tab/>
        <w:t>Бесшовная труба из углеродистой стали для эксплуатации при высокой температуре</w:t>
      </w:r>
    </w:p>
    <w:p w14:paraId="325E3548"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A123</w:t>
      </w:r>
      <w:r w:rsidRPr="00981FDE">
        <w:rPr>
          <w:color w:val="auto"/>
          <w:lang w:val="ru-RU"/>
        </w:rPr>
        <w:tab/>
        <w:t>Стандартные технические условия на цинковые (горячеоцинкованные) покрытия металлических и стальных изделий</w:t>
      </w:r>
    </w:p>
    <w:p w14:paraId="632EC8E5"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A182</w:t>
      </w:r>
      <w:r w:rsidRPr="00981FDE">
        <w:rPr>
          <w:color w:val="auto"/>
          <w:lang w:val="ru-RU"/>
        </w:rPr>
        <w:tab/>
        <w:t>Трубные фланцы, полученные методом ковки или проката из легированной и нержавеющей стали, кованные фитинги, клапаны и детали для эксплуатации в условиях высоких температур.</w:t>
      </w:r>
    </w:p>
    <w:p w14:paraId="14DDECCF"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A193</w:t>
      </w:r>
      <w:r w:rsidRPr="00981FDE">
        <w:rPr>
          <w:color w:val="auto"/>
          <w:lang w:val="ru-RU"/>
        </w:rPr>
        <w:tab/>
        <w:t xml:space="preserve">Болтовые крепления из легированной и нержавеющей стали для использования в условиях высокой температуры </w:t>
      </w:r>
    </w:p>
    <w:p w14:paraId="20D27F18"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A194</w:t>
      </w:r>
      <w:r w:rsidRPr="00981FDE">
        <w:rPr>
          <w:color w:val="auto"/>
          <w:lang w:val="ru-RU"/>
        </w:rPr>
        <w:tab/>
        <w:t xml:space="preserve">Гайки из углеродистой и легированной стали для болтов, эксплуатируемых в условиях высокого давления и/или высокой температуры </w:t>
      </w:r>
    </w:p>
    <w:p w14:paraId="4662708B"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ASTM A216 </w:t>
      </w:r>
      <w:r w:rsidRPr="00981FDE">
        <w:rPr>
          <w:color w:val="auto"/>
          <w:lang w:val="ru-RU"/>
        </w:rPr>
        <w:tab/>
        <w:t>Стальные литые изделия из углеродистой стали, пригодные для сварки плавлением для эксплуатации в условиях высокой температуры</w:t>
      </w:r>
    </w:p>
    <w:p w14:paraId="49846082"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ASTM A217 </w:t>
      </w:r>
      <w:r w:rsidRPr="00981FDE">
        <w:rPr>
          <w:color w:val="auto"/>
          <w:lang w:val="ru-RU"/>
        </w:rPr>
        <w:tab/>
        <w:t>Стальные литые изделия из мартенситной нержавеющей стали, для деталей, работающих под давлением, пригодные для эксплуатации в условиях высокой температуры</w:t>
      </w:r>
    </w:p>
    <w:p w14:paraId="76773729" w14:textId="77777777" w:rsidR="00BA168E" w:rsidRPr="00981FDE" w:rsidRDefault="00BA168E" w:rsidP="00BA168E">
      <w:pPr>
        <w:pStyle w:val="Reference"/>
        <w:tabs>
          <w:tab w:val="clear" w:pos="2680"/>
          <w:tab w:val="left" w:pos="2880"/>
        </w:tabs>
        <w:ind w:left="2880" w:hanging="2160"/>
        <w:rPr>
          <w:color w:val="auto"/>
          <w:lang w:val="ru-RU"/>
        </w:rPr>
      </w:pPr>
      <w:r>
        <w:rPr>
          <w:color w:val="auto"/>
          <w:lang w:val="ru-RU"/>
        </w:rPr>
        <w:t>ASTM A234</w:t>
      </w:r>
      <w:r>
        <w:rPr>
          <w:color w:val="auto"/>
          <w:lang w:val="ru-RU"/>
        </w:rPr>
        <w:tab/>
        <w:t xml:space="preserve">Трубопроводные фитинги </w:t>
      </w:r>
      <w:r w:rsidRPr="00981FDE">
        <w:rPr>
          <w:color w:val="auto"/>
          <w:lang w:val="ru-RU"/>
        </w:rPr>
        <w:t>из кованой углеродистой стали и легированной стали, для эксплуатации в условиях средней и повышенной температуры</w:t>
      </w:r>
    </w:p>
    <w:p w14:paraId="568C1B3A"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A240</w:t>
      </w:r>
      <w:r w:rsidRPr="00981FDE">
        <w:rPr>
          <w:color w:val="auto"/>
          <w:lang w:val="ru-RU"/>
        </w:rPr>
        <w:tab/>
        <w:t>Хромовые и хромоникелевые плиты из нержавеющей стали, листы и пластины для сосудов высокого давления и их общее назначение</w:t>
      </w:r>
    </w:p>
    <w:p w14:paraId="57FD594F"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ASTM A307 </w:t>
      </w:r>
      <w:r w:rsidRPr="00981FDE">
        <w:rPr>
          <w:color w:val="auto"/>
          <w:lang w:val="ru-RU"/>
        </w:rPr>
        <w:tab/>
        <w:t>Болты и шпильки из углеродистой стали с пределом прочности на растяжение 60000 кг/кв.дюйм</w:t>
      </w:r>
    </w:p>
    <w:p w14:paraId="2D58125A"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A312</w:t>
      </w:r>
      <w:r w:rsidRPr="00981FDE">
        <w:rPr>
          <w:color w:val="auto"/>
          <w:lang w:val="ru-RU"/>
        </w:rPr>
        <w:tab/>
        <w:t>Бесшовные, сварные и сильно холоднообработанные трубы из аустенитной нержавеющей стали</w:t>
      </w:r>
    </w:p>
    <w:p w14:paraId="26C4DAB1"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A320</w:t>
      </w:r>
      <w:r w:rsidRPr="00981FDE">
        <w:rPr>
          <w:color w:val="auto"/>
          <w:lang w:val="ru-RU"/>
        </w:rPr>
        <w:tab/>
        <w:t>Болтовые крепления из легированной и нержавеющей стали для использования в условиях высокой температуры</w:t>
      </w:r>
    </w:p>
    <w:p w14:paraId="69068387"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A333</w:t>
      </w:r>
      <w:r w:rsidRPr="00981FDE">
        <w:rPr>
          <w:color w:val="auto"/>
          <w:lang w:val="ru-RU"/>
        </w:rPr>
        <w:tab/>
        <w:t>Бесшовная и сварная труба для эксплуатации в условиях низкой температуры</w:t>
      </w:r>
    </w:p>
    <w:p w14:paraId="39F0B9F8"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A335</w:t>
      </w:r>
      <w:r w:rsidRPr="00981FDE">
        <w:rPr>
          <w:color w:val="auto"/>
          <w:lang w:val="ru-RU"/>
        </w:rPr>
        <w:tab/>
        <w:t>Бесшовная труба из ферритной легированной стали для эксплуатации в условиях высокой температуры</w:t>
      </w:r>
    </w:p>
    <w:p w14:paraId="631B3675"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A350</w:t>
      </w:r>
      <w:r w:rsidRPr="00981FDE">
        <w:rPr>
          <w:color w:val="auto"/>
          <w:lang w:val="ru-RU"/>
        </w:rPr>
        <w:tab/>
        <w:t>Поковки из углеродистой и низколегированной стали, требующие проведения испытания на ударную вязкость, для деталей трубопроводов</w:t>
      </w:r>
    </w:p>
    <w:p w14:paraId="26051EC4"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A351</w:t>
      </w:r>
      <w:r w:rsidRPr="00981FDE">
        <w:rPr>
          <w:color w:val="auto"/>
          <w:lang w:val="ru-RU"/>
        </w:rPr>
        <w:tab/>
        <w:t>Литые изделия аустенитные, для деталей, работающих под давлением</w:t>
      </w:r>
    </w:p>
    <w:p w14:paraId="2D7A0D23"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A352</w:t>
      </w:r>
      <w:r w:rsidRPr="00981FDE">
        <w:rPr>
          <w:color w:val="auto"/>
          <w:lang w:val="ru-RU"/>
        </w:rPr>
        <w:tab/>
        <w:t xml:space="preserve">Стандартные технические условия на стальные литые изделия, ферритные и мартенситные, для деталей, работающих под давлением, пригодные для эксплуатации в условиях низкой температуры </w:t>
      </w:r>
    </w:p>
    <w:p w14:paraId="3E56B994"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lastRenderedPageBreak/>
        <w:t>ASTM A358</w:t>
      </w:r>
      <w:r w:rsidRPr="00981FDE">
        <w:rPr>
          <w:color w:val="auto"/>
          <w:lang w:val="ru-RU"/>
        </w:rPr>
        <w:tab/>
        <w:t>Аустенитная хромоникелевая труба из нержавеющей стали, изготовленная сваркой электрическим оплавлением, для эксплуатации в условиях высокой температуры и общего назначения</w:t>
      </w:r>
    </w:p>
    <w:p w14:paraId="201A2FA5"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A403</w:t>
      </w:r>
      <w:r w:rsidRPr="00981FDE">
        <w:rPr>
          <w:color w:val="auto"/>
          <w:lang w:val="ru-RU"/>
        </w:rPr>
        <w:tab/>
      </w:r>
      <w:r>
        <w:rPr>
          <w:color w:val="auto"/>
          <w:lang w:val="ru-RU"/>
        </w:rPr>
        <w:t xml:space="preserve">Трубопроводные фитинги </w:t>
      </w:r>
      <w:r w:rsidRPr="00981FDE">
        <w:rPr>
          <w:color w:val="auto"/>
          <w:lang w:val="ru-RU"/>
        </w:rPr>
        <w:t>из кованой аустенитной нержавеющей стали</w:t>
      </w:r>
    </w:p>
    <w:p w14:paraId="27A28E5B"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A420</w:t>
      </w:r>
      <w:r w:rsidRPr="00981FDE">
        <w:rPr>
          <w:color w:val="auto"/>
          <w:lang w:val="ru-RU"/>
        </w:rPr>
        <w:tab/>
      </w:r>
      <w:r>
        <w:rPr>
          <w:color w:val="auto"/>
          <w:lang w:val="ru-RU"/>
        </w:rPr>
        <w:t xml:space="preserve">Трубопроводные фитинги </w:t>
      </w:r>
      <w:r w:rsidRPr="00981FDE">
        <w:rPr>
          <w:color w:val="auto"/>
          <w:lang w:val="ru-RU"/>
        </w:rPr>
        <w:t>из кованой углеродистой стали и легированной стали, для эксплуатации в условиях низкой температуры</w:t>
      </w:r>
    </w:p>
    <w:p w14:paraId="223C027E"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A453</w:t>
      </w:r>
      <w:r w:rsidRPr="00981FDE">
        <w:rPr>
          <w:color w:val="auto"/>
          <w:lang w:val="ru-RU"/>
        </w:rPr>
        <w:tab/>
        <w:t>Стандартные технические условия на высокотемпературный крепежный материал с коэффициентами расширения, сравнимыми с аустенитными нержавеющими сталями</w:t>
      </w:r>
    </w:p>
    <w:p w14:paraId="73384F8C"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A494</w:t>
      </w:r>
      <w:r w:rsidRPr="00981FDE">
        <w:rPr>
          <w:color w:val="auto"/>
          <w:lang w:val="ru-RU"/>
        </w:rPr>
        <w:tab/>
        <w:t>Стандартные технические условия на отливки из никеля и никелевых сплавов</w:t>
      </w:r>
    </w:p>
    <w:p w14:paraId="52509B67"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ASTM A515 </w:t>
      </w:r>
      <w:r w:rsidRPr="00981FDE">
        <w:rPr>
          <w:color w:val="auto"/>
          <w:lang w:val="ru-RU"/>
        </w:rPr>
        <w:tab/>
        <w:t>Толстолистовой прокат из углеродистой стали для эксплуатации в условиях средней и повышенной температуры</w:t>
      </w:r>
    </w:p>
    <w:p w14:paraId="7966ADD5"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A516</w:t>
      </w:r>
      <w:r w:rsidRPr="00981FDE">
        <w:rPr>
          <w:color w:val="auto"/>
          <w:lang w:val="ru-RU"/>
        </w:rPr>
        <w:tab/>
        <w:t xml:space="preserve">Сосуд, работающий под давлением, из углеродистой стали, для эксплуатации в условиях средней и низкой температуры </w:t>
      </w:r>
    </w:p>
    <w:p w14:paraId="7327C866"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A671</w:t>
      </w:r>
      <w:r w:rsidRPr="00981FDE">
        <w:rPr>
          <w:color w:val="auto"/>
          <w:lang w:val="ru-RU"/>
        </w:rPr>
        <w:tab/>
        <w:t>Стальная труба для атмосферной и низкой температуры, изготовленная сваркой электрическим оплавлением</w:t>
      </w:r>
    </w:p>
    <w:p w14:paraId="583FF35B"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A672</w:t>
      </w:r>
      <w:r w:rsidRPr="00981FDE">
        <w:rPr>
          <w:color w:val="auto"/>
          <w:lang w:val="ru-RU"/>
        </w:rPr>
        <w:tab/>
        <w:t>Стальная труба для высокой и средней температуры, изготовленная сваркой электрическим оплавлением</w:t>
      </w:r>
    </w:p>
    <w:p w14:paraId="2867BF1B"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A691</w:t>
      </w:r>
      <w:r w:rsidRPr="00981FDE">
        <w:rPr>
          <w:color w:val="auto"/>
          <w:lang w:val="ru-RU"/>
        </w:rPr>
        <w:tab/>
        <w:t>Труба из углеродистой и легированной стали для  эксплуатации в условиях высокого давления при высоких температурах, изготовленная сваркой электрическим оплавлением</w:t>
      </w:r>
    </w:p>
    <w:p w14:paraId="2F1B2881"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ASTM A694 </w:t>
      </w:r>
      <w:r w:rsidRPr="00981FDE">
        <w:rPr>
          <w:color w:val="auto"/>
          <w:lang w:val="ru-RU"/>
        </w:rPr>
        <w:tab/>
        <w:t>Высокопрочные штамповки из углеродистой стали</w:t>
      </w:r>
    </w:p>
    <w:p w14:paraId="3FEDB175"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A990</w:t>
      </w:r>
      <w:r w:rsidRPr="00981FDE">
        <w:rPr>
          <w:color w:val="auto"/>
          <w:lang w:val="ru-RU"/>
        </w:rPr>
        <w:tab/>
        <w:t>Литые изделия из сплавов железо-никель-хром и никеля специального изготовления для деталей, работающих под давлением, для эксплуатации в условиях воздействия коррозионноактивных сред</w:t>
      </w:r>
    </w:p>
    <w:p w14:paraId="1CBDB21E"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B366</w:t>
      </w:r>
      <w:r w:rsidRPr="00981FDE">
        <w:rPr>
          <w:color w:val="auto"/>
          <w:lang w:val="ru-RU"/>
        </w:rPr>
        <w:tab/>
        <w:t>Стандартные технические условия на фитинги кованые из никеля и никелевых сплавов.</w:t>
      </w:r>
    </w:p>
    <w:p w14:paraId="3466EFDB"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B423</w:t>
      </w:r>
      <w:r w:rsidRPr="00981FDE">
        <w:rPr>
          <w:color w:val="auto"/>
          <w:lang w:val="ru-RU"/>
        </w:rPr>
        <w:tab/>
        <w:t>Стандартные технические условия на бесшовные трубы  и трубки из никель-железо-хром-молибден-медного сплава (N08825, N08221 и N06845)</w:t>
      </w:r>
    </w:p>
    <w:p w14:paraId="6C0C7EEB"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B424</w:t>
      </w:r>
      <w:r w:rsidRPr="00981FDE">
        <w:rPr>
          <w:color w:val="auto"/>
          <w:lang w:val="ru-RU"/>
        </w:rPr>
        <w:tab/>
        <w:t>Стандартные технические условия на плиты, листы и полосы из сплава Ni-Fe-Cr-Mo-Cu (UNS N08825, UNS N08221 и UNS N06845)</w:t>
      </w:r>
    </w:p>
    <w:p w14:paraId="366DFFD2"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B444</w:t>
      </w:r>
      <w:r w:rsidRPr="00981FDE">
        <w:rPr>
          <w:color w:val="auto"/>
          <w:lang w:val="ru-RU"/>
        </w:rPr>
        <w:tab/>
        <w:t xml:space="preserve">Стандартные технические условия на трубы и трубки из никель-хром-молибден-ниобиевых сплавов (UNS N06625 и UNS N06852) и никель-хром-молибден-кремниевого сплава (UNS N06219) </w:t>
      </w:r>
    </w:p>
    <w:p w14:paraId="34FBFE45"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ASTM B564</w:t>
      </w:r>
      <w:r w:rsidRPr="00981FDE">
        <w:rPr>
          <w:color w:val="auto"/>
          <w:lang w:val="ru-RU"/>
        </w:rPr>
        <w:tab/>
        <w:t>Стандартные технические условия на поковки из никелевых сплавов</w:t>
      </w:r>
    </w:p>
    <w:p w14:paraId="425674E2"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lastRenderedPageBreak/>
        <w:t>ASTM B705</w:t>
      </w:r>
      <w:r w:rsidRPr="00981FDE">
        <w:rPr>
          <w:color w:val="auto"/>
          <w:lang w:val="ru-RU"/>
        </w:rPr>
        <w:tab/>
        <w:t>Стандартные технические условия на сварные трубы из никелевых сплавов (UNS N06625, N06219 и N08825).</w:t>
      </w:r>
    </w:p>
    <w:p w14:paraId="09CED773"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ASTM D2996 </w:t>
      </w:r>
      <w:r w:rsidRPr="00981FDE">
        <w:rPr>
          <w:color w:val="auto"/>
          <w:lang w:val="ru-RU"/>
        </w:rPr>
        <w:tab/>
        <w:t>Технические условия на трубы и фитинги из армированной термоусадочной резины, изготовленной методом намотки</w:t>
      </w:r>
    </w:p>
    <w:p w14:paraId="5F2C05FB"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ASTM D4024 </w:t>
      </w:r>
      <w:r w:rsidRPr="00981FDE">
        <w:rPr>
          <w:color w:val="auto"/>
          <w:lang w:val="ru-RU"/>
        </w:rPr>
        <w:tab/>
        <w:t xml:space="preserve">ТУ на фланцы из армированной термоусадочной резины </w:t>
      </w:r>
    </w:p>
    <w:p w14:paraId="36EE58A8" w14:textId="27B4AF6B" w:rsidR="00BA168E" w:rsidRPr="004B618B" w:rsidRDefault="00BA168E" w:rsidP="00BA168E">
      <w:pPr>
        <w:pStyle w:val="Text1Bold"/>
        <w:rPr>
          <w:color w:val="auto"/>
          <w:lang w:val="ru-RU"/>
        </w:rPr>
      </w:pPr>
      <w:r w:rsidRPr="00981FDE">
        <w:rPr>
          <w:color w:val="auto"/>
          <w:lang w:val="ru-RU"/>
        </w:rPr>
        <w:t>Международная организация по стандартизации (ISO) / Немецкий институт стандартов (DIN)</w:t>
      </w:r>
      <w:ins w:id="92" w:author="Zhunisbayev, Olzhasbek [Bolashak Atyrau Limited]" w:date="2024-05-11T21:11:00Z">
        <w:r w:rsidR="00076393" w:rsidRPr="004B618B">
          <w:rPr>
            <w:color w:val="auto"/>
            <w:lang w:val="ru-RU"/>
          </w:rPr>
          <w:t xml:space="preserve"> </w:t>
        </w:r>
      </w:ins>
      <w:ins w:id="93" w:author="Zhunisbayev, Olzhasbek [Bolashak Atyrau Limited]" w:date="2024-05-11T21:12:00Z">
        <w:r w:rsidR="00076393" w:rsidRPr="004B618B">
          <w:rPr>
            <w:color w:val="auto"/>
            <w:lang w:val="ru-RU"/>
          </w:rPr>
          <w:t xml:space="preserve">/ </w:t>
        </w:r>
        <w:r w:rsidR="00076393">
          <w:rPr>
            <w:color w:val="auto"/>
          </w:rPr>
          <w:t>IOGP</w:t>
        </w:r>
      </w:ins>
    </w:p>
    <w:p w14:paraId="70CC0323" w14:textId="77777777" w:rsidR="00BA168E" w:rsidRPr="00DB66E9" w:rsidRDefault="00BA168E" w:rsidP="00BA168E">
      <w:pPr>
        <w:pStyle w:val="Reference"/>
        <w:tabs>
          <w:tab w:val="clear" w:pos="2680"/>
          <w:tab w:val="left" w:pos="2880"/>
        </w:tabs>
        <w:ind w:left="2880" w:hanging="2160"/>
        <w:rPr>
          <w:color w:val="auto"/>
          <w:lang w:val="ru-RU"/>
        </w:rPr>
      </w:pPr>
      <w:r w:rsidRPr="00981FDE">
        <w:rPr>
          <w:color w:val="auto"/>
          <w:lang w:val="ru-RU"/>
        </w:rPr>
        <w:t>BS</w:t>
      </w:r>
      <w:r w:rsidRPr="00040987">
        <w:rPr>
          <w:color w:val="auto"/>
          <w:lang w:val="ru-RU"/>
        </w:rPr>
        <w:t xml:space="preserve"> </w:t>
      </w:r>
      <w:r w:rsidRPr="00981FDE">
        <w:rPr>
          <w:color w:val="auto"/>
          <w:lang w:val="ru-RU"/>
        </w:rPr>
        <w:t xml:space="preserve">4515-1   </w:t>
      </w:r>
      <w:r w:rsidRPr="00981FDE">
        <w:rPr>
          <w:color w:val="auto"/>
          <w:lang w:val="ru-RU"/>
        </w:rPr>
        <w:tab/>
        <w:t>Трубопроводы стальные наземные и морские. Требования к сварке. Часть 1. Трубопроводы из углеродистой и углеродисто-марганцовистой стали</w:t>
      </w:r>
    </w:p>
    <w:p w14:paraId="5DA15B4F" w14:textId="77777777" w:rsidR="00BA168E" w:rsidRPr="001632F1" w:rsidRDefault="00BA168E" w:rsidP="00BA168E">
      <w:pPr>
        <w:pStyle w:val="Reference"/>
        <w:tabs>
          <w:tab w:val="clear" w:pos="2680"/>
          <w:tab w:val="left" w:pos="2880"/>
        </w:tabs>
        <w:ind w:left="2880" w:hanging="2160"/>
        <w:rPr>
          <w:color w:val="auto"/>
          <w:lang w:val="ru-RU"/>
        </w:rPr>
      </w:pPr>
      <w:r w:rsidRPr="00DE1E55">
        <w:rPr>
          <w:rFonts w:cs="Arial"/>
          <w:szCs w:val="20"/>
        </w:rPr>
        <w:t>BS</w:t>
      </w:r>
      <w:r w:rsidRPr="00DE1E55">
        <w:rPr>
          <w:rFonts w:cs="Arial"/>
          <w:szCs w:val="20"/>
          <w:lang w:val="ru-RU"/>
        </w:rPr>
        <w:t xml:space="preserve"> </w:t>
      </w:r>
      <w:r w:rsidRPr="00DE1E55">
        <w:rPr>
          <w:rFonts w:cs="Arial"/>
          <w:szCs w:val="20"/>
        </w:rPr>
        <w:t>EN</w:t>
      </w:r>
      <w:r w:rsidRPr="00DE1E55">
        <w:rPr>
          <w:rFonts w:cs="Arial"/>
          <w:szCs w:val="20"/>
          <w:lang w:val="ru-RU"/>
        </w:rPr>
        <w:t xml:space="preserve"> 12288</w:t>
      </w:r>
      <w:r w:rsidRPr="00DB66E9">
        <w:rPr>
          <w:rFonts w:cs="Arial"/>
          <w:szCs w:val="20"/>
          <w:lang w:val="ru-RU"/>
        </w:rPr>
        <w:tab/>
      </w:r>
      <w:r w:rsidRPr="00DE1E55">
        <w:rPr>
          <w:rFonts w:cs="Arial"/>
          <w:szCs w:val="20"/>
          <w:lang w:val="ru-RU"/>
        </w:rPr>
        <w:t>Промышленные клапаны</w:t>
      </w:r>
      <w:r w:rsidRPr="001632F1">
        <w:rPr>
          <w:rFonts w:cs="Arial"/>
          <w:szCs w:val="20"/>
          <w:lang w:val="ru-RU"/>
        </w:rPr>
        <w:t xml:space="preserve"> – </w:t>
      </w:r>
      <w:r>
        <w:rPr>
          <w:rFonts w:cs="Arial"/>
          <w:szCs w:val="20"/>
          <w:lang w:val="ru-RU"/>
        </w:rPr>
        <w:t>Клиновые задвижки из медных сплавов</w:t>
      </w:r>
    </w:p>
    <w:p w14:paraId="1238E0CF"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DIN 13-1    </w:t>
      </w:r>
      <w:r w:rsidRPr="00981FDE">
        <w:rPr>
          <w:color w:val="auto"/>
          <w:lang w:val="ru-RU"/>
        </w:rPr>
        <w:tab/>
        <w:t xml:space="preserve">Резьбы метрические ISO общего назначения. Часть 1. Номинальные размеры для обычных резьб. Номинальные диаметры резьб от 1 до 68 мм </w:t>
      </w:r>
    </w:p>
    <w:p w14:paraId="2B152963" w14:textId="77777777" w:rsidR="00BA168E" w:rsidRPr="006759B5" w:rsidRDefault="00BA168E" w:rsidP="00BA168E">
      <w:pPr>
        <w:pStyle w:val="Reference"/>
        <w:tabs>
          <w:tab w:val="clear" w:pos="2680"/>
          <w:tab w:val="left" w:pos="2880"/>
        </w:tabs>
        <w:ind w:left="2880" w:hanging="2160"/>
        <w:rPr>
          <w:ins w:id="94" w:author="Zhunisbayev, Olzhasbek [Bolashak Atyrau Limited]" w:date="2024-05-11T21:12:00Z"/>
          <w:color w:val="auto"/>
          <w:lang w:val="ru-RU"/>
        </w:rPr>
      </w:pPr>
      <w:r w:rsidRPr="00981FDE">
        <w:rPr>
          <w:color w:val="auto"/>
          <w:lang w:val="ru-RU"/>
        </w:rPr>
        <w:t xml:space="preserve"> ISO 4032     </w:t>
      </w:r>
      <w:r w:rsidRPr="00981FDE">
        <w:rPr>
          <w:color w:val="auto"/>
          <w:lang w:val="ru-RU"/>
        </w:rPr>
        <w:tab/>
        <w:t>Гайки шестигранные типа 1. Классы изделия А и В</w:t>
      </w:r>
    </w:p>
    <w:p w14:paraId="3205A0A8" w14:textId="6DB1748D" w:rsidR="00076393" w:rsidRPr="006759B5" w:rsidRDefault="00076393">
      <w:pPr>
        <w:pStyle w:val="Text1"/>
        <w:ind w:left="2880" w:hanging="2160"/>
        <w:rPr>
          <w:lang w:val="ru-RU"/>
          <w:rPrChange w:id="95" w:author="Zhunisbayev, Olzhasbek [Bolashak Atyrau Limited]" w:date="2024-05-11T21:12:00Z">
            <w:rPr>
              <w:color w:val="auto"/>
              <w:lang w:val="ru-RU"/>
            </w:rPr>
          </w:rPrChange>
        </w:rPr>
        <w:pPrChange w:id="96" w:author="Zhunisbayev, Olzhasbek [Bolashak Atyrau Limited]" w:date="2024-05-11T21:12:00Z">
          <w:pPr>
            <w:pStyle w:val="Reference"/>
            <w:tabs>
              <w:tab w:val="clear" w:pos="2680"/>
              <w:tab w:val="left" w:pos="2880"/>
            </w:tabs>
            <w:ind w:left="2880" w:hanging="2160"/>
          </w:pPr>
        </w:pPrChange>
      </w:pPr>
      <w:ins w:id="97" w:author="Zhunisbayev, Olzhasbek [Bolashak Atyrau Limited]" w:date="2024-05-11T21:12:00Z">
        <w:r>
          <w:t>IOGP</w:t>
        </w:r>
        <w:r w:rsidRPr="006759B5">
          <w:rPr>
            <w:lang w:val="ru-RU"/>
          </w:rPr>
          <w:t xml:space="preserve"> </w:t>
        </w:r>
        <w:r>
          <w:t>S</w:t>
        </w:r>
        <w:r w:rsidRPr="006759B5">
          <w:rPr>
            <w:lang w:val="ru-RU"/>
          </w:rPr>
          <w:t>-563</w:t>
        </w:r>
        <w:r w:rsidRPr="006759B5">
          <w:rPr>
            <w:lang w:val="ru-RU"/>
          </w:rPr>
          <w:tab/>
        </w:r>
        <w:r w:rsidR="00DB3189" w:rsidRPr="006759B5">
          <w:rPr>
            <w:lang w:val="ru-RU"/>
          </w:rPr>
          <w:t>Компоненты трубопроводов и арматуры – Опросные листы на материалы</w:t>
        </w:r>
      </w:ins>
    </w:p>
    <w:p w14:paraId="65E179AE" w14:textId="77777777" w:rsidR="00BA168E" w:rsidRPr="00981FDE" w:rsidRDefault="00BA168E" w:rsidP="00BA168E">
      <w:pPr>
        <w:suppressAutoHyphens/>
        <w:rPr>
          <w:rFonts w:ascii="Segoe UI" w:hAnsi="Segoe UI" w:cs="Segoe UI"/>
          <w:color w:val="auto"/>
          <w:sz w:val="16"/>
          <w:szCs w:val="16"/>
          <w:lang w:val="ru-RU"/>
        </w:rPr>
      </w:pPr>
      <w:r w:rsidRPr="00981FDE">
        <w:rPr>
          <w:rFonts w:ascii="Times New Roman CYR" w:hAnsi="Times New Roman CYR" w:cs="Times New Roman CYR"/>
          <w:b/>
          <w:bCs/>
          <w:color w:val="auto"/>
          <w:lang w:val="ru-RU"/>
        </w:rPr>
        <w:t>Общество по стандартизации в промышленности (MSS)</w:t>
      </w:r>
    </w:p>
    <w:p w14:paraId="1605E354"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MSS SP-25</w:t>
      </w:r>
      <w:r w:rsidRPr="00981FDE">
        <w:rPr>
          <w:color w:val="auto"/>
          <w:lang w:val="ru-RU"/>
        </w:rPr>
        <w:tab/>
        <w:t>Стан</w:t>
      </w:r>
      <w:r>
        <w:rPr>
          <w:color w:val="auto"/>
          <w:lang w:val="ru-RU"/>
        </w:rPr>
        <w:t>дартные системы маркировки для клапанов</w:t>
      </w:r>
      <w:r w:rsidRPr="00981FDE">
        <w:rPr>
          <w:color w:val="auto"/>
          <w:lang w:val="ru-RU"/>
        </w:rPr>
        <w:t xml:space="preserve"> и фитингов</w:t>
      </w:r>
    </w:p>
    <w:p w14:paraId="7AEEBC31"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MSS SP-75                 </w:t>
      </w:r>
      <w:r w:rsidRPr="00981FDE">
        <w:rPr>
          <w:color w:val="auto"/>
          <w:lang w:val="ru-RU"/>
        </w:rPr>
        <w:tab/>
        <w:t>Технические условия на кованые фитинги для сварки встык, прошедшие строгие испытания</w:t>
      </w:r>
    </w:p>
    <w:p w14:paraId="33B6AA39"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MSS SP-83                 </w:t>
      </w:r>
      <w:r w:rsidRPr="00981FDE">
        <w:rPr>
          <w:color w:val="auto"/>
          <w:lang w:val="ru-RU"/>
        </w:rPr>
        <w:tab/>
        <w:t>Муфты для стальных труб класса 3000, для сварки враструб и резьбовые</w:t>
      </w:r>
    </w:p>
    <w:p w14:paraId="01AD2174"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MSS SP-95                  </w:t>
      </w:r>
      <w:r w:rsidRPr="00981FDE">
        <w:rPr>
          <w:color w:val="auto"/>
          <w:lang w:val="ru-RU"/>
        </w:rPr>
        <w:tab/>
        <w:t>Двухниппельные переводники и глухие пробки</w:t>
      </w:r>
    </w:p>
    <w:p w14:paraId="69E92353" w14:textId="77777777" w:rsidR="00BA168E" w:rsidRPr="00981FDE" w:rsidRDefault="00BA168E" w:rsidP="00BA168E">
      <w:pPr>
        <w:pStyle w:val="Reference"/>
        <w:tabs>
          <w:tab w:val="clear" w:pos="2680"/>
          <w:tab w:val="left" w:pos="2880"/>
        </w:tabs>
        <w:ind w:left="2880" w:hanging="2160"/>
        <w:rPr>
          <w:color w:val="auto"/>
          <w:lang w:val="ru-RU"/>
        </w:rPr>
      </w:pPr>
      <w:r w:rsidRPr="00981FDE">
        <w:rPr>
          <w:color w:val="auto"/>
          <w:lang w:val="ru-RU"/>
        </w:rPr>
        <w:t xml:space="preserve">MSS SP-97                  </w:t>
      </w:r>
      <w:r w:rsidRPr="00981FDE">
        <w:rPr>
          <w:color w:val="auto"/>
          <w:lang w:val="ru-RU"/>
        </w:rPr>
        <w:tab/>
        <w:t>Цельноармированные кованные отводные фитинги - концы, приваренные враструб, встык или резьбового типа</w:t>
      </w:r>
    </w:p>
    <w:p w14:paraId="2FFD0C3C" w14:textId="77777777" w:rsidR="00BA168E" w:rsidRPr="00981FDE" w:rsidRDefault="00BA168E" w:rsidP="00BA168E">
      <w:pPr>
        <w:pStyle w:val="Text1Bold"/>
        <w:rPr>
          <w:color w:val="auto"/>
          <w:lang w:val="ru-RU"/>
        </w:rPr>
      </w:pPr>
      <w:r w:rsidRPr="00981FDE">
        <w:rPr>
          <w:color w:val="auto"/>
          <w:lang w:val="ru-RU"/>
        </w:rPr>
        <w:t>Национальная ассоциация инженеров по коррозии (NACE)</w:t>
      </w:r>
    </w:p>
    <w:p w14:paraId="19CB258D" w14:textId="71691081" w:rsidR="00BA168E" w:rsidRDefault="00BA168E" w:rsidP="00E0088C">
      <w:pPr>
        <w:tabs>
          <w:tab w:val="left" w:pos="2700"/>
        </w:tabs>
        <w:ind w:hanging="11"/>
        <w:jc w:val="both"/>
        <w:rPr>
          <w:color w:val="auto"/>
          <w:lang w:val="ru-RU"/>
        </w:rPr>
      </w:pPr>
      <w:r w:rsidRPr="00D0117B">
        <w:rPr>
          <w:rFonts w:ascii="Times New Roman CYR" w:hAnsi="Times New Roman CYR" w:cs="Times New Roman CYR"/>
          <w:color w:val="auto"/>
          <w:lang w:val="ru-RU"/>
        </w:rPr>
        <w:t xml:space="preserve">NACE </w:t>
      </w:r>
      <w:r w:rsidRPr="00D0117B">
        <w:rPr>
          <w:rFonts w:ascii="Times New Roman CYR" w:hAnsi="Times New Roman CYR" w:cs="Times New Roman CYR"/>
          <w:color w:val="auto"/>
          <w:lang w:val="en-GB"/>
        </w:rPr>
        <w:t>MR</w:t>
      </w:r>
      <w:r w:rsidRPr="00D0117B">
        <w:rPr>
          <w:rFonts w:ascii="Times New Roman CYR" w:hAnsi="Times New Roman CYR" w:cs="Times New Roman CYR"/>
          <w:color w:val="auto"/>
          <w:lang w:val="ru-RU"/>
        </w:rPr>
        <w:t xml:space="preserve">0175/ </w:t>
      </w:r>
      <w:r w:rsidRPr="00D0117B">
        <w:rPr>
          <w:rFonts w:ascii="Times New Roman CYR" w:hAnsi="Times New Roman CYR" w:cs="Times New Roman CYR"/>
          <w:color w:val="auto"/>
          <w:lang w:val="ru-RU"/>
        </w:rPr>
        <w:tab/>
      </w:r>
      <w:r w:rsidRPr="00493064">
        <w:rPr>
          <w:rFonts w:ascii="Times New Roman CYR" w:hAnsi="Times New Roman CYR" w:cs="Times New Roman CYR"/>
          <w:color w:val="auto"/>
          <w:lang w:val="ru-RU"/>
        </w:rPr>
        <w:tab/>
      </w:r>
      <w:r w:rsidRPr="00D0117B">
        <w:rPr>
          <w:color w:val="auto"/>
          <w:lang w:val="ru-RU"/>
        </w:rPr>
        <w:t xml:space="preserve">Промышленность нефтяная и газовая. Материалы для </w:t>
      </w:r>
      <w:r w:rsidRPr="00FF331E">
        <w:rPr>
          <w:color w:val="auto"/>
          <w:lang w:val="ru-RU"/>
        </w:rPr>
        <w:br/>
      </w:r>
      <w:r w:rsidRPr="00D0117B">
        <w:rPr>
          <w:rFonts w:ascii="Times New Roman CYR" w:hAnsi="Times New Roman CYR" w:cs="Times New Roman CYR"/>
          <w:color w:val="auto"/>
          <w:lang w:val="en-GB"/>
        </w:rPr>
        <w:t>ISO</w:t>
      </w:r>
      <w:r w:rsidRPr="00D0117B">
        <w:rPr>
          <w:rFonts w:ascii="Times New Roman CYR" w:hAnsi="Times New Roman CYR" w:cs="Times New Roman CYR"/>
          <w:color w:val="auto"/>
          <w:lang w:val="ru-RU"/>
        </w:rPr>
        <w:t>15156</w:t>
      </w:r>
      <w:del w:id="98" w:author="Zhunisbayev, Olzhasbek [Bolashak Atyrau Limited]" w:date="2023-09-10T16:00:00Z">
        <w:r w:rsidRPr="00D0117B" w:rsidDel="00E0088C">
          <w:rPr>
            <w:rFonts w:ascii="Times New Roman CYR" w:hAnsi="Times New Roman CYR" w:cs="Times New Roman CYR"/>
            <w:color w:val="auto"/>
            <w:lang w:val="ru-RU"/>
          </w:rPr>
          <w:delText>-2009</w:delText>
        </w:r>
      </w:del>
      <w:r w:rsidRPr="00D0117B">
        <w:rPr>
          <w:rFonts w:ascii="Times New Roman CYR" w:hAnsi="Times New Roman CYR" w:cs="Times New Roman CYR"/>
          <w:color w:val="auto"/>
          <w:lang w:val="ru-RU"/>
        </w:rPr>
        <w:t xml:space="preserve"> </w:t>
      </w:r>
      <w:r w:rsidRPr="00FF331E">
        <w:rPr>
          <w:rFonts w:ascii="Times New Roman CYR" w:hAnsi="Times New Roman CYR" w:cs="Times New Roman CYR"/>
          <w:color w:val="auto"/>
          <w:lang w:val="ru-RU"/>
        </w:rPr>
        <w:tab/>
      </w:r>
      <w:r w:rsidRPr="00493064">
        <w:rPr>
          <w:rFonts w:ascii="Times New Roman CYR" w:hAnsi="Times New Roman CYR" w:cs="Times New Roman CYR"/>
          <w:color w:val="auto"/>
          <w:lang w:val="ru-RU"/>
        </w:rPr>
        <w:tab/>
      </w:r>
      <w:r w:rsidRPr="00D0117B">
        <w:rPr>
          <w:color w:val="auto"/>
          <w:lang w:val="ru-RU"/>
        </w:rPr>
        <w:t>применения в средах, содержащих сероводород, при нефте- и</w:t>
      </w:r>
      <w:r w:rsidRPr="00FF331E">
        <w:rPr>
          <w:color w:val="auto"/>
          <w:lang w:val="ru-RU"/>
        </w:rPr>
        <w:tab/>
      </w:r>
      <w:r w:rsidRPr="00493064">
        <w:rPr>
          <w:color w:val="auto"/>
          <w:lang w:val="ru-RU"/>
        </w:rPr>
        <w:tab/>
      </w:r>
      <w:r w:rsidRPr="00D0117B">
        <w:rPr>
          <w:color w:val="auto"/>
          <w:lang w:val="ru-RU"/>
        </w:rPr>
        <w:t xml:space="preserve">газодобыче. </w:t>
      </w:r>
    </w:p>
    <w:p w14:paraId="60AE916C" w14:textId="30C398A6" w:rsidR="008705A3" w:rsidRPr="006759B5" w:rsidRDefault="008705A3">
      <w:pPr>
        <w:tabs>
          <w:tab w:val="left" w:pos="2700"/>
        </w:tabs>
        <w:ind w:left="2880" w:hanging="2171"/>
        <w:jc w:val="both"/>
        <w:rPr>
          <w:ins w:id="99" w:author="Zhunisbayev, Olzhasbek [Bolashak Atyrau Limited]" w:date="2024-05-11T21:14:00Z"/>
          <w:lang w:val="ru-RU"/>
        </w:rPr>
      </w:pPr>
      <w:ins w:id="100" w:author="Zhunisbayev, Olzhasbek [Bolashak Atyrau Limited]" w:date="2023-09-10T16:01:00Z">
        <w:r>
          <w:rPr>
            <w:lang w:val="en-GB"/>
          </w:rPr>
          <w:t>NACE</w:t>
        </w:r>
        <w:r w:rsidRPr="006759B5">
          <w:rPr>
            <w:lang w:val="ru-RU"/>
          </w:rPr>
          <w:t xml:space="preserve"> </w:t>
        </w:r>
        <w:r>
          <w:rPr>
            <w:lang w:val="en-GB"/>
          </w:rPr>
          <w:t>SP</w:t>
        </w:r>
        <w:r w:rsidRPr="006759B5">
          <w:rPr>
            <w:lang w:val="ru-RU"/>
          </w:rPr>
          <w:t>0403</w:t>
        </w:r>
        <w:r w:rsidRPr="006759B5">
          <w:rPr>
            <w:lang w:val="ru-RU"/>
          </w:rPr>
          <w:tab/>
        </w:r>
        <w:r w:rsidRPr="006759B5">
          <w:rPr>
            <w:lang w:val="ru-RU"/>
          </w:rPr>
          <w:tab/>
          <w:t>Предотвращение коррозионного растрескивания под напряжением нефтеперерабатывающего оборудования и трубопроводов</w:t>
        </w:r>
      </w:ins>
    </w:p>
    <w:p w14:paraId="71585813" w14:textId="02300995" w:rsidR="00572EAD" w:rsidRPr="006759B5" w:rsidRDefault="00572EAD">
      <w:pPr>
        <w:tabs>
          <w:tab w:val="left" w:pos="2700"/>
        </w:tabs>
        <w:ind w:left="2880" w:hanging="2171"/>
        <w:jc w:val="both"/>
        <w:rPr>
          <w:rFonts w:ascii="Segoe UI" w:hAnsi="Segoe UI" w:cs="Segoe UI"/>
          <w:color w:val="auto"/>
          <w:sz w:val="16"/>
          <w:szCs w:val="16"/>
          <w:lang w:val="ru-RU"/>
        </w:rPr>
        <w:pPrChange w:id="101" w:author="Zhunisbayev, Olzhasbek [Bolashak Atyrau Limited]" w:date="2023-09-10T16:01:00Z">
          <w:pPr>
            <w:tabs>
              <w:tab w:val="left" w:pos="2700"/>
            </w:tabs>
            <w:ind w:hanging="11"/>
            <w:jc w:val="both"/>
          </w:pPr>
        </w:pPrChange>
      </w:pPr>
      <w:ins w:id="102" w:author="Zhunisbayev, Olzhasbek [Bolashak Atyrau Limited]" w:date="2024-05-11T21:14:00Z">
        <w:r>
          <w:t>NACE</w:t>
        </w:r>
        <w:r w:rsidR="00946243" w:rsidRPr="006759B5">
          <w:rPr>
            <w:lang w:val="ru-RU"/>
          </w:rPr>
          <w:t xml:space="preserve"> </w:t>
        </w:r>
        <w:r w:rsidR="00946243">
          <w:t>TM</w:t>
        </w:r>
        <w:r w:rsidR="00946243" w:rsidRPr="006759B5">
          <w:rPr>
            <w:lang w:val="ru-RU"/>
          </w:rPr>
          <w:t>0284</w:t>
        </w:r>
        <w:r w:rsidR="00946243" w:rsidRPr="006759B5">
          <w:rPr>
            <w:lang w:val="ru-RU"/>
          </w:rPr>
          <w:tab/>
        </w:r>
        <w:r w:rsidR="00946243" w:rsidRPr="006759B5">
          <w:rPr>
            <w:lang w:val="ru-RU"/>
          </w:rPr>
          <w:tab/>
        </w:r>
      </w:ins>
      <w:ins w:id="103" w:author="Zhunisbayev, Olzhasbek [Bolashak Atyrau Limited]" w:date="2024-05-11T21:15:00Z">
        <w:r w:rsidR="00946243" w:rsidRPr="006759B5">
          <w:rPr>
            <w:lang w:val="ru-RU"/>
          </w:rPr>
          <w:t>Стандарт на производство, хранение и обращение со сжиженным природным газом (СПГ)</w:t>
        </w:r>
      </w:ins>
    </w:p>
    <w:p w14:paraId="216C5E34" w14:textId="77777777" w:rsidR="00BA168E" w:rsidRPr="00981FDE" w:rsidRDefault="00BA168E" w:rsidP="00BA168E">
      <w:pPr>
        <w:pStyle w:val="Text1Bold"/>
        <w:rPr>
          <w:color w:val="auto"/>
          <w:lang w:val="ru-RU"/>
        </w:rPr>
      </w:pPr>
      <w:r w:rsidRPr="00981FDE">
        <w:rPr>
          <w:color w:val="auto"/>
          <w:lang w:val="ru-RU"/>
        </w:rPr>
        <w:t>Национальная ассоциация пожарной безопасности (NFPA)</w:t>
      </w:r>
    </w:p>
    <w:p w14:paraId="5566AB69" w14:textId="77777777" w:rsidR="00BA168E" w:rsidRPr="00981FDE" w:rsidRDefault="00BA168E" w:rsidP="00BA168E">
      <w:pPr>
        <w:tabs>
          <w:tab w:val="left" w:pos="2700"/>
        </w:tabs>
        <w:ind w:left="2880" w:hanging="2171"/>
        <w:rPr>
          <w:color w:val="auto"/>
          <w:lang w:val="ru-RU"/>
        </w:rPr>
      </w:pPr>
      <w:r w:rsidRPr="00981FDE">
        <w:rPr>
          <w:color w:val="auto"/>
          <w:lang w:val="ru-RU"/>
        </w:rPr>
        <w:t>NFPA 59A</w:t>
      </w:r>
      <w:r w:rsidRPr="00981FDE">
        <w:rPr>
          <w:color w:val="auto"/>
          <w:lang w:val="ru-RU"/>
        </w:rPr>
        <w:tab/>
      </w:r>
      <w:r w:rsidRPr="00493064">
        <w:rPr>
          <w:color w:val="auto"/>
          <w:lang w:val="ru-RU"/>
        </w:rPr>
        <w:tab/>
      </w:r>
      <w:r w:rsidRPr="00981FDE">
        <w:rPr>
          <w:color w:val="auto"/>
          <w:lang w:val="ru-RU"/>
        </w:rPr>
        <w:t>Стандарт на производство, хранение и слив-налив сжиженного природного газа (СПГ)</w:t>
      </w:r>
    </w:p>
    <w:p w14:paraId="5ECAAFA9" w14:textId="77777777" w:rsidR="00BA168E" w:rsidRDefault="00BA168E" w:rsidP="00BA168E">
      <w:pPr>
        <w:pStyle w:val="Text1Bold"/>
        <w:rPr>
          <w:lang w:val="ru-RU"/>
        </w:rPr>
      </w:pPr>
      <w:bookmarkStart w:id="104" w:name="_Toc335139687"/>
      <w:bookmarkStart w:id="105" w:name="_Toc325532759"/>
      <w:r w:rsidRPr="00CC0CDF">
        <w:rPr>
          <w:rFonts w:eastAsia="Calibri"/>
          <w:szCs w:val="20"/>
          <w:lang w:val="ru-RU" w:eastAsia="ru-RU"/>
        </w:rPr>
        <w:t>Казахстанские нормы и стандарты</w:t>
      </w:r>
      <w:bookmarkEnd w:id="104"/>
      <w:r>
        <w:rPr>
          <w:lang w:val="ru-RU"/>
        </w:rPr>
        <w:t xml:space="preserve"> </w:t>
      </w:r>
    </w:p>
    <w:p w14:paraId="20C1E267" w14:textId="0AA870CF" w:rsidR="00BA168E" w:rsidRDefault="00BA168E" w:rsidP="00BE724F">
      <w:pPr>
        <w:pStyle w:val="Reference"/>
        <w:tabs>
          <w:tab w:val="clear" w:pos="2680"/>
          <w:tab w:val="left" w:pos="2880"/>
        </w:tabs>
        <w:ind w:left="2880" w:hanging="2160"/>
        <w:rPr>
          <w:ins w:id="106" w:author="Zhunisbayev, Olzhasbek [Bolashak Atyrau Limited]" w:date="2023-09-10T16:03:00Z"/>
          <w:color w:val="auto"/>
          <w:lang w:val="ru-RU"/>
        </w:rPr>
      </w:pPr>
      <w:del w:id="107" w:author="Zhunisbayev, Olzhasbek [Bolashak Atyrau Limited]" w:date="2023-09-10T16:03:00Z">
        <w:r w:rsidRPr="00463215" w:rsidDel="00BE724F">
          <w:rPr>
            <w:color w:val="auto"/>
            <w:lang w:val="ru-RU"/>
          </w:rPr>
          <w:delText xml:space="preserve">СниП </w:delText>
        </w:r>
      </w:del>
      <w:ins w:id="108" w:author="Zhunisbayev, Olzhasbek [Bolashak Atyrau Limited]" w:date="2023-09-10T16:03:00Z">
        <w:r w:rsidR="00BE724F" w:rsidRPr="006759B5">
          <w:rPr>
            <w:color w:val="auto"/>
            <w:lang w:val="ru-RU"/>
          </w:rPr>
          <w:t>С</w:t>
        </w:r>
        <w:r w:rsidR="00BE724F" w:rsidRPr="00463215">
          <w:rPr>
            <w:color w:val="auto"/>
            <w:lang w:val="ru-RU"/>
          </w:rPr>
          <w:t xml:space="preserve">П </w:t>
        </w:r>
      </w:ins>
      <w:r w:rsidRPr="00463215">
        <w:rPr>
          <w:color w:val="auto"/>
          <w:lang w:val="ru-RU"/>
        </w:rPr>
        <w:t>РК 3.05-</w:t>
      </w:r>
      <w:del w:id="109" w:author="Zhunisbayev, Olzhasbek [Bolashak Atyrau Limited]" w:date="2023-09-10T16:03:00Z">
        <w:r w:rsidRPr="00463215" w:rsidDel="00BE724F">
          <w:rPr>
            <w:color w:val="auto"/>
            <w:lang w:val="ru-RU"/>
          </w:rPr>
          <w:delText>09</w:delText>
        </w:r>
      </w:del>
      <w:ins w:id="110" w:author="Zhunisbayev, Olzhasbek [Bolashak Atyrau Limited]" w:date="2023-09-10T16:03:00Z">
        <w:r w:rsidR="00BE724F" w:rsidRPr="006759B5">
          <w:rPr>
            <w:color w:val="auto"/>
            <w:lang w:val="ru-RU"/>
          </w:rPr>
          <w:t>103</w:t>
        </w:r>
      </w:ins>
      <w:del w:id="111" w:author="Zhunisbayev, Olzhasbek [Bolashak Atyrau Limited]" w:date="2023-09-10T16:03:00Z">
        <w:r w:rsidRPr="00463215" w:rsidDel="00BE724F">
          <w:rPr>
            <w:color w:val="auto"/>
            <w:lang w:val="ru-RU"/>
          </w:rPr>
          <w:delText xml:space="preserve">-2002 </w:delText>
        </w:r>
      </w:del>
      <w:ins w:id="112" w:author="Zhunisbayev, Olzhasbek [Bolashak Atyrau Limited]" w:date="2023-09-10T16:03:00Z">
        <w:r w:rsidR="00BE724F">
          <w:rPr>
            <w:color w:val="auto"/>
            <w:lang w:val="ru-RU"/>
          </w:rPr>
          <w:tab/>
        </w:r>
      </w:ins>
      <w:r w:rsidRPr="00463215">
        <w:rPr>
          <w:color w:val="auto"/>
          <w:lang w:val="ru-RU"/>
        </w:rPr>
        <w:t>Технологическое оборудование и технологические трубопроводы;</w:t>
      </w:r>
    </w:p>
    <w:p w14:paraId="17E6203B" w14:textId="1B9E56C7" w:rsidR="00D8642B" w:rsidRPr="006759B5" w:rsidRDefault="00D8642B">
      <w:pPr>
        <w:pStyle w:val="Text1"/>
        <w:ind w:left="2880" w:hanging="2160"/>
        <w:rPr>
          <w:lang w:val="ru-RU"/>
          <w:rPrChange w:id="113" w:author="Zhunisbayev, Olzhasbek [Bolashak Atyrau Limited]" w:date="2023-09-10T16:04:00Z">
            <w:rPr>
              <w:color w:val="auto"/>
              <w:lang w:val="ru-RU"/>
            </w:rPr>
          </w:rPrChange>
        </w:rPr>
        <w:pPrChange w:id="114" w:author="Zhunisbayev, Olzhasbek [Bolashak Atyrau Limited]" w:date="2023-09-10T16:04:00Z">
          <w:pPr>
            <w:pStyle w:val="Reference"/>
            <w:tabs>
              <w:tab w:val="clear" w:pos="2680"/>
              <w:tab w:val="left" w:pos="2880"/>
            </w:tabs>
            <w:ind w:left="2880" w:hanging="2160"/>
          </w:pPr>
        </w:pPrChange>
      </w:pPr>
      <w:ins w:id="115" w:author="Zhunisbayev, Olzhasbek [Bolashak Atyrau Limited]" w:date="2023-09-10T16:04:00Z">
        <w:r w:rsidRPr="006759B5">
          <w:rPr>
            <w:lang w:val="ru-RU"/>
          </w:rPr>
          <w:lastRenderedPageBreak/>
          <w:t>СП РК 2.02-106</w:t>
        </w:r>
        <w:r w:rsidRPr="006759B5">
          <w:rPr>
            <w:lang w:val="ru-RU"/>
          </w:rPr>
          <w:tab/>
          <w:t>Проектирование систем пожарной безопасности объектов Тенгизшевройл (ТШО)</w:t>
        </w:r>
      </w:ins>
    </w:p>
    <w:p w14:paraId="4917547F" w14:textId="77777777" w:rsidR="00BA168E" w:rsidRPr="00463215" w:rsidRDefault="00BA168E" w:rsidP="00BA168E">
      <w:pPr>
        <w:pStyle w:val="Reference"/>
        <w:tabs>
          <w:tab w:val="clear" w:pos="2680"/>
          <w:tab w:val="left" w:pos="2880"/>
        </w:tabs>
        <w:ind w:left="2880" w:hanging="2160"/>
        <w:rPr>
          <w:color w:val="auto"/>
          <w:lang w:val="ru-RU"/>
        </w:rPr>
      </w:pPr>
      <w:r w:rsidRPr="00463215">
        <w:rPr>
          <w:color w:val="auto"/>
          <w:lang w:val="ru-RU"/>
        </w:rPr>
        <w:t xml:space="preserve">СН 527-80 </w:t>
      </w:r>
      <w:r>
        <w:rPr>
          <w:color w:val="auto"/>
          <w:lang w:val="ru-RU"/>
        </w:rPr>
        <w:tab/>
      </w:r>
      <w:r w:rsidRPr="00463215">
        <w:rPr>
          <w:color w:val="auto"/>
          <w:lang w:val="ru-RU"/>
        </w:rPr>
        <w:t>Инструкция по проектированию технологических стальных трубопроводов Р, до 10</w:t>
      </w:r>
      <w:r>
        <w:rPr>
          <w:color w:val="auto"/>
          <w:lang w:val="ru-RU"/>
        </w:rPr>
        <w:t xml:space="preserve"> </w:t>
      </w:r>
      <w:r w:rsidRPr="00463215">
        <w:rPr>
          <w:color w:val="auto"/>
          <w:lang w:val="ru-RU"/>
        </w:rPr>
        <w:t>Мпа;</w:t>
      </w:r>
    </w:p>
    <w:p w14:paraId="1F116621" w14:textId="77777777" w:rsidR="00BA168E" w:rsidRPr="00463215" w:rsidRDefault="00BA168E" w:rsidP="00BA168E">
      <w:pPr>
        <w:pStyle w:val="Reference"/>
        <w:tabs>
          <w:tab w:val="clear" w:pos="2680"/>
          <w:tab w:val="left" w:pos="2880"/>
        </w:tabs>
        <w:ind w:left="2880" w:hanging="2160"/>
        <w:rPr>
          <w:color w:val="auto"/>
          <w:lang w:val="ru-RU"/>
        </w:rPr>
      </w:pPr>
      <w:r w:rsidRPr="00463215">
        <w:rPr>
          <w:color w:val="auto"/>
          <w:lang w:val="ru-RU"/>
        </w:rPr>
        <w:t xml:space="preserve">СНиП 2.04.12-86 </w:t>
      </w:r>
      <w:r>
        <w:rPr>
          <w:color w:val="auto"/>
          <w:lang w:val="ru-RU"/>
        </w:rPr>
        <w:tab/>
      </w:r>
      <w:r w:rsidRPr="00463215">
        <w:rPr>
          <w:color w:val="auto"/>
          <w:lang w:val="ru-RU"/>
        </w:rPr>
        <w:t>Расчет на прочность стальных трубопроводов;</w:t>
      </w:r>
    </w:p>
    <w:p w14:paraId="7987B93B" w14:textId="77777777" w:rsidR="00BA168E" w:rsidRPr="00463215" w:rsidRDefault="00BA168E" w:rsidP="00BA168E">
      <w:pPr>
        <w:pStyle w:val="Reference"/>
        <w:tabs>
          <w:tab w:val="clear" w:pos="2680"/>
          <w:tab w:val="left" w:pos="2880"/>
        </w:tabs>
        <w:ind w:left="2880" w:hanging="2160"/>
        <w:rPr>
          <w:color w:val="auto"/>
          <w:lang w:val="ru-RU"/>
        </w:rPr>
      </w:pPr>
      <w:r w:rsidRPr="00463215">
        <w:rPr>
          <w:color w:val="auto"/>
          <w:lang w:val="ru-RU"/>
        </w:rPr>
        <w:t>СНиП РК 3.05-01-2010 Магистральные трубопроводы;</w:t>
      </w:r>
    </w:p>
    <w:p w14:paraId="66DA03F1" w14:textId="77777777" w:rsidR="00BA168E" w:rsidRPr="00463215" w:rsidRDefault="00BA168E" w:rsidP="00BA168E">
      <w:pPr>
        <w:pStyle w:val="Reference"/>
        <w:tabs>
          <w:tab w:val="clear" w:pos="2680"/>
          <w:tab w:val="left" w:pos="2880"/>
        </w:tabs>
        <w:ind w:left="2880" w:hanging="2160"/>
        <w:rPr>
          <w:color w:val="auto"/>
          <w:lang w:val="ru-RU"/>
        </w:rPr>
      </w:pPr>
      <w:r w:rsidRPr="00463215">
        <w:rPr>
          <w:color w:val="auto"/>
          <w:lang w:val="ru-RU"/>
        </w:rPr>
        <w:t xml:space="preserve">ГОСТ 24950-81 </w:t>
      </w:r>
      <w:r>
        <w:rPr>
          <w:color w:val="auto"/>
          <w:lang w:val="ru-RU"/>
        </w:rPr>
        <w:tab/>
      </w:r>
      <w:r w:rsidRPr="00463215">
        <w:rPr>
          <w:color w:val="auto"/>
          <w:lang w:val="ru-RU"/>
        </w:rPr>
        <w:t xml:space="preserve">Отводы гнутые и вставки кривые на поворотах линейной части стальных магистральных трубопроводов. Технические условия; </w:t>
      </w:r>
    </w:p>
    <w:p w14:paraId="54D629F6" w14:textId="77777777" w:rsidR="00BA168E" w:rsidRPr="00463215" w:rsidRDefault="00BA168E" w:rsidP="00BA168E">
      <w:pPr>
        <w:pStyle w:val="Reference"/>
        <w:tabs>
          <w:tab w:val="clear" w:pos="2680"/>
          <w:tab w:val="left" w:pos="2880"/>
        </w:tabs>
        <w:ind w:left="2880" w:hanging="2160"/>
        <w:rPr>
          <w:color w:val="auto"/>
          <w:lang w:val="ru-RU"/>
        </w:rPr>
      </w:pPr>
      <w:r w:rsidRPr="00463215">
        <w:rPr>
          <w:color w:val="auto"/>
          <w:lang w:val="ru-RU"/>
        </w:rPr>
        <w:t xml:space="preserve"> СН 550-82 </w:t>
      </w:r>
      <w:r>
        <w:rPr>
          <w:color w:val="auto"/>
          <w:lang w:val="ru-RU"/>
        </w:rPr>
        <w:tab/>
      </w:r>
      <w:r w:rsidRPr="00463215">
        <w:rPr>
          <w:color w:val="auto"/>
          <w:lang w:val="ru-RU"/>
        </w:rPr>
        <w:t xml:space="preserve">Инструкция по проектированию технологических трубопроводов из пластмассовых труб; </w:t>
      </w:r>
    </w:p>
    <w:p w14:paraId="3714B469" w14:textId="77777777" w:rsidR="00BA168E" w:rsidRPr="00463215" w:rsidRDefault="00BA168E" w:rsidP="00BA168E">
      <w:pPr>
        <w:pStyle w:val="Reference"/>
        <w:tabs>
          <w:tab w:val="clear" w:pos="2680"/>
          <w:tab w:val="left" w:pos="720"/>
        </w:tabs>
        <w:ind w:left="720" w:firstLine="0"/>
        <w:rPr>
          <w:color w:val="auto"/>
          <w:lang w:val="ru-RU"/>
        </w:rPr>
      </w:pPr>
      <w:r w:rsidRPr="00463215">
        <w:rPr>
          <w:color w:val="auto"/>
          <w:lang w:val="ru-RU"/>
        </w:rPr>
        <w:t xml:space="preserve">ВСН 51-3-85, </w:t>
      </w:r>
      <w:r>
        <w:rPr>
          <w:color w:val="auto"/>
          <w:lang w:val="ru-RU"/>
        </w:rPr>
        <w:tab/>
      </w:r>
      <w:r>
        <w:rPr>
          <w:color w:val="auto"/>
          <w:lang w:val="ru-RU"/>
        </w:rPr>
        <w:tab/>
      </w:r>
      <w:r w:rsidRPr="00463215">
        <w:rPr>
          <w:color w:val="auto"/>
          <w:lang w:val="ru-RU"/>
        </w:rPr>
        <w:t>Проектирование промысловых стальных трубопроводов</w:t>
      </w:r>
      <w:r>
        <w:rPr>
          <w:color w:val="auto"/>
          <w:lang w:val="ru-RU"/>
        </w:rPr>
        <w:t>;</w:t>
      </w:r>
      <w:r>
        <w:rPr>
          <w:color w:val="auto"/>
          <w:lang w:val="ru-RU"/>
        </w:rPr>
        <w:br/>
      </w:r>
      <w:r w:rsidRPr="00463215">
        <w:rPr>
          <w:color w:val="auto"/>
          <w:lang w:val="ru-RU"/>
        </w:rPr>
        <w:t>51-2.38-85</w:t>
      </w:r>
    </w:p>
    <w:p w14:paraId="3059E528" w14:textId="77777777" w:rsidR="00BA168E" w:rsidRPr="00463215" w:rsidRDefault="00BA168E" w:rsidP="00D8642B">
      <w:pPr>
        <w:pStyle w:val="Text1"/>
        <w:jc w:val="both"/>
        <w:rPr>
          <w:color w:val="auto"/>
          <w:lang w:val="ru-RU"/>
        </w:rPr>
      </w:pPr>
      <w:r w:rsidRPr="00463215">
        <w:rPr>
          <w:color w:val="auto"/>
          <w:lang w:val="ru-RU"/>
        </w:rPr>
        <w:t>Требования по промышленной безопасности  при эксплуатации техн</w:t>
      </w:r>
      <w:r>
        <w:rPr>
          <w:color w:val="auto"/>
          <w:lang w:val="ru-RU"/>
        </w:rPr>
        <w:t xml:space="preserve">ологических </w:t>
      </w:r>
      <w:r w:rsidRPr="00463215">
        <w:rPr>
          <w:color w:val="auto"/>
          <w:lang w:val="ru-RU"/>
        </w:rPr>
        <w:t xml:space="preserve">трубопроводов №176 от 27 июля 2009;  </w:t>
      </w:r>
    </w:p>
    <w:p w14:paraId="03B8EE2D" w14:textId="77777777" w:rsidR="00BA168E" w:rsidRPr="00463215" w:rsidRDefault="00AC4004" w:rsidP="00D8642B">
      <w:pPr>
        <w:pStyle w:val="Text1"/>
        <w:jc w:val="both"/>
        <w:rPr>
          <w:color w:val="auto"/>
          <w:lang w:val="ru-RU"/>
        </w:rPr>
      </w:pPr>
      <w:r>
        <w:fldChar w:fldCharType="begin"/>
      </w:r>
      <w:r w:rsidRPr="00550F7E">
        <w:rPr>
          <w:lang w:val="ru-RU"/>
          <w:rPrChange w:id="116" w:author="Zhunisbayev, Olzhasbek A [Bolashak Atyrau Limited]" w:date="2022-06-07T15:07:00Z">
            <w:rPr/>
          </w:rPrChange>
        </w:rPr>
        <w:instrText xml:space="preserve"> </w:instrText>
      </w:r>
      <w:r>
        <w:instrText>HYPERLINK</w:instrText>
      </w:r>
      <w:r w:rsidRPr="00550F7E">
        <w:rPr>
          <w:lang w:val="ru-RU"/>
          <w:rPrChange w:id="117" w:author="Zhunisbayev, Olzhasbek A [Bolashak Atyrau Limited]" w:date="2022-06-07T15:07:00Z">
            <w:rPr/>
          </w:rPrChange>
        </w:rPr>
        <w:instrText xml:space="preserve"> "</w:instrText>
      </w:r>
      <w:r>
        <w:instrText>http</w:instrText>
      </w:r>
      <w:r w:rsidRPr="00550F7E">
        <w:rPr>
          <w:lang w:val="ru-RU"/>
          <w:rPrChange w:id="118" w:author="Zhunisbayev, Olzhasbek A [Bolashak Atyrau Limited]" w:date="2022-06-07T15:07:00Z">
            <w:rPr/>
          </w:rPrChange>
        </w:rPr>
        <w:instrText>://</w:instrText>
      </w:r>
      <w:r>
        <w:instrText>online</w:instrText>
      </w:r>
      <w:r w:rsidRPr="00550F7E">
        <w:rPr>
          <w:lang w:val="ru-RU"/>
          <w:rPrChange w:id="119" w:author="Zhunisbayev, Olzhasbek A [Bolashak Atyrau Limited]" w:date="2022-06-07T15:07:00Z">
            <w:rPr/>
          </w:rPrChange>
        </w:rPr>
        <w:instrText>.</w:instrText>
      </w:r>
      <w:r>
        <w:instrText>prg</w:instrText>
      </w:r>
      <w:r w:rsidRPr="00550F7E">
        <w:rPr>
          <w:lang w:val="ru-RU"/>
          <w:rPrChange w:id="120" w:author="Zhunisbayev, Olzhasbek A [Bolashak Atyrau Limited]" w:date="2022-06-07T15:07:00Z">
            <w:rPr/>
          </w:rPrChange>
        </w:rPr>
        <w:instrText>.</w:instrText>
      </w:r>
      <w:r>
        <w:instrText>kz</w:instrText>
      </w:r>
      <w:r w:rsidRPr="00550F7E">
        <w:rPr>
          <w:lang w:val="ru-RU"/>
          <w:rPrChange w:id="121" w:author="Zhunisbayev, Olzhasbek A [Bolashak Atyrau Limited]" w:date="2022-06-07T15:07:00Z">
            <w:rPr/>
          </w:rPrChange>
        </w:rPr>
        <w:instrText>/?</w:instrText>
      </w:r>
      <w:r>
        <w:instrText>m</w:instrText>
      </w:r>
      <w:r w:rsidRPr="00550F7E">
        <w:rPr>
          <w:lang w:val="ru-RU"/>
          <w:rPrChange w:id="122" w:author="Zhunisbayev, Olzhasbek A [Bolashak Atyrau Limited]" w:date="2022-06-07T15:07:00Z">
            <w:rPr/>
          </w:rPrChange>
        </w:rPr>
        <w:instrText>=</w:instrText>
      </w:r>
      <w:r>
        <w:instrText>ShowLink</w:instrText>
      </w:r>
      <w:r w:rsidRPr="00550F7E">
        <w:rPr>
          <w:lang w:val="ru-RU"/>
          <w:rPrChange w:id="123" w:author="Zhunisbayev, Olzhasbek A [Bolashak Atyrau Limited]" w:date="2022-06-07T15:07:00Z">
            <w:rPr/>
          </w:rPrChange>
        </w:rPr>
        <w:instrText>&amp;</w:instrText>
      </w:r>
      <w:r>
        <w:instrText>id</w:instrText>
      </w:r>
      <w:r w:rsidRPr="00550F7E">
        <w:rPr>
          <w:lang w:val="ru-RU"/>
          <w:rPrChange w:id="124" w:author="Zhunisbayev, Olzhasbek A [Bolashak Atyrau Limited]" w:date="2022-06-07T15:07:00Z">
            <w:rPr/>
          </w:rPrChange>
        </w:rPr>
        <w:instrText xml:space="preserve">=1001304027" </w:instrText>
      </w:r>
      <w:r>
        <w:fldChar w:fldCharType="separate"/>
      </w:r>
      <w:r w:rsidR="00BA168E" w:rsidRPr="00463215">
        <w:rPr>
          <w:color w:val="auto"/>
          <w:lang w:val="ru-RU"/>
        </w:rPr>
        <w:t>Требования к безопасности трубопроводов горючих, токсичных, сжиженных газов</w:t>
      </w:r>
      <w:r>
        <w:rPr>
          <w:color w:val="auto"/>
          <w:lang w:val="ru-RU"/>
        </w:rPr>
        <w:fldChar w:fldCharType="end"/>
      </w:r>
      <w:r w:rsidR="00BA168E" w:rsidRPr="00463215">
        <w:rPr>
          <w:color w:val="auto"/>
          <w:lang w:val="ru-RU"/>
        </w:rPr>
        <w:t xml:space="preserve"> № 36</w:t>
      </w:r>
      <w:r w:rsidR="00BA168E">
        <w:rPr>
          <w:color w:val="auto"/>
          <w:lang w:val="ru-RU"/>
        </w:rPr>
        <w:t xml:space="preserve"> от </w:t>
      </w:r>
      <w:r w:rsidR="00BA168E" w:rsidRPr="00463215">
        <w:rPr>
          <w:color w:val="auto"/>
          <w:lang w:val="ru-RU"/>
        </w:rPr>
        <w:t>29.01.2010;</w:t>
      </w:r>
    </w:p>
    <w:p w14:paraId="6895E220" w14:textId="77777777" w:rsidR="00BA168E" w:rsidRPr="00463215" w:rsidRDefault="00BA168E" w:rsidP="00D8642B">
      <w:pPr>
        <w:pStyle w:val="Text1"/>
        <w:jc w:val="both"/>
        <w:rPr>
          <w:color w:val="auto"/>
          <w:lang w:val="ru-RU"/>
        </w:rPr>
      </w:pPr>
      <w:r w:rsidRPr="00463215">
        <w:rPr>
          <w:color w:val="auto"/>
          <w:lang w:val="ru-RU"/>
        </w:rPr>
        <w:t>Требования к безопасности трубопроводов пара</w:t>
      </w:r>
      <w:r>
        <w:rPr>
          <w:color w:val="auto"/>
          <w:lang w:val="ru-RU"/>
        </w:rPr>
        <w:t xml:space="preserve"> и горячей воды № 49 26.01.2009.</w:t>
      </w:r>
    </w:p>
    <w:p w14:paraId="5910E527" w14:textId="77777777" w:rsidR="00BA168E" w:rsidRPr="00981FDE" w:rsidRDefault="00BA168E" w:rsidP="00597A1E">
      <w:pPr>
        <w:pStyle w:val="Heading2"/>
        <w:numPr>
          <w:ilvl w:val="1"/>
          <w:numId w:val="5"/>
        </w:numPr>
        <w:ind w:left="851" w:hanging="720"/>
        <w:rPr>
          <w:color w:val="auto"/>
          <w:lang w:val="ru-RU"/>
        </w:rPr>
      </w:pPr>
      <w:bookmarkStart w:id="125" w:name="_Toc182313215"/>
      <w:r w:rsidRPr="00981FDE">
        <w:rPr>
          <w:color w:val="auto"/>
          <w:lang w:val="ru-RU"/>
        </w:rPr>
        <w:t>Разрешение противоречий в требованиях</w:t>
      </w:r>
      <w:bookmarkEnd w:id="105"/>
      <w:bookmarkEnd w:id="125"/>
    </w:p>
    <w:p w14:paraId="7833E8D9" w14:textId="77777777" w:rsidR="00BA168E" w:rsidRPr="00981FDE" w:rsidRDefault="00BA168E" w:rsidP="00D8642B">
      <w:pPr>
        <w:pStyle w:val="Text1"/>
        <w:jc w:val="both"/>
        <w:rPr>
          <w:color w:val="auto"/>
          <w:lang w:val="ru-RU"/>
        </w:rPr>
      </w:pPr>
      <w:r w:rsidRPr="00981FDE">
        <w:rPr>
          <w:color w:val="auto"/>
          <w:lang w:val="ru-RU"/>
        </w:rPr>
        <w:t xml:space="preserve">В случае любых разногласий между требованиями, приведенными в любых технических и справочных документах, применяется следующий порядок приоритетности: </w:t>
      </w:r>
    </w:p>
    <w:p w14:paraId="7A78CB4F" w14:textId="77777777" w:rsidR="00420F17" w:rsidRPr="001E3D5F" w:rsidRDefault="007B5983" w:rsidP="00597A1E">
      <w:pPr>
        <w:pStyle w:val="TableTitle1"/>
        <w:numPr>
          <w:ilvl w:val="0"/>
          <w:numId w:val="97"/>
        </w:numPr>
        <w:tabs>
          <w:tab w:val="clear" w:pos="1080"/>
        </w:tabs>
        <w:ind w:left="1134" w:hanging="425"/>
        <w:rPr>
          <w:color w:val="auto"/>
          <w:lang w:val="ru-RU"/>
        </w:rPr>
      </w:pPr>
      <w:r w:rsidRPr="001E3D5F">
        <w:rPr>
          <w:rFonts w:ascii="Times New Roman" w:hAnsi="Times New Roman"/>
          <w:b w:val="0"/>
          <w:bCs w:val="0"/>
          <w:color w:val="auto"/>
          <w:sz w:val="22"/>
          <w:szCs w:val="22"/>
          <w:lang w:val="ru-RU"/>
        </w:rPr>
        <w:t>Местные государственные законодательные акты, законы и указы</w:t>
      </w:r>
    </w:p>
    <w:p w14:paraId="071C86EB" w14:textId="77777777" w:rsidR="00BA168E" w:rsidRPr="00981FDE" w:rsidRDefault="00BA168E" w:rsidP="00597A1E">
      <w:pPr>
        <w:pStyle w:val="List1"/>
        <w:numPr>
          <w:ilvl w:val="0"/>
          <w:numId w:val="4"/>
        </w:numPr>
        <w:tabs>
          <w:tab w:val="clear" w:pos="1080"/>
        </w:tabs>
        <w:ind w:left="1134" w:hanging="425"/>
        <w:rPr>
          <w:color w:val="auto"/>
          <w:lang w:val="ru-RU"/>
        </w:rPr>
      </w:pPr>
      <w:r w:rsidRPr="00981FDE">
        <w:rPr>
          <w:color w:val="auto"/>
          <w:lang w:val="ru-RU"/>
        </w:rPr>
        <w:t>Местные го</w:t>
      </w:r>
      <w:r>
        <w:rPr>
          <w:color w:val="auto"/>
          <w:lang w:val="ru-RU"/>
        </w:rPr>
        <w:t>сударственные нормы и стандарты</w:t>
      </w:r>
    </w:p>
    <w:p w14:paraId="6C70AA87" w14:textId="77777777" w:rsidR="00BA168E" w:rsidRPr="00981FDE" w:rsidRDefault="00BA168E" w:rsidP="00597A1E">
      <w:pPr>
        <w:pStyle w:val="List1"/>
        <w:numPr>
          <w:ilvl w:val="0"/>
          <w:numId w:val="4"/>
        </w:numPr>
        <w:tabs>
          <w:tab w:val="clear" w:pos="1080"/>
        </w:tabs>
        <w:ind w:left="1134" w:hanging="425"/>
        <w:rPr>
          <w:color w:val="auto"/>
          <w:lang w:val="ru-RU"/>
        </w:rPr>
      </w:pPr>
      <w:r w:rsidRPr="00981FDE">
        <w:rPr>
          <w:color w:val="auto"/>
          <w:lang w:val="ru-RU"/>
        </w:rPr>
        <w:t xml:space="preserve">Особые </w:t>
      </w:r>
      <w:r>
        <w:rPr>
          <w:color w:val="auto"/>
          <w:lang w:val="ru-RU"/>
        </w:rPr>
        <w:t>технические требования проекта</w:t>
      </w:r>
    </w:p>
    <w:p w14:paraId="394AEFFC" w14:textId="77777777" w:rsidR="00BA168E" w:rsidRPr="00981FDE" w:rsidRDefault="00BA168E" w:rsidP="00597A1E">
      <w:pPr>
        <w:pStyle w:val="List1"/>
        <w:numPr>
          <w:ilvl w:val="0"/>
          <w:numId w:val="4"/>
        </w:numPr>
        <w:tabs>
          <w:tab w:val="clear" w:pos="1080"/>
        </w:tabs>
        <w:ind w:left="1134" w:hanging="425"/>
        <w:rPr>
          <w:color w:val="auto"/>
          <w:lang w:val="ru-RU"/>
        </w:rPr>
      </w:pPr>
      <w:r w:rsidRPr="00981FDE">
        <w:rPr>
          <w:color w:val="auto"/>
          <w:lang w:val="ru-RU"/>
        </w:rPr>
        <w:t xml:space="preserve">Листы </w:t>
      </w:r>
      <w:r>
        <w:rPr>
          <w:color w:val="auto"/>
          <w:lang w:val="ru-RU"/>
        </w:rPr>
        <w:t>технических данных</w:t>
      </w:r>
    </w:p>
    <w:p w14:paraId="0AE5629A" w14:textId="77777777" w:rsidR="00BA168E" w:rsidRPr="00981FDE" w:rsidRDefault="00BA168E" w:rsidP="00597A1E">
      <w:pPr>
        <w:pStyle w:val="List1"/>
        <w:numPr>
          <w:ilvl w:val="0"/>
          <w:numId w:val="4"/>
        </w:numPr>
        <w:tabs>
          <w:tab w:val="clear" w:pos="1080"/>
        </w:tabs>
        <w:ind w:left="1134" w:hanging="425"/>
        <w:rPr>
          <w:color w:val="auto"/>
          <w:lang w:val="ru-RU"/>
        </w:rPr>
      </w:pPr>
      <w:r w:rsidRPr="00981FDE">
        <w:rPr>
          <w:color w:val="auto"/>
          <w:lang w:val="ru-RU"/>
        </w:rPr>
        <w:t xml:space="preserve">Настоящие </w:t>
      </w:r>
      <w:r>
        <w:rPr>
          <w:color w:val="auto"/>
          <w:lang w:val="ru-RU"/>
        </w:rPr>
        <w:t xml:space="preserve">технические условия </w:t>
      </w:r>
      <w:r w:rsidRPr="00981FDE">
        <w:rPr>
          <w:color w:val="auto"/>
          <w:lang w:val="ru-RU"/>
        </w:rPr>
        <w:t xml:space="preserve"> </w:t>
      </w:r>
    </w:p>
    <w:p w14:paraId="1D046F6F" w14:textId="77777777" w:rsidR="00BA168E" w:rsidRPr="00981FDE" w:rsidRDefault="00BA168E" w:rsidP="00597A1E">
      <w:pPr>
        <w:pStyle w:val="List1"/>
        <w:numPr>
          <w:ilvl w:val="0"/>
          <w:numId w:val="4"/>
        </w:numPr>
        <w:tabs>
          <w:tab w:val="clear" w:pos="1080"/>
        </w:tabs>
        <w:ind w:left="1134" w:hanging="425"/>
        <w:rPr>
          <w:color w:val="auto"/>
          <w:lang w:val="ru-RU"/>
        </w:rPr>
      </w:pPr>
      <w:r w:rsidRPr="00981FDE">
        <w:rPr>
          <w:color w:val="auto"/>
          <w:lang w:val="ru-RU"/>
        </w:rPr>
        <w:t>Специальные стандар</w:t>
      </w:r>
      <w:r>
        <w:rPr>
          <w:color w:val="auto"/>
          <w:lang w:val="ru-RU"/>
        </w:rPr>
        <w:t>ты заказчика</w:t>
      </w:r>
    </w:p>
    <w:p w14:paraId="4E33C5B9" w14:textId="77777777" w:rsidR="00BA168E" w:rsidRPr="00981FDE" w:rsidRDefault="00BA168E" w:rsidP="00597A1E">
      <w:pPr>
        <w:pStyle w:val="List1"/>
        <w:numPr>
          <w:ilvl w:val="0"/>
          <w:numId w:val="4"/>
        </w:numPr>
        <w:tabs>
          <w:tab w:val="clear" w:pos="1080"/>
        </w:tabs>
        <w:ind w:left="1134" w:hanging="425"/>
        <w:rPr>
          <w:color w:val="auto"/>
          <w:lang w:val="ru-RU"/>
        </w:rPr>
      </w:pPr>
      <w:r w:rsidRPr="00981FDE">
        <w:rPr>
          <w:color w:val="auto"/>
          <w:lang w:val="ru-RU"/>
        </w:rPr>
        <w:t xml:space="preserve">Прочие </w:t>
      </w:r>
      <w:r>
        <w:rPr>
          <w:color w:val="auto"/>
          <w:lang w:val="ru-RU"/>
        </w:rPr>
        <w:t>международные нормы и стандарты</w:t>
      </w:r>
    </w:p>
    <w:p w14:paraId="3335203A" w14:textId="77777777" w:rsidR="00BA168E" w:rsidRPr="00981FDE" w:rsidRDefault="00BA168E" w:rsidP="00597A1E">
      <w:pPr>
        <w:pStyle w:val="List1"/>
        <w:numPr>
          <w:ilvl w:val="0"/>
          <w:numId w:val="4"/>
        </w:numPr>
        <w:tabs>
          <w:tab w:val="clear" w:pos="1080"/>
        </w:tabs>
        <w:ind w:left="1134" w:hanging="425"/>
        <w:rPr>
          <w:color w:val="auto"/>
          <w:lang w:val="ru-RU"/>
        </w:rPr>
      </w:pPr>
      <w:r w:rsidRPr="00981FDE">
        <w:rPr>
          <w:color w:val="auto"/>
          <w:lang w:val="ru-RU"/>
        </w:rPr>
        <w:t>Международные об</w:t>
      </w:r>
      <w:r>
        <w:rPr>
          <w:color w:val="auto"/>
          <w:lang w:val="ru-RU"/>
        </w:rPr>
        <w:t>щепринятые методы ведения работ</w:t>
      </w:r>
    </w:p>
    <w:p w14:paraId="182218A1" w14:textId="77777777" w:rsidR="00BA168E" w:rsidRPr="00981FDE" w:rsidRDefault="00BA168E" w:rsidP="00D8642B">
      <w:pPr>
        <w:jc w:val="both"/>
        <w:rPr>
          <w:color w:val="auto"/>
          <w:lang w:val="ru-RU"/>
        </w:rPr>
      </w:pPr>
      <w:r w:rsidRPr="00981FDE">
        <w:rPr>
          <w:color w:val="auto"/>
          <w:lang w:val="ru-RU"/>
        </w:rPr>
        <w:t xml:space="preserve">Несмотря на приведенный выше порядок приоритетности, любые несоответствия в вышеуказанных документах должны быть в письменном виде доведены до сведения Заказчика для разрешения таких противоречий. </w:t>
      </w:r>
    </w:p>
    <w:p w14:paraId="6F179DDF" w14:textId="77777777" w:rsidR="00BA168E" w:rsidRPr="00981FDE" w:rsidRDefault="00BA168E" w:rsidP="00BA168E">
      <w:pPr>
        <w:pStyle w:val="Heading1"/>
        <w:numPr>
          <w:ilvl w:val="0"/>
          <w:numId w:val="5"/>
        </w:numPr>
        <w:ind w:left="720" w:hanging="720"/>
        <w:rPr>
          <w:color w:val="auto"/>
          <w:lang w:val="ru-RU"/>
        </w:rPr>
      </w:pPr>
      <w:bookmarkStart w:id="126" w:name="_Toc325532760"/>
      <w:bookmarkStart w:id="127" w:name="_Toc182313216"/>
      <w:r w:rsidRPr="00981FDE">
        <w:rPr>
          <w:color w:val="auto"/>
          <w:lang w:val="ru-RU"/>
        </w:rPr>
        <w:t>ВВЕДЕНИЕ</w:t>
      </w:r>
      <w:bookmarkEnd w:id="126"/>
      <w:bookmarkEnd w:id="127"/>
    </w:p>
    <w:p w14:paraId="7810557E" w14:textId="77777777" w:rsidR="00BA168E" w:rsidRPr="00981FDE" w:rsidRDefault="00BA168E" w:rsidP="00D8642B">
      <w:pPr>
        <w:pStyle w:val="Text1"/>
        <w:jc w:val="both"/>
        <w:rPr>
          <w:color w:val="auto"/>
          <w:lang w:val="ru-RU"/>
        </w:rPr>
      </w:pPr>
      <w:r w:rsidRPr="00981FDE">
        <w:rPr>
          <w:color w:val="auto"/>
          <w:lang w:val="ru-RU"/>
        </w:rPr>
        <w:t>Назначение этого документа - создать единый справочный документ, описывающий конструкцию и метод выбора стандартных компонентов труб на основе единого подхода.</w:t>
      </w:r>
    </w:p>
    <w:p w14:paraId="25ACA8C1" w14:textId="77777777" w:rsidR="00BA168E" w:rsidRPr="00981FDE" w:rsidRDefault="00BA168E" w:rsidP="00597A1E">
      <w:pPr>
        <w:pStyle w:val="Heading2"/>
        <w:numPr>
          <w:ilvl w:val="1"/>
          <w:numId w:val="5"/>
        </w:numPr>
        <w:ind w:left="851" w:hanging="720"/>
        <w:rPr>
          <w:color w:val="auto"/>
          <w:lang w:val="ru-RU"/>
        </w:rPr>
      </w:pPr>
      <w:bookmarkStart w:id="128" w:name="_Toc325532761"/>
      <w:bookmarkStart w:id="129" w:name="_Toc182313217"/>
      <w:r w:rsidRPr="00981FDE">
        <w:rPr>
          <w:color w:val="auto"/>
          <w:lang w:val="ru-RU"/>
        </w:rPr>
        <w:t>Описание классов материалов трубопроводов</w:t>
      </w:r>
      <w:bookmarkEnd w:id="128"/>
      <w:bookmarkEnd w:id="129"/>
    </w:p>
    <w:p w14:paraId="6BD2AFD4" w14:textId="6AC77E6F" w:rsidR="00BA168E" w:rsidRPr="00981FDE" w:rsidRDefault="00BA168E" w:rsidP="00D8642B">
      <w:pPr>
        <w:pStyle w:val="Text1"/>
        <w:jc w:val="both"/>
        <w:rPr>
          <w:color w:val="auto"/>
          <w:lang w:val="ru-RU"/>
        </w:rPr>
      </w:pPr>
      <w:r w:rsidRPr="00981FDE">
        <w:rPr>
          <w:color w:val="auto"/>
          <w:lang w:val="ru-RU"/>
        </w:rPr>
        <w:t>Описания позиций трубопровода должны быть в соответствии с техническими условиями L-ST-2056</w:t>
      </w:r>
      <w:r w:rsidR="00D40E5D" w:rsidRPr="006759B5">
        <w:rPr>
          <w:color w:val="auto"/>
          <w:lang w:val="ru-RU"/>
        </w:rPr>
        <w:t xml:space="preserve"> </w:t>
      </w:r>
      <w:ins w:id="130" w:author="Zhunisbayev, Olzhasbek [Bolashak Atyrau Limited]" w:date="2024-05-11T21:53:00Z">
        <w:r w:rsidR="00D40E5D" w:rsidRPr="006759B5">
          <w:rPr>
            <w:color w:val="auto"/>
            <w:lang w:val="ru-RU"/>
          </w:rPr>
          <w:t>(Электронн</w:t>
        </w:r>
        <w:r w:rsidR="0034683B" w:rsidRPr="006759B5">
          <w:rPr>
            <w:color w:val="auto"/>
            <w:lang w:val="ru-RU"/>
          </w:rPr>
          <w:t xml:space="preserve">ый класс линии трубопроводов </w:t>
        </w:r>
      </w:ins>
      <w:ins w:id="131" w:author="Zhunisbayev, Olzhasbek [Bolashak Atyrau Limited]" w:date="2024-05-11T21:54:00Z">
        <w:r w:rsidR="0034683B" w:rsidRPr="006759B5">
          <w:rPr>
            <w:color w:val="auto"/>
            <w:lang w:val="ru-RU"/>
          </w:rPr>
          <w:t xml:space="preserve">– </w:t>
        </w:r>
        <w:r w:rsidR="0034683B">
          <w:rPr>
            <w:color w:val="auto"/>
          </w:rPr>
          <w:t>ePLC</w:t>
        </w:r>
        <w:r w:rsidR="0034683B" w:rsidRPr="006759B5">
          <w:rPr>
            <w:color w:val="auto"/>
            <w:lang w:val="ru-RU"/>
          </w:rPr>
          <w:t>)</w:t>
        </w:r>
      </w:ins>
      <w:r w:rsidRPr="00981FDE">
        <w:rPr>
          <w:color w:val="auto"/>
          <w:lang w:val="ru-RU"/>
        </w:rPr>
        <w:t>. Детали соединений вентиляции, дренажа и КИП должны быть в соответствии с техническими условиями L-ST-2055. Описание каждого класса материалов занимает определенное количество страниц и содержит:</w:t>
      </w:r>
    </w:p>
    <w:p w14:paraId="0CB04F4E"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lastRenderedPageBreak/>
        <w:t>Основные данные для проектирования, включая соответствующий нормативный документ по трубопроводам; материал трубопровода; припуск на коррозию; характеристики фланцев; расчетное давление и температуру по соответствующей таблице материалов, и т.д.</w:t>
      </w:r>
    </w:p>
    <w:p w14:paraId="62DF1D67"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Информацию о материале трубопровода, связанную с диаметром трубопровода, толщиной стенок, патрубками, фитингами, нормами ASTM на их материалы и стандартами производителя.</w:t>
      </w:r>
    </w:p>
    <w:p w14:paraId="2477EFDB"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Код позиции и краткое описание материалов всех компонентов трубопроводов, используемых в данном классе материалов трубопроводов на основе «Каталога материалов трубопровода» Заказчика.</w:t>
      </w:r>
    </w:p>
    <w:p w14:paraId="28396C91"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Pr>
          <w:color w:val="auto"/>
          <w:lang w:val="ru-RU"/>
        </w:rPr>
        <w:t xml:space="preserve"> Описания поставляемых</w:t>
      </w:r>
      <w:r w:rsidRPr="00981FDE">
        <w:rPr>
          <w:color w:val="auto"/>
          <w:lang w:val="ru-RU"/>
        </w:rPr>
        <w:t xml:space="preserve"> в бестарном виде </w:t>
      </w:r>
      <w:r>
        <w:rPr>
          <w:color w:val="auto"/>
          <w:lang w:val="ru-RU"/>
        </w:rPr>
        <w:t>клапанов</w:t>
      </w:r>
      <w:r w:rsidRPr="00981FDE">
        <w:rPr>
          <w:color w:val="auto"/>
          <w:lang w:val="ru-RU"/>
        </w:rPr>
        <w:t xml:space="preserve"> с соответствующими размерами и характеристиками, изготавливаемы</w:t>
      </w:r>
      <w:r>
        <w:rPr>
          <w:color w:val="auto"/>
          <w:lang w:val="ru-RU"/>
        </w:rPr>
        <w:t>х</w:t>
      </w:r>
      <w:r w:rsidRPr="00981FDE">
        <w:rPr>
          <w:color w:val="auto"/>
          <w:lang w:val="ru-RU"/>
        </w:rPr>
        <w:t xml:space="preserve"> по определенным сводам стандартов фланцев и выпускных фланцев, тип прокладок и информацию о прокладках и материале резьбовых шпилек, пригодного для конструкции и условий эксплуатации данных трубопроводов.</w:t>
      </w:r>
    </w:p>
    <w:p w14:paraId="3E06BF82"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Обозначение соединений ответвлений и схему линий ответвлений или соединений между коллекторами и трубами ответвлений.</w:t>
      </w:r>
    </w:p>
    <w:p w14:paraId="23EDA6FC"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Примечания, касающиеся инструкций/пояснений по конструкции и материалам, и информацию о материалах.</w:t>
      </w:r>
    </w:p>
    <w:p w14:paraId="6F2BD355"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Перечень технологических процессов и/или инженерных сетей для трубопровода, для которого предназначены данные технические условия на материалы.</w:t>
      </w:r>
    </w:p>
    <w:p w14:paraId="7F575026" w14:textId="77777777" w:rsidR="00BA168E" w:rsidRPr="00981FDE" w:rsidRDefault="00BA168E" w:rsidP="00597A1E">
      <w:pPr>
        <w:pStyle w:val="Heading3"/>
        <w:numPr>
          <w:ilvl w:val="2"/>
          <w:numId w:val="5"/>
        </w:numPr>
        <w:ind w:left="1134" w:hanging="567"/>
        <w:rPr>
          <w:color w:val="auto"/>
          <w:lang w:val="ru-RU"/>
        </w:rPr>
      </w:pPr>
      <w:r w:rsidRPr="00981FDE">
        <w:rPr>
          <w:color w:val="auto"/>
          <w:lang w:val="ru-RU"/>
        </w:rPr>
        <w:t>Описания изделий</w:t>
      </w:r>
    </w:p>
    <w:p w14:paraId="53AAADC7" w14:textId="77777777" w:rsidR="00BA168E" w:rsidRPr="00981FDE" w:rsidRDefault="00BA168E" w:rsidP="00597A1E">
      <w:pPr>
        <w:pStyle w:val="Text2"/>
        <w:ind w:left="709"/>
        <w:jc w:val="both"/>
        <w:rPr>
          <w:b/>
          <w:color w:val="auto"/>
          <w:lang w:val="ru-RU"/>
        </w:rPr>
      </w:pPr>
      <w:r w:rsidRPr="00981FDE">
        <w:rPr>
          <w:color w:val="auto"/>
          <w:lang w:val="ru-RU"/>
        </w:rPr>
        <w:t>Описание позиций в классах трубопроводов приводятся в сокращенной форме и не должны использоваться для закупок. В целом, в системе трубопроводов могут использоваться только указанные позиции.</w:t>
      </w:r>
    </w:p>
    <w:p w14:paraId="55D97B64" w14:textId="77777777" w:rsidR="00BA168E" w:rsidRPr="00981FDE" w:rsidRDefault="00BA168E" w:rsidP="00597A1E">
      <w:pPr>
        <w:pStyle w:val="Text2"/>
        <w:ind w:left="709"/>
        <w:jc w:val="both"/>
        <w:rPr>
          <w:color w:val="auto"/>
          <w:lang w:val="ru-RU"/>
        </w:rPr>
      </w:pPr>
      <w:r w:rsidRPr="00981FDE">
        <w:rPr>
          <w:color w:val="auto"/>
          <w:lang w:val="ru-RU"/>
        </w:rPr>
        <w:t>Компоненты, которые необходимы, но не указанные в перечне, считаются «нестандартными» или «специальными изделиями трубопроводов»; их использование должно быть согласовано, указано и проконтролировано Проектировщиком.</w:t>
      </w:r>
    </w:p>
    <w:p w14:paraId="135F8BD7" w14:textId="77777777" w:rsidR="00BA168E" w:rsidRPr="00981FDE" w:rsidRDefault="00BA168E" w:rsidP="00597A1E">
      <w:pPr>
        <w:pStyle w:val="Text2"/>
        <w:ind w:left="709"/>
        <w:jc w:val="both"/>
        <w:rPr>
          <w:color w:val="auto"/>
          <w:lang w:val="ru-RU"/>
        </w:rPr>
      </w:pPr>
      <w:r w:rsidRPr="00981FDE">
        <w:rPr>
          <w:color w:val="auto"/>
          <w:lang w:val="ru-RU"/>
        </w:rPr>
        <w:t>В отношении описаний закупок ссылку необходимо делать на «Каталог материалов трубопровода». Указание позиции, или ссылка на позиции, сделанная посредством номера производителя и номера марки/номера позиции/номера рисунка, не означают, что позиции, предлагаемые другими производителями, исключаются.</w:t>
      </w:r>
    </w:p>
    <w:p w14:paraId="538468C8" w14:textId="77777777" w:rsidR="00BA168E" w:rsidRPr="00981FDE" w:rsidRDefault="00BA168E" w:rsidP="00597A1E">
      <w:pPr>
        <w:pStyle w:val="Text2"/>
        <w:ind w:left="709"/>
        <w:jc w:val="both"/>
        <w:rPr>
          <w:color w:val="auto"/>
          <w:lang w:val="ru-RU"/>
        </w:rPr>
      </w:pPr>
      <w:r w:rsidRPr="00981FDE">
        <w:rPr>
          <w:color w:val="auto"/>
          <w:lang w:val="ru-RU"/>
        </w:rPr>
        <w:t>На оценку проектировщика трубопровода могут предлагаться изделия, производимые производителями, пользующимися хорошей репутацией, и изделия конкурентоспособного типа, имеющие высокое качество и характеристики.</w:t>
      </w:r>
    </w:p>
    <w:p w14:paraId="19B4AAE8" w14:textId="77777777" w:rsidR="00BA168E" w:rsidRPr="00981FDE" w:rsidRDefault="00BA168E" w:rsidP="00597A1E">
      <w:pPr>
        <w:pStyle w:val="Heading2"/>
        <w:numPr>
          <w:ilvl w:val="1"/>
          <w:numId w:val="5"/>
        </w:numPr>
        <w:ind w:left="851" w:hanging="720"/>
        <w:rPr>
          <w:color w:val="auto"/>
          <w:lang w:val="ru-RU"/>
        </w:rPr>
      </w:pPr>
      <w:bookmarkStart w:id="132" w:name="_Toc325532762"/>
      <w:bookmarkStart w:id="133" w:name="_Toc182313218"/>
      <w:r w:rsidRPr="00981FDE">
        <w:rPr>
          <w:color w:val="auto"/>
          <w:lang w:val="ru-RU"/>
        </w:rPr>
        <w:t>Как получить документы по классам материалов трубопроводов</w:t>
      </w:r>
      <w:bookmarkEnd w:id="132"/>
      <w:bookmarkEnd w:id="133"/>
    </w:p>
    <w:p w14:paraId="430D4F7D" w14:textId="77777777" w:rsidR="00BA168E" w:rsidRPr="00981FDE" w:rsidRDefault="00BA168E" w:rsidP="00D8642B">
      <w:pPr>
        <w:pStyle w:val="Text1"/>
        <w:jc w:val="both"/>
        <w:rPr>
          <w:color w:val="auto"/>
          <w:lang w:val="ru-RU"/>
        </w:rPr>
      </w:pPr>
      <w:r w:rsidRPr="00981FDE">
        <w:rPr>
          <w:color w:val="auto"/>
          <w:lang w:val="ru-RU"/>
        </w:rPr>
        <w:t>Приложение А содержит таблицы выбора класса трубопроводов, в которых приведены все классы трубопроводов и дана информация для выбора необходимого класса трубопровода.</w:t>
      </w:r>
    </w:p>
    <w:p w14:paraId="70AF33A4" w14:textId="77777777" w:rsidR="00BA168E" w:rsidRPr="00981FDE" w:rsidRDefault="00BA168E" w:rsidP="00BA168E">
      <w:pPr>
        <w:pStyle w:val="Heading1"/>
        <w:numPr>
          <w:ilvl w:val="0"/>
          <w:numId w:val="5"/>
        </w:numPr>
        <w:ind w:left="720" w:hanging="720"/>
        <w:rPr>
          <w:color w:val="auto"/>
          <w:lang w:val="ru-RU"/>
        </w:rPr>
      </w:pPr>
      <w:bookmarkStart w:id="134" w:name="_Toc325532763"/>
      <w:bookmarkStart w:id="135" w:name="_Toc182313219"/>
      <w:r w:rsidRPr="00981FDE">
        <w:rPr>
          <w:color w:val="auto"/>
          <w:lang w:val="ru-RU"/>
        </w:rPr>
        <w:t>ПРИНЦИПЫ ПРОЕКТИРОВАНИЯ</w:t>
      </w:r>
      <w:bookmarkEnd w:id="134"/>
      <w:bookmarkEnd w:id="135"/>
    </w:p>
    <w:p w14:paraId="0C5D147D" w14:textId="77777777" w:rsidR="00BA168E" w:rsidRPr="00981FDE" w:rsidRDefault="00BA168E" w:rsidP="00597A1E">
      <w:pPr>
        <w:pStyle w:val="Heading2"/>
        <w:numPr>
          <w:ilvl w:val="1"/>
          <w:numId w:val="5"/>
        </w:numPr>
        <w:ind w:left="851" w:hanging="720"/>
        <w:rPr>
          <w:color w:val="auto"/>
          <w:lang w:val="ru-RU"/>
        </w:rPr>
      </w:pPr>
      <w:bookmarkStart w:id="136" w:name="_Toc325532764"/>
      <w:bookmarkStart w:id="137" w:name="_Toc182313220"/>
      <w:r w:rsidRPr="00981FDE">
        <w:rPr>
          <w:color w:val="auto"/>
          <w:lang w:val="ru-RU"/>
        </w:rPr>
        <w:t>Толщина стенок трубопровода</w:t>
      </w:r>
      <w:bookmarkEnd w:id="136"/>
      <w:bookmarkEnd w:id="137"/>
    </w:p>
    <w:p w14:paraId="69E7C744" w14:textId="21B55E90" w:rsidR="00420F17" w:rsidRPr="001E3D5F" w:rsidRDefault="007B5983" w:rsidP="00597A1E">
      <w:pPr>
        <w:pStyle w:val="TableTitle1"/>
        <w:numPr>
          <w:ilvl w:val="0"/>
          <w:numId w:val="98"/>
        </w:numPr>
        <w:tabs>
          <w:tab w:val="clear" w:pos="1080"/>
        </w:tabs>
        <w:ind w:left="1134" w:hanging="425"/>
        <w:jc w:val="both"/>
        <w:rPr>
          <w:color w:val="auto"/>
          <w:w w:val="0"/>
          <w:lang w:val="ru-RU"/>
        </w:rPr>
      </w:pPr>
      <w:r w:rsidRPr="001E3D5F">
        <w:rPr>
          <w:rFonts w:ascii="Times New Roman" w:hAnsi="Times New Roman"/>
          <w:b w:val="0"/>
          <w:bCs w:val="0"/>
          <w:color w:val="auto"/>
          <w:w w:val="0"/>
          <w:sz w:val="22"/>
          <w:szCs w:val="22"/>
          <w:lang w:val="ru-RU"/>
        </w:rPr>
        <w:t xml:space="preserve">Все значения толщины стенки компонентов трубопроводов, указанные в классах материалов трубопроводов, рассчитаны в соответствии с ASME B31.1/ASME B31.3, </w:t>
      </w:r>
      <w:r w:rsidR="00277927" w:rsidRPr="007B5983">
        <w:rPr>
          <w:rFonts w:ascii="Times New Roman" w:hAnsi="Times New Roman"/>
          <w:b w:val="0"/>
          <w:color w:val="auto"/>
          <w:sz w:val="22"/>
          <w:szCs w:val="22"/>
          <w:lang w:val="en-GB"/>
        </w:rPr>
        <w:lastRenderedPageBreak/>
        <w:t>ASME</w:t>
      </w:r>
      <w:r w:rsidR="00277927" w:rsidRPr="001E3D5F">
        <w:rPr>
          <w:rFonts w:ascii="Times New Roman" w:hAnsi="Times New Roman"/>
          <w:b w:val="0"/>
          <w:color w:val="auto"/>
          <w:sz w:val="22"/>
          <w:szCs w:val="22"/>
          <w:lang w:val="ru-RU"/>
        </w:rPr>
        <w:t xml:space="preserve"> </w:t>
      </w:r>
      <w:r w:rsidR="00277927" w:rsidRPr="007B5983">
        <w:rPr>
          <w:rFonts w:ascii="Times New Roman" w:hAnsi="Times New Roman"/>
          <w:b w:val="0"/>
          <w:color w:val="auto"/>
          <w:sz w:val="22"/>
          <w:szCs w:val="22"/>
          <w:lang w:val="en-GB"/>
        </w:rPr>
        <w:t>B</w:t>
      </w:r>
      <w:r w:rsidR="00277927" w:rsidRPr="001E3D5F">
        <w:rPr>
          <w:rFonts w:ascii="Times New Roman" w:hAnsi="Times New Roman"/>
          <w:b w:val="0"/>
          <w:color w:val="auto"/>
          <w:sz w:val="22"/>
          <w:szCs w:val="22"/>
          <w:lang w:val="ru-RU"/>
        </w:rPr>
        <w:t xml:space="preserve">31.4, </w:t>
      </w:r>
      <w:r w:rsidR="00277927" w:rsidRPr="007B5983">
        <w:rPr>
          <w:rFonts w:ascii="Times New Roman" w:hAnsi="Times New Roman"/>
          <w:b w:val="0"/>
          <w:color w:val="auto"/>
          <w:sz w:val="22"/>
          <w:szCs w:val="22"/>
          <w:lang w:val="en-GB"/>
        </w:rPr>
        <w:t>ASME</w:t>
      </w:r>
      <w:r w:rsidR="00277927" w:rsidRPr="001E3D5F">
        <w:rPr>
          <w:rFonts w:ascii="Times New Roman" w:hAnsi="Times New Roman"/>
          <w:b w:val="0"/>
          <w:color w:val="auto"/>
          <w:sz w:val="22"/>
          <w:szCs w:val="22"/>
          <w:lang w:val="ru-RU"/>
        </w:rPr>
        <w:t xml:space="preserve"> </w:t>
      </w:r>
      <w:r w:rsidR="00277927" w:rsidRPr="007B5983">
        <w:rPr>
          <w:rFonts w:ascii="Times New Roman" w:hAnsi="Times New Roman"/>
          <w:b w:val="0"/>
          <w:color w:val="auto"/>
          <w:sz w:val="22"/>
          <w:szCs w:val="22"/>
          <w:lang w:val="en-GB"/>
        </w:rPr>
        <w:t>B</w:t>
      </w:r>
      <w:r w:rsidR="00277927" w:rsidRPr="001E3D5F">
        <w:rPr>
          <w:rFonts w:ascii="Times New Roman" w:hAnsi="Times New Roman"/>
          <w:b w:val="0"/>
          <w:color w:val="auto"/>
          <w:sz w:val="22"/>
          <w:szCs w:val="22"/>
          <w:lang w:val="ru-RU"/>
        </w:rPr>
        <w:t>31.8</w:t>
      </w:r>
      <w:r w:rsidR="00277927">
        <w:rPr>
          <w:rFonts w:ascii="Times New Roman" w:hAnsi="Times New Roman"/>
          <w:b w:val="0"/>
          <w:color w:val="auto"/>
          <w:sz w:val="22"/>
          <w:szCs w:val="22"/>
          <w:lang w:val="ru-RU"/>
        </w:rPr>
        <w:t xml:space="preserve">, </w:t>
      </w:r>
      <w:r w:rsidRPr="001E3D5F">
        <w:rPr>
          <w:rFonts w:ascii="Times New Roman" w:hAnsi="Times New Roman"/>
          <w:b w:val="0"/>
          <w:bCs w:val="0"/>
          <w:color w:val="auto"/>
          <w:w w:val="0"/>
          <w:sz w:val="22"/>
          <w:szCs w:val="22"/>
          <w:lang w:val="ru-RU"/>
        </w:rPr>
        <w:t xml:space="preserve">исходя из расчетного внутреннего давления, расчетной температуры для предельных значений характеристик фланцев, приведенных в соответствующем классе трубопроводов. </w:t>
      </w:r>
    </w:p>
    <w:p w14:paraId="7BD45CF5"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Значения толщины стенки компонентов трубопроводов не должны быть меньше величин, указанных в соответствующем классе трубопроводов. </w:t>
      </w:r>
    </w:p>
    <w:p w14:paraId="1CFF1A5E"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В расчетах не учитываются возможные дополнительные нагрузки, например, термические нагрузки в пределах диапазона температурного расширения, длительная нагрузка, вызванная массой, переменная нагрузка и другие нагрузки, которые должны учитываться по ASME B31.1/ASME B31.3,</w:t>
      </w:r>
      <w:r w:rsidRPr="00981FDE">
        <w:rPr>
          <w:rFonts w:ascii="Arial" w:hAnsi="Arial"/>
          <w:color w:val="auto"/>
          <w:lang w:val="ru-RU"/>
        </w:rPr>
        <w:t xml:space="preserve"> </w:t>
      </w:r>
      <w:r w:rsidRPr="00981FDE">
        <w:rPr>
          <w:color w:val="auto"/>
          <w:lang w:val="ru-RU"/>
        </w:rPr>
        <w:t>ASME B31.4, ASME B31.8.</w:t>
      </w:r>
    </w:p>
    <w:p w14:paraId="01A34944"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Толщину стенок, заданную в классах материалов трубопроводов, необходимо проверить для проектных условий вакуума, если таковые существуют. </w:t>
      </w:r>
    </w:p>
    <w:p w14:paraId="703E6342"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Для трубопроводов сортамента NPS 30 и менее, подвергающихся воздействию вакуума, может потребоваться увеличение толщины стенок, чтобы трубопровод мог выдерживать воздействие полного или частичного вакуума без кольцевых ребер жесткости. </w:t>
      </w:r>
    </w:p>
    <w:p w14:paraId="2472C59A"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Такая корректирующая мера должна приниматься сразу же после того, как в проекте определены требования по внешнему давлению, чтобы обеспечить достаточную толщину стенок с учетом эластичности.</w:t>
      </w:r>
    </w:p>
    <w:p w14:paraId="6213763E"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В случаях, когда в проекте определено наличие условий вакуума, для трубопроводов сортамента NPS 30 и выше необходимо рассмотреть возможность использования кольцевых ребер жесткости.</w:t>
      </w:r>
    </w:p>
    <w:p w14:paraId="1FAC0570"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Номинальные типоразмеры и толщины стенок труб, указанные в классах материалов трубопроводов, должны, по мере возможности, соответствовать ASME B36.10M и ASME B36.19M в зависимости от конкретного случая.</w:t>
      </w:r>
    </w:p>
    <w:p w14:paraId="25595628"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Исходные данные для проектирования фитингов со сварным соединением встык, не входящих в ASME B16.9 или MSS SP-75, должны определяться на стадии рабочего проектирования Поставщика.</w:t>
      </w:r>
    </w:p>
    <w:p w14:paraId="6F4B0668" w14:textId="77777777" w:rsidR="00BA168E" w:rsidRPr="00981FDE" w:rsidRDefault="00BA168E" w:rsidP="00597A1E">
      <w:pPr>
        <w:pStyle w:val="Heading2"/>
        <w:numPr>
          <w:ilvl w:val="1"/>
          <w:numId w:val="5"/>
        </w:numPr>
        <w:ind w:left="851" w:hanging="709"/>
        <w:rPr>
          <w:color w:val="auto"/>
          <w:lang w:val="ru-RU"/>
        </w:rPr>
      </w:pPr>
      <w:bookmarkStart w:id="138" w:name="_Toc325532765"/>
      <w:bookmarkStart w:id="139" w:name="_Toc182313221"/>
      <w:r w:rsidRPr="00981FDE">
        <w:rPr>
          <w:color w:val="auto"/>
          <w:lang w:val="ru-RU"/>
        </w:rPr>
        <w:t>Характеристики давления/температуры</w:t>
      </w:r>
      <w:bookmarkEnd w:id="138"/>
      <w:bookmarkEnd w:id="139"/>
    </w:p>
    <w:p w14:paraId="2C41C7BB" w14:textId="77777777" w:rsidR="00420F17" w:rsidRPr="001E3D5F" w:rsidRDefault="007B5983" w:rsidP="00597A1E">
      <w:pPr>
        <w:pStyle w:val="TableTitle1"/>
        <w:numPr>
          <w:ilvl w:val="0"/>
          <w:numId w:val="99"/>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Расчетные и рабочие температуры и давления указаны в «Перечне трубопроводов».</w:t>
      </w:r>
    </w:p>
    <w:p w14:paraId="729825D3" w14:textId="0098AD24"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Характеристики давления/температуры фланцевых компонентов </w:t>
      </w:r>
      <w:del w:id="140" w:author="Zhunisbayev, Olzhasbek [Bolashak Atyrau Limited]" w:date="2024-05-11T21:55:00Z">
        <w:r w:rsidRPr="00981FDE" w:rsidDel="00FD548E">
          <w:rPr>
            <w:color w:val="auto"/>
            <w:lang w:val="ru-RU"/>
          </w:rPr>
          <w:delText xml:space="preserve">типоразмеров от NPS 3/4 до NPS 24 </w:delText>
        </w:r>
      </w:del>
      <w:r w:rsidRPr="00981FDE">
        <w:rPr>
          <w:color w:val="auto"/>
          <w:lang w:val="ru-RU"/>
        </w:rPr>
        <w:t>должны основываться на ASME B16.5</w:t>
      </w:r>
      <w:ins w:id="141" w:author="Zhunisbayev, Olzhasbek [Bolashak Atyrau Limited]" w:date="2024-05-11T21:55:00Z">
        <w:r w:rsidR="00FD548E" w:rsidRPr="006759B5">
          <w:rPr>
            <w:color w:val="auto"/>
            <w:lang w:val="ru-RU"/>
          </w:rPr>
          <w:t>,</w:t>
        </w:r>
        <w:r w:rsidR="00FD548E" w:rsidRPr="006759B5">
          <w:rPr>
            <w:lang w:val="ru-RU"/>
          </w:rPr>
          <w:t xml:space="preserve"> </w:t>
        </w:r>
        <w:r w:rsidR="00FD548E" w:rsidRPr="00FD548E">
          <w:rPr>
            <w:color w:val="auto"/>
            <w:lang w:val="ru-RU"/>
          </w:rPr>
          <w:t xml:space="preserve">ASME B16.47, </w:t>
        </w:r>
        <w:r w:rsidR="00FD548E" w:rsidRPr="006759B5">
          <w:rPr>
            <w:color w:val="auto"/>
            <w:lang w:val="ru-RU"/>
          </w:rPr>
          <w:t>или</w:t>
        </w:r>
        <w:r w:rsidR="00FD548E" w:rsidRPr="00FD548E">
          <w:rPr>
            <w:color w:val="auto"/>
            <w:lang w:val="ru-RU"/>
          </w:rPr>
          <w:t xml:space="preserve"> ASME B16.34 </w:t>
        </w:r>
      </w:ins>
      <w:ins w:id="142" w:author="Zhunisbayev, Olzhasbek [Bolashak Atyrau Limited]" w:date="2024-05-11T21:56:00Z">
        <w:r w:rsidR="00817D25" w:rsidRPr="00817D25">
          <w:rPr>
            <w:color w:val="auto"/>
            <w:lang w:val="ru-RU"/>
          </w:rPr>
          <w:t xml:space="preserve">в зависимости от </w:t>
        </w:r>
      </w:ins>
      <w:ins w:id="143" w:author="Zhunisbayev, Olzhasbek [Bolashak Atyrau Limited]" w:date="2024-05-11T21:57:00Z">
        <w:r w:rsidR="00B35E7D" w:rsidRPr="006759B5">
          <w:rPr>
            <w:color w:val="auto"/>
            <w:lang w:val="ru-RU"/>
          </w:rPr>
          <w:t>типоразмера</w:t>
        </w:r>
      </w:ins>
      <w:ins w:id="144" w:author="Zhunisbayev, Olzhasbek [Bolashak Atyrau Limited]" w:date="2024-05-11T21:58:00Z">
        <w:r w:rsidR="00075D8D" w:rsidRPr="006759B5">
          <w:rPr>
            <w:color w:val="auto"/>
            <w:lang w:val="ru-RU"/>
          </w:rPr>
          <w:t xml:space="preserve"> </w:t>
        </w:r>
        <w:r w:rsidR="00075D8D">
          <w:rPr>
            <w:color w:val="auto"/>
          </w:rPr>
          <w:t>NPS</w:t>
        </w:r>
      </w:ins>
      <w:r w:rsidRPr="00981FDE">
        <w:rPr>
          <w:color w:val="auto"/>
          <w:lang w:val="ru-RU"/>
        </w:rPr>
        <w:t xml:space="preserve">. </w:t>
      </w:r>
    </w:p>
    <w:p w14:paraId="51F00823"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При нормальных условиях фланцевые компоненты типоразмера выше NPS 24 должны задаваться как компоненты, соответствующие ASME B16.47 Серия A для класса 150 и выше, если иное не указано в соответствующих классах материалов трубопровода.</w:t>
      </w:r>
    </w:p>
    <w:p w14:paraId="0075038E"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В системах с низким давлением, например, в факельных коллекторах, при необходимости могут применяться фланцы ASME B16.47 Серия B, имеющие более компактные размеры, при условии, что установлена их применимость для внешней нагрузки, прикладываемой к узлу фланца. Обратите внимание на то, что для фланцев серии B для обеспечения герметичности могут потребоваться более высокие нагрузки на болты; для получения информации о необходимых моментах затяжки болтов обратитесь к специалисту по уплотнениям. Для выбора технических характеристик фланцев ASME B16.47 серии B необходимо разрешение Заказчика. Кроме того, патентованные компактные фланцы, спроектированные по ASME </w:t>
      </w:r>
      <w:r w:rsidRPr="00981FDE">
        <w:rPr>
          <w:color w:val="auto"/>
          <w:lang w:val="ru-RU"/>
        </w:rPr>
        <w:lastRenderedPageBreak/>
        <w:t>раздел VIII, подраздел 2, могут использоваться с разрешения Заказчика в последующих проектах в процессе выбора материалов.</w:t>
      </w:r>
    </w:p>
    <w:p w14:paraId="24161416"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Давление указывается в бар (изб.), а температура в градусах С.</w:t>
      </w:r>
    </w:p>
    <w:p w14:paraId="7E0D5DFE"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В классах трубопроводов, в которых применяются клапаны с мягким (упругим) седлом, расчетные предельные значения параметров должны быть изменены в соответствии с </w:t>
      </w:r>
      <w:r w:rsidRPr="00FE5912">
        <w:rPr>
          <w:color w:val="auto"/>
          <w:lang w:val="ru-RU"/>
        </w:rPr>
        <w:t>допустимыми значениями</w:t>
      </w:r>
      <w:r>
        <w:rPr>
          <w:color w:val="auto"/>
          <w:lang w:val="ru-RU"/>
        </w:rPr>
        <w:t xml:space="preserve"> </w:t>
      </w:r>
      <w:r w:rsidRPr="00981FDE">
        <w:rPr>
          <w:color w:val="auto"/>
          <w:lang w:val="ru-RU"/>
        </w:rPr>
        <w:t>давления и температуры, указанными в стандарте на клапан или в описании клапана.</w:t>
      </w:r>
    </w:p>
    <w:p w14:paraId="61DBC1FC" w14:textId="77777777" w:rsidR="00BA168E" w:rsidRPr="00981FDE" w:rsidRDefault="00BA168E" w:rsidP="00597A1E">
      <w:pPr>
        <w:pStyle w:val="Heading2"/>
        <w:numPr>
          <w:ilvl w:val="1"/>
          <w:numId w:val="5"/>
        </w:numPr>
        <w:ind w:left="851" w:hanging="709"/>
        <w:rPr>
          <w:color w:val="auto"/>
          <w:lang w:val="ru-RU"/>
        </w:rPr>
      </w:pPr>
      <w:bookmarkStart w:id="145" w:name="_Toc325532766"/>
      <w:bookmarkStart w:id="146" w:name="_Toc182313222"/>
      <w:r w:rsidRPr="00981FDE">
        <w:rPr>
          <w:color w:val="auto"/>
          <w:lang w:val="ru-RU"/>
        </w:rPr>
        <w:t>Расчетные параметры</w:t>
      </w:r>
      <w:bookmarkEnd w:id="145"/>
      <w:bookmarkEnd w:id="146"/>
    </w:p>
    <w:p w14:paraId="46ADC793" w14:textId="77777777" w:rsidR="00420F17" w:rsidRPr="001E3D5F" w:rsidRDefault="007B5983" w:rsidP="00597A1E">
      <w:pPr>
        <w:pStyle w:val="TableTitle1"/>
        <w:numPr>
          <w:ilvl w:val="0"/>
          <w:numId w:val="100"/>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 xml:space="preserve">Допустимые механические напряжения трубы должны браться из ASME B31.3, таблицы A-1, из соответствующих таблиц допустимых механических напряжений материалов ASME B31.1, ASME B31.4 или ASME B31.8, со ссылкой на технические условия на материалы, указанные в соответствующем классе трубопровода. </w:t>
      </w:r>
    </w:p>
    <w:p w14:paraId="13CE22E1"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Расчеты внутреннего давления бесшовных труб, а также сварных труб, прошедших 100% радиографический контроль, были </w:t>
      </w:r>
      <w:r w:rsidRPr="00FE5912">
        <w:rPr>
          <w:color w:val="auto"/>
          <w:lang w:val="ru-RU"/>
        </w:rPr>
        <w:t>выполнены</w:t>
      </w:r>
      <w:r>
        <w:rPr>
          <w:color w:val="auto"/>
          <w:lang w:val="ru-RU"/>
        </w:rPr>
        <w:t xml:space="preserve"> </w:t>
      </w:r>
      <w:r w:rsidRPr="00981FDE">
        <w:rPr>
          <w:color w:val="auto"/>
          <w:lang w:val="ru-RU"/>
        </w:rPr>
        <w:t>исходя из значения коэффициента сварного соединения E=1,00 и заводского допуска толщины стенок 12,5%. Это приводит к одинаковой требуемой толщине стенок для фитингов со сваркой встык, таких как колена и тройники. Для таких компонентов должна приниматься толщина стенок, не превышающая 87,5% от номинальной толщины, указанной в ASME B31.3, раздел 302.2.2.</w:t>
      </w:r>
    </w:p>
    <w:p w14:paraId="661CC85C" w14:textId="2FD50F4D" w:rsidR="00BA168E" w:rsidRPr="00981FDE" w:rsidRDefault="00BA168E" w:rsidP="00597A1E">
      <w:pPr>
        <w:pStyle w:val="List1"/>
        <w:numPr>
          <w:ilvl w:val="0"/>
          <w:numId w:val="4"/>
        </w:numPr>
        <w:tabs>
          <w:tab w:val="clear" w:pos="1080"/>
        </w:tabs>
        <w:ind w:left="1134" w:hanging="425"/>
        <w:jc w:val="both"/>
        <w:rPr>
          <w:color w:val="auto"/>
          <w:lang w:val="ru-RU"/>
        </w:rPr>
      </w:pPr>
      <w:r w:rsidRPr="00FE5912">
        <w:rPr>
          <w:color w:val="auto"/>
          <w:lang w:val="ru-RU"/>
        </w:rPr>
        <w:t>Следует учесть и другие аспекты проектирования:</w:t>
      </w:r>
    </w:p>
    <w:p w14:paraId="793F5B38" w14:textId="6C1659C1"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Внутренний вакуум, образующийся в результате снижения давления из-за охлаждения газа или пара.  </w:t>
      </w:r>
    </w:p>
    <w:p w14:paraId="0E9B5F78"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Увеличение давления в результате расширения флюида. </w:t>
      </w:r>
    </w:p>
    <w:p w14:paraId="79AA3643"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Очистку паром заблокированных систем.    </w:t>
      </w:r>
    </w:p>
    <w:p w14:paraId="11F0A6F9"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Случайные </w:t>
      </w:r>
      <w:r w:rsidRPr="00FE5912">
        <w:rPr>
          <w:color w:val="auto"/>
          <w:lang w:val="ru-RU"/>
        </w:rPr>
        <w:t>измене</w:t>
      </w:r>
      <w:r>
        <w:rPr>
          <w:color w:val="auto"/>
          <w:lang w:val="ru-RU"/>
        </w:rPr>
        <w:t>н</w:t>
      </w:r>
      <w:r w:rsidRPr="00FE5912">
        <w:rPr>
          <w:color w:val="auto"/>
          <w:lang w:val="ru-RU"/>
        </w:rPr>
        <w:t>ия</w:t>
      </w:r>
      <w:r>
        <w:rPr>
          <w:color w:val="auto"/>
          <w:lang w:val="ru-RU"/>
        </w:rPr>
        <w:t xml:space="preserve"> </w:t>
      </w:r>
      <w:r w:rsidRPr="00981FDE">
        <w:rPr>
          <w:color w:val="auto"/>
          <w:lang w:val="ru-RU"/>
        </w:rPr>
        <w:t xml:space="preserve">давления и температуры относительно рабочих </w:t>
      </w:r>
      <w:r w:rsidRPr="00FE5912">
        <w:rPr>
          <w:color w:val="auto"/>
          <w:lang w:val="ru-RU"/>
        </w:rPr>
        <w:t>значений</w:t>
      </w:r>
      <w:r w:rsidRPr="00981FDE">
        <w:rPr>
          <w:color w:val="auto"/>
          <w:lang w:val="ru-RU"/>
        </w:rPr>
        <w:t>.</w:t>
      </w:r>
    </w:p>
    <w:p w14:paraId="58425108"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Окружающую температуру местности, </w:t>
      </w:r>
      <w:r w:rsidRPr="00FE5912">
        <w:rPr>
          <w:color w:val="auto"/>
          <w:lang w:val="ru-RU"/>
        </w:rPr>
        <w:t xml:space="preserve">где реализуется </w:t>
      </w:r>
      <w:r w:rsidRPr="00981FDE">
        <w:rPr>
          <w:color w:val="auto"/>
          <w:lang w:val="ru-RU"/>
        </w:rPr>
        <w:t>проект (минимальное и максимальное значение)</w:t>
      </w:r>
    </w:p>
    <w:p w14:paraId="032B910D"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Дополнительные нагрузки, включающие, в числе прочих, тепловое расширение / сжатие, ветер, загрязнение, и т.д.</w:t>
      </w:r>
    </w:p>
    <w:p w14:paraId="39685DD7" w14:textId="77777777" w:rsidR="00BA168E" w:rsidRPr="00981FDE" w:rsidRDefault="00BA168E" w:rsidP="00597A1E">
      <w:pPr>
        <w:pStyle w:val="Heading2"/>
        <w:numPr>
          <w:ilvl w:val="1"/>
          <w:numId w:val="5"/>
        </w:numPr>
        <w:ind w:left="851" w:hanging="709"/>
        <w:rPr>
          <w:color w:val="auto"/>
          <w:lang w:val="ru-RU"/>
        </w:rPr>
      </w:pPr>
      <w:bookmarkStart w:id="147" w:name="_Toc325532767"/>
      <w:bookmarkStart w:id="148" w:name="_Toc182313223"/>
      <w:r w:rsidRPr="00981FDE">
        <w:rPr>
          <w:color w:val="auto"/>
          <w:lang w:val="ru-RU"/>
        </w:rPr>
        <w:t>Соединение ответвлений</w:t>
      </w:r>
      <w:bookmarkEnd w:id="147"/>
      <w:bookmarkEnd w:id="148"/>
    </w:p>
    <w:p w14:paraId="73E4CAD6" w14:textId="77777777" w:rsidR="00420F17" w:rsidRPr="001E3D5F" w:rsidRDefault="007B5983" w:rsidP="00597A1E">
      <w:pPr>
        <w:pStyle w:val="TableTitle1"/>
        <w:numPr>
          <w:ilvl w:val="0"/>
          <w:numId w:val="101"/>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 xml:space="preserve">Размеры усиливающих элементов для 90-градусных ответвлений были рассчитаны для внутреннего давления в соответствии с ASME B31.3, подраздел 304.3, исходя из расчетных предельных значений параметров конкретных классов трубопроводов. </w:t>
      </w:r>
    </w:p>
    <w:p w14:paraId="2B465A65"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Ответственность за проверку соответствия характеристик соединений ответвлений другим требованиям по усилению, таким, как соответствие усиливающих элементов температурным нагрузкам, вызванным массой трубы и т.д., лежит на проектировщике / </w:t>
      </w:r>
      <w:r w:rsidRPr="00FE5912">
        <w:rPr>
          <w:color w:val="auto"/>
          <w:lang w:val="ru-RU"/>
        </w:rPr>
        <w:t>стресс-инженер</w:t>
      </w:r>
      <w:r>
        <w:rPr>
          <w:color w:val="auto"/>
          <w:lang w:val="ru-RU"/>
        </w:rPr>
        <w:t>е</w:t>
      </w:r>
      <w:r w:rsidRPr="00981FDE">
        <w:rPr>
          <w:color w:val="auto"/>
          <w:lang w:val="ru-RU"/>
        </w:rPr>
        <w:t>.</w:t>
      </w:r>
    </w:p>
    <w:p w14:paraId="4506A8D6"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В Приложении С приведены карты ответвлений по всем классам трубопроводов, в которых указаны типы соединений ответвлений, подходящие для проектных условий данного класса трубопроводов. Когда нагрузка ответвления такова, что необходимо учитывать факторы усиления механического напряжения и гибкость, пригодность указанного типа ответвления необходимо проверить и подтвердить.</w:t>
      </w:r>
    </w:p>
    <w:p w14:paraId="2B87F2E9"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В размерных соотношениях участок трубопровода - ответвление, буквенные обозначения относятся к заданному типу соединения. </w:t>
      </w:r>
    </w:p>
    <w:p w14:paraId="197E8DF8"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lastRenderedPageBreak/>
        <w:t>В картах ответвлений Приложения С приведены фитинги ответвлений для труб типоразмером до</w:t>
      </w:r>
      <w:r>
        <w:rPr>
          <w:color w:val="auto"/>
          <w:lang w:val="ru-RU"/>
        </w:rPr>
        <w:t xml:space="preserve"> трубы коллектора размером в 24 дюйма</w:t>
      </w:r>
      <w:r w:rsidRPr="00981FDE">
        <w:rPr>
          <w:color w:val="auto"/>
          <w:lang w:val="ru-RU"/>
        </w:rPr>
        <w:t xml:space="preserve"> и усиливающие прокладки для труб коллектора размером выше 24</w:t>
      </w:r>
      <w:r w:rsidRPr="006C04BB">
        <w:rPr>
          <w:color w:val="auto"/>
          <w:lang w:val="ru-RU"/>
        </w:rPr>
        <w:t xml:space="preserve"> </w:t>
      </w:r>
      <w:r>
        <w:rPr>
          <w:color w:val="auto"/>
          <w:lang w:val="ru-RU"/>
        </w:rPr>
        <w:t>дюйма</w:t>
      </w:r>
      <w:r w:rsidRPr="00981FDE">
        <w:rPr>
          <w:color w:val="auto"/>
          <w:lang w:val="ru-RU"/>
        </w:rPr>
        <w:t>.</w:t>
      </w:r>
    </w:p>
    <w:p w14:paraId="271914D9" w14:textId="77777777" w:rsidR="00BA168E" w:rsidRPr="00792AED" w:rsidRDefault="00BA168E" w:rsidP="00597A1E">
      <w:pPr>
        <w:pStyle w:val="ListAlpha1"/>
        <w:numPr>
          <w:ilvl w:val="1"/>
          <w:numId w:val="4"/>
        </w:numPr>
        <w:tabs>
          <w:tab w:val="clear" w:pos="1080"/>
        </w:tabs>
        <w:ind w:left="1418" w:hanging="284"/>
        <w:jc w:val="both"/>
        <w:rPr>
          <w:ins w:id="149" w:author="Zhunisbayev, Olzhasbek [Bolashak Atyrau Limited]" w:date="2024-05-11T22:34:00Z"/>
          <w:color w:val="auto"/>
          <w:lang w:val="ru-RU"/>
          <w:rPrChange w:id="150" w:author="Zhunisbayev, Olzhasbek [Bolashak Atyrau Limited]" w:date="2024-05-11T22:34:00Z">
            <w:rPr>
              <w:ins w:id="151" w:author="Zhunisbayev, Olzhasbek [Bolashak Atyrau Limited]" w:date="2024-05-11T22:34:00Z"/>
              <w:color w:val="auto"/>
            </w:rPr>
          </w:rPrChange>
        </w:rPr>
      </w:pPr>
      <w:r w:rsidRPr="00981FDE">
        <w:rPr>
          <w:color w:val="auto"/>
          <w:lang w:val="ru-RU"/>
        </w:rPr>
        <w:t xml:space="preserve">В случаях, если применение фитингов ответвлений невозможно из-за габаритных размеров, может применяться соединение ответвления «труба к трубе», при условии, что применимость этого типа соединения подтверждена расчетами. </w:t>
      </w:r>
    </w:p>
    <w:p w14:paraId="75D8D559" w14:textId="7861E2D8" w:rsidR="00792AED" w:rsidRPr="00981FDE" w:rsidRDefault="00792AED">
      <w:pPr>
        <w:pStyle w:val="List1"/>
        <w:numPr>
          <w:ilvl w:val="0"/>
          <w:numId w:val="4"/>
        </w:numPr>
        <w:tabs>
          <w:tab w:val="clear" w:pos="1080"/>
        </w:tabs>
        <w:ind w:left="1134" w:hanging="425"/>
        <w:jc w:val="both"/>
        <w:rPr>
          <w:color w:val="auto"/>
          <w:lang w:val="ru-RU"/>
        </w:rPr>
        <w:pPrChange w:id="152" w:author="Zhunisbayev, Olzhasbek [Bolashak Atyrau Limited]" w:date="2024-05-11T22:34:00Z">
          <w:pPr>
            <w:pStyle w:val="ListAlpha1"/>
            <w:numPr>
              <w:numId w:val="4"/>
            </w:numPr>
            <w:ind w:left="1440" w:hanging="360"/>
            <w:jc w:val="both"/>
          </w:pPr>
        </w:pPrChange>
      </w:pPr>
      <w:ins w:id="153" w:author="Zhunisbayev, Olzhasbek [Bolashak Atyrau Limited]" w:date="2024-05-11T22:34:00Z">
        <w:r w:rsidRPr="00792AED">
          <w:rPr>
            <w:color w:val="auto"/>
            <w:lang w:val="ru-RU"/>
          </w:rPr>
          <w:t xml:space="preserve">Кроме того, если в соответствии с PIM-DU-5155-TCO вызывает опасения </w:t>
        </w:r>
      </w:ins>
      <w:ins w:id="154" w:author="Zhunisbayev, Olzhasbek [Bolashak Atyrau Limited]" w:date="2024-05-11T22:35:00Z">
        <w:r w:rsidR="00283EB6" w:rsidRPr="00283EB6">
          <w:rPr>
            <w:color w:val="auto"/>
            <w:lang w:val="ru-RU"/>
          </w:rPr>
          <w:t>вибрация в результате акустических колебаний</w:t>
        </w:r>
      </w:ins>
      <w:ins w:id="155" w:author="Zhunisbayev, Olzhasbek [Bolashak Atyrau Limited]" w:date="2024-05-11T22:34:00Z">
        <w:r w:rsidRPr="00792AED">
          <w:rPr>
            <w:color w:val="auto"/>
            <w:lang w:val="ru-RU"/>
          </w:rPr>
          <w:t xml:space="preserve"> (AIV), необходимо оценить и спроектировать подходящие типы соединений ответвлений и толщину стенок </w:t>
        </w:r>
      </w:ins>
      <w:ins w:id="156" w:author="Zhunisbayev, Olzhasbek [Bolashak Atyrau Limited]" w:date="2024-05-11T22:36:00Z">
        <w:r w:rsidR="00283EB6" w:rsidRPr="006759B5">
          <w:rPr>
            <w:color w:val="auto"/>
            <w:lang w:val="ru-RU"/>
          </w:rPr>
          <w:t>локальных</w:t>
        </w:r>
      </w:ins>
      <w:ins w:id="157" w:author="Zhunisbayev, Olzhasbek [Bolashak Atyrau Limited]" w:date="2024-05-11T22:34:00Z">
        <w:r w:rsidRPr="00792AED">
          <w:rPr>
            <w:color w:val="auto"/>
            <w:lang w:val="ru-RU"/>
          </w:rPr>
          <w:t xml:space="preserve"> трубопроводов, чтобы снизить риск отказа.</w:t>
        </w:r>
      </w:ins>
    </w:p>
    <w:p w14:paraId="084193B0" w14:textId="77777777" w:rsidR="00BA168E" w:rsidRPr="00981FDE" w:rsidRDefault="00BA168E" w:rsidP="00597A1E">
      <w:pPr>
        <w:pStyle w:val="Heading2"/>
        <w:numPr>
          <w:ilvl w:val="1"/>
          <w:numId w:val="5"/>
        </w:numPr>
        <w:ind w:left="851" w:hanging="709"/>
        <w:rPr>
          <w:color w:val="auto"/>
          <w:lang w:val="ru-RU"/>
        </w:rPr>
      </w:pPr>
      <w:bookmarkStart w:id="158" w:name="_Toc325532768"/>
      <w:bookmarkStart w:id="159" w:name="_Toc182313224"/>
      <w:r w:rsidRPr="00981FDE">
        <w:rPr>
          <w:color w:val="auto"/>
          <w:lang w:val="ru-RU"/>
        </w:rPr>
        <w:t>Давления гидроиспытаний</w:t>
      </w:r>
      <w:bookmarkEnd w:id="158"/>
      <w:bookmarkEnd w:id="159"/>
    </w:p>
    <w:p w14:paraId="56CB8C05" w14:textId="66CB36D3" w:rsidR="00420F17" w:rsidRPr="001E3D5F" w:rsidRDefault="00277927" w:rsidP="00597A1E">
      <w:pPr>
        <w:pStyle w:val="TableTitle1"/>
        <w:numPr>
          <w:ilvl w:val="0"/>
          <w:numId w:val="0"/>
        </w:numPr>
        <w:tabs>
          <w:tab w:val="clear" w:pos="1080"/>
        </w:tabs>
        <w:ind w:left="709"/>
        <w:jc w:val="both"/>
        <w:rPr>
          <w:color w:val="auto"/>
          <w:lang w:val="ru-RU"/>
        </w:rPr>
      </w:pPr>
      <w:r w:rsidRPr="00277927">
        <w:rPr>
          <w:rFonts w:ascii="Times New Roman" w:hAnsi="Times New Roman"/>
          <w:b w:val="0"/>
          <w:bCs w:val="0"/>
          <w:color w:val="auto"/>
          <w:sz w:val="22"/>
          <w:szCs w:val="22"/>
          <w:lang w:val="ru-RU"/>
        </w:rPr>
        <w:t>Давление при гидравлическом испытании определяется для каждой линии и указывается в соответствующем</w:t>
      </w:r>
      <w:r>
        <w:rPr>
          <w:rFonts w:ascii="Times New Roman" w:hAnsi="Times New Roman"/>
          <w:b w:val="0"/>
          <w:bCs w:val="0"/>
          <w:color w:val="auto"/>
          <w:sz w:val="22"/>
          <w:szCs w:val="22"/>
          <w:lang w:val="ru-RU"/>
        </w:rPr>
        <w:t xml:space="preserve"> ТУ на трубпроводы и</w:t>
      </w:r>
      <w:r w:rsidRPr="00277927">
        <w:rPr>
          <w:rFonts w:ascii="Times New Roman" w:hAnsi="Times New Roman"/>
          <w:b w:val="0"/>
          <w:bCs w:val="0"/>
          <w:color w:val="auto"/>
          <w:sz w:val="22"/>
          <w:szCs w:val="22"/>
          <w:lang w:val="ru-RU"/>
        </w:rPr>
        <w:t xml:space="preserve"> </w:t>
      </w:r>
      <w:r>
        <w:rPr>
          <w:rFonts w:ascii="Times New Roman" w:hAnsi="Times New Roman"/>
          <w:b w:val="0"/>
          <w:bCs w:val="0"/>
          <w:color w:val="auto"/>
          <w:sz w:val="22"/>
          <w:szCs w:val="22"/>
          <w:lang w:val="ru-RU"/>
        </w:rPr>
        <w:t>п</w:t>
      </w:r>
      <w:r w:rsidRPr="00277927">
        <w:rPr>
          <w:rFonts w:ascii="Times New Roman" w:hAnsi="Times New Roman"/>
          <w:b w:val="0"/>
          <w:bCs w:val="0"/>
          <w:color w:val="auto"/>
          <w:sz w:val="22"/>
          <w:szCs w:val="22"/>
          <w:lang w:val="ru-RU"/>
        </w:rPr>
        <w:t>еречне трубопровод</w:t>
      </w:r>
      <w:r>
        <w:rPr>
          <w:rFonts w:ascii="Times New Roman" w:hAnsi="Times New Roman"/>
          <w:b w:val="0"/>
          <w:bCs w:val="0"/>
          <w:color w:val="auto"/>
          <w:sz w:val="22"/>
          <w:szCs w:val="22"/>
          <w:lang w:val="ru-RU"/>
        </w:rPr>
        <w:t xml:space="preserve">ов. </w:t>
      </w:r>
      <w:r w:rsidR="007B5983" w:rsidRPr="001E3D5F">
        <w:rPr>
          <w:rFonts w:ascii="Times New Roman" w:hAnsi="Times New Roman"/>
          <w:b w:val="0"/>
          <w:bCs w:val="0"/>
          <w:color w:val="auto"/>
          <w:sz w:val="22"/>
          <w:szCs w:val="22"/>
          <w:lang w:val="ru-RU"/>
        </w:rPr>
        <w:t>.</w:t>
      </w:r>
    </w:p>
    <w:p w14:paraId="59C787C9" w14:textId="1A95B3AD" w:rsidR="00420F17" w:rsidRPr="006759B5" w:rsidRDefault="007B5983" w:rsidP="00597A1E">
      <w:pPr>
        <w:pStyle w:val="List1"/>
        <w:tabs>
          <w:tab w:val="clear" w:pos="1080"/>
        </w:tabs>
        <w:ind w:left="709"/>
        <w:jc w:val="both"/>
        <w:rPr>
          <w:color w:val="auto"/>
          <w:lang w:val="ru-RU"/>
        </w:rPr>
      </w:pPr>
      <w:del w:id="160" w:author="Zhunisbayev, Olzhasbek [Bolashak Atyrau Limited]" w:date="2024-05-11T22:36:00Z">
        <w:r w:rsidRPr="001E3D5F" w:rsidDel="005A5C34">
          <w:rPr>
            <w:color w:val="auto"/>
            <w:lang w:val="ru-RU"/>
          </w:rPr>
          <w:delText xml:space="preserve"> </w:delText>
        </w:r>
      </w:del>
      <w:r w:rsidR="00C43E95" w:rsidRPr="00C43E95">
        <w:rPr>
          <w:color w:val="auto"/>
          <w:lang w:val="ru-RU"/>
        </w:rPr>
        <w:t>Давления гидроиспытаний описан</w:t>
      </w:r>
      <w:r w:rsidR="002632D4">
        <w:rPr>
          <w:color w:val="auto"/>
          <w:lang w:val="ru-RU"/>
        </w:rPr>
        <w:t>ы</w:t>
      </w:r>
      <w:r w:rsidR="00C43E95" w:rsidRPr="00C43E95">
        <w:rPr>
          <w:color w:val="auto"/>
          <w:lang w:val="ru-RU"/>
        </w:rPr>
        <w:t xml:space="preserve"> в PIM-SU-3541-TCO</w:t>
      </w:r>
      <w:ins w:id="161" w:author="Zhunisbayev, Olzhasbek [Bolashak Atyrau Limited]" w:date="2024-05-11T22:36:00Z">
        <w:r w:rsidR="005A5C34" w:rsidRPr="006759B5">
          <w:rPr>
            <w:color w:val="auto"/>
            <w:lang w:val="ru-RU"/>
          </w:rPr>
          <w:t xml:space="preserve"> и в процедуре </w:t>
        </w:r>
        <w:r w:rsidR="005A5C34">
          <w:rPr>
            <w:color w:val="auto"/>
            <w:lang w:val="en-GB"/>
          </w:rPr>
          <w:t>X</w:t>
        </w:r>
        <w:r w:rsidR="005A5C34" w:rsidRPr="006759B5">
          <w:rPr>
            <w:color w:val="auto"/>
            <w:lang w:val="ru-RU"/>
          </w:rPr>
          <w:t>-000-</w:t>
        </w:r>
        <w:r w:rsidR="005A5C34">
          <w:rPr>
            <w:color w:val="auto"/>
            <w:lang w:val="en-GB"/>
          </w:rPr>
          <w:t>L</w:t>
        </w:r>
        <w:r w:rsidR="005A5C34" w:rsidRPr="006759B5">
          <w:rPr>
            <w:color w:val="auto"/>
            <w:lang w:val="ru-RU"/>
          </w:rPr>
          <w:t>-</w:t>
        </w:r>
        <w:r w:rsidR="005A5C34">
          <w:rPr>
            <w:color w:val="auto"/>
            <w:lang w:val="en-GB"/>
          </w:rPr>
          <w:t>PRO</w:t>
        </w:r>
        <w:r w:rsidR="005A5C34" w:rsidRPr="006759B5">
          <w:rPr>
            <w:color w:val="auto"/>
            <w:lang w:val="ru-RU"/>
          </w:rPr>
          <w:t>-0001.</w:t>
        </w:r>
      </w:ins>
    </w:p>
    <w:p w14:paraId="398D8C27" w14:textId="77777777" w:rsidR="00BA168E" w:rsidRPr="00981FDE" w:rsidRDefault="00BA168E" w:rsidP="00597A1E">
      <w:pPr>
        <w:pStyle w:val="Heading2"/>
        <w:numPr>
          <w:ilvl w:val="1"/>
          <w:numId w:val="5"/>
        </w:numPr>
        <w:ind w:left="851" w:hanging="709"/>
        <w:rPr>
          <w:color w:val="auto"/>
          <w:lang w:val="ru-RU"/>
        </w:rPr>
      </w:pPr>
      <w:bookmarkStart w:id="162" w:name="_Toc325532769"/>
      <w:bookmarkStart w:id="163" w:name="_Toc182313225"/>
      <w:r w:rsidRPr="00981FDE">
        <w:rPr>
          <w:color w:val="auto"/>
          <w:lang w:val="ru-RU"/>
        </w:rPr>
        <w:t>Расчетная температура</w:t>
      </w:r>
      <w:bookmarkEnd w:id="162"/>
      <w:bookmarkEnd w:id="163"/>
    </w:p>
    <w:p w14:paraId="064680E6" w14:textId="4EF74DC9" w:rsidR="00420F17" w:rsidRPr="001E3D5F" w:rsidRDefault="00C43E95" w:rsidP="00597A1E">
      <w:pPr>
        <w:pStyle w:val="TableTitle1"/>
        <w:numPr>
          <w:ilvl w:val="0"/>
          <w:numId w:val="0"/>
        </w:numPr>
        <w:tabs>
          <w:tab w:val="clear" w:pos="1080"/>
        </w:tabs>
        <w:ind w:left="720"/>
        <w:rPr>
          <w:color w:val="auto"/>
          <w:lang w:val="ru-RU"/>
        </w:rPr>
      </w:pPr>
      <w:r w:rsidRPr="00C43E95">
        <w:rPr>
          <w:rFonts w:ascii="Times New Roman" w:hAnsi="Times New Roman"/>
          <w:b w:val="0"/>
          <w:bCs w:val="0"/>
          <w:color w:val="auto"/>
          <w:w w:val="0"/>
          <w:sz w:val="22"/>
          <w:szCs w:val="22"/>
          <w:lang w:val="ru-RU"/>
        </w:rPr>
        <w:t>Расчетная температура описана в PIM-DU-5138-TCO</w:t>
      </w:r>
      <w:r w:rsidR="007B5983" w:rsidRPr="001E3D5F">
        <w:rPr>
          <w:rFonts w:ascii="Times New Roman" w:hAnsi="Times New Roman"/>
          <w:b w:val="0"/>
          <w:bCs w:val="0"/>
          <w:color w:val="auto"/>
          <w:w w:val="0"/>
          <w:sz w:val="22"/>
          <w:szCs w:val="22"/>
          <w:lang w:val="ru-RU"/>
        </w:rPr>
        <w:t>.</w:t>
      </w:r>
    </w:p>
    <w:p w14:paraId="463C752C" w14:textId="77777777" w:rsidR="00BA168E" w:rsidRPr="00981FDE" w:rsidRDefault="00BA168E" w:rsidP="00BA168E">
      <w:pPr>
        <w:pStyle w:val="Heading1"/>
        <w:numPr>
          <w:ilvl w:val="0"/>
          <w:numId w:val="5"/>
        </w:numPr>
        <w:ind w:left="720" w:hanging="720"/>
        <w:rPr>
          <w:color w:val="auto"/>
          <w:lang w:val="ru-RU"/>
        </w:rPr>
      </w:pPr>
      <w:bookmarkStart w:id="164" w:name="_Toc325532770"/>
      <w:bookmarkStart w:id="165" w:name="_Toc182313226"/>
      <w:r w:rsidRPr="00981FDE">
        <w:rPr>
          <w:color w:val="auto"/>
          <w:lang w:val="ru-RU"/>
        </w:rPr>
        <w:t>ОБЩИЕ НОРМЫ ПРОЕКТИРОВАНИЯ ТРУБОПРОВОДОВ</w:t>
      </w:r>
      <w:bookmarkEnd w:id="164"/>
      <w:bookmarkEnd w:id="165"/>
      <w:r w:rsidRPr="00981FDE">
        <w:rPr>
          <w:color w:val="auto"/>
          <w:lang w:val="ru-RU"/>
        </w:rPr>
        <w:t xml:space="preserve"> </w:t>
      </w:r>
    </w:p>
    <w:p w14:paraId="1867F61F" w14:textId="77777777" w:rsidR="00BA168E" w:rsidRPr="00981FDE" w:rsidRDefault="00BA168E" w:rsidP="00597A1E">
      <w:pPr>
        <w:pStyle w:val="Heading2"/>
        <w:numPr>
          <w:ilvl w:val="1"/>
          <w:numId w:val="5"/>
        </w:numPr>
        <w:ind w:left="851" w:hanging="709"/>
        <w:rPr>
          <w:color w:val="auto"/>
          <w:lang w:val="ru-RU"/>
        </w:rPr>
      </w:pPr>
      <w:bookmarkStart w:id="166" w:name="_Toc182313227"/>
      <w:r w:rsidRPr="00981FDE">
        <w:rPr>
          <w:color w:val="auto"/>
          <w:lang w:val="ru-RU"/>
        </w:rPr>
        <w:t>Общие положения</w:t>
      </w:r>
      <w:bookmarkEnd w:id="166"/>
    </w:p>
    <w:p w14:paraId="6759D4A2" w14:textId="77777777" w:rsidR="00420F17" w:rsidRPr="001E3D5F" w:rsidRDefault="007B5983" w:rsidP="00597A1E">
      <w:pPr>
        <w:pStyle w:val="TableTitle1"/>
        <w:numPr>
          <w:ilvl w:val="0"/>
          <w:numId w:val="104"/>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Условный проход должен измеряться в дюймах для всех позиций трубопровода.</w:t>
      </w:r>
    </w:p>
    <w:p w14:paraId="7C3F2EBA" w14:textId="77777777" w:rsidR="00BA168E" w:rsidRPr="00981FDE" w:rsidRDefault="00BA168E" w:rsidP="00597A1E">
      <w:pPr>
        <w:pStyle w:val="List1"/>
        <w:numPr>
          <w:ilvl w:val="0"/>
          <w:numId w:val="30"/>
        </w:numPr>
        <w:tabs>
          <w:tab w:val="clear" w:pos="1080"/>
        </w:tabs>
        <w:ind w:left="1134" w:hanging="425"/>
        <w:jc w:val="both"/>
        <w:rPr>
          <w:color w:val="auto"/>
          <w:lang w:val="ru-RU"/>
        </w:rPr>
      </w:pPr>
      <w:r w:rsidRPr="00981FDE">
        <w:rPr>
          <w:color w:val="auto"/>
          <w:lang w:val="ru-RU"/>
        </w:rPr>
        <w:t xml:space="preserve">Запрещается использовать трубы, </w:t>
      </w:r>
      <w:r>
        <w:rPr>
          <w:color w:val="auto"/>
          <w:lang w:val="ru-RU"/>
        </w:rPr>
        <w:t>клапаны</w:t>
      </w:r>
      <w:r w:rsidRPr="00981FDE">
        <w:rPr>
          <w:color w:val="auto"/>
          <w:lang w:val="ru-RU"/>
        </w:rPr>
        <w:t xml:space="preserve"> и фитинги на 1</w:t>
      </w:r>
      <w:r>
        <w:rPr>
          <w:color w:val="auto"/>
          <w:lang w:val="ru-RU"/>
        </w:rPr>
        <w:t xml:space="preserve"> ¼</w:t>
      </w:r>
      <w:r w:rsidRPr="00981FDE">
        <w:rPr>
          <w:color w:val="auto"/>
          <w:lang w:val="ru-RU"/>
        </w:rPr>
        <w:t>, 2</w:t>
      </w:r>
      <w:r>
        <w:rPr>
          <w:color w:val="auto"/>
          <w:lang w:val="ru-RU"/>
        </w:rPr>
        <w:t xml:space="preserve"> ½</w:t>
      </w:r>
      <w:r w:rsidRPr="00981FDE">
        <w:rPr>
          <w:color w:val="auto"/>
          <w:lang w:val="ru-RU"/>
        </w:rPr>
        <w:t>, 3</w:t>
      </w:r>
      <w:r>
        <w:rPr>
          <w:color w:val="auto"/>
          <w:lang w:val="ru-RU"/>
        </w:rPr>
        <w:t xml:space="preserve"> ½</w:t>
      </w:r>
      <w:r w:rsidRPr="00981FDE">
        <w:rPr>
          <w:color w:val="auto"/>
          <w:lang w:val="ru-RU"/>
        </w:rPr>
        <w:t>, 5 и 22 дюйма.</w:t>
      </w:r>
    </w:p>
    <w:p w14:paraId="1EF09AA5"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Если использование типоразмеров труб выше 24 дюймов экономически целесообразно, во избежание необходимости закупать фитинги и короткие трубные катушки разных диаметров, должны закупаться только трубы следующих указанных типоразмеров: 30, 36, 42, 48, 56, 64, 72, 84 и 96 дюймов. Отклонения от этого стандартного типоразмера труб требуют согласования с Заказчиком. </w:t>
      </w:r>
    </w:p>
    <w:p w14:paraId="0F697633"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Номинальные размеры фланцев и </w:t>
      </w:r>
      <w:r>
        <w:rPr>
          <w:color w:val="auto"/>
          <w:lang w:val="ru-RU"/>
        </w:rPr>
        <w:t>клапанов</w:t>
      </w:r>
      <w:r w:rsidRPr="00981FDE">
        <w:rPr>
          <w:color w:val="auto"/>
          <w:lang w:val="ru-RU"/>
        </w:rPr>
        <w:t xml:space="preserve"> не должны отклоняться от вышеуказанных величин.</w:t>
      </w:r>
    </w:p>
    <w:p w14:paraId="5BE8363A"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Гибка труб должна производиться в соответствии с ASME B31.3 и ТУ Заказчика  PPL-SU-4737-TCO.</w:t>
      </w:r>
    </w:p>
    <w:p w14:paraId="767535A5" w14:textId="77777777" w:rsidR="00BA168E" w:rsidRDefault="00BA168E" w:rsidP="00597A1E">
      <w:pPr>
        <w:pStyle w:val="List1"/>
        <w:numPr>
          <w:ilvl w:val="0"/>
          <w:numId w:val="4"/>
        </w:numPr>
        <w:tabs>
          <w:tab w:val="clear" w:pos="1080"/>
        </w:tabs>
        <w:spacing w:line="240" w:lineRule="auto"/>
        <w:ind w:left="1134" w:hanging="425"/>
        <w:jc w:val="both"/>
        <w:rPr>
          <w:b/>
          <w:color w:val="auto"/>
          <w:lang w:val="ru-RU"/>
        </w:rPr>
      </w:pPr>
      <w:r w:rsidRPr="00DB66E9">
        <w:rPr>
          <w:color w:val="auto"/>
          <w:lang w:val="ru-RU"/>
        </w:rPr>
        <w:t>Детали соединений вентиляции, дренажа и КИП заданы в технических условиях ТШО L-ST-2055 Детали соединений в</w:t>
      </w:r>
      <w:r w:rsidRPr="009929FF">
        <w:rPr>
          <w:color w:val="auto"/>
          <w:lang w:val="ru-RU"/>
        </w:rPr>
        <w:t xml:space="preserve">ентиляции, дренажа и КИП, L-ST-2056 </w:t>
      </w:r>
      <w:r w:rsidRPr="00915B6C">
        <w:rPr>
          <w:rFonts w:eastAsia="Arial"/>
          <w:bCs/>
          <w:color w:val="auto"/>
          <w:lang w:val="ru-RU"/>
        </w:rPr>
        <w:t>Дет</w:t>
      </w:r>
      <w:r w:rsidRPr="00915B6C">
        <w:rPr>
          <w:rFonts w:eastAsia="Arial"/>
          <w:bCs/>
          <w:color w:val="auto"/>
          <w:spacing w:val="1"/>
          <w:lang w:val="ru-RU"/>
        </w:rPr>
        <w:t>а</w:t>
      </w:r>
      <w:r w:rsidRPr="00915B6C">
        <w:rPr>
          <w:rFonts w:eastAsia="Arial"/>
          <w:bCs/>
          <w:color w:val="auto"/>
          <w:lang w:val="ru-RU"/>
        </w:rPr>
        <w:t>ль</w:t>
      </w:r>
      <w:r w:rsidRPr="00915B6C">
        <w:rPr>
          <w:rFonts w:eastAsia="Arial"/>
          <w:bCs/>
          <w:color w:val="auto"/>
          <w:spacing w:val="2"/>
          <w:lang w:val="ru-RU"/>
        </w:rPr>
        <w:t>на</w:t>
      </w:r>
      <w:r w:rsidRPr="00915B6C">
        <w:rPr>
          <w:rFonts w:eastAsia="Arial"/>
          <w:bCs/>
          <w:color w:val="auto"/>
          <w:lang w:val="ru-RU"/>
        </w:rPr>
        <w:t>я</w:t>
      </w:r>
      <w:r w:rsidRPr="00915B6C">
        <w:rPr>
          <w:rFonts w:eastAsia="Arial"/>
          <w:bCs/>
          <w:color w:val="auto"/>
          <w:spacing w:val="-28"/>
          <w:lang w:val="ru-RU"/>
        </w:rPr>
        <w:t xml:space="preserve"> </w:t>
      </w:r>
      <w:r w:rsidRPr="00915B6C">
        <w:rPr>
          <w:rFonts w:eastAsia="Arial"/>
          <w:bCs/>
          <w:color w:val="auto"/>
          <w:w w:val="99"/>
          <w:lang w:val="ru-RU"/>
        </w:rPr>
        <w:t>спе</w:t>
      </w:r>
      <w:r w:rsidRPr="00915B6C">
        <w:rPr>
          <w:rFonts w:eastAsia="Arial"/>
          <w:bCs/>
          <w:color w:val="auto"/>
          <w:spacing w:val="1"/>
          <w:w w:val="99"/>
          <w:lang w:val="ru-RU"/>
        </w:rPr>
        <w:t>ц</w:t>
      </w:r>
      <w:r w:rsidRPr="00915B6C">
        <w:rPr>
          <w:rFonts w:eastAsia="Arial"/>
          <w:bCs/>
          <w:color w:val="auto"/>
          <w:w w:val="99"/>
          <w:lang w:val="ru-RU"/>
        </w:rPr>
        <w:t>иф</w:t>
      </w:r>
      <w:r w:rsidRPr="00915B6C">
        <w:rPr>
          <w:rFonts w:eastAsia="Arial"/>
          <w:bCs/>
          <w:color w:val="auto"/>
          <w:spacing w:val="1"/>
          <w:w w:val="99"/>
          <w:lang w:val="ru-RU"/>
        </w:rPr>
        <w:t>и</w:t>
      </w:r>
      <w:r w:rsidRPr="00915B6C">
        <w:rPr>
          <w:rFonts w:eastAsia="Arial"/>
          <w:bCs/>
          <w:color w:val="auto"/>
          <w:w w:val="99"/>
          <w:lang w:val="ru-RU"/>
        </w:rPr>
        <w:t>ка</w:t>
      </w:r>
      <w:r w:rsidRPr="00915B6C">
        <w:rPr>
          <w:rFonts w:eastAsia="Arial"/>
          <w:bCs/>
          <w:color w:val="auto"/>
          <w:spacing w:val="1"/>
          <w:w w:val="99"/>
          <w:lang w:val="ru-RU"/>
        </w:rPr>
        <w:t>ц</w:t>
      </w:r>
      <w:r w:rsidRPr="00915B6C">
        <w:rPr>
          <w:rFonts w:eastAsia="Arial"/>
          <w:bCs/>
          <w:color w:val="auto"/>
          <w:w w:val="99"/>
          <w:lang w:val="ru-RU"/>
        </w:rPr>
        <w:t xml:space="preserve">ия </w:t>
      </w:r>
      <w:r w:rsidRPr="00915B6C">
        <w:rPr>
          <w:rFonts w:eastAsia="Arial"/>
          <w:bCs/>
          <w:color w:val="auto"/>
          <w:lang w:val="ru-RU"/>
        </w:rPr>
        <w:t>тру</w:t>
      </w:r>
      <w:r w:rsidRPr="00915B6C">
        <w:rPr>
          <w:rFonts w:eastAsia="Arial"/>
          <w:bCs/>
          <w:color w:val="auto"/>
          <w:spacing w:val="1"/>
          <w:lang w:val="ru-RU"/>
        </w:rPr>
        <w:t>б</w:t>
      </w:r>
      <w:r w:rsidRPr="00915B6C">
        <w:rPr>
          <w:rFonts w:eastAsia="Arial"/>
          <w:bCs/>
          <w:color w:val="auto"/>
          <w:lang w:val="ru-RU"/>
        </w:rPr>
        <w:t>опр</w:t>
      </w:r>
      <w:r w:rsidRPr="00915B6C">
        <w:rPr>
          <w:rFonts w:eastAsia="Arial"/>
          <w:bCs/>
          <w:color w:val="auto"/>
          <w:spacing w:val="1"/>
          <w:lang w:val="ru-RU"/>
        </w:rPr>
        <w:t>о</w:t>
      </w:r>
      <w:r w:rsidRPr="00915B6C">
        <w:rPr>
          <w:rFonts w:eastAsia="Arial"/>
          <w:bCs/>
          <w:color w:val="auto"/>
          <w:lang w:val="ru-RU"/>
        </w:rPr>
        <w:t>вод</w:t>
      </w:r>
      <w:r w:rsidRPr="00915B6C">
        <w:rPr>
          <w:rFonts w:eastAsia="Arial"/>
          <w:bCs/>
          <w:color w:val="auto"/>
          <w:spacing w:val="2"/>
          <w:lang w:val="ru-RU"/>
        </w:rPr>
        <w:t>о</w:t>
      </w:r>
      <w:r w:rsidRPr="00915B6C">
        <w:rPr>
          <w:rFonts w:eastAsia="Arial"/>
          <w:bCs/>
          <w:color w:val="auto"/>
          <w:lang w:val="ru-RU"/>
        </w:rPr>
        <w:t>в</w:t>
      </w:r>
      <w:r w:rsidRPr="00915B6C">
        <w:rPr>
          <w:rFonts w:eastAsia="Arial"/>
          <w:bCs/>
          <w:color w:val="auto"/>
          <w:spacing w:val="-41"/>
          <w:lang w:val="ru-RU"/>
        </w:rPr>
        <w:t xml:space="preserve"> </w:t>
      </w:r>
      <w:r w:rsidRPr="00915B6C">
        <w:rPr>
          <w:rFonts w:eastAsia="Arial"/>
          <w:bCs/>
          <w:color w:val="auto"/>
          <w:lang w:val="ru-RU"/>
        </w:rPr>
        <w:t>по</w:t>
      </w:r>
      <w:r w:rsidRPr="00915B6C">
        <w:rPr>
          <w:rFonts w:eastAsia="Arial"/>
          <w:bCs/>
          <w:color w:val="auto"/>
          <w:spacing w:val="-5"/>
          <w:lang w:val="ru-RU"/>
        </w:rPr>
        <w:t xml:space="preserve"> </w:t>
      </w:r>
      <w:r w:rsidRPr="00915B6C">
        <w:rPr>
          <w:rFonts w:eastAsia="Arial"/>
          <w:bCs/>
          <w:color w:val="auto"/>
          <w:w w:val="99"/>
          <w:lang w:val="ru-RU"/>
        </w:rPr>
        <w:t>кла</w:t>
      </w:r>
      <w:r w:rsidRPr="00915B6C">
        <w:rPr>
          <w:rFonts w:eastAsia="Arial"/>
          <w:bCs/>
          <w:color w:val="auto"/>
          <w:spacing w:val="1"/>
          <w:w w:val="99"/>
          <w:lang w:val="ru-RU"/>
        </w:rPr>
        <w:t>с</w:t>
      </w:r>
      <w:r w:rsidRPr="00915B6C">
        <w:rPr>
          <w:rFonts w:eastAsia="Arial"/>
          <w:bCs/>
          <w:color w:val="auto"/>
          <w:w w:val="99"/>
          <w:lang w:val="ru-RU"/>
        </w:rPr>
        <w:t>с</w:t>
      </w:r>
      <w:r w:rsidRPr="00915B6C">
        <w:rPr>
          <w:rFonts w:eastAsia="Arial"/>
          <w:bCs/>
          <w:color w:val="auto"/>
          <w:spacing w:val="1"/>
          <w:w w:val="99"/>
          <w:lang w:val="ru-RU"/>
        </w:rPr>
        <w:t>а</w:t>
      </w:r>
      <w:r w:rsidRPr="00915B6C">
        <w:rPr>
          <w:rFonts w:eastAsia="Arial"/>
          <w:bCs/>
          <w:color w:val="auto"/>
          <w:w w:val="99"/>
          <w:lang w:val="ru-RU"/>
        </w:rPr>
        <w:t>м</w:t>
      </w:r>
      <w:r w:rsidRPr="00DB66E9">
        <w:rPr>
          <w:color w:val="auto"/>
          <w:lang w:val="ru-RU"/>
        </w:rPr>
        <w:t>.</w:t>
      </w:r>
    </w:p>
    <w:p w14:paraId="0997EE56" w14:textId="77777777" w:rsidR="00BA168E" w:rsidRPr="0045779C" w:rsidRDefault="00BA168E" w:rsidP="00597A1E">
      <w:pPr>
        <w:pStyle w:val="List1"/>
        <w:numPr>
          <w:ilvl w:val="0"/>
          <w:numId w:val="4"/>
        </w:numPr>
        <w:tabs>
          <w:tab w:val="clear" w:pos="1080"/>
        </w:tabs>
        <w:ind w:left="1134" w:hanging="425"/>
        <w:jc w:val="both"/>
        <w:rPr>
          <w:color w:val="auto"/>
          <w:lang w:val="ru-RU"/>
        </w:rPr>
      </w:pPr>
      <w:r w:rsidRPr="0045779C">
        <w:rPr>
          <w:color w:val="auto"/>
          <w:lang w:val="ru-RU"/>
        </w:rPr>
        <w:t>Припуски на коррозию, устанавливаемые в приложении А по классу трубопроводов, являются суммарными припусками на коррозию, закладываемыми на весь требуемый срок службы 20 лет по соответствующему классу трубопроводных линий. Расчет и обобщение значений интенсивности коррозии для каждых рабочих условий выполняется согласно пункта 6.1.1. Подбор соответствующих материалов и изделий из них выполняется с учетом интенсивности коррозии, исходя из требуемого расчетного срока службы 20 лет. В большинстве случаев, изделия из углеродистых сталей допускается применять, если указанные ниже значения интенсивности коррозии соответствуют категории (a). При более высокой интенсивности коррозии, как правило, требуется использовать изделия из нержавеющих сталей</w:t>
      </w:r>
    </w:p>
    <w:p w14:paraId="249F023B" w14:textId="77777777" w:rsidR="00BA168E" w:rsidRPr="0045779C" w:rsidRDefault="00BA168E" w:rsidP="00597A1E">
      <w:pPr>
        <w:pStyle w:val="List1"/>
        <w:tabs>
          <w:tab w:val="clear" w:pos="1080"/>
        </w:tabs>
        <w:ind w:left="1134"/>
        <w:jc w:val="both"/>
        <w:rPr>
          <w:color w:val="auto"/>
          <w:lang w:val="ru-RU"/>
        </w:rPr>
      </w:pPr>
      <w:r w:rsidRPr="0045779C">
        <w:rPr>
          <w:color w:val="auto"/>
        </w:rPr>
        <w:lastRenderedPageBreak/>
        <w:t>Ин</w:t>
      </w:r>
      <w:r>
        <w:rPr>
          <w:color w:val="auto"/>
        </w:rPr>
        <w:t>тенсивность коррозии составляет:</w:t>
      </w:r>
    </w:p>
    <w:p w14:paraId="032552A0" w14:textId="77777777" w:rsidR="00BA168E" w:rsidRPr="0045779C" w:rsidRDefault="00BA168E" w:rsidP="00597A1E">
      <w:pPr>
        <w:pStyle w:val="ListAlpha1"/>
        <w:numPr>
          <w:ilvl w:val="1"/>
          <w:numId w:val="4"/>
        </w:numPr>
        <w:tabs>
          <w:tab w:val="clear" w:pos="1080"/>
        </w:tabs>
        <w:ind w:left="1418" w:hanging="284"/>
        <w:jc w:val="both"/>
        <w:rPr>
          <w:color w:val="auto"/>
          <w:lang w:val="ru-RU"/>
        </w:rPr>
      </w:pPr>
      <w:r w:rsidRPr="0045779C">
        <w:rPr>
          <w:color w:val="auto"/>
          <w:lang w:val="ru-RU"/>
        </w:rPr>
        <w:t>не коррозионные и низко коррозионные условия - интенсивность коррозии до 0,1 мм/год включительно  (металлостойкие);</w:t>
      </w:r>
    </w:p>
    <w:p w14:paraId="49DF78A6" w14:textId="77777777" w:rsidR="00BA168E" w:rsidRPr="0045779C" w:rsidRDefault="00BA168E" w:rsidP="00597A1E">
      <w:pPr>
        <w:pStyle w:val="ListAlpha1"/>
        <w:numPr>
          <w:ilvl w:val="1"/>
          <w:numId w:val="4"/>
        </w:numPr>
        <w:tabs>
          <w:tab w:val="clear" w:pos="1080"/>
        </w:tabs>
        <w:ind w:left="1418" w:hanging="284"/>
        <w:jc w:val="both"/>
        <w:rPr>
          <w:color w:val="auto"/>
          <w:lang w:val="ru-RU"/>
        </w:rPr>
      </w:pPr>
      <w:r w:rsidRPr="0045779C">
        <w:rPr>
          <w:color w:val="auto"/>
          <w:lang w:val="ru-RU"/>
        </w:rPr>
        <w:t>средне коррозионные - интенсивность коррозии до 0,1-0,5 мм/год включительно</w:t>
      </w:r>
    </w:p>
    <w:p w14:paraId="1D245ED0" w14:textId="77777777" w:rsidR="00BA168E" w:rsidRPr="0045779C" w:rsidRDefault="00BA168E" w:rsidP="00597A1E">
      <w:pPr>
        <w:pStyle w:val="ListAlpha1"/>
        <w:numPr>
          <w:ilvl w:val="1"/>
          <w:numId w:val="4"/>
        </w:numPr>
        <w:tabs>
          <w:tab w:val="clear" w:pos="1080"/>
        </w:tabs>
        <w:ind w:left="1418" w:hanging="284"/>
        <w:jc w:val="both"/>
        <w:rPr>
          <w:color w:val="auto"/>
          <w:lang w:val="ru-RU"/>
        </w:rPr>
      </w:pPr>
      <w:r w:rsidRPr="0045779C">
        <w:rPr>
          <w:color w:val="auto"/>
          <w:lang w:val="ru-RU"/>
        </w:rPr>
        <w:t>высоко коррозионные - интенсивность коррозии свыше 0,5 мм/год</w:t>
      </w:r>
    </w:p>
    <w:p w14:paraId="17560843" w14:textId="77777777" w:rsidR="00BA168E" w:rsidRPr="00981FDE" w:rsidRDefault="00BA168E" w:rsidP="00597A1E">
      <w:pPr>
        <w:pStyle w:val="Heading2"/>
        <w:numPr>
          <w:ilvl w:val="1"/>
          <w:numId w:val="5"/>
        </w:numPr>
        <w:ind w:left="851" w:hanging="709"/>
        <w:rPr>
          <w:color w:val="auto"/>
          <w:lang w:val="ru-RU"/>
        </w:rPr>
      </w:pPr>
      <w:bookmarkStart w:id="167" w:name="_Toc182313228"/>
      <w:r w:rsidRPr="00981FDE">
        <w:rPr>
          <w:color w:val="auto"/>
          <w:lang w:val="ru-RU"/>
        </w:rPr>
        <w:t>Нормы проектирования труб и фитингов</w:t>
      </w:r>
      <w:bookmarkEnd w:id="167"/>
    </w:p>
    <w:p w14:paraId="5A87BCBE" w14:textId="77777777" w:rsidR="00420F17" w:rsidRPr="001E3D5F" w:rsidRDefault="007B5983" w:rsidP="00597A1E">
      <w:pPr>
        <w:pStyle w:val="TableTitle1"/>
        <w:numPr>
          <w:ilvl w:val="0"/>
          <w:numId w:val="105"/>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 xml:space="preserve">В случаях, когда требуется снятие механического напряжения продольного сварного шва трубы, для классов трубопроводов, изготовленных из прошедшей испытание на удар углеродистой стали для работы при низких температурах (LTCS), должен задаваться материал ASTM A671. </w:t>
      </w:r>
    </w:p>
    <w:p w14:paraId="2460AD07"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Необходимость снятия механического напряжения продольного сварного шва должна определяться в соответствии с требованиями ASME B31.3 по послесварочной термообработке трубопроводов или в соответствии с требованиями, связанными с условиями эксплуатации. </w:t>
      </w:r>
    </w:p>
    <w:p w14:paraId="2BDA9D84" w14:textId="77777777" w:rsidR="00BA168E" w:rsidRPr="00981FDE" w:rsidRDefault="00BA168E" w:rsidP="00597A1E">
      <w:pPr>
        <w:pStyle w:val="Heading2"/>
        <w:numPr>
          <w:ilvl w:val="1"/>
          <w:numId w:val="5"/>
        </w:numPr>
        <w:ind w:left="851" w:hanging="709"/>
        <w:rPr>
          <w:color w:val="auto"/>
          <w:lang w:val="ru-RU"/>
        </w:rPr>
      </w:pPr>
      <w:bookmarkStart w:id="168" w:name="_Toc182313229"/>
      <w:r w:rsidRPr="00981FDE">
        <w:rPr>
          <w:color w:val="auto"/>
          <w:lang w:val="ru-RU"/>
        </w:rPr>
        <w:t>Нормы проектирования фланцев</w:t>
      </w:r>
      <w:bookmarkEnd w:id="168"/>
    </w:p>
    <w:p w14:paraId="7CD99EBA" w14:textId="77777777" w:rsidR="00420F17" w:rsidRPr="001E3D5F" w:rsidRDefault="007B5983" w:rsidP="00597A1E">
      <w:pPr>
        <w:pStyle w:val="TableTitle1"/>
        <w:numPr>
          <w:ilvl w:val="0"/>
          <w:numId w:val="106"/>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 xml:space="preserve">Применение фланцев диаметром более 60 дюймов должно быть основано на ASME BPVC VIII (раздел 1) или ASME BPVC VIII (раздел 2); такие фланцы должны разрабатываться Поставщиком при согласовании с Заказчиком. </w:t>
      </w:r>
    </w:p>
    <w:p w14:paraId="43AB343D" w14:textId="3335F084" w:rsidR="00BA168E" w:rsidRPr="00981FDE" w:rsidRDefault="00BA168E" w:rsidP="00597A1E">
      <w:pPr>
        <w:pStyle w:val="List1"/>
        <w:numPr>
          <w:ilvl w:val="0"/>
          <w:numId w:val="30"/>
        </w:numPr>
        <w:tabs>
          <w:tab w:val="clear" w:pos="1080"/>
        </w:tabs>
        <w:ind w:left="1134" w:hanging="425"/>
        <w:jc w:val="both"/>
        <w:rPr>
          <w:color w:val="auto"/>
          <w:lang w:val="ru-RU"/>
        </w:rPr>
      </w:pPr>
      <w:r w:rsidRPr="00981FDE">
        <w:rPr>
          <w:color w:val="auto"/>
          <w:lang w:val="ru-RU"/>
        </w:rPr>
        <w:t xml:space="preserve">Установка и затяжка фланцевых сборок должна производиться в соответствии с ТУ </w:t>
      </w:r>
      <w:del w:id="169" w:author="Zhunisbayev, Olzhasbek [Bolashak Atyrau Limited]" w:date="2023-09-10T16:09:00Z">
        <w:r w:rsidRPr="00981FDE" w:rsidDel="006E7FD1">
          <w:rPr>
            <w:color w:val="auto"/>
            <w:lang w:val="ru-RU"/>
          </w:rPr>
          <w:delText>GEN</w:delText>
        </w:r>
      </w:del>
      <w:ins w:id="170" w:author="Zhunisbayev, Olzhasbek [Bolashak Atyrau Limited]" w:date="2023-09-10T16:09:00Z">
        <w:r w:rsidR="006E7FD1">
          <w:rPr>
            <w:color w:val="auto"/>
          </w:rPr>
          <w:t>PIM</w:t>
        </w:r>
      </w:ins>
      <w:r w:rsidRPr="00981FDE">
        <w:rPr>
          <w:color w:val="auto"/>
          <w:lang w:val="ru-RU"/>
        </w:rPr>
        <w:t xml:space="preserve">-SU-5209-TCO. Если требуется использование гидравлического оборудования затяжки, длины болтов должны быть увеличены на 1xD  (D = диаметр болта), а после сборки необходимо установить третью гайку. </w:t>
      </w:r>
    </w:p>
    <w:p w14:paraId="19FFECF1" w14:textId="77777777" w:rsidR="00BA168E" w:rsidRPr="00981FDE" w:rsidRDefault="00BA168E" w:rsidP="00597A1E">
      <w:pPr>
        <w:pStyle w:val="Heading2"/>
        <w:numPr>
          <w:ilvl w:val="1"/>
          <w:numId w:val="5"/>
        </w:numPr>
        <w:ind w:left="851" w:hanging="709"/>
        <w:rPr>
          <w:color w:val="auto"/>
          <w:lang w:val="ru-RU"/>
        </w:rPr>
      </w:pPr>
      <w:bookmarkStart w:id="171" w:name="_Toc182313230"/>
      <w:r w:rsidRPr="00981FDE">
        <w:rPr>
          <w:color w:val="auto"/>
          <w:lang w:val="ru-RU"/>
        </w:rPr>
        <w:t>Нормы проектирования клапанов</w:t>
      </w:r>
      <w:bookmarkEnd w:id="171"/>
    </w:p>
    <w:p w14:paraId="0A3198CB" w14:textId="77777777" w:rsidR="00420F17" w:rsidRPr="001E3D5F" w:rsidRDefault="007B5983" w:rsidP="00597A1E">
      <w:pPr>
        <w:pStyle w:val="TableTitle1"/>
        <w:numPr>
          <w:ilvl w:val="0"/>
          <w:numId w:val="109"/>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 xml:space="preserve">В общем случае на большинстве объектов применение цепных приводов для управления клапанами не разрешается; для их использования требуется согласование с Проектировщиком и Заказчиком. </w:t>
      </w:r>
    </w:p>
    <w:p w14:paraId="2BBF62EA" w14:textId="77777777" w:rsidR="00BA168E" w:rsidRPr="00981FDE" w:rsidRDefault="00BA168E" w:rsidP="00597A1E">
      <w:pPr>
        <w:pStyle w:val="List1"/>
        <w:numPr>
          <w:ilvl w:val="0"/>
          <w:numId w:val="30"/>
        </w:numPr>
        <w:tabs>
          <w:tab w:val="clear" w:pos="1080"/>
        </w:tabs>
        <w:ind w:left="1134" w:hanging="425"/>
        <w:jc w:val="both"/>
        <w:rPr>
          <w:color w:val="auto"/>
          <w:lang w:val="ru-RU"/>
        </w:rPr>
      </w:pPr>
      <w:r w:rsidRPr="00981FDE">
        <w:rPr>
          <w:color w:val="auto"/>
          <w:lang w:val="ru-RU"/>
        </w:rPr>
        <w:t xml:space="preserve">Исходя из условий эксплуатации, должна быть рассмотрена необходимость использования </w:t>
      </w:r>
      <w:r>
        <w:rPr>
          <w:color w:val="auto"/>
          <w:lang w:val="ru-RU"/>
        </w:rPr>
        <w:t>клапанов, имеющих</w:t>
      </w:r>
      <w:r w:rsidRPr="00981FDE">
        <w:rPr>
          <w:color w:val="auto"/>
          <w:lang w:val="ru-RU"/>
        </w:rPr>
        <w:t xml:space="preserve"> защиту полости корпус / крышка от превышения давления, в частности, для условий эксплуатации в сжиженном г</w:t>
      </w:r>
      <w:r>
        <w:rPr>
          <w:color w:val="auto"/>
          <w:lang w:val="ru-RU"/>
        </w:rPr>
        <w:t xml:space="preserve">азе. Вопрос использования таких клапанов </w:t>
      </w:r>
      <w:r w:rsidRPr="00981FDE">
        <w:rPr>
          <w:color w:val="auto"/>
          <w:lang w:val="ru-RU"/>
        </w:rPr>
        <w:t xml:space="preserve">должен быть решен на стадии проектирования Проекта. Клапаны, спроектированные согласно API 6D, имеют </w:t>
      </w:r>
      <w:r w:rsidRPr="00612602">
        <w:rPr>
          <w:color w:val="auto"/>
          <w:lang w:val="ru-RU"/>
        </w:rPr>
        <w:t>потенциал</w:t>
      </w:r>
      <w:r>
        <w:rPr>
          <w:color w:val="auto"/>
          <w:lang w:val="ru-RU"/>
        </w:rPr>
        <w:t xml:space="preserve"> </w:t>
      </w:r>
      <w:r w:rsidRPr="00981FDE">
        <w:rPr>
          <w:color w:val="auto"/>
          <w:lang w:val="ru-RU"/>
        </w:rPr>
        <w:t>к повышению давления в открытых и закрытых позициях; другие типы и конструкци</w:t>
      </w:r>
      <w:r>
        <w:rPr>
          <w:color w:val="auto"/>
          <w:lang w:val="ru-RU"/>
        </w:rPr>
        <w:t>и</w:t>
      </w:r>
      <w:r w:rsidRPr="00981FDE">
        <w:rPr>
          <w:color w:val="auto"/>
          <w:lang w:val="ru-RU"/>
        </w:rPr>
        <w:t xml:space="preserve"> </w:t>
      </w:r>
      <w:r>
        <w:rPr>
          <w:color w:val="auto"/>
          <w:lang w:val="ru-RU"/>
        </w:rPr>
        <w:t xml:space="preserve">клапанов </w:t>
      </w:r>
      <w:r w:rsidRPr="00612602">
        <w:rPr>
          <w:color w:val="auto"/>
          <w:lang w:val="ru-RU"/>
        </w:rPr>
        <w:t>должны считаться</w:t>
      </w:r>
      <w:r w:rsidRPr="00981FDE">
        <w:rPr>
          <w:color w:val="auto"/>
          <w:lang w:val="ru-RU"/>
        </w:rPr>
        <w:t xml:space="preserve">, но защита от превышения давления может быть признана неуместной в связи с возможностью автоматического сбрасывания давления через входную часть седла. </w:t>
      </w:r>
    </w:p>
    <w:p w14:paraId="68426334" w14:textId="77777777" w:rsidR="00BA168E" w:rsidRPr="00981FDE" w:rsidRDefault="00BA168E" w:rsidP="00597A1E">
      <w:pPr>
        <w:pStyle w:val="List1"/>
        <w:tabs>
          <w:tab w:val="clear" w:pos="1080"/>
        </w:tabs>
        <w:ind w:left="1134"/>
        <w:jc w:val="both"/>
        <w:rPr>
          <w:color w:val="auto"/>
          <w:lang w:val="ru-RU"/>
        </w:rPr>
      </w:pPr>
      <w:r w:rsidRPr="00981FDE">
        <w:rPr>
          <w:color w:val="auto"/>
          <w:lang w:val="ru-RU"/>
        </w:rPr>
        <w:t xml:space="preserve">В случаях, где </w:t>
      </w:r>
      <w:r w:rsidRPr="00612602">
        <w:rPr>
          <w:color w:val="auto"/>
          <w:lang w:val="ru-RU"/>
        </w:rPr>
        <w:t>клапаны идентифицированы</w:t>
      </w:r>
      <w:r w:rsidRPr="00981FDE">
        <w:rPr>
          <w:color w:val="auto"/>
          <w:lang w:val="ru-RU"/>
        </w:rPr>
        <w:t xml:space="preserve"> как тип, который может улавливать жидкость в полости корпус / крышка, должна проводиться проектная экспертиза при оформлении запроса (анализе конкурсных заявок) на стадии </w:t>
      </w:r>
      <w:r>
        <w:rPr>
          <w:color w:val="auto"/>
          <w:lang w:val="ru-RU"/>
        </w:rPr>
        <w:t xml:space="preserve">предоставления заявки. Для </w:t>
      </w:r>
      <w:r w:rsidRPr="00612602">
        <w:rPr>
          <w:color w:val="auto"/>
          <w:lang w:val="ru-RU"/>
        </w:rPr>
        <w:t>любых клапанов</w:t>
      </w:r>
      <w:r w:rsidRPr="00981FDE">
        <w:rPr>
          <w:color w:val="auto"/>
          <w:lang w:val="ru-RU"/>
        </w:rPr>
        <w:t>,</w:t>
      </w:r>
      <w:r>
        <w:rPr>
          <w:color w:val="auto"/>
          <w:lang w:val="ru-RU"/>
        </w:rPr>
        <w:t xml:space="preserve"> для которых</w:t>
      </w:r>
      <w:r w:rsidRPr="00981FDE">
        <w:rPr>
          <w:color w:val="auto"/>
          <w:lang w:val="ru-RU"/>
        </w:rPr>
        <w:t xml:space="preserve"> требуется защита полости корпус / крышка от превышения давления, должно быть </w:t>
      </w:r>
      <w:r w:rsidRPr="00612602">
        <w:rPr>
          <w:color w:val="auto"/>
          <w:lang w:val="ru-RU"/>
        </w:rPr>
        <w:t>уделено</w:t>
      </w:r>
      <w:r>
        <w:rPr>
          <w:color w:val="auto"/>
          <w:lang w:val="ru-RU"/>
        </w:rPr>
        <w:t xml:space="preserve"> </w:t>
      </w:r>
      <w:r w:rsidRPr="00981FDE">
        <w:rPr>
          <w:color w:val="auto"/>
          <w:lang w:val="ru-RU"/>
        </w:rPr>
        <w:t xml:space="preserve">особое внимание на устройство сброса </w:t>
      </w:r>
      <w:r w:rsidRPr="00612602">
        <w:rPr>
          <w:color w:val="auto"/>
          <w:lang w:val="ru-RU"/>
        </w:rPr>
        <w:t xml:space="preserve">потенциала </w:t>
      </w:r>
      <w:r w:rsidRPr="00981FDE">
        <w:rPr>
          <w:color w:val="auto"/>
          <w:lang w:val="ru-RU"/>
        </w:rPr>
        <w:t>повышаемого давления, установленное в соответстви</w:t>
      </w:r>
      <w:r>
        <w:rPr>
          <w:color w:val="auto"/>
          <w:lang w:val="ru-RU"/>
        </w:rPr>
        <w:t>и с проектом производителя этих клапанов</w:t>
      </w:r>
      <w:r w:rsidRPr="00981FDE">
        <w:rPr>
          <w:color w:val="auto"/>
          <w:lang w:val="ru-RU"/>
        </w:rPr>
        <w:t xml:space="preserve">. </w:t>
      </w:r>
      <w:r>
        <w:rPr>
          <w:color w:val="auto"/>
          <w:lang w:val="ru-RU"/>
        </w:rPr>
        <w:t xml:space="preserve">Клапаны должен быть </w:t>
      </w:r>
      <w:r w:rsidRPr="00612602">
        <w:rPr>
          <w:color w:val="auto"/>
          <w:lang w:val="ru-RU"/>
        </w:rPr>
        <w:t>двунаправленные</w:t>
      </w:r>
      <w:r w:rsidRPr="00981FDE">
        <w:rPr>
          <w:color w:val="auto"/>
          <w:lang w:val="ru-RU"/>
        </w:rPr>
        <w:t>, и поставщик/производитель должны информироваться о таком требовании при отправке пакета запросов при оформлении заявок на оборудование.</w:t>
      </w:r>
    </w:p>
    <w:p w14:paraId="55E4A492" w14:textId="77777777" w:rsidR="00BA168E" w:rsidRPr="00981FDE" w:rsidRDefault="00BA168E" w:rsidP="00597A1E">
      <w:pPr>
        <w:pStyle w:val="List1"/>
        <w:numPr>
          <w:ilvl w:val="0"/>
          <w:numId w:val="30"/>
        </w:numPr>
        <w:tabs>
          <w:tab w:val="clear" w:pos="1080"/>
        </w:tabs>
        <w:ind w:left="1134" w:hanging="425"/>
        <w:jc w:val="both"/>
        <w:rPr>
          <w:color w:val="auto"/>
          <w:lang w:val="ru-RU"/>
        </w:rPr>
      </w:pPr>
      <w:r w:rsidRPr="00981FDE">
        <w:rPr>
          <w:color w:val="auto"/>
          <w:lang w:val="ru-RU"/>
        </w:rPr>
        <w:t xml:space="preserve">Рычаг/маховик шаровых кранов должен располагаться таким образом, чтобы он выступал над уровнем изоляции минимум на 50 мм. </w:t>
      </w:r>
    </w:p>
    <w:p w14:paraId="3F8A5758" w14:textId="77777777" w:rsidR="00BA168E" w:rsidRPr="00981FDE" w:rsidRDefault="00BA168E" w:rsidP="00597A1E">
      <w:pPr>
        <w:pStyle w:val="List1"/>
        <w:numPr>
          <w:ilvl w:val="0"/>
          <w:numId w:val="30"/>
        </w:numPr>
        <w:tabs>
          <w:tab w:val="clear" w:pos="1080"/>
        </w:tabs>
        <w:ind w:left="1134" w:hanging="425"/>
        <w:jc w:val="both"/>
        <w:rPr>
          <w:color w:val="auto"/>
          <w:lang w:val="ru-RU"/>
        </w:rPr>
      </w:pPr>
      <w:r w:rsidRPr="00981FDE">
        <w:rPr>
          <w:color w:val="auto"/>
          <w:lang w:val="ru-RU"/>
        </w:rPr>
        <w:lastRenderedPageBreak/>
        <w:t xml:space="preserve">Закупка </w:t>
      </w:r>
      <w:r>
        <w:rPr>
          <w:color w:val="auto"/>
          <w:lang w:val="ru-RU"/>
        </w:rPr>
        <w:t>клапанов</w:t>
      </w:r>
      <w:r w:rsidRPr="00981FDE">
        <w:rPr>
          <w:color w:val="auto"/>
          <w:lang w:val="ru-RU"/>
        </w:rPr>
        <w:t xml:space="preserve"> описана в PIM-SU-5104-TCO.</w:t>
      </w:r>
    </w:p>
    <w:p w14:paraId="3945B0CC" w14:textId="5D1CA974" w:rsidR="00BA168E" w:rsidRPr="00981FDE" w:rsidRDefault="0007244F" w:rsidP="00597A1E">
      <w:pPr>
        <w:pStyle w:val="List1"/>
        <w:numPr>
          <w:ilvl w:val="0"/>
          <w:numId w:val="4"/>
        </w:numPr>
        <w:tabs>
          <w:tab w:val="clear" w:pos="1080"/>
        </w:tabs>
        <w:ind w:left="1134" w:hanging="425"/>
        <w:jc w:val="both"/>
        <w:rPr>
          <w:color w:val="auto"/>
          <w:lang w:val="ru-RU"/>
        </w:rPr>
      </w:pPr>
      <w:r>
        <w:rPr>
          <w:color w:val="auto"/>
          <w:lang w:val="ru-RU"/>
        </w:rPr>
        <w:t>О</w:t>
      </w:r>
      <w:r w:rsidR="00BA168E" w:rsidRPr="00981FDE">
        <w:rPr>
          <w:color w:val="auto"/>
          <w:lang w:val="ru-RU"/>
        </w:rPr>
        <w:t xml:space="preserve">бщие рекомендации по ручным редукторным приводам управления </w:t>
      </w:r>
      <w:r w:rsidR="00BA168E">
        <w:rPr>
          <w:color w:val="auto"/>
          <w:lang w:val="ru-RU"/>
        </w:rPr>
        <w:t>клапанов</w:t>
      </w:r>
      <w:r w:rsidR="00BA168E" w:rsidRPr="00981FDE">
        <w:rPr>
          <w:color w:val="auto"/>
          <w:lang w:val="ru-RU"/>
        </w:rPr>
        <w:t xml:space="preserve"> разных типов</w:t>
      </w:r>
      <w:r>
        <w:rPr>
          <w:color w:val="auto"/>
          <w:lang w:val="ru-RU"/>
        </w:rPr>
        <w:t xml:space="preserve"> </w:t>
      </w:r>
      <w:r w:rsidRPr="00981FDE">
        <w:rPr>
          <w:color w:val="auto"/>
          <w:lang w:val="ru-RU"/>
        </w:rPr>
        <w:t>описан</w:t>
      </w:r>
      <w:r w:rsidR="002632D4">
        <w:rPr>
          <w:color w:val="auto"/>
          <w:lang w:val="ru-RU"/>
        </w:rPr>
        <w:t>ы</w:t>
      </w:r>
      <w:r w:rsidRPr="00981FDE">
        <w:rPr>
          <w:color w:val="auto"/>
          <w:lang w:val="ru-RU"/>
        </w:rPr>
        <w:t xml:space="preserve"> в PIM-SU-5104-TCO</w:t>
      </w:r>
      <w:r w:rsidR="007B5983" w:rsidRPr="001E3D5F">
        <w:rPr>
          <w:color w:val="auto"/>
          <w:lang w:val="ru-RU"/>
        </w:rPr>
        <w:t>.</w:t>
      </w:r>
    </w:p>
    <w:p w14:paraId="25194A9A" w14:textId="77777777" w:rsidR="00BA168E" w:rsidRPr="00981FDE" w:rsidRDefault="00BA168E" w:rsidP="00597A1E">
      <w:pPr>
        <w:pStyle w:val="Heading2"/>
        <w:numPr>
          <w:ilvl w:val="1"/>
          <w:numId w:val="5"/>
        </w:numPr>
        <w:ind w:left="851" w:hanging="709"/>
        <w:rPr>
          <w:color w:val="auto"/>
          <w:lang w:val="ru-RU"/>
        </w:rPr>
      </w:pPr>
      <w:bookmarkStart w:id="172" w:name="_Toc182313231"/>
      <w:bookmarkStart w:id="173" w:name="_Toc325532771"/>
      <w:r w:rsidRPr="00981FDE">
        <w:rPr>
          <w:color w:val="auto"/>
          <w:lang w:val="ru-RU"/>
        </w:rPr>
        <w:t>Нормы проектирования болтовых соединений</w:t>
      </w:r>
      <w:bookmarkEnd w:id="172"/>
    </w:p>
    <w:p w14:paraId="564FB290" w14:textId="77777777" w:rsidR="00BA168E" w:rsidRPr="00981FDE" w:rsidRDefault="00BA168E" w:rsidP="00D8642B">
      <w:pPr>
        <w:pStyle w:val="Text1"/>
        <w:jc w:val="both"/>
        <w:rPr>
          <w:color w:val="auto"/>
          <w:lang w:val="ru-RU"/>
        </w:rPr>
      </w:pPr>
      <w:r w:rsidRPr="00981FDE">
        <w:rPr>
          <w:color w:val="auto"/>
          <w:lang w:val="ru-RU"/>
        </w:rPr>
        <w:t xml:space="preserve">Длина шпилек должна выбираться исходя из рабочей длины резьбы. Длина болтов должна </w:t>
      </w:r>
      <w:r>
        <w:rPr>
          <w:color w:val="auto"/>
          <w:lang w:val="ru-RU"/>
        </w:rPr>
        <w:t xml:space="preserve">быть увеличена на 5 мм и </w:t>
      </w:r>
      <w:r w:rsidRPr="00981FDE">
        <w:rPr>
          <w:color w:val="auto"/>
          <w:lang w:val="ru-RU"/>
        </w:rPr>
        <w:t xml:space="preserve">выбираться с таким расчетом, чтобы размер выступающей из гайки резьбы был не менее </w:t>
      </w:r>
      <w:r>
        <w:rPr>
          <w:color w:val="auto"/>
          <w:lang w:val="ru-RU"/>
        </w:rPr>
        <w:t>двух витков резьбы</w:t>
      </w:r>
      <w:r w:rsidRPr="00981FDE">
        <w:rPr>
          <w:color w:val="auto"/>
          <w:lang w:val="ru-RU"/>
        </w:rPr>
        <w:t xml:space="preserve">. </w:t>
      </w:r>
    </w:p>
    <w:p w14:paraId="4A821621" w14:textId="77777777" w:rsidR="00BA168E" w:rsidRPr="00981FDE" w:rsidRDefault="00BA168E" w:rsidP="00BA168E">
      <w:pPr>
        <w:pStyle w:val="Heading1"/>
        <w:numPr>
          <w:ilvl w:val="0"/>
          <w:numId w:val="5"/>
        </w:numPr>
        <w:ind w:left="720" w:hanging="720"/>
        <w:rPr>
          <w:color w:val="auto"/>
          <w:lang w:val="ru-RU"/>
        </w:rPr>
      </w:pPr>
      <w:bookmarkStart w:id="174" w:name="_Toc182313232"/>
      <w:r w:rsidRPr="00981FDE">
        <w:rPr>
          <w:color w:val="auto"/>
          <w:lang w:val="ru-RU"/>
        </w:rPr>
        <w:t>ПРОЧИЕ НОРМЫ ПО ВЫБОРУ МАТЕРИАЛА ТРУБОПРОВОДОВ</w:t>
      </w:r>
      <w:bookmarkEnd w:id="173"/>
      <w:bookmarkEnd w:id="174"/>
    </w:p>
    <w:p w14:paraId="7B97C554" w14:textId="77777777" w:rsidR="00BA168E" w:rsidRPr="00981FDE" w:rsidRDefault="00BA168E" w:rsidP="00597A1E">
      <w:pPr>
        <w:pStyle w:val="Heading2"/>
        <w:numPr>
          <w:ilvl w:val="1"/>
          <w:numId w:val="5"/>
        </w:numPr>
        <w:ind w:left="851" w:hanging="709"/>
        <w:rPr>
          <w:color w:val="auto"/>
          <w:lang w:val="ru-RU"/>
        </w:rPr>
      </w:pPr>
      <w:bookmarkStart w:id="175" w:name="_Toc182313233"/>
      <w:r w:rsidRPr="00981FDE">
        <w:rPr>
          <w:color w:val="auto"/>
          <w:lang w:val="ru-RU"/>
        </w:rPr>
        <w:t>Прочие нормы проектирования трубопровода</w:t>
      </w:r>
      <w:bookmarkEnd w:id="175"/>
    </w:p>
    <w:p w14:paraId="087A2373" w14:textId="77777777" w:rsidR="00420F17" w:rsidRPr="001E3D5F" w:rsidRDefault="007B5983" w:rsidP="00597A1E">
      <w:pPr>
        <w:pStyle w:val="TableTitle1"/>
        <w:numPr>
          <w:ilvl w:val="0"/>
          <w:numId w:val="110"/>
        </w:numPr>
        <w:tabs>
          <w:tab w:val="clear" w:pos="1080"/>
        </w:tabs>
        <w:ind w:left="1134" w:hanging="425"/>
        <w:jc w:val="both"/>
        <w:rPr>
          <w:color w:val="auto"/>
          <w:w w:val="0"/>
          <w:lang w:val="ru-RU"/>
        </w:rPr>
      </w:pPr>
      <w:r w:rsidRPr="001E3D5F">
        <w:rPr>
          <w:rFonts w:ascii="Times New Roman" w:hAnsi="Times New Roman"/>
          <w:b w:val="0"/>
          <w:bCs w:val="0"/>
          <w:color w:val="auto"/>
          <w:w w:val="0"/>
          <w:sz w:val="22"/>
          <w:szCs w:val="22"/>
          <w:lang w:val="ru-RU"/>
        </w:rPr>
        <w:t xml:space="preserve">Предельная расчетная температура материала трубопроводов из углеродистой стали составляет 415°C. </w:t>
      </w:r>
    </w:p>
    <w:p w14:paraId="50AEB709"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В зависимости от вида технологической среды, в которой эксплуатируется трубопровод, на материале трубопроводов из углеродистой стали должен применяться припуск на коррозию от 1,5 мм до 3 мм. </w:t>
      </w:r>
    </w:p>
    <w:p w14:paraId="59B0C051"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Материал трубопроводов с низким содержанием Cr-Mo должен иметь припуск на коррозию от 1,5 мм до 4,5 мм. </w:t>
      </w:r>
    </w:p>
    <w:p w14:paraId="6CCEBA6A"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Нержавеющая сталь должна иметь минимальный припуск на коррозию (запас толщины стенки) 1,0 мм. </w:t>
      </w:r>
    </w:p>
    <w:p w14:paraId="51D2704A" w14:textId="77777777" w:rsidR="00BA168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Для типоразмеров от </w:t>
      </w:r>
      <w:r>
        <w:rPr>
          <w:color w:val="auto"/>
          <w:lang w:val="ru-RU"/>
        </w:rPr>
        <w:t xml:space="preserve">½ </w:t>
      </w:r>
      <w:r w:rsidRPr="00981FDE">
        <w:rPr>
          <w:color w:val="auto"/>
          <w:lang w:val="ru-RU"/>
        </w:rPr>
        <w:t xml:space="preserve">до 1 </w:t>
      </w:r>
      <w:r>
        <w:rPr>
          <w:color w:val="auto"/>
          <w:lang w:val="ru-RU"/>
        </w:rPr>
        <w:t>½ дюйма</w:t>
      </w:r>
      <w:r w:rsidRPr="00981FDE">
        <w:rPr>
          <w:color w:val="auto"/>
          <w:lang w:val="ru-RU"/>
        </w:rPr>
        <w:t xml:space="preserve"> классы трубопроводов из нержавеющей стали стандартизированы на минимальный сортамент 80S, для типоразмеров от 2</w:t>
      </w:r>
      <w:r>
        <w:rPr>
          <w:color w:val="auto"/>
          <w:lang w:val="ru-RU"/>
        </w:rPr>
        <w:t xml:space="preserve"> дюйма</w:t>
      </w:r>
      <w:r w:rsidRPr="00981FDE">
        <w:rPr>
          <w:color w:val="auto"/>
          <w:lang w:val="ru-RU"/>
        </w:rPr>
        <w:t xml:space="preserve"> до 6</w:t>
      </w:r>
      <w:r>
        <w:rPr>
          <w:color w:val="auto"/>
          <w:lang w:val="ru-RU"/>
        </w:rPr>
        <w:t xml:space="preserve"> дюймов</w:t>
      </w:r>
      <w:r w:rsidRPr="00981FDE">
        <w:rPr>
          <w:color w:val="auto"/>
          <w:lang w:val="ru-RU"/>
        </w:rPr>
        <w:t xml:space="preserve"> классы трубопроводов из нержавеющей стали стандартизированы на минимальный сортамент 40S.</w:t>
      </w:r>
      <w:r>
        <w:rPr>
          <w:color w:val="auto"/>
          <w:lang w:val="ru-RU"/>
        </w:rPr>
        <w:t xml:space="preserve"> Минимальная толщина стенки или отбраковочная величина по толщине для доплекса, никеля и других экзотических материалов, определяется в зависимости от механической прочности, и должна составлять не менее 2 мм.</w:t>
      </w:r>
    </w:p>
    <w:p w14:paraId="112AA36C"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Нержавеющая сталь для трубопроводов марок 304/304L и 316/316L должна задаваться с двойной маркировкой (двойной маркой).</w:t>
      </w:r>
    </w:p>
    <w:p w14:paraId="2BCC263A"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Размер </w:t>
      </w:r>
      <w:r w:rsidRPr="009A49C5">
        <w:rPr>
          <w:color w:val="auto"/>
          <w:lang w:val="ru-RU"/>
        </w:rPr>
        <w:t>основной</w:t>
      </w:r>
      <w:r>
        <w:rPr>
          <w:color w:val="auto"/>
          <w:lang w:val="ru-RU"/>
        </w:rPr>
        <w:t xml:space="preserve"> </w:t>
      </w:r>
      <w:r w:rsidRPr="00981FDE">
        <w:rPr>
          <w:color w:val="auto"/>
          <w:lang w:val="ru-RU"/>
        </w:rPr>
        <w:t>нагнетательн</w:t>
      </w:r>
      <w:r>
        <w:rPr>
          <w:color w:val="auto"/>
          <w:lang w:val="ru-RU"/>
        </w:rPr>
        <w:t xml:space="preserve">ой трубы не должен быть менее </w:t>
      </w:r>
      <w:r>
        <w:rPr>
          <w:color w:val="auto"/>
        </w:rPr>
        <w:t>NPS</w:t>
      </w:r>
      <w:r w:rsidRPr="00AF1D6B">
        <w:rPr>
          <w:color w:val="auto"/>
          <w:lang w:val="ru-RU"/>
        </w:rPr>
        <w:t xml:space="preserve"> </w:t>
      </w:r>
      <w:r>
        <w:rPr>
          <w:color w:val="auto"/>
          <w:lang w:val="ru-RU"/>
        </w:rPr>
        <w:t>2</w:t>
      </w:r>
      <w:r w:rsidRPr="00AF1D6B">
        <w:rPr>
          <w:color w:val="auto"/>
          <w:lang w:val="ru-RU"/>
        </w:rPr>
        <w:t xml:space="preserve"> </w:t>
      </w:r>
      <w:r>
        <w:rPr>
          <w:color w:val="auto"/>
          <w:lang w:val="ru-RU"/>
        </w:rPr>
        <w:t>дюйма</w:t>
      </w:r>
      <w:r w:rsidRPr="00981FDE">
        <w:rPr>
          <w:color w:val="auto"/>
          <w:lang w:val="ru-RU"/>
        </w:rPr>
        <w:t>.</w:t>
      </w:r>
    </w:p>
    <w:p w14:paraId="51E33731"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Чтобы обеспечить необходимые характеристики оборудования при проектных условиях окружающей среды минус 40°C, во всем проекте используется материалы из низкотемпературной углеродистой стали. Также задаются и другие материалы трубопроводов, например, армированная эпоксидная смола, высокопрочный полиэтилен, сплавы никеля и т.д. Материалы из стандартной углеродистой стали и ковкого чугуна не должны использоваться.</w:t>
      </w:r>
    </w:p>
    <w:p w14:paraId="14C92E84" w14:textId="618B2EFE"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Для обеспечения максимальной взаимозаменяемости и уменьшения вероятности установки на трубопровод </w:t>
      </w:r>
      <w:r w:rsidRPr="001E08A5">
        <w:rPr>
          <w:color w:val="auto"/>
          <w:lang w:val="ru-RU"/>
        </w:rPr>
        <w:t>несоответствующих</w:t>
      </w:r>
      <w:r>
        <w:rPr>
          <w:color w:val="auto"/>
          <w:lang w:val="ru-RU"/>
        </w:rPr>
        <w:t xml:space="preserve"> </w:t>
      </w:r>
      <w:r w:rsidRPr="00981FDE">
        <w:rPr>
          <w:color w:val="auto"/>
          <w:lang w:val="ru-RU"/>
        </w:rPr>
        <w:t xml:space="preserve">компонентов на площадке, все позиции трубопроводов должны задаваться, сертифицироваться и закупаться с соблюдением требований, предъявляемых при эксплуатации в кислой среде, указанных в NACE MR-01-75 / ISO15156 </w:t>
      </w:r>
      <w:r w:rsidR="007B5983" w:rsidRPr="001E3D5F">
        <w:rPr>
          <w:color w:val="auto"/>
          <w:lang w:val="ru-RU"/>
        </w:rPr>
        <w:t>(</w:t>
      </w:r>
      <w:r w:rsidR="004C35BE">
        <w:rPr>
          <w:color w:val="auto"/>
          <w:lang w:val="ru-RU"/>
        </w:rPr>
        <w:t>последнее изд.</w:t>
      </w:r>
      <w:r w:rsidR="007B5983" w:rsidRPr="001E3D5F">
        <w:rPr>
          <w:color w:val="auto"/>
          <w:lang w:val="ru-RU"/>
        </w:rPr>
        <w:t>)</w:t>
      </w:r>
      <w:r w:rsidRPr="00981FDE">
        <w:rPr>
          <w:color w:val="auto"/>
          <w:lang w:val="ru-RU"/>
        </w:rPr>
        <w:t>.</w:t>
      </w:r>
    </w:p>
    <w:p w14:paraId="050A3E05" w14:textId="59DA6CF4"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Трубы и фитинги, заданные как оцинкованные, должны проходить горячее оцинкование в соответствии с ASTM A123</w:t>
      </w:r>
      <w:ins w:id="176" w:author="Zhunisbayev, Olzhasbek [Bolashak Atyrau Limited]" w:date="2024-05-11T22:38:00Z">
        <w:r w:rsidR="00F83A88" w:rsidRPr="006759B5">
          <w:rPr>
            <w:color w:val="auto"/>
            <w:lang w:val="ru-RU"/>
          </w:rPr>
          <w:t xml:space="preserve"> и </w:t>
        </w:r>
        <w:r w:rsidR="00F83A88">
          <w:rPr>
            <w:color w:val="auto"/>
          </w:rPr>
          <w:t>A</w:t>
        </w:r>
        <w:r w:rsidR="00F83A88" w:rsidRPr="006759B5">
          <w:rPr>
            <w:color w:val="auto"/>
            <w:lang w:val="ru-RU"/>
          </w:rPr>
          <w:t>-</w:t>
        </w:r>
        <w:r w:rsidR="00F83A88">
          <w:rPr>
            <w:color w:val="auto"/>
          </w:rPr>
          <w:t>ST</w:t>
        </w:r>
        <w:r w:rsidR="00F83A88" w:rsidRPr="006759B5">
          <w:rPr>
            <w:color w:val="auto"/>
            <w:lang w:val="ru-RU"/>
          </w:rPr>
          <w:t>-2005</w:t>
        </w:r>
      </w:ins>
      <w:r w:rsidRPr="00981FDE">
        <w:rPr>
          <w:color w:val="auto"/>
          <w:lang w:val="ru-RU"/>
        </w:rPr>
        <w:t>. Для эксплуатации в среде углеводородов не должны использоваться оцинкованные трубы и фитинги.</w:t>
      </w:r>
    </w:p>
    <w:p w14:paraId="74FA04E7"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Если не указано иное, трубы из оцинкованной углеродистой стали для эксплуатации в условиях низкой температуры до типоразмера </w:t>
      </w:r>
      <w:r>
        <w:rPr>
          <w:color w:val="auto"/>
        </w:rPr>
        <w:t>NPS</w:t>
      </w:r>
      <w:r w:rsidRPr="00AF1D6B">
        <w:rPr>
          <w:color w:val="auto"/>
          <w:lang w:val="ru-RU"/>
        </w:rPr>
        <w:t xml:space="preserve"> </w:t>
      </w:r>
      <w:r>
        <w:rPr>
          <w:color w:val="auto"/>
          <w:lang w:val="ru-RU"/>
        </w:rPr>
        <w:t>2</w:t>
      </w:r>
      <w:r w:rsidRPr="00AF1D6B">
        <w:rPr>
          <w:color w:val="auto"/>
          <w:lang w:val="ru-RU"/>
        </w:rPr>
        <w:t xml:space="preserve"> </w:t>
      </w:r>
      <w:r>
        <w:rPr>
          <w:color w:val="auto"/>
          <w:lang w:val="ru-RU"/>
        </w:rPr>
        <w:t>дюйма</w:t>
      </w:r>
      <w:r w:rsidRPr="00981FDE">
        <w:rPr>
          <w:color w:val="auto"/>
          <w:lang w:val="ru-RU"/>
        </w:rPr>
        <w:t xml:space="preserve"> должны быть с резьбовым соединением, а типоразмера </w:t>
      </w:r>
      <w:r>
        <w:rPr>
          <w:color w:val="auto"/>
        </w:rPr>
        <w:t>NPS</w:t>
      </w:r>
      <w:r w:rsidRPr="00AF1D6B">
        <w:rPr>
          <w:color w:val="auto"/>
          <w:lang w:val="ru-RU"/>
        </w:rPr>
        <w:t xml:space="preserve"> </w:t>
      </w:r>
      <w:r>
        <w:rPr>
          <w:color w:val="auto"/>
          <w:lang w:val="ru-RU"/>
        </w:rPr>
        <w:t>3</w:t>
      </w:r>
      <w:r w:rsidRPr="00AF1D6B">
        <w:rPr>
          <w:color w:val="auto"/>
          <w:lang w:val="ru-RU"/>
        </w:rPr>
        <w:t xml:space="preserve"> </w:t>
      </w:r>
      <w:r>
        <w:rPr>
          <w:color w:val="auto"/>
          <w:lang w:val="ru-RU"/>
        </w:rPr>
        <w:t>дюйма</w:t>
      </w:r>
      <w:r w:rsidRPr="00981FDE">
        <w:rPr>
          <w:color w:val="auto"/>
          <w:lang w:val="ru-RU"/>
        </w:rPr>
        <w:t xml:space="preserve"> и выше - со сварным </w:t>
      </w:r>
      <w:r w:rsidRPr="00981FDE">
        <w:rPr>
          <w:color w:val="auto"/>
          <w:lang w:val="ru-RU"/>
        </w:rPr>
        <w:lastRenderedPageBreak/>
        <w:t>соединением встык. Сваренные встык трубы, фитинги и фланцы должны быть заказаны на основании того, что требования кислой среды должны быть выполнены в соответствии с NACE MR-01-75 / ISO15156 и изготовлены в трубных катушках а затем оцинкованы. По рекомендации изготовителя, катушки должен быть разработаны, чтобы уместить их в ванной размером 6 м х 2 м х 1,5 м. Зеркала фланцев должны быть защищены от оцинкования. Если это невозможно, то подвергнутые оцинковке зеркала фланцев должны быть снова обработаны до основного металла с требуемой чистотой поверхности, при этом окончательные размеры после механической обработки должны соответствовать  требованиям ASME B16.5.</w:t>
      </w:r>
    </w:p>
    <w:p w14:paraId="369B0FE0"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Все повреждения оцинковки, имевшие место при затягивании соединений труб, должны подправляться краской с большим содержанием цинка. </w:t>
      </w:r>
    </w:p>
    <w:p w14:paraId="75BCC4E3" w14:textId="33EB9EC2"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При применении трубопровода из углеродистой</w:t>
      </w:r>
      <w:ins w:id="177" w:author="Zhunisbayev, Olzhasbek [Bolashak Atyrau Limited]" w:date="2024-05-12T05:19:00Z">
        <w:r w:rsidR="00B74321" w:rsidRPr="006759B5">
          <w:rPr>
            <w:color w:val="auto"/>
            <w:lang w:val="ru-RU"/>
          </w:rPr>
          <w:t xml:space="preserve"> и легированной</w:t>
        </w:r>
      </w:ins>
      <w:r w:rsidRPr="00981FDE">
        <w:rPr>
          <w:color w:val="auto"/>
          <w:lang w:val="ru-RU"/>
        </w:rPr>
        <w:t xml:space="preserve"> стали для эксплуатации в среде водорода и высокой концентрации H</w:t>
      </w:r>
      <w:r w:rsidRPr="00981FDE">
        <w:rPr>
          <w:color w:val="auto"/>
          <w:vertAlign w:val="subscript"/>
          <w:lang w:val="ru-RU"/>
        </w:rPr>
        <w:t>2</w:t>
      </w:r>
      <w:r w:rsidRPr="00981FDE">
        <w:rPr>
          <w:color w:val="auto"/>
          <w:lang w:val="ru-RU"/>
        </w:rPr>
        <w:t>S</w:t>
      </w:r>
      <w:ins w:id="178" w:author="Zhunisbayev, Olzhasbek [Bolashak Atyrau Limited]" w:date="2024-05-12T05:19:00Z">
        <w:r w:rsidR="001734A6" w:rsidRPr="006759B5">
          <w:rPr>
            <w:color w:val="auto"/>
            <w:lang w:val="ru-RU"/>
          </w:rPr>
          <w:t>, должны иметь парциальн</w:t>
        </w:r>
      </w:ins>
      <w:ins w:id="179" w:author="Zhunisbayev, Olzhasbek [Bolashak Atyrau Limited]" w:date="2024-05-12T05:20:00Z">
        <w:r w:rsidR="001734A6" w:rsidRPr="006759B5">
          <w:rPr>
            <w:color w:val="auto"/>
            <w:lang w:val="ru-RU"/>
          </w:rPr>
          <w:t xml:space="preserve">ое давление водорода ниже кривой </w:t>
        </w:r>
        <w:r w:rsidR="001734A6">
          <w:rPr>
            <w:color w:val="auto"/>
          </w:rPr>
          <w:t>API</w:t>
        </w:r>
        <w:r w:rsidR="001734A6" w:rsidRPr="006759B5">
          <w:rPr>
            <w:color w:val="auto"/>
            <w:lang w:val="ru-RU"/>
          </w:rPr>
          <w:t xml:space="preserve"> 941 Рис.1 с дополнительным запасом</w:t>
        </w:r>
        <w:r w:rsidR="00B83A82" w:rsidRPr="006759B5">
          <w:rPr>
            <w:color w:val="auto"/>
            <w:lang w:val="ru-RU"/>
          </w:rPr>
          <w:t xml:space="preserve">. Дополнительный запас должен быть на </w:t>
        </w:r>
      </w:ins>
      <w:ins w:id="180" w:author="Zhunisbayev, Olzhasbek [Bolashak Atyrau Limited]" w:date="2024-05-12T05:21:00Z">
        <w:r w:rsidR="00B83A82" w:rsidRPr="006759B5">
          <w:rPr>
            <w:color w:val="auto"/>
            <w:lang w:val="ru-RU"/>
          </w:rPr>
          <w:t>28°</w:t>
        </w:r>
        <w:r w:rsidR="00B83A82" w:rsidRPr="00B83A82">
          <w:rPr>
            <w:color w:val="auto"/>
          </w:rPr>
          <w:t>C</w:t>
        </w:r>
      </w:ins>
      <w:r w:rsidRPr="00981FDE">
        <w:rPr>
          <w:color w:val="auto"/>
          <w:lang w:val="ru-RU"/>
        </w:rPr>
        <w:t xml:space="preserve"> </w:t>
      </w:r>
      <w:ins w:id="181" w:author="Zhunisbayev, Olzhasbek [Bolashak Atyrau Limited]" w:date="2024-05-12T05:21:00Z">
        <w:r w:rsidR="00734726">
          <w:rPr>
            <w:color w:val="auto"/>
            <w:lang w:val="ru-RU"/>
          </w:rPr>
          <w:t xml:space="preserve">и </w:t>
        </w:r>
        <w:r w:rsidR="00734726" w:rsidRPr="006759B5">
          <w:rPr>
            <w:color w:val="auto"/>
            <w:lang w:val="ru-RU"/>
          </w:rPr>
          <w:t xml:space="preserve">345 кПа ниже кривой </w:t>
        </w:r>
        <w:r w:rsidR="00734726">
          <w:rPr>
            <w:color w:val="auto"/>
          </w:rPr>
          <w:t>API</w:t>
        </w:r>
        <w:r w:rsidR="00734726" w:rsidRPr="006759B5">
          <w:rPr>
            <w:color w:val="auto"/>
            <w:lang w:val="ru-RU"/>
          </w:rPr>
          <w:t xml:space="preserve"> 941 рис.1</w:t>
        </w:r>
      </w:ins>
      <w:del w:id="182" w:author="Zhunisbayev, Olzhasbek [Bolashak Atyrau Limited]" w:date="2024-05-12T05:21:00Z">
        <w:r w:rsidRPr="00981FDE" w:rsidDel="00734726">
          <w:rPr>
            <w:color w:val="auto"/>
            <w:lang w:val="ru-RU"/>
          </w:rPr>
          <w:delText>расчетная температура не должна превышать 23</w:delText>
        </w:r>
        <w:r w:rsidRPr="00915B6C" w:rsidDel="00734726">
          <w:rPr>
            <w:color w:val="auto"/>
            <w:lang w:val="ru-RU"/>
          </w:rPr>
          <w:delText>0</w:delText>
        </w:r>
        <w:r w:rsidRPr="00981FDE" w:rsidDel="00734726">
          <w:rPr>
            <w:color w:val="auto"/>
            <w:lang w:val="ru-RU"/>
          </w:rPr>
          <w:delText>°C</w:delText>
        </w:r>
      </w:del>
      <w:r w:rsidRPr="00981FDE">
        <w:rPr>
          <w:color w:val="auto"/>
          <w:lang w:val="ru-RU"/>
        </w:rPr>
        <w:t>.</w:t>
      </w:r>
    </w:p>
    <w:p w14:paraId="65DA215D" w14:textId="2EA2CCAF"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При эксплуатации в среде </w:t>
      </w:r>
      <w:del w:id="183" w:author="Zhunisbayev, Olzhasbek [Bolashak Atyrau Limited]" w:date="2024-05-12T05:22:00Z">
        <w:r w:rsidRPr="00981FDE" w:rsidDel="00E544EB">
          <w:rPr>
            <w:color w:val="auto"/>
            <w:lang w:val="ru-RU"/>
          </w:rPr>
          <w:delText xml:space="preserve">водорода, СУГ, </w:delText>
        </w:r>
      </w:del>
      <w:r w:rsidRPr="00981FDE">
        <w:rPr>
          <w:color w:val="auto"/>
          <w:lang w:val="ru-RU"/>
        </w:rPr>
        <w:t xml:space="preserve">безводного аммиака, </w:t>
      </w:r>
      <w:del w:id="184" w:author="Zhunisbayev, Olzhasbek [Bolashak Atyrau Limited]" w:date="2024-05-12T05:22:00Z">
        <w:r w:rsidRPr="00981FDE" w:rsidDel="00E544EB">
          <w:rPr>
            <w:color w:val="auto"/>
            <w:lang w:val="ru-RU"/>
          </w:rPr>
          <w:delText>H</w:delText>
        </w:r>
        <w:r w:rsidRPr="00981FDE" w:rsidDel="00E544EB">
          <w:rPr>
            <w:color w:val="auto"/>
            <w:vertAlign w:val="subscript"/>
            <w:lang w:val="ru-RU"/>
          </w:rPr>
          <w:delText>2</w:delText>
        </w:r>
        <w:r w:rsidRPr="00981FDE" w:rsidDel="00E544EB">
          <w:rPr>
            <w:color w:val="auto"/>
            <w:lang w:val="ru-RU"/>
          </w:rPr>
          <w:delText xml:space="preserve">S средней и высокой концентрации, </w:delText>
        </w:r>
      </w:del>
      <w:r w:rsidRPr="00981FDE">
        <w:rPr>
          <w:color w:val="auto"/>
          <w:lang w:val="ru-RU"/>
        </w:rPr>
        <w:t>для всех марок материалов требуется, как минимум, фланец класса 300.</w:t>
      </w:r>
    </w:p>
    <w:p w14:paraId="7C3ED203"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Для терминов, используемых в классах трубопроводов для разных уровней концентрации H</w:t>
      </w:r>
      <w:r w:rsidRPr="00981FDE">
        <w:rPr>
          <w:color w:val="auto"/>
          <w:vertAlign w:val="subscript"/>
          <w:lang w:val="ru-RU"/>
        </w:rPr>
        <w:t>2</w:t>
      </w:r>
      <w:r w:rsidRPr="00981FDE">
        <w:rPr>
          <w:color w:val="auto"/>
          <w:lang w:val="ru-RU"/>
        </w:rPr>
        <w:t>S, применимы следующие определения:</w:t>
      </w:r>
    </w:p>
    <w:p w14:paraId="110BA624"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Для обеспечения взаимозаменяемости и для снижения риска неправильного выбора </w:t>
      </w:r>
      <w:r>
        <w:rPr>
          <w:color w:val="auto"/>
          <w:lang w:val="ru-RU"/>
        </w:rPr>
        <w:t>клапана</w:t>
      </w:r>
      <w:r w:rsidRPr="00981FDE">
        <w:rPr>
          <w:color w:val="auto"/>
          <w:lang w:val="ru-RU"/>
        </w:rPr>
        <w:t xml:space="preserve">, </w:t>
      </w:r>
      <w:r>
        <w:rPr>
          <w:color w:val="auto"/>
          <w:lang w:val="ru-RU"/>
        </w:rPr>
        <w:t>все клапаны задаю</w:t>
      </w:r>
      <w:r w:rsidRPr="00981FDE">
        <w:rPr>
          <w:color w:val="auto"/>
          <w:lang w:val="ru-RU"/>
        </w:rPr>
        <w:t xml:space="preserve">тся в соответствии с последней редакцией  </w:t>
      </w:r>
      <w:r>
        <w:rPr>
          <w:color w:val="auto"/>
          <w:lang w:val="ru-RU"/>
        </w:rPr>
        <w:t xml:space="preserve">NACE MR0175/ISO 15156 </w:t>
      </w:r>
      <w:r w:rsidRPr="00981FDE">
        <w:rPr>
          <w:color w:val="auto"/>
          <w:lang w:val="ru-RU"/>
        </w:rPr>
        <w:t>для эксплуатации в кислой среде.</w:t>
      </w:r>
    </w:p>
    <w:p w14:paraId="06F18009"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Эксплуатация в кислой среде определяется как эксплуатация в системе, имеющей парциальное давление сероводорода не менее 0,0035 бар (абс.) и общее давление выше 4,48 бар (абс.). </w:t>
      </w:r>
    </w:p>
    <w:p w14:paraId="79C97B49"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Эксплуатация в среде серосодержащей воды определяется как эксплуатация в среде </w:t>
      </w:r>
      <w:r w:rsidRPr="009A49C5">
        <w:rPr>
          <w:color w:val="auto"/>
          <w:lang w:val="ru-RU"/>
        </w:rPr>
        <w:t>потока жидкости</w:t>
      </w:r>
      <w:r w:rsidRPr="00981FDE">
        <w:rPr>
          <w:color w:val="auto"/>
          <w:lang w:val="ru-RU"/>
        </w:rPr>
        <w:t>, содержащей жидкую воду и не менее 50 частей на миллион (мг/кг) растворенного сероводорода.</w:t>
      </w:r>
    </w:p>
    <w:p w14:paraId="418B8B31"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По определению ASME B31.3, раздел 300.2, условия эксплуатации категория D относятся к флюидам (вода, воздух, CO</w:t>
      </w:r>
      <w:r w:rsidRPr="00981FDE">
        <w:rPr>
          <w:color w:val="auto"/>
          <w:vertAlign w:val="subscript"/>
          <w:lang w:val="ru-RU"/>
        </w:rPr>
        <w:t>2</w:t>
      </w:r>
      <w:r w:rsidRPr="00981FDE">
        <w:rPr>
          <w:color w:val="auto"/>
          <w:lang w:val="ru-RU"/>
        </w:rPr>
        <w:t xml:space="preserve">, пар, конденсат, азот, смазочное и уплотнительное масла): </w:t>
      </w:r>
    </w:p>
    <w:p w14:paraId="2167B164"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Относятся к невоспламеняющимся, нетоксичным флюидам, не повреждающим человеческую ткань;</w:t>
      </w:r>
    </w:p>
    <w:p w14:paraId="220D13F5"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Имеют расчетное давление, не превышающее 10,3 бар (изб.) (150 ф./кв. дюйм); и </w:t>
      </w:r>
    </w:p>
    <w:p w14:paraId="6AC3748B"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Расчетную температуру от -29°C (-20°F) до 186°C (366°F). </w:t>
      </w:r>
    </w:p>
    <w:p w14:paraId="675AF0D4"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Подготовка всех концов под сварку встык должна соответствовать ASME B16.25. Информацию о способах подготовки стыков в классах трубопроводов 10000 ф./кв. дюйм и выше необходимо брать из API 6A.</w:t>
      </w:r>
    </w:p>
    <w:p w14:paraId="26D5EA48"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В соответствии с требованиями по послесварочной термообработке трубопроводов соответствующего нормативного документа по трубопроводам (ASME B31.3 или ASME B31.1</w:t>
      </w:r>
      <w:r w:rsidRPr="00981FDE">
        <w:rPr>
          <w:rFonts w:ascii="Arial" w:hAnsi="Arial"/>
          <w:color w:val="auto"/>
          <w:lang w:val="ru-RU"/>
        </w:rPr>
        <w:t xml:space="preserve">, </w:t>
      </w:r>
      <w:r w:rsidRPr="00981FDE">
        <w:rPr>
          <w:color w:val="auto"/>
          <w:lang w:val="ru-RU"/>
        </w:rPr>
        <w:t>31.4, 31.8)  и с учетом требований по снятию механического напряжения для соответствующих условий эксплуатации, должны быть определены требования по снятию механического напряжения заводских сварных швов и труб, изготовленных с продольными сварными швами.</w:t>
      </w:r>
    </w:p>
    <w:p w14:paraId="778989E5"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lastRenderedPageBreak/>
        <w:t>Все трубы магистральных трубопроводов должны быть сварены встык. Резьбовые и сваренные враструб соединения не приемлемы.</w:t>
      </w:r>
    </w:p>
    <w:p w14:paraId="727C09CE"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Все сварные соединения враструб</w:t>
      </w:r>
      <w:r>
        <w:rPr>
          <w:color w:val="auto"/>
          <w:lang w:val="ru-RU"/>
        </w:rPr>
        <w:t>, допустимые к применению,</w:t>
      </w:r>
      <w:r w:rsidRPr="00981FDE">
        <w:rPr>
          <w:color w:val="auto"/>
          <w:lang w:val="ru-RU"/>
        </w:rPr>
        <w:t xml:space="preserve"> должны соответствовать следующему:</w:t>
      </w:r>
    </w:p>
    <w:p w14:paraId="1B91082B"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Сварка враструб из углеродистых сталей должна проходить предварительный нагрев и минимальная температура между проходами должна быть 100°C для всех видов сварок. Для нержавеющих и никелевых сплавов предварительный нагрев не требуется.</w:t>
      </w:r>
    </w:p>
    <w:p w14:paraId="25F3157E"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Сварка враструб должна проводиться минимум в два прохода (2 слоя), используя газоэлектрическую сварку вольфрамовым электродом (GTAW) с соответствующей сварочной проволокой.</w:t>
      </w:r>
    </w:p>
    <w:p w14:paraId="798C3B44"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Процедуру сварки враструб необходимо предоставить для рассмотрения и принятия специалистами Проектом до проведения сварки.</w:t>
      </w:r>
    </w:p>
    <w:p w14:paraId="13CA9E43"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Требуется специальная аттестация сварки трубы враструб к фланцу. Необходима резка на равные участки, чтобы предоставить четыре сечения. Все они должны показать полное слияние от корня шва до стяжки с минимальной толщиной сварного шва не менее чем в 1,4 раза больше толщины стенки трубы.</w:t>
      </w:r>
    </w:p>
    <w:p w14:paraId="5F261BDF"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Подробные обследования твердости должны быть сделаны только по элементам из углеродистой стали, по крайней мере 2 секции - от труб до фланца около поверхности шва и рядом с корневым швом. Все значения должны быть меньше, чем 200HB/210HV10. Смотрите подробную информацию в BS4515, рис</w:t>
      </w:r>
      <w:r>
        <w:rPr>
          <w:color w:val="auto"/>
          <w:lang w:val="ru-RU"/>
        </w:rPr>
        <w:t>унок</w:t>
      </w:r>
      <w:r w:rsidRPr="00981FDE">
        <w:rPr>
          <w:color w:val="auto"/>
          <w:lang w:val="ru-RU"/>
        </w:rPr>
        <w:t xml:space="preserve"> 5.</w:t>
      </w:r>
    </w:p>
    <w:p w14:paraId="5408284E"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Все сварные швы враструб из углеродистой стали в условиях кислой среды должны быть испытаны на твердость по завершению послесварочной термообработки, если это требуется. Испытания проводятся с использованием оборудования Microdur MIC 10 на 4 равноудаленных точках выполненных швов. Все значения должны быть меньше, чем 200HB/210HV10</w:t>
      </w:r>
    </w:p>
    <w:p w14:paraId="57FF208F"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Все сварные швы враструб должны быть сварены  с 1,5 мм зазором между свариваемыми деталями согласно ASME B16.11, рис</w:t>
      </w:r>
      <w:r>
        <w:rPr>
          <w:color w:val="auto"/>
          <w:lang w:val="ru-RU"/>
        </w:rPr>
        <w:t xml:space="preserve">унок </w:t>
      </w:r>
      <w:r w:rsidRPr="00981FDE">
        <w:rPr>
          <w:color w:val="auto"/>
          <w:lang w:val="ru-RU"/>
        </w:rPr>
        <w:t>2.</w:t>
      </w:r>
    </w:p>
    <w:p w14:paraId="71910130"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В </w:t>
      </w:r>
      <w:r w:rsidRPr="001E08A5">
        <w:rPr>
          <w:color w:val="auto"/>
          <w:lang w:val="ru-RU"/>
        </w:rPr>
        <w:t>качестве технологических трубопроводов</w:t>
      </w:r>
      <w:r>
        <w:rPr>
          <w:color w:val="auto"/>
          <w:lang w:val="ru-RU"/>
        </w:rPr>
        <w:t xml:space="preserve"> </w:t>
      </w:r>
      <w:r w:rsidRPr="00981FDE">
        <w:rPr>
          <w:color w:val="auto"/>
          <w:lang w:val="ru-RU"/>
        </w:rPr>
        <w:t>запрещается использовать трубы с резьбой.</w:t>
      </w:r>
    </w:p>
    <w:p w14:paraId="62E77636"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Все резьбовые соединения, используемые на трубах с соединениями сваркой враструб и сваркой встык, должны свариваться герметичной сваркой, за исключением:</w:t>
      </w:r>
    </w:p>
    <w:p w14:paraId="64AEE57C"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Винтовые концы регулирующей арматуры, предохранительных клапанов и </w:t>
      </w:r>
      <w:r>
        <w:rPr>
          <w:color w:val="auto"/>
          <w:lang w:val="ru-RU"/>
        </w:rPr>
        <w:t>конденсатоотводчиков</w:t>
      </w:r>
      <w:r w:rsidRPr="00981FDE">
        <w:rPr>
          <w:color w:val="auto"/>
          <w:lang w:val="ru-RU"/>
        </w:rPr>
        <w:t>.</w:t>
      </w:r>
    </w:p>
    <w:p w14:paraId="24A6A728"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Винтовые концы мерных стекол, контрольных краников, сигнализаторов изменения уровня и манометров.</w:t>
      </w:r>
    </w:p>
    <w:p w14:paraId="28676C98"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Термокарманы, ввинчиваемые в фитинги трубопроводов.</w:t>
      </w:r>
    </w:p>
    <w:p w14:paraId="22BDCC80"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 Соединительные гайки.</w:t>
      </w:r>
    </w:p>
    <w:p w14:paraId="665B16B3"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Соединения местных трубопроводов и фланцы местных трубопроводов.</w:t>
      </w:r>
    </w:p>
    <w:p w14:paraId="4F82C6D0"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Соединения с насосами и другим механическим оборудованием.</w:t>
      </w:r>
    </w:p>
    <w:p w14:paraId="67120814"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Pr>
          <w:color w:val="auto"/>
          <w:lang w:val="ru-RU"/>
        </w:rPr>
        <w:t xml:space="preserve">Оцинкованный трубопровод или клапан </w:t>
      </w:r>
      <w:r w:rsidRPr="00981FDE">
        <w:rPr>
          <w:color w:val="auto"/>
          <w:lang w:val="ru-RU"/>
        </w:rPr>
        <w:t>из ковкого чугуна и бронзы.</w:t>
      </w:r>
    </w:p>
    <w:p w14:paraId="39CCE466" w14:textId="77777777" w:rsidR="00BA168E" w:rsidRPr="00981FDE" w:rsidRDefault="00BA168E" w:rsidP="00597A1E">
      <w:pPr>
        <w:pStyle w:val="ListAlpha1"/>
        <w:numPr>
          <w:ilvl w:val="1"/>
          <w:numId w:val="4"/>
        </w:numPr>
        <w:tabs>
          <w:tab w:val="clear" w:pos="1080"/>
        </w:tabs>
        <w:ind w:left="1418" w:hanging="284"/>
        <w:jc w:val="both"/>
        <w:rPr>
          <w:color w:val="auto"/>
          <w:lang w:val="ru-RU"/>
        </w:rPr>
      </w:pPr>
      <w:r w:rsidRPr="00981FDE">
        <w:rPr>
          <w:color w:val="auto"/>
          <w:lang w:val="ru-RU"/>
        </w:rPr>
        <w:t xml:space="preserve">Резьбовые соединения, которые НЕ должны свариваться герметичной сваркой, должны герметизироваться патентованным составом для уплотнения швов, как указано </w:t>
      </w:r>
      <w:r>
        <w:rPr>
          <w:color w:val="auto"/>
          <w:lang w:val="ru-RU"/>
        </w:rPr>
        <w:t>в пункте 21 настоящего раздела</w:t>
      </w:r>
    </w:p>
    <w:p w14:paraId="0462DD92"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lastRenderedPageBreak/>
        <w:t>Для резьбовых соединений, любой уплотняющий сварной шов выполняется не менее чем за два прохода и должен закрывать всю видимую резьбу.</w:t>
      </w:r>
    </w:p>
    <w:p w14:paraId="5FDAEC93"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Резьбовые фитинги должны быть типа NPT в соответствии с ASME B1.20.1.За исключением случаев использования герметичной сварки, резьбовые соединения должны уплотняться пастой из политетрафторэтилена с предельной температурой 230°C. Для температур выше 230°C должна использоваться паста на основе графита или масла. Использование ленты ПТФЭ НЕ допускается. В местах, где необходима герметичная сварка, паста для уплотнения соединений не должна использоваться. </w:t>
      </w:r>
    </w:p>
    <w:p w14:paraId="6CB2A8A1"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Линейные компоненты трубопроводов считаются «нестандартными» компонентами и не регламентируются в общей классификации трубопроводов. Такие компоненты рассматриваются как позиции `SP` и указываются в СТКИП. Такие позиции должны указываться проектировщиком в Регистре специальных изделий (S.P.) .</w:t>
      </w:r>
    </w:p>
    <w:p w14:paraId="1CFC118A"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Конструкция труб и фитингов из эпоксидной смолы, армированной стекловолокном, и пластика, армированного волокном, и технические требования к ним должны полностью соответствовать стандартам производителя.</w:t>
      </w:r>
    </w:p>
    <w:p w14:paraId="0D39A816" w14:textId="3563C061"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 xml:space="preserve">Компрессионные </w:t>
      </w:r>
      <w:r w:rsidR="007B5983" w:rsidRPr="001E3D5F">
        <w:rPr>
          <w:color w:val="auto"/>
          <w:lang w:val="ru-RU"/>
        </w:rPr>
        <w:t xml:space="preserve"> </w:t>
      </w:r>
      <w:r w:rsidRPr="00981FDE">
        <w:rPr>
          <w:color w:val="auto"/>
          <w:lang w:val="ru-RU"/>
        </w:rPr>
        <w:t>фитинги</w:t>
      </w:r>
      <w:r w:rsidR="007B5983" w:rsidRPr="001E3D5F">
        <w:rPr>
          <w:color w:val="auto"/>
          <w:lang w:val="ru-RU"/>
        </w:rPr>
        <w:t xml:space="preserve"> (</w:t>
      </w:r>
      <w:r w:rsidR="00C15895">
        <w:rPr>
          <w:color w:val="auto"/>
          <w:lang w:val="en-GB"/>
        </w:rPr>
        <w:t>LOKRING</w:t>
      </w:r>
      <w:r w:rsidR="007B5983" w:rsidRPr="001E3D5F">
        <w:rPr>
          <w:color w:val="auto"/>
          <w:lang w:val="ru-RU"/>
        </w:rPr>
        <w:t xml:space="preserve"> </w:t>
      </w:r>
      <w:r w:rsidR="00C15895">
        <w:rPr>
          <w:color w:val="auto"/>
          <w:lang w:val="en-GB"/>
        </w:rPr>
        <w:t>LTCS</w:t>
      </w:r>
      <w:r w:rsidR="007B5983" w:rsidRPr="001E3D5F">
        <w:rPr>
          <w:color w:val="auto"/>
          <w:lang w:val="ru-RU"/>
        </w:rPr>
        <w:t xml:space="preserve"> 333)</w:t>
      </w:r>
      <w:r w:rsidRPr="00981FDE">
        <w:rPr>
          <w:color w:val="auto"/>
          <w:lang w:val="ru-RU"/>
        </w:rPr>
        <w:t xml:space="preserve"> и рифленые хомуты должны использоваться только в инженерных сетях, для подачи смазочного и уплотнительного масла.</w:t>
      </w:r>
      <w:r w:rsidR="007B5983" w:rsidRPr="001E3D5F">
        <w:rPr>
          <w:color w:val="auto"/>
          <w:lang w:val="ru-RU"/>
        </w:rPr>
        <w:t xml:space="preserve"> </w:t>
      </w:r>
      <w:r w:rsidR="00C15895" w:rsidRPr="00981FDE">
        <w:rPr>
          <w:color w:val="auto"/>
          <w:lang w:val="ru-RU"/>
        </w:rPr>
        <w:t xml:space="preserve">Компрессионные </w:t>
      </w:r>
      <w:r w:rsidR="007B5983" w:rsidRPr="001E3D5F">
        <w:rPr>
          <w:color w:val="auto"/>
          <w:lang w:val="ru-RU"/>
        </w:rPr>
        <w:t xml:space="preserve"> </w:t>
      </w:r>
      <w:r w:rsidR="00C15895" w:rsidRPr="00981FDE">
        <w:rPr>
          <w:color w:val="auto"/>
          <w:lang w:val="ru-RU"/>
        </w:rPr>
        <w:t>фитинги</w:t>
      </w:r>
      <w:r w:rsidR="007B5983" w:rsidRPr="001E3D5F">
        <w:rPr>
          <w:color w:val="auto"/>
          <w:lang w:val="ru-RU"/>
        </w:rPr>
        <w:t xml:space="preserve">  </w:t>
      </w:r>
      <w:r w:rsidR="00C15895" w:rsidRPr="00981FDE">
        <w:rPr>
          <w:color w:val="auto"/>
          <w:lang w:val="ru-RU"/>
        </w:rPr>
        <w:t>должны</w:t>
      </w:r>
      <w:r w:rsidR="007B5983" w:rsidRPr="001E3D5F">
        <w:rPr>
          <w:color w:val="auto"/>
          <w:lang w:val="ru-RU"/>
        </w:rPr>
        <w:t xml:space="preserve"> </w:t>
      </w:r>
      <w:r w:rsidR="00C15895" w:rsidRPr="00981FDE">
        <w:rPr>
          <w:color w:val="auto"/>
          <w:lang w:val="ru-RU"/>
        </w:rPr>
        <w:t>использова</w:t>
      </w:r>
      <w:r w:rsidR="00260725">
        <w:rPr>
          <w:color w:val="auto"/>
          <w:lang w:val="ru-RU"/>
        </w:rPr>
        <w:t>ть</w:t>
      </w:r>
      <w:r w:rsidR="00260725" w:rsidRPr="00981FDE">
        <w:rPr>
          <w:color w:val="auto"/>
          <w:lang w:val="ru-RU"/>
        </w:rPr>
        <w:t>я</w:t>
      </w:r>
      <w:r w:rsidR="007B5983" w:rsidRPr="001E3D5F">
        <w:rPr>
          <w:color w:val="auto"/>
          <w:lang w:val="ru-RU"/>
        </w:rPr>
        <w:t xml:space="preserve"> </w:t>
      </w:r>
      <w:r w:rsidR="00031705" w:rsidRPr="00981FDE">
        <w:rPr>
          <w:color w:val="auto"/>
          <w:lang w:val="ru-RU"/>
        </w:rPr>
        <w:t>т</w:t>
      </w:r>
      <w:r w:rsidR="00260725" w:rsidRPr="00981FDE">
        <w:rPr>
          <w:color w:val="auto"/>
          <w:lang w:val="ru-RU"/>
        </w:rPr>
        <w:t>олько</w:t>
      </w:r>
      <w:r w:rsidR="007B5983" w:rsidRPr="001E3D5F">
        <w:rPr>
          <w:color w:val="auto"/>
          <w:lang w:val="ru-RU"/>
        </w:rPr>
        <w:t xml:space="preserve"> </w:t>
      </w:r>
      <w:r w:rsidR="00260725" w:rsidRPr="00981FDE">
        <w:rPr>
          <w:color w:val="auto"/>
          <w:lang w:val="ru-RU"/>
        </w:rPr>
        <w:t>в</w:t>
      </w:r>
      <w:r w:rsidR="007B5983" w:rsidRPr="001E3D5F">
        <w:rPr>
          <w:color w:val="auto"/>
          <w:lang w:val="ru-RU"/>
        </w:rPr>
        <w:t xml:space="preserve"> </w:t>
      </w:r>
      <w:r w:rsidR="00260725" w:rsidRPr="00981FDE">
        <w:rPr>
          <w:color w:val="auto"/>
          <w:lang w:val="ru-RU"/>
        </w:rPr>
        <w:t>трубопроводах</w:t>
      </w:r>
      <w:r w:rsidR="007B5983" w:rsidRPr="001E3D5F">
        <w:rPr>
          <w:color w:val="auto"/>
          <w:lang w:val="ru-RU"/>
        </w:rPr>
        <w:t xml:space="preserve"> </w:t>
      </w:r>
      <w:r w:rsidR="00260725" w:rsidRPr="00981FDE">
        <w:rPr>
          <w:color w:val="auto"/>
          <w:lang w:val="ru-RU"/>
        </w:rPr>
        <w:t>диаметр</w:t>
      </w:r>
      <w:r w:rsidR="007B5983" w:rsidRPr="001E3D5F">
        <w:rPr>
          <w:color w:val="auto"/>
          <w:lang w:val="ru-RU"/>
        </w:rPr>
        <w:t xml:space="preserve"> </w:t>
      </w:r>
      <w:r w:rsidR="00260725" w:rsidRPr="00981FDE">
        <w:rPr>
          <w:color w:val="auto"/>
          <w:lang w:val="ru-RU"/>
        </w:rPr>
        <w:t>которых</w:t>
      </w:r>
      <w:r w:rsidR="007B5983" w:rsidRPr="001E3D5F">
        <w:rPr>
          <w:color w:val="auto"/>
          <w:lang w:val="ru-RU"/>
        </w:rPr>
        <w:t xml:space="preserve"> </w:t>
      </w:r>
      <w:r w:rsidR="00260725" w:rsidRPr="00981FDE">
        <w:rPr>
          <w:color w:val="auto"/>
          <w:lang w:val="ru-RU"/>
        </w:rPr>
        <w:t>составляет</w:t>
      </w:r>
      <w:r w:rsidR="007B5983" w:rsidRPr="001E3D5F">
        <w:rPr>
          <w:color w:val="auto"/>
          <w:lang w:val="ru-RU"/>
        </w:rPr>
        <w:t xml:space="preserve"> </w:t>
      </w:r>
      <w:r w:rsidR="00260725" w:rsidRPr="00981FDE">
        <w:rPr>
          <w:color w:val="auto"/>
          <w:lang w:val="ru-RU"/>
        </w:rPr>
        <w:t>не</w:t>
      </w:r>
      <w:r w:rsidR="007B5983" w:rsidRPr="001E3D5F">
        <w:rPr>
          <w:color w:val="auto"/>
          <w:lang w:val="ru-RU"/>
        </w:rPr>
        <w:t xml:space="preserve"> </w:t>
      </w:r>
      <w:r w:rsidR="00260725" w:rsidRPr="00981FDE">
        <w:rPr>
          <w:color w:val="auto"/>
          <w:lang w:val="ru-RU"/>
        </w:rPr>
        <w:t>более</w:t>
      </w:r>
      <w:r w:rsidR="007B5983" w:rsidRPr="001E3D5F">
        <w:rPr>
          <w:color w:val="auto"/>
          <w:lang w:val="ru-RU"/>
        </w:rPr>
        <w:t xml:space="preserve"> 4 </w:t>
      </w:r>
      <w:r w:rsidR="00260725" w:rsidRPr="00981FDE">
        <w:rPr>
          <w:color w:val="auto"/>
          <w:lang w:val="ru-RU"/>
        </w:rPr>
        <w:t>дюймо</w:t>
      </w:r>
      <w:r w:rsidR="00031705" w:rsidRPr="00981FDE">
        <w:rPr>
          <w:color w:val="auto"/>
          <w:lang w:val="ru-RU"/>
        </w:rPr>
        <w:t>в</w:t>
      </w:r>
      <w:r w:rsidR="007B5983" w:rsidRPr="001E3D5F">
        <w:rPr>
          <w:color w:val="auto"/>
          <w:lang w:val="ru-RU"/>
        </w:rPr>
        <w:t xml:space="preserve">, </w:t>
      </w:r>
      <w:r w:rsidR="00031705" w:rsidRPr="00981FDE">
        <w:rPr>
          <w:color w:val="auto"/>
          <w:lang w:val="ru-RU"/>
        </w:rPr>
        <w:t>а</w:t>
      </w:r>
      <w:r w:rsidR="007B5983" w:rsidRPr="001E3D5F">
        <w:rPr>
          <w:color w:val="auto"/>
          <w:lang w:val="ru-RU"/>
        </w:rPr>
        <w:t xml:space="preserve"> </w:t>
      </w:r>
      <w:r w:rsidR="00031705" w:rsidRPr="00981FDE">
        <w:rPr>
          <w:color w:val="auto"/>
          <w:lang w:val="ru-RU"/>
        </w:rPr>
        <w:t>сортамент</w:t>
      </w:r>
      <w:r w:rsidR="007B5983" w:rsidRPr="001E3D5F">
        <w:rPr>
          <w:color w:val="auto"/>
          <w:lang w:val="ru-RU"/>
        </w:rPr>
        <w:t xml:space="preserve"> </w:t>
      </w:r>
      <w:r w:rsidR="00031705" w:rsidRPr="00981FDE">
        <w:rPr>
          <w:color w:val="auto"/>
          <w:lang w:val="ru-RU"/>
        </w:rPr>
        <w:t>трубы</w:t>
      </w:r>
      <w:r w:rsidR="007B5983" w:rsidRPr="001E3D5F">
        <w:rPr>
          <w:color w:val="auto"/>
          <w:lang w:val="ru-RU"/>
        </w:rPr>
        <w:t xml:space="preserve"> </w:t>
      </w:r>
      <w:r w:rsidR="00031705" w:rsidRPr="00981FDE">
        <w:rPr>
          <w:color w:val="auto"/>
          <w:lang w:val="ru-RU"/>
        </w:rPr>
        <w:t>не</w:t>
      </w:r>
      <w:r w:rsidR="007B5983" w:rsidRPr="001E3D5F">
        <w:rPr>
          <w:color w:val="auto"/>
          <w:lang w:val="ru-RU"/>
        </w:rPr>
        <w:t xml:space="preserve"> </w:t>
      </w:r>
      <w:r w:rsidR="00031705" w:rsidRPr="00981FDE">
        <w:rPr>
          <w:color w:val="auto"/>
          <w:lang w:val="ru-RU"/>
        </w:rPr>
        <w:t>более</w:t>
      </w:r>
      <w:r w:rsidR="007B5983" w:rsidRPr="001E3D5F">
        <w:rPr>
          <w:color w:val="auto"/>
          <w:lang w:val="ru-RU"/>
        </w:rPr>
        <w:t xml:space="preserve"> </w:t>
      </w:r>
      <w:r w:rsidR="00031705" w:rsidRPr="00981FDE">
        <w:rPr>
          <w:color w:val="auto"/>
          <w:lang w:val="ru-RU"/>
        </w:rPr>
        <w:t>сортамента</w:t>
      </w:r>
      <w:r w:rsidR="007B5983" w:rsidRPr="001E3D5F">
        <w:rPr>
          <w:color w:val="auto"/>
          <w:lang w:val="ru-RU"/>
        </w:rPr>
        <w:t xml:space="preserve"> 80. </w:t>
      </w:r>
      <w:r w:rsidR="00031705" w:rsidRPr="00981FDE">
        <w:rPr>
          <w:color w:val="auto"/>
          <w:lang w:val="ru-RU"/>
        </w:rPr>
        <w:t>Oни</w:t>
      </w:r>
      <w:r w:rsidR="007B5983" w:rsidRPr="001E3D5F">
        <w:rPr>
          <w:color w:val="auto"/>
          <w:lang w:val="ru-RU"/>
        </w:rPr>
        <w:t xml:space="preserve"> </w:t>
      </w:r>
      <w:r w:rsidR="00031705" w:rsidRPr="00981FDE">
        <w:rPr>
          <w:color w:val="auto"/>
          <w:lang w:val="ru-RU"/>
        </w:rPr>
        <w:t>могут</w:t>
      </w:r>
      <w:r w:rsidR="007B5983" w:rsidRPr="001E3D5F">
        <w:rPr>
          <w:color w:val="auto"/>
          <w:lang w:val="ru-RU"/>
        </w:rPr>
        <w:t xml:space="preserve"> </w:t>
      </w:r>
      <w:r w:rsidR="00031705" w:rsidRPr="00981FDE">
        <w:rPr>
          <w:color w:val="auto"/>
          <w:lang w:val="ru-RU"/>
        </w:rPr>
        <w:t>применяться</w:t>
      </w:r>
      <w:r w:rsidR="007B5983" w:rsidRPr="001E3D5F">
        <w:rPr>
          <w:color w:val="auto"/>
          <w:lang w:val="ru-RU"/>
        </w:rPr>
        <w:t xml:space="preserve"> </w:t>
      </w:r>
      <w:r w:rsidR="00D8175B" w:rsidRPr="00981FDE">
        <w:rPr>
          <w:color w:val="auto"/>
          <w:lang w:val="ru-RU"/>
        </w:rPr>
        <w:t>на</w:t>
      </w:r>
      <w:r w:rsidR="007B5983" w:rsidRPr="001E3D5F">
        <w:rPr>
          <w:color w:val="auto"/>
          <w:lang w:val="ru-RU"/>
        </w:rPr>
        <w:t xml:space="preserve"> </w:t>
      </w:r>
      <w:r w:rsidR="00456A4A" w:rsidRPr="00981FDE">
        <w:rPr>
          <w:color w:val="auto"/>
          <w:lang w:val="ru-RU"/>
        </w:rPr>
        <w:t>линиях</w:t>
      </w:r>
      <w:r w:rsidR="007B5983" w:rsidRPr="001E3D5F">
        <w:rPr>
          <w:color w:val="auto"/>
          <w:lang w:val="ru-RU"/>
        </w:rPr>
        <w:t xml:space="preserve"> </w:t>
      </w:r>
      <w:r w:rsidR="00456A4A" w:rsidRPr="00981FDE">
        <w:rPr>
          <w:color w:val="auto"/>
          <w:lang w:val="ru-RU"/>
        </w:rPr>
        <w:t>воздуха</w:t>
      </w:r>
      <w:r w:rsidR="007B5983" w:rsidRPr="001E3D5F">
        <w:rPr>
          <w:color w:val="auto"/>
          <w:lang w:val="ru-RU"/>
        </w:rPr>
        <w:t xml:space="preserve">, </w:t>
      </w:r>
      <w:r w:rsidR="00456A4A" w:rsidRPr="00981FDE">
        <w:rPr>
          <w:color w:val="auto"/>
          <w:lang w:val="ru-RU"/>
        </w:rPr>
        <w:t>воды</w:t>
      </w:r>
      <w:r w:rsidR="007B5983" w:rsidRPr="001E3D5F">
        <w:rPr>
          <w:color w:val="auto"/>
          <w:lang w:val="ru-RU"/>
        </w:rPr>
        <w:t xml:space="preserve">, </w:t>
      </w:r>
      <w:r w:rsidR="00456A4A" w:rsidRPr="00981FDE">
        <w:rPr>
          <w:color w:val="auto"/>
          <w:lang w:val="ru-RU"/>
        </w:rPr>
        <w:t>азота</w:t>
      </w:r>
      <w:r w:rsidR="007B5983" w:rsidRPr="001E3D5F">
        <w:rPr>
          <w:color w:val="auto"/>
          <w:lang w:val="ru-RU"/>
        </w:rPr>
        <w:t xml:space="preserve">, </w:t>
      </w:r>
      <w:r w:rsidR="00456A4A" w:rsidRPr="00981FDE">
        <w:rPr>
          <w:color w:val="auto"/>
          <w:lang w:val="ru-RU"/>
        </w:rPr>
        <w:t>пара</w:t>
      </w:r>
      <w:r w:rsidR="007B5983" w:rsidRPr="001E3D5F">
        <w:rPr>
          <w:color w:val="auto"/>
          <w:lang w:val="ru-RU"/>
        </w:rPr>
        <w:t xml:space="preserve"> </w:t>
      </w:r>
      <w:r w:rsidR="00456A4A" w:rsidRPr="00981FDE">
        <w:rPr>
          <w:color w:val="auto"/>
          <w:lang w:val="ru-RU"/>
        </w:rPr>
        <w:t>и</w:t>
      </w:r>
      <w:r w:rsidR="007B5983" w:rsidRPr="001E3D5F">
        <w:rPr>
          <w:color w:val="auto"/>
          <w:lang w:val="ru-RU"/>
        </w:rPr>
        <w:t xml:space="preserve"> </w:t>
      </w:r>
      <w:r w:rsidR="00456A4A" w:rsidRPr="00981FDE">
        <w:rPr>
          <w:color w:val="auto"/>
          <w:lang w:val="ru-RU"/>
        </w:rPr>
        <w:t>конденсата</w:t>
      </w:r>
      <w:r w:rsidR="007B5983" w:rsidRPr="001E3D5F">
        <w:rPr>
          <w:color w:val="auto"/>
          <w:lang w:val="ru-RU"/>
        </w:rPr>
        <w:t>.</w:t>
      </w:r>
      <w:r w:rsidRPr="00981FDE">
        <w:rPr>
          <w:color w:val="auto"/>
          <w:lang w:val="ru-RU"/>
        </w:rPr>
        <w:t xml:space="preserve"> </w:t>
      </w:r>
    </w:p>
    <w:p w14:paraId="77F21C5F" w14:textId="77777777" w:rsidR="00BA168E" w:rsidRPr="00981FDE" w:rsidRDefault="00BA168E" w:rsidP="00597A1E">
      <w:pPr>
        <w:pStyle w:val="List1"/>
        <w:numPr>
          <w:ilvl w:val="0"/>
          <w:numId w:val="4"/>
        </w:numPr>
        <w:tabs>
          <w:tab w:val="clear" w:pos="1080"/>
        </w:tabs>
        <w:ind w:left="1134" w:hanging="425"/>
        <w:jc w:val="both"/>
        <w:rPr>
          <w:color w:val="auto"/>
          <w:lang w:val="ru-RU"/>
        </w:rPr>
      </w:pPr>
      <w:r w:rsidRPr="00981FDE">
        <w:rPr>
          <w:color w:val="auto"/>
          <w:lang w:val="ru-RU"/>
        </w:rPr>
        <w:t>К компрессионным фитингам действуют следующие ограничения:</w:t>
      </w:r>
    </w:p>
    <w:p w14:paraId="1E375430" w14:textId="77777777" w:rsidR="00BA168E" w:rsidRPr="00981FDE" w:rsidRDefault="00BA168E" w:rsidP="00CB3CFC">
      <w:pPr>
        <w:pStyle w:val="ListAlpha1"/>
        <w:numPr>
          <w:ilvl w:val="1"/>
          <w:numId w:val="4"/>
        </w:numPr>
        <w:tabs>
          <w:tab w:val="clear" w:pos="1080"/>
        </w:tabs>
        <w:ind w:left="1418" w:hanging="284"/>
        <w:jc w:val="both"/>
        <w:rPr>
          <w:color w:val="auto"/>
          <w:lang w:val="ru-RU"/>
        </w:rPr>
      </w:pPr>
      <w:r w:rsidRPr="00981FDE">
        <w:rPr>
          <w:color w:val="auto"/>
          <w:lang w:val="ru-RU"/>
        </w:rPr>
        <w:t xml:space="preserve">Давление в компрессионных фитингах для подачи пара не должно превышать 31 бар (изб.) (450 </w:t>
      </w:r>
      <w:r>
        <w:rPr>
          <w:color w:val="auto"/>
          <w:lang w:val="ru-RU"/>
        </w:rPr>
        <w:t>фунтов на кв. дюйм (изб)</w:t>
      </w:r>
      <w:r w:rsidRPr="00981FDE">
        <w:rPr>
          <w:color w:val="auto"/>
          <w:lang w:val="ru-RU"/>
        </w:rPr>
        <w:t>) при температуре в насыщенном состоянии 238°C (460°F).</w:t>
      </w:r>
    </w:p>
    <w:p w14:paraId="4BA569AA" w14:textId="77777777" w:rsidR="00BA168E" w:rsidRPr="00981FDE" w:rsidRDefault="00BA168E" w:rsidP="00CB3CFC">
      <w:pPr>
        <w:pStyle w:val="ListAlpha1"/>
        <w:numPr>
          <w:ilvl w:val="1"/>
          <w:numId w:val="4"/>
        </w:numPr>
        <w:tabs>
          <w:tab w:val="clear" w:pos="1080"/>
        </w:tabs>
        <w:ind w:left="1418" w:hanging="284"/>
        <w:jc w:val="both"/>
        <w:rPr>
          <w:color w:val="auto"/>
          <w:lang w:val="ru-RU"/>
        </w:rPr>
      </w:pPr>
      <w:r w:rsidRPr="00981FDE">
        <w:rPr>
          <w:color w:val="auto"/>
          <w:lang w:val="ru-RU"/>
        </w:rPr>
        <w:t xml:space="preserve">Давление смазочного и уплотнительного масла не должно превышать 103 бар (изб.) (1500 </w:t>
      </w:r>
      <w:r>
        <w:rPr>
          <w:color w:val="auto"/>
          <w:lang w:val="ru-RU"/>
        </w:rPr>
        <w:t>фунтов на кв. дюйм (изб)</w:t>
      </w:r>
      <w:r w:rsidRPr="00981FDE">
        <w:rPr>
          <w:color w:val="auto"/>
          <w:lang w:val="ru-RU"/>
        </w:rPr>
        <w:t>).</w:t>
      </w:r>
    </w:p>
    <w:p w14:paraId="23D36963" w14:textId="77777777" w:rsidR="00BA168E" w:rsidRPr="00981FDE" w:rsidRDefault="00BA168E" w:rsidP="00CB3CFC">
      <w:pPr>
        <w:pStyle w:val="ListAlpha1"/>
        <w:numPr>
          <w:ilvl w:val="1"/>
          <w:numId w:val="4"/>
        </w:numPr>
        <w:tabs>
          <w:tab w:val="clear" w:pos="1080"/>
        </w:tabs>
        <w:ind w:left="1418" w:hanging="284"/>
        <w:jc w:val="both"/>
        <w:rPr>
          <w:color w:val="auto"/>
          <w:lang w:val="ru-RU"/>
        </w:rPr>
      </w:pPr>
      <w:r w:rsidRPr="00981FDE">
        <w:rPr>
          <w:color w:val="auto"/>
          <w:lang w:val="ru-RU"/>
        </w:rPr>
        <w:t>Компрессионные фитинги ни при каких обстоятельствах не должны использоваться в технологических трубопроводах, содержащих H</w:t>
      </w:r>
      <w:r w:rsidRPr="006A53CF">
        <w:rPr>
          <w:color w:val="auto"/>
          <w:vertAlign w:val="subscript"/>
          <w:lang w:val="ru-RU"/>
        </w:rPr>
        <w:t>2</w:t>
      </w:r>
      <w:r w:rsidRPr="00981FDE">
        <w:rPr>
          <w:color w:val="auto"/>
          <w:lang w:val="ru-RU"/>
        </w:rPr>
        <w:t>S, амины, CO</w:t>
      </w:r>
      <w:r w:rsidRPr="006A53CF">
        <w:rPr>
          <w:color w:val="auto"/>
          <w:vertAlign w:val="subscript"/>
          <w:lang w:val="ru-RU"/>
        </w:rPr>
        <w:t>2</w:t>
      </w:r>
      <w:r w:rsidRPr="00981FDE">
        <w:rPr>
          <w:color w:val="auto"/>
          <w:lang w:val="ru-RU"/>
        </w:rPr>
        <w:t xml:space="preserve">, каустик, плавиковую кислоту и при эксплуатации в условиях, когда требуется послесварочная термообработка сварных соединений. </w:t>
      </w:r>
    </w:p>
    <w:p w14:paraId="007ED183" w14:textId="77777777" w:rsidR="00BA168E" w:rsidRPr="00981FDE" w:rsidRDefault="00BA168E" w:rsidP="00CB3CFC">
      <w:pPr>
        <w:pStyle w:val="ListAlpha1"/>
        <w:numPr>
          <w:ilvl w:val="1"/>
          <w:numId w:val="4"/>
        </w:numPr>
        <w:tabs>
          <w:tab w:val="clear" w:pos="1080"/>
        </w:tabs>
        <w:ind w:left="1418" w:hanging="284"/>
        <w:jc w:val="both"/>
        <w:rPr>
          <w:color w:val="auto"/>
          <w:lang w:val="ru-RU"/>
        </w:rPr>
      </w:pPr>
      <w:r w:rsidRPr="00981FDE">
        <w:rPr>
          <w:color w:val="auto"/>
          <w:lang w:val="ru-RU"/>
        </w:rPr>
        <w:t>Использование компрессионных фитингов при эксплуатации в среде углеводородов в каждом конкретном случае требует согласования с Заказчиком.</w:t>
      </w:r>
    </w:p>
    <w:p w14:paraId="1C383A33" w14:textId="77777777" w:rsidR="00BA168E" w:rsidRPr="00981FDE" w:rsidRDefault="00BA168E" w:rsidP="00CB3CFC">
      <w:pPr>
        <w:pStyle w:val="ListAlpha1"/>
        <w:numPr>
          <w:ilvl w:val="1"/>
          <w:numId w:val="4"/>
        </w:numPr>
        <w:tabs>
          <w:tab w:val="clear" w:pos="1080"/>
        </w:tabs>
        <w:ind w:left="1418" w:hanging="284"/>
        <w:jc w:val="both"/>
        <w:rPr>
          <w:color w:val="auto"/>
          <w:lang w:val="ru-RU"/>
        </w:rPr>
      </w:pPr>
      <w:r w:rsidRPr="00981FDE">
        <w:rPr>
          <w:color w:val="auto"/>
          <w:lang w:val="ru-RU"/>
        </w:rPr>
        <w:t>Компрессионные фитинги не должны использоваться в трубопроводах из низкохромистых сплавов.</w:t>
      </w:r>
    </w:p>
    <w:p w14:paraId="341D856E"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Спецификация и инструкция к программе идентификации состава материалов (</w:t>
      </w:r>
      <w:r w:rsidRPr="00325169">
        <w:rPr>
          <w:color w:val="auto"/>
          <w:lang w:val="ru-RU"/>
        </w:rPr>
        <w:t>PMI</w:t>
      </w:r>
      <w:r w:rsidRPr="00981FDE">
        <w:rPr>
          <w:color w:val="auto"/>
          <w:lang w:val="ru-RU"/>
        </w:rPr>
        <w:t>) должна соответствовать техническим стандартам Заказчика CPM-PU-5074-TCO.</w:t>
      </w:r>
    </w:p>
    <w:p w14:paraId="6B949633" w14:textId="77777777" w:rsidR="00BA168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Материал должен иметь цветовую кодировку в соответствии с проектным ТУ на цветовую кодировку и отслеживание материалов L-ST-2006. Должна быть обеспечена прослеживаемость материалов к первоначальному источнику поступления. Если не указано иначе, должны поставляться протоколы заводских испытаний с указанием точного состава материала</w:t>
      </w:r>
    </w:p>
    <w:p w14:paraId="3E5324CA" w14:textId="77777777" w:rsidR="00BA168E" w:rsidRPr="00D72950" w:rsidRDefault="00BA168E" w:rsidP="00CB3CFC">
      <w:pPr>
        <w:pStyle w:val="List1"/>
        <w:numPr>
          <w:ilvl w:val="0"/>
          <w:numId w:val="4"/>
        </w:numPr>
        <w:tabs>
          <w:tab w:val="clear" w:pos="1080"/>
        </w:tabs>
        <w:ind w:left="1134" w:hanging="425"/>
        <w:jc w:val="both"/>
        <w:rPr>
          <w:color w:val="auto"/>
          <w:lang w:val="ru-RU"/>
        </w:rPr>
      </w:pPr>
      <w:r w:rsidRPr="00980C5F">
        <w:rPr>
          <w:color w:val="auto"/>
          <w:lang w:val="ru-RU"/>
        </w:rPr>
        <w:t xml:space="preserve">Подземные коммуникации: все подземные стальные коммуникации должны иметь внешнюю защиту в виде красочного покрытия по подходящим ТУ. Подземные неметаллические материалы не требуют специальных мер защиты за исключением требований по подготовке траншей, качеству материалов обратной засыпки т .д., указанных производителем материала. </w:t>
      </w:r>
      <w:r>
        <w:rPr>
          <w:color w:val="auto"/>
          <w:lang w:val="ru-RU"/>
        </w:rPr>
        <w:t>Клапаны</w:t>
      </w:r>
      <w:r w:rsidRPr="00980C5F">
        <w:rPr>
          <w:color w:val="auto"/>
          <w:lang w:val="ru-RU"/>
        </w:rPr>
        <w:t xml:space="preserve"> закапывать не допускается. </w:t>
      </w:r>
      <w:r w:rsidRPr="001E423A">
        <w:rPr>
          <w:color w:val="auto"/>
          <w:lang w:val="ru-RU"/>
        </w:rPr>
        <w:t>Все подземные клапаны устанавливаются в клапанных колодцах.</w:t>
      </w:r>
    </w:p>
    <w:p w14:paraId="16B73E2A" w14:textId="77777777" w:rsidR="00BA168E" w:rsidRPr="009E417F" w:rsidRDefault="00BA168E" w:rsidP="00CB3CFC">
      <w:pPr>
        <w:numPr>
          <w:ilvl w:val="0"/>
          <w:numId w:val="4"/>
        </w:numPr>
        <w:spacing w:before="100"/>
        <w:ind w:left="1134" w:hanging="425"/>
        <w:jc w:val="both"/>
        <w:rPr>
          <w:color w:val="auto"/>
          <w:lang w:val="ru-RU"/>
        </w:rPr>
      </w:pPr>
      <w:r w:rsidRPr="009E417F">
        <w:rPr>
          <w:color w:val="auto"/>
          <w:lang w:val="ru-RU"/>
        </w:rPr>
        <w:lastRenderedPageBreak/>
        <w:t>Использование углеродистой стали для систем с сырой нефтью, содержащей сероводород и/или органические соединения серы, например, в Установке стабилизации нефти, ограничивается температурами до 260 °</w:t>
      </w:r>
      <w:r w:rsidRPr="009E417F">
        <w:rPr>
          <w:color w:val="auto"/>
        </w:rPr>
        <w:t>C</w:t>
      </w:r>
      <w:r w:rsidRPr="009E417F">
        <w:rPr>
          <w:color w:val="auto"/>
          <w:lang w:val="ru-RU"/>
        </w:rPr>
        <w:t>.</w:t>
      </w:r>
    </w:p>
    <w:p w14:paraId="0ED89080" w14:textId="77777777" w:rsidR="00BA168E" w:rsidRPr="009E417F" w:rsidRDefault="00BA168E" w:rsidP="00CB3CFC">
      <w:pPr>
        <w:spacing w:before="100"/>
        <w:ind w:left="1134"/>
        <w:jc w:val="both"/>
        <w:rPr>
          <w:color w:val="auto"/>
          <w:lang w:val="ru-RU"/>
        </w:rPr>
      </w:pPr>
      <w:r w:rsidRPr="009E417F">
        <w:rPr>
          <w:color w:val="auto"/>
          <w:lang w:val="ru-RU"/>
        </w:rPr>
        <w:t>В системах с углеводородными газами, содержащими сероводород, например, в Установках по осушке сырого газа молекулярными ситами, использование углеродистой стали ограничивается температурами до 230°C. Исключение составляют Установки по регенерации серы и Установки по очистке остаточных газов, в которых, углеродистую сталь допускается использовать при температурах до 315°C, из-за более низкого парциального давления сероводорода.</w:t>
      </w:r>
    </w:p>
    <w:p w14:paraId="252C3DAB" w14:textId="77777777" w:rsidR="00BA168E" w:rsidRPr="006759B5" w:rsidRDefault="00BA168E" w:rsidP="00CB3CFC">
      <w:pPr>
        <w:spacing w:before="100"/>
        <w:ind w:left="1134"/>
        <w:jc w:val="both"/>
        <w:rPr>
          <w:color w:val="auto"/>
          <w:lang w:val="ru-RU"/>
        </w:rPr>
      </w:pPr>
      <w:r w:rsidRPr="009E417F">
        <w:rPr>
          <w:color w:val="auto"/>
          <w:lang w:val="ru-RU"/>
        </w:rPr>
        <w:t>При превышении этих температурных пределов, вместо углеродистой стали либо используется более высококачественная аустенитная нержавеющая сталь, либо, в возможных случаях, выполняется защита жаропрочной футеровкой. Для прогнозирования скорости коррозии при обосновании выбора материалов должны использоваться фактические данные о коррозии по уже действующим или аналогичным установкам, собственные кривые сульфидации компании «Шеврон» или модифицированные кривые Маккономи.</w:t>
      </w:r>
    </w:p>
    <w:p w14:paraId="3B25F966" w14:textId="77777777" w:rsidR="00922F46" w:rsidRPr="00BB7CF1" w:rsidRDefault="00922F46" w:rsidP="00CB3CFC">
      <w:pPr>
        <w:numPr>
          <w:ilvl w:val="0"/>
          <w:numId w:val="4"/>
        </w:numPr>
        <w:spacing w:before="100"/>
        <w:ind w:left="1134" w:hanging="425"/>
        <w:jc w:val="both"/>
        <w:rPr>
          <w:ins w:id="185" w:author="Zhunisbayev, Olzhasbek [Bolashak Atyrau Limited]" w:date="2024-05-12T05:27:00Z"/>
          <w:color w:val="auto"/>
          <w:lang w:val="ru-RU"/>
        </w:rPr>
      </w:pPr>
      <w:ins w:id="186" w:author="Zhunisbayev, Olzhasbek [Bolashak Atyrau Limited]" w:date="2024-05-12T05:27:00Z">
        <w:r w:rsidRPr="009D7F63">
          <w:rPr>
            <w:color w:val="auto"/>
            <w:lang w:val="ru-RU"/>
          </w:rPr>
          <w:t>ПСТО является обязательным для новых трубопроводов из углеродистой стали, подверженных потенциальному риску воздействия каустика, независимо от рабочей температуры, концентрации каустика или заданных значений тепло</w:t>
        </w:r>
        <w:r w:rsidRPr="006759B5">
          <w:rPr>
            <w:color w:val="auto"/>
            <w:lang w:val="ru-RU"/>
          </w:rPr>
          <w:t>обогрева</w:t>
        </w:r>
        <w:r w:rsidRPr="009D7F63">
          <w:rPr>
            <w:color w:val="auto"/>
            <w:lang w:val="ru-RU"/>
          </w:rPr>
          <w:t>.</w:t>
        </w:r>
      </w:ins>
    </w:p>
    <w:p w14:paraId="3ADD8C0E" w14:textId="77777777" w:rsidR="00922F46" w:rsidRPr="009D7F63" w:rsidRDefault="00922F46" w:rsidP="00CB3CFC">
      <w:pPr>
        <w:numPr>
          <w:ilvl w:val="0"/>
          <w:numId w:val="4"/>
        </w:numPr>
        <w:spacing w:before="100"/>
        <w:ind w:left="1134" w:hanging="425"/>
        <w:jc w:val="both"/>
        <w:rPr>
          <w:ins w:id="187" w:author="Zhunisbayev, Olzhasbek [Bolashak Atyrau Limited]" w:date="2024-05-12T05:27:00Z"/>
          <w:color w:val="auto"/>
          <w:lang w:val="ru-RU"/>
        </w:rPr>
      </w:pPr>
      <w:ins w:id="188" w:author="Zhunisbayev, Olzhasbek [Bolashak Atyrau Limited]" w:date="2024-05-12T05:27:00Z">
        <w:r w:rsidRPr="006759B5">
          <w:rPr>
            <w:color w:val="auto"/>
            <w:lang w:val="ru-RU"/>
          </w:rPr>
          <w:t xml:space="preserve">ПСТО </w:t>
        </w:r>
        <w:r w:rsidRPr="00BB7CF1">
          <w:rPr>
            <w:color w:val="auto"/>
            <w:lang w:val="ru-RU"/>
          </w:rPr>
          <w:t>обязательна для новых трубопроводов из углеродистой стали, постоянно или периодически работающих в аминовых системах или в системах, где возможен перенос амина.</w:t>
        </w:r>
      </w:ins>
    </w:p>
    <w:p w14:paraId="2D468152" w14:textId="77777777" w:rsidR="00BA168E" w:rsidRPr="00981FDE" w:rsidRDefault="00BA168E" w:rsidP="00CB3CFC">
      <w:pPr>
        <w:pStyle w:val="Heading2"/>
        <w:numPr>
          <w:ilvl w:val="1"/>
          <w:numId w:val="5"/>
        </w:numPr>
        <w:ind w:left="851" w:hanging="709"/>
        <w:rPr>
          <w:color w:val="auto"/>
          <w:lang w:val="ru-RU"/>
        </w:rPr>
      </w:pPr>
      <w:bookmarkStart w:id="189" w:name="_Toc182313234"/>
      <w:r w:rsidRPr="00980C5F">
        <w:rPr>
          <w:color w:val="auto"/>
          <w:lang w:val="ru-RU"/>
        </w:rPr>
        <w:t>П</w:t>
      </w:r>
      <w:r w:rsidRPr="00981FDE">
        <w:rPr>
          <w:color w:val="auto"/>
          <w:lang w:val="ru-RU"/>
        </w:rPr>
        <w:t>рочие требования к трубам</w:t>
      </w:r>
      <w:bookmarkEnd w:id="189"/>
    </w:p>
    <w:p w14:paraId="04DBE31C" w14:textId="77777777" w:rsidR="00420F17" w:rsidRPr="001E3D5F" w:rsidRDefault="007B5983" w:rsidP="00CB3CFC">
      <w:pPr>
        <w:pStyle w:val="TableTitle1"/>
        <w:numPr>
          <w:ilvl w:val="0"/>
          <w:numId w:val="111"/>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Должна использоваться сварная труба с прямым швом. Запрещается применять сварную трубу со спиральным швом.</w:t>
      </w:r>
    </w:p>
    <w:p w14:paraId="02A4651E"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 xml:space="preserve">Если не оговорено иное, патрубки труб для узлов отвода от диафрагм и капельных колец должны иметь длину 75 мм.  </w:t>
      </w:r>
    </w:p>
    <w:p w14:paraId="77C7EF5C"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 xml:space="preserve">Длины труб из углеродистой стали должны быть равны двойной условной длине (примерно 12 метров). Соединение при помощи вставных частей неприемлемо. </w:t>
      </w:r>
    </w:p>
    <w:p w14:paraId="4C3696DB"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 xml:space="preserve">Длины труб из нержавеющей стали должны быть равны минимум одинарной условной длине (примерно 6 метров). Соединение при помощи вставных частей неприемлемо. </w:t>
      </w:r>
    </w:p>
    <w:p w14:paraId="654638D5"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За исключением бесшовных труб (JE=1,0), в документации класса материалов для трубопроводов должна быть четко указана прочность соединения труб.</w:t>
      </w:r>
    </w:p>
    <w:p w14:paraId="51FF2516" w14:textId="77777777" w:rsidR="00BA168E" w:rsidRPr="00981FDE" w:rsidRDefault="00BA168E" w:rsidP="00CB3CFC">
      <w:pPr>
        <w:pStyle w:val="Heading2"/>
        <w:numPr>
          <w:ilvl w:val="1"/>
          <w:numId w:val="5"/>
        </w:numPr>
        <w:ind w:left="851" w:hanging="709"/>
        <w:rPr>
          <w:color w:val="auto"/>
          <w:lang w:val="ru-RU"/>
        </w:rPr>
      </w:pPr>
      <w:bookmarkStart w:id="190" w:name="_Toc182313235"/>
      <w:r w:rsidRPr="00981FDE">
        <w:rPr>
          <w:color w:val="auto"/>
          <w:lang w:val="ru-RU"/>
        </w:rPr>
        <w:t>Прочие требования к фитингам</w:t>
      </w:r>
      <w:bookmarkEnd w:id="190"/>
    </w:p>
    <w:p w14:paraId="443E9170" w14:textId="77777777" w:rsidR="00420F17" w:rsidRPr="001E3D5F" w:rsidRDefault="007B5983" w:rsidP="00CB3CFC">
      <w:pPr>
        <w:pStyle w:val="TableTitle1"/>
        <w:numPr>
          <w:ilvl w:val="0"/>
          <w:numId w:val="112"/>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Нипофланцы и фланцы для колен типоразмера 1½ Ду для термокарманов должны представлять собой  SCH 160 с регулируемым проходным отверстием 34,02 мм или SCH XXS с регулируемым проходным отверстием 28,02 мм.</w:t>
      </w:r>
    </w:p>
    <w:p w14:paraId="2F5E445D"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 xml:space="preserve">Если заданы </w:t>
      </w:r>
      <w:r w:rsidRPr="009A49C5">
        <w:rPr>
          <w:color w:val="auto"/>
          <w:lang w:val="ru-RU"/>
        </w:rPr>
        <w:t>цельнотянутые</w:t>
      </w:r>
      <w:r>
        <w:rPr>
          <w:color w:val="auto"/>
          <w:lang w:val="ru-RU"/>
        </w:rPr>
        <w:t xml:space="preserve"> </w:t>
      </w:r>
      <w:r w:rsidRPr="00981FDE">
        <w:rPr>
          <w:color w:val="auto"/>
          <w:lang w:val="ru-RU"/>
        </w:rPr>
        <w:t xml:space="preserve">изгибы, они должны выполняться индукционной гибкой и иметь прямые концы. Длина прямой секции трубы должна быть в соответствии с заказом на покупку. </w:t>
      </w:r>
      <w:r w:rsidRPr="009A49C5">
        <w:rPr>
          <w:color w:val="auto"/>
          <w:lang w:val="ru-RU"/>
        </w:rPr>
        <w:t>Цельнотянутые</w:t>
      </w:r>
      <w:r>
        <w:rPr>
          <w:color w:val="auto"/>
          <w:lang w:val="ru-RU"/>
        </w:rPr>
        <w:t xml:space="preserve"> </w:t>
      </w:r>
      <w:r w:rsidRPr="00981FDE">
        <w:rPr>
          <w:color w:val="auto"/>
          <w:lang w:val="ru-RU"/>
        </w:rPr>
        <w:t>изгибы не должны использоваться, если не указаны на СТКИП.</w:t>
      </w:r>
    </w:p>
    <w:p w14:paraId="4E7172FC"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Фитинги из углеродистой стали должны быть бесшовными для всех типоразмеров до NPS 16” включительно. Если заданы, допустимы сварные фитинги типоразмера NPS 18” и выше.</w:t>
      </w:r>
    </w:p>
    <w:p w14:paraId="71550729"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Заглушки должны быть кованые, прочные и круглые по всему периметру.</w:t>
      </w:r>
    </w:p>
    <w:p w14:paraId="66009306" w14:textId="6F51AE8D"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lastRenderedPageBreak/>
        <w:t>Резьбовые заглушки должны использоваться только для гидроиспытаний  и технологической вентиляции и дренажа</w:t>
      </w:r>
      <w:ins w:id="191" w:author="Zhunisbayev, Olzhasbek [Bolashak Atyrau Limited]" w:date="2024-05-12T05:27:00Z">
        <w:r w:rsidR="00922F46" w:rsidRPr="006759B5">
          <w:rPr>
            <w:color w:val="auto"/>
            <w:lang w:val="ru-RU"/>
          </w:rPr>
          <w:t xml:space="preserve"> (Категория Д)</w:t>
        </w:r>
      </w:ins>
      <w:r w:rsidRPr="00981FDE">
        <w:rPr>
          <w:color w:val="auto"/>
          <w:lang w:val="ru-RU"/>
        </w:rPr>
        <w:t>.</w:t>
      </w:r>
    </w:p>
    <w:p w14:paraId="3F153302"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Цельноармированные фитинги отводов и усиливающие прокладки отводов (в применимых случаях) должны соответствовать требованиям ASME B31.3 и MSS SP-97.</w:t>
      </w:r>
    </w:p>
    <w:p w14:paraId="2B52A7CC" w14:textId="77777777" w:rsidR="00BA168E" w:rsidRPr="001E3D5F"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Как правило, должны использоваться колена с большим радиусом; колена с малым радиусом должны использоваться только в случаях, когда использование колен с большим радиусом запрещено по требованиям к габаритным размерам, и когда необходимо учитывать их способность работать под давлением в соответствии с конкретными классами трубопроводов. Необходимо получить одобрение Заказчика до момента их использования.</w:t>
      </w:r>
    </w:p>
    <w:p w14:paraId="0CE40725"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 xml:space="preserve">Если не указано иное, переходные фитинги </w:t>
      </w:r>
      <w:r w:rsidRPr="009A49C5">
        <w:rPr>
          <w:color w:val="auto"/>
          <w:lang w:val="ru-RU"/>
        </w:rPr>
        <w:t>задаются с двойным снижением по сортаменту</w:t>
      </w:r>
      <w:r w:rsidRPr="00981FDE">
        <w:rPr>
          <w:color w:val="auto"/>
          <w:lang w:val="ru-RU"/>
        </w:rPr>
        <w:t>.</w:t>
      </w:r>
    </w:p>
    <w:p w14:paraId="22F2C7D2" w14:textId="77777777" w:rsidR="00BA168E" w:rsidRPr="00981FDE" w:rsidRDefault="00BA168E" w:rsidP="00CB3CFC">
      <w:pPr>
        <w:pStyle w:val="List1"/>
        <w:numPr>
          <w:ilvl w:val="0"/>
          <w:numId w:val="4"/>
        </w:numPr>
        <w:tabs>
          <w:tab w:val="clear" w:pos="1080"/>
        </w:tabs>
        <w:ind w:left="1134" w:hanging="425"/>
        <w:jc w:val="both"/>
        <w:rPr>
          <w:color w:val="auto"/>
          <w:lang w:val="ru-RU"/>
        </w:rPr>
      </w:pPr>
      <w:r w:rsidRPr="00981FDE">
        <w:rPr>
          <w:color w:val="auto"/>
          <w:lang w:val="ru-RU"/>
        </w:rPr>
        <w:t>Приварные бобышки типа «</w:t>
      </w:r>
      <w:r w:rsidRPr="00981FDE">
        <w:rPr>
          <w:color w:val="auto"/>
        </w:rPr>
        <w:t>weldolet</w:t>
      </w:r>
      <w:r w:rsidRPr="00981FDE">
        <w:rPr>
          <w:color w:val="auto"/>
          <w:lang w:val="ru-RU"/>
        </w:rPr>
        <w:t>» должны быть полностью сварены в соответствии со стандартом Института по изготовлению труб (PFI) ES-49.</w:t>
      </w:r>
    </w:p>
    <w:p w14:paraId="56E891AA" w14:textId="77777777" w:rsidR="00BA168E" w:rsidRPr="00981FDE" w:rsidRDefault="00BA168E" w:rsidP="00684DD4">
      <w:pPr>
        <w:pStyle w:val="Heading2"/>
        <w:numPr>
          <w:ilvl w:val="1"/>
          <w:numId w:val="5"/>
        </w:numPr>
        <w:ind w:left="851" w:hanging="709"/>
        <w:rPr>
          <w:color w:val="auto"/>
          <w:lang w:val="ru-RU"/>
        </w:rPr>
      </w:pPr>
      <w:bookmarkStart w:id="192" w:name="_Toc182313236"/>
      <w:r w:rsidRPr="00981FDE">
        <w:rPr>
          <w:color w:val="auto"/>
          <w:lang w:val="ru-RU"/>
        </w:rPr>
        <w:t>Прочие требования к фланцам</w:t>
      </w:r>
      <w:bookmarkEnd w:id="192"/>
    </w:p>
    <w:p w14:paraId="33290073" w14:textId="77777777" w:rsidR="00420F17" w:rsidRPr="001E3D5F" w:rsidRDefault="007B5983" w:rsidP="00684DD4">
      <w:pPr>
        <w:pStyle w:val="TableTitle1"/>
        <w:numPr>
          <w:ilvl w:val="0"/>
          <w:numId w:val="113"/>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Если не указано иное, торцы фланцев классов 150#, 300#, 600#, 900# и 1500# должны представлять собой выступы. Фланцы с гладким торцом должны использоваться только в случаях, указанных в классах материалов трубопроводов и в случаях, когда на оборудовании необходимо сопряжение с клапанами и фланцами с гладким торцом. Фланцы класса 2500# должны представлять собой фланцы с муфтовым соединением.</w:t>
      </w:r>
    </w:p>
    <w:p w14:paraId="4702FF83"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Чистовая обработка поверхности выступов стальных фланцев должна быть в соответствии с ASME B16.5. Шероховатость поверхности выступов должна быть от 125 до 250 AARH (среднеарифметическая высота неровностей) (от 3,2 до 6,4 мкм) в соответствии с ANSI B46.1. Чистовая обработка поверхности муфтовых соединений должна быть в соответствии с ASME B46.1 Твердость на участке кольцевых канавок должна быть не менее 160 HB для низкотемпературных углеродистых и нержавеющих сталей. Твердость для никелевых сплавов (Инконель 625 и Инколлой 825) должна быть не менее 200 HB.</w:t>
      </w:r>
    </w:p>
    <w:p w14:paraId="59112638" w14:textId="77777777" w:rsidR="00BA168E" w:rsidRPr="00981FDE" w:rsidRDefault="00BA168E" w:rsidP="00684DD4">
      <w:pPr>
        <w:pStyle w:val="List1"/>
        <w:numPr>
          <w:ilvl w:val="0"/>
          <w:numId w:val="4"/>
        </w:numPr>
        <w:tabs>
          <w:tab w:val="clear" w:pos="1080"/>
        </w:tabs>
        <w:ind w:left="1134" w:hanging="425"/>
        <w:jc w:val="both"/>
        <w:rPr>
          <w:color w:val="auto"/>
          <w:lang w:val="ru-RU"/>
        </w:rPr>
      </w:pPr>
      <w:r w:rsidRPr="00981FDE">
        <w:rPr>
          <w:color w:val="auto"/>
          <w:lang w:val="ru-RU"/>
        </w:rPr>
        <w:t>Воротниковые фланцы должны иметь радиус на пересечении фланец / ступица и отверстие, соответствующие внутреннему диаметру трубы.</w:t>
      </w:r>
    </w:p>
    <w:p w14:paraId="01F42630" w14:textId="77777777" w:rsidR="00BA168E" w:rsidRPr="00981FDE" w:rsidRDefault="00BA168E" w:rsidP="00684DD4">
      <w:pPr>
        <w:pStyle w:val="List1"/>
        <w:numPr>
          <w:ilvl w:val="0"/>
          <w:numId w:val="4"/>
        </w:numPr>
        <w:tabs>
          <w:tab w:val="clear" w:pos="1080"/>
        </w:tabs>
        <w:ind w:left="1134" w:hanging="425"/>
        <w:jc w:val="both"/>
        <w:rPr>
          <w:color w:val="auto"/>
          <w:lang w:val="ru-RU"/>
        </w:rPr>
      </w:pPr>
      <w:r w:rsidRPr="00981FDE">
        <w:rPr>
          <w:color w:val="auto"/>
          <w:lang w:val="ru-RU"/>
        </w:rPr>
        <w:t xml:space="preserve">Выпускные фланцы должны поставляться парами, в комплекте с нажимными винтами и сертифицированными заглушками. Уплотнительные поверхности должны совпадать с поверхностями стандартных фланцев в рамках этих ТУ. Если не указано иное, все эти компоненты должны соответствовать ASME  B16.36. Отводы должны быть сварены враструб </w:t>
      </w:r>
      <w:r>
        <w:rPr>
          <w:color w:val="auto"/>
          <w:lang w:val="ru-RU"/>
        </w:rPr>
        <w:t>½ дюйма</w:t>
      </w:r>
      <w:r w:rsidRPr="00981FDE">
        <w:rPr>
          <w:color w:val="auto"/>
          <w:lang w:val="ru-RU"/>
        </w:rPr>
        <w:t xml:space="preserve"> для класс</w:t>
      </w:r>
      <w:r>
        <w:rPr>
          <w:color w:val="auto"/>
          <w:lang w:val="ru-RU"/>
        </w:rPr>
        <w:t>а давления 600 или меньше и ¾ дюйма</w:t>
      </w:r>
      <w:r w:rsidRPr="00981FDE">
        <w:rPr>
          <w:color w:val="auto"/>
          <w:lang w:val="ru-RU"/>
        </w:rPr>
        <w:t xml:space="preserve"> для класса давления 900 и более.</w:t>
      </w:r>
    </w:p>
    <w:p w14:paraId="0E69ABE0" w14:textId="7B271FA9" w:rsidR="00BA168E" w:rsidRPr="00981FDE" w:rsidRDefault="00BA168E" w:rsidP="00684DD4">
      <w:pPr>
        <w:pStyle w:val="Heading2"/>
        <w:numPr>
          <w:ilvl w:val="1"/>
          <w:numId w:val="5"/>
        </w:numPr>
        <w:ind w:left="851" w:hanging="709"/>
        <w:rPr>
          <w:color w:val="auto"/>
          <w:lang w:val="ru-RU"/>
        </w:rPr>
      </w:pPr>
      <w:bookmarkStart w:id="193" w:name="_Toc182313237"/>
      <w:r w:rsidRPr="00981FDE">
        <w:rPr>
          <w:color w:val="auto"/>
          <w:lang w:val="ru-RU"/>
        </w:rPr>
        <w:t xml:space="preserve">Прочие требования к </w:t>
      </w:r>
      <w:r w:rsidR="00970013">
        <w:rPr>
          <w:color w:val="auto"/>
          <w:lang w:val="ru-RU"/>
        </w:rPr>
        <w:t>трубопроводным арматурам</w:t>
      </w:r>
      <w:bookmarkEnd w:id="193"/>
    </w:p>
    <w:p w14:paraId="06F358D8" w14:textId="69901AC5" w:rsidR="00420F17" w:rsidRPr="001E3D5F" w:rsidRDefault="007B5983" w:rsidP="00684DD4">
      <w:pPr>
        <w:pStyle w:val="TableTitle1"/>
        <w:numPr>
          <w:ilvl w:val="0"/>
          <w:numId w:val="114"/>
        </w:numPr>
        <w:tabs>
          <w:tab w:val="clear" w:pos="1080"/>
        </w:tabs>
        <w:ind w:left="1134" w:hanging="425"/>
        <w:jc w:val="both"/>
        <w:rPr>
          <w:color w:val="auto"/>
          <w:lang w:val="ru-RU"/>
        </w:rPr>
      </w:pPr>
      <w:r w:rsidRPr="001E3D5F">
        <w:rPr>
          <w:rFonts w:ascii="Times New Roman" w:hAnsi="Times New Roman"/>
          <w:b w:val="0"/>
          <w:bCs w:val="0"/>
          <w:color w:val="auto"/>
          <w:sz w:val="22"/>
          <w:szCs w:val="22"/>
          <w:lang w:val="ru-RU"/>
        </w:rPr>
        <w:t xml:space="preserve">Все </w:t>
      </w:r>
      <w:r w:rsidR="00970013">
        <w:rPr>
          <w:rFonts w:ascii="Times New Roman" w:hAnsi="Times New Roman"/>
          <w:b w:val="0"/>
          <w:bCs w:val="0"/>
          <w:color w:val="auto"/>
          <w:sz w:val="22"/>
          <w:szCs w:val="22"/>
          <w:lang w:val="ru-RU"/>
        </w:rPr>
        <w:t>арматуры</w:t>
      </w:r>
      <w:r w:rsidRPr="001E3D5F">
        <w:rPr>
          <w:rFonts w:ascii="Times New Roman" w:hAnsi="Times New Roman"/>
          <w:b w:val="0"/>
          <w:bCs w:val="0"/>
          <w:color w:val="auto"/>
          <w:sz w:val="22"/>
          <w:szCs w:val="22"/>
          <w:lang w:val="ru-RU"/>
        </w:rPr>
        <w:t xml:space="preserve"> должны соответствовать требованиям NACE MR0175 / ISO 15156</w:t>
      </w:r>
      <w:r w:rsidR="006E7FD1" w:rsidRPr="006759B5">
        <w:rPr>
          <w:rFonts w:ascii="Times New Roman" w:hAnsi="Times New Roman"/>
          <w:b w:val="0"/>
          <w:bCs w:val="0"/>
          <w:color w:val="auto"/>
          <w:sz w:val="22"/>
          <w:szCs w:val="22"/>
          <w:lang w:val="ru-RU"/>
        </w:rPr>
        <w:t>.</w:t>
      </w:r>
    </w:p>
    <w:p w14:paraId="40A3FDE2" w14:textId="1AA7206A"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Все </w:t>
      </w:r>
      <w:r w:rsidR="00970013">
        <w:rPr>
          <w:color w:val="auto"/>
          <w:lang w:val="ru-RU"/>
        </w:rPr>
        <w:t>арматуры</w:t>
      </w:r>
      <w:r w:rsidRPr="00981FDE">
        <w:rPr>
          <w:color w:val="auto"/>
          <w:lang w:val="ru-RU"/>
        </w:rPr>
        <w:t xml:space="preserve"> для условий эксплуатации в среде пара должна оснащаться полным сателлитным затвором. </w:t>
      </w:r>
    </w:p>
    <w:p w14:paraId="6E4F8F68"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При</w:t>
      </w:r>
      <w:r>
        <w:rPr>
          <w:color w:val="auto"/>
          <w:lang w:val="ru-RU"/>
        </w:rPr>
        <w:t xml:space="preserve"> использовании замка и цепи все клапаны </w:t>
      </w:r>
      <w:r w:rsidRPr="00981FDE">
        <w:rPr>
          <w:color w:val="auto"/>
          <w:lang w:val="ru-RU"/>
        </w:rPr>
        <w:t>должн</w:t>
      </w:r>
      <w:r>
        <w:rPr>
          <w:color w:val="auto"/>
          <w:lang w:val="ru-RU"/>
        </w:rPr>
        <w:t>ы</w:t>
      </w:r>
      <w:r w:rsidRPr="00981FDE">
        <w:rPr>
          <w:color w:val="auto"/>
          <w:lang w:val="ru-RU"/>
        </w:rPr>
        <w:t xml:space="preserve"> быть оснащен</w:t>
      </w:r>
      <w:r>
        <w:rPr>
          <w:color w:val="auto"/>
          <w:lang w:val="ru-RU"/>
        </w:rPr>
        <w:t>ы</w:t>
      </w:r>
      <w:r w:rsidRPr="00981FDE">
        <w:rPr>
          <w:color w:val="auto"/>
          <w:lang w:val="ru-RU"/>
        </w:rPr>
        <w:t xml:space="preserve"> средствами для блокировки в полностью открытом и закрытом положении. Необходимость блокировки должна быть указана на соответствующей СТКИП.</w:t>
      </w:r>
    </w:p>
    <w:p w14:paraId="7D3D6D7B" w14:textId="15587C9B" w:rsidR="00BA168E" w:rsidRPr="00B8612F"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lastRenderedPageBreak/>
        <w:t xml:space="preserve">Все </w:t>
      </w:r>
      <w:r w:rsidR="00970013">
        <w:rPr>
          <w:color w:val="auto"/>
          <w:lang w:val="ru-RU"/>
        </w:rPr>
        <w:t>арматуры</w:t>
      </w:r>
      <w:r w:rsidRPr="00981FDE">
        <w:rPr>
          <w:color w:val="auto"/>
          <w:lang w:val="ru-RU"/>
        </w:rPr>
        <w:t xml:space="preserve"> </w:t>
      </w:r>
      <w:r w:rsidRPr="00B8612F">
        <w:rPr>
          <w:color w:val="auto"/>
          <w:lang w:val="ru-RU"/>
        </w:rPr>
        <w:t>должн</w:t>
      </w:r>
      <w:r>
        <w:rPr>
          <w:color w:val="auto"/>
          <w:lang w:val="ru-RU"/>
        </w:rPr>
        <w:t>ы</w:t>
      </w:r>
      <w:r w:rsidRPr="00B8612F">
        <w:rPr>
          <w:color w:val="auto"/>
          <w:lang w:val="ru-RU"/>
        </w:rPr>
        <w:t xml:space="preserve"> иметь возможность </w:t>
      </w:r>
      <w:r>
        <w:rPr>
          <w:color w:val="auto"/>
          <w:lang w:val="ru-RU"/>
        </w:rPr>
        <w:t>тепло</w:t>
      </w:r>
      <w:r w:rsidRPr="00B8612F">
        <w:rPr>
          <w:color w:val="auto"/>
          <w:lang w:val="ru-RU"/>
        </w:rPr>
        <w:t xml:space="preserve">изоляции. Поставщиков просят рассмотреть вопрос об удлинении уплотнительной набивки и крышки </w:t>
      </w:r>
      <w:r>
        <w:rPr>
          <w:color w:val="auto"/>
          <w:lang w:val="ru-RU"/>
        </w:rPr>
        <w:t xml:space="preserve">клапанов </w:t>
      </w:r>
      <w:r w:rsidRPr="00B8612F">
        <w:rPr>
          <w:color w:val="auto"/>
          <w:lang w:val="ru-RU"/>
        </w:rPr>
        <w:t>для примениения теплоизоляции</w:t>
      </w:r>
      <w:r>
        <w:rPr>
          <w:color w:val="auto"/>
          <w:lang w:val="ru-RU"/>
        </w:rPr>
        <w:t xml:space="preserve">. </w:t>
      </w:r>
      <w:r w:rsidRPr="00B8612F">
        <w:rPr>
          <w:color w:val="auto"/>
          <w:lang w:val="ru-RU"/>
        </w:rPr>
        <w:t>Толщина теплоизоляции должна быть50 мм для трубопроводов габарита 3</w:t>
      </w:r>
      <w:r>
        <w:rPr>
          <w:color w:val="auto"/>
          <w:lang w:val="ru-RU"/>
        </w:rPr>
        <w:t xml:space="preserve"> дюйма</w:t>
      </w:r>
      <w:r w:rsidRPr="00B8612F">
        <w:rPr>
          <w:color w:val="auto"/>
          <w:lang w:val="ru-RU"/>
        </w:rPr>
        <w:t xml:space="preserve"> и ниже, и 100 мм для трубопроводов габарита 4</w:t>
      </w:r>
      <w:r>
        <w:rPr>
          <w:color w:val="auto"/>
          <w:lang w:val="ru-RU"/>
        </w:rPr>
        <w:t xml:space="preserve"> дюйма</w:t>
      </w:r>
      <w:r w:rsidRPr="00B8612F">
        <w:rPr>
          <w:color w:val="auto"/>
          <w:lang w:val="ru-RU"/>
        </w:rPr>
        <w:t xml:space="preserve"> и выше. Потенциальная возможность укрытия </w:t>
      </w:r>
      <w:r>
        <w:rPr>
          <w:color w:val="auto"/>
          <w:lang w:val="ru-RU"/>
        </w:rPr>
        <w:t xml:space="preserve">сальника клапана </w:t>
      </w:r>
      <w:r w:rsidRPr="00B8612F">
        <w:rPr>
          <w:color w:val="auto"/>
          <w:lang w:val="ru-RU"/>
        </w:rPr>
        <w:t xml:space="preserve">под теплоизоляцией не допускается. </w:t>
      </w:r>
    </w:p>
    <w:p w14:paraId="389E0CAF" w14:textId="2364E02D" w:rsidR="00BA168E" w:rsidRPr="00981FDE" w:rsidRDefault="00BA168E" w:rsidP="00684DD4">
      <w:pPr>
        <w:pStyle w:val="List1"/>
        <w:numPr>
          <w:ilvl w:val="0"/>
          <w:numId w:val="30"/>
        </w:numPr>
        <w:tabs>
          <w:tab w:val="clear" w:pos="1080"/>
        </w:tabs>
        <w:ind w:left="1134" w:hanging="425"/>
        <w:jc w:val="both"/>
        <w:rPr>
          <w:color w:val="auto"/>
          <w:lang w:val="ru-RU"/>
        </w:rPr>
      </w:pPr>
      <w:r w:rsidRPr="009A49C5">
        <w:rPr>
          <w:color w:val="auto"/>
          <w:lang w:val="ru-RU"/>
        </w:rPr>
        <w:t xml:space="preserve">Если требуются </w:t>
      </w:r>
      <w:r w:rsidR="00970013">
        <w:rPr>
          <w:color w:val="auto"/>
          <w:lang w:val="ru-RU"/>
        </w:rPr>
        <w:t>арматуры</w:t>
      </w:r>
      <w:r w:rsidRPr="009A49C5">
        <w:rPr>
          <w:color w:val="auto"/>
          <w:lang w:val="ru-RU"/>
        </w:rPr>
        <w:t xml:space="preserve">, отличные от </w:t>
      </w:r>
      <w:r w:rsidR="00970013">
        <w:rPr>
          <w:color w:val="auto"/>
          <w:lang w:val="ru-RU"/>
        </w:rPr>
        <w:t>арматур</w:t>
      </w:r>
      <w:r w:rsidRPr="009A49C5">
        <w:rPr>
          <w:color w:val="auto"/>
          <w:lang w:val="ru-RU"/>
        </w:rPr>
        <w:t xml:space="preserve">, заданных </w:t>
      </w:r>
      <w:r>
        <w:rPr>
          <w:color w:val="auto"/>
          <w:lang w:val="ru-RU"/>
        </w:rPr>
        <w:t xml:space="preserve">в классах трубопроводов, то </w:t>
      </w:r>
      <w:r w:rsidRPr="001E08A5">
        <w:rPr>
          <w:color w:val="auto"/>
          <w:lang w:val="ru-RU"/>
        </w:rPr>
        <w:t xml:space="preserve">такие </w:t>
      </w:r>
      <w:r w:rsidR="00970013">
        <w:rPr>
          <w:color w:val="auto"/>
          <w:lang w:val="ru-RU"/>
        </w:rPr>
        <w:t>арматуры</w:t>
      </w:r>
      <w:r w:rsidRPr="001E08A5">
        <w:rPr>
          <w:color w:val="auto"/>
          <w:lang w:val="ru-RU"/>
        </w:rPr>
        <w:t xml:space="preserve"> должны</w:t>
      </w:r>
      <w:r w:rsidRPr="009A49C5">
        <w:rPr>
          <w:color w:val="auto"/>
          <w:lang w:val="ru-RU"/>
        </w:rPr>
        <w:t xml:space="preserve"> </w:t>
      </w:r>
      <w:r w:rsidRPr="00981FDE">
        <w:rPr>
          <w:color w:val="auto"/>
          <w:lang w:val="ru-RU"/>
        </w:rPr>
        <w:t>указываться на СТКИП и задаваться как позиция "SP".</w:t>
      </w:r>
    </w:p>
    <w:p w14:paraId="225958F0"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Номера узлов всех материалов </w:t>
      </w:r>
      <w:r>
        <w:rPr>
          <w:color w:val="auto"/>
          <w:lang w:val="ru-RU"/>
        </w:rPr>
        <w:t>клапана</w:t>
      </w:r>
      <w:r w:rsidRPr="00981FDE">
        <w:rPr>
          <w:color w:val="auto"/>
          <w:lang w:val="ru-RU"/>
        </w:rPr>
        <w:t xml:space="preserve"> должны быть в соответствии API 600 / 602 и быть минимум Узел #16.</w:t>
      </w:r>
    </w:p>
    <w:p w14:paraId="58B5ADFA" w14:textId="76D309B4"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На все </w:t>
      </w:r>
      <w:r w:rsidR="00970013">
        <w:rPr>
          <w:color w:val="auto"/>
          <w:lang w:val="ru-RU"/>
        </w:rPr>
        <w:t>арматуры</w:t>
      </w:r>
      <w:r w:rsidRPr="00981FDE">
        <w:rPr>
          <w:color w:val="auto"/>
          <w:lang w:val="ru-RU"/>
        </w:rPr>
        <w:t xml:space="preserve"> с седлами и полостью уплотнения штока, использующие набивку и уплотняющие детали, должны быть наплавлены материалы, стойкие к коррозии. Любой фиксированный или сваренный в седло элемент или уплотнение не требуют наплавления. Все типы клапанов должны быть пересмотрены и использование наплавления  должно быть решено для каждого отдельного случая. Инконель 625 является приемлемым, другие материалы наплавленного слоя должны утверждаться Заказчиком</w:t>
      </w:r>
    </w:p>
    <w:p w14:paraId="4CE031E7"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Все штоки клапанов должны быть изготовлены из кованных материалов.</w:t>
      </w:r>
    </w:p>
    <w:p w14:paraId="4FE73BD7"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Соединения корневой </w:t>
      </w:r>
      <w:r>
        <w:rPr>
          <w:color w:val="auto"/>
          <w:lang w:val="ru-RU"/>
        </w:rPr>
        <w:t xml:space="preserve">задвижки </w:t>
      </w:r>
      <w:r w:rsidRPr="00981FDE">
        <w:rPr>
          <w:color w:val="auto"/>
          <w:lang w:val="ru-RU"/>
        </w:rPr>
        <w:t>должны быть в соответствии с техническими условиями L-ST-2055 - Детали соединений вентиляции, дренажа и КИП и в соответствии с картами ответвлений, приведенными в Приложении С настоящих технических условий.</w:t>
      </w:r>
    </w:p>
    <w:p w14:paraId="74EF8789"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Для условий эксплуатации Закрыто/Открыто в среде углеводорода и в инженерных сетях, в которых максимальная рабочая температура ограничивается мягким уплотнительным материалом </w:t>
      </w:r>
      <w:r>
        <w:rPr>
          <w:color w:val="auto"/>
          <w:lang w:val="ru-RU"/>
        </w:rPr>
        <w:t>клапанов</w:t>
      </w:r>
      <w:r w:rsidRPr="00981FDE">
        <w:rPr>
          <w:color w:val="auto"/>
          <w:lang w:val="ru-RU"/>
        </w:rPr>
        <w:t>, могут применяться шаровые и пробковые краны.</w:t>
      </w:r>
    </w:p>
    <w:p w14:paraId="242F8A35"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Шаровые краны </w:t>
      </w:r>
      <w:r>
        <w:rPr>
          <w:color w:val="auto"/>
          <w:lang w:val="ru-RU"/>
        </w:rPr>
        <w:t xml:space="preserve">с мягкими седлами </w:t>
      </w:r>
      <w:r w:rsidRPr="00981FDE">
        <w:rPr>
          <w:color w:val="auto"/>
          <w:lang w:val="ru-RU"/>
        </w:rPr>
        <w:t>должны применяться только до расчетных температур до 200°C</w:t>
      </w:r>
      <w:r>
        <w:rPr>
          <w:color w:val="auto"/>
          <w:lang w:val="ru-RU"/>
        </w:rPr>
        <w:t xml:space="preserve"> (см. документ, излагающий принципы подбора кранов,</w:t>
      </w:r>
      <w:r w:rsidRPr="001E3AE7">
        <w:rPr>
          <w:color w:val="auto"/>
          <w:lang w:val="ru-RU"/>
        </w:rPr>
        <w:t xml:space="preserve"> 040-0000-</w:t>
      </w:r>
      <w:r>
        <w:rPr>
          <w:color w:val="auto"/>
        </w:rPr>
        <w:t>LLL</w:t>
      </w:r>
      <w:r w:rsidRPr="001E3AE7">
        <w:rPr>
          <w:color w:val="auto"/>
          <w:lang w:val="ru-RU"/>
        </w:rPr>
        <w:t>-</w:t>
      </w:r>
      <w:r>
        <w:rPr>
          <w:color w:val="auto"/>
        </w:rPr>
        <w:t>PHO</w:t>
      </w:r>
      <w:r w:rsidRPr="001E3AE7">
        <w:rPr>
          <w:color w:val="auto"/>
          <w:lang w:val="ru-RU"/>
        </w:rPr>
        <w:t>-000-00001-01</w:t>
      </w:r>
      <w:r>
        <w:rPr>
          <w:color w:val="auto"/>
          <w:lang w:val="ru-RU"/>
        </w:rPr>
        <w:t>)</w:t>
      </w:r>
      <w:r w:rsidRPr="00981FDE">
        <w:rPr>
          <w:color w:val="auto"/>
          <w:lang w:val="ru-RU"/>
        </w:rPr>
        <w:t xml:space="preserve">. Если требуются шаровые краны для температур, превышающих это значение, должны использоваться шаровые краны с металлическими седлами. Утечка шаровых кранов с металлическими седлами должна быть не более нормы утечки по </w:t>
      </w:r>
      <w:r>
        <w:rPr>
          <w:color w:val="auto"/>
          <w:lang w:val="ru-RU"/>
        </w:rPr>
        <w:t>ИСО 5208, вариант В, или определяется по соглсасованию с Компанией</w:t>
      </w:r>
      <w:r w:rsidRPr="00981FDE">
        <w:rPr>
          <w:color w:val="auto"/>
          <w:lang w:val="ru-RU"/>
        </w:rPr>
        <w:t>.</w:t>
      </w:r>
    </w:p>
    <w:p w14:paraId="4ED5DB69"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Все шаровые краны должны иметь подтверждение их пожаробезопасности и конструкцию, удовлетворяющую требованиям API RP 6FA или API 607.</w:t>
      </w:r>
    </w:p>
    <w:p w14:paraId="7D4F21E8"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Если не указано иначе, шаровые краны должны быть неполнопроходными. Полнопроходные шаровые краны должны использоваться только в тех случаях, когда на соответствующей СТКИП имеется примечание 'FB'. Неполнопроходные шаровые краны будут поставляться на один типоразмер меньше необходимого номинального диаметра </w:t>
      </w:r>
      <w:r>
        <w:rPr>
          <w:color w:val="auto"/>
          <w:lang w:val="ru-RU"/>
        </w:rPr>
        <w:t>клапана</w:t>
      </w:r>
      <w:r w:rsidRPr="00981FDE">
        <w:rPr>
          <w:color w:val="auto"/>
          <w:lang w:val="ru-RU"/>
        </w:rPr>
        <w:t xml:space="preserve"> согласно API 6D</w:t>
      </w:r>
      <w:r>
        <w:rPr>
          <w:color w:val="auto"/>
          <w:lang w:val="ru-RU"/>
        </w:rPr>
        <w:t>,</w:t>
      </w:r>
      <w:r w:rsidRPr="00981FDE">
        <w:rPr>
          <w:color w:val="auto"/>
          <w:lang w:val="ru-RU"/>
        </w:rPr>
        <w:t xml:space="preserve"> таблица 1.</w:t>
      </w:r>
    </w:p>
    <w:p w14:paraId="5FD4CE85"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Все шаровые краны должны оснащаться цельным полностью кованным шаром.</w:t>
      </w:r>
    </w:p>
    <w:p w14:paraId="0203AD4C" w14:textId="435E8A09"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В случаях, когда требуется грубое дроссельное регулирование и в других случаях, когда не требуется герметичное закрытие, подходят дроссельные </w:t>
      </w:r>
      <w:r w:rsidR="00970013">
        <w:rPr>
          <w:color w:val="auto"/>
          <w:lang w:val="ru-RU"/>
        </w:rPr>
        <w:t>клапаны</w:t>
      </w:r>
      <w:r w:rsidRPr="00981FDE">
        <w:rPr>
          <w:color w:val="auto"/>
          <w:lang w:val="ru-RU"/>
        </w:rPr>
        <w:t>. В случаях, когда требуется герметичное уплотнение, должны использоваться высококачественные тройные дроссельные клапаны.</w:t>
      </w:r>
    </w:p>
    <w:p w14:paraId="621BDC14"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Шаровые краны и дроссельные клапаны должны оснащаться индикаторами фиксированного положения. Их конструкция должна быть такой, чтобы исключалась возможность их неправильной установки (независимо какого типа - </w:t>
      </w:r>
      <w:r w:rsidRPr="00981FDE">
        <w:rPr>
          <w:color w:val="auto"/>
          <w:lang w:val="ru-RU"/>
        </w:rPr>
        <w:lastRenderedPageBreak/>
        <w:t xml:space="preserve">стрелочного или другого) и выдачи неправильного положения в закрытом или открытом положении </w:t>
      </w:r>
      <w:r>
        <w:rPr>
          <w:color w:val="auto"/>
          <w:lang w:val="ru-RU"/>
        </w:rPr>
        <w:t>клапана</w:t>
      </w:r>
      <w:r w:rsidRPr="00981FDE">
        <w:rPr>
          <w:color w:val="auto"/>
          <w:lang w:val="ru-RU"/>
        </w:rPr>
        <w:t>.</w:t>
      </w:r>
    </w:p>
    <w:p w14:paraId="61D6D032"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Для большинства условий эксплуатации Закрыто/Открыто без вибраций в среде углеводорода и в инженерных сетях, в которых герметичное закрытие не требуется, для всех температурных диапазонов подходят клиновые задвижки.</w:t>
      </w:r>
    </w:p>
    <w:p w14:paraId="08FDF259"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Обратные клапаны изготавливаются разных конструкций, включая поворотные, с двумя дисками, шариковые, поршневые и осевые. </w:t>
      </w:r>
    </w:p>
    <w:p w14:paraId="1146EE31" w14:textId="77777777" w:rsidR="00BA168E" w:rsidRPr="00981FDE" w:rsidRDefault="00BA168E" w:rsidP="00684DD4">
      <w:pPr>
        <w:pStyle w:val="ListAlpha1"/>
        <w:numPr>
          <w:ilvl w:val="1"/>
          <w:numId w:val="4"/>
        </w:numPr>
        <w:tabs>
          <w:tab w:val="clear" w:pos="1080"/>
        </w:tabs>
        <w:ind w:left="1418" w:hanging="284"/>
        <w:jc w:val="both"/>
        <w:rPr>
          <w:color w:val="auto"/>
          <w:lang w:val="ru-RU"/>
        </w:rPr>
      </w:pPr>
      <w:r w:rsidRPr="00981FDE">
        <w:rPr>
          <w:color w:val="auto"/>
          <w:lang w:val="ru-RU"/>
        </w:rPr>
        <w:t>Поворотные обратные клапаны, обратные клапаны с двумя дисками, подпружиненные обратные клапаны с наклонным затвором могут устанавливаться на горизонтальных и вертикальных участках трубопроводов. В случае установки на вертикальных участках трубопроводов поток должен быть направлен вверх, и поставщику рекомендуется проверять функциональность таких клапанов. Обратные клапаны с двумя дисками</w:t>
      </w:r>
      <w:r>
        <w:rPr>
          <w:color w:val="auto"/>
          <w:lang w:val="ru-RU"/>
        </w:rPr>
        <w:t xml:space="preserve"> являются специализированными позициями и поставляются как в соответствии с Листом технических данных.</w:t>
      </w:r>
      <w:r w:rsidRPr="00B464C1">
        <w:rPr>
          <w:color w:val="auto"/>
          <w:lang w:val="ru-RU"/>
        </w:rPr>
        <w:t xml:space="preserve"> </w:t>
      </w:r>
    </w:p>
    <w:p w14:paraId="692C8791" w14:textId="77777777" w:rsidR="00BA168E" w:rsidRPr="00981FDE" w:rsidRDefault="00BA168E" w:rsidP="00684DD4">
      <w:pPr>
        <w:pStyle w:val="ListAlpha1"/>
        <w:numPr>
          <w:ilvl w:val="1"/>
          <w:numId w:val="4"/>
        </w:numPr>
        <w:tabs>
          <w:tab w:val="clear" w:pos="1080"/>
        </w:tabs>
        <w:ind w:left="1418" w:hanging="284"/>
        <w:jc w:val="both"/>
        <w:rPr>
          <w:color w:val="auto"/>
          <w:lang w:val="ru-RU"/>
        </w:rPr>
      </w:pPr>
      <w:r w:rsidRPr="00981FDE">
        <w:rPr>
          <w:color w:val="auto"/>
          <w:lang w:val="ru-RU"/>
        </w:rPr>
        <w:t>Для пульсирующих и нестабильных потоков должны задаваться обратные клапаны с затвором, предотвращающим гидравлические удары. Для таких условий лучше всего использовать осевые обратные клапаны.</w:t>
      </w:r>
    </w:p>
    <w:p w14:paraId="6C59C799"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Возмущение потока вследствие изменения направления или увеличения потока может быть оказать неблагоприятное воздействие на правильную работу и надежность обратных клапанов. </w:t>
      </w:r>
    </w:p>
    <w:p w14:paraId="4B4B376F" w14:textId="77777777" w:rsidR="00BA168E" w:rsidRPr="00981FDE" w:rsidRDefault="00BA168E" w:rsidP="00684DD4">
      <w:pPr>
        <w:pStyle w:val="ListAlpha1"/>
        <w:numPr>
          <w:ilvl w:val="1"/>
          <w:numId w:val="4"/>
        </w:numPr>
        <w:tabs>
          <w:tab w:val="clear" w:pos="1080"/>
        </w:tabs>
        <w:ind w:left="1418" w:hanging="284"/>
        <w:jc w:val="both"/>
        <w:rPr>
          <w:color w:val="auto"/>
          <w:lang w:val="ru-RU"/>
        </w:rPr>
      </w:pPr>
      <w:r w:rsidRPr="00981FDE">
        <w:rPr>
          <w:color w:val="auto"/>
          <w:lang w:val="ru-RU"/>
        </w:rPr>
        <w:t xml:space="preserve">Для предотвращения таких проблем необходимо проконсультироваться с производителем </w:t>
      </w:r>
      <w:r>
        <w:rPr>
          <w:color w:val="auto"/>
          <w:lang w:val="ru-RU"/>
        </w:rPr>
        <w:t>клапанов</w:t>
      </w:r>
      <w:r w:rsidRPr="00981FDE">
        <w:rPr>
          <w:color w:val="auto"/>
          <w:lang w:val="ru-RU"/>
        </w:rPr>
        <w:t xml:space="preserve"> о минимальной длине прямого участка трубопровода ниже и выше обратного клапана. </w:t>
      </w:r>
    </w:p>
    <w:p w14:paraId="1F9A8B19" w14:textId="77777777" w:rsidR="00BA168E" w:rsidRDefault="00BA168E" w:rsidP="00684DD4">
      <w:pPr>
        <w:pStyle w:val="ListAlpha1"/>
        <w:numPr>
          <w:ilvl w:val="1"/>
          <w:numId w:val="4"/>
        </w:numPr>
        <w:tabs>
          <w:tab w:val="clear" w:pos="1080"/>
        </w:tabs>
        <w:ind w:left="1418" w:hanging="284"/>
        <w:jc w:val="both"/>
        <w:rPr>
          <w:color w:val="auto"/>
          <w:lang w:val="ru-RU"/>
        </w:rPr>
      </w:pPr>
      <w:r w:rsidRPr="00981FDE">
        <w:rPr>
          <w:color w:val="auto"/>
          <w:lang w:val="ru-RU"/>
        </w:rPr>
        <w:t>Общее правило - устанавливать обратные клапаны по меньшей мере на десять (10) диаметров трубы ниже и одиннадцать (11) диаметров трубы выше нагнетательных патрубков насосов и колен на 90 градусов.</w:t>
      </w:r>
    </w:p>
    <w:p w14:paraId="06D6F588"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В случаях, когда требуется хорошее дроссельное регулирование, могут применяться дисковые задвижки. </w:t>
      </w:r>
    </w:p>
    <w:p w14:paraId="7F9625C3" w14:textId="77777777"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Для условий, в которых утечка наружу может быть опасной, например, для работы в кислотной среде, а также для подачи воды под низким давлением могут использоваться диафрагменные клапаны. Такие клапаны </w:t>
      </w:r>
      <w:r w:rsidRPr="001E08A5">
        <w:rPr>
          <w:color w:val="auto"/>
          <w:lang w:val="ru-RU"/>
        </w:rPr>
        <w:t>предпочтительны</w:t>
      </w:r>
      <w:r w:rsidRPr="009A49C5">
        <w:rPr>
          <w:color w:val="auto"/>
          <w:lang w:val="ru-RU"/>
        </w:rPr>
        <w:t xml:space="preserve"> </w:t>
      </w:r>
      <w:r w:rsidRPr="00981FDE">
        <w:rPr>
          <w:color w:val="auto"/>
          <w:lang w:val="ru-RU"/>
        </w:rPr>
        <w:t>для сред, содержащих песок или другие твердые вещества.</w:t>
      </w:r>
    </w:p>
    <w:p w14:paraId="3E33B55B" w14:textId="17DA6FD5"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В качестве запорных </w:t>
      </w:r>
      <w:r w:rsidR="00970013">
        <w:rPr>
          <w:color w:val="auto"/>
          <w:lang w:val="ru-RU"/>
        </w:rPr>
        <w:t>арматур</w:t>
      </w:r>
      <w:r w:rsidRPr="00981FDE">
        <w:rPr>
          <w:color w:val="auto"/>
          <w:lang w:val="ru-RU"/>
        </w:rPr>
        <w:t xml:space="preserve"> КИП и манометров для дроссельного регулирования и снижения давления в трубопроводах КИП часто используются игольчатые клапаны. </w:t>
      </w:r>
    </w:p>
    <w:p w14:paraId="60C1464A" w14:textId="59FE9E7E"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Для всех условий применения по Классу 600 ASME должны использоваться сдвоенные запорные </w:t>
      </w:r>
      <w:r w:rsidR="00970013">
        <w:rPr>
          <w:color w:val="auto"/>
          <w:lang w:val="ru-RU"/>
        </w:rPr>
        <w:t>арматуры</w:t>
      </w:r>
      <w:r w:rsidRPr="00981FDE">
        <w:rPr>
          <w:color w:val="auto"/>
          <w:lang w:val="ru-RU"/>
        </w:rPr>
        <w:t xml:space="preserve"> со спускным клапаном.</w:t>
      </w:r>
    </w:p>
    <w:p w14:paraId="71B263BD" w14:textId="10027FA3" w:rsidR="00BA168E" w:rsidRPr="00981FDE"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Пробковые </w:t>
      </w:r>
      <w:r w:rsidR="00970013">
        <w:rPr>
          <w:color w:val="auto"/>
          <w:lang w:val="ru-RU"/>
        </w:rPr>
        <w:t>краны</w:t>
      </w:r>
      <w:r w:rsidRPr="00981FDE">
        <w:rPr>
          <w:color w:val="auto"/>
          <w:lang w:val="ru-RU"/>
        </w:rPr>
        <w:t xml:space="preserve"> с рубашкой должны быть смазываемого типа, с предельной температурой 210°C. Рубашка должна быть полной, а клапан должен быть оснащен </w:t>
      </w:r>
      <w:r>
        <w:rPr>
          <w:color w:val="auto"/>
          <w:lang w:val="ru-RU"/>
        </w:rPr>
        <w:t>фланцами</w:t>
      </w:r>
      <w:r w:rsidRPr="00981FDE">
        <w:rPr>
          <w:color w:val="auto"/>
          <w:lang w:val="ru-RU"/>
        </w:rPr>
        <w:t xml:space="preserve"> повышенного типоразмера. Для условий эксплуатации в среде жидкой серы предпочтительны несмазываемые пробковые краны с защитной трубкой с предельной температурой 200°C.  </w:t>
      </w:r>
    </w:p>
    <w:p w14:paraId="63A94836" w14:textId="77777777" w:rsidR="00BA168E" w:rsidRPr="006D2440" w:rsidRDefault="00BA168E" w:rsidP="00684DD4">
      <w:pPr>
        <w:pStyle w:val="List1"/>
        <w:numPr>
          <w:ilvl w:val="0"/>
          <w:numId w:val="30"/>
        </w:numPr>
        <w:tabs>
          <w:tab w:val="clear" w:pos="1080"/>
        </w:tabs>
        <w:ind w:left="1134" w:hanging="425"/>
        <w:jc w:val="both"/>
        <w:rPr>
          <w:color w:val="auto"/>
          <w:lang w:val="ru-RU"/>
        </w:rPr>
      </w:pPr>
      <w:r w:rsidRPr="00981FDE">
        <w:rPr>
          <w:color w:val="auto"/>
          <w:lang w:val="ru-RU"/>
        </w:rPr>
        <w:t xml:space="preserve">Все неметаллические материалы должны быть пригодными для эксплуатации в присутствии метанола. </w:t>
      </w:r>
    </w:p>
    <w:p w14:paraId="0A9CA815" w14:textId="77777777" w:rsidR="00BA168E" w:rsidRPr="00981FDE" w:rsidRDefault="00BA168E" w:rsidP="00BA168E">
      <w:pPr>
        <w:pStyle w:val="Heading1"/>
        <w:numPr>
          <w:ilvl w:val="0"/>
          <w:numId w:val="5"/>
        </w:numPr>
        <w:ind w:left="720" w:hanging="720"/>
        <w:rPr>
          <w:color w:val="auto"/>
          <w:lang w:val="ru-RU"/>
        </w:rPr>
      </w:pPr>
      <w:bookmarkStart w:id="194" w:name="_Toc325532772"/>
      <w:bookmarkStart w:id="195" w:name="_Toc182313238"/>
      <w:r w:rsidRPr="00981FDE">
        <w:rPr>
          <w:color w:val="auto"/>
          <w:lang w:val="ru-RU"/>
        </w:rPr>
        <w:lastRenderedPageBreak/>
        <w:t>Терминология</w:t>
      </w:r>
      <w:bookmarkEnd w:id="194"/>
      <w:bookmarkEnd w:id="195"/>
    </w:p>
    <w:p w14:paraId="36E8EFF1" w14:textId="77777777" w:rsidR="00BA168E" w:rsidRPr="00981FDE" w:rsidRDefault="00BA168E" w:rsidP="00684DD4">
      <w:pPr>
        <w:pStyle w:val="Heading2"/>
        <w:numPr>
          <w:ilvl w:val="1"/>
          <w:numId w:val="5"/>
        </w:numPr>
        <w:ind w:left="851" w:hanging="709"/>
        <w:rPr>
          <w:color w:val="auto"/>
          <w:lang w:val="ru-RU"/>
        </w:rPr>
      </w:pPr>
      <w:bookmarkStart w:id="196" w:name="_Toc325532773"/>
      <w:bookmarkStart w:id="197" w:name="_Toc182313239"/>
      <w:r w:rsidRPr="00981FDE">
        <w:rPr>
          <w:color w:val="auto"/>
          <w:lang w:val="ru-RU"/>
        </w:rPr>
        <w:t>Сокращения</w:t>
      </w:r>
      <w:bookmarkEnd w:id="196"/>
      <w:bookmarkEnd w:id="197"/>
      <w:r w:rsidRPr="00981FDE">
        <w:rPr>
          <w:color w:val="auto"/>
          <w:lang w:val="ru-RU"/>
        </w:rPr>
        <w:t xml:space="preserve"> </w:t>
      </w:r>
    </w:p>
    <w:tbl>
      <w:tblPr>
        <w:tblW w:w="0" w:type="auto"/>
        <w:tblInd w:w="1368" w:type="dxa"/>
        <w:tblLayout w:type="fixed"/>
        <w:tblLook w:val="0000" w:firstRow="0" w:lastRow="0" w:firstColumn="0" w:lastColumn="0" w:noHBand="0" w:noVBand="0"/>
      </w:tblPr>
      <w:tblGrid>
        <w:gridCol w:w="1170"/>
        <w:gridCol w:w="6300"/>
      </w:tblGrid>
      <w:tr w:rsidR="00BA168E" w:rsidRPr="006B6D45" w14:paraId="32DDC147" w14:textId="77777777" w:rsidTr="00BA168E">
        <w:tc>
          <w:tcPr>
            <w:tcW w:w="1170" w:type="dxa"/>
          </w:tcPr>
          <w:p w14:paraId="2149C0E0"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ANSI</w:t>
            </w:r>
          </w:p>
        </w:tc>
        <w:tc>
          <w:tcPr>
            <w:tcW w:w="6300" w:type="dxa"/>
          </w:tcPr>
          <w:p w14:paraId="2579206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Американский национальный институт стандартов</w:t>
            </w:r>
          </w:p>
        </w:tc>
      </w:tr>
      <w:tr w:rsidR="00BA168E" w:rsidRPr="006B6D45" w14:paraId="688A9277" w14:textId="77777777" w:rsidTr="00BA168E">
        <w:tc>
          <w:tcPr>
            <w:tcW w:w="1170" w:type="dxa"/>
          </w:tcPr>
          <w:p w14:paraId="004C85CE"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 xml:space="preserve">API </w:t>
            </w:r>
            <w:r w:rsidRPr="006B6D45">
              <w:rPr>
                <w:rFonts w:ascii="Times New Roman" w:hAnsi="Times New Roman"/>
                <w:szCs w:val="22"/>
              </w:rPr>
              <w:tab/>
            </w:r>
          </w:p>
        </w:tc>
        <w:tc>
          <w:tcPr>
            <w:tcW w:w="6300" w:type="dxa"/>
          </w:tcPr>
          <w:p w14:paraId="12B5EE7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Американский Нефтяной Институт</w:t>
            </w:r>
          </w:p>
        </w:tc>
      </w:tr>
      <w:tr w:rsidR="00BA168E" w:rsidRPr="006B6D45" w14:paraId="1C23F57F" w14:textId="77777777" w:rsidTr="00BA168E">
        <w:tc>
          <w:tcPr>
            <w:tcW w:w="1170" w:type="dxa"/>
          </w:tcPr>
          <w:p w14:paraId="2721C6C4"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ASB</w:t>
            </w:r>
          </w:p>
        </w:tc>
        <w:tc>
          <w:tcPr>
            <w:tcW w:w="6300" w:type="dxa"/>
          </w:tcPr>
          <w:p w14:paraId="55D30998"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Асбест</w:t>
            </w:r>
          </w:p>
        </w:tc>
      </w:tr>
      <w:tr w:rsidR="00BA168E" w:rsidRPr="006B6D45" w14:paraId="6861FBA9" w14:textId="77777777" w:rsidTr="00BA168E">
        <w:tc>
          <w:tcPr>
            <w:tcW w:w="1170" w:type="dxa"/>
          </w:tcPr>
          <w:p w14:paraId="2A8DC47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ASME</w:t>
            </w:r>
          </w:p>
        </w:tc>
        <w:tc>
          <w:tcPr>
            <w:tcW w:w="6300" w:type="dxa"/>
          </w:tcPr>
          <w:p w14:paraId="1BB7772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Американский институт инженеров-механиков</w:t>
            </w:r>
          </w:p>
        </w:tc>
      </w:tr>
      <w:tr w:rsidR="00BA168E" w:rsidRPr="00F94BC8" w14:paraId="1ABE4F88" w14:textId="77777777" w:rsidTr="00BA168E">
        <w:tc>
          <w:tcPr>
            <w:tcW w:w="1170" w:type="dxa"/>
          </w:tcPr>
          <w:p w14:paraId="120077F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 xml:space="preserve">ASTM </w:t>
            </w:r>
          </w:p>
        </w:tc>
        <w:tc>
          <w:tcPr>
            <w:tcW w:w="6300" w:type="dxa"/>
          </w:tcPr>
          <w:p w14:paraId="3706CB9E"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Американское общество специалистов по испытаниям материалов</w:t>
            </w:r>
          </w:p>
        </w:tc>
      </w:tr>
      <w:tr w:rsidR="00BA168E" w:rsidRPr="006B6D45" w14:paraId="5C021BEF" w14:textId="77777777" w:rsidTr="00BA168E">
        <w:tc>
          <w:tcPr>
            <w:tcW w:w="1170" w:type="dxa"/>
          </w:tcPr>
          <w:p w14:paraId="11FDD3C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BARG</w:t>
            </w:r>
          </w:p>
        </w:tc>
        <w:tc>
          <w:tcPr>
            <w:tcW w:w="6300" w:type="dxa"/>
          </w:tcPr>
          <w:p w14:paraId="51B3063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Бар (изб.)</w:t>
            </w:r>
          </w:p>
        </w:tc>
      </w:tr>
      <w:tr w:rsidR="00BA168E" w:rsidRPr="006B6D45" w14:paraId="1937875C" w14:textId="77777777" w:rsidTr="00BA168E">
        <w:tc>
          <w:tcPr>
            <w:tcW w:w="1170" w:type="dxa"/>
          </w:tcPr>
          <w:p w14:paraId="57F6834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BB</w:t>
            </w:r>
          </w:p>
        </w:tc>
        <w:tc>
          <w:tcPr>
            <w:tcW w:w="6300" w:type="dxa"/>
          </w:tcPr>
          <w:p w14:paraId="27162FE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Корпус на болтах.</w:t>
            </w:r>
          </w:p>
        </w:tc>
      </w:tr>
      <w:tr w:rsidR="00BA168E" w:rsidRPr="00F94BC8" w14:paraId="5C90E36A" w14:textId="77777777" w:rsidTr="00BA168E">
        <w:tc>
          <w:tcPr>
            <w:tcW w:w="1170" w:type="dxa"/>
          </w:tcPr>
          <w:p w14:paraId="025085E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BBE</w:t>
            </w:r>
          </w:p>
        </w:tc>
        <w:tc>
          <w:tcPr>
            <w:tcW w:w="6300" w:type="dxa"/>
          </w:tcPr>
          <w:p w14:paraId="662CB7B7"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С фаской на двух концах</w:t>
            </w:r>
          </w:p>
        </w:tc>
      </w:tr>
      <w:tr w:rsidR="00BA168E" w:rsidRPr="006B6D45" w14:paraId="05B29AE6" w14:textId="77777777" w:rsidTr="00BA168E">
        <w:tc>
          <w:tcPr>
            <w:tcW w:w="1170" w:type="dxa"/>
          </w:tcPr>
          <w:p w14:paraId="3D71349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BC</w:t>
            </w:r>
          </w:p>
        </w:tc>
        <w:tc>
          <w:tcPr>
            <w:tcW w:w="6300" w:type="dxa"/>
          </w:tcPr>
          <w:p w14:paraId="3AFC8CCE"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Крышка с болтовым соединением</w:t>
            </w:r>
          </w:p>
        </w:tc>
      </w:tr>
      <w:tr w:rsidR="00BA168E" w:rsidRPr="006B6D45" w14:paraId="2F264BCF" w14:textId="77777777" w:rsidTr="00BA168E">
        <w:tc>
          <w:tcPr>
            <w:tcW w:w="1170" w:type="dxa"/>
          </w:tcPr>
          <w:p w14:paraId="2FED17C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BCV</w:t>
            </w:r>
          </w:p>
        </w:tc>
        <w:tc>
          <w:tcPr>
            <w:tcW w:w="6300" w:type="dxa"/>
          </w:tcPr>
          <w:p w14:paraId="35B656A2"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Дроссельный клапан концентрического типа</w:t>
            </w:r>
          </w:p>
        </w:tc>
      </w:tr>
      <w:tr w:rsidR="00BA168E" w:rsidRPr="006B6D45" w14:paraId="54AB6A09" w14:textId="77777777" w:rsidTr="00BA168E">
        <w:tc>
          <w:tcPr>
            <w:tcW w:w="1170" w:type="dxa"/>
          </w:tcPr>
          <w:p w14:paraId="6B371E8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BE</w:t>
            </w:r>
          </w:p>
        </w:tc>
        <w:tc>
          <w:tcPr>
            <w:tcW w:w="6300" w:type="dxa"/>
          </w:tcPr>
          <w:p w14:paraId="3C9C5666"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С фаской на конце</w:t>
            </w:r>
          </w:p>
        </w:tc>
      </w:tr>
      <w:tr w:rsidR="00BA168E" w:rsidRPr="006B6D45" w14:paraId="0C5640D0" w14:textId="77777777" w:rsidTr="00BA168E">
        <w:tc>
          <w:tcPr>
            <w:tcW w:w="1170" w:type="dxa"/>
          </w:tcPr>
          <w:p w14:paraId="4F0FB31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BFW</w:t>
            </w:r>
          </w:p>
        </w:tc>
        <w:tc>
          <w:tcPr>
            <w:tcW w:w="6300" w:type="dxa"/>
          </w:tcPr>
          <w:p w14:paraId="28562856"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Котловая вода</w:t>
            </w:r>
          </w:p>
        </w:tc>
      </w:tr>
      <w:tr w:rsidR="00BA168E" w:rsidRPr="006B6D45" w14:paraId="2A262174" w14:textId="77777777" w:rsidTr="00BA168E">
        <w:tc>
          <w:tcPr>
            <w:tcW w:w="1170" w:type="dxa"/>
          </w:tcPr>
          <w:p w14:paraId="64012FA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BG</w:t>
            </w:r>
          </w:p>
        </w:tc>
        <w:tc>
          <w:tcPr>
            <w:tcW w:w="6300" w:type="dxa"/>
          </w:tcPr>
          <w:p w14:paraId="1C8EB799"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Сальник с болтовым соединением</w:t>
            </w:r>
          </w:p>
        </w:tc>
      </w:tr>
      <w:tr w:rsidR="00BA168E" w:rsidRPr="00F94BC8" w14:paraId="30AB0E7E" w14:textId="77777777" w:rsidTr="00BA168E">
        <w:tc>
          <w:tcPr>
            <w:tcW w:w="1170" w:type="dxa"/>
          </w:tcPr>
          <w:p w14:paraId="13DE33D0"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BLE</w:t>
            </w:r>
          </w:p>
        </w:tc>
        <w:tc>
          <w:tcPr>
            <w:tcW w:w="6300" w:type="dxa"/>
          </w:tcPr>
          <w:p w14:paraId="4E766FC7"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С фаской на большом конце</w:t>
            </w:r>
          </w:p>
        </w:tc>
      </w:tr>
      <w:tr w:rsidR="00BA168E" w:rsidRPr="00F94BC8" w14:paraId="65F900D4" w14:textId="77777777" w:rsidTr="00BA168E">
        <w:tc>
          <w:tcPr>
            <w:tcW w:w="1170" w:type="dxa"/>
          </w:tcPr>
          <w:p w14:paraId="2D57D28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BOV</w:t>
            </w:r>
          </w:p>
        </w:tc>
        <w:tc>
          <w:tcPr>
            <w:tcW w:w="6300" w:type="dxa"/>
          </w:tcPr>
          <w:p w14:paraId="1D33C428" w14:textId="68E19E4C"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Дроссельный клапан эксцентричного типа</w:t>
            </w:r>
            <w:r w:rsidR="00E370AF" w:rsidRPr="006B6D45">
              <w:rPr>
                <w:rFonts w:ascii="Times New Roman" w:hAnsi="Times New Roman"/>
                <w:szCs w:val="22"/>
              </w:rPr>
              <w:t xml:space="preserve"> </w:t>
            </w:r>
            <w:r w:rsidRPr="006B6D45">
              <w:rPr>
                <w:rFonts w:ascii="Times New Roman" w:hAnsi="Times New Roman"/>
                <w:szCs w:val="22"/>
              </w:rPr>
              <w:t>(высококачеств)</w:t>
            </w:r>
          </w:p>
        </w:tc>
      </w:tr>
      <w:tr w:rsidR="00BA168E" w:rsidRPr="006B6D45" w14:paraId="1019723C" w14:textId="77777777" w:rsidTr="00BA168E">
        <w:tc>
          <w:tcPr>
            <w:tcW w:w="1170" w:type="dxa"/>
          </w:tcPr>
          <w:p w14:paraId="1CA1BE1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BS</w:t>
            </w:r>
          </w:p>
        </w:tc>
        <w:tc>
          <w:tcPr>
            <w:tcW w:w="6300" w:type="dxa"/>
          </w:tcPr>
          <w:p w14:paraId="0406B34E"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Британский институт стандартов</w:t>
            </w:r>
          </w:p>
        </w:tc>
      </w:tr>
      <w:tr w:rsidR="00BA168E" w:rsidRPr="006B6D45" w14:paraId="1211D5BD" w14:textId="77777777" w:rsidTr="00BA168E">
        <w:tc>
          <w:tcPr>
            <w:tcW w:w="1170" w:type="dxa"/>
          </w:tcPr>
          <w:p w14:paraId="3B40126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BW</w:t>
            </w:r>
          </w:p>
        </w:tc>
        <w:tc>
          <w:tcPr>
            <w:tcW w:w="6300" w:type="dxa"/>
          </w:tcPr>
          <w:p w14:paraId="240FED5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 xml:space="preserve">Сварной шов </w:t>
            </w:r>
            <w:r w:rsidRPr="006B6D45">
              <w:rPr>
                <w:rFonts w:ascii="Times New Roman" w:hAnsi="Times New Roman"/>
                <w:szCs w:val="22"/>
                <w:lang w:val="en-US"/>
              </w:rPr>
              <w:t>встык</w:t>
            </w:r>
          </w:p>
        </w:tc>
      </w:tr>
      <w:tr w:rsidR="00BA168E" w:rsidRPr="006B6D45" w14:paraId="3C2DC5DA" w14:textId="77777777" w:rsidTr="00BA168E">
        <w:tc>
          <w:tcPr>
            <w:tcW w:w="1170" w:type="dxa"/>
          </w:tcPr>
          <w:p w14:paraId="51417C0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CA</w:t>
            </w:r>
          </w:p>
        </w:tc>
        <w:tc>
          <w:tcPr>
            <w:tcW w:w="6300" w:type="dxa"/>
          </w:tcPr>
          <w:p w14:paraId="5840774E"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Допуск на коррозию</w:t>
            </w:r>
          </w:p>
        </w:tc>
      </w:tr>
      <w:tr w:rsidR="00BA168E" w:rsidRPr="006B6D45" w14:paraId="02E30F4F" w14:textId="77777777" w:rsidTr="00BA168E">
        <w:tc>
          <w:tcPr>
            <w:tcW w:w="1170" w:type="dxa"/>
          </w:tcPr>
          <w:p w14:paraId="430BFFD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CAF</w:t>
            </w:r>
          </w:p>
        </w:tc>
        <w:tc>
          <w:tcPr>
            <w:tcW w:w="6300" w:type="dxa"/>
          </w:tcPr>
          <w:p w14:paraId="3E634F39"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Прессованное асбестовое волокно</w:t>
            </w:r>
          </w:p>
        </w:tc>
      </w:tr>
      <w:tr w:rsidR="00BA168E" w:rsidRPr="00F94BC8" w14:paraId="5C9BB208" w14:textId="77777777" w:rsidTr="00BA168E">
        <w:tc>
          <w:tcPr>
            <w:tcW w:w="1170" w:type="dxa"/>
          </w:tcPr>
          <w:p w14:paraId="5BCEF5C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CDV</w:t>
            </w:r>
          </w:p>
        </w:tc>
        <w:tc>
          <w:tcPr>
            <w:tcW w:w="6300" w:type="dxa"/>
          </w:tcPr>
          <w:p w14:paraId="2DB6E5D4"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Обратный клапан, с двумя дисками</w:t>
            </w:r>
          </w:p>
        </w:tc>
      </w:tr>
      <w:tr w:rsidR="00BA168E" w:rsidRPr="006B6D45" w14:paraId="5477B22D" w14:textId="77777777" w:rsidTr="00BA168E">
        <w:tc>
          <w:tcPr>
            <w:tcW w:w="1170" w:type="dxa"/>
          </w:tcPr>
          <w:p w14:paraId="5C09C9B3" w14:textId="1D5DB0ED" w:rsidR="00BA168E" w:rsidRPr="006B6D45" w:rsidRDefault="00D70C38" w:rsidP="00BA168E">
            <w:pPr>
              <w:pStyle w:val="Indent1"/>
              <w:ind w:left="0"/>
              <w:rPr>
                <w:rFonts w:ascii="Times New Roman" w:hAnsi="Times New Roman"/>
                <w:szCs w:val="22"/>
                <w:lang w:val="en-US"/>
              </w:rPr>
            </w:pPr>
            <w:r w:rsidRPr="006B6D45">
              <w:rPr>
                <w:rFonts w:ascii="Times New Roman" w:hAnsi="Times New Roman"/>
                <w:szCs w:val="22"/>
              </w:rPr>
              <w:t>СF</w:t>
            </w:r>
          </w:p>
        </w:tc>
        <w:tc>
          <w:tcPr>
            <w:tcW w:w="6300" w:type="dxa"/>
          </w:tcPr>
          <w:p w14:paraId="7E8BCE56"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Компактный фланец</w:t>
            </w:r>
          </w:p>
        </w:tc>
      </w:tr>
      <w:tr w:rsidR="00BA168E" w:rsidRPr="006B6D45" w14:paraId="52FD5AF0" w14:textId="77777777" w:rsidTr="00BA168E">
        <w:tc>
          <w:tcPr>
            <w:tcW w:w="1170" w:type="dxa"/>
          </w:tcPr>
          <w:p w14:paraId="0EFB48C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CHV</w:t>
            </w:r>
          </w:p>
        </w:tc>
        <w:tc>
          <w:tcPr>
            <w:tcW w:w="6300" w:type="dxa"/>
          </w:tcPr>
          <w:p w14:paraId="5923F1BA"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Обратный клапан</w:t>
            </w:r>
          </w:p>
        </w:tc>
      </w:tr>
      <w:tr w:rsidR="00BA168E" w:rsidRPr="006B6D45" w14:paraId="505A7B35" w14:textId="77777777" w:rsidTr="00BA168E">
        <w:tc>
          <w:tcPr>
            <w:tcW w:w="1170" w:type="dxa"/>
          </w:tcPr>
          <w:p w14:paraId="5C96986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CL</w:t>
            </w:r>
          </w:p>
        </w:tc>
        <w:tc>
          <w:tcPr>
            <w:tcW w:w="6300" w:type="dxa"/>
          </w:tcPr>
          <w:p w14:paraId="1860B05C"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Класс</w:t>
            </w:r>
          </w:p>
        </w:tc>
      </w:tr>
      <w:tr w:rsidR="00BA168E" w:rsidRPr="006B6D45" w14:paraId="0C86E2D3" w14:textId="77777777" w:rsidTr="00BA168E">
        <w:tc>
          <w:tcPr>
            <w:tcW w:w="1170" w:type="dxa"/>
          </w:tcPr>
          <w:p w14:paraId="3A358C87"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CNAF</w:t>
            </w:r>
          </w:p>
        </w:tc>
        <w:tc>
          <w:tcPr>
            <w:tcW w:w="6300" w:type="dxa"/>
          </w:tcPr>
          <w:p w14:paraId="335CDC94"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Прессованное неасбестовое волокно</w:t>
            </w:r>
          </w:p>
        </w:tc>
      </w:tr>
      <w:tr w:rsidR="00BA168E" w:rsidRPr="006B6D45" w14:paraId="2D1BE836" w14:textId="77777777" w:rsidTr="00BA168E">
        <w:tc>
          <w:tcPr>
            <w:tcW w:w="1170" w:type="dxa"/>
          </w:tcPr>
          <w:p w14:paraId="2DB86FF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CONC</w:t>
            </w:r>
          </w:p>
        </w:tc>
        <w:tc>
          <w:tcPr>
            <w:tcW w:w="6300" w:type="dxa"/>
          </w:tcPr>
          <w:p w14:paraId="17AB9911"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Концентрический</w:t>
            </w:r>
          </w:p>
        </w:tc>
      </w:tr>
      <w:tr w:rsidR="00BA168E" w:rsidRPr="006B6D45" w14:paraId="6C4D9FC8" w14:textId="77777777" w:rsidTr="00BA168E">
        <w:tc>
          <w:tcPr>
            <w:tcW w:w="1170" w:type="dxa"/>
          </w:tcPr>
          <w:p w14:paraId="22A81A9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CR</w:t>
            </w:r>
          </w:p>
        </w:tc>
        <w:tc>
          <w:tcPr>
            <w:tcW w:w="6300" w:type="dxa"/>
          </w:tcPr>
          <w:p w14:paraId="2610C476"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Хром</w:t>
            </w:r>
          </w:p>
        </w:tc>
      </w:tr>
      <w:tr w:rsidR="00BA168E" w:rsidRPr="006B6D45" w14:paraId="3B3D64F1" w14:textId="77777777" w:rsidTr="00BA168E">
        <w:tc>
          <w:tcPr>
            <w:tcW w:w="1170" w:type="dxa"/>
          </w:tcPr>
          <w:p w14:paraId="78F7AF5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CS</w:t>
            </w:r>
          </w:p>
        </w:tc>
        <w:tc>
          <w:tcPr>
            <w:tcW w:w="6300" w:type="dxa"/>
          </w:tcPr>
          <w:p w14:paraId="510EAE31"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Углеродистая сталь</w:t>
            </w:r>
          </w:p>
        </w:tc>
      </w:tr>
      <w:tr w:rsidR="00BA168E" w:rsidRPr="006B6D45" w14:paraId="1CC91A82" w14:textId="77777777" w:rsidTr="00BA168E">
        <w:tc>
          <w:tcPr>
            <w:tcW w:w="1170" w:type="dxa"/>
          </w:tcPr>
          <w:p w14:paraId="3D5654E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DIN</w:t>
            </w:r>
          </w:p>
        </w:tc>
        <w:tc>
          <w:tcPr>
            <w:tcW w:w="6300" w:type="dxa"/>
          </w:tcPr>
          <w:p w14:paraId="34041C94"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Немецкий институт стандартизации</w:t>
            </w:r>
          </w:p>
        </w:tc>
      </w:tr>
      <w:tr w:rsidR="00BA168E" w:rsidRPr="006B6D45" w14:paraId="125061B4" w14:textId="77777777" w:rsidTr="00BA168E">
        <w:tc>
          <w:tcPr>
            <w:tcW w:w="1170" w:type="dxa"/>
          </w:tcPr>
          <w:p w14:paraId="6A0A9E4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DS</w:t>
            </w:r>
          </w:p>
        </w:tc>
        <w:tc>
          <w:tcPr>
            <w:tcW w:w="6300" w:type="dxa"/>
          </w:tcPr>
          <w:p w14:paraId="3467EF34"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Седло для диска</w:t>
            </w:r>
          </w:p>
        </w:tc>
      </w:tr>
      <w:tr w:rsidR="00BA168E" w:rsidRPr="006B6D45" w14:paraId="38C68EA4" w14:textId="77777777" w:rsidTr="00BA168E">
        <w:tc>
          <w:tcPr>
            <w:tcW w:w="1170" w:type="dxa"/>
          </w:tcPr>
          <w:p w14:paraId="30C0F8A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ECC</w:t>
            </w:r>
          </w:p>
        </w:tc>
        <w:tc>
          <w:tcPr>
            <w:tcW w:w="6300" w:type="dxa"/>
          </w:tcPr>
          <w:p w14:paraId="760F01D7"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Эксцентрический</w:t>
            </w:r>
          </w:p>
        </w:tc>
      </w:tr>
      <w:tr w:rsidR="00BA168E" w:rsidRPr="006B6D45" w14:paraId="11D5CFE2" w14:textId="77777777" w:rsidTr="00BA168E">
        <w:tc>
          <w:tcPr>
            <w:tcW w:w="1170" w:type="dxa"/>
          </w:tcPr>
          <w:p w14:paraId="345AF50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EFW</w:t>
            </w:r>
          </w:p>
        </w:tc>
        <w:tc>
          <w:tcPr>
            <w:tcW w:w="6300" w:type="dxa"/>
          </w:tcPr>
          <w:p w14:paraId="20770A60"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Сваренный электрическим оплавлением</w:t>
            </w:r>
          </w:p>
        </w:tc>
      </w:tr>
      <w:tr w:rsidR="00BA168E" w:rsidRPr="006B6D45" w14:paraId="5D288506" w14:textId="77777777" w:rsidTr="00BA168E">
        <w:tc>
          <w:tcPr>
            <w:tcW w:w="1170" w:type="dxa"/>
          </w:tcPr>
          <w:p w14:paraId="5294BDC2"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FF</w:t>
            </w:r>
          </w:p>
        </w:tc>
        <w:tc>
          <w:tcPr>
            <w:tcW w:w="6300" w:type="dxa"/>
          </w:tcPr>
          <w:p w14:paraId="2F409F35"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С гладким торцом</w:t>
            </w:r>
          </w:p>
        </w:tc>
      </w:tr>
      <w:tr w:rsidR="00BA168E" w:rsidRPr="006B6D45" w14:paraId="05B0D98A" w14:textId="77777777" w:rsidTr="00BA168E">
        <w:tc>
          <w:tcPr>
            <w:tcW w:w="1170" w:type="dxa"/>
          </w:tcPr>
          <w:p w14:paraId="7684300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FHF</w:t>
            </w:r>
          </w:p>
        </w:tc>
        <w:tc>
          <w:tcPr>
            <w:tcW w:w="6300" w:type="dxa"/>
          </w:tcPr>
          <w:p w14:paraId="4833C8F2"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Полностью твердосплавный</w:t>
            </w:r>
          </w:p>
        </w:tc>
      </w:tr>
      <w:tr w:rsidR="00BA168E" w:rsidRPr="006B6D45" w14:paraId="7DE595F9" w14:textId="77777777" w:rsidTr="00BA168E">
        <w:tc>
          <w:tcPr>
            <w:tcW w:w="1170" w:type="dxa"/>
          </w:tcPr>
          <w:p w14:paraId="6C962CA4"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FLG</w:t>
            </w:r>
          </w:p>
        </w:tc>
        <w:tc>
          <w:tcPr>
            <w:tcW w:w="6300" w:type="dxa"/>
          </w:tcPr>
          <w:p w14:paraId="583B818B"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Фланец</w:t>
            </w:r>
          </w:p>
        </w:tc>
      </w:tr>
      <w:tr w:rsidR="00BA168E" w:rsidRPr="006B6D45" w14:paraId="54BAA126" w14:textId="77777777" w:rsidTr="00BA168E">
        <w:tc>
          <w:tcPr>
            <w:tcW w:w="1170" w:type="dxa"/>
          </w:tcPr>
          <w:p w14:paraId="6BB7618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FV</w:t>
            </w:r>
          </w:p>
        </w:tc>
        <w:tc>
          <w:tcPr>
            <w:tcW w:w="6300" w:type="dxa"/>
          </w:tcPr>
          <w:p w14:paraId="75262DDE"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Полный вакуум</w:t>
            </w:r>
          </w:p>
        </w:tc>
      </w:tr>
      <w:tr w:rsidR="00BA168E" w:rsidRPr="006B6D45" w14:paraId="1B36D3AC" w14:textId="77777777" w:rsidTr="00BA168E">
        <w:tc>
          <w:tcPr>
            <w:tcW w:w="1170" w:type="dxa"/>
          </w:tcPr>
          <w:p w14:paraId="16C5004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GAV</w:t>
            </w:r>
          </w:p>
        </w:tc>
        <w:tc>
          <w:tcPr>
            <w:tcW w:w="6300" w:type="dxa"/>
          </w:tcPr>
          <w:p w14:paraId="1EA7821A"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Клиновая задвижка</w:t>
            </w:r>
          </w:p>
        </w:tc>
      </w:tr>
      <w:tr w:rsidR="00BA168E" w:rsidRPr="006B6D45" w14:paraId="3C86DC3D" w14:textId="77777777" w:rsidTr="00BA168E">
        <w:tc>
          <w:tcPr>
            <w:tcW w:w="1170" w:type="dxa"/>
          </w:tcPr>
          <w:p w14:paraId="2163381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GALV</w:t>
            </w:r>
          </w:p>
        </w:tc>
        <w:tc>
          <w:tcPr>
            <w:tcW w:w="6300" w:type="dxa"/>
          </w:tcPr>
          <w:p w14:paraId="766C8713"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Оцинкованный</w:t>
            </w:r>
          </w:p>
        </w:tc>
      </w:tr>
      <w:tr w:rsidR="00BA168E" w:rsidRPr="006B6D45" w14:paraId="2F85B69F" w14:textId="77777777" w:rsidTr="00BA168E">
        <w:tc>
          <w:tcPr>
            <w:tcW w:w="1170" w:type="dxa"/>
          </w:tcPr>
          <w:p w14:paraId="1CBBDF3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GLV</w:t>
            </w:r>
          </w:p>
        </w:tc>
        <w:tc>
          <w:tcPr>
            <w:tcW w:w="6300" w:type="dxa"/>
          </w:tcPr>
          <w:p w14:paraId="6E6EE64B"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Дисковая задвижка</w:t>
            </w:r>
          </w:p>
        </w:tc>
      </w:tr>
      <w:tr w:rsidR="00BA168E" w:rsidRPr="006B6D45" w14:paraId="37EC5E5E" w14:textId="77777777" w:rsidTr="00BA168E">
        <w:tc>
          <w:tcPr>
            <w:tcW w:w="1170" w:type="dxa"/>
          </w:tcPr>
          <w:p w14:paraId="37BBB07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GO</w:t>
            </w:r>
          </w:p>
        </w:tc>
        <w:tc>
          <w:tcPr>
            <w:tcW w:w="6300" w:type="dxa"/>
          </w:tcPr>
          <w:p w14:paraId="366E136F"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С редукторным приводом</w:t>
            </w:r>
          </w:p>
        </w:tc>
      </w:tr>
      <w:tr w:rsidR="00BA168E" w:rsidRPr="006B6D45" w14:paraId="7BCDEE71" w14:textId="77777777" w:rsidTr="00BA168E">
        <w:tc>
          <w:tcPr>
            <w:tcW w:w="1170" w:type="dxa"/>
          </w:tcPr>
          <w:p w14:paraId="01ED1C3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GR</w:t>
            </w:r>
          </w:p>
        </w:tc>
        <w:tc>
          <w:tcPr>
            <w:tcW w:w="6300" w:type="dxa"/>
          </w:tcPr>
          <w:p w14:paraId="005FF1DA"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Марка</w:t>
            </w:r>
          </w:p>
        </w:tc>
      </w:tr>
      <w:tr w:rsidR="00BA168E" w:rsidRPr="006B6D45" w14:paraId="2061280C" w14:textId="77777777" w:rsidTr="00BA168E">
        <w:tc>
          <w:tcPr>
            <w:tcW w:w="1170" w:type="dxa"/>
          </w:tcPr>
          <w:p w14:paraId="2641695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GRE</w:t>
            </w:r>
          </w:p>
        </w:tc>
        <w:tc>
          <w:tcPr>
            <w:tcW w:w="6300" w:type="dxa"/>
          </w:tcPr>
          <w:p w14:paraId="367422A0"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Эпоксидная смола, армированная стекловолокном</w:t>
            </w:r>
          </w:p>
        </w:tc>
      </w:tr>
      <w:tr w:rsidR="00BA168E" w:rsidRPr="006B6D45" w14:paraId="56045968" w14:textId="77777777" w:rsidTr="00BA168E">
        <w:tc>
          <w:tcPr>
            <w:tcW w:w="1170" w:type="dxa"/>
          </w:tcPr>
          <w:p w14:paraId="4A4A189E"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GRV</w:t>
            </w:r>
          </w:p>
        </w:tc>
        <w:tc>
          <w:tcPr>
            <w:tcW w:w="6300" w:type="dxa"/>
          </w:tcPr>
          <w:p w14:paraId="179F5173" w14:textId="77777777" w:rsidR="00BA168E" w:rsidRPr="006B6D45" w:rsidRDefault="00BA168E" w:rsidP="00BA168E">
            <w:pPr>
              <w:pStyle w:val="Indent1"/>
              <w:ind w:left="0"/>
              <w:jc w:val="left"/>
              <w:rPr>
                <w:rFonts w:ascii="Times New Roman" w:hAnsi="Times New Roman"/>
                <w:szCs w:val="22"/>
                <w:lang w:val="en-US"/>
                <w:rPrChange w:id="198" w:author="Zhunisbayev, Olzhasbek [Bolashak Atyrau Limited]" w:date="2024-11-04T21:03:00Z" w16du:dateUtc="2024-11-04T16:03:00Z">
                  <w:rPr>
                    <w:szCs w:val="22"/>
                  </w:rPr>
                </w:rPrChange>
              </w:rPr>
            </w:pPr>
            <w:r w:rsidRPr="006B6D45">
              <w:rPr>
                <w:rFonts w:ascii="Times New Roman" w:hAnsi="Times New Roman"/>
                <w:szCs w:val="22"/>
              </w:rPr>
              <w:t>Виниловый эфир, армированный стекловолокном</w:t>
            </w:r>
          </w:p>
        </w:tc>
      </w:tr>
      <w:tr w:rsidR="004A4461" w:rsidRPr="006B6D45" w14:paraId="6149C8F5" w14:textId="77777777" w:rsidTr="00BA168E">
        <w:trPr>
          <w:ins w:id="199" w:author="Zhunisbayev, Olzhasbek [Bolashak Atyrau Limited]" w:date="2024-11-04T21:03:00Z"/>
        </w:trPr>
        <w:tc>
          <w:tcPr>
            <w:tcW w:w="1170" w:type="dxa"/>
          </w:tcPr>
          <w:p w14:paraId="22C3B9BC" w14:textId="4C67C615" w:rsidR="004A4461" w:rsidRPr="006B6D45" w:rsidRDefault="004A4461" w:rsidP="00BA168E">
            <w:pPr>
              <w:pStyle w:val="Indent1"/>
              <w:ind w:left="0"/>
              <w:rPr>
                <w:ins w:id="200" w:author="Zhunisbayev, Olzhasbek [Bolashak Atyrau Limited]" w:date="2024-11-04T21:03:00Z" w16du:dateUtc="2024-11-04T16:03:00Z"/>
                <w:rFonts w:ascii="Times New Roman" w:hAnsi="Times New Roman"/>
                <w:szCs w:val="22"/>
                <w:lang w:val="en-US"/>
                <w:rPrChange w:id="201" w:author="Zhunisbayev, Olzhasbek [Bolashak Atyrau Limited]" w:date="2024-11-04T21:03:00Z" w16du:dateUtc="2024-11-04T16:03:00Z">
                  <w:rPr>
                    <w:ins w:id="202" w:author="Zhunisbayev, Olzhasbek [Bolashak Atyrau Limited]" w:date="2024-11-04T21:03:00Z" w16du:dateUtc="2024-11-04T16:03:00Z"/>
                  </w:rPr>
                </w:rPrChange>
              </w:rPr>
            </w:pPr>
            <w:ins w:id="203" w:author="Zhunisbayev, Olzhasbek [Bolashak Atyrau Limited]" w:date="2024-11-04T21:03:00Z" w16du:dateUtc="2024-11-04T16:03:00Z">
              <w:r w:rsidRPr="006B6D45">
                <w:rPr>
                  <w:rFonts w:ascii="Times New Roman" w:hAnsi="Times New Roman"/>
                  <w:szCs w:val="22"/>
                  <w:lang w:val="en-US"/>
                </w:rPr>
                <w:t>HDPE</w:t>
              </w:r>
            </w:ins>
          </w:p>
        </w:tc>
        <w:tc>
          <w:tcPr>
            <w:tcW w:w="6300" w:type="dxa"/>
          </w:tcPr>
          <w:p w14:paraId="49B93597" w14:textId="418BA6F4" w:rsidR="004A4461" w:rsidRPr="006B6D45" w:rsidRDefault="004A4461" w:rsidP="00BA168E">
            <w:pPr>
              <w:pStyle w:val="Indent1"/>
              <w:ind w:left="0"/>
              <w:jc w:val="left"/>
              <w:rPr>
                <w:ins w:id="204" w:author="Zhunisbayev, Olzhasbek [Bolashak Atyrau Limited]" w:date="2024-11-04T21:03:00Z" w16du:dateUtc="2024-11-04T16:03:00Z"/>
                <w:rFonts w:ascii="Times New Roman" w:hAnsi="Times New Roman"/>
                <w:szCs w:val="22"/>
                <w:lang w:val="en-US"/>
                <w:rPrChange w:id="205" w:author="Zhunisbayev, Olzhasbek [Bolashak Atyrau Limited]" w:date="2024-11-04T21:04:00Z" w16du:dateUtc="2024-11-04T16:04:00Z">
                  <w:rPr>
                    <w:ins w:id="206" w:author="Zhunisbayev, Olzhasbek [Bolashak Atyrau Limited]" w:date="2024-11-04T21:03:00Z" w16du:dateUtc="2024-11-04T16:03:00Z"/>
                  </w:rPr>
                </w:rPrChange>
              </w:rPr>
            </w:pPr>
            <w:ins w:id="207" w:author="Zhunisbayev, Olzhasbek [Bolashak Atyrau Limited]" w:date="2024-11-04T21:04:00Z" w16du:dateUtc="2024-11-04T16:04:00Z">
              <w:r w:rsidRPr="006B6D45">
                <w:rPr>
                  <w:rFonts w:ascii="Times New Roman" w:hAnsi="Times New Roman"/>
                  <w:szCs w:val="22"/>
                </w:rPr>
                <w:t xml:space="preserve">Полиэтилен </w:t>
              </w:r>
              <w:r w:rsidR="00B8753A" w:rsidRPr="006B6D45">
                <w:rPr>
                  <w:rFonts w:ascii="Times New Roman" w:hAnsi="Times New Roman"/>
                  <w:szCs w:val="22"/>
                </w:rPr>
                <w:t>высокой плотности</w:t>
              </w:r>
            </w:ins>
          </w:p>
        </w:tc>
      </w:tr>
      <w:tr w:rsidR="00BA168E" w:rsidRPr="006B6D45" w14:paraId="0494E93E" w14:textId="77777777" w:rsidTr="00BA168E">
        <w:tc>
          <w:tcPr>
            <w:tcW w:w="1170" w:type="dxa"/>
          </w:tcPr>
          <w:p w14:paraId="7FE6C032"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HEX</w:t>
            </w:r>
          </w:p>
        </w:tc>
        <w:tc>
          <w:tcPr>
            <w:tcW w:w="6300" w:type="dxa"/>
          </w:tcPr>
          <w:p w14:paraId="52684110"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Шестиугольный</w:t>
            </w:r>
          </w:p>
        </w:tc>
      </w:tr>
      <w:tr w:rsidR="00BA168E" w:rsidRPr="006B6D45" w14:paraId="1531A4EE" w14:textId="77777777" w:rsidTr="00BA168E">
        <w:tc>
          <w:tcPr>
            <w:tcW w:w="1170" w:type="dxa"/>
          </w:tcPr>
          <w:p w14:paraId="5FC4AE9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HF</w:t>
            </w:r>
          </w:p>
        </w:tc>
        <w:tc>
          <w:tcPr>
            <w:tcW w:w="6300" w:type="dxa"/>
          </w:tcPr>
          <w:p w14:paraId="176B94A1" w14:textId="77777777" w:rsidR="00BA168E" w:rsidRPr="006B6D45" w:rsidRDefault="00BA168E" w:rsidP="00BA168E">
            <w:pPr>
              <w:pStyle w:val="Indent1"/>
              <w:ind w:left="0"/>
              <w:jc w:val="left"/>
              <w:rPr>
                <w:rFonts w:ascii="Times New Roman" w:hAnsi="Times New Roman"/>
                <w:szCs w:val="22"/>
              </w:rPr>
            </w:pPr>
            <w:r w:rsidRPr="006B6D45">
              <w:rPr>
                <w:rFonts w:ascii="Times New Roman" w:hAnsi="Times New Roman"/>
                <w:szCs w:val="22"/>
              </w:rPr>
              <w:t>Твердосплавный</w:t>
            </w:r>
          </w:p>
        </w:tc>
      </w:tr>
      <w:tr w:rsidR="00BA168E" w:rsidRPr="006B6D45" w14:paraId="0E055E82" w14:textId="77777777" w:rsidTr="00BA168E">
        <w:tc>
          <w:tcPr>
            <w:tcW w:w="1170" w:type="dxa"/>
          </w:tcPr>
          <w:p w14:paraId="2C90FA0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IR</w:t>
            </w:r>
          </w:p>
        </w:tc>
        <w:tc>
          <w:tcPr>
            <w:tcW w:w="6300" w:type="dxa"/>
          </w:tcPr>
          <w:p w14:paraId="50D4C7E4" w14:textId="77777777" w:rsidR="00BA168E" w:rsidRPr="006B6D45" w:rsidRDefault="00BA168E" w:rsidP="00BA168E">
            <w:pPr>
              <w:pStyle w:val="Indent1"/>
              <w:ind w:left="0"/>
              <w:jc w:val="left"/>
              <w:rPr>
                <w:rFonts w:ascii="Times New Roman" w:hAnsi="Times New Roman"/>
                <w:szCs w:val="22"/>
                <w:lang w:val="en-US"/>
              </w:rPr>
            </w:pPr>
            <w:r w:rsidRPr="006B6D45">
              <w:rPr>
                <w:rFonts w:ascii="Times New Roman" w:hAnsi="Times New Roman"/>
                <w:szCs w:val="22"/>
              </w:rPr>
              <w:t>Внутреннее кольцо</w:t>
            </w:r>
          </w:p>
        </w:tc>
      </w:tr>
      <w:tr w:rsidR="002A407D" w:rsidRPr="00F94BC8" w14:paraId="04876648" w14:textId="77777777" w:rsidTr="00BA168E">
        <w:trPr>
          <w:ins w:id="208" w:author="Zhunisbayev, Olzhasbek [Bolashak Atyrau Limited]" w:date="2024-05-12T05:29:00Z"/>
        </w:trPr>
        <w:tc>
          <w:tcPr>
            <w:tcW w:w="1170" w:type="dxa"/>
          </w:tcPr>
          <w:p w14:paraId="3376EE55" w14:textId="27BD2B13" w:rsidR="002A407D" w:rsidRPr="006B6D45" w:rsidRDefault="002A407D" w:rsidP="00BA168E">
            <w:pPr>
              <w:pStyle w:val="Indent1"/>
              <w:ind w:left="0"/>
              <w:rPr>
                <w:ins w:id="209" w:author="Zhunisbayev, Olzhasbek [Bolashak Atyrau Limited]" w:date="2024-05-12T05:29:00Z"/>
                <w:rFonts w:ascii="Times New Roman" w:hAnsi="Times New Roman"/>
                <w:szCs w:val="22"/>
                <w:lang w:val="en-US"/>
                <w:rPrChange w:id="210" w:author="Zhunisbayev, Olzhasbek [Bolashak Atyrau Limited]" w:date="2024-05-12T05:29:00Z">
                  <w:rPr>
                    <w:ins w:id="211" w:author="Zhunisbayev, Olzhasbek [Bolashak Atyrau Limited]" w:date="2024-05-12T05:29:00Z"/>
                  </w:rPr>
                </w:rPrChange>
              </w:rPr>
            </w:pPr>
            <w:ins w:id="212" w:author="Zhunisbayev, Olzhasbek [Bolashak Atyrau Limited]" w:date="2024-05-12T05:29:00Z">
              <w:r w:rsidRPr="006B6D45">
                <w:rPr>
                  <w:rFonts w:ascii="Times New Roman" w:hAnsi="Times New Roman"/>
                  <w:szCs w:val="22"/>
                  <w:lang w:val="en-US"/>
                </w:rPr>
                <w:t>IOGP</w:t>
              </w:r>
            </w:ins>
          </w:p>
        </w:tc>
        <w:tc>
          <w:tcPr>
            <w:tcW w:w="6300" w:type="dxa"/>
          </w:tcPr>
          <w:p w14:paraId="74A1F6D6" w14:textId="2BB7E9DC" w:rsidR="002A407D" w:rsidRPr="006B6D45" w:rsidRDefault="002A407D" w:rsidP="00BA168E">
            <w:pPr>
              <w:pStyle w:val="Indent1"/>
              <w:ind w:left="0"/>
              <w:jc w:val="left"/>
              <w:rPr>
                <w:ins w:id="213" w:author="Zhunisbayev, Olzhasbek [Bolashak Atyrau Limited]" w:date="2024-05-12T05:29:00Z"/>
                <w:rFonts w:ascii="Times New Roman" w:hAnsi="Times New Roman"/>
                <w:szCs w:val="22"/>
              </w:rPr>
            </w:pPr>
            <w:ins w:id="214" w:author="Zhunisbayev, Olzhasbek [Bolashak Atyrau Limited]" w:date="2024-05-12T05:29:00Z">
              <w:r w:rsidRPr="006B6D45">
                <w:rPr>
                  <w:rFonts w:ascii="Times New Roman" w:hAnsi="Times New Roman"/>
                  <w:szCs w:val="22"/>
                </w:rPr>
                <w:t>Международная ассоциация производителей нефти и газа</w:t>
              </w:r>
            </w:ins>
          </w:p>
        </w:tc>
      </w:tr>
      <w:tr w:rsidR="00BA168E" w:rsidRPr="006B6D45" w14:paraId="7D7C6A29" w14:textId="77777777" w:rsidTr="00BA168E">
        <w:tc>
          <w:tcPr>
            <w:tcW w:w="1170" w:type="dxa"/>
          </w:tcPr>
          <w:p w14:paraId="7F074B2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ISO</w:t>
            </w:r>
          </w:p>
        </w:tc>
        <w:tc>
          <w:tcPr>
            <w:tcW w:w="6300" w:type="dxa"/>
          </w:tcPr>
          <w:p w14:paraId="55DC3F7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 xml:space="preserve">Международная организация по стандартизации </w:t>
            </w:r>
          </w:p>
        </w:tc>
      </w:tr>
      <w:tr w:rsidR="00BA168E" w:rsidRPr="00F94BC8" w14:paraId="38486E79" w14:textId="77777777" w:rsidTr="00BA168E">
        <w:tc>
          <w:tcPr>
            <w:tcW w:w="1170" w:type="dxa"/>
          </w:tcPr>
          <w:p w14:paraId="2901993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ITCS</w:t>
            </w:r>
          </w:p>
        </w:tc>
        <w:tc>
          <w:tcPr>
            <w:tcW w:w="6300" w:type="dxa"/>
          </w:tcPr>
          <w:p w14:paraId="3D6073D4"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Прошедшая испытание на удар углеродистая сталь</w:t>
            </w:r>
          </w:p>
        </w:tc>
      </w:tr>
      <w:tr w:rsidR="00BA168E" w:rsidRPr="006B6D45" w14:paraId="31F35832" w14:textId="77777777" w:rsidTr="00BA168E">
        <w:tc>
          <w:tcPr>
            <w:tcW w:w="1170" w:type="dxa"/>
          </w:tcPr>
          <w:p w14:paraId="4DC2E55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НД</w:t>
            </w:r>
          </w:p>
        </w:tc>
        <w:tc>
          <w:tcPr>
            <w:tcW w:w="6300" w:type="dxa"/>
          </w:tcPr>
          <w:p w14:paraId="48E5C640"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Низкое давление</w:t>
            </w:r>
          </w:p>
        </w:tc>
      </w:tr>
      <w:tr w:rsidR="00BA168E" w:rsidRPr="006B6D45" w14:paraId="36C03C65" w14:textId="77777777" w:rsidTr="00BA168E">
        <w:tc>
          <w:tcPr>
            <w:tcW w:w="1170" w:type="dxa"/>
          </w:tcPr>
          <w:p w14:paraId="5F8B52E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lastRenderedPageBreak/>
              <w:t>LR</w:t>
            </w:r>
          </w:p>
        </w:tc>
        <w:tc>
          <w:tcPr>
            <w:tcW w:w="6300" w:type="dxa"/>
          </w:tcPr>
          <w:p w14:paraId="7EF922F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Большой радиус</w:t>
            </w:r>
          </w:p>
        </w:tc>
      </w:tr>
      <w:tr w:rsidR="00BA168E" w:rsidRPr="006B6D45" w14:paraId="4957F348" w14:textId="77777777" w:rsidTr="00BA168E">
        <w:tc>
          <w:tcPr>
            <w:tcW w:w="1170" w:type="dxa"/>
          </w:tcPr>
          <w:p w14:paraId="07D9CB8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LT</w:t>
            </w:r>
          </w:p>
        </w:tc>
        <w:tc>
          <w:tcPr>
            <w:tcW w:w="6300" w:type="dxa"/>
          </w:tcPr>
          <w:p w14:paraId="4961D5E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Низкая температура</w:t>
            </w:r>
          </w:p>
        </w:tc>
      </w:tr>
      <w:tr w:rsidR="00BA168E" w:rsidRPr="006B6D45" w14:paraId="35A8EF2B" w14:textId="77777777" w:rsidTr="00BA168E">
        <w:tc>
          <w:tcPr>
            <w:tcW w:w="1170" w:type="dxa"/>
          </w:tcPr>
          <w:p w14:paraId="4E1CEE5E"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LTCS</w:t>
            </w:r>
          </w:p>
        </w:tc>
        <w:tc>
          <w:tcPr>
            <w:tcW w:w="6300" w:type="dxa"/>
          </w:tcPr>
          <w:p w14:paraId="46F1647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Низкотемпературная углеродистая сталь</w:t>
            </w:r>
          </w:p>
        </w:tc>
      </w:tr>
      <w:tr w:rsidR="00BA168E" w:rsidRPr="006B6D45" w14:paraId="1D0089DF" w14:textId="77777777" w:rsidTr="00BA168E">
        <w:tc>
          <w:tcPr>
            <w:tcW w:w="1170" w:type="dxa"/>
          </w:tcPr>
          <w:p w14:paraId="2CEC23B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MR</w:t>
            </w:r>
          </w:p>
        </w:tc>
        <w:tc>
          <w:tcPr>
            <w:tcW w:w="6300" w:type="dxa"/>
          </w:tcPr>
          <w:p w14:paraId="7A229D7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Смешанный хладагент</w:t>
            </w:r>
          </w:p>
        </w:tc>
      </w:tr>
      <w:tr w:rsidR="00BA168E" w:rsidRPr="006B6D45" w14:paraId="3EC38597" w14:textId="77777777" w:rsidTr="00BA168E">
        <w:tc>
          <w:tcPr>
            <w:tcW w:w="1170" w:type="dxa"/>
          </w:tcPr>
          <w:p w14:paraId="38B5F22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MOD</w:t>
            </w:r>
          </w:p>
        </w:tc>
        <w:tc>
          <w:tcPr>
            <w:tcW w:w="6300" w:type="dxa"/>
          </w:tcPr>
          <w:p w14:paraId="37186AB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Модифицированный</w:t>
            </w:r>
          </w:p>
        </w:tc>
      </w:tr>
      <w:tr w:rsidR="00BA168E" w:rsidRPr="006B6D45" w14:paraId="3B109577" w14:textId="77777777" w:rsidTr="00BA168E">
        <w:tc>
          <w:tcPr>
            <w:tcW w:w="1170" w:type="dxa"/>
          </w:tcPr>
          <w:p w14:paraId="6DE8BCC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MPI</w:t>
            </w:r>
          </w:p>
        </w:tc>
        <w:tc>
          <w:tcPr>
            <w:tcW w:w="6300" w:type="dxa"/>
          </w:tcPr>
          <w:p w14:paraId="149F371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Магнитопорошковая дефектоскопия.</w:t>
            </w:r>
          </w:p>
        </w:tc>
      </w:tr>
      <w:tr w:rsidR="00BA168E" w:rsidRPr="00F94BC8" w14:paraId="74418E9D" w14:textId="77777777" w:rsidTr="00BA168E">
        <w:tc>
          <w:tcPr>
            <w:tcW w:w="1170" w:type="dxa"/>
          </w:tcPr>
          <w:p w14:paraId="0642CD9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MSS</w:t>
            </w:r>
          </w:p>
        </w:tc>
        <w:tc>
          <w:tcPr>
            <w:tcW w:w="6300" w:type="dxa"/>
          </w:tcPr>
          <w:p w14:paraId="4BD6387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Общество по стандартизации производителей клапанов и фитингов</w:t>
            </w:r>
          </w:p>
        </w:tc>
      </w:tr>
      <w:tr w:rsidR="00BA168E" w:rsidRPr="006B6D45" w14:paraId="63140DA0" w14:textId="77777777" w:rsidTr="00BA168E">
        <w:tc>
          <w:tcPr>
            <w:tcW w:w="1170" w:type="dxa"/>
          </w:tcPr>
          <w:p w14:paraId="1209054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NACE</w:t>
            </w:r>
          </w:p>
        </w:tc>
        <w:tc>
          <w:tcPr>
            <w:tcW w:w="6300" w:type="dxa"/>
          </w:tcPr>
          <w:p w14:paraId="7F1BA84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Национальная ассоциация инженеров-коррозионистов</w:t>
            </w:r>
          </w:p>
        </w:tc>
      </w:tr>
      <w:tr w:rsidR="00BA168E" w:rsidRPr="006B6D45" w14:paraId="0114DB92" w14:textId="77777777" w:rsidTr="00BA168E">
        <w:tc>
          <w:tcPr>
            <w:tcW w:w="1170" w:type="dxa"/>
          </w:tcPr>
          <w:p w14:paraId="135B9EF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NB (Ду)</w:t>
            </w:r>
          </w:p>
        </w:tc>
        <w:tc>
          <w:tcPr>
            <w:tcW w:w="6300" w:type="dxa"/>
          </w:tcPr>
          <w:p w14:paraId="3CED925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Диаметр условный</w:t>
            </w:r>
          </w:p>
        </w:tc>
      </w:tr>
      <w:tr w:rsidR="00BA168E" w:rsidRPr="006B6D45" w14:paraId="6B639EB8" w14:textId="77777777" w:rsidTr="00BA168E">
        <w:tc>
          <w:tcPr>
            <w:tcW w:w="1170" w:type="dxa"/>
          </w:tcPr>
          <w:p w14:paraId="18382517"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НРК</w:t>
            </w:r>
          </w:p>
        </w:tc>
        <w:tc>
          <w:tcPr>
            <w:tcW w:w="6300" w:type="dxa"/>
          </w:tcPr>
          <w:p w14:paraId="3CF3ADE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Неразрушающий контроль</w:t>
            </w:r>
          </w:p>
        </w:tc>
      </w:tr>
      <w:tr w:rsidR="00BA168E" w:rsidRPr="006B6D45" w14:paraId="1EA4256D" w14:textId="77777777" w:rsidTr="00BA168E">
        <w:tc>
          <w:tcPr>
            <w:tcW w:w="1170" w:type="dxa"/>
          </w:tcPr>
          <w:p w14:paraId="67CCDD8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НРИ</w:t>
            </w:r>
          </w:p>
        </w:tc>
        <w:tc>
          <w:tcPr>
            <w:tcW w:w="6300" w:type="dxa"/>
          </w:tcPr>
          <w:p w14:paraId="395C227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Неразрушающее испытание</w:t>
            </w:r>
          </w:p>
        </w:tc>
      </w:tr>
      <w:tr w:rsidR="00BA168E" w:rsidRPr="006B6D45" w14:paraId="04916A74" w14:textId="77777777" w:rsidTr="00BA168E">
        <w:tc>
          <w:tcPr>
            <w:tcW w:w="1170" w:type="dxa"/>
          </w:tcPr>
          <w:p w14:paraId="1A3C7E6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NPS</w:t>
            </w:r>
          </w:p>
        </w:tc>
        <w:tc>
          <w:tcPr>
            <w:tcW w:w="6300" w:type="dxa"/>
          </w:tcPr>
          <w:p w14:paraId="1DCAB51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Номинальный размер трубы</w:t>
            </w:r>
          </w:p>
        </w:tc>
      </w:tr>
      <w:tr w:rsidR="00BA168E" w:rsidRPr="006B6D45" w14:paraId="4414152B" w14:textId="77777777" w:rsidTr="00BA168E">
        <w:tc>
          <w:tcPr>
            <w:tcW w:w="1170" w:type="dxa"/>
          </w:tcPr>
          <w:p w14:paraId="59ADA1B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NPT</w:t>
            </w:r>
          </w:p>
        </w:tc>
        <w:tc>
          <w:tcPr>
            <w:tcW w:w="6300" w:type="dxa"/>
          </w:tcPr>
          <w:p w14:paraId="7522689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Стандартная трубная резьба</w:t>
            </w:r>
          </w:p>
        </w:tc>
      </w:tr>
      <w:tr w:rsidR="00BA168E" w:rsidRPr="006B6D45" w14:paraId="37BAA2A6" w14:textId="77777777" w:rsidTr="00BA168E">
        <w:tc>
          <w:tcPr>
            <w:tcW w:w="1170" w:type="dxa"/>
          </w:tcPr>
          <w:p w14:paraId="517CED0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OR</w:t>
            </w:r>
          </w:p>
        </w:tc>
        <w:tc>
          <w:tcPr>
            <w:tcW w:w="6300" w:type="dxa"/>
          </w:tcPr>
          <w:p w14:paraId="409F3B8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Вешнее кольцо</w:t>
            </w:r>
          </w:p>
        </w:tc>
      </w:tr>
      <w:tr w:rsidR="00BA168E" w:rsidRPr="00F94BC8" w14:paraId="7D0F9D7F" w14:textId="77777777" w:rsidTr="00BA168E">
        <w:tc>
          <w:tcPr>
            <w:tcW w:w="1170" w:type="dxa"/>
          </w:tcPr>
          <w:p w14:paraId="0DFE8B8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OS&amp;Y</w:t>
            </w:r>
          </w:p>
        </w:tc>
        <w:tc>
          <w:tcPr>
            <w:tcW w:w="6300" w:type="dxa"/>
          </w:tcPr>
          <w:p w14:paraId="793B8FF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 наружными винтом и направляющей траверсой</w:t>
            </w:r>
          </w:p>
        </w:tc>
      </w:tr>
      <w:tr w:rsidR="00BA168E" w:rsidRPr="006B6D45" w14:paraId="339BECAC" w14:textId="77777777" w:rsidTr="00BA168E">
        <w:tc>
          <w:tcPr>
            <w:tcW w:w="1170" w:type="dxa"/>
          </w:tcPr>
          <w:p w14:paraId="5B1A0127"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PE</w:t>
            </w:r>
          </w:p>
        </w:tc>
        <w:tc>
          <w:tcPr>
            <w:tcW w:w="6300" w:type="dxa"/>
          </w:tcPr>
          <w:p w14:paraId="0FAB244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 обрезными торцами</w:t>
            </w:r>
          </w:p>
        </w:tc>
      </w:tr>
      <w:tr w:rsidR="00B8753A" w:rsidRPr="006B6D45" w14:paraId="213CC072" w14:textId="77777777" w:rsidTr="00BA168E">
        <w:trPr>
          <w:ins w:id="215" w:author="Zhunisbayev, Olzhasbek [Bolashak Atyrau Limited]" w:date="2024-11-04T21:04:00Z"/>
        </w:trPr>
        <w:tc>
          <w:tcPr>
            <w:tcW w:w="1170" w:type="dxa"/>
          </w:tcPr>
          <w:p w14:paraId="0B9151DF" w14:textId="1E93542D" w:rsidR="00B8753A" w:rsidRPr="006B6D45" w:rsidRDefault="00B8753A" w:rsidP="00BA168E">
            <w:pPr>
              <w:pStyle w:val="Indent1"/>
              <w:ind w:left="0"/>
              <w:rPr>
                <w:ins w:id="216" w:author="Zhunisbayev, Olzhasbek [Bolashak Atyrau Limited]" w:date="2024-11-04T21:04:00Z" w16du:dateUtc="2024-11-04T16:04:00Z"/>
                <w:rFonts w:ascii="Times New Roman" w:hAnsi="Times New Roman"/>
                <w:szCs w:val="22"/>
                <w:lang w:val="en-US"/>
                <w:rPrChange w:id="217" w:author="Zhunisbayev, Olzhasbek [Bolashak Atyrau Limited]" w:date="2024-11-04T21:04:00Z" w16du:dateUtc="2024-11-04T16:04:00Z">
                  <w:rPr>
                    <w:ins w:id="218" w:author="Zhunisbayev, Olzhasbek [Bolashak Atyrau Limited]" w:date="2024-11-04T21:04:00Z" w16du:dateUtc="2024-11-04T16:04:00Z"/>
                  </w:rPr>
                </w:rPrChange>
              </w:rPr>
            </w:pPr>
            <w:ins w:id="219" w:author="Zhunisbayev, Olzhasbek [Bolashak Atyrau Limited]" w:date="2024-11-04T21:04:00Z" w16du:dateUtc="2024-11-04T16:04:00Z">
              <w:r w:rsidRPr="006B6D45">
                <w:rPr>
                  <w:rFonts w:ascii="Times New Roman" w:hAnsi="Times New Roman"/>
                  <w:szCs w:val="22"/>
                  <w:lang w:val="en-US"/>
                </w:rPr>
                <w:t>PERT</w:t>
              </w:r>
            </w:ins>
          </w:p>
        </w:tc>
        <w:tc>
          <w:tcPr>
            <w:tcW w:w="6300" w:type="dxa"/>
          </w:tcPr>
          <w:p w14:paraId="60FE923B" w14:textId="38F25392" w:rsidR="00B8753A" w:rsidRPr="006B6D45" w:rsidRDefault="00B8753A" w:rsidP="00BA168E">
            <w:pPr>
              <w:pStyle w:val="Indent1"/>
              <w:ind w:left="0"/>
              <w:rPr>
                <w:ins w:id="220" w:author="Zhunisbayev, Olzhasbek [Bolashak Atyrau Limited]" w:date="2024-11-04T21:04:00Z" w16du:dateUtc="2024-11-04T16:04:00Z"/>
                <w:rFonts w:ascii="Times New Roman" w:hAnsi="Times New Roman"/>
                <w:szCs w:val="22"/>
              </w:rPr>
            </w:pPr>
            <w:ins w:id="221" w:author="Zhunisbayev, Olzhasbek [Bolashak Atyrau Limited]" w:date="2024-11-04T21:04:00Z" w16du:dateUtc="2024-11-04T16:04:00Z">
              <w:r w:rsidRPr="006B6D45">
                <w:rPr>
                  <w:rFonts w:ascii="Times New Roman" w:hAnsi="Times New Roman"/>
                  <w:szCs w:val="22"/>
                </w:rPr>
                <w:t>Полиэтилен термостой</w:t>
              </w:r>
            </w:ins>
            <w:ins w:id="222" w:author="Zhunisbayev, Olzhasbek [Bolashak Atyrau Limited]" w:date="2024-11-04T21:05:00Z" w16du:dateUtc="2024-11-04T16:05:00Z">
              <w:r w:rsidRPr="006B6D45">
                <w:rPr>
                  <w:rFonts w:ascii="Times New Roman" w:hAnsi="Times New Roman"/>
                  <w:szCs w:val="22"/>
                </w:rPr>
                <w:t>кий</w:t>
              </w:r>
            </w:ins>
          </w:p>
        </w:tc>
      </w:tr>
      <w:tr w:rsidR="00BA168E" w:rsidRPr="00F94BC8" w14:paraId="29B44A21" w14:textId="77777777" w:rsidTr="00BA168E">
        <w:tc>
          <w:tcPr>
            <w:tcW w:w="1170" w:type="dxa"/>
          </w:tcPr>
          <w:p w14:paraId="7FD34864"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СТКИП</w:t>
            </w:r>
          </w:p>
        </w:tc>
        <w:tc>
          <w:tcPr>
            <w:tcW w:w="6300" w:type="dxa"/>
          </w:tcPr>
          <w:p w14:paraId="678D103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Схема трубопроводов и контрольно-измерительных приборов</w:t>
            </w:r>
          </w:p>
        </w:tc>
      </w:tr>
      <w:tr w:rsidR="00BA168E" w:rsidRPr="00F94BC8" w14:paraId="04FDDCBC" w14:textId="77777777" w:rsidTr="00BA168E">
        <w:tc>
          <w:tcPr>
            <w:tcW w:w="1170" w:type="dxa"/>
          </w:tcPr>
          <w:p w14:paraId="048C8B4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POE</w:t>
            </w:r>
          </w:p>
        </w:tc>
        <w:tc>
          <w:tcPr>
            <w:tcW w:w="6300" w:type="dxa"/>
          </w:tcPr>
          <w:p w14:paraId="1EC84B4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Без резьбы на одном конце</w:t>
            </w:r>
          </w:p>
        </w:tc>
      </w:tr>
      <w:tr w:rsidR="00BA168E" w:rsidRPr="00F94BC8" w14:paraId="7D321666" w14:textId="77777777" w:rsidTr="00BA168E">
        <w:tc>
          <w:tcPr>
            <w:tcW w:w="1170" w:type="dxa"/>
          </w:tcPr>
          <w:p w14:paraId="1A09D34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PSB</w:t>
            </w:r>
          </w:p>
        </w:tc>
        <w:tc>
          <w:tcPr>
            <w:tcW w:w="6300" w:type="dxa"/>
          </w:tcPr>
          <w:p w14:paraId="05FAAFA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Крышка клапана с герметичным уплотнением</w:t>
            </w:r>
          </w:p>
        </w:tc>
      </w:tr>
      <w:tr w:rsidR="00BA168E" w:rsidRPr="006B6D45" w14:paraId="389925F4" w14:textId="77777777" w:rsidTr="00BA168E">
        <w:tc>
          <w:tcPr>
            <w:tcW w:w="1170" w:type="dxa"/>
          </w:tcPr>
          <w:p w14:paraId="05923AB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PSC</w:t>
            </w:r>
          </w:p>
        </w:tc>
        <w:tc>
          <w:tcPr>
            <w:tcW w:w="6300" w:type="dxa"/>
          </w:tcPr>
          <w:p w14:paraId="55E4763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Крышка с герметичным уплотнением</w:t>
            </w:r>
          </w:p>
        </w:tc>
      </w:tr>
      <w:tr w:rsidR="00BA168E" w:rsidRPr="006B6D45" w14:paraId="6842BFBA" w14:textId="77777777" w:rsidTr="00BA168E">
        <w:tc>
          <w:tcPr>
            <w:tcW w:w="1170" w:type="dxa"/>
          </w:tcPr>
          <w:p w14:paraId="6651DE0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ПТФЭ</w:t>
            </w:r>
          </w:p>
        </w:tc>
        <w:tc>
          <w:tcPr>
            <w:tcW w:w="6300" w:type="dxa"/>
          </w:tcPr>
          <w:p w14:paraId="6DBF8AF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Политетрафтороэтилен</w:t>
            </w:r>
          </w:p>
        </w:tc>
      </w:tr>
      <w:tr w:rsidR="00BA168E" w:rsidRPr="006B6D45" w14:paraId="28C7C696" w14:textId="77777777" w:rsidTr="00BA168E">
        <w:tc>
          <w:tcPr>
            <w:tcW w:w="1170" w:type="dxa"/>
          </w:tcPr>
          <w:p w14:paraId="63C243F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PWHT</w:t>
            </w:r>
          </w:p>
        </w:tc>
        <w:tc>
          <w:tcPr>
            <w:tcW w:w="6300" w:type="dxa"/>
          </w:tcPr>
          <w:p w14:paraId="2EB6758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Послесварочная термообработка</w:t>
            </w:r>
          </w:p>
        </w:tc>
      </w:tr>
      <w:tr w:rsidR="00BA168E" w:rsidRPr="006B6D45" w14:paraId="10355CD1" w14:textId="77777777" w:rsidTr="00BA168E">
        <w:tc>
          <w:tcPr>
            <w:tcW w:w="1170" w:type="dxa"/>
          </w:tcPr>
          <w:p w14:paraId="131A3CB7"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RED</w:t>
            </w:r>
          </w:p>
        </w:tc>
        <w:tc>
          <w:tcPr>
            <w:tcW w:w="6300" w:type="dxa"/>
          </w:tcPr>
          <w:p w14:paraId="7097F23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Неполнопроходной</w:t>
            </w:r>
          </w:p>
        </w:tc>
      </w:tr>
      <w:tr w:rsidR="00BA168E" w:rsidRPr="006B6D45" w14:paraId="26BF037F" w14:textId="77777777" w:rsidTr="00BA168E">
        <w:tc>
          <w:tcPr>
            <w:tcW w:w="1170" w:type="dxa"/>
          </w:tcPr>
          <w:p w14:paraId="6A36703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RF</w:t>
            </w:r>
          </w:p>
        </w:tc>
        <w:tc>
          <w:tcPr>
            <w:tcW w:w="6300" w:type="dxa"/>
          </w:tcPr>
          <w:p w14:paraId="457B502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 выступом</w:t>
            </w:r>
          </w:p>
        </w:tc>
      </w:tr>
      <w:tr w:rsidR="00BA168E" w:rsidRPr="00F94BC8" w14:paraId="61A866DB" w14:textId="77777777" w:rsidTr="00BA168E">
        <w:tc>
          <w:tcPr>
            <w:tcW w:w="1170" w:type="dxa"/>
          </w:tcPr>
          <w:p w14:paraId="08F5E75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RSLJ</w:t>
            </w:r>
          </w:p>
        </w:tc>
        <w:tc>
          <w:tcPr>
            <w:tcW w:w="6300" w:type="dxa"/>
          </w:tcPr>
          <w:p w14:paraId="5CB9DEE2"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Соединение в замок с резиновым уплотнением</w:t>
            </w:r>
          </w:p>
        </w:tc>
      </w:tr>
      <w:tr w:rsidR="00BA168E" w:rsidRPr="006B6D45" w14:paraId="09F7A171" w14:textId="77777777" w:rsidTr="00BA168E">
        <w:tc>
          <w:tcPr>
            <w:tcW w:w="1170" w:type="dxa"/>
          </w:tcPr>
          <w:p w14:paraId="147EC8D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RTJ</w:t>
            </w:r>
          </w:p>
        </w:tc>
        <w:tc>
          <w:tcPr>
            <w:tcW w:w="6300" w:type="dxa"/>
          </w:tcPr>
          <w:p w14:paraId="5EEB751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Муфтовое соединение</w:t>
            </w:r>
          </w:p>
        </w:tc>
      </w:tr>
      <w:tr w:rsidR="00BA168E" w:rsidRPr="00F94BC8" w14:paraId="1272573D" w14:textId="77777777" w:rsidTr="00BA168E">
        <w:tc>
          <w:tcPr>
            <w:tcW w:w="1170" w:type="dxa"/>
          </w:tcPr>
          <w:p w14:paraId="7BF9145C"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SAW</w:t>
            </w:r>
          </w:p>
        </w:tc>
        <w:tc>
          <w:tcPr>
            <w:tcW w:w="6300" w:type="dxa"/>
          </w:tcPr>
          <w:p w14:paraId="1D8F02F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Сваренный дуговой сваркой под флюсом</w:t>
            </w:r>
          </w:p>
        </w:tc>
      </w:tr>
      <w:tr w:rsidR="00BA168E" w:rsidRPr="006B6D45" w14:paraId="2AAEA821" w14:textId="77777777" w:rsidTr="00BA168E">
        <w:tc>
          <w:tcPr>
            <w:tcW w:w="1170" w:type="dxa"/>
          </w:tcPr>
          <w:p w14:paraId="478982E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SB</w:t>
            </w:r>
          </w:p>
        </w:tc>
        <w:tc>
          <w:tcPr>
            <w:tcW w:w="6300" w:type="dxa"/>
          </w:tcPr>
          <w:p w14:paraId="016F6CD4"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Винтовая крышка клапана</w:t>
            </w:r>
          </w:p>
        </w:tc>
      </w:tr>
      <w:tr w:rsidR="00BA168E" w:rsidRPr="006B6D45" w14:paraId="35FCBCC1" w14:textId="77777777" w:rsidTr="00BA168E">
        <w:tc>
          <w:tcPr>
            <w:tcW w:w="1170" w:type="dxa"/>
          </w:tcPr>
          <w:p w14:paraId="0974CCC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SC</w:t>
            </w:r>
          </w:p>
        </w:tc>
        <w:tc>
          <w:tcPr>
            <w:tcW w:w="6300" w:type="dxa"/>
          </w:tcPr>
          <w:p w14:paraId="60E11558"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Винтовая крышка</w:t>
            </w:r>
          </w:p>
        </w:tc>
      </w:tr>
      <w:tr w:rsidR="00BA168E" w:rsidRPr="006B6D45" w14:paraId="53338726" w14:textId="77777777" w:rsidTr="00BA168E">
        <w:tc>
          <w:tcPr>
            <w:tcW w:w="1170" w:type="dxa"/>
          </w:tcPr>
          <w:p w14:paraId="3BE209F0"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SCH</w:t>
            </w:r>
          </w:p>
        </w:tc>
        <w:tc>
          <w:tcPr>
            <w:tcW w:w="6300" w:type="dxa"/>
          </w:tcPr>
          <w:p w14:paraId="69A3FD2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График</w:t>
            </w:r>
          </w:p>
        </w:tc>
      </w:tr>
      <w:tr w:rsidR="00BA168E" w:rsidRPr="006B6D45" w14:paraId="37EFCCE8" w14:textId="77777777" w:rsidTr="00BA168E">
        <w:tc>
          <w:tcPr>
            <w:tcW w:w="1170" w:type="dxa"/>
          </w:tcPr>
          <w:p w14:paraId="7AD4AFA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SG</w:t>
            </w:r>
          </w:p>
        </w:tc>
        <w:tc>
          <w:tcPr>
            <w:tcW w:w="6300" w:type="dxa"/>
          </w:tcPr>
          <w:p w14:paraId="4C641E6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Винтовой сальник</w:t>
            </w:r>
          </w:p>
        </w:tc>
      </w:tr>
      <w:tr w:rsidR="00BA168E" w:rsidRPr="006B6D45" w14:paraId="715DE282" w14:textId="77777777" w:rsidTr="00BA168E">
        <w:tc>
          <w:tcPr>
            <w:tcW w:w="1170" w:type="dxa"/>
          </w:tcPr>
          <w:p w14:paraId="0594B88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SI</w:t>
            </w:r>
          </w:p>
        </w:tc>
        <w:tc>
          <w:tcPr>
            <w:tcW w:w="6300" w:type="dxa"/>
          </w:tcPr>
          <w:p w14:paraId="3578ABA6"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Международная система единиц измерения</w:t>
            </w:r>
          </w:p>
        </w:tc>
      </w:tr>
      <w:tr w:rsidR="00BA168E" w:rsidRPr="006B6D45" w14:paraId="306C6A8A" w14:textId="77777777" w:rsidTr="00BA168E">
        <w:tc>
          <w:tcPr>
            <w:tcW w:w="1170" w:type="dxa"/>
          </w:tcPr>
          <w:p w14:paraId="39C781F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SMLS</w:t>
            </w:r>
          </w:p>
        </w:tc>
        <w:tc>
          <w:tcPr>
            <w:tcW w:w="6300" w:type="dxa"/>
          </w:tcPr>
          <w:p w14:paraId="35D1105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Бесшовная</w:t>
            </w:r>
          </w:p>
        </w:tc>
      </w:tr>
      <w:tr w:rsidR="00BA168E" w:rsidRPr="006B6D45" w14:paraId="6A66F788" w14:textId="77777777" w:rsidTr="00BA168E">
        <w:tc>
          <w:tcPr>
            <w:tcW w:w="1170" w:type="dxa"/>
          </w:tcPr>
          <w:p w14:paraId="4A400BE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SO</w:t>
            </w:r>
          </w:p>
        </w:tc>
        <w:tc>
          <w:tcPr>
            <w:tcW w:w="6300" w:type="dxa"/>
          </w:tcPr>
          <w:p w14:paraId="161623C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Плоский приварной</w:t>
            </w:r>
          </w:p>
        </w:tc>
      </w:tr>
      <w:tr w:rsidR="00BA168E" w:rsidRPr="006B6D45" w14:paraId="7C98D817" w14:textId="77777777" w:rsidTr="00BA168E">
        <w:tc>
          <w:tcPr>
            <w:tcW w:w="1170" w:type="dxa"/>
          </w:tcPr>
          <w:p w14:paraId="0B331AB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SP</w:t>
            </w:r>
          </w:p>
        </w:tc>
        <w:tc>
          <w:tcPr>
            <w:tcW w:w="6300" w:type="dxa"/>
          </w:tcPr>
          <w:p w14:paraId="42958194"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Специальная трубная обвязка</w:t>
            </w:r>
          </w:p>
        </w:tc>
      </w:tr>
      <w:tr w:rsidR="00BA168E" w:rsidRPr="00F94BC8" w14:paraId="40BE58A3" w14:textId="77777777" w:rsidTr="00BA168E">
        <w:tc>
          <w:tcPr>
            <w:tcW w:w="1170" w:type="dxa"/>
          </w:tcPr>
          <w:p w14:paraId="0EA6D59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SPIR</w:t>
            </w:r>
          </w:p>
        </w:tc>
        <w:tc>
          <w:tcPr>
            <w:tcW w:w="6300" w:type="dxa"/>
          </w:tcPr>
          <w:p w14:paraId="315C65E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Перечень запасных частей и информация об их взаимозаменяемости</w:t>
            </w:r>
          </w:p>
        </w:tc>
      </w:tr>
      <w:tr w:rsidR="00BA168E" w:rsidRPr="006B6D45" w14:paraId="151DC8F6" w14:textId="77777777" w:rsidTr="00BA168E">
        <w:tc>
          <w:tcPr>
            <w:tcW w:w="1170" w:type="dxa"/>
          </w:tcPr>
          <w:p w14:paraId="615B3982"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SPRG</w:t>
            </w:r>
          </w:p>
        </w:tc>
        <w:tc>
          <w:tcPr>
            <w:tcW w:w="6300" w:type="dxa"/>
          </w:tcPr>
          <w:p w14:paraId="03BA175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Пружина</w:t>
            </w:r>
          </w:p>
        </w:tc>
      </w:tr>
      <w:tr w:rsidR="00BA168E" w:rsidRPr="006B6D45" w14:paraId="7D1845E3" w14:textId="77777777" w:rsidTr="00BA168E">
        <w:tc>
          <w:tcPr>
            <w:tcW w:w="1170" w:type="dxa"/>
          </w:tcPr>
          <w:p w14:paraId="32B337D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SPWD</w:t>
            </w:r>
          </w:p>
        </w:tc>
        <w:tc>
          <w:tcPr>
            <w:tcW w:w="6300" w:type="dxa"/>
          </w:tcPr>
          <w:p w14:paraId="207329D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Спирально-навитой</w:t>
            </w:r>
          </w:p>
        </w:tc>
      </w:tr>
      <w:tr w:rsidR="00BA168E" w:rsidRPr="006B6D45" w14:paraId="38A7AF10" w14:textId="77777777" w:rsidTr="00BA168E">
        <w:tc>
          <w:tcPr>
            <w:tcW w:w="1170" w:type="dxa"/>
          </w:tcPr>
          <w:p w14:paraId="273E052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SS</w:t>
            </w:r>
          </w:p>
        </w:tc>
        <w:tc>
          <w:tcPr>
            <w:tcW w:w="6300" w:type="dxa"/>
          </w:tcPr>
          <w:p w14:paraId="1159AF5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Нержавеющая сталь</w:t>
            </w:r>
          </w:p>
        </w:tc>
      </w:tr>
      <w:tr w:rsidR="00BA168E" w:rsidRPr="006B6D45" w14:paraId="3DB8F044" w14:textId="77777777" w:rsidTr="00BA168E">
        <w:tc>
          <w:tcPr>
            <w:tcW w:w="1170" w:type="dxa"/>
          </w:tcPr>
          <w:p w14:paraId="13F3BD3A"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STD</w:t>
            </w:r>
          </w:p>
        </w:tc>
        <w:tc>
          <w:tcPr>
            <w:tcW w:w="6300" w:type="dxa"/>
          </w:tcPr>
          <w:p w14:paraId="08AF075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Стандартный вес</w:t>
            </w:r>
          </w:p>
        </w:tc>
      </w:tr>
      <w:tr w:rsidR="00BA168E" w:rsidRPr="006B6D45" w14:paraId="170BDE72" w14:textId="77777777" w:rsidTr="00BA168E">
        <w:tc>
          <w:tcPr>
            <w:tcW w:w="1170" w:type="dxa"/>
          </w:tcPr>
          <w:p w14:paraId="7AE636DE"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ST</w:t>
            </w:r>
          </w:p>
        </w:tc>
        <w:tc>
          <w:tcPr>
            <w:tcW w:w="6300" w:type="dxa"/>
          </w:tcPr>
          <w:p w14:paraId="6CD3DE8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Стеллит</w:t>
            </w:r>
          </w:p>
        </w:tc>
      </w:tr>
      <w:tr w:rsidR="00BA168E" w:rsidRPr="006B6D45" w14:paraId="62F8275D" w14:textId="77777777" w:rsidTr="00BA168E">
        <w:tc>
          <w:tcPr>
            <w:tcW w:w="1170" w:type="dxa"/>
          </w:tcPr>
          <w:p w14:paraId="3D617E53"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SW</w:t>
            </w:r>
          </w:p>
        </w:tc>
        <w:tc>
          <w:tcPr>
            <w:tcW w:w="6300" w:type="dxa"/>
          </w:tcPr>
          <w:p w14:paraId="603817D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Раструбное сварное соединение</w:t>
            </w:r>
          </w:p>
        </w:tc>
      </w:tr>
      <w:tr w:rsidR="00BA168E" w:rsidRPr="00F94BC8" w14:paraId="4340E4CF" w14:textId="77777777" w:rsidTr="00BA168E">
        <w:tc>
          <w:tcPr>
            <w:tcW w:w="1170" w:type="dxa"/>
          </w:tcPr>
          <w:p w14:paraId="650B0FD2"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TBE</w:t>
            </w:r>
          </w:p>
        </w:tc>
        <w:tc>
          <w:tcPr>
            <w:tcW w:w="6300" w:type="dxa"/>
          </w:tcPr>
          <w:p w14:paraId="746AE0D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 резьбой на обоих концах</w:t>
            </w:r>
          </w:p>
        </w:tc>
      </w:tr>
      <w:tr w:rsidR="00BA168E" w:rsidRPr="00F94BC8" w14:paraId="01E6CC2C" w14:textId="77777777" w:rsidTr="00BA168E">
        <w:tc>
          <w:tcPr>
            <w:tcW w:w="1170" w:type="dxa"/>
          </w:tcPr>
          <w:p w14:paraId="2B96BC55"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TLE</w:t>
            </w:r>
          </w:p>
        </w:tc>
        <w:tc>
          <w:tcPr>
            <w:tcW w:w="6300" w:type="dxa"/>
          </w:tcPr>
          <w:p w14:paraId="50C3C844"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 резьбой на большом конце</w:t>
            </w:r>
          </w:p>
        </w:tc>
      </w:tr>
      <w:tr w:rsidR="00BA168E" w:rsidRPr="00F94BC8" w14:paraId="2FAF8CAA" w14:textId="77777777" w:rsidTr="00BA168E">
        <w:tc>
          <w:tcPr>
            <w:tcW w:w="1170" w:type="dxa"/>
          </w:tcPr>
          <w:p w14:paraId="0E3363F1"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TOE</w:t>
            </w:r>
          </w:p>
        </w:tc>
        <w:tc>
          <w:tcPr>
            <w:tcW w:w="6300" w:type="dxa"/>
          </w:tcPr>
          <w:p w14:paraId="648DD19E"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 резьбой на одном конце</w:t>
            </w:r>
          </w:p>
        </w:tc>
      </w:tr>
      <w:tr w:rsidR="00BA168E" w:rsidRPr="00F94BC8" w14:paraId="34DF4AF8" w14:textId="77777777" w:rsidTr="00BA168E">
        <w:tc>
          <w:tcPr>
            <w:tcW w:w="1170" w:type="dxa"/>
          </w:tcPr>
          <w:p w14:paraId="7CB42FA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TSE</w:t>
            </w:r>
          </w:p>
        </w:tc>
        <w:tc>
          <w:tcPr>
            <w:tcW w:w="6300" w:type="dxa"/>
          </w:tcPr>
          <w:p w14:paraId="2795B220"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 резьбой на малом конце</w:t>
            </w:r>
          </w:p>
        </w:tc>
      </w:tr>
      <w:tr w:rsidR="00BA168E" w:rsidRPr="006B6D45" w14:paraId="21D0F4D6" w14:textId="77777777" w:rsidTr="00BA168E">
        <w:tc>
          <w:tcPr>
            <w:tcW w:w="1170" w:type="dxa"/>
          </w:tcPr>
          <w:p w14:paraId="754BE1A9"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UB</w:t>
            </w:r>
          </w:p>
        </w:tc>
        <w:tc>
          <w:tcPr>
            <w:tcW w:w="6300" w:type="dxa"/>
          </w:tcPr>
          <w:p w14:paraId="7B1CFAD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Соединяющая крышка</w:t>
            </w:r>
          </w:p>
        </w:tc>
      </w:tr>
      <w:tr w:rsidR="00BA168E" w:rsidRPr="006B6D45" w14:paraId="7BBB2BB0" w14:textId="77777777" w:rsidTr="00BA168E">
        <w:tc>
          <w:tcPr>
            <w:tcW w:w="1170" w:type="dxa"/>
          </w:tcPr>
          <w:p w14:paraId="684D75A7"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VOC</w:t>
            </w:r>
          </w:p>
        </w:tc>
        <w:tc>
          <w:tcPr>
            <w:tcW w:w="6300" w:type="dxa"/>
          </w:tcPr>
          <w:p w14:paraId="7EA7858B"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Летучее органическое соединение</w:t>
            </w:r>
          </w:p>
        </w:tc>
      </w:tr>
      <w:tr w:rsidR="00BA168E" w:rsidRPr="006B6D45" w14:paraId="62F42A14" w14:textId="77777777" w:rsidTr="00BA168E">
        <w:tc>
          <w:tcPr>
            <w:tcW w:w="1170" w:type="dxa"/>
          </w:tcPr>
          <w:p w14:paraId="56880B6D"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WN</w:t>
            </w:r>
          </w:p>
        </w:tc>
        <w:tc>
          <w:tcPr>
            <w:tcW w:w="6300" w:type="dxa"/>
          </w:tcPr>
          <w:p w14:paraId="3C2B449E"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С приварной шейкой</w:t>
            </w:r>
          </w:p>
        </w:tc>
      </w:tr>
      <w:tr w:rsidR="00BA168E" w:rsidRPr="006B6D45" w14:paraId="4F3D4D5C" w14:textId="77777777" w:rsidTr="00BA168E">
        <w:tc>
          <w:tcPr>
            <w:tcW w:w="1170" w:type="dxa"/>
          </w:tcPr>
          <w:p w14:paraId="4BFF2272"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XS</w:t>
            </w:r>
          </w:p>
        </w:tc>
        <w:tc>
          <w:tcPr>
            <w:tcW w:w="6300" w:type="dxa"/>
          </w:tcPr>
          <w:p w14:paraId="15D95FCF" w14:textId="77777777" w:rsidR="00BA168E" w:rsidRPr="006B6D45" w:rsidRDefault="00BA168E" w:rsidP="00BA168E">
            <w:pPr>
              <w:pStyle w:val="Indent1"/>
              <w:ind w:left="0"/>
              <w:rPr>
                <w:rFonts w:ascii="Times New Roman" w:hAnsi="Times New Roman"/>
                <w:szCs w:val="22"/>
              </w:rPr>
            </w:pPr>
            <w:r w:rsidRPr="006B6D45">
              <w:rPr>
                <w:rFonts w:ascii="Times New Roman" w:hAnsi="Times New Roman"/>
                <w:szCs w:val="22"/>
              </w:rPr>
              <w:t>Повышенной прочности</w:t>
            </w:r>
          </w:p>
        </w:tc>
      </w:tr>
      <w:tr w:rsidR="002A407D" w:rsidRPr="006B6D45" w14:paraId="183355BE" w14:textId="77777777" w:rsidTr="00BA168E">
        <w:trPr>
          <w:ins w:id="223" w:author="Zhunisbayev, Olzhasbek [Bolashak Atyrau Limited]" w:date="2024-05-12T05:30:00Z"/>
        </w:trPr>
        <w:tc>
          <w:tcPr>
            <w:tcW w:w="1170" w:type="dxa"/>
          </w:tcPr>
          <w:p w14:paraId="02EAF7BC" w14:textId="58615B36" w:rsidR="002A407D" w:rsidRPr="006B6D45" w:rsidRDefault="002A407D" w:rsidP="00BA168E">
            <w:pPr>
              <w:pStyle w:val="Indent1"/>
              <w:ind w:left="0"/>
              <w:rPr>
                <w:ins w:id="224" w:author="Zhunisbayev, Olzhasbek [Bolashak Atyrau Limited]" w:date="2024-05-12T05:30:00Z"/>
                <w:rFonts w:ascii="Times New Roman" w:hAnsi="Times New Roman"/>
                <w:szCs w:val="22"/>
                <w:lang w:val="en-US"/>
                <w:rPrChange w:id="225" w:author="Zhunisbayev, Olzhasbek [Bolashak Atyrau Limited]" w:date="2024-05-12T05:30:00Z">
                  <w:rPr>
                    <w:ins w:id="226" w:author="Zhunisbayev, Olzhasbek [Bolashak Atyrau Limited]" w:date="2024-05-12T05:30:00Z"/>
                  </w:rPr>
                </w:rPrChange>
              </w:rPr>
            </w:pPr>
            <w:ins w:id="227" w:author="Zhunisbayev, Olzhasbek [Bolashak Atyrau Limited]" w:date="2024-05-12T05:30:00Z">
              <w:r w:rsidRPr="006B6D45">
                <w:rPr>
                  <w:rFonts w:ascii="Times New Roman" w:hAnsi="Times New Roman"/>
                  <w:szCs w:val="22"/>
                  <w:lang w:val="en-US"/>
                </w:rPr>
                <w:t>XXS</w:t>
              </w:r>
            </w:ins>
          </w:p>
        </w:tc>
        <w:tc>
          <w:tcPr>
            <w:tcW w:w="6300" w:type="dxa"/>
          </w:tcPr>
          <w:p w14:paraId="0B2EA9C3" w14:textId="07332CF8" w:rsidR="002A407D" w:rsidRPr="006B6D45" w:rsidRDefault="008E00E2" w:rsidP="00BA168E">
            <w:pPr>
              <w:pStyle w:val="Indent1"/>
              <w:ind w:left="0"/>
              <w:rPr>
                <w:ins w:id="228" w:author="Zhunisbayev, Olzhasbek [Bolashak Atyrau Limited]" w:date="2024-05-12T05:30:00Z"/>
                <w:rFonts w:ascii="Times New Roman" w:hAnsi="Times New Roman"/>
                <w:szCs w:val="22"/>
              </w:rPr>
            </w:pPr>
            <w:ins w:id="229" w:author="Zhunisbayev, Olzhasbek [Bolashak Atyrau Limited]" w:date="2024-05-12T05:30:00Z">
              <w:r w:rsidRPr="006B6D45">
                <w:rPr>
                  <w:rFonts w:ascii="Times New Roman" w:hAnsi="Times New Roman"/>
                  <w:szCs w:val="22"/>
                </w:rPr>
                <w:t>Сверхпрочная</w:t>
              </w:r>
            </w:ins>
          </w:p>
        </w:tc>
      </w:tr>
    </w:tbl>
    <w:p w14:paraId="7DCD8EFF" w14:textId="77777777" w:rsidR="00BA168E" w:rsidRPr="00981FDE" w:rsidRDefault="00BA168E" w:rsidP="00684DD4">
      <w:pPr>
        <w:pStyle w:val="Heading2"/>
        <w:numPr>
          <w:ilvl w:val="1"/>
          <w:numId w:val="5"/>
        </w:numPr>
        <w:ind w:left="851" w:hanging="720"/>
        <w:rPr>
          <w:color w:val="auto"/>
          <w:lang w:val="ru-RU"/>
        </w:rPr>
      </w:pPr>
      <w:bookmarkStart w:id="230" w:name="_Toc325532774"/>
      <w:bookmarkStart w:id="231" w:name="_Toc182313240"/>
      <w:r w:rsidRPr="00981FDE">
        <w:rPr>
          <w:color w:val="auto"/>
          <w:lang w:val="ru-RU"/>
        </w:rPr>
        <w:lastRenderedPageBreak/>
        <w:t>Определения</w:t>
      </w:r>
      <w:bookmarkEnd w:id="230"/>
      <w:bookmarkEnd w:id="231"/>
    </w:p>
    <w:p w14:paraId="51F3BEE7" w14:textId="77777777" w:rsidR="00BA168E" w:rsidRPr="00981FDE" w:rsidRDefault="00BA168E" w:rsidP="00BA168E">
      <w:pPr>
        <w:pStyle w:val="Text1"/>
        <w:rPr>
          <w:color w:val="auto"/>
          <w:lang w:val="ru-RU"/>
        </w:rPr>
      </w:pPr>
      <w:r w:rsidRPr="00981FDE">
        <w:rPr>
          <w:color w:val="auto"/>
          <w:lang w:val="ru-RU"/>
        </w:rPr>
        <w:t>В данном документе используются следующие типовые определения:</w:t>
      </w:r>
    </w:p>
    <w:p w14:paraId="0EEF7DE9" w14:textId="77777777" w:rsidR="00BA168E" w:rsidRPr="00981FDE" w:rsidRDefault="00BA168E" w:rsidP="00BA168E">
      <w:pPr>
        <w:pStyle w:val="Text1"/>
        <w:rPr>
          <w:color w:val="auto"/>
          <w:lang w:val="ru-RU"/>
        </w:rPr>
      </w:pPr>
      <w:r w:rsidRPr="00981FDE">
        <w:rPr>
          <w:b/>
          <w:color w:val="auto"/>
          <w:lang w:val="ru-RU"/>
        </w:rPr>
        <w:t>Компания</w:t>
      </w:r>
      <w:r w:rsidRPr="00981FDE">
        <w:rPr>
          <w:b/>
          <w:color w:val="auto"/>
          <w:lang w:val="ru-RU"/>
        </w:rPr>
        <w:tab/>
      </w:r>
      <w:r w:rsidRPr="00981FDE">
        <w:rPr>
          <w:color w:val="auto"/>
          <w:lang w:val="ru-RU"/>
        </w:rPr>
        <w:tab/>
        <w:t xml:space="preserve"> «Тенгизшевройл» (ТШО)</w:t>
      </w:r>
    </w:p>
    <w:p w14:paraId="14BE0CE5" w14:textId="77777777" w:rsidR="00BA168E" w:rsidRPr="00981FDE" w:rsidRDefault="00BA168E" w:rsidP="00BA168E">
      <w:pPr>
        <w:pStyle w:val="Text1"/>
        <w:ind w:left="2880" w:hanging="2160"/>
        <w:rPr>
          <w:color w:val="auto"/>
          <w:lang w:val="ru-RU"/>
        </w:rPr>
      </w:pPr>
      <w:r w:rsidRPr="00981FDE">
        <w:rPr>
          <w:b/>
          <w:color w:val="auto"/>
          <w:lang w:val="ru-RU"/>
        </w:rPr>
        <w:t>Заказчик</w:t>
      </w:r>
      <w:r w:rsidRPr="00981FDE">
        <w:rPr>
          <w:color w:val="auto"/>
          <w:lang w:val="ru-RU"/>
        </w:rPr>
        <w:tab/>
        <w:t>Сторона, размещающая заказ на покупку или присуждающая контракт Заказчиком может выступать Компания или уполномоченный Компанией агент.</w:t>
      </w:r>
    </w:p>
    <w:p w14:paraId="5A0157F9" w14:textId="77777777" w:rsidR="00BA168E" w:rsidRPr="00981FDE" w:rsidRDefault="00BA168E" w:rsidP="00BA168E">
      <w:pPr>
        <w:pStyle w:val="Text1"/>
        <w:ind w:left="2880" w:hanging="2160"/>
        <w:rPr>
          <w:color w:val="auto"/>
          <w:lang w:val="ru-RU"/>
        </w:rPr>
      </w:pPr>
      <w:r w:rsidRPr="00981FDE">
        <w:rPr>
          <w:b/>
          <w:color w:val="auto"/>
          <w:lang w:val="ru-RU"/>
        </w:rPr>
        <w:t>Подрядчик</w:t>
      </w:r>
      <w:r w:rsidRPr="00981FDE">
        <w:rPr>
          <w:color w:val="auto"/>
          <w:lang w:val="ru-RU"/>
        </w:rPr>
        <w:tab/>
        <w:t>Любой поставщик услуг для Компании, включая Консультантов.</w:t>
      </w:r>
    </w:p>
    <w:p w14:paraId="0098E0CD" w14:textId="77777777" w:rsidR="00BA168E" w:rsidRPr="00981FDE" w:rsidRDefault="00BA168E" w:rsidP="00BA168E">
      <w:pPr>
        <w:pStyle w:val="Text1"/>
        <w:ind w:left="2880" w:hanging="2160"/>
        <w:rPr>
          <w:color w:val="auto"/>
          <w:lang w:val="ru-RU"/>
        </w:rPr>
      </w:pPr>
      <w:r w:rsidRPr="00981FDE">
        <w:rPr>
          <w:b/>
          <w:color w:val="auto"/>
          <w:lang w:val="ru-RU"/>
        </w:rPr>
        <w:t>Поставщик</w:t>
      </w:r>
      <w:r w:rsidRPr="00981FDE">
        <w:rPr>
          <w:color w:val="auto"/>
          <w:lang w:val="ru-RU"/>
        </w:rPr>
        <w:tab/>
        <w:t>Любой вендор, продавец, провайдер или поставщик товаров для Компании.</w:t>
      </w:r>
    </w:p>
    <w:p w14:paraId="03F4B6D3" w14:textId="77777777" w:rsidR="00BA168E" w:rsidRDefault="00BA168E" w:rsidP="00BA168E">
      <w:pPr>
        <w:autoSpaceDE/>
        <w:autoSpaceDN/>
        <w:adjustRightInd/>
        <w:spacing w:before="0" w:line="240" w:lineRule="auto"/>
        <w:ind w:left="0"/>
        <w:rPr>
          <w:rFonts w:ascii="Arial Bold" w:hAnsi="Arial Bold" w:cs="Arial"/>
          <w:b/>
          <w:bCs/>
          <w:caps/>
          <w:color w:val="auto"/>
          <w:lang w:val="ru-RU"/>
        </w:rPr>
      </w:pPr>
      <w:bookmarkStart w:id="232" w:name="_Toc325532775"/>
      <w:r>
        <w:rPr>
          <w:color w:val="auto"/>
          <w:lang w:val="ru-RU"/>
        </w:rPr>
        <w:br w:type="page"/>
      </w:r>
    </w:p>
    <w:p w14:paraId="5E165F6B" w14:textId="77777777" w:rsidR="00BA168E" w:rsidRDefault="00BA168E" w:rsidP="00BA168E">
      <w:pPr>
        <w:pStyle w:val="Heading1"/>
        <w:numPr>
          <w:ilvl w:val="0"/>
          <w:numId w:val="5"/>
        </w:numPr>
        <w:ind w:left="720" w:hanging="720"/>
        <w:rPr>
          <w:color w:val="auto"/>
        </w:rPr>
      </w:pPr>
      <w:bookmarkStart w:id="233" w:name="_Toc182313241"/>
      <w:r w:rsidRPr="00981FDE">
        <w:rPr>
          <w:color w:val="auto"/>
          <w:lang w:val="ru-RU"/>
        </w:rPr>
        <w:lastRenderedPageBreak/>
        <w:t>ЭКВИВАЛЕНТНЫЙ НОМИНАЛЬНЫЙ РАЗМЕР ТРУБЫ</w:t>
      </w:r>
      <w:bookmarkEnd w:id="232"/>
      <w:bookmarkEnd w:id="233"/>
      <w:r w:rsidRPr="00981FDE">
        <w:rPr>
          <w:color w:val="auto"/>
          <w:lang w:val="ru-RU"/>
        </w:rPr>
        <w:t xml:space="preserve"> </w:t>
      </w:r>
    </w:p>
    <w:p w14:paraId="4F106E70" w14:textId="16CE7C72" w:rsidR="00FA55A1" w:rsidRPr="00FA55A1" w:rsidRDefault="00FA55A1" w:rsidP="00C3416A">
      <w:pPr>
        <w:pStyle w:val="Heading2"/>
        <w:numPr>
          <w:ilvl w:val="1"/>
          <w:numId w:val="5"/>
        </w:numPr>
        <w:ind w:left="851" w:hanging="709"/>
        <w:rPr>
          <w:lang w:val="ru-RU"/>
        </w:rPr>
      </w:pPr>
      <w:bookmarkStart w:id="234" w:name="_Toc182313242"/>
      <w:r>
        <w:rPr>
          <w:lang w:val="ru-RU"/>
        </w:rPr>
        <w:t>Эквивалентный номинальный размер трубы</w:t>
      </w:r>
      <w:ins w:id="235" w:author="Zhunisbayev, Olzhasbek [Bolashak Atyrau Limited]" w:date="2024-11-01T11:04:00Z" w16du:dateUtc="2024-11-01T06:04:00Z">
        <w:r w:rsidRPr="00FA55A1">
          <w:rPr>
            <w:lang w:val="ru-RU"/>
          </w:rPr>
          <w:t xml:space="preserve"> </w:t>
        </w:r>
      </w:ins>
      <w:ins w:id="236" w:author="Zhunisbayev, Olzhasbek [Bolashak Atyrau Limited]" w:date="2024-11-01T14:54:00Z" w16du:dateUtc="2024-11-01T09:54:00Z">
        <w:r>
          <w:rPr>
            <w:lang w:val="en-GB"/>
          </w:rPr>
          <w:t>ISO</w:t>
        </w:r>
        <w:r w:rsidRPr="00FA55A1">
          <w:rPr>
            <w:lang w:val="ru-RU"/>
          </w:rPr>
          <w:t xml:space="preserve"> &amp; </w:t>
        </w:r>
      </w:ins>
      <w:ins w:id="237" w:author="Zhunisbayev, Olzhasbek [Bolashak Atyrau Limited]" w:date="2024-11-01T11:04:00Z" w16du:dateUtc="2024-11-01T06:04:00Z">
        <w:r>
          <w:rPr>
            <w:lang w:val="en-GB"/>
          </w:rPr>
          <w:t>ASME</w:t>
        </w:r>
      </w:ins>
      <w:bookmarkEnd w:id="234"/>
    </w:p>
    <w:tbl>
      <w:tblPr>
        <w:tblW w:w="7447" w:type="dxa"/>
        <w:tblInd w:w="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2160"/>
        <w:gridCol w:w="1890"/>
        <w:gridCol w:w="1237"/>
      </w:tblGrid>
      <w:tr w:rsidR="00FA55A1" w:rsidRPr="00981FDE" w14:paraId="5247E616" w14:textId="77777777" w:rsidTr="00A54500">
        <w:tc>
          <w:tcPr>
            <w:tcW w:w="2160" w:type="dxa"/>
            <w:shd w:val="clear" w:color="auto" w:fill="C6D9F1" w:themeFill="text2" w:themeFillTint="33"/>
          </w:tcPr>
          <w:p w14:paraId="4469AF4E" w14:textId="00136621" w:rsidR="00FA55A1" w:rsidRPr="00FA55A1" w:rsidRDefault="00FA55A1" w:rsidP="008F4DA2">
            <w:pPr>
              <w:pStyle w:val="CellHeadingCentered"/>
              <w:rPr>
                <w:color w:val="auto"/>
                <w:lang w:val="ru-RU"/>
              </w:rPr>
            </w:pPr>
            <w:r>
              <w:rPr>
                <w:color w:val="auto"/>
                <w:lang w:val="ru-RU"/>
              </w:rPr>
              <w:t>мм</w:t>
            </w:r>
          </w:p>
        </w:tc>
        <w:tc>
          <w:tcPr>
            <w:tcW w:w="2160" w:type="dxa"/>
            <w:shd w:val="clear" w:color="auto" w:fill="C6D9F1" w:themeFill="text2" w:themeFillTint="33"/>
          </w:tcPr>
          <w:p w14:paraId="25771D67" w14:textId="39D5D834" w:rsidR="00FA55A1" w:rsidRPr="00FA55A1" w:rsidRDefault="00FA55A1" w:rsidP="008F4DA2">
            <w:pPr>
              <w:pStyle w:val="CellHeadingCentered"/>
              <w:rPr>
                <w:color w:val="auto"/>
                <w:lang w:val="ru-RU"/>
              </w:rPr>
            </w:pPr>
            <w:r>
              <w:rPr>
                <w:color w:val="auto"/>
                <w:lang w:val="ru-RU"/>
              </w:rPr>
              <w:t>дюйм</w:t>
            </w:r>
          </w:p>
        </w:tc>
        <w:tc>
          <w:tcPr>
            <w:tcW w:w="1890" w:type="dxa"/>
            <w:shd w:val="clear" w:color="auto" w:fill="C6D9F1" w:themeFill="text2" w:themeFillTint="33"/>
          </w:tcPr>
          <w:p w14:paraId="65AFB8A1" w14:textId="1C0494CB" w:rsidR="00FA55A1" w:rsidRPr="00FA55A1" w:rsidRDefault="00FA55A1" w:rsidP="008F4DA2">
            <w:pPr>
              <w:pStyle w:val="CellHeadingCentered"/>
              <w:rPr>
                <w:color w:val="auto"/>
                <w:lang w:val="ru-RU"/>
              </w:rPr>
            </w:pPr>
            <w:r>
              <w:rPr>
                <w:color w:val="auto"/>
                <w:lang w:val="ru-RU"/>
              </w:rPr>
              <w:t>мм</w:t>
            </w:r>
          </w:p>
        </w:tc>
        <w:tc>
          <w:tcPr>
            <w:tcW w:w="1237" w:type="dxa"/>
            <w:shd w:val="clear" w:color="auto" w:fill="C6D9F1" w:themeFill="text2" w:themeFillTint="33"/>
          </w:tcPr>
          <w:p w14:paraId="214AEBE1" w14:textId="73A3F98B" w:rsidR="00FA55A1" w:rsidRPr="00FA55A1" w:rsidRDefault="00FA55A1" w:rsidP="008F4DA2">
            <w:pPr>
              <w:pStyle w:val="CellHeadingCentered"/>
              <w:rPr>
                <w:color w:val="auto"/>
                <w:lang w:val="ru-RU"/>
              </w:rPr>
            </w:pPr>
            <w:r>
              <w:rPr>
                <w:color w:val="auto"/>
                <w:lang w:val="ru-RU"/>
              </w:rPr>
              <w:t>дюйм</w:t>
            </w:r>
          </w:p>
        </w:tc>
      </w:tr>
      <w:tr w:rsidR="00FA55A1" w:rsidRPr="00981FDE" w14:paraId="5F4DC71E" w14:textId="77777777" w:rsidTr="00A54500">
        <w:tc>
          <w:tcPr>
            <w:tcW w:w="2160" w:type="dxa"/>
          </w:tcPr>
          <w:p w14:paraId="2B52C18B" w14:textId="77777777" w:rsidR="00FA55A1" w:rsidRPr="00981FDE" w:rsidRDefault="00FA55A1" w:rsidP="008F4DA2">
            <w:pPr>
              <w:pStyle w:val="CellBodyCentered"/>
              <w:rPr>
                <w:color w:val="auto"/>
                <w:lang w:val="en-GB"/>
              </w:rPr>
            </w:pPr>
            <w:r w:rsidRPr="00981FDE">
              <w:rPr>
                <w:color w:val="auto"/>
                <w:lang w:val="en-GB"/>
              </w:rPr>
              <w:t>DN 15</w:t>
            </w:r>
          </w:p>
        </w:tc>
        <w:tc>
          <w:tcPr>
            <w:tcW w:w="2160" w:type="dxa"/>
          </w:tcPr>
          <w:p w14:paraId="20D7CC63" w14:textId="77777777" w:rsidR="00FA55A1" w:rsidRPr="00981FDE" w:rsidRDefault="00FA55A1" w:rsidP="008F4DA2">
            <w:pPr>
              <w:pStyle w:val="CellBodyCentered"/>
              <w:rPr>
                <w:color w:val="auto"/>
                <w:lang w:val="en-GB"/>
              </w:rPr>
            </w:pPr>
            <w:r w:rsidRPr="00981FDE">
              <w:rPr>
                <w:color w:val="auto"/>
                <w:lang w:val="en-GB"/>
              </w:rPr>
              <w:t>½</w:t>
            </w:r>
          </w:p>
        </w:tc>
        <w:tc>
          <w:tcPr>
            <w:tcW w:w="1890" w:type="dxa"/>
          </w:tcPr>
          <w:p w14:paraId="11C8B21B" w14:textId="77777777" w:rsidR="00FA55A1" w:rsidRPr="00981FDE" w:rsidRDefault="00FA55A1" w:rsidP="008F4DA2">
            <w:pPr>
              <w:pStyle w:val="CellBodyCentered"/>
              <w:rPr>
                <w:color w:val="auto"/>
                <w:lang w:val="en-GB"/>
              </w:rPr>
            </w:pPr>
            <w:r w:rsidRPr="00981FDE">
              <w:rPr>
                <w:color w:val="auto"/>
                <w:lang w:val="en-GB"/>
              </w:rPr>
              <w:t>DN 650</w:t>
            </w:r>
          </w:p>
        </w:tc>
        <w:tc>
          <w:tcPr>
            <w:tcW w:w="1237" w:type="dxa"/>
          </w:tcPr>
          <w:p w14:paraId="5B657BDD" w14:textId="77777777" w:rsidR="00FA55A1" w:rsidRPr="00981FDE" w:rsidRDefault="00FA55A1" w:rsidP="008F4DA2">
            <w:pPr>
              <w:pStyle w:val="CellBodyCentered"/>
              <w:rPr>
                <w:color w:val="auto"/>
                <w:lang w:val="en-GB"/>
              </w:rPr>
            </w:pPr>
            <w:r w:rsidRPr="00981FDE">
              <w:rPr>
                <w:color w:val="auto"/>
                <w:lang w:val="en-GB"/>
              </w:rPr>
              <w:t>26</w:t>
            </w:r>
          </w:p>
        </w:tc>
      </w:tr>
      <w:tr w:rsidR="00FA55A1" w:rsidRPr="00981FDE" w14:paraId="194CC6AF" w14:textId="77777777" w:rsidTr="00A54500">
        <w:tc>
          <w:tcPr>
            <w:tcW w:w="2160" w:type="dxa"/>
          </w:tcPr>
          <w:p w14:paraId="45DCB113" w14:textId="77777777" w:rsidR="00FA55A1" w:rsidRPr="00981FDE" w:rsidRDefault="00FA55A1" w:rsidP="008F4DA2">
            <w:pPr>
              <w:pStyle w:val="CellBodyCentered"/>
              <w:rPr>
                <w:color w:val="auto"/>
                <w:lang w:val="en-GB"/>
              </w:rPr>
            </w:pPr>
            <w:r w:rsidRPr="00981FDE">
              <w:rPr>
                <w:color w:val="auto"/>
                <w:lang w:val="en-GB"/>
              </w:rPr>
              <w:t>DN 20</w:t>
            </w:r>
          </w:p>
        </w:tc>
        <w:tc>
          <w:tcPr>
            <w:tcW w:w="2160" w:type="dxa"/>
          </w:tcPr>
          <w:p w14:paraId="3E820450" w14:textId="77777777" w:rsidR="00FA55A1" w:rsidRPr="00981FDE" w:rsidRDefault="00FA55A1" w:rsidP="008F4DA2">
            <w:pPr>
              <w:pStyle w:val="CellBodyCentered"/>
              <w:rPr>
                <w:color w:val="auto"/>
                <w:lang w:val="en-GB"/>
              </w:rPr>
            </w:pPr>
            <w:r w:rsidRPr="00981FDE">
              <w:rPr>
                <w:color w:val="auto"/>
                <w:lang w:val="en-GB"/>
              </w:rPr>
              <w:t>¾</w:t>
            </w:r>
          </w:p>
        </w:tc>
        <w:tc>
          <w:tcPr>
            <w:tcW w:w="1890" w:type="dxa"/>
          </w:tcPr>
          <w:p w14:paraId="1CEC45CF" w14:textId="77777777" w:rsidR="00FA55A1" w:rsidRPr="00981FDE" w:rsidRDefault="00FA55A1" w:rsidP="008F4DA2">
            <w:pPr>
              <w:pStyle w:val="CellBodyCentered"/>
              <w:rPr>
                <w:color w:val="auto"/>
                <w:lang w:val="en-GB"/>
              </w:rPr>
            </w:pPr>
            <w:r>
              <w:rPr>
                <w:color w:val="auto"/>
                <w:lang w:val="en-GB"/>
              </w:rPr>
              <w:t>DN 700</w:t>
            </w:r>
          </w:p>
        </w:tc>
        <w:tc>
          <w:tcPr>
            <w:tcW w:w="1237" w:type="dxa"/>
          </w:tcPr>
          <w:p w14:paraId="2F3EDA63" w14:textId="77777777" w:rsidR="00FA55A1" w:rsidRPr="00981FDE" w:rsidRDefault="00FA55A1" w:rsidP="008F4DA2">
            <w:pPr>
              <w:pStyle w:val="CellBodyCentered"/>
              <w:rPr>
                <w:color w:val="auto"/>
                <w:lang w:val="en-GB"/>
              </w:rPr>
            </w:pPr>
            <w:r>
              <w:rPr>
                <w:color w:val="auto"/>
                <w:lang w:val="en-GB"/>
              </w:rPr>
              <w:t>28</w:t>
            </w:r>
          </w:p>
        </w:tc>
      </w:tr>
      <w:tr w:rsidR="00FA55A1" w:rsidRPr="00981FDE" w14:paraId="26C5ACA9" w14:textId="77777777" w:rsidTr="00A54500">
        <w:tc>
          <w:tcPr>
            <w:tcW w:w="2160" w:type="dxa"/>
          </w:tcPr>
          <w:p w14:paraId="316EDC53" w14:textId="77777777" w:rsidR="00FA55A1" w:rsidRPr="00981FDE" w:rsidRDefault="00FA55A1" w:rsidP="008F4DA2">
            <w:pPr>
              <w:pStyle w:val="CellBodyCentered"/>
              <w:rPr>
                <w:color w:val="auto"/>
                <w:lang w:val="en-GB"/>
              </w:rPr>
            </w:pPr>
            <w:r w:rsidRPr="00981FDE">
              <w:rPr>
                <w:color w:val="auto"/>
                <w:lang w:val="en-GB"/>
              </w:rPr>
              <w:t>DN 25</w:t>
            </w:r>
          </w:p>
        </w:tc>
        <w:tc>
          <w:tcPr>
            <w:tcW w:w="2160" w:type="dxa"/>
          </w:tcPr>
          <w:p w14:paraId="05073133" w14:textId="77777777" w:rsidR="00FA55A1" w:rsidRPr="00981FDE" w:rsidRDefault="00FA55A1" w:rsidP="008F4DA2">
            <w:pPr>
              <w:pStyle w:val="CellBodyCentered"/>
              <w:rPr>
                <w:color w:val="auto"/>
                <w:lang w:val="en-GB"/>
              </w:rPr>
            </w:pPr>
            <w:r w:rsidRPr="00981FDE">
              <w:rPr>
                <w:color w:val="auto"/>
                <w:lang w:val="en-GB"/>
              </w:rPr>
              <w:t>1</w:t>
            </w:r>
          </w:p>
        </w:tc>
        <w:tc>
          <w:tcPr>
            <w:tcW w:w="1890" w:type="dxa"/>
          </w:tcPr>
          <w:p w14:paraId="7FF72B38" w14:textId="77777777" w:rsidR="00FA55A1" w:rsidRPr="00981FDE" w:rsidRDefault="00FA55A1" w:rsidP="008F4DA2">
            <w:pPr>
              <w:pStyle w:val="CellBodyCentered"/>
              <w:rPr>
                <w:color w:val="auto"/>
                <w:lang w:val="en-GB"/>
              </w:rPr>
            </w:pPr>
            <w:r w:rsidRPr="00981FDE">
              <w:rPr>
                <w:color w:val="auto"/>
                <w:lang w:val="en-GB"/>
              </w:rPr>
              <w:t>DN 750</w:t>
            </w:r>
          </w:p>
        </w:tc>
        <w:tc>
          <w:tcPr>
            <w:tcW w:w="1237" w:type="dxa"/>
          </w:tcPr>
          <w:p w14:paraId="4841FE4D" w14:textId="77777777" w:rsidR="00FA55A1" w:rsidRPr="00981FDE" w:rsidRDefault="00FA55A1" w:rsidP="008F4DA2">
            <w:pPr>
              <w:pStyle w:val="CellBodyCentered"/>
              <w:rPr>
                <w:color w:val="auto"/>
                <w:lang w:val="en-GB"/>
              </w:rPr>
            </w:pPr>
            <w:r w:rsidRPr="00981FDE">
              <w:rPr>
                <w:color w:val="auto"/>
                <w:lang w:val="en-GB"/>
              </w:rPr>
              <w:t>30</w:t>
            </w:r>
          </w:p>
        </w:tc>
      </w:tr>
      <w:tr w:rsidR="00FA55A1" w:rsidRPr="00981FDE" w14:paraId="659CD903" w14:textId="77777777" w:rsidTr="00A54500">
        <w:tc>
          <w:tcPr>
            <w:tcW w:w="2160" w:type="dxa"/>
          </w:tcPr>
          <w:p w14:paraId="087D9D53" w14:textId="77777777" w:rsidR="00FA55A1" w:rsidRPr="00981FDE" w:rsidRDefault="00FA55A1" w:rsidP="008F4DA2">
            <w:pPr>
              <w:pStyle w:val="CellBodyCentered"/>
              <w:rPr>
                <w:color w:val="auto"/>
                <w:lang w:val="en-GB"/>
              </w:rPr>
            </w:pPr>
            <w:r w:rsidRPr="00981FDE">
              <w:rPr>
                <w:color w:val="auto"/>
                <w:lang w:val="en-GB"/>
              </w:rPr>
              <w:t>DN 40</w:t>
            </w:r>
          </w:p>
        </w:tc>
        <w:tc>
          <w:tcPr>
            <w:tcW w:w="2160" w:type="dxa"/>
          </w:tcPr>
          <w:p w14:paraId="56092908" w14:textId="77777777" w:rsidR="00FA55A1" w:rsidRPr="00981FDE" w:rsidRDefault="00FA55A1" w:rsidP="008F4DA2">
            <w:pPr>
              <w:pStyle w:val="CellBodyCentered"/>
              <w:rPr>
                <w:color w:val="auto"/>
                <w:lang w:val="en-GB"/>
              </w:rPr>
            </w:pPr>
            <w:r w:rsidRPr="00981FDE">
              <w:rPr>
                <w:color w:val="auto"/>
                <w:lang w:val="en-GB"/>
              </w:rPr>
              <w:t>1-1/2</w:t>
            </w:r>
          </w:p>
        </w:tc>
        <w:tc>
          <w:tcPr>
            <w:tcW w:w="1890" w:type="dxa"/>
          </w:tcPr>
          <w:p w14:paraId="3877F45E" w14:textId="77777777" w:rsidR="00FA55A1" w:rsidRPr="00981FDE" w:rsidRDefault="00FA55A1" w:rsidP="008F4DA2">
            <w:pPr>
              <w:pStyle w:val="CellBodyCentered"/>
              <w:rPr>
                <w:color w:val="auto"/>
                <w:lang w:val="en-GB"/>
              </w:rPr>
            </w:pPr>
            <w:r w:rsidRPr="00981FDE">
              <w:rPr>
                <w:color w:val="auto"/>
                <w:lang w:val="en-GB"/>
              </w:rPr>
              <w:t>DN 900</w:t>
            </w:r>
          </w:p>
        </w:tc>
        <w:tc>
          <w:tcPr>
            <w:tcW w:w="1237" w:type="dxa"/>
          </w:tcPr>
          <w:p w14:paraId="6CE69988" w14:textId="77777777" w:rsidR="00FA55A1" w:rsidRPr="00981FDE" w:rsidRDefault="00FA55A1" w:rsidP="008F4DA2">
            <w:pPr>
              <w:pStyle w:val="CellBodyCentered"/>
              <w:rPr>
                <w:color w:val="auto"/>
                <w:lang w:val="en-GB"/>
              </w:rPr>
            </w:pPr>
            <w:r w:rsidRPr="00981FDE">
              <w:rPr>
                <w:color w:val="auto"/>
                <w:lang w:val="en-GB"/>
              </w:rPr>
              <w:t>36</w:t>
            </w:r>
          </w:p>
        </w:tc>
      </w:tr>
      <w:tr w:rsidR="00FA55A1" w:rsidRPr="00981FDE" w14:paraId="39059762" w14:textId="77777777" w:rsidTr="00A54500">
        <w:tc>
          <w:tcPr>
            <w:tcW w:w="2160" w:type="dxa"/>
          </w:tcPr>
          <w:p w14:paraId="4D3E236D" w14:textId="77777777" w:rsidR="00FA55A1" w:rsidRPr="00981FDE" w:rsidRDefault="00FA55A1" w:rsidP="008F4DA2">
            <w:pPr>
              <w:pStyle w:val="CellBodyCentered"/>
              <w:rPr>
                <w:color w:val="auto"/>
                <w:lang w:val="en-GB"/>
              </w:rPr>
            </w:pPr>
            <w:r w:rsidRPr="00981FDE">
              <w:rPr>
                <w:color w:val="auto"/>
                <w:lang w:val="en-GB"/>
              </w:rPr>
              <w:t>DN 50</w:t>
            </w:r>
          </w:p>
        </w:tc>
        <w:tc>
          <w:tcPr>
            <w:tcW w:w="2160" w:type="dxa"/>
          </w:tcPr>
          <w:p w14:paraId="63E1F68B" w14:textId="77777777" w:rsidR="00FA55A1" w:rsidRPr="00981FDE" w:rsidRDefault="00FA55A1" w:rsidP="008F4DA2">
            <w:pPr>
              <w:pStyle w:val="CellBodyCentered"/>
              <w:rPr>
                <w:color w:val="auto"/>
                <w:lang w:val="en-GB"/>
              </w:rPr>
            </w:pPr>
            <w:r w:rsidRPr="00981FDE">
              <w:rPr>
                <w:color w:val="auto"/>
                <w:lang w:val="en-GB"/>
              </w:rPr>
              <w:t>2</w:t>
            </w:r>
          </w:p>
        </w:tc>
        <w:tc>
          <w:tcPr>
            <w:tcW w:w="1890" w:type="dxa"/>
          </w:tcPr>
          <w:p w14:paraId="6EBC2C8D" w14:textId="77777777" w:rsidR="00FA55A1" w:rsidRPr="00981FDE" w:rsidRDefault="00FA55A1" w:rsidP="008F4DA2">
            <w:pPr>
              <w:pStyle w:val="CellBodyCentered"/>
              <w:rPr>
                <w:color w:val="auto"/>
                <w:lang w:val="en-GB"/>
              </w:rPr>
            </w:pPr>
            <w:r w:rsidRPr="00981FDE">
              <w:rPr>
                <w:color w:val="auto"/>
                <w:lang w:val="en-GB"/>
              </w:rPr>
              <w:t>DN 1050</w:t>
            </w:r>
          </w:p>
        </w:tc>
        <w:tc>
          <w:tcPr>
            <w:tcW w:w="1237" w:type="dxa"/>
          </w:tcPr>
          <w:p w14:paraId="4406194E" w14:textId="77777777" w:rsidR="00FA55A1" w:rsidRPr="00981FDE" w:rsidRDefault="00FA55A1" w:rsidP="008F4DA2">
            <w:pPr>
              <w:pStyle w:val="CellBodyCentered"/>
              <w:rPr>
                <w:color w:val="auto"/>
                <w:lang w:val="en-GB"/>
              </w:rPr>
            </w:pPr>
            <w:r w:rsidRPr="00981FDE">
              <w:rPr>
                <w:color w:val="auto"/>
                <w:lang w:val="en-GB"/>
              </w:rPr>
              <w:t>42</w:t>
            </w:r>
          </w:p>
        </w:tc>
      </w:tr>
      <w:tr w:rsidR="00FA55A1" w:rsidRPr="00981FDE" w14:paraId="7C802F64" w14:textId="77777777" w:rsidTr="00A54500">
        <w:tc>
          <w:tcPr>
            <w:tcW w:w="2160" w:type="dxa"/>
          </w:tcPr>
          <w:p w14:paraId="268D6079" w14:textId="77777777" w:rsidR="00FA55A1" w:rsidRPr="00981FDE" w:rsidRDefault="00FA55A1" w:rsidP="008F4DA2">
            <w:pPr>
              <w:pStyle w:val="CellBodyCentered"/>
              <w:rPr>
                <w:color w:val="auto"/>
                <w:lang w:val="en-GB"/>
              </w:rPr>
            </w:pPr>
            <w:r w:rsidRPr="00981FDE">
              <w:rPr>
                <w:color w:val="auto"/>
                <w:lang w:val="en-GB"/>
              </w:rPr>
              <w:t>DN 80</w:t>
            </w:r>
          </w:p>
        </w:tc>
        <w:tc>
          <w:tcPr>
            <w:tcW w:w="2160" w:type="dxa"/>
          </w:tcPr>
          <w:p w14:paraId="18BABB94" w14:textId="77777777" w:rsidR="00FA55A1" w:rsidRPr="00981FDE" w:rsidRDefault="00FA55A1" w:rsidP="008F4DA2">
            <w:pPr>
              <w:pStyle w:val="CellBodyCentered"/>
              <w:rPr>
                <w:color w:val="auto"/>
                <w:lang w:val="en-GB"/>
              </w:rPr>
            </w:pPr>
            <w:r w:rsidRPr="00981FDE">
              <w:rPr>
                <w:color w:val="auto"/>
                <w:lang w:val="en-GB"/>
              </w:rPr>
              <w:t>3</w:t>
            </w:r>
          </w:p>
        </w:tc>
        <w:tc>
          <w:tcPr>
            <w:tcW w:w="1890" w:type="dxa"/>
          </w:tcPr>
          <w:p w14:paraId="4EBAEA64" w14:textId="77777777" w:rsidR="00FA55A1" w:rsidRPr="00981FDE" w:rsidRDefault="00FA55A1" w:rsidP="008F4DA2">
            <w:pPr>
              <w:pStyle w:val="CellBodyCentered"/>
              <w:rPr>
                <w:color w:val="auto"/>
                <w:lang w:val="en-GB"/>
              </w:rPr>
            </w:pPr>
            <w:r w:rsidRPr="00981FDE">
              <w:rPr>
                <w:color w:val="auto"/>
                <w:lang w:val="en-GB"/>
              </w:rPr>
              <w:t>DN 1200</w:t>
            </w:r>
          </w:p>
        </w:tc>
        <w:tc>
          <w:tcPr>
            <w:tcW w:w="1237" w:type="dxa"/>
          </w:tcPr>
          <w:p w14:paraId="73BEDF0F" w14:textId="77777777" w:rsidR="00FA55A1" w:rsidRPr="00981FDE" w:rsidRDefault="00FA55A1" w:rsidP="008F4DA2">
            <w:pPr>
              <w:pStyle w:val="CellBodyCentered"/>
              <w:rPr>
                <w:color w:val="auto"/>
                <w:lang w:val="en-GB"/>
              </w:rPr>
            </w:pPr>
            <w:r w:rsidRPr="00981FDE">
              <w:rPr>
                <w:color w:val="auto"/>
                <w:lang w:val="en-GB"/>
              </w:rPr>
              <w:t>48</w:t>
            </w:r>
          </w:p>
        </w:tc>
      </w:tr>
      <w:tr w:rsidR="00FA55A1" w:rsidRPr="00981FDE" w14:paraId="67732198" w14:textId="77777777" w:rsidTr="00A54500">
        <w:tc>
          <w:tcPr>
            <w:tcW w:w="2160" w:type="dxa"/>
          </w:tcPr>
          <w:p w14:paraId="5CA713BA" w14:textId="77777777" w:rsidR="00FA55A1" w:rsidRPr="00981FDE" w:rsidRDefault="00FA55A1" w:rsidP="008F4DA2">
            <w:pPr>
              <w:pStyle w:val="CellBodyCentered"/>
              <w:rPr>
                <w:color w:val="auto"/>
                <w:lang w:val="en-GB"/>
              </w:rPr>
            </w:pPr>
            <w:r w:rsidRPr="00981FDE">
              <w:rPr>
                <w:color w:val="auto"/>
                <w:lang w:val="en-GB"/>
              </w:rPr>
              <w:t>DN 100</w:t>
            </w:r>
          </w:p>
        </w:tc>
        <w:tc>
          <w:tcPr>
            <w:tcW w:w="2160" w:type="dxa"/>
          </w:tcPr>
          <w:p w14:paraId="10AC9EEA" w14:textId="77777777" w:rsidR="00FA55A1" w:rsidRPr="00981FDE" w:rsidRDefault="00FA55A1" w:rsidP="008F4DA2">
            <w:pPr>
              <w:pStyle w:val="CellBodyCentered"/>
              <w:rPr>
                <w:color w:val="auto"/>
                <w:lang w:val="en-GB"/>
              </w:rPr>
            </w:pPr>
            <w:r w:rsidRPr="00981FDE">
              <w:rPr>
                <w:color w:val="auto"/>
                <w:lang w:val="en-GB"/>
              </w:rPr>
              <w:t>4</w:t>
            </w:r>
          </w:p>
        </w:tc>
        <w:tc>
          <w:tcPr>
            <w:tcW w:w="1890" w:type="dxa"/>
          </w:tcPr>
          <w:p w14:paraId="49593067" w14:textId="77777777" w:rsidR="00FA55A1" w:rsidRPr="00981FDE" w:rsidRDefault="00FA55A1" w:rsidP="008F4DA2">
            <w:pPr>
              <w:pStyle w:val="CellBodyCentered"/>
              <w:rPr>
                <w:color w:val="auto"/>
                <w:lang w:val="en-GB"/>
              </w:rPr>
            </w:pPr>
            <w:r w:rsidRPr="00981FDE">
              <w:rPr>
                <w:color w:val="auto"/>
                <w:lang w:val="en-GB"/>
              </w:rPr>
              <w:t>DN 1400</w:t>
            </w:r>
          </w:p>
        </w:tc>
        <w:tc>
          <w:tcPr>
            <w:tcW w:w="1237" w:type="dxa"/>
          </w:tcPr>
          <w:p w14:paraId="7DA2BE80" w14:textId="77777777" w:rsidR="00FA55A1" w:rsidRPr="00981FDE" w:rsidRDefault="00FA55A1" w:rsidP="008F4DA2">
            <w:pPr>
              <w:pStyle w:val="CellBodyCentered"/>
              <w:rPr>
                <w:color w:val="auto"/>
                <w:lang w:val="en-GB"/>
              </w:rPr>
            </w:pPr>
            <w:r w:rsidRPr="00981FDE">
              <w:rPr>
                <w:color w:val="auto"/>
                <w:lang w:val="en-GB"/>
              </w:rPr>
              <w:t>56</w:t>
            </w:r>
          </w:p>
        </w:tc>
      </w:tr>
      <w:tr w:rsidR="00FA55A1" w:rsidRPr="00981FDE" w14:paraId="26334A81" w14:textId="77777777" w:rsidTr="00A54500">
        <w:tc>
          <w:tcPr>
            <w:tcW w:w="2160" w:type="dxa"/>
          </w:tcPr>
          <w:p w14:paraId="46DCB00A" w14:textId="77777777" w:rsidR="00FA55A1" w:rsidRPr="00981FDE" w:rsidRDefault="00FA55A1" w:rsidP="008F4DA2">
            <w:pPr>
              <w:pStyle w:val="CellBodyCentered"/>
              <w:rPr>
                <w:color w:val="auto"/>
                <w:lang w:val="en-GB"/>
              </w:rPr>
            </w:pPr>
            <w:r w:rsidRPr="00981FDE">
              <w:rPr>
                <w:color w:val="auto"/>
                <w:lang w:val="en-GB"/>
              </w:rPr>
              <w:t>DN 150</w:t>
            </w:r>
          </w:p>
        </w:tc>
        <w:tc>
          <w:tcPr>
            <w:tcW w:w="2160" w:type="dxa"/>
          </w:tcPr>
          <w:p w14:paraId="1B5A5816" w14:textId="77777777" w:rsidR="00FA55A1" w:rsidRPr="00981FDE" w:rsidRDefault="00FA55A1" w:rsidP="008F4DA2">
            <w:pPr>
              <w:pStyle w:val="CellBodyCentered"/>
              <w:rPr>
                <w:color w:val="auto"/>
                <w:lang w:val="en-GB"/>
              </w:rPr>
            </w:pPr>
            <w:r w:rsidRPr="00981FDE">
              <w:rPr>
                <w:color w:val="auto"/>
                <w:lang w:val="en-GB"/>
              </w:rPr>
              <w:t>6</w:t>
            </w:r>
          </w:p>
        </w:tc>
        <w:tc>
          <w:tcPr>
            <w:tcW w:w="1890" w:type="dxa"/>
          </w:tcPr>
          <w:p w14:paraId="73F1FF68" w14:textId="77777777" w:rsidR="00FA55A1" w:rsidRPr="00981FDE" w:rsidRDefault="00FA55A1" w:rsidP="008F4DA2">
            <w:pPr>
              <w:pStyle w:val="CellBodyCentered"/>
              <w:rPr>
                <w:color w:val="auto"/>
                <w:lang w:val="en-GB"/>
              </w:rPr>
            </w:pPr>
            <w:r w:rsidRPr="00981FDE">
              <w:rPr>
                <w:color w:val="auto"/>
                <w:lang w:val="en-GB"/>
              </w:rPr>
              <w:t>DN 1600</w:t>
            </w:r>
          </w:p>
        </w:tc>
        <w:tc>
          <w:tcPr>
            <w:tcW w:w="1237" w:type="dxa"/>
          </w:tcPr>
          <w:p w14:paraId="25E03A8F" w14:textId="77777777" w:rsidR="00FA55A1" w:rsidRPr="00981FDE" w:rsidRDefault="00FA55A1" w:rsidP="008F4DA2">
            <w:pPr>
              <w:pStyle w:val="CellBodyCentered"/>
              <w:rPr>
                <w:color w:val="auto"/>
                <w:lang w:val="en-GB"/>
              </w:rPr>
            </w:pPr>
            <w:r w:rsidRPr="00981FDE">
              <w:rPr>
                <w:color w:val="auto"/>
                <w:lang w:val="en-GB"/>
              </w:rPr>
              <w:t>64</w:t>
            </w:r>
          </w:p>
        </w:tc>
      </w:tr>
      <w:tr w:rsidR="00FA55A1" w:rsidRPr="00981FDE" w14:paraId="10A51C1A" w14:textId="77777777" w:rsidTr="00A54500">
        <w:tc>
          <w:tcPr>
            <w:tcW w:w="2160" w:type="dxa"/>
          </w:tcPr>
          <w:p w14:paraId="18BE0671" w14:textId="77777777" w:rsidR="00FA55A1" w:rsidRPr="00981FDE" w:rsidRDefault="00FA55A1" w:rsidP="008F4DA2">
            <w:pPr>
              <w:pStyle w:val="CellBodyCentered"/>
              <w:rPr>
                <w:color w:val="auto"/>
                <w:lang w:val="en-GB"/>
              </w:rPr>
            </w:pPr>
            <w:r w:rsidRPr="00981FDE">
              <w:rPr>
                <w:color w:val="auto"/>
                <w:lang w:val="en-GB"/>
              </w:rPr>
              <w:t>DN 200</w:t>
            </w:r>
          </w:p>
        </w:tc>
        <w:tc>
          <w:tcPr>
            <w:tcW w:w="2160" w:type="dxa"/>
          </w:tcPr>
          <w:p w14:paraId="4D09CCC8" w14:textId="77777777" w:rsidR="00FA55A1" w:rsidRPr="00981FDE" w:rsidRDefault="00FA55A1" w:rsidP="008F4DA2">
            <w:pPr>
              <w:pStyle w:val="CellBodyCentered"/>
              <w:rPr>
                <w:color w:val="auto"/>
                <w:lang w:val="en-GB"/>
              </w:rPr>
            </w:pPr>
            <w:r w:rsidRPr="00981FDE">
              <w:rPr>
                <w:color w:val="auto"/>
                <w:lang w:val="en-GB"/>
              </w:rPr>
              <w:t>8</w:t>
            </w:r>
          </w:p>
        </w:tc>
        <w:tc>
          <w:tcPr>
            <w:tcW w:w="1890" w:type="dxa"/>
          </w:tcPr>
          <w:p w14:paraId="0C01E32F" w14:textId="77777777" w:rsidR="00FA55A1" w:rsidRPr="00981FDE" w:rsidRDefault="00FA55A1" w:rsidP="008F4DA2">
            <w:pPr>
              <w:pStyle w:val="CellBodyCentered"/>
              <w:rPr>
                <w:color w:val="auto"/>
                <w:lang w:val="en-GB"/>
              </w:rPr>
            </w:pPr>
            <w:r w:rsidRPr="00981FDE">
              <w:rPr>
                <w:color w:val="auto"/>
                <w:lang w:val="en-GB"/>
              </w:rPr>
              <w:t>DN 1800</w:t>
            </w:r>
          </w:p>
        </w:tc>
        <w:tc>
          <w:tcPr>
            <w:tcW w:w="1237" w:type="dxa"/>
          </w:tcPr>
          <w:p w14:paraId="3F754356" w14:textId="77777777" w:rsidR="00FA55A1" w:rsidRPr="00981FDE" w:rsidRDefault="00FA55A1" w:rsidP="008F4DA2">
            <w:pPr>
              <w:pStyle w:val="CellBodyCentered"/>
              <w:rPr>
                <w:color w:val="auto"/>
                <w:lang w:val="en-GB"/>
              </w:rPr>
            </w:pPr>
            <w:r w:rsidRPr="00981FDE">
              <w:rPr>
                <w:color w:val="auto"/>
                <w:lang w:val="en-GB"/>
              </w:rPr>
              <w:t>72</w:t>
            </w:r>
          </w:p>
        </w:tc>
      </w:tr>
      <w:tr w:rsidR="00FA55A1" w:rsidRPr="00981FDE" w14:paraId="3EF2EF70" w14:textId="77777777" w:rsidTr="00A54500">
        <w:tc>
          <w:tcPr>
            <w:tcW w:w="2160" w:type="dxa"/>
          </w:tcPr>
          <w:p w14:paraId="2933CD77" w14:textId="77777777" w:rsidR="00FA55A1" w:rsidRPr="00981FDE" w:rsidRDefault="00FA55A1" w:rsidP="008F4DA2">
            <w:pPr>
              <w:pStyle w:val="CellBodyCentered"/>
              <w:rPr>
                <w:color w:val="auto"/>
                <w:lang w:val="en-GB"/>
              </w:rPr>
            </w:pPr>
            <w:r w:rsidRPr="00981FDE">
              <w:rPr>
                <w:color w:val="auto"/>
                <w:lang w:val="en-GB"/>
              </w:rPr>
              <w:t>DN 250</w:t>
            </w:r>
          </w:p>
        </w:tc>
        <w:tc>
          <w:tcPr>
            <w:tcW w:w="2160" w:type="dxa"/>
          </w:tcPr>
          <w:p w14:paraId="435E14AA" w14:textId="77777777" w:rsidR="00FA55A1" w:rsidRPr="00981FDE" w:rsidRDefault="00FA55A1" w:rsidP="008F4DA2">
            <w:pPr>
              <w:pStyle w:val="CellBodyCentered"/>
              <w:rPr>
                <w:color w:val="auto"/>
                <w:lang w:val="en-GB"/>
              </w:rPr>
            </w:pPr>
            <w:r w:rsidRPr="00981FDE">
              <w:rPr>
                <w:color w:val="auto"/>
                <w:lang w:val="en-GB"/>
              </w:rPr>
              <w:t>10</w:t>
            </w:r>
          </w:p>
        </w:tc>
        <w:tc>
          <w:tcPr>
            <w:tcW w:w="1890" w:type="dxa"/>
          </w:tcPr>
          <w:p w14:paraId="0B4B8DB6" w14:textId="77777777" w:rsidR="00FA55A1" w:rsidRPr="00981FDE" w:rsidRDefault="00FA55A1" w:rsidP="008F4DA2">
            <w:pPr>
              <w:pStyle w:val="CellBodyCentered"/>
              <w:rPr>
                <w:color w:val="auto"/>
                <w:lang w:val="en-GB"/>
              </w:rPr>
            </w:pPr>
            <w:r w:rsidRPr="00981FDE">
              <w:rPr>
                <w:color w:val="auto"/>
                <w:lang w:val="en-GB"/>
              </w:rPr>
              <w:t>DN 1900</w:t>
            </w:r>
          </w:p>
        </w:tc>
        <w:tc>
          <w:tcPr>
            <w:tcW w:w="1237" w:type="dxa"/>
          </w:tcPr>
          <w:p w14:paraId="6C882B53" w14:textId="77777777" w:rsidR="00FA55A1" w:rsidRPr="00981FDE" w:rsidRDefault="00FA55A1" w:rsidP="008F4DA2">
            <w:pPr>
              <w:pStyle w:val="CellBodyCentered"/>
              <w:rPr>
                <w:color w:val="auto"/>
                <w:lang w:val="en-GB"/>
              </w:rPr>
            </w:pPr>
            <w:r w:rsidRPr="00981FDE">
              <w:rPr>
                <w:color w:val="auto"/>
                <w:lang w:val="en-GB"/>
              </w:rPr>
              <w:t>76</w:t>
            </w:r>
          </w:p>
        </w:tc>
      </w:tr>
      <w:tr w:rsidR="00FA55A1" w:rsidRPr="00981FDE" w14:paraId="3AFA6159" w14:textId="77777777" w:rsidTr="00A54500">
        <w:tc>
          <w:tcPr>
            <w:tcW w:w="2160" w:type="dxa"/>
          </w:tcPr>
          <w:p w14:paraId="08D85EE7" w14:textId="77777777" w:rsidR="00FA55A1" w:rsidRPr="00981FDE" w:rsidRDefault="00FA55A1" w:rsidP="008F4DA2">
            <w:pPr>
              <w:pStyle w:val="CellBodyCentered"/>
              <w:rPr>
                <w:color w:val="auto"/>
                <w:lang w:val="en-GB"/>
              </w:rPr>
            </w:pPr>
            <w:r w:rsidRPr="00981FDE">
              <w:rPr>
                <w:color w:val="auto"/>
                <w:lang w:val="en-GB"/>
              </w:rPr>
              <w:t>DN 300</w:t>
            </w:r>
          </w:p>
        </w:tc>
        <w:tc>
          <w:tcPr>
            <w:tcW w:w="2160" w:type="dxa"/>
          </w:tcPr>
          <w:p w14:paraId="6FBD74C5" w14:textId="77777777" w:rsidR="00FA55A1" w:rsidRPr="00981FDE" w:rsidRDefault="00FA55A1" w:rsidP="008F4DA2">
            <w:pPr>
              <w:pStyle w:val="CellBodyCentered"/>
              <w:rPr>
                <w:color w:val="auto"/>
                <w:lang w:val="en-GB"/>
              </w:rPr>
            </w:pPr>
            <w:r w:rsidRPr="00981FDE">
              <w:rPr>
                <w:color w:val="auto"/>
                <w:lang w:val="en-GB"/>
              </w:rPr>
              <w:t>12</w:t>
            </w:r>
          </w:p>
        </w:tc>
        <w:tc>
          <w:tcPr>
            <w:tcW w:w="1890" w:type="dxa"/>
          </w:tcPr>
          <w:p w14:paraId="523593E4" w14:textId="77777777" w:rsidR="00FA55A1" w:rsidRPr="00981FDE" w:rsidRDefault="00FA55A1" w:rsidP="008F4DA2">
            <w:pPr>
              <w:pStyle w:val="CellBodyCentered"/>
              <w:rPr>
                <w:color w:val="auto"/>
                <w:lang w:val="en-GB"/>
              </w:rPr>
            </w:pPr>
            <w:r w:rsidRPr="00981FDE">
              <w:rPr>
                <w:color w:val="auto"/>
                <w:lang w:val="en-GB"/>
              </w:rPr>
              <w:t>DN 2000</w:t>
            </w:r>
          </w:p>
        </w:tc>
        <w:tc>
          <w:tcPr>
            <w:tcW w:w="1237" w:type="dxa"/>
          </w:tcPr>
          <w:p w14:paraId="6C776213" w14:textId="77777777" w:rsidR="00FA55A1" w:rsidRPr="00981FDE" w:rsidRDefault="00FA55A1" w:rsidP="008F4DA2">
            <w:pPr>
              <w:pStyle w:val="CellBodyCentered"/>
              <w:rPr>
                <w:color w:val="auto"/>
                <w:lang w:val="en-GB"/>
              </w:rPr>
            </w:pPr>
            <w:r w:rsidRPr="00981FDE">
              <w:rPr>
                <w:color w:val="auto"/>
                <w:lang w:val="en-GB"/>
              </w:rPr>
              <w:t>80</w:t>
            </w:r>
          </w:p>
        </w:tc>
      </w:tr>
      <w:tr w:rsidR="00FA55A1" w:rsidRPr="00981FDE" w14:paraId="01B016EB" w14:textId="77777777" w:rsidTr="00A54500">
        <w:tc>
          <w:tcPr>
            <w:tcW w:w="2160" w:type="dxa"/>
          </w:tcPr>
          <w:p w14:paraId="32756348" w14:textId="77777777" w:rsidR="00FA55A1" w:rsidRPr="00981FDE" w:rsidRDefault="00FA55A1" w:rsidP="008F4DA2">
            <w:pPr>
              <w:pStyle w:val="CellBodyCentered"/>
              <w:rPr>
                <w:color w:val="auto"/>
                <w:lang w:val="en-GB"/>
              </w:rPr>
            </w:pPr>
            <w:r w:rsidRPr="00981FDE">
              <w:rPr>
                <w:color w:val="auto"/>
                <w:lang w:val="en-GB"/>
              </w:rPr>
              <w:t>DN 350</w:t>
            </w:r>
          </w:p>
        </w:tc>
        <w:tc>
          <w:tcPr>
            <w:tcW w:w="2160" w:type="dxa"/>
          </w:tcPr>
          <w:p w14:paraId="5C6E93BA" w14:textId="77777777" w:rsidR="00FA55A1" w:rsidRPr="00981FDE" w:rsidRDefault="00FA55A1" w:rsidP="008F4DA2">
            <w:pPr>
              <w:pStyle w:val="CellBodyCentered"/>
              <w:rPr>
                <w:color w:val="auto"/>
                <w:lang w:val="en-GB"/>
              </w:rPr>
            </w:pPr>
            <w:r w:rsidRPr="00981FDE">
              <w:rPr>
                <w:color w:val="auto"/>
                <w:lang w:val="en-GB"/>
              </w:rPr>
              <w:t>14</w:t>
            </w:r>
          </w:p>
        </w:tc>
        <w:tc>
          <w:tcPr>
            <w:tcW w:w="1890" w:type="dxa"/>
          </w:tcPr>
          <w:p w14:paraId="192626DB" w14:textId="77777777" w:rsidR="00FA55A1" w:rsidRPr="00981FDE" w:rsidRDefault="00FA55A1" w:rsidP="008F4DA2">
            <w:pPr>
              <w:pStyle w:val="CellBodyCentered"/>
              <w:rPr>
                <w:color w:val="auto"/>
                <w:lang w:val="en-GB"/>
              </w:rPr>
            </w:pPr>
            <w:r w:rsidRPr="00981FDE">
              <w:rPr>
                <w:color w:val="auto"/>
                <w:lang w:val="en-GB"/>
              </w:rPr>
              <w:t>DN 2100</w:t>
            </w:r>
          </w:p>
        </w:tc>
        <w:tc>
          <w:tcPr>
            <w:tcW w:w="1237" w:type="dxa"/>
          </w:tcPr>
          <w:p w14:paraId="67AD62B1" w14:textId="77777777" w:rsidR="00FA55A1" w:rsidRPr="00981FDE" w:rsidRDefault="00FA55A1" w:rsidP="008F4DA2">
            <w:pPr>
              <w:pStyle w:val="CellBodyCentered"/>
              <w:rPr>
                <w:color w:val="auto"/>
                <w:lang w:val="en-GB"/>
              </w:rPr>
            </w:pPr>
            <w:r w:rsidRPr="00981FDE">
              <w:rPr>
                <w:color w:val="auto"/>
                <w:lang w:val="en-GB"/>
              </w:rPr>
              <w:t>84</w:t>
            </w:r>
          </w:p>
        </w:tc>
      </w:tr>
      <w:tr w:rsidR="00FA55A1" w:rsidRPr="00981FDE" w14:paraId="294650D7" w14:textId="77777777" w:rsidTr="00A54500">
        <w:tc>
          <w:tcPr>
            <w:tcW w:w="2160" w:type="dxa"/>
          </w:tcPr>
          <w:p w14:paraId="5B6BD716" w14:textId="77777777" w:rsidR="00FA55A1" w:rsidRPr="00981FDE" w:rsidRDefault="00FA55A1" w:rsidP="008F4DA2">
            <w:pPr>
              <w:pStyle w:val="CellBodyCentered"/>
              <w:rPr>
                <w:color w:val="auto"/>
                <w:lang w:val="en-GB"/>
              </w:rPr>
            </w:pPr>
            <w:r w:rsidRPr="00981FDE">
              <w:rPr>
                <w:color w:val="auto"/>
                <w:lang w:val="en-GB"/>
              </w:rPr>
              <w:t>DN 400</w:t>
            </w:r>
          </w:p>
        </w:tc>
        <w:tc>
          <w:tcPr>
            <w:tcW w:w="2160" w:type="dxa"/>
          </w:tcPr>
          <w:p w14:paraId="53275D28" w14:textId="77777777" w:rsidR="00FA55A1" w:rsidRPr="00981FDE" w:rsidRDefault="00FA55A1" w:rsidP="008F4DA2">
            <w:pPr>
              <w:pStyle w:val="CellBodyCentered"/>
              <w:rPr>
                <w:color w:val="auto"/>
                <w:lang w:val="en-GB"/>
              </w:rPr>
            </w:pPr>
            <w:r w:rsidRPr="00981FDE">
              <w:rPr>
                <w:color w:val="auto"/>
                <w:lang w:val="en-GB"/>
              </w:rPr>
              <w:t>16</w:t>
            </w:r>
          </w:p>
        </w:tc>
        <w:tc>
          <w:tcPr>
            <w:tcW w:w="1890" w:type="dxa"/>
          </w:tcPr>
          <w:p w14:paraId="282DA32C" w14:textId="77777777" w:rsidR="00FA55A1" w:rsidRPr="00981FDE" w:rsidRDefault="00FA55A1" w:rsidP="008F4DA2">
            <w:pPr>
              <w:pStyle w:val="CellBodyCentered"/>
              <w:rPr>
                <w:color w:val="auto"/>
                <w:lang w:val="en-GB"/>
              </w:rPr>
            </w:pPr>
            <w:r w:rsidRPr="00981FDE">
              <w:rPr>
                <w:color w:val="auto"/>
                <w:lang w:val="en-GB"/>
              </w:rPr>
              <w:t>DN 2200</w:t>
            </w:r>
          </w:p>
        </w:tc>
        <w:tc>
          <w:tcPr>
            <w:tcW w:w="1237" w:type="dxa"/>
          </w:tcPr>
          <w:p w14:paraId="79D98814" w14:textId="77777777" w:rsidR="00FA55A1" w:rsidRPr="00981FDE" w:rsidRDefault="00FA55A1" w:rsidP="008F4DA2">
            <w:pPr>
              <w:pStyle w:val="CellBodyCentered"/>
              <w:rPr>
                <w:color w:val="auto"/>
                <w:lang w:val="en-GB"/>
              </w:rPr>
            </w:pPr>
            <w:r w:rsidRPr="00981FDE">
              <w:rPr>
                <w:color w:val="auto"/>
                <w:lang w:val="en-GB"/>
              </w:rPr>
              <w:t>88</w:t>
            </w:r>
          </w:p>
        </w:tc>
      </w:tr>
      <w:tr w:rsidR="00FA55A1" w:rsidRPr="00981FDE" w14:paraId="3113C8B9" w14:textId="77777777" w:rsidTr="00A54500">
        <w:tc>
          <w:tcPr>
            <w:tcW w:w="2160" w:type="dxa"/>
          </w:tcPr>
          <w:p w14:paraId="09981F67" w14:textId="77777777" w:rsidR="00FA55A1" w:rsidRPr="00981FDE" w:rsidRDefault="00FA55A1" w:rsidP="008F4DA2">
            <w:pPr>
              <w:pStyle w:val="CellBodyCentered"/>
              <w:rPr>
                <w:color w:val="auto"/>
                <w:lang w:val="en-GB"/>
              </w:rPr>
            </w:pPr>
            <w:r w:rsidRPr="00981FDE">
              <w:rPr>
                <w:color w:val="auto"/>
                <w:lang w:val="en-GB"/>
              </w:rPr>
              <w:t>DN 450</w:t>
            </w:r>
          </w:p>
        </w:tc>
        <w:tc>
          <w:tcPr>
            <w:tcW w:w="2160" w:type="dxa"/>
          </w:tcPr>
          <w:p w14:paraId="2BF956FC" w14:textId="77777777" w:rsidR="00FA55A1" w:rsidRPr="00981FDE" w:rsidRDefault="00FA55A1" w:rsidP="008F4DA2">
            <w:pPr>
              <w:pStyle w:val="CellBodyCentered"/>
              <w:rPr>
                <w:color w:val="auto"/>
                <w:lang w:val="en-GB"/>
              </w:rPr>
            </w:pPr>
            <w:r w:rsidRPr="00981FDE">
              <w:rPr>
                <w:color w:val="auto"/>
                <w:lang w:val="en-GB"/>
              </w:rPr>
              <w:t>18</w:t>
            </w:r>
          </w:p>
        </w:tc>
        <w:tc>
          <w:tcPr>
            <w:tcW w:w="1890" w:type="dxa"/>
          </w:tcPr>
          <w:p w14:paraId="178ACD9A" w14:textId="77777777" w:rsidR="00FA55A1" w:rsidRPr="00981FDE" w:rsidRDefault="00FA55A1" w:rsidP="008F4DA2">
            <w:pPr>
              <w:pStyle w:val="CellBodyCentered"/>
              <w:rPr>
                <w:color w:val="auto"/>
                <w:lang w:val="en-GB"/>
              </w:rPr>
            </w:pPr>
            <w:r w:rsidRPr="00981FDE">
              <w:rPr>
                <w:color w:val="auto"/>
                <w:lang w:val="en-GB"/>
              </w:rPr>
              <w:t>DN 2300</w:t>
            </w:r>
          </w:p>
        </w:tc>
        <w:tc>
          <w:tcPr>
            <w:tcW w:w="1237" w:type="dxa"/>
          </w:tcPr>
          <w:p w14:paraId="42FE4E6F" w14:textId="77777777" w:rsidR="00FA55A1" w:rsidRPr="00981FDE" w:rsidRDefault="00FA55A1" w:rsidP="008F4DA2">
            <w:pPr>
              <w:pStyle w:val="CellBodyCentered"/>
              <w:rPr>
                <w:color w:val="auto"/>
                <w:lang w:val="en-GB"/>
              </w:rPr>
            </w:pPr>
            <w:r w:rsidRPr="00981FDE">
              <w:rPr>
                <w:color w:val="auto"/>
                <w:lang w:val="en-GB"/>
              </w:rPr>
              <w:t>92</w:t>
            </w:r>
          </w:p>
        </w:tc>
      </w:tr>
      <w:tr w:rsidR="00FA55A1" w:rsidRPr="00981FDE" w14:paraId="3B436FAD" w14:textId="77777777" w:rsidTr="00A54500">
        <w:tc>
          <w:tcPr>
            <w:tcW w:w="2160" w:type="dxa"/>
          </w:tcPr>
          <w:p w14:paraId="5F083739" w14:textId="77777777" w:rsidR="00FA55A1" w:rsidRPr="00981FDE" w:rsidRDefault="00FA55A1" w:rsidP="008F4DA2">
            <w:pPr>
              <w:pStyle w:val="CellBodyCentered"/>
              <w:rPr>
                <w:color w:val="auto"/>
                <w:lang w:val="en-GB"/>
              </w:rPr>
            </w:pPr>
            <w:r w:rsidRPr="00981FDE">
              <w:rPr>
                <w:color w:val="auto"/>
                <w:lang w:val="en-GB"/>
              </w:rPr>
              <w:t>DN 500</w:t>
            </w:r>
          </w:p>
        </w:tc>
        <w:tc>
          <w:tcPr>
            <w:tcW w:w="2160" w:type="dxa"/>
          </w:tcPr>
          <w:p w14:paraId="593B73A0" w14:textId="77777777" w:rsidR="00FA55A1" w:rsidRPr="00981FDE" w:rsidRDefault="00FA55A1" w:rsidP="008F4DA2">
            <w:pPr>
              <w:pStyle w:val="CellBodyCentered"/>
              <w:rPr>
                <w:color w:val="auto"/>
                <w:lang w:val="en-GB"/>
              </w:rPr>
            </w:pPr>
            <w:r w:rsidRPr="00981FDE">
              <w:rPr>
                <w:color w:val="auto"/>
                <w:lang w:val="en-GB"/>
              </w:rPr>
              <w:t>20</w:t>
            </w:r>
          </w:p>
        </w:tc>
        <w:tc>
          <w:tcPr>
            <w:tcW w:w="1890" w:type="dxa"/>
          </w:tcPr>
          <w:p w14:paraId="58CFACDF" w14:textId="77777777" w:rsidR="00FA55A1" w:rsidRPr="00981FDE" w:rsidRDefault="00FA55A1" w:rsidP="008F4DA2">
            <w:pPr>
              <w:pStyle w:val="CellBodyCentered"/>
              <w:rPr>
                <w:color w:val="auto"/>
                <w:lang w:val="en-GB"/>
              </w:rPr>
            </w:pPr>
            <w:r w:rsidRPr="00981FDE">
              <w:rPr>
                <w:color w:val="auto"/>
                <w:lang w:val="en-GB"/>
              </w:rPr>
              <w:t>DN 2300</w:t>
            </w:r>
          </w:p>
        </w:tc>
        <w:tc>
          <w:tcPr>
            <w:tcW w:w="1237" w:type="dxa"/>
          </w:tcPr>
          <w:p w14:paraId="3227C87F" w14:textId="77777777" w:rsidR="00FA55A1" w:rsidRPr="00981FDE" w:rsidRDefault="00FA55A1" w:rsidP="008F4DA2">
            <w:pPr>
              <w:pStyle w:val="CellBodyCentered"/>
              <w:rPr>
                <w:color w:val="auto"/>
                <w:lang w:val="en-GB"/>
              </w:rPr>
            </w:pPr>
            <w:r w:rsidRPr="00981FDE">
              <w:rPr>
                <w:color w:val="auto"/>
                <w:lang w:val="en-GB"/>
              </w:rPr>
              <w:t>92</w:t>
            </w:r>
          </w:p>
        </w:tc>
      </w:tr>
      <w:tr w:rsidR="00FA55A1" w:rsidRPr="00981FDE" w14:paraId="51EC8D4A" w14:textId="77777777" w:rsidTr="00A54500">
        <w:tc>
          <w:tcPr>
            <w:tcW w:w="2160" w:type="dxa"/>
          </w:tcPr>
          <w:p w14:paraId="25201AE3" w14:textId="77777777" w:rsidR="00FA55A1" w:rsidRPr="00981FDE" w:rsidRDefault="00FA55A1" w:rsidP="008F4DA2">
            <w:pPr>
              <w:pStyle w:val="CellBodyCentered"/>
              <w:rPr>
                <w:color w:val="auto"/>
                <w:lang w:val="en-GB"/>
              </w:rPr>
            </w:pPr>
            <w:r w:rsidRPr="00981FDE">
              <w:rPr>
                <w:color w:val="auto"/>
                <w:lang w:val="en-GB"/>
              </w:rPr>
              <w:t>DN 600</w:t>
            </w:r>
          </w:p>
        </w:tc>
        <w:tc>
          <w:tcPr>
            <w:tcW w:w="2160" w:type="dxa"/>
          </w:tcPr>
          <w:p w14:paraId="5BB4448A" w14:textId="77777777" w:rsidR="00FA55A1" w:rsidRPr="00981FDE" w:rsidRDefault="00FA55A1" w:rsidP="008F4DA2">
            <w:pPr>
              <w:pStyle w:val="CellBodyCentered"/>
              <w:rPr>
                <w:color w:val="auto"/>
                <w:lang w:val="en-GB"/>
              </w:rPr>
            </w:pPr>
            <w:r w:rsidRPr="00981FDE">
              <w:rPr>
                <w:color w:val="auto"/>
                <w:lang w:val="en-GB"/>
              </w:rPr>
              <w:t>24</w:t>
            </w:r>
          </w:p>
        </w:tc>
        <w:tc>
          <w:tcPr>
            <w:tcW w:w="1890" w:type="dxa"/>
          </w:tcPr>
          <w:p w14:paraId="2DB64650" w14:textId="77777777" w:rsidR="00FA55A1" w:rsidRPr="00981FDE" w:rsidRDefault="00FA55A1" w:rsidP="008F4DA2">
            <w:pPr>
              <w:pStyle w:val="CellBodyCentered"/>
              <w:rPr>
                <w:color w:val="auto"/>
                <w:lang w:val="en-GB"/>
              </w:rPr>
            </w:pPr>
            <w:r w:rsidRPr="00981FDE">
              <w:rPr>
                <w:color w:val="auto"/>
                <w:lang w:val="en-GB"/>
              </w:rPr>
              <w:t>DN 2400</w:t>
            </w:r>
          </w:p>
        </w:tc>
        <w:tc>
          <w:tcPr>
            <w:tcW w:w="1237" w:type="dxa"/>
          </w:tcPr>
          <w:p w14:paraId="44B43F48" w14:textId="77777777" w:rsidR="00FA55A1" w:rsidRPr="00981FDE" w:rsidRDefault="00FA55A1" w:rsidP="008F4DA2">
            <w:pPr>
              <w:pStyle w:val="CellBodyCentered"/>
              <w:rPr>
                <w:color w:val="auto"/>
                <w:lang w:val="en-GB"/>
              </w:rPr>
            </w:pPr>
            <w:r w:rsidRPr="00981FDE">
              <w:rPr>
                <w:color w:val="auto"/>
                <w:lang w:val="en-GB"/>
              </w:rPr>
              <w:t>96</w:t>
            </w:r>
          </w:p>
        </w:tc>
      </w:tr>
    </w:tbl>
    <w:p w14:paraId="7AF52B71" w14:textId="5B5EF9F0" w:rsidR="00FA55A1" w:rsidRPr="003364AE" w:rsidRDefault="00FA55A1" w:rsidP="00C3416A">
      <w:pPr>
        <w:pStyle w:val="Heading2"/>
        <w:numPr>
          <w:ilvl w:val="1"/>
          <w:numId w:val="5"/>
        </w:numPr>
        <w:ind w:left="851" w:hanging="709"/>
        <w:rPr>
          <w:ins w:id="238" w:author="Zhunisbayev, Olzhasbek [Bolashak Atyrau Limited]" w:date="2024-11-01T11:05:00Z" w16du:dateUtc="2024-11-01T06:05:00Z"/>
          <w:lang w:val="ru-RU"/>
        </w:rPr>
      </w:pPr>
      <w:bookmarkStart w:id="239" w:name="_Toc182313243"/>
      <w:r>
        <w:rPr>
          <w:lang w:val="ru-RU"/>
        </w:rPr>
        <w:t>Эквивалентный</w:t>
      </w:r>
      <w:r w:rsidRPr="003364AE">
        <w:rPr>
          <w:lang w:val="ru-RU"/>
        </w:rPr>
        <w:t xml:space="preserve"> </w:t>
      </w:r>
      <w:r>
        <w:rPr>
          <w:lang w:val="ru-RU"/>
        </w:rPr>
        <w:t>размер</w:t>
      </w:r>
      <w:r w:rsidR="003364AE" w:rsidRPr="003364AE">
        <w:rPr>
          <w:lang w:val="ru-RU"/>
        </w:rPr>
        <w:t xml:space="preserve"> </w:t>
      </w:r>
      <w:r w:rsidR="005627FB">
        <w:rPr>
          <w:lang w:val="ru-RU"/>
        </w:rPr>
        <w:t>ПЭВП</w:t>
      </w:r>
      <w:ins w:id="240" w:author="Zhunisbayev, Olzhasbek [Bolashak Atyrau Limited]" w:date="2024-11-01T11:05:00Z" w16du:dateUtc="2024-11-01T06:05:00Z">
        <w:r w:rsidRPr="003364AE">
          <w:rPr>
            <w:lang w:val="ru-RU"/>
          </w:rPr>
          <w:t xml:space="preserve"> </w:t>
        </w:r>
      </w:ins>
      <w:r w:rsidR="003364AE">
        <w:rPr>
          <w:lang w:val="ru-RU"/>
        </w:rPr>
        <w:t xml:space="preserve">к </w:t>
      </w:r>
      <w:r w:rsidR="0027025E">
        <w:rPr>
          <w:lang w:val="ru-RU"/>
        </w:rPr>
        <w:t>номинальному размеру трубы</w:t>
      </w:r>
      <w:bookmarkEnd w:id="239"/>
      <w:r w:rsidR="00526359">
        <w:rPr>
          <w:lang w:val="ru-RU"/>
        </w:rPr>
        <w:t xml:space="preserve"> </w:t>
      </w:r>
    </w:p>
    <w:tbl>
      <w:tblPr>
        <w:tblStyle w:val="TableGrid"/>
        <w:tblpPr w:leftFromText="180" w:rightFromText="180" w:vertAnchor="text" w:horzAnchor="margin" w:tblpX="722" w:tblpY="-9"/>
        <w:tblOverlap w:val="never"/>
        <w:tblW w:w="0" w:type="auto"/>
        <w:tblLook w:val="04A0" w:firstRow="1" w:lastRow="0" w:firstColumn="1" w:lastColumn="0" w:noHBand="0" w:noVBand="1"/>
      </w:tblPr>
      <w:tblGrid>
        <w:gridCol w:w="722"/>
        <w:gridCol w:w="1253"/>
        <w:gridCol w:w="1080"/>
        <w:gridCol w:w="1170"/>
        <w:gridCol w:w="1170"/>
        <w:gridCol w:w="1080"/>
        <w:gridCol w:w="1350"/>
      </w:tblGrid>
      <w:tr w:rsidR="00A54500" w14:paraId="1631C454" w14:textId="77777777" w:rsidTr="00A54500">
        <w:trPr>
          <w:ins w:id="241" w:author="Zhunisbayev, Olzhasbek [Bolashak Atyrau Limited]" w:date="2024-11-01T11:11:00Z"/>
        </w:trPr>
        <w:tc>
          <w:tcPr>
            <w:tcW w:w="722" w:type="dxa"/>
            <w:vMerge w:val="restart"/>
            <w:shd w:val="clear" w:color="auto" w:fill="C6D9F1" w:themeFill="text2" w:themeFillTint="33"/>
            <w:vAlign w:val="center"/>
          </w:tcPr>
          <w:p w14:paraId="2A908CE8" w14:textId="149C0342" w:rsidR="00FA55A1" w:rsidRPr="00526359" w:rsidRDefault="00FA55A1">
            <w:pPr>
              <w:spacing w:before="0"/>
              <w:ind w:left="0"/>
              <w:jc w:val="center"/>
              <w:rPr>
                <w:ins w:id="242" w:author="Zhunisbayev, Olzhasbek [Bolashak Atyrau Limited]" w:date="2024-11-01T11:11:00Z" w16du:dateUtc="2024-11-01T06:11:00Z"/>
                <w:b/>
                <w:bCs/>
                <w:lang w:val="ru-RU"/>
              </w:rPr>
              <w:pPrChange w:id="243" w:author="Zhunisbayev, Olzhasbek [Bolashak Atyrau Limited]" w:date="2024-11-01T11:19:00Z" w16du:dateUtc="2024-11-01T06:19:00Z">
                <w:pPr>
                  <w:ind w:left="0"/>
                </w:pPr>
              </w:pPrChange>
            </w:pPr>
            <w:ins w:id="244" w:author="Zhunisbayev, Olzhasbek [Bolashak Atyrau Limited]" w:date="2024-11-01T11:13:00Z" w16du:dateUtc="2024-11-01T06:13:00Z">
              <w:r w:rsidRPr="003E774A">
                <w:rPr>
                  <w:b/>
                  <w:bCs/>
                </w:rPr>
                <w:t>NPS</w:t>
              </w:r>
            </w:ins>
            <w:ins w:id="245" w:author="Zhunisbayev, Olzhasbek [Bolashak Atyrau Limited]" w:date="2024-11-01T11:14:00Z" w16du:dateUtc="2024-11-01T06:14:00Z">
              <w:r w:rsidRPr="003E774A">
                <w:rPr>
                  <w:b/>
                  <w:bCs/>
                </w:rPr>
                <w:t xml:space="preserve">, </w:t>
              </w:r>
            </w:ins>
            <w:r w:rsidR="00526359">
              <w:rPr>
                <w:b/>
                <w:bCs/>
                <w:lang w:val="ru-RU"/>
              </w:rPr>
              <w:t>дюйм</w:t>
            </w:r>
          </w:p>
        </w:tc>
        <w:tc>
          <w:tcPr>
            <w:tcW w:w="2333" w:type="dxa"/>
            <w:gridSpan w:val="2"/>
            <w:shd w:val="clear" w:color="auto" w:fill="C6D9F1" w:themeFill="text2" w:themeFillTint="33"/>
            <w:vAlign w:val="center"/>
          </w:tcPr>
          <w:p w14:paraId="067A67B1" w14:textId="77777777" w:rsidR="00FA55A1" w:rsidRPr="003E774A" w:rsidRDefault="00FA55A1">
            <w:pPr>
              <w:spacing w:before="0"/>
              <w:ind w:left="0"/>
              <w:jc w:val="center"/>
              <w:rPr>
                <w:ins w:id="246" w:author="Zhunisbayev, Olzhasbek [Bolashak Atyrau Limited]" w:date="2024-11-01T11:11:00Z" w16du:dateUtc="2024-11-01T06:11:00Z"/>
                <w:b/>
                <w:bCs/>
              </w:rPr>
              <w:pPrChange w:id="247" w:author="Zhunisbayev, Olzhasbek [Bolashak Atyrau Limited]" w:date="2024-11-01T11:19:00Z" w16du:dateUtc="2024-11-01T06:19:00Z">
                <w:pPr>
                  <w:ind w:left="0"/>
                </w:pPr>
              </w:pPrChange>
            </w:pPr>
            <w:ins w:id="248" w:author="Zhunisbayev, Olzhasbek [Bolashak Atyrau Limited]" w:date="2024-11-01T11:15:00Z" w16du:dateUtc="2024-11-01T06:15:00Z">
              <w:r w:rsidRPr="003E774A">
                <w:rPr>
                  <w:b/>
                  <w:bCs/>
                </w:rPr>
                <w:t>SDR 7.4</w:t>
              </w:r>
            </w:ins>
          </w:p>
        </w:tc>
        <w:tc>
          <w:tcPr>
            <w:tcW w:w="2340" w:type="dxa"/>
            <w:gridSpan w:val="2"/>
            <w:shd w:val="clear" w:color="auto" w:fill="C6D9F1" w:themeFill="text2" w:themeFillTint="33"/>
            <w:vAlign w:val="center"/>
          </w:tcPr>
          <w:p w14:paraId="20E8A8C0" w14:textId="77777777" w:rsidR="00FA55A1" w:rsidRPr="003E774A" w:rsidRDefault="00FA55A1">
            <w:pPr>
              <w:spacing w:before="0"/>
              <w:ind w:left="0"/>
              <w:jc w:val="center"/>
              <w:rPr>
                <w:ins w:id="249" w:author="Zhunisbayev, Olzhasbek [Bolashak Atyrau Limited]" w:date="2024-11-01T11:11:00Z" w16du:dateUtc="2024-11-01T06:11:00Z"/>
                <w:b/>
                <w:bCs/>
              </w:rPr>
              <w:pPrChange w:id="250" w:author="Zhunisbayev, Olzhasbek [Bolashak Atyrau Limited]" w:date="2024-11-01T11:19:00Z" w16du:dateUtc="2024-11-01T06:19:00Z">
                <w:pPr>
                  <w:ind w:left="0"/>
                </w:pPr>
              </w:pPrChange>
            </w:pPr>
            <w:ins w:id="251" w:author="Zhunisbayev, Olzhasbek [Bolashak Atyrau Limited]" w:date="2024-11-01T11:17:00Z" w16du:dateUtc="2024-11-01T06:17:00Z">
              <w:r w:rsidRPr="003E774A">
                <w:rPr>
                  <w:b/>
                  <w:bCs/>
                </w:rPr>
                <w:t>SDR 9</w:t>
              </w:r>
            </w:ins>
          </w:p>
        </w:tc>
        <w:tc>
          <w:tcPr>
            <w:tcW w:w="2430" w:type="dxa"/>
            <w:gridSpan w:val="2"/>
            <w:shd w:val="clear" w:color="auto" w:fill="C6D9F1" w:themeFill="text2" w:themeFillTint="33"/>
            <w:vAlign w:val="center"/>
          </w:tcPr>
          <w:p w14:paraId="189E911D" w14:textId="77777777" w:rsidR="00FA55A1" w:rsidRPr="003E774A" w:rsidRDefault="00FA55A1">
            <w:pPr>
              <w:spacing w:before="0"/>
              <w:ind w:left="0"/>
              <w:jc w:val="center"/>
              <w:rPr>
                <w:ins w:id="252" w:author="Zhunisbayev, Olzhasbek [Bolashak Atyrau Limited]" w:date="2024-11-01T11:11:00Z" w16du:dateUtc="2024-11-01T06:11:00Z"/>
                <w:b/>
                <w:bCs/>
              </w:rPr>
              <w:pPrChange w:id="253" w:author="Zhunisbayev, Olzhasbek [Bolashak Atyrau Limited]" w:date="2024-11-01T11:19:00Z" w16du:dateUtc="2024-11-01T06:19:00Z">
                <w:pPr>
                  <w:ind w:left="0"/>
                </w:pPr>
              </w:pPrChange>
            </w:pPr>
            <w:ins w:id="254" w:author="Zhunisbayev, Olzhasbek [Bolashak Atyrau Limited]" w:date="2024-11-01T11:18:00Z" w16du:dateUtc="2024-11-01T06:18:00Z">
              <w:r w:rsidRPr="003E774A">
                <w:rPr>
                  <w:b/>
                  <w:bCs/>
                </w:rPr>
                <w:t>SDR 11</w:t>
              </w:r>
            </w:ins>
          </w:p>
        </w:tc>
      </w:tr>
      <w:tr w:rsidR="00FA55A1" w14:paraId="654132C8" w14:textId="77777777" w:rsidTr="00A54500">
        <w:trPr>
          <w:ins w:id="255" w:author="Zhunisbayev, Olzhasbek [Bolashak Atyrau Limited]" w:date="2024-11-01T11:11:00Z"/>
        </w:trPr>
        <w:tc>
          <w:tcPr>
            <w:tcW w:w="722" w:type="dxa"/>
            <w:vMerge/>
            <w:shd w:val="clear" w:color="auto" w:fill="C6D9F1" w:themeFill="text2" w:themeFillTint="33"/>
            <w:vAlign w:val="center"/>
          </w:tcPr>
          <w:p w14:paraId="0E45863D" w14:textId="77777777" w:rsidR="00FA55A1" w:rsidRPr="003E774A" w:rsidRDefault="00FA55A1">
            <w:pPr>
              <w:spacing w:before="0"/>
              <w:ind w:left="0"/>
              <w:jc w:val="center"/>
              <w:rPr>
                <w:ins w:id="256" w:author="Zhunisbayev, Olzhasbek [Bolashak Atyrau Limited]" w:date="2024-11-01T11:11:00Z" w16du:dateUtc="2024-11-01T06:11:00Z"/>
                <w:b/>
                <w:bCs/>
              </w:rPr>
              <w:pPrChange w:id="257" w:author="Zhunisbayev, Olzhasbek [Bolashak Atyrau Limited]" w:date="2024-11-01T11:19:00Z" w16du:dateUtc="2024-11-01T06:19:00Z">
                <w:pPr>
                  <w:ind w:left="0"/>
                </w:pPr>
              </w:pPrChange>
            </w:pPr>
          </w:p>
        </w:tc>
        <w:tc>
          <w:tcPr>
            <w:tcW w:w="1253" w:type="dxa"/>
            <w:shd w:val="clear" w:color="auto" w:fill="C6D9F1" w:themeFill="text2" w:themeFillTint="33"/>
            <w:vAlign w:val="center"/>
          </w:tcPr>
          <w:p w14:paraId="1C3B7CB9" w14:textId="06E7F426" w:rsidR="00FA55A1" w:rsidRPr="00526359" w:rsidRDefault="00FA55A1">
            <w:pPr>
              <w:spacing w:before="0"/>
              <w:ind w:left="0"/>
              <w:rPr>
                <w:ins w:id="258" w:author="Zhunisbayev, Olzhasbek [Bolashak Atyrau Limited]" w:date="2024-11-01T11:11:00Z" w16du:dateUtc="2024-11-01T06:11:00Z"/>
                <w:b/>
                <w:bCs/>
                <w:lang w:val="ru-RU"/>
              </w:rPr>
              <w:pPrChange w:id="259" w:author="Zhunisbayev, Olzhasbek [Bolashak Atyrau Limited]" w:date="2024-11-01T11:19:00Z" w16du:dateUtc="2024-11-01T06:19:00Z">
                <w:pPr>
                  <w:ind w:left="0"/>
                </w:pPr>
              </w:pPrChange>
            </w:pPr>
            <w:ins w:id="260" w:author="Zhunisbayev, Olzhasbek [Bolashak Atyrau Limited]" w:date="2024-11-01T11:14:00Z" w16du:dateUtc="2024-11-01T06:14:00Z">
              <w:r w:rsidRPr="003E774A">
                <w:rPr>
                  <w:b/>
                  <w:bCs/>
                </w:rPr>
                <w:t xml:space="preserve">OD, </w:t>
              </w:r>
            </w:ins>
            <w:r w:rsidR="00526359">
              <w:rPr>
                <w:b/>
                <w:bCs/>
                <w:lang w:val="ru-RU"/>
              </w:rPr>
              <w:t>мм</w:t>
            </w:r>
          </w:p>
        </w:tc>
        <w:tc>
          <w:tcPr>
            <w:tcW w:w="1080" w:type="dxa"/>
            <w:shd w:val="clear" w:color="auto" w:fill="C6D9F1" w:themeFill="text2" w:themeFillTint="33"/>
            <w:vAlign w:val="center"/>
          </w:tcPr>
          <w:p w14:paraId="312C7F47" w14:textId="4B1CD6BA" w:rsidR="00FA55A1" w:rsidRPr="00526359" w:rsidRDefault="00FA55A1">
            <w:pPr>
              <w:spacing w:before="0"/>
              <w:ind w:left="0"/>
              <w:rPr>
                <w:ins w:id="261" w:author="Zhunisbayev, Olzhasbek [Bolashak Atyrau Limited]" w:date="2024-11-01T11:11:00Z" w16du:dateUtc="2024-11-01T06:11:00Z"/>
                <w:b/>
                <w:bCs/>
                <w:lang w:val="ru-RU"/>
              </w:rPr>
              <w:pPrChange w:id="262" w:author="Zhunisbayev, Olzhasbek [Bolashak Atyrau Limited]" w:date="2024-11-01T11:19:00Z" w16du:dateUtc="2024-11-01T06:19:00Z">
                <w:pPr>
                  <w:ind w:left="0"/>
                </w:pPr>
              </w:pPrChange>
            </w:pPr>
            <w:ins w:id="263" w:author="Zhunisbayev, Olzhasbek [Bolashak Atyrau Limited]" w:date="2024-11-01T11:14:00Z" w16du:dateUtc="2024-11-01T06:14:00Z">
              <w:r w:rsidRPr="003E774A">
                <w:rPr>
                  <w:b/>
                  <w:bCs/>
                </w:rPr>
                <w:t xml:space="preserve">ID, </w:t>
              </w:r>
            </w:ins>
            <w:r w:rsidR="00526359">
              <w:rPr>
                <w:b/>
                <w:bCs/>
                <w:lang w:val="ru-RU"/>
              </w:rPr>
              <w:t>мм</w:t>
            </w:r>
          </w:p>
        </w:tc>
        <w:tc>
          <w:tcPr>
            <w:tcW w:w="1170" w:type="dxa"/>
            <w:shd w:val="clear" w:color="auto" w:fill="C6D9F1" w:themeFill="text2" w:themeFillTint="33"/>
            <w:vAlign w:val="center"/>
          </w:tcPr>
          <w:p w14:paraId="131B97DE" w14:textId="57E7EA34" w:rsidR="00FA55A1" w:rsidRPr="00526359" w:rsidRDefault="00FA55A1">
            <w:pPr>
              <w:spacing w:before="0"/>
              <w:ind w:left="0"/>
              <w:rPr>
                <w:ins w:id="264" w:author="Zhunisbayev, Olzhasbek [Bolashak Atyrau Limited]" w:date="2024-11-01T11:11:00Z" w16du:dateUtc="2024-11-01T06:11:00Z"/>
                <w:b/>
                <w:bCs/>
                <w:lang w:val="ru-RU"/>
              </w:rPr>
              <w:pPrChange w:id="265" w:author="Zhunisbayev, Olzhasbek [Bolashak Atyrau Limited]" w:date="2024-11-01T11:19:00Z" w16du:dateUtc="2024-11-01T06:19:00Z">
                <w:pPr>
                  <w:ind w:left="0"/>
                </w:pPr>
              </w:pPrChange>
            </w:pPr>
            <w:ins w:id="266" w:author="Zhunisbayev, Olzhasbek [Bolashak Atyrau Limited]" w:date="2024-11-01T11:16:00Z" w16du:dateUtc="2024-11-01T06:16:00Z">
              <w:r w:rsidRPr="003E774A">
                <w:rPr>
                  <w:b/>
                  <w:bCs/>
                </w:rPr>
                <w:t xml:space="preserve">OD, </w:t>
              </w:r>
            </w:ins>
            <w:r w:rsidR="00526359">
              <w:rPr>
                <w:b/>
                <w:bCs/>
                <w:lang w:val="ru-RU"/>
              </w:rPr>
              <w:t>мм</w:t>
            </w:r>
          </w:p>
        </w:tc>
        <w:tc>
          <w:tcPr>
            <w:tcW w:w="1170" w:type="dxa"/>
            <w:shd w:val="clear" w:color="auto" w:fill="C6D9F1" w:themeFill="text2" w:themeFillTint="33"/>
            <w:vAlign w:val="center"/>
          </w:tcPr>
          <w:p w14:paraId="249DE7A8" w14:textId="455FC814" w:rsidR="00FA55A1" w:rsidRPr="00526359" w:rsidRDefault="00FA55A1">
            <w:pPr>
              <w:spacing w:before="0"/>
              <w:ind w:left="0"/>
              <w:rPr>
                <w:ins w:id="267" w:author="Zhunisbayev, Olzhasbek [Bolashak Atyrau Limited]" w:date="2024-11-01T11:11:00Z" w16du:dateUtc="2024-11-01T06:11:00Z"/>
                <w:b/>
                <w:bCs/>
                <w:lang w:val="ru-RU"/>
              </w:rPr>
              <w:pPrChange w:id="268" w:author="Zhunisbayev, Olzhasbek [Bolashak Atyrau Limited]" w:date="2024-11-01T11:19:00Z" w16du:dateUtc="2024-11-01T06:19:00Z">
                <w:pPr>
                  <w:ind w:left="0"/>
                </w:pPr>
              </w:pPrChange>
            </w:pPr>
            <w:ins w:id="269" w:author="Zhunisbayev, Olzhasbek [Bolashak Atyrau Limited]" w:date="2024-11-01T11:16:00Z" w16du:dateUtc="2024-11-01T06:16:00Z">
              <w:r w:rsidRPr="003E774A">
                <w:rPr>
                  <w:b/>
                  <w:bCs/>
                </w:rPr>
                <w:t xml:space="preserve">ID, </w:t>
              </w:r>
            </w:ins>
            <w:r w:rsidR="00526359">
              <w:rPr>
                <w:b/>
                <w:bCs/>
                <w:lang w:val="ru-RU"/>
              </w:rPr>
              <w:t>мм</w:t>
            </w:r>
          </w:p>
        </w:tc>
        <w:tc>
          <w:tcPr>
            <w:tcW w:w="1080" w:type="dxa"/>
            <w:shd w:val="clear" w:color="auto" w:fill="C6D9F1" w:themeFill="text2" w:themeFillTint="33"/>
            <w:vAlign w:val="center"/>
          </w:tcPr>
          <w:p w14:paraId="58CCE0DC" w14:textId="5A7A0BB2" w:rsidR="00FA55A1" w:rsidRPr="00526359" w:rsidRDefault="00FA55A1">
            <w:pPr>
              <w:spacing w:before="0"/>
              <w:ind w:left="0"/>
              <w:rPr>
                <w:ins w:id="270" w:author="Zhunisbayev, Olzhasbek [Bolashak Atyrau Limited]" w:date="2024-11-01T11:11:00Z" w16du:dateUtc="2024-11-01T06:11:00Z"/>
                <w:b/>
                <w:bCs/>
                <w:lang w:val="ru-RU"/>
              </w:rPr>
              <w:pPrChange w:id="271" w:author="Zhunisbayev, Olzhasbek [Bolashak Atyrau Limited]" w:date="2024-11-01T11:19:00Z" w16du:dateUtc="2024-11-01T06:19:00Z">
                <w:pPr>
                  <w:ind w:left="0"/>
                </w:pPr>
              </w:pPrChange>
            </w:pPr>
            <w:ins w:id="272" w:author="Zhunisbayev, Olzhasbek [Bolashak Atyrau Limited]" w:date="2024-11-01T11:17:00Z" w16du:dateUtc="2024-11-01T06:17:00Z">
              <w:r w:rsidRPr="003E774A">
                <w:rPr>
                  <w:b/>
                  <w:bCs/>
                </w:rPr>
                <w:t xml:space="preserve">OD, </w:t>
              </w:r>
            </w:ins>
            <w:r w:rsidR="00526359">
              <w:rPr>
                <w:b/>
                <w:bCs/>
                <w:lang w:val="ru-RU"/>
              </w:rPr>
              <w:t>мм</w:t>
            </w:r>
          </w:p>
        </w:tc>
        <w:tc>
          <w:tcPr>
            <w:tcW w:w="1350" w:type="dxa"/>
            <w:shd w:val="clear" w:color="auto" w:fill="C6D9F1" w:themeFill="text2" w:themeFillTint="33"/>
            <w:vAlign w:val="center"/>
          </w:tcPr>
          <w:p w14:paraId="46DB470A" w14:textId="353772B0" w:rsidR="00FA55A1" w:rsidRPr="00526359" w:rsidRDefault="00FA55A1">
            <w:pPr>
              <w:spacing w:before="0"/>
              <w:ind w:left="0"/>
              <w:rPr>
                <w:ins w:id="273" w:author="Zhunisbayev, Olzhasbek [Bolashak Atyrau Limited]" w:date="2024-11-01T11:11:00Z" w16du:dateUtc="2024-11-01T06:11:00Z"/>
                <w:b/>
                <w:bCs/>
                <w:lang w:val="ru-RU"/>
              </w:rPr>
              <w:pPrChange w:id="274" w:author="Zhunisbayev, Olzhasbek [Bolashak Atyrau Limited]" w:date="2024-11-01T11:19:00Z" w16du:dateUtc="2024-11-01T06:19:00Z">
                <w:pPr>
                  <w:ind w:left="0"/>
                </w:pPr>
              </w:pPrChange>
            </w:pPr>
            <w:ins w:id="275" w:author="Zhunisbayev, Olzhasbek [Bolashak Atyrau Limited]" w:date="2024-11-01T11:17:00Z" w16du:dateUtc="2024-11-01T06:17:00Z">
              <w:r w:rsidRPr="003E774A">
                <w:rPr>
                  <w:b/>
                  <w:bCs/>
                </w:rPr>
                <w:t xml:space="preserve">ID, </w:t>
              </w:r>
            </w:ins>
            <w:r w:rsidR="00526359">
              <w:rPr>
                <w:b/>
                <w:bCs/>
                <w:lang w:val="ru-RU"/>
              </w:rPr>
              <w:t>мм</w:t>
            </w:r>
          </w:p>
        </w:tc>
      </w:tr>
      <w:tr w:rsidR="00A54500" w14:paraId="15293FE9" w14:textId="77777777" w:rsidTr="00A54500">
        <w:trPr>
          <w:ins w:id="276" w:author="Zhunisbayev, Olzhasbek [Bolashak Atyrau Limited]" w:date="2024-11-01T11:25:00Z"/>
        </w:trPr>
        <w:tc>
          <w:tcPr>
            <w:tcW w:w="722" w:type="dxa"/>
            <w:vAlign w:val="center"/>
          </w:tcPr>
          <w:p w14:paraId="11460EEE" w14:textId="77777777" w:rsidR="00FA55A1" w:rsidRDefault="00FA55A1" w:rsidP="00A54500">
            <w:pPr>
              <w:spacing w:before="0"/>
              <w:ind w:left="0"/>
              <w:jc w:val="center"/>
              <w:rPr>
                <w:ins w:id="277" w:author="Zhunisbayev, Olzhasbek [Bolashak Atyrau Limited]" w:date="2024-11-01T11:25:00Z" w16du:dateUtc="2024-11-01T06:25:00Z"/>
              </w:rPr>
            </w:pPr>
            <w:ins w:id="278" w:author="Zhunisbayev, Olzhasbek [Bolashak Atyrau Limited]" w:date="2024-11-01T11:25:00Z" w16du:dateUtc="2024-11-01T06:25:00Z">
              <w:r>
                <w:t>1</w:t>
              </w:r>
            </w:ins>
          </w:p>
        </w:tc>
        <w:tc>
          <w:tcPr>
            <w:tcW w:w="1253" w:type="dxa"/>
            <w:vAlign w:val="center"/>
          </w:tcPr>
          <w:p w14:paraId="47B785FF" w14:textId="77777777" w:rsidR="00FA55A1" w:rsidRDefault="00FA55A1">
            <w:pPr>
              <w:spacing w:before="0"/>
              <w:ind w:left="0"/>
              <w:jc w:val="center"/>
              <w:rPr>
                <w:ins w:id="279" w:author="Zhunisbayev, Olzhasbek [Bolashak Atyrau Limited]" w:date="2024-11-01T11:25:00Z" w16du:dateUtc="2024-11-01T06:25:00Z"/>
              </w:rPr>
              <w:pPrChange w:id="280" w:author="Zhunisbayev, Olzhasbek [Bolashak Atyrau Limited]" w:date="2024-11-01T11:25:00Z" w16du:dateUtc="2024-11-01T06:25:00Z">
                <w:pPr>
                  <w:framePr w:hSpace="180" w:wrap="around" w:vAnchor="text" w:hAnchor="text" w:xAlign="center" w:y="1"/>
                  <w:spacing w:before="0"/>
                  <w:ind w:left="0"/>
                  <w:suppressOverlap/>
                </w:pPr>
              </w:pPrChange>
            </w:pPr>
            <w:r>
              <w:t>32</w:t>
            </w:r>
          </w:p>
        </w:tc>
        <w:tc>
          <w:tcPr>
            <w:tcW w:w="1080" w:type="dxa"/>
            <w:vAlign w:val="center"/>
          </w:tcPr>
          <w:p w14:paraId="669C50B1" w14:textId="77777777" w:rsidR="00FA55A1" w:rsidRDefault="00FA55A1">
            <w:pPr>
              <w:spacing w:before="0"/>
              <w:ind w:left="0"/>
              <w:jc w:val="center"/>
              <w:rPr>
                <w:ins w:id="281" w:author="Zhunisbayev, Olzhasbek [Bolashak Atyrau Limited]" w:date="2024-11-01T11:25:00Z" w16du:dateUtc="2024-11-01T06:25:00Z"/>
              </w:rPr>
              <w:pPrChange w:id="282" w:author="Zhunisbayev, Olzhasbek [Bolashak Atyrau Limited]" w:date="2024-11-01T11:25:00Z" w16du:dateUtc="2024-11-01T06:25:00Z">
                <w:pPr>
                  <w:framePr w:hSpace="180" w:wrap="around" w:vAnchor="text" w:hAnchor="text" w:xAlign="center" w:y="1"/>
                  <w:spacing w:before="0"/>
                  <w:ind w:left="0"/>
                  <w:suppressOverlap/>
                </w:pPr>
              </w:pPrChange>
            </w:pPr>
            <w:ins w:id="283" w:author="Zhunisbayev, Olzhasbek [Bolashak Atyrau Limited]" w:date="2024-11-01T11:25:00Z" w16du:dateUtc="2024-11-01T06:25:00Z">
              <w:r>
                <w:t>17.6</w:t>
              </w:r>
            </w:ins>
          </w:p>
        </w:tc>
        <w:tc>
          <w:tcPr>
            <w:tcW w:w="1170" w:type="dxa"/>
            <w:vAlign w:val="center"/>
          </w:tcPr>
          <w:p w14:paraId="15D073F7" w14:textId="77777777" w:rsidR="00FA55A1" w:rsidRDefault="00FA55A1">
            <w:pPr>
              <w:spacing w:before="0"/>
              <w:ind w:left="0"/>
              <w:jc w:val="center"/>
              <w:rPr>
                <w:ins w:id="284" w:author="Zhunisbayev, Olzhasbek [Bolashak Atyrau Limited]" w:date="2024-11-01T11:25:00Z" w16du:dateUtc="2024-11-01T06:25:00Z"/>
              </w:rPr>
              <w:pPrChange w:id="285" w:author="Zhunisbayev, Olzhasbek [Bolashak Atyrau Limited]" w:date="2024-11-01T11:25:00Z" w16du:dateUtc="2024-11-01T06:25:00Z">
                <w:pPr>
                  <w:framePr w:hSpace="180" w:wrap="around" w:vAnchor="text" w:hAnchor="text" w:xAlign="center" w:y="1"/>
                  <w:spacing w:before="0"/>
                  <w:ind w:left="0"/>
                  <w:suppressOverlap/>
                </w:pPr>
              </w:pPrChange>
            </w:pPr>
            <w:r>
              <w:t>32</w:t>
            </w:r>
          </w:p>
        </w:tc>
        <w:tc>
          <w:tcPr>
            <w:tcW w:w="1170" w:type="dxa"/>
            <w:vAlign w:val="center"/>
          </w:tcPr>
          <w:p w14:paraId="78FD8027" w14:textId="77777777" w:rsidR="00FA55A1" w:rsidRDefault="00FA55A1">
            <w:pPr>
              <w:spacing w:before="0"/>
              <w:ind w:left="0"/>
              <w:jc w:val="center"/>
              <w:rPr>
                <w:ins w:id="286" w:author="Zhunisbayev, Olzhasbek [Bolashak Atyrau Limited]" w:date="2024-11-01T11:25:00Z" w16du:dateUtc="2024-11-01T06:25:00Z"/>
              </w:rPr>
              <w:pPrChange w:id="287" w:author="Zhunisbayev, Olzhasbek [Bolashak Atyrau Limited]" w:date="2024-11-01T11:25:00Z" w16du:dateUtc="2024-11-01T06:25:00Z">
                <w:pPr>
                  <w:framePr w:hSpace="180" w:wrap="around" w:vAnchor="text" w:hAnchor="text" w:xAlign="center" w:y="1"/>
                  <w:spacing w:before="0"/>
                  <w:ind w:left="0"/>
                  <w:suppressOverlap/>
                </w:pPr>
              </w:pPrChange>
            </w:pPr>
            <w:r>
              <w:t>24.4</w:t>
            </w:r>
          </w:p>
        </w:tc>
        <w:tc>
          <w:tcPr>
            <w:tcW w:w="1080" w:type="dxa"/>
            <w:vAlign w:val="center"/>
          </w:tcPr>
          <w:p w14:paraId="302A4591" w14:textId="77777777" w:rsidR="00FA55A1" w:rsidRDefault="00FA55A1">
            <w:pPr>
              <w:spacing w:before="0"/>
              <w:ind w:left="0"/>
              <w:jc w:val="center"/>
              <w:rPr>
                <w:ins w:id="288" w:author="Zhunisbayev, Olzhasbek [Bolashak Atyrau Limited]" w:date="2024-11-01T11:25:00Z" w16du:dateUtc="2024-11-01T06:25:00Z"/>
              </w:rPr>
              <w:pPrChange w:id="289" w:author="Zhunisbayev, Olzhasbek [Bolashak Atyrau Limited]" w:date="2024-11-01T11:25:00Z" w16du:dateUtc="2024-11-01T06:25:00Z">
                <w:pPr>
                  <w:framePr w:hSpace="180" w:wrap="around" w:vAnchor="text" w:hAnchor="text" w:xAlign="center" w:y="1"/>
                  <w:spacing w:before="0"/>
                  <w:ind w:left="0"/>
                  <w:suppressOverlap/>
                </w:pPr>
              </w:pPrChange>
            </w:pPr>
            <w:r>
              <w:t>32</w:t>
            </w:r>
          </w:p>
        </w:tc>
        <w:tc>
          <w:tcPr>
            <w:tcW w:w="1350" w:type="dxa"/>
            <w:vAlign w:val="center"/>
          </w:tcPr>
          <w:p w14:paraId="60BB86A5" w14:textId="77777777" w:rsidR="00FA55A1" w:rsidRDefault="00FA55A1">
            <w:pPr>
              <w:spacing w:before="0"/>
              <w:ind w:left="0"/>
              <w:jc w:val="center"/>
              <w:rPr>
                <w:ins w:id="290" w:author="Zhunisbayev, Olzhasbek [Bolashak Atyrau Limited]" w:date="2024-11-01T11:25:00Z" w16du:dateUtc="2024-11-01T06:25:00Z"/>
              </w:rPr>
              <w:pPrChange w:id="291" w:author="Zhunisbayev, Olzhasbek [Bolashak Atyrau Limited]" w:date="2024-11-01T11:25:00Z" w16du:dateUtc="2024-11-01T06:25:00Z">
                <w:pPr>
                  <w:framePr w:hSpace="180" w:wrap="around" w:vAnchor="text" w:hAnchor="text" w:xAlign="center" w:y="1"/>
                  <w:spacing w:before="0"/>
                  <w:ind w:left="0"/>
                  <w:suppressOverlap/>
                </w:pPr>
              </w:pPrChange>
            </w:pPr>
            <w:r>
              <w:t>25.8</w:t>
            </w:r>
          </w:p>
        </w:tc>
      </w:tr>
      <w:tr w:rsidR="00A54500" w14:paraId="41F37243" w14:textId="77777777" w:rsidTr="00A54500">
        <w:trPr>
          <w:ins w:id="292" w:author="Zhunisbayev, Olzhasbek [Bolashak Atyrau Limited]" w:date="2024-11-01T11:11:00Z"/>
        </w:trPr>
        <w:tc>
          <w:tcPr>
            <w:tcW w:w="722" w:type="dxa"/>
            <w:vAlign w:val="center"/>
          </w:tcPr>
          <w:p w14:paraId="6A858A8F" w14:textId="77777777" w:rsidR="00FA55A1" w:rsidRDefault="00FA55A1">
            <w:pPr>
              <w:spacing w:before="0"/>
              <w:ind w:left="0"/>
              <w:jc w:val="center"/>
              <w:rPr>
                <w:ins w:id="293" w:author="Zhunisbayev, Olzhasbek [Bolashak Atyrau Limited]" w:date="2024-11-01T11:11:00Z" w16du:dateUtc="2024-11-01T06:11:00Z"/>
              </w:rPr>
              <w:pPrChange w:id="294" w:author="Zhunisbayev, Olzhasbek [Bolashak Atyrau Limited]" w:date="2024-11-01T11:19:00Z" w16du:dateUtc="2024-11-01T06:19:00Z">
                <w:pPr>
                  <w:ind w:left="0"/>
                </w:pPr>
              </w:pPrChange>
            </w:pPr>
            <w:ins w:id="295" w:author="Zhunisbayev, Olzhasbek [Bolashak Atyrau Limited]" w:date="2024-11-01T11:18:00Z" w16du:dateUtc="2024-11-01T06:18:00Z">
              <w:r>
                <w:t>2</w:t>
              </w:r>
            </w:ins>
          </w:p>
        </w:tc>
        <w:tc>
          <w:tcPr>
            <w:tcW w:w="1253" w:type="dxa"/>
            <w:vAlign w:val="center"/>
          </w:tcPr>
          <w:p w14:paraId="202183A4" w14:textId="77777777" w:rsidR="00FA55A1" w:rsidRDefault="00FA55A1">
            <w:pPr>
              <w:spacing w:before="0"/>
              <w:ind w:left="0"/>
              <w:jc w:val="center"/>
              <w:rPr>
                <w:ins w:id="296" w:author="Zhunisbayev, Olzhasbek [Bolashak Atyrau Limited]" w:date="2024-11-01T11:11:00Z" w16du:dateUtc="2024-11-01T06:11:00Z"/>
              </w:rPr>
              <w:pPrChange w:id="297" w:author="Zhunisbayev, Olzhasbek [Bolashak Atyrau Limited]" w:date="2024-11-01T11:25:00Z" w16du:dateUtc="2024-11-01T06:25:00Z">
                <w:pPr>
                  <w:ind w:left="0"/>
                </w:pPr>
              </w:pPrChange>
            </w:pPr>
            <w:ins w:id="298" w:author="Zhunisbayev, Olzhasbek [Bolashak Atyrau Limited]" w:date="2024-11-01T11:25:00Z" w16du:dateUtc="2024-11-01T06:25:00Z">
              <w:r>
                <w:t>63</w:t>
              </w:r>
            </w:ins>
          </w:p>
        </w:tc>
        <w:tc>
          <w:tcPr>
            <w:tcW w:w="1080" w:type="dxa"/>
            <w:vAlign w:val="center"/>
          </w:tcPr>
          <w:p w14:paraId="40C3EF70" w14:textId="77777777" w:rsidR="00FA55A1" w:rsidRDefault="00FA55A1">
            <w:pPr>
              <w:spacing w:before="0"/>
              <w:ind w:left="0"/>
              <w:jc w:val="center"/>
              <w:rPr>
                <w:ins w:id="299" w:author="Zhunisbayev, Olzhasbek [Bolashak Atyrau Limited]" w:date="2024-11-01T11:11:00Z" w16du:dateUtc="2024-11-01T06:11:00Z"/>
              </w:rPr>
              <w:pPrChange w:id="300" w:author="Zhunisbayev, Olzhasbek [Bolashak Atyrau Limited]" w:date="2024-11-01T11:25:00Z" w16du:dateUtc="2024-11-01T06:25:00Z">
                <w:pPr>
                  <w:ind w:left="0"/>
                </w:pPr>
              </w:pPrChange>
            </w:pPr>
            <w:r>
              <w:t>44.8</w:t>
            </w:r>
          </w:p>
        </w:tc>
        <w:tc>
          <w:tcPr>
            <w:tcW w:w="1170" w:type="dxa"/>
            <w:vAlign w:val="center"/>
          </w:tcPr>
          <w:p w14:paraId="37C572C1" w14:textId="77777777" w:rsidR="00FA55A1" w:rsidRPr="00F80653" w:rsidRDefault="00FA55A1">
            <w:pPr>
              <w:spacing w:before="0"/>
              <w:ind w:left="0"/>
              <w:jc w:val="center"/>
              <w:rPr>
                <w:ins w:id="301" w:author="Zhunisbayev, Olzhasbek [Bolashak Atyrau Limited]" w:date="2024-11-01T11:11:00Z" w16du:dateUtc="2024-11-01T06:11:00Z"/>
                <w:lang w:val="ru-RU"/>
                <w:rPrChange w:id="302" w:author="Zhunisbayev, Olzhasbek [Bolashak Atyrau Limited]" w:date="2024-11-01T14:07:00Z" w16du:dateUtc="2024-11-01T09:07:00Z">
                  <w:rPr>
                    <w:ins w:id="303" w:author="Zhunisbayev, Olzhasbek [Bolashak Atyrau Limited]" w:date="2024-11-01T11:11:00Z" w16du:dateUtc="2024-11-01T06:11:00Z"/>
                  </w:rPr>
                </w:rPrChange>
              </w:rPr>
              <w:pPrChange w:id="304" w:author="Zhunisbayev, Olzhasbek [Bolashak Atyrau Limited]" w:date="2024-11-01T11:25:00Z" w16du:dateUtc="2024-11-01T06:25:00Z">
                <w:pPr>
                  <w:ind w:left="0"/>
                </w:pPr>
              </w:pPrChange>
            </w:pPr>
            <w:ins w:id="305" w:author="Zhunisbayev, Olzhasbek [Bolashak Atyrau Limited]" w:date="2024-11-01T11:25:00Z" w16du:dateUtc="2024-11-01T06:25:00Z">
              <w:r>
                <w:t>63</w:t>
              </w:r>
            </w:ins>
          </w:p>
        </w:tc>
        <w:tc>
          <w:tcPr>
            <w:tcW w:w="1170" w:type="dxa"/>
            <w:vAlign w:val="center"/>
          </w:tcPr>
          <w:p w14:paraId="2CD03280" w14:textId="77777777" w:rsidR="00FA55A1" w:rsidRPr="00CB4583" w:rsidRDefault="00FA55A1">
            <w:pPr>
              <w:spacing w:before="0"/>
              <w:ind w:left="0"/>
              <w:jc w:val="center"/>
              <w:rPr>
                <w:ins w:id="306" w:author="Zhunisbayev, Olzhasbek [Bolashak Atyrau Limited]" w:date="2024-11-01T11:11:00Z" w16du:dateUtc="2024-11-01T06:11:00Z"/>
                <w:lang w:val="en-US"/>
                <w:rPrChange w:id="307" w:author="Zhunisbayev, Olzhasbek [Bolashak Atyrau Limited]" w:date="2024-11-01T14:26:00Z" w16du:dateUtc="2024-11-01T09:26:00Z">
                  <w:rPr>
                    <w:ins w:id="308" w:author="Zhunisbayev, Olzhasbek [Bolashak Atyrau Limited]" w:date="2024-11-01T11:11:00Z" w16du:dateUtc="2024-11-01T06:11:00Z"/>
                  </w:rPr>
                </w:rPrChange>
              </w:rPr>
              <w:pPrChange w:id="309" w:author="Zhunisbayev, Olzhasbek [Bolashak Atyrau Limited]" w:date="2024-11-01T11:25:00Z" w16du:dateUtc="2024-11-01T06:25:00Z">
                <w:pPr>
                  <w:ind w:left="0"/>
                </w:pPr>
              </w:pPrChange>
            </w:pPr>
            <w:r>
              <w:rPr>
                <w:lang w:val="en-US"/>
              </w:rPr>
              <w:t>38.1</w:t>
            </w:r>
          </w:p>
        </w:tc>
        <w:tc>
          <w:tcPr>
            <w:tcW w:w="1080" w:type="dxa"/>
            <w:vAlign w:val="center"/>
          </w:tcPr>
          <w:p w14:paraId="4A2E30EA" w14:textId="77777777" w:rsidR="00FA55A1" w:rsidRPr="000E59A6" w:rsidRDefault="00FA55A1">
            <w:pPr>
              <w:spacing w:before="0"/>
              <w:ind w:left="0"/>
              <w:jc w:val="center"/>
              <w:rPr>
                <w:ins w:id="310" w:author="Zhunisbayev, Olzhasbek [Bolashak Atyrau Limited]" w:date="2024-11-01T11:11:00Z" w16du:dateUtc="2024-11-01T06:11:00Z"/>
                <w:lang w:val="en-US"/>
              </w:rPr>
              <w:pPrChange w:id="311" w:author="Zhunisbayev, Olzhasbek [Bolashak Atyrau Limited]" w:date="2024-11-01T11:25:00Z" w16du:dateUtc="2024-11-01T06:25:00Z">
                <w:pPr>
                  <w:ind w:left="0"/>
                </w:pPr>
              </w:pPrChange>
            </w:pPr>
            <w:ins w:id="312" w:author="Zhunisbayev, Olzhasbek [Bolashak Atyrau Limited]" w:date="2024-11-01T11:25:00Z" w16du:dateUtc="2024-11-01T06:25:00Z">
              <w:r>
                <w:t>63</w:t>
              </w:r>
            </w:ins>
          </w:p>
        </w:tc>
        <w:tc>
          <w:tcPr>
            <w:tcW w:w="1350" w:type="dxa"/>
            <w:vAlign w:val="center"/>
          </w:tcPr>
          <w:p w14:paraId="691767BB" w14:textId="77777777" w:rsidR="00FA55A1" w:rsidRDefault="00FA55A1">
            <w:pPr>
              <w:spacing w:before="0"/>
              <w:ind w:left="0"/>
              <w:jc w:val="center"/>
              <w:rPr>
                <w:ins w:id="313" w:author="Zhunisbayev, Olzhasbek [Bolashak Atyrau Limited]" w:date="2024-11-01T11:11:00Z" w16du:dateUtc="2024-11-01T06:11:00Z"/>
              </w:rPr>
              <w:pPrChange w:id="314" w:author="Zhunisbayev, Olzhasbek [Bolashak Atyrau Limited]" w:date="2024-11-01T11:25:00Z" w16du:dateUtc="2024-11-01T06:25:00Z">
                <w:pPr>
                  <w:ind w:left="0"/>
                </w:pPr>
              </w:pPrChange>
            </w:pPr>
            <w:ins w:id="315" w:author="Zhunisbayev, Olzhasbek [Bolashak Atyrau Limited]" w:date="2024-11-01T11:20:00Z" w16du:dateUtc="2024-11-01T06:20:00Z">
              <w:r>
                <w:t>5</w:t>
              </w:r>
            </w:ins>
            <w:r>
              <w:t>0.9</w:t>
            </w:r>
          </w:p>
        </w:tc>
      </w:tr>
      <w:tr w:rsidR="00A54500" w14:paraId="4F36EA67" w14:textId="77777777" w:rsidTr="00A54500">
        <w:trPr>
          <w:ins w:id="316" w:author="Zhunisbayev, Olzhasbek [Bolashak Atyrau Limited]" w:date="2024-11-01T11:11:00Z"/>
        </w:trPr>
        <w:tc>
          <w:tcPr>
            <w:tcW w:w="722" w:type="dxa"/>
            <w:vAlign w:val="center"/>
          </w:tcPr>
          <w:p w14:paraId="33733B73" w14:textId="77777777" w:rsidR="00FA55A1" w:rsidRDefault="00FA55A1">
            <w:pPr>
              <w:spacing w:before="0"/>
              <w:ind w:left="0"/>
              <w:jc w:val="center"/>
              <w:rPr>
                <w:ins w:id="317" w:author="Zhunisbayev, Olzhasbek [Bolashak Atyrau Limited]" w:date="2024-11-01T11:11:00Z" w16du:dateUtc="2024-11-01T06:11:00Z"/>
              </w:rPr>
              <w:pPrChange w:id="318" w:author="Zhunisbayev, Olzhasbek [Bolashak Atyrau Limited]" w:date="2024-11-01T11:19:00Z" w16du:dateUtc="2024-11-01T06:19:00Z">
                <w:pPr>
                  <w:ind w:left="0"/>
                </w:pPr>
              </w:pPrChange>
            </w:pPr>
            <w:ins w:id="319" w:author="Zhunisbayev, Olzhasbek [Bolashak Atyrau Limited]" w:date="2024-11-01T11:18:00Z" w16du:dateUtc="2024-11-01T06:18:00Z">
              <w:r>
                <w:t>3</w:t>
              </w:r>
            </w:ins>
          </w:p>
        </w:tc>
        <w:tc>
          <w:tcPr>
            <w:tcW w:w="1253" w:type="dxa"/>
            <w:vAlign w:val="center"/>
          </w:tcPr>
          <w:p w14:paraId="66BC6CB6" w14:textId="77777777" w:rsidR="00FA55A1" w:rsidRDefault="00FA55A1">
            <w:pPr>
              <w:spacing w:before="0"/>
              <w:ind w:left="0"/>
              <w:jc w:val="center"/>
              <w:rPr>
                <w:ins w:id="320" w:author="Zhunisbayev, Olzhasbek [Bolashak Atyrau Limited]" w:date="2024-11-01T11:11:00Z" w16du:dateUtc="2024-11-01T06:11:00Z"/>
              </w:rPr>
              <w:pPrChange w:id="321" w:author="Zhunisbayev, Olzhasbek [Bolashak Atyrau Limited]" w:date="2024-11-01T11:25:00Z" w16du:dateUtc="2024-11-01T06:25:00Z">
                <w:pPr>
                  <w:ind w:left="0"/>
                </w:pPr>
              </w:pPrChange>
            </w:pPr>
            <w:ins w:id="322" w:author="Zhunisbayev, Olzhasbek [Bolashak Atyrau Limited]" w:date="2024-11-01T11:25:00Z" w16du:dateUtc="2024-11-01T06:25:00Z">
              <w:r>
                <w:t>90</w:t>
              </w:r>
            </w:ins>
          </w:p>
        </w:tc>
        <w:tc>
          <w:tcPr>
            <w:tcW w:w="1080" w:type="dxa"/>
            <w:vAlign w:val="center"/>
          </w:tcPr>
          <w:p w14:paraId="65A37C53" w14:textId="77777777" w:rsidR="00FA55A1" w:rsidRDefault="00FA55A1">
            <w:pPr>
              <w:spacing w:before="0"/>
              <w:ind w:left="0"/>
              <w:jc w:val="center"/>
              <w:rPr>
                <w:ins w:id="323" w:author="Zhunisbayev, Olzhasbek [Bolashak Atyrau Limited]" w:date="2024-11-01T11:11:00Z" w16du:dateUtc="2024-11-01T06:11:00Z"/>
              </w:rPr>
              <w:pPrChange w:id="324" w:author="Zhunisbayev, Olzhasbek [Bolashak Atyrau Limited]" w:date="2024-11-01T11:25:00Z" w16du:dateUtc="2024-11-01T06:25:00Z">
                <w:pPr>
                  <w:ind w:left="0"/>
                </w:pPr>
              </w:pPrChange>
            </w:pPr>
            <w:r>
              <w:t>63.6</w:t>
            </w:r>
          </w:p>
        </w:tc>
        <w:tc>
          <w:tcPr>
            <w:tcW w:w="1170" w:type="dxa"/>
            <w:vAlign w:val="center"/>
          </w:tcPr>
          <w:p w14:paraId="4BE55FCE" w14:textId="77777777" w:rsidR="00FA55A1" w:rsidRPr="00F80653" w:rsidRDefault="00FA55A1">
            <w:pPr>
              <w:spacing w:before="0"/>
              <w:ind w:left="0"/>
              <w:jc w:val="center"/>
              <w:rPr>
                <w:ins w:id="325" w:author="Zhunisbayev, Olzhasbek [Bolashak Atyrau Limited]" w:date="2024-11-01T11:11:00Z" w16du:dateUtc="2024-11-01T06:11:00Z"/>
                <w:lang w:val="ru-RU"/>
                <w:rPrChange w:id="326" w:author="Zhunisbayev, Olzhasbek [Bolashak Atyrau Limited]" w:date="2024-11-01T14:07:00Z" w16du:dateUtc="2024-11-01T09:07:00Z">
                  <w:rPr>
                    <w:ins w:id="327" w:author="Zhunisbayev, Olzhasbek [Bolashak Atyrau Limited]" w:date="2024-11-01T11:11:00Z" w16du:dateUtc="2024-11-01T06:11:00Z"/>
                  </w:rPr>
                </w:rPrChange>
              </w:rPr>
              <w:pPrChange w:id="328" w:author="Zhunisbayev, Olzhasbek [Bolashak Atyrau Limited]" w:date="2024-11-01T11:25:00Z" w16du:dateUtc="2024-11-01T06:25:00Z">
                <w:pPr>
                  <w:ind w:left="0"/>
                </w:pPr>
              </w:pPrChange>
            </w:pPr>
            <w:ins w:id="329" w:author="Zhunisbayev, Olzhasbek [Bolashak Atyrau Limited]" w:date="2024-11-01T11:25:00Z" w16du:dateUtc="2024-11-01T06:25:00Z">
              <w:r>
                <w:t>90</w:t>
              </w:r>
            </w:ins>
          </w:p>
        </w:tc>
        <w:tc>
          <w:tcPr>
            <w:tcW w:w="1170" w:type="dxa"/>
            <w:vAlign w:val="center"/>
          </w:tcPr>
          <w:p w14:paraId="39995201" w14:textId="77777777" w:rsidR="00FA55A1" w:rsidRPr="00CB4583" w:rsidRDefault="00FA55A1">
            <w:pPr>
              <w:spacing w:before="0"/>
              <w:ind w:left="0"/>
              <w:jc w:val="center"/>
              <w:rPr>
                <w:ins w:id="330" w:author="Zhunisbayev, Olzhasbek [Bolashak Atyrau Limited]" w:date="2024-11-01T11:11:00Z" w16du:dateUtc="2024-11-01T06:11:00Z"/>
                <w:lang w:val="en-US"/>
                <w:rPrChange w:id="331" w:author="Zhunisbayev, Olzhasbek [Bolashak Atyrau Limited]" w:date="2024-11-01T14:26:00Z" w16du:dateUtc="2024-11-01T09:26:00Z">
                  <w:rPr>
                    <w:ins w:id="332" w:author="Zhunisbayev, Olzhasbek [Bolashak Atyrau Limited]" w:date="2024-11-01T11:11:00Z" w16du:dateUtc="2024-11-01T06:11:00Z"/>
                  </w:rPr>
                </w:rPrChange>
              </w:rPr>
              <w:pPrChange w:id="333" w:author="Zhunisbayev, Olzhasbek [Bolashak Atyrau Limited]" w:date="2024-11-01T11:25:00Z" w16du:dateUtc="2024-11-01T06:25:00Z">
                <w:pPr>
                  <w:ind w:left="0"/>
                </w:pPr>
              </w:pPrChange>
            </w:pPr>
            <w:r>
              <w:rPr>
                <w:lang w:val="en-US"/>
              </w:rPr>
              <w:t>68.3</w:t>
            </w:r>
          </w:p>
        </w:tc>
        <w:tc>
          <w:tcPr>
            <w:tcW w:w="1080" w:type="dxa"/>
            <w:vAlign w:val="center"/>
          </w:tcPr>
          <w:p w14:paraId="49EBC6FB" w14:textId="77777777" w:rsidR="00FA55A1" w:rsidRDefault="00FA55A1">
            <w:pPr>
              <w:spacing w:before="0"/>
              <w:ind w:left="0"/>
              <w:jc w:val="center"/>
              <w:rPr>
                <w:ins w:id="334" w:author="Zhunisbayev, Olzhasbek [Bolashak Atyrau Limited]" w:date="2024-11-01T11:11:00Z" w16du:dateUtc="2024-11-01T06:11:00Z"/>
              </w:rPr>
              <w:pPrChange w:id="335" w:author="Zhunisbayev, Olzhasbek [Bolashak Atyrau Limited]" w:date="2024-11-01T11:25:00Z" w16du:dateUtc="2024-11-01T06:25:00Z">
                <w:pPr>
                  <w:ind w:left="0"/>
                </w:pPr>
              </w:pPrChange>
            </w:pPr>
            <w:ins w:id="336" w:author="Zhunisbayev, Olzhasbek [Bolashak Atyrau Limited]" w:date="2024-11-01T11:25:00Z" w16du:dateUtc="2024-11-01T06:25:00Z">
              <w:r>
                <w:t>90</w:t>
              </w:r>
            </w:ins>
          </w:p>
        </w:tc>
        <w:tc>
          <w:tcPr>
            <w:tcW w:w="1350" w:type="dxa"/>
            <w:vAlign w:val="center"/>
          </w:tcPr>
          <w:p w14:paraId="753D641F" w14:textId="77777777" w:rsidR="00FA55A1" w:rsidRDefault="00FA55A1">
            <w:pPr>
              <w:spacing w:before="0"/>
              <w:ind w:left="0"/>
              <w:jc w:val="center"/>
              <w:rPr>
                <w:ins w:id="337" w:author="Zhunisbayev, Olzhasbek [Bolashak Atyrau Limited]" w:date="2024-11-01T11:11:00Z" w16du:dateUtc="2024-11-01T06:11:00Z"/>
              </w:rPr>
              <w:pPrChange w:id="338" w:author="Zhunisbayev, Olzhasbek [Bolashak Atyrau Limited]" w:date="2024-11-01T11:25:00Z" w16du:dateUtc="2024-11-01T06:25:00Z">
                <w:pPr>
                  <w:ind w:left="0"/>
                </w:pPr>
              </w:pPrChange>
            </w:pPr>
            <w:ins w:id="339" w:author="Zhunisbayev, Olzhasbek [Bolashak Atyrau Limited]" w:date="2024-11-01T11:20:00Z" w16du:dateUtc="2024-11-01T06:20:00Z">
              <w:r>
                <w:t>7</w:t>
              </w:r>
            </w:ins>
            <w:r>
              <w:t>2.7</w:t>
            </w:r>
          </w:p>
        </w:tc>
      </w:tr>
      <w:tr w:rsidR="00A54500" w14:paraId="4148D41E" w14:textId="77777777" w:rsidTr="00A54500">
        <w:trPr>
          <w:ins w:id="340" w:author="Zhunisbayev, Olzhasbek [Bolashak Atyrau Limited]" w:date="2024-11-01T11:11:00Z"/>
        </w:trPr>
        <w:tc>
          <w:tcPr>
            <w:tcW w:w="722" w:type="dxa"/>
            <w:vAlign w:val="center"/>
          </w:tcPr>
          <w:p w14:paraId="08CB560D" w14:textId="77777777" w:rsidR="00FA55A1" w:rsidRDefault="00FA55A1">
            <w:pPr>
              <w:spacing w:before="0"/>
              <w:ind w:left="0"/>
              <w:jc w:val="center"/>
              <w:rPr>
                <w:ins w:id="341" w:author="Zhunisbayev, Olzhasbek [Bolashak Atyrau Limited]" w:date="2024-11-01T11:11:00Z" w16du:dateUtc="2024-11-01T06:11:00Z"/>
              </w:rPr>
              <w:pPrChange w:id="342" w:author="Zhunisbayev, Olzhasbek [Bolashak Atyrau Limited]" w:date="2024-11-01T11:19:00Z" w16du:dateUtc="2024-11-01T06:19:00Z">
                <w:pPr>
                  <w:ind w:left="0"/>
                </w:pPr>
              </w:pPrChange>
            </w:pPr>
            <w:ins w:id="343" w:author="Zhunisbayev, Olzhasbek [Bolashak Atyrau Limited]" w:date="2024-11-01T11:18:00Z" w16du:dateUtc="2024-11-01T06:18:00Z">
              <w:r>
                <w:t>4</w:t>
              </w:r>
            </w:ins>
          </w:p>
        </w:tc>
        <w:tc>
          <w:tcPr>
            <w:tcW w:w="1253" w:type="dxa"/>
            <w:vAlign w:val="center"/>
          </w:tcPr>
          <w:p w14:paraId="7BB0E206" w14:textId="77777777" w:rsidR="00FA55A1" w:rsidRDefault="00FA55A1">
            <w:pPr>
              <w:spacing w:before="0"/>
              <w:ind w:left="0"/>
              <w:jc w:val="center"/>
              <w:rPr>
                <w:ins w:id="344" w:author="Zhunisbayev, Olzhasbek [Bolashak Atyrau Limited]" w:date="2024-11-01T11:11:00Z" w16du:dateUtc="2024-11-01T06:11:00Z"/>
              </w:rPr>
              <w:pPrChange w:id="345" w:author="Zhunisbayev, Olzhasbek [Bolashak Atyrau Limited]" w:date="2024-11-01T11:25:00Z" w16du:dateUtc="2024-11-01T06:25:00Z">
                <w:pPr>
                  <w:ind w:left="0"/>
                </w:pPr>
              </w:pPrChange>
            </w:pPr>
            <w:ins w:id="346" w:author="Zhunisbayev, Olzhasbek [Bolashak Atyrau Limited]" w:date="2024-11-01T11:40:00Z" w16du:dateUtc="2024-11-01T06:40:00Z">
              <w:r>
                <w:t>1</w:t>
              </w:r>
            </w:ins>
            <w:r>
              <w:t>10</w:t>
            </w:r>
          </w:p>
        </w:tc>
        <w:tc>
          <w:tcPr>
            <w:tcW w:w="1080" w:type="dxa"/>
            <w:vAlign w:val="center"/>
          </w:tcPr>
          <w:p w14:paraId="4BDBEDF3" w14:textId="77777777" w:rsidR="00FA55A1" w:rsidRDefault="00FA55A1">
            <w:pPr>
              <w:spacing w:before="0"/>
              <w:ind w:left="0"/>
              <w:jc w:val="center"/>
              <w:rPr>
                <w:ins w:id="347" w:author="Zhunisbayev, Olzhasbek [Bolashak Atyrau Limited]" w:date="2024-11-01T11:11:00Z" w16du:dateUtc="2024-11-01T06:11:00Z"/>
              </w:rPr>
              <w:pPrChange w:id="348" w:author="Zhunisbayev, Olzhasbek [Bolashak Atyrau Limited]" w:date="2024-11-01T11:25:00Z" w16du:dateUtc="2024-11-01T06:25:00Z">
                <w:pPr>
                  <w:ind w:left="0"/>
                </w:pPr>
              </w:pPrChange>
            </w:pPr>
            <w:r>
              <w:t>77.5</w:t>
            </w:r>
          </w:p>
        </w:tc>
        <w:tc>
          <w:tcPr>
            <w:tcW w:w="1170" w:type="dxa"/>
            <w:vAlign w:val="center"/>
          </w:tcPr>
          <w:p w14:paraId="4F446129" w14:textId="77777777" w:rsidR="00FA55A1" w:rsidRPr="00F80653" w:rsidRDefault="00FA55A1">
            <w:pPr>
              <w:spacing w:before="0"/>
              <w:ind w:left="0"/>
              <w:jc w:val="center"/>
              <w:rPr>
                <w:ins w:id="349" w:author="Zhunisbayev, Olzhasbek [Bolashak Atyrau Limited]" w:date="2024-11-01T11:11:00Z" w16du:dateUtc="2024-11-01T06:11:00Z"/>
                <w:lang w:val="ru-RU"/>
                <w:rPrChange w:id="350" w:author="Zhunisbayev, Olzhasbek [Bolashak Atyrau Limited]" w:date="2024-11-01T14:08:00Z" w16du:dateUtc="2024-11-01T09:08:00Z">
                  <w:rPr>
                    <w:ins w:id="351" w:author="Zhunisbayev, Olzhasbek [Bolashak Atyrau Limited]" w:date="2024-11-01T11:11:00Z" w16du:dateUtc="2024-11-01T06:11:00Z"/>
                  </w:rPr>
                </w:rPrChange>
              </w:rPr>
              <w:pPrChange w:id="352" w:author="Zhunisbayev, Olzhasbek [Bolashak Atyrau Limited]" w:date="2024-11-01T11:25:00Z" w16du:dateUtc="2024-11-01T06:25:00Z">
                <w:pPr>
                  <w:ind w:left="0"/>
                </w:pPr>
              </w:pPrChange>
            </w:pPr>
            <w:ins w:id="353" w:author="Zhunisbayev, Olzhasbek [Bolashak Atyrau Limited]" w:date="2024-11-01T11:40:00Z" w16du:dateUtc="2024-11-01T06:40:00Z">
              <w:r>
                <w:t>1</w:t>
              </w:r>
            </w:ins>
            <w:r>
              <w:t>10</w:t>
            </w:r>
          </w:p>
        </w:tc>
        <w:tc>
          <w:tcPr>
            <w:tcW w:w="1170" w:type="dxa"/>
            <w:vAlign w:val="center"/>
          </w:tcPr>
          <w:p w14:paraId="0D505297" w14:textId="77777777" w:rsidR="00FA55A1" w:rsidRPr="00CB4583" w:rsidRDefault="00FA55A1">
            <w:pPr>
              <w:spacing w:before="0"/>
              <w:ind w:left="0"/>
              <w:jc w:val="center"/>
              <w:rPr>
                <w:ins w:id="354" w:author="Zhunisbayev, Olzhasbek [Bolashak Atyrau Limited]" w:date="2024-11-01T11:11:00Z" w16du:dateUtc="2024-11-01T06:11:00Z"/>
                <w:lang w:val="en-US"/>
                <w:rPrChange w:id="355" w:author="Zhunisbayev, Olzhasbek [Bolashak Atyrau Limited]" w:date="2024-11-01T14:26:00Z" w16du:dateUtc="2024-11-01T09:26:00Z">
                  <w:rPr>
                    <w:ins w:id="356" w:author="Zhunisbayev, Olzhasbek [Bolashak Atyrau Limited]" w:date="2024-11-01T11:11:00Z" w16du:dateUtc="2024-11-01T06:11:00Z"/>
                  </w:rPr>
                </w:rPrChange>
              </w:rPr>
              <w:pPrChange w:id="357" w:author="Zhunisbayev, Olzhasbek [Bolashak Atyrau Limited]" w:date="2024-11-01T11:25:00Z" w16du:dateUtc="2024-11-01T06:25:00Z">
                <w:pPr>
                  <w:ind w:left="0"/>
                </w:pPr>
              </w:pPrChange>
            </w:pPr>
            <w:r>
              <w:rPr>
                <w:lang w:val="en-US"/>
              </w:rPr>
              <w:t>83.6</w:t>
            </w:r>
          </w:p>
        </w:tc>
        <w:tc>
          <w:tcPr>
            <w:tcW w:w="1080" w:type="dxa"/>
            <w:vAlign w:val="center"/>
          </w:tcPr>
          <w:p w14:paraId="5D7D2586" w14:textId="77777777" w:rsidR="00FA55A1" w:rsidRDefault="00FA55A1">
            <w:pPr>
              <w:spacing w:before="0"/>
              <w:ind w:left="0"/>
              <w:jc w:val="center"/>
              <w:rPr>
                <w:ins w:id="358" w:author="Zhunisbayev, Olzhasbek [Bolashak Atyrau Limited]" w:date="2024-11-01T11:11:00Z" w16du:dateUtc="2024-11-01T06:11:00Z"/>
              </w:rPr>
              <w:pPrChange w:id="359" w:author="Zhunisbayev, Olzhasbek [Bolashak Atyrau Limited]" w:date="2024-11-01T11:25:00Z" w16du:dateUtc="2024-11-01T06:25:00Z">
                <w:pPr>
                  <w:ind w:left="0"/>
                </w:pPr>
              </w:pPrChange>
            </w:pPr>
            <w:ins w:id="360" w:author="Zhunisbayev, Olzhasbek [Bolashak Atyrau Limited]" w:date="2024-11-01T11:40:00Z" w16du:dateUtc="2024-11-01T06:40:00Z">
              <w:r>
                <w:t>1</w:t>
              </w:r>
            </w:ins>
            <w:r>
              <w:t>10</w:t>
            </w:r>
          </w:p>
        </w:tc>
        <w:tc>
          <w:tcPr>
            <w:tcW w:w="1350" w:type="dxa"/>
            <w:vAlign w:val="center"/>
          </w:tcPr>
          <w:p w14:paraId="25156823" w14:textId="77777777" w:rsidR="00FA55A1" w:rsidRDefault="00FA55A1">
            <w:pPr>
              <w:spacing w:before="0"/>
              <w:ind w:left="0"/>
              <w:jc w:val="center"/>
              <w:rPr>
                <w:ins w:id="361" w:author="Zhunisbayev, Olzhasbek [Bolashak Atyrau Limited]" w:date="2024-11-01T11:11:00Z" w16du:dateUtc="2024-11-01T06:11:00Z"/>
              </w:rPr>
              <w:pPrChange w:id="362" w:author="Zhunisbayev, Olzhasbek [Bolashak Atyrau Limited]" w:date="2024-11-01T11:25:00Z" w16du:dateUtc="2024-11-01T06:25:00Z">
                <w:pPr>
                  <w:ind w:left="0"/>
                </w:pPr>
              </w:pPrChange>
            </w:pPr>
            <w:r>
              <w:t>88.9</w:t>
            </w:r>
          </w:p>
        </w:tc>
      </w:tr>
      <w:tr w:rsidR="00A54500" w14:paraId="7178CB49" w14:textId="77777777" w:rsidTr="00A54500">
        <w:trPr>
          <w:ins w:id="363" w:author="Zhunisbayev, Olzhasbek [Bolashak Atyrau Limited]" w:date="2024-11-01T11:11:00Z"/>
        </w:trPr>
        <w:tc>
          <w:tcPr>
            <w:tcW w:w="722" w:type="dxa"/>
            <w:vAlign w:val="center"/>
          </w:tcPr>
          <w:p w14:paraId="21FE4EBA" w14:textId="77777777" w:rsidR="00FA55A1" w:rsidRDefault="00FA55A1">
            <w:pPr>
              <w:spacing w:before="0"/>
              <w:ind w:left="0"/>
              <w:jc w:val="center"/>
              <w:rPr>
                <w:ins w:id="364" w:author="Zhunisbayev, Olzhasbek [Bolashak Atyrau Limited]" w:date="2024-11-01T11:11:00Z" w16du:dateUtc="2024-11-01T06:11:00Z"/>
              </w:rPr>
              <w:pPrChange w:id="365" w:author="Zhunisbayev, Olzhasbek [Bolashak Atyrau Limited]" w:date="2024-11-01T11:19:00Z" w16du:dateUtc="2024-11-01T06:19:00Z">
                <w:pPr>
                  <w:ind w:left="0"/>
                </w:pPr>
              </w:pPrChange>
            </w:pPr>
            <w:ins w:id="366" w:author="Zhunisbayev, Olzhasbek [Bolashak Atyrau Limited]" w:date="2024-11-01T11:18:00Z" w16du:dateUtc="2024-11-01T06:18:00Z">
              <w:r>
                <w:t>6</w:t>
              </w:r>
            </w:ins>
          </w:p>
        </w:tc>
        <w:tc>
          <w:tcPr>
            <w:tcW w:w="1253" w:type="dxa"/>
            <w:vAlign w:val="center"/>
          </w:tcPr>
          <w:p w14:paraId="341F0884" w14:textId="77777777" w:rsidR="00FA55A1" w:rsidRDefault="00FA55A1">
            <w:pPr>
              <w:spacing w:before="0"/>
              <w:ind w:left="0"/>
              <w:jc w:val="center"/>
              <w:rPr>
                <w:ins w:id="367" w:author="Zhunisbayev, Olzhasbek [Bolashak Atyrau Limited]" w:date="2024-11-01T11:11:00Z" w16du:dateUtc="2024-11-01T06:11:00Z"/>
              </w:rPr>
              <w:pPrChange w:id="368" w:author="Zhunisbayev, Olzhasbek [Bolashak Atyrau Limited]" w:date="2024-11-01T11:25:00Z" w16du:dateUtc="2024-11-01T06:25:00Z">
                <w:pPr>
                  <w:ind w:left="0"/>
                </w:pPr>
              </w:pPrChange>
            </w:pPr>
            <w:ins w:id="369" w:author="Zhunisbayev, Olzhasbek [Bolashak Atyrau Limited]" w:date="2024-11-01T11:41:00Z" w16du:dateUtc="2024-11-01T06:41:00Z">
              <w:r>
                <w:t>1</w:t>
              </w:r>
            </w:ins>
            <w:r>
              <w:t>60</w:t>
            </w:r>
          </w:p>
        </w:tc>
        <w:tc>
          <w:tcPr>
            <w:tcW w:w="1080" w:type="dxa"/>
            <w:vAlign w:val="center"/>
          </w:tcPr>
          <w:p w14:paraId="25968CB7" w14:textId="77777777" w:rsidR="00FA55A1" w:rsidRDefault="00FA55A1">
            <w:pPr>
              <w:spacing w:before="0"/>
              <w:ind w:left="0"/>
              <w:jc w:val="center"/>
              <w:rPr>
                <w:ins w:id="370" w:author="Zhunisbayev, Olzhasbek [Bolashak Atyrau Limited]" w:date="2024-11-01T11:11:00Z" w16du:dateUtc="2024-11-01T06:11:00Z"/>
              </w:rPr>
              <w:pPrChange w:id="371" w:author="Zhunisbayev, Olzhasbek [Bolashak Atyrau Limited]" w:date="2024-11-01T11:25:00Z" w16du:dateUtc="2024-11-01T06:25:00Z">
                <w:pPr>
                  <w:ind w:left="0"/>
                </w:pPr>
              </w:pPrChange>
            </w:pPr>
            <w:r>
              <w:t>112.9</w:t>
            </w:r>
          </w:p>
        </w:tc>
        <w:tc>
          <w:tcPr>
            <w:tcW w:w="1170" w:type="dxa"/>
            <w:vAlign w:val="center"/>
          </w:tcPr>
          <w:p w14:paraId="1BA11D60" w14:textId="77777777" w:rsidR="00FA55A1" w:rsidRPr="001B4C20" w:rsidRDefault="00FA55A1">
            <w:pPr>
              <w:spacing w:before="0"/>
              <w:ind w:left="0"/>
              <w:jc w:val="center"/>
              <w:rPr>
                <w:ins w:id="372" w:author="Zhunisbayev, Olzhasbek [Bolashak Atyrau Limited]" w:date="2024-11-01T11:11:00Z" w16du:dateUtc="2024-11-01T06:11:00Z"/>
                <w:lang w:val="ru-RU"/>
                <w:rPrChange w:id="373" w:author="Zhunisbayev, Olzhasbek [Bolashak Atyrau Limited]" w:date="2024-11-01T14:08:00Z" w16du:dateUtc="2024-11-01T09:08:00Z">
                  <w:rPr>
                    <w:ins w:id="374" w:author="Zhunisbayev, Olzhasbek [Bolashak Atyrau Limited]" w:date="2024-11-01T11:11:00Z" w16du:dateUtc="2024-11-01T06:11:00Z"/>
                  </w:rPr>
                </w:rPrChange>
              </w:rPr>
              <w:pPrChange w:id="375" w:author="Zhunisbayev, Olzhasbek [Bolashak Atyrau Limited]" w:date="2024-11-01T11:25:00Z" w16du:dateUtc="2024-11-01T06:25:00Z">
                <w:pPr>
                  <w:ind w:left="0"/>
                </w:pPr>
              </w:pPrChange>
            </w:pPr>
            <w:ins w:id="376" w:author="Zhunisbayev, Olzhasbek [Bolashak Atyrau Limited]" w:date="2024-11-01T11:41:00Z" w16du:dateUtc="2024-11-01T06:41:00Z">
              <w:r>
                <w:t>1</w:t>
              </w:r>
            </w:ins>
            <w:r>
              <w:t>60</w:t>
            </w:r>
          </w:p>
        </w:tc>
        <w:tc>
          <w:tcPr>
            <w:tcW w:w="1170" w:type="dxa"/>
            <w:vAlign w:val="center"/>
          </w:tcPr>
          <w:p w14:paraId="0EF0BE00" w14:textId="77777777" w:rsidR="00FA55A1" w:rsidRPr="00CB4583" w:rsidRDefault="00FA55A1">
            <w:pPr>
              <w:spacing w:before="0"/>
              <w:ind w:left="0"/>
              <w:jc w:val="center"/>
              <w:rPr>
                <w:ins w:id="377" w:author="Zhunisbayev, Olzhasbek [Bolashak Atyrau Limited]" w:date="2024-11-01T11:11:00Z" w16du:dateUtc="2024-11-01T06:11:00Z"/>
                <w:lang w:val="en-US"/>
                <w:rPrChange w:id="378" w:author="Zhunisbayev, Olzhasbek [Bolashak Atyrau Limited]" w:date="2024-11-01T14:26:00Z" w16du:dateUtc="2024-11-01T09:26:00Z">
                  <w:rPr>
                    <w:ins w:id="379" w:author="Zhunisbayev, Olzhasbek [Bolashak Atyrau Limited]" w:date="2024-11-01T11:11:00Z" w16du:dateUtc="2024-11-01T06:11:00Z"/>
                  </w:rPr>
                </w:rPrChange>
              </w:rPr>
              <w:pPrChange w:id="380" w:author="Zhunisbayev, Olzhasbek [Bolashak Atyrau Limited]" w:date="2024-11-01T11:25:00Z" w16du:dateUtc="2024-11-01T06:25:00Z">
                <w:pPr>
                  <w:ind w:left="0"/>
                </w:pPr>
              </w:pPrChange>
            </w:pPr>
            <w:r>
              <w:rPr>
                <w:lang w:val="en-US"/>
              </w:rPr>
              <w:t>121.5</w:t>
            </w:r>
          </w:p>
        </w:tc>
        <w:tc>
          <w:tcPr>
            <w:tcW w:w="1080" w:type="dxa"/>
            <w:vAlign w:val="center"/>
          </w:tcPr>
          <w:p w14:paraId="44B5BC79" w14:textId="77777777" w:rsidR="00FA55A1" w:rsidRDefault="00FA55A1">
            <w:pPr>
              <w:spacing w:before="0"/>
              <w:ind w:left="0"/>
              <w:jc w:val="center"/>
              <w:rPr>
                <w:ins w:id="381" w:author="Zhunisbayev, Olzhasbek [Bolashak Atyrau Limited]" w:date="2024-11-01T11:11:00Z" w16du:dateUtc="2024-11-01T06:11:00Z"/>
              </w:rPr>
              <w:pPrChange w:id="382" w:author="Zhunisbayev, Olzhasbek [Bolashak Atyrau Limited]" w:date="2024-11-01T11:25:00Z" w16du:dateUtc="2024-11-01T06:25:00Z">
                <w:pPr>
                  <w:ind w:left="0"/>
                </w:pPr>
              </w:pPrChange>
            </w:pPr>
            <w:ins w:id="383" w:author="Zhunisbayev, Olzhasbek [Bolashak Atyrau Limited]" w:date="2024-11-01T11:41:00Z" w16du:dateUtc="2024-11-01T06:41:00Z">
              <w:r>
                <w:t>1</w:t>
              </w:r>
            </w:ins>
            <w:r>
              <w:t>60</w:t>
            </w:r>
          </w:p>
        </w:tc>
        <w:tc>
          <w:tcPr>
            <w:tcW w:w="1350" w:type="dxa"/>
            <w:vAlign w:val="center"/>
          </w:tcPr>
          <w:p w14:paraId="0B0C49D3" w14:textId="77777777" w:rsidR="00FA55A1" w:rsidRDefault="00FA55A1">
            <w:pPr>
              <w:spacing w:before="0"/>
              <w:ind w:left="0"/>
              <w:jc w:val="center"/>
              <w:rPr>
                <w:ins w:id="384" w:author="Zhunisbayev, Olzhasbek [Bolashak Atyrau Limited]" w:date="2024-11-01T11:11:00Z" w16du:dateUtc="2024-11-01T06:11:00Z"/>
              </w:rPr>
              <w:pPrChange w:id="385" w:author="Zhunisbayev, Olzhasbek [Bolashak Atyrau Limited]" w:date="2024-11-01T11:25:00Z" w16du:dateUtc="2024-11-01T06:25:00Z">
                <w:pPr>
                  <w:ind w:left="0"/>
                </w:pPr>
              </w:pPrChange>
            </w:pPr>
            <w:ins w:id="386" w:author="Zhunisbayev, Olzhasbek [Bolashak Atyrau Limited]" w:date="2024-11-01T11:20:00Z" w16du:dateUtc="2024-11-01T06:20:00Z">
              <w:r>
                <w:t>1</w:t>
              </w:r>
            </w:ins>
            <w:r>
              <w:t>29.2</w:t>
            </w:r>
          </w:p>
        </w:tc>
      </w:tr>
      <w:tr w:rsidR="00FA55A1" w14:paraId="434BB816" w14:textId="77777777" w:rsidTr="00A54500">
        <w:tc>
          <w:tcPr>
            <w:tcW w:w="722" w:type="dxa"/>
            <w:vAlign w:val="center"/>
          </w:tcPr>
          <w:p w14:paraId="421BB318" w14:textId="77777777" w:rsidR="00FA55A1" w:rsidRDefault="00FA55A1" w:rsidP="00A54500">
            <w:pPr>
              <w:spacing w:before="0"/>
              <w:ind w:left="0"/>
              <w:jc w:val="center"/>
            </w:pPr>
            <w:r>
              <w:t>7</w:t>
            </w:r>
          </w:p>
        </w:tc>
        <w:tc>
          <w:tcPr>
            <w:tcW w:w="1253" w:type="dxa"/>
            <w:vAlign w:val="center"/>
          </w:tcPr>
          <w:p w14:paraId="3BB2780F" w14:textId="77777777" w:rsidR="00FA55A1" w:rsidRDefault="00FA55A1" w:rsidP="00A54500">
            <w:pPr>
              <w:spacing w:before="0"/>
              <w:ind w:left="0"/>
              <w:jc w:val="center"/>
            </w:pPr>
            <w:r>
              <w:t>180</w:t>
            </w:r>
          </w:p>
          <w:p w14:paraId="48B4B735" w14:textId="555DEBE3" w:rsidR="00FA55A1" w:rsidRDefault="00FA55A1" w:rsidP="00A54500">
            <w:pPr>
              <w:spacing w:before="0"/>
              <w:ind w:left="0"/>
              <w:jc w:val="center"/>
            </w:pPr>
            <w:r>
              <w:t>(</w:t>
            </w:r>
            <w:r w:rsidR="00A54500">
              <w:rPr>
                <w:lang w:val="ru-RU"/>
              </w:rPr>
              <w:t>Прим.</w:t>
            </w:r>
            <w:r>
              <w:t xml:space="preserve"> 1)</w:t>
            </w:r>
          </w:p>
        </w:tc>
        <w:tc>
          <w:tcPr>
            <w:tcW w:w="1080" w:type="dxa"/>
            <w:vAlign w:val="center"/>
          </w:tcPr>
          <w:p w14:paraId="57E54B56" w14:textId="77777777" w:rsidR="00FA55A1" w:rsidRDefault="00FA55A1" w:rsidP="00A54500">
            <w:pPr>
              <w:spacing w:before="0"/>
              <w:ind w:left="0"/>
              <w:jc w:val="center"/>
            </w:pPr>
            <w:r>
              <w:t>127.8</w:t>
            </w:r>
          </w:p>
          <w:p w14:paraId="12880F57" w14:textId="479756B7" w:rsidR="00FA55A1" w:rsidRDefault="00FA55A1" w:rsidP="00A54500">
            <w:pPr>
              <w:spacing w:before="0"/>
              <w:ind w:left="0"/>
            </w:pPr>
            <w:r>
              <w:t>(</w:t>
            </w:r>
            <w:r w:rsidR="00A54500">
              <w:rPr>
                <w:lang w:val="ru-RU"/>
              </w:rPr>
              <w:t>Прим.</w:t>
            </w:r>
            <w:r w:rsidR="00A54500">
              <w:t xml:space="preserve"> </w:t>
            </w:r>
            <w:r>
              <w:t>1)</w:t>
            </w:r>
          </w:p>
        </w:tc>
        <w:tc>
          <w:tcPr>
            <w:tcW w:w="1170" w:type="dxa"/>
            <w:vAlign w:val="center"/>
          </w:tcPr>
          <w:p w14:paraId="08C14211" w14:textId="77777777" w:rsidR="00FA55A1" w:rsidRDefault="00FA55A1" w:rsidP="00A54500">
            <w:pPr>
              <w:spacing w:before="0"/>
              <w:ind w:left="0"/>
              <w:jc w:val="center"/>
            </w:pPr>
            <w:r>
              <w:t>180</w:t>
            </w:r>
          </w:p>
          <w:p w14:paraId="79104842" w14:textId="62D3536A" w:rsidR="00FA55A1" w:rsidRDefault="00FA55A1" w:rsidP="00A54500">
            <w:pPr>
              <w:spacing w:before="0"/>
              <w:ind w:left="0"/>
              <w:jc w:val="center"/>
            </w:pPr>
            <w:r>
              <w:t>(</w:t>
            </w:r>
            <w:r w:rsidR="00A54500">
              <w:rPr>
                <w:lang w:val="ru-RU"/>
              </w:rPr>
              <w:t>Прим.</w:t>
            </w:r>
            <w:r>
              <w:t xml:space="preserve"> 1)</w:t>
            </w:r>
          </w:p>
        </w:tc>
        <w:tc>
          <w:tcPr>
            <w:tcW w:w="1170" w:type="dxa"/>
            <w:vAlign w:val="center"/>
          </w:tcPr>
          <w:p w14:paraId="00B11420" w14:textId="77777777" w:rsidR="00FA55A1" w:rsidRDefault="00FA55A1" w:rsidP="00A54500">
            <w:pPr>
              <w:spacing w:before="0"/>
              <w:ind w:left="0"/>
              <w:jc w:val="center"/>
            </w:pPr>
            <w:r>
              <w:t>137.4</w:t>
            </w:r>
          </w:p>
          <w:p w14:paraId="245DC4C0" w14:textId="155F30A3" w:rsidR="00FA55A1" w:rsidRDefault="00FA55A1" w:rsidP="00A54500">
            <w:pPr>
              <w:spacing w:before="0"/>
              <w:ind w:left="0"/>
              <w:jc w:val="center"/>
            </w:pPr>
            <w:r>
              <w:t>(</w:t>
            </w:r>
            <w:r w:rsidR="00A54500">
              <w:rPr>
                <w:lang w:val="ru-RU"/>
              </w:rPr>
              <w:t>Прим.</w:t>
            </w:r>
            <w:r>
              <w:t xml:space="preserve"> 1)</w:t>
            </w:r>
          </w:p>
        </w:tc>
        <w:tc>
          <w:tcPr>
            <w:tcW w:w="1080" w:type="dxa"/>
            <w:vAlign w:val="center"/>
          </w:tcPr>
          <w:p w14:paraId="3C51CB46" w14:textId="77777777" w:rsidR="00FA55A1" w:rsidRDefault="00FA55A1" w:rsidP="00A54500">
            <w:pPr>
              <w:spacing w:before="0"/>
              <w:ind w:left="0"/>
              <w:jc w:val="center"/>
            </w:pPr>
            <w:r>
              <w:t>180</w:t>
            </w:r>
          </w:p>
          <w:p w14:paraId="28F01363" w14:textId="2DB08062" w:rsidR="00FA55A1" w:rsidRDefault="00FA55A1" w:rsidP="00A54500">
            <w:pPr>
              <w:spacing w:before="0"/>
              <w:ind w:left="0"/>
              <w:jc w:val="center"/>
            </w:pPr>
            <w:r>
              <w:t>(</w:t>
            </w:r>
            <w:r w:rsidR="00A54500">
              <w:rPr>
                <w:lang w:val="ru-RU"/>
              </w:rPr>
              <w:t>Прим.</w:t>
            </w:r>
            <w:r>
              <w:t xml:space="preserve"> 1)</w:t>
            </w:r>
          </w:p>
        </w:tc>
        <w:tc>
          <w:tcPr>
            <w:tcW w:w="1350" w:type="dxa"/>
            <w:vAlign w:val="center"/>
          </w:tcPr>
          <w:p w14:paraId="1D247BC2" w14:textId="77777777" w:rsidR="00FA55A1" w:rsidRDefault="00FA55A1" w:rsidP="00A54500">
            <w:pPr>
              <w:spacing w:before="0"/>
              <w:ind w:left="0"/>
              <w:jc w:val="center"/>
            </w:pPr>
            <w:r>
              <w:t>145.9</w:t>
            </w:r>
          </w:p>
          <w:p w14:paraId="1BAC7D32" w14:textId="66D3F41C" w:rsidR="00FA55A1" w:rsidRDefault="00FA55A1" w:rsidP="00A54500">
            <w:pPr>
              <w:spacing w:before="0"/>
              <w:ind w:left="0"/>
              <w:jc w:val="center"/>
            </w:pPr>
            <w:r>
              <w:t>(</w:t>
            </w:r>
            <w:r w:rsidR="00A54500">
              <w:rPr>
                <w:lang w:val="ru-RU"/>
              </w:rPr>
              <w:t>Прим.</w:t>
            </w:r>
            <w:r>
              <w:t xml:space="preserve"> 1)</w:t>
            </w:r>
          </w:p>
        </w:tc>
      </w:tr>
      <w:tr w:rsidR="00A54500" w14:paraId="10B22C1D" w14:textId="77777777" w:rsidTr="00A54500">
        <w:trPr>
          <w:ins w:id="387" w:author="Zhunisbayev, Olzhasbek [Bolashak Atyrau Limited]" w:date="2024-11-01T11:18:00Z"/>
        </w:trPr>
        <w:tc>
          <w:tcPr>
            <w:tcW w:w="722" w:type="dxa"/>
            <w:vAlign w:val="center"/>
          </w:tcPr>
          <w:p w14:paraId="4AE2046D" w14:textId="77777777" w:rsidR="00FA55A1" w:rsidRDefault="00FA55A1" w:rsidP="00A54500">
            <w:pPr>
              <w:spacing w:before="0"/>
              <w:ind w:left="0"/>
              <w:jc w:val="center"/>
              <w:rPr>
                <w:ins w:id="388" w:author="Zhunisbayev, Olzhasbek [Bolashak Atyrau Limited]" w:date="2024-11-01T11:18:00Z" w16du:dateUtc="2024-11-01T06:18:00Z"/>
              </w:rPr>
            </w:pPr>
            <w:ins w:id="389" w:author="Zhunisbayev, Olzhasbek [Bolashak Atyrau Limited]" w:date="2024-11-01T11:18:00Z" w16du:dateUtc="2024-11-01T06:18:00Z">
              <w:r>
                <w:t>8</w:t>
              </w:r>
            </w:ins>
          </w:p>
        </w:tc>
        <w:tc>
          <w:tcPr>
            <w:tcW w:w="1253" w:type="dxa"/>
            <w:vAlign w:val="center"/>
          </w:tcPr>
          <w:p w14:paraId="5BD09AAB" w14:textId="77777777" w:rsidR="00FA55A1" w:rsidRDefault="00FA55A1">
            <w:pPr>
              <w:spacing w:before="0"/>
              <w:ind w:left="0"/>
              <w:jc w:val="center"/>
              <w:rPr>
                <w:ins w:id="390" w:author="Zhunisbayev, Olzhasbek [Bolashak Atyrau Limited]" w:date="2024-11-01T11:18:00Z" w16du:dateUtc="2024-11-01T06:18:00Z"/>
              </w:rPr>
              <w:pPrChange w:id="391" w:author="Zhunisbayev, Olzhasbek [Bolashak Atyrau Limited]" w:date="2024-11-01T11:25:00Z" w16du:dateUtc="2024-11-01T06:25:00Z">
                <w:pPr>
                  <w:spacing w:before="0"/>
                  <w:ind w:left="0"/>
                </w:pPr>
              </w:pPrChange>
            </w:pPr>
            <w:r>
              <w:t>200</w:t>
            </w:r>
          </w:p>
        </w:tc>
        <w:tc>
          <w:tcPr>
            <w:tcW w:w="1080" w:type="dxa"/>
            <w:vAlign w:val="center"/>
          </w:tcPr>
          <w:p w14:paraId="6CCA807D" w14:textId="77777777" w:rsidR="00FA55A1" w:rsidRDefault="00FA55A1">
            <w:pPr>
              <w:spacing w:before="0"/>
              <w:ind w:left="0"/>
              <w:jc w:val="center"/>
              <w:rPr>
                <w:ins w:id="392" w:author="Zhunisbayev, Olzhasbek [Bolashak Atyrau Limited]" w:date="2024-11-01T11:18:00Z" w16du:dateUtc="2024-11-01T06:18:00Z"/>
              </w:rPr>
              <w:pPrChange w:id="393" w:author="Zhunisbayev, Olzhasbek [Bolashak Atyrau Limited]" w:date="2024-11-01T11:25:00Z" w16du:dateUtc="2024-11-01T06:25:00Z">
                <w:pPr>
                  <w:spacing w:before="0"/>
                  <w:ind w:left="0"/>
                </w:pPr>
              </w:pPrChange>
            </w:pPr>
            <w:r>
              <w:t>141.9</w:t>
            </w:r>
          </w:p>
        </w:tc>
        <w:tc>
          <w:tcPr>
            <w:tcW w:w="1170" w:type="dxa"/>
            <w:vAlign w:val="center"/>
          </w:tcPr>
          <w:p w14:paraId="2FB02A9B" w14:textId="77777777" w:rsidR="00FA55A1" w:rsidRPr="001B4C20" w:rsidRDefault="00FA55A1">
            <w:pPr>
              <w:spacing w:before="0"/>
              <w:ind w:left="0"/>
              <w:jc w:val="center"/>
              <w:rPr>
                <w:ins w:id="394" w:author="Zhunisbayev, Olzhasbek [Bolashak Atyrau Limited]" w:date="2024-11-01T11:18:00Z" w16du:dateUtc="2024-11-01T06:18:00Z"/>
                <w:lang w:val="ru-RU"/>
                <w:rPrChange w:id="395" w:author="Zhunisbayev, Olzhasbek [Bolashak Atyrau Limited]" w:date="2024-11-01T14:08:00Z" w16du:dateUtc="2024-11-01T09:08:00Z">
                  <w:rPr>
                    <w:ins w:id="396" w:author="Zhunisbayev, Olzhasbek [Bolashak Atyrau Limited]" w:date="2024-11-01T11:18:00Z" w16du:dateUtc="2024-11-01T06:18:00Z"/>
                  </w:rPr>
                </w:rPrChange>
              </w:rPr>
              <w:pPrChange w:id="397" w:author="Zhunisbayev, Olzhasbek [Bolashak Atyrau Limited]" w:date="2024-11-01T11:25:00Z" w16du:dateUtc="2024-11-01T06:25:00Z">
                <w:pPr>
                  <w:spacing w:before="0"/>
                  <w:ind w:left="0"/>
                </w:pPr>
              </w:pPrChange>
            </w:pPr>
            <w:r>
              <w:t>200</w:t>
            </w:r>
          </w:p>
        </w:tc>
        <w:tc>
          <w:tcPr>
            <w:tcW w:w="1170" w:type="dxa"/>
            <w:vAlign w:val="center"/>
          </w:tcPr>
          <w:p w14:paraId="145F4511" w14:textId="77777777" w:rsidR="00FA55A1" w:rsidRPr="00BF4990" w:rsidRDefault="00FA55A1">
            <w:pPr>
              <w:spacing w:before="0"/>
              <w:ind w:left="0"/>
              <w:jc w:val="center"/>
              <w:rPr>
                <w:ins w:id="398" w:author="Zhunisbayev, Olzhasbek [Bolashak Atyrau Limited]" w:date="2024-11-01T11:18:00Z" w16du:dateUtc="2024-11-01T06:18:00Z"/>
                <w:lang w:val="en-US"/>
                <w:rPrChange w:id="399" w:author="Zhunisbayev, Olzhasbek [Bolashak Atyrau Limited]" w:date="2024-11-01T14:26:00Z" w16du:dateUtc="2024-11-01T09:26:00Z">
                  <w:rPr>
                    <w:ins w:id="400" w:author="Zhunisbayev, Olzhasbek [Bolashak Atyrau Limited]" w:date="2024-11-01T11:18:00Z" w16du:dateUtc="2024-11-01T06:18:00Z"/>
                  </w:rPr>
                </w:rPrChange>
              </w:rPr>
              <w:pPrChange w:id="401" w:author="Zhunisbayev, Olzhasbek [Bolashak Atyrau Limited]" w:date="2024-11-01T11:25:00Z" w16du:dateUtc="2024-11-01T06:25:00Z">
                <w:pPr>
                  <w:spacing w:before="0"/>
                  <w:ind w:left="0"/>
                </w:pPr>
              </w:pPrChange>
            </w:pPr>
            <w:r>
              <w:rPr>
                <w:lang w:val="en-US"/>
              </w:rPr>
              <w:t>152.5</w:t>
            </w:r>
          </w:p>
        </w:tc>
        <w:tc>
          <w:tcPr>
            <w:tcW w:w="1080" w:type="dxa"/>
            <w:vAlign w:val="center"/>
          </w:tcPr>
          <w:p w14:paraId="25E95EF7" w14:textId="77777777" w:rsidR="00FA55A1" w:rsidRDefault="00FA55A1">
            <w:pPr>
              <w:spacing w:before="0"/>
              <w:ind w:left="0"/>
              <w:jc w:val="center"/>
              <w:rPr>
                <w:ins w:id="402" w:author="Zhunisbayev, Olzhasbek [Bolashak Atyrau Limited]" w:date="2024-11-01T11:18:00Z" w16du:dateUtc="2024-11-01T06:18:00Z"/>
              </w:rPr>
              <w:pPrChange w:id="403" w:author="Zhunisbayev, Olzhasbek [Bolashak Atyrau Limited]" w:date="2024-11-01T11:25:00Z" w16du:dateUtc="2024-11-01T06:25:00Z">
                <w:pPr>
                  <w:spacing w:before="0"/>
                  <w:ind w:left="0"/>
                </w:pPr>
              </w:pPrChange>
            </w:pPr>
            <w:r>
              <w:t>200</w:t>
            </w:r>
          </w:p>
        </w:tc>
        <w:tc>
          <w:tcPr>
            <w:tcW w:w="1350" w:type="dxa"/>
            <w:vAlign w:val="center"/>
          </w:tcPr>
          <w:p w14:paraId="04ECEFA4" w14:textId="77777777" w:rsidR="00FA55A1" w:rsidRDefault="00FA55A1">
            <w:pPr>
              <w:spacing w:before="0"/>
              <w:ind w:left="0"/>
              <w:jc w:val="center"/>
              <w:rPr>
                <w:ins w:id="404" w:author="Zhunisbayev, Olzhasbek [Bolashak Atyrau Limited]" w:date="2024-11-01T11:18:00Z" w16du:dateUtc="2024-11-01T06:18:00Z"/>
              </w:rPr>
              <w:pPrChange w:id="405" w:author="Zhunisbayev, Olzhasbek [Bolashak Atyrau Limited]" w:date="2024-11-01T11:25:00Z" w16du:dateUtc="2024-11-01T06:25:00Z">
                <w:pPr>
                  <w:spacing w:before="0"/>
                  <w:ind w:left="0"/>
                </w:pPr>
              </w:pPrChange>
            </w:pPr>
            <w:ins w:id="406" w:author="Zhunisbayev, Olzhasbek [Bolashak Atyrau Limited]" w:date="2024-11-01T11:21:00Z" w16du:dateUtc="2024-11-01T06:21:00Z">
              <w:r>
                <w:t>16</w:t>
              </w:r>
            </w:ins>
            <w:r>
              <w:t>2.1</w:t>
            </w:r>
          </w:p>
        </w:tc>
      </w:tr>
      <w:tr w:rsidR="00A54500" w14:paraId="35F752C5" w14:textId="77777777" w:rsidTr="00A54500">
        <w:trPr>
          <w:ins w:id="407" w:author="Zhunisbayev, Olzhasbek [Bolashak Atyrau Limited]" w:date="2024-11-01T11:18:00Z"/>
        </w:trPr>
        <w:tc>
          <w:tcPr>
            <w:tcW w:w="722" w:type="dxa"/>
            <w:vAlign w:val="center"/>
          </w:tcPr>
          <w:p w14:paraId="1E531D98" w14:textId="77777777" w:rsidR="00FA55A1" w:rsidRDefault="00FA55A1" w:rsidP="00A54500">
            <w:pPr>
              <w:spacing w:before="0"/>
              <w:ind w:left="0"/>
              <w:jc w:val="center"/>
              <w:rPr>
                <w:ins w:id="408" w:author="Zhunisbayev, Olzhasbek [Bolashak Atyrau Limited]" w:date="2024-11-01T11:18:00Z" w16du:dateUtc="2024-11-01T06:18:00Z"/>
              </w:rPr>
            </w:pPr>
            <w:ins w:id="409" w:author="Zhunisbayev, Olzhasbek [Bolashak Atyrau Limited]" w:date="2024-11-01T11:18:00Z" w16du:dateUtc="2024-11-01T06:18:00Z">
              <w:r>
                <w:t>9</w:t>
              </w:r>
            </w:ins>
          </w:p>
        </w:tc>
        <w:tc>
          <w:tcPr>
            <w:tcW w:w="1253" w:type="dxa"/>
            <w:vAlign w:val="center"/>
          </w:tcPr>
          <w:p w14:paraId="75A30783" w14:textId="77777777" w:rsidR="00FA55A1" w:rsidRDefault="00FA55A1" w:rsidP="00A54500">
            <w:pPr>
              <w:spacing w:before="0"/>
              <w:ind w:left="0"/>
              <w:jc w:val="center"/>
            </w:pPr>
            <w:r>
              <w:t>225</w:t>
            </w:r>
          </w:p>
          <w:p w14:paraId="0A642EBE" w14:textId="4D2E7361" w:rsidR="00FA55A1" w:rsidRDefault="00FA55A1" w:rsidP="00A54500">
            <w:pPr>
              <w:spacing w:before="0"/>
              <w:ind w:left="0"/>
              <w:jc w:val="center"/>
              <w:rPr>
                <w:ins w:id="410" w:author="Zhunisbayev, Olzhasbek [Bolashak Atyrau Limited]" w:date="2024-11-01T11:18:00Z" w16du:dateUtc="2024-11-01T06:18:00Z"/>
              </w:rPr>
            </w:pPr>
            <w:r>
              <w:t>(</w:t>
            </w:r>
            <w:r w:rsidR="00A54500">
              <w:rPr>
                <w:lang w:val="ru-RU"/>
              </w:rPr>
              <w:t xml:space="preserve">Прим. </w:t>
            </w:r>
            <w:r>
              <w:t>1)</w:t>
            </w:r>
          </w:p>
        </w:tc>
        <w:tc>
          <w:tcPr>
            <w:tcW w:w="1080" w:type="dxa"/>
            <w:vAlign w:val="center"/>
          </w:tcPr>
          <w:p w14:paraId="4061F621" w14:textId="77777777" w:rsidR="00FA55A1" w:rsidRDefault="00FA55A1" w:rsidP="00A54500">
            <w:pPr>
              <w:spacing w:before="0"/>
              <w:ind w:left="0"/>
              <w:jc w:val="center"/>
            </w:pPr>
            <w:r>
              <w:t>159.7</w:t>
            </w:r>
          </w:p>
          <w:p w14:paraId="092C384B" w14:textId="438C4561" w:rsidR="00FA55A1" w:rsidRDefault="00FA55A1" w:rsidP="00A54500">
            <w:pPr>
              <w:spacing w:before="0"/>
              <w:ind w:left="0"/>
              <w:jc w:val="center"/>
              <w:rPr>
                <w:ins w:id="411" w:author="Zhunisbayev, Olzhasbek [Bolashak Atyrau Limited]" w:date="2024-11-01T11:18:00Z" w16du:dateUtc="2024-11-01T06:18:00Z"/>
              </w:rPr>
            </w:pPr>
            <w:r>
              <w:t>(</w:t>
            </w:r>
            <w:r w:rsidR="00A54500">
              <w:rPr>
                <w:lang w:val="ru-RU"/>
              </w:rPr>
              <w:t>Прим.</w:t>
            </w:r>
            <w:r>
              <w:t xml:space="preserve"> 1)</w:t>
            </w:r>
          </w:p>
        </w:tc>
        <w:tc>
          <w:tcPr>
            <w:tcW w:w="1170" w:type="dxa"/>
            <w:vAlign w:val="center"/>
          </w:tcPr>
          <w:p w14:paraId="007842BB" w14:textId="77777777" w:rsidR="00FA55A1" w:rsidRDefault="00FA55A1" w:rsidP="00A54500">
            <w:pPr>
              <w:spacing w:before="0"/>
              <w:ind w:left="0"/>
              <w:jc w:val="center"/>
            </w:pPr>
            <w:r>
              <w:t>225</w:t>
            </w:r>
          </w:p>
          <w:p w14:paraId="20A4BD3A" w14:textId="7BCDC1BF" w:rsidR="00FA55A1" w:rsidRPr="00D73483" w:rsidRDefault="00FA55A1">
            <w:pPr>
              <w:spacing w:before="0"/>
              <w:ind w:left="0"/>
              <w:jc w:val="center"/>
              <w:rPr>
                <w:ins w:id="412" w:author="Zhunisbayev, Olzhasbek [Bolashak Atyrau Limited]" w:date="2024-11-01T11:18:00Z" w16du:dateUtc="2024-11-01T06:18:00Z"/>
                <w:lang w:val="ru-RU"/>
                <w:rPrChange w:id="413" w:author="Zhunisbayev, Olzhasbek [Bolashak Atyrau Limited]" w:date="2024-11-01T14:29:00Z" w16du:dateUtc="2024-11-01T09:29:00Z">
                  <w:rPr>
                    <w:ins w:id="414" w:author="Zhunisbayev, Olzhasbek [Bolashak Atyrau Limited]" w:date="2024-11-01T11:18:00Z" w16du:dateUtc="2024-11-01T06:18:00Z"/>
                  </w:rPr>
                </w:rPrChange>
              </w:rPr>
              <w:pPrChange w:id="415" w:author="Zhunisbayev, Olzhasbek [Bolashak Atyrau Limited]" w:date="2024-11-01T11:25:00Z" w16du:dateUtc="2024-11-01T06:25:00Z">
                <w:pPr>
                  <w:spacing w:before="0"/>
                  <w:ind w:left="0"/>
                </w:pPr>
              </w:pPrChange>
            </w:pPr>
            <w:r>
              <w:t>(</w:t>
            </w:r>
            <w:r w:rsidR="00A54500">
              <w:rPr>
                <w:lang w:val="ru-RU"/>
              </w:rPr>
              <w:t>Прим.</w:t>
            </w:r>
            <w:r>
              <w:t xml:space="preserve"> 1)</w:t>
            </w:r>
          </w:p>
        </w:tc>
        <w:tc>
          <w:tcPr>
            <w:tcW w:w="1170" w:type="dxa"/>
            <w:vAlign w:val="center"/>
          </w:tcPr>
          <w:p w14:paraId="6AFC23E0" w14:textId="77777777" w:rsidR="00FA55A1" w:rsidRDefault="00FA55A1" w:rsidP="00A54500">
            <w:pPr>
              <w:spacing w:before="0"/>
              <w:ind w:left="0"/>
              <w:jc w:val="center"/>
              <w:rPr>
                <w:lang w:val="en-US"/>
              </w:rPr>
            </w:pPr>
            <w:r w:rsidRPr="009D247D">
              <w:rPr>
                <w:lang w:val="ru-RU"/>
              </w:rPr>
              <w:t>171</w:t>
            </w:r>
            <w:r>
              <w:rPr>
                <w:lang w:val="en-US"/>
              </w:rPr>
              <w:t>.</w:t>
            </w:r>
            <w:r w:rsidRPr="009D247D">
              <w:rPr>
                <w:lang w:val="ru-RU"/>
              </w:rPr>
              <w:t>6</w:t>
            </w:r>
          </w:p>
          <w:p w14:paraId="65F92A7E" w14:textId="2FAD7881" w:rsidR="00FA55A1" w:rsidRPr="009D247D" w:rsidRDefault="00FA55A1" w:rsidP="00A54500">
            <w:pPr>
              <w:spacing w:before="0"/>
              <w:ind w:left="0"/>
              <w:jc w:val="center"/>
              <w:rPr>
                <w:ins w:id="416" w:author="Zhunisbayev, Olzhasbek [Bolashak Atyrau Limited]" w:date="2024-11-01T11:18:00Z" w16du:dateUtc="2024-11-01T06:18:00Z"/>
                <w:lang w:val="en-US"/>
                <w:rPrChange w:id="417" w:author="Zhunisbayev, Olzhasbek [Bolashak Atyrau Limited]" w:date="2024-11-01T14:29:00Z" w16du:dateUtc="2024-11-01T09:29:00Z">
                  <w:rPr>
                    <w:ins w:id="418" w:author="Zhunisbayev, Olzhasbek [Bolashak Atyrau Limited]" w:date="2024-11-01T11:18:00Z" w16du:dateUtc="2024-11-01T06:18:00Z"/>
                  </w:rPr>
                </w:rPrChange>
              </w:rPr>
            </w:pPr>
            <w:r>
              <w:rPr>
                <w:lang w:val="en-US"/>
              </w:rPr>
              <w:t>(</w:t>
            </w:r>
            <w:r w:rsidR="00A54500">
              <w:rPr>
                <w:lang w:val="ru-RU"/>
              </w:rPr>
              <w:t>Прим.</w:t>
            </w:r>
            <w:r>
              <w:rPr>
                <w:lang w:val="en-US"/>
              </w:rPr>
              <w:t xml:space="preserve"> 1)</w:t>
            </w:r>
          </w:p>
        </w:tc>
        <w:tc>
          <w:tcPr>
            <w:tcW w:w="1080" w:type="dxa"/>
            <w:vAlign w:val="center"/>
          </w:tcPr>
          <w:p w14:paraId="22E00B67" w14:textId="77777777" w:rsidR="00FA55A1" w:rsidRDefault="00FA55A1" w:rsidP="00A54500">
            <w:pPr>
              <w:spacing w:before="0"/>
              <w:ind w:left="0"/>
              <w:jc w:val="center"/>
            </w:pPr>
            <w:r>
              <w:t>225</w:t>
            </w:r>
          </w:p>
          <w:p w14:paraId="082229EA" w14:textId="2D31B1BD" w:rsidR="00FA55A1" w:rsidRDefault="00FA55A1">
            <w:pPr>
              <w:spacing w:before="0"/>
              <w:ind w:left="0"/>
              <w:jc w:val="center"/>
              <w:rPr>
                <w:ins w:id="419" w:author="Zhunisbayev, Olzhasbek [Bolashak Atyrau Limited]" w:date="2024-11-01T11:18:00Z" w16du:dateUtc="2024-11-01T06:18:00Z"/>
              </w:rPr>
              <w:pPrChange w:id="420" w:author="Zhunisbayev, Olzhasbek [Bolashak Atyrau Limited]" w:date="2024-11-01T11:25:00Z" w16du:dateUtc="2024-11-01T06:25:00Z">
                <w:pPr>
                  <w:spacing w:before="0"/>
                  <w:ind w:left="0"/>
                </w:pPr>
              </w:pPrChange>
            </w:pPr>
            <w:r>
              <w:t>(</w:t>
            </w:r>
            <w:r w:rsidR="00A54500">
              <w:rPr>
                <w:lang w:val="ru-RU"/>
              </w:rPr>
              <w:t>Прим.</w:t>
            </w:r>
            <w:r>
              <w:t xml:space="preserve"> 1)</w:t>
            </w:r>
          </w:p>
        </w:tc>
        <w:tc>
          <w:tcPr>
            <w:tcW w:w="1350" w:type="dxa"/>
            <w:vAlign w:val="center"/>
          </w:tcPr>
          <w:p w14:paraId="21AEB207" w14:textId="77777777" w:rsidR="00FA55A1" w:rsidRDefault="00FA55A1" w:rsidP="00A54500">
            <w:pPr>
              <w:spacing w:before="0"/>
              <w:ind w:left="0"/>
              <w:jc w:val="center"/>
            </w:pPr>
            <w:r>
              <w:t>182.4</w:t>
            </w:r>
          </w:p>
          <w:p w14:paraId="45F07CFA" w14:textId="13852B0E" w:rsidR="00FA55A1" w:rsidRDefault="00FA55A1" w:rsidP="00A54500">
            <w:pPr>
              <w:spacing w:before="0"/>
              <w:ind w:left="0"/>
              <w:jc w:val="center"/>
              <w:rPr>
                <w:ins w:id="421" w:author="Zhunisbayev, Olzhasbek [Bolashak Atyrau Limited]" w:date="2024-11-01T11:18:00Z" w16du:dateUtc="2024-11-01T06:18:00Z"/>
              </w:rPr>
            </w:pPr>
            <w:r>
              <w:t>(</w:t>
            </w:r>
            <w:r w:rsidR="00A54500">
              <w:rPr>
                <w:lang w:val="ru-RU"/>
              </w:rPr>
              <w:t>Прим.</w:t>
            </w:r>
            <w:r>
              <w:t xml:space="preserve"> 1)</w:t>
            </w:r>
          </w:p>
        </w:tc>
      </w:tr>
      <w:tr w:rsidR="00A54500" w14:paraId="7B11280A" w14:textId="77777777" w:rsidTr="00A54500">
        <w:trPr>
          <w:ins w:id="422" w:author="Zhunisbayev, Olzhasbek [Bolashak Atyrau Limited]" w:date="2024-11-01T11:18:00Z"/>
        </w:trPr>
        <w:tc>
          <w:tcPr>
            <w:tcW w:w="722" w:type="dxa"/>
            <w:vAlign w:val="center"/>
          </w:tcPr>
          <w:p w14:paraId="6C2F2223" w14:textId="77777777" w:rsidR="00FA55A1" w:rsidRDefault="00FA55A1" w:rsidP="00A54500">
            <w:pPr>
              <w:spacing w:before="0"/>
              <w:ind w:left="0"/>
              <w:jc w:val="center"/>
              <w:rPr>
                <w:ins w:id="423" w:author="Zhunisbayev, Olzhasbek [Bolashak Atyrau Limited]" w:date="2024-11-01T11:18:00Z" w16du:dateUtc="2024-11-01T06:18:00Z"/>
              </w:rPr>
            </w:pPr>
            <w:ins w:id="424" w:author="Zhunisbayev, Olzhasbek [Bolashak Atyrau Limited]" w:date="2024-11-01T11:18:00Z" w16du:dateUtc="2024-11-01T06:18:00Z">
              <w:r>
                <w:t>10</w:t>
              </w:r>
            </w:ins>
          </w:p>
        </w:tc>
        <w:tc>
          <w:tcPr>
            <w:tcW w:w="1253" w:type="dxa"/>
            <w:vAlign w:val="center"/>
          </w:tcPr>
          <w:p w14:paraId="673D78FF" w14:textId="77777777" w:rsidR="00FA55A1" w:rsidRDefault="00FA55A1">
            <w:pPr>
              <w:spacing w:before="0"/>
              <w:ind w:left="0"/>
              <w:jc w:val="center"/>
              <w:rPr>
                <w:ins w:id="425" w:author="Zhunisbayev, Olzhasbek [Bolashak Atyrau Limited]" w:date="2024-11-01T11:18:00Z" w16du:dateUtc="2024-11-01T06:18:00Z"/>
              </w:rPr>
              <w:pPrChange w:id="426" w:author="Zhunisbayev, Olzhasbek [Bolashak Atyrau Limited]" w:date="2024-11-01T11:25:00Z" w16du:dateUtc="2024-11-01T06:25:00Z">
                <w:pPr>
                  <w:spacing w:before="0"/>
                  <w:ind w:left="0"/>
                </w:pPr>
              </w:pPrChange>
            </w:pPr>
            <w:r>
              <w:t>250</w:t>
            </w:r>
          </w:p>
        </w:tc>
        <w:tc>
          <w:tcPr>
            <w:tcW w:w="1080" w:type="dxa"/>
            <w:vAlign w:val="center"/>
          </w:tcPr>
          <w:p w14:paraId="3C57B836" w14:textId="77777777" w:rsidR="00FA55A1" w:rsidRDefault="00FA55A1">
            <w:pPr>
              <w:spacing w:before="0"/>
              <w:ind w:left="0"/>
              <w:jc w:val="center"/>
              <w:rPr>
                <w:ins w:id="427" w:author="Zhunisbayev, Olzhasbek [Bolashak Atyrau Limited]" w:date="2024-11-01T11:18:00Z" w16du:dateUtc="2024-11-01T06:18:00Z"/>
              </w:rPr>
              <w:pPrChange w:id="428" w:author="Zhunisbayev, Olzhasbek [Bolashak Atyrau Limited]" w:date="2024-11-01T11:25:00Z" w16du:dateUtc="2024-11-01T06:25:00Z">
                <w:pPr>
                  <w:spacing w:before="0"/>
                  <w:ind w:left="0"/>
                </w:pPr>
              </w:pPrChange>
            </w:pPr>
            <w:r>
              <w:t>177.5</w:t>
            </w:r>
          </w:p>
        </w:tc>
        <w:tc>
          <w:tcPr>
            <w:tcW w:w="1170" w:type="dxa"/>
            <w:vAlign w:val="center"/>
          </w:tcPr>
          <w:p w14:paraId="0C42C6D6" w14:textId="77777777" w:rsidR="00FA55A1" w:rsidRPr="001B4C20" w:rsidRDefault="00FA55A1">
            <w:pPr>
              <w:spacing w:before="0"/>
              <w:ind w:left="0"/>
              <w:jc w:val="center"/>
              <w:rPr>
                <w:ins w:id="429" w:author="Zhunisbayev, Olzhasbek [Bolashak Atyrau Limited]" w:date="2024-11-01T11:18:00Z" w16du:dateUtc="2024-11-01T06:18:00Z"/>
                <w:lang w:val="ru-RU"/>
                <w:rPrChange w:id="430" w:author="Zhunisbayev, Olzhasbek [Bolashak Atyrau Limited]" w:date="2024-11-01T14:08:00Z" w16du:dateUtc="2024-11-01T09:08:00Z">
                  <w:rPr>
                    <w:ins w:id="431" w:author="Zhunisbayev, Olzhasbek [Bolashak Atyrau Limited]" w:date="2024-11-01T11:18:00Z" w16du:dateUtc="2024-11-01T06:18:00Z"/>
                  </w:rPr>
                </w:rPrChange>
              </w:rPr>
              <w:pPrChange w:id="432" w:author="Zhunisbayev, Olzhasbek [Bolashak Atyrau Limited]" w:date="2024-11-01T11:25:00Z" w16du:dateUtc="2024-11-01T06:25:00Z">
                <w:pPr>
                  <w:spacing w:before="0"/>
                  <w:ind w:left="0"/>
                </w:pPr>
              </w:pPrChange>
            </w:pPr>
            <w:r>
              <w:t>250</w:t>
            </w:r>
          </w:p>
        </w:tc>
        <w:tc>
          <w:tcPr>
            <w:tcW w:w="1170" w:type="dxa"/>
            <w:vAlign w:val="center"/>
          </w:tcPr>
          <w:p w14:paraId="78D2C3B3" w14:textId="77777777" w:rsidR="00FA55A1" w:rsidRPr="00D93B52" w:rsidRDefault="00FA55A1" w:rsidP="00A54500">
            <w:pPr>
              <w:spacing w:before="0"/>
              <w:ind w:left="0"/>
              <w:jc w:val="center"/>
              <w:rPr>
                <w:ins w:id="433" w:author="Zhunisbayev, Olzhasbek [Bolashak Atyrau Limited]" w:date="2024-11-01T11:18:00Z" w16du:dateUtc="2024-11-01T06:18:00Z"/>
                <w:lang w:val="en-US"/>
                <w:rPrChange w:id="434" w:author="Zhunisbayev, Olzhasbek [Bolashak Atyrau Limited]" w:date="2024-11-01T14:26:00Z" w16du:dateUtc="2024-11-01T09:26:00Z">
                  <w:rPr>
                    <w:ins w:id="435" w:author="Zhunisbayev, Olzhasbek [Bolashak Atyrau Limited]" w:date="2024-11-01T11:18:00Z" w16du:dateUtc="2024-11-01T06:18:00Z"/>
                  </w:rPr>
                </w:rPrChange>
              </w:rPr>
            </w:pPr>
            <w:r>
              <w:rPr>
                <w:lang w:val="en-US"/>
              </w:rPr>
              <w:t>190.9</w:t>
            </w:r>
          </w:p>
        </w:tc>
        <w:tc>
          <w:tcPr>
            <w:tcW w:w="1080" w:type="dxa"/>
            <w:vAlign w:val="center"/>
          </w:tcPr>
          <w:p w14:paraId="48AAA090" w14:textId="77777777" w:rsidR="00FA55A1" w:rsidRDefault="00FA55A1">
            <w:pPr>
              <w:spacing w:before="0"/>
              <w:ind w:left="0"/>
              <w:jc w:val="center"/>
              <w:rPr>
                <w:ins w:id="436" w:author="Zhunisbayev, Olzhasbek [Bolashak Atyrau Limited]" w:date="2024-11-01T11:18:00Z" w16du:dateUtc="2024-11-01T06:18:00Z"/>
              </w:rPr>
              <w:pPrChange w:id="437" w:author="Zhunisbayev, Olzhasbek [Bolashak Atyrau Limited]" w:date="2024-11-01T11:25:00Z" w16du:dateUtc="2024-11-01T06:25:00Z">
                <w:pPr>
                  <w:spacing w:before="0"/>
                  <w:ind w:left="0"/>
                </w:pPr>
              </w:pPrChange>
            </w:pPr>
            <w:r>
              <w:t>250</w:t>
            </w:r>
          </w:p>
        </w:tc>
        <w:tc>
          <w:tcPr>
            <w:tcW w:w="1350" w:type="dxa"/>
            <w:vAlign w:val="center"/>
          </w:tcPr>
          <w:p w14:paraId="54DE9BF0" w14:textId="77777777" w:rsidR="00FA55A1" w:rsidRDefault="00FA55A1">
            <w:pPr>
              <w:spacing w:before="0"/>
              <w:ind w:left="0"/>
              <w:jc w:val="center"/>
              <w:rPr>
                <w:ins w:id="438" w:author="Zhunisbayev, Olzhasbek [Bolashak Atyrau Limited]" w:date="2024-11-01T11:18:00Z" w16du:dateUtc="2024-11-01T06:18:00Z"/>
              </w:rPr>
              <w:pPrChange w:id="439" w:author="Zhunisbayev, Olzhasbek [Bolashak Atyrau Limited]" w:date="2024-11-01T11:25:00Z" w16du:dateUtc="2024-11-01T06:25:00Z">
                <w:pPr>
                  <w:spacing w:before="0"/>
                  <w:ind w:left="0"/>
                </w:pPr>
              </w:pPrChange>
            </w:pPr>
            <w:ins w:id="440" w:author="Zhunisbayev, Olzhasbek [Bolashak Atyrau Limited]" w:date="2024-11-01T11:21:00Z" w16du:dateUtc="2024-11-01T06:21:00Z">
              <w:r>
                <w:t>20</w:t>
              </w:r>
            </w:ins>
            <w:r>
              <w:t>2.8</w:t>
            </w:r>
          </w:p>
        </w:tc>
      </w:tr>
      <w:tr w:rsidR="00A54500" w14:paraId="6C2D9D59" w14:textId="77777777" w:rsidTr="00A54500">
        <w:trPr>
          <w:ins w:id="441" w:author="Zhunisbayev, Olzhasbek [Bolashak Atyrau Limited]" w:date="2024-11-01T11:18:00Z"/>
        </w:trPr>
        <w:tc>
          <w:tcPr>
            <w:tcW w:w="722" w:type="dxa"/>
            <w:vAlign w:val="center"/>
          </w:tcPr>
          <w:p w14:paraId="5C3A1060" w14:textId="77777777" w:rsidR="00FA55A1" w:rsidRDefault="00FA55A1" w:rsidP="00A54500">
            <w:pPr>
              <w:spacing w:before="0"/>
              <w:ind w:left="0"/>
              <w:jc w:val="center"/>
              <w:rPr>
                <w:ins w:id="442" w:author="Zhunisbayev, Olzhasbek [Bolashak Atyrau Limited]" w:date="2024-11-01T11:18:00Z" w16du:dateUtc="2024-11-01T06:18:00Z"/>
              </w:rPr>
            </w:pPr>
            <w:ins w:id="443" w:author="Zhunisbayev, Olzhasbek [Bolashak Atyrau Limited]" w:date="2024-11-01T11:18:00Z" w16du:dateUtc="2024-11-01T06:18:00Z">
              <w:r>
                <w:t>12</w:t>
              </w:r>
            </w:ins>
          </w:p>
        </w:tc>
        <w:tc>
          <w:tcPr>
            <w:tcW w:w="1253" w:type="dxa"/>
            <w:vAlign w:val="center"/>
          </w:tcPr>
          <w:p w14:paraId="3A931FBF" w14:textId="77777777" w:rsidR="00FA55A1" w:rsidRDefault="00FA55A1">
            <w:pPr>
              <w:spacing w:before="0"/>
              <w:ind w:left="0"/>
              <w:jc w:val="center"/>
              <w:rPr>
                <w:ins w:id="444" w:author="Zhunisbayev, Olzhasbek [Bolashak Atyrau Limited]" w:date="2024-11-01T11:18:00Z" w16du:dateUtc="2024-11-01T06:18:00Z"/>
              </w:rPr>
              <w:pPrChange w:id="445" w:author="Zhunisbayev, Olzhasbek [Bolashak Atyrau Limited]" w:date="2024-11-01T11:25:00Z" w16du:dateUtc="2024-11-01T06:25:00Z">
                <w:pPr>
                  <w:spacing w:before="0"/>
                  <w:ind w:left="0"/>
                </w:pPr>
              </w:pPrChange>
            </w:pPr>
            <w:r>
              <w:t>315</w:t>
            </w:r>
          </w:p>
        </w:tc>
        <w:tc>
          <w:tcPr>
            <w:tcW w:w="1080" w:type="dxa"/>
            <w:vAlign w:val="center"/>
          </w:tcPr>
          <w:p w14:paraId="3935B94E" w14:textId="77777777" w:rsidR="00FA55A1" w:rsidRDefault="00FA55A1">
            <w:pPr>
              <w:spacing w:before="0"/>
              <w:ind w:left="0"/>
              <w:jc w:val="center"/>
              <w:rPr>
                <w:ins w:id="446" w:author="Zhunisbayev, Olzhasbek [Bolashak Atyrau Limited]" w:date="2024-11-01T11:18:00Z" w16du:dateUtc="2024-11-01T06:18:00Z"/>
              </w:rPr>
              <w:pPrChange w:id="447" w:author="Zhunisbayev, Olzhasbek [Bolashak Atyrau Limited]" w:date="2024-11-01T11:25:00Z" w16du:dateUtc="2024-11-01T06:25:00Z">
                <w:pPr>
                  <w:spacing w:before="0"/>
                  <w:ind w:left="0"/>
                </w:pPr>
              </w:pPrChange>
            </w:pPr>
            <w:r>
              <w:t>223.6</w:t>
            </w:r>
          </w:p>
        </w:tc>
        <w:tc>
          <w:tcPr>
            <w:tcW w:w="1170" w:type="dxa"/>
            <w:vAlign w:val="center"/>
          </w:tcPr>
          <w:p w14:paraId="5D12B3C9" w14:textId="77777777" w:rsidR="00FA55A1" w:rsidRPr="001B4C20" w:rsidRDefault="00FA55A1">
            <w:pPr>
              <w:spacing w:before="0"/>
              <w:ind w:left="0"/>
              <w:jc w:val="center"/>
              <w:rPr>
                <w:ins w:id="448" w:author="Zhunisbayev, Olzhasbek [Bolashak Atyrau Limited]" w:date="2024-11-01T11:18:00Z" w16du:dateUtc="2024-11-01T06:18:00Z"/>
                <w:lang w:val="ru-RU"/>
                <w:rPrChange w:id="449" w:author="Zhunisbayev, Olzhasbek [Bolashak Atyrau Limited]" w:date="2024-11-01T14:08:00Z" w16du:dateUtc="2024-11-01T09:08:00Z">
                  <w:rPr>
                    <w:ins w:id="450" w:author="Zhunisbayev, Olzhasbek [Bolashak Atyrau Limited]" w:date="2024-11-01T11:18:00Z" w16du:dateUtc="2024-11-01T06:18:00Z"/>
                  </w:rPr>
                </w:rPrChange>
              </w:rPr>
              <w:pPrChange w:id="451" w:author="Zhunisbayev, Olzhasbek [Bolashak Atyrau Limited]" w:date="2024-11-01T11:25:00Z" w16du:dateUtc="2024-11-01T06:25:00Z">
                <w:pPr>
                  <w:spacing w:before="0"/>
                  <w:ind w:left="0"/>
                </w:pPr>
              </w:pPrChange>
            </w:pPr>
            <w:r>
              <w:t>315</w:t>
            </w:r>
          </w:p>
        </w:tc>
        <w:tc>
          <w:tcPr>
            <w:tcW w:w="1170" w:type="dxa"/>
            <w:vAlign w:val="center"/>
          </w:tcPr>
          <w:p w14:paraId="318806AE" w14:textId="77777777" w:rsidR="00FA55A1" w:rsidRPr="00D93B52" w:rsidRDefault="00FA55A1">
            <w:pPr>
              <w:spacing w:before="0"/>
              <w:ind w:left="0"/>
              <w:jc w:val="center"/>
              <w:rPr>
                <w:ins w:id="452" w:author="Zhunisbayev, Olzhasbek [Bolashak Atyrau Limited]" w:date="2024-11-01T11:18:00Z" w16du:dateUtc="2024-11-01T06:18:00Z"/>
                <w:lang w:val="en-US"/>
                <w:rPrChange w:id="453" w:author="Zhunisbayev, Olzhasbek [Bolashak Atyrau Limited]" w:date="2024-11-01T14:26:00Z" w16du:dateUtc="2024-11-01T09:26:00Z">
                  <w:rPr>
                    <w:ins w:id="454" w:author="Zhunisbayev, Olzhasbek [Bolashak Atyrau Limited]" w:date="2024-11-01T11:18:00Z" w16du:dateUtc="2024-11-01T06:18:00Z"/>
                  </w:rPr>
                </w:rPrChange>
              </w:rPr>
              <w:pPrChange w:id="455" w:author="Zhunisbayev, Olzhasbek [Bolashak Atyrau Limited]" w:date="2024-11-01T11:25:00Z" w16du:dateUtc="2024-11-01T06:25:00Z">
                <w:pPr>
                  <w:spacing w:before="0"/>
                  <w:ind w:left="0"/>
                </w:pPr>
              </w:pPrChange>
            </w:pPr>
            <w:r>
              <w:rPr>
                <w:lang w:val="en-US"/>
              </w:rPr>
              <w:t>240.4</w:t>
            </w:r>
          </w:p>
        </w:tc>
        <w:tc>
          <w:tcPr>
            <w:tcW w:w="1080" w:type="dxa"/>
            <w:vAlign w:val="center"/>
          </w:tcPr>
          <w:p w14:paraId="4A7500D3" w14:textId="77777777" w:rsidR="00FA55A1" w:rsidRDefault="00FA55A1">
            <w:pPr>
              <w:spacing w:before="0"/>
              <w:ind w:left="0"/>
              <w:jc w:val="center"/>
              <w:rPr>
                <w:ins w:id="456" w:author="Zhunisbayev, Olzhasbek [Bolashak Atyrau Limited]" w:date="2024-11-01T11:18:00Z" w16du:dateUtc="2024-11-01T06:18:00Z"/>
              </w:rPr>
              <w:pPrChange w:id="457" w:author="Zhunisbayev, Olzhasbek [Bolashak Atyrau Limited]" w:date="2024-11-01T11:25:00Z" w16du:dateUtc="2024-11-01T06:25:00Z">
                <w:pPr>
                  <w:spacing w:before="0"/>
                  <w:ind w:left="0"/>
                </w:pPr>
              </w:pPrChange>
            </w:pPr>
            <w:r>
              <w:t>315</w:t>
            </w:r>
          </w:p>
        </w:tc>
        <w:tc>
          <w:tcPr>
            <w:tcW w:w="1350" w:type="dxa"/>
            <w:vAlign w:val="center"/>
          </w:tcPr>
          <w:p w14:paraId="05AD80AA" w14:textId="77777777" w:rsidR="00FA55A1" w:rsidRDefault="00FA55A1">
            <w:pPr>
              <w:spacing w:before="0"/>
              <w:ind w:left="0"/>
              <w:jc w:val="center"/>
              <w:rPr>
                <w:ins w:id="458" w:author="Zhunisbayev, Olzhasbek [Bolashak Atyrau Limited]" w:date="2024-11-01T11:18:00Z" w16du:dateUtc="2024-11-01T06:18:00Z"/>
              </w:rPr>
              <w:pPrChange w:id="459" w:author="Zhunisbayev, Olzhasbek [Bolashak Atyrau Limited]" w:date="2024-11-01T11:25:00Z" w16du:dateUtc="2024-11-01T06:25:00Z">
                <w:pPr>
                  <w:spacing w:before="0"/>
                  <w:ind w:left="0"/>
                </w:pPr>
              </w:pPrChange>
            </w:pPr>
            <w:ins w:id="460" w:author="Zhunisbayev, Olzhasbek [Bolashak Atyrau Limited]" w:date="2024-11-01T11:21:00Z" w16du:dateUtc="2024-11-01T06:21:00Z">
              <w:r>
                <w:t>2</w:t>
              </w:r>
            </w:ins>
            <w:r>
              <w:t>55.5</w:t>
            </w:r>
          </w:p>
        </w:tc>
      </w:tr>
      <w:tr w:rsidR="00A54500" w14:paraId="4B52DA88" w14:textId="77777777" w:rsidTr="00A54500">
        <w:trPr>
          <w:ins w:id="461" w:author="Zhunisbayev, Olzhasbek [Bolashak Atyrau Limited]" w:date="2024-11-01T11:18:00Z"/>
        </w:trPr>
        <w:tc>
          <w:tcPr>
            <w:tcW w:w="722" w:type="dxa"/>
            <w:vAlign w:val="center"/>
          </w:tcPr>
          <w:p w14:paraId="2CFA43E3" w14:textId="77777777" w:rsidR="00FA55A1" w:rsidRDefault="00FA55A1" w:rsidP="00A54500">
            <w:pPr>
              <w:spacing w:before="0"/>
              <w:ind w:left="0"/>
              <w:jc w:val="center"/>
              <w:rPr>
                <w:ins w:id="462" w:author="Zhunisbayev, Olzhasbek [Bolashak Atyrau Limited]" w:date="2024-11-01T11:18:00Z" w16du:dateUtc="2024-11-01T06:18:00Z"/>
              </w:rPr>
            </w:pPr>
            <w:ins w:id="463" w:author="Zhunisbayev, Olzhasbek [Bolashak Atyrau Limited]" w:date="2024-11-01T11:18:00Z" w16du:dateUtc="2024-11-01T06:18:00Z">
              <w:r>
                <w:t>14</w:t>
              </w:r>
            </w:ins>
          </w:p>
        </w:tc>
        <w:tc>
          <w:tcPr>
            <w:tcW w:w="1253" w:type="dxa"/>
            <w:vAlign w:val="center"/>
          </w:tcPr>
          <w:p w14:paraId="180B2C51" w14:textId="77777777" w:rsidR="00FA55A1" w:rsidRDefault="00FA55A1">
            <w:pPr>
              <w:spacing w:before="0"/>
              <w:ind w:left="0"/>
              <w:jc w:val="center"/>
              <w:rPr>
                <w:ins w:id="464" w:author="Zhunisbayev, Olzhasbek [Bolashak Atyrau Limited]" w:date="2024-11-01T11:18:00Z" w16du:dateUtc="2024-11-01T06:18:00Z"/>
              </w:rPr>
              <w:pPrChange w:id="465" w:author="Zhunisbayev, Olzhasbek [Bolashak Atyrau Limited]" w:date="2024-11-01T11:25:00Z" w16du:dateUtc="2024-11-01T06:25:00Z">
                <w:pPr>
                  <w:spacing w:before="0"/>
                  <w:ind w:left="0"/>
                </w:pPr>
              </w:pPrChange>
            </w:pPr>
            <w:r>
              <w:t>355</w:t>
            </w:r>
          </w:p>
        </w:tc>
        <w:tc>
          <w:tcPr>
            <w:tcW w:w="1080" w:type="dxa"/>
            <w:vAlign w:val="center"/>
          </w:tcPr>
          <w:p w14:paraId="7FAFD286" w14:textId="77777777" w:rsidR="00FA55A1" w:rsidRDefault="00FA55A1">
            <w:pPr>
              <w:spacing w:before="0"/>
              <w:ind w:left="0"/>
              <w:jc w:val="center"/>
              <w:rPr>
                <w:ins w:id="466" w:author="Zhunisbayev, Olzhasbek [Bolashak Atyrau Limited]" w:date="2024-11-01T11:18:00Z" w16du:dateUtc="2024-11-01T06:18:00Z"/>
              </w:rPr>
              <w:pPrChange w:id="467" w:author="Zhunisbayev, Olzhasbek [Bolashak Atyrau Limited]" w:date="2024-11-01T11:25:00Z" w16du:dateUtc="2024-11-01T06:25:00Z">
                <w:pPr>
                  <w:spacing w:before="0"/>
                  <w:ind w:left="0"/>
                </w:pPr>
              </w:pPrChange>
            </w:pPr>
            <w:r>
              <w:t>252.2</w:t>
            </w:r>
          </w:p>
        </w:tc>
        <w:tc>
          <w:tcPr>
            <w:tcW w:w="1170" w:type="dxa"/>
            <w:vAlign w:val="center"/>
          </w:tcPr>
          <w:p w14:paraId="172C5A3D" w14:textId="77777777" w:rsidR="00FA55A1" w:rsidRPr="001B4C20" w:rsidRDefault="00FA55A1">
            <w:pPr>
              <w:spacing w:before="0"/>
              <w:ind w:left="0"/>
              <w:jc w:val="center"/>
              <w:rPr>
                <w:ins w:id="468" w:author="Zhunisbayev, Olzhasbek [Bolashak Atyrau Limited]" w:date="2024-11-01T11:18:00Z" w16du:dateUtc="2024-11-01T06:18:00Z"/>
                <w:lang w:val="ru-RU"/>
                <w:rPrChange w:id="469" w:author="Zhunisbayev, Olzhasbek [Bolashak Atyrau Limited]" w:date="2024-11-01T14:08:00Z" w16du:dateUtc="2024-11-01T09:08:00Z">
                  <w:rPr>
                    <w:ins w:id="470" w:author="Zhunisbayev, Olzhasbek [Bolashak Atyrau Limited]" w:date="2024-11-01T11:18:00Z" w16du:dateUtc="2024-11-01T06:18:00Z"/>
                  </w:rPr>
                </w:rPrChange>
              </w:rPr>
              <w:pPrChange w:id="471" w:author="Zhunisbayev, Olzhasbek [Bolashak Atyrau Limited]" w:date="2024-11-01T11:25:00Z" w16du:dateUtc="2024-11-01T06:25:00Z">
                <w:pPr>
                  <w:spacing w:before="0"/>
                  <w:ind w:left="0"/>
                </w:pPr>
              </w:pPrChange>
            </w:pPr>
            <w:r>
              <w:t>355</w:t>
            </w:r>
          </w:p>
        </w:tc>
        <w:tc>
          <w:tcPr>
            <w:tcW w:w="1170" w:type="dxa"/>
            <w:vAlign w:val="center"/>
          </w:tcPr>
          <w:p w14:paraId="1B8E9DDE" w14:textId="77777777" w:rsidR="00FA55A1" w:rsidRPr="00D93B52" w:rsidRDefault="00FA55A1">
            <w:pPr>
              <w:spacing w:before="0"/>
              <w:ind w:left="0"/>
              <w:jc w:val="center"/>
              <w:rPr>
                <w:ins w:id="472" w:author="Zhunisbayev, Olzhasbek [Bolashak Atyrau Limited]" w:date="2024-11-01T11:18:00Z" w16du:dateUtc="2024-11-01T06:18:00Z"/>
                <w:lang w:val="en-US"/>
                <w:rPrChange w:id="473" w:author="Zhunisbayev, Olzhasbek [Bolashak Atyrau Limited]" w:date="2024-11-01T14:26:00Z" w16du:dateUtc="2024-11-01T09:26:00Z">
                  <w:rPr>
                    <w:ins w:id="474" w:author="Zhunisbayev, Olzhasbek [Bolashak Atyrau Limited]" w:date="2024-11-01T11:18:00Z" w16du:dateUtc="2024-11-01T06:18:00Z"/>
                  </w:rPr>
                </w:rPrChange>
              </w:rPr>
              <w:pPrChange w:id="475" w:author="Zhunisbayev, Olzhasbek [Bolashak Atyrau Limited]" w:date="2024-11-01T11:25:00Z" w16du:dateUtc="2024-11-01T06:25:00Z">
                <w:pPr>
                  <w:spacing w:before="0"/>
                  <w:ind w:left="0"/>
                </w:pPr>
              </w:pPrChange>
            </w:pPr>
            <w:r>
              <w:rPr>
                <w:lang w:val="en-US"/>
              </w:rPr>
              <w:t>270.8</w:t>
            </w:r>
          </w:p>
        </w:tc>
        <w:tc>
          <w:tcPr>
            <w:tcW w:w="1080" w:type="dxa"/>
            <w:vAlign w:val="center"/>
          </w:tcPr>
          <w:p w14:paraId="494B20F8" w14:textId="77777777" w:rsidR="00FA55A1" w:rsidRDefault="00FA55A1">
            <w:pPr>
              <w:spacing w:before="0"/>
              <w:ind w:left="0"/>
              <w:jc w:val="center"/>
              <w:rPr>
                <w:ins w:id="476" w:author="Zhunisbayev, Olzhasbek [Bolashak Atyrau Limited]" w:date="2024-11-01T11:18:00Z" w16du:dateUtc="2024-11-01T06:18:00Z"/>
              </w:rPr>
              <w:pPrChange w:id="477" w:author="Zhunisbayev, Olzhasbek [Bolashak Atyrau Limited]" w:date="2024-11-01T11:25:00Z" w16du:dateUtc="2024-11-01T06:25:00Z">
                <w:pPr>
                  <w:spacing w:before="0"/>
                  <w:ind w:left="0"/>
                </w:pPr>
              </w:pPrChange>
            </w:pPr>
            <w:r>
              <w:t>355</w:t>
            </w:r>
          </w:p>
        </w:tc>
        <w:tc>
          <w:tcPr>
            <w:tcW w:w="1350" w:type="dxa"/>
            <w:vAlign w:val="center"/>
          </w:tcPr>
          <w:p w14:paraId="623CA355" w14:textId="77777777" w:rsidR="00FA55A1" w:rsidRDefault="00FA55A1">
            <w:pPr>
              <w:spacing w:before="0"/>
              <w:ind w:left="0"/>
              <w:jc w:val="center"/>
              <w:rPr>
                <w:ins w:id="478" w:author="Zhunisbayev, Olzhasbek [Bolashak Atyrau Limited]" w:date="2024-11-01T11:18:00Z" w16du:dateUtc="2024-11-01T06:18:00Z"/>
              </w:rPr>
              <w:pPrChange w:id="479" w:author="Zhunisbayev, Olzhasbek [Bolashak Atyrau Limited]" w:date="2024-11-01T11:25:00Z" w16du:dateUtc="2024-11-01T06:25:00Z">
                <w:pPr>
                  <w:spacing w:before="0"/>
                  <w:ind w:left="0"/>
                </w:pPr>
              </w:pPrChange>
            </w:pPr>
            <w:ins w:id="480" w:author="Zhunisbayev, Olzhasbek [Bolashak Atyrau Limited]" w:date="2024-11-01T11:21:00Z" w16du:dateUtc="2024-11-01T06:21:00Z">
              <w:r>
                <w:t>2</w:t>
              </w:r>
            </w:ins>
            <w:r>
              <w:t>88.0</w:t>
            </w:r>
          </w:p>
        </w:tc>
      </w:tr>
      <w:tr w:rsidR="00A54500" w14:paraId="3DB6E492" w14:textId="77777777" w:rsidTr="00A54500">
        <w:trPr>
          <w:ins w:id="481" w:author="Zhunisbayev, Olzhasbek [Bolashak Atyrau Limited]" w:date="2024-11-01T11:18:00Z"/>
        </w:trPr>
        <w:tc>
          <w:tcPr>
            <w:tcW w:w="722" w:type="dxa"/>
            <w:vAlign w:val="center"/>
          </w:tcPr>
          <w:p w14:paraId="44966767" w14:textId="77777777" w:rsidR="00FA55A1" w:rsidRDefault="00FA55A1" w:rsidP="00A54500">
            <w:pPr>
              <w:spacing w:before="0"/>
              <w:ind w:left="0"/>
              <w:jc w:val="center"/>
              <w:rPr>
                <w:ins w:id="482" w:author="Zhunisbayev, Olzhasbek [Bolashak Atyrau Limited]" w:date="2024-11-01T11:18:00Z" w16du:dateUtc="2024-11-01T06:18:00Z"/>
              </w:rPr>
            </w:pPr>
            <w:ins w:id="483" w:author="Zhunisbayev, Olzhasbek [Bolashak Atyrau Limited]" w:date="2024-11-01T11:18:00Z" w16du:dateUtc="2024-11-01T06:18:00Z">
              <w:r>
                <w:t>1</w:t>
              </w:r>
            </w:ins>
            <w:r>
              <w:t>6</w:t>
            </w:r>
          </w:p>
        </w:tc>
        <w:tc>
          <w:tcPr>
            <w:tcW w:w="1253" w:type="dxa"/>
            <w:vAlign w:val="center"/>
          </w:tcPr>
          <w:p w14:paraId="5909A5A5" w14:textId="77777777" w:rsidR="00FA55A1" w:rsidRDefault="00FA55A1">
            <w:pPr>
              <w:spacing w:before="0"/>
              <w:ind w:left="0"/>
              <w:jc w:val="center"/>
              <w:rPr>
                <w:ins w:id="484" w:author="Zhunisbayev, Olzhasbek [Bolashak Atyrau Limited]" w:date="2024-11-01T11:18:00Z" w16du:dateUtc="2024-11-01T06:18:00Z"/>
              </w:rPr>
              <w:pPrChange w:id="485" w:author="Zhunisbayev, Olzhasbek [Bolashak Atyrau Limited]" w:date="2024-11-01T11:25:00Z" w16du:dateUtc="2024-11-01T06:25:00Z">
                <w:pPr>
                  <w:spacing w:before="0"/>
                  <w:ind w:left="0"/>
                </w:pPr>
              </w:pPrChange>
            </w:pPr>
            <w:r>
              <w:t>400</w:t>
            </w:r>
          </w:p>
        </w:tc>
        <w:tc>
          <w:tcPr>
            <w:tcW w:w="1080" w:type="dxa"/>
            <w:vAlign w:val="center"/>
          </w:tcPr>
          <w:p w14:paraId="622492DD" w14:textId="77777777" w:rsidR="00FA55A1" w:rsidRDefault="00FA55A1">
            <w:pPr>
              <w:spacing w:before="0"/>
              <w:ind w:left="0"/>
              <w:jc w:val="center"/>
              <w:rPr>
                <w:ins w:id="486" w:author="Zhunisbayev, Olzhasbek [Bolashak Atyrau Limited]" w:date="2024-11-01T11:18:00Z" w16du:dateUtc="2024-11-01T06:18:00Z"/>
              </w:rPr>
              <w:pPrChange w:id="487" w:author="Zhunisbayev, Olzhasbek [Bolashak Atyrau Limited]" w:date="2024-11-01T11:25:00Z" w16du:dateUtc="2024-11-01T06:25:00Z">
                <w:pPr>
                  <w:spacing w:before="0"/>
                  <w:ind w:left="0"/>
                </w:pPr>
              </w:pPrChange>
            </w:pPr>
            <w:r>
              <w:t>284.0</w:t>
            </w:r>
          </w:p>
        </w:tc>
        <w:tc>
          <w:tcPr>
            <w:tcW w:w="1170" w:type="dxa"/>
            <w:vAlign w:val="center"/>
          </w:tcPr>
          <w:p w14:paraId="30232604" w14:textId="77777777" w:rsidR="00FA55A1" w:rsidRPr="001B4C20" w:rsidRDefault="00FA55A1">
            <w:pPr>
              <w:spacing w:before="0"/>
              <w:ind w:left="0"/>
              <w:jc w:val="center"/>
              <w:rPr>
                <w:ins w:id="488" w:author="Zhunisbayev, Olzhasbek [Bolashak Atyrau Limited]" w:date="2024-11-01T11:18:00Z" w16du:dateUtc="2024-11-01T06:18:00Z"/>
                <w:lang w:val="ru-RU"/>
                <w:rPrChange w:id="489" w:author="Zhunisbayev, Olzhasbek [Bolashak Atyrau Limited]" w:date="2024-11-01T14:08:00Z" w16du:dateUtc="2024-11-01T09:08:00Z">
                  <w:rPr>
                    <w:ins w:id="490" w:author="Zhunisbayev, Olzhasbek [Bolashak Atyrau Limited]" w:date="2024-11-01T11:18:00Z" w16du:dateUtc="2024-11-01T06:18:00Z"/>
                  </w:rPr>
                </w:rPrChange>
              </w:rPr>
              <w:pPrChange w:id="491" w:author="Zhunisbayev, Olzhasbek [Bolashak Atyrau Limited]" w:date="2024-11-01T11:25:00Z" w16du:dateUtc="2024-11-01T06:25:00Z">
                <w:pPr>
                  <w:spacing w:before="0"/>
                  <w:ind w:left="0"/>
                </w:pPr>
              </w:pPrChange>
            </w:pPr>
            <w:r>
              <w:t>400</w:t>
            </w:r>
          </w:p>
        </w:tc>
        <w:tc>
          <w:tcPr>
            <w:tcW w:w="1170" w:type="dxa"/>
            <w:vAlign w:val="center"/>
          </w:tcPr>
          <w:p w14:paraId="4F763959" w14:textId="77777777" w:rsidR="00FA55A1" w:rsidRPr="00D93B52" w:rsidRDefault="00FA55A1">
            <w:pPr>
              <w:spacing w:before="0"/>
              <w:ind w:left="0"/>
              <w:jc w:val="center"/>
              <w:rPr>
                <w:ins w:id="492" w:author="Zhunisbayev, Olzhasbek [Bolashak Atyrau Limited]" w:date="2024-11-01T11:18:00Z" w16du:dateUtc="2024-11-01T06:18:00Z"/>
                <w:lang w:val="en-US"/>
                <w:rPrChange w:id="493" w:author="Zhunisbayev, Olzhasbek [Bolashak Atyrau Limited]" w:date="2024-11-01T14:26:00Z" w16du:dateUtc="2024-11-01T09:26:00Z">
                  <w:rPr>
                    <w:ins w:id="494" w:author="Zhunisbayev, Olzhasbek [Bolashak Atyrau Limited]" w:date="2024-11-01T11:18:00Z" w16du:dateUtc="2024-11-01T06:18:00Z"/>
                  </w:rPr>
                </w:rPrChange>
              </w:rPr>
              <w:pPrChange w:id="495" w:author="Zhunisbayev, Olzhasbek [Bolashak Atyrau Limited]" w:date="2024-11-01T11:25:00Z" w16du:dateUtc="2024-11-01T06:25:00Z">
                <w:pPr>
                  <w:spacing w:before="0"/>
                  <w:ind w:left="0"/>
                </w:pPr>
              </w:pPrChange>
            </w:pPr>
            <w:r>
              <w:rPr>
                <w:lang w:val="en-US"/>
              </w:rPr>
              <w:t>305.2</w:t>
            </w:r>
          </w:p>
        </w:tc>
        <w:tc>
          <w:tcPr>
            <w:tcW w:w="1080" w:type="dxa"/>
            <w:vAlign w:val="center"/>
          </w:tcPr>
          <w:p w14:paraId="0582F9A1" w14:textId="77777777" w:rsidR="00FA55A1" w:rsidRDefault="00FA55A1">
            <w:pPr>
              <w:spacing w:before="0"/>
              <w:ind w:left="0"/>
              <w:jc w:val="center"/>
              <w:rPr>
                <w:ins w:id="496" w:author="Zhunisbayev, Olzhasbek [Bolashak Atyrau Limited]" w:date="2024-11-01T11:18:00Z" w16du:dateUtc="2024-11-01T06:18:00Z"/>
              </w:rPr>
              <w:pPrChange w:id="497" w:author="Zhunisbayev, Olzhasbek [Bolashak Atyrau Limited]" w:date="2024-11-01T11:25:00Z" w16du:dateUtc="2024-11-01T06:25:00Z">
                <w:pPr>
                  <w:spacing w:before="0"/>
                  <w:ind w:left="0"/>
                </w:pPr>
              </w:pPrChange>
            </w:pPr>
            <w:r>
              <w:t>400</w:t>
            </w:r>
          </w:p>
        </w:tc>
        <w:tc>
          <w:tcPr>
            <w:tcW w:w="1350" w:type="dxa"/>
            <w:vAlign w:val="center"/>
          </w:tcPr>
          <w:p w14:paraId="0CAF575B" w14:textId="77777777" w:rsidR="00FA55A1" w:rsidRDefault="00FA55A1">
            <w:pPr>
              <w:spacing w:before="0"/>
              <w:ind w:left="0"/>
              <w:jc w:val="center"/>
              <w:rPr>
                <w:ins w:id="498" w:author="Zhunisbayev, Olzhasbek [Bolashak Atyrau Limited]" w:date="2024-11-01T11:18:00Z" w16du:dateUtc="2024-11-01T06:18:00Z"/>
              </w:rPr>
              <w:pPrChange w:id="499" w:author="Zhunisbayev, Olzhasbek [Bolashak Atyrau Limited]" w:date="2024-11-01T11:25:00Z" w16du:dateUtc="2024-11-01T06:25:00Z">
                <w:pPr>
                  <w:spacing w:before="0"/>
                  <w:ind w:left="0"/>
                </w:pPr>
              </w:pPrChange>
            </w:pPr>
            <w:ins w:id="500" w:author="Zhunisbayev, Olzhasbek [Bolashak Atyrau Limited]" w:date="2024-11-01T11:21:00Z" w16du:dateUtc="2024-11-01T06:21:00Z">
              <w:r>
                <w:t>32</w:t>
              </w:r>
            </w:ins>
            <w:r>
              <w:t>4.5</w:t>
            </w:r>
          </w:p>
        </w:tc>
      </w:tr>
      <w:tr w:rsidR="00A54500" w14:paraId="21046274" w14:textId="77777777" w:rsidTr="00A54500">
        <w:trPr>
          <w:ins w:id="501" w:author="Zhunisbayev, Olzhasbek [Bolashak Atyrau Limited]" w:date="2024-11-01T11:18:00Z"/>
        </w:trPr>
        <w:tc>
          <w:tcPr>
            <w:tcW w:w="722" w:type="dxa"/>
            <w:vAlign w:val="center"/>
          </w:tcPr>
          <w:p w14:paraId="2C6B9CD1" w14:textId="77777777" w:rsidR="00FA55A1" w:rsidRDefault="00FA55A1" w:rsidP="00A54500">
            <w:pPr>
              <w:spacing w:before="0"/>
              <w:ind w:left="0"/>
              <w:jc w:val="center"/>
              <w:rPr>
                <w:ins w:id="502" w:author="Zhunisbayev, Olzhasbek [Bolashak Atyrau Limited]" w:date="2024-11-01T11:18:00Z" w16du:dateUtc="2024-11-01T06:18:00Z"/>
              </w:rPr>
            </w:pPr>
            <w:ins w:id="503" w:author="Zhunisbayev, Olzhasbek [Bolashak Atyrau Limited]" w:date="2024-11-01T11:18:00Z" w16du:dateUtc="2024-11-01T06:18:00Z">
              <w:r>
                <w:t>18</w:t>
              </w:r>
            </w:ins>
          </w:p>
        </w:tc>
        <w:tc>
          <w:tcPr>
            <w:tcW w:w="1253" w:type="dxa"/>
            <w:vAlign w:val="center"/>
          </w:tcPr>
          <w:p w14:paraId="376BC75B" w14:textId="77777777" w:rsidR="00FA55A1" w:rsidRDefault="00FA55A1">
            <w:pPr>
              <w:spacing w:before="0"/>
              <w:ind w:left="0"/>
              <w:jc w:val="center"/>
              <w:rPr>
                <w:ins w:id="504" w:author="Zhunisbayev, Olzhasbek [Bolashak Atyrau Limited]" w:date="2024-11-01T11:18:00Z" w16du:dateUtc="2024-11-01T06:18:00Z"/>
              </w:rPr>
              <w:pPrChange w:id="505" w:author="Zhunisbayev, Olzhasbek [Bolashak Atyrau Limited]" w:date="2024-11-01T11:25:00Z" w16du:dateUtc="2024-11-01T06:25:00Z">
                <w:pPr>
                  <w:spacing w:before="0"/>
                  <w:ind w:left="0"/>
                </w:pPr>
              </w:pPrChange>
            </w:pPr>
            <w:r>
              <w:t>450</w:t>
            </w:r>
          </w:p>
        </w:tc>
        <w:tc>
          <w:tcPr>
            <w:tcW w:w="1080" w:type="dxa"/>
            <w:vAlign w:val="center"/>
          </w:tcPr>
          <w:p w14:paraId="3CCBC833" w14:textId="77777777" w:rsidR="00FA55A1" w:rsidRDefault="00FA55A1">
            <w:pPr>
              <w:spacing w:before="0"/>
              <w:ind w:left="0"/>
              <w:jc w:val="center"/>
              <w:rPr>
                <w:ins w:id="506" w:author="Zhunisbayev, Olzhasbek [Bolashak Atyrau Limited]" w:date="2024-11-01T11:18:00Z" w16du:dateUtc="2024-11-01T06:18:00Z"/>
              </w:rPr>
              <w:pPrChange w:id="507" w:author="Zhunisbayev, Olzhasbek [Bolashak Atyrau Limited]" w:date="2024-11-01T11:25:00Z" w16du:dateUtc="2024-11-01T06:25:00Z">
                <w:pPr>
                  <w:spacing w:before="0"/>
                  <w:ind w:left="0"/>
                </w:pPr>
              </w:pPrChange>
            </w:pPr>
            <w:r>
              <w:t>284.0</w:t>
            </w:r>
          </w:p>
        </w:tc>
        <w:tc>
          <w:tcPr>
            <w:tcW w:w="1170" w:type="dxa"/>
            <w:vAlign w:val="center"/>
          </w:tcPr>
          <w:p w14:paraId="70CC13B5" w14:textId="77777777" w:rsidR="00FA55A1" w:rsidRPr="001B4C20" w:rsidRDefault="00FA55A1">
            <w:pPr>
              <w:spacing w:before="0"/>
              <w:ind w:left="0"/>
              <w:jc w:val="center"/>
              <w:rPr>
                <w:ins w:id="508" w:author="Zhunisbayev, Olzhasbek [Bolashak Atyrau Limited]" w:date="2024-11-01T11:18:00Z" w16du:dateUtc="2024-11-01T06:18:00Z"/>
                <w:lang w:val="ru-RU"/>
                <w:rPrChange w:id="509" w:author="Zhunisbayev, Olzhasbek [Bolashak Atyrau Limited]" w:date="2024-11-01T14:08:00Z" w16du:dateUtc="2024-11-01T09:08:00Z">
                  <w:rPr>
                    <w:ins w:id="510" w:author="Zhunisbayev, Olzhasbek [Bolashak Atyrau Limited]" w:date="2024-11-01T11:18:00Z" w16du:dateUtc="2024-11-01T06:18:00Z"/>
                  </w:rPr>
                </w:rPrChange>
              </w:rPr>
              <w:pPrChange w:id="511" w:author="Zhunisbayev, Olzhasbek [Bolashak Atyrau Limited]" w:date="2024-11-01T11:25:00Z" w16du:dateUtc="2024-11-01T06:25:00Z">
                <w:pPr>
                  <w:spacing w:before="0"/>
                  <w:ind w:left="0"/>
                </w:pPr>
              </w:pPrChange>
            </w:pPr>
            <w:r>
              <w:t>450</w:t>
            </w:r>
          </w:p>
        </w:tc>
        <w:tc>
          <w:tcPr>
            <w:tcW w:w="1170" w:type="dxa"/>
            <w:vAlign w:val="center"/>
          </w:tcPr>
          <w:p w14:paraId="601CF605" w14:textId="77777777" w:rsidR="00FA55A1" w:rsidRPr="00927C61" w:rsidRDefault="00FA55A1">
            <w:pPr>
              <w:spacing w:before="0"/>
              <w:ind w:left="0"/>
              <w:jc w:val="center"/>
              <w:rPr>
                <w:ins w:id="512" w:author="Zhunisbayev, Olzhasbek [Bolashak Atyrau Limited]" w:date="2024-11-01T11:18:00Z" w16du:dateUtc="2024-11-01T06:18:00Z"/>
                <w:lang w:val="en-US"/>
                <w:rPrChange w:id="513" w:author="Zhunisbayev, Olzhasbek [Bolashak Atyrau Limited]" w:date="2024-11-01T14:26:00Z" w16du:dateUtc="2024-11-01T09:26:00Z">
                  <w:rPr>
                    <w:ins w:id="514" w:author="Zhunisbayev, Olzhasbek [Bolashak Atyrau Limited]" w:date="2024-11-01T11:18:00Z" w16du:dateUtc="2024-11-01T06:18:00Z"/>
                  </w:rPr>
                </w:rPrChange>
              </w:rPr>
              <w:pPrChange w:id="515" w:author="Zhunisbayev, Olzhasbek [Bolashak Atyrau Limited]" w:date="2024-11-01T11:25:00Z" w16du:dateUtc="2024-11-01T06:25:00Z">
                <w:pPr>
                  <w:spacing w:before="0"/>
                  <w:ind w:left="0"/>
                </w:pPr>
              </w:pPrChange>
            </w:pPr>
            <w:r>
              <w:rPr>
                <w:lang w:val="en-US"/>
              </w:rPr>
              <w:t>343.4</w:t>
            </w:r>
          </w:p>
        </w:tc>
        <w:tc>
          <w:tcPr>
            <w:tcW w:w="1080" w:type="dxa"/>
            <w:vAlign w:val="center"/>
          </w:tcPr>
          <w:p w14:paraId="521713FA" w14:textId="77777777" w:rsidR="00FA55A1" w:rsidRDefault="00FA55A1">
            <w:pPr>
              <w:spacing w:before="0"/>
              <w:ind w:left="0"/>
              <w:jc w:val="center"/>
              <w:rPr>
                <w:ins w:id="516" w:author="Zhunisbayev, Olzhasbek [Bolashak Atyrau Limited]" w:date="2024-11-01T11:18:00Z" w16du:dateUtc="2024-11-01T06:18:00Z"/>
              </w:rPr>
              <w:pPrChange w:id="517" w:author="Zhunisbayev, Olzhasbek [Bolashak Atyrau Limited]" w:date="2024-11-01T11:25:00Z" w16du:dateUtc="2024-11-01T06:25:00Z">
                <w:pPr>
                  <w:spacing w:before="0"/>
                  <w:ind w:left="0"/>
                </w:pPr>
              </w:pPrChange>
            </w:pPr>
            <w:r>
              <w:t>450</w:t>
            </w:r>
          </w:p>
        </w:tc>
        <w:tc>
          <w:tcPr>
            <w:tcW w:w="1350" w:type="dxa"/>
            <w:vAlign w:val="center"/>
          </w:tcPr>
          <w:p w14:paraId="5A6648D1" w14:textId="77777777" w:rsidR="00FA55A1" w:rsidRDefault="00FA55A1">
            <w:pPr>
              <w:spacing w:before="0"/>
              <w:ind w:left="0"/>
              <w:jc w:val="center"/>
              <w:rPr>
                <w:ins w:id="518" w:author="Zhunisbayev, Olzhasbek [Bolashak Atyrau Limited]" w:date="2024-11-01T11:18:00Z" w16du:dateUtc="2024-11-01T06:18:00Z"/>
              </w:rPr>
              <w:pPrChange w:id="519" w:author="Zhunisbayev, Olzhasbek [Bolashak Atyrau Limited]" w:date="2024-11-01T11:25:00Z" w16du:dateUtc="2024-11-01T06:25:00Z">
                <w:pPr>
                  <w:spacing w:before="0"/>
                  <w:ind w:left="0"/>
                </w:pPr>
              </w:pPrChange>
            </w:pPr>
            <w:ins w:id="520" w:author="Zhunisbayev, Olzhasbek [Bolashak Atyrau Limited]" w:date="2024-11-01T11:21:00Z" w16du:dateUtc="2024-11-01T06:21:00Z">
              <w:r>
                <w:t>36</w:t>
              </w:r>
            </w:ins>
            <w:r>
              <w:t>4.2</w:t>
            </w:r>
          </w:p>
        </w:tc>
      </w:tr>
      <w:tr w:rsidR="00A54500" w14:paraId="5AB4C310" w14:textId="77777777" w:rsidTr="00A54500">
        <w:trPr>
          <w:ins w:id="521" w:author="Zhunisbayev, Olzhasbek [Bolashak Atyrau Limited]" w:date="2024-11-01T11:18:00Z"/>
        </w:trPr>
        <w:tc>
          <w:tcPr>
            <w:tcW w:w="722" w:type="dxa"/>
            <w:vAlign w:val="center"/>
          </w:tcPr>
          <w:p w14:paraId="4041BE87" w14:textId="77777777" w:rsidR="00FA55A1" w:rsidRDefault="00FA55A1" w:rsidP="00A54500">
            <w:pPr>
              <w:spacing w:before="0"/>
              <w:ind w:left="0"/>
              <w:jc w:val="center"/>
              <w:rPr>
                <w:ins w:id="522" w:author="Zhunisbayev, Olzhasbek [Bolashak Atyrau Limited]" w:date="2024-11-01T11:18:00Z" w16du:dateUtc="2024-11-01T06:18:00Z"/>
              </w:rPr>
            </w:pPr>
            <w:ins w:id="523" w:author="Zhunisbayev, Olzhasbek [Bolashak Atyrau Limited]" w:date="2024-11-01T11:19:00Z" w16du:dateUtc="2024-11-01T06:19:00Z">
              <w:r>
                <w:t>20</w:t>
              </w:r>
            </w:ins>
          </w:p>
        </w:tc>
        <w:tc>
          <w:tcPr>
            <w:tcW w:w="1253" w:type="dxa"/>
            <w:vAlign w:val="center"/>
          </w:tcPr>
          <w:p w14:paraId="35371856" w14:textId="77777777" w:rsidR="00FA55A1" w:rsidRDefault="00FA55A1">
            <w:pPr>
              <w:spacing w:before="0"/>
              <w:ind w:left="0"/>
              <w:jc w:val="center"/>
              <w:rPr>
                <w:ins w:id="524" w:author="Zhunisbayev, Olzhasbek [Bolashak Atyrau Limited]" w:date="2024-11-01T11:18:00Z" w16du:dateUtc="2024-11-01T06:18:00Z"/>
              </w:rPr>
              <w:pPrChange w:id="525" w:author="Zhunisbayev, Olzhasbek [Bolashak Atyrau Limited]" w:date="2024-11-01T11:25:00Z" w16du:dateUtc="2024-11-01T06:25:00Z">
                <w:pPr>
                  <w:spacing w:before="0"/>
                  <w:ind w:left="0"/>
                </w:pPr>
              </w:pPrChange>
            </w:pPr>
            <w:r>
              <w:t>500</w:t>
            </w:r>
          </w:p>
        </w:tc>
        <w:tc>
          <w:tcPr>
            <w:tcW w:w="1080" w:type="dxa"/>
            <w:vAlign w:val="center"/>
          </w:tcPr>
          <w:p w14:paraId="1DAD662C" w14:textId="77777777" w:rsidR="00FA55A1" w:rsidRDefault="00FA55A1">
            <w:pPr>
              <w:spacing w:before="0"/>
              <w:ind w:left="0"/>
              <w:jc w:val="center"/>
              <w:rPr>
                <w:ins w:id="526" w:author="Zhunisbayev, Olzhasbek [Bolashak Atyrau Limited]" w:date="2024-11-01T11:18:00Z" w16du:dateUtc="2024-11-01T06:18:00Z"/>
              </w:rPr>
              <w:pPrChange w:id="527" w:author="Zhunisbayev, Olzhasbek [Bolashak Atyrau Limited]" w:date="2024-11-01T11:25:00Z" w16du:dateUtc="2024-11-01T06:25:00Z">
                <w:pPr>
                  <w:spacing w:before="0"/>
                  <w:ind w:left="0"/>
                </w:pPr>
              </w:pPrChange>
            </w:pPr>
            <w:r>
              <w:t>355.2</w:t>
            </w:r>
          </w:p>
        </w:tc>
        <w:tc>
          <w:tcPr>
            <w:tcW w:w="1170" w:type="dxa"/>
            <w:vAlign w:val="center"/>
          </w:tcPr>
          <w:p w14:paraId="2035720A" w14:textId="77777777" w:rsidR="00FA55A1" w:rsidRPr="001B4C20" w:rsidRDefault="00FA55A1">
            <w:pPr>
              <w:spacing w:before="0"/>
              <w:ind w:left="0"/>
              <w:jc w:val="center"/>
              <w:rPr>
                <w:ins w:id="528" w:author="Zhunisbayev, Olzhasbek [Bolashak Atyrau Limited]" w:date="2024-11-01T11:18:00Z" w16du:dateUtc="2024-11-01T06:18:00Z"/>
                <w:lang w:val="ru-RU"/>
                <w:rPrChange w:id="529" w:author="Zhunisbayev, Olzhasbek [Bolashak Atyrau Limited]" w:date="2024-11-01T14:08:00Z" w16du:dateUtc="2024-11-01T09:08:00Z">
                  <w:rPr>
                    <w:ins w:id="530" w:author="Zhunisbayev, Olzhasbek [Bolashak Atyrau Limited]" w:date="2024-11-01T11:18:00Z" w16du:dateUtc="2024-11-01T06:18:00Z"/>
                  </w:rPr>
                </w:rPrChange>
              </w:rPr>
              <w:pPrChange w:id="531" w:author="Zhunisbayev, Olzhasbek [Bolashak Atyrau Limited]" w:date="2024-11-01T11:25:00Z" w16du:dateUtc="2024-11-01T06:25:00Z">
                <w:pPr>
                  <w:spacing w:before="0"/>
                  <w:ind w:left="0"/>
                </w:pPr>
              </w:pPrChange>
            </w:pPr>
            <w:r>
              <w:t>500</w:t>
            </w:r>
          </w:p>
        </w:tc>
        <w:tc>
          <w:tcPr>
            <w:tcW w:w="1170" w:type="dxa"/>
            <w:vAlign w:val="center"/>
          </w:tcPr>
          <w:p w14:paraId="3D64AB1F" w14:textId="77777777" w:rsidR="00FA55A1" w:rsidRPr="00927C61" w:rsidRDefault="00FA55A1">
            <w:pPr>
              <w:spacing w:before="0"/>
              <w:ind w:left="0"/>
              <w:jc w:val="center"/>
              <w:rPr>
                <w:ins w:id="532" w:author="Zhunisbayev, Olzhasbek [Bolashak Atyrau Limited]" w:date="2024-11-01T11:18:00Z" w16du:dateUtc="2024-11-01T06:18:00Z"/>
                <w:lang w:val="en-US"/>
                <w:rPrChange w:id="533" w:author="Zhunisbayev, Olzhasbek [Bolashak Atyrau Limited]" w:date="2024-11-01T14:26:00Z" w16du:dateUtc="2024-11-01T09:26:00Z">
                  <w:rPr>
                    <w:ins w:id="534" w:author="Zhunisbayev, Olzhasbek [Bolashak Atyrau Limited]" w:date="2024-11-01T11:18:00Z" w16du:dateUtc="2024-11-01T06:18:00Z"/>
                  </w:rPr>
                </w:rPrChange>
              </w:rPr>
              <w:pPrChange w:id="535" w:author="Zhunisbayev, Olzhasbek [Bolashak Atyrau Limited]" w:date="2024-11-01T11:25:00Z" w16du:dateUtc="2024-11-01T06:25:00Z">
                <w:pPr>
                  <w:spacing w:before="0"/>
                  <w:ind w:left="0"/>
                </w:pPr>
              </w:pPrChange>
            </w:pPr>
            <w:r>
              <w:rPr>
                <w:lang w:val="en-US"/>
              </w:rPr>
              <w:t>381.7</w:t>
            </w:r>
          </w:p>
        </w:tc>
        <w:tc>
          <w:tcPr>
            <w:tcW w:w="1080" w:type="dxa"/>
            <w:vAlign w:val="center"/>
          </w:tcPr>
          <w:p w14:paraId="5A0594A9" w14:textId="77777777" w:rsidR="00FA55A1" w:rsidRDefault="00FA55A1">
            <w:pPr>
              <w:spacing w:before="0"/>
              <w:ind w:left="0"/>
              <w:jc w:val="center"/>
              <w:rPr>
                <w:ins w:id="536" w:author="Zhunisbayev, Olzhasbek [Bolashak Atyrau Limited]" w:date="2024-11-01T11:18:00Z" w16du:dateUtc="2024-11-01T06:18:00Z"/>
              </w:rPr>
              <w:pPrChange w:id="537" w:author="Zhunisbayev, Olzhasbek [Bolashak Atyrau Limited]" w:date="2024-11-01T11:25:00Z" w16du:dateUtc="2024-11-01T06:25:00Z">
                <w:pPr>
                  <w:spacing w:before="0"/>
                  <w:ind w:left="0"/>
                </w:pPr>
              </w:pPrChange>
            </w:pPr>
            <w:r>
              <w:t>500</w:t>
            </w:r>
          </w:p>
        </w:tc>
        <w:tc>
          <w:tcPr>
            <w:tcW w:w="1350" w:type="dxa"/>
            <w:vAlign w:val="center"/>
          </w:tcPr>
          <w:p w14:paraId="2324ED6A" w14:textId="77777777" w:rsidR="00FA55A1" w:rsidRDefault="00FA55A1">
            <w:pPr>
              <w:spacing w:before="0"/>
              <w:ind w:left="0"/>
              <w:jc w:val="center"/>
              <w:rPr>
                <w:ins w:id="538" w:author="Zhunisbayev, Olzhasbek [Bolashak Atyrau Limited]" w:date="2024-11-01T11:18:00Z" w16du:dateUtc="2024-11-01T06:18:00Z"/>
              </w:rPr>
              <w:pPrChange w:id="539" w:author="Zhunisbayev, Olzhasbek [Bolashak Atyrau Limited]" w:date="2024-11-01T11:25:00Z" w16du:dateUtc="2024-11-01T06:25:00Z">
                <w:pPr>
                  <w:spacing w:before="0"/>
                  <w:ind w:left="0"/>
                </w:pPr>
              </w:pPrChange>
            </w:pPr>
            <w:ins w:id="540" w:author="Zhunisbayev, Olzhasbek [Bolashak Atyrau Limited]" w:date="2024-11-01T11:21:00Z" w16du:dateUtc="2024-11-01T06:21:00Z">
              <w:r>
                <w:t>40</w:t>
              </w:r>
            </w:ins>
            <w:r>
              <w:t>5.6</w:t>
            </w:r>
          </w:p>
        </w:tc>
      </w:tr>
      <w:tr w:rsidR="00A54500" w14:paraId="482E02BA" w14:textId="77777777" w:rsidTr="00A54500">
        <w:trPr>
          <w:ins w:id="541" w:author="Zhunisbayev, Olzhasbek [Bolashak Atyrau Limited]" w:date="2024-11-01T11:18:00Z"/>
        </w:trPr>
        <w:tc>
          <w:tcPr>
            <w:tcW w:w="722" w:type="dxa"/>
            <w:vAlign w:val="center"/>
          </w:tcPr>
          <w:p w14:paraId="63AC288F" w14:textId="77777777" w:rsidR="00FA55A1" w:rsidRDefault="00FA55A1" w:rsidP="00A54500">
            <w:pPr>
              <w:spacing w:before="0"/>
              <w:ind w:left="0"/>
              <w:jc w:val="center"/>
              <w:rPr>
                <w:ins w:id="542" w:author="Zhunisbayev, Olzhasbek [Bolashak Atyrau Limited]" w:date="2024-11-01T11:18:00Z" w16du:dateUtc="2024-11-01T06:18:00Z"/>
              </w:rPr>
            </w:pPr>
            <w:ins w:id="543" w:author="Zhunisbayev, Olzhasbek [Bolashak Atyrau Limited]" w:date="2024-11-01T11:19:00Z" w16du:dateUtc="2024-11-01T06:19:00Z">
              <w:r>
                <w:t>22</w:t>
              </w:r>
            </w:ins>
          </w:p>
        </w:tc>
        <w:tc>
          <w:tcPr>
            <w:tcW w:w="1253" w:type="dxa"/>
            <w:vAlign w:val="center"/>
          </w:tcPr>
          <w:p w14:paraId="5E9CD76E" w14:textId="77777777" w:rsidR="00FA55A1" w:rsidRDefault="00FA55A1">
            <w:pPr>
              <w:spacing w:before="0"/>
              <w:ind w:left="0"/>
              <w:jc w:val="center"/>
              <w:rPr>
                <w:ins w:id="544" w:author="Zhunisbayev, Olzhasbek [Bolashak Atyrau Limited]" w:date="2024-11-01T11:18:00Z" w16du:dateUtc="2024-11-01T06:18:00Z"/>
              </w:rPr>
              <w:pPrChange w:id="545" w:author="Zhunisbayev, Olzhasbek [Bolashak Atyrau Limited]" w:date="2024-11-01T11:25:00Z" w16du:dateUtc="2024-11-01T06:25:00Z">
                <w:pPr>
                  <w:spacing w:before="0"/>
                  <w:ind w:left="0"/>
                </w:pPr>
              </w:pPrChange>
            </w:pPr>
            <w:r>
              <w:t>560</w:t>
            </w:r>
          </w:p>
        </w:tc>
        <w:tc>
          <w:tcPr>
            <w:tcW w:w="1080" w:type="dxa"/>
            <w:vAlign w:val="center"/>
          </w:tcPr>
          <w:p w14:paraId="42017CDD" w14:textId="77777777" w:rsidR="00FA55A1" w:rsidRDefault="00FA55A1">
            <w:pPr>
              <w:spacing w:before="0"/>
              <w:ind w:left="0"/>
              <w:jc w:val="center"/>
              <w:rPr>
                <w:ins w:id="546" w:author="Zhunisbayev, Olzhasbek [Bolashak Atyrau Limited]" w:date="2024-11-01T11:18:00Z" w16du:dateUtc="2024-11-01T06:18:00Z"/>
              </w:rPr>
              <w:pPrChange w:id="547" w:author="Zhunisbayev, Olzhasbek [Bolashak Atyrau Limited]" w:date="2024-11-01T11:25:00Z" w16du:dateUtc="2024-11-01T06:25:00Z">
                <w:pPr>
                  <w:spacing w:before="0"/>
                  <w:ind w:left="0"/>
                </w:pPr>
              </w:pPrChange>
            </w:pPr>
            <w:r>
              <w:t>-</w:t>
            </w:r>
          </w:p>
        </w:tc>
        <w:tc>
          <w:tcPr>
            <w:tcW w:w="1170" w:type="dxa"/>
            <w:vAlign w:val="center"/>
          </w:tcPr>
          <w:p w14:paraId="4E200553" w14:textId="77777777" w:rsidR="00FA55A1" w:rsidRPr="00D73483" w:rsidRDefault="00FA55A1">
            <w:pPr>
              <w:spacing w:before="0"/>
              <w:ind w:left="0"/>
              <w:jc w:val="center"/>
              <w:rPr>
                <w:ins w:id="548" w:author="Zhunisbayev, Olzhasbek [Bolashak Atyrau Limited]" w:date="2024-11-01T11:18:00Z" w16du:dateUtc="2024-11-01T06:18:00Z"/>
                <w:lang w:val="ru-RU"/>
                <w:rPrChange w:id="549" w:author="Zhunisbayev, Olzhasbek [Bolashak Atyrau Limited]" w:date="2024-11-01T14:29:00Z" w16du:dateUtc="2024-11-01T09:29:00Z">
                  <w:rPr>
                    <w:ins w:id="550" w:author="Zhunisbayev, Olzhasbek [Bolashak Atyrau Limited]" w:date="2024-11-01T11:18:00Z" w16du:dateUtc="2024-11-01T06:18:00Z"/>
                  </w:rPr>
                </w:rPrChange>
              </w:rPr>
              <w:pPrChange w:id="551" w:author="Zhunisbayev, Olzhasbek [Bolashak Atyrau Limited]" w:date="2024-11-01T11:25:00Z" w16du:dateUtc="2024-11-01T06:25:00Z">
                <w:pPr>
                  <w:spacing w:before="0"/>
                  <w:ind w:left="0"/>
                </w:pPr>
              </w:pPrChange>
            </w:pPr>
            <w:r>
              <w:t>560</w:t>
            </w:r>
          </w:p>
        </w:tc>
        <w:tc>
          <w:tcPr>
            <w:tcW w:w="1170" w:type="dxa"/>
            <w:vAlign w:val="center"/>
          </w:tcPr>
          <w:p w14:paraId="3D790F3A" w14:textId="77777777" w:rsidR="00FA55A1" w:rsidRPr="00927C61" w:rsidRDefault="00FA55A1">
            <w:pPr>
              <w:spacing w:before="0"/>
              <w:ind w:left="0"/>
              <w:jc w:val="center"/>
              <w:rPr>
                <w:ins w:id="552" w:author="Zhunisbayev, Olzhasbek [Bolashak Atyrau Limited]" w:date="2024-11-01T11:18:00Z" w16du:dateUtc="2024-11-01T06:18:00Z"/>
                <w:lang w:val="en-US"/>
                <w:rPrChange w:id="553" w:author="Zhunisbayev, Olzhasbek [Bolashak Atyrau Limited]" w:date="2024-11-01T14:29:00Z" w16du:dateUtc="2024-11-01T09:29:00Z">
                  <w:rPr>
                    <w:ins w:id="554" w:author="Zhunisbayev, Olzhasbek [Bolashak Atyrau Limited]" w:date="2024-11-01T11:18:00Z" w16du:dateUtc="2024-11-01T06:18:00Z"/>
                  </w:rPr>
                </w:rPrChange>
              </w:rPr>
              <w:pPrChange w:id="555" w:author="Zhunisbayev, Olzhasbek [Bolashak Atyrau Limited]" w:date="2024-11-01T11:25:00Z" w16du:dateUtc="2024-11-01T06:25:00Z">
                <w:pPr>
                  <w:spacing w:before="0"/>
                  <w:ind w:left="0"/>
                </w:pPr>
              </w:pPrChange>
            </w:pPr>
            <w:r>
              <w:rPr>
                <w:lang w:val="en-US"/>
              </w:rPr>
              <w:t>427.5</w:t>
            </w:r>
          </w:p>
        </w:tc>
        <w:tc>
          <w:tcPr>
            <w:tcW w:w="1080" w:type="dxa"/>
            <w:vAlign w:val="center"/>
          </w:tcPr>
          <w:p w14:paraId="684A083F" w14:textId="77777777" w:rsidR="00FA55A1" w:rsidRDefault="00FA55A1">
            <w:pPr>
              <w:spacing w:before="0"/>
              <w:ind w:left="0"/>
              <w:jc w:val="center"/>
              <w:rPr>
                <w:ins w:id="556" w:author="Zhunisbayev, Olzhasbek [Bolashak Atyrau Limited]" w:date="2024-11-01T11:18:00Z" w16du:dateUtc="2024-11-01T06:18:00Z"/>
              </w:rPr>
              <w:pPrChange w:id="557" w:author="Zhunisbayev, Olzhasbek [Bolashak Atyrau Limited]" w:date="2024-11-01T11:25:00Z" w16du:dateUtc="2024-11-01T06:25:00Z">
                <w:pPr>
                  <w:spacing w:before="0"/>
                  <w:ind w:left="0"/>
                </w:pPr>
              </w:pPrChange>
            </w:pPr>
            <w:r>
              <w:t>560</w:t>
            </w:r>
          </w:p>
        </w:tc>
        <w:tc>
          <w:tcPr>
            <w:tcW w:w="1350" w:type="dxa"/>
            <w:vAlign w:val="center"/>
          </w:tcPr>
          <w:p w14:paraId="7B2B5377" w14:textId="77777777" w:rsidR="00FA55A1" w:rsidRDefault="00FA55A1">
            <w:pPr>
              <w:spacing w:before="0"/>
              <w:ind w:left="0"/>
              <w:jc w:val="center"/>
              <w:rPr>
                <w:ins w:id="558" w:author="Zhunisbayev, Olzhasbek [Bolashak Atyrau Limited]" w:date="2024-11-01T11:18:00Z" w16du:dateUtc="2024-11-01T06:18:00Z"/>
              </w:rPr>
              <w:pPrChange w:id="559" w:author="Zhunisbayev, Olzhasbek [Bolashak Atyrau Limited]" w:date="2024-11-01T11:25:00Z" w16du:dateUtc="2024-11-01T06:25:00Z">
                <w:pPr>
                  <w:spacing w:before="0"/>
                  <w:ind w:left="0"/>
                </w:pPr>
              </w:pPrChange>
            </w:pPr>
            <w:ins w:id="560" w:author="Zhunisbayev, Olzhasbek [Bolashak Atyrau Limited]" w:date="2024-11-01T11:21:00Z" w16du:dateUtc="2024-11-01T06:21:00Z">
              <w:r>
                <w:t>45</w:t>
              </w:r>
            </w:ins>
            <w:r>
              <w:t>4.3</w:t>
            </w:r>
          </w:p>
        </w:tc>
      </w:tr>
      <w:tr w:rsidR="00A54500" w14:paraId="0B5F8BF0" w14:textId="77777777" w:rsidTr="00A54500">
        <w:trPr>
          <w:ins w:id="561" w:author="Zhunisbayev, Olzhasbek [Bolashak Atyrau Limited]" w:date="2024-11-01T11:18:00Z"/>
        </w:trPr>
        <w:tc>
          <w:tcPr>
            <w:tcW w:w="722" w:type="dxa"/>
            <w:vAlign w:val="center"/>
          </w:tcPr>
          <w:p w14:paraId="282B7536" w14:textId="77777777" w:rsidR="00FA55A1" w:rsidRDefault="00FA55A1" w:rsidP="00A54500">
            <w:pPr>
              <w:spacing w:before="0"/>
              <w:ind w:left="0"/>
              <w:jc w:val="center"/>
              <w:rPr>
                <w:ins w:id="562" w:author="Zhunisbayev, Olzhasbek [Bolashak Atyrau Limited]" w:date="2024-11-01T11:18:00Z" w16du:dateUtc="2024-11-01T06:18:00Z"/>
              </w:rPr>
            </w:pPr>
            <w:ins w:id="563" w:author="Zhunisbayev, Olzhasbek [Bolashak Atyrau Limited]" w:date="2024-11-01T11:19:00Z" w16du:dateUtc="2024-11-01T06:19:00Z">
              <w:r>
                <w:t>24</w:t>
              </w:r>
            </w:ins>
          </w:p>
        </w:tc>
        <w:tc>
          <w:tcPr>
            <w:tcW w:w="1253" w:type="dxa"/>
            <w:vAlign w:val="center"/>
          </w:tcPr>
          <w:p w14:paraId="263C51B7" w14:textId="77777777" w:rsidR="00FA55A1" w:rsidRDefault="00FA55A1">
            <w:pPr>
              <w:spacing w:before="0"/>
              <w:ind w:left="0"/>
              <w:jc w:val="center"/>
              <w:rPr>
                <w:ins w:id="564" w:author="Zhunisbayev, Olzhasbek [Bolashak Atyrau Limited]" w:date="2024-11-01T11:18:00Z" w16du:dateUtc="2024-11-01T06:18:00Z"/>
              </w:rPr>
              <w:pPrChange w:id="565" w:author="Zhunisbayev, Olzhasbek [Bolashak Atyrau Limited]" w:date="2024-11-01T11:25:00Z" w16du:dateUtc="2024-11-01T06:25:00Z">
                <w:pPr>
                  <w:spacing w:before="0"/>
                  <w:ind w:left="0"/>
                </w:pPr>
              </w:pPrChange>
            </w:pPr>
            <w:ins w:id="566" w:author="Zhunisbayev, Olzhasbek [Bolashak Atyrau Limited]" w:date="2024-11-01T12:41:00Z" w16du:dateUtc="2024-11-01T07:41:00Z">
              <w:r>
                <w:t>630</w:t>
              </w:r>
            </w:ins>
          </w:p>
        </w:tc>
        <w:tc>
          <w:tcPr>
            <w:tcW w:w="1080" w:type="dxa"/>
            <w:vAlign w:val="center"/>
          </w:tcPr>
          <w:p w14:paraId="73179CB0" w14:textId="77777777" w:rsidR="00FA55A1" w:rsidRDefault="00FA55A1">
            <w:pPr>
              <w:spacing w:before="0"/>
              <w:ind w:left="0"/>
              <w:jc w:val="center"/>
              <w:rPr>
                <w:ins w:id="567" w:author="Zhunisbayev, Olzhasbek [Bolashak Atyrau Limited]" w:date="2024-11-01T11:18:00Z" w16du:dateUtc="2024-11-01T06:18:00Z"/>
              </w:rPr>
              <w:pPrChange w:id="568" w:author="Zhunisbayev, Olzhasbek [Bolashak Atyrau Limited]" w:date="2024-11-01T11:25:00Z" w16du:dateUtc="2024-11-01T06:25:00Z">
                <w:pPr>
                  <w:spacing w:before="0"/>
                  <w:ind w:left="0"/>
                </w:pPr>
              </w:pPrChange>
            </w:pPr>
            <w:r>
              <w:t>-</w:t>
            </w:r>
          </w:p>
        </w:tc>
        <w:tc>
          <w:tcPr>
            <w:tcW w:w="1170" w:type="dxa"/>
            <w:vAlign w:val="center"/>
          </w:tcPr>
          <w:p w14:paraId="6BE30984" w14:textId="77777777" w:rsidR="00FA55A1" w:rsidRPr="007335E1" w:rsidRDefault="00FA55A1">
            <w:pPr>
              <w:spacing w:before="0"/>
              <w:ind w:left="0"/>
              <w:jc w:val="center"/>
              <w:rPr>
                <w:ins w:id="569" w:author="Zhunisbayev, Olzhasbek [Bolashak Atyrau Limited]" w:date="2024-11-01T11:18:00Z" w16du:dateUtc="2024-11-01T06:18:00Z"/>
                <w:lang w:val="ru-RU"/>
                <w:rPrChange w:id="570" w:author="Zhunisbayev, Olzhasbek [Bolashak Atyrau Limited]" w:date="2024-11-01T14:08:00Z" w16du:dateUtc="2024-11-01T09:08:00Z">
                  <w:rPr>
                    <w:ins w:id="571" w:author="Zhunisbayev, Olzhasbek [Bolashak Atyrau Limited]" w:date="2024-11-01T11:18:00Z" w16du:dateUtc="2024-11-01T06:18:00Z"/>
                  </w:rPr>
                </w:rPrChange>
              </w:rPr>
              <w:pPrChange w:id="572" w:author="Zhunisbayev, Olzhasbek [Bolashak Atyrau Limited]" w:date="2024-11-01T11:25:00Z" w16du:dateUtc="2024-11-01T06:25:00Z">
                <w:pPr>
                  <w:spacing w:before="0"/>
                  <w:ind w:left="0"/>
                </w:pPr>
              </w:pPrChange>
            </w:pPr>
            <w:ins w:id="573" w:author="Zhunisbayev, Olzhasbek [Bolashak Atyrau Limited]" w:date="2024-11-01T12:41:00Z" w16du:dateUtc="2024-11-01T07:41:00Z">
              <w:r>
                <w:t>630</w:t>
              </w:r>
            </w:ins>
          </w:p>
        </w:tc>
        <w:tc>
          <w:tcPr>
            <w:tcW w:w="1170" w:type="dxa"/>
            <w:vAlign w:val="center"/>
          </w:tcPr>
          <w:p w14:paraId="7FF0F746" w14:textId="77777777" w:rsidR="00FA55A1" w:rsidRPr="003434B0" w:rsidRDefault="00FA55A1">
            <w:pPr>
              <w:spacing w:before="0"/>
              <w:ind w:left="0"/>
              <w:jc w:val="center"/>
              <w:rPr>
                <w:ins w:id="574" w:author="Zhunisbayev, Olzhasbek [Bolashak Atyrau Limited]" w:date="2024-11-01T11:18:00Z" w16du:dateUtc="2024-11-01T06:18:00Z"/>
                <w:lang w:val="en-US"/>
                <w:rPrChange w:id="575" w:author="Zhunisbayev, Olzhasbek [Bolashak Atyrau Limited]" w:date="2024-11-01T14:08:00Z" w16du:dateUtc="2024-11-01T09:08:00Z">
                  <w:rPr>
                    <w:ins w:id="576" w:author="Zhunisbayev, Olzhasbek [Bolashak Atyrau Limited]" w:date="2024-11-01T11:18:00Z" w16du:dateUtc="2024-11-01T06:18:00Z"/>
                  </w:rPr>
                </w:rPrChange>
              </w:rPr>
              <w:pPrChange w:id="577" w:author="Zhunisbayev, Olzhasbek [Bolashak Atyrau Limited]" w:date="2024-11-01T11:25:00Z" w16du:dateUtc="2024-11-01T06:25:00Z">
                <w:pPr>
                  <w:spacing w:before="0"/>
                  <w:ind w:left="0"/>
                </w:pPr>
              </w:pPrChange>
            </w:pPr>
            <w:r>
              <w:rPr>
                <w:lang w:val="en-US"/>
              </w:rPr>
              <w:t>-</w:t>
            </w:r>
          </w:p>
        </w:tc>
        <w:tc>
          <w:tcPr>
            <w:tcW w:w="1080" w:type="dxa"/>
            <w:vAlign w:val="center"/>
          </w:tcPr>
          <w:p w14:paraId="5A4B2F0A" w14:textId="77777777" w:rsidR="00FA55A1" w:rsidRDefault="00FA55A1">
            <w:pPr>
              <w:spacing w:before="0"/>
              <w:ind w:left="0"/>
              <w:jc w:val="center"/>
              <w:rPr>
                <w:ins w:id="578" w:author="Zhunisbayev, Olzhasbek [Bolashak Atyrau Limited]" w:date="2024-11-01T11:18:00Z" w16du:dateUtc="2024-11-01T06:18:00Z"/>
              </w:rPr>
              <w:pPrChange w:id="579" w:author="Zhunisbayev, Olzhasbek [Bolashak Atyrau Limited]" w:date="2024-11-01T11:25:00Z" w16du:dateUtc="2024-11-01T06:25:00Z">
                <w:pPr>
                  <w:spacing w:before="0"/>
                  <w:ind w:left="0"/>
                </w:pPr>
              </w:pPrChange>
            </w:pPr>
            <w:ins w:id="580" w:author="Zhunisbayev, Olzhasbek [Bolashak Atyrau Limited]" w:date="2024-11-01T12:41:00Z" w16du:dateUtc="2024-11-01T07:41:00Z">
              <w:r>
                <w:t>630</w:t>
              </w:r>
            </w:ins>
          </w:p>
        </w:tc>
        <w:tc>
          <w:tcPr>
            <w:tcW w:w="1350" w:type="dxa"/>
            <w:vAlign w:val="center"/>
          </w:tcPr>
          <w:p w14:paraId="11588128" w14:textId="77777777" w:rsidR="00FA55A1" w:rsidRDefault="00FA55A1">
            <w:pPr>
              <w:spacing w:before="0"/>
              <w:ind w:left="0"/>
              <w:jc w:val="center"/>
              <w:rPr>
                <w:ins w:id="581" w:author="Zhunisbayev, Olzhasbek [Bolashak Atyrau Limited]" w:date="2024-11-01T11:18:00Z" w16du:dateUtc="2024-11-01T06:18:00Z"/>
              </w:rPr>
              <w:pPrChange w:id="582" w:author="Zhunisbayev, Olzhasbek [Bolashak Atyrau Limited]" w:date="2024-11-01T11:25:00Z" w16du:dateUtc="2024-11-01T06:25:00Z">
                <w:pPr>
                  <w:spacing w:before="0"/>
                  <w:ind w:left="0"/>
                </w:pPr>
              </w:pPrChange>
            </w:pPr>
            <w:ins w:id="583" w:author="Zhunisbayev, Olzhasbek [Bolashak Atyrau Limited]" w:date="2024-11-01T11:21:00Z" w16du:dateUtc="2024-11-01T06:21:00Z">
              <w:r>
                <w:t>51</w:t>
              </w:r>
            </w:ins>
            <w:r>
              <w:t>1.0</w:t>
            </w:r>
          </w:p>
        </w:tc>
      </w:tr>
      <w:tr w:rsidR="00A54500" w14:paraId="449E96F9" w14:textId="77777777" w:rsidTr="00A54500">
        <w:trPr>
          <w:ins w:id="584" w:author="Zhunisbayev, Olzhasbek [Bolashak Atyrau Limited]" w:date="2024-11-01T11:18:00Z"/>
        </w:trPr>
        <w:tc>
          <w:tcPr>
            <w:tcW w:w="722" w:type="dxa"/>
            <w:vAlign w:val="center"/>
          </w:tcPr>
          <w:p w14:paraId="6B8836B3" w14:textId="77777777" w:rsidR="00FA55A1" w:rsidRDefault="00FA55A1" w:rsidP="00A54500">
            <w:pPr>
              <w:spacing w:before="0"/>
              <w:ind w:left="0"/>
              <w:jc w:val="center"/>
              <w:rPr>
                <w:ins w:id="585" w:author="Zhunisbayev, Olzhasbek [Bolashak Atyrau Limited]" w:date="2024-11-01T11:18:00Z" w16du:dateUtc="2024-11-01T06:18:00Z"/>
              </w:rPr>
            </w:pPr>
            <w:ins w:id="586" w:author="Zhunisbayev, Olzhasbek [Bolashak Atyrau Limited]" w:date="2024-11-01T11:19:00Z" w16du:dateUtc="2024-11-01T06:19:00Z">
              <w:r>
                <w:t>28</w:t>
              </w:r>
            </w:ins>
          </w:p>
        </w:tc>
        <w:tc>
          <w:tcPr>
            <w:tcW w:w="1253" w:type="dxa"/>
            <w:vAlign w:val="center"/>
          </w:tcPr>
          <w:p w14:paraId="63A759ED" w14:textId="77777777" w:rsidR="00FA55A1" w:rsidRDefault="00FA55A1">
            <w:pPr>
              <w:spacing w:before="0"/>
              <w:ind w:left="0"/>
              <w:jc w:val="center"/>
              <w:rPr>
                <w:ins w:id="587" w:author="Zhunisbayev, Olzhasbek [Bolashak Atyrau Limited]" w:date="2024-11-01T11:18:00Z" w16du:dateUtc="2024-11-01T06:18:00Z"/>
              </w:rPr>
              <w:pPrChange w:id="588" w:author="Zhunisbayev, Olzhasbek [Bolashak Atyrau Limited]" w:date="2024-11-01T11:25:00Z" w16du:dateUtc="2024-11-01T06:25:00Z">
                <w:pPr>
                  <w:spacing w:before="0"/>
                  <w:ind w:left="0"/>
                </w:pPr>
              </w:pPrChange>
            </w:pPr>
            <w:r>
              <w:t>710</w:t>
            </w:r>
          </w:p>
        </w:tc>
        <w:tc>
          <w:tcPr>
            <w:tcW w:w="1080" w:type="dxa"/>
            <w:vAlign w:val="center"/>
          </w:tcPr>
          <w:p w14:paraId="2631BE54" w14:textId="77777777" w:rsidR="00FA55A1" w:rsidRDefault="00FA55A1">
            <w:pPr>
              <w:spacing w:before="0"/>
              <w:ind w:left="0"/>
              <w:jc w:val="center"/>
              <w:rPr>
                <w:ins w:id="589" w:author="Zhunisbayev, Olzhasbek [Bolashak Atyrau Limited]" w:date="2024-11-01T11:18:00Z" w16du:dateUtc="2024-11-01T06:18:00Z"/>
              </w:rPr>
              <w:pPrChange w:id="590" w:author="Zhunisbayev, Olzhasbek [Bolashak Atyrau Limited]" w:date="2024-11-01T11:25:00Z" w16du:dateUtc="2024-11-01T06:25:00Z">
                <w:pPr>
                  <w:spacing w:before="0"/>
                  <w:ind w:left="0"/>
                </w:pPr>
              </w:pPrChange>
            </w:pPr>
            <w:r>
              <w:t>-</w:t>
            </w:r>
          </w:p>
        </w:tc>
        <w:tc>
          <w:tcPr>
            <w:tcW w:w="1170" w:type="dxa"/>
            <w:vAlign w:val="center"/>
          </w:tcPr>
          <w:p w14:paraId="5D5F5F33" w14:textId="77777777" w:rsidR="00FA55A1" w:rsidRDefault="00FA55A1">
            <w:pPr>
              <w:spacing w:before="0"/>
              <w:ind w:left="0"/>
              <w:jc w:val="center"/>
              <w:rPr>
                <w:ins w:id="591" w:author="Zhunisbayev, Olzhasbek [Bolashak Atyrau Limited]" w:date="2024-11-01T11:18:00Z" w16du:dateUtc="2024-11-01T06:18:00Z"/>
              </w:rPr>
              <w:pPrChange w:id="592" w:author="Zhunisbayev, Olzhasbek [Bolashak Atyrau Limited]" w:date="2024-11-01T11:25:00Z" w16du:dateUtc="2024-11-01T06:25:00Z">
                <w:pPr>
                  <w:spacing w:before="0"/>
                  <w:ind w:left="0"/>
                </w:pPr>
              </w:pPrChange>
            </w:pPr>
            <w:r>
              <w:t>710</w:t>
            </w:r>
          </w:p>
        </w:tc>
        <w:tc>
          <w:tcPr>
            <w:tcW w:w="1170" w:type="dxa"/>
            <w:vAlign w:val="center"/>
          </w:tcPr>
          <w:p w14:paraId="2ED41AB2" w14:textId="77777777" w:rsidR="00FA55A1" w:rsidRDefault="00FA55A1">
            <w:pPr>
              <w:spacing w:before="0"/>
              <w:ind w:left="0"/>
              <w:jc w:val="center"/>
              <w:rPr>
                <w:ins w:id="593" w:author="Zhunisbayev, Olzhasbek [Bolashak Atyrau Limited]" w:date="2024-11-01T11:18:00Z" w16du:dateUtc="2024-11-01T06:18:00Z"/>
              </w:rPr>
              <w:pPrChange w:id="594" w:author="Zhunisbayev, Olzhasbek [Bolashak Atyrau Limited]" w:date="2024-11-01T11:25:00Z" w16du:dateUtc="2024-11-01T06:25:00Z">
                <w:pPr>
                  <w:spacing w:before="0"/>
                  <w:ind w:left="0"/>
                </w:pPr>
              </w:pPrChange>
            </w:pPr>
            <w:r>
              <w:t>-</w:t>
            </w:r>
          </w:p>
        </w:tc>
        <w:tc>
          <w:tcPr>
            <w:tcW w:w="1080" w:type="dxa"/>
            <w:vAlign w:val="center"/>
          </w:tcPr>
          <w:p w14:paraId="1A10D91C" w14:textId="77777777" w:rsidR="00FA55A1" w:rsidRDefault="00FA55A1">
            <w:pPr>
              <w:spacing w:before="0"/>
              <w:ind w:left="0"/>
              <w:jc w:val="center"/>
              <w:rPr>
                <w:ins w:id="595" w:author="Zhunisbayev, Olzhasbek [Bolashak Atyrau Limited]" w:date="2024-11-01T11:18:00Z" w16du:dateUtc="2024-11-01T06:18:00Z"/>
              </w:rPr>
              <w:pPrChange w:id="596" w:author="Zhunisbayev, Olzhasbek [Bolashak Atyrau Limited]" w:date="2024-11-01T11:25:00Z" w16du:dateUtc="2024-11-01T06:25:00Z">
                <w:pPr>
                  <w:spacing w:before="0"/>
                  <w:ind w:left="0"/>
                </w:pPr>
              </w:pPrChange>
            </w:pPr>
            <w:r>
              <w:t>710</w:t>
            </w:r>
          </w:p>
        </w:tc>
        <w:tc>
          <w:tcPr>
            <w:tcW w:w="1350" w:type="dxa"/>
            <w:vAlign w:val="center"/>
          </w:tcPr>
          <w:p w14:paraId="1365D4BA" w14:textId="77777777" w:rsidR="00FA55A1" w:rsidRDefault="00FA55A1">
            <w:pPr>
              <w:spacing w:before="0"/>
              <w:ind w:left="0"/>
              <w:jc w:val="center"/>
              <w:rPr>
                <w:ins w:id="597" w:author="Zhunisbayev, Olzhasbek [Bolashak Atyrau Limited]" w:date="2024-11-01T11:18:00Z" w16du:dateUtc="2024-11-01T06:18:00Z"/>
              </w:rPr>
              <w:pPrChange w:id="598" w:author="Zhunisbayev, Olzhasbek [Bolashak Atyrau Limited]" w:date="2024-11-01T11:25:00Z" w16du:dateUtc="2024-11-01T06:25:00Z">
                <w:pPr>
                  <w:spacing w:before="0"/>
                  <w:ind w:left="0"/>
                </w:pPr>
              </w:pPrChange>
            </w:pPr>
            <w:ins w:id="599" w:author="Zhunisbayev, Olzhasbek [Bolashak Atyrau Limited]" w:date="2024-11-01T11:21:00Z" w16du:dateUtc="2024-11-01T06:21:00Z">
              <w:r>
                <w:t>57</w:t>
              </w:r>
            </w:ins>
            <w:r>
              <w:t>5.8</w:t>
            </w:r>
          </w:p>
        </w:tc>
      </w:tr>
      <w:tr w:rsidR="00A54500" w14:paraId="324F6711" w14:textId="77777777" w:rsidTr="00A54500">
        <w:trPr>
          <w:ins w:id="600" w:author="Zhunisbayev, Olzhasbek [Bolashak Atyrau Limited]" w:date="2024-11-01T11:19:00Z"/>
        </w:trPr>
        <w:tc>
          <w:tcPr>
            <w:tcW w:w="722" w:type="dxa"/>
            <w:vAlign w:val="center"/>
          </w:tcPr>
          <w:p w14:paraId="1312992A" w14:textId="77777777" w:rsidR="00FA55A1" w:rsidRDefault="00FA55A1" w:rsidP="00A54500">
            <w:pPr>
              <w:spacing w:before="0"/>
              <w:ind w:left="0"/>
              <w:jc w:val="center"/>
              <w:rPr>
                <w:ins w:id="601" w:author="Zhunisbayev, Olzhasbek [Bolashak Atyrau Limited]" w:date="2024-11-01T11:19:00Z" w16du:dateUtc="2024-11-01T06:19:00Z"/>
              </w:rPr>
            </w:pPr>
            <w:ins w:id="602" w:author="Zhunisbayev, Olzhasbek [Bolashak Atyrau Limited]" w:date="2024-11-01T11:19:00Z" w16du:dateUtc="2024-11-01T06:19:00Z">
              <w:r>
                <w:t>32</w:t>
              </w:r>
            </w:ins>
          </w:p>
        </w:tc>
        <w:tc>
          <w:tcPr>
            <w:tcW w:w="1253" w:type="dxa"/>
            <w:vAlign w:val="center"/>
          </w:tcPr>
          <w:p w14:paraId="4B8A9768" w14:textId="77777777" w:rsidR="00FA55A1" w:rsidRDefault="00FA55A1">
            <w:pPr>
              <w:spacing w:before="0"/>
              <w:ind w:left="0"/>
              <w:jc w:val="center"/>
              <w:rPr>
                <w:ins w:id="603" w:author="Zhunisbayev, Olzhasbek [Bolashak Atyrau Limited]" w:date="2024-11-01T11:19:00Z" w16du:dateUtc="2024-11-01T06:19:00Z"/>
              </w:rPr>
              <w:pPrChange w:id="604" w:author="Zhunisbayev, Olzhasbek [Bolashak Atyrau Limited]" w:date="2024-11-01T11:25:00Z" w16du:dateUtc="2024-11-01T06:25:00Z">
                <w:pPr>
                  <w:spacing w:before="0"/>
                  <w:ind w:left="0"/>
                </w:pPr>
              </w:pPrChange>
            </w:pPr>
            <w:r>
              <w:t>800</w:t>
            </w:r>
          </w:p>
        </w:tc>
        <w:tc>
          <w:tcPr>
            <w:tcW w:w="1080" w:type="dxa"/>
            <w:vAlign w:val="center"/>
          </w:tcPr>
          <w:p w14:paraId="1EDF3EA2" w14:textId="77777777" w:rsidR="00FA55A1" w:rsidRDefault="00FA55A1">
            <w:pPr>
              <w:spacing w:before="0"/>
              <w:ind w:left="0"/>
              <w:jc w:val="center"/>
              <w:rPr>
                <w:ins w:id="605" w:author="Zhunisbayev, Olzhasbek [Bolashak Atyrau Limited]" w:date="2024-11-01T11:19:00Z" w16du:dateUtc="2024-11-01T06:19:00Z"/>
              </w:rPr>
              <w:pPrChange w:id="606" w:author="Zhunisbayev, Olzhasbek [Bolashak Atyrau Limited]" w:date="2024-11-01T11:25:00Z" w16du:dateUtc="2024-11-01T06:25:00Z">
                <w:pPr>
                  <w:spacing w:before="0"/>
                  <w:ind w:left="0"/>
                </w:pPr>
              </w:pPrChange>
            </w:pPr>
            <w:r>
              <w:t>-</w:t>
            </w:r>
          </w:p>
        </w:tc>
        <w:tc>
          <w:tcPr>
            <w:tcW w:w="1170" w:type="dxa"/>
            <w:vAlign w:val="center"/>
          </w:tcPr>
          <w:p w14:paraId="75729C1F" w14:textId="77777777" w:rsidR="00FA55A1" w:rsidRDefault="00FA55A1">
            <w:pPr>
              <w:spacing w:before="0"/>
              <w:ind w:left="0"/>
              <w:jc w:val="center"/>
              <w:rPr>
                <w:ins w:id="607" w:author="Zhunisbayev, Olzhasbek [Bolashak Atyrau Limited]" w:date="2024-11-01T11:19:00Z" w16du:dateUtc="2024-11-01T06:19:00Z"/>
              </w:rPr>
              <w:pPrChange w:id="608" w:author="Zhunisbayev, Olzhasbek [Bolashak Atyrau Limited]" w:date="2024-11-01T11:25:00Z" w16du:dateUtc="2024-11-01T06:25:00Z">
                <w:pPr>
                  <w:spacing w:before="0"/>
                  <w:ind w:left="0"/>
                </w:pPr>
              </w:pPrChange>
            </w:pPr>
            <w:r>
              <w:t>800</w:t>
            </w:r>
          </w:p>
        </w:tc>
        <w:tc>
          <w:tcPr>
            <w:tcW w:w="1170" w:type="dxa"/>
            <w:vAlign w:val="center"/>
          </w:tcPr>
          <w:p w14:paraId="48DC5835" w14:textId="77777777" w:rsidR="00FA55A1" w:rsidRDefault="00FA55A1">
            <w:pPr>
              <w:spacing w:before="0"/>
              <w:ind w:left="0"/>
              <w:jc w:val="center"/>
              <w:rPr>
                <w:ins w:id="609" w:author="Zhunisbayev, Olzhasbek [Bolashak Atyrau Limited]" w:date="2024-11-01T11:19:00Z" w16du:dateUtc="2024-11-01T06:19:00Z"/>
              </w:rPr>
              <w:pPrChange w:id="610" w:author="Zhunisbayev, Olzhasbek [Bolashak Atyrau Limited]" w:date="2024-11-01T11:25:00Z" w16du:dateUtc="2024-11-01T06:25:00Z">
                <w:pPr>
                  <w:spacing w:before="0"/>
                  <w:ind w:left="0"/>
                </w:pPr>
              </w:pPrChange>
            </w:pPr>
            <w:r>
              <w:t>-</w:t>
            </w:r>
          </w:p>
        </w:tc>
        <w:tc>
          <w:tcPr>
            <w:tcW w:w="1080" w:type="dxa"/>
            <w:vAlign w:val="center"/>
          </w:tcPr>
          <w:p w14:paraId="4830C856" w14:textId="77777777" w:rsidR="00FA55A1" w:rsidRDefault="00FA55A1">
            <w:pPr>
              <w:spacing w:before="0"/>
              <w:ind w:left="0"/>
              <w:jc w:val="center"/>
              <w:rPr>
                <w:ins w:id="611" w:author="Zhunisbayev, Olzhasbek [Bolashak Atyrau Limited]" w:date="2024-11-01T11:19:00Z" w16du:dateUtc="2024-11-01T06:19:00Z"/>
              </w:rPr>
              <w:pPrChange w:id="612" w:author="Zhunisbayev, Olzhasbek [Bolashak Atyrau Limited]" w:date="2024-11-01T11:25:00Z" w16du:dateUtc="2024-11-01T06:25:00Z">
                <w:pPr>
                  <w:spacing w:before="0"/>
                  <w:ind w:left="0"/>
                </w:pPr>
              </w:pPrChange>
            </w:pPr>
            <w:r>
              <w:t>800</w:t>
            </w:r>
          </w:p>
        </w:tc>
        <w:tc>
          <w:tcPr>
            <w:tcW w:w="1350" w:type="dxa"/>
            <w:vAlign w:val="center"/>
          </w:tcPr>
          <w:p w14:paraId="12827857" w14:textId="77777777" w:rsidR="00FA55A1" w:rsidRDefault="00FA55A1">
            <w:pPr>
              <w:spacing w:before="0"/>
              <w:ind w:left="0"/>
              <w:jc w:val="center"/>
              <w:rPr>
                <w:ins w:id="613" w:author="Zhunisbayev, Olzhasbek [Bolashak Atyrau Limited]" w:date="2024-11-01T11:19:00Z" w16du:dateUtc="2024-11-01T06:19:00Z"/>
              </w:rPr>
              <w:pPrChange w:id="614" w:author="Zhunisbayev, Olzhasbek [Bolashak Atyrau Limited]" w:date="2024-11-01T11:25:00Z" w16du:dateUtc="2024-11-01T06:25:00Z">
                <w:pPr>
                  <w:spacing w:before="0"/>
                  <w:ind w:left="0"/>
                </w:pPr>
              </w:pPrChange>
            </w:pPr>
            <w:r>
              <w:t>656</w:t>
            </w:r>
          </w:p>
        </w:tc>
      </w:tr>
      <w:tr w:rsidR="00A54500" w14:paraId="3AB989FE" w14:textId="77777777" w:rsidTr="00A54500">
        <w:trPr>
          <w:ins w:id="615" w:author="Zhunisbayev, Olzhasbek [Bolashak Atyrau Limited]" w:date="2024-11-01T11:19:00Z"/>
        </w:trPr>
        <w:tc>
          <w:tcPr>
            <w:tcW w:w="722" w:type="dxa"/>
            <w:vAlign w:val="center"/>
          </w:tcPr>
          <w:p w14:paraId="2B31B944" w14:textId="77777777" w:rsidR="00FA55A1" w:rsidRDefault="00FA55A1" w:rsidP="00A54500">
            <w:pPr>
              <w:spacing w:before="0"/>
              <w:ind w:left="0"/>
              <w:jc w:val="center"/>
              <w:rPr>
                <w:ins w:id="616" w:author="Zhunisbayev, Olzhasbek [Bolashak Atyrau Limited]" w:date="2024-11-01T11:19:00Z" w16du:dateUtc="2024-11-01T06:19:00Z"/>
              </w:rPr>
            </w:pPr>
            <w:ins w:id="617" w:author="Zhunisbayev, Olzhasbek [Bolashak Atyrau Limited]" w:date="2024-11-01T11:19:00Z" w16du:dateUtc="2024-11-01T06:19:00Z">
              <w:r>
                <w:t>36</w:t>
              </w:r>
            </w:ins>
          </w:p>
        </w:tc>
        <w:tc>
          <w:tcPr>
            <w:tcW w:w="1253" w:type="dxa"/>
            <w:vAlign w:val="center"/>
          </w:tcPr>
          <w:p w14:paraId="2D9D211F" w14:textId="77777777" w:rsidR="00FA55A1" w:rsidRDefault="00FA55A1">
            <w:pPr>
              <w:spacing w:before="0"/>
              <w:ind w:left="0"/>
              <w:jc w:val="center"/>
              <w:rPr>
                <w:ins w:id="618" w:author="Zhunisbayev, Olzhasbek [Bolashak Atyrau Limited]" w:date="2024-11-01T11:19:00Z" w16du:dateUtc="2024-11-01T06:19:00Z"/>
              </w:rPr>
              <w:pPrChange w:id="619" w:author="Zhunisbayev, Olzhasbek [Bolashak Atyrau Limited]" w:date="2024-11-01T11:25:00Z" w16du:dateUtc="2024-11-01T06:25:00Z">
                <w:pPr>
                  <w:framePr w:hSpace="180" w:wrap="around" w:vAnchor="text" w:hAnchor="text" w:y="1"/>
                  <w:spacing w:before="0"/>
                  <w:ind w:left="0"/>
                  <w:suppressOverlap/>
                </w:pPr>
              </w:pPrChange>
            </w:pPr>
            <w:r>
              <w:t>900</w:t>
            </w:r>
          </w:p>
        </w:tc>
        <w:tc>
          <w:tcPr>
            <w:tcW w:w="1080" w:type="dxa"/>
            <w:vAlign w:val="center"/>
          </w:tcPr>
          <w:p w14:paraId="000C7DAE" w14:textId="77777777" w:rsidR="00FA55A1" w:rsidRDefault="00FA55A1">
            <w:pPr>
              <w:spacing w:before="0"/>
              <w:ind w:left="0"/>
              <w:jc w:val="center"/>
              <w:rPr>
                <w:ins w:id="620" w:author="Zhunisbayev, Olzhasbek [Bolashak Atyrau Limited]" w:date="2024-11-01T11:19:00Z" w16du:dateUtc="2024-11-01T06:19:00Z"/>
              </w:rPr>
              <w:pPrChange w:id="621" w:author="Zhunisbayev, Olzhasbek [Bolashak Atyrau Limited]" w:date="2024-11-01T11:25:00Z" w16du:dateUtc="2024-11-01T06:25:00Z">
                <w:pPr>
                  <w:framePr w:hSpace="180" w:wrap="around" w:vAnchor="text" w:hAnchor="text" w:y="1"/>
                  <w:spacing w:before="0"/>
                  <w:ind w:left="0"/>
                  <w:suppressOverlap/>
                </w:pPr>
              </w:pPrChange>
            </w:pPr>
            <w:r>
              <w:t>-</w:t>
            </w:r>
          </w:p>
        </w:tc>
        <w:tc>
          <w:tcPr>
            <w:tcW w:w="1170" w:type="dxa"/>
            <w:vAlign w:val="center"/>
          </w:tcPr>
          <w:p w14:paraId="7A3E2066" w14:textId="77777777" w:rsidR="00FA55A1" w:rsidRDefault="00FA55A1">
            <w:pPr>
              <w:spacing w:before="0"/>
              <w:ind w:left="0"/>
              <w:jc w:val="center"/>
              <w:rPr>
                <w:ins w:id="622" w:author="Zhunisbayev, Olzhasbek [Bolashak Atyrau Limited]" w:date="2024-11-01T11:19:00Z" w16du:dateUtc="2024-11-01T06:19:00Z"/>
              </w:rPr>
              <w:pPrChange w:id="623" w:author="Zhunisbayev, Olzhasbek [Bolashak Atyrau Limited]" w:date="2024-11-01T11:25:00Z" w16du:dateUtc="2024-11-01T06:25:00Z">
                <w:pPr>
                  <w:framePr w:hSpace="180" w:wrap="around" w:vAnchor="text" w:hAnchor="text" w:y="1"/>
                  <w:spacing w:before="0"/>
                  <w:ind w:left="0"/>
                  <w:suppressOverlap/>
                </w:pPr>
              </w:pPrChange>
            </w:pPr>
            <w:r>
              <w:t>900</w:t>
            </w:r>
          </w:p>
        </w:tc>
        <w:tc>
          <w:tcPr>
            <w:tcW w:w="1170" w:type="dxa"/>
            <w:vAlign w:val="center"/>
          </w:tcPr>
          <w:p w14:paraId="3C6DDEFE" w14:textId="77777777" w:rsidR="00FA55A1" w:rsidRDefault="00FA55A1">
            <w:pPr>
              <w:spacing w:before="0"/>
              <w:ind w:left="0"/>
              <w:jc w:val="center"/>
              <w:rPr>
                <w:ins w:id="624" w:author="Zhunisbayev, Olzhasbek [Bolashak Atyrau Limited]" w:date="2024-11-01T11:19:00Z" w16du:dateUtc="2024-11-01T06:19:00Z"/>
              </w:rPr>
              <w:pPrChange w:id="625" w:author="Zhunisbayev, Olzhasbek [Bolashak Atyrau Limited]" w:date="2024-11-01T11:25:00Z" w16du:dateUtc="2024-11-01T06:25:00Z">
                <w:pPr>
                  <w:framePr w:hSpace="180" w:wrap="around" w:vAnchor="text" w:hAnchor="text" w:y="1"/>
                  <w:spacing w:before="0"/>
                  <w:ind w:left="0"/>
                  <w:suppressOverlap/>
                </w:pPr>
              </w:pPrChange>
            </w:pPr>
            <w:r>
              <w:t>-</w:t>
            </w:r>
          </w:p>
        </w:tc>
        <w:tc>
          <w:tcPr>
            <w:tcW w:w="1080" w:type="dxa"/>
            <w:vAlign w:val="center"/>
          </w:tcPr>
          <w:p w14:paraId="5E109A27" w14:textId="77777777" w:rsidR="00FA55A1" w:rsidRDefault="00FA55A1">
            <w:pPr>
              <w:spacing w:before="0"/>
              <w:ind w:left="0"/>
              <w:jc w:val="center"/>
              <w:rPr>
                <w:ins w:id="626" w:author="Zhunisbayev, Olzhasbek [Bolashak Atyrau Limited]" w:date="2024-11-01T11:19:00Z" w16du:dateUtc="2024-11-01T06:19:00Z"/>
              </w:rPr>
              <w:pPrChange w:id="627" w:author="Zhunisbayev, Olzhasbek [Bolashak Atyrau Limited]" w:date="2024-11-01T11:25:00Z" w16du:dateUtc="2024-11-01T06:25:00Z">
                <w:pPr>
                  <w:framePr w:hSpace="180" w:wrap="around" w:vAnchor="text" w:hAnchor="text" w:y="1"/>
                  <w:spacing w:before="0"/>
                  <w:ind w:left="0"/>
                  <w:suppressOverlap/>
                </w:pPr>
              </w:pPrChange>
            </w:pPr>
            <w:r>
              <w:t>900</w:t>
            </w:r>
          </w:p>
        </w:tc>
        <w:tc>
          <w:tcPr>
            <w:tcW w:w="1350" w:type="dxa"/>
            <w:vAlign w:val="center"/>
          </w:tcPr>
          <w:p w14:paraId="3DF6A8E1" w14:textId="77777777" w:rsidR="00FA55A1" w:rsidRDefault="00FA55A1">
            <w:pPr>
              <w:spacing w:before="0"/>
              <w:ind w:left="0"/>
              <w:jc w:val="center"/>
              <w:rPr>
                <w:ins w:id="628" w:author="Zhunisbayev, Olzhasbek [Bolashak Atyrau Limited]" w:date="2024-11-01T11:19:00Z" w16du:dateUtc="2024-11-01T06:19:00Z"/>
              </w:rPr>
              <w:pPrChange w:id="629" w:author="Zhunisbayev, Olzhasbek [Bolashak Atyrau Limited]" w:date="2024-11-01T11:25:00Z" w16du:dateUtc="2024-11-01T06:25:00Z">
                <w:pPr>
                  <w:framePr w:hSpace="180" w:wrap="around" w:vAnchor="text" w:hAnchor="text" w:y="1"/>
                  <w:spacing w:before="0"/>
                  <w:ind w:left="0"/>
                  <w:suppressOverlap/>
                </w:pPr>
              </w:pPrChange>
            </w:pPr>
            <w:r>
              <w:t>738</w:t>
            </w:r>
          </w:p>
        </w:tc>
      </w:tr>
    </w:tbl>
    <w:p w14:paraId="52C3B164" w14:textId="77C5E7D1" w:rsidR="00FA55A1" w:rsidRPr="00A54500" w:rsidRDefault="00FA55A1" w:rsidP="009072A4">
      <w:pPr>
        <w:ind w:left="709"/>
        <w:rPr>
          <w:lang w:val="ru-RU"/>
        </w:rPr>
      </w:pPr>
      <w:ins w:id="630" w:author="Zhunisbayev, Olzhasbek [Bolashak Atyrau Limited]" w:date="2024-11-01T11:19:00Z" w16du:dateUtc="2024-11-01T06:19:00Z">
        <w:r w:rsidRPr="00A54500">
          <w:rPr>
            <w:lang w:val="ru-RU"/>
          </w:rPr>
          <w:br w:type="textWrapping" w:clear="all"/>
        </w:r>
      </w:ins>
      <w:r w:rsidR="00A54500">
        <w:rPr>
          <w:lang w:val="ru-RU"/>
        </w:rPr>
        <w:t>Примечание</w:t>
      </w:r>
      <w:r w:rsidRPr="00A54500">
        <w:rPr>
          <w:lang w:val="ru-RU"/>
        </w:rPr>
        <w:t xml:space="preserve"> 1 – </w:t>
      </w:r>
      <w:r w:rsidR="00A54500">
        <w:rPr>
          <w:lang w:val="ru-RU"/>
        </w:rPr>
        <w:t>Не использовать в ЗВП/ЗСГ.</w:t>
      </w:r>
    </w:p>
    <w:p w14:paraId="38791FA5" w14:textId="4A9946AB" w:rsidR="00FA55A1" w:rsidRPr="00C84F19" w:rsidRDefault="00A54500">
      <w:pPr>
        <w:pStyle w:val="Heading2"/>
        <w:numPr>
          <w:ilvl w:val="1"/>
          <w:numId w:val="5"/>
        </w:numPr>
        <w:ind w:left="851" w:hanging="709"/>
        <w:rPr>
          <w:ins w:id="631" w:author="Zhunisbayev, Olzhasbek [Bolashak Atyrau Limited]" w:date="2024-11-01T14:51:00Z" w16du:dateUtc="2024-11-01T09:51:00Z"/>
          <w:lang w:val="ru-RU"/>
          <w:rPrChange w:id="632" w:author="Zhunisbayev, Olzhasbek [Bolashak Atyrau Limited]" w:date="2024-11-01T14:52:00Z" w16du:dateUtc="2024-11-01T09:52:00Z">
            <w:rPr>
              <w:ins w:id="633" w:author="Zhunisbayev, Olzhasbek [Bolashak Atyrau Limited]" w:date="2024-11-01T14:51:00Z" w16du:dateUtc="2024-11-01T09:51:00Z"/>
            </w:rPr>
          </w:rPrChange>
        </w:rPr>
        <w:pPrChange w:id="634" w:author="Zhunisbayev, Olzhasbek [Bolashak Atyrau Limited]" w:date="2024-11-01T14:52:00Z" w16du:dateUtc="2024-11-01T09:52:00Z">
          <w:pPr/>
        </w:pPrChange>
      </w:pPr>
      <w:bookmarkStart w:id="635" w:name="_Toc182313244"/>
      <w:r>
        <w:rPr>
          <w:lang w:val="ru-RU"/>
        </w:rPr>
        <w:t>Эквивалентный размер фланца</w:t>
      </w:r>
      <w:ins w:id="636" w:author="Zhunisbayev, Olzhasbek [Bolashak Atyrau Limited]" w:date="2024-11-01T14:51:00Z" w16du:dateUtc="2024-11-01T09:51:00Z">
        <w:r w:rsidR="00FA55A1" w:rsidRPr="00C84F19">
          <w:rPr>
            <w:lang w:val="ru-RU"/>
            <w:rPrChange w:id="637" w:author="Zhunisbayev, Olzhasbek [Bolashak Atyrau Limited]" w:date="2024-11-01T14:52:00Z" w16du:dateUtc="2024-11-01T09:52:00Z">
              <w:rPr>
                <w:b/>
                <w:bCs/>
              </w:rPr>
            </w:rPrChange>
          </w:rPr>
          <w:t xml:space="preserve"> </w:t>
        </w:r>
        <w:r w:rsidR="00FA55A1" w:rsidRPr="00563F24">
          <w:rPr>
            <w:lang w:val="en-GB"/>
            <w:rPrChange w:id="638" w:author="Zhunisbayev, Olzhasbek [Bolashak Atyrau Limited]" w:date="2024-11-01T14:52:00Z" w16du:dateUtc="2024-11-01T09:52:00Z">
              <w:rPr>
                <w:b/>
                <w:bCs/>
              </w:rPr>
            </w:rPrChange>
          </w:rPr>
          <w:t>API</w:t>
        </w:r>
        <w:r w:rsidR="00FA55A1" w:rsidRPr="00C84F19">
          <w:rPr>
            <w:lang w:val="ru-RU"/>
            <w:rPrChange w:id="639" w:author="Zhunisbayev, Olzhasbek [Bolashak Atyrau Limited]" w:date="2024-11-01T14:52:00Z" w16du:dateUtc="2024-11-01T09:52:00Z">
              <w:rPr>
                <w:b/>
                <w:bCs/>
              </w:rPr>
            </w:rPrChange>
          </w:rPr>
          <w:t xml:space="preserve"> 6</w:t>
        </w:r>
        <w:r w:rsidR="00FA55A1" w:rsidRPr="00563F24">
          <w:rPr>
            <w:lang w:val="en-GB"/>
            <w:rPrChange w:id="640" w:author="Zhunisbayev, Olzhasbek [Bolashak Atyrau Limited]" w:date="2024-11-01T14:52:00Z" w16du:dateUtc="2024-11-01T09:52:00Z">
              <w:rPr>
                <w:b/>
                <w:bCs/>
              </w:rPr>
            </w:rPrChange>
          </w:rPr>
          <w:t>BX</w:t>
        </w:r>
      </w:ins>
      <w:ins w:id="641" w:author="Zhunisbayev, Olzhasbek [Bolashak Atyrau Limited]" w:date="2024-11-01T15:31:00Z" w16du:dateUtc="2024-11-01T10:31:00Z">
        <w:r w:rsidR="00FA55A1" w:rsidRPr="00C84F19">
          <w:rPr>
            <w:lang w:val="ru-RU"/>
          </w:rPr>
          <w:t xml:space="preserve"> </w:t>
        </w:r>
      </w:ins>
      <w:r w:rsidR="00C84F19">
        <w:rPr>
          <w:lang w:val="ru-RU"/>
        </w:rPr>
        <w:t>к условному проходу труб</w:t>
      </w:r>
      <w:r w:rsidR="00EE571C">
        <w:rPr>
          <w:lang w:val="ru-RU"/>
        </w:rPr>
        <w:t>ы</w:t>
      </w:r>
      <w:bookmarkEnd w:id="635"/>
    </w:p>
    <w:tbl>
      <w:tblPr>
        <w:tblW w:w="486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642" w:author="Zhunisbayev, Olzhasbek [Bolashak Atyrau Limited]" w:date="2024-11-01T15:01:00Z" w16du:dateUtc="2024-11-01T10:01:00Z">
          <w:tblPr>
            <w:tblW w:w="7447"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PrChange>
      </w:tblPr>
      <w:tblGrid>
        <w:gridCol w:w="2677"/>
        <w:gridCol w:w="2183"/>
        <w:tblGridChange w:id="643">
          <w:tblGrid>
            <w:gridCol w:w="2677"/>
            <w:gridCol w:w="2183"/>
            <w:gridCol w:w="2323"/>
            <w:gridCol w:w="2497"/>
            <w:gridCol w:w="1823"/>
          </w:tblGrid>
        </w:tblGridChange>
      </w:tblGrid>
      <w:tr w:rsidR="00FA55A1" w:rsidRPr="00981FDE" w14:paraId="7972C9E8" w14:textId="77777777" w:rsidTr="00A54500">
        <w:trPr>
          <w:tblHeader/>
          <w:ins w:id="644" w:author="Zhunisbayev, Olzhasbek [Bolashak Atyrau Limited]" w:date="2024-11-01T14:55:00Z"/>
          <w:trPrChange w:id="645" w:author="Zhunisbayev, Olzhasbek [Bolashak Atyrau Limited]" w:date="2024-11-01T15:01:00Z" w16du:dateUtc="2024-11-01T10:01:00Z">
            <w:trPr>
              <w:gridBefore w:val="3"/>
            </w:trPr>
          </w:trPrChange>
        </w:trPr>
        <w:tc>
          <w:tcPr>
            <w:tcW w:w="2677" w:type="dxa"/>
            <w:shd w:val="clear" w:color="auto" w:fill="C6D9F1" w:themeFill="text2" w:themeFillTint="33"/>
            <w:tcPrChange w:id="646" w:author="Zhunisbayev, Olzhasbek [Bolashak Atyrau Limited]" w:date="2024-11-01T15:01:00Z" w16du:dateUtc="2024-11-01T10:01:00Z">
              <w:tcPr>
                <w:tcW w:w="2497" w:type="dxa"/>
              </w:tcPr>
            </w:tcPrChange>
          </w:tcPr>
          <w:p w14:paraId="19BFE060" w14:textId="7E549FEA" w:rsidR="00FA55A1" w:rsidRPr="00A54500" w:rsidRDefault="00A54500" w:rsidP="008F4DA2">
            <w:pPr>
              <w:pStyle w:val="CellHeadingCentered"/>
              <w:rPr>
                <w:ins w:id="647" w:author="Zhunisbayev, Olzhasbek [Bolashak Atyrau Limited]" w:date="2024-11-01T14:55:00Z" w16du:dateUtc="2024-11-01T09:55:00Z"/>
                <w:color w:val="auto"/>
                <w:lang w:val="ru-RU"/>
              </w:rPr>
            </w:pPr>
            <w:r>
              <w:rPr>
                <w:color w:val="auto"/>
                <w:lang w:val="ru-RU"/>
              </w:rPr>
              <w:t xml:space="preserve">ФЛАНЕЦ </w:t>
            </w:r>
            <w:ins w:id="648" w:author="Zhunisbayev, Olzhasbek [Bolashak Atyrau Limited]" w:date="2024-11-01T14:55:00Z" w16du:dateUtc="2024-11-01T09:55:00Z">
              <w:r w:rsidR="00FA55A1">
                <w:rPr>
                  <w:color w:val="auto"/>
                  <w:lang w:val="en-GB"/>
                </w:rPr>
                <w:t xml:space="preserve">API 6BX, </w:t>
              </w:r>
            </w:ins>
            <w:r>
              <w:rPr>
                <w:color w:val="auto"/>
                <w:lang w:val="ru-RU"/>
              </w:rPr>
              <w:t>дюйм</w:t>
            </w:r>
          </w:p>
        </w:tc>
        <w:tc>
          <w:tcPr>
            <w:tcW w:w="2183" w:type="dxa"/>
            <w:shd w:val="clear" w:color="auto" w:fill="C6D9F1" w:themeFill="text2" w:themeFillTint="33"/>
            <w:tcPrChange w:id="649" w:author="Zhunisbayev, Olzhasbek [Bolashak Atyrau Limited]" w:date="2024-11-01T15:01:00Z" w16du:dateUtc="2024-11-01T10:01:00Z">
              <w:tcPr>
                <w:tcW w:w="1823" w:type="dxa"/>
              </w:tcPr>
            </w:tcPrChange>
          </w:tcPr>
          <w:p w14:paraId="710F77C6" w14:textId="2F93B4FD" w:rsidR="00FA55A1" w:rsidRPr="00A54500" w:rsidRDefault="00EE571C" w:rsidP="008F4DA2">
            <w:pPr>
              <w:pStyle w:val="CellHeadingCentered"/>
              <w:rPr>
                <w:ins w:id="650" w:author="Zhunisbayev, Olzhasbek [Bolashak Atyrau Limited]" w:date="2024-11-01T14:55:00Z" w16du:dateUtc="2024-11-01T09:55:00Z"/>
                <w:color w:val="auto"/>
                <w:lang w:val="ru-RU"/>
              </w:rPr>
            </w:pPr>
            <w:r>
              <w:rPr>
                <w:color w:val="auto"/>
                <w:lang w:val="ru-RU"/>
              </w:rPr>
              <w:t>Ду</w:t>
            </w:r>
            <w:ins w:id="651" w:author="Zhunisbayev, Olzhasbek [Bolashak Atyrau Limited]" w:date="2024-11-01T14:57:00Z" w16du:dateUtc="2024-11-01T09:57:00Z">
              <w:r w:rsidR="00FA55A1">
                <w:rPr>
                  <w:color w:val="auto"/>
                  <w:lang w:val="en-GB"/>
                </w:rPr>
                <w:t xml:space="preserve"> </w:t>
              </w:r>
            </w:ins>
            <w:r w:rsidR="00A54500">
              <w:rPr>
                <w:color w:val="auto"/>
                <w:lang w:val="ru-RU"/>
              </w:rPr>
              <w:t>Трубы</w:t>
            </w:r>
            <w:ins w:id="652" w:author="Zhunisbayev, Olzhasbek [Bolashak Atyrau Limited]" w:date="2024-11-01T14:55:00Z" w16du:dateUtc="2024-11-01T09:55:00Z">
              <w:r w:rsidR="00FA55A1">
                <w:rPr>
                  <w:color w:val="auto"/>
                  <w:lang w:val="en-GB"/>
                </w:rPr>
                <w:t xml:space="preserve">, </w:t>
              </w:r>
            </w:ins>
            <w:r w:rsidR="00A54500">
              <w:rPr>
                <w:color w:val="auto"/>
                <w:lang w:val="ru-RU"/>
              </w:rPr>
              <w:t>дюйм</w:t>
            </w:r>
          </w:p>
        </w:tc>
      </w:tr>
      <w:tr w:rsidR="00FA55A1" w:rsidRPr="00981FDE" w14:paraId="7B0B69F1" w14:textId="77777777" w:rsidTr="00A54500">
        <w:trPr>
          <w:ins w:id="653" w:author="Zhunisbayev, Olzhasbek [Bolashak Atyrau Limited]" w:date="2024-11-01T14:55:00Z"/>
          <w:trPrChange w:id="654" w:author="Zhunisbayev, Olzhasbek [Bolashak Atyrau Limited]" w:date="2024-11-01T15:01:00Z" w16du:dateUtc="2024-11-01T10:01:00Z">
            <w:trPr>
              <w:gridBefore w:val="3"/>
            </w:trPr>
          </w:trPrChange>
        </w:trPr>
        <w:tc>
          <w:tcPr>
            <w:tcW w:w="2677" w:type="dxa"/>
            <w:tcPrChange w:id="655" w:author="Zhunisbayev, Olzhasbek [Bolashak Atyrau Limited]" w:date="2024-11-01T15:01:00Z" w16du:dateUtc="2024-11-01T10:01:00Z">
              <w:tcPr>
                <w:tcW w:w="2497" w:type="dxa"/>
              </w:tcPr>
            </w:tcPrChange>
          </w:tcPr>
          <w:p w14:paraId="43B8C789" w14:textId="77777777" w:rsidR="00FA55A1" w:rsidRPr="00981FDE" w:rsidRDefault="00FA55A1" w:rsidP="008F4DA2">
            <w:pPr>
              <w:pStyle w:val="CellBodyCentered"/>
              <w:rPr>
                <w:ins w:id="656" w:author="Zhunisbayev, Olzhasbek [Bolashak Atyrau Limited]" w:date="2024-11-01T14:55:00Z" w16du:dateUtc="2024-11-01T09:55:00Z"/>
                <w:color w:val="auto"/>
                <w:lang w:val="en-GB"/>
              </w:rPr>
            </w:pPr>
            <w:ins w:id="657" w:author="Zhunisbayev, Olzhasbek [Bolashak Atyrau Limited]" w:date="2024-11-01T14:55:00Z" w16du:dateUtc="2024-11-01T09:55:00Z">
              <w:r>
                <w:rPr>
                  <w:color w:val="auto"/>
                  <w:lang w:val="en-GB"/>
                </w:rPr>
                <w:t>1-13/16</w:t>
              </w:r>
            </w:ins>
          </w:p>
        </w:tc>
        <w:tc>
          <w:tcPr>
            <w:tcW w:w="2183" w:type="dxa"/>
            <w:tcPrChange w:id="658" w:author="Zhunisbayev, Olzhasbek [Bolashak Atyrau Limited]" w:date="2024-11-01T15:01:00Z" w16du:dateUtc="2024-11-01T10:01:00Z">
              <w:tcPr>
                <w:tcW w:w="1823" w:type="dxa"/>
              </w:tcPr>
            </w:tcPrChange>
          </w:tcPr>
          <w:p w14:paraId="22CBAF29" w14:textId="77777777" w:rsidR="00FA55A1" w:rsidRPr="00981FDE" w:rsidRDefault="00FA55A1" w:rsidP="008F4DA2">
            <w:pPr>
              <w:pStyle w:val="CellBodyCentered"/>
              <w:rPr>
                <w:ins w:id="659" w:author="Zhunisbayev, Olzhasbek [Bolashak Atyrau Limited]" w:date="2024-11-01T14:55:00Z" w16du:dateUtc="2024-11-01T09:55:00Z"/>
                <w:color w:val="auto"/>
                <w:lang w:val="en-GB"/>
              </w:rPr>
            </w:pPr>
            <w:ins w:id="660" w:author="Zhunisbayev, Olzhasbek [Bolashak Atyrau Limited]" w:date="2024-11-01T14:55:00Z" w16du:dateUtc="2024-11-01T09:55:00Z">
              <w:r>
                <w:rPr>
                  <w:color w:val="auto"/>
                  <w:lang w:val="en-GB"/>
                </w:rPr>
                <w:t>2</w:t>
              </w:r>
            </w:ins>
          </w:p>
        </w:tc>
      </w:tr>
      <w:tr w:rsidR="00FA55A1" w:rsidRPr="00981FDE" w14:paraId="5DEE788C" w14:textId="77777777" w:rsidTr="00A54500">
        <w:trPr>
          <w:ins w:id="661" w:author="Zhunisbayev, Olzhasbek [Bolashak Atyrau Limited]" w:date="2024-11-01T14:55:00Z"/>
          <w:trPrChange w:id="662" w:author="Zhunisbayev, Olzhasbek [Bolashak Atyrau Limited]" w:date="2024-11-01T15:01:00Z" w16du:dateUtc="2024-11-01T10:01:00Z">
            <w:trPr>
              <w:gridBefore w:val="3"/>
            </w:trPr>
          </w:trPrChange>
        </w:trPr>
        <w:tc>
          <w:tcPr>
            <w:tcW w:w="2677" w:type="dxa"/>
            <w:tcPrChange w:id="663" w:author="Zhunisbayev, Olzhasbek [Bolashak Atyrau Limited]" w:date="2024-11-01T15:01:00Z" w16du:dateUtc="2024-11-01T10:01:00Z">
              <w:tcPr>
                <w:tcW w:w="2497" w:type="dxa"/>
              </w:tcPr>
            </w:tcPrChange>
          </w:tcPr>
          <w:p w14:paraId="7FEC4FA3" w14:textId="77777777" w:rsidR="00FA55A1" w:rsidRPr="00981FDE" w:rsidRDefault="00FA55A1" w:rsidP="008F4DA2">
            <w:pPr>
              <w:pStyle w:val="CellBodyCentered"/>
              <w:rPr>
                <w:ins w:id="664" w:author="Zhunisbayev, Olzhasbek [Bolashak Atyrau Limited]" w:date="2024-11-01T14:55:00Z" w16du:dateUtc="2024-11-01T09:55:00Z"/>
                <w:color w:val="auto"/>
                <w:lang w:val="en-GB"/>
              </w:rPr>
            </w:pPr>
            <w:ins w:id="665" w:author="Zhunisbayev, Olzhasbek [Bolashak Atyrau Limited]" w:date="2024-11-01T16:04:00Z" w16du:dateUtc="2024-11-01T11:04:00Z">
              <w:r w:rsidRPr="00217C5A">
                <w:rPr>
                  <w:color w:val="auto"/>
                  <w:lang w:val="en-GB"/>
                </w:rPr>
                <w:t>2</w:t>
              </w:r>
            </w:ins>
            <w:ins w:id="666" w:author="Zhunisbayev, Olzhasbek [Bolashak Atyrau Limited]" w:date="2024-11-01T15:32:00Z" w16du:dateUtc="2024-11-01T10:32:00Z">
              <w:r w:rsidRPr="00217C5A">
                <w:rPr>
                  <w:color w:val="auto"/>
                  <w:lang w:val="en-GB"/>
                </w:rPr>
                <w:t>-</w:t>
              </w:r>
            </w:ins>
            <w:ins w:id="667" w:author="Zhunisbayev, Olzhasbek [Bolashak Atyrau Limited]" w:date="2024-11-01T14:57:00Z" w16du:dateUtc="2024-11-01T09:57:00Z">
              <w:r w:rsidRPr="00217C5A">
                <w:rPr>
                  <w:color w:val="auto"/>
                  <w:lang w:val="en-GB"/>
                </w:rPr>
                <w:t>1/16</w:t>
              </w:r>
            </w:ins>
          </w:p>
        </w:tc>
        <w:tc>
          <w:tcPr>
            <w:tcW w:w="2183" w:type="dxa"/>
            <w:tcPrChange w:id="668" w:author="Zhunisbayev, Olzhasbek [Bolashak Atyrau Limited]" w:date="2024-11-01T15:01:00Z" w16du:dateUtc="2024-11-01T10:01:00Z">
              <w:tcPr>
                <w:tcW w:w="1823" w:type="dxa"/>
              </w:tcPr>
            </w:tcPrChange>
          </w:tcPr>
          <w:p w14:paraId="27B8219E" w14:textId="77777777" w:rsidR="00FA55A1" w:rsidRPr="00981FDE" w:rsidRDefault="00FA55A1" w:rsidP="008F4DA2">
            <w:pPr>
              <w:pStyle w:val="CellBodyCentered"/>
              <w:rPr>
                <w:ins w:id="669" w:author="Zhunisbayev, Olzhasbek [Bolashak Atyrau Limited]" w:date="2024-11-01T14:55:00Z" w16du:dateUtc="2024-11-01T09:55:00Z"/>
                <w:color w:val="auto"/>
                <w:lang w:val="en-GB"/>
              </w:rPr>
            </w:pPr>
            <w:ins w:id="670" w:author="Zhunisbayev, Olzhasbek [Bolashak Atyrau Limited]" w:date="2024-11-01T14:58:00Z" w16du:dateUtc="2024-11-01T09:58:00Z">
              <w:r>
                <w:rPr>
                  <w:color w:val="auto"/>
                  <w:lang w:val="en-GB"/>
                </w:rPr>
                <w:t>3</w:t>
              </w:r>
            </w:ins>
          </w:p>
        </w:tc>
      </w:tr>
      <w:tr w:rsidR="00FA55A1" w:rsidRPr="00981FDE" w14:paraId="5AEB9929" w14:textId="77777777" w:rsidTr="00A54500">
        <w:trPr>
          <w:ins w:id="671" w:author="Zhunisbayev, Olzhasbek [Bolashak Atyrau Limited]" w:date="2024-11-01T14:55:00Z"/>
          <w:trPrChange w:id="672" w:author="Zhunisbayev, Olzhasbek [Bolashak Atyrau Limited]" w:date="2024-11-01T15:01:00Z" w16du:dateUtc="2024-11-01T10:01:00Z">
            <w:trPr>
              <w:gridBefore w:val="3"/>
            </w:trPr>
          </w:trPrChange>
        </w:trPr>
        <w:tc>
          <w:tcPr>
            <w:tcW w:w="2677" w:type="dxa"/>
            <w:tcPrChange w:id="673" w:author="Zhunisbayev, Olzhasbek [Bolashak Atyrau Limited]" w:date="2024-11-01T15:01:00Z" w16du:dateUtc="2024-11-01T10:01:00Z">
              <w:tcPr>
                <w:tcW w:w="2497" w:type="dxa"/>
              </w:tcPr>
            </w:tcPrChange>
          </w:tcPr>
          <w:p w14:paraId="20937E02" w14:textId="77777777" w:rsidR="00FA55A1" w:rsidRPr="00981FDE" w:rsidRDefault="00FA55A1" w:rsidP="008F4DA2">
            <w:pPr>
              <w:pStyle w:val="CellBodyCentered"/>
              <w:rPr>
                <w:ins w:id="674" w:author="Zhunisbayev, Olzhasbek [Bolashak Atyrau Limited]" w:date="2024-11-01T14:55:00Z" w16du:dateUtc="2024-11-01T09:55:00Z"/>
                <w:color w:val="auto"/>
                <w:lang w:val="en-GB"/>
              </w:rPr>
            </w:pPr>
            <w:ins w:id="675" w:author="Zhunisbayev, Olzhasbek [Bolashak Atyrau Limited]" w:date="2024-11-01T14:57:00Z" w16du:dateUtc="2024-11-01T09:57:00Z">
              <w:r>
                <w:rPr>
                  <w:color w:val="auto"/>
                  <w:lang w:val="en-GB"/>
                </w:rPr>
                <w:lastRenderedPageBreak/>
                <w:t>4-1/16</w:t>
              </w:r>
            </w:ins>
          </w:p>
        </w:tc>
        <w:tc>
          <w:tcPr>
            <w:tcW w:w="2183" w:type="dxa"/>
            <w:tcPrChange w:id="676" w:author="Zhunisbayev, Olzhasbek [Bolashak Atyrau Limited]" w:date="2024-11-01T15:01:00Z" w16du:dateUtc="2024-11-01T10:01:00Z">
              <w:tcPr>
                <w:tcW w:w="1823" w:type="dxa"/>
              </w:tcPr>
            </w:tcPrChange>
          </w:tcPr>
          <w:p w14:paraId="5555E2D3" w14:textId="77777777" w:rsidR="00FA55A1" w:rsidRPr="00981FDE" w:rsidRDefault="00FA55A1" w:rsidP="008F4DA2">
            <w:pPr>
              <w:pStyle w:val="CellBodyCentered"/>
              <w:rPr>
                <w:ins w:id="677" w:author="Zhunisbayev, Olzhasbek [Bolashak Atyrau Limited]" w:date="2024-11-01T14:55:00Z" w16du:dateUtc="2024-11-01T09:55:00Z"/>
                <w:color w:val="auto"/>
                <w:lang w:val="en-GB"/>
              </w:rPr>
            </w:pPr>
            <w:ins w:id="678" w:author="Zhunisbayev, Olzhasbek [Bolashak Atyrau Limited]" w:date="2024-11-01T14:58:00Z" w16du:dateUtc="2024-11-01T09:58:00Z">
              <w:r>
                <w:rPr>
                  <w:color w:val="auto"/>
                  <w:lang w:val="en-GB"/>
                </w:rPr>
                <w:t>4</w:t>
              </w:r>
            </w:ins>
          </w:p>
        </w:tc>
      </w:tr>
      <w:tr w:rsidR="00FA55A1" w:rsidRPr="00981FDE" w14:paraId="729B6A1B" w14:textId="77777777" w:rsidTr="00A54500">
        <w:trPr>
          <w:ins w:id="679" w:author="Zhunisbayev, Olzhasbek [Bolashak Atyrau Limited]" w:date="2024-11-01T14:55:00Z"/>
          <w:trPrChange w:id="680" w:author="Zhunisbayev, Olzhasbek [Bolashak Atyrau Limited]" w:date="2024-11-01T15:01:00Z" w16du:dateUtc="2024-11-01T10:01:00Z">
            <w:trPr>
              <w:gridBefore w:val="3"/>
            </w:trPr>
          </w:trPrChange>
        </w:trPr>
        <w:tc>
          <w:tcPr>
            <w:tcW w:w="2677" w:type="dxa"/>
            <w:tcPrChange w:id="681" w:author="Zhunisbayev, Olzhasbek [Bolashak Atyrau Limited]" w:date="2024-11-01T15:01:00Z" w16du:dateUtc="2024-11-01T10:01:00Z">
              <w:tcPr>
                <w:tcW w:w="2497" w:type="dxa"/>
              </w:tcPr>
            </w:tcPrChange>
          </w:tcPr>
          <w:p w14:paraId="1B5F91F0" w14:textId="77777777" w:rsidR="00FA55A1" w:rsidRPr="00981FDE" w:rsidRDefault="00FA55A1" w:rsidP="008F4DA2">
            <w:pPr>
              <w:pStyle w:val="CellBodyCentered"/>
              <w:rPr>
                <w:ins w:id="682" w:author="Zhunisbayev, Olzhasbek [Bolashak Atyrau Limited]" w:date="2024-11-01T14:55:00Z" w16du:dateUtc="2024-11-01T09:55:00Z"/>
                <w:color w:val="auto"/>
                <w:lang w:val="en-GB"/>
              </w:rPr>
            </w:pPr>
            <w:ins w:id="683" w:author="Zhunisbayev, Olzhasbek [Bolashak Atyrau Limited]" w:date="2024-11-01T14:57:00Z" w16du:dateUtc="2024-11-01T09:57:00Z">
              <w:r>
                <w:rPr>
                  <w:color w:val="auto"/>
                  <w:lang w:val="en-GB"/>
                </w:rPr>
                <w:t>5-1/8</w:t>
              </w:r>
            </w:ins>
          </w:p>
        </w:tc>
        <w:tc>
          <w:tcPr>
            <w:tcW w:w="2183" w:type="dxa"/>
            <w:tcPrChange w:id="684" w:author="Zhunisbayev, Olzhasbek [Bolashak Atyrau Limited]" w:date="2024-11-01T15:01:00Z" w16du:dateUtc="2024-11-01T10:01:00Z">
              <w:tcPr>
                <w:tcW w:w="1823" w:type="dxa"/>
              </w:tcPr>
            </w:tcPrChange>
          </w:tcPr>
          <w:p w14:paraId="3C6E6813" w14:textId="77777777" w:rsidR="00FA55A1" w:rsidRPr="00981FDE" w:rsidRDefault="00FA55A1" w:rsidP="008F4DA2">
            <w:pPr>
              <w:pStyle w:val="CellBodyCentered"/>
              <w:rPr>
                <w:ins w:id="685" w:author="Zhunisbayev, Olzhasbek [Bolashak Atyrau Limited]" w:date="2024-11-01T14:55:00Z" w16du:dateUtc="2024-11-01T09:55:00Z"/>
                <w:color w:val="auto"/>
                <w:lang w:val="en-GB"/>
              </w:rPr>
            </w:pPr>
            <w:ins w:id="686" w:author="Zhunisbayev, Olzhasbek [Bolashak Atyrau Limited]" w:date="2024-11-01T14:58:00Z" w16du:dateUtc="2024-11-01T09:58:00Z">
              <w:r>
                <w:rPr>
                  <w:color w:val="auto"/>
                  <w:lang w:val="en-GB"/>
                </w:rPr>
                <w:t>6</w:t>
              </w:r>
            </w:ins>
          </w:p>
        </w:tc>
      </w:tr>
      <w:tr w:rsidR="00FA55A1" w:rsidRPr="00981FDE" w14:paraId="4187844C" w14:textId="77777777" w:rsidTr="00A54500">
        <w:trPr>
          <w:ins w:id="687" w:author="Zhunisbayev, Olzhasbek [Bolashak Atyrau Limited]" w:date="2024-11-01T14:55:00Z"/>
          <w:trPrChange w:id="688" w:author="Zhunisbayev, Olzhasbek [Bolashak Atyrau Limited]" w:date="2024-11-01T15:01:00Z" w16du:dateUtc="2024-11-01T10:01:00Z">
            <w:trPr>
              <w:gridBefore w:val="3"/>
            </w:trPr>
          </w:trPrChange>
        </w:trPr>
        <w:tc>
          <w:tcPr>
            <w:tcW w:w="2677" w:type="dxa"/>
            <w:tcPrChange w:id="689" w:author="Zhunisbayev, Olzhasbek [Bolashak Atyrau Limited]" w:date="2024-11-01T15:01:00Z" w16du:dateUtc="2024-11-01T10:01:00Z">
              <w:tcPr>
                <w:tcW w:w="2497" w:type="dxa"/>
              </w:tcPr>
            </w:tcPrChange>
          </w:tcPr>
          <w:p w14:paraId="4F427968" w14:textId="77777777" w:rsidR="00FA55A1" w:rsidRPr="00981FDE" w:rsidRDefault="00FA55A1" w:rsidP="008F4DA2">
            <w:pPr>
              <w:pStyle w:val="CellBodyCentered"/>
              <w:rPr>
                <w:ins w:id="690" w:author="Zhunisbayev, Olzhasbek [Bolashak Atyrau Limited]" w:date="2024-11-01T14:55:00Z" w16du:dateUtc="2024-11-01T09:55:00Z"/>
                <w:color w:val="auto"/>
                <w:lang w:val="en-GB"/>
              </w:rPr>
            </w:pPr>
            <w:ins w:id="691" w:author="Zhunisbayev, Olzhasbek [Bolashak Atyrau Limited]" w:date="2024-11-01T14:57:00Z" w16du:dateUtc="2024-11-01T09:57:00Z">
              <w:r>
                <w:rPr>
                  <w:color w:val="auto"/>
                  <w:lang w:val="en-GB"/>
                </w:rPr>
                <w:t>7-</w:t>
              </w:r>
            </w:ins>
            <w:ins w:id="692" w:author="Zhunisbayev, Olzhasbek [Bolashak Atyrau Limited]" w:date="2024-11-01T14:58:00Z" w16du:dateUtc="2024-11-01T09:58:00Z">
              <w:r>
                <w:rPr>
                  <w:color w:val="auto"/>
                  <w:lang w:val="en-GB"/>
                </w:rPr>
                <w:t>1/16</w:t>
              </w:r>
            </w:ins>
          </w:p>
        </w:tc>
        <w:tc>
          <w:tcPr>
            <w:tcW w:w="2183" w:type="dxa"/>
            <w:tcPrChange w:id="693" w:author="Zhunisbayev, Olzhasbek [Bolashak Atyrau Limited]" w:date="2024-11-01T15:01:00Z" w16du:dateUtc="2024-11-01T10:01:00Z">
              <w:tcPr>
                <w:tcW w:w="1823" w:type="dxa"/>
              </w:tcPr>
            </w:tcPrChange>
          </w:tcPr>
          <w:p w14:paraId="44385E54" w14:textId="77777777" w:rsidR="00FA55A1" w:rsidRPr="00981FDE" w:rsidRDefault="00FA55A1" w:rsidP="008F4DA2">
            <w:pPr>
              <w:pStyle w:val="CellBodyCentered"/>
              <w:rPr>
                <w:ins w:id="694" w:author="Zhunisbayev, Olzhasbek [Bolashak Atyrau Limited]" w:date="2024-11-01T14:55:00Z" w16du:dateUtc="2024-11-01T09:55:00Z"/>
                <w:color w:val="auto"/>
                <w:lang w:val="en-GB"/>
              </w:rPr>
            </w:pPr>
            <w:ins w:id="695" w:author="Zhunisbayev, Olzhasbek [Bolashak Atyrau Limited]" w:date="2024-11-01T14:58:00Z" w16du:dateUtc="2024-11-01T09:58:00Z">
              <w:r>
                <w:rPr>
                  <w:color w:val="auto"/>
                  <w:lang w:val="en-GB"/>
                </w:rPr>
                <w:t>7</w:t>
              </w:r>
            </w:ins>
          </w:p>
        </w:tc>
      </w:tr>
      <w:tr w:rsidR="00FA55A1" w:rsidRPr="00981FDE" w14:paraId="2173C283" w14:textId="77777777" w:rsidTr="00A54500">
        <w:trPr>
          <w:ins w:id="696" w:author="Zhunisbayev, Olzhasbek [Bolashak Atyrau Limited]" w:date="2024-11-01T14:55:00Z"/>
          <w:trPrChange w:id="697" w:author="Zhunisbayev, Olzhasbek [Bolashak Atyrau Limited]" w:date="2024-11-01T15:01:00Z" w16du:dateUtc="2024-11-01T10:01:00Z">
            <w:trPr>
              <w:gridBefore w:val="3"/>
            </w:trPr>
          </w:trPrChange>
        </w:trPr>
        <w:tc>
          <w:tcPr>
            <w:tcW w:w="2677" w:type="dxa"/>
            <w:tcPrChange w:id="698" w:author="Zhunisbayev, Olzhasbek [Bolashak Atyrau Limited]" w:date="2024-11-01T15:01:00Z" w16du:dateUtc="2024-11-01T10:01:00Z">
              <w:tcPr>
                <w:tcW w:w="2497" w:type="dxa"/>
              </w:tcPr>
            </w:tcPrChange>
          </w:tcPr>
          <w:p w14:paraId="06EB31E7" w14:textId="77777777" w:rsidR="00FA55A1" w:rsidRPr="00981FDE" w:rsidRDefault="00FA55A1" w:rsidP="008F4DA2">
            <w:pPr>
              <w:pStyle w:val="CellBodyCentered"/>
              <w:rPr>
                <w:ins w:id="699" w:author="Zhunisbayev, Olzhasbek [Bolashak Atyrau Limited]" w:date="2024-11-01T14:55:00Z" w16du:dateUtc="2024-11-01T09:55:00Z"/>
                <w:color w:val="auto"/>
                <w:lang w:val="en-GB"/>
              </w:rPr>
            </w:pPr>
            <w:ins w:id="700" w:author="Zhunisbayev, Olzhasbek [Bolashak Atyrau Limited]" w:date="2024-11-01T15:01:00Z" w16du:dateUtc="2024-11-01T10:01:00Z">
              <w:r>
                <w:rPr>
                  <w:color w:val="auto"/>
                  <w:lang w:val="en-GB"/>
                </w:rPr>
                <w:t>9</w:t>
              </w:r>
            </w:ins>
          </w:p>
        </w:tc>
        <w:tc>
          <w:tcPr>
            <w:tcW w:w="2183" w:type="dxa"/>
            <w:tcPrChange w:id="701" w:author="Zhunisbayev, Olzhasbek [Bolashak Atyrau Limited]" w:date="2024-11-01T15:01:00Z" w16du:dateUtc="2024-11-01T10:01:00Z">
              <w:tcPr>
                <w:tcW w:w="1823" w:type="dxa"/>
              </w:tcPr>
            </w:tcPrChange>
          </w:tcPr>
          <w:p w14:paraId="07E619AD" w14:textId="77777777" w:rsidR="00FA55A1" w:rsidRPr="00981FDE" w:rsidRDefault="00FA55A1" w:rsidP="008F4DA2">
            <w:pPr>
              <w:pStyle w:val="CellBodyCentered"/>
              <w:rPr>
                <w:ins w:id="702" w:author="Zhunisbayev, Olzhasbek [Bolashak Atyrau Limited]" w:date="2024-11-01T14:55:00Z" w16du:dateUtc="2024-11-01T09:55:00Z"/>
                <w:color w:val="auto"/>
                <w:lang w:val="en-GB"/>
              </w:rPr>
            </w:pPr>
            <w:ins w:id="703" w:author="Zhunisbayev, Olzhasbek [Bolashak Atyrau Limited]" w:date="2024-11-01T15:01:00Z" w16du:dateUtc="2024-11-01T10:01:00Z">
              <w:r>
                <w:rPr>
                  <w:color w:val="auto"/>
                  <w:lang w:val="en-GB"/>
                </w:rPr>
                <w:t>10</w:t>
              </w:r>
            </w:ins>
          </w:p>
        </w:tc>
      </w:tr>
      <w:tr w:rsidR="00FA55A1" w:rsidRPr="00981FDE" w14:paraId="7EF8C1FB" w14:textId="77777777" w:rsidTr="00A54500">
        <w:trPr>
          <w:ins w:id="704" w:author="Zhunisbayev, Olzhasbek [Bolashak Atyrau Limited]" w:date="2024-11-01T14:55:00Z"/>
          <w:trPrChange w:id="705" w:author="Zhunisbayev, Olzhasbek [Bolashak Atyrau Limited]" w:date="2024-11-01T15:01:00Z" w16du:dateUtc="2024-11-01T10:01:00Z">
            <w:trPr>
              <w:gridBefore w:val="3"/>
            </w:trPr>
          </w:trPrChange>
        </w:trPr>
        <w:tc>
          <w:tcPr>
            <w:tcW w:w="2677" w:type="dxa"/>
            <w:tcPrChange w:id="706" w:author="Zhunisbayev, Olzhasbek [Bolashak Atyrau Limited]" w:date="2024-11-01T15:01:00Z" w16du:dateUtc="2024-11-01T10:01:00Z">
              <w:tcPr>
                <w:tcW w:w="2497" w:type="dxa"/>
              </w:tcPr>
            </w:tcPrChange>
          </w:tcPr>
          <w:p w14:paraId="70F9EC0F" w14:textId="77777777" w:rsidR="00FA55A1" w:rsidRPr="00981FDE" w:rsidRDefault="00FA55A1" w:rsidP="008F4DA2">
            <w:pPr>
              <w:pStyle w:val="CellBodyCentered"/>
              <w:rPr>
                <w:ins w:id="707" w:author="Zhunisbayev, Olzhasbek [Bolashak Atyrau Limited]" w:date="2024-11-01T14:55:00Z" w16du:dateUtc="2024-11-01T09:55:00Z"/>
                <w:color w:val="auto"/>
                <w:lang w:val="en-GB"/>
              </w:rPr>
            </w:pPr>
            <w:ins w:id="708" w:author="Zhunisbayev, Olzhasbek [Bolashak Atyrau Limited]" w:date="2024-11-01T15:01:00Z" w16du:dateUtc="2024-11-01T10:01:00Z">
              <w:r>
                <w:rPr>
                  <w:color w:val="auto"/>
                  <w:lang w:val="en-GB"/>
                </w:rPr>
                <w:t>11</w:t>
              </w:r>
            </w:ins>
          </w:p>
        </w:tc>
        <w:tc>
          <w:tcPr>
            <w:tcW w:w="2183" w:type="dxa"/>
            <w:tcPrChange w:id="709" w:author="Zhunisbayev, Olzhasbek [Bolashak Atyrau Limited]" w:date="2024-11-01T15:01:00Z" w16du:dateUtc="2024-11-01T10:01:00Z">
              <w:tcPr>
                <w:tcW w:w="1823" w:type="dxa"/>
              </w:tcPr>
            </w:tcPrChange>
          </w:tcPr>
          <w:p w14:paraId="3EE1FECD" w14:textId="77777777" w:rsidR="00FA55A1" w:rsidRPr="00981FDE" w:rsidRDefault="00FA55A1" w:rsidP="008F4DA2">
            <w:pPr>
              <w:pStyle w:val="CellBodyCentered"/>
              <w:rPr>
                <w:ins w:id="710" w:author="Zhunisbayev, Olzhasbek [Bolashak Atyrau Limited]" w:date="2024-11-01T14:55:00Z" w16du:dateUtc="2024-11-01T09:55:00Z"/>
                <w:color w:val="auto"/>
                <w:lang w:val="en-GB"/>
              </w:rPr>
            </w:pPr>
            <w:ins w:id="711" w:author="Zhunisbayev, Olzhasbek [Bolashak Atyrau Limited]" w:date="2024-11-01T15:01:00Z" w16du:dateUtc="2024-11-01T10:01:00Z">
              <w:r>
                <w:rPr>
                  <w:color w:val="auto"/>
                  <w:lang w:val="en-GB"/>
                </w:rPr>
                <w:t>12</w:t>
              </w:r>
            </w:ins>
          </w:p>
        </w:tc>
      </w:tr>
      <w:tr w:rsidR="00FA55A1" w:rsidRPr="00981FDE" w14:paraId="6D2298BC" w14:textId="77777777" w:rsidTr="00A54500">
        <w:trPr>
          <w:ins w:id="712" w:author="Zhunisbayev, Olzhasbek [Bolashak Atyrau Limited]" w:date="2024-11-01T15:01:00Z"/>
        </w:trPr>
        <w:tc>
          <w:tcPr>
            <w:tcW w:w="2677" w:type="dxa"/>
          </w:tcPr>
          <w:p w14:paraId="2836AD46" w14:textId="77777777" w:rsidR="00FA55A1" w:rsidRDefault="00FA55A1" w:rsidP="008F4DA2">
            <w:pPr>
              <w:pStyle w:val="CellBodyCentered"/>
              <w:rPr>
                <w:ins w:id="713" w:author="Zhunisbayev, Olzhasbek [Bolashak Atyrau Limited]" w:date="2024-11-01T15:01:00Z" w16du:dateUtc="2024-11-01T10:01:00Z"/>
                <w:color w:val="auto"/>
                <w:lang w:val="en-GB"/>
              </w:rPr>
            </w:pPr>
            <w:ins w:id="714" w:author="Zhunisbayev, Olzhasbek [Bolashak Atyrau Limited]" w:date="2024-11-01T15:01:00Z" w16du:dateUtc="2024-11-01T10:01:00Z">
              <w:r>
                <w:rPr>
                  <w:color w:val="auto"/>
                  <w:lang w:val="en-GB"/>
                </w:rPr>
                <w:t>11</w:t>
              </w:r>
            </w:ins>
          </w:p>
        </w:tc>
        <w:tc>
          <w:tcPr>
            <w:tcW w:w="2183" w:type="dxa"/>
          </w:tcPr>
          <w:p w14:paraId="54A23045" w14:textId="77777777" w:rsidR="00FA55A1" w:rsidRDefault="00FA55A1" w:rsidP="008F4DA2">
            <w:pPr>
              <w:pStyle w:val="CellBodyCentered"/>
              <w:rPr>
                <w:ins w:id="715" w:author="Zhunisbayev, Olzhasbek [Bolashak Atyrau Limited]" w:date="2024-11-01T15:01:00Z" w16du:dateUtc="2024-11-01T10:01:00Z"/>
                <w:color w:val="auto"/>
                <w:lang w:val="en-GB"/>
              </w:rPr>
            </w:pPr>
            <w:ins w:id="716" w:author="Zhunisbayev, Olzhasbek [Bolashak Atyrau Limited]" w:date="2024-11-01T15:01:00Z" w16du:dateUtc="2024-11-01T10:01:00Z">
              <w:r>
                <w:rPr>
                  <w:color w:val="auto"/>
                  <w:lang w:val="en-GB"/>
                </w:rPr>
                <w:t>14</w:t>
              </w:r>
            </w:ins>
          </w:p>
        </w:tc>
      </w:tr>
      <w:tr w:rsidR="00FA55A1" w:rsidRPr="00981FDE" w14:paraId="1D4C59E7" w14:textId="77777777" w:rsidTr="00A54500">
        <w:trPr>
          <w:ins w:id="717" w:author="Zhunisbayev, Olzhasbek [Bolashak Atyrau Limited]" w:date="2024-11-01T15:01:00Z"/>
        </w:trPr>
        <w:tc>
          <w:tcPr>
            <w:tcW w:w="2677" w:type="dxa"/>
          </w:tcPr>
          <w:p w14:paraId="634A640C" w14:textId="77777777" w:rsidR="00FA55A1" w:rsidRDefault="00FA55A1" w:rsidP="008F4DA2">
            <w:pPr>
              <w:pStyle w:val="CellBodyCentered"/>
              <w:rPr>
                <w:ins w:id="718" w:author="Zhunisbayev, Olzhasbek [Bolashak Atyrau Limited]" w:date="2024-11-01T15:01:00Z" w16du:dateUtc="2024-11-01T10:01:00Z"/>
                <w:color w:val="auto"/>
                <w:lang w:val="en-GB"/>
              </w:rPr>
            </w:pPr>
            <w:ins w:id="719" w:author="Zhunisbayev, Olzhasbek [Bolashak Atyrau Limited]" w:date="2024-11-01T15:02:00Z" w16du:dateUtc="2024-11-01T10:02:00Z">
              <w:r>
                <w:rPr>
                  <w:color w:val="auto"/>
                  <w:lang w:val="en-GB"/>
                </w:rPr>
                <w:t>13-5/8</w:t>
              </w:r>
            </w:ins>
          </w:p>
        </w:tc>
        <w:tc>
          <w:tcPr>
            <w:tcW w:w="2183" w:type="dxa"/>
          </w:tcPr>
          <w:p w14:paraId="37ED1506" w14:textId="77777777" w:rsidR="00FA55A1" w:rsidRDefault="00FA55A1" w:rsidP="008F4DA2">
            <w:pPr>
              <w:pStyle w:val="CellBodyCentered"/>
              <w:rPr>
                <w:ins w:id="720" w:author="Zhunisbayev, Olzhasbek [Bolashak Atyrau Limited]" w:date="2024-11-01T15:01:00Z" w16du:dateUtc="2024-11-01T10:01:00Z"/>
                <w:color w:val="auto"/>
                <w:lang w:val="en-GB"/>
              </w:rPr>
            </w:pPr>
            <w:ins w:id="721" w:author="Zhunisbayev, Olzhasbek [Bolashak Atyrau Limited]" w:date="2024-11-01T15:02:00Z" w16du:dateUtc="2024-11-01T10:02:00Z">
              <w:r>
                <w:rPr>
                  <w:color w:val="auto"/>
                  <w:lang w:val="en-GB"/>
                </w:rPr>
                <w:t>16</w:t>
              </w:r>
            </w:ins>
          </w:p>
        </w:tc>
      </w:tr>
      <w:tr w:rsidR="00FA55A1" w:rsidRPr="00981FDE" w14:paraId="0E444570" w14:textId="77777777" w:rsidTr="00A54500">
        <w:trPr>
          <w:ins w:id="722" w:author="Zhunisbayev, Olzhasbek [Bolashak Atyrau Limited]" w:date="2024-11-01T15:01:00Z"/>
        </w:trPr>
        <w:tc>
          <w:tcPr>
            <w:tcW w:w="2677" w:type="dxa"/>
          </w:tcPr>
          <w:p w14:paraId="1521BAC7" w14:textId="77777777" w:rsidR="00FA55A1" w:rsidRDefault="00FA55A1" w:rsidP="008F4DA2">
            <w:pPr>
              <w:pStyle w:val="CellBodyCentered"/>
              <w:rPr>
                <w:ins w:id="723" w:author="Zhunisbayev, Olzhasbek [Bolashak Atyrau Limited]" w:date="2024-11-01T15:01:00Z" w16du:dateUtc="2024-11-01T10:01:00Z"/>
                <w:color w:val="auto"/>
                <w:lang w:val="en-GB"/>
              </w:rPr>
            </w:pPr>
            <w:ins w:id="724" w:author="Zhunisbayev, Olzhasbek [Bolashak Atyrau Limited]" w:date="2024-11-01T15:02:00Z" w16du:dateUtc="2024-11-01T10:02:00Z">
              <w:r>
                <w:rPr>
                  <w:color w:val="auto"/>
                  <w:lang w:val="en-GB"/>
                </w:rPr>
                <w:t>13-5/8</w:t>
              </w:r>
            </w:ins>
          </w:p>
        </w:tc>
        <w:tc>
          <w:tcPr>
            <w:tcW w:w="2183" w:type="dxa"/>
          </w:tcPr>
          <w:p w14:paraId="4A071F30" w14:textId="77777777" w:rsidR="00FA55A1" w:rsidRDefault="00FA55A1" w:rsidP="008F4DA2">
            <w:pPr>
              <w:pStyle w:val="CellBodyCentered"/>
              <w:rPr>
                <w:ins w:id="725" w:author="Zhunisbayev, Olzhasbek [Bolashak Atyrau Limited]" w:date="2024-11-01T15:01:00Z" w16du:dateUtc="2024-11-01T10:01:00Z"/>
                <w:color w:val="auto"/>
                <w:lang w:val="en-GB"/>
              </w:rPr>
            </w:pPr>
            <w:ins w:id="726" w:author="Zhunisbayev, Olzhasbek [Bolashak Atyrau Limited]" w:date="2024-11-01T15:02:00Z" w16du:dateUtc="2024-11-01T10:02:00Z">
              <w:r>
                <w:rPr>
                  <w:color w:val="auto"/>
                  <w:lang w:val="en-GB"/>
                </w:rPr>
                <w:t>18</w:t>
              </w:r>
            </w:ins>
          </w:p>
        </w:tc>
      </w:tr>
      <w:tr w:rsidR="00FA55A1" w:rsidRPr="00981FDE" w14:paraId="4E024323" w14:textId="77777777" w:rsidTr="00A54500">
        <w:trPr>
          <w:ins w:id="727" w:author="Zhunisbayev, Olzhasbek [Bolashak Atyrau Limited]" w:date="2024-11-01T15:02:00Z"/>
        </w:trPr>
        <w:tc>
          <w:tcPr>
            <w:tcW w:w="2677" w:type="dxa"/>
          </w:tcPr>
          <w:p w14:paraId="6C289AB9" w14:textId="77777777" w:rsidR="00FA55A1" w:rsidRDefault="00FA55A1" w:rsidP="008F4DA2">
            <w:pPr>
              <w:pStyle w:val="CellBodyCentered"/>
              <w:rPr>
                <w:ins w:id="728" w:author="Zhunisbayev, Olzhasbek [Bolashak Atyrau Limited]" w:date="2024-11-01T15:02:00Z" w16du:dateUtc="2024-11-01T10:02:00Z"/>
                <w:color w:val="auto"/>
                <w:lang w:val="en-GB"/>
              </w:rPr>
            </w:pPr>
            <w:ins w:id="729" w:author="Zhunisbayev, Olzhasbek [Bolashak Atyrau Limited]" w:date="2024-11-01T15:02:00Z" w16du:dateUtc="2024-11-01T10:02:00Z">
              <w:r>
                <w:rPr>
                  <w:color w:val="auto"/>
                  <w:lang w:val="en-GB"/>
                </w:rPr>
                <w:t>16-3/4</w:t>
              </w:r>
            </w:ins>
          </w:p>
        </w:tc>
        <w:tc>
          <w:tcPr>
            <w:tcW w:w="2183" w:type="dxa"/>
          </w:tcPr>
          <w:p w14:paraId="6CC49E85" w14:textId="77777777" w:rsidR="00FA55A1" w:rsidRDefault="00FA55A1" w:rsidP="008F4DA2">
            <w:pPr>
              <w:pStyle w:val="CellBodyCentered"/>
              <w:rPr>
                <w:ins w:id="730" w:author="Zhunisbayev, Olzhasbek [Bolashak Atyrau Limited]" w:date="2024-11-01T15:02:00Z" w16du:dateUtc="2024-11-01T10:02:00Z"/>
                <w:color w:val="auto"/>
                <w:lang w:val="en-GB"/>
              </w:rPr>
            </w:pPr>
            <w:ins w:id="731" w:author="Zhunisbayev, Olzhasbek [Bolashak Atyrau Limited]" w:date="2024-11-01T15:02:00Z" w16du:dateUtc="2024-11-01T10:02:00Z">
              <w:r>
                <w:rPr>
                  <w:color w:val="auto"/>
                  <w:lang w:val="en-GB"/>
                </w:rPr>
                <w:t>20</w:t>
              </w:r>
            </w:ins>
          </w:p>
        </w:tc>
      </w:tr>
      <w:tr w:rsidR="00FA55A1" w:rsidRPr="00981FDE" w14:paraId="04FD850D" w14:textId="77777777" w:rsidTr="00A54500">
        <w:trPr>
          <w:ins w:id="732" w:author="Zhunisbayev, Olzhasbek [Bolashak Atyrau Limited]" w:date="2024-11-01T15:02:00Z"/>
        </w:trPr>
        <w:tc>
          <w:tcPr>
            <w:tcW w:w="2677" w:type="dxa"/>
          </w:tcPr>
          <w:p w14:paraId="47D66211" w14:textId="77777777" w:rsidR="00FA55A1" w:rsidRDefault="00FA55A1" w:rsidP="008F4DA2">
            <w:pPr>
              <w:pStyle w:val="CellBodyCentered"/>
              <w:rPr>
                <w:ins w:id="733" w:author="Zhunisbayev, Olzhasbek [Bolashak Atyrau Limited]" w:date="2024-11-01T15:02:00Z" w16du:dateUtc="2024-11-01T10:02:00Z"/>
                <w:color w:val="auto"/>
                <w:lang w:val="en-GB"/>
              </w:rPr>
            </w:pPr>
            <w:ins w:id="734" w:author="Zhunisbayev, Olzhasbek [Bolashak Atyrau Limited]" w:date="2024-11-01T15:02:00Z" w16du:dateUtc="2024-11-01T10:02:00Z">
              <w:r>
                <w:rPr>
                  <w:color w:val="auto"/>
                  <w:lang w:val="en-GB"/>
                </w:rPr>
                <w:t>16-3/4</w:t>
              </w:r>
            </w:ins>
          </w:p>
        </w:tc>
        <w:tc>
          <w:tcPr>
            <w:tcW w:w="2183" w:type="dxa"/>
          </w:tcPr>
          <w:p w14:paraId="067D038A" w14:textId="77777777" w:rsidR="00FA55A1" w:rsidRPr="00557A07" w:rsidRDefault="00FA55A1" w:rsidP="008F4DA2">
            <w:pPr>
              <w:pStyle w:val="CellBodyCentered"/>
              <w:rPr>
                <w:ins w:id="735" w:author="Zhunisbayev, Olzhasbek [Bolashak Atyrau Limited]" w:date="2024-11-01T15:02:00Z" w16du:dateUtc="2024-11-01T10:02:00Z"/>
                <w:color w:val="auto"/>
                <w:lang w:val="ru-RU"/>
                <w:rPrChange w:id="736" w:author="Zhunisbayev, Olzhasbek [Bolashak Atyrau Limited]" w:date="2024-11-01T15:04:00Z" w16du:dateUtc="2024-11-01T10:04:00Z">
                  <w:rPr>
                    <w:ins w:id="737" w:author="Zhunisbayev, Olzhasbek [Bolashak Atyrau Limited]" w:date="2024-11-01T15:02:00Z" w16du:dateUtc="2024-11-01T10:02:00Z"/>
                    <w:color w:val="auto"/>
                    <w:lang w:val="en-GB"/>
                  </w:rPr>
                </w:rPrChange>
              </w:rPr>
            </w:pPr>
            <w:ins w:id="738" w:author="Zhunisbayev, Olzhasbek [Bolashak Atyrau Limited]" w:date="2024-11-01T15:02:00Z" w16du:dateUtc="2024-11-01T10:02:00Z">
              <w:r>
                <w:rPr>
                  <w:color w:val="auto"/>
                  <w:lang w:val="en-GB"/>
                </w:rPr>
                <w:t>22</w:t>
              </w:r>
            </w:ins>
          </w:p>
        </w:tc>
      </w:tr>
    </w:tbl>
    <w:p w14:paraId="6442FAC2" w14:textId="3DC97EA2" w:rsidR="00BA168E" w:rsidRPr="00981FDE" w:rsidRDefault="00BA168E" w:rsidP="00BA168E">
      <w:pPr>
        <w:pStyle w:val="Heading1"/>
        <w:numPr>
          <w:ilvl w:val="0"/>
          <w:numId w:val="5"/>
        </w:numPr>
        <w:ind w:left="720" w:hanging="720"/>
        <w:rPr>
          <w:color w:val="auto"/>
          <w:lang w:val="ru-RU"/>
        </w:rPr>
      </w:pPr>
      <w:bookmarkStart w:id="739" w:name="_Toc182313245"/>
      <w:bookmarkStart w:id="740" w:name="_Toc325532776"/>
      <w:r w:rsidRPr="00981FDE">
        <w:rPr>
          <w:color w:val="auto"/>
          <w:lang w:val="ru-RU"/>
        </w:rPr>
        <w:t>ТАБЛИЦА ВЫБОРА КОДА ФЛЮИДА</w:t>
      </w:r>
      <w:bookmarkEnd w:id="739"/>
      <w:r w:rsidRPr="00981FDE">
        <w:rPr>
          <w:color w:val="auto"/>
          <w:lang w:val="ru-RU"/>
        </w:rPr>
        <w:t xml:space="preserve"> </w:t>
      </w:r>
      <w:bookmarkEnd w:id="740"/>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6750"/>
      </w:tblGrid>
      <w:tr w:rsidR="00BA168E" w:rsidRPr="00981FDE" w14:paraId="29503CFC" w14:textId="77777777" w:rsidTr="00EE571C">
        <w:trPr>
          <w:trHeight w:val="20"/>
          <w:tblHeader/>
        </w:trPr>
        <w:tc>
          <w:tcPr>
            <w:tcW w:w="1440" w:type="dxa"/>
            <w:shd w:val="clear" w:color="auto" w:fill="C6D9F1" w:themeFill="text2" w:themeFillTint="33"/>
          </w:tcPr>
          <w:p w14:paraId="789ADA1C" w14:textId="77777777" w:rsidR="00BA168E" w:rsidRPr="00981FDE" w:rsidRDefault="00BA168E" w:rsidP="00BA168E">
            <w:pPr>
              <w:pStyle w:val="CellHeadingCentered"/>
              <w:rPr>
                <w:color w:val="auto"/>
                <w:lang w:val="ru-RU"/>
              </w:rPr>
            </w:pPr>
            <w:r w:rsidRPr="00981FDE">
              <w:rPr>
                <w:color w:val="auto"/>
                <w:lang w:val="ru-RU"/>
              </w:rPr>
              <w:t>КОД ФЛЮИДА</w:t>
            </w:r>
          </w:p>
        </w:tc>
        <w:tc>
          <w:tcPr>
            <w:tcW w:w="6750" w:type="dxa"/>
            <w:shd w:val="clear" w:color="auto" w:fill="C6D9F1" w:themeFill="text2" w:themeFillTint="33"/>
          </w:tcPr>
          <w:p w14:paraId="67AE6B1E" w14:textId="77777777" w:rsidR="00BA168E" w:rsidRPr="00981FDE" w:rsidRDefault="00BA168E" w:rsidP="00BA168E">
            <w:pPr>
              <w:pStyle w:val="CellHeadingCentered"/>
              <w:rPr>
                <w:color w:val="auto"/>
                <w:lang w:val="ru-RU"/>
              </w:rPr>
            </w:pPr>
            <w:r w:rsidRPr="00981FDE">
              <w:rPr>
                <w:color w:val="auto"/>
                <w:lang w:val="ru-RU"/>
              </w:rPr>
              <w:t>ОПИСАНИЕ</w:t>
            </w:r>
          </w:p>
        </w:tc>
      </w:tr>
      <w:tr w:rsidR="00BA168E" w:rsidRPr="00981FDE" w14:paraId="03EEE87D" w14:textId="77777777" w:rsidTr="00EE571C">
        <w:trPr>
          <w:trHeight w:val="20"/>
        </w:trPr>
        <w:tc>
          <w:tcPr>
            <w:tcW w:w="1440" w:type="dxa"/>
          </w:tcPr>
          <w:p w14:paraId="06405648" w14:textId="77777777" w:rsidR="00BA168E" w:rsidRPr="00981FDE" w:rsidRDefault="00BA168E" w:rsidP="00BA168E">
            <w:pPr>
              <w:pStyle w:val="CellBodyCentered"/>
              <w:rPr>
                <w:color w:val="auto"/>
                <w:lang w:val="ru-RU"/>
              </w:rPr>
            </w:pPr>
            <w:r w:rsidRPr="00981FDE">
              <w:rPr>
                <w:color w:val="auto"/>
                <w:lang w:val="ru-RU"/>
              </w:rPr>
              <w:t>AA</w:t>
            </w:r>
          </w:p>
        </w:tc>
        <w:tc>
          <w:tcPr>
            <w:tcW w:w="6750" w:type="dxa"/>
          </w:tcPr>
          <w:p w14:paraId="6D3ACD9D" w14:textId="77777777" w:rsidR="00BA168E" w:rsidRPr="00981FDE" w:rsidRDefault="00BA168E" w:rsidP="00BA168E">
            <w:pPr>
              <w:pStyle w:val="CellBody"/>
              <w:rPr>
                <w:color w:val="auto"/>
                <w:lang w:val="ru-RU"/>
              </w:rPr>
            </w:pPr>
            <w:r w:rsidRPr="00981FDE">
              <w:rPr>
                <w:color w:val="auto"/>
                <w:lang w:val="ru-RU"/>
              </w:rPr>
              <w:t>Уксусная кислота</w:t>
            </w:r>
          </w:p>
        </w:tc>
      </w:tr>
      <w:tr w:rsidR="00BA168E" w:rsidRPr="00981FDE" w14:paraId="775C6871" w14:textId="77777777" w:rsidTr="00EE571C">
        <w:trPr>
          <w:trHeight w:val="20"/>
        </w:trPr>
        <w:tc>
          <w:tcPr>
            <w:tcW w:w="1440" w:type="dxa"/>
          </w:tcPr>
          <w:p w14:paraId="7F59BEFA" w14:textId="77777777" w:rsidR="00BA168E" w:rsidRPr="00981FDE" w:rsidRDefault="00BA168E" w:rsidP="00BA168E">
            <w:pPr>
              <w:pStyle w:val="CellBodyCentered"/>
              <w:rPr>
                <w:color w:val="auto"/>
                <w:lang w:val="ru-RU"/>
              </w:rPr>
            </w:pPr>
            <w:r w:rsidRPr="00981FDE">
              <w:rPr>
                <w:color w:val="auto"/>
                <w:lang w:val="ru-RU"/>
              </w:rPr>
              <w:t>AH</w:t>
            </w:r>
          </w:p>
        </w:tc>
        <w:tc>
          <w:tcPr>
            <w:tcW w:w="6750" w:type="dxa"/>
          </w:tcPr>
          <w:p w14:paraId="3100662C" w14:textId="77777777" w:rsidR="00BA168E" w:rsidRPr="00981FDE" w:rsidRDefault="00BA168E" w:rsidP="00BA168E">
            <w:pPr>
              <w:pStyle w:val="CellBody"/>
              <w:rPr>
                <w:color w:val="auto"/>
                <w:lang w:val="ru-RU"/>
              </w:rPr>
            </w:pPr>
            <w:r w:rsidRPr="00981FDE">
              <w:rPr>
                <w:color w:val="auto"/>
                <w:lang w:val="ru-RU"/>
              </w:rPr>
              <w:t>Плавиковая кислота</w:t>
            </w:r>
          </w:p>
        </w:tc>
      </w:tr>
      <w:tr w:rsidR="00BA168E" w:rsidRPr="00981FDE" w14:paraId="28C59334" w14:textId="77777777" w:rsidTr="00EE571C">
        <w:trPr>
          <w:trHeight w:val="20"/>
        </w:trPr>
        <w:tc>
          <w:tcPr>
            <w:tcW w:w="1440" w:type="dxa"/>
          </w:tcPr>
          <w:p w14:paraId="2F1FBBAD" w14:textId="77777777" w:rsidR="00BA168E" w:rsidRPr="00981FDE" w:rsidRDefault="00BA168E" w:rsidP="00BA168E">
            <w:pPr>
              <w:pStyle w:val="CellBodyCentered"/>
              <w:rPr>
                <w:color w:val="auto"/>
                <w:lang w:val="ru-RU"/>
              </w:rPr>
            </w:pPr>
            <w:r w:rsidRPr="00981FDE">
              <w:rPr>
                <w:color w:val="auto"/>
                <w:lang w:val="ru-RU"/>
              </w:rPr>
              <w:t>AP</w:t>
            </w:r>
          </w:p>
        </w:tc>
        <w:tc>
          <w:tcPr>
            <w:tcW w:w="6750" w:type="dxa"/>
          </w:tcPr>
          <w:p w14:paraId="6F6FA2CD" w14:textId="77777777" w:rsidR="00BA168E" w:rsidRPr="00981FDE" w:rsidRDefault="00BA168E" w:rsidP="00BA168E">
            <w:pPr>
              <w:pStyle w:val="CellBody"/>
              <w:rPr>
                <w:color w:val="auto"/>
                <w:lang w:val="ru-RU"/>
              </w:rPr>
            </w:pPr>
            <w:r w:rsidRPr="00981FDE">
              <w:rPr>
                <w:color w:val="auto"/>
                <w:lang w:val="ru-RU"/>
              </w:rPr>
              <w:t>Ортофосфорная кислота</w:t>
            </w:r>
          </w:p>
        </w:tc>
      </w:tr>
      <w:tr w:rsidR="00BA168E" w:rsidRPr="00981FDE" w14:paraId="70DA462D" w14:textId="77777777" w:rsidTr="00EE571C">
        <w:trPr>
          <w:trHeight w:val="20"/>
        </w:trPr>
        <w:tc>
          <w:tcPr>
            <w:tcW w:w="1440" w:type="dxa"/>
          </w:tcPr>
          <w:p w14:paraId="3EACE7C4" w14:textId="77777777" w:rsidR="00BA168E" w:rsidRPr="00981FDE" w:rsidRDefault="00BA168E" w:rsidP="00BA168E">
            <w:pPr>
              <w:pStyle w:val="CellBodyCentered"/>
              <w:rPr>
                <w:color w:val="auto"/>
                <w:lang w:val="ru-RU"/>
              </w:rPr>
            </w:pPr>
            <w:r w:rsidRPr="00981FDE">
              <w:rPr>
                <w:color w:val="auto"/>
                <w:lang w:val="ru-RU"/>
              </w:rPr>
              <w:t>AS</w:t>
            </w:r>
          </w:p>
        </w:tc>
        <w:tc>
          <w:tcPr>
            <w:tcW w:w="6750" w:type="dxa"/>
          </w:tcPr>
          <w:p w14:paraId="0A4414AF" w14:textId="77777777" w:rsidR="00BA168E" w:rsidRPr="00981FDE" w:rsidRDefault="00BA168E" w:rsidP="00BA168E">
            <w:pPr>
              <w:pStyle w:val="CellBody"/>
              <w:rPr>
                <w:color w:val="auto"/>
                <w:lang w:val="ru-RU"/>
              </w:rPr>
            </w:pPr>
            <w:r w:rsidRPr="00981FDE">
              <w:rPr>
                <w:color w:val="auto"/>
                <w:lang w:val="ru-RU"/>
              </w:rPr>
              <w:t xml:space="preserve">Серная кислота </w:t>
            </w:r>
          </w:p>
        </w:tc>
      </w:tr>
      <w:tr w:rsidR="00BA168E" w:rsidRPr="00981FDE" w14:paraId="2C89B209" w14:textId="77777777" w:rsidTr="00EE571C">
        <w:trPr>
          <w:trHeight w:val="20"/>
        </w:trPr>
        <w:tc>
          <w:tcPr>
            <w:tcW w:w="1440" w:type="dxa"/>
          </w:tcPr>
          <w:p w14:paraId="00C32CEE" w14:textId="77777777" w:rsidR="00BA168E" w:rsidRPr="00981FDE" w:rsidRDefault="00BA168E" w:rsidP="00BA168E">
            <w:pPr>
              <w:pStyle w:val="CellBodyCentered"/>
              <w:rPr>
                <w:color w:val="auto"/>
                <w:lang w:val="ru-RU"/>
              </w:rPr>
            </w:pPr>
            <w:r w:rsidRPr="00981FDE">
              <w:rPr>
                <w:color w:val="auto"/>
                <w:lang w:val="ru-RU"/>
              </w:rPr>
              <w:t>BB</w:t>
            </w:r>
          </w:p>
        </w:tc>
        <w:tc>
          <w:tcPr>
            <w:tcW w:w="6750" w:type="dxa"/>
          </w:tcPr>
          <w:p w14:paraId="5A9F4E3F" w14:textId="77777777" w:rsidR="00BA168E" w:rsidRPr="00981FDE" w:rsidRDefault="00BA168E" w:rsidP="00BA168E">
            <w:pPr>
              <w:pStyle w:val="CellBody"/>
              <w:rPr>
                <w:color w:val="auto"/>
                <w:lang w:val="ru-RU"/>
              </w:rPr>
            </w:pPr>
            <w:r w:rsidRPr="00981FDE">
              <w:rPr>
                <w:color w:val="auto"/>
                <w:lang w:val="ru-RU"/>
              </w:rPr>
              <w:t>Продувка котла</w:t>
            </w:r>
          </w:p>
        </w:tc>
      </w:tr>
      <w:tr w:rsidR="00BA168E" w:rsidRPr="00981FDE" w14:paraId="4DAE5758" w14:textId="77777777" w:rsidTr="00EE571C">
        <w:trPr>
          <w:trHeight w:val="20"/>
        </w:trPr>
        <w:tc>
          <w:tcPr>
            <w:tcW w:w="1440" w:type="dxa"/>
          </w:tcPr>
          <w:p w14:paraId="397FDED5" w14:textId="77777777" w:rsidR="00BA168E" w:rsidRPr="00981FDE" w:rsidRDefault="00BA168E" w:rsidP="00BA168E">
            <w:pPr>
              <w:pStyle w:val="CellBodyCentered"/>
              <w:rPr>
                <w:color w:val="auto"/>
                <w:lang w:val="ru-RU"/>
              </w:rPr>
            </w:pPr>
            <w:r w:rsidRPr="00981FDE">
              <w:rPr>
                <w:color w:val="auto"/>
                <w:lang w:val="ru-RU"/>
              </w:rPr>
              <w:t>BD</w:t>
            </w:r>
          </w:p>
        </w:tc>
        <w:tc>
          <w:tcPr>
            <w:tcW w:w="6750" w:type="dxa"/>
          </w:tcPr>
          <w:p w14:paraId="799469DE" w14:textId="77777777" w:rsidR="00BA168E" w:rsidRPr="00981FDE" w:rsidRDefault="00BA168E" w:rsidP="00BA168E">
            <w:pPr>
              <w:pStyle w:val="CellBody"/>
              <w:rPr>
                <w:bCs/>
                <w:color w:val="auto"/>
                <w:lang w:val="ru-RU"/>
              </w:rPr>
            </w:pPr>
            <w:r w:rsidRPr="00981FDE">
              <w:rPr>
                <w:color w:val="auto"/>
                <w:lang w:val="ru-RU"/>
              </w:rPr>
              <w:t>Продувка, углеводороды</w:t>
            </w:r>
          </w:p>
        </w:tc>
      </w:tr>
      <w:tr w:rsidR="00BA168E" w:rsidRPr="00343592" w14:paraId="65543AC6" w14:textId="77777777" w:rsidTr="00EE571C">
        <w:trPr>
          <w:trHeight w:val="20"/>
        </w:trPr>
        <w:tc>
          <w:tcPr>
            <w:tcW w:w="1440" w:type="dxa"/>
          </w:tcPr>
          <w:p w14:paraId="3459A1D0" w14:textId="77777777" w:rsidR="00BA168E" w:rsidRPr="00981FDE" w:rsidRDefault="00BA168E" w:rsidP="00BA168E">
            <w:pPr>
              <w:pStyle w:val="CellBodyCentered"/>
              <w:rPr>
                <w:color w:val="auto"/>
                <w:lang w:val="ru-RU"/>
              </w:rPr>
            </w:pPr>
            <w:r w:rsidRPr="00981FDE">
              <w:rPr>
                <w:color w:val="auto"/>
                <w:lang w:val="ru-RU"/>
              </w:rPr>
              <w:t>BF</w:t>
            </w:r>
          </w:p>
        </w:tc>
        <w:tc>
          <w:tcPr>
            <w:tcW w:w="6750" w:type="dxa"/>
          </w:tcPr>
          <w:p w14:paraId="6DA1700B" w14:textId="77777777" w:rsidR="00BA168E" w:rsidRPr="00981FDE" w:rsidRDefault="00BA168E" w:rsidP="00BA168E">
            <w:pPr>
              <w:pStyle w:val="CellBody"/>
              <w:rPr>
                <w:bCs/>
                <w:color w:val="auto"/>
                <w:lang w:val="ru-RU"/>
              </w:rPr>
            </w:pPr>
            <w:r w:rsidRPr="00981FDE">
              <w:rPr>
                <w:color w:val="auto"/>
                <w:lang w:val="ru-RU"/>
              </w:rPr>
              <w:t>Факельный газ (только внезаводские объекты)</w:t>
            </w:r>
          </w:p>
        </w:tc>
      </w:tr>
      <w:tr w:rsidR="00BA168E" w:rsidRPr="00981FDE" w14:paraId="5B5F8246" w14:textId="77777777" w:rsidTr="00EE571C">
        <w:trPr>
          <w:trHeight w:val="20"/>
        </w:trPr>
        <w:tc>
          <w:tcPr>
            <w:tcW w:w="1440" w:type="dxa"/>
          </w:tcPr>
          <w:p w14:paraId="6B5FA39B" w14:textId="77777777" w:rsidR="00BA168E" w:rsidRPr="00981FDE" w:rsidRDefault="00BA168E" w:rsidP="00BA168E">
            <w:pPr>
              <w:pStyle w:val="CellBodyCentered"/>
              <w:rPr>
                <w:color w:val="auto"/>
                <w:lang w:val="ru-RU"/>
              </w:rPr>
            </w:pPr>
            <w:r w:rsidRPr="00981FDE">
              <w:rPr>
                <w:color w:val="auto"/>
                <w:lang w:val="ru-RU"/>
              </w:rPr>
              <w:t>BFC</w:t>
            </w:r>
          </w:p>
        </w:tc>
        <w:tc>
          <w:tcPr>
            <w:tcW w:w="6750" w:type="dxa"/>
          </w:tcPr>
          <w:p w14:paraId="4F145DCE" w14:textId="77777777" w:rsidR="00BA168E" w:rsidRPr="00981FDE" w:rsidRDefault="00BA168E" w:rsidP="00BA168E">
            <w:pPr>
              <w:pStyle w:val="CellBody"/>
              <w:rPr>
                <w:color w:val="auto"/>
                <w:lang w:val="ru-RU"/>
              </w:rPr>
            </w:pPr>
            <w:r w:rsidRPr="00981FDE">
              <w:rPr>
                <w:color w:val="auto"/>
                <w:lang w:val="ru-RU"/>
              </w:rPr>
              <w:t>Факельный газ, холодный</w:t>
            </w:r>
          </w:p>
        </w:tc>
      </w:tr>
      <w:tr w:rsidR="00BA168E" w:rsidRPr="00981FDE" w14:paraId="54536DAD" w14:textId="77777777" w:rsidTr="00EE571C">
        <w:trPr>
          <w:trHeight w:val="20"/>
        </w:trPr>
        <w:tc>
          <w:tcPr>
            <w:tcW w:w="1440" w:type="dxa"/>
          </w:tcPr>
          <w:p w14:paraId="7A159A7B" w14:textId="77777777" w:rsidR="00BA168E" w:rsidRPr="00981FDE" w:rsidRDefault="00BA168E" w:rsidP="00BA168E">
            <w:pPr>
              <w:pStyle w:val="CellBodyCentered"/>
              <w:rPr>
                <w:color w:val="auto"/>
                <w:lang w:val="ru-RU"/>
              </w:rPr>
            </w:pPr>
            <w:r w:rsidRPr="00981FDE">
              <w:rPr>
                <w:color w:val="auto"/>
                <w:lang w:val="ru-RU"/>
              </w:rPr>
              <w:t>BFH</w:t>
            </w:r>
          </w:p>
        </w:tc>
        <w:tc>
          <w:tcPr>
            <w:tcW w:w="6750" w:type="dxa"/>
          </w:tcPr>
          <w:p w14:paraId="29D465D5" w14:textId="77777777" w:rsidR="00BA168E" w:rsidRPr="00981FDE" w:rsidRDefault="00BA168E" w:rsidP="00BA168E">
            <w:pPr>
              <w:pStyle w:val="CellBody"/>
              <w:rPr>
                <w:color w:val="auto"/>
                <w:lang w:val="ru-RU"/>
              </w:rPr>
            </w:pPr>
            <w:r w:rsidRPr="00981FDE">
              <w:rPr>
                <w:color w:val="auto"/>
                <w:lang w:val="ru-RU"/>
              </w:rPr>
              <w:t>Факельный газ, высокое давление</w:t>
            </w:r>
          </w:p>
        </w:tc>
      </w:tr>
      <w:tr w:rsidR="00BA168E" w:rsidRPr="00981FDE" w14:paraId="48569394" w14:textId="77777777" w:rsidTr="00EE571C">
        <w:trPr>
          <w:trHeight w:val="20"/>
        </w:trPr>
        <w:tc>
          <w:tcPr>
            <w:tcW w:w="1440" w:type="dxa"/>
          </w:tcPr>
          <w:p w14:paraId="1FA362C3" w14:textId="77777777" w:rsidR="00BA168E" w:rsidRPr="00981FDE" w:rsidRDefault="00BA168E" w:rsidP="00BA168E">
            <w:pPr>
              <w:pStyle w:val="CellBodyCentered"/>
              <w:rPr>
                <w:color w:val="auto"/>
                <w:lang w:val="ru-RU"/>
              </w:rPr>
            </w:pPr>
            <w:r w:rsidRPr="00981FDE">
              <w:rPr>
                <w:color w:val="auto"/>
                <w:lang w:val="ru-RU"/>
              </w:rPr>
              <w:t>BFL</w:t>
            </w:r>
          </w:p>
        </w:tc>
        <w:tc>
          <w:tcPr>
            <w:tcW w:w="6750" w:type="dxa"/>
          </w:tcPr>
          <w:p w14:paraId="5A108F4E" w14:textId="77777777" w:rsidR="00BA168E" w:rsidRPr="00981FDE" w:rsidRDefault="00BA168E" w:rsidP="00BA168E">
            <w:pPr>
              <w:pStyle w:val="CellBody"/>
              <w:rPr>
                <w:color w:val="auto"/>
                <w:lang w:val="ru-RU"/>
              </w:rPr>
            </w:pPr>
            <w:r w:rsidRPr="00981FDE">
              <w:rPr>
                <w:color w:val="auto"/>
                <w:lang w:val="ru-RU"/>
              </w:rPr>
              <w:t>Факельный газ, низкое давление</w:t>
            </w:r>
          </w:p>
        </w:tc>
      </w:tr>
      <w:tr w:rsidR="00BA168E" w:rsidRPr="00343592" w14:paraId="73E1821A" w14:textId="77777777" w:rsidTr="00EE571C">
        <w:trPr>
          <w:trHeight w:val="20"/>
        </w:trPr>
        <w:tc>
          <w:tcPr>
            <w:tcW w:w="1440" w:type="dxa"/>
          </w:tcPr>
          <w:p w14:paraId="3C68725A" w14:textId="77777777" w:rsidR="00BA168E" w:rsidRPr="00981FDE" w:rsidRDefault="00BA168E" w:rsidP="00BA168E">
            <w:pPr>
              <w:pStyle w:val="CellBodyCentered"/>
              <w:rPr>
                <w:color w:val="auto"/>
                <w:lang w:val="ru-RU"/>
              </w:rPr>
            </w:pPr>
            <w:r w:rsidRPr="00981FDE">
              <w:rPr>
                <w:color w:val="auto"/>
                <w:lang w:val="ru-RU"/>
              </w:rPr>
              <w:t>BFU</w:t>
            </w:r>
          </w:p>
        </w:tc>
        <w:tc>
          <w:tcPr>
            <w:tcW w:w="6750" w:type="dxa"/>
          </w:tcPr>
          <w:p w14:paraId="0DF7BB84" w14:textId="77777777" w:rsidR="00BA168E" w:rsidRPr="00981FDE" w:rsidRDefault="00BA168E" w:rsidP="00BA168E">
            <w:pPr>
              <w:pStyle w:val="CellBody"/>
              <w:rPr>
                <w:bCs/>
                <w:color w:val="auto"/>
                <w:lang w:val="ru-RU"/>
              </w:rPr>
            </w:pPr>
            <w:r w:rsidRPr="00981FDE">
              <w:rPr>
                <w:color w:val="auto"/>
                <w:lang w:val="ru-RU"/>
              </w:rPr>
              <w:t>Выхлопной газ в трубу (по воздуховоду)</w:t>
            </w:r>
          </w:p>
        </w:tc>
      </w:tr>
      <w:tr w:rsidR="00BA168E" w:rsidRPr="00981FDE" w14:paraId="279CFF91" w14:textId="77777777" w:rsidTr="00EE571C">
        <w:trPr>
          <w:trHeight w:val="20"/>
        </w:trPr>
        <w:tc>
          <w:tcPr>
            <w:tcW w:w="1440" w:type="dxa"/>
          </w:tcPr>
          <w:p w14:paraId="2D4926C4" w14:textId="77777777" w:rsidR="00BA168E" w:rsidRPr="00981FDE" w:rsidRDefault="00BA168E" w:rsidP="00BA168E">
            <w:pPr>
              <w:pStyle w:val="CellBodyCentered"/>
              <w:rPr>
                <w:color w:val="auto"/>
                <w:lang w:val="ru-RU"/>
              </w:rPr>
            </w:pPr>
            <w:r w:rsidRPr="00981FDE">
              <w:rPr>
                <w:color w:val="auto"/>
                <w:lang w:val="ru-RU"/>
              </w:rPr>
              <w:t>BFV</w:t>
            </w:r>
          </w:p>
        </w:tc>
        <w:tc>
          <w:tcPr>
            <w:tcW w:w="6750" w:type="dxa"/>
          </w:tcPr>
          <w:p w14:paraId="6A6108D7" w14:textId="77777777" w:rsidR="00BA168E" w:rsidRPr="00981FDE" w:rsidRDefault="00BA168E" w:rsidP="00BA168E">
            <w:pPr>
              <w:pStyle w:val="CellBody"/>
              <w:rPr>
                <w:bCs/>
                <w:color w:val="auto"/>
                <w:lang w:val="ru-RU"/>
              </w:rPr>
            </w:pPr>
            <w:r w:rsidRPr="00981FDE">
              <w:rPr>
                <w:color w:val="auto"/>
                <w:lang w:val="ru-RU"/>
              </w:rPr>
              <w:t>Замкнутая вентиляционная система</w:t>
            </w:r>
          </w:p>
        </w:tc>
      </w:tr>
      <w:tr w:rsidR="00BA168E" w:rsidRPr="00981FDE" w14:paraId="1154AC8A" w14:textId="77777777" w:rsidTr="00EE571C">
        <w:trPr>
          <w:trHeight w:val="20"/>
        </w:trPr>
        <w:tc>
          <w:tcPr>
            <w:tcW w:w="1440" w:type="dxa"/>
          </w:tcPr>
          <w:p w14:paraId="4D0520E3" w14:textId="77777777" w:rsidR="00BA168E" w:rsidRPr="00981FDE" w:rsidRDefault="00BA168E" w:rsidP="00BA168E">
            <w:pPr>
              <w:pStyle w:val="CellBodyCentered"/>
              <w:rPr>
                <w:color w:val="auto"/>
                <w:lang w:val="ru-RU"/>
              </w:rPr>
            </w:pPr>
            <w:r w:rsidRPr="00981FDE">
              <w:rPr>
                <w:color w:val="auto"/>
                <w:lang w:val="ru-RU"/>
              </w:rPr>
              <w:t>BV</w:t>
            </w:r>
          </w:p>
        </w:tc>
        <w:tc>
          <w:tcPr>
            <w:tcW w:w="6750" w:type="dxa"/>
          </w:tcPr>
          <w:p w14:paraId="58CB7BAE" w14:textId="77777777" w:rsidR="00BA168E" w:rsidRPr="00981FDE" w:rsidRDefault="00BA168E" w:rsidP="00BA168E">
            <w:pPr>
              <w:pStyle w:val="CellBody"/>
              <w:rPr>
                <w:color w:val="auto"/>
                <w:lang w:val="ru-RU"/>
              </w:rPr>
            </w:pPr>
            <w:r w:rsidRPr="00981FDE">
              <w:rPr>
                <w:color w:val="auto"/>
                <w:lang w:val="ru-RU"/>
              </w:rPr>
              <w:t>Сброс в атмосферу</w:t>
            </w:r>
          </w:p>
        </w:tc>
      </w:tr>
      <w:tr w:rsidR="00581FE1" w:rsidRPr="00981FDE" w14:paraId="7076CA7B" w14:textId="77777777" w:rsidTr="00EE571C">
        <w:trPr>
          <w:trHeight w:val="20"/>
          <w:ins w:id="741" w:author="Zhunisbayev, Olzhasbek [Bolashak Atyrau Limited]" w:date="2024-05-12T05:31:00Z"/>
        </w:trPr>
        <w:tc>
          <w:tcPr>
            <w:tcW w:w="1440" w:type="dxa"/>
          </w:tcPr>
          <w:p w14:paraId="1AD30344" w14:textId="0B3C697A" w:rsidR="00581FE1" w:rsidRPr="00581FE1" w:rsidRDefault="00581FE1" w:rsidP="00BA168E">
            <w:pPr>
              <w:pStyle w:val="CellBodyCentered"/>
              <w:rPr>
                <w:ins w:id="742" w:author="Zhunisbayev, Olzhasbek [Bolashak Atyrau Limited]" w:date="2024-05-12T05:31:00Z"/>
                <w:color w:val="auto"/>
                <w:rPrChange w:id="743" w:author="Zhunisbayev, Olzhasbek [Bolashak Atyrau Limited]" w:date="2024-05-12T05:31:00Z">
                  <w:rPr>
                    <w:ins w:id="744" w:author="Zhunisbayev, Olzhasbek [Bolashak Atyrau Limited]" w:date="2024-05-12T05:31:00Z"/>
                    <w:color w:val="auto"/>
                    <w:lang w:val="ru-RU"/>
                  </w:rPr>
                </w:rPrChange>
              </w:rPr>
            </w:pPr>
            <w:ins w:id="745" w:author="Zhunisbayev, Olzhasbek [Bolashak Atyrau Limited]" w:date="2024-05-12T05:31:00Z">
              <w:r>
                <w:rPr>
                  <w:color w:val="auto"/>
                </w:rPr>
                <w:t>CBC</w:t>
              </w:r>
            </w:ins>
          </w:p>
        </w:tc>
        <w:tc>
          <w:tcPr>
            <w:tcW w:w="6750" w:type="dxa"/>
          </w:tcPr>
          <w:p w14:paraId="2C310AC4" w14:textId="4FCE7AC2" w:rsidR="00581FE1" w:rsidRPr="00981FDE" w:rsidRDefault="00351126" w:rsidP="00BA168E">
            <w:pPr>
              <w:pStyle w:val="CellBody"/>
              <w:rPr>
                <w:ins w:id="746" w:author="Zhunisbayev, Olzhasbek [Bolashak Atyrau Limited]" w:date="2024-05-12T05:31:00Z"/>
                <w:color w:val="auto"/>
                <w:lang w:val="ru-RU"/>
              </w:rPr>
            </w:pPr>
            <w:ins w:id="747" w:author="Zhunisbayev, Olzhasbek [Bolashak Atyrau Limited]" w:date="2024-05-12T05:33:00Z">
              <w:r w:rsidRPr="00351126">
                <w:rPr>
                  <w:color w:val="auto"/>
                  <w:lang w:val="ru-RU"/>
                </w:rPr>
                <w:t>Двууглекислый натрий</w:t>
              </w:r>
            </w:ins>
          </w:p>
        </w:tc>
      </w:tr>
      <w:tr w:rsidR="00BA168E" w:rsidRPr="00981FDE" w14:paraId="570A5C89" w14:textId="77777777" w:rsidTr="00EE571C">
        <w:trPr>
          <w:trHeight w:val="20"/>
        </w:trPr>
        <w:tc>
          <w:tcPr>
            <w:tcW w:w="1440" w:type="dxa"/>
          </w:tcPr>
          <w:p w14:paraId="786BD3F1" w14:textId="77777777" w:rsidR="00BA168E" w:rsidRPr="00981FDE" w:rsidRDefault="00BA168E" w:rsidP="00BA168E">
            <w:pPr>
              <w:pStyle w:val="CellBodyCentered"/>
              <w:rPr>
                <w:color w:val="auto"/>
                <w:lang w:val="ru-RU"/>
              </w:rPr>
            </w:pPr>
            <w:r w:rsidRPr="00981FDE">
              <w:rPr>
                <w:color w:val="auto"/>
                <w:lang w:val="ru-RU"/>
              </w:rPr>
              <w:t>CC</w:t>
            </w:r>
          </w:p>
        </w:tc>
        <w:tc>
          <w:tcPr>
            <w:tcW w:w="6750" w:type="dxa"/>
          </w:tcPr>
          <w:p w14:paraId="5BAEAC07" w14:textId="77777777" w:rsidR="00BA168E" w:rsidRPr="00981FDE" w:rsidRDefault="00BA168E" w:rsidP="00BA168E">
            <w:pPr>
              <w:pStyle w:val="CellBody"/>
              <w:rPr>
                <w:color w:val="auto"/>
                <w:lang w:val="ru-RU"/>
              </w:rPr>
            </w:pPr>
            <w:r w:rsidRPr="00981FDE">
              <w:rPr>
                <w:color w:val="auto"/>
                <w:lang w:val="ru-RU"/>
              </w:rPr>
              <w:t>Отработанная щелочь</w:t>
            </w:r>
          </w:p>
        </w:tc>
      </w:tr>
      <w:tr w:rsidR="00BA168E" w:rsidRPr="00981FDE" w14:paraId="53C347B3" w14:textId="77777777" w:rsidTr="00EE571C">
        <w:trPr>
          <w:trHeight w:val="20"/>
        </w:trPr>
        <w:tc>
          <w:tcPr>
            <w:tcW w:w="1440" w:type="dxa"/>
          </w:tcPr>
          <w:p w14:paraId="438CE55C" w14:textId="77777777" w:rsidR="00BA168E" w:rsidRPr="00981FDE" w:rsidRDefault="00BA168E" w:rsidP="00BA168E">
            <w:pPr>
              <w:pStyle w:val="CellBodyCentered"/>
              <w:rPr>
                <w:color w:val="auto"/>
                <w:lang w:val="ru-RU"/>
              </w:rPr>
            </w:pPr>
            <w:r w:rsidRPr="00981FDE">
              <w:rPr>
                <w:color w:val="auto"/>
                <w:lang w:val="ru-RU"/>
              </w:rPr>
              <w:t>CCB</w:t>
            </w:r>
          </w:p>
        </w:tc>
        <w:tc>
          <w:tcPr>
            <w:tcW w:w="6750" w:type="dxa"/>
          </w:tcPr>
          <w:p w14:paraId="0F47E25A" w14:textId="77777777" w:rsidR="00BA168E" w:rsidRPr="00981FDE" w:rsidRDefault="00BA168E" w:rsidP="00BA168E">
            <w:pPr>
              <w:pStyle w:val="CellBody"/>
              <w:rPr>
                <w:color w:val="auto"/>
                <w:lang w:val="ru-RU"/>
              </w:rPr>
            </w:pPr>
            <w:r w:rsidRPr="00981FDE">
              <w:rPr>
                <w:color w:val="auto"/>
                <w:lang w:val="ru-RU"/>
              </w:rPr>
              <w:t>Соляной рассол</w:t>
            </w:r>
          </w:p>
        </w:tc>
      </w:tr>
      <w:tr w:rsidR="00BA168E" w:rsidRPr="00981FDE" w14:paraId="505DB7C4" w14:textId="77777777" w:rsidTr="00EE571C">
        <w:trPr>
          <w:trHeight w:val="20"/>
        </w:trPr>
        <w:tc>
          <w:tcPr>
            <w:tcW w:w="1440" w:type="dxa"/>
          </w:tcPr>
          <w:p w14:paraId="05A26FEE" w14:textId="77777777" w:rsidR="00BA168E" w:rsidRPr="00981FDE" w:rsidRDefault="00BA168E" w:rsidP="00BA168E">
            <w:pPr>
              <w:pStyle w:val="CellBodyCentered"/>
              <w:rPr>
                <w:color w:val="auto"/>
                <w:lang w:val="ru-RU"/>
              </w:rPr>
            </w:pPr>
            <w:r w:rsidRPr="00981FDE">
              <w:rPr>
                <w:color w:val="auto"/>
                <w:lang w:val="ru-RU"/>
              </w:rPr>
              <w:t>CCC</w:t>
            </w:r>
          </w:p>
        </w:tc>
        <w:tc>
          <w:tcPr>
            <w:tcW w:w="6750" w:type="dxa"/>
          </w:tcPr>
          <w:p w14:paraId="43AC9F07" w14:textId="77777777" w:rsidR="00BA168E" w:rsidRPr="00981FDE" w:rsidRDefault="00BA168E" w:rsidP="00BA168E">
            <w:pPr>
              <w:pStyle w:val="CellBody"/>
              <w:rPr>
                <w:bCs/>
                <w:color w:val="auto"/>
                <w:lang w:val="ru-RU"/>
              </w:rPr>
            </w:pPr>
            <w:r w:rsidRPr="00981FDE">
              <w:rPr>
                <w:color w:val="auto"/>
                <w:lang w:val="ru-RU"/>
              </w:rPr>
              <w:t>Хлорид кальция</w:t>
            </w:r>
          </w:p>
        </w:tc>
      </w:tr>
      <w:tr w:rsidR="00BA168E" w:rsidRPr="00981FDE" w14:paraId="41584172" w14:textId="77777777" w:rsidTr="00EE571C">
        <w:trPr>
          <w:trHeight w:val="20"/>
        </w:trPr>
        <w:tc>
          <w:tcPr>
            <w:tcW w:w="1440" w:type="dxa"/>
          </w:tcPr>
          <w:p w14:paraId="365FCD72" w14:textId="77777777" w:rsidR="00BA168E" w:rsidRPr="00981FDE" w:rsidRDefault="00BA168E" w:rsidP="00BA168E">
            <w:pPr>
              <w:pStyle w:val="CellBodyCentered"/>
              <w:rPr>
                <w:color w:val="auto"/>
                <w:lang w:val="ru-RU"/>
              </w:rPr>
            </w:pPr>
            <w:r w:rsidRPr="00981FDE">
              <w:rPr>
                <w:color w:val="auto"/>
                <w:lang w:val="ru-RU"/>
              </w:rPr>
              <w:t>CCD</w:t>
            </w:r>
          </w:p>
        </w:tc>
        <w:tc>
          <w:tcPr>
            <w:tcW w:w="6750" w:type="dxa"/>
          </w:tcPr>
          <w:p w14:paraId="14594FD4" w14:textId="77777777" w:rsidR="00BA168E" w:rsidRPr="00981FDE" w:rsidRDefault="00BA168E" w:rsidP="00BA168E">
            <w:pPr>
              <w:pStyle w:val="CellBody"/>
              <w:rPr>
                <w:bCs/>
                <w:color w:val="auto"/>
                <w:lang w:val="ru-RU"/>
              </w:rPr>
            </w:pPr>
            <w:r w:rsidRPr="00981FDE">
              <w:rPr>
                <w:color w:val="auto"/>
                <w:lang w:val="ru-RU"/>
              </w:rPr>
              <w:t>Деэмульгатор</w:t>
            </w:r>
          </w:p>
        </w:tc>
      </w:tr>
      <w:tr w:rsidR="00BA168E" w:rsidRPr="00981FDE" w14:paraId="061250A0" w14:textId="77777777" w:rsidTr="00EE571C">
        <w:trPr>
          <w:trHeight w:val="20"/>
        </w:trPr>
        <w:tc>
          <w:tcPr>
            <w:tcW w:w="1440" w:type="dxa"/>
          </w:tcPr>
          <w:p w14:paraId="71D38C8D" w14:textId="77777777" w:rsidR="00BA168E" w:rsidRPr="0006443A" w:rsidRDefault="00BA168E" w:rsidP="00BA168E">
            <w:pPr>
              <w:pStyle w:val="CellBodyCentered"/>
              <w:spacing w:line="260" w:lineRule="atLeast"/>
              <w:ind w:left="-92" w:right="-102"/>
              <w:rPr>
                <w:color w:val="auto"/>
                <w:lang w:val="en-GB"/>
              </w:rPr>
            </w:pPr>
            <w:r>
              <w:rPr>
                <w:color w:val="auto"/>
                <w:lang w:val="en-GB"/>
              </w:rPr>
              <w:t>CDS</w:t>
            </w:r>
          </w:p>
        </w:tc>
        <w:tc>
          <w:tcPr>
            <w:tcW w:w="6750" w:type="dxa"/>
          </w:tcPr>
          <w:p w14:paraId="5BC3EAC4" w14:textId="77777777" w:rsidR="00BA168E" w:rsidRPr="0006443A" w:rsidRDefault="00BA168E" w:rsidP="00BA168E">
            <w:pPr>
              <w:pStyle w:val="CellBody"/>
              <w:spacing w:line="260" w:lineRule="atLeast"/>
              <w:rPr>
                <w:color w:val="auto"/>
                <w:lang w:val="en-GB"/>
              </w:rPr>
            </w:pPr>
            <w:r>
              <w:rPr>
                <w:color w:val="auto"/>
                <w:lang w:val="ru-RU"/>
              </w:rPr>
              <w:t xml:space="preserve">Растворитель </w:t>
            </w:r>
            <w:r>
              <w:rPr>
                <w:color w:val="auto"/>
                <w:lang w:val="en-GB"/>
              </w:rPr>
              <w:t>COS</w:t>
            </w:r>
          </w:p>
        </w:tc>
      </w:tr>
      <w:tr w:rsidR="00BA168E" w:rsidRPr="00981FDE" w14:paraId="16943537" w14:textId="77777777" w:rsidTr="00EE571C">
        <w:trPr>
          <w:trHeight w:val="20"/>
        </w:trPr>
        <w:tc>
          <w:tcPr>
            <w:tcW w:w="1440" w:type="dxa"/>
          </w:tcPr>
          <w:p w14:paraId="07ABC16D" w14:textId="77777777" w:rsidR="00BA168E" w:rsidRPr="00981FDE" w:rsidRDefault="00BA168E" w:rsidP="00BA168E">
            <w:pPr>
              <w:pStyle w:val="CellBodyCentered"/>
              <w:rPr>
                <w:color w:val="auto"/>
                <w:lang w:val="ru-RU"/>
              </w:rPr>
            </w:pPr>
            <w:r w:rsidRPr="00981FDE">
              <w:rPr>
                <w:color w:val="auto"/>
                <w:lang w:val="ru-RU"/>
              </w:rPr>
              <w:t>CCS</w:t>
            </w:r>
          </w:p>
        </w:tc>
        <w:tc>
          <w:tcPr>
            <w:tcW w:w="6750" w:type="dxa"/>
          </w:tcPr>
          <w:p w14:paraId="63282805" w14:textId="77777777" w:rsidR="00BA168E" w:rsidRPr="00981FDE" w:rsidRDefault="00BA168E" w:rsidP="00BA168E">
            <w:pPr>
              <w:pStyle w:val="CellBody"/>
              <w:rPr>
                <w:bCs/>
                <w:color w:val="auto"/>
                <w:lang w:val="ru-RU"/>
              </w:rPr>
            </w:pPr>
            <w:r w:rsidRPr="00981FDE">
              <w:rPr>
                <w:color w:val="auto"/>
                <w:lang w:val="ru-RU"/>
              </w:rPr>
              <w:t xml:space="preserve">Щелочь </w:t>
            </w:r>
          </w:p>
        </w:tc>
      </w:tr>
      <w:tr w:rsidR="00BA168E" w:rsidRPr="00981FDE" w14:paraId="7BA2E8CD" w14:textId="77777777" w:rsidTr="00EE571C">
        <w:trPr>
          <w:trHeight w:val="20"/>
        </w:trPr>
        <w:tc>
          <w:tcPr>
            <w:tcW w:w="1440" w:type="dxa"/>
          </w:tcPr>
          <w:p w14:paraId="4ECA39F3" w14:textId="77777777" w:rsidR="00BA168E" w:rsidRPr="00981FDE" w:rsidRDefault="00BA168E" w:rsidP="00BA168E">
            <w:pPr>
              <w:pStyle w:val="CellBodyCentered"/>
              <w:rPr>
                <w:color w:val="auto"/>
                <w:lang w:val="ru-RU"/>
              </w:rPr>
            </w:pPr>
            <w:r w:rsidRPr="00981FDE">
              <w:rPr>
                <w:color w:val="auto"/>
                <w:lang w:val="ru-RU"/>
              </w:rPr>
              <w:t>CDE</w:t>
            </w:r>
          </w:p>
        </w:tc>
        <w:tc>
          <w:tcPr>
            <w:tcW w:w="6750" w:type="dxa"/>
          </w:tcPr>
          <w:p w14:paraId="3F1DF73E" w14:textId="77777777" w:rsidR="00BA168E" w:rsidRPr="00981FDE" w:rsidRDefault="00BA168E" w:rsidP="00BA168E">
            <w:pPr>
              <w:pStyle w:val="CellBody"/>
              <w:rPr>
                <w:color w:val="auto"/>
                <w:lang w:val="ru-RU"/>
              </w:rPr>
            </w:pPr>
            <w:r w:rsidRPr="00981FDE">
              <w:rPr>
                <w:color w:val="auto"/>
                <w:lang w:val="ru-RU"/>
              </w:rPr>
              <w:t>Амин, тощий</w:t>
            </w:r>
          </w:p>
        </w:tc>
      </w:tr>
      <w:tr w:rsidR="00BA168E" w:rsidRPr="00981FDE" w14:paraId="1412B9F8" w14:textId="77777777" w:rsidTr="00EE571C">
        <w:trPr>
          <w:trHeight w:val="20"/>
        </w:trPr>
        <w:tc>
          <w:tcPr>
            <w:tcW w:w="1440" w:type="dxa"/>
          </w:tcPr>
          <w:p w14:paraId="33C9F42A" w14:textId="77777777" w:rsidR="00BA168E" w:rsidRPr="00981FDE" w:rsidRDefault="00BA168E" w:rsidP="00BA168E">
            <w:pPr>
              <w:pStyle w:val="CellBodyCentered"/>
              <w:rPr>
                <w:color w:val="auto"/>
                <w:lang w:val="ru-RU"/>
              </w:rPr>
            </w:pPr>
            <w:r w:rsidRPr="00981FDE">
              <w:rPr>
                <w:color w:val="auto"/>
                <w:lang w:val="ru-RU"/>
              </w:rPr>
              <w:t>CDF</w:t>
            </w:r>
          </w:p>
        </w:tc>
        <w:tc>
          <w:tcPr>
            <w:tcW w:w="6750" w:type="dxa"/>
          </w:tcPr>
          <w:p w14:paraId="65A8B41D" w14:textId="77777777" w:rsidR="00BA168E" w:rsidRPr="00981FDE" w:rsidRDefault="00BA168E" w:rsidP="00BA168E">
            <w:pPr>
              <w:pStyle w:val="CellBody"/>
              <w:rPr>
                <w:color w:val="auto"/>
                <w:lang w:val="ru-RU"/>
              </w:rPr>
            </w:pPr>
            <w:r w:rsidRPr="00981FDE">
              <w:rPr>
                <w:color w:val="auto"/>
                <w:lang w:val="ru-RU"/>
              </w:rPr>
              <w:t>Амин, свежий</w:t>
            </w:r>
          </w:p>
        </w:tc>
      </w:tr>
      <w:tr w:rsidR="00BA168E" w:rsidRPr="00981FDE" w14:paraId="4FBDFBCA" w14:textId="77777777" w:rsidTr="00EE571C">
        <w:trPr>
          <w:trHeight w:val="20"/>
        </w:trPr>
        <w:tc>
          <w:tcPr>
            <w:tcW w:w="1440" w:type="dxa"/>
          </w:tcPr>
          <w:p w14:paraId="2D75151E" w14:textId="77777777" w:rsidR="00BA168E" w:rsidRPr="00981FDE" w:rsidRDefault="00BA168E" w:rsidP="00BA168E">
            <w:pPr>
              <w:pStyle w:val="CellBodyCentered"/>
              <w:rPr>
                <w:color w:val="auto"/>
                <w:lang w:val="ru-RU"/>
              </w:rPr>
            </w:pPr>
            <w:r w:rsidRPr="00981FDE">
              <w:rPr>
                <w:color w:val="auto"/>
                <w:lang w:val="ru-RU"/>
              </w:rPr>
              <w:t>CDM</w:t>
            </w:r>
          </w:p>
        </w:tc>
        <w:tc>
          <w:tcPr>
            <w:tcW w:w="6750" w:type="dxa"/>
          </w:tcPr>
          <w:p w14:paraId="7FB7F84F" w14:textId="77777777" w:rsidR="00BA168E" w:rsidRPr="00981FDE" w:rsidRDefault="00BA168E" w:rsidP="00BA168E">
            <w:pPr>
              <w:pStyle w:val="CellBody"/>
              <w:rPr>
                <w:color w:val="auto"/>
                <w:lang w:val="ru-RU"/>
              </w:rPr>
            </w:pPr>
            <w:r w:rsidRPr="00981FDE">
              <w:rPr>
                <w:color w:val="auto"/>
                <w:lang w:val="ru-RU"/>
              </w:rPr>
              <w:t>Амин, обогащенный</w:t>
            </w:r>
          </w:p>
        </w:tc>
      </w:tr>
      <w:tr w:rsidR="00BA168E" w:rsidRPr="00981FDE" w14:paraId="2978AAE1" w14:textId="77777777" w:rsidTr="00EE571C">
        <w:trPr>
          <w:trHeight w:val="20"/>
        </w:trPr>
        <w:tc>
          <w:tcPr>
            <w:tcW w:w="1440" w:type="dxa"/>
          </w:tcPr>
          <w:p w14:paraId="46714F6C" w14:textId="77777777" w:rsidR="00BA168E" w:rsidRPr="00981FDE" w:rsidRDefault="00BA168E" w:rsidP="00BA168E">
            <w:pPr>
              <w:pStyle w:val="CellBodyCentered"/>
              <w:rPr>
                <w:color w:val="auto"/>
                <w:lang w:val="ru-RU"/>
              </w:rPr>
            </w:pPr>
            <w:r w:rsidRPr="00981FDE">
              <w:rPr>
                <w:color w:val="auto"/>
                <w:lang w:val="ru-RU"/>
              </w:rPr>
              <w:t>CF</w:t>
            </w:r>
          </w:p>
        </w:tc>
        <w:tc>
          <w:tcPr>
            <w:tcW w:w="6750" w:type="dxa"/>
          </w:tcPr>
          <w:p w14:paraId="0400B050" w14:textId="77777777" w:rsidR="00BA168E" w:rsidRPr="00981FDE" w:rsidRDefault="00BA168E" w:rsidP="00BA168E">
            <w:pPr>
              <w:pStyle w:val="CellBody"/>
              <w:rPr>
                <w:color w:val="auto"/>
                <w:lang w:val="ru-RU"/>
              </w:rPr>
            </w:pPr>
            <w:r w:rsidRPr="00981FDE">
              <w:rPr>
                <w:color w:val="auto"/>
                <w:lang w:val="ru-RU"/>
              </w:rPr>
              <w:t xml:space="preserve">Вспенивающее средство </w:t>
            </w:r>
          </w:p>
        </w:tc>
      </w:tr>
      <w:tr w:rsidR="00BA168E" w:rsidRPr="00981FDE" w14:paraId="73D56A46" w14:textId="77777777" w:rsidTr="00EE571C">
        <w:trPr>
          <w:trHeight w:val="20"/>
        </w:trPr>
        <w:tc>
          <w:tcPr>
            <w:tcW w:w="1440" w:type="dxa"/>
          </w:tcPr>
          <w:p w14:paraId="15404DF6" w14:textId="77777777" w:rsidR="00BA168E" w:rsidRPr="00981FDE" w:rsidRDefault="00BA168E" w:rsidP="00BA168E">
            <w:pPr>
              <w:pStyle w:val="CellBodyCentered"/>
              <w:rPr>
                <w:color w:val="auto"/>
                <w:lang w:val="ru-RU"/>
              </w:rPr>
            </w:pPr>
            <w:r w:rsidRPr="00981FDE">
              <w:rPr>
                <w:color w:val="auto"/>
                <w:lang w:val="ru-RU"/>
              </w:rPr>
              <w:t>CFA</w:t>
            </w:r>
          </w:p>
        </w:tc>
        <w:tc>
          <w:tcPr>
            <w:tcW w:w="6750" w:type="dxa"/>
          </w:tcPr>
          <w:p w14:paraId="5EFB9023" w14:textId="77777777" w:rsidR="00BA168E" w:rsidRPr="00981FDE" w:rsidRDefault="00BA168E" w:rsidP="00BA168E">
            <w:pPr>
              <w:pStyle w:val="CellBody"/>
              <w:rPr>
                <w:color w:val="auto"/>
                <w:lang w:val="ru-RU"/>
              </w:rPr>
            </w:pPr>
            <w:r w:rsidRPr="00981FDE">
              <w:rPr>
                <w:color w:val="auto"/>
                <w:lang w:val="ru-RU"/>
              </w:rPr>
              <w:t xml:space="preserve">Антивспениватель </w:t>
            </w:r>
          </w:p>
        </w:tc>
      </w:tr>
      <w:tr w:rsidR="00BA168E" w:rsidRPr="00981FDE" w14:paraId="73EF4AE8" w14:textId="77777777" w:rsidTr="00EE571C">
        <w:trPr>
          <w:trHeight w:val="20"/>
        </w:trPr>
        <w:tc>
          <w:tcPr>
            <w:tcW w:w="1440" w:type="dxa"/>
          </w:tcPr>
          <w:p w14:paraId="5D5AFE48" w14:textId="77777777" w:rsidR="00BA168E" w:rsidRPr="00981FDE" w:rsidRDefault="00BA168E" w:rsidP="00BA168E">
            <w:pPr>
              <w:pStyle w:val="CellBodyCentered"/>
              <w:rPr>
                <w:color w:val="auto"/>
                <w:lang w:val="ru-RU"/>
              </w:rPr>
            </w:pPr>
            <w:r w:rsidRPr="00981FDE">
              <w:rPr>
                <w:color w:val="auto"/>
                <w:lang w:val="ru-RU"/>
              </w:rPr>
              <w:t>CFC</w:t>
            </w:r>
          </w:p>
        </w:tc>
        <w:tc>
          <w:tcPr>
            <w:tcW w:w="6750" w:type="dxa"/>
          </w:tcPr>
          <w:p w14:paraId="06D9FDEE" w14:textId="77777777" w:rsidR="00BA168E" w:rsidRPr="00981FDE" w:rsidRDefault="00BA168E" w:rsidP="00BA168E">
            <w:pPr>
              <w:pStyle w:val="CellBody"/>
              <w:rPr>
                <w:color w:val="auto"/>
                <w:lang w:val="ru-RU"/>
              </w:rPr>
            </w:pPr>
            <w:r w:rsidRPr="00981FDE">
              <w:rPr>
                <w:color w:val="auto"/>
                <w:lang w:val="ru-RU"/>
              </w:rPr>
              <w:t xml:space="preserve">Хлорид железа </w:t>
            </w:r>
          </w:p>
        </w:tc>
      </w:tr>
      <w:tr w:rsidR="00BA168E" w:rsidRPr="00981FDE" w14:paraId="6FE498E7" w14:textId="77777777" w:rsidTr="00EE571C">
        <w:trPr>
          <w:trHeight w:val="20"/>
        </w:trPr>
        <w:tc>
          <w:tcPr>
            <w:tcW w:w="1440" w:type="dxa"/>
          </w:tcPr>
          <w:p w14:paraId="3E199001" w14:textId="77777777" w:rsidR="00BA168E" w:rsidRPr="00981FDE" w:rsidRDefault="00BA168E" w:rsidP="00BA168E">
            <w:pPr>
              <w:pStyle w:val="CellBodyCentered"/>
              <w:rPr>
                <w:color w:val="auto"/>
                <w:lang w:val="ru-RU"/>
              </w:rPr>
            </w:pPr>
            <w:r w:rsidRPr="00981FDE">
              <w:rPr>
                <w:color w:val="auto"/>
                <w:lang w:val="ru-RU"/>
              </w:rPr>
              <w:t>CH</w:t>
            </w:r>
          </w:p>
        </w:tc>
        <w:tc>
          <w:tcPr>
            <w:tcW w:w="6750" w:type="dxa"/>
          </w:tcPr>
          <w:p w14:paraId="75B65B97" w14:textId="77777777" w:rsidR="00BA168E" w:rsidRPr="00981FDE" w:rsidRDefault="00BA168E" w:rsidP="00BA168E">
            <w:pPr>
              <w:pStyle w:val="CellBody"/>
              <w:rPr>
                <w:bCs/>
                <w:color w:val="auto"/>
                <w:lang w:val="ru-RU"/>
              </w:rPr>
            </w:pPr>
            <w:r w:rsidRPr="00981FDE">
              <w:rPr>
                <w:color w:val="auto"/>
                <w:lang w:val="ru-RU"/>
              </w:rPr>
              <w:t>Раствор гидразина</w:t>
            </w:r>
          </w:p>
        </w:tc>
      </w:tr>
      <w:tr w:rsidR="00BA168E" w:rsidRPr="00981FDE" w14:paraId="610048E3" w14:textId="77777777" w:rsidTr="00EE571C">
        <w:trPr>
          <w:trHeight w:val="20"/>
        </w:trPr>
        <w:tc>
          <w:tcPr>
            <w:tcW w:w="1440" w:type="dxa"/>
          </w:tcPr>
          <w:p w14:paraId="2FCAC93C" w14:textId="77777777" w:rsidR="00BA168E" w:rsidRPr="00981FDE" w:rsidRDefault="00BA168E" w:rsidP="00BA168E">
            <w:pPr>
              <w:pStyle w:val="CellBodyCentered"/>
              <w:rPr>
                <w:color w:val="auto"/>
                <w:lang w:val="ru-RU"/>
              </w:rPr>
            </w:pPr>
            <w:r w:rsidRPr="00981FDE">
              <w:rPr>
                <w:color w:val="auto"/>
                <w:lang w:val="ru-RU"/>
              </w:rPr>
              <w:t>CHM</w:t>
            </w:r>
          </w:p>
        </w:tc>
        <w:tc>
          <w:tcPr>
            <w:tcW w:w="6750" w:type="dxa"/>
          </w:tcPr>
          <w:p w14:paraId="1196CB41" w14:textId="77777777" w:rsidR="00BA168E" w:rsidRPr="00981FDE" w:rsidRDefault="00BA168E" w:rsidP="00BA168E">
            <w:pPr>
              <w:pStyle w:val="CellBody"/>
              <w:rPr>
                <w:color w:val="auto"/>
                <w:lang w:val="ru-RU"/>
              </w:rPr>
            </w:pPr>
            <w:r w:rsidRPr="00981FDE">
              <w:rPr>
                <w:color w:val="auto"/>
                <w:lang w:val="ru-RU"/>
              </w:rPr>
              <w:t>Биологические питательные вещества</w:t>
            </w:r>
          </w:p>
        </w:tc>
      </w:tr>
      <w:tr w:rsidR="00BA168E" w:rsidRPr="00343592" w14:paraId="5B60D72A" w14:textId="77777777" w:rsidTr="00EE571C">
        <w:trPr>
          <w:trHeight w:val="20"/>
        </w:trPr>
        <w:tc>
          <w:tcPr>
            <w:tcW w:w="1440" w:type="dxa"/>
          </w:tcPr>
          <w:p w14:paraId="62F92938" w14:textId="77777777" w:rsidR="00BA168E" w:rsidRPr="00981FDE" w:rsidRDefault="00BA168E" w:rsidP="00BA168E">
            <w:pPr>
              <w:pStyle w:val="CellBodyCentered"/>
              <w:rPr>
                <w:color w:val="auto"/>
                <w:lang w:val="ru-RU"/>
              </w:rPr>
            </w:pPr>
            <w:r w:rsidRPr="00981FDE">
              <w:rPr>
                <w:color w:val="auto"/>
                <w:lang w:val="ru-RU"/>
              </w:rPr>
              <w:t>CI</w:t>
            </w:r>
          </w:p>
        </w:tc>
        <w:tc>
          <w:tcPr>
            <w:tcW w:w="6750" w:type="dxa"/>
          </w:tcPr>
          <w:p w14:paraId="0BAF33BF" w14:textId="77777777" w:rsidR="00BA168E" w:rsidRPr="00981FDE" w:rsidRDefault="00BA168E" w:rsidP="00BA168E">
            <w:pPr>
              <w:pStyle w:val="CellBody"/>
              <w:rPr>
                <w:color w:val="auto"/>
                <w:lang w:val="ru-RU"/>
              </w:rPr>
            </w:pPr>
            <w:r w:rsidRPr="00981FDE">
              <w:rPr>
                <w:color w:val="auto"/>
                <w:lang w:val="ru-RU"/>
              </w:rPr>
              <w:t>Химический ингибитор и средство, препятствующее образованию накипи</w:t>
            </w:r>
          </w:p>
        </w:tc>
      </w:tr>
      <w:tr w:rsidR="00BA168E" w:rsidRPr="00981FDE" w14:paraId="3FB1DD9E" w14:textId="77777777" w:rsidTr="00EE571C">
        <w:trPr>
          <w:trHeight w:val="20"/>
        </w:trPr>
        <w:tc>
          <w:tcPr>
            <w:tcW w:w="1440" w:type="dxa"/>
          </w:tcPr>
          <w:p w14:paraId="2D2B499D" w14:textId="77777777" w:rsidR="00BA168E" w:rsidRPr="003A2A49" w:rsidRDefault="00BA168E" w:rsidP="00BA168E">
            <w:pPr>
              <w:pStyle w:val="CellBodyCentered"/>
              <w:spacing w:line="260" w:lineRule="atLeast"/>
              <w:rPr>
                <w:color w:val="auto"/>
                <w:lang w:val="en-GB"/>
              </w:rPr>
            </w:pPr>
            <w:r>
              <w:rPr>
                <w:color w:val="auto"/>
                <w:lang w:val="en-GB"/>
              </w:rPr>
              <w:t>CMX</w:t>
            </w:r>
          </w:p>
        </w:tc>
        <w:tc>
          <w:tcPr>
            <w:tcW w:w="6750" w:type="dxa"/>
          </w:tcPr>
          <w:p w14:paraId="70B3E054" w14:textId="77777777" w:rsidR="00BA168E" w:rsidRPr="00792C82" w:rsidRDefault="00BA168E" w:rsidP="00BA168E">
            <w:pPr>
              <w:pStyle w:val="CellBody"/>
              <w:spacing w:line="260" w:lineRule="atLeast"/>
              <w:ind w:left="27"/>
              <w:rPr>
                <w:color w:val="auto"/>
                <w:lang w:val="en-GB"/>
              </w:rPr>
            </w:pPr>
            <w:r>
              <w:rPr>
                <w:color w:val="auto"/>
                <w:lang w:val="ru-RU"/>
              </w:rPr>
              <w:t xml:space="preserve">Катализатор </w:t>
            </w:r>
            <w:r>
              <w:rPr>
                <w:color w:val="auto"/>
                <w:lang w:val="en-GB"/>
              </w:rPr>
              <w:t>Merox WS</w:t>
            </w:r>
          </w:p>
        </w:tc>
      </w:tr>
      <w:tr w:rsidR="00BA168E" w:rsidRPr="00981FDE" w14:paraId="4631D944" w14:textId="77777777" w:rsidTr="00EE571C">
        <w:trPr>
          <w:trHeight w:val="20"/>
        </w:trPr>
        <w:tc>
          <w:tcPr>
            <w:tcW w:w="1440" w:type="dxa"/>
          </w:tcPr>
          <w:p w14:paraId="258FCDD7" w14:textId="77777777" w:rsidR="00BA168E" w:rsidRPr="00981FDE" w:rsidRDefault="00BA168E" w:rsidP="00BA168E">
            <w:pPr>
              <w:pStyle w:val="CellBodyCentered"/>
              <w:rPr>
                <w:color w:val="auto"/>
                <w:lang w:val="ru-RU"/>
              </w:rPr>
            </w:pPr>
            <w:r w:rsidRPr="00981FDE">
              <w:rPr>
                <w:color w:val="auto"/>
                <w:lang w:val="ru-RU"/>
              </w:rPr>
              <w:t>CO</w:t>
            </w:r>
          </w:p>
        </w:tc>
        <w:tc>
          <w:tcPr>
            <w:tcW w:w="6750" w:type="dxa"/>
          </w:tcPr>
          <w:p w14:paraId="18D889F9" w14:textId="77777777" w:rsidR="00BA168E" w:rsidRPr="00981FDE" w:rsidRDefault="00BA168E" w:rsidP="00BA168E">
            <w:pPr>
              <w:pStyle w:val="CellBody"/>
              <w:rPr>
                <w:color w:val="auto"/>
                <w:lang w:val="ru-RU"/>
              </w:rPr>
            </w:pPr>
            <w:r w:rsidRPr="00981FDE">
              <w:rPr>
                <w:color w:val="auto"/>
                <w:lang w:val="ru-RU"/>
              </w:rPr>
              <w:t>Двуокись углерода</w:t>
            </w:r>
          </w:p>
        </w:tc>
      </w:tr>
      <w:tr w:rsidR="00BA168E" w:rsidRPr="00981FDE" w14:paraId="3A1A2C79" w14:textId="77777777" w:rsidTr="00EE571C">
        <w:trPr>
          <w:trHeight w:val="20"/>
        </w:trPr>
        <w:tc>
          <w:tcPr>
            <w:tcW w:w="1440" w:type="dxa"/>
          </w:tcPr>
          <w:p w14:paraId="0168EE4F" w14:textId="77777777" w:rsidR="00BA168E" w:rsidRPr="00981FDE" w:rsidRDefault="00BA168E" w:rsidP="00BA168E">
            <w:pPr>
              <w:pStyle w:val="CellBodyCentered"/>
              <w:rPr>
                <w:color w:val="auto"/>
                <w:lang w:val="ru-RU"/>
              </w:rPr>
            </w:pPr>
            <w:r w:rsidRPr="00981FDE">
              <w:rPr>
                <w:color w:val="auto"/>
                <w:lang w:val="ru-RU"/>
              </w:rPr>
              <w:t>CPE</w:t>
            </w:r>
          </w:p>
        </w:tc>
        <w:tc>
          <w:tcPr>
            <w:tcW w:w="6750" w:type="dxa"/>
          </w:tcPr>
          <w:p w14:paraId="318AEFB1" w14:textId="77777777" w:rsidR="00BA168E" w:rsidRPr="00981FDE" w:rsidRDefault="00BA168E" w:rsidP="00BA168E">
            <w:pPr>
              <w:pStyle w:val="CellBody"/>
              <w:rPr>
                <w:bCs/>
                <w:color w:val="auto"/>
                <w:lang w:val="ru-RU"/>
              </w:rPr>
            </w:pPr>
            <w:r w:rsidRPr="00981FDE">
              <w:rPr>
                <w:color w:val="auto"/>
                <w:lang w:val="ru-RU"/>
              </w:rPr>
              <w:t>Полиэлектролит</w:t>
            </w:r>
          </w:p>
        </w:tc>
      </w:tr>
      <w:tr w:rsidR="00BA168E" w:rsidRPr="00981FDE" w14:paraId="41026769" w14:textId="77777777" w:rsidTr="00EE571C">
        <w:trPr>
          <w:trHeight w:val="20"/>
        </w:trPr>
        <w:tc>
          <w:tcPr>
            <w:tcW w:w="1440" w:type="dxa"/>
          </w:tcPr>
          <w:p w14:paraId="1928F4C4" w14:textId="77777777" w:rsidR="00BA168E" w:rsidRPr="00981FDE" w:rsidRDefault="00BA168E" w:rsidP="00BA168E">
            <w:pPr>
              <w:pStyle w:val="CellBodyCentered"/>
              <w:rPr>
                <w:color w:val="auto"/>
                <w:lang w:val="ru-RU"/>
              </w:rPr>
            </w:pPr>
            <w:r w:rsidRPr="00981FDE">
              <w:rPr>
                <w:color w:val="auto"/>
                <w:lang w:val="ru-RU"/>
              </w:rPr>
              <w:t>CS</w:t>
            </w:r>
          </w:p>
        </w:tc>
        <w:tc>
          <w:tcPr>
            <w:tcW w:w="6750" w:type="dxa"/>
          </w:tcPr>
          <w:p w14:paraId="5342B40E" w14:textId="77777777" w:rsidR="00BA168E" w:rsidRPr="00981FDE" w:rsidRDefault="00BA168E" w:rsidP="00BA168E">
            <w:pPr>
              <w:pStyle w:val="CellBody"/>
              <w:rPr>
                <w:bCs/>
                <w:color w:val="auto"/>
                <w:lang w:val="ru-RU"/>
              </w:rPr>
            </w:pPr>
            <w:r w:rsidRPr="00981FDE">
              <w:rPr>
                <w:color w:val="auto"/>
                <w:lang w:val="ru-RU"/>
              </w:rPr>
              <w:t>Сера</w:t>
            </w:r>
          </w:p>
        </w:tc>
      </w:tr>
      <w:tr w:rsidR="00BA168E" w:rsidRPr="00981FDE" w14:paraId="060E02D7" w14:textId="77777777" w:rsidTr="00EE571C">
        <w:trPr>
          <w:trHeight w:val="20"/>
        </w:trPr>
        <w:tc>
          <w:tcPr>
            <w:tcW w:w="1440" w:type="dxa"/>
          </w:tcPr>
          <w:p w14:paraId="1445F752" w14:textId="77777777" w:rsidR="00BA168E" w:rsidRPr="00981FDE" w:rsidRDefault="00BA168E" w:rsidP="00BA168E">
            <w:pPr>
              <w:pStyle w:val="CellBodyCentered"/>
              <w:rPr>
                <w:color w:val="auto"/>
                <w:lang w:val="ru-RU"/>
              </w:rPr>
            </w:pPr>
            <w:r w:rsidRPr="00981FDE">
              <w:rPr>
                <w:color w:val="auto"/>
                <w:lang w:val="ru-RU"/>
              </w:rPr>
              <w:t>CSB</w:t>
            </w:r>
          </w:p>
        </w:tc>
        <w:tc>
          <w:tcPr>
            <w:tcW w:w="6750" w:type="dxa"/>
          </w:tcPr>
          <w:p w14:paraId="5B2DC5E7" w14:textId="77777777" w:rsidR="00BA168E" w:rsidRPr="00981FDE" w:rsidRDefault="00BA168E" w:rsidP="00BA168E">
            <w:pPr>
              <w:pStyle w:val="CellBody"/>
              <w:rPr>
                <w:color w:val="auto"/>
                <w:lang w:val="ru-RU"/>
              </w:rPr>
            </w:pPr>
            <w:r w:rsidRPr="00981FDE">
              <w:rPr>
                <w:color w:val="auto"/>
                <w:lang w:val="ru-RU"/>
              </w:rPr>
              <w:t xml:space="preserve">Бисульфат натрия </w:t>
            </w:r>
          </w:p>
        </w:tc>
      </w:tr>
      <w:tr w:rsidR="00BA168E" w:rsidRPr="00981FDE" w14:paraId="36A4375F" w14:textId="77777777" w:rsidTr="00EE571C">
        <w:trPr>
          <w:trHeight w:val="20"/>
        </w:trPr>
        <w:tc>
          <w:tcPr>
            <w:tcW w:w="1440" w:type="dxa"/>
          </w:tcPr>
          <w:p w14:paraId="628FB65D" w14:textId="77777777" w:rsidR="00BA168E" w:rsidRPr="00981FDE" w:rsidRDefault="00BA168E" w:rsidP="00BA168E">
            <w:pPr>
              <w:pStyle w:val="CellBodyCentered"/>
              <w:rPr>
                <w:color w:val="auto"/>
                <w:lang w:val="ru-RU"/>
              </w:rPr>
            </w:pPr>
            <w:r w:rsidRPr="00981FDE">
              <w:rPr>
                <w:color w:val="auto"/>
                <w:lang w:val="ru-RU"/>
              </w:rPr>
              <w:t>CSH</w:t>
            </w:r>
          </w:p>
        </w:tc>
        <w:tc>
          <w:tcPr>
            <w:tcW w:w="6750" w:type="dxa"/>
          </w:tcPr>
          <w:p w14:paraId="3E53F9D5" w14:textId="77777777" w:rsidR="00BA168E" w:rsidRPr="00981FDE" w:rsidRDefault="00BA168E" w:rsidP="00BA168E">
            <w:pPr>
              <w:pStyle w:val="CellBody"/>
              <w:rPr>
                <w:color w:val="auto"/>
                <w:lang w:val="ru-RU"/>
              </w:rPr>
            </w:pPr>
            <w:r w:rsidRPr="00981FDE">
              <w:rPr>
                <w:color w:val="auto"/>
                <w:lang w:val="ru-RU"/>
              </w:rPr>
              <w:t xml:space="preserve">Гипохлорид натрия </w:t>
            </w:r>
          </w:p>
        </w:tc>
      </w:tr>
      <w:tr w:rsidR="00BA168E" w:rsidRPr="00981FDE" w14:paraId="53B236FD" w14:textId="77777777" w:rsidTr="00EE571C">
        <w:trPr>
          <w:trHeight w:val="20"/>
        </w:trPr>
        <w:tc>
          <w:tcPr>
            <w:tcW w:w="1440" w:type="dxa"/>
          </w:tcPr>
          <w:p w14:paraId="54ED0CEE" w14:textId="77777777" w:rsidR="00BA168E" w:rsidRPr="00981FDE" w:rsidRDefault="00BA168E" w:rsidP="00BA168E">
            <w:pPr>
              <w:pStyle w:val="CellBodyCentered"/>
              <w:rPr>
                <w:color w:val="auto"/>
                <w:lang w:val="ru-RU"/>
              </w:rPr>
            </w:pPr>
            <w:r w:rsidRPr="00981FDE">
              <w:rPr>
                <w:color w:val="auto"/>
                <w:lang w:val="ru-RU"/>
              </w:rPr>
              <w:t>CSS</w:t>
            </w:r>
          </w:p>
        </w:tc>
        <w:tc>
          <w:tcPr>
            <w:tcW w:w="6750" w:type="dxa"/>
          </w:tcPr>
          <w:p w14:paraId="2515E300" w14:textId="77777777" w:rsidR="00BA168E" w:rsidRPr="00981FDE" w:rsidRDefault="00BA168E" w:rsidP="00BA168E">
            <w:pPr>
              <w:pStyle w:val="CellBody"/>
              <w:rPr>
                <w:color w:val="auto"/>
                <w:lang w:val="ru-RU"/>
              </w:rPr>
            </w:pPr>
            <w:r w:rsidRPr="00981FDE">
              <w:rPr>
                <w:color w:val="auto"/>
                <w:lang w:val="ru-RU"/>
              </w:rPr>
              <w:t xml:space="preserve">Сульфат натрия </w:t>
            </w:r>
          </w:p>
        </w:tc>
      </w:tr>
      <w:tr w:rsidR="00BA168E" w:rsidRPr="00981FDE" w14:paraId="0B2DB1D9" w14:textId="77777777" w:rsidTr="00EE571C">
        <w:trPr>
          <w:trHeight w:val="20"/>
        </w:trPr>
        <w:tc>
          <w:tcPr>
            <w:tcW w:w="1440" w:type="dxa"/>
          </w:tcPr>
          <w:p w14:paraId="76F46664" w14:textId="77777777" w:rsidR="00BA168E" w:rsidRPr="00981FDE" w:rsidRDefault="00BA168E" w:rsidP="00BA168E">
            <w:pPr>
              <w:pStyle w:val="CellBodyCentered"/>
              <w:rPr>
                <w:color w:val="auto"/>
                <w:lang w:val="ru-RU"/>
              </w:rPr>
            </w:pPr>
            <w:r w:rsidRPr="00981FDE">
              <w:rPr>
                <w:color w:val="auto"/>
                <w:lang w:val="ru-RU"/>
              </w:rPr>
              <w:t>CT</w:t>
            </w:r>
          </w:p>
        </w:tc>
        <w:tc>
          <w:tcPr>
            <w:tcW w:w="6750" w:type="dxa"/>
          </w:tcPr>
          <w:p w14:paraId="19090C68" w14:textId="77777777" w:rsidR="00BA168E" w:rsidRPr="00981FDE" w:rsidRDefault="00BA168E" w:rsidP="00BA168E">
            <w:pPr>
              <w:pStyle w:val="CellBody"/>
              <w:rPr>
                <w:color w:val="auto"/>
                <w:lang w:val="ru-RU"/>
              </w:rPr>
            </w:pPr>
            <w:r w:rsidRPr="00981FDE">
              <w:rPr>
                <w:color w:val="auto"/>
                <w:lang w:val="ru-RU"/>
              </w:rPr>
              <w:t>Фосфат натрия</w:t>
            </w:r>
          </w:p>
        </w:tc>
      </w:tr>
      <w:tr w:rsidR="00BA168E" w:rsidRPr="00981FDE" w14:paraId="2EA7A808" w14:textId="77777777" w:rsidTr="00EE571C">
        <w:trPr>
          <w:trHeight w:val="20"/>
        </w:trPr>
        <w:tc>
          <w:tcPr>
            <w:tcW w:w="1440" w:type="dxa"/>
          </w:tcPr>
          <w:p w14:paraId="730C90EB" w14:textId="77777777" w:rsidR="00BA168E" w:rsidRPr="00981FDE" w:rsidRDefault="00BA168E" w:rsidP="00BA168E">
            <w:pPr>
              <w:pStyle w:val="CellBodyCentered"/>
              <w:rPr>
                <w:color w:val="auto"/>
                <w:lang w:val="ru-RU"/>
              </w:rPr>
            </w:pPr>
            <w:r w:rsidRPr="00981FDE">
              <w:rPr>
                <w:color w:val="auto"/>
                <w:lang w:val="ru-RU"/>
              </w:rPr>
              <w:t>DCS</w:t>
            </w:r>
          </w:p>
        </w:tc>
        <w:tc>
          <w:tcPr>
            <w:tcW w:w="6750" w:type="dxa"/>
          </w:tcPr>
          <w:p w14:paraId="44208553" w14:textId="77777777" w:rsidR="00BA168E" w:rsidRPr="00981FDE" w:rsidRDefault="00BA168E" w:rsidP="00BA168E">
            <w:pPr>
              <w:pStyle w:val="CellBody"/>
              <w:rPr>
                <w:color w:val="auto"/>
                <w:lang w:val="ru-RU"/>
              </w:rPr>
            </w:pPr>
            <w:r w:rsidRPr="00981FDE">
              <w:rPr>
                <w:color w:val="auto"/>
                <w:lang w:val="ru-RU"/>
              </w:rPr>
              <w:t>Слив каустика</w:t>
            </w:r>
          </w:p>
        </w:tc>
      </w:tr>
      <w:tr w:rsidR="00BA168E" w:rsidRPr="00981FDE" w14:paraId="15C235EC" w14:textId="77777777" w:rsidTr="00EE571C">
        <w:trPr>
          <w:trHeight w:val="20"/>
        </w:trPr>
        <w:tc>
          <w:tcPr>
            <w:tcW w:w="1440" w:type="dxa"/>
          </w:tcPr>
          <w:p w14:paraId="70E5FD71" w14:textId="77777777" w:rsidR="00BA168E" w:rsidRPr="00981FDE" w:rsidRDefault="00BA168E" w:rsidP="00BA168E">
            <w:pPr>
              <w:pStyle w:val="CellBodyCentered"/>
              <w:rPr>
                <w:color w:val="auto"/>
                <w:lang w:val="ru-RU"/>
              </w:rPr>
            </w:pPr>
            <w:r w:rsidRPr="00981FDE">
              <w:rPr>
                <w:color w:val="auto"/>
                <w:lang w:val="ru-RU"/>
              </w:rPr>
              <w:t>DFX</w:t>
            </w:r>
          </w:p>
        </w:tc>
        <w:tc>
          <w:tcPr>
            <w:tcW w:w="6750" w:type="dxa"/>
          </w:tcPr>
          <w:p w14:paraId="4238BD47" w14:textId="77777777" w:rsidR="00BA168E" w:rsidRPr="00981FDE" w:rsidRDefault="00BA168E" w:rsidP="00BA168E">
            <w:pPr>
              <w:pStyle w:val="CellBody"/>
              <w:rPr>
                <w:color w:val="auto"/>
                <w:lang w:val="ru-RU"/>
              </w:rPr>
            </w:pPr>
            <w:r w:rsidRPr="00981FDE">
              <w:rPr>
                <w:color w:val="auto"/>
                <w:lang w:val="ru-RU"/>
              </w:rPr>
              <w:t>Дренаж  флексорба/остаточная нефть</w:t>
            </w:r>
          </w:p>
        </w:tc>
      </w:tr>
      <w:tr w:rsidR="00BA168E" w:rsidRPr="00981FDE" w14:paraId="017C7622" w14:textId="77777777" w:rsidTr="00EE571C">
        <w:trPr>
          <w:trHeight w:val="20"/>
        </w:trPr>
        <w:tc>
          <w:tcPr>
            <w:tcW w:w="1440" w:type="dxa"/>
          </w:tcPr>
          <w:p w14:paraId="569B4C24" w14:textId="77777777" w:rsidR="00BA168E" w:rsidRPr="00981FDE" w:rsidRDefault="00BA168E" w:rsidP="00BA168E">
            <w:pPr>
              <w:pStyle w:val="CellBodyCentered"/>
              <w:rPr>
                <w:color w:val="auto"/>
                <w:lang w:val="ru-RU"/>
              </w:rPr>
            </w:pPr>
            <w:r w:rsidRPr="00981FDE">
              <w:rPr>
                <w:color w:val="auto"/>
                <w:lang w:val="ru-RU"/>
              </w:rPr>
              <w:t>DHC</w:t>
            </w:r>
          </w:p>
        </w:tc>
        <w:tc>
          <w:tcPr>
            <w:tcW w:w="6750" w:type="dxa"/>
          </w:tcPr>
          <w:p w14:paraId="1EC4DDC4" w14:textId="77777777" w:rsidR="00BA168E" w:rsidRPr="00981FDE" w:rsidRDefault="00BA168E" w:rsidP="00BA168E">
            <w:pPr>
              <w:pStyle w:val="CellBody"/>
              <w:rPr>
                <w:color w:val="auto"/>
                <w:lang w:val="ru-RU"/>
              </w:rPr>
            </w:pPr>
            <w:r w:rsidRPr="00981FDE">
              <w:rPr>
                <w:color w:val="auto"/>
                <w:lang w:val="ru-RU"/>
              </w:rPr>
              <w:t>Дренаж, углеводороды</w:t>
            </w:r>
          </w:p>
        </w:tc>
      </w:tr>
      <w:tr w:rsidR="00BA168E" w:rsidRPr="00343592" w14:paraId="49DF9914" w14:textId="77777777" w:rsidTr="00EE571C">
        <w:trPr>
          <w:trHeight w:val="20"/>
        </w:trPr>
        <w:tc>
          <w:tcPr>
            <w:tcW w:w="1440" w:type="dxa"/>
          </w:tcPr>
          <w:p w14:paraId="1ECCA63C" w14:textId="77777777" w:rsidR="00BA168E" w:rsidRPr="00152EF8" w:rsidRDefault="00BA168E" w:rsidP="00BA168E">
            <w:pPr>
              <w:pStyle w:val="CellBodyCentered"/>
              <w:rPr>
                <w:color w:val="auto"/>
              </w:rPr>
            </w:pPr>
            <w:r>
              <w:rPr>
                <w:color w:val="auto"/>
              </w:rPr>
              <w:t>DHF</w:t>
            </w:r>
          </w:p>
        </w:tc>
        <w:tc>
          <w:tcPr>
            <w:tcW w:w="6750" w:type="dxa"/>
          </w:tcPr>
          <w:p w14:paraId="2C1201E6" w14:textId="77777777" w:rsidR="00BA168E" w:rsidRPr="000F1DE3" w:rsidRDefault="00BA168E" w:rsidP="00BA168E">
            <w:pPr>
              <w:pStyle w:val="CellBody"/>
              <w:rPr>
                <w:color w:val="auto"/>
                <w:lang w:val="ru-RU"/>
              </w:rPr>
            </w:pPr>
            <w:r>
              <w:rPr>
                <w:color w:val="auto"/>
                <w:lang w:val="ru-RU"/>
              </w:rPr>
              <w:t xml:space="preserve">Жидкий топлонаситель дренажной системы </w:t>
            </w:r>
            <w:r w:rsidRPr="001E3AE7">
              <w:rPr>
                <w:color w:val="auto"/>
                <w:lang w:val="ru-RU"/>
              </w:rPr>
              <w:t>(</w:t>
            </w:r>
            <w:r>
              <w:rPr>
                <w:color w:val="auto"/>
                <w:lang w:val="ru-RU"/>
              </w:rPr>
              <w:t>закрытый)</w:t>
            </w:r>
          </w:p>
        </w:tc>
      </w:tr>
      <w:tr w:rsidR="00BA168E" w:rsidRPr="00981FDE" w14:paraId="16B8F9F4" w14:textId="77777777" w:rsidTr="00EE571C">
        <w:trPr>
          <w:trHeight w:val="20"/>
        </w:trPr>
        <w:tc>
          <w:tcPr>
            <w:tcW w:w="1440" w:type="dxa"/>
          </w:tcPr>
          <w:p w14:paraId="22005F29" w14:textId="77777777" w:rsidR="00BA168E" w:rsidRPr="00981FDE" w:rsidRDefault="00BA168E" w:rsidP="00BA168E">
            <w:pPr>
              <w:pStyle w:val="CellBodyCentered"/>
              <w:rPr>
                <w:color w:val="auto"/>
                <w:lang w:val="ru-RU"/>
              </w:rPr>
            </w:pPr>
            <w:r w:rsidRPr="00981FDE">
              <w:rPr>
                <w:color w:val="auto"/>
                <w:lang w:val="ru-RU"/>
              </w:rPr>
              <w:lastRenderedPageBreak/>
              <w:t>DL</w:t>
            </w:r>
          </w:p>
        </w:tc>
        <w:tc>
          <w:tcPr>
            <w:tcW w:w="6750" w:type="dxa"/>
          </w:tcPr>
          <w:p w14:paraId="034F5D3F" w14:textId="77777777" w:rsidR="00BA168E" w:rsidRPr="00981FDE" w:rsidRDefault="00BA168E" w:rsidP="00BA168E">
            <w:pPr>
              <w:pStyle w:val="CellBody"/>
              <w:rPr>
                <w:color w:val="auto"/>
                <w:lang w:val="ru-RU"/>
              </w:rPr>
            </w:pPr>
            <w:r w:rsidRPr="00981FDE">
              <w:rPr>
                <w:color w:val="auto"/>
                <w:lang w:val="ru-RU"/>
              </w:rPr>
              <w:t>Дренаж, промливневая канализация (открытая)</w:t>
            </w:r>
          </w:p>
        </w:tc>
      </w:tr>
      <w:tr w:rsidR="00BA168E" w:rsidRPr="00981FDE" w14:paraId="6E68A0C7" w14:textId="77777777" w:rsidTr="00EE571C">
        <w:trPr>
          <w:trHeight w:val="20"/>
        </w:trPr>
        <w:tc>
          <w:tcPr>
            <w:tcW w:w="1440" w:type="dxa"/>
          </w:tcPr>
          <w:p w14:paraId="5159C4BB" w14:textId="77777777" w:rsidR="00BA168E" w:rsidRPr="00981FDE" w:rsidRDefault="00BA168E" w:rsidP="00BA168E">
            <w:pPr>
              <w:pStyle w:val="CellBodyCentered"/>
              <w:rPr>
                <w:color w:val="auto"/>
                <w:lang w:val="ru-RU"/>
              </w:rPr>
            </w:pPr>
            <w:r w:rsidRPr="00981FDE">
              <w:rPr>
                <w:color w:val="auto"/>
                <w:lang w:val="ru-RU"/>
              </w:rPr>
              <w:t>DLC</w:t>
            </w:r>
          </w:p>
        </w:tc>
        <w:tc>
          <w:tcPr>
            <w:tcW w:w="6750" w:type="dxa"/>
          </w:tcPr>
          <w:p w14:paraId="7BDD2886" w14:textId="77777777" w:rsidR="00BA168E" w:rsidRPr="00981FDE" w:rsidRDefault="00BA168E" w:rsidP="00BA168E">
            <w:pPr>
              <w:pStyle w:val="CellBody"/>
              <w:rPr>
                <w:bCs/>
                <w:color w:val="auto"/>
                <w:lang w:val="ru-RU"/>
              </w:rPr>
            </w:pPr>
            <w:r w:rsidRPr="00981FDE">
              <w:rPr>
                <w:color w:val="auto"/>
                <w:lang w:val="ru-RU"/>
              </w:rPr>
              <w:t>Дренаж химикатов (открытый)</w:t>
            </w:r>
          </w:p>
        </w:tc>
      </w:tr>
      <w:tr w:rsidR="00BA168E" w:rsidRPr="00981FDE" w14:paraId="38D87052" w14:textId="77777777" w:rsidTr="00EE571C">
        <w:trPr>
          <w:trHeight w:val="20"/>
        </w:trPr>
        <w:tc>
          <w:tcPr>
            <w:tcW w:w="1440" w:type="dxa"/>
          </w:tcPr>
          <w:p w14:paraId="3EECD520" w14:textId="77777777" w:rsidR="00BA168E" w:rsidRPr="00981FDE" w:rsidRDefault="00BA168E" w:rsidP="00BA168E">
            <w:pPr>
              <w:pStyle w:val="CellBodyCentered"/>
              <w:rPr>
                <w:color w:val="auto"/>
                <w:lang w:val="ru-RU"/>
              </w:rPr>
            </w:pPr>
            <w:r w:rsidRPr="00981FDE">
              <w:rPr>
                <w:color w:val="auto"/>
                <w:lang w:val="ru-RU"/>
              </w:rPr>
              <w:t>DMD</w:t>
            </w:r>
          </w:p>
        </w:tc>
        <w:tc>
          <w:tcPr>
            <w:tcW w:w="6750" w:type="dxa"/>
          </w:tcPr>
          <w:p w14:paraId="1EB8F695" w14:textId="77777777" w:rsidR="00BA168E" w:rsidRPr="00981FDE" w:rsidRDefault="00BA168E" w:rsidP="00BA168E">
            <w:pPr>
              <w:pStyle w:val="CellBody"/>
              <w:rPr>
                <w:bCs/>
                <w:color w:val="auto"/>
                <w:lang w:val="ru-RU"/>
              </w:rPr>
            </w:pPr>
            <w:r w:rsidRPr="00981FDE">
              <w:rPr>
                <w:color w:val="auto"/>
                <w:lang w:val="ru-RU"/>
              </w:rPr>
              <w:t>Отходы-метанол-ДЭА</w:t>
            </w:r>
          </w:p>
        </w:tc>
      </w:tr>
      <w:tr w:rsidR="00BA168E" w:rsidRPr="00981FDE" w14:paraId="5C2A1C9F" w14:textId="77777777" w:rsidTr="00EE571C">
        <w:trPr>
          <w:trHeight w:val="20"/>
        </w:trPr>
        <w:tc>
          <w:tcPr>
            <w:tcW w:w="1440" w:type="dxa"/>
          </w:tcPr>
          <w:p w14:paraId="6259CA7C" w14:textId="77777777" w:rsidR="00BA168E" w:rsidRPr="00981FDE" w:rsidRDefault="00BA168E" w:rsidP="00BA168E">
            <w:pPr>
              <w:pStyle w:val="CellBodyCentered"/>
              <w:rPr>
                <w:color w:val="auto"/>
                <w:lang w:val="ru-RU"/>
              </w:rPr>
            </w:pPr>
            <w:r w:rsidRPr="00981FDE">
              <w:rPr>
                <w:color w:val="auto"/>
                <w:lang w:val="ru-RU"/>
              </w:rPr>
              <w:t>DS</w:t>
            </w:r>
          </w:p>
        </w:tc>
        <w:tc>
          <w:tcPr>
            <w:tcW w:w="6750" w:type="dxa"/>
          </w:tcPr>
          <w:p w14:paraId="29B9E8F1" w14:textId="77777777" w:rsidR="00BA168E" w:rsidRPr="00981FDE" w:rsidRDefault="00BA168E" w:rsidP="00BA168E">
            <w:pPr>
              <w:pStyle w:val="CellBody"/>
              <w:rPr>
                <w:bCs/>
                <w:color w:val="auto"/>
                <w:lang w:val="ru-RU"/>
              </w:rPr>
            </w:pPr>
            <w:r w:rsidRPr="00981FDE">
              <w:rPr>
                <w:color w:val="auto"/>
                <w:lang w:val="ru-RU"/>
              </w:rPr>
              <w:t>Хозяйственная канализация</w:t>
            </w:r>
          </w:p>
        </w:tc>
      </w:tr>
      <w:tr w:rsidR="00BA168E" w:rsidRPr="00981FDE" w14:paraId="19A13A79" w14:textId="77777777" w:rsidTr="00EE571C">
        <w:trPr>
          <w:trHeight w:val="20"/>
        </w:trPr>
        <w:tc>
          <w:tcPr>
            <w:tcW w:w="1440" w:type="dxa"/>
          </w:tcPr>
          <w:p w14:paraId="5698ED02" w14:textId="77777777" w:rsidR="00BA168E" w:rsidRPr="00981FDE" w:rsidRDefault="00BA168E" w:rsidP="00BA168E">
            <w:pPr>
              <w:pStyle w:val="CellBodyCentered"/>
              <w:rPr>
                <w:color w:val="auto"/>
                <w:lang w:val="ru-RU"/>
              </w:rPr>
            </w:pPr>
            <w:r w:rsidRPr="00981FDE">
              <w:rPr>
                <w:color w:val="auto"/>
                <w:lang w:val="ru-RU"/>
              </w:rPr>
              <w:t>DSL</w:t>
            </w:r>
          </w:p>
        </w:tc>
        <w:tc>
          <w:tcPr>
            <w:tcW w:w="6750" w:type="dxa"/>
          </w:tcPr>
          <w:p w14:paraId="43C9391F" w14:textId="77777777" w:rsidR="00BA168E" w:rsidRPr="00981FDE" w:rsidRDefault="00BA168E" w:rsidP="00BA168E">
            <w:pPr>
              <w:pStyle w:val="CellBody"/>
              <w:rPr>
                <w:bCs/>
                <w:color w:val="auto"/>
                <w:lang w:val="ru-RU"/>
              </w:rPr>
            </w:pPr>
            <w:r w:rsidRPr="00981FDE">
              <w:rPr>
                <w:color w:val="auto"/>
                <w:lang w:val="ru-RU"/>
              </w:rPr>
              <w:t>Дизельное топливо</w:t>
            </w:r>
          </w:p>
        </w:tc>
      </w:tr>
      <w:tr w:rsidR="00BA168E" w:rsidRPr="00981FDE" w14:paraId="08CC3159" w14:textId="77777777" w:rsidTr="00EE571C">
        <w:trPr>
          <w:trHeight w:val="20"/>
        </w:trPr>
        <w:tc>
          <w:tcPr>
            <w:tcW w:w="1440" w:type="dxa"/>
          </w:tcPr>
          <w:p w14:paraId="594CF020" w14:textId="77777777" w:rsidR="00BA168E" w:rsidRPr="00981FDE" w:rsidRDefault="00BA168E" w:rsidP="00BA168E">
            <w:pPr>
              <w:pStyle w:val="CellBodyCentered"/>
              <w:rPr>
                <w:color w:val="auto"/>
                <w:lang w:val="ru-RU"/>
              </w:rPr>
            </w:pPr>
            <w:r w:rsidRPr="00981FDE">
              <w:rPr>
                <w:color w:val="auto"/>
                <w:lang w:val="ru-RU"/>
              </w:rPr>
              <w:t>DW</w:t>
            </w:r>
          </w:p>
        </w:tc>
        <w:tc>
          <w:tcPr>
            <w:tcW w:w="6750" w:type="dxa"/>
          </w:tcPr>
          <w:p w14:paraId="77A4CFFE" w14:textId="77777777" w:rsidR="00BA168E" w:rsidRPr="00981FDE" w:rsidRDefault="00BA168E" w:rsidP="00BA168E">
            <w:pPr>
              <w:pStyle w:val="CellBody"/>
              <w:rPr>
                <w:bCs/>
                <w:color w:val="auto"/>
                <w:lang w:val="ru-RU"/>
              </w:rPr>
            </w:pPr>
            <w:r w:rsidRPr="00981FDE">
              <w:rPr>
                <w:color w:val="auto"/>
                <w:lang w:val="ru-RU"/>
              </w:rPr>
              <w:t>Сточный конденсат</w:t>
            </w:r>
          </w:p>
        </w:tc>
      </w:tr>
      <w:tr w:rsidR="00BA168E" w:rsidRPr="00981FDE" w14:paraId="3C9275CE" w14:textId="77777777" w:rsidTr="00EE571C">
        <w:trPr>
          <w:trHeight w:val="20"/>
        </w:trPr>
        <w:tc>
          <w:tcPr>
            <w:tcW w:w="1440" w:type="dxa"/>
          </w:tcPr>
          <w:p w14:paraId="1C8DD05E" w14:textId="77777777" w:rsidR="00BA168E" w:rsidRPr="00981FDE" w:rsidRDefault="00BA168E" w:rsidP="00BA168E">
            <w:pPr>
              <w:pStyle w:val="CellBodyCentered"/>
              <w:rPr>
                <w:color w:val="auto"/>
                <w:lang w:val="ru-RU"/>
              </w:rPr>
            </w:pPr>
            <w:r w:rsidRPr="00981FDE">
              <w:rPr>
                <w:color w:val="auto"/>
                <w:lang w:val="ru-RU"/>
              </w:rPr>
              <w:t>EG</w:t>
            </w:r>
          </w:p>
        </w:tc>
        <w:tc>
          <w:tcPr>
            <w:tcW w:w="6750" w:type="dxa"/>
          </w:tcPr>
          <w:p w14:paraId="077F5FFF" w14:textId="77777777" w:rsidR="00BA168E" w:rsidRPr="00981FDE" w:rsidRDefault="00BA168E" w:rsidP="00BA168E">
            <w:pPr>
              <w:pStyle w:val="CellBody"/>
              <w:rPr>
                <w:bCs/>
                <w:color w:val="auto"/>
                <w:lang w:val="ru-RU"/>
              </w:rPr>
            </w:pPr>
            <w:r w:rsidRPr="00981FDE">
              <w:rPr>
                <w:color w:val="auto"/>
                <w:lang w:val="ru-RU"/>
              </w:rPr>
              <w:t>Этиленгликоль</w:t>
            </w:r>
          </w:p>
        </w:tc>
      </w:tr>
      <w:tr w:rsidR="00BA168E" w:rsidRPr="00981FDE" w14:paraId="33C35CB0" w14:textId="77777777" w:rsidTr="00EE571C">
        <w:trPr>
          <w:trHeight w:val="20"/>
        </w:trPr>
        <w:tc>
          <w:tcPr>
            <w:tcW w:w="1440" w:type="dxa"/>
          </w:tcPr>
          <w:p w14:paraId="59BE3434" w14:textId="77777777" w:rsidR="00BA168E" w:rsidRPr="00981FDE" w:rsidRDefault="00BA168E" w:rsidP="00BA168E">
            <w:pPr>
              <w:pStyle w:val="CellBodyCentered"/>
              <w:rPr>
                <w:color w:val="auto"/>
                <w:lang w:val="ru-RU"/>
              </w:rPr>
            </w:pPr>
            <w:r w:rsidRPr="00981FDE">
              <w:rPr>
                <w:color w:val="auto"/>
                <w:lang w:val="ru-RU"/>
              </w:rPr>
              <w:t>FCC</w:t>
            </w:r>
          </w:p>
        </w:tc>
        <w:tc>
          <w:tcPr>
            <w:tcW w:w="6750" w:type="dxa"/>
          </w:tcPr>
          <w:p w14:paraId="70E59CF5" w14:textId="77777777" w:rsidR="00BA168E" w:rsidRPr="00981FDE" w:rsidRDefault="00BA168E" w:rsidP="00BA168E">
            <w:pPr>
              <w:pStyle w:val="CellBody"/>
              <w:rPr>
                <w:bCs/>
                <w:color w:val="auto"/>
                <w:lang w:val="ru-RU"/>
              </w:rPr>
            </w:pPr>
            <w:r w:rsidRPr="00981FDE">
              <w:rPr>
                <w:color w:val="auto"/>
                <w:lang w:val="ru-RU"/>
              </w:rPr>
              <w:t>Противопожарный концентрат</w:t>
            </w:r>
          </w:p>
        </w:tc>
      </w:tr>
      <w:tr w:rsidR="00BA168E" w:rsidRPr="00981FDE" w14:paraId="203F51FF" w14:textId="77777777" w:rsidTr="00EE571C">
        <w:trPr>
          <w:trHeight w:val="20"/>
        </w:trPr>
        <w:tc>
          <w:tcPr>
            <w:tcW w:w="1440" w:type="dxa"/>
          </w:tcPr>
          <w:p w14:paraId="68C7A52D" w14:textId="77777777" w:rsidR="00BA168E" w:rsidRPr="00981FDE" w:rsidRDefault="00BA168E" w:rsidP="00BA168E">
            <w:pPr>
              <w:pStyle w:val="CellBodyCentered"/>
              <w:rPr>
                <w:color w:val="auto"/>
                <w:lang w:val="en-GB"/>
              </w:rPr>
            </w:pPr>
            <w:r>
              <w:rPr>
                <w:color w:val="auto"/>
                <w:lang w:val="en-GB"/>
              </w:rPr>
              <w:t>FEG</w:t>
            </w:r>
          </w:p>
        </w:tc>
        <w:tc>
          <w:tcPr>
            <w:tcW w:w="6750" w:type="dxa"/>
          </w:tcPr>
          <w:p w14:paraId="4E189600" w14:textId="77777777" w:rsidR="00BA168E" w:rsidRPr="00981FDE" w:rsidRDefault="00BA168E" w:rsidP="00BA168E">
            <w:pPr>
              <w:pStyle w:val="CellBody"/>
              <w:rPr>
                <w:bCs/>
                <w:color w:val="auto"/>
                <w:lang w:val="en-GB"/>
              </w:rPr>
            </w:pPr>
            <w:r>
              <w:rPr>
                <w:bCs/>
                <w:color w:val="auto"/>
                <w:lang w:val="ru-RU"/>
              </w:rPr>
              <w:t>Огнегасящий газ</w:t>
            </w:r>
          </w:p>
        </w:tc>
      </w:tr>
      <w:tr w:rsidR="00BA168E" w:rsidRPr="00981FDE" w14:paraId="6CFE7AFB" w14:textId="77777777" w:rsidTr="00EE571C">
        <w:trPr>
          <w:trHeight w:val="20"/>
        </w:trPr>
        <w:tc>
          <w:tcPr>
            <w:tcW w:w="1440" w:type="dxa"/>
          </w:tcPr>
          <w:p w14:paraId="38396EDE" w14:textId="77777777" w:rsidR="00BA168E" w:rsidRPr="00981FDE" w:rsidRDefault="00BA168E" w:rsidP="00BA168E">
            <w:pPr>
              <w:pStyle w:val="CellBodyCentered"/>
              <w:rPr>
                <w:color w:val="auto"/>
                <w:lang w:val="ru-RU"/>
              </w:rPr>
            </w:pPr>
            <w:r w:rsidRPr="00981FDE">
              <w:rPr>
                <w:color w:val="auto"/>
                <w:lang w:val="ru-RU"/>
              </w:rPr>
              <w:t>FF</w:t>
            </w:r>
          </w:p>
        </w:tc>
        <w:tc>
          <w:tcPr>
            <w:tcW w:w="6750" w:type="dxa"/>
          </w:tcPr>
          <w:p w14:paraId="0E5EFC37" w14:textId="77777777" w:rsidR="00BA168E" w:rsidRPr="00981FDE" w:rsidRDefault="00BA168E" w:rsidP="00BA168E">
            <w:pPr>
              <w:pStyle w:val="CellBody"/>
              <w:rPr>
                <w:bCs/>
                <w:color w:val="auto"/>
                <w:lang w:val="ru-RU"/>
              </w:rPr>
            </w:pPr>
            <w:r w:rsidRPr="00981FDE">
              <w:rPr>
                <w:color w:val="auto"/>
                <w:lang w:val="ru-RU"/>
              </w:rPr>
              <w:t>Противопожарный пенораствор</w:t>
            </w:r>
          </w:p>
        </w:tc>
      </w:tr>
      <w:tr w:rsidR="00BA168E" w:rsidRPr="00981FDE" w14:paraId="3FC4A024" w14:textId="77777777" w:rsidTr="00EE571C">
        <w:trPr>
          <w:trHeight w:val="20"/>
        </w:trPr>
        <w:tc>
          <w:tcPr>
            <w:tcW w:w="1440" w:type="dxa"/>
          </w:tcPr>
          <w:p w14:paraId="79C0E771" w14:textId="77777777" w:rsidR="00BA168E" w:rsidRPr="00981FDE" w:rsidRDefault="00BA168E" w:rsidP="00BA168E">
            <w:pPr>
              <w:pStyle w:val="CellBodyCentered"/>
              <w:rPr>
                <w:color w:val="auto"/>
                <w:lang w:val="ru-RU"/>
              </w:rPr>
            </w:pPr>
            <w:r w:rsidRPr="00981FDE">
              <w:rPr>
                <w:color w:val="auto"/>
                <w:lang w:val="ru-RU"/>
              </w:rPr>
              <w:t>FG</w:t>
            </w:r>
          </w:p>
        </w:tc>
        <w:tc>
          <w:tcPr>
            <w:tcW w:w="6750" w:type="dxa"/>
          </w:tcPr>
          <w:p w14:paraId="787BC86B" w14:textId="77777777" w:rsidR="00BA168E" w:rsidRPr="00981FDE" w:rsidRDefault="00BA168E" w:rsidP="00BA168E">
            <w:pPr>
              <w:pStyle w:val="CellBody"/>
              <w:rPr>
                <w:bCs/>
                <w:color w:val="auto"/>
                <w:lang w:val="ru-RU"/>
              </w:rPr>
            </w:pPr>
            <w:r w:rsidRPr="00981FDE">
              <w:rPr>
                <w:color w:val="auto"/>
                <w:lang w:val="ru-RU"/>
              </w:rPr>
              <w:t>Топливный газ</w:t>
            </w:r>
          </w:p>
        </w:tc>
      </w:tr>
      <w:tr w:rsidR="00BA168E" w:rsidRPr="00981FDE" w14:paraId="1AEC250A" w14:textId="77777777" w:rsidTr="00EE571C">
        <w:trPr>
          <w:trHeight w:val="20"/>
        </w:trPr>
        <w:tc>
          <w:tcPr>
            <w:tcW w:w="1440" w:type="dxa"/>
          </w:tcPr>
          <w:p w14:paraId="754054E0" w14:textId="77777777" w:rsidR="00BA168E" w:rsidRPr="00981FDE" w:rsidRDefault="00BA168E" w:rsidP="00BA168E">
            <w:pPr>
              <w:pStyle w:val="CellBodyCentered"/>
              <w:rPr>
                <w:color w:val="auto"/>
                <w:lang w:val="ru-RU"/>
              </w:rPr>
            </w:pPr>
            <w:r w:rsidRPr="00981FDE">
              <w:rPr>
                <w:color w:val="auto"/>
                <w:lang w:val="ru-RU"/>
              </w:rPr>
              <w:t>FGH</w:t>
            </w:r>
          </w:p>
        </w:tc>
        <w:tc>
          <w:tcPr>
            <w:tcW w:w="6750" w:type="dxa"/>
          </w:tcPr>
          <w:p w14:paraId="4005005F" w14:textId="77777777" w:rsidR="00BA168E" w:rsidRPr="00981FDE" w:rsidRDefault="00BA168E" w:rsidP="00BA168E">
            <w:pPr>
              <w:pStyle w:val="CellBody"/>
              <w:rPr>
                <w:color w:val="auto"/>
                <w:lang w:val="ru-RU"/>
              </w:rPr>
            </w:pPr>
            <w:r w:rsidRPr="00981FDE">
              <w:rPr>
                <w:color w:val="auto"/>
                <w:lang w:val="ru-RU"/>
              </w:rPr>
              <w:t>Топливный газ, высокое давление</w:t>
            </w:r>
          </w:p>
        </w:tc>
      </w:tr>
      <w:tr w:rsidR="00BA168E" w:rsidRPr="00981FDE" w14:paraId="78DB632C" w14:textId="77777777" w:rsidTr="00EE571C">
        <w:trPr>
          <w:trHeight w:val="20"/>
        </w:trPr>
        <w:tc>
          <w:tcPr>
            <w:tcW w:w="1440" w:type="dxa"/>
          </w:tcPr>
          <w:p w14:paraId="7055B304" w14:textId="77777777" w:rsidR="00BA168E" w:rsidRPr="00981FDE" w:rsidRDefault="00BA168E" w:rsidP="00BA168E">
            <w:pPr>
              <w:pStyle w:val="CellBodyCentered"/>
              <w:rPr>
                <w:color w:val="auto"/>
                <w:lang w:val="ru-RU"/>
              </w:rPr>
            </w:pPr>
            <w:r w:rsidRPr="00981FDE">
              <w:rPr>
                <w:color w:val="auto"/>
                <w:lang w:val="ru-RU"/>
              </w:rPr>
              <w:t>FM</w:t>
            </w:r>
          </w:p>
        </w:tc>
        <w:tc>
          <w:tcPr>
            <w:tcW w:w="6750" w:type="dxa"/>
          </w:tcPr>
          <w:p w14:paraId="22C19E1C" w14:textId="77777777" w:rsidR="00BA168E" w:rsidRPr="00981FDE" w:rsidRDefault="00BA168E" w:rsidP="00BA168E">
            <w:pPr>
              <w:pStyle w:val="CellBody"/>
              <w:rPr>
                <w:color w:val="auto"/>
                <w:lang w:val="ru-RU"/>
              </w:rPr>
            </w:pPr>
            <w:r w:rsidRPr="00981FDE">
              <w:rPr>
                <w:color w:val="auto"/>
                <w:lang w:val="ru-RU"/>
              </w:rPr>
              <w:t>Метанол</w:t>
            </w:r>
          </w:p>
        </w:tc>
      </w:tr>
      <w:tr w:rsidR="00BA168E" w:rsidRPr="00981FDE" w14:paraId="32FBC583" w14:textId="77777777" w:rsidTr="00EE571C">
        <w:trPr>
          <w:trHeight w:val="20"/>
        </w:trPr>
        <w:tc>
          <w:tcPr>
            <w:tcW w:w="1440" w:type="dxa"/>
          </w:tcPr>
          <w:p w14:paraId="1378885F" w14:textId="77777777" w:rsidR="00BA168E" w:rsidRPr="00981FDE" w:rsidRDefault="00BA168E" w:rsidP="00BA168E">
            <w:pPr>
              <w:pStyle w:val="CellBodyCentered"/>
              <w:rPr>
                <w:color w:val="auto"/>
                <w:lang w:val="ru-RU"/>
              </w:rPr>
            </w:pPr>
            <w:r w:rsidRPr="00981FDE">
              <w:rPr>
                <w:color w:val="auto"/>
                <w:lang w:val="ru-RU"/>
              </w:rPr>
              <w:t>FX</w:t>
            </w:r>
          </w:p>
        </w:tc>
        <w:tc>
          <w:tcPr>
            <w:tcW w:w="6750" w:type="dxa"/>
          </w:tcPr>
          <w:p w14:paraId="121461E2" w14:textId="77777777" w:rsidR="00BA168E" w:rsidRPr="00981FDE" w:rsidRDefault="00BA168E" w:rsidP="00BA168E">
            <w:pPr>
              <w:pStyle w:val="CellBody"/>
              <w:rPr>
                <w:color w:val="auto"/>
                <w:lang w:val="ru-RU"/>
              </w:rPr>
            </w:pPr>
            <w:r w:rsidRPr="00981FDE">
              <w:rPr>
                <w:color w:val="auto"/>
                <w:lang w:val="ru-RU"/>
              </w:rPr>
              <w:t>Флексорб</w:t>
            </w:r>
          </w:p>
        </w:tc>
      </w:tr>
      <w:tr w:rsidR="00BA168E" w:rsidRPr="00981FDE" w14:paraId="3365FBF5" w14:textId="77777777" w:rsidTr="00EE571C">
        <w:trPr>
          <w:trHeight w:val="20"/>
        </w:trPr>
        <w:tc>
          <w:tcPr>
            <w:tcW w:w="1440" w:type="dxa"/>
          </w:tcPr>
          <w:p w14:paraId="7FD50515" w14:textId="77777777" w:rsidR="00BA168E" w:rsidRPr="00981FDE" w:rsidRDefault="00BA168E" w:rsidP="00BA168E">
            <w:pPr>
              <w:pStyle w:val="CellBodyCentered"/>
              <w:rPr>
                <w:color w:val="auto"/>
                <w:lang w:val="ru-RU"/>
              </w:rPr>
            </w:pPr>
            <w:r w:rsidRPr="00981FDE">
              <w:rPr>
                <w:color w:val="auto"/>
                <w:lang w:val="ru-RU"/>
              </w:rPr>
              <w:t>FXE</w:t>
            </w:r>
          </w:p>
        </w:tc>
        <w:tc>
          <w:tcPr>
            <w:tcW w:w="6750" w:type="dxa"/>
          </w:tcPr>
          <w:p w14:paraId="2A30F64F" w14:textId="77777777" w:rsidR="00BA168E" w:rsidRPr="00981FDE" w:rsidRDefault="00BA168E" w:rsidP="00BA168E">
            <w:pPr>
              <w:pStyle w:val="CellBody"/>
              <w:rPr>
                <w:color w:val="auto"/>
                <w:lang w:val="ru-RU"/>
              </w:rPr>
            </w:pPr>
            <w:r w:rsidRPr="00981FDE">
              <w:rPr>
                <w:color w:val="auto"/>
                <w:lang w:val="ru-RU"/>
              </w:rPr>
              <w:t>Флексорб, тощий</w:t>
            </w:r>
          </w:p>
        </w:tc>
      </w:tr>
      <w:tr w:rsidR="00BA168E" w:rsidRPr="00981FDE" w14:paraId="5457A202" w14:textId="77777777" w:rsidTr="00EE571C">
        <w:trPr>
          <w:trHeight w:val="20"/>
        </w:trPr>
        <w:tc>
          <w:tcPr>
            <w:tcW w:w="1440" w:type="dxa"/>
          </w:tcPr>
          <w:p w14:paraId="6A7FB5E0" w14:textId="77777777" w:rsidR="00BA168E" w:rsidRPr="00981FDE" w:rsidRDefault="00BA168E" w:rsidP="00BA168E">
            <w:pPr>
              <w:pStyle w:val="CellBodyCentered"/>
              <w:rPr>
                <w:color w:val="auto"/>
                <w:lang w:val="ru-RU"/>
              </w:rPr>
            </w:pPr>
            <w:r w:rsidRPr="00981FDE">
              <w:rPr>
                <w:color w:val="auto"/>
                <w:lang w:val="ru-RU"/>
              </w:rPr>
              <w:t>FXF</w:t>
            </w:r>
          </w:p>
        </w:tc>
        <w:tc>
          <w:tcPr>
            <w:tcW w:w="6750" w:type="dxa"/>
          </w:tcPr>
          <w:p w14:paraId="40714457" w14:textId="77777777" w:rsidR="00BA168E" w:rsidRPr="00981FDE" w:rsidRDefault="00BA168E" w:rsidP="00BA168E">
            <w:pPr>
              <w:pStyle w:val="CellBody"/>
              <w:rPr>
                <w:color w:val="auto"/>
                <w:lang w:val="ru-RU"/>
              </w:rPr>
            </w:pPr>
            <w:r w:rsidRPr="00981FDE">
              <w:rPr>
                <w:color w:val="auto"/>
                <w:lang w:val="ru-RU"/>
              </w:rPr>
              <w:t>Флексорб, свежий</w:t>
            </w:r>
          </w:p>
        </w:tc>
      </w:tr>
      <w:tr w:rsidR="00BA168E" w:rsidRPr="00981FDE" w14:paraId="66326D6A" w14:textId="77777777" w:rsidTr="00EE571C">
        <w:trPr>
          <w:trHeight w:val="20"/>
        </w:trPr>
        <w:tc>
          <w:tcPr>
            <w:tcW w:w="1440" w:type="dxa"/>
          </w:tcPr>
          <w:p w14:paraId="40EF0FDA" w14:textId="77777777" w:rsidR="00BA168E" w:rsidRPr="00981FDE" w:rsidRDefault="00BA168E" w:rsidP="00BA168E">
            <w:pPr>
              <w:pStyle w:val="CellBodyCentered"/>
              <w:rPr>
                <w:color w:val="auto"/>
                <w:lang w:val="ru-RU"/>
              </w:rPr>
            </w:pPr>
            <w:r w:rsidRPr="00981FDE">
              <w:rPr>
                <w:color w:val="auto"/>
                <w:lang w:val="ru-RU"/>
              </w:rPr>
              <w:t>FXM</w:t>
            </w:r>
          </w:p>
        </w:tc>
        <w:tc>
          <w:tcPr>
            <w:tcW w:w="6750" w:type="dxa"/>
          </w:tcPr>
          <w:p w14:paraId="2E3FF1F7" w14:textId="77777777" w:rsidR="00BA168E" w:rsidRPr="00981FDE" w:rsidRDefault="00BA168E" w:rsidP="00BA168E">
            <w:pPr>
              <w:pStyle w:val="CellBody"/>
              <w:rPr>
                <w:color w:val="auto"/>
                <w:lang w:val="ru-RU"/>
              </w:rPr>
            </w:pPr>
            <w:r w:rsidRPr="00981FDE">
              <w:rPr>
                <w:color w:val="auto"/>
                <w:lang w:val="ru-RU"/>
              </w:rPr>
              <w:t>Флексорб, обогащенный</w:t>
            </w:r>
          </w:p>
        </w:tc>
      </w:tr>
      <w:tr w:rsidR="00BA168E" w:rsidRPr="00981FDE" w14:paraId="64154828" w14:textId="77777777" w:rsidTr="00EE571C">
        <w:trPr>
          <w:trHeight w:val="20"/>
        </w:trPr>
        <w:tc>
          <w:tcPr>
            <w:tcW w:w="1440" w:type="dxa"/>
          </w:tcPr>
          <w:p w14:paraId="379C6FCC" w14:textId="77777777" w:rsidR="00BA168E" w:rsidRPr="00981FDE" w:rsidRDefault="00BA168E" w:rsidP="00BA168E">
            <w:pPr>
              <w:pStyle w:val="CellBodyCentered"/>
              <w:rPr>
                <w:color w:val="auto"/>
                <w:lang w:val="ru-RU"/>
              </w:rPr>
            </w:pPr>
            <w:r w:rsidRPr="00981FDE">
              <w:rPr>
                <w:color w:val="auto"/>
                <w:lang w:val="ru-RU"/>
              </w:rPr>
              <w:t>GCL</w:t>
            </w:r>
          </w:p>
        </w:tc>
        <w:tc>
          <w:tcPr>
            <w:tcW w:w="6750" w:type="dxa"/>
          </w:tcPr>
          <w:p w14:paraId="0779BB5B" w14:textId="77777777" w:rsidR="00BA168E" w:rsidRPr="00981FDE" w:rsidRDefault="00BA168E" w:rsidP="00BA168E">
            <w:pPr>
              <w:pStyle w:val="CellBody"/>
              <w:rPr>
                <w:color w:val="auto"/>
                <w:lang w:val="ru-RU"/>
              </w:rPr>
            </w:pPr>
            <w:r w:rsidRPr="00981FDE">
              <w:rPr>
                <w:color w:val="auto"/>
                <w:lang w:val="ru-RU"/>
              </w:rPr>
              <w:t>Газ установки Клауса</w:t>
            </w:r>
          </w:p>
        </w:tc>
      </w:tr>
      <w:tr w:rsidR="00BA168E" w:rsidRPr="00981FDE" w14:paraId="18449660" w14:textId="77777777" w:rsidTr="00EE571C">
        <w:trPr>
          <w:trHeight w:val="20"/>
        </w:trPr>
        <w:tc>
          <w:tcPr>
            <w:tcW w:w="1440" w:type="dxa"/>
          </w:tcPr>
          <w:p w14:paraId="1F7E05EB" w14:textId="77777777" w:rsidR="00BA168E" w:rsidRPr="00981FDE" w:rsidRDefault="00BA168E" w:rsidP="00BA168E">
            <w:pPr>
              <w:pStyle w:val="CellBodyCentered"/>
              <w:rPr>
                <w:color w:val="auto"/>
                <w:lang w:val="ru-RU"/>
              </w:rPr>
            </w:pPr>
            <w:r w:rsidRPr="00981FDE">
              <w:rPr>
                <w:color w:val="auto"/>
                <w:lang w:val="ru-RU"/>
              </w:rPr>
              <w:t>GE</w:t>
            </w:r>
          </w:p>
        </w:tc>
        <w:tc>
          <w:tcPr>
            <w:tcW w:w="6750" w:type="dxa"/>
          </w:tcPr>
          <w:p w14:paraId="40B5C49D" w14:textId="77777777" w:rsidR="00BA168E" w:rsidRPr="00981FDE" w:rsidRDefault="00BA168E" w:rsidP="00BA168E">
            <w:pPr>
              <w:pStyle w:val="CellBody"/>
              <w:rPr>
                <w:color w:val="auto"/>
                <w:lang w:val="ru-RU"/>
              </w:rPr>
            </w:pPr>
            <w:r w:rsidRPr="00981FDE">
              <w:rPr>
                <w:color w:val="auto"/>
                <w:lang w:val="ru-RU"/>
              </w:rPr>
              <w:t>Обессеренный газ</w:t>
            </w:r>
          </w:p>
        </w:tc>
      </w:tr>
      <w:tr w:rsidR="00BA168E" w:rsidRPr="00981FDE" w14:paraId="5A696807" w14:textId="77777777" w:rsidTr="00EE571C">
        <w:trPr>
          <w:trHeight w:val="20"/>
        </w:trPr>
        <w:tc>
          <w:tcPr>
            <w:tcW w:w="1440" w:type="dxa"/>
          </w:tcPr>
          <w:p w14:paraId="1A49A477" w14:textId="77777777" w:rsidR="00BA168E" w:rsidRPr="00981FDE" w:rsidRDefault="00BA168E" w:rsidP="00BA168E">
            <w:pPr>
              <w:pStyle w:val="CellBodyCentered"/>
              <w:rPr>
                <w:color w:val="auto"/>
                <w:lang w:val="ru-RU"/>
              </w:rPr>
            </w:pPr>
            <w:r w:rsidRPr="00981FDE">
              <w:rPr>
                <w:color w:val="auto"/>
                <w:lang w:val="ru-RU"/>
              </w:rPr>
              <w:t>GHC</w:t>
            </w:r>
          </w:p>
        </w:tc>
        <w:tc>
          <w:tcPr>
            <w:tcW w:w="6750" w:type="dxa"/>
          </w:tcPr>
          <w:p w14:paraId="16371691" w14:textId="77777777" w:rsidR="00BA168E" w:rsidRPr="00981FDE" w:rsidRDefault="00BA168E" w:rsidP="00BA168E">
            <w:pPr>
              <w:pStyle w:val="CellBody"/>
              <w:rPr>
                <w:color w:val="auto"/>
                <w:lang w:val="ru-RU"/>
              </w:rPr>
            </w:pPr>
            <w:r w:rsidRPr="00981FDE">
              <w:rPr>
                <w:color w:val="auto"/>
                <w:lang w:val="ru-RU"/>
              </w:rPr>
              <w:t>Пары углеводорода</w:t>
            </w:r>
          </w:p>
        </w:tc>
      </w:tr>
      <w:tr w:rsidR="00BA168E" w:rsidRPr="00981FDE" w14:paraId="397A9536" w14:textId="77777777" w:rsidTr="00EE571C">
        <w:trPr>
          <w:trHeight w:val="20"/>
        </w:trPr>
        <w:tc>
          <w:tcPr>
            <w:tcW w:w="1440" w:type="dxa"/>
          </w:tcPr>
          <w:p w14:paraId="18C8CCF5" w14:textId="77777777" w:rsidR="00BA168E" w:rsidRPr="00981FDE" w:rsidRDefault="00BA168E" w:rsidP="00BA168E">
            <w:pPr>
              <w:pStyle w:val="CellBodyCentered"/>
              <w:rPr>
                <w:color w:val="auto"/>
                <w:lang w:val="ru-RU"/>
              </w:rPr>
            </w:pPr>
            <w:r w:rsidRPr="00981FDE">
              <w:rPr>
                <w:color w:val="auto"/>
                <w:lang w:val="ru-RU"/>
              </w:rPr>
              <w:t>GHP</w:t>
            </w:r>
          </w:p>
        </w:tc>
        <w:tc>
          <w:tcPr>
            <w:tcW w:w="6750" w:type="dxa"/>
          </w:tcPr>
          <w:p w14:paraId="6A6B8282" w14:textId="77777777" w:rsidR="00BA168E" w:rsidRPr="00981FDE" w:rsidRDefault="00BA168E" w:rsidP="00BA168E">
            <w:pPr>
              <w:pStyle w:val="CellBody"/>
              <w:rPr>
                <w:color w:val="auto"/>
                <w:lang w:val="ru-RU"/>
              </w:rPr>
            </w:pPr>
            <w:r w:rsidRPr="00981FDE">
              <w:rPr>
                <w:color w:val="auto"/>
                <w:lang w:val="ru-RU"/>
              </w:rPr>
              <w:t>Закачка газа, высокое давление</w:t>
            </w:r>
          </w:p>
        </w:tc>
      </w:tr>
      <w:tr w:rsidR="00BA168E" w:rsidRPr="00981FDE" w14:paraId="7ACBFF8E" w14:textId="77777777" w:rsidTr="00EE571C">
        <w:trPr>
          <w:trHeight w:val="20"/>
        </w:trPr>
        <w:tc>
          <w:tcPr>
            <w:tcW w:w="1440" w:type="dxa"/>
          </w:tcPr>
          <w:p w14:paraId="2EBB063F" w14:textId="77777777" w:rsidR="00BA168E" w:rsidRPr="00981FDE" w:rsidRDefault="00BA168E" w:rsidP="00BA168E">
            <w:pPr>
              <w:pStyle w:val="CellBodyCentered"/>
              <w:rPr>
                <w:color w:val="auto"/>
                <w:lang w:val="ru-RU"/>
              </w:rPr>
            </w:pPr>
            <w:r w:rsidRPr="00981FDE">
              <w:rPr>
                <w:color w:val="auto"/>
                <w:lang w:val="ru-RU"/>
              </w:rPr>
              <w:t>GRC</w:t>
            </w:r>
          </w:p>
        </w:tc>
        <w:tc>
          <w:tcPr>
            <w:tcW w:w="6750" w:type="dxa"/>
          </w:tcPr>
          <w:p w14:paraId="57EB5941" w14:textId="77777777" w:rsidR="00BA168E" w:rsidRPr="00981FDE" w:rsidRDefault="00BA168E" w:rsidP="00BA168E">
            <w:pPr>
              <w:pStyle w:val="CellBody"/>
              <w:rPr>
                <w:color w:val="auto"/>
                <w:lang w:val="ru-RU"/>
              </w:rPr>
            </w:pPr>
            <w:r w:rsidRPr="00981FDE">
              <w:rPr>
                <w:color w:val="auto"/>
                <w:lang w:val="ru-RU"/>
              </w:rPr>
              <w:t>Газ регенерации / рециркуляции</w:t>
            </w:r>
          </w:p>
        </w:tc>
      </w:tr>
      <w:tr w:rsidR="00BA168E" w:rsidRPr="00981FDE" w14:paraId="29863D85" w14:textId="77777777" w:rsidTr="00EE571C">
        <w:trPr>
          <w:trHeight w:val="20"/>
        </w:trPr>
        <w:tc>
          <w:tcPr>
            <w:tcW w:w="1440" w:type="dxa"/>
          </w:tcPr>
          <w:p w14:paraId="7F17EED5" w14:textId="77777777" w:rsidR="00BA168E" w:rsidRPr="00981FDE" w:rsidRDefault="00BA168E" w:rsidP="00BA168E">
            <w:pPr>
              <w:pStyle w:val="CellBodyCentered"/>
              <w:rPr>
                <w:color w:val="auto"/>
                <w:lang w:val="ru-RU"/>
              </w:rPr>
            </w:pPr>
            <w:r w:rsidRPr="00981FDE">
              <w:rPr>
                <w:color w:val="auto"/>
                <w:lang w:val="ru-RU"/>
              </w:rPr>
              <w:t>GRG</w:t>
            </w:r>
          </w:p>
        </w:tc>
        <w:tc>
          <w:tcPr>
            <w:tcW w:w="6750" w:type="dxa"/>
          </w:tcPr>
          <w:p w14:paraId="54325225" w14:textId="77777777" w:rsidR="00BA168E" w:rsidRPr="00981FDE" w:rsidRDefault="00BA168E" w:rsidP="00BA168E">
            <w:pPr>
              <w:pStyle w:val="CellBody"/>
              <w:rPr>
                <w:color w:val="auto"/>
                <w:lang w:val="ru-RU"/>
              </w:rPr>
            </w:pPr>
            <w:r w:rsidRPr="00981FDE">
              <w:rPr>
                <w:color w:val="auto"/>
                <w:lang w:val="ru-RU"/>
              </w:rPr>
              <w:t>Обогащенный газ</w:t>
            </w:r>
          </w:p>
        </w:tc>
      </w:tr>
      <w:tr w:rsidR="00BA168E" w:rsidRPr="00343592" w14:paraId="45B7EE88" w14:textId="77777777" w:rsidTr="00EE571C">
        <w:trPr>
          <w:trHeight w:val="20"/>
        </w:trPr>
        <w:tc>
          <w:tcPr>
            <w:tcW w:w="1440" w:type="dxa"/>
          </w:tcPr>
          <w:p w14:paraId="1DF2D642" w14:textId="77777777" w:rsidR="00BA168E" w:rsidRPr="00981FDE" w:rsidRDefault="00BA168E" w:rsidP="00BA168E">
            <w:pPr>
              <w:pStyle w:val="CellBodyCentered"/>
              <w:rPr>
                <w:color w:val="auto"/>
                <w:lang w:val="ru-RU"/>
              </w:rPr>
            </w:pPr>
            <w:r w:rsidRPr="00981FDE">
              <w:rPr>
                <w:color w:val="auto"/>
                <w:lang w:val="ru-RU"/>
              </w:rPr>
              <w:t>GRI</w:t>
            </w:r>
          </w:p>
        </w:tc>
        <w:tc>
          <w:tcPr>
            <w:tcW w:w="6750" w:type="dxa"/>
          </w:tcPr>
          <w:p w14:paraId="08126BA3" w14:textId="77777777" w:rsidR="00BA168E" w:rsidRPr="00981FDE" w:rsidRDefault="00BA168E" w:rsidP="00BA168E">
            <w:pPr>
              <w:pStyle w:val="CellBody"/>
              <w:rPr>
                <w:color w:val="auto"/>
                <w:lang w:val="ru-RU"/>
              </w:rPr>
            </w:pPr>
            <w:r w:rsidRPr="00981FDE">
              <w:rPr>
                <w:color w:val="auto"/>
                <w:lang w:val="ru-RU"/>
              </w:rPr>
              <w:t>Газ на входе в реактор</w:t>
            </w:r>
          </w:p>
        </w:tc>
      </w:tr>
      <w:tr w:rsidR="00BA168E" w:rsidRPr="00981FDE" w14:paraId="0A26C3A1" w14:textId="77777777" w:rsidTr="00EE571C">
        <w:trPr>
          <w:trHeight w:val="20"/>
        </w:trPr>
        <w:tc>
          <w:tcPr>
            <w:tcW w:w="1440" w:type="dxa"/>
          </w:tcPr>
          <w:p w14:paraId="3C46B897" w14:textId="77777777" w:rsidR="00BA168E" w:rsidRPr="00981FDE" w:rsidRDefault="00BA168E" w:rsidP="00BA168E">
            <w:pPr>
              <w:pStyle w:val="CellBodyCentered"/>
              <w:rPr>
                <w:color w:val="auto"/>
                <w:lang w:val="ru-RU"/>
              </w:rPr>
            </w:pPr>
            <w:r w:rsidRPr="00981FDE">
              <w:rPr>
                <w:color w:val="auto"/>
                <w:lang w:val="ru-RU"/>
              </w:rPr>
              <w:t>GRK</w:t>
            </w:r>
          </w:p>
        </w:tc>
        <w:tc>
          <w:tcPr>
            <w:tcW w:w="6750" w:type="dxa"/>
          </w:tcPr>
          <w:p w14:paraId="002442E4" w14:textId="77777777" w:rsidR="00BA168E" w:rsidRPr="00981FDE" w:rsidRDefault="00BA168E" w:rsidP="00BA168E">
            <w:pPr>
              <w:pStyle w:val="CellBody"/>
              <w:rPr>
                <w:color w:val="auto"/>
                <w:lang w:val="ru-RU"/>
              </w:rPr>
            </w:pPr>
            <w:r w:rsidRPr="00981FDE">
              <w:rPr>
                <w:color w:val="auto"/>
                <w:lang w:val="ru-RU"/>
              </w:rPr>
              <w:t>Отходящий газ реактора</w:t>
            </w:r>
          </w:p>
        </w:tc>
      </w:tr>
      <w:tr w:rsidR="00BA168E" w:rsidRPr="00981FDE" w14:paraId="46177858" w14:textId="77777777" w:rsidTr="00EE571C">
        <w:trPr>
          <w:trHeight w:val="20"/>
        </w:trPr>
        <w:tc>
          <w:tcPr>
            <w:tcW w:w="1440" w:type="dxa"/>
          </w:tcPr>
          <w:p w14:paraId="0C2B9DB5" w14:textId="77777777" w:rsidR="00BA168E" w:rsidRPr="00981FDE" w:rsidRDefault="00BA168E" w:rsidP="00BA168E">
            <w:pPr>
              <w:pStyle w:val="CellBodyCentered"/>
              <w:rPr>
                <w:color w:val="auto"/>
                <w:lang w:val="ru-RU"/>
              </w:rPr>
            </w:pPr>
            <w:r w:rsidRPr="00981FDE">
              <w:rPr>
                <w:color w:val="auto"/>
                <w:lang w:val="ru-RU"/>
              </w:rPr>
              <w:t>GS</w:t>
            </w:r>
          </w:p>
        </w:tc>
        <w:tc>
          <w:tcPr>
            <w:tcW w:w="6750" w:type="dxa"/>
          </w:tcPr>
          <w:p w14:paraId="004DDCAD" w14:textId="77777777" w:rsidR="00BA168E" w:rsidRPr="00981FDE" w:rsidRDefault="00BA168E" w:rsidP="00BA168E">
            <w:pPr>
              <w:pStyle w:val="CellBody"/>
              <w:rPr>
                <w:color w:val="auto"/>
                <w:lang w:val="ru-RU"/>
              </w:rPr>
            </w:pPr>
            <w:r w:rsidRPr="00981FDE">
              <w:rPr>
                <w:color w:val="auto"/>
                <w:lang w:val="ru-RU"/>
              </w:rPr>
              <w:t>Кислый газ</w:t>
            </w:r>
          </w:p>
        </w:tc>
      </w:tr>
      <w:tr w:rsidR="00BA168E" w:rsidRPr="00981FDE" w14:paraId="29789C61" w14:textId="77777777" w:rsidTr="00EE571C">
        <w:trPr>
          <w:trHeight w:val="20"/>
        </w:trPr>
        <w:tc>
          <w:tcPr>
            <w:tcW w:w="1440" w:type="dxa"/>
          </w:tcPr>
          <w:p w14:paraId="0D70B450" w14:textId="77777777" w:rsidR="00BA168E" w:rsidRPr="00981FDE" w:rsidRDefault="00BA168E" w:rsidP="00BA168E">
            <w:pPr>
              <w:pStyle w:val="CellBodyCentered"/>
              <w:rPr>
                <w:color w:val="auto"/>
                <w:lang w:val="ru-RU"/>
              </w:rPr>
            </w:pPr>
            <w:r w:rsidRPr="00981FDE">
              <w:rPr>
                <w:color w:val="auto"/>
                <w:lang w:val="ru-RU"/>
              </w:rPr>
              <w:t>GSA</w:t>
            </w:r>
          </w:p>
        </w:tc>
        <w:tc>
          <w:tcPr>
            <w:tcW w:w="6750" w:type="dxa"/>
          </w:tcPr>
          <w:p w14:paraId="37C2064D" w14:textId="77777777" w:rsidR="00BA168E" w:rsidRPr="00981FDE" w:rsidRDefault="00BA168E" w:rsidP="00BA168E">
            <w:pPr>
              <w:pStyle w:val="CellBody"/>
              <w:rPr>
                <w:color w:val="auto"/>
                <w:lang w:val="ru-RU"/>
              </w:rPr>
            </w:pPr>
            <w:r w:rsidRPr="00981FDE">
              <w:rPr>
                <w:color w:val="auto"/>
                <w:lang w:val="ru-RU"/>
              </w:rPr>
              <w:t>Аварийный отходящий газ</w:t>
            </w:r>
          </w:p>
        </w:tc>
      </w:tr>
      <w:tr w:rsidR="00BA168E" w:rsidRPr="00981FDE" w14:paraId="16EAC141" w14:textId="77777777" w:rsidTr="00EE571C">
        <w:trPr>
          <w:trHeight w:val="20"/>
        </w:trPr>
        <w:tc>
          <w:tcPr>
            <w:tcW w:w="1440" w:type="dxa"/>
          </w:tcPr>
          <w:p w14:paraId="1313F801" w14:textId="77777777" w:rsidR="00BA168E" w:rsidRPr="00981FDE" w:rsidRDefault="00BA168E" w:rsidP="00BA168E">
            <w:pPr>
              <w:pStyle w:val="CellBodyCentered"/>
              <w:rPr>
                <w:color w:val="auto"/>
                <w:lang w:val="ru-RU"/>
              </w:rPr>
            </w:pPr>
            <w:r w:rsidRPr="00981FDE">
              <w:rPr>
                <w:color w:val="auto"/>
                <w:lang w:val="ru-RU"/>
              </w:rPr>
              <w:t>GSL</w:t>
            </w:r>
          </w:p>
        </w:tc>
        <w:tc>
          <w:tcPr>
            <w:tcW w:w="6750" w:type="dxa"/>
          </w:tcPr>
          <w:p w14:paraId="001DEBC6" w14:textId="77777777" w:rsidR="00BA168E" w:rsidRPr="00981FDE" w:rsidRDefault="00BA168E" w:rsidP="00BA168E">
            <w:pPr>
              <w:pStyle w:val="CellBody"/>
              <w:rPr>
                <w:color w:val="auto"/>
                <w:lang w:val="ru-RU"/>
              </w:rPr>
            </w:pPr>
            <w:r w:rsidRPr="00981FDE">
              <w:rPr>
                <w:color w:val="auto"/>
                <w:lang w:val="ru-RU"/>
              </w:rPr>
              <w:t>Товарный газ</w:t>
            </w:r>
          </w:p>
        </w:tc>
      </w:tr>
      <w:tr w:rsidR="00BA168E" w:rsidRPr="00981FDE" w14:paraId="7CB74A8E" w14:textId="77777777" w:rsidTr="00EE571C">
        <w:trPr>
          <w:trHeight w:val="20"/>
        </w:trPr>
        <w:tc>
          <w:tcPr>
            <w:tcW w:w="1440" w:type="dxa"/>
          </w:tcPr>
          <w:p w14:paraId="4704A88A" w14:textId="77777777" w:rsidR="00BA168E" w:rsidRPr="00981FDE" w:rsidRDefault="00BA168E" w:rsidP="00BA168E">
            <w:pPr>
              <w:pStyle w:val="CellBodyCentered"/>
              <w:rPr>
                <w:color w:val="auto"/>
                <w:lang w:val="ru-RU"/>
              </w:rPr>
            </w:pPr>
            <w:r w:rsidRPr="00981FDE">
              <w:rPr>
                <w:color w:val="auto"/>
                <w:lang w:val="ru-RU"/>
              </w:rPr>
              <w:t>GST</w:t>
            </w:r>
          </w:p>
        </w:tc>
        <w:tc>
          <w:tcPr>
            <w:tcW w:w="6750" w:type="dxa"/>
          </w:tcPr>
          <w:p w14:paraId="18C29ABF" w14:textId="77777777" w:rsidR="00BA168E" w:rsidRPr="00981FDE" w:rsidRDefault="00BA168E" w:rsidP="00BA168E">
            <w:pPr>
              <w:pStyle w:val="CellBody"/>
              <w:rPr>
                <w:color w:val="auto"/>
                <w:lang w:val="ru-RU"/>
              </w:rPr>
            </w:pPr>
            <w:r w:rsidRPr="00981FDE">
              <w:rPr>
                <w:color w:val="auto"/>
                <w:lang w:val="ru-RU"/>
              </w:rPr>
              <w:t>Хвостовой газ</w:t>
            </w:r>
          </w:p>
        </w:tc>
      </w:tr>
      <w:tr w:rsidR="00BA168E" w:rsidRPr="00981FDE" w14:paraId="0C62CB12" w14:textId="77777777" w:rsidTr="00EE571C">
        <w:trPr>
          <w:trHeight w:val="20"/>
        </w:trPr>
        <w:tc>
          <w:tcPr>
            <w:tcW w:w="1440" w:type="dxa"/>
          </w:tcPr>
          <w:p w14:paraId="1EB41A21" w14:textId="77777777" w:rsidR="00BA168E" w:rsidRPr="00981FDE" w:rsidRDefault="00BA168E" w:rsidP="00BA168E">
            <w:pPr>
              <w:pStyle w:val="CellBodyCentered"/>
              <w:rPr>
                <w:color w:val="auto"/>
                <w:lang w:val="ru-RU"/>
              </w:rPr>
            </w:pPr>
            <w:r w:rsidRPr="00981FDE">
              <w:rPr>
                <w:color w:val="auto"/>
                <w:lang w:val="ru-RU"/>
              </w:rPr>
              <w:t>GW</w:t>
            </w:r>
          </w:p>
        </w:tc>
        <w:tc>
          <w:tcPr>
            <w:tcW w:w="6750" w:type="dxa"/>
          </w:tcPr>
          <w:p w14:paraId="7E5B373B" w14:textId="77777777" w:rsidR="00BA168E" w:rsidRPr="00981FDE" w:rsidRDefault="00BA168E" w:rsidP="00BA168E">
            <w:pPr>
              <w:pStyle w:val="CellBody"/>
              <w:rPr>
                <w:color w:val="auto"/>
                <w:lang w:val="ru-RU"/>
              </w:rPr>
            </w:pPr>
            <w:r w:rsidRPr="00981FDE">
              <w:rPr>
                <w:color w:val="auto"/>
                <w:lang w:val="ru-RU"/>
              </w:rPr>
              <w:t>Сбросной газ, отходящий газ</w:t>
            </w:r>
          </w:p>
        </w:tc>
      </w:tr>
      <w:tr w:rsidR="00BA168E" w:rsidRPr="00981FDE" w14:paraId="1874E017" w14:textId="77777777" w:rsidTr="00EE571C">
        <w:trPr>
          <w:trHeight w:val="20"/>
        </w:trPr>
        <w:tc>
          <w:tcPr>
            <w:tcW w:w="1440" w:type="dxa"/>
          </w:tcPr>
          <w:p w14:paraId="45153619" w14:textId="77777777" w:rsidR="00BA168E" w:rsidRPr="00981FDE" w:rsidRDefault="00BA168E" w:rsidP="00BA168E">
            <w:pPr>
              <w:pStyle w:val="CellBodyCentered"/>
              <w:rPr>
                <w:color w:val="auto"/>
                <w:lang w:val="ru-RU"/>
              </w:rPr>
            </w:pPr>
            <w:r w:rsidRPr="00981FDE">
              <w:rPr>
                <w:color w:val="auto"/>
                <w:lang w:val="ru-RU"/>
              </w:rPr>
              <w:t>HOR</w:t>
            </w:r>
          </w:p>
        </w:tc>
        <w:tc>
          <w:tcPr>
            <w:tcW w:w="6750" w:type="dxa"/>
          </w:tcPr>
          <w:p w14:paraId="59C93EA3" w14:textId="77777777" w:rsidR="00BA168E" w:rsidRPr="00981FDE" w:rsidRDefault="00BA168E" w:rsidP="00BA168E">
            <w:pPr>
              <w:pStyle w:val="CellBody"/>
              <w:rPr>
                <w:color w:val="auto"/>
                <w:lang w:val="ru-RU"/>
              </w:rPr>
            </w:pPr>
            <w:r w:rsidRPr="00981FDE">
              <w:rPr>
                <w:color w:val="auto"/>
                <w:lang w:val="ru-RU"/>
              </w:rPr>
              <w:t>Возврат гидравлического масла</w:t>
            </w:r>
          </w:p>
        </w:tc>
      </w:tr>
      <w:tr w:rsidR="00BA168E" w:rsidRPr="00981FDE" w14:paraId="00E9C061" w14:textId="77777777" w:rsidTr="00EE571C">
        <w:trPr>
          <w:trHeight w:val="20"/>
        </w:trPr>
        <w:tc>
          <w:tcPr>
            <w:tcW w:w="1440" w:type="dxa"/>
          </w:tcPr>
          <w:p w14:paraId="56C582E8" w14:textId="77777777" w:rsidR="00BA168E" w:rsidRPr="00981FDE" w:rsidRDefault="00BA168E" w:rsidP="00BA168E">
            <w:pPr>
              <w:pStyle w:val="CellBodyCentered"/>
              <w:rPr>
                <w:color w:val="auto"/>
                <w:lang w:val="ru-RU"/>
              </w:rPr>
            </w:pPr>
            <w:r w:rsidRPr="00981FDE">
              <w:rPr>
                <w:color w:val="auto"/>
                <w:lang w:val="ru-RU"/>
              </w:rPr>
              <w:t>HOS</w:t>
            </w:r>
          </w:p>
        </w:tc>
        <w:tc>
          <w:tcPr>
            <w:tcW w:w="6750" w:type="dxa"/>
          </w:tcPr>
          <w:p w14:paraId="723BF317" w14:textId="77777777" w:rsidR="00BA168E" w:rsidRPr="00981FDE" w:rsidRDefault="00BA168E" w:rsidP="00BA168E">
            <w:pPr>
              <w:pStyle w:val="CellBody"/>
              <w:rPr>
                <w:color w:val="auto"/>
                <w:lang w:val="ru-RU"/>
              </w:rPr>
            </w:pPr>
            <w:r w:rsidRPr="00981FDE">
              <w:rPr>
                <w:color w:val="auto"/>
                <w:lang w:val="ru-RU"/>
              </w:rPr>
              <w:t>Подача гидравлического масла</w:t>
            </w:r>
          </w:p>
        </w:tc>
      </w:tr>
      <w:tr w:rsidR="00BA168E" w:rsidRPr="00981FDE" w14:paraId="213FF521" w14:textId="77777777" w:rsidTr="00EE571C">
        <w:trPr>
          <w:trHeight w:val="20"/>
        </w:trPr>
        <w:tc>
          <w:tcPr>
            <w:tcW w:w="1440" w:type="dxa"/>
          </w:tcPr>
          <w:p w14:paraId="22860901" w14:textId="77777777" w:rsidR="00BA168E" w:rsidRPr="00981FDE" w:rsidRDefault="00BA168E" w:rsidP="00BA168E">
            <w:pPr>
              <w:pStyle w:val="CellBodyCentered"/>
              <w:rPr>
                <w:color w:val="auto"/>
                <w:lang w:val="en-GB"/>
              </w:rPr>
            </w:pPr>
            <w:r w:rsidRPr="00030D6F">
              <w:rPr>
                <w:color w:val="auto"/>
                <w:lang w:val="en-GB"/>
              </w:rPr>
              <w:t>HTF</w:t>
            </w:r>
          </w:p>
        </w:tc>
        <w:tc>
          <w:tcPr>
            <w:tcW w:w="6750" w:type="dxa"/>
          </w:tcPr>
          <w:p w14:paraId="0B1434F3" w14:textId="77777777" w:rsidR="00BA168E" w:rsidRPr="00030D6F" w:rsidRDefault="00BA168E" w:rsidP="00BA168E">
            <w:pPr>
              <w:pStyle w:val="CellBody"/>
              <w:rPr>
                <w:color w:val="auto"/>
                <w:lang w:val="ru-RU"/>
              </w:rPr>
            </w:pPr>
            <w:r>
              <w:rPr>
                <w:color w:val="auto"/>
                <w:lang w:val="ru-RU"/>
              </w:rPr>
              <w:t>Теплоноситель</w:t>
            </w:r>
          </w:p>
        </w:tc>
      </w:tr>
      <w:tr w:rsidR="00BA168E" w:rsidRPr="00343592" w14:paraId="10244235" w14:textId="77777777" w:rsidTr="00EE571C">
        <w:trPr>
          <w:trHeight w:val="20"/>
        </w:trPr>
        <w:tc>
          <w:tcPr>
            <w:tcW w:w="1440" w:type="dxa"/>
          </w:tcPr>
          <w:p w14:paraId="2DABC094" w14:textId="77777777" w:rsidR="00BA168E" w:rsidRPr="00981FDE" w:rsidRDefault="00BA168E" w:rsidP="00BA168E">
            <w:pPr>
              <w:pStyle w:val="CellBodyCentered"/>
              <w:rPr>
                <w:color w:val="auto"/>
                <w:lang w:val="ru-RU"/>
              </w:rPr>
            </w:pPr>
            <w:r w:rsidRPr="00981FDE">
              <w:rPr>
                <w:color w:val="auto"/>
                <w:lang w:val="ru-RU"/>
              </w:rPr>
              <w:t>KM</w:t>
            </w:r>
          </w:p>
        </w:tc>
        <w:tc>
          <w:tcPr>
            <w:tcW w:w="6750" w:type="dxa"/>
          </w:tcPr>
          <w:p w14:paraId="3107B7D5" w14:textId="335FBEFF" w:rsidR="00BA168E" w:rsidRPr="00981FDE" w:rsidRDefault="00BA168E" w:rsidP="00BA168E">
            <w:pPr>
              <w:pStyle w:val="CellBody"/>
              <w:rPr>
                <w:color w:val="auto"/>
                <w:lang w:val="ru-RU"/>
              </w:rPr>
            </w:pPr>
            <w:r w:rsidRPr="00981FDE">
              <w:rPr>
                <w:color w:val="auto"/>
                <w:lang w:val="ru-RU"/>
              </w:rPr>
              <w:t>Раствор для глушения скважин</w:t>
            </w:r>
            <w:r>
              <w:rPr>
                <w:color w:val="auto"/>
                <w:lang w:val="ru-RU"/>
              </w:rPr>
              <w:t>, с бетоном или тяжел</w:t>
            </w:r>
            <w:r w:rsidR="00521200" w:rsidRPr="006759B5">
              <w:rPr>
                <w:color w:val="auto"/>
                <w:lang w:val="ru-RU"/>
              </w:rPr>
              <w:t>.</w:t>
            </w:r>
            <w:r>
              <w:rPr>
                <w:color w:val="auto"/>
                <w:lang w:val="ru-RU"/>
              </w:rPr>
              <w:t xml:space="preserve"> металлами</w:t>
            </w:r>
          </w:p>
        </w:tc>
      </w:tr>
      <w:tr w:rsidR="00BA168E" w:rsidRPr="00981FDE" w14:paraId="1E9C8A08" w14:textId="77777777" w:rsidTr="00EE571C">
        <w:trPr>
          <w:trHeight w:val="20"/>
        </w:trPr>
        <w:tc>
          <w:tcPr>
            <w:tcW w:w="1440" w:type="dxa"/>
          </w:tcPr>
          <w:p w14:paraId="5A0CA296" w14:textId="77777777" w:rsidR="00BA168E" w:rsidRPr="0060132E" w:rsidRDefault="00BA168E" w:rsidP="00BA168E">
            <w:pPr>
              <w:pStyle w:val="CellBodyCentered"/>
              <w:rPr>
                <w:color w:val="auto"/>
                <w:lang w:val="ru-RU"/>
              </w:rPr>
            </w:pPr>
            <w:r>
              <w:rPr>
                <w:color w:val="auto"/>
                <w:lang w:val="en-GB"/>
              </w:rPr>
              <w:t>MEA</w:t>
            </w:r>
          </w:p>
        </w:tc>
        <w:tc>
          <w:tcPr>
            <w:tcW w:w="6750" w:type="dxa"/>
          </w:tcPr>
          <w:p w14:paraId="31C646F2" w14:textId="77777777" w:rsidR="00BA168E" w:rsidRPr="00981FDE" w:rsidRDefault="00BA168E" w:rsidP="00BA168E">
            <w:pPr>
              <w:pStyle w:val="CellBody"/>
              <w:rPr>
                <w:color w:val="auto"/>
                <w:lang w:val="ru-RU"/>
              </w:rPr>
            </w:pPr>
            <w:r>
              <w:rPr>
                <w:color w:val="auto"/>
                <w:lang w:val="ru-RU"/>
              </w:rPr>
              <w:t>Моноэтаноформалоин.</w:t>
            </w:r>
          </w:p>
        </w:tc>
      </w:tr>
      <w:tr w:rsidR="00BA168E" w:rsidRPr="00981FDE" w14:paraId="2CA289DB" w14:textId="77777777" w:rsidTr="00EE571C">
        <w:trPr>
          <w:trHeight w:val="20"/>
        </w:trPr>
        <w:tc>
          <w:tcPr>
            <w:tcW w:w="1440" w:type="dxa"/>
          </w:tcPr>
          <w:p w14:paraId="76681FC2" w14:textId="77777777" w:rsidR="00BA168E" w:rsidRPr="00981FDE" w:rsidRDefault="00BA168E" w:rsidP="00BA168E">
            <w:pPr>
              <w:pStyle w:val="CellBodyCentered"/>
              <w:rPr>
                <w:color w:val="auto"/>
                <w:lang w:val="ru-RU"/>
              </w:rPr>
            </w:pPr>
            <w:r w:rsidRPr="00981FDE">
              <w:rPr>
                <w:color w:val="auto"/>
                <w:lang w:val="ru-RU"/>
              </w:rPr>
              <w:t>NH</w:t>
            </w:r>
          </w:p>
        </w:tc>
        <w:tc>
          <w:tcPr>
            <w:tcW w:w="6750" w:type="dxa"/>
          </w:tcPr>
          <w:p w14:paraId="139740ED" w14:textId="77777777" w:rsidR="00BA168E" w:rsidRPr="00981FDE" w:rsidRDefault="00BA168E" w:rsidP="00BA168E">
            <w:pPr>
              <w:pStyle w:val="CellBody"/>
              <w:rPr>
                <w:color w:val="auto"/>
                <w:lang w:val="ru-RU"/>
              </w:rPr>
            </w:pPr>
            <w:r w:rsidRPr="00981FDE">
              <w:rPr>
                <w:color w:val="auto"/>
                <w:lang w:val="ru-RU"/>
              </w:rPr>
              <w:t>Азот, высокое давление</w:t>
            </w:r>
          </w:p>
        </w:tc>
      </w:tr>
      <w:tr w:rsidR="00BA168E" w:rsidRPr="00981FDE" w14:paraId="39A9DB06" w14:textId="77777777" w:rsidTr="00EE571C">
        <w:trPr>
          <w:trHeight w:val="20"/>
        </w:trPr>
        <w:tc>
          <w:tcPr>
            <w:tcW w:w="1440" w:type="dxa"/>
          </w:tcPr>
          <w:p w14:paraId="728F7484" w14:textId="77777777" w:rsidR="00BA168E" w:rsidRPr="00981FDE" w:rsidRDefault="00BA168E" w:rsidP="00BA168E">
            <w:pPr>
              <w:pStyle w:val="CellBodyCentered"/>
              <w:rPr>
                <w:color w:val="auto"/>
                <w:lang w:val="ru-RU"/>
              </w:rPr>
            </w:pPr>
            <w:r w:rsidRPr="00981FDE">
              <w:rPr>
                <w:color w:val="auto"/>
                <w:lang w:val="ru-RU"/>
              </w:rPr>
              <w:t>NL</w:t>
            </w:r>
          </w:p>
        </w:tc>
        <w:tc>
          <w:tcPr>
            <w:tcW w:w="6750" w:type="dxa"/>
          </w:tcPr>
          <w:p w14:paraId="0475E39E" w14:textId="77777777" w:rsidR="00BA168E" w:rsidRPr="00981FDE" w:rsidRDefault="00BA168E" w:rsidP="00BA168E">
            <w:pPr>
              <w:pStyle w:val="CellBody"/>
              <w:rPr>
                <w:color w:val="auto"/>
                <w:lang w:val="ru-RU"/>
              </w:rPr>
            </w:pPr>
            <w:r w:rsidRPr="00981FDE">
              <w:rPr>
                <w:color w:val="auto"/>
                <w:lang w:val="ru-RU"/>
              </w:rPr>
              <w:t>Азот,  низкое давление</w:t>
            </w:r>
          </w:p>
        </w:tc>
      </w:tr>
      <w:tr w:rsidR="00BA168E" w:rsidRPr="00981FDE" w14:paraId="1F4A9B7E" w14:textId="77777777" w:rsidTr="00EE571C">
        <w:trPr>
          <w:trHeight w:val="20"/>
        </w:trPr>
        <w:tc>
          <w:tcPr>
            <w:tcW w:w="1440" w:type="dxa"/>
          </w:tcPr>
          <w:p w14:paraId="4444389D" w14:textId="77777777" w:rsidR="00BA168E" w:rsidRPr="00981FDE" w:rsidRDefault="00BA168E" w:rsidP="00BA168E">
            <w:pPr>
              <w:pStyle w:val="CellBodyCentered"/>
              <w:rPr>
                <w:color w:val="auto"/>
                <w:lang w:val="ru-RU"/>
              </w:rPr>
            </w:pPr>
            <w:r w:rsidRPr="00981FDE">
              <w:rPr>
                <w:color w:val="auto"/>
                <w:lang w:val="ru-RU"/>
              </w:rPr>
              <w:t>PB</w:t>
            </w:r>
          </w:p>
        </w:tc>
        <w:tc>
          <w:tcPr>
            <w:tcW w:w="6750" w:type="dxa"/>
          </w:tcPr>
          <w:p w14:paraId="083CCB29" w14:textId="77777777" w:rsidR="00BA168E" w:rsidRPr="00981FDE" w:rsidRDefault="00BA168E" w:rsidP="00BA168E">
            <w:pPr>
              <w:pStyle w:val="CellBody"/>
              <w:rPr>
                <w:color w:val="auto"/>
                <w:lang w:val="ru-RU"/>
              </w:rPr>
            </w:pPr>
            <w:r w:rsidRPr="00981FDE">
              <w:rPr>
                <w:color w:val="auto"/>
                <w:lang w:val="ru-RU"/>
              </w:rPr>
              <w:t>Широкая фракция  легких углеводородов</w:t>
            </w:r>
          </w:p>
        </w:tc>
      </w:tr>
      <w:tr w:rsidR="00BA168E" w:rsidRPr="00981FDE" w14:paraId="2596A39C" w14:textId="77777777" w:rsidTr="00EE571C">
        <w:trPr>
          <w:trHeight w:val="20"/>
        </w:trPr>
        <w:tc>
          <w:tcPr>
            <w:tcW w:w="1440" w:type="dxa"/>
          </w:tcPr>
          <w:p w14:paraId="0C3C0213" w14:textId="77777777" w:rsidR="00BA168E" w:rsidRPr="00981FDE" w:rsidRDefault="00BA168E" w:rsidP="00BA168E">
            <w:pPr>
              <w:pStyle w:val="CellBodyCentered"/>
              <w:rPr>
                <w:color w:val="auto"/>
                <w:lang w:val="ru-RU"/>
              </w:rPr>
            </w:pPr>
            <w:r w:rsidRPr="00981FDE">
              <w:rPr>
                <w:color w:val="auto"/>
                <w:lang w:val="ru-RU"/>
              </w:rPr>
              <w:t>PBT</w:t>
            </w:r>
          </w:p>
        </w:tc>
        <w:tc>
          <w:tcPr>
            <w:tcW w:w="6750" w:type="dxa"/>
          </w:tcPr>
          <w:p w14:paraId="75284972" w14:textId="77777777" w:rsidR="00BA168E" w:rsidRPr="00981FDE" w:rsidRDefault="00BA168E" w:rsidP="00BA168E">
            <w:pPr>
              <w:pStyle w:val="CellBody"/>
              <w:rPr>
                <w:color w:val="auto"/>
                <w:lang w:val="ru-RU"/>
              </w:rPr>
            </w:pPr>
            <w:r w:rsidRPr="00981FDE">
              <w:rPr>
                <w:color w:val="auto"/>
                <w:lang w:val="ru-RU"/>
              </w:rPr>
              <w:t>Бутан</w:t>
            </w:r>
          </w:p>
        </w:tc>
      </w:tr>
      <w:tr w:rsidR="00BA168E" w:rsidRPr="00981FDE" w14:paraId="0D2FB2EA" w14:textId="77777777" w:rsidTr="00EE571C">
        <w:trPr>
          <w:trHeight w:val="20"/>
        </w:trPr>
        <w:tc>
          <w:tcPr>
            <w:tcW w:w="1440" w:type="dxa"/>
          </w:tcPr>
          <w:p w14:paraId="1F0F61A1" w14:textId="77777777" w:rsidR="00BA168E" w:rsidRPr="00981FDE" w:rsidRDefault="00BA168E" w:rsidP="00BA168E">
            <w:pPr>
              <w:pStyle w:val="CellBodyCentered"/>
              <w:rPr>
                <w:color w:val="auto"/>
                <w:lang w:val="ru-RU"/>
              </w:rPr>
            </w:pPr>
            <w:r w:rsidRPr="00981FDE">
              <w:rPr>
                <w:color w:val="auto"/>
                <w:lang w:val="ru-RU"/>
              </w:rPr>
              <w:t>PE</w:t>
            </w:r>
          </w:p>
        </w:tc>
        <w:tc>
          <w:tcPr>
            <w:tcW w:w="6750" w:type="dxa"/>
          </w:tcPr>
          <w:p w14:paraId="2C211BAE" w14:textId="77777777" w:rsidR="00BA168E" w:rsidRPr="00981FDE" w:rsidRDefault="00BA168E" w:rsidP="00BA168E">
            <w:pPr>
              <w:pStyle w:val="CellBody"/>
              <w:rPr>
                <w:color w:val="auto"/>
                <w:lang w:val="ru-RU"/>
              </w:rPr>
            </w:pPr>
            <w:r w:rsidRPr="00981FDE">
              <w:rPr>
                <w:color w:val="auto"/>
                <w:lang w:val="ru-RU"/>
              </w:rPr>
              <w:t>Этан</w:t>
            </w:r>
          </w:p>
        </w:tc>
      </w:tr>
      <w:tr w:rsidR="00BA168E" w:rsidRPr="00981FDE" w14:paraId="6B5ED730" w14:textId="77777777" w:rsidTr="00EE571C">
        <w:trPr>
          <w:trHeight w:val="20"/>
        </w:trPr>
        <w:tc>
          <w:tcPr>
            <w:tcW w:w="1440" w:type="dxa"/>
          </w:tcPr>
          <w:p w14:paraId="79EF602B" w14:textId="77777777" w:rsidR="00BA168E" w:rsidRPr="00981FDE" w:rsidRDefault="00BA168E" w:rsidP="00BA168E">
            <w:pPr>
              <w:pStyle w:val="CellBodyCentered"/>
              <w:rPr>
                <w:color w:val="auto"/>
                <w:lang w:val="ru-RU"/>
              </w:rPr>
            </w:pPr>
            <w:r w:rsidRPr="00981FDE">
              <w:rPr>
                <w:color w:val="auto"/>
                <w:lang w:val="ru-RU"/>
              </w:rPr>
              <w:t>PGC</w:t>
            </w:r>
          </w:p>
        </w:tc>
        <w:tc>
          <w:tcPr>
            <w:tcW w:w="6750" w:type="dxa"/>
          </w:tcPr>
          <w:p w14:paraId="6F49556B" w14:textId="77777777" w:rsidR="00BA168E" w:rsidRPr="00981FDE" w:rsidRDefault="00BA168E" w:rsidP="00BA168E">
            <w:pPr>
              <w:pStyle w:val="CellBody"/>
              <w:rPr>
                <w:color w:val="auto"/>
                <w:lang w:val="ru-RU"/>
              </w:rPr>
            </w:pPr>
            <w:r w:rsidRPr="00981FDE">
              <w:rPr>
                <w:color w:val="auto"/>
                <w:lang w:val="ru-RU"/>
              </w:rPr>
              <w:t>Газоконденсат</w:t>
            </w:r>
          </w:p>
        </w:tc>
      </w:tr>
      <w:tr w:rsidR="00BA168E" w:rsidRPr="00981FDE" w14:paraId="16B9FCA3" w14:textId="77777777" w:rsidTr="00EE571C">
        <w:trPr>
          <w:trHeight w:val="20"/>
        </w:trPr>
        <w:tc>
          <w:tcPr>
            <w:tcW w:w="1440" w:type="dxa"/>
          </w:tcPr>
          <w:p w14:paraId="30724D3E" w14:textId="77777777" w:rsidR="00BA168E" w:rsidRPr="00981FDE" w:rsidRDefault="00BA168E" w:rsidP="00BA168E">
            <w:pPr>
              <w:pStyle w:val="CellBodyCentered"/>
              <w:rPr>
                <w:color w:val="auto"/>
                <w:lang w:val="ru-RU"/>
              </w:rPr>
            </w:pPr>
            <w:r w:rsidRPr="00981FDE">
              <w:rPr>
                <w:color w:val="auto"/>
                <w:lang w:val="ru-RU"/>
              </w:rPr>
              <w:t>PHC</w:t>
            </w:r>
          </w:p>
        </w:tc>
        <w:tc>
          <w:tcPr>
            <w:tcW w:w="6750" w:type="dxa"/>
          </w:tcPr>
          <w:p w14:paraId="2C0A004B" w14:textId="77777777" w:rsidR="00BA168E" w:rsidRPr="00981FDE" w:rsidRDefault="00BA168E" w:rsidP="00BA168E">
            <w:pPr>
              <w:pStyle w:val="CellBody"/>
              <w:rPr>
                <w:color w:val="auto"/>
                <w:lang w:val="ru-RU"/>
              </w:rPr>
            </w:pPr>
            <w:r w:rsidRPr="00981FDE">
              <w:rPr>
                <w:color w:val="auto"/>
                <w:lang w:val="ru-RU"/>
              </w:rPr>
              <w:t>Технологические углеводороды</w:t>
            </w:r>
          </w:p>
        </w:tc>
      </w:tr>
      <w:tr w:rsidR="00BA168E" w:rsidRPr="00981FDE" w14:paraId="2CC04774" w14:textId="77777777" w:rsidTr="00EE571C">
        <w:trPr>
          <w:trHeight w:val="20"/>
        </w:trPr>
        <w:tc>
          <w:tcPr>
            <w:tcW w:w="1440" w:type="dxa"/>
          </w:tcPr>
          <w:p w14:paraId="781DC650" w14:textId="77777777" w:rsidR="00BA168E" w:rsidRPr="00981FDE" w:rsidRDefault="00BA168E" w:rsidP="00BA168E">
            <w:pPr>
              <w:pStyle w:val="CellBodyCentered"/>
              <w:rPr>
                <w:color w:val="auto"/>
                <w:lang w:val="ru-RU"/>
              </w:rPr>
            </w:pPr>
            <w:r w:rsidRPr="00981FDE">
              <w:rPr>
                <w:color w:val="auto"/>
                <w:lang w:val="ru-RU"/>
              </w:rPr>
              <w:t>PL</w:t>
            </w:r>
          </w:p>
        </w:tc>
        <w:tc>
          <w:tcPr>
            <w:tcW w:w="6750" w:type="dxa"/>
          </w:tcPr>
          <w:p w14:paraId="294DE7BF" w14:textId="77777777" w:rsidR="00BA168E" w:rsidRPr="00981FDE" w:rsidRDefault="00BA168E" w:rsidP="00BA168E">
            <w:pPr>
              <w:pStyle w:val="CellBody"/>
              <w:rPr>
                <w:color w:val="auto"/>
                <w:lang w:val="ru-RU"/>
              </w:rPr>
            </w:pPr>
            <w:r w:rsidRPr="00981FDE">
              <w:rPr>
                <w:color w:val="auto"/>
                <w:lang w:val="ru-RU"/>
              </w:rPr>
              <w:t>Смазочное масло</w:t>
            </w:r>
          </w:p>
        </w:tc>
      </w:tr>
      <w:tr w:rsidR="00BA168E" w:rsidRPr="00981FDE" w14:paraId="659232DE" w14:textId="77777777" w:rsidTr="00EE571C">
        <w:trPr>
          <w:trHeight w:val="20"/>
        </w:trPr>
        <w:tc>
          <w:tcPr>
            <w:tcW w:w="1440" w:type="dxa"/>
          </w:tcPr>
          <w:p w14:paraId="67820867" w14:textId="77777777" w:rsidR="00BA168E" w:rsidRPr="00981FDE" w:rsidRDefault="00BA168E" w:rsidP="00BA168E">
            <w:pPr>
              <w:pStyle w:val="CellBodyCentered"/>
              <w:rPr>
                <w:color w:val="auto"/>
                <w:lang w:val="ru-RU"/>
              </w:rPr>
            </w:pPr>
            <w:r w:rsidRPr="00981FDE">
              <w:rPr>
                <w:color w:val="auto"/>
                <w:lang w:val="ru-RU"/>
              </w:rPr>
              <w:t>PLM</w:t>
            </w:r>
          </w:p>
        </w:tc>
        <w:tc>
          <w:tcPr>
            <w:tcW w:w="6750" w:type="dxa"/>
          </w:tcPr>
          <w:p w14:paraId="02893A67" w14:textId="77777777" w:rsidR="00BA168E" w:rsidRPr="00981FDE" w:rsidRDefault="00BA168E" w:rsidP="00BA168E">
            <w:pPr>
              <w:pStyle w:val="CellBody"/>
              <w:rPr>
                <w:color w:val="auto"/>
                <w:lang w:val="ru-RU"/>
              </w:rPr>
            </w:pPr>
            <w:r w:rsidRPr="00981FDE">
              <w:rPr>
                <w:color w:val="auto"/>
                <w:lang w:val="ru-RU"/>
              </w:rPr>
              <w:t>Масляный туман</w:t>
            </w:r>
          </w:p>
        </w:tc>
      </w:tr>
      <w:tr w:rsidR="00BA168E" w:rsidRPr="00981FDE" w14:paraId="0A802EE6" w14:textId="77777777" w:rsidTr="00EE571C">
        <w:trPr>
          <w:trHeight w:val="20"/>
        </w:trPr>
        <w:tc>
          <w:tcPr>
            <w:tcW w:w="1440" w:type="dxa"/>
          </w:tcPr>
          <w:p w14:paraId="34B66A5C" w14:textId="77777777" w:rsidR="00BA168E" w:rsidRPr="00981FDE" w:rsidRDefault="00BA168E" w:rsidP="00BA168E">
            <w:pPr>
              <w:pStyle w:val="CellBodyCentered"/>
              <w:rPr>
                <w:color w:val="auto"/>
                <w:lang w:val="ru-RU"/>
              </w:rPr>
            </w:pPr>
            <w:r w:rsidRPr="00981FDE">
              <w:rPr>
                <w:color w:val="auto"/>
                <w:lang w:val="ru-RU"/>
              </w:rPr>
              <w:t>PME</w:t>
            </w:r>
          </w:p>
        </w:tc>
        <w:tc>
          <w:tcPr>
            <w:tcW w:w="6750" w:type="dxa"/>
          </w:tcPr>
          <w:p w14:paraId="551B11A1" w14:textId="77777777" w:rsidR="00BA168E" w:rsidRPr="00981FDE" w:rsidRDefault="00BA168E" w:rsidP="00BA168E">
            <w:pPr>
              <w:pStyle w:val="CellBody"/>
              <w:rPr>
                <w:color w:val="auto"/>
                <w:lang w:val="ru-RU"/>
              </w:rPr>
            </w:pPr>
            <w:r w:rsidRPr="00981FDE">
              <w:rPr>
                <w:color w:val="auto"/>
                <w:lang w:val="ru-RU"/>
              </w:rPr>
              <w:t>Метан (Сухой газ)</w:t>
            </w:r>
          </w:p>
        </w:tc>
      </w:tr>
      <w:tr w:rsidR="00BA168E" w:rsidRPr="00981FDE" w14:paraId="50BF44DF" w14:textId="77777777" w:rsidTr="00EE571C">
        <w:trPr>
          <w:trHeight w:val="20"/>
        </w:trPr>
        <w:tc>
          <w:tcPr>
            <w:tcW w:w="1440" w:type="dxa"/>
          </w:tcPr>
          <w:p w14:paraId="7293E61F" w14:textId="77777777" w:rsidR="00BA168E" w:rsidRPr="00981FDE" w:rsidRDefault="00BA168E" w:rsidP="00BA168E">
            <w:pPr>
              <w:pStyle w:val="CellBodyCentered"/>
              <w:rPr>
                <w:color w:val="auto"/>
                <w:lang w:val="ru-RU"/>
              </w:rPr>
            </w:pPr>
            <w:r w:rsidRPr="00981FDE">
              <w:rPr>
                <w:color w:val="auto"/>
                <w:lang w:val="ru-RU"/>
              </w:rPr>
              <w:t>PP</w:t>
            </w:r>
          </w:p>
        </w:tc>
        <w:tc>
          <w:tcPr>
            <w:tcW w:w="6750" w:type="dxa"/>
          </w:tcPr>
          <w:p w14:paraId="2EF038C9" w14:textId="77777777" w:rsidR="00BA168E" w:rsidRPr="00981FDE" w:rsidRDefault="00BA168E" w:rsidP="00BA168E">
            <w:pPr>
              <w:pStyle w:val="CellBody"/>
              <w:rPr>
                <w:color w:val="auto"/>
                <w:lang w:val="ru-RU"/>
              </w:rPr>
            </w:pPr>
            <w:r w:rsidRPr="00981FDE">
              <w:rPr>
                <w:color w:val="auto"/>
                <w:lang w:val="ru-RU"/>
              </w:rPr>
              <w:t>Пропан</w:t>
            </w:r>
          </w:p>
        </w:tc>
      </w:tr>
      <w:tr w:rsidR="00BA168E" w:rsidRPr="00981FDE" w14:paraId="46B78F74" w14:textId="77777777" w:rsidTr="00EE571C">
        <w:trPr>
          <w:trHeight w:val="20"/>
        </w:trPr>
        <w:tc>
          <w:tcPr>
            <w:tcW w:w="1440" w:type="dxa"/>
          </w:tcPr>
          <w:p w14:paraId="54C1EE49" w14:textId="77777777" w:rsidR="00BA168E" w:rsidRPr="00981FDE" w:rsidRDefault="00BA168E" w:rsidP="00BA168E">
            <w:pPr>
              <w:pStyle w:val="CellBodyCentered"/>
              <w:rPr>
                <w:color w:val="auto"/>
                <w:lang w:val="ru-RU"/>
              </w:rPr>
            </w:pPr>
            <w:r w:rsidRPr="00981FDE">
              <w:rPr>
                <w:color w:val="auto"/>
                <w:lang w:val="ru-RU"/>
              </w:rPr>
              <w:t>PSE</w:t>
            </w:r>
          </w:p>
        </w:tc>
        <w:tc>
          <w:tcPr>
            <w:tcW w:w="6750" w:type="dxa"/>
          </w:tcPr>
          <w:p w14:paraId="2EDF471A" w14:textId="77777777" w:rsidR="00BA168E" w:rsidRPr="00981FDE" w:rsidRDefault="00BA168E" w:rsidP="00BA168E">
            <w:pPr>
              <w:pStyle w:val="CellBody"/>
              <w:rPr>
                <w:color w:val="auto"/>
                <w:lang w:val="ru-RU"/>
              </w:rPr>
            </w:pPr>
            <w:r w:rsidRPr="00981FDE">
              <w:rPr>
                <w:color w:val="auto"/>
                <w:lang w:val="ru-RU"/>
              </w:rPr>
              <w:t>Экстракт растворителя</w:t>
            </w:r>
          </w:p>
        </w:tc>
      </w:tr>
      <w:tr w:rsidR="007C6708" w:rsidRPr="00981FDE" w14:paraId="1051ECC5" w14:textId="77777777" w:rsidTr="00EE571C">
        <w:trPr>
          <w:trHeight w:val="20"/>
          <w:ins w:id="748" w:author="Zhunisbayev, Olzhasbek [Bolashak Atyrau Limited]" w:date="2024-05-12T05:34:00Z"/>
        </w:trPr>
        <w:tc>
          <w:tcPr>
            <w:tcW w:w="1440" w:type="dxa"/>
          </w:tcPr>
          <w:p w14:paraId="045DDDA2" w14:textId="75CF658B" w:rsidR="007C6708" w:rsidRPr="007C6708" w:rsidRDefault="007C6708" w:rsidP="00BA168E">
            <w:pPr>
              <w:pStyle w:val="CellBodyCentered"/>
              <w:rPr>
                <w:ins w:id="749" w:author="Zhunisbayev, Olzhasbek [Bolashak Atyrau Limited]" w:date="2024-05-12T05:34:00Z"/>
                <w:color w:val="auto"/>
                <w:rPrChange w:id="750" w:author="Zhunisbayev, Olzhasbek [Bolashak Atyrau Limited]" w:date="2024-05-12T05:34:00Z">
                  <w:rPr>
                    <w:ins w:id="751" w:author="Zhunisbayev, Olzhasbek [Bolashak Atyrau Limited]" w:date="2024-05-12T05:34:00Z"/>
                    <w:color w:val="auto"/>
                    <w:lang w:val="ru-RU"/>
                  </w:rPr>
                </w:rPrChange>
              </w:rPr>
            </w:pPr>
            <w:ins w:id="752" w:author="Zhunisbayev, Olzhasbek [Bolashak Atyrau Limited]" w:date="2024-05-12T05:34:00Z">
              <w:r>
                <w:rPr>
                  <w:color w:val="auto"/>
                </w:rPr>
                <w:t>RFG</w:t>
              </w:r>
            </w:ins>
          </w:p>
        </w:tc>
        <w:tc>
          <w:tcPr>
            <w:tcW w:w="6750" w:type="dxa"/>
          </w:tcPr>
          <w:p w14:paraId="200C3B76" w14:textId="0D442AEB" w:rsidR="007C6708" w:rsidRPr="00981FDE" w:rsidRDefault="005A1ACD" w:rsidP="00BA168E">
            <w:pPr>
              <w:pStyle w:val="CellBody"/>
              <w:rPr>
                <w:ins w:id="753" w:author="Zhunisbayev, Olzhasbek [Bolashak Atyrau Limited]" w:date="2024-05-12T05:34:00Z"/>
                <w:color w:val="auto"/>
                <w:lang w:val="ru-RU"/>
              </w:rPr>
            </w:pPr>
            <w:ins w:id="754" w:author="Zhunisbayev, Olzhasbek [Bolashak Atyrau Limited]" w:date="2024-05-12T05:34:00Z">
              <w:r w:rsidRPr="005A1ACD">
                <w:rPr>
                  <w:color w:val="auto"/>
                  <w:lang w:val="ru-RU"/>
                </w:rPr>
                <w:t>Хладагент</w:t>
              </w:r>
            </w:ins>
          </w:p>
        </w:tc>
      </w:tr>
      <w:tr w:rsidR="00BA168E" w:rsidRPr="00981FDE" w14:paraId="65889504" w14:textId="77777777" w:rsidTr="00EE571C">
        <w:trPr>
          <w:trHeight w:val="20"/>
        </w:trPr>
        <w:tc>
          <w:tcPr>
            <w:tcW w:w="1440" w:type="dxa"/>
          </w:tcPr>
          <w:p w14:paraId="0B073B45" w14:textId="77777777" w:rsidR="00BA168E" w:rsidRPr="00981FDE" w:rsidRDefault="00BA168E" w:rsidP="00BA168E">
            <w:pPr>
              <w:pStyle w:val="CellBodyCentered"/>
              <w:rPr>
                <w:color w:val="auto"/>
                <w:lang w:val="ru-RU"/>
              </w:rPr>
            </w:pPr>
            <w:r w:rsidRPr="00981FDE">
              <w:rPr>
                <w:color w:val="auto"/>
                <w:lang w:val="ru-RU"/>
              </w:rPr>
              <w:t>SG</w:t>
            </w:r>
          </w:p>
        </w:tc>
        <w:tc>
          <w:tcPr>
            <w:tcW w:w="6750" w:type="dxa"/>
          </w:tcPr>
          <w:p w14:paraId="2F798FA6" w14:textId="77777777" w:rsidR="00BA168E" w:rsidRPr="00981FDE" w:rsidRDefault="00BA168E" w:rsidP="00BA168E">
            <w:pPr>
              <w:pStyle w:val="CellBody"/>
              <w:rPr>
                <w:color w:val="auto"/>
                <w:lang w:val="ru-RU"/>
              </w:rPr>
            </w:pPr>
            <w:r w:rsidRPr="00981FDE">
              <w:rPr>
                <w:color w:val="auto"/>
                <w:lang w:val="ru-RU"/>
              </w:rPr>
              <w:t>Уплотнительный газ</w:t>
            </w:r>
          </w:p>
        </w:tc>
      </w:tr>
      <w:tr w:rsidR="00BA168E" w:rsidRPr="00981FDE" w14:paraId="649FA408" w14:textId="77777777" w:rsidTr="00EE571C">
        <w:trPr>
          <w:trHeight w:val="20"/>
        </w:trPr>
        <w:tc>
          <w:tcPr>
            <w:tcW w:w="1440" w:type="dxa"/>
          </w:tcPr>
          <w:p w14:paraId="43C99FC2" w14:textId="77777777" w:rsidR="00BA168E" w:rsidRPr="00981FDE" w:rsidRDefault="00BA168E" w:rsidP="00BA168E">
            <w:pPr>
              <w:pStyle w:val="CellBodyCentered"/>
              <w:rPr>
                <w:color w:val="auto"/>
                <w:lang w:val="ru-RU"/>
              </w:rPr>
            </w:pPr>
            <w:r w:rsidRPr="00981FDE">
              <w:rPr>
                <w:color w:val="auto"/>
                <w:lang w:val="ru-RU"/>
              </w:rPr>
              <w:t>SH</w:t>
            </w:r>
          </w:p>
        </w:tc>
        <w:tc>
          <w:tcPr>
            <w:tcW w:w="6750" w:type="dxa"/>
          </w:tcPr>
          <w:p w14:paraId="29029F22" w14:textId="77777777" w:rsidR="00BA168E" w:rsidRPr="00981FDE" w:rsidRDefault="00BA168E" w:rsidP="00BA168E">
            <w:pPr>
              <w:pStyle w:val="CellBody"/>
              <w:rPr>
                <w:color w:val="auto"/>
                <w:lang w:val="ru-RU"/>
              </w:rPr>
            </w:pPr>
            <w:r w:rsidRPr="00981FDE">
              <w:rPr>
                <w:color w:val="auto"/>
                <w:lang w:val="ru-RU"/>
              </w:rPr>
              <w:t>Пар - высокое давление</w:t>
            </w:r>
          </w:p>
        </w:tc>
      </w:tr>
      <w:tr w:rsidR="00BA168E" w:rsidRPr="00343592" w14:paraId="42F94F20" w14:textId="77777777" w:rsidTr="00EE571C">
        <w:trPr>
          <w:trHeight w:val="20"/>
        </w:trPr>
        <w:tc>
          <w:tcPr>
            <w:tcW w:w="1440" w:type="dxa"/>
          </w:tcPr>
          <w:p w14:paraId="5B64A816" w14:textId="77777777" w:rsidR="00BA168E" w:rsidRPr="00981FDE" w:rsidRDefault="00BA168E" w:rsidP="00BA168E">
            <w:pPr>
              <w:pStyle w:val="CellBodyCentered"/>
              <w:rPr>
                <w:color w:val="auto"/>
                <w:lang w:val="ru-RU"/>
              </w:rPr>
            </w:pPr>
            <w:r w:rsidRPr="00981FDE">
              <w:rPr>
                <w:color w:val="auto"/>
                <w:lang w:val="ru-RU"/>
              </w:rPr>
              <w:t>SHM</w:t>
            </w:r>
          </w:p>
        </w:tc>
        <w:tc>
          <w:tcPr>
            <w:tcW w:w="6750" w:type="dxa"/>
          </w:tcPr>
          <w:p w14:paraId="3F914463" w14:textId="77777777" w:rsidR="00BA168E" w:rsidRPr="00981FDE" w:rsidRDefault="00BA168E" w:rsidP="00BA168E">
            <w:pPr>
              <w:pStyle w:val="CellBody"/>
              <w:rPr>
                <w:color w:val="auto"/>
                <w:lang w:val="ru-RU"/>
              </w:rPr>
            </w:pPr>
            <w:r w:rsidRPr="00981FDE">
              <w:rPr>
                <w:color w:val="auto"/>
                <w:lang w:val="ru-RU"/>
              </w:rPr>
              <w:t>Пар высоко-среднего давления (только сера)</w:t>
            </w:r>
          </w:p>
        </w:tc>
      </w:tr>
      <w:tr w:rsidR="00BA168E" w:rsidRPr="00981FDE" w14:paraId="5788A6BC" w14:textId="77777777" w:rsidTr="00EE571C">
        <w:trPr>
          <w:trHeight w:val="20"/>
        </w:trPr>
        <w:tc>
          <w:tcPr>
            <w:tcW w:w="1440" w:type="dxa"/>
          </w:tcPr>
          <w:p w14:paraId="715D4B33" w14:textId="77777777" w:rsidR="00BA168E" w:rsidRPr="00981FDE" w:rsidRDefault="00BA168E" w:rsidP="00BA168E">
            <w:pPr>
              <w:pStyle w:val="CellBodyCentered"/>
              <w:rPr>
                <w:color w:val="auto"/>
                <w:lang w:val="ru-RU"/>
              </w:rPr>
            </w:pPr>
            <w:r w:rsidRPr="00981FDE">
              <w:rPr>
                <w:color w:val="auto"/>
                <w:lang w:val="ru-RU"/>
              </w:rPr>
              <w:t>SI</w:t>
            </w:r>
          </w:p>
        </w:tc>
        <w:tc>
          <w:tcPr>
            <w:tcW w:w="6750" w:type="dxa"/>
          </w:tcPr>
          <w:p w14:paraId="231AD5CC" w14:textId="77777777" w:rsidR="00BA168E" w:rsidRPr="00981FDE" w:rsidRDefault="00BA168E" w:rsidP="00BA168E">
            <w:pPr>
              <w:pStyle w:val="CellBody"/>
              <w:rPr>
                <w:color w:val="auto"/>
                <w:lang w:val="ru-RU"/>
              </w:rPr>
            </w:pPr>
            <w:r w:rsidRPr="00981FDE">
              <w:rPr>
                <w:color w:val="auto"/>
                <w:lang w:val="ru-RU"/>
              </w:rPr>
              <w:t xml:space="preserve">Пар - промежуточное давление </w:t>
            </w:r>
          </w:p>
        </w:tc>
      </w:tr>
      <w:tr w:rsidR="00BA168E" w:rsidRPr="00981FDE" w14:paraId="2A384CF0" w14:textId="77777777" w:rsidTr="00EE571C">
        <w:trPr>
          <w:trHeight w:val="20"/>
        </w:trPr>
        <w:tc>
          <w:tcPr>
            <w:tcW w:w="1440" w:type="dxa"/>
          </w:tcPr>
          <w:p w14:paraId="307159E8" w14:textId="77777777" w:rsidR="00BA168E" w:rsidRPr="00981FDE" w:rsidRDefault="00BA168E" w:rsidP="00BA168E">
            <w:pPr>
              <w:pStyle w:val="CellBodyCentered"/>
              <w:rPr>
                <w:color w:val="auto"/>
                <w:lang w:val="ru-RU"/>
              </w:rPr>
            </w:pPr>
            <w:r w:rsidRPr="00981FDE">
              <w:rPr>
                <w:color w:val="auto"/>
                <w:lang w:val="ru-RU"/>
              </w:rPr>
              <w:t>SL</w:t>
            </w:r>
          </w:p>
        </w:tc>
        <w:tc>
          <w:tcPr>
            <w:tcW w:w="6750" w:type="dxa"/>
          </w:tcPr>
          <w:p w14:paraId="0792EA6F" w14:textId="77777777" w:rsidR="00BA168E" w:rsidRPr="00981FDE" w:rsidRDefault="00BA168E" w:rsidP="00BA168E">
            <w:pPr>
              <w:pStyle w:val="CellBody"/>
              <w:rPr>
                <w:color w:val="auto"/>
                <w:lang w:val="ru-RU"/>
              </w:rPr>
            </w:pPr>
            <w:r w:rsidRPr="00981FDE">
              <w:rPr>
                <w:color w:val="auto"/>
                <w:lang w:val="ru-RU"/>
              </w:rPr>
              <w:t>Пар - низкое давление</w:t>
            </w:r>
          </w:p>
        </w:tc>
      </w:tr>
      <w:tr w:rsidR="00BA168E" w:rsidRPr="00981FDE" w14:paraId="499CAD34" w14:textId="77777777" w:rsidTr="00EE571C">
        <w:trPr>
          <w:trHeight w:val="20"/>
        </w:trPr>
        <w:tc>
          <w:tcPr>
            <w:tcW w:w="1440" w:type="dxa"/>
          </w:tcPr>
          <w:p w14:paraId="4CEC57E5" w14:textId="77777777" w:rsidR="00BA168E" w:rsidRPr="00981FDE" w:rsidRDefault="00BA168E" w:rsidP="00BA168E">
            <w:pPr>
              <w:pStyle w:val="CellBodyCentered"/>
              <w:rPr>
                <w:color w:val="auto"/>
                <w:lang w:val="ru-RU"/>
              </w:rPr>
            </w:pPr>
            <w:r w:rsidRPr="00981FDE">
              <w:rPr>
                <w:color w:val="auto"/>
                <w:lang w:val="ru-RU"/>
              </w:rPr>
              <w:t>SLL</w:t>
            </w:r>
          </w:p>
        </w:tc>
        <w:tc>
          <w:tcPr>
            <w:tcW w:w="6750" w:type="dxa"/>
          </w:tcPr>
          <w:p w14:paraId="21F4DBB0" w14:textId="77777777" w:rsidR="00BA168E" w:rsidRPr="00981FDE" w:rsidRDefault="00BA168E" w:rsidP="00BA168E">
            <w:pPr>
              <w:pStyle w:val="CellBody"/>
              <w:rPr>
                <w:color w:val="auto"/>
                <w:lang w:val="ru-RU"/>
              </w:rPr>
            </w:pPr>
            <w:r w:rsidRPr="00981FDE">
              <w:rPr>
                <w:color w:val="auto"/>
                <w:lang w:val="ru-RU"/>
              </w:rPr>
              <w:t xml:space="preserve">Пар - аварийно-низкое давление </w:t>
            </w:r>
          </w:p>
        </w:tc>
      </w:tr>
      <w:tr w:rsidR="00BA168E" w:rsidRPr="00981FDE" w14:paraId="556A54DE" w14:textId="77777777" w:rsidTr="00EE571C">
        <w:trPr>
          <w:trHeight w:val="20"/>
        </w:trPr>
        <w:tc>
          <w:tcPr>
            <w:tcW w:w="1440" w:type="dxa"/>
          </w:tcPr>
          <w:p w14:paraId="1AAD7B8F" w14:textId="77777777" w:rsidR="00BA168E" w:rsidRPr="00981FDE" w:rsidRDefault="00BA168E" w:rsidP="00BA168E">
            <w:pPr>
              <w:pStyle w:val="CellBodyCentered"/>
              <w:rPr>
                <w:color w:val="auto"/>
                <w:lang w:val="ru-RU"/>
              </w:rPr>
            </w:pPr>
            <w:r w:rsidRPr="00981FDE">
              <w:rPr>
                <w:color w:val="auto"/>
                <w:lang w:val="ru-RU"/>
              </w:rPr>
              <w:t>SM</w:t>
            </w:r>
          </w:p>
        </w:tc>
        <w:tc>
          <w:tcPr>
            <w:tcW w:w="6750" w:type="dxa"/>
          </w:tcPr>
          <w:p w14:paraId="0C69E45C" w14:textId="77777777" w:rsidR="00BA168E" w:rsidRPr="00981FDE" w:rsidRDefault="00BA168E" w:rsidP="00BA168E">
            <w:pPr>
              <w:pStyle w:val="CellBody"/>
              <w:rPr>
                <w:color w:val="auto"/>
                <w:lang w:val="ru-RU"/>
              </w:rPr>
            </w:pPr>
            <w:r w:rsidRPr="00981FDE">
              <w:rPr>
                <w:color w:val="auto"/>
                <w:lang w:val="ru-RU"/>
              </w:rPr>
              <w:t>Пар - среднее давление</w:t>
            </w:r>
          </w:p>
        </w:tc>
      </w:tr>
      <w:tr w:rsidR="00BA168E" w:rsidRPr="00981FDE" w14:paraId="34D31AFD" w14:textId="77777777" w:rsidTr="00EE571C">
        <w:trPr>
          <w:trHeight w:val="20"/>
        </w:trPr>
        <w:tc>
          <w:tcPr>
            <w:tcW w:w="1440" w:type="dxa"/>
          </w:tcPr>
          <w:p w14:paraId="6B46B25F" w14:textId="77777777" w:rsidR="00BA168E" w:rsidRPr="00981FDE" w:rsidRDefault="00BA168E" w:rsidP="00BA168E">
            <w:pPr>
              <w:pStyle w:val="CellBodyCentered"/>
              <w:rPr>
                <w:color w:val="auto"/>
                <w:lang w:val="ru-RU"/>
              </w:rPr>
            </w:pPr>
            <w:r w:rsidRPr="00981FDE">
              <w:rPr>
                <w:color w:val="auto"/>
                <w:lang w:val="ru-RU"/>
              </w:rPr>
              <w:lastRenderedPageBreak/>
              <w:t>SR</w:t>
            </w:r>
          </w:p>
        </w:tc>
        <w:tc>
          <w:tcPr>
            <w:tcW w:w="6750" w:type="dxa"/>
          </w:tcPr>
          <w:p w14:paraId="1235CBAB" w14:textId="77777777" w:rsidR="00BA168E" w:rsidRPr="00981FDE" w:rsidRDefault="00BA168E" w:rsidP="00BA168E">
            <w:pPr>
              <w:pStyle w:val="CellBody"/>
              <w:rPr>
                <w:color w:val="auto"/>
                <w:lang w:val="ru-RU"/>
              </w:rPr>
            </w:pPr>
            <w:r w:rsidRPr="00981FDE">
              <w:rPr>
                <w:color w:val="auto"/>
                <w:lang w:val="ru-RU"/>
              </w:rPr>
              <w:t xml:space="preserve">Пар - пониженное давление </w:t>
            </w:r>
          </w:p>
        </w:tc>
      </w:tr>
      <w:tr w:rsidR="00BA168E" w:rsidRPr="00981FDE" w14:paraId="3652374D" w14:textId="77777777" w:rsidTr="00EE571C">
        <w:trPr>
          <w:trHeight w:val="20"/>
        </w:trPr>
        <w:tc>
          <w:tcPr>
            <w:tcW w:w="1440" w:type="dxa"/>
          </w:tcPr>
          <w:p w14:paraId="21BF3AC6" w14:textId="77777777" w:rsidR="00BA168E" w:rsidRPr="00981FDE" w:rsidRDefault="00BA168E" w:rsidP="00BA168E">
            <w:pPr>
              <w:pStyle w:val="CellBodyCentered"/>
              <w:rPr>
                <w:color w:val="auto"/>
                <w:lang w:val="ru-RU"/>
              </w:rPr>
            </w:pPr>
            <w:r w:rsidRPr="00981FDE">
              <w:rPr>
                <w:color w:val="auto"/>
                <w:lang w:val="ru-RU"/>
              </w:rPr>
              <w:t>ST</w:t>
            </w:r>
          </w:p>
        </w:tc>
        <w:tc>
          <w:tcPr>
            <w:tcW w:w="6750" w:type="dxa"/>
          </w:tcPr>
          <w:p w14:paraId="403E6FC2" w14:textId="77777777" w:rsidR="00BA168E" w:rsidRPr="00981FDE" w:rsidRDefault="00BA168E" w:rsidP="00BA168E">
            <w:pPr>
              <w:pStyle w:val="CellBody"/>
              <w:rPr>
                <w:color w:val="auto"/>
                <w:lang w:val="ru-RU"/>
              </w:rPr>
            </w:pPr>
            <w:r w:rsidRPr="00981FDE">
              <w:rPr>
                <w:color w:val="auto"/>
                <w:lang w:val="ru-RU"/>
              </w:rPr>
              <w:t>Подогрев паром</w:t>
            </w:r>
          </w:p>
        </w:tc>
      </w:tr>
      <w:tr w:rsidR="00BA168E" w:rsidRPr="00981FDE" w14:paraId="421D3A7D" w14:textId="77777777" w:rsidTr="00EE571C">
        <w:trPr>
          <w:trHeight w:val="20"/>
        </w:trPr>
        <w:tc>
          <w:tcPr>
            <w:tcW w:w="1440" w:type="dxa"/>
          </w:tcPr>
          <w:p w14:paraId="0B2045F0" w14:textId="77777777" w:rsidR="00BA168E" w:rsidRPr="00981FDE" w:rsidRDefault="00BA168E" w:rsidP="00BA168E">
            <w:pPr>
              <w:pStyle w:val="CellBodyCentered"/>
              <w:rPr>
                <w:color w:val="auto"/>
                <w:lang w:val="ru-RU"/>
              </w:rPr>
            </w:pPr>
            <w:r w:rsidRPr="00981FDE">
              <w:rPr>
                <w:color w:val="auto"/>
                <w:lang w:val="ru-RU"/>
              </w:rPr>
              <w:t>SVL</w:t>
            </w:r>
          </w:p>
        </w:tc>
        <w:tc>
          <w:tcPr>
            <w:tcW w:w="6750" w:type="dxa"/>
          </w:tcPr>
          <w:p w14:paraId="7027CE2B" w14:textId="77777777" w:rsidR="00BA168E" w:rsidRPr="00981FDE" w:rsidRDefault="00BA168E" w:rsidP="00BA168E">
            <w:pPr>
              <w:pStyle w:val="CellBody"/>
              <w:rPr>
                <w:color w:val="auto"/>
                <w:lang w:val="ru-RU"/>
              </w:rPr>
            </w:pPr>
            <w:r w:rsidRPr="00981FDE">
              <w:rPr>
                <w:color w:val="auto"/>
                <w:lang w:val="ru-RU"/>
              </w:rPr>
              <w:t xml:space="preserve">Пар, очень низкое давление </w:t>
            </w:r>
          </w:p>
        </w:tc>
      </w:tr>
      <w:tr w:rsidR="00BA168E" w:rsidRPr="00981FDE" w14:paraId="3AFC2085" w14:textId="77777777" w:rsidTr="00EE571C">
        <w:trPr>
          <w:trHeight w:val="20"/>
        </w:trPr>
        <w:tc>
          <w:tcPr>
            <w:tcW w:w="1440" w:type="dxa"/>
          </w:tcPr>
          <w:p w14:paraId="7659926B" w14:textId="77777777" w:rsidR="00BA168E" w:rsidRPr="00981FDE" w:rsidRDefault="00BA168E" w:rsidP="00BA168E">
            <w:pPr>
              <w:pStyle w:val="CellBodyCentered"/>
              <w:rPr>
                <w:color w:val="auto"/>
                <w:lang w:val="ru-RU"/>
              </w:rPr>
            </w:pPr>
            <w:r w:rsidRPr="00981FDE">
              <w:rPr>
                <w:color w:val="auto"/>
                <w:lang w:val="ru-RU"/>
              </w:rPr>
              <w:t>T</w:t>
            </w:r>
          </w:p>
        </w:tc>
        <w:tc>
          <w:tcPr>
            <w:tcW w:w="6750" w:type="dxa"/>
          </w:tcPr>
          <w:p w14:paraId="6552F7DF" w14:textId="77777777" w:rsidR="00BA168E" w:rsidRPr="00981FDE" w:rsidRDefault="00BA168E" w:rsidP="00BA168E">
            <w:pPr>
              <w:pStyle w:val="CellBody"/>
              <w:rPr>
                <w:color w:val="auto"/>
                <w:lang w:val="ru-RU"/>
              </w:rPr>
            </w:pPr>
            <w:r w:rsidRPr="00981FDE">
              <w:rPr>
                <w:color w:val="auto"/>
                <w:lang w:val="ru-RU"/>
              </w:rPr>
              <w:t>Отвод конденсата</w:t>
            </w:r>
          </w:p>
        </w:tc>
      </w:tr>
      <w:tr w:rsidR="00BA168E" w:rsidRPr="00981FDE" w14:paraId="13A22358" w14:textId="77777777" w:rsidTr="00EE571C">
        <w:trPr>
          <w:trHeight w:val="20"/>
        </w:trPr>
        <w:tc>
          <w:tcPr>
            <w:tcW w:w="1440" w:type="dxa"/>
          </w:tcPr>
          <w:p w14:paraId="7578677A" w14:textId="77777777" w:rsidR="00BA168E" w:rsidRPr="00981FDE" w:rsidRDefault="00BA168E" w:rsidP="00BA168E">
            <w:pPr>
              <w:pStyle w:val="CellBodyCentered"/>
              <w:rPr>
                <w:color w:val="auto"/>
                <w:lang w:val="ru-RU"/>
              </w:rPr>
            </w:pPr>
            <w:r w:rsidRPr="00981FDE">
              <w:rPr>
                <w:color w:val="auto"/>
                <w:lang w:val="ru-RU"/>
              </w:rPr>
              <w:t>TH</w:t>
            </w:r>
          </w:p>
        </w:tc>
        <w:tc>
          <w:tcPr>
            <w:tcW w:w="6750" w:type="dxa"/>
          </w:tcPr>
          <w:p w14:paraId="2726B95E" w14:textId="77777777" w:rsidR="00BA168E" w:rsidRPr="00981FDE" w:rsidRDefault="00BA168E" w:rsidP="00BA168E">
            <w:pPr>
              <w:pStyle w:val="CellBody"/>
              <w:rPr>
                <w:color w:val="auto"/>
                <w:lang w:val="ru-RU"/>
              </w:rPr>
            </w:pPr>
            <w:r w:rsidRPr="00981FDE">
              <w:rPr>
                <w:color w:val="auto"/>
                <w:lang w:val="ru-RU"/>
              </w:rPr>
              <w:t>Конденсат - высокое давление</w:t>
            </w:r>
          </w:p>
        </w:tc>
      </w:tr>
      <w:tr w:rsidR="00BA168E" w:rsidRPr="00343592" w14:paraId="7535B814" w14:textId="77777777" w:rsidTr="00EE571C">
        <w:trPr>
          <w:trHeight w:val="20"/>
        </w:trPr>
        <w:tc>
          <w:tcPr>
            <w:tcW w:w="1440" w:type="dxa"/>
          </w:tcPr>
          <w:p w14:paraId="4E32926D" w14:textId="77777777" w:rsidR="00BA168E" w:rsidRPr="00981FDE" w:rsidRDefault="00BA168E" w:rsidP="00BA168E">
            <w:pPr>
              <w:pStyle w:val="CellBodyCentered"/>
              <w:rPr>
                <w:color w:val="auto"/>
                <w:lang w:val="ru-RU"/>
              </w:rPr>
            </w:pPr>
            <w:r w:rsidRPr="00981FDE">
              <w:rPr>
                <w:color w:val="auto"/>
                <w:lang w:val="ru-RU"/>
              </w:rPr>
              <w:t>THM</w:t>
            </w:r>
          </w:p>
        </w:tc>
        <w:tc>
          <w:tcPr>
            <w:tcW w:w="6750" w:type="dxa"/>
          </w:tcPr>
          <w:p w14:paraId="052846ED" w14:textId="77777777" w:rsidR="00BA168E" w:rsidRPr="00981FDE" w:rsidRDefault="00BA168E" w:rsidP="00BA168E">
            <w:pPr>
              <w:pStyle w:val="CellBody"/>
              <w:rPr>
                <w:color w:val="auto"/>
                <w:lang w:val="ru-RU"/>
              </w:rPr>
            </w:pPr>
            <w:r w:rsidRPr="00981FDE">
              <w:rPr>
                <w:color w:val="auto"/>
                <w:lang w:val="ru-RU"/>
              </w:rPr>
              <w:t xml:space="preserve">Конденсат - высокое среднее давление (Только сера) </w:t>
            </w:r>
          </w:p>
        </w:tc>
      </w:tr>
      <w:tr w:rsidR="00BA168E" w:rsidRPr="00981FDE" w14:paraId="1461916E" w14:textId="77777777" w:rsidTr="00EE571C">
        <w:trPr>
          <w:trHeight w:val="20"/>
        </w:trPr>
        <w:tc>
          <w:tcPr>
            <w:tcW w:w="1440" w:type="dxa"/>
          </w:tcPr>
          <w:p w14:paraId="28E3CA22" w14:textId="77777777" w:rsidR="00BA168E" w:rsidRPr="00981FDE" w:rsidRDefault="00BA168E" w:rsidP="00BA168E">
            <w:pPr>
              <w:pStyle w:val="CellBodyCentered"/>
              <w:rPr>
                <w:color w:val="auto"/>
                <w:lang w:val="ru-RU"/>
              </w:rPr>
            </w:pPr>
            <w:r w:rsidRPr="00981FDE">
              <w:rPr>
                <w:color w:val="auto"/>
                <w:lang w:val="ru-RU"/>
              </w:rPr>
              <w:t>TI</w:t>
            </w:r>
          </w:p>
        </w:tc>
        <w:tc>
          <w:tcPr>
            <w:tcW w:w="6750" w:type="dxa"/>
          </w:tcPr>
          <w:p w14:paraId="45CE3F5C" w14:textId="77777777" w:rsidR="00BA168E" w:rsidRPr="00981FDE" w:rsidRDefault="00BA168E" w:rsidP="00BA168E">
            <w:pPr>
              <w:pStyle w:val="CellBody"/>
              <w:rPr>
                <w:color w:val="auto"/>
                <w:lang w:val="ru-RU"/>
              </w:rPr>
            </w:pPr>
            <w:r w:rsidRPr="00981FDE">
              <w:rPr>
                <w:color w:val="auto"/>
                <w:lang w:val="ru-RU"/>
              </w:rPr>
              <w:t xml:space="preserve">Конденсат - промежуточное давление </w:t>
            </w:r>
          </w:p>
        </w:tc>
      </w:tr>
      <w:tr w:rsidR="00BA168E" w:rsidRPr="00981FDE" w14:paraId="259CE146" w14:textId="77777777" w:rsidTr="00EE571C">
        <w:trPr>
          <w:trHeight w:val="20"/>
        </w:trPr>
        <w:tc>
          <w:tcPr>
            <w:tcW w:w="1440" w:type="dxa"/>
          </w:tcPr>
          <w:p w14:paraId="7E14D6BD" w14:textId="77777777" w:rsidR="00BA168E" w:rsidRPr="00981FDE" w:rsidRDefault="00BA168E" w:rsidP="00BA168E">
            <w:pPr>
              <w:pStyle w:val="CellBodyCentered"/>
              <w:rPr>
                <w:color w:val="auto"/>
                <w:lang w:val="ru-RU"/>
              </w:rPr>
            </w:pPr>
            <w:r w:rsidRPr="00981FDE">
              <w:rPr>
                <w:color w:val="auto"/>
                <w:lang w:val="ru-RU"/>
              </w:rPr>
              <w:t>TL</w:t>
            </w:r>
          </w:p>
        </w:tc>
        <w:tc>
          <w:tcPr>
            <w:tcW w:w="6750" w:type="dxa"/>
          </w:tcPr>
          <w:p w14:paraId="007F1031" w14:textId="77777777" w:rsidR="00BA168E" w:rsidRPr="00981FDE" w:rsidRDefault="00BA168E" w:rsidP="00BA168E">
            <w:pPr>
              <w:pStyle w:val="CellBody"/>
              <w:rPr>
                <w:color w:val="auto"/>
                <w:lang w:val="ru-RU"/>
              </w:rPr>
            </w:pPr>
            <w:r w:rsidRPr="00981FDE">
              <w:rPr>
                <w:color w:val="auto"/>
                <w:lang w:val="ru-RU"/>
              </w:rPr>
              <w:t xml:space="preserve">Конденсат - низкое давление </w:t>
            </w:r>
          </w:p>
        </w:tc>
      </w:tr>
      <w:tr w:rsidR="00BA168E" w:rsidRPr="00981FDE" w14:paraId="36A4485C" w14:textId="77777777" w:rsidTr="00EE571C">
        <w:trPr>
          <w:trHeight w:val="20"/>
        </w:trPr>
        <w:tc>
          <w:tcPr>
            <w:tcW w:w="1440" w:type="dxa"/>
          </w:tcPr>
          <w:p w14:paraId="0E7AFA20" w14:textId="77777777" w:rsidR="00BA168E" w:rsidRPr="00981FDE" w:rsidRDefault="00BA168E" w:rsidP="00BA168E">
            <w:pPr>
              <w:pStyle w:val="CellBodyCentered"/>
              <w:rPr>
                <w:color w:val="auto"/>
                <w:lang w:val="ru-RU"/>
              </w:rPr>
            </w:pPr>
            <w:r w:rsidRPr="00981FDE">
              <w:rPr>
                <w:color w:val="auto"/>
                <w:lang w:val="ru-RU"/>
              </w:rPr>
              <w:t>TLL</w:t>
            </w:r>
          </w:p>
        </w:tc>
        <w:tc>
          <w:tcPr>
            <w:tcW w:w="6750" w:type="dxa"/>
          </w:tcPr>
          <w:p w14:paraId="1EDA4560" w14:textId="77777777" w:rsidR="00BA168E" w:rsidRPr="00981FDE" w:rsidRDefault="00BA168E" w:rsidP="00BA168E">
            <w:pPr>
              <w:pStyle w:val="CellBody"/>
              <w:rPr>
                <w:color w:val="auto"/>
                <w:lang w:val="ru-RU"/>
              </w:rPr>
            </w:pPr>
            <w:r w:rsidRPr="00981FDE">
              <w:rPr>
                <w:color w:val="auto"/>
                <w:lang w:val="ru-RU"/>
              </w:rPr>
              <w:t xml:space="preserve">Конденсат - крайне низкое давление </w:t>
            </w:r>
          </w:p>
        </w:tc>
      </w:tr>
      <w:tr w:rsidR="00BA168E" w:rsidRPr="00981FDE" w14:paraId="3A1FC19D" w14:textId="77777777" w:rsidTr="00EE571C">
        <w:trPr>
          <w:trHeight w:val="20"/>
        </w:trPr>
        <w:tc>
          <w:tcPr>
            <w:tcW w:w="1440" w:type="dxa"/>
          </w:tcPr>
          <w:p w14:paraId="5778B066" w14:textId="77777777" w:rsidR="00BA168E" w:rsidRPr="00981FDE" w:rsidRDefault="00BA168E" w:rsidP="00BA168E">
            <w:pPr>
              <w:pStyle w:val="CellBodyCentered"/>
              <w:rPr>
                <w:color w:val="auto"/>
                <w:lang w:val="ru-RU"/>
              </w:rPr>
            </w:pPr>
            <w:r w:rsidRPr="00981FDE">
              <w:rPr>
                <w:color w:val="auto"/>
                <w:lang w:val="ru-RU"/>
              </w:rPr>
              <w:t>TM</w:t>
            </w:r>
          </w:p>
        </w:tc>
        <w:tc>
          <w:tcPr>
            <w:tcW w:w="6750" w:type="dxa"/>
          </w:tcPr>
          <w:p w14:paraId="4C141969" w14:textId="77777777" w:rsidR="00BA168E" w:rsidRPr="00981FDE" w:rsidRDefault="00BA168E" w:rsidP="00BA168E">
            <w:pPr>
              <w:pStyle w:val="CellBody"/>
              <w:rPr>
                <w:color w:val="auto"/>
                <w:lang w:val="ru-RU"/>
              </w:rPr>
            </w:pPr>
            <w:r w:rsidRPr="00981FDE">
              <w:rPr>
                <w:color w:val="auto"/>
                <w:lang w:val="ru-RU"/>
              </w:rPr>
              <w:t>Конденсат - среднее давление</w:t>
            </w:r>
          </w:p>
        </w:tc>
      </w:tr>
      <w:tr w:rsidR="00BA168E" w:rsidRPr="00981FDE" w14:paraId="581B0FD5" w14:textId="77777777" w:rsidTr="00EE571C">
        <w:trPr>
          <w:trHeight w:val="20"/>
        </w:trPr>
        <w:tc>
          <w:tcPr>
            <w:tcW w:w="1440" w:type="dxa"/>
          </w:tcPr>
          <w:p w14:paraId="6F537029" w14:textId="77777777" w:rsidR="00BA168E" w:rsidRPr="00981FDE" w:rsidRDefault="00BA168E" w:rsidP="00BA168E">
            <w:pPr>
              <w:pStyle w:val="CellBodyCentered"/>
              <w:rPr>
                <w:color w:val="auto"/>
                <w:lang w:val="ru-RU"/>
              </w:rPr>
            </w:pPr>
            <w:r w:rsidRPr="00981FDE">
              <w:rPr>
                <w:color w:val="auto"/>
                <w:lang w:val="ru-RU"/>
              </w:rPr>
              <w:t>TR</w:t>
            </w:r>
          </w:p>
        </w:tc>
        <w:tc>
          <w:tcPr>
            <w:tcW w:w="6750" w:type="dxa"/>
          </w:tcPr>
          <w:p w14:paraId="6F02C3B6" w14:textId="77777777" w:rsidR="00BA168E" w:rsidRPr="00981FDE" w:rsidRDefault="00BA168E" w:rsidP="00BA168E">
            <w:pPr>
              <w:pStyle w:val="CellBody"/>
              <w:rPr>
                <w:color w:val="auto"/>
                <w:lang w:val="ru-RU"/>
              </w:rPr>
            </w:pPr>
            <w:r w:rsidRPr="00981FDE">
              <w:rPr>
                <w:color w:val="auto"/>
                <w:lang w:val="ru-RU"/>
              </w:rPr>
              <w:t>Конденсат - технологический</w:t>
            </w:r>
          </w:p>
        </w:tc>
      </w:tr>
      <w:tr w:rsidR="00BA168E" w:rsidRPr="00981FDE" w14:paraId="5CD0E398" w14:textId="77777777" w:rsidTr="00EE571C">
        <w:trPr>
          <w:trHeight w:val="20"/>
        </w:trPr>
        <w:tc>
          <w:tcPr>
            <w:tcW w:w="1440" w:type="dxa"/>
          </w:tcPr>
          <w:p w14:paraId="213B3BD1" w14:textId="77777777" w:rsidR="00BA168E" w:rsidRPr="00981FDE" w:rsidRDefault="00BA168E" w:rsidP="00BA168E">
            <w:pPr>
              <w:pStyle w:val="CellBodyCentered"/>
              <w:rPr>
                <w:color w:val="auto"/>
                <w:lang w:val="ru-RU"/>
              </w:rPr>
            </w:pPr>
            <w:r w:rsidRPr="00981FDE">
              <w:rPr>
                <w:color w:val="auto"/>
                <w:lang w:val="ru-RU"/>
              </w:rPr>
              <w:t>TVL</w:t>
            </w:r>
          </w:p>
        </w:tc>
        <w:tc>
          <w:tcPr>
            <w:tcW w:w="6750" w:type="dxa"/>
          </w:tcPr>
          <w:p w14:paraId="787287CE" w14:textId="77777777" w:rsidR="00BA168E" w:rsidRPr="00981FDE" w:rsidRDefault="00BA168E" w:rsidP="00BA168E">
            <w:pPr>
              <w:pStyle w:val="CellBody"/>
              <w:rPr>
                <w:bCs/>
                <w:color w:val="auto"/>
                <w:lang w:val="ru-RU"/>
              </w:rPr>
            </w:pPr>
            <w:r w:rsidRPr="00981FDE">
              <w:rPr>
                <w:color w:val="auto"/>
                <w:lang w:val="ru-RU"/>
              </w:rPr>
              <w:t xml:space="preserve">Конденсат - очень низкое давление </w:t>
            </w:r>
          </w:p>
        </w:tc>
      </w:tr>
      <w:tr w:rsidR="00BA168E" w:rsidRPr="00981FDE" w14:paraId="0DFB1640" w14:textId="77777777" w:rsidTr="00EE571C">
        <w:trPr>
          <w:trHeight w:val="20"/>
        </w:trPr>
        <w:tc>
          <w:tcPr>
            <w:tcW w:w="1440" w:type="dxa"/>
          </w:tcPr>
          <w:p w14:paraId="54B81E80" w14:textId="77777777" w:rsidR="00BA168E" w:rsidRPr="00981FDE" w:rsidRDefault="00BA168E" w:rsidP="00BA168E">
            <w:pPr>
              <w:pStyle w:val="CellBodyCentered"/>
              <w:rPr>
                <w:color w:val="auto"/>
                <w:lang w:val="ru-RU"/>
              </w:rPr>
            </w:pPr>
            <w:r w:rsidRPr="00981FDE">
              <w:rPr>
                <w:color w:val="auto"/>
                <w:lang w:val="ru-RU"/>
              </w:rPr>
              <w:t>TX</w:t>
            </w:r>
          </w:p>
        </w:tc>
        <w:tc>
          <w:tcPr>
            <w:tcW w:w="6750" w:type="dxa"/>
          </w:tcPr>
          <w:p w14:paraId="3676FE00" w14:textId="77777777" w:rsidR="00BA168E" w:rsidRPr="00981FDE" w:rsidRDefault="00BA168E" w:rsidP="00BA168E">
            <w:pPr>
              <w:pStyle w:val="CellBody"/>
              <w:rPr>
                <w:bCs/>
                <w:color w:val="auto"/>
                <w:lang w:val="ru-RU"/>
              </w:rPr>
            </w:pPr>
            <w:r w:rsidRPr="00981FDE">
              <w:rPr>
                <w:color w:val="auto"/>
                <w:lang w:val="ru-RU"/>
              </w:rPr>
              <w:t>Конденсат из распределителя</w:t>
            </w:r>
          </w:p>
        </w:tc>
      </w:tr>
      <w:tr w:rsidR="00BA168E" w:rsidRPr="00981FDE" w14:paraId="7901B8EB" w14:textId="77777777" w:rsidTr="00EE571C">
        <w:trPr>
          <w:trHeight w:val="20"/>
        </w:trPr>
        <w:tc>
          <w:tcPr>
            <w:tcW w:w="1440" w:type="dxa"/>
          </w:tcPr>
          <w:p w14:paraId="74915D54" w14:textId="77777777" w:rsidR="00BA168E" w:rsidRPr="00981FDE" w:rsidRDefault="00BA168E" w:rsidP="00BA168E">
            <w:pPr>
              <w:pStyle w:val="CellBodyCentered"/>
              <w:rPr>
                <w:color w:val="auto"/>
                <w:lang w:val="ru-RU"/>
              </w:rPr>
            </w:pPr>
            <w:r w:rsidRPr="00981FDE">
              <w:rPr>
                <w:color w:val="auto"/>
                <w:lang w:val="ru-RU"/>
              </w:rPr>
              <w:t>VA</w:t>
            </w:r>
          </w:p>
        </w:tc>
        <w:tc>
          <w:tcPr>
            <w:tcW w:w="6750" w:type="dxa"/>
          </w:tcPr>
          <w:p w14:paraId="07B655AE" w14:textId="77777777" w:rsidR="00BA168E" w:rsidRPr="00981FDE" w:rsidRDefault="00BA168E" w:rsidP="00BA168E">
            <w:pPr>
              <w:pStyle w:val="CellBody"/>
              <w:rPr>
                <w:bCs/>
                <w:color w:val="auto"/>
                <w:lang w:val="ru-RU"/>
              </w:rPr>
            </w:pPr>
            <w:r w:rsidRPr="00981FDE">
              <w:rPr>
                <w:color w:val="auto"/>
                <w:lang w:val="ru-RU"/>
              </w:rPr>
              <w:t>Сжатый влажный воздух</w:t>
            </w:r>
          </w:p>
        </w:tc>
      </w:tr>
      <w:tr w:rsidR="00BA168E" w:rsidRPr="00981FDE" w14:paraId="6AD710AC" w14:textId="77777777" w:rsidTr="00EE571C">
        <w:trPr>
          <w:trHeight w:val="20"/>
        </w:trPr>
        <w:tc>
          <w:tcPr>
            <w:tcW w:w="1440" w:type="dxa"/>
          </w:tcPr>
          <w:p w14:paraId="521FFEDD" w14:textId="77777777" w:rsidR="00BA168E" w:rsidRPr="00981FDE" w:rsidRDefault="00BA168E" w:rsidP="00BA168E">
            <w:pPr>
              <w:pStyle w:val="CellBodyCentered"/>
              <w:rPr>
                <w:color w:val="auto"/>
                <w:lang w:val="ru-RU"/>
              </w:rPr>
            </w:pPr>
            <w:r w:rsidRPr="00981FDE">
              <w:rPr>
                <w:color w:val="auto"/>
                <w:lang w:val="ru-RU"/>
              </w:rPr>
              <w:t>VB</w:t>
            </w:r>
          </w:p>
        </w:tc>
        <w:tc>
          <w:tcPr>
            <w:tcW w:w="6750" w:type="dxa"/>
          </w:tcPr>
          <w:p w14:paraId="308148EA" w14:textId="77777777" w:rsidR="00BA168E" w:rsidRPr="00981FDE" w:rsidRDefault="00BA168E" w:rsidP="00BA168E">
            <w:pPr>
              <w:pStyle w:val="CellBody"/>
              <w:rPr>
                <w:bCs/>
                <w:color w:val="auto"/>
                <w:lang w:val="ru-RU"/>
              </w:rPr>
            </w:pPr>
            <w:r w:rsidRPr="00981FDE">
              <w:rPr>
                <w:color w:val="auto"/>
                <w:lang w:val="ru-RU"/>
              </w:rPr>
              <w:t>Вдыхаемый и выдыхаемый воздух</w:t>
            </w:r>
          </w:p>
        </w:tc>
      </w:tr>
      <w:tr w:rsidR="00BA168E" w:rsidRPr="00981FDE" w14:paraId="4852EBD4" w14:textId="77777777" w:rsidTr="00EE571C">
        <w:trPr>
          <w:trHeight w:val="20"/>
        </w:trPr>
        <w:tc>
          <w:tcPr>
            <w:tcW w:w="1440" w:type="dxa"/>
          </w:tcPr>
          <w:p w14:paraId="57A78441" w14:textId="77777777" w:rsidR="00BA168E" w:rsidRPr="00981FDE" w:rsidRDefault="00BA168E" w:rsidP="00BA168E">
            <w:pPr>
              <w:pStyle w:val="CellBodyCentered"/>
              <w:rPr>
                <w:color w:val="auto"/>
                <w:lang w:val="ru-RU"/>
              </w:rPr>
            </w:pPr>
            <w:r w:rsidRPr="00981FDE">
              <w:rPr>
                <w:color w:val="auto"/>
                <w:lang w:val="ru-RU"/>
              </w:rPr>
              <w:t>VCB</w:t>
            </w:r>
          </w:p>
        </w:tc>
        <w:tc>
          <w:tcPr>
            <w:tcW w:w="6750" w:type="dxa"/>
          </w:tcPr>
          <w:p w14:paraId="50898F7F" w14:textId="77777777" w:rsidR="00BA168E" w:rsidRPr="00981FDE" w:rsidRDefault="00BA168E" w:rsidP="00BA168E">
            <w:pPr>
              <w:pStyle w:val="CellBody"/>
              <w:rPr>
                <w:bCs/>
                <w:color w:val="auto"/>
                <w:lang w:val="ru-RU"/>
              </w:rPr>
            </w:pPr>
            <w:r w:rsidRPr="00981FDE">
              <w:rPr>
                <w:color w:val="auto"/>
                <w:lang w:val="ru-RU"/>
              </w:rPr>
              <w:t>Воздух в камеру сгорания</w:t>
            </w:r>
          </w:p>
        </w:tc>
      </w:tr>
      <w:tr w:rsidR="00BA168E" w:rsidRPr="00981FDE" w14:paraId="26284254" w14:textId="77777777" w:rsidTr="00EE571C">
        <w:trPr>
          <w:trHeight w:val="20"/>
        </w:trPr>
        <w:tc>
          <w:tcPr>
            <w:tcW w:w="1440" w:type="dxa"/>
          </w:tcPr>
          <w:p w14:paraId="302E050D" w14:textId="77777777" w:rsidR="00BA168E" w:rsidRPr="00981FDE" w:rsidRDefault="00BA168E" w:rsidP="00BA168E">
            <w:pPr>
              <w:pStyle w:val="CellBodyCentered"/>
              <w:rPr>
                <w:color w:val="auto"/>
                <w:lang w:val="ru-RU"/>
              </w:rPr>
            </w:pPr>
            <w:r w:rsidRPr="00981FDE">
              <w:rPr>
                <w:color w:val="auto"/>
                <w:lang w:val="ru-RU"/>
              </w:rPr>
              <w:t>VE</w:t>
            </w:r>
          </w:p>
        </w:tc>
        <w:tc>
          <w:tcPr>
            <w:tcW w:w="6750" w:type="dxa"/>
          </w:tcPr>
          <w:p w14:paraId="70847FD0" w14:textId="77777777" w:rsidR="00BA168E" w:rsidRPr="00981FDE" w:rsidRDefault="00BA168E" w:rsidP="00BA168E">
            <w:pPr>
              <w:pStyle w:val="CellBody"/>
              <w:rPr>
                <w:color w:val="auto"/>
                <w:lang w:val="ru-RU"/>
              </w:rPr>
            </w:pPr>
            <w:r w:rsidRPr="00981FDE">
              <w:rPr>
                <w:color w:val="auto"/>
                <w:lang w:val="ru-RU"/>
              </w:rPr>
              <w:t>Выхлопной/отработанный воздух</w:t>
            </w:r>
          </w:p>
        </w:tc>
      </w:tr>
      <w:tr w:rsidR="00BA168E" w:rsidRPr="00981FDE" w14:paraId="78D64DA8" w14:textId="77777777" w:rsidTr="00EE571C">
        <w:trPr>
          <w:trHeight w:val="20"/>
        </w:trPr>
        <w:tc>
          <w:tcPr>
            <w:tcW w:w="1440" w:type="dxa"/>
          </w:tcPr>
          <w:p w14:paraId="71855C6A" w14:textId="77777777" w:rsidR="00BA168E" w:rsidRPr="00981FDE" w:rsidRDefault="00BA168E" w:rsidP="00BA168E">
            <w:pPr>
              <w:pStyle w:val="CellBodyCentered"/>
              <w:rPr>
                <w:color w:val="auto"/>
                <w:lang w:val="ru-RU"/>
              </w:rPr>
            </w:pPr>
            <w:r w:rsidRPr="00981FDE">
              <w:rPr>
                <w:color w:val="auto"/>
                <w:lang w:val="ru-RU"/>
              </w:rPr>
              <w:t>VI</w:t>
            </w:r>
          </w:p>
        </w:tc>
        <w:tc>
          <w:tcPr>
            <w:tcW w:w="6750" w:type="dxa"/>
          </w:tcPr>
          <w:p w14:paraId="24374EC9" w14:textId="77777777" w:rsidR="00BA168E" w:rsidRPr="00981FDE" w:rsidRDefault="00BA168E" w:rsidP="00BA168E">
            <w:pPr>
              <w:pStyle w:val="CellBody"/>
              <w:rPr>
                <w:color w:val="auto"/>
                <w:lang w:val="ru-RU"/>
              </w:rPr>
            </w:pPr>
            <w:r w:rsidRPr="00981FDE">
              <w:rPr>
                <w:color w:val="auto"/>
                <w:lang w:val="ru-RU"/>
              </w:rPr>
              <w:t>Воздух КИП</w:t>
            </w:r>
          </w:p>
        </w:tc>
      </w:tr>
      <w:tr w:rsidR="00BA168E" w:rsidRPr="00981FDE" w14:paraId="3A8D6265" w14:textId="77777777" w:rsidTr="00EE571C">
        <w:trPr>
          <w:trHeight w:val="20"/>
        </w:trPr>
        <w:tc>
          <w:tcPr>
            <w:tcW w:w="1440" w:type="dxa"/>
          </w:tcPr>
          <w:p w14:paraId="506E21AA" w14:textId="77777777" w:rsidR="00BA168E" w:rsidRPr="00981FDE" w:rsidRDefault="00BA168E" w:rsidP="00BA168E">
            <w:pPr>
              <w:pStyle w:val="CellBodyCentered"/>
              <w:rPr>
                <w:color w:val="auto"/>
                <w:lang w:val="ru-RU"/>
              </w:rPr>
            </w:pPr>
            <w:r w:rsidRPr="00981FDE">
              <w:rPr>
                <w:color w:val="auto"/>
                <w:lang w:val="ru-RU"/>
              </w:rPr>
              <w:t>VIH</w:t>
            </w:r>
          </w:p>
        </w:tc>
        <w:tc>
          <w:tcPr>
            <w:tcW w:w="6750" w:type="dxa"/>
          </w:tcPr>
          <w:p w14:paraId="2C0E4582" w14:textId="77777777" w:rsidR="00BA168E" w:rsidRPr="00981FDE" w:rsidRDefault="00BA168E" w:rsidP="00BA168E">
            <w:pPr>
              <w:pStyle w:val="CellBody"/>
              <w:rPr>
                <w:bCs/>
                <w:color w:val="auto"/>
                <w:lang w:val="ru-RU"/>
              </w:rPr>
            </w:pPr>
            <w:r w:rsidRPr="00981FDE">
              <w:rPr>
                <w:color w:val="auto"/>
                <w:lang w:val="ru-RU"/>
              </w:rPr>
              <w:t>Воздух КИП, высокое давление</w:t>
            </w:r>
          </w:p>
        </w:tc>
      </w:tr>
      <w:tr w:rsidR="00BA168E" w:rsidRPr="00981FDE" w14:paraId="3D1527FF" w14:textId="77777777" w:rsidTr="00EE571C">
        <w:trPr>
          <w:trHeight w:val="20"/>
        </w:trPr>
        <w:tc>
          <w:tcPr>
            <w:tcW w:w="1440" w:type="dxa"/>
          </w:tcPr>
          <w:p w14:paraId="5D04922F" w14:textId="77777777" w:rsidR="00BA168E" w:rsidRPr="00981FDE" w:rsidRDefault="00BA168E" w:rsidP="00BA168E">
            <w:pPr>
              <w:pStyle w:val="CellBodyCentered"/>
              <w:rPr>
                <w:color w:val="auto"/>
                <w:lang w:val="ru-RU"/>
              </w:rPr>
            </w:pPr>
            <w:r w:rsidRPr="00981FDE">
              <w:rPr>
                <w:color w:val="auto"/>
                <w:lang w:val="ru-RU"/>
              </w:rPr>
              <w:t>VO</w:t>
            </w:r>
          </w:p>
        </w:tc>
        <w:tc>
          <w:tcPr>
            <w:tcW w:w="6750" w:type="dxa"/>
          </w:tcPr>
          <w:p w14:paraId="1368F895" w14:textId="77777777" w:rsidR="00BA168E" w:rsidRPr="00981FDE" w:rsidRDefault="00BA168E" w:rsidP="00BA168E">
            <w:pPr>
              <w:pStyle w:val="CellBody"/>
              <w:rPr>
                <w:bCs/>
                <w:color w:val="auto"/>
                <w:lang w:val="ru-RU"/>
              </w:rPr>
            </w:pPr>
            <w:r w:rsidRPr="00981FDE">
              <w:rPr>
                <w:color w:val="auto"/>
                <w:lang w:val="ru-RU"/>
              </w:rPr>
              <w:t>Кислород</w:t>
            </w:r>
          </w:p>
        </w:tc>
      </w:tr>
      <w:tr w:rsidR="00BA168E" w:rsidRPr="00981FDE" w14:paraId="4A6C0869" w14:textId="77777777" w:rsidTr="00EE571C">
        <w:trPr>
          <w:trHeight w:val="20"/>
        </w:trPr>
        <w:tc>
          <w:tcPr>
            <w:tcW w:w="1440" w:type="dxa"/>
          </w:tcPr>
          <w:p w14:paraId="6FAC407E" w14:textId="77777777" w:rsidR="00BA168E" w:rsidRPr="00981FDE" w:rsidRDefault="00BA168E" w:rsidP="00BA168E">
            <w:pPr>
              <w:pStyle w:val="CellBodyCentered"/>
              <w:rPr>
                <w:color w:val="auto"/>
                <w:lang w:val="ru-RU"/>
              </w:rPr>
            </w:pPr>
            <w:r w:rsidRPr="00981FDE">
              <w:rPr>
                <w:color w:val="auto"/>
                <w:lang w:val="ru-RU"/>
              </w:rPr>
              <w:t>VP</w:t>
            </w:r>
          </w:p>
        </w:tc>
        <w:tc>
          <w:tcPr>
            <w:tcW w:w="6750" w:type="dxa"/>
          </w:tcPr>
          <w:p w14:paraId="3E332054" w14:textId="77777777" w:rsidR="00BA168E" w:rsidRPr="00981FDE" w:rsidRDefault="00BA168E" w:rsidP="00BA168E">
            <w:pPr>
              <w:pStyle w:val="CellBody"/>
              <w:rPr>
                <w:bCs/>
                <w:color w:val="auto"/>
                <w:lang w:val="ru-RU"/>
              </w:rPr>
            </w:pPr>
            <w:r w:rsidRPr="00981FDE">
              <w:rPr>
                <w:color w:val="auto"/>
                <w:lang w:val="ru-RU"/>
              </w:rPr>
              <w:t>Технологический воздух</w:t>
            </w:r>
          </w:p>
        </w:tc>
      </w:tr>
      <w:tr w:rsidR="00BA168E" w:rsidRPr="00981FDE" w14:paraId="18786FE3" w14:textId="77777777" w:rsidTr="00EE571C">
        <w:trPr>
          <w:trHeight w:val="20"/>
        </w:trPr>
        <w:tc>
          <w:tcPr>
            <w:tcW w:w="1440" w:type="dxa"/>
          </w:tcPr>
          <w:p w14:paraId="2D8B9271" w14:textId="77777777" w:rsidR="00BA168E" w:rsidRPr="00981FDE" w:rsidRDefault="00BA168E" w:rsidP="00BA168E">
            <w:pPr>
              <w:pStyle w:val="CellBodyCentered"/>
              <w:rPr>
                <w:color w:val="auto"/>
                <w:lang w:val="ru-RU"/>
              </w:rPr>
            </w:pPr>
            <w:r w:rsidRPr="00981FDE">
              <w:rPr>
                <w:color w:val="auto"/>
                <w:lang w:val="ru-RU"/>
              </w:rPr>
              <w:t>VU</w:t>
            </w:r>
          </w:p>
        </w:tc>
        <w:tc>
          <w:tcPr>
            <w:tcW w:w="6750" w:type="dxa"/>
          </w:tcPr>
          <w:p w14:paraId="5E7DBAE9" w14:textId="77777777" w:rsidR="00BA168E" w:rsidRPr="00981FDE" w:rsidRDefault="00BA168E" w:rsidP="00BA168E">
            <w:pPr>
              <w:pStyle w:val="CellBody"/>
              <w:rPr>
                <w:color w:val="auto"/>
                <w:lang w:val="ru-RU"/>
              </w:rPr>
            </w:pPr>
            <w:r w:rsidRPr="00981FDE">
              <w:rPr>
                <w:color w:val="auto"/>
                <w:lang w:val="ru-RU"/>
              </w:rPr>
              <w:t>Технический воздух</w:t>
            </w:r>
          </w:p>
        </w:tc>
      </w:tr>
      <w:tr w:rsidR="00BA168E" w:rsidRPr="00343592" w14:paraId="4A5A00C2" w14:textId="77777777" w:rsidTr="00EE571C">
        <w:trPr>
          <w:trHeight w:val="20"/>
        </w:trPr>
        <w:tc>
          <w:tcPr>
            <w:tcW w:w="1440" w:type="dxa"/>
          </w:tcPr>
          <w:p w14:paraId="5F6918E0" w14:textId="77777777" w:rsidR="00BA168E" w:rsidRPr="00981FDE" w:rsidRDefault="00BA168E" w:rsidP="00BA168E">
            <w:pPr>
              <w:pStyle w:val="CellBodyCentered"/>
              <w:rPr>
                <w:color w:val="auto"/>
                <w:lang w:val="ru-RU"/>
              </w:rPr>
            </w:pPr>
            <w:r w:rsidRPr="00981FDE">
              <w:rPr>
                <w:color w:val="auto"/>
                <w:lang w:val="ru-RU"/>
              </w:rPr>
              <w:t>WBH</w:t>
            </w:r>
          </w:p>
        </w:tc>
        <w:tc>
          <w:tcPr>
            <w:tcW w:w="6750" w:type="dxa"/>
          </w:tcPr>
          <w:p w14:paraId="5DEC392B" w14:textId="77777777" w:rsidR="00BA168E" w:rsidRPr="00981FDE" w:rsidRDefault="00BA168E" w:rsidP="00BA168E">
            <w:pPr>
              <w:pStyle w:val="CellBody"/>
              <w:rPr>
                <w:color w:val="auto"/>
                <w:lang w:val="ru-RU"/>
              </w:rPr>
            </w:pPr>
            <w:r w:rsidRPr="00981FDE">
              <w:rPr>
                <w:color w:val="auto"/>
                <w:lang w:val="ru-RU"/>
              </w:rPr>
              <w:t>Питательная вода котлов, высокое давление</w:t>
            </w:r>
          </w:p>
        </w:tc>
      </w:tr>
      <w:tr w:rsidR="00BA168E" w:rsidRPr="00343592" w14:paraId="10BEAECB" w14:textId="77777777" w:rsidTr="00EE571C">
        <w:trPr>
          <w:trHeight w:val="20"/>
        </w:trPr>
        <w:tc>
          <w:tcPr>
            <w:tcW w:w="1440" w:type="dxa"/>
          </w:tcPr>
          <w:p w14:paraId="79DC0005" w14:textId="77777777" w:rsidR="00BA168E" w:rsidRPr="00981FDE" w:rsidRDefault="00BA168E" w:rsidP="00BA168E">
            <w:pPr>
              <w:pStyle w:val="CellBodyCentered"/>
              <w:rPr>
                <w:color w:val="auto"/>
                <w:lang w:val="ru-RU"/>
              </w:rPr>
            </w:pPr>
            <w:r w:rsidRPr="00981FDE">
              <w:rPr>
                <w:color w:val="auto"/>
                <w:lang w:val="ru-RU"/>
              </w:rPr>
              <w:t>WBL</w:t>
            </w:r>
          </w:p>
        </w:tc>
        <w:tc>
          <w:tcPr>
            <w:tcW w:w="6750" w:type="dxa"/>
          </w:tcPr>
          <w:p w14:paraId="07F9AF17" w14:textId="77777777" w:rsidR="00BA168E" w:rsidRPr="00981FDE" w:rsidRDefault="00BA168E" w:rsidP="00BA168E">
            <w:pPr>
              <w:pStyle w:val="CellBody"/>
              <w:rPr>
                <w:color w:val="auto"/>
                <w:lang w:val="ru-RU"/>
              </w:rPr>
            </w:pPr>
            <w:r w:rsidRPr="00981FDE">
              <w:rPr>
                <w:color w:val="auto"/>
                <w:lang w:val="ru-RU"/>
              </w:rPr>
              <w:t>Питательная вода котлов, низкое давление</w:t>
            </w:r>
          </w:p>
        </w:tc>
      </w:tr>
      <w:tr w:rsidR="00BA168E" w:rsidRPr="00981FDE" w14:paraId="43EA44AA" w14:textId="77777777" w:rsidTr="00EE571C">
        <w:trPr>
          <w:trHeight w:val="20"/>
        </w:trPr>
        <w:tc>
          <w:tcPr>
            <w:tcW w:w="1440" w:type="dxa"/>
          </w:tcPr>
          <w:p w14:paraId="7E446660" w14:textId="77777777" w:rsidR="00BA168E" w:rsidRPr="00981FDE" w:rsidRDefault="00BA168E" w:rsidP="00BA168E">
            <w:pPr>
              <w:pStyle w:val="CellBodyCentered"/>
              <w:rPr>
                <w:color w:val="auto"/>
                <w:lang w:val="ru-RU"/>
              </w:rPr>
            </w:pPr>
            <w:r w:rsidRPr="00981FDE">
              <w:rPr>
                <w:color w:val="auto"/>
                <w:lang w:val="ru-RU"/>
              </w:rPr>
              <w:t>WC</w:t>
            </w:r>
          </w:p>
        </w:tc>
        <w:tc>
          <w:tcPr>
            <w:tcW w:w="6750" w:type="dxa"/>
          </w:tcPr>
          <w:p w14:paraId="21187FC4" w14:textId="77777777" w:rsidR="00BA168E" w:rsidRPr="00981FDE" w:rsidRDefault="00BA168E" w:rsidP="00BA168E">
            <w:pPr>
              <w:pStyle w:val="CellBody"/>
              <w:rPr>
                <w:color w:val="auto"/>
                <w:lang w:val="ru-RU"/>
              </w:rPr>
            </w:pPr>
            <w:r w:rsidRPr="00981FDE">
              <w:rPr>
                <w:color w:val="auto"/>
                <w:lang w:val="ru-RU"/>
              </w:rPr>
              <w:t>Подача охлаждающей воды</w:t>
            </w:r>
          </w:p>
        </w:tc>
      </w:tr>
      <w:tr w:rsidR="00BA168E" w:rsidRPr="00981FDE" w14:paraId="1DB8E08E" w14:textId="77777777" w:rsidTr="00EE571C">
        <w:trPr>
          <w:trHeight w:val="20"/>
        </w:trPr>
        <w:tc>
          <w:tcPr>
            <w:tcW w:w="1440" w:type="dxa"/>
          </w:tcPr>
          <w:p w14:paraId="0D590C05" w14:textId="77777777" w:rsidR="00BA168E" w:rsidRPr="00C81B1D" w:rsidRDefault="00BA168E" w:rsidP="00BA168E">
            <w:pPr>
              <w:pStyle w:val="CellBodyCentered"/>
              <w:spacing w:line="260" w:lineRule="atLeast"/>
              <w:ind w:left="-92" w:right="-102"/>
              <w:rPr>
                <w:color w:val="auto"/>
                <w:lang w:val="en-GB"/>
              </w:rPr>
            </w:pPr>
            <w:r>
              <w:rPr>
                <w:color w:val="auto"/>
                <w:lang w:val="en-GB"/>
              </w:rPr>
              <w:t>WCR</w:t>
            </w:r>
          </w:p>
        </w:tc>
        <w:tc>
          <w:tcPr>
            <w:tcW w:w="6750" w:type="dxa"/>
          </w:tcPr>
          <w:p w14:paraId="2C2EE2A0" w14:textId="77777777" w:rsidR="00BA168E" w:rsidRPr="00C81B1D" w:rsidRDefault="00BA168E" w:rsidP="00BA168E">
            <w:pPr>
              <w:pStyle w:val="CellBody"/>
              <w:rPr>
                <w:color w:val="auto"/>
                <w:lang w:val="ru-RU"/>
              </w:rPr>
            </w:pPr>
            <w:r>
              <w:rPr>
                <w:color w:val="auto"/>
                <w:lang w:val="ru-RU"/>
              </w:rPr>
              <w:t>Подача охлажденной воды</w:t>
            </w:r>
          </w:p>
        </w:tc>
      </w:tr>
      <w:tr w:rsidR="00BA168E" w:rsidRPr="00981FDE" w14:paraId="4CEBC521" w14:textId="77777777" w:rsidTr="00EE571C">
        <w:trPr>
          <w:trHeight w:val="20"/>
        </w:trPr>
        <w:tc>
          <w:tcPr>
            <w:tcW w:w="1440" w:type="dxa"/>
          </w:tcPr>
          <w:p w14:paraId="588B658D" w14:textId="77777777" w:rsidR="00BA168E" w:rsidRPr="00C81B1D" w:rsidRDefault="00BA168E" w:rsidP="00BA168E">
            <w:pPr>
              <w:pStyle w:val="CellBodyCentered"/>
              <w:spacing w:line="260" w:lineRule="atLeast"/>
              <w:ind w:left="-92" w:right="-102"/>
              <w:rPr>
                <w:color w:val="auto"/>
                <w:lang w:val="en-GB"/>
              </w:rPr>
            </w:pPr>
            <w:r>
              <w:rPr>
                <w:color w:val="auto"/>
                <w:lang w:val="en-GB"/>
              </w:rPr>
              <w:t>WCR</w:t>
            </w:r>
          </w:p>
        </w:tc>
        <w:tc>
          <w:tcPr>
            <w:tcW w:w="6750" w:type="dxa"/>
          </w:tcPr>
          <w:p w14:paraId="76C3B460" w14:textId="77777777" w:rsidR="00BA168E" w:rsidRPr="00981FDE" w:rsidRDefault="00BA168E" w:rsidP="00BA168E">
            <w:pPr>
              <w:pStyle w:val="CellBody"/>
              <w:rPr>
                <w:color w:val="auto"/>
                <w:lang w:val="ru-RU"/>
              </w:rPr>
            </w:pPr>
            <w:r>
              <w:rPr>
                <w:color w:val="auto"/>
                <w:lang w:val="ru-RU"/>
              </w:rPr>
              <w:t>Возврат охлажденной воды</w:t>
            </w:r>
          </w:p>
        </w:tc>
      </w:tr>
      <w:tr w:rsidR="00BA168E" w:rsidRPr="00981FDE" w14:paraId="2852039C" w14:textId="77777777" w:rsidTr="00EE571C">
        <w:trPr>
          <w:trHeight w:val="20"/>
        </w:trPr>
        <w:tc>
          <w:tcPr>
            <w:tcW w:w="1440" w:type="dxa"/>
          </w:tcPr>
          <w:p w14:paraId="0BF65F61" w14:textId="77777777" w:rsidR="00BA168E" w:rsidRPr="00981FDE" w:rsidRDefault="00BA168E" w:rsidP="00BA168E">
            <w:pPr>
              <w:pStyle w:val="CellBodyCentered"/>
              <w:rPr>
                <w:color w:val="auto"/>
                <w:lang w:val="ru-RU"/>
              </w:rPr>
            </w:pPr>
            <w:r w:rsidRPr="00981FDE">
              <w:rPr>
                <w:color w:val="auto"/>
                <w:lang w:val="ru-RU"/>
              </w:rPr>
              <w:t>WD</w:t>
            </w:r>
          </w:p>
        </w:tc>
        <w:tc>
          <w:tcPr>
            <w:tcW w:w="6750" w:type="dxa"/>
          </w:tcPr>
          <w:p w14:paraId="05B5BE4B" w14:textId="77777777" w:rsidR="00BA168E" w:rsidRPr="00981FDE" w:rsidRDefault="00BA168E" w:rsidP="00BA168E">
            <w:pPr>
              <w:pStyle w:val="CellBody"/>
              <w:rPr>
                <w:color w:val="auto"/>
                <w:lang w:val="ru-RU"/>
              </w:rPr>
            </w:pPr>
            <w:r w:rsidRPr="00981FDE">
              <w:rPr>
                <w:color w:val="auto"/>
                <w:lang w:val="ru-RU"/>
              </w:rPr>
              <w:t>Питьевая вода</w:t>
            </w:r>
          </w:p>
        </w:tc>
      </w:tr>
      <w:tr w:rsidR="00BA168E" w:rsidRPr="00981FDE" w14:paraId="6648782A" w14:textId="77777777" w:rsidTr="00EE571C">
        <w:trPr>
          <w:trHeight w:val="20"/>
        </w:trPr>
        <w:tc>
          <w:tcPr>
            <w:tcW w:w="1440" w:type="dxa"/>
          </w:tcPr>
          <w:p w14:paraId="6D6152A2" w14:textId="77777777" w:rsidR="00BA168E" w:rsidRPr="00981FDE" w:rsidRDefault="00BA168E" w:rsidP="00BA168E">
            <w:pPr>
              <w:pStyle w:val="CellBodyCentered"/>
              <w:rPr>
                <w:color w:val="auto"/>
                <w:lang w:val="ru-RU"/>
              </w:rPr>
            </w:pPr>
            <w:r w:rsidRPr="00981FDE">
              <w:rPr>
                <w:color w:val="auto"/>
                <w:lang w:val="ru-RU"/>
              </w:rPr>
              <w:t>WDM</w:t>
            </w:r>
          </w:p>
        </w:tc>
        <w:tc>
          <w:tcPr>
            <w:tcW w:w="6750" w:type="dxa"/>
          </w:tcPr>
          <w:p w14:paraId="49ABFE52" w14:textId="77777777" w:rsidR="00BA168E" w:rsidRPr="00981FDE" w:rsidRDefault="00BA168E" w:rsidP="00BA168E">
            <w:pPr>
              <w:pStyle w:val="CellBody"/>
              <w:rPr>
                <w:color w:val="auto"/>
                <w:lang w:val="ru-RU"/>
              </w:rPr>
            </w:pPr>
            <w:r w:rsidRPr="00981FDE">
              <w:rPr>
                <w:color w:val="auto"/>
                <w:lang w:val="ru-RU"/>
              </w:rPr>
              <w:t>Деминерализованная вода</w:t>
            </w:r>
          </w:p>
        </w:tc>
      </w:tr>
      <w:tr w:rsidR="00BA168E" w:rsidRPr="00981FDE" w14:paraId="03A4DB16" w14:textId="77777777" w:rsidTr="00EE571C">
        <w:trPr>
          <w:trHeight w:val="20"/>
        </w:trPr>
        <w:tc>
          <w:tcPr>
            <w:tcW w:w="1440" w:type="dxa"/>
          </w:tcPr>
          <w:p w14:paraId="0536BE13" w14:textId="77777777" w:rsidR="00BA168E" w:rsidRPr="00981FDE" w:rsidRDefault="00BA168E" w:rsidP="00BA168E">
            <w:pPr>
              <w:pStyle w:val="CellBodyCentered"/>
              <w:rPr>
                <w:color w:val="auto"/>
                <w:lang w:val="ru-RU"/>
              </w:rPr>
            </w:pPr>
            <w:r w:rsidRPr="00981FDE">
              <w:rPr>
                <w:color w:val="auto"/>
                <w:lang w:val="ru-RU"/>
              </w:rPr>
              <w:t>WE</w:t>
            </w:r>
          </w:p>
        </w:tc>
        <w:tc>
          <w:tcPr>
            <w:tcW w:w="6750" w:type="dxa"/>
          </w:tcPr>
          <w:p w14:paraId="20269813" w14:textId="77777777" w:rsidR="00BA168E" w:rsidRPr="00981FDE" w:rsidRDefault="00BA168E" w:rsidP="00BA168E">
            <w:pPr>
              <w:pStyle w:val="CellBody"/>
              <w:rPr>
                <w:color w:val="auto"/>
                <w:lang w:val="ru-RU"/>
              </w:rPr>
            </w:pPr>
            <w:r w:rsidRPr="00981FDE">
              <w:rPr>
                <w:color w:val="auto"/>
                <w:lang w:val="ru-RU"/>
              </w:rPr>
              <w:t>Сточные воды</w:t>
            </w:r>
          </w:p>
        </w:tc>
      </w:tr>
      <w:tr w:rsidR="00BA168E" w:rsidRPr="00981FDE" w14:paraId="7116C6EE" w14:textId="77777777" w:rsidTr="00EE571C">
        <w:trPr>
          <w:trHeight w:val="20"/>
        </w:trPr>
        <w:tc>
          <w:tcPr>
            <w:tcW w:w="1440" w:type="dxa"/>
          </w:tcPr>
          <w:p w14:paraId="667587B9" w14:textId="77777777" w:rsidR="00BA168E" w:rsidRPr="00981FDE" w:rsidRDefault="00BA168E" w:rsidP="00BA168E">
            <w:pPr>
              <w:pStyle w:val="CellBodyCentered"/>
              <w:rPr>
                <w:color w:val="auto"/>
                <w:lang w:val="ru-RU"/>
              </w:rPr>
            </w:pPr>
            <w:r w:rsidRPr="00981FDE">
              <w:rPr>
                <w:color w:val="auto"/>
                <w:lang w:val="ru-RU"/>
              </w:rPr>
              <w:t>WF</w:t>
            </w:r>
          </w:p>
        </w:tc>
        <w:tc>
          <w:tcPr>
            <w:tcW w:w="6750" w:type="dxa"/>
          </w:tcPr>
          <w:p w14:paraId="45E4AEE8" w14:textId="77777777" w:rsidR="00BA168E" w:rsidRPr="00981FDE" w:rsidRDefault="00BA168E" w:rsidP="00BA168E">
            <w:pPr>
              <w:pStyle w:val="CellBody"/>
              <w:rPr>
                <w:color w:val="auto"/>
                <w:lang w:val="ru-RU"/>
              </w:rPr>
            </w:pPr>
            <w:r w:rsidRPr="00981FDE">
              <w:rPr>
                <w:color w:val="auto"/>
                <w:lang w:val="ru-RU"/>
              </w:rPr>
              <w:t>Пожарная вода</w:t>
            </w:r>
          </w:p>
        </w:tc>
      </w:tr>
      <w:tr w:rsidR="00BA168E" w:rsidRPr="00981FDE" w14:paraId="66733442" w14:textId="77777777" w:rsidTr="00EE571C">
        <w:trPr>
          <w:trHeight w:val="20"/>
        </w:trPr>
        <w:tc>
          <w:tcPr>
            <w:tcW w:w="1440" w:type="dxa"/>
          </w:tcPr>
          <w:p w14:paraId="11DA91B3" w14:textId="77777777" w:rsidR="00BA168E" w:rsidRPr="00981FDE" w:rsidRDefault="00BA168E" w:rsidP="00BA168E">
            <w:pPr>
              <w:pStyle w:val="CellBodyCentered"/>
              <w:rPr>
                <w:color w:val="auto"/>
                <w:lang w:val="ru-RU"/>
              </w:rPr>
            </w:pPr>
            <w:r w:rsidRPr="00981FDE">
              <w:rPr>
                <w:color w:val="auto"/>
                <w:lang w:val="ru-RU"/>
              </w:rPr>
              <w:t>WHR</w:t>
            </w:r>
          </w:p>
        </w:tc>
        <w:tc>
          <w:tcPr>
            <w:tcW w:w="6750" w:type="dxa"/>
          </w:tcPr>
          <w:p w14:paraId="09142F9C" w14:textId="77777777" w:rsidR="00BA168E" w:rsidRPr="00981FDE" w:rsidRDefault="00BA168E" w:rsidP="00BA168E">
            <w:pPr>
              <w:pStyle w:val="CellBody"/>
              <w:rPr>
                <w:color w:val="auto"/>
                <w:lang w:val="ru-RU"/>
              </w:rPr>
            </w:pPr>
            <w:r w:rsidRPr="00981FDE">
              <w:rPr>
                <w:color w:val="auto"/>
                <w:lang w:val="ru-RU"/>
              </w:rPr>
              <w:t>Возврат горячей воды</w:t>
            </w:r>
          </w:p>
        </w:tc>
      </w:tr>
      <w:tr w:rsidR="00BA168E" w:rsidRPr="00981FDE" w14:paraId="1A7F82D4" w14:textId="77777777" w:rsidTr="00EE571C">
        <w:trPr>
          <w:trHeight w:val="20"/>
        </w:trPr>
        <w:tc>
          <w:tcPr>
            <w:tcW w:w="1440" w:type="dxa"/>
          </w:tcPr>
          <w:p w14:paraId="6CA8B7D8" w14:textId="77777777" w:rsidR="00BA168E" w:rsidRPr="00981FDE" w:rsidRDefault="00BA168E" w:rsidP="00BA168E">
            <w:pPr>
              <w:pStyle w:val="CellBodyCentered"/>
              <w:rPr>
                <w:color w:val="auto"/>
                <w:lang w:val="ru-RU"/>
              </w:rPr>
            </w:pPr>
            <w:r w:rsidRPr="00981FDE">
              <w:rPr>
                <w:color w:val="auto"/>
                <w:lang w:val="ru-RU"/>
              </w:rPr>
              <w:t>WHS</w:t>
            </w:r>
          </w:p>
        </w:tc>
        <w:tc>
          <w:tcPr>
            <w:tcW w:w="6750" w:type="dxa"/>
          </w:tcPr>
          <w:p w14:paraId="1FA1BA94" w14:textId="77777777" w:rsidR="00BA168E" w:rsidRPr="00981FDE" w:rsidRDefault="00BA168E" w:rsidP="00BA168E">
            <w:pPr>
              <w:pStyle w:val="CellBody"/>
              <w:rPr>
                <w:color w:val="auto"/>
                <w:lang w:val="ru-RU"/>
              </w:rPr>
            </w:pPr>
            <w:r w:rsidRPr="00981FDE">
              <w:rPr>
                <w:color w:val="auto"/>
                <w:lang w:val="ru-RU"/>
              </w:rPr>
              <w:t>Подача горячей воды</w:t>
            </w:r>
          </w:p>
        </w:tc>
      </w:tr>
      <w:tr w:rsidR="00BA168E" w:rsidRPr="00343592" w14:paraId="7ECE15FC" w14:textId="77777777" w:rsidTr="00EE571C">
        <w:trPr>
          <w:trHeight w:val="20"/>
        </w:trPr>
        <w:tc>
          <w:tcPr>
            <w:tcW w:w="1440" w:type="dxa"/>
          </w:tcPr>
          <w:p w14:paraId="28CAC84C" w14:textId="77777777" w:rsidR="00BA168E" w:rsidRPr="00981FDE" w:rsidRDefault="00BA168E" w:rsidP="00BA168E">
            <w:pPr>
              <w:pStyle w:val="CellBodyCentered"/>
              <w:rPr>
                <w:color w:val="auto"/>
                <w:lang w:val="ru-RU"/>
              </w:rPr>
            </w:pPr>
            <w:r w:rsidRPr="00981FDE">
              <w:rPr>
                <w:color w:val="auto"/>
                <w:lang w:val="ru-RU"/>
              </w:rPr>
              <w:t>WIR</w:t>
            </w:r>
          </w:p>
        </w:tc>
        <w:tc>
          <w:tcPr>
            <w:tcW w:w="6750" w:type="dxa"/>
          </w:tcPr>
          <w:p w14:paraId="0672D7D1" w14:textId="77777777" w:rsidR="00BA168E" w:rsidRPr="00981FDE" w:rsidRDefault="00BA168E" w:rsidP="00BA168E">
            <w:pPr>
              <w:pStyle w:val="CellBody"/>
              <w:rPr>
                <w:color w:val="auto"/>
                <w:lang w:val="ru-RU"/>
              </w:rPr>
            </w:pPr>
            <w:r w:rsidRPr="00981FDE">
              <w:rPr>
                <w:color w:val="auto"/>
                <w:lang w:val="ru-RU"/>
              </w:rPr>
              <w:t>Внутренний контур возврата горячей воды</w:t>
            </w:r>
          </w:p>
        </w:tc>
      </w:tr>
      <w:tr w:rsidR="00BA168E" w:rsidRPr="00343592" w14:paraId="17FCA94D" w14:textId="77777777" w:rsidTr="00EE571C">
        <w:trPr>
          <w:trHeight w:val="20"/>
        </w:trPr>
        <w:tc>
          <w:tcPr>
            <w:tcW w:w="1440" w:type="dxa"/>
          </w:tcPr>
          <w:p w14:paraId="432E5311" w14:textId="77777777" w:rsidR="00BA168E" w:rsidRPr="00981FDE" w:rsidRDefault="00BA168E" w:rsidP="00BA168E">
            <w:pPr>
              <w:pStyle w:val="CellBodyCentered"/>
              <w:rPr>
                <w:color w:val="auto"/>
                <w:lang w:val="ru-RU"/>
              </w:rPr>
            </w:pPr>
            <w:r w:rsidRPr="00981FDE">
              <w:rPr>
                <w:color w:val="auto"/>
                <w:lang w:val="ru-RU"/>
              </w:rPr>
              <w:t>WIS</w:t>
            </w:r>
          </w:p>
        </w:tc>
        <w:tc>
          <w:tcPr>
            <w:tcW w:w="6750" w:type="dxa"/>
          </w:tcPr>
          <w:p w14:paraId="63358A04" w14:textId="77777777" w:rsidR="00BA168E" w:rsidRPr="00981FDE" w:rsidRDefault="00BA168E" w:rsidP="00BA168E">
            <w:pPr>
              <w:pStyle w:val="CellBody"/>
              <w:rPr>
                <w:color w:val="auto"/>
                <w:lang w:val="ru-RU"/>
              </w:rPr>
            </w:pPr>
            <w:r w:rsidRPr="00981FDE">
              <w:rPr>
                <w:color w:val="auto"/>
                <w:lang w:val="ru-RU"/>
              </w:rPr>
              <w:t>Внутренний контур подачи горячей воды</w:t>
            </w:r>
          </w:p>
        </w:tc>
      </w:tr>
      <w:tr w:rsidR="00BA168E" w:rsidRPr="00981FDE" w14:paraId="24276435" w14:textId="77777777" w:rsidTr="00EE571C">
        <w:trPr>
          <w:trHeight w:val="20"/>
        </w:trPr>
        <w:tc>
          <w:tcPr>
            <w:tcW w:w="1440" w:type="dxa"/>
          </w:tcPr>
          <w:p w14:paraId="52F7AD63" w14:textId="77777777" w:rsidR="00BA168E" w:rsidRPr="00981FDE" w:rsidRDefault="00BA168E" w:rsidP="00BA168E">
            <w:pPr>
              <w:pStyle w:val="CellBodyCentered"/>
              <w:rPr>
                <w:color w:val="auto"/>
                <w:lang w:val="ru-RU"/>
              </w:rPr>
            </w:pPr>
            <w:r w:rsidRPr="00981FDE">
              <w:rPr>
                <w:color w:val="auto"/>
                <w:lang w:val="ru-RU"/>
              </w:rPr>
              <w:t>WM</w:t>
            </w:r>
          </w:p>
        </w:tc>
        <w:tc>
          <w:tcPr>
            <w:tcW w:w="6750" w:type="dxa"/>
          </w:tcPr>
          <w:p w14:paraId="02C39492" w14:textId="77777777" w:rsidR="00BA168E" w:rsidRPr="00981FDE" w:rsidRDefault="00BA168E" w:rsidP="00BA168E">
            <w:pPr>
              <w:pStyle w:val="CellBody"/>
              <w:rPr>
                <w:color w:val="auto"/>
                <w:lang w:val="ru-RU"/>
              </w:rPr>
            </w:pPr>
            <w:r w:rsidRPr="00981FDE">
              <w:rPr>
                <w:color w:val="auto"/>
                <w:lang w:val="ru-RU"/>
              </w:rPr>
              <w:t>Подпиточная вода</w:t>
            </w:r>
          </w:p>
        </w:tc>
      </w:tr>
      <w:tr w:rsidR="00BA168E" w:rsidRPr="00981FDE" w14:paraId="72D86E1B" w14:textId="77777777" w:rsidTr="00EE571C">
        <w:trPr>
          <w:trHeight w:val="20"/>
        </w:trPr>
        <w:tc>
          <w:tcPr>
            <w:tcW w:w="1440" w:type="dxa"/>
          </w:tcPr>
          <w:p w14:paraId="163BFD75" w14:textId="77777777" w:rsidR="00BA168E" w:rsidRPr="00981FDE" w:rsidRDefault="00BA168E" w:rsidP="00BA168E">
            <w:pPr>
              <w:pStyle w:val="CellBodyCentered"/>
              <w:rPr>
                <w:color w:val="auto"/>
                <w:lang w:val="ru-RU"/>
              </w:rPr>
            </w:pPr>
            <w:r w:rsidRPr="00981FDE">
              <w:rPr>
                <w:color w:val="auto"/>
                <w:lang w:val="ru-RU"/>
              </w:rPr>
              <w:t>WP</w:t>
            </w:r>
          </w:p>
        </w:tc>
        <w:tc>
          <w:tcPr>
            <w:tcW w:w="6750" w:type="dxa"/>
          </w:tcPr>
          <w:p w14:paraId="16771E77" w14:textId="77777777" w:rsidR="00BA168E" w:rsidRPr="00981FDE" w:rsidRDefault="00BA168E" w:rsidP="00BA168E">
            <w:pPr>
              <w:pStyle w:val="CellBody"/>
              <w:rPr>
                <w:color w:val="auto"/>
                <w:lang w:val="ru-RU"/>
              </w:rPr>
            </w:pPr>
            <w:r w:rsidRPr="00981FDE">
              <w:rPr>
                <w:color w:val="auto"/>
                <w:lang w:val="ru-RU"/>
              </w:rPr>
              <w:t>Техническая вода</w:t>
            </w:r>
          </w:p>
        </w:tc>
      </w:tr>
      <w:tr w:rsidR="00BA168E" w:rsidRPr="00981FDE" w14:paraId="4BB70B54" w14:textId="77777777" w:rsidTr="00EE571C">
        <w:trPr>
          <w:trHeight w:val="20"/>
        </w:trPr>
        <w:tc>
          <w:tcPr>
            <w:tcW w:w="1440" w:type="dxa"/>
          </w:tcPr>
          <w:p w14:paraId="7404E875" w14:textId="77777777" w:rsidR="00BA168E" w:rsidRPr="00981FDE" w:rsidRDefault="00BA168E" w:rsidP="00BA168E">
            <w:pPr>
              <w:pStyle w:val="CellBodyCentered"/>
              <w:rPr>
                <w:color w:val="auto"/>
                <w:lang w:val="ru-RU"/>
              </w:rPr>
            </w:pPr>
            <w:r w:rsidRPr="00981FDE">
              <w:rPr>
                <w:color w:val="auto"/>
                <w:lang w:val="ru-RU"/>
              </w:rPr>
              <w:t>WPS</w:t>
            </w:r>
          </w:p>
        </w:tc>
        <w:tc>
          <w:tcPr>
            <w:tcW w:w="6750" w:type="dxa"/>
          </w:tcPr>
          <w:p w14:paraId="7B56CB02" w14:textId="77777777" w:rsidR="00BA168E" w:rsidRPr="00981FDE" w:rsidRDefault="00BA168E" w:rsidP="00BA168E">
            <w:pPr>
              <w:pStyle w:val="CellBody"/>
              <w:rPr>
                <w:color w:val="auto"/>
                <w:lang w:val="ru-RU"/>
              </w:rPr>
            </w:pPr>
            <w:r w:rsidRPr="00981FDE">
              <w:rPr>
                <w:color w:val="auto"/>
                <w:lang w:val="ru-RU"/>
              </w:rPr>
              <w:t>Технологическая отогнанная аммиачная вода</w:t>
            </w:r>
          </w:p>
        </w:tc>
      </w:tr>
      <w:tr w:rsidR="00BA168E" w:rsidRPr="00981FDE" w14:paraId="23204F85" w14:textId="77777777" w:rsidTr="00EE571C">
        <w:trPr>
          <w:trHeight w:val="20"/>
        </w:trPr>
        <w:tc>
          <w:tcPr>
            <w:tcW w:w="1440" w:type="dxa"/>
          </w:tcPr>
          <w:p w14:paraId="483A7C3E" w14:textId="77777777" w:rsidR="00BA168E" w:rsidRPr="00981FDE" w:rsidRDefault="00BA168E" w:rsidP="00BA168E">
            <w:pPr>
              <w:pStyle w:val="CellBodyCentered"/>
              <w:rPr>
                <w:color w:val="auto"/>
                <w:lang w:val="ru-RU"/>
              </w:rPr>
            </w:pPr>
            <w:r w:rsidRPr="00981FDE">
              <w:rPr>
                <w:color w:val="auto"/>
                <w:lang w:val="ru-RU"/>
              </w:rPr>
              <w:t>WR</w:t>
            </w:r>
          </w:p>
        </w:tc>
        <w:tc>
          <w:tcPr>
            <w:tcW w:w="6750" w:type="dxa"/>
          </w:tcPr>
          <w:p w14:paraId="06BD317D" w14:textId="77777777" w:rsidR="00BA168E" w:rsidRPr="00981FDE" w:rsidRDefault="00BA168E" w:rsidP="00BA168E">
            <w:pPr>
              <w:pStyle w:val="CellBody"/>
              <w:rPr>
                <w:color w:val="auto"/>
                <w:lang w:val="ru-RU"/>
              </w:rPr>
            </w:pPr>
            <w:r w:rsidRPr="00981FDE">
              <w:rPr>
                <w:color w:val="auto"/>
                <w:lang w:val="ru-RU"/>
              </w:rPr>
              <w:t>Возврат охлаждающей воды</w:t>
            </w:r>
          </w:p>
        </w:tc>
      </w:tr>
      <w:tr w:rsidR="00BA168E" w:rsidRPr="00981FDE" w14:paraId="14CAD429" w14:textId="77777777" w:rsidTr="00EE571C">
        <w:trPr>
          <w:trHeight w:val="20"/>
        </w:trPr>
        <w:tc>
          <w:tcPr>
            <w:tcW w:w="1440" w:type="dxa"/>
          </w:tcPr>
          <w:p w14:paraId="29976341" w14:textId="77777777" w:rsidR="00BA168E" w:rsidRPr="00981FDE" w:rsidRDefault="00BA168E" w:rsidP="00BA168E">
            <w:pPr>
              <w:pStyle w:val="CellBodyCentered"/>
              <w:rPr>
                <w:color w:val="auto"/>
                <w:lang w:val="ru-RU"/>
              </w:rPr>
            </w:pPr>
            <w:r w:rsidRPr="00981FDE">
              <w:rPr>
                <w:color w:val="auto"/>
                <w:lang w:val="ru-RU"/>
              </w:rPr>
              <w:t>WRA</w:t>
            </w:r>
          </w:p>
        </w:tc>
        <w:tc>
          <w:tcPr>
            <w:tcW w:w="6750" w:type="dxa"/>
          </w:tcPr>
          <w:p w14:paraId="2FC78876" w14:textId="77777777" w:rsidR="00BA168E" w:rsidRPr="00981FDE" w:rsidRDefault="00BA168E" w:rsidP="00BA168E">
            <w:pPr>
              <w:pStyle w:val="CellBody"/>
              <w:rPr>
                <w:color w:val="auto"/>
                <w:lang w:val="ru-RU"/>
              </w:rPr>
            </w:pPr>
            <w:r w:rsidRPr="00981FDE">
              <w:rPr>
                <w:color w:val="auto"/>
                <w:lang w:val="ru-RU"/>
              </w:rPr>
              <w:t>Сырая вода</w:t>
            </w:r>
          </w:p>
        </w:tc>
      </w:tr>
      <w:tr w:rsidR="00BA168E" w:rsidRPr="00981FDE" w14:paraId="42CCF9E2" w14:textId="77777777" w:rsidTr="00EE571C">
        <w:trPr>
          <w:trHeight w:val="20"/>
        </w:trPr>
        <w:tc>
          <w:tcPr>
            <w:tcW w:w="1440" w:type="dxa"/>
          </w:tcPr>
          <w:p w14:paraId="4439F2B3" w14:textId="77777777" w:rsidR="00BA168E" w:rsidRPr="00981FDE" w:rsidRDefault="00BA168E" w:rsidP="00BA168E">
            <w:pPr>
              <w:pStyle w:val="CellBodyCentered"/>
              <w:rPr>
                <w:color w:val="auto"/>
                <w:lang w:val="ru-RU"/>
              </w:rPr>
            </w:pPr>
            <w:r w:rsidRPr="00981FDE">
              <w:rPr>
                <w:color w:val="auto"/>
                <w:lang w:val="ru-RU"/>
              </w:rPr>
              <w:t>WSC</w:t>
            </w:r>
          </w:p>
        </w:tc>
        <w:tc>
          <w:tcPr>
            <w:tcW w:w="6750" w:type="dxa"/>
          </w:tcPr>
          <w:p w14:paraId="7E2093A4" w14:textId="77777777" w:rsidR="00BA168E" w:rsidRPr="00981FDE" w:rsidRDefault="00BA168E" w:rsidP="00BA168E">
            <w:pPr>
              <w:pStyle w:val="CellBody"/>
              <w:rPr>
                <w:color w:val="auto"/>
                <w:lang w:val="ru-RU"/>
              </w:rPr>
            </w:pPr>
            <w:r w:rsidRPr="00981FDE">
              <w:rPr>
                <w:color w:val="auto"/>
                <w:lang w:val="ru-RU"/>
              </w:rPr>
              <w:t>Загрязненная поверхностная вода</w:t>
            </w:r>
          </w:p>
        </w:tc>
      </w:tr>
      <w:tr w:rsidR="00BA168E" w:rsidRPr="00981FDE" w14:paraId="21A508F7" w14:textId="77777777" w:rsidTr="00EE571C">
        <w:trPr>
          <w:trHeight w:val="20"/>
        </w:trPr>
        <w:tc>
          <w:tcPr>
            <w:tcW w:w="1440" w:type="dxa"/>
          </w:tcPr>
          <w:p w14:paraId="4C9B1DF4" w14:textId="77777777" w:rsidR="00BA168E" w:rsidRPr="00981FDE" w:rsidRDefault="00BA168E" w:rsidP="00BA168E">
            <w:pPr>
              <w:pStyle w:val="CellBodyCentered"/>
              <w:rPr>
                <w:color w:val="auto"/>
                <w:lang w:val="ru-RU"/>
              </w:rPr>
            </w:pPr>
            <w:r w:rsidRPr="00981FDE">
              <w:rPr>
                <w:color w:val="auto"/>
                <w:lang w:val="ru-RU"/>
              </w:rPr>
              <w:t>WSR</w:t>
            </w:r>
          </w:p>
        </w:tc>
        <w:tc>
          <w:tcPr>
            <w:tcW w:w="6750" w:type="dxa"/>
          </w:tcPr>
          <w:p w14:paraId="75D90516" w14:textId="77777777" w:rsidR="00BA168E" w:rsidRPr="00981FDE" w:rsidRDefault="00BA168E" w:rsidP="00BA168E">
            <w:pPr>
              <w:pStyle w:val="CellBody"/>
              <w:rPr>
                <w:color w:val="auto"/>
                <w:lang w:val="ru-RU"/>
              </w:rPr>
            </w:pPr>
            <w:r w:rsidRPr="00981FDE">
              <w:rPr>
                <w:color w:val="auto"/>
                <w:lang w:val="ru-RU"/>
              </w:rPr>
              <w:t>Кислая вода</w:t>
            </w:r>
          </w:p>
        </w:tc>
      </w:tr>
      <w:tr w:rsidR="00BA168E" w:rsidRPr="00981FDE" w14:paraId="5935B0B8" w14:textId="77777777" w:rsidTr="00EE571C">
        <w:trPr>
          <w:trHeight w:val="20"/>
        </w:trPr>
        <w:tc>
          <w:tcPr>
            <w:tcW w:w="1440" w:type="dxa"/>
          </w:tcPr>
          <w:p w14:paraId="5355BBD4" w14:textId="77777777" w:rsidR="00BA168E" w:rsidRPr="00981FDE" w:rsidRDefault="00BA168E" w:rsidP="00BA168E">
            <w:pPr>
              <w:pStyle w:val="CellBodyCentered"/>
              <w:rPr>
                <w:color w:val="auto"/>
                <w:lang w:val="ru-RU"/>
              </w:rPr>
            </w:pPr>
            <w:r w:rsidRPr="00981FDE">
              <w:rPr>
                <w:color w:val="auto"/>
                <w:lang w:val="ru-RU"/>
              </w:rPr>
              <w:t>WT</w:t>
            </w:r>
          </w:p>
        </w:tc>
        <w:tc>
          <w:tcPr>
            <w:tcW w:w="6750" w:type="dxa"/>
          </w:tcPr>
          <w:p w14:paraId="1B139487" w14:textId="77777777" w:rsidR="00BA168E" w:rsidRPr="00981FDE" w:rsidRDefault="00BA168E" w:rsidP="00BA168E">
            <w:pPr>
              <w:pStyle w:val="CellBody"/>
              <w:rPr>
                <w:color w:val="auto"/>
                <w:lang w:val="ru-RU"/>
              </w:rPr>
            </w:pPr>
            <w:r w:rsidRPr="00981FDE">
              <w:rPr>
                <w:color w:val="auto"/>
                <w:lang w:val="ru-RU"/>
              </w:rPr>
              <w:t>Очищенная вода</w:t>
            </w:r>
          </w:p>
        </w:tc>
      </w:tr>
      <w:tr w:rsidR="00BA168E" w:rsidRPr="00981FDE" w14:paraId="18291B69" w14:textId="77777777" w:rsidTr="00EE571C">
        <w:trPr>
          <w:trHeight w:val="20"/>
        </w:trPr>
        <w:tc>
          <w:tcPr>
            <w:tcW w:w="1440" w:type="dxa"/>
          </w:tcPr>
          <w:p w14:paraId="7BC96D17" w14:textId="77777777" w:rsidR="00BA168E" w:rsidRPr="00981FDE" w:rsidRDefault="00BA168E" w:rsidP="00BA168E">
            <w:pPr>
              <w:pStyle w:val="CellBodyCentered"/>
              <w:rPr>
                <w:color w:val="auto"/>
                <w:lang w:val="ru-RU"/>
              </w:rPr>
            </w:pPr>
            <w:r w:rsidRPr="00981FDE">
              <w:rPr>
                <w:color w:val="auto"/>
                <w:lang w:val="ru-RU"/>
              </w:rPr>
              <w:t>WU</w:t>
            </w:r>
          </w:p>
        </w:tc>
        <w:tc>
          <w:tcPr>
            <w:tcW w:w="6750" w:type="dxa"/>
          </w:tcPr>
          <w:p w14:paraId="796AFAEC" w14:textId="77777777" w:rsidR="00BA168E" w:rsidRPr="00981FDE" w:rsidRDefault="00BA168E" w:rsidP="00BA168E">
            <w:pPr>
              <w:pStyle w:val="CellBody"/>
              <w:rPr>
                <w:color w:val="auto"/>
                <w:lang w:val="ru-RU"/>
              </w:rPr>
            </w:pPr>
            <w:r w:rsidRPr="00981FDE">
              <w:rPr>
                <w:color w:val="auto"/>
                <w:lang w:val="ru-RU"/>
              </w:rPr>
              <w:t>Вода инженерных сетей</w:t>
            </w:r>
          </w:p>
        </w:tc>
      </w:tr>
      <w:tr w:rsidR="00BA168E" w:rsidRPr="00981FDE" w14:paraId="25D73D9F" w14:textId="77777777" w:rsidTr="00EE571C">
        <w:trPr>
          <w:trHeight w:val="20"/>
        </w:trPr>
        <w:tc>
          <w:tcPr>
            <w:tcW w:w="1440" w:type="dxa"/>
          </w:tcPr>
          <w:p w14:paraId="7C0D3F5E" w14:textId="77777777" w:rsidR="00BA168E" w:rsidRPr="00981FDE" w:rsidRDefault="00BA168E" w:rsidP="00BA168E">
            <w:pPr>
              <w:pStyle w:val="CellBodyCentered"/>
              <w:rPr>
                <w:color w:val="auto"/>
                <w:lang w:val="ru-RU"/>
              </w:rPr>
            </w:pPr>
            <w:r w:rsidRPr="00981FDE">
              <w:rPr>
                <w:color w:val="auto"/>
                <w:lang w:val="ru-RU"/>
              </w:rPr>
              <w:t>WX</w:t>
            </w:r>
          </w:p>
        </w:tc>
        <w:tc>
          <w:tcPr>
            <w:tcW w:w="6750" w:type="dxa"/>
          </w:tcPr>
          <w:p w14:paraId="2344EA24" w14:textId="77777777" w:rsidR="00BA168E" w:rsidRPr="00981FDE" w:rsidRDefault="00BA168E" w:rsidP="00BA168E">
            <w:pPr>
              <w:pStyle w:val="CellBody"/>
              <w:rPr>
                <w:color w:val="auto"/>
                <w:lang w:val="ru-RU"/>
              </w:rPr>
            </w:pPr>
            <w:r w:rsidRPr="00981FDE">
              <w:rPr>
                <w:color w:val="auto"/>
                <w:lang w:val="ru-RU"/>
              </w:rPr>
              <w:t>Возврат горячей воды теплоспутников</w:t>
            </w:r>
          </w:p>
        </w:tc>
      </w:tr>
    </w:tbl>
    <w:p w14:paraId="4D63CEBC" w14:textId="77777777" w:rsidR="00BA168E" w:rsidRPr="00981FDE" w:rsidRDefault="00BA168E" w:rsidP="00BA168E">
      <w:pPr>
        <w:pStyle w:val="Heading1"/>
        <w:numPr>
          <w:ilvl w:val="0"/>
          <w:numId w:val="5"/>
        </w:numPr>
        <w:ind w:left="720" w:hanging="720"/>
        <w:rPr>
          <w:color w:val="auto"/>
          <w:lang w:val="ru-RU"/>
        </w:rPr>
      </w:pPr>
      <w:bookmarkStart w:id="755" w:name="_Toc325532777"/>
      <w:r w:rsidRPr="00981FDE">
        <w:rPr>
          <w:color w:val="auto"/>
          <w:lang w:val="ru-RU"/>
        </w:rPr>
        <w:br w:type="page"/>
      </w:r>
      <w:bookmarkStart w:id="756" w:name="_Toc182313246"/>
      <w:r w:rsidRPr="00981FDE">
        <w:rPr>
          <w:color w:val="auto"/>
          <w:lang w:val="ru-RU"/>
        </w:rPr>
        <w:lastRenderedPageBreak/>
        <w:t>ТАБЛИЦА ВЫБОРА ИЗОЛЯЦИИ ТРУБОПРОВОДНЫХ СИСТЕМ</w:t>
      </w:r>
      <w:bookmarkEnd w:id="755"/>
      <w:bookmarkEnd w:id="756"/>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7380"/>
      </w:tblGrid>
      <w:tr w:rsidR="00BA168E" w:rsidRPr="00981FDE" w14:paraId="1769D752" w14:textId="77777777" w:rsidTr="00EE571C">
        <w:tc>
          <w:tcPr>
            <w:tcW w:w="1908" w:type="dxa"/>
            <w:shd w:val="clear" w:color="auto" w:fill="C6D9F1" w:themeFill="text2" w:themeFillTint="33"/>
          </w:tcPr>
          <w:p w14:paraId="08FED133" w14:textId="77777777" w:rsidR="00BA168E" w:rsidRPr="00981FDE" w:rsidRDefault="00BA168E" w:rsidP="00BA168E">
            <w:pPr>
              <w:pStyle w:val="CellHeadingCentered"/>
              <w:rPr>
                <w:color w:val="auto"/>
                <w:lang w:val="ru-RU"/>
              </w:rPr>
            </w:pPr>
            <w:r w:rsidRPr="00981FDE">
              <w:rPr>
                <w:color w:val="auto"/>
                <w:lang w:val="ru-RU"/>
              </w:rPr>
              <w:t>КОД ИЗОЛЯЦИИ</w:t>
            </w:r>
          </w:p>
        </w:tc>
        <w:tc>
          <w:tcPr>
            <w:tcW w:w="7380" w:type="dxa"/>
            <w:shd w:val="clear" w:color="auto" w:fill="C6D9F1" w:themeFill="text2" w:themeFillTint="33"/>
          </w:tcPr>
          <w:p w14:paraId="32AC4F45" w14:textId="77777777" w:rsidR="00BA168E" w:rsidRPr="00981FDE" w:rsidRDefault="00BA168E" w:rsidP="00BA168E">
            <w:pPr>
              <w:pStyle w:val="CellHeadingCentered"/>
              <w:rPr>
                <w:color w:val="auto"/>
                <w:lang w:val="ru-RU"/>
              </w:rPr>
            </w:pPr>
            <w:r w:rsidRPr="00981FDE">
              <w:rPr>
                <w:color w:val="auto"/>
                <w:lang w:val="ru-RU"/>
              </w:rPr>
              <w:t>КАТЕГОРИЯ ИЗОЛЯЦИИ</w:t>
            </w:r>
          </w:p>
        </w:tc>
      </w:tr>
      <w:tr w:rsidR="00BA168E" w:rsidRPr="00981FDE" w14:paraId="136F4D12" w14:textId="77777777" w:rsidTr="00BA168E">
        <w:tc>
          <w:tcPr>
            <w:tcW w:w="1908" w:type="dxa"/>
          </w:tcPr>
          <w:p w14:paraId="527622AE" w14:textId="77777777" w:rsidR="00BA168E" w:rsidRPr="00981FDE" w:rsidRDefault="00BA168E" w:rsidP="00BA168E">
            <w:pPr>
              <w:pStyle w:val="CellBodyCentered"/>
              <w:rPr>
                <w:color w:val="auto"/>
                <w:lang w:val="ru-RU"/>
              </w:rPr>
            </w:pPr>
            <w:r w:rsidRPr="00981FDE">
              <w:rPr>
                <w:color w:val="auto"/>
                <w:lang w:val="ru-RU"/>
              </w:rPr>
              <w:t>AC</w:t>
            </w:r>
          </w:p>
        </w:tc>
        <w:tc>
          <w:tcPr>
            <w:tcW w:w="7380" w:type="dxa"/>
          </w:tcPr>
          <w:p w14:paraId="191D4867" w14:textId="77777777" w:rsidR="00BA168E" w:rsidRPr="00981FDE" w:rsidRDefault="00BA168E" w:rsidP="00BA168E">
            <w:pPr>
              <w:pStyle w:val="CellBody"/>
              <w:rPr>
                <w:color w:val="auto"/>
                <w:lang w:val="ru-RU"/>
              </w:rPr>
            </w:pPr>
            <w:r w:rsidRPr="00981FDE">
              <w:rPr>
                <w:color w:val="auto"/>
                <w:lang w:val="ru-RU"/>
              </w:rPr>
              <w:t>Противоконденсатная</w:t>
            </w:r>
          </w:p>
        </w:tc>
      </w:tr>
      <w:tr w:rsidR="00BA168E" w:rsidRPr="00981FDE" w14:paraId="0040AFF5" w14:textId="77777777" w:rsidTr="00BA168E">
        <w:tc>
          <w:tcPr>
            <w:tcW w:w="1908" w:type="dxa"/>
          </w:tcPr>
          <w:p w14:paraId="2FEC611D" w14:textId="77777777" w:rsidR="00BA168E" w:rsidRPr="00981FDE" w:rsidRDefault="00BA168E" w:rsidP="00BA168E">
            <w:pPr>
              <w:pStyle w:val="CellBodyCentered"/>
              <w:rPr>
                <w:color w:val="auto"/>
                <w:lang w:val="ru-RU"/>
              </w:rPr>
            </w:pPr>
            <w:r w:rsidRPr="00981FDE">
              <w:rPr>
                <w:color w:val="auto"/>
                <w:lang w:val="ru-RU"/>
              </w:rPr>
              <w:t>AI</w:t>
            </w:r>
          </w:p>
        </w:tc>
        <w:tc>
          <w:tcPr>
            <w:tcW w:w="7380" w:type="dxa"/>
          </w:tcPr>
          <w:p w14:paraId="1A566A82" w14:textId="77777777" w:rsidR="00BA168E" w:rsidRPr="00981FDE" w:rsidRDefault="00BA168E" w:rsidP="00BA168E">
            <w:pPr>
              <w:pStyle w:val="CellBody"/>
              <w:rPr>
                <w:color w:val="auto"/>
                <w:lang w:val="ru-RU"/>
              </w:rPr>
            </w:pPr>
            <w:r w:rsidRPr="00981FDE">
              <w:rPr>
                <w:color w:val="auto"/>
                <w:lang w:val="ru-RU"/>
              </w:rPr>
              <w:t>Звукоизоляция</w:t>
            </w:r>
          </w:p>
        </w:tc>
      </w:tr>
      <w:tr w:rsidR="005A1ACD" w:rsidRPr="00981FDE" w14:paraId="18CBB983" w14:textId="77777777" w:rsidTr="00BA168E">
        <w:tc>
          <w:tcPr>
            <w:tcW w:w="1908" w:type="dxa"/>
          </w:tcPr>
          <w:p w14:paraId="387B3FC5" w14:textId="1E4AA112" w:rsidR="005A1ACD" w:rsidRPr="00380249" w:rsidRDefault="00380249" w:rsidP="00BA168E">
            <w:pPr>
              <w:pStyle w:val="CellBodyCentered"/>
              <w:rPr>
                <w:color w:val="auto"/>
              </w:rPr>
            </w:pPr>
            <w:r>
              <w:rPr>
                <w:color w:val="auto"/>
              </w:rPr>
              <w:t>AIC</w:t>
            </w:r>
          </w:p>
        </w:tc>
        <w:tc>
          <w:tcPr>
            <w:tcW w:w="7380" w:type="dxa"/>
          </w:tcPr>
          <w:p w14:paraId="6B4A3477" w14:textId="03A53DD8" w:rsidR="005A1ACD" w:rsidRPr="00981FDE" w:rsidRDefault="00DE1185" w:rsidP="00BA168E">
            <w:pPr>
              <w:pStyle w:val="CellBody"/>
              <w:rPr>
                <w:color w:val="auto"/>
                <w:lang w:val="ru-RU"/>
              </w:rPr>
            </w:pPr>
            <w:ins w:id="757" w:author="Zhunisbayev, Olzhasbek [Bolashak Atyrau Limited]" w:date="2024-05-12T05:36:00Z">
              <w:r w:rsidRPr="00DE1185">
                <w:rPr>
                  <w:color w:val="auto"/>
                  <w:lang w:val="ru-RU"/>
                </w:rPr>
                <w:t>Звукоизоляция, холодная</w:t>
              </w:r>
            </w:ins>
          </w:p>
        </w:tc>
      </w:tr>
      <w:tr w:rsidR="00BA168E" w:rsidRPr="00343592" w14:paraId="54DE3B79" w14:textId="77777777" w:rsidTr="00BA168E">
        <w:tc>
          <w:tcPr>
            <w:tcW w:w="1908" w:type="dxa"/>
          </w:tcPr>
          <w:p w14:paraId="4CAAFC5B" w14:textId="77777777" w:rsidR="00BA168E" w:rsidRPr="00981FDE" w:rsidRDefault="00BA168E" w:rsidP="00BA168E">
            <w:pPr>
              <w:pStyle w:val="CellBodyCentered"/>
              <w:rPr>
                <w:color w:val="auto"/>
                <w:lang w:val="ru-RU"/>
              </w:rPr>
            </w:pPr>
            <w:r w:rsidRPr="00981FDE">
              <w:rPr>
                <w:color w:val="auto"/>
                <w:lang w:val="ru-RU"/>
              </w:rPr>
              <w:t>ATWX</w:t>
            </w:r>
          </w:p>
        </w:tc>
        <w:tc>
          <w:tcPr>
            <w:tcW w:w="7380" w:type="dxa"/>
          </w:tcPr>
          <w:p w14:paraId="56A00B4C" w14:textId="77777777" w:rsidR="00BA168E" w:rsidRPr="00981FDE" w:rsidRDefault="00BA168E" w:rsidP="00BA168E">
            <w:pPr>
              <w:pStyle w:val="CellBody"/>
              <w:rPr>
                <w:color w:val="auto"/>
                <w:lang w:val="ru-RU"/>
              </w:rPr>
            </w:pPr>
            <w:r w:rsidRPr="00981FDE">
              <w:rPr>
                <w:color w:val="auto"/>
                <w:lang w:val="ru-RU"/>
              </w:rPr>
              <w:t>Звукоизоляция с электроподогревом (Х означает температуру подогрева)</w:t>
            </w:r>
          </w:p>
        </w:tc>
      </w:tr>
      <w:tr w:rsidR="00BA168E" w:rsidRPr="00981FDE" w14:paraId="29A72F36" w14:textId="77777777" w:rsidTr="00BA168E">
        <w:tc>
          <w:tcPr>
            <w:tcW w:w="1908" w:type="dxa"/>
          </w:tcPr>
          <w:p w14:paraId="6C9C7B21" w14:textId="77777777" w:rsidR="00BA168E" w:rsidRPr="00981FDE" w:rsidRDefault="00BA168E" w:rsidP="00BA168E">
            <w:pPr>
              <w:pStyle w:val="CellBodyCentered"/>
              <w:rPr>
                <w:color w:val="auto"/>
                <w:lang w:val="ru-RU"/>
              </w:rPr>
            </w:pPr>
            <w:r w:rsidRPr="00981FDE">
              <w:rPr>
                <w:color w:val="auto"/>
                <w:lang w:val="ru-RU"/>
              </w:rPr>
              <w:t>CI</w:t>
            </w:r>
          </w:p>
        </w:tc>
        <w:tc>
          <w:tcPr>
            <w:tcW w:w="7380" w:type="dxa"/>
          </w:tcPr>
          <w:p w14:paraId="4A2C8996" w14:textId="77777777" w:rsidR="00BA168E" w:rsidRPr="00981FDE" w:rsidRDefault="00BA168E" w:rsidP="00BA168E">
            <w:pPr>
              <w:pStyle w:val="CellBody"/>
              <w:rPr>
                <w:color w:val="auto"/>
                <w:lang w:val="ru-RU"/>
              </w:rPr>
            </w:pPr>
            <w:r w:rsidRPr="00981FDE">
              <w:rPr>
                <w:color w:val="auto"/>
                <w:lang w:val="ru-RU"/>
              </w:rPr>
              <w:t xml:space="preserve">Защита от нагрева  </w:t>
            </w:r>
          </w:p>
        </w:tc>
      </w:tr>
      <w:tr w:rsidR="00BA168E" w:rsidRPr="00343592" w14:paraId="52559D78" w14:textId="77777777" w:rsidTr="00BA168E">
        <w:tc>
          <w:tcPr>
            <w:tcW w:w="1908" w:type="dxa"/>
          </w:tcPr>
          <w:p w14:paraId="0DCAFDCA" w14:textId="77777777" w:rsidR="00BA168E" w:rsidRPr="00981FDE" w:rsidRDefault="00BA168E" w:rsidP="00BA168E">
            <w:pPr>
              <w:pStyle w:val="CellBodyCentered"/>
              <w:rPr>
                <w:color w:val="auto"/>
                <w:lang w:val="ru-RU"/>
              </w:rPr>
            </w:pPr>
            <w:r w:rsidRPr="00981FDE">
              <w:rPr>
                <w:color w:val="auto"/>
                <w:lang w:val="ru-RU"/>
              </w:rPr>
              <w:t>CIWX</w:t>
            </w:r>
          </w:p>
        </w:tc>
        <w:tc>
          <w:tcPr>
            <w:tcW w:w="7380" w:type="dxa"/>
          </w:tcPr>
          <w:p w14:paraId="3F76F9B0" w14:textId="77777777" w:rsidR="00BA168E" w:rsidRPr="00981FDE" w:rsidRDefault="00BA168E" w:rsidP="00BA168E">
            <w:pPr>
              <w:pStyle w:val="CellBody"/>
              <w:rPr>
                <w:color w:val="auto"/>
                <w:lang w:val="ru-RU"/>
              </w:rPr>
            </w:pPr>
            <w:r w:rsidRPr="00981FDE">
              <w:rPr>
                <w:color w:val="auto"/>
                <w:lang w:val="ru-RU"/>
              </w:rPr>
              <w:t>Защита от нагрева с электроподогревом (Х означает температуру подогрева)</w:t>
            </w:r>
          </w:p>
        </w:tc>
      </w:tr>
      <w:tr w:rsidR="00BA168E" w:rsidRPr="00981FDE" w14:paraId="4A8DBEA6" w14:textId="77777777" w:rsidTr="00BA168E">
        <w:tc>
          <w:tcPr>
            <w:tcW w:w="1908" w:type="dxa"/>
          </w:tcPr>
          <w:p w14:paraId="3986D7D7" w14:textId="77777777" w:rsidR="00BA168E" w:rsidRPr="00981FDE" w:rsidRDefault="00BA168E" w:rsidP="00BA168E">
            <w:pPr>
              <w:pStyle w:val="CellBodyCentered"/>
              <w:rPr>
                <w:color w:val="auto"/>
                <w:lang w:val="ru-RU"/>
              </w:rPr>
            </w:pPr>
            <w:r w:rsidRPr="00981FDE">
              <w:rPr>
                <w:color w:val="auto"/>
                <w:lang w:val="ru-RU"/>
              </w:rPr>
              <w:t>FP</w:t>
            </w:r>
          </w:p>
        </w:tc>
        <w:tc>
          <w:tcPr>
            <w:tcW w:w="7380" w:type="dxa"/>
          </w:tcPr>
          <w:p w14:paraId="05132561" w14:textId="77777777" w:rsidR="00BA168E" w:rsidRPr="00981FDE" w:rsidRDefault="00BA168E" w:rsidP="00BA168E">
            <w:pPr>
              <w:pStyle w:val="CellBody"/>
              <w:rPr>
                <w:color w:val="auto"/>
                <w:lang w:val="ru-RU"/>
              </w:rPr>
            </w:pPr>
            <w:r w:rsidRPr="00981FDE">
              <w:rPr>
                <w:color w:val="auto"/>
                <w:lang w:val="ru-RU"/>
              </w:rPr>
              <w:t>Пассивная противопожарная защита</w:t>
            </w:r>
          </w:p>
        </w:tc>
      </w:tr>
      <w:tr w:rsidR="00380249" w:rsidRPr="00343592" w14:paraId="57B5BDE9" w14:textId="77777777" w:rsidTr="00BA168E">
        <w:tc>
          <w:tcPr>
            <w:tcW w:w="1908" w:type="dxa"/>
          </w:tcPr>
          <w:p w14:paraId="2F8DABF5" w14:textId="063848F1" w:rsidR="00380249" w:rsidRPr="00981FDE" w:rsidRDefault="00380249" w:rsidP="00BA168E">
            <w:pPr>
              <w:pStyle w:val="CellBodyCentered"/>
              <w:rPr>
                <w:color w:val="auto"/>
                <w:lang w:val="ru-RU"/>
              </w:rPr>
            </w:pPr>
            <w:ins w:id="758" w:author="Zhunisbayev, Olzhasbek A [Bolashak Atyrau Limited]" w:date="2022-06-23T14:18:00Z">
              <w:r w:rsidRPr="008E3F04">
                <w:rPr>
                  <w:color w:val="auto"/>
                  <w:lang w:val="en-GB"/>
                </w:rPr>
                <w:t>FPHCWX</w:t>
              </w:r>
            </w:ins>
          </w:p>
        </w:tc>
        <w:tc>
          <w:tcPr>
            <w:tcW w:w="7380" w:type="dxa"/>
          </w:tcPr>
          <w:p w14:paraId="7B51D0B1" w14:textId="77777777" w:rsidR="00DE1185" w:rsidRPr="00DE1185" w:rsidRDefault="00DE1185" w:rsidP="00DE1185">
            <w:pPr>
              <w:pStyle w:val="CellBody"/>
              <w:rPr>
                <w:ins w:id="759" w:author="Zhunisbayev, Olzhasbek [Bolashak Atyrau Limited]" w:date="2024-05-12T05:36:00Z"/>
                <w:color w:val="auto"/>
                <w:lang w:val="ru-RU"/>
              </w:rPr>
            </w:pPr>
            <w:ins w:id="760" w:author="Zhunisbayev, Olzhasbek [Bolashak Atyrau Limited]" w:date="2024-05-12T05:36:00Z">
              <w:r w:rsidRPr="00DE1185">
                <w:rPr>
                  <w:color w:val="auto"/>
                  <w:lang w:val="ru-RU"/>
                </w:rPr>
                <w:t>Пассивная пожарная защита и сохранение тепла с технологическим электрическим</w:t>
              </w:r>
            </w:ins>
          </w:p>
          <w:p w14:paraId="690AA055" w14:textId="72025239" w:rsidR="00380249" w:rsidRPr="00981FDE" w:rsidRDefault="00DE1185" w:rsidP="00DE1185">
            <w:pPr>
              <w:pStyle w:val="CellBody"/>
              <w:rPr>
                <w:color w:val="auto"/>
                <w:lang w:val="ru-RU"/>
              </w:rPr>
            </w:pPr>
            <w:ins w:id="761" w:author="Zhunisbayev, Olzhasbek [Bolashak Atyrau Limited]" w:date="2024-05-12T05:36:00Z">
              <w:r w:rsidRPr="00DE1185">
                <w:rPr>
                  <w:color w:val="auto"/>
                  <w:lang w:val="ru-RU"/>
                </w:rPr>
                <w:t>обогревом и средствами обеспечения эксплуатации в зимних условиях (X</w:t>
              </w:r>
              <w:r w:rsidRPr="006759B5">
                <w:rPr>
                  <w:color w:val="auto"/>
                  <w:lang w:val="ru-RU"/>
                </w:rPr>
                <w:t xml:space="preserve"> </w:t>
              </w:r>
              <w:r w:rsidRPr="00DE1185">
                <w:rPr>
                  <w:color w:val="auto"/>
                  <w:lang w:val="ru-RU"/>
                </w:rPr>
                <w:t>обозначает температуру обогрева)</w:t>
              </w:r>
            </w:ins>
          </w:p>
        </w:tc>
      </w:tr>
      <w:tr w:rsidR="00380249" w:rsidRPr="00981FDE" w14:paraId="06F292D8" w14:textId="77777777" w:rsidTr="00BA168E">
        <w:tc>
          <w:tcPr>
            <w:tcW w:w="1908" w:type="dxa"/>
          </w:tcPr>
          <w:p w14:paraId="2DA93F11" w14:textId="614EB3A3" w:rsidR="00380249" w:rsidRPr="00981FDE" w:rsidRDefault="00380249" w:rsidP="00BA168E">
            <w:pPr>
              <w:pStyle w:val="CellBodyCentered"/>
              <w:rPr>
                <w:color w:val="auto"/>
                <w:lang w:val="ru-RU"/>
              </w:rPr>
            </w:pPr>
            <w:ins w:id="762" w:author="Zhunisbayev, Olzhasbek A [Bolashak Atyrau Limited]" w:date="2022-06-23T14:26:00Z">
              <w:r w:rsidRPr="006B3F18">
                <w:rPr>
                  <w:color w:val="auto"/>
                  <w:lang w:val="en-GB"/>
                </w:rPr>
                <w:t>FPHCSWX</w:t>
              </w:r>
            </w:ins>
          </w:p>
        </w:tc>
        <w:tc>
          <w:tcPr>
            <w:tcW w:w="7380" w:type="dxa"/>
          </w:tcPr>
          <w:p w14:paraId="629EA9DE" w14:textId="77777777" w:rsidR="00DE1185" w:rsidRPr="00DE1185" w:rsidRDefault="00DE1185" w:rsidP="00DE1185">
            <w:pPr>
              <w:pStyle w:val="CellBody"/>
              <w:rPr>
                <w:ins w:id="763" w:author="Zhunisbayev, Olzhasbek [Bolashak Atyrau Limited]" w:date="2024-05-12T05:36:00Z"/>
                <w:color w:val="auto"/>
                <w:lang w:val="ru-RU"/>
              </w:rPr>
            </w:pPr>
            <w:ins w:id="764" w:author="Zhunisbayev, Olzhasbek [Bolashak Atyrau Limited]" w:date="2024-05-12T05:36:00Z">
              <w:r w:rsidRPr="00DE1185">
                <w:rPr>
                  <w:color w:val="auto"/>
                  <w:lang w:val="ru-RU"/>
                </w:rPr>
                <w:t>Пассивная пожарная защита и сохранение тепла только основных линий с</w:t>
              </w:r>
            </w:ins>
          </w:p>
          <w:p w14:paraId="7BE7885B" w14:textId="77777777" w:rsidR="00DE1185" w:rsidRPr="00DE1185" w:rsidRDefault="00DE1185" w:rsidP="00DE1185">
            <w:pPr>
              <w:pStyle w:val="CellBody"/>
              <w:rPr>
                <w:ins w:id="765" w:author="Zhunisbayev, Olzhasbek [Bolashak Atyrau Limited]" w:date="2024-05-12T05:36:00Z"/>
                <w:color w:val="auto"/>
                <w:lang w:val="ru-RU"/>
              </w:rPr>
            </w:pPr>
            <w:ins w:id="766" w:author="Zhunisbayev, Olzhasbek [Bolashak Atyrau Limited]" w:date="2024-05-12T05:36:00Z">
              <w:r w:rsidRPr="00DE1185">
                <w:rPr>
                  <w:color w:val="auto"/>
                  <w:lang w:val="ru-RU"/>
                </w:rPr>
                <w:t>технологическим электрообогревом и подготовка к зимним условиям небольших</w:t>
              </w:r>
            </w:ins>
          </w:p>
          <w:p w14:paraId="50E54771" w14:textId="7C66FBAC" w:rsidR="00380249" w:rsidRPr="00981FDE" w:rsidRDefault="00DE1185" w:rsidP="00DE1185">
            <w:pPr>
              <w:pStyle w:val="CellBody"/>
              <w:rPr>
                <w:color w:val="auto"/>
                <w:lang w:val="ru-RU"/>
              </w:rPr>
            </w:pPr>
            <w:ins w:id="767" w:author="Zhunisbayev, Olzhasbek [Bolashak Atyrau Limited]" w:date="2024-05-12T05:36:00Z">
              <w:r w:rsidRPr="00DE1185">
                <w:rPr>
                  <w:color w:val="auto"/>
                  <w:lang w:val="ru-RU"/>
                </w:rPr>
                <w:t>отводов, тупиков, дренажей и проч. (X обозначает температуру электрообогрева)</w:t>
              </w:r>
            </w:ins>
          </w:p>
        </w:tc>
      </w:tr>
      <w:tr w:rsidR="00BA168E" w:rsidRPr="00981FDE" w14:paraId="25DC6600" w14:textId="77777777" w:rsidTr="00BA168E">
        <w:tc>
          <w:tcPr>
            <w:tcW w:w="1908" w:type="dxa"/>
          </w:tcPr>
          <w:p w14:paraId="3AD7B9ED" w14:textId="77777777" w:rsidR="00BA168E" w:rsidRPr="00981FDE" w:rsidRDefault="00BA168E" w:rsidP="00BA168E">
            <w:pPr>
              <w:pStyle w:val="CellBodyCentered"/>
              <w:rPr>
                <w:color w:val="auto"/>
                <w:lang w:val="ru-RU"/>
              </w:rPr>
            </w:pPr>
            <w:r w:rsidRPr="00981FDE">
              <w:rPr>
                <w:color w:val="auto"/>
                <w:lang w:val="ru-RU"/>
              </w:rPr>
              <w:t>HC</w:t>
            </w:r>
          </w:p>
        </w:tc>
        <w:tc>
          <w:tcPr>
            <w:tcW w:w="7380" w:type="dxa"/>
          </w:tcPr>
          <w:p w14:paraId="010487DA" w14:textId="77777777" w:rsidR="00BA168E" w:rsidRPr="00981FDE" w:rsidRDefault="00BA168E" w:rsidP="00BA168E">
            <w:pPr>
              <w:pStyle w:val="CellBody"/>
              <w:rPr>
                <w:color w:val="auto"/>
                <w:lang w:val="ru-RU"/>
              </w:rPr>
            </w:pPr>
            <w:r w:rsidRPr="00981FDE">
              <w:rPr>
                <w:color w:val="auto"/>
                <w:lang w:val="ru-RU"/>
              </w:rPr>
              <w:t>Теплоизоляция</w:t>
            </w:r>
          </w:p>
        </w:tc>
      </w:tr>
      <w:tr w:rsidR="00BA168E" w:rsidRPr="00343592" w14:paraId="4EEB8E2C" w14:textId="77777777" w:rsidTr="00BA168E">
        <w:tc>
          <w:tcPr>
            <w:tcW w:w="1908" w:type="dxa"/>
          </w:tcPr>
          <w:p w14:paraId="1341E37F" w14:textId="77777777" w:rsidR="00BA168E" w:rsidRPr="00981FDE" w:rsidRDefault="00BA168E" w:rsidP="00BA168E">
            <w:pPr>
              <w:pStyle w:val="CellBodyCentered"/>
              <w:rPr>
                <w:color w:val="auto"/>
                <w:lang w:val="ru-RU"/>
              </w:rPr>
            </w:pPr>
            <w:r w:rsidRPr="00981FDE">
              <w:rPr>
                <w:color w:val="auto"/>
                <w:lang w:val="ru-RU"/>
              </w:rPr>
              <w:t>HCHT</w:t>
            </w:r>
          </w:p>
        </w:tc>
        <w:tc>
          <w:tcPr>
            <w:tcW w:w="7380" w:type="dxa"/>
          </w:tcPr>
          <w:p w14:paraId="61C147C7" w14:textId="77777777" w:rsidR="00BA168E" w:rsidRPr="00981FDE" w:rsidRDefault="00BA168E" w:rsidP="00BA168E">
            <w:pPr>
              <w:pStyle w:val="CellBody"/>
              <w:rPr>
                <w:color w:val="auto"/>
                <w:lang w:val="ru-RU"/>
              </w:rPr>
            </w:pPr>
            <w:r w:rsidRPr="00981FDE">
              <w:rPr>
                <w:color w:val="auto"/>
                <w:lang w:val="ru-RU"/>
              </w:rPr>
              <w:t>Теплоизоляция, высокая температура (450º C и выше).</w:t>
            </w:r>
          </w:p>
        </w:tc>
      </w:tr>
      <w:tr w:rsidR="00BA168E" w:rsidRPr="00343592" w14:paraId="0C2CAA90" w14:textId="77777777" w:rsidTr="00BA168E">
        <w:tc>
          <w:tcPr>
            <w:tcW w:w="1908" w:type="dxa"/>
          </w:tcPr>
          <w:p w14:paraId="3DBA0D4B" w14:textId="77777777" w:rsidR="00BA168E" w:rsidRPr="00981FDE" w:rsidRDefault="00BA168E" w:rsidP="00BA168E">
            <w:pPr>
              <w:pStyle w:val="CellBodyCentered"/>
              <w:rPr>
                <w:color w:val="auto"/>
                <w:lang w:val="ru-RU"/>
              </w:rPr>
            </w:pPr>
            <w:r w:rsidRPr="00981FDE">
              <w:rPr>
                <w:color w:val="auto"/>
                <w:lang w:val="ru-RU"/>
              </w:rPr>
              <w:t>HCDW’X’</w:t>
            </w:r>
          </w:p>
        </w:tc>
        <w:tc>
          <w:tcPr>
            <w:tcW w:w="7380" w:type="dxa"/>
          </w:tcPr>
          <w:p w14:paraId="259CD1E3" w14:textId="77777777" w:rsidR="00BA168E" w:rsidRPr="00981FDE" w:rsidRDefault="00BA168E" w:rsidP="00BA168E">
            <w:pPr>
              <w:pStyle w:val="CellBody"/>
              <w:rPr>
                <w:color w:val="auto"/>
                <w:lang w:val="ru-RU"/>
              </w:rPr>
            </w:pPr>
            <w:r w:rsidRPr="00981FDE">
              <w:rPr>
                <w:color w:val="auto"/>
                <w:lang w:val="ru-RU"/>
              </w:rPr>
              <w:t>Теплоизоляция с технологическим электроподогревом и изоляцией для эксплуатации в зимний период с двойным слоем изоляции для трубопроводов, работающих при температуре 250ºC (‘X’ означает температуру подогрева)</w:t>
            </w:r>
          </w:p>
        </w:tc>
      </w:tr>
      <w:tr w:rsidR="00BA168E" w:rsidRPr="00343592" w14:paraId="29E73B84" w14:textId="77777777" w:rsidTr="00BA168E">
        <w:tc>
          <w:tcPr>
            <w:tcW w:w="1908" w:type="dxa"/>
          </w:tcPr>
          <w:p w14:paraId="28981986" w14:textId="77777777" w:rsidR="00BA168E" w:rsidRPr="00981FDE" w:rsidRDefault="00BA168E" w:rsidP="00BA168E">
            <w:pPr>
              <w:pStyle w:val="CellBodyCentered"/>
              <w:rPr>
                <w:color w:val="auto"/>
                <w:lang w:val="ru-RU"/>
              </w:rPr>
            </w:pPr>
            <w:r w:rsidRPr="00981FDE">
              <w:rPr>
                <w:color w:val="auto"/>
                <w:lang w:val="ru-RU"/>
              </w:rPr>
              <w:t>HCWX</w:t>
            </w:r>
          </w:p>
        </w:tc>
        <w:tc>
          <w:tcPr>
            <w:tcW w:w="7380" w:type="dxa"/>
          </w:tcPr>
          <w:p w14:paraId="6E1800E5" w14:textId="77777777" w:rsidR="00BA168E" w:rsidRPr="00981FDE" w:rsidRDefault="00BA168E" w:rsidP="00BA168E">
            <w:pPr>
              <w:pStyle w:val="CellBody"/>
              <w:rPr>
                <w:b/>
                <w:color w:val="auto"/>
                <w:lang w:val="ru-RU"/>
              </w:rPr>
            </w:pPr>
            <w:r w:rsidRPr="00981FDE">
              <w:rPr>
                <w:color w:val="auto"/>
                <w:lang w:val="ru-RU"/>
              </w:rPr>
              <w:t>Теплоизоляция с технологическим электроподогревом и изоляцией для эксплуатации в зимний период (Х означает температуру подогрева)</w:t>
            </w:r>
          </w:p>
        </w:tc>
      </w:tr>
      <w:tr w:rsidR="00BA168E" w:rsidRPr="00343592" w14:paraId="5CC2A941" w14:textId="77777777" w:rsidTr="00BA168E">
        <w:tc>
          <w:tcPr>
            <w:tcW w:w="1908" w:type="dxa"/>
          </w:tcPr>
          <w:p w14:paraId="26E30734" w14:textId="77777777" w:rsidR="00BA168E" w:rsidRPr="00981FDE" w:rsidRDefault="00BA168E" w:rsidP="00BA168E">
            <w:pPr>
              <w:pStyle w:val="CellBodyCentered"/>
              <w:rPr>
                <w:color w:val="auto"/>
                <w:lang w:val="ru-RU"/>
              </w:rPr>
            </w:pPr>
            <w:r w:rsidRPr="00981FDE">
              <w:rPr>
                <w:color w:val="auto"/>
                <w:lang w:val="ru-RU"/>
              </w:rPr>
              <w:t>HCW’X’H</w:t>
            </w:r>
          </w:p>
        </w:tc>
        <w:tc>
          <w:tcPr>
            <w:tcW w:w="7380" w:type="dxa"/>
          </w:tcPr>
          <w:p w14:paraId="6E981DF8" w14:textId="77777777" w:rsidR="00BA168E" w:rsidRPr="00981FDE" w:rsidRDefault="00BA168E" w:rsidP="00BA168E">
            <w:pPr>
              <w:pStyle w:val="CellBody"/>
              <w:rPr>
                <w:color w:val="auto"/>
                <w:lang w:val="ru-RU"/>
              </w:rPr>
            </w:pPr>
            <w:r w:rsidRPr="00981FDE">
              <w:rPr>
                <w:color w:val="auto"/>
                <w:lang w:val="ru-RU"/>
              </w:rPr>
              <w:t>Теплоизоляция  с высоконадежным технологическим электроподогревом и изоляцией для эксплуатации в зимний период (Х означает температуру подогрева)</w:t>
            </w:r>
          </w:p>
        </w:tc>
      </w:tr>
      <w:tr w:rsidR="00BA168E" w:rsidRPr="00981FDE" w14:paraId="6C07D893" w14:textId="77777777" w:rsidTr="00BA168E">
        <w:tc>
          <w:tcPr>
            <w:tcW w:w="1908" w:type="dxa"/>
          </w:tcPr>
          <w:p w14:paraId="32E40DB0" w14:textId="77777777" w:rsidR="00BA168E" w:rsidRPr="00981FDE" w:rsidRDefault="00BA168E" w:rsidP="00BA168E">
            <w:pPr>
              <w:pStyle w:val="CellBodyCentered"/>
              <w:rPr>
                <w:color w:val="auto"/>
                <w:lang w:val="ru-RU"/>
              </w:rPr>
            </w:pPr>
            <w:r w:rsidRPr="00981FDE">
              <w:rPr>
                <w:color w:val="auto"/>
                <w:lang w:val="ru-RU"/>
              </w:rPr>
              <w:t>HCSWX</w:t>
            </w:r>
          </w:p>
        </w:tc>
        <w:tc>
          <w:tcPr>
            <w:tcW w:w="7380" w:type="dxa"/>
          </w:tcPr>
          <w:p w14:paraId="71EDE211" w14:textId="77777777" w:rsidR="00BA168E" w:rsidRPr="00981FDE" w:rsidRDefault="00BA168E" w:rsidP="00BA168E">
            <w:pPr>
              <w:pStyle w:val="CellBody"/>
              <w:rPr>
                <w:color w:val="auto"/>
                <w:lang w:val="ru-RU"/>
              </w:rPr>
            </w:pPr>
            <w:r w:rsidRPr="00981FDE">
              <w:rPr>
                <w:color w:val="auto"/>
                <w:lang w:val="ru-RU"/>
              </w:rPr>
              <w:t>Теплоизоляция только магистральных трубопроводов с технологическим электроподогревом и изоляцией небольших ответвлений, тупиковых участков, дренажных линий и т.д. для эксплуатации в зимний период</w:t>
            </w:r>
          </w:p>
          <w:p w14:paraId="4E068ACE" w14:textId="77777777" w:rsidR="00BA168E" w:rsidRPr="00981FDE" w:rsidRDefault="00BA168E" w:rsidP="00BA168E">
            <w:pPr>
              <w:pStyle w:val="CellBody"/>
              <w:rPr>
                <w:b/>
                <w:color w:val="auto"/>
                <w:lang w:val="ru-RU"/>
              </w:rPr>
            </w:pPr>
            <w:r w:rsidRPr="00981FDE">
              <w:rPr>
                <w:color w:val="auto"/>
                <w:lang w:val="ru-RU"/>
              </w:rPr>
              <w:t>(Х означает температуру подогрева)</w:t>
            </w:r>
          </w:p>
        </w:tc>
      </w:tr>
      <w:tr w:rsidR="00BA168E" w:rsidRPr="00981FDE" w14:paraId="116FA30C" w14:textId="77777777" w:rsidTr="00BA168E">
        <w:tc>
          <w:tcPr>
            <w:tcW w:w="1908" w:type="dxa"/>
          </w:tcPr>
          <w:p w14:paraId="040C7425" w14:textId="77777777" w:rsidR="00BA168E" w:rsidRPr="00981FDE" w:rsidRDefault="00BA168E" w:rsidP="00BA168E">
            <w:pPr>
              <w:pStyle w:val="CellBodyCentered"/>
              <w:rPr>
                <w:color w:val="auto"/>
                <w:lang w:val="ru-RU"/>
              </w:rPr>
            </w:pPr>
            <w:r w:rsidRPr="00981FDE">
              <w:rPr>
                <w:color w:val="auto"/>
                <w:lang w:val="ru-RU"/>
              </w:rPr>
              <w:t>PP</w:t>
            </w:r>
          </w:p>
        </w:tc>
        <w:tc>
          <w:tcPr>
            <w:tcW w:w="7380" w:type="dxa"/>
          </w:tcPr>
          <w:p w14:paraId="6CD062EA" w14:textId="77777777" w:rsidR="00BA168E" w:rsidRPr="00981FDE" w:rsidRDefault="00BA168E" w:rsidP="00BA168E">
            <w:pPr>
              <w:pStyle w:val="CellBody"/>
              <w:rPr>
                <w:color w:val="auto"/>
                <w:lang w:val="ru-RU"/>
              </w:rPr>
            </w:pPr>
            <w:r w:rsidRPr="00981FDE">
              <w:rPr>
                <w:color w:val="auto"/>
                <w:lang w:val="ru-RU"/>
              </w:rPr>
              <w:t>Защита персонала</w:t>
            </w:r>
          </w:p>
        </w:tc>
      </w:tr>
      <w:tr w:rsidR="00BA168E" w:rsidRPr="00981FDE" w14:paraId="05AE7157" w14:textId="77777777" w:rsidTr="00BA168E">
        <w:tc>
          <w:tcPr>
            <w:tcW w:w="1908" w:type="dxa"/>
          </w:tcPr>
          <w:p w14:paraId="02CEB68A" w14:textId="77777777" w:rsidR="00BA168E" w:rsidRPr="00981FDE" w:rsidRDefault="00BA168E" w:rsidP="00BA168E">
            <w:pPr>
              <w:pStyle w:val="CellBodyCentered"/>
              <w:rPr>
                <w:color w:val="auto"/>
                <w:lang w:val="ru-RU"/>
              </w:rPr>
            </w:pPr>
            <w:r w:rsidRPr="00981FDE">
              <w:rPr>
                <w:color w:val="auto"/>
                <w:lang w:val="ru-RU"/>
              </w:rPr>
              <w:t>PPC</w:t>
            </w:r>
          </w:p>
        </w:tc>
        <w:tc>
          <w:tcPr>
            <w:tcW w:w="7380" w:type="dxa"/>
          </w:tcPr>
          <w:p w14:paraId="4F3D81EE" w14:textId="77777777" w:rsidR="00BA168E" w:rsidRPr="00981FDE" w:rsidRDefault="00BA168E" w:rsidP="00BA168E">
            <w:pPr>
              <w:pStyle w:val="CellBody"/>
              <w:rPr>
                <w:color w:val="auto"/>
                <w:lang w:val="ru-RU"/>
              </w:rPr>
            </w:pPr>
            <w:r w:rsidRPr="00981FDE">
              <w:rPr>
                <w:color w:val="auto"/>
                <w:lang w:val="ru-RU"/>
              </w:rPr>
              <w:t>Защита персонала от холода</w:t>
            </w:r>
          </w:p>
        </w:tc>
      </w:tr>
      <w:tr w:rsidR="00BA168E" w:rsidRPr="00343592" w14:paraId="7D4C51ED" w14:textId="77777777" w:rsidTr="00BA168E">
        <w:tc>
          <w:tcPr>
            <w:tcW w:w="1908" w:type="dxa"/>
          </w:tcPr>
          <w:p w14:paraId="103ED3FA" w14:textId="77777777" w:rsidR="00BA168E" w:rsidRPr="00981FDE" w:rsidRDefault="00BA168E" w:rsidP="00BA168E">
            <w:pPr>
              <w:pStyle w:val="CellBodyCentered"/>
              <w:rPr>
                <w:color w:val="auto"/>
                <w:lang w:val="ru-RU"/>
              </w:rPr>
            </w:pPr>
            <w:r w:rsidRPr="00981FDE">
              <w:rPr>
                <w:color w:val="auto"/>
                <w:lang w:val="ru-RU"/>
              </w:rPr>
              <w:t>PPG</w:t>
            </w:r>
          </w:p>
        </w:tc>
        <w:tc>
          <w:tcPr>
            <w:tcW w:w="7380" w:type="dxa"/>
          </w:tcPr>
          <w:p w14:paraId="5556C83B" w14:textId="77777777" w:rsidR="00BA168E" w:rsidRPr="00981FDE" w:rsidRDefault="00BA168E" w:rsidP="00BA168E">
            <w:pPr>
              <w:pStyle w:val="CellBody"/>
              <w:rPr>
                <w:color w:val="auto"/>
                <w:lang w:val="ru-RU"/>
              </w:rPr>
            </w:pPr>
            <w:r w:rsidRPr="00981FDE">
              <w:rPr>
                <w:color w:val="auto"/>
                <w:lang w:val="ru-RU"/>
              </w:rPr>
              <w:t>Защитное ограждение для защиты персонала (не изоляция)</w:t>
            </w:r>
          </w:p>
        </w:tc>
      </w:tr>
      <w:tr w:rsidR="00BA168E" w:rsidRPr="00981FDE" w14:paraId="07E4F62D" w14:textId="77777777" w:rsidTr="00BA168E">
        <w:tc>
          <w:tcPr>
            <w:tcW w:w="1908" w:type="dxa"/>
          </w:tcPr>
          <w:p w14:paraId="73EFF0C6" w14:textId="77777777" w:rsidR="00BA168E" w:rsidRPr="00981FDE" w:rsidRDefault="00BA168E" w:rsidP="00BA168E">
            <w:pPr>
              <w:pStyle w:val="CellBodyCentered"/>
              <w:rPr>
                <w:color w:val="auto"/>
                <w:lang w:val="ru-RU"/>
              </w:rPr>
            </w:pPr>
            <w:r w:rsidRPr="00981FDE">
              <w:rPr>
                <w:color w:val="auto"/>
                <w:lang w:val="ru-RU"/>
              </w:rPr>
              <w:t>HCB</w:t>
            </w:r>
          </w:p>
        </w:tc>
        <w:tc>
          <w:tcPr>
            <w:tcW w:w="7380" w:type="dxa"/>
          </w:tcPr>
          <w:p w14:paraId="56F4C98C" w14:textId="77777777" w:rsidR="00BA168E" w:rsidRPr="00981FDE" w:rsidRDefault="00BA168E" w:rsidP="00BA168E">
            <w:pPr>
              <w:pStyle w:val="CellBody"/>
              <w:rPr>
                <w:color w:val="auto"/>
                <w:lang w:val="ru-RU"/>
              </w:rPr>
            </w:pPr>
            <w:r w:rsidRPr="00981FDE">
              <w:rPr>
                <w:color w:val="auto"/>
                <w:lang w:val="ru-RU"/>
              </w:rPr>
              <w:t xml:space="preserve">Подземные системы </w:t>
            </w:r>
          </w:p>
        </w:tc>
      </w:tr>
      <w:tr w:rsidR="00BA168E" w:rsidRPr="00343592" w14:paraId="7F896138" w14:textId="77777777" w:rsidTr="00BA168E">
        <w:tc>
          <w:tcPr>
            <w:tcW w:w="1908" w:type="dxa"/>
          </w:tcPr>
          <w:p w14:paraId="75C4C88D" w14:textId="77777777" w:rsidR="00BA168E" w:rsidRPr="00981FDE" w:rsidRDefault="00BA168E" w:rsidP="00BA168E">
            <w:pPr>
              <w:pStyle w:val="CellBodyCentered"/>
              <w:rPr>
                <w:color w:val="auto"/>
                <w:lang w:val="ru-RU"/>
              </w:rPr>
            </w:pPr>
            <w:r w:rsidRPr="00981FDE">
              <w:rPr>
                <w:color w:val="auto"/>
                <w:lang w:val="ru-RU"/>
              </w:rPr>
              <w:t>HCBX</w:t>
            </w:r>
          </w:p>
        </w:tc>
        <w:tc>
          <w:tcPr>
            <w:tcW w:w="7380" w:type="dxa"/>
          </w:tcPr>
          <w:p w14:paraId="194ECFDF" w14:textId="77777777" w:rsidR="00BA168E" w:rsidRPr="00981FDE" w:rsidRDefault="00BA168E" w:rsidP="00BA168E">
            <w:pPr>
              <w:pStyle w:val="CellBody"/>
              <w:rPr>
                <w:color w:val="auto"/>
                <w:lang w:val="ru-RU"/>
              </w:rPr>
            </w:pPr>
            <w:r w:rsidRPr="00981FDE">
              <w:rPr>
                <w:color w:val="auto"/>
                <w:lang w:val="ru-RU"/>
              </w:rPr>
              <w:t>Подземные системы с электрическим обогревом (X обозначает температуру обогрева)</w:t>
            </w:r>
          </w:p>
        </w:tc>
      </w:tr>
      <w:tr w:rsidR="00BA168E" w:rsidRPr="00343592" w14:paraId="5626459F" w14:textId="77777777" w:rsidTr="00BA168E">
        <w:tc>
          <w:tcPr>
            <w:tcW w:w="1908" w:type="dxa"/>
          </w:tcPr>
          <w:p w14:paraId="54639EEC" w14:textId="77777777" w:rsidR="00BA168E" w:rsidRPr="00981FDE" w:rsidRDefault="00BA168E" w:rsidP="00BA168E">
            <w:pPr>
              <w:pStyle w:val="CellBodyCentered"/>
              <w:rPr>
                <w:color w:val="auto"/>
                <w:lang w:val="ru-RU"/>
              </w:rPr>
            </w:pPr>
            <w:r w:rsidRPr="00981FDE">
              <w:rPr>
                <w:color w:val="auto"/>
                <w:lang w:val="ru-RU"/>
              </w:rPr>
              <w:t>HCS</w:t>
            </w:r>
          </w:p>
        </w:tc>
        <w:tc>
          <w:tcPr>
            <w:tcW w:w="7380" w:type="dxa"/>
          </w:tcPr>
          <w:p w14:paraId="0CD4AE10" w14:textId="77777777" w:rsidR="00BA168E" w:rsidRPr="00981FDE" w:rsidRDefault="00BA168E" w:rsidP="00BA168E">
            <w:pPr>
              <w:pStyle w:val="CellBody"/>
              <w:rPr>
                <w:color w:val="auto"/>
                <w:lang w:val="ru-RU"/>
              </w:rPr>
            </w:pPr>
            <w:r w:rsidRPr="00981FDE">
              <w:rPr>
                <w:color w:val="auto"/>
                <w:lang w:val="ru-RU"/>
              </w:rPr>
              <w:t>Подогрев по участкам для трубопроводов с паровым подогревом</w:t>
            </w:r>
          </w:p>
        </w:tc>
      </w:tr>
      <w:tr w:rsidR="00BA168E" w:rsidRPr="00981FDE" w14:paraId="1B682DE4" w14:textId="77777777" w:rsidTr="00BA168E">
        <w:tc>
          <w:tcPr>
            <w:tcW w:w="1908" w:type="dxa"/>
          </w:tcPr>
          <w:p w14:paraId="1549CC3E" w14:textId="77777777" w:rsidR="00BA168E" w:rsidRPr="00981FDE" w:rsidRDefault="00BA168E" w:rsidP="00BA168E">
            <w:pPr>
              <w:pStyle w:val="CellBodyCentered"/>
              <w:rPr>
                <w:color w:val="auto"/>
                <w:lang w:val="ru-RU"/>
              </w:rPr>
            </w:pPr>
            <w:r w:rsidRPr="00981FDE">
              <w:rPr>
                <w:color w:val="auto"/>
                <w:lang w:val="ru-RU"/>
              </w:rPr>
              <w:t>NI</w:t>
            </w:r>
          </w:p>
        </w:tc>
        <w:tc>
          <w:tcPr>
            <w:tcW w:w="7380" w:type="dxa"/>
          </w:tcPr>
          <w:p w14:paraId="4B2D1414" w14:textId="77777777" w:rsidR="00BA168E" w:rsidRPr="00981FDE" w:rsidRDefault="00BA168E" w:rsidP="00BA168E">
            <w:pPr>
              <w:pStyle w:val="CellBody"/>
              <w:rPr>
                <w:color w:val="auto"/>
                <w:lang w:val="ru-RU"/>
              </w:rPr>
            </w:pPr>
            <w:r w:rsidRPr="00981FDE">
              <w:rPr>
                <w:color w:val="auto"/>
                <w:lang w:val="ru-RU"/>
              </w:rPr>
              <w:t>Без изоляции</w:t>
            </w:r>
          </w:p>
        </w:tc>
      </w:tr>
      <w:tr w:rsidR="00BA168E" w:rsidRPr="00343592" w14:paraId="59FA128C" w14:textId="77777777" w:rsidTr="00BA168E">
        <w:trPr>
          <w:trHeight w:val="95"/>
        </w:trPr>
        <w:tc>
          <w:tcPr>
            <w:tcW w:w="1908" w:type="dxa"/>
          </w:tcPr>
          <w:p w14:paraId="06B54984" w14:textId="77777777" w:rsidR="00BA168E" w:rsidRPr="00981FDE" w:rsidRDefault="00BA168E" w:rsidP="00BA168E">
            <w:pPr>
              <w:pStyle w:val="CellBodyCentered"/>
              <w:rPr>
                <w:color w:val="auto"/>
                <w:lang w:val="ru-RU"/>
              </w:rPr>
            </w:pPr>
            <w:r w:rsidRPr="00981FDE">
              <w:rPr>
                <w:color w:val="auto"/>
                <w:lang w:val="ru-RU"/>
              </w:rPr>
              <w:t>SECT</w:t>
            </w:r>
          </w:p>
        </w:tc>
        <w:tc>
          <w:tcPr>
            <w:tcW w:w="7380" w:type="dxa"/>
          </w:tcPr>
          <w:p w14:paraId="73D1FD94" w14:textId="77777777" w:rsidR="00BA168E" w:rsidRPr="00981FDE" w:rsidRDefault="00BA168E" w:rsidP="00BA168E">
            <w:pPr>
              <w:pStyle w:val="CellBody"/>
              <w:rPr>
                <w:color w:val="auto"/>
                <w:lang w:val="ru-RU"/>
              </w:rPr>
            </w:pPr>
            <w:r w:rsidRPr="00981FDE">
              <w:rPr>
                <w:color w:val="auto"/>
                <w:lang w:val="ru-RU"/>
              </w:rPr>
              <w:t>Кабельная система обогрева «длинных линий» (для трубопровода серы)</w:t>
            </w:r>
          </w:p>
        </w:tc>
      </w:tr>
      <w:tr w:rsidR="00BA168E" w:rsidRPr="00981FDE" w14:paraId="45D2F27B" w14:textId="77777777" w:rsidTr="00BA168E">
        <w:trPr>
          <w:trHeight w:val="95"/>
        </w:trPr>
        <w:tc>
          <w:tcPr>
            <w:tcW w:w="1908" w:type="dxa"/>
          </w:tcPr>
          <w:p w14:paraId="69A66165" w14:textId="77777777" w:rsidR="00BA168E" w:rsidRPr="00981FDE" w:rsidRDefault="00BA168E" w:rsidP="00BA168E">
            <w:pPr>
              <w:pStyle w:val="CellBodyCentered"/>
              <w:rPr>
                <w:color w:val="auto"/>
                <w:lang w:val="ru-RU"/>
              </w:rPr>
            </w:pPr>
            <w:r w:rsidRPr="00981FDE">
              <w:rPr>
                <w:color w:val="auto"/>
                <w:lang w:val="ru-RU"/>
              </w:rPr>
              <w:t>HCCT</w:t>
            </w:r>
          </w:p>
        </w:tc>
        <w:tc>
          <w:tcPr>
            <w:tcW w:w="7380" w:type="dxa"/>
          </w:tcPr>
          <w:p w14:paraId="2EF3460B" w14:textId="77777777" w:rsidR="00BA168E" w:rsidRPr="00981FDE" w:rsidRDefault="00BA168E" w:rsidP="00BA168E">
            <w:pPr>
              <w:pStyle w:val="CellBody"/>
              <w:rPr>
                <w:color w:val="auto"/>
                <w:lang w:val="ru-RU"/>
              </w:rPr>
            </w:pPr>
            <w:r w:rsidRPr="00981FDE">
              <w:rPr>
                <w:color w:val="auto"/>
                <w:lang w:val="ru-RU"/>
              </w:rPr>
              <w:t>Теплоизоляция с пароподогревом Contro</w:t>
            </w:r>
          </w:p>
        </w:tc>
      </w:tr>
    </w:tbl>
    <w:p w14:paraId="48AD3465" w14:textId="77777777" w:rsidR="00BA168E" w:rsidRPr="00981FDE" w:rsidRDefault="00BA168E" w:rsidP="00BA168E">
      <w:pPr>
        <w:pStyle w:val="Text1Bold"/>
        <w:tabs>
          <w:tab w:val="left" w:pos="1440"/>
        </w:tabs>
        <w:ind w:left="1440" w:hanging="720"/>
        <w:rPr>
          <w:b w:val="0"/>
          <w:color w:val="auto"/>
          <w:lang w:val="ru-RU"/>
        </w:rPr>
      </w:pPr>
      <w:r w:rsidRPr="00981FDE">
        <w:rPr>
          <w:color w:val="auto"/>
          <w:lang w:val="ru-RU"/>
        </w:rPr>
        <w:t>Примечание:</w:t>
      </w:r>
      <w:r w:rsidRPr="00981FDE">
        <w:rPr>
          <w:b w:val="0"/>
          <w:color w:val="auto"/>
          <w:lang w:val="ru-RU"/>
        </w:rPr>
        <w:t xml:space="preserve"> </w:t>
      </w:r>
      <w:r w:rsidRPr="00981FDE">
        <w:rPr>
          <w:color w:val="auto"/>
          <w:lang w:val="ru-RU"/>
        </w:rPr>
        <w:tab/>
      </w:r>
      <w:r w:rsidRPr="00981FDE">
        <w:rPr>
          <w:b w:val="0"/>
          <w:color w:val="auto"/>
          <w:lang w:val="ru-RU"/>
        </w:rPr>
        <w:t xml:space="preserve">Величины плотности изоляции приведены в проектных ТУ IRM-SU-1381-TCO - Теплоизоляция для горячих трубопроводов, сосудов и теплообменников, IRM-SU-2634-TCO -Теплоизоляция для холодных трубопроводов, сосудов и теплообменников </w:t>
      </w:r>
    </w:p>
    <w:p w14:paraId="37BFED1F" w14:textId="77777777" w:rsidR="00BA168E" w:rsidRPr="00981FDE" w:rsidRDefault="00BA168E" w:rsidP="00BA168E">
      <w:pPr>
        <w:pStyle w:val="Heading1"/>
        <w:numPr>
          <w:ilvl w:val="0"/>
          <w:numId w:val="5"/>
        </w:numPr>
        <w:ind w:left="720" w:hanging="720"/>
        <w:rPr>
          <w:color w:val="auto"/>
          <w:lang w:val="ru-RU"/>
        </w:rPr>
      </w:pPr>
      <w:bookmarkStart w:id="768" w:name="_Toc325532778"/>
      <w:bookmarkStart w:id="769" w:name="_Toc182313247"/>
      <w:r w:rsidRPr="00981FDE">
        <w:rPr>
          <w:color w:val="auto"/>
          <w:lang w:val="ru-RU"/>
        </w:rPr>
        <w:t>ТАБЛИЦА ВЫБОРА ЛАКОКРАСОЧНОГО ПОКРЫТИЯ ТРУБОПРОВОДНЫХ СИСТЕМ</w:t>
      </w:r>
      <w:bookmarkEnd w:id="768"/>
      <w:bookmarkEnd w:id="769"/>
      <w:r w:rsidRPr="00981FDE">
        <w:rPr>
          <w:color w:val="auto"/>
          <w:lang w:val="ru-RU"/>
        </w:rPr>
        <w:t xml:space="preserve"> </w:t>
      </w:r>
    </w:p>
    <w:p w14:paraId="58F87D5A" w14:textId="77777777" w:rsidR="00BA168E" w:rsidRPr="00981FDE" w:rsidRDefault="00BA168E" w:rsidP="00BA168E">
      <w:pPr>
        <w:pStyle w:val="Text1"/>
        <w:rPr>
          <w:color w:val="auto"/>
          <w:lang w:val="ru-RU"/>
        </w:rPr>
      </w:pPr>
      <w:r w:rsidRPr="00981FDE">
        <w:rPr>
          <w:color w:val="auto"/>
          <w:lang w:val="ru-RU"/>
        </w:rPr>
        <w:t>Таблица выбора лакокрасочного покрытия трубопроводных систем приведена в проектных ТУ COM-SU-5191-TCO Системы покрытий.</w:t>
      </w:r>
    </w:p>
    <w:p w14:paraId="4FEDBD49" w14:textId="77777777" w:rsidR="00BA168E" w:rsidRPr="00981FDE" w:rsidRDefault="00BA168E" w:rsidP="00BA168E">
      <w:pPr>
        <w:pStyle w:val="Heading1"/>
        <w:tabs>
          <w:tab w:val="clear" w:pos="720"/>
        </w:tabs>
        <w:ind w:left="432" w:hanging="432"/>
        <w:rPr>
          <w:color w:val="auto"/>
          <w:lang w:val="ru-RU"/>
        </w:rPr>
      </w:pPr>
      <w:r w:rsidRPr="00981FDE">
        <w:rPr>
          <w:color w:val="auto"/>
          <w:lang w:val="ru-RU"/>
        </w:rPr>
        <w:br w:type="page"/>
      </w:r>
      <w:bookmarkStart w:id="770" w:name="_Toc325532779"/>
      <w:bookmarkStart w:id="771" w:name="_Toc182313248"/>
      <w:r w:rsidRPr="00981FDE">
        <w:rPr>
          <w:color w:val="auto"/>
          <w:lang w:val="ru-RU"/>
        </w:rPr>
        <w:lastRenderedPageBreak/>
        <w:t>ПРИЛОЖЕНИЕ А  ТАБЛИЦЫ ВЫБОРА КЛАССА ТРУБОПРОВОДА</w:t>
      </w:r>
      <w:bookmarkEnd w:id="770"/>
      <w:bookmarkEnd w:id="771"/>
    </w:p>
    <w:tbl>
      <w:tblPr>
        <w:tblW w:w="10203" w:type="dxa"/>
        <w:tblInd w:w="-100" w:type="dxa"/>
        <w:tblLayout w:type="fixed"/>
        <w:tblCellMar>
          <w:left w:w="42" w:type="dxa"/>
          <w:right w:w="42" w:type="dxa"/>
        </w:tblCellMar>
        <w:tblLook w:val="0000" w:firstRow="0" w:lastRow="0" w:firstColumn="0" w:lastColumn="0" w:noHBand="0" w:noVBand="0"/>
      </w:tblPr>
      <w:tblGrid>
        <w:gridCol w:w="3332"/>
        <w:gridCol w:w="720"/>
        <w:gridCol w:w="720"/>
        <w:gridCol w:w="900"/>
        <w:gridCol w:w="810"/>
        <w:gridCol w:w="709"/>
        <w:gridCol w:w="1951"/>
        <w:gridCol w:w="611"/>
        <w:gridCol w:w="450"/>
      </w:tblGrid>
      <w:tr w:rsidR="00BA168E" w:rsidRPr="00BF38C6" w14:paraId="7EAA8741" w14:textId="77777777" w:rsidTr="002A7110">
        <w:trPr>
          <w:tblHeader/>
        </w:trPr>
        <w:tc>
          <w:tcPr>
            <w:tcW w:w="3332"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6E838052" w14:textId="1C1754ED" w:rsidR="00BA168E" w:rsidRPr="00BF38C6" w:rsidRDefault="00955E8C" w:rsidP="00D14C5B">
            <w:pPr>
              <w:pStyle w:val="CellHeadingCentered"/>
              <w:spacing w:line="240" w:lineRule="auto"/>
              <w:rPr>
                <w:rFonts w:ascii="Arial Narrow" w:hAnsi="Arial Narrow"/>
                <w:color w:val="auto"/>
                <w:sz w:val="16"/>
                <w:szCs w:val="16"/>
              </w:rPr>
            </w:pPr>
            <w:r w:rsidRPr="00BF38C6">
              <w:rPr>
                <w:rFonts w:ascii="Arial Narrow" w:hAnsi="Arial Narrow"/>
                <w:color w:val="auto"/>
                <w:sz w:val="16"/>
                <w:szCs w:val="16"/>
              </w:rPr>
              <w:t>КОД ФЛЮДА</w:t>
            </w:r>
          </w:p>
        </w:tc>
        <w:tc>
          <w:tcPr>
            <w:tcW w:w="72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50476F58" w14:textId="544BD526" w:rsidR="00BA168E" w:rsidRPr="00BF38C6" w:rsidRDefault="008522EE" w:rsidP="00D14C5B">
            <w:pPr>
              <w:pStyle w:val="CellHeadingCentered"/>
              <w:spacing w:line="240" w:lineRule="auto"/>
              <w:ind w:left="-42" w:right="-42"/>
              <w:rPr>
                <w:rFonts w:ascii="Arial Narrow" w:hAnsi="Arial Narrow"/>
                <w:color w:val="auto"/>
                <w:sz w:val="16"/>
                <w:szCs w:val="16"/>
              </w:rPr>
            </w:pPr>
            <w:r w:rsidRPr="00BF38C6">
              <w:rPr>
                <w:rFonts w:ascii="Arial Narrow" w:hAnsi="Arial Narrow"/>
                <w:color w:val="auto"/>
                <w:sz w:val="16"/>
                <w:szCs w:val="16"/>
              </w:rPr>
              <w:t xml:space="preserve">КЛАСС </w:t>
            </w:r>
            <w:r w:rsidR="00587DEA">
              <w:rPr>
                <w:rFonts w:ascii="Arial Narrow" w:hAnsi="Arial Narrow"/>
                <w:color w:val="auto"/>
                <w:sz w:val="16"/>
                <w:szCs w:val="16"/>
              </w:rPr>
              <w:t xml:space="preserve">ЛИНИИ </w:t>
            </w:r>
            <w:r w:rsidRPr="00BF38C6">
              <w:rPr>
                <w:rFonts w:ascii="Arial Narrow" w:hAnsi="Arial Narrow"/>
                <w:color w:val="auto"/>
                <w:sz w:val="16"/>
                <w:szCs w:val="16"/>
              </w:rPr>
              <w:t>ТРУБОПР</w:t>
            </w:r>
            <w:r w:rsidR="00587DEA">
              <w:rPr>
                <w:rFonts w:ascii="Arial Narrow" w:hAnsi="Arial Narrow"/>
                <w:color w:val="auto"/>
                <w:sz w:val="16"/>
                <w:szCs w:val="16"/>
              </w:rPr>
              <w:t>.</w:t>
            </w:r>
          </w:p>
        </w:tc>
        <w:tc>
          <w:tcPr>
            <w:tcW w:w="72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36D6BE52" w14:textId="115BADF9" w:rsidR="00BA168E" w:rsidRPr="00BF38C6" w:rsidRDefault="008542BD" w:rsidP="00D14C5B">
            <w:pPr>
              <w:pStyle w:val="CellHeadingCentered"/>
              <w:spacing w:line="240" w:lineRule="auto"/>
              <w:rPr>
                <w:rFonts w:ascii="Arial Narrow" w:hAnsi="Arial Narrow"/>
                <w:color w:val="auto"/>
                <w:sz w:val="16"/>
                <w:szCs w:val="16"/>
                <w:lang w:val="ru-RU"/>
              </w:rPr>
            </w:pPr>
            <w:r w:rsidRPr="00BF38C6">
              <w:rPr>
                <w:rFonts w:ascii="Arial Narrow" w:hAnsi="Arial Narrow"/>
                <w:color w:val="auto"/>
                <w:sz w:val="16"/>
                <w:szCs w:val="16"/>
                <w:lang w:val="ru-RU"/>
              </w:rPr>
              <w:t xml:space="preserve">ПРИП. </w:t>
            </w:r>
            <w:r w:rsidRPr="00BF38C6">
              <w:rPr>
                <w:rFonts w:ascii="Arial Narrow" w:hAnsi="Arial Narrow"/>
                <w:color w:val="auto"/>
                <w:sz w:val="16"/>
                <w:szCs w:val="16"/>
              </w:rPr>
              <w:t>Н</w:t>
            </w:r>
            <w:r w:rsidRPr="00BF38C6">
              <w:rPr>
                <w:rFonts w:ascii="Arial Narrow" w:hAnsi="Arial Narrow"/>
                <w:color w:val="auto"/>
                <w:sz w:val="16"/>
                <w:szCs w:val="16"/>
                <w:lang w:val="ru-RU"/>
              </w:rPr>
              <w:t>А</w:t>
            </w:r>
            <w:r w:rsidRPr="00BF38C6">
              <w:rPr>
                <w:rFonts w:ascii="Arial Narrow" w:hAnsi="Arial Narrow"/>
                <w:color w:val="auto"/>
                <w:sz w:val="16"/>
                <w:szCs w:val="16"/>
              </w:rPr>
              <w:t xml:space="preserve"> </w:t>
            </w:r>
            <w:r w:rsidRPr="00BF38C6">
              <w:rPr>
                <w:rFonts w:ascii="Arial Narrow" w:hAnsi="Arial Narrow"/>
                <w:color w:val="auto"/>
                <w:sz w:val="16"/>
                <w:szCs w:val="16"/>
                <w:lang w:val="ru-RU"/>
              </w:rPr>
              <w:t>КОРР.</w:t>
            </w:r>
            <w:r>
              <w:rPr>
                <w:rFonts w:ascii="Arial Narrow" w:hAnsi="Arial Narrow"/>
                <w:color w:val="auto"/>
                <w:sz w:val="16"/>
                <w:szCs w:val="16"/>
              </w:rPr>
              <w:t>,</w:t>
            </w:r>
            <w:r w:rsidR="00BA168E" w:rsidRPr="00BF38C6">
              <w:rPr>
                <w:rFonts w:ascii="Arial Narrow" w:hAnsi="Arial Narrow"/>
                <w:color w:val="auto"/>
                <w:sz w:val="16"/>
                <w:szCs w:val="16"/>
                <w:lang w:val="ru-RU"/>
              </w:rPr>
              <w:t>мм</w:t>
            </w:r>
          </w:p>
        </w:tc>
        <w:tc>
          <w:tcPr>
            <w:tcW w:w="90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6750268E" w14:textId="4F8B26F0" w:rsidR="00BA168E" w:rsidRPr="00BF38C6" w:rsidRDefault="00BA168E" w:rsidP="00D14C5B">
            <w:pPr>
              <w:pStyle w:val="CellHeadingCentered"/>
              <w:spacing w:line="240" w:lineRule="auto"/>
              <w:rPr>
                <w:rFonts w:ascii="Arial Narrow" w:hAnsi="Arial Narrow"/>
                <w:color w:val="auto"/>
                <w:sz w:val="16"/>
                <w:szCs w:val="16"/>
                <w:lang w:val="ru-RU"/>
              </w:rPr>
            </w:pPr>
            <w:r w:rsidRPr="00BF38C6">
              <w:rPr>
                <w:rFonts w:ascii="Arial Narrow" w:hAnsi="Arial Narrow"/>
                <w:color w:val="auto"/>
                <w:sz w:val="16"/>
                <w:szCs w:val="16"/>
                <w:lang w:val="ru-RU"/>
              </w:rPr>
              <w:t>МАТЕРИАЛ</w:t>
            </w:r>
          </w:p>
        </w:tc>
        <w:tc>
          <w:tcPr>
            <w:tcW w:w="81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2D5923C5" w14:textId="77777777" w:rsidR="00BA168E" w:rsidRPr="00BF38C6" w:rsidRDefault="00BA168E" w:rsidP="00D14C5B">
            <w:pPr>
              <w:pStyle w:val="CellHeadingCentered"/>
              <w:spacing w:line="240" w:lineRule="auto"/>
              <w:ind w:left="-42" w:right="-42"/>
              <w:rPr>
                <w:rFonts w:ascii="Arial Narrow" w:hAnsi="Arial Narrow"/>
                <w:color w:val="auto"/>
                <w:sz w:val="16"/>
                <w:szCs w:val="16"/>
                <w:lang w:val="ru-RU"/>
              </w:rPr>
            </w:pPr>
            <w:r w:rsidRPr="00BF38C6">
              <w:rPr>
                <w:rFonts w:ascii="Arial Narrow" w:hAnsi="Arial Narrow"/>
                <w:color w:val="auto"/>
                <w:sz w:val="16"/>
                <w:szCs w:val="16"/>
                <w:lang w:val="ru-RU"/>
              </w:rPr>
              <w:t>КЛАСС</w:t>
            </w:r>
          </w:p>
          <w:p w14:paraId="4FBDFB6E" w14:textId="4458117F" w:rsidR="00BA168E" w:rsidRPr="00BF38C6" w:rsidRDefault="00BA168E" w:rsidP="00D14C5B">
            <w:pPr>
              <w:pStyle w:val="CellHeadingCentered"/>
              <w:spacing w:line="240" w:lineRule="auto"/>
              <w:rPr>
                <w:rFonts w:ascii="Arial Narrow" w:hAnsi="Arial Narrow"/>
                <w:color w:val="auto"/>
                <w:sz w:val="16"/>
                <w:szCs w:val="16"/>
                <w:lang w:val="ru-RU"/>
              </w:rPr>
            </w:pPr>
            <w:r w:rsidRPr="00BF38C6">
              <w:rPr>
                <w:rFonts w:ascii="Arial Narrow" w:hAnsi="Arial Narrow"/>
                <w:color w:val="auto"/>
                <w:sz w:val="16"/>
                <w:szCs w:val="16"/>
                <w:lang w:val="ru-RU"/>
              </w:rPr>
              <w:t>ФЛАНЦЕВ</w:t>
            </w:r>
            <w:r w:rsidR="00E2580D" w:rsidRPr="00BF38C6">
              <w:rPr>
                <w:rFonts w:ascii="Arial Narrow" w:hAnsi="Arial Narrow"/>
                <w:color w:val="auto"/>
                <w:sz w:val="16"/>
                <w:szCs w:val="16"/>
                <w:lang w:val="ru-RU"/>
              </w:rPr>
              <w:t xml:space="preserve"> </w:t>
            </w:r>
            <w:r w:rsidR="00E2580D" w:rsidRPr="00BF38C6">
              <w:rPr>
                <w:rFonts w:ascii="Arial Narrow" w:hAnsi="Arial Narrow"/>
                <w:color w:val="auto"/>
                <w:sz w:val="16"/>
                <w:szCs w:val="16"/>
              </w:rPr>
              <w:t xml:space="preserve">ПО </w:t>
            </w:r>
            <w:r w:rsidR="00E2580D" w:rsidRPr="00BF38C6">
              <w:rPr>
                <w:rFonts w:ascii="Arial Narrow" w:hAnsi="Arial Narrow"/>
                <w:color w:val="auto"/>
                <w:sz w:val="16"/>
                <w:szCs w:val="16"/>
                <w:lang w:val="ru-RU"/>
              </w:rPr>
              <w:t>ASME</w:t>
            </w:r>
          </w:p>
        </w:tc>
        <w:tc>
          <w:tcPr>
            <w:tcW w:w="709"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46639403" w14:textId="78E23CEC" w:rsidR="00BA168E" w:rsidRPr="00587DEA" w:rsidRDefault="00BA168E" w:rsidP="00D14C5B">
            <w:pPr>
              <w:pStyle w:val="CellHeadingCentered"/>
              <w:spacing w:line="240" w:lineRule="auto"/>
              <w:rPr>
                <w:rFonts w:ascii="Arial Narrow" w:hAnsi="Arial Narrow"/>
                <w:color w:val="auto"/>
                <w:sz w:val="16"/>
                <w:szCs w:val="16"/>
              </w:rPr>
            </w:pPr>
            <w:r w:rsidRPr="00BF38C6">
              <w:rPr>
                <w:rFonts w:ascii="Arial Narrow" w:hAnsi="Arial Narrow"/>
                <w:color w:val="auto"/>
                <w:sz w:val="16"/>
                <w:szCs w:val="16"/>
                <w:lang w:val="ru-RU"/>
              </w:rPr>
              <w:t xml:space="preserve">ДИАП. </w:t>
            </w:r>
            <w:r w:rsidR="00587DEA">
              <w:rPr>
                <w:rFonts w:ascii="Arial Narrow" w:hAnsi="Arial Narrow"/>
                <w:color w:val="auto"/>
                <w:sz w:val="16"/>
                <w:szCs w:val="16"/>
              </w:rPr>
              <w:t>Р</w:t>
            </w:r>
            <w:r w:rsidRPr="00BF38C6">
              <w:rPr>
                <w:rFonts w:ascii="Arial Narrow" w:hAnsi="Arial Narrow"/>
                <w:color w:val="auto"/>
                <w:sz w:val="16"/>
                <w:szCs w:val="16"/>
                <w:lang w:val="ru-RU"/>
              </w:rPr>
              <w:t>АСЧ. ТЕМП.</w:t>
            </w:r>
          </w:p>
        </w:tc>
        <w:tc>
          <w:tcPr>
            <w:tcW w:w="1951"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753203E3" w14:textId="77777777" w:rsidR="00BA168E" w:rsidRPr="00BF38C6" w:rsidRDefault="00BA168E" w:rsidP="00D14C5B">
            <w:pPr>
              <w:pStyle w:val="CellHeadingCentered"/>
              <w:spacing w:line="240" w:lineRule="auto"/>
              <w:rPr>
                <w:rFonts w:ascii="Arial Narrow" w:hAnsi="Arial Narrow"/>
                <w:color w:val="auto"/>
                <w:sz w:val="16"/>
                <w:szCs w:val="16"/>
                <w:lang w:val="ru-RU"/>
              </w:rPr>
            </w:pPr>
            <w:r w:rsidRPr="00BF38C6">
              <w:rPr>
                <w:rFonts w:ascii="Arial Narrow" w:hAnsi="Arial Narrow"/>
                <w:color w:val="auto"/>
                <w:sz w:val="16"/>
                <w:szCs w:val="16"/>
                <w:lang w:val="ru-RU"/>
              </w:rPr>
              <w:t>РАСЧЕТНЫЙ</w:t>
            </w:r>
          </w:p>
          <w:p w14:paraId="1ACC22A3" w14:textId="77777777" w:rsidR="00BA168E" w:rsidRPr="00BF38C6" w:rsidRDefault="00BA168E" w:rsidP="00D14C5B">
            <w:pPr>
              <w:pStyle w:val="CellHeadingCentered"/>
              <w:spacing w:line="240" w:lineRule="auto"/>
              <w:rPr>
                <w:rFonts w:ascii="Arial Narrow" w:hAnsi="Arial Narrow"/>
                <w:color w:val="auto"/>
                <w:sz w:val="16"/>
                <w:szCs w:val="16"/>
                <w:lang w:val="ru-RU"/>
              </w:rPr>
            </w:pPr>
            <w:r w:rsidRPr="00BF38C6">
              <w:rPr>
                <w:rFonts w:ascii="Arial Narrow" w:hAnsi="Arial Narrow"/>
                <w:color w:val="auto"/>
                <w:sz w:val="16"/>
                <w:szCs w:val="16"/>
                <w:lang w:val="ru-RU"/>
              </w:rPr>
              <w:t>ДИАПАЗОН</w:t>
            </w:r>
          </w:p>
          <w:p w14:paraId="245994C5" w14:textId="77777777" w:rsidR="00BA168E" w:rsidRPr="00BF38C6" w:rsidRDefault="00BA168E" w:rsidP="00D14C5B">
            <w:pPr>
              <w:pStyle w:val="CellHeadingCentered"/>
              <w:spacing w:line="240" w:lineRule="auto"/>
              <w:rPr>
                <w:rFonts w:ascii="Arial Narrow" w:hAnsi="Arial Narrow"/>
                <w:color w:val="auto"/>
                <w:sz w:val="16"/>
                <w:szCs w:val="16"/>
                <w:lang w:val="ru-RU"/>
              </w:rPr>
            </w:pPr>
            <w:r w:rsidRPr="00BF38C6">
              <w:rPr>
                <w:rFonts w:ascii="Arial Narrow" w:hAnsi="Arial Narrow"/>
                <w:color w:val="auto"/>
                <w:sz w:val="16"/>
                <w:szCs w:val="16"/>
                <w:lang w:val="ru-RU"/>
              </w:rPr>
              <w:t>ДАВЛЕНИЯ</w:t>
            </w:r>
          </w:p>
        </w:tc>
        <w:tc>
          <w:tcPr>
            <w:tcW w:w="611"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7A9D7A4E" w14:textId="33031A95" w:rsidR="00BA168E" w:rsidRPr="00BF38C6" w:rsidRDefault="00E2580D" w:rsidP="00D14C5B">
            <w:pPr>
              <w:pStyle w:val="CellHeadingCentered"/>
              <w:spacing w:line="240" w:lineRule="auto"/>
              <w:ind w:left="-42" w:right="-42"/>
              <w:rPr>
                <w:rFonts w:ascii="Arial Narrow" w:hAnsi="Arial Narrow"/>
                <w:color w:val="auto"/>
                <w:sz w:val="16"/>
                <w:szCs w:val="16"/>
              </w:rPr>
            </w:pPr>
            <w:r w:rsidRPr="00BF38C6">
              <w:rPr>
                <w:rFonts w:ascii="Arial Narrow" w:hAnsi="Arial Narrow"/>
                <w:color w:val="auto"/>
                <w:sz w:val="16"/>
                <w:szCs w:val="16"/>
              </w:rPr>
              <w:t>ПСТО</w:t>
            </w:r>
          </w:p>
        </w:tc>
        <w:tc>
          <w:tcPr>
            <w:tcW w:w="45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066A0949" w14:textId="77777777" w:rsidR="00BA168E" w:rsidRPr="00BF38C6" w:rsidRDefault="00BA168E" w:rsidP="00D14C5B">
            <w:pPr>
              <w:pStyle w:val="CellHeadingCentered"/>
              <w:spacing w:line="240" w:lineRule="auto"/>
              <w:rPr>
                <w:rFonts w:ascii="Arial Narrow" w:hAnsi="Arial Narrow"/>
                <w:color w:val="auto"/>
                <w:sz w:val="16"/>
                <w:szCs w:val="16"/>
                <w:lang w:val="ru-RU"/>
              </w:rPr>
            </w:pPr>
            <w:r w:rsidRPr="00BF38C6">
              <w:rPr>
                <w:rFonts w:ascii="Arial Narrow" w:hAnsi="Arial Narrow"/>
                <w:color w:val="auto"/>
                <w:sz w:val="16"/>
                <w:szCs w:val="16"/>
                <w:lang w:val="ru-RU"/>
              </w:rPr>
              <w:t>НРИ</w:t>
            </w:r>
          </w:p>
          <w:p w14:paraId="2CF2EE3E" w14:textId="77777777" w:rsidR="00BA168E" w:rsidRPr="00BF38C6" w:rsidRDefault="00BA168E" w:rsidP="00D14C5B">
            <w:pPr>
              <w:pStyle w:val="CellHeadingCentered"/>
              <w:spacing w:line="240" w:lineRule="auto"/>
              <w:rPr>
                <w:rFonts w:ascii="Arial Narrow" w:hAnsi="Arial Narrow"/>
                <w:color w:val="auto"/>
                <w:sz w:val="16"/>
                <w:szCs w:val="16"/>
                <w:lang w:val="ru-RU"/>
              </w:rPr>
            </w:pPr>
            <w:r w:rsidRPr="00BF38C6">
              <w:rPr>
                <w:rFonts w:ascii="Arial Narrow" w:hAnsi="Arial Narrow"/>
                <w:color w:val="auto"/>
                <w:sz w:val="16"/>
                <w:szCs w:val="16"/>
                <w:lang w:val="ru-RU"/>
              </w:rPr>
              <w:t>%</w:t>
            </w:r>
          </w:p>
        </w:tc>
      </w:tr>
      <w:tr w:rsidR="00BA168E" w:rsidRPr="00BF38C6" w14:paraId="22984B04" w14:textId="77777777" w:rsidTr="002A7110">
        <w:tc>
          <w:tcPr>
            <w:tcW w:w="3332" w:type="dxa"/>
            <w:tcBorders>
              <w:top w:val="single" w:sz="6" w:space="0" w:color="auto"/>
              <w:left w:val="single" w:sz="6" w:space="0" w:color="auto"/>
              <w:bottom w:val="single" w:sz="6" w:space="0" w:color="auto"/>
              <w:right w:val="single" w:sz="6" w:space="0" w:color="auto"/>
            </w:tcBorders>
          </w:tcPr>
          <w:p w14:paraId="6F13B46F" w14:textId="36D82B7B" w:rsidR="00BA168E" w:rsidRPr="00BF38C6" w:rsidRDefault="00BA168E" w:rsidP="00D14C5B">
            <w:pPr>
              <w:pStyle w:val="CellBody"/>
              <w:rPr>
                <w:rFonts w:ascii="Arial Narrow" w:hAnsi="Arial Narrow"/>
                <w:color w:val="auto"/>
                <w:sz w:val="16"/>
                <w:szCs w:val="16"/>
                <w:lang w:val="ru-RU"/>
              </w:rPr>
            </w:pPr>
          </w:p>
          <w:p w14:paraId="61FDEED9" w14:textId="77777777" w:rsidR="00BA168E" w:rsidRPr="00BF38C6" w:rsidRDefault="00BA168E"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AS - СЕРНАЯ КИСЛОТА</w:t>
            </w:r>
          </w:p>
          <w:p w14:paraId="65C0E3A8" w14:textId="36A610A0" w:rsidR="00BA168E" w:rsidRPr="00BF38C6" w:rsidRDefault="00BA168E"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AP – ОРТОФОСФОРНАЯ КИСЛОТА</w:t>
            </w:r>
          </w:p>
        </w:tc>
        <w:tc>
          <w:tcPr>
            <w:tcW w:w="720" w:type="dxa"/>
            <w:tcBorders>
              <w:top w:val="single" w:sz="6" w:space="0" w:color="auto"/>
              <w:left w:val="single" w:sz="6" w:space="0" w:color="auto"/>
              <w:bottom w:val="single" w:sz="6" w:space="0" w:color="auto"/>
              <w:right w:val="single" w:sz="6" w:space="0" w:color="auto"/>
            </w:tcBorders>
          </w:tcPr>
          <w:p w14:paraId="33EA824B" w14:textId="77777777" w:rsidR="00BA168E" w:rsidRPr="00BF38C6" w:rsidRDefault="00BA168E" w:rsidP="00D14C5B">
            <w:pPr>
              <w:pStyle w:val="CellBodyCentered"/>
              <w:rPr>
                <w:rFonts w:ascii="Arial Narrow" w:hAnsi="Arial Narrow"/>
                <w:b/>
                <w:color w:val="auto"/>
                <w:sz w:val="16"/>
                <w:szCs w:val="16"/>
                <w:lang w:val="ru-RU"/>
              </w:rPr>
            </w:pPr>
          </w:p>
          <w:p w14:paraId="46953E0E" w14:textId="343D0CD8" w:rsidR="00BA168E" w:rsidRPr="00BF38C6" w:rsidRDefault="00BA168E" w:rsidP="00D14C5B">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150A20</w:t>
            </w:r>
          </w:p>
        </w:tc>
        <w:tc>
          <w:tcPr>
            <w:tcW w:w="720" w:type="dxa"/>
            <w:tcBorders>
              <w:top w:val="single" w:sz="6" w:space="0" w:color="auto"/>
              <w:left w:val="single" w:sz="6" w:space="0" w:color="auto"/>
              <w:bottom w:val="single" w:sz="6" w:space="0" w:color="auto"/>
              <w:right w:val="single" w:sz="6" w:space="0" w:color="auto"/>
            </w:tcBorders>
          </w:tcPr>
          <w:p w14:paraId="667A6B83" w14:textId="77777777" w:rsidR="00BA168E" w:rsidRPr="00BF38C6" w:rsidRDefault="00BA168E" w:rsidP="00D14C5B">
            <w:pPr>
              <w:pStyle w:val="CellBodyCentered"/>
              <w:rPr>
                <w:rFonts w:ascii="Arial Narrow" w:hAnsi="Arial Narrow"/>
                <w:color w:val="auto"/>
                <w:sz w:val="16"/>
                <w:szCs w:val="16"/>
                <w:lang w:val="en-GB"/>
              </w:rPr>
            </w:pPr>
          </w:p>
          <w:p w14:paraId="017B64EC" w14:textId="1BD88A44" w:rsidR="00BA168E" w:rsidRPr="00BF38C6" w:rsidRDefault="00992A7A" w:rsidP="00D14C5B">
            <w:pPr>
              <w:pStyle w:val="CellBodyCentered"/>
              <w:rPr>
                <w:rFonts w:ascii="Arial Narrow" w:hAnsi="Arial Narrow" w:cs="Arial"/>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1684864" behindDoc="0" locked="0" layoutInCell="1" allowOverlap="1" wp14:anchorId="2DAE3028" wp14:editId="230C06C9">
                      <wp:simplePos x="0" y="0"/>
                      <wp:positionH relativeFrom="column">
                        <wp:posOffset>-897560</wp:posOffset>
                      </wp:positionH>
                      <wp:positionV relativeFrom="paragraph">
                        <wp:posOffset>170428</wp:posOffset>
                      </wp:positionV>
                      <wp:extent cx="973776" cy="221615"/>
                      <wp:effectExtent l="0" t="0" r="55245" b="64135"/>
                      <wp:wrapNone/>
                      <wp:docPr id="690110244"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776"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548A69AA" w14:textId="665FFCFD" w:rsidR="0062771D" w:rsidRPr="0062771D" w:rsidRDefault="0062771D" w:rsidP="0062771D">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097" o:spid="_x0000_s1026" style="position:absolute;left:0;text-align:left;margin-left:-70.65pt;margin-top:13.4pt;width:76.7pt;height:17.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">
                      <v:shadow on="t" color="black [3213]" opacity=".5"/>
                      <v:textbox>
                        <w:txbxContent>
                          <w:p w14:paraId="548A69AA" w14:textId="665FFCFD" w:rsidR="0062771D" w:rsidRPr="0062771D" w:rsidRDefault="0062771D" w:rsidP="0062771D">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00BA168E" w:rsidRPr="00BF38C6">
              <w:rPr>
                <w:rFonts w:ascii="Arial Narrow" w:hAnsi="Arial Narrow"/>
                <w:color w:val="auto"/>
                <w:sz w:val="16"/>
                <w:szCs w:val="16"/>
                <w:lang w:val="ru-RU"/>
              </w:rPr>
              <w:t>0</w:t>
            </w:r>
          </w:p>
        </w:tc>
        <w:tc>
          <w:tcPr>
            <w:tcW w:w="900" w:type="dxa"/>
            <w:tcBorders>
              <w:top w:val="single" w:sz="6" w:space="0" w:color="auto"/>
              <w:left w:val="single" w:sz="6" w:space="0" w:color="auto"/>
              <w:bottom w:val="single" w:sz="6" w:space="0" w:color="auto"/>
              <w:right w:val="single" w:sz="6" w:space="0" w:color="auto"/>
            </w:tcBorders>
          </w:tcPr>
          <w:p w14:paraId="75DB6D86" w14:textId="77777777" w:rsidR="00BA168E" w:rsidRPr="00BF38C6" w:rsidRDefault="00BA168E" w:rsidP="00D14C5B">
            <w:pPr>
              <w:pStyle w:val="CellBodyCentered"/>
              <w:rPr>
                <w:rFonts w:ascii="Arial Narrow" w:hAnsi="Arial Narrow"/>
                <w:color w:val="auto"/>
                <w:sz w:val="16"/>
                <w:szCs w:val="16"/>
                <w:lang w:val="en-GB"/>
              </w:rPr>
            </w:pPr>
          </w:p>
          <w:p w14:paraId="7BEB8223" w14:textId="77777777" w:rsidR="00BA168E" w:rsidRDefault="00BA168E"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СПЛАВ 20</w:t>
            </w:r>
          </w:p>
          <w:p w14:paraId="7E05ABEE" w14:textId="1EA939E2" w:rsidR="00FD0A49" w:rsidRPr="00FD0A49" w:rsidRDefault="00FD0A49" w:rsidP="00D14C5B">
            <w:pPr>
              <w:pStyle w:val="CellBodyCentered"/>
              <w:rPr>
                <w:rFonts w:ascii="Arial Narrow" w:hAnsi="Arial Narrow" w:cs="Arial"/>
                <w:color w:val="auto"/>
                <w:sz w:val="16"/>
                <w:szCs w:val="16"/>
              </w:rPr>
            </w:pPr>
            <w:ins w:id="772" w:author="Zhunisbayev, Olzhasbek [Bolashak Atyrau Limited]" w:date="2024-05-08T21:54:00Z">
              <w:r w:rsidRPr="00BF38C6">
                <w:rPr>
                  <w:rFonts w:ascii="Arial Narrow" w:hAnsi="Arial Narrow" w:cs="Arial"/>
                  <w:color w:val="auto"/>
                  <w:sz w:val="16"/>
                  <w:szCs w:val="16"/>
                  <w:lang w:val="ru-RU"/>
                </w:rPr>
                <w:t>Прим. 1</w:t>
              </w:r>
            </w:ins>
          </w:p>
        </w:tc>
        <w:tc>
          <w:tcPr>
            <w:tcW w:w="810" w:type="dxa"/>
            <w:tcBorders>
              <w:top w:val="single" w:sz="6" w:space="0" w:color="auto"/>
              <w:left w:val="single" w:sz="6" w:space="0" w:color="auto"/>
              <w:bottom w:val="single" w:sz="6" w:space="0" w:color="auto"/>
              <w:right w:val="single" w:sz="6" w:space="0" w:color="auto"/>
            </w:tcBorders>
          </w:tcPr>
          <w:p w14:paraId="3AA1D7C0" w14:textId="77777777" w:rsidR="00BA168E" w:rsidRPr="00BF38C6" w:rsidRDefault="00BA168E" w:rsidP="00D14C5B">
            <w:pPr>
              <w:pStyle w:val="CellBodyCentered"/>
              <w:rPr>
                <w:rFonts w:ascii="Arial Narrow" w:hAnsi="Arial Narrow"/>
                <w:color w:val="auto"/>
                <w:sz w:val="16"/>
                <w:szCs w:val="16"/>
                <w:lang w:val="en-GB"/>
              </w:rPr>
            </w:pPr>
          </w:p>
          <w:p w14:paraId="28C1F73B" w14:textId="77777777" w:rsidR="009C388E" w:rsidRDefault="00BA168E"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144D08AB" w14:textId="7747CC6D" w:rsidR="00BA168E" w:rsidRPr="00BF38C6" w:rsidRDefault="00BA168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sidR="009C388E">
              <w:rPr>
                <w:rFonts w:ascii="Arial Narrow" w:hAnsi="Arial Narrow"/>
                <w:color w:val="auto"/>
                <w:sz w:val="16"/>
                <w:szCs w:val="16"/>
              </w:rPr>
              <w:t xml:space="preserve"> </w:t>
            </w:r>
            <w:r w:rsidRPr="00BF38C6">
              <w:rPr>
                <w:rFonts w:ascii="Arial Narrow" w:hAnsi="Arial Narrow"/>
                <w:color w:val="auto"/>
                <w:sz w:val="16"/>
                <w:szCs w:val="16"/>
                <w:lang w:val="ru-RU"/>
              </w:rPr>
              <w:t>RF</w:t>
            </w:r>
          </w:p>
        </w:tc>
        <w:tc>
          <w:tcPr>
            <w:tcW w:w="709" w:type="dxa"/>
            <w:tcBorders>
              <w:top w:val="single" w:sz="6" w:space="0" w:color="auto"/>
              <w:left w:val="single" w:sz="6" w:space="0" w:color="auto"/>
              <w:bottom w:val="single" w:sz="6" w:space="0" w:color="auto"/>
              <w:right w:val="single" w:sz="6" w:space="0" w:color="auto"/>
            </w:tcBorders>
          </w:tcPr>
          <w:p w14:paraId="6A524C14" w14:textId="77777777" w:rsidR="00BA168E" w:rsidRPr="00BF38C6" w:rsidRDefault="00BA168E" w:rsidP="00D14C5B">
            <w:pPr>
              <w:pStyle w:val="CellBodyCentered"/>
              <w:rPr>
                <w:rFonts w:ascii="Arial Narrow" w:hAnsi="Arial Narrow"/>
                <w:color w:val="auto"/>
                <w:sz w:val="16"/>
                <w:szCs w:val="16"/>
                <w:lang w:val="en-GB"/>
              </w:rPr>
            </w:pPr>
          </w:p>
          <w:p w14:paraId="723D91CD" w14:textId="77777777" w:rsidR="00BA168E" w:rsidRPr="00BF38C6" w:rsidRDefault="00BA168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 -40 до</w:t>
            </w:r>
          </w:p>
          <w:p w14:paraId="3F0F4CF3" w14:textId="77777777" w:rsidR="00BA168E" w:rsidRPr="00BF38C6" w:rsidRDefault="00BA168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+200°C</w:t>
            </w:r>
          </w:p>
        </w:tc>
        <w:tc>
          <w:tcPr>
            <w:tcW w:w="1951" w:type="dxa"/>
            <w:tcBorders>
              <w:top w:val="single" w:sz="6" w:space="0" w:color="auto"/>
              <w:left w:val="single" w:sz="6" w:space="0" w:color="auto"/>
              <w:bottom w:val="single" w:sz="6" w:space="0" w:color="auto"/>
              <w:right w:val="single" w:sz="6" w:space="0" w:color="auto"/>
            </w:tcBorders>
          </w:tcPr>
          <w:p w14:paraId="4907DA46" w14:textId="77777777" w:rsidR="00BA168E" w:rsidRPr="00BF38C6" w:rsidRDefault="00BA168E" w:rsidP="00D14C5B">
            <w:pPr>
              <w:pStyle w:val="CellBody"/>
              <w:rPr>
                <w:rFonts w:ascii="Arial Narrow" w:hAnsi="Arial Narrow"/>
                <w:color w:val="auto"/>
                <w:sz w:val="16"/>
                <w:szCs w:val="16"/>
                <w:u w:val="single"/>
                <w:lang w:val="ru-RU"/>
              </w:rPr>
            </w:pPr>
          </w:p>
          <w:p w14:paraId="4D4D7AA8" w14:textId="6BDA4A31" w:rsidR="00BA168E" w:rsidRPr="00BF38C6" w:rsidRDefault="00BA168E" w:rsidP="00D14C5B">
            <w:pPr>
              <w:pStyle w:val="CellBody"/>
              <w:rPr>
                <w:rFonts w:ascii="Arial Narrow" w:hAnsi="Arial Narrow" w:cs="Arial"/>
                <w:color w:val="auto"/>
                <w:sz w:val="16"/>
                <w:szCs w:val="16"/>
                <w:u w:val="single"/>
                <w:lang w:val="ru-RU"/>
              </w:rPr>
            </w:pPr>
            <w:r w:rsidRPr="00BF38C6">
              <w:rPr>
                <w:rFonts w:ascii="Arial Narrow" w:hAnsi="Arial Narrow"/>
                <w:color w:val="auto"/>
                <w:sz w:val="16"/>
                <w:szCs w:val="16"/>
                <w:u w:val="single"/>
                <w:lang w:val="ru-RU"/>
              </w:rPr>
              <w:t>По ASME B16.5, группа матер 3.1 (огран</w:t>
            </w:r>
            <w:r w:rsidR="00FD0A49" w:rsidRPr="006759B5">
              <w:rPr>
                <w:rFonts w:ascii="Arial Narrow" w:hAnsi="Arial Narrow"/>
                <w:color w:val="auto"/>
                <w:sz w:val="16"/>
                <w:szCs w:val="16"/>
                <w:u w:val="single"/>
                <w:lang w:val="ru-RU"/>
              </w:rPr>
              <w:t>.</w:t>
            </w:r>
            <w:r w:rsidRPr="00BF38C6">
              <w:rPr>
                <w:rFonts w:ascii="Arial Narrow" w:hAnsi="Arial Narrow"/>
                <w:color w:val="auto"/>
                <w:sz w:val="16"/>
                <w:szCs w:val="16"/>
                <w:u w:val="single"/>
                <w:lang w:val="ru-RU"/>
              </w:rPr>
              <w:t xml:space="preserve"> </w:t>
            </w:r>
            <w:r w:rsidR="00FD0A49" w:rsidRPr="006759B5">
              <w:rPr>
                <w:rFonts w:ascii="Arial Narrow" w:hAnsi="Arial Narrow"/>
                <w:color w:val="auto"/>
                <w:sz w:val="16"/>
                <w:szCs w:val="16"/>
                <w:u w:val="single"/>
                <w:lang w:val="ru-RU"/>
              </w:rPr>
              <w:t>к</w:t>
            </w:r>
            <w:r w:rsidR="00890695" w:rsidRPr="006759B5">
              <w:rPr>
                <w:rFonts w:ascii="Arial Narrow" w:hAnsi="Arial Narrow"/>
                <w:color w:val="auto"/>
                <w:sz w:val="16"/>
                <w:szCs w:val="16"/>
                <w:u w:val="single"/>
                <w:lang w:val="ru-RU"/>
              </w:rPr>
              <w:t>лассом</w:t>
            </w:r>
            <w:r w:rsidR="00FD0A49" w:rsidRPr="006759B5">
              <w:rPr>
                <w:rFonts w:ascii="Arial Narrow" w:hAnsi="Arial Narrow"/>
                <w:color w:val="auto"/>
                <w:sz w:val="16"/>
                <w:szCs w:val="16"/>
                <w:u w:val="single"/>
                <w:lang w:val="ru-RU"/>
              </w:rPr>
              <w:t xml:space="preserve"> </w:t>
            </w:r>
            <w:r w:rsidRPr="00BF38C6">
              <w:rPr>
                <w:rFonts w:ascii="Arial Narrow" w:hAnsi="Arial Narrow"/>
                <w:color w:val="auto"/>
                <w:sz w:val="16"/>
                <w:szCs w:val="16"/>
                <w:u w:val="single"/>
                <w:lang w:val="ru-RU"/>
              </w:rPr>
              <w:t>фланц</w:t>
            </w:r>
            <w:r w:rsidR="00797682" w:rsidRPr="006759B5">
              <w:rPr>
                <w:rFonts w:ascii="Arial Narrow" w:hAnsi="Arial Narrow"/>
                <w:color w:val="auto"/>
                <w:sz w:val="16"/>
                <w:szCs w:val="16"/>
                <w:u w:val="single"/>
                <w:lang w:val="ru-RU"/>
              </w:rPr>
              <w:t>ев</w:t>
            </w:r>
            <w:r w:rsidRPr="00BF38C6">
              <w:rPr>
                <w:rFonts w:ascii="Arial Narrow" w:hAnsi="Arial Narrow"/>
                <w:color w:val="auto"/>
                <w:sz w:val="16"/>
                <w:szCs w:val="16"/>
                <w:u w:val="single"/>
                <w:lang w:val="ru-RU"/>
              </w:rPr>
              <w:t>)</w:t>
            </w:r>
          </w:p>
          <w:p w14:paraId="306766F5" w14:textId="4630D4CA" w:rsidR="00BA168E" w:rsidRPr="00BF38C6" w:rsidRDefault="00A80D41"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w:t>
            </w:r>
            <w:r w:rsidR="00BA168E" w:rsidRPr="00BF38C6">
              <w:rPr>
                <w:rFonts w:ascii="Arial Narrow" w:hAnsi="Arial Narrow"/>
                <w:color w:val="auto"/>
                <w:sz w:val="16"/>
                <w:szCs w:val="16"/>
                <w:lang w:val="ru-RU"/>
              </w:rPr>
              <w:t xml:space="preserve"> до 38°</w:t>
            </w:r>
            <w:r w:rsidR="00BA168E" w:rsidRPr="00BF38C6">
              <w:rPr>
                <w:rFonts w:ascii="Arial Narrow" w:hAnsi="Arial Narrow"/>
                <w:snapToGrid w:val="0"/>
                <w:color w:val="auto"/>
                <w:sz w:val="16"/>
                <w:szCs w:val="16"/>
                <w:lang w:val="ru-RU"/>
              </w:rPr>
              <w:t xml:space="preserve">C </w:t>
            </w:r>
            <w:r w:rsidR="00BA168E" w:rsidRPr="00BF38C6">
              <w:rPr>
                <w:rFonts w:ascii="Arial Narrow" w:hAnsi="Arial Narrow"/>
                <w:color w:val="auto"/>
                <w:sz w:val="16"/>
                <w:szCs w:val="16"/>
                <w:lang w:val="ru-RU"/>
              </w:rPr>
              <w:t>= 20,0</w:t>
            </w:r>
            <w:r w:rsidRPr="006759B5">
              <w:rPr>
                <w:rFonts w:ascii="Arial Narrow" w:hAnsi="Arial Narrow"/>
                <w:color w:val="auto"/>
                <w:sz w:val="16"/>
                <w:szCs w:val="16"/>
                <w:lang w:val="ru-RU"/>
              </w:rPr>
              <w:t xml:space="preserve"> </w:t>
            </w:r>
            <w:r>
              <w:rPr>
                <w:rFonts w:ascii="Arial Narrow" w:hAnsi="Arial Narrow"/>
                <w:color w:val="auto"/>
                <w:sz w:val="16"/>
                <w:szCs w:val="16"/>
                <w:lang w:val="kk-KZ"/>
              </w:rPr>
              <w:t>бар</w:t>
            </w:r>
            <w:r w:rsidR="00BA168E" w:rsidRPr="00BF38C6">
              <w:rPr>
                <w:rFonts w:ascii="Arial Narrow" w:hAnsi="Arial Narrow"/>
                <w:color w:val="auto"/>
                <w:sz w:val="16"/>
                <w:szCs w:val="16"/>
                <w:lang w:val="ru-RU"/>
              </w:rPr>
              <w:t xml:space="preserve"> (изб.)</w:t>
            </w:r>
          </w:p>
          <w:p w14:paraId="09E59C60" w14:textId="214BE11C" w:rsidR="00BA168E" w:rsidRPr="00BF38C6" w:rsidRDefault="00BA168E"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w:t>
            </w:r>
            <w:r w:rsidRPr="00BF38C6">
              <w:rPr>
                <w:rFonts w:ascii="Arial Narrow" w:hAnsi="Arial Narrow"/>
                <w:snapToGrid w:val="0"/>
                <w:color w:val="auto"/>
                <w:sz w:val="16"/>
                <w:szCs w:val="16"/>
                <w:lang w:val="ru-RU"/>
              </w:rPr>
              <w:t xml:space="preserve">C = 19,5 </w:t>
            </w:r>
            <w:r w:rsidRPr="00BF38C6">
              <w:rPr>
                <w:rFonts w:ascii="Arial Narrow" w:hAnsi="Arial Narrow"/>
                <w:color w:val="auto"/>
                <w:sz w:val="16"/>
                <w:szCs w:val="16"/>
                <w:lang w:val="ru-RU"/>
              </w:rPr>
              <w:t>бар (изб.)</w:t>
            </w:r>
          </w:p>
          <w:p w14:paraId="48ACBA68" w14:textId="5801ABE0" w:rsidR="00BA168E" w:rsidRPr="00BF38C6" w:rsidRDefault="00BA168E"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17,7 </w:t>
            </w:r>
            <w:r w:rsidRPr="00BF38C6">
              <w:rPr>
                <w:rFonts w:ascii="Arial Narrow" w:hAnsi="Arial Narrow"/>
                <w:color w:val="auto"/>
                <w:sz w:val="16"/>
                <w:szCs w:val="16"/>
                <w:lang w:val="ru-RU"/>
              </w:rPr>
              <w:t>бар (изб.)</w:t>
            </w:r>
          </w:p>
          <w:p w14:paraId="25781614" w14:textId="40D134DF" w:rsidR="00BA168E" w:rsidRPr="00BF38C6" w:rsidRDefault="00BA168E"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15,8 </w:t>
            </w:r>
            <w:r w:rsidRPr="00BF38C6">
              <w:rPr>
                <w:rFonts w:ascii="Arial Narrow" w:hAnsi="Arial Narrow"/>
                <w:color w:val="auto"/>
                <w:sz w:val="16"/>
                <w:szCs w:val="16"/>
                <w:lang w:val="ru-RU"/>
              </w:rPr>
              <w:t>бар (изб.)</w:t>
            </w:r>
          </w:p>
          <w:p w14:paraId="4739B65E" w14:textId="77777777" w:rsidR="00BA168E" w:rsidRDefault="00BA168E" w:rsidP="00D14C5B">
            <w:pPr>
              <w:pStyle w:val="CellBody"/>
              <w:rPr>
                <w:rFonts w:ascii="Arial Narrow" w:hAnsi="Arial Narrow"/>
                <w:color w:val="auto"/>
                <w:sz w:val="16"/>
                <w:szCs w:val="16"/>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13,8 </w:t>
            </w:r>
            <w:r w:rsidRPr="00BF38C6">
              <w:rPr>
                <w:rFonts w:ascii="Arial Narrow" w:hAnsi="Arial Narrow"/>
                <w:color w:val="auto"/>
                <w:sz w:val="16"/>
                <w:szCs w:val="16"/>
                <w:lang w:val="ru-RU"/>
              </w:rPr>
              <w:t>бар (изб.)</w:t>
            </w:r>
          </w:p>
          <w:p w14:paraId="0AF3BF22" w14:textId="6CE7AE9F" w:rsidR="00797682" w:rsidRPr="00797682" w:rsidRDefault="00797682" w:rsidP="00D14C5B">
            <w:pPr>
              <w:pStyle w:val="CellBody"/>
              <w:rPr>
                <w:rFonts w:ascii="Arial Narrow" w:hAnsi="Arial Narrow" w:cs="Arial"/>
                <w:color w:val="auto"/>
                <w:sz w:val="16"/>
                <w:szCs w:val="16"/>
              </w:rPr>
            </w:pPr>
          </w:p>
        </w:tc>
        <w:tc>
          <w:tcPr>
            <w:tcW w:w="611" w:type="dxa"/>
            <w:tcBorders>
              <w:top w:val="single" w:sz="6" w:space="0" w:color="auto"/>
              <w:left w:val="single" w:sz="6" w:space="0" w:color="auto"/>
              <w:bottom w:val="single" w:sz="6" w:space="0" w:color="auto"/>
              <w:right w:val="single" w:sz="6" w:space="0" w:color="auto"/>
            </w:tcBorders>
          </w:tcPr>
          <w:p w14:paraId="43F821DD" w14:textId="77777777" w:rsidR="00BA168E" w:rsidRPr="00BF38C6" w:rsidRDefault="00BA168E" w:rsidP="00D14C5B">
            <w:pPr>
              <w:pStyle w:val="CellBodyCentered"/>
              <w:rPr>
                <w:rFonts w:ascii="Arial Narrow" w:hAnsi="Arial Narrow"/>
                <w:color w:val="auto"/>
                <w:sz w:val="16"/>
                <w:szCs w:val="16"/>
                <w:lang w:val="ru-RU"/>
              </w:rPr>
            </w:pPr>
          </w:p>
          <w:p w14:paraId="21380310" w14:textId="77777777" w:rsidR="00BA168E" w:rsidRPr="00BF38C6" w:rsidRDefault="00BA168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7CDA463D" w14:textId="77777777" w:rsidR="00BA168E" w:rsidRPr="00BF38C6" w:rsidRDefault="00BA168E" w:rsidP="00D14C5B">
            <w:pPr>
              <w:pStyle w:val="CellBodyCentered"/>
              <w:rPr>
                <w:rFonts w:ascii="Arial Narrow" w:hAnsi="Arial Narrow"/>
                <w:color w:val="auto"/>
                <w:sz w:val="16"/>
                <w:szCs w:val="16"/>
                <w:lang w:val="en-GB"/>
              </w:rPr>
            </w:pPr>
          </w:p>
          <w:p w14:paraId="5CC592A9" w14:textId="77777777" w:rsidR="00BA168E" w:rsidRPr="00BF38C6" w:rsidRDefault="00BA168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tc>
      </w:tr>
      <w:tr w:rsidR="001E6ACF" w:rsidRPr="00BF38C6" w14:paraId="568A9BD6" w14:textId="77777777" w:rsidTr="002A7110">
        <w:tc>
          <w:tcPr>
            <w:tcW w:w="3332" w:type="dxa"/>
            <w:tcBorders>
              <w:top w:val="single" w:sz="6" w:space="0" w:color="auto"/>
              <w:left w:val="single" w:sz="6" w:space="0" w:color="auto"/>
              <w:bottom w:val="single" w:sz="6" w:space="0" w:color="auto"/>
              <w:right w:val="single" w:sz="6" w:space="0" w:color="auto"/>
            </w:tcBorders>
          </w:tcPr>
          <w:p w14:paraId="2E08D6DF" w14:textId="77777777" w:rsidR="001E6ACF" w:rsidRPr="004B618B" w:rsidRDefault="001E6ACF" w:rsidP="00D14C5B">
            <w:pPr>
              <w:pStyle w:val="CellBody"/>
              <w:rPr>
                <w:ins w:id="773" w:author="Zhunisbayev, Olzhasbek [Bolashak Atyrau Limited]" w:date="2024-05-08T22:21:00Z"/>
                <w:rFonts w:ascii="Arial Narrow" w:hAnsi="Arial Narrow"/>
                <w:color w:val="auto"/>
                <w:sz w:val="16"/>
                <w:szCs w:val="16"/>
                <w:lang w:val="ru-RU"/>
              </w:rPr>
            </w:pPr>
          </w:p>
          <w:p w14:paraId="2427F42B" w14:textId="77777777" w:rsidR="00F6687A" w:rsidRPr="00BF38C6" w:rsidRDefault="00F6687A" w:rsidP="00D14C5B">
            <w:pPr>
              <w:pStyle w:val="CellBody"/>
              <w:rPr>
                <w:ins w:id="774" w:author="Zhunisbayev, Olzhasbek [Bolashak Atyrau Limited]" w:date="2024-05-08T22:21:00Z"/>
                <w:rFonts w:ascii="Arial Narrow" w:hAnsi="Arial Narrow" w:cs="Arial"/>
                <w:color w:val="auto"/>
                <w:sz w:val="16"/>
                <w:szCs w:val="16"/>
                <w:lang w:val="ru-RU"/>
              </w:rPr>
            </w:pPr>
            <w:ins w:id="775" w:author="Zhunisbayev, Olzhasbek [Bolashak Atyrau Limited]" w:date="2024-05-08T22:21:00Z">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ins>
          </w:p>
          <w:p w14:paraId="444E1E90" w14:textId="77777777" w:rsidR="00F6687A" w:rsidRPr="00BF38C6" w:rsidRDefault="00F6687A" w:rsidP="00D14C5B">
            <w:pPr>
              <w:pStyle w:val="CellBody"/>
              <w:rPr>
                <w:ins w:id="776" w:author="Zhunisbayev, Olzhasbek [Bolashak Atyrau Limited]" w:date="2024-05-08T22:22:00Z"/>
                <w:rFonts w:ascii="Arial Narrow" w:hAnsi="Arial Narrow" w:cs="Arial"/>
                <w:color w:val="auto"/>
                <w:sz w:val="16"/>
                <w:szCs w:val="16"/>
                <w:lang w:val="ru-RU"/>
              </w:rPr>
            </w:pPr>
            <w:ins w:id="777" w:author="Zhunisbayev, Olzhasbek [Bolashak Atyrau Limited]" w:date="2024-05-08T22:22:00Z">
              <w:r w:rsidRPr="00BF38C6">
                <w:rPr>
                  <w:rFonts w:ascii="Arial Narrow" w:hAnsi="Arial Narrow" w:cs="Arial"/>
                  <w:color w:val="auto"/>
                  <w:sz w:val="16"/>
                  <w:szCs w:val="16"/>
                  <w:lang w:val="en-GB"/>
                </w:rPr>
                <w:t>PHC</w:t>
              </w:r>
              <w:r w:rsidRPr="004B618B">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ТЕХНОЛОГ</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УГЛЕВОДОРОДЫ</w:t>
              </w:r>
            </w:ins>
          </w:p>
          <w:p w14:paraId="2BCED037" w14:textId="77777777" w:rsidR="00F6687A" w:rsidRPr="00BF38C6" w:rsidRDefault="00F6687A" w:rsidP="00D14C5B">
            <w:pPr>
              <w:pStyle w:val="CellBody"/>
              <w:rPr>
                <w:ins w:id="778" w:author="Zhunisbayev, Olzhasbek [Bolashak Atyrau Limited]" w:date="2024-05-08T22:21:00Z"/>
                <w:rFonts w:ascii="Arial Narrow" w:hAnsi="Arial Narrow" w:cs="Arial"/>
                <w:color w:val="auto"/>
                <w:sz w:val="16"/>
                <w:szCs w:val="16"/>
                <w:lang w:val="ru-RU"/>
              </w:rPr>
            </w:pPr>
            <w:ins w:id="779" w:author="Zhunisbayev, Olzhasbek [Bolashak Atyrau Limited]" w:date="2024-05-08T22:21:00Z">
              <w:r w:rsidRPr="00BF38C6">
                <w:rPr>
                  <w:rFonts w:ascii="Arial Narrow" w:hAnsi="Arial Narrow" w:cs="Arial"/>
                  <w:color w:val="auto"/>
                  <w:sz w:val="16"/>
                  <w:szCs w:val="16"/>
                  <w:lang w:val="en-GB"/>
                </w:rPr>
                <w:t>WSR</w:t>
              </w:r>
              <w:r w:rsidRPr="00BF38C6">
                <w:rPr>
                  <w:rFonts w:ascii="Arial Narrow" w:hAnsi="Arial Narrow" w:cs="Arial"/>
                  <w:color w:val="auto"/>
                  <w:sz w:val="16"/>
                  <w:szCs w:val="16"/>
                  <w:lang w:val="ru-RU"/>
                </w:rPr>
                <w:t xml:space="preserve"> – КИСЛАЯ ВОДА</w:t>
              </w:r>
            </w:ins>
          </w:p>
          <w:p w14:paraId="24C1A89F" w14:textId="77777777" w:rsidR="00F6687A" w:rsidRPr="00F6687A" w:rsidRDefault="00F6687A" w:rsidP="00D14C5B">
            <w:pPr>
              <w:pStyle w:val="CellBody"/>
              <w:rPr>
                <w:rFonts w:ascii="Arial Narrow" w:hAnsi="Arial Narrow"/>
                <w:color w:val="auto"/>
                <w:sz w:val="16"/>
                <w:szCs w:val="16"/>
                <w:rPrChange w:id="780" w:author="Zhunisbayev, Olzhasbek [Bolashak Atyrau Limited]" w:date="2024-05-08T22:21:00Z">
                  <w:rPr>
                    <w:rFonts w:ascii="Arial Narrow" w:hAnsi="Arial Narrow"/>
                    <w:color w:val="auto"/>
                    <w:sz w:val="16"/>
                    <w:szCs w:val="16"/>
                    <w:lang w:val="ru-RU"/>
                  </w:rPr>
                </w:rPrChange>
              </w:rPr>
            </w:pPr>
          </w:p>
        </w:tc>
        <w:tc>
          <w:tcPr>
            <w:tcW w:w="720" w:type="dxa"/>
            <w:tcBorders>
              <w:top w:val="single" w:sz="6" w:space="0" w:color="auto"/>
              <w:left w:val="single" w:sz="6" w:space="0" w:color="auto"/>
              <w:bottom w:val="single" w:sz="6" w:space="0" w:color="auto"/>
              <w:right w:val="single" w:sz="6" w:space="0" w:color="auto"/>
            </w:tcBorders>
          </w:tcPr>
          <w:p w14:paraId="56F361B4" w14:textId="77777777" w:rsidR="00F6687A" w:rsidRDefault="00F6687A" w:rsidP="00D14C5B">
            <w:pPr>
              <w:pStyle w:val="CellBodyCentered"/>
              <w:rPr>
                <w:rFonts w:ascii="Arial Narrow" w:hAnsi="Arial Narrow" w:cs="Arial"/>
                <w:b/>
                <w:color w:val="auto"/>
                <w:sz w:val="16"/>
                <w:szCs w:val="16"/>
                <w:lang w:val="en-GB"/>
              </w:rPr>
            </w:pPr>
          </w:p>
          <w:p w14:paraId="346EB501" w14:textId="2BC24590" w:rsidR="001E6ACF" w:rsidRPr="00BF38C6" w:rsidRDefault="001E6ACF" w:rsidP="00D14C5B">
            <w:pPr>
              <w:pStyle w:val="CellBodyCentered"/>
              <w:rPr>
                <w:rFonts w:ascii="Arial Narrow" w:hAnsi="Arial Narrow"/>
                <w:b/>
                <w:color w:val="auto"/>
                <w:sz w:val="16"/>
                <w:szCs w:val="16"/>
                <w:lang w:val="ru-RU"/>
              </w:rPr>
            </w:pPr>
            <w:ins w:id="781" w:author="Zhunisbayev, Olzhasbek [Bolashak Atyrau Limited]" w:date="2024-05-08T22:20:00Z">
              <w:r w:rsidRPr="00014E44">
                <w:rPr>
                  <w:rFonts w:ascii="Arial Narrow" w:hAnsi="Arial Narrow" w:cs="Arial"/>
                  <w:b/>
                  <w:color w:val="auto"/>
                  <w:sz w:val="16"/>
                  <w:szCs w:val="16"/>
                  <w:lang w:val="en-GB"/>
                </w:rPr>
                <w:t>150A80</w:t>
              </w:r>
            </w:ins>
          </w:p>
        </w:tc>
        <w:tc>
          <w:tcPr>
            <w:tcW w:w="720" w:type="dxa"/>
            <w:tcBorders>
              <w:top w:val="single" w:sz="6" w:space="0" w:color="auto"/>
              <w:left w:val="single" w:sz="6" w:space="0" w:color="auto"/>
              <w:bottom w:val="single" w:sz="6" w:space="0" w:color="auto"/>
              <w:right w:val="single" w:sz="6" w:space="0" w:color="auto"/>
            </w:tcBorders>
          </w:tcPr>
          <w:p w14:paraId="474B1B2B" w14:textId="77777777" w:rsidR="00F6687A" w:rsidRDefault="00F6687A" w:rsidP="00D14C5B">
            <w:pPr>
              <w:pStyle w:val="CellBodyCentered"/>
              <w:rPr>
                <w:rFonts w:ascii="Arial Narrow" w:hAnsi="Arial Narrow"/>
                <w:color w:val="auto"/>
                <w:sz w:val="16"/>
                <w:szCs w:val="16"/>
                <w:lang w:val="en-GB"/>
              </w:rPr>
            </w:pPr>
          </w:p>
          <w:p w14:paraId="1622A7A8" w14:textId="58D39013" w:rsidR="001E6ACF" w:rsidRPr="00BF38C6" w:rsidRDefault="001E6ACF" w:rsidP="00D14C5B">
            <w:pPr>
              <w:pStyle w:val="CellBodyCentered"/>
              <w:rPr>
                <w:rFonts w:ascii="Arial Narrow" w:hAnsi="Arial Narrow"/>
                <w:color w:val="auto"/>
                <w:sz w:val="16"/>
                <w:szCs w:val="16"/>
                <w:lang w:val="en-GB"/>
              </w:rPr>
            </w:pPr>
            <w:ins w:id="782" w:author="Zhunisbayev, Olzhasbek [Bolashak Atyrau Limited]" w:date="2024-05-08T22:20:00Z">
              <w:r>
                <w:rPr>
                  <w:rFonts w:ascii="Arial Narrow" w:hAnsi="Arial Narrow"/>
                  <w:color w:val="auto"/>
                  <w:sz w:val="16"/>
                  <w:szCs w:val="16"/>
                  <w:lang w:val="en-GB"/>
                </w:rPr>
                <w:t>1</w:t>
              </w:r>
            </w:ins>
          </w:p>
        </w:tc>
        <w:tc>
          <w:tcPr>
            <w:tcW w:w="900" w:type="dxa"/>
            <w:tcBorders>
              <w:top w:val="single" w:sz="6" w:space="0" w:color="auto"/>
              <w:left w:val="single" w:sz="6" w:space="0" w:color="auto"/>
              <w:bottom w:val="single" w:sz="6" w:space="0" w:color="auto"/>
              <w:right w:val="single" w:sz="6" w:space="0" w:color="auto"/>
            </w:tcBorders>
          </w:tcPr>
          <w:p w14:paraId="6B3E4875" w14:textId="77777777" w:rsidR="00F6687A" w:rsidRDefault="00F6687A" w:rsidP="00D14C5B">
            <w:pPr>
              <w:pStyle w:val="CellBodyCentered"/>
              <w:rPr>
                <w:rFonts w:ascii="Arial Narrow" w:hAnsi="Arial Narrow" w:cs="Arial"/>
                <w:color w:val="auto"/>
                <w:sz w:val="16"/>
                <w:szCs w:val="16"/>
              </w:rPr>
            </w:pPr>
          </w:p>
          <w:p w14:paraId="1DE97F02" w14:textId="7CBF5560" w:rsidR="001E6ACF" w:rsidRPr="001549BC" w:rsidRDefault="001549BC" w:rsidP="00D14C5B">
            <w:pPr>
              <w:pStyle w:val="CellBodyCentered"/>
              <w:rPr>
                <w:ins w:id="783"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СПЛАВ</w:t>
            </w:r>
            <w:ins w:id="784" w:author="Zhunisbayev, Olzhasbek [Bolashak Atyrau Limited]" w:date="2024-05-08T22:20:00Z">
              <w:r w:rsidR="001E6ACF" w:rsidRPr="00BF38C6">
                <w:rPr>
                  <w:rFonts w:ascii="Arial Narrow" w:hAnsi="Arial Narrow" w:cs="Arial"/>
                  <w:color w:val="auto"/>
                  <w:sz w:val="16"/>
                  <w:szCs w:val="16"/>
                  <w:lang w:val="ru-RU"/>
                </w:rPr>
                <w:t xml:space="preserve"> 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4A8685AA" w14:textId="3B67FE1F" w:rsidR="001E6ACF" w:rsidRPr="00BF38C6" w:rsidRDefault="00F6687A" w:rsidP="00D14C5B">
            <w:pPr>
              <w:pStyle w:val="CellBodyCentered"/>
              <w:rPr>
                <w:rFonts w:ascii="Arial Narrow" w:hAnsi="Arial Narrow"/>
                <w:color w:val="auto"/>
                <w:sz w:val="16"/>
                <w:szCs w:val="16"/>
                <w:lang w:val="en-GB"/>
              </w:rPr>
            </w:pPr>
            <w:ins w:id="785" w:author="Zhunisbayev, Olzhasbek [Bolashak Atyrau Limited]" w:date="2024-05-08T21:54:00Z">
              <w:r w:rsidRPr="00BF38C6">
                <w:rPr>
                  <w:rFonts w:ascii="Arial Narrow" w:hAnsi="Arial Narrow" w:cs="Arial"/>
                  <w:color w:val="auto"/>
                  <w:sz w:val="16"/>
                  <w:szCs w:val="16"/>
                  <w:lang w:val="ru-RU"/>
                </w:rPr>
                <w:t>Прим. 1</w:t>
              </w:r>
            </w:ins>
          </w:p>
        </w:tc>
        <w:tc>
          <w:tcPr>
            <w:tcW w:w="810" w:type="dxa"/>
            <w:tcBorders>
              <w:top w:val="single" w:sz="6" w:space="0" w:color="auto"/>
              <w:left w:val="single" w:sz="6" w:space="0" w:color="auto"/>
              <w:bottom w:val="single" w:sz="6" w:space="0" w:color="auto"/>
              <w:right w:val="single" w:sz="6" w:space="0" w:color="auto"/>
            </w:tcBorders>
          </w:tcPr>
          <w:p w14:paraId="49A24793" w14:textId="77777777" w:rsidR="00F6687A" w:rsidRDefault="00F6687A" w:rsidP="00D14C5B">
            <w:pPr>
              <w:pStyle w:val="CellBodyCentered"/>
              <w:rPr>
                <w:rFonts w:ascii="Arial Narrow" w:hAnsi="Arial Narrow"/>
                <w:color w:val="auto"/>
                <w:sz w:val="16"/>
                <w:szCs w:val="16"/>
              </w:rPr>
            </w:pPr>
          </w:p>
          <w:p w14:paraId="46022DD1" w14:textId="4C3C8AB6" w:rsidR="001E6ACF" w:rsidRDefault="001E6ACF" w:rsidP="00D14C5B">
            <w:pPr>
              <w:pStyle w:val="CellBodyCentered"/>
              <w:rPr>
                <w:ins w:id="786" w:author="Zhunisbayev, Olzhasbek [Bolashak Atyrau Limited]" w:date="2024-05-08T22:20:00Z"/>
                <w:rFonts w:ascii="Arial Narrow" w:hAnsi="Arial Narrow"/>
                <w:color w:val="auto"/>
                <w:sz w:val="16"/>
                <w:szCs w:val="16"/>
              </w:rPr>
            </w:pPr>
            <w:ins w:id="787" w:author="Zhunisbayev, Olzhasbek [Bolashak Atyrau Limited]" w:date="2024-05-08T22:20:00Z">
              <w:r w:rsidRPr="00BF38C6">
                <w:rPr>
                  <w:rFonts w:ascii="Arial Narrow" w:hAnsi="Arial Narrow"/>
                  <w:color w:val="auto"/>
                  <w:sz w:val="16"/>
                  <w:szCs w:val="16"/>
                  <w:lang w:val="ru-RU"/>
                </w:rPr>
                <w:t xml:space="preserve">КЛАСС </w:t>
              </w:r>
            </w:ins>
          </w:p>
          <w:p w14:paraId="25C295FD" w14:textId="5CA483A4" w:rsidR="001E6ACF" w:rsidRPr="00BF38C6" w:rsidRDefault="001E6ACF" w:rsidP="00D14C5B">
            <w:pPr>
              <w:pStyle w:val="CellBodyCentered"/>
              <w:rPr>
                <w:rFonts w:ascii="Arial Narrow" w:hAnsi="Arial Narrow"/>
                <w:color w:val="auto"/>
                <w:sz w:val="16"/>
                <w:szCs w:val="16"/>
                <w:lang w:val="en-GB"/>
              </w:rPr>
            </w:pPr>
            <w:ins w:id="788" w:author="Zhunisbayev, Olzhasbek [Bolashak Atyrau Limited]" w:date="2024-05-08T22:20:00Z">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ins>
          </w:p>
        </w:tc>
        <w:tc>
          <w:tcPr>
            <w:tcW w:w="709" w:type="dxa"/>
            <w:tcBorders>
              <w:top w:val="single" w:sz="6" w:space="0" w:color="auto"/>
              <w:left w:val="single" w:sz="6" w:space="0" w:color="auto"/>
              <w:bottom w:val="single" w:sz="6" w:space="0" w:color="auto"/>
              <w:right w:val="single" w:sz="6" w:space="0" w:color="auto"/>
            </w:tcBorders>
          </w:tcPr>
          <w:p w14:paraId="59A54036" w14:textId="77777777" w:rsidR="00F6687A" w:rsidRDefault="00F6687A" w:rsidP="00D14C5B">
            <w:pPr>
              <w:pStyle w:val="CellBodyCentered"/>
              <w:rPr>
                <w:rFonts w:ascii="Arial Narrow" w:hAnsi="Arial Narrow"/>
                <w:color w:val="auto"/>
                <w:sz w:val="16"/>
                <w:szCs w:val="16"/>
              </w:rPr>
            </w:pPr>
          </w:p>
          <w:p w14:paraId="73CDAD55" w14:textId="09068191" w:rsidR="001E6ACF" w:rsidRPr="00BF38C6" w:rsidRDefault="001E6ACF" w:rsidP="00D14C5B">
            <w:pPr>
              <w:pStyle w:val="CellBodyCentered"/>
              <w:rPr>
                <w:ins w:id="789" w:author="Zhunisbayev, Olzhasbek [Bolashak Atyrau Limited]" w:date="2024-05-08T22:20:00Z"/>
                <w:rFonts w:ascii="Arial Narrow" w:hAnsi="Arial Narrow" w:cs="Arial"/>
                <w:color w:val="auto"/>
                <w:sz w:val="16"/>
                <w:szCs w:val="16"/>
                <w:lang w:val="ru-RU"/>
              </w:rPr>
            </w:pPr>
            <w:ins w:id="790" w:author="Zhunisbayev, Olzhasbek [Bolashak Atyrau Limited]" w:date="2024-05-08T22:20:00Z">
              <w:r w:rsidRPr="00BF38C6">
                <w:rPr>
                  <w:rFonts w:ascii="Arial Narrow" w:hAnsi="Arial Narrow"/>
                  <w:color w:val="auto"/>
                  <w:sz w:val="16"/>
                  <w:szCs w:val="16"/>
                  <w:lang w:val="ru-RU"/>
                </w:rPr>
                <w:t>От -40 до</w:t>
              </w:r>
            </w:ins>
          </w:p>
          <w:p w14:paraId="3500CC79" w14:textId="4E3C6DE9" w:rsidR="001E6ACF" w:rsidRPr="00BF38C6" w:rsidRDefault="001E6ACF" w:rsidP="00D14C5B">
            <w:pPr>
              <w:pStyle w:val="CellBodyCentered"/>
              <w:rPr>
                <w:rFonts w:ascii="Arial Narrow" w:hAnsi="Arial Narrow"/>
                <w:color w:val="auto"/>
                <w:sz w:val="16"/>
                <w:szCs w:val="16"/>
                <w:lang w:val="en-GB"/>
              </w:rPr>
            </w:pPr>
            <w:ins w:id="791" w:author="Zhunisbayev, Olzhasbek [Bolashak Atyrau Limited]" w:date="2024-05-08T22:20:00Z">
              <w:r w:rsidRPr="00BF38C6">
                <w:rPr>
                  <w:rFonts w:ascii="Arial Narrow" w:hAnsi="Arial Narrow"/>
                  <w:color w:val="auto"/>
                  <w:sz w:val="16"/>
                  <w:szCs w:val="16"/>
                  <w:lang w:val="ru-RU"/>
                </w:rPr>
                <w:t>+2</w:t>
              </w:r>
              <w:r>
                <w:rPr>
                  <w:rFonts w:ascii="Arial Narrow" w:hAnsi="Arial Narrow"/>
                  <w:color w:val="auto"/>
                  <w:sz w:val="16"/>
                  <w:szCs w:val="16"/>
                </w:rPr>
                <w:t>3</w:t>
              </w:r>
              <w:r w:rsidRPr="00BF38C6">
                <w:rPr>
                  <w:rFonts w:ascii="Arial Narrow" w:hAnsi="Arial Narrow"/>
                  <w:color w:val="auto"/>
                  <w:sz w:val="16"/>
                  <w:szCs w:val="16"/>
                  <w:lang w:val="ru-RU"/>
                </w:rPr>
                <w:t>0°C</w:t>
              </w:r>
            </w:ins>
          </w:p>
        </w:tc>
        <w:tc>
          <w:tcPr>
            <w:tcW w:w="1951" w:type="dxa"/>
            <w:tcBorders>
              <w:top w:val="single" w:sz="6" w:space="0" w:color="auto"/>
              <w:left w:val="single" w:sz="6" w:space="0" w:color="auto"/>
              <w:bottom w:val="single" w:sz="6" w:space="0" w:color="auto"/>
              <w:right w:val="single" w:sz="6" w:space="0" w:color="auto"/>
            </w:tcBorders>
          </w:tcPr>
          <w:p w14:paraId="30B8B6CE" w14:textId="77777777" w:rsidR="001E6ACF" w:rsidRPr="00BF38C6" w:rsidRDefault="001E6ACF" w:rsidP="00D14C5B">
            <w:pPr>
              <w:pStyle w:val="CellBody"/>
              <w:rPr>
                <w:ins w:id="792" w:author="Zhunisbayev, Olzhasbek [Bolashak Atyrau Limited]" w:date="2024-05-08T22:20:00Z"/>
                <w:rFonts w:ascii="Arial Narrow" w:hAnsi="Arial Narrow"/>
                <w:color w:val="auto"/>
                <w:sz w:val="16"/>
                <w:szCs w:val="16"/>
                <w:u w:val="single"/>
                <w:lang w:val="ru-RU"/>
              </w:rPr>
            </w:pPr>
          </w:p>
          <w:p w14:paraId="3949D3C1" w14:textId="72A2D6BE" w:rsidR="001E6ACF" w:rsidRPr="00BF38C6" w:rsidRDefault="001E6ACF" w:rsidP="00D14C5B">
            <w:pPr>
              <w:pStyle w:val="CellBody"/>
              <w:rPr>
                <w:ins w:id="793" w:author="Zhunisbayev, Olzhasbek [Bolashak Atyrau Limited]" w:date="2024-05-08T22:20:00Z"/>
                <w:rFonts w:ascii="Arial Narrow" w:hAnsi="Arial Narrow" w:cs="Arial"/>
                <w:color w:val="auto"/>
                <w:sz w:val="16"/>
                <w:szCs w:val="16"/>
                <w:u w:val="single"/>
                <w:lang w:val="ru-RU"/>
              </w:rPr>
            </w:pPr>
            <w:ins w:id="794" w:author="Zhunisbayev, Olzhasbek [Bolashak Atyrau Limited]" w:date="2024-05-08T22:20:00Z">
              <w:r w:rsidRPr="00BF38C6">
                <w:rPr>
                  <w:rFonts w:ascii="Arial Narrow" w:hAnsi="Arial Narrow"/>
                  <w:color w:val="auto"/>
                  <w:sz w:val="16"/>
                  <w:szCs w:val="16"/>
                  <w:u w:val="single"/>
                  <w:lang w:val="ru-RU"/>
                </w:rPr>
                <w:t>По ASME B16.5, группа матер 3.</w:t>
              </w:r>
              <w:r w:rsidRPr="004B618B">
                <w:rPr>
                  <w:rFonts w:ascii="Arial Narrow" w:hAnsi="Arial Narrow"/>
                  <w:color w:val="auto"/>
                  <w:sz w:val="16"/>
                  <w:szCs w:val="16"/>
                  <w:u w:val="single"/>
                  <w:lang w:val="ru-RU"/>
                </w:rPr>
                <w:t>8</w:t>
              </w:r>
              <w:r w:rsidRPr="00BF38C6">
                <w:rPr>
                  <w:rFonts w:ascii="Arial Narrow" w:hAnsi="Arial Narrow"/>
                  <w:color w:val="auto"/>
                  <w:sz w:val="16"/>
                  <w:szCs w:val="16"/>
                  <w:u w:val="single"/>
                  <w:lang w:val="ru-RU"/>
                </w:rPr>
                <w:t xml:space="preserve"> (огран</w:t>
              </w:r>
              <w:r w:rsidRPr="006759B5">
                <w:rPr>
                  <w:rFonts w:ascii="Arial Narrow" w:hAnsi="Arial Narrow"/>
                  <w:color w:val="auto"/>
                  <w:sz w:val="16"/>
                  <w:szCs w:val="16"/>
                  <w:u w:val="single"/>
                  <w:lang w:val="ru-RU"/>
                </w:rPr>
                <w:t>.</w:t>
              </w:r>
              <w:r w:rsidRPr="00BF38C6">
                <w:rPr>
                  <w:rFonts w:ascii="Arial Narrow" w:hAnsi="Arial Narrow"/>
                  <w:color w:val="auto"/>
                  <w:sz w:val="16"/>
                  <w:szCs w:val="16"/>
                  <w:u w:val="single"/>
                  <w:lang w:val="ru-RU"/>
                </w:rPr>
                <w:t xml:space="preserve"> </w:t>
              </w:r>
              <w:r w:rsidRPr="006759B5">
                <w:rPr>
                  <w:rFonts w:ascii="Arial Narrow" w:hAnsi="Arial Narrow"/>
                  <w:color w:val="auto"/>
                  <w:sz w:val="16"/>
                  <w:szCs w:val="16"/>
                  <w:u w:val="single"/>
                  <w:lang w:val="ru-RU"/>
                </w:rPr>
                <w:t xml:space="preserve">классом </w:t>
              </w:r>
              <w:r w:rsidRPr="00BF38C6">
                <w:rPr>
                  <w:rFonts w:ascii="Arial Narrow" w:hAnsi="Arial Narrow"/>
                  <w:color w:val="auto"/>
                  <w:sz w:val="16"/>
                  <w:szCs w:val="16"/>
                  <w:u w:val="single"/>
                  <w:lang w:val="ru-RU"/>
                </w:rPr>
                <w:t>фланц</w:t>
              </w:r>
            </w:ins>
            <w:r w:rsidR="00797682" w:rsidRPr="006759B5">
              <w:rPr>
                <w:rFonts w:ascii="Arial Narrow" w:hAnsi="Arial Narrow"/>
                <w:color w:val="auto"/>
                <w:sz w:val="16"/>
                <w:szCs w:val="16"/>
                <w:u w:val="single"/>
                <w:lang w:val="ru-RU"/>
              </w:rPr>
              <w:t>ев</w:t>
            </w:r>
            <w:ins w:id="795" w:author="Zhunisbayev, Olzhasbek [Bolashak Atyrau Limited]" w:date="2024-05-08T22:20:00Z">
              <w:r w:rsidRPr="00BF38C6">
                <w:rPr>
                  <w:rFonts w:ascii="Arial Narrow" w:hAnsi="Arial Narrow"/>
                  <w:color w:val="auto"/>
                  <w:sz w:val="16"/>
                  <w:szCs w:val="16"/>
                  <w:u w:val="single"/>
                  <w:lang w:val="ru-RU"/>
                </w:rPr>
                <w:t>)</w:t>
              </w:r>
            </w:ins>
          </w:p>
          <w:p w14:paraId="604D7891" w14:textId="77777777" w:rsidR="001E6ACF" w:rsidRPr="00BF38C6" w:rsidRDefault="001E6ACF" w:rsidP="00D14C5B">
            <w:pPr>
              <w:pStyle w:val="CellBody"/>
              <w:rPr>
                <w:ins w:id="796" w:author="Zhunisbayev, Olzhasbek [Bolashak Atyrau Limited]" w:date="2024-05-08T22:20:00Z"/>
                <w:rFonts w:ascii="Arial Narrow" w:hAnsi="Arial Narrow" w:cs="Arial"/>
                <w:color w:val="auto"/>
                <w:sz w:val="16"/>
                <w:szCs w:val="16"/>
                <w:lang w:val="ru-RU"/>
              </w:rPr>
            </w:pPr>
            <w:ins w:id="797" w:author="Zhunisbayev, Olzhasbek [Bolashak Atyrau Limited]" w:date="2024-05-08T22:20:00Z">
              <w:r w:rsidRPr="00BF38C6">
                <w:rPr>
                  <w:rFonts w:ascii="Arial Narrow" w:hAnsi="Arial Narrow"/>
                  <w:color w:val="auto"/>
                  <w:sz w:val="16"/>
                  <w:szCs w:val="16"/>
                  <w:lang w:val="ru-RU"/>
                </w:rPr>
                <w:t>-40 до 38°</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20,0</w:t>
              </w:r>
              <w:r w:rsidRPr="006759B5">
                <w:rPr>
                  <w:rFonts w:ascii="Arial Narrow" w:hAnsi="Arial Narrow"/>
                  <w:color w:val="auto"/>
                  <w:sz w:val="16"/>
                  <w:szCs w:val="16"/>
                  <w:lang w:val="ru-RU"/>
                </w:rPr>
                <w:t xml:space="preserve"> </w:t>
              </w:r>
              <w:r>
                <w:rPr>
                  <w:rFonts w:ascii="Arial Narrow" w:hAnsi="Arial Narrow"/>
                  <w:color w:val="auto"/>
                  <w:sz w:val="16"/>
                  <w:szCs w:val="16"/>
                  <w:lang w:val="kk-KZ"/>
                </w:rPr>
                <w:t>бар</w:t>
              </w:r>
              <w:r w:rsidRPr="00BF38C6">
                <w:rPr>
                  <w:rFonts w:ascii="Arial Narrow" w:hAnsi="Arial Narrow"/>
                  <w:color w:val="auto"/>
                  <w:sz w:val="16"/>
                  <w:szCs w:val="16"/>
                  <w:lang w:val="ru-RU"/>
                </w:rPr>
                <w:t xml:space="preserve"> (изб.)</w:t>
              </w:r>
            </w:ins>
          </w:p>
          <w:p w14:paraId="17172A45" w14:textId="77777777" w:rsidR="001E6ACF" w:rsidRPr="00BF38C6" w:rsidRDefault="001E6ACF" w:rsidP="00D14C5B">
            <w:pPr>
              <w:pStyle w:val="CellBody"/>
              <w:rPr>
                <w:ins w:id="798" w:author="Zhunisbayev, Olzhasbek [Bolashak Atyrau Limited]" w:date="2024-05-08T22:20:00Z"/>
                <w:rFonts w:ascii="Arial Narrow" w:hAnsi="Arial Narrow" w:cs="Arial"/>
                <w:color w:val="auto"/>
                <w:sz w:val="16"/>
                <w:szCs w:val="16"/>
                <w:lang w:val="ru-RU"/>
              </w:rPr>
            </w:pPr>
            <w:ins w:id="799" w:author="Zhunisbayev, Olzhasbek [Bolashak Atyrau Limited]" w:date="2024-05-08T22:20:00Z">
              <w:r w:rsidRPr="00BF38C6">
                <w:rPr>
                  <w:rFonts w:ascii="Arial Narrow" w:hAnsi="Arial Narrow"/>
                  <w:color w:val="auto"/>
                  <w:sz w:val="16"/>
                  <w:szCs w:val="16"/>
                  <w:lang w:val="ru-RU"/>
                </w:rPr>
                <w:t>50°</w:t>
              </w:r>
              <w:r w:rsidRPr="00BF38C6">
                <w:rPr>
                  <w:rFonts w:ascii="Arial Narrow" w:hAnsi="Arial Narrow"/>
                  <w:snapToGrid w:val="0"/>
                  <w:color w:val="auto"/>
                  <w:sz w:val="16"/>
                  <w:szCs w:val="16"/>
                  <w:lang w:val="ru-RU"/>
                </w:rPr>
                <w:t xml:space="preserve">C = 19,5 </w:t>
              </w:r>
              <w:r w:rsidRPr="00BF38C6">
                <w:rPr>
                  <w:rFonts w:ascii="Arial Narrow" w:hAnsi="Arial Narrow"/>
                  <w:color w:val="auto"/>
                  <w:sz w:val="16"/>
                  <w:szCs w:val="16"/>
                  <w:lang w:val="ru-RU"/>
                </w:rPr>
                <w:t>бар (изб.)</w:t>
              </w:r>
            </w:ins>
          </w:p>
          <w:p w14:paraId="6EBD5981" w14:textId="77777777" w:rsidR="001E6ACF" w:rsidRPr="00BF38C6" w:rsidRDefault="001E6ACF" w:rsidP="00D14C5B">
            <w:pPr>
              <w:pStyle w:val="CellBody"/>
              <w:rPr>
                <w:ins w:id="800" w:author="Zhunisbayev, Olzhasbek [Bolashak Atyrau Limited]" w:date="2024-05-08T22:20:00Z"/>
                <w:rFonts w:ascii="Arial Narrow" w:hAnsi="Arial Narrow" w:cs="Arial"/>
                <w:color w:val="auto"/>
                <w:sz w:val="16"/>
                <w:szCs w:val="16"/>
                <w:lang w:val="ru-RU"/>
              </w:rPr>
            </w:pPr>
            <w:ins w:id="801" w:author="Zhunisbayev, Olzhasbek [Bolashak Atyrau Limited]" w:date="2024-05-08T22:20:00Z">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17,7 </w:t>
              </w:r>
              <w:r w:rsidRPr="00BF38C6">
                <w:rPr>
                  <w:rFonts w:ascii="Arial Narrow" w:hAnsi="Arial Narrow"/>
                  <w:color w:val="auto"/>
                  <w:sz w:val="16"/>
                  <w:szCs w:val="16"/>
                  <w:lang w:val="ru-RU"/>
                </w:rPr>
                <w:t>бар (изб.)</w:t>
              </w:r>
            </w:ins>
          </w:p>
          <w:p w14:paraId="711F8BCB" w14:textId="77777777" w:rsidR="001E6ACF" w:rsidRPr="00BF38C6" w:rsidRDefault="001E6ACF" w:rsidP="00D14C5B">
            <w:pPr>
              <w:pStyle w:val="CellBody"/>
              <w:rPr>
                <w:ins w:id="802" w:author="Zhunisbayev, Olzhasbek [Bolashak Atyrau Limited]" w:date="2024-05-08T22:20:00Z"/>
                <w:rFonts w:ascii="Arial Narrow" w:hAnsi="Arial Narrow" w:cs="Arial"/>
                <w:color w:val="auto"/>
                <w:sz w:val="16"/>
                <w:szCs w:val="16"/>
                <w:lang w:val="ru-RU"/>
              </w:rPr>
            </w:pPr>
            <w:ins w:id="803" w:author="Zhunisbayev, Olzhasbek [Bolashak Atyrau Limited]" w:date="2024-05-08T22:20:00Z">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15,8 </w:t>
              </w:r>
              <w:r w:rsidRPr="00BF38C6">
                <w:rPr>
                  <w:rFonts w:ascii="Arial Narrow" w:hAnsi="Arial Narrow"/>
                  <w:color w:val="auto"/>
                  <w:sz w:val="16"/>
                  <w:szCs w:val="16"/>
                  <w:lang w:val="ru-RU"/>
                </w:rPr>
                <w:t>бар (изб.)</w:t>
              </w:r>
            </w:ins>
          </w:p>
          <w:p w14:paraId="7A92F4BD" w14:textId="77777777" w:rsidR="001E6ACF" w:rsidRPr="004B618B" w:rsidRDefault="001E6ACF" w:rsidP="00D14C5B">
            <w:pPr>
              <w:pStyle w:val="CellBody"/>
              <w:rPr>
                <w:ins w:id="804" w:author="Zhunisbayev, Olzhasbek [Bolashak Atyrau Limited]" w:date="2024-05-08T22:21:00Z"/>
                <w:rFonts w:ascii="Arial Narrow" w:hAnsi="Arial Narrow"/>
                <w:color w:val="auto"/>
                <w:sz w:val="16"/>
                <w:szCs w:val="16"/>
                <w:lang w:val="ru-RU"/>
              </w:rPr>
            </w:pPr>
            <w:ins w:id="805" w:author="Zhunisbayev, Olzhasbek [Bolashak Atyrau Limited]" w:date="2024-05-08T22:20:00Z">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13,8 </w:t>
              </w:r>
              <w:r w:rsidRPr="00BF38C6">
                <w:rPr>
                  <w:rFonts w:ascii="Arial Narrow" w:hAnsi="Arial Narrow"/>
                  <w:color w:val="auto"/>
                  <w:sz w:val="16"/>
                  <w:szCs w:val="16"/>
                  <w:lang w:val="ru-RU"/>
                </w:rPr>
                <w:t>бар (изб.)</w:t>
              </w:r>
            </w:ins>
          </w:p>
          <w:p w14:paraId="151B68F8" w14:textId="22992512" w:rsidR="001E6ACF" w:rsidRPr="004B618B" w:rsidRDefault="001E6ACF" w:rsidP="00D14C5B">
            <w:pPr>
              <w:pStyle w:val="CellBody"/>
              <w:rPr>
                <w:ins w:id="806" w:author="Zhunisbayev, Olzhasbek [Bolashak Atyrau Limited]" w:date="2024-05-08T22:21:00Z"/>
                <w:rFonts w:ascii="Arial Narrow" w:hAnsi="Arial Narrow"/>
                <w:color w:val="auto"/>
                <w:sz w:val="16"/>
                <w:szCs w:val="16"/>
                <w:lang w:val="ru-RU"/>
              </w:rPr>
            </w:pPr>
            <w:ins w:id="807" w:author="Zhunisbayev, Olzhasbek [Bolashak Atyrau Limited]" w:date="2024-05-08T22:21:00Z">
              <w:r w:rsidRPr="00BF38C6">
                <w:rPr>
                  <w:rFonts w:ascii="Arial Narrow" w:hAnsi="Arial Narrow"/>
                  <w:color w:val="auto"/>
                  <w:sz w:val="16"/>
                  <w:szCs w:val="16"/>
                  <w:lang w:val="ru-RU"/>
                </w:rPr>
                <w:t>2</w:t>
              </w:r>
              <w:r w:rsidRPr="004B618B">
                <w:rPr>
                  <w:rFonts w:ascii="Arial Narrow" w:hAnsi="Arial Narrow"/>
                  <w:color w:val="auto"/>
                  <w:sz w:val="16"/>
                  <w:szCs w:val="16"/>
                  <w:lang w:val="ru-RU"/>
                </w:rPr>
                <w:t>3</w:t>
              </w: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C = 1</w:t>
              </w:r>
              <w:r w:rsidRPr="004B618B">
                <w:rPr>
                  <w:rFonts w:ascii="Arial Narrow" w:hAnsi="Arial Narrow"/>
                  <w:snapToGrid w:val="0"/>
                  <w:color w:val="auto"/>
                  <w:sz w:val="16"/>
                  <w:szCs w:val="16"/>
                  <w:lang w:val="ru-RU"/>
                </w:rPr>
                <w:t>2</w:t>
              </w:r>
              <w:r w:rsidRPr="00BF38C6">
                <w:rPr>
                  <w:rFonts w:ascii="Arial Narrow" w:hAnsi="Arial Narrow"/>
                  <w:snapToGrid w:val="0"/>
                  <w:color w:val="auto"/>
                  <w:sz w:val="16"/>
                  <w:szCs w:val="16"/>
                  <w:lang w:val="ru-RU"/>
                </w:rPr>
                <w:t xml:space="preserve">,8 </w:t>
              </w:r>
              <w:r w:rsidRPr="00BF38C6">
                <w:rPr>
                  <w:rFonts w:ascii="Arial Narrow" w:hAnsi="Arial Narrow"/>
                  <w:color w:val="auto"/>
                  <w:sz w:val="16"/>
                  <w:szCs w:val="16"/>
                  <w:lang w:val="ru-RU"/>
                </w:rPr>
                <w:t>бар (изб.)</w:t>
              </w:r>
            </w:ins>
          </w:p>
          <w:p w14:paraId="7AB11552" w14:textId="6242D42B" w:rsidR="001E6ACF" w:rsidRPr="004B618B" w:rsidRDefault="001E6ACF" w:rsidP="00D14C5B">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1AD0D248" w14:textId="77777777" w:rsidR="001E6ACF" w:rsidRPr="00BF38C6" w:rsidRDefault="001E6ACF" w:rsidP="00D14C5B">
            <w:pPr>
              <w:pStyle w:val="CellBodyCentered"/>
              <w:rPr>
                <w:ins w:id="808" w:author="Zhunisbayev, Olzhasbek [Bolashak Atyrau Limited]" w:date="2024-05-08T22:21:00Z"/>
                <w:rFonts w:ascii="Arial Narrow" w:hAnsi="Arial Narrow"/>
                <w:color w:val="auto"/>
                <w:sz w:val="16"/>
                <w:szCs w:val="16"/>
                <w:lang w:val="ru-RU"/>
              </w:rPr>
            </w:pPr>
          </w:p>
          <w:p w14:paraId="768BE30C" w14:textId="581FE06F" w:rsidR="001E6ACF" w:rsidRPr="00BF38C6" w:rsidRDefault="001E6ACF" w:rsidP="00D14C5B">
            <w:pPr>
              <w:pStyle w:val="CellBodyCentered"/>
              <w:rPr>
                <w:rFonts w:ascii="Arial Narrow" w:hAnsi="Arial Narrow"/>
                <w:color w:val="auto"/>
                <w:sz w:val="16"/>
                <w:szCs w:val="16"/>
                <w:lang w:val="ru-RU"/>
              </w:rPr>
            </w:pPr>
            <w:ins w:id="809" w:author="Zhunisbayev, Olzhasbek [Bolashak Atyrau Limited]" w:date="2024-05-08T22:21:00Z">
              <w:r w:rsidRPr="00BF38C6">
                <w:rPr>
                  <w:rFonts w:ascii="Arial Narrow" w:hAnsi="Arial Narrow"/>
                  <w:color w:val="auto"/>
                  <w:sz w:val="16"/>
                  <w:szCs w:val="16"/>
                  <w:lang w:val="ru-RU"/>
                </w:rPr>
                <w:t>НЕТ</w:t>
              </w:r>
            </w:ins>
          </w:p>
        </w:tc>
        <w:tc>
          <w:tcPr>
            <w:tcW w:w="450" w:type="dxa"/>
            <w:tcBorders>
              <w:top w:val="single" w:sz="6" w:space="0" w:color="auto"/>
              <w:left w:val="single" w:sz="6" w:space="0" w:color="auto"/>
              <w:bottom w:val="single" w:sz="6" w:space="0" w:color="auto"/>
              <w:right w:val="single" w:sz="6" w:space="0" w:color="auto"/>
            </w:tcBorders>
          </w:tcPr>
          <w:p w14:paraId="59F1D8B7" w14:textId="77777777" w:rsidR="001E6ACF" w:rsidRPr="00BF38C6" w:rsidRDefault="001E6ACF" w:rsidP="00D14C5B">
            <w:pPr>
              <w:pStyle w:val="CellBodyCentered"/>
              <w:rPr>
                <w:ins w:id="810" w:author="Zhunisbayev, Olzhasbek [Bolashak Atyrau Limited]" w:date="2024-05-08T22:21:00Z"/>
                <w:rFonts w:ascii="Arial Narrow" w:hAnsi="Arial Narrow"/>
                <w:color w:val="auto"/>
                <w:sz w:val="16"/>
                <w:szCs w:val="16"/>
                <w:lang w:val="en-GB"/>
              </w:rPr>
            </w:pPr>
          </w:p>
          <w:p w14:paraId="6F9231BA" w14:textId="28F13684" w:rsidR="001E6ACF" w:rsidRPr="001E6ACF" w:rsidRDefault="001E6ACF" w:rsidP="00D14C5B">
            <w:pPr>
              <w:pStyle w:val="CellBodyCentered"/>
              <w:rPr>
                <w:rFonts w:ascii="Arial Narrow" w:hAnsi="Arial Narrow"/>
                <w:color w:val="auto"/>
                <w:sz w:val="16"/>
                <w:szCs w:val="16"/>
                <w:rPrChange w:id="811" w:author="Zhunisbayev, Olzhasbek [Bolashak Atyrau Limited]" w:date="2024-05-08T22:21:00Z">
                  <w:rPr>
                    <w:rFonts w:ascii="Arial Narrow" w:hAnsi="Arial Narrow"/>
                    <w:color w:val="auto"/>
                    <w:sz w:val="16"/>
                    <w:szCs w:val="16"/>
                    <w:lang w:val="en-GB"/>
                  </w:rPr>
                </w:rPrChange>
              </w:rPr>
            </w:pPr>
            <w:ins w:id="812" w:author="Zhunisbayev, Olzhasbek [Bolashak Atyrau Limited]" w:date="2024-05-08T22:21:00Z">
              <w:r>
                <w:rPr>
                  <w:rFonts w:ascii="Arial Narrow" w:hAnsi="Arial Narrow"/>
                  <w:color w:val="auto"/>
                  <w:sz w:val="16"/>
                  <w:szCs w:val="16"/>
                </w:rPr>
                <w:t>100</w:t>
              </w:r>
            </w:ins>
          </w:p>
        </w:tc>
      </w:tr>
      <w:tr w:rsidR="00797682" w:rsidRPr="00BF38C6" w14:paraId="6A49AA3F" w14:textId="77777777" w:rsidTr="002A7110">
        <w:tc>
          <w:tcPr>
            <w:tcW w:w="3332" w:type="dxa"/>
            <w:tcBorders>
              <w:top w:val="single" w:sz="6" w:space="0" w:color="auto"/>
              <w:left w:val="single" w:sz="6" w:space="0" w:color="auto"/>
              <w:bottom w:val="single" w:sz="6" w:space="0" w:color="auto"/>
              <w:right w:val="single" w:sz="6" w:space="0" w:color="auto"/>
            </w:tcBorders>
          </w:tcPr>
          <w:p w14:paraId="4782A854" w14:textId="77777777" w:rsidR="00797682" w:rsidRPr="00217C5A" w:rsidRDefault="00797682" w:rsidP="00D14C5B">
            <w:pPr>
              <w:pStyle w:val="CellBody"/>
              <w:rPr>
                <w:rFonts w:ascii="Arial Narrow" w:hAnsi="Arial Narrow" w:cs="Arial"/>
                <w:color w:val="auto"/>
                <w:sz w:val="16"/>
                <w:szCs w:val="16"/>
                <w:lang w:val="ru-RU"/>
              </w:rPr>
            </w:pPr>
          </w:p>
          <w:p w14:paraId="20A84A22" w14:textId="77777777" w:rsidR="00D075E0" w:rsidRPr="004B618B" w:rsidRDefault="00D075E0" w:rsidP="00D14C5B">
            <w:pPr>
              <w:pStyle w:val="CellBody"/>
              <w:rPr>
                <w:ins w:id="813" w:author="Zhunisbayev, Olzhasbek [Bolashak Atyrau Limited]" w:date="2024-05-08T22:57:00Z"/>
                <w:rFonts w:ascii="Arial Narrow" w:hAnsi="Arial Narrow" w:cs="Arial"/>
                <w:color w:val="auto"/>
                <w:sz w:val="16"/>
                <w:szCs w:val="16"/>
                <w:lang w:val="ru-RU"/>
              </w:rPr>
            </w:pPr>
            <w:ins w:id="814" w:author="Zhunisbayev, Olzhasbek [Bolashak Atyrau Limited]" w:date="2024-05-08T22:57:00Z">
              <w:r w:rsidRPr="00D075E0">
                <w:rPr>
                  <w:rFonts w:ascii="Arial Narrow" w:hAnsi="Arial Narrow" w:cs="Arial"/>
                  <w:color w:val="auto"/>
                  <w:sz w:val="16"/>
                  <w:szCs w:val="16"/>
                  <w:lang w:val="en-GB"/>
                </w:rPr>
                <w:t>AA</w:t>
              </w:r>
              <w:r w:rsidRPr="004B618B">
                <w:rPr>
                  <w:rFonts w:ascii="Arial Narrow" w:hAnsi="Arial Narrow" w:cs="Arial"/>
                  <w:color w:val="auto"/>
                  <w:sz w:val="16"/>
                  <w:szCs w:val="16"/>
                  <w:lang w:val="ru-RU"/>
                </w:rPr>
                <w:t xml:space="preserve"> – УКСУСНАЯ КИСЛОТА</w:t>
              </w:r>
            </w:ins>
          </w:p>
          <w:p w14:paraId="53638F42" w14:textId="31EFCE77" w:rsidR="00D075E0" w:rsidRPr="004B618B" w:rsidRDefault="00D075E0" w:rsidP="00D14C5B">
            <w:pPr>
              <w:pStyle w:val="CellBody"/>
              <w:rPr>
                <w:rFonts w:ascii="Arial Narrow" w:hAnsi="Arial Narrow" w:cs="Arial"/>
                <w:color w:val="auto"/>
                <w:sz w:val="16"/>
                <w:szCs w:val="16"/>
                <w:lang w:val="ru-RU"/>
              </w:rPr>
            </w:pPr>
            <w:ins w:id="815" w:author="Zhunisbayev, Olzhasbek [Bolashak Atyrau Limited]" w:date="2024-05-08T22:57:00Z">
              <w:r w:rsidRPr="00D075E0">
                <w:rPr>
                  <w:rFonts w:ascii="Arial Narrow" w:hAnsi="Arial Narrow" w:cs="Arial"/>
                  <w:color w:val="auto"/>
                  <w:sz w:val="16"/>
                  <w:szCs w:val="16"/>
                  <w:lang w:val="en-GB"/>
                </w:rPr>
                <w:t>CI</w:t>
              </w:r>
              <w:r w:rsidRPr="004B618B">
                <w:rPr>
                  <w:rFonts w:ascii="Arial Narrow" w:hAnsi="Arial Narrow" w:cs="Arial"/>
                  <w:color w:val="auto"/>
                  <w:sz w:val="16"/>
                  <w:szCs w:val="16"/>
                  <w:lang w:val="ru-RU"/>
                </w:rPr>
                <w:t xml:space="preserve"> – ХИМИЧ. ИНГИБИТОР И АНТИНАКИПИН</w:t>
              </w:r>
            </w:ins>
          </w:p>
          <w:p w14:paraId="15D6A498" w14:textId="0EC8B1FB" w:rsidR="00D075E0" w:rsidRPr="004B618B" w:rsidRDefault="00D075E0" w:rsidP="00D14C5B">
            <w:pPr>
              <w:pStyle w:val="CellBody"/>
              <w:rPr>
                <w:ins w:id="816" w:author="Zhunisbayev, Olzhasbek [Bolashak Atyrau Limited]" w:date="2024-05-08T22:58:00Z"/>
                <w:rFonts w:ascii="Arial Narrow" w:hAnsi="Arial Narrow" w:cs="Arial"/>
                <w:color w:val="auto"/>
                <w:sz w:val="16"/>
                <w:szCs w:val="16"/>
                <w:lang w:val="ru-RU"/>
              </w:rPr>
            </w:pPr>
            <w:ins w:id="817" w:author="Zhunisbayev, Olzhasbek [Bolashak Atyrau Limited]" w:date="2024-05-08T22:58:00Z">
              <w:r w:rsidRPr="00D075E0">
                <w:rPr>
                  <w:rFonts w:ascii="Arial Narrow" w:hAnsi="Arial Narrow" w:cs="Arial"/>
                  <w:color w:val="auto"/>
                  <w:sz w:val="16"/>
                  <w:szCs w:val="16"/>
                  <w:lang w:val="en-GB"/>
                </w:rPr>
                <w:t>DHC</w:t>
              </w:r>
              <w:r w:rsidRPr="004B618B">
                <w:rPr>
                  <w:rFonts w:ascii="Arial Narrow" w:hAnsi="Arial Narrow" w:cs="Arial"/>
                  <w:color w:val="auto"/>
                  <w:sz w:val="16"/>
                  <w:szCs w:val="16"/>
                  <w:lang w:val="ru-RU"/>
                </w:rPr>
                <w:t xml:space="preserve"> – ДРЕНАЖ УГЛЕВОДОРОДОВ</w:t>
              </w:r>
            </w:ins>
          </w:p>
          <w:p w14:paraId="7A806A1D" w14:textId="1A2B9A99"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74084D16" w14:textId="77777777" w:rsidR="00D075E0" w:rsidRPr="00BF38C6" w:rsidRDefault="00D075E0"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4B618B">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ТЕХНОЛОГ</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УГЛЕВОДОРОДЫ</w:t>
            </w:r>
          </w:p>
          <w:p w14:paraId="2B73E54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WSR</w:t>
            </w:r>
            <w:r w:rsidRPr="00BF38C6">
              <w:rPr>
                <w:rFonts w:ascii="Arial Narrow" w:hAnsi="Arial Narrow" w:cs="Arial"/>
                <w:color w:val="auto"/>
                <w:sz w:val="16"/>
                <w:szCs w:val="16"/>
                <w:lang w:val="ru-RU"/>
              </w:rPr>
              <w:t xml:space="preserve"> – КИСЛАЯ ВОДА</w:t>
            </w:r>
          </w:p>
          <w:p w14:paraId="1D1426DB" w14:textId="2979C926" w:rsidR="00797682" w:rsidRPr="00BF38C6" w:rsidRDefault="00797682" w:rsidP="00D14C5B">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292355E2" w14:textId="77777777" w:rsidR="00797682" w:rsidRPr="00BF38C6" w:rsidRDefault="00797682" w:rsidP="00D14C5B">
            <w:pPr>
              <w:pStyle w:val="CellBodyCentered"/>
              <w:rPr>
                <w:rFonts w:ascii="Arial Narrow" w:hAnsi="Arial Narrow" w:cs="Arial"/>
                <w:b/>
                <w:color w:val="auto"/>
                <w:sz w:val="16"/>
                <w:szCs w:val="16"/>
                <w:lang w:val="ru-RU"/>
              </w:rPr>
            </w:pPr>
          </w:p>
          <w:p w14:paraId="4BA28D07" w14:textId="77777777" w:rsidR="00797682" w:rsidRPr="00BF38C6" w:rsidRDefault="00797682" w:rsidP="00D14C5B">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150C80</w:t>
            </w:r>
          </w:p>
        </w:tc>
        <w:tc>
          <w:tcPr>
            <w:tcW w:w="720" w:type="dxa"/>
            <w:tcBorders>
              <w:top w:val="single" w:sz="6" w:space="0" w:color="auto"/>
              <w:left w:val="single" w:sz="6" w:space="0" w:color="auto"/>
              <w:bottom w:val="single" w:sz="6" w:space="0" w:color="auto"/>
              <w:right w:val="single" w:sz="6" w:space="0" w:color="auto"/>
            </w:tcBorders>
          </w:tcPr>
          <w:p w14:paraId="36091BC9" w14:textId="77777777" w:rsidR="00797682" w:rsidRPr="00BF38C6" w:rsidRDefault="00797682" w:rsidP="00D14C5B">
            <w:pPr>
              <w:pStyle w:val="CellBodyCentered"/>
              <w:rPr>
                <w:rFonts w:ascii="Arial Narrow" w:hAnsi="Arial Narrow" w:cs="Arial"/>
                <w:color w:val="auto"/>
                <w:sz w:val="16"/>
                <w:szCs w:val="16"/>
                <w:lang w:val="en-GB"/>
              </w:rPr>
            </w:pPr>
          </w:p>
          <w:p w14:paraId="167BCA7C"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,0</w:t>
            </w:r>
          </w:p>
        </w:tc>
        <w:tc>
          <w:tcPr>
            <w:tcW w:w="900" w:type="dxa"/>
            <w:tcBorders>
              <w:top w:val="single" w:sz="6" w:space="0" w:color="auto"/>
              <w:left w:val="single" w:sz="6" w:space="0" w:color="auto"/>
              <w:bottom w:val="single" w:sz="6" w:space="0" w:color="auto"/>
              <w:right w:val="single" w:sz="6" w:space="0" w:color="auto"/>
            </w:tcBorders>
          </w:tcPr>
          <w:p w14:paraId="2613B012" w14:textId="77777777" w:rsidR="00797682" w:rsidRPr="00BF38C6" w:rsidRDefault="00797682" w:rsidP="00D14C5B">
            <w:pPr>
              <w:pStyle w:val="CellBodyCentered"/>
              <w:rPr>
                <w:rFonts w:ascii="Arial Narrow" w:hAnsi="Arial Narrow" w:cs="Arial"/>
                <w:color w:val="auto"/>
                <w:sz w:val="16"/>
                <w:szCs w:val="16"/>
                <w:lang w:val="ru-RU"/>
              </w:rPr>
            </w:pPr>
          </w:p>
          <w:p w14:paraId="71D835FE" w14:textId="609DA056" w:rsidR="00797682" w:rsidRPr="006759B5" w:rsidRDefault="00A9573C" w:rsidP="00D14C5B">
            <w:pPr>
              <w:pStyle w:val="CellBodyCentered"/>
              <w:rPr>
                <w:ins w:id="818" w:author="Zhunisbayev, Olzhasbek [Bolashak Atyrau Limited]" w:date="2024-05-08T22:20:00Z"/>
                <w:rFonts w:ascii="Arial Narrow" w:hAnsi="Arial Narrow" w:cs="Arial"/>
                <w:color w:val="auto"/>
                <w:sz w:val="16"/>
                <w:szCs w:val="16"/>
                <w:lang w:val="ru-RU"/>
              </w:rPr>
            </w:pPr>
            <w:r>
              <w:rPr>
                <w:rFonts w:ascii="Arial Narrow" w:hAnsi="Arial Narrow" w:cs="Arial"/>
                <w:color w:val="auto"/>
                <w:sz w:val="16"/>
                <w:szCs w:val="16"/>
              </w:rPr>
              <w:t>LTCS</w:t>
            </w:r>
            <w:r w:rsidR="00797682" w:rsidRPr="006759B5">
              <w:rPr>
                <w:rFonts w:ascii="Arial Narrow" w:hAnsi="Arial Narrow" w:cs="Arial"/>
                <w:color w:val="auto"/>
                <w:sz w:val="16"/>
                <w:szCs w:val="16"/>
                <w:lang w:val="ru-RU"/>
              </w:rPr>
              <w:t xml:space="preserve"> + СПЛАВ</w:t>
            </w:r>
            <w:ins w:id="819" w:author="Zhunisbayev, Olzhasbek [Bolashak Atyrau Limited]" w:date="2024-05-08T22:20:00Z">
              <w:r w:rsidR="00797682" w:rsidRPr="00BF38C6">
                <w:rPr>
                  <w:rFonts w:ascii="Arial Narrow" w:hAnsi="Arial Narrow" w:cs="Arial"/>
                  <w:color w:val="auto"/>
                  <w:sz w:val="16"/>
                  <w:szCs w:val="16"/>
                  <w:lang w:val="ru-RU"/>
                </w:rPr>
                <w:t xml:space="preserve"> 825</w:t>
              </w:r>
            </w:ins>
            <w:r w:rsidR="00797682" w:rsidRPr="006759B5">
              <w:rPr>
                <w:rFonts w:ascii="Arial Narrow" w:hAnsi="Arial Narrow" w:cs="Arial"/>
                <w:color w:val="auto"/>
                <w:sz w:val="16"/>
                <w:szCs w:val="16"/>
                <w:lang w:val="ru-RU"/>
              </w:rPr>
              <w:t xml:space="preserve"> </w:t>
            </w:r>
            <w:r w:rsidR="00797682" w:rsidRPr="004B618B">
              <w:rPr>
                <w:rFonts w:ascii="Arial Narrow" w:hAnsi="Arial Narrow" w:cs="Arial"/>
                <w:color w:val="auto"/>
                <w:sz w:val="16"/>
                <w:szCs w:val="16"/>
                <w:lang w:val="ru-RU"/>
              </w:rPr>
              <w:t>(</w:t>
            </w:r>
            <w:r w:rsidR="00797682">
              <w:rPr>
                <w:rFonts w:ascii="Arial Narrow" w:hAnsi="Arial Narrow" w:cs="Arial"/>
                <w:color w:val="auto"/>
                <w:sz w:val="16"/>
                <w:szCs w:val="16"/>
                <w:lang w:val="en-GB"/>
              </w:rPr>
              <w:t>UNS</w:t>
            </w:r>
            <w:r w:rsidR="00797682" w:rsidRPr="004B618B">
              <w:rPr>
                <w:rFonts w:ascii="Arial Narrow" w:hAnsi="Arial Narrow" w:cs="Arial"/>
                <w:color w:val="auto"/>
                <w:sz w:val="16"/>
                <w:szCs w:val="16"/>
                <w:lang w:val="ru-RU"/>
              </w:rPr>
              <w:t xml:space="preserve"> </w:t>
            </w:r>
            <w:r w:rsidR="00797682">
              <w:rPr>
                <w:rFonts w:ascii="Arial Narrow" w:hAnsi="Arial Narrow" w:cs="Arial"/>
                <w:color w:val="auto"/>
                <w:sz w:val="16"/>
                <w:szCs w:val="16"/>
                <w:lang w:val="en-GB"/>
              </w:rPr>
              <w:t>N</w:t>
            </w:r>
            <w:r w:rsidR="00797682" w:rsidRPr="004B618B">
              <w:rPr>
                <w:rFonts w:ascii="Arial Narrow" w:hAnsi="Arial Narrow" w:cs="Arial"/>
                <w:color w:val="auto"/>
                <w:sz w:val="16"/>
                <w:szCs w:val="16"/>
                <w:lang w:val="ru-RU"/>
              </w:rPr>
              <w:t>08825)</w:t>
            </w:r>
          </w:p>
          <w:p w14:paraId="787EF9FE" w14:textId="77777777" w:rsidR="00797682" w:rsidRPr="00BF38C6" w:rsidRDefault="00797682" w:rsidP="00D14C5B">
            <w:pPr>
              <w:pStyle w:val="CellBodyCentered"/>
              <w:rPr>
                <w:rFonts w:ascii="Arial Narrow" w:hAnsi="Arial Narrow" w:cs="Arial"/>
                <w:color w:val="auto"/>
                <w:sz w:val="16"/>
                <w:szCs w:val="16"/>
                <w:lang w:val="ru-RU"/>
              </w:rPr>
            </w:pPr>
          </w:p>
          <w:p w14:paraId="3A496F39"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2E3CB18E" w14:textId="77777777" w:rsidR="00797682" w:rsidRPr="00BF38C6" w:rsidRDefault="00797682" w:rsidP="00D14C5B">
            <w:pPr>
              <w:pStyle w:val="CellBodyCentered"/>
              <w:rPr>
                <w:rFonts w:ascii="Arial Narrow" w:hAnsi="Arial Narrow" w:cs="Arial"/>
                <w:color w:val="auto"/>
                <w:sz w:val="16"/>
                <w:szCs w:val="16"/>
                <w:lang w:val="ru-RU"/>
              </w:rPr>
            </w:pPr>
          </w:p>
          <w:p w14:paraId="39B1BD1A" w14:textId="77777777" w:rsidR="00797682"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r w:rsidRPr="00BF38C6">
              <w:rPr>
                <w:rFonts w:ascii="Arial Narrow" w:hAnsi="Arial Narrow" w:cs="Arial"/>
                <w:color w:val="auto"/>
                <w:sz w:val="16"/>
                <w:szCs w:val="16"/>
                <w:lang w:val="en-GB"/>
              </w:rPr>
              <w:t xml:space="preserve"> </w:t>
            </w:r>
          </w:p>
          <w:p w14:paraId="2E75EE8B" w14:textId="54EE9CEA"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150</w:t>
            </w:r>
            <w:r>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7D4D211C" w14:textId="77777777" w:rsidR="00797682" w:rsidRPr="00BF38C6" w:rsidRDefault="00797682" w:rsidP="00D14C5B">
            <w:pPr>
              <w:pStyle w:val="CellBodyCentered"/>
              <w:rPr>
                <w:rFonts w:ascii="Arial Narrow" w:hAnsi="Arial Narrow" w:cs="Arial"/>
                <w:color w:val="auto"/>
                <w:sz w:val="16"/>
                <w:szCs w:val="16"/>
                <w:lang w:val="en-GB"/>
              </w:rPr>
            </w:pPr>
          </w:p>
          <w:p w14:paraId="12FC2E7A" w14:textId="6F549F82"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w:t>
            </w:r>
            <w:del w:id="820" w:author="Zhunisbayev, Olzhasbek [Bolashak Atyrau Limited]" w:date="2024-05-08T22:40:00Z">
              <w:r w:rsidRPr="00BF38C6" w:rsidDel="00D263D7">
                <w:rPr>
                  <w:rFonts w:ascii="Arial Narrow" w:hAnsi="Arial Narrow" w:cs="Arial"/>
                  <w:color w:val="auto"/>
                  <w:sz w:val="16"/>
                  <w:szCs w:val="16"/>
                  <w:lang w:val="en-GB"/>
                </w:rPr>
                <w:delText xml:space="preserve">46 </w:delText>
              </w:r>
            </w:del>
            <w:ins w:id="821" w:author="Zhunisbayev, Olzhasbek [Bolashak Atyrau Limited]" w:date="2024-05-08T22:40:00Z">
              <w:r w:rsidRPr="00BF38C6">
                <w:rPr>
                  <w:rFonts w:ascii="Arial Narrow" w:hAnsi="Arial Narrow" w:cs="Arial"/>
                  <w:color w:val="auto"/>
                  <w:sz w:val="16"/>
                  <w:szCs w:val="16"/>
                  <w:lang w:val="en-GB"/>
                </w:rPr>
                <w:t>4</w:t>
              </w:r>
              <w:r>
                <w:rPr>
                  <w:rFonts w:ascii="Arial Narrow" w:hAnsi="Arial Narrow" w:cs="Arial"/>
                  <w:color w:val="auto"/>
                  <w:sz w:val="16"/>
                  <w:szCs w:val="16"/>
                  <w:lang w:val="en-GB"/>
                </w:rPr>
                <w:t>0</w:t>
              </w:r>
              <w:r w:rsidRPr="00BF38C6">
                <w:rPr>
                  <w:rFonts w:ascii="Arial Narrow" w:hAnsi="Arial Narrow" w:cs="Arial"/>
                  <w:color w:val="auto"/>
                  <w:sz w:val="16"/>
                  <w:szCs w:val="16"/>
                  <w:lang w:val="en-GB"/>
                </w:rPr>
                <w:t xml:space="preserve"> </w:t>
              </w:r>
            </w:ins>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+2</w:t>
            </w:r>
            <w:r w:rsidRPr="00BF38C6">
              <w:rPr>
                <w:rFonts w:ascii="Arial Narrow" w:hAnsi="Arial Narrow" w:cs="Arial"/>
                <w:color w:val="auto"/>
                <w:sz w:val="16"/>
                <w:szCs w:val="16"/>
                <w:lang w:val="ru-RU"/>
              </w:rPr>
              <w:t>0</w:t>
            </w:r>
            <w:r w:rsidRPr="00BF38C6">
              <w:rPr>
                <w:rFonts w:ascii="Arial Narrow" w:hAnsi="Arial Narrow" w:cs="Arial"/>
                <w:color w:val="auto"/>
                <w:sz w:val="16"/>
                <w:szCs w:val="16"/>
                <w:lang w:val="en-GB"/>
              </w:rPr>
              <w:t>0°C</w:t>
            </w:r>
          </w:p>
        </w:tc>
        <w:tc>
          <w:tcPr>
            <w:tcW w:w="1951" w:type="dxa"/>
            <w:tcBorders>
              <w:top w:val="single" w:sz="6" w:space="0" w:color="auto"/>
              <w:left w:val="single" w:sz="6" w:space="0" w:color="auto"/>
              <w:bottom w:val="single" w:sz="6" w:space="0" w:color="auto"/>
              <w:right w:val="single" w:sz="6" w:space="0" w:color="auto"/>
            </w:tcBorders>
          </w:tcPr>
          <w:p w14:paraId="6F8FC92C" w14:textId="77777777" w:rsidR="00797682" w:rsidRPr="00BF38C6" w:rsidRDefault="00797682" w:rsidP="00D14C5B">
            <w:pPr>
              <w:pStyle w:val="CellBody"/>
              <w:rPr>
                <w:rFonts w:ascii="Arial Narrow" w:hAnsi="Arial Narrow" w:cs="Arial"/>
                <w:color w:val="auto"/>
                <w:sz w:val="16"/>
                <w:szCs w:val="16"/>
                <w:lang w:val="ru-RU"/>
              </w:rPr>
            </w:pPr>
          </w:p>
          <w:p w14:paraId="7A25886E" w14:textId="3AED89A8" w:rsidR="00797682" w:rsidRPr="00BF38C6" w:rsidRDefault="00797682" w:rsidP="00D14C5B">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0CEFD016" w14:textId="55098511"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до</w:t>
            </w:r>
            <w:r w:rsidRPr="00BF38C6">
              <w:rPr>
                <w:rFonts w:ascii="Arial Narrow" w:hAnsi="Arial Narrow" w:cs="Arial"/>
                <w:color w:val="auto"/>
                <w:sz w:val="16"/>
                <w:szCs w:val="16"/>
                <w:lang w:val="ru-RU"/>
              </w:rPr>
              <w:t xml:space="preserve"> 38°</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w:t>
            </w:r>
            <w:r w:rsidRPr="00BF38C6">
              <w:rPr>
                <w:rFonts w:ascii="Arial Narrow" w:hAnsi="Arial Narrow" w:cs="Arial"/>
                <w:color w:val="auto"/>
                <w:sz w:val="16"/>
                <w:szCs w:val="16"/>
                <w:lang w:val="ru-RU"/>
              </w:rPr>
              <w:t>= 19,6 бар</w:t>
            </w:r>
            <w:r>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(изб.)</w:t>
            </w:r>
          </w:p>
          <w:p w14:paraId="670E93A9" w14:textId="0D758A2D"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19.2 </w:t>
            </w:r>
            <w:r w:rsidRPr="00BF38C6">
              <w:rPr>
                <w:rFonts w:ascii="Arial Narrow" w:hAnsi="Arial Narrow" w:cs="Arial"/>
                <w:color w:val="auto"/>
                <w:sz w:val="16"/>
                <w:szCs w:val="16"/>
                <w:lang w:val="ru-RU"/>
              </w:rPr>
              <w:t>бар</w:t>
            </w:r>
            <w:r w:rsidRPr="006759B5">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(изб.)</w:t>
            </w:r>
          </w:p>
          <w:p w14:paraId="3543B906" w14:textId="2EE9977B"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17.7 </w:t>
            </w:r>
            <w:r w:rsidRPr="00BF38C6">
              <w:rPr>
                <w:rFonts w:ascii="Arial Narrow" w:hAnsi="Arial Narrow" w:cs="Arial"/>
                <w:color w:val="auto"/>
                <w:sz w:val="16"/>
                <w:szCs w:val="16"/>
                <w:lang w:val="ru-RU"/>
              </w:rPr>
              <w:t>бар</w:t>
            </w:r>
            <w:r w:rsidRPr="006759B5">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(изб.)</w:t>
            </w:r>
          </w:p>
          <w:p w14:paraId="021DF3F9" w14:textId="639CC95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15.8 </w:t>
            </w:r>
            <w:r w:rsidRPr="00BF38C6">
              <w:rPr>
                <w:rFonts w:ascii="Arial Narrow" w:hAnsi="Arial Narrow" w:cs="Arial"/>
                <w:color w:val="auto"/>
                <w:sz w:val="16"/>
                <w:szCs w:val="16"/>
                <w:lang w:val="ru-RU"/>
              </w:rPr>
              <w:t>бар</w:t>
            </w:r>
            <w:r w:rsidRPr="006759B5">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(изб.)</w:t>
            </w:r>
          </w:p>
          <w:p w14:paraId="3A046EFA" w14:textId="77777777" w:rsidR="00797682" w:rsidRPr="006759B5"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200°</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13.8 </w:t>
            </w:r>
            <w:r w:rsidRPr="00BF38C6">
              <w:rPr>
                <w:rFonts w:ascii="Arial Narrow" w:hAnsi="Arial Narrow" w:cs="Arial"/>
                <w:color w:val="auto"/>
                <w:sz w:val="16"/>
                <w:szCs w:val="16"/>
                <w:lang w:val="ru-RU"/>
              </w:rPr>
              <w:t>бар</w:t>
            </w:r>
            <w:r w:rsidRPr="006759B5">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(изб.)</w:t>
            </w:r>
          </w:p>
          <w:p w14:paraId="5225544C" w14:textId="2F3E9B5E" w:rsidR="00D14C5B" w:rsidRPr="006759B5" w:rsidRDefault="00D14C5B" w:rsidP="00D14C5B">
            <w:pPr>
              <w:pStyle w:val="CellBody"/>
              <w:rPr>
                <w:rFonts w:ascii="Arial Narrow" w:hAnsi="Arial Narrow" w:cs="Arial"/>
                <w:i/>
                <w:iCs/>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7D1FD454" w14:textId="77777777" w:rsidR="00797682" w:rsidRPr="00BF38C6" w:rsidRDefault="00797682" w:rsidP="00D14C5B">
            <w:pPr>
              <w:pStyle w:val="CellBodyCentered"/>
              <w:rPr>
                <w:rFonts w:ascii="Arial Narrow" w:hAnsi="Arial Narrow" w:cs="Arial"/>
                <w:color w:val="auto"/>
                <w:sz w:val="16"/>
                <w:szCs w:val="16"/>
                <w:lang w:val="ru-RU"/>
              </w:rPr>
            </w:pPr>
          </w:p>
          <w:p w14:paraId="27FA0FE9" w14:textId="77777777" w:rsidR="00D075E0" w:rsidRPr="006759B5"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ДА, </w:t>
            </w:r>
          </w:p>
          <w:p w14:paraId="4921A0DD" w14:textId="2F30740B" w:rsidR="00797682" w:rsidRPr="006759B5"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для труб 4” и </w:t>
            </w:r>
            <w:r w:rsidR="000D559C" w:rsidRPr="006759B5">
              <w:rPr>
                <w:rFonts w:ascii="Arial Narrow" w:hAnsi="Arial Narrow" w:cs="Arial"/>
                <w:color w:val="auto"/>
                <w:sz w:val="16"/>
                <w:szCs w:val="16"/>
                <w:lang w:val="ru-RU"/>
              </w:rPr>
              <w:t>выше</w:t>
            </w:r>
          </w:p>
        </w:tc>
        <w:tc>
          <w:tcPr>
            <w:tcW w:w="450" w:type="dxa"/>
            <w:tcBorders>
              <w:top w:val="single" w:sz="6" w:space="0" w:color="auto"/>
              <w:left w:val="single" w:sz="6" w:space="0" w:color="auto"/>
              <w:bottom w:val="single" w:sz="6" w:space="0" w:color="auto"/>
              <w:right w:val="single" w:sz="6" w:space="0" w:color="auto"/>
            </w:tcBorders>
          </w:tcPr>
          <w:p w14:paraId="4FBA6545" w14:textId="77777777" w:rsidR="00797682" w:rsidRDefault="00797682" w:rsidP="00D14C5B">
            <w:pPr>
              <w:pStyle w:val="CellBodyCentered"/>
              <w:jc w:val="left"/>
              <w:rPr>
                <w:rFonts w:ascii="Arial Narrow" w:hAnsi="Arial Narrow"/>
                <w:color w:val="auto"/>
                <w:sz w:val="16"/>
                <w:szCs w:val="16"/>
                <w:lang w:val="ru-RU"/>
              </w:rPr>
            </w:pPr>
          </w:p>
          <w:p w14:paraId="2A250BFD" w14:textId="4B8DB9E0"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100</w:t>
            </w:r>
          </w:p>
        </w:tc>
      </w:tr>
      <w:tr w:rsidR="00797682" w:rsidRPr="00BF38C6" w14:paraId="275B2332" w14:textId="77777777" w:rsidTr="002A7110">
        <w:tc>
          <w:tcPr>
            <w:tcW w:w="3332" w:type="dxa"/>
            <w:tcBorders>
              <w:top w:val="single" w:sz="6" w:space="0" w:color="auto"/>
              <w:left w:val="single" w:sz="6" w:space="0" w:color="auto"/>
              <w:bottom w:val="single" w:sz="6" w:space="0" w:color="auto"/>
              <w:right w:val="single" w:sz="6" w:space="0" w:color="auto"/>
            </w:tcBorders>
          </w:tcPr>
          <w:p w14:paraId="27151BB7" w14:textId="77777777" w:rsidR="00797682" w:rsidRPr="00BF38C6" w:rsidRDefault="00797682" w:rsidP="00D14C5B">
            <w:pPr>
              <w:pStyle w:val="CellBody"/>
              <w:rPr>
                <w:rFonts w:ascii="Arial Narrow" w:hAnsi="Arial Narrow"/>
                <w:color w:val="auto"/>
                <w:sz w:val="16"/>
                <w:szCs w:val="16"/>
                <w:lang w:val="ru-RU"/>
              </w:rPr>
            </w:pPr>
          </w:p>
          <w:p w14:paraId="6FD4F36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AH - ПЛАВИКОВАЯ КИСЛОТА</w:t>
            </w:r>
          </w:p>
          <w:p w14:paraId="5789970B"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ВВ – ПРОДУВКА КОТЛА</w:t>
            </w:r>
          </w:p>
          <w:p w14:paraId="547473DC" w14:textId="77777777" w:rsidR="00797682" w:rsidRPr="006759B5"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en-GB"/>
              </w:rPr>
              <w:t>BV</w:t>
            </w:r>
            <w:r w:rsidRPr="00BF38C6">
              <w:rPr>
                <w:rFonts w:ascii="Arial Narrow" w:hAnsi="Arial Narrow"/>
                <w:color w:val="auto"/>
                <w:sz w:val="16"/>
                <w:szCs w:val="16"/>
                <w:lang w:val="ru-RU"/>
              </w:rPr>
              <w:t xml:space="preserve"> – СБРОС В АТМОСФЕРУ</w:t>
            </w:r>
          </w:p>
          <w:p w14:paraId="60745081" w14:textId="7821860B" w:rsidR="00D075E0" w:rsidRPr="006759B5" w:rsidRDefault="00D075E0" w:rsidP="00D14C5B">
            <w:pPr>
              <w:pStyle w:val="CellBody"/>
              <w:rPr>
                <w:rFonts w:ascii="Arial Narrow" w:hAnsi="Arial Narrow"/>
                <w:color w:val="auto"/>
                <w:sz w:val="16"/>
                <w:szCs w:val="16"/>
                <w:lang w:val="ru-RU"/>
              </w:rPr>
            </w:pPr>
            <w:ins w:id="822" w:author="Zhunisbayev, Olzhasbek [Bolashak Atyrau Limited]" w:date="2024-05-08T22:59:00Z">
              <w:r w:rsidRPr="00D075E0">
                <w:rPr>
                  <w:rFonts w:ascii="Arial Narrow" w:hAnsi="Arial Narrow"/>
                  <w:color w:val="auto"/>
                  <w:sz w:val="16"/>
                  <w:szCs w:val="16"/>
                </w:rPr>
                <w:t>CBC</w:t>
              </w:r>
              <w:r w:rsidRPr="006759B5">
                <w:rPr>
                  <w:rFonts w:ascii="Arial Narrow" w:hAnsi="Arial Narrow"/>
                  <w:color w:val="auto"/>
                  <w:sz w:val="16"/>
                  <w:szCs w:val="16"/>
                  <w:lang w:val="ru-RU"/>
                </w:rPr>
                <w:t xml:space="preserve"> – ДВУУГЛЕКИСЛЫЙ НАТРИЙ</w:t>
              </w:r>
            </w:ins>
          </w:p>
          <w:p w14:paraId="128DAA39" w14:textId="77777777" w:rsidR="00797682" w:rsidRPr="006759B5" w:rsidRDefault="00797682" w:rsidP="00D14C5B">
            <w:pPr>
              <w:pStyle w:val="CellBody"/>
              <w:rPr>
                <w:rFonts w:ascii="Arial Narrow" w:hAnsi="Arial Narrow" w:cs="Arial"/>
                <w:color w:val="auto"/>
                <w:sz w:val="16"/>
                <w:szCs w:val="16"/>
                <w:lang w:val="ru-RU"/>
              </w:rPr>
            </w:pPr>
            <w:r w:rsidRPr="004B618B">
              <w:rPr>
                <w:rFonts w:ascii="Arial Narrow" w:hAnsi="Arial Narrow"/>
                <w:color w:val="auto"/>
                <w:sz w:val="16"/>
                <w:szCs w:val="16"/>
              </w:rPr>
              <w:t>CCC</w:t>
            </w:r>
            <w:r w:rsidRPr="006759B5">
              <w:rPr>
                <w:rFonts w:ascii="Arial Narrow" w:hAnsi="Arial Narrow"/>
                <w:color w:val="auto"/>
                <w:sz w:val="16"/>
                <w:szCs w:val="16"/>
                <w:lang w:val="ru-RU"/>
              </w:rPr>
              <w:t xml:space="preserve"> – ХЛОРИД КАЛЬЦИЯ </w:t>
            </w:r>
          </w:p>
          <w:p w14:paraId="1B3161FE" w14:textId="190E68C1" w:rsidR="00D075E0" w:rsidRPr="006759B5" w:rsidRDefault="00D075E0" w:rsidP="00D14C5B">
            <w:pPr>
              <w:pStyle w:val="CellBody"/>
              <w:rPr>
                <w:ins w:id="823" w:author="Zhunisbayev, Olzhasbek [Bolashak Atyrau Limited]" w:date="2024-05-08T23:00:00Z"/>
                <w:rFonts w:ascii="Arial Narrow" w:hAnsi="Arial Narrow"/>
                <w:color w:val="auto"/>
                <w:sz w:val="16"/>
                <w:szCs w:val="16"/>
                <w:lang w:val="ru-RU"/>
              </w:rPr>
            </w:pPr>
            <w:ins w:id="824" w:author="Zhunisbayev, Olzhasbek [Bolashak Atyrau Limited]" w:date="2024-05-08T23:00:00Z">
              <w:r w:rsidRPr="00D075E0">
                <w:rPr>
                  <w:rFonts w:ascii="Arial Narrow" w:hAnsi="Arial Narrow"/>
                  <w:color w:val="auto"/>
                  <w:sz w:val="16"/>
                  <w:szCs w:val="16"/>
                </w:rPr>
                <w:t>CSB</w:t>
              </w:r>
              <w:r w:rsidRPr="006759B5">
                <w:rPr>
                  <w:rFonts w:ascii="Arial Narrow" w:hAnsi="Arial Narrow"/>
                  <w:color w:val="auto"/>
                  <w:sz w:val="16"/>
                  <w:szCs w:val="16"/>
                  <w:lang w:val="ru-RU"/>
                </w:rPr>
                <w:t xml:space="preserve"> – БИСУЛЬФИТ НАТРИЯ (</w:t>
              </w:r>
              <w:r w:rsidRPr="00D075E0">
                <w:rPr>
                  <w:rFonts w:ascii="Arial Narrow" w:hAnsi="Arial Narrow"/>
                  <w:color w:val="auto"/>
                  <w:sz w:val="16"/>
                  <w:szCs w:val="16"/>
                </w:rPr>
                <w:t>NaHS</w:t>
              </w:r>
              <w:r w:rsidRPr="006759B5">
                <w:rPr>
                  <w:rFonts w:ascii="Arial Narrow" w:hAnsi="Arial Narrow"/>
                  <w:color w:val="auto"/>
                  <w:sz w:val="16"/>
                  <w:szCs w:val="16"/>
                  <w:lang w:val="ru-RU"/>
                </w:rPr>
                <w:t>03)</w:t>
              </w:r>
            </w:ins>
          </w:p>
          <w:p w14:paraId="5FC80461" w14:textId="70A8EA4C"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CSH – ГИПОХЛОРИД НАТРИЯ</w:t>
            </w:r>
          </w:p>
          <w:p w14:paraId="175CD582" w14:textId="429F32A9"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DL – ДРЕНАЖ,</w:t>
            </w:r>
            <w:r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ПРОМЛИВНЕВ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0B95D4F1" w14:textId="141A7D13" w:rsidR="00D075E0" w:rsidRPr="004B618B" w:rsidRDefault="00D075E0" w:rsidP="00D14C5B">
            <w:pPr>
              <w:pStyle w:val="CellBody"/>
              <w:rPr>
                <w:ins w:id="825" w:author="Zhunisbayev, Olzhasbek [Bolashak Atyrau Limited]" w:date="2024-05-08T23:00:00Z"/>
                <w:rFonts w:ascii="Arial Narrow" w:hAnsi="Arial Narrow"/>
                <w:color w:val="auto"/>
                <w:sz w:val="16"/>
                <w:szCs w:val="16"/>
                <w:lang w:val="ru-RU"/>
              </w:rPr>
            </w:pPr>
            <w:ins w:id="826" w:author="Zhunisbayev, Olzhasbek [Bolashak Atyrau Limited]" w:date="2024-05-08T23:00:00Z">
              <w:r w:rsidRPr="00D075E0">
                <w:rPr>
                  <w:rFonts w:ascii="Arial Narrow" w:hAnsi="Arial Narrow"/>
                  <w:color w:val="auto"/>
                  <w:sz w:val="16"/>
                  <w:szCs w:val="16"/>
                  <w:lang w:val="en-GB"/>
                </w:rPr>
                <w:t>DLC</w:t>
              </w:r>
              <w:r w:rsidRPr="004B618B">
                <w:rPr>
                  <w:rFonts w:ascii="Arial Narrow" w:hAnsi="Arial Narrow"/>
                  <w:color w:val="auto"/>
                  <w:sz w:val="16"/>
                  <w:szCs w:val="16"/>
                  <w:lang w:val="ru-RU"/>
                </w:rPr>
                <w:t xml:space="preserve"> – СЛИВ ХИМРЕАГЕНТОВ (ОТКРЫТЫЙ)</w:t>
              </w:r>
            </w:ins>
          </w:p>
          <w:p w14:paraId="5F778EA7" w14:textId="128B7861"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en-GB"/>
              </w:rPr>
              <w:t>WE</w:t>
            </w:r>
            <w:r w:rsidRPr="00BF38C6">
              <w:rPr>
                <w:rFonts w:ascii="Arial Narrow" w:hAnsi="Arial Narrow"/>
                <w:color w:val="auto"/>
                <w:sz w:val="16"/>
                <w:szCs w:val="16"/>
                <w:lang w:val="ru-RU"/>
              </w:rPr>
              <w:t xml:space="preserve"> – ПРОМЛИВНЕВЫЙ СТОК</w:t>
            </w:r>
          </w:p>
          <w:p w14:paraId="08A87FE0"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WRA – НЕОЧИЩЕННАЯ/СЫРАЯ ВОДА</w:t>
            </w:r>
          </w:p>
          <w:p w14:paraId="433E7ABC" w14:textId="77777777" w:rsidR="00797682" w:rsidRPr="00BF38C6" w:rsidRDefault="00797682" w:rsidP="00D14C5B">
            <w:pPr>
              <w:pStyle w:val="CellBody"/>
              <w:rPr>
                <w:rFonts w:ascii="Arial Narrow" w:hAnsi="Arial Narrow"/>
                <w:color w:val="auto"/>
                <w:sz w:val="16"/>
                <w:szCs w:val="16"/>
                <w:lang w:val="en-GB"/>
              </w:rPr>
            </w:pPr>
            <w:r w:rsidRPr="00BF38C6">
              <w:rPr>
                <w:rFonts w:ascii="Arial Narrow" w:hAnsi="Arial Narrow"/>
                <w:color w:val="auto"/>
                <w:sz w:val="16"/>
                <w:szCs w:val="16"/>
                <w:lang w:val="en-GB"/>
              </w:rPr>
              <w:t>WP</w:t>
            </w:r>
            <w:r w:rsidRPr="00BF38C6">
              <w:rPr>
                <w:rFonts w:ascii="Arial Narrow" w:hAnsi="Arial Narrow"/>
                <w:color w:val="auto"/>
                <w:sz w:val="16"/>
                <w:szCs w:val="16"/>
                <w:lang w:val="ru-RU"/>
              </w:rPr>
              <w:t xml:space="preserve"> – ТЕХНОЛОГИЧЕСКАЯ ВОДА</w:t>
            </w:r>
          </w:p>
          <w:p w14:paraId="4EF74747" w14:textId="77777777" w:rsidR="00797682" w:rsidRPr="00BF38C6" w:rsidRDefault="00797682" w:rsidP="00D14C5B">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F76457B" w14:textId="77777777" w:rsidR="00797682" w:rsidRPr="00BF38C6" w:rsidRDefault="00797682" w:rsidP="00D14C5B">
            <w:pPr>
              <w:pStyle w:val="CellBodyCentered"/>
              <w:rPr>
                <w:rFonts w:ascii="Arial Narrow" w:hAnsi="Arial Narrow"/>
                <w:b/>
                <w:color w:val="auto"/>
                <w:sz w:val="16"/>
                <w:szCs w:val="16"/>
                <w:lang w:val="en-GB"/>
              </w:rPr>
            </w:pPr>
          </w:p>
          <w:p w14:paraId="775485F4" w14:textId="77777777" w:rsidR="00797682" w:rsidRPr="00BF38C6" w:rsidRDefault="00797682" w:rsidP="00D14C5B">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150CP2</w:t>
            </w:r>
          </w:p>
        </w:tc>
        <w:tc>
          <w:tcPr>
            <w:tcW w:w="720" w:type="dxa"/>
            <w:tcBorders>
              <w:top w:val="single" w:sz="6" w:space="0" w:color="auto"/>
              <w:left w:val="single" w:sz="6" w:space="0" w:color="auto"/>
              <w:bottom w:val="single" w:sz="6" w:space="0" w:color="auto"/>
              <w:right w:val="single" w:sz="6" w:space="0" w:color="auto"/>
            </w:tcBorders>
          </w:tcPr>
          <w:p w14:paraId="00A3CEAA" w14:textId="77777777" w:rsidR="00797682" w:rsidRPr="00BF38C6" w:rsidRDefault="00797682" w:rsidP="00D14C5B">
            <w:pPr>
              <w:pStyle w:val="CellBodyCentered"/>
              <w:rPr>
                <w:rFonts w:ascii="Arial Narrow" w:hAnsi="Arial Narrow"/>
                <w:color w:val="auto"/>
                <w:sz w:val="16"/>
                <w:szCs w:val="16"/>
                <w:lang w:val="en-GB"/>
              </w:rPr>
            </w:pPr>
          </w:p>
          <w:p w14:paraId="273C0E53"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0</w:t>
            </w:r>
          </w:p>
        </w:tc>
        <w:tc>
          <w:tcPr>
            <w:tcW w:w="900" w:type="dxa"/>
            <w:tcBorders>
              <w:top w:val="single" w:sz="6" w:space="0" w:color="auto"/>
              <w:left w:val="single" w:sz="6" w:space="0" w:color="auto"/>
              <w:bottom w:val="single" w:sz="6" w:space="0" w:color="auto"/>
              <w:right w:val="single" w:sz="6" w:space="0" w:color="auto"/>
            </w:tcBorders>
          </w:tcPr>
          <w:p w14:paraId="45FE5354" w14:textId="77777777" w:rsidR="00797682" w:rsidRPr="00BF38C6" w:rsidRDefault="00797682" w:rsidP="00D14C5B">
            <w:pPr>
              <w:pStyle w:val="CellBodyCentered"/>
              <w:rPr>
                <w:rFonts w:ascii="Arial Narrow" w:hAnsi="Arial Narrow"/>
                <w:color w:val="auto"/>
                <w:sz w:val="16"/>
                <w:szCs w:val="16"/>
                <w:lang w:val="ru-RU"/>
              </w:rPr>
            </w:pPr>
          </w:p>
          <w:p w14:paraId="67568772" w14:textId="59ACDF9A" w:rsidR="00797682" w:rsidRPr="00D263D7" w:rsidRDefault="00A9573C" w:rsidP="00D14C5B">
            <w:pPr>
              <w:pStyle w:val="CellBodyCentered"/>
              <w:rPr>
                <w:rFonts w:ascii="Arial Narrow" w:hAnsi="Arial Narrow" w:cs="Arial"/>
                <w:color w:val="auto"/>
                <w:sz w:val="16"/>
                <w:szCs w:val="16"/>
              </w:rPr>
            </w:pPr>
            <w:r>
              <w:rPr>
                <w:rFonts w:ascii="Arial Narrow" w:hAnsi="Arial Narrow" w:cs="Arial"/>
                <w:color w:val="auto"/>
                <w:sz w:val="16"/>
                <w:szCs w:val="16"/>
              </w:rPr>
              <w:t>LTCS</w:t>
            </w:r>
            <w:r w:rsidR="00797682">
              <w:rPr>
                <w:rFonts w:ascii="Arial Narrow" w:hAnsi="Arial Narrow"/>
                <w:color w:val="auto"/>
                <w:sz w:val="16"/>
                <w:szCs w:val="16"/>
              </w:rPr>
              <w:t xml:space="preserve"> </w:t>
            </w:r>
            <w:r w:rsidR="00066A12">
              <w:rPr>
                <w:rFonts w:ascii="Arial Narrow" w:hAnsi="Arial Narrow"/>
                <w:color w:val="auto"/>
                <w:sz w:val="16"/>
                <w:szCs w:val="16"/>
              </w:rPr>
              <w:t>+</w:t>
            </w:r>
            <w:r w:rsidR="00797682">
              <w:rPr>
                <w:rFonts w:ascii="Arial Narrow" w:hAnsi="Arial Narrow"/>
                <w:color w:val="auto"/>
                <w:sz w:val="16"/>
                <w:szCs w:val="16"/>
              </w:rPr>
              <w:t xml:space="preserve"> ПЛАКИРОВК</w:t>
            </w:r>
            <w:r w:rsidR="00066A12">
              <w:rPr>
                <w:rFonts w:ascii="Arial Narrow" w:hAnsi="Arial Narrow"/>
                <w:color w:val="auto"/>
                <w:sz w:val="16"/>
                <w:szCs w:val="16"/>
              </w:rPr>
              <w:t xml:space="preserve">А </w:t>
            </w:r>
            <w:r w:rsidR="00797682" w:rsidRPr="00BF38C6">
              <w:rPr>
                <w:rFonts w:ascii="Arial Narrow" w:hAnsi="Arial Narrow"/>
                <w:color w:val="auto"/>
                <w:sz w:val="16"/>
                <w:szCs w:val="16"/>
                <w:lang w:val="ru-RU"/>
              </w:rPr>
              <w:t>ПТФЭ</w:t>
            </w:r>
          </w:p>
        </w:tc>
        <w:tc>
          <w:tcPr>
            <w:tcW w:w="810" w:type="dxa"/>
            <w:tcBorders>
              <w:top w:val="single" w:sz="6" w:space="0" w:color="auto"/>
              <w:left w:val="single" w:sz="6" w:space="0" w:color="auto"/>
              <w:bottom w:val="single" w:sz="6" w:space="0" w:color="auto"/>
              <w:right w:val="single" w:sz="6" w:space="0" w:color="auto"/>
            </w:tcBorders>
          </w:tcPr>
          <w:p w14:paraId="7D96FDC5" w14:textId="77777777" w:rsidR="00797682" w:rsidRPr="00BF38C6" w:rsidRDefault="00797682" w:rsidP="00D14C5B">
            <w:pPr>
              <w:pStyle w:val="CellBodyCentered"/>
              <w:rPr>
                <w:rFonts w:ascii="Arial Narrow" w:hAnsi="Arial Narrow"/>
                <w:color w:val="auto"/>
                <w:sz w:val="16"/>
                <w:szCs w:val="16"/>
                <w:lang w:val="ru-RU"/>
              </w:rPr>
            </w:pPr>
          </w:p>
          <w:p w14:paraId="591322E2" w14:textId="77777777" w:rsidR="00797682"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r w:rsidRPr="00BF38C6">
              <w:rPr>
                <w:rFonts w:ascii="Arial Narrow" w:hAnsi="Arial Narrow" w:cs="Arial"/>
                <w:color w:val="auto"/>
                <w:sz w:val="16"/>
                <w:szCs w:val="16"/>
                <w:lang w:val="en-GB"/>
              </w:rPr>
              <w:t xml:space="preserve"> </w:t>
            </w:r>
          </w:p>
          <w:p w14:paraId="228D77D9" w14:textId="4E2E2C3D"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150</w:t>
            </w:r>
            <w:r>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283B8046" w14:textId="77777777" w:rsidR="00797682" w:rsidRPr="00BF38C6" w:rsidRDefault="00797682" w:rsidP="00D14C5B">
            <w:pPr>
              <w:pStyle w:val="CellBodyCentered"/>
              <w:rPr>
                <w:rFonts w:ascii="Arial Narrow" w:hAnsi="Arial Narrow"/>
                <w:color w:val="auto"/>
                <w:sz w:val="16"/>
                <w:szCs w:val="16"/>
                <w:lang w:val="en-GB"/>
              </w:rPr>
            </w:pPr>
          </w:p>
          <w:p w14:paraId="0DB4B900" w14:textId="35A3AA66"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 -</w:t>
            </w:r>
            <w:del w:id="827" w:author="Zhunisbayev, Olzhasbek [Bolashak Atyrau Limited]" w:date="2024-05-08T22:40:00Z">
              <w:r w:rsidRPr="00BF38C6" w:rsidDel="00D263D7">
                <w:rPr>
                  <w:rFonts w:ascii="Arial Narrow" w:hAnsi="Arial Narrow"/>
                  <w:color w:val="auto"/>
                  <w:sz w:val="16"/>
                  <w:szCs w:val="16"/>
                  <w:lang w:val="ru-RU"/>
                </w:rPr>
                <w:delText>4</w:delText>
              </w:r>
              <w:r w:rsidRPr="00BF38C6" w:rsidDel="00D263D7">
                <w:rPr>
                  <w:rFonts w:ascii="Arial Narrow" w:hAnsi="Arial Narrow"/>
                  <w:color w:val="auto"/>
                  <w:sz w:val="16"/>
                  <w:szCs w:val="16"/>
                  <w:lang w:val="en-GB"/>
                </w:rPr>
                <w:delText>6</w:delText>
              </w:r>
              <w:r w:rsidRPr="00BF38C6" w:rsidDel="00D263D7">
                <w:rPr>
                  <w:rFonts w:ascii="Arial Narrow" w:hAnsi="Arial Narrow"/>
                  <w:color w:val="auto"/>
                  <w:sz w:val="16"/>
                  <w:szCs w:val="16"/>
                  <w:lang w:val="ru-RU"/>
                </w:rPr>
                <w:delText xml:space="preserve"> </w:delText>
              </w:r>
            </w:del>
            <w:ins w:id="828" w:author="Zhunisbayev, Olzhasbek [Bolashak Atyrau Limited]" w:date="2024-05-08T22:40:00Z">
              <w:r w:rsidRPr="00BF38C6">
                <w:rPr>
                  <w:rFonts w:ascii="Arial Narrow" w:hAnsi="Arial Narrow"/>
                  <w:color w:val="auto"/>
                  <w:sz w:val="16"/>
                  <w:szCs w:val="16"/>
                  <w:lang w:val="ru-RU"/>
                </w:rPr>
                <w:t>4</w:t>
              </w:r>
              <w:r>
                <w:rPr>
                  <w:rFonts w:ascii="Arial Narrow" w:hAnsi="Arial Narrow"/>
                  <w:color w:val="auto"/>
                  <w:sz w:val="16"/>
                  <w:szCs w:val="16"/>
                  <w:lang w:val="en-GB"/>
                </w:rPr>
                <w:t>0</w:t>
              </w:r>
              <w:r w:rsidRPr="00BF38C6">
                <w:rPr>
                  <w:rFonts w:ascii="Arial Narrow" w:hAnsi="Arial Narrow"/>
                  <w:color w:val="auto"/>
                  <w:sz w:val="16"/>
                  <w:szCs w:val="16"/>
                  <w:lang w:val="ru-RU"/>
                </w:rPr>
                <w:t xml:space="preserve"> </w:t>
              </w:r>
            </w:ins>
            <w:r w:rsidRPr="00BF38C6">
              <w:rPr>
                <w:rFonts w:ascii="Arial Narrow" w:hAnsi="Arial Narrow"/>
                <w:color w:val="auto"/>
                <w:sz w:val="16"/>
                <w:szCs w:val="16"/>
                <w:lang w:val="ru-RU"/>
              </w:rPr>
              <w:t>до</w:t>
            </w:r>
          </w:p>
          <w:p w14:paraId="6929F7FC"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+150°C</w:t>
            </w:r>
          </w:p>
        </w:tc>
        <w:tc>
          <w:tcPr>
            <w:tcW w:w="1951" w:type="dxa"/>
            <w:tcBorders>
              <w:top w:val="single" w:sz="6" w:space="0" w:color="auto"/>
              <w:left w:val="single" w:sz="6" w:space="0" w:color="auto"/>
              <w:bottom w:val="single" w:sz="6" w:space="0" w:color="auto"/>
              <w:right w:val="single" w:sz="6" w:space="0" w:color="auto"/>
            </w:tcBorders>
          </w:tcPr>
          <w:p w14:paraId="0A1B673A" w14:textId="77777777" w:rsidR="00797682" w:rsidRPr="00BF38C6" w:rsidRDefault="00797682" w:rsidP="00D14C5B">
            <w:pPr>
              <w:pStyle w:val="CellBody"/>
              <w:rPr>
                <w:rFonts w:ascii="Arial Narrow" w:hAnsi="Arial Narrow"/>
                <w:color w:val="auto"/>
                <w:sz w:val="16"/>
                <w:szCs w:val="16"/>
                <w:lang w:val="ru-RU"/>
              </w:rPr>
            </w:pPr>
          </w:p>
          <w:p w14:paraId="5853C60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Максимум = 16 бар (изб.)</w:t>
            </w:r>
          </w:p>
          <w:p w14:paraId="20E0EFF5" w14:textId="35F1B2E0" w:rsidR="00797682" w:rsidRPr="00BF38C6" w:rsidRDefault="00797682" w:rsidP="00D14C5B">
            <w:pPr>
              <w:pStyle w:val="CellBody"/>
              <w:rPr>
                <w:rFonts w:ascii="Arial Narrow" w:hAnsi="Arial Narrow" w:cs="Arial"/>
                <w:color w:val="auto"/>
                <w:sz w:val="16"/>
                <w:szCs w:val="16"/>
                <w:u w:val="single"/>
                <w:lang w:val="ru-RU"/>
              </w:rPr>
            </w:pPr>
            <w:r w:rsidRPr="00BF38C6">
              <w:rPr>
                <w:rFonts w:ascii="Arial Narrow" w:hAnsi="Arial Narrow"/>
                <w:color w:val="auto"/>
                <w:sz w:val="16"/>
                <w:szCs w:val="16"/>
                <w:lang w:val="ru-RU"/>
              </w:rPr>
              <w:t xml:space="preserve">(ограничивается </w:t>
            </w:r>
            <w:r w:rsidRPr="006759B5">
              <w:rPr>
                <w:rFonts w:ascii="Arial Narrow" w:hAnsi="Arial Narrow"/>
                <w:color w:val="auto"/>
                <w:sz w:val="16"/>
                <w:szCs w:val="16"/>
                <w:lang w:val="ru-RU"/>
              </w:rPr>
              <w:t>классом</w:t>
            </w:r>
            <w:r w:rsidRPr="00BF38C6">
              <w:rPr>
                <w:rFonts w:ascii="Arial Narrow" w:hAnsi="Arial Narrow"/>
                <w:color w:val="auto"/>
                <w:sz w:val="16"/>
                <w:szCs w:val="16"/>
                <w:lang w:val="ru-RU"/>
              </w:rPr>
              <w:t xml:space="preserve"> бронзовых </w:t>
            </w:r>
            <w:r w:rsidRPr="006759B5">
              <w:rPr>
                <w:rFonts w:ascii="Arial Narrow" w:hAnsi="Arial Narrow"/>
                <w:color w:val="auto"/>
                <w:sz w:val="16"/>
                <w:szCs w:val="16"/>
                <w:lang w:val="ru-RU"/>
              </w:rPr>
              <w:t>арматур</w:t>
            </w:r>
            <w:r w:rsidRPr="00BF38C6">
              <w:rPr>
                <w:rFonts w:ascii="Arial Narrow" w:hAnsi="Arial Narrow"/>
                <w:color w:val="auto"/>
                <w:sz w:val="16"/>
                <w:szCs w:val="16"/>
                <w:lang w:val="ru-RU"/>
              </w:rPr>
              <w:t>)</w:t>
            </w:r>
          </w:p>
        </w:tc>
        <w:tc>
          <w:tcPr>
            <w:tcW w:w="611" w:type="dxa"/>
            <w:tcBorders>
              <w:top w:val="single" w:sz="6" w:space="0" w:color="auto"/>
              <w:left w:val="single" w:sz="6" w:space="0" w:color="auto"/>
              <w:bottom w:val="single" w:sz="6" w:space="0" w:color="auto"/>
              <w:right w:val="single" w:sz="6" w:space="0" w:color="auto"/>
            </w:tcBorders>
          </w:tcPr>
          <w:p w14:paraId="706255AE" w14:textId="77777777" w:rsidR="00797682" w:rsidRPr="00BF38C6" w:rsidRDefault="00797682" w:rsidP="00D14C5B">
            <w:pPr>
              <w:pStyle w:val="CellBodyCentered"/>
              <w:rPr>
                <w:rFonts w:ascii="Arial Narrow" w:hAnsi="Arial Narrow"/>
                <w:color w:val="auto"/>
                <w:sz w:val="16"/>
                <w:szCs w:val="16"/>
                <w:lang w:val="ru-RU"/>
              </w:rPr>
            </w:pPr>
          </w:p>
          <w:p w14:paraId="077DDF96"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02F73C36" w14:textId="77777777" w:rsidR="00797682" w:rsidRPr="00BF38C6" w:rsidRDefault="00797682" w:rsidP="00D14C5B">
            <w:pPr>
              <w:pStyle w:val="CellBodyCentered"/>
              <w:rPr>
                <w:rFonts w:ascii="Arial Narrow" w:hAnsi="Arial Narrow"/>
                <w:color w:val="auto"/>
                <w:sz w:val="16"/>
                <w:szCs w:val="16"/>
                <w:lang w:val="en-GB"/>
              </w:rPr>
            </w:pPr>
          </w:p>
          <w:p w14:paraId="61CD985D"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0</w:t>
            </w:r>
          </w:p>
        </w:tc>
      </w:tr>
      <w:tr w:rsidR="00797682" w:rsidRPr="00BF38C6" w:rsidDel="00D075E0" w14:paraId="2EC718E9" w14:textId="1DB22F17" w:rsidTr="002A7110">
        <w:trPr>
          <w:del w:id="829" w:author="Zhunisbayev, Olzhasbek [Bolashak Atyrau Limited]" w:date="2024-05-08T23:01:00Z"/>
        </w:trPr>
        <w:tc>
          <w:tcPr>
            <w:tcW w:w="3332" w:type="dxa"/>
            <w:tcBorders>
              <w:top w:val="single" w:sz="6" w:space="0" w:color="auto"/>
              <w:left w:val="single" w:sz="6" w:space="0" w:color="auto"/>
              <w:bottom w:val="single" w:sz="6" w:space="0" w:color="auto"/>
              <w:right w:val="single" w:sz="6" w:space="0" w:color="auto"/>
            </w:tcBorders>
          </w:tcPr>
          <w:p w14:paraId="6E6205DC" w14:textId="23506E79" w:rsidR="00797682" w:rsidRPr="00BF38C6" w:rsidDel="00D075E0" w:rsidRDefault="00797682" w:rsidP="00D14C5B">
            <w:pPr>
              <w:pStyle w:val="TableText"/>
              <w:rPr>
                <w:del w:id="830" w:author="Zhunisbayev, Olzhasbek [Bolashak Atyrau Limited]" w:date="2024-05-08T23:01:00Z"/>
                <w:rFonts w:ascii="Arial Narrow" w:hAnsi="Arial Narrow"/>
                <w:color w:val="auto"/>
                <w:szCs w:val="16"/>
              </w:rPr>
            </w:pPr>
          </w:p>
          <w:p w14:paraId="4187BAD0" w14:textId="08DD1DFC" w:rsidR="00797682" w:rsidRPr="00BF38C6" w:rsidDel="00D075E0" w:rsidRDefault="00797682" w:rsidP="00D14C5B">
            <w:pPr>
              <w:pStyle w:val="CellBody"/>
              <w:rPr>
                <w:del w:id="831" w:author="Zhunisbayev, Olzhasbek [Bolashak Atyrau Limited]" w:date="2024-05-08T23:01:00Z"/>
                <w:rFonts w:ascii="Arial Narrow" w:hAnsi="Arial Narrow" w:cs="Arial"/>
                <w:color w:val="auto"/>
                <w:sz w:val="16"/>
                <w:szCs w:val="16"/>
                <w:lang w:val="en-GB"/>
              </w:rPr>
            </w:pPr>
            <w:del w:id="832" w:author="Zhunisbayev, Olzhasbek [Bolashak Atyrau Limited]" w:date="2024-05-08T23:01:00Z">
              <w:r w:rsidRPr="00BF38C6" w:rsidDel="00D075E0">
                <w:rPr>
                  <w:rFonts w:ascii="Arial Narrow" w:hAnsi="Arial Narrow" w:cs="Arial"/>
                  <w:color w:val="auto"/>
                  <w:sz w:val="16"/>
                  <w:szCs w:val="16"/>
                  <w:lang w:val="en-GB"/>
                </w:rPr>
                <w:delText xml:space="preserve">WP – </w:delText>
              </w:r>
              <w:r w:rsidRPr="00BF38C6" w:rsidDel="00D075E0">
                <w:rPr>
                  <w:rFonts w:ascii="Arial Narrow" w:hAnsi="Arial Narrow" w:cs="Arial"/>
                  <w:color w:val="auto"/>
                  <w:sz w:val="16"/>
                  <w:szCs w:val="16"/>
                  <w:lang w:val="ru-RU"/>
                </w:rPr>
                <w:delText>ТЕХНОЛОГИЧЕСКАЯ ВОДА</w:delText>
              </w:r>
            </w:del>
          </w:p>
          <w:p w14:paraId="0F169B00" w14:textId="25D40D49" w:rsidR="00797682" w:rsidRPr="00BF38C6" w:rsidDel="00D075E0" w:rsidRDefault="00797682" w:rsidP="00D14C5B">
            <w:pPr>
              <w:pStyle w:val="CellBody"/>
              <w:rPr>
                <w:del w:id="833" w:author="Zhunisbayev, Olzhasbek [Bolashak Atyrau Limited]" w:date="2024-05-08T23:01:00Z"/>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714515E1" w14:textId="530E80F6" w:rsidR="00797682" w:rsidRPr="00BF38C6" w:rsidDel="00D075E0" w:rsidRDefault="00797682" w:rsidP="00D14C5B">
            <w:pPr>
              <w:pStyle w:val="CellBodyCentered"/>
              <w:rPr>
                <w:del w:id="834" w:author="Zhunisbayev, Olzhasbek [Bolashak Atyrau Limited]" w:date="2024-05-08T23:01:00Z"/>
                <w:rFonts w:ascii="Arial Narrow" w:hAnsi="Arial Narrow" w:cs="Arial"/>
                <w:b/>
                <w:color w:val="auto"/>
                <w:sz w:val="16"/>
                <w:szCs w:val="16"/>
                <w:lang w:val="en-GB"/>
              </w:rPr>
            </w:pPr>
          </w:p>
          <w:p w14:paraId="02655280" w14:textId="480B5F9B" w:rsidR="00797682" w:rsidRPr="00BF38C6" w:rsidDel="00D075E0" w:rsidRDefault="00797682" w:rsidP="00D14C5B">
            <w:pPr>
              <w:pStyle w:val="CellBodyCentered"/>
              <w:rPr>
                <w:del w:id="835" w:author="Zhunisbayev, Olzhasbek [Bolashak Atyrau Limited]" w:date="2024-05-08T23:01:00Z"/>
                <w:rFonts w:ascii="Arial Narrow" w:hAnsi="Arial Narrow"/>
                <w:b/>
                <w:color w:val="auto"/>
                <w:sz w:val="16"/>
                <w:szCs w:val="16"/>
                <w:lang w:val="ru-RU"/>
              </w:rPr>
            </w:pPr>
            <w:del w:id="836" w:author="Zhunisbayev, Olzhasbek [Bolashak Atyrau Limited]" w:date="2024-05-08T23:01:00Z">
              <w:r w:rsidRPr="00BF38C6" w:rsidDel="00D075E0">
                <w:rPr>
                  <w:rFonts w:ascii="Arial Narrow" w:hAnsi="Arial Narrow" w:cs="Arial"/>
                  <w:b/>
                  <w:color w:val="auto"/>
                  <w:sz w:val="16"/>
                  <w:szCs w:val="16"/>
                  <w:lang w:val="en-GB"/>
                </w:rPr>
                <w:delText>150D01</w:delText>
              </w:r>
            </w:del>
          </w:p>
        </w:tc>
        <w:tc>
          <w:tcPr>
            <w:tcW w:w="720" w:type="dxa"/>
            <w:tcBorders>
              <w:top w:val="single" w:sz="6" w:space="0" w:color="auto"/>
              <w:left w:val="single" w:sz="6" w:space="0" w:color="auto"/>
              <w:bottom w:val="single" w:sz="6" w:space="0" w:color="auto"/>
              <w:right w:val="single" w:sz="6" w:space="0" w:color="auto"/>
            </w:tcBorders>
          </w:tcPr>
          <w:p w14:paraId="041AB26C" w14:textId="775FA5FB" w:rsidR="00797682" w:rsidRPr="00BF38C6" w:rsidDel="00D075E0" w:rsidRDefault="00797682" w:rsidP="00D14C5B">
            <w:pPr>
              <w:pStyle w:val="CellBodyCentered"/>
              <w:rPr>
                <w:del w:id="837" w:author="Zhunisbayev, Olzhasbek [Bolashak Atyrau Limited]" w:date="2024-05-08T23:01:00Z"/>
                <w:rFonts w:ascii="Arial Narrow" w:hAnsi="Arial Narrow" w:cs="Arial"/>
                <w:color w:val="auto"/>
                <w:sz w:val="16"/>
                <w:szCs w:val="16"/>
                <w:lang w:val="en-GB"/>
              </w:rPr>
            </w:pPr>
          </w:p>
          <w:p w14:paraId="0F3B9C60" w14:textId="4278E77E" w:rsidR="00797682" w:rsidRPr="00BF38C6" w:rsidDel="00D075E0" w:rsidRDefault="00797682" w:rsidP="00D14C5B">
            <w:pPr>
              <w:pStyle w:val="CellBodyCentered"/>
              <w:rPr>
                <w:del w:id="838" w:author="Zhunisbayev, Olzhasbek [Bolashak Atyrau Limited]" w:date="2024-05-08T23:01:00Z"/>
                <w:rFonts w:ascii="Arial Narrow" w:hAnsi="Arial Narrow"/>
                <w:color w:val="auto"/>
                <w:sz w:val="16"/>
                <w:szCs w:val="16"/>
                <w:lang w:val="ru-RU"/>
              </w:rPr>
            </w:pPr>
            <w:del w:id="839" w:author="Zhunisbayev, Olzhasbek [Bolashak Atyrau Limited]" w:date="2024-05-08T23:01:00Z">
              <w:r w:rsidRPr="00BF38C6" w:rsidDel="00D075E0">
                <w:rPr>
                  <w:rFonts w:ascii="Arial Narrow" w:hAnsi="Arial Narrow" w:cs="Arial"/>
                  <w:color w:val="auto"/>
                  <w:sz w:val="16"/>
                  <w:szCs w:val="16"/>
                  <w:lang w:val="en-GB"/>
                </w:rPr>
                <w:delText>1</w:delText>
              </w:r>
              <w:r w:rsidRPr="00BF38C6" w:rsidDel="00D075E0">
                <w:rPr>
                  <w:rFonts w:ascii="Arial Narrow" w:hAnsi="Arial Narrow" w:cs="Arial"/>
                  <w:color w:val="auto"/>
                  <w:sz w:val="16"/>
                  <w:szCs w:val="16"/>
                  <w:lang w:val="ru-RU"/>
                </w:rPr>
                <w:delText>,0</w:delText>
              </w:r>
            </w:del>
          </w:p>
        </w:tc>
        <w:tc>
          <w:tcPr>
            <w:tcW w:w="900" w:type="dxa"/>
            <w:tcBorders>
              <w:top w:val="single" w:sz="6" w:space="0" w:color="auto"/>
              <w:left w:val="single" w:sz="6" w:space="0" w:color="auto"/>
              <w:bottom w:val="single" w:sz="6" w:space="0" w:color="auto"/>
              <w:right w:val="single" w:sz="6" w:space="0" w:color="auto"/>
            </w:tcBorders>
          </w:tcPr>
          <w:p w14:paraId="7CEACFC0" w14:textId="74CC4A66" w:rsidR="00797682" w:rsidRPr="00BF38C6" w:rsidDel="00D075E0" w:rsidRDefault="00797682" w:rsidP="00D14C5B">
            <w:pPr>
              <w:pStyle w:val="CellBodyCentered"/>
              <w:ind w:left="-33"/>
              <w:rPr>
                <w:del w:id="840" w:author="Zhunisbayev, Olzhasbek [Bolashak Atyrau Limited]" w:date="2024-05-08T23:01:00Z"/>
                <w:rFonts w:ascii="Arial Narrow" w:hAnsi="Arial Narrow" w:cs="Arial"/>
                <w:color w:val="auto"/>
                <w:sz w:val="16"/>
                <w:szCs w:val="16"/>
                <w:lang w:val="ru-RU"/>
              </w:rPr>
            </w:pPr>
            <w:del w:id="841" w:author="Zhunisbayev, Olzhasbek [Bolashak Atyrau Limited]" w:date="2024-05-08T23:01:00Z">
              <w:r w:rsidRPr="00BF38C6" w:rsidDel="00D075E0">
                <w:rPr>
                  <w:rFonts w:ascii="Arial Narrow" w:hAnsi="Arial Narrow" w:cs="Arial"/>
                  <w:color w:val="auto"/>
                  <w:sz w:val="16"/>
                  <w:szCs w:val="16"/>
                  <w:lang w:val="ru-RU"/>
                </w:rPr>
                <w:delText>СУПЕР-ДУПЛЕКС</w:delText>
              </w:r>
            </w:del>
          </w:p>
          <w:p w14:paraId="5730F53E" w14:textId="5C4F1D52" w:rsidR="00797682" w:rsidRPr="00BF38C6" w:rsidDel="00D075E0" w:rsidRDefault="00797682" w:rsidP="00D14C5B">
            <w:pPr>
              <w:pStyle w:val="CellBodyCentered"/>
              <w:ind w:hanging="720"/>
              <w:rPr>
                <w:del w:id="842" w:author="Zhunisbayev, Olzhasbek [Bolashak Atyrau Limited]" w:date="2024-05-08T23:01:00Z"/>
                <w:rFonts w:ascii="Arial Narrow" w:hAnsi="Arial Narrow" w:cs="Arial"/>
                <w:color w:val="auto"/>
                <w:sz w:val="16"/>
                <w:szCs w:val="16"/>
                <w:lang w:val="en-GB"/>
              </w:rPr>
            </w:pPr>
          </w:p>
          <w:p w14:paraId="0C3D30C1" w14:textId="45BEC811" w:rsidR="00797682" w:rsidRPr="00BF38C6" w:rsidDel="00D075E0" w:rsidRDefault="00797682" w:rsidP="00D14C5B">
            <w:pPr>
              <w:pStyle w:val="CellBodyCentered"/>
              <w:ind w:left="-33"/>
              <w:rPr>
                <w:del w:id="843" w:author="Zhunisbayev, Olzhasbek [Bolashak Atyrau Limited]" w:date="2024-05-08T23:01:00Z"/>
                <w:rFonts w:ascii="Arial Narrow" w:hAnsi="Arial Narrow"/>
                <w:color w:val="auto"/>
                <w:sz w:val="16"/>
                <w:szCs w:val="16"/>
                <w:lang w:val="ru-RU"/>
              </w:rPr>
            </w:pPr>
            <w:del w:id="844" w:author="Zhunisbayev, Olzhasbek [Bolashak Atyrau Limited]" w:date="2024-05-08T23:01:00Z">
              <w:r w:rsidRPr="00BF38C6" w:rsidDel="00D075E0">
                <w:rPr>
                  <w:rFonts w:ascii="Arial Narrow" w:hAnsi="Arial Narrow" w:cs="Arial"/>
                  <w:color w:val="auto"/>
                  <w:sz w:val="16"/>
                  <w:szCs w:val="16"/>
                  <w:lang w:val="ru-RU"/>
                </w:rPr>
                <w:delText xml:space="preserve">Прим. </w:delText>
              </w:r>
              <w:r w:rsidRPr="00BF38C6" w:rsidDel="00D075E0">
                <w:rPr>
                  <w:rFonts w:ascii="Arial Narrow" w:hAnsi="Arial Narrow" w:cs="Arial"/>
                  <w:color w:val="auto"/>
                  <w:sz w:val="16"/>
                  <w:szCs w:val="16"/>
                  <w:lang w:val="en-GB"/>
                </w:rPr>
                <w:delText>1</w:delText>
              </w:r>
            </w:del>
          </w:p>
        </w:tc>
        <w:tc>
          <w:tcPr>
            <w:tcW w:w="810" w:type="dxa"/>
            <w:tcBorders>
              <w:top w:val="single" w:sz="6" w:space="0" w:color="auto"/>
              <w:left w:val="single" w:sz="6" w:space="0" w:color="auto"/>
              <w:bottom w:val="single" w:sz="6" w:space="0" w:color="auto"/>
              <w:right w:val="single" w:sz="6" w:space="0" w:color="auto"/>
            </w:tcBorders>
          </w:tcPr>
          <w:p w14:paraId="22841ECD" w14:textId="430E0326" w:rsidR="00797682" w:rsidRPr="00BF38C6" w:rsidDel="00D075E0" w:rsidRDefault="00797682" w:rsidP="00D14C5B">
            <w:pPr>
              <w:pStyle w:val="CellBodyCentered"/>
              <w:rPr>
                <w:del w:id="845" w:author="Zhunisbayev, Olzhasbek [Bolashak Atyrau Limited]" w:date="2024-05-08T23:01:00Z"/>
                <w:rFonts w:ascii="Arial Narrow" w:hAnsi="Arial Narrow" w:cs="Arial"/>
                <w:color w:val="auto"/>
                <w:sz w:val="16"/>
                <w:szCs w:val="16"/>
                <w:lang w:val="en-GB"/>
              </w:rPr>
            </w:pPr>
          </w:p>
          <w:p w14:paraId="4C8AE26E" w14:textId="7F793446" w:rsidR="00797682" w:rsidDel="00D075E0" w:rsidRDefault="00797682" w:rsidP="00D14C5B">
            <w:pPr>
              <w:pStyle w:val="CellBodyCentered"/>
              <w:rPr>
                <w:del w:id="846" w:author="Zhunisbayev, Olzhasbek [Bolashak Atyrau Limited]" w:date="2024-05-08T23:01:00Z"/>
                <w:rFonts w:ascii="Arial Narrow" w:hAnsi="Arial Narrow" w:cs="Arial"/>
                <w:color w:val="auto"/>
                <w:sz w:val="16"/>
                <w:szCs w:val="16"/>
                <w:lang w:val="en-GB"/>
              </w:rPr>
            </w:pPr>
            <w:del w:id="847" w:author="Zhunisbayev, Olzhasbek [Bolashak Atyrau Limited]" w:date="2024-05-08T23:01:00Z">
              <w:r w:rsidRPr="00BF38C6" w:rsidDel="00D075E0">
                <w:rPr>
                  <w:rFonts w:ascii="Arial Narrow" w:hAnsi="Arial Narrow" w:cs="Arial"/>
                  <w:color w:val="auto"/>
                  <w:sz w:val="16"/>
                  <w:szCs w:val="16"/>
                  <w:lang w:val="ru-RU"/>
                </w:rPr>
                <w:delText>КЛАСС</w:delText>
              </w:r>
              <w:r w:rsidRPr="00BF38C6" w:rsidDel="00D075E0">
                <w:rPr>
                  <w:rFonts w:ascii="Arial Narrow" w:hAnsi="Arial Narrow" w:cs="Arial"/>
                  <w:color w:val="auto"/>
                  <w:sz w:val="16"/>
                  <w:szCs w:val="16"/>
                  <w:lang w:val="en-GB"/>
                </w:rPr>
                <w:delText xml:space="preserve"> </w:delText>
              </w:r>
            </w:del>
          </w:p>
          <w:p w14:paraId="75863D3C" w14:textId="441C57FA" w:rsidR="00797682" w:rsidRPr="00BF38C6" w:rsidDel="00D075E0" w:rsidRDefault="00797682" w:rsidP="00D14C5B">
            <w:pPr>
              <w:pStyle w:val="CellBodyCentered"/>
              <w:rPr>
                <w:del w:id="848" w:author="Zhunisbayev, Olzhasbek [Bolashak Atyrau Limited]" w:date="2024-05-08T23:01:00Z"/>
                <w:rFonts w:ascii="Arial Narrow" w:hAnsi="Arial Narrow"/>
                <w:color w:val="auto"/>
                <w:sz w:val="16"/>
                <w:szCs w:val="16"/>
                <w:lang w:val="ru-RU"/>
              </w:rPr>
            </w:pPr>
            <w:del w:id="849" w:author="Zhunisbayev, Olzhasbek [Bolashak Atyrau Limited]" w:date="2024-05-08T23:01:00Z">
              <w:r w:rsidRPr="00BF38C6" w:rsidDel="00D075E0">
                <w:rPr>
                  <w:rFonts w:ascii="Arial Narrow" w:hAnsi="Arial Narrow" w:cs="Arial"/>
                  <w:color w:val="auto"/>
                  <w:sz w:val="16"/>
                  <w:szCs w:val="16"/>
                  <w:lang w:val="en-GB"/>
                </w:rPr>
                <w:delText>150</w:delText>
              </w:r>
              <w:r w:rsidDel="00D075E0">
                <w:rPr>
                  <w:rFonts w:ascii="Arial Narrow" w:hAnsi="Arial Narrow" w:cs="Arial"/>
                  <w:color w:val="auto"/>
                  <w:sz w:val="16"/>
                  <w:szCs w:val="16"/>
                  <w:lang w:val="en-GB"/>
                </w:rPr>
                <w:delText xml:space="preserve"> </w:delText>
              </w:r>
              <w:r w:rsidRPr="00BF38C6" w:rsidDel="00D075E0">
                <w:rPr>
                  <w:rFonts w:ascii="Arial Narrow" w:hAnsi="Arial Narrow" w:cs="Arial"/>
                  <w:color w:val="auto"/>
                  <w:sz w:val="16"/>
                  <w:szCs w:val="16"/>
                  <w:lang w:val="en-GB"/>
                </w:rPr>
                <w:delText>RF</w:delText>
              </w:r>
            </w:del>
          </w:p>
        </w:tc>
        <w:tc>
          <w:tcPr>
            <w:tcW w:w="709" w:type="dxa"/>
            <w:tcBorders>
              <w:top w:val="single" w:sz="6" w:space="0" w:color="auto"/>
              <w:left w:val="single" w:sz="6" w:space="0" w:color="auto"/>
              <w:bottom w:val="single" w:sz="6" w:space="0" w:color="auto"/>
              <w:right w:val="single" w:sz="6" w:space="0" w:color="auto"/>
            </w:tcBorders>
          </w:tcPr>
          <w:p w14:paraId="39E81AB6" w14:textId="0E67F3D4" w:rsidR="00797682" w:rsidRPr="00BF38C6" w:rsidDel="00D075E0" w:rsidRDefault="00797682" w:rsidP="00D14C5B">
            <w:pPr>
              <w:pStyle w:val="CellBodyCentered"/>
              <w:rPr>
                <w:del w:id="850" w:author="Zhunisbayev, Olzhasbek [Bolashak Atyrau Limited]" w:date="2024-05-08T23:01:00Z"/>
                <w:rFonts w:ascii="Arial Narrow" w:hAnsi="Arial Narrow" w:cs="Arial"/>
                <w:color w:val="auto"/>
                <w:sz w:val="16"/>
                <w:szCs w:val="16"/>
                <w:lang w:val="en-GB"/>
              </w:rPr>
            </w:pPr>
          </w:p>
          <w:p w14:paraId="185591F5" w14:textId="78A89A29" w:rsidR="00797682" w:rsidRPr="00BF38C6" w:rsidDel="00D075E0" w:rsidRDefault="00797682" w:rsidP="00D14C5B">
            <w:pPr>
              <w:pStyle w:val="CellBodyCentered"/>
              <w:rPr>
                <w:del w:id="851" w:author="Zhunisbayev, Olzhasbek [Bolashak Atyrau Limited]" w:date="2024-05-08T23:01:00Z"/>
                <w:rFonts w:ascii="Arial Narrow" w:hAnsi="Arial Narrow"/>
                <w:color w:val="auto"/>
                <w:sz w:val="16"/>
                <w:szCs w:val="16"/>
                <w:lang w:val="ru-RU"/>
              </w:rPr>
            </w:pPr>
            <w:del w:id="852" w:author="Zhunisbayev, Olzhasbek [Bolashak Atyrau Limited]" w:date="2024-05-08T23:01:00Z">
              <w:r w:rsidRPr="00BF38C6" w:rsidDel="00D075E0">
                <w:rPr>
                  <w:rFonts w:ascii="Arial Narrow" w:hAnsi="Arial Narrow" w:cs="Arial"/>
                  <w:color w:val="auto"/>
                  <w:sz w:val="16"/>
                  <w:szCs w:val="16"/>
                  <w:lang w:val="ru-RU"/>
                </w:rPr>
                <w:delText xml:space="preserve">От </w:delText>
              </w:r>
              <w:r w:rsidRPr="00BF38C6" w:rsidDel="00D075E0">
                <w:rPr>
                  <w:rFonts w:ascii="Arial Narrow" w:hAnsi="Arial Narrow" w:cs="Arial"/>
                  <w:color w:val="auto"/>
                  <w:sz w:val="16"/>
                  <w:szCs w:val="16"/>
                  <w:lang w:val="en-GB"/>
                </w:rPr>
                <w:delText>-</w:delText>
              </w:r>
            </w:del>
            <w:del w:id="853" w:author="Zhunisbayev, Olzhasbek [Bolashak Atyrau Limited]" w:date="2024-05-08T22:40:00Z">
              <w:r w:rsidRPr="00BF38C6" w:rsidDel="00D263D7">
                <w:rPr>
                  <w:rFonts w:ascii="Arial Narrow" w:hAnsi="Arial Narrow" w:cs="Arial"/>
                  <w:color w:val="auto"/>
                  <w:sz w:val="16"/>
                  <w:szCs w:val="16"/>
                  <w:lang w:val="en-GB"/>
                </w:rPr>
                <w:delText xml:space="preserve">46 </w:delText>
              </w:r>
            </w:del>
            <w:del w:id="854" w:author="Zhunisbayev, Olzhasbek [Bolashak Atyrau Limited]" w:date="2024-05-08T23:01:00Z">
              <w:r w:rsidRPr="00BF38C6" w:rsidDel="00D075E0">
                <w:rPr>
                  <w:rFonts w:ascii="Arial Narrow" w:hAnsi="Arial Narrow" w:cs="Arial"/>
                  <w:color w:val="auto"/>
                  <w:sz w:val="16"/>
                  <w:szCs w:val="16"/>
                  <w:lang w:val="en-GB"/>
                </w:rPr>
                <w:delText xml:space="preserve">to +100°C </w:delText>
              </w:r>
            </w:del>
          </w:p>
        </w:tc>
        <w:tc>
          <w:tcPr>
            <w:tcW w:w="1951" w:type="dxa"/>
            <w:tcBorders>
              <w:top w:val="single" w:sz="6" w:space="0" w:color="auto"/>
              <w:left w:val="single" w:sz="6" w:space="0" w:color="auto"/>
              <w:bottom w:val="single" w:sz="6" w:space="0" w:color="auto"/>
              <w:right w:val="single" w:sz="6" w:space="0" w:color="auto"/>
            </w:tcBorders>
          </w:tcPr>
          <w:p w14:paraId="25CD35AD" w14:textId="772F20FC" w:rsidR="00797682" w:rsidRPr="00BF38C6" w:rsidDel="00D075E0" w:rsidRDefault="00797682" w:rsidP="00D14C5B">
            <w:pPr>
              <w:pStyle w:val="CellBody"/>
              <w:rPr>
                <w:del w:id="855" w:author="Zhunisbayev, Olzhasbek [Bolashak Atyrau Limited]" w:date="2024-05-08T23:01:00Z"/>
                <w:rFonts w:ascii="Arial Narrow" w:hAnsi="Arial Narrow" w:cs="Arial"/>
                <w:color w:val="auto"/>
                <w:sz w:val="16"/>
                <w:szCs w:val="16"/>
                <w:u w:val="single"/>
                <w:lang w:val="ru-RU"/>
              </w:rPr>
            </w:pPr>
          </w:p>
          <w:p w14:paraId="4C91073D" w14:textId="43E7C85A" w:rsidR="00797682" w:rsidRPr="00BF38C6" w:rsidDel="00D075E0" w:rsidRDefault="00797682" w:rsidP="00D14C5B">
            <w:pPr>
              <w:pStyle w:val="CellBody"/>
              <w:rPr>
                <w:del w:id="856" w:author="Zhunisbayev, Olzhasbek [Bolashak Atyrau Limited]" w:date="2024-05-08T23:01:00Z"/>
                <w:rFonts w:ascii="Arial Narrow" w:hAnsi="Arial Narrow" w:cs="Arial"/>
                <w:color w:val="auto"/>
                <w:sz w:val="16"/>
                <w:szCs w:val="16"/>
                <w:u w:val="single"/>
                <w:lang w:val="ru-RU"/>
              </w:rPr>
            </w:pPr>
            <w:del w:id="857" w:author="Zhunisbayev, Olzhasbek [Bolashak Atyrau Limited]" w:date="2024-05-08T23:01:00Z">
              <w:r w:rsidRPr="00BF38C6" w:rsidDel="00D075E0">
                <w:rPr>
                  <w:rFonts w:ascii="Arial Narrow" w:hAnsi="Arial Narrow" w:cs="Arial"/>
                  <w:color w:val="auto"/>
                  <w:sz w:val="16"/>
                  <w:szCs w:val="16"/>
                  <w:u w:val="single"/>
                  <w:lang w:val="ru-RU"/>
                </w:rPr>
                <w:delText xml:space="preserve">По </w:delText>
              </w:r>
              <w:r w:rsidRPr="00BF38C6" w:rsidDel="00D075E0">
                <w:rPr>
                  <w:rFonts w:ascii="Arial Narrow" w:hAnsi="Arial Narrow" w:cs="Arial"/>
                  <w:color w:val="auto"/>
                  <w:sz w:val="16"/>
                  <w:szCs w:val="16"/>
                  <w:u w:val="single"/>
                  <w:lang w:val="en-GB"/>
                </w:rPr>
                <w:delText>ASME</w:delText>
              </w:r>
              <w:r w:rsidRPr="00BF38C6" w:rsidDel="00D075E0">
                <w:rPr>
                  <w:rFonts w:ascii="Arial Narrow" w:hAnsi="Arial Narrow" w:cs="Arial"/>
                  <w:color w:val="auto"/>
                  <w:sz w:val="16"/>
                  <w:szCs w:val="16"/>
                  <w:u w:val="single"/>
                  <w:lang w:val="ru-RU"/>
                </w:rPr>
                <w:delText xml:space="preserve"> </w:delText>
              </w:r>
              <w:r w:rsidRPr="00BF38C6" w:rsidDel="00D075E0">
                <w:rPr>
                  <w:rFonts w:ascii="Arial Narrow" w:hAnsi="Arial Narrow" w:cs="Arial"/>
                  <w:color w:val="auto"/>
                  <w:sz w:val="16"/>
                  <w:szCs w:val="16"/>
                  <w:u w:val="single"/>
                  <w:lang w:val="en-GB"/>
                </w:rPr>
                <w:delText>B</w:delText>
              </w:r>
              <w:r w:rsidRPr="00BF38C6" w:rsidDel="00D075E0">
                <w:rPr>
                  <w:rFonts w:ascii="Arial Narrow" w:hAnsi="Arial Narrow" w:cs="Arial"/>
                  <w:color w:val="auto"/>
                  <w:sz w:val="16"/>
                  <w:szCs w:val="16"/>
                  <w:u w:val="single"/>
                  <w:lang w:val="ru-RU"/>
                </w:rPr>
                <w:delText>16.5, группа мат. 2.8</w:delText>
              </w:r>
            </w:del>
          </w:p>
          <w:p w14:paraId="72CF7D62" w14:textId="7A6B162C" w:rsidR="00797682" w:rsidRPr="00BF38C6" w:rsidDel="00D075E0" w:rsidRDefault="00797682" w:rsidP="00D14C5B">
            <w:pPr>
              <w:pStyle w:val="CellBody"/>
              <w:rPr>
                <w:del w:id="858" w:author="Zhunisbayev, Olzhasbek [Bolashak Atyrau Limited]" w:date="2024-05-08T23:01:00Z"/>
                <w:rFonts w:ascii="Arial Narrow" w:hAnsi="Arial Narrow" w:cs="Arial"/>
                <w:color w:val="auto"/>
                <w:sz w:val="16"/>
                <w:szCs w:val="16"/>
                <w:lang w:val="ru-RU"/>
              </w:rPr>
            </w:pPr>
            <w:del w:id="859" w:author="Zhunisbayev, Olzhasbek [Bolashak Atyrau Limited]" w:date="2024-05-08T23:01:00Z">
              <w:r w:rsidRPr="00BF38C6" w:rsidDel="00D075E0">
                <w:rPr>
                  <w:rFonts w:ascii="Arial Narrow" w:hAnsi="Arial Narrow" w:cs="Arial"/>
                  <w:color w:val="auto"/>
                  <w:sz w:val="16"/>
                  <w:szCs w:val="16"/>
                  <w:lang w:val="ru-RU"/>
                </w:rPr>
                <w:delText>(</w:delText>
              </w:r>
              <w:r w:rsidRPr="00BF38C6" w:rsidDel="00D075E0">
                <w:rPr>
                  <w:rFonts w:ascii="Arial Narrow" w:hAnsi="Arial Narrow"/>
                  <w:color w:val="auto"/>
                  <w:sz w:val="16"/>
                  <w:szCs w:val="16"/>
                  <w:lang w:val="ru-RU"/>
                </w:rPr>
                <w:delText>ограничивается характеристиками фланца</w:delText>
              </w:r>
              <w:r w:rsidRPr="00BF38C6" w:rsidDel="00D075E0">
                <w:rPr>
                  <w:rFonts w:ascii="Arial Narrow" w:hAnsi="Arial Narrow" w:cs="Arial"/>
                  <w:color w:val="auto"/>
                  <w:sz w:val="16"/>
                  <w:szCs w:val="16"/>
                  <w:lang w:val="ru-RU"/>
                </w:rPr>
                <w:delText>)</w:delText>
              </w:r>
            </w:del>
          </w:p>
          <w:p w14:paraId="1D0A0AB8" w14:textId="431678DE" w:rsidR="00797682" w:rsidRPr="00BF38C6" w:rsidDel="00D075E0" w:rsidRDefault="00797682" w:rsidP="00D14C5B">
            <w:pPr>
              <w:pStyle w:val="CellBody"/>
              <w:rPr>
                <w:del w:id="860" w:author="Zhunisbayev, Olzhasbek [Bolashak Atyrau Limited]" w:date="2024-05-08T23:01:00Z"/>
                <w:rFonts w:ascii="Arial Narrow" w:hAnsi="Arial Narrow" w:cs="Arial"/>
                <w:color w:val="auto"/>
                <w:sz w:val="16"/>
                <w:szCs w:val="16"/>
                <w:lang w:val="ru-RU"/>
              </w:rPr>
            </w:pPr>
            <w:del w:id="861" w:author="Zhunisbayev, Olzhasbek [Bolashak Atyrau Limited]" w:date="2024-05-08T23:01:00Z">
              <w:r w:rsidRPr="00BF38C6" w:rsidDel="00D075E0">
                <w:rPr>
                  <w:rFonts w:ascii="Arial Narrow" w:hAnsi="Arial Narrow" w:cs="Arial"/>
                  <w:color w:val="auto"/>
                  <w:sz w:val="16"/>
                  <w:szCs w:val="16"/>
                  <w:lang w:val="ru-RU"/>
                </w:rPr>
                <w:delText>макс. при 38°</w:delText>
              </w:r>
              <w:r w:rsidRPr="00BF38C6" w:rsidDel="00D075E0">
                <w:rPr>
                  <w:rFonts w:ascii="Arial Narrow" w:hAnsi="Arial Narrow" w:cs="Arial"/>
                  <w:snapToGrid w:val="0"/>
                  <w:color w:val="auto"/>
                  <w:sz w:val="16"/>
                  <w:szCs w:val="16"/>
                  <w:lang w:val="en-GB"/>
                </w:rPr>
                <w:delText>C</w:delText>
              </w:r>
              <w:r w:rsidRPr="00BF38C6" w:rsidDel="00D075E0">
                <w:rPr>
                  <w:rFonts w:ascii="Arial Narrow" w:hAnsi="Arial Narrow" w:cs="Arial"/>
                  <w:snapToGrid w:val="0"/>
                  <w:color w:val="auto"/>
                  <w:sz w:val="16"/>
                  <w:szCs w:val="16"/>
                  <w:lang w:val="ru-RU"/>
                </w:rPr>
                <w:delText xml:space="preserve"> </w:delText>
              </w:r>
              <w:r w:rsidRPr="00BF38C6" w:rsidDel="00D075E0">
                <w:rPr>
                  <w:rFonts w:ascii="Arial Narrow" w:hAnsi="Arial Narrow" w:cs="Arial"/>
                  <w:color w:val="auto"/>
                  <w:sz w:val="16"/>
                  <w:szCs w:val="16"/>
                  <w:lang w:val="ru-RU"/>
                </w:rPr>
                <w:delText>= 20.0 бар(изб.)</w:delText>
              </w:r>
            </w:del>
          </w:p>
          <w:p w14:paraId="254A00E6" w14:textId="2E9FEBEF" w:rsidR="00797682" w:rsidRPr="00BF38C6" w:rsidDel="00D075E0" w:rsidRDefault="00797682" w:rsidP="00D14C5B">
            <w:pPr>
              <w:pStyle w:val="CellBody"/>
              <w:rPr>
                <w:del w:id="862" w:author="Zhunisbayev, Olzhasbek [Bolashak Atyrau Limited]" w:date="2024-05-08T23:01:00Z"/>
                <w:rFonts w:ascii="Arial Narrow" w:hAnsi="Arial Narrow" w:cs="Arial"/>
                <w:snapToGrid w:val="0"/>
                <w:color w:val="auto"/>
                <w:sz w:val="16"/>
                <w:szCs w:val="16"/>
                <w:lang w:val="ru-RU"/>
              </w:rPr>
            </w:pPr>
            <w:del w:id="863" w:author="Zhunisbayev, Olzhasbek [Bolashak Atyrau Limited]" w:date="2024-05-08T23:01:00Z">
              <w:r w:rsidRPr="00BF38C6" w:rsidDel="00D075E0">
                <w:rPr>
                  <w:rFonts w:ascii="Arial Narrow" w:hAnsi="Arial Narrow" w:cs="Arial"/>
                  <w:color w:val="auto"/>
                  <w:sz w:val="16"/>
                  <w:szCs w:val="16"/>
                  <w:lang w:val="ru-RU"/>
                </w:rPr>
                <w:delText>макс. при 50°</w:delText>
              </w:r>
              <w:r w:rsidRPr="00BF38C6" w:rsidDel="00D075E0">
                <w:rPr>
                  <w:rFonts w:ascii="Arial Narrow" w:hAnsi="Arial Narrow" w:cs="Arial"/>
                  <w:snapToGrid w:val="0"/>
                  <w:color w:val="auto"/>
                  <w:sz w:val="16"/>
                  <w:szCs w:val="16"/>
                  <w:lang w:val="en-GB"/>
                </w:rPr>
                <w:delText>C</w:delText>
              </w:r>
              <w:r w:rsidRPr="00BF38C6" w:rsidDel="00D075E0">
                <w:rPr>
                  <w:rFonts w:ascii="Arial Narrow" w:hAnsi="Arial Narrow" w:cs="Arial"/>
                  <w:snapToGrid w:val="0"/>
                  <w:color w:val="auto"/>
                  <w:sz w:val="16"/>
                  <w:szCs w:val="16"/>
                  <w:lang w:val="ru-RU"/>
                </w:rPr>
                <w:delText xml:space="preserve"> = 19.5 бар(изб.)</w:delText>
              </w:r>
            </w:del>
          </w:p>
          <w:p w14:paraId="2311390B" w14:textId="1EEF1920" w:rsidR="00797682" w:rsidRPr="00BF38C6" w:rsidDel="00D075E0" w:rsidRDefault="00797682" w:rsidP="00D14C5B">
            <w:pPr>
              <w:pStyle w:val="CellBody"/>
              <w:rPr>
                <w:del w:id="864" w:author="Zhunisbayev, Olzhasbek [Bolashak Atyrau Limited]" w:date="2024-05-08T23:01:00Z"/>
                <w:rFonts w:ascii="Arial Narrow" w:hAnsi="Arial Narrow" w:cs="Arial"/>
                <w:color w:val="auto"/>
                <w:sz w:val="16"/>
                <w:szCs w:val="16"/>
                <w:u w:val="single"/>
                <w:lang w:val="ru-RU"/>
              </w:rPr>
            </w:pPr>
            <w:del w:id="865" w:author="Zhunisbayev, Olzhasbek [Bolashak Atyrau Limited]" w:date="2024-05-08T23:01:00Z">
              <w:r w:rsidRPr="00BF38C6" w:rsidDel="00D075E0">
                <w:rPr>
                  <w:rFonts w:ascii="Arial Narrow" w:hAnsi="Arial Narrow" w:cs="Arial"/>
                  <w:snapToGrid w:val="0"/>
                  <w:color w:val="auto"/>
                  <w:sz w:val="16"/>
                  <w:szCs w:val="16"/>
                  <w:lang w:val="ru-RU"/>
                </w:rPr>
                <w:delText>макс. при 100</w:delText>
              </w:r>
              <w:r w:rsidRPr="00BF38C6" w:rsidDel="00D075E0">
                <w:rPr>
                  <w:rFonts w:ascii="Arial Narrow" w:hAnsi="Arial Narrow" w:cs="Arial"/>
                  <w:color w:val="auto"/>
                  <w:sz w:val="16"/>
                  <w:szCs w:val="16"/>
                  <w:lang w:val="ru-RU"/>
                </w:rPr>
                <w:delText>°</w:delText>
              </w:r>
              <w:r w:rsidRPr="00BF38C6" w:rsidDel="00D075E0">
                <w:rPr>
                  <w:rFonts w:ascii="Arial Narrow" w:hAnsi="Arial Narrow" w:cs="Arial"/>
                  <w:snapToGrid w:val="0"/>
                  <w:color w:val="auto"/>
                  <w:sz w:val="16"/>
                  <w:szCs w:val="16"/>
                  <w:lang w:val="en-GB"/>
                </w:rPr>
                <w:delText>C</w:delText>
              </w:r>
              <w:r w:rsidRPr="00BF38C6" w:rsidDel="00D075E0">
                <w:rPr>
                  <w:rFonts w:ascii="Arial Narrow" w:hAnsi="Arial Narrow" w:cs="Arial"/>
                  <w:snapToGrid w:val="0"/>
                  <w:color w:val="auto"/>
                  <w:sz w:val="16"/>
                  <w:szCs w:val="16"/>
                  <w:lang w:val="ru-RU"/>
                </w:rPr>
                <w:delText xml:space="preserve"> = 17.7 бар(изб.)</w:delText>
              </w:r>
            </w:del>
          </w:p>
          <w:p w14:paraId="66C62B64" w14:textId="55A3B4B2" w:rsidR="00797682" w:rsidRPr="00BF38C6" w:rsidDel="00D075E0" w:rsidRDefault="00797682" w:rsidP="00D14C5B">
            <w:pPr>
              <w:pStyle w:val="CellBody"/>
              <w:rPr>
                <w:del w:id="866" w:author="Zhunisbayev, Olzhasbek [Bolashak Atyrau Limited]" w:date="2024-05-08T23:01:00Z"/>
                <w:rFonts w:ascii="Arial Narrow" w:hAnsi="Arial Narrow"/>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5B7B97B5" w14:textId="3AA6F5BA" w:rsidR="00797682" w:rsidRPr="00BF38C6" w:rsidDel="00D075E0" w:rsidRDefault="00797682" w:rsidP="00D14C5B">
            <w:pPr>
              <w:pStyle w:val="CellBodyCentered"/>
              <w:rPr>
                <w:del w:id="867" w:author="Zhunisbayev, Olzhasbek [Bolashak Atyrau Limited]" w:date="2024-05-08T23:01:00Z"/>
                <w:rFonts w:ascii="Arial Narrow" w:hAnsi="Arial Narrow" w:cs="Arial"/>
                <w:color w:val="auto"/>
                <w:sz w:val="16"/>
                <w:szCs w:val="16"/>
                <w:lang w:val="en-GB"/>
              </w:rPr>
            </w:pPr>
            <w:del w:id="868" w:author="Zhunisbayev, Olzhasbek [Bolashak Atyrau Limited]" w:date="2024-05-08T23:01:00Z">
              <w:r w:rsidRPr="00BF38C6" w:rsidDel="00D075E0">
                <w:rPr>
                  <w:rFonts w:ascii="Arial Narrow" w:hAnsi="Arial Narrow" w:cs="Arial"/>
                  <w:color w:val="auto"/>
                  <w:sz w:val="16"/>
                  <w:szCs w:val="16"/>
                  <w:lang w:val="en-GB"/>
                </w:rPr>
                <w:delText>HET</w:delText>
              </w:r>
            </w:del>
          </w:p>
          <w:p w14:paraId="2F77E8AD" w14:textId="322DB850" w:rsidR="00797682" w:rsidRPr="00BF38C6" w:rsidDel="00D075E0" w:rsidRDefault="00797682" w:rsidP="00D14C5B">
            <w:pPr>
              <w:pStyle w:val="CellBodyCentered"/>
              <w:rPr>
                <w:del w:id="869" w:author="Zhunisbayev, Olzhasbek [Bolashak Atyrau Limited]" w:date="2024-05-08T23:01:00Z"/>
                <w:rFonts w:ascii="Arial Narrow" w:hAnsi="Arial Narrow"/>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2625FA3C" w14:textId="1F04A371" w:rsidR="00797682" w:rsidRPr="00BF38C6" w:rsidDel="00D075E0" w:rsidRDefault="00797682" w:rsidP="00D14C5B">
            <w:pPr>
              <w:pStyle w:val="CellBodyCentered"/>
              <w:rPr>
                <w:del w:id="870" w:author="Zhunisbayev, Olzhasbek [Bolashak Atyrau Limited]" w:date="2024-05-08T23:01:00Z"/>
                <w:rFonts w:ascii="Arial Narrow" w:hAnsi="Arial Narrow"/>
                <w:color w:val="auto"/>
                <w:sz w:val="16"/>
                <w:szCs w:val="16"/>
                <w:lang w:val="en-GB"/>
              </w:rPr>
            </w:pPr>
          </w:p>
          <w:p w14:paraId="19FD8AEB" w14:textId="3EE621F9" w:rsidR="00797682" w:rsidRPr="00BF38C6" w:rsidDel="00D075E0" w:rsidRDefault="00797682" w:rsidP="00D14C5B">
            <w:pPr>
              <w:pStyle w:val="CellBodyCentered"/>
              <w:rPr>
                <w:del w:id="871" w:author="Zhunisbayev, Olzhasbek [Bolashak Atyrau Limited]" w:date="2024-05-08T23:01:00Z"/>
                <w:rFonts w:ascii="Arial Narrow" w:hAnsi="Arial Narrow"/>
                <w:color w:val="auto"/>
                <w:sz w:val="16"/>
                <w:szCs w:val="16"/>
                <w:lang w:val="en-GB"/>
              </w:rPr>
            </w:pPr>
            <w:del w:id="872" w:author="Zhunisbayev, Olzhasbek [Bolashak Atyrau Limited]" w:date="2024-05-08T23:01:00Z">
              <w:r w:rsidRPr="00BF38C6" w:rsidDel="00D075E0">
                <w:rPr>
                  <w:rFonts w:ascii="Arial Narrow" w:hAnsi="Arial Narrow"/>
                  <w:color w:val="auto"/>
                  <w:sz w:val="16"/>
                  <w:szCs w:val="16"/>
                  <w:lang w:val="en-GB"/>
                </w:rPr>
                <w:delText>5</w:delText>
              </w:r>
            </w:del>
          </w:p>
        </w:tc>
      </w:tr>
      <w:tr w:rsidR="00797682" w:rsidRPr="00BF38C6" w14:paraId="1E1F8E81" w14:textId="77777777" w:rsidTr="002A7110">
        <w:trPr>
          <w:trHeight w:val="606"/>
        </w:trPr>
        <w:tc>
          <w:tcPr>
            <w:tcW w:w="3332" w:type="dxa"/>
            <w:tcBorders>
              <w:top w:val="single" w:sz="6" w:space="0" w:color="auto"/>
              <w:left w:val="single" w:sz="6" w:space="0" w:color="auto"/>
              <w:bottom w:val="single" w:sz="6" w:space="0" w:color="auto"/>
              <w:right w:val="single" w:sz="6" w:space="0" w:color="auto"/>
            </w:tcBorders>
          </w:tcPr>
          <w:p w14:paraId="0745161D" w14:textId="77777777" w:rsidR="00D075E0" w:rsidRPr="004B618B" w:rsidRDefault="00D075E0" w:rsidP="00D14C5B">
            <w:pPr>
              <w:pStyle w:val="CellBody"/>
              <w:rPr>
                <w:rFonts w:ascii="Arial Narrow" w:hAnsi="Arial Narrow"/>
                <w:color w:val="auto"/>
                <w:sz w:val="16"/>
                <w:szCs w:val="16"/>
                <w:lang w:val="ru-RU"/>
              </w:rPr>
            </w:pPr>
          </w:p>
          <w:p w14:paraId="31C970A7" w14:textId="350232BF"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en-GB"/>
              </w:rPr>
              <w:t>AS</w:t>
            </w:r>
            <w:r w:rsidRPr="00BF38C6">
              <w:rPr>
                <w:rFonts w:ascii="Arial Narrow" w:hAnsi="Arial Narrow"/>
                <w:color w:val="auto"/>
                <w:sz w:val="16"/>
                <w:szCs w:val="16"/>
                <w:lang w:val="ru-RU"/>
              </w:rPr>
              <w:t xml:space="preserve"> – СЕРНАЯ КИСЛОТА (96%</w:t>
            </w:r>
            <w:r w:rsidR="00D075E0" w:rsidRPr="006759B5">
              <w:rPr>
                <w:rFonts w:ascii="Arial Narrow" w:hAnsi="Arial Narrow"/>
                <w:color w:val="auto"/>
                <w:sz w:val="16"/>
                <w:szCs w:val="16"/>
                <w:lang w:val="ru-RU"/>
              </w:rPr>
              <w:t xml:space="preserve"> </w:t>
            </w:r>
            <w:r w:rsidRPr="00BF38C6">
              <w:rPr>
                <w:rFonts w:ascii="Arial Narrow" w:hAnsi="Arial Narrow"/>
                <w:color w:val="auto"/>
                <w:sz w:val="16"/>
                <w:szCs w:val="16"/>
                <w:lang w:val="en-GB"/>
              </w:rPr>
              <w:t>H</w:t>
            </w:r>
            <w:r w:rsidRPr="00BF38C6">
              <w:rPr>
                <w:rFonts w:ascii="Arial Narrow" w:hAnsi="Arial Narrow"/>
                <w:color w:val="auto"/>
                <w:sz w:val="16"/>
                <w:szCs w:val="16"/>
                <w:vertAlign w:val="subscript"/>
                <w:lang w:val="ru-RU"/>
              </w:rPr>
              <w:t>2</w:t>
            </w:r>
            <w:r w:rsidRPr="00BF38C6">
              <w:rPr>
                <w:rFonts w:ascii="Arial Narrow" w:hAnsi="Arial Narrow"/>
                <w:color w:val="auto"/>
                <w:sz w:val="16"/>
                <w:szCs w:val="16"/>
                <w:lang w:val="en-GB"/>
              </w:rPr>
              <w:t>SO</w:t>
            </w:r>
            <w:r w:rsidRPr="00BF38C6">
              <w:rPr>
                <w:rFonts w:ascii="Arial Narrow" w:hAnsi="Arial Narrow"/>
                <w:color w:val="auto"/>
                <w:sz w:val="16"/>
                <w:szCs w:val="16"/>
                <w:vertAlign w:val="subscript"/>
                <w:lang w:val="ru-RU"/>
              </w:rPr>
              <w:t>4</w:t>
            </w:r>
            <w:r w:rsidRPr="00BF38C6">
              <w:rPr>
                <w:rFonts w:ascii="Arial Narrow" w:hAnsi="Arial Narrow"/>
                <w:color w:val="auto"/>
                <w:sz w:val="16"/>
                <w:szCs w:val="16"/>
                <w:lang w:val="ru-RU"/>
              </w:rPr>
              <w:t>)</w:t>
            </w:r>
          </w:p>
          <w:p w14:paraId="17F3747D"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en-GB"/>
              </w:rPr>
              <w:t>AH</w:t>
            </w:r>
            <w:r w:rsidRPr="00BF38C6">
              <w:rPr>
                <w:rFonts w:ascii="Arial Narrow" w:hAnsi="Arial Narrow"/>
                <w:color w:val="auto"/>
                <w:sz w:val="16"/>
                <w:szCs w:val="16"/>
                <w:lang w:val="ru-RU"/>
              </w:rPr>
              <w:t xml:space="preserve"> – СОЛЯНАЯ КИСЛОТА</w:t>
            </w:r>
          </w:p>
          <w:p w14:paraId="71C88D43"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ВВ - ПРОДУВКА КОТЛА</w:t>
            </w:r>
          </w:p>
          <w:p w14:paraId="35E049D6"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BFC – ФАКЕЛЬНЫЙ ГАЗ, ХОЛОДНЫЙ</w:t>
            </w:r>
          </w:p>
          <w:p w14:paraId="7F99D2B2" w14:textId="464DC5BA"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BD - ПРОДУВКА, УГЛЕВОДОРОДЫ</w:t>
            </w:r>
          </w:p>
          <w:p w14:paraId="4B34E063" w14:textId="4DDAB514"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BF - ФАКЕЛЬНЫЙ ГАЗ (ТОЛЬКО </w:t>
            </w:r>
            <w:del w:id="873"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874"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46911B31"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BFH – ФАКЕЛЬНЫЙ ГАЗ, ВЫСОКОЕ ДАВЛЕНИЕ</w:t>
            </w:r>
          </w:p>
          <w:p w14:paraId="47CD0FDA"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BFL - ФАКЕЛЬНЫЙ ГАЗ, НИЗКОЕ ДАВЛЕНИЕ</w:t>
            </w:r>
          </w:p>
          <w:p w14:paraId="20E5EB00"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BFU – ДЫМОВОЙ ГАЗ (ВНУТРЕННИЕ ДЕТАЛИ)</w:t>
            </w:r>
          </w:p>
          <w:p w14:paraId="2F751972"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BFV</w:t>
            </w:r>
            <w:r w:rsidRPr="00BF38C6">
              <w:rPr>
                <w:rFonts w:ascii="Arial Narrow" w:hAnsi="Arial Narrow" w:cs="Arial"/>
                <w:color w:val="auto"/>
                <w:sz w:val="16"/>
                <w:szCs w:val="16"/>
                <w:lang w:val="ru-RU"/>
              </w:rPr>
              <w:t xml:space="preserve"> – СИСТЕМА ЗАКРЫТОЙ ПРОДВКИ</w:t>
            </w:r>
          </w:p>
          <w:p w14:paraId="3A5DF7F7"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BV - СБРОС В АТМОСФЕРУ</w:t>
            </w:r>
          </w:p>
          <w:p w14:paraId="0925F15C" w14:textId="77777777" w:rsidR="000D559C" w:rsidRPr="00BF38C6" w:rsidRDefault="000D559C" w:rsidP="000D559C">
            <w:pPr>
              <w:pStyle w:val="TableText"/>
              <w:rPr>
                <w:rFonts w:ascii="Arial Narrow" w:hAnsi="Arial Narrow"/>
                <w:color w:val="auto"/>
                <w:szCs w:val="16"/>
                <w:lang w:val="ru-RU"/>
              </w:rPr>
            </w:pPr>
            <w:r w:rsidRPr="00BF38C6">
              <w:rPr>
                <w:rFonts w:ascii="Arial Narrow" w:hAnsi="Arial Narrow"/>
                <w:color w:val="auto"/>
                <w:szCs w:val="16"/>
              </w:rPr>
              <w:t>CCD</w:t>
            </w:r>
            <w:r w:rsidRPr="00BF38C6">
              <w:rPr>
                <w:rFonts w:ascii="Arial Narrow" w:hAnsi="Arial Narrow"/>
                <w:color w:val="auto"/>
                <w:szCs w:val="16"/>
                <w:lang w:val="ru-RU"/>
              </w:rPr>
              <w:t xml:space="preserve"> – ДЕЭМУЛЬГАТОР</w:t>
            </w:r>
          </w:p>
          <w:p w14:paraId="41FE987F" w14:textId="7EB8A17F" w:rsidR="00797682" w:rsidDel="000D559C" w:rsidRDefault="00797682" w:rsidP="00D14C5B">
            <w:pPr>
              <w:pStyle w:val="TableText"/>
              <w:rPr>
                <w:del w:id="875" w:author="Zhunisbayev, Olzhasbek [Bolashak Atyrau Limited]" w:date="2024-05-12T19:16:00Z"/>
                <w:rFonts w:ascii="Arial Narrow" w:hAnsi="Arial Narrow"/>
                <w:color w:val="auto"/>
                <w:szCs w:val="16"/>
              </w:rPr>
            </w:pPr>
            <w:del w:id="876" w:author="Zhunisbayev, Olzhasbek [Bolashak Atyrau Limited]" w:date="2024-05-12T19:16:00Z">
              <w:r w:rsidRPr="00BF38C6" w:rsidDel="000D559C">
                <w:rPr>
                  <w:rFonts w:ascii="Arial Narrow" w:hAnsi="Arial Narrow"/>
                  <w:color w:val="auto"/>
                  <w:szCs w:val="16"/>
                </w:rPr>
                <w:delText>CC</w:delText>
              </w:r>
              <w:r w:rsidRPr="00BF38C6" w:rsidDel="000D559C">
                <w:rPr>
                  <w:rFonts w:ascii="Arial Narrow" w:hAnsi="Arial Narrow"/>
                  <w:color w:val="auto"/>
                  <w:szCs w:val="16"/>
                  <w:lang w:val="ru-RU"/>
                </w:rPr>
                <w:delText xml:space="preserve"> – ОТРАБОТАННЫЙ КАУСТИК</w:delText>
              </w:r>
            </w:del>
          </w:p>
          <w:p w14:paraId="3C0106ED" w14:textId="4A7D3113" w:rsidR="001D65E5" w:rsidRPr="003A5776" w:rsidRDefault="003A5776">
            <w:pPr>
              <w:pStyle w:val="CellBody"/>
              <w:rPr>
                <w:rFonts w:ascii="Arial Narrow" w:hAnsi="Arial Narrow"/>
                <w:color w:val="auto"/>
                <w:szCs w:val="16"/>
              </w:rPr>
              <w:pPrChange w:id="877" w:author="Zhunisbayev, Olzhasbek [Bolashak Atyrau Limited]" w:date="2024-05-08T23:08:00Z">
                <w:pPr>
                  <w:pStyle w:val="TableText"/>
                </w:pPr>
              </w:pPrChange>
            </w:pPr>
            <w:ins w:id="878" w:author="Zhunisbayev, Olzhasbek [Bolashak Atyrau Limited]" w:date="2024-05-08T23:08:00Z">
              <w:r w:rsidRPr="003A5776">
                <w:rPr>
                  <w:rFonts w:ascii="Arial Narrow" w:hAnsi="Arial Narrow"/>
                  <w:color w:val="auto"/>
                  <w:sz w:val="16"/>
                  <w:lang w:val="ru-RU"/>
                  <w:rPrChange w:id="879" w:author="Zhunisbayev, Olzhasbek [Bolashak Atyrau Limited]" w:date="2024-05-08T23:08:00Z">
                    <w:rPr>
                      <w:color w:val="auto"/>
                      <w:lang w:val="ru-RU"/>
                    </w:rPr>
                  </w:rPrChange>
                </w:rPr>
                <w:t>CH – РАСТВОР ГИДРАЗИНА</w:t>
              </w:r>
            </w:ins>
          </w:p>
          <w:p w14:paraId="5E05B79D" w14:textId="6C34E2FD" w:rsidR="00797682" w:rsidRPr="00BF38C6" w:rsidDel="000D559C" w:rsidRDefault="00797682" w:rsidP="00D14C5B">
            <w:pPr>
              <w:pStyle w:val="TableText"/>
              <w:rPr>
                <w:del w:id="880" w:author="Zhunisbayev, Olzhasbek [Bolashak Atyrau Limited]" w:date="2024-05-12T19:16:00Z"/>
                <w:rFonts w:ascii="Arial Narrow" w:hAnsi="Arial Narrow"/>
                <w:color w:val="auto"/>
                <w:szCs w:val="16"/>
                <w:lang w:val="ru-RU"/>
              </w:rPr>
            </w:pPr>
            <w:del w:id="881" w:author="Zhunisbayev, Olzhasbek [Bolashak Atyrau Limited]" w:date="2024-05-12T19:16:00Z">
              <w:r w:rsidRPr="00BF38C6" w:rsidDel="000D559C">
                <w:rPr>
                  <w:rFonts w:ascii="Arial Narrow" w:hAnsi="Arial Narrow"/>
                  <w:color w:val="auto"/>
                  <w:szCs w:val="16"/>
                  <w:lang w:val="ru-RU"/>
                </w:rPr>
                <w:delText>CCS – КАУСТИК</w:delText>
              </w:r>
            </w:del>
          </w:p>
          <w:p w14:paraId="1C61F640"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CH – РАСТВОР ГИДРАЗИНА</w:t>
            </w:r>
          </w:p>
          <w:p w14:paraId="7530C485" w14:textId="6840B46B"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CI</w:t>
            </w:r>
            <w:r w:rsidRPr="00BF38C6">
              <w:rPr>
                <w:rFonts w:ascii="Arial Narrow" w:hAnsi="Arial Narrow" w:cs="Arial"/>
                <w:color w:val="auto"/>
                <w:sz w:val="16"/>
                <w:szCs w:val="16"/>
                <w:lang w:val="ru-RU"/>
              </w:rPr>
              <w:t xml:space="preserve"> – ХИМИЧ</w:t>
            </w:r>
            <w:r w:rsidR="00256A2F"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ИНГИБИТОР И АНТИНАКИПИН</w:t>
            </w:r>
          </w:p>
          <w:p w14:paraId="6AF02943" w14:textId="1EADCE0E"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CS – СЕРА (С ПОДОГРЕВОМ CONTRO</w:t>
            </w:r>
            <w:r w:rsidR="009D4507">
              <w:rPr>
                <w:rFonts w:ascii="Arial Narrow" w:hAnsi="Arial Narrow"/>
                <w:color w:val="auto"/>
                <w:sz w:val="16"/>
                <w:szCs w:val="16"/>
              </w:rPr>
              <w:t>TRACE</w:t>
            </w:r>
            <w:r w:rsidRPr="00BF38C6">
              <w:rPr>
                <w:rFonts w:ascii="Arial Narrow" w:hAnsi="Arial Narrow"/>
                <w:color w:val="auto"/>
                <w:sz w:val="16"/>
                <w:szCs w:val="16"/>
                <w:lang w:val="ru-RU"/>
              </w:rPr>
              <w:t>)</w:t>
            </w:r>
          </w:p>
          <w:p w14:paraId="1A6BCE6D"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CT – ФОСФАТ НАТРИЯ</w:t>
            </w:r>
          </w:p>
          <w:p w14:paraId="34DAF268" w14:textId="0228978A" w:rsidR="00797682" w:rsidRPr="00BF38C6" w:rsidDel="000D559C" w:rsidRDefault="00797682" w:rsidP="00D14C5B">
            <w:pPr>
              <w:pStyle w:val="CellBody"/>
              <w:rPr>
                <w:del w:id="882" w:author="Zhunisbayev, Olzhasbek [Bolashak Atyrau Limited]" w:date="2024-05-12T19:17:00Z"/>
                <w:rFonts w:ascii="Arial Narrow" w:hAnsi="Arial Narrow" w:cs="Arial"/>
                <w:color w:val="auto"/>
                <w:sz w:val="16"/>
                <w:szCs w:val="16"/>
                <w:lang w:val="ru-RU"/>
              </w:rPr>
            </w:pPr>
            <w:del w:id="883" w:author="Zhunisbayev, Olzhasbek [Bolashak Atyrau Limited]" w:date="2024-05-12T19:17:00Z">
              <w:r w:rsidRPr="00BF38C6" w:rsidDel="000D559C">
                <w:rPr>
                  <w:rFonts w:ascii="Arial Narrow" w:hAnsi="Arial Narrow" w:cs="Arial"/>
                  <w:color w:val="auto"/>
                  <w:sz w:val="16"/>
                  <w:szCs w:val="16"/>
                  <w:lang w:val="ru-RU"/>
                </w:rPr>
                <w:delText>DCS – СЛИВ КАУСТИКА</w:delText>
              </w:r>
            </w:del>
          </w:p>
          <w:p w14:paraId="4E924C35"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DHC - ДРЕНАЖ, УГЛЕВОДОРОДЫ</w:t>
            </w:r>
          </w:p>
          <w:p w14:paraId="5D827195" w14:textId="207ADD16"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DL – ДРЕНАЖ, ПРОМЛИВНЕВ</w:t>
            </w:r>
            <w:r w:rsidR="00256A2F"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00256A2F"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00256A2F"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704C4348"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DLC</w:t>
            </w:r>
            <w:r w:rsidRPr="00BF38C6">
              <w:rPr>
                <w:rFonts w:ascii="Arial Narrow" w:hAnsi="Arial Narrow" w:cs="Arial"/>
                <w:color w:val="auto"/>
                <w:sz w:val="16"/>
                <w:szCs w:val="16"/>
                <w:lang w:val="ru-RU"/>
              </w:rPr>
              <w:t xml:space="preserve"> – СЛИВ ХИМРЕАГЕНТОВ (ОТКРЫТЫЙ)</w:t>
            </w:r>
          </w:p>
          <w:p w14:paraId="38BE1F69" w14:textId="2F17757D"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DMD</w:t>
            </w:r>
            <w:r w:rsidR="00256A2F"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w:t>
            </w:r>
            <w:r w:rsidR="00256A2F"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ОТХОДЫ МЕТАНОЛА,ДЭА</w:t>
            </w:r>
          </w:p>
          <w:p w14:paraId="70C7DB8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DS – БЫТОВАЯ КАНАЛИЗАЦИЯ</w:t>
            </w:r>
          </w:p>
          <w:p w14:paraId="3E3DC8D2"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DSL – ДИЗЕЛЬНОЕ ТОПЛИВО</w:t>
            </w:r>
          </w:p>
          <w:p w14:paraId="634E0704"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DW</w:t>
            </w:r>
            <w:r w:rsidRPr="00BF38C6">
              <w:rPr>
                <w:rFonts w:ascii="Arial Narrow" w:hAnsi="Arial Narrow" w:cs="Arial"/>
                <w:color w:val="auto"/>
                <w:sz w:val="16"/>
                <w:szCs w:val="16"/>
                <w:lang w:val="ru-RU"/>
              </w:rPr>
              <w:t xml:space="preserve"> – СТОЧНЫЙ КОНДЕНСАТ</w:t>
            </w:r>
          </w:p>
          <w:p w14:paraId="436FFF6B"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EG – ЭТИЛЕНГЛИКОЛЬ</w:t>
            </w:r>
          </w:p>
          <w:p w14:paraId="3AA672F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lastRenderedPageBreak/>
              <w:t>FEG</w:t>
            </w:r>
            <w:r w:rsidRPr="00BF38C6">
              <w:rPr>
                <w:rFonts w:ascii="Arial Narrow" w:hAnsi="Arial Narrow" w:cs="Arial"/>
                <w:color w:val="auto"/>
                <w:sz w:val="16"/>
                <w:szCs w:val="16"/>
                <w:lang w:val="ru-RU"/>
              </w:rPr>
              <w:t xml:space="preserve"> – ОГНЕГАСЯЩИЙ ГАЗ</w:t>
            </w:r>
          </w:p>
          <w:p w14:paraId="1E95C91F"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en-GB"/>
              </w:rPr>
              <w:t>FG</w:t>
            </w:r>
            <w:r w:rsidRPr="00BF38C6">
              <w:rPr>
                <w:rFonts w:ascii="Arial Narrow" w:hAnsi="Arial Narrow"/>
                <w:color w:val="auto"/>
                <w:sz w:val="16"/>
                <w:szCs w:val="16"/>
                <w:lang w:val="ru-RU"/>
              </w:rPr>
              <w:t xml:space="preserve"> - ТОПЛИВНЫЙ ГАЗ</w:t>
            </w:r>
          </w:p>
          <w:p w14:paraId="73517E1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ДАВЛЕНИЕ ТОПЛИВНОГО ГАЗА</w:t>
            </w:r>
          </w:p>
          <w:p w14:paraId="185FB57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FM - МЕТАНОЛ</w:t>
            </w:r>
          </w:p>
          <w:p w14:paraId="2AC1603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GCL – ГАЗ УСТАНОВКИ КЛАУСА</w:t>
            </w:r>
          </w:p>
          <w:p w14:paraId="5793CFA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GE - ГАЗ, ОБЕССЕРЕННЫЙ </w:t>
            </w:r>
          </w:p>
          <w:p w14:paraId="472610F7" w14:textId="7222E4DF"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GHC - ГАЗ, УГЛЕВОДОРОДНЫЕ</w:t>
            </w:r>
            <w:r w:rsidR="00256A2F"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ПАРЫ</w:t>
            </w:r>
          </w:p>
          <w:p w14:paraId="1A65B12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GHP – ЗАКАЧКА ГАЗА ВЫСОКОГО ДАВЛЕНИЯ</w:t>
            </w:r>
          </w:p>
          <w:p w14:paraId="4A4A8581"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GRC – ГАЗ РЕГЕНЕРАЦИИ / РЕЦИРКУЛЯЦИИ</w:t>
            </w:r>
          </w:p>
          <w:p w14:paraId="27F0794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GRI – ГАЗ НА ВХОДЕ В РЕАКТОР</w:t>
            </w:r>
          </w:p>
          <w:p w14:paraId="4F68B92F"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GRK – ОТХОДЯЩИЙ ГАЗ РЕАКТОРА </w:t>
            </w:r>
          </w:p>
          <w:p w14:paraId="7F95229A"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GSL – ТОВАРНЫЙ ГАЗ</w:t>
            </w:r>
          </w:p>
          <w:p w14:paraId="175D68A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GST – ХВОСТОВОЙ ГАЗ</w:t>
            </w:r>
          </w:p>
          <w:p w14:paraId="7585A31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GW – СБРОСНОЙ ГАЗ, ОТХОДЯЩИЙ ГАЗ</w:t>
            </w:r>
          </w:p>
          <w:p w14:paraId="22CDA46F"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HOR - ВОЗВРАТ ГИДРАВЛИЧЕСКОГО МАСЛА</w:t>
            </w:r>
          </w:p>
          <w:p w14:paraId="462A077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MEA</w:t>
            </w:r>
            <w:r w:rsidRPr="00BF38C6">
              <w:rPr>
                <w:rFonts w:ascii="Arial Narrow" w:hAnsi="Arial Narrow" w:cs="Arial"/>
                <w:color w:val="auto"/>
                <w:sz w:val="16"/>
                <w:szCs w:val="16"/>
                <w:lang w:val="ru-RU"/>
              </w:rPr>
              <w:t xml:space="preserve"> - МОНОЭТАНОАМИН</w:t>
            </w:r>
          </w:p>
          <w:p w14:paraId="64384488" w14:textId="06F2391F"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NH – АЗОТ, ВЫСОКОЕ ДАВЛЕНИЕ</w:t>
            </w:r>
          </w:p>
          <w:p w14:paraId="0D8AE840" w14:textId="77777777" w:rsidR="00EC39E6" w:rsidRPr="006759B5"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NL – АЗОТ, НИЗКОЕ ДАВЛЕНИЕ</w:t>
            </w:r>
            <w:r w:rsidR="00256A2F" w:rsidRPr="006759B5">
              <w:rPr>
                <w:rFonts w:ascii="Arial Narrow" w:hAnsi="Arial Narrow"/>
                <w:color w:val="auto"/>
                <w:sz w:val="16"/>
                <w:szCs w:val="16"/>
                <w:lang w:val="ru-RU"/>
              </w:rPr>
              <w:t xml:space="preserve"> </w:t>
            </w:r>
          </w:p>
          <w:p w14:paraId="5E8AD02F" w14:textId="69481643"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PBT – БУТАН</w:t>
            </w:r>
          </w:p>
          <w:p w14:paraId="0E6172B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PGC – ГАЗОКОНДЕНСАТ</w:t>
            </w:r>
          </w:p>
          <w:p w14:paraId="4B7BAA6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PHC - ТЕХНОЛОГИЧЕСКИЕ УГЛЕВОДОРОДЫ</w:t>
            </w:r>
          </w:p>
          <w:p w14:paraId="62461BC5"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PL – СМАЗОЧНОЕ МАСЛО</w:t>
            </w:r>
          </w:p>
          <w:p w14:paraId="36A43E4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PP – ПРОПАН</w:t>
            </w:r>
          </w:p>
          <w:p w14:paraId="6CE77559" w14:textId="3B123F67" w:rsidR="00797682" w:rsidRPr="006759B5"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SL – ПАР НИЗКОГО ДАВЛЕНИЯ </w:t>
            </w:r>
          </w:p>
          <w:p w14:paraId="068DCE9F"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SLL – ПАР (ТОЛЬКО УЧАСТОК  СЕРЫ)</w:t>
            </w:r>
          </w:p>
          <w:p w14:paraId="093C63D6"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SM – ПАР, СРЕДНЕЕ ДАВЛЕНИЕ</w:t>
            </w:r>
          </w:p>
          <w:p w14:paraId="6CCEB37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SVL – ПАР, АВАРИЙНО НИЗКОЕ ДАВЛЕНИЕ</w:t>
            </w:r>
          </w:p>
          <w:p w14:paraId="50C73125"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w:t>
            </w:r>
            <w:r w:rsidRPr="00BF38C6">
              <w:rPr>
                <w:rFonts w:ascii="Arial Narrow" w:hAnsi="Arial Narrow" w:cs="Arial"/>
                <w:color w:val="auto"/>
                <w:sz w:val="16"/>
                <w:szCs w:val="16"/>
                <w:lang w:val="ru-RU"/>
              </w:rPr>
              <w:t xml:space="preserve"> – ОТВОД КОНДЕНСАТА</w:t>
            </w:r>
          </w:p>
          <w:p w14:paraId="04B547B7" w14:textId="77777777" w:rsidR="00797682" w:rsidRPr="00BF38C6" w:rsidRDefault="00797682" w:rsidP="00D14C5B">
            <w:pPr>
              <w:pStyle w:val="TableText"/>
              <w:autoSpaceDE w:val="0"/>
              <w:autoSpaceDN w:val="0"/>
              <w:adjustRightInd w:val="0"/>
              <w:rPr>
                <w:rFonts w:ascii="Arial Narrow" w:hAnsi="Arial Narrow"/>
                <w:color w:val="auto"/>
                <w:szCs w:val="16"/>
                <w:lang w:val="ru-RU"/>
              </w:rPr>
            </w:pPr>
            <w:r w:rsidRPr="00BF38C6">
              <w:rPr>
                <w:rFonts w:ascii="Arial Narrow" w:hAnsi="Arial Narrow"/>
                <w:color w:val="auto"/>
                <w:szCs w:val="16"/>
              </w:rPr>
              <w:t>TH</w:t>
            </w:r>
            <w:r w:rsidRPr="00BF38C6">
              <w:rPr>
                <w:rFonts w:ascii="Arial Narrow" w:hAnsi="Arial Narrow"/>
                <w:color w:val="auto"/>
                <w:szCs w:val="16"/>
                <w:lang w:val="ru-RU"/>
              </w:rPr>
              <w:t xml:space="preserve"> – КОНДЕНСАТ, ВЫСОКОЕ ДАВЛЕНИЕ</w:t>
            </w:r>
          </w:p>
          <w:p w14:paraId="398CE0D7" w14:textId="77777777" w:rsidR="00797682" w:rsidRPr="00BF38C6" w:rsidRDefault="00797682" w:rsidP="00D14C5B">
            <w:pPr>
              <w:pStyle w:val="TableText"/>
              <w:autoSpaceDE w:val="0"/>
              <w:autoSpaceDN w:val="0"/>
              <w:adjustRightInd w:val="0"/>
              <w:rPr>
                <w:rFonts w:ascii="Arial Narrow" w:hAnsi="Arial Narrow"/>
                <w:color w:val="auto"/>
                <w:szCs w:val="16"/>
                <w:lang w:val="ru-RU"/>
              </w:rPr>
            </w:pPr>
            <w:r w:rsidRPr="00BF38C6">
              <w:rPr>
                <w:rFonts w:ascii="Arial Narrow" w:hAnsi="Arial Narrow"/>
                <w:color w:val="auto"/>
                <w:szCs w:val="16"/>
              </w:rPr>
              <w:t>TL</w:t>
            </w:r>
            <w:r w:rsidRPr="00BF38C6">
              <w:rPr>
                <w:rFonts w:ascii="Arial Narrow" w:hAnsi="Arial Narrow"/>
                <w:color w:val="auto"/>
                <w:szCs w:val="16"/>
                <w:lang w:val="ru-RU"/>
              </w:rPr>
              <w:t xml:space="preserve"> – КОНДЕНСАТ, НИЗКОЕ ДАВЛЕНИЕ</w:t>
            </w:r>
          </w:p>
          <w:p w14:paraId="6C9A7C22" w14:textId="3498DB37" w:rsidR="00797682" w:rsidRPr="006759B5" w:rsidRDefault="00797682" w:rsidP="00D14C5B">
            <w:pPr>
              <w:pStyle w:val="TableText"/>
              <w:rPr>
                <w:rFonts w:ascii="Arial Narrow" w:hAnsi="Arial Narrow"/>
                <w:color w:val="auto"/>
                <w:szCs w:val="16"/>
                <w:lang w:val="ru-RU"/>
              </w:rPr>
            </w:pPr>
            <w:r w:rsidRPr="00BF38C6">
              <w:rPr>
                <w:rFonts w:ascii="Arial Narrow" w:hAnsi="Arial Narrow"/>
                <w:color w:val="auto"/>
                <w:szCs w:val="16"/>
              </w:rPr>
              <w:t>TLL</w:t>
            </w:r>
            <w:r w:rsidRPr="00BF38C6">
              <w:rPr>
                <w:rFonts w:ascii="Arial Narrow" w:hAnsi="Arial Narrow"/>
                <w:color w:val="auto"/>
                <w:szCs w:val="16"/>
                <w:lang w:val="ru-RU"/>
              </w:rPr>
              <w:t xml:space="preserve"> – КОНДЕНСАТ, АВАРИЙНО НИЗКОЕ ДАВЛ</w:t>
            </w:r>
            <w:r w:rsidR="00090E0A" w:rsidRPr="006759B5">
              <w:rPr>
                <w:rFonts w:ascii="Arial Narrow" w:hAnsi="Arial Narrow"/>
                <w:color w:val="auto"/>
                <w:szCs w:val="16"/>
                <w:lang w:val="ru-RU"/>
              </w:rPr>
              <w:t>.</w:t>
            </w:r>
          </w:p>
          <w:p w14:paraId="7D9910FF" w14:textId="21DF1490"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rPr>
              <w:t>TM</w:t>
            </w:r>
            <w:r w:rsidRPr="00BF38C6">
              <w:rPr>
                <w:rFonts w:ascii="Arial Narrow" w:hAnsi="Arial Narrow"/>
                <w:color w:val="auto"/>
                <w:szCs w:val="16"/>
                <w:lang w:val="ru-RU"/>
              </w:rPr>
              <w:t xml:space="preserve"> – КОНДЕНСАТ, СРЕДНЕЕ ДАВЛЕНИЕ</w:t>
            </w:r>
          </w:p>
          <w:p w14:paraId="742DEF2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TX – КОНДЕНСАТ ИЗ РАСПРЕДЕЛИТЕЛЯ</w:t>
            </w:r>
          </w:p>
          <w:p w14:paraId="213CE0B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VA – СЖАТЫЙ ВОЗДУХ</w:t>
            </w:r>
          </w:p>
          <w:p w14:paraId="3785D12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VCB - ВОЗДУХ В КАМЕРУ СГОРАНИЯ</w:t>
            </w:r>
          </w:p>
          <w:p w14:paraId="23B69F7D"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VE - ВЫХЛОПНОЙ/ ОТРАБОТАННЫЙ ВОЗДУХ</w:t>
            </w:r>
          </w:p>
          <w:p w14:paraId="301146B8"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VI – ВОЗДУХ КИП</w:t>
            </w:r>
          </w:p>
          <w:p w14:paraId="21D2BF3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VP - ТЕХНОЛОГИЧЕСКИЙ ВОЗДУХ</w:t>
            </w:r>
          </w:p>
          <w:p w14:paraId="2CFD4CB6"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VU - ТЕХНИЧЕСКИЙ ВОЗДУХ</w:t>
            </w:r>
          </w:p>
          <w:p w14:paraId="0C74A568" w14:textId="654691E7" w:rsidR="00797682" w:rsidRPr="006759B5"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WBH – ПИТАТЕЛЬН</w:t>
            </w:r>
            <w:r w:rsidR="00090E0A"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ВОДА КОТЛОВ, ВЫС</w:t>
            </w:r>
            <w:r w:rsidR="00090E0A"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sidR="00090E0A" w:rsidRPr="006759B5">
              <w:rPr>
                <w:rFonts w:ascii="Arial Narrow" w:hAnsi="Arial Narrow" w:cs="Arial"/>
                <w:color w:val="auto"/>
                <w:sz w:val="16"/>
                <w:szCs w:val="16"/>
                <w:lang w:val="ru-RU"/>
              </w:rPr>
              <w:t>.</w:t>
            </w:r>
          </w:p>
          <w:p w14:paraId="71FA3E9A" w14:textId="24C5D5A3" w:rsidR="00797682" w:rsidRPr="006759B5"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WBL – ПИТАТЕЛЬН</w:t>
            </w:r>
            <w:r w:rsidR="00090E0A"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ВОДА КОТЛОВ, НИЗК</w:t>
            </w:r>
            <w:r w:rsidR="00090E0A"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sidR="00090E0A" w:rsidRPr="006759B5">
              <w:rPr>
                <w:rFonts w:ascii="Arial Narrow" w:hAnsi="Arial Narrow" w:cs="Arial"/>
                <w:color w:val="auto"/>
                <w:sz w:val="16"/>
                <w:szCs w:val="16"/>
                <w:lang w:val="ru-RU"/>
              </w:rPr>
              <w:t>.</w:t>
            </w:r>
          </w:p>
          <w:p w14:paraId="28408026"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WC – ПОДАЧА ОХЛАЖДАЮЩЕЙ ВОДЫ</w:t>
            </w:r>
          </w:p>
          <w:p w14:paraId="4D81025A" w14:textId="77777777" w:rsidR="00797682" w:rsidRPr="00BF38C6" w:rsidRDefault="00797682" w:rsidP="00D14C5B">
            <w:pPr>
              <w:pStyle w:val="TableText"/>
              <w:autoSpaceDE w:val="0"/>
              <w:autoSpaceDN w:val="0"/>
              <w:adjustRightInd w:val="0"/>
              <w:rPr>
                <w:rFonts w:ascii="Arial Narrow" w:hAnsi="Arial Narrow"/>
                <w:color w:val="auto"/>
                <w:szCs w:val="16"/>
                <w:lang w:val="ru-RU"/>
              </w:rPr>
            </w:pPr>
            <w:r w:rsidRPr="00BF38C6">
              <w:rPr>
                <w:rFonts w:ascii="Arial Narrow" w:hAnsi="Arial Narrow"/>
                <w:color w:val="auto"/>
                <w:szCs w:val="16"/>
              </w:rPr>
              <w:t>WCS</w:t>
            </w:r>
            <w:r w:rsidRPr="00BF38C6">
              <w:rPr>
                <w:rFonts w:ascii="Arial Narrow" w:hAnsi="Arial Narrow"/>
                <w:color w:val="auto"/>
                <w:szCs w:val="16"/>
                <w:lang w:val="ru-RU"/>
              </w:rPr>
              <w:t xml:space="preserve"> – ПОДАЧА ОХЛАЖДЕННОЙ ВОДЫ</w:t>
            </w:r>
          </w:p>
          <w:p w14:paraId="69441AA6" w14:textId="77777777"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rPr>
              <w:t>WCR</w:t>
            </w:r>
            <w:r w:rsidRPr="00BF38C6">
              <w:rPr>
                <w:rFonts w:ascii="Arial Narrow" w:hAnsi="Arial Narrow"/>
                <w:color w:val="auto"/>
                <w:szCs w:val="16"/>
                <w:lang w:val="ru-RU"/>
              </w:rPr>
              <w:t xml:space="preserve"> – ВОЗВРАТ ОХЛАЖДЕННОЙ ВОДЫ</w:t>
            </w:r>
          </w:p>
          <w:p w14:paraId="74BF37F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WD – ПИТЬЕВАЯ ВОДА</w:t>
            </w:r>
          </w:p>
          <w:p w14:paraId="66D384AD"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WDM – ДЕМИНЕРАЛИЗОВАН- НАЯ ВОДА</w:t>
            </w:r>
          </w:p>
          <w:p w14:paraId="5B95E1A6"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WE – СТОЧНЫЕ ВОДЫ</w:t>
            </w:r>
          </w:p>
          <w:p w14:paraId="1FFE805D"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WF</w:t>
            </w:r>
            <w:r w:rsidRPr="00BF38C6">
              <w:rPr>
                <w:rFonts w:ascii="Arial Narrow" w:hAnsi="Arial Narrow" w:cs="Arial"/>
                <w:color w:val="auto"/>
                <w:sz w:val="16"/>
                <w:szCs w:val="16"/>
                <w:lang w:val="ru-RU"/>
              </w:rPr>
              <w:t xml:space="preserve"> – ПРОТИВОПОЖАРНАЯ ВОДА</w:t>
            </w:r>
          </w:p>
          <w:p w14:paraId="018F2836"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WHS – ПОДАЧА ГОРЯЧЕЙ ВОДЫ</w:t>
            </w:r>
          </w:p>
          <w:p w14:paraId="6C064A7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WHR</w:t>
            </w:r>
            <w:r w:rsidRPr="00BF38C6">
              <w:rPr>
                <w:rFonts w:ascii="Arial Narrow" w:hAnsi="Arial Narrow" w:cs="Arial"/>
                <w:color w:val="auto"/>
                <w:sz w:val="16"/>
                <w:szCs w:val="16"/>
                <w:lang w:val="ru-RU"/>
              </w:rPr>
              <w:t xml:space="preserve"> – ВОЗВРАТ ГОРЯЧЕЙ ВОДЫ</w:t>
            </w:r>
          </w:p>
          <w:p w14:paraId="48640044" w14:textId="77777777"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rPr>
              <w:t>WM</w:t>
            </w:r>
            <w:r w:rsidRPr="00BF38C6">
              <w:rPr>
                <w:rFonts w:ascii="Arial Narrow" w:hAnsi="Arial Narrow"/>
                <w:color w:val="auto"/>
                <w:szCs w:val="16"/>
                <w:lang w:val="ru-RU"/>
              </w:rPr>
              <w:t xml:space="preserve"> – ПОДПИТОЧНАЯ ВОДА </w:t>
            </w:r>
          </w:p>
          <w:p w14:paraId="3F6AFCE8" w14:textId="77777777"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rPr>
              <w:t>WP</w:t>
            </w:r>
            <w:r w:rsidRPr="00BF38C6">
              <w:rPr>
                <w:rFonts w:ascii="Arial Narrow" w:hAnsi="Arial Narrow"/>
                <w:color w:val="auto"/>
                <w:szCs w:val="16"/>
                <w:lang w:val="ru-RU"/>
              </w:rPr>
              <w:t xml:space="preserve"> – ТЕХНОЛОГИЧЕСКАЯ ВОДА</w:t>
            </w:r>
          </w:p>
          <w:p w14:paraId="06751FB6" w14:textId="57B8E475"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rPr>
              <w:t>WPS</w:t>
            </w:r>
            <w:r w:rsidRPr="00BF38C6">
              <w:rPr>
                <w:rFonts w:ascii="Arial Narrow" w:hAnsi="Arial Narrow"/>
                <w:color w:val="auto"/>
                <w:szCs w:val="16"/>
                <w:lang w:val="ru-RU"/>
              </w:rPr>
              <w:t xml:space="preserve"> – ТЕХН</w:t>
            </w:r>
            <w:r w:rsidR="00090E0A" w:rsidRPr="006759B5">
              <w:rPr>
                <w:rFonts w:ascii="Arial Narrow" w:hAnsi="Arial Narrow"/>
                <w:color w:val="auto"/>
                <w:szCs w:val="16"/>
                <w:lang w:val="ru-RU"/>
              </w:rPr>
              <w:t>.</w:t>
            </w:r>
            <w:r w:rsidRPr="00BF38C6">
              <w:rPr>
                <w:rFonts w:ascii="Arial Narrow" w:hAnsi="Arial Narrow"/>
                <w:color w:val="auto"/>
                <w:szCs w:val="16"/>
                <w:lang w:val="ru-RU"/>
              </w:rPr>
              <w:t xml:space="preserve"> ВОДА, ОЧИЩЕН</w:t>
            </w:r>
            <w:r w:rsidR="00090E0A" w:rsidRPr="006759B5">
              <w:rPr>
                <w:rFonts w:ascii="Arial Narrow" w:hAnsi="Arial Narrow"/>
                <w:color w:val="auto"/>
                <w:szCs w:val="16"/>
                <w:lang w:val="ru-RU"/>
              </w:rPr>
              <w:t>.</w:t>
            </w:r>
            <w:r w:rsidRPr="00BF38C6">
              <w:rPr>
                <w:rFonts w:ascii="Arial Narrow" w:hAnsi="Arial Narrow"/>
                <w:color w:val="auto"/>
                <w:szCs w:val="16"/>
                <w:lang w:val="ru-RU"/>
              </w:rPr>
              <w:t xml:space="preserve"> ОТ ГАЗОКОНДЕН</w:t>
            </w:r>
            <w:r w:rsidR="00090E0A" w:rsidRPr="006759B5">
              <w:rPr>
                <w:rFonts w:ascii="Arial Narrow" w:hAnsi="Arial Narrow"/>
                <w:color w:val="auto"/>
                <w:szCs w:val="16"/>
                <w:lang w:val="ru-RU"/>
              </w:rPr>
              <w:t>.</w:t>
            </w:r>
            <w:r w:rsidRPr="00BF38C6">
              <w:rPr>
                <w:rFonts w:ascii="Arial Narrow" w:hAnsi="Arial Narrow"/>
                <w:color w:val="auto"/>
                <w:szCs w:val="16"/>
                <w:lang w:val="ru-RU"/>
              </w:rPr>
              <w:t xml:space="preserve"> </w:t>
            </w:r>
          </w:p>
          <w:p w14:paraId="564E2AE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WR</w:t>
            </w:r>
            <w:r w:rsidRPr="00BF38C6">
              <w:rPr>
                <w:rFonts w:ascii="Arial Narrow" w:hAnsi="Arial Narrow" w:cs="Arial"/>
                <w:color w:val="auto"/>
                <w:sz w:val="16"/>
                <w:szCs w:val="16"/>
                <w:lang w:val="ru-RU"/>
              </w:rPr>
              <w:t xml:space="preserve"> –ВОЗВРАТ ОХЛАЖДАЮЩЕЙ ВОДЫ</w:t>
            </w:r>
          </w:p>
          <w:p w14:paraId="0FD1036A" w14:textId="77777777" w:rsidR="00797682" w:rsidRPr="00BF38C6" w:rsidRDefault="00797682" w:rsidP="00D14C5B">
            <w:pPr>
              <w:pStyle w:val="TableText"/>
              <w:autoSpaceDE w:val="0"/>
              <w:autoSpaceDN w:val="0"/>
              <w:adjustRightInd w:val="0"/>
              <w:rPr>
                <w:rFonts w:ascii="Arial Narrow" w:hAnsi="Arial Narrow"/>
                <w:color w:val="auto"/>
                <w:szCs w:val="16"/>
                <w:lang w:val="ru-RU"/>
              </w:rPr>
            </w:pPr>
            <w:r w:rsidRPr="00BF38C6">
              <w:rPr>
                <w:rFonts w:ascii="Arial Narrow" w:hAnsi="Arial Narrow"/>
                <w:color w:val="auto"/>
                <w:szCs w:val="16"/>
              </w:rPr>
              <w:t>WRA</w:t>
            </w:r>
            <w:r w:rsidRPr="00BF38C6">
              <w:rPr>
                <w:rFonts w:ascii="Arial Narrow" w:hAnsi="Arial Narrow"/>
                <w:color w:val="auto"/>
                <w:szCs w:val="16"/>
                <w:lang w:val="ru-RU"/>
              </w:rPr>
              <w:t xml:space="preserve"> – СЫРАЯ ВОДА</w:t>
            </w:r>
          </w:p>
          <w:p w14:paraId="607CBA05" w14:textId="77777777" w:rsidR="00797682" w:rsidRPr="00BF38C6" w:rsidRDefault="00797682" w:rsidP="00D14C5B">
            <w:pPr>
              <w:pStyle w:val="TableText"/>
              <w:autoSpaceDE w:val="0"/>
              <w:autoSpaceDN w:val="0"/>
              <w:adjustRightInd w:val="0"/>
              <w:rPr>
                <w:rFonts w:ascii="Arial Narrow" w:hAnsi="Arial Narrow"/>
                <w:color w:val="auto"/>
                <w:szCs w:val="16"/>
                <w:lang w:val="ru-RU"/>
              </w:rPr>
            </w:pPr>
            <w:r w:rsidRPr="00BF38C6">
              <w:rPr>
                <w:rFonts w:ascii="Arial Narrow" w:hAnsi="Arial Narrow"/>
                <w:color w:val="auto"/>
                <w:szCs w:val="16"/>
              </w:rPr>
              <w:t>WSC</w:t>
            </w:r>
            <w:r w:rsidRPr="00BF38C6">
              <w:rPr>
                <w:rFonts w:ascii="Arial Narrow" w:hAnsi="Arial Narrow"/>
                <w:color w:val="auto"/>
                <w:szCs w:val="16"/>
                <w:lang w:val="ru-RU"/>
              </w:rPr>
              <w:t xml:space="preserve"> – ЗАГРЯЗНЕННАЯ ПОВЕРХНОСТНАЯ ВОДА</w:t>
            </w:r>
          </w:p>
          <w:p w14:paraId="2BF93AB8"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WSR</w:t>
            </w:r>
            <w:r w:rsidRPr="00BF38C6">
              <w:rPr>
                <w:rFonts w:ascii="Arial Narrow" w:hAnsi="Arial Narrow" w:cs="Arial"/>
                <w:color w:val="auto"/>
                <w:sz w:val="16"/>
                <w:szCs w:val="16"/>
                <w:lang w:val="ru-RU"/>
              </w:rPr>
              <w:t xml:space="preserve"> – КИСЛАЯ ВОДА</w:t>
            </w:r>
          </w:p>
          <w:p w14:paraId="134E63B6" w14:textId="77777777"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rPr>
              <w:t>WT</w:t>
            </w:r>
            <w:r w:rsidRPr="00BF38C6">
              <w:rPr>
                <w:rFonts w:ascii="Arial Narrow" w:hAnsi="Arial Narrow"/>
                <w:color w:val="auto"/>
                <w:szCs w:val="16"/>
                <w:lang w:val="ru-RU"/>
              </w:rPr>
              <w:t xml:space="preserve"> – ОЧИЩЕННАЯ ВОДА</w:t>
            </w:r>
          </w:p>
          <w:p w14:paraId="4CD4E0FB" w14:textId="77777777" w:rsidR="00797682" w:rsidRDefault="00797682" w:rsidP="00D14C5B">
            <w:pPr>
              <w:pStyle w:val="CellBody"/>
              <w:rPr>
                <w:rFonts w:ascii="Arial Narrow" w:hAnsi="Arial Narrow" w:cs="Arial"/>
                <w:color w:val="auto"/>
                <w:sz w:val="16"/>
                <w:szCs w:val="16"/>
              </w:rPr>
            </w:pPr>
            <w:r w:rsidRPr="00BF38C6">
              <w:rPr>
                <w:rFonts w:ascii="Arial Narrow" w:hAnsi="Arial Narrow" w:cs="Arial"/>
                <w:color w:val="auto"/>
                <w:sz w:val="16"/>
                <w:szCs w:val="16"/>
                <w:lang w:val="en-GB"/>
              </w:rPr>
              <w:t>WU</w:t>
            </w:r>
            <w:r w:rsidRPr="00BF38C6">
              <w:rPr>
                <w:rFonts w:ascii="Arial Narrow" w:hAnsi="Arial Narrow" w:cs="Arial"/>
                <w:color w:val="auto"/>
                <w:sz w:val="16"/>
                <w:szCs w:val="16"/>
                <w:lang w:val="ru-RU"/>
              </w:rPr>
              <w:t xml:space="preserve"> – ТЕХНИЧЕСКАЯ ВОДА</w:t>
            </w:r>
          </w:p>
          <w:p w14:paraId="4153FFCE" w14:textId="77777777" w:rsidR="00C74D4B" w:rsidRPr="00C74D4B" w:rsidRDefault="00C74D4B" w:rsidP="00D14C5B">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4E894EA3" w14:textId="77777777" w:rsidR="00797682" w:rsidRPr="00BF38C6" w:rsidRDefault="00797682" w:rsidP="00D14C5B">
            <w:pPr>
              <w:pStyle w:val="CellBodyCentered"/>
              <w:rPr>
                <w:rFonts w:ascii="Arial Narrow" w:hAnsi="Arial Narrow"/>
                <w:b/>
                <w:color w:val="auto"/>
                <w:sz w:val="16"/>
                <w:szCs w:val="16"/>
                <w:lang w:val="ru-RU"/>
              </w:rPr>
            </w:pPr>
          </w:p>
          <w:p w14:paraId="049AA407" w14:textId="77777777" w:rsidR="00797682" w:rsidRPr="00BF38C6" w:rsidRDefault="00797682" w:rsidP="00D14C5B">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150H21</w:t>
            </w:r>
          </w:p>
          <w:p w14:paraId="3B9347BB" w14:textId="77777777" w:rsidR="00797682" w:rsidRPr="00BF38C6" w:rsidRDefault="00797682" w:rsidP="00D14C5B">
            <w:pPr>
              <w:pStyle w:val="CellBodyCentered"/>
              <w:rPr>
                <w:rFonts w:ascii="Arial Narrow" w:hAnsi="Arial Narrow" w:cs="Arial"/>
                <w:b/>
                <w:color w:val="auto"/>
                <w:sz w:val="16"/>
                <w:szCs w:val="16"/>
                <w:lang w:val="ru-RU"/>
              </w:rPr>
            </w:pPr>
          </w:p>
          <w:p w14:paraId="1C33AAB3" w14:textId="77777777" w:rsidR="00797682" w:rsidRPr="00BF38C6" w:rsidRDefault="00797682" w:rsidP="00D14C5B">
            <w:pPr>
              <w:pStyle w:val="CellBodyCentered"/>
              <w:rPr>
                <w:rFonts w:ascii="Arial Narrow" w:hAnsi="Arial Narrow" w:cs="Arial"/>
                <w:b/>
                <w:color w:val="auto"/>
                <w:sz w:val="16"/>
                <w:szCs w:val="16"/>
                <w:lang w:val="ru-RU"/>
              </w:rPr>
            </w:pPr>
          </w:p>
          <w:p w14:paraId="05285FBC" w14:textId="77777777" w:rsidR="00797682" w:rsidRPr="00BF38C6" w:rsidRDefault="00797682" w:rsidP="00D14C5B">
            <w:pPr>
              <w:pStyle w:val="CellBodyCentered"/>
              <w:rPr>
                <w:rFonts w:ascii="Arial Narrow" w:hAnsi="Arial Narrow" w:cs="Arial"/>
                <w:b/>
                <w:color w:val="auto"/>
                <w:sz w:val="16"/>
                <w:szCs w:val="16"/>
                <w:lang w:val="ru-RU"/>
              </w:rPr>
            </w:pPr>
          </w:p>
          <w:p w14:paraId="78ED6671" w14:textId="77777777" w:rsidR="00797682" w:rsidRPr="00BF38C6" w:rsidRDefault="00797682" w:rsidP="00D14C5B">
            <w:pPr>
              <w:pStyle w:val="CellBodyCentered"/>
              <w:rPr>
                <w:rFonts w:ascii="Arial Narrow" w:hAnsi="Arial Narrow" w:cs="Arial"/>
                <w:b/>
                <w:color w:val="auto"/>
                <w:sz w:val="16"/>
                <w:szCs w:val="16"/>
                <w:lang w:val="ru-RU"/>
              </w:rPr>
            </w:pPr>
          </w:p>
          <w:p w14:paraId="467FF144" w14:textId="77777777" w:rsidR="00797682" w:rsidRPr="00BF38C6" w:rsidRDefault="00797682" w:rsidP="00D14C5B">
            <w:pPr>
              <w:pStyle w:val="CellBodyCentered"/>
              <w:rPr>
                <w:rFonts w:ascii="Arial Narrow" w:hAnsi="Arial Narrow" w:cs="Arial"/>
                <w:b/>
                <w:color w:val="auto"/>
                <w:sz w:val="16"/>
                <w:szCs w:val="16"/>
                <w:lang w:val="ru-RU"/>
              </w:rPr>
            </w:pPr>
          </w:p>
          <w:p w14:paraId="35578D0E" w14:textId="77777777" w:rsidR="00797682" w:rsidRPr="00BF38C6" w:rsidRDefault="00797682" w:rsidP="00D14C5B">
            <w:pPr>
              <w:pStyle w:val="CellBodyCentered"/>
              <w:rPr>
                <w:rFonts w:ascii="Arial Narrow" w:hAnsi="Arial Narrow" w:cs="Arial"/>
                <w:b/>
                <w:color w:val="auto"/>
                <w:sz w:val="16"/>
                <w:szCs w:val="16"/>
                <w:lang w:val="ru-RU"/>
              </w:rPr>
            </w:pPr>
          </w:p>
          <w:p w14:paraId="7ACB1345" w14:textId="77777777" w:rsidR="00797682" w:rsidRPr="00BF38C6" w:rsidRDefault="00797682" w:rsidP="00D14C5B">
            <w:pPr>
              <w:pStyle w:val="CellBodyCentered"/>
              <w:rPr>
                <w:rFonts w:ascii="Arial Narrow" w:hAnsi="Arial Narrow" w:cs="Arial"/>
                <w:b/>
                <w:color w:val="auto"/>
                <w:sz w:val="16"/>
                <w:szCs w:val="16"/>
                <w:lang w:val="ru-RU"/>
              </w:rPr>
            </w:pPr>
          </w:p>
          <w:p w14:paraId="5BAF3F51" w14:textId="77777777" w:rsidR="00797682" w:rsidRPr="00BF38C6" w:rsidRDefault="00797682" w:rsidP="00D14C5B">
            <w:pPr>
              <w:pStyle w:val="CellBodyCentered"/>
              <w:rPr>
                <w:rFonts w:ascii="Arial Narrow" w:hAnsi="Arial Narrow" w:cs="Arial"/>
                <w:b/>
                <w:color w:val="auto"/>
                <w:sz w:val="16"/>
                <w:szCs w:val="16"/>
                <w:lang w:val="ru-RU"/>
              </w:rPr>
            </w:pPr>
          </w:p>
          <w:p w14:paraId="6D1CED00" w14:textId="77777777" w:rsidR="00797682" w:rsidRPr="00BF38C6" w:rsidRDefault="00797682" w:rsidP="00D14C5B">
            <w:pPr>
              <w:pStyle w:val="CellBodyCentered"/>
              <w:rPr>
                <w:rFonts w:ascii="Arial Narrow" w:hAnsi="Arial Narrow" w:cs="Arial"/>
                <w:b/>
                <w:color w:val="auto"/>
                <w:sz w:val="16"/>
                <w:szCs w:val="16"/>
                <w:lang w:val="ru-RU"/>
              </w:rPr>
            </w:pPr>
          </w:p>
          <w:p w14:paraId="09BD0C65" w14:textId="77777777" w:rsidR="00797682" w:rsidRPr="00BF38C6" w:rsidRDefault="00797682" w:rsidP="00D14C5B">
            <w:pPr>
              <w:pStyle w:val="CellBodyCentered"/>
              <w:rPr>
                <w:rFonts w:ascii="Arial Narrow" w:hAnsi="Arial Narrow" w:cs="Arial"/>
                <w:b/>
                <w:color w:val="auto"/>
                <w:sz w:val="16"/>
                <w:szCs w:val="16"/>
                <w:lang w:val="ru-RU"/>
              </w:rPr>
            </w:pPr>
          </w:p>
          <w:p w14:paraId="349127AE" w14:textId="77777777" w:rsidR="00797682" w:rsidRPr="00BF38C6" w:rsidRDefault="00797682" w:rsidP="00D14C5B">
            <w:pPr>
              <w:pStyle w:val="CellBodyCentered"/>
              <w:rPr>
                <w:rFonts w:ascii="Arial Narrow" w:hAnsi="Arial Narrow" w:cs="Arial"/>
                <w:b/>
                <w:color w:val="auto"/>
                <w:sz w:val="16"/>
                <w:szCs w:val="16"/>
                <w:lang w:val="ru-RU"/>
              </w:rPr>
            </w:pPr>
          </w:p>
          <w:p w14:paraId="3FABFF66" w14:textId="77777777" w:rsidR="00797682" w:rsidRPr="00BF38C6" w:rsidRDefault="00797682" w:rsidP="00D14C5B">
            <w:pPr>
              <w:pStyle w:val="CellBodyCentered"/>
              <w:rPr>
                <w:rFonts w:ascii="Arial Narrow" w:hAnsi="Arial Narrow" w:cs="Arial"/>
                <w:b/>
                <w:color w:val="auto"/>
                <w:sz w:val="16"/>
                <w:szCs w:val="16"/>
                <w:lang w:val="ru-RU"/>
              </w:rPr>
            </w:pPr>
          </w:p>
          <w:p w14:paraId="3E88038F" w14:textId="77777777" w:rsidR="00797682" w:rsidRDefault="00797682" w:rsidP="00D14C5B">
            <w:pPr>
              <w:pStyle w:val="CellBodyCentered"/>
              <w:rPr>
                <w:rFonts w:ascii="Arial Narrow" w:hAnsi="Arial Narrow" w:cs="Arial"/>
                <w:b/>
                <w:color w:val="auto"/>
                <w:sz w:val="16"/>
                <w:szCs w:val="16"/>
                <w:lang w:val="ru-RU"/>
              </w:rPr>
            </w:pPr>
          </w:p>
          <w:p w14:paraId="39D7BF48" w14:textId="77777777" w:rsidR="00812A31" w:rsidRDefault="00812A31" w:rsidP="00D14C5B">
            <w:pPr>
              <w:pStyle w:val="CellBodyCentered"/>
              <w:rPr>
                <w:rFonts w:ascii="Arial Narrow" w:hAnsi="Arial Narrow" w:cs="Arial"/>
                <w:b/>
                <w:color w:val="auto"/>
                <w:sz w:val="16"/>
                <w:szCs w:val="16"/>
                <w:lang w:val="ru-RU"/>
              </w:rPr>
            </w:pPr>
          </w:p>
          <w:p w14:paraId="2A23A223" w14:textId="77777777" w:rsidR="00812A31" w:rsidRDefault="00812A31" w:rsidP="00D14C5B">
            <w:pPr>
              <w:pStyle w:val="CellBodyCentered"/>
              <w:rPr>
                <w:rFonts w:ascii="Arial Narrow" w:hAnsi="Arial Narrow" w:cs="Arial"/>
                <w:b/>
                <w:color w:val="auto"/>
                <w:sz w:val="16"/>
                <w:szCs w:val="16"/>
                <w:lang w:val="ru-RU"/>
              </w:rPr>
            </w:pPr>
          </w:p>
          <w:p w14:paraId="5E6C7636" w14:textId="77777777" w:rsidR="00812A31" w:rsidRDefault="00812A31" w:rsidP="00D14C5B">
            <w:pPr>
              <w:pStyle w:val="CellBodyCentered"/>
              <w:rPr>
                <w:rFonts w:ascii="Arial Narrow" w:hAnsi="Arial Narrow" w:cs="Arial"/>
                <w:b/>
                <w:color w:val="auto"/>
                <w:sz w:val="16"/>
                <w:szCs w:val="16"/>
                <w:lang w:val="ru-RU"/>
              </w:rPr>
            </w:pPr>
          </w:p>
          <w:p w14:paraId="4F92787C" w14:textId="77777777" w:rsidR="00812A31" w:rsidRDefault="00812A31" w:rsidP="00D14C5B">
            <w:pPr>
              <w:pStyle w:val="CellBodyCentered"/>
              <w:rPr>
                <w:rFonts w:ascii="Arial Narrow" w:hAnsi="Arial Narrow" w:cs="Arial"/>
                <w:b/>
                <w:color w:val="auto"/>
                <w:sz w:val="16"/>
                <w:szCs w:val="16"/>
                <w:lang w:val="ru-RU"/>
              </w:rPr>
            </w:pPr>
          </w:p>
          <w:p w14:paraId="1625D723" w14:textId="77777777" w:rsidR="00812A31" w:rsidRDefault="00812A31" w:rsidP="00D14C5B">
            <w:pPr>
              <w:pStyle w:val="CellBodyCentered"/>
              <w:rPr>
                <w:rFonts w:ascii="Arial Narrow" w:hAnsi="Arial Narrow" w:cs="Arial"/>
                <w:b/>
                <w:color w:val="auto"/>
                <w:sz w:val="16"/>
                <w:szCs w:val="16"/>
                <w:lang w:val="ru-RU"/>
              </w:rPr>
            </w:pPr>
          </w:p>
          <w:p w14:paraId="208F7050" w14:textId="77777777" w:rsidR="00812A31" w:rsidRDefault="00812A31" w:rsidP="00D14C5B">
            <w:pPr>
              <w:pStyle w:val="CellBodyCentered"/>
              <w:rPr>
                <w:rFonts w:ascii="Arial Narrow" w:hAnsi="Arial Narrow" w:cs="Arial"/>
                <w:b/>
                <w:color w:val="auto"/>
                <w:sz w:val="16"/>
                <w:szCs w:val="16"/>
                <w:lang w:val="ru-RU"/>
              </w:rPr>
            </w:pPr>
          </w:p>
          <w:p w14:paraId="3E9E0F12" w14:textId="77777777" w:rsidR="00812A31" w:rsidRDefault="00812A31" w:rsidP="00D14C5B">
            <w:pPr>
              <w:pStyle w:val="CellBodyCentered"/>
              <w:rPr>
                <w:rFonts w:ascii="Arial Narrow" w:hAnsi="Arial Narrow" w:cs="Arial"/>
                <w:b/>
                <w:color w:val="auto"/>
                <w:sz w:val="16"/>
                <w:szCs w:val="16"/>
                <w:lang w:val="ru-RU"/>
              </w:rPr>
            </w:pPr>
          </w:p>
          <w:p w14:paraId="28E30193" w14:textId="77777777" w:rsidR="00812A31" w:rsidRDefault="00812A31" w:rsidP="00D14C5B">
            <w:pPr>
              <w:pStyle w:val="CellBodyCentered"/>
              <w:rPr>
                <w:rFonts w:ascii="Arial Narrow" w:hAnsi="Arial Narrow" w:cs="Arial"/>
                <w:b/>
                <w:color w:val="auto"/>
                <w:sz w:val="16"/>
                <w:szCs w:val="16"/>
                <w:lang w:val="ru-RU"/>
              </w:rPr>
            </w:pPr>
          </w:p>
          <w:p w14:paraId="6E37FF9F" w14:textId="77777777" w:rsidR="00812A31" w:rsidRDefault="00812A31" w:rsidP="00D14C5B">
            <w:pPr>
              <w:pStyle w:val="CellBodyCentered"/>
              <w:rPr>
                <w:rFonts w:ascii="Arial Narrow" w:hAnsi="Arial Narrow" w:cs="Arial"/>
                <w:b/>
                <w:color w:val="auto"/>
                <w:sz w:val="16"/>
                <w:szCs w:val="16"/>
                <w:lang w:val="ru-RU"/>
              </w:rPr>
            </w:pPr>
          </w:p>
          <w:p w14:paraId="673439E8" w14:textId="77777777" w:rsidR="00812A31" w:rsidRDefault="00812A31" w:rsidP="00D14C5B">
            <w:pPr>
              <w:pStyle w:val="CellBodyCentered"/>
              <w:rPr>
                <w:rFonts w:ascii="Arial Narrow" w:hAnsi="Arial Narrow" w:cs="Arial"/>
                <w:b/>
                <w:color w:val="auto"/>
                <w:sz w:val="16"/>
                <w:szCs w:val="16"/>
                <w:lang w:val="ru-RU"/>
              </w:rPr>
            </w:pPr>
          </w:p>
          <w:p w14:paraId="1BAFCECE" w14:textId="77777777" w:rsidR="00812A31" w:rsidRDefault="00812A31" w:rsidP="00D14C5B">
            <w:pPr>
              <w:pStyle w:val="CellBodyCentered"/>
              <w:rPr>
                <w:rFonts w:ascii="Arial Narrow" w:hAnsi="Arial Narrow" w:cs="Arial"/>
                <w:b/>
                <w:color w:val="auto"/>
                <w:sz w:val="16"/>
                <w:szCs w:val="16"/>
                <w:lang w:val="ru-RU"/>
              </w:rPr>
            </w:pPr>
          </w:p>
          <w:p w14:paraId="579722B2" w14:textId="77777777" w:rsidR="00812A31" w:rsidRPr="00BF38C6" w:rsidRDefault="00812A31" w:rsidP="00812A31">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lastRenderedPageBreak/>
              <w:t>150H21</w:t>
            </w:r>
          </w:p>
          <w:p w14:paraId="34E2648B" w14:textId="66CBFDD7" w:rsidR="00812A31" w:rsidRPr="00BF38C6" w:rsidRDefault="00812A31" w:rsidP="00D14C5B">
            <w:pPr>
              <w:pStyle w:val="CellBodyCentered"/>
              <w:rPr>
                <w:rFonts w:ascii="Arial Narrow" w:hAnsi="Arial Narrow" w:cs="Arial"/>
                <w:b/>
                <w:color w:val="auto"/>
                <w:sz w:val="16"/>
                <w:szCs w:val="16"/>
                <w:lang w:val="ru-RU"/>
              </w:rPr>
            </w:pPr>
            <w:r>
              <w:rPr>
                <w:rFonts w:ascii="Arial Narrow" w:hAnsi="Arial Narrow" w:cs="Arial"/>
                <w:b/>
                <w:color w:val="auto"/>
                <w:sz w:val="16"/>
                <w:szCs w:val="16"/>
                <w:lang w:val="ru-RU"/>
              </w:rPr>
              <w:t>Прод.</w:t>
            </w:r>
          </w:p>
        </w:tc>
        <w:tc>
          <w:tcPr>
            <w:tcW w:w="720" w:type="dxa"/>
            <w:tcBorders>
              <w:top w:val="single" w:sz="6" w:space="0" w:color="auto"/>
              <w:left w:val="single" w:sz="6" w:space="0" w:color="auto"/>
              <w:bottom w:val="single" w:sz="6" w:space="0" w:color="auto"/>
              <w:right w:val="single" w:sz="6" w:space="0" w:color="auto"/>
            </w:tcBorders>
          </w:tcPr>
          <w:p w14:paraId="6C37EBDB" w14:textId="77777777" w:rsidR="00797682" w:rsidRPr="00BF38C6" w:rsidRDefault="00797682" w:rsidP="00D14C5B">
            <w:pPr>
              <w:pStyle w:val="CellBodyCentered"/>
              <w:rPr>
                <w:rFonts w:ascii="Arial Narrow" w:hAnsi="Arial Narrow"/>
                <w:color w:val="auto"/>
                <w:sz w:val="16"/>
                <w:szCs w:val="16"/>
              </w:rPr>
            </w:pPr>
          </w:p>
          <w:p w14:paraId="386015B6"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w:t>
            </w:r>
          </w:p>
          <w:p w14:paraId="592DC959" w14:textId="77777777" w:rsidR="00797682" w:rsidRPr="00BF38C6" w:rsidRDefault="00797682" w:rsidP="00D14C5B">
            <w:pPr>
              <w:pStyle w:val="CellBodyCentered"/>
              <w:rPr>
                <w:rFonts w:ascii="Arial Narrow" w:hAnsi="Arial Narrow" w:cs="Arial"/>
                <w:color w:val="auto"/>
                <w:sz w:val="16"/>
                <w:szCs w:val="16"/>
                <w:lang w:val="ru-RU"/>
              </w:rPr>
            </w:pPr>
          </w:p>
          <w:p w14:paraId="4C923A31" w14:textId="77777777" w:rsidR="00797682" w:rsidRPr="00BF38C6" w:rsidRDefault="00797682" w:rsidP="00D14C5B">
            <w:pPr>
              <w:pStyle w:val="CellBodyCentered"/>
              <w:rPr>
                <w:rFonts w:ascii="Arial Narrow" w:hAnsi="Arial Narrow" w:cs="Arial"/>
                <w:color w:val="auto"/>
                <w:sz w:val="16"/>
                <w:szCs w:val="16"/>
                <w:lang w:val="ru-RU"/>
              </w:rPr>
            </w:pPr>
          </w:p>
          <w:p w14:paraId="20CF41FE" w14:textId="77777777" w:rsidR="00797682" w:rsidRPr="00BF38C6" w:rsidRDefault="00797682" w:rsidP="00D14C5B">
            <w:pPr>
              <w:pStyle w:val="CellBodyCentered"/>
              <w:rPr>
                <w:rFonts w:ascii="Arial Narrow" w:hAnsi="Arial Narrow" w:cs="Arial"/>
                <w:color w:val="auto"/>
                <w:sz w:val="16"/>
                <w:szCs w:val="16"/>
                <w:lang w:val="ru-RU"/>
              </w:rPr>
            </w:pPr>
          </w:p>
          <w:p w14:paraId="4A237F18" w14:textId="77777777" w:rsidR="00797682" w:rsidRPr="00BF38C6" w:rsidRDefault="00797682" w:rsidP="00D14C5B">
            <w:pPr>
              <w:pStyle w:val="CellBodyCentered"/>
              <w:rPr>
                <w:rFonts w:ascii="Arial Narrow" w:hAnsi="Arial Narrow" w:cs="Arial"/>
                <w:color w:val="auto"/>
                <w:sz w:val="16"/>
                <w:szCs w:val="16"/>
                <w:lang w:val="ru-RU"/>
              </w:rPr>
            </w:pPr>
          </w:p>
          <w:p w14:paraId="4ECFA30B" w14:textId="77777777" w:rsidR="00797682" w:rsidRPr="00BF38C6" w:rsidRDefault="00797682" w:rsidP="00D14C5B">
            <w:pPr>
              <w:pStyle w:val="CellBodyCentered"/>
              <w:rPr>
                <w:rFonts w:ascii="Arial Narrow" w:hAnsi="Arial Narrow" w:cs="Arial"/>
                <w:color w:val="auto"/>
                <w:sz w:val="16"/>
                <w:szCs w:val="16"/>
                <w:lang w:val="ru-RU"/>
              </w:rPr>
            </w:pPr>
          </w:p>
          <w:p w14:paraId="0EAEC959" w14:textId="77777777" w:rsidR="00797682" w:rsidRPr="00BF38C6" w:rsidRDefault="00797682" w:rsidP="00D14C5B">
            <w:pPr>
              <w:pStyle w:val="CellBodyCentered"/>
              <w:rPr>
                <w:rFonts w:ascii="Arial Narrow" w:hAnsi="Arial Narrow" w:cs="Arial"/>
                <w:color w:val="auto"/>
                <w:sz w:val="16"/>
                <w:szCs w:val="16"/>
                <w:lang w:val="ru-RU"/>
              </w:rPr>
            </w:pPr>
          </w:p>
          <w:p w14:paraId="626F0178" w14:textId="77777777" w:rsidR="00797682" w:rsidRPr="00BF38C6" w:rsidRDefault="00797682" w:rsidP="00D14C5B">
            <w:pPr>
              <w:pStyle w:val="CellBodyCentered"/>
              <w:rPr>
                <w:rFonts w:ascii="Arial Narrow" w:hAnsi="Arial Narrow" w:cs="Arial"/>
                <w:color w:val="auto"/>
                <w:sz w:val="16"/>
                <w:szCs w:val="16"/>
                <w:lang w:val="ru-RU"/>
              </w:rPr>
            </w:pPr>
          </w:p>
          <w:p w14:paraId="579843E4" w14:textId="77777777" w:rsidR="00797682" w:rsidRPr="00BF38C6" w:rsidRDefault="00797682" w:rsidP="00D14C5B">
            <w:pPr>
              <w:pStyle w:val="CellBodyCentered"/>
              <w:rPr>
                <w:rFonts w:ascii="Arial Narrow" w:hAnsi="Arial Narrow" w:cs="Arial"/>
                <w:color w:val="auto"/>
                <w:sz w:val="16"/>
                <w:szCs w:val="16"/>
                <w:lang w:val="ru-RU"/>
              </w:rPr>
            </w:pPr>
          </w:p>
          <w:p w14:paraId="07715FDE" w14:textId="77777777" w:rsidR="00797682" w:rsidRPr="00BF38C6" w:rsidRDefault="00797682" w:rsidP="00D14C5B">
            <w:pPr>
              <w:pStyle w:val="CellBodyCentered"/>
              <w:rPr>
                <w:rFonts w:ascii="Arial Narrow" w:hAnsi="Arial Narrow" w:cs="Arial"/>
                <w:color w:val="auto"/>
                <w:sz w:val="16"/>
                <w:szCs w:val="16"/>
                <w:lang w:val="ru-RU"/>
              </w:rPr>
            </w:pPr>
          </w:p>
          <w:p w14:paraId="2377798E" w14:textId="77777777" w:rsidR="00797682" w:rsidRPr="00BF38C6" w:rsidRDefault="00797682" w:rsidP="00D14C5B">
            <w:pPr>
              <w:pStyle w:val="CellBodyCentered"/>
              <w:rPr>
                <w:rFonts w:ascii="Arial Narrow" w:hAnsi="Arial Narrow" w:cs="Arial"/>
                <w:color w:val="auto"/>
                <w:sz w:val="16"/>
                <w:szCs w:val="16"/>
                <w:lang w:val="ru-RU"/>
              </w:rPr>
            </w:pPr>
          </w:p>
          <w:p w14:paraId="397EEF03" w14:textId="77777777" w:rsidR="00797682" w:rsidRPr="00BF38C6" w:rsidRDefault="00797682" w:rsidP="00D14C5B">
            <w:pPr>
              <w:pStyle w:val="CellBodyCentered"/>
              <w:rPr>
                <w:rFonts w:ascii="Arial Narrow" w:hAnsi="Arial Narrow" w:cs="Arial"/>
                <w:color w:val="auto"/>
                <w:sz w:val="16"/>
                <w:szCs w:val="16"/>
                <w:lang w:val="ru-RU"/>
              </w:rPr>
            </w:pPr>
          </w:p>
          <w:p w14:paraId="55A4294B" w14:textId="77777777" w:rsidR="00797682" w:rsidRPr="00BF38C6" w:rsidRDefault="00797682" w:rsidP="00D14C5B">
            <w:pPr>
              <w:pStyle w:val="CellBodyCentered"/>
              <w:rPr>
                <w:rFonts w:ascii="Arial Narrow" w:hAnsi="Arial Narrow" w:cs="Arial"/>
                <w:color w:val="auto"/>
                <w:sz w:val="16"/>
                <w:szCs w:val="16"/>
                <w:lang w:val="ru-RU"/>
              </w:rPr>
            </w:pPr>
          </w:p>
          <w:p w14:paraId="15D10EF8" w14:textId="77777777" w:rsidR="00797682" w:rsidRPr="00BF38C6" w:rsidRDefault="00797682" w:rsidP="00D14C5B">
            <w:pPr>
              <w:pStyle w:val="CellBodyCentered"/>
              <w:rPr>
                <w:rFonts w:ascii="Arial Narrow" w:hAnsi="Arial Narrow" w:cs="Arial"/>
                <w:color w:val="auto"/>
                <w:sz w:val="16"/>
                <w:szCs w:val="16"/>
                <w:lang w:val="ru-RU"/>
              </w:rPr>
            </w:pPr>
          </w:p>
          <w:p w14:paraId="10380914" w14:textId="77777777" w:rsidR="00797682" w:rsidRPr="00BF38C6" w:rsidRDefault="00797682" w:rsidP="00D14C5B">
            <w:pPr>
              <w:pStyle w:val="CellBodyCentered"/>
              <w:rPr>
                <w:rFonts w:ascii="Arial Narrow" w:hAnsi="Arial Narrow" w:cs="Arial"/>
                <w:color w:val="auto"/>
                <w:sz w:val="16"/>
                <w:szCs w:val="16"/>
                <w:lang w:val="ru-RU"/>
              </w:rPr>
            </w:pPr>
          </w:p>
          <w:p w14:paraId="50C0F498" w14:textId="77777777" w:rsidR="00797682" w:rsidRPr="00BF38C6" w:rsidRDefault="00797682" w:rsidP="00D14C5B">
            <w:pPr>
              <w:pStyle w:val="CellBodyCentered"/>
              <w:rPr>
                <w:rFonts w:ascii="Arial Narrow" w:hAnsi="Arial Narrow" w:cs="Arial"/>
                <w:color w:val="auto"/>
                <w:sz w:val="16"/>
                <w:szCs w:val="16"/>
                <w:lang w:val="ru-RU"/>
              </w:rPr>
            </w:pPr>
          </w:p>
          <w:p w14:paraId="15744B21" w14:textId="77777777" w:rsidR="00797682" w:rsidRPr="00BF38C6" w:rsidRDefault="00797682" w:rsidP="00D14C5B">
            <w:pPr>
              <w:pStyle w:val="CellBodyCentered"/>
              <w:rPr>
                <w:rFonts w:ascii="Arial Narrow" w:hAnsi="Arial Narrow" w:cs="Arial"/>
                <w:color w:val="auto"/>
                <w:sz w:val="16"/>
                <w:szCs w:val="16"/>
                <w:lang w:val="ru-RU"/>
              </w:rPr>
            </w:pPr>
          </w:p>
          <w:p w14:paraId="2972F7A6" w14:textId="77777777" w:rsidR="00797682" w:rsidRPr="00BF38C6" w:rsidRDefault="00797682" w:rsidP="00D14C5B">
            <w:pPr>
              <w:pStyle w:val="CellBodyCentered"/>
              <w:rPr>
                <w:rFonts w:ascii="Arial Narrow" w:hAnsi="Arial Narrow" w:cs="Arial"/>
                <w:color w:val="auto"/>
                <w:sz w:val="16"/>
                <w:szCs w:val="16"/>
                <w:lang w:val="ru-RU"/>
              </w:rPr>
            </w:pPr>
          </w:p>
          <w:p w14:paraId="3A9359CC" w14:textId="77777777" w:rsidR="00797682" w:rsidRPr="00BF38C6" w:rsidRDefault="00797682" w:rsidP="00D14C5B">
            <w:pPr>
              <w:pStyle w:val="CellBodyCentered"/>
              <w:rPr>
                <w:rFonts w:ascii="Arial Narrow" w:hAnsi="Arial Narrow" w:cs="Arial"/>
                <w:color w:val="auto"/>
                <w:sz w:val="16"/>
                <w:szCs w:val="16"/>
                <w:lang w:val="ru-RU"/>
              </w:rPr>
            </w:pPr>
          </w:p>
          <w:p w14:paraId="41E8AD51" w14:textId="77777777" w:rsidR="00797682" w:rsidRPr="00BF38C6" w:rsidRDefault="00797682" w:rsidP="00D14C5B">
            <w:pPr>
              <w:pStyle w:val="CellBodyCentered"/>
              <w:rPr>
                <w:rFonts w:ascii="Arial Narrow" w:hAnsi="Arial Narrow" w:cs="Arial"/>
                <w:color w:val="auto"/>
                <w:sz w:val="16"/>
                <w:szCs w:val="16"/>
                <w:lang w:val="ru-RU"/>
              </w:rPr>
            </w:pPr>
          </w:p>
          <w:p w14:paraId="164DDDD6" w14:textId="77777777" w:rsidR="00797682" w:rsidRPr="00BF38C6" w:rsidRDefault="00797682" w:rsidP="00D14C5B">
            <w:pPr>
              <w:pStyle w:val="CellBodyCentered"/>
              <w:rPr>
                <w:rFonts w:ascii="Arial Narrow" w:hAnsi="Arial Narrow" w:cs="Arial"/>
                <w:color w:val="auto"/>
                <w:sz w:val="16"/>
                <w:szCs w:val="16"/>
                <w:lang w:val="ru-RU"/>
              </w:rPr>
            </w:pPr>
          </w:p>
          <w:p w14:paraId="44441350" w14:textId="77777777" w:rsidR="00797682" w:rsidRPr="00BF38C6" w:rsidRDefault="00797682" w:rsidP="00D14C5B">
            <w:pPr>
              <w:pStyle w:val="CellBodyCentered"/>
              <w:rPr>
                <w:rFonts w:ascii="Arial Narrow" w:hAnsi="Arial Narrow" w:cs="Arial"/>
                <w:color w:val="auto"/>
                <w:sz w:val="16"/>
                <w:szCs w:val="16"/>
                <w:lang w:val="ru-RU"/>
              </w:rPr>
            </w:pPr>
          </w:p>
          <w:p w14:paraId="02A5C33A" w14:textId="77777777" w:rsidR="00797682" w:rsidRPr="00BF38C6" w:rsidRDefault="00797682" w:rsidP="00D14C5B">
            <w:pPr>
              <w:pStyle w:val="CellBodyCentered"/>
              <w:rPr>
                <w:rFonts w:ascii="Arial Narrow" w:hAnsi="Arial Narrow" w:cs="Arial"/>
                <w:color w:val="auto"/>
                <w:sz w:val="16"/>
                <w:szCs w:val="16"/>
                <w:lang w:val="ru-RU"/>
              </w:rPr>
            </w:pPr>
          </w:p>
          <w:p w14:paraId="2C3F2F69" w14:textId="77777777" w:rsidR="00797682" w:rsidRPr="00BF38C6" w:rsidRDefault="00797682" w:rsidP="00D14C5B">
            <w:pPr>
              <w:pStyle w:val="CellBodyCentered"/>
              <w:rPr>
                <w:rFonts w:ascii="Arial Narrow" w:hAnsi="Arial Narrow" w:cs="Arial"/>
                <w:color w:val="auto"/>
                <w:sz w:val="16"/>
                <w:szCs w:val="16"/>
                <w:lang w:val="ru-RU"/>
              </w:rPr>
            </w:pPr>
          </w:p>
          <w:p w14:paraId="0F0A907D" w14:textId="77777777" w:rsidR="00797682" w:rsidRPr="00BF38C6" w:rsidRDefault="00797682" w:rsidP="00D14C5B">
            <w:pPr>
              <w:pStyle w:val="CellBodyCentered"/>
              <w:rPr>
                <w:rFonts w:ascii="Arial Narrow" w:hAnsi="Arial Narrow" w:cs="Arial"/>
                <w:color w:val="auto"/>
                <w:sz w:val="16"/>
                <w:szCs w:val="16"/>
                <w:lang w:val="en-GB"/>
              </w:rPr>
            </w:pPr>
          </w:p>
          <w:p w14:paraId="2355BE83" w14:textId="77777777" w:rsidR="00797682" w:rsidRPr="00BF38C6" w:rsidRDefault="00797682" w:rsidP="00D14C5B">
            <w:pPr>
              <w:pStyle w:val="CellBodyCentered"/>
              <w:rPr>
                <w:rFonts w:ascii="Arial Narrow" w:hAnsi="Arial Narrow" w:cs="Arial"/>
                <w:color w:val="auto"/>
                <w:sz w:val="16"/>
                <w:szCs w:val="16"/>
                <w:lang w:val="en-GB"/>
              </w:rPr>
            </w:pPr>
          </w:p>
          <w:p w14:paraId="2B7A7CC9" w14:textId="77777777" w:rsidR="00797682" w:rsidRPr="00BF38C6" w:rsidRDefault="00797682" w:rsidP="00D14C5B">
            <w:pPr>
              <w:pStyle w:val="CellBodyCentered"/>
              <w:rPr>
                <w:rFonts w:ascii="Arial Narrow" w:hAnsi="Arial Narrow" w:cs="Arial"/>
                <w:color w:val="auto"/>
                <w:sz w:val="16"/>
                <w:szCs w:val="16"/>
                <w:lang w:val="en-GB"/>
              </w:rPr>
            </w:pPr>
          </w:p>
          <w:p w14:paraId="1511F2A7" w14:textId="77777777" w:rsidR="00797682" w:rsidRPr="00BF38C6" w:rsidRDefault="00797682" w:rsidP="00D14C5B">
            <w:pPr>
              <w:pStyle w:val="CellBodyCentered"/>
              <w:rPr>
                <w:rFonts w:ascii="Arial Narrow" w:hAnsi="Arial Narrow" w:cs="Arial"/>
                <w:color w:val="auto"/>
                <w:sz w:val="16"/>
                <w:szCs w:val="16"/>
                <w:lang w:val="en-GB"/>
              </w:rPr>
            </w:pPr>
          </w:p>
          <w:p w14:paraId="6C96BD04" w14:textId="77777777" w:rsidR="00797682" w:rsidRPr="00BF38C6" w:rsidRDefault="00797682" w:rsidP="00D14C5B">
            <w:pPr>
              <w:pStyle w:val="CellBodyCentered"/>
              <w:rPr>
                <w:rFonts w:ascii="Arial Narrow" w:hAnsi="Arial Narrow" w:cs="Arial"/>
                <w:color w:val="auto"/>
                <w:sz w:val="16"/>
                <w:szCs w:val="16"/>
                <w:lang w:val="en-GB"/>
              </w:rPr>
            </w:pPr>
          </w:p>
          <w:p w14:paraId="6DDE462D" w14:textId="77777777" w:rsidR="00797682" w:rsidRPr="00BF38C6" w:rsidRDefault="00797682" w:rsidP="00D14C5B">
            <w:pPr>
              <w:pStyle w:val="CellBodyCentered"/>
              <w:rPr>
                <w:rFonts w:ascii="Arial Narrow" w:hAnsi="Arial Narrow" w:cs="Arial"/>
                <w:color w:val="auto"/>
                <w:sz w:val="16"/>
                <w:szCs w:val="16"/>
                <w:lang w:val="en-GB"/>
              </w:rPr>
            </w:pPr>
          </w:p>
          <w:p w14:paraId="033712C7" w14:textId="77777777" w:rsidR="00797682" w:rsidRPr="00BF38C6" w:rsidRDefault="00797682" w:rsidP="00D14C5B">
            <w:pPr>
              <w:pStyle w:val="CellBodyCentered"/>
              <w:rPr>
                <w:rFonts w:ascii="Arial Narrow" w:hAnsi="Arial Narrow" w:cs="Arial"/>
                <w:color w:val="auto"/>
                <w:sz w:val="16"/>
                <w:szCs w:val="16"/>
                <w:lang w:val="en-GB"/>
              </w:rPr>
            </w:pPr>
          </w:p>
          <w:p w14:paraId="72D81B74" w14:textId="77777777" w:rsidR="00797682" w:rsidRPr="00BF38C6" w:rsidRDefault="00797682" w:rsidP="00D14C5B">
            <w:pPr>
              <w:pStyle w:val="CellBodyCentered"/>
              <w:rPr>
                <w:rFonts w:ascii="Arial Narrow" w:hAnsi="Arial Narrow" w:cs="Arial"/>
                <w:color w:val="auto"/>
                <w:sz w:val="16"/>
                <w:szCs w:val="16"/>
                <w:lang w:val="en-GB"/>
              </w:rPr>
            </w:pPr>
          </w:p>
          <w:p w14:paraId="67A23610" w14:textId="77777777" w:rsidR="00797682" w:rsidRPr="00BF38C6" w:rsidRDefault="00797682" w:rsidP="00D14C5B">
            <w:pPr>
              <w:pStyle w:val="CellBodyCentered"/>
              <w:rPr>
                <w:rFonts w:ascii="Arial Narrow" w:hAnsi="Arial Narrow" w:cs="Arial"/>
                <w:color w:val="auto"/>
                <w:sz w:val="16"/>
                <w:szCs w:val="16"/>
                <w:lang w:val="en-GB"/>
              </w:rPr>
            </w:pPr>
          </w:p>
          <w:p w14:paraId="5500FD92" w14:textId="77777777" w:rsidR="00797682" w:rsidRPr="00BF38C6" w:rsidRDefault="00797682" w:rsidP="00D14C5B">
            <w:pPr>
              <w:pStyle w:val="CellBodyCentered"/>
              <w:rPr>
                <w:rFonts w:ascii="Arial Narrow" w:hAnsi="Arial Narrow" w:cs="Arial"/>
                <w:color w:val="auto"/>
                <w:sz w:val="16"/>
                <w:szCs w:val="16"/>
                <w:lang w:val="en-GB"/>
              </w:rPr>
            </w:pPr>
          </w:p>
          <w:p w14:paraId="220CAA40" w14:textId="77777777" w:rsidR="00797682" w:rsidRPr="00BF38C6" w:rsidRDefault="00797682" w:rsidP="00D14C5B">
            <w:pPr>
              <w:pStyle w:val="CellBodyCentered"/>
              <w:rPr>
                <w:rFonts w:ascii="Arial Narrow" w:hAnsi="Arial Narrow" w:cs="Arial"/>
                <w:color w:val="auto"/>
                <w:sz w:val="16"/>
                <w:szCs w:val="16"/>
                <w:lang w:val="en-GB"/>
              </w:rPr>
            </w:pPr>
          </w:p>
          <w:p w14:paraId="5AEC156B" w14:textId="77777777" w:rsidR="00797682" w:rsidRPr="00BF38C6" w:rsidRDefault="00797682" w:rsidP="00D14C5B">
            <w:pPr>
              <w:pStyle w:val="CellBodyCentered"/>
              <w:rPr>
                <w:rFonts w:ascii="Arial Narrow" w:hAnsi="Arial Narrow" w:cs="Arial"/>
                <w:color w:val="auto"/>
                <w:sz w:val="16"/>
                <w:szCs w:val="16"/>
                <w:lang w:val="en-GB"/>
              </w:rPr>
            </w:pPr>
          </w:p>
          <w:p w14:paraId="2DFE7E3E" w14:textId="77777777" w:rsidR="00797682" w:rsidRPr="00BF38C6" w:rsidRDefault="00797682" w:rsidP="00D14C5B">
            <w:pPr>
              <w:pStyle w:val="CellBodyCentered"/>
              <w:rPr>
                <w:rFonts w:ascii="Arial Narrow" w:hAnsi="Arial Narrow" w:cs="Arial"/>
                <w:color w:val="auto"/>
                <w:sz w:val="16"/>
                <w:szCs w:val="16"/>
                <w:lang w:val="en-GB"/>
              </w:rPr>
            </w:pPr>
          </w:p>
          <w:p w14:paraId="173DD83C" w14:textId="77777777" w:rsidR="00797682" w:rsidRPr="00BF38C6" w:rsidRDefault="00797682" w:rsidP="00D14C5B">
            <w:pPr>
              <w:pStyle w:val="CellBodyCentered"/>
              <w:rPr>
                <w:rFonts w:ascii="Arial Narrow" w:hAnsi="Arial Narrow" w:cs="Arial"/>
                <w:color w:val="auto"/>
                <w:sz w:val="16"/>
                <w:szCs w:val="16"/>
                <w:lang w:val="en-GB"/>
              </w:rPr>
            </w:pPr>
          </w:p>
          <w:p w14:paraId="3A9D22C1" w14:textId="77777777" w:rsidR="00797682" w:rsidRPr="00BF38C6" w:rsidRDefault="00797682" w:rsidP="00D14C5B">
            <w:pPr>
              <w:pStyle w:val="CellBodyCentered"/>
              <w:rPr>
                <w:rFonts w:ascii="Arial Narrow" w:hAnsi="Arial Narrow" w:cs="Arial"/>
                <w:color w:val="auto"/>
                <w:sz w:val="16"/>
                <w:szCs w:val="16"/>
                <w:lang w:val="en-GB"/>
              </w:rPr>
            </w:pPr>
          </w:p>
          <w:p w14:paraId="394B1F5B" w14:textId="77777777" w:rsidR="00797682" w:rsidRPr="00BF38C6" w:rsidRDefault="00797682" w:rsidP="00D14C5B">
            <w:pPr>
              <w:pStyle w:val="CellBodyCentered"/>
              <w:rPr>
                <w:rFonts w:ascii="Arial Narrow" w:hAnsi="Arial Narrow" w:cs="Arial"/>
                <w:color w:val="auto"/>
                <w:sz w:val="16"/>
                <w:szCs w:val="16"/>
                <w:lang w:val="en-GB"/>
              </w:rPr>
            </w:pPr>
          </w:p>
          <w:p w14:paraId="11FEA65A" w14:textId="77777777" w:rsidR="00797682" w:rsidRPr="00BF38C6" w:rsidRDefault="00797682" w:rsidP="00D14C5B">
            <w:pPr>
              <w:pStyle w:val="CellBodyCentered"/>
              <w:rPr>
                <w:rFonts w:ascii="Arial Narrow" w:hAnsi="Arial Narrow" w:cs="Arial"/>
                <w:color w:val="auto"/>
                <w:sz w:val="16"/>
                <w:szCs w:val="16"/>
                <w:lang w:val="en-GB"/>
              </w:rPr>
            </w:pPr>
          </w:p>
          <w:p w14:paraId="71407853" w14:textId="77777777" w:rsidR="00797682" w:rsidRPr="00BF38C6" w:rsidRDefault="00797682" w:rsidP="00D14C5B">
            <w:pPr>
              <w:pStyle w:val="CellBodyCentered"/>
              <w:rPr>
                <w:rFonts w:ascii="Arial Narrow" w:hAnsi="Arial Narrow" w:cs="Arial"/>
                <w:color w:val="auto"/>
                <w:sz w:val="16"/>
                <w:szCs w:val="16"/>
                <w:lang w:val="en-GB"/>
              </w:rPr>
            </w:pPr>
          </w:p>
          <w:p w14:paraId="5154F9BE" w14:textId="77777777" w:rsidR="00797682" w:rsidRPr="00BF38C6" w:rsidRDefault="00797682" w:rsidP="00D14C5B">
            <w:pPr>
              <w:pStyle w:val="CellBodyCentered"/>
              <w:rPr>
                <w:rFonts w:ascii="Arial Narrow" w:hAnsi="Arial Narrow" w:cs="Arial"/>
                <w:color w:val="auto"/>
                <w:sz w:val="16"/>
                <w:szCs w:val="16"/>
                <w:lang w:val="en-GB"/>
              </w:rPr>
            </w:pPr>
          </w:p>
          <w:p w14:paraId="43FDD5F3" w14:textId="77777777" w:rsidR="00797682" w:rsidRPr="00BF38C6" w:rsidRDefault="00797682" w:rsidP="00D14C5B">
            <w:pPr>
              <w:pStyle w:val="CellBodyCentered"/>
              <w:rPr>
                <w:rFonts w:ascii="Arial Narrow" w:hAnsi="Arial Narrow" w:cs="Arial"/>
                <w:color w:val="auto"/>
                <w:sz w:val="16"/>
                <w:szCs w:val="16"/>
                <w:lang w:val="en-GB"/>
              </w:rPr>
            </w:pPr>
          </w:p>
          <w:p w14:paraId="7C05A2A4" w14:textId="77777777" w:rsidR="00797682" w:rsidRPr="00BF38C6" w:rsidRDefault="00797682" w:rsidP="00D14C5B">
            <w:pPr>
              <w:pStyle w:val="CellBodyCentered"/>
              <w:rPr>
                <w:rFonts w:ascii="Arial Narrow" w:hAnsi="Arial Narrow" w:cs="Arial"/>
                <w:color w:val="auto"/>
                <w:sz w:val="16"/>
                <w:szCs w:val="16"/>
                <w:lang w:val="en-GB"/>
              </w:rPr>
            </w:pPr>
          </w:p>
          <w:p w14:paraId="7F3D65D6" w14:textId="77777777" w:rsidR="00797682" w:rsidRPr="00BF38C6" w:rsidRDefault="00797682" w:rsidP="00D14C5B">
            <w:pPr>
              <w:pStyle w:val="CellBodyCentered"/>
              <w:rPr>
                <w:rFonts w:ascii="Arial Narrow" w:hAnsi="Arial Narrow" w:cs="Arial"/>
                <w:color w:val="auto"/>
                <w:sz w:val="16"/>
                <w:szCs w:val="16"/>
                <w:lang w:val="en-GB"/>
              </w:rPr>
            </w:pPr>
          </w:p>
          <w:p w14:paraId="7178B11C" w14:textId="77777777" w:rsidR="00797682" w:rsidRPr="00BF38C6" w:rsidRDefault="00797682" w:rsidP="00D14C5B">
            <w:pPr>
              <w:pStyle w:val="CellBodyCentered"/>
              <w:rPr>
                <w:rFonts w:ascii="Arial Narrow" w:hAnsi="Arial Narrow" w:cs="Arial"/>
                <w:color w:val="auto"/>
                <w:sz w:val="16"/>
                <w:szCs w:val="16"/>
                <w:lang w:val="en-GB"/>
              </w:rPr>
            </w:pPr>
          </w:p>
          <w:p w14:paraId="3E2F6E71" w14:textId="77777777" w:rsidR="00797682" w:rsidRPr="00BF38C6" w:rsidRDefault="00797682" w:rsidP="00D14C5B">
            <w:pPr>
              <w:pStyle w:val="CellBodyCentered"/>
              <w:rPr>
                <w:rFonts w:ascii="Arial Narrow" w:hAnsi="Arial Narrow" w:cs="Arial"/>
                <w:color w:val="auto"/>
                <w:sz w:val="16"/>
                <w:szCs w:val="16"/>
                <w:lang w:val="en-GB"/>
              </w:rPr>
            </w:pPr>
          </w:p>
          <w:p w14:paraId="3CACB4DA" w14:textId="77777777" w:rsidR="00797682" w:rsidRPr="00BF38C6" w:rsidRDefault="00797682" w:rsidP="00D14C5B">
            <w:pPr>
              <w:pStyle w:val="CellBodyCentered"/>
              <w:rPr>
                <w:rFonts w:ascii="Arial Narrow" w:hAnsi="Arial Narrow" w:cs="Arial"/>
                <w:color w:val="auto"/>
                <w:sz w:val="16"/>
                <w:szCs w:val="16"/>
                <w:lang w:val="en-GB"/>
              </w:rPr>
            </w:pPr>
          </w:p>
          <w:p w14:paraId="48A2D3D4" w14:textId="77777777" w:rsidR="00797682" w:rsidRPr="00BF38C6" w:rsidRDefault="00797682" w:rsidP="00D14C5B">
            <w:pPr>
              <w:pStyle w:val="CellBodyCentered"/>
              <w:rPr>
                <w:rFonts w:ascii="Arial Narrow" w:hAnsi="Arial Narrow" w:cs="Arial"/>
                <w:color w:val="auto"/>
                <w:sz w:val="16"/>
                <w:szCs w:val="16"/>
                <w:lang w:val="en-GB"/>
              </w:rPr>
            </w:pPr>
          </w:p>
          <w:p w14:paraId="29A5548B" w14:textId="77777777" w:rsidR="00797682" w:rsidRPr="00BF38C6" w:rsidRDefault="00797682" w:rsidP="00D14C5B">
            <w:pPr>
              <w:pStyle w:val="CellBodyCentered"/>
              <w:rPr>
                <w:rFonts w:ascii="Arial Narrow" w:hAnsi="Arial Narrow" w:cs="Arial"/>
                <w:color w:val="auto"/>
                <w:sz w:val="16"/>
                <w:szCs w:val="16"/>
                <w:lang w:val="en-GB"/>
              </w:rPr>
            </w:pPr>
          </w:p>
          <w:p w14:paraId="46A91AE2" w14:textId="77777777" w:rsidR="00797682" w:rsidRPr="00BF38C6" w:rsidRDefault="00797682" w:rsidP="00D14C5B">
            <w:pPr>
              <w:pStyle w:val="CellBodyCentered"/>
              <w:rPr>
                <w:rFonts w:ascii="Arial Narrow" w:hAnsi="Arial Narrow" w:cs="Arial"/>
                <w:color w:val="auto"/>
                <w:sz w:val="16"/>
                <w:szCs w:val="16"/>
                <w:lang w:val="en-GB"/>
              </w:rPr>
            </w:pPr>
          </w:p>
          <w:p w14:paraId="60792764" w14:textId="77777777" w:rsidR="00797682" w:rsidRPr="00BF38C6" w:rsidRDefault="00797682" w:rsidP="00D14C5B">
            <w:pPr>
              <w:pStyle w:val="CellBodyCentered"/>
              <w:rPr>
                <w:rFonts w:ascii="Arial Narrow" w:hAnsi="Arial Narrow" w:cs="Arial"/>
                <w:color w:val="auto"/>
                <w:sz w:val="16"/>
                <w:szCs w:val="16"/>
                <w:lang w:val="en-GB"/>
              </w:rPr>
            </w:pPr>
          </w:p>
          <w:p w14:paraId="22E9189F" w14:textId="77777777" w:rsidR="00797682" w:rsidRPr="00BF38C6" w:rsidRDefault="00797682" w:rsidP="00D14C5B">
            <w:pPr>
              <w:pStyle w:val="CellBodyCentered"/>
              <w:rPr>
                <w:rFonts w:ascii="Arial Narrow" w:hAnsi="Arial Narrow" w:cs="Arial"/>
                <w:color w:val="auto"/>
                <w:sz w:val="16"/>
                <w:szCs w:val="16"/>
                <w:lang w:val="en-GB"/>
              </w:rPr>
            </w:pPr>
          </w:p>
          <w:p w14:paraId="636257D0" w14:textId="77777777" w:rsidR="00797682" w:rsidRPr="00BF38C6" w:rsidRDefault="00797682" w:rsidP="00D14C5B">
            <w:pPr>
              <w:pStyle w:val="CellBodyCentered"/>
              <w:rPr>
                <w:rFonts w:ascii="Arial Narrow" w:hAnsi="Arial Narrow" w:cs="Arial"/>
                <w:color w:val="auto"/>
                <w:sz w:val="16"/>
                <w:szCs w:val="16"/>
                <w:lang w:val="en-GB"/>
              </w:rPr>
            </w:pPr>
          </w:p>
          <w:p w14:paraId="4ECFAE6A" w14:textId="77777777" w:rsidR="00797682" w:rsidRPr="00BF38C6" w:rsidRDefault="00797682" w:rsidP="00D14C5B">
            <w:pPr>
              <w:pStyle w:val="CellBodyCentered"/>
              <w:rPr>
                <w:rFonts w:ascii="Arial Narrow" w:hAnsi="Arial Narrow" w:cs="Arial"/>
                <w:color w:val="auto"/>
                <w:sz w:val="16"/>
                <w:szCs w:val="16"/>
                <w:lang w:val="en-GB"/>
              </w:rPr>
            </w:pPr>
          </w:p>
          <w:p w14:paraId="1062E8E9" w14:textId="77777777" w:rsidR="00797682" w:rsidRPr="00BF38C6" w:rsidRDefault="00797682" w:rsidP="00D14C5B">
            <w:pPr>
              <w:pStyle w:val="CellBodyCentered"/>
              <w:rPr>
                <w:rFonts w:ascii="Arial Narrow" w:hAnsi="Arial Narrow" w:cs="Arial"/>
                <w:color w:val="auto"/>
                <w:sz w:val="16"/>
                <w:szCs w:val="16"/>
                <w:lang w:val="en-GB"/>
              </w:rPr>
            </w:pPr>
          </w:p>
          <w:p w14:paraId="3D8DE24D" w14:textId="77777777" w:rsidR="00797682" w:rsidRPr="00BF38C6" w:rsidRDefault="00797682" w:rsidP="00D14C5B">
            <w:pPr>
              <w:pStyle w:val="CellBodyCentered"/>
              <w:rPr>
                <w:rFonts w:ascii="Arial Narrow" w:hAnsi="Arial Narrow" w:cs="Arial"/>
                <w:color w:val="auto"/>
                <w:sz w:val="16"/>
                <w:szCs w:val="16"/>
                <w:lang w:val="en-GB"/>
              </w:rPr>
            </w:pPr>
          </w:p>
          <w:p w14:paraId="072F6B88" w14:textId="77777777" w:rsidR="00797682" w:rsidRPr="00BF38C6" w:rsidRDefault="00797682" w:rsidP="00D14C5B">
            <w:pPr>
              <w:pStyle w:val="CellBodyCentered"/>
              <w:rPr>
                <w:rFonts w:ascii="Arial Narrow" w:hAnsi="Arial Narrow" w:cs="Arial"/>
                <w:color w:val="auto"/>
                <w:sz w:val="16"/>
                <w:szCs w:val="16"/>
                <w:lang w:val="en-GB"/>
              </w:rPr>
            </w:pPr>
          </w:p>
          <w:p w14:paraId="413D05CA" w14:textId="77777777" w:rsidR="00797682" w:rsidRPr="00BF38C6" w:rsidRDefault="00797682" w:rsidP="00D14C5B">
            <w:pPr>
              <w:pStyle w:val="CellBodyCentered"/>
              <w:rPr>
                <w:rFonts w:ascii="Arial Narrow" w:hAnsi="Arial Narrow" w:cs="Arial"/>
                <w:color w:val="auto"/>
                <w:sz w:val="16"/>
                <w:szCs w:val="16"/>
                <w:lang w:val="en-GB"/>
              </w:rPr>
            </w:pPr>
          </w:p>
          <w:p w14:paraId="5D13F7DD" w14:textId="77777777" w:rsidR="00797682" w:rsidRPr="00BF38C6" w:rsidRDefault="00797682" w:rsidP="00D14C5B">
            <w:pPr>
              <w:pStyle w:val="CellBodyCentered"/>
              <w:rPr>
                <w:rFonts w:ascii="Arial Narrow" w:hAnsi="Arial Narrow" w:cs="Arial"/>
                <w:color w:val="auto"/>
                <w:sz w:val="16"/>
                <w:szCs w:val="16"/>
                <w:lang w:val="en-GB"/>
              </w:rPr>
            </w:pPr>
          </w:p>
          <w:p w14:paraId="6218BF30" w14:textId="77777777" w:rsidR="00797682" w:rsidRPr="00BF38C6" w:rsidRDefault="00797682" w:rsidP="00D14C5B">
            <w:pPr>
              <w:pStyle w:val="CellBodyCentered"/>
              <w:rPr>
                <w:rFonts w:ascii="Arial Narrow" w:hAnsi="Arial Narrow" w:cs="Arial"/>
                <w:color w:val="auto"/>
                <w:sz w:val="16"/>
                <w:szCs w:val="16"/>
                <w:lang w:val="en-GB"/>
              </w:rPr>
            </w:pPr>
          </w:p>
          <w:p w14:paraId="6A6B6F79" w14:textId="77777777" w:rsidR="00797682" w:rsidRPr="00BF38C6" w:rsidRDefault="00797682" w:rsidP="00D14C5B">
            <w:pPr>
              <w:pStyle w:val="CellBodyCentered"/>
              <w:rPr>
                <w:rFonts w:ascii="Arial Narrow" w:hAnsi="Arial Narrow" w:cs="Arial"/>
                <w:color w:val="auto"/>
                <w:sz w:val="16"/>
                <w:szCs w:val="16"/>
                <w:lang w:val="en-GB"/>
              </w:rPr>
            </w:pPr>
          </w:p>
          <w:p w14:paraId="36A06966" w14:textId="77777777" w:rsidR="00797682" w:rsidRPr="00BF38C6" w:rsidRDefault="00797682" w:rsidP="00D14C5B">
            <w:pPr>
              <w:pStyle w:val="CellBodyCentered"/>
              <w:rPr>
                <w:rFonts w:ascii="Arial Narrow" w:hAnsi="Arial Narrow" w:cs="Arial"/>
                <w:color w:val="auto"/>
                <w:sz w:val="16"/>
                <w:szCs w:val="16"/>
                <w:lang w:val="en-GB"/>
              </w:rPr>
            </w:pPr>
          </w:p>
          <w:p w14:paraId="42F82BDF" w14:textId="77777777" w:rsidR="00797682" w:rsidRPr="00BF38C6" w:rsidRDefault="00797682" w:rsidP="00D14C5B">
            <w:pPr>
              <w:pStyle w:val="CellBodyCentered"/>
              <w:rPr>
                <w:rFonts w:ascii="Arial Narrow" w:hAnsi="Arial Narrow" w:cs="Arial"/>
                <w:color w:val="auto"/>
                <w:sz w:val="16"/>
                <w:szCs w:val="16"/>
                <w:lang w:val="en-GB"/>
              </w:rPr>
            </w:pPr>
          </w:p>
          <w:p w14:paraId="45B7DE3B" w14:textId="77777777" w:rsidR="00797682" w:rsidRPr="00BF38C6" w:rsidRDefault="00797682" w:rsidP="00D14C5B">
            <w:pPr>
              <w:pStyle w:val="CellBodyCentered"/>
              <w:rPr>
                <w:rFonts w:ascii="Arial Narrow" w:hAnsi="Arial Narrow" w:cs="Arial"/>
                <w:color w:val="auto"/>
                <w:sz w:val="16"/>
                <w:szCs w:val="16"/>
                <w:lang w:val="en-GB"/>
              </w:rPr>
            </w:pPr>
          </w:p>
          <w:p w14:paraId="39D55D91" w14:textId="77777777" w:rsidR="00797682" w:rsidRPr="00BF38C6" w:rsidRDefault="00797682" w:rsidP="00D14C5B">
            <w:pPr>
              <w:pStyle w:val="CellBodyCentered"/>
              <w:rPr>
                <w:rFonts w:ascii="Arial Narrow" w:hAnsi="Arial Narrow" w:cs="Arial"/>
                <w:color w:val="auto"/>
                <w:sz w:val="16"/>
                <w:szCs w:val="16"/>
                <w:lang w:val="en-GB"/>
              </w:rPr>
            </w:pPr>
          </w:p>
          <w:p w14:paraId="49735F3D" w14:textId="77777777" w:rsidR="00797682" w:rsidRPr="00BF38C6" w:rsidRDefault="00797682" w:rsidP="00D14C5B">
            <w:pPr>
              <w:pStyle w:val="CellBodyCentered"/>
              <w:rPr>
                <w:rFonts w:ascii="Arial Narrow" w:hAnsi="Arial Narrow" w:cs="Arial"/>
                <w:color w:val="auto"/>
                <w:sz w:val="16"/>
                <w:szCs w:val="16"/>
                <w:lang w:val="en-GB"/>
              </w:rPr>
            </w:pPr>
          </w:p>
          <w:p w14:paraId="6A197FA6" w14:textId="77777777" w:rsidR="00797682" w:rsidRPr="00BF38C6" w:rsidRDefault="00797682" w:rsidP="00D14C5B">
            <w:pPr>
              <w:pStyle w:val="CellBodyCentered"/>
              <w:rPr>
                <w:rFonts w:ascii="Arial Narrow" w:hAnsi="Arial Narrow" w:cs="Arial"/>
                <w:color w:val="auto"/>
                <w:sz w:val="16"/>
                <w:szCs w:val="16"/>
                <w:lang w:val="ru-RU"/>
              </w:rPr>
            </w:pPr>
          </w:p>
          <w:p w14:paraId="6F42F0FF" w14:textId="5D76FB79" w:rsidR="00797682" w:rsidRPr="00BF38C6" w:rsidRDefault="00797682" w:rsidP="00D14C5B">
            <w:pPr>
              <w:pStyle w:val="CellBodyCentered"/>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762463D7" w14:textId="77777777" w:rsidR="00797682" w:rsidRPr="00BF38C6" w:rsidRDefault="00797682" w:rsidP="00D14C5B">
            <w:pPr>
              <w:pStyle w:val="CellBodyCentered"/>
              <w:rPr>
                <w:rFonts w:ascii="Arial Narrow" w:hAnsi="Arial Narrow"/>
                <w:color w:val="auto"/>
                <w:sz w:val="16"/>
                <w:szCs w:val="16"/>
                <w:lang w:val="ru-RU"/>
              </w:rPr>
            </w:pPr>
          </w:p>
          <w:p w14:paraId="1040B86F" w14:textId="07958ECA" w:rsidR="00797682" w:rsidRDefault="00A9573C" w:rsidP="00D14C5B">
            <w:pPr>
              <w:pStyle w:val="CellBodyCentered"/>
              <w:rPr>
                <w:rFonts w:ascii="Arial Narrow" w:hAnsi="Arial Narrow" w:cs="Arial"/>
                <w:color w:val="auto"/>
                <w:sz w:val="16"/>
                <w:szCs w:val="16"/>
              </w:rPr>
            </w:pPr>
            <w:r>
              <w:rPr>
                <w:rFonts w:ascii="Arial Narrow" w:hAnsi="Arial Narrow" w:cs="Arial"/>
                <w:color w:val="auto"/>
                <w:sz w:val="16"/>
                <w:szCs w:val="16"/>
              </w:rPr>
              <w:t>LTCS</w:t>
            </w:r>
          </w:p>
          <w:p w14:paraId="2897B9B8" w14:textId="77777777" w:rsidR="00A9573C" w:rsidRPr="00BF38C6" w:rsidRDefault="00A9573C" w:rsidP="00D14C5B">
            <w:pPr>
              <w:pStyle w:val="CellBodyCentered"/>
              <w:rPr>
                <w:rFonts w:ascii="Arial Narrow" w:hAnsi="Arial Narrow" w:cs="Arial"/>
                <w:color w:val="auto"/>
                <w:sz w:val="16"/>
                <w:szCs w:val="16"/>
                <w:lang w:val="ru-RU"/>
              </w:rPr>
            </w:pPr>
          </w:p>
          <w:p w14:paraId="1DF02B41" w14:textId="032CD3AD"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00D075E0">
              <w:rPr>
                <w:rFonts w:ascii="Arial Narrow" w:hAnsi="Arial Narrow" w:cs="Arial"/>
                <w:color w:val="auto"/>
                <w:sz w:val="16"/>
                <w:szCs w:val="16"/>
              </w:rPr>
              <w:t>.</w:t>
            </w:r>
            <w:r w:rsidRPr="00BF38C6">
              <w:rPr>
                <w:rFonts w:ascii="Arial Narrow" w:hAnsi="Arial Narrow" w:cs="Arial"/>
                <w:color w:val="auto"/>
                <w:sz w:val="16"/>
                <w:szCs w:val="16"/>
                <w:lang w:val="ru-RU"/>
              </w:rPr>
              <w:t xml:space="preserve"> 1</w:t>
            </w:r>
          </w:p>
          <w:p w14:paraId="21B8278B" w14:textId="77777777" w:rsidR="00797682" w:rsidRPr="00BF38C6" w:rsidRDefault="00797682" w:rsidP="00D14C5B">
            <w:pPr>
              <w:pStyle w:val="CellBodyCentered"/>
              <w:rPr>
                <w:rFonts w:ascii="Arial Narrow" w:hAnsi="Arial Narrow" w:cs="Arial"/>
                <w:color w:val="auto"/>
                <w:sz w:val="16"/>
                <w:szCs w:val="16"/>
                <w:lang w:val="ru-RU"/>
              </w:rPr>
            </w:pPr>
          </w:p>
          <w:p w14:paraId="30D1CB8D" w14:textId="77777777" w:rsidR="00797682" w:rsidRPr="00BF38C6" w:rsidRDefault="00797682" w:rsidP="00D14C5B">
            <w:pPr>
              <w:pStyle w:val="CellBodyCentered"/>
              <w:rPr>
                <w:rFonts w:ascii="Arial Narrow" w:hAnsi="Arial Narrow" w:cs="Arial"/>
                <w:color w:val="auto"/>
                <w:sz w:val="16"/>
                <w:szCs w:val="16"/>
                <w:lang w:val="ru-RU"/>
              </w:rPr>
            </w:pPr>
          </w:p>
          <w:p w14:paraId="7B7AA1B5" w14:textId="77777777" w:rsidR="00797682" w:rsidRPr="00BF38C6" w:rsidRDefault="00797682" w:rsidP="00D14C5B">
            <w:pPr>
              <w:pStyle w:val="CellBodyCentered"/>
              <w:rPr>
                <w:rFonts w:ascii="Arial Narrow" w:hAnsi="Arial Narrow" w:cs="Arial"/>
                <w:color w:val="auto"/>
                <w:sz w:val="16"/>
                <w:szCs w:val="16"/>
                <w:lang w:val="ru-RU"/>
              </w:rPr>
            </w:pPr>
          </w:p>
          <w:p w14:paraId="2A9A9384" w14:textId="77777777" w:rsidR="00797682" w:rsidRPr="00BF38C6" w:rsidRDefault="00797682" w:rsidP="00D14C5B">
            <w:pPr>
              <w:pStyle w:val="CellBodyCentered"/>
              <w:rPr>
                <w:rFonts w:ascii="Arial Narrow" w:hAnsi="Arial Narrow" w:cs="Arial"/>
                <w:color w:val="auto"/>
                <w:sz w:val="16"/>
                <w:szCs w:val="16"/>
                <w:lang w:val="ru-RU"/>
              </w:rPr>
            </w:pPr>
          </w:p>
          <w:p w14:paraId="071A050D" w14:textId="77777777" w:rsidR="00797682" w:rsidRPr="00BF38C6" w:rsidRDefault="00797682" w:rsidP="00D14C5B">
            <w:pPr>
              <w:pStyle w:val="CellBodyCentered"/>
              <w:rPr>
                <w:rFonts w:ascii="Arial Narrow" w:hAnsi="Arial Narrow" w:cs="Arial"/>
                <w:color w:val="auto"/>
                <w:sz w:val="16"/>
                <w:szCs w:val="16"/>
                <w:lang w:val="ru-RU"/>
              </w:rPr>
            </w:pPr>
          </w:p>
          <w:p w14:paraId="0C406BE3" w14:textId="77777777" w:rsidR="00797682" w:rsidRPr="00BF38C6" w:rsidRDefault="00797682" w:rsidP="00D14C5B">
            <w:pPr>
              <w:pStyle w:val="CellBodyCentered"/>
              <w:rPr>
                <w:rFonts w:ascii="Arial Narrow" w:hAnsi="Arial Narrow" w:cs="Arial"/>
                <w:color w:val="auto"/>
                <w:sz w:val="16"/>
                <w:szCs w:val="16"/>
                <w:lang w:val="ru-RU"/>
              </w:rPr>
            </w:pPr>
          </w:p>
          <w:p w14:paraId="1E77A4BB" w14:textId="77777777" w:rsidR="00797682" w:rsidRPr="00BF38C6" w:rsidRDefault="00797682" w:rsidP="00D14C5B">
            <w:pPr>
              <w:pStyle w:val="CellBodyCentered"/>
              <w:rPr>
                <w:rFonts w:ascii="Arial Narrow" w:hAnsi="Arial Narrow" w:cs="Arial"/>
                <w:color w:val="auto"/>
                <w:sz w:val="16"/>
                <w:szCs w:val="16"/>
                <w:lang w:val="ru-RU"/>
              </w:rPr>
            </w:pPr>
          </w:p>
          <w:p w14:paraId="6EF7556D" w14:textId="77777777" w:rsidR="00797682" w:rsidRPr="00BF38C6" w:rsidRDefault="00797682" w:rsidP="00D14C5B">
            <w:pPr>
              <w:pStyle w:val="CellBodyCentered"/>
              <w:rPr>
                <w:rFonts w:ascii="Arial Narrow" w:hAnsi="Arial Narrow" w:cs="Arial"/>
                <w:color w:val="auto"/>
                <w:sz w:val="16"/>
                <w:szCs w:val="16"/>
                <w:lang w:val="ru-RU"/>
              </w:rPr>
            </w:pPr>
          </w:p>
          <w:p w14:paraId="219518FB" w14:textId="77777777" w:rsidR="00797682" w:rsidRPr="00BF38C6" w:rsidRDefault="00797682" w:rsidP="00D14C5B">
            <w:pPr>
              <w:pStyle w:val="CellBodyCentered"/>
              <w:rPr>
                <w:rFonts w:ascii="Arial Narrow" w:hAnsi="Arial Narrow" w:cs="Arial"/>
                <w:color w:val="auto"/>
                <w:sz w:val="16"/>
                <w:szCs w:val="16"/>
                <w:lang w:val="ru-RU"/>
              </w:rPr>
            </w:pPr>
          </w:p>
          <w:p w14:paraId="6FEC1BB0" w14:textId="77777777" w:rsidR="00797682" w:rsidRPr="00BF38C6" w:rsidRDefault="00797682" w:rsidP="00D14C5B">
            <w:pPr>
              <w:pStyle w:val="CellBodyCentered"/>
              <w:rPr>
                <w:rFonts w:ascii="Arial Narrow" w:hAnsi="Arial Narrow" w:cs="Arial"/>
                <w:color w:val="auto"/>
                <w:sz w:val="16"/>
                <w:szCs w:val="16"/>
                <w:lang w:val="ru-RU"/>
              </w:rPr>
            </w:pPr>
          </w:p>
          <w:p w14:paraId="4FEF2C38" w14:textId="77777777" w:rsidR="00797682" w:rsidRPr="00BF38C6" w:rsidRDefault="00797682" w:rsidP="00D14C5B">
            <w:pPr>
              <w:pStyle w:val="CellBodyCentered"/>
              <w:rPr>
                <w:rFonts w:ascii="Arial Narrow" w:hAnsi="Arial Narrow" w:cs="Arial"/>
                <w:color w:val="auto"/>
                <w:sz w:val="16"/>
                <w:szCs w:val="16"/>
                <w:lang w:val="ru-RU"/>
              </w:rPr>
            </w:pPr>
          </w:p>
          <w:p w14:paraId="25802ECC" w14:textId="77777777" w:rsidR="00797682" w:rsidRPr="00BF38C6" w:rsidRDefault="00797682" w:rsidP="00D14C5B">
            <w:pPr>
              <w:pStyle w:val="CellBodyCentered"/>
              <w:rPr>
                <w:rFonts w:ascii="Arial Narrow" w:hAnsi="Arial Narrow" w:cs="Arial"/>
                <w:color w:val="auto"/>
                <w:sz w:val="16"/>
                <w:szCs w:val="16"/>
                <w:lang w:val="ru-RU"/>
              </w:rPr>
            </w:pPr>
          </w:p>
          <w:p w14:paraId="41900267" w14:textId="77777777" w:rsidR="00797682" w:rsidRPr="00BF38C6" w:rsidRDefault="00797682" w:rsidP="00D14C5B">
            <w:pPr>
              <w:pStyle w:val="CellBodyCentered"/>
              <w:rPr>
                <w:rFonts w:ascii="Arial Narrow" w:hAnsi="Arial Narrow" w:cs="Arial"/>
                <w:color w:val="auto"/>
                <w:sz w:val="16"/>
                <w:szCs w:val="16"/>
                <w:lang w:val="ru-RU"/>
              </w:rPr>
            </w:pPr>
          </w:p>
          <w:p w14:paraId="4CB90F65" w14:textId="77777777" w:rsidR="00797682" w:rsidRPr="00BF38C6" w:rsidRDefault="00797682" w:rsidP="00D14C5B">
            <w:pPr>
              <w:pStyle w:val="CellBodyCentered"/>
              <w:rPr>
                <w:rFonts w:ascii="Arial Narrow" w:hAnsi="Arial Narrow" w:cs="Arial"/>
                <w:color w:val="auto"/>
                <w:sz w:val="16"/>
                <w:szCs w:val="16"/>
                <w:lang w:val="ru-RU"/>
              </w:rPr>
            </w:pPr>
          </w:p>
          <w:p w14:paraId="729077B2" w14:textId="77777777" w:rsidR="00797682" w:rsidRPr="00BF38C6" w:rsidRDefault="00797682" w:rsidP="00D14C5B">
            <w:pPr>
              <w:pStyle w:val="CellBodyCentered"/>
              <w:rPr>
                <w:rFonts w:ascii="Arial Narrow" w:hAnsi="Arial Narrow" w:cs="Arial"/>
                <w:color w:val="auto"/>
                <w:sz w:val="16"/>
                <w:szCs w:val="16"/>
                <w:lang w:val="ru-RU"/>
              </w:rPr>
            </w:pPr>
          </w:p>
          <w:p w14:paraId="2B4CD7FC" w14:textId="77777777" w:rsidR="00797682" w:rsidRPr="00BF38C6" w:rsidRDefault="00797682" w:rsidP="00D14C5B">
            <w:pPr>
              <w:pStyle w:val="CellBodyCentered"/>
              <w:rPr>
                <w:rFonts w:ascii="Arial Narrow" w:hAnsi="Arial Narrow" w:cs="Arial"/>
                <w:color w:val="auto"/>
                <w:sz w:val="16"/>
                <w:szCs w:val="16"/>
                <w:lang w:val="ru-RU"/>
              </w:rPr>
            </w:pPr>
          </w:p>
          <w:p w14:paraId="3E069CD0" w14:textId="77777777" w:rsidR="00797682" w:rsidRPr="00BF38C6" w:rsidRDefault="00797682" w:rsidP="00D14C5B">
            <w:pPr>
              <w:pStyle w:val="CellBodyCentered"/>
              <w:rPr>
                <w:rFonts w:ascii="Arial Narrow" w:hAnsi="Arial Narrow" w:cs="Arial"/>
                <w:color w:val="auto"/>
                <w:sz w:val="16"/>
                <w:szCs w:val="16"/>
                <w:lang w:val="ru-RU"/>
              </w:rPr>
            </w:pPr>
          </w:p>
          <w:p w14:paraId="1EBAAF3B" w14:textId="77777777" w:rsidR="00797682" w:rsidRPr="00BF38C6" w:rsidRDefault="00797682" w:rsidP="00D14C5B">
            <w:pPr>
              <w:pStyle w:val="CellBodyCentered"/>
              <w:rPr>
                <w:rFonts w:ascii="Arial Narrow" w:hAnsi="Arial Narrow" w:cs="Arial"/>
                <w:color w:val="auto"/>
                <w:sz w:val="16"/>
                <w:szCs w:val="16"/>
                <w:lang w:val="ru-RU"/>
              </w:rPr>
            </w:pPr>
          </w:p>
          <w:p w14:paraId="7AE131D6" w14:textId="77777777" w:rsidR="00797682" w:rsidRPr="00BF38C6" w:rsidRDefault="00797682" w:rsidP="00D14C5B">
            <w:pPr>
              <w:pStyle w:val="CellBodyCentered"/>
              <w:rPr>
                <w:rFonts w:ascii="Arial Narrow" w:hAnsi="Arial Narrow" w:cs="Arial"/>
                <w:color w:val="auto"/>
                <w:sz w:val="16"/>
                <w:szCs w:val="16"/>
                <w:lang w:val="ru-RU"/>
              </w:rPr>
            </w:pPr>
          </w:p>
          <w:p w14:paraId="2C41E2EB" w14:textId="77777777" w:rsidR="00797682" w:rsidRPr="00BF38C6" w:rsidRDefault="00797682" w:rsidP="00D14C5B">
            <w:pPr>
              <w:pStyle w:val="CellBodyCentered"/>
              <w:rPr>
                <w:rFonts w:ascii="Arial Narrow" w:hAnsi="Arial Narrow" w:cs="Arial"/>
                <w:color w:val="auto"/>
                <w:sz w:val="16"/>
                <w:szCs w:val="16"/>
                <w:lang w:val="ru-RU"/>
              </w:rPr>
            </w:pPr>
          </w:p>
          <w:p w14:paraId="76AB14BB" w14:textId="77777777" w:rsidR="00797682" w:rsidRPr="00BF38C6" w:rsidRDefault="00797682" w:rsidP="00D14C5B">
            <w:pPr>
              <w:pStyle w:val="CellBodyCentered"/>
              <w:rPr>
                <w:rFonts w:ascii="Arial Narrow" w:hAnsi="Arial Narrow" w:cs="Arial"/>
                <w:color w:val="auto"/>
                <w:sz w:val="16"/>
                <w:szCs w:val="16"/>
                <w:lang w:val="ru-RU"/>
              </w:rPr>
            </w:pPr>
          </w:p>
          <w:p w14:paraId="1C472F17" w14:textId="77777777" w:rsidR="00797682" w:rsidRPr="00BF38C6" w:rsidRDefault="00797682" w:rsidP="00D14C5B">
            <w:pPr>
              <w:pStyle w:val="CellBodyCentered"/>
              <w:rPr>
                <w:rFonts w:ascii="Arial Narrow" w:hAnsi="Arial Narrow" w:cs="Arial"/>
                <w:color w:val="auto"/>
                <w:sz w:val="16"/>
                <w:szCs w:val="16"/>
                <w:lang w:val="ru-RU"/>
              </w:rPr>
            </w:pPr>
          </w:p>
          <w:p w14:paraId="71E64138" w14:textId="77777777" w:rsidR="00797682" w:rsidRPr="00BF38C6" w:rsidRDefault="00797682" w:rsidP="00D14C5B">
            <w:pPr>
              <w:pStyle w:val="CellBodyCentered"/>
              <w:rPr>
                <w:rFonts w:ascii="Arial Narrow" w:hAnsi="Arial Narrow" w:cs="Arial"/>
                <w:color w:val="auto"/>
                <w:sz w:val="16"/>
                <w:szCs w:val="16"/>
                <w:lang w:val="ru-RU"/>
              </w:rPr>
            </w:pPr>
          </w:p>
          <w:p w14:paraId="29610691" w14:textId="77777777" w:rsidR="00797682" w:rsidRPr="00BF38C6" w:rsidRDefault="00797682" w:rsidP="00D14C5B">
            <w:pPr>
              <w:pStyle w:val="CellBodyCentered"/>
              <w:rPr>
                <w:rFonts w:ascii="Arial Narrow" w:hAnsi="Arial Narrow" w:cs="Arial"/>
                <w:color w:val="auto"/>
                <w:sz w:val="16"/>
                <w:szCs w:val="16"/>
                <w:lang w:val="ru-RU"/>
              </w:rPr>
            </w:pPr>
          </w:p>
          <w:p w14:paraId="0A45C105" w14:textId="77777777" w:rsidR="00797682" w:rsidRPr="00BF38C6" w:rsidRDefault="00797682" w:rsidP="00D14C5B">
            <w:pPr>
              <w:pStyle w:val="CellBodyCentered"/>
              <w:rPr>
                <w:rFonts w:ascii="Arial Narrow" w:hAnsi="Arial Narrow" w:cs="Arial"/>
                <w:color w:val="auto"/>
                <w:sz w:val="16"/>
                <w:szCs w:val="16"/>
                <w:lang w:val="ru-RU"/>
              </w:rPr>
            </w:pPr>
          </w:p>
          <w:p w14:paraId="310A9636" w14:textId="77777777" w:rsidR="00797682" w:rsidRPr="00BF38C6" w:rsidRDefault="00797682" w:rsidP="00D14C5B">
            <w:pPr>
              <w:pStyle w:val="CellBodyCentered"/>
              <w:rPr>
                <w:rFonts w:ascii="Arial Narrow" w:hAnsi="Arial Narrow" w:cs="Arial"/>
                <w:color w:val="auto"/>
                <w:sz w:val="16"/>
                <w:szCs w:val="16"/>
                <w:lang w:val="ru-RU"/>
              </w:rPr>
            </w:pPr>
          </w:p>
          <w:p w14:paraId="7E3174B3" w14:textId="77777777" w:rsidR="00797682" w:rsidRPr="00BF38C6" w:rsidRDefault="00797682" w:rsidP="00D14C5B">
            <w:pPr>
              <w:pStyle w:val="CellBodyCentered"/>
              <w:rPr>
                <w:rFonts w:ascii="Arial Narrow" w:hAnsi="Arial Narrow" w:cs="Arial"/>
                <w:color w:val="auto"/>
                <w:sz w:val="16"/>
                <w:szCs w:val="16"/>
                <w:lang w:val="ru-RU"/>
              </w:rPr>
            </w:pPr>
          </w:p>
          <w:p w14:paraId="4A56E41F" w14:textId="77777777" w:rsidR="00797682" w:rsidRPr="00BF38C6" w:rsidRDefault="00797682" w:rsidP="00D14C5B">
            <w:pPr>
              <w:pStyle w:val="CellBodyCentered"/>
              <w:rPr>
                <w:rFonts w:ascii="Arial Narrow" w:hAnsi="Arial Narrow" w:cs="Arial"/>
                <w:color w:val="auto"/>
                <w:sz w:val="16"/>
                <w:szCs w:val="16"/>
                <w:lang w:val="ru-RU"/>
              </w:rPr>
            </w:pPr>
          </w:p>
          <w:p w14:paraId="027A6516" w14:textId="77777777" w:rsidR="00797682" w:rsidRPr="00BF38C6" w:rsidRDefault="00797682" w:rsidP="00D14C5B">
            <w:pPr>
              <w:pStyle w:val="CellBodyCentered"/>
              <w:rPr>
                <w:rFonts w:ascii="Arial Narrow" w:hAnsi="Arial Narrow" w:cs="Arial"/>
                <w:color w:val="auto"/>
                <w:sz w:val="16"/>
                <w:szCs w:val="16"/>
                <w:lang w:val="ru-RU"/>
              </w:rPr>
            </w:pPr>
          </w:p>
          <w:p w14:paraId="2C84BF15" w14:textId="77777777" w:rsidR="00797682" w:rsidRPr="00BF38C6" w:rsidRDefault="00797682" w:rsidP="00D14C5B">
            <w:pPr>
              <w:pStyle w:val="CellBodyCentered"/>
              <w:rPr>
                <w:rFonts w:ascii="Arial Narrow" w:hAnsi="Arial Narrow" w:cs="Arial"/>
                <w:color w:val="auto"/>
                <w:sz w:val="16"/>
                <w:szCs w:val="16"/>
                <w:lang w:val="ru-RU"/>
              </w:rPr>
            </w:pPr>
          </w:p>
          <w:p w14:paraId="7BA3440C" w14:textId="77777777" w:rsidR="00797682" w:rsidRPr="00BF38C6" w:rsidRDefault="00797682" w:rsidP="00D14C5B">
            <w:pPr>
              <w:pStyle w:val="CellBodyCentered"/>
              <w:rPr>
                <w:rFonts w:ascii="Arial Narrow" w:hAnsi="Arial Narrow" w:cs="Arial"/>
                <w:color w:val="auto"/>
                <w:sz w:val="16"/>
                <w:szCs w:val="16"/>
                <w:lang w:val="ru-RU"/>
              </w:rPr>
            </w:pPr>
          </w:p>
          <w:p w14:paraId="417672C6" w14:textId="77777777" w:rsidR="00797682" w:rsidRPr="00BF38C6" w:rsidRDefault="00797682" w:rsidP="00D14C5B">
            <w:pPr>
              <w:pStyle w:val="CellBodyCentered"/>
              <w:rPr>
                <w:rFonts w:ascii="Arial Narrow" w:hAnsi="Arial Narrow" w:cs="Arial"/>
                <w:color w:val="auto"/>
                <w:sz w:val="16"/>
                <w:szCs w:val="16"/>
                <w:lang w:val="ru-RU"/>
              </w:rPr>
            </w:pPr>
          </w:p>
          <w:p w14:paraId="781DFDDA" w14:textId="77777777" w:rsidR="00797682" w:rsidRPr="00BF38C6" w:rsidRDefault="00797682" w:rsidP="00D14C5B">
            <w:pPr>
              <w:pStyle w:val="CellBodyCentered"/>
              <w:rPr>
                <w:rFonts w:ascii="Arial Narrow" w:hAnsi="Arial Narrow" w:cs="Arial"/>
                <w:color w:val="auto"/>
                <w:sz w:val="16"/>
                <w:szCs w:val="16"/>
                <w:lang w:val="ru-RU"/>
              </w:rPr>
            </w:pPr>
          </w:p>
          <w:p w14:paraId="31A091ED" w14:textId="77777777" w:rsidR="00797682" w:rsidRPr="00BF38C6" w:rsidRDefault="00797682" w:rsidP="00D14C5B">
            <w:pPr>
              <w:pStyle w:val="CellBodyCentered"/>
              <w:rPr>
                <w:rFonts w:ascii="Arial Narrow" w:hAnsi="Arial Narrow" w:cs="Arial"/>
                <w:color w:val="auto"/>
                <w:sz w:val="16"/>
                <w:szCs w:val="16"/>
                <w:lang w:val="ru-RU"/>
              </w:rPr>
            </w:pPr>
          </w:p>
          <w:p w14:paraId="780B0324" w14:textId="77777777" w:rsidR="00797682" w:rsidRPr="00BF38C6" w:rsidRDefault="00797682" w:rsidP="00D14C5B">
            <w:pPr>
              <w:pStyle w:val="CellBodyCentered"/>
              <w:rPr>
                <w:rFonts w:ascii="Arial Narrow" w:hAnsi="Arial Narrow" w:cs="Arial"/>
                <w:color w:val="auto"/>
                <w:sz w:val="16"/>
                <w:szCs w:val="16"/>
                <w:lang w:val="ru-RU"/>
              </w:rPr>
            </w:pPr>
          </w:p>
          <w:p w14:paraId="5984784F" w14:textId="77777777" w:rsidR="00797682" w:rsidRPr="00BF38C6" w:rsidRDefault="00797682" w:rsidP="00D14C5B">
            <w:pPr>
              <w:pStyle w:val="CellBodyCentered"/>
              <w:rPr>
                <w:rFonts w:ascii="Arial Narrow" w:hAnsi="Arial Narrow" w:cs="Arial"/>
                <w:color w:val="auto"/>
                <w:sz w:val="16"/>
                <w:szCs w:val="16"/>
                <w:lang w:val="ru-RU"/>
              </w:rPr>
            </w:pPr>
          </w:p>
          <w:p w14:paraId="4A084ED5" w14:textId="77777777" w:rsidR="00797682" w:rsidRPr="00BF38C6" w:rsidRDefault="00797682" w:rsidP="00D14C5B">
            <w:pPr>
              <w:pStyle w:val="CellBodyCentered"/>
              <w:rPr>
                <w:rFonts w:ascii="Arial Narrow" w:hAnsi="Arial Narrow" w:cs="Arial"/>
                <w:color w:val="auto"/>
                <w:sz w:val="16"/>
                <w:szCs w:val="16"/>
                <w:lang w:val="ru-RU"/>
              </w:rPr>
            </w:pPr>
          </w:p>
          <w:p w14:paraId="3BC51CF1" w14:textId="77777777" w:rsidR="00797682" w:rsidRPr="00BF38C6" w:rsidRDefault="00797682" w:rsidP="00D14C5B">
            <w:pPr>
              <w:pStyle w:val="CellBodyCentered"/>
              <w:rPr>
                <w:rFonts w:ascii="Arial Narrow" w:hAnsi="Arial Narrow" w:cs="Arial"/>
                <w:color w:val="auto"/>
                <w:sz w:val="16"/>
                <w:szCs w:val="16"/>
                <w:lang w:val="ru-RU"/>
              </w:rPr>
            </w:pPr>
          </w:p>
          <w:p w14:paraId="13F4220B" w14:textId="77777777" w:rsidR="00797682" w:rsidRPr="00BF38C6" w:rsidRDefault="00797682" w:rsidP="00D14C5B">
            <w:pPr>
              <w:pStyle w:val="CellBodyCentered"/>
              <w:rPr>
                <w:rFonts w:ascii="Arial Narrow" w:hAnsi="Arial Narrow" w:cs="Arial"/>
                <w:color w:val="auto"/>
                <w:sz w:val="16"/>
                <w:szCs w:val="16"/>
                <w:lang w:val="ru-RU"/>
              </w:rPr>
            </w:pPr>
          </w:p>
          <w:p w14:paraId="17CAC755" w14:textId="77777777" w:rsidR="00797682" w:rsidRPr="00BF38C6" w:rsidRDefault="00797682" w:rsidP="00D14C5B">
            <w:pPr>
              <w:pStyle w:val="CellBodyCentered"/>
              <w:rPr>
                <w:rFonts w:ascii="Arial Narrow" w:hAnsi="Arial Narrow" w:cs="Arial"/>
                <w:color w:val="auto"/>
                <w:sz w:val="16"/>
                <w:szCs w:val="16"/>
                <w:lang w:val="ru-RU"/>
              </w:rPr>
            </w:pPr>
          </w:p>
          <w:p w14:paraId="594DB85B" w14:textId="77777777" w:rsidR="00797682" w:rsidRPr="00BF38C6" w:rsidRDefault="00797682" w:rsidP="00D14C5B">
            <w:pPr>
              <w:pStyle w:val="CellBodyCentered"/>
              <w:rPr>
                <w:rFonts w:ascii="Arial Narrow" w:hAnsi="Arial Narrow" w:cs="Arial"/>
                <w:color w:val="auto"/>
                <w:sz w:val="16"/>
                <w:szCs w:val="16"/>
                <w:lang w:val="ru-RU"/>
              </w:rPr>
            </w:pPr>
          </w:p>
          <w:p w14:paraId="15A668E8" w14:textId="77777777" w:rsidR="00797682" w:rsidRPr="00BF38C6" w:rsidRDefault="00797682" w:rsidP="00D14C5B">
            <w:pPr>
              <w:pStyle w:val="CellBodyCentered"/>
              <w:rPr>
                <w:rFonts w:ascii="Arial Narrow" w:hAnsi="Arial Narrow" w:cs="Arial"/>
                <w:color w:val="auto"/>
                <w:sz w:val="16"/>
                <w:szCs w:val="16"/>
                <w:lang w:val="ru-RU"/>
              </w:rPr>
            </w:pPr>
          </w:p>
          <w:p w14:paraId="2C134AB3" w14:textId="77777777" w:rsidR="00797682" w:rsidRPr="00BF38C6" w:rsidRDefault="00797682" w:rsidP="00D14C5B">
            <w:pPr>
              <w:pStyle w:val="CellBodyCentered"/>
              <w:rPr>
                <w:rFonts w:ascii="Arial Narrow" w:hAnsi="Arial Narrow" w:cs="Arial"/>
                <w:color w:val="auto"/>
                <w:sz w:val="16"/>
                <w:szCs w:val="16"/>
                <w:lang w:val="ru-RU"/>
              </w:rPr>
            </w:pPr>
          </w:p>
          <w:p w14:paraId="7B257443" w14:textId="77777777" w:rsidR="00797682" w:rsidRPr="00BF38C6" w:rsidRDefault="00797682" w:rsidP="00D14C5B">
            <w:pPr>
              <w:pStyle w:val="CellBodyCentered"/>
              <w:rPr>
                <w:rFonts w:ascii="Arial Narrow" w:hAnsi="Arial Narrow" w:cs="Arial"/>
                <w:color w:val="auto"/>
                <w:sz w:val="16"/>
                <w:szCs w:val="16"/>
                <w:lang w:val="ru-RU"/>
              </w:rPr>
            </w:pPr>
          </w:p>
          <w:p w14:paraId="66EA3A3B" w14:textId="77777777" w:rsidR="00797682" w:rsidRPr="00BF38C6" w:rsidRDefault="00797682" w:rsidP="00D14C5B">
            <w:pPr>
              <w:pStyle w:val="CellBodyCentered"/>
              <w:rPr>
                <w:rFonts w:ascii="Arial Narrow" w:hAnsi="Arial Narrow" w:cs="Arial"/>
                <w:color w:val="auto"/>
                <w:sz w:val="16"/>
                <w:szCs w:val="16"/>
                <w:lang w:val="ru-RU"/>
              </w:rPr>
            </w:pPr>
          </w:p>
          <w:p w14:paraId="42C8C811" w14:textId="77777777" w:rsidR="00797682" w:rsidRPr="00BF38C6" w:rsidRDefault="00797682" w:rsidP="00D14C5B">
            <w:pPr>
              <w:pStyle w:val="CellBodyCentered"/>
              <w:rPr>
                <w:rFonts w:ascii="Arial Narrow" w:hAnsi="Arial Narrow" w:cs="Arial"/>
                <w:color w:val="auto"/>
                <w:sz w:val="16"/>
                <w:szCs w:val="16"/>
                <w:lang w:val="ru-RU"/>
              </w:rPr>
            </w:pPr>
          </w:p>
          <w:p w14:paraId="2BB01DD4" w14:textId="77777777" w:rsidR="00797682" w:rsidRPr="00BF38C6" w:rsidRDefault="00797682" w:rsidP="00D14C5B">
            <w:pPr>
              <w:pStyle w:val="CellBodyCentered"/>
              <w:rPr>
                <w:rFonts w:ascii="Arial Narrow" w:hAnsi="Arial Narrow" w:cs="Arial"/>
                <w:color w:val="auto"/>
                <w:sz w:val="16"/>
                <w:szCs w:val="16"/>
                <w:lang w:val="ru-RU"/>
              </w:rPr>
            </w:pPr>
          </w:p>
          <w:p w14:paraId="1E7505D7" w14:textId="77777777" w:rsidR="00797682" w:rsidRPr="00BF38C6" w:rsidRDefault="00797682" w:rsidP="00D14C5B">
            <w:pPr>
              <w:pStyle w:val="CellBodyCentered"/>
              <w:rPr>
                <w:rFonts w:ascii="Arial Narrow" w:hAnsi="Arial Narrow" w:cs="Arial"/>
                <w:color w:val="auto"/>
                <w:sz w:val="16"/>
                <w:szCs w:val="16"/>
                <w:lang w:val="ru-RU"/>
              </w:rPr>
            </w:pPr>
          </w:p>
          <w:p w14:paraId="0A6DC8F3" w14:textId="77777777" w:rsidR="00797682" w:rsidRPr="00BF38C6" w:rsidRDefault="00797682" w:rsidP="00D14C5B">
            <w:pPr>
              <w:pStyle w:val="CellBodyCentered"/>
              <w:rPr>
                <w:rFonts w:ascii="Arial Narrow" w:hAnsi="Arial Narrow" w:cs="Arial"/>
                <w:color w:val="auto"/>
                <w:sz w:val="16"/>
                <w:szCs w:val="16"/>
                <w:lang w:val="ru-RU"/>
              </w:rPr>
            </w:pPr>
          </w:p>
          <w:p w14:paraId="30C2BC77" w14:textId="77777777" w:rsidR="00797682" w:rsidRPr="00BF38C6" w:rsidRDefault="00797682" w:rsidP="00D14C5B">
            <w:pPr>
              <w:pStyle w:val="CellBodyCentered"/>
              <w:rPr>
                <w:rFonts w:ascii="Arial Narrow" w:hAnsi="Arial Narrow" w:cs="Arial"/>
                <w:color w:val="auto"/>
                <w:sz w:val="16"/>
                <w:szCs w:val="16"/>
                <w:lang w:val="ru-RU"/>
              </w:rPr>
            </w:pPr>
          </w:p>
          <w:p w14:paraId="39C4DED2" w14:textId="77777777" w:rsidR="00797682" w:rsidRPr="00BF38C6" w:rsidRDefault="00797682" w:rsidP="00D14C5B">
            <w:pPr>
              <w:pStyle w:val="CellBodyCentered"/>
              <w:rPr>
                <w:rFonts w:ascii="Arial Narrow" w:hAnsi="Arial Narrow" w:cs="Arial"/>
                <w:color w:val="auto"/>
                <w:sz w:val="16"/>
                <w:szCs w:val="16"/>
                <w:lang w:val="ru-RU"/>
              </w:rPr>
            </w:pPr>
          </w:p>
          <w:p w14:paraId="50A503F7" w14:textId="77777777" w:rsidR="00797682" w:rsidRPr="00BF38C6" w:rsidRDefault="00797682" w:rsidP="00D14C5B">
            <w:pPr>
              <w:pStyle w:val="CellBodyCentered"/>
              <w:rPr>
                <w:rFonts w:ascii="Arial Narrow" w:hAnsi="Arial Narrow" w:cs="Arial"/>
                <w:color w:val="auto"/>
                <w:sz w:val="16"/>
                <w:szCs w:val="16"/>
                <w:lang w:val="ru-RU"/>
              </w:rPr>
            </w:pPr>
          </w:p>
          <w:p w14:paraId="6596073A" w14:textId="77777777" w:rsidR="00797682" w:rsidRPr="00BF38C6" w:rsidRDefault="00797682" w:rsidP="00D14C5B">
            <w:pPr>
              <w:pStyle w:val="CellBodyCentered"/>
              <w:rPr>
                <w:rFonts w:ascii="Arial Narrow" w:hAnsi="Arial Narrow" w:cs="Arial"/>
                <w:color w:val="auto"/>
                <w:sz w:val="16"/>
                <w:szCs w:val="16"/>
                <w:lang w:val="ru-RU"/>
              </w:rPr>
            </w:pPr>
          </w:p>
          <w:p w14:paraId="47A01682" w14:textId="77777777" w:rsidR="00797682" w:rsidRPr="00BF38C6" w:rsidRDefault="00797682" w:rsidP="00D14C5B">
            <w:pPr>
              <w:pStyle w:val="CellBodyCentered"/>
              <w:rPr>
                <w:rFonts w:ascii="Arial Narrow" w:hAnsi="Arial Narrow" w:cs="Arial"/>
                <w:color w:val="auto"/>
                <w:sz w:val="16"/>
                <w:szCs w:val="16"/>
                <w:lang w:val="ru-RU"/>
              </w:rPr>
            </w:pPr>
          </w:p>
          <w:p w14:paraId="638C5C48" w14:textId="77777777" w:rsidR="00797682" w:rsidRPr="00BF38C6" w:rsidRDefault="00797682" w:rsidP="00D14C5B">
            <w:pPr>
              <w:pStyle w:val="CellBodyCentered"/>
              <w:rPr>
                <w:rFonts w:ascii="Arial Narrow" w:hAnsi="Arial Narrow" w:cs="Arial"/>
                <w:color w:val="auto"/>
                <w:sz w:val="16"/>
                <w:szCs w:val="16"/>
                <w:lang w:val="ru-RU"/>
              </w:rPr>
            </w:pPr>
          </w:p>
          <w:p w14:paraId="1ABD14F1" w14:textId="77777777" w:rsidR="00797682" w:rsidRPr="00BF38C6" w:rsidRDefault="00797682" w:rsidP="00D14C5B">
            <w:pPr>
              <w:pStyle w:val="CellBodyCentered"/>
              <w:rPr>
                <w:rFonts w:ascii="Arial Narrow" w:hAnsi="Arial Narrow" w:cs="Arial"/>
                <w:color w:val="auto"/>
                <w:sz w:val="16"/>
                <w:szCs w:val="16"/>
                <w:lang w:val="ru-RU"/>
              </w:rPr>
            </w:pPr>
          </w:p>
          <w:p w14:paraId="62D932C5" w14:textId="77777777" w:rsidR="00797682" w:rsidRPr="00BF38C6" w:rsidRDefault="00797682" w:rsidP="00D14C5B">
            <w:pPr>
              <w:pStyle w:val="CellBodyCentered"/>
              <w:rPr>
                <w:rFonts w:ascii="Arial Narrow" w:hAnsi="Arial Narrow" w:cs="Arial"/>
                <w:color w:val="auto"/>
                <w:sz w:val="16"/>
                <w:szCs w:val="16"/>
                <w:lang w:val="ru-RU"/>
              </w:rPr>
            </w:pPr>
          </w:p>
          <w:p w14:paraId="417DABDF" w14:textId="77777777" w:rsidR="00797682" w:rsidRPr="00BF38C6" w:rsidRDefault="00797682" w:rsidP="00D14C5B">
            <w:pPr>
              <w:pStyle w:val="CellBodyCentered"/>
              <w:rPr>
                <w:rFonts w:ascii="Arial Narrow" w:hAnsi="Arial Narrow" w:cs="Arial"/>
                <w:color w:val="auto"/>
                <w:sz w:val="16"/>
                <w:szCs w:val="16"/>
                <w:lang w:val="ru-RU"/>
              </w:rPr>
            </w:pPr>
          </w:p>
          <w:p w14:paraId="0D3770F7" w14:textId="77777777" w:rsidR="00797682" w:rsidRPr="00BF38C6" w:rsidRDefault="00797682" w:rsidP="00D14C5B">
            <w:pPr>
              <w:pStyle w:val="CellBodyCentered"/>
              <w:rPr>
                <w:rFonts w:ascii="Arial Narrow" w:hAnsi="Arial Narrow" w:cs="Arial"/>
                <w:color w:val="auto"/>
                <w:sz w:val="16"/>
                <w:szCs w:val="16"/>
                <w:lang w:val="ru-RU"/>
              </w:rPr>
            </w:pPr>
          </w:p>
          <w:p w14:paraId="22F57D3D" w14:textId="77777777" w:rsidR="00797682" w:rsidRPr="00BF38C6" w:rsidRDefault="00797682" w:rsidP="00D14C5B">
            <w:pPr>
              <w:pStyle w:val="CellBodyCentered"/>
              <w:rPr>
                <w:rFonts w:ascii="Arial Narrow" w:hAnsi="Arial Narrow" w:cs="Arial"/>
                <w:color w:val="auto"/>
                <w:sz w:val="16"/>
                <w:szCs w:val="16"/>
                <w:lang w:val="ru-RU"/>
              </w:rPr>
            </w:pPr>
          </w:p>
          <w:p w14:paraId="2E02D9D5" w14:textId="77777777" w:rsidR="00797682" w:rsidRPr="00BF38C6" w:rsidRDefault="00797682" w:rsidP="00D14C5B">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E6B9725" w14:textId="77777777" w:rsidR="00797682" w:rsidRPr="00BF38C6" w:rsidRDefault="00797682" w:rsidP="00D14C5B">
            <w:pPr>
              <w:pStyle w:val="CellBodyCentered"/>
              <w:rPr>
                <w:rFonts w:ascii="Arial Narrow" w:hAnsi="Arial Narrow"/>
                <w:color w:val="auto"/>
                <w:sz w:val="16"/>
                <w:szCs w:val="16"/>
                <w:lang w:val="ru-RU"/>
                <w:rPrChange w:id="884" w:author="Zhunisbayev, Olzhasbek A [Bolashak Atyrau Limited]" w:date="2022-06-06T22:35:00Z">
                  <w:rPr>
                    <w:rFonts w:ascii="Arial" w:hAnsi="Arial"/>
                    <w:color w:val="auto"/>
                    <w:sz w:val="16"/>
                  </w:rPr>
                </w:rPrChange>
              </w:rPr>
            </w:pPr>
          </w:p>
          <w:p w14:paraId="56949C0D" w14:textId="77777777" w:rsidR="00797682"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r w:rsidRPr="00BF38C6">
              <w:rPr>
                <w:rFonts w:ascii="Arial Narrow" w:hAnsi="Arial Narrow" w:cs="Arial"/>
                <w:color w:val="auto"/>
                <w:sz w:val="16"/>
                <w:szCs w:val="16"/>
                <w:lang w:val="en-GB"/>
              </w:rPr>
              <w:t xml:space="preserve"> </w:t>
            </w:r>
          </w:p>
          <w:p w14:paraId="53B22661" w14:textId="1E33744B" w:rsidR="00797682" w:rsidRPr="00C906A4" w:rsidRDefault="00797682" w:rsidP="00D14C5B">
            <w:pPr>
              <w:pStyle w:val="CellBodyCentered"/>
              <w:rPr>
                <w:rFonts w:ascii="Arial Narrow" w:hAnsi="Arial Narrow" w:cs="Arial"/>
                <w:color w:val="auto"/>
                <w:sz w:val="16"/>
                <w:szCs w:val="16"/>
              </w:rPr>
            </w:pPr>
            <w:r w:rsidRPr="00BF38C6">
              <w:rPr>
                <w:rFonts w:ascii="Arial Narrow" w:hAnsi="Arial Narrow" w:cs="Arial"/>
                <w:color w:val="auto"/>
                <w:sz w:val="16"/>
                <w:szCs w:val="16"/>
                <w:lang w:val="en-GB"/>
              </w:rPr>
              <w:t>150</w:t>
            </w:r>
            <w:r>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p w14:paraId="74774049" w14:textId="77777777" w:rsidR="00797682" w:rsidRPr="00BF38C6" w:rsidRDefault="00797682" w:rsidP="00D14C5B">
            <w:pPr>
              <w:pStyle w:val="CellBodyCentered"/>
              <w:rPr>
                <w:rFonts w:ascii="Arial Narrow" w:hAnsi="Arial Narrow" w:cs="Arial"/>
                <w:color w:val="auto"/>
                <w:sz w:val="16"/>
                <w:szCs w:val="16"/>
                <w:lang w:val="ru-RU"/>
              </w:rPr>
            </w:pPr>
          </w:p>
          <w:p w14:paraId="1DEA23B0" w14:textId="77777777" w:rsidR="00797682" w:rsidRPr="00BF38C6" w:rsidRDefault="00797682" w:rsidP="00D14C5B">
            <w:pPr>
              <w:pStyle w:val="CellBodyCentered"/>
              <w:rPr>
                <w:rFonts w:ascii="Arial Narrow" w:hAnsi="Arial Narrow" w:cs="Arial"/>
                <w:color w:val="auto"/>
                <w:sz w:val="16"/>
                <w:szCs w:val="16"/>
                <w:lang w:val="ru-RU"/>
              </w:rPr>
            </w:pPr>
          </w:p>
          <w:p w14:paraId="3A67D175" w14:textId="77777777" w:rsidR="00797682" w:rsidRPr="00BF38C6" w:rsidRDefault="00797682" w:rsidP="00D14C5B">
            <w:pPr>
              <w:pStyle w:val="CellBodyCentered"/>
              <w:rPr>
                <w:rFonts w:ascii="Arial Narrow" w:hAnsi="Arial Narrow" w:cs="Arial"/>
                <w:color w:val="auto"/>
                <w:sz w:val="16"/>
                <w:szCs w:val="16"/>
                <w:lang w:val="ru-RU"/>
              </w:rPr>
            </w:pPr>
          </w:p>
          <w:p w14:paraId="3BDB4A06" w14:textId="77777777" w:rsidR="00797682" w:rsidRPr="00BF38C6" w:rsidRDefault="00797682" w:rsidP="00D14C5B">
            <w:pPr>
              <w:pStyle w:val="CellBodyCentered"/>
              <w:rPr>
                <w:rFonts w:ascii="Arial Narrow" w:hAnsi="Arial Narrow" w:cs="Arial"/>
                <w:color w:val="auto"/>
                <w:sz w:val="16"/>
                <w:szCs w:val="16"/>
                <w:lang w:val="ru-RU"/>
              </w:rPr>
            </w:pPr>
          </w:p>
          <w:p w14:paraId="66B39DD2" w14:textId="77777777" w:rsidR="00797682" w:rsidRPr="00BF38C6" w:rsidRDefault="00797682" w:rsidP="00D14C5B">
            <w:pPr>
              <w:pStyle w:val="CellBodyCentered"/>
              <w:rPr>
                <w:rFonts w:ascii="Arial Narrow" w:hAnsi="Arial Narrow" w:cs="Arial"/>
                <w:color w:val="auto"/>
                <w:sz w:val="16"/>
                <w:szCs w:val="16"/>
                <w:lang w:val="ru-RU"/>
              </w:rPr>
            </w:pPr>
          </w:p>
          <w:p w14:paraId="13BA72BC" w14:textId="77777777" w:rsidR="00797682" w:rsidRPr="00BF38C6" w:rsidRDefault="00797682" w:rsidP="00D14C5B">
            <w:pPr>
              <w:pStyle w:val="CellBodyCentered"/>
              <w:rPr>
                <w:rFonts w:ascii="Arial Narrow" w:hAnsi="Arial Narrow" w:cs="Arial"/>
                <w:color w:val="auto"/>
                <w:sz w:val="16"/>
                <w:szCs w:val="16"/>
                <w:lang w:val="ru-RU"/>
              </w:rPr>
            </w:pPr>
          </w:p>
          <w:p w14:paraId="72D049EB" w14:textId="77777777" w:rsidR="00797682" w:rsidRPr="00BF38C6" w:rsidRDefault="00797682" w:rsidP="00D14C5B">
            <w:pPr>
              <w:pStyle w:val="CellBodyCentered"/>
              <w:rPr>
                <w:rFonts w:ascii="Arial Narrow" w:hAnsi="Arial Narrow" w:cs="Arial"/>
                <w:color w:val="auto"/>
                <w:sz w:val="16"/>
                <w:szCs w:val="16"/>
                <w:lang w:val="ru-RU"/>
              </w:rPr>
            </w:pPr>
          </w:p>
          <w:p w14:paraId="3BB0C258" w14:textId="77777777" w:rsidR="00797682" w:rsidRPr="00BF38C6" w:rsidRDefault="00797682" w:rsidP="00D14C5B">
            <w:pPr>
              <w:pStyle w:val="CellBodyCentered"/>
              <w:rPr>
                <w:rFonts w:ascii="Arial Narrow" w:hAnsi="Arial Narrow" w:cs="Arial"/>
                <w:color w:val="auto"/>
                <w:sz w:val="16"/>
                <w:szCs w:val="16"/>
                <w:lang w:val="ru-RU"/>
              </w:rPr>
            </w:pPr>
          </w:p>
          <w:p w14:paraId="071C7B1F" w14:textId="77777777" w:rsidR="00797682" w:rsidRPr="00BF38C6" w:rsidRDefault="00797682" w:rsidP="00D14C5B">
            <w:pPr>
              <w:pStyle w:val="CellBodyCentered"/>
              <w:rPr>
                <w:rFonts w:ascii="Arial Narrow" w:hAnsi="Arial Narrow" w:cs="Arial"/>
                <w:color w:val="auto"/>
                <w:sz w:val="16"/>
                <w:szCs w:val="16"/>
                <w:lang w:val="ru-RU"/>
              </w:rPr>
            </w:pPr>
          </w:p>
          <w:p w14:paraId="6AABFCDF" w14:textId="77777777" w:rsidR="00797682" w:rsidRPr="00BF38C6" w:rsidRDefault="00797682" w:rsidP="00D14C5B">
            <w:pPr>
              <w:pStyle w:val="CellBodyCentered"/>
              <w:rPr>
                <w:rFonts w:ascii="Arial Narrow" w:hAnsi="Arial Narrow" w:cs="Arial"/>
                <w:color w:val="auto"/>
                <w:sz w:val="16"/>
                <w:szCs w:val="16"/>
                <w:lang w:val="ru-RU"/>
              </w:rPr>
            </w:pPr>
          </w:p>
          <w:p w14:paraId="6310E215" w14:textId="77777777" w:rsidR="00797682" w:rsidRPr="00BF38C6" w:rsidRDefault="00797682" w:rsidP="00D14C5B">
            <w:pPr>
              <w:pStyle w:val="CellBodyCentered"/>
              <w:rPr>
                <w:rFonts w:ascii="Arial Narrow" w:hAnsi="Arial Narrow" w:cs="Arial"/>
                <w:color w:val="auto"/>
                <w:sz w:val="16"/>
                <w:szCs w:val="16"/>
                <w:lang w:val="ru-RU"/>
              </w:rPr>
            </w:pPr>
          </w:p>
          <w:p w14:paraId="19BE2F20" w14:textId="77777777" w:rsidR="00797682" w:rsidRPr="00BF38C6" w:rsidRDefault="00797682" w:rsidP="00D14C5B">
            <w:pPr>
              <w:pStyle w:val="CellBodyCentered"/>
              <w:rPr>
                <w:rFonts w:ascii="Arial Narrow" w:hAnsi="Arial Narrow" w:cs="Arial"/>
                <w:color w:val="auto"/>
                <w:sz w:val="16"/>
                <w:szCs w:val="16"/>
                <w:lang w:val="ru-RU"/>
              </w:rPr>
            </w:pPr>
          </w:p>
          <w:p w14:paraId="30229CE4" w14:textId="77777777" w:rsidR="00797682" w:rsidRPr="00BF38C6" w:rsidRDefault="00797682" w:rsidP="00D14C5B">
            <w:pPr>
              <w:pStyle w:val="CellBodyCentered"/>
              <w:rPr>
                <w:rFonts w:ascii="Arial Narrow" w:hAnsi="Arial Narrow" w:cs="Arial"/>
                <w:color w:val="auto"/>
                <w:sz w:val="16"/>
                <w:szCs w:val="16"/>
                <w:lang w:val="ru-RU"/>
              </w:rPr>
            </w:pPr>
          </w:p>
          <w:p w14:paraId="3AE9AE7F" w14:textId="77777777" w:rsidR="00797682" w:rsidRPr="00BF38C6" w:rsidRDefault="00797682" w:rsidP="00D14C5B">
            <w:pPr>
              <w:pStyle w:val="CellBodyCentered"/>
              <w:rPr>
                <w:rFonts w:ascii="Arial Narrow" w:hAnsi="Arial Narrow" w:cs="Arial"/>
                <w:color w:val="auto"/>
                <w:sz w:val="16"/>
                <w:szCs w:val="16"/>
                <w:lang w:val="ru-RU"/>
              </w:rPr>
            </w:pPr>
          </w:p>
          <w:p w14:paraId="31D8058B" w14:textId="77777777" w:rsidR="00797682" w:rsidRPr="00BF38C6" w:rsidRDefault="00797682" w:rsidP="00D14C5B">
            <w:pPr>
              <w:pStyle w:val="CellBodyCentered"/>
              <w:rPr>
                <w:rFonts w:ascii="Arial Narrow" w:hAnsi="Arial Narrow" w:cs="Arial"/>
                <w:color w:val="auto"/>
                <w:sz w:val="16"/>
                <w:szCs w:val="16"/>
                <w:lang w:val="ru-RU"/>
              </w:rPr>
            </w:pPr>
          </w:p>
          <w:p w14:paraId="4759834E" w14:textId="77777777" w:rsidR="00797682" w:rsidRPr="00BF38C6" w:rsidRDefault="00797682" w:rsidP="00D14C5B">
            <w:pPr>
              <w:pStyle w:val="CellBodyCentered"/>
              <w:rPr>
                <w:rFonts w:ascii="Arial Narrow" w:hAnsi="Arial Narrow" w:cs="Arial"/>
                <w:color w:val="auto"/>
                <w:sz w:val="16"/>
                <w:szCs w:val="16"/>
                <w:lang w:val="ru-RU"/>
              </w:rPr>
            </w:pPr>
          </w:p>
          <w:p w14:paraId="500F310F" w14:textId="77777777" w:rsidR="00797682" w:rsidRPr="00BF38C6" w:rsidRDefault="00797682" w:rsidP="00D14C5B">
            <w:pPr>
              <w:pStyle w:val="CellBodyCentered"/>
              <w:rPr>
                <w:rFonts w:ascii="Arial Narrow" w:hAnsi="Arial Narrow" w:cs="Arial"/>
                <w:color w:val="auto"/>
                <w:sz w:val="16"/>
                <w:szCs w:val="16"/>
                <w:lang w:val="ru-RU"/>
              </w:rPr>
            </w:pPr>
          </w:p>
          <w:p w14:paraId="71D9F19A" w14:textId="77777777" w:rsidR="00797682" w:rsidRPr="00BF38C6" w:rsidRDefault="00797682" w:rsidP="00D14C5B">
            <w:pPr>
              <w:pStyle w:val="CellBodyCentered"/>
              <w:rPr>
                <w:rFonts w:ascii="Arial Narrow" w:hAnsi="Arial Narrow" w:cs="Arial"/>
                <w:color w:val="auto"/>
                <w:sz w:val="16"/>
                <w:szCs w:val="16"/>
                <w:lang w:val="ru-RU"/>
              </w:rPr>
            </w:pPr>
          </w:p>
          <w:p w14:paraId="51168307" w14:textId="77777777" w:rsidR="00797682" w:rsidRPr="00BF38C6" w:rsidRDefault="00797682" w:rsidP="00D14C5B">
            <w:pPr>
              <w:pStyle w:val="CellBodyCentered"/>
              <w:rPr>
                <w:rFonts w:ascii="Arial Narrow" w:hAnsi="Arial Narrow" w:cs="Arial"/>
                <w:color w:val="auto"/>
                <w:sz w:val="16"/>
                <w:szCs w:val="16"/>
                <w:lang w:val="ru-RU"/>
              </w:rPr>
            </w:pPr>
          </w:p>
          <w:p w14:paraId="67AD748A" w14:textId="77777777" w:rsidR="00797682" w:rsidRPr="00BF38C6" w:rsidRDefault="00797682" w:rsidP="00D14C5B">
            <w:pPr>
              <w:pStyle w:val="CellBodyCentered"/>
              <w:rPr>
                <w:rFonts w:ascii="Arial Narrow" w:hAnsi="Arial Narrow" w:cs="Arial"/>
                <w:color w:val="auto"/>
                <w:sz w:val="16"/>
                <w:szCs w:val="16"/>
                <w:lang w:val="ru-RU"/>
              </w:rPr>
            </w:pPr>
          </w:p>
          <w:p w14:paraId="045CB98A" w14:textId="77777777" w:rsidR="00797682" w:rsidRPr="00BF38C6" w:rsidRDefault="00797682" w:rsidP="00D14C5B">
            <w:pPr>
              <w:pStyle w:val="CellBodyCentered"/>
              <w:rPr>
                <w:rFonts w:ascii="Arial Narrow" w:hAnsi="Arial Narrow" w:cs="Arial"/>
                <w:color w:val="auto"/>
                <w:sz w:val="16"/>
                <w:szCs w:val="16"/>
                <w:lang w:val="ru-RU"/>
              </w:rPr>
            </w:pPr>
          </w:p>
          <w:p w14:paraId="744689B8" w14:textId="77777777" w:rsidR="00797682" w:rsidRPr="00BF38C6" w:rsidRDefault="00797682" w:rsidP="00D14C5B">
            <w:pPr>
              <w:pStyle w:val="CellBodyCentered"/>
              <w:rPr>
                <w:rFonts w:ascii="Arial Narrow" w:hAnsi="Arial Narrow" w:cs="Arial"/>
                <w:color w:val="auto"/>
                <w:sz w:val="16"/>
                <w:szCs w:val="16"/>
                <w:lang w:val="ru-RU"/>
              </w:rPr>
            </w:pPr>
          </w:p>
          <w:p w14:paraId="511E4696" w14:textId="77777777" w:rsidR="00797682" w:rsidRPr="00BF38C6" w:rsidRDefault="00797682" w:rsidP="00D14C5B">
            <w:pPr>
              <w:pStyle w:val="CellBodyCentered"/>
              <w:rPr>
                <w:rFonts w:ascii="Arial Narrow" w:hAnsi="Arial Narrow" w:cs="Arial"/>
                <w:color w:val="auto"/>
                <w:sz w:val="16"/>
                <w:szCs w:val="16"/>
                <w:lang w:val="ru-RU"/>
              </w:rPr>
            </w:pPr>
          </w:p>
          <w:p w14:paraId="1186D451" w14:textId="77777777" w:rsidR="00797682" w:rsidRPr="00BF38C6" w:rsidRDefault="00797682" w:rsidP="00D14C5B">
            <w:pPr>
              <w:pStyle w:val="CellBodyCentered"/>
              <w:rPr>
                <w:rFonts w:ascii="Arial Narrow" w:hAnsi="Arial Narrow" w:cs="Arial"/>
                <w:color w:val="auto"/>
                <w:sz w:val="16"/>
                <w:szCs w:val="16"/>
                <w:lang w:val="ru-RU"/>
              </w:rPr>
            </w:pPr>
          </w:p>
          <w:p w14:paraId="7C8BE982" w14:textId="77777777" w:rsidR="00797682" w:rsidRPr="00BF38C6" w:rsidRDefault="00797682" w:rsidP="00D14C5B">
            <w:pPr>
              <w:pStyle w:val="CellBodyCentered"/>
              <w:rPr>
                <w:rFonts w:ascii="Arial Narrow" w:hAnsi="Arial Narrow" w:cs="Arial"/>
                <w:color w:val="auto"/>
                <w:sz w:val="16"/>
                <w:szCs w:val="16"/>
                <w:lang w:val="ru-RU"/>
              </w:rPr>
            </w:pPr>
          </w:p>
          <w:p w14:paraId="1E8A2860" w14:textId="77777777" w:rsidR="00797682" w:rsidRPr="00BF38C6" w:rsidRDefault="00797682" w:rsidP="00D14C5B">
            <w:pPr>
              <w:pStyle w:val="CellBodyCentered"/>
              <w:rPr>
                <w:rFonts w:ascii="Arial Narrow" w:hAnsi="Arial Narrow" w:cs="Arial"/>
                <w:color w:val="auto"/>
                <w:sz w:val="16"/>
                <w:szCs w:val="16"/>
                <w:lang w:val="ru-RU"/>
              </w:rPr>
            </w:pPr>
          </w:p>
          <w:p w14:paraId="353BA000" w14:textId="77777777" w:rsidR="00797682" w:rsidRPr="00BF38C6" w:rsidRDefault="00797682" w:rsidP="00D14C5B">
            <w:pPr>
              <w:pStyle w:val="CellBodyCentered"/>
              <w:rPr>
                <w:rFonts w:ascii="Arial Narrow" w:hAnsi="Arial Narrow" w:cs="Arial"/>
                <w:color w:val="auto"/>
                <w:sz w:val="16"/>
                <w:szCs w:val="16"/>
                <w:lang w:val="ru-RU"/>
              </w:rPr>
            </w:pPr>
          </w:p>
          <w:p w14:paraId="4B75F186" w14:textId="77777777" w:rsidR="00797682" w:rsidRPr="00BF38C6" w:rsidRDefault="00797682" w:rsidP="00D14C5B">
            <w:pPr>
              <w:pStyle w:val="CellBodyCentered"/>
              <w:rPr>
                <w:rFonts w:ascii="Arial Narrow" w:hAnsi="Arial Narrow" w:cs="Arial"/>
                <w:color w:val="auto"/>
                <w:sz w:val="16"/>
                <w:szCs w:val="16"/>
                <w:lang w:val="ru-RU"/>
              </w:rPr>
            </w:pPr>
          </w:p>
          <w:p w14:paraId="06BF6D23" w14:textId="77777777" w:rsidR="00797682" w:rsidRPr="00BF38C6" w:rsidRDefault="00797682" w:rsidP="00D14C5B">
            <w:pPr>
              <w:pStyle w:val="CellBodyCentered"/>
              <w:rPr>
                <w:rFonts w:ascii="Arial Narrow" w:hAnsi="Arial Narrow" w:cs="Arial"/>
                <w:color w:val="auto"/>
                <w:sz w:val="16"/>
                <w:szCs w:val="16"/>
                <w:lang w:val="ru-RU"/>
              </w:rPr>
            </w:pPr>
          </w:p>
          <w:p w14:paraId="78CA87D1" w14:textId="77777777" w:rsidR="00797682" w:rsidRPr="00BF38C6" w:rsidRDefault="00797682" w:rsidP="00D14C5B">
            <w:pPr>
              <w:pStyle w:val="CellBodyCentered"/>
              <w:rPr>
                <w:rFonts w:ascii="Arial Narrow" w:hAnsi="Arial Narrow" w:cs="Arial"/>
                <w:color w:val="auto"/>
                <w:sz w:val="16"/>
                <w:szCs w:val="16"/>
                <w:lang w:val="ru-RU"/>
              </w:rPr>
            </w:pPr>
          </w:p>
          <w:p w14:paraId="0CC94E4C" w14:textId="77777777" w:rsidR="00797682" w:rsidRPr="00BF38C6" w:rsidRDefault="00797682" w:rsidP="00D14C5B">
            <w:pPr>
              <w:pStyle w:val="CellBodyCentered"/>
              <w:rPr>
                <w:rFonts w:ascii="Arial Narrow" w:hAnsi="Arial Narrow" w:cs="Arial"/>
                <w:color w:val="auto"/>
                <w:sz w:val="16"/>
                <w:szCs w:val="16"/>
                <w:lang w:val="ru-RU"/>
              </w:rPr>
            </w:pPr>
          </w:p>
          <w:p w14:paraId="21CD6658" w14:textId="77777777" w:rsidR="00797682" w:rsidRPr="00BF38C6" w:rsidRDefault="00797682" w:rsidP="00D14C5B">
            <w:pPr>
              <w:pStyle w:val="CellBodyCentered"/>
              <w:rPr>
                <w:rFonts w:ascii="Arial Narrow" w:hAnsi="Arial Narrow" w:cs="Arial"/>
                <w:color w:val="auto"/>
                <w:sz w:val="16"/>
                <w:szCs w:val="16"/>
                <w:lang w:val="ru-RU"/>
              </w:rPr>
            </w:pPr>
          </w:p>
          <w:p w14:paraId="5FDC024D" w14:textId="77777777" w:rsidR="00797682" w:rsidRPr="00BF38C6" w:rsidRDefault="00797682" w:rsidP="00D14C5B">
            <w:pPr>
              <w:pStyle w:val="CellBodyCentered"/>
              <w:rPr>
                <w:rFonts w:ascii="Arial Narrow" w:hAnsi="Arial Narrow" w:cs="Arial"/>
                <w:color w:val="auto"/>
                <w:sz w:val="16"/>
                <w:szCs w:val="16"/>
                <w:lang w:val="ru-RU"/>
              </w:rPr>
            </w:pPr>
          </w:p>
          <w:p w14:paraId="165136FE" w14:textId="77777777" w:rsidR="00797682" w:rsidRPr="00BF38C6" w:rsidRDefault="00797682" w:rsidP="00D14C5B">
            <w:pPr>
              <w:pStyle w:val="CellBodyCentered"/>
              <w:rPr>
                <w:rFonts w:ascii="Arial Narrow" w:hAnsi="Arial Narrow" w:cs="Arial"/>
                <w:color w:val="auto"/>
                <w:sz w:val="16"/>
                <w:szCs w:val="16"/>
                <w:lang w:val="en-GB"/>
              </w:rPr>
            </w:pPr>
          </w:p>
          <w:p w14:paraId="44B75AC8" w14:textId="77777777" w:rsidR="00797682" w:rsidRPr="00BF38C6" w:rsidRDefault="00797682" w:rsidP="00D14C5B">
            <w:pPr>
              <w:pStyle w:val="CellBodyCentered"/>
              <w:rPr>
                <w:rFonts w:ascii="Arial Narrow" w:hAnsi="Arial Narrow" w:cs="Arial"/>
                <w:color w:val="auto"/>
                <w:sz w:val="16"/>
                <w:szCs w:val="16"/>
                <w:lang w:val="en-GB"/>
              </w:rPr>
            </w:pPr>
          </w:p>
          <w:p w14:paraId="49228073" w14:textId="77777777" w:rsidR="00797682" w:rsidRPr="00BF38C6" w:rsidRDefault="00797682" w:rsidP="00D14C5B">
            <w:pPr>
              <w:pStyle w:val="CellBodyCentered"/>
              <w:rPr>
                <w:rFonts w:ascii="Arial Narrow" w:hAnsi="Arial Narrow" w:cs="Arial"/>
                <w:color w:val="auto"/>
                <w:sz w:val="16"/>
                <w:szCs w:val="16"/>
                <w:lang w:val="en-GB"/>
              </w:rPr>
            </w:pPr>
          </w:p>
          <w:p w14:paraId="4BA694CB" w14:textId="77777777" w:rsidR="00797682" w:rsidRPr="00BF38C6" w:rsidRDefault="00797682" w:rsidP="00D14C5B">
            <w:pPr>
              <w:pStyle w:val="CellBodyCentered"/>
              <w:rPr>
                <w:rFonts w:ascii="Arial Narrow" w:hAnsi="Arial Narrow" w:cs="Arial"/>
                <w:color w:val="auto"/>
                <w:sz w:val="16"/>
                <w:szCs w:val="16"/>
                <w:lang w:val="en-GB"/>
              </w:rPr>
            </w:pPr>
          </w:p>
          <w:p w14:paraId="50A7017E" w14:textId="77777777" w:rsidR="00797682" w:rsidRPr="00BF38C6" w:rsidRDefault="00797682" w:rsidP="00D14C5B">
            <w:pPr>
              <w:pStyle w:val="CellBodyCentered"/>
              <w:rPr>
                <w:rFonts w:ascii="Arial Narrow" w:hAnsi="Arial Narrow" w:cs="Arial"/>
                <w:color w:val="auto"/>
                <w:sz w:val="16"/>
                <w:szCs w:val="16"/>
                <w:lang w:val="en-GB"/>
              </w:rPr>
            </w:pPr>
          </w:p>
          <w:p w14:paraId="31F11F22" w14:textId="77777777" w:rsidR="00797682" w:rsidRPr="00BF38C6" w:rsidRDefault="00797682" w:rsidP="00D14C5B">
            <w:pPr>
              <w:pStyle w:val="CellBodyCentered"/>
              <w:rPr>
                <w:rFonts w:ascii="Arial Narrow" w:hAnsi="Arial Narrow" w:cs="Arial"/>
                <w:color w:val="auto"/>
                <w:sz w:val="16"/>
                <w:szCs w:val="16"/>
                <w:lang w:val="en-GB"/>
              </w:rPr>
            </w:pPr>
          </w:p>
          <w:p w14:paraId="0A442576" w14:textId="77777777" w:rsidR="00797682" w:rsidRPr="00BF38C6" w:rsidRDefault="00797682" w:rsidP="00D14C5B">
            <w:pPr>
              <w:pStyle w:val="CellBodyCentered"/>
              <w:rPr>
                <w:rFonts w:ascii="Arial Narrow" w:hAnsi="Arial Narrow" w:cs="Arial"/>
                <w:color w:val="auto"/>
                <w:sz w:val="16"/>
                <w:szCs w:val="16"/>
                <w:lang w:val="en-GB"/>
              </w:rPr>
            </w:pPr>
          </w:p>
          <w:p w14:paraId="735DC5A1" w14:textId="77777777" w:rsidR="00797682" w:rsidRPr="00BF38C6" w:rsidRDefault="00797682" w:rsidP="00D14C5B">
            <w:pPr>
              <w:pStyle w:val="CellBodyCentered"/>
              <w:rPr>
                <w:rFonts w:ascii="Arial Narrow" w:hAnsi="Arial Narrow" w:cs="Arial"/>
                <w:color w:val="auto"/>
                <w:sz w:val="16"/>
                <w:szCs w:val="16"/>
                <w:lang w:val="en-GB"/>
              </w:rPr>
            </w:pPr>
          </w:p>
          <w:p w14:paraId="6F73A04E" w14:textId="77777777" w:rsidR="00797682" w:rsidRPr="00BF38C6" w:rsidRDefault="00797682" w:rsidP="00D14C5B">
            <w:pPr>
              <w:pStyle w:val="CellBodyCentered"/>
              <w:rPr>
                <w:rFonts w:ascii="Arial Narrow" w:hAnsi="Arial Narrow" w:cs="Arial"/>
                <w:color w:val="auto"/>
                <w:sz w:val="16"/>
                <w:szCs w:val="16"/>
                <w:lang w:val="en-GB"/>
              </w:rPr>
            </w:pPr>
          </w:p>
          <w:p w14:paraId="41D9C30D" w14:textId="77777777" w:rsidR="00797682" w:rsidRPr="00BF38C6" w:rsidRDefault="00797682" w:rsidP="00D14C5B">
            <w:pPr>
              <w:pStyle w:val="CellBodyCentered"/>
              <w:rPr>
                <w:rFonts w:ascii="Arial Narrow" w:hAnsi="Arial Narrow" w:cs="Arial"/>
                <w:color w:val="auto"/>
                <w:sz w:val="16"/>
                <w:szCs w:val="16"/>
                <w:lang w:val="en-GB"/>
              </w:rPr>
            </w:pPr>
          </w:p>
          <w:p w14:paraId="5A1CA728" w14:textId="77777777" w:rsidR="00797682" w:rsidRPr="00BF38C6" w:rsidRDefault="00797682" w:rsidP="00D14C5B">
            <w:pPr>
              <w:pStyle w:val="CellBodyCentered"/>
              <w:rPr>
                <w:rFonts w:ascii="Arial Narrow" w:hAnsi="Arial Narrow" w:cs="Arial"/>
                <w:color w:val="auto"/>
                <w:sz w:val="16"/>
                <w:szCs w:val="16"/>
                <w:lang w:val="en-GB"/>
              </w:rPr>
            </w:pPr>
          </w:p>
          <w:p w14:paraId="184596C8" w14:textId="77777777" w:rsidR="00797682" w:rsidRPr="00BF38C6" w:rsidRDefault="00797682" w:rsidP="00D14C5B">
            <w:pPr>
              <w:pStyle w:val="CellBodyCentered"/>
              <w:rPr>
                <w:rFonts w:ascii="Arial Narrow" w:hAnsi="Arial Narrow" w:cs="Arial"/>
                <w:color w:val="auto"/>
                <w:sz w:val="16"/>
                <w:szCs w:val="16"/>
                <w:lang w:val="en-GB"/>
              </w:rPr>
            </w:pPr>
          </w:p>
          <w:p w14:paraId="40B623B0" w14:textId="77777777" w:rsidR="00797682" w:rsidRPr="00BF38C6" w:rsidRDefault="00797682" w:rsidP="00D14C5B">
            <w:pPr>
              <w:pStyle w:val="CellBodyCentered"/>
              <w:rPr>
                <w:rFonts w:ascii="Arial Narrow" w:hAnsi="Arial Narrow" w:cs="Arial"/>
                <w:color w:val="auto"/>
                <w:sz w:val="16"/>
                <w:szCs w:val="16"/>
                <w:lang w:val="en-GB"/>
              </w:rPr>
            </w:pPr>
          </w:p>
          <w:p w14:paraId="2683F726" w14:textId="77777777" w:rsidR="00797682" w:rsidRPr="00BF38C6" w:rsidRDefault="00797682" w:rsidP="00D14C5B">
            <w:pPr>
              <w:pStyle w:val="CellBodyCentered"/>
              <w:rPr>
                <w:rFonts w:ascii="Arial Narrow" w:hAnsi="Arial Narrow" w:cs="Arial"/>
                <w:color w:val="auto"/>
                <w:sz w:val="16"/>
                <w:szCs w:val="16"/>
                <w:lang w:val="en-GB"/>
              </w:rPr>
            </w:pPr>
          </w:p>
          <w:p w14:paraId="2FAD28F9" w14:textId="77777777" w:rsidR="00797682" w:rsidRPr="00BF38C6" w:rsidRDefault="00797682" w:rsidP="00D14C5B">
            <w:pPr>
              <w:pStyle w:val="CellBodyCentered"/>
              <w:rPr>
                <w:rFonts w:ascii="Arial Narrow" w:hAnsi="Arial Narrow" w:cs="Arial"/>
                <w:color w:val="auto"/>
                <w:sz w:val="16"/>
                <w:szCs w:val="16"/>
                <w:lang w:val="en-GB"/>
              </w:rPr>
            </w:pPr>
          </w:p>
          <w:p w14:paraId="2109ACD4" w14:textId="77777777" w:rsidR="00797682" w:rsidRPr="00BF38C6" w:rsidRDefault="00797682" w:rsidP="00D14C5B">
            <w:pPr>
              <w:pStyle w:val="CellBodyCentered"/>
              <w:rPr>
                <w:rFonts w:ascii="Arial Narrow" w:hAnsi="Arial Narrow" w:cs="Arial"/>
                <w:color w:val="auto"/>
                <w:sz w:val="16"/>
                <w:szCs w:val="16"/>
                <w:lang w:val="en-GB"/>
              </w:rPr>
            </w:pPr>
          </w:p>
          <w:p w14:paraId="0B3808BA" w14:textId="77777777" w:rsidR="00797682" w:rsidRPr="00BF38C6" w:rsidRDefault="00797682" w:rsidP="00D14C5B">
            <w:pPr>
              <w:pStyle w:val="CellBodyCentered"/>
              <w:rPr>
                <w:rFonts w:ascii="Arial Narrow" w:hAnsi="Arial Narrow" w:cs="Arial"/>
                <w:color w:val="auto"/>
                <w:sz w:val="16"/>
                <w:szCs w:val="16"/>
                <w:lang w:val="en-GB"/>
              </w:rPr>
            </w:pPr>
          </w:p>
          <w:p w14:paraId="7FB37486" w14:textId="77777777" w:rsidR="00797682" w:rsidRPr="00BF38C6" w:rsidRDefault="00797682" w:rsidP="00D14C5B">
            <w:pPr>
              <w:pStyle w:val="CellBodyCentered"/>
              <w:rPr>
                <w:rFonts w:ascii="Arial Narrow" w:hAnsi="Arial Narrow" w:cs="Arial"/>
                <w:color w:val="auto"/>
                <w:sz w:val="16"/>
                <w:szCs w:val="16"/>
                <w:lang w:val="en-GB"/>
              </w:rPr>
            </w:pPr>
          </w:p>
          <w:p w14:paraId="228A3849" w14:textId="77777777" w:rsidR="00797682" w:rsidRPr="00BF38C6" w:rsidRDefault="00797682" w:rsidP="00D14C5B">
            <w:pPr>
              <w:pStyle w:val="CellBodyCentered"/>
              <w:rPr>
                <w:rFonts w:ascii="Arial Narrow" w:hAnsi="Arial Narrow" w:cs="Arial"/>
                <w:color w:val="auto"/>
                <w:sz w:val="16"/>
                <w:szCs w:val="16"/>
                <w:lang w:val="en-GB"/>
              </w:rPr>
            </w:pPr>
          </w:p>
          <w:p w14:paraId="2B9E08E2" w14:textId="77777777" w:rsidR="00797682" w:rsidRPr="00BF38C6" w:rsidRDefault="00797682" w:rsidP="00D14C5B">
            <w:pPr>
              <w:pStyle w:val="CellBodyCentered"/>
              <w:rPr>
                <w:rFonts w:ascii="Arial Narrow" w:hAnsi="Arial Narrow" w:cs="Arial"/>
                <w:color w:val="auto"/>
                <w:sz w:val="16"/>
                <w:szCs w:val="16"/>
                <w:lang w:val="en-GB"/>
              </w:rPr>
            </w:pPr>
          </w:p>
          <w:p w14:paraId="68C7A110" w14:textId="77777777" w:rsidR="00797682" w:rsidRPr="00BF38C6" w:rsidRDefault="00797682" w:rsidP="00D14C5B">
            <w:pPr>
              <w:pStyle w:val="CellBodyCentered"/>
              <w:rPr>
                <w:rFonts w:ascii="Arial Narrow" w:hAnsi="Arial Narrow" w:cs="Arial"/>
                <w:color w:val="auto"/>
                <w:sz w:val="16"/>
                <w:szCs w:val="16"/>
                <w:lang w:val="en-GB"/>
              </w:rPr>
            </w:pPr>
          </w:p>
          <w:p w14:paraId="4D7AD048" w14:textId="77777777" w:rsidR="00797682" w:rsidRPr="00BF38C6" w:rsidRDefault="00797682" w:rsidP="00D14C5B">
            <w:pPr>
              <w:pStyle w:val="CellBodyCentered"/>
              <w:rPr>
                <w:rFonts w:ascii="Arial Narrow" w:hAnsi="Arial Narrow" w:cs="Arial"/>
                <w:color w:val="auto"/>
                <w:sz w:val="16"/>
                <w:szCs w:val="16"/>
                <w:lang w:val="en-GB"/>
              </w:rPr>
            </w:pPr>
          </w:p>
          <w:p w14:paraId="7B954274" w14:textId="77777777" w:rsidR="00797682" w:rsidRPr="00BF38C6" w:rsidRDefault="00797682" w:rsidP="00D14C5B">
            <w:pPr>
              <w:pStyle w:val="CellBodyCentered"/>
              <w:rPr>
                <w:rFonts w:ascii="Arial Narrow" w:hAnsi="Arial Narrow" w:cs="Arial"/>
                <w:color w:val="auto"/>
                <w:sz w:val="16"/>
                <w:szCs w:val="16"/>
                <w:lang w:val="en-GB"/>
              </w:rPr>
            </w:pPr>
          </w:p>
          <w:p w14:paraId="2823565A" w14:textId="77777777" w:rsidR="00797682" w:rsidRPr="00BF38C6" w:rsidRDefault="00797682" w:rsidP="00D14C5B">
            <w:pPr>
              <w:pStyle w:val="CellBodyCentered"/>
              <w:rPr>
                <w:rFonts w:ascii="Arial Narrow" w:hAnsi="Arial Narrow" w:cs="Arial"/>
                <w:color w:val="auto"/>
                <w:sz w:val="16"/>
                <w:szCs w:val="16"/>
                <w:lang w:val="en-GB"/>
              </w:rPr>
            </w:pPr>
          </w:p>
          <w:p w14:paraId="6EB4780F" w14:textId="77777777" w:rsidR="00797682" w:rsidRPr="00BF38C6" w:rsidRDefault="00797682" w:rsidP="00D14C5B">
            <w:pPr>
              <w:pStyle w:val="CellBodyCentered"/>
              <w:rPr>
                <w:rFonts w:ascii="Arial Narrow" w:hAnsi="Arial Narrow" w:cs="Arial"/>
                <w:color w:val="auto"/>
                <w:sz w:val="16"/>
                <w:szCs w:val="16"/>
                <w:lang w:val="en-GB"/>
              </w:rPr>
            </w:pPr>
          </w:p>
          <w:p w14:paraId="1C6ECE96" w14:textId="77777777" w:rsidR="00797682" w:rsidRPr="00BF38C6" w:rsidRDefault="00797682" w:rsidP="00D14C5B">
            <w:pPr>
              <w:pStyle w:val="CellBodyCentered"/>
              <w:rPr>
                <w:rFonts w:ascii="Arial Narrow" w:hAnsi="Arial Narrow" w:cs="Arial"/>
                <w:color w:val="auto"/>
                <w:sz w:val="16"/>
                <w:szCs w:val="16"/>
                <w:lang w:val="en-GB"/>
              </w:rPr>
            </w:pPr>
          </w:p>
          <w:p w14:paraId="61F82323" w14:textId="77777777" w:rsidR="00797682" w:rsidRPr="00BF38C6" w:rsidRDefault="00797682" w:rsidP="00D14C5B">
            <w:pPr>
              <w:pStyle w:val="CellBodyCentered"/>
              <w:rPr>
                <w:rFonts w:ascii="Arial Narrow" w:hAnsi="Arial Narrow" w:cs="Arial"/>
                <w:color w:val="auto"/>
                <w:sz w:val="16"/>
                <w:szCs w:val="16"/>
                <w:lang w:val="en-GB"/>
              </w:rPr>
            </w:pPr>
          </w:p>
          <w:p w14:paraId="0768DCF8" w14:textId="77777777" w:rsidR="00797682" w:rsidRPr="00BF38C6" w:rsidRDefault="00797682" w:rsidP="00D14C5B">
            <w:pPr>
              <w:pStyle w:val="CellBodyCentered"/>
              <w:rPr>
                <w:rFonts w:ascii="Arial Narrow" w:hAnsi="Arial Narrow" w:cs="Arial"/>
                <w:color w:val="auto"/>
                <w:sz w:val="16"/>
                <w:szCs w:val="16"/>
                <w:lang w:val="ru-RU"/>
              </w:rPr>
            </w:pPr>
          </w:p>
          <w:p w14:paraId="5CF1D51B" w14:textId="77777777" w:rsidR="00797682" w:rsidRPr="00BF38C6" w:rsidRDefault="00797682" w:rsidP="00D14C5B">
            <w:pPr>
              <w:pStyle w:val="CellBodyCentered"/>
              <w:rPr>
                <w:rFonts w:ascii="Arial Narrow" w:hAnsi="Arial Narrow" w:cs="Arial"/>
                <w:color w:val="auto"/>
                <w:sz w:val="16"/>
                <w:szCs w:val="16"/>
                <w:lang w:val="ru-RU"/>
              </w:rPr>
            </w:pPr>
          </w:p>
          <w:p w14:paraId="448963CB" w14:textId="77777777" w:rsidR="00797682" w:rsidRPr="00BF38C6" w:rsidRDefault="00797682" w:rsidP="00D14C5B">
            <w:pPr>
              <w:pStyle w:val="CellBodyCentered"/>
              <w:rPr>
                <w:rFonts w:ascii="Arial Narrow" w:hAnsi="Arial Narrow" w:cs="Arial"/>
                <w:color w:val="auto"/>
                <w:sz w:val="16"/>
                <w:szCs w:val="16"/>
                <w:lang w:val="ru-RU"/>
              </w:rPr>
            </w:pPr>
          </w:p>
          <w:p w14:paraId="65C64DAB" w14:textId="77777777" w:rsidR="00797682" w:rsidRPr="00BF38C6" w:rsidRDefault="00797682" w:rsidP="00D14C5B">
            <w:pPr>
              <w:pStyle w:val="CellBodyCentered"/>
              <w:rPr>
                <w:rFonts w:ascii="Arial Narrow" w:hAnsi="Arial Narrow" w:cs="Arial"/>
                <w:color w:val="auto"/>
                <w:sz w:val="16"/>
                <w:szCs w:val="16"/>
                <w:lang w:val="ru-RU"/>
              </w:rPr>
            </w:pPr>
          </w:p>
          <w:p w14:paraId="039E7AAF" w14:textId="77777777" w:rsidR="00797682" w:rsidRPr="00BF38C6" w:rsidRDefault="00797682" w:rsidP="00D14C5B">
            <w:pPr>
              <w:pStyle w:val="CellBodyCentered"/>
              <w:rPr>
                <w:rFonts w:ascii="Arial Narrow" w:hAnsi="Arial Narrow" w:cs="Arial"/>
                <w:color w:val="auto"/>
                <w:sz w:val="16"/>
                <w:szCs w:val="16"/>
                <w:lang w:val="ru-RU"/>
              </w:rPr>
            </w:pPr>
          </w:p>
          <w:p w14:paraId="19FB08C3" w14:textId="75DF9B19" w:rsidR="00797682" w:rsidRPr="00BF38C6" w:rsidRDefault="00797682" w:rsidP="00D14C5B">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4E8BEF4A" w14:textId="77777777" w:rsidR="00797682" w:rsidRPr="00BF38C6" w:rsidRDefault="00797682" w:rsidP="00D14C5B">
            <w:pPr>
              <w:pStyle w:val="CellBodyCentered"/>
              <w:rPr>
                <w:rFonts w:ascii="Arial Narrow" w:hAnsi="Arial Narrow"/>
                <w:color w:val="auto"/>
                <w:sz w:val="16"/>
                <w:szCs w:val="16"/>
                <w:lang w:val="ru-RU"/>
                <w:rPrChange w:id="885" w:author="Zhunisbayev, Olzhasbek A [Bolashak Atyrau Limited]" w:date="2022-06-06T22:35:00Z">
                  <w:rPr>
                    <w:rFonts w:ascii="Arial" w:hAnsi="Arial"/>
                    <w:color w:val="auto"/>
                    <w:sz w:val="16"/>
                  </w:rPr>
                </w:rPrChange>
              </w:rPr>
            </w:pPr>
          </w:p>
          <w:p w14:paraId="6967CA8A" w14:textId="461F1F04"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w:t>
            </w:r>
          </w:p>
          <w:p w14:paraId="4DD1F61C"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+343°C-</w:t>
            </w:r>
          </w:p>
          <w:p w14:paraId="0ADB722F" w14:textId="77777777" w:rsidR="00797682" w:rsidRPr="00BF38C6" w:rsidRDefault="00797682" w:rsidP="00D14C5B">
            <w:pPr>
              <w:pStyle w:val="CellBodyCentered"/>
              <w:rPr>
                <w:rFonts w:ascii="Arial Narrow" w:hAnsi="Arial Narrow" w:cs="Arial"/>
                <w:color w:val="auto"/>
                <w:sz w:val="16"/>
                <w:szCs w:val="16"/>
                <w:lang w:val="ru-RU"/>
              </w:rPr>
            </w:pPr>
          </w:p>
          <w:p w14:paraId="1FB818AB" w14:textId="77777777" w:rsidR="00797682" w:rsidRPr="00BF38C6" w:rsidRDefault="00797682" w:rsidP="00D14C5B">
            <w:pPr>
              <w:pStyle w:val="CellBodyCentered"/>
              <w:rPr>
                <w:rFonts w:ascii="Arial Narrow" w:hAnsi="Arial Narrow" w:cs="Arial"/>
                <w:color w:val="auto"/>
                <w:sz w:val="16"/>
                <w:szCs w:val="16"/>
                <w:lang w:val="ru-RU"/>
              </w:rPr>
            </w:pPr>
          </w:p>
          <w:p w14:paraId="7497164F" w14:textId="77777777" w:rsidR="00797682" w:rsidRPr="00BF38C6" w:rsidRDefault="00797682" w:rsidP="00D14C5B">
            <w:pPr>
              <w:pStyle w:val="CellBodyCentered"/>
              <w:rPr>
                <w:rFonts w:ascii="Arial Narrow" w:hAnsi="Arial Narrow" w:cs="Arial"/>
                <w:color w:val="auto"/>
                <w:sz w:val="16"/>
                <w:szCs w:val="16"/>
                <w:lang w:val="ru-RU"/>
              </w:rPr>
            </w:pPr>
          </w:p>
          <w:p w14:paraId="633FCBC2" w14:textId="77777777" w:rsidR="00797682" w:rsidRPr="00BF38C6" w:rsidRDefault="00797682" w:rsidP="00D14C5B">
            <w:pPr>
              <w:pStyle w:val="CellBodyCentered"/>
              <w:rPr>
                <w:rFonts w:ascii="Arial Narrow" w:hAnsi="Arial Narrow" w:cs="Arial"/>
                <w:color w:val="auto"/>
                <w:sz w:val="16"/>
                <w:szCs w:val="16"/>
                <w:lang w:val="ru-RU"/>
              </w:rPr>
            </w:pPr>
          </w:p>
          <w:p w14:paraId="2178C372" w14:textId="77777777" w:rsidR="00797682" w:rsidRPr="00BF38C6" w:rsidRDefault="00797682" w:rsidP="00D14C5B">
            <w:pPr>
              <w:pStyle w:val="CellBodyCentered"/>
              <w:rPr>
                <w:rFonts w:ascii="Arial Narrow" w:hAnsi="Arial Narrow" w:cs="Arial"/>
                <w:color w:val="auto"/>
                <w:sz w:val="16"/>
                <w:szCs w:val="16"/>
                <w:lang w:val="ru-RU"/>
              </w:rPr>
            </w:pPr>
          </w:p>
          <w:p w14:paraId="30EEAA75" w14:textId="77777777" w:rsidR="00797682" w:rsidRPr="00BF38C6" w:rsidRDefault="00797682" w:rsidP="00D14C5B">
            <w:pPr>
              <w:pStyle w:val="CellBodyCentered"/>
              <w:rPr>
                <w:rFonts w:ascii="Arial Narrow" w:hAnsi="Arial Narrow" w:cs="Arial"/>
                <w:color w:val="auto"/>
                <w:sz w:val="16"/>
                <w:szCs w:val="16"/>
                <w:lang w:val="ru-RU"/>
              </w:rPr>
            </w:pPr>
          </w:p>
          <w:p w14:paraId="4F0E0D44" w14:textId="77777777" w:rsidR="00797682" w:rsidRPr="00BF38C6" w:rsidRDefault="00797682" w:rsidP="00D14C5B">
            <w:pPr>
              <w:pStyle w:val="CellBodyCentered"/>
              <w:rPr>
                <w:rFonts w:ascii="Arial Narrow" w:hAnsi="Arial Narrow" w:cs="Arial"/>
                <w:color w:val="auto"/>
                <w:sz w:val="16"/>
                <w:szCs w:val="16"/>
                <w:lang w:val="ru-RU"/>
              </w:rPr>
            </w:pPr>
          </w:p>
          <w:p w14:paraId="691FBD79" w14:textId="77777777" w:rsidR="00797682" w:rsidRPr="00BF38C6" w:rsidRDefault="00797682" w:rsidP="00D14C5B">
            <w:pPr>
              <w:pStyle w:val="CellBodyCentered"/>
              <w:rPr>
                <w:rFonts w:ascii="Arial Narrow" w:hAnsi="Arial Narrow" w:cs="Arial"/>
                <w:color w:val="auto"/>
                <w:sz w:val="16"/>
                <w:szCs w:val="16"/>
                <w:lang w:val="ru-RU"/>
              </w:rPr>
            </w:pPr>
          </w:p>
          <w:p w14:paraId="01B4A7A6" w14:textId="77777777" w:rsidR="00797682" w:rsidRPr="00BF38C6" w:rsidRDefault="00797682" w:rsidP="00D14C5B">
            <w:pPr>
              <w:pStyle w:val="CellBodyCentered"/>
              <w:rPr>
                <w:rFonts w:ascii="Arial Narrow" w:hAnsi="Arial Narrow" w:cs="Arial"/>
                <w:color w:val="auto"/>
                <w:sz w:val="16"/>
                <w:szCs w:val="16"/>
                <w:lang w:val="ru-RU"/>
              </w:rPr>
            </w:pPr>
          </w:p>
          <w:p w14:paraId="0A9032DF" w14:textId="77777777" w:rsidR="00797682" w:rsidRPr="00BF38C6" w:rsidRDefault="00797682" w:rsidP="00D14C5B">
            <w:pPr>
              <w:pStyle w:val="CellBodyCentered"/>
              <w:rPr>
                <w:rFonts w:ascii="Arial Narrow" w:hAnsi="Arial Narrow" w:cs="Arial"/>
                <w:color w:val="auto"/>
                <w:sz w:val="16"/>
                <w:szCs w:val="16"/>
                <w:lang w:val="ru-RU"/>
              </w:rPr>
            </w:pPr>
          </w:p>
          <w:p w14:paraId="58FC44E4" w14:textId="77777777" w:rsidR="00797682" w:rsidRPr="00BF38C6" w:rsidRDefault="00797682" w:rsidP="00D14C5B">
            <w:pPr>
              <w:pStyle w:val="CellBodyCentered"/>
              <w:rPr>
                <w:rFonts w:ascii="Arial Narrow" w:hAnsi="Arial Narrow" w:cs="Arial"/>
                <w:color w:val="auto"/>
                <w:sz w:val="16"/>
                <w:szCs w:val="16"/>
                <w:lang w:val="ru-RU"/>
              </w:rPr>
            </w:pPr>
          </w:p>
          <w:p w14:paraId="60EBD248" w14:textId="77777777" w:rsidR="00797682" w:rsidRPr="00BF38C6" w:rsidRDefault="00797682" w:rsidP="00D14C5B">
            <w:pPr>
              <w:pStyle w:val="CellBodyCentered"/>
              <w:rPr>
                <w:rFonts w:ascii="Arial Narrow" w:hAnsi="Arial Narrow" w:cs="Arial"/>
                <w:color w:val="auto"/>
                <w:sz w:val="16"/>
                <w:szCs w:val="16"/>
                <w:lang w:val="ru-RU"/>
              </w:rPr>
            </w:pPr>
          </w:p>
          <w:p w14:paraId="51EF018D" w14:textId="77777777" w:rsidR="00797682" w:rsidRPr="00BF38C6" w:rsidRDefault="00797682" w:rsidP="00D14C5B">
            <w:pPr>
              <w:pStyle w:val="CellBodyCentered"/>
              <w:rPr>
                <w:rFonts w:ascii="Arial Narrow" w:hAnsi="Arial Narrow" w:cs="Arial"/>
                <w:color w:val="auto"/>
                <w:sz w:val="16"/>
                <w:szCs w:val="16"/>
                <w:lang w:val="ru-RU"/>
              </w:rPr>
            </w:pPr>
          </w:p>
          <w:p w14:paraId="591B5F8E" w14:textId="77777777" w:rsidR="00797682" w:rsidRPr="00BF38C6" w:rsidRDefault="00797682" w:rsidP="00D14C5B">
            <w:pPr>
              <w:pStyle w:val="CellBodyCentered"/>
              <w:rPr>
                <w:rFonts w:ascii="Arial Narrow" w:hAnsi="Arial Narrow" w:cs="Arial"/>
                <w:color w:val="auto"/>
                <w:sz w:val="16"/>
                <w:szCs w:val="16"/>
                <w:lang w:val="ru-RU"/>
              </w:rPr>
            </w:pPr>
          </w:p>
          <w:p w14:paraId="0A2DA28E" w14:textId="77777777" w:rsidR="00797682" w:rsidRPr="00BF38C6" w:rsidRDefault="00797682" w:rsidP="00D14C5B">
            <w:pPr>
              <w:pStyle w:val="CellBodyCentered"/>
              <w:rPr>
                <w:rFonts w:ascii="Arial Narrow" w:hAnsi="Arial Narrow" w:cs="Arial"/>
                <w:color w:val="auto"/>
                <w:sz w:val="16"/>
                <w:szCs w:val="16"/>
                <w:lang w:val="ru-RU"/>
              </w:rPr>
            </w:pPr>
          </w:p>
          <w:p w14:paraId="13C1DE81" w14:textId="77777777" w:rsidR="00797682" w:rsidRPr="00BF38C6" w:rsidRDefault="00797682" w:rsidP="00D14C5B">
            <w:pPr>
              <w:pStyle w:val="CellBodyCentered"/>
              <w:rPr>
                <w:rFonts w:ascii="Arial Narrow" w:hAnsi="Arial Narrow" w:cs="Arial"/>
                <w:color w:val="auto"/>
                <w:sz w:val="16"/>
                <w:szCs w:val="16"/>
                <w:lang w:val="ru-RU"/>
              </w:rPr>
            </w:pPr>
          </w:p>
          <w:p w14:paraId="0F81C831" w14:textId="77777777" w:rsidR="00797682" w:rsidRPr="00BF38C6" w:rsidRDefault="00797682" w:rsidP="00D14C5B">
            <w:pPr>
              <w:pStyle w:val="CellBodyCentered"/>
              <w:rPr>
                <w:rFonts w:ascii="Arial Narrow" w:hAnsi="Arial Narrow" w:cs="Arial"/>
                <w:color w:val="auto"/>
                <w:sz w:val="16"/>
                <w:szCs w:val="16"/>
                <w:lang w:val="ru-RU"/>
              </w:rPr>
            </w:pPr>
          </w:p>
          <w:p w14:paraId="00E9C4AA" w14:textId="77777777" w:rsidR="00797682" w:rsidRPr="00BF38C6" w:rsidRDefault="00797682" w:rsidP="00D14C5B">
            <w:pPr>
              <w:pStyle w:val="CellBodyCentered"/>
              <w:rPr>
                <w:rFonts w:ascii="Arial Narrow" w:hAnsi="Arial Narrow" w:cs="Arial"/>
                <w:color w:val="auto"/>
                <w:sz w:val="16"/>
                <w:szCs w:val="16"/>
                <w:lang w:val="ru-RU"/>
              </w:rPr>
            </w:pPr>
          </w:p>
          <w:p w14:paraId="232A5E77" w14:textId="77777777" w:rsidR="00797682" w:rsidRPr="00BF38C6" w:rsidRDefault="00797682" w:rsidP="00D14C5B">
            <w:pPr>
              <w:pStyle w:val="CellBodyCentered"/>
              <w:rPr>
                <w:rFonts w:ascii="Arial Narrow" w:hAnsi="Arial Narrow" w:cs="Arial"/>
                <w:color w:val="auto"/>
                <w:sz w:val="16"/>
                <w:szCs w:val="16"/>
                <w:lang w:val="ru-RU"/>
              </w:rPr>
            </w:pPr>
          </w:p>
          <w:p w14:paraId="2B76B142" w14:textId="77777777" w:rsidR="00797682" w:rsidRPr="00BF38C6" w:rsidRDefault="00797682" w:rsidP="00D14C5B">
            <w:pPr>
              <w:pStyle w:val="CellBodyCentered"/>
              <w:rPr>
                <w:rFonts w:ascii="Arial Narrow" w:hAnsi="Arial Narrow" w:cs="Arial"/>
                <w:color w:val="auto"/>
                <w:sz w:val="16"/>
                <w:szCs w:val="16"/>
                <w:lang w:val="ru-RU"/>
              </w:rPr>
            </w:pPr>
          </w:p>
          <w:p w14:paraId="037AEE89" w14:textId="77777777" w:rsidR="00797682" w:rsidRPr="00BF38C6" w:rsidRDefault="00797682" w:rsidP="00D14C5B">
            <w:pPr>
              <w:pStyle w:val="CellBodyCentered"/>
              <w:rPr>
                <w:rFonts w:ascii="Arial Narrow" w:hAnsi="Arial Narrow" w:cs="Arial"/>
                <w:color w:val="auto"/>
                <w:sz w:val="16"/>
                <w:szCs w:val="16"/>
                <w:lang w:val="ru-RU"/>
              </w:rPr>
            </w:pPr>
          </w:p>
          <w:p w14:paraId="1E1DA66C" w14:textId="77777777" w:rsidR="00797682" w:rsidRPr="00BF38C6" w:rsidRDefault="00797682" w:rsidP="00D14C5B">
            <w:pPr>
              <w:pStyle w:val="CellBodyCentered"/>
              <w:rPr>
                <w:rFonts w:ascii="Arial Narrow" w:hAnsi="Arial Narrow" w:cs="Arial"/>
                <w:color w:val="auto"/>
                <w:sz w:val="16"/>
                <w:szCs w:val="16"/>
                <w:lang w:val="ru-RU"/>
              </w:rPr>
            </w:pPr>
          </w:p>
          <w:p w14:paraId="7286323E" w14:textId="77777777" w:rsidR="00797682" w:rsidRPr="00BF38C6" w:rsidRDefault="00797682" w:rsidP="00D14C5B">
            <w:pPr>
              <w:pStyle w:val="CellBodyCentered"/>
              <w:rPr>
                <w:rFonts w:ascii="Arial Narrow" w:hAnsi="Arial Narrow" w:cs="Arial"/>
                <w:color w:val="auto"/>
                <w:sz w:val="16"/>
                <w:szCs w:val="16"/>
                <w:lang w:val="ru-RU"/>
              </w:rPr>
            </w:pPr>
          </w:p>
          <w:p w14:paraId="21427524" w14:textId="77777777" w:rsidR="00797682" w:rsidRPr="00BF38C6" w:rsidRDefault="00797682" w:rsidP="00D14C5B">
            <w:pPr>
              <w:pStyle w:val="CellBodyCentered"/>
              <w:rPr>
                <w:rFonts w:ascii="Arial Narrow" w:hAnsi="Arial Narrow" w:cs="Arial"/>
                <w:color w:val="auto"/>
                <w:sz w:val="16"/>
                <w:szCs w:val="16"/>
                <w:lang w:val="ru-RU"/>
              </w:rPr>
            </w:pPr>
          </w:p>
          <w:p w14:paraId="0D94A4A6" w14:textId="77777777" w:rsidR="00797682" w:rsidRPr="00BF38C6" w:rsidRDefault="00797682" w:rsidP="00D14C5B">
            <w:pPr>
              <w:pStyle w:val="CellBodyCentered"/>
              <w:rPr>
                <w:rFonts w:ascii="Arial Narrow" w:hAnsi="Arial Narrow" w:cs="Arial"/>
                <w:color w:val="auto"/>
                <w:sz w:val="16"/>
                <w:szCs w:val="16"/>
                <w:lang w:val="ru-RU"/>
              </w:rPr>
            </w:pPr>
          </w:p>
          <w:p w14:paraId="1A7D1B1F" w14:textId="77777777" w:rsidR="00797682" w:rsidRPr="00BF38C6" w:rsidRDefault="00797682" w:rsidP="00D14C5B">
            <w:pPr>
              <w:pStyle w:val="CellBodyCentered"/>
              <w:rPr>
                <w:rFonts w:ascii="Arial Narrow" w:hAnsi="Arial Narrow" w:cs="Arial"/>
                <w:color w:val="auto"/>
                <w:sz w:val="16"/>
                <w:szCs w:val="16"/>
                <w:lang w:val="ru-RU"/>
              </w:rPr>
            </w:pPr>
          </w:p>
          <w:p w14:paraId="4C862B2F" w14:textId="77777777" w:rsidR="00797682" w:rsidRPr="00BF38C6" w:rsidRDefault="00797682" w:rsidP="00D14C5B">
            <w:pPr>
              <w:pStyle w:val="CellBodyCentered"/>
              <w:rPr>
                <w:rFonts w:ascii="Arial Narrow" w:hAnsi="Arial Narrow" w:cs="Arial"/>
                <w:color w:val="auto"/>
                <w:sz w:val="16"/>
                <w:szCs w:val="16"/>
                <w:lang w:val="ru-RU"/>
              </w:rPr>
            </w:pPr>
          </w:p>
          <w:p w14:paraId="52338962" w14:textId="77777777" w:rsidR="00797682" w:rsidRPr="00BF38C6" w:rsidRDefault="00797682" w:rsidP="00D14C5B">
            <w:pPr>
              <w:pStyle w:val="CellBodyCentered"/>
              <w:rPr>
                <w:rFonts w:ascii="Arial Narrow" w:hAnsi="Arial Narrow" w:cs="Arial"/>
                <w:color w:val="auto"/>
                <w:sz w:val="16"/>
                <w:szCs w:val="16"/>
                <w:lang w:val="ru-RU"/>
              </w:rPr>
            </w:pPr>
          </w:p>
          <w:p w14:paraId="1E2A503E" w14:textId="77777777" w:rsidR="00797682" w:rsidRPr="00BF38C6" w:rsidRDefault="00797682" w:rsidP="00D14C5B">
            <w:pPr>
              <w:pStyle w:val="CellBodyCentered"/>
              <w:rPr>
                <w:rFonts w:ascii="Arial Narrow" w:hAnsi="Arial Narrow" w:cs="Arial"/>
                <w:color w:val="auto"/>
                <w:sz w:val="16"/>
                <w:szCs w:val="16"/>
                <w:lang w:val="ru-RU"/>
              </w:rPr>
            </w:pPr>
          </w:p>
          <w:p w14:paraId="5855139E" w14:textId="77777777" w:rsidR="00797682" w:rsidRPr="00BF38C6" w:rsidRDefault="00797682" w:rsidP="00D14C5B">
            <w:pPr>
              <w:pStyle w:val="CellBodyCentered"/>
              <w:rPr>
                <w:rFonts w:ascii="Arial Narrow" w:hAnsi="Arial Narrow" w:cs="Arial"/>
                <w:color w:val="auto"/>
                <w:sz w:val="16"/>
                <w:szCs w:val="16"/>
                <w:lang w:val="ru-RU"/>
              </w:rPr>
            </w:pPr>
          </w:p>
          <w:p w14:paraId="52DE7DF9" w14:textId="77777777" w:rsidR="00797682" w:rsidRPr="00BF38C6" w:rsidRDefault="00797682" w:rsidP="00D14C5B">
            <w:pPr>
              <w:pStyle w:val="CellBodyCentered"/>
              <w:rPr>
                <w:rFonts w:ascii="Arial Narrow" w:hAnsi="Arial Narrow" w:cs="Arial"/>
                <w:color w:val="auto"/>
                <w:sz w:val="16"/>
                <w:szCs w:val="16"/>
                <w:lang w:val="ru-RU"/>
              </w:rPr>
            </w:pPr>
          </w:p>
          <w:p w14:paraId="3C9390AD" w14:textId="77777777" w:rsidR="00797682" w:rsidRPr="00BF38C6" w:rsidRDefault="00797682" w:rsidP="00D14C5B">
            <w:pPr>
              <w:pStyle w:val="CellBodyCentered"/>
              <w:rPr>
                <w:rFonts w:ascii="Arial Narrow" w:hAnsi="Arial Narrow" w:cs="Arial"/>
                <w:color w:val="auto"/>
                <w:sz w:val="16"/>
                <w:szCs w:val="16"/>
                <w:lang w:val="ru-RU"/>
              </w:rPr>
            </w:pPr>
          </w:p>
          <w:p w14:paraId="042200D0" w14:textId="77777777" w:rsidR="00797682" w:rsidRPr="00BF38C6" w:rsidRDefault="00797682" w:rsidP="00D14C5B">
            <w:pPr>
              <w:pStyle w:val="CellBodyCentered"/>
              <w:rPr>
                <w:rFonts w:ascii="Arial Narrow" w:hAnsi="Arial Narrow" w:cs="Arial"/>
                <w:color w:val="auto"/>
                <w:sz w:val="16"/>
                <w:szCs w:val="16"/>
                <w:lang w:val="ru-RU"/>
              </w:rPr>
            </w:pPr>
          </w:p>
          <w:p w14:paraId="2785D560" w14:textId="77777777" w:rsidR="00797682" w:rsidRPr="00BF38C6" w:rsidRDefault="00797682" w:rsidP="00D14C5B">
            <w:pPr>
              <w:pStyle w:val="CellBodyCentered"/>
              <w:rPr>
                <w:rFonts w:ascii="Arial Narrow" w:hAnsi="Arial Narrow" w:cs="Arial"/>
                <w:color w:val="auto"/>
                <w:sz w:val="16"/>
                <w:szCs w:val="16"/>
                <w:lang w:val="ru-RU"/>
              </w:rPr>
            </w:pPr>
          </w:p>
          <w:p w14:paraId="545784FD" w14:textId="77777777" w:rsidR="00797682" w:rsidRPr="00BF38C6" w:rsidRDefault="00797682" w:rsidP="00D14C5B">
            <w:pPr>
              <w:pStyle w:val="CellBodyCentered"/>
              <w:rPr>
                <w:rFonts w:ascii="Arial Narrow" w:hAnsi="Arial Narrow" w:cs="Arial"/>
                <w:color w:val="auto"/>
                <w:sz w:val="16"/>
                <w:szCs w:val="16"/>
                <w:lang w:val="ru-RU"/>
              </w:rPr>
            </w:pPr>
          </w:p>
          <w:p w14:paraId="3C95B1D5" w14:textId="77777777" w:rsidR="00797682" w:rsidRPr="00BF38C6" w:rsidRDefault="00797682" w:rsidP="00D14C5B">
            <w:pPr>
              <w:pStyle w:val="CellBodyCentered"/>
              <w:rPr>
                <w:rFonts w:ascii="Arial Narrow" w:hAnsi="Arial Narrow" w:cs="Arial"/>
                <w:color w:val="auto"/>
                <w:sz w:val="16"/>
                <w:szCs w:val="16"/>
                <w:lang w:val="ru-RU"/>
              </w:rPr>
            </w:pPr>
          </w:p>
          <w:p w14:paraId="55D3FCA3" w14:textId="77777777" w:rsidR="00797682" w:rsidRPr="00BF38C6" w:rsidRDefault="00797682" w:rsidP="00D14C5B">
            <w:pPr>
              <w:pStyle w:val="CellBodyCentered"/>
              <w:rPr>
                <w:rFonts w:ascii="Arial Narrow" w:hAnsi="Arial Narrow" w:cs="Arial"/>
                <w:color w:val="auto"/>
                <w:sz w:val="16"/>
                <w:szCs w:val="16"/>
                <w:lang w:val="ru-RU"/>
              </w:rPr>
            </w:pPr>
          </w:p>
          <w:p w14:paraId="408FE543" w14:textId="77777777" w:rsidR="00797682" w:rsidRPr="00BF38C6" w:rsidRDefault="00797682" w:rsidP="00D14C5B">
            <w:pPr>
              <w:pStyle w:val="CellBodyCentered"/>
              <w:rPr>
                <w:rFonts w:ascii="Arial Narrow" w:hAnsi="Arial Narrow" w:cs="Arial"/>
                <w:color w:val="auto"/>
                <w:sz w:val="16"/>
                <w:szCs w:val="16"/>
                <w:lang w:val="ru-RU"/>
              </w:rPr>
            </w:pPr>
          </w:p>
          <w:p w14:paraId="6B5B1254" w14:textId="77777777" w:rsidR="00797682" w:rsidRPr="00BF38C6" w:rsidRDefault="00797682" w:rsidP="00D14C5B">
            <w:pPr>
              <w:pStyle w:val="CellBodyCentered"/>
              <w:rPr>
                <w:rFonts w:ascii="Arial Narrow" w:hAnsi="Arial Narrow" w:cs="Arial"/>
                <w:color w:val="auto"/>
                <w:sz w:val="16"/>
                <w:szCs w:val="16"/>
                <w:lang w:val="ru-RU"/>
              </w:rPr>
            </w:pPr>
          </w:p>
          <w:p w14:paraId="1FDB1C4D" w14:textId="77777777" w:rsidR="00797682" w:rsidRPr="00BF38C6" w:rsidRDefault="00797682" w:rsidP="00D14C5B">
            <w:pPr>
              <w:pStyle w:val="CellBodyCentered"/>
              <w:rPr>
                <w:rFonts w:ascii="Arial Narrow" w:hAnsi="Arial Narrow" w:cs="Arial"/>
                <w:color w:val="auto"/>
                <w:sz w:val="16"/>
                <w:szCs w:val="16"/>
                <w:lang w:val="ru-RU"/>
              </w:rPr>
            </w:pPr>
          </w:p>
          <w:p w14:paraId="33D96C26" w14:textId="77777777" w:rsidR="00797682" w:rsidRPr="00BF38C6" w:rsidRDefault="00797682" w:rsidP="00D14C5B">
            <w:pPr>
              <w:pStyle w:val="CellBodyCentered"/>
              <w:rPr>
                <w:rFonts w:ascii="Arial Narrow" w:hAnsi="Arial Narrow" w:cs="Arial"/>
                <w:color w:val="auto"/>
                <w:sz w:val="16"/>
                <w:szCs w:val="16"/>
                <w:lang w:val="ru-RU"/>
              </w:rPr>
            </w:pPr>
          </w:p>
          <w:p w14:paraId="3716ADCB" w14:textId="77777777" w:rsidR="00797682" w:rsidRPr="00BF38C6" w:rsidRDefault="00797682" w:rsidP="00D14C5B">
            <w:pPr>
              <w:pStyle w:val="CellBodyCentered"/>
              <w:rPr>
                <w:rFonts w:ascii="Arial Narrow" w:hAnsi="Arial Narrow" w:cs="Arial"/>
                <w:color w:val="auto"/>
                <w:sz w:val="16"/>
                <w:szCs w:val="16"/>
                <w:lang w:val="ru-RU"/>
              </w:rPr>
            </w:pPr>
          </w:p>
          <w:p w14:paraId="7C16233A" w14:textId="77777777" w:rsidR="00797682" w:rsidRPr="00BF38C6" w:rsidRDefault="00797682" w:rsidP="00D14C5B">
            <w:pPr>
              <w:pStyle w:val="CellBodyCentered"/>
              <w:rPr>
                <w:rFonts w:ascii="Arial Narrow" w:hAnsi="Arial Narrow" w:cs="Arial"/>
                <w:color w:val="auto"/>
                <w:sz w:val="16"/>
                <w:szCs w:val="16"/>
                <w:lang w:val="ru-RU"/>
              </w:rPr>
            </w:pPr>
          </w:p>
          <w:p w14:paraId="78526A25" w14:textId="77777777" w:rsidR="00797682" w:rsidRPr="00BF38C6" w:rsidRDefault="00797682" w:rsidP="00D14C5B">
            <w:pPr>
              <w:pStyle w:val="CellBodyCentered"/>
              <w:rPr>
                <w:rFonts w:ascii="Arial Narrow" w:hAnsi="Arial Narrow" w:cs="Arial"/>
                <w:color w:val="auto"/>
                <w:sz w:val="16"/>
                <w:szCs w:val="16"/>
                <w:lang w:val="ru-RU"/>
              </w:rPr>
            </w:pPr>
          </w:p>
          <w:p w14:paraId="0CBEF3DF" w14:textId="77777777" w:rsidR="00797682" w:rsidRPr="00BF38C6" w:rsidRDefault="00797682" w:rsidP="00D14C5B">
            <w:pPr>
              <w:pStyle w:val="CellBodyCentered"/>
              <w:rPr>
                <w:rFonts w:ascii="Arial Narrow" w:hAnsi="Arial Narrow" w:cs="Arial"/>
                <w:color w:val="auto"/>
                <w:sz w:val="16"/>
                <w:szCs w:val="16"/>
                <w:lang w:val="ru-RU"/>
              </w:rPr>
            </w:pPr>
          </w:p>
          <w:p w14:paraId="149E712E" w14:textId="77777777" w:rsidR="00797682" w:rsidRPr="00BF38C6" w:rsidRDefault="00797682" w:rsidP="00D14C5B">
            <w:pPr>
              <w:pStyle w:val="CellBodyCentered"/>
              <w:rPr>
                <w:rFonts w:ascii="Arial Narrow" w:hAnsi="Arial Narrow" w:cs="Arial"/>
                <w:color w:val="auto"/>
                <w:sz w:val="16"/>
                <w:szCs w:val="16"/>
                <w:lang w:val="ru-RU"/>
              </w:rPr>
            </w:pPr>
          </w:p>
          <w:p w14:paraId="1D68A9E9" w14:textId="77777777" w:rsidR="00797682" w:rsidRPr="00BF38C6" w:rsidRDefault="00797682" w:rsidP="00D14C5B">
            <w:pPr>
              <w:pStyle w:val="CellBodyCentered"/>
              <w:rPr>
                <w:rFonts w:ascii="Arial Narrow" w:hAnsi="Arial Narrow" w:cs="Arial"/>
                <w:color w:val="auto"/>
                <w:sz w:val="16"/>
                <w:szCs w:val="16"/>
                <w:lang w:val="ru-RU"/>
              </w:rPr>
            </w:pPr>
          </w:p>
          <w:p w14:paraId="534B0BF6" w14:textId="77777777" w:rsidR="00797682" w:rsidRPr="00BF38C6" w:rsidRDefault="00797682" w:rsidP="00D14C5B">
            <w:pPr>
              <w:pStyle w:val="CellBodyCentered"/>
              <w:rPr>
                <w:rFonts w:ascii="Arial Narrow" w:hAnsi="Arial Narrow" w:cs="Arial"/>
                <w:color w:val="auto"/>
                <w:sz w:val="16"/>
                <w:szCs w:val="16"/>
                <w:lang w:val="ru-RU"/>
              </w:rPr>
            </w:pPr>
          </w:p>
          <w:p w14:paraId="0116BEAD" w14:textId="77777777" w:rsidR="00797682" w:rsidRPr="00BF38C6" w:rsidRDefault="00797682" w:rsidP="00D14C5B">
            <w:pPr>
              <w:pStyle w:val="CellBodyCentered"/>
              <w:rPr>
                <w:rFonts w:ascii="Arial Narrow" w:hAnsi="Arial Narrow" w:cs="Arial"/>
                <w:color w:val="auto"/>
                <w:sz w:val="16"/>
                <w:szCs w:val="16"/>
                <w:lang w:val="ru-RU"/>
              </w:rPr>
            </w:pPr>
          </w:p>
          <w:p w14:paraId="609DB24F" w14:textId="77777777" w:rsidR="00797682" w:rsidRPr="00BF38C6" w:rsidRDefault="00797682" w:rsidP="00D14C5B">
            <w:pPr>
              <w:pStyle w:val="CellBodyCentered"/>
              <w:rPr>
                <w:rFonts w:ascii="Arial Narrow" w:hAnsi="Arial Narrow" w:cs="Arial"/>
                <w:color w:val="auto"/>
                <w:sz w:val="16"/>
                <w:szCs w:val="16"/>
                <w:lang w:val="ru-RU"/>
              </w:rPr>
            </w:pPr>
          </w:p>
          <w:p w14:paraId="1CCE7B23" w14:textId="77777777" w:rsidR="00797682" w:rsidRPr="00BF38C6" w:rsidRDefault="00797682" w:rsidP="00D14C5B">
            <w:pPr>
              <w:pStyle w:val="CellBodyCentered"/>
              <w:rPr>
                <w:rFonts w:ascii="Arial Narrow" w:hAnsi="Arial Narrow" w:cs="Arial"/>
                <w:color w:val="auto"/>
                <w:sz w:val="16"/>
                <w:szCs w:val="16"/>
                <w:lang w:val="ru-RU"/>
              </w:rPr>
            </w:pPr>
          </w:p>
          <w:p w14:paraId="3856A503" w14:textId="77777777" w:rsidR="00797682" w:rsidRPr="00BF38C6" w:rsidRDefault="00797682" w:rsidP="00D14C5B">
            <w:pPr>
              <w:pStyle w:val="CellBodyCentered"/>
              <w:rPr>
                <w:rFonts w:ascii="Arial Narrow" w:hAnsi="Arial Narrow" w:cs="Arial"/>
                <w:color w:val="auto"/>
                <w:sz w:val="16"/>
                <w:szCs w:val="16"/>
                <w:lang w:val="ru-RU"/>
              </w:rPr>
            </w:pPr>
          </w:p>
          <w:p w14:paraId="6F053FE0" w14:textId="77777777" w:rsidR="00797682" w:rsidRPr="00BF38C6" w:rsidRDefault="00797682" w:rsidP="00D14C5B">
            <w:pPr>
              <w:pStyle w:val="CellBodyCentered"/>
              <w:rPr>
                <w:rFonts w:ascii="Arial Narrow" w:hAnsi="Arial Narrow" w:cs="Arial"/>
                <w:color w:val="auto"/>
                <w:sz w:val="16"/>
                <w:szCs w:val="16"/>
                <w:lang w:val="ru-RU"/>
              </w:rPr>
            </w:pPr>
          </w:p>
          <w:p w14:paraId="377061C5" w14:textId="77777777" w:rsidR="00797682" w:rsidRPr="00BF38C6" w:rsidRDefault="00797682" w:rsidP="00D14C5B">
            <w:pPr>
              <w:pStyle w:val="CellBodyCentered"/>
              <w:rPr>
                <w:rFonts w:ascii="Arial Narrow" w:hAnsi="Arial Narrow" w:cs="Arial"/>
                <w:color w:val="auto"/>
                <w:sz w:val="16"/>
                <w:szCs w:val="16"/>
                <w:lang w:val="ru-RU"/>
              </w:rPr>
            </w:pPr>
          </w:p>
          <w:p w14:paraId="6D63A3E5" w14:textId="77777777" w:rsidR="00797682" w:rsidRPr="00BF38C6" w:rsidRDefault="00797682" w:rsidP="00D14C5B">
            <w:pPr>
              <w:pStyle w:val="CellBodyCentered"/>
              <w:rPr>
                <w:rFonts w:ascii="Arial Narrow" w:hAnsi="Arial Narrow" w:cs="Arial"/>
                <w:color w:val="auto"/>
                <w:sz w:val="16"/>
                <w:szCs w:val="16"/>
                <w:lang w:val="ru-RU"/>
              </w:rPr>
            </w:pPr>
          </w:p>
          <w:p w14:paraId="22938686" w14:textId="77777777" w:rsidR="00797682" w:rsidRPr="00BF38C6" w:rsidRDefault="00797682" w:rsidP="00D14C5B">
            <w:pPr>
              <w:pStyle w:val="CellBodyCentered"/>
              <w:rPr>
                <w:rFonts w:ascii="Arial Narrow" w:hAnsi="Arial Narrow" w:cs="Arial"/>
                <w:color w:val="auto"/>
                <w:sz w:val="16"/>
                <w:szCs w:val="16"/>
                <w:lang w:val="ru-RU"/>
              </w:rPr>
            </w:pPr>
          </w:p>
          <w:p w14:paraId="109C7FC0" w14:textId="77777777" w:rsidR="00797682" w:rsidRPr="00BF38C6" w:rsidRDefault="00797682" w:rsidP="00D14C5B">
            <w:pPr>
              <w:pStyle w:val="CellBodyCentered"/>
              <w:rPr>
                <w:rFonts w:ascii="Arial Narrow" w:hAnsi="Arial Narrow" w:cs="Arial"/>
                <w:color w:val="auto"/>
                <w:sz w:val="16"/>
                <w:szCs w:val="16"/>
                <w:lang w:val="ru-RU"/>
              </w:rPr>
            </w:pPr>
          </w:p>
          <w:p w14:paraId="5EDD9DA6" w14:textId="77777777" w:rsidR="00797682" w:rsidRPr="00BF38C6" w:rsidRDefault="00797682" w:rsidP="00D14C5B">
            <w:pPr>
              <w:pStyle w:val="CellBodyCentered"/>
              <w:rPr>
                <w:rFonts w:ascii="Arial Narrow" w:hAnsi="Arial Narrow" w:cs="Arial"/>
                <w:color w:val="auto"/>
                <w:sz w:val="16"/>
                <w:szCs w:val="16"/>
                <w:lang w:val="ru-RU"/>
              </w:rPr>
            </w:pPr>
          </w:p>
          <w:p w14:paraId="76F5CC48" w14:textId="77777777" w:rsidR="00797682" w:rsidRPr="00BF38C6" w:rsidRDefault="00797682" w:rsidP="00D14C5B">
            <w:pPr>
              <w:pStyle w:val="CellBodyCentered"/>
              <w:rPr>
                <w:rFonts w:ascii="Arial Narrow" w:hAnsi="Arial Narrow" w:cs="Arial"/>
                <w:color w:val="auto"/>
                <w:sz w:val="16"/>
                <w:szCs w:val="16"/>
                <w:lang w:val="ru-RU"/>
              </w:rPr>
            </w:pPr>
          </w:p>
          <w:p w14:paraId="4EAAE456" w14:textId="77777777" w:rsidR="00797682" w:rsidRPr="00BF38C6" w:rsidRDefault="00797682" w:rsidP="00D14C5B">
            <w:pPr>
              <w:pStyle w:val="CellBodyCentered"/>
              <w:rPr>
                <w:rFonts w:ascii="Arial Narrow" w:hAnsi="Arial Narrow" w:cs="Arial"/>
                <w:color w:val="auto"/>
                <w:sz w:val="16"/>
                <w:szCs w:val="16"/>
                <w:lang w:val="ru-RU"/>
              </w:rPr>
            </w:pPr>
          </w:p>
          <w:p w14:paraId="0D068C97" w14:textId="77777777" w:rsidR="00797682" w:rsidRPr="00BF38C6" w:rsidRDefault="00797682" w:rsidP="00D14C5B">
            <w:pPr>
              <w:pStyle w:val="CellBodyCentered"/>
              <w:rPr>
                <w:rFonts w:ascii="Arial Narrow" w:hAnsi="Arial Narrow" w:cs="Arial"/>
                <w:color w:val="auto"/>
                <w:sz w:val="16"/>
                <w:szCs w:val="16"/>
                <w:lang w:val="ru-RU"/>
              </w:rPr>
            </w:pPr>
          </w:p>
          <w:p w14:paraId="4F4C2C0F" w14:textId="77777777" w:rsidR="00797682" w:rsidRPr="00BF38C6" w:rsidRDefault="00797682" w:rsidP="00D14C5B">
            <w:pPr>
              <w:pStyle w:val="CellBodyCentered"/>
              <w:rPr>
                <w:rFonts w:ascii="Arial Narrow" w:hAnsi="Arial Narrow" w:cs="Arial"/>
                <w:color w:val="auto"/>
                <w:sz w:val="16"/>
                <w:szCs w:val="16"/>
                <w:lang w:val="ru-RU"/>
              </w:rPr>
            </w:pPr>
          </w:p>
          <w:p w14:paraId="384325EC" w14:textId="77777777" w:rsidR="00797682" w:rsidRPr="00BF38C6" w:rsidRDefault="00797682" w:rsidP="00D14C5B">
            <w:pPr>
              <w:pStyle w:val="CellBodyCentered"/>
              <w:rPr>
                <w:rFonts w:ascii="Arial Narrow" w:hAnsi="Arial Narrow" w:cs="Arial"/>
                <w:color w:val="auto"/>
                <w:sz w:val="16"/>
                <w:szCs w:val="16"/>
                <w:lang w:val="ru-RU"/>
              </w:rPr>
            </w:pPr>
          </w:p>
          <w:p w14:paraId="0312ACD9" w14:textId="77777777" w:rsidR="00797682" w:rsidRPr="00BF38C6" w:rsidRDefault="00797682" w:rsidP="00D14C5B">
            <w:pPr>
              <w:pStyle w:val="CellBodyCentered"/>
              <w:rPr>
                <w:rFonts w:ascii="Arial Narrow" w:hAnsi="Arial Narrow" w:cs="Arial"/>
                <w:color w:val="auto"/>
                <w:sz w:val="16"/>
                <w:szCs w:val="16"/>
                <w:lang w:val="ru-RU"/>
              </w:rPr>
            </w:pPr>
          </w:p>
          <w:p w14:paraId="7E7DB9B3" w14:textId="77777777" w:rsidR="00797682" w:rsidRPr="00BF38C6" w:rsidRDefault="00797682" w:rsidP="00D14C5B">
            <w:pPr>
              <w:pStyle w:val="CellBodyCentered"/>
              <w:rPr>
                <w:rFonts w:ascii="Arial Narrow" w:hAnsi="Arial Narrow" w:cs="Arial"/>
                <w:color w:val="auto"/>
                <w:sz w:val="16"/>
                <w:szCs w:val="16"/>
                <w:lang w:val="ru-RU"/>
              </w:rPr>
            </w:pPr>
          </w:p>
          <w:p w14:paraId="384A0310" w14:textId="77777777" w:rsidR="00797682" w:rsidRPr="00BF38C6" w:rsidRDefault="00797682" w:rsidP="00D14C5B">
            <w:pPr>
              <w:pStyle w:val="CellBodyCentered"/>
              <w:rPr>
                <w:rFonts w:ascii="Arial Narrow" w:hAnsi="Arial Narrow" w:cs="Arial"/>
                <w:color w:val="auto"/>
                <w:sz w:val="16"/>
                <w:szCs w:val="16"/>
                <w:lang w:val="ru-RU"/>
              </w:rPr>
            </w:pPr>
          </w:p>
          <w:p w14:paraId="0A64511C" w14:textId="77777777" w:rsidR="00797682" w:rsidRPr="00BF38C6" w:rsidRDefault="00797682" w:rsidP="00D14C5B">
            <w:pPr>
              <w:pStyle w:val="CellBodyCentered"/>
              <w:rPr>
                <w:rFonts w:ascii="Arial Narrow" w:hAnsi="Arial Narrow" w:cs="Arial"/>
                <w:color w:val="auto"/>
                <w:sz w:val="16"/>
                <w:szCs w:val="16"/>
                <w:lang w:val="ru-RU"/>
              </w:rPr>
            </w:pPr>
          </w:p>
          <w:p w14:paraId="1BD44517" w14:textId="0977B8D4" w:rsidR="00797682" w:rsidRPr="00BF38C6" w:rsidRDefault="00797682" w:rsidP="00D14C5B">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396B35DC" w14:textId="77777777" w:rsidR="00797682" w:rsidRPr="00BF38C6" w:rsidRDefault="00797682" w:rsidP="00D14C5B">
            <w:pPr>
              <w:pStyle w:val="CellBody"/>
              <w:rPr>
                <w:rFonts w:ascii="Arial Narrow" w:hAnsi="Arial Narrow"/>
                <w:color w:val="auto"/>
                <w:sz w:val="16"/>
                <w:szCs w:val="16"/>
                <w:u w:val="single"/>
                <w:lang w:val="ru-RU"/>
                <w:rPrChange w:id="886" w:author="Zhunisbayev, Olzhasbek A [Bolashak Atyrau Limited]" w:date="2022-06-06T22:35:00Z">
                  <w:rPr>
                    <w:rFonts w:ascii="Arial" w:hAnsi="Arial"/>
                    <w:color w:val="auto"/>
                    <w:sz w:val="16"/>
                    <w:u w:val="single"/>
                  </w:rPr>
                </w:rPrChange>
              </w:rPr>
            </w:pPr>
          </w:p>
          <w:p w14:paraId="37D5179C" w14:textId="77777777" w:rsidR="00D075E0" w:rsidRPr="00BF38C6" w:rsidRDefault="00D075E0" w:rsidP="00D14C5B">
            <w:pPr>
              <w:pStyle w:val="CellBody"/>
              <w:rPr>
                <w:rFonts w:ascii="Arial Narrow" w:hAnsi="Arial Narrow" w:cs="Arial"/>
                <w:color w:val="auto"/>
                <w:sz w:val="16"/>
                <w:szCs w:val="16"/>
                <w:u w:val="single"/>
                <w:lang w:val="ru-RU"/>
              </w:rPr>
            </w:pPr>
            <w:bookmarkStart w:id="887" w:name="OLE_LINK9"/>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3ACAA320" w14:textId="5F320FE8" w:rsidR="00797682" w:rsidRPr="00BF38C6" w:rsidRDefault="00D075E0" w:rsidP="00D14C5B">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00797682" w:rsidRPr="00BF38C6">
              <w:rPr>
                <w:rFonts w:ascii="Arial Narrow" w:hAnsi="Arial Narrow"/>
                <w:color w:val="auto"/>
                <w:sz w:val="16"/>
                <w:szCs w:val="16"/>
                <w:lang w:val="ru-RU"/>
              </w:rPr>
              <w:t xml:space="preserve"> до 38°</w:t>
            </w:r>
            <w:r w:rsidR="00797682" w:rsidRPr="00BF38C6">
              <w:rPr>
                <w:rFonts w:ascii="Arial Narrow" w:hAnsi="Arial Narrow"/>
                <w:snapToGrid w:val="0"/>
                <w:color w:val="auto"/>
                <w:sz w:val="16"/>
                <w:szCs w:val="16"/>
                <w:lang w:val="ru-RU"/>
              </w:rPr>
              <w:t xml:space="preserve">C </w:t>
            </w:r>
            <w:r w:rsidR="00797682" w:rsidRPr="00BF38C6">
              <w:rPr>
                <w:rFonts w:ascii="Arial Narrow" w:hAnsi="Arial Narrow"/>
                <w:color w:val="auto"/>
                <w:sz w:val="16"/>
                <w:szCs w:val="16"/>
                <w:lang w:val="ru-RU"/>
              </w:rPr>
              <w:t>= 19,6 бар (изб.)</w:t>
            </w:r>
          </w:p>
          <w:p w14:paraId="0AE0D5CD" w14:textId="56B2388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w:t>
            </w:r>
            <w:r w:rsidRPr="00BF38C6">
              <w:rPr>
                <w:rFonts w:ascii="Arial Narrow" w:hAnsi="Arial Narrow"/>
                <w:snapToGrid w:val="0"/>
                <w:color w:val="auto"/>
                <w:sz w:val="16"/>
                <w:szCs w:val="16"/>
                <w:lang w:val="ru-RU"/>
              </w:rPr>
              <w:t xml:space="preserve">C = 19,2 </w:t>
            </w:r>
            <w:r w:rsidRPr="00BF38C6">
              <w:rPr>
                <w:rFonts w:ascii="Arial Narrow" w:hAnsi="Arial Narrow"/>
                <w:color w:val="auto"/>
                <w:sz w:val="16"/>
                <w:szCs w:val="16"/>
                <w:lang w:val="ru-RU"/>
              </w:rPr>
              <w:t>бар (изб.)</w:t>
            </w:r>
          </w:p>
          <w:p w14:paraId="6E76BE69" w14:textId="5F4127E1"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17,7 </w:t>
            </w:r>
            <w:r w:rsidRPr="00BF38C6">
              <w:rPr>
                <w:rFonts w:ascii="Arial Narrow" w:hAnsi="Arial Narrow"/>
                <w:color w:val="auto"/>
                <w:sz w:val="16"/>
                <w:szCs w:val="16"/>
                <w:lang w:val="ru-RU"/>
              </w:rPr>
              <w:t>бар (изб.)</w:t>
            </w:r>
          </w:p>
          <w:p w14:paraId="5C73B109" w14:textId="6E47C79C"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15,8 </w:t>
            </w:r>
            <w:r w:rsidRPr="00BF38C6">
              <w:rPr>
                <w:rFonts w:ascii="Arial Narrow" w:hAnsi="Arial Narrow"/>
                <w:color w:val="auto"/>
                <w:sz w:val="16"/>
                <w:szCs w:val="16"/>
                <w:lang w:val="ru-RU"/>
              </w:rPr>
              <w:t>бар (изб.)</w:t>
            </w:r>
          </w:p>
          <w:p w14:paraId="5D5B9FE0" w14:textId="087D5995"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13,8 </w:t>
            </w:r>
            <w:r w:rsidRPr="00BF38C6">
              <w:rPr>
                <w:rFonts w:ascii="Arial Narrow" w:hAnsi="Arial Narrow"/>
                <w:color w:val="auto"/>
                <w:sz w:val="16"/>
                <w:szCs w:val="16"/>
                <w:lang w:val="ru-RU"/>
              </w:rPr>
              <w:t>бар (изб.)</w:t>
            </w:r>
          </w:p>
          <w:p w14:paraId="1F114D03" w14:textId="40D3DB5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12,1 </w:t>
            </w:r>
            <w:r w:rsidRPr="00BF38C6">
              <w:rPr>
                <w:rFonts w:ascii="Arial Narrow" w:hAnsi="Arial Narrow"/>
                <w:color w:val="auto"/>
                <w:sz w:val="16"/>
                <w:szCs w:val="16"/>
                <w:lang w:val="ru-RU"/>
              </w:rPr>
              <w:t>бар (изб.)</w:t>
            </w:r>
          </w:p>
          <w:p w14:paraId="75C4307F" w14:textId="41155608"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10,2 </w:t>
            </w:r>
            <w:r w:rsidRPr="00BF38C6">
              <w:rPr>
                <w:rFonts w:ascii="Arial Narrow" w:hAnsi="Arial Narrow"/>
                <w:color w:val="auto"/>
                <w:sz w:val="16"/>
                <w:szCs w:val="16"/>
                <w:lang w:val="ru-RU"/>
              </w:rPr>
              <w:t>бар (изб.)</w:t>
            </w:r>
          </w:p>
          <w:p w14:paraId="02857220" w14:textId="7F65713E"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343°C = 8,6 бар (изб.)</w:t>
            </w:r>
          </w:p>
          <w:bookmarkEnd w:id="887"/>
          <w:p w14:paraId="5477DE03" w14:textId="77777777" w:rsidR="00797682" w:rsidRPr="00BF38C6" w:rsidRDefault="00797682" w:rsidP="00D14C5B">
            <w:pPr>
              <w:pStyle w:val="CellBody"/>
              <w:rPr>
                <w:rFonts w:ascii="Arial Narrow" w:hAnsi="Arial Narrow" w:cs="Arial"/>
                <w:color w:val="auto"/>
                <w:sz w:val="16"/>
                <w:szCs w:val="16"/>
                <w:u w:val="single"/>
                <w:lang w:val="ru-RU"/>
              </w:rPr>
            </w:pPr>
          </w:p>
          <w:p w14:paraId="158CEF43" w14:textId="77777777" w:rsidR="00797682" w:rsidRPr="00BF38C6" w:rsidRDefault="00797682" w:rsidP="00D14C5B">
            <w:pPr>
              <w:pStyle w:val="CellBody"/>
              <w:rPr>
                <w:rFonts w:ascii="Arial Narrow" w:hAnsi="Arial Narrow" w:cs="Arial"/>
                <w:color w:val="auto"/>
                <w:sz w:val="16"/>
                <w:szCs w:val="16"/>
                <w:u w:val="single"/>
                <w:lang w:val="ru-RU"/>
              </w:rPr>
            </w:pPr>
          </w:p>
          <w:p w14:paraId="5AC3A379" w14:textId="77777777" w:rsidR="00797682" w:rsidRPr="00BF38C6" w:rsidRDefault="00797682" w:rsidP="00D14C5B">
            <w:pPr>
              <w:pStyle w:val="CellBody"/>
              <w:rPr>
                <w:rFonts w:ascii="Arial Narrow" w:hAnsi="Arial Narrow" w:cs="Arial"/>
                <w:color w:val="auto"/>
                <w:sz w:val="16"/>
                <w:szCs w:val="16"/>
                <w:u w:val="single"/>
                <w:lang w:val="ru-RU"/>
              </w:rPr>
            </w:pPr>
          </w:p>
          <w:p w14:paraId="1E633366" w14:textId="77777777" w:rsidR="00797682" w:rsidRPr="00BF38C6" w:rsidRDefault="00797682" w:rsidP="00D14C5B">
            <w:pPr>
              <w:pStyle w:val="CellBody"/>
              <w:rPr>
                <w:rFonts w:ascii="Arial Narrow" w:hAnsi="Arial Narrow" w:cs="Arial"/>
                <w:color w:val="auto"/>
                <w:sz w:val="16"/>
                <w:szCs w:val="16"/>
                <w:u w:val="single"/>
                <w:lang w:val="ru-RU"/>
              </w:rPr>
            </w:pPr>
          </w:p>
          <w:p w14:paraId="5EB78CBF" w14:textId="77777777" w:rsidR="00797682" w:rsidRPr="00BF38C6" w:rsidRDefault="00797682" w:rsidP="00D14C5B">
            <w:pPr>
              <w:pStyle w:val="CellBody"/>
              <w:rPr>
                <w:rFonts w:ascii="Arial Narrow" w:hAnsi="Arial Narrow" w:cs="Arial"/>
                <w:color w:val="auto"/>
                <w:sz w:val="16"/>
                <w:szCs w:val="16"/>
                <w:u w:val="single"/>
                <w:lang w:val="ru-RU"/>
              </w:rPr>
            </w:pPr>
          </w:p>
          <w:p w14:paraId="429F5A2C" w14:textId="77777777" w:rsidR="00797682" w:rsidRPr="00BF38C6" w:rsidRDefault="00797682" w:rsidP="00D14C5B">
            <w:pPr>
              <w:pStyle w:val="CellBody"/>
              <w:rPr>
                <w:rFonts w:ascii="Arial Narrow" w:hAnsi="Arial Narrow" w:cs="Arial"/>
                <w:color w:val="auto"/>
                <w:sz w:val="16"/>
                <w:szCs w:val="16"/>
                <w:u w:val="single"/>
                <w:lang w:val="ru-RU"/>
              </w:rPr>
            </w:pPr>
          </w:p>
          <w:p w14:paraId="76531B34" w14:textId="77777777" w:rsidR="00797682" w:rsidRPr="00BF38C6" w:rsidRDefault="00797682" w:rsidP="00D14C5B">
            <w:pPr>
              <w:pStyle w:val="CellBody"/>
              <w:rPr>
                <w:rFonts w:ascii="Arial Narrow" w:hAnsi="Arial Narrow" w:cs="Arial"/>
                <w:color w:val="auto"/>
                <w:sz w:val="16"/>
                <w:szCs w:val="16"/>
                <w:u w:val="single"/>
                <w:lang w:val="ru-RU"/>
              </w:rPr>
            </w:pPr>
          </w:p>
          <w:p w14:paraId="6D479632" w14:textId="77777777" w:rsidR="00797682" w:rsidRPr="00BF38C6" w:rsidRDefault="00797682" w:rsidP="00D14C5B">
            <w:pPr>
              <w:pStyle w:val="CellBody"/>
              <w:rPr>
                <w:rFonts w:ascii="Arial Narrow" w:hAnsi="Arial Narrow" w:cs="Arial"/>
                <w:color w:val="auto"/>
                <w:sz w:val="16"/>
                <w:szCs w:val="16"/>
                <w:u w:val="single"/>
                <w:lang w:val="ru-RU"/>
              </w:rPr>
            </w:pPr>
          </w:p>
          <w:p w14:paraId="6E59E330" w14:textId="77777777" w:rsidR="00797682" w:rsidRPr="00BF38C6" w:rsidRDefault="00797682" w:rsidP="00D14C5B">
            <w:pPr>
              <w:pStyle w:val="CellBody"/>
              <w:rPr>
                <w:rFonts w:ascii="Arial Narrow" w:hAnsi="Arial Narrow" w:cs="Arial"/>
                <w:color w:val="auto"/>
                <w:sz w:val="16"/>
                <w:szCs w:val="16"/>
                <w:u w:val="single"/>
                <w:lang w:val="ru-RU"/>
              </w:rPr>
            </w:pPr>
          </w:p>
          <w:p w14:paraId="096D9F5A" w14:textId="77777777" w:rsidR="00797682" w:rsidRPr="00BF38C6" w:rsidRDefault="00797682" w:rsidP="00D14C5B">
            <w:pPr>
              <w:pStyle w:val="CellBody"/>
              <w:rPr>
                <w:rFonts w:ascii="Arial Narrow" w:hAnsi="Arial Narrow" w:cs="Arial"/>
                <w:color w:val="auto"/>
                <w:sz w:val="16"/>
                <w:szCs w:val="16"/>
                <w:u w:val="single"/>
                <w:lang w:val="ru-RU"/>
              </w:rPr>
            </w:pPr>
          </w:p>
          <w:p w14:paraId="4D86FD5C" w14:textId="77777777" w:rsidR="00797682" w:rsidRPr="00BF38C6" w:rsidRDefault="00797682" w:rsidP="00D14C5B">
            <w:pPr>
              <w:pStyle w:val="CellBody"/>
              <w:rPr>
                <w:rFonts w:ascii="Arial Narrow" w:hAnsi="Arial Narrow" w:cs="Arial"/>
                <w:color w:val="auto"/>
                <w:sz w:val="16"/>
                <w:szCs w:val="16"/>
                <w:u w:val="single"/>
                <w:lang w:val="ru-RU"/>
              </w:rPr>
            </w:pPr>
          </w:p>
          <w:p w14:paraId="4EB29F11" w14:textId="77777777" w:rsidR="00797682" w:rsidRPr="00BF38C6" w:rsidRDefault="00797682" w:rsidP="00D14C5B">
            <w:pPr>
              <w:pStyle w:val="CellBody"/>
              <w:rPr>
                <w:rFonts w:ascii="Arial Narrow" w:hAnsi="Arial Narrow" w:cs="Arial"/>
                <w:color w:val="auto"/>
                <w:sz w:val="16"/>
                <w:szCs w:val="16"/>
                <w:u w:val="single"/>
                <w:lang w:val="ru-RU"/>
              </w:rPr>
            </w:pPr>
          </w:p>
          <w:p w14:paraId="358D378D" w14:textId="77777777" w:rsidR="00797682" w:rsidRPr="00BF38C6" w:rsidRDefault="00797682" w:rsidP="00D14C5B">
            <w:pPr>
              <w:pStyle w:val="CellBody"/>
              <w:rPr>
                <w:rFonts w:ascii="Arial Narrow" w:hAnsi="Arial Narrow" w:cs="Arial"/>
                <w:color w:val="auto"/>
                <w:sz w:val="16"/>
                <w:szCs w:val="16"/>
                <w:u w:val="single"/>
                <w:lang w:val="ru-RU"/>
              </w:rPr>
            </w:pPr>
          </w:p>
          <w:p w14:paraId="0598F70A" w14:textId="77777777" w:rsidR="00797682" w:rsidRPr="00BF38C6" w:rsidRDefault="00797682" w:rsidP="00D14C5B">
            <w:pPr>
              <w:pStyle w:val="CellBody"/>
              <w:rPr>
                <w:rFonts w:ascii="Arial Narrow" w:hAnsi="Arial Narrow" w:cs="Arial"/>
                <w:color w:val="auto"/>
                <w:sz w:val="16"/>
                <w:szCs w:val="16"/>
                <w:u w:val="single"/>
                <w:lang w:val="ru-RU"/>
              </w:rPr>
            </w:pPr>
          </w:p>
          <w:p w14:paraId="5849F3CD" w14:textId="77777777" w:rsidR="00797682" w:rsidRPr="00BF38C6" w:rsidRDefault="00797682" w:rsidP="00D14C5B">
            <w:pPr>
              <w:pStyle w:val="CellBody"/>
              <w:rPr>
                <w:rFonts w:ascii="Arial Narrow" w:hAnsi="Arial Narrow" w:cs="Arial"/>
                <w:color w:val="auto"/>
                <w:sz w:val="16"/>
                <w:szCs w:val="16"/>
                <w:u w:val="single"/>
                <w:lang w:val="ru-RU"/>
              </w:rPr>
            </w:pPr>
          </w:p>
          <w:p w14:paraId="281AF004" w14:textId="77777777" w:rsidR="00797682" w:rsidRPr="00BF38C6" w:rsidRDefault="00797682" w:rsidP="00D14C5B">
            <w:pPr>
              <w:pStyle w:val="CellBody"/>
              <w:rPr>
                <w:rFonts w:ascii="Arial Narrow" w:hAnsi="Arial Narrow" w:cs="Arial"/>
                <w:color w:val="auto"/>
                <w:sz w:val="16"/>
                <w:szCs w:val="16"/>
                <w:u w:val="single"/>
                <w:lang w:val="ru-RU"/>
              </w:rPr>
            </w:pPr>
          </w:p>
          <w:p w14:paraId="2C769C8D" w14:textId="77777777" w:rsidR="00797682" w:rsidRPr="00BF38C6" w:rsidRDefault="00797682" w:rsidP="00D14C5B">
            <w:pPr>
              <w:pStyle w:val="CellBody"/>
              <w:rPr>
                <w:rFonts w:ascii="Arial Narrow" w:hAnsi="Arial Narrow" w:cs="Arial"/>
                <w:color w:val="auto"/>
                <w:sz w:val="16"/>
                <w:szCs w:val="16"/>
                <w:u w:val="single"/>
                <w:lang w:val="ru-RU"/>
              </w:rPr>
            </w:pPr>
          </w:p>
          <w:p w14:paraId="5D60918E" w14:textId="77777777" w:rsidR="00797682" w:rsidRPr="00BF38C6" w:rsidRDefault="00797682" w:rsidP="00D14C5B">
            <w:pPr>
              <w:pStyle w:val="CellBody"/>
              <w:rPr>
                <w:rFonts w:ascii="Arial Narrow" w:hAnsi="Arial Narrow" w:cs="Arial"/>
                <w:color w:val="auto"/>
                <w:sz w:val="16"/>
                <w:szCs w:val="16"/>
                <w:u w:val="single"/>
                <w:lang w:val="ru-RU"/>
              </w:rPr>
            </w:pPr>
          </w:p>
          <w:p w14:paraId="5CBCE799" w14:textId="77777777" w:rsidR="00797682" w:rsidRPr="00BF38C6" w:rsidRDefault="00797682" w:rsidP="00D14C5B">
            <w:pPr>
              <w:pStyle w:val="CellBody"/>
              <w:rPr>
                <w:rFonts w:ascii="Arial Narrow" w:hAnsi="Arial Narrow" w:cs="Arial"/>
                <w:color w:val="auto"/>
                <w:sz w:val="16"/>
                <w:szCs w:val="16"/>
                <w:u w:val="single"/>
                <w:lang w:val="ru-RU"/>
              </w:rPr>
            </w:pPr>
          </w:p>
          <w:p w14:paraId="560DD1D1" w14:textId="77777777" w:rsidR="00797682" w:rsidRPr="00BF38C6" w:rsidRDefault="00797682" w:rsidP="00D14C5B">
            <w:pPr>
              <w:pStyle w:val="CellBody"/>
              <w:rPr>
                <w:rFonts w:ascii="Arial Narrow" w:hAnsi="Arial Narrow" w:cs="Arial"/>
                <w:color w:val="auto"/>
                <w:sz w:val="16"/>
                <w:szCs w:val="16"/>
                <w:u w:val="single"/>
                <w:lang w:val="ru-RU"/>
              </w:rPr>
            </w:pPr>
          </w:p>
          <w:p w14:paraId="6B3714B7" w14:textId="77777777" w:rsidR="00797682" w:rsidRPr="00BF38C6" w:rsidRDefault="00797682" w:rsidP="00D14C5B">
            <w:pPr>
              <w:pStyle w:val="CellBody"/>
              <w:rPr>
                <w:rFonts w:ascii="Arial Narrow" w:hAnsi="Arial Narrow" w:cs="Arial"/>
                <w:color w:val="auto"/>
                <w:sz w:val="16"/>
                <w:szCs w:val="16"/>
                <w:u w:val="single"/>
                <w:lang w:val="ru-RU"/>
              </w:rPr>
            </w:pPr>
          </w:p>
          <w:p w14:paraId="3B22AFDC" w14:textId="77777777" w:rsidR="00797682" w:rsidRPr="00BF38C6" w:rsidRDefault="00797682" w:rsidP="00D14C5B">
            <w:pPr>
              <w:pStyle w:val="CellBody"/>
              <w:rPr>
                <w:rFonts w:ascii="Arial Narrow" w:hAnsi="Arial Narrow" w:cs="Arial"/>
                <w:color w:val="auto"/>
                <w:sz w:val="16"/>
                <w:szCs w:val="16"/>
                <w:u w:val="single"/>
                <w:lang w:val="ru-RU"/>
              </w:rPr>
            </w:pPr>
          </w:p>
          <w:p w14:paraId="3CC15CAB" w14:textId="77777777" w:rsidR="00797682" w:rsidRPr="00BF38C6" w:rsidRDefault="00797682" w:rsidP="00D14C5B">
            <w:pPr>
              <w:pStyle w:val="CellBody"/>
              <w:rPr>
                <w:rFonts w:ascii="Arial Narrow" w:hAnsi="Arial Narrow" w:cs="Arial"/>
                <w:color w:val="auto"/>
                <w:sz w:val="16"/>
                <w:szCs w:val="16"/>
                <w:u w:val="single"/>
                <w:lang w:val="ru-RU"/>
              </w:rPr>
            </w:pPr>
          </w:p>
          <w:p w14:paraId="610CEC7A" w14:textId="77777777" w:rsidR="00797682" w:rsidRPr="00BF38C6" w:rsidRDefault="00797682" w:rsidP="00D14C5B">
            <w:pPr>
              <w:pStyle w:val="CellBody"/>
              <w:rPr>
                <w:rFonts w:ascii="Arial Narrow" w:hAnsi="Arial Narrow" w:cs="Arial"/>
                <w:color w:val="auto"/>
                <w:sz w:val="16"/>
                <w:szCs w:val="16"/>
                <w:u w:val="single"/>
                <w:lang w:val="ru-RU"/>
              </w:rPr>
            </w:pPr>
          </w:p>
          <w:p w14:paraId="47D8F4CA" w14:textId="77777777" w:rsidR="00797682" w:rsidRPr="00BF38C6" w:rsidRDefault="00797682" w:rsidP="00D14C5B">
            <w:pPr>
              <w:pStyle w:val="CellBody"/>
              <w:rPr>
                <w:rFonts w:ascii="Arial Narrow" w:hAnsi="Arial Narrow" w:cs="Arial"/>
                <w:color w:val="auto"/>
                <w:sz w:val="16"/>
                <w:szCs w:val="16"/>
                <w:u w:val="single"/>
                <w:lang w:val="ru-RU"/>
              </w:rPr>
            </w:pPr>
          </w:p>
          <w:p w14:paraId="6933B582" w14:textId="77777777" w:rsidR="00797682" w:rsidRPr="00BF38C6" w:rsidRDefault="00797682" w:rsidP="00D14C5B">
            <w:pPr>
              <w:pStyle w:val="CellBody"/>
              <w:rPr>
                <w:rFonts w:ascii="Arial Narrow" w:hAnsi="Arial Narrow" w:cs="Arial"/>
                <w:color w:val="auto"/>
                <w:sz w:val="16"/>
                <w:szCs w:val="16"/>
                <w:u w:val="single"/>
                <w:lang w:val="ru-RU"/>
              </w:rPr>
            </w:pPr>
          </w:p>
          <w:p w14:paraId="7FC72B0B" w14:textId="77777777" w:rsidR="00797682" w:rsidRPr="00BF38C6" w:rsidRDefault="00797682" w:rsidP="00D14C5B">
            <w:pPr>
              <w:pStyle w:val="CellBody"/>
              <w:rPr>
                <w:rFonts w:ascii="Arial Narrow" w:hAnsi="Arial Narrow" w:cs="Arial"/>
                <w:color w:val="auto"/>
                <w:sz w:val="16"/>
                <w:szCs w:val="16"/>
                <w:u w:val="single"/>
                <w:lang w:val="ru-RU"/>
              </w:rPr>
            </w:pPr>
          </w:p>
          <w:p w14:paraId="16CB37A4" w14:textId="77777777" w:rsidR="00797682" w:rsidRPr="00BF38C6" w:rsidRDefault="00797682" w:rsidP="00D14C5B">
            <w:pPr>
              <w:pStyle w:val="CellBody"/>
              <w:rPr>
                <w:rFonts w:ascii="Arial Narrow" w:hAnsi="Arial Narrow" w:cs="Arial"/>
                <w:color w:val="auto"/>
                <w:sz w:val="16"/>
                <w:szCs w:val="16"/>
                <w:u w:val="single"/>
                <w:lang w:val="ru-RU"/>
              </w:rPr>
            </w:pPr>
          </w:p>
          <w:p w14:paraId="0D223EC3" w14:textId="77777777" w:rsidR="00797682" w:rsidRPr="00BF38C6" w:rsidRDefault="00797682" w:rsidP="00D14C5B">
            <w:pPr>
              <w:pStyle w:val="CellBody"/>
              <w:rPr>
                <w:rFonts w:ascii="Arial Narrow" w:hAnsi="Arial Narrow" w:cs="Arial"/>
                <w:color w:val="auto"/>
                <w:sz w:val="16"/>
                <w:szCs w:val="16"/>
                <w:u w:val="single"/>
                <w:lang w:val="ru-RU"/>
              </w:rPr>
            </w:pPr>
          </w:p>
          <w:p w14:paraId="75CE6A72" w14:textId="77777777" w:rsidR="00797682" w:rsidRPr="00BF38C6" w:rsidRDefault="00797682" w:rsidP="00D14C5B">
            <w:pPr>
              <w:pStyle w:val="CellBody"/>
              <w:rPr>
                <w:rFonts w:ascii="Arial Narrow" w:hAnsi="Arial Narrow" w:cs="Arial"/>
                <w:color w:val="auto"/>
                <w:sz w:val="16"/>
                <w:szCs w:val="16"/>
                <w:u w:val="single"/>
                <w:lang w:val="ru-RU"/>
              </w:rPr>
            </w:pPr>
          </w:p>
          <w:p w14:paraId="0AD68CAE" w14:textId="77777777" w:rsidR="00797682" w:rsidRPr="00BF38C6" w:rsidRDefault="00797682" w:rsidP="00D14C5B">
            <w:pPr>
              <w:pStyle w:val="CellBody"/>
              <w:rPr>
                <w:rFonts w:ascii="Arial Narrow" w:hAnsi="Arial Narrow" w:cs="Arial"/>
                <w:color w:val="auto"/>
                <w:sz w:val="16"/>
                <w:szCs w:val="16"/>
                <w:u w:val="single"/>
                <w:lang w:val="ru-RU"/>
              </w:rPr>
            </w:pPr>
          </w:p>
          <w:p w14:paraId="63DFAD06" w14:textId="77777777" w:rsidR="00797682" w:rsidRPr="00BF38C6" w:rsidRDefault="00797682" w:rsidP="00D14C5B">
            <w:pPr>
              <w:pStyle w:val="CellBody"/>
              <w:rPr>
                <w:rFonts w:ascii="Arial Narrow" w:hAnsi="Arial Narrow" w:cs="Arial"/>
                <w:color w:val="auto"/>
                <w:sz w:val="16"/>
                <w:szCs w:val="16"/>
                <w:u w:val="single"/>
                <w:lang w:val="ru-RU"/>
              </w:rPr>
            </w:pPr>
          </w:p>
          <w:p w14:paraId="16FDB9C4" w14:textId="77777777" w:rsidR="00797682" w:rsidRPr="00BF38C6" w:rsidRDefault="00797682" w:rsidP="00D14C5B">
            <w:pPr>
              <w:pStyle w:val="CellBody"/>
              <w:rPr>
                <w:rFonts w:ascii="Arial Narrow" w:hAnsi="Arial Narrow" w:cs="Arial"/>
                <w:color w:val="auto"/>
                <w:sz w:val="16"/>
                <w:szCs w:val="16"/>
                <w:u w:val="single"/>
                <w:lang w:val="ru-RU"/>
              </w:rPr>
            </w:pPr>
          </w:p>
          <w:p w14:paraId="1ECC4DFA" w14:textId="77777777" w:rsidR="00797682" w:rsidRPr="00BF38C6" w:rsidRDefault="00797682" w:rsidP="00D14C5B">
            <w:pPr>
              <w:pStyle w:val="CellBody"/>
              <w:rPr>
                <w:rFonts w:ascii="Arial Narrow" w:hAnsi="Arial Narrow" w:cs="Arial"/>
                <w:color w:val="auto"/>
                <w:sz w:val="16"/>
                <w:szCs w:val="16"/>
                <w:u w:val="single"/>
                <w:lang w:val="ru-RU"/>
              </w:rPr>
            </w:pPr>
          </w:p>
          <w:p w14:paraId="1ED82506" w14:textId="77777777" w:rsidR="00797682" w:rsidRPr="00BF38C6" w:rsidRDefault="00797682" w:rsidP="00D14C5B">
            <w:pPr>
              <w:pStyle w:val="CellBody"/>
              <w:rPr>
                <w:rFonts w:ascii="Arial Narrow" w:hAnsi="Arial Narrow" w:cs="Arial"/>
                <w:color w:val="auto"/>
                <w:sz w:val="16"/>
                <w:szCs w:val="16"/>
                <w:u w:val="single"/>
                <w:lang w:val="ru-RU"/>
              </w:rPr>
            </w:pPr>
          </w:p>
          <w:p w14:paraId="6511094E" w14:textId="77777777" w:rsidR="00797682" w:rsidRPr="00BF38C6" w:rsidRDefault="00797682" w:rsidP="00D14C5B">
            <w:pPr>
              <w:pStyle w:val="CellBody"/>
              <w:rPr>
                <w:rFonts w:ascii="Arial Narrow" w:hAnsi="Arial Narrow" w:cs="Arial"/>
                <w:color w:val="auto"/>
                <w:sz w:val="16"/>
                <w:szCs w:val="16"/>
                <w:u w:val="single"/>
                <w:lang w:val="ru-RU"/>
              </w:rPr>
            </w:pPr>
          </w:p>
          <w:p w14:paraId="599EE308" w14:textId="77777777" w:rsidR="00797682" w:rsidRPr="00BF38C6" w:rsidRDefault="00797682" w:rsidP="00D14C5B">
            <w:pPr>
              <w:pStyle w:val="CellBody"/>
              <w:rPr>
                <w:rFonts w:ascii="Arial Narrow" w:hAnsi="Arial Narrow" w:cs="Arial"/>
                <w:color w:val="auto"/>
                <w:sz w:val="16"/>
                <w:szCs w:val="16"/>
                <w:u w:val="single"/>
                <w:lang w:val="ru-RU"/>
              </w:rPr>
            </w:pPr>
          </w:p>
          <w:p w14:paraId="3F7880C0" w14:textId="77777777" w:rsidR="00797682" w:rsidRPr="00BF38C6" w:rsidRDefault="00797682" w:rsidP="00D14C5B">
            <w:pPr>
              <w:pStyle w:val="CellBody"/>
              <w:rPr>
                <w:rFonts w:ascii="Arial Narrow" w:hAnsi="Arial Narrow" w:cs="Arial"/>
                <w:color w:val="auto"/>
                <w:sz w:val="16"/>
                <w:szCs w:val="16"/>
                <w:u w:val="single"/>
                <w:lang w:val="ru-RU"/>
              </w:rPr>
            </w:pPr>
          </w:p>
          <w:p w14:paraId="0CF00D3C" w14:textId="77777777" w:rsidR="00797682" w:rsidRPr="00BF38C6" w:rsidRDefault="00797682" w:rsidP="00D14C5B">
            <w:pPr>
              <w:pStyle w:val="CellBody"/>
              <w:rPr>
                <w:rFonts w:ascii="Arial Narrow" w:hAnsi="Arial Narrow" w:cs="Arial"/>
                <w:color w:val="auto"/>
                <w:sz w:val="16"/>
                <w:szCs w:val="16"/>
                <w:u w:val="single"/>
                <w:lang w:val="ru-RU"/>
              </w:rPr>
            </w:pPr>
          </w:p>
          <w:p w14:paraId="70387536" w14:textId="77777777" w:rsidR="00797682" w:rsidRPr="00BF38C6" w:rsidRDefault="00797682" w:rsidP="00D14C5B">
            <w:pPr>
              <w:pStyle w:val="CellBody"/>
              <w:rPr>
                <w:rFonts w:ascii="Arial Narrow" w:hAnsi="Arial Narrow" w:cs="Arial"/>
                <w:color w:val="auto"/>
                <w:sz w:val="16"/>
                <w:szCs w:val="16"/>
                <w:u w:val="single"/>
                <w:lang w:val="ru-RU"/>
              </w:rPr>
            </w:pPr>
          </w:p>
          <w:p w14:paraId="40F57E38" w14:textId="77777777" w:rsidR="00797682" w:rsidRPr="00BF38C6" w:rsidRDefault="00797682" w:rsidP="00D14C5B">
            <w:pPr>
              <w:pStyle w:val="CellBody"/>
              <w:rPr>
                <w:rFonts w:ascii="Arial Narrow" w:hAnsi="Arial Narrow" w:cs="Arial"/>
                <w:color w:val="auto"/>
                <w:sz w:val="16"/>
                <w:szCs w:val="16"/>
                <w:u w:val="single"/>
                <w:lang w:val="ru-RU"/>
              </w:rPr>
            </w:pPr>
          </w:p>
          <w:p w14:paraId="24F80FE0" w14:textId="77777777" w:rsidR="00797682" w:rsidRPr="00BF38C6" w:rsidRDefault="00797682" w:rsidP="00D14C5B">
            <w:pPr>
              <w:pStyle w:val="CellBody"/>
              <w:rPr>
                <w:rFonts w:ascii="Arial Narrow" w:hAnsi="Arial Narrow" w:cs="Arial"/>
                <w:color w:val="auto"/>
                <w:sz w:val="16"/>
                <w:szCs w:val="16"/>
                <w:u w:val="single"/>
                <w:lang w:val="ru-RU"/>
              </w:rPr>
            </w:pPr>
          </w:p>
          <w:p w14:paraId="5B85BC92" w14:textId="77777777" w:rsidR="00797682" w:rsidRPr="00BF38C6" w:rsidRDefault="00797682" w:rsidP="00D14C5B">
            <w:pPr>
              <w:pStyle w:val="CellBody"/>
              <w:rPr>
                <w:rFonts w:ascii="Arial Narrow" w:hAnsi="Arial Narrow" w:cs="Arial"/>
                <w:color w:val="auto"/>
                <w:sz w:val="16"/>
                <w:szCs w:val="16"/>
                <w:u w:val="single"/>
                <w:lang w:val="ru-RU"/>
              </w:rPr>
            </w:pPr>
          </w:p>
          <w:p w14:paraId="34A00FB8" w14:textId="77777777" w:rsidR="00797682" w:rsidRPr="00BF38C6" w:rsidRDefault="00797682" w:rsidP="00D14C5B">
            <w:pPr>
              <w:pStyle w:val="CellBody"/>
              <w:rPr>
                <w:rFonts w:ascii="Arial Narrow" w:hAnsi="Arial Narrow" w:cs="Arial"/>
                <w:color w:val="auto"/>
                <w:sz w:val="16"/>
                <w:szCs w:val="16"/>
                <w:u w:val="single"/>
                <w:lang w:val="ru-RU"/>
              </w:rPr>
            </w:pPr>
          </w:p>
          <w:p w14:paraId="7B87E825" w14:textId="77777777" w:rsidR="00797682" w:rsidRPr="00BF38C6" w:rsidRDefault="00797682" w:rsidP="00D14C5B">
            <w:pPr>
              <w:pStyle w:val="CellBody"/>
              <w:rPr>
                <w:rFonts w:ascii="Arial Narrow" w:hAnsi="Arial Narrow" w:cs="Arial"/>
                <w:color w:val="auto"/>
                <w:sz w:val="16"/>
                <w:szCs w:val="16"/>
                <w:u w:val="single"/>
                <w:lang w:val="ru-RU"/>
              </w:rPr>
            </w:pPr>
          </w:p>
          <w:p w14:paraId="27E1DFA2" w14:textId="77777777" w:rsidR="00797682" w:rsidRPr="00BF38C6" w:rsidRDefault="00797682" w:rsidP="00D14C5B">
            <w:pPr>
              <w:pStyle w:val="CellBody"/>
              <w:rPr>
                <w:rFonts w:ascii="Arial Narrow" w:hAnsi="Arial Narrow" w:cs="Arial"/>
                <w:color w:val="auto"/>
                <w:sz w:val="16"/>
                <w:szCs w:val="16"/>
                <w:u w:val="single"/>
                <w:lang w:val="ru-RU"/>
              </w:rPr>
            </w:pPr>
          </w:p>
          <w:p w14:paraId="1F4D1E00" w14:textId="77777777" w:rsidR="00797682" w:rsidRPr="00BF38C6" w:rsidRDefault="00797682" w:rsidP="00D14C5B">
            <w:pPr>
              <w:pStyle w:val="CellBody"/>
              <w:rPr>
                <w:rFonts w:ascii="Arial Narrow" w:hAnsi="Arial Narrow" w:cs="Arial"/>
                <w:color w:val="auto"/>
                <w:sz w:val="16"/>
                <w:szCs w:val="16"/>
                <w:u w:val="single"/>
                <w:lang w:val="ru-RU"/>
              </w:rPr>
            </w:pPr>
          </w:p>
          <w:p w14:paraId="6C8498CD" w14:textId="77777777" w:rsidR="00797682" w:rsidRPr="00BF38C6" w:rsidRDefault="00797682" w:rsidP="00D14C5B">
            <w:pPr>
              <w:pStyle w:val="CellBody"/>
              <w:rPr>
                <w:rFonts w:ascii="Arial Narrow" w:hAnsi="Arial Narrow" w:cs="Arial"/>
                <w:color w:val="auto"/>
                <w:sz w:val="16"/>
                <w:szCs w:val="16"/>
                <w:u w:val="single"/>
                <w:lang w:val="ru-RU"/>
              </w:rPr>
            </w:pPr>
          </w:p>
          <w:p w14:paraId="75F7F7F8" w14:textId="77777777" w:rsidR="00797682" w:rsidRPr="00BF38C6" w:rsidRDefault="00797682" w:rsidP="00D14C5B">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44F0E393" w14:textId="77777777" w:rsidR="00797682" w:rsidRPr="00BF38C6" w:rsidRDefault="00797682" w:rsidP="00D14C5B">
            <w:pPr>
              <w:pStyle w:val="CellBodyCentered"/>
              <w:rPr>
                <w:rFonts w:ascii="Arial Narrow" w:hAnsi="Arial Narrow" w:cs="Arial"/>
                <w:color w:val="auto"/>
                <w:sz w:val="16"/>
                <w:szCs w:val="16"/>
                <w:lang w:val="ru-RU"/>
                <w:rPrChange w:id="888" w:author="Zhunisbayev, Olzhasbek A [Bolashak Atyrau Limited]" w:date="2022-06-06T22:35:00Z">
                  <w:rPr>
                    <w:rFonts w:ascii="Arial" w:hAnsi="Arial" w:cs="Arial"/>
                    <w:color w:val="auto"/>
                    <w:sz w:val="16"/>
                    <w:szCs w:val="16"/>
                  </w:rPr>
                </w:rPrChange>
              </w:rPr>
            </w:pPr>
          </w:p>
          <w:p w14:paraId="68574941" w14:textId="29359EA1"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002F6566">
              <w:rPr>
                <w:rFonts w:ascii="Arial Narrow" w:hAnsi="Arial Narrow" w:cs="Arial"/>
                <w:color w:val="auto"/>
                <w:sz w:val="16"/>
                <w:szCs w:val="16"/>
              </w:rPr>
              <w:t>.</w:t>
            </w:r>
            <w:r w:rsidRPr="00BF38C6">
              <w:rPr>
                <w:rFonts w:ascii="Arial Narrow" w:hAnsi="Arial Narrow" w:cs="Arial"/>
                <w:color w:val="auto"/>
                <w:sz w:val="16"/>
                <w:szCs w:val="16"/>
                <w:lang w:val="ru-RU"/>
              </w:rPr>
              <w:t xml:space="preserve"> 3</w:t>
            </w:r>
          </w:p>
          <w:p w14:paraId="77A22E0F" w14:textId="77777777" w:rsidR="00797682" w:rsidRPr="00BF38C6" w:rsidRDefault="00797682" w:rsidP="00D14C5B">
            <w:pPr>
              <w:pStyle w:val="CellBodyCentered"/>
              <w:rPr>
                <w:rFonts w:ascii="Arial Narrow" w:hAnsi="Arial Narrow" w:cs="Arial"/>
                <w:color w:val="auto"/>
                <w:sz w:val="16"/>
                <w:szCs w:val="16"/>
                <w:lang w:val="ru-RU"/>
              </w:rPr>
            </w:pPr>
          </w:p>
          <w:p w14:paraId="23CDE16C" w14:textId="77777777" w:rsidR="00797682" w:rsidRPr="00BF38C6" w:rsidRDefault="00797682" w:rsidP="00D14C5B">
            <w:pPr>
              <w:pStyle w:val="CellBodyCentered"/>
              <w:rPr>
                <w:rFonts w:ascii="Arial Narrow" w:hAnsi="Arial Narrow" w:cs="Arial"/>
                <w:color w:val="auto"/>
                <w:sz w:val="16"/>
                <w:szCs w:val="16"/>
                <w:lang w:val="ru-RU"/>
              </w:rPr>
            </w:pPr>
          </w:p>
          <w:p w14:paraId="2C4DBC56" w14:textId="77777777" w:rsidR="00797682" w:rsidRPr="00BF38C6" w:rsidRDefault="00797682" w:rsidP="00D14C5B">
            <w:pPr>
              <w:pStyle w:val="CellBodyCentered"/>
              <w:rPr>
                <w:rFonts w:ascii="Arial Narrow" w:hAnsi="Arial Narrow" w:cs="Arial"/>
                <w:color w:val="auto"/>
                <w:sz w:val="16"/>
                <w:szCs w:val="16"/>
                <w:lang w:val="ru-RU"/>
              </w:rPr>
            </w:pPr>
          </w:p>
          <w:p w14:paraId="3D3EE963" w14:textId="77777777" w:rsidR="00797682" w:rsidRPr="00BF38C6" w:rsidRDefault="00797682" w:rsidP="00D14C5B">
            <w:pPr>
              <w:pStyle w:val="CellBodyCentered"/>
              <w:rPr>
                <w:rFonts w:ascii="Arial Narrow" w:hAnsi="Arial Narrow" w:cs="Arial"/>
                <w:color w:val="auto"/>
                <w:sz w:val="16"/>
                <w:szCs w:val="16"/>
                <w:lang w:val="ru-RU"/>
              </w:rPr>
            </w:pPr>
          </w:p>
          <w:p w14:paraId="318C5302" w14:textId="77777777" w:rsidR="00797682" w:rsidRPr="00BF38C6" w:rsidRDefault="00797682" w:rsidP="00D14C5B">
            <w:pPr>
              <w:pStyle w:val="CellBodyCentered"/>
              <w:rPr>
                <w:rFonts w:ascii="Arial Narrow" w:hAnsi="Arial Narrow" w:cs="Arial"/>
                <w:color w:val="auto"/>
                <w:sz w:val="16"/>
                <w:szCs w:val="16"/>
                <w:lang w:val="ru-RU"/>
              </w:rPr>
            </w:pPr>
          </w:p>
          <w:p w14:paraId="6F59379C" w14:textId="77777777" w:rsidR="00797682" w:rsidRPr="00BF38C6" w:rsidRDefault="00797682" w:rsidP="00D14C5B">
            <w:pPr>
              <w:pStyle w:val="CellBodyCentered"/>
              <w:rPr>
                <w:rFonts w:ascii="Arial Narrow" w:hAnsi="Arial Narrow" w:cs="Arial"/>
                <w:color w:val="auto"/>
                <w:sz w:val="16"/>
                <w:szCs w:val="16"/>
                <w:lang w:val="ru-RU"/>
              </w:rPr>
            </w:pPr>
          </w:p>
          <w:p w14:paraId="4CB74B3D" w14:textId="77777777" w:rsidR="00797682" w:rsidRPr="00BF38C6" w:rsidRDefault="00797682" w:rsidP="00D14C5B">
            <w:pPr>
              <w:pStyle w:val="CellBodyCentered"/>
              <w:rPr>
                <w:rFonts w:ascii="Arial Narrow" w:hAnsi="Arial Narrow" w:cs="Arial"/>
                <w:color w:val="auto"/>
                <w:sz w:val="16"/>
                <w:szCs w:val="16"/>
                <w:lang w:val="ru-RU"/>
              </w:rPr>
            </w:pPr>
          </w:p>
          <w:p w14:paraId="2ECE4ED5" w14:textId="77777777" w:rsidR="00797682" w:rsidRPr="00BF38C6" w:rsidRDefault="00797682" w:rsidP="00D14C5B">
            <w:pPr>
              <w:pStyle w:val="CellBodyCentered"/>
              <w:rPr>
                <w:rFonts w:ascii="Arial Narrow" w:hAnsi="Arial Narrow" w:cs="Arial"/>
                <w:color w:val="auto"/>
                <w:sz w:val="16"/>
                <w:szCs w:val="16"/>
                <w:lang w:val="ru-RU"/>
              </w:rPr>
            </w:pPr>
          </w:p>
          <w:p w14:paraId="3BB31BE5" w14:textId="77777777" w:rsidR="00797682" w:rsidRPr="00BF38C6" w:rsidRDefault="00797682" w:rsidP="00D14C5B">
            <w:pPr>
              <w:pStyle w:val="CellBodyCentered"/>
              <w:rPr>
                <w:rFonts w:ascii="Arial Narrow" w:hAnsi="Arial Narrow" w:cs="Arial"/>
                <w:color w:val="auto"/>
                <w:sz w:val="16"/>
                <w:szCs w:val="16"/>
                <w:lang w:val="ru-RU"/>
              </w:rPr>
            </w:pPr>
          </w:p>
          <w:p w14:paraId="6141E3DA" w14:textId="77777777" w:rsidR="00797682" w:rsidRPr="00BF38C6" w:rsidRDefault="00797682" w:rsidP="00D14C5B">
            <w:pPr>
              <w:pStyle w:val="CellBodyCentered"/>
              <w:rPr>
                <w:rFonts w:ascii="Arial Narrow" w:hAnsi="Arial Narrow" w:cs="Arial"/>
                <w:color w:val="auto"/>
                <w:sz w:val="16"/>
                <w:szCs w:val="16"/>
                <w:lang w:val="ru-RU"/>
              </w:rPr>
            </w:pPr>
          </w:p>
          <w:p w14:paraId="37CEFCDC" w14:textId="77777777" w:rsidR="00797682" w:rsidRPr="00BF38C6" w:rsidRDefault="00797682" w:rsidP="00D14C5B">
            <w:pPr>
              <w:pStyle w:val="CellBodyCentered"/>
              <w:rPr>
                <w:rFonts w:ascii="Arial Narrow" w:hAnsi="Arial Narrow" w:cs="Arial"/>
                <w:color w:val="auto"/>
                <w:sz w:val="16"/>
                <w:szCs w:val="16"/>
                <w:lang w:val="ru-RU"/>
              </w:rPr>
            </w:pPr>
          </w:p>
          <w:p w14:paraId="1AC75585" w14:textId="77777777" w:rsidR="00797682" w:rsidRPr="00BF38C6" w:rsidRDefault="00797682" w:rsidP="00D14C5B">
            <w:pPr>
              <w:pStyle w:val="CellBodyCentered"/>
              <w:rPr>
                <w:rFonts w:ascii="Arial Narrow" w:hAnsi="Arial Narrow" w:cs="Arial"/>
                <w:color w:val="auto"/>
                <w:sz w:val="16"/>
                <w:szCs w:val="16"/>
                <w:lang w:val="ru-RU"/>
              </w:rPr>
            </w:pPr>
          </w:p>
          <w:p w14:paraId="6C28A1BC" w14:textId="77777777" w:rsidR="00797682" w:rsidRPr="00BF38C6" w:rsidRDefault="00797682" w:rsidP="00D14C5B">
            <w:pPr>
              <w:pStyle w:val="CellBodyCentered"/>
              <w:rPr>
                <w:rFonts w:ascii="Arial Narrow" w:hAnsi="Arial Narrow" w:cs="Arial"/>
                <w:color w:val="auto"/>
                <w:sz w:val="16"/>
                <w:szCs w:val="16"/>
                <w:lang w:val="ru-RU"/>
              </w:rPr>
            </w:pPr>
          </w:p>
          <w:p w14:paraId="6DD1A201" w14:textId="77777777" w:rsidR="00797682" w:rsidRPr="00BF38C6" w:rsidRDefault="00797682" w:rsidP="00D14C5B">
            <w:pPr>
              <w:pStyle w:val="CellBodyCentered"/>
              <w:rPr>
                <w:rFonts w:ascii="Arial Narrow" w:hAnsi="Arial Narrow" w:cs="Arial"/>
                <w:color w:val="auto"/>
                <w:sz w:val="16"/>
                <w:szCs w:val="16"/>
                <w:lang w:val="ru-RU"/>
              </w:rPr>
            </w:pPr>
          </w:p>
          <w:p w14:paraId="1E40F22F" w14:textId="77777777" w:rsidR="00797682" w:rsidRPr="00BF38C6" w:rsidRDefault="00797682" w:rsidP="00D14C5B">
            <w:pPr>
              <w:pStyle w:val="CellBodyCentered"/>
              <w:rPr>
                <w:rFonts w:ascii="Arial Narrow" w:hAnsi="Arial Narrow" w:cs="Arial"/>
                <w:color w:val="auto"/>
                <w:sz w:val="16"/>
                <w:szCs w:val="16"/>
                <w:lang w:val="ru-RU"/>
              </w:rPr>
            </w:pPr>
          </w:p>
          <w:p w14:paraId="3C97A541" w14:textId="77777777" w:rsidR="00797682" w:rsidRPr="00BF38C6" w:rsidRDefault="00797682" w:rsidP="00D14C5B">
            <w:pPr>
              <w:pStyle w:val="CellBodyCentered"/>
              <w:rPr>
                <w:rFonts w:ascii="Arial Narrow" w:hAnsi="Arial Narrow" w:cs="Arial"/>
                <w:color w:val="auto"/>
                <w:sz w:val="16"/>
                <w:szCs w:val="16"/>
                <w:lang w:val="ru-RU"/>
              </w:rPr>
            </w:pPr>
          </w:p>
          <w:p w14:paraId="20AB8096" w14:textId="77777777" w:rsidR="00797682" w:rsidRPr="00BF38C6" w:rsidRDefault="00797682" w:rsidP="00D14C5B">
            <w:pPr>
              <w:pStyle w:val="CellBodyCentered"/>
              <w:rPr>
                <w:rFonts w:ascii="Arial Narrow" w:hAnsi="Arial Narrow" w:cs="Arial"/>
                <w:color w:val="auto"/>
                <w:sz w:val="16"/>
                <w:szCs w:val="16"/>
                <w:lang w:val="ru-RU"/>
              </w:rPr>
            </w:pPr>
          </w:p>
          <w:p w14:paraId="6E70C964" w14:textId="77777777" w:rsidR="00797682" w:rsidRPr="00BF38C6" w:rsidRDefault="00797682" w:rsidP="00D14C5B">
            <w:pPr>
              <w:pStyle w:val="CellBodyCentered"/>
              <w:rPr>
                <w:rFonts w:ascii="Arial Narrow" w:hAnsi="Arial Narrow" w:cs="Arial"/>
                <w:color w:val="auto"/>
                <w:sz w:val="16"/>
                <w:szCs w:val="16"/>
                <w:lang w:val="ru-RU"/>
              </w:rPr>
            </w:pPr>
          </w:p>
          <w:p w14:paraId="77EAE56E" w14:textId="77777777" w:rsidR="00797682" w:rsidRPr="00BF38C6" w:rsidRDefault="00797682" w:rsidP="00D14C5B">
            <w:pPr>
              <w:pStyle w:val="CellBodyCentered"/>
              <w:rPr>
                <w:rFonts w:ascii="Arial Narrow" w:hAnsi="Arial Narrow" w:cs="Arial"/>
                <w:color w:val="auto"/>
                <w:sz w:val="16"/>
                <w:szCs w:val="16"/>
                <w:lang w:val="ru-RU"/>
              </w:rPr>
            </w:pPr>
          </w:p>
          <w:p w14:paraId="0970A094" w14:textId="77777777" w:rsidR="00797682" w:rsidRPr="00BF38C6" w:rsidRDefault="00797682" w:rsidP="00D14C5B">
            <w:pPr>
              <w:pStyle w:val="CellBodyCentered"/>
              <w:rPr>
                <w:rFonts w:ascii="Arial Narrow" w:hAnsi="Arial Narrow" w:cs="Arial"/>
                <w:color w:val="auto"/>
                <w:sz w:val="16"/>
                <w:szCs w:val="16"/>
                <w:lang w:val="ru-RU"/>
              </w:rPr>
            </w:pPr>
          </w:p>
          <w:p w14:paraId="40CD0BBB" w14:textId="77777777" w:rsidR="00797682" w:rsidRPr="00BF38C6" w:rsidRDefault="00797682" w:rsidP="00D14C5B">
            <w:pPr>
              <w:pStyle w:val="CellBodyCentered"/>
              <w:rPr>
                <w:rFonts w:ascii="Arial Narrow" w:hAnsi="Arial Narrow" w:cs="Arial"/>
                <w:color w:val="auto"/>
                <w:sz w:val="16"/>
                <w:szCs w:val="16"/>
                <w:lang w:val="ru-RU"/>
              </w:rPr>
            </w:pPr>
          </w:p>
          <w:p w14:paraId="1547E718" w14:textId="77777777" w:rsidR="00797682" w:rsidRPr="00BF38C6" w:rsidRDefault="00797682" w:rsidP="00D14C5B">
            <w:pPr>
              <w:pStyle w:val="CellBodyCentered"/>
              <w:rPr>
                <w:rFonts w:ascii="Arial Narrow" w:hAnsi="Arial Narrow" w:cs="Arial"/>
                <w:color w:val="auto"/>
                <w:sz w:val="16"/>
                <w:szCs w:val="16"/>
                <w:lang w:val="ru-RU"/>
              </w:rPr>
            </w:pPr>
          </w:p>
          <w:p w14:paraId="02793540" w14:textId="77777777" w:rsidR="00797682" w:rsidRPr="00BF38C6" w:rsidRDefault="00797682" w:rsidP="00D14C5B">
            <w:pPr>
              <w:pStyle w:val="CellBodyCentered"/>
              <w:rPr>
                <w:rFonts w:ascii="Arial Narrow" w:hAnsi="Arial Narrow" w:cs="Arial"/>
                <w:color w:val="auto"/>
                <w:sz w:val="16"/>
                <w:szCs w:val="16"/>
                <w:lang w:val="ru-RU"/>
              </w:rPr>
            </w:pPr>
          </w:p>
          <w:p w14:paraId="7EFC8E32" w14:textId="77777777" w:rsidR="00797682" w:rsidRPr="00BF38C6" w:rsidRDefault="00797682" w:rsidP="00D14C5B">
            <w:pPr>
              <w:pStyle w:val="CellBodyCentered"/>
              <w:rPr>
                <w:rFonts w:ascii="Arial Narrow" w:hAnsi="Arial Narrow" w:cs="Arial"/>
                <w:color w:val="auto"/>
                <w:sz w:val="16"/>
                <w:szCs w:val="16"/>
                <w:lang w:val="ru-RU"/>
              </w:rPr>
            </w:pPr>
          </w:p>
          <w:p w14:paraId="39E80BFA" w14:textId="77777777" w:rsidR="00797682" w:rsidRPr="00BF38C6" w:rsidRDefault="00797682" w:rsidP="00D14C5B">
            <w:pPr>
              <w:pStyle w:val="CellBodyCentered"/>
              <w:rPr>
                <w:rFonts w:ascii="Arial Narrow" w:hAnsi="Arial Narrow" w:cs="Arial"/>
                <w:color w:val="auto"/>
                <w:sz w:val="16"/>
                <w:szCs w:val="16"/>
                <w:lang w:val="ru-RU"/>
              </w:rPr>
            </w:pPr>
          </w:p>
          <w:p w14:paraId="16205150" w14:textId="77777777" w:rsidR="00797682" w:rsidRPr="00BF38C6" w:rsidRDefault="00797682" w:rsidP="00D14C5B">
            <w:pPr>
              <w:pStyle w:val="CellBodyCentered"/>
              <w:rPr>
                <w:rFonts w:ascii="Arial Narrow" w:hAnsi="Arial Narrow" w:cs="Arial"/>
                <w:color w:val="auto"/>
                <w:sz w:val="16"/>
                <w:szCs w:val="16"/>
                <w:lang w:val="ru-RU"/>
              </w:rPr>
            </w:pPr>
          </w:p>
          <w:p w14:paraId="70DC1538" w14:textId="77777777" w:rsidR="00797682" w:rsidRPr="00BF38C6" w:rsidRDefault="00797682" w:rsidP="00D14C5B">
            <w:pPr>
              <w:pStyle w:val="CellBodyCentered"/>
              <w:rPr>
                <w:rFonts w:ascii="Arial Narrow" w:hAnsi="Arial Narrow" w:cs="Arial"/>
                <w:color w:val="auto"/>
                <w:sz w:val="16"/>
                <w:szCs w:val="16"/>
                <w:lang w:val="ru-RU"/>
              </w:rPr>
            </w:pPr>
          </w:p>
          <w:p w14:paraId="4626F729" w14:textId="77777777" w:rsidR="00797682" w:rsidRPr="00BF38C6" w:rsidRDefault="00797682" w:rsidP="00D14C5B">
            <w:pPr>
              <w:pStyle w:val="CellBodyCentered"/>
              <w:rPr>
                <w:rFonts w:ascii="Arial Narrow" w:hAnsi="Arial Narrow" w:cs="Arial"/>
                <w:color w:val="auto"/>
                <w:sz w:val="16"/>
                <w:szCs w:val="16"/>
                <w:lang w:val="ru-RU"/>
              </w:rPr>
            </w:pPr>
          </w:p>
          <w:p w14:paraId="5FE4B66F" w14:textId="77777777" w:rsidR="00797682" w:rsidRPr="00BF38C6" w:rsidRDefault="00797682" w:rsidP="00D14C5B">
            <w:pPr>
              <w:pStyle w:val="CellBodyCentered"/>
              <w:rPr>
                <w:rFonts w:ascii="Arial Narrow" w:hAnsi="Arial Narrow" w:cs="Arial"/>
                <w:color w:val="auto"/>
                <w:sz w:val="16"/>
                <w:szCs w:val="16"/>
                <w:lang w:val="ru-RU"/>
              </w:rPr>
            </w:pPr>
          </w:p>
          <w:p w14:paraId="6437B8A8" w14:textId="77777777" w:rsidR="00797682" w:rsidRPr="00BF38C6" w:rsidRDefault="00797682" w:rsidP="00D14C5B">
            <w:pPr>
              <w:pStyle w:val="CellBodyCentered"/>
              <w:rPr>
                <w:rFonts w:ascii="Arial Narrow" w:hAnsi="Arial Narrow" w:cs="Arial"/>
                <w:color w:val="auto"/>
                <w:sz w:val="16"/>
                <w:szCs w:val="16"/>
                <w:lang w:val="ru-RU"/>
              </w:rPr>
            </w:pPr>
          </w:p>
          <w:p w14:paraId="48B3FA4B" w14:textId="77777777" w:rsidR="00797682" w:rsidRPr="00BF38C6" w:rsidRDefault="00797682" w:rsidP="00D14C5B">
            <w:pPr>
              <w:pStyle w:val="CellBodyCentered"/>
              <w:rPr>
                <w:rFonts w:ascii="Arial Narrow" w:hAnsi="Arial Narrow" w:cs="Arial"/>
                <w:color w:val="auto"/>
                <w:sz w:val="16"/>
                <w:szCs w:val="16"/>
                <w:lang w:val="ru-RU"/>
              </w:rPr>
            </w:pPr>
          </w:p>
          <w:p w14:paraId="3B95F35A" w14:textId="77777777" w:rsidR="00797682" w:rsidRPr="00BF38C6" w:rsidRDefault="00797682" w:rsidP="00D14C5B">
            <w:pPr>
              <w:pStyle w:val="CellBodyCentered"/>
              <w:rPr>
                <w:rFonts w:ascii="Arial Narrow" w:hAnsi="Arial Narrow" w:cs="Arial"/>
                <w:color w:val="auto"/>
                <w:sz w:val="16"/>
                <w:szCs w:val="16"/>
                <w:lang w:val="ru-RU"/>
              </w:rPr>
            </w:pPr>
          </w:p>
          <w:p w14:paraId="02A590F3" w14:textId="77777777" w:rsidR="00797682" w:rsidRPr="00BF38C6" w:rsidRDefault="00797682" w:rsidP="00D14C5B">
            <w:pPr>
              <w:pStyle w:val="CellBodyCentered"/>
              <w:rPr>
                <w:rFonts w:ascii="Arial Narrow" w:hAnsi="Arial Narrow" w:cs="Arial"/>
                <w:color w:val="auto"/>
                <w:sz w:val="16"/>
                <w:szCs w:val="16"/>
                <w:lang w:val="en-GB"/>
              </w:rPr>
            </w:pPr>
          </w:p>
          <w:p w14:paraId="24B6782C" w14:textId="77777777" w:rsidR="00797682" w:rsidRPr="00BF38C6" w:rsidRDefault="00797682" w:rsidP="00D14C5B">
            <w:pPr>
              <w:pStyle w:val="CellBodyCentered"/>
              <w:rPr>
                <w:rFonts w:ascii="Arial Narrow" w:hAnsi="Arial Narrow" w:cs="Arial"/>
                <w:color w:val="auto"/>
                <w:sz w:val="16"/>
                <w:szCs w:val="16"/>
                <w:lang w:val="en-GB"/>
              </w:rPr>
            </w:pPr>
          </w:p>
          <w:p w14:paraId="072CE4D1" w14:textId="77777777" w:rsidR="00797682" w:rsidRPr="00BF38C6" w:rsidRDefault="00797682" w:rsidP="00D14C5B">
            <w:pPr>
              <w:pStyle w:val="CellBodyCentered"/>
              <w:rPr>
                <w:rFonts w:ascii="Arial Narrow" w:hAnsi="Arial Narrow" w:cs="Arial"/>
                <w:color w:val="auto"/>
                <w:sz w:val="16"/>
                <w:szCs w:val="16"/>
                <w:lang w:val="en-GB"/>
              </w:rPr>
            </w:pPr>
          </w:p>
          <w:p w14:paraId="6052CC36" w14:textId="77777777" w:rsidR="00797682" w:rsidRPr="00BF38C6" w:rsidRDefault="00797682" w:rsidP="00D14C5B">
            <w:pPr>
              <w:pStyle w:val="CellBodyCentered"/>
              <w:rPr>
                <w:rFonts w:ascii="Arial Narrow" w:hAnsi="Arial Narrow" w:cs="Arial"/>
                <w:color w:val="auto"/>
                <w:sz w:val="16"/>
                <w:szCs w:val="16"/>
                <w:lang w:val="en-GB"/>
              </w:rPr>
            </w:pPr>
          </w:p>
          <w:p w14:paraId="63712CD9" w14:textId="77777777" w:rsidR="00797682" w:rsidRPr="00BF38C6" w:rsidRDefault="00797682" w:rsidP="00D14C5B">
            <w:pPr>
              <w:pStyle w:val="CellBodyCentered"/>
              <w:rPr>
                <w:rFonts w:ascii="Arial Narrow" w:hAnsi="Arial Narrow" w:cs="Arial"/>
                <w:color w:val="auto"/>
                <w:sz w:val="16"/>
                <w:szCs w:val="16"/>
                <w:lang w:val="en-GB"/>
              </w:rPr>
            </w:pPr>
          </w:p>
          <w:p w14:paraId="07D27CFE" w14:textId="77777777" w:rsidR="00797682" w:rsidRPr="00BF38C6" w:rsidRDefault="00797682" w:rsidP="00D14C5B">
            <w:pPr>
              <w:pStyle w:val="CellBodyCentered"/>
              <w:rPr>
                <w:rFonts w:ascii="Arial Narrow" w:hAnsi="Arial Narrow" w:cs="Arial"/>
                <w:color w:val="auto"/>
                <w:sz w:val="16"/>
                <w:szCs w:val="16"/>
                <w:lang w:val="en-GB"/>
              </w:rPr>
            </w:pPr>
          </w:p>
          <w:p w14:paraId="3111CEED" w14:textId="77777777" w:rsidR="00797682" w:rsidRPr="00BF38C6" w:rsidRDefault="00797682" w:rsidP="00D14C5B">
            <w:pPr>
              <w:pStyle w:val="CellBodyCentered"/>
              <w:rPr>
                <w:rFonts w:ascii="Arial Narrow" w:hAnsi="Arial Narrow" w:cs="Arial"/>
                <w:color w:val="auto"/>
                <w:sz w:val="16"/>
                <w:szCs w:val="16"/>
                <w:lang w:val="en-GB"/>
              </w:rPr>
            </w:pPr>
          </w:p>
          <w:p w14:paraId="133C2BD9" w14:textId="77777777" w:rsidR="00797682" w:rsidRPr="00BF38C6" w:rsidRDefault="00797682" w:rsidP="00D14C5B">
            <w:pPr>
              <w:pStyle w:val="CellBodyCentered"/>
              <w:rPr>
                <w:rFonts w:ascii="Arial Narrow" w:hAnsi="Arial Narrow" w:cs="Arial"/>
                <w:color w:val="auto"/>
                <w:sz w:val="16"/>
                <w:szCs w:val="16"/>
                <w:lang w:val="en-GB"/>
              </w:rPr>
            </w:pPr>
          </w:p>
          <w:p w14:paraId="066ADDD5" w14:textId="77777777" w:rsidR="00797682" w:rsidRPr="00BF38C6" w:rsidRDefault="00797682" w:rsidP="00D14C5B">
            <w:pPr>
              <w:pStyle w:val="CellBodyCentered"/>
              <w:rPr>
                <w:rFonts w:ascii="Arial Narrow" w:hAnsi="Arial Narrow" w:cs="Arial"/>
                <w:color w:val="auto"/>
                <w:sz w:val="16"/>
                <w:szCs w:val="16"/>
                <w:lang w:val="en-GB"/>
              </w:rPr>
            </w:pPr>
          </w:p>
          <w:p w14:paraId="4CCCD81F" w14:textId="77777777" w:rsidR="00797682" w:rsidRPr="00BF38C6" w:rsidRDefault="00797682" w:rsidP="00D14C5B">
            <w:pPr>
              <w:pStyle w:val="CellBodyCentered"/>
              <w:rPr>
                <w:rFonts w:ascii="Arial Narrow" w:hAnsi="Arial Narrow" w:cs="Arial"/>
                <w:color w:val="auto"/>
                <w:sz w:val="16"/>
                <w:szCs w:val="16"/>
                <w:lang w:val="en-GB"/>
              </w:rPr>
            </w:pPr>
          </w:p>
          <w:p w14:paraId="698BE963" w14:textId="77777777" w:rsidR="00797682" w:rsidRPr="00BF38C6" w:rsidRDefault="00797682" w:rsidP="00D14C5B">
            <w:pPr>
              <w:pStyle w:val="CellBodyCentered"/>
              <w:rPr>
                <w:rFonts w:ascii="Arial Narrow" w:hAnsi="Arial Narrow" w:cs="Arial"/>
                <w:color w:val="auto"/>
                <w:sz w:val="16"/>
                <w:szCs w:val="16"/>
                <w:lang w:val="en-GB"/>
              </w:rPr>
            </w:pPr>
          </w:p>
          <w:p w14:paraId="378569C9" w14:textId="77777777" w:rsidR="00797682" w:rsidRPr="00BF38C6" w:rsidRDefault="00797682" w:rsidP="00D14C5B">
            <w:pPr>
              <w:pStyle w:val="CellBodyCentered"/>
              <w:rPr>
                <w:rFonts w:ascii="Arial Narrow" w:hAnsi="Arial Narrow" w:cs="Arial"/>
                <w:color w:val="auto"/>
                <w:sz w:val="16"/>
                <w:szCs w:val="16"/>
                <w:lang w:val="en-GB"/>
              </w:rPr>
            </w:pPr>
          </w:p>
          <w:p w14:paraId="1438104D" w14:textId="77777777" w:rsidR="00797682" w:rsidRPr="00BF38C6" w:rsidRDefault="00797682" w:rsidP="00D14C5B">
            <w:pPr>
              <w:pStyle w:val="CellBodyCentered"/>
              <w:rPr>
                <w:rFonts w:ascii="Arial Narrow" w:hAnsi="Arial Narrow" w:cs="Arial"/>
                <w:color w:val="auto"/>
                <w:sz w:val="16"/>
                <w:szCs w:val="16"/>
                <w:lang w:val="en-GB"/>
              </w:rPr>
            </w:pPr>
          </w:p>
          <w:p w14:paraId="45D60A00" w14:textId="77777777" w:rsidR="00797682" w:rsidRPr="00BF38C6" w:rsidRDefault="00797682" w:rsidP="00D14C5B">
            <w:pPr>
              <w:pStyle w:val="CellBodyCentered"/>
              <w:rPr>
                <w:rFonts w:ascii="Arial Narrow" w:hAnsi="Arial Narrow" w:cs="Arial"/>
                <w:color w:val="auto"/>
                <w:sz w:val="16"/>
                <w:szCs w:val="16"/>
                <w:lang w:val="en-GB"/>
              </w:rPr>
            </w:pPr>
          </w:p>
          <w:p w14:paraId="3F4A8C66" w14:textId="77777777" w:rsidR="00797682" w:rsidRPr="00BF38C6" w:rsidRDefault="00797682" w:rsidP="00D14C5B">
            <w:pPr>
              <w:pStyle w:val="CellBodyCentered"/>
              <w:rPr>
                <w:rFonts w:ascii="Arial Narrow" w:hAnsi="Arial Narrow" w:cs="Arial"/>
                <w:color w:val="auto"/>
                <w:sz w:val="16"/>
                <w:szCs w:val="16"/>
                <w:lang w:val="en-GB"/>
              </w:rPr>
            </w:pPr>
          </w:p>
          <w:p w14:paraId="29F8FC33" w14:textId="77777777" w:rsidR="00797682" w:rsidRPr="00BF38C6" w:rsidRDefault="00797682" w:rsidP="00D14C5B">
            <w:pPr>
              <w:pStyle w:val="CellBodyCentered"/>
              <w:rPr>
                <w:rFonts w:ascii="Arial Narrow" w:hAnsi="Arial Narrow" w:cs="Arial"/>
                <w:color w:val="auto"/>
                <w:sz w:val="16"/>
                <w:szCs w:val="16"/>
                <w:lang w:val="en-GB"/>
              </w:rPr>
            </w:pPr>
          </w:p>
          <w:p w14:paraId="4FEFED85" w14:textId="77777777" w:rsidR="00797682" w:rsidRPr="00BF38C6" w:rsidRDefault="00797682" w:rsidP="00D14C5B">
            <w:pPr>
              <w:pStyle w:val="CellBodyCentered"/>
              <w:rPr>
                <w:rFonts w:ascii="Arial Narrow" w:hAnsi="Arial Narrow" w:cs="Arial"/>
                <w:color w:val="auto"/>
                <w:sz w:val="16"/>
                <w:szCs w:val="16"/>
                <w:lang w:val="en-GB"/>
              </w:rPr>
            </w:pPr>
          </w:p>
          <w:p w14:paraId="4277DB9C" w14:textId="77777777" w:rsidR="00797682" w:rsidRPr="00BF38C6" w:rsidRDefault="00797682" w:rsidP="00D14C5B">
            <w:pPr>
              <w:pStyle w:val="CellBodyCentered"/>
              <w:rPr>
                <w:rFonts w:ascii="Arial Narrow" w:hAnsi="Arial Narrow" w:cs="Arial"/>
                <w:color w:val="auto"/>
                <w:sz w:val="16"/>
                <w:szCs w:val="16"/>
                <w:lang w:val="en-GB"/>
              </w:rPr>
            </w:pPr>
          </w:p>
          <w:p w14:paraId="0B30D6C7" w14:textId="77777777" w:rsidR="00797682" w:rsidRPr="00BF38C6" w:rsidRDefault="00797682" w:rsidP="00D14C5B">
            <w:pPr>
              <w:pStyle w:val="CellBodyCentered"/>
              <w:rPr>
                <w:rFonts w:ascii="Arial Narrow" w:hAnsi="Arial Narrow" w:cs="Arial"/>
                <w:color w:val="auto"/>
                <w:sz w:val="16"/>
                <w:szCs w:val="16"/>
                <w:lang w:val="en-GB"/>
              </w:rPr>
            </w:pPr>
          </w:p>
          <w:p w14:paraId="6BAC415E" w14:textId="77777777" w:rsidR="00797682" w:rsidRPr="00BF38C6" w:rsidRDefault="00797682" w:rsidP="00D14C5B">
            <w:pPr>
              <w:pStyle w:val="CellBodyCentered"/>
              <w:rPr>
                <w:rFonts w:ascii="Arial Narrow" w:hAnsi="Arial Narrow" w:cs="Arial"/>
                <w:color w:val="auto"/>
                <w:sz w:val="16"/>
                <w:szCs w:val="16"/>
                <w:lang w:val="en-GB"/>
              </w:rPr>
            </w:pPr>
          </w:p>
          <w:p w14:paraId="4A54B260" w14:textId="77777777" w:rsidR="00797682" w:rsidRPr="00BF38C6" w:rsidRDefault="00797682" w:rsidP="00D14C5B">
            <w:pPr>
              <w:pStyle w:val="CellBodyCentered"/>
              <w:rPr>
                <w:rFonts w:ascii="Arial Narrow" w:hAnsi="Arial Narrow" w:cs="Arial"/>
                <w:color w:val="auto"/>
                <w:sz w:val="16"/>
                <w:szCs w:val="16"/>
                <w:lang w:val="en-GB"/>
              </w:rPr>
            </w:pPr>
          </w:p>
          <w:p w14:paraId="2E4BF733" w14:textId="77777777" w:rsidR="00797682" w:rsidRPr="00BF38C6" w:rsidRDefault="00797682" w:rsidP="00D14C5B">
            <w:pPr>
              <w:pStyle w:val="CellBodyCentered"/>
              <w:rPr>
                <w:rFonts w:ascii="Arial Narrow" w:hAnsi="Arial Narrow" w:cs="Arial"/>
                <w:color w:val="auto"/>
                <w:sz w:val="16"/>
                <w:szCs w:val="16"/>
                <w:lang w:val="en-GB"/>
              </w:rPr>
            </w:pPr>
          </w:p>
          <w:p w14:paraId="33572FB4" w14:textId="77777777" w:rsidR="00797682" w:rsidRPr="00BF38C6" w:rsidRDefault="00797682" w:rsidP="00D14C5B">
            <w:pPr>
              <w:pStyle w:val="CellBodyCentered"/>
              <w:rPr>
                <w:rFonts w:ascii="Arial Narrow" w:hAnsi="Arial Narrow" w:cs="Arial"/>
                <w:color w:val="auto"/>
                <w:sz w:val="16"/>
                <w:szCs w:val="16"/>
                <w:lang w:val="en-GB"/>
              </w:rPr>
            </w:pPr>
          </w:p>
          <w:p w14:paraId="32CDCD81" w14:textId="77777777" w:rsidR="00797682" w:rsidRPr="00BF38C6" w:rsidRDefault="00797682" w:rsidP="00D14C5B">
            <w:pPr>
              <w:pStyle w:val="CellBodyCentered"/>
              <w:rPr>
                <w:rFonts w:ascii="Arial Narrow" w:hAnsi="Arial Narrow" w:cs="Arial"/>
                <w:color w:val="auto"/>
                <w:sz w:val="16"/>
                <w:szCs w:val="16"/>
                <w:lang w:val="en-GB"/>
              </w:rPr>
            </w:pPr>
          </w:p>
          <w:p w14:paraId="1C51A1C9" w14:textId="77777777" w:rsidR="00797682" w:rsidRPr="00BF38C6" w:rsidRDefault="00797682" w:rsidP="00D14C5B">
            <w:pPr>
              <w:pStyle w:val="CellBodyCentered"/>
              <w:rPr>
                <w:rFonts w:ascii="Arial Narrow" w:hAnsi="Arial Narrow" w:cs="Arial"/>
                <w:color w:val="auto"/>
                <w:sz w:val="16"/>
                <w:szCs w:val="16"/>
                <w:lang w:val="en-GB"/>
              </w:rPr>
            </w:pPr>
          </w:p>
          <w:p w14:paraId="02B86049" w14:textId="77777777" w:rsidR="00797682" w:rsidRPr="00BF38C6" w:rsidRDefault="00797682" w:rsidP="00D14C5B">
            <w:pPr>
              <w:pStyle w:val="CellBodyCentered"/>
              <w:rPr>
                <w:rFonts w:ascii="Arial Narrow" w:hAnsi="Arial Narrow" w:cs="Arial"/>
                <w:color w:val="auto"/>
                <w:sz w:val="16"/>
                <w:szCs w:val="16"/>
                <w:lang w:val="en-GB"/>
              </w:rPr>
            </w:pPr>
          </w:p>
          <w:p w14:paraId="76526FD6" w14:textId="77777777" w:rsidR="00797682" w:rsidRPr="00BF38C6" w:rsidRDefault="00797682" w:rsidP="00D14C5B">
            <w:pPr>
              <w:pStyle w:val="CellBodyCentered"/>
              <w:rPr>
                <w:rFonts w:ascii="Arial Narrow" w:hAnsi="Arial Narrow" w:cs="Arial"/>
                <w:color w:val="auto"/>
                <w:sz w:val="16"/>
                <w:szCs w:val="16"/>
                <w:lang w:val="en-GB"/>
              </w:rPr>
            </w:pPr>
          </w:p>
          <w:p w14:paraId="53996219" w14:textId="77777777" w:rsidR="00797682" w:rsidRPr="00BF38C6" w:rsidRDefault="00797682" w:rsidP="00D14C5B">
            <w:pPr>
              <w:pStyle w:val="CellBodyCentered"/>
              <w:rPr>
                <w:rFonts w:ascii="Arial Narrow" w:hAnsi="Arial Narrow" w:cs="Arial"/>
                <w:color w:val="auto"/>
                <w:sz w:val="16"/>
                <w:szCs w:val="16"/>
                <w:lang w:val="ru-RU"/>
              </w:rPr>
            </w:pPr>
          </w:p>
          <w:p w14:paraId="3E554581" w14:textId="77777777" w:rsidR="00797682" w:rsidRPr="00BF38C6" w:rsidRDefault="00797682" w:rsidP="00D14C5B">
            <w:pPr>
              <w:pStyle w:val="CellBodyCentered"/>
              <w:rPr>
                <w:rFonts w:ascii="Arial Narrow" w:hAnsi="Arial Narrow" w:cs="Arial"/>
                <w:color w:val="auto"/>
                <w:sz w:val="16"/>
                <w:szCs w:val="16"/>
                <w:lang w:val="ru-RU"/>
              </w:rPr>
            </w:pPr>
          </w:p>
          <w:p w14:paraId="68583955" w14:textId="77777777" w:rsidR="00797682" w:rsidRPr="00BF38C6" w:rsidRDefault="00797682" w:rsidP="00D14C5B">
            <w:pPr>
              <w:pStyle w:val="CellBodyCentered"/>
              <w:rPr>
                <w:rFonts w:ascii="Arial Narrow" w:hAnsi="Arial Narrow" w:cs="Arial"/>
                <w:color w:val="auto"/>
                <w:sz w:val="16"/>
                <w:szCs w:val="16"/>
                <w:lang w:val="ru-RU"/>
              </w:rPr>
            </w:pPr>
          </w:p>
          <w:p w14:paraId="1B9C590F" w14:textId="77777777" w:rsidR="00797682" w:rsidRPr="00BF38C6" w:rsidRDefault="00797682" w:rsidP="00D14C5B">
            <w:pPr>
              <w:pStyle w:val="CellBodyCentered"/>
              <w:rPr>
                <w:rFonts w:ascii="Arial Narrow" w:hAnsi="Arial Narrow" w:cs="Arial"/>
                <w:color w:val="auto"/>
                <w:sz w:val="16"/>
                <w:szCs w:val="16"/>
                <w:lang w:val="ru-RU"/>
              </w:rPr>
            </w:pPr>
          </w:p>
          <w:p w14:paraId="58114C7F" w14:textId="77777777" w:rsidR="00797682" w:rsidRPr="00BF38C6" w:rsidRDefault="00797682" w:rsidP="00D14C5B">
            <w:pPr>
              <w:pStyle w:val="CellBodyCentered"/>
              <w:rPr>
                <w:rFonts w:ascii="Arial Narrow" w:hAnsi="Arial Narrow" w:cs="Arial"/>
                <w:color w:val="auto"/>
                <w:sz w:val="16"/>
                <w:szCs w:val="16"/>
                <w:lang w:val="ru-RU"/>
              </w:rPr>
            </w:pPr>
          </w:p>
          <w:p w14:paraId="2AB078E2" w14:textId="77777777" w:rsidR="00797682" w:rsidRPr="00BF38C6" w:rsidRDefault="00797682" w:rsidP="00D14C5B">
            <w:pPr>
              <w:pStyle w:val="CellBodyCentered"/>
              <w:rPr>
                <w:rFonts w:ascii="Arial Narrow" w:hAnsi="Arial Narrow" w:cs="Arial"/>
                <w:color w:val="auto"/>
                <w:sz w:val="16"/>
                <w:szCs w:val="16"/>
                <w:lang w:val="ru-RU"/>
              </w:rPr>
            </w:pPr>
          </w:p>
          <w:p w14:paraId="4F1A3A49" w14:textId="77777777" w:rsidR="00797682" w:rsidRPr="00BF38C6" w:rsidRDefault="00797682" w:rsidP="00D14C5B">
            <w:pPr>
              <w:pStyle w:val="CellBodyCentered"/>
              <w:rPr>
                <w:rFonts w:ascii="Arial Narrow" w:hAnsi="Arial Narrow" w:cs="Arial"/>
                <w:color w:val="auto"/>
                <w:sz w:val="16"/>
                <w:szCs w:val="16"/>
                <w:lang w:val="ru-RU"/>
              </w:rPr>
            </w:pPr>
          </w:p>
          <w:p w14:paraId="3AD3B3B2" w14:textId="77777777" w:rsidR="00797682" w:rsidRPr="00BF38C6" w:rsidRDefault="00797682" w:rsidP="00D14C5B">
            <w:pPr>
              <w:pStyle w:val="CellBodyCentered"/>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66A188B5" w14:textId="77777777" w:rsidR="00797682" w:rsidRPr="00BF38C6" w:rsidRDefault="00797682" w:rsidP="00D14C5B">
            <w:pPr>
              <w:pStyle w:val="CellBodyCentered"/>
              <w:rPr>
                <w:rFonts w:ascii="Arial Narrow" w:hAnsi="Arial Narrow"/>
                <w:color w:val="auto"/>
                <w:sz w:val="16"/>
                <w:szCs w:val="16"/>
              </w:rPr>
            </w:pPr>
          </w:p>
          <w:p w14:paraId="5E0667CF"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p w14:paraId="36C96B28" w14:textId="77777777" w:rsidR="00797682" w:rsidRPr="00BF38C6" w:rsidRDefault="00797682" w:rsidP="00D14C5B">
            <w:pPr>
              <w:pStyle w:val="CellBodyCentered"/>
              <w:rPr>
                <w:rFonts w:ascii="Arial Narrow" w:hAnsi="Arial Narrow" w:cs="Arial"/>
                <w:color w:val="auto"/>
                <w:sz w:val="16"/>
                <w:szCs w:val="16"/>
                <w:lang w:val="ru-RU"/>
              </w:rPr>
            </w:pPr>
          </w:p>
          <w:p w14:paraId="6820BA24" w14:textId="77777777" w:rsidR="00797682" w:rsidRPr="00BF38C6" w:rsidRDefault="00797682" w:rsidP="00D14C5B">
            <w:pPr>
              <w:pStyle w:val="CellBodyCentered"/>
              <w:rPr>
                <w:rFonts w:ascii="Arial Narrow" w:hAnsi="Arial Narrow" w:cs="Arial"/>
                <w:color w:val="auto"/>
                <w:sz w:val="16"/>
                <w:szCs w:val="16"/>
                <w:lang w:val="ru-RU"/>
              </w:rPr>
            </w:pPr>
          </w:p>
          <w:p w14:paraId="4A91E466" w14:textId="77777777" w:rsidR="00797682" w:rsidRPr="00BF38C6" w:rsidRDefault="00797682" w:rsidP="00D14C5B">
            <w:pPr>
              <w:pStyle w:val="CellBodyCentered"/>
              <w:rPr>
                <w:rFonts w:ascii="Arial Narrow" w:hAnsi="Arial Narrow" w:cs="Arial"/>
                <w:color w:val="auto"/>
                <w:sz w:val="16"/>
                <w:szCs w:val="16"/>
                <w:lang w:val="ru-RU"/>
              </w:rPr>
            </w:pPr>
          </w:p>
          <w:p w14:paraId="59F3F76B" w14:textId="77777777" w:rsidR="00797682" w:rsidRPr="00BF38C6" w:rsidRDefault="00797682" w:rsidP="00D14C5B">
            <w:pPr>
              <w:pStyle w:val="CellBodyCentered"/>
              <w:rPr>
                <w:rFonts w:ascii="Arial Narrow" w:hAnsi="Arial Narrow" w:cs="Arial"/>
                <w:color w:val="auto"/>
                <w:sz w:val="16"/>
                <w:szCs w:val="16"/>
                <w:lang w:val="ru-RU"/>
              </w:rPr>
            </w:pPr>
          </w:p>
          <w:p w14:paraId="7F679FF4" w14:textId="77777777" w:rsidR="00797682" w:rsidRPr="00BF38C6" w:rsidRDefault="00797682" w:rsidP="00D14C5B">
            <w:pPr>
              <w:pStyle w:val="CellBodyCentered"/>
              <w:rPr>
                <w:rFonts w:ascii="Arial Narrow" w:hAnsi="Arial Narrow" w:cs="Arial"/>
                <w:color w:val="auto"/>
                <w:sz w:val="16"/>
                <w:szCs w:val="16"/>
                <w:lang w:val="ru-RU"/>
              </w:rPr>
            </w:pPr>
          </w:p>
          <w:p w14:paraId="45705CE9" w14:textId="77777777" w:rsidR="00797682" w:rsidRPr="00BF38C6" w:rsidRDefault="00797682" w:rsidP="00D14C5B">
            <w:pPr>
              <w:pStyle w:val="CellBodyCentered"/>
              <w:rPr>
                <w:rFonts w:ascii="Arial Narrow" w:hAnsi="Arial Narrow" w:cs="Arial"/>
                <w:color w:val="auto"/>
                <w:sz w:val="16"/>
                <w:szCs w:val="16"/>
                <w:lang w:val="ru-RU"/>
              </w:rPr>
            </w:pPr>
          </w:p>
          <w:p w14:paraId="02A9277F" w14:textId="77777777" w:rsidR="00797682" w:rsidRPr="00BF38C6" w:rsidRDefault="00797682" w:rsidP="00D14C5B">
            <w:pPr>
              <w:pStyle w:val="CellBodyCentered"/>
              <w:rPr>
                <w:rFonts w:ascii="Arial Narrow" w:hAnsi="Arial Narrow" w:cs="Arial"/>
                <w:color w:val="auto"/>
                <w:sz w:val="16"/>
                <w:szCs w:val="16"/>
                <w:lang w:val="ru-RU"/>
              </w:rPr>
            </w:pPr>
          </w:p>
          <w:p w14:paraId="2E5CE63D" w14:textId="77777777" w:rsidR="00797682" w:rsidRPr="00BF38C6" w:rsidRDefault="00797682" w:rsidP="00D14C5B">
            <w:pPr>
              <w:pStyle w:val="CellBodyCentered"/>
              <w:rPr>
                <w:rFonts w:ascii="Arial Narrow" w:hAnsi="Arial Narrow" w:cs="Arial"/>
                <w:color w:val="auto"/>
                <w:sz w:val="16"/>
                <w:szCs w:val="16"/>
                <w:lang w:val="ru-RU"/>
              </w:rPr>
            </w:pPr>
          </w:p>
          <w:p w14:paraId="3CF9875B" w14:textId="77777777" w:rsidR="00797682" w:rsidRPr="00BF38C6" w:rsidRDefault="00797682" w:rsidP="00D14C5B">
            <w:pPr>
              <w:pStyle w:val="CellBodyCentered"/>
              <w:rPr>
                <w:rFonts w:ascii="Arial Narrow" w:hAnsi="Arial Narrow" w:cs="Arial"/>
                <w:color w:val="auto"/>
                <w:sz w:val="16"/>
                <w:szCs w:val="16"/>
                <w:lang w:val="ru-RU"/>
              </w:rPr>
            </w:pPr>
          </w:p>
          <w:p w14:paraId="4BCA8CB1" w14:textId="77777777" w:rsidR="00797682" w:rsidRPr="00BF38C6" w:rsidRDefault="00797682" w:rsidP="00D14C5B">
            <w:pPr>
              <w:pStyle w:val="CellBodyCentered"/>
              <w:rPr>
                <w:rFonts w:ascii="Arial Narrow" w:hAnsi="Arial Narrow" w:cs="Arial"/>
                <w:color w:val="auto"/>
                <w:sz w:val="16"/>
                <w:szCs w:val="16"/>
                <w:lang w:val="ru-RU"/>
              </w:rPr>
            </w:pPr>
          </w:p>
          <w:p w14:paraId="34844BF3" w14:textId="77777777" w:rsidR="00797682" w:rsidRPr="00BF38C6" w:rsidRDefault="00797682" w:rsidP="00D14C5B">
            <w:pPr>
              <w:pStyle w:val="CellBodyCentered"/>
              <w:rPr>
                <w:rFonts w:ascii="Arial Narrow" w:hAnsi="Arial Narrow" w:cs="Arial"/>
                <w:color w:val="auto"/>
                <w:sz w:val="16"/>
                <w:szCs w:val="16"/>
                <w:lang w:val="ru-RU"/>
              </w:rPr>
            </w:pPr>
          </w:p>
          <w:p w14:paraId="52628776" w14:textId="77777777" w:rsidR="00797682" w:rsidRPr="00BF38C6" w:rsidRDefault="00797682" w:rsidP="00D14C5B">
            <w:pPr>
              <w:pStyle w:val="CellBodyCentered"/>
              <w:rPr>
                <w:rFonts w:ascii="Arial Narrow" w:hAnsi="Arial Narrow" w:cs="Arial"/>
                <w:color w:val="auto"/>
                <w:sz w:val="16"/>
                <w:szCs w:val="16"/>
                <w:lang w:val="ru-RU"/>
              </w:rPr>
            </w:pPr>
          </w:p>
          <w:p w14:paraId="28F3A012" w14:textId="77777777" w:rsidR="00797682" w:rsidRPr="00BF38C6" w:rsidRDefault="00797682" w:rsidP="00D14C5B">
            <w:pPr>
              <w:pStyle w:val="CellBodyCentered"/>
              <w:rPr>
                <w:rFonts w:ascii="Arial Narrow" w:hAnsi="Arial Narrow" w:cs="Arial"/>
                <w:color w:val="auto"/>
                <w:sz w:val="16"/>
                <w:szCs w:val="16"/>
                <w:lang w:val="ru-RU"/>
              </w:rPr>
            </w:pPr>
          </w:p>
          <w:p w14:paraId="2550A317" w14:textId="77777777" w:rsidR="00797682" w:rsidRPr="00BF38C6" w:rsidRDefault="00797682" w:rsidP="00D14C5B">
            <w:pPr>
              <w:pStyle w:val="CellBodyCentered"/>
              <w:rPr>
                <w:rFonts w:ascii="Arial Narrow" w:hAnsi="Arial Narrow" w:cs="Arial"/>
                <w:color w:val="auto"/>
                <w:sz w:val="16"/>
                <w:szCs w:val="16"/>
                <w:lang w:val="ru-RU"/>
              </w:rPr>
            </w:pPr>
          </w:p>
          <w:p w14:paraId="218D66F3" w14:textId="77777777" w:rsidR="00797682" w:rsidRPr="00BF38C6" w:rsidRDefault="00797682" w:rsidP="00D14C5B">
            <w:pPr>
              <w:pStyle w:val="CellBodyCentered"/>
              <w:rPr>
                <w:rFonts w:ascii="Arial Narrow" w:hAnsi="Arial Narrow" w:cs="Arial"/>
                <w:color w:val="auto"/>
                <w:sz w:val="16"/>
                <w:szCs w:val="16"/>
                <w:lang w:val="ru-RU"/>
              </w:rPr>
            </w:pPr>
          </w:p>
          <w:p w14:paraId="48B33797" w14:textId="77777777" w:rsidR="00797682" w:rsidRPr="00BF38C6" w:rsidRDefault="00797682" w:rsidP="00D14C5B">
            <w:pPr>
              <w:pStyle w:val="CellBodyCentered"/>
              <w:rPr>
                <w:rFonts w:ascii="Arial Narrow" w:hAnsi="Arial Narrow" w:cs="Arial"/>
                <w:color w:val="auto"/>
                <w:sz w:val="16"/>
                <w:szCs w:val="16"/>
                <w:lang w:val="ru-RU"/>
              </w:rPr>
            </w:pPr>
          </w:p>
          <w:p w14:paraId="1E68885B" w14:textId="77777777" w:rsidR="00797682" w:rsidRPr="00BF38C6" w:rsidRDefault="00797682" w:rsidP="00D14C5B">
            <w:pPr>
              <w:pStyle w:val="CellBodyCentered"/>
              <w:rPr>
                <w:rFonts w:ascii="Arial Narrow" w:hAnsi="Arial Narrow" w:cs="Arial"/>
                <w:color w:val="auto"/>
                <w:sz w:val="16"/>
                <w:szCs w:val="16"/>
                <w:lang w:val="ru-RU"/>
              </w:rPr>
            </w:pPr>
          </w:p>
          <w:p w14:paraId="2B43BF23" w14:textId="77777777" w:rsidR="00797682" w:rsidRPr="00BF38C6" w:rsidRDefault="00797682" w:rsidP="00D14C5B">
            <w:pPr>
              <w:pStyle w:val="CellBodyCentered"/>
              <w:rPr>
                <w:rFonts w:ascii="Arial Narrow" w:hAnsi="Arial Narrow" w:cs="Arial"/>
                <w:color w:val="auto"/>
                <w:sz w:val="16"/>
                <w:szCs w:val="16"/>
                <w:lang w:val="ru-RU"/>
              </w:rPr>
            </w:pPr>
          </w:p>
          <w:p w14:paraId="61085E68" w14:textId="77777777" w:rsidR="00797682" w:rsidRPr="00BF38C6" w:rsidRDefault="00797682" w:rsidP="00D14C5B">
            <w:pPr>
              <w:pStyle w:val="CellBodyCentered"/>
              <w:rPr>
                <w:rFonts w:ascii="Arial Narrow" w:hAnsi="Arial Narrow" w:cs="Arial"/>
                <w:color w:val="auto"/>
                <w:sz w:val="16"/>
                <w:szCs w:val="16"/>
                <w:lang w:val="ru-RU"/>
              </w:rPr>
            </w:pPr>
          </w:p>
          <w:p w14:paraId="191A9A91" w14:textId="77777777" w:rsidR="00797682" w:rsidRPr="00BF38C6" w:rsidRDefault="00797682" w:rsidP="00D14C5B">
            <w:pPr>
              <w:pStyle w:val="CellBodyCentered"/>
              <w:rPr>
                <w:rFonts w:ascii="Arial Narrow" w:hAnsi="Arial Narrow" w:cs="Arial"/>
                <w:color w:val="auto"/>
                <w:sz w:val="16"/>
                <w:szCs w:val="16"/>
                <w:lang w:val="ru-RU"/>
              </w:rPr>
            </w:pPr>
          </w:p>
          <w:p w14:paraId="2CA87DE6" w14:textId="77777777" w:rsidR="00797682" w:rsidRPr="00BF38C6" w:rsidRDefault="00797682" w:rsidP="00D14C5B">
            <w:pPr>
              <w:pStyle w:val="CellBodyCentered"/>
              <w:rPr>
                <w:rFonts w:ascii="Arial Narrow" w:hAnsi="Arial Narrow" w:cs="Arial"/>
                <w:color w:val="auto"/>
                <w:sz w:val="16"/>
                <w:szCs w:val="16"/>
                <w:lang w:val="ru-RU"/>
              </w:rPr>
            </w:pPr>
          </w:p>
          <w:p w14:paraId="56F2B67F" w14:textId="77777777" w:rsidR="00797682" w:rsidRPr="00BF38C6" w:rsidRDefault="00797682" w:rsidP="00D14C5B">
            <w:pPr>
              <w:pStyle w:val="CellBodyCentered"/>
              <w:rPr>
                <w:rFonts w:ascii="Arial Narrow" w:hAnsi="Arial Narrow" w:cs="Arial"/>
                <w:color w:val="auto"/>
                <w:sz w:val="16"/>
                <w:szCs w:val="16"/>
                <w:lang w:val="ru-RU"/>
              </w:rPr>
            </w:pPr>
          </w:p>
          <w:p w14:paraId="38500D17" w14:textId="77777777" w:rsidR="00797682" w:rsidRPr="00BF38C6" w:rsidRDefault="00797682" w:rsidP="00D14C5B">
            <w:pPr>
              <w:pStyle w:val="CellBodyCentered"/>
              <w:rPr>
                <w:rFonts w:ascii="Arial Narrow" w:hAnsi="Arial Narrow" w:cs="Arial"/>
                <w:color w:val="auto"/>
                <w:sz w:val="16"/>
                <w:szCs w:val="16"/>
                <w:lang w:val="ru-RU"/>
              </w:rPr>
            </w:pPr>
          </w:p>
          <w:p w14:paraId="7212F4DB" w14:textId="77777777" w:rsidR="00797682" w:rsidRPr="00BF38C6" w:rsidRDefault="00797682" w:rsidP="00D14C5B">
            <w:pPr>
              <w:pStyle w:val="CellBodyCentered"/>
              <w:rPr>
                <w:rFonts w:ascii="Arial Narrow" w:hAnsi="Arial Narrow" w:cs="Arial"/>
                <w:color w:val="auto"/>
                <w:sz w:val="16"/>
                <w:szCs w:val="16"/>
                <w:lang w:val="ru-RU"/>
              </w:rPr>
            </w:pPr>
          </w:p>
          <w:p w14:paraId="5C487D07" w14:textId="77777777" w:rsidR="00797682" w:rsidRPr="00BF38C6" w:rsidRDefault="00797682" w:rsidP="00D14C5B">
            <w:pPr>
              <w:pStyle w:val="CellBodyCentered"/>
              <w:rPr>
                <w:rFonts w:ascii="Arial Narrow" w:hAnsi="Arial Narrow" w:cs="Arial"/>
                <w:color w:val="auto"/>
                <w:sz w:val="16"/>
                <w:szCs w:val="16"/>
                <w:lang w:val="ru-RU"/>
              </w:rPr>
            </w:pPr>
          </w:p>
          <w:p w14:paraId="63F15EF7" w14:textId="77777777" w:rsidR="00797682" w:rsidRPr="00BF38C6" w:rsidRDefault="00797682" w:rsidP="00D14C5B">
            <w:pPr>
              <w:pStyle w:val="CellBodyCentered"/>
              <w:rPr>
                <w:rFonts w:ascii="Arial Narrow" w:hAnsi="Arial Narrow" w:cs="Arial"/>
                <w:color w:val="auto"/>
                <w:sz w:val="16"/>
                <w:szCs w:val="16"/>
                <w:lang w:val="ru-RU"/>
              </w:rPr>
            </w:pPr>
          </w:p>
          <w:p w14:paraId="3DD51960" w14:textId="77777777" w:rsidR="00797682" w:rsidRPr="00BF38C6" w:rsidRDefault="00797682" w:rsidP="00D14C5B">
            <w:pPr>
              <w:pStyle w:val="CellBodyCentered"/>
              <w:rPr>
                <w:rFonts w:ascii="Arial Narrow" w:hAnsi="Arial Narrow" w:cs="Arial"/>
                <w:color w:val="auto"/>
                <w:sz w:val="16"/>
                <w:szCs w:val="16"/>
                <w:lang w:val="ru-RU"/>
              </w:rPr>
            </w:pPr>
          </w:p>
          <w:p w14:paraId="333B4414" w14:textId="77777777" w:rsidR="00797682" w:rsidRPr="00BF38C6" w:rsidRDefault="00797682" w:rsidP="00D14C5B">
            <w:pPr>
              <w:pStyle w:val="CellBodyCentered"/>
              <w:rPr>
                <w:rFonts w:ascii="Arial Narrow" w:hAnsi="Arial Narrow" w:cs="Arial"/>
                <w:color w:val="auto"/>
                <w:sz w:val="16"/>
                <w:szCs w:val="16"/>
                <w:lang w:val="ru-RU"/>
              </w:rPr>
            </w:pPr>
          </w:p>
          <w:p w14:paraId="03AF82B2" w14:textId="77777777" w:rsidR="00797682" w:rsidRPr="00BF38C6" w:rsidRDefault="00797682" w:rsidP="00D14C5B">
            <w:pPr>
              <w:pStyle w:val="CellBodyCentered"/>
              <w:rPr>
                <w:rFonts w:ascii="Arial Narrow" w:hAnsi="Arial Narrow" w:cs="Arial"/>
                <w:color w:val="auto"/>
                <w:sz w:val="16"/>
                <w:szCs w:val="16"/>
                <w:lang w:val="ru-RU"/>
              </w:rPr>
            </w:pPr>
          </w:p>
          <w:p w14:paraId="7F358874" w14:textId="77777777" w:rsidR="00797682" w:rsidRPr="00BF38C6" w:rsidRDefault="00797682" w:rsidP="00D14C5B">
            <w:pPr>
              <w:pStyle w:val="CellBodyCentered"/>
              <w:rPr>
                <w:rFonts w:ascii="Arial Narrow" w:hAnsi="Arial Narrow" w:cs="Arial"/>
                <w:color w:val="auto"/>
                <w:sz w:val="16"/>
                <w:szCs w:val="16"/>
                <w:lang w:val="ru-RU"/>
              </w:rPr>
            </w:pPr>
          </w:p>
          <w:p w14:paraId="43C0C745" w14:textId="77777777" w:rsidR="00797682" w:rsidRPr="00BF38C6" w:rsidRDefault="00797682" w:rsidP="00D14C5B">
            <w:pPr>
              <w:pStyle w:val="CellBodyCentered"/>
              <w:rPr>
                <w:rFonts w:ascii="Arial Narrow" w:hAnsi="Arial Narrow" w:cs="Arial"/>
                <w:color w:val="auto"/>
                <w:sz w:val="16"/>
                <w:szCs w:val="16"/>
                <w:lang w:val="ru-RU"/>
              </w:rPr>
            </w:pPr>
          </w:p>
          <w:p w14:paraId="55A98918" w14:textId="77777777" w:rsidR="00797682" w:rsidRPr="00BF38C6" w:rsidRDefault="00797682" w:rsidP="00D14C5B">
            <w:pPr>
              <w:pStyle w:val="CellBodyCentered"/>
              <w:rPr>
                <w:rFonts w:ascii="Arial Narrow" w:hAnsi="Arial Narrow" w:cs="Arial"/>
                <w:color w:val="auto"/>
                <w:sz w:val="16"/>
                <w:szCs w:val="16"/>
                <w:lang w:val="ru-RU"/>
              </w:rPr>
            </w:pPr>
          </w:p>
          <w:p w14:paraId="63FD2E31" w14:textId="77777777" w:rsidR="00797682" w:rsidRPr="00BF38C6" w:rsidRDefault="00797682" w:rsidP="00D14C5B">
            <w:pPr>
              <w:pStyle w:val="CellBodyCentered"/>
              <w:rPr>
                <w:rFonts w:ascii="Arial Narrow" w:hAnsi="Arial Narrow" w:cs="Arial"/>
                <w:color w:val="auto"/>
                <w:sz w:val="16"/>
                <w:szCs w:val="16"/>
                <w:lang w:val="ru-RU"/>
              </w:rPr>
            </w:pPr>
          </w:p>
          <w:p w14:paraId="02E1EACA" w14:textId="77777777" w:rsidR="00797682" w:rsidRPr="00BF38C6" w:rsidRDefault="00797682" w:rsidP="00D14C5B">
            <w:pPr>
              <w:pStyle w:val="CellBodyCentered"/>
              <w:rPr>
                <w:rFonts w:ascii="Arial Narrow" w:hAnsi="Arial Narrow" w:cs="Arial"/>
                <w:color w:val="auto"/>
                <w:sz w:val="16"/>
                <w:szCs w:val="16"/>
                <w:lang w:val="ru-RU"/>
              </w:rPr>
            </w:pPr>
          </w:p>
          <w:p w14:paraId="2FF90AD2" w14:textId="77777777" w:rsidR="00797682" w:rsidRPr="00BF38C6" w:rsidRDefault="00797682" w:rsidP="00D14C5B">
            <w:pPr>
              <w:pStyle w:val="CellBodyCentered"/>
              <w:rPr>
                <w:rFonts w:ascii="Arial Narrow" w:hAnsi="Arial Narrow" w:cs="Arial"/>
                <w:color w:val="auto"/>
                <w:sz w:val="16"/>
                <w:szCs w:val="16"/>
                <w:lang w:val="en-GB"/>
              </w:rPr>
            </w:pPr>
          </w:p>
          <w:p w14:paraId="0020E00E" w14:textId="77777777" w:rsidR="00797682" w:rsidRPr="00BF38C6" w:rsidRDefault="00797682" w:rsidP="00D14C5B">
            <w:pPr>
              <w:pStyle w:val="CellBodyCentered"/>
              <w:rPr>
                <w:rFonts w:ascii="Arial Narrow" w:hAnsi="Arial Narrow" w:cs="Arial"/>
                <w:color w:val="auto"/>
                <w:sz w:val="16"/>
                <w:szCs w:val="16"/>
                <w:lang w:val="en-GB"/>
              </w:rPr>
            </w:pPr>
          </w:p>
          <w:p w14:paraId="08402153" w14:textId="77777777" w:rsidR="00797682" w:rsidRPr="00BF38C6" w:rsidRDefault="00797682" w:rsidP="00D14C5B">
            <w:pPr>
              <w:pStyle w:val="CellBodyCentered"/>
              <w:rPr>
                <w:rFonts w:ascii="Arial Narrow" w:hAnsi="Arial Narrow" w:cs="Arial"/>
                <w:color w:val="auto"/>
                <w:sz w:val="16"/>
                <w:szCs w:val="16"/>
                <w:lang w:val="en-GB"/>
              </w:rPr>
            </w:pPr>
          </w:p>
          <w:p w14:paraId="1F4B3563" w14:textId="77777777" w:rsidR="00797682" w:rsidRPr="00BF38C6" w:rsidRDefault="00797682" w:rsidP="00D14C5B">
            <w:pPr>
              <w:pStyle w:val="CellBodyCentered"/>
              <w:rPr>
                <w:rFonts w:ascii="Arial Narrow" w:hAnsi="Arial Narrow" w:cs="Arial"/>
                <w:color w:val="auto"/>
                <w:sz w:val="16"/>
                <w:szCs w:val="16"/>
                <w:lang w:val="en-GB"/>
              </w:rPr>
            </w:pPr>
          </w:p>
          <w:p w14:paraId="234BDCB7" w14:textId="77777777" w:rsidR="00797682" w:rsidRPr="00BF38C6" w:rsidRDefault="00797682" w:rsidP="00D14C5B">
            <w:pPr>
              <w:pStyle w:val="CellBodyCentered"/>
              <w:rPr>
                <w:rFonts w:ascii="Arial Narrow" w:hAnsi="Arial Narrow" w:cs="Arial"/>
                <w:color w:val="auto"/>
                <w:sz w:val="16"/>
                <w:szCs w:val="16"/>
                <w:lang w:val="en-GB"/>
              </w:rPr>
            </w:pPr>
          </w:p>
          <w:p w14:paraId="305F2732" w14:textId="77777777" w:rsidR="00797682" w:rsidRPr="00BF38C6" w:rsidRDefault="00797682" w:rsidP="00D14C5B">
            <w:pPr>
              <w:pStyle w:val="CellBodyCentered"/>
              <w:rPr>
                <w:rFonts w:ascii="Arial Narrow" w:hAnsi="Arial Narrow" w:cs="Arial"/>
                <w:color w:val="auto"/>
                <w:sz w:val="16"/>
                <w:szCs w:val="16"/>
                <w:lang w:val="en-GB"/>
              </w:rPr>
            </w:pPr>
          </w:p>
          <w:p w14:paraId="4D6F68AA" w14:textId="77777777" w:rsidR="00797682" w:rsidRPr="00BF38C6" w:rsidRDefault="00797682" w:rsidP="00D14C5B">
            <w:pPr>
              <w:pStyle w:val="CellBodyCentered"/>
              <w:rPr>
                <w:rFonts w:ascii="Arial Narrow" w:hAnsi="Arial Narrow" w:cs="Arial"/>
                <w:color w:val="auto"/>
                <w:sz w:val="16"/>
                <w:szCs w:val="16"/>
                <w:lang w:val="en-GB"/>
              </w:rPr>
            </w:pPr>
          </w:p>
          <w:p w14:paraId="460F2C7E" w14:textId="77777777" w:rsidR="00797682" w:rsidRPr="00BF38C6" w:rsidRDefault="00797682" w:rsidP="00D14C5B">
            <w:pPr>
              <w:pStyle w:val="CellBodyCentered"/>
              <w:rPr>
                <w:rFonts w:ascii="Arial Narrow" w:hAnsi="Arial Narrow" w:cs="Arial"/>
                <w:color w:val="auto"/>
                <w:sz w:val="16"/>
                <w:szCs w:val="16"/>
                <w:lang w:val="en-GB"/>
              </w:rPr>
            </w:pPr>
          </w:p>
          <w:p w14:paraId="4F2AC121" w14:textId="77777777" w:rsidR="00797682" w:rsidRPr="00BF38C6" w:rsidRDefault="00797682" w:rsidP="00D14C5B">
            <w:pPr>
              <w:pStyle w:val="CellBodyCentered"/>
              <w:rPr>
                <w:rFonts w:ascii="Arial Narrow" w:hAnsi="Arial Narrow" w:cs="Arial"/>
                <w:color w:val="auto"/>
                <w:sz w:val="16"/>
                <w:szCs w:val="16"/>
                <w:lang w:val="en-GB"/>
              </w:rPr>
            </w:pPr>
          </w:p>
          <w:p w14:paraId="363FE349" w14:textId="77777777" w:rsidR="00797682" w:rsidRPr="00BF38C6" w:rsidRDefault="00797682" w:rsidP="00D14C5B">
            <w:pPr>
              <w:pStyle w:val="CellBodyCentered"/>
              <w:rPr>
                <w:rFonts w:ascii="Arial Narrow" w:hAnsi="Arial Narrow" w:cs="Arial"/>
                <w:color w:val="auto"/>
                <w:sz w:val="16"/>
                <w:szCs w:val="16"/>
                <w:lang w:val="en-GB"/>
              </w:rPr>
            </w:pPr>
          </w:p>
          <w:p w14:paraId="4BFF2842" w14:textId="77777777" w:rsidR="00797682" w:rsidRPr="00BF38C6" w:rsidRDefault="00797682" w:rsidP="00D14C5B">
            <w:pPr>
              <w:pStyle w:val="CellBodyCentered"/>
              <w:rPr>
                <w:rFonts w:ascii="Arial Narrow" w:hAnsi="Arial Narrow" w:cs="Arial"/>
                <w:color w:val="auto"/>
                <w:sz w:val="16"/>
                <w:szCs w:val="16"/>
                <w:lang w:val="en-GB"/>
              </w:rPr>
            </w:pPr>
          </w:p>
          <w:p w14:paraId="16B8436C" w14:textId="77777777" w:rsidR="00797682" w:rsidRPr="00BF38C6" w:rsidRDefault="00797682" w:rsidP="00D14C5B">
            <w:pPr>
              <w:pStyle w:val="CellBodyCentered"/>
              <w:rPr>
                <w:rFonts w:ascii="Arial Narrow" w:hAnsi="Arial Narrow" w:cs="Arial"/>
                <w:color w:val="auto"/>
                <w:sz w:val="16"/>
                <w:szCs w:val="16"/>
                <w:lang w:val="en-GB"/>
              </w:rPr>
            </w:pPr>
          </w:p>
          <w:p w14:paraId="35FF38BD" w14:textId="77777777" w:rsidR="00797682" w:rsidRPr="00BF38C6" w:rsidRDefault="00797682" w:rsidP="00D14C5B">
            <w:pPr>
              <w:pStyle w:val="CellBodyCentered"/>
              <w:rPr>
                <w:rFonts w:ascii="Arial Narrow" w:hAnsi="Arial Narrow" w:cs="Arial"/>
                <w:color w:val="auto"/>
                <w:sz w:val="16"/>
                <w:szCs w:val="16"/>
                <w:lang w:val="en-GB"/>
              </w:rPr>
            </w:pPr>
          </w:p>
          <w:p w14:paraId="1B306E79" w14:textId="77777777" w:rsidR="00797682" w:rsidRPr="00BF38C6" w:rsidRDefault="00797682" w:rsidP="00D14C5B">
            <w:pPr>
              <w:pStyle w:val="CellBodyCentered"/>
              <w:rPr>
                <w:rFonts w:ascii="Arial Narrow" w:hAnsi="Arial Narrow" w:cs="Arial"/>
                <w:color w:val="auto"/>
                <w:sz w:val="16"/>
                <w:szCs w:val="16"/>
                <w:lang w:val="en-GB"/>
              </w:rPr>
            </w:pPr>
          </w:p>
          <w:p w14:paraId="2C0ADA32" w14:textId="77777777" w:rsidR="00797682" w:rsidRPr="00BF38C6" w:rsidRDefault="00797682" w:rsidP="00D14C5B">
            <w:pPr>
              <w:pStyle w:val="CellBodyCentered"/>
              <w:rPr>
                <w:rFonts w:ascii="Arial Narrow" w:hAnsi="Arial Narrow" w:cs="Arial"/>
                <w:color w:val="auto"/>
                <w:sz w:val="16"/>
                <w:szCs w:val="16"/>
                <w:lang w:val="en-GB"/>
              </w:rPr>
            </w:pPr>
          </w:p>
          <w:p w14:paraId="37617985" w14:textId="77777777" w:rsidR="00797682" w:rsidRPr="00BF38C6" w:rsidRDefault="00797682" w:rsidP="00D14C5B">
            <w:pPr>
              <w:pStyle w:val="CellBodyCentered"/>
              <w:rPr>
                <w:rFonts w:ascii="Arial Narrow" w:hAnsi="Arial Narrow" w:cs="Arial"/>
                <w:color w:val="auto"/>
                <w:sz w:val="16"/>
                <w:szCs w:val="16"/>
                <w:lang w:val="en-GB"/>
              </w:rPr>
            </w:pPr>
          </w:p>
          <w:p w14:paraId="317FB67D" w14:textId="77777777" w:rsidR="00797682" w:rsidRPr="00BF38C6" w:rsidRDefault="00797682" w:rsidP="00D14C5B">
            <w:pPr>
              <w:pStyle w:val="CellBodyCentered"/>
              <w:rPr>
                <w:rFonts w:ascii="Arial Narrow" w:hAnsi="Arial Narrow" w:cs="Arial"/>
                <w:color w:val="auto"/>
                <w:sz w:val="16"/>
                <w:szCs w:val="16"/>
                <w:lang w:val="en-GB"/>
              </w:rPr>
            </w:pPr>
          </w:p>
          <w:p w14:paraId="0B88A4B7" w14:textId="77777777" w:rsidR="00797682" w:rsidRPr="00BF38C6" w:rsidRDefault="00797682" w:rsidP="00D14C5B">
            <w:pPr>
              <w:pStyle w:val="CellBodyCentered"/>
              <w:rPr>
                <w:rFonts w:ascii="Arial Narrow" w:hAnsi="Arial Narrow" w:cs="Arial"/>
                <w:color w:val="auto"/>
                <w:sz w:val="16"/>
                <w:szCs w:val="16"/>
                <w:lang w:val="en-GB"/>
              </w:rPr>
            </w:pPr>
          </w:p>
          <w:p w14:paraId="1423C904" w14:textId="77777777" w:rsidR="00797682" w:rsidRPr="00BF38C6" w:rsidRDefault="00797682" w:rsidP="00D14C5B">
            <w:pPr>
              <w:pStyle w:val="CellBodyCentered"/>
              <w:rPr>
                <w:rFonts w:ascii="Arial Narrow" w:hAnsi="Arial Narrow" w:cs="Arial"/>
                <w:color w:val="auto"/>
                <w:sz w:val="16"/>
                <w:szCs w:val="16"/>
                <w:lang w:val="en-GB"/>
              </w:rPr>
            </w:pPr>
          </w:p>
          <w:p w14:paraId="3BE34B56" w14:textId="77777777" w:rsidR="00797682" w:rsidRPr="00BF38C6" w:rsidRDefault="00797682" w:rsidP="00D14C5B">
            <w:pPr>
              <w:pStyle w:val="CellBodyCentered"/>
              <w:rPr>
                <w:rFonts w:ascii="Arial Narrow" w:hAnsi="Arial Narrow" w:cs="Arial"/>
                <w:color w:val="auto"/>
                <w:sz w:val="16"/>
                <w:szCs w:val="16"/>
                <w:lang w:val="en-GB"/>
              </w:rPr>
            </w:pPr>
          </w:p>
          <w:p w14:paraId="19CDF484" w14:textId="77777777" w:rsidR="00797682" w:rsidRPr="00BF38C6" w:rsidRDefault="00797682" w:rsidP="00D14C5B">
            <w:pPr>
              <w:pStyle w:val="CellBodyCentered"/>
              <w:rPr>
                <w:rFonts w:ascii="Arial Narrow" w:hAnsi="Arial Narrow" w:cs="Arial"/>
                <w:color w:val="auto"/>
                <w:sz w:val="16"/>
                <w:szCs w:val="16"/>
                <w:lang w:val="en-GB"/>
              </w:rPr>
            </w:pPr>
          </w:p>
          <w:p w14:paraId="0D2A305E" w14:textId="77777777" w:rsidR="00797682" w:rsidRPr="00BF38C6" w:rsidRDefault="00797682" w:rsidP="00D14C5B">
            <w:pPr>
              <w:pStyle w:val="CellBodyCentered"/>
              <w:rPr>
                <w:rFonts w:ascii="Arial Narrow" w:hAnsi="Arial Narrow" w:cs="Arial"/>
                <w:color w:val="auto"/>
                <w:sz w:val="16"/>
                <w:szCs w:val="16"/>
                <w:lang w:val="en-GB"/>
              </w:rPr>
            </w:pPr>
          </w:p>
          <w:p w14:paraId="268E3368" w14:textId="77777777" w:rsidR="00797682" w:rsidRPr="00BF38C6" w:rsidRDefault="00797682" w:rsidP="00D14C5B">
            <w:pPr>
              <w:pStyle w:val="CellBodyCentered"/>
              <w:rPr>
                <w:rFonts w:ascii="Arial Narrow" w:hAnsi="Arial Narrow" w:cs="Arial"/>
                <w:color w:val="auto"/>
                <w:sz w:val="16"/>
                <w:szCs w:val="16"/>
                <w:lang w:val="en-GB"/>
              </w:rPr>
            </w:pPr>
          </w:p>
          <w:p w14:paraId="3856EB88" w14:textId="77777777" w:rsidR="00797682" w:rsidRPr="00BF38C6" w:rsidRDefault="00797682" w:rsidP="00D14C5B">
            <w:pPr>
              <w:pStyle w:val="CellBodyCentered"/>
              <w:rPr>
                <w:rFonts w:ascii="Arial Narrow" w:hAnsi="Arial Narrow" w:cs="Arial"/>
                <w:color w:val="auto"/>
                <w:sz w:val="16"/>
                <w:szCs w:val="16"/>
                <w:lang w:val="en-GB"/>
              </w:rPr>
            </w:pPr>
          </w:p>
          <w:p w14:paraId="79969692" w14:textId="77777777" w:rsidR="00797682" w:rsidRPr="00BF38C6" w:rsidRDefault="00797682" w:rsidP="00D14C5B">
            <w:pPr>
              <w:pStyle w:val="CellBodyCentered"/>
              <w:rPr>
                <w:rFonts w:ascii="Arial Narrow" w:hAnsi="Arial Narrow" w:cs="Arial"/>
                <w:color w:val="auto"/>
                <w:sz w:val="16"/>
                <w:szCs w:val="16"/>
                <w:lang w:val="en-GB"/>
              </w:rPr>
            </w:pPr>
          </w:p>
          <w:p w14:paraId="211B5AE6" w14:textId="77777777" w:rsidR="00797682" w:rsidRPr="00BF38C6" w:rsidRDefault="00797682" w:rsidP="00D14C5B">
            <w:pPr>
              <w:pStyle w:val="CellBodyCentered"/>
              <w:rPr>
                <w:rFonts w:ascii="Arial Narrow" w:hAnsi="Arial Narrow" w:cs="Arial"/>
                <w:color w:val="auto"/>
                <w:sz w:val="16"/>
                <w:szCs w:val="16"/>
                <w:lang w:val="en-GB"/>
              </w:rPr>
            </w:pPr>
          </w:p>
          <w:p w14:paraId="317AE6C6" w14:textId="77777777" w:rsidR="00797682" w:rsidRPr="00BF38C6" w:rsidRDefault="00797682" w:rsidP="00D14C5B">
            <w:pPr>
              <w:pStyle w:val="CellBodyCentered"/>
              <w:rPr>
                <w:rFonts w:ascii="Arial Narrow" w:hAnsi="Arial Narrow" w:cs="Arial"/>
                <w:color w:val="auto"/>
                <w:sz w:val="16"/>
                <w:szCs w:val="16"/>
                <w:lang w:val="en-GB"/>
              </w:rPr>
            </w:pPr>
          </w:p>
          <w:p w14:paraId="52F3FCC4" w14:textId="77777777" w:rsidR="00797682" w:rsidRPr="00BF38C6" w:rsidRDefault="00797682" w:rsidP="00D14C5B">
            <w:pPr>
              <w:pStyle w:val="CellBodyCentered"/>
              <w:rPr>
                <w:rFonts w:ascii="Arial Narrow" w:hAnsi="Arial Narrow" w:cs="Arial"/>
                <w:color w:val="auto"/>
                <w:sz w:val="16"/>
                <w:szCs w:val="16"/>
                <w:lang w:val="ru-RU"/>
              </w:rPr>
            </w:pPr>
          </w:p>
          <w:p w14:paraId="7534C5F0" w14:textId="77777777" w:rsidR="00797682" w:rsidRPr="00BF38C6" w:rsidRDefault="00797682" w:rsidP="00D14C5B">
            <w:pPr>
              <w:pStyle w:val="CellBodyCentered"/>
              <w:rPr>
                <w:rFonts w:ascii="Arial Narrow" w:hAnsi="Arial Narrow" w:cs="Arial"/>
                <w:color w:val="auto"/>
                <w:sz w:val="16"/>
                <w:szCs w:val="16"/>
                <w:lang w:val="ru-RU"/>
              </w:rPr>
            </w:pPr>
          </w:p>
          <w:p w14:paraId="049A871F" w14:textId="77777777" w:rsidR="00797682" w:rsidRPr="00BF38C6" w:rsidRDefault="00797682" w:rsidP="00D14C5B">
            <w:pPr>
              <w:pStyle w:val="CellBodyCentered"/>
              <w:rPr>
                <w:rFonts w:ascii="Arial Narrow" w:hAnsi="Arial Narrow" w:cs="Arial"/>
                <w:color w:val="auto"/>
                <w:sz w:val="16"/>
                <w:szCs w:val="16"/>
                <w:lang w:val="ru-RU"/>
              </w:rPr>
            </w:pPr>
          </w:p>
          <w:p w14:paraId="373E5859" w14:textId="77777777" w:rsidR="00797682" w:rsidRPr="00BF38C6" w:rsidRDefault="00797682" w:rsidP="00D14C5B">
            <w:pPr>
              <w:pStyle w:val="CellBodyCentered"/>
              <w:rPr>
                <w:rFonts w:ascii="Arial Narrow" w:hAnsi="Arial Narrow" w:cs="Arial"/>
                <w:color w:val="auto"/>
                <w:sz w:val="16"/>
                <w:szCs w:val="16"/>
                <w:lang w:val="ru-RU"/>
              </w:rPr>
            </w:pPr>
          </w:p>
          <w:p w14:paraId="6DD02EFD" w14:textId="77777777" w:rsidR="00797682" w:rsidRPr="00BF38C6" w:rsidRDefault="00797682" w:rsidP="00D14C5B">
            <w:pPr>
              <w:pStyle w:val="CellBodyCentered"/>
              <w:rPr>
                <w:rFonts w:ascii="Arial Narrow" w:hAnsi="Arial Narrow" w:cs="Arial"/>
                <w:color w:val="auto"/>
                <w:sz w:val="16"/>
                <w:szCs w:val="16"/>
                <w:lang w:val="ru-RU"/>
              </w:rPr>
            </w:pPr>
          </w:p>
          <w:p w14:paraId="66A785E3" w14:textId="77777777" w:rsidR="00797682" w:rsidRPr="00BF38C6" w:rsidRDefault="00797682" w:rsidP="00D14C5B">
            <w:pPr>
              <w:pStyle w:val="CellBodyCentered"/>
              <w:rPr>
                <w:rFonts w:ascii="Arial Narrow" w:hAnsi="Arial Narrow" w:cs="Arial"/>
                <w:color w:val="auto"/>
                <w:sz w:val="16"/>
                <w:szCs w:val="16"/>
                <w:lang w:val="ru-RU"/>
              </w:rPr>
            </w:pPr>
          </w:p>
          <w:p w14:paraId="43C8378C" w14:textId="77777777" w:rsidR="00797682" w:rsidRPr="00BF38C6" w:rsidRDefault="00797682" w:rsidP="00D14C5B">
            <w:pPr>
              <w:pStyle w:val="CellBodyCentered"/>
              <w:rPr>
                <w:rFonts w:ascii="Arial Narrow" w:hAnsi="Arial Narrow" w:cs="Arial"/>
                <w:color w:val="auto"/>
                <w:sz w:val="16"/>
                <w:szCs w:val="16"/>
                <w:lang w:val="ru-RU"/>
              </w:rPr>
            </w:pPr>
          </w:p>
          <w:p w14:paraId="0C61C718" w14:textId="77777777" w:rsidR="00797682" w:rsidRPr="00BF38C6" w:rsidRDefault="00797682" w:rsidP="00D14C5B">
            <w:pPr>
              <w:pStyle w:val="CellBodyCentered"/>
              <w:rPr>
                <w:rFonts w:ascii="Arial Narrow" w:hAnsi="Arial Narrow" w:cs="Arial"/>
                <w:color w:val="auto"/>
                <w:sz w:val="16"/>
                <w:szCs w:val="16"/>
                <w:lang w:val="ru-RU"/>
              </w:rPr>
            </w:pPr>
          </w:p>
        </w:tc>
      </w:tr>
      <w:tr w:rsidR="00797682" w:rsidRPr="00BF38C6" w14:paraId="554DB718" w14:textId="77777777" w:rsidTr="002A7110">
        <w:tc>
          <w:tcPr>
            <w:tcW w:w="3332" w:type="dxa"/>
            <w:tcBorders>
              <w:top w:val="single" w:sz="6" w:space="0" w:color="auto"/>
              <w:left w:val="single" w:sz="6" w:space="0" w:color="auto"/>
              <w:bottom w:val="single" w:sz="6" w:space="0" w:color="auto"/>
              <w:right w:val="single" w:sz="6" w:space="0" w:color="auto"/>
            </w:tcBorders>
          </w:tcPr>
          <w:p w14:paraId="74928EFB" w14:textId="77777777" w:rsidR="00797682" w:rsidRPr="004B618B" w:rsidRDefault="00797682" w:rsidP="00D14C5B">
            <w:pPr>
              <w:pStyle w:val="CellBody"/>
              <w:rPr>
                <w:rFonts w:ascii="Arial Narrow" w:hAnsi="Arial Narrow" w:cs="Arial"/>
                <w:color w:val="auto"/>
                <w:sz w:val="16"/>
                <w:szCs w:val="16"/>
              </w:rPr>
            </w:pPr>
          </w:p>
          <w:p w14:paraId="35842FB7" w14:textId="77777777" w:rsidR="00797682" w:rsidRPr="004B618B" w:rsidRDefault="00797682" w:rsidP="00D14C5B">
            <w:pPr>
              <w:pStyle w:val="TableText"/>
              <w:rPr>
                <w:rFonts w:ascii="Arial Narrow" w:hAnsi="Arial Narrow"/>
                <w:color w:val="auto"/>
                <w:szCs w:val="16"/>
              </w:rPr>
            </w:pPr>
            <w:r w:rsidRPr="00BF38C6">
              <w:rPr>
                <w:rFonts w:ascii="Arial Narrow" w:hAnsi="Arial Narrow"/>
                <w:color w:val="auto"/>
                <w:szCs w:val="16"/>
                <w:lang w:val="en-GB"/>
              </w:rPr>
              <w:t>BB</w:t>
            </w:r>
            <w:r w:rsidRPr="004B618B">
              <w:rPr>
                <w:rFonts w:ascii="Arial Narrow" w:hAnsi="Arial Narrow"/>
                <w:color w:val="auto"/>
                <w:szCs w:val="16"/>
              </w:rPr>
              <w:t xml:space="preserve"> - </w:t>
            </w:r>
            <w:r w:rsidRPr="00BF38C6">
              <w:rPr>
                <w:rFonts w:ascii="Arial Narrow" w:hAnsi="Arial Narrow"/>
                <w:color w:val="auto"/>
                <w:szCs w:val="16"/>
                <w:lang w:val="ru-RU"/>
              </w:rPr>
              <w:t>ПРОДУВКА</w:t>
            </w:r>
            <w:r w:rsidRPr="004B618B">
              <w:rPr>
                <w:rFonts w:ascii="Arial Narrow" w:hAnsi="Arial Narrow"/>
                <w:color w:val="auto"/>
                <w:szCs w:val="16"/>
              </w:rPr>
              <w:t xml:space="preserve"> </w:t>
            </w:r>
            <w:r w:rsidRPr="00BF38C6">
              <w:rPr>
                <w:rFonts w:ascii="Arial Narrow" w:hAnsi="Arial Narrow"/>
                <w:color w:val="auto"/>
                <w:szCs w:val="16"/>
                <w:lang w:val="ru-RU"/>
              </w:rPr>
              <w:t>КОТЛА</w:t>
            </w:r>
          </w:p>
          <w:p w14:paraId="722451E5" w14:textId="77777777" w:rsidR="00491E06" w:rsidRPr="00014E44" w:rsidRDefault="00491E06" w:rsidP="00D14C5B">
            <w:pPr>
              <w:pStyle w:val="TableText"/>
              <w:rPr>
                <w:ins w:id="889" w:author="Zhunisbayev, Olzhasbek [Bolashak Atyrau Limited]" w:date="2024-05-08T23:15:00Z"/>
                <w:rFonts w:ascii="Arial Narrow" w:hAnsi="Arial Narrow"/>
                <w:color w:val="auto"/>
                <w:szCs w:val="16"/>
              </w:rPr>
            </w:pPr>
            <w:ins w:id="890" w:author="Zhunisbayev, Olzhasbek [Bolashak Atyrau Limited]" w:date="2024-05-08T23:15:00Z">
              <w:r w:rsidRPr="00014E44">
                <w:rPr>
                  <w:rFonts w:ascii="Arial Narrow" w:hAnsi="Arial Narrow"/>
                  <w:color w:val="auto"/>
                  <w:szCs w:val="16"/>
                </w:rPr>
                <w:t>BV -</w:t>
              </w:r>
              <w:r>
                <w:rPr>
                  <w:rFonts w:ascii="Arial Narrow" w:hAnsi="Arial Narrow"/>
                  <w:color w:val="auto"/>
                  <w:szCs w:val="16"/>
                </w:rPr>
                <w:t xml:space="preserve"> </w:t>
              </w:r>
              <w:r w:rsidRPr="00014E44">
                <w:rPr>
                  <w:rFonts w:ascii="Arial Narrow" w:hAnsi="Arial Narrow"/>
                  <w:color w:val="auto"/>
                  <w:szCs w:val="16"/>
                </w:rPr>
                <w:t>VENT TO ATMOSPHERE</w:t>
              </w:r>
            </w:ins>
          </w:p>
          <w:p w14:paraId="1EF977B5" w14:textId="13AFA3DF" w:rsidR="00797682" w:rsidRPr="00BF38C6" w:rsidRDefault="00797682" w:rsidP="00D14C5B">
            <w:pPr>
              <w:pStyle w:val="TableText"/>
              <w:rPr>
                <w:rFonts w:ascii="Arial Narrow" w:hAnsi="Arial Narrow" w:cs="Arial"/>
                <w:color w:val="auto"/>
                <w:szCs w:val="16"/>
                <w:lang w:val="ru-RU"/>
              </w:rPr>
            </w:pPr>
            <w:r w:rsidRPr="00BF38C6">
              <w:rPr>
                <w:rFonts w:ascii="Arial Narrow" w:hAnsi="Arial Narrow"/>
                <w:color w:val="auto"/>
                <w:szCs w:val="16"/>
                <w:lang w:val="ru-RU"/>
              </w:rPr>
              <w:t>DL – ДРЕНАЖ, НЕФТЕСОДЕРЖ</w:t>
            </w:r>
            <w:r w:rsidR="00115C77" w:rsidRPr="004B618B">
              <w:rPr>
                <w:rFonts w:ascii="Arial Narrow" w:hAnsi="Arial Narrow"/>
                <w:color w:val="auto"/>
                <w:szCs w:val="16"/>
                <w:lang w:val="ru-RU"/>
              </w:rPr>
              <w:t>.</w:t>
            </w:r>
            <w:r w:rsidRPr="00BF38C6">
              <w:rPr>
                <w:rFonts w:ascii="Arial Narrow" w:hAnsi="Arial Narrow"/>
                <w:color w:val="auto"/>
                <w:szCs w:val="16"/>
                <w:lang w:val="ru-RU"/>
              </w:rPr>
              <w:t xml:space="preserve"> ВОДА</w:t>
            </w:r>
            <w:r w:rsidRPr="00BF38C6">
              <w:rPr>
                <w:rFonts w:ascii="Arial Narrow" w:hAnsi="Arial Narrow" w:cs="Arial"/>
                <w:color w:val="auto"/>
                <w:szCs w:val="16"/>
                <w:lang w:val="ru-RU"/>
              </w:rPr>
              <w:t xml:space="preserve"> (ОТКР</w:t>
            </w:r>
            <w:r w:rsidR="003579D4" w:rsidRPr="004B618B">
              <w:rPr>
                <w:rFonts w:ascii="Arial Narrow" w:hAnsi="Arial Narrow" w:cs="Arial"/>
                <w:color w:val="auto"/>
                <w:szCs w:val="16"/>
                <w:lang w:val="ru-RU"/>
              </w:rPr>
              <w:t>.</w:t>
            </w:r>
            <w:r w:rsidRPr="00BF38C6">
              <w:rPr>
                <w:rFonts w:ascii="Arial Narrow" w:hAnsi="Arial Narrow" w:cs="Arial"/>
                <w:color w:val="auto"/>
                <w:szCs w:val="16"/>
                <w:lang w:val="ru-RU"/>
              </w:rPr>
              <w:t>)</w:t>
            </w:r>
          </w:p>
        </w:tc>
        <w:tc>
          <w:tcPr>
            <w:tcW w:w="720" w:type="dxa"/>
            <w:tcBorders>
              <w:top w:val="single" w:sz="6" w:space="0" w:color="auto"/>
              <w:left w:val="single" w:sz="6" w:space="0" w:color="auto"/>
              <w:bottom w:val="single" w:sz="6" w:space="0" w:color="auto"/>
              <w:right w:val="single" w:sz="6" w:space="0" w:color="auto"/>
            </w:tcBorders>
          </w:tcPr>
          <w:p w14:paraId="7A6C3D99" w14:textId="77777777" w:rsidR="00066A12" w:rsidRPr="004B618B" w:rsidRDefault="00066A12" w:rsidP="00D14C5B">
            <w:pPr>
              <w:pStyle w:val="CellBodyCentered"/>
              <w:ind w:left="-42" w:right="-44"/>
              <w:rPr>
                <w:rFonts w:ascii="Arial Narrow" w:hAnsi="Arial Narrow" w:cs="Arial"/>
                <w:b/>
                <w:color w:val="auto"/>
                <w:sz w:val="16"/>
                <w:szCs w:val="16"/>
                <w:lang w:val="ru-RU"/>
              </w:rPr>
            </w:pPr>
          </w:p>
          <w:p w14:paraId="63720E61" w14:textId="26FAB130" w:rsidR="00797682" w:rsidRPr="00BF38C6" w:rsidRDefault="00797682" w:rsidP="00D14C5B">
            <w:pPr>
              <w:pStyle w:val="CellBodyCentered"/>
              <w:ind w:left="-42" w:right="-44"/>
              <w:rPr>
                <w:rFonts w:ascii="Arial Narrow" w:hAnsi="Arial Narrow" w:cs="Arial"/>
                <w:b/>
                <w:color w:val="auto"/>
                <w:sz w:val="16"/>
                <w:szCs w:val="16"/>
                <w:lang w:val="en-GB"/>
              </w:rPr>
            </w:pPr>
            <w:r w:rsidRPr="00BF38C6">
              <w:rPr>
                <w:rFonts w:ascii="Arial Narrow" w:hAnsi="Arial Narrow" w:cs="Arial"/>
                <w:b/>
                <w:color w:val="auto"/>
                <w:sz w:val="16"/>
                <w:szCs w:val="16"/>
                <w:lang w:val="en-GB"/>
              </w:rPr>
              <w:t>150H23</w:t>
            </w:r>
          </w:p>
          <w:p w14:paraId="299E7ED9" w14:textId="77777777" w:rsidR="00797682" w:rsidRPr="00BF38C6" w:rsidRDefault="00797682" w:rsidP="00D14C5B">
            <w:pPr>
              <w:pStyle w:val="CellBodyCentered"/>
              <w:ind w:left="720"/>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0751BFB" w14:textId="77777777" w:rsidR="00797682" w:rsidRPr="00BF38C6" w:rsidRDefault="00797682" w:rsidP="00D14C5B">
            <w:pPr>
              <w:pStyle w:val="CellBodyCentered"/>
              <w:rPr>
                <w:rFonts w:ascii="Arial Narrow" w:hAnsi="Arial Narrow" w:cs="Arial"/>
                <w:color w:val="auto"/>
                <w:sz w:val="16"/>
                <w:szCs w:val="16"/>
                <w:lang w:val="en-GB"/>
              </w:rPr>
            </w:pPr>
          </w:p>
          <w:p w14:paraId="67BF3B28"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6</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2E4D589B" w14:textId="77777777" w:rsidR="00797682" w:rsidRPr="00BF38C6" w:rsidRDefault="00797682" w:rsidP="00D14C5B">
            <w:pPr>
              <w:pStyle w:val="CellBodyCentered"/>
              <w:rPr>
                <w:rFonts w:ascii="Arial Narrow" w:hAnsi="Arial Narrow" w:cs="Arial"/>
                <w:color w:val="auto"/>
                <w:sz w:val="16"/>
                <w:szCs w:val="16"/>
                <w:lang w:val="ru-RU"/>
              </w:rPr>
            </w:pPr>
          </w:p>
          <w:p w14:paraId="5B4EE717" w14:textId="64DC83C5" w:rsidR="00797682" w:rsidRDefault="00A9573C" w:rsidP="00D14C5B">
            <w:pPr>
              <w:pStyle w:val="CellBodyCentered"/>
              <w:rPr>
                <w:rFonts w:ascii="Arial Narrow" w:hAnsi="Arial Narrow" w:cs="Arial"/>
                <w:color w:val="auto"/>
                <w:sz w:val="16"/>
                <w:szCs w:val="16"/>
              </w:rPr>
            </w:pPr>
            <w:r>
              <w:rPr>
                <w:rFonts w:ascii="Arial Narrow" w:hAnsi="Arial Narrow" w:cs="Arial"/>
                <w:color w:val="auto"/>
                <w:sz w:val="16"/>
                <w:szCs w:val="16"/>
              </w:rPr>
              <w:t>LTCS</w:t>
            </w:r>
          </w:p>
          <w:p w14:paraId="7F3B1C87" w14:textId="77777777" w:rsidR="00A9573C" w:rsidRPr="00BF38C6" w:rsidRDefault="00A9573C" w:rsidP="00D14C5B">
            <w:pPr>
              <w:pStyle w:val="CellBodyCentered"/>
              <w:rPr>
                <w:rFonts w:ascii="Arial Narrow" w:hAnsi="Arial Narrow" w:cs="Arial"/>
                <w:color w:val="auto"/>
                <w:sz w:val="16"/>
                <w:szCs w:val="16"/>
                <w:lang w:val="ru-RU"/>
              </w:rPr>
            </w:pPr>
          </w:p>
          <w:p w14:paraId="7D044B46"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28C8A82E" w14:textId="77777777" w:rsidR="00797682" w:rsidRPr="00BF38C6" w:rsidRDefault="00797682" w:rsidP="00D14C5B">
            <w:pPr>
              <w:pStyle w:val="CellBodyCentered"/>
              <w:rPr>
                <w:rFonts w:ascii="Arial Narrow" w:hAnsi="Arial Narrow" w:cs="Arial"/>
                <w:color w:val="auto"/>
                <w:sz w:val="16"/>
                <w:szCs w:val="16"/>
                <w:lang w:val="en-GB"/>
              </w:rPr>
            </w:pPr>
          </w:p>
          <w:p w14:paraId="34E8A7FB"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КЛАСС</w:t>
            </w:r>
          </w:p>
          <w:p w14:paraId="5F28C730" w14:textId="1131EB4C"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150</w:t>
            </w:r>
            <w:r w:rsidR="00167847">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3A6E71A0" w14:textId="77777777" w:rsidR="00797682" w:rsidRPr="00BF38C6" w:rsidRDefault="00797682" w:rsidP="00D14C5B">
            <w:pPr>
              <w:pStyle w:val="CellBodyCentered"/>
              <w:rPr>
                <w:rFonts w:ascii="Arial Narrow" w:hAnsi="Arial Narrow" w:cs="Arial"/>
                <w:color w:val="auto"/>
                <w:sz w:val="16"/>
                <w:szCs w:val="16"/>
                <w:lang w:val="en-GB"/>
              </w:rPr>
            </w:pPr>
          </w:p>
          <w:p w14:paraId="3A09E443" w14:textId="396FB851"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w:t>
            </w:r>
            <w:r w:rsidRPr="00BF38C6">
              <w:rPr>
                <w:rFonts w:ascii="Arial Narrow" w:hAnsi="Arial Narrow" w:cs="Arial"/>
                <w:color w:val="auto"/>
                <w:sz w:val="16"/>
                <w:szCs w:val="16"/>
                <w:lang w:val="en-GB"/>
              </w:rPr>
              <w:t xml:space="preserve"> +200°C</w:t>
            </w:r>
          </w:p>
        </w:tc>
        <w:tc>
          <w:tcPr>
            <w:tcW w:w="1951" w:type="dxa"/>
            <w:tcBorders>
              <w:top w:val="single" w:sz="6" w:space="0" w:color="auto"/>
              <w:left w:val="single" w:sz="6" w:space="0" w:color="auto"/>
              <w:bottom w:val="single" w:sz="6" w:space="0" w:color="auto"/>
              <w:right w:val="single" w:sz="6" w:space="0" w:color="auto"/>
            </w:tcBorders>
          </w:tcPr>
          <w:p w14:paraId="2886AFB7" w14:textId="77777777" w:rsidR="00797682" w:rsidRPr="00BF38C6" w:rsidRDefault="00797682" w:rsidP="00D14C5B">
            <w:pPr>
              <w:pStyle w:val="CellBody"/>
              <w:rPr>
                <w:rFonts w:ascii="Arial Narrow" w:hAnsi="Arial Narrow" w:cs="Arial"/>
                <w:color w:val="auto"/>
                <w:sz w:val="16"/>
                <w:szCs w:val="16"/>
                <w:lang w:val="ru-RU"/>
              </w:rPr>
            </w:pPr>
          </w:p>
          <w:p w14:paraId="4932BDD4" w14:textId="77777777" w:rsidR="00491E06" w:rsidRPr="00BF38C6" w:rsidRDefault="00491E06" w:rsidP="00D14C5B">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3AA94CA7" w14:textId="77777777" w:rsidR="00491E06" w:rsidRPr="00BF38C6" w:rsidRDefault="00491E06" w:rsidP="00D14C5B">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19,6 бар (изб.)</w:t>
            </w:r>
          </w:p>
          <w:p w14:paraId="0BEE65F5"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w:t>
            </w:r>
            <w:r w:rsidRPr="00BF38C6">
              <w:rPr>
                <w:rFonts w:ascii="Arial Narrow" w:hAnsi="Arial Narrow"/>
                <w:snapToGrid w:val="0"/>
                <w:color w:val="auto"/>
                <w:sz w:val="16"/>
                <w:szCs w:val="16"/>
                <w:lang w:val="ru-RU"/>
              </w:rPr>
              <w:t xml:space="preserve">C = 19,2 </w:t>
            </w:r>
            <w:r w:rsidRPr="00BF38C6">
              <w:rPr>
                <w:rFonts w:ascii="Arial Narrow" w:hAnsi="Arial Narrow"/>
                <w:color w:val="auto"/>
                <w:sz w:val="16"/>
                <w:szCs w:val="16"/>
                <w:lang w:val="ru-RU"/>
              </w:rPr>
              <w:t>бар (изб.)</w:t>
            </w:r>
          </w:p>
          <w:p w14:paraId="53CA1FD3"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17,7 </w:t>
            </w:r>
            <w:r w:rsidRPr="00BF38C6">
              <w:rPr>
                <w:rFonts w:ascii="Arial Narrow" w:hAnsi="Arial Narrow"/>
                <w:color w:val="auto"/>
                <w:sz w:val="16"/>
                <w:szCs w:val="16"/>
                <w:lang w:val="ru-RU"/>
              </w:rPr>
              <w:t>бар (изб.)</w:t>
            </w:r>
          </w:p>
          <w:p w14:paraId="0C33C7DC"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15,8 </w:t>
            </w:r>
            <w:r w:rsidRPr="00BF38C6">
              <w:rPr>
                <w:rFonts w:ascii="Arial Narrow" w:hAnsi="Arial Narrow"/>
                <w:color w:val="auto"/>
                <w:sz w:val="16"/>
                <w:szCs w:val="16"/>
                <w:lang w:val="ru-RU"/>
              </w:rPr>
              <w:t>бар (изб.)</w:t>
            </w:r>
          </w:p>
          <w:p w14:paraId="2B6AE273" w14:textId="773B6C3A"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13,8 </w:t>
            </w:r>
            <w:r w:rsidRPr="00BF38C6">
              <w:rPr>
                <w:rFonts w:ascii="Arial Narrow" w:hAnsi="Arial Narrow"/>
                <w:color w:val="auto"/>
                <w:sz w:val="16"/>
                <w:szCs w:val="16"/>
                <w:lang w:val="ru-RU"/>
              </w:rPr>
              <w:t>бар (изб.)</w:t>
            </w:r>
          </w:p>
          <w:p w14:paraId="501D34EB" w14:textId="77777777" w:rsidR="00797682" w:rsidRDefault="00797682" w:rsidP="00D14C5B">
            <w:pPr>
              <w:pStyle w:val="CellBody"/>
              <w:rPr>
                <w:rFonts w:ascii="Arial Narrow" w:hAnsi="Arial Narrow" w:cs="Arial"/>
                <w:color w:val="auto"/>
                <w:sz w:val="16"/>
                <w:szCs w:val="16"/>
                <w:lang w:val="ru-RU"/>
              </w:rPr>
            </w:pPr>
          </w:p>
          <w:p w14:paraId="12E826DF" w14:textId="77777777" w:rsidR="00812A31" w:rsidRPr="00E023B1" w:rsidRDefault="00812A31" w:rsidP="00D14C5B">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3ED9EAC1" w14:textId="77777777" w:rsidR="00066A12" w:rsidRPr="006759B5" w:rsidRDefault="00066A12" w:rsidP="00D14C5B">
            <w:pPr>
              <w:pStyle w:val="CellBodyCentered"/>
              <w:rPr>
                <w:rFonts w:ascii="Arial Narrow" w:hAnsi="Arial Narrow" w:cs="Arial"/>
                <w:color w:val="auto"/>
                <w:sz w:val="16"/>
                <w:szCs w:val="16"/>
                <w:lang w:val="ru-RU"/>
              </w:rPr>
            </w:pPr>
          </w:p>
          <w:p w14:paraId="6F27FA32" w14:textId="10291636"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w:t>
            </w:r>
            <w:r w:rsidR="00066A12">
              <w:rPr>
                <w:rFonts w:ascii="Arial Narrow" w:hAnsi="Arial Narrow" w:cs="Arial"/>
                <w:color w:val="auto"/>
                <w:sz w:val="16"/>
                <w:szCs w:val="16"/>
              </w:rPr>
              <w:t>рим</w:t>
            </w:r>
            <w:r w:rsidRPr="00BF38C6">
              <w:rPr>
                <w:rFonts w:ascii="Arial Narrow" w:hAnsi="Arial Narrow" w:cs="Arial"/>
                <w:color w:val="auto"/>
                <w:sz w:val="16"/>
                <w:szCs w:val="16"/>
                <w:lang w:val="ru-RU"/>
              </w:rPr>
              <w:t>. 3</w:t>
            </w:r>
          </w:p>
        </w:tc>
        <w:tc>
          <w:tcPr>
            <w:tcW w:w="450" w:type="dxa"/>
            <w:tcBorders>
              <w:top w:val="single" w:sz="6" w:space="0" w:color="auto"/>
              <w:left w:val="single" w:sz="6" w:space="0" w:color="auto"/>
              <w:bottom w:val="single" w:sz="6" w:space="0" w:color="auto"/>
              <w:right w:val="single" w:sz="6" w:space="0" w:color="auto"/>
            </w:tcBorders>
          </w:tcPr>
          <w:p w14:paraId="6BB6516A" w14:textId="77777777" w:rsidR="00797682" w:rsidRPr="00BF38C6" w:rsidRDefault="00797682" w:rsidP="00D14C5B">
            <w:pPr>
              <w:pStyle w:val="CellBodyCentered"/>
              <w:rPr>
                <w:rFonts w:ascii="Arial Narrow" w:hAnsi="Arial Narrow" w:cs="Arial"/>
                <w:color w:val="auto"/>
                <w:sz w:val="16"/>
                <w:szCs w:val="16"/>
                <w:lang w:val="ru-RU"/>
              </w:rPr>
            </w:pPr>
          </w:p>
          <w:p w14:paraId="4C5E3616"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5</w:t>
            </w:r>
          </w:p>
        </w:tc>
      </w:tr>
      <w:tr w:rsidR="00797682" w:rsidRPr="00BF38C6" w14:paraId="1A8BD492" w14:textId="77777777" w:rsidTr="002A7110">
        <w:tc>
          <w:tcPr>
            <w:tcW w:w="3332" w:type="dxa"/>
            <w:tcBorders>
              <w:top w:val="single" w:sz="6" w:space="0" w:color="auto"/>
              <w:left w:val="single" w:sz="6" w:space="0" w:color="auto"/>
              <w:bottom w:val="single" w:sz="6" w:space="0" w:color="auto"/>
              <w:right w:val="single" w:sz="6" w:space="0" w:color="auto"/>
            </w:tcBorders>
          </w:tcPr>
          <w:p w14:paraId="2175EA0A" w14:textId="77777777" w:rsidR="00797682" w:rsidRPr="00BF38C6" w:rsidRDefault="00797682" w:rsidP="00D14C5B">
            <w:pPr>
              <w:pStyle w:val="TableText"/>
              <w:rPr>
                <w:rFonts w:ascii="Arial Narrow" w:hAnsi="Arial Narrow"/>
                <w:color w:val="auto"/>
                <w:szCs w:val="16"/>
                <w:lang w:val="ru-RU"/>
                <w:rPrChange w:id="891" w:author="Zhunisbayev, Olzhasbek A [Bolashak Atyrau Limited]" w:date="2022-06-06T22:35:00Z">
                  <w:rPr>
                    <w:color w:val="auto"/>
                    <w:lang w:val="en-GB"/>
                  </w:rPr>
                </w:rPrChange>
              </w:rPr>
            </w:pPr>
          </w:p>
          <w:p w14:paraId="43A03EB3" w14:textId="77777777"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en-GB"/>
              </w:rPr>
              <w:t>BB</w:t>
            </w:r>
            <w:r w:rsidRPr="00BF38C6">
              <w:rPr>
                <w:rFonts w:ascii="Arial Narrow" w:hAnsi="Arial Narrow"/>
                <w:color w:val="auto"/>
                <w:szCs w:val="16"/>
                <w:lang w:val="ru-RU"/>
              </w:rPr>
              <w:t xml:space="preserve"> - ПРОДУВКА КОТЛА</w:t>
            </w:r>
          </w:p>
          <w:p w14:paraId="7592344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BV - СБРОС В АТМОСФЕРУ</w:t>
            </w:r>
          </w:p>
          <w:p w14:paraId="04ECDDD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CC – ОТРАБОТАННЫЙ КАУСТИК</w:t>
            </w:r>
          </w:p>
          <w:p w14:paraId="0E083F2E"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CCS - КАУСТИЧЕСКАЯ СОДА</w:t>
            </w:r>
          </w:p>
          <w:p w14:paraId="6D6C7DA8" w14:textId="6A393A3E"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CI</w:t>
            </w:r>
            <w:r w:rsidRPr="00BF38C6">
              <w:rPr>
                <w:rFonts w:ascii="Arial Narrow" w:hAnsi="Arial Narrow" w:cs="Arial"/>
                <w:color w:val="auto"/>
                <w:sz w:val="16"/>
                <w:szCs w:val="16"/>
                <w:lang w:val="ru-RU"/>
              </w:rPr>
              <w:t xml:space="preserve"> – ХИМ. ИНГИБИТОР И АНТИНАКИПИН</w:t>
            </w:r>
          </w:p>
          <w:p w14:paraId="761D8DD7"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 xml:space="preserve">DCS – ДРЕНАЖ, КАУСТИК   </w:t>
            </w:r>
          </w:p>
          <w:p w14:paraId="66D75C0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6EF25A2C" w14:textId="3E03CE91"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DL – ДРЕНАЖ, ПРОМЛИВНЕВ</w:t>
            </w:r>
            <w:r w:rsidR="003579D4"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003579D4"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003579D4"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627A3DD2"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DLC</w:t>
            </w:r>
            <w:r w:rsidRPr="00BF38C6">
              <w:rPr>
                <w:rFonts w:ascii="Arial Narrow" w:hAnsi="Arial Narrow" w:cs="Arial"/>
                <w:color w:val="auto"/>
                <w:sz w:val="16"/>
                <w:szCs w:val="16"/>
                <w:lang w:val="ru-RU"/>
              </w:rPr>
              <w:t xml:space="preserve"> – СЛИВ ХИМРЕАГЕНТОВ</w:t>
            </w:r>
          </w:p>
          <w:p w14:paraId="06A29A9A"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DSL</w:t>
            </w:r>
            <w:r w:rsidRPr="00BF38C6">
              <w:rPr>
                <w:rFonts w:ascii="Arial Narrow" w:hAnsi="Arial Narrow" w:cs="Arial"/>
                <w:color w:val="auto"/>
                <w:sz w:val="16"/>
                <w:szCs w:val="16"/>
                <w:lang w:val="ru-RU"/>
              </w:rPr>
              <w:t xml:space="preserve"> – ДИЗЕЛЬНОЕ ТОПЛИВО</w:t>
            </w:r>
          </w:p>
          <w:p w14:paraId="2711BC58" w14:textId="77777777"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rPr>
              <w:t>NL</w:t>
            </w:r>
            <w:r w:rsidRPr="00BF38C6">
              <w:rPr>
                <w:rFonts w:ascii="Arial Narrow" w:hAnsi="Arial Narrow"/>
                <w:color w:val="auto"/>
                <w:szCs w:val="16"/>
                <w:lang w:val="ru-RU"/>
              </w:rPr>
              <w:t xml:space="preserve"> – АЗОТ НИЗКОГО ДАВЛЕНИЯ</w:t>
            </w:r>
          </w:p>
          <w:p w14:paraId="6E7350DC" w14:textId="77777777"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rPr>
              <w:t>PHC</w:t>
            </w:r>
            <w:r w:rsidRPr="00BF38C6">
              <w:rPr>
                <w:rFonts w:ascii="Arial Narrow" w:hAnsi="Arial Narrow"/>
                <w:color w:val="auto"/>
                <w:szCs w:val="16"/>
                <w:lang w:val="ru-RU"/>
              </w:rPr>
              <w:t xml:space="preserve"> – ТЕХНОЛОГИЧЕСКИЙ УГЛЕВОДОРОД</w:t>
            </w:r>
          </w:p>
          <w:p w14:paraId="58F20068"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SL</w:t>
            </w:r>
            <w:r w:rsidRPr="00BF38C6">
              <w:rPr>
                <w:rFonts w:ascii="Arial Narrow" w:hAnsi="Arial Narrow" w:cs="Arial"/>
                <w:color w:val="auto"/>
                <w:sz w:val="16"/>
                <w:szCs w:val="16"/>
                <w:lang w:val="ru-RU"/>
              </w:rPr>
              <w:t xml:space="preserve"> – ПАР, НИЗКОЕ ДАВЛЕНИЕ</w:t>
            </w:r>
          </w:p>
          <w:p w14:paraId="5706729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p>
          <w:p w14:paraId="2D67F34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TM</w:t>
            </w:r>
            <w:r w:rsidRPr="00BF38C6">
              <w:rPr>
                <w:rFonts w:ascii="Arial Narrow" w:hAnsi="Arial Narrow" w:cs="Arial"/>
                <w:color w:val="auto"/>
                <w:sz w:val="16"/>
                <w:szCs w:val="16"/>
                <w:lang w:val="ru-RU"/>
              </w:rPr>
              <w:t xml:space="preserve"> – КОНДЕНСАТ, СРЕДНЕЕ ДАВЛЕНИЕ</w:t>
            </w:r>
          </w:p>
          <w:p w14:paraId="07EC1F58"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VE - ВЫХЛОПНОЙ/ ОТРАБОТАННЫЙ ВОЗДУХ</w:t>
            </w:r>
          </w:p>
          <w:p w14:paraId="087B29D2"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VU</w:t>
            </w:r>
            <w:r w:rsidRPr="00BF38C6">
              <w:rPr>
                <w:rFonts w:ascii="Arial Narrow" w:hAnsi="Arial Narrow" w:cs="Arial"/>
                <w:color w:val="auto"/>
                <w:sz w:val="16"/>
                <w:szCs w:val="16"/>
                <w:lang w:val="ru-RU"/>
              </w:rPr>
              <w:t xml:space="preserve"> – ТЕХН. ВОЗДУХ</w:t>
            </w:r>
          </w:p>
          <w:p w14:paraId="78000F4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WD</w:t>
            </w:r>
            <w:r w:rsidRPr="00BF38C6">
              <w:rPr>
                <w:rFonts w:ascii="Arial Narrow" w:hAnsi="Arial Narrow" w:cs="Arial"/>
                <w:color w:val="auto"/>
                <w:sz w:val="16"/>
                <w:szCs w:val="16"/>
                <w:lang w:val="ru-RU"/>
              </w:rPr>
              <w:t xml:space="preserve"> – ПИТЬЕВАЯ ВОДА</w:t>
            </w:r>
          </w:p>
          <w:p w14:paraId="35568376"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WDM – ДЕМИНЕРАЛИЗОВАННАЯ ВОДА</w:t>
            </w:r>
          </w:p>
          <w:p w14:paraId="52FE251A"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WF</w:t>
            </w:r>
            <w:r w:rsidRPr="00BF38C6">
              <w:rPr>
                <w:rFonts w:ascii="Arial Narrow" w:hAnsi="Arial Narrow" w:cs="Arial"/>
                <w:color w:val="auto"/>
                <w:sz w:val="16"/>
                <w:szCs w:val="16"/>
                <w:lang w:val="ru-RU"/>
              </w:rPr>
              <w:t xml:space="preserve"> – ПРОТИВОПОЖАРНАЯ ВОДА</w:t>
            </w:r>
          </w:p>
          <w:p w14:paraId="7AE22B1C"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WHR</w:t>
            </w:r>
            <w:r w:rsidRPr="00BF38C6">
              <w:rPr>
                <w:rFonts w:ascii="Arial Narrow" w:hAnsi="Arial Narrow" w:cs="Arial"/>
                <w:color w:val="auto"/>
                <w:sz w:val="16"/>
                <w:szCs w:val="16"/>
                <w:lang w:val="ru-RU"/>
              </w:rPr>
              <w:t xml:space="preserve"> – ВОЗВРАТ ГОРЯЧЕЙ ВОДЫ</w:t>
            </w:r>
          </w:p>
          <w:p w14:paraId="519CDB1D"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WHS</w:t>
            </w:r>
            <w:r w:rsidRPr="00BF38C6">
              <w:rPr>
                <w:rFonts w:ascii="Arial Narrow" w:hAnsi="Arial Narrow" w:cs="Arial"/>
                <w:color w:val="auto"/>
                <w:sz w:val="16"/>
                <w:szCs w:val="16"/>
                <w:lang w:val="ru-RU"/>
              </w:rPr>
              <w:t xml:space="preserve"> – ПОДАЧА ГОРЯЧЕЙ ВОДЫ</w:t>
            </w:r>
          </w:p>
          <w:p w14:paraId="098ED0D0" w14:textId="539C24E3" w:rsidR="00797682" w:rsidRPr="00BF38C6" w:rsidRDefault="00797682" w:rsidP="00D14C5B">
            <w:pPr>
              <w:pStyle w:val="CellBody"/>
              <w:ind w:left="407" w:hanging="407"/>
              <w:rPr>
                <w:rFonts w:ascii="Arial Narrow" w:hAnsi="Arial Narrow"/>
                <w:color w:val="auto"/>
                <w:sz w:val="16"/>
                <w:szCs w:val="16"/>
                <w:lang w:val="ru-RU"/>
              </w:rPr>
            </w:pPr>
            <w:r w:rsidRPr="00BF38C6">
              <w:rPr>
                <w:rFonts w:ascii="Arial Narrow" w:hAnsi="Arial Narrow"/>
                <w:color w:val="auto"/>
                <w:sz w:val="16"/>
                <w:szCs w:val="16"/>
                <w:lang w:val="en-GB"/>
              </w:rPr>
              <w:t>WRA</w:t>
            </w:r>
            <w:r w:rsidRPr="00BF38C6">
              <w:rPr>
                <w:rFonts w:ascii="Arial Narrow" w:hAnsi="Arial Narrow"/>
                <w:color w:val="auto"/>
                <w:sz w:val="16"/>
                <w:szCs w:val="16"/>
                <w:lang w:val="ru-RU"/>
              </w:rPr>
              <w:t xml:space="preserve"> - НЕОЧИЩ/СЫРАЯ ВОДА (ВЫШЕ</w:t>
            </w:r>
            <w:r w:rsidR="00992A7A"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УР</w:t>
            </w:r>
            <w:r w:rsidR="002A7110"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ЗЕМЛИ)</w:t>
            </w:r>
          </w:p>
          <w:p w14:paraId="50C1725B" w14:textId="77777777" w:rsidR="00797682" w:rsidRDefault="00797682" w:rsidP="00D14C5B">
            <w:pPr>
              <w:pStyle w:val="CellBody"/>
              <w:rPr>
                <w:rFonts w:ascii="Arial Narrow" w:hAnsi="Arial Narrow"/>
                <w:color w:val="auto"/>
                <w:sz w:val="16"/>
                <w:szCs w:val="16"/>
              </w:rPr>
            </w:pPr>
            <w:r w:rsidRPr="00BF38C6">
              <w:rPr>
                <w:rFonts w:ascii="Arial Narrow" w:hAnsi="Arial Narrow"/>
                <w:color w:val="auto"/>
                <w:sz w:val="16"/>
                <w:szCs w:val="16"/>
                <w:lang w:val="ru-RU"/>
              </w:rPr>
              <w:t>WU - ТЕХНИЧЕСКАЯ ВОДА</w:t>
            </w:r>
          </w:p>
          <w:p w14:paraId="2DA24A7D" w14:textId="244AE159" w:rsidR="00992A7A" w:rsidRPr="00992A7A" w:rsidRDefault="00992A7A" w:rsidP="00D14C5B">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46105A7A" w14:textId="77777777" w:rsidR="00797682" w:rsidRPr="00BF38C6" w:rsidRDefault="00797682" w:rsidP="00D14C5B">
            <w:pPr>
              <w:pStyle w:val="CellBodyCentered"/>
              <w:rPr>
                <w:rFonts w:ascii="Arial Narrow" w:hAnsi="Arial Narrow"/>
                <w:b/>
                <w:color w:val="auto"/>
                <w:sz w:val="16"/>
                <w:szCs w:val="16"/>
                <w:lang w:val="ru-RU"/>
              </w:rPr>
            </w:pPr>
          </w:p>
          <w:p w14:paraId="7C6BD594" w14:textId="77777777" w:rsidR="00797682" w:rsidRPr="00BF38C6" w:rsidRDefault="00797682" w:rsidP="00D14C5B">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150H25</w:t>
            </w:r>
          </w:p>
          <w:p w14:paraId="4FED981C" w14:textId="77777777" w:rsidR="00797682" w:rsidRPr="00BF38C6" w:rsidRDefault="00797682" w:rsidP="00D14C5B">
            <w:pPr>
              <w:pStyle w:val="CellBodyCentered"/>
              <w:rPr>
                <w:rFonts w:ascii="Arial Narrow" w:hAnsi="Arial Narrow" w:cs="Arial"/>
                <w:b/>
                <w:color w:val="auto"/>
                <w:sz w:val="16"/>
                <w:szCs w:val="16"/>
                <w:lang w:val="ru-RU"/>
              </w:rPr>
            </w:pPr>
          </w:p>
          <w:p w14:paraId="68F14210" w14:textId="77777777" w:rsidR="00797682" w:rsidRPr="00BF38C6" w:rsidRDefault="00797682" w:rsidP="00D14C5B">
            <w:pPr>
              <w:pStyle w:val="CellBodyCentered"/>
              <w:rPr>
                <w:rFonts w:ascii="Arial Narrow" w:hAnsi="Arial Narrow" w:cs="Arial"/>
                <w:b/>
                <w:color w:val="auto"/>
                <w:sz w:val="16"/>
                <w:szCs w:val="16"/>
                <w:lang w:val="ru-RU"/>
              </w:rPr>
            </w:pPr>
          </w:p>
          <w:p w14:paraId="0A803C21" w14:textId="77777777" w:rsidR="00797682" w:rsidRPr="00BF38C6" w:rsidRDefault="00797682" w:rsidP="00D14C5B">
            <w:pPr>
              <w:pStyle w:val="CellBodyCentered"/>
              <w:rPr>
                <w:rFonts w:ascii="Arial Narrow" w:hAnsi="Arial Narrow" w:cs="Arial"/>
                <w:b/>
                <w:color w:val="auto"/>
                <w:sz w:val="16"/>
                <w:szCs w:val="16"/>
                <w:lang w:val="ru-RU"/>
              </w:rPr>
            </w:pPr>
          </w:p>
          <w:p w14:paraId="748F6912" w14:textId="77777777" w:rsidR="00797682" w:rsidRPr="00BF38C6" w:rsidRDefault="00797682" w:rsidP="00D14C5B">
            <w:pPr>
              <w:pStyle w:val="CellBodyCentered"/>
              <w:rPr>
                <w:rFonts w:ascii="Arial Narrow" w:hAnsi="Arial Narrow" w:cs="Arial"/>
                <w:b/>
                <w:color w:val="auto"/>
                <w:sz w:val="16"/>
                <w:szCs w:val="16"/>
                <w:lang w:val="ru-RU"/>
              </w:rPr>
            </w:pPr>
          </w:p>
          <w:p w14:paraId="3CBEC263" w14:textId="77777777" w:rsidR="00797682" w:rsidRPr="00BF38C6" w:rsidRDefault="00797682" w:rsidP="00D14C5B">
            <w:pPr>
              <w:pStyle w:val="CellBodyCentered"/>
              <w:rPr>
                <w:rFonts w:ascii="Arial Narrow" w:hAnsi="Arial Narrow" w:cs="Arial"/>
                <w:b/>
                <w:color w:val="auto"/>
                <w:sz w:val="16"/>
                <w:szCs w:val="16"/>
                <w:lang w:val="ru-RU"/>
              </w:rPr>
            </w:pPr>
          </w:p>
          <w:p w14:paraId="7D342AB3" w14:textId="77777777" w:rsidR="00797682" w:rsidRPr="00BF38C6" w:rsidRDefault="00797682" w:rsidP="00D14C5B">
            <w:pPr>
              <w:pStyle w:val="CellBodyCentered"/>
              <w:rPr>
                <w:rFonts w:ascii="Arial Narrow" w:hAnsi="Arial Narrow" w:cs="Arial"/>
                <w:b/>
                <w:color w:val="auto"/>
                <w:sz w:val="16"/>
                <w:szCs w:val="16"/>
                <w:lang w:val="en-GB"/>
              </w:rPr>
            </w:pPr>
          </w:p>
          <w:p w14:paraId="555713F4" w14:textId="77777777" w:rsidR="00797682" w:rsidRPr="00BF38C6" w:rsidRDefault="00797682" w:rsidP="00D14C5B">
            <w:pPr>
              <w:pStyle w:val="CellBodyCentered"/>
              <w:rPr>
                <w:rFonts w:ascii="Arial Narrow" w:hAnsi="Arial Narrow" w:cs="Arial"/>
                <w:b/>
                <w:color w:val="auto"/>
                <w:sz w:val="16"/>
                <w:szCs w:val="16"/>
                <w:lang w:val="en-GB"/>
              </w:rPr>
            </w:pPr>
          </w:p>
          <w:p w14:paraId="08A56C75" w14:textId="77777777" w:rsidR="00797682" w:rsidRPr="00BF38C6" w:rsidRDefault="00797682" w:rsidP="00D14C5B">
            <w:pPr>
              <w:pStyle w:val="CellBodyCentered"/>
              <w:rPr>
                <w:rFonts w:ascii="Arial Narrow" w:hAnsi="Arial Narrow" w:cs="Arial"/>
                <w:b/>
                <w:color w:val="auto"/>
                <w:sz w:val="16"/>
                <w:szCs w:val="16"/>
                <w:lang w:val="en-GB"/>
              </w:rPr>
            </w:pPr>
          </w:p>
          <w:p w14:paraId="4D3E7ECC" w14:textId="77777777" w:rsidR="00797682" w:rsidRPr="00BF38C6" w:rsidRDefault="00797682" w:rsidP="00D14C5B">
            <w:pPr>
              <w:pStyle w:val="CellBodyCentered"/>
              <w:rPr>
                <w:rFonts w:ascii="Arial Narrow" w:hAnsi="Arial Narrow" w:cs="Arial"/>
                <w:b/>
                <w:color w:val="auto"/>
                <w:sz w:val="16"/>
                <w:szCs w:val="16"/>
                <w:lang w:val="en-GB"/>
              </w:rPr>
            </w:pPr>
          </w:p>
          <w:p w14:paraId="71933E16" w14:textId="77777777" w:rsidR="00797682" w:rsidRPr="00BF38C6" w:rsidRDefault="00797682" w:rsidP="00D14C5B">
            <w:pPr>
              <w:pStyle w:val="CellBodyCentered"/>
              <w:rPr>
                <w:rFonts w:ascii="Arial Narrow" w:hAnsi="Arial Narrow" w:cs="Arial"/>
                <w:b/>
                <w:color w:val="auto"/>
                <w:sz w:val="16"/>
                <w:szCs w:val="16"/>
                <w:lang w:val="en-GB"/>
              </w:rPr>
            </w:pPr>
          </w:p>
          <w:p w14:paraId="38C1B400" w14:textId="77777777" w:rsidR="00797682" w:rsidRPr="00BF38C6" w:rsidRDefault="00797682" w:rsidP="00D14C5B">
            <w:pPr>
              <w:pStyle w:val="CellBodyCentered"/>
              <w:rPr>
                <w:rFonts w:ascii="Arial Narrow" w:hAnsi="Arial Narrow" w:cs="Arial"/>
                <w:b/>
                <w:color w:val="auto"/>
                <w:sz w:val="16"/>
                <w:szCs w:val="16"/>
                <w:lang w:val="en-GB"/>
              </w:rPr>
            </w:pPr>
          </w:p>
          <w:p w14:paraId="7A232DF3" w14:textId="77777777" w:rsidR="00797682" w:rsidRPr="00BF38C6" w:rsidRDefault="00797682" w:rsidP="00D14C5B">
            <w:pPr>
              <w:pStyle w:val="CellBodyCentered"/>
              <w:rPr>
                <w:rFonts w:ascii="Arial Narrow" w:hAnsi="Arial Narrow" w:cs="Arial"/>
                <w:b/>
                <w:color w:val="auto"/>
                <w:sz w:val="16"/>
                <w:szCs w:val="16"/>
                <w:lang w:val="en-GB"/>
              </w:rPr>
            </w:pPr>
          </w:p>
          <w:p w14:paraId="32A6CE32" w14:textId="77777777" w:rsidR="00797682" w:rsidRPr="00BF38C6" w:rsidRDefault="00797682" w:rsidP="00D14C5B">
            <w:pPr>
              <w:pStyle w:val="CellBodyCentered"/>
              <w:rPr>
                <w:rFonts w:ascii="Arial Narrow" w:hAnsi="Arial Narrow" w:cs="Arial"/>
                <w:b/>
                <w:color w:val="auto"/>
                <w:sz w:val="16"/>
                <w:szCs w:val="16"/>
                <w:lang w:val="en-GB"/>
              </w:rPr>
            </w:pPr>
          </w:p>
          <w:p w14:paraId="44412503" w14:textId="77777777" w:rsidR="00797682" w:rsidRPr="00BF38C6" w:rsidRDefault="00797682" w:rsidP="00D14C5B">
            <w:pPr>
              <w:pStyle w:val="CellBodyCentered"/>
              <w:rPr>
                <w:rFonts w:ascii="Arial Narrow" w:hAnsi="Arial Narrow" w:cs="Arial"/>
                <w:b/>
                <w:color w:val="auto"/>
                <w:sz w:val="16"/>
                <w:szCs w:val="16"/>
                <w:lang w:val="en-GB"/>
              </w:rPr>
            </w:pPr>
          </w:p>
          <w:p w14:paraId="1235BD8F" w14:textId="77777777" w:rsidR="00797682" w:rsidRPr="00BF38C6" w:rsidRDefault="00797682" w:rsidP="00D14C5B">
            <w:pPr>
              <w:pStyle w:val="CellBodyCentered"/>
              <w:rPr>
                <w:rFonts w:ascii="Arial Narrow" w:hAnsi="Arial Narrow" w:cs="Arial"/>
                <w:b/>
                <w:color w:val="auto"/>
                <w:sz w:val="16"/>
                <w:szCs w:val="16"/>
                <w:lang w:val="en-GB"/>
              </w:rPr>
            </w:pPr>
          </w:p>
          <w:p w14:paraId="32B5C5C8" w14:textId="77777777" w:rsidR="00797682" w:rsidRPr="00BF38C6" w:rsidRDefault="00797682" w:rsidP="00D14C5B">
            <w:pPr>
              <w:pStyle w:val="CellBodyCentered"/>
              <w:rPr>
                <w:rFonts w:ascii="Arial Narrow" w:hAnsi="Arial Narrow" w:cs="Arial"/>
                <w:b/>
                <w:color w:val="auto"/>
                <w:sz w:val="16"/>
                <w:szCs w:val="16"/>
                <w:lang w:val="en-GB"/>
              </w:rPr>
            </w:pPr>
          </w:p>
          <w:p w14:paraId="0271514B" w14:textId="77777777" w:rsidR="00797682" w:rsidRPr="00BF38C6" w:rsidRDefault="00797682" w:rsidP="00D14C5B">
            <w:pPr>
              <w:pStyle w:val="CellBodyCentered"/>
              <w:rPr>
                <w:rFonts w:ascii="Arial Narrow" w:hAnsi="Arial Narrow" w:cs="Arial"/>
                <w:b/>
                <w:color w:val="auto"/>
                <w:sz w:val="16"/>
                <w:szCs w:val="16"/>
                <w:lang w:val="en-GB"/>
              </w:rPr>
            </w:pPr>
          </w:p>
          <w:p w14:paraId="5048503C" w14:textId="77777777" w:rsidR="00797682" w:rsidRPr="00BF38C6" w:rsidRDefault="00797682" w:rsidP="00D14C5B">
            <w:pPr>
              <w:pStyle w:val="CellBodyCentered"/>
              <w:rPr>
                <w:rFonts w:ascii="Arial Narrow" w:hAnsi="Arial Narrow" w:cs="Arial"/>
                <w:b/>
                <w:color w:val="auto"/>
                <w:sz w:val="16"/>
                <w:szCs w:val="16"/>
                <w:lang w:val="en-GB"/>
              </w:rPr>
            </w:pPr>
          </w:p>
          <w:p w14:paraId="013AEB2A" w14:textId="77777777" w:rsidR="00797682" w:rsidRPr="00BF38C6" w:rsidRDefault="00797682" w:rsidP="00D14C5B">
            <w:pPr>
              <w:pStyle w:val="CellBodyCentered"/>
              <w:rPr>
                <w:rFonts w:ascii="Arial Narrow" w:hAnsi="Arial Narrow" w:cs="Arial"/>
                <w:b/>
                <w:color w:val="auto"/>
                <w:sz w:val="16"/>
                <w:szCs w:val="16"/>
                <w:lang w:val="en-GB"/>
              </w:rPr>
            </w:pPr>
          </w:p>
          <w:p w14:paraId="64D5EC3D" w14:textId="1CD7B293" w:rsidR="00797682" w:rsidRPr="00BF38C6" w:rsidRDefault="00797682" w:rsidP="00D14C5B">
            <w:pPr>
              <w:pStyle w:val="CellBodyCentered"/>
              <w:rPr>
                <w:rFonts w:ascii="Arial Narrow" w:hAnsi="Arial Narrow" w:cs="Arial"/>
                <w:b/>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7DD4D8A4" w14:textId="77777777" w:rsidR="00797682" w:rsidRPr="00BF38C6" w:rsidRDefault="00797682" w:rsidP="00D14C5B">
            <w:pPr>
              <w:pStyle w:val="CellBodyCentered"/>
              <w:rPr>
                <w:rFonts w:ascii="Arial Narrow" w:hAnsi="Arial Narrow"/>
                <w:color w:val="auto"/>
                <w:sz w:val="16"/>
                <w:szCs w:val="16"/>
                <w:lang w:val="en-GB"/>
              </w:rPr>
            </w:pPr>
          </w:p>
          <w:p w14:paraId="69880EC6" w14:textId="77777777" w:rsidR="00797682" w:rsidRPr="00BF38C6" w:rsidRDefault="00797682" w:rsidP="00D14C5B">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3,0</w:t>
            </w:r>
          </w:p>
          <w:p w14:paraId="23ABC43B" w14:textId="77777777" w:rsidR="00797682" w:rsidRPr="00BF38C6" w:rsidRDefault="00797682" w:rsidP="00D14C5B">
            <w:pPr>
              <w:pStyle w:val="CellBodyCentered"/>
              <w:rPr>
                <w:rFonts w:ascii="Arial Narrow" w:hAnsi="Arial Narrow"/>
                <w:color w:val="auto"/>
                <w:sz w:val="16"/>
                <w:szCs w:val="16"/>
                <w:lang w:val="en-GB"/>
              </w:rPr>
            </w:pPr>
          </w:p>
          <w:p w14:paraId="0F93E068" w14:textId="77777777" w:rsidR="00797682" w:rsidRPr="00BF38C6" w:rsidRDefault="00797682" w:rsidP="00D14C5B">
            <w:pPr>
              <w:pStyle w:val="CellBodyCentered"/>
              <w:rPr>
                <w:rFonts w:ascii="Arial Narrow" w:hAnsi="Arial Narrow"/>
                <w:color w:val="auto"/>
                <w:sz w:val="16"/>
                <w:szCs w:val="16"/>
                <w:lang w:val="en-GB"/>
              </w:rPr>
            </w:pPr>
          </w:p>
          <w:p w14:paraId="3714A882" w14:textId="77777777" w:rsidR="00797682" w:rsidRPr="00BF38C6" w:rsidRDefault="00797682" w:rsidP="00D14C5B">
            <w:pPr>
              <w:pStyle w:val="CellBodyCentered"/>
              <w:rPr>
                <w:rFonts w:ascii="Arial Narrow" w:hAnsi="Arial Narrow"/>
                <w:color w:val="auto"/>
                <w:sz w:val="16"/>
                <w:szCs w:val="16"/>
                <w:lang w:val="en-GB"/>
              </w:rPr>
            </w:pPr>
          </w:p>
          <w:p w14:paraId="2E915BF1" w14:textId="77777777" w:rsidR="00797682" w:rsidRPr="00BF38C6" w:rsidRDefault="00797682" w:rsidP="00D14C5B">
            <w:pPr>
              <w:pStyle w:val="CellBodyCentered"/>
              <w:rPr>
                <w:rFonts w:ascii="Arial Narrow" w:hAnsi="Arial Narrow"/>
                <w:color w:val="auto"/>
                <w:sz w:val="16"/>
                <w:szCs w:val="16"/>
                <w:lang w:val="en-GB"/>
              </w:rPr>
            </w:pPr>
          </w:p>
          <w:p w14:paraId="198108CA" w14:textId="77777777" w:rsidR="00797682" w:rsidRPr="00BF38C6" w:rsidRDefault="00797682" w:rsidP="00D14C5B">
            <w:pPr>
              <w:pStyle w:val="CellBodyCentered"/>
              <w:rPr>
                <w:rFonts w:ascii="Arial Narrow" w:hAnsi="Arial Narrow"/>
                <w:color w:val="auto"/>
                <w:sz w:val="16"/>
                <w:szCs w:val="16"/>
                <w:lang w:val="en-GB"/>
              </w:rPr>
            </w:pPr>
          </w:p>
          <w:p w14:paraId="063AF7DE" w14:textId="77777777" w:rsidR="00797682" w:rsidRPr="00BF38C6" w:rsidRDefault="00797682" w:rsidP="00D14C5B">
            <w:pPr>
              <w:pStyle w:val="CellBodyCentered"/>
              <w:rPr>
                <w:rFonts w:ascii="Arial Narrow" w:hAnsi="Arial Narrow"/>
                <w:color w:val="auto"/>
                <w:sz w:val="16"/>
                <w:szCs w:val="16"/>
                <w:lang w:val="en-GB"/>
              </w:rPr>
            </w:pPr>
          </w:p>
          <w:p w14:paraId="1F43A1E5" w14:textId="77777777" w:rsidR="00797682" w:rsidRPr="00BF38C6" w:rsidRDefault="00797682" w:rsidP="00D14C5B">
            <w:pPr>
              <w:pStyle w:val="CellBodyCentered"/>
              <w:rPr>
                <w:rFonts w:ascii="Arial Narrow" w:hAnsi="Arial Narrow"/>
                <w:color w:val="auto"/>
                <w:sz w:val="16"/>
                <w:szCs w:val="16"/>
                <w:lang w:val="en-GB"/>
              </w:rPr>
            </w:pPr>
          </w:p>
          <w:p w14:paraId="00A6820C" w14:textId="77777777" w:rsidR="00797682" w:rsidRPr="00BF38C6" w:rsidRDefault="00797682" w:rsidP="00D14C5B">
            <w:pPr>
              <w:pStyle w:val="CellBodyCentered"/>
              <w:rPr>
                <w:rFonts w:ascii="Arial Narrow" w:hAnsi="Arial Narrow"/>
                <w:color w:val="auto"/>
                <w:sz w:val="16"/>
                <w:szCs w:val="16"/>
                <w:lang w:val="en-GB"/>
              </w:rPr>
            </w:pPr>
          </w:p>
          <w:p w14:paraId="0ED7AE26" w14:textId="77777777" w:rsidR="00797682" w:rsidRPr="00BF38C6" w:rsidRDefault="00797682" w:rsidP="00D14C5B">
            <w:pPr>
              <w:pStyle w:val="CellBodyCentered"/>
              <w:rPr>
                <w:rFonts w:ascii="Arial Narrow" w:hAnsi="Arial Narrow"/>
                <w:color w:val="auto"/>
                <w:sz w:val="16"/>
                <w:szCs w:val="16"/>
                <w:lang w:val="en-GB"/>
              </w:rPr>
            </w:pPr>
          </w:p>
          <w:p w14:paraId="0340AC98" w14:textId="77777777" w:rsidR="00797682" w:rsidRPr="00BF38C6" w:rsidRDefault="00797682" w:rsidP="00D14C5B">
            <w:pPr>
              <w:pStyle w:val="CellBodyCentered"/>
              <w:rPr>
                <w:rFonts w:ascii="Arial Narrow" w:hAnsi="Arial Narrow"/>
                <w:color w:val="auto"/>
                <w:sz w:val="16"/>
                <w:szCs w:val="16"/>
                <w:lang w:val="en-GB"/>
              </w:rPr>
            </w:pPr>
          </w:p>
          <w:p w14:paraId="6329F874" w14:textId="77777777" w:rsidR="00797682" w:rsidRPr="00BF38C6" w:rsidRDefault="00797682" w:rsidP="00D14C5B">
            <w:pPr>
              <w:pStyle w:val="CellBodyCentered"/>
              <w:rPr>
                <w:rFonts w:ascii="Arial Narrow" w:hAnsi="Arial Narrow"/>
                <w:color w:val="auto"/>
                <w:sz w:val="16"/>
                <w:szCs w:val="16"/>
                <w:lang w:val="en-GB"/>
              </w:rPr>
            </w:pPr>
          </w:p>
          <w:p w14:paraId="5C2D694C" w14:textId="77777777" w:rsidR="00797682" w:rsidRPr="00BF38C6" w:rsidRDefault="00797682" w:rsidP="00D14C5B">
            <w:pPr>
              <w:pStyle w:val="CellBodyCentered"/>
              <w:rPr>
                <w:rFonts w:ascii="Arial Narrow" w:hAnsi="Arial Narrow"/>
                <w:color w:val="auto"/>
                <w:sz w:val="16"/>
                <w:szCs w:val="16"/>
                <w:lang w:val="en-GB"/>
              </w:rPr>
            </w:pPr>
          </w:p>
          <w:p w14:paraId="552D7807" w14:textId="77777777" w:rsidR="00797682" w:rsidRPr="00BF38C6" w:rsidRDefault="00797682" w:rsidP="00D14C5B">
            <w:pPr>
              <w:pStyle w:val="CellBodyCentered"/>
              <w:rPr>
                <w:rFonts w:ascii="Arial Narrow" w:hAnsi="Arial Narrow"/>
                <w:color w:val="auto"/>
                <w:sz w:val="16"/>
                <w:szCs w:val="16"/>
                <w:lang w:val="en-GB"/>
              </w:rPr>
            </w:pPr>
          </w:p>
          <w:p w14:paraId="4C628234" w14:textId="77777777" w:rsidR="00797682" w:rsidRPr="00BF38C6" w:rsidRDefault="00797682" w:rsidP="00D14C5B">
            <w:pPr>
              <w:pStyle w:val="CellBodyCentered"/>
              <w:rPr>
                <w:rFonts w:ascii="Arial Narrow" w:hAnsi="Arial Narrow"/>
                <w:color w:val="auto"/>
                <w:sz w:val="16"/>
                <w:szCs w:val="16"/>
                <w:lang w:val="en-GB"/>
              </w:rPr>
            </w:pPr>
          </w:p>
          <w:p w14:paraId="7A29E0AD" w14:textId="77777777" w:rsidR="00797682" w:rsidRPr="00BF38C6" w:rsidRDefault="00797682" w:rsidP="00D14C5B">
            <w:pPr>
              <w:pStyle w:val="CellBodyCentered"/>
              <w:rPr>
                <w:rFonts w:ascii="Arial Narrow" w:hAnsi="Arial Narrow"/>
                <w:color w:val="auto"/>
                <w:sz w:val="16"/>
                <w:szCs w:val="16"/>
                <w:lang w:val="en-GB"/>
              </w:rPr>
            </w:pPr>
          </w:p>
          <w:p w14:paraId="339D3A3E" w14:textId="77777777" w:rsidR="00797682" w:rsidRPr="00BF38C6" w:rsidRDefault="00797682" w:rsidP="00D14C5B">
            <w:pPr>
              <w:pStyle w:val="CellBodyCentered"/>
              <w:rPr>
                <w:rFonts w:ascii="Arial Narrow" w:hAnsi="Arial Narrow"/>
                <w:color w:val="auto"/>
                <w:sz w:val="16"/>
                <w:szCs w:val="16"/>
                <w:lang w:val="en-GB"/>
              </w:rPr>
            </w:pPr>
          </w:p>
          <w:p w14:paraId="31D03DDB" w14:textId="77777777" w:rsidR="00797682" w:rsidRPr="00BF38C6" w:rsidRDefault="00797682" w:rsidP="00D14C5B">
            <w:pPr>
              <w:pStyle w:val="CellBodyCentered"/>
              <w:rPr>
                <w:rFonts w:ascii="Arial Narrow" w:hAnsi="Arial Narrow"/>
                <w:color w:val="auto"/>
                <w:sz w:val="16"/>
                <w:szCs w:val="16"/>
                <w:lang w:val="en-GB"/>
              </w:rPr>
            </w:pPr>
          </w:p>
          <w:p w14:paraId="1CE1D287" w14:textId="77777777" w:rsidR="00797682" w:rsidRPr="00BF38C6" w:rsidRDefault="00797682" w:rsidP="00D14C5B">
            <w:pPr>
              <w:pStyle w:val="CellBodyCentered"/>
              <w:rPr>
                <w:rFonts w:ascii="Arial Narrow" w:hAnsi="Arial Narrow"/>
                <w:color w:val="auto"/>
                <w:sz w:val="16"/>
                <w:szCs w:val="16"/>
                <w:lang w:val="en-GB"/>
              </w:rPr>
            </w:pPr>
          </w:p>
          <w:p w14:paraId="1E5641F6" w14:textId="77777777" w:rsidR="00797682" w:rsidRPr="00BF38C6" w:rsidRDefault="00797682" w:rsidP="00D14C5B">
            <w:pPr>
              <w:pStyle w:val="CellBodyCentered"/>
              <w:rPr>
                <w:rFonts w:ascii="Arial Narrow" w:hAnsi="Arial Narrow"/>
                <w:color w:val="auto"/>
                <w:sz w:val="16"/>
                <w:szCs w:val="16"/>
                <w:lang w:val="en-GB"/>
              </w:rPr>
            </w:pPr>
          </w:p>
          <w:p w14:paraId="6E2D47B1" w14:textId="77777777" w:rsidR="00797682" w:rsidRPr="00BF38C6" w:rsidRDefault="00797682" w:rsidP="00D14C5B">
            <w:pPr>
              <w:pStyle w:val="CellBodyCentered"/>
              <w:rPr>
                <w:rFonts w:ascii="Arial Narrow" w:hAnsi="Arial Narrow"/>
                <w:color w:val="auto"/>
                <w:sz w:val="16"/>
                <w:szCs w:val="16"/>
                <w:lang w:val="en-GB"/>
              </w:rPr>
            </w:pPr>
          </w:p>
          <w:p w14:paraId="5A243C86" w14:textId="77777777" w:rsidR="00797682" w:rsidRPr="00BF38C6" w:rsidRDefault="00797682" w:rsidP="00D14C5B">
            <w:pPr>
              <w:pStyle w:val="CellBodyCentered"/>
              <w:rPr>
                <w:rFonts w:ascii="Arial Narrow" w:hAnsi="Arial Narrow"/>
                <w:color w:val="auto"/>
                <w:sz w:val="16"/>
                <w:szCs w:val="16"/>
                <w:lang w:val="en-GB"/>
              </w:rPr>
            </w:pPr>
          </w:p>
          <w:p w14:paraId="1223B4C0" w14:textId="77777777" w:rsidR="00797682" w:rsidRPr="00BF38C6" w:rsidRDefault="00797682" w:rsidP="00D14C5B">
            <w:pPr>
              <w:pStyle w:val="CellBodyCentered"/>
              <w:rPr>
                <w:rFonts w:ascii="Arial Narrow" w:hAnsi="Arial Narrow" w:cs="Arial"/>
                <w:color w:val="auto"/>
                <w:sz w:val="16"/>
                <w:szCs w:val="16"/>
                <w:lang w:val="en-GB"/>
              </w:rPr>
            </w:pPr>
          </w:p>
        </w:tc>
        <w:tc>
          <w:tcPr>
            <w:tcW w:w="900" w:type="dxa"/>
            <w:tcBorders>
              <w:top w:val="single" w:sz="6" w:space="0" w:color="auto"/>
              <w:left w:val="single" w:sz="6" w:space="0" w:color="auto"/>
              <w:bottom w:val="single" w:sz="6" w:space="0" w:color="auto"/>
              <w:right w:val="single" w:sz="6" w:space="0" w:color="auto"/>
            </w:tcBorders>
          </w:tcPr>
          <w:p w14:paraId="7ED9E1DE" w14:textId="77777777" w:rsidR="00797682" w:rsidRPr="00BF38C6" w:rsidRDefault="00797682" w:rsidP="00D14C5B">
            <w:pPr>
              <w:pStyle w:val="CellBodyCentered"/>
              <w:rPr>
                <w:rFonts w:ascii="Arial Narrow" w:hAnsi="Arial Narrow"/>
                <w:color w:val="auto"/>
                <w:sz w:val="16"/>
                <w:szCs w:val="16"/>
                <w:lang w:val="ru-RU"/>
              </w:rPr>
            </w:pPr>
          </w:p>
          <w:p w14:paraId="608D4A4E" w14:textId="4D4BA7D3" w:rsidR="00797682" w:rsidRDefault="00A9573C" w:rsidP="00D14C5B">
            <w:pPr>
              <w:pStyle w:val="CellBodyCentered"/>
              <w:rPr>
                <w:rFonts w:ascii="Arial Narrow" w:hAnsi="Arial Narrow" w:cs="Arial"/>
                <w:color w:val="auto"/>
                <w:sz w:val="16"/>
                <w:szCs w:val="16"/>
              </w:rPr>
            </w:pPr>
            <w:r>
              <w:rPr>
                <w:rFonts w:ascii="Arial Narrow" w:hAnsi="Arial Narrow" w:cs="Arial"/>
                <w:color w:val="auto"/>
                <w:sz w:val="16"/>
                <w:szCs w:val="16"/>
              </w:rPr>
              <w:t>LTCS</w:t>
            </w:r>
          </w:p>
          <w:p w14:paraId="3A8B8AA2" w14:textId="77777777" w:rsidR="00A9573C" w:rsidRPr="00BF38C6" w:rsidRDefault="00A9573C" w:rsidP="00D14C5B">
            <w:pPr>
              <w:pStyle w:val="CellBodyCentered"/>
              <w:rPr>
                <w:rFonts w:ascii="Arial Narrow" w:hAnsi="Arial Narrow"/>
                <w:color w:val="auto"/>
                <w:sz w:val="16"/>
                <w:szCs w:val="16"/>
                <w:lang w:val="ru-RU"/>
              </w:rPr>
            </w:pPr>
          </w:p>
          <w:p w14:paraId="276869EE" w14:textId="4AEF2829"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00491E06">
              <w:rPr>
                <w:rFonts w:ascii="Arial Narrow" w:hAnsi="Arial Narrow" w:cs="Arial"/>
                <w:color w:val="auto"/>
                <w:sz w:val="16"/>
                <w:szCs w:val="16"/>
              </w:rPr>
              <w:t>.</w:t>
            </w:r>
            <w:r w:rsidRPr="00BF38C6">
              <w:rPr>
                <w:rFonts w:ascii="Arial Narrow" w:hAnsi="Arial Narrow" w:cs="Arial"/>
                <w:color w:val="auto"/>
                <w:sz w:val="16"/>
                <w:szCs w:val="16"/>
                <w:lang w:val="ru-RU"/>
              </w:rPr>
              <w:t xml:space="preserve"> 1</w:t>
            </w:r>
          </w:p>
          <w:p w14:paraId="6BB48FE6" w14:textId="77777777" w:rsidR="00797682" w:rsidRPr="00BF38C6" w:rsidRDefault="00797682" w:rsidP="00D14C5B">
            <w:pPr>
              <w:pStyle w:val="CellBodyCentered"/>
              <w:rPr>
                <w:rFonts w:ascii="Arial Narrow" w:hAnsi="Arial Narrow" w:cs="Arial"/>
                <w:color w:val="auto"/>
                <w:sz w:val="16"/>
                <w:szCs w:val="16"/>
                <w:lang w:val="ru-RU"/>
              </w:rPr>
            </w:pPr>
          </w:p>
          <w:p w14:paraId="09014C7D" w14:textId="77777777" w:rsidR="00797682" w:rsidRPr="00BF38C6" w:rsidRDefault="00797682" w:rsidP="00D14C5B">
            <w:pPr>
              <w:pStyle w:val="CellBodyCentered"/>
              <w:rPr>
                <w:rFonts w:ascii="Arial Narrow" w:hAnsi="Arial Narrow" w:cs="Arial"/>
                <w:color w:val="auto"/>
                <w:sz w:val="16"/>
                <w:szCs w:val="16"/>
                <w:lang w:val="ru-RU"/>
              </w:rPr>
            </w:pPr>
          </w:p>
          <w:p w14:paraId="11E01A79" w14:textId="77777777" w:rsidR="00797682" w:rsidRPr="00BF38C6" w:rsidRDefault="00797682" w:rsidP="00D14C5B">
            <w:pPr>
              <w:pStyle w:val="CellBodyCentered"/>
              <w:rPr>
                <w:rFonts w:ascii="Arial Narrow" w:hAnsi="Arial Narrow" w:cs="Arial"/>
                <w:color w:val="auto"/>
                <w:sz w:val="16"/>
                <w:szCs w:val="16"/>
                <w:lang w:val="ru-RU"/>
              </w:rPr>
            </w:pPr>
          </w:p>
          <w:p w14:paraId="5D645D3C" w14:textId="77777777" w:rsidR="00797682" w:rsidRPr="00BF38C6" w:rsidRDefault="00797682" w:rsidP="00D14C5B">
            <w:pPr>
              <w:pStyle w:val="CellBodyCentered"/>
              <w:rPr>
                <w:rFonts w:ascii="Arial Narrow" w:hAnsi="Arial Narrow" w:cs="Arial"/>
                <w:color w:val="auto"/>
                <w:sz w:val="16"/>
                <w:szCs w:val="16"/>
                <w:lang w:val="ru-RU"/>
              </w:rPr>
            </w:pPr>
          </w:p>
          <w:p w14:paraId="6E59B95C" w14:textId="77777777" w:rsidR="00797682" w:rsidRPr="00BF38C6" w:rsidRDefault="00797682" w:rsidP="00D14C5B">
            <w:pPr>
              <w:pStyle w:val="CellBodyCentered"/>
              <w:rPr>
                <w:rFonts w:ascii="Arial Narrow" w:hAnsi="Arial Narrow" w:cs="Arial"/>
                <w:color w:val="auto"/>
                <w:sz w:val="16"/>
                <w:szCs w:val="16"/>
                <w:lang w:val="ru-RU"/>
              </w:rPr>
            </w:pPr>
          </w:p>
          <w:p w14:paraId="0328F437" w14:textId="77777777" w:rsidR="00797682" w:rsidRPr="00BF38C6" w:rsidRDefault="00797682" w:rsidP="00D14C5B">
            <w:pPr>
              <w:pStyle w:val="CellBodyCentered"/>
              <w:rPr>
                <w:rFonts w:ascii="Arial Narrow" w:hAnsi="Arial Narrow" w:cs="Arial"/>
                <w:color w:val="auto"/>
                <w:sz w:val="16"/>
                <w:szCs w:val="16"/>
                <w:lang w:val="ru-RU"/>
              </w:rPr>
            </w:pPr>
          </w:p>
          <w:p w14:paraId="552D83C6" w14:textId="77777777" w:rsidR="00797682" w:rsidRPr="00BF38C6" w:rsidRDefault="00797682" w:rsidP="00D14C5B">
            <w:pPr>
              <w:pStyle w:val="CellBodyCentered"/>
              <w:rPr>
                <w:rFonts w:ascii="Arial Narrow" w:hAnsi="Arial Narrow" w:cs="Arial"/>
                <w:color w:val="auto"/>
                <w:sz w:val="16"/>
                <w:szCs w:val="16"/>
                <w:lang w:val="ru-RU"/>
              </w:rPr>
            </w:pPr>
          </w:p>
          <w:p w14:paraId="4E2519B3" w14:textId="77777777" w:rsidR="00797682" w:rsidRPr="00BF38C6" w:rsidRDefault="00797682" w:rsidP="00D14C5B">
            <w:pPr>
              <w:pStyle w:val="CellBodyCentered"/>
              <w:rPr>
                <w:rFonts w:ascii="Arial Narrow" w:hAnsi="Arial Narrow" w:cs="Arial"/>
                <w:color w:val="auto"/>
                <w:sz w:val="16"/>
                <w:szCs w:val="16"/>
                <w:lang w:val="ru-RU"/>
              </w:rPr>
            </w:pPr>
          </w:p>
          <w:p w14:paraId="0057BF8C" w14:textId="77777777" w:rsidR="00797682" w:rsidRPr="00BF38C6" w:rsidRDefault="00797682" w:rsidP="00D14C5B">
            <w:pPr>
              <w:pStyle w:val="CellBodyCentered"/>
              <w:rPr>
                <w:rFonts w:ascii="Arial Narrow" w:hAnsi="Arial Narrow" w:cs="Arial"/>
                <w:color w:val="auto"/>
                <w:sz w:val="16"/>
                <w:szCs w:val="16"/>
                <w:lang w:val="ru-RU"/>
              </w:rPr>
            </w:pPr>
          </w:p>
          <w:p w14:paraId="415C1754" w14:textId="77777777" w:rsidR="00797682" w:rsidRPr="00BF38C6" w:rsidRDefault="00797682" w:rsidP="00D14C5B">
            <w:pPr>
              <w:pStyle w:val="CellBodyCentered"/>
              <w:rPr>
                <w:rFonts w:ascii="Arial Narrow" w:hAnsi="Arial Narrow" w:cs="Arial"/>
                <w:color w:val="auto"/>
                <w:sz w:val="16"/>
                <w:szCs w:val="16"/>
                <w:lang w:val="ru-RU"/>
              </w:rPr>
            </w:pPr>
          </w:p>
          <w:p w14:paraId="04F7D793" w14:textId="77777777" w:rsidR="00797682" w:rsidRPr="00BF38C6" w:rsidRDefault="00797682" w:rsidP="00D14C5B">
            <w:pPr>
              <w:pStyle w:val="CellBodyCentered"/>
              <w:rPr>
                <w:rFonts w:ascii="Arial Narrow" w:hAnsi="Arial Narrow" w:cs="Arial"/>
                <w:color w:val="auto"/>
                <w:sz w:val="16"/>
                <w:szCs w:val="16"/>
                <w:lang w:val="ru-RU"/>
              </w:rPr>
            </w:pPr>
          </w:p>
          <w:p w14:paraId="3315CD0A" w14:textId="77777777" w:rsidR="00797682" w:rsidRPr="00BF38C6" w:rsidRDefault="00797682" w:rsidP="00D14C5B">
            <w:pPr>
              <w:pStyle w:val="CellBodyCentered"/>
              <w:rPr>
                <w:rFonts w:ascii="Arial Narrow" w:hAnsi="Arial Narrow" w:cs="Arial"/>
                <w:color w:val="auto"/>
                <w:sz w:val="16"/>
                <w:szCs w:val="16"/>
                <w:lang w:val="ru-RU"/>
              </w:rPr>
            </w:pPr>
          </w:p>
          <w:p w14:paraId="6667B9AB" w14:textId="77777777" w:rsidR="00797682" w:rsidRPr="00BF38C6" w:rsidRDefault="00797682" w:rsidP="00D14C5B">
            <w:pPr>
              <w:pStyle w:val="CellBodyCentered"/>
              <w:rPr>
                <w:rFonts w:ascii="Arial Narrow" w:hAnsi="Arial Narrow" w:cs="Arial"/>
                <w:color w:val="auto"/>
                <w:sz w:val="16"/>
                <w:szCs w:val="16"/>
                <w:lang w:val="ru-RU"/>
              </w:rPr>
            </w:pPr>
          </w:p>
          <w:p w14:paraId="344AC870" w14:textId="77777777" w:rsidR="00797682" w:rsidRPr="00BF38C6" w:rsidRDefault="00797682" w:rsidP="00D14C5B">
            <w:pPr>
              <w:pStyle w:val="CellBodyCentered"/>
              <w:rPr>
                <w:rFonts w:ascii="Arial Narrow" w:hAnsi="Arial Narrow" w:cs="Arial"/>
                <w:color w:val="auto"/>
                <w:sz w:val="16"/>
                <w:szCs w:val="16"/>
                <w:lang w:val="ru-RU"/>
              </w:rPr>
            </w:pPr>
          </w:p>
          <w:p w14:paraId="33F83912" w14:textId="77777777" w:rsidR="00797682" w:rsidRPr="00BF38C6" w:rsidRDefault="00797682" w:rsidP="00D14C5B">
            <w:pPr>
              <w:pStyle w:val="CellBodyCentered"/>
              <w:rPr>
                <w:rFonts w:ascii="Arial Narrow" w:hAnsi="Arial Narrow" w:cs="Arial"/>
                <w:color w:val="auto"/>
                <w:sz w:val="16"/>
                <w:szCs w:val="16"/>
                <w:lang w:val="ru-RU"/>
              </w:rPr>
            </w:pPr>
          </w:p>
          <w:p w14:paraId="54B22CD9" w14:textId="77777777" w:rsidR="00797682" w:rsidRPr="00BF38C6" w:rsidRDefault="00797682" w:rsidP="00D14C5B">
            <w:pPr>
              <w:pStyle w:val="CellBodyCentered"/>
              <w:rPr>
                <w:rFonts w:ascii="Arial Narrow" w:hAnsi="Arial Narrow" w:cs="Arial"/>
                <w:color w:val="auto"/>
                <w:sz w:val="16"/>
                <w:szCs w:val="16"/>
                <w:lang w:val="ru-RU"/>
              </w:rPr>
            </w:pPr>
          </w:p>
          <w:p w14:paraId="6FA3FEC6" w14:textId="77777777" w:rsidR="00797682" w:rsidRPr="00BF38C6" w:rsidRDefault="00797682" w:rsidP="00D14C5B">
            <w:pPr>
              <w:pStyle w:val="CellBodyCentered"/>
              <w:rPr>
                <w:rFonts w:ascii="Arial Narrow" w:hAnsi="Arial Narrow" w:cs="Arial"/>
                <w:color w:val="auto"/>
                <w:sz w:val="16"/>
                <w:szCs w:val="16"/>
                <w:lang w:val="en-GB"/>
              </w:rPr>
            </w:pPr>
          </w:p>
        </w:tc>
        <w:tc>
          <w:tcPr>
            <w:tcW w:w="810" w:type="dxa"/>
            <w:tcBorders>
              <w:top w:val="single" w:sz="6" w:space="0" w:color="auto"/>
              <w:left w:val="single" w:sz="6" w:space="0" w:color="auto"/>
              <w:bottom w:val="single" w:sz="6" w:space="0" w:color="auto"/>
              <w:right w:val="single" w:sz="6" w:space="0" w:color="auto"/>
            </w:tcBorders>
          </w:tcPr>
          <w:p w14:paraId="0171EAF1" w14:textId="77777777" w:rsidR="00797682" w:rsidRPr="00BF38C6" w:rsidRDefault="00797682" w:rsidP="00D14C5B">
            <w:pPr>
              <w:pStyle w:val="CellBodyCentered"/>
              <w:rPr>
                <w:rFonts w:ascii="Arial Narrow" w:hAnsi="Arial Narrow"/>
                <w:color w:val="auto"/>
                <w:sz w:val="16"/>
                <w:szCs w:val="16"/>
                <w:lang w:val="en-GB"/>
              </w:rPr>
            </w:pPr>
          </w:p>
          <w:p w14:paraId="3D98A2B1" w14:textId="77777777" w:rsidR="00491E06" w:rsidRDefault="00797682"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0F07EDF1" w14:textId="09BF5E71" w:rsidR="00797682" w:rsidRPr="00BF38C6" w:rsidRDefault="00797682" w:rsidP="00D14C5B">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150</w:t>
            </w:r>
            <w:r w:rsidR="00491E06">
              <w:rPr>
                <w:rFonts w:ascii="Arial Narrow" w:hAnsi="Arial Narrow"/>
                <w:color w:val="auto"/>
                <w:sz w:val="16"/>
                <w:szCs w:val="16"/>
              </w:rPr>
              <w:t xml:space="preserve"> </w:t>
            </w:r>
            <w:r w:rsidRPr="00BF38C6">
              <w:rPr>
                <w:rFonts w:ascii="Arial Narrow" w:hAnsi="Arial Narrow"/>
                <w:color w:val="auto"/>
                <w:sz w:val="16"/>
                <w:szCs w:val="16"/>
                <w:lang w:val="ru-RU"/>
              </w:rPr>
              <w:t>RF</w:t>
            </w:r>
          </w:p>
          <w:p w14:paraId="3E3FE831" w14:textId="77777777" w:rsidR="00797682" w:rsidRPr="00BF38C6" w:rsidRDefault="00797682" w:rsidP="00D14C5B">
            <w:pPr>
              <w:pStyle w:val="CellBodyCentered"/>
              <w:rPr>
                <w:rFonts w:ascii="Arial Narrow" w:hAnsi="Arial Narrow"/>
                <w:color w:val="auto"/>
                <w:sz w:val="16"/>
                <w:szCs w:val="16"/>
                <w:lang w:val="en-GB"/>
              </w:rPr>
            </w:pPr>
          </w:p>
          <w:p w14:paraId="34BB7362" w14:textId="77777777" w:rsidR="00797682" w:rsidRPr="00BF38C6" w:rsidRDefault="00797682" w:rsidP="00D14C5B">
            <w:pPr>
              <w:pStyle w:val="CellBodyCentered"/>
              <w:rPr>
                <w:rFonts w:ascii="Arial Narrow" w:hAnsi="Arial Narrow"/>
                <w:color w:val="auto"/>
                <w:sz w:val="16"/>
                <w:szCs w:val="16"/>
                <w:lang w:val="en-GB"/>
              </w:rPr>
            </w:pPr>
          </w:p>
          <w:p w14:paraId="16465504" w14:textId="77777777" w:rsidR="00797682" w:rsidRPr="00BF38C6" w:rsidRDefault="00797682" w:rsidP="00D14C5B">
            <w:pPr>
              <w:pStyle w:val="CellBodyCentered"/>
              <w:rPr>
                <w:rFonts w:ascii="Arial Narrow" w:hAnsi="Arial Narrow"/>
                <w:color w:val="auto"/>
                <w:sz w:val="16"/>
                <w:szCs w:val="16"/>
                <w:lang w:val="en-GB"/>
              </w:rPr>
            </w:pPr>
          </w:p>
          <w:p w14:paraId="233828D6" w14:textId="77777777" w:rsidR="00797682" w:rsidRPr="00BF38C6" w:rsidRDefault="00797682" w:rsidP="00D14C5B">
            <w:pPr>
              <w:pStyle w:val="CellBodyCentered"/>
              <w:rPr>
                <w:rFonts w:ascii="Arial Narrow" w:hAnsi="Arial Narrow"/>
                <w:color w:val="auto"/>
                <w:sz w:val="16"/>
                <w:szCs w:val="16"/>
                <w:lang w:val="en-GB"/>
              </w:rPr>
            </w:pPr>
          </w:p>
          <w:p w14:paraId="3C835DED" w14:textId="77777777" w:rsidR="00797682" w:rsidRPr="00BF38C6" w:rsidRDefault="00797682" w:rsidP="00D14C5B">
            <w:pPr>
              <w:pStyle w:val="CellBodyCentered"/>
              <w:rPr>
                <w:rFonts w:ascii="Arial Narrow" w:hAnsi="Arial Narrow"/>
                <w:color w:val="auto"/>
                <w:sz w:val="16"/>
                <w:szCs w:val="16"/>
                <w:lang w:val="en-GB"/>
              </w:rPr>
            </w:pPr>
          </w:p>
          <w:p w14:paraId="16B7322E" w14:textId="77777777" w:rsidR="00797682" w:rsidRPr="00BF38C6" w:rsidRDefault="00797682" w:rsidP="00D14C5B">
            <w:pPr>
              <w:pStyle w:val="CellBodyCentered"/>
              <w:rPr>
                <w:rFonts w:ascii="Arial Narrow" w:hAnsi="Arial Narrow"/>
                <w:color w:val="auto"/>
                <w:sz w:val="16"/>
                <w:szCs w:val="16"/>
                <w:lang w:val="en-GB"/>
              </w:rPr>
            </w:pPr>
          </w:p>
          <w:p w14:paraId="0D0CC377" w14:textId="77777777" w:rsidR="00797682" w:rsidRPr="00BF38C6" w:rsidRDefault="00797682" w:rsidP="00D14C5B">
            <w:pPr>
              <w:pStyle w:val="CellBodyCentered"/>
              <w:rPr>
                <w:rFonts w:ascii="Arial Narrow" w:hAnsi="Arial Narrow"/>
                <w:color w:val="auto"/>
                <w:sz w:val="16"/>
                <w:szCs w:val="16"/>
                <w:lang w:val="en-GB"/>
              </w:rPr>
            </w:pPr>
          </w:p>
          <w:p w14:paraId="3DB35AE9" w14:textId="77777777" w:rsidR="00797682" w:rsidRPr="00BF38C6" w:rsidRDefault="00797682" w:rsidP="00D14C5B">
            <w:pPr>
              <w:pStyle w:val="CellBodyCentered"/>
              <w:rPr>
                <w:rFonts w:ascii="Arial Narrow" w:hAnsi="Arial Narrow"/>
                <w:color w:val="auto"/>
                <w:sz w:val="16"/>
                <w:szCs w:val="16"/>
                <w:lang w:val="en-GB"/>
              </w:rPr>
            </w:pPr>
          </w:p>
          <w:p w14:paraId="24B37CB4" w14:textId="77777777" w:rsidR="00797682" w:rsidRPr="00BF38C6" w:rsidRDefault="00797682" w:rsidP="00D14C5B">
            <w:pPr>
              <w:pStyle w:val="CellBodyCentered"/>
              <w:rPr>
                <w:rFonts w:ascii="Arial Narrow" w:hAnsi="Arial Narrow"/>
                <w:color w:val="auto"/>
                <w:sz w:val="16"/>
                <w:szCs w:val="16"/>
                <w:lang w:val="en-GB"/>
              </w:rPr>
            </w:pPr>
          </w:p>
          <w:p w14:paraId="14C3D9FD" w14:textId="77777777" w:rsidR="00797682" w:rsidRPr="00BF38C6" w:rsidRDefault="00797682" w:rsidP="00D14C5B">
            <w:pPr>
              <w:pStyle w:val="CellBodyCentered"/>
              <w:rPr>
                <w:rFonts w:ascii="Arial Narrow" w:hAnsi="Arial Narrow"/>
                <w:color w:val="auto"/>
                <w:sz w:val="16"/>
                <w:szCs w:val="16"/>
                <w:lang w:val="en-GB"/>
              </w:rPr>
            </w:pPr>
          </w:p>
          <w:p w14:paraId="388E7529" w14:textId="77777777" w:rsidR="00797682" w:rsidRPr="00BF38C6" w:rsidRDefault="00797682" w:rsidP="00D14C5B">
            <w:pPr>
              <w:pStyle w:val="CellBodyCentered"/>
              <w:rPr>
                <w:rFonts w:ascii="Arial Narrow" w:hAnsi="Arial Narrow"/>
                <w:color w:val="auto"/>
                <w:sz w:val="16"/>
                <w:szCs w:val="16"/>
                <w:lang w:val="en-GB"/>
              </w:rPr>
            </w:pPr>
          </w:p>
          <w:p w14:paraId="4C316CDA" w14:textId="77777777" w:rsidR="00797682" w:rsidRPr="00BF38C6" w:rsidRDefault="00797682" w:rsidP="00D14C5B">
            <w:pPr>
              <w:pStyle w:val="CellBodyCentered"/>
              <w:rPr>
                <w:rFonts w:ascii="Arial Narrow" w:hAnsi="Arial Narrow"/>
                <w:color w:val="auto"/>
                <w:sz w:val="16"/>
                <w:szCs w:val="16"/>
                <w:lang w:val="en-GB"/>
              </w:rPr>
            </w:pPr>
          </w:p>
          <w:p w14:paraId="1F29C190" w14:textId="77777777" w:rsidR="00797682" w:rsidRPr="00BF38C6" w:rsidRDefault="00797682" w:rsidP="00D14C5B">
            <w:pPr>
              <w:pStyle w:val="CellBodyCentered"/>
              <w:rPr>
                <w:rFonts w:ascii="Arial Narrow" w:hAnsi="Arial Narrow"/>
                <w:color w:val="auto"/>
                <w:sz w:val="16"/>
                <w:szCs w:val="16"/>
                <w:lang w:val="en-GB"/>
              </w:rPr>
            </w:pPr>
          </w:p>
          <w:p w14:paraId="1FF3670A" w14:textId="77777777" w:rsidR="00797682" w:rsidRPr="00BF38C6" w:rsidRDefault="00797682" w:rsidP="00D14C5B">
            <w:pPr>
              <w:pStyle w:val="CellBodyCentered"/>
              <w:rPr>
                <w:rFonts w:ascii="Arial Narrow" w:hAnsi="Arial Narrow"/>
                <w:color w:val="auto"/>
                <w:sz w:val="16"/>
                <w:szCs w:val="16"/>
                <w:lang w:val="en-GB"/>
              </w:rPr>
            </w:pPr>
          </w:p>
          <w:p w14:paraId="57C4A72C" w14:textId="77777777" w:rsidR="00797682" w:rsidRPr="00BF38C6" w:rsidRDefault="00797682" w:rsidP="00D14C5B">
            <w:pPr>
              <w:pStyle w:val="CellBodyCentered"/>
              <w:rPr>
                <w:rFonts w:ascii="Arial Narrow" w:hAnsi="Arial Narrow"/>
                <w:color w:val="auto"/>
                <w:sz w:val="16"/>
                <w:szCs w:val="16"/>
                <w:lang w:val="en-GB"/>
              </w:rPr>
            </w:pPr>
          </w:p>
          <w:p w14:paraId="2E4E3A32" w14:textId="77777777" w:rsidR="00797682" w:rsidRPr="00BF38C6" w:rsidRDefault="00797682" w:rsidP="00D14C5B">
            <w:pPr>
              <w:pStyle w:val="CellBodyCentered"/>
              <w:rPr>
                <w:rFonts w:ascii="Arial Narrow" w:hAnsi="Arial Narrow"/>
                <w:color w:val="auto"/>
                <w:sz w:val="16"/>
                <w:szCs w:val="16"/>
                <w:lang w:val="en-GB"/>
              </w:rPr>
            </w:pPr>
          </w:p>
          <w:p w14:paraId="0A1B69A2" w14:textId="77777777" w:rsidR="00797682" w:rsidRPr="00BF38C6" w:rsidRDefault="00797682" w:rsidP="00D14C5B">
            <w:pPr>
              <w:pStyle w:val="CellBodyCentered"/>
              <w:rPr>
                <w:rFonts w:ascii="Arial Narrow" w:hAnsi="Arial Narrow"/>
                <w:color w:val="auto"/>
                <w:sz w:val="16"/>
                <w:szCs w:val="16"/>
                <w:lang w:val="en-GB"/>
              </w:rPr>
            </w:pPr>
          </w:p>
          <w:p w14:paraId="58B01AAE" w14:textId="77777777" w:rsidR="00797682" w:rsidRPr="00BF38C6" w:rsidRDefault="00797682" w:rsidP="00D14C5B">
            <w:pPr>
              <w:pStyle w:val="CellBodyCentered"/>
              <w:rPr>
                <w:rFonts w:ascii="Arial Narrow" w:hAnsi="Arial Narrow"/>
                <w:color w:val="auto"/>
                <w:sz w:val="16"/>
                <w:szCs w:val="16"/>
                <w:lang w:val="en-GB"/>
              </w:rPr>
            </w:pPr>
          </w:p>
          <w:p w14:paraId="59641E13" w14:textId="77777777" w:rsidR="00797682" w:rsidRPr="00BF38C6" w:rsidRDefault="00797682" w:rsidP="00D14C5B">
            <w:pPr>
              <w:pStyle w:val="CellBodyCentered"/>
              <w:rPr>
                <w:rFonts w:ascii="Arial Narrow" w:hAnsi="Arial Narrow"/>
                <w:color w:val="auto"/>
                <w:sz w:val="16"/>
                <w:szCs w:val="16"/>
                <w:lang w:val="en-GB"/>
              </w:rPr>
            </w:pPr>
          </w:p>
          <w:p w14:paraId="70E2A16E" w14:textId="77777777" w:rsidR="00797682" w:rsidRPr="00BF38C6" w:rsidRDefault="00797682" w:rsidP="00D14C5B">
            <w:pPr>
              <w:pStyle w:val="CellBodyCentered"/>
              <w:rPr>
                <w:rFonts w:ascii="Arial Narrow" w:hAnsi="Arial Narrow"/>
                <w:color w:val="auto"/>
                <w:sz w:val="16"/>
                <w:szCs w:val="16"/>
                <w:lang w:val="en-GB"/>
              </w:rPr>
            </w:pPr>
          </w:p>
          <w:p w14:paraId="662CBB85" w14:textId="65886CF7" w:rsidR="00797682" w:rsidRPr="00BF38C6" w:rsidRDefault="00797682" w:rsidP="00D14C5B">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5D22BE92" w14:textId="77777777" w:rsidR="00797682" w:rsidRPr="00BF38C6" w:rsidRDefault="00797682" w:rsidP="00D14C5B">
            <w:pPr>
              <w:pStyle w:val="CellBodyCentered"/>
              <w:rPr>
                <w:rFonts w:ascii="Arial Narrow" w:hAnsi="Arial Narrow"/>
                <w:color w:val="auto"/>
                <w:sz w:val="16"/>
                <w:szCs w:val="16"/>
                <w:lang w:val="ru-RU"/>
              </w:rPr>
            </w:pPr>
          </w:p>
          <w:p w14:paraId="18F5DE67" w14:textId="7E4A90CF"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w:t>
            </w:r>
          </w:p>
          <w:p w14:paraId="2B61D675"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+343°C</w:t>
            </w:r>
          </w:p>
          <w:p w14:paraId="636D1374" w14:textId="77777777" w:rsidR="00797682" w:rsidRPr="00BF38C6" w:rsidRDefault="00797682" w:rsidP="00D14C5B">
            <w:pPr>
              <w:pStyle w:val="CellBodyCentered"/>
              <w:rPr>
                <w:rFonts w:ascii="Arial Narrow" w:hAnsi="Arial Narrow"/>
                <w:color w:val="auto"/>
                <w:sz w:val="16"/>
                <w:szCs w:val="16"/>
                <w:lang w:val="ru-RU"/>
              </w:rPr>
            </w:pPr>
          </w:p>
          <w:p w14:paraId="6A9037E2" w14:textId="77777777" w:rsidR="00797682" w:rsidRPr="00BF38C6" w:rsidRDefault="00797682" w:rsidP="00D14C5B">
            <w:pPr>
              <w:pStyle w:val="CellBodyCentered"/>
              <w:rPr>
                <w:rFonts w:ascii="Arial Narrow" w:hAnsi="Arial Narrow"/>
                <w:color w:val="auto"/>
                <w:sz w:val="16"/>
                <w:szCs w:val="16"/>
                <w:lang w:val="ru-RU"/>
              </w:rPr>
            </w:pPr>
          </w:p>
          <w:p w14:paraId="39BCC4C6" w14:textId="77777777" w:rsidR="00797682" w:rsidRPr="00BF38C6" w:rsidRDefault="00797682" w:rsidP="00D14C5B">
            <w:pPr>
              <w:pStyle w:val="CellBodyCentered"/>
              <w:rPr>
                <w:rFonts w:ascii="Arial Narrow" w:hAnsi="Arial Narrow"/>
                <w:color w:val="auto"/>
                <w:sz w:val="16"/>
                <w:szCs w:val="16"/>
                <w:lang w:val="ru-RU"/>
              </w:rPr>
            </w:pPr>
          </w:p>
          <w:p w14:paraId="19D5BA72" w14:textId="77777777" w:rsidR="00797682" w:rsidRPr="00BF38C6" w:rsidRDefault="00797682" w:rsidP="00D14C5B">
            <w:pPr>
              <w:pStyle w:val="CellBodyCentered"/>
              <w:rPr>
                <w:rFonts w:ascii="Arial Narrow" w:hAnsi="Arial Narrow"/>
                <w:color w:val="auto"/>
                <w:sz w:val="16"/>
                <w:szCs w:val="16"/>
                <w:lang w:val="ru-RU"/>
              </w:rPr>
            </w:pPr>
          </w:p>
          <w:p w14:paraId="375E6B13" w14:textId="77777777" w:rsidR="00797682" w:rsidRPr="00BF38C6" w:rsidRDefault="00797682" w:rsidP="00D14C5B">
            <w:pPr>
              <w:pStyle w:val="CellBodyCentered"/>
              <w:rPr>
                <w:rFonts w:ascii="Arial Narrow" w:hAnsi="Arial Narrow"/>
                <w:color w:val="auto"/>
                <w:sz w:val="16"/>
                <w:szCs w:val="16"/>
                <w:lang w:val="ru-RU"/>
              </w:rPr>
            </w:pPr>
          </w:p>
          <w:p w14:paraId="3C3E9291" w14:textId="77777777" w:rsidR="00797682" w:rsidRPr="00BF38C6" w:rsidRDefault="00797682" w:rsidP="00D14C5B">
            <w:pPr>
              <w:pStyle w:val="CellBodyCentered"/>
              <w:rPr>
                <w:rFonts w:ascii="Arial Narrow" w:hAnsi="Arial Narrow"/>
                <w:color w:val="auto"/>
                <w:sz w:val="16"/>
                <w:szCs w:val="16"/>
                <w:lang w:val="ru-RU"/>
              </w:rPr>
            </w:pPr>
          </w:p>
          <w:p w14:paraId="47899646" w14:textId="77777777" w:rsidR="00797682" w:rsidRPr="00BF38C6" w:rsidRDefault="00797682" w:rsidP="00D14C5B">
            <w:pPr>
              <w:pStyle w:val="CellBodyCentered"/>
              <w:rPr>
                <w:rFonts w:ascii="Arial Narrow" w:hAnsi="Arial Narrow"/>
                <w:color w:val="auto"/>
                <w:sz w:val="16"/>
                <w:szCs w:val="16"/>
                <w:lang w:val="ru-RU"/>
              </w:rPr>
            </w:pPr>
          </w:p>
          <w:p w14:paraId="0456CDDB" w14:textId="77777777" w:rsidR="00797682" w:rsidRPr="00BF38C6" w:rsidRDefault="00797682" w:rsidP="00D14C5B">
            <w:pPr>
              <w:pStyle w:val="CellBodyCentered"/>
              <w:rPr>
                <w:rFonts w:ascii="Arial Narrow" w:hAnsi="Arial Narrow"/>
                <w:color w:val="auto"/>
                <w:sz w:val="16"/>
                <w:szCs w:val="16"/>
                <w:lang w:val="ru-RU"/>
              </w:rPr>
            </w:pPr>
          </w:p>
          <w:p w14:paraId="1123F68B" w14:textId="77777777" w:rsidR="00797682" w:rsidRPr="00BF38C6" w:rsidRDefault="00797682" w:rsidP="00D14C5B">
            <w:pPr>
              <w:pStyle w:val="CellBodyCentered"/>
              <w:rPr>
                <w:rFonts w:ascii="Arial Narrow" w:hAnsi="Arial Narrow"/>
                <w:color w:val="auto"/>
                <w:sz w:val="16"/>
                <w:szCs w:val="16"/>
                <w:lang w:val="ru-RU"/>
              </w:rPr>
            </w:pPr>
          </w:p>
          <w:p w14:paraId="2BB5FDE0" w14:textId="77777777" w:rsidR="00797682" w:rsidRPr="00BF38C6" w:rsidRDefault="00797682" w:rsidP="00D14C5B">
            <w:pPr>
              <w:pStyle w:val="CellBodyCentered"/>
              <w:rPr>
                <w:rFonts w:ascii="Arial Narrow" w:hAnsi="Arial Narrow"/>
                <w:color w:val="auto"/>
                <w:sz w:val="16"/>
                <w:szCs w:val="16"/>
                <w:lang w:val="ru-RU"/>
              </w:rPr>
            </w:pPr>
          </w:p>
          <w:p w14:paraId="7FD949DF" w14:textId="77777777" w:rsidR="00797682" w:rsidRPr="00BF38C6" w:rsidRDefault="00797682" w:rsidP="00D14C5B">
            <w:pPr>
              <w:pStyle w:val="CellBodyCentered"/>
              <w:rPr>
                <w:rFonts w:ascii="Arial Narrow" w:hAnsi="Arial Narrow"/>
                <w:color w:val="auto"/>
                <w:sz w:val="16"/>
                <w:szCs w:val="16"/>
                <w:lang w:val="ru-RU"/>
              </w:rPr>
            </w:pPr>
          </w:p>
          <w:p w14:paraId="4DF3E580" w14:textId="77777777" w:rsidR="00797682" w:rsidRPr="00BF38C6" w:rsidRDefault="00797682" w:rsidP="00D14C5B">
            <w:pPr>
              <w:pStyle w:val="CellBodyCentered"/>
              <w:rPr>
                <w:rFonts w:ascii="Arial Narrow" w:hAnsi="Arial Narrow"/>
                <w:color w:val="auto"/>
                <w:sz w:val="16"/>
                <w:szCs w:val="16"/>
                <w:lang w:val="ru-RU"/>
              </w:rPr>
            </w:pPr>
          </w:p>
          <w:p w14:paraId="20B83226" w14:textId="77777777" w:rsidR="00797682" w:rsidRPr="00BF38C6" w:rsidRDefault="00797682" w:rsidP="00D14C5B">
            <w:pPr>
              <w:pStyle w:val="CellBodyCentered"/>
              <w:rPr>
                <w:rFonts w:ascii="Arial Narrow" w:hAnsi="Arial Narrow"/>
                <w:color w:val="auto"/>
                <w:sz w:val="16"/>
                <w:szCs w:val="16"/>
                <w:lang w:val="ru-RU"/>
              </w:rPr>
            </w:pPr>
          </w:p>
          <w:p w14:paraId="55689CB1" w14:textId="77777777" w:rsidR="00797682" w:rsidRPr="00BF38C6" w:rsidRDefault="00797682" w:rsidP="00D14C5B">
            <w:pPr>
              <w:pStyle w:val="CellBodyCentered"/>
              <w:rPr>
                <w:rFonts w:ascii="Arial Narrow" w:hAnsi="Arial Narrow"/>
                <w:color w:val="auto"/>
                <w:sz w:val="16"/>
                <w:szCs w:val="16"/>
                <w:lang w:val="ru-RU"/>
              </w:rPr>
            </w:pPr>
          </w:p>
          <w:p w14:paraId="295017AE" w14:textId="77777777" w:rsidR="00797682" w:rsidRPr="00BF38C6" w:rsidRDefault="00797682" w:rsidP="00D14C5B">
            <w:pPr>
              <w:pStyle w:val="CellBodyCentered"/>
              <w:rPr>
                <w:rFonts w:ascii="Arial Narrow" w:hAnsi="Arial Narrow"/>
                <w:color w:val="auto"/>
                <w:sz w:val="16"/>
                <w:szCs w:val="16"/>
                <w:lang w:val="ru-RU"/>
              </w:rPr>
            </w:pPr>
          </w:p>
          <w:p w14:paraId="00A93ED7" w14:textId="77777777" w:rsidR="00797682" w:rsidRPr="00BF38C6" w:rsidRDefault="00797682" w:rsidP="00D14C5B">
            <w:pPr>
              <w:pStyle w:val="CellBodyCentered"/>
              <w:rPr>
                <w:rFonts w:ascii="Arial Narrow" w:hAnsi="Arial Narrow"/>
                <w:color w:val="auto"/>
                <w:sz w:val="16"/>
                <w:szCs w:val="16"/>
                <w:lang w:val="ru-RU"/>
              </w:rPr>
            </w:pPr>
          </w:p>
          <w:p w14:paraId="77DC5C4C" w14:textId="77777777" w:rsidR="00797682" w:rsidRPr="00BF38C6" w:rsidRDefault="00797682" w:rsidP="00D14C5B">
            <w:pPr>
              <w:pStyle w:val="CellBodyCentered"/>
              <w:rPr>
                <w:rFonts w:ascii="Arial Narrow" w:hAnsi="Arial Narrow"/>
                <w:color w:val="auto"/>
                <w:sz w:val="16"/>
                <w:szCs w:val="16"/>
                <w:lang w:val="ru-RU"/>
              </w:rPr>
            </w:pPr>
          </w:p>
          <w:p w14:paraId="5BCDD787" w14:textId="77777777" w:rsidR="00797682" w:rsidRPr="00BF38C6" w:rsidRDefault="00797682" w:rsidP="00D14C5B">
            <w:pPr>
              <w:pStyle w:val="CellBodyCentered"/>
              <w:rPr>
                <w:rFonts w:ascii="Arial Narrow" w:hAnsi="Arial Narrow"/>
                <w:color w:val="auto"/>
                <w:sz w:val="16"/>
                <w:szCs w:val="16"/>
                <w:lang w:val="ru-RU"/>
              </w:rPr>
            </w:pPr>
          </w:p>
          <w:p w14:paraId="65943769" w14:textId="5F5B3744" w:rsidR="00797682" w:rsidRPr="00BF38C6" w:rsidRDefault="00797682" w:rsidP="00D14C5B">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021EAE6F" w14:textId="77777777" w:rsidR="00797682" w:rsidRPr="00BF38C6" w:rsidRDefault="00797682" w:rsidP="00D14C5B">
            <w:pPr>
              <w:pStyle w:val="CellBody"/>
              <w:rPr>
                <w:rFonts w:ascii="Arial Narrow" w:hAnsi="Arial Narrow"/>
                <w:color w:val="auto"/>
                <w:sz w:val="16"/>
                <w:szCs w:val="16"/>
                <w:u w:val="single"/>
                <w:lang w:val="ru-RU"/>
              </w:rPr>
            </w:pPr>
          </w:p>
          <w:p w14:paraId="281CAED6" w14:textId="77777777" w:rsidR="00491E06" w:rsidRPr="00BF38C6" w:rsidRDefault="00491E06" w:rsidP="00D14C5B">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6F6C1E5B" w14:textId="77777777" w:rsidR="00491E06" w:rsidRPr="00BF38C6" w:rsidRDefault="00491E06" w:rsidP="00D14C5B">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19,6 бар (изб.)</w:t>
            </w:r>
          </w:p>
          <w:p w14:paraId="21D5885D"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w:t>
            </w:r>
            <w:r w:rsidRPr="00BF38C6">
              <w:rPr>
                <w:rFonts w:ascii="Arial Narrow" w:hAnsi="Arial Narrow"/>
                <w:snapToGrid w:val="0"/>
                <w:color w:val="auto"/>
                <w:sz w:val="16"/>
                <w:szCs w:val="16"/>
                <w:lang w:val="ru-RU"/>
              </w:rPr>
              <w:t xml:space="preserve">C = 19,2 </w:t>
            </w:r>
            <w:r w:rsidRPr="00BF38C6">
              <w:rPr>
                <w:rFonts w:ascii="Arial Narrow" w:hAnsi="Arial Narrow"/>
                <w:color w:val="auto"/>
                <w:sz w:val="16"/>
                <w:szCs w:val="16"/>
                <w:lang w:val="ru-RU"/>
              </w:rPr>
              <w:t>бар (изб.)</w:t>
            </w:r>
          </w:p>
          <w:p w14:paraId="17DD22A4"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17,7 </w:t>
            </w:r>
            <w:r w:rsidRPr="00BF38C6">
              <w:rPr>
                <w:rFonts w:ascii="Arial Narrow" w:hAnsi="Arial Narrow"/>
                <w:color w:val="auto"/>
                <w:sz w:val="16"/>
                <w:szCs w:val="16"/>
                <w:lang w:val="ru-RU"/>
              </w:rPr>
              <w:t>бар (изб.)</w:t>
            </w:r>
          </w:p>
          <w:p w14:paraId="1986B2AA"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15,8 </w:t>
            </w:r>
            <w:r w:rsidRPr="00BF38C6">
              <w:rPr>
                <w:rFonts w:ascii="Arial Narrow" w:hAnsi="Arial Narrow"/>
                <w:color w:val="auto"/>
                <w:sz w:val="16"/>
                <w:szCs w:val="16"/>
                <w:lang w:val="ru-RU"/>
              </w:rPr>
              <w:t>бар (изб.)</w:t>
            </w:r>
          </w:p>
          <w:p w14:paraId="5F80E95D"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13,8 </w:t>
            </w:r>
            <w:r w:rsidRPr="00BF38C6">
              <w:rPr>
                <w:rFonts w:ascii="Arial Narrow" w:hAnsi="Arial Narrow"/>
                <w:color w:val="auto"/>
                <w:sz w:val="16"/>
                <w:szCs w:val="16"/>
                <w:lang w:val="ru-RU"/>
              </w:rPr>
              <w:t>бар (изб.)</w:t>
            </w:r>
          </w:p>
          <w:p w14:paraId="6F858B2B"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12,1 </w:t>
            </w:r>
            <w:r w:rsidRPr="00BF38C6">
              <w:rPr>
                <w:rFonts w:ascii="Arial Narrow" w:hAnsi="Arial Narrow"/>
                <w:color w:val="auto"/>
                <w:sz w:val="16"/>
                <w:szCs w:val="16"/>
                <w:lang w:val="ru-RU"/>
              </w:rPr>
              <w:t>бар (изб.)</w:t>
            </w:r>
          </w:p>
          <w:p w14:paraId="7138F085"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10,2 </w:t>
            </w:r>
            <w:r w:rsidRPr="00BF38C6">
              <w:rPr>
                <w:rFonts w:ascii="Arial Narrow" w:hAnsi="Arial Narrow"/>
                <w:color w:val="auto"/>
                <w:sz w:val="16"/>
                <w:szCs w:val="16"/>
                <w:lang w:val="ru-RU"/>
              </w:rPr>
              <w:t>бар (изб.)</w:t>
            </w:r>
          </w:p>
          <w:p w14:paraId="307020EB" w14:textId="77777777" w:rsidR="00491E06" w:rsidRPr="00BF38C6" w:rsidRDefault="00491E06"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343°C = 8,6 бар (изб.)</w:t>
            </w:r>
          </w:p>
          <w:p w14:paraId="70306614" w14:textId="77777777" w:rsidR="00797682" w:rsidRPr="00BF38C6" w:rsidRDefault="00797682" w:rsidP="00D14C5B">
            <w:pPr>
              <w:pStyle w:val="CellBody"/>
              <w:rPr>
                <w:rFonts w:ascii="Arial Narrow" w:hAnsi="Arial Narrow"/>
                <w:color w:val="auto"/>
                <w:sz w:val="16"/>
                <w:szCs w:val="16"/>
                <w:lang w:val="ru-RU"/>
              </w:rPr>
            </w:pPr>
          </w:p>
          <w:p w14:paraId="0BC90395" w14:textId="77777777" w:rsidR="00797682" w:rsidRPr="00BF38C6" w:rsidRDefault="00797682" w:rsidP="00D14C5B">
            <w:pPr>
              <w:pStyle w:val="CellBody"/>
              <w:rPr>
                <w:rFonts w:ascii="Arial Narrow" w:hAnsi="Arial Narrow"/>
                <w:color w:val="auto"/>
                <w:sz w:val="16"/>
                <w:szCs w:val="16"/>
                <w:lang w:val="ru-RU"/>
              </w:rPr>
            </w:pPr>
          </w:p>
          <w:p w14:paraId="399B176A" w14:textId="77777777" w:rsidR="00797682" w:rsidRPr="00BF38C6" w:rsidRDefault="00797682" w:rsidP="00D14C5B">
            <w:pPr>
              <w:pStyle w:val="CellBody"/>
              <w:rPr>
                <w:rFonts w:ascii="Arial Narrow" w:hAnsi="Arial Narrow"/>
                <w:color w:val="auto"/>
                <w:sz w:val="16"/>
                <w:szCs w:val="16"/>
                <w:lang w:val="ru-RU"/>
              </w:rPr>
            </w:pPr>
          </w:p>
          <w:p w14:paraId="0DDDFE66" w14:textId="77777777" w:rsidR="00797682" w:rsidRPr="00BF38C6" w:rsidRDefault="00797682" w:rsidP="00D14C5B">
            <w:pPr>
              <w:pStyle w:val="CellBody"/>
              <w:rPr>
                <w:rFonts w:ascii="Arial Narrow" w:hAnsi="Arial Narrow"/>
                <w:color w:val="auto"/>
                <w:sz w:val="16"/>
                <w:szCs w:val="16"/>
                <w:lang w:val="ru-RU"/>
              </w:rPr>
            </w:pPr>
          </w:p>
          <w:p w14:paraId="18754E12" w14:textId="77777777" w:rsidR="00797682" w:rsidRPr="00BF38C6" w:rsidRDefault="00797682" w:rsidP="00D14C5B">
            <w:pPr>
              <w:pStyle w:val="CellBody"/>
              <w:rPr>
                <w:rFonts w:ascii="Arial Narrow" w:hAnsi="Arial Narrow"/>
                <w:color w:val="auto"/>
                <w:sz w:val="16"/>
                <w:szCs w:val="16"/>
                <w:lang w:val="ru-RU"/>
              </w:rPr>
            </w:pPr>
          </w:p>
          <w:p w14:paraId="6740D929" w14:textId="77777777" w:rsidR="00797682" w:rsidRPr="00BF38C6" w:rsidRDefault="00797682" w:rsidP="00D14C5B">
            <w:pPr>
              <w:pStyle w:val="CellBody"/>
              <w:rPr>
                <w:rFonts w:ascii="Arial Narrow" w:hAnsi="Arial Narrow"/>
                <w:color w:val="auto"/>
                <w:sz w:val="16"/>
                <w:szCs w:val="16"/>
                <w:lang w:val="ru-RU"/>
              </w:rPr>
            </w:pPr>
          </w:p>
          <w:p w14:paraId="3DD7E4D1" w14:textId="77777777" w:rsidR="00797682" w:rsidRPr="00BF38C6" w:rsidRDefault="00797682" w:rsidP="00D14C5B">
            <w:pPr>
              <w:pStyle w:val="CellBody"/>
              <w:rPr>
                <w:rFonts w:ascii="Arial Narrow" w:hAnsi="Arial Narrow"/>
                <w:color w:val="auto"/>
                <w:sz w:val="16"/>
                <w:szCs w:val="16"/>
                <w:lang w:val="ru-RU"/>
              </w:rPr>
            </w:pPr>
          </w:p>
          <w:p w14:paraId="305F1749" w14:textId="77777777" w:rsidR="00797682" w:rsidRPr="00BF38C6" w:rsidRDefault="00797682" w:rsidP="00D14C5B">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4B0D2A4E" w14:textId="77777777" w:rsidR="00797682" w:rsidRPr="00BF38C6" w:rsidRDefault="00797682" w:rsidP="00D14C5B">
            <w:pPr>
              <w:pStyle w:val="CellBodyCentered"/>
              <w:rPr>
                <w:rFonts w:ascii="Arial Narrow" w:hAnsi="Arial Narrow" w:cs="Arial"/>
                <w:color w:val="auto"/>
                <w:sz w:val="16"/>
                <w:szCs w:val="16"/>
                <w:lang w:val="ru-RU"/>
              </w:rPr>
            </w:pPr>
          </w:p>
          <w:p w14:paraId="531CC38F" w14:textId="35C61326"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001668F9"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3, </w:t>
            </w:r>
            <w:r w:rsidRPr="00BF38C6">
              <w:rPr>
                <w:rFonts w:ascii="Arial Narrow" w:hAnsi="Arial Narrow" w:cs="Arial"/>
                <w:color w:val="auto"/>
                <w:sz w:val="16"/>
                <w:szCs w:val="16"/>
                <w:lang w:val="ru-RU"/>
              </w:rPr>
              <w:br/>
              <w:t xml:space="preserve">Все </w:t>
            </w:r>
            <w:r w:rsidR="001668F9" w:rsidRPr="006759B5">
              <w:rPr>
                <w:rFonts w:ascii="Arial Narrow" w:hAnsi="Arial Narrow" w:cs="Arial"/>
                <w:color w:val="auto"/>
                <w:sz w:val="16"/>
                <w:szCs w:val="16"/>
                <w:lang w:val="ru-RU"/>
              </w:rPr>
              <w:t xml:space="preserve">размеры </w:t>
            </w:r>
            <w:r w:rsidRPr="00BF38C6">
              <w:rPr>
                <w:rFonts w:ascii="Arial Narrow" w:hAnsi="Arial Narrow" w:cs="Arial"/>
                <w:color w:val="auto"/>
                <w:sz w:val="16"/>
                <w:szCs w:val="16"/>
                <w:lang w:val="ru-RU"/>
              </w:rPr>
              <w:t>для СС</w:t>
            </w:r>
          </w:p>
          <w:p w14:paraId="11871AE5"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ССS</w:t>
            </w:r>
          </w:p>
          <w:p w14:paraId="071F83C9"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DCS</w:t>
            </w:r>
          </w:p>
          <w:p w14:paraId="5F0F5929" w14:textId="77777777" w:rsidR="00797682" w:rsidRPr="00BF38C6" w:rsidRDefault="00797682" w:rsidP="00D14C5B">
            <w:pPr>
              <w:pStyle w:val="CellBodyCentered"/>
              <w:rPr>
                <w:rFonts w:ascii="Arial Narrow" w:hAnsi="Arial Narrow" w:cs="Arial"/>
                <w:color w:val="auto"/>
                <w:sz w:val="16"/>
                <w:szCs w:val="16"/>
                <w:lang w:val="ru-RU"/>
              </w:rPr>
            </w:pPr>
          </w:p>
          <w:p w14:paraId="6ADC5B00" w14:textId="77777777" w:rsidR="00797682" w:rsidRPr="00BF38C6" w:rsidRDefault="00797682" w:rsidP="00D14C5B">
            <w:pPr>
              <w:pStyle w:val="CellBodyCentered"/>
              <w:rPr>
                <w:rFonts w:ascii="Arial Narrow" w:hAnsi="Arial Narrow" w:cs="Arial"/>
                <w:color w:val="auto"/>
                <w:sz w:val="16"/>
                <w:szCs w:val="16"/>
                <w:lang w:val="ru-RU"/>
              </w:rPr>
            </w:pPr>
          </w:p>
          <w:p w14:paraId="229BF86D" w14:textId="77777777" w:rsidR="00797682" w:rsidRPr="00BF38C6" w:rsidRDefault="00797682" w:rsidP="00D14C5B">
            <w:pPr>
              <w:pStyle w:val="CellBodyCentered"/>
              <w:rPr>
                <w:rFonts w:ascii="Arial Narrow" w:hAnsi="Arial Narrow" w:cs="Arial"/>
                <w:color w:val="auto"/>
                <w:sz w:val="16"/>
                <w:szCs w:val="16"/>
                <w:lang w:val="ru-RU"/>
              </w:rPr>
            </w:pPr>
          </w:p>
          <w:p w14:paraId="549636F4" w14:textId="77777777" w:rsidR="00797682" w:rsidRPr="00BF38C6" w:rsidRDefault="00797682" w:rsidP="00D14C5B">
            <w:pPr>
              <w:pStyle w:val="CellBodyCentered"/>
              <w:rPr>
                <w:rFonts w:ascii="Arial Narrow" w:hAnsi="Arial Narrow" w:cs="Arial"/>
                <w:color w:val="auto"/>
                <w:sz w:val="16"/>
                <w:szCs w:val="16"/>
                <w:lang w:val="ru-RU"/>
              </w:rPr>
            </w:pPr>
          </w:p>
          <w:p w14:paraId="21C701D0" w14:textId="77777777" w:rsidR="00797682" w:rsidRPr="00BF38C6" w:rsidRDefault="00797682" w:rsidP="00D14C5B">
            <w:pPr>
              <w:pStyle w:val="CellBodyCentered"/>
              <w:rPr>
                <w:rFonts w:ascii="Arial Narrow" w:hAnsi="Arial Narrow" w:cs="Arial"/>
                <w:color w:val="auto"/>
                <w:sz w:val="16"/>
                <w:szCs w:val="16"/>
                <w:lang w:val="ru-RU"/>
              </w:rPr>
            </w:pPr>
          </w:p>
          <w:p w14:paraId="6A9D53DD" w14:textId="77777777" w:rsidR="00797682" w:rsidRPr="00BF38C6" w:rsidRDefault="00797682" w:rsidP="00D14C5B">
            <w:pPr>
              <w:pStyle w:val="CellBodyCentered"/>
              <w:rPr>
                <w:rFonts w:ascii="Arial Narrow" w:hAnsi="Arial Narrow" w:cs="Arial"/>
                <w:color w:val="auto"/>
                <w:sz w:val="16"/>
                <w:szCs w:val="16"/>
                <w:lang w:val="ru-RU"/>
              </w:rPr>
            </w:pPr>
          </w:p>
          <w:p w14:paraId="30A7342E" w14:textId="77777777" w:rsidR="00797682" w:rsidRPr="00BF38C6" w:rsidRDefault="00797682" w:rsidP="00D14C5B">
            <w:pPr>
              <w:pStyle w:val="CellBodyCentered"/>
              <w:rPr>
                <w:rFonts w:ascii="Arial Narrow" w:hAnsi="Arial Narrow" w:cs="Arial"/>
                <w:color w:val="auto"/>
                <w:sz w:val="16"/>
                <w:szCs w:val="16"/>
                <w:lang w:val="ru-RU"/>
              </w:rPr>
            </w:pPr>
          </w:p>
          <w:p w14:paraId="19899BF5" w14:textId="77777777" w:rsidR="00797682" w:rsidRPr="00BF38C6" w:rsidRDefault="00797682" w:rsidP="00D14C5B">
            <w:pPr>
              <w:pStyle w:val="CellBodyCentered"/>
              <w:rPr>
                <w:rFonts w:ascii="Arial Narrow" w:hAnsi="Arial Narrow" w:cs="Arial"/>
                <w:color w:val="auto"/>
                <w:sz w:val="16"/>
                <w:szCs w:val="16"/>
                <w:lang w:val="ru-RU"/>
              </w:rPr>
            </w:pPr>
          </w:p>
          <w:p w14:paraId="4F30D846" w14:textId="77777777" w:rsidR="00797682" w:rsidRPr="00BF38C6" w:rsidRDefault="00797682" w:rsidP="00D14C5B">
            <w:pPr>
              <w:pStyle w:val="CellBodyCentered"/>
              <w:rPr>
                <w:rFonts w:ascii="Arial Narrow" w:hAnsi="Arial Narrow" w:cs="Arial"/>
                <w:color w:val="auto"/>
                <w:sz w:val="16"/>
                <w:szCs w:val="16"/>
                <w:lang w:val="ru-RU"/>
              </w:rPr>
            </w:pPr>
          </w:p>
          <w:p w14:paraId="1FE5E034" w14:textId="77777777" w:rsidR="00797682" w:rsidRPr="00BF38C6" w:rsidRDefault="00797682" w:rsidP="00D14C5B">
            <w:pPr>
              <w:pStyle w:val="CellBodyCentered"/>
              <w:rPr>
                <w:rFonts w:ascii="Arial Narrow" w:hAnsi="Arial Narrow" w:cs="Arial"/>
                <w:color w:val="auto"/>
                <w:sz w:val="16"/>
                <w:szCs w:val="16"/>
                <w:lang w:val="ru-RU"/>
              </w:rPr>
            </w:pPr>
          </w:p>
          <w:p w14:paraId="50D6FE83" w14:textId="77777777" w:rsidR="00797682" w:rsidRPr="00BF38C6" w:rsidRDefault="00797682" w:rsidP="00D14C5B">
            <w:pPr>
              <w:pStyle w:val="CellBodyCentered"/>
              <w:rPr>
                <w:rFonts w:ascii="Arial Narrow" w:hAnsi="Arial Narrow" w:cs="Arial"/>
                <w:color w:val="auto"/>
                <w:sz w:val="16"/>
                <w:szCs w:val="16"/>
                <w:lang w:val="ru-RU"/>
              </w:rPr>
            </w:pPr>
          </w:p>
          <w:p w14:paraId="62EEB656" w14:textId="77777777" w:rsidR="00797682" w:rsidRPr="00BF38C6" w:rsidRDefault="00797682" w:rsidP="00D14C5B">
            <w:pPr>
              <w:pStyle w:val="CellBodyCentered"/>
              <w:rPr>
                <w:rFonts w:ascii="Arial Narrow" w:hAnsi="Arial Narrow" w:cs="Arial"/>
                <w:color w:val="auto"/>
                <w:sz w:val="16"/>
                <w:szCs w:val="16"/>
                <w:lang w:val="ru-RU"/>
              </w:rPr>
            </w:pPr>
          </w:p>
          <w:p w14:paraId="7AD5FDC5" w14:textId="77777777" w:rsidR="00797682" w:rsidRPr="00BF38C6" w:rsidRDefault="00797682" w:rsidP="00D14C5B">
            <w:pPr>
              <w:pStyle w:val="CellBodyCentered"/>
              <w:rPr>
                <w:rFonts w:ascii="Arial Narrow" w:hAnsi="Arial Narrow" w:cs="Arial"/>
                <w:color w:val="auto"/>
                <w:sz w:val="16"/>
                <w:szCs w:val="16"/>
                <w:lang w:val="ru-RU"/>
              </w:rPr>
            </w:pPr>
          </w:p>
          <w:p w14:paraId="7E756A6B" w14:textId="77777777" w:rsidR="00797682" w:rsidRPr="00BF38C6" w:rsidRDefault="00797682" w:rsidP="00D14C5B">
            <w:pPr>
              <w:pStyle w:val="CellBodyCentered"/>
              <w:rPr>
                <w:rFonts w:ascii="Arial Narrow" w:hAnsi="Arial Narrow" w:cs="Arial"/>
                <w:color w:val="auto"/>
                <w:sz w:val="16"/>
                <w:szCs w:val="16"/>
                <w:lang w:val="ru-RU"/>
              </w:rPr>
            </w:pPr>
          </w:p>
          <w:p w14:paraId="798094D0" w14:textId="77777777" w:rsidR="00797682" w:rsidRPr="00BF38C6" w:rsidRDefault="00797682" w:rsidP="00D14C5B">
            <w:pPr>
              <w:pStyle w:val="CellBodyCentered"/>
              <w:rPr>
                <w:rFonts w:ascii="Arial Narrow" w:hAnsi="Arial Narrow" w:cs="Arial"/>
                <w:color w:val="auto"/>
                <w:sz w:val="16"/>
                <w:szCs w:val="16"/>
                <w:lang w:val="ru-RU"/>
              </w:rPr>
            </w:pPr>
          </w:p>
          <w:p w14:paraId="54D9D8D6" w14:textId="77777777" w:rsidR="00797682" w:rsidRPr="00BF38C6" w:rsidRDefault="00797682" w:rsidP="00D14C5B">
            <w:pPr>
              <w:pStyle w:val="CellBodyCentered"/>
              <w:rPr>
                <w:rFonts w:ascii="Arial Narrow" w:hAnsi="Arial Narrow" w:cs="Arial"/>
                <w:color w:val="auto"/>
                <w:sz w:val="16"/>
                <w:szCs w:val="16"/>
                <w:lang w:val="ru-RU"/>
              </w:rPr>
            </w:pPr>
          </w:p>
          <w:p w14:paraId="1926622C" w14:textId="020802D7" w:rsidR="00797682" w:rsidRPr="00BF38C6" w:rsidRDefault="00797682" w:rsidP="00D14C5B">
            <w:pPr>
              <w:pStyle w:val="CellBodyCentered"/>
              <w:rPr>
                <w:rFonts w:ascii="Arial Narrow" w:hAnsi="Arial Narrow" w:cs="Arial"/>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7090ED8D" w14:textId="77777777" w:rsidR="00797682" w:rsidRPr="00BF38C6" w:rsidRDefault="00797682" w:rsidP="00D14C5B">
            <w:pPr>
              <w:pStyle w:val="CellBodyCentered"/>
              <w:rPr>
                <w:rFonts w:ascii="Arial Narrow" w:hAnsi="Arial Narrow"/>
                <w:color w:val="auto"/>
                <w:sz w:val="16"/>
                <w:szCs w:val="16"/>
                <w:lang w:val="en-GB"/>
              </w:rPr>
            </w:pPr>
          </w:p>
          <w:p w14:paraId="02F62393" w14:textId="77777777" w:rsidR="00797682" w:rsidRPr="00BF38C6" w:rsidRDefault="00797682" w:rsidP="00D14C5B">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5</w:t>
            </w:r>
          </w:p>
          <w:p w14:paraId="37BF80DD" w14:textId="77777777" w:rsidR="00797682" w:rsidRPr="00BF38C6" w:rsidRDefault="00797682" w:rsidP="00D14C5B">
            <w:pPr>
              <w:pStyle w:val="CellBodyCentered"/>
              <w:rPr>
                <w:rFonts w:ascii="Arial Narrow" w:hAnsi="Arial Narrow"/>
                <w:color w:val="auto"/>
                <w:sz w:val="16"/>
                <w:szCs w:val="16"/>
                <w:lang w:val="en-GB"/>
              </w:rPr>
            </w:pPr>
          </w:p>
          <w:p w14:paraId="48BF7C8C" w14:textId="77777777" w:rsidR="00797682" w:rsidRPr="00BF38C6" w:rsidRDefault="00797682" w:rsidP="00D14C5B">
            <w:pPr>
              <w:pStyle w:val="CellBodyCentered"/>
              <w:rPr>
                <w:rFonts w:ascii="Arial Narrow" w:hAnsi="Arial Narrow"/>
                <w:color w:val="auto"/>
                <w:sz w:val="16"/>
                <w:szCs w:val="16"/>
                <w:lang w:val="en-GB"/>
              </w:rPr>
            </w:pPr>
          </w:p>
          <w:p w14:paraId="7519E4AB" w14:textId="77777777" w:rsidR="00797682" w:rsidRPr="00BF38C6" w:rsidRDefault="00797682" w:rsidP="00D14C5B">
            <w:pPr>
              <w:pStyle w:val="CellBodyCentered"/>
              <w:rPr>
                <w:rFonts w:ascii="Arial Narrow" w:hAnsi="Arial Narrow"/>
                <w:color w:val="auto"/>
                <w:sz w:val="16"/>
                <w:szCs w:val="16"/>
                <w:lang w:val="en-GB"/>
              </w:rPr>
            </w:pPr>
          </w:p>
          <w:p w14:paraId="7D665DD7" w14:textId="77777777" w:rsidR="00797682" w:rsidRPr="00BF38C6" w:rsidRDefault="00797682" w:rsidP="00D14C5B">
            <w:pPr>
              <w:pStyle w:val="CellBodyCentered"/>
              <w:rPr>
                <w:rFonts w:ascii="Arial Narrow" w:hAnsi="Arial Narrow"/>
                <w:color w:val="auto"/>
                <w:sz w:val="16"/>
                <w:szCs w:val="16"/>
                <w:lang w:val="en-GB"/>
              </w:rPr>
            </w:pPr>
          </w:p>
          <w:p w14:paraId="5B2B0CB2" w14:textId="77777777" w:rsidR="00797682" w:rsidRPr="00BF38C6" w:rsidRDefault="00797682" w:rsidP="00D14C5B">
            <w:pPr>
              <w:pStyle w:val="CellBodyCentered"/>
              <w:rPr>
                <w:rFonts w:ascii="Arial Narrow" w:hAnsi="Arial Narrow"/>
                <w:color w:val="auto"/>
                <w:sz w:val="16"/>
                <w:szCs w:val="16"/>
                <w:lang w:val="en-GB"/>
              </w:rPr>
            </w:pPr>
          </w:p>
          <w:p w14:paraId="1D92F1CA" w14:textId="77777777" w:rsidR="00797682" w:rsidRPr="00BF38C6" w:rsidRDefault="00797682" w:rsidP="00D14C5B">
            <w:pPr>
              <w:pStyle w:val="CellBodyCentered"/>
              <w:rPr>
                <w:rFonts w:ascii="Arial Narrow" w:hAnsi="Arial Narrow"/>
                <w:color w:val="auto"/>
                <w:sz w:val="16"/>
                <w:szCs w:val="16"/>
                <w:lang w:val="en-GB"/>
              </w:rPr>
            </w:pPr>
          </w:p>
          <w:p w14:paraId="2952A628" w14:textId="77777777" w:rsidR="00797682" w:rsidRPr="00BF38C6" w:rsidRDefault="00797682" w:rsidP="00D14C5B">
            <w:pPr>
              <w:pStyle w:val="CellBodyCentered"/>
              <w:rPr>
                <w:rFonts w:ascii="Arial Narrow" w:hAnsi="Arial Narrow"/>
                <w:color w:val="auto"/>
                <w:sz w:val="16"/>
                <w:szCs w:val="16"/>
                <w:lang w:val="en-GB"/>
              </w:rPr>
            </w:pPr>
          </w:p>
          <w:p w14:paraId="62BD02DA" w14:textId="77777777" w:rsidR="00797682" w:rsidRPr="00BF38C6" w:rsidRDefault="00797682" w:rsidP="00D14C5B">
            <w:pPr>
              <w:pStyle w:val="CellBodyCentered"/>
              <w:rPr>
                <w:rFonts w:ascii="Arial Narrow" w:hAnsi="Arial Narrow"/>
                <w:color w:val="auto"/>
                <w:sz w:val="16"/>
                <w:szCs w:val="16"/>
                <w:lang w:val="en-GB"/>
              </w:rPr>
            </w:pPr>
          </w:p>
          <w:p w14:paraId="0823597D" w14:textId="77777777" w:rsidR="00797682" w:rsidRPr="00BF38C6" w:rsidRDefault="00797682" w:rsidP="00D14C5B">
            <w:pPr>
              <w:pStyle w:val="CellBodyCentered"/>
              <w:rPr>
                <w:rFonts w:ascii="Arial Narrow" w:hAnsi="Arial Narrow"/>
                <w:color w:val="auto"/>
                <w:sz w:val="16"/>
                <w:szCs w:val="16"/>
                <w:lang w:val="en-GB"/>
              </w:rPr>
            </w:pPr>
          </w:p>
          <w:p w14:paraId="4F2CC04A" w14:textId="77777777" w:rsidR="00797682" w:rsidRPr="00BF38C6" w:rsidRDefault="00797682" w:rsidP="00D14C5B">
            <w:pPr>
              <w:pStyle w:val="CellBodyCentered"/>
              <w:rPr>
                <w:rFonts w:ascii="Arial Narrow" w:hAnsi="Arial Narrow"/>
                <w:color w:val="auto"/>
                <w:sz w:val="16"/>
                <w:szCs w:val="16"/>
                <w:lang w:val="en-GB"/>
              </w:rPr>
            </w:pPr>
          </w:p>
          <w:p w14:paraId="02D9B359" w14:textId="77777777" w:rsidR="00797682" w:rsidRPr="00BF38C6" w:rsidRDefault="00797682" w:rsidP="00D14C5B">
            <w:pPr>
              <w:pStyle w:val="CellBodyCentered"/>
              <w:rPr>
                <w:rFonts w:ascii="Arial Narrow" w:hAnsi="Arial Narrow"/>
                <w:color w:val="auto"/>
                <w:sz w:val="16"/>
                <w:szCs w:val="16"/>
                <w:lang w:val="en-GB"/>
              </w:rPr>
            </w:pPr>
          </w:p>
          <w:p w14:paraId="74C21659" w14:textId="77777777" w:rsidR="00797682" w:rsidRPr="00BF38C6" w:rsidRDefault="00797682" w:rsidP="00D14C5B">
            <w:pPr>
              <w:pStyle w:val="CellBodyCentered"/>
              <w:rPr>
                <w:rFonts w:ascii="Arial Narrow" w:hAnsi="Arial Narrow"/>
                <w:color w:val="auto"/>
                <w:sz w:val="16"/>
                <w:szCs w:val="16"/>
                <w:lang w:val="en-GB"/>
              </w:rPr>
            </w:pPr>
          </w:p>
          <w:p w14:paraId="54E05D4D" w14:textId="77777777" w:rsidR="00797682" w:rsidRPr="00BF38C6" w:rsidRDefault="00797682" w:rsidP="00D14C5B">
            <w:pPr>
              <w:pStyle w:val="CellBodyCentered"/>
              <w:rPr>
                <w:rFonts w:ascii="Arial Narrow" w:hAnsi="Arial Narrow"/>
                <w:color w:val="auto"/>
                <w:sz w:val="16"/>
                <w:szCs w:val="16"/>
                <w:lang w:val="en-GB"/>
              </w:rPr>
            </w:pPr>
          </w:p>
          <w:p w14:paraId="3E684563" w14:textId="77777777" w:rsidR="00797682" w:rsidRPr="00BF38C6" w:rsidRDefault="00797682" w:rsidP="00D14C5B">
            <w:pPr>
              <w:pStyle w:val="CellBodyCentered"/>
              <w:rPr>
                <w:rFonts w:ascii="Arial Narrow" w:hAnsi="Arial Narrow"/>
                <w:color w:val="auto"/>
                <w:sz w:val="16"/>
                <w:szCs w:val="16"/>
                <w:lang w:val="en-GB"/>
              </w:rPr>
            </w:pPr>
          </w:p>
          <w:p w14:paraId="413ACED1" w14:textId="77777777" w:rsidR="00797682" w:rsidRPr="00BF38C6" w:rsidRDefault="00797682" w:rsidP="00D14C5B">
            <w:pPr>
              <w:pStyle w:val="CellBodyCentered"/>
              <w:rPr>
                <w:rFonts w:ascii="Arial Narrow" w:hAnsi="Arial Narrow"/>
                <w:color w:val="auto"/>
                <w:sz w:val="16"/>
                <w:szCs w:val="16"/>
                <w:lang w:val="en-GB"/>
              </w:rPr>
            </w:pPr>
          </w:p>
          <w:p w14:paraId="081CF854" w14:textId="77777777" w:rsidR="00797682" w:rsidRPr="00BF38C6" w:rsidRDefault="00797682" w:rsidP="00D14C5B">
            <w:pPr>
              <w:pStyle w:val="CellBodyCentered"/>
              <w:rPr>
                <w:rFonts w:ascii="Arial Narrow" w:hAnsi="Arial Narrow"/>
                <w:color w:val="auto"/>
                <w:sz w:val="16"/>
                <w:szCs w:val="16"/>
                <w:lang w:val="en-GB"/>
              </w:rPr>
            </w:pPr>
          </w:p>
          <w:p w14:paraId="5A6F5E2B" w14:textId="77777777" w:rsidR="00797682" w:rsidRPr="00BF38C6" w:rsidRDefault="00797682" w:rsidP="00D14C5B">
            <w:pPr>
              <w:pStyle w:val="CellBodyCentered"/>
              <w:rPr>
                <w:rFonts w:ascii="Arial Narrow" w:hAnsi="Arial Narrow"/>
                <w:color w:val="auto"/>
                <w:sz w:val="16"/>
                <w:szCs w:val="16"/>
                <w:lang w:val="en-GB"/>
              </w:rPr>
            </w:pPr>
          </w:p>
          <w:p w14:paraId="7D7C858A" w14:textId="77777777" w:rsidR="00797682" w:rsidRPr="00BF38C6" w:rsidRDefault="00797682" w:rsidP="00D14C5B">
            <w:pPr>
              <w:pStyle w:val="CellBodyCentered"/>
              <w:rPr>
                <w:rFonts w:ascii="Arial Narrow" w:hAnsi="Arial Narrow"/>
                <w:color w:val="auto"/>
                <w:sz w:val="16"/>
                <w:szCs w:val="16"/>
                <w:lang w:val="en-GB"/>
              </w:rPr>
            </w:pPr>
          </w:p>
          <w:p w14:paraId="2D1BEAE2" w14:textId="77777777" w:rsidR="00797682" w:rsidRPr="00BF38C6" w:rsidRDefault="00797682" w:rsidP="00D14C5B">
            <w:pPr>
              <w:pStyle w:val="CellBodyCentered"/>
              <w:rPr>
                <w:rFonts w:ascii="Arial Narrow" w:hAnsi="Arial Narrow"/>
                <w:color w:val="auto"/>
                <w:sz w:val="16"/>
                <w:szCs w:val="16"/>
                <w:lang w:val="en-GB"/>
              </w:rPr>
            </w:pPr>
          </w:p>
          <w:p w14:paraId="230E9B5F" w14:textId="77777777" w:rsidR="00797682" w:rsidRPr="00BF38C6" w:rsidRDefault="00797682" w:rsidP="00D14C5B">
            <w:pPr>
              <w:pStyle w:val="CellBodyCentered"/>
              <w:rPr>
                <w:rFonts w:ascii="Arial Narrow" w:hAnsi="Arial Narrow"/>
                <w:color w:val="auto"/>
                <w:sz w:val="16"/>
                <w:szCs w:val="16"/>
                <w:lang w:val="en-GB"/>
              </w:rPr>
            </w:pPr>
          </w:p>
          <w:p w14:paraId="026B58FE" w14:textId="77777777" w:rsidR="00797682" w:rsidRPr="00BF38C6" w:rsidRDefault="00797682" w:rsidP="00D14C5B">
            <w:pPr>
              <w:pStyle w:val="CellBodyCentered"/>
              <w:rPr>
                <w:rFonts w:ascii="Arial Narrow" w:hAnsi="Arial Narrow"/>
                <w:color w:val="auto"/>
                <w:sz w:val="16"/>
                <w:szCs w:val="16"/>
                <w:lang w:val="en-GB"/>
              </w:rPr>
            </w:pPr>
          </w:p>
          <w:p w14:paraId="6B41B4B4" w14:textId="77777777" w:rsidR="00797682" w:rsidRPr="00BF38C6" w:rsidRDefault="00797682" w:rsidP="00D14C5B">
            <w:pPr>
              <w:pStyle w:val="CellBodyCentered"/>
              <w:rPr>
                <w:rFonts w:ascii="Arial Narrow" w:hAnsi="Arial Narrow"/>
                <w:color w:val="auto"/>
                <w:sz w:val="16"/>
                <w:szCs w:val="16"/>
                <w:lang w:val="en-GB"/>
              </w:rPr>
            </w:pPr>
          </w:p>
          <w:p w14:paraId="606EED20" w14:textId="086198D9" w:rsidR="00797682" w:rsidRPr="00BF38C6" w:rsidRDefault="00797682" w:rsidP="00D14C5B">
            <w:pPr>
              <w:pStyle w:val="CellBodyCentered"/>
              <w:rPr>
                <w:rFonts w:ascii="Arial Narrow" w:hAnsi="Arial Narrow" w:cs="Arial"/>
                <w:color w:val="auto"/>
                <w:sz w:val="16"/>
                <w:szCs w:val="16"/>
                <w:lang w:val="en-GB"/>
              </w:rPr>
            </w:pPr>
          </w:p>
        </w:tc>
      </w:tr>
      <w:tr w:rsidR="00797682" w:rsidRPr="00BF38C6" w14:paraId="30DD5C30" w14:textId="77777777" w:rsidTr="002A7110">
        <w:tc>
          <w:tcPr>
            <w:tcW w:w="3332" w:type="dxa"/>
            <w:tcBorders>
              <w:top w:val="single" w:sz="6" w:space="0" w:color="auto"/>
              <w:left w:val="single" w:sz="6" w:space="0" w:color="auto"/>
              <w:bottom w:val="single" w:sz="6" w:space="0" w:color="auto"/>
              <w:right w:val="single" w:sz="6" w:space="0" w:color="auto"/>
            </w:tcBorders>
          </w:tcPr>
          <w:p w14:paraId="5A17F90D" w14:textId="77777777" w:rsidR="00797682" w:rsidRPr="00BF38C6" w:rsidRDefault="00797682" w:rsidP="00D14C5B">
            <w:pPr>
              <w:pStyle w:val="CellBody"/>
              <w:rPr>
                <w:rFonts w:ascii="Arial Narrow" w:hAnsi="Arial Narrow"/>
                <w:color w:val="auto"/>
                <w:sz w:val="16"/>
                <w:szCs w:val="16"/>
                <w:lang w:val="ru-RU"/>
                <w:rPrChange w:id="892" w:author="Zhunisbayev, Olzhasbek A [Bolashak Atyrau Limited]" w:date="2022-06-06T22:35:00Z">
                  <w:rPr>
                    <w:rFonts w:ascii="Arial" w:hAnsi="Arial"/>
                    <w:color w:val="auto"/>
                    <w:sz w:val="16"/>
                  </w:rPr>
                </w:rPrChange>
              </w:rPr>
            </w:pPr>
          </w:p>
          <w:p w14:paraId="64BA57BD"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GRI – ГАЗ НА ВХОДЕ В РЕАКТОР</w:t>
            </w:r>
          </w:p>
          <w:p w14:paraId="5BC4E82B" w14:textId="5139FA8A"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GST – ХВОСТОВОЙ ГАЗ</w:t>
            </w:r>
          </w:p>
          <w:p w14:paraId="2C0B92CA"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GRK – ОТХОДЯЩИЙ ГАЗ РЕАКТОРА</w:t>
            </w:r>
          </w:p>
          <w:p w14:paraId="530B08B4"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VCB - ВОЗДУХ В КАМЕРУ СГОРАНИЯ</w:t>
            </w:r>
          </w:p>
          <w:p w14:paraId="322E7B15" w14:textId="6EB8A07E" w:rsidR="00797682" w:rsidRPr="00BF38C6" w:rsidRDefault="00797682" w:rsidP="00D14C5B">
            <w:pPr>
              <w:pStyle w:val="CellBody"/>
              <w:rPr>
                <w:rFonts w:ascii="Arial Narrow" w:hAnsi="Arial Narrow"/>
                <w:color w:val="auto"/>
                <w:sz w:val="16"/>
                <w:szCs w:val="16"/>
                <w:lang w:val="ru-RU"/>
                <w:rPrChange w:id="893" w:author="Zhunisbayev, Olzhasbek A [Bolashak Atyrau Limited]" w:date="2022-06-06T22:35:00Z">
                  <w:rPr>
                    <w:rFonts w:ascii="Arial" w:hAnsi="Arial"/>
                    <w:color w:val="auto"/>
                    <w:sz w:val="16"/>
                  </w:rPr>
                </w:rPrChange>
              </w:rPr>
            </w:pPr>
            <w:r w:rsidRPr="00BF38C6">
              <w:rPr>
                <w:rFonts w:ascii="Arial Narrow" w:hAnsi="Arial Narrow"/>
                <w:color w:val="auto"/>
                <w:sz w:val="16"/>
                <w:szCs w:val="16"/>
                <w:lang w:val="ru-RU"/>
              </w:rPr>
              <w:t>VP - ТЕХНОЛОГИЧЕСКИЙ ВОЗДУХ</w:t>
            </w:r>
          </w:p>
          <w:p w14:paraId="3C3499B7" w14:textId="01B86039" w:rsidR="00797682" w:rsidRPr="00BF38C6" w:rsidRDefault="00797682" w:rsidP="00D14C5B">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48F9C717" w14:textId="77777777" w:rsidR="00797682" w:rsidRPr="00BF38C6" w:rsidRDefault="00797682" w:rsidP="00D14C5B">
            <w:pPr>
              <w:pStyle w:val="CellBodyCentered"/>
              <w:rPr>
                <w:rFonts w:ascii="Arial Narrow" w:hAnsi="Arial Narrow"/>
                <w:b/>
                <w:color w:val="auto"/>
                <w:sz w:val="16"/>
                <w:szCs w:val="16"/>
                <w:lang w:val="ru-RU"/>
              </w:rPr>
            </w:pPr>
          </w:p>
          <w:p w14:paraId="31578D61" w14:textId="69B78DEE" w:rsidR="00797682" w:rsidRPr="00BF38C6" w:rsidRDefault="00992A7A" w:rsidP="00D14C5B">
            <w:pPr>
              <w:pStyle w:val="CellBodyCentered"/>
              <w:rPr>
                <w:rFonts w:ascii="Arial Narrow" w:hAnsi="Arial Narrow" w:cs="Arial"/>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134272" behindDoc="0" locked="0" layoutInCell="1" allowOverlap="1" wp14:anchorId="70CFAA07" wp14:editId="48B7D4E5">
                      <wp:simplePos x="0" y="0"/>
                      <wp:positionH relativeFrom="column">
                        <wp:posOffset>-337663</wp:posOffset>
                      </wp:positionH>
                      <wp:positionV relativeFrom="paragraph">
                        <wp:posOffset>190121</wp:posOffset>
                      </wp:positionV>
                      <wp:extent cx="973776" cy="221615"/>
                      <wp:effectExtent l="0" t="0" r="55245" b="64135"/>
                      <wp:wrapNone/>
                      <wp:docPr id="2130702439"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776"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47C627ED" w14:textId="77777777" w:rsidR="00992A7A" w:rsidRPr="0062771D" w:rsidRDefault="00992A7A" w:rsidP="00992A7A">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CFAA07" id="_x0000_s1027" style="position:absolute;left:0;text-align:left;margin-left:-26.6pt;margin-top:14.95pt;width:76.7pt;height:17.45pt;z-index:25413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">
                      <v:shadow on="t" color="black [3213]" opacity=".5"/>
                      <v:textbox>
                        <w:txbxContent>
                          <w:p w14:paraId="47C627ED" w14:textId="77777777" w:rsidR="00992A7A" w:rsidRPr="0062771D" w:rsidRDefault="00992A7A" w:rsidP="00992A7A">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00797682" w:rsidRPr="00BF38C6">
              <w:rPr>
                <w:rFonts w:ascii="Arial Narrow" w:hAnsi="Arial Narrow"/>
                <w:b/>
                <w:color w:val="auto"/>
                <w:sz w:val="16"/>
                <w:szCs w:val="16"/>
                <w:lang w:val="ru-RU"/>
              </w:rPr>
              <w:t>150H26</w:t>
            </w:r>
          </w:p>
        </w:tc>
        <w:tc>
          <w:tcPr>
            <w:tcW w:w="720" w:type="dxa"/>
            <w:tcBorders>
              <w:top w:val="single" w:sz="6" w:space="0" w:color="auto"/>
              <w:left w:val="single" w:sz="6" w:space="0" w:color="auto"/>
              <w:bottom w:val="single" w:sz="6" w:space="0" w:color="auto"/>
              <w:right w:val="single" w:sz="6" w:space="0" w:color="auto"/>
            </w:tcBorders>
          </w:tcPr>
          <w:p w14:paraId="06D79BC8" w14:textId="77777777" w:rsidR="00797682" w:rsidRPr="00BF38C6" w:rsidRDefault="00797682" w:rsidP="00D14C5B">
            <w:pPr>
              <w:pStyle w:val="CellBodyCentered"/>
              <w:rPr>
                <w:rFonts w:ascii="Arial Narrow" w:hAnsi="Arial Narrow"/>
                <w:color w:val="auto"/>
                <w:sz w:val="16"/>
                <w:szCs w:val="16"/>
                <w:lang w:val="en-GB"/>
              </w:rPr>
            </w:pPr>
          </w:p>
          <w:p w14:paraId="187FFD75"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012B3505" w14:textId="77777777" w:rsidR="00797682" w:rsidRPr="00BF38C6" w:rsidRDefault="00797682" w:rsidP="00D14C5B">
            <w:pPr>
              <w:pStyle w:val="CellBodyCentered"/>
              <w:rPr>
                <w:rFonts w:ascii="Arial Narrow" w:hAnsi="Arial Narrow"/>
                <w:color w:val="auto"/>
                <w:sz w:val="16"/>
                <w:szCs w:val="16"/>
                <w:lang w:val="ru-RU"/>
              </w:rPr>
            </w:pPr>
          </w:p>
          <w:p w14:paraId="11952383" w14:textId="5119EF56" w:rsidR="00797682" w:rsidRDefault="00A9573C" w:rsidP="00D14C5B">
            <w:pPr>
              <w:pStyle w:val="CellBodyCentered"/>
              <w:rPr>
                <w:rFonts w:ascii="Arial Narrow" w:hAnsi="Arial Narrow" w:cs="Arial"/>
                <w:color w:val="auto"/>
                <w:sz w:val="16"/>
                <w:szCs w:val="16"/>
              </w:rPr>
            </w:pPr>
            <w:r>
              <w:rPr>
                <w:rFonts w:ascii="Arial Narrow" w:hAnsi="Arial Narrow" w:cs="Arial"/>
                <w:color w:val="auto"/>
                <w:sz w:val="16"/>
                <w:szCs w:val="16"/>
              </w:rPr>
              <w:t>LTCS</w:t>
            </w:r>
          </w:p>
          <w:p w14:paraId="6C35858B" w14:textId="77777777" w:rsidR="00A9573C" w:rsidRPr="00BF38C6" w:rsidRDefault="00A9573C" w:rsidP="00D14C5B">
            <w:pPr>
              <w:pStyle w:val="CellBodyCentered"/>
              <w:rPr>
                <w:rFonts w:ascii="Arial Narrow" w:hAnsi="Arial Narrow"/>
                <w:color w:val="auto"/>
                <w:sz w:val="16"/>
                <w:szCs w:val="16"/>
                <w:lang w:val="ru-RU"/>
              </w:rPr>
            </w:pPr>
          </w:p>
          <w:p w14:paraId="2180118A" w14:textId="5DD03EDF"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000D5FEF">
              <w:rPr>
                <w:rFonts w:ascii="Arial Narrow" w:hAnsi="Arial Narrow" w:cs="Arial"/>
                <w:color w:val="auto"/>
                <w:sz w:val="16"/>
                <w:szCs w:val="16"/>
              </w:rPr>
              <w:t>.</w:t>
            </w:r>
            <w:r w:rsidRPr="00BF38C6">
              <w:rPr>
                <w:rFonts w:ascii="Arial Narrow" w:hAnsi="Arial Narrow" w:cs="Arial"/>
                <w:color w:val="auto"/>
                <w:sz w:val="16"/>
                <w:szCs w:val="16"/>
                <w:lang w:val="ru-RU"/>
              </w:rPr>
              <w:t xml:space="preserve"> 1</w:t>
            </w:r>
          </w:p>
        </w:tc>
        <w:tc>
          <w:tcPr>
            <w:tcW w:w="810" w:type="dxa"/>
            <w:tcBorders>
              <w:top w:val="single" w:sz="6" w:space="0" w:color="auto"/>
              <w:left w:val="single" w:sz="6" w:space="0" w:color="auto"/>
              <w:bottom w:val="single" w:sz="6" w:space="0" w:color="auto"/>
              <w:right w:val="single" w:sz="6" w:space="0" w:color="auto"/>
            </w:tcBorders>
          </w:tcPr>
          <w:p w14:paraId="492D9068" w14:textId="77777777" w:rsidR="00797682" w:rsidRPr="00BF38C6" w:rsidRDefault="00797682" w:rsidP="00D14C5B">
            <w:pPr>
              <w:pStyle w:val="CellBodyCentered"/>
              <w:rPr>
                <w:rFonts w:ascii="Arial Narrow" w:hAnsi="Arial Narrow"/>
                <w:color w:val="auto"/>
                <w:sz w:val="16"/>
                <w:szCs w:val="16"/>
                <w:lang w:val="en-GB"/>
              </w:rPr>
            </w:pPr>
          </w:p>
          <w:p w14:paraId="7D88F3E0" w14:textId="77777777" w:rsidR="00992A7A" w:rsidRDefault="00797682"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35E09EBC" w14:textId="56751565"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sidR="00992A7A">
              <w:rPr>
                <w:rFonts w:ascii="Arial Narrow" w:hAnsi="Arial Narrow"/>
                <w:color w:val="auto"/>
                <w:sz w:val="16"/>
                <w:szCs w:val="16"/>
              </w:rPr>
              <w:t xml:space="preserve"> </w:t>
            </w:r>
            <w:r w:rsidRPr="00BF38C6">
              <w:rPr>
                <w:rFonts w:ascii="Arial Narrow" w:hAnsi="Arial Narrow"/>
                <w:color w:val="auto"/>
                <w:sz w:val="16"/>
                <w:szCs w:val="16"/>
                <w:lang w:val="ru-RU"/>
              </w:rPr>
              <w:t>RF</w:t>
            </w:r>
          </w:p>
        </w:tc>
        <w:tc>
          <w:tcPr>
            <w:tcW w:w="709" w:type="dxa"/>
            <w:tcBorders>
              <w:top w:val="single" w:sz="6" w:space="0" w:color="auto"/>
              <w:left w:val="single" w:sz="6" w:space="0" w:color="auto"/>
              <w:bottom w:val="single" w:sz="6" w:space="0" w:color="auto"/>
              <w:right w:val="single" w:sz="6" w:space="0" w:color="auto"/>
            </w:tcBorders>
          </w:tcPr>
          <w:p w14:paraId="05366998" w14:textId="77777777" w:rsidR="00797682" w:rsidRPr="00BF38C6" w:rsidRDefault="00797682" w:rsidP="00D14C5B">
            <w:pPr>
              <w:pStyle w:val="CellBodyCentered"/>
              <w:rPr>
                <w:rFonts w:ascii="Arial Narrow" w:hAnsi="Arial Narrow"/>
                <w:color w:val="auto"/>
                <w:sz w:val="16"/>
                <w:szCs w:val="16"/>
                <w:lang w:val="en-GB"/>
              </w:rPr>
            </w:pPr>
          </w:p>
          <w:p w14:paraId="137D90C9" w14:textId="03563FEA"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 -</w:t>
            </w:r>
            <w:r w:rsidR="00A9573C">
              <w:rPr>
                <w:rFonts w:ascii="Arial Narrow" w:hAnsi="Arial Narrow"/>
                <w:color w:val="auto"/>
                <w:sz w:val="16"/>
                <w:szCs w:val="16"/>
              </w:rPr>
              <w:t>40</w:t>
            </w:r>
            <w:r w:rsidRPr="00BF38C6">
              <w:rPr>
                <w:rFonts w:ascii="Arial Narrow" w:hAnsi="Arial Narrow"/>
                <w:color w:val="auto"/>
                <w:sz w:val="16"/>
                <w:szCs w:val="16"/>
                <w:lang w:val="ru-RU"/>
              </w:rPr>
              <w:t xml:space="preserve">  до </w:t>
            </w:r>
          </w:p>
          <w:p w14:paraId="53283B12"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+343°C</w:t>
            </w:r>
          </w:p>
        </w:tc>
        <w:tc>
          <w:tcPr>
            <w:tcW w:w="1951" w:type="dxa"/>
            <w:tcBorders>
              <w:top w:val="single" w:sz="6" w:space="0" w:color="auto"/>
              <w:left w:val="single" w:sz="6" w:space="0" w:color="auto"/>
              <w:bottom w:val="single" w:sz="6" w:space="0" w:color="auto"/>
              <w:right w:val="single" w:sz="6" w:space="0" w:color="auto"/>
            </w:tcBorders>
          </w:tcPr>
          <w:p w14:paraId="496F0964" w14:textId="77777777" w:rsidR="00797682" w:rsidRPr="00BF38C6" w:rsidRDefault="00797682" w:rsidP="00D14C5B">
            <w:pPr>
              <w:pStyle w:val="CellBody"/>
              <w:rPr>
                <w:rFonts w:ascii="Arial Narrow" w:hAnsi="Arial Narrow"/>
                <w:color w:val="auto"/>
                <w:sz w:val="16"/>
                <w:szCs w:val="16"/>
                <w:lang w:val="ru-RU"/>
              </w:rPr>
            </w:pPr>
          </w:p>
          <w:p w14:paraId="43C811BA" w14:textId="2B537F06"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В соответствии с B16.47 (1.3)</w:t>
            </w:r>
            <w:r w:rsidR="00992A7A"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 ASME VIII</w:t>
            </w:r>
          </w:p>
          <w:p w14:paraId="6D5CE296"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Расчетное давление = 5,0 бар (изб.) максимум.</w:t>
            </w:r>
          </w:p>
        </w:tc>
        <w:tc>
          <w:tcPr>
            <w:tcW w:w="611" w:type="dxa"/>
            <w:tcBorders>
              <w:top w:val="single" w:sz="6" w:space="0" w:color="auto"/>
              <w:left w:val="single" w:sz="6" w:space="0" w:color="auto"/>
              <w:bottom w:val="single" w:sz="6" w:space="0" w:color="auto"/>
              <w:right w:val="single" w:sz="6" w:space="0" w:color="auto"/>
            </w:tcBorders>
          </w:tcPr>
          <w:p w14:paraId="1F6D826A" w14:textId="77777777" w:rsidR="00797682" w:rsidRPr="00BF38C6" w:rsidRDefault="00797682" w:rsidP="00D14C5B">
            <w:pPr>
              <w:pStyle w:val="CellBodyCentered"/>
              <w:rPr>
                <w:rFonts w:ascii="Arial Narrow" w:hAnsi="Arial Narrow" w:cs="Arial"/>
                <w:color w:val="auto"/>
                <w:sz w:val="16"/>
                <w:szCs w:val="16"/>
                <w:lang w:val="ru-RU"/>
              </w:rPr>
            </w:pPr>
          </w:p>
          <w:p w14:paraId="4730E1F7" w14:textId="62291C25"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00992A7A">
              <w:rPr>
                <w:rFonts w:ascii="Arial Narrow" w:hAnsi="Arial Narrow" w:cs="Arial"/>
                <w:color w:val="auto"/>
                <w:sz w:val="16"/>
                <w:szCs w:val="16"/>
              </w:rPr>
              <w:t>.</w:t>
            </w:r>
            <w:r w:rsidRPr="00BF38C6">
              <w:rPr>
                <w:rFonts w:ascii="Arial Narrow" w:hAnsi="Arial Narrow" w:cs="Arial"/>
                <w:color w:val="auto"/>
                <w:sz w:val="16"/>
                <w:szCs w:val="16"/>
                <w:lang w:val="ru-RU"/>
              </w:rPr>
              <w:t xml:space="preserve"> 3</w:t>
            </w:r>
          </w:p>
        </w:tc>
        <w:tc>
          <w:tcPr>
            <w:tcW w:w="450" w:type="dxa"/>
            <w:tcBorders>
              <w:top w:val="single" w:sz="6" w:space="0" w:color="auto"/>
              <w:left w:val="single" w:sz="6" w:space="0" w:color="auto"/>
              <w:bottom w:val="single" w:sz="6" w:space="0" w:color="auto"/>
              <w:right w:val="single" w:sz="6" w:space="0" w:color="auto"/>
            </w:tcBorders>
          </w:tcPr>
          <w:p w14:paraId="3959A92E" w14:textId="77777777" w:rsidR="00797682" w:rsidRPr="00BF38C6" w:rsidRDefault="00797682" w:rsidP="00D14C5B">
            <w:pPr>
              <w:pStyle w:val="CellBodyCentered"/>
              <w:rPr>
                <w:rFonts w:ascii="Arial Narrow" w:hAnsi="Arial Narrow"/>
                <w:color w:val="auto"/>
                <w:sz w:val="16"/>
                <w:szCs w:val="16"/>
                <w:lang w:val="en-GB"/>
              </w:rPr>
            </w:pPr>
          </w:p>
          <w:p w14:paraId="3FBC2B7E"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tc>
      </w:tr>
      <w:tr w:rsidR="00797682" w:rsidRPr="00BF38C6" w14:paraId="04E86C20" w14:textId="77777777" w:rsidTr="002A7110">
        <w:tc>
          <w:tcPr>
            <w:tcW w:w="3332" w:type="dxa"/>
            <w:tcBorders>
              <w:top w:val="single" w:sz="6" w:space="0" w:color="auto"/>
              <w:left w:val="single" w:sz="6" w:space="0" w:color="auto"/>
              <w:bottom w:val="single" w:sz="6" w:space="0" w:color="auto"/>
              <w:right w:val="single" w:sz="6" w:space="0" w:color="auto"/>
            </w:tcBorders>
          </w:tcPr>
          <w:p w14:paraId="372667FE" w14:textId="77777777" w:rsidR="00797682" w:rsidRPr="00BF38C6" w:rsidRDefault="00797682" w:rsidP="00D14C5B">
            <w:pPr>
              <w:pStyle w:val="CellBody"/>
              <w:rPr>
                <w:rFonts w:ascii="Arial Narrow" w:hAnsi="Arial Narrow"/>
                <w:color w:val="auto"/>
                <w:sz w:val="16"/>
                <w:szCs w:val="16"/>
                <w:lang w:val="ru-RU"/>
                <w:rPrChange w:id="894" w:author="Zhunisbayev, Olzhasbek A [Bolashak Atyrau Limited]" w:date="2022-06-06T22:35:00Z">
                  <w:rPr>
                    <w:rFonts w:ascii="Arial" w:hAnsi="Arial"/>
                    <w:color w:val="auto"/>
                    <w:sz w:val="16"/>
                  </w:rPr>
                </w:rPrChange>
              </w:rPr>
            </w:pPr>
          </w:p>
          <w:p w14:paraId="09F43CEE"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BB – ПРОДУВКА КОТЛА</w:t>
            </w:r>
          </w:p>
          <w:p w14:paraId="79D21E9F"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BV - СБРОС В АТМОСФЕРУ</w:t>
            </w:r>
          </w:p>
          <w:p w14:paraId="0CEDA164"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CF</w:t>
            </w:r>
            <w:r w:rsidRPr="00BF38C6">
              <w:rPr>
                <w:rFonts w:ascii="Arial Narrow" w:hAnsi="Arial Narrow" w:cs="Arial"/>
                <w:color w:val="auto"/>
                <w:sz w:val="16"/>
                <w:szCs w:val="16"/>
                <w:lang w:val="ru-RU"/>
              </w:rPr>
              <w:t xml:space="preserve"> – ВСПЕНИВАЮЩЕЕ СРЕДСТВО</w:t>
            </w:r>
          </w:p>
          <w:p w14:paraId="135534E6" w14:textId="4CED25BB"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DL – ДРЕНАЖ, ПРОМЛИВН</w:t>
            </w:r>
            <w:r w:rsidR="000D5FEF"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000D5FEF"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000D5FEF"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46DB1E8A" w14:textId="77777777" w:rsidR="00797682" w:rsidRPr="00BF38C6" w:rsidRDefault="00797682" w:rsidP="00D14C5B">
            <w:pPr>
              <w:pStyle w:val="TableText"/>
              <w:rPr>
                <w:rFonts w:ascii="Arial Narrow" w:hAnsi="Arial Narrow" w:cs="Arial"/>
                <w:color w:val="auto"/>
                <w:szCs w:val="16"/>
                <w:lang w:val="ru-RU"/>
              </w:rPr>
            </w:pPr>
            <w:r w:rsidRPr="00BF38C6">
              <w:rPr>
                <w:rFonts w:ascii="Arial Narrow" w:hAnsi="Arial Narrow"/>
                <w:color w:val="auto"/>
                <w:szCs w:val="16"/>
                <w:lang w:val="fr-FR"/>
              </w:rPr>
              <w:t xml:space="preserve">DHC – </w:t>
            </w:r>
            <w:r w:rsidRPr="00BF38C6">
              <w:rPr>
                <w:rFonts w:ascii="Arial Narrow" w:hAnsi="Arial Narrow" w:cs="Arial"/>
                <w:color w:val="auto"/>
                <w:szCs w:val="16"/>
                <w:lang w:val="ru-RU"/>
              </w:rPr>
              <w:t>ДРЕНАЖ, УГЛЕВОДОРОДЫ</w:t>
            </w:r>
          </w:p>
          <w:p w14:paraId="3BD3E186" w14:textId="5AFA9217" w:rsidR="00797682" w:rsidRPr="00BF38C6" w:rsidRDefault="00797682" w:rsidP="00D14C5B">
            <w:pPr>
              <w:pStyle w:val="CellBody"/>
              <w:rPr>
                <w:rFonts w:ascii="Arial Narrow" w:hAnsi="Arial Narrow"/>
                <w:color w:val="auto"/>
                <w:szCs w:val="16"/>
                <w:lang w:val="ru-RU"/>
              </w:rPr>
            </w:pPr>
            <w:r w:rsidRPr="00BF38C6">
              <w:rPr>
                <w:rFonts w:ascii="Arial Narrow" w:hAnsi="Arial Narrow" w:cs="Arial"/>
                <w:color w:val="auto"/>
                <w:sz w:val="16"/>
                <w:szCs w:val="16"/>
                <w:lang w:val="en-GB"/>
              </w:rPr>
              <w:t>DLC</w:t>
            </w:r>
            <w:r w:rsidRPr="00BF38C6">
              <w:rPr>
                <w:rFonts w:ascii="Arial Narrow" w:hAnsi="Arial Narrow" w:cs="Arial"/>
                <w:color w:val="auto"/>
                <w:sz w:val="16"/>
                <w:szCs w:val="16"/>
                <w:lang w:val="ru-RU"/>
              </w:rPr>
              <w:t xml:space="preserve"> – </w:t>
            </w:r>
            <w:r w:rsidR="003D2864" w:rsidRPr="00BF38C6">
              <w:rPr>
                <w:rFonts w:ascii="Arial Narrow" w:hAnsi="Arial Narrow" w:cs="Arial"/>
                <w:color w:val="auto"/>
                <w:sz w:val="16"/>
                <w:szCs w:val="16"/>
                <w:lang w:val="ru-RU"/>
              </w:rPr>
              <w:t>ДРЕНАЖ ХИМРЕАГЕНТОВ</w:t>
            </w:r>
            <w:r w:rsidR="000D5FEF" w:rsidRPr="006759B5">
              <w:rPr>
                <w:rFonts w:ascii="Arial Narrow" w:hAnsi="Arial Narrow" w:cs="Arial"/>
                <w:color w:val="auto"/>
                <w:sz w:val="16"/>
                <w:szCs w:val="16"/>
                <w:lang w:val="ru-RU"/>
              </w:rPr>
              <w:t xml:space="preserve"> </w:t>
            </w:r>
            <w:r w:rsidRPr="006759B5">
              <w:rPr>
                <w:rFonts w:ascii="Arial Narrow" w:hAnsi="Arial Narrow" w:cs="Arial"/>
                <w:color w:val="auto"/>
                <w:sz w:val="16"/>
                <w:szCs w:val="16"/>
                <w:lang w:val="ru-RU"/>
              </w:rPr>
              <w:t>(ОТКР</w:t>
            </w:r>
            <w:r w:rsidR="000D5FEF" w:rsidRPr="006759B5">
              <w:rPr>
                <w:rFonts w:ascii="Arial Narrow" w:hAnsi="Arial Narrow" w:cs="Arial"/>
                <w:color w:val="auto"/>
                <w:sz w:val="16"/>
                <w:szCs w:val="16"/>
                <w:lang w:val="ru-RU"/>
              </w:rPr>
              <w:t>.</w:t>
            </w:r>
            <w:r w:rsidRPr="006759B5">
              <w:rPr>
                <w:rFonts w:ascii="Arial Narrow" w:hAnsi="Arial Narrow" w:cs="Arial"/>
                <w:color w:val="auto"/>
                <w:sz w:val="16"/>
                <w:szCs w:val="16"/>
                <w:lang w:val="ru-RU"/>
              </w:rPr>
              <w:t>)</w:t>
            </w:r>
          </w:p>
          <w:p w14:paraId="4A7FA0BB" w14:textId="77777777" w:rsidR="00797682" w:rsidRPr="006759B5"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DS – ХОЗБЫТОВАЯ КАНАЛИЗАЦИЯ</w:t>
            </w:r>
          </w:p>
          <w:p w14:paraId="012EB429" w14:textId="6031A499" w:rsidR="003D2864" w:rsidRPr="006759B5" w:rsidRDefault="00C42CE9" w:rsidP="00D14C5B">
            <w:pPr>
              <w:pStyle w:val="CellBody"/>
              <w:rPr>
                <w:rFonts w:ascii="Arial Narrow" w:hAnsi="Arial Narrow" w:cs="Arial"/>
                <w:color w:val="auto"/>
                <w:sz w:val="16"/>
                <w:szCs w:val="16"/>
                <w:lang w:val="ru-RU"/>
              </w:rPr>
            </w:pPr>
            <w:ins w:id="895" w:author="Zhunisbayev, Olzhasbek [Bolashak Atyrau Limited]" w:date="2024-05-12T19:55:00Z">
              <w:r w:rsidRPr="00BF38C6">
                <w:rPr>
                  <w:rFonts w:ascii="Arial Narrow" w:hAnsi="Arial Narrow" w:cs="Arial"/>
                  <w:color w:val="auto"/>
                  <w:sz w:val="16"/>
                  <w:szCs w:val="16"/>
                  <w:lang w:val="en-GB"/>
                </w:rPr>
                <w:t>DW</w:t>
              </w:r>
              <w:r w:rsidRPr="00BF38C6">
                <w:rPr>
                  <w:rFonts w:ascii="Arial Narrow" w:hAnsi="Arial Narrow" w:cs="Arial"/>
                  <w:color w:val="auto"/>
                  <w:sz w:val="16"/>
                  <w:szCs w:val="16"/>
                  <w:lang w:val="ru-RU"/>
                </w:rPr>
                <w:t xml:space="preserve"> – СТОЧНЫЙ КОНДЕНСАТ</w:t>
              </w:r>
            </w:ins>
          </w:p>
          <w:p w14:paraId="1D45F19D"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PLM – МАСЛЯНЫЙ ТУМАН</w:t>
            </w:r>
          </w:p>
          <w:p w14:paraId="1F52D90C"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SL</w:t>
            </w:r>
            <w:r w:rsidRPr="00BF38C6">
              <w:rPr>
                <w:rFonts w:ascii="Arial Narrow" w:hAnsi="Arial Narrow" w:cs="Arial"/>
                <w:color w:val="auto"/>
                <w:sz w:val="16"/>
                <w:szCs w:val="16"/>
                <w:lang w:val="ru-RU"/>
              </w:rPr>
              <w:t xml:space="preserve"> – ПАР, НИЗКОЕ ДАВЛЕНИЕ</w:t>
            </w:r>
          </w:p>
          <w:p w14:paraId="485D600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p>
          <w:p w14:paraId="3763C89B" w14:textId="273D637C"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en-GB"/>
              </w:rPr>
              <w:t>WD</w:t>
            </w:r>
            <w:r w:rsidRPr="00BF38C6">
              <w:rPr>
                <w:rFonts w:ascii="Arial Narrow" w:hAnsi="Arial Narrow"/>
                <w:color w:val="auto"/>
                <w:sz w:val="16"/>
                <w:szCs w:val="16"/>
                <w:lang w:val="ru-RU"/>
              </w:rPr>
              <w:t xml:space="preserve"> – ПИТЬЕВАЯ ВОДА (ВЫШЕ</w:t>
            </w:r>
            <w:r w:rsidR="005425AE" w:rsidRPr="006759B5">
              <w:rPr>
                <w:rFonts w:ascii="Arial Narrow" w:hAnsi="Arial Narrow"/>
                <w:color w:val="auto"/>
                <w:sz w:val="16"/>
                <w:szCs w:val="16"/>
                <w:lang w:val="ru-RU"/>
              </w:rPr>
              <w:t xml:space="preserve"> У</w:t>
            </w:r>
            <w:r w:rsidRPr="00BF38C6">
              <w:rPr>
                <w:rFonts w:ascii="Arial Narrow" w:hAnsi="Arial Narrow"/>
                <w:color w:val="auto"/>
                <w:sz w:val="16"/>
                <w:szCs w:val="16"/>
                <w:lang w:val="ru-RU"/>
              </w:rPr>
              <w:t>РОВНЯ ЗЕМЛИ)</w:t>
            </w:r>
            <w:r w:rsidRPr="00BF38C6">
              <w:rPr>
                <w:rFonts w:ascii="Arial Narrow" w:hAnsi="Arial Narrow" w:cs="Arial"/>
                <w:color w:val="auto"/>
                <w:sz w:val="16"/>
                <w:szCs w:val="16"/>
                <w:lang w:val="ru-RU"/>
              </w:rPr>
              <w:t xml:space="preserve"> </w:t>
            </w:r>
          </w:p>
          <w:p w14:paraId="0A13C1FF"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WDM</w:t>
            </w:r>
            <w:r w:rsidRPr="00BF38C6">
              <w:rPr>
                <w:rFonts w:ascii="Arial Narrow" w:hAnsi="Arial Narrow"/>
                <w:color w:val="auto"/>
                <w:sz w:val="16"/>
                <w:szCs w:val="16"/>
                <w:lang w:val="ru-RU"/>
              </w:rPr>
              <w:t xml:space="preserve"> – ДЕМИНЕРАЛИЗОВАННАЯ ВОДА</w:t>
            </w:r>
          </w:p>
          <w:p w14:paraId="33060564"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WE – ЛИВНЕВЫЙ СТОК</w:t>
            </w:r>
          </w:p>
          <w:p w14:paraId="0909982F" w14:textId="14F0D687" w:rsidR="00797682" w:rsidRPr="00BF38C6" w:rsidRDefault="00797682" w:rsidP="00D14C5B">
            <w:pPr>
              <w:pStyle w:val="CellBody"/>
              <w:ind w:left="317" w:hanging="317"/>
              <w:rPr>
                <w:rFonts w:ascii="Arial Narrow" w:hAnsi="Arial Narrow" w:cs="Arial"/>
                <w:color w:val="auto"/>
                <w:sz w:val="16"/>
                <w:szCs w:val="16"/>
                <w:lang w:val="ru-RU"/>
              </w:rPr>
            </w:pPr>
            <w:r w:rsidRPr="00BF38C6">
              <w:rPr>
                <w:rFonts w:ascii="Arial Narrow" w:hAnsi="Arial Narrow"/>
                <w:color w:val="auto"/>
                <w:sz w:val="16"/>
                <w:szCs w:val="16"/>
                <w:lang w:val="ru-RU"/>
              </w:rPr>
              <w:t>WF - ПРОТИВОПОЖ</w:t>
            </w:r>
            <w:r w:rsidR="009B6B83"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ВОДА (ВЫШЕ УР</w:t>
            </w:r>
            <w:r w:rsidR="009B6B83"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ЗЕМЛИ)</w:t>
            </w:r>
          </w:p>
          <w:p w14:paraId="50200828" w14:textId="562D89AE" w:rsidR="00797682" w:rsidRPr="00BF38C6" w:rsidRDefault="00797682" w:rsidP="00D14C5B">
            <w:pPr>
              <w:pStyle w:val="CellBody"/>
              <w:ind w:left="317" w:hanging="317"/>
              <w:rPr>
                <w:rFonts w:ascii="Arial Narrow" w:hAnsi="Arial Narrow"/>
                <w:color w:val="auto"/>
                <w:sz w:val="16"/>
                <w:szCs w:val="16"/>
                <w:lang w:val="ru-RU"/>
              </w:rPr>
            </w:pPr>
            <w:r w:rsidRPr="00BF38C6">
              <w:rPr>
                <w:rFonts w:ascii="Arial Narrow" w:hAnsi="Arial Narrow"/>
                <w:color w:val="auto"/>
                <w:sz w:val="16"/>
                <w:szCs w:val="16"/>
                <w:lang w:val="ru-RU"/>
              </w:rPr>
              <w:t>WRA – НЕОЧИЩ/СЫРАЯ ВОДА (ВЫШЕ УР</w:t>
            </w:r>
            <w:r w:rsidR="009B6B83"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ЗЕМЛИ)</w:t>
            </w:r>
          </w:p>
          <w:p w14:paraId="77E5D280" w14:textId="77777777"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rPr>
              <w:t>WSC</w:t>
            </w:r>
            <w:r w:rsidRPr="00BF38C6">
              <w:rPr>
                <w:rFonts w:ascii="Arial Narrow" w:hAnsi="Arial Narrow"/>
                <w:color w:val="auto"/>
                <w:szCs w:val="16"/>
                <w:lang w:val="ru-RU"/>
              </w:rPr>
              <w:t xml:space="preserve"> – ЗАГРЯЗНЕННАЯ ПОВЕРХНОСТНАЯ ВОДА</w:t>
            </w:r>
          </w:p>
          <w:p w14:paraId="46C96EE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WSR – КИСЛАЯ ВОДА</w:t>
            </w:r>
          </w:p>
          <w:p w14:paraId="38AFD401" w14:textId="183E50C3" w:rsidR="00797682" w:rsidRPr="00BF38C6" w:rsidRDefault="00797682" w:rsidP="00D14C5B">
            <w:pPr>
              <w:pStyle w:val="CellBody"/>
              <w:ind w:left="317" w:hanging="317"/>
              <w:rPr>
                <w:rFonts w:ascii="Arial Narrow" w:hAnsi="Arial Narrow"/>
                <w:color w:val="auto"/>
                <w:sz w:val="16"/>
                <w:szCs w:val="16"/>
                <w:lang w:val="ru-RU"/>
              </w:rPr>
            </w:pPr>
            <w:r w:rsidRPr="00BF38C6">
              <w:rPr>
                <w:rFonts w:ascii="Arial Narrow" w:hAnsi="Arial Narrow"/>
                <w:color w:val="auto"/>
                <w:sz w:val="16"/>
                <w:szCs w:val="16"/>
                <w:lang w:val="ru-RU"/>
              </w:rPr>
              <w:t>WU – ТЕХНИЧЕСКАЯ ВОДА (ВЫШЕ УР</w:t>
            </w:r>
            <w:r w:rsidR="002A7110"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ЗЕМЛИ)</w:t>
            </w:r>
          </w:p>
          <w:p w14:paraId="4C650686"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WT – ОЧИЩЕННАЯ ВОДА</w:t>
            </w:r>
          </w:p>
          <w:p w14:paraId="6692104F" w14:textId="2EEC7A60" w:rsidR="00797682" w:rsidRPr="006759B5" w:rsidRDefault="00797682" w:rsidP="00D14C5B">
            <w:pPr>
              <w:pStyle w:val="CellBody"/>
              <w:rPr>
                <w:rFonts w:ascii="Arial Narrow" w:hAnsi="Arial Narrow"/>
                <w:color w:val="auto"/>
                <w:sz w:val="16"/>
                <w:szCs w:val="16"/>
                <w:lang w:val="ru-RU"/>
                <w:rPrChange w:id="896" w:author="Zhunisbayev, Olzhasbek A [Bolashak Atyrau Limited]" w:date="2022-06-06T22:35:00Z">
                  <w:rPr>
                    <w:rFonts w:ascii="Arial" w:hAnsi="Arial" w:cs="Arial"/>
                    <w:color w:val="auto"/>
                    <w:sz w:val="16"/>
                    <w:szCs w:val="16"/>
                  </w:rPr>
                </w:rPrChange>
              </w:rPr>
            </w:pPr>
            <w:r w:rsidRPr="00BF38C6">
              <w:rPr>
                <w:rFonts w:ascii="Arial Narrow" w:hAnsi="Arial Narrow"/>
                <w:color w:val="auto"/>
                <w:sz w:val="16"/>
                <w:szCs w:val="16"/>
                <w:lang w:val="ru-RU"/>
              </w:rPr>
              <w:t>VI – ВОЗДУХ КИП</w:t>
            </w:r>
          </w:p>
          <w:p w14:paraId="0C88A6E8" w14:textId="77777777" w:rsidR="00797682" w:rsidRPr="00BF38C6" w:rsidRDefault="00797682" w:rsidP="00D14C5B">
            <w:pPr>
              <w:pStyle w:val="CellBody"/>
              <w:rPr>
                <w:rFonts w:ascii="Arial Narrow" w:hAnsi="Arial Narrow" w:cs="Arial"/>
                <w:color w:val="auto"/>
                <w:sz w:val="16"/>
                <w:szCs w:val="16"/>
                <w:lang w:val="ru-RU"/>
                <w:rPrChange w:id="897" w:author="Zhunisbayev, Olzhasbek A [Bolashak Atyrau Limited]" w:date="2022-06-06T22:35:00Z">
                  <w:rPr>
                    <w:rFonts w:ascii="Arial" w:hAnsi="Arial" w:cs="Arial"/>
                    <w:color w:val="auto"/>
                    <w:sz w:val="16"/>
                    <w:szCs w:val="16"/>
                  </w:rPr>
                </w:rPrChange>
              </w:rPr>
            </w:pPr>
          </w:p>
        </w:tc>
        <w:tc>
          <w:tcPr>
            <w:tcW w:w="720" w:type="dxa"/>
            <w:tcBorders>
              <w:top w:val="single" w:sz="6" w:space="0" w:color="auto"/>
              <w:left w:val="single" w:sz="6" w:space="0" w:color="auto"/>
              <w:bottom w:val="single" w:sz="6" w:space="0" w:color="auto"/>
              <w:right w:val="single" w:sz="6" w:space="0" w:color="auto"/>
            </w:tcBorders>
          </w:tcPr>
          <w:p w14:paraId="7177BD96" w14:textId="77777777" w:rsidR="00797682" w:rsidRPr="00BF38C6" w:rsidRDefault="00797682" w:rsidP="00D14C5B">
            <w:pPr>
              <w:pStyle w:val="CellBodyCentered"/>
              <w:rPr>
                <w:rFonts w:ascii="Arial Narrow" w:hAnsi="Arial Narrow"/>
                <w:b/>
                <w:color w:val="auto"/>
                <w:sz w:val="16"/>
                <w:szCs w:val="16"/>
                <w:lang w:val="ru-RU"/>
              </w:rPr>
            </w:pPr>
          </w:p>
          <w:p w14:paraId="19B1233F" w14:textId="77777777" w:rsidR="00797682" w:rsidRPr="00BF38C6" w:rsidRDefault="00797682" w:rsidP="00D14C5B">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150H2G</w:t>
            </w:r>
          </w:p>
          <w:p w14:paraId="3BA1F630" w14:textId="77777777" w:rsidR="00797682" w:rsidRPr="00BF38C6" w:rsidRDefault="00797682" w:rsidP="00D14C5B">
            <w:pPr>
              <w:pStyle w:val="CellBodyCentered"/>
              <w:rPr>
                <w:rFonts w:ascii="Arial Narrow" w:hAnsi="Arial Narrow" w:cs="Arial"/>
                <w:b/>
                <w:color w:val="auto"/>
                <w:sz w:val="16"/>
                <w:szCs w:val="16"/>
                <w:lang w:val="ru-RU"/>
              </w:rPr>
            </w:pPr>
          </w:p>
          <w:p w14:paraId="4F6E6228" w14:textId="77777777" w:rsidR="00797682" w:rsidRPr="00BF38C6" w:rsidRDefault="00797682" w:rsidP="00D14C5B">
            <w:pPr>
              <w:pStyle w:val="CellBodyCentered"/>
              <w:rPr>
                <w:rFonts w:ascii="Arial Narrow" w:hAnsi="Arial Narrow" w:cs="Arial"/>
                <w:b/>
                <w:color w:val="auto"/>
                <w:sz w:val="16"/>
                <w:szCs w:val="16"/>
                <w:lang w:val="ru-RU"/>
              </w:rPr>
            </w:pPr>
          </w:p>
          <w:p w14:paraId="58B886C0" w14:textId="77777777" w:rsidR="00797682" w:rsidRPr="00BF38C6" w:rsidRDefault="00797682" w:rsidP="00D14C5B">
            <w:pPr>
              <w:pStyle w:val="CellBodyCentered"/>
              <w:rPr>
                <w:rFonts w:ascii="Arial Narrow" w:hAnsi="Arial Narrow" w:cs="Arial"/>
                <w:b/>
                <w:color w:val="auto"/>
                <w:sz w:val="16"/>
                <w:szCs w:val="16"/>
                <w:lang w:val="ru-RU"/>
              </w:rPr>
            </w:pPr>
          </w:p>
          <w:p w14:paraId="3A165502" w14:textId="77777777" w:rsidR="00797682" w:rsidRPr="00BF38C6" w:rsidRDefault="00797682" w:rsidP="00D14C5B">
            <w:pPr>
              <w:pStyle w:val="CellBodyCentered"/>
              <w:rPr>
                <w:rFonts w:ascii="Arial Narrow" w:hAnsi="Arial Narrow" w:cs="Arial"/>
                <w:b/>
                <w:color w:val="auto"/>
                <w:sz w:val="16"/>
                <w:szCs w:val="16"/>
                <w:lang w:val="ru-RU"/>
              </w:rPr>
            </w:pPr>
          </w:p>
          <w:p w14:paraId="05C7FEBA" w14:textId="77777777" w:rsidR="00797682" w:rsidRPr="00BF38C6" w:rsidRDefault="00797682" w:rsidP="00D14C5B">
            <w:pPr>
              <w:pStyle w:val="CellBodyCentered"/>
              <w:rPr>
                <w:rFonts w:ascii="Arial Narrow" w:hAnsi="Arial Narrow" w:cs="Arial"/>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6483E69B" w14:textId="77777777" w:rsidR="00797682" w:rsidRPr="00BF38C6" w:rsidRDefault="00797682" w:rsidP="00D14C5B">
            <w:pPr>
              <w:pStyle w:val="CellBodyCentered"/>
              <w:rPr>
                <w:rFonts w:ascii="Arial Narrow" w:hAnsi="Arial Narrow"/>
                <w:color w:val="auto"/>
                <w:sz w:val="16"/>
                <w:szCs w:val="16"/>
                <w:lang w:val="ru-RU"/>
              </w:rPr>
            </w:pPr>
          </w:p>
          <w:p w14:paraId="3332BBA0"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3C54B182" w14:textId="77777777" w:rsidR="00797682" w:rsidRPr="00BF38C6" w:rsidRDefault="00797682" w:rsidP="00D14C5B">
            <w:pPr>
              <w:pStyle w:val="CellBodyCentered"/>
              <w:rPr>
                <w:rFonts w:ascii="Arial Narrow" w:hAnsi="Arial Narrow"/>
                <w:color w:val="auto"/>
                <w:sz w:val="16"/>
                <w:szCs w:val="16"/>
                <w:lang w:val="ru-RU"/>
              </w:rPr>
            </w:pPr>
          </w:p>
          <w:p w14:paraId="182A8D8A" w14:textId="2E16FF76"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2” И НИЖЕ – ОЦИНКОВАННЫЕ И РЕЗЬБОВЫЕ</w:t>
            </w:r>
          </w:p>
          <w:p w14:paraId="33849B49" w14:textId="77777777" w:rsidR="00797682" w:rsidRPr="00BF38C6" w:rsidRDefault="00797682" w:rsidP="00D14C5B">
            <w:pPr>
              <w:pStyle w:val="CellBodyCentered"/>
              <w:rPr>
                <w:rFonts w:ascii="Arial Narrow" w:hAnsi="Arial Narrow" w:cs="Arial"/>
                <w:color w:val="auto"/>
                <w:sz w:val="16"/>
                <w:szCs w:val="16"/>
                <w:lang w:val="ru-RU"/>
              </w:rPr>
            </w:pPr>
          </w:p>
          <w:p w14:paraId="0146032F"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3” И ВЫШЕ – </w:t>
            </w:r>
          </w:p>
          <w:p w14:paraId="75F4D65F" w14:textId="43531D05"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ОЦИНКОВАННЫЕ ПОСЛЕ </w:t>
            </w:r>
          </w:p>
          <w:p w14:paraId="4CD0F279" w14:textId="668D29C6"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ИЗГОТОВЛЕНИЯ</w:t>
            </w:r>
          </w:p>
          <w:p w14:paraId="06F2E9FF" w14:textId="77777777" w:rsidR="00797682" w:rsidRPr="00BF38C6" w:rsidRDefault="00797682" w:rsidP="00D14C5B">
            <w:pPr>
              <w:pStyle w:val="CellBodyCentered"/>
              <w:rPr>
                <w:rFonts w:ascii="Arial Narrow" w:hAnsi="Arial Narrow"/>
                <w:color w:val="auto"/>
                <w:sz w:val="16"/>
                <w:szCs w:val="16"/>
                <w:lang w:val="ru-RU"/>
              </w:rPr>
            </w:pPr>
          </w:p>
          <w:p w14:paraId="30078D8A" w14:textId="43CBEC25"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005425AE">
              <w:rPr>
                <w:rFonts w:ascii="Arial Narrow" w:hAnsi="Arial Narrow" w:cs="Arial"/>
                <w:color w:val="auto"/>
                <w:sz w:val="16"/>
                <w:szCs w:val="16"/>
              </w:rPr>
              <w:t>.</w:t>
            </w:r>
            <w:r w:rsidRPr="00BF38C6">
              <w:rPr>
                <w:rFonts w:ascii="Arial Narrow" w:hAnsi="Arial Narrow" w:cs="Arial"/>
                <w:color w:val="auto"/>
                <w:sz w:val="16"/>
                <w:szCs w:val="16"/>
                <w:lang w:val="ru-RU"/>
              </w:rPr>
              <w:t xml:space="preserve"> 1</w:t>
            </w:r>
          </w:p>
          <w:p w14:paraId="2CCDBFED" w14:textId="77777777" w:rsidR="00797682" w:rsidRPr="00BF38C6" w:rsidRDefault="00797682" w:rsidP="00D14C5B">
            <w:pPr>
              <w:pStyle w:val="CellBodyCentered"/>
              <w:rPr>
                <w:rFonts w:ascii="Arial Narrow" w:hAnsi="Arial Narrow" w:cs="Arial"/>
                <w:color w:val="auto"/>
                <w:sz w:val="16"/>
                <w:szCs w:val="16"/>
                <w:lang w:val="ru-RU"/>
              </w:rPr>
            </w:pPr>
          </w:p>
          <w:p w14:paraId="6C48A3F0" w14:textId="012F1DEA" w:rsidR="00797682" w:rsidRPr="00BF38C6" w:rsidRDefault="00797682" w:rsidP="00D14C5B">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9C61AE9" w14:textId="77777777" w:rsidR="00797682" w:rsidRPr="00BF38C6" w:rsidRDefault="00797682" w:rsidP="00D14C5B">
            <w:pPr>
              <w:pStyle w:val="CellBodyCentered"/>
              <w:rPr>
                <w:rFonts w:ascii="Arial Narrow" w:hAnsi="Arial Narrow"/>
                <w:color w:val="auto"/>
                <w:sz w:val="16"/>
                <w:szCs w:val="16"/>
                <w:lang w:val="ru-RU"/>
              </w:rPr>
            </w:pPr>
          </w:p>
          <w:p w14:paraId="613DEFE8" w14:textId="77777777" w:rsidR="00992A7A" w:rsidRDefault="00992A7A"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4C7B38BA" w14:textId="20298BA6" w:rsidR="00797682" w:rsidRPr="00BF38C6" w:rsidRDefault="00992A7A"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tc>
        <w:tc>
          <w:tcPr>
            <w:tcW w:w="709" w:type="dxa"/>
            <w:tcBorders>
              <w:top w:val="single" w:sz="6" w:space="0" w:color="auto"/>
              <w:left w:val="single" w:sz="6" w:space="0" w:color="auto"/>
              <w:bottom w:val="single" w:sz="6" w:space="0" w:color="auto"/>
              <w:right w:val="single" w:sz="6" w:space="0" w:color="auto"/>
            </w:tcBorders>
          </w:tcPr>
          <w:p w14:paraId="2E3C0C6E" w14:textId="77777777" w:rsidR="00797682" w:rsidRPr="00BF38C6" w:rsidRDefault="00797682" w:rsidP="00D14C5B">
            <w:pPr>
              <w:pStyle w:val="CellBodyCentered"/>
              <w:rPr>
                <w:rFonts w:ascii="Arial Narrow" w:hAnsi="Arial Narrow"/>
                <w:color w:val="auto"/>
                <w:sz w:val="16"/>
                <w:szCs w:val="16"/>
                <w:lang w:val="ru-RU"/>
              </w:rPr>
            </w:pPr>
          </w:p>
          <w:p w14:paraId="50B59374" w14:textId="7B3E34B4"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w:t>
            </w:r>
          </w:p>
          <w:p w14:paraId="60E6AB85"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+150°C</w:t>
            </w:r>
          </w:p>
        </w:tc>
        <w:tc>
          <w:tcPr>
            <w:tcW w:w="1951" w:type="dxa"/>
            <w:tcBorders>
              <w:top w:val="single" w:sz="6" w:space="0" w:color="auto"/>
              <w:left w:val="single" w:sz="6" w:space="0" w:color="auto"/>
              <w:bottom w:val="single" w:sz="6" w:space="0" w:color="auto"/>
              <w:right w:val="single" w:sz="6" w:space="0" w:color="auto"/>
            </w:tcBorders>
          </w:tcPr>
          <w:p w14:paraId="0C4EFA1E" w14:textId="77777777" w:rsidR="00797682" w:rsidRPr="00BF38C6" w:rsidRDefault="00797682" w:rsidP="00D14C5B">
            <w:pPr>
              <w:pStyle w:val="CellBody"/>
              <w:rPr>
                <w:rFonts w:ascii="Arial Narrow" w:hAnsi="Arial Narrow"/>
                <w:color w:val="auto"/>
                <w:sz w:val="16"/>
                <w:szCs w:val="16"/>
                <w:lang w:val="ru-RU"/>
              </w:rPr>
            </w:pPr>
          </w:p>
          <w:p w14:paraId="4CDDFA7C" w14:textId="3A275572" w:rsidR="00797682" w:rsidRPr="00BF38C6" w:rsidRDefault="00797682" w:rsidP="00D14C5B">
            <w:pPr>
              <w:pStyle w:val="CellBody"/>
              <w:rPr>
                <w:rFonts w:ascii="Arial Narrow" w:hAnsi="Arial Narrow" w:cs="Arial"/>
                <w:b/>
                <w:bCs/>
                <w:i/>
                <w:iCs/>
                <w:color w:val="auto"/>
                <w:sz w:val="16"/>
                <w:szCs w:val="16"/>
                <w:lang w:val="ru-RU"/>
              </w:rPr>
            </w:pPr>
            <w:r w:rsidRPr="00BF38C6">
              <w:rPr>
                <w:rFonts w:ascii="Arial Narrow" w:hAnsi="Arial Narrow"/>
                <w:color w:val="auto"/>
                <w:sz w:val="16"/>
                <w:szCs w:val="16"/>
                <w:lang w:val="ru-RU"/>
              </w:rPr>
              <w:t xml:space="preserve">Максимум = 15.8 бар (изб.) (ограничивается характеристиками бронзовых клапанов в соответствии </w:t>
            </w:r>
            <w:r w:rsidRPr="00BF38C6">
              <w:rPr>
                <w:rFonts w:ascii="Arial Narrow" w:hAnsi="Arial Narrow"/>
                <w:color w:val="auto"/>
                <w:sz w:val="16"/>
                <w:szCs w:val="16"/>
              </w:rPr>
              <w:t>BS</w:t>
            </w:r>
            <w:r w:rsidRPr="00BF38C6">
              <w:rPr>
                <w:rFonts w:ascii="Arial Narrow" w:hAnsi="Arial Narrow"/>
                <w:color w:val="auto"/>
                <w:sz w:val="16"/>
                <w:szCs w:val="16"/>
                <w:lang w:val="ru-RU"/>
              </w:rPr>
              <w:t xml:space="preserve"> </w:t>
            </w:r>
            <w:r w:rsidRPr="00BF38C6">
              <w:rPr>
                <w:rFonts w:ascii="Arial Narrow" w:hAnsi="Arial Narrow"/>
                <w:color w:val="auto"/>
                <w:sz w:val="16"/>
                <w:szCs w:val="16"/>
              </w:rPr>
              <w:t>EN</w:t>
            </w:r>
            <w:r w:rsidRPr="00BF38C6">
              <w:rPr>
                <w:rFonts w:ascii="Arial Narrow" w:hAnsi="Arial Narrow"/>
                <w:color w:val="auto"/>
                <w:sz w:val="16"/>
                <w:szCs w:val="16"/>
                <w:lang w:val="ru-RU"/>
              </w:rPr>
              <w:t xml:space="preserve"> 12288 Промышленные клапаны)</w:t>
            </w:r>
          </w:p>
        </w:tc>
        <w:tc>
          <w:tcPr>
            <w:tcW w:w="611" w:type="dxa"/>
            <w:tcBorders>
              <w:top w:val="single" w:sz="6" w:space="0" w:color="auto"/>
              <w:left w:val="single" w:sz="6" w:space="0" w:color="auto"/>
              <w:bottom w:val="single" w:sz="6" w:space="0" w:color="auto"/>
              <w:right w:val="single" w:sz="6" w:space="0" w:color="auto"/>
            </w:tcBorders>
          </w:tcPr>
          <w:p w14:paraId="7ADF399D" w14:textId="77777777" w:rsidR="00797682" w:rsidRPr="00BF38C6" w:rsidRDefault="00797682" w:rsidP="00D14C5B">
            <w:pPr>
              <w:pStyle w:val="CellBodyCentered"/>
              <w:rPr>
                <w:rFonts w:ascii="Arial Narrow" w:hAnsi="Arial Narrow" w:cs="Arial"/>
                <w:color w:val="auto"/>
                <w:sz w:val="16"/>
                <w:szCs w:val="16"/>
                <w:lang w:val="ru-RU"/>
              </w:rPr>
            </w:pPr>
          </w:p>
          <w:p w14:paraId="60B242AE" w14:textId="7AD3272A"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000D5FEF">
              <w:rPr>
                <w:rFonts w:ascii="Arial Narrow" w:hAnsi="Arial Narrow" w:cs="Arial"/>
                <w:color w:val="auto"/>
                <w:sz w:val="16"/>
                <w:szCs w:val="16"/>
              </w:rPr>
              <w:t>.</w:t>
            </w:r>
            <w:r w:rsidRPr="00BF38C6">
              <w:rPr>
                <w:rFonts w:ascii="Arial Narrow" w:hAnsi="Arial Narrow" w:cs="Arial"/>
                <w:color w:val="auto"/>
                <w:sz w:val="16"/>
                <w:szCs w:val="16"/>
                <w:lang w:val="ru-RU"/>
              </w:rPr>
              <w:t xml:space="preserve"> 3</w:t>
            </w:r>
          </w:p>
        </w:tc>
        <w:tc>
          <w:tcPr>
            <w:tcW w:w="450" w:type="dxa"/>
            <w:tcBorders>
              <w:top w:val="single" w:sz="6" w:space="0" w:color="auto"/>
              <w:left w:val="single" w:sz="6" w:space="0" w:color="auto"/>
              <w:bottom w:val="single" w:sz="6" w:space="0" w:color="auto"/>
              <w:right w:val="single" w:sz="6" w:space="0" w:color="auto"/>
            </w:tcBorders>
          </w:tcPr>
          <w:p w14:paraId="31B4F6C9" w14:textId="77777777" w:rsidR="00797682" w:rsidRPr="00BF38C6" w:rsidRDefault="00797682" w:rsidP="00D14C5B">
            <w:pPr>
              <w:pStyle w:val="CellBodyCentered"/>
              <w:rPr>
                <w:rFonts w:ascii="Arial Narrow" w:hAnsi="Arial Narrow"/>
                <w:color w:val="auto"/>
                <w:sz w:val="16"/>
                <w:szCs w:val="16"/>
                <w:lang w:val="en-GB"/>
              </w:rPr>
            </w:pPr>
          </w:p>
          <w:p w14:paraId="066C543D"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tc>
      </w:tr>
      <w:tr w:rsidR="00797682" w:rsidRPr="00BF38C6" w14:paraId="2F259745" w14:textId="77777777" w:rsidTr="002A7110">
        <w:tc>
          <w:tcPr>
            <w:tcW w:w="3332" w:type="dxa"/>
            <w:tcBorders>
              <w:top w:val="single" w:sz="6" w:space="0" w:color="auto"/>
              <w:left w:val="single" w:sz="6" w:space="0" w:color="auto"/>
              <w:bottom w:val="single" w:sz="6" w:space="0" w:color="auto"/>
              <w:right w:val="single" w:sz="6" w:space="0" w:color="auto"/>
            </w:tcBorders>
          </w:tcPr>
          <w:p w14:paraId="42B18DEC" w14:textId="77777777" w:rsidR="00797682" w:rsidRPr="00BF38C6" w:rsidRDefault="00797682" w:rsidP="00D14C5B">
            <w:pPr>
              <w:pStyle w:val="CellBody"/>
              <w:rPr>
                <w:rFonts w:ascii="Arial Narrow" w:hAnsi="Arial Narrow" w:cs="Arial"/>
                <w:color w:val="auto"/>
                <w:sz w:val="16"/>
                <w:szCs w:val="16"/>
                <w:lang w:val="ru-RU"/>
                <w:rPrChange w:id="898" w:author="Zhunisbayev, Olzhasbek A [Bolashak Atyrau Limited]" w:date="2022-06-06T22:35:00Z">
                  <w:rPr>
                    <w:rFonts w:ascii="Arial" w:hAnsi="Arial" w:cs="Arial"/>
                    <w:color w:val="auto"/>
                    <w:sz w:val="16"/>
                    <w:szCs w:val="16"/>
                    <w:lang w:val="en-GB"/>
                  </w:rPr>
                </w:rPrChange>
              </w:rPr>
            </w:pPr>
          </w:p>
          <w:p w14:paraId="309E5C7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BV</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СБРОС В АТМОСФЕРУ</w:t>
            </w:r>
          </w:p>
          <w:p w14:paraId="464F2BBC"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w:t>
            </w:r>
            <w:r w:rsidRPr="00BF38C6">
              <w:rPr>
                <w:rFonts w:ascii="Arial Narrow" w:hAnsi="Arial Narrow" w:cs="Arial"/>
                <w:color w:val="auto"/>
                <w:sz w:val="16"/>
                <w:szCs w:val="16"/>
                <w:lang w:val="ru-RU"/>
              </w:rPr>
              <w:t xml:space="preserve"> – ТОПЛИВНЫЙ ГАЗ</w:t>
            </w:r>
          </w:p>
          <w:p w14:paraId="664D9C98" w14:textId="77777777" w:rsidR="00797682" w:rsidRPr="00BF38C6" w:rsidRDefault="00797682" w:rsidP="00D14C5B">
            <w:pPr>
              <w:pStyle w:val="CellBody"/>
              <w:rPr>
                <w:rFonts w:ascii="Arial Narrow" w:hAnsi="Arial Narrow" w:cs="Arial"/>
                <w:color w:val="auto"/>
                <w:sz w:val="16"/>
                <w:szCs w:val="16"/>
                <w:lang w:val="ru-RU"/>
              </w:rPr>
            </w:pPr>
          </w:p>
          <w:p w14:paraId="4A7D5021" w14:textId="77777777" w:rsidR="00797682" w:rsidRPr="00BF38C6" w:rsidRDefault="00797682" w:rsidP="00D14C5B">
            <w:pPr>
              <w:pStyle w:val="CellBody"/>
              <w:rPr>
                <w:rFonts w:ascii="Arial Narrow" w:hAnsi="Arial Narrow" w:cs="Arial"/>
                <w:color w:val="auto"/>
                <w:sz w:val="16"/>
                <w:szCs w:val="16"/>
                <w:lang w:val="ru-RU"/>
              </w:rPr>
            </w:pPr>
          </w:p>
          <w:p w14:paraId="4477E4D2" w14:textId="77777777" w:rsidR="00797682" w:rsidRPr="00BF38C6" w:rsidRDefault="00797682" w:rsidP="00D14C5B">
            <w:pPr>
              <w:pStyle w:val="CellBody"/>
              <w:rPr>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4692162B" w14:textId="77777777" w:rsidR="00797682" w:rsidRPr="00BF38C6" w:rsidRDefault="00797682" w:rsidP="00D14C5B">
            <w:pPr>
              <w:pStyle w:val="CellBodyCentered"/>
              <w:rPr>
                <w:rFonts w:ascii="Arial Narrow" w:hAnsi="Arial Narrow" w:cs="Arial"/>
                <w:b/>
                <w:color w:val="auto"/>
                <w:sz w:val="16"/>
                <w:szCs w:val="16"/>
                <w:lang w:val="ru-RU"/>
                <w:rPrChange w:id="899" w:author="Zhunisbayev, Olzhasbek A [Bolashak Atyrau Limited]" w:date="2022-06-06T22:35:00Z">
                  <w:rPr>
                    <w:rFonts w:ascii="Arial" w:hAnsi="Arial" w:cs="Arial"/>
                    <w:b/>
                    <w:color w:val="auto"/>
                    <w:sz w:val="16"/>
                    <w:szCs w:val="16"/>
                    <w:lang w:val="en-GB"/>
                  </w:rPr>
                </w:rPrChange>
              </w:rPr>
            </w:pPr>
          </w:p>
          <w:p w14:paraId="6D694D34" w14:textId="77777777" w:rsidR="00797682" w:rsidRPr="00BF38C6" w:rsidRDefault="00797682" w:rsidP="00D14C5B">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150H5E</w:t>
            </w:r>
          </w:p>
        </w:tc>
        <w:tc>
          <w:tcPr>
            <w:tcW w:w="720" w:type="dxa"/>
            <w:tcBorders>
              <w:top w:val="single" w:sz="6" w:space="0" w:color="auto"/>
              <w:left w:val="single" w:sz="6" w:space="0" w:color="auto"/>
              <w:bottom w:val="single" w:sz="6" w:space="0" w:color="auto"/>
              <w:right w:val="single" w:sz="6" w:space="0" w:color="auto"/>
            </w:tcBorders>
          </w:tcPr>
          <w:p w14:paraId="7BC3BF12" w14:textId="77777777" w:rsidR="00797682" w:rsidRPr="00BF38C6" w:rsidRDefault="00797682" w:rsidP="00D14C5B">
            <w:pPr>
              <w:pStyle w:val="CellBodyCentered"/>
              <w:rPr>
                <w:rFonts w:ascii="Arial Narrow" w:hAnsi="Arial Narrow" w:cs="Arial"/>
                <w:color w:val="auto"/>
                <w:sz w:val="16"/>
                <w:szCs w:val="16"/>
              </w:rPr>
            </w:pPr>
          </w:p>
          <w:p w14:paraId="1F86070F"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1</w:t>
            </w:r>
            <w:r w:rsidRPr="00BF38C6">
              <w:rPr>
                <w:rFonts w:ascii="Arial Narrow" w:hAnsi="Arial Narrow" w:cs="Arial"/>
                <w:color w:val="auto"/>
                <w:sz w:val="16"/>
                <w:szCs w:val="16"/>
                <w:lang w:val="en-GB"/>
              </w:rPr>
              <w:t>,</w:t>
            </w:r>
            <w:r w:rsidRPr="00BF38C6">
              <w:rPr>
                <w:rFonts w:ascii="Arial Narrow" w:hAnsi="Arial Narrow" w:cs="Arial"/>
                <w:color w:val="auto"/>
                <w:sz w:val="16"/>
                <w:szCs w:val="16"/>
                <w:lang w:val="ru-RU"/>
              </w:rPr>
              <w:t>5</w:t>
            </w:r>
          </w:p>
        </w:tc>
        <w:tc>
          <w:tcPr>
            <w:tcW w:w="900" w:type="dxa"/>
            <w:tcBorders>
              <w:top w:val="single" w:sz="6" w:space="0" w:color="auto"/>
              <w:left w:val="single" w:sz="6" w:space="0" w:color="auto"/>
              <w:bottom w:val="single" w:sz="6" w:space="0" w:color="auto"/>
              <w:right w:val="single" w:sz="6" w:space="0" w:color="auto"/>
            </w:tcBorders>
          </w:tcPr>
          <w:p w14:paraId="73C9851E" w14:textId="77777777" w:rsidR="00797682" w:rsidRPr="00BF38C6" w:rsidRDefault="00797682" w:rsidP="00D14C5B">
            <w:pPr>
              <w:pStyle w:val="CellBodyCentered"/>
              <w:ind w:left="-33"/>
              <w:rPr>
                <w:rFonts w:ascii="Arial Narrow" w:hAnsi="Arial Narrow"/>
                <w:color w:val="auto"/>
                <w:sz w:val="16"/>
                <w:szCs w:val="16"/>
                <w:lang w:val="ru-RU"/>
                <w:rPrChange w:id="900" w:author="Zhunisbayev, Olzhasbek A [Bolashak Atyrau Limited]" w:date="2022-06-06T22:35:00Z">
                  <w:rPr>
                    <w:rFonts w:ascii="Arial" w:hAnsi="Arial"/>
                    <w:color w:val="auto"/>
                    <w:sz w:val="16"/>
                    <w:szCs w:val="16"/>
                  </w:rPr>
                </w:rPrChange>
              </w:rPr>
            </w:pPr>
          </w:p>
          <w:p w14:paraId="2678AC70" w14:textId="53A535D8" w:rsidR="00797682" w:rsidRDefault="003B01E3" w:rsidP="00D14C5B">
            <w:pPr>
              <w:pStyle w:val="CellBodyCentered"/>
              <w:ind w:left="-33"/>
              <w:rPr>
                <w:rFonts w:ascii="Arial Narrow" w:hAnsi="Arial Narrow" w:cs="Arial"/>
                <w:color w:val="auto"/>
                <w:sz w:val="16"/>
                <w:szCs w:val="16"/>
              </w:rPr>
            </w:pPr>
            <w:r>
              <w:rPr>
                <w:rFonts w:ascii="Arial Narrow" w:hAnsi="Arial Narrow" w:cs="Arial"/>
                <w:color w:val="auto"/>
                <w:sz w:val="16"/>
                <w:szCs w:val="16"/>
              </w:rPr>
              <w:t>LTCS</w:t>
            </w:r>
          </w:p>
          <w:p w14:paraId="60969E67" w14:textId="77777777" w:rsidR="003B01E3" w:rsidRPr="00BF38C6" w:rsidRDefault="003B01E3" w:rsidP="00D14C5B">
            <w:pPr>
              <w:pStyle w:val="CellBodyCentered"/>
              <w:ind w:left="-33"/>
              <w:rPr>
                <w:rFonts w:ascii="Arial Narrow" w:hAnsi="Arial Narrow"/>
                <w:color w:val="auto"/>
                <w:sz w:val="16"/>
                <w:szCs w:val="16"/>
                <w:lang w:val="ru-RU"/>
              </w:rPr>
            </w:pPr>
          </w:p>
          <w:p w14:paraId="7E7C0F8A" w14:textId="16FAD086"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w:t>
            </w:r>
            <w:r w:rsidR="003B01E3">
              <w:rPr>
                <w:rFonts w:ascii="Arial Narrow" w:hAnsi="Arial Narrow" w:cs="Arial"/>
                <w:color w:val="auto"/>
                <w:sz w:val="16"/>
                <w:szCs w:val="16"/>
              </w:rPr>
              <w:t>.</w:t>
            </w:r>
            <w:r w:rsidRPr="00BF38C6">
              <w:rPr>
                <w:rFonts w:ascii="Arial Narrow" w:hAnsi="Arial Narrow" w:cs="Arial"/>
                <w:color w:val="auto"/>
                <w:sz w:val="16"/>
                <w:szCs w:val="16"/>
                <w:lang w:val="ru-RU"/>
              </w:rPr>
              <w:t xml:space="preserve"> 1</w:t>
            </w:r>
          </w:p>
        </w:tc>
        <w:tc>
          <w:tcPr>
            <w:tcW w:w="810" w:type="dxa"/>
            <w:tcBorders>
              <w:top w:val="single" w:sz="6" w:space="0" w:color="auto"/>
              <w:left w:val="single" w:sz="6" w:space="0" w:color="auto"/>
              <w:bottom w:val="single" w:sz="6" w:space="0" w:color="auto"/>
              <w:right w:val="single" w:sz="6" w:space="0" w:color="auto"/>
            </w:tcBorders>
          </w:tcPr>
          <w:p w14:paraId="786D0C94" w14:textId="77777777" w:rsidR="00797682" w:rsidRPr="00BF38C6" w:rsidRDefault="00797682" w:rsidP="00D14C5B">
            <w:pPr>
              <w:pStyle w:val="CellBodyCentered"/>
              <w:rPr>
                <w:rFonts w:ascii="Arial Narrow" w:hAnsi="Arial Narrow" w:cs="Arial"/>
                <w:color w:val="auto"/>
                <w:sz w:val="16"/>
                <w:szCs w:val="16"/>
              </w:rPr>
            </w:pPr>
          </w:p>
          <w:p w14:paraId="47F3BFF8" w14:textId="77777777" w:rsidR="00452B67" w:rsidRDefault="00452B67"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301F6380" w14:textId="6D1857A5" w:rsidR="00797682" w:rsidRPr="00BF38C6" w:rsidRDefault="00452B67" w:rsidP="00D14C5B">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tc>
        <w:tc>
          <w:tcPr>
            <w:tcW w:w="709" w:type="dxa"/>
            <w:tcBorders>
              <w:top w:val="single" w:sz="6" w:space="0" w:color="auto"/>
              <w:left w:val="single" w:sz="6" w:space="0" w:color="auto"/>
              <w:bottom w:val="single" w:sz="6" w:space="0" w:color="auto"/>
              <w:right w:val="single" w:sz="6" w:space="0" w:color="auto"/>
            </w:tcBorders>
          </w:tcPr>
          <w:p w14:paraId="3F38FDC4" w14:textId="77777777" w:rsidR="00797682" w:rsidRPr="00BF38C6" w:rsidRDefault="00797682" w:rsidP="00D14C5B">
            <w:pPr>
              <w:pStyle w:val="CellBodyCentered"/>
              <w:rPr>
                <w:rFonts w:ascii="Arial Narrow" w:hAnsi="Arial Narrow" w:cs="Arial"/>
                <w:color w:val="auto"/>
                <w:sz w:val="16"/>
                <w:szCs w:val="16"/>
                <w:lang w:val="en-GB"/>
              </w:rPr>
            </w:pPr>
          </w:p>
          <w:p w14:paraId="086C20FF"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75</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373A937B" w14:textId="77777777" w:rsidR="00797682" w:rsidRPr="00BF38C6" w:rsidRDefault="00797682" w:rsidP="00D14C5B">
            <w:pPr>
              <w:pStyle w:val="CellBody"/>
              <w:rPr>
                <w:rFonts w:ascii="Arial Narrow" w:hAnsi="Arial Narrow" w:cs="Arial"/>
                <w:color w:val="auto"/>
                <w:sz w:val="16"/>
                <w:szCs w:val="16"/>
                <w:lang w:val="ru-RU"/>
                <w:rPrChange w:id="901" w:author="Zhunisbayev, Olzhasbek A [Bolashak Atyrau Limited]" w:date="2022-06-06T22:35:00Z">
                  <w:rPr>
                    <w:rFonts w:ascii="Arial" w:hAnsi="Arial" w:cs="Arial"/>
                    <w:color w:val="auto"/>
                    <w:sz w:val="16"/>
                    <w:szCs w:val="16"/>
                  </w:rPr>
                </w:rPrChange>
              </w:rPr>
            </w:pPr>
          </w:p>
          <w:p w14:paraId="5D389C0A" w14:textId="6636CBE9"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00452B67"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00452B67"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w:t>
            </w:r>
          </w:p>
          <w:p w14:paraId="5FC71AFA" w14:textId="5F3984C1"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-40°</w:t>
            </w:r>
            <w:r w:rsidRPr="00BF38C6">
              <w:rPr>
                <w:rFonts w:ascii="Arial Narrow" w:hAnsi="Arial Narrow"/>
                <w:snapToGrid w:val="0"/>
                <w:color w:val="auto"/>
                <w:szCs w:val="16"/>
                <w:lang w:val="ru-RU"/>
              </w:rPr>
              <w:t xml:space="preserve">C = 10 </w:t>
            </w:r>
            <w:r w:rsidRPr="00BF38C6">
              <w:rPr>
                <w:rFonts w:ascii="Arial Narrow" w:hAnsi="Arial Narrow"/>
                <w:color w:val="auto"/>
                <w:szCs w:val="16"/>
                <w:lang w:val="ru-RU"/>
              </w:rPr>
              <w:t>бар (изб.)</w:t>
            </w:r>
          </w:p>
          <w:p w14:paraId="7462BF82" w14:textId="3CA6DB85"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0°</w:t>
            </w:r>
            <w:r w:rsidRPr="00BF38C6">
              <w:rPr>
                <w:rFonts w:ascii="Arial Narrow" w:hAnsi="Arial Narrow"/>
                <w:snapToGrid w:val="0"/>
                <w:color w:val="auto"/>
                <w:szCs w:val="16"/>
                <w:lang w:val="ru-RU"/>
              </w:rPr>
              <w:t xml:space="preserve">C = 10 </w:t>
            </w:r>
            <w:r w:rsidRPr="00BF38C6">
              <w:rPr>
                <w:rFonts w:ascii="Arial Narrow" w:hAnsi="Arial Narrow"/>
                <w:color w:val="auto"/>
                <w:szCs w:val="16"/>
                <w:lang w:val="ru-RU"/>
              </w:rPr>
              <w:t>бар (изб.)</w:t>
            </w:r>
          </w:p>
          <w:p w14:paraId="0B59E480" w14:textId="68405D5F"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75°</w:t>
            </w:r>
            <w:r w:rsidRPr="00BF38C6">
              <w:rPr>
                <w:rFonts w:ascii="Arial Narrow" w:hAnsi="Arial Narrow"/>
                <w:snapToGrid w:val="0"/>
                <w:color w:val="auto"/>
                <w:szCs w:val="16"/>
                <w:lang w:val="ru-RU"/>
              </w:rPr>
              <w:t xml:space="preserve">C = 10 </w:t>
            </w:r>
            <w:r w:rsidRPr="00BF38C6">
              <w:rPr>
                <w:rFonts w:ascii="Arial Narrow" w:hAnsi="Arial Narrow"/>
                <w:color w:val="auto"/>
                <w:szCs w:val="16"/>
                <w:lang w:val="ru-RU"/>
              </w:rPr>
              <w:t>бар (изб.)</w:t>
            </w:r>
          </w:p>
          <w:p w14:paraId="129FC929" w14:textId="084B0079" w:rsidR="00797682" w:rsidRPr="00BF38C6" w:rsidRDefault="00797682" w:rsidP="00D14C5B">
            <w:pPr>
              <w:pStyle w:val="CellBody"/>
              <w:rPr>
                <w:rFonts w:ascii="Arial Narrow" w:hAnsi="Arial Narrow" w:cs="Arial"/>
                <w:color w:val="auto"/>
                <w:sz w:val="16"/>
                <w:szCs w:val="16"/>
                <w:lang w:val="ru-RU"/>
                <w:rPrChange w:id="902" w:author="Zhunisbayev, Olzhasbek A [Bolashak Atyrau Limited]" w:date="2022-06-06T22:35:00Z">
                  <w:rPr>
                    <w:rFonts w:ascii="Arial" w:hAnsi="Arial" w:cs="Arial"/>
                    <w:color w:val="auto"/>
                    <w:sz w:val="16"/>
                    <w:szCs w:val="16"/>
                  </w:rPr>
                </w:rPrChange>
              </w:rPr>
            </w:pPr>
            <w:r w:rsidRPr="00BF38C6">
              <w:rPr>
                <w:rFonts w:ascii="Arial Narrow" w:hAnsi="Arial Narrow" w:cs="Arial"/>
                <w:color w:val="auto"/>
                <w:sz w:val="16"/>
                <w:szCs w:val="16"/>
                <w:lang w:val="ru-RU"/>
              </w:rPr>
              <w:t>(ограничение по толщине стенки трубы)</w:t>
            </w:r>
          </w:p>
          <w:p w14:paraId="41AB1F9D" w14:textId="77777777" w:rsidR="00797682" w:rsidRDefault="00797682" w:rsidP="00D14C5B">
            <w:pPr>
              <w:pStyle w:val="CellBody"/>
              <w:rPr>
                <w:rFonts w:ascii="Arial Narrow" w:hAnsi="Arial Narrow"/>
                <w:color w:val="auto"/>
                <w:sz w:val="16"/>
                <w:szCs w:val="16"/>
                <w:lang w:val="ru-RU"/>
              </w:rPr>
            </w:pPr>
          </w:p>
          <w:p w14:paraId="2205ABEC" w14:textId="77777777" w:rsidR="00E023B1" w:rsidRDefault="00E023B1" w:rsidP="00D14C5B">
            <w:pPr>
              <w:pStyle w:val="CellBody"/>
              <w:rPr>
                <w:rFonts w:ascii="Arial Narrow" w:hAnsi="Arial Narrow"/>
                <w:color w:val="auto"/>
                <w:sz w:val="16"/>
                <w:szCs w:val="16"/>
                <w:lang w:val="ru-RU"/>
              </w:rPr>
            </w:pPr>
          </w:p>
          <w:p w14:paraId="56EF19CD" w14:textId="77777777" w:rsidR="00E023B1" w:rsidRDefault="00E023B1" w:rsidP="00D14C5B">
            <w:pPr>
              <w:pStyle w:val="CellBody"/>
              <w:rPr>
                <w:rFonts w:ascii="Arial Narrow" w:hAnsi="Arial Narrow"/>
                <w:color w:val="auto"/>
                <w:sz w:val="16"/>
                <w:szCs w:val="16"/>
                <w:lang w:val="ru-RU"/>
              </w:rPr>
            </w:pPr>
          </w:p>
          <w:p w14:paraId="31D554F0" w14:textId="77777777" w:rsidR="00E023B1" w:rsidRDefault="00E023B1" w:rsidP="00D14C5B">
            <w:pPr>
              <w:pStyle w:val="CellBody"/>
              <w:rPr>
                <w:rFonts w:ascii="Arial Narrow" w:hAnsi="Arial Narrow"/>
                <w:color w:val="auto"/>
                <w:sz w:val="16"/>
                <w:szCs w:val="16"/>
                <w:lang w:val="ru-RU"/>
              </w:rPr>
            </w:pPr>
          </w:p>
          <w:p w14:paraId="3CB14B9A" w14:textId="77777777" w:rsidR="00E023B1" w:rsidRDefault="00E023B1" w:rsidP="00D14C5B">
            <w:pPr>
              <w:pStyle w:val="CellBody"/>
              <w:rPr>
                <w:rFonts w:ascii="Arial Narrow" w:hAnsi="Arial Narrow"/>
                <w:color w:val="auto"/>
                <w:sz w:val="16"/>
                <w:szCs w:val="16"/>
                <w:lang w:val="ru-RU"/>
              </w:rPr>
            </w:pPr>
          </w:p>
          <w:p w14:paraId="713F507C" w14:textId="77777777" w:rsidR="00E023B1" w:rsidRDefault="00E023B1" w:rsidP="00D14C5B">
            <w:pPr>
              <w:pStyle w:val="CellBody"/>
              <w:rPr>
                <w:rFonts w:ascii="Arial Narrow" w:hAnsi="Arial Narrow"/>
                <w:color w:val="auto"/>
                <w:sz w:val="16"/>
                <w:szCs w:val="16"/>
                <w:lang w:val="ru-RU"/>
              </w:rPr>
            </w:pPr>
          </w:p>
          <w:p w14:paraId="39D4760E" w14:textId="77777777" w:rsidR="00E023B1" w:rsidRDefault="00E023B1" w:rsidP="00D14C5B">
            <w:pPr>
              <w:pStyle w:val="CellBody"/>
              <w:rPr>
                <w:rFonts w:ascii="Arial Narrow" w:hAnsi="Arial Narrow"/>
                <w:color w:val="auto"/>
                <w:sz w:val="16"/>
                <w:szCs w:val="16"/>
                <w:lang w:val="ru-RU"/>
              </w:rPr>
            </w:pPr>
          </w:p>
          <w:p w14:paraId="4C83E42C" w14:textId="77777777" w:rsidR="00E023B1" w:rsidRPr="00BF38C6" w:rsidRDefault="00E023B1" w:rsidP="00D14C5B">
            <w:pPr>
              <w:pStyle w:val="CellBody"/>
              <w:rPr>
                <w:rFonts w:ascii="Arial Narrow" w:hAnsi="Arial Narrow"/>
                <w:color w:val="auto"/>
                <w:sz w:val="16"/>
                <w:szCs w:val="16"/>
                <w:lang w:val="ru-RU"/>
                <w:rPrChange w:id="903" w:author="Zhunisbayev, Olzhasbek A [Bolashak Atyrau Limited]" w:date="2022-06-06T22:35:00Z">
                  <w:rPr>
                    <w:rFonts w:ascii="Arial" w:hAnsi="Arial"/>
                    <w:color w:val="auto"/>
                    <w:sz w:val="16"/>
                  </w:rPr>
                </w:rPrChange>
              </w:rPr>
            </w:pPr>
          </w:p>
        </w:tc>
        <w:tc>
          <w:tcPr>
            <w:tcW w:w="611" w:type="dxa"/>
            <w:tcBorders>
              <w:top w:val="single" w:sz="6" w:space="0" w:color="auto"/>
              <w:left w:val="single" w:sz="6" w:space="0" w:color="auto"/>
              <w:bottom w:val="single" w:sz="6" w:space="0" w:color="auto"/>
              <w:right w:val="single" w:sz="6" w:space="0" w:color="auto"/>
            </w:tcBorders>
          </w:tcPr>
          <w:p w14:paraId="7AD54D63" w14:textId="77777777" w:rsidR="00797682" w:rsidRPr="00BF38C6" w:rsidRDefault="00797682" w:rsidP="00D14C5B">
            <w:pPr>
              <w:pStyle w:val="CellBodyCentered"/>
              <w:rPr>
                <w:rFonts w:ascii="Arial Narrow" w:hAnsi="Arial Narrow" w:cs="Arial"/>
                <w:color w:val="auto"/>
                <w:sz w:val="16"/>
                <w:szCs w:val="16"/>
                <w:lang w:val="ru-RU"/>
                <w:rPrChange w:id="904" w:author="Zhunisbayev, Olzhasbek A [Bolashak Atyrau Limited]" w:date="2022-06-06T22:35:00Z">
                  <w:rPr>
                    <w:rFonts w:ascii="Arial" w:hAnsi="Arial" w:cs="Arial"/>
                    <w:color w:val="auto"/>
                    <w:sz w:val="16"/>
                    <w:szCs w:val="16"/>
                  </w:rPr>
                </w:rPrChange>
              </w:rPr>
            </w:pPr>
          </w:p>
          <w:p w14:paraId="6406D443"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7509ED92" w14:textId="77777777" w:rsidR="00797682" w:rsidRPr="00BF38C6" w:rsidRDefault="00797682" w:rsidP="00D14C5B">
            <w:pPr>
              <w:pStyle w:val="CellBodyCentered"/>
              <w:rPr>
                <w:rFonts w:ascii="Arial Narrow" w:hAnsi="Arial Narrow"/>
                <w:color w:val="auto"/>
                <w:sz w:val="16"/>
                <w:szCs w:val="16"/>
              </w:rPr>
            </w:pPr>
          </w:p>
          <w:p w14:paraId="18EBF513"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100</w:t>
            </w:r>
          </w:p>
        </w:tc>
      </w:tr>
      <w:tr w:rsidR="00797682" w:rsidRPr="00BF38C6" w14:paraId="3996899C" w14:textId="77777777" w:rsidTr="002A7110">
        <w:tc>
          <w:tcPr>
            <w:tcW w:w="3332" w:type="dxa"/>
            <w:tcBorders>
              <w:top w:val="single" w:sz="6" w:space="0" w:color="auto"/>
              <w:left w:val="single" w:sz="6" w:space="0" w:color="auto"/>
              <w:bottom w:val="single" w:sz="6" w:space="0" w:color="auto"/>
              <w:right w:val="single" w:sz="6" w:space="0" w:color="auto"/>
            </w:tcBorders>
          </w:tcPr>
          <w:p w14:paraId="502902D7" w14:textId="77777777" w:rsidR="00797682" w:rsidRPr="00BF38C6" w:rsidRDefault="00797682" w:rsidP="00D14C5B">
            <w:pPr>
              <w:pStyle w:val="CellBody"/>
              <w:rPr>
                <w:rFonts w:ascii="Arial Narrow" w:hAnsi="Arial Narrow"/>
                <w:color w:val="auto"/>
                <w:sz w:val="16"/>
                <w:szCs w:val="16"/>
                <w:lang w:val="ru-RU"/>
                <w:rPrChange w:id="905" w:author="Zhunisbayev, Olzhasbek A [Bolashak Atyrau Limited]" w:date="2022-06-06T22:35:00Z">
                  <w:rPr>
                    <w:rFonts w:ascii="Arial" w:hAnsi="Arial"/>
                    <w:color w:val="auto"/>
                    <w:sz w:val="16"/>
                  </w:rPr>
                </w:rPrChange>
              </w:rPr>
            </w:pPr>
          </w:p>
          <w:p w14:paraId="505EC49A"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BV - СБРОС В АТМОСФЕРУ</w:t>
            </w:r>
          </w:p>
          <w:p w14:paraId="5EA92142"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CS – СЕРА</w:t>
            </w:r>
          </w:p>
          <w:p w14:paraId="196DCE9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GW – СБРОСНОЙ ГАЗ, ОТХОДЯЩИЙ ГАЗ</w:t>
            </w:r>
          </w:p>
          <w:p w14:paraId="249B9375"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SLL – ПАР, НИЗКОЕ ДАВЛЕНИЕ</w:t>
            </w:r>
          </w:p>
          <w:p w14:paraId="3C3ADF37" w14:textId="39A6F6EC"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TL – КОНДЕНСАТ, НИЗКОЕ ДАВЛЕНИЕ</w:t>
            </w:r>
          </w:p>
          <w:p w14:paraId="399203B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VP - ТЕХНОЛОГИЧЕСКИЙ ВОЗДУХ</w:t>
            </w:r>
          </w:p>
          <w:p w14:paraId="31A663C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VU - ТЕХНИЧЕСКИЙ ВОЗДУХ</w:t>
            </w:r>
          </w:p>
          <w:p w14:paraId="574F3F6E" w14:textId="77777777" w:rsidR="00797682" w:rsidRPr="00BF38C6" w:rsidRDefault="00797682" w:rsidP="00D14C5B">
            <w:pPr>
              <w:pStyle w:val="CellBody"/>
              <w:rPr>
                <w:rFonts w:ascii="Arial Narrow" w:hAnsi="Arial Narrow" w:cs="Arial"/>
                <w:color w:val="auto"/>
                <w:sz w:val="16"/>
                <w:szCs w:val="16"/>
                <w:lang w:val="ru-RU"/>
              </w:rPr>
            </w:pPr>
          </w:p>
          <w:p w14:paraId="16415341" w14:textId="77777777" w:rsidR="00797682" w:rsidRPr="00BF38C6" w:rsidRDefault="00797682" w:rsidP="00D14C5B">
            <w:pPr>
              <w:pStyle w:val="CellBody"/>
              <w:rPr>
                <w:rFonts w:ascii="Arial Narrow" w:hAnsi="Arial Narrow" w:cs="Arial"/>
                <w:color w:val="auto"/>
                <w:sz w:val="16"/>
                <w:szCs w:val="16"/>
                <w:lang w:val="ru-RU"/>
              </w:rPr>
            </w:pPr>
          </w:p>
          <w:p w14:paraId="6323947E" w14:textId="77777777" w:rsidR="00797682" w:rsidRPr="00BF38C6" w:rsidRDefault="00797682" w:rsidP="00D14C5B">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704823C" w14:textId="77777777" w:rsidR="00797682" w:rsidRPr="00BF38C6" w:rsidRDefault="00797682" w:rsidP="00D14C5B">
            <w:pPr>
              <w:pStyle w:val="CellBodyCentered"/>
              <w:rPr>
                <w:rFonts w:ascii="Arial Narrow" w:hAnsi="Arial Narrow"/>
                <w:b/>
                <w:color w:val="auto"/>
                <w:sz w:val="16"/>
                <w:szCs w:val="16"/>
              </w:rPr>
            </w:pPr>
          </w:p>
          <w:p w14:paraId="3305172F" w14:textId="519BBAA7" w:rsidR="00797682" w:rsidRPr="00BF38C6" w:rsidRDefault="00A0514E" w:rsidP="00D14C5B">
            <w:pPr>
              <w:pStyle w:val="CellBodyCentered"/>
              <w:rPr>
                <w:rFonts w:ascii="Arial Narrow" w:hAnsi="Arial Narrow" w:cs="Arial"/>
                <w:b/>
                <w:color w:val="auto"/>
                <w:sz w:val="16"/>
                <w:szCs w:val="16"/>
                <w:lang w:val="en-GB"/>
              </w:rPr>
            </w:pPr>
            <w:r>
              <w:rPr>
                <w:rFonts w:ascii="Arial Narrow" w:hAnsi="Arial Narrow"/>
                <w:noProof/>
                <w:color w:val="auto"/>
                <w:sz w:val="16"/>
                <w:szCs w:val="16"/>
                <w:lang w:val="ru-RU"/>
              </w:rPr>
              <mc:AlternateContent>
                <mc:Choice Requires="wps">
                  <w:drawing>
                    <wp:anchor distT="0" distB="0" distL="114300" distR="114300" simplePos="0" relativeHeight="254136320" behindDoc="0" locked="0" layoutInCell="1" allowOverlap="1" wp14:anchorId="0A180695" wp14:editId="6DDB9B4F">
                      <wp:simplePos x="0" y="0"/>
                      <wp:positionH relativeFrom="column">
                        <wp:posOffset>-430052</wp:posOffset>
                      </wp:positionH>
                      <wp:positionV relativeFrom="paragraph">
                        <wp:posOffset>195720</wp:posOffset>
                      </wp:positionV>
                      <wp:extent cx="973776" cy="221615"/>
                      <wp:effectExtent l="0" t="0" r="55245" b="64135"/>
                      <wp:wrapNone/>
                      <wp:docPr id="1616593708"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776"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3387F15C" w14:textId="77777777" w:rsidR="00A0514E" w:rsidRPr="0062771D" w:rsidRDefault="00A0514E" w:rsidP="00A0514E">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180695" id="_x0000_s1028" style="position:absolute;left:0;text-align:left;margin-left:-33.85pt;margin-top:15.4pt;width:76.7pt;height:17.45pt;z-index:25413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">
                      <v:shadow on="t" color="black [3213]" opacity=".5"/>
                      <v:textbox>
                        <w:txbxContent>
                          <w:p w14:paraId="3387F15C" w14:textId="77777777" w:rsidR="00A0514E" w:rsidRPr="0062771D" w:rsidRDefault="00A0514E" w:rsidP="00A0514E">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00797682" w:rsidRPr="00BF38C6">
              <w:rPr>
                <w:rFonts w:ascii="Arial Narrow" w:hAnsi="Arial Narrow"/>
                <w:b/>
                <w:color w:val="auto"/>
                <w:sz w:val="16"/>
                <w:szCs w:val="16"/>
                <w:lang w:val="ru-RU"/>
              </w:rPr>
              <w:t>150J20</w:t>
            </w:r>
          </w:p>
        </w:tc>
        <w:tc>
          <w:tcPr>
            <w:tcW w:w="720" w:type="dxa"/>
            <w:tcBorders>
              <w:top w:val="single" w:sz="6" w:space="0" w:color="auto"/>
              <w:left w:val="single" w:sz="6" w:space="0" w:color="auto"/>
              <w:bottom w:val="single" w:sz="6" w:space="0" w:color="auto"/>
              <w:right w:val="single" w:sz="6" w:space="0" w:color="auto"/>
            </w:tcBorders>
          </w:tcPr>
          <w:p w14:paraId="65572251" w14:textId="093B54CB" w:rsidR="00797682" w:rsidRPr="00BF38C6" w:rsidRDefault="00797682" w:rsidP="00D14C5B">
            <w:pPr>
              <w:pStyle w:val="CellBodyCentered"/>
              <w:rPr>
                <w:rFonts w:ascii="Arial Narrow" w:hAnsi="Arial Narrow"/>
                <w:color w:val="auto"/>
                <w:sz w:val="16"/>
                <w:szCs w:val="16"/>
              </w:rPr>
            </w:pPr>
          </w:p>
          <w:p w14:paraId="5ACC58C3"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p w14:paraId="6C761AC9" w14:textId="533C622D"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w:t>
            </w:r>
          </w:p>
        </w:tc>
        <w:tc>
          <w:tcPr>
            <w:tcW w:w="900" w:type="dxa"/>
            <w:tcBorders>
              <w:top w:val="single" w:sz="6" w:space="0" w:color="auto"/>
              <w:left w:val="single" w:sz="6" w:space="0" w:color="auto"/>
              <w:bottom w:val="single" w:sz="6" w:space="0" w:color="auto"/>
              <w:right w:val="single" w:sz="6" w:space="0" w:color="auto"/>
            </w:tcBorders>
          </w:tcPr>
          <w:p w14:paraId="09EE8B15" w14:textId="77777777" w:rsidR="00797682" w:rsidRPr="00BF38C6" w:rsidRDefault="00797682" w:rsidP="00D14C5B">
            <w:pPr>
              <w:pStyle w:val="CellBodyCentered"/>
              <w:rPr>
                <w:rFonts w:ascii="Arial Narrow" w:hAnsi="Arial Narrow"/>
                <w:color w:val="auto"/>
                <w:sz w:val="16"/>
                <w:szCs w:val="16"/>
                <w:lang w:val="ru-RU"/>
                <w:rPrChange w:id="906" w:author="Zhunisbayev, Olzhasbek A [Bolashak Atyrau Limited]" w:date="2022-06-06T22:35:00Z">
                  <w:rPr>
                    <w:rFonts w:ascii="Arial" w:hAnsi="Arial"/>
                    <w:color w:val="auto"/>
                    <w:sz w:val="16"/>
                  </w:rPr>
                </w:rPrChange>
              </w:rPr>
            </w:pPr>
          </w:p>
          <w:p w14:paraId="5DE5008B" w14:textId="77777777" w:rsidR="00A0514E" w:rsidRPr="006759B5" w:rsidRDefault="00A0514E" w:rsidP="00D14C5B">
            <w:pPr>
              <w:pStyle w:val="CellBodyCentered"/>
              <w:ind w:left="-33"/>
              <w:rPr>
                <w:rFonts w:ascii="Arial Narrow" w:hAnsi="Arial Narrow" w:cs="Arial"/>
                <w:color w:val="auto"/>
                <w:sz w:val="16"/>
                <w:szCs w:val="16"/>
                <w:lang w:val="ru-RU"/>
              </w:rPr>
            </w:pPr>
            <w:r>
              <w:rPr>
                <w:rFonts w:ascii="Arial Narrow" w:hAnsi="Arial Narrow" w:cs="Arial"/>
                <w:color w:val="auto"/>
                <w:sz w:val="16"/>
                <w:szCs w:val="16"/>
              </w:rPr>
              <w:t>LTCS</w:t>
            </w:r>
          </w:p>
          <w:p w14:paraId="271A52FB" w14:textId="5E89FFBE"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С </w:t>
            </w:r>
            <w:r w:rsidR="00A0514E" w:rsidRPr="006759B5">
              <w:rPr>
                <w:rFonts w:ascii="Arial Narrow" w:hAnsi="Arial Narrow"/>
                <w:color w:val="auto"/>
                <w:sz w:val="16"/>
                <w:szCs w:val="16"/>
                <w:lang w:val="ru-RU"/>
              </w:rPr>
              <w:t xml:space="preserve">ПАРОВОЙ </w:t>
            </w:r>
            <w:r w:rsidRPr="00BF38C6">
              <w:rPr>
                <w:rFonts w:ascii="Arial Narrow" w:hAnsi="Arial Narrow"/>
                <w:color w:val="auto"/>
                <w:sz w:val="16"/>
                <w:szCs w:val="16"/>
                <w:lang w:val="ru-RU"/>
              </w:rPr>
              <w:t>РУБАШКОЙ</w:t>
            </w:r>
          </w:p>
          <w:p w14:paraId="25736787" w14:textId="51D1FE48" w:rsidR="001025AC" w:rsidRPr="00BF38C6" w:rsidRDefault="001025AC"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1</w:t>
            </w:r>
          </w:p>
          <w:p w14:paraId="37EE212E" w14:textId="77777777" w:rsidR="00797682" w:rsidRPr="00BF38C6" w:rsidRDefault="00797682" w:rsidP="00D14C5B">
            <w:pPr>
              <w:pStyle w:val="CellBodyCentered"/>
              <w:rPr>
                <w:rFonts w:ascii="Arial Narrow" w:hAnsi="Arial Narrow" w:cs="Arial"/>
                <w:color w:val="auto"/>
                <w:sz w:val="16"/>
                <w:szCs w:val="16"/>
                <w:lang w:val="ru-RU"/>
              </w:rPr>
            </w:pPr>
          </w:p>
          <w:p w14:paraId="457BABD1" w14:textId="62336810" w:rsidR="00797682" w:rsidRPr="006759B5"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Прип. на корр.</w:t>
            </w:r>
          </w:p>
          <w:p w14:paraId="347B3D0E" w14:textId="71CFCB64" w:rsidR="00797682" w:rsidRPr="00BF38C6" w:rsidRDefault="001025AC"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Внутр</w:t>
            </w:r>
            <w:r w:rsidR="00797682" w:rsidRPr="00BF38C6">
              <w:rPr>
                <w:rFonts w:ascii="Arial Narrow" w:hAnsi="Arial Narrow"/>
                <w:color w:val="auto"/>
                <w:sz w:val="16"/>
                <w:szCs w:val="16"/>
                <w:lang w:val="ru-RU"/>
              </w:rPr>
              <w:t>.=3 мм</w:t>
            </w:r>
          </w:p>
          <w:p w14:paraId="719CFFED" w14:textId="5EBD83E0" w:rsidR="00797682" w:rsidRPr="00BF38C6" w:rsidRDefault="001025AC" w:rsidP="00D14C5B">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Нар</w:t>
            </w:r>
            <w:r w:rsidR="00797682" w:rsidRPr="00BF38C6">
              <w:rPr>
                <w:rFonts w:ascii="Arial Narrow" w:hAnsi="Arial Narrow"/>
                <w:color w:val="auto"/>
                <w:sz w:val="16"/>
                <w:szCs w:val="16"/>
                <w:lang w:val="ru-RU"/>
              </w:rPr>
              <w:t>=1</w:t>
            </w:r>
            <w:r w:rsidRPr="006759B5">
              <w:rPr>
                <w:rFonts w:ascii="Arial Narrow" w:hAnsi="Arial Narrow"/>
                <w:color w:val="auto"/>
                <w:sz w:val="16"/>
                <w:szCs w:val="16"/>
                <w:lang w:val="ru-RU"/>
              </w:rPr>
              <w:t>.</w:t>
            </w:r>
            <w:r w:rsidR="00797682" w:rsidRPr="00BF38C6">
              <w:rPr>
                <w:rFonts w:ascii="Arial Narrow" w:hAnsi="Arial Narrow"/>
                <w:color w:val="auto"/>
                <w:sz w:val="16"/>
                <w:szCs w:val="16"/>
                <w:lang w:val="ru-RU"/>
              </w:rPr>
              <w:t>5 мм</w:t>
            </w:r>
          </w:p>
        </w:tc>
        <w:tc>
          <w:tcPr>
            <w:tcW w:w="810" w:type="dxa"/>
            <w:tcBorders>
              <w:top w:val="single" w:sz="6" w:space="0" w:color="auto"/>
              <w:left w:val="single" w:sz="6" w:space="0" w:color="auto"/>
              <w:bottom w:val="single" w:sz="6" w:space="0" w:color="auto"/>
              <w:right w:val="single" w:sz="6" w:space="0" w:color="auto"/>
            </w:tcBorders>
          </w:tcPr>
          <w:p w14:paraId="2F131C5D" w14:textId="77777777" w:rsidR="00797682" w:rsidRPr="006759B5" w:rsidRDefault="00797682" w:rsidP="00D14C5B">
            <w:pPr>
              <w:pStyle w:val="CellBodyCentered"/>
              <w:rPr>
                <w:rFonts w:ascii="Arial Narrow" w:hAnsi="Arial Narrow"/>
                <w:color w:val="auto"/>
                <w:sz w:val="16"/>
                <w:szCs w:val="16"/>
                <w:lang w:val="ru-RU"/>
              </w:rPr>
            </w:pPr>
          </w:p>
          <w:p w14:paraId="6A60DA74" w14:textId="77777777" w:rsidR="00B7695E" w:rsidRDefault="00B7695E"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4578D464" w14:textId="20A97E04" w:rsidR="00797682" w:rsidRPr="00BF38C6" w:rsidRDefault="00B7695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tc>
        <w:tc>
          <w:tcPr>
            <w:tcW w:w="709" w:type="dxa"/>
            <w:tcBorders>
              <w:top w:val="single" w:sz="6" w:space="0" w:color="auto"/>
              <w:left w:val="single" w:sz="6" w:space="0" w:color="auto"/>
              <w:bottom w:val="single" w:sz="6" w:space="0" w:color="auto"/>
              <w:right w:val="single" w:sz="6" w:space="0" w:color="auto"/>
            </w:tcBorders>
          </w:tcPr>
          <w:p w14:paraId="4778DBE4" w14:textId="77777777" w:rsidR="00797682" w:rsidRPr="00BF38C6" w:rsidRDefault="00797682" w:rsidP="00D14C5B">
            <w:pPr>
              <w:pStyle w:val="CellBodyCentered"/>
              <w:rPr>
                <w:rFonts w:ascii="Arial Narrow" w:hAnsi="Arial Narrow"/>
                <w:color w:val="auto"/>
                <w:sz w:val="16"/>
                <w:szCs w:val="16"/>
              </w:rPr>
            </w:pPr>
          </w:p>
          <w:p w14:paraId="02989253"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-40 до </w:t>
            </w:r>
          </w:p>
          <w:p w14:paraId="32321B1F"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olor w:val="auto"/>
                <w:sz w:val="16"/>
                <w:szCs w:val="16"/>
                <w:lang w:val="ru-RU"/>
              </w:rPr>
              <w:t>+180°C</w:t>
            </w:r>
          </w:p>
        </w:tc>
        <w:tc>
          <w:tcPr>
            <w:tcW w:w="1951" w:type="dxa"/>
            <w:tcBorders>
              <w:top w:val="single" w:sz="6" w:space="0" w:color="auto"/>
              <w:left w:val="single" w:sz="6" w:space="0" w:color="auto"/>
              <w:bottom w:val="single" w:sz="6" w:space="0" w:color="auto"/>
              <w:right w:val="single" w:sz="6" w:space="0" w:color="auto"/>
            </w:tcBorders>
          </w:tcPr>
          <w:p w14:paraId="47474B1B" w14:textId="77777777" w:rsidR="00797682" w:rsidRPr="00BF38C6" w:rsidRDefault="00797682" w:rsidP="00D14C5B">
            <w:pPr>
              <w:pStyle w:val="CellBody"/>
              <w:rPr>
                <w:rFonts w:ascii="Arial Narrow" w:hAnsi="Arial Narrow"/>
                <w:color w:val="auto"/>
                <w:sz w:val="16"/>
                <w:szCs w:val="16"/>
                <w:u w:val="single"/>
                <w:lang w:val="ru-RU"/>
                <w:rPrChange w:id="907" w:author="Zhunisbayev, Olzhasbek A [Bolashak Atyrau Limited]" w:date="2022-06-06T22:35:00Z">
                  <w:rPr>
                    <w:rFonts w:ascii="Arial" w:hAnsi="Arial"/>
                    <w:color w:val="auto"/>
                    <w:sz w:val="16"/>
                    <w:u w:val="single"/>
                  </w:rPr>
                </w:rPrChange>
              </w:rPr>
            </w:pPr>
          </w:p>
          <w:p w14:paraId="0B29B8B1" w14:textId="77777777" w:rsidR="001025AC" w:rsidRPr="00BF38C6" w:rsidRDefault="001025AC" w:rsidP="00D14C5B">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0151FDF6" w14:textId="2F2B2035" w:rsidR="00797682" w:rsidRPr="00BF38C6" w:rsidRDefault="001025AC" w:rsidP="00D14C5B">
            <w:pPr>
              <w:pStyle w:val="TableText"/>
              <w:rPr>
                <w:rFonts w:ascii="Arial Narrow" w:hAnsi="Arial Narrow"/>
                <w:color w:val="auto"/>
                <w:szCs w:val="16"/>
                <w:lang w:val="ru-RU"/>
              </w:rPr>
            </w:pPr>
            <w:r w:rsidRPr="00BF38C6">
              <w:rPr>
                <w:rFonts w:ascii="Arial Narrow" w:hAnsi="Arial Narrow"/>
                <w:color w:val="auto"/>
                <w:szCs w:val="16"/>
                <w:lang w:val="ru-RU"/>
              </w:rPr>
              <w:t>-40</w:t>
            </w:r>
            <w:r w:rsidR="00797682" w:rsidRPr="00BF38C6">
              <w:rPr>
                <w:rFonts w:ascii="Arial Narrow" w:hAnsi="Arial Narrow"/>
                <w:color w:val="auto"/>
                <w:szCs w:val="16"/>
                <w:lang w:val="ru-RU"/>
              </w:rPr>
              <w:t xml:space="preserve"> до 38°</w:t>
            </w:r>
            <w:r w:rsidR="00797682" w:rsidRPr="00BF38C6">
              <w:rPr>
                <w:rFonts w:ascii="Arial Narrow" w:hAnsi="Arial Narrow"/>
                <w:snapToGrid w:val="0"/>
                <w:color w:val="auto"/>
                <w:szCs w:val="16"/>
                <w:lang w:val="ru-RU"/>
              </w:rPr>
              <w:t xml:space="preserve">C </w:t>
            </w:r>
            <w:r w:rsidR="00797682" w:rsidRPr="00BF38C6">
              <w:rPr>
                <w:rFonts w:ascii="Arial Narrow" w:hAnsi="Arial Narrow"/>
                <w:color w:val="auto"/>
                <w:szCs w:val="16"/>
                <w:lang w:val="ru-RU"/>
              </w:rPr>
              <w:t>= 19,6 бар (изб.)</w:t>
            </w:r>
          </w:p>
          <w:p w14:paraId="4188866E" w14:textId="247F6D1E"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50°</w:t>
            </w:r>
            <w:r w:rsidRPr="00BF38C6">
              <w:rPr>
                <w:rFonts w:ascii="Arial Narrow" w:hAnsi="Arial Narrow"/>
                <w:snapToGrid w:val="0"/>
                <w:color w:val="auto"/>
                <w:szCs w:val="16"/>
                <w:lang w:val="ru-RU"/>
              </w:rPr>
              <w:t xml:space="preserve">C = 19,2 </w:t>
            </w:r>
            <w:r w:rsidRPr="00BF38C6">
              <w:rPr>
                <w:rFonts w:ascii="Arial Narrow" w:hAnsi="Arial Narrow"/>
                <w:color w:val="auto"/>
                <w:szCs w:val="16"/>
                <w:lang w:val="ru-RU"/>
              </w:rPr>
              <w:t>бар (изб.)</w:t>
            </w:r>
          </w:p>
          <w:p w14:paraId="2D9A0F6B" w14:textId="4789E5E6"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100 °</w:t>
            </w:r>
            <w:r w:rsidRPr="00BF38C6">
              <w:rPr>
                <w:rFonts w:ascii="Arial Narrow" w:hAnsi="Arial Narrow"/>
                <w:snapToGrid w:val="0"/>
                <w:color w:val="auto"/>
                <w:szCs w:val="16"/>
                <w:lang w:val="ru-RU"/>
              </w:rPr>
              <w:t xml:space="preserve">C = 17,7 </w:t>
            </w:r>
            <w:r w:rsidRPr="00BF38C6">
              <w:rPr>
                <w:rFonts w:ascii="Arial Narrow" w:hAnsi="Arial Narrow"/>
                <w:color w:val="auto"/>
                <w:szCs w:val="16"/>
                <w:lang w:val="ru-RU"/>
              </w:rPr>
              <w:t>бар (изб.)</w:t>
            </w:r>
          </w:p>
          <w:p w14:paraId="0A4E3891" w14:textId="104585C5"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15,8 </w:t>
            </w:r>
            <w:r w:rsidRPr="00BF38C6">
              <w:rPr>
                <w:rFonts w:ascii="Arial Narrow" w:hAnsi="Arial Narrow"/>
                <w:color w:val="auto"/>
                <w:sz w:val="16"/>
                <w:szCs w:val="16"/>
                <w:lang w:val="ru-RU"/>
              </w:rPr>
              <w:t>бар (изб.)</w:t>
            </w:r>
          </w:p>
          <w:p w14:paraId="75DCCB18" w14:textId="5629888B" w:rsidR="00797682" w:rsidRPr="00BF38C6" w:rsidRDefault="00797682" w:rsidP="00D14C5B">
            <w:pPr>
              <w:pStyle w:val="CellBody"/>
              <w:rPr>
                <w:rFonts w:ascii="Arial Narrow" w:hAnsi="Arial Narrow"/>
                <w:color w:val="auto"/>
                <w:sz w:val="16"/>
                <w:szCs w:val="16"/>
                <w:lang w:val="ru-RU"/>
                <w:rPrChange w:id="908" w:author="Zhunisbayev, Olzhasbek A [Bolashak Atyrau Limited]" w:date="2022-06-06T22:35:00Z">
                  <w:rPr>
                    <w:rFonts w:ascii="Arial" w:hAnsi="Arial"/>
                    <w:color w:val="auto"/>
                    <w:sz w:val="16"/>
                  </w:rPr>
                </w:rPrChange>
              </w:rPr>
            </w:pPr>
            <w:r w:rsidRPr="00BF38C6">
              <w:rPr>
                <w:rFonts w:ascii="Arial Narrow" w:hAnsi="Arial Narrow"/>
                <w:color w:val="auto"/>
                <w:sz w:val="16"/>
                <w:szCs w:val="16"/>
                <w:lang w:val="ru-RU"/>
              </w:rPr>
              <w:t>180 °</w:t>
            </w:r>
            <w:r w:rsidRPr="00BF38C6">
              <w:rPr>
                <w:rFonts w:ascii="Arial Narrow" w:hAnsi="Arial Narrow"/>
                <w:snapToGrid w:val="0"/>
                <w:color w:val="auto"/>
                <w:sz w:val="16"/>
                <w:szCs w:val="16"/>
                <w:lang w:val="ru-RU"/>
              </w:rPr>
              <w:t xml:space="preserve">C = 14,6 </w:t>
            </w:r>
            <w:r w:rsidRPr="00BF38C6">
              <w:rPr>
                <w:rFonts w:ascii="Arial Narrow" w:hAnsi="Arial Narrow"/>
                <w:color w:val="auto"/>
                <w:sz w:val="16"/>
                <w:szCs w:val="16"/>
                <w:lang w:val="ru-RU"/>
              </w:rPr>
              <w:t>бар (изб.)</w:t>
            </w:r>
          </w:p>
          <w:p w14:paraId="1E1D3FBF" w14:textId="77777777" w:rsidR="00797682" w:rsidRPr="006759B5" w:rsidRDefault="00797682" w:rsidP="00D14C5B">
            <w:pPr>
              <w:pStyle w:val="CellBody"/>
              <w:rPr>
                <w:rFonts w:ascii="Arial Narrow" w:hAnsi="Arial Narrow" w:cs="Arial"/>
                <w:color w:val="auto"/>
                <w:sz w:val="16"/>
                <w:szCs w:val="16"/>
                <w:lang w:val="ru-RU"/>
                <w:rPrChange w:id="909" w:author="Zhunisbayev, Olzhasbek A [Bolashak Atyrau Limited]" w:date="2022-06-06T22:35:00Z">
                  <w:rPr>
                    <w:rFonts w:ascii="Arial" w:hAnsi="Arial" w:cs="Arial"/>
                    <w:color w:val="auto"/>
                    <w:sz w:val="16"/>
                    <w:szCs w:val="16"/>
                  </w:rPr>
                </w:rPrChange>
              </w:rPr>
            </w:pPr>
          </w:p>
        </w:tc>
        <w:tc>
          <w:tcPr>
            <w:tcW w:w="611" w:type="dxa"/>
            <w:tcBorders>
              <w:top w:val="single" w:sz="6" w:space="0" w:color="auto"/>
              <w:left w:val="single" w:sz="6" w:space="0" w:color="auto"/>
              <w:bottom w:val="single" w:sz="6" w:space="0" w:color="auto"/>
              <w:right w:val="single" w:sz="6" w:space="0" w:color="auto"/>
            </w:tcBorders>
          </w:tcPr>
          <w:p w14:paraId="63234BE4" w14:textId="77777777" w:rsidR="00797682" w:rsidRPr="00BF38C6" w:rsidRDefault="00797682" w:rsidP="00D14C5B">
            <w:pPr>
              <w:pStyle w:val="CellBodyCentered"/>
              <w:rPr>
                <w:rFonts w:ascii="Arial Narrow" w:hAnsi="Arial Narrow" w:cs="Arial"/>
                <w:color w:val="auto"/>
                <w:sz w:val="16"/>
                <w:szCs w:val="16"/>
                <w:lang w:val="ru-RU"/>
                <w:rPrChange w:id="910" w:author="Zhunisbayev, Olzhasbek A [Bolashak Atyrau Limited]" w:date="2022-06-06T22:35:00Z">
                  <w:rPr>
                    <w:rFonts w:ascii="Arial" w:hAnsi="Arial" w:cs="Arial"/>
                    <w:color w:val="auto"/>
                    <w:sz w:val="16"/>
                    <w:szCs w:val="16"/>
                  </w:rPr>
                </w:rPrChange>
              </w:rPr>
            </w:pPr>
          </w:p>
          <w:p w14:paraId="5C234AEF" w14:textId="27790CDB"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3</w:t>
            </w:r>
          </w:p>
        </w:tc>
        <w:tc>
          <w:tcPr>
            <w:tcW w:w="450" w:type="dxa"/>
            <w:tcBorders>
              <w:top w:val="single" w:sz="6" w:space="0" w:color="auto"/>
              <w:left w:val="single" w:sz="6" w:space="0" w:color="auto"/>
              <w:bottom w:val="single" w:sz="6" w:space="0" w:color="auto"/>
              <w:right w:val="single" w:sz="6" w:space="0" w:color="auto"/>
            </w:tcBorders>
          </w:tcPr>
          <w:p w14:paraId="50FE9C3F" w14:textId="77777777" w:rsidR="00797682" w:rsidRPr="00BF38C6" w:rsidRDefault="00797682" w:rsidP="00D14C5B">
            <w:pPr>
              <w:pStyle w:val="CellBodyCentered"/>
              <w:rPr>
                <w:rFonts w:ascii="Arial Narrow" w:hAnsi="Arial Narrow"/>
                <w:color w:val="auto"/>
                <w:sz w:val="16"/>
                <w:szCs w:val="16"/>
              </w:rPr>
            </w:pPr>
          </w:p>
          <w:p w14:paraId="52BD0C87"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5</w:t>
            </w:r>
          </w:p>
        </w:tc>
      </w:tr>
      <w:tr w:rsidR="00797682" w:rsidRPr="00BF38C6" w:rsidDel="00A66E16" w14:paraId="6E572C52" w14:textId="6EA7E047" w:rsidTr="002A7110">
        <w:trPr>
          <w:del w:id="911" w:author="Zhunisbayev, Olzhasbek [Bolashak Atyrau Limited]" w:date="2024-05-09T22:10:00Z"/>
        </w:trPr>
        <w:tc>
          <w:tcPr>
            <w:tcW w:w="3332" w:type="dxa"/>
            <w:tcBorders>
              <w:top w:val="single" w:sz="6" w:space="0" w:color="auto"/>
              <w:left w:val="single" w:sz="6" w:space="0" w:color="auto"/>
              <w:bottom w:val="single" w:sz="6" w:space="0" w:color="auto"/>
              <w:right w:val="single" w:sz="6" w:space="0" w:color="auto"/>
            </w:tcBorders>
          </w:tcPr>
          <w:p w14:paraId="5F29F518" w14:textId="41FE99DF" w:rsidR="00797682" w:rsidRPr="00BF38C6" w:rsidDel="00A66E16" w:rsidRDefault="00797682" w:rsidP="00D14C5B">
            <w:pPr>
              <w:pStyle w:val="CellBody"/>
              <w:rPr>
                <w:del w:id="912" w:author="Zhunisbayev, Olzhasbek [Bolashak Atyrau Limited]" w:date="2024-05-09T22:10:00Z"/>
                <w:rFonts w:ascii="Arial Narrow" w:hAnsi="Arial Narrow"/>
                <w:color w:val="auto"/>
                <w:sz w:val="16"/>
                <w:szCs w:val="16"/>
                <w:lang w:val="ru-RU"/>
                <w:rPrChange w:id="913" w:author="Zhunisbayev, Olzhasbek A [Bolashak Atyrau Limited]" w:date="2022-06-06T22:35:00Z">
                  <w:rPr>
                    <w:del w:id="914" w:author="Zhunisbayev, Olzhasbek [Bolashak Atyrau Limited]" w:date="2024-05-09T22:10:00Z"/>
                    <w:rFonts w:ascii="Arial" w:hAnsi="Arial"/>
                    <w:color w:val="auto"/>
                    <w:sz w:val="16"/>
                  </w:rPr>
                </w:rPrChange>
              </w:rPr>
            </w:pPr>
          </w:p>
          <w:p w14:paraId="67AC883C" w14:textId="47EF51DE" w:rsidR="00797682" w:rsidRPr="00BF38C6" w:rsidDel="00A66E16" w:rsidRDefault="00797682" w:rsidP="00D14C5B">
            <w:pPr>
              <w:pStyle w:val="CellBody"/>
              <w:rPr>
                <w:del w:id="915" w:author="Zhunisbayev, Olzhasbek [Bolashak Atyrau Limited]" w:date="2024-05-09T22:10:00Z"/>
                <w:rFonts w:ascii="Arial Narrow" w:hAnsi="Arial Narrow" w:cs="Arial"/>
                <w:color w:val="auto"/>
                <w:sz w:val="16"/>
                <w:szCs w:val="16"/>
                <w:lang w:val="ru-RU"/>
              </w:rPr>
            </w:pPr>
            <w:del w:id="916" w:author="Zhunisbayev, Olzhasbek [Bolashak Atyrau Limited]" w:date="2024-05-09T22:10:00Z">
              <w:r w:rsidRPr="00BF38C6" w:rsidDel="00A66E16">
                <w:rPr>
                  <w:rFonts w:ascii="Arial Narrow" w:hAnsi="Arial Narrow"/>
                  <w:color w:val="auto"/>
                  <w:sz w:val="16"/>
                  <w:szCs w:val="16"/>
                  <w:lang w:val="ru-RU"/>
                </w:rPr>
                <w:delText>CS – СЕРА, КИСЛАЯ</w:delText>
              </w:r>
            </w:del>
          </w:p>
          <w:p w14:paraId="60F362ED" w14:textId="6BF6CCDB" w:rsidR="00797682" w:rsidRPr="00BF38C6" w:rsidDel="00A66E16" w:rsidRDefault="00797682" w:rsidP="00D14C5B">
            <w:pPr>
              <w:pStyle w:val="CellBody"/>
              <w:rPr>
                <w:del w:id="917" w:author="Zhunisbayev, Olzhasbek [Bolashak Atyrau Limited]" w:date="2024-05-09T22:10:00Z"/>
                <w:rFonts w:ascii="Arial Narrow" w:hAnsi="Arial Narrow" w:cs="Arial"/>
                <w:color w:val="auto"/>
                <w:sz w:val="16"/>
                <w:szCs w:val="16"/>
                <w:lang w:val="ru-RU"/>
              </w:rPr>
            </w:pPr>
            <w:del w:id="918" w:author="Zhunisbayev, Olzhasbek [Bolashak Atyrau Limited]" w:date="2024-05-09T22:10:00Z">
              <w:r w:rsidRPr="00BF38C6" w:rsidDel="00A66E16">
                <w:rPr>
                  <w:rFonts w:ascii="Arial Narrow" w:hAnsi="Arial Narrow"/>
                  <w:color w:val="auto"/>
                  <w:sz w:val="16"/>
                  <w:szCs w:val="16"/>
                  <w:lang w:val="ru-RU"/>
                </w:rPr>
                <w:delText>GW – СБРОСНОЙ ГАЗ, ОТХОДЯЩИЙ ГАЗ</w:delText>
              </w:r>
            </w:del>
          </w:p>
          <w:p w14:paraId="742704F9" w14:textId="731ABBE6" w:rsidR="00797682" w:rsidRPr="00BF38C6" w:rsidDel="00A66E16" w:rsidRDefault="00797682" w:rsidP="00D14C5B">
            <w:pPr>
              <w:pStyle w:val="CellBody"/>
              <w:rPr>
                <w:del w:id="919" w:author="Zhunisbayev, Olzhasbek [Bolashak Atyrau Limited]" w:date="2024-05-09T22:10:00Z"/>
                <w:rFonts w:ascii="Arial Narrow" w:hAnsi="Arial Narrow" w:cs="Arial"/>
                <w:color w:val="auto"/>
                <w:sz w:val="16"/>
                <w:szCs w:val="16"/>
                <w:lang w:val="ru-RU"/>
              </w:rPr>
            </w:pPr>
            <w:del w:id="920" w:author="Zhunisbayev, Olzhasbek [Bolashak Atyrau Limited]" w:date="2024-05-09T22:10:00Z">
              <w:r w:rsidRPr="00BF38C6" w:rsidDel="00A66E16">
                <w:rPr>
                  <w:rFonts w:ascii="Arial Narrow" w:hAnsi="Arial Narrow"/>
                  <w:color w:val="auto"/>
                  <w:sz w:val="16"/>
                  <w:szCs w:val="16"/>
                  <w:lang w:val="ru-RU"/>
                </w:rPr>
                <w:delText>SLL – ПАР, НИЗКОЕ ДАВЛЕНИЕ</w:delText>
              </w:r>
            </w:del>
          </w:p>
          <w:p w14:paraId="6D656149" w14:textId="0EC4507E" w:rsidR="00797682" w:rsidRPr="00BF38C6" w:rsidDel="00A66E16" w:rsidRDefault="00797682" w:rsidP="00D14C5B">
            <w:pPr>
              <w:pStyle w:val="CellBody"/>
              <w:rPr>
                <w:del w:id="921" w:author="Zhunisbayev, Olzhasbek [Bolashak Atyrau Limited]" w:date="2024-05-09T22:10:00Z"/>
                <w:rFonts w:ascii="Arial Narrow" w:hAnsi="Arial Narrow" w:cs="Arial"/>
                <w:color w:val="auto"/>
                <w:sz w:val="16"/>
                <w:szCs w:val="16"/>
                <w:lang w:val="ru-RU"/>
              </w:rPr>
            </w:pPr>
            <w:del w:id="922" w:author="Zhunisbayev, Olzhasbek [Bolashak Atyrau Limited]" w:date="2024-05-09T22:10:00Z">
              <w:r w:rsidRPr="00BF38C6" w:rsidDel="00A66E16">
                <w:rPr>
                  <w:rFonts w:ascii="Arial Narrow" w:hAnsi="Arial Narrow"/>
                  <w:color w:val="auto"/>
                  <w:sz w:val="16"/>
                  <w:szCs w:val="16"/>
                  <w:lang w:val="ru-RU"/>
                </w:rPr>
                <w:delText xml:space="preserve">TL – КОНДЕНСАТ, НИЗКОЕ ДАВЛЕНИЕ  </w:delText>
              </w:r>
            </w:del>
          </w:p>
          <w:p w14:paraId="65521691" w14:textId="1C50B596" w:rsidR="00797682" w:rsidRPr="00BF38C6" w:rsidDel="00A66E16" w:rsidRDefault="00797682" w:rsidP="00D14C5B">
            <w:pPr>
              <w:pStyle w:val="CellBody"/>
              <w:rPr>
                <w:del w:id="923" w:author="Zhunisbayev, Olzhasbek [Bolashak Atyrau Limited]" w:date="2024-05-09T22:10:00Z"/>
                <w:rFonts w:ascii="Arial Narrow" w:hAnsi="Arial Narrow" w:cs="Arial"/>
                <w:color w:val="auto"/>
                <w:sz w:val="16"/>
                <w:szCs w:val="16"/>
                <w:lang w:val="ru-RU"/>
              </w:rPr>
            </w:pPr>
          </w:p>
          <w:p w14:paraId="1938ABFE" w14:textId="5F52FDBA" w:rsidR="00797682" w:rsidRPr="00BF38C6" w:rsidDel="00A66E16" w:rsidRDefault="00797682" w:rsidP="00D14C5B">
            <w:pPr>
              <w:pStyle w:val="CellBody"/>
              <w:rPr>
                <w:del w:id="924" w:author="Zhunisbayev, Olzhasbek [Bolashak Atyrau Limited]" w:date="2024-05-09T22:10:00Z"/>
                <w:rFonts w:ascii="Arial Narrow" w:hAnsi="Arial Narrow" w:cs="Arial"/>
                <w:color w:val="auto"/>
                <w:sz w:val="16"/>
                <w:szCs w:val="16"/>
                <w:lang w:val="ru-RU"/>
              </w:rPr>
            </w:pPr>
          </w:p>
          <w:p w14:paraId="2E2AF7A8" w14:textId="0DDCB84B" w:rsidR="00797682" w:rsidRPr="00BF38C6" w:rsidDel="00A66E16" w:rsidRDefault="00797682" w:rsidP="00D14C5B">
            <w:pPr>
              <w:pStyle w:val="CellBody"/>
              <w:rPr>
                <w:del w:id="925" w:author="Zhunisbayev, Olzhasbek [Bolashak Atyrau Limited]" w:date="2024-05-09T22:10:00Z"/>
                <w:rFonts w:ascii="Arial Narrow" w:hAnsi="Arial Narrow" w:cs="Arial"/>
                <w:color w:val="auto"/>
                <w:sz w:val="16"/>
                <w:szCs w:val="16"/>
                <w:lang w:val="ru-RU"/>
              </w:rPr>
            </w:pPr>
          </w:p>
          <w:p w14:paraId="416BAD57" w14:textId="6796C20D" w:rsidR="00797682" w:rsidRPr="00BF38C6" w:rsidDel="00A66E16" w:rsidRDefault="00797682" w:rsidP="00D14C5B">
            <w:pPr>
              <w:pStyle w:val="CellBody"/>
              <w:rPr>
                <w:del w:id="926" w:author="Zhunisbayev, Olzhasbek [Bolashak Atyrau Limited]" w:date="2024-05-09T22:10:00Z"/>
                <w:rFonts w:ascii="Arial Narrow" w:hAnsi="Arial Narrow" w:cs="Arial"/>
                <w:color w:val="auto"/>
                <w:sz w:val="16"/>
                <w:szCs w:val="16"/>
                <w:lang w:val="ru-RU"/>
              </w:rPr>
            </w:pPr>
          </w:p>
          <w:p w14:paraId="5AE5BD1E" w14:textId="1D9F5E64" w:rsidR="00797682" w:rsidRPr="00BF38C6" w:rsidDel="00A66E16" w:rsidRDefault="00797682" w:rsidP="00D14C5B">
            <w:pPr>
              <w:pStyle w:val="CellBody"/>
              <w:rPr>
                <w:del w:id="927" w:author="Zhunisbayev, Olzhasbek [Bolashak Atyrau Limited]" w:date="2024-05-09T22:10:00Z"/>
                <w:rFonts w:ascii="Arial Narrow" w:hAnsi="Arial Narrow" w:cs="Arial"/>
                <w:color w:val="auto"/>
                <w:sz w:val="16"/>
                <w:szCs w:val="16"/>
                <w:lang w:val="ru-RU"/>
              </w:rPr>
            </w:pPr>
          </w:p>
          <w:p w14:paraId="3A9511EC" w14:textId="05F4EADD" w:rsidR="00797682" w:rsidRPr="00BF38C6" w:rsidDel="00A66E16" w:rsidRDefault="00797682" w:rsidP="00D14C5B">
            <w:pPr>
              <w:pStyle w:val="CellBody"/>
              <w:rPr>
                <w:del w:id="928" w:author="Zhunisbayev, Olzhasbek [Bolashak Atyrau Limited]" w:date="2024-05-09T22:10: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3DD6567" w14:textId="1FE2CD2B" w:rsidR="00797682" w:rsidRPr="00BF38C6" w:rsidDel="00A66E16" w:rsidRDefault="00797682" w:rsidP="00D14C5B">
            <w:pPr>
              <w:pStyle w:val="CellBodyCentered"/>
              <w:rPr>
                <w:del w:id="929" w:author="Zhunisbayev, Olzhasbek [Bolashak Atyrau Limited]" w:date="2024-05-09T22:10:00Z"/>
                <w:rFonts w:ascii="Arial Narrow" w:hAnsi="Arial Narrow"/>
                <w:b/>
                <w:color w:val="auto"/>
                <w:sz w:val="16"/>
                <w:szCs w:val="16"/>
              </w:rPr>
            </w:pPr>
          </w:p>
          <w:p w14:paraId="5F87CBA6" w14:textId="3A8C619A" w:rsidR="00797682" w:rsidRPr="00BF38C6" w:rsidDel="00A66E16" w:rsidRDefault="00797682" w:rsidP="00D14C5B">
            <w:pPr>
              <w:pStyle w:val="CellBodyCentered"/>
              <w:rPr>
                <w:del w:id="930" w:author="Zhunisbayev, Olzhasbek [Bolashak Atyrau Limited]" w:date="2024-05-09T22:10:00Z"/>
                <w:rFonts w:ascii="Arial Narrow" w:hAnsi="Arial Narrow" w:cs="Arial"/>
                <w:b/>
                <w:color w:val="auto"/>
                <w:sz w:val="16"/>
                <w:szCs w:val="16"/>
                <w:lang w:val="ru-RU"/>
              </w:rPr>
            </w:pPr>
            <w:del w:id="931" w:author="Zhunisbayev, Olzhasbek [Bolashak Atyrau Limited]" w:date="2024-05-09T22:10:00Z">
              <w:r w:rsidRPr="00BF38C6" w:rsidDel="00A66E16">
                <w:rPr>
                  <w:rFonts w:ascii="Arial Narrow" w:hAnsi="Arial Narrow"/>
                  <w:b/>
                  <w:color w:val="auto"/>
                  <w:sz w:val="16"/>
                  <w:szCs w:val="16"/>
                  <w:lang w:val="ru-RU"/>
                </w:rPr>
                <w:delText>150JK0</w:delText>
              </w:r>
            </w:del>
          </w:p>
          <w:p w14:paraId="779C9816" w14:textId="36892491" w:rsidR="00797682" w:rsidRPr="00BF38C6" w:rsidDel="00A66E16" w:rsidRDefault="00797682" w:rsidP="00D14C5B">
            <w:pPr>
              <w:pStyle w:val="CellBodyCentered"/>
              <w:rPr>
                <w:del w:id="932" w:author="Zhunisbayev, Olzhasbek [Bolashak Atyrau Limited]" w:date="2024-05-09T22:10:00Z"/>
                <w:rFonts w:ascii="Arial Narrow" w:hAnsi="Arial Narrow" w:cs="Arial"/>
                <w:b/>
                <w:color w:val="auto"/>
                <w:sz w:val="16"/>
                <w:szCs w:val="16"/>
                <w:lang w:val="ru-RU"/>
              </w:rPr>
            </w:pPr>
          </w:p>
          <w:p w14:paraId="4D837CB3" w14:textId="464C9D6D" w:rsidR="00797682" w:rsidRPr="00BF38C6" w:rsidDel="00A66E16" w:rsidRDefault="00797682" w:rsidP="00D14C5B">
            <w:pPr>
              <w:pStyle w:val="CellBodyCentered"/>
              <w:rPr>
                <w:del w:id="933" w:author="Zhunisbayev, Olzhasbek [Bolashak Atyrau Limited]" w:date="2024-05-09T22:10:00Z"/>
                <w:rFonts w:ascii="Arial Narrow" w:hAnsi="Arial Narrow" w:cs="Arial"/>
                <w:b/>
                <w:color w:val="auto"/>
                <w:sz w:val="16"/>
                <w:szCs w:val="16"/>
                <w:lang w:val="ru-RU"/>
              </w:rPr>
            </w:pPr>
          </w:p>
          <w:p w14:paraId="4853D0D8" w14:textId="044034C5" w:rsidR="00797682" w:rsidRPr="00BF38C6" w:rsidDel="00A66E16" w:rsidRDefault="00797682" w:rsidP="00D14C5B">
            <w:pPr>
              <w:pStyle w:val="CellBodyCentered"/>
              <w:rPr>
                <w:del w:id="934" w:author="Zhunisbayev, Olzhasbek [Bolashak Atyrau Limited]" w:date="2024-05-09T22:10:00Z"/>
                <w:rFonts w:ascii="Arial Narrow" w:hAnsi="Arial Narrow" w:cs="Arial"/>
                <w:b/>
                <w:color w:val="auto"/>
                <w:sz w:val="16"/>
                <w:szCs w:val="16"/>
                <w:lang w:val="ru-RU"/>
              </w:rPr>
            </w:pPr>
          </w:p>
          <w:p w14:paraId="527FC4EF" w14:textId="2E3518B3" w:rsidR="00797682" w:rsidRPr="00BF38C6" w:rsidDel="00A66E16" w:rsidRDefault="00797682" w:rsidP="00D14C5B">
            <w:pPr>
              <w:pStyle w:val="CellBodyCentered"/>
              <w:rPr>
                <w:del w:id="935" w:author="Zhunisbayev, Olzhasbek [Bolashak Atyrau Limited]" w:date="2024-05-09T22:10:00Z"/>
                <w:rFonts w:ascii="Arial Narrow" w:hAnsi="Arial Narrow" w:cs="Arial"/>
                <w:b/>
                <w:color w:val="auto"/>
                <w:sz w:val="16"/>
                <w:szCs w:val="16"/>
                <w:lang w:val="ru-RU"/>
              </w:rPr>
            </w:pPr>
          </w:p>
          <w:p w14:paraId="0AB2F632" w14:textId="4601482B" w:rsidR="00797682" w:rsidRPr="00BF38C6" w:rsidDel="00A66E16" w:rsidRDefault="00797682" w:rsidP="00D14C5B">
            <w:pPr>
              <w:pStyle w:val="CellBodyCentered"/>
              <w:rPr>
                <w:del w:id="936" w:author="Zhunisbayev, Olzhasbek [Bolashak Atyrau Limited]" w:date="2024-05-09T22:10:00Z"/>
                <w:rFonts w:ascii="Arial Narrow" w:hAnsi="Arial Narrow" w:cs="Arial"/>
                <w:b/>
                <w:color w:val="auto"/>
                <w:sz w:val="16"/>
                <w:szCs w:val="16"/>
                <w:lang w:val="ru-RU"/>
              </w:rPr>
            </w:pPr>
          </w:p>
          <w:p w14:paraId="0E9B88D3" w14:textId="3A3A7BDA" w:rsidR="00797682" w:rsidRPr="00BF38C6" w:rsidDel="00A66E16" w:rsidRDefault="00797682" w:rsidP="00D14C5B">
            <w:pPr>
              <w:pStyle w:val="CellBodyCentered"/>
              <w:rPr>
                <w:del w:id="937" w:author="Zhunisbayev, Olzhasbek [Bolashak Atyrau Limited]" w:date="2024-05-09T22:10:00Z"/>
                <w:rFonts w:ascii="Arial Narrow" w:hAnsi="Arial Narrow" w:cs="Arial"/>
                <w:b/>
                <w:color w:val="auto"/>
                <w:sz w:val="16"/>
                <w:szCs w:val="16"/>
                <w:lang w:val="ru-RU"/>
              </w:rPr>
            </w:pPr>
          </w:p>
          <w:p w14:paraId="7FDCC404" w14:textId="70AE390D" w:rsidR="00797682" w:rsidRPr="00BF38C6" w:rsidDel="00A66E16" w:rsidRDefault="00797682" w:rsidP="00D14C5B">
            <w:pPr>
              <w:pStyle w:val="CellBodyCentered"/>
              <w:rPr>
                <w:del w:id="938" w:author="Zhunisbayev, Olzhasbek [Bolashak Atyrau Limited]" w:date="2024-05-09T22:10:00Z"/>
                <w:rFonts w:ascii="Arial Narrow" w:hAnsi="Arial Narrow" w:cs="Arial"/>
                <w:b/>
                <w:color w:val="auto"/>
                <w:sz w:val="16"/>
                <w:szCs w:val="16"/>
                <w:lang w:val="ru-RU"/>
              </w:rPr>
            </w:pPr>
          </w:p>
          <w:p w14:paraId="5358C497" w14:textId="66CFA646" w:rsidR="00797682" w:rsidRPr="00BF38C6" w:rsidDel="00A66E16" w:rsidRDefault="00797682" w:rsidP="00D14C5B">
            <w:pPr>
              <w:pStyle w:val="CellBodyCentered"/>
              <w:rPr>
                <w:del w:id="939" w:author="Zhunisbayev, Olzhasbek [Bolashak Atyrau Limited]" w:date="2024-05-09T22:10:00Z"/>
                <w:rFonts w:ascii="Arial Narrow" w:hAnsi="Arial Narrow" w:cs="Arial"/>
                <w:b/>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F7AA781" w14:textId="472AC3B1" w:rsidR="00797682" w:rsidRPr="00BF38C6" w:rsidDel="00A66E16" w:rsidRDefault="00797682" w:rsidP="00D14C5B">
            <w:pPr>
              <w:pStyle w:val="CellBodyCentered"/>
              <w:rPr>
                <w:del w:id="940" w:author="Zhunisbayev, Olzhasbek [Bolashak Atyrau Limited]" w:date="2024-05-09T22:10:00Z"/>
                <w:rFonts w:ascii="Arial Narrow" w:hAnsi="Arial Narrow"/>
                <w:color w:val="auto"/>
                <w:sz w:val="16"/>
                <w:szCs w:val="16"/>
              </w:rPr>
            </w:pPr>
          </w:p>
          <w:p w14:paraId="6F78C0C0" w14:textId="3D7B30A9" w:rsidR="00797682" w:rsidRPr="00BF38C6" w:rsidDel="00A66E16" w:rsidRDefault="00797682" w:rsidP="00D14C5B">
            <w:pPr>
              <w:pStyle w:val="CellBodyCentered"/>
              <w:rPr>
                <w:del w:id="941" w:author="Zhunisbayev, Olzhasbek [Bolashak Atyrau Limited]" w:date="2024-05-09T22:10:00Z"/>
                <w:rFonts w:ascii="Arial Narrow" w:hAnsi="Arial Narrow" w:cs="Arial"/>
                <w:color w:val="auto"/>
                <w:sz w:val="16"/>
                <w:szCs w:val="16"/>
                <w:lang w:val="ru-RU"/>
              </w:rPr>
            </w:pPr>
            <w:del w:id="942" w:author="Zhunisbayev, Olzhasbek [Bolashak Atyrau Limited]" w:date="2024-05-09T22:10:00Z">
              <w:r w:rsidRPr="00BF38C6" w:rsidDel="00A66E16">
                <w:rPr>
                  <w:rFonts w:ascii="Arial Narrow" w:hAnsi="Arial Narrow"/>
                  <w:color w:val="auto"/>
                  <w:sz w:val="16"/>
                  <w:szCs w:val="16"/>
                  <w:lang w:val="ru-RU"/>
                </w:rPr>
                <w:delText>4,5/</w:delText>
              </w:r>
            </w:del>
          </w:p>
          <w:p w14:paraId="06876B22" w14:textId="28D98ED8" w:rsidR="00797682" w:rsidRPr="00BF38C6" w:rsidDel="00A66E16" w:rsidRDefault="00797682" w:rsidP="00D14C5B">
            <w:pPr>
              <w:pStyle w:val="CellBodyCentered"/>
              <w:rPr>
                <w:del w:id="943" w:author="Zhunisbayev, Olzhasbek [Bolashak Atyrau Limited]" w:date="2024-05-09T22:10:00Z"/>
                <w:rFonts w:ascii="Arial Narrow" w:hAnsi="Arial Narrow" w:cs="Arial"/>
                <w:color w:val="auto"/>
                <w:sz w:val="16"/>
                <w:szCs w:val="16"/>
                <w:lang w:val="ru-RU"/>
              </w:rPr>
            </w:pPr>
            <w:del w:id="944" w:author="Zhunisbayev, Olzhasbek [Bolashak Atyrau Limited]" w:date="2024-05-09T22:10:00Z">
              <w:r w:rsidRPr="00BF38C6" w:rsidDel="00A66E16">
                <w:rPr>
                  <w:rFonts w:ascii="Arial Narrow" w:hAnsi="Arial Narrow"/>
                  <w:color w:val="auto"/>
                  <w:sz w:val="16"/>
                  <w:szCs w:val="16"/>
                  <w:lang w:val="ru-RU"/>
                </w:rPr>
                <w:delText>1,5</w:delText>
              </w:r>
            </w:del>
          </w:p>
          <w:p w14:paraId="1425A1B0" w14:textId="3D49BDE6" w:rsidR="00797682" w:rsidRPr="00BF38C6" w:rsidDel="00A66E16" w:rsidRDefault="00797682" w:rsidP="00D14C5B">
            <w:pPr>
              <w:pStyle w:val="CellBodyCentered"/>
              <w:rPr>
                <w:del w:id="945" w:author="Zhunisbayev, Olzhasbek [Bolashak Atyrau Limited]" w:date="2024-05-09T22:10:00Z"/>
                <w:rFonts w:ascii="Arial Narrow" w:hAnsi="Arial Narrow" w:cs="Arial"/>
                <w:color w:val="auto"/>
                <w:sz w:val="16"/>
                <w:szCs w:val="16"/>
                <w:lang w:val="ru-RU"/>
              </w:rPr>
            </w:pPr>
          </w:p>
          <w:p w14:paraId="02B8A878" w14:textId="5106FAB1" w:rsidR="00797682" w:rsidRPr="00BF38C6" w:rsidDel="00A66E16" w:rsidRDefault="00797682" w:rsidP="00D14C5B">
            <w:pPr>
              <w:pStyle w:val="CellBodyCentered"/>
              <w:rPr>
                <w:del w:id="946" w:author="Zhunisbayev, Olzhasbek [Bolashak Atyrau Limited]" w:date="2024-05-09T22:10:00Z"/>
                <w:rFonts w:ascii="Arial Narrow" w:hAnsi="Arial Narrow" w:cs="Arial"/>
                <w:color w:val="auto"/>
                <w:sz w:val="16"/>
                <w:szCs w:val="16"/>
                <w:lang w:val="ru-RU"/>
              </w:rPr>
            </w:pPr>
          </w:p>
          <w:p w14:paraId="0123BAAC" w14:textId="13CC45D9" w:rsidR="00797682" w:rsidRPr="00BF38C6" w:rsidDel="00A66E16" w:rsidRDefault="00797682" w:rsidP="00D14C5B">
            <w:pPr>
              <w:pStyle w:val="CellBodyCentered"/>
              <w:rPr>
                <w:del w:id="947" w:author="Zhunisbayev, Olzhasbek [Bolashak Atyrau Limited]" w:date="2024-05-09T22:10:00Z"/>
                <w:rFonts w:ascii="Arial Narrow" w:hAnsi="Arial Narrow" w:cs="Arial"/>
                <w:color w:val="auto"/>
                <w:sz w:val="16"/>
                <w:szCs w:val="16"/>
                <w:lang w:val="ru-RU"/>
              </w:rPr>
            </w:pPr>
          </w:p>
          <w:p w14:paraId="52BCF901" w14:textId="1EA05EBD" w:rsidR="00797682" w:rsidRPr="00BF38C6" w:rsidDel="00A66E16" w:rsidRDefault="00797682" w:rsidP="00D14C5B">
            <w:pPr>
              <w:pStyle w:val="CellBodyCentered"/>
              <w:rPr>
                <w:del w:id="948" w:author="Zhunisbayev, Olzhasbek [Bolashak Atyrau Limited]" w:date="2024-05-09T22:10:00Z"/>
                <w:rFonts w:ascii="Arial Narrow" w:hAnsi="Arial Narrow" w:cs="Arial"/>
                <w:color w:val="auto"/>
                <w:sz w:val="16"/>
                <w:szCs w:val="16"/>
                <w:lang w:val="ru-RU"/>
              </w:rPr>
            </w:pPr>
          </w:p>
          <w:p w14:paraId="36A985C2" w14:textId="095F4863" w:rsidR="00797682" w:rsidRPr="00BF38C6" w:rsidDel="00A66E16" w:rsidRDefault="00797682" w:rsidP="00D14C5B">
            <w:pPr>
              <w:pStyle w:val="CellBodyCentered"/>
              <w:rPr>
                <w:del w:id="949" w:author="Zhunisbayev, Olzhasbek [Bolashak Atyrau Limited]" w:date="2024-05-09T22:10:00Z"/>
                <w:rFonts w:ascii="Arial Narrow" w:hAnsi="Arial Narrow" w:cs="Arial"/>
                <w:color w:val="auto"/>
                <w:sz w:val="16"/>
                <w:szCs w:val="16"/>
                <w:lang w:val="ru-RU"/>
              </w:rPr>
            </w:pPr>
          </w:p>
          <w:p w14:paraId="207D2784" w14:textId="2768BBA2" w:rsidR="00797682" w:rsidRPr="00BF38C6" w:rsidDel="00A66E16" w:rsidRDefault="00797682" w:rsidP="00D14C5B">
            <w:pPr>
              <w:pStyle w:val="CellBodyCentered"/>
              <w:rPr>
                <w:del w:id="950" w:author="Zhunisbayev, Olzhasbek [Bolashak Atyrau Limited]" w:date="2024-05-09T22:10:00Z"/>
                <w:rFonts w:ascii="Arial Narrow" w:hAnsi="Arial Narrow" w:cs="Arial"/>
                <w:color w:val="auto"/>
                <w:sz w:val="16"/>
                <w:szCs w:val="16"/>
                <w:lang w:val="ru-RU"/>
              </w:rPr>
            </w:pPr>
          </w:p>
          <w:p w14:paraId="7C61A3BA" w14:textId="3FBF8CBA" w:rsidR="00797682" w:rsidRPr="00BF38C6" w:rsidDel="00A66E16" w:rsidRDefault="00797682" w:rsidP="00D14C5B">
            <w:pPr>
              <w:pStyle w:val="CellBodyCentered"/>
              <w:rPr>
                <w:del w:id="951" w:author="Zhunisbayev, Olzhasbek [Bolashak Atyrau Limited]" w:date="2024-05-09T22:10:00Z"/>
                <w:rFonts w:ascii="Arial Narrow" w:hAnsi="Arial Narrow" w:cs="Arial"/>
                <w:color w:val="auto"/>
                <w:sz w:val="16"/>
                <w:szCs w:val="16"/>
                <w:lang w:val="ru-RU"/>
              </w:rPr>
            </w:pPr>
            <w:del w:id="952" w:author="Zhunisbayev, Olzhasbek [Bolashak Atyrau Limited]" w:date="2024-05-09T22:10:00Z">
              <w:r w:rsidDel="00A66E16">
                <w:rPr>
                  <w:rFonts w:ascii="Arial Narrow" w:hAnsi="Arial Narrow"/>
                  <w:noProof/>
                  <w:color w:val="auto"/>
                  <w:sz w:val="16"/>
                  <w:szCs w:val="16"/>
                  <w:lang w:val="en-GB" w:eastAsia="en-GB"/>
                </w:rPr>
                <mc:AlternateContent>
                  <mc:Choice Requires="wps">
                    <w:drawing>
                      <wp:anchor distT="0" distB="0" distL="114300" distR="114300" simplePos="0" relativeHeight="254115840" behindDoc="0" locked="0" layoutInCell="1" allowOverlap="1" wp14:anchorId="662373EF" wp14:editId="3DA11EF0">
                        <wp:simplePos x="0" y="0"/>
                        <wp:positionH relativeFrom="column">
                          <wp:posOffset>222250</wp:posOffset>
                        </wp:positionH>
                        <wp:positionV relativeFrom="paragraph">
                          <wp:posOffset>332105</wp:posOffset>
                        </wp:positionV>
                        <wp:extent cx="2099310" cy="348615"/>
                        <wp:effectExtent l="13970" t="8255" r="10795" b="5080"/>
                        <wp:wrapNone/>
                        <wp:docPr id="980293397" name="Text Box 3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310" cy="348615"/>
                                </a:xfrm>
                                <a:prstGeom prst="rect">
                                  <a:avLst/>
                                </a:prstGeom>
                                <a:solidFill>
                                  <a:srgbClr val="FFFFFF"/>
                                </a:solidFill>
                                <a:ln w="9525">
                                  <a:solidFill>
                                    <a:srgbClr val="000000"/>
                                  </a:solidFill>
                                  <a:miter lim="800000"/>
                                  <a:headEnd/>
                                  <a:tailEnd/>
                                </a:ln>
                              </wps:spPr>
                              <wps:txbx>
                                <w:txbxContent>
                                  <w:p w14:paraId="335C9CF7" w14:textId="77777777" w:rsidR="00797682" w:rsidRPr="00AC4404" w:rsidRDefault="00797682" w:rsidP="00BA168E">
                                    <w:pPr>
                                      <w:ind w:left="0"/>
                                      <w:jc w:val="center"/>
                                      <w:rPr>
                                        <w:color w:val="auto"/>
                                        <w:lang w:val="ru-RU"/>
                                      </w:rPr>
                                    </w:pPr>
                                    <w:r>
                                      <w:rPr>
                                        <w:color w:val="auto"/>
                                        <w:lang w:val="ru-RU"/>
                                      </w:rPr>
                                      <w:t>НЕ ИСПОЛЬЗУЕТСЯ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2373EF" id="_x0000_t202" coordsize="21600,21600" o:spt="202" path="m,l,21600r21600,l21600,xe">
                        <v:stroke joinstyle="miter"/>
                        <v:path gradientshapeok="t" o:connecttype="rect"/>
                      </v:shapetype>
                      <v:shape id="Text Box 3545" o:spid="_x0000_s1029" type="#_x0000_t202" style="position:absolute;left:0;text-align:left;margin-left:17.5pt;margin-top:26.15pt;width:165.3pt;height:27.45pt;z-index:25411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">
                        <v:textbox>
                          <w:txbxContent>
                            <w:p w14:paraId="335C9CF7" w14:textId="77777777" w:rsidR="00797682" w:rsidRPr="00AC4404" w:rsidRDefault="00797682" w:rsidP="00BA168E">
                              <w:pPr>
                                <w:ind w:left="0"/>
                                <w:jc w:val="center"/>
                                <w:rPr>
                                  <w:color w:val="auto"/>
                                  <w:lang w:val="ru-RU"/>
                                </w:rPr>
                              </w:pPr>
                              <w:r>
                                <w:rPr>
                                  <w:color w:val="auto"/>
                                  <w:lang w:val="ru-RU"/>
                                </w:rPr>
                                <w:t>НЕ ИСПОЛЬЗУЕТСЯ НА ПБР</w:t>
                              </w:r>
                            </w:p>
                          </w:txbxContent>
                        </v:textbox>
                      </v:shape>
                    </w:pict>
                  </mc:Fallback>
                </mc:AlternateContent>
              </w:r>
            </w:del>
          </w:p>
        </w:tc>
        <w:tc>
          <w:tcPr>
            <w:tcW w:w="900" w:type="dxa"/>
            <w:tcBorders>
              <w:top w:val="single" w:sz="6" w:space="0" w:color="auto"/>
              <w:left w:val="single" w:sz="6" w:space="0" w:color="auto"/>
              <w:bottom w:val="single" w:sz="6" w:space="0" w:color="auto"/>
              <w:right w:val="single" w:sz="6" w:space="0" w:color="auto"/>
            </w:tcBorders>
          </w:tcPr>
          <w:p w14:paraId="48D3204A" w14:textId="32869676" w:rsidR="00797682" w:rsidRPr="00BF38C6" w:rsidDel="00A66E16" w:rsidRDefault="00797682" w:rsidP="00D14C5B">
            <w:pPr>
              <w:pStyle w:val="CellBodyCentered"/>
              <w:rPr>
                <w:del w:id="953" w:author="Zhunisbayev, Olzhasbek [Bolashak Atyrau Limited]" w:date="2024-05-09T22:10:00Z"/>
                <w:rFonts w:ascii="Arial Narrow" w:hAnsi="Arial Narrow"/>
                <w:color w:val="auto"/>
                <w:sz w:val="16"/>
                <w:szCs w:val="16"/>
                <w:lang w:val="ru-RU"/>
                <w:rPrChange w:id="954" w:author="Zhunisbayev, Olzhasbek A [Bolashak Atyrau Limited]" w:date="2022-06-06T22:35:00Z">
                  <w:rPr>
                    <w:del w:id="955" w:author="Zhunisbayev, Olzhasbek [Bolashak Atyrau Limited]" w:date="2024-05-09T22:10:00Z"/>
                    <w:rFonts w:ascii="Arial" w:hAnsi="Arial"/>
                    <w:color w:val="auto"/>
                    <w:sz w:val="16"/>
                  </w:rPr>
                </w:rPrChange>
              </w:rPr>
            </w:pPr>
          </w:p>
          <w:p w14:paraId="668A8B53" w14:textId="6BFF2BC8" w:rsidR="00797682" w:rsidRPr="00BF38C6" w:rsidDel="00A66E16" w:rsidRDefault="00797682" w:rsidP="00D14C5B">
            <w:pPr>
              <w:pStyle w:val="CellBodyCentered"/>
              <w:rPr>
                <w:del w:id="956" w:author="Zhunisbayev, Olzhasbek [Bolashak Atyrau Limited]" w:date="2024-05-09T22:10:00Z"/>
                <w:rFonts w:ascii="Arial Narrow" w:hAnsi="Arial Narrow" w:cs="Arial"/>
                <w:color w:val="auto"/>
                <w:sz w:val="16"/>
                <w:szCs w:val="16"/>
                <w:lang w:val="ru-RU"/>
              </w:rPr>
            </w:pPr>
            <w:del w:id="957" w:author="Zhunisbayev, Olzhasbek [Bolashak Atyrau Limited]" w:date="2024-05-09T22:10:00Z">
              <w:r w:rsidRPr="00BF38C6" w:rsidDel="00A66E16">
                <w:rPr>
                  <w:rFonts w:ascii="Arial Narrow" w:hAnsi="Arial Narrow"/>
                  <w:color w:val="auto"/>
                  <w:sz w:val="16"/>
                  <w:szCs w:val="16"/>
                  <w:lang w:val="ru-RU"/>
                </w:rPr>
                <w:delText>УГЛЕРОДИС-ТАЯ СТАЛЬ</w:delText>
              </w:r>
            </w:del>
          </w:p>
          <w:p w14:paraId="6C0FE430" w14:textId="1CC02F89" w:rsidR="00797682" w:rsidRPr="00BF38C6" w:rsidDel="00A66E16" w:rsidRDefault="00797682" w:rsidP="00D14C5B">
            <w:pPr>
              <w:pStyle w:val="CellBodyCentered"/>
              <w:rPr>
                <w:del w:id="958" w:author="Zhunisbayev, Olzhasbek [Bolashak Atyrau Limited]" w:date="2024-05-09T22:10:00Z"/>
                <w:rFonts w:ascii="Arial Narrow" w:hAnsi="Arial Narrow" w:cs="Arial"/>
                <w:color w:val="auto"/>
                <w:sz w:val="16"/>
                <w:szCs w:val="16"/>
                <w:lang w:val="ru-RU"/>
              </w:rPr>
            </w:pPr>
            <w:del w:id="959" w:author="Zhunisbayev, Olzhasbek [Bolashak Atyrau Limited]" w:date="2024-05-09T22:10:00Z">
              <w:r w:rsidRPr="00BF38C6" w:rsidDel="00A66E16">
                <w:rPr>
                  <w:rFonts w:ascii="Arial Narrow" w:hAnsi="Arial Narrow"/>
                  <w:color w:val="auto"/>
                  <w:sz w:val="16"/>
                  <w:szCs w:val="16"/>
                  <w:lang w:val="ru-RU"/>
                </w:rPr>
                <w:delText>СИСТЕМА</w:delText>
              </w:r>
            </w:del>
          </w:p>
          <w:p w14:paraId="38B1FB00" w14:textId="6C9F2BC1" w:rsidR="00797682" w:rsidRPr="00BF38C6" w:rsidDel="00A66E16" w:rsidRDefault="00797682" w:rsidP="00D14C5B">
            <w:pPr>
              <w:pStyle w:val="CellBodyCentered"/>
              <w:rPr>
                <w:del w:id="960" w:author="Zhunisbayev, Olzhasbek [Bolashak Atyrau Limited]" w:date="2024-05-09T22:10:00Z"/>
                <w:rFonts w:ascii="Arial Narrow" w:hAnsi="Arial Narrow" w:cs="Arial"/>
                <w:color w:val="auto"/>
                <w:sz w:val="16"/>
                <w:szCs w:val="16"/>
                <w:lang w:val="ru-RU"/>
              </w:rPr>
            </w:pPr>
            <w:del w:id="961" w:author="Zhunisbayev, Olzhasbek [Bolashak Atyrau Limited]" w:date="2024-05-09T22:10:00Z">
              <w:r w:rsidRPr="00BF38C6" w:rsidDel="00A66E16">
                <w:rPr>
                  <w:rFonts w:ascii="Arial Narrow" w:hAnsi="Arial Narrow"/>
                  <w:color w:val="auto"/>
                  <w:sz w:val="16"/>
                  <w:szCs w:val="16"/>
                  <w:lang w:val="ru-RU"/>
                </w:rPr>
                <w:delText>С РУБАШКОЙ</w:delText>
              </w:r>
            </w:del>
          </w:p>
          <w:p w14:paraId="1EF708B1" w14:textId="315E7284" w:rsidR="00797682" w:rsidRPr="00BF38C6" w:rsidDel="00A66E16" w:rsidRDefault="00797682" w:rsidP="00D14C5B">
            <w:pPr>
              <w:pStyle w:val="CellBodyCentered"/>
              <w:rPr>
                <w:del w:id="962" w:author="Zhunisbayev, Olzhasbek [Bolashak Atyrau Limited]" w:date="2024-05-09T22:10:00Z"/>
                <w:rFonts w:ascii="Arial Narrow" w:hAnsi="Arial Narrow" w:cs="Arial"/>
                <w:color w:val="auto"/>
                <w:sz w:val="16"/>
                <w:szCs w:val="16"/>
                <w:lang w:val="ru-RU"/>
              </w:rPr>
            </w:pPr>
          </w:p>
          <w:p w14:paraId="0615320A" w14:textId="574ED2A9" w:rsidR="00797682" w:rsidRPr="00BF38C6" w:rsidDel="00A66E16" w:rsidRDefault="00797682" w:rsidP="00D14C5B">
            <w:pPr>
              <w:pStyle w:val="CellBodyCentered"/>
              <w:rPr>
                <w:del w:id="963" w:author="Zhunisbayev, Olzhasbek [Bolashak Atyrau Limited]" w:date="2024-05-09T22:10:00Z"/>
                <w:rFonts w:ascii="Arial Narrow" w:hAnsi="Arial Narrow" w:cs="Arial"/>
                <w:color w:val="auto"/>
                <w:sz w:val="16"/>
                <w:szCs w:val="16"/>
                <w:lang w:val="ru-RU"/>
              </w:rPr>
            </w:pPr>
            <w:del w:id="964" w:author="Zhunisbayev, Olzhasbek [Bolashak Atyrau Limited]" w:date="2024-05-09T22:10:00Z">
              <w:r w:rsidRPr="00BF38C6" w:rsidDel="00A66E16">
                <w:rPr>
                  <w:rFonts w:ascii="Arial Narrow" w:hAnsi="Arial Narrow"/>
                  <w:color w:val="auto"/>
                  <w:sz w:val="16"/>
                  <w:szCs w:val="16"/>
                  <w:lang w:val="ru-RU"/>
                </w:rPr>
                <w:delText xml:space="preserve">Прип. на корр. </w:delText>
              </w:r>
            </w:del>
          </w:p>
          <w:p w14:paraId="762D64E6" w14:textId="113B2BB1" w:rsidR="00797682" w:rsidRPr="00BF38C6" w:rsidDel="00A66E16" w:rsidRDefault="00797682" w:rsidP="00D14C5B">
            <w:pPr>
              <w:pStyle w:val="CellBodyCentered"/>
              <w:rPr>
                <w:del w:id="965" w:author="Zhunisbayev, Olzhasbek [Bolashak Atyrau Limited]" w:date="2024-05-09T22:10:00Z"/>
                <w:rFonts w:ascii="Arial Narrow" w:hAnsi="Arial Narrow" w:cs="Arial"/>
                <w:color w:val="auto"/>
                <w:sz w:val="16"/>
                <w:szCs w:val="16"/>
                <w:lang w:val="ru-RU"/>
              </w:rPr>
            </w:pPr>
            <w:del w:id="966" w:author="Zhunisbayev, Olzhasbek [Bolashak Atyrau Limited]" w:date="2024-05-09T22:10:00Z">
              <w:r w:rsidRPr="00BF38C6" w:rsidDel="00A66E16">
                <w:rPr>
                  <w:rFonts w:ascii="Arial Narrow" w:hAnsi="Arial Narrow"/>
                  <w:color w:val="auto"/>
                  <w:sz w:val="16"/>
                  <w:szCs w:val="16"/>
                  <w:lang w:val="ru-RU"/>
                </w:rPr>
                <w:delText>ВНУТР. = 4,5 мм</w:delText>
              </w:r>
            </w:del>
          </w:p>
          <w:p w14:paraId="4684BF65" w14:textId="18810008" w:rsidR="00797682" w:rsidRPr="00BF38C6" w:rsidDel="00A66E16" w:rsidRDefault="00797682" w:rsidP="00D14C5B">
            <w:pPr>
              <w:pStyle w:val="CellBodyCentered"/>
              <w:rPr>
                <w:del w:id="967" w:author="Zhunisbayev, Olzhasbek [Bolashak Atyrau Limited]" w:date="2024-05-09T22:10:00Z"/>
                <w:rFonts w:ascii="Arial Narrow" w:hAnsi="Arial Narrow"/>
                <w:color w:val="auto"/>
                <w:sz w:val="16"/>
                <w:szCs w:val="16"/>
                <w:lang w:val="ru-RU"/>
              </w:rPr>
            </w:pPr>
            <w:del w:id="968" w:author="Zhunisbayev, Olzhasbek [Bolashak Atyrau Limited]" w:date="2024-05-09T22:10:00Z">
              <w:r w:rsidRPr="00BF38C6" w:rsidDel="00A66E16">
                <w:rPr>
                  <w:rFonts w:ascii="Arial Narrow" w:hAnsi="Arial Narrow"/>
                  <w:color w:val="auto"/>
                  <w:sz w:val="16"/>
                  <w:szCs w:val="16"/>
                  <w:lang w:val="ru-RU"/>
                </w:rPr>
                <w:delText>НАРУЖН. = 1,5 мм</w:delText>
              </w:r>
            </w:del>
          </w:p>
          <w:p w14:paraId="6DAF58A2" w14:textId="27EB0481" w:rsidR="00797682" w:rsidRPr="00BF38C6" w:rsidDel="00A66E16" w:rsidRDefault="00797682" w:rsidP="00D14C5B">
            <w:pPr>
              <w:pStyle w:val="CellBodyCentered"/>
              <w:rPr>
                <w:del w:id="969" w:author="Zhunisbayev, Olzhasbek [Bolashak Atyrau Limited]" w:date="2024-05-09T22:10:00Z"/>
                <w:rFonts w:ascii="Arial Narrow" w:hAnsi="Arial Narrow"/>
                <w:color w:val="auto"/>
                <w:sz w:val="16"/>
                <w:szCs w:val="16"/>
                <w:lang w:val="ru-RU"/>
              </w:rPr>
            </w:pPr>
          </w:p>
          <w:p w14:paraId="7AE841F9" w14:textId="110A11DE" w:rsidR="00797682" w:rsidRPr="00BF38C6" w:rsidDel="00A66E16" w:rsidRDefault="00797682" w:rsidP="00D14C5B">
            <w:pPr>
              <w:pStyle w:val="CellBodyCentered"/>
              <w:rPr>
                <w:del w:id="970" w:author="Zhunisbayev, Olzhasbek [Bolashak Atyrau Limited]" w:date="2024-05-09T22:10:00Z"/>
                <w:rFonts w:ascii="Arial Narrow" w:hAnsi="Arial Narrow" w:cs="Arial"/>
                <w:color w:val="auto"/>
                <w:sz w:val="16"/>
                <w:szCs w:val="16"/>
                <w:lang w:val="ru-RU"/>
              </w:rPr>
            </w:pPr>
            <w:del w:id="971" w:author="Zhunisbayev, Olzhasbek [Bolashak Atyrau Limited]" w:date="2024-05-09T22:10:00Z">
              <w:r w:rsidRPr="00BF38C6" w:rsidDel="00A66E16">
                <w:rPr>
                  <w:rFonts w:ascii="Arial Narrow" w:hAnsi="Arial Narrow" w:cs="Arial"/>
                  <w:color w:val="auto"/>
                  <w:sz w:val="16"/>
                  <w:szCs w:val="16"/>
                  <w:lang w:val="ru-RU"/>
                </w:rPr>
                <w:delText>Примечание 1</w:delText>
              </w:r>
            </w:del>
          </w:p>
          <w:p w14:paraId="3B37E8DD" w14:textId="4A5C3D1A" w:rsidR="00797682" w:rsidRPr="00BF38C6" w:rsidDel="00A66E16" w:rsidRDefault="00797682" w:rsidP="00D14C5B">
            <w:pPr>
              <w:pStyle w:val="CellBodyCentered"/>
              <w:ind w:left="-33"/>
              <w:rPr>
                <w:del w:id="972" w:author="Zhunisbayev, Olzhasbek [Bolashak Atyrau Limited]" w:date="2024-05-09T22:10:00Z"/>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6AED466A" w14:textId="4FA0E4E9" w:rsidR="00797682" w:rsidRPr="00BF38C6" w:rsidDel="00A66E16" w:rsidRDefault="00797682" w:rsidP="00D14C5B">
            <w:pPr>
              <w:pStyle w:val="CellBodyCentered"/>
              <w:rPr>
                <w:del w:id="973" w:author="Zhunisbayev, Olzhasbek [Bolashak Atyrau Limited]" w:date="2024-05-09T22:10:00Z"/>
                <w:rFonts w:ascii="Arial Narrow" w:hAnsi="Arial Narrow"/>
                <w:color w:val="auto"/>
                <w:sz w:val="16"/>
                <w:szCs w:val="16"/>
              </w:rPr>
            </w:pPr>
          </w:p>
          <w:p w14:paraId="2BB3526F" w14:textId="7FBF361B" w:rsidR="00797682" w:rsidRPr="00BF38C6" w:rsidDel="00A66E16" w:rsidRDefault="00797682" w:rsidP="00D14C5B">
            <w:pPr>
              <w:pStyle w:val="CellBodyCentered"/>
              <w:rPr>
                <w:del w:id="974" w:author="Zhunisbayev, Olzhasbek [Bolashak Atyrau Limited]" w:date="2024-05-09T22:10:00Z"/>
                <w:rFonts w:ascii="Arial Narrow" w:hAnsi="Arial Narrow" w:cs="Arial"/>
                <w:color w:val="auto"/>
                <w:sz w:val="16"/>
                <w:szCs w:val="16"/>
                <w:lang w:val="ru-RU"/>
              </w:rPr>
            </w:pPr>
            <w:del w:id="975" w:author="Zhunisbayev, Olzhasbek [Bolashak Atyrau Limited]" w:date="2024-05-09T22:10:00Z">
              <w:r w:rsidRPr="00BF38C6" w:rsidDel="00A66E16">
                <w:rPr>
                  <w:rFonts w:ascii="Arial Narrow" w:hAnsi="Arial Narrow"/>
                  <w:color w:val="auto"/>
                  <w:sz w:val="16"/>
                  <w:szCs w:val="16"/>
                  <w:lang w:val="ru-RU"/>
                </w:rPr>
                <w:delText>КЛАСС</w:delText>
              </w:r>
            </w:del>
          </w:p>
          <w:p w14:paraId="196E44F8" w14:textId="3B8175C4" w:rsidR="00797682" w:rsidRPr="00BF38C6" w:rsidDel="00A66E16" w:rsidRDefault="00797682" w:rsidP="00D14C5B">
            <w:pPr>
              <w:pStyle w:val="CellBodyCentered"/>
              <w:rPr>
                <w:del w:id="976" w:author="Zhunisbayev, Olzhasbek [Bolashak Atyrau Limited]" w:date="2024-05-09T22:10:00Z"/>
                <w:rFonts w:ascii="Arial Narrow" w:hAnsi="Arial Narrow" w:cs="Arial"/>
                <w:color w:val="auto"/>
                <w:sz w:val="16"/>
                <w:szCs w:val="16"/>
                <w:lang w:val="ru-RU"/>
              </w:rPr>
            </w:pPr>
            <w:del w:id="977" w:author="Zhunisbayev, Olzhasbek [Bolashak Atyrau Limited]" w:date="2024-05-09T22:10:00Z">
              <w:r w:rsidRPr="00BF38C6" w:rsidDel="00A66E16">
                <w:rPr>
                  <w:rFonts w:ascii="Arial Narrow" w:hAnsi="Arial Narrow"/>
                  <w:color w:val="auto"/>
                  <w:sz w:val="16"/>
                  <w:szCs w:val="16"/>
                  <w:lang w:val="ru-RU"/>
                </w:rPr>
                <w:delText>150</w:delText>
              </w:r>
            </w:del>
          </w:p>
          <w:p w14:paraId="36588D00" w14:textId="54D2AA50" w:rsidR="00797682" w:rsidRPr="00BF38C6" w:rsidDel="00A66E16" w:rsidRDefault="00797682" w:rsidP="00D14C5B">
            <w:pPr>
              <w:pStyle w:val="CellBodyCentered"/>
              <w:rPr>
                <w:del w:id="978" w:author="Zhunisbayev, Olzhasbek [Bolashak Atyrau Limited]" w:date="2024-05-09T22:10:00Z"/>
                <w:rFonts w:ascii="Arial Narrow" w:hAnsi="Arial Narrow" w:cs="Arial"/>
                <w:color w:val="auto"/>
                <w:sz w:val="16"/>
                <w:szCs w:val="16"/>
                <w:lang w:val="ru-RU"/>
              </w:rPr>
            </w:pPr>
            <w:del w:id="979" w:author="Zhunisbayev, Olzhasbek [Bolashak Atyrau Limited]" w:date="2024-05-09T22:10:00Z">
              <w:r w:rsidRPr="00BF38C6" w:rsidDel="00A66E16">
                <w:rPr>
                  <w:rFonts w:ascii="Arial Narrow" w:hAnsi="Arial Narrow"/>
                  <w:color w:val="auto"/>
                  <w:sz w:val="16"/>
                  <w:szCs w:val="16"/>
                  <w:lang w:val="ru-RU"/>
                </w:rPr>
                <w:delText>RF</w:delText>
              </w:r>
            </w:del>
          </w:p>
        </w:tc>
        <w:tc>
          <w:tcPr>
            <w:tcW w:w="709" w:type="dxa"/>
            <w:tcBorders>
              <w:top w:val="single" w:sz="6" w:space="0" w:color="auto"/>
              <w:left w:val="single" w:sz="6" w:space="0" w:color="auto"/>
              <w:bottom w:val="single" w:sz="6" w:space="0" w:color="auto"/>
              <w:right w:val="single" w:sz="6" w:space="0" w:color="auto"/>
            </w:tcBorders>
          </w:tcPr>
          <w:p w14:paraId="7E260799" w14:textId="30DCAD22" w:rsidR="00797682" w:rsidRPr="00BF38C6" w:rsidDel="00A66E16" w:rsidRDefault="00797682" w:rsidP="00D14C5B">
            <w:pPr>
              <w:pStyle w:val="CellBodyCentered"/>
              <w:rPr>
                <w:del w:id="980" w:author="Zhunisbayev, Olzhasbek [Bolashak Atyrau Limited]" w:date="2024-05-09T22:10:00Z"/>
                <w:rFonts w:ascii="Arial Narrow" w:hAnsi="Arial Narrow"/>
                <w:color w:val="auto"/>
                <w:sz w:val="16"/>
                <w:szCs w:val="16"/>
              </w:rPr>
            </w:pPr>
          </w:p>
          <w:p w14:paraId="13FE672E" w14:textId="7587D3B9" w:rsidR="00797682" w:rsidRPr="00BF38C6" w:rsidDel="00A66E16" w:rsidRDefault="00797682" w:rsidP="00D14C5B">
            <w:pPr>
              <w:pStyle w:val="CellBodyCentered"/>
              <w:rPr>
                <w:del w:id="981" w:author="Zhunisbayev, Olzhasbek [Bolashak Atyrau Limited]" w:date="2024-05-09T22:10:00Z"/>
                <w:rFonts w:ascii="Arial Narrow" w:hAnsi="Arial Narrow" w:cs="Arial"/>
                <w:color w:val="auto"/>
                <w:sz w:val="16"/>
                <w:szCs w:val="16"/>
                <w:lang w:val="ru-RU"/>
              </w:rPr>
            </w:pPr>
            <w:del w:id="982" w:author="Zhunisbayev, Olzhasbek [Bolashak Atyrau Limited]" w:date="2024-05-09T22:10:00Z">
              <w:r w:rsidRPr="00BF38C6" w:rsidDel="00A66E16">
                <w:rPr>
                  <w:rFonts w:ascii="Arial Narrow" w:hAnsi="Arial Narrow"/>
                  <w:color w:val="auto"/>
                  <w:sz w:val="16"/>
                  <w:szCs w:val="16"/>
                  <w:lang w:val="ru-RU"/>
                </w:rPr>
                <w:delText xml:space="preserve">От -29 до </w:delText>
              </w:r>
            </w:del>
          </w:p>
          <w:p w14:paraId="21C90716" w14:textId="7BF53A10" w:rsidR="00797682" w:rsidRPr="00BF38C6" w:rsidDel="00A66E16" w:rsidRDefault="00797682" w:rsidP="00D14C5B">
            <w:pPr>
              <w:pStyle w:val="CellBodyCentered"/>
              <w:rPr>
                <w:del w:id="983" w:author="Zhunisbayev, Olzhasbek [Bolashak Atyrau Limited]" w:date="2024-05-09T22:10:00Z"/>
                <w:rFonts w:ascii="Arial Narrow" w:hAnsi="Arial Narrow" w:cs="Arial"/>
                <w:color w:val="auto"/>
                <w:sz w:val="16"/>
                <w:szCs w:val="16"/>
                <w:lang w:val="en-GB"/>
              </w:rPr>
            </w:pPr>
            <w:del w:id="984" w:author="Zhunisbayev, Olzhasbek [Bolashak Atyrau Limited]" w:date="2024-05-09T22:10:00Z">
              <w:r w:rsidRPr="00BF38C6" w:rsidDel="00A66E16">
                <w:rPr>
                  <w:rFonts w:ascii="Arial Narrow" w:hAnsi="Arial Narrow"/>
                  <w:color w:val="auto"/>
                  <w:sz w:val="16"/>
                  <w:szCs w:val="16"/>
                  <w:lang w:val="ru-RU"/>
                </w:rPr>
                <w:delText>+180°C</w:delText>
              </w:r>
            </w:del>
          </w:p>
        </w:tc>
        <w:tc>
          <w:tcPr>
            <w:tcW w:w="1951" w:type="dxa"/>
            <w:tcBorders>
              <w:top w:val="single" w:sz="6" w:space="0" w:color="auto"/>
              <w:left w:val="single" w:sz="6" w:space="0" w:color="auto"/>
              <w:bottom w:val="single" w:sz="6" w:space="0" w:color="auto"/>
              <w:right w:val="single" w:sz="6" w:space="0" w:color="auto"/>
            </w:tcBorders>
          </w:tcPr>
          <w:p w14:paraId="38219363" w14:textId="09C1776B" w:rsidR="00797682" w:rsidRPr="00BF38C6" w:rsidDel="00A66E16" w:rsidRDefault="00797682" w:rsidP="00D14C5B">
            <w:pPr>
              <w:pStyle w:val="CellBody"/>
              <w:rPr>
                <w:del w:id="985" w:author="Zhunisbayev, Olzhasbek [Bolashak Atyrau Limited]" w:date="2024-05-09T22:10:00Z"/>
                <w:rFonts w:ascii="Arial Narrow" w:hAnsi="Arial Narrow"/>
                <w:color w:val="auto"/>
                <w:sz w:val="16"/>
                <w:szCs w:val="16"/>
                <w:u w:val="single"/>
                <w:lang w:val="ru-RU"/>
                <w:rPrChange w:id="986" w:author="Zhunisbayev, Olzhasbek A [Bolashak Atyrau Limited]" w:date="2022-06-06T22:35:00Z">
                  <w:rPr>
                    <w:del w:id="987" w:author="Zhunisbayev, Olzhasbek [Bolashak Atyrau Limited]" w:date="2024-05-09T22:10:00Z"/>
                    <w:rFonts w:ascii="Arial" w:hAnsi="Arial"/>
                    <w:color w:val="auto"/>
                    <w:sz w:val="16"/>
                    <w:u w:val="single"/>
                  </w:rPr>
                </w:rPrChange>
              </w:rPr>
            </w:pPr>
          </w:p>
          <w:p w14:paraId="7B1FFFDF" w14:textId="1BE79BF3" w:rsidR="00797682" w:rsidRPr="00BF38C6" w:rsidDel="00A66E16" w:rsidRDefault="00797682" w:rsidP="00D14C5B">
            <w:pPr>
              <w:pStyle w:val="CellBody"/>
              <w:rPr>
                <w:del w:id="988" w:author="Zhunisbayev, Olzhasbek [Bolashak Atyrau Limited]" w:date="2024-05-09T22:10:00Z"/>
                <w:rFonts w:ascii="Arial Narrow" w:hAnsi="Arial Narrow" w:cs="Arial"/>
                <w:color w:val="auto"/>
                <w:sz w:val="16"/>
                <w:szCs w:val="16"/>
                <w:lang w:val="ru-RU"/>
              </w:rPr>
            </w:pPr>
            <w:del w:id="989" w:author="Zhunisbayev, Olzhasbek [Bolashak Atyrau Limited]" w:date="2024-05-09T22:10:00Z">
              <w:r w:rsidRPr="00BF38C6" w:rsidDel="00A66E16">
                <w:rPr>
                  <w:rFonts w:ascii="Arial Narrow" w:hAnsi="Arial Narrow"/>
                  <w:color w:val="auto"/>
                  <w:sz w:val="16"/>
                  <w:szCs w:val="16"/>
                  <w:u w:val="single"/>
                  <w:lang w:val="ru-RU"/>
                </w:rPr>
                <w:delText xml:space="preserve">По ASME B16.5, группа матер. 1.1 </w:delText>
              </w:r>
              <w:r w:rsidRPr="00BF38C6" w:rsidDel="00A66E16">
                <w:rPr>
                  <w:rFonts w:ascii="Arial Narrow" w:hAnsi="Arial Narrow"/>
                  <w:color w:val="auto"/>
                  <w:sz w:val="16"/>
                  <w:szCs w:val="16"/>
                  <w:lang w:val="ru-RU"/>
                </w:rPr>
                <w:delText>(ограничива- ется характеристиками фланца)</w:delText>
              </w:r>
            </w:del>
          </w:p>
          <w:p w14:paraId="15A81616" w14:textId="42A818AF" w:rsidR="00797682" w:rsidRPr="00BF38C6" w:rsidDel="00A66E16" w:rsidRDefault="00797682" w:rsidP="00D14C5B">
            <w:pPr>
              <w:pStyle w:val="TableText"/>
              <w:rPr>
                <w:del w:id="990" w:author="Zhunisbayev, Olzhasbek [Bolashak Atyrau Limited]" w:date="2024-05-09T22:10:00Z"/>
                <w:rFonts w:ascii="Arial Narrow" w:hAnsi="Arial Narrow"/>
                <w:color w:val="auto"/>
                <w:szCs w:val="16"/>
                <w:lang w:val="ru-RU"/>
              </w:rPr>
            </w:pPr>
            <w:del w:id="991" w:author="Zhunisbayev, Olzhasbek [Bolashak Atyrau Limited]" w:date="2024-05-09T22:10:00Z">
              <w:r w:rsidRPr="00BF38C6" w:rsidDel="00A66E16">
                <w:rPr>
                  <w:rFonts w:ascii="Arial Narrow" w:hAnsi="Arial Narrow"/>
                  <w:color w:val="auto"/>
                  <w:szCs w:val="16"/>
                  <w:lang w:val="ru-RU"/>
                </w:rPr>
                <w:delText>макс. до 38°</w:delText>
              </w:r>
              <w:r w:rsidRPr="00BF38C6" w:rsidDel="00A66E16">
                <w:rPr>
                  <w:rFonts w:ascii="Arial Narrow" w:hAnsi="Arial Narrow"/>
                  <w:snapToGrid w:val="0"/>
                  <w:color w:val="auto"/>
                  <w:szCs w:val="16"/>
                  <w:lang w:val="ru-RU"/>
                </w:rPr>
                <w:delText xml:space="preserve">C </w:delText>
              </w:r>
              <w:r w:rsidRPr="00BF38C6" w:rsidDel="00A66E16">
                <w:rPr>
                  <w:rFonts w:ascii="Arial Narrow" w:hAnsi="Arial Narrow"/>
                  <w:color w:val="auto"/>
                  <w:szCs w:val="16"/>
                  <w:lang w:val="ru-RU"/>
                </w:rPr>
                <w:delText>= 19,6 бар (изб.)</w:delText>
              </w:r>
            </w:del>
          </w:p>
          <w:p w14:paraId="6C63F812" w14:textId="4188D26C" w:rsidR="00797682" w:rsidRPr="00BF38C6" w:rsidDel="00A66E16" w:rsidRDefault="00797682" w:rsidP="00D14C5B">
            <w:pPr>
              <w:pStyle w:val="TableText"/>
              <w:rPr>
                <w:del w:id="992" w:author="Zhunisbayev, Olzhasbek [Bolashak Atyrau Limited]" w:date="2024-05-09T22:10:00Z"/>
                <w:rFonts w:ascii="Arial Narrow" w:hAnsi="Arial Narrow"/>
                <w:color w:val="auto"/>
                <w:szCs w:val="16"/>
                <w:lang w:val="ru-RU"/>
              </w:rPr>
            </w:pPr>
            <w:del w:id="993" w:author="Zhunisbayev, Olzhasbek [Bolashak Atyrau Limited]" w:date="2024-05-09T22:10:00Z">
              <w:r w:rsidRPr="00BF38C6" w:rsidDel="00A66E16">
                <w:rPr>
                  <w:rFonts w:ascii="Arial Narrow" w:hAnsi="Arial Narrow"/>
                  <w:color w:val="auto"/>
                  <w:szCs w:val="16"/>
                  <w:lang w:val="ru-RU"/>
                </w:rPr>
                <w:delText>макс. при 50°</w:delText>
              </w:r>
              <w:r w:rsidRPr="00BF38C6" w:rsidDel="00A66E16">
                <w:rPr>
                  <w:rFonts w:ascii="Arial Narrow" w:hAnsi="Arial Narrow"/>
                  <w:snapToGrid w:val="0"/>
                  <w:color w:val="auto"/>
                  <w:szCs w:val="16"/>
                  <w:lang w:val="ru-RU"/>
                </w:rPr>
                <w:delText xml:space="preserve">C = 19,2 </w:delText>
              </w:r>
              <w:r w:rsidRPr="00BF38C6" w:rsidDel="00A66E16">
                <w:rPr>
                  <w:rFonts w:ascii="Arial Narrow" w:hAnsi="Arial Narrow"/>
                  <w:color w:val="auto"/>
                  <w:szCs w:val="16"/>
                  <w:lang w:val="ru-RU"/>
                </w:rPr>
                <w:delText>бар (изб.)</w:delText>
              </w:r>
            </w:del>
          </w:p>
          <w:p w14:paraId="5230BF94" w14:textId="0696C807" w:rsidR="00797682" w:rsidRPr="00BF38C6" w:rsidDel="00A66E16" w:rsidRDefault="00797682" w:rsidP="00D14C5B">
            <w:pPr>
              <w:pStyle w:val="TableText"/>
              <w:rPr>
                <w:del w:id="994" w:author="Zhunisbayev, Olzhasbek [Bolashak Atyrau Limited]" w:date="2024-05-09T22:10:00Z"/>
                <w:rFonts w:ascii="Arial Narrow" w:hAnsi="Arial Narrow"/>
                <w:color w:val="auto"/>
                <w:szCs w:val="16"/>
                <w:lang w:val="ru-RU"/>
              </w:rPr>
            </w:pPr>
            <w:del w:id="995" w:author="Zhunisbayev, Olzhasbek [Bolashak Atyrau Limited]" w:date="2024-05-09T22:10:00Z">
              <w:r w:rsidRPr="00BF38C6" w:rsidDel="00A66E16">
                <w:rPr>
                  <w:rFonts w:ascii="Arial Narrow" w:hAnsi="Arial Narrow"/>
                  <w:color w:val="auto"/>
                  <w:szCs w:val="16"/>
                  <w:lang w:val="ru-RU"/>
                </w:rPr>
                <w:delText>макс. при 100 °</w:delText>
              </w:r>
              <w:r w:rsidRPr="00BF38C6" w:rsidDel="00A66E16">
                <w:rPr>
                  <w:rFonts w:ascii="Arial Narrow" w:hAnsi="Arial Narrow"/>
                  <w:snapToGrid w:val="0"/>
                  <w:color w:val="auto"/>
                  <w:szCs w:val="16"/>
                  <w:lang w:val="ru-RU"/>
                </w:rPr>
                <w:delText xml:space="preserve">C = 17,7 </w:delText>
              </w:r>
              <w:r w:rsidRPr="00BF38C6" w:rsidDel="00A66E16">
                <w:rPr>
                  <w:rFonts w:ascii="Arial Narrow" w:hAnsi="Arial Narrow"/>
                  <w:color w:val="auto"/>
                  <w:szCs w:val="16"/>
                  <w:lang w:val="ru-RU"/>
                </w:rPr>
                <w:delText>бар (изб.)</w:delText>
              </w:r>
            </w:del>
          </w:p>
          <w:p w14:paraId="3332601E" w14:textId="728C611D" w:rsidR="00797682" w:rsidRPr="00BF38C6" w:rsidDel="00A66E16" w:rsidRDefault="00797682" w:rsidP="00D14C5B">
            <w:pPr>
              <w:pStyle w:val="CellBody"/>
              <w:rPr>
                <w:del w:id="996" w:author="Zhunisbayev, Olzhasbek [Bolashak Atyrau Limited]" w:date="2024-05-09T22:10:00Z"/>
                <w:rFonts w:ascii="Arial Narrow" w:hAnsi="Arial Narrow" w:cs="Arial"/>
                <w:color w:val="auto"/>
                <w:sz w:val="16"/>
                <w:szCs w:val="16"/>
                <w:lang w:val="ru-RU"/>
              </w:rPr>
            </w:pPr>
            <w:del w:id="997" w:author="Zhunisbayev, Olzhasbek [Bolashak Atyrau Limited]" w:date="2024-05-09T22:10:00Z">
              <w:r w:rsidRPr="00BF38C6" w:rsidDel="00A66E16">
                <w:rPr>
                  <w:rFonts w:ascii="Arial Narrow" w:hAnsi="Arial Narrow"/>
                  <w:color w:val="auto"/>
                  <w:sz w:val="16"/>
                  <w:szCs w:val="16"/>
                  <w:lang w:val="ru-RU"/>
                </w:rPr>
                <w:delText>макс. при 150 °</w:delText>
              </w:r>
              <w:r w:rsidRPr="00BF38C6" w:rsidDel="00A66E16">
                <w:rPr>
                  <w:rFonts w:ascii="Arial Narrow" w:hAnsi="Arial Narrow"/>
                  <w:snapToGrid w:val="0"/>
                  <w:color w:val="auto"/>
                  <w:sz w:val="16"/>
                  <w:szCs w:val="16"/>
                  <w:lang w:val="ru-RU"/>
                </w:rPr>
                <w:delText xml:space="preserve">C = 15,8 </w:delText>
              </w:r>
              <w:r w:rsidRPr="00BF38C6" w:rsidDel="00A66E16">
                <w:rPr>
                  <w:rFonts w:ascii="Arial Narrow" w:hAnsi="Arial Narrow"/>
                  <w:color w:val="auto"/>
                  <w:sz w:val="16"/>
                  <w:szCs w:val="16"/>
                  <w:lang w:val="ru-RU"/>
                </w:rPr>
                <w:delText>бар (изб.)</w:delText>
              </w:r>
            </w:del>
          </w:p>
          <w:p w14:paraId="2E9E2016" w14:textId="60D0D0DA" w:rsidR="00797682" w:rsidRPr="00BF38C6" w:rsidDel="00A66E16" w:rsidRDefault="00797682" w:rsidP="00D14C5B">
            <w:pPr>
              <w:pStyle w:val="CellBody"/>
              <w:rPr>
                <w:del w:id="998" w:author="Zhunisbayev, Olzhasbek [Bolashak Atyrau Limited]" w:date="2024-05-09T22:10:00Z"/>
                <w:rFonts w:ascii="Arial Narrow" w:hAnsi="Arial Narrow"/>
                <w:color w:val="auto"/>
                <w:sz w:val="16"/>
                <w:szCs w:val="16"/>
                <w:lang w:val="ru-RU"/>
                <w:rPrChange w:id="999" w:author="Zhunisbayev, Olzhasbek A [Bolashak Atyrau Limited]" w:date="2022-06-06T22:35:00Z">
                  <w:rPr>
                    <w:del w:id="1000" w:author="Zhunisbayev, Olzhasbek [Bolashak Atyrau Limited]" w:date="2024-05-09T22:10:00Z"/>
                    <w:rFonts w:ascii="Arial" w:hAnsi="Arial"/>
                    <w:color w:val="auto"/>
                    <w:sz w:val="16"/>
                  </w:rPr>
                </w:rPrChange>
              </w:rPr>
            </w:pPr>
            <w:del w:id="1001" w:author="Zhunisbayev, Olzhasbek [Bolashak Atyrau Limited]" w:date="2024-05-09T22:10:00Z">
              <w:r w:rsidRPr="00BF38C6" w:rsidDel="00A66E16">
                <w:rPr>
                  <w:rFonts w:ascii="Arial Narrow" w:hAnsi="Arial Narrow"/>
                  <w:color w:val="auto"/>
                  <w:sz w:val="16"/>
                  <w:szCs w:val="16"/>
                  <w:lang w:val="ru-RU"/>
                </w:rPr>
                <w:delText>макс. при 180 °</w:delText>
              </w:r>
              <w:r w:rsidRPr="00BF38C6" w:rsidDel="00A66E16">
                <w:rPr>
                  <w:rFonts w:ascii="Arial Narrow" w:hAnsi="Arial Narrow"/>
                  <w:snapToGrid w:val="0"/>
                  <w:color w:val="auto"/>
                  <w:sz w:val="16"/>
                  <w:szCs w:val="16"/>
                  <w:lang w:val="ru-RU"/>
                </w:rPr>
                <w:delText xml:space="preserve">C = 14,6 </w:delText>
              </w:r>
              <w:r w:rsidRPr="00BF38C6" w:rsidDel="00A66E16">
                <w:rPr>
                  <w:rFonts w:ascii="Arial Narrow" w:hAnsi="Arial Narrow"/>
                  <w:color w:val="auto"/>
                  <w:sz w:val="16"/>
                  <w:szCs w:val="16"/>
                  <w:lang w:val="ru-RU"/>
                </w:rPr>
                <w:delText xml:space="preserve">бар (изб.) </w:delText>
              </w:r>
            </w:del>
          </w:p>
          <w:p w14:paraId="0341C6E2" w14:textId="45E9363A" w:rsidR="00797682" w:rsidRPr="00BF38C6" w:rsidDel="00A66E16" w:rsidRDefault="00797682" w:rsidP="00D14C5B">
            <w:pPr>
              <w:pStyle w:val="CellBody"/>
              <w:rPr>
                <w:del w:id="1002" w:author="Zhunisbayev, Olzhasbek [Bolashak Atyrau Limited]" w:date="2024-05-09T22:10:00Z"/>
                <w:rFonts w:ascii="Arial Narrow" w:hAnsi="Arial Narrow" w:cs="Arial"/>
                <w:color w:val="auto"/>
                <w:sz w:val="16"/>
                <w:szCs w:val="16"/>
                <w:lang w:val="ru-RU"/>
                <w:rPrChange w:id="1003" w:author="Zhunisbayev, Olzhasbek A [Bolashak Atyrau Limited]" w:date="2022-06-06T22:35:00Z">
                  <w:rPr>
                    <w:del w:id="1004" w:author="Zhunisbayev, Olzhasbek [Bolashak Atyrau Limited]" w:date="2024-05-09T22:10:00Z"/>
                    <w:rFonts w:ascii="Arial" w:hAnsi="Arial" w:cs="Arial"/>
                    <w:color w:val="auto"/>
                    <w:sz w:val="16"/>
                    <w:szCs w:val="16"/>
                  </w:rPr>
                </w:rPrChange>
              </w:rPr>
            </w:pPr>
          </w:p>
        </w:tc>
        <w:tc>
          <w:tcPr>
            <w:tcW w:w="611" w:type="dxa"/>
            <w:tcBorders>
              <w:top w:val="single" w:sz="6" w:space="0" w:color="auto"/>
              <w:left w:val="single" w:sz="6" w:space="0" w:color="auto"/>
              <w:bottom w:val="single" w:sz="6" w:space="0" w:color="auto"/>
              <w:right w:val="single" w:sz="6" w:space="0" w:color="auto"/>
            </w:tcBorders>
          </w:tcPr>
          <w:p w14:paraId="0D778C3E" w14:textId="1ED232A7" w:rsidR="00797682" w:rsidRPr="00BF38C6" w:rsidDel="00A66E16" w:rsidRDefault="00797682" w:rsidP="00D14C5B">
            <w:pPr>
              <w:pStyle w:val="CellBodyCentered"/>
              <w:rPr>
                <w:del w:id="1005" w:author="Zhunisbayev, Olzhasbek [Bolashak Atyrau Limited]" w:date="2024-05-09T22:10:00Z"/>
                <w:rFonts w:ascii="Arial Narrow" w:hAnsi="Arial Narrow" w:cs="Arial"/>
                <w:color w:val="auto"/>
                <w:sz w:val="16"/>
                <w:szCs w:val="16"/>
                <w:lang w:val="ru-RU"/>
                <w:rPrChange w:id="1006" w:author="Zhunisbayev, Olzhasbek A [Bolashak Atyrau Limited]" w:date="2022-06-06T22:35:00Z">
                  <w:rPr>
                    <w:del w:id="1007" w:author="Zhunisbayev, Olzhasbek [Bolashak Atyrau Limited]" w:date="2024-05-09T22:10:00Z"/>
                    <w:rFonts w:ascii="Arial" w:hAnsi="Arial" w:cs="Arial"/>
                    <w:color w:val="auto"/>
                    <w:sz w:val="16"/>
                    <w:szCs w:val="16"/>
                  </w:rPr>
                </w:rPrChange>
              </w:rPr>
            </w:pPr>
          </w:p>
          <w:p w14:paraId="3E4BEC96" w14:textId="1FAADD5B" w:rsidR="00797682" w:rsidRPr="00BF38C6" w:rsidDel="00A66E16" w:rsidRDefault="00797682" w:rsidP="00D14C5B">
            <w:pPr>
              <w:pStyle w:val="CellBodyCentered"/>
              <w:rPr>
                <w:del w:id="1008" w:author="Zhunisbayev, Olzhasbek [Bolashak Atyrau Limited]" w:date="2024-05-09T22:10:00Z"/>
                <w:rFonts w:ascii="Arial Narrow" w:hAnsi="Arial Narrow" w:cs="Arial"/>
                <w:color w:val="auto"/>
                <w:sz w:val="16"/>
                <w:szCs w:val="16"/>
                <w:lang w:val="ru-RU"/>
              </w:rPr>
            </w:pPr>
            <w:del w:id="1009" w:author="Zhunisbayev, Olzhasbek [Bolashak Atyrau Limited]" w:date="2024-05-09T22:10:00Z">
              <w:r w:rsidRPr="00BF38C6" w:rsidDel="00A66E16">
                <w:rPr>
                  <w:rFonts w:ascii="Arial Narrow" w:hAnsi="Arial Narrow" w:cs="Arial"/>
                  <w:color w:val="auto"/>
                  <w:sz w:val="16"/>
                  <w:szCs w:val="16"/>
                  <w:lang w:val="ru-RU"/>
                </w:rPr>
                <w:delText>Приме</w:delText>
              </w:r>
              <w:r w:rsidRPr="00BF38C6" w:rsidDel="00A66E16">
                <w:rPr>
                  <w:rFonts w:ascii="Arial Narrow" w:hAnsi="Arial Narrow" w:cs="Arial"/>
                  <w:color w:val="auto"/>
                  <w:sz w:val="16"/>
                  <w:szCs w:val="16"/>
                </w:rPr>
                <w:delText>-</w:delText>
              </w:r>
              <w:r w:rsidRPr="00BF38C6" w:rsidDel="00A66E16">
                <w:rPr>
                  <w:rFonts w:ascii="Arial Narrow" w:hAnsi="Arial Narrow" w:cs="Arial"/>
                  <w:color w:val="auto"/>
                  <w:sz w:val="16"/>
                  <w:szCs w:val="16"/>
                  <w:lang w:val="ru-RU"/>
                </w:rPr>
                <w:delText>чание 3</w:delText>
              </w:r>
            </w:del>
          </w:p>
        </w:tc>
        <w:tc>
          <w:tcPr>
            <w:tcW w:w="450" w:type="dxa"/>
            <w:tcBorders>
              <w:top w:val="single" w:sz="6" w:space="0" w:color="auto"/>
              <w:left w:val="single" w:sz="6" w:space="0" w:color="auto"/>
              <w:bottom w:val="single" w:sz="6" w:space="0" w:color="auto"/>
              <w:right w:val="single" w:sz="6" w:space="0" w:color="auto"/>
            </w:tcBorders>
          </w:tcPr>
          <w:p w14:paraId="01BFFA9B" w14:textId="78FAB6E9" w:rsidR="00797682" w:rsidRPr="00BF38C6" w:rsidDel="00A66E16" w:rsidRDefault="00797682" w:rsidP="00D14C5B">
            <w:pPr>
              <w:pStyle w:val="CellBodyCentered"/>
              <w:rPr>
                <w:del w:id="1010" w:author="Zhunisbayev, Olzhasbek [Bolashak Atyrau Limited]" w:date="2024-05-09T22:10:00Z"/>
                <w:rFonts w:ascii="Arial Narrow" w:hAnsi="Arial Narrow"/>
                <w:color w:val="auto"/>
                <w:sz w:val="16"/>
                <w:szCs w:val="16"/>
              </w:rPr>
            </w:pPr>
          </w:p>
          <w:p w14:paraId="3CFDC40E" w14:textId="746C0279" w:rsidR="00797682" w:rsidRPr="00BF38C6" w:rsidDel="00A66E16" w:rsidRDefault="00797682" w:rsidP="00D14C5B">
            <w:pPr>
              <w:pStyle w:val="CellBodyCentered"/>
              <w:rPr>
                <w:del w:id="1011" w:author="Zhunisbayev, Olzhasbek [Bolashak Atyrau Limited]" w:date="2024-05-09T22:10:00Z"/>
                <w:rFonts w:ascii="Arial Narrow" w:hAnsi="Arial Narrow"/>
                <w:color w:val="auto"/>
                <w:sz w:val="16"/>
                <w:szCs w:val="16"/>
                <w:lang w:val="ru-RU"/>
              </w:rPr>
            </w:pPr>
            <w:del w:id="1012" w:author="Zhunisbayev, Olzhasbek [Bolashak Atyrau Limited]" w:date="2024-05-09T22:10:00Z">
              <w:r w:rsidRPr="00BF38C6" w:rsidDel="00A66E16">
                <w:rPr>
                  <w:rFonts w:ascii="Arial Narrow" w:hAnsi="Arial Narrow"/>
                  <w:color w:val="auto"/>
                  <w:sz w:val="16"/>
                  <w:szCs w:val="16"/>
                  <w:lang w:val="ru-RU"/>
                </w:rPr>
                <w:delText>100</w:delText>
              </w:r>
            </w:del>
          </w:p>
        </w:tc>
      </w:tr>
      <w:tr w:rsidR="00797682" w:rsidRPr="00BF38C6" w14:paraId="4CD119A4" w14:textId="77777777" w:rsidTr="002A7110">
        <w:tc>
          <w:tcPr>
            <w:tcW w:w="3332" w:type="dxa"/>
            <w:tcBorders>
              <w:top w:val="single" w:sz="6" w:space="0" w:color="auto"/>
              <w:left w:val="single" w:sz="6" w:space="0" w:color="auto"/>
              <w:bottom w:val="single" w:sz="6" w:space="0" w:color="auto"/>
              <w:right w:val="single" w:sz="6" w:space="0" w:color="auto"/>
            </w:tcBorders>
          </w:tcPr>
          <w:p w14:paraId="35E0C57B" w14:textId="77777777" w:rsidR="00797682" w:rsidRPr="00BF38C6" w:rsidRDefault="00797682" w:rsidP="00D14C5B">
            <w:pPr>
              <w:pStyle w:val="CellBody"/>
              <w:rPr>
                <w:rFonts w:ascii="Arial Narrow" w:hAnsi="Arial Narrow"/>
                <w:color w:val="auto"/>
                <w:sz w:val="16"/>
                <w:szCs w:val="16"/>
                <w:u w:val="single"/>
                <w:lang w:val="ru-RU"/>
                <w:rPrChange w:id="1013" w:author="Zhunisbayev, Olzhasbek A [Bolashak Atyrau Limited]" w:date="2022-06-06T22:35:00Z">
                  <w:rPr>
                    <w:rFonts w:ascii="Arial" w:hAnsi="Arial"/>
                    <w:color w:val="auto"/>
                    <w:sz w:val="16"/>
                    <w:u w:val="single"/>
                  </w:rPr>
                </w:rPrChange>
              </w:rPr>
            </w:pPr>
          </w:p>
          <w:p w14:paraId="0B04C12D" w14:textId="2293DDCC"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u w:val="single"/>
                <w:lang w:val="ru-RU"/>
              </w:rPr>
              <w:t>ЭКСПЛ</w:t>
            </w:r>
            <w:r w:rsidR="00F36E84" w:rsidRPr="006759B5">
              <w:rPr>
                <w:rFonts w:ascii="Arial Narrow" w:hAnsi="Arial Narrow"/>
                <w:color w:val="auto"/>
                <w:sz w:val="16"/>
                <w:szCs w:val="16"/>
                <w:u w:val="single"/>
                <w:lang w:val="ru-RU"/>
              </w:rPr>
              <w:t>.</w:t>
            </w:r>
            <w:r w:rsidRPr="00BF38C6">
              <w:rPr>
                <w:rFonts w:ascii="Arial Narrow" w:hAnsi="Arial Narrow"/>
                <w:color w:val="auto"/>
                <w:sz w:val="16"/>
                <w:szCs w:val="16"/>
                <w:u w:val="single"/>
                <w:lang w:val="ru-RU"/>
              </w:rPr>
              <w:t xml:space="preserve"> В КИСЛОЙ СРЕДЕ И ЗАГРЯЗНЕН</w:t>
            </w:r>
            <w:r w:rsidR="00F36E84" w:rsidRPr="006759B5">
              <w:rPr>
                <w:rFonts w:ascii="Arial Narrow" w:hAnsi="Arial Narrow"/>
                <w:color w:val="auto"/>
                <w:sz w:val="16"/>
                <w:szCs w:val="16"/>
                <w:u w:val="single"/>
                <w:lang w:val="ru-RU"/>
              </w:rPr>
              <w:t>.</w:t>
            </w:r>
            <w:r w:rsidRPr="00BF38C6">
              <w:rPr>
                <w:rFonts w:ascii="Arial Narrow" w:hAnsi="Arial Narrow"/>
                <w:color w:val="auto"/>
                <w:sz w:val="16"/>
                <w:szCs w:val="16"/>
                <w:u w:val="single"/>
                <w:lang w:val="ru-RU"/>
              </w:rPr>
              <w:t xml:space="preserve"> ВОДЕ</w:t>
            </w:r>
          </w:p>
          <w:p w14:paraId="1F3EE64B" w14:textId="77777777" w:rsidR="00C42CE9" w:rsidRPr="006759B5" w:rsidRDefault="00C42CE9" w:rsidP="00D14C5B">
            <w:pPr>
              <w:pStyle w:val="CellBody"/>
              <w:rPr>
                <w:rFonts w:ascii="Arial Narrow" w:hAnsi="Arial Narrow"/>
                <w:color w:val="auto"/>
                <w:sz w:val="16"/>
                <w:szCs w:val="16"/>
                <w:lang w:val="ru-RU"/>
              </w:rPr>
            </w:pPr>
          </w:p>
          <w:p w14:paraId="7AD0D69E" w14:textId="05E0E1B1"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BD- ПРОДУВКА, КИСЛЫЕ</w:t>
            </w:r>
            <w:r w:rsidR="00F36E84"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 xml:space="preserve">УГЛЕВОДОРОДЫ  </w:t>
            </w:r>
          </w:p>
          <w:p w14:paraId="38C65952" w14:textId="05C7F39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 - КИСЛЫЙ ФАКЕЛЬНЫЙ ГАЗ (ТОЛЬКО ВНЕ УЧ</w:t>
            </w:r>
            <w:r w:rsidR="00B7695E"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2C5D644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BFC – ФАКЕЛЬНЫЙ ГАЗ, ХОЛОДНЫЙ</w:t>
            </w:r>
          </w:p>
          <w:p w14:paraId="15DBAD5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BFH – ФАКЕЛЬНЫЙ ГАЗ, ВЫСОКОЕ ДАВЛЕНИЕ</w:t>
            </w:r>
          </w:p>
          <w:p w14:paraId="27959E0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BFL – ФАКЕЛЬНЫЙ ГАЗ, НИЗКОЕ ДАВЛЕНИЕ</w:t>
            </w:r>
          </w:p>
          <w:p w14:paraId="31DC2798"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BFU – ВЫХЛОПНОЙ ГАЗ В ТРУБУ</w:t>
            </w:r>
          </w:p>
          <w:p w14:paraId="65E7BCC5"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BV - СБРОС КИСЛОЙ СРЕДЫ В АТМОСФЕРУ</w:t>
            </w:r>
          </w:p>
          <w:p w14:paraId="0641C782"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CC – ОТРАБОТАННЫЙ КАУСТИК</w:t>
            </w:r>
          </w:p>
          <w:p w14:paraId="248F75F5"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CCD</w:t>
            </w:r>
            <w:r w:rsidRPr="00BF38C6">
              <w:rPr>
                <w:rFonts w:ascii="Arial Narrow" w:hAnsi="Arial Narrow" w:cs="Arial"/>
                <w:color w:val="auto"/>
                <w:sz w:val="16"/>
                <w:szCs w:val="16"/>
                <w:lang w:val="ru-RU"/>
              </w:rPr>
              <w:t xml:space="preserve"> – ДЕЭМУЛЬГАТОР</w:t>
            </w:r>
          </w:p>
          <w:p w14:paraId="2EAD0688"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CCS</w:t>
            </w:r>
            <w:r w:rsidRPr="00BF38C6">
              <w:rPr>
                <w:rFonts w:ascii="Arial Narrow" w:hAnsi="Arial Narrow" w:cs="Arial"/>
                <w:color w:val="auto"/>
                <w:sz w:val="16"/>
                <w:szCs w:val="16"/>
                <w:lang w:val="ru-RU"/>
              </w:rPr>
              <w:t xml:space="preserve"> – КАУСТИК</w:t>
            </w:r>
          </w:p>
          <w:p w14:paraId="3EE050A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CDE – АМИН, ТОЩИЙ (ниже 90 °C)</w:t>
            </w:r>
          </w:p>
          <w:p w14:paraId="3E8391FA"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CDF – АМИН, СВЕЖИЙ</w:t>
            </w:r>
          </w:p>
          <w:p w14:paraId="5884063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CDM – АМИН, ОБОГАЩЕННЫЙ (ниже 70 °C)</w:t>
            </w:r>
          </w:p>
          <w:p w14:paraId="712EA319" w14:textId="1456C94C" w:rsidR="00797682" w:rsidRPr="006759B5"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CI – ИНГИБИТОР КОРРОЗИИ И </w:t>
            </w:r>
            <w:r w:rsidR="00B7695E" w:rsidRPr="006759B5">
              <w:rPr>
                <w:rFonts w:ascii="Arial Narrow" w:hAnsi="Arial Narrow"/>
                <w:color w:val="auto"/>
                <w:sz w:val="16"/>
                <w:szCs w:val="16"/>
                <w:lang w:val="ru-RU"/>
              </w:rPr>
              <w:t>АНТИ</w:t>
            </w:r>
            <w:r w:rsidRPr="00BF38C6">
              <w:rPr>
                <w:rFonts w:ascii="Arial Narrow" w:hAnsi="Arial Narrow"/>
                <w:color w:val="auto"/>
                <w:sz w:val="16"/>
                <w:szCs w:val="16"/>
                <w:lang w:val="ru-RU"/>
              </w:rPr>
              <w:t>НАКИПИ</w:t>
            </w:r>
            <w:r w:rsidR="00B7695E" w:rsidRPr="006759B5">
              <w:rPr>
                <w:rFonts w:ascii="Arial Narrow" w:hAnsi="Arial Narrow"/>
                <w:color w:val="auto"/>
                <w:sz w:val="16"/>
                <w:szCs w:val="16"/>
                <w:lang w:val="ru-RU"/>
              </w:rPr>
              <w:t>Н</w:t>
            </w:r>
          </w:p>
          <w:p w14:paraId="2533EF05"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CO – ДВУОКИСЬ УГЛЕРОДА</w:t>
            </w:r>
          </w:p>
          <w:p w14:paraId="54654CE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CS</w:t>
            </w:r>
            <w:r w:rsidRPr="00BF38C6">
              <w:rPr>
                <w:rFonts w:ascii="Arial Narrow" w:hAnsi="Arial Narrow" w:cs="Arial"/>
                <w:color w:val="auto"/>
                <w:sz w:val="16"/>
                <w:szCs w:val="16"/>
                <w:lang w:val="ru-RU"/>
              </w:rPr>
              <w:t xml:space="preserve"> – СЕРА</w:t>
            </w:r>
          </w:p>
          <w:p w14:paraId="4D43718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DCS</w:t>
            </w:r>
            <w:r w:rsidRPr="00BF38C6">
              <w:rPr>
                <w:rFonts w:ascii="Arial Narrow" w:hAnsi="Arial Narrow" w:cs="Arial"/>
                <w:color w:val="auto"/>
                <w:sz w:val="16"/>
                <w:szCs w:val="16"/>
                <w:lang w:val="ru-RU"/>
              </w:rPr>
              <w:t xml:space="preserve"> – СЛИВ КАУСТИКА</w:t>
            </w:r>
          </w:p>
          <w:p w14:paraId="2F678324" w14:textId="08B8B966"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DFX – ДРЕНАЖ  ФЛЕКСОРБА / ОСТАТ</w:t>
            </w:r>
            <w:r w:rsidR="00EF58A2"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НЕФТЬ</w:t>
            </w:r>
          </w:p>
          <w:p w14:paraId="0474E767" w14:textId="0032470E"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DHC - ДРЕНАЖ, КИСЛЫЕ</w:t>
            </w:r>
            <w:r w:rsidR="00EF58A2"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УГЛЕВОДОРОДЫ</w:t>
            </w:r>
          </w:p>
          <w:p w14:paraId="13DE1C35" w14:textId="34C77E72"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DL – ДРЕНАЖ,ПРОМЛИВ</w:t>
            </w:r>
            <w:r w:rsidR="00EF58A2"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00EF58A2"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00EF58A2"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4AECE329"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DMD – ОТХОДЫ МЕТАНОЛА, ДЭА</w:t>
            </w:r>
          </w:p>
          <w:p w14:paraId="7CD387CA" w14:textId="77777777" w:rsidR="00797682" w:rsidRPr="006759B5"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DSL</w:t>
            </w:r>
            <w:r w:rsidRPr="00BF38C6">
              <w:rPr>
                <w:rFonts w:ascii="Arial Narrow" w:hAnsi="Arial Narrow" w:cs="Arial"/>
                <w:color w:val="auto"/>
                <w:sz w:val="16"/>
                <w:szCs w:val="16"/>
                <w:lang w:val="ru-RU"/>
              </w:rPr>
              <w:t xml:space="preserve"> – ДИЗЕЛЬНОЕ ТОПЛИВО</w:t>
            </w:r>
          </w:p>
          <w:p w14:paraId="6CC056E3" w14:textId="77777777" w:rsidR="00C42CE9" w:rsidRPr="00BF38C6" w:rsidRDefault="00C42CE9" w:rsidP="00C42CE9">
            <w:pPr>
              <w:pStyle w:val="CellBody"/>
              <w:rPr>
                <w:ins w:id="1014" w:author="Zhunisbayev, Olzhasbek [Bolashak Atyrau Limited]" w:date="2024-05-12T20:01:00Z"/>
                <w:rFonts w:ascii="Arial Narrow" w:hAnsi="Arial Narrow" w:cs="Arial"/>
                <w:color w:val="auto"/>
                <w:sz w:val="16"/>
                <w:szCs w:val="16"/>
                <w:lang w:val="ru-RU"/>
              </w:rPr>
            </w:pPr>
            <w:ins w:id="1015" w:author="Zhunisbayev, Olzhasbek [Bolashak Atyrau Limited]" w:date="2024-05-12T20:01:00Z">
              <w:r w:rsidRPr="00BF38C6">
                <w:rPr>
                  <w:rFonts w:ascii="Arial Narrow" w:hAnsi="Arial Narrow" w:cs="Arial"/>
                  <w:color w:val="auto"/>
                  <w:sz w:val="16"/>
                  <w:szCs w:val="16"/>
                  <w:lang w:val="en-GB"/>
                </w:rPr>
                <w:t>DW</w:t>
              </w:r>
              <w:r w:rsidRPr="00BF38C6">
                <w:rPr>
                  <w:rFonts w:ascii="Arial Narrow" w:hAnsi="Arial Narrow" w:cs="Arial"/>
                  <w:color w:val="auto"/>
                  <w:sz w:val="16"/>
                  <w:szCs w:val="16"/>
                  <w:lang w:val="ru-RU"/>
                </w:rPr>
                <w:t xml:space="preserve"> – СТОЧНЫЙ КОНДЕНСАТ</w:t>
              </w:r>
            </w:ins>
          </w:p>
          <w:p w14:paraId="22640F0C" w14:textId="194C6922" w:rsidR="00C42CE9" w:rsidRPr="00C42CE9" w:rsidDel="00C42CE9" w:rsidRDefault="00C42CE9" w:rsidP="00D14C5B">
            <w:pPr>
              <w:pStyle w:val="CellBody"/>
              <w:rPr>
                <w:del w:id="1016" w:author="Zhunisbayev, Olzhasbek [Bolashak Atyrau Limited]" w:date="2024-05-12T20:01:00Z"/>
                <w:rFonts w:ascii="Arial Narrow" w:hAnsi="Arial Narrow" w:cs="Arial"/>
                <w:color w:val="auto"/>
                <w:sz w:val="16"/>
                <w:szCs w:val="16"/>
                <w:rPrChange w:id="1017" w:author="Zhunisbayev, Olzhasbek [Bolashak Atyrau Limited]" w:date="2024-05-12T20:00:00Z">
                  <w:rPr>
                    <w:del w:id="1018" w:author="Zhunisbayev, Olzhasbek [Bolashak Atyrau Limited]" w:date="2024-05-12T20:01:00Z"/>
                    <w:rFonts w:ascii="Arial Narrow" w:hAnsi="Arial Narrow" w:cs="Arial"/>
                    <w:color w:val="auto"/>
                    <w:sz w:val="16"/>
                    <w:szCs w:val="16"/>
                    <w:lang w:val="ru-RU"/>
                  </w:rPr>
                </w:rPrChange>
              </w:rPr>
            </w:pPr>
          </w:p>
          <w:p w14:paraId="5A0D3FCD"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FG - ТОПЛИВНЫЙ ГАЗ</w:t>
            </w:r>
          </w:p>
          <w:p w14:paraId="49557935"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ТОПЛИВНЫЙ ГАЗ, ВЫСОКОЕ ДАВЛЕНИЕ</w:t>
            </w:r>
          </w:p>
          <w:p w14:paraId="6F17C902"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FX - ФЛЕКСОРБ</w:t>
            </w:r>
          </w:p>
          <w:p w14:paraId="24EF50C9" w14:textId="353EB5FD"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FXE – ФЛЕКСОРБ, ТОЩИЙ (ниже 70 °C)</w:t>
            </w:r>
          </w:p>
          <w:p w14:paraId="330F30F7" w14:textId="033FB962"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FXF – ФЛЕКСОРБ, СВЕЖИЙ</w:t>
            </w:r>
            <w:r w:rsidR="00EF58A2"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(ниже 70 °C)</w:t>
            </w:r>
          </w:p>
          <w:p w14:paraId="68D63F2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FXM – ФЛЕКСОРБ, ОБОГАЩЕННЫЙ (ниже 70 °C)</w:t>
            </w:r>
          </w:p>
          <w:p w14:paraId="7E42C48A"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GCL-  ГАЗ УСТАНОВКИ КЛАУСА</w:t>
            </w:r>
          </w:p>
          <w:p w14:paraId="627AD37F"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GHC – УГЛЕВОДОРОДНЫЕ ПАРЫ</w:t>
            </w:r>
          </w:p>
          <w:p w14:paraId="1D10A89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GHP</w:t>
            </w:r>
            <w:r w:rsidRPr="00BF38C6">
              <w:rPr>
                <w:rFonts w:ascii="Arial Narrow" w:hAnsi="Arial Narrow" w:cs="Arial"/>
                <w:color w:val="auto"/>
                <w:sz w:val="16"/>
                <w:szCs w:val="16"/>
                <w:lang w:val="ru-RU"/>
              </w:rPr>
              <w:t xml:space="preserve"> – ЗАКАЧКА ГАЗА, ВЫСОКОЕ ДАВЛЕНИЕ</w:t>
            </w:r>
          </w:p>
          <w:p w14:paraId="2320B9EB" w14:textId="0BA5FC16" w:rsidR="00797682" w:rsidRPr="006759B5"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GRC – ГАЗ РЕГЕНЕРАЦИИ / РЕЦИРКУЛЯЦ, КИСЛ</w:t>
            </w:r>
            <w:r w:rsidR="00EF58A2" w:rsidRPr="006759B5">
              <w:rPr>
                <w:rFonts w:ascii="Arial Narrow" w:hAnsi="Arial Narrow"/>
                <w:color w:val="auto"/>
                <w:sz w:val="16"/>
                <w:szCs w:val="16"/>
                <w:lang w:val="ru-RU"/>
              </w:rPr>
              <w:t>.</w:t>
            </w:r>
          </w:p>
          <w:p w14:paraId="39893906"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GRG – ОБОГАЩЕННЫЙ ГАЗ, КИСЛЫЙ</w:t>
            </w:r>
          </w:p>
          <w:p w14:paraId="605D6E0C"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 - ГАЗ, КИСЛЫЙ</w:t>
            </w:r>
          </w:p>
          <w:p w14:paraId="7B53BE8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GSA - АВАРИЙНЫЙ ОТХОДЯЩИЙ ГАЗ</w:t>
            </w:r>
          </w:p>
          <w:p w14:paraId="56C0A6F8"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GST – ХВОСТОВОЙ ГАЗ</w:t>
            </w:r>
          </w:p>
          <w:p w14:paraId="37D249D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GW – СБРОСНОЙ ГАЗ, ОТХОДЯЩИЙ ГАЗ</w:t>
            </w:r>
          </w:p>
          <w:p w14:paraId="19679D7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PGC – ГАЗОКОНДЕНСАТ</w:t>
            </w:r>
          </w:p>
          <w:p w14:paraId="1516B75F" w14:textId="0A3552A5"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 xml:space="preserve">PHC </w:t>
            </w:r>
            <w:r w:rsidR="00EF58A2">
              <w:rPr>
                <w:rFonts w:ascii="Arial Narrow" w:hAnsi="Arial Narrow"/>
                <w:color w:val="auto"/>
                <w:sz w:val="16"/>
                <w:szCs w:val="16"/>
                <w:lang w:val="ru-RU"/>
              </w:rPr>
              <w:t>–</w:t>
            </w:r>
            <w:r w:rsidRPr="00BF38C6">
              <w:rPr>
                <w:rFonts w:ascii="Arial Narrow" w:hAnsi="Arial Narrow"/>
                <w:color w:val="auto"/>
                <w:sz w:val="16"/>
                <w:szCs w:val="16"/>
                <w:lang w:val="ru-RU"/>
              </w:rPr>
              <w:t xml:space="preserve"> КИСЛ</w:t>
            </w:r>
            <w:r w:rsidR="00EF58A2" w:rsidRPr="006759B5">
              <w:rPr>
                <w:rFonts w:ascii="Arial Narrow" w:hAnsi="Arial Narrow"/>
                <w:color w:val="auto"/>
                <w:sz w:val="16"/>
                <w:szCs w:val="16"/>
                <w:lang w:val="ru-RU"/>
              </w:rPr>
              <w:t>ЫЕ</w:t>
            </w:r>
            <w:r w:rsidRPr="00BF38C6">
              <w:rPr>
                <w:rFonts w:ascii="Arial Narrow" w:hAnsi="Arial Narrow"/>
                <w:color w:val="auto"/>
                <w:sz w:val="16"/>
                <w:szCs w:val="16"/>
                <w:lang w:val="ru-RU"/>
              </w:rPr>
              <w:t xml:space="preserve"> ТЕХНОЛОГ</w:t>
            </w:r>
            <w:r w:rsidR="00EF58A2"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УГЛЕВОДОРОДЫ</w:t>
            </w:r>
          </w:p>
          <w:p w14:paraId="23857FF8"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NL</w:t>
            </w:r>
            <w:r w:rsidRPr="00BF38C6">
              <w:rPr>
                <w:rFonts w:ascii="Arial Narrow" w:hAnsi="Arial Narrow" w:cs="Arial"/>
                <w:color w:val="auto"/>
                <w:sz w:val="16"/>
                <w:szCs w:val="16"/>
                <w:lang w:val="ru-RU"/>
              </w:rPr>
              <w:t xml:space="preserve"> – АЗОТ, НИЗКОЕ ДАВЛЕНИЕ</w:t>
            </w:r>
          </w:p>
          <w:p w14:paraId="538B195F"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SL</w:t>
            </w:r>
            <w:r w:rsidRPr="00BF38C6">
              <w:rPr>
                <w:rFonts w:ascii="Arial Narrow" w:hAnsi="Arial Narrow" w:cs="Arial"/>
                <w:color w:val="auto"/>
                <w:sz w:val="16"/>
                <w:szCs w:val="16"/>
                <w:lang w:val="ru-RU"/>
              </w:rPr>
              <w:t xml:space="preserve"> – ПАР, НИЗКОЕ ДАВЛЕНИЕ</w:t>
            </w:r>
          </w:p>
          <w:p w14:paraId="695CB350" w14:textId="6D4C411F"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TH – КОНДЕНСАТ, ВЫСОКОЕ</w:t>
            </w:r>
            <w:r w:rsidR="00EF58A2"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ДАВЛЕНИЕ</w:t>
            </w:r>
          </w:p>
          <w:p w14:paraId="24580192"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p>
          <w:p w14:paraId="5F40FB0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TR – КОНДЕНСАТ – ТЕХНОЛОГИЧЕСКИЙ</w:t>
            </w:r>
          </w:p>
          <w:p w14:paraId="5AEB3633"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en-GB"/>
              </w:rPr>
              <w:t>VI</w:t>
            </w:r>
            <w:r w:rsidRPr="00BF38C6">
              <w:rPr>
                <w:rFonts w:ascii="Arial Narrow" w:hAnsi="Arial Narrow"/>
                <w:color w:val="auto"/>
                <w:sz w:val="16"/>
                <w:szCs w:val="16"/>
                <w:lang w:val="ru-RU"/>
              </w:rPr>
              <w:t xml:space="preserve"> – ВОЗДУХ КИП</w:t>
            </w:r>
          </w:p>
          <w:p w14:paraId="0C8B29A2"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VP</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ТЕХНОЛОГИЧЕСКИЙ ВОЗДУХ</w:t>
            </w:r>
          </w:p>
          <w:p w14:paraId="51C8DCEE"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WDM – ДЕМИНЕРАЛИЗОВАН НАЯ ВОДА</w:t>
            </w:r>
          </w:p>
          <w:p w14:paraId="21D06F54"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WE – СТОЧНЫЕ ВОДЫ</w:t>
            </w:r>
          </w:p>
          <w:p w14:paraId="544BAD5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WM – ПОДПИТОЧНАЯ ВОДА</w:t>
            </w:r>
          </w:p>
          <w:p w14:paraId="764531C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WP - ТЕХНОЛОГИЧЕСКАЯ ВОДА</w:t>
            </w:r>
          </w:p>
          <w:p w14:paraId="57928278"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WPS - ОТОГНАННАЯ ТЕХНОЛОГИЧЕСКАЯ ВОДА, </w:t>
            </w:r>
          </w:p>
          <w:p w14:paraId="2AA408D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ГАЗОКОНДЕНСАТНАЯ ЖИДКОСТЬ</w:t>
            </w:r>
          </w:p>
          <w:p w14:paraId="71F3F26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WSC – ЗАГРЯЗНЕННАЯ ПОВЕРХНОСТНАЯ ВОДА</w:t>
            </w:r>
          </w:p>
          <w:p w14:paraId="36A637A6"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WSR – КИСЛАЯ ВОДА</w:t>
            </w:r>
          </w:p>
          <w:p w14:paraId="45F7DE7A" w14:textId="77777777" w:rsidR="00797682" w:rsidRDefault="00797682" w:rsidP="00D14C5B">
            <w:pPr>
              <w:pStyle w:val="CellBody"/>
              <w:rPr>
                <w:rFonts w:ascii="Arial Narrow" w:hAnsi="Arial Narrow"/>
                <w:color w:val="auto"/>
                <w:sz w:val="16"/>
                <w:szCs w:val="16"/>
              </w:rPr>
            </w:pPr>
            <w:r w:rsidRPr="00BF38C6">
              <w:rPr>
                <w:rFonts w:ascii="Arial Narrow" w:hAnsi="Arial Narrow"/>
                <w:color w:val="auto"/>
                <w:sz w:val="16"/>
                <w:szCs w:val="16"/>
                <w:lang w:val="ru-RU"/>
              </w:rPr>
              <w:t>WU - ТЕХНИЧЕСКАЯ ВОДА</w:t>
            </w:r>
          </w:p>
          <w:p w14:paraId="21B1AF00" w14:textId="77777777" w:rsidR="00FE0B00" w:rsidRPr="00FE0B00" w:rsidRDefault="00FE0B00" w:rsidP="00D14C5B">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389368B8" w14:textId="77777777" w:rsidR="00797682" w:rsidRPr="00BF38C6" w:rsidRDefault="00797682" w:rsidP="00D14C5B">
            <w:pPr>
              <w:pStyle w:val="CellBodyCentered"/>
              <w:rPr>
                <w:rFonts w:ascii="Arial Narrow" w:hAnsi="Arial Narrow"/>
                <w:b/>
                <w:color w:val="auto"/>
                <w:sz w:val="16"/>
                <w:szCs w:val="16"/>
              </w:rPr>
            </w:pPr>
          </w:p>
          <w:p w14:paraId="0A252CE5" w14:textId="77777777" w:rsidR="00797682" w:rsidRPr="00BF38C6" w:rsidRDefault="00797682" w:rsidP="00D14C5B">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150K21</w:t>
            </w:r>
          </w:p>
          <w:p w14:paraId="4F37FCB2" w14:textId="77777777" w:rsidR="00797682" w:rsidRPr="00BF38C6" w:rsidRDefault="00797682" w:rsidP="00D14C5B">
            <w:pPr>
              <w:pStyle w:val="CellBodyCentered"/>
              <w:rPr>
                <w:rFonts w:ascii="Arial Narrow" w:hAnsi="Arial Narrow" w:cs="Arial"/>
                <w:b/>
                <w:color w:val="auto"/>
                <w:sz w:val="16"/>
                <w:szCs w:val="16"/>
                <w:lang w:val="ru-RU"/>
              </w:rPr>
            </w:pPr>
          </w:p>
          <w:p w14:paraId="31E618A6" w14:textId="77777777" w:rsidR="00797682" w:rsidRPr="00BF38C6" w:rsidRDefault="00797682" w:rsidP="00D14C5B">
            <w:pPr>
              <w:pStyle w:val="CellBodyCentered"/>
              <w:rPr>
                <w:rFonts w:ascii="Arial Narrow" w:hAnsi="Arial Narrow" w:cs="Arial"/>
                <w:b/>
                <w:color w:val="auto"/>
                <w:sz w:val="16"/>
                <w:szCs w:val="16"/>
                <w:lang w:val="ru-RU"/>
              </w:rPr>
            </w:pPr>
          </w:p>
          <w:p w14:paraId="634C65EE" w14:textId="77777777" w:rsidR="00797682" w:rsidRPr="00BF38C6" w:rsidRDefault="00797682" w:rsidP="00D14C5B">
            <w:pPr>
              <w:pStyle w:val="CellBodyCentered"/>
              <w:rPr>
                <w:rFonts w:ascii="Arial Narrow" w:hAnsi="Arial Narrow" w:cs="Arial"/>
                <w:b/>
                <w:color w:val="auto"/>
                <w:sz w:val="16"/>
                <w:szCs w:val="16"/>
                <w:lang w:val="ru-RU"/>
              </w:rPr>
            </w:pPr>
          </w:p>
          <w:p w14:paraId="04EF3C33" w14:textId="77777777" w:rsidR="00797682" w:rsidRPr="00BF38C6" w:rsidRDefault="00797682" w:rsidP="00D14C5B">
            <w:pPr>
              <w:pStyle w:val="CellBodyCentered"/>
              <w:rPr>
                <w:rFonts w:ascii="Arial Narrow" w:hAnsi="Arial Narrow" w:cs="Arial"/>
                <w:b/>
                <w:color w:val="auto"/>
                <w:sz w:val="16"/>
                <w:szCs w:val="16"/>
                <w:lang w:val="ru-RU"/>
              </w:rPr>
            </w:pPr>
          </w:p>
          <w:p w14:paraId="68E510BF" w14:textId="77777777" w:rsidR="00797682" w:rsidRPr="00BF38C6" w:rsidRDefault="00797682" w:rsidP="00D14C5B">
            <w:pPr>
              <w:pStyle w:val="CellBodyCentered"/>
              <w:rPr>
                <w:rFonts w:ascii="Arial Narrow" w:hAnsi="Arial Narrow" w:cs="Arial"/>
                <w:b/>
                <w:color w:val="auto"/>
                <w:sz w:val="16"/>
                <w:szCs w:val="16"/>
                <w:lang w:val="ru-RU"/>
              </w:rPr>
            </w:pPr>
          </w:p>
          <w:p w14:paraId="36C04D46" w14:textId="77777777" w:rsidR="00797682" w:rsidRPr="00BF38C6" w:rsidRDefault="00797682" w:rsidP="00D14C5B">
            <w:pPr>
              <w:pStyle w:val="CellBodyCentered"/>
              <w:rPr>
                <w:rFonts w:ascii="Arial Narrow" w:hAnsi="Arial Narrow" w:cs="Arial"/>
                <w:b/>
                <w:color w:val="auto"/>
                <w:sz w:val="16"/>
                <w:szCs w:val="16"/>
                <w:lang w:val="ru-RU"/>
              </w:rPr>
            </w:pPr>
          </w:p>
          <w:p w14:paraId="0A6140C3" w14:textId="77777777" w:rsidR="00797682" w:rsidRPr="00BF38C6" w:rsidRDefault="00797682" w:rsidP="00D14C5B">
            <w:pPr>
              <w:pStyle w:val="CellBodyCentered"/>
              <w:rPr>
                <w:rFonts w:ascii="Arial Narrow" w:hAnsi="Arial Narrow" w:cs="Arial"/>
                <w:b/>
                <w:color w:val="auto"/>
                <w:sz w:val="16"/>
                <w:szCs w:val="16"/>
                <w:lang w:val="ru-RU"/>
              </w:rPr>
            </w:pPr>
          </w:p>
          <w:p w14:paraId="4FFE3382" w14:textId="77777777" w:rsidR="00797682" w:rsidRPr="00BF38C6" w:rsidRDefault="00797682" w:rsidP="00D14C5B">
            <w:pPr>
              <w:pStyle w:val="CellBodyCentered"/>
              <w:rPr>
                <w:rFonts w:ascii="Arial Narrow" w:hAnsi="Arial Narrow" w:cs="Arial"/>
                <w:b/>
                <w:color w:val="auto"/>
                <w:sz w:val="16"/>
                <w:szCs w:val="16"/>
                <w:lang w:val="ru-RU"/>
              </w:rPr>
            </w:pPr>
          </w:p>
          <w:p w14:paraId="660AE4AE" w14:textId="77777777" w:rsidR="00797682" w:rsidRPr="00BF38C6" w:rsidRDefault="00797682" w:rsidP="00D14C5B">
            <w:pPr>
              <w:pStyle w:val="CellBodyCentered"/>
              <w:rPr>
                <w:rFonts w:ascii="Arial Narrow" w:hAnsi="Arial Narrow" w:cs="Arial"/>
                <w:b/>
                <w:color w:val="auto"/>
                <w:sz w:val="16"/>
                <w:szCs w:val="16"/>
                <w:lang w:val="ru-RU"/>
              </w:rPr>
            </w:pPr>
          </w:p>
          <w:p w14:paraId="4AF3DAFA" w14:textId="77777777" w:rsidR="00797682" w:rsidRPr="00BF38C6" w:rsidRDefault="00797682" w:rsidP="00D14C5B">
            <w:pPr>
              <w:pStyle w:val="CellBodyCentered"/>
              <w:rPr>
                <w:rFonts w:ascii="Arial Narrow" w:hAnsi="Arial Narrow" w:cs="Arial"/>
                <w:b/>
                <w:color w:val="auto"/>
                <w:sz w:val="16"/>
                <w:szCs w:val="16"/>
                <w:lang w:val="ru-RU"/>
              </w:rPr>
            </w:pPr>
          </w:p>
          <w:p w14:paraId="082474A7" w14:textId="77777777" w:rsidR="00797682" w:rsidRPr="00BF38C6" w:rsidRDefault="00797682" w:rsidP="00D14C5B">
            <w:pPr>
              <w:pStyle w:val="CellBodyCentered"/>
              <w:rPr>
                <w:rFonts w:ascii="Arial Narrow" w:hAnsi="Arial Narrow" w:cs="Arial"/>
                <w:b/>
                <w:color w:val="auto"/>
                <w:sz w:val="16"/>
                <w:szCs w:val="16"/>
                <w:lang w:val="ru-RU"/>
              </w:rPr>
            </w:pPr>
          </w:p>
          <w:p w14:paraId="799BD73F" w14:textId="77777777" w:rsidR="00797682" w:rsidRPr="00BF38C6" w:rsidRDefault="00797682" w:rsidP="00D14C5B">
            <w:pPr>
              <w:pStyle w:val="CellBodyCentered"/>
              <w:rPr>
                <w:rFonts w:ascii="Arial Narrow" w:hAnsi="Arial Narrow" w:cs="Arial"/>
                <w:b/>
                <w:color w:val="auto"/>
                <w:sz w:val="16"/>
                <w:szCs w:val="16"/>
                <w:lang w:val="ru-RU"/>
              </w:rPr>
            </w:pPr>
          </w:p>
          <w:p w14:paraId="6A9D8F02" w14:textId="77777777" w:rsidR="00797682" w:rsidRPr="00BF38C6" w:rsidRDefault="00797682" w:rsidP="00D14C5B">
            <w:pPr>
              <w:pStyle w:val="CellBodyCentered"/>
              <w:rPr>
                <w:rFonts w:ascii="Arial Narrow" w:hAnsi="Arial Narrow" w:cs="Arial"/>
                <w:b/>
                <w:color w:val="auto"/>
                <w:sz w:val="16"/>
                <w:szCs w:val="16"/>
                <w:lang w:val="ru-RU"/>
              </w:rPr>
            </w:pPr>
          </w:p>
          <w:p w14:paraId="39843B22" w14:textId="77777777" w:rsidR="00797682" w:rsidRPr="00BF38C6" w:rsidRDefault="00797682" w:rsidP="00D14C5B">
            <w:pPr>
              <w:pStyle w:val="CellBodyCentered"/>
              <w:rPr>
                <w:rFonts w:ascii="Arial Narrow" w:hAnsi="Arial Narrow" w:cs="Arial"/>
                <w:b/>
                <w:color w:val="auto"/>
                <w:sz w:val="16"/>
                <w:szCs w:val="16"/>
                <w:lang w:val="ru-RU"/>
              </w:rPr>
            </w:pPr>
          </w:p>
          <w:p w14:paraId="20DD6769" w14:textId="77777777" w:rsidR="00797682" w:rsidRPr="00BF38C6" w:rsidRDefault="00797682" w:rsidP="00D14C5B">
            <w:pPr>
              <w:pStyle w:val="CellBodyCentered"/>
              <w:rPr>
                <w:rFonts w:ascii="Arial Narrow" w:hAnsi="Arial Narrow" w:cs="Arial"/>
                <w:b/>
                <w:color w:val="auto"/>
                <w:sz w:val="16"/>
                <w:szCs w:val="16"/>
                <w:lang w:val="ru-RU"/>
              </w:rPr>
            </w:pPr>
          </w:p>
          <w:p w14:paraId="68D4FBBD" w14:textId="77777777" w:rsidR="00797682" w:rsidRPr="00BF38C6" w:rsidRDefault="00797682" w:rsidP="00D14C5B">
            <w:pPr>
              <w:pStyle w:val="CellBodyCentered"/>
              <w:rPr>
                <w:rFonts w:ascii="Arial Narrow" w:hAnsi="Arial Narrow" w:cs="Arial"/>
                <w:b/>
                <w:color w:val="auto"/>
                <w:sz w:val="16"/>
                <w:szCs w:val="16"/>
                <w:lang w:val="ru-RU"/>
              </w:rPr>
            </w:pPr>
          </w:p>
          <w:p w14:paraId="57249C9A" w14:textId="77777777" w:rsidR="00797682" w:rsidRPr="00BF38C6" w:rsidRDefault="00797682" w:rsidP="00D14C5B">
            <w:pPr>
              <w:pStyle w:val="CellBodyCentered"/>
              <w:rPr>
                <w:rFonts w:ascii="Arial Narrow" w:hAnsi="Arial Narrow"/>
                <w:b/>
                <w:color w:val="auto"/>
                <w:sz w:val="16"/>
                <w:szCs w:val="16"/>
                <w:lang w:val="en-GB"/>
              </w:rPr>
            </w:pPr>
          </w:p>
          <w:p w14:paraId="3298A2DA" w14:textId="77777777" w:rsidR="00797682" w:rsidRPr="00BF38C6" w:rsidRDefault="00797682" w:rsidP="00D14C5B">
            <w:pPr>
              <w:pStyle w:val="CellBodyCentered"/>
              <w:rPr>
                <w:rFonts w:ascii="Arial Narrow" w:hAnsi="Arial Narrow"/>
                <w:b/>
                <w:color w:val="auto"/>
                <w:sz w:val="16"/>
                <w:szCs w:val="16"/>
                <w:lang w:val="en-GB"/>
              </w:rPr>
            </w:pPr>
          </w:p>
          <w:p w14:paraId="24AC560C" w14:textId="77777777" w:rsidR="00797682" w:rsidRPr="00BF38C6" w:rsidRDefault="00797682" w:rsidP="00D14C5B">
            <w:pPr>
              <w:pStyle w:val="CellBodyCentered"/>
              <w:rPr>
                <w:rFonts w:ascii="Arial Narrow" w:hAnsi="Arial Narrow"/>
                <w:b/>
                <w:color w:val="auto"/>
                <w:sz w:val="16"/>
                <w:szCs w:val="16"/>
                <w:lang w:val="en-GB"/>
              </w:rPr>
            </w:pPr>
          </w:p>
          <w:p w14:paraId="026DBD77" w14:textId="77777777" w:rsidR="00797682" w:rsidRPr="00BF38C6" w:rsidRDefault="00797682" w:rsidP="00D14C5B">
            <w:pPr>
              <w:pStyle w:val="CellBodyCentered"/>
              <w:rPr>
                <w:rFonts w:ascii="Arial Narrow" w:hAnsi="Arial Narrow"/>
                <w:b/>
                <w:color w:val="auto"/>
                <w:sz w:val="16"/>
                <w:szCs w:val="16"/>
                <w:lang w:val="en-GB"/>
              </w:rPr>
            </w:pPr>
          </w:p>
          <w:p w14:paraId="6C6F8672" w14:textId="77777777" w:rsidR="00797682" w:rsidRPr="00BF38C6" w:rsidRDefault="00797682" w:rsidP="00D14C5B">
            <w:pPr>
              <w:pStyle w:val="CellBodyCentered"/>
              <w:rPr>
                <w:rFonts w:ascii="Arial Narrow" w:hAnsi="Arial Narrow"/>
                <w:b/>
                <w:color w:val="auto"/>
                <w:sz w:val="16"/>
                <w:szCs w:val="16"/>
                <w:lang w:val="ru-RU"/>
              </w:rPr>
            </w:pPr>
          </w:p>
          <w:p w14:paraId="0D85A6C6" w14:textId="77777777" w:rsidR="00797682" w:rsidRPr="00BF38C6" w:rsidRDefault="00797682" w:rsidP="00D14C5B">
            <w:pPr>
              <w:pStyle w:val="CellBodyCentered"/>
              <w:rPr>
                <w:rFonts w:ascii="Arial Narrow" w:hAnsi="Arial Narrow"/>
                <w:b/>
                <w:color w:val="auto"/>
                <w:sz w:val="16"/>
                <w:szCs w:val="16"/>
                <w:lang w:val="ru-RU"/>
              </w:rPr>
            </w:pPr>
          </w:p>
          <w:p w14:paraId="5B5BA802" w14:textId="77777777" w:rsidR="00797682" w:rsidRPr="00BF38C6" w:rsidRDefault="00797682" w:rsidP="00D14C5B">
            <w:pPr>
              <w:pStyle w:val="CellBodyCentered"/>
              <w:rPr>
                <w:rFonts w:ascii="Arial Narrow" w:hAnsi="Arial Narrow"/>
                <w:b/>
                <w:color w:val="auto"/>
                <w:sz w:val="16"/>
                <w:szCs w:val="16"/>
                <w:lang w:val="ru-RU"/>
              </w:rPr>
            </w:pPr>
          </w:p>
          <w:p w14:paraId="664949C3" w14:textId="77777777" w:rsidR="00797682" w:rsidRPr="00BF38C6" w:rsidRDefault="00797682" w:rsidP="00D14C5B">
            <w:pPr>
              <w:pStyle w:val="CellBodyCentered"/>
              <w:rPr>
                <w:rFonts w:ascii="Arial Narrow" w:hAnsi="Arial Narrow"/>
                <w:b/>
                <w:color w:val="auto"/>
                <w:sz w:val="16"/>
                <w:szCs w:val="16"/>
                <w:lang w:val="ru-RU"/>
              </w:rPr>
            </w:pPr>
          </w:p>
          <w:p w14:paraId="249FB368" w14:textId="77777777" w:rsidR="00797682" w:rsidRPr="00BF38C6" w:rsidRDefault="00797682" w:rsidP="00D14C5B">
            <w:pPr>
              <w:pStyle w:val="CellBodyCentered"/>
              <w:rPr>
                <w:rFonts w:ascii="Arial Narrow" w:hAnsi="Arial Narrow"/>
                <w:b/>
                <w:color w:val="auto"/>
                <w:sz w:val="16"/>
                <w:szCs w:val="16"/>
                <w:lang w:val="ru-RU"/>
              </w:rPr>
            </w:pPr>
          </w:p>
          <w:p w14:paraId="1DB25009" w14:textId="77777777" w:rsidR="00797682" w:rsidRPr="00BF38C6" w:rsidRDefault="00797682" w:rsidP="00D14C5B">
            <w:pPr>
              <w:pStyle w:val="CellBodyCentered"/>
              <w:rPr>
                <w:rFonts w:ascii="Arial Narrow" w:hAnsi="Arial Narrow"/>
                <w:b/>
                <w:color w:val="auto"/>
                <w:sz w:val="16"/>
                <w:szCs w:val="16"/>
                <w:lang w:val="ru-RU"/>
              </w:rPr>
            </w:pPr>
          </w:p>
          <w:p w14:paraId="5CB52609" w14:textId="77777777" w:rsidR="00797682" w:rsidRPr="00BF38C6" w:rsidRDefault="00797682" w:rsidP="00D14C5B">
            <w:pPr>
              <w:pStyle w:val="CellBodyCentered"/>
              <w:rPr>
                <w:rFonts w:ascii="Arial Narrow" w:hAnsi="Arial Narrow"/>
                <w:b/>
                <w:color w:val="auto"/>
                <w:sz w:val="16"/>
                <w:szCs w:val="16"/>
                <w:lang w:val="ru-RU"/>
              </w:rPr>
            </w:pPr>
          </w:p>
          <w:p w14:paraId="2C810D06" w14:textId="77777777" w:rsidR="00797682" w:rsidRPr="00BF38C6" w:rsidRDefault="00797682" w:rsidP="00D14C5B">
            <w:pPr>
              <w:pStyle w:val="CellBodyCentered"/>
              <w:rPr>
                <w:rFonts w:ascii="Arial Narrow" w:hAnsi="Arial Narrow"/>
                <w:b/>
                <w:color w:val="auto"/>
                <w:sz w:val="16"/>
                <w:szCs w:val="16"/>
                <w:lang w:val="ru-RU"/>
              </w:rPr>
            </w:pPr>
          </w:p>
          <w:p w14:paraId="6DDD6C47" w14:textId="77777777" w:rsidR="00797682" w:rsidRPr="00BF38C6" w:rsidRDefault="00797682" w:rsidP="00D14C5B">
            <w:pPr>
              <w:pStyle w:val="CellBodyCentered"/>
              <w:rPr>
                <w:rFonts w:ascii="Arial Narrow" w:hAnsi="Arial Narrow"/>
                <w:b/>
                <w:color w:val="auto"/>
                <w:sz w:val="16"/>
                <w:szCs w:val="16"/>
                <w:lang w:val="ru-RU"/>
              </w:rPr>
            </w:pPr>
          </w:p>
          <w:p w14:paraId="628FDC79" w14:textId="77777777" w:rsidR="00797682" w:rsidRPr="00BF38C6" w:rsidRDefault="00797682" w:rsidP="00D14C5B">
            <w:pPr>
              <w:pStyle w:val="CellBodyCentered"/>
              <w:rPr>
                <w:rFonts w:ascii="Arial Narrow" w:hAnsi="Arial Narrow"/>
                <w:b/>
                <w:color w:val="auto"/>
                <w:sz w:val="16"/>
                <w:szCs w:val="16"/>
                <w:lang w:val="ru-RU"/>
              </w:rPr>
            </w:pPr>
          </w:p>
          <w:p w14:paraId="4409F163" w14:textId="77777777" w:rsidR="00797682" w:rsidRPr="00BF38C6" w:rsidRDefault="00797682" w:rsidP="00D14C5B">
            <w:pPr>
              <w:pStyle w:val="CellBodyCentered"/>
              <w:rPr>
                <w:rFonts w:ascii="Arial Narrow" w:hAnsi="Arial Narrow"/>
                <w:b/>
                <w:color w:val="auto"/>
                <w:sz w:val="16"/>
                <w:szCs w:val="16"/>
                <w:lang w:val="ru-RU"/>
              </w:rPr>
            </w:pPr>
          </w:p>
          <w:p w14:paraId="4C7E3E3A" w14:textId="77777777" w:rsidR="00797682" w:rsidRPr="00BF38C6" w:rsidRDefault="00797682" w:rsidP="00D14C5B">
            <w:pPr>
              <w:pStyle w:val="CellBodyCentered"/>
              <w:rPr>
                <w:rFonts w:ascii="Arial Narrow" w:hAnsi="Arial Narrow"/>
                <w:b/>
                <w:color w:val="auto"/>
                <w:sz w:val="16"/>
                <w:szCs w:val="16"/>
                <w:lang w:val="ru-RU"/>
              </w:rPr>
            </w:pPr>
          </w:p>
          <w:p w14:paraId="22261A0D" w14:textId="77777777" w:rsidR="00797682" w:rsidRPr="00BF38C6" w:rsidRDefault="00797682" w:rsidP="00D14C5B">
            <w:pPr>
              <w:pStyle w:val="CellBodyCentered"/>
              <w:rPr>
                <w:rFonts w:ascii="Arial Narrow" w:hAnsi="Arial Narrow"/>
                <w:b/>
                <w:color w:val="auto"/>
                <w:sz w:val="16"/>
                <w:szCs w:val="16"/>
                <w:lang w:val="ru-RU"/>
              </w:rPr>
            </w:pPr>
          </w:p>
          <w:p w14:paraId="2AC23C8A" w14:textId="77777777" w:rsidR="00797682" w:rsidRPr="00BF38C6" w:rsidRDefault="00797682" w:rsidP="00D14C5B">
            <w:pPr>
              <w:pStyle w:val="CellBodyCentered"/>
              <w:rPr>
                <w:rFonts w:ascii="Arial Narrow" w:hAnsi="Arial Narrow"/>
                <w:b/>
                <w:color w:val="auto"/>
                <w:sz w:val="16"/>
                <w:szCs w:val="16"/>
                <w:lang w:val="ru-RU"/>
              </w:rPr>
            </w:pPr>
          </w:p>
          <w:p w14:paraId="78994F79" w14:textId="77777777" w:rsidR="00797682" w:rsidRPr="00BF38C6" w:rsidRDefault="00797682" w:rsidP="00D14C5B">
            <w:pPr>
              <w:pStyle w:val="CellBodyCentered"/>
              <w:rPr>
                <w:rFonts w:ascii="Arial Narrow" w:hAnsi="Arial Narrow"/>
                <w:b/>
                <w:color w:val="auto"/>
                <w:sz w:val="16"/>
                <w:szCs w:val="16"/>
                <w:lang w:val="ru-RU"/>
              </w:rPr>
            </w:pPr>
          </w:p>
          <w:p w14:paraId="2C8AD0E4" w14:textId="77777777" w:rsidR="00797682" w:rsidRPr="00BF38C6" w:rsidRDefault="00797682" w:rsidP="00D14C5B">
            <w:pPr>
              <w:pStyle w:val="CellBodyCentered"/>
              <w:rPr>
                <w:rFonts w:ascii="Arial Narrow" w:hAnsi="Arial Narrow"/>
                <w:b/>
                <w:color w:val="auto"/>
                <w:sz w:val="16"/>
                <w:szCs w:val="16"/>
                <w:lang w:val="ru-RU"/>
              </w:rPr>
            </w:pPr>
          </w:p>
          <w:p w14:paraId="647C7F16" w14:textId="77777777" w:rsidR="00797682" w:rsidRPr="00BF38C6" w:rsidRDefault="00797682" w:rsidP="00D14C5B">
            <w:pPr>
              <w:pStyle w:val="CellBodyCentered"/>
              <w:rPr>
                <w:rFonts w:ascii="Arial Narrow" w:hAnsi="Arial Narrow"/>
                <w:b/>
                <w:color w:val="auto"/>
                <w:sz w:val="16"/>
                <w:szCs w:val="16"/>
                <w:lang w:val="ru-RU"/>
              </w:rPr>
            </w:pPr>
          </w:p>
          <w:p w14:paraId="17245B0B" w14:textId="77777777" w:rsidR="00797682" w:rsidRPr="00BF38C6" w:rsidRDefault="00797682" w:rsidP="00D14C5B">
            <w:pPr>
              <w:pStyle w:val="CellBodyCentered"/>
              <w:rPr>
                <w:rFonts w:ascii="Arial Narrow" w:hAnsi="Arial Narrow"/>
                <w:b/>
                <w:color w:val="auto"/>
                <w:sz w:val="16"/>
                <w:szCs w:val="16"/>
                <w:lang w:val="ru-RU"/>
              </w:rPr>
            </w:pPr>
          </w:p>
          <w:p w14:paraId="68C5659F" w14:textId="77777777" w:rsidR="00797682" w:rsidRPr="00BF38C6" w:rsidRDefault="00797682" w:rsidP="00D14C5B">
            <w:pPr>
              <w:pStyle w:val="CellBodyCentered"/>
              <w:rPr>
                <w:rFonts w:ascii="Arial Narrow" w:hAnsi="Arial Narrow"/>
                <w:b/>
                <w:color w:val="auto"/>
                <w:sz w:val="16"/>
                <w:szCs w:val="16"/>
                <w:lang w:val="ru-RU"/>
              </w:rPr>
            </w:pPr>
          </w:p>
          <w:p w14:paraId="77D8808A" w14:textId="77777777" w:rsidR="00797682" w:rsidRPr="00BF38C6" w:rsidRDefault="00797682" w:rsidP="00D14C5B">
            <w:pPr>
              <w:pStyle w:val="CellBodyCentered"/>
              <w:rPr>
                <w:rFonts w:ascii="Arial Narrow" w:hAnsi="Arial Narrow"/>
                <w:b/>
                <w:color w:val="auto"/>
                <w:sz w:val="16"/>
                <w:szCs w:val="16"/>
                <w:lang w:val="ru-RU"/>
              </w:rPr>
            </w:pPr>
          </w:p>
          <w:p w14:paraId="47C83108" w14:textId="77777777" w:rsidR="00797682" w:rsidRPr="00BF38C6" w:rsidRDefault="00797682" w:rsidP="00D14C5B">
            <w:pPr>
              <w:pStyle w:val="CellBodyCentered"/>
              <w:rPr>
                <w:rFonts w:ascii="Arial Narrow" w:hAnsi="Arial Narrow"/>
                <w:b/>
                <w:color w:val="auto"/>
                <w:sz w:val="16"/>
                <w:szCs w:val="16"/>
                <w:lang w:val="ru-RU"/>
              </w:rPr>
            </w:pPr>
          </w:p>
          <w:p w14:paraId="660DE655" w14:textId="77777777" w:rsidR="00797682" w:rsidRPr="00BF38C6" w:rsidRDefault="00797682" w:rsidP="00D14C5B">
            <w:pPr>
              <w:pStyle w:val="CellBodyCentered"/>
              <w:rPr>
                <w:rFonts w:ascii="Arial Narrow" w:hAnsi="Arial Narrow"/>
                <w:b/>
                <w:color w:val="auto"/>
                <w:sz w:val="16"/>
                <w:szCs w:val="16"/>
                <w:lang w:val="ru-RU"/>
              </w:rPr>
            </w:pPr>
          </w:p>
          <w:p w14:paraId="3E4A3055" w14:textId="77777777" w:rsidR="00797682" w:rsidRPr="00BF38C6" w:rsidRDefault="00797682" w:rsidP="00D14C5B">
            <w:pPr>
              <w:pStyle w:val="CellBodyCentered"/>
              <w:rPr>
                <w:rFonts w:ascii="Arial Narrow" w:hAnsi="Arial Narrow"/>
                <w:b/>
                <w:color w:val="auto"/>
                <w:sz w:val="16"/>
                <w:szCs w:val="16"/>
                <w:lang w:val="ru-RU"/>
              </w:rPr>
            </w:pPr>
          </w:p>
          <w:p w14:paraId="3F2D0478" w14:textId="77777777" w:rsidR="00797682" w:rsidRPr="00BF38C6" w:rsidRDefault="00797682" w:rsidP="00D14C5B">
            <w:pPr>
              <w:pStyle w:val="CellBodyCentered"/>
              <w:rPr>
                <w:rFonts w:ascii="Arial Narrow" w:hAnsi="Arial Narrow"/>
                <w:b/>
                <w:color w:val="auto"/>
                <w:sz w:val="16"/>
                <w:szCs w:val="16"/>
                <w:lang w:val="ru-RU"/>
              </w:rPr>
            </w:pPr>
          </w:p>
          <w:p w14:paraId="3D115665" w14:textId="77777777" w:rsidR="00797682" w:rsidRPr="00BF38C6" w:rsidRDefault="00797682" w:rsidP="00D14C5B">
            <w:pPr>
              <w:pStyle w:val="CellBodyCentered"/>
              <w:rPr>
                <w:rFonts w:ascii="Arial Narrow" w:hAnsi="Arial Narrow"/>
                <w:b/>
                <w:color w:val="auto"/>
                <w:sz w:val="16"/>
                <w:szCs w:val="16"/>
                <w:lang w:val="ru-RU"/>
              </w:rPr>
            </w:pPr>
          </w:p>
          <w:p w14:paraId="5D2C429F" w14:textId="77777777" w:rsidR="00797682" w:rsidRPr="00BF38C6" w:rsidRDefault="00797682" w:rsidP="00D14C5B">
            <w:pPr>
              <w:pStyle w:val="CellBodyCentered"/>
              <w:rPr>
                <w:rFonts w:ascii="Arial Narrow" w:hAnsi="Arial Narrow"/>
                <w:b/>
                <w:color w:val="auto"/>
                <w:sz w:val="16"/>
                <w:szCs w:val="16"/>
                <w:lang w:val="ru-RU"/>
              </w:rPr>
            </w:pPr>
          </w:p>
          <w:p w14:paraId="0604B71D" w14:textId="77777777" w:rsidR="00797682" w:rsidRPr="00BF38C6" w:rsidRDefault="00797682" w:rsidP="00D14C5B">
            <w:pPr>
              <w:pStyle w:val="CellBodyCentered"/>
              <w:rPr>
                <w:rFonts w:ascii="Arial Narrow" w:hAnsi="Arial Narrow"/>
                <w:b/>
                <w:color w:val="auto"/>
                <w:sz w:val="16"/>
                <w:szCs w:val="16"/>
                <w:lang w:val="ru-RU"/>
              </w:rPr>
            </w:pPr>
          </w:p>
          <w:p w14:paraId="7DF195D8" w14:textId="77777777" w:rsidR="00797682" w:rsidRPr="00BF38C6" w:rsidRDefault="00797682" w:rsidP="00D14C5B">
            <w:pPr>
              <w:pStyle w:val="CellBodyCentered"/>
              <w:rPr>
                <w:rFonts w:ascii="Arial Narrow" w:hAnsi="Arial Narrow"/>
                <w:b/>
                <w:color w:val="auto"/>
                <w:sz w:val="16"/>
                <w:szCs w:val="16"/>
                <w:lang w:val="ru-RU"/>
              </w:rPr>
            </w:pPr>
          </w:p>
          <w:p w14:paraId="380E7628" w14:textId="77777777" w:rsidR="00797682" w:rsidRPr="00BF38C6" w:rsidRDefault="00797682" w:rsidP="00D14C5B">
            <w:pPr>
              <w:pStyle w:val="CellBodyCentered"/>
              <w:rPr>
                <w:rFonts w:ascii="Arial Narrow" w:hAnsi="Arial Narrow"/>
                <w:b/>
                <w:color w:val="auto"/>
                <w:sz w:val="16"/>
                <w:szCs w:val="16"/>
                <w:lang w:val="ru-RU"/>
              </w:rPr>
            </w:pPr>
          </w:p>
          <w:p w14:paraId="4BD27560" w14:textId="3F5CDE09" w:rsidR="00797682" w:rsidRPr="00BF38C6" w:rsidRDefault="00797682" w:rsidP="00D14C5B">
            <w:pPr>
              <w:pStyle w:val="CellBodyCentered"/>
              <w:rPr>
                <w:rFonts w:ascii="Arial Narrow" w:hAnsi="Arial Narrow" w:cs="Arial"/>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63EDB2FF" w14:textId="77777777" w:rsidR="00797682" w:rsidRPr="00BF38C6" w:rsidRDefault="00797682" w:rsidP="00D14C5B">
            <w:pPr>
              <w:pStyle w:val="CellBodyCentered"/>
              <w:rPr>
                <w:rFonts w:ascii="Arial Narrow" w:hAnsi="Arial Narrow"/>
                <w:color w:val="auto"/>
                <w:sz w:val="16"/>
                <w:szCs w:val="16"/>
              </w:rPr>
            </w:pPr>
          </w:p>
          <w:p w14:paraId="30F8D9A6"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p w14:paraId="55C27631" w14:textId="77777777" w:rsidR="00797682" w:rsidRPr="00BF38C6" w:rsidRDefault="00797682" w:rsidP="00D14C5B">
            <w:pPr>
              <w:pStyle w:val="CellBodyCentered"/>
              <w:rPr>
                <w:rFonts w:ascii="Arial Narrow" w:hAnsi="Arial Narrow" w:cs="Arial"/>
                <w:color w:val="auto"/>
                <w:sz w:val="16"/>
                <w:szCs w:val="16"/>
                <w:lang w:val="ru-RU"/>
              </w:rPr>
            </w:pPr>
          </w:p>
          <w:p w14:paraId="203D1B2E" w14:textId="77777777" w:rsidR="00797682" w:rsidRPr="00BF38C6" w:rsidRDefault="00797682" w:rsidP="00D14C5B">
            <w:pPr>
              <w:pStyle w:val="CellBodyCentered"/>
              <w:rPr>
                <w:rFonts w:ascii="Arial Narrow" w:hAnsi="Arial Narrow" w:cs="Arial"/>
                <w:color w:val="auto"/>
                <w:sz w:val="16"/>
                <w:szCs w:val="16"/>
                <w:lang w:val="ru-RU"/>
              </w:rPr>
            </w:pPr>
          </w:p>
          <w:p w14:paraId="63488455" w14:textId="77777777" w:rsidR="00797682" w:rsidRPr="00BF38C6" w:rsidRDefault="00797682" w:rsidP="00D14C5B">
            <w:pPr>
              <w:pStyle w:val="CellBodyCentered"/>
              <w:rPr>
                <w:rFonts w:ascii="Arial Narrow" w:hAnsi="Arial Narrow" w:cs="Arial"/>
                <w:color w:val="auto"/>
                <w:sz w:val="16"/>
                <w:szCs w:val="16"/>
                <w:lang w:val="ru-RU"/>
              </w:rPr>
            </w:pPr>
          </w:p>
          <w:p w14:paraId="70099BCD" w14:textId="77777777" w:rsidR="00797682" w:rsidRPr="00BF38C6" w:rsidRDefault="00797682" w:rsidP="00D14C5B">
            <w:pPr>
              <w:pStyle w:val="CellBodyCentered"/>
              <w:rPr>
                <w:rFonts w:ascii="Arial Narrow" w:hAnsi="Arial Narrow" w:cs="Arial"/>
                <w:color w:val="auto"/>
                <w:sz w:val="16"/>
                <w:szCs w:val="16"/>
                <w:lang w:val="ru-RU"/>
              </w:rPr>
            </w:pPr>
          </w:p>
          <w:p w14:paraId="3BAAE908" w14:textId="77777777" w:rsidR="00797682" w:rsidRPr="00BF38C6" w:rsidRDefault="00797682" w:rsidP="00D14C5B">
            <w:pPr>
              <w:pStyle w:val="CellBodyCentered"/>
              <w:rPr>
                <w:rFonts w:ascii="Arial Narrow" w:hAnsi="Arial Narrow" w:cs="Arial"/>
                <w:color w:val="auto"/>
                <w:sz w:val="16"/>
                <w:szCs w:val="16"/>
                <w:lang w:val="ru-RU"/>
              </w:rPr>
            </w:pPr>
          </w:p>
          <w:p w14:paraId="26BA9E91" w14:textId="77777777" w:rsidR="00797682" w:rsidRPr="00BF38C6" w:rsidRDefault="00797682" w:rsidP="00D14C5B">
            <w:pPr>
              <w:pStyle w:val="CellBodyCentered"/>
              <w:rPr>
                <w:rFonts w:ascii="Arial Narrow" w:hAnsi="Arial Narrow" w:cs="Arial"/>
                <w:color w:val="auto"/>
                <w:sz w:val="16"/>
                <w:szCs w:val="16"/>
                <w:lang w:val="ru-RU"/>
              </w:rPr>
            </w:pPr>
          </w:p>
          <w:p w14:paraId="6061DF2A" w14:textId="77777777" w:rsidR="00797682" w:rsidRPr="00BF38C6" w:rsidRDefault="00797682" w:rsidP="00D14C5B">
            <w:pPr>
              <w:pStyle w:val="CellBodyCentered"/>
              <w:rPr>
                <w:rFonts w:ascii="Arial Narrow" w:hAnsi="Arial Narrow" w:cs="Arial"/>
                <w:color w:val="auto"/>
                <w:sz w:val="16"/>
                <w:szCs w:val="16"/>
                <w:lang w:val="ru-RU"/>
              </w:rPr>
            </w:pPr>
          </w:p>
          <w:p w14:paraId="25BB3AD5" w14:textId="77777777" w:rsidR="00797682" w:rsidRPr="00BF38C6" w:rsidRDefault="00797682" w:rsidP="00D14C5B">
            <w:pPr>
              <w:pStyle w:val="CellBodyCentered"/>
              <w:rPr>
                <w:rFonts w:ascii="Arial Narrow" w:hAnsi="Arial Narrow" w:cs="Arial"/>
                <w:color w:val="auto"/>
                <w:sz w:val="16"/>
                <w:szCs w:val="16"/>
                <w:lang w:val="ru-RU"/>
              </w:rPr>
            </w:pPr>
          </w:p>
          <w:p w14:paraId="1ACCB86D" w14:textId="77777777" w:rsidR="00797682" w:rsidRPr="00BF38C6" w:rsidRDefault="00797682" w:rsidP="00D14C5B">
            <w:pPr>
              <w:pStyle w:val="CellBodyCentered"/>
              <w:rPr>
                <w:rFonts w:ascii="Arial Narrow" w:hAnsi="Arial Narrow" w:cs="Arial"/>
                <w:color w:val="auto"/>
                <w:sz w:val="16"/>
                <w:szCs w:val="16"/>
                <w:lang w:val="ru-RU"/>
              </w:rPr>
            </w:pPr>
          </w:p>
          <w:p w14:paraId="3ACBE62B" w14:textId="77777777" w:rsidR="00797682" w:rsidRPr="00BF38C6" w:rsidRDefault="00797682" w:rsidP="00D14C5B">
            <w:pPr>
              <w:pStyle w:val="CellBodyCentered"/>
              <w:rPr>
                <w:rFonts w:ascii="Arial Narrow" w:hAnsi="Arial Narrow" w:cs="Arial"/>
                <w:color w:val="auto"/>
                <w:sz w:val="16"/>
                <w:szCs w:val="16"/>
                <w:lang w:val="ru-RU"/>
              </w:rPr>
            </w:pPr>
          </w:p>
          <w:p w14:paraId="3B49DEC8" w14:textId="77777777" w:rsidR="00797682" w:rsidRPr="00BF38C6" w:rsidRDefault="00797682" w:rsidP="00D14C5B">
            <w:pPr>
              <w:pStyle w:val="CellBodyCentered"/>
              <w:rPr>
                <w:rFonts w:ascii="Arial Narrow" w:hAnsi="Arial Narrow" w:cs="Arial"/>
                <w:color w:val="auto"/>
                <w:sz w:val="16"/>
                <w:szCs w:val="16"/>
                <w:lang w:val="ru-RU"/>
              </w:rPr>
            </w:pPr>
          </w:p>
          <w:p w14:paraId="1BF46C5C" w14:textId="77777777" w:rsidR="00797682" w:rsidRPr="00BF38C6" w:rsidRDefault="00797682" w:rsidP="00D14C5B">
            <w:pPr>
              <w:pStyle w:val="CellBodyCentered"/>
              <w:rPr>
                <w:rFonts w:ascii="Arial Narrow" w:hAnsi="Arial Narrow" w:cs="Arial"/>
                <w:color w:val="auto"/>
                <w:sz w:val="16"/>
                <w:szCs w:val="16"/>
                <w:lang w:val="ru-RU"/>
              </w:rPr>
            </w:pPr>
          </w:p>
          <w:p w14:paraId="0AEDC6C3" w14:textId="77777777" w:rsidR="00797682" w:rsidRPr="00BF38C6" w:rsidRDefault="00797682" w:rsidP="00D14C5B">
            <w:pPr>
              <w:pStyle w:val="CellBodyCentered"/>
              <w:rPr>
                <w:rFonts w:ascii="Arial Narrow" w:hAnsi="Arial Narrow" w:cs="Arial"/>
                <w:color w:val="auto"/>
                <w:sz w:val="16"/>
                <w:szCs w:val="16"/>
                <w:lang w:val="ru-RU"/>
              </w:rPr>
            </w:pPr>
          </w:p>
          <w:p w14:paraId="5EEEE94D" w14:textId="77777777" w:rsidR="00797682" w:rsidRPr="00BF38C6" w:rsidRDefault="00797682" w:rsidP="00D14C5B">
            <w:pPr>
              <w:pStyle w:val="CellBodyCentered"/>
              <w:rPr>
                <w:rFonts w:ascii="Arial Narrow" w:hAnsi="Arial Narrow" w:cs="Arial"/>
                <w:color w:val="auto"/>
                <w:sz w:val="16"/>
                <w:szCs w:val="16"/>
                <w:lang w:val="ru-RU"/>
              </w:rPr>
            </w:pPr>
          </w:p>
          <w:p w14:paraId="0E790D3C" w14:textId="77777777" w:rsidR="00797682" w:rsidRPr="00BF38C6" w:rsidRDefault="00797682" w:rsidP="00D14C5B">
            <w:pPr>
              <w:pStyle w:val="CellBodyCentered"/>
              <w:rPr>
                <w:rFonts w:ascii="Arial Narrow" w:hAnsi="Arial Narrow" w:cs="Arial"/>
                <w:color w:val="auto"/>
                <w:sz w:val="16"/>
                <w:szCs w:val="16"/>
                <w:lang w:val="ru-RU"/>
              </w:rPr>
            </w:pPr>
          </w:p>
          <w:p w14:paraId="54FD7D9A" w14:textId="77777777" w:rsidR="00797682" w:rsidRPr="00BF38C6" w:rsidRDefault="00797682" w:rsidP="00D14C5B">
            <w:pPr>
              <w:pStyle w:val="CellBodyCentered"/>
              <w:rPr>
                <w:rFonts w:ascii="Arial Narrow" w:hAnsi="Arial Narrow" w:cs="Arial"/>
                <w:color w:val="auto"/>
                <w:sz w:val="16"/>
                <w:szCs w:val="16"/>
                <w:lang w:val="ru-RU"/>
              </w:rPr>
            </w:pPr>
          </w:p>
          <w:p w14:paraId="7373639F" w14:textId="77777777" w:rsidR="00797682" w:rsidRPr="00BF38C6" w:rsidRDefault="00797682" w:rsidP="00D14C5B">
            <w:pPr>
              <w:pStyle w:val="CellBodyCentered"/>
              <w:rPr>
                <w:rFonts w:ascii="Arial Narrow" w:hAnsi="Arial Narrow" w:cs="Arial"/>
                <w:color w:val="auto"/>
                <w:sz w:val="16"/>
                <w:szCs w:val="16"/>
                <w:lang w:val="ru-RU"/>
              </w:rPr>
            </w:pPr>
          </w:p>
          <w:p w14:paraId="2CC1D348" w14:textId="77777777" w:rsidR="00797682" w:rsidRPr="00BF38C6" w:rsidRDefault="00797682" w:rsidP="00D14C5B">
            <w:pPr>
              <w:pStyle w:val="CellBodyCentered"/>
              <w:rPr>
                <w:rFonts w:ascii="Arial Narrow" w:hAnsi="Arial Narrow"/>
                <w:color w:val="auto"/>
                <w:sz w:val="16"/>
                <w:szCs w:val="16"/>
                <w:lang w:val="en-GB"/>
              </w:rPr>
            </w:pPr>
          </w:p>
          <w:p w14:paraId="22D34933" w14:textId="77777777" w:rsidR="00797682" w:rsidRPr="00BF38C6" w:rsidRDefault="00797682" w:rsidP="00D14C5B">
            <w:pPr>
              <w:pStyle w:val="CellBodyCentered"/>
              <w:rPr>
                <w:rFonts w:ascii="Arial Narrow" w:hAnsi="Arial Narrow"/>
                <w:color w:val="auto"/>
                <w:sz w:val="16"/>
                <w:szCs w:val="16"/>
                <w:lang w:val="en-GB"/>
              </w:rPr>
            </w:pPr>
          </w:p>
          <w:p w14:paraId="1EABED6A" w14:textId="77777777" w:rsidR="00797682" w:rsidRPr="00BF38C6" w:rsidRDefault="00797682" w:rsidP="00D14C5B">
            <w:pPr>
              <w:pStyle w:val="CellBodyCentered"/>
              <w:rPr>
                <w:rFonts w:ascii="Arial Narrow" w:hAnsi="Arial Narrow"/>
                <w:color w:val="auto"/>
                <w:sz w:val="16"/>
                <w:szCs w:val="16"/>
                <w:lang w:val="en-GB"/>
              </w:rPr>
            </w:pPr>
          </w:p>
          <w:p w14:paraId="44BFC4B6" w14:textId="77777777" w:rsidR="00797682" w:rsidRPr="00BF38C6" w:rsidRDefault="00797682" w:rsidP="00D14C5B">
            <w:pPr>
              <w:pStyle w:val="CellBodyCentered"/>
              <w:rPr>
                <w:rFonts w:ascii="Arial Narrow" w:hAnsi="Arial Narrow"/>
                <w:color w:val="auto"/>
                <w:sz w:val="16"/>
                <w:szCs w:val="16"/>
                <w:lang w:val="en-GB"/>
              </w:rPr>
            </w:pPr>
          </w:p>
          <w:p w14:paraId="0BEA65B8" w14:textId="77777777" w:rsidR="00797682" w:rsidRPr="00BF38C6" w:rsidRDefault="00797682" w:rsidP="00D14C5B">
            <w:pPr>
              <w:pStyle w:val="CellBodyCentered"/>
              <w:rPr>
                <w:rFonts w:ascii="Arial Narrow" w:hAnsi="Arial Narrow"/>
                <w:color w:val="auto"/>
                <w:sz w:val="16"/>
                <w:szCs w:val="16"/>
                <w:lang w:val="en-GB"/>
              </w:rPr>
            </w:pPr>
          </w:p>
          <w:p w14:paraId="3A4CF107" w14:textId="77777777" w:rsidR="00797682" w:rsidRPr="00BF38C6" w:rsidRDefault="00797682" w:rsidP="00D14C5B">
            <w:pPr>
              <w:pStyle w:val="CellBodyCentered"/>
              <w:rPr>
                <w:rFonts w:ascii="Arial Narrow" w:hAnsi="Arial Narrow"/>
                <w:color w:val="auto"/>
                <w:sz w:val="16"/>
                <w:szCs w:val="16"/>
                <w:lang w:val="en-GB"/>
              </w:rPr>
            </w:pPr>
          </w:p>
          <w:p w14:paraId="34C76153" w14:textId="77777777" w:rsidR="00797682" w:rsidRPr="00BF38C6" w:rsidRDefault="00797682" w:rsidP="00D14C5B">
            <w:pPr>
              <w:pStyle w:val="CellBodyCentered"/>
              <w:rPr>
                <w:rFonts w:ascii="Arial Narrow" w:hAnsi="Arial Narrow"/>
                <w:color w:val="auto"/>
                <w:sz w:val="16"/>
                <w:szCs w:val="16"/>
                <w:lang w:val="en-GB"/>
              </w:rPr>
            </w:pPr>
          </w:p>
          <w:p w14:paraId="5FED8770" w14:textId="77777777" w:rsidR="00797682" w:rsidRPr="00BF38C6" w:rsidRDefault="00797682" w:rsidP="00D14C5B">
            <w:pPr>
              <w:pStyle w:val="CellBodyCentered"/>
              <w:rPr>
                <w:rFonts w:ascii="Arial Narrow" w:hAnsi="Arial Narrow"/>
                <w:color w:val="auto"/>
                <w:sz w:val="16"/>
                <w:szCs w:val="16"/>
                <w:lang w:val="en-GB"/>
              </w:rPr>
            </w:pPr>
          </w:p>
          <w:p w14:paraId="3671CF2C" w14:textId="77777777" w:rsidR="00797682" w:rsidRPr="00BF38C6" w:rsidRDefault="00797682" w:rsidP="00D14C5B">
            <w:pPr>
              <w:pStyle w:val="CellBodyCentered"/>
              <w:rPr>
                <w:rFonts w:ascii="Arial Narrow" w:hAnsi="Arial Narrow"/>
                <w:color w:val="auto"/>
                <w:sz w:val="16"/>
                <w:szCs w:val="16"/>
                <w:lang w:val="en-GB"/>
              </w:rPr>
            </w:pPr>
          </w:p>
          <w:p w14:paraId="47258BA6" w14:textId="77777777" w:rsidR="00797682" w:rsidRPr="00BF38C6" w:rsidRDefault="00797682" w:rsidP="00D14C5B">
            <w:pPr>
              <w:pStyle w:val="CellBodyCentered"/>
              <w:rPr>
                <w:rFonts w:ascii="Arial Narrow" w:hAnsi="Arial Narrow"/>
                <w:color w:val="auto"/>
                <w:sz w:val="16"/>
                <w:szCs w:val="16"/>
                <w:lang w:val="en-GB"/>
              </w:rPr>
            </w:pPr>
          </w:p>
          <w:p w14:paraId="066B2FC8" w14:textId="77777777" w:rsidR="00797682" w:rsidRPr="00BF38C6" w:rsidRDefault="00797682" w:rsidP="00D14C5B">
            <w:pPr>
              <w:pStyle w:val="CellBodyCentered"/>
              <w:rPr>
                <w:rFonts w:ascii="Arial Narrow" w:hAnsi="Arial Narrow"/>
                <w:color w:val="auto"/>
                <w:sz w:val="16"/>
                <w:szCs w:val="16"/>
                <w:lang w:val="en-GB"/>
              </w:rPr>
            </w:pPr>
          </w:p>
          <w:p w14:paraId="5914C247" w14:textId="77777777" w:rsidR="00797682" w:rsidRPr="00BF38C6" w:rsidRDefault="00797682" w:rsidP="00D14C5B">
            <w:pPr>
              <w:pStyle w:val="CellBodyCentered"/>
              <w:rPr>
                <w:rFonts w:ascii="Arial Narrow" w:hAnsi="Arial Narrow"/>
                <w:color w:val="auto"/>
                <w:sz w:val="16"/>
                <w:szCs w:val="16"/>
                <w:lang w:val="en-GB"/>
              </w:rPr>
            </w:pPr>
          </w:p>
          <w:p w14:paraId="0C6E0798" w14:textId="77777777" w:rsidR="00797682" w:rsidRPr="00BF38C6" w:rsidRDefault="00797682" w:rsidP="00D14C5B">
            <w:pPr>
              <w:pStyle w:val="CellBodyCentered"/>
              <w:rPr>
                <w:rFonts w:ascii="Arial Narrow" w:hAnsi="Arial Narrow"/>
                <w:color w:val="auto"/>
                <w:sz w:val="16"/>
                <w:szCs w:val="16"/>
                <w:lang w:val="en-GB"/>
              </w:rPr>
            </w:pPr>
          </w:p>
          <w:p w14:paraId="742617F9" w14:textId="77777777" w:rsidR="00797682" w:rsidRPr="00BF38C6" w:rsidRDefault="00797682" w:rsidP="00D14C5B">
            <w:pPr>
              <w:pStyle w:val="CellBodyCentered"/>
              <w:rPr>
                <w:rFonts w:ascii="Arial Narrow" w:hAnsi="Arial Narrow"/>
                <w:color w:val="auto"/>
                <w:sz w:val="16"/>
                <w:szCs w:val="16"/>
                <w:lang w:val="en-GB"/>
              </w:rPr>
            </w:pPr>
          </w:p>
          <w:p w14:paraId="7472AFC7" w14:textId="77777777" w:rsidR="00797682" w:rsidRPr="00BF38C6" w:rsidRDefault="00797682" w:rsidP="00D14C5B">
            <w:pPr>
              <w:pStyle w:val="CellBodyCentered"/>
              <w:rPr>
                <w:rFonts w:ascii="Arial Narrow" w:hAnsi="Arial Narrow"/>
                <w:color w:val="auto"/>
                <w:sz w:val="16"/>
                <w:szCs w:val="16"/>
                <w:lang w:val="en-GB"/>
              </w:rPr>
            </w:pPr>
          </w:p>
          <w:p w14:paraId="6ECE5D1A" w14:textId="77777777" w:rsidR="00797682" w:rsidRPr="00BF38C6" w:rsidRDefault="00797682" w:rsidP="00D14C5B">
            <w:pPr>
              <w:pStyle w:val="CellBodyCentered"/>
              <w:rPr>
                <w:rFonts w:ascii="Arial Narrow" w:hAnsi="Arial Narrow"/>
                <w:color w:val="auto"/>
                <w:sz w:val="16"/>
                <w:szCs w:val="16"/>
                <w:lang w:val="en-GB"/>
              </w:rPr>
            </w:pPr>
          </w:p>
          <w:p w14:paraId="7DD6995D" w14:textId="77777777" w:rsidR="00797682" w:rsidRPr="00BF38C6" w:rsidRDefault="00797682" w:rsidP="00D14C5B">
            <w:pPr>
              <w:pStyle w:val="CellBodyCentered"/>
              <w:rPr>
                <w:rFonts w:ascii="Arial Narrow" w:hAnsi="Arial Narrow"/>
                <w:color w:val="auto"/>
                <w:sz w:val="16"/>
                <w:szCs w:val="16"/>
                <w:lang w:val="en-GB"/>
              </w:rPr>
            </w:pPr>
          </w:p>
          <w:p w14:paraId="2CC68CC8" w14:textId="77777777" w:rsidR="00797682" w:rsidRPr="00BF38C6" w:rsidRDefault="00797682" w:rsidP="00D14C5B">
            <w:pPr>
              <w:pStyle w:val="CellBodyCentered"/>
              <w:rPr>
                <w:rFonts w:ascii="Arial Narrow" w:hAnsi="Arial Narrow"/>
                <w:color w:val="auto"/>
                <w:sz w:val="16"/>
                <w:szCs w:val="16"/>
                <w:lang w:val="en-GB"/>
              </w:rPr>
            </w:pPr>
          </w:p>
          <w:p w14:paraId="5813A235" w14:textId="77777777" w:rsidR="00797682" w:rsidRPr="00BF38C6" w:rsidRDefault="00797682" w:rsidP="00D14C5B">
            <w:pPr>
              <w:pStyle w:val="CellBodyCentered"/>
              <w:rPr>
                <w:rFonts w:ascii="Arial Narrow" w:hAnsi="Arial Narrow"/>
                <w:color w:val="auto"/>
                <w:sz w:val="16"/>
                <w:szCs w:val="16"/>
                <w:lang w:val="en-GB"/>
              </w:rPr>
            </w:pPr>
          </w:p>
          <w:p w14:paraId="0442A506" w14:textId="77777777" w:rsidR="00797682" w:rsidRPr="00BF38C6" w:rsidRDefault="00797682" w:rsidP="00D14C5B">
            <w:pPr>
              <w:pStyle w:val="CellBodyCentered"/>
              <w:rPr>
                <w:rFonts w:ascii="Arial Narrow" w:hAnsi="Arial Narrow"/>
                <w:color w:val="auto"/>
                <w:sz w:val="16"/>
                <w:szCs w:val="16"/>
                <w:lang w:val="en-GB"/>
              </w:rPr>
            </w:pPr>
          </w:p>
          <w:p w14:paraId="0BC17B86" w14:textId="77777777" w:rsidR="00797682" w:rsidRPr="00BF38C6" w:rsidRDefault="00797682" w:rsidP="00D14C5B">
            <w:pPr>
              <w:pStyle w:val="CellBodyCentered"/>
              <w:rPr>
                <w:rFonts w:ascii="Arial Narrow" w:hAnsi="Arial Narrow"/>
                <w:color w:val="auto"/>
                <w:sz w:val="16"/>
                <w:szCs w:val="16"/>
                <w:lang w:val="en-GB"/>
              </w:rPr>
            </w:pPr>
          </w:p>
          <w:p w14:paraId="18AC7AD4" w14:textId="77777777" w:rsidR="00797682" w:rsidRPr="00BF38C6" w:rsidRDefault="00797682" w:rsidP="00D14C5B">
            <w:pPr>
              <w:pStyle w:val="CellBodyCentered"/>
              <w:rPr>
                <w:rFonts w:ascii="Arial Narrow" w:hAnsi="Arial Narrow"/>
                <w:color w:val="auto"/>
                <w:sz w:val="16"/>
                <w:szCs w:val="16"/>
                <w:lang w:val="en-GB"/>
              </w:rPr>
            </w:pPr>
          </w:p>
          <w:p w14:paraId="2BF0E4DE" w14:textId="77777777" w:rsidR="00797682" w:rsidRPr="00BF38C6" w:rsidRDefault="00797682" w:rsidP="00D14C5B">
            <w:pPr>
              <w:pStyle w:val="CellBodyCentered"/>
              <w:rPr>
                <w:rFonts w:ascii="Arial Narrow" w:hAnsi="Arial Narrow"/>
                <w:color w:val="auto"/>
                <w:sz w:val="16"/>
                <w:szCs w:val="16"/>
                <w:lang w:val="en-GB"/>
              </w:rPr>
            </w:pPr>
          </w:p>
          <w:p w14:paraId="5388E7EC" w14:textId="77777777" w:rsidR="00797682" w:rsidRPr="00BF38C6" w:rsidRDefault="00797682" w:rsidP="00D14C5B">
            <w:pPr>
              <w:pStyle w:val="CellBodyCentered"/>
              <w:rPr>
                <w:rFonts w:ascii="Arial Narrow" w:hAnsi="Arial Narrow"/>
                <w:color w:val="auto"/>
                <w:sz w:val="16"/>
                <w:szCs w:val="16"/>
                <w:lang w:val="en-GB"/>
              </w:rPr>
            </w:pPr>
          </w:p>
          <w:p w14:paraId="46362951" w14:textId="77777777" w:rsidR="00797682" w:rsidRPr="00BF38C6" w:rsidRDefault="00797682" w:rsidP="00D14C5B">
            <w:pPr>
              <w:pStyle w:val="CellBodyCentered"/>
              <w:rPr>
                <w:rFonts w:ascii="Arial Narrow" w:hAnsi="Arial Narrow"/>
                <w:color w:val="auto"/>
                <w:sz w:val="16"/>
                <w:szCs w:val="16"/>
                <w:lang w:val="en-GB"/>
              </w:rPr>
            </w:pPr>
          </w:p>
          <w:p w14:paraId="26DBE770" w14:textId="77777777" w:rsidR="00797682" w:rsidRPr="00BF38C6" w:rsidRDefault="00797682" w:rsidP="00D14C5B">
            <w:pPr>
              <w:pStyle w:val="CellBodyCentered"/>
              <w:rPr>
                <w:rFonts w:ascii="Arial Narrow" w:hAnsi="Arial Narrow"/>
                <w:color w:val="auto"/>
                <w:sz w:val="16"/>
                <w:szCs w:val="16"/>
                <w:lang w:val="en-GB"/>
              </w:rPr>
            </w:pPr>
          </w:p>
          <w:p w14:paraId="5D4A7373" w14:textId="77777777" w:rsidR="00797682" w:rsidRPr="00BF38C6" w:rsidRDefault="00797682" w:rsidP="00D14C5B">
            <w:pPr>
              <w:pStyle w:val="CellBodyCentered"/>
              <w:rPr>
                <w:rFonts w:ascii="Arial Narrow" w:hAnsi="Arial Narrow"/>
                <w:color w:val="auto"/>
                <w:sz w:val="16"/>
                <w:szCs w:val="16"/>
                <w:lang w:val="en-GB"/>
              </w:rPr>
            </w:pPr>
          </w:p>
          <w:p w14:paraId="0C3BF2B9" w14:textId="77777777" w:rsidR="00797682" w:rsidRPr="00BF38C6" w:rsidRDefault="00797682" w:rsidP="00D14C5B">
            <w:pPr>
              <w:pStyle w:val="CellBodyCentered"/>
              <w:rPr>
                <w:rFonts w:ascii="Arial Narrow" w:hAnsi="Arial Narrow"/>
                <w:color w:val="auto"/>
                <w:sz w:val="16"/>
                <w:szCs w:val="16"/>
                <w:lang w:val="ru-RU"/>
              </w:rPr>
            </w:pPr>
          </w:p>
          <w:p w14:paraId="72DB64EB" w14:textId="77777777" w:rsidR="00797682" w:rsidRPr="00BF38C6" w:rsidRDefault="00797682" w:rsidP="00D14C5B">
            <w:pPr>
              <w:pStyle w:val="CellBodyCentered"/>
              <w:rPr>
                <w:rFonts w:ascii="Arial Narrow" w:hAnsi="Arial Narrow"/>
                <w:color w:val="auto"/>
                <w:sz w:val="16"/>
                <w:szCs w:val="16"/>
                <w:lang w:val="ru-RU"/>
              </w:rPr>
            </w:pPr>
          </w:p>
          <w:p w14:paraId="65BB70AC" w14:textId="77777777" w:rsidR="00797682" w:rsidRPr="00BF38C6" w:rsidRDefault="00797682" w:rsidP="00D14C5B">
            <w:pPr>
              <w:pStyle w:val="CellBodyCentered"/>
              <w:rPr>
                <w:rFonts w:ascii="Arial Narrow" w:hAnsi="Arial Narrow"/>
                <w:color w:val="auto"/>
                <w:sz w:val="16"/>
                <w:szCs w:val="16"/>
                <w:lang w:val="ru-RU"/>
              </w:rPr>
            </w:pPr>
          </w:p>
          <w:p w14:paraId="62DE6680" w14:textId="77777777" w:rsidR="00797682" w:rsidRPr="00BF38C6" w:rsidRDefault="00797682" w:rsidP="00D14C5B">
            <w:pPr>
              <w:pStyle w:val="CellBodyCentered"/>
              <w:rPr>
                <w:rFonts w:ascii="Arial Narrow" w:hAnsi="Arial Narrow"/>
                <w:color w:val="auto"/>
                <w:sz w:val="16"/>
                <w:szCs w:val="16"/>
                <w:lang w:val="ru-RU"/>
              </w:rPr>
            </w:pPr>
          </w:p>
          <w:p w14:paraId="090F2B8C" w14:textId="77777777" w:rsidR="00797682" w:rsidRPr="00BF38C6" w:rsidRDefault="00797682" w:rsidP="00D14C5B">
            <w:pPr>
              <w:pStyle w:val="CellBodyCentered"/>
              <w:rPr>
                <w:rFonts w:ascii="Arial Narrow" w:hAnsi="Arial Narrow"/>
                <w:color w:val="auto"/>
                <w:sz w:val="16"/>
                <w:szCs w:val="16"/>
                <w:lang w:val="ru-RU"/>
              </w:rPr>
            </w:pPr>
          </w:p>
          <w:p w14:paraId="260654AE" w14:textId="77777777" w:rsidR="00797682" w:rsidRPr="00BF38C6" w:rsidRDefault="00797682" w:rsidP="00D14C5B">
            <w:pPr>
              <w:pStyle w:val="CellBodyCentered"/>
              <w:jc w:val="left"/>
              <w:rPr>
                <w:rFonts w:ascii="Arial Narrow" w:hAnsi="Arial Narrow"/>
                <w:color w:val="auto"/>
                <w:sz w:val="16"/>
                <w:szCs w:val="16"/>
                <w:lang w:val="ru-RU"/>
              </w:rPr>
            </w:pPr>
          </w:p>
          <w:p w14:paraId="5BEB613D" w14:textId="77777777" w:rsidR="00797682" w:rsidRPr="00BF38C6" w:rsidRDefault="00797682" w:rsidP="00D14C5B">
            <w:pPr>
              <w:pStyle w:val="CellBodyCentered"/>
              <w:rPr>
                <w:rFonts w:ascii="Arial Narrow" w:hAnsi="Arial Narrow"/>
                <w:color w:val="auto"/>
                <w:sz w:val="16"/>
                <w:szCs w:val="16"/>
                <w:lang w:val="en-GB"/>
              </w:rPr>
            </w:pPr>
          </w:p>
          <w:p w14:paraId="70847333" w14:textId="77777777" w:rsidR="00797682" w:rsidRPr="00BF38C6" w:rsidRDefault="00797682" w:rsidP="00D14C5B">
            <w:pPr>
              <w:pStyle w:val="CellBodyCentered"/>
              <w:rPr>
                <w:rFonts w:ascii="Arial Narrow" w:hAnsi="Arial Narrow" w:cs="Arial"/>
                <w:color w:val="auto"/>
                <w:sz w:val="16"/>
                <w:szCs w:val="16"/>
                <w:lang w:val="ru-RU"/>
              </w:rPr>
            </w:pPr>
          </w:p>
          <w:p w14:paraId="24446B5B" w14:textId="77777777" w:rsidR="00797682" w:rsidRPr="00BF38C6" w:rsidRDefault="00797682" w:rsidP="00D14C5B">
            <w:pPr>
              <w:pStyle w:val="CellBodyCentered"/>
              <w:rPr>
                <w:rFonts w:ascii="Arial Narrow" w:hAnsi="Arial Narrow" w:cs="Arial"/>
                <w:color w:val="auto"/>
                <w:sz w:val="16"/>
                <w:szCs w:val="16"/>
                <w:lang w:val="ru-RU"/>
              </w:rPr>
            </w:pPr>
          </w:p>
          <w:p w14:paraId="6FD75766" w14:textId="77777777" w:rsidR="00797682" w:rsidRPr="00BF38C6" w:rsidRDefault="00797682" w:rsidP="00D14C5B">
            <w:pPr>
              <w:pStyle w:val="CellBodyCentered"/>
              <w:rPr>
                <w:rFonts w:ascii="Arial Narrow" w:hAnsi="Arial Narrow" w:cs="Arial"/>
                <w:color w:val="auto"/>
                <w:sz w:val="16"/>
                <w:szCs w:val="16"/>
                <w:lang w:val="ru-RU"/>
              </w:rPr>
            </w:pPr>
          </w:p>
          <w:p w14:paraId="3340DFFD" w14:textId="77777777" w:rsidR="00797682" w:rsidRPr="00BF38C6" w:rsidRDefault="00797682" w:rsidP="00D14C5B">
            <w:pPr>
              <w:pStyle w:val="CellBodyCentered"/>
              <w:rPr>
                <w:rFonts w:ascii="Arial Narrow" w:hAnsi="Arial Narrow" w:cs="Arial"/>
                <w:color w:val="auto"/>
                <w:sz w:val="16"/>
                <w:szCs w:val="16"/>
                <w:lang w:val="ru-RU"/>
              </w:rPr>
            </w:pPr>
          </w:p>
          <w:p w14:paraId="5ADDB12B" w14:textId="77777777" w:rsidR="00797682" w:rsidRPr="00BF38C6" w:rsidRDefault="00797682" w:rsidP="00D14C5B">
            <w:pPr>
              <w:pStyle w:val="CellBodyCentered"/>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05E2AAAC" w14:textId="77777777" w:rsidR="00797682" w:rsidRPr="00BF38C6" w:rsidRDefault="00797682" w:rsidP="00D14C5B">
            <w:pPr>
              <w:pStyle w:val="CellBodyCentered"/>
              <w:rPr>
                <w:rFonts w:ascii="Arial Narrow" w:hAnsi="Arial Narrow"/>
                <w:color w:val="auto"/>
                <w:sz w:val="16"/>
                <w:szCs w:val="16"/>
                <w:lang w:val="ru-RU"/>
                <w:rPrChange w:id="1019" w:author="Zhunisbayev, Olzhasbek A [Bolashak Atyrau Limited]" w:date="2022-06-06T22:35:00Z">
                  <w:rPr>
                    <w:rFonts w:ascii="Arial" w:hAnsi="Arial"/>
                    <w:color w:val="auto"/>
                    <w:sz w:val="16"/>
                  </w:rPr>
                </w:rPrChange>
              </w:rPr>
            </w:pPr>
          </w:p>
          <w:p w14:paraId="4D68872D" w14:textId="713B568E" w:rsidR="00797682" w:rsidRPr="00B7695E" w:rsidRDefault="00B7695E" w:rsidP="00D14C5B">
            <w:pPr>
              <w:pStyle w:val="CellBodyCentered"/>
              <w:rPr>
                <w:rFonts w:ascii="Arial Narrow" w:hAnsi="Arial Narrow"/>
                <w:color w:val="auto"/>
                <w:sz w:val="16"/>
                <w:szCs w:val="16"/>
              </w:rPr>
            </w:pPr>
            <w:r>
              <w:rPr>
                <w:rFonts w:ascii="Arial Narrow" w:hAnsi="Arial Narrow"/>
                <w:color w:val="auto"/>
                <w:sz w:val="16"/>
                <w:szCs w:val="16"/>
              </w:rPr>
              <w:t>LTCS</w:t>
            </w:r>
          </w:p>
          <w:p w14:paraId="3E16AFC6" w14:textId="77777777" w:rsidR="00797682" w:rsidRPr="00BF38C6" w:rsidRDefault="00797682" w:rsidP="00D14C5B">
            <w:pPr>
              <w:pStyle w:val="CellBodyCentered"/>
              <w:rPr>
                <w:rFonts w:ascii="Arial Narrow" w:hAnsi="Arial Narrow" w:cs="Arial"/>
                <w:color w:val="auto"/>
                <w:sz w:val="16"/>
                <w:szCs w:val="16"/>
                <w:lang w:val="ru-RU"/>
              </w:rPr>
            </w:pPr>
          </w:p>
          <w:p w14:paraId="07622463" w14:textId="67BBA07D"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5B1A9B31" w14:textId="77777777" w:rsidR="00797682" w:rsidRPr="00BF38C6" w:rsidRDefault="00797682" w:rsidP="00D14C5B">
            <w:pPr>
              <w:pStyle w:val="CellBodyCentered"/>
              <w:rPr>
                <w:rFonts w:ascii="Arial Narrow" w:hAnsi="Arial Narrow" w:cs="Arial"/>
                <w:color w:val="auto"/>
                <w:sz w:val="16"/>
                <w:szCs w:val="16"/>
                <w:lang w:val="ru-RU"/>
              </w:rPr>
            </w:pPr>
          </w:p>
          <w:p w14:paraId="26C08D9B" w14:textId="77777777" w:rsidR="00797682" w:rsidRPr="00BF38C6" w:rsidRDefault="00797682" w:rsidP="00D14C5B">
            <w:pPr>
              <w:pStyle w:val="CellBodyCentered"/>
              <w:rPr>
                <w:rFonts w:ascii="Arial Narrow" w:hAnsi="Arial Narrow" w:cs="Arial"/>
                <w:color w:val="auto"/>
                <w:sz w:val="16"/>
                <w:szCs w:val="16"/>
                <w:lang w:val="ru-RU"/>
              </w:rPr>
            </w:pPr>
          </w:p>
          <w:p w14:paraId="44052EE0" w14:textId="77777777" w:rsidR="00797682" w:rsidRPr="00BF38C6" w:rsidRDefault="00797682" w:rsidP="00D14C5B">
            <w:pPr>
              <w:pStyle w:val="CellBodyCentered"/>
              <w:rPr>
                <w:rFonts w:ascii="Arial Narrow" w:hAnsi="Arial Narrow" w:cs="Arial"/>
                <w:color w:val="auto"/>
                <w:sz w:val="16"/>
                <w:szCs w:val="16"/>
                <w:lang w:val="ru-RU"/>
              </w:rPr>
            </w:pPr>
          </w:p>
          <w:p w14:paraId="15E430BA" w14:textId="77777777" w:rsidR="00797682" w:rsidRPr="00BF38C6" w:rsidRDefault="00797682" w:rsidP="00D14C5B">
            <w:pPr>
              <w:pStyle w:val="CellBodyCentered"/>
              <w:rPr>
                <w:rFonts w:ascii="Arial Narrow" w:hAnsi="Arial Narrow" w:cs="Arial"/>
                <w:color w:val="auto"/>
                <w:sz w:val="16"/>
                <w:szCs w:val="16"/>
                <w:lang w:val="ru-RU"/>
              </w:rPr>
            </w:pPr>
          </w:p>
          <w:p w14:paraId="6E2E11E1" w14:textId="77777777" w:rsidR="00797682" w:rsidRPr="00BF38C6" w:rsidRDefault="00797682" w:rsidP="00D14C5B">
            <w:pPr>
              <w:pStyle w:val="CellBodyCentered"/>
              <w:rPr>
                <w:rFonts w:ascii="Arial Narrow" w:hAnsi="Arial Narrow" w:cs="Arial"/>
                <w:color w:val="auto"/>
                <w:sz w:val="16"/>
                <w:szCs w:val="16"/>
                <w:lang w:val="ru-RU"/>
              </w:rPr>
            </w:pPr>
          </w:p>
          <w:p w14:paraId="7870DB6C" w14:textId="77777777" w:rsidR="00797682" w:rsidRPr="00BF38C6" w:rsidRDefault="00797682" w:rsidP="00D14C5B">
            <w:pPr>
              <w:pStyle w:val="CellBodyCentered"/>
              <w:rPr>
                <w:rFonts w:ascii="Arial Narrow" w:hAnsi="Arial Narrow" w:cs="Arial"/>
                <w:color w:val="auto"/>
                <w:sz w:val="16"/>
                <w:szCs w:val="16"/>
                <w:lang w:val="ru-RU"/>
              </w:rPr>
            </w:pPr>
          </w:p>
          <w:p w14:paraId="1C9EB3A6" w14:textId="77777777" w:rsidR="00797682" w:rsidRPr="00BF38C6" w:rsidRDefault="00797682" w:rsidP="00D14C5B">
            <w:pPr>
              <w:pStyle w:val="CellBodyCentered"/>
              <w:rPr>
                <w:rFonts w:ascii="Arial Narrow" w:hAnsi="Arial Narrow" w:cs="Arial"/>
                <w:color w:val="auto"/>
                <w:sz w:val="16"/>
                <w:szCs w:val="16"/>
                <w:lang w:val="ru-RU"/>
              </w:rPr>
            </w:pPr>
          </w:p>
          <w:p w14:paraId="0F5EB30F" w14:textId="77777777" w:rsidR="00797682" w:rsidRPr="00BF38C6" w:rsidRDefault="00797682" w:rsidP="00D14C5B">
            <w:pPr>
              <w:pStyle w:val="CellBodyCentered"/>
              <w:rPr>
                <w:rFonts w:ascii="Arial Narrow" w:hAnsi="Arial Narrow" w:cs="Arial"/>
                <w:color w:val="auto"/>
                <w:sz w:val="16"/>
                <w:szCs w:val="16"/>
                <w:lang w:val="ru-RU"/>
              </w:rPr>
            </w:pPr>
          </w:p>
          <w:p w14:paraId="19FDD7D3" w14:textId="77777777" w:rsidR="00797682" w:rsidRPr="00BF38C6" w:rsidRDefault="00797682" w:rsidP="00D14C5B">
            <w:pPr>
              <w:pStyle w:val="CellBodyCentered"/>
              <w:ind w:left="720"/>
              <w:rPr>
                <w:rFonts w:ascii="Arial Narrow" w:hAnsi="Arial Narrow" w:cs="Arial"/>
                <w:color w:val="auto"/>
                <w:sz w:val="16"/>
                <w:szCs w:val="16"/>
                <w:lang w:val="ru-RU"/>
              </w:rPr>
            </w:pPr>
          </w:p>
          <w:p w14:paraId="3A4D72E6" w14:textId="77777777" w:rsidR="00797682" w:rsidRPr="00BF38C6" w:rsidRDefault="00797682" w:rsidP="00D14C5B">
            <w:pPr>
              <w:pStyle w:val="CellBodyCentered"/>
              <w:ind w:left="720"/>
              <w:rPr>
                <w:rFonts w:ascii="Arial Narrow" w:hAnsi="Arial Narrow" w:cs="Arial"/>
                <w:color w:val="auto"/>
                <w:sz w:val="16"/>
                <w:szCs w:val="16"/>
                <w:lang w:val="ru-RU"/>
              </w:rPr>
            </w:pPr>
          </w:p>
          <w:p w14:paraId="483DB2B4" w14:textId="77777777" w:rsidR="00797682" w:rsidRPr="00BF38C6" w:rsidRDefault="00797682" w:rsidP="00D14C5B">
            <w:pPr>
              <w:pStyle w:val="CellBodyCentered"/>
              <w:ind w:left="720"/>
              <w:rPr>
                <w:rFonts w:ascii="Arial Narrow" w:hAnsi="Arial Narrow" w:cs="Arial"/>
                <w:color w:val="auto"/>
                <w:sz w:val="16"/>
                <w:szCs w:val="16"/>
                <w:lang w:val="ru-RU"/>
              </w:rPr>
            </w:pPr>
          </w:p>
          <w:p w14:paraId="01FD725F" w14:textId="77777777" w:rsidR="00797682" w:rsidRPr="00BF38C6" w:rsidRDefault="00797682" w:rsidP="00D14C5B">
            <w:pPr>
              <w:pStyle w:val="CellBodyCentered"/>
              <w:ind w:left="720"/>
              <w:rPr>
                <w:rFonts w:ascii="Arial Narrow" w:hAnsi="Arial Narrow" w:cs="Arial"/>
                <w:color w:val="auto"/>
                <w:sz w:val="16"/>
                <w:szCs w:val="16"/>
                <w:lang w:val="ru-RU"/>
              </w:rPr>
            </w:pPr>
          </w:p>
          <w:p w14:paraId="731944DB" w14:textId="77777777" w:rsidR="00797682" w:rsidRPr="00BF38C6" w:rsidRDefault="00797682" w:rsidP="00D14C5B">
            <w:pPr>
              <w:pStyle w:val="CellBodyCentered"/>
              <w:ind w:left="720"/>
              <w:rPr>
                <w:rFonts w:ascii="Arial Narrow" w:hAnsi="Arial Narrow" w:cs="Arial"/>
                <w:color w:val="auto"/>
                <w:sz w:val="16"/>
                <w:szCs w:val="16"/>
                <w:lang w:val="ru-RU"/>
              </w:rPr>
            </w:pPr>
          </w:p>
          <w:p w14:paraId="2B73750E" w14:textId="77777777" w:rsidR="00797682" w:rsidRPr="00BF38C6" w:rsidRDefault="00797682" w:rsidP="00D14C5B">
            <w:pPr>
              <w:pStyle w:val="CellBodyCentered"/>
              <w:ind w:left="720"/>
              <w:rPr>
                <w:rFonts w:ascii="Arial Narrow" w:hAnsi="Arial Narrow" w:cs="Arial"/>
                <w:color w:val="auto"/>
                <w:sz w:val="16"/>
                <w:szCs w:val="16"/>
                <w:lang w:val="ru-RU"/>
              </w:rPr>
            </w:pPr>
          </w:p>
          <w:p w14:paraId="075E6F6F" w14:textId="77777777" w:rsidR="00797682" w:rsidRPr="00BF38C6" w:rsidRDefault="00797682" w:rsidP="00D14C5B">
            <w:pPr>
              <w:pStyle w:val="CellBodyCentered"/>
              <w:ind w:left="720"/>
              <w:rPr>
                <w:rFonts w:ascii="Arial Narrow" w:hAnsi="Arial Narrow" w:cs="Arial"/>
                <w:color w:val="auto"/>
                <w:sz w:val="16"/>
                <w:szCs w:val="16"/>
                <w:lang w:val="ru-RU"/>
              </w:rPr>
            </w:pPr>
          </w:p>
          <w:p w14:paraId="4CE5A487" w14:textId="77777777" w:rsidR="00797682" w:rsidRPr="00BF38C6" w:rsidRDefault="00797682" w:rsidP="00D14C5B">
            <w:pPr>
              <w:pStyle w:val="CellBodyCentered"/>
              <w:ind w:left="720"/>
              <w:rPr>
                <w:rFonts w:ascii="Arial Narrow" w:hAnsi="Arial Narrow" w:cs="Arial"/>
                <w:color w:val="auto"/>
                <w:sz w:val="16"/>
                <w:szCs w:val="16"/>
                <w:lang w:val="ru-RU"/>
              </w:rPr>
            </w:pPr>
          </w:p>
          <w:p w14:paraId="20E5B985" w14:textId="77777777" w:rsidR="00797682" w:rsidRPr="00BF38C6" w:rsidRDefault="00797682" w:rsidP="00D14C5B">
            <w:pPr>
              <w:pStyle w:val="CellBodyCentered"/>
              <w:ind w:left="720"/>
              <w:rPr>
                <w:rFonts w:ascii="Arial Narrow" w:hAnsi="Arial Narrow" w:cs="Arial"/>
                <w:color w:val="auto"/>
                <w:sz w:val="16"/>
                <w:szCs w:val="16"/>
                <w:lang w:val="ru-RU"/>
              </w:rPr>
            </w:pPr>
          </w:p>
          <w:p w14:paraId="280ADB11" w14:textId="77777777" w:rsidR="00797682" w:rsidRPr="00BF38C6" w:rsidRDefault="00797682" w:rsidP="00D14C5B">
            <w:pPr>
              <w:pStyle w:val="CellBodyCentered"/>
              <w:ind w:left="720"/>
              <w:rPr>
                <w:rFonts w:ascii="Arial Narrow" w:hAnsi="Arial Narrow" w:cs="Arial"/>
                <w:color w:val="auto"/>
                <w:sz w:val="16"/>
                <w:szCs w:val="16"/>
                <w:lang w:val="ru-RU"/>
              </w:rPr>
            </w:pPr>
          </w:p>
          <w:p w14:paraId="4382D40C" w14:textId="77777777" w:rsidR="00797682" w:rsidRPr="00BF38C6" w:rsidRDefault="00797682" w:rsidP="00D14C5B">
            <w:pPr>
              <w:pStyle w:val="CellBodyCentered"/>
              <w:ind w:left="720"/>
              <w:rPr>
                <w:rFonts w:ascii="Arial Narrow" w:hAnsi="Arial Narrow" w:cs="Arial"/>
                <w:color w:val="auto"/>
                <w:sz w:val="16"/>
                <w:szCs w:val="16"/>
                <w:lang w:val="ru-RU"/>
              </w:rPr>
            </w:pPr>
          </w:p>
          <w:p w14:paraId="6E494B75" w14:textId="77777777" w:rsidR="00797682" w:rsidRPr="00BF38C6" w:rsidRDefault="00797682" w:rsidP="00D14C5B">
            <w:pPr>
              <w:pStyle w:val="CellBodyCentered"/>
              <w:rPr>
                <w:rFonts w:ascii="Arial Narrow" w:hAnsi="Arial Narrow" w:cs="Arial"/>
                <w:color w:val="auto"/>
                <w:sz w:val="16"/>
                <w:szCs w:val="16"/>
                <w:lang w:val="ru-RU"/>
              </w:rPr>
            </w:pPr>
          </w:p>
          <w:p w14:paraId="0CE0C89C" w14:textId="77777777" w:rsidR="00797682" w:rsidRPr="00BF38C6" w:rsidRDefault="00797682" w:rsidP="00D14C5B">
            <w:pPr>
              <w:pStyle w:val="CellBodyCentered"/>
              <w:rPr>
                <w:rFonts w:ascii="Arial Narrow" w:hAnsi="Arial Narrow" w:cs="Arial"/>
                <w:color w:val="auto"/>
                <w:sz w:val="16"/>
                <w:szCs w:val="16"/>
                <w:lang w:val="ru-RU"/>
              </w:rPr>
            </w:pPr>
          </w:p>
          <w:p w14:paraId="267CBAF3" w14:textId="77777777" w:rsidR="00797682" w:rsidRPr="00BF38C6" w:rsidRDefault="00797682" w:rsidP="00D14C5B">
            <w:pPr>
              <w:pStyle w:val="CellBodyCentered"/>
              <w:rPr>
                <w:rFonts w:ascii="Arial Narrow" w:hAnsi="Arial Narrow" w:cs="Arial"/>
                <w:color w:val="auto"/>
                <w:sz w:val="16"/>
                <w:szCs w:val="16"/>
                <w:lang w:val="ru-RU"/>
              </w:rPr>
            </w:pPr>
          </w:p>
          <w:p w14:paraId="1A1CD18C" w14:textId="77777777" w:rsidR="00797682" w:rsidRPr="00BF38C6" w:rsidRDefault="00797682" w:rsidP="00D14C5B">
            <w:pPr>
              <w:pStyle w:val="CellBodyCentered"/>
              <w:rPr>
                <w:rFonts w:ascii="Arial Narrow" w:hAnsi="Arial Narrow" w:cs="Arial"/>
                <w:color w:val="auto"/>
                <w:sz w:val="16"/>
                <w:szCs w:val="16"/>
                <w:lang w:val="ru-RU"/>
              </w:rPr>
            </w:pPr>
          </w:p>
          <w:p w14:paraId="5E9FB675" w14:textId="77777777" w:rsidR="00797682" w:rsidRPr="00BF38C6" w:rsidRDefault="00797682" w:rsidP="00D14C5B">
            <w:pPr>
              <w:pStyle w:val="CellBodyCentered"/>
              <w:rPr>
                <w:rFonts w:ascii="Arial Narrow" w:hAnsi="Arial Narrow" w:cs="Arial"/>
                <w:color w:val="auto"/>
                <w:sz w:val="16"/>
                <w:szCs w:val="16"/>
                <w:lang w:val="ru-RU"/>
              </w:rPr>
            </w:pPr>
          </w:p>
          <w:p w14:paraId="30279519" w14:textId="77777777" w:rsidR="00797682" w:rsidRPr="00BF38C6" w:rsidRDefault="00797682" w:rsidP="00D14C5B">
            <w:pPr>
              <w:pStyle w:val="CellBodyCentered"/>
              <w:rPr>
                <w:rFonts w:ascii="Arial Narrow" w:hAnsi="Arial Narrow" w:cs="Arial"/>
                <w:color w:val="auto"/>
                <w:sz w:val="16"/>
                <w:szCs w:val="16"/>
                <w:lang w:val="ru-RU"/>
              </w:rPr>
            </w:pPr>
          </w:p>
          <w:p w14:paraId="798FBDD0" w14:textId="77777777" w:rsidR="00797682" w:rsidRPr="00BF38C6" w:rsidRDefault="00797682" w:rsidP="00D14C5B">
            <w:pPr>
              <w:pStyle w:val="CellBodyCentered"/>
              <w:rPr>
                <w:rFonts w:ascii="Arial Narrow" w:hAnsi="Arial Narrow" w:cs="Arial"/>
                <w:color w:val="auto"/>
                <w:sz w:val="16"/>
                <w:szCs w:val="16"/>
                <w:lang w:val="ru-RU"/>
              </w:rPr>
            </w:pPr>
          </w:p>
          <w:p w14:paraId="1A71DDAF" w14:textId="77777777" w:rsidR="00797682" w:rsidRPr="00BF38C6" w:rsidRDefault="00797682" w:rsidP="00D14C5B">
            <w:pPr>
              <w:pStyle w:val="CellBodyCentered"/>
              <w:rPr>
                <w:rFonts w:ascii="Arial Narrow" w:hAnsi="Arial Narrow" w:cs="Arial"/>
                <w:color w:val="auto"/>
                <w:sz w:val="16"/>
                <w:szCs w:val="16"/>
                <w:lang w:val="ru-RU"/>
              </w:rPr>
            </w:pPr>
          </w:p>
          <w:p w14:paraId="1D5245A3" w14:textId="77777777" w:rsidR="00797682" w:rsidRPr="00BF38C6" w:rsidRDefault="00797682" w:rsidP="00D14C5B">
            <w:pPr>
              <w:pStyle w:val="CellBodyCentered"/>
              <w:rPr>
                <w:rFonts w:ascii="Arial Narrow" w:hAnsi="Arial Narrow" w:cs="Arial"/>
                <w:color w:val="auto"/>
                <w:sz w:val="16"/>
                <w:szCs w:val="16"/>
                <w:lang w:val="ru-RU"/>
              </w:rPr>
            </w:pPr>
          </w:p>
          <w:p w14:paraId="7846477E" w14:textId="77777777" w:rsidR="00797682" w:rsidRPr="00BF38C6" w:rsidRDefault="00797682" w:rsidP="00D14C5B">
            <w:pPr>
              <w:pStyle w:val="CellBodyCentered"/>
              <w:rPr>
                <w:rFonts w:ascii="Arial Narrow" w:hAnsi="Arial Narrow" w:cs="Arial"/>
                <w:color w:val="auto"/>
                <w:sz w:val="16"/>
                <w:szCs w:val="16"/>
                <w:lang w:val="ru-RU"/>
              </w:rPr>
            </w:pPr>
          </w:p>
          <w:p w14:paraId="3B319F57" w14:textId="77777777" w:rsidR="00797682" w:rsidRPr="00BF38C6" w:rsidRDefault="00797682" w:rsidP="00D14C5B">
            <w:pPr>
              <w:pStyle w:val="CellBodyCentered"/>
              <w:rPr>
                <w:rFonts w:ascii="Arial Narrow" w:hAnsi="Arial Narrow" w:cs="Arial"/>
                <w:color w:val="auto"/>
                <w:sz w:val="16"/>
                <w:szCs w:val="16"/>
                <w:lang w:val="ru-RU"/>
              </w:rPr>
            </w:pPr>
          </w:p>
          <w:p w14:paraId="79BA9C1A" w14:textId="77777777" w:rsidR="00797682" w:rsidRPr="00BF38C6" w:rsidRDefault="00797682" w:rsidP="00D14C5B">
            <w:pPr>
              <w:pStyle w:val="CellBodyCentered"/>
              <w:rPr>
                <w:rFonts w:ascii="Arial Narrow" w:hAnsi="Arial Narrow" w:cs="Arial"/>
                <w:color w:val="auto"/>
                <w:sz w:val="16"/>
                <w:szCs w:val="16"/>
                <w:lang w:val="ru-RU"/>
              </w:rPr>
            </w:pPr>
          </w:p>
          <w:p w14:paraId="4E6C8AF5" w14:textId="0D276E7E" w:rsidR="00797682" w:rsidRPr="00BF38C6" w:rsidRDefault="00797682" w:rsidP="00D14C5B">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51BB026" w14:textId="77777777" w:rsidR="00797682" w:rsidRPr="00BF38C6" w:rsidRDefault="00797682" w:rsidP="00D14C5B">
            <w:pPr>
              <w:pStyle w:val="CellBodyCentered"/>
              <w:rPr>
                <w:rFonts w:ascii="Arial Narrow" w:hAnsi="Arial Narrow"/>
                <w:color w:val="auto"/>
                <w:sz w:val="16"/>
                <w:szCs w:val="16"/>
                <w:lang w:val="ru-RU"/>
                <w:rPrChange w:id="1020" w:author="Zhunisbayev, Olzhasbek A [Bolashak Atyrau Limited]" w:date="2022-06-06T22:35:00Z">
                  <w:rPr>
                    <w:rFonts w:ascii="Arial" w:hAnsi="Arial"/>
                    <w:color w:val="auto"/>
                    <w:sz w:val="16"/>
                  </w:rPr>
                </w:rPrChange>
              </w:rPr>
            </w:pPr>
          </w:p>
          <w:p w14:paraId="50420313" w14:textId="77777777" w:rsidR="00B7695E" w:rsidRDefault="00B7695E"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14BD3286" w14:textId="0F7CBD28" w:rsidR="00797682" w:rsidRPr="00BF38C6" w:rsidRDefault="00B7695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394806C3" w14:textId="77777777" w:rsidR="00797682" w:rsidRPr="00BF38C6" w:rsidRDefault="00797682" w:rsidP="00D14C5B">
            <w:pPr>
              <w:pStyle w:val="CellBodyCentered"/>
              <w:rPr>
                <w:rFonts w:ascii="Arial Narrow" w:hAnsi="Arial Narrow" w:cs="Arial"/>
                <w:color w:val="auto"/>
                <w:sz w:val="16"/>
                <w:szCs w:val="16"/>
                <w:lang w:val="ru-RU"/>
              </w:rPr>
            </w:pPr>
          </w:p>
          <w:p w14:paraId="1B3836A4" w14:textId="77777777" w:rsidR="00797682" w:rsidRPr="00BF38C6" w:rsidRDefault="00797682" w:rsidP="00D14C5B">
            <w:pPr>
              <w:pStyle w:val="CellBodyCentered"/>
              <w:rPr>
                <w:rFonts w:ascii="Arial Narrow" w:hAnsi="Arial Narrow" w:cs="Arial"/>
                <w:color w:val="auto"/>
                <w:sz w:val="16"/>
                <w:szCs w:val="16"/>
                <w:lang w:val="ru-RU"/>
              </w:rPr>
            </w:pPr>
          </w:p>
          <w:p w14:paraId="5694F636" w14:textId="77777777" w:rsidR="00797682" w:rsidRPr="00BF38C6" w:rsidRDefault="00797682" w:rsidP="00D14C5B">
            <w:pPr>
              <w:pStyle w:val="CellBodyCentered"/>
              <w:rPr>
                <w:rFonts w:ascii="Arial Narrow" w:hAnsi="Arial Narrow" w:cs="Arial"/>
                <w:color w:val="auto"/>
                <w:sz w:val="16"/>
                <w:szCs w:val="16"/>
                <w:lang w:val="ru-RU"/>
              </w:rPr>
            </w:pPr>
          </w:p>
          <w:p w14:paraId="2BB65E25" w14:textId="77777777" w:rsidR="00797682" w:rsidRPr="00BF38C6" w:rsidRDefault="00797682" w:rsidP="00D14C5B">
            <w:pPr>
              <w:pStyle w:val="CellBodyCentered"/>
              <w:rPr>
                <w:rFonts w:ascii="Arial Narrow" w:hAnsi="Arial Narrow" w:cs="Arial"/>
                <w:color w:val="auto"/>
                <w:sz w:val="16"/>
                <w:szCs w:val="16"/>
                <w:lang w:val="ru-RU"/>
              </w:rPr>
            </w:pPr>
          </w:p>
          <w:p w14:paraId="0E4673D5" w14:textId="77777777" w:rsidR="00797682" w:rsidRPr="00BF38C6" w:rsidRDefault="00797682" w:rsidP="00D14C5B">
            <w:pPr>
              <w:pStyle w:val="CellBodyCentered"/>
              <w:rPr>
                <w:rFonts w:ascii="Arial Narrow" w:hAnsi="Arial Narrow" w:cs="Arial"/>
                <w:color w:val="auto"/>
                <w:sz w:val="16"/>
                <w:szCs w:val="16"/>
                <w:lang w:val="ru-RU"/>
              </w:rPr>
            </w:pPr>
          </w:p>
          <w:p w14:paraId="3FD6634F" w14:textId="77777777" w:rsidR="00797682" w:rsidRPr="00BF38C6" w:rsidRDefault="00797682" w:rsidP="00D14C5B">
            <w:pPr>
              <w:pStyle w:val="CellBodyCentered"/>
              <w:rPr>
                <w:rFonts w:ascii="Arial Narrow" w:hAnsi="Arial Narrow" w:cs="Arial"/>
                <w:color w:val="auto"/>
                <w:sz w:val="16"/>
                <w:szCs w:val="16"/>
                <w:lang w:val="ru-RU"/>
              </w:rPr>
            </w:pPr>
          </w:p>
          <w:p w14:paraId="1EAC98A1" w14:textId="77777777" w:rsidR="00797682" w:rsidRPr="00BF38C6" w:rsidRDefault="00797682" w:rsidP="00D14C5B">
            <w:pPr>
              <w:pStyle w:val="CellBodyCentered"/>
              <w:rPr>
                <w:rFonts w:ascii="Arial Narrow" w:hAnsi="Arial Narrow" w:cs="Arial"/>
                <w:color w:val="auto"/>
                <w:sz w:val="16"/>
                <w:szCs w:val="16"/>
                <w:lang w:val="ru-RU"/>
              </w:rPr>
            </w:pPr>
          </w:p>
          <w:p w14:paraId="5E68248A" w14:textId="77777777" w:rsidR="00797682" w:rsidRPr="00BF38C6" w:rsidRDefault="00797682" w:rsidP="00D14C5B">
            <w:pPr>
              <w:pStyle w:val="CellBodyCentered"/>
              <w:rPr>
                <w:rFonts w:ascii="Arial Narrow" w:hAnsi="Arial Narrow" w:cs="Arial"/>
                <w:color w:val="auto"/>
                <w:sz w:val="16"/>
                <w:szCs w:val="16"/>
                <w:lang w:val="ru-RU"/>
              </w:rPr>
            </w:pPr>
          </w:p>
          <w:p w14:paraId="5C4EA9FB" w14:textId="77777777" w:rsidR="00797682" w:rsidRPr="00BF38C6" w:rsidRDefault="00797682" w:rsidP="00D14C5B">
            <w:pPr>
              <w:pStyle w:val="CellBodyCentered"/>
              <w:rPr>
                <w:rFonts w:ascii="Arial Narrow" w:hAnsi="Arial Narrow" w:cs="Arial"/>
                <w:color w:val="auto"/>
                <w:sz w:val="16"/>
                <w:szCs w:val="16"/>
                <w:lang w:val="ru-RU"/>
              </w:rPr>
            </w:pPr>
          </w:p>
          <w:p w14:paraId="50DBF8F2" w14:textId="77777777" w:rsidR="00797682" w:rsidRPr="00BF38C6" w:rsidRDefault="00797682" w:rsidP="00D14C5B">
            <w:pPr>
              <w:pStyle w:val="CellBodyCentered"/>
              <w:rPr>
                <w:rFonts w:ascii="Arial Narrow" w:hAnsi="Arial Narrow" w:cs="Arial"/>
                <w:color w:val="auto"/>
                <w:sz w:val="16"/>
                <w:szCs w:val="16"/>
                <w:lang w:val="ru-RU"/>
              </w:rPr>
            </w:pPr>
          </w:p>
          <w:p w14:paraId="21EA31EF" w14:textId="77777777" w:rsidR="00797682" w:rsidRPr="00BF38C6" w:rsidRDefault="00797682" w:rsidP="00D14C5B">
            <w:pPr>
              <w:pStyle w:val="CellBodyCentered"/>
              <w:rPr>
                <w:rFonts w:ascii="Arial Narrow" w:hAnsi="Arial Narrow" w:cs="Arial"/>
                <w:color w:val="auto"/>
                <w:sz w:val="16"/>
                <w:szCs w:val="16"/>
                <w:lang w:val="ru-RU"/>
              </w:rPr>
            </w:pPr>
          </w:p>
          <w:p w14:paraId="3E1DB229" w14:textId="77777777" w:rsidR="00797682" w:rsidRPr="00BF38C6" w:rsidRDefault="00797682" w:rsidP="00D14C5B">
            <w:pPr>
              <w:pStyle w:val="CellBodyCentered"/>
              <w:rPr>
                <w:rFonts w:ascii="Arial Narrow" w:hAnsi="Arial Narrow" w:cs="Arial"/>
                <w:color w:val="auto"/>
                <w:sz w:val="16"/>
                <w:szCs w:val="16"/>
                <w:lang w:val="ru-RU"/>
              </w:rPr>
            </w:pPr>
          </w:p>
          <w:p w14:paraId="1448A331" w14:textId="77777777" w:rsidR="00797682" w:rsidRPr="00BF38C6" w:rsidRDefault="00797682" w:rsidP="00D14C5B">
            <w:pPr>
              <w:pStyle w:val="CellBodyCentered"/>
              <w:rPr>
                <w:rFonts w:ascii="Arial Narrow" w:hAnsi="Arial Narrow" w:cs="Arial"/>
                <w:color w:val="auto"/>
                <w:sz w:val="16"/>
                <w:szCs w:val="16"/>
                <w:lang w:val="ru-RU"/>
              </w:rPr>
            </w:pPr>
          </w:p>
          <w:p w14:paraId="41A94F8A" w14:textId="77777777" w:rsidR="00797682" w:rsidRPr="00BF38C6" w:rsidRDefault="00797682" w:rsidP="00D14C5B">
            <w:pPr>
              <w:pStyle w:val="CellBodyCentered"/>
              <w:rPr>
                <w:rFonts w:ascii="Arial Narrow" w:hAnsi="Arial Narrow" w:cs="Arial"/>
                <w:color w:val="auto"/>
                <w:sz w:val="16"/>
                <w:szCs w:val="16"/>
                <w:lang w:val="ru-RU"/>
              </w:rPr>
            </w:pPr>
          </w:p>
          <w:p w14:paraId="175D3894" w14:textId="77777777" w:rsidR="00797682" w:rsidRPr="00BF38C6" w:rsidRDefault="00797682" w:rsidP="00D14C5B">
            <w:pPr>
              <w:pStyle w:val="CellBodyCentered"/>
              <w:rPr>
                <w:rFonts w:ascii="Arial Narrow" w:hAnsi="Arial Narrow" w:cs="Arial"/>
                <w:color w:val="auto"/>
                <w:sz w:val="16"/>
                <w:szCs w:val="16"/>
                <w:lang w:val="ru-RU"/>
              </w:rPr>
            </w:pPr>
          </w:p>
          <w:p w14:paraId="6E503844" w14:textId="77777777" w:rsidR="00797682" w:rsidRPr="00BF38C6" w:rsidRDefault="00797682" w:rsidP="00D14C5B">
            <w:pPr>
              <w:pStyle w:val="CellBodyCentered"/>
              <w:rPr>
                <w:rFonts w:ascii="Arial Narrow" w:hAnsi="Arial Narrow" w:cs="Arial"/>
                <w:color w:val="auto"/>
                <w:sz w:val="16"/>
                <w:szCs w:val="16"/>
                <w:lang w:val="ru-RU"/>
              </w:rPr>
            </w:pPr>
          </w:p>
          <w:p w14:paraId="168B72E1" w14:textId="77777777" w:rsidR="00797682" w:rsidRPr="00BF38C6" w:rsidRDefault="00797682" w:rsidP="00D14C5B">
            <w:pPr>
              <w:pStyle w:val="CellBodyCentered"/>
              <w:rPr>
                <w:rFonts w:ascii="Arial Narrow" w:hAnsi="Arial Narrow" w:cs="Arial"/>
                <w:color w:val="auto"/>
                <w:sz w:val="16"/>
                <w:szCs w:val="16"/>
                <w:lang w:val="ru-RU"/>
              </w:rPr>
            </w:pPr>
          </w:p>
          <w:p w14:paraId="7EC2E40C" w14:textId="77777777" w:rsidR="00797682" w:rsidRPr="00BF38C6" w:rsidRDefault="00797682" w:rsidP="00D14C5B">
            <w:pPr>
              <w:pStyle w:val="CellBodyCentered"/>
              <w:rPr>
                <w:rFonts w:ascii="Arial Narrow" w:hAnsi="Arial Narrow" w:cs="Arial"/>
                <w:color w:val="auto"/>
                <w:sz w:val="16"/>
                <w:szCs w:val="16"/>
                <w:lang w:val="ru-RU"/>
              </w:rPr>
            </w:pPr>
          </w:p>
          <w:p w14:paraId="15B3970C" w14:textId="77777777" w:rsidR="00797682" w:rsidRPr="00BF38C6" w:rsidRDefault="00797682" w:rsidP="00D14C5B">
            <w:pPr>
              <w:pStyle w:val="CellBodyCentered"/>
              <w:rPr>
                <w:rFonts w:ascii="Arial Narrow" w:hAnsi="Arial Narrow" w:cs="Arial"/>
                <w:color w:val="auto"/>
                <w:sz w:val="16"/>
                <w:szCs w:val="16"/>
                <w:lang w:val="ru-RU"/>
              </w:rPr>
            </w:pPr>
          </w:p>
          <w:p w14:paraId="25B67669" w14:textId="77777777" w:rsidR="00797682" w:rsidRPr="00BF38C6" w:rsidRDefault="00797682" w:rsidP="00D14C5B">
            <w:pPr>
              <w:pStyle w:val="CellBodyCentered"/>
              <w:rPr>
                <w:rFonts w:ascii="Arial Narrow" w:hAnsi="Arial Narrow" w:cs="Arial"/>
                <w:color w:val="auto"/>
                <w:sz w:val="16"/>
                <w:szCs w:val="16"/>
                <w:lang w:val="ru-RU"/>
              </w:rPr>
            </w:pPr>
          </w:p>
          <w:p w14:paraId="63E965D2" w14:textId="77777777" w:rsidR="00797682" w:rsidRPr="00BF38C6" w:rsidRDefault="00797682" w:rsidP="00D14C5B">
            <w:pPr>
              <w:pStyle w:val="CellBodyCentered"/>
              <w:rPr>
                <w:rFonts w:ascii="Arial Narrow" w:hAnsi="Arial Narrow" w:cs="Arial"/>
                <w:color w:val="auto"/>
                <w:sz w:val="16"/>
                <w:szCs w:val="16"/>
                <w:lang w:val="ru-RU"/>
              </w:rPr>
            </w:pPr>
          </w:p>
          <w:p w14:paraId="0BF414AA" w14:textId="77777777" w:rsidR="00797682" w:rsidRPr="00BF38C6" w:rsidRDefault="00797682" w:rsidP="00D14C5B">
            <w:pPr>
              <w:pStyle w:val="CellBodyCentered"/>
              <w:rPr>
                <w:rFonts w:ascii="Arial Narrow" w:hAnsi="Arial Narrow" w:cs="Arial"/>
                <w:color w:val="auto"/>
                <w:sz w:val="16"/>
                <w:szCs w:val="16"/>
                <w:lang w:val="ru-RU"/>
              </w:rPr>
            </w:pPr>
          </w:p>
          <w:p w14:paraId="2DC97C66" w14:textId="77777777" w:rsidR="00797682" w:rsidRPr="00BF38C6" w:rsidRDefault="00797682" w:rsidP="00D14C5B">
            <w:pPr>
              <w:pStyle w:val="CellBodyCentered"/>
              <w:rPr>
                <w:rFonts w:ascii="Arial Narrow" w:hAnsi="Arial Narrow" w:cs="Arial"/>
                <w:color w:val="auto"/>
                <w:sz w:val="16"/>
                <w:szCs w:val="16"/>
                <w:lang w:val="ru-RU"/>
              </w:rPr>
            </w:pPr>
          </w:p>
          <w:p w14:paraId="25B62933" w14:textId="77777777" w:rsidR="00797682" w:rsidRPr="00BF38C6" w:rsidRDefault="00797682" w:rsidP="00D14C5B">
            <w:pPr>
              <w:pStyle w:val="CellBodyCentered"/>
              <w:rPr>
                <w:rFonts w:ascii="Arial Narrow" w:hAnsi="Arial Narrow" w:cs="Arial"/>
                <w:color w:val="auto"/>
                <w:sz w:val="16"/>
                <w:szCs w:val="16"/>
                <w:lang w:val="ru-RU"/>
              </w:rPr>
            </w:pPr>
          </w:p>
          <w:p w14:paraId="585762B1" w14:textId="77777777" w:rsidR="00797682" w:rsidRPr="00BF38C6" w:rsidRDefault="00797682" w:rsidP="00D14C5B">
            <w:pPr>
              <w:pStyle w:val="CellBodyCentered"/>
              <w:rPr>
                <w:rFonts w:ascii="Arial Narrow" w:hAnsi="Arial Narrow" w:cs="Arial"/>
                <w:color w:val="auto"/>
                <w:sz w:val="16"/>
                <w:szCs w:val="16"/>
                <w:lang w:val="ru-RU"/>
              </w:rPr>
            </w:pPr>
          </w:p>
          <w:p w14:paraId="2B71FFFC" w14:textId="77777777" w:rsidR="00797682" w:rsidRPr="00BF38C6" w:rsidRDefault="00797682" w:rsidP="00D14C5B">
            <w:pPr>
              <w:pStyle w:val="CellBodyCentered"/>
              <w:rPr>
                <w:rFonts w:ascii="Arial Narrow" w:hAnsi="Arial Narrow" w:cs="Arial"/>
                <w:color w:val="auto"/>
                <w:sz w:val="16"/>
                <w:szCs w:val="16"/>
                <w:lang w:val="ru-RU"/>
              </w:rPr>
            </w:pPr>
          </w:p>
          <w:p w14:paraId="4F763EA9" w14:textId="77777777" w:rsidR="00797682" w:rsidRPr="00BF38C6" w:rsidRDefault="00797682" w:rsidP="00D14C5B">
            <w:pPr>
              <w:pStyle w:val="CellBodyCentered"/>
              <w:rPr>
                <w:rFonts w:ascii="Arial Narrow" w:hAnsi="Arial Narrow" w:cs="Arial"/>
                <w:color w:val="auto"/>
                <w:sz w:val="16"/>
                <w:szCs w:val="16"/>
                <w:lang w:val="ru-RU"/>
              </w:rPr>
            </w:pPr>
          </w:p>
          <w:p w14:paraId="064ECA9D" w14:textId="77777777" w:rsidR="00797682" w:rsidRPr="00BF38C6" w:rsidRDefault="00797682" w:rsidP="00D14C5B">
            <w:pPr>
              <w:pStyle w:val="CellBodyCentered"/>
              <w:rPr>
                <w:rFonts w:ascii="Arial Narrow" w:hAnsi="Arial Narrow" w:cs="Arial"/>
                <w:color w:val="auto"/>
                <w:sz w:val="16"/>
                <w:szCs w:val="16"/>
                <w:lang w:val="ru-RU"/>
              </w:rPr>
            </w:pPr>
          </w:p>
          <w:p w14:paraId="17BFAE1F" w14:textId="77777777" w:rsidR="00797682" w:rsidRPr="00BF38C6" w:rsidRDefault="00797682" w:rsidP="00D14C5B">
            <w:pPr>
              <w:pStyle w:val="CellBodyCentered"/>
              <w:rPr>
                <w:rFonts w:ascii="Arial Narrow" w:hAnsi="Arial Narrow" w:cs="Arial"/>
                <w:color w:val="auto"/>
                <w:sz w:val="16"/>
                <w:szCs w:val="16"/>
                <w:lang w:val="ru-RU"/>
              </w:rPr>
            </w:pPr>
          </w:p>
          <w:p w14:paraId="2F87A0DF" w14:textId="77777777" w:rsidR="00797682" w:rsidRPr="00BF38C6" w:rsidRDefault="00797682" w:rsidP="00D14C5B">
            <w:pPr>
              <w:pStyle w:val="CellBodyCentered"/>
              <w:rPr>
                <w:rFonts w:ascii="Arial Narrow" w:hAnsi="Arial Narrow" w:cs="Arial"/>
                <w:color w:val="auto"/>
                <w:sz w:val="16"/>
                <w:szCs w:val="16"/>
                <w:lang w:val="ru-RU"/>
              </w:rPr>
            </w:pPr>
          </w:p>
          <w:p w14:paraId="01335B0A" w14:textId="77777777" w:rsidR="00797682" w:rsidRPr="00BF38C6" w:rsidRDefault="00797682" w:rsidP="00D14C5B">
            <w:pPr>
              <w:pStyle w:val="CellBodyCentered"/>
              <w:rPr>
                <w:rFonts w:ascii="Arial Narrow" w:hAnsi="Arial Narrow" w:cs="Arial"/>
                <w:color w:val="auto"/>
                <w:sz w:val="16"/>
                <w:szCs w:val="16"/>
                <w:lang w:val="ru-RU"/>
              </w:rPr>
            </w:pPr>
          </w:p>
          <w:p w14:paraId="2A3841CF" w14:textId="77777777" w:rsidR="00797682" w:rsidRPr="00BF38C6" w:rsidRDefault="00797682" w:rsidP="00D14C5B">
            <w:pPr>
              <w:pStyle w:val="CellBodyCentered"/>
              <w:rPr>
                <w:rFonts w:ascii="Arial Narrow" w:hAnsi="Arial Narrow" w:cs="Arial"/>
                <w:color w:val="auto"/>
                <w:sz w:val="16"/>
                <w:szCs w:val="16"/>
                <w:lang w:val="ru-RU"/>
              </w:rPr>
            </w:pPr>
          </w:p>
          <w:p w14:paraId="4B417E5D" w14:textId="77777777" w:rsidR="00797682" w:rsidRPr="00BF38C6" w:rsidRDefault="00797682" w:rsidP="00D14C5B">
            <w:pPr>
              <w:pStyle w:val="CellBodyCentered"/>
              <w:rPr>
                <w:rFonts w:ascii="Arial Narrow" w:hAnsi="Arial Narrow" w:cs="Arial"/>
                <w:color w:val="auto"/>
                <w:sz w:val="16"/>
                <w:szCs w:val="16"/>
                <w:lang w:val="ru-RU"/>
              </w:rPr>
            </w:pPr>
          </w:p>
          <w:p w14:paraId="2A9984CC" w14:textId="77777777" w:rsidR="00797682" w:rsidRPr="00BF38C6" w:rsidRDefault="00797682" w:rsidP="00D14C5B">
            <w:pPr>
              <w:pStyle w:val="CellBodyCentered"/>
              <w:rPr>
                <w:rFonts w:ascii="Arial Narrow" w:hAnsi="Arial Narrow" w:cs="Arial"/>
                <w:color w:val="auto"/>
                <w:sz w:val="16"/>
                <w:szCs w:val="16"/>
                <w:lang w:val="ru-RU"/>
              </w:rPr>
            </w:pPr>
          </w:p>
          <w:p w14:paraId="5E886185" w14:textId="77777777" w:rsidR="00797682" w:rsidRPr="00BF38C6" w:rsidRDefault="00797682" w:rsidP="00D14C5B">
            <w:pPr>
              <w:pStyle w:val="CellBodyCentered"/>
              <w:rPr>
                <w:rFonts w:ascii="Arial Narrow" w:hAnsi="Arial Narrow" w:cs="Arial"/>
                <w:color w:val="auto"/>
                <w:sz w:val="16"/>
                <w:szCs w:val="16"/>
                <w:lang w:val="ru-RU"/>
              </w:rPr>
            </w:pPr>
          </w:p>
          <w:p w14:paraId="31121C3C" w14:textId="77777777" w:rsidR="00797682" w:rsidRPr="00BF38C6" w:rsidRDefault="00797682" w:rsidP="00D14C5B">
            <w:pPr>
              <w:pStyle w:val="CellBodyCentered"/>
              <w:rPr>
                <w:rFonts w:ascii="Arial Narrow" w:hAnsi="Arial Narrow" w:cs="Arial"/>
                <w:color w:val="auto"/>
                <w:sz w:val="16"/>
                <w:szCs w:val="16"/>
                <w:lang w:val="ru-RU"/>
              </w:rPr>
            </w:pPr>
          </w:p>
          <w:p w14:paraId="1ED1F960" w14:textId="77777777" w:rsidR="00797682" w:rsidRPr="00BF38C6" w:rsidRDefault="00797682" w:rsidP="00D14C5B">
            <w:pPr>
              <w:pStyle w:val="CellBodyCentered"/>
              <w:rPr>
                <w:rFonts w:ascii="Arial Narrow" w:hAnsi="Arial Narrow" w:cs="Arial"/>
                <w:color w:val="auto"/>
                <w:sz w:val="16"/>
                <w:szCs w:val="16"/>
                <w:lang w:val="ru-RU"/>
              </w:rPr>
            </w:pPr>
          </w:p>
          <w:p w14:paraId="7858879A" w14:textId="77777777" w:rsidR="00797682" w:rsidRPr="00BF38C6" w:rsidRDefault="00797682" w:rsidP="00D14C5B">
            <w:pPr>
              <w:pStyle w:val="CellBodyCentered"/>
              <w:rPr>
                <w:rFonts w:ascii="Arial Narrow" w:hAnsi="Arial Narrow" w:cs="Arial"/>
                <w:color w:val="auto"/>
                <w:sz w:val="16"/>
                <w:szCs w:val="16"/>
                <w:lang w:val="ru-RU"/>
              </w:rPr>
            </w:pPr>
          </w:p>
          <w:p w14:paraId="775713D5" w14:textId="77777777" w:rsidR="00797682" w:rsidRPr="00BF38C6" w:rsidRDefault="00797682" w:rsidP="00D14C5B">
            <w:pPr>
              <w:pStyle w:val="CellBodyCentered"/>
              <w:rPr>
                <w:rFonts w:ascii="Arial Narrow" w:hAnsi="Arial Narrow" w:cs="Arial"/>
                <w:color w:val="auto"/>
                <w:sz w:val="16"/>
                <w:szCs w:val="16"/>
                <w:lang w:val="ru-RU"/>
              </w:rPr>
            </w:pPr>
          </w:p>
          <w:p w14:paraId="62A0BA01" w14:textId="77777777" w:rsidR="00797682" w:rsidRPr="00BF38C6" w:rsidRDefault="00797682" w:rsidP="00D14C5B">
            <w:pPr>
              <w:pStyle w:val="CellBodyCentered"/>
              <w:rPr>
                <w:rFonts w:ascii="Arial Narrow" w:hAnsi="Arial Narrow" w:cs="Arial"/>
                <w:color w:val="auto"/>
                <w:sz w:val="16"/>
                <w:szCs w:val="16"/>
                <w:lang w:val="ru-RU"/>
              </w:rPr>
            </w:pPr>
          </w:p>
          <w:p w14:paraId="4B0C9A4B" w14:textId="77777777" w:rsidR="00797682" w:rsidRPr="00BF38C6" w:rsidRDefault="00797682" w:rsidP="00D14C5B">
            <w:pPr>
              <w:pStyle w:val="CellBodyCentered"/>
              <w:rPr>
                <w:rFonts w:ascii="Arial Narrow" w:hAnsi="Arial Narrow" w:cs="Arial"/>
                <w:color w:val="auto"/>
                <w:sz w:val="16"/>
                <w:szCs w:val="16"/>
                <w:lang w:val="ru-RU"/>
              </w:rPr>
            </w:pPr>
          </w:p>
          <w:p w14:paraId="3D881899" w14:textId="77777777" w:rsidR="00797682" w:rsidRPr="00BF38C6" w:rsidRDefault="00797682" w:rsidP="00D14C5B">
            <w:pPr>
              <w:pStyle w:val="CellBodyCentered"/>
              <w:rPr>
                <w:rFonts w:ascii="Arial Narrow" w:hAnsi="Arial Narrow" w:cs="Arial"/>
                <w:color w:val="auto"/>
                <w:sz w:val="16"/>
                <w:szCs w:val="16"/>
                <w:lang w:val="ru-RU"/>
              </w:rPr>
            </w:pPr>
          </w:p>
          <w:p w14:paraId="292467E5" w14:textId="77777777" w:rsidR="00797682" w:rsidRPr="00BF38C6" w:rsidRDefault="00797682" w:rsidP="00D14C5B">
            <w:pPr>
              <w:pStyle w:val="CellBodyCentered"/>
              <w:rPr>
                <w:rFonts w:ascii="Arial Narrow" w:hAnsi="Arial Narrow" w:cs="Arial"/>
                <w:color w:val="auto"/>
                <w:sz w:val="16"/>
                <w:szCs w:val="16"/>
                <w:lang w:val="ru-RU"/>
              </w:rPr>
            </w:pPr>
          </w:p>
          <w:p w14:paraId="74B28C83" w14:textId="77777777" w:rsidR="00797682" w:rsidRPr="00BF38C6" w:rsidRDefault="00797682" w:rsidP="00D14C5B">
            <w:pPr>
              <w:pStyle w:val="CellBodyCentered"/>
              <w:rPr>
                <w:rFonts w:ascii="Arial Narrow" w:hAnsi="Arial Narrow" w:cs="Arial"/>
                <w:color w:val="auto"/>
                <w:sz w:val="16"/>
                <w:szCs w:val="16"/>
                <w:lang w:val="ru-RU"/>
              </w:rPr>
            </w:pPr>
          </w:p>
          <w:p w14:paraId="00C57302" w14:textId="77777777" w:rsidR="00797682" w:rsidRPr="00BF38C6" w:rsidRDefault="00797682" w:rsidP="00D14C5B">
            <w:pPr>
              <w:pStyle w:val="CellBodyCentered"/>
              <w:rPr>
                <w:rFonts w:ascii="Arial Narrow" w:hAnsi="Arial Narrow" w:cs="Arial"/>
                <w:color w:val="auto"/>
                <w:sz w:val="16"/>
                <w:szCs w:val="16"/>
                <w:lang w:val="ru-RU"/>
              </w:rPr>
            </w:pPr>
          </w:p>
          <w:p w14:paraId="31D9B91E" w14:textId="77777777" w:rsidR="00797682" w:rsidRPr="00BF38C6" w:rsidRDefault="00797682" w:rsidP="00D14C5B">
            <w:pPr>
              <w:pStyle w:val="CellBodyCentered"/>
              <w:rPr>
                <w:rFonts w:ascii="Arial Narrow" w:hAnsi="Arial Narrow" w:cs="Arial"/>
                <w:color w:val="auto"/>
                <w:sz w:val="16"/>
                <w:szCs w:val="16"/>
                <w:lang w:val="ru-RU"/>
              </w:rPr>
            </w:pPr>
          </w:p>
          <w:p w14:paraId="089F7FE1" w14:textId="77777777" w:rsidR="00797682" w:rsidRPr="00BF38C6" w:rsidRDefault="00797682" w:rsidP="00D14C5B">
            <w:pPr>
              <w:pStyle w:val="CellBodyCentered"/>
              <w:rPr>
                <w:rFonts w:ascii="Arial Narrow" w:hAnsi="Arial Narrow" w:cs="Arial"/>
                <w:color w:val="auto"/>
                <w:sz w:val="16"/>
                <w:szCs w:val="16"/>
                <w:lang w:val="ru-RU"/>
              </w:rPr>
            </w:pPr>
          </w:p>
          <w:p w14:paraId="69F9A0C2" w14:textId="77777777" w:rsidR="00797682" w:rsidRPr="00BF38C6" w:rsidRDefault="00797682" w:rsidP="00D14C5B">
            <w:pPr>
              <w:pStyle w:val="CellBodyCentered"/>
              <w:rPr>
                <w:rFonts w:ascii="Arial Narrow" w:hAnsi="Arial Narrow" w:cs="Arial"/>
                <w:color w:val="auto"/>
                <w:sz w:val="16"/>
                <w:szCs w:val="16"/>
                <w:lang w:val="ru-RU"/>
              </w:rPr>
            </w:pPr>
          </w:p>
          <w:p w14:paraId="2381A69B" w14:textId="77777777" w:rsidR="00797682" w:rsidRPr="00BF38C6" w:rsidRDefault="00797682" w:rsidP="00D14C5B">
            <w:pPr>
              <w:pStyle w:val="CellBodyCentered"/>
              <w:rPr>
                <w:rFonts w:ascii="Arial Narrow" w:hAnsi="Arial Narrow" w:cs="Arial"/>
                <w:color w:val="auto"/>
                <w:sz w:val="16"/>
                <w:szCs w:val="16"/>
                <w:lang w:val="ru-RU"/>
              </w:rPr>
            </w:pPr>
          </w:p>
          <w:p w14:paraId="6A1C1A70" w14:textId="77777777" w:rsidR="00797682" w:rsidRPr="00BF38C6" w:rsidRDefault="00797682" w:rsidP="00D14C5B">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532F2AEE" w14:textId="77777777" w:rsidR="00797682" w:rsidRPr="00BF38C6" w:rsidRDefault="00797682" w:rsidP="00D14C5B">
            <w:pPr>
              <w:pStyle w:val="CellBodyCentered"/>
              <w:rPr>
                <w:rFonts w:ascii="Arial Narrow" w:hAnsi="Arial Narrow"/>
                <w:color w:val="auto"/>
                <w:sz w:val="16"/>
                <w:szCs w:val="16"/>
                <w:lang w:val="ru-RU"/>
                <w:rPrChange w:id="1021" w:author="Zhunisbayev, Olzhasbek A [Bolashak Atyrau Limited]" w:date="2022-06-06T22:35:00Z">
                  <w:rPr>
                    <w:rFonts w:ascii="Arial" w:hAnsi="Arial"/>
                    <w:color w:val="auto"/>
                    <w:sz w:val="16"/>
                  </w:rPr>
                </w:rPrChange>
              </w:rPr>
            </w:pPr>
          </w:p>
          <w:p w14:paraId="538ECA0C" w14:textId="6B9C6AEF"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w:t>
            </w:r>
            <w:r w:rsidRPr="00BF38C6">
              <w:rPr>
                <w:rFonts w:ascii="Arial Narrow" w:hAnsi="Arial Narrow" w:cs="Arial"/>
                <w:color w:val="auto"/>
                <w:sz w:val="16"/>
                <w:szCs w:val="16"/>
                <w:lang w:val="ru-RU"/>
              </w:rPr>
              <w:t>+232°C</w:t>
            </w:r>
          </w:p>
          <w:p w14:paraId="27EA032E" w14:textId="3C828901" w:rsidR="00797682" w:rsidRPr="00C42CE9" w:rsidRDefault="00C42CE9" w:rsidP="00D14C5B">
            <w:pPr>
              <w:pStyle w:val="CellBodyCentered"/>
              <w:rPr>
                <w:rFonts w:ascii="Arial Narrow" w:hAnsi="Arial Narrow" w:cs="Arial"/>
                <w:color w:val="auto"/>
                <w:sz w:val="16"/>
                <w:szCs w:val="16"/>
              </w:rPr>
            </w:pPr>
            <w:r>
              <w:rPr>
                <w:rFonts w:ascii="Arial Narrow" w:hAnsi="Arial Narrow" w:cs="Arial"/>
                <w:color w:val="auto"/>
                <w:sz w:val="16"/>
                <w:szCs w:val="16"/>
              </w:rPr>
              <w:t>Прим. 6</w:t>
            </w:r>
          </w:p>
          <w:p w14:paraId="5788C6DD" w14:textId="77777777" w:rsidR="00797682" w:rsidRPr="00BF38C6" w:rsidRDefault="00797682" w:rsidP="00D14C5B">
            <w:pPr>
              <w:pStyle w:val="CellBodyCentered"/>
              <w:rPr>
                <w:rFonts w:ascii="Arial Narrow" w:hAnsi="Arial Narrow" w:cs="Arial"/>
                <w:color w:val="auto"/>
                <w:sz w:val="16"/>
                <w:szCs w:val="16"/>
                <w:lang w:val="ru-RU"/>
              </w:rPr>
            </w:pPr>
          </w:p>
          <w:p w14:paraId="3541ED3E" w14:textId="77777777" w:rsidR="00797682" w:rsidRPr="00BF38C6" w:rsidRDefault="00797682" w:rsidP="00D14C5B">
            <w:pPr>
              <w:pStyle w:val="CellBodyCentered"/>
              <w:rPr>
                <w:rFonts w:ascii="Arial Narrow" w:hAnsi="Arial Narrow" w:cs="Arial"/>
                <w:color w:val="auto"/>
                <w:sz w:val="16"/>
                <w:szCs w:val="16"/>
                <w:lang w:val="ru-RU"/>
              </w:rPr>
            </w:pPr>
          </w:p>
          <w:p w14:paraId="3D373F03" w14:textId="77777777" w:rsidR="00797682" w:rsidRPr="00BF38C6" w:rsidRDefault="00797682" w:rsidP="00D14C5B">
            <w:pPr>
              <w:pStyle w:val="CellBodyCentered"/>
              <w:rPr>
                <w:rFonts w:ascii="Arial Narrow" w:hAnsi="Arial Narrow" w:cs="Arial"/>
                <w:color w:val="auto"/>
                <w:sz w:val="16"/>
                <w:szCs w:val="16"/>
                <w:lang w:val="ru-RU"/>
              </w:rPr>
            </w:pPr>
          </w:p>
          <w:p w14:paraId="0B79279E" w14:textId="77777777" w:rsidR="00797682" w:rsidRPr="00BF38C6" w:rsidRDefault="00797682" w:rsidP="00D14C5B">
            <w:pPr>
              <w:pStyle w:val="CellBodyCentered"/>
              <w:rPr>
                <w:rFonts w:ascii="Arial Narrow" w:hAnsi="Arial Narrow" w:cs="Arial"/>
                <w:color w:val="auto"/>
                <w:sz w:val="16"/>
                <w:szCs w:val="16"/>
                <w:lang w:val="ru-RU"/>
              </w:rPr>
            </w:pPr>
          </w:p>
          <w:p w14:paraId="41F17D7D" w14:textId="77777777" w:rsidR="00797682" w:rsidRPr="00BF38C6" w:rsidRDefault="00797682" w:rsidP="00D14C5B">
            <w:pPr>
              <w:pStyle w:val="CellBodyCentered"/>
              <w:rPr>
                <w:rFonts w:ascii="Arial Narrow" w:hAnsi="Arial Narrow" w:cs="Arial"/>
                <w:color w:val="auto"/>
                <w:sz w:val="16"/>
                <w:szCs w:val="16"/>
                <w:lang w:val="ru-RU"/>
              </w:rPr>
            </w:pPr>
          </w:p>
          <w:p w14:paraId="6867FAE0" w14:textId="77777777" w:rsidR="00797682" w:rsidRPr="00BF38C6" w:rsidRDefault="00797682" w:rsidP="00D14C5B">
            <w:pPr>
              <w:pStyle w:val="CellBodyCentered"/>
              <w:rPr>
                <w:rFonts w:ascii="Arial Narrow" w:hAnsi="Arial Narrow" w:cs="Arial"/>
                <w:color w:val="auto"/>
                <w:sz w:val="16"/>
                <w:szCs w:val="16"/>
                <w:lang w:val="ru-RU"/>
              </w:rPr>
            </w:pPr>
          </w:p>
          <w:p w14:paraId="781054BD" w14:textId="77777777" w:rsidR="00797682" w:rsidRPr="00BF38C6" w:rsidRDefault="00797682" w:rsidP="00D14C5B">
            <w:pPr>
              <w:pStyle w:val="CellBodyCentered"/>
              <w:rPr>
                <w:rFonts w:ascii="Arial Narrow" w:hAnsi="Arial Narrow" w:cs="Arial"/>
                <w:color w:val="auto"/>
                <w:sz w:val="16"/>
                <w:szCs w:val="16"/>
                <w:lang w:val="ru-RU"/>
              </w:rPr>
            </w:pPr>
          </w:p>
          <w:p w14:paraId="258FD00C" w14:textId="77777777" w:rsidR="00797682" w:rsidRPr="00BF38C6" w:rsidRDefault="00797682" w:rsidP="00D14C5B">
            <w:pPr>
              <w:pStyle w:val="CellBodyCentered"/>
              <w:rPr>
                <w:rFonts w:ascii="Arial Narrow" w:hAnsi="Arial Narrow" w:cs="Arial"/>
                <w:color w:val="auto"/>
                <w:sz w:val="16"/>
                <w:szCs w:val="16"/>
                <w:lang w:val="ru-RU"/>
              </w:rPr>
            </w:pPr>
          </w:p>
          <w:p w14:paraId="192D19BA" w14:textId="77777777" w:rsidR="00797682" w:rsidRPr="00BF38C6" w:rsidRDefault="00797682" w:rsidP="00D14C5B">
            <w:pPr>
              <w:pStyle w:val="CellBodyCentered"/>
              <w:rPr>
                <w:rFonts w:ascii="Arial Narrow" w:hAnsi="Arial Narrow" w:cs="Arial"/>
                <w:color w:val="auto"/>
                <w:sz w:val="16"/>
                <w:szCs w:val="16"/>
                <w:lang w:val="ru-RU"/>
              </w:rPr>
            </w:pPr>
          </w:p>
          <w:p w14:paraId="7240C557" w14:textId="77777777" w:rsidR="00797682" w:rsidRPr="00BF38C6" w:rsidRDefault="00797682" w:rsidP="00D14C5B">
            <w:pPr>
              <w:pStyle w:val="CellBodyCentered"/>
              <w:rPr>
                <w:rFonts w:ascii="Arial Narrow" w:hAnsi="Arial Narrow" w:cs="Arial"/>
                <w:color w:val="auto"/>
                <w:sz w:val="16"/>
                <w:szCs w:val="16"/>
                <w:lang w:val="ru-RU"/>
              </w:rPr>
            </w:pPr>
          </w:p>
          <w:p w14:paraId="39DF9377" w14:textId="77777777" w:rsidR="00797682" w:rsidRPr="00BF38C6" w:rsidRDefault="00797682" w:rsidP="00D14C5B">
            <w:pPr>
              <w:pStyle w:val="CellBodyCentered"/>
              <w:rPr>
                <w:rFonts w:ascii="Arial Narrow" w:hAnsi="Arial Narrow" w:cs="Arial"/>
                <w:color w:val="auto"/>
                <w:sz w:val="16"/>
                <w:szCs w:val="16"/>
                <w:lang w:val="ru-RU"/>
              </w:rPr>
            </w:pPr>
          </w:p>
          <w:p w14:paraId="5129159F" w14:textId="77777777" w:rsidR="00797682" w:rsidRPr="00BF38C6" w:rsidRDefault="00797682" w:rsidP="00D14C5B">
            <w:pPr>
              <w:pStyle w:val="CellBodyCentered"/>
              <w:rPr>
                <w:rFonts w:ascii="Arial Narrow" w:hAnsi="Arial Narrow" w:cs="Arial"/>
                <w:color w:val="auto"/>
                <w:sz w:val="16"/>
                <w:szCs w:val="16"/>
                <w:lang w:val="ru-RU"/>
              </w:rPr>
            </w:pPr>
          </w:p>
          <w:p w14:paraId="302F42FD" w14:textId="77777777" w:rsidR="00797682" w:rsidRPr="00BF38C6" w:rsidRDefault="00797682" w:rsidP="00D14C5B">
            <w:pPr>
              <w:pStyle w:val="CellBodyCentered"/>
              <w:rPr>
                <w:rFonts w:ascii="Arial Narrow" w:hAnsi="Arial Narrow" w:cs="Arial"/>
                <w:color w:val="auto"/>
                <w:sz w:val="16"/>
                <w:szCs w:val="16"/>
                <w:lang w:val="ru-RU"/>
              </w:rPr>
            </w:pPr>
          </w:p>
          <w:p w14:paraId="0C710A4F" w14:textId="77777777" w:rsidR="00797682" w:rsidRPr="00BF38C6" w:rsidRDefault="00797682" w:rsidP="00D14C5B">
            <w:pPr>
              <w:pStyle w:val="CellBodyCentered"/>
              <w:ind w:left="720"/>
              <w:rPr>
                <w:rFonts w:ascii="Arial Narrow" w:hAnsi="Arial Narrow" w:cs="Arial"/>
                <w:color w:val="auto"/>
                <w:sz w:val="16"/>
                <w:szCs w:val="16"/>
                <w:lang w:val="ru-RU"/>
              </w:rPr>
            </w:pPr>
          </w:p>
          <w:p w14:paraId="67A52EF2" w14:textId="77777777" w:rsidR="00797682" w:rsidRPr="00BF38C6" w:rsidRDefault="00797682" w:rsidP="00D14C5B">
            <w:pPr>
              <w:pStyle w:val="CellBodyCentered"/>
              <w:ind w:left="720"/>
              <w:rPr>
                <w:rFonts w:ascii="Arial Narrow" w:hAnsi="Arial Narrow" w:cs="Arial"/>
                <w:color w:val="auto"/>
                <w:sz w:val="16"/>
                <w:szCs w:val="16"/>
                <w:lang w:val="ru-RU"/>
              </w:rPr>
            </w:pPr>
          </w:p>
          <w:p w14:paraId="4706E73C" w14:textId="77777777" w:rsidR="00797682" w:rsidRPr="00BF38C6" w:rsidRDefault="00797682" w:rsidP="00D14C5B">
            <w:pPr>
              <w:pStyle w:val="CellBodyCentered"/>
              <w:ind w:left="720"/>
              <w:rPr>
                <w:rFonts w:ascii="Arial Narrow" w:hAnsi="Arial Narrow" w:cs="Arial"/>
                <w:color w:val="auto"/>
                <w:sz w:val="16"/>
                <w:szCs w:val="16"/>
                <w:lang w:val="ru-RU"/>
              </w:rPr>
            </w:pPr>
          </w:p>
          <w:p w14:paraId="6EE1C328" w14:textId="77777777" w:rsidR="00797682" w:rsidRPr="00BF38C6" w:rsidRDefault="00797682" w:rsidP="00D14C5B">
            <w:pPr>
              <w:pStyle w:val="CellBodyCentered"/>
              <w:ind w:left="720"/>
              <w:rPr>
                <w:rFonts w:ascii="Arial Narrow" w:hAnsi="Arial Narrow" w:cs="Arial"/>
                <w:color w:val="auto"/>
                <w:sz w:val="16"/>
                <w:szCs w:val="16"/>
                <w:lang w:val="ru-RU"/>
              </w:rPr>
            </w:pPr>
          </w:p>
          <w:p w14:paraId="6608D7FB" w14:textId="77777777" w:rsidR="00797682" w:rsidRPr="00BF38C6" w:rsidRDefault="00797682" w:rsidP="00D14C5B">
            <w:pPr>
              <w:pStyle w:val="CellBodyCentered"/>
              <w:ind w:left="720"/>
              <w:rPr>
                <w:rFonts w:ascii="Arial Narrow" w:hAnsi="Arial Narrow" w:cs="Arial"/>
                <w:color w:val="auto"/>
                <w:sz w:val="16"/>
                <w:szCs w:val="16"/>
                <w:lang w:val="ru-RU"/>
              </w:rPr>
            </w:pPr>
          </w:p>
          <w:p w14:paraId="7C529B29" w14:textId="77777777" w:rsidR="00797682" w:rsidRPr="00BF38C6" w:rsidRDefault="00797682" w:rsidP="00D14C5B">
            <w:pPr>
              <w:pStyle w:val="CellBodyCentered"/>
              <w:ind w:left="720"/>
              <w:rPr>
                <w:rFonts w:ascii="Arial Narrow" w:hAnsi="Arial Narrow" w:cs="Arial"/>
                <w:color w:val="auto"/>
                <w:sz w:val="16"/>
                <w:szCs w:val="16"/>
                <w:lang w:val="ru-RU"/>
              </w:rPr>
            </w:pPr>
          </w:p>
          <w:p w14:paraId="08177214" w14:textId="77777777" w:rsidR="00797682" w:rsidRPr="00BF38C6" w:rsidRDefault="00797682" w:rsidP="00D14C5B">
            <w:pPr>
              <w:pStyle w:val="CellBodyCentered"/>
              <w:ind w:left="720"/>
              <w:rPr>
                <w:rFonts w:ascii="Arial Narrow" w:hAnsi="Arial Narrow" w:cs="Arial"/>
                <w:color w:val="auto"/>
                <w:sz w:val="16"/>
                <w:szCs w:val="16"/>
                <w:lang w:val="ru-RU"/>
              </w:rPr>
            </w:pPr>
          </w:p>
          <w:p w14:paraId="5FD96F38" w14:textId="77777777" w:rsidR="00797682" w:rsidRPr="00BF38C6" w:rsidRDefault="00797682" w:rsidP="00D14C5B">
            <w:pPr>
              <w:pStyle w:val="CellBodyCentered"/>
              <w:rPr>
                <w:rFonts w:ascii="Arial Narrow" w:hAnsi="Arial Narrow" w:cs="Arial"/>
                <w:color w:val="auto"/>
                <w:sz w:val="16"/>
                <w:szCs w:val="16"/>
                <w:lang w:val="ru-RU"/>
              </w:rPr>
            </w:pPr>
          </w:p>
          <w:p w14:paraId="5228D7A0" w14:textId="77777777" w:rsidR="00797682" w:rsidRPr="00BF38C6" w:rsidRDefault="00797682" w:rsidP="00D14C5B">
            <w:pPr>
              <w:pStyle w:val="CellBodyCentered"/>
              <w:jc w:val="left"/>
              <w:rPr>
                <w:rFonts w:ascii="Arial Narrow" w:hAnsi="Arial Narrow" w:cs="Arial"/>
                <w:color w:val="auto"/>
                <w:sz w:val="16"/>
                <w:szCs w:val="16"/>
                <w:lang w:val="ru-RU"/>
              </w:rPr>
            </w:pPr>
          </w:p>
          <w:p w14:paraId="03E4EB12" w14:textId="77777777" w:rsidR="00797682" w:rsidRPr="00BF38C6" w:rsidRDefault="00797682" w:rsidP="00D14C5B">
            <w:pPr>
              <w:pStyle w:val="CellBodyCentered"/>
              <w:rPr>
                <w:rFonts w:ascii="Arial Narrow" w:hAnsi="Arial Narrow" w:cs="Arial"/>
                <w:color w:val="auto"/>
                <w:sz w:val="16"/>
                <w:szCs w:val="16"/>
                <w:lang w:val="ru-RU"/>
              </w:rPr>
            </w:pPr>
          </w:p>
          <w:p w14:paraId="001AD222" w14:textId="77777777" w:rsidR="00797682" w:rsidRPr="00BF38C6" w:rsidRDefault="00797682" w:rsidP="00D14C5B">
            <w:pPr>
              <w:pStyle w:val="CellBodyCentered"/>
              <w:rPr>
                <w:rFonts w:ascii="Arial Narrow" w:hAnsi="Arial Narrow" w:cs="Arial"/>
                <w:color w:val="auto"/>
                <w:sz w:val="16"/>
                <w:szCs w:val="16"/>
                <w:lang w:val="ru-RU"/>
              </w:rPr>
            </w:pPr>
          </w:p>
          <w:p w14:paraId="1FFC057F" w14:textId="77777777" w:rsidR="00797682" w:rsidRPr="00BF38C6" w:rsidRDefault="00797682" w:rsidP="00D14C5B">
            <w:pPr>
              <w:pStyle w:val="CellBodyCentered"/>
              <w:rPr>
                <w:rFonts w:ascii="Arial Narrow" w:hAnsi="Arial Narrow" w:cs="Arial"/>
                <w:color w:val="auto"/>
                <w:sz w:val="16"/>
                <w:szCs w:val="16"/>
                <w:lang w:val="ru-RU"/>
              </w:rPr>
            </w:pPr>
          </w:p>
          <w:p w14:paraId="226B93E2" w14:textId="77777777" w:rsidR="00797682" w:rsidRPr="00BF38C6" w:rsidRDefault="00797682" w:rsidP="00D14C5B">
            <w:pPr>
              <w:pStyle w:val="CellBodyCentered"/>
              <w:rPr>
                <w:rFonts w:ascii="Arial Narrow" w:hAnsi="Arial Narrow" w:cs="Arial"/>
                <w:color w:val="auto"/>
                <w:sz w:val="16"/>
                <w:szCs w:val="16"/>
                <w:lang w:val="ru-RU"/>
              </w:rPr>
            </w:pPr>
          </w:p>
          <w:p w14:paraId="1415168D" w14:textId="77777777" w:rsidR="00797682" w:rsidRPr="00BF38C6" w:rsidRDefault="00797682" w:rsidP="00D14C5B">
            <w:pPr>
              <w:pStyle w:val="CellBodyCentered"/>
              <w:rPr>
                <w:rFonts w:ascii="Arial Narrow" w:hAnsi="Arial Narrow" w:cs="Arial"/>
                <w:color w:val="auto"/>
                <w:sz w:val="16"/>
                <w:szCs w:val="16"/>
                <w:lang w:val="ru-RU"/>
              </w:rPr>
            </w:pPr>
          </w:p>
          <w:p w14:paraId="080EE3B6" w14:textId="77777777" w:rsidR="00797682" w:rsidRPr="00BF38C6" w:rsidRDefault="00797682" w:rsidP="00D14C5B">
            <w:pPr>
              <w:pStyle w:val="CellBodyCentered"/>
              <w:rPr>
                <w:rFonts w:ascii="Arial Narrow" w:hAnsi="Arial Narrow" w:cs="Arial"/>
                <w:color w:val="auto"/>
                <w:sz w:val="16"/>
                <w:szCs w:val="16"/>
                <w:lang w:val="ru-RU"/>
              </w:rPr>
            </w:pPr>
          </w:p>
          <w:p w14:paraId="3E427158" w14:textId="77777777" w:rsidR="00797682" w:rsidRPr="00BF38C6" w:rsidRDefault="00797682" w:rsidP="00D14C5B">
            <w:pPr>
              <w:pStyle w:val="CellBodyCentered"/>
              <w:rPr>
                <w:rFonts w:ascii="Arial Narrow" w:hAnsi="Arial Narrow" w:cs="Arial"/>
                <w:color w:val="auto"/>
                <w:sz w:val="16"/>
                <w:szCs w:val="16"/>
                <w:lang w:val="ru-RU"/>
              </w:rPr>
            </w:pPr>
          </w:p>
          <w:p w14:paraId="1603079A" w14:textId="77777777" w:rsidR="00797682" w:rsidRPr="00BF38C6" w:rsidRDefault="00797682" w:rsidP="00D14C5B">
            <w:pPr>
              <w:pStyle w:val="CellBodyCentered"/>
              <w:rPr>
                <w:rFonts w:ascii="Arial Narrow" w:hAnsi="Arial Narrow" w:cs="Arial"/>
                <w:color w:val="auto"/>
                <w:sz w:val="16"/>
                <w:szCs w:val="16"/>
                <w:lang w:val="ru-RU"/>
              </w:rPr>
            </w:pPr>
          </w:p>
          <w:p w14:paraId="0D474F21" w14:textId="77777777" w:rsidR="00797682" w:rsidRPr="00BF38C6" w:rsidRDefault="00797682" w:rsidP="00D14C5B">
            <w:pPr>
              <w:pStyle w:val="CellBodyCentered"/>
              <w:rPr>
                <w:rFonts w:ascii="Arial Narrow" w:hAnsi="Arial Narrow" w:cs="Arial"/>
                <w:color w:val="auto"/>
                <w:sz w:val="16"/>
                <w:szCs w:val="16"/>
                <w:lang w:val="ru-RU"/>
              </w:rPr>
            </w:pPr>
          </w:p>
          <w:p w14:paraId="03B3509A" w14:textId="77777777" w:rsidR="00797682" w:rsidRPr="00BF38C6" w:rsidRDefault="00797682" w:rsidP="00D14C5B">
            <w:pPr>
              <w:pStyle w:val="CellBodyCentered"/>
              <w:rPr>
                <w:rFonts w:ascii="Arial Narrow" w:hAnsi="Arial Narrow" w:cs="Arial"/>
                <w:color w:val="auto"/>
                <w:sz w:val="16"/>
                <w:szCs w:val="16"/>
                <w:lang w:val="ru-RU"/>
              </w:rPr>
            </w:pPr>
          </w:p>
          <w:p w14:paraId="1127CC7C" w14:textId="77777777" w:rsidR="00797682" w:rsidRPr="00BF38C6" w:rsidRDefault="00797682" w:rsidP="00D14C5B">
            <w:pPr>
              <w:pStyle w:val="CellBodyCentered"/>
              <w:rPr>
                <w:rFonts w:ascii="Arial Narrow" w:hAnsi="Arial Narrow" w:cs="Arial"/>
                <w:color w:val="auto"/>
                <w:sz w:val="16"/>
                <w:szCs w:val="16"/>
                <w:lang w:val="ru-RU"/>
              </w:rPr>
            </w:pPr>
          </w:p>
          <w:p w14:paraId="3EDC6ECA" w14:textId="77777777" w:rsidR="00797682" w:rsidRPr="00BF38C6" w:rsidRDefault="00797682" w:rsidP="00D14C5B">
            <w:pPr>
              <w:pStyle w:val="CellBodyCentered"/>
              <w:rPr>
                <w:rFonts w:ascii="Arial Narrow" w:hAnsi="Arial Narrow" w:cs="Arial"/>
                <w:color w:val="auto"/>
                <w:sz w:val="16"/>
                <w:szCs w:val="16"/>
                <w:lang w:val="ru-RU"/>
              </w:rPr>
            </w:pPr>
          </w:p>
          <w:p w14:paraId="299308A3" w14:textId="77777777" w:rsidR="00797682" w:rsidRPr="00BF38C6" w:rsidRDefault="00797682" w:rsidP="00D14C5B">
            <w:pPr>
              <w:pStyle w:val="CellBodyCentered"/>
              <w:rPr>
                <w:rFonts w:ascii="Arial Narrow" w:hAnsi="Arial Narrow" w:cs="Arial"/>
                <w:color w:val="auto"/>
                <w:sz w:val="16"/>
                <w:szCs w:val="16"/>
                <w:lang w:val="ru-RU"/>
              </w:rPr>
            </w:pPr>
          </w:p>
          <w:p w14:paraId="08BF131C" w14:textId="77777777" w:rsidR="00797682" w:rsidRPr="00BF38C6" w:rsidRDefault="00797682" w:rsidP="00D14C5B">
            <w:pPr>
              <w:pStyle w:val="CellBodyCentered"/>
              <w:rPr>
                <w:rFonts w:ascii="Arial Narrow" w:hAnsi="Arial Narrow" w:cs="Arial"/>
                <w:color w:val="auto"/>
                <w:sz w:val="16"/>
                <w:szCs w:val="16"/>
                <w:lang w:val="ru-RU"/>
              </w:rPr>
            </w:pPr>
          </w:p>
          <w:p w14:paraId="696D50DD" w14:textId="77777777" w:rsidR="00797682" w:rsidRPr="00BF38C6" w:rsidRDefault="00797682" w:rsidP="00D14C5B">
            <w:pPr>
              <w:pStyle w:val="CellBodyCentered"/>
              <w:rPr>
                <w:rFonts w:ascii="Arial Narrow" w:hAnsi="Arial Narrow" w:cs="Arial"/>
                <w:color w:val="auto"/>
                <w:sz w:val="16"/>
                <w:szCs w:val="16"/>
                <w:lang w:val="ru-RU"/>
              </w:rPr>
            </w:pPr>
          </w:p>
          <w:p w14:paraId="21C41277" w14:textId="77777777" w:rsidR="00797682" w:rsidRPr="00BF38C6" w:rsidRDefault="00797682" w:rsidP="00D14C5B">
            <w:pPr>
              <w:pStyle w:val="CellBodyCentered"/>
              <w:rPr>
                <w:rFonts w:ascii="Arial Narrow" w:hAnsi="Arial Narrow" w:cs="Arial"/>
                <w:color w:val="auto"/>
                <w:sz w:val="16"/>
                <w:szCs w:val="16"/>
                <w:lang w:val="ru-RU"/>
              </w:rPr>
            </w:pPr>
          </w:p>
          <w:p w14:paraId="7A053372" w14:textId="77777777" w:rsidR="00797682" w:rsidRPr="00BF38C6" w:rsidRDefault="00797682" w:rsidP="00D14C5B">
            <w:pPr>
              <w:pStyle w:val="CellBodyCentered"/>
              <w:rPr>
                <w:rFonts w:ascii="Arial Narrow" w:hAnsi="Arial Narrow" w:cs="Arial"/>
                <w:color w:val="auto"/>
                <w:sz w:val="16"/>
                <w:szCs w:val="16"/>
                <w:lang w:val="ru-RU"/>
              </w:rPr>
            </w:pPr>
          </w:p>
          <w:p w14:paraId="3493A2E9" w14:textId="77777777" w:rsidR="00797682" w:rsidRPr="00BF38C6" w:rsidRDefault="00797682" w:rsidP="00D14C5B">
            <w:pPr>
              <w:pStyle w:val="CellBodyCentered"/>
              <w:rPr>
                <w:rFonts w:ascii="Arial Narrow" w:hAnsi="Arial Narrow" w:cs="Arial"/>
                <w:color w:val="auto"/>
                <w:sz w:val="16"/>
                <w:szCs w:val="16"/>
                <w:lang w:val="ru-RU"/>
              </w:rPr>
            </w:pPr>
          </w:p>
          <w:p w14:paraId="1EDDA049" w14:textId="77777777" w:rsidR="00797682" w:rsidRPr="00BF38C6" w:rsidRDefault="00797682" w:rsidP="00D14C5B">
            <w:pPr>
              <w:pStyle w:val="CellBodyCentered"/>
              <w:rPr>
                <w:rFonts w:ascii="Arial Narrow" w:hAnsi="Arial Narrow" w:cs="Arial"/>
                <w:color w:val="auto"/>
                <w:sz w:val="16"/>
                <w:szCs w:val="16"/>
                <w:lang w:val="ru-RU"/>
              </w:rPr>
            </w:pPr>
          </w:p>
          <w:p w14:paraId="4A9AC6CA" w14:textId="77777777" w:rsidR="00797682" w:rsidRPr="00BF38C6" w:rsidRDefault="00797682" w:rsidP="00D14C5B">
            <w:pPr>
              <w:pStyle w:val="CellBodyCentered"/>
              <w:rPr>
                <w:rFonts w:ascii="Arial Narrow" w:hAnsi="Arial Narrow" w:cs="Arial"/>
                <w:color w:val="auto"/>
                <w:sz w:val="16"/>
                <w:szCs w:val="16"/>
                <w:lang w:val="ru-RU"/>
              </w:rPr>
            </w:pPr>
          </w:p>
          <w:p w14:paraId="7D40F1B1" w14:textId="4757D0C5" w:rsidR="00797682" w:rsidRPr="00BF38C6" w:rsidRDefault="00797682" w:rsidP="00D14C5B">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3F850E42" w14:textId="77777777" w:rsidR="00797682" w:rsidRPr="00BF38C6" w:rsidRDefault="00797682" w:rsidP="00D14C5B">
            <w:pPr>
              <w:pStyle w:val="CellBody"/>
              <w:rPr>
                <w:rFonts w:ascii="Arial Narrow" w:hAnsi="Arial Narrow"/>
                <w:color w:val="auto"/>
                <w:sz w:val="16"/>
                <w:szCs w:val="16"/>
                <w:u w:val="single"/>
                <w:lang w:val="ru-RU"/>
                <w:rPrChange w:id="1022" w:author="Zhunisbayev, Olzhasbek A [Bolashak Atyrau Limited]" w:date="2022-06-06T22:35:00Z">
                  <w:rPr>
                    <w:rFonts w:ascii="Arial" w:hAnsi="Arial"/>
                    <w:color w:val="auto"/>
                    <w:sz w:val="16"/>
                    <w:u w:val="single"/>
                  </w:rPr>
                </w:rPrChange>
              </w:rPr>
            </w:pPr>
          </w:p>
          <w:p w14:paraId="74417E7B" w14:textId="77777777" w:rsidR="00B7695E" w:rsidRPr="00BF38C6" w:rsidRDefault="00B7695E" w:rsidP="00D14C5B">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31BEE0D1" w14:textId="59F5CA35" w:rsidR="00797682" w:rsidRPr="00BF38C6" w:rsidRDefault="00B7695E" w:rsidP="00D14C5B">
            <w:pPr>
              <w:pStyle w:val="TableText"/>
              <w:rPr>
                <w:rFonts w:ascii="Arial Narrow" w:hAnsi="Arial Narrow"/>
                <w:color w:val="auto"/>
                <w:szCs w:val="16"/>
                <w:lang w:val="ru-RU"/>
              </w:rPr>
            </w:pPr>
            <w:r>
              <w:rPr>
                <w:rFonts w:ascii="Arial Narrow" w:hAnsi="Arial Narrow"/>
                <w:color w:val="auto"/>
                <w:szCs w:val="16"/>
                <w:lang w:val="ru-RU"/>
              </w:rPr>
              <w:t>-40</w:t>
            </w:r>
            <w:r w:rsidRPr="006759B5">
              <w:rPr>
                <w:rFonts w:ascii="Arial Narrow" w:hAnsi="Arial Narrow"/>
                <w:color w:val="auto"/>
                <w:szCs w:val="16"/>
                <w:lang w:val="ru-RU"/>
              </w:rPr>
              <w:t xml:space="preserve"> до</w:t>
            </w:r>
            <w:r w:rsidR="00797682" w:rsidRPr="00BF38C6">
              <w:rPr>
                <w:rFonts w:ascii="Arial Narrow" w:hAnsi="Arial Narrow"/>
                <w:color w:val="auto"/>
                <w:szCs w:val="16"/>
                <w:lang w:val="ru-RU"/>
              </w:rPr>
              <w:t xml:space="preserve"> 38°</w:t>
            </w:r>
            <w:r w:rsidR="00797682" w:rsidRPr="00BF38C6">
              <w:rPr>
                <w:rFonts w:ascii="Arial Narrow" w:hAnsi="Arial Narrow"/>
                <w:snapToGrid w:val="0"/>
                <w:color w:val="auto"/>
                <w:szCs w:val="16"/>
                <w:lang w:val="ru-RU"/>
              </w:rPr>
              <w:t xml:space="preserve">C </w:t>
            </w:r>
            <w:r w:rsidR="00797682" w:rsidRPr="00BF38C6">
              <w:rPr>
                <w:rFonts w:ascii="Arial Narrow" w:hAnsi="Arial Narrow"/>
                <w:color w:val="auto"/>
                <w:szCs w:val="16"/>
                <w:lang w:val="ru-RU"/>
              </w:rPr>
              <w:t>= 19,6 бар (изб.)</w:t>
            </w:r>
          </w:p>
          <w:p w14:paraId="02C38E64" w14:textId="0A9A7DB2"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50°</w:t>
            </w:r>
            <w:r w:rsidRPr="00BF38C6">
              <w:rPr>
                <w:rFonts w:ascii="Arial Narrow" w:hAnsi="Arial Narrow"/>
                <w:snapToGrid w:val="0"/>
                <w:color w:val="auto"/>
                <w:szCs w:val="16"/>
                <w:lang w:val="ru-RU"/>
              </w:rPr>
              <w:t xml:space="preserve">C = 19,2 </w:t>
            </w:r>
            <w:r w:rsidRPr="00BF38C6">
              <w:rPr>
                <w:rFonts w:ascii="Arial Narrow" w:hAnsi="Arial Narrow"/>
                <w:color w:val="auto"/>
                <w:szCs w:val="16"/>
                <w:lang w:val="ru-RU"/>
              </w:rPr>
              <w:t>бар (изб.)</w:t>
            </w:r>
          </w:p>
          <w:p w14:paraId="233A4B5A" w14:textId="7F01EA9B"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100 °</w:t>
            </w:r>
            <w:r w:rsidRPr="00BF38C6">
              <w:rPr>
                <w:rFonts w:ascii="Arial Narrow" w:hAnsi="Arial Narrow"/>
                <w:snapToGrid w:val="0"/>
                <w:color w:val="auto"/>
                <w:szCs w:val="16"/>
                <w:lang w:val="ru-RU"/>
              </w:rPr>
              <w:t xml:space="preserve">C = 17,7 </w:t>
            </w:r>
            <w:r w:rsidRPr="00BF38C6">
              <w:rPr>
                <w:rFonts w:ascii="Arial Narrow" w:hAnsi="Arial Narrow"/>
                <w:color w:val="auto"/>
                <w:szCs w:val="16"/>
                <w:lang w:val="ru-RU"/>
              </w:rPr>
              <w:t>бар (изб.)</w:t>
            </w:r>
          </w:p>
          <w:p w14:paraId="0E6977F1" w14:textId="40473ABA"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15,8 </w:t>
            </w:r>
            <w:r w:rsidRPr="00BF38C6">
              <w:rPr>
                <w:rFonts w:ascii="Arial Narrow" w:hAnsi="Arial Narrow"/>
                <w:color w:val="auto"/>
                <w:sz w:val="16"/>
                <w:szCs w:val="16"/>
                <w:lang w:val="ru-RU"/>
              </w:rPr>
              <w:t>бар (изб.)</w:t>
            </w:r>
          </w:p>
          <w:p w14:paraId="7F2B2486" w14:textId="56358B33"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13,8 </w:t>
            </w:r>
            <w:r w:rsidRPr="00BF38C6">
              <w:rPr>
                <w:rFonts w:ascii="Arial Narrow" w:hAnsi="Arial Narrow"/>
                <w:color w:val="auto"/>
                <w:sz w:val="16"/>
                <w:szCs w:val="16"/>
                <w:lang w:val="ru-RU"/>
              </w:rPr>
              <w:t>бар (изб.)</w:t>
            </w:r>
          </w:p>
          <w:p w14:paraId="35252FED" w14:textId="3C01F419"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232 °</w:t>
            </w:r>
            <w:r w:rsidRPr="00BF38C6">
              <w:rPr>
                <w:rFonts w:ascii="Arial Narrow" w:hAnsi="Arial Narrow"/>
                <w:snapToGrid w:val="0"/>
                <w:color w:val="auto"/>
                <w:sz w:val="16"/>
                <w:szCs w:val="16"/>
                <w:lang w:val="ru-RU"/>
              </w:rPr>
              <w:t>C = 12,7 бар (изб)</w:t>
            </w:r>
          </w:p>
          <w:p w14:paraId="31D17584" w14:textId="77777777" w:rsidR="00797682" w:rsidRPr="00BF38C6" w:rsidRDefault="00797682" w:rsidP="00D14C5B">
            <w:pPr>
              <w:pStyle w:val="CellBody"/>
              <w:rPr>
                <w:rFonts w:ascii="Arial Narrow" w:hAnsi="Arial Narrow" w:cs="Arial"/>
                <w:color w:val="auto"/>
                <w:sz w:val="16"/>
                <w:szCs w:val="16"/>
                <w:lang w:val="ru-RU"/>
                <w:rPrChange w:id="1023" w:author="Zhunisbayev, Olzhasbek A [Bolashak Atyrau Limited]" w:date="2022-06-06T22:35:00Z">
                  <w:rPr>
                    <w:rFonts w:ascii="Arial" w:hAnsi="Arial" w:cs="Arial"/>
                    <w:color w:val="auto"/>
                    <w:sz w:val="16"/>
                    <w:szCs w:val="16"/>
                  </w:rPr>
                </w:rPrChange>
              </w:rPr>
            </w:pPr>
          </w:p>
          <w:p w14:paraId="4B961096" w14:textId="77777777" w:rsidR="00797682" w:rsidRPr="00BF38C6" w:rsidRDefault="00797682" w:rsidP="00D14C5B">
            <w:pPr>
              <w:pStyle w:val="CellBody"/>
              <w:rPr>
                <w:rFonts w:ascii="Arial Narrow" w:hAnsi="Arial Narrow" w:cs="Arial"/>
                <w:color w:val="auto"/>
                <w:sz w:val="16"/>
                <w:szCs w:val="16"/>
                <w:lang w:val="ru-RU"/>
                <w:rPrChange w:id="1024" w:author="Zhunisbayev, Olzhasbek A [Bolashak Atyrau Limited]" w:date="2022-06-06T22:35:00Z">
                  <w:rPr>
                    <w:rFonts w:ascii="Arial" w:hAnsi="Arial" w:cs="Arial"/>
                    <w:color w:val="auto"/>
                    <w:sz w:val="16"/>
                    <w:szCs w:val="16"/>
                  </w:rPr>
                </w:rPrChange>
              </w:rPr>
            </w:pPr>
          </w:p>
          <w:p w14:paraId="570716D8" w14:textId="77777777" w:rsidR="00797682" w:rsidRPr="00BF38C6" w:rsidRDefault="00797682" w:rsidP="00D14C5B">
            <w:pPr>
              <w:pStyle w:val="CellBody"/>
              <w:rPr>
                <w:rFonts w:ascii="Arial Narrow" w:hAnsi="Arial Narrow" w:cs="Arial"/>
                <w:color w:val="auto"/>
                <w:sz w:val="16"/>
                <w:szCs w:val="16"/>
                <w:lang w:val="ru-RU"/>
                <w:rPrChange w:id="1025" w:author="Zhunisbayev, Olzhasbek A [Bolashak Atyrau Limited]" w:date="2022-06-06T22:35:00Z">
                  <w:rPr>
                    <w:rFonts w:ascii="Arial" w:hAnsi="Arial" w:cs="Arial"/>
                    <w:color w:val="auto"/>
                    <w:sz w:val="16"/>
                    <w:szCs w:val="16"/>
                  </w:rPr>
                </w:rPrChange>
              </w:rPr>
            </w:pPr>
          </w:p>
          <w:p w14:paraId="460439D4" w14:textId="77777777" w:rsidR="00797682" w:rsidRPr="00BF38C6" w:rsidRDefault="00797682" w:rsidP="00D14C5B">
            <w:pPr>
              <w:pStyle w:val="CellBody"/>
              <w:rPr>
                <w:rFonts w:ascii="Arial Narrow" w:hAnsi="Arial Narrow" w:cs="Arial"/>
                <w:color w:val="auto"/>
                <w:sz w:val="16"/>
                <w:szCs w:val="16"/>
                <w:lang w:val="ru-RU"/>
                <w:rPrChange w:id="1026" w:author="Zhunisbayev, Olzhasbek A [Bolashak Atyrau Limited]" w:date="2022-06-06T22:35:00Z">
                  <w:rPr>
                    <w:rFonts w:ascii="Arial" w:hAnsi="Arial" w:cs="Arial"/>
                    <w:color w:val="auto"/>
                    <w:sz w:val="16"/>
                    <w:szCs w:val="16"/>
                  </w:rPr>
                </w:rPrChange>
              </w:rPr>
            </w:pPr>
          </w:p>
          <w:p w14:paraId="2B2B604B" w14:textId="77777777" w:rsidR="00797682" w:rsidRPr="00BF38C6" w:rsidRDefault="00797682" w:rsidP="00D14C5B">
            <w:pPr>
              <w:pStyle w:val="CellBody"/>
              <w:rPr>
                <w:rFonts w:ascii="Arial Narrow" w:hAnsi="Arial Narrow" w:cs="Arial"/>
                <w:color w:val="auto"/>
                <w:sz w:val="16"/>
                <w:szCs w:val="16"/>
                <w:lang w:val="ru-RU"/>
                <w:rPrChange w:id="1027" w:author="Zhunisbayev, Olzhasbek A [Bolashak Atyrau Limited]" w:date="2022-06-06T22:35:00Z">
                  <w:rPr>
                    <w:rFonts w:ascii="Arial" w:hAnsi="Arial" w:cs="Arial"/>
                    <w:color w:val="auto"/>
                    <w:sz w:val="16"/>
                    <w:szCs w:val="16"/>
                  </w:rPr>
                </w:rPrChange>
              </w:rPr>
            </w:pPr>
          </w:p>
          <w:p w14:paraId="3A19F4C3" w14:textId="5C62D6A2" w:rsidR="00797682" w:rsidRPr="00BF38C6" w:rsidRDefault="00797682" w:rsidP="00D14C5B">
            <w:pPr>
              <w:pStyle w:val="CellBody"/>
              <w:ind w:left="720"/>
              <w:rPr>
                <w:rFonts w:ascii="Arial Narrow" w:hAnsi="Arial Narrow" w:cs="Arial"/>
                <w:color w:val="auto"/>
                <w:sz w:val="16"/>
                <w:szCs w:val="16"/>
                <w:lang w:val="ru-RU"/>
              </w:rPr>
            </w:pPr>
          </w:p>
          <w:p w14:paraId="10CFBCAD" w14:textId="77777777" w:rsidR="00797682" w:rsidRPr="00BF38C6" w:rsidRDefault="00797682" w:rsidP="00D14C5B">
            <w:pPr>
              <w:pStyle w:val="CellBody"/>
              <w:rPr>
                <w:rFonts w:ascii="Arial Narrow" w:hAnsi="Arial Narrow" w:cs="Arial"/>
                <w:color w:val="auto"/>
                <w:sz w:val="16"/>
                <w:szCs w:val="16"/>
                <w:lang w:val="ru-RU"/>
              </w:rPr>
            </w:pPr>
          </w:p>
          <w:p w14:paraId="0C85F88A" w14:textId="77777777" w:rsidR="00797682" w:rsidRPr="00BF38C6" w:rsidRDefault="00797682" w:rsidP="00D14C5B">
            <w:pPr>
              <w:pStyle w:val="CellBody"/>
              <w:rPr>
                <w:rFonts w:ascii="Arial Narrow" w:hAnsi="Arial Narrow" w:cs="Arial"/>
                <w:color w:val="auto"/>
                <w:sz w:val="16"/>
                <w:szCs w:val="16"/>
                <w:lang w:val="ru-RU"/>
              </w:rPr>
            </w:pPr>
          </w:p>
          <w:p w14:paraId="0A9C88BF" w14:textId="77777777" w:rsidR="00797682" w:rsidRPr="00BF38C6" w:rsidRDefault="00797682" w:rsidP="00D14C5B">
            <w:pPr>
              <w:pStyle w:val="CellBody"/>
              <w:rPr>
                <w:rFonts w:ascii="Arial Narrow" w:hAnsi="Arial Narrow" w:cs="Arial"/>
                <w:color w:val="auto"/>
                <w:sz w:val="16"/>
                <w:szCs w:val="16"/>
                <w:lang w:val="ru-RU"/>
              </w:rPr>
            </w:pPr>
          </w:p>
          <w:p w14:paraId="3236CD39" w14:textId="77777777" w:rsidR="00797682" w:rsidRPr="00BF38C6" w:rsidRDefault="00797682" w:rsidP="00D14C5B">
            <w:pPr>
              <w:pStyle w:val="CellBody"/>
              <w:rPr>
                <w:rFonts w:ascii="Arial Narrow" w:hAnsi="Arial Narrow" w:cs="Arial"/>
                <w:color w:val="auto"/>
                <w:sz w:val="16"/>
                <w:szCs w:val="16"/>
                <w:lang w:val="ru-RU"/>
              </w:rPr>
            </w:pPr>
          </w:p>
          <w:p w14:paraId="7B6BC245" w14:textId="77777777" w:rsidR="00797682" w:rsidRPr="00BF38C6" w:rsidRDefault="00797682" w:rsidP="00D14C5B">
            <w:pPr>
              <w:pStyle w:val="CellBody"/>
              <w:rPr>
                <w:rFonts w:ascii="Arial Narrow" w:hAnsi="Arial Narrow" w:cs="Arial"/>
                <w:color w:val="auto"/>
                <w:sz w:val="16"/>
                <w:szCs w:val="16"/>
                <w:lang w:val="ru-RU"/>
              </w:rPr>
            </w:pPr>
          </w:p>
          <w:p w14:paraId="7008C49A" w14:textId="77777777" w:rsidR="00797682" w:rsidRPr="00BF38C6" w:rsidRDefault="00797682" w:rsidP="00D14C5B">
            <w:pPr>
              <w:pStyle w:val="CellBody"/>
              <w:rPr>
                <w:rFonts w:ascii="Arial Narrow" w:hAnsi="Arial Narrow" w:cs="Arial"/>
                <w:color w:val="auto"/>
                <w:sz w:val="16"/>
                <w:szCs w:val="16"/>
                <w:lang w:val="ru-RU"/>
              </w:rPr>
            </w:pPr>
          </w:p>
          <w:p w14:paraId="1B6B4BBF" w14:textId="77777777" w:rsidR="00797682" w:rsidRPr="00BF38C6" w:rsidRDefault="00797682" w:rsidP="00D14C5B">
            <w:pPr>
              <w:pStyle w:val="CellBody"/>
              <w:rPr>
                <w:rFonts w:ascii="Arial Narrow" w:hAnsi="Arial Narrow" w:cs="Arial"/>
                <w:color w:val="auto"/>
                <w:sz w:val="16"/>
                <w:szCs w:val="16"/>
                <w:lang w:val="ru-RU"/>
              </w:rPr>
            </w:pPr>
          </w:p>
          <w:p w14:paraId="7E45A557" w14:textId="77777777" w:rsidR="00797682" w:rsidRPr="00BF38C6" w:rsidRDefault="00797682" w:rsidP="00D14C5B">
            <w:pPr>
              <w:pStyle w:val="CellBody"/>
              <w:rPr>
                <w:rFonts w:ascii="Arial Narrow" w:hAnsi="Arial Narrow" w:cs="Arial"/>
                <w:color w:val="auto"/>
                <w:sz w:val="16"/>
                <w:szCs w:val="16"/>
                <w:lang w:val="ru-RU"/>
              </w:rPr>
            </w:pPr>
          </w:p>
          <w:p w14:paraId="50E4FB55" w14:textId="77777777" w:rsidR="00797682" w:rsidRPr="00BF38C6" w:rsidRDefault="00797682" w:rsidP="00D14C5B">
            <w:pPr>
              <w:pStyle w:val="CellBody"/>
              <w:rPr>
                <w:rFonts w:ascii="Arial Narrow" w:hAnsi="Arial Narrow" w:cs="Arial"/>
                <w:color w:val="auto"/>
                <w:sz w:val="16"/>
                <w:szCs w:val="16"/>
                <w:lang w:val="ru-RU"/>
              </w:rPr>
            </w:pPr>
          </w:p>
          <w:p w14:paraId="7B8AC81D" w14:textId="77777777" w:rsidR="00797682" w:rsidRPr="00BF38C6" w:rsidRDefault="00797682" w:rsidP="00D14C5B">
            <w:pPr>
              <w:pStyle w:val="CellBody"/>
              <w:rPr>
                <w:rFonts w:ascii="Arial Narrow" w:hAnsi="Arial Narrow" w:cs="Arial"/>
                <w:color w:val="auto"/>
                <w:sz w:val="16"/>
                <w:szCs w:val="16"/>
                <w:lang w:val="ru-RU"/>
              </w:rPr>
            </w:pPr>
          </w:p>
          <w:p w14:paraId="162BF161" w14:textId="77777777" w:rsidR="00797682" w:rsidRPr="00BF38C6" w:rsidRDefault="00797682" w:rsidP="00D14C5B">
            <w:pPr>
              <w:pStyle w:val="CellBody"/>
              <w:rPr>
                <w:rFonts w:ascii="Arial Narrow" w:hAnsi="Arial Narrow" w:cs="Arial"/>
                <w:color w:val="auto"/>
                <w:sz w:val="16"/>
                <w:szCs w:val="16"/>
                <w:lang w:val="ru-RU"/>
              </w:rPr>
            </w:pPr>
          </w:p>
          <w:p w14:paraId="2ED7DEFF" w14:textId="77777777" w:rsidR="00797682" w:rsidRPr="00BF38C6" w:rsidRDefault="00797682" w:rsidP="00D14C5B">
            <w:pPr>
              <w:pStyle w:val="CellBody"/>
              <w:rPr>
                <w:rFonts w:ascii="Arial Narrow" w:hAnsi="Arial Narrow" w:cs="Arial"/>
                <w:color w:val="auto"/>
                <w:sz w:val="16"/>
                <w:szCs w:val="16"/>
                <w:lang w:val="ru-RU"/>
              </w:rPr>
            </w:pPr>
          </w:p>
          <w:p w14:paraId="2A929E6D" w14:textId="77777777" w:rsidR="00797682" w:rsidRPr="00BF38C6" w:rsidRDefault="00797682" w:rsidP="00D14C5B">
            <w:pPr>
              <w:pStyle w:val="CellBody"/>
              <w:rPr>
                <w:rFonts w:ascii="Arial Narrow" w:hAnsi="Arial Narrow" w:cs="Arial"/>
                <w:color w:val="auto"/>
                <w:sz w:val="16"/>
                <w:szCs w:val="16"/>
                <w:lang w:val="ru-RU"/>
              </w:rPr>
            </w:pPr>
          </w:p>
          <w:p w14:paraId="55D48181" w14:textId="77777777" w:rsidR="00797682" w:rsidRPr="00BF38C6" w:rsidRDefault="00797682" w:rsidP="00D14C5B">
            <w:pPr>
              <w:pStyle w:val="CellBody"/>
              <w:rPr>
                <w:rFonts w:ascii="Arial Narrow" w:hAnsi="Arial Narrow" w:cs="Arial"/>
                <w:color w:val="auto"/>
                <w:sz w:val="16"/>
                <w:szCs w:val="16"/>
                <w:lang w:val="ru-RU"/>
              </w:rPr>
            </w:pPr>
          </w:p>
          <w:p w14:paraId="54791DC2" w14:textId="77777777" w:rsidR="00797682" w:rsidRPr="00BF38C6" w:rsidRDefault="00797682" w:rsidP="00D14C5B">
            <w:pPr>
              <w:pStyle w:val="CellBody"/>
              <w:rPr>
                <w:rFonts w:ascii="Arial Narrow" w:hAnsi="Arial Narrow" w:cs="Arial"/>
                <w:color w:val="auto"/>
                <w:sz w:val="16"/>
                <w:szCs w:val="16"/>
                <w:lang w:val="ru-RU"/>
              </w:rPr>
            </w:pPr>
          </w:p>
          <w:p w14:paraId="45778AE5" w14:textId="77777777" w:rsidR="00797682" w:rsidRPr="00BF38C6" w:rsidRDefault="00797682" w:rsidP="00D14C5B">
            <w:pPr>
              <w:pStyle w:val="CellBody"/>
              <w:rPr>
                <w:rFonts w:ascii="Arial Narrow" w:hAnsi="Arial Narrow" w:cs="Arial"/>
                <w:color w:val="auto"/>
                <w:sz w:val="16"/>
                <w:szCs w:val="16"/>
                <w:lang w:val="ru-RU"/>
              </w:rPr>
            </w:pPr>
          </w:p>
          <w:p w14:paraId="161850DB" w14:textId="77777777" w:rsidR="00797682" w:rsidRPr="00BF38C6" w:rsidRDefault="00797682" w:rsidP="00D14C5B">
            <w:pPr>
              <w:pStyle w:val="CellBody"/>
              <w:rPr>
                <w:rFonts w:ascii="Arial Narrow" w:hAnsi="Arial Narrow" w:cs="Arial"/>
                <w:color w:val="auto"/>
                <w:sz w:val="16"/>
                <w:szCs w:val="16"/>
                <w:lang w:val="ru-RU"/>
              </w:rPr>
            </w:pPr>
          </w:p>
          <w:p w14:paraId="3DE296FC" w14:textId="77777777" w:rsidR="00797682" w:rsidRPr="00BF38C6" w:rsidRDefault="00797682" w:rsidP="00D14C5B">
            <w:pPr>
              <w:pStyle w:val="CellBody"/>
              <w:rPr>
                <w:rFonts w:ascii="Arial Narrow" w:hAnsi="Arial Narrow" w:cs="Arial"/>
                <w:color w:val="auto"/>
                <w:sz w:val="16"/>
                <w:szCs w:val="16"/>
                <w:lang w:val="ru-RU"/>
              </w:rPr>
            </w:pPr>
          </w:p>
          <w:p w14:paraId="38C70894" w14:textId="77777777" w:rsidR="00797682" w:rsidRPr="00BF38C6" w:rsidRDefault="00797682" w:rsidP="00D14C5B">
            <w:pPr>
              <w:pStyle w:val="CellBody"/>
              <w:rPr>
                <w:rFonts w:ascii="Arial Narrow" w:hAnsi="Arial Narrow" w:cs="Arial"/>
                <w:color w:val="auto"/>
                <w:sz w:val="16"/>
                <w:szCs w:val="16"/>
                <w:lang w:val="ru-RU"/>
              </w:rPr>
            </w:pPr>
          </w:p>
          <w:p w14:paraId="46A0F719" w14:textId="77777777" w:rsidR="00797682" w:rsidRPr="00BF38C6" w:rsidRDefault="00797682" w:rsidP="00D14C5B">
            <w:pPr>
              <w:pStyle w:val="CellBody"/>
              <w:rPr>
                <w:rFonts w:ascii="Arial Narrow" w:hAnsi="Arial Narrow" w:cs="Arial"/>
                <w:color w:val="auto"/>
                <w:sz w:val="16"/>
                <w:szCs w:val="16"/>
                <w:lang w:val="ru-RU"/>
              </w:rPr>
            </w:pPr>
          </w:p>
          <w:p w14:paraId="2834520D" w14:textId="77777777" w:rsidR="00797682" w:rsidRPr="00BF38C6" w:rsidRDefault="00797682" w:rsidP="00D14C5B">
            <w:pPr>
              <w:pStyle w:val="CellBody"/>
              <w:rPr>
                <w:rFonts w:ascii="Arial Narrow" w:hAnsi="Arial Narrow" w:cs="Arial"/>
                <w:color w:val="auto"/>
                <w:sz w:val="16"/>
                <w:szCs w:val="16"/>
                <w:lang w:val="ru-RU"/>
              </w:rPr>
            </w:pPr>
          </w:p>
          <w:p w14:paraId="7A3C79A3" w14:textId="77777777" w:rsidR="00797682" w:rsidRPr="00BF38C6" w:rsidRDefault="00797682" w:rsidP="00D14C5B">
            <w:pPr>
              <w:pStyle w:val="CellBody"/>
              <w:rPr>
                <w:rFonts w:ascii="Arial Narrow" w:hAnsi="Arial Narrow" w:cs="Arial"/>
                <w:color w:val="auto"/>
                <w:sz w:val="16"/>
                <w:szCs w:val="16"/>
                <w:lang w:val="ru-RU"/>
              </w:rPr>
            </w:pPr>
          </w:p>
          <w:p w14:paraId="7D1355E7" w14:textId="77777777" w:rsidR="00797682" w:rsidRPr="00BF38C6" w:rsidRDefault="00797682" w:rsidP="00D14C5B">
            <w:pPr>
              <w:pStyle w:val="CellBody"/>
              <w:rPr>
                <w:rFonts w:ascii="Arial Narrow" w:hAnsi="Arial Narrow" w:cs="Arial"/>
                <w:color w:val="auto"/>
                <w:sz w:val="16"/>
                <w:szCs w:val="16"/>
                <w:lang w:val="ru-RU"/>
              </w:rPr>
            </w:pPr>
          </w:p>
          <w:p w14:paraId="69D36A23" w14:textId="77777777" w:rsidR="00797682" w:rsidRPr="00BF38C6" w:rsidRDefault="00797682" w:rsidP="00D14C5B">
            <w:pPr>
              <w:pStyle w:val="CellBody"/>
              <w:rPr>
                <w:rFonts w:ascii="Arial Narrow" w:hAnsi="Arial Narrow" w:cs="Arial"/>
                <w:color w:val="auto"/>
                <w:sz w:val="16"/>
                <w:szCs w:val="16"/>
                <w:lang w:val="ru-RU"/>
              </w:rPr>
            </w:pPr>
          </w:p>
          <w:p w14:paraId="6E9BBE38" w14:textId="77777777" w:rsidR="00797682" w:rsidRPr="00BF38C6" w:rsidRDefault="00797682" w:rsidP="00D14C5B">
            <w:pPr>
              <w:pStyle w:val="CellBody"/>
              <w:rPr>
                <w:rFonts w:ascii="Arial Narrow" w:hAnsi="Arial Narrow" w:cs="Arial"/>
                <w:color w:val="auto"/>
                <w:sz w:val="16"/>
                <w:szCs w:val="16"/>
                <w:lang w:val="ru-RU"/>
              </w:rPr>
            </w:pPr>
          </w:p>
          <w:p w14:paraId="67DD4DB2" w14:textId="77777777" w:rsidR="00797682" w:rsidRPr="00BF38C6" w:rsidRDefault="00797682" w:rsidP="00D14C5B">
            <w:pPr>
              <w:pStyle w:val="CellBody"/>
              <w:rPr>
                <w:rFonts w:ascii="Arial Narrow" w:hAnsi="Arial Narrow" w:cs="Arial"/>
                <w:color w:val="auto"/>
                <w:sz w:val="16"/>
                <w:szCs w:val="16"/>
                <w:lang w:val="ru-RU"/>
              </w:rPr>
            </w:pPr>
          </w:p>
          <w:p w14:paraId="2FFAA079" w14:textId="77777777" w:rsidR="00797682" w:rsidRPr="00BF38C6" w:rsidRDefault="00797682" w:rsidP="00D14C5B">
            <w:pPr>
              <w:pStyle w:val="CellBody"/>
              <w:rPr>
                <w:rFonts w:ascii="Arial Narrow" w:hAnsi="Arial Narrow" w:cs="Arial"/>
                <w:color w:val="auto"/>
                <w:sz w:val="16"/>
                <w:szCs w:val="16"/>
                <w:lang w:val="ru-RU"/>
              </w:rPr>
            </w:pPr>
          </w:p>
          <w:p w14:paraId="3CEB10A2" w14:textId="77777777" w:rsidR="00797682" w:rsidRPr="00BF38C6" w:rsidRDefault="00797682" w:rsidP="00D14C5B">
            <w:pPr>
              <w:pStyle w:val="CellBody"/>
              <w:rPr>
                <w:rFonts w:ascii="Arial Narrow" w:hAnsi="Arial Narrow" w:cs="Arial"/>
                <w:color w:val="auto"/>
                <w:sz w:val="16"/>
                <w:szCs w:val="16"/>
                <w:lang w:val="ru-RU"/>
              </w:rPr>
            </w:pPr>
          </w:p>
          <w:p w14:paraId="1D6A7922" w14:textId="77777777" w:rsidR="00797682" w:rsidRPr="00BF38C6" w:rsidRDefault="00797682" w:rsidP="00D14C5B">
            <w:pPr>
              <w:pStyle w:val="CellBody"/>
              <w:rPr>
                <w:rFonts w:ascii="Arial Narrow" w:hAnsi="Arial Narrow" w:cs="Arial"/>
                <w:color w:val="auto"/>
                <w:sz w:val="16"/>
                <w:szCs w:val="16"/>
                <w:lang w:val="ru-RU"/>
              </w:rPr>
            </w:pPr>
          </w:p>
          <w:p w14:paraId="18B5D74F" w14:textId="2A238E20" w:rsidR="00797682" w:rsidRPr="00BF38C6" w:rsidRDefault="00797682" w:rsidP="00D14C5B">
            <w:pPr>
              <w:pStyle w:val="CellBody"/>
              <w:ind w:left="720"/>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1311AFE5" w14:textId="77777777" w:rsidR="00797682" w:rsidRPr="00BF38C6" w:rsidRDefault="00797682" w:rsidP="00D14C5B">
            <w:pPr>
              <w:pStyle w:val="CellBodyCentered"/>
              <w:rPr>
                <w:rFonts w:ascii="Arial Narrow" w:hAnsi="Arial Narrow" w:cs="Arial"/>
                <w:color w:val="auto"/>
                <w:sz w:val="16"/>
                <w:szCs w:val="16"/>
                <w:lang w:val="ru-RU"/>
                <w:rPrChange w:id="1028" w:author="Zhunisbayev, Olzhasbek A [Bolashak Atyrau Limited]" w:date="2022-06-06T22:35:00Z">
                  <w:rPr>
                    <w:rFonts w:ascii="Arial" w:hAnsi="Arial" w:cs="Arial"/>
                    <w:color w:val="auto"/>
                    <w:sz w:val="16"/>
                    <w:szCs w:val="16"/>
                  </w:rPr>
                </w:rPrChange>
              </w:rPr>
            </w:pPr>
          </w:p>
          <w:p w14:paraId="28958E87" w14:textId="54E4F450" w:rsidR="00797682" w:rsidRPr="006759B5" w:rsidDel="00043506" w:rsidRDefault="00C42CE9">
            <w:pPr>
              <w:pStyle w:val="CellBodyCentered"/>
              <w:rPr>
                <w:del w:id="1029" w:author="Zhunisbayev, Olzhasbek [Bolashak Atyrau Limited]" w:date="2024-12-03T01:44:00Z" w16du:dateUtc="2024-12-02T20:44:00Z"/>
                <w:rFonts w:ascii="Arial Narrow" w:hAnsi="Arial Narrow" w:cs="Arial"/>
                <w:color w:val="auto"/>
                <w:sz w:val="16"/>
                <w:szCs w:val="16"/>
                <w:lang w:val="ru-RU"/>
              </w:rPr>
            </w:pPr>
            <w:r w:rsidRPr="006759B5">
              <w:rPr>
                <w:rFonts w:ascii="Arial Narrow" w:hAnsi="Arial Narrow" w:cs="Arial"/>
                <w:color w:val="auto"/>
                <w:sz w:val="16"/>
                <w:szCs w:val="16"/>
                <w:lang w:val="ru-RU"/>
              </w:rPr>
              <w:t>ДА</w:t>
            </w:r>
            <w:del w:id="1030" w:author="Zhunisbayev, Olzhasbek [Bolashak Atyrau Limited]" w:date="2024-12-03T01:44:00Z" w16du:dateUtc="2024-12-02T20:44:00Z">
              <w:r w:rsidRPr="006759B5" w:rsidDel="00043506">
                <w:rPr>
                  <w:rFonts w:ascii="Arial Narrow" w:hAnsi="Arial Narrow" w:cs="Arial"/>
                  <w:color w:val="auto"/>
                  <w:sz w:val="16"/>
                  <w:szCs w:val="16"/>
                  <w:lang w:val="ru-RU"/>
                </w:rPr>
                <w:delText>,</w:delText>
              </w:r>
              <w:r w:rsidR="00797682" w:rsidRPr="00BF38C6" w:rsidDel="00043506">
                <w:rPr>
                  <w:rFonts w:ascii="Arial Narrow" w:hAnsi="Arial Narrow" w:cs="Arial"/>
                  <w:color w:val="auto"/>
                  <w:sz w:val="16"/>
                  <w:szCs w:val="16"/>
                  <w:lang w:val="ru-RU"/>
                </w:rPr>
                <w:delText xml:space="preserve"> Прим 3 для</w:delText>
              </w:r>
            </w:del>
            <w:del w:id="1031" w:author="Zhunisbayev, Olzhasbek [Bolashak Atyrau Limited]" w:date="2024-05-12T19:59:00Z">
              <w:r w:rsidR="00797682" w:rsidRPr="00BF38C6" w:rsidDel="00C42CE9">
                <w:rPr>
                  <w:rFonts w:ascii="Arial Narrow" w:hAnsi="Arial Narrow" w:cs="Arial"/>
                  <w:color w:val="auto"/>
                  <w:sz w:val="16"/>
                  <w:szCs w:val="16"/>
                  <w:lang w:val="ru-RU"/>
                </w:rPr>
                <w:delText xml:space="preserve">  </w:delText>
              </w:r>
              <w:r w:rsidR="00797682" w:rsidRPr="00BF38C6" w:rsidDel="00C42CE9">
                <w:rPr>
                  <w:rFonts w:ascii="Arial Narrow" w:hAnsi="Arial Narrow" w:cs="Arial"/>
                  <w:color w:val="auto"/>
                  <w:sz w:val="16"/>
                  <w:szCs w:val="16"/>
                  <w:lang w:val="en-GB"/>
                </w:rPr>
                <w:delText>CDF</w:delText>
              </w:r>
              <w:r w:rsidR="00797682" w:rsidRPr="00BF38C6" w:rsidDel="00C42CE9">
                <w:rPr>
                  <w:rFonts w:ascii="Arial Narrow" w:hAnsi="Arial Narrow" w:cs="Arial"/>
                  <w:color w:val="auto"/>
                  <w:sz w:val="16"/>
                  <w:szCs w:val="16"/>
                  <w:lang w:val="ru-RU"/>
                </w:rPr>
                <w:delText>,</w:delText>
              </w:r>
            </w:del>
          </w:p>
          <w:p w14:paraId="0C899C93" w14:textId="546E907F" w:rsidR="00797682" w:rsidRPr="00BF38C6" w:rsidDel="00043506" w:rsidRDefault="00797682">
            <w:pPr>
              <w:pStyle w:val="CellBodyCentered"/>
              <w:jc w:val="left"/>
              <w:rPr>
                <w:del w:id="1032" w:author="Zhunisbayev, Olzhasbek [Bolashak Atyrau Limited]" w:date="2024-12-03T01:44:00Z" w16du:dateUtc="2024-12-02T20:44:00Z"/>
                <w:rFonts w:ascii="Arial Narrow" w:hAnsi="Arial Narrow" w:cs="Arial"/>
                <w:color w:val="auto"/>
                <w:sz w:val="16"/>
                <w:szCs w:val="16"/>
                <w:lang w:val="ru-RU"/>
              </w:rPr>
              <w:pPrChange w:id="1033" w:author="Zhunisbayev, Olzhasbek [Bolashak Atyrau Limited]" w:date="2024-12-03T01:44:00Z" w16du:dateUtc="2024-12-02T20:44:00Z">
                <w:pPr>
                  <w:pStyle w:val="CellBodyCentered"/>
                </w:pPr>
              </w:pPrChange>
            </w:pPr>
            <w:del w:id="1034" w:author="Zhunisbayev, Olzhasbek [Bolashak Atyrau Limited]" w:date="2024-12-03T01:44:00Z" w16du:dateUtc="2024-12-02T20:44:00Z">
              <w:r w:rsidRPr="00BF38C6" w:rsidDel="00043506">
                <w:rPr>
                  <w:rFonts w:ascii="Arial Narrow" w:hAnsi="Arial Narrow" w:cs="Arial"/>
                  <w:color w:val="auto"/>
                  <w:sz w:val="16"/>
                  <w:szCs w:val="16"/>
                  <w:lang w:val="en-GB"/>
                </w:rPr>
                <w:delText>WE</w:delText>
              </w:r>
              <w:r w:rsidRPr="00BF38C6" w:rsidDel="00043506">
                <w:rPr>
                  <w:rFonts w:ascii="Arial Narrow" w:hAnsi="Arial Narrow" w:cs="Arial"/>
                  <w:color w:val="auto"/>
                  <w:sz w:val="16"/>
                  <w:szCs w:val="16"/>
                  <w:lang w:val="ru-RU"/>
                </w:rPr>
                <w:delText xml:space="preserve"> и </w:delText>
              </w:r>
              <w:r w:rsidRPr="00BF38C6" w:rsidDel="00043506">
                <w:rPr>
                  <w:rFonts w:ascii="Arial Narrow" w:hAnsi="Arial Narrow" w:cs="Arial"/>
                  <w:color w:val="auto"/>
                  <w:sz w:val="16"/>
                  <w:szCs w:val="16"/>
                  <w:lang w:val="en-GB"/>
                </w:rPr>
                <w:delText>WSC</w:delText>
              </w:r>
            </w:del>
          </w:p>
          <w:p w14:paraId="16486A7A" w14:textId="77777777" w:rsidR="00797682" w:rsidRPr="00BF38C6" w:rsidRDefault="00797682" w:rsidP="00043506">
            <w:pPr>
              <w:pStyle w:val="CellBodyCentered"/>
              <w:rPr>
                <w:rFonts w:ascii="Arial Narrow" w:hAnsi="Arial Narrow" w:cs="Arial"/>
                <w:color w:val="auto"/>
                <w:sz w:val="16"/>
                <w:szCs w:val="16"/>
                <w:lang w:val="ru-RU"/>
              </w:rPr>
            </w:pPr>
          </w:p>
          <w:p w14:paraId="73299133" w14:textId="77777777" w:rsidR="00797682" w:rsidRPr="00BF38C6" w:rsidRDefault="00797682" w:rsidP="00D14C5B">
            <w:pPr>
              <w:pStyle w:val="CellBodyCentered"/>
              <w:rPr>
                <w:rFonts w:ascii="Arial Narrow" w:hAnsi="Arial Narrow" w:cs="Arial"/>
                <w:color w:val="auto"/>
                <w:sz w:val="16"/>
                <w:szCs w:val="16"/>
                <w:lang w:val="ru-RU"/>
              </w:rPr>
            </w:pPr>
          </w:p>
          <w:p w14:paraId="1CB44B4A" w14:textId="77777777" w:rsidR="00797682" w:rsidRPr="00BF38C6" w:rsidRDefault="00797682" w:rsidP="00D14C5B">
            <w:pPr>
              <w:pStyle w:val="CellBodyCentered"/>
              <w:rPr>
                <w:rFonts w:ascii="Arial Narrow" w:hAnsi="Arial Narrow" w:cs="Arial"/>
                <w:color w:val="auto"/>
                <w:sz w:val="16"/>
                <w:szCs w:val="16"/>
                <w:lang w:val="ru-RU"/>
              </w:rPr>
            </w:pPr>
          </w:p>
          <w:p w14:paraId="4BB90FCD" w14:textId="77777777" w:rsidR="00797682" w:rsidRPr="00BF38C6" w:rsidRDefault="00797682" w:rsidP="00D14C5B">
            <w:pPr>
              <w:pStyle w:val="CellBodyCentered"/>
              <w:rPr>
                <w:rFonts w:ascii="Arial Narrow" w:hAnsi="Arial Narrow" w:cs="Arial"/>
                <w:color w:val="auto"/>
                <w:sz w:val="16"/>
                <w:szCs w:val="16"/>
                <w:lang w:val="ru-RU"/>
              </w:rPr>
            </w:pPr>
          </w:p>
          <w:p w14:paraId="15A014F9" w14:textId="77777777" w:rsidR="00797682" w:rsidRPr="00BF38C6" w:rsidRDefault="00797682" w:rsidP="00D14C5B">
            <w:pPr>
              <w:pStyle w:val="CellBodyCentered"/>
              <w:rPr>
                <w:rFonts w:ascii="Arial Narrow" w:hAnsi="Arial Narrow" w:cs="Arial"/>
                <w:color w:val="auto"/>
                <w:sz w:val="16"/>
                <w:szCs w:val="16"/>
                <w:lang w:val="ru-RU"/>
              </w:rPr>
            </w:pPr>
          </w:p>
          <w:p w14:paraId="395164B5" w14:textId="77777777" w:rsidR="00797682" w:rsidRPr="00BF38C6" w:rsidRDefault="00797682" w:rsidP="00D14C5B">
            <w:pPr>
              <w:pStyle w:val="CellBodyCentered"/>
              <w:rPr>
                <w:rFonts w:ascii="Arial Narrow" w:hAnsi="Arial Narrow" w:cs="Arial"/>
                <w:color w:val="auto"/>
                <w:sz w:val="16"/>
                <w:szCs w:val="16"/>
                <w:lang w:val="ru-RU"/>
              </w:rPr>
            </w:pPr>
          </w:p>
          <w:p w14:paraId="02913BD7" w14:textId="77777777" w:rsidR="00797682" w:rsidRPr="00BF38C6" w:rsidRDefault="00797682" w:rsidP="00D14C5B">
            <w:pPr>
              <w:pStyle w:val="CellBodyCentered"/>
              <w:rPr>
                <w:rFonts w:ascii="Arial Narrow" w:hAnsi="Arial Narrow" w:cs="Arial"/>
                <w:color w:val="auto"/>
                <w:sz w:val="16"/>
                <w:szCs w:val="16"/>
                <w:lang w:val="ru-RU"/>
              </w:rPr>
            </w:pPr>
          </w:p>
          <w:p w14:paraId="18B1508B" w14:textId="77777777" w:rsidR="00797682" w:rsidRPr="00BF38C6" w:rsidRDefault="00797682" w:rsidP="00D14C5B">
            <w:pPr>
              <w:pStyle w:val="CellBodyCentered"/>
              <w:rPr>
                <w:rFonts w:ascii="Arial Narrow" w:hAnsi="Arial Narrow" w:cs="Arial"/>
                <w:color w:val="auto"/>
                <w:sz w:val="16"/>
                <w:szCs w:val="16"/>
                <w:lang w:val="ru-RU"/>
              </w:rPr>
            </w:pPr>
          </w:p>
          <w:p w14:paraId="656BA921" w14:textId="77777777" w:rsidR="00797682" w:rsidRPr="00BF38C6" w:rsidRDefault="00797682" w:rsidP="00D14C5B">
            <w:pPr>
              <w:pStyle w:val="CellBodyCentered"/>
              <w:rPr>
                <w:rFonts w:ascii="Arial Narrow" w:hAnsi="Arial Narrow" w:cs="Arial"/>
                <w:color w:val="auto"/>
                <w:sz w:val="16"/>
                <w:szCs w:val="16"/>
                <w:lang w:val="ru-RU"/>
              </w:rPr>
            </w:pPr>
          </w:p>
          <w:p w14:paraId="6D58459A" w14:textId="77777777" w:rsidR="00797682" w:rsidRPr="00BF38C6" w:rsidRDefault="00797682" w:rsidP="00D14C5B">
            <w:pPr>
              <w:pStyle w:val="CellBodyCentered"/>
              <w:ind w:left="720"/>
              <w:rPr>
                <w:rFonts w:ascii="Arial Narrow" w:hAnsi="Arial Narrow" w:cs="Arial"/>
                <w:color w:val="auto"/>
                <w:sz w:val="16"/>
                <w:szCs w:val="16"/>
                <w:lang w:val="ru-RU"/>
              </w:rPr>
            </w:pPr>
          </w:p>
          <w:p w14:paraId="6E730C45" w14:textId="77777777" w:rsidR="00797682" w:rsidRPr="00BF38C6" w:rsidRDefault="00797682" w:rsidP="00D14C5B">
            <w:pPr>
              <w:pStyle w:val="CellBodyCentered"/>
              <w:ind w:left="720"/>
              <w:rPr>
                <w:rFonts w:ascii="Arial Narrow" w:hAnsi="Arial Narrow" w:cs="Arial"/>
                <w:color w:val="auto"/>
                <w:sz w:val="16"/>
                <w:szCs w:val="16"/>
                <w:lang w:val="ru-RU"/>
              </w:rPr>
            </w:pPr>
          </w:p>
          <w:p w14:paraId="4EAA9F7D" w14:textId="77777777" w:rsidR="00797682" w:rsidRPr="00BF38C6" w:rsidRDefault="00797682" w:rsidP="00D14C5B">
            <w:pPr>
              <w:pStyle w:val="CellBodyCentered"/>
              <w:ind w:left="720"/>
              <w:rPr>
                <w:rFonts w:ascii="Arial Narrow" w:hAnsi="Arial Narrow" w:cs="Arial"/>
                <w:color w:val="auto"/>
                <w:sz w:val="16"/>
                <w:szCs w:val="16"/>
                <w:lang w:val="ru-RU"/>
              </w:rPr>
            </w:pPr>
          </w:p>
          <w:p w14:paraId="02B551F6" w14:textId="77777777" w:rsidR="00797682" w:rsidRPr="00BF38C6" w:rsidRDefault="00797682" w:rsidP="00D14C5B">
            <w:pPr>
              <w:pStyle w:val="CellBodyCentered"/>
              <w:ind w:left="720"/>
              <w:rPr>
                <w:rFonts w:ascii="Arial Narrow" w:hAnsi="Arial Narrow" w:cs="Arial"/>
                <w:color w:val="auto"/>
                <w:sz w:val="16"/>
                <w:szCs w:val="16"/>
                <w:lang w:val="ru-RU"/>
              </w:rPr>
            </w:pPr>
          </w:p>
          <w:p w14:paraId="0115EBCA" w14:textId="77777777" w:rsidR="00797682" w:rsidRPr="00BF38C6" w:rsidRDefault="00797682" w:rsidP="00D14C5B">
            <w:pPr>
              <w:pStyle w:val="CellBodyCentered"/>
              <w:ind w:left="720"/>
              <w:rPr>
                <w:rFonts w:ascii="Arial Narrow" w:hAnsi="Arial Narrow" w:cs="Arial"/>
                <w:color w:val="auto"/>
                <w:sz w:val="16"/>
                <w:szCs w:val="16"/>
                <w:lang w:val="ru-RU"/>
              </w:rPr>
            </w:pPr>
          </w:p>
          <w:p w14:paraId="41035850" w14:textId="77777777" w:rsidR="00797682" w:rsidRPr="00BF38C6" w:rsidRDefault="00797682" w:rsidP="00D14C5B">
            <w:pPr>
              <w:pStyle w:val="CellBodyCentered"/>
              <w:ind w:left="720"/>
              <w:rPr>
                <w:rFonts w:ascii="Arial Narrow" w:hAnsi="Arial Narrow" w:cs="Arial"/>
                <w:color w:val="auto"/>
                <w:sz w:val="16"/>
                <w:szCs w:val="16"/>
                <w:lang w:val="ru-RU"/>
              </w:rPr>
            </w:pPr>
          </w:p>
          <w:p w14:paraId="385FBAD1" w14:textId="77777777" w:rsidR="00797682" w:rsidRPr="00BF38C6" w:rsidRDefault="00797682" w:rsidP="00D14C5B">
            <w:pPr>
              <w:pStyle w:val="CellBodyCentered"/>
              <w:ind w:left="720"/>
              <w:rPr>
                <w:rFonts w:ascii="Arial Narrow" w:hAnsi="Arial Narrow" w:cs="Arial"/>
                <w:color w:val="auto"/>
                <w:sz w:val="16"/>
                <w:szCs w:val="16"/>
                <w:lang w:val="ru-RU"/>
              </w:rPr>
            </w:pPr>
          </w:p>
          <w:p w14:paraId="4B8EAEC7" w14:textId="77777777" w:rsidR="00797682" w:rsidRPr="00BF38C6" w:rsidRDefault="00797682" w:rsidP="00D14C5B">
            <w:pPr>
              <w:pStyle w:val="CellBodyCentered"/>
              <w:ind w:left="720"/>
              <w:rPr>
                <w:rFonts w:ascii="Arial Narrow" w:hAnsi="Arial Narrow" w:cs="Arial"/>
                <w:color w:val="auto"/>
                <w:sz w:val="16"/>
                <w:szCs w:val="16"/>
                <w:lang w:val="ru-RU"/>
              </w:rPr>
            </w:pPr>
          </w:p>
          <w:p w14:paraId="3BD3F3BE" w14:textId="77777777" w:rsidR="00797682" w:rsidRPr="00BF38C6" w:rsidRDefault="00797682" w:rsidP="00D14C5B">
            <w:pPr>
              <w:pStyle w:val="CellBodyCentered"/>
              <w:ind w:left="720"/>
              <w:rPr>
                <w:rFonts w:ascii="Arial Narrow" w:hAnsi="Arial Narrow" w:cs="Arial"/>
                <w:color w:val="auto"/>
                <w:sz w:val="16"/>
                <w:szCs w:val="16"/>
                <w:lang w:val="ru-RU"/>
              </w:rPr>
            </w:pPr>
          </w:p>
          <w:p w14:paraId="4D3A85A2" w14:textId="77777777" w:rsidR="00797682" w:rsidRPr="00BF38C6" w:rsidRDefault="00797682" w:rsidP="00D14C5B">
            <w:pPr>
              <w:pStyle w:val="CellBodyCentered"/>
              <w:ind w:left="720"/>
              <w:rPr>
                <w:rFonts w:ascii="Arial Narrow" w:hAnsi="Arial Narrow" w:cs="Arial"/>
                <w:color w:val="auto"/>
                <w:sz w:val="16"/>
                <w:szCs w:val="16"/>
                <w:lang w:val="ru-RU"/>
              </w:rPr>
            </w:pPr>
          </w:p>
          <w:p w14:paraId="0B0ED5EB" w14:textId="77777777" w:rsidR="00797682" w:rsidRPr="00BF38C6" w:rsidRDefault="00797682" w:rsidP="00D14C5B">
            <w:pPr>
              <w:pStyle w:val="CellBodyCentered"/>
              <w:rPr>
                <w:rFonts w:ascii="Arial Narrow" w:hAnsi="Arial Narrow" w:cs="Arial"/>
                <w:color w:val="auto"/>
                <w:sz w:val="16"/>
                <w:szCs w:val="16"/>
                <w:lang w:val="ru-RU"/>
              </w:rPr>
            </w:pPr>
          </w:p>
          <w:p w14:paraId="53314E2B" w14:textId="77777777" w:rsidR="00797682" w:rsidRPr="00BF38C6" w:rsidRDefault="00797682" w:rsidP="00D14C5B">
            <w:pPr>
              <w:pStyle w:val="CellBodyCentered"/>
              <w:rPr>
                <w:rFonts w:ascii="Arial Narrow" w:hAnsi="Arial Narrow" w:cs="Arial"/>
                <w:color w:val="auto"/>
                <w:sz w:val="16"/>
                <w:szCs w:val="16"/>
                <w:lang w:val="ru-RU"/>
              </w:rPr>
            </w:pPr>
          </w:p>
          <w:p w14:paraId="2590B17F" w14:textId="77777777" w:rsidR="00797682" w:rsidRPr="00BF38C6" w:rsidRDefault="00797682" w:rsidP="00D14C5B">
            <w:pPr>
              <w:pStyle w:val="CellBodyCentered"/>
              <w:rPr>
                <w:rFonts w:ascii="Arial Narrow" w:hAnsi="Arial Narrow" w:cs="Arial"/>
                <w:color w:val="auto"/>
                <w:sz w:val="16"/>
                <w:szCs w:val="16"/>
                <w:lang w:val="ru-RU"/>
              </w:rPr>
            </w:pPr>
          </w:p>
          <w:p w14:paraId="3AF621DD" w14:textId="77777777" w:rsidR="00797682" w:rsidRPr="00BF38C6" w:rsidRDefault="00797682" w:rsidP="00D14C5B">
            <w:pPr>
              <w:pStyle w:val="CellBodyCentered"/>
              <w:rPr>
                <w:rFonts w:ascii="Arial Narrow" w:hAnsi="Arial Narrow" w:cs="Arial"/>
                <w:color w:val="auto"/>
                <w:sz w:val="16"/>
                <w:szCs w:val="16"/>
                <w:lang w:val="ru-RU"/>
              </w:rPr>
            </w:pPr>
          </w:p>
          <w:p w14:paraId="0F7DF521" w14:textId="77777777" w:rsidR="00797682" w:rsidRPr="00BF38C6" w:rsidRDefault="00797682" w:rsidP="00D14C5B">
            <w:pPr>
              <w:pStyle w:val="CellBodyCentered"/>
              <w:rPr>
                <w:rFonts w:ascii="Arial Narrow" w:hAnsi="Arial Narrow" w:cs="Arial"/>
                <w:color w:val="auto"/>
                <w:sz w:val="16"/>
                <w:szCs w:val="16"/>
                <w:lang w:val="ru-RU"/>
              </w:rPr>
            </w:pPr>
          </w:p>
          <w:p w14:paraId="6E319E4B" w14:textId="77777777" w:rsidR="00797682" w:rsidRPr="00BF38C6" w:rsidRDefault="00797682" w:rsidP="00D14C5B">
            <w:pPr>
              <w:pStyle w:val="CellBodyCentered"/>
              <w:rPr>
                <w:rFonts w:ascii="Arial Narrow" w:hAnsi="Arial Narrow" w:cs="Arial"/>
                <w:color w:val="auto"/>
                <w:sz w:val="16"/>
                <w:szCs w:val="16"/>
                <w:lang w:val="ru-RU"/>
              </w:rPr>
            </w:pPr>
          </w:p>
          <w:p w14:paraId="0092A301" w14:textId="77777777" w:rsidR="00797682" w:rsidRPr="00BF38C6" w:rsidRDefault="00797682" w:rsidP="00D14C5B">
            <w:pPr>
              <w:pStyle w:val="CellBodyCentered"/>
              <w:rPr>
                <w:rFonts w:ascii="Arial Narrow" w:hAnsi="Arial Narrow" w:cs="Arial"/>
                <w:color w:val="auto"/>
                <w:sz w:val="16"/>
                <w:szCs w:val="16"/>
                <w:lang w:val="ru-RU"/>
              </w:rPr>
            </w:pPr>
          </w:p>
          <w:p w14:paraId="1484054E" w14:textId="77777777" w:rsidR="00797682" w:rsidRPr="00BF38C6" w:rsidRDefault="00797682" w:rsidP="00D14C5B">
            <w:pPr>
              <w:pStyle w:val="CellBodyCentered"/>
              <w:rPr>
                <w:rFonts w:ascii="Arial Narrow" w:hAnsi="Arial Narrow" w:cs="Arial"/>
                <w:color w:val="auto"/>
                <w:sz w:val="16"/>
                <w:szCs w:val="16"/>
                <w:lang w:val="ru-RU"/>
              </w:rPr>
            </w:pPr>
          </w:p>
          <w:p w14:paraId="27CC2DB2" w14:textId="77777777" w:rsidR="00797682" w:rsidRPr="00BF38C6" w:rsidRDefault="00797682" w:rsidP="00D14C5B">
            <w:pPr>
              <w:pStyle w:val="CellBodyCentered"/>
              <w:rPr>
                <w:rFonts w:ascii="Arial Narrow" w:hAnsi="Arial Narrow" w:cs="Arial"/>
                <w:color w:val="auto"/>
                <w:sz w:val="16"/>
                <w:szCs w:val="16"/>
                <w:lang w:val="ru-RU"/>
              </w:rPr>
            </w:pPr>
          </w:p>
          <w:p w14:paraId="5F01D905" w14:textId="77777777" w:rsidR="00797682" w:rsidRPr="00BF38C6" w:rsidRDefault="00797682" w:rsidP="00D14C5B">
            <w:pPr>
              <w:pStyle w:val="CellBodyCentered"/>
              <w:rPr>
                <w:rFonts w:ascii="Arial Narrow" w:hAnsi="Arial Narrow" w:cs="Arial"/>
                <w:color w:val="auto"/>
                <w:sz w:val="16"/>
                <w:szCs w:val="16"/>
                <w:lang w:val="ru-RU"/>
              </w:rPr>
            </w:pPr>
          </w:p>
          <w:p w14:paraId="64EF84B8" w14:textId="77777777" w:rsidR="00797682" w:rsidRPr="00BF38C6" w:rsidRDefault="00797682" w:rsidP="00D14C5B">
            <w:pPr>
              <w:pStyle w:val="CellBodyCentered"/>
              <w:rPr>
                <w:rFonts w:ascii="Arial Narrow" w:hAnsi="Arial Narrow" w:cs="Arial"/>
                <w:color w:val="auto"/>
                <w:sz w:val="16"/>
                <w:szCs w:val="16"/>
                <w:lang w:val="ru-RU"/>
              </w:rPr>
            </w:pPr>
          </w:p>
          <w:p w14:paraId="53C37E94" w14:textId="77777777" w:rsidR="00797682" w:rsidRPr="00BF38C6" w:rsidRDefault="00797682" w:rsidP="00D14C5B">
            <w:pPr>
              <w:pStyle w:val="CellBodyCentered"/>
              <w:rPr>
                <w:rFonts w:ascii="Arial Narrow" w:hAnsi="Arial Narrow" w:cs="Arial"/>
                <w:color w:val="auto"/>
                <w:sz w:val="16"/>
                <w:szCs w:val="16"/>
                <w:lang w:val="ru-RU"/>
              </w:rPr>
            </w:pPr>
          </w:p>
          <w:p w14:paraId="0DDBD7A6" w14:textId="77777777" w:rsidR="00797682" w:rsidRPr="00BF38C6" w:rsidRDefault="00797682" w:rsidP="00D14C5B">
            <w:pPr>
              <w:pStyle w:val="CellBodyCentered"/>
              <w:rPr>
                <w:rFonts w:ascii="Arial Narrow" w:hAnsi="Arial Narrow" w:cs="Arial"/>
                <w:color w:val="auto"/>
                <w:sz w:val="16"/>
                <w:szCs w:val="16"/>
                <w:lang w:val="ru-RU"/>
              </w:rPr>
            </w:pPr>
          </w:p>
          <w:p w14:paraId="45ECB3A7" w14:textId="77777777" w:rsidR="00797682" w:rsidRPr="00BF38C6" w:rsidRDefault="00797682" w:rsidP="00D14C5B">
            <w:pPr>
              <w:pStyle w:val="CellBodyCentered"/>
              <w:rPr>
                <w:rFonts w:ascii="Arial Narrow" w:hAnsi="Arial Narrow" w:cs="Arial"/>
                <w:color w:val="auto"/>
                <w:sz w:val="16"/>
                <w:szCs w:val="16"/>
                <w:lang w:val="ru-RU"/>
              </w:rPr>
            </w:pPr>
          </w:p>
          <w:p w14:paraId="24B4D7ED" w14:textId="77777777" w:rsidR="00797682" w:rsidRPr="00BF38C6" w:rsidRDefault="00797682" w:rsidP="00D14C5B">
            <w:pPr>
              <w:pStyle w:val="CellBodyCentered"/>
              <w:rPr>
                <w:rFonts w:ascii="Arial Narrow" w:hAnsi="Arial Narrow" w:cs="Arial"/>
                <w:color w:val="auto"/>
                <w:sz w:val="16"/>
                <w:szCs w:val="16"/>
                <w:lang w:val="ru-RU"/>
              </w:rPr>
            </w:pPr>
          </w:p>
          <w:p w14:paraId="5EDBBDEB" w14:textId="48FB17B1" w:rsidR="00797682" w:rsidRPr="006759B5" w:rsidRDefault="00797682" w:rsidP="00D14C5B">
            <w:pPr>
              <w:pStyle w:val="CellBodyCentered"/>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2F11C7A0" w14:textId="77777777" w:rsidR="00797682" w:rsidRPr="006759B5" w:rsidRDefault="00797682" w:rsidP="00D14C5B">
            <w:pPr>
              <w:pStyle w:val="CellBodyCentered"/>
              <w:rPr>
                <w:rFonts w:ascii="Arial Narrow" w:hAnsi="Arial Narrow" w:cs="Arial"/>
                <w:color w:val="auto"/>
                <w:sz w:val="16"/>
                <w:szCs w:val="16"/>
                <w:lang w:val="ru-RU"/>
              </w:rPr>
            </w:pPr>
          </w:p>
          <w:p w14:paraId="58240F9A"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100</w:t>
            </w:r>
          </w:p>
          <w:p w14:paraId="7A7775E9" w14:textId="77777777" w:rsidR="00797682" w:rsidRPr="00BF38C6" w:rsidRDefault="00797682" w:rsidP="00D14C5B">
            <w:pPr>
              <w:pStyle w:val="CellBodyCentered"/>
              <w:rPr>
                <w:rFonts w:ascii="Arial Narrow" w:hAnsi="Arial Narrow" w:cs="Arial"/>
                <w:color w:val="auto"/>
                <w:sz w:val="16"/>
                <w:szCs w:val="16"/>
                <w:lang w:val="ru-RU"/>
              </w:rPr>
            </w:pPr>
          </w:p>
          <w:p w14:paraId="53F36C38" w14:textId="77777777" w:rsidR="00797682" w:rsidRPr="00BF38C6" w:rsidRDefault="00797682" w:rsidP="00D14C5B">
            <w:pPr>
              <w:pStyle w:val="CellBodyCentered"/>
              <w:rPr>
                <w:rFonts w:ascii="Arial Narrow" w:hAnsi="Arial Narrow" w:cs="Arial"/>
                <w:color w:val="auto"/>
                <w:sz w:val="16"/>
                <w:szCs w:val="16"/>
                <w:lang w:val="ru-RU"/>
              </w:rPr>
            </w:pPr>
          </w:p>
          <w:p w14:paraId="3C8B94DC" w14:textId="77777777" w:rsidR="00797682" w:rsidRPr="00BF38C6" w:rsidRDefault="00797682" w:rsidP="00D14C5B">
            <w:pPr>
              <w:pStyle w:val="CellBodyCentered"/>
              <w:rPr>
                <w:rFonts w:ascii="Arial Narrow" w:hAnsi="Arial Narrow" w:cs="Arial"/>
                <w:color w:val="auto"/>
                <w:sz w:val="16"/>
                <w:szCs w:val="16"/>
                <w:lang w:val="ru-RU"/>
              </w:rPr>
            </w:pPr>
          </w:p>
          <w:p w14:paraId="51DA80B5" w14:textId="77777777" w:rsidR="00797682" w:rsidRPr="00BF38C6" w:rsidRDefault="00797682" w:rsidP="00D14C5B">
            <w:pPr>
              <w:pStyle w:val="CellBodyCentered"/>
              <w:rPr>
                <w:rFonts w:ascii="Arial Narrow" w:hAnsi="Arial Narrow" w:cs="Arial"/>
                <w:color w:val="auto"/>
                <w:sz w:val="16"/>
                <w:szCs w:val="16"/>
                <w:lang w:val="ru-RU"/>
              </w:rPr>
            </w:pPr>
          </w:p>
          <w:p w14:paraId="46886FDA" w14:textId="77777777" w:rsidR="00797682" w:rsidRPr="00BF38C6" w:rsidRDefault="00797682" w:rsidP="00D14C5B">
            <w:pPr>
              <w:pStyle w:val="CellBodyCentered"/>
              <w:rPr>
                <w:rFonts w:ascii="Arial Narrow" w:hAnsi="Arial Narrow" w:cs="Arial"/>
                <w:color w:val="auto"/>
                <w:sz w:val="16"/>
                <w:szCs w:val="16"/>
                <w:lang w:val="ru-RU"/>
              </w:rPr>
            </w:pPr>
          </w:p>
          <w:p w14:paraId="7B37DEB3" w14:textId="77777777" w:rsidR="00797682" w:rsidRPr="00BF38C6" w:rsidRDefault="00797682" w:rsidP="00D14C5B">
            <w:pPr>
              <w:pStyle w:val="CellBodyCentered"/>
              <w:rPr>
                <w:rFonts w:ascii="Arial Narrow" w:hAnsi="Arial Narrow" w:cs="Arial"/>
                <w:color w:val="auto"/>
                <w:sz w:val="16"/>
                <w:szCs w:val="16"/>
                <w:lang w:val="ru-RU"/>
              </w:rPr>
            </w:pPr>
          </w:p>
          <w:p w14:paraId="2967776F" w14:textId="77777777" w:rsidR="00797682" w:rsidRPr="00BF38C6" w:rsidRDefault="00797682" w:rsidP="00D14C5B">
            <w:pPr>
              <w:pStyle w:val="CellBodyCentered"/>
              <w:rPr>
                <w:rFonts w:ascii="Arial Narrow" w:hAnsi="Arial Narrow" w:cs="Arial"/>
                <w:color w:val="auto"/>
                <w:sz w:val="16"/>
                <w:szCs w:val="16"/>
                <w:lang w:val="ru-RU"/>
              </w:rPr>
            </w:pPr>
          </w:p>
          <w:p w14:paraId="015DA14A" w14:textId="77777777" w:rsidR="00797682" w:rsidRPr="00BF38C6" w:rsidRDefault="00797682" w:rsidP="00D14C5B">
            <w:pPr>
              <w:pStyle w:val="CellBodyCentered"/>
              <w:rPr>
                <w:rFonts w:ascii="Arial Narrow" w:hAnsi="Arial Narrow" w:cs="Arial"/>
                <w:color w:val="auto"/>
                <w:sz w:val="16"/>
                <w:szCs w:val="16"/>
                <w:lang w:val="ru-RU"/>
              </w:rPr>
            </w:pPr>
          </w:p>
          <w:p w14:paraId="00013DB2" w14:textId="77777777" w:rsidR="00797682" w:rsidRPr="00BF38C6" w:rsidRDefault="00797682" w:rsidP="00D14C5B">
            <w:pPr>
              <w:pStyle w:val="CellBodyCentered"/>
              <w:rPr>
                <w:rFonts w:ascii="Arial Narrow" w:hAnsi="Arial Narrow" w:cs="Arial"/>
                <w:color w:val="auto"/>
                <w:sz w:val="16"/>
                <w:szCs w:val="16"/>
                <w:lang w:val="ru-RU"/>
              </w:rPr>
            </w:pPr>
          </w:p>
          <w:p w14:paraId="4AA896C7" w14:textId="77777777" w:rsidR="00797682" w:rsidRPr="00BF38C6" w:rsidRDefault="00797682" w:rsidP="00D14C5B">
            <w:pPr>
              <w:pStyle w:val="CellBodyCentered"/>
              <w:rPr>
                <w:rFonts w:ascii="Arial Narrow" w:hAnsi="Arial Narrow" w:cs="Arial"/>
                <w:color w:val="auto"/>
                <w:sz w:val="16"/>
                <w:szCs w:val="16"/>
                <w:lang w:val="ru-RU"/>
              </w:rPr>
            </w:pPr>
          </w:p>
          <w:p w14:paraId="40AD2FB6" w14:textId="77777777" w:rsidR="00797682" w:rsidRPr="00BF38C6" w:rsidRDefault="00797682" w:rsidP="00D14C5B">
            <w:pPr>
              <w:pStyle w:val="CellBodyCentered"/>
              <w:rPr>
                <w:rFonts w:ascii="Arial Narrow" w:hAnsi="Arial Narrow" w:cs="Arial"/>
                <w:color w:val="auto"/>
                <w:sz w:val="16"/>
                <w:szCs w:val="16"/>
                <w:lang w:val="ru-RU"/>
              </w:rPr>
            </w:pPr>
          </w:p>
          <w:p w14:paraId="4F0C3DBF" w14:textId="77777777" w:rsidR="00797682" w:rsidRPr="00BF38C6" w:rsidRDefault="00797682" w:rsidP="00D14C5B">
            <w:pPr>
              <w:pStyle w:val="CellBodyCentered"/>
              <w:rPr>
                <w:rFonts w:ascii="Arial Narrow" w:hAnsi="Arial Narrow" w:cs="Arial"/>
                <w:color w:val="auto"/>
                <w:sz w:val="16"/>
                <w:szCs w:val="16"/>
                <w:lang w:val="ru-RU"/>
              </w:rPr>
            </w:pPr>
          </w:p>
          <w:p w14:paraId="23A9A00E" w14:textId="77777777" w:rsidR="00797682" w:rsidRPr="00BF38C6" w:rsidRDefault="00797682" w:rsidP="00D14C5B">
            <w:pPr>
              <w:pStyle w:val="CellBodyCentered"/>
              <w:rPr>
                <w:rFonts w:ascii="Arial Narrow" w:hAnsi="Arial Narrow" w:cs="Arial"/>
                <w:color w:val="auto"/>
                <w:sz w:val="16"/>
                <w:szCs w:val="16"/>
                <w:lang w:val="ru-RU"/>
              </w:rPr>
            </w:pPr>
          </w:p>
          <w:p w14:paraId="3D6E007E" w14:textId="77777777" w:rsidR="00797682" w:rsidRPr="00BF38C6" w:rsidRDefault="00797682" w:rsidP="00D14C5B">
            <w:pPr>
              <w:pStyle w:val="CellBodyCentered"/>
              <w:rPr>
                <w:rFonts w:ascii="Arial Narrow" w:hAnsi="Arial Narrow" w:cs="Arial"/>
                <w:color w:val="auto"/>
                <w:sz w:val="16"/>
                <w:szCs w:val="16"/>
                <w:lang w:val="ru-RU"/>
              </w:rPr>
            </w:pPr>
          </w:p>
          <w:p w14:paraId="4015BF95" w14:textId="77777777" w:rsidR="00797682" w:rsidRPr="00BF38C6" w:rsidRDefault="00797682" w:rsidP="00D14C5B">
            <w:pPr>
              <w:pStyle w:val="CellBodyCentered"/>
              <w:rPr>
                <w:rFonts w:ascii="Arial Narrow" w:hAnsi="Arial Narrow" w:cs="Arial"/>
                <w:color w:val="auto"/>
                <w:sz w:val="16"/>
                <w:szCs w:val="16"/>
                <w:lang w:val="ru-RU"/>
              </w:rPr>
            </w:pPr>
          </w:p>
          <w:p w14:paraId="1D63A0DB" w14:textId="77777777" w:rsidR="00797682" w:rsidRPr="00BF38C6" w:rsidRDefault="00797682" w:rsidP="00D14C5B">
            <w:pPr>
              <w:pStyle w:val="CellBodyCentered"/>
              <w:rPr>
                <w:rFonts w:ascii="Arial Narrow" w:hAnsi="Arial Narrow" w:cs="Arial"/>
                <w:color w:val="auto"/>
                <w:sz w:val="16"/>
                <w:szCs w:val="16"/>
                <w:lang w:val="ru-RU"/>
              </w:rPr>
            </w:pPr>
          </w:p>
          <w:p w14:paraId="3E60286A" w14:textId="77777777" w:rsidR="00797682" w:rsidRPr="00BF38C6" w:rsidRDefault="00797682" w:rsidP="00D14C5B">
            <w:pPr>
              <w:pStyle w:val="CellBodyCentered"/>
              <w:rPr>
                <w:rFonts w:ascii="Arial Narrow" w:hAnsi="Arial Narrow" w:cs="Arial"/>
                <w:color w:val="auto"/>
                <w:sz w:val="16"/>
                <w:szCs w:val="16"/>
                <w:lang w:val="en-GB"/>
              </w:rPr>
            </w:pPr>
          </w:p>
          <w:p w14:paraId="09FB3B6F" w14:textId="77777777" w:rsidR="00797682" w:rsidRPr="00BF38C6" w:rsidRDefault="00797682" w:rsidP="00D14C5B">
            <w:pPr>
              <w:pStyle w:val="CellBodyCentered"/>
              <w:rPr>
                <w:rFonts w:ascii="Arial Narrow" w:hAnsi="Arial Narrow" w:cs="Arial"/>
                <w:color w:val="auto"/>
                <w:sz w:val="16"/>
                <w:szCs w:val="16"/>
                <w:lang w:val="en-GB"/>
              </w:rPr>
            </w:pPr>
          </w:p>
          <w:p w14:paraId="0623CB66" w14:textId="77777777" w:rsidR="00797682" w:rsidRPr="00BF38C6" w:rsidRDefault="00797682" w:rsidP="00D14C5B">
            <w:pPr>
              <w:pStyle w:val="CellBodyCentered"/>
              <w:rPr>
                <w:rFonts w:ascii="Arial Narrow" w:hAnsi="Arial Narrow" w:cs="Arial"/>
                <w:color w:val="auto"/>
                <w:sz w:val="16"/>
                <w:szCs w:val="16"/>
                <w:lang w:val="en-GB"/>
              </w:rPr>
            </w:pPr>
          </w:p>
          <w:p w14:paraId="263EB2C4" w14:textId="77777777" w:rsidR="00797682" w:rsidRPr="00BF38C6" w:rsidRDefault="00797682" w:rsidP="00D14C5B">
            <w:pPr>
              <w:pStyle w:val="CellBodyCentered"/>
              <w:rPr>
                <w:rFonts w:ascii="Arial Narrow" w:hAnsi="Arial Narrow" w:cs="Arial"/>
                <w:color w:val="auto"/>
                <w:sz w:val="16"/>
                <w:szCs w:val="16"/>
                <w:lang w:val="en-GB"/>
              </w:rPr>
            </w:pPr>
          </w:p>
          <w:p w14:paraId="4E5CD135" w14:textId="77777777" w:rsidR="00797682" w:rsidRPr="00BF38C6" w:rsidRDefault="00797682" w:rsidP="00D14C5B">
            <w:pPr>
              <w:pStyle w:val="CellBodyCentered"/>
              <w:rPr>
                <w:rFonts w:ascii="Arial Narrow" w:hAnsi="Arial Narrow" w:cs="Arial"/>
                <w:color w:val="auto"/>
                <w:sz w:val="16"/>
                <w:szCs w:val="16"/>
                <w:lang w:val="en-GB"/>
              </w:rPr>
            </w:pPr>
          </w:p>
          <w:p w14:paraId="59D2CD72" w14:textId="77777777" w:rsidR="00797682" w:rsidRPr="00BF38C6" w:rsidRDefault="00797682" w:rsidP="00D14C5B">
            <w:pPr>
              <w:pStyle w:val="CellBodyCentered"/>
              <w:rPr>
                <w:rFonts w:ascii="Arial Narrow" w:hAnsi="Arial Narrow" w:cs="Arial"/>
                <w:color w:val="auto"/>
                <w:sz w:val="16"/>
                <w:szCs w:val="16"/>
                <w:lang w:val="en-GB"/>
              </w:rPr>
            </w:pPr>
          </w:p>
          <w:p w14:paraId="07207D89" w14:textId="77777777" w:rsidR="00797682" w:rsidRPr="00BF38C6" w:rsidRDefault="00797682" w:rsidP="00D14C5B">
            <w:pPr>
              <w:pStyle w:val="CellBodyCentered"/>
              <w:rPr>
                <w:rFonts w:ascii="Arial Narrow" w:hAnsi="Arial Narrow" w:cs="Arial"/>
                <w:color w:val="auto"/>
                <w:sz w:val="16"/>
                <w:szCs w:val="16"/>
                <w:lang w:val="en-GB"/>
              </w:rPr>
            </w:pPr>
          </w:p>
          <w:p w14:paraId="047CB28F" w14:textId="77777777" w:rsidR="00797682" w:rsidRPr="00BF38C6" w:rsidRDefault="00797682" w:rsidP="00D14C5B">
            <w:pPr>
              <w:pStyle w:val="CellBodyCentered"/>
              <w:rPr>
                <w:rFonts w:ascii="Arial Narrow" w:hAnsi="Arial Narrow" w:cs="Arial"/>
                <w:color w:val="auto"/>
                <w:sz w:val="16"/>
                <w:szCs w:val="16"/>
                <w:lang w:val="en-GB"/>
              </w:rPr>
            </w:pPr>
          </w:p>
          <w:p w14:paraId="3EDADDDC" w14:textId="77777777" w:rsidR="00797682" w:rsidRPr="00BF38C6" w:rsidRDefault="00797682" w:rsidP="00D14C5B">
            <w:pPr>
              <w:pStyle w:val="CellBodyCentered"/>
              <w:rPr>
                <w:rFonts w:ascii="Arial Narrow" w:hAnsi="Arial Narrow" w:cs="Arial"/>
                <w:color w:val="auto"/>
                <w:sz w:val="16"/>
                <w:szCs w:val="16"/>
                <w:lang w:val="en-GB"/>
              </w:rPr>
            </w:pPr>
          </w:p>
          <w:p w14:paraId="6D7E0674" w14:textId="77777777" w:rsidR="00797682" w:rsidRPr="00BF38C6" w:rsidRDefault="00797682" w:rsidP="00D14C5B">
            <w:pPr>
              <w:pStyle w:val="CellBodyCentered"/>
              <w:rPr>
                <w:rFonts w:ascii="Arial Narrow" w:hAnsi="Arial Narrow" w:cs="Arial"/>
                <w:color w:val="auto"/>
                <w:sz w:val="16"/>
                <w:szCs w:val="16"/>
                <w:lang w:val="en-GB"/>
              </w:rPr>
            </w:pPr>
          </w:p>
          <w:p w14:paraId="16CA7F90" w14:textId="77777777" w:rsidR="00797682" w:rsidRPr="00BF38C6" w:rsidRDefault="00797682" w:rsidP="00D14C5B">
            <w:pPr>
              <w:pStyle w:val="CellBodyCentered"/>
              <w:rPr>
                <w:rFonts w:ascii="Arial Narrow" w:hAnsi="Arial Narrow" w:cs="Arial"/>
                <w:color w:val="auto"/>
                <w:sz w:val="16"/>
                <w:szCs w:val="16"/>
                <w:lang w:val="en-GB"/>
              </w:rPr>
            </w:pPr>
          </w:p>
          <w:p w14:paraId="718C6EAF" w14:textId="77777777" w:rsidR="00797682" w:rsidRPr="00BF38C6" w:rsidRDefault="00797682" w:rsidP="00D14C5B">
            <w:pPr>
              <w:pStyle w:val="CellBodyCentered"/>
              <w:rPr>
                <w:rFonts w:ascii="Arial Narrow" w:hAnsi="Arial Narrow" w:cs="Arial"/>
                <w:color w:val="auto"/>
                <w:sz w:val="16"/>
                <w:szCs w:val="16"/>
                <w:lang w:val="en-GB"/>
              </w:rPr>
            </w:pPr>
          </w:p>
          <w:p w14:paraId="337F1255" w14:textId="77777777" w:rsidR="00797682" w:rsidRPr="00BF38C6" w:rsidRDefault="00797682" w:rsidP="00D14C5B">
            <w:pPr>
              <w:pStyle w:val="CellBodyCentered"/>
              <w:rPr>
                <w:rFonts w:ascii="Arial Narrow" w:hAnsi="Arial Narrow" w:cs="Arial"/>
                <w:color w:val="auto"/>
                <w:sz w:val="16"/>
                <w:szCs w:val="16"/>
                <w:lang w:val="en-GB"/>
              </w:rPr>
            </w:pPr>
          </w:p>
          <w:p w14:paraId="2CEF09F1" w14:textId="77777777" w:rsidR="00797682" w:rsidRPr="00BF38C6" w:rsidRDefault="00797682" w:rsidP="00D14C5B">
            <w:pPr>
              <w:pStyle w:val="CellBodyCentered"/>
              <w:rPr>
                <w:rFonts w:ascii="Arial Narrow" w:hAnsi="Arial Narrow" w:cs="Arial"/>
                <w:color w:val="auto"/>
                <w:sz w:val="16"/>
                <w:szCs w:val="16"/>
                <w:lang w:val="en-GB"/>
              </w:rPr>
            </w:pPr>
          </w:p>
          <w:p w14:paraId="695D2BD4" w14:textId="77777777" w:rsidR="00797682" w:rsidRPr="00BF38C6" w:rsidRDefault="00797682" w:rsidP="00D14C5B">
            <w:pPr>
              <w:pStyle w:val="CellBodyCentered"/>
              <w:rPr>
                <w:rFonts w:ascii="Arial Narrow" w:hAnsi="Arial Narrow" w:cs="Arial"/>
                <w:color w:val="auto"/>
                <w:sz w:val="16"/>
                <w:szCs w:val="16"/>
                <w:lang w:val="en-GB"/>
              </w:rPr>
            </w:pPr>
          </w:p>
          <w:p w14:paraId="36675695" w14:textId="77777777" w:rsidR="00797682" w:rsidRPr="00BF38C6" w:rsidRDefault="00797682" w:rsidP="00D14C5B">
            <w:pPr>
              <w:pStyle w:val="CellBodyCentered"/>
              <w:rPr>
                <w:rFonts w:ascii="Arial Narrow" w:hAnsi="Arial Narrow" w:cs="Arial"/>
                <w:color w:val="auto"/>
                <w:sz w:val="16"/>
                <w:szCs w:val="16"/>
                <w:lang w:val="en-GB"/>
              </w:rPr>
            </w:pPr>
          </w:p>
          <w:p w14:paraId="3571618E" w14:textId="77777777" w:rsidR="00797682" w:rsidRPr="00BF38C6" w:rsidRDefault="00797682" w:rsidP="00D14C5B">
            <w:pPr>
              <w:pStyle w:val="CellBodyCentered"/>
              <w:rPr>
                <w:rFonts w:ascii="Arial Narrow" w:hAnsi="Arial Narrow" w:cs="Arial"/>
                <w:color w:val="auto"/>
                <w:sz w:val="16"/>
                <w:szCs w:val="16"/>
                <w:lang w:val="en-GB"/>
              </w:rPr>
            </w:pPr>
          </w:p>
          <w:p w14:paraId="59B84CBE" w14:textId="77777777" w:rsidR="00797682" w:rsidRPr="00BF38C6" w:rsidRDefault="00797682" w:rsidP="00D14C5B">
            <w:pPr>
              <w:pStyle w:val="CellBodyCentered"/>
              <w:rPr>
                <w:rFonts w:ascii="Arial Narrow" w:hAnsi="Arial Narrow" w:cs="Arial"/>
                <w:color w:val="auto"/>
                <w:sz w:val="16"/>
                <w:szCs w:val="16"/>
                <w:lang w:val="en-GB"/>
              </w:rPr>
            </w:pPr>
          </w:p>
          <w:p w14:paraId="0E64EBCB" w14:textId="77777777" w:rsidR="00797682" w:rsidRPr="00BF38C6" w:rsidRDefault="00797682" w:rsidP="00D14C5B">
            <w:pPr>
              <w:pStyle w:val="CellBodyCentered"/>
              <w:rPr>
                <w:rFonts w:ascii="Arial Narrow" w:hAnsi="Arial Narrow" w:cs="Arial"/>
                <w:color w:val="auto"/>
                <w:sz w:val="16"/>
                <w:szCs w:val="16"/>
                <w:lang w:val="en-GB"/>
              </w:rPr>
            </w:pPr>
          </w:p>
          <w:p w14:paraId="50B68B42" w14:textId="77777777" w:rsidR="00797682" w:rsidRPr="00BF38C6" w:rsidRDefault="00797682" w:rsidP="00D14C5B">
            <w:pPr>
              <w:pStyle w:val="CellBodyCentered"/>
              <w:rPr>
                <w:rFonts w:ascii="Arial Narrow" w:hAnsi="Arial Narrow" w:cs="Arial"/>
                <w:color w:val="auto"/>
                <w:sz w:val="16"/>
                <w:szCs w:val="16"/>
                <w:lang w:val="en-GB"/>
              </w:rPr>
            </w:pPr>
          </w:p>
          <w:p w14:paraId="06094BE1" w14:textId="77777777" w:rsidR="00797682" w:rsidRPr="00BF38C6" w:rsidRDefault="00797682" w:rsidP="00D14C5B">
            <w:pPr>
              <w:pStyle w:val="CellBodyCentered"/>
              <w:rPr>
                <w:rFonts w:ascii="Arial Narrow" w:hAnsi="Arial Narrow" w:cs="Arial"/>
                <w:color w:val="auto"/>
                <w:sz w:val="16"/>
                <w:szCs w:val="16"/>
                <w:lang w:val="en-GB"/>
              </w:rPr>
            </w:pPr>
          </w:p>
          <w:p w14:paraId="2DB0B59B" w14:textId="77777777" w:rsidR="00797682" w:rsidRPr="00BF38C6" w:rsidRDefault="00797682" w:rsidP="00D14C5B">
            <w:pPr>
              <w:pStyle w:val="CellBodyCentered"/>
              <w:rPr>
                <w:rFonts w:ascii="Arial Narrow" w:hAnsi="Arial Narrow" w:cs="Arial"/>
                <w:color w:val="auto"/>
                <w:sz w:val="16"/>
                <w:szCs w:val="16"/>
                <w:lang w:val="en-GB"/>
              </w:rPr>
            </w:pPr>
          </w:p>
          <w:p w14:paraId="6F33BDFE" w14:textId="77777777" w:rsidR="00797682" w:rsidRPr="00BF38C6" w:rsidRDefault="00797682" w:rsidP="00D14C5B">
            <w:pPr>
              <w:pStyle w:val="CellBodyCentered"/>
              <w:rPr>
                <w:rFonts w:ascii="Arial Narrow" w:hAnsi="Arial Narrow" w:cs="Arial"/>
                <w:color w:val="auto"/>
                <w:sz w:val="16"/>
                <w:szCs w:val="16"/>
                <w:lang w:val="en-GB"/>
              </w:rPr>
            </w:pPr>
          </w:p>
          <w:p w14:paraId="2F0CAC71" w14:textId="77777777" w:rsidR="00797682" w:rsidRPr="00BF38C6" w:rsidRDefault="00797682" w:rsidP="00D14C5B">
            <w:pPr>
              <w:pStyle w:val="CellBodyCentered"/>
              <w:rPr>
                <w:rFonts w:ascii="Arial Narrow" w:hAnsi="Arial Narrow" w:cs="Arial"/>
                <w:color w:val="auto"/>
                <w:sz w:val="16"/>
                <w:szCs w:val="16"/>
                <w:lang w:val="en-GB"/>
              </w:rPr>
            </w:pPr>
          </w:p>
          <w:p w14:paraId="14402593" w14:textId="77777777" w:rsidR="00797682" w:rsidRPr="00BF38C6" w:rsidRDefault="00797682" w:rsidP="00D14C5B">
            <w:pPr>
              <w:pStyle w:val="CellBodyCentered"/>
              <w:rPr>
                <w:rFonts w:ascii="Arial Narrow" w:hAnsi="Arial Narrow" w:cs="Arial"/>
                <w:color w:val="auto"/>
                <w:sz w:val="16"/>
                <w:szCs w:val="16"/>
                <w:lang w:val="en-GB"/>
              </w:rPr>
            </w:pPr>
          </w:p>
          <w:p w14:paraId="7BEE268E" w14:textId="77777777" w:rsidR="00797682" w:rsidRPr="00BF38C6" w:rsidRDefault="00797682" w:rsidP="00D14C5B">
            <w:pPr>
              <w:pStyle w:val="CellBodyCentered"/>
              <w:rPr>
                <w:rFonts w:ascii="Arial Narrow" w:hAnsi="Arial Narrow" w:cs="Arial"/>
                <w:color w:val="auto"/>
                <w:sz w:val="16"/>
                <w:szCs w:val="16"/>
                <w:lang w:val="en-GB"/>
              </w:rPr>
            </w:pPr>
          </w:p>
          <w:p w14:paraId="7A4A1197" w14:textId="77777777" w:rsidR="00797682" w:rsidRPr="00BF38C6" w:rsidRDefault="00797682" w:rsidP="00D14C5B">
            <w:pPr>
              <w:pStyle w:val="CellBodyCentered"/>
              <w:rPr>
                <w:rFonts w:ascii="Arial Narrow" w:hAnsi="Arial Narrow" w:cs="Arial"/>
                <w:color w:val="auto"/>
                <w:sz w:val="16"/>
                <w:szCs w:val="16"/>
                <w:lang w:val="en-GB"/>
              </w:rPr>
            </w:pPr>
          </w:p>
          <w:p w14:paraId="0691BF60" w14:textId="77777777" w:rsidR="00797682" w:rsidRPr="00BF38C6" w:rsidRDefault="00797682" w:rsidP="00D14C5B">
            <w:pPr>
              <w:pStyle w:val="CellBodyCentered"/>
              <w:rPr>
                <w:rFonts w:ascii="Arial Narrow" w:hAnsi="Arial Narrow" w:cs="Arial"/>
                <w:color w:val="auto"/>
                <w:sz w:val="16"/>
                <w:szCs w:val="16"/>
                <w:lang w:val="en-GB"/>
              </w:rPr>
            </w:pPr>
          </w:p>
          <w:p w14:paraId="2067808C" w14:textId="77777777" w:rsidR="00797682" w:rsidRPr="00BF38C6" w:rsidRDefault="00797682" w:rsidP="00D14C5B">
            <w:pPr>
              <w:pStyle w:val="CellBodyCentered"/>
              <w:rPr>
                <w:rFonts w:ascii="Arial Narrow" w:hAnsi="Arial Narrow" w:cs="Arial"/>
                <w:color w:val="auto"/>
                <w:sz w:val="16"/>
                <w:szCs w:val="16"/>
                <w:lang w:val="en-GB"/>
              </w:rPr>
            </w:pPr>
          </w:p>
          <w:p w14:paraId="3DBB36F4" w14:textId="77777777" w:rsidR="00797682" w:rsidRPr="00BF38C6" w:rsidRDefault="00797682" w:rsidP="00D14C5B">
            <w:pPr>
              <w:pStyle w:val="CellBodyCentered"/>
              <w:rPr>
                <w:rFonts w:ascii="Arial Narrow" w:hAnsi="Arial Narrow" w:cs="Arial"/>
                <w:color w:val="auto"/>
                <w:sz w:val="16"/>
                <w:szCs w:val="16"/>
                <w:lang w:val="en-GB"/>
              </w:rPr>
            </w:pPr>
          </w:p>
          <w:p w14:paraId="5237FC0A" w14:textId="77777777" w:rsidR="00797682" w:rsidRPr="00BF38C6" w:rsidRDefault="00797682" w:rsidP="00D14C5B">
            <w:pPr>
              <w:pStyle w:val="CellBodyCentered"/>
              <w:rPr>
                <w:rFonts w:ascii="Arial Narrow" w:hAnsi="Arial Narrow" w:cs="Arial"/>
                <w:color w:val="auto"/>
                <w:sz w:val="16"/>
                <w:szCs w:val="16"/>
                <w:lang w:val="en-GB"/>
              </w:rPr>
            </w:pPr>
          </w:p>
          <w:p w14:paraId="48CCFDD3" w14:textId="77777777" w:rsidR="00797682" w:rsidRPr="00BF38C6" w:rsidRDefault="00797682" w:rsidP="00D14C5B">
            <w:pPr>
              <w:pStyle w:val="CellBodyCentered"/>
              <w:rPr>
                <w:rFonts w:ascii="Arial Narrow" w:hAnsi="Arial Narrow" w:cs="Arial"/>
                <w:color w:val="auto"/>
                <w:sz w:val="16"/>
                <w:szCs w:val="16"/>
                <w:lang w:val="en-GB"/>
              </w:rPr>
            </w:pPr>
          </w:p>
          <w:p w14:paraId="7B325A98" w14:textId="77777777" w:rsidR="00797682" w:rsidRPr="00BF38C6" w:rsidRDefault="00797682" w:rsidP="00D14C5B">
            <w:pPr>
              <w:pStyle w:val="CellBodyCentered"/>
              <w:rPr>
                <w:rFonts w:ascii="Arial Narrow" w:hAnsi="Arial Narrow" w:cs="Arial"/>
                <w:color w:val="auto"/>
                <w:sz w:val="16"/>
                <w:szCs w:val="16"/>
                <w:lang w:val="en-GB"/>
              </w:rPr>
            </w:pPr>
          </w:p>
          <w:p w14:paraId="55CA7C58" w14:textId="77777777" w:rsidR="00797682" w:rsidRPr="00BF38C6" w:rsidRDefault="00797682" w:rsidP="00D14C5B">
            <w:pPr>
              <w:pStyle w:val="CellBodyCentered"/>
              <w:rPr>
                <w:rFonts w:ascii="Arial Narrow" w:hAnsi="Arial Narrow" w:cs="Arial"/>
                <w:color w:val="auto"/>
                <w:sz w:val="16"/>
                <w:szCs w:val="16"/>
                <w:lang w:val="en-GB"/>
              </w:rPr>
            </w:pPr>
          </w:p>
          <w:p w14:paraId="378BE4B8" w14:textId="77777777" w:rsidR="00797682" w:rsidRPr="00BF38C6" w:rsidRDefault="00797682" w:rsidP="00D14C5B">
            <w:pPr>
              <w:pStyle w:val="CellBodyCentered"/>
              <w:rPr>
                <w:rFonts w:ascii="Arial Narrow" w:hAnsi="Arial Narrow" w:cs="Arial"/>
                <w:color w:val="auto"/>
                <w:sz w:val="16"/>
                <w:szCs w:val="16"/>
                <w:lang w:val="en-GB"/>
              </w:rPr>
            </w:pPr>
          </w:p>
          <w:p w14:paraId="75B57186" w14:textId="77777777" w:rsidR="00797682" w:rsidRPr="00BF38C6" w:rsidRDefault="00797682" w:rsidP="00D14C5B">
            <w:pPr>
              <w:pStyle w:val="CellBodyCentered"/>
              <w:rPr>
                <w:rFonts w:ascii="Arial Narrow" w:hAnsi="Arial Narrow" w:cs="Arial"/>
                <w:color w:val="auto"/>
                <w:sz w:val="16"/>
                <w:szCs w:val="16"/>
                <w:lang w:val="en-GB"/>
              </w:rPr>
            </w:pPr>
          </w:p>
        </w:tc>
      </w:tr>
      <w:tr w:rsidR="00797682" w:rsidRPr="00BF38C6" w14:paraId="2D633076" w14:textId="77777777" w:rsidTr="002A7110">
        <w:tc>
          <w:tcPr>
            <w:tcW w:w="3332" w:type="dxa"/>
            <w:tcBorders>
              <w:top w:val="single" w:sz="6" w:space="0" w:color="auto"/>
              <w:left w:val="single" w:sz="6" w:space="0" w:color="auto"/>
              <w:bottom w:val="single" w:sz="6" w:space="0" w:color="auto"/>
              <w:right w:val="single" w:sz="6" w:space="0" w:color="auto"/>
            </w:tcBorders>
          </w:tcPr>
          <w:p w14:paraId="5EDF1341" w14:textId="77777777" w:rsidR="00FE0B00" w:rsidRPr="006759B5" w:rsidRDefault="00FE0B00" w:rsidP="00D14C5B">
            <w:pPr>
              <w:pStyle w:val="CellBody"/>
              <w:rPr>
                <w:rFonts w:ascii="Arial Narrow" w:hAnsi="Arial Narrow"/>
                <w:color w:val="auto"/>
                <w:sz w:val="16"/>
                <w:szCs w:val="16"/>
                <w:lang w:val="ru-RU"/>
              </w:rPr>
            </w:pPr>
          </w:p>
          <w:p w14:paraId="417D689A" w14:textId="213A9126"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BB – ПРОДУВКА КОТЛА</w:t>
            </w:r>
          </w:p>
          <w:p w14:paraId="0322ABD3"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BV - СБРОС В АТМОСФЕРУ</w:t>
            </w:r>
          </w:p>
          <w:p w14:paraId="642662E4" w14:textId="5DB09718"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DL – ДРЕНАЖ, ПРОМЛИВН</w:t>
            </w:r>
            <w:r w:rsidR="00FE0B00"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00FE0B00"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(ОТКР</w:t>
            </w:r>
            <w:r w:rsidR="00FE0B00"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3412DB8C" w14:textId="77777777" w:rsidR="008359AC" w:rsidRPr="00BF38C6" w:rsidRDefault="008359AC" w:rsidP="008359AC">
            <w:pPr>
              <w:pStyle w:val="CellBody"/>
              <w:rPr>
                <w:ins w:id="1035" w:author="Zhunisbayev, Olzhasbek [Bolashak Atyrau Limited]" w:date="2024-05-12T20:19:00Z"/>
                <w:rFonts w:ascii="Arial Narrow" w:hAnsi="Arial Narrow" w:cs="Arial"/>
                <w:color w:val="auto"/>
                <w:sz w:val="16"/>
                <w:szCs w:val="16"/>
                <w:lang w:val="ru-RU"/>
              </w:rPr>
            </w:pPr>
            <w:ins w:id="1036" w:author="Zhunisbayev, Olzhasbek [Bolashak Atyrau Limited]" w:date="2024-05-12T20:19:00Z">
              <w:r w:rsidRPr="00BF38C6">
                <w:rPr>
                  <w:rFonts w:ascii="Arial Narrow" w:hAnsi="Arial Narrow"/>
                  <w:color w:val="auto"/>
                  <w:sz w:val="16"/>
                  <w:szCs w:val="16"/>
                  <w:lang w:val="ru-RU"/>
                </w:rPr>
                <w:t>DHC - ДРЕНАЖ, УГЛЕВОДОРОДЫ</w:t>
              </w:r>
            </w:ins>
          </w:p>
          <w:p w14:paraId="5A65ECA8" w14:textId="6E3F18AC" w:rsidR="008359AC" w:rsidDel="008359AC" w:rsidRDefault="008359AC" w:rsidP="00D14C5B">
            <w:pPr>
              <w:pStyle w:val="CellBody"/>
              <w:rPr>
                <w:del w:id="1037" w:author="Zhunisbayev, Olzhasbek [Bolashak Atyrau Limited]" w:date="2024-05-12T20:19:00Z"/>
                <w:rFonts w:ascii="Arial Narrow" w:hAnsi="Arial Narrow" w:cs="Arial"/>
                <w:color w:val="auto"/>
                <w:sz w:val="16"/>
                <w:szCs w:val="16"/>
                <w:lang w:val="en-GB"/>
              </w:rPr>
            </w:pPr>
          </w:p>
          <w:p w14:paraId="2FACA93C" w14:textId="30196C8B"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WE</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СТОЧНЫЕ ВОДЫ</w:t>
            </w:r>
          </w:p>
          <w:p w14:paraId="0DE53C9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WP</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ТЕХНОЛОГИЧЕСКАЯ ВОДА</w:t>
            </w:r>
          </w:p>
          <w:p w14:paraId="2E512B04" w14:textId="77777777" w:rsidR="00797682" w:rsidRPr="00BF38C6" w:rsidRDefault="00797682" w:rsidP="00D14C5B">
            <w:pPr>
              <w:pStyle w:val="CellBody"/>
              <w:rPr>
                <w:rFonts w:ascii="Arial Narrow" w:hAnsi="Arial Narrow"/>
                <w:color w:val="auto"/>
                <w:sz w:val="16"/>
                <w:szCs w:val="16"/>
                <w:u w:val="single"/>
                <w:lang w:val="en-GB"/>
              </w:rPr>
            </w:pPr>
            <w:r w:rsidRPr="00BF38C6">
              <w:rPr>
                <w:rFonts w:ascii="Arial Narrow" w:hAnsi="Arial Narrow" w:cs="Arial"/>
                <w:color w:val="auto"/>
                <w:sz w:val="16"/>
                <w:szCs w:val="16"/>
                <w:lang w:val="en-GB"/>
              </w:rPr>
              <w:t xml:space="preserve">WT – </w:t>
            </w:r>
            <w:r w:rsidRPr="00BF38C6">
              <w:rPr>
                <w:rFonts w:ascii="Arial Narrow" w:hAnsi="Arial Narrow"/>
                <w:color w:val="auto"/>
                <w:sz w:val="16"/>
                <w:szCs w:val="16"/>
                <w:lang w:val="ru-RU"/>
              </w:rPr>
              <w:t>ОЧИЩЕННАЯ ВОДА</w:t>
            </w:r>
          </w:p>
        </w:tc>
        <w:tc>
          <w:tcPr>
            <w:tcW w:w="720" w:type="dxa"/>
            <w:tcBorders>
              <w:top w:val="single" w:sz="6" w:space="0" w:color="auto"/>
              <w:left w:val="single" w:sz="6" w:space="0" w:color="auto"/>
              <w:bottom w:val="single" w:sz="6" w:space="0" w:color="auto"/>
              <w:right w:val="single" w:sz="6" w:space="0" w:color="auto"/>
            </w:tcBorders>
          </w:tcPr>
          <w:p w14:paraId="7AEC15F6" w14:textId="77777777" w:rsidR="00797682" w:rsidRPr="00BF38C6" w:rsidRDefault="00797682" w:rsidP="00D14C5B">
            <w:pPr>
              <w:pStyle w:val="CellBodyCentered"/>
              <w:rPr>
                <w:rFonts w:ascii="Arial Narrow" w:hAnsi="Arial Narrow" w:cs="Arial"/>
                <w:b/>
                <w:color w:val="auto"/>
                <w:sz w:val="16"/>
                <w:szCs w:val="16"/>
                <w:lang w:val="en-GB"/>
              </w:rPr>
            </w:pPr>
          </w:p>
          <w:p w14:paraId="4E137295" w14:textId="77777777" w:rsidR="00797682" w:rsidRPr="00BF38C6" w:rsidRDefault="00797682" w:rsidP="00D14C5B">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t>150K23</w:t>
            </w:r>
          </w:p>
        </w:tc>
        <w:tc>
          <w:tcPr>
            <w:tcW w:w="720" w:type="dxa"/>
            <w:tcBorders>
              <w:top w:val="single" w:sz="6" w:space="0" w:color="auto"/>
              <w:left w:val="single" w:sz="6" w:space="0" w:color="auto"/>
              <w:bottom w:val="single" w:sz="6" w:space="0" w:color="auto"/>
              <w:right w:val="single" w:sz="6" w:space="0" w:color="auto"/>
            </w:tcBorders>
          </w:tcPr>
          <w:p w14:paraId="5B1F8D7A" w14:textId="77777777" w:rsidR="00797682" w:rsidRPr="00BF38C6" w:rsidRDefault="00797682" w:rsidP="00D14C5B">
            <w:pPr>
              <w:pStyle w:val="CellBodyCentered"/>
              <w:rPr>
                <w:rFonts w:ascii="Arial Narrow" w:hAnsi="Arial Narrow" w:cs="Arial"/>
                <w:color w:val="auto"/>
                <w:sz w:val="16"/>
                <w:szCs w:val="16"/>
                <w:lang w:val="en-GB"/>
              </w:rPr>
            </w:pPr>
          </w:p>
          <w:p w14:paraId="648368DF"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6</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205B0DE7" w14:textId="77777777" w:rsidR="00797682" w:rsidRPr="00BF38C6" w:rsidRDefault="00797682" w:rsidP="00D14C5B">
            <w:pPr>
              <w:pStyle w:val="CellBodyCentered"/>
              <w:rPr>
                <w:rFonts w:ascii="Arial Narrow" w:hAnsi="Arial Narrow" w:cs="Arial"/>
                <w:color w:val="auto"/>
                <w:sz w:val="16"/>
                <w:szCs w:val="16"/>
                <w:lang w:val="ru-RU"/>
              </w:rPr>
            </w:pPr>
          </w:p>
          <w:p w14:paraId="564E6082" w14:textId="11523278" w:rsidR="00797682" w:rsidRPr="00FE0B00" w:rsidRDefault="00FE0B00" w:rsidP="00D14C5B">
            <w:pPr>
              <w:pStyle w:val="CellBodyCentered"/>
              <w:rPr>
                <w:rFonts w:ascii="Arial Narrow" w:hAnsi="Arial Narrow"/>
                <w:color w:val="auto"/>
                <w:sz w:val="16"/>
                <w:szCs w:val="16"/>
              </w:rPr>
            </w:pPr>
            <w:r>
              <w:rPr>
                <w:rFonts w:ascii="Arial Narrow" w:hAnsi="Arial Narrow"/>
                <w:color w:val="auto"/>
                <w:sz w:val="16"/>
                <w:szCs w:val="16"/>
              </w:rPr>
              <w:t>LTCS</w:t>
            </w:r>
          </w:p>
          <w:p w14:paraId="17D92EB3" w14:textId="77777777" w:rsidR="00797682" w:rsidRPr="00BF38C6" w:rsidRDefault="00797682" w:rsidP="00D14C5B">
            <w:pPr>
              <w:pStyle w:val="CellBodyCentered"/>
              <w:rPr>
                <w:rFonts w:ascii="Arial Narrow" w:hAnsi="Arial Narrow" w:cs="Arial"/>
                <w:color w:val="auto"/>
                <w:sz w:val="16"/>
                <w:szCs w:val="16"/>
                <w:lang w:val="ru-RU"/>
              </w:rPr>
            </w:pPr>
          </w:p>
          <w:p w14:paraId="01E149D8" w14:textId="6E9C8574"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Прим</w:t>
            </w:r>
            <w:r w:rsidR="00FE0B00">
              <w:rPr>
                <w:rFonts w:ascii="Arial Narrow" w:hAnsi="Arial Narrow" w:cs="Arial"/>
                <w:color w:val="auto"/>
                <w:sz w:val="16"/>
                <w:szCs w:val="16"/>
              </w:rPr>
              <w:t>.</w:t>
            </w:r>
            <w:r w:rsidRPr="00BF38C6">
              <w:rPr>
                <w:rFonts w:ascii="Arial Narrow" w:hAnsi="Arial Narrow" w:cs="Arial"/>
                <w:color w:val="auto"/>
                <w:sz w:val="16"/>
                <w:szCs w:val="16"/>
                <w:lang w:val="en-GB"/>
              </w:rPr>
              <w:t xml:space="preserve"> 1</w:t>
            </w:r>
          </w:p>
        </w:tc>
        <w:tc>
          <w:tcPr>
            <w:tcW w:w="810" w:type="dxa"/>
            <w:tcBorders>
              <w:top w:val="single" w:sz="6" w:space="0" w:color="auto"/>
              <w:left w:val="single" w:sz="6" w:space="0" w:color="auto"/>
              <w:bottom w:val="single" w:sz="6" w:space="0" w:color="auto"/>
              <w:right w:val="single" w:sz="6" w:space="0" w:color="auto"/>
            </w:tcBorders>
          </w:tcPr>
          <w:p w14:paraId="3ADA9B84" w14:textId="77777777" w:rsidR="00797682" w:rsidRPr="00BF38C6" w:rsidRDefault="00797682" w:rsidP="00D14C5B">
            <w:pPr>
              <w:pStyle w:val="CellBodyCentered"/>
              <w:rPr>
                <w:rFonts w:ascii="Arial Narrow" w:hAnsi="Arial Narrow" w:cs="Arial"/>
                <w:color w:val="auto"/>
                <w:sz w:val="16"/>
                <w:szCs w:val="16"/>
                <w:lang w:val="en-GB"/>
              </w:rPr>
            </w:pPr>
          </w:p>
          <w:p w14:paraId="3663F37E" w14:textId="77777777" w:rsidR="00FE0B00" w:rsidRDefault="00FE0B00"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3380F2E1" w14:textId="77777777" w:rsidR="00FE0B00" w:rsidRPr="00BF38C6" w:rsidRDefault="00FE0B00"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0C3B0D38" w14:textId="2CBBA98B" w:rsidR="00797682" w:rsidRPr="00BF38C6" w:rsidRDefault="00797682" w:rsidP="00D14C5B">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5076D311" w14:textId="77777777" w:rsidR="00797682" w:rsidRPr="00BF38C6" w:rsidRDefault="00797682" w:rsidP="00D14C5B">
            <w:pPr>
              <w:pStyle w:val="CellBodyCentered"/>
              <w:rPr>
                <w:rFonts w:ascii="Arial Narrow" w:hAnsi="Arial Narrow" w:cs="Arial"/>
                <w:color w:val="auto"/>
                <w:sz w:val="16"/>
                <w:szCs w:val="16"/>
                <w:lang w:val="en-GB"/>
              </w:rPr>
            </w:pPr>
          </w:p>
          <w:p w14:paraId="798C1614" w14:textId="1F5BC153" w:rsidR="00797682" w:rsidRPr="00BF38C6" w:rsidRDefault="00797682" w:rsidP="00D14C5B">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to +200°C</w:t>
            </w:r>
          </w:p>
        </w:tc>
        <w:tc>
          <w:tcPr>
            <w:tcW w:w="1951" w:type="dxa"/>
            <w:tcBorders>
              <w:top w:val="single" w:sz="6" w:space="0" w:color="auto"/>
              <w:left w:val="single" w:sz="6" w:space="0" w:color="auto"/>
              <w:bottom w:val="single" w:sz="6" w:space="0" w:color="auto"/>
              <w:right w:val="single" w:sz="6" w:space="0" w:color="auto"/>
            </w:tcBorders>
          </w:tcPr>
          <w:p w14:paraId="0E23E0AA" w14:textId="77777777" w:rsidR="00066A12" w:rsidRPr="006759B5" w:rsidRDefault="00066A12" w:rsidP="00D14C5B">
            <w:pPr>
              <w:pStyle w:val="CellBody"/>
              <w:rPr>
                <w:rFonts w:ascii="Arial Narrow" w:hAnsi="Arial Narrow" w:cs="Arial"/>
                <w:color w:val="auto"/>
                <w:sz w:val="16"/>
                <w:szCs w:val="16"/>
                <w:u w:val="single"/>
                <w:lang w:val="ru-RU"/>
              </w:rPr>
            </w:pPr>
          </w:p>
          <w:p w14:paraId="5FB4DFDC" w14:textId="2F8EA385" w:rsidR="00FE0B00" w:rsidRPr="00BF38C6" w:rsidRDefault="00FE0B00" w:rsidP="00D14C5B">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47B3C081" w14:textId="076156FE" w:rsidR="00797682" w:rsidRPr="00BF38C6" w:rsidRDefault="00FE0B00" w:rsidP="00D14C5B">
            <w:pPr>
              <w:pStyle w:val="TableText"/>
              <w:rPr>
                <w:rFonts w:ascii="Arial Narrow" w:hAnsi="Arial Narrow"/>
                <w:color w:val="auto"/>
                <w:szCs w:val="16"/>
                <w:lang w:val="ru-RU"/>
              </w:rPr>
            </w:pPr>
            <w:r w:rsidRPr="006759B5">
              <w:rPr>
                <w:rFonts w:ascii="Arial Narrow" w:hAnsi="Arial Narrow" w:cs="Arial"/>
                <w:color w:val="auto"/>
                <w:szCs w:val="16"/>
                <w:lang w:val="ru-RU"/>
              </w:rPr>
              <w:t>-40</w:t>
            </w:r>
            <w:r w:rsidR="00797682" w:rsidRPr="00BF38C6">
              <w:rPr>
                <w:rFonts w:ascii="Arial Narrow" w:hAnsi="Arial Narrow"/>
                <w:color w:val="auto"/>
                <w:szCs w:val="16"/>
                <w:lang w:val="ru-RU"/>
              </w:rPr>
              <w:t xml:space="preserve"> до 38°</w:t>
            </w:r>
            <w:r w:rsidR="00797682" w:rsidRPr="00BF38C6">
              <w:rPr>
                <w:rFonts w:ascii="Arial Narrow" w:hAnsi="Arial Narrow"/>
                <w:snapToGrid w:val="0"/>
                <w:color w:val="auto"/>
                <w:szCs w:val="16"/>
                <w:lang w:val="ru-RU"/>
              </w:rPr>
              <w:t xml:space="preserve">C </w:t>
            </w:r>
            <w:r w:rsidR="00797682" w:rsidRPr="00BF38C6">
              <w:rPr>
                <w:rFonts w:ascii="Arial Narrow" w:hAnsi="Arial Narrow"/>
                <w:color w:val="auto"/>
                <w:szCs w:val="16"/>
                <w:lang w:val="ru-RU"/>
              </w:rPr>
              <w:t>= 19,6 бар (изб.)</w:t>
            </w:r>
          </w:p>
          <w:p w14:paraId="55ECE197" w14:textId="37FC907E"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50°</w:t>
            </w:r>
            <w:r w:rsidRPr="00BF38C6">
              <w:rPr>
                <w:rFonts w:ascii="Arial Narrow" w:hAnsi="Arial Narrow"/>
                <w:snapToGrid w:val="0"/>
                <w:color w:val="auto"/>
                <w:szCs w:val="16"/>
                <w:lang w:val="ru-RU"/>
              </w:rPr>
              <w:t xml:space="preserve">C = 19,2 </w:t>
            </w:r>
            <w:r w:rsidRPr="00BF38C6">
              <w:rPr>
                <w:rFonts w:ascii="Arial Narrow" w:hAnsi="Arial Narrow"/>
                <w:color w:val="auto"/>
                <w:szCs w:val="16"/>
                <w:lang w:val="ru-RU"/>
              </w:rPr>
              <w:t>бар (изб.)</w:t>
            </w:r>
          </w:p>
          <w:p w14:paraId="7B9737B1" w14:textId="17EAF5B7"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100 °</w:t>
            </w:r>
            <w:r w:rsidRPr="00BF38C6">
              <w:rPr>
                <w:rFonts w:ascii="Arial Narrow" w:hAnsi="Arial Narrow"/>
                <w:snapToGrid w:val="0"/>
                <w:color w:val="auto"/>
                <w:szCs w:val="16"/>
                <w:lang w:val="ru-RU"/>
              </w:rPr>
              <w:t xml:space="preserve">C = 17,7 </w:t>
            </w:r>
            <w:r w:rsidRPr="00BF38C6">
              <w:rPr>
                <w:rFonts w:ascii="Arial Narrow" w:hAnsi="Arial Narrow"/>
                <w:color w:val="auto"/>
                <w:szCs w:val="16"/>
                <w:lang w:val="ru-RU"/>
              </w:rPr>
              <w:t>бар (изб.)</w:t>
            </w:r>
          </w:p>
          <w:p w14:paraId="73407955" w14:textId="5455D079"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15,8 </w:t>
            </w:r>
            <w:r w:rsidRPr="00BF38C6">
              <w:rPr>
                <w:rFonts w:ascii="Arial Narrow" w:hAnsi="Arial Narrow"/>
                <w:color w:val="auto"/>
                <w:sz w:val="16"/>
                <w:szCs w:val="16"/>
                <w:lang w:val="ru-RU"/>
              </w:rPr>
              <w:t>бар (изб.)</w:t>
            </w:r>
          </w:p>
          <w:p w14:paraId="0B7BB1C9" w14:textId="6342AB10"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13,8 </w:t>
            </w:r>
            <w:r w:rsidRPr="00BF38C6">
              <w:rPr>
                <w:rFonts w:ascii="Arial Narrow" w:hAnsi="Arial Narrow"/>
                <w:color w:val="auto"/>
                <w:sz w:val="16"/>
                <w:szCs w:val="16"/>
                <w:lang w:val="ru-RU"/>
              </w:rPr>
              <w:t>бар (изб.)</w:t>
            </w:r>
          </w:p>
          <w:p w14:paraId="3A0118AC" w14:textId="68F6B97D" w:rsidR="00797682" w:rsidRPr="00BF38C6" w:rsidRDefault="00797682" w:rsidP="00D14C5B">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571C4717" w14:textId="77777777" w:rsidR="00797682" w:rsidRPr="006759B5" w:rsidRDefault="00797682" w:rsidP="00D14C5B">
            <w:pPr>
              <w:pStyle w:val="CellBodyCentered"/>
              <w:rPr>
                <w:rFonts w:ascii="Arial Narrow" w:hAnsi="Arial Narrow" w:cs="Arial"/>
                <w:color w:val="auto"/>
                <w:sz w:val="16"/>
                <w:szCs w:val="16"/>
                <w:lang w:val="ru-RU"/>
              </w:rPr>
            </w:pPr>
          </w:p>
          <w:p w14:paraId="72E01791"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ДА</w:t>
            </w:r>
          </w:p>
        </w:tc>
        <w:tc>
          <w:tcPr>
            <w:tcW w:w="450" w:type="dxa"/>
            <w:tcBorders>
              <w:top w:val="single" w:sz="6" w:space="0" w:color="auto"/>
              <w:left w:val="single" w:sz="6" w:space="0" w:color="auto"/>
              <w:bottom w:val="single" w:sz="6" w:space="0" w:color="auto"/>
              <w:right w:val="single" w:sz="6" w:space="0" w:color="auto"/>
            </w:tcBorders>
          </w:tcPr>
          <w:p w14:paraId="19F50A31" w14:textId="77777777" w:rsidR="00797682" w:rsidRPr="00BF38C6" w:rsidRDefault="00797682" w:rsidP="00D14C5B">
            <w:pPr>
              <w:pStyle w:val="CellBodyCentered"/>
              <w:rPr>
                <w:rFonts w:ascii="Arial Narrow" w:hAnsi="Arial Narrow" w:cs="Arial"/>
                <w:color w:val="auto"/>
                <w:sz w:val="16"/>
                <w:szCs w:val="16"/>
                <w:lang w:val="en-GB"/>
              </w:rPr>
            </w:pPr>
          </w:p>
          <w:p w14:paraId="6894BEA8"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100</w:t>
            </w:r>
          </w:p>
        </w:tc>
      </w:tr>
      <w:tr w:rsidR="00797682" w:rsidRPr="00BF38C6" w14:paraId="605A6234" w14:textId="77777777" w:rsidTr="002A7110">
        <w:tc>
          <w:tcPr>
            <w:tcW w:w="3332" w:type="dxa"/>
            <w:tcBorders>
              <w:top w:val="single" w:sz="6" w:space="0" w:color="auto"/>
              <w:left w:val="single" w:sz="6" w:space="0" w:color="auto"/>
              <w:bottom w:val="single" w:sz="6" w:space="0" w:color="auto"/>
              <w:right w:val="single" w:sz="6" w:space="0" w:color="auto"/>
            </w:tcBorders>
          </w:tcPr>
          <w:p w14:paraId="2B21C508" w14:textId="77777777" w:rsidR="00797682" w:rsidRPr="00BF38C6" w:rsidRDefault="00797682" w:rsidP="00D14C5B">
            <w:pPr>
              <w:pStyle w:val="CellBody"/>
              <w:rPr>
                <w:rFonts w:ascii="Arial Narrow" w:hAnsi="Arial Narrow"/>
                <w:color w:val="auto"/>
                <w:sz w:val="16"/>
                <w:szCs w:val="16"/>
                <w:u w:val="single"/>
                <w:lang w:val="ru-RU"/>
                <w:rPrChange w:id="1038" w:author="Zhunisbayev, Olzhasbek A [Bolashak Atyrau Limited]" w:date="2022-06-06T22:35:00Z">
                  <w:rPr>
                    <w:rFonts w:ascii="Arial" w:hAnsi="Arial"/>
                    <w:color w:val="auto"/>
                    <w:sz w:val="16"/>
                    <w:u w:val="single"/>
                  </w:rPr>
                </w:rPrChange>
              </w:rPr>
            </w:pPr>
          </w:p>
          <w:p w14:paraId="49908445" w14:textId="69C0F0F8" w:rsidR="00797682" w:rsidRPr="006759B5" w:rsidRDefault="00797682" w:rsidP="00D14C5B">
            <w:pPr>
              <w:pStyle w:val="CellBody"/>
              <w:rPr>
                <w:rFonts w:ascii="Arial Narrow" w:hAnsi="Arial Narrow"/>
                <w:color w:val="auto"/>
                <w:sz w:val="16"/>
                <w:szCs w:val="16"/>
                <w:u w:val="single"/>
                <w:lang w:val="ru-RU"/>
              </w:rPr>
            </w:pPr>
            <w:r w:rsidRPr="00BF38C6">
              <w:rPr>
                <w:rFonts w:ascii="Arial Narrow" w:hAnsi="Arial Narrow"/>
                <w:color w:val="auto"/>
                <w:sz w:val="16"/>
                <w:szCs w:val="16"/>
                <w:u w:val="single"/>
                <w:lang w:val="ru-RU"/>
              </w:rPr>
              <w:t>ЭКСПЛ</w:t>
            </w:r>
            <w:r w:rsidR="008E3004" w:rsidRPr="006759B5">
              <w:rPr>
                <w:rFonts w:ascii="Arial Narrow" w:hAnsi="Arial Narrow"/>
                <w:color w:val="auto"/>
                <w:sz w:val="16"/>
                <w:szCs w:val="16"/>
                <w:u w:val="single"/>
                <w:lang w:val="ru-RU"/>
              </w:rPr>
              <w:t>.</w:t>
            </w:r>
            <w:r w:rsidRPr="00BF38C6">
              <w:rPr>
                <w:rFonts w:ascii="Arial Narrow" w:hAnsi="Arial Narrow"/>
                <w:color w:val="auto"/>
                <w:sz w:val="16"/>
                <w:szCs w:val="16"/>
                <w:u w:val="single"/>
                <w:lang w:val="ru-RU"/>
              </w:rPr>
              <w:t xml:space="preserve"> КИСЛОЙ СРЕДЕ</w:t>
            </w:r>
          </w:p>
          <w:p w14:paraId="5F3CFACE" w14:textId="77777777" w:rsidR="008359AC" w:rsidRPr="006759B5" w:rsidRDefault="008359AC" w:rsidP="00D14C5B">
            <w:pPr>
              <w:pStyle w:val="CellBody"/>
              <w:rPr>
                <w:rFonts w:ascii="Arial Narrow" w:hAnsi="Arial Narrow" w:cs="Arial"/>
                <w:color w:val="auto"/>
                <w:sz w:val="16"/>
                <w:szCs w:val="16"/>
                <w:u w:val="single"/>
                <w:lang w:val="ru-RU"/>
              </w:rPr>
            </w:pPr>
          </w:p>
          <w:p w14:paraId="482F260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GCL – ГАЗ УСТАНОВКИ КЛАУСА</w:t>
            </w:r>
          </w:p>
          <w:p w14:paraId="53D2C80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GRC – ГАЗ РЕГЕНЕРАЦИИ / РЕЦИРКУЛЯЦИИ</w:t>
            </w:r>
          </w:p>
          <w:p w14:paraId="58500364" w14:textId="2CA12079" w:rsidR="00797682" w:rsidRPr="00BF38C6" w:rsidRDefault="008E3004" w:rsidP="00D14C5B">
            <w:pPr>
              <w:pStyle w:val="CellBody"/>
              <w:rPr>
                <w:rFonts w:ascii="Arial Narrow" w:hAnsi="Arial Narrow" w:cs="Arial"/>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138368" behindDoc="0" locked="0" layoutInCell="1" allowOverlap="1" wp14:anchorId="7E7A1BB7" wp14:editId="3CF58BBB">
                      <wp:simplePos x="0" y="0"/>
                      <wp:positionH relativeFrom="column">
                        <wp:posOffset>1721485</wp:posOffset>
                      </wp:positionH>
                      <wp:positionV relativeFrom="paragraph">
                        <wp:posOffset>22860</wp:posOffset>
                      </wp:positionV>
                      <wp:extent cx="973455" cy="221615"/>
                      <wp:effectExtent l="0" t="0" r="55245" b="64135"/>
                      <wp:wrapNone/>
                      <wp:docPr id="687147670"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7BC39833" w14:textId="77777777" w:rsidR="008E3004" w:rsidRPr="0062771D" w:rsidRDefault="008E3004" w:rsidP="008E3004">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7A1BB7" id="_x0000_s1030" style="position:absolute;margin-left:135.55pt;margin-top:1.8pt;width:76.65pt;height:17.45pt;z-index:25413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NrxigIAAB4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">
                      <v:shadow on="t" color="black [3213]" opacity=".5"/>
                      <v:textbox>
                        <w:txbxContent>
                          <w:p w14:paraId="7BC39833" w14:textId="77777777" w:rsidR="008E3004" w:rsidRPr="0062771D" w:rsidRDefault="008E3004" w:rsidP="008E3004">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00797682" w:rsidRPr="00BF38C6">
              <w:rPr>
                <w:rFonts w:ascii="Arial Narrow" w:hAnsi="Arial Narrow"/>
                <w:color w:val="auto"/>
                <w:sz w:val="16"/>
                <w:szCs w:val="16"/>
                <w:lang w:val="ru-RU"/>
              </w:rPr>
              <w:t>GRI – ГАЗ НА ВХОДЕ В РЕАКТОР</w:t>
            </w:r>
          </w:p>
          <w:p w14:paraId="109EE72D"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GRK – ОТХОДЯЩИЙ ГАЗ РЕАКТОРА</w:t>
            </w:r>
          </w:p>
          <w:p w14:paraId="3B1766A4"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 – КИСЛЫЙ ГАЗ</w:t>
            </w:r>
          </w:p>
          <w:p w14:paraId="0BC96B6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GST – ХВОСТОВОЙ ГАЗ</w:t>
            </w:r>
          </w:p>
          <w:p w14:paraId="398C0456" w14:textId="77777777" w:rsidR="00797682" w:rsidRPr="006759B5"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VCB - ВОЗДУХ В КАМЕРУ СГОРАНИЯ</w:t>
            </w:r>
          </w:p>
          <w:p w14:paraId="74EE314C" w14:textId="18C2E75B" w:rsidR="008E3004" w:rsidRPr="006759B5" w:rsidRDefault="008E3004" w:rsidP="00D14C5B">
            <w:pPr>
              <w:pStyle w:val="CellBody"/>
              <w:rPr>
                <w:rFonts w:ascii="Arial Narrow" w:hAnsi="Arial Narrow"/>
                <w:color w:val="auto"/>
                <w:sz w:val="16"/>
                <w:szCs w:val="16"/>
                <w:lang w:val="ru-RU"/>
                <w:rPrChange w:id="1039" w:author="Zhunisbayev, Olzhasbek A [Bolashak Atyrau Limited]" w:date="2022-06-06T22:35:00Z">
                  <w:rPr>
                    <w:rFonts w:ascii="Arial" w:hAnsi="Arial"/>
                    <w:color w:val="auto"/>
                    <w:sz w:val="16"/>
                  </w:rPr>
                </w:rPrChange>
              </w:rPr>
            </w:pPr>
          </w:p>
        </w:tc>
        <w:tc>
          <w:tcPr>
            <w:tcW w:w="720" w:type="dxa"/>
            <w:tcBorders>
              <w:top w:val="single" w:sz="6" w:space="0" w:color="auto"/>
              <w:left w:val="single" w:sz="6" w:space="0" w:color="auto"/>
              <w:bottom w:val="single" w:sz="6" w:space="0" w:color="auto"/>
              <w:right w:val="single" w:sz="6" w:space="0" w:color="auto"/>
            </w:tcBorders>
          </w:tcPr>
          <w:p w14:paraId="70E61516" w14:textId="77777777" w:rsidR="00797682" w:rsidRPr="00BF38C6" w:rsidRDefault="00797682" w:rsidP="00D14C5B">
            <w:pPr>
              <w:pStyle w:val="CellBodyCentered"/>
              <w:rPr>
                <w:rFonts w:ascii="Arial Narrow" w:hAnsi="Arial Narrow"/>
                <w:b/>
                <w:color w:val="auto"/>
                <w:sz w:val="16"/>
                <w:szCs w:val="16"/>
                <w:lang w:val="ru-RU"/>
              </w:rPr>
            </w:pPr>
          </w:p>
          <w:p w14:paraId="45C3DD29" w14:textId="77777777" w:rsidR="00797682" w:rsidRPr="00BF38C6" w:rsidRDefault="00797682" w:rsidP="00D14C5B">
            <w:pPr>
              <w:pStyle w:val="CellBodyCentered"/>
              <w:rPr>
                <w:rFonts w:ascii="Arial Narrow" w:hAnsi="Arial Narrow"/>
                <w:b/>
                <w:color w:val="auto"/>
                <w:sz w:val="16"/>
                <w:szCs w:val="16"/>
              </w:rPr>
            </w:pPr>
            <w:r w:rsidRPr="00BF38C6">
              <w:rPr>
                <w:rFonts w:ascii="Arial Narrow" w:hAnsi="Arial Narrow"/>
                <w:b/>
                <w:color w:val="auto"/>
                <w:sz w:val="16"/>
                <w:szCs w:val="16"/>
                <w:lang w:val="ru-RU"/>
              </w:rPr>
              <w:t>150K26</w:t>
            </w:r>
          </w:p>
          <w:p w14:paraId="06084497" w14:textId="77777777" w:rsidR="00797682" w:rsidRPr="00BF38C6" w:rsidRDefault="00797682" w:rsidP="00D14C5B">
            <w:pPr>
              <w:pStyle w:val="CellBodyCentered"/>
              <w:rPr>
                <w:rFonts w:ascii="Arial Narrow" w:hAnsi="Arial Narrow"/>
                <w:b/>
                <w:color w:val="auto"/>
                <w:sz w:val="16"/>
                <w:szCs w:val="16"/>
              </w:rPr>
            </w:pPr>
          </w:p>
          <w:p w14:paraId="063C0E67" w14:textId="3826CCE4" w:rsidR="00797682" w:rsidRPr="00BF38C6" w:rsidRDefault="00797682" w:rsidP="00D14C5B">
            <w:pPr>
              <w:pStyle w:val="CellBodyCentered"/>
              <w:rPr>
                <w:rFonts w:ascii="Arial Narrow" w:hAnsi="Arial Narrow"/>
                <w:b/>
                <w:color w:val="auto"/>
                <w:sz w:val="16"/>
                <w:szCs w:val="16"/>
              </w:rPr>
            </w:pPr>
          </w:p>
          <w:p w14:paraId="49014C13" w14:textId="32C0073B" w:rsidR="00797682" w:rsidRPr="00BF38C6" w:rsidRDefault="00797682" w:rsidP="00D14C5B">
            <w:pPr>
              <w:pStyle w:val="CellBodyCentered"/>
              <w:rPr>
                <w:rFonts w:ascii="Arial Narrow" w:hAnsi="Arial Narrow"/>
                <w:b/>
                <w:color w:val="auto"/>
                <w:sz w:val="16"/>
                <w:szCs w:val="16"/>
              </w:rPr>
            </w:pPr>
          </w:p>
          <w:p w14:paraId="51D059C1" w14:textId="37D1914A" w:rsidR="00797682" w:rsidRPr="00BF38C6" w:rsidRDefault="00797682" w:rsidP="00D14C5B">
            <w:pPr>
              <w:pStyle w:val="CellBodyCentered"/>
              <w:rPr>
                <w:rFonts w:ascii="Arial Narrow" w:hAnsi="Arial Narrow"/>
                <w:b/>
                <w:color w:val="auto"/>
                <w:sz w:val="16"/>
                <w:szCs w:val="16"/>
              </w:rPr>
            </w:pPr>
          </w:p>
          <w:p w14:paraId="41102DAF" w14:textId="267D3684" w:rsidR="00797682" w:rsidRPr="00BF38C6" w:rsidRDefault="00797682" w:rsidP="00D14C5B">
            <w:pPr>
              <w:pStyle w:val="CellBodyCentered"/>
              <w:rPr>
                <w:rFonts w:ascii="Arial Narrow" w:hAnsi="Arial Narrow"/>
                <w:b/>
                <w:color w:val="auto"/>
                <w:sz w:val="16"/>
                <w:szCs w:val="16"/>
              </w:rPr>
            </w:pPr>
          </w:p>
          <w:p w14:paraId="24B573FC" w14:textId="77777777" w:rsidR="00797682" w:rsidRPr="00BF38C6" w:rsidRDefault="00797682" w:rsidP="00D14C5B">
            <w:pPr>
              <w:pStyle w:val="CellBodyCentered"/>
              <w:rPr>
                <w:rFonts w:ascii="Arial Narrow" w:hAnsi="Arial Narrow"/>
                <w:b/>
                <w:color w:val="auto"/>
                <w:sz w:val="16"/>
                <w:szCs w:val="16"/>
              </w:rPr>
            </w:pPr>
          </w:p>
          <w:p w14:paraId="102EB510" w14:textId="77777777" w:rsidR="00797682" w:rsidRPr="00BF38C6" w:rsidRDefault="00797682" w:rsidP="00D14C5B">
            <w:pPr>
              <w:pStyle w:val="CellBodyCentered"/>
              <w:rPr>
                <w:rFonts w:ascii="Arial Narrow" w:hAnsi="Arial Narrow" w:cs="Arial"/>
                <w:b/>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6AE4CE26" w14:textId="77777777" w:rsidR="00797682" w:rsidRPr="00BF38C6" w:rsidRDefault="00797682" w:rsidP="00D14C5B">
            <w:pPr>
              <w:pStyle w:val="CellBodyCentered"/>
              <w:rPr>
                <w:rFonts w:ascii="Arial Narrow" w:hAnsi="Arial Narrow"/>
                <w:color w:val="auto"/>
                <w:sz w:val="16"/>
                <w:szCs w:val="16"/>
                <w:lang w:val="en-GB"/>
              </w:rPr>
            </w:pPr>
          </w:p>
          <w:p w14:paraId="66C56F81" w14:textId="77777777" w:rsidR="00797682" w:rsidRPr="00BF38C6" w:rsidRDefault="00797682"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3,0</w:t>
            </w:r>
          </w:p>
          <w:p w14:paraId="3F5390B0" w14:textId="77777777" w:rsidR="00797682" w:rsidRPr="00BF38C6" w:rsidRDefault="00797682" w:rsidP="00D14C5B">
            <w:pPr>
              <w:pStyle w:val="CellBodyCentered"/>
              <w:rPr>
                <w:rFonts w:ascii="Arial Narrow" w:hAnsi="Arial Narrow"/>
                <w:color w:val="auto"/>
                <w:sz w:val="16"/>
                <w:szCs w:val="16"/>
              </w:rPr>
            </w:pPr>
          </w:p>
          <w:p w14:paraId="03E28E34" w14:textId="77777777" w:rsidR="00797682" w:rsidRPr="00BF38C6" w:rsidRDefault="00797682" w:rsidP="00D14C5B">
            <w:pPr>
              <w:pStyle w:val="CellBodyCentered"/>
              <w:rPr>
                <w:rFonts w:ascii="Arial Narrow" w:hAnsi="Arial Narrow"/>
                <w:color w:val="auto"/>
                <w:sz w:val="16"/>
                <w:szCs w:val="16"/>
              </w:rPr>
            </w:pPr>
          </w:p>
          <w:p w14:paraId="25760156" w14:textId="77777777" w:rsidR="00797682" w:rsidRPr="00BF38C6" w:rsidRDefault="00797682" w:rsidP="00D14C5B">
            <w:pPr>
              <w:pStyle w:val="CellBodyCentered"/>
              <w:rPr>
                <w:rFonts w:ascii="Arial Narrow" w:hAnsi="Arial Narrow"/>
                <w:color w:val="auto"/>
                <w:sz w:val="16"/>
                <w:szCs w:val="16"/>
              </w:rPr>
            </w:pPr>
          </w:p>
          <w:p w14:paraId="3B1E0CAB" w14:textId="77777777" w:rsidR="00797682" w:rsidRPr="00BF38C6" w:rsidRDefault="00797682" w:rsidP="00D14C5B">
            <w:pPr>
              <w:pStyle w:val="CellBodyCentered"/>
              <w:rPr>
                <w:rFonts w:ascii="Arial Narrow" w:hAnsi="Arial Narrow"/>
                <w:color w:val="auto"/>
                <w:sz w:val="16"/>
                <w:szCs w:val="16"/>
              </w:rPr>
            </w:pPr>
          </w:p>
          <w:p w14:paraId="0AD8E074" w14:textId="77777777" w:rsidR="00797682" w:rsidRPr="00BF38C6" w:rsidRDefault="00797682" w:rsidP="00D14C5B">
            <w:pPr>
              <w:pStyle w:val="CellBodyCentered"/>
              <w:rPr>
                <w:rFonts w:ascii="Arial Narrow" w:hAnsi="Arial Narrow"/>
                <w:color w:val="auto"/>
                <w:sz w:val="16"/>
                <w:szCs w:val="16"/>
              </w:rPr>
            </w:pPr>
          </w:p>
          <w:p w14:paraId="3D277DEF" w14:textId="77777777" w:rsidR="00797682" w:rsidRPr="00BF38C6" w:rsidRDefault="00797682" w:rsidP="00D14C5B">
            <w:pPr>
              <w:pStyle w:val="CellBodyCentered"/>
              <w:rPr>
                <w:rFonts w:ascii="Arial Narrow" w:hAnsi="Arial Narrow" w:cs="Arial"/>
                <w:color w:val="auto"/>
                <w:sz w:val="16"/>
                <w:szCs w:val="16"/>
              </w:rPr>
            </w:pPr>
          </w:p>
        </w:tc>
        <w:tc>
          <w:tcPr>
            <w:tcW w:w="900" w:type="dxa"/>
            <w:tcBorders>
              <w:top w:val="single" w:sz="6" w:space="0" w:color="auto"/>
              <w:left w:val="single" w:sz="6" w:space="0" w:color="auto"/>
              <w:bottom w:val="single" w:sz="6" w:space="0" w:color="auto"/>
              <w:right w:val="single" w:sz="6" w:space="0" w:color="auto"/>
            </w:tcBorders>
          </w:tcPr>
          <w:p w14:paraId="2F1711B7" w14:textId="77777777" w:rsidR="00797682" w:rsidRPr="00BF38C6" w:rsidRDefault="00797682" w:rsidP="00D14C5B">
            <w:pPr>
              <w:pStyle w:val="CellBodyCentered"/>
              <w:rPr>
                <w:rFonts w:ascii="Arial Narrow" w:hAnsi="Arial Narrow"/>
                <w:color w:val="auto"/>
                <w:sz w:val="16"/>
                <w:szCs w:val="16"/>
                <w:lang w:val="ru-RU"/>
              </w:rPr>
            </w:pPr>
          </w:p>
          <w:p w14:paraId="16BCFFB9" w14:textId="77777777" w:rsidR="00FE0B00" w:rsidRPr="00FE0B00" w:rsidRDefault="00FE0B00" w:rsidP="00D14C5B">
            <w:pPr>
              <w:pStyle w:val="CellBodyCentered"/>
              <w:rPr>
                <w:rFonts w:ascii="Arial Narrow" w:hAnsi="Arial Narrow"/>
                <w:color w:val="auto"/>
                <w:sz w:val="16"/>
                <w:szCs w:val="16"/>
              </w:rPr>
            </w:pPr>
            <w:r>
              <w:rPr>
                <w:rFonts w:ascii="Arial Narrow" w:hAnsi="Arial Narrow"/>
                <w:color w:val="auto"/>
                <w:sz w:val="16"/>
                <w:szCs w:val="16"/>
              </w:rPr>
              <w:t>LTCS</w:t>
            </w:r>
          </w:p>
          <w:p w14:paraId="301FF965" w14:textId="77777777" w:rsidR="00FE0B00" w:rsidRDefault="00FE0B00" w:rsidP="00D14C5B">
            <w:pPr>
              <w:pStyle w:val="CellBodyCentered"/>
              <w:rPr>
                <w:rFonts w:ascii="Arial Narrow" w:hAnsi="Arial Narrow" w:cs="Arial"/>
                <w:color w:val="auto"/>
                <w:sz w:val="16"/>
                <w:szCs w:val="16"/>
              </w:rPr>
            </w:pPr>
          </w:p>
          <w:p w14:paraId="205B48A7" w14:textId="4A656D54"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Прим</w:t>
            </w:r>
            <w:r w:rsidR="00FE0B00">
              <w:rPr>
                <w:rFonts w:ascii="Arial Narrow" w:hAnsi="Arial Narrow" w:cs="Arial"/>
                <w:color w:val="auto"/>
                <w:sz w:val="16"/>
                <w:szCs w:val="16"/>
              </w:rPr>
              <w:t>.</w:t>
            </w:r>
            <w:r w:rsidRPr="00BF38C6">
              <w:rPr>
                <w:rFonts w:ascii="Arial Narrow" w:hAnsi="Arial Narrow" w:cs="Arial"/>
                <w:color w:val="auto"/>
                <w:sz w:val="16"/>
                <w:szCs w:val="16"/>
                <w:lang w:val="en-GB"/>
              </w:rPr>
              <w:t xml:space="preserve"> 1</w:t>
            </w:r>
          </w:p>
          <w:p w14:paraId="68FEE2E4" w14:textId="77777777" w:rsidR="00797682" w:rsidRPr="00BF38C6" w:rsidRDefault="00797682" w:rsidP="00D14C5B">
            <w:pPr>
              <w:pStyle w:val="CellBodyCentered"/>
              <w:rPr>
                <w:rFonts w:ascii="Arial Narrow" w:hAnsi="Arial Narrow" w:cs="Arial"/>
                <w:color w:val="auto"/>
                <w:sz w:val="16"/>
                <w:szCs w:val="16"/>
                <w:lang w:val="ru-RU"/>
              </w:rPr>
            </w:pPr>
          </w:p>
          <w:p w14:paraId="155335D3" w14:textId="1AF38413" w:rsidR="00797682" w:rsidRPr="00BF38C6" w:rsidRDefault="00797682" w:rsidP="00D14C5B">
            <w:pPr>
              <w:pStyle w:val="CellBodyCentered"/>
              <w:rPr>
                <w:rFonts w:ascii="Arial Narrow" w:hAnsi="Arial Narrow" w:cs="Arial"/>
                <w:color w:val="auto"/>
                <w:sz w:val="16"/>
                <w:szCs w:val="16"/>
                <w:lang w:val="en-GB"/>
              </w:rPr>
            </w:pPr>
          </w:p>
        </w:tc>
        <w:tc>
          <w:tcPr>
            <w:tcW w:w="810" w:type="dxa"/>
            <w:tcBorders>
              <w:top w:val="single" w:sz="6" w:space="0" w:color="auto"/>
              <w:left w:val="single" w:sz="6" w:space="0" w:color="auto"/>
              <w:bottom w:val="single" w:sz="6" w:space="0" w:color="auto"/>
              <w:right w:val="single" w:sz="6" w:space="0" w:color="auto"/>
            </w:tcBorders>
          </w:tcPr>
          <w:p w14:paraId="34448FD5" w14:textId="77777777" w:rsidR="00797682" w:rsidRPr="00BF38C6" w:rsidRDefault="00797682" w:rsidP="00D14C5B">
            <w:pPr>
              <w:pStyle w:val="CellBodyCentered"/>
              <w:rPr>
                <w:rFonts w:ascii="Arial Narrow" w:hAnsi="Arial Narrow"/>
                <w:color w:val="auto"/>
                <w:sz w:val="16"/>
                <w:szCs w:val="16"/>
                <w:lang w:val="en-GB"/>
              </w:rPr>
            </w:pPr>
          </w:p>
          <w:p w14:paraId="56EE6980" w14:textId="77777777" w:rsidR="00FE0B00" w:rsidRDefault="00FE0B00"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13522759" w14:textId="77777777" w:rsidR="00FE0B00" w:rsidRPr="00BF38C6" w:rsidRDefault="00FE0B00"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2D8B1A53" w14:textId="77777777" w:rsidR="00797682" w:rsidRPr="00BF38C6" w:rsidRDefault="00797682" w:rsidP="00D14C5B">
            <w:pPr>
              <w:pStyle w:val="CellBodyCentered"/>
              <w:rPr>
                <w:rFonts w:ascii="Arial Narrow" w:hAnsi="Arial Narrow"/>
                <w:color w:val="auto"/>
                <w:sz w:val="16"/>
                <w:szCs w:val="16"/>
              </w:rPr>
            </w:pPr>
          </w:p>
          <w:p w14:paraId="4C7DAF67" w14:textId="77777777" w:rsidR="00797682" w:rsidRPr="00BF38C6" w:rsidRDefault="00797682" w:rsidP="00D14C5B">
            <w:pPr>
              <w:pStyle w:val="CellBodyCentered"/>
              <w:rPr>
                <w:rFonts w:ascii="Arial Narrow" w:hAnsi="Arial Narrow"/>
                <w:color w:val="auto"/>
                <w:sz w:val="16"/>
                <w:szCs w:val="16"/>
              </w:rPr>
            </w:pPr>
          </w:p>
          <w:p w14:paraId="0CBEE6AD" w14:textId="77777777" w:rsidR="00797682" w:rsidRPr="00BF38C6" w:rsidRDefault="00797682" w:rsidP="00D14C5B">
            <w:pPr>
              <w:pStyle w:val="CellBodyCentered"/>
              <w:rPr>
                <w:rFonts w:ascii="Arial Narrow" w:hAnsi="Arial Narrow"/>
                <w:color w:val="auto"/>
                <w:sz w:val="16"/>
                <w:szCs w:val="16"/>
              </w:rPr>
            </w:pPr>
          </w:p>
          <w:p w14:paraId="12A42FAD" w14:textId="77777777" w:rsidR="00797682" w:rsidRPr="00BF38C6" w:rsidRDefault="00797682" w:rsidP="00D14C5B">
            <w:pPr>
              <w:pStyle w:val="CellBodyCentered"/>
              <w:rPr>
                <w:rFonts w:ascii="Arial Narrow" w:hAnsi="Arial Narrow"/>
                <w:color w:val="auto"/>
                <w:sz w:val="16"/>
                <w:szCs w:val="16"/>
              </w:rPr>
            </w:pPr>
          </w:p>
          <w:p w14:paraId="3FC5B57F" w14:textId="77777777" w:rsidR="00797682" w:rsidRPr="00BF38C6" w:rsidRDefault="00797682" w:rsidP="00D14C5B">
            <w:pPr>
              <w:pStyle w:val="CellBodyCentered"/>
              <w:rPr>
                <w:rFonts w:ascii="Arial Narrow" w:hAnsi="Arial Narrow"/>
                <w:color w:val="auto"/>
                <w:sz w:val="16"/>
                <w:szCs w:val="16"/>
              </w:rPr>
            </w:pPr>
          </w:p>
          <w:p w14:paraId="1ED0A513" w14:textId="77777777" w:rsidR="00797682" w:rsidRPr="00BF38C6" w:rsidRDefault="00797682" w:rsidP="00D14C5B">
            <w:pPr>
              <w:pStyle w:val="CellBodyCentered"/>
              <w:rPr>
                <w:rFonts w:ascii="Arial Narrow" w:hAnsi="Arial Narrow"/>
                <w:color w:val="auto"/>
                <w:sz w:val="16"/>
                <w:szCs w:val="16"/>
              </w:rPr>
            </w:pPr>
          </w:p>
          <w:p w14:paraId="1A30AA1B" w14:textId="77777777" w:rsidR="00797682" w:rsidRPr="00BF38C6" w:rsidRDefault="00797682" w:rsidP="00D14C5B">
            <w:pPr>
              <w:pStyle w:val="CellBodyCentered"/>
              <w:rPr>
                <w:rFonts w:ascii="Arial Narrow" w:hAnsi="Arial Narrow" w:cs="Arial"/>
                <w:color w:val="auto"/>
                <w:sz w:val="16"/>
                <w:szCs w:val="16"/>
              </w:rPr>
            </w:pPr>
          </w:p>
        </w:tc>
        <w:tc>
          <w:tcPr>
            <w:tcW w:w="709" w:type="dxa"/>
            <w:tcBorders>
              <w:top w:val="single" w:sz="6" w:space="0" w:color="auto"/>
              <w:left w:val="single" w:sz="6" w:space="0" w:color="auto"/>
              <w:bottom w:val="single" w:sz="6" w:space="0" w:color="auto"/>
              <w:right w:val="single" w:sz="6" w:space="0" w:color="auto"/>
            </w:tcBorders>
          </w:tcPr>
          <w:p w14:paraId="57FA8029" w14:textId="77777777" w:rsidR="00797682" w:rsidRPr="00BF38C6" w:rsidRDefault="00797682" w:rsidP="00D14C5B">
            <w:pPr>
              <w:pStyle w:val="CellBodyCentered"/>
              <w:rPr>
                <w:rFonts w:ascii="Arial Narrow" w:hAnsi="Arial Narrow"/>
                <w:color w:val="auto"/>
                <w:sz w:val="16"/>
                <w:szCs w:val="16"/>
                <w:lang w:val="en-GB"/>
              </w:rPr>
            </w:pPr>
          </w:p>
          <w:p w14:paraId="40138122" w14:textId="77777777" w:rsidR="00797682" w:rsidRPr="00BF38C6" w:rsidRDefault="00797682" w:rsidP="00D14C5B">
            <w:pPr>
              <w:pStyle w:val="CellBodyCentered"/>
              <w:rPr>
                <w:rFonts w:ascii="Arial Narrow" w:hAnsi="Arial Narrow" w:cs="Arial"/>
                <w:color w:val="auto"/>
                <w:sz w:val="16"/>
                <w:szCs w:val="16"/>
              </w:rPr>
            </w:pPr>
            <w:r w:rsidRPr="00BF38C6">
              <w:rPr>
                <w:rFonts w:ascii="Arial Narrow" w:hAnsi="Arial Narrow"/>
                <w:color w:val="auto"/>
                <w:sz w:val="16"/>
                <w:szCs w:val="16"/>
                <w:lang w:val="ru-RU"/>
              </w:rPr>
              <w:t xml:space="preserve">От -36 до </w:t>
            </w:r>
            <w:r w:rsidRPr="00BF38C6">
              <w:rPr>
                <w:rFonts w:ascii="Arial Narrow" w:hAnsi="Arial Narrow" w:cs="Arial"/>
                <w:color w:val="auto"/>
                <w:sz w:val="16"/>
                <w:szCs w:val="16"/>
                <w:lang w:val="ru-RU"/>
              </w:rPr>
              <w:t>+343°C</w:t>
            </w:r>
          </w:p>
          <w:p w14:paraId="474DBFD5" w14:textId="77777777" w:rsidR="00797682" w:rsidRPr="00BF38C6" w:rsidRDefault="00797682" w:rsidP="00D14C5B">
            <w:pPr>
              <w:pStyle w:val="CellBodyCentered"/>
              <w:rPr>
                <w:rFonts w:ascii="Arial Narrow" w:hAnsi="Arial Narrow" w:cs="Arial"/>
                <w:color w:val="auto"/>
                <w:sz w:val="16"/>
                <w:szCs w:val="16"/>
              </w:rPr>
            </w:pPr>
          </w:p>
          <w:p w14:paraId="0CC516FD" w14:textId="77777777" w:rsidR="00797682" w:rsidRPr="00BF38C6" w:rsidRDefault="00797682" w:rsidP="00D14C5B">
            <w:pPr>
              <w:pStyle w:val="CellBodyCentered"/>
              <w:rPr>
                <w:rFonts w:ascii="Arial Narrow" w:hAnsi="Arial Narrow" w:cs="Arial"/>
                <w:color w:val="auto"/>
                <w:sz w:val="16"/>
                <w:szCs w:val="16"/>
              </w:rPr>
            </w:pPr>
          </w:p>
          <w:p w14:paraId="000F9BC4" w14:textId="77777777" w:rsidR="00797682" w:rsidRPr="00BF38C6" w:rsidRDefault="00797682" w:rsidP="00D14C5B">
            <w:pPr>
              <w:pStyle w:val="CellBodyCentered"/>
              <w:rPr>
                <w:rFonts w:ascii="Arial Narrow" w:hAnsi="Arial Narrow" w:cs="Arial"/>
                <w:color w:val="auto"/>
                <w:sz w:val="16"/>
                <w:szCs w:val="16"/>
              </w:rPr>
            </w:pPr>
          </w:p>
          <w:p w14:paraId="71D755FD" w14:textId="77777777" w:rsidR="00797682" w:rsidRPr="00BF38C6" w:rsidRDefault="00797682" w:rsidP="00D14C5B">
            <w:pPr>
              <w:pStyle w:val="CellBodyCentered"/>
              <w:rPr>
                <w:rFonts w:ascii="Arial Narrow" w:hAnsi="Arial Narrow" w:cs="Arial"/>
                <w:color w:val="auto"/>
                <w:sz w:val="16"/>
                <w:szCs w:val="16"/>
              </w:rPr>
            </w:pPr>
          </w:p>
          <w:p w14:paraId="6D0AB60E" w14:textId="77777777" w:rsidR="00797682" w:rsidRPr="00BF38C6" w:rsidRDefault="00797682" w:rsidP="00D14C5B">
            <w:pPr>
              <w:pStyle w:val="CellBodyCentered"/>
              <w:rPr>
                <w:rFonts w:ascii="Arial Narrow" w:hAnsi="Arial Narrow" w:cs="Arial"/>
                <w:color w:val="auto"/>
                <w:sz w:val="16"/>
                <w:szCs w:val="16"/>
              </w:rPr>
            </w:pPr>
          </w:p>
          <w:p w14:paraId="4EF73B55" w14:textId="77777777" w:rsidR="00797682" w:rsidRPr="00BF38C6" w:rsidRDefault="00797682" w:rsidP="00D14C5B">
            <w:pPr>
              <w:pStyle w:val="CellBodyCentered"/>
              <w:rPr>
                <w:rFonts w:ascii="Arial Narrow" w:hAnsi="Arial Narrow" w:cs="Arial"/>
                <w:color w:val="auto"/>
                <w:sz w:val="16"/>
                <w:szCs w:val="16"/>
              </w:rPr>
            </w:pPr>
          </w:p>
          <w:p w14:paraId="7DAC1CA4" w14:textId="4DC9184F" w:rsidR="00797682" w:rsidRPr="00BF38C6" w:rsidRDefault="00797682" w:rsidP="00D14C5B">
            <w:pPr>
              <w:pStyle w:val="CellBodyCentered"/>
              <w:jc w:val="left"/>
              <w:rPr>
                <w:rFonts w:ascii="Arial Narrow" w:hAnsi="Arial Narrow" w:cs="Arial"/>
                <w:color w:val="auto"/>
                <w:sz w:val="16"/>
                <w:szCs w:val="16"/>
              </w:rPr>
            </w:pPr>
          </w:p>
        </w:tc>
        <w:tc>
          <w:tcPr>
            <w:tcW w:w="1951" w:type="dxa"/>
            <w:tcBorders>
              <w:top w:val="single" w:sz="6" w:space="0" w:color="auto"/>
              <w:left w:val="single" w:sz="6" w:space="0" w:color="auto"/>
              <w:bottom w:val="single" w:sz="6" w:space="0" w:color="auto"/>
              <w:right w:val="single" w:sz="6" w:space="0" w:color="auto"/>
            </w:tcBorders>
          </w:tcPr>
          <w:p w14:paraId="4ED3CDF1" w14:textId="77777777" w:rsidR="00797682" w:rsidRPr="00BF38C6" w:rsidRDefault="00797682" w:rsidP="00D14C5B">
            <w:pPr>
              <w:pStyle w:val="CellBody"/>
              <w:rPr>
                <w:rFonts w:ascii="Arial Narrow" w:hAnsi="Arial Narrow"/>
                <w:color w:val="auto"/>
                <w:sz w:val="16"/>
                <w:szCs w:val="16"/>
                <w:lang w:val="ru-RU"/>
              </w:rPr>
            </w:pPr>
          </w:p>
          <w:p w14:paraId="2E9074E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В соответствии с B16.47 (1.3)/ ASME VIII</w:t>
            </w:r>
          </w:p>
          <w:p w14:paraId="76E0F63D" w14:textId="77777777" w:rsidR="00797682" w:rsidRPr="00BF38C6" w:rsidRDefault="00797682" w:rsidP="00D14C5B">
            <w:pPr>
              <w:pStyle w:val="CellBody"/>
              <w:rPr>
                <w:rFonts w:ascii="Arial Narrow" w:hAnsi="Arial Narrow"/>
                <w:color w:val="auto"/>
                <w:sz w:val="16"/>
                <w:szCs w:val="16"/>
              </w:rPr>
            </w:pPr>
            <w:r w:rsidRPr="00BF38C6">
              <w:rPr>
                <w:rFonts w:ascii="Arial Narrow" w:hAnsi="Arial Narrow"/>
                <w:color w:val="auto"/>
                <w:sz w:val="16"/>
                <w:szCs w:val="16"/>
                <w:lang w:val="ru-RU"/>
              </w:rPr>
              <w:t>Расчетное давление = 5,0 бар (изб.) максимум</w:t>
            </w:r>
          </w:p>
          <w:p w14:paraId="2F5370D5" w14:textId="77777777" w:rsidR="00797682" w:rsidRPr="00BF38C6" w:rsidRDefault="00797682" w:rsidP="00D14C5B">
            <w:pPr>
              <w:pStyle w:val="CellBody"/>
              <w:rPr>
                <w:rFonts w:ascii="Arial Narrow" w:hAnsi="Arial Narrow"/>
                <w:color w:val="auto"/>
                <w:sz w:val="16"/>
                <w:szCs w:val="16"/>
              </w:rPr>
            </w:pPr>
          </w:p>
          <w:p w14:paraId="2F1C59CC" w14:textId="77777777" w:rsidR="00797682" w:rsidRPr="00BF38C6" w:rsidRDefault="00797682" w:rsidP="00D14C5B">
            <w:pPr>
              <w:pStyle w:val="CellBody"/>
              <w:rPr>
                <w:rFonts w:ascii="Arial Narrow" w:hAnsi="Arial Narrow"/>
                <w:color w:val="auto"/>
                <w:sz w:val="16"/>
                <w:szCs w:val="16"/>
              </w:rPr>
            </w:pPr>
          </w:p>
          <w:p w14:paraId="6DADA659" w14:textId="77777777" w:rsidR="00797682" w:rsidRPr="00BF38C6" w:rsidRDefault="00797682" w:rsidP="00D14C5B">
            <w:pPr>
              <w:pStyle w:val="CellBody"/>
              <w:rPr>
                <w:rFonts w:ascii="Arial Narrow" w:hAnsi="Arial Narrow"/>
                <w:color w:val="auto"/>
                <w:sz w:val="16"/>
                <w:szCs w:val="16"/>
              </w:rPr>
            </w:pPr>
          </w:p>
          <w:p w14:paraId="39D389DC" w14:textId="77777777" w:rsidR="00797682" w:rsidRPr="00BF38C6" w:rsidRDefault="00797682" w:rsidP="00D14C5B">
            <w:pPr>
              <w:pStyle w:val="CellBody"/>
              <w:rPr>
                <w:rFonts w:ascii="Arial Narrow" w:hAnsi="Arial Narrow"/>
                <w:color w:val="auto"/>
                <w:sz w:val="16"/>
                <w:szCs w:val="16"/>
              </w:rPr>
            </w:pPr>
          </w:p>
          <w:p w14:paraId="035C9B8F" w14:textId="77777777" w:rsidR="00797682" w:rsidRPr="00BF38C6" w:rsidRDefault="00797682" w:rsidP="00D14C5B">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12C8803D" w14:textId="77777777" w:rsidR="00797682" w:rsidRPr="00BF38C6" w:rsidRDefault="00797682" w:rsidP="00D14C5B">
            <w:pPr>
              <w:pStyle w:val="CellBodyCentered"/>
              <w:rPr>
                <w:rFonts w:ascii="Arial Narrow" w:hAnsi="Arial Narrow" w:cs="Arial"/>
                <w:color w:val="auto"/>
                <w:sz w:val="16"/>
                <w:szCs w:val="16"/>
                <w:lang w:val="ru-RU"/>
              </w:rPr>
            </w:pPr>
          </w:p>
          <w:p w14:paraId="30EC5BFC" w14:textId="77777777" w:rsidR="00797682" w:rsidRPr="00BF38C6" w:rsidRDefault="00797682" w:rsidP="00D14C5B">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ВСЕ</w:t>
            </w:r>
          </w:p>
          <w:p w14:paraId="76919262" w14:textId="77777777" w:rsidR="00797682" w:rsidRPr="00BF38C6" w:rsidRDefault="00797682" w:rsidP="00D14C5B">
            <w:pPr>
              <w:pStyle w:val="CellBodyCentered"/>
              <w:rPr>
                <w:rFonts w:ascii="Arial Narrow" w:hAnsi="Arial Narrow" w:cs="Arial"/>
                <w:color w:val="auto"/>
                <w:sz w:val="16"/>
                <w:szCs w:val="16"/>
              </w:rPr>
            </w:pPr>
          </w:p>
          <w:p w14:paraId="49A9B083" w14:textId="77777777" w:rsidR="00797682" w:rsidRPr="00BF38C6" w:rsidRDefault="00797682" w:rsidP="00D14C5B">
            <w:pPr>
              <w:pStyle w:val="CellBodyCentered"/>
              <w:rPr>
                <w:rFonts w:ascii="Arial Narrow" w:hAnsi="Arial Narrow" w:cs="Arial"/>
                <w:color w:val="auto"/>
                <w:sz w:val="16"/>
                <w:szCs w:val="16"/>
              </w:rPr>
            </w:pPr>
          </w:p>
          <w:p w14:paraId="0DE5759F" w14:textId="77777777" w:rsidR="00797682" w:rsidRPr="00BF38C6" w:rsidRDefault="00797682" w:rsidP="00D14C5B">
            <w:pPr>
              <w:pStyle w:val="CellBodyCentered"/>
              <w:rPr>
                <w:rFonts w:ascii="Arial Narrow" w:hAnsi="Arial Narrow" w:cs="Arial"/>
                <w:color w:val="auto"/>
                <w:sz w:val="16"/>
                <w:szCs w:val="16"/>
              </w:rPr>
            </w:pPr>
          </w:p>
          <w:p w14:paraId="36DE1B0C" w14:textId="77777777" w:rsidR="00797682" w:rsidRPr="00BF38C6" w:rsidRDefault="00797682" w:rsidP="00D14C5B">
            <w:pPr>
              <w:pStyle w:val="CellBodyCentered"/>
              <w:rPr>
                <w:rFonts w:ascii="Arial Narrow" w:hAnsi="Arial Narrow" w:cs="Arial"/>
                <w:color w:val="auto"/>
                <w:sz w:val="16"/>
                <w:szCs w:val="16"/>
              </w:rPr>
            </w:pPr>
          </w:p>
          <w:p w14:paraId="01C05D60" w14:textId="77777777" w:rsidR="00797682" w:rsidRPr="00BF38C6" w:rsidRDefault="00797682" w:rsidP="00D14C5B">
            <w:pPr>
              <w:pStyle w:val="CellBodyCentered"/>
              <w:rPr>
                <w:rFonts w:ascii="Arial Narrow" w:hAnsi="Arial Narrow" w:cs="Arial"/>
                <w:color w:val="auto"/>
                <w:sz w:val="16"/>
                <w:szCs w:val="16"/>
              </w:rPr>
            </w:pPr>
          </w:p>
          <w:p w14:paraId="4BCAE053" w14:textId="77777777" w:rsidR="00797682" w:rsidRPr="00BF38C6" w:rsidRDefault="00797682" w:rsidP="00D14C5B">
            <w:pPr>
              <w:pStyle w:val="CellBodyCentered"/>
              <w:rPr>
                <w:rFonts w:ascii="Arial Narrow" w:hAnsi="Arial Narrow" w:cs="Arial"/>
                <w:color w:val="auto"/>
                <w:sz w:val="16"/>
                <w:szCs w:val="16"/>
              </w:rPr>
            </w:pPr>
          </w:p>
          <w:p w14:paraId="410CAFB0" w14:textId="77777777" w:rsidR="00797682" w:rsidRPr="00BF38C6" w:rsidRDefault="00797682" w:rsidP="00D14C5B">
            <w:pPr>
              <w:pStyle w:val="CellBodyCentered"/>
              <w:rPr>
                <w:rFonts w:ascii="Arial Narrow" w:hAnsi="Arial Narrow" w:cs="Arial"/>
                <w:color w:val="auto"/>
                <w:sz w:val="16"/>
                <w:szCs w:val="16"/>
              </w:rPr>
            </w:pPr>
          </w:p>
          <w:p w14:paraId="1EBCD41F" w14:textId="77777777" w:rsidR="00797682" w:rsidRPr="00BF38C6" w:rsidRDefault="00797682" w:rsidP="00D14C5B">
            <w:pPr>
              <w:pStyle w:val="CellBodyCentered"/>
              <w:jc w:val="left"/>
              <w:rPr>
                <w:rFonts w:ascii="Arial Narrow" w:hAnsi="Arial Narrow" w:cs="Arial"/>
                <w:color w:val="auto"/>
                <w:sz w:val="16"/>
                <w:szCs w:val="16"/>
              </w:rPr>
            </w:pPr>
          </w:p>
        </w:tc>
        <w:tc>
          <w:tcPr>
            <w:tcW w:w="450" w:type="dxa"/>
            <w:tcBorders>
              <w:top w:val="single" w:sz="6" w:space="0" w:color="auto"/>
              <w:left w:val="single" w:sz="6" w:space="0" w:color="auto"/>
              <w:bottom w:val="single" w:sz="6" w:space="0" w:color="auto"/>
              <w:right w:val="single" w:sz="6" w:space="0" w:color="auto"/>
            </w:tcBorders>
          </w:tcPr>
          <w:p w14:paraId="4D22734A" w14:textId="77777777" w:rsidR="00797682" w:rsidRPr="00BF38C6" w:rsidRDefault="00797682" w:rsidP="00D14C5B">
            <w:pPr>
              <w:pStyle w:val="CellBodyCentered"/>
              <w:rPr>
                <w:rFonts w:ascii="Arial Narrow" w:hAnsi="Arial Narrow"/>
                <w:color w:val="auto"/>
                <w:sz w:val="16"/>
                <w:szCs w:val="16"/>
                <w:lang w:val="en-GB"/>
              </w:rPr>
            </w:pPr>
          </w:p>
          <w:p w14:paraId="3DADC968" w14:textId="77777777" w:rsidR="00797682" w:rsidRPr="00BF38C6" w:rsidRDefault="00797682"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10</w:t>
            </w:r>
          </w:p>
          <w:p w14:paraId="4F14675B" w14:textId="77777777" w:rsidR="00797682" w:rsidRPr="00BF38C6" w:rsidRDefault="00797682" w:rsidP="00D14C5B">
            <w:pPr>
              <w:pStyle w:val="CellBodyCentered"/>
              <w:rPr>
                <w:rFonts w:ascii="Arial Narrow" w:hAnsi="Arial Narrow"/>
                <w:color w:val="auto"/>
                <w:sz w:val="16"/>
                <w:szCs w:val="16"/>
              </w:rPr>
            </w:pPr>
          </w:p>
          <w:p w14:paraId="5CCE0053" w14:textId="77777777" w:rsidR="00797682" w:rsidRPr="00BF38C6" w:rsidRDefault="00797682" w:rsidP="00D14C5B">
            <w:pPr>
              <w:pStyle w:val="CellBodyCentered"/>
              <w:rPr>
                <w:rFonts w:ascii="Arial Narrow" w:hAnsi="Arial Narrow"/>
                <w:color w:val="auto"/>
                <w:sz w:val="16"/>
                <w:szCs w:val="16"/>
              </w:rPr>
            </w:pPr>
          </w:p>
          <w:p w14:paraId="65EF4A10" w14:textId="77777777" w:rsidR="00797682" w:rsidRPr="00BF38C6" w:rsidRDefault="00797682" w:rsidP="00D14C5B">
            <w:pPr>
              <w:pStyle w:val="CellBodyCentered"/>
              <w:rPr>
                <w:rFonts w:ascii="Arial Narrow" w:hAnsi="Arial Narrow"/>
                <w:color w:val="auto"/>
                <w:sz w:val="16"/>
                <w:szCs w:val="16"/>
              </w:rPr>
            </w:pPr>
          </w:p>
          <w:p w14:paraId="27F946D1" w14:textId="77777777" w:rsidR="00797682" w:rsidRPr="00BF38C6" w:rsidRDefault="00797682" w:rsidP="00D14C5B">
            <w:pPr>
              <w:pStyle w:val="CellBodyCentered"/>
              <w:rPr>
                <w:rFonts w:ascii="Arial Narrow" w:hAnsi="Arial Narrow"/>
                <w:color w:val="auto"/>
                <w:sz w:val="16"/>
                <w:szCs w:val="16"/>
              </w:rPr>
            </w:pPr>
          </w:p>
          <w:p w14:paraId="211E9532" w14:textId="77777777" w:rsidR="00797682" w:rsidRPr="00BF38C6" w:rsidRDefault="00797682" w:rsidP="00D14C5B">
            <w:pPr>
              <w:pStyle w:val="CellBodyCentered"/>
              <w:rPr>
                <w:rFonts w:ascii="Arial Narrow" w:hAnsi="Arial Narrow"/>
                <w:color w:val="auto"/>
                <w:sz w:val="16"/>
                <w:szCs w:val="16"/>
              </w:rPr>
            </w:pPr>
          </w:p>
          <w:p w14:paraId="2D4E6DC4" w14:textId="77777777" w:rsidR="00797682" w:rsidRPr="00BF38C6" w:rsidRDefault="00797682" w:rsidP="00D14C5B">
            <w:pPr>
              <w:pStyle w:val="CellBodyCentered"/>
              <w:rPr>
                <w:rFonts w:ascii="Arial Narrow" w:hAnsi="Arial Narrow"/>
                <w:color w:val="auto"/>
                <w:sz w:val="16"/>
                <w:szCs w:val="16"/>
              </w:rPr>
            </w:pPr>
          </w:p>
          <w:p w14:paraId="34D5C06F" w14:textId="77777777" w:rsidR="00797682" w:rsidRPr="00BF38C6" w:rsidRDefault="00797682" w:rsidP="00D14C5B">
            <w:pPr>
              <w:pStyle w:val="CellBodyCentered"/>
              <w:rPr>
                <w:rFonts w:ascii="Arial Narrow" w:hAnsi="Arial Narrow"/>
                <w:color w:val="auto"/>
                <w:sz w:val="16"/>
                <w:szCs w:val="16"/>
              </w:rPr>
            </w:pPr>
          </w:p>
          <w:p w14:paraId="07444010" w14:textId="77777777" w:rsidR="00797682" w:rsidRPr="00BF38C6" w:rsidRDefault="00797682" w:rsidP="00D14C5B">
            <w:pPr>
              <w:pStyle w:val="CellBodyCentered"/>
              <w:rPr>
                <w:rFonts w:ascii="Arial Narrow" w:hAnsi="Arial Narrow" w:cs="Arial"/>
                <w:color w:val="auto"/>
                <w:sz w:val="16"/>
                <w:szCs w:val="16"/>
              </w:rPr>
            </w:pPr>
          </w:p>
        </w:tc>
      </w:tr>
      <w:tr w:rsidR="008359AC" w:rsidRPr="00BF38C6" w14:paraId="29B92254" w14:textId="77777777" w:rsidTr="00AF1273">
        <w:tc>
          <w:tcPr>
            <w:tcW w:w="3332" w:type="dxa"/>
            <w:tcBorders>
              <w:top w:val="single" w:sz="6" w:space="0" w:color="auto"/>
              <w:left w:val="single" w:sz="6" w:space="0" w:color="auto"/>
              <w:bottom w:val="single" w:sz="6" w:space="0" w:color="auto"/>
              <w:right w:val="single" w:sz="6" w:space="0" w:color="auto"/>
            </w:tcBorders>
          </w:tcPr>
          <w:p w14:paraId="4E346BAA" w14:textId="77777777" w:rsidR="008359AC" w:rsidRPr="006759B5" w:rsidRDefault="008359AC" w:rsidP="00AF1273">
            <w:pPr>
              <w:pStyle w:val="CellBody"/>
              <w:rPr>
                <w:ins w:id="1040" w:author="Zhunisbayev, Olzhasbek [Bolashak Atyrau Limited]" w:date="2024-05-12T20:26:00Z"/>
                <w:rFonts w:ascii="Arial Narrow" w:hAnsi="Arial Narrow" w:cs="Arial"/>
                <w:color w:val="auto"/>
                <w:sz w:val="16"/>
                <w:szCs w:val="16"/>
                <w:lang w:val="ru-RU"/>
              </w:rPr>
            </w:pPr>
          </w:p>
          <w:p w14:paraId="73BCDB3F" w14:textId="6E020E30" w:rsidR="008359AC" w:rsidRPr="006759B5" w:rsidRDefault="008359AC" w:rsidP="00AF1273">
            <w:pPr>
              <w:pStyle w:val="CellBody"/>
              <w:rPr>
                <w:rFonts w:ascii="Arial Narrow" w:hAnsi="Arial Narrow" w:cs="Arial"/>
                <w:color w:val="auto"/>
                <w:sz w:val="16"/>
                <w:szCs w:val="16"/>
                <w:u w:val="single"/>
                <w:lang w:val="ru-RU"/>
              </w:rPr>
            </w:pPr>
            <w:ins w:id="1041" w:author="Zhunisbayev, Olzhasbek [Bolashak Atyrau Limited]" w:date="2024-05-12T20:29:00Z">
              <w:r w:rsidRPr="006759B5">
                <w:rPr>
                  <w:rFonts w:ascii="Arial Narrow" w:hAnsi="Arial Narrow" w:cs="Arial"/>
                  <w:color w:val="auto"/>
                  <w:sz w:val="16"/>
                  <w:szCs w:val="16"/>
                  <w:u w:val="single"/>
                  <w:lang w:val="ru-RU"/>
                </w:rPr>
                <w:t>МАГИСТРАЛЬНЫЕ ТРУБОПРОВОДЫ</w:t>
              </w:r>
            </w:ins>
          </w:p>
          <w:p w14:paraId="7C6B6299" w14:textId="77777777" w:rsidR="008359AC" w:rsidRPr="006759B5" w:rsidRDefault="008359AC" w:rsidP="00AF1273">
            <w:pPr>
              <w:pStyle w:val="CellBody"/>
              <w:rPr>
                <w:rFonts w:ascii="Arial Narrow" w:hAnsi="Arial Narrow" w:cs="Arial"/>
                <w:color w:val="auto"/>
                <w:sz w:val="16"/>
                <w:szCs w:val="16"/>
                <w:lang w:val="ru-RU"/>
              </w:rPr>
            </w:pPr>
          </w:p>
          <w:p w14:paraId="4C132808" w14:textId="3222CEFC" w:rsidR="008359AC" w:rsidRPr="00BF38C6" w:rsidRDefault="008359AC" w:rsidP="00AF1273">
            <w:pPr>
              <w:pStyle w:val="CellBody"/>
              <w:rPr>
                <w:ins w:id="1042" w:author="Zhunisbayev, Olzhasbek [Bolashak Atyrau Limited]" w:date="2024-05-12T20:26:00Z"/>
                <w:rFonts w:ascii="Arial Narrow" w:hAnsi="Arial Narrow" w:cs="Arial"/>
                <w:color w:val="auto"/>
                <w:sz w:val="16"/>
                <w:szCs w:val="16"/>
                <w:lang w:val="ru-RU"/>
              </w:rPr>
            </w:pPr>
            <w:ins w:id="1043" w:author="Zhunisbayev, Olzhasbek [Bolashak Atyrau Limited]" w:date="2024-05-12T20:26:00Z">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СЛИВ, МАСЛЯНЫЙ КОЛЛЕКТОР (ОТКРЫТЫЙ)</w:t>
              </w:r>
            </w:ins>
          </w:p>
          <w:p w14:paraId="15F39B7E" w14:textId="77777777" w:rsidR="008359AC" w:rsidRPr="00BF38C6" w:rsidRDefault="008359AC" w:rsidP="00AF1273">
            <w:pPr>
              <w:pStyle w:val="CellBody"/>
              <w:rPr>
                <w:ins w:id="1044" w:author="Zhunisbayev, Olzhasbek [Bolashak Atyrau Limited]" w:date="2024-05-12T20:26:00Z"/>
                <w:rFonts w:ascii="Arial Narrow" w:hAnsi="Arial Narrow" w:cs="Arial"/>
                <w:color w:val="auto"/>
                <w:sz w:val="16"/>
                <w:szCs w:val="16"/>
                <w:lang w:val="ru-RU"/>
              </w:rPr>
            </w:pPr>
            <w:ins w:id="1045" w:author="Zhunisbayev, Olzhasbek [Bolashak Atyrau Limited]" w:date="2024-05-12T20:26:00Z">
              <w:r w:rsidRPr="00BF38C6">
                <w:rPr>
                  <w:rFonts w:ascii="Arial Narrow" w:hAnsi="Arial Narrow" w:cs="Arial"/>
                  <w:color w:val="auto"/>
                  <w:sz w:val="16"/>
                  <w:szCs w:val="16"/>
                  <w:lang w:val="en-GB"/>
                </w:rPr>
                <w:t>WP</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ТЕХНОЛОГИЧЕСКАЯ ВОДА</w:t>
              </w:r>
            </w:ins>
          </w:p>
          <w:p w14:paraId="3DA0E96B" w14:textId="77777777" w:rsidR="008359AC" w:rsidRPr="00BF38C6" w:rsidRDefault="008359AC" w:rsidP="00AF1273">
            <w:pPr>
              <w:pStyle w:val="CellBody"/>
              <w:rPr>
                <w:ins w:id="1046" w:author="Zhunisbayev, Olzhasbek [Bolashak Atyrau Limited]" w:date="2024-05-12T20:26:00Z"/>
                <w:rFonts w:ascii="Arial Narrow" w:hAnsi="Arial Narrow" w:cs="Arial"/>
                <w:color w:val="auto"/>
                <w:sz w:val="16"/>
                <w:szCs w:val="16"/>
                <w:lang w:val="ru-RU"/>
              </w:rPr>
            </w:pPr>
            <w:ins w:id="1047" w:author="Zhunisbayev, Olzhasbek [Bolashak Atyrau Limited]" w:date="2024-05-12T20:26:00Z">
              <w:r w:rsidRPr="00BF38C6">
                <w:rPr>
                  <w:rFonts w:ascii="Arial Narrow" w:hAnsi="Arial Narrow"/>
                  <w:color w:val="auto"/>
                  <w:sz w:val="16"/>
                  <w:szCs w:val="16"/>
                  <w:lang w:val="ru-RU"/>
                </w:rPr>
                <w:t>WSR – КИСЛАЯ ВОДА</w:t>
              </w:r>
            </w:ins>
          </w:p>
          <w:p w14:paraId="612793FF" w14:textId="77777777" w:rsidR="008359AC" w:rsidRPr="006759B5" w:rsidRDefault="008359AC" w:rsidP="00AF1273">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46658D94" w14:textId="77777777" w:rsidR="008359AC" w:rsidRPr="006759B5" w:rsidRDefault="008359AC" w:rsidP="00AF1273">
            <w:pPr>
              <w:pStyle w:val="CellBodyCentered"/>
              <w:rPr>
                <w:rFonts w:ascii="Arial Narrow" w:hAnsi="Arial Narrow" w:cs="Arial"/>
                <w:b/>
                <w:color w:val="auto"/>
                <w:sz w:val="16"/>
                <w:szCs w:val="16"/>
                <w:lang w:val="ru-RU"/>
              </w:rPr>
            </w:pPr>
          </w:p>
          <w:p w14:paraId="40F54ED7" w14:textId="77777777" w:rsidR="008359AC" w:rsidRDefault="008359AC" w:rsidP="00AF1273">
            <w:pPr>
              <w:pStyle w:val="CellBodyCentered"/>
              <w:rPr>
                <w:rFonts w:ascii="Arial Narrow" w:hAnsi="Arial Narrow" w:cs="Arial"/>
                <w:b/>
                <w:color w:val="auto"/>
                <w:sz w:val="16"/>
                <w:szCs w:val="16"/>
              </w:rPr>
            </w:pPr>
            <w:ins w:id="1048" w:author="Zhunisbayev, Olzhasbek [Bolashak Atyrau Limited]" w:date="2024-05-12T20:25:00Z">
              <w:r>
                <w:rPr>
                  <w:rFonts w:ascii="Arial Narrow" w:hAnsi="Arial Narrow" w:cs="Arial"/>
                  <w:b/>
                  <w:color w:val="auto"/>
                  <w:sz w:val="16"/>
                  <w:szCs w:val="16"/>
                  <w:lang w:val="en-GB"/>
                </w:rPr>
                <w:t>150K5E</w:t>
              </w:r>
            </w:ins>
          </w:p>
          <w:p w14:paraId="1DDE7369" w14:textId="77777777" w:rsidR="008359AC" w:rsidRPr="008359AC" w:rsidRDefault="008359AC" w:rsidP="00AF1273">
            <w:pPr>
              <w:pStyle w:val="CellBodyCentered"/>
              <w:rPr>
                <w:rFonts w:ascii="Arial Narrow" w:hAnsi="Arial Narrow" w:cs="Arial"/>
                <w:b/>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79FE4CCC" w14:textId="77777777" w:rsidR="008359AC" w:rsidRDefault="008359AC" w:rsidP="00AF1273">
            <w:pPr>
              <w:pStyle w:val="CellBodyCentered"/>
              <w:rPr>
                <w:ins w:id="1049" w:author="Zhunisbayev, Olzhasbek [Bolashak Atyrau Limited]" w:date="2024-05-12T20:26:00Z"/>
                <w:rFonts w:ascii="Arial Narrow" w:hAnsi="Arial Narrow" w:cs="Arial"/>
                <w:color w:val="auto"/>
                <w:sz w:val="16"/>
                <w:szCs w:val="16"/>
                <w:lang w:val="en-GB"/>
              </w:rPr>
            </w:pPr>
          </w:p>
          <w:p w14:paraId="2BD51D28" w14:textId="77777777" w:rsidR="008359AC" w:rsidRPr="00BF38C6" w:rsidRDefault="008359AC" w:rsidP="00AF1273">
            <w:pPr>
              <w:pStyle w:val="CellBodyCentered"/>
              <w:rPr>
                <w:rFonts w:ascii="Arial Narrow" w:hAnsi="Arial Narrow" w:cs="Arial"/>
                <w:color w:val="auto"/>
                <w:sz w:val="16"/>
                <w:szCs w:val="16"/>
                <w:lang w:val="en-GB"/>
              </w:rPr>
            </w:pPr>
            <w:ins w:id="1050" w:author="Zhunisbayev, Olzhasbek [Bolashak Atyrau Limited]" w:date="2024-05-12T20:26:00Z">
              <w:r>
                <w:rPr>
                  <w:rFonts w:ascii="Arial Narrow" w:hAnsi="Arial Narrow" w:cs="Arial"/>
                  <w:color w:val="auto"/>
                  <w:sz w:val="16"/>
                  <w:szCs w:val="16"/>
                  <w:lang w:val="en-GB"/>
                </w:rPr>
                <w:t>6.0</w:t>
              </w:r>
            </w:ins>
          </w:p>
        </w:tc>
        <w:tc>
          <w:tcPr>
            <w:tcW w:w="900" w:type="dxa"/>
            <w:tcBorders>
              <w:top w:val="single" w:sz="6" w:space="0" w:color="auto"/>
              <w:left w:val="single" w:sz="6" w:space="0" w:color="auto"/>
              <w:bottom w:val="single" w:sz="6" w:space="0" w:color="auto"/>
              <w:right w:val="single" w:sz="6" w:space="0" w:color="auto"/>
            </w:tcBorders>
          </w:tcPr>
          <w:p w14:paraId="29CC4280" w14:textId="77777777" w:rsidR="008359AC" w:rsidRDefault="008359AC" w:rsidP="00AF1273">
            <w:pPr>
              <w:pStyle w:val="CellBodyCentered"/>
              <w:ind w:left="-33"/>
              <w:rPr>
                <w:ins w:id="1051" w:author="Zhunisbayev, Olzhasbek [Bolashak Atyrau Limited]" w:date="2024-05-12T20:26:00Z"/>
                <w:rFonts w:ascii="Arial Narrow" w:hAnsi="Arial Narrow" w:cs="Arial"/>
                <w:color w:val="auto"/>
                <w:sz w:val="16"/>
                <w:szCs w:val="16"/>
              </w:rPr>
            </w:pPr>
          </w:p>
          <w:p w14:paraId="6C4AC3B4" w14:textId="77777777" w:rsidR="00AD7942" w:rsidRDefault="00AD7942" w:rsidP="00AF1273">
            <w:pPr>
              <w:pStyle w:val="CellBodyCentered"/>
              <w:rPr>
                <w:ins w:id="1052" w:author="Zhunisbayev, Olzhasbek [Bolashak Atyrau Limited]" w:date="2024-12-03T00:48:00Z" w16du:dateUtc="2024-12-02T19:48:00Z"/>
                <w:rFonts w:ascii="Arial Narrow" w:hAnsi="Arial Narrow" w:cs="Arial"/>
                <w:color w:val="auto"/>
                <w:sz w:val="16"/>
                <w:szCs w:val="16"/>
              </w:rPr>
            </w:pPr>
            <w:ins w:id="1053" w:author="Zhunisbayev, Olzhasbek [Bolashak Atyrau Limited]" w:date="2024-12-03T00:48:00Z" w16du:dateUtc="2024-12-02T19:48:00Z">
              <w:r>
                <w:rPr>
                  <w:rFonts w:ascii="Arial Narrow" w:hAnsi="Arial Narrow" w:cs="Arial"/>
                  <w:color w:val="auto"/>
                  <w:sz w:val="16"/>
                  <w:szCs w:val="16"/>
                </w:rPr>
                <w:t>LTCS</w:t>
              </w:r>
              <w:r>
                <w:rPr>
                  <w:rFonts w:ascii="Arial Narrow" w:hAnsi="Arial Narrow"/>
                  <w:color w:val="auto"/>
                  <w:sz w:val="16"/>
                  <w:szCs w:val="16"/>
                </w:rPr>
                <w:t xml:space="preserve"> + ПЛАКИРОВКА </w:t>
              </w:r>
              <w:r w:rsidRPr="00BF38C6">
                <w:rPr>
                  <w:rFonts w:ascii="Arial Narrow" w:hAnsi="Arial Narrow"/>
                  <w:color w:val="auto"/>
                  <w:sz w:val="16"/>
                  <w:szCs w:val="16"/>
                  <w:lang w:val="ru-RU"/>
                </w:rPr>
                <w:t>ПТФЭ</w:t>
              </w:r>
              <w:r w:rsidRPr="00BF38C6">
                <w:rPr>
                  <w:rFonts w:ascii="Arial Narrow" w:hAnsi="Arial Narrow" w:cs="Arial"/>
                  <w:color w:val="auto"/>
                  <w:sz w:val="16"/>
                  <w:szCs w:val="16"/>
                  <w:lang w:val="ru-RU"/>
                </w:rPr>
                <w:t xml:space="preserve"> </w:t>
              </w:r>
            </w:ins>
          </w:p>
          <w:p w14:paraId="4719ABA2" w14:textId="77777777" w:rsidR="00AD7942" w:rsidRDefault="00AD7942" w:rsidP="00AF1273">
            <w:pPr>
              <w:pStyle w:val="CellBodyCentered"/>
              <w:rPr>
                <w:ins w:id="1054" w:author="Zhunisbayev, Olzhasbek [Bolashak Atyrau Limited]" w:date="2024-12-03T00:48:00Z" w16du:dateUtc="2024-12-02T19:48:00Z"/>
                <w:rFonts w:ascii="Arial Narrow" w:hAnsi="Arial Narrow" w:cs="Arial"/>
                <w:color w:val="auto"/>
                <w:sz w:val="16"/>
                <w:szCs w:val="16"/>
              </w:rPr>
            </w:pPr>
          </w:p>
          <w:p w14:paraId="12BEB883" w14:textId="41F3F563" w:rsidR="008359AC" w:rsidRPr="00BF38C6" w:rsidRDefault="008359AC" w:rsidP="00AF1273">
            <w:pPr>
              <w:pStyle w:val="CellBodyCentered"/>
              <w:rPr>
                <w:ins w:id="1055" w:author="Zhunisbayev, Olzhasbek [Bolashak Atyrau Limited]" w:date="2024-05-12T20:26:00Z"/>
                <w:rFonts w:ascii="Arial Narrow" w:hAnsi="Arial Narrow" w:cs="Arial"/>
                <w:color w:val="auto"/>
                <w:sz w:val="16"/>
                <w:szCs w:val="16"/>
                <w:lang w:val="en-GB"/>
              </w:rPr>
            </w:pPr>
            <w:ins w:id="1056" w:author="Zhunisbayev, Olzhasbek [Bolashak Atyrau Limited]" w:date="2024-05-12T20:26:00Z">
              <w:r w:rsidRPr="00BF38C6">
                <w:rPr>
                  <w:rFonts w:ascii="Arial Narrow" w:hAnsi="Arial Narrow" w:cs="Arial"/>
                  <w:color w:val="auto"/>
                  <w:sz w:val="16"/>
                  <w:szCs w:val="16"/>
                  <w:lang w:val="ru-RU"/>
                </w:rPr>
                <w:t>Прим</w:t>
              </w:r>
              <w:r>
                <w:rPr>
                  <w:rFonts w:ascii="Arial Narrow" w:hAnsi="Arial Narrow" w:cs="Arial"/>
                  <w:color w:val="auto"/>
                  <w:sz w:val="16"/>
                  <w:szCs w:val="16"/>
                </w:rPr>
                <w:t>.</w:t>
              </w:r>
              <w:r w:rsidRPr="00BF38C6">
                <w:rPr>
                  <w:rFonts w:ascii="Arial Narrow" w:hAnsi="Arial Narrow" w:cs="Arial"/>
                  <w:color w:val="auto"/>
                  <w:sz w:val="16"/>
                  <w:szCs w:val="16"/>
                  <w:lang w:val="en-GB"/>
                </w:rPr>
                <w:t xml:space="preserve"> 1</w:t>
              </w:r>
            </w:ins>
          </w:p>
          <w:p w14:paraId="39B946EB" w14:textId="77777777" w:rsidR="008359AC" w:rsidRPr="008359AC" w:rsidRDefault="008359AC" w:rsidP="00AF1273">
            <w:pPr>
              <w:pStyle w:val="CellBodyCentered"/>
              <w:ind w:left="-33"/>
              <w:rPr>
                <w:rFonts w:ascii="Arial Narrow" w:hAnsi="Arial Narrow" w:cs="Arial"/>
                <w:color w:val="auto"/>
                <w:sz w:val="16"/>
                <w:szCs w:val="16"/>
                <w:rPrChange w:id="1057" w:author="Zhunisbayev, Olzhasbek [Bolashak Atyrau Limited]" w:date="2024-05-12T20:26:00Z">
                  <w:rPr>
                    <w:rFonts w:ascii="Arial Narrow" w:hAnsi="Arial Narrow" w:cs="Arial"/>
                    <w:color w:val="auto"/>
                    <w:sz w:val="16"/>
                    <w:szCs w:val="16"/>
                    <w:lang w:val="ru-RU"/>
                  </w:rPr>
                </w:rPrChange>
              </w:rPr>
            </w:pPr>
          </w:p>
        </w:tc>
        <w:tc>
          <w:tcPr>
            <w:tcW w:w="810" w:type="dxa"/>
            <w:tcBorders>
              <w:top w:val="single" w:sz="6" w:space="0" w:color="auto"/>
              <w:left w:val="single" w:sz="6" w:space="0" w:color="auto"/>
              <w:bottom w:val="single" w:sz="6" w:space="0" w:color="auto"/>
              <w:right w:val="single" w:sz="6" w:space="0" w:color="auto"/>
            </w:tcBorders>
          </w:tcPr>
          <w:p w14:paraId="13E26A3C" w14:textId="77777777" w:rsidR="008359AC" w:rsidRDefault="008359AC" w:rsidP="00AF1273">
            <w:pPr>
              <w:pStyle w:val="CellBodyCentered"/>
              <w:rPr>
                <w:ins w:id="1058" w:author="Zhunisbayev, Olzhasbek [Bolashak Atyrau Limited]" w:date="2024-05-12T20:27:00Z"/>
                <w:rFonts w:ascii="Arial Narrow" w:hAnsi="Arial Narrow" w:cs="Arial"/>
                <w:color w:val="auto"/>
                <w:sz w:val="16"/>
                <w:szCs w:val="16"/>
              </w:rPr>
            </w:pPr>
          </w:p>
          <w:p w14:paraId="7012307F" w14:textId="77777777" w:rsidR="008359AC" w:rsidRDefault="008359AC" w:rsidP="00AF1273">
            <w:pPr>
              <w:pStyle w:val="CellBodyCentered"/>
              <w:rPr>
                <w:ins w:id="1059" w:author="Zhunisbayev, Olzhasbek [Bolashak Atyrau Limited]" w:date="2024-05-12T20:27:00Z"/>
                <w:rFonts w:ascii="Arial Narrow" w:hAnsi="Arial Narrow"/>
                <w:color w:val="auto"/>
                <w:sz w:val="16"/>
                <w:szCs w:val="16"/>
              </w:rPr>
            </w:pPr>
            <w:ins w:id="1060" w:author="Zhunisbayev, Olzhasbek [Bolashak Atyrau Limited]" w:date="2024-05-12T20:27:00Z">
              <w:r w:rsidRPr="00BF38C6">
                <w:rPr>
                  <w:rFonts w:ascii="Arial Narrow" w:hAnsi="Arial Narrow"/>
                  <w:color w:val="auto"/>
                  <w:sz w:val="16"/>
                  <w:szCs w:val="16"/>
                  <w:lang w:val="ru-RU"/>
                </w:rPr>
                <w:t xml:space="preserve">КЛАСС </w:t>
              </w:r>
            </w:ins>
          </w:p>
          <w:p w14:paraId="04DB7AE4" w14:textId="77777777" w:rsidR="008359AC" w:rsidRPr="00BF38C6" w:rsidRDefault="008359AC" w:rsidP="00AF1273">
            <w:pPr>
              <w:pStyle w:val="CellBodyCentered"/>
              <w:rPr>
                <w:ins w:id="1061" w:author="Zhunisbayev, Olzhasbek [Bolashak Atyrau Limited]" w:date="2024-05-12T20:27:00Z"/>
                <w:rFonts w:ascii="Arial Narrow" w:hAnsi="Arial Narrow" w:cs="Arial"/>
                <w:color w:val="auto"/>
                <w:sz w:val="16"/>
                <w:szCs w:val="16"/>
                <w:lang w:val="ru-RU"/>
              </w:rPr>
            </w:pPr>
            <w:ins w:id="1062" w:author="Zhunisbayev, Olzhasbek [Bolashak Atyrau Limited]" w:date="2024-05-12T20:27:00Z">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ins>
          </w:p>
          <w:p w14:paraId="73062EF4" w14:textId="77777777" w:rsidR="008359AC" w:rsidRPr="00BF38C6" w:rsidRDefault="008359AC" w:rsidP="00AF1273">
            <w:pPr>
              <w:pStyle w:val="CellBodyCentered"/>
              <w:rPr>
                <w:rFonts w:ascii="Arial Narrow" w:hAnsi="Arial Narrow" w:cs="Arial"/>
                <w:color w:val="auto"/>
                <w:sz w:val="16"/>
                <w:szCs w:val="16"/>
              </w:rPr>
            </w:pPr>
          </w:p>
        </w:tc>
        <w:tc>
          <w:tcPr>
            <w:tcW w:w="709" w:type="dxa"/>
            <w:tcBorders>
              <w:top w:val="single" w:sz="6" w:space="0" w:color="auto"/>
              <w:left w:val="single" w:sz="6" w:space="0" w:color="auto"/>
              <w:bottom w:val="single" w:sz="6" w:space="0" w:color="auto"/>
              <w:right w:val="single" w:sz="6" w:space="0" w:color="auto"/>
            </w:tcBorders>
          </w:tcPr>
          <w:p w14:paraId="4F443456" w14:textId="77777777" w:rsidR="008359AC" w:rsidRDefault="008359AC" w:rsidP="00AF1273">
            <w:pPr>
              <w:pStyle w:val="CellBodyCentered"/>
              <w:rPr>
                <w:ins w:id="1063" w:author="Zhunisbayev, Olzhasbek [Bolashak Atyrau Limited]" w:date="2024-05-12T20:27:00Z"/>
                <w:rFonts w:ascii="Arial Narrow" w:hAnsi="Arial Narrow" w:cs="Arial"/>
                <w:color w:val="auto"/>
                <w:sz w:val="16"/>
                <w:szCs w:val="16"/>
              </w:rPr>
            </w:pPr>
          </w:p>
          <w:p w14:paraId="06989E17" w14:textId="77777777" w:rsidR="008359AC" w:rsidRPr="00BF38C6" w:rsidRDefault="008359AC" w:rsidP="00AF1273">
            <w:pPr>
              <w:pStyle w:val="CellBodyCentered"/>
              <w:rPr>
                <w:rFonts w:ascii="Arial Narrow" w:hAnsi="Arial Narrow" w:cs="Arial"/>
                <w:color w:val="auto"/>
                <w:sz w:val="16"/>
                <w:szCs w:val="16"/>
              </w:rPr>
            </w:pPr>
            <w:ins w:id="1064" w:author="Zhunisbayev, Olzhasbek [Bolashak Atyrau Limited]" w:date="2024-05-12T20:27:00Z">
              <w:r w:rsidRPr="00BF38C6">
                <w:rPr>
                  <w:rFonts w:ascii="Arial Narrow" w:hAnsi="Arial Narrow"/>
                  <w:color w:val="auto"/>
                  <w:sz w:val="16"/>
                  <w:szCs w:val="16"/>
                  <w:lang w:val="ru-RU"/>
                </w:rPr>
                <w:t>От</w:t>
              </w:r>
              <w:r w:rsidRPr="00BF38C6">
                <w:rPr>
                  <w:rFonts w:ascii="Arial Narrow" w:hAnsi="Arial Narrow"/>
                  <w:color w:val="auto"/>
                  <w:sz w:val="16"/>
                  <w:szCs w:val="16"/>
                  <w:lang w:val="en-GB"/>
                </w:rPr>
                <w:t xml:space="preserve"> </w:t>
              </w:r>
              <w:r w:rsidRPr="00BF38C6">
                <w:rPr>
                  <w:rFonts w:ascii="Arial Narrow" w:hAnsi="Arial Narrow"/>
                  <w:color w:val="auto"/>
                  <w:sz w:val="16"/>
                  <w:szCs w:val="16"/>
                  <w:lang w:val="ru-RU"/>
                </w:rPr>
                <w:t>-</w:t>
              </w:r>
              <w:r>
                <w:rPr>
                  <w:rFonts w:ascii="Arial Narrow" w:hAnsi="Arial Narrow"/>
                  <w:color w:val="auto"/>
                  <w:sz w:val="16"/>
                  <w:szCs w:val="16"/>
                </w:rPr>
                <w:t>40</w:t>
              </w:r>
              <w:r w:rsidRPr="00BF38C6">
                <w:rPr>
                  <w:rFonts w:ascii="Arial Narrow" w:hAnsi="Arial Narrow"/>
                  <w:color w:val="auto"/>
                  <w:sz w:val="16"/>
                  <w:szCs w:val="16"/>
                  <w:lang w:val="ru-RU"/>
                </w:rPr>
                <w:t xml:space="preserve"> до </w:t>
              </w:r>
              <w:r>
                <w:rPr>
                  <w:rFonts w:ascii="Arial Narrow" w:hAnsi="Arial Narrow"/>
                  <w:color w:val="auto"/>
                  <w:sz w:val="16"/>
                  <w:szCs w:val="16"/>
                </w:rPr>
                <w:t>75</w:t>
              </w:r>
              <w:r w:rsidRPr="00BF38C6">
                <w:rPr>
                  <w:rFonts w:ascii="Arial Narrow" w:hAnsi="Arial Narrow"/>
                  <w:color w:val="auto"/>
                  <w:sz w:val="16"/>
                  <w:szCs w:val="16"/>
                  <w:lang w:val="ru-RU"/>
                </w:rPr>
                <w:t xml:space="preserve"> °C</w:t>
              </w:r>
            </w:ins>
          </w:p>
        </w:tc>
        <w:tc>
          <w:tcPr>
            <w:tcW w:w="1951" w:type="dxa"/>
            <w:tcBorders>
              <w:top w:val="single" w:sz="6" w:space="0" w:color="auto"/>
              <w:left w:val="single" w:sz="6" w:space="0" w:color="auto"/>
              <w:bottom w:val="single" w:sz="6" w:space="0" w:color="auto"/>
              <w:right w:val="single" w:sz="6" w:space="0" w:color="auto"/>
            </w:tcBorders>
          </w:tcPr>
          <w:p w14:paraId="27F5797A" w14:textId="77777777" w:rsidR="008359AC" w:rsidRPr="006759B5" w:rsidRDefault="008359AC" w:rsidP="00AF1273">
            <w:pPr>
              <w:pStyle w:val="CellBody"/>
              <w:rPr>
                <w:ins w:id="1065" w:author="Zhunisbayev, Olzhasbek [Bolashak Atyrau Limited]" w:date="2024-05-12T20:27:00Z"/>
                <w:rFonts w:ascii="Arial Narrow" w:hAnsi="Arial Narrow" w:cs="Arial"/>
                <w:color w:val="auto"/>
                <w:sz w:val="16"/>
                <w:szCs w:val="16"/>
                <w:u w:val="single"/>
                <w:lang w:val="ru-RU"/>
              </w:rPr>
            </w:pPr>
          </w:p>
          <w:p w14:paraId="0F41FBBD" w14:textId="77777777" w:rsidR="008359AC" w:rsidRPr="006759B5" w:rsidRDefault="008359AC" w:rsidP="00AF1273">
            <w:pPr>
              <w:pStyle w:val="CellBody"/>
              <w:rPr>
                <w:ins w:id="1066" w:author="Zhunisbayev, Olzhasbek [Bolashak Atyrau Limited]" w:date="2024-05-12T20:27:00Z"/>
                <w:rFonts w:ascii="Arial Narrow" w:hAnsi="Arial Narrow" w:cs="Arial"/>
                <w:color w:val="auto"/>
                <w:sz w:val="16"/>
                <w:szCs w:val="16"/>
                <w:lang w:val="ru-RU"/>
              </w:rPr>
            </w:pPr>
            <w:ins w:id="1067" w:author="Zhunisbayev, Olzhasbek [Bolashak Atyrau Limited]" w:date="2024-05-12T20:27:00Z">
              <w:r w:rsidRPr="00B47CE9">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47CE9">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ins>
          </w:p>
          <w:p w14:paraId="716340E6" w14:textId="77777777" w:rsidR="008359AC" w:rsidRPr="00BF38C6" w:rsidRDefault="008359AC" w:rsidP="00AF1273">
            <w:pPr>
              <w:pStyle w:val="TableText"/>
              <w:rPr>
                <w:ins w:id="1068" w:author="Zhunisbayev, Olzhasbek [Bolashak Atyrau Limited]" w:date="2024-05-12T20:27:00Z"/>
                <w:rFonts w:ascii="Arial Narrow" w:hAnsi="Arial Narrow"/>
                <w:color w:val="auto"/>
                <w:szCs w:val="16"/>
                <w:lang w:val="ru-RU"/>
              </w:rPr>
            </w:pPr>
            <w:ins w:id="1069" w:author="Zhunisbayev, Olzhasbek [Bolashak Atyrau Limited]" w:date="2024-05-12T20:27:00Z">
              <w:r w:rsidRPr="00BF38C6">
                <w:rPr>
                  <w:rFonts w:ascii="Arial Narrow" w:hAnsi="Arial Narrow"/>
                  <w:color w:val="auto"/>
                  <w:szCs w:val="16"/>
                  <w:lang w:val="ru-RU"/>
                </w:rPr>
                <w:t>-40°</w:t>
              </w:r>
              <w:r w:rsidRPr="00BF38C6">
                <w:rPr>
                  <w:rFonts w:ascii="Arial Narrow" w:hAnsi="Arial Narrow"/>
                  <w:snapToGrid w:val="0"/>
                  <w:color w:val="auto"/>
                  <w:szCs w:val="16"/>
                  <w:lang w:val="ru-RU"/>
                </w:rPr>
                <w:t xml:space="preserve">C </w:t>
              </w:r>
              <w:r w:rsidRPr="00BF38C6">
                <w:rPr>
                  <w:rFonts w:ascii="Arial Narrow" w:hAnsi="Arial Narrow"/>
                  <w:color w:val="auto"/>
                  <w:szCs w:val="16"/>
                  <w:lang w:val="ru-RU"/>
                </w:rPr>
                <w:t xml:space="preserve">= </w:t>
              </w:r>
              <w:r w:rsidRPr="006759B5">
                <w:rPr>
                  <w:rFonts w:ascii="Arial Narrow" w:hAnsi="Arial Narrow" w:cs="Arial"/>
                  <w:color w:val="auto"/>
                  <w:szCs w:val="16"/>
                  <w:lang w:val="ru-RU"/>
                </w:rPr>
                <w:t>7</w:t>
              </w:r>
              <w:r w:rsidRPr="00BF38C6">
                <w:rPr>
                  <w:rFonts w:ascii="Arial Narrow" w:hAnsi="Arial Narrow" w:cs="Arial"/>
                  <w:color w:val="auto"/>
                  <w:szCs w:val="16"/>
                  <w:lang w:val="ru-RU"/>
                </w:rPr>
                <w:t>,</w:t>
              </w:r>
              <w:r w:rsidRPr="006759B5">
                <w:rPr>
                  <w:rFonts w:ascii="Arial Narrow" w:hAnsi="Arial Narrow" w:cs="Arial"/>
                  <w:color w:val="auto"/>
                  <w:szCs w:val="16"/>
                  <w:lang w:val="ru-RU"/>
                </w:rPr>
                <w:t>8</w:t>
              </w:r>
              <w:r w:rsidRPr="00BF38C6">
                <w:rPr>
                  <w:rFonts w:ascii="Arial Narrow" w:hAnsi="Arial Narrow" w:cs="Arial"/>
                  <w:color w:val="auto"/>
                  <w:szCs w:val="16"/>
                  <w:lang w:val="ru-RU"/>
                </w:rPr>
                <w:t xml:space="preserve"> бар изб.</w:t>
              </w:r>
            </w:ins>
          </w:p>
          <w:p w14:paraId="07BD9D16" w14:textId="77777777" w:rsidR="008359AC" w:rsidRPr="00BF38C6" w:rsidRDefault="008359AC" w:rsidP="00AF1273">
            <w:pPr>
              <w:pStyle w:val="TableText"/>
              <w:rPr>
                <w:ins w:id="1070" w:author="Zhunisbayev, Olzhasbek [Bolashak Atyrau Limited]" w:date="2024-05-12T20:27:00Z"/>
                <w:rFonts w:ascii="Arial Narrow" w:hAnsi="Arial Narrow"/>
                <w:color w:val="auto"/>
                <w:szCs w:val="16"/>
                <w:lang w:val="ru-RU"/>
              </w:rPr>
            </w:pPr>
            <w:ins w:id="1071" w:author="Zhunisbayev, Olzhasbek [Bolashak Atyrau Limited]" w:date="2024-05-12T20:27:00Z">
              <w:r w:rsidRPr="00BF38C6">
                <w:rPr>
                  <w:rFonts w:ascii="Arial Narrow" w:hAnsi="Arial Narrow"/>
                  <w:color w:val="auto"/>
                  <w:szCs w:val="16"/>
                  <w:lang w:val="ru-RU"/>
                </w:rPr>
                <w:t>0°</w:t>
              </w:r>
              <w:r w:rsidRPr="00BF38C6">
                <w:rPr>
                  <w:rFonts w:ascii="Arial Narrow" w:hAnsi="Arial Narrow"/>
                  <w:snapToGrid w:val="0"/>
                  <w:color w:val="auto"/>
                  <w:szCs w:val="16"/>
                </w:rPr>
                <w:t>C</w:t>
              </w:r>
              <w:r w:rsidRPr="00BF38C6">
                <w:rPr>
                  <w:rFonts w:ascii="Arial Narrow" w:hAnsi="Arial Narrow"/>
                  <w:snapToGrid w:val="0"/>
                  <w:color w:val="auto"/>
                  <w:szCs w:val="16"/>
                  <w:lang w:val="ru-RU"/>
                </w:rPr>
                <w:t xml:space="preserve"> = </w:t>
              </w:r>
            </w:ins>
            <w:ins w:id="1072" w:author="Zhunisbayev, Olzhasbek [Bolashak Atyrau Limited]" w:date="2024-05-12T20:28:00Z">
              <w:r w:rsidRPr="006759B5">
                <w:rPr>
                  <w:rFonts w:ascii="Arial Narrow" w:hAnsi="Arial Narrow" w:cs="Arial"/>
                  <w:color w:val="auto"/>
                  <w:szCs w:val="16"/>
                  <w:lang w:val="ru-RU"/>
                </w:rPr>
                <w:t>7</w:t>
              </w:r>
              <w:r w:rsidRPr="00BF38C6">
                <w:rPr>
                  <w:rFonts w:ascii="Arial Narrow" w:hAnsi="Arial Narrow" w:cs="Arial"/>
                  <w:color w:val="auto"/>
                  <w:szCs w:val="16"/>
                  <w:lang w:val="ru-RU"/>
                </w:rPr>
                <w:t>,</w:t>
              </w:r>
              <w:r w:rsidRPr="006759B5">
                <w:rPr>
                  <w:rFonts w:ascii="Arial Narrow" w:hAnsi="Arial Narrow" w:cs="Arial"/>
                  <w:color w:val="auto"/>
                  <w:szCs w:val="16"/>
                  <w:lang w:val="ru-RU"/>
                </w:rPr>
                <w:t>8</w:t>
              </w:r>
              <w:r w:rsidRPr="00BF38C6">
                <w:rPr>
                  <w:rFonts w:ascii="Arial Narrow" w:hAnsi="Arial Narrow" w:cs="Arial"/>
                  <w:color w:val="auto"/>
                  <w:szCs w:val="16"/>
                  <w:lang w:val="ru-RU"/>
                </w:rPr>
                <w:t xml:space="preserve"> </w:t>
              </w:r>
            </w:ins>
            <w:ins w:id="1073" w:author="Zhunisbayev, Olzhasbek [Bolashak Atyrau Limited]" w:date="2024-05-12T20:27:00Z">
              <w:r w:rsidRPr="00BF38C6">
                <w:rPr>
                  <w:rFonts w:ascii="Arial Narrow" w:hAnsi="Arial Narrow" w:cs="Arial"/>
                  <w:color w:val="auto"/>
                  <w:szCs w:val="16"/>
                  <w:lang w:val="ru-RU"/>
                </w:rPr>
                <w:t>бар изб.</w:t>
              </w:r>
            </w:ins>
          </w:p>
          <w:p w14:paraId="10400D44" w14:textId="77777777" w:rsidR="008359AC" w:rsidRPr="00BF38C6" w:rsidRDefault="008359AC" w:rsidP="00AF1273">
            <w:pPr>
              <w:pStyle w:val="TableText"/>
              <w:rPr>
                <w:ins w:id="1074" w:author="Zhunisbayev, Olzhasbek [Bolashak Atyrau Limited]" w:date="2024-05-12T20:27:00Z"/>
                <w:rFonts w:ascii="Arial Narrow" w:hAnsi="Arial Narrow"/>
                <w:color w:val="auto"/>
                <w:szCs w:val="16"/>
                <w:lang w:val="ru-RU"/>
              </w:rPr>
            </w:pPr>
            <w:ins w:id="1075" w:author="Zhunisbayev, Olzhasbek [Bolashak Atyrau Limited]" w:date="2024-05-12T20:27:00Z">
              <w:r w:rsidRPr="00BF38C6">
                <w:rPr>
                  <w:rFonts w:ascii="Arial Narrow" w:hAnsi="Arial Narrow"/>
                  <w:color w:val="auto"/>
                  <w:szCs w:val="16"/>
                  <w:lang w:val="ru-RU"/>
                </w:rPr>
                <w:t>50°</w:t>
              </w:r>
              <w:r w:rsidRPr="00BF38C6">
                <w:rPr>
                  <w:rFonts w:ascii="Arial Narrow" w:hAnsi="Arial Narrow"/>
                  <w:snapToGrid w:val="0"/>
                  <w:color w:val="auto"/>
                  <w:szCs w:val="16"/>
                </w:rPr>
                <w:t>C</w:t>
              </w:r>
              <w:r w:rsidRPr="00BF38C6">
                <w:rPr>
                  <w:rFonts w:ascii="Arial Narrow" w:hAnsi="Arial Narrow"/>
                  <w:snapToGrid w:val="0"/>
                  <w:color w:val="auto"/>
                  <w:szCs w:val="16"/>
                  <w:lang w:val="ru-RU"/>
                </w:rPr>
                <w:t xml:space="preserve"> = </w:t>
              </w:r>
            </w:ins>
            <w:ins w:id="1076" w:author="Zhunisbayev, Olzhasbek [Bolashak Atyrau Limited]" w:date="2024-05-12T20:28:00Z">
              <w:r w:rsidRPr="006759B5">
                <w:rPr>
                  <w:rFonts w:ascii="Arial Narrow" w:hAnsi="Arial Narrow" w:cs="Arial"/>
                  <w:color w:val="auto"/>
                  <w:szCs w:val="16"/>
                  <w:lang w:val="ru-RU"/>
                </w:rPr>
                <w:t>7</w:t>
              </w:r>
              <w:r w:rsidRPr="00BF38C6">
                <w:rPr>
                  <w:rFonts w:ascii="Arial Narrow" w:hAnsi="Arial Narrow" w:cs="Arial"/>
                  <w:color w:val="auto"/>
                  <w:szCs w:val="16"/>
                  <w:lang w:val="ru-RU"/>
                </w:rPr>
                <w:t>,</w:t>
              </w:r>
              <w:r w:rsidRPr="006759B5">
                <w:rPr>
                  <w:rFonts w:ascii="Arial Narrow" w:hAnsi="Arial Narrow" w:cs="Arial"/>
                  <w:color w:val="auto"/>
                  <w:szCs w:val="16"/>
                  <w:lang w:val="ru-RU"/>
                </w:rPr>
                <w:t>8</w:t>
              </w:r>
              <w:r w:rsidRPr="00BF38C6">
                <w:rPr>
                  <w:rFonts w:ascii="Arial Narrow" w:hAnsi="Arial Narrow" w:cs="Arial"/>
                  <w:color w:val="auto"/>
                  <w:szCs w:val="16"/>
                  <w:lang w:val="ru-RU"/>
                </w:rPr>
                <w:t xml:space="preserve"> </w:t>
              </w:r>
            </w:ins>
            <w:ins w:id="1077" w:author="Zhunisbayev, Olzhasbek [Bolashak Atyrau Limited]" w:date="2024-05-12T20:27:00Z">
              <w:r w:rsidRPr="00BF38C6">
                <w:rPr>
                  <w:rFonts w:ascii="Arial Narrow" w:hAnsi="Arial Narrow" w:cs="Arial"/>
                  <w:color w:val="auto"/>
                  <w:szCs w:val="16"/>
                  <w:lang w:val="ru-RU"/>
                </w:rPr>
                <w:t>бар изб.</w:t>
              </w:r>
            </w:ins>
          </w:p>
          <w:p w14:paraId="0449ACFE" w14:textId="77777777" w:rsidR="008359AC" w:rsidRPr="00AF1273" w:rsidRDefault="008359AC" w:rsidP="00AF1273">
            <w:pPr>
              <w:pStyle w:val="CellBody"/>
              <w:rPr>
                <w:ins w:id="1078" w:author="Zhunisbayev, Olzhasbek [Bolashak Atyrau Limited]" w:date="2024-05-12T20:27:00Z"/>
                <w:rFonts w:ascii="Arial Narrow" w:hAnsi="Arial Narrow" w:cs="Arial"/>
                <w:color w:val="auto"/>
                <w:sz w:val="16"/>
                <w:szCs w:val="16"/>
                <w:lang w:val="ru-RU"/>
              </w:rPr>
            </w:pPr>
            <w:ins w:id="1079" w:author="Zhunisbayev, Olzhasbek [Bolashak Atyrau Limited]" w:date="2024-05-12T20:27:00Z">
              <w:r w:rsidRPr="00BF38C6">
                <w:rPr>
                  <w:rFonts w:ascii="Arial Narrow" w:hAnsi="Arial Narrow" w:cs="Arial"/>
                  <w:color w:val="auto"/>
                  <w:sz w:val="16"/>
                  <w:szCs w:val="16"/>
                  <w:lang w:val="ru-RU"/>
                </w:rPr>
                <w:t>100°</w:t>
              </w:r>
              <w:r w:rsidRPr="00BF38C6">
                <w:rPr>
                  <w:rFonts w:ascii="Arial Narrow" w:hAnsi="Arial Narrow" w:cs="Arial"/>
                  <w:snapToGrid w:val="0"/>
                  <w:color w:val="auto"/>
                  <w:sz w:val="16"/>
                  <w:szCs w:val="16"/>
                </w:rPr>
                <w:t>C</w:t>
              </w:r>
              <w:r w:rsidRPr="00BF38C6">
                <w:rPr>
                  <w:rFonts w:ascii="Arial Narrow" w:hAnsi="Arial Narrow" w:cs="Arial"/>
                  <w:color w:val="auto"/>
                  <w:sz w:val="16"/>
                  <w:szCs w:val="16"/>
                  <w:lang w:val="ru-RU"/>
                </w:rPr>
                <w:t xml:space="preserve">  </w:t>
              </w:r>
              <w:r w:rsidRPr="00BF38C6">
                <w:rPr>
                  <w:rFonts w:ascii="Arial Narrow" w:hAnsi="Arial Narrow"/>
                  <w:color w:val="auto"/>
                  <w:sz w:val="16"/>
                  <w:szCs w:val="16"/>
                  <w:lang w:val="ru-RU"/>
                </w:rPr>
                <w:t xml:space="preserve">= </w:t>
              </w:r>
            </w:ins>
            <w:ins w:id="1080" w:author="Zhunisbayev, Olzhasbek [Bolashak Atyrau Limited]" w:date="2024-05-12T20:28:00Z">
              <w:r w:rsidRPr="008359AC">
                <w:rPr>
                  <w:rFonts w:ascii="Arial Narrow" w:hAnsi="Arial Narrow"/>
                  <w:color w:val="auto"/>
                  <w:sz w:val="16"/>
                  <w:szCs w:val="16"/>
                  <w:lang w:val="ru-RU"/>
                </w:rPr>
                <w:t xml:space="preserve">7,8 </w:t>
              </w:r>
            </w:ins>
            <w:ins w:id="1081" w:author="Zhunisbayev, Olzhasbek [Bolashak Atyrau Limited]" w:date="2024-05-12T20:27:00Z">
              <w:r w:rsidRPr="00BF38C6">
                <w:rPr>
                  <w:rFonts w:ascii="Arial Narrow" w:hAnsi="Arial Narrow"/>
                  <w:color w:val="auto"/>
                  <w:sz w:val="16"/>
                  <w:szCs w:val="16"/>
                  <w:lang w:val="ru-RU"/>
                </w:rPr>
                <w:t xml:space="preserve"> бар изб. </w:t>
              </w:r>
              <w:r w:rsidRPr="00BF38C6">
                <w:rPr>
                  <w:rFonts w:ascii="Arial Narrow" w:hAnsi="Arial Narrow" w:cs="Arial"/>
                  <w:color w:val="auto"/>
                  <w:sz w:val="16"/>
                  <w:szCs w:val="16"/>
                  <w:lang w:val="ru-RU"/>
                </w:rPr>
                <w:t>(ограничение по толщине стенки трубы)</w:t>
              </w:r>
            </w:ins>
          </w:p>
          <w:p w14:paraId="197E4419" w14:textId="77777777" w:rsidR="008359AC" w:rsidRPr="006759B5" w:rsidRDefault="008359AC" w:rsidP="00AF1273">
            <w:pPr>
              <w:pStyle w:val="CellBody"/>
              <w:rPr>
                <w:rFonts w:ascii="Arial Narrow" w:hAnsi="Arial Narrow" w:cs="Arial"/>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1C0732EC" w14:textId="77777777" w:rsidR="008359AC" w:rsidRPr="006759B5" w:rsidRDefault="008359AC" w:rsidP="00AF1273">
            <w:pPr>
              <w:pStyle w:val="CellBodyCentered"/>
              <w:rPr>
                <w:ins w:id="1082" w:author="Zhunisbayev, Olzhasbek [Bolashak Atyrau Limited]" w:date="2024-05-12T20:28:00Z"/>
                <w:rFonts w:ascii="Arial Narrow" w:hAnsi="Arial Narrow" w:cs="Arial"/>
                <w:color w:val="auto"/>
                <w:sz w:val="16"/>
                <w:szCs w:val="16"/>
                <w:lang w:val="ru-RU"/>
              </w:rPr>
            </w:pPr>
          </w:p>
          <w:p w14:paraId="5B395848" w14:textId="77777777" w:rsidR="008359AC" w:rsidRPr="008359AC" w:rsidRDefault="008359AC" w:rsidP="00AF1273">
            <w:pPr>
              <w:pStyle w:val="CellBodyCentered"/>
              <w:rPr>
                <w:rFonts w:ascii="Arial Narrow" w:hAnsi="Arial Narrow" w:cs="Arial"/>
                <w:color w:val="auto"/>
                <w:sz w:val="16"/>
                <w:szCs w:val="16"/>
              </w:rPr>
            </w:pPr>
            <w:ins w:id="1083" w:author="Zhunisbayev, Olzhasbek [Bolashak Atyrau Limited]" w:date="2024-05-12T20:28:00Z">
              <w:r>
                <w:rPr>
                  <w:rFonts w:ascii="Arial Narrow" w:hAnsi="Arial Narrow" w:cs="Arial"/>
                  <w:color w:val="auto"/>
                  <w:sz w:val="16"/>
                  <w:szCs w:val="16"/>
                </w:rPr>
                <w:t>НЕТ</w:t>
              </w:r>
            </w:ins>
          </w:p>
        </w:tc>
        <w:tc>
          <w:tcPr>
            <w:tcW w:w="450" w:type="dxa"/>
            <w:tcBorders>
              <w:top w:val="single" w:sz="6" w:space="0" w:color="auto"/>
              <w:left w:val="single" w:sz="6" w:space="0" w:color="auto"/>
              <w:bottom w:val="single" w:sz="6" w:space="0" w:color="auto"/>
              <w:right w:val="single" w:sz="6" w:space="0" w:color="auto"/>
            </w:tcBorders>
          </w:tcPr>
          <w:p w14:paraId="41FCA61C" w14:textId="77777777" w:rsidR="008359AC" w:rsidRDefault="008359AC" w:rsidP="00AF1273">
            <w:pPr>
              <w:pStyle w:val="CellBodyCentered"/>
              <w:rPr>
                <w:ins w:id="1084" w:author="Zhunisbayev, Olzhasbek [Bolashak Atyrau Limited]" w:date="2024-05-12T20:28:00Z"/>
                <w:rFonts w:ascii="Arial Narrow" w:hAnsi="Arial Narrow" w:cs="Arial"/>
                <w:color w:val="auto"/>
                <w:sz w:val="16"/>
                <w:szCs w:val="16"/>
                <w:lang w:val="en-GB"/>
              </w:rPr>
            </w:pPr>
          </w:p>
          <w:p w14:paraId="147D65DA" w14:textId="77777777" w:rsidR="008359AC" w:rsidRPr="00BF38C6" w:rsidRDefault="008359AC" w:rsidP="00AF1273">
            <w:pPr>
              <w:pStyle w:val="CellBodyCentered"/>
              <w:rPr>
                <w:rFonts w:ascii="Arial Narrow" w:hAnsi="Arial Narrow" w:cs="Arial"/>
                <w:color w:val="auto"/>
                <w:sz w:val="16"/>
                <w:szCs w:val="16"/>
                <w:lang w:val="en-GB"/>
              </w:rPr>
            </w:pPr>
            <w:ins w:id="1085" w:author="Zhunisbayev, Olzhasbek [Bolashak Atyrau Limited]" w:date="2024-05-12T20:28:00Z">
              <w:r>
                <w:rPr>
                  <w:rFonts w:ascii="Arial Narrow" w:hAnsi="Arial Narrow" w:cs="Arial"/>
                  <w:color w:val="auto"/>
                  <w:sz w:val="16"/>
                  <w:szCs w:val="16"/>
                  <w:lang w:val="en-GB"/>
                </w:rPr>
                <w:t>100</w:t>
              </w:r>
            </w:ins>
          </w:p>
        </w:tc>
      </w:tr>
      <w:tr w:rsidR="00797682" w:rsidRPr="00BF38C6" w14:paraId="3B0473F7" w14:textId="77777777" w:rsidTr="002A7110">
        <w:tc>
          <w:tcPr>
            <w:tcW w:w="3332" w:type="dxa"/>
            <w:tcBorders>
              <w:top w:val="single" w:sz="6" w:space="0" w:color="auto"/>
              <w:left w:val="single" w:sz="6" w:space="0" w:color="auto"/>
              <w:bottom w:val="single" w:sz="6" w:space="0" w:color="auto"/>
              <w:right w:val="single" w:sz="6" w:space="0" w:color="auto"/>
            </w:tcBorders>
          </w:tcPr>
          <w:p w14:paraId="7D1E0A0D" w14:textId="77777777" w:rsidR="00797682" w:rsidRPr="00BF38C6" w:rsidRDefault="00797682" w:rsidP="00D14C5B">
            <w:pPr>
              <w:pStyle w:val="CellBody"/>
              <w:rPr>
                <w:rFonts w:ascii="Arial Narrow" w:hAnsi="Arial Narrow" w:cs="Arial"/>
                <w:color w:val="auto"/>
                <w:sz w:val="16"/>
                <w:szCs w:val="16"/>
                <w:lang w:val="ru-RU"/>
                <w:rPrChange w:id="1086" w:author="Zhunisbayev, Olzhasbek A [Bolashak Atyrau Limited]" w:date="2022-06-06T22:35:00Z">
                  <w:rPr>
                    <w:rFonts w:ascii="Arial" w:hAnsi="Arial" w:cs="Arial"/>
                    <w:color w:val="auto"/>
                    <w:sz w:val="16"/>
                    <w:szCs w:val="16"/>
                    <w:lang w:val="en-GB"/>
                  </w:rPr>
                </w:rPrChange>
              </w:rPr>
            </w:pPr>
          </w:p>
          <w:p w14:paraId="04747E86"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BD</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 xml:space="preserve">ПРОДУВКА, УГЛЕВОДОРОДЫ  </w:t>
            </w:r>
          </w:p>
          <w:p w14:paraId="0426A071"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BF</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ФАКЕЛЬНЫЙ ГАЗ</w:t>
            </w:r>
          </w:p>
          <w:p w14:paraId="58E5C6A5"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BV - СБРОС В АТМОСФЕРУ</w:t>
            </w:r>
          </w:p>
          <w:p w14:paraId="320B6554" w14:textId="77777777" w:rsidR="00A87455" w:rsidRPr="00BF38C6" w:rsidRDefault="00A87455" w:rsidP="00A8745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DHC - ДРЕНАЖ, УГЛЕВОДОРОДЫ</w:t>
            </w:r>
          </w:p>
          <w:p w14:paraId="4700E310" w14:textId="77777777" w:rsidR="00A82F53" w:rsidRPr="00BF38C6" w:rsidRDefault="00A82F53" w:rsidP="00A82F53">
            <w:pPr>
              <w:pStyle w:val="CellBody"/>
              <w:rPr>
                <w:ins w:id="1087" w:author="Zhunisbayev, Olzhasbek [Bolashak Atyrau Limited]" w:date="2024-05-12T20:30:00Z"/>
                <w:rFonts w:ascii="Arial Narrow" w:hAnsi="Arial Narrow" w:cs="Arial"/>
                <w:color w:val="auto"/>
                <w:sz w:val="16"/>
                <w:szCs w:val="16"/>
                <w:lang w:val="ru-RU"/>
              </w:rPr>
            </w:pPr>
            <w:ins w:id="1088" w:author="Zhunisbayev, Olzhasbek [Bolashak Atyrau Limited]" w:date="2024-05-12T20:30:00Z">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СЛИВ, МАСЛЯНЫЙ КОЛЛЕКТОР (ОТКРЫТЫЙ)</w:t>
              </w:r>
            </w:ins>
          </w:p>
          <w:p w14:paraId="39B1B3D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ТОПЛИВНЫЙ ГАЗ ВД</w:t>
            </w:r>
          </w:p>
          <w:p w14:paraId="693221BF" w14:textId="77777777" w:rsidR="00A82F53" w:rsidRPr="00BF38C6" w:rsidRDefault="00A82F53" w:rsidP="00A82F53">
            <w:pPr>
              <w:pStyle w:val="CellBody"/>
              <w:tabs>
                <w:tab w:val="left" w:pos="0"/>
              </w:tabs>
              <w:rPr>
                <w:ins w:id="1089" w:author="Zhunisbayev, Olzhasbek [Bolashak Atyrau Limited]" w:date="2024-05-12T20:32:00Z"/>
                <w:rFonts w:ascii="Arial Narrow" w:hAnsi="Arial Narrow" w:cs="Arial"/>
                <w:color w:val="auto"/>
                <w:sz w:val="16"/>
                <w:szCs w:val="16"/>
                <w:lang w:val="ru-RU"/>
              </w:rPr>
            </w:pPr>
            <w:ins w:id="1090" w:author="Zhunisbayev, Olzhasbek [Bolashak Atyrau Limited]" w:date="2024-05-12T20:32:00Z">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ins>
          </w:p>
          <w:p w14:paraId="60F1E652" w14:textId="77777777" w:rsidR="00797682" w:rsidRDefault="00797682" w:rsidP="00D14C5B">
            <w:pPr>
              <w:pStyle w:val="CellBody"/>
              <w:rPr>
                <w:rFonts w:ascii="Arial Narrow" w:hAnsi="Arial Narrow" w:cs="Arial"/>
                <w:color w:val="auto"/>
                <w:sz w:val="16"/>
                <w:szCs w:val="16"/>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714DBB63" w14:textId="7FCAD256" w:rsidR="00A82F53" w:rsidRPr="00A82F53" w:rsidRDefault="00A82F53" w:rsidP="00D14C5B">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4E1ACC36" w14:textId="77777777" w:rsidR="00797682" w:rsidRPr="00BF38C6" w:rsidRDefault="00797682" w:rsidP="00D14C5B">
            <w:pPr>
              <w:pStyle w:val="CellBodyCentered"/>
              <w:rPr>
                <w:rFonts w:ascii="Arial Narrow" w:hAnsi="Arial Narrow" w:cs="Arial"/>
                <w:b/>
                <w:color w:val="auto"/>
                <w:sz w:val="16"/>
                <w:szCs w:val="16"/>
                <w:lang w:val="ru-RU"/>
                <w:rPrChange w:id="1091" w:author="Zhunisbayev, Olzhasbek A [Bolashak Atyrau Limited]" w:date="2022-06-06T22:35:00Z">
                  <w:rPr>
                    <w:rFonts w:ascii="Arial" w:hAnsi="Arial" w:cs="Arial"/>
                    <w:b/>
                    <w:color w:val="auto"/>
                    <w:sz w:val="16"/>
                    <w:szCs w:val="16"/>
                    <w:lang w:val="en-GB"/>
                  </w:rPr>
                </w:rPrChange>
              </w:rPr>
            </w:pPr>
          </w:p>
          <w:p w14:paraId="75190835" w14:textId="77777777" w:rsidR="00797682" w:rsidRPr="00BF38C6" w:rsidRDefault="00797682" w:rsidP="00D14C5B">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t>150K5F</w:t>
            </w:r>
          </w:p>
        </w:tc>
        <w:tc>
          <w:tcPr>
            <w:tcW w:w="720" w:type="dxa"/>
            <w:tcBorders>
              <w:top w:val="single" w:sz="6" w:space="0" w:color="auto"/>
              <w:left w:val="single" w:sz="6" w:space="0" w:color="auto"/>
              <w:bottom w:val="single" w:sz="6" w:space="0" w:color="auto"/>
              <w:right w:val="single" w:sz="6" w:space="0" w:color="auto"/>
            </w:tcBorders>
          </w:tcPr>
          <w:p w14:paraId="5C5CDC3A" w14:textId="77777777" w:rsidR="00797682" w:rsidRPr="00BF38C6" w:rsidRDefault="00797682" w:rsidP="00D14C5B">
            <w:pPr>
              <w:pStyle w:val="CellBodyCentered"/>
              <w:rPr>
                <w:rFonts w:ascii="Arial Narrow" w:hAnsi="Arial Narrow" w:cs="Arial"/>
                <w:color w:val="auto"/>
                <w:sz w:val="16"/>
                <w:szCs w:val="16"/>
                <w:lang w:val="en-GB"/>
              </w:rPr>
            </w:pPr>
          </w:p>
          <w:p w14:paraId="71798A63"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5EBEF8B1" w14:textId="77777777" w:rsidR="00797682" w:rsidRPr="00BF38C6" w:rsidRDefault="00797682" w:rsidP="00D14C5B">
            <w:pPr>
              <w:pStyle w:val="CellBodyCentered"/>
              <w:ind w:left="-33"/>
              <w:rPr>
                <w:rFonts w:ascii="Arial Narrow" w:hAnsi="Arial Narrow" w:cs="Arial"/>
                <w:color w:val="auto"/>
                <w:sz w:val="16"/>
                <w:szCs w:val="16"/>
                <w:lang w:val="ru-RU"/>
              </w:rPr>
            </w:pPr>
          </w:p>
          <w:p w14:paraId="17F4423E" w14:textId="77777777" w:rsidR="008E3004" w:rsidRPr="00FE0B00" w:rsidRDefault="008E3004" w:rsidP="00D14C5B">
            <w:pPr>
              <w:pStyle w:val="CellBodyCentered"/>
              <w:rPr>
                <w:rFonts w:ascii="Arial Narrow" w:hAnsi="Arial Narrow"/>
                <w:color w:val="auto"/>
                <w:sz w:val="16"/>
                <w:szCs w:val="16"/>
              </w:rPr>
            </w:pPr>
            <w:r>
              <w:rPr>
                <w:rFonts w:ascii="Arial Narrow" w:hAnsi="Arial Narrow"/>
                <w:color w:val="auto"/>
                <w:sz w:val="16"/>
                <w:szCs w:val="16"/>
              </w:rPr>
              <w:t>LTCS</w:t>
            </w:r>
          </w:p>
          <w:p w14:paraId="109E01AB" w14:textId="77777777" w:rsidR="008E3004" w:rsidRDefault="008E3004" w:rsidP="00D14C5B">
            <w:pPr>
              <w:pStyle w:val="CellBodyCentered"/>
              <w:rPr>
                <w:rFonts w:ascii="Arial Narrow" w:hAnsi="Arial Narrow" w:cs="Arial"/>
                <w:color w:val="auto"/>
                <w:sz w:val="16"/>
                <w:szCs w:val="16"/>
              </w:rPr>
            </w:pPr>
          </w:p>
          <w:p w14:paraId="18B2B8FE" w14:textId="77777777" w:rsidR="008E3004" w:rsidRPr="00BF38C6" w:rsidRDefault="008E3004"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Прим</w:t>
            </w:r>
            <w:r>
              <w:rPr>
                <w:rFonts w:ascii="Arial Narrow" w:hAnsi="Arial Narrow" w:cs="Arial"/>
                <w:color w:val="auto"/>
                <w:sz w:val="16"/>
                <w:szCs w:val="16"/>
              </w:rPr>
              <w:t>.</w:t>
            </w:r>
            <w:r w:rsidRPr="00BF38C6">
              <w:rPr>
                <w:rFonts w:ascii="Arial Narrow" w:hAnsi="Arial Narrow" w:cs="Arial"/>
                <w:color w:val="auto"/>
                <w:sz w:val="16"/>
                <w:szCs w:val="16"/>
                <w:lang w:val="en-GB"/>
              </w:rPr>
              <w:t xml:space="preserve"> 1</w:t>
            </w:r>
          </w:p>
          <w:p w14:paraId="27F4BACB" w14:textId="77777777" w:rsidR="00797682" w:rsidRPr="00BF38C6" w:rsidRDefault="00797682" w:rsidP="00D14C5B">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72AECBE5" w14:textId="77777777" w:rsidR="00797682" w:rsidRPr="00BF38C6" w:rsidRDefault="00797682" w:rsidP="00D14C5B">
            <w:pPr>
              <w:pStyle w:val="CellBodyCentered"/>
              <w:rPr>
                <w:rFonts w:ascii="Arial Narrow" w:hAnsi="Arial Narrow" w:cs="Arial"/>
                <w:color w:val="auto"/>
                <w:sz w:val="16"/>
                <w:szCs w:val="16"/>
              </w:rPr>
            </w:pPr>
          </w:p>
          <w:p w14:paraId="21D1E010" w14:textId="77777777" w:rsidR="008E3004" w:rsidRDefault="008E3004"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0B8D8EDF" w14:textId="77777777" w:rsidR="008E3004" w:rsidRPr="00BF38C6" w:rsidRDefault="008E3004"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622B81A3" w14:textId="382FEE33" w:rsidR="00797682" w:rsidRPr="00BF38C6" w:rsidRDefault="00797682" w:rsidP="00D14C5B">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3A194061" w14:textId="77777777" w:rsidR="00797682" w:rsidRPr="00BF38C6" w:rsidRDefault="00797682" w:rsidP="00D14C5B">
            <w:pPr>
              <w:pStyle w:val="CellBodyCentered"/>
              <w:rPr>
                <w:rFonts w:ascii="Arial Narrow" w:hAnsi="Arial Narrow" w:cs="Arial"/>
                <w:color w:val="auto"/>
                <w:sz w:val="16"/>
                <w:szCs w:val="16"/>
              </w:rPr>
            </w:pPr>
          </w:p>
          <w:p w14:paraId="75C78DDF"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+100°C</w:t>
            </w:r>
          </w:p>
        </w:tc>
        <w:tc>
          <w:tcPr>
            <w:tcW w:w="1951" w:type="dxa"/>
            <w:tcBorders>
              <w:top w:val="single" w:sz="6" w:space="0" w:color="auto"/>
              <w:left w:val="single" w:sz="6" w:space="0" w:color="auto"/>
              <w:bottom w:val="single" w:sz="6" w:space="0" w:color="auto"/>
              <w:right w:val="single" w:sz="6" w:space="0" w:color="auto"/>
            </w:tcBorders>
          </w:tcPr>
          <w:p w14:paraId="039A8C8A" w14:textId="77777777" w:rsidR="00797682" w:rsidRPr="00BF38C6" w:rsidRDefault="00797682" w:rsidP="00D14C5B">
            <w:pPr>
              <w:pStyle w:val="CellBody"/>
              <w:rPr>
                <w:rFonts w:ascii="Arial Narrow" w:hAnsi="Arial Narrow" w:cs="Arial"/>
                <w:color w:val="auto"/>
                <w:sz w:val="16"/>
                <w:szCs w:val="16"/>
                <w:u w:val="single"/>
                <w:lang w:val="ru-RU"/>
                <w:rPrChange w:id="1092" w:author="Zhunisbayev, Olzhasbek A [Bolashak Atyrau Limited]" w:date="2022-06-06T22:35:00Z">
                  <w:rPr>
                    <w:rFonts w:ascii="Arial" w:hAnsi="Arial" w:cs="Arial"/>
                    <w:color w:val="auto"/>
                    <w:sz w:val="16"/>
                    <w:szCs w:val="16"/>
                    <w:u w:val="single"/>
                  </w:rPr>
                </w:rPrChange>
              </w:rPr>
            </w:pPr>
          </w:p>
          <w:p w14:paraId="5B0E4C98" w14:textId="683B22A0" w:rsidR="00797682" w:rsidRPr="00B47CE9" w:rsidRDefault="008E3004" w:rsidP="00D14C5B">
            <w:pPr>
              <w:pStyle w:val="CellBody"/>
              <w:rPr>
                <w:rFonts w:ascii="Arial Narrow" w:hAnsi="Arial Narrow" w:cs="Arial"/>
                <w:color w:val="auto"/>
                <w:sz w:val="16"/>
                <w:szCs w:val="16"/>
                <w:lang w:val="ru-RU"/>
              </w:rPr>
            </w:pPr>
            <w:r w:rsidRPr="00B47CE9">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47CE9">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r w:rsidR="00797682" w:rsidRPr="00B47CE9">
              <w:rPr>
                <w:rFonts w:ascii="Arial Narrow" w:hAnsi="Arial Narrow" w:cs="Arial"/>
                <w:color w:val="auto"/>
                <w:sz w:val="16"/>
                <w:szCs w:val="16"/>
                <w:lang w:val="ru-RU"/>
              </w:rPr>
              <w:t xml:space="preserve"> </w:t>
            </w:r>
          </w:p>
          <w:p w14:paraId="4E9D417A" w14:textId="134D07FD"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-40°</w:t>
            </w:r>
            <w:r w:rsidRPr="00BF38C6">
              <w:rPr>
                <w:rFonts w:ascii="Arial Narrow" w:hAnsi="Arial Narrow"/>
                <w:snapToGrid w:val="0"/>
                <w:color w:val="auto"/>
                <w:szCs w:val="16"/>
                <w:lang w:val="ru-RU"/>
              </w:rPr>
              <w:t xml:space="preserve">C </w:t>
            </w:r>
            <w:r w:rsidRPr="00BF38C6">
              <w:rPr>
                <w:rFonts w:ascii="Arial Narrow" w:hAnsi="Arial Narrow"/>
                <w:color w:val="auto"/>
                <w:szCs w:val="16"/>
                <w:lang w:val="ru-RU"/>
              </w:rPr>
              <w:t xml:space="preserve">= </w:t>
            </w:r>
            <w:r w:rsidRPr="00BF38C6">
              <w:rPr>
                <w:rFonts w:ascii="Arial Narrow" w:hAnsi="Arial Narrow" w:cs="Arial"/>
                <w:color w:val="auto"/>
                <w:szCs w:val="16"/>
                <w:lang w:val="ru-RU"/>
              </w:rPr>
              <w:t>17,7 бар изб.</w:t>
            </w:r>
          </w:p>
          <w:p w14:paraId="01E5D27F" w14:textId="5B7A8FC3"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0°</w:t>
            </w:r>
            <w:r w:rsidRPr="00BF38C6">
              <w:rPr>
                <w:rFonts w:ascii="Arial Narrow" w:hAnsi="Arial Narrow"/>
                <w:snapToGrid w:val="0"/>
                <w:color w:val="auto"/>
                <w:szCs w:val="16"/>
              </w:rPr>
              <w:t>C</w:t>
            </w:r>
            <w:r w:rsidRPr="00BF38C6">
              <w:rPr>
                <w:rFonts w:ascii="Arial Narrow" w:hAnsi="Arial Narrow"/>
                <w:snapToGrid w:val="0"/>
                <w:color w:val="auto"/>
                <w:szCs w:val="16"/>
                <w:lang w:val="ru-RU"/>
              </w:rPr>
              <w:t xml:space="preserve"> = </w:t>
            </w:r>
            <w:r w:rsidRPr="00BF38C6">
              <w:rPr>
                <w:rFonts w:ascii="Arial Narrow" w:hAnsi="Arial Narrow" w:cs="Arial"/>
                <w:color w:val="auto"/>
                <w:szCs w:val="16"/>
                <w:lang w:val="ru-RU"/>
              </w:rPr>
              <w:t>17,7 бар изб.</w:t>
            </w:r>
          </w:p>
          <w:p w14:paraId="68C8F833" w14:textId="127A2EC8"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50°</w:t>
            </w:r>
            <w:r w:rsidRPr="00BF38C6">
              <w:rPr>
                <w:rFonts w:ascii="Arial Narrow" w:hAnsi="Arial Narrow"/>
                <w:snapToGrid w:val="0"/>
                <w:color w:val="auto"/>
                <w:szCs w:val="16"/>
              </w:rPr>
              <w:t>C</w:t>
            </w:r>
            <w:r w:rsidRPr="00BF38C6">
              <w:rPr>
                <w:rFonts w:ascii="Arial Narrow" w:hAnsi="Arial Narrow"/>
                <w:snapToGrid w:val="0"/>
                <w:color w:val="auto"/>
                <w:szCs w:val="16"/>
                <w:lang w:val="ru-RU"/>
              </w:rPr>
              <w:t xml:space="preserve"> = </w:t>
            </w:r>
            <w:r w:rsidRPr="00BF38C6">
              <w:rPr>
                <w:rFonts w:ascii="Arial Narrow" w:hAnsi="Arial Narrow" w:cs="Arial"/>
                <w:color w:val="auto"/>
                <w:szCs w:val="16"/>
                <w:lang w:val="ru-RU"/>
              </w:rPr>
              <w:t>17,7 бар изб.</w:t>
            </w:r>
          </w:p>
          <w:p w14:paraId="588B94ED" w14:textId="77777777" w:rsidR="008E3004" w:rsidRPr="00BF38C6" w:rsidRDefault="00797682" w:rsidP="00D14C5B">
            <w:pPr>
              <w:pStyle w:val="CellBody"/>
              <w:rPr>
                <w:rFonts w:ascii="Arial Narrow" w:hAnsi="Arial Narrow" w:cs="Arial"/>
                <w:color w:val="auto"/>
                <w:sz w:val="16"/>
                <w:szCs w:val="16"/>
                <w:lang w:val="ru-RU"/>
                <w:rPrChange w:id="1093" w:author="Zhunisbayev, Olzhasbek A [Bolashak Atyrau Limited]" w:date="2022-06-06T22:35:00Z">
                  <w:rPr>
                    <w:rFonts w:ascii="Arial" w:hAnsi="Arial" w:cs="Arial"/>
                    <w:color w:val="auto"/>
                    <w:sz w:val="16"/>
                    <w:szCs w:val="16"/>
                  </w:rPr>
                </w:rPrChange>
              </w:rPr>
            </w:pPr>
            <w:r w:rsidRPr="00BF38C6">
              <w:rPr>
                <w:rFonts w:ascii="Arial Narrow" w:hAnsi="Arial Narrow" w:cs="Arial"/>
                <w:color w:val="auto"/>
                <w:sz w:val="16"/>
                <w:szCs w:val="16"/>
                <w:lang w:val="ru-RU"/>
              </w:rPr>
              <w:t>100°</w:t>
            </w:r>
            <w:r w:rsidRPr="00BF38C6">
              <w:rPr>
                <w:rFonts w:ascii="Arial Narrow" w:hAnsi="Arial Narrow" w:cs="Arial"/>
                <w:snapToGrid w:val="0"/>
                <w:color w:val="auto"/>
                <w:sz w:val="16"/>
                <w:szCs w:val="16"/>
              </w:rPr>
              <w:t>C</w:t>
            </w:r>
            <w:r w:rsidRPr="00BF38C6">
              <w:rPr>
                <w:rFonts w:ascii="Arial Narrow" w:hAnsi="Arial Narrow" w:cs="Arial"/>
                <w:color w:val="auto"/>
                <w:sz w:val="16"/>
                <w:szCs w:val="16"/>
                <w:lang w:val="ru-RU"/>
              </w:rPr>
              <w:t xml:space="preserve">  </w:t>
            </w:r>
            <w:r w:rsidRPr="00BF38C6">
              <w:rPr>
                <w:rFonts w:ascii="Arial Narrow" w:hAnsi="Arial Narrow"/>
                <w:color w:val="auto"/>
                <w:sz w:val="16"/>
                <w:szCs w:val="16"/>
                <w:lang w:val="ru-RU"/>
              </w:rPr>
              <w:t xml:space="preserve">= 17,7 бар изб. </w:t>
            </w:r>
            <w:r w:rsidR="008E3004" w:rsidRPr="00BF38C6">
              <w:rPr>
                <w:rFonts w:ascii="Arial Narrow" w:hAnsi="Arial Narrow" w:cs="Arial"/>
                <w:color w:val="auto"/>
                <w:sz w:val="16"/>
                <w:szCs w:val="16"/>
                <w:lang w:val="ru-RU"/>
              </w:rPr>
              <w:t>(ограничение по толщине стенки трубы)</w:t>
            </w:r>
          </w:p>
          <w:p w14:paraId="1FFA63AC" w14:textId="77777777" w:rsidR="00797682" w:rsidRPr="006759B5" w:rsidRDefault="00797682" w:rsidP="00D14C5B">
            <w:pPr>
              <w:pStyle w:val="CellBody"/>
              <w:rPr>
                <w:rFonts w:ascii="Arial Narrow" w:hAnsi="Arial Narrow" w:cs="Arial"/>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63CE7FC2" w14:textId="77777777" w:rsidR="00797682" w:rsidRPr="006759B5" w:rsidRDefault="00797682" w:rsidP="00D14C5B">
            <w:pPr>
              <w:pStyle w:val="CellBodyCentered"/>
              <w:rPr>
                <w:rFonts w:ascii="Arial Narrow" w:hAnsi="Arial Narrow" w:cs="Arial"/>
                <w:color w:val="auto"/>
                <w:sz w:val="16"/>
                <w:szCs w:val="16"/>
                <w:lang w:val="ru-RU"/>
              </w:rPr>
            </w:pPr>
          </w:p>
          <w:p w14:paraId="04081580" w14:textId="065E6601" w:rsidR="00797682" w:rsidRPr="00BF38C6" w:rsidRDefault="00C74946" w:rsidP="00D14C5B">
            <w:pPr>
              <w:pStyle w:val="CellBodyCentered"/>
              <w:rPr>
                <w:rFonts w:ascii="Arial Narrow" w:hAnsi="Arial Narrow" w:cs="Arial"/>
                <w:color w:val="auto"/>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tc>
        <w:tc>
          <w:tcPr>
            <w:tcW w:w="450" w:type="dxa"/>
            <w:tcBorders>
              <w:top w:val="single" w:sz="6" w:space="0" w:color="auto"/>
              <w:left w:val="single" w:sz="6" w:space="0" w:color="auto"/>
              <w:bottom w:val="single" w:sz="6" w:space="0" w:color="auto"/>
              <w:right w:val="single" w:sz="6" w:space="0" w:color="auto"/>
            </w:tcBorders>
          </w:tcPr>
          <w:p w14:paraId="452D8D64" w14:textId="77777777" w:rsidR="00797682" w:rsidRPr="006759B5" w:rsidRDefault="00797682" w:rsidP="00D14C5B">
            <w:pPr>
              <w:pStyle w:val="CellBodyCentered"/>
              <w:rPr>
                <w:rFonts w:ascii="Arial Narrow" w:hAnsi="Arial Narrow" w:cs="Arial"/>
                <w:color w:val="auto"/>
                <w:sz w:val="16"/>
                <w:szCs w:val="16"/>
                <w:lang w:val="ru-RU"/>
              </w:rPr>
            </w:pPr>
          </w:p>
          <w:p w14:paraId="7F961083"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100</w:t>
            </w:r>
          </w:p>
        </w:tc>
      </w:tr>
      <w:tr w:rsidR="00797682" w:rsidRPr="00BF38C6" w14:paraId="0BE19F10" w14:textId="77777777" w:rsidTr="002A7110">
        <w:tc>
          <w:tcPr>
            <w:tcW w:w="3332" w:type="dxa"/>
            <w:tcBorders>
              <w:top w:val="single" w:sz="6" w:space="0" w:color="auto"/>
              <w:left w:val="single" w:sz="6" w:space="0" w:color="auto"/>
              <w:bottom w:val="single" w:sz="6" w:space="0" w:color="auto"/>
              <w:right w:val="single" w:sz="6" w:space="0" w:color="auto"/>
            </w:tcBorders>
          </w:tcPr>
          <w:p w14:paraId="34E1A6AB" w14:textId="77777777" w:rsidR="00797682" w:rsidRPr="00BF38C6" w:rsidRDefault="00797682" w:rsidP="00D14C5B">
            <w:pPr>
              <w:pStyle w:val="CellBody"/>
              <w:rPr>
                <w:rFonts w:ascii="Arial Narrow" w:hAnsi="Arial Narrow" w:cs="Arial"/>
                <w:color w:val="auto"/>
                <w:sz w:val="16"/>
                <w:szCs w:val="16"/>
                <w:lang w:val="ru-RU"/>
                <w:rPrChange w:id="1094" w:author="Zhunisbayev, Olzhasbek A [Bolashak Atyrau Limited]" w:date="2022-06-06T22:35:00Z">
                  <w:rPr>
                    <w:rFonts w:ascii="Arial" w:hAnsi="Arial" w:cs="Arial"/>
                    <w:color w:val="auto"/>
                    <w:sz w:val="16"/>
                    <w:szCs w:val="16"/>
                    <w:lang w:val="en-GB"/>
                  </w:rPr>
                </w:rPrChange>
              </w:rPr>
            </w:pPr>
          </w:p>
          <w:p w14:paraId="4FC3C31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BV</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СБРОС В АТМОСФЕРУ</w:t>
            </w:r>
          </w:p>
          <w:p w14:paraId="24202272"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en-GB"/>
              </w:rPr>
              <w:t>CCB</w:t>
            </w:r>
            <w:r w:rsidRPr="00BF38C6">
              <w:rPr>
                <w:rFonts w:ascii="Arial Narrow" w:hAnsi="Arial Narrow"/>
                <w:color w:val="auto"/>
                <w:sz w:val="16"/>
                <w:szCs w:val="16"/>
                <w:lang w:val="ru-RU"/>
              </w:rPr>
              <w:t xml:space="preserve"> – СОЛЯНОЙ РАССОЛ</w:t>
            </w:r>
          </w:p>
          <w:p w14:paraId="7FD64820" w14:textId="6779A3D0"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CCS - КАУСТИК</w:t>
            </w:r>
          </w:p>
          <w:p w14:paraId="5A99F639"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CFA – АНТИВСПЕНИВАТЕЛЬ</w:t>
            </w:r>
          </w:p>
          <w:p w14:paraId="5F87D99F"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СЛИВ, МАСЛЯНЫЙ КОЛЛЕКТОР (ОТКРЫТЫЙ)</w:t>
            </w:r>
          </w:p>
          <w:p w14:paraId="79B49EB2"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SL – ПАР, НИЗКОЕ ДАВЛЕНИЕ</w:t>
            </w:r>
          </w:p>
          <w:p w14:paraId="2505E6DD" w14:textId="34D81855"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SLL – ПАР, АВАРИЙНО НИЗКОЕ ДАВЛЕНИЕ</w:t>
            </w:r>
          </w:p>
          <w:p w14:paraId="6E76748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WE – СТОЧНЫЕ ВОДЫ</w:t>
            </w:r>
          </w:p>
          <w:p w14:paraId="5160C9B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WM – ПОДПИТОЧНАЯ ВОДА</w:t>
            </w:r>
          </w:p>
          <w:p w14:paraId="092647C6" w14:textId="77777777" w:rsidR="00A00A32" w:rsidRPr="006759B5" w:rsidRDefault="00A00A32" w:rsidP="00A8745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1C9C1A73" w14:textId="77777777" w:rsidR="00797682" w:rsidRPr="006759B5" w:rsidRDefault="00797682" w:rsidP="00D14C5B">
            <w:pPr>
              <w:pStyle w:val="CellBodyCentered"/>
              <w:rPr>
                <w:rFonts w:ascii="Arial Narrow" w:hAnsi="Arial Narrow"/>
                <w:b/>
                <w:color w:val="auto"/>
                <w:sz w:val="16"/>
                <w:szCs w:val="16"/>
                <w:lang w:val="ru-RU"/>
              </w:rPr>
            </w:pPr>
          </w:p>
          <w:p w14:paraId="2BAF6500" w14:textId="607763C4" w:rsidR="00797682" w:rsidRPr="00BF38C6" w:rsidRDefault="00A00A32" w:rsidP="00D14C5B">
            <w:pPr>
              <w:pStyle w:val="CellBodyCentered"/>
              <w:rPr>
                <w:rFonts w:ascii="Arial Narrow" w:hAnsi="Arial Narrow" w:cs="Arial"/>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140416" behindDoc="0" locked="0" layoutInCell="1" allowOverlap="1" wp14:anchorId="276126AC" wp14:editId="3596746E">
                      <wp:simplePos x="0" y="0"/>
                      <wp:positionH relativeFrom="column">
                        <wp:posOffset>-489428</wp:posOffset>
                      </wp:positionH>
                      <wp:positionV relativeFrom="paragraph">
                        <wp:posOffset>164762</wp:posOffset>
                      </wp:positionV>
                      <wp:extent cx="973455" cy="221615"/>
                      <wp:effectExtent l="0" t="0" r="55245" b="64135"/>
                      <wp:wrapNone/>
                      <wp:docPr id="1059076137"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28D930B6" w14:textId="77777777" w:rsidR="00A00A32" w:rsidRPr="0062771D" w:rsidRDefault="00A00A32" w:rsidP="00A00A32">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6126AC" id="_x0000_s1031" style="position:absolute;left:0;text-align:left;margin-left:-38.55pt;margin-top:12.95pt;width:76.65pt;height:17.45pt;z-index:25414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i8diQIAAB4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">
                      <v:shadow on="t" color="black [3213]" opacity=".5"/>
                      <v:textbox>
                        <w:txbxContent>
                          <w:p w14:paraId="28D930B6" w14:textId="77777777" w:rsidR="00A00A32" w:rsidRPr="0062771D" w:rsidRDefault="00A00A32" w:rsidP="00A00A32">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00797682" w:rsidRPr="00BF38C6">
              <w:rPr>
                <w:rFonts w:ascii="Arial Narrow" w:hAnsi="Arial Narrow"/>
                <w:b/>
                <w:color w:val="auto"/>
                <w:sz w:val="16"/>
                <w:szCs w:val="16"/>
                <w:lang w:val="ru-RU"/>
              </w:rPr>
              <w:t>150MO6</w:t>
            </w:r>
          </w:p>
        </w:tc>
        <w:tc>
          <w:tcPr>
            <w:tcW w:w="720" w:type="dxa"/>
            <w:tcBorders>
              <w:top w:val="single" w:sz="6" w:space="0" w:color="auto"/>
              <w:left w:val="single" w:sz="6" w:space="0" w:color="auto"/>
              <w:bottom w:val="single" w:sz="6" w:space="0" w:color="auto"/>
              <w:right w:val="single" w:sz="6" w:space="0" w:color="auto"/>
            </w:tcBorders>
          </w:tcPr>
          <w:p w14:paraId="02C285D3" w14:textId="47A53435" w:rsidR="00797682" w:rsidRPr="00BF38C6" w:rsidRDefault="00797682" w:rsidP="00D14C5B">
            <w:pPr>
              <w:pStyle w:val="CellBodyCentered"/>
              <w:rPr>
                <w:rFonts w:ascii="Arial Narrow" w:hAnsi="Arial Narrow"/>
                <w:color w:val="auto"/>
                <w:sz w:val="16"/>
                <w:szCs w:val="16"/>
              </w:rPr>
            </w:pPr>
          </w:p>
          <w:p w14:paraId="7B949470" w14:textId="78CAB0D6"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w:t>
            </w:r>
          </w:p>
          <w:p w14:paraId="0E0F9404" w14:textId="77777777" w:rsidR="00797682" w:rsidRPr="00BF38C6" w:rsidRDefault="00797682" w:rsidP="00D14C5B">
            <w:pPr>
              <w:pStyle w:val="CellBodyCentered"/>
              <w:rPr>
                <w:rFonts w:ascii="Arial Narrow" w:hAnsi="Arial Narrow"/>
                <w:color w:val="auto"/>
                <w:sz w:val="16"/>
                <w:szCs w:val="16"/>
                <w:lang w:val="ru-RU"/>
              </w:rPr>
            </w:pPr>
          </w:p>
          <w:p w14:paraId="06AE034C" w14:textId="60745FA5" w:rsidR="00797682" w:rsidRPr="00BF38C6" w:rsidRDefault="00797682" w:rsidP="00D14C5B">
            <w:pPr>
              <w:pStyle w:val="CellBodyCentered"/>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5CC123AB" w14:textId="77777777" w:rsidR="00797682" w:rsidRPr="00BF38C6" w:rsidRDefault="00797682" w:rsidP="00D14C5B">
            <w:pPr>
              <w:pStyle w:val="CellBodyCentered"/>
              <w:rPr>
                <w:rFonts w:ascii="Arial Narrow" w:hAnsi="Arial Narrow"/>
                <w:color w:val="auto"/>
                <w:sz w:val="16"/>
                <w:szCs w:val="16"/>
              </w:rPr>
            </w:pPr>
          </w:p>
          <w:p w14:paraId="788245A3" w14:textId="0453748B" w:rsidR="00797682" w:rsidRPr="00A00A32" w:rsidRDefault="00797682" w:rsidP="00D14C5B">
            <w:pPr>
              <w:pStyle w:val="CellBodyCentered"/>
              <w:rPr>
                <w:rFonts w:ascii="Arial Narrow" w:hAnsi="Arial Narrow" w:cs="Arial"/>
                <w:color w:val="auto"/>
                <w:sz w:val="16"/>
                <w:szCs w:val="16"/>
              </w:rPr>
            </w:pPr>
            <w:r w:rsidRPr="00BF38C6">
              <w:rPr>
                <w:rFonts w:ascii="Arial Narrow" w:hAnsi="Arial Narrow"/>
                <w:color w:val="auto"/>
                <w:sz w:val="16"/>
                <w:szCs w:val="16"/>
                <w:lang w:val="ru-RU"/>
              </w:rPr>
              <w:t>6M</w:t>
            </w:r>
            <w:r w:rsidR="00A00A32">
              <w:rPr>
                <w:rFonts w:ascii="Arial Narrow" w:hAnsi="Arial Narrow"/>
                <w:color w:val="auto"/>
                <w:sz w:val="16"/>
                <w:szCs w:val="16"/>
              </w:rPr>
              <w:t>o</w:t>
            </w:r>
          </w:p>
        </w:tc>
        <w:tc>
          <w:tcPr>
            <w:tcW w:w="810" w:type="dxa"/>
            <w:tcBorders>
              <w:top w:val="single" w:sz="6" w:space="0" w:color="auto"/>
              <w:left w:val="single" w:sz="6" w:space="0" w:color="auto"/>
              <w:bottom w:val="single" w:sz="6" w:space="0" w:color="auto"/>
              <w:right w:val="single" w:sz="6" w:space="0" w:color="auto"/>
            </w:tcBorders>
          </w:tcPr>
          <w:p w14:paraId="38B67B59" w14:textId="77777777" w:rsidR="00797682" w:rsidRPr="00BF38C6" w:rsidRDefault="00797682" w:rsidP="00D14C5B">
            <w:pPr>
              <w:pStyle w:val="CellBodyCentered"/>
              <w:rPr>
                <w:rFonts w:ascii="Arial Narrow" w:hAnsi="Arial Narrow"/>
                <w:color w:val="auto"/>
                <w:sz w:val="16"/>
                <w:szCs w:val="16"/>
              </w:rPr>
            </w:pPr>
          </w:p>
          <w:p w14:paraId="6C429F62" w14:textId="77777777" w:rsidR="00A00A32" w:rsidRDefault="00A00A32"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52E95B0D" w14:textId="77777777" w:rsidR="00A00A32" w:rsidRPr="00BF38C6" w:rsidRDefault="00A00A3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5806981C" w14:textId="15F828D1" w:rsidR="00797682" w:rsidRPr="00BF38C6" w:rsidRDefault="00797682" w:rsidP="00D14C5B">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10064729" w14:textId="77777777" w:rsidR="00797682" w:rsidRPr="00BF38C6" w:rsidRDefault="00797682" w:rsidP="00D14C5B">
            <w:pPr>
              <w:pStyle w:val="CellBodyCentered"/>
              <w:rPr>
                <w:rFonts w:ascii="Arial Narrow" w:hAnsi="Arial Narrow"/>
                <w:color w:val="auto"/>
                <w:sz w:val="16"/>
                <w:szCs w:val="16"/>
              </w:rPr>
            </w:pPr>
          </w:p>
          <w:p w14:paraId="5BE4B354" w14:textId="3B2866E5"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w:t>
            </w:r>
            <w:r w:rsidRPr="00BF38C6">
              <w:rPr>
                <w:rFonts w:ascii="Arial Narrow" w:hAnsi="Arial Narrow"/>
                <w:color w:val="auto"/>
                <w:sz w:val="16"/>
                <w:szCs w:val="16"/>
                <w:lang w:val="en-GB"/>
              </w:rPr>
              <w:t xml:space="preserve"> </w:t>
            </w:r>
            <w:r w:rsidRPr="00BF38C6">
              <w:rPr>
                <w:rFonts w:ascii="Arial Narrow" w:hAnsi="Arial Narrow"/>
                <w:color w:val="auto"/>
                <w:sz w:val="16"/>
                <w:szCs w:val="16"/>
                <w:lang w:val="ru-RU"/>
              </w:rPr>
              <w:t>-</w:t>
            </w:r>
            <w:r w:rsidR="00A00A32">
              <w:rPr>
                <w:rFonts w:ascii="Arial Narrow" w:hAnsi="Arial Narrow"/>
                <w:color w:val="auto"/>
                <w:sz w:val="16"/>
                <w:szCs w:val="16"/>
              </w:rPr>
              <w:t>40</w:t>
            </w:r>
            <w:r w:rsidRPr="00BF38C6">
              <w:rPr>
                <w:rFonts w:ascii="Arial Narrow" w:hAnsi="Arial Narrow"/>
                <w:color w:val="auto"/>
                <w:sz w:val="16"/>
                <w:szCs w:val="16"/>
                <w:lang w:val="ru-RU"/>
              </w:rPr>
              <w:t xml:space="preserve"> до 200 °C</w:t>
            </w:r>
          </w:p>
        </w:tc>
        <w:tc>
          <w:tcPr>
            <w:tcW w:w="1951" w:type="dxa"/>
            <w:tcBorders>
              <w:top w:val="single" w:sz="6" w:space="0" w:color="auto"/>
              <w:left w:val="single" w:sz="6" w:space="0" w:color="auto"/>
              <w:bottom w:val="single" w:sz="6" w:space="0" w:color="auto"/>
              <w:right w:val="single" w:sz="6" w:space="0" w:color="auto"/>
            </w:tcBorders>
          </w:tcPr>
          <w:p w14:paraId="6FC089A2" w14:textId="77777777" w:rsidR="00797682" w:rsidRPr="00BF38C6" w:rsidRDefault="00797682" w:rsidP="00D14C5B">
            <w:pPr>
              <w:pStyle w:val="CellBody"/>
              <w:rPr>
                <w:rFonts w:ascii="Arial Narrow" w:hAnsi="Arial Narrow"/>
                <w:color w:val="auto"/>
                <w:sz w:val="16"/>
                <w:szCs w:val="16"/>
                <w:u w:val="single"/>
                <w:lang w:val="ru-RU"/>
                <w:rPrChange w:id="1095" w:author="Zhunisbayev, Olzhasbek A [Bolashak Atyrau Limited]" w:date="2022-06-06T22:35:00Z">
                  <w:rPr>
                    <w:rFonts w:ascii="Arial" w:hAnsi="Arial"/>
                    <w:color w:val="auto"/>
                    <w:sz w:val="16"/>
                    <w:u w:val="single"/>
                  </w:rPr>
                </w:rPrChange>
              </w:rPr>
            </w:pPr>
          </w:p>
          <w:p w14:paraId="25B1837B" w14:textId="08D6C9E1" w:rsidR="00A00A32" w:rsidRPr="00BF38C6" w:rsidRDefault="00A00A32" w:rsidP="00D14C5B">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8</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1B125FCC" w14:textId="7AA540C9" w:rsidR="00797682" w:rsidRPr="00BF38C6" w:rsidRDefault="00A00A3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t>
            </w:r>
            <w:r w:rsidRPr="006759B5">
              <w:rPr>
                <w:rFonts w:ascii="Arial Narrow" w:hAnsi="Arial Narrow"/>
                <w:color w:val="auto"/>
                <w:sz w:val="16"/>
                <w:szCs w:val="16"/>
                <w:lang w:val="ru-RU"/>
              </w:rPr>
              <w:t>40</w:t>
            </w:r>
            <w:r w:rsidR="00797682" w:rsidRPr="00BF38C6">
              <w:rPr>
                <w:rFonts w:ascii="Arial Narrow" w:hAnsi="Arial Narrow"/>
                <w:color w:val="auto"/>
                <w:sz w:val="16"/>
                <w:szCs w:val="16"/>
                <w:lang w:val="ru-RU"/>
              </w:rPr>
              <w:t xml:space="preserve"> до 38°</w:t>
            </w:r>
            <w:r w:rsidR="00797682" w:rsidRPr="00BF38C6">
              <w:rPr>
                <w:rFonts w:ascii="Arial Narrow" w:hAnsi="Arial Narrow"/>
                <w:snapToGrid w:val="0"/>
                <w:color w:val="auto"/>
                <w:sz w:val="16"/>
                <w:szCs w:val="16"/>
                <w:lang w:val="ru-RU"/>
              </w:rPr>
              <w:t xml:space="preserve">C </w:t>
            </w:r>
            <w:r w:rsidR="00797682" w:rsidRPr="00BF38C6">
              <w:rPr>
                <w:rFonts w:ascii="Arial Narrow" w:hAnsi="Arial Narrow"/>
                <w:color w:val="auto"/>
                <w:sz w:val="16"/>
                <w:szCs w:val="16"/>
                <w:lang w:val="ru-RU"/>
              </w:rPr>
              <w:t>= 20,0 бар (изб.)</w:t>
            </w:r>
          </w:p>
          <w:p w14:paraId="2AF1D998" w14:textId="7579431D"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w:t>
            </w:r>
            <w:r w:rsidRPr="00BF38C6">
              <w:rPr>
                <w:rFonts w:ascii="Arial Narrow" w:hAnsi="Arial Narrow"/>
                <w:snapToGrid w:val="0"/>
                <w:color w:val="auto"/>
                <w:sz w:val="16"/>
                <w:szCs w:val="16"/>
                <w:lang w:val="ru-RU"/>
              </w:rPr>
              <w:t xml:space="preserve">C = 19,5 </w:t>
            </w:r>
            <w:r w:rsidRPr="00BF38C6">
              <w:rPr>
                <w:rFonts w:ascii="Arial Narrow" w:hAnsi="Arial Narrow"/>
                <w:color w:val="auto"/>
                <w:sz w:val="16"/>
                <w:szCs w:val="16"/>
                <w:lang w:val="ru-RU"/>
              </w:rPr>
              <w:t>бар (изб.)</w:t>
            </w:r>
          </w:p>
          <w:p w14:paraId="1B3576CF" w14:textId="7FBE919A"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17,7 </w:t>
            </w:r>
            <w:r w:rsidRPr="00BF38C6">
              <w:rPr>
                <w:rFonts w:ascii="Arial Narrow" w:hAnsi="Arial Narrow"/>
                <w:color w:val="auto"/>
                <w:sz w:val="16"/>
                <w:szCs w:val="16"/>
                <w:lang w:val="ru-RU"/>
              </w:rPr>
              <w:t>бар (изб.)</w:t>
            </w:r>
          </w:p>
          <w:p w14:paraId="6D1BADD3" w14:textId="16091EED"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15,8 </w:t>
            </w:r>
            <w:r w:rsidRPr="00BF38C6">
              <w:rPr>
                <w:rFonts w:ascii="Arial Narrow" w:hAnsi="Arial Narrow"/>
                <w:color w:val="auto"/>
                <w:sz w:val="16"/>
                <w:szCs w:val="16"/>
                <w:lang w:val="ru-RU"/>
              </w:rPr>
              <w:t>бар (изб.)</w:t>
            </w:r>
          </w:p>
          <w:p w14:paraId="59E8748E" w14:textId="7DA30A6D" w:rsidR="00797682" w:rsidRPr="00BF38C6" w:rsidRDefault="00797682" w:rsidP="00D14C5B">
            <w:pPr>
              <w:pStyle w:val="CellBody"/>
              <w:rPr>
                <w:rFonts w:ascii="Arial Narrow" w:hAnsi="Arial Narrow" w:cs="Arial"/>
                <w:snapToGrid w:val="0"/>
                <w:color w:val="auto"/>
                <w:sz w:val="16"/>
                <w:szCs w:val="16"/>
                <w:lang w:val="ru-RU"/>
                <w:rPrChange w:id="1096" w:author="Zhunisbayev, Olzhasbek A [Bolashak Atyrau Limited]" w:date="2022-06-06T22:35:00Z">
                  <w:rPr>
                    <w:rFonts w:ascii="Arial" w:hAnsi="Arial" w:cs="Arial"/>
                    <w:snapToGrid w:val="0"/>
                    <w:color w:val="auto"/>
                    <w:sz w:val="16"/>
                    <w:szCs w:val="16"/>
                  </w:rPr>
                </w:rPrChange>
              </w:rPr>
            </w:pPr>
            <w:r w:rsidRPr="00BF38C6">
              <w:rPr>
                <w:rFonts w:ascii="Arial Narrow" w:hAnsi="Arial Narrow" w:cs="Arial"/>
                <w:color w:val="auto"/>
                <w:sz w:val="16"/>
                <w:szCs w:val="16"/>
                <w:lang w:val="ru-RU"/>
              </w:rPr>
              <w:t>200°</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13,8 бар (изб.)</w:t>
            </w:r>
          </w:p>
          <w:p w14:paraId="45CC63FF" w14:textId="77777777" w:rsidR="00797682" w:rsidRPr="00BF38C6" w:rsidRDefault="00797682" w:rsidP="00D14C5B">
            <w:pPr>
              <w:pStyle w:val="CellBody"/>
              <w:rPr>
                <w:rFonts w:ascii="Arial Narrow" w:hAnsi="Arial Narrow" w:cs="Arial"/>
                <w:snapToGrid w:val="0"/>
                <w:color w:val="auto"/>
                <w:sz w:val="16"/>
                <w:szCs w:val="16"/>
                <w:lang w:val="ru-RU"/>
                <w:rPrChange w:id="1097" w:author="Zhunisbayev, Olzhasbek A [Bolashak Atyrau Limited]" w:date="2022-06-06T22:35:00Z">
                  <w:rPr>
                    <w:rFonts w:ascii="Arial" w:hAnsi="Arial" w:cs="Arial"/>
                    <w:snapToGrid w:val="0"/>
                    <w:color w:val="auto"/>
                    <w:sz w:val="16"/>
                    <w:szCs w:val="16"/>
                  </w:rPr>
                </w:rPrChange>
              </w:rPr>
            </w:pPr>
          </w:p>
          <w:p w14:paraId="4D250381" w14:textId="77777777" w:rsidR="00797682" w:rsidRPr="00BF38C6" w:rsidRDefault="00797682" w:rsidP="00D14C5B">
            <w:pPr>
              <w:pStyle w:val="CellBody"/>
              <w:rPr>
                <w:rFonts w:ascii="Arial Narrow" w:hAnsi="Arial Narrow" w:cs="Arial"/>
                <w:snapToGrid w:val="0"/>
                <w:color w:val="auto"/>
                <w:sz w:val="16"/>
                <w:szCs w:val="16"/>
                <w:lang w:val="ru-RU"/>
                <w:rPrChange w:id="1098" w:author="Zhunisbayev, Olzhasbek A [Bolashak Atyrau Limited]" w:date="2022-06-06T22:35:00Z">
                  <w:rPr>
                    <w:rFonts w:ascii="Arial" w:hAnsi="Arial" w:cs="Arial"/>
                    <w:snapToGrid w:val="0"/>
                    <w:color w:val="auto"/>
                    <w:sz w:val="16"/>
                    <w:szCs w:val="16"/>
                  </w:rPr>
                </w:rPrChange>
              </w:rPr>
            </w:pPr>
          </w:p>
        </w:tc>
        <w:tc>
          <w:tcPr>
            <w:tcW w:w="611" w:type="dxa"/>
            <w:tcBorders>
              <w:top w:val="single" w:sz="6" w:space="0" w:color="auto"/>
              <w:left w:val="single" w:sz="6" w:space="0" w:color="auto"/>
              <w:bottom w:val="single" w:sz="6" w:space="0" w:color="auto"/>
              <w:right w:val="single" w:sz="6" w:space="0" w:color="auto"/>
            </w:tcBorders>
          </w:tcPr>
          <w:p w14:paraId="20044BD9" w14:textId="77777777" w:rsidR="00797682" w:rsidRPr="00BF38C6" w:rsidRDefault="00797682" w:rsidP="00D14C5B">
            <w:pPr>
              <w:pStyle w:val="CellBodyCentered"/>
              <w:rPr>
                <w:rFonts w:ascii="Arial Narrow" w:hAnsi="Arial Narrow"/>
                <w:color w:val="auto"/>
                <w:sz w:val="16"/>
                <w:szCs w:val="16"/>
                <w:lang w:val="ru-RU"/>
                <w:rPrChange w:id="1099" w:author="Zhunisbayev, Olzhasbek A [Bolashak Atyrau Limited]" w:date="2022-06-06T22:35:00Z">
                  <w:rPr>
                    <w:rFonts w:ascii="Arial" w:hAnsi="Arial"/>
                    <w:color w:val="auto"/>
                    <w:sz w:val="16"/>
                  </w:rPr>
                </w:rPrChange>
              </w:rPr>
            </w:pPr>
          </w:p>
          <w:p w14:paraId="5FDE9175"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787F163C" w14:textId="77777777" w:rsidR="00797682" w:rsidRPr="00BF38C6" w:rsidRDefault="00797682" w:rsidP="00D14C5B">
            <w:pPr>
              <w:pStyle w:val="CellBodyCentered"/>
              <w:rPr>
                <w:rFonts w:ascii="Arial Narrow" w:hAnsi="Arial Narrow"/>
                <w:color w:val="auto"/>
                <w:sz w:val="16"/>
                <w:szCs w:val="16"/>
              </w:rPr>
            </w:pPr>
          </w:p>
          <w:p w14:paraId="3E84E8BE"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tc>
      </w:tr>
      <w:tr w:rsidR="00797682" w:rsidRPr="00BF38C6" w14:paraId="0054CBCD" w14:textId="77777777" w:rsidTr="002A7110">
        <w:tc>
          <w:tcPr>
            <w:tcW w:w="3332" w:type="dxa"/>
            <w:tcBorders>
              <w:top w:val="single" w:sz="6" w:space="0" w:color="auto"/>
              <w:left w:val="single" w:sz="6" w:space="0" w:color="auto"/>
              <w:bottom w:val="single" w:sz="6" w:space="0" w:color="auto"/>
              <w:right w:val="single" w:sz="6" w:space="0" w:color="auto"/>
            </w:tcBorders>
          </w:tcPr>
          <w:p w14:paraId="699FDAB6" w14:textId="77777777" w:rsidR="00797682" w:rsidRPr="00BF38C6" w:rsidRDefault="00797682" w:rsidP="00D14C5B">
            <w:pPr>
              <w:pStyle w:val="CellBody"/>
              <w:rPr>
                <w:rFonts w:ascii="Arial Narrow" w:hAnsi="Arial Narrow"/>
                <w:color w:val="auto"/>
                <w:sz w:val="16"/>
                <w:szCs w:val="16"/>
                <w:lang w:val="ru-RU"/>
                <w:rPrChange w:id="1100" w:author="Zhunisbayev, Olzhasbek A [Bolashak Atyrau Limited]" w:date="2022-06-06T22:35:00Z">
                  <w:rPr>
                    <w:rFonts w:ascii="Arial" w:hAnsi="Arial"/>
                    <w:color w:val="auto"/>
                    <w:sz w:val="16"/>
                  </w:rPr>
                </w:rPrChange>
              </w:rPr>
            </w:pPr>
          </w:p>
          <w:p w14:paraId="34967746" w14:textId="34E3C327" w:rsidR="00797682" w:rsidRPr="006759B5"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SL – ПАР, НИЗКОЕ </w:t>
            </w:r>
            <w:del w:id="1101" w:author="Zhunisbayev, Olzhasbek [Bolashak Atyrau Limited]" w:date="2024-05-13T01:24:00Z">
              <w:r w:rsidRPr="00BF38C6" w:rsidDel="001F3DA0">
                <w:rPr>
                  <w:rFonts w:ascii="Arial Narrow" w:hAnsi="Arial Narrow"/>
                  <w:color w:val="auto"/>
                  <w:sz w:val="16"/>
                  <w:szCs w:val="16"/>
                  <w:lang w:val="ru-RU"/>
                </w:rPr>
                <w:delText>ДАВЛЕНИЕ</w:delText>
              </w:r>
            </w:del>
            <w:ins w:id="1102" w:author="Zhunisbayev, Olzhasbek [Bolashak Atyrau Limited]" w:date="2024-05-13T01:24:00Z">
              <w:r w:rsidR="001F3DA0" w:rsidRPr="00BF38C6">
                <w:rPr>
                  <w:rFonts w:ascii="Arial Narrow" w:hAnsi="Arial Narrow"/>
                  <w:color w:val="auto"/>
                  <w:sz w:val="16"/>
                  <w:szCs w:val="16"/>
                  <w:lang w:val="ru-RU"/>
                </w:rPr>
                <w:t>ДАВЛ</w:t>
              </w:r>
              <w:r w:rsidR="001F3DA0" w:rsidRPr="006759B5">
                <w:rPr>
                  <w:rFonts w:ascii="Arial Narrow" w:hAnsi="Arial Narrow"/>
                  <w:color w:val="auto"/>
                  <w:sz w:val="16"/>
                  <w:szCs w:val="16"/>
                  <w:lang w:val="ru-RU"/>
                </w:rPr>
                <w:t>. (ПАРОВ. ЗМЕЕВИКИ)</w:t>
              </w:r>
            </w:ins>
          </w:p>
          <w:p w14:paraId="0E21C4CA" w14:textId="41689260" w:rsidR="00797682" w:rsidRPr="00BF38C6" w:rsidRDefault="001F3DA0" w:rsidP="00D14C5B">
            <w:pPr>
              <w:pStyle w:val="CellBody"/>
              <w:rPr>
                <w:rFonts w:ascii="Arial Narrow" w:hAnsi="Arial Narrow" w:cs="Arial"/>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142464" behindDoc="0" locked="0" layoutInCell="1" allowOverlap="1" wp14:anchorId="2A109F23" wp14:editId="225C1B3F">
                      <wp:simplePos x="0" y="0"/>
                      <wp:positionH relativeFrom="column">
                        <wp:posOffset>1677987</wp:posOffset>
                      </wp:positionH>
                      <wp:positionV relativeFrom="paragraph">
                        <wp:posOffset>173990</wp:posOffset>
                      </wp:positionV>
                      <wp:extent cx="973455" cy="221615"/>
                      <wp:effectExtent l="0" t="0" r="55245" b="64135"/>
                      <wp:wrapNone/>
                      <wp:docPr id="1662863383"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5907F82D" w14:textId="77777777" w:rsidR="007123EC" w:rsidRPr="0062771D" w:rsidRDefault="007123EC" w:rsidP="007123EC">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109F23" id="_x0000_s1032" style="position:absolute;margin-left:132.1pt;margin-top:13.7pt;width:76.65pt;height:17.45pt;z-index:25414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0HzigIAAB4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">
                      <v:shadow on="t" color="black [3213]" opacity=".5"/>
                      <v:textbox>
                        <w:txbxContent>
                          <w:p w14:paraId="5907F82D" w14:textId="77777777" w:rsidR="007123EC" w:rsidRPr="0062771D" w:rsidRDefault="007123EC" w:rsidP="007123EC">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00797682" w:rsidRPr="00BF38C6">
              <w:rPr>
                <w:rFonts w:ascii="Arial Narrow" w:hAnsi="Arial Narrow"/>
                <w:color w:val="auto"/>
                <w:sz w:val="16"/>
                <w:szCs w:val="16"/>
                <w:lang w:val="ru-RU"/>
              </w:rPr>
              <w:t xml:space="preserve">TL – КОНДЕНСАТ, </w:t>
            </w:r>
            <w:del w:id="1103" w:author="Zhunisbayev, Olzhasbek [Bolashak Atyrau Limited]" w:date="2024-05-13T01:24:00Z">
              <w:r w:rsidR="00797682" w:rsidRPr="00BF38C6" w:rsidDel="001F3DA0">
                <w:rPr>
                  <w:rFonts w:ascii="Arial Narrow" w:hAnsi="Arial Narrow"/>
                  <w:color w:val="auto"/>
                  <w:sz w:val="16"/>
                  <w:szCs w:val="16"/>
                  <w:lang w:val="ru-RU"/>
                </w:rPr>
                <w:delText xml:space="preserve">НИЗКОЕ </w:delText>
              </w:r>
            </w:del>
            <w:ins w:id="1104" w:author="Zhunisbayev, Olzhasbek [Bolashak Atyrau Limited]" w:date="2024-05-13T01:24:00Z">
              <w:r w:rsidRPr="00BF38C6">
                <w:rPr>
                  <w:rFonts w:ascii="Arial Narrow" w:hAnsi="Arial Narrow"/>
                  <w:color w:val="auto"/>
                  <w:sz w:val="16"/>
                  <w:szCs w:val="16"/>
                  <w:lang w:val="ru-RU"/>
                </w:rPr>
                <w:t>НИЗ</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w:t>
              </w:r>
            </w:ins>
            <w:del w:id="1105" w:author="Zhunisbayev, Olzhasbek [Bolashak Atyrau Limited]" w:date="2024-05-13T01:24:00Z">
              <w:r w:rsidR="00797682" w:rsidRPr="00BF38C6" w:rsidDel="001F3DA0">
                <w:rPr>
                  <w:rFonts w:ascii="Arial Narrow" w:hAnsi="Arial Narrow"/>
                  <w:color w:val="auto"/>
                  <w:sz w:val="16"/>
                  <w:szCs w:val="16"/>
                  <w:lang w:val="ru-RU"/>
                </w:rPr>
                <w:delText>ДАВЛЕНИЕ</w:delText>
              </w:r>
            </w:del>
            <w:ins w:id="1106" w:author="Zhunisbayev, Olzhasbek [Bolashak Atyrau Limited]" w:date="2024-05-13T01:24:00Z">
              <w:r w:rsidRPr="00BF38C6">
                <w:rPr>
                  <w:rFonts w:ascii="Arial Narrow" w:hAnsi="Arial Narrow"/>
                  <w:color w:val="auto"/>
                  <w:sz w:val="16"/>
                  <w:szCs w:val="16"/>
                  <w:lang w:val="ru-RU"/>
                </w:rPr>
                <w:t>ДАВЛ</w:t>
              </w:r>
              <w:r w:rsidRPr="006759B5">
                <w:rPr>
                  <w:rFonts w:ascii="Arial Narrow" w:hAnsi="Arial Narrow"/>
                  <w:color w:val="auto"/>
                  <w:sz w:val="16"/>
                  <w:szCs w:val="16"/>
                  <w:lang w:val="ru-RU"/>
                </w:rPr>
                <w:t xml:space="preserve">.(ПАРОВ. </w:t>
              </w:r>
              <w:r>
                <w:rPr>
                  <w:rFonts w:ascii="Arial Narrow" w:hAnsi="Arial Narrow"/>
                  <w:color w:val="auto"/>
                  <w:sz w:val="16"/>
                  <w:szCs w:val="16"/>
                </w:rPr>
                <w:t>ЗМЕЕВИКИ)</w:t>
              </w:r>
            </w:ins>
          </w:p>
        </w:tc>
        <w:tc>
          <w:tcPr>
            <w:tcW w:w="720" w:type="dxa"/>
            <w:tcBorders>
              <w:top w:val="single" w:sz="6" w:space="0" w:color="auto"/>
              <w:left w:val="single" w:sz="6" w:space="0" w:color="auto"/>
              <w:bottom w:val="single" w:sz="6" w:space="0" w:color="auto"/>
              <w:right w:val="single" w:sz="6" w:space="0" w:color="auto"/>
            </w:tcBorders>
          </w:tcPr>
          <w:p w14:paraId="4087425D" w14:textId="22003FD2" w:rsidR="00797682" w:rsidRPr="00BF38C6" w:rsidRDefault="00797682" w:rsidP="00D14C5B">
            <w:pPr>
              <w:pStyle w:val="CellBodyCentered"/>
              <w:rPr>
                <w:rFonts w:ascii="Arial Narrow" w:hAnsi="Arial Narrow"/>
                <w:b/>
                <w:color w:val="auto"/>
                <w:sz w:val="16"/>
                <w:szCs w:val="16"/>
              </w:rPr>
            </w:pPr>
          </w:p>
          <w:p w14:paraId="2009C07B" w14:textId="3C5E3444" w:rsidR="00797682" w:rsidRPr="00BF38C6" w:rsidRDefault="00797682" w:rsidP="00D14C5B">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150M40</w:t>
            </w:r>
          </w:p>
        </w:tc>
        <w:tc>
          <w:tcPr>
            <w:tcW w:w="720" w:type="dxa"/>
            <w:tcBorders>
              <w:top w:val="single" w:sz="6" w:space="0" w:color="auto"/>
              <w:left w:val="single" w:sz="6" w:space="0" w:color="auto"/>
              <w:bottom w:val="single" w:sz="6" w:space="0" w:color="auto"/>
              <w:right w:val="single" w:sz="6" w:space="0" w:color="auto"/>
            </w:tcBorders>
          </w:tcPr>
          <w:p w14:paraId="3129E83B" w14:textId="77777777" w:rsidR="00797682" w:rsidRPr="00BF38C6" w:rsidRDefault="00797682" w:rsidP="00D14C5B">
            <w:pPr>
              <w:pStyle w:val="CellBodyCentered"/>
              <w:rPr>
                <w:rFonts w:ascii="Arial Narrow" w:hAnsi="Arial Narrow"/>
                <w:color w:val="auto"/>
                <w:sz w:val="16"/>
                <w:szCs w:val="16"/>
              </w:rPr>
            </w:pPr>
          </w:p>
          <w:p w14:paraId="2FBEE618" w14:textId="212DA44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0</w:t>
            </w:r>
          </w:p>
        </w:tc>
        <w:tc>
          <w:tcPr>
            <w:tcW w:w="900" w:type="dxa"/>
            <w:tcBorders>
              <w:top w:val="single" w:sz="6" w:space="0" w:color="auto"/>
              <w:left w:val="single" w:sz="6" w:space="0" w:color="auto"/>
              <w:bottom w:val="single" w:sz="6" w:space="0" w:color="auto"/>
              <w:right w:val="single" w:sz="6" w:space="0" w:color="auto"/>
            </w:tcBorders>
          </w:tcPr>
          <w:p w14:paraId="498DE535" w14:textId="77777777" w:rsidR="00797682" w:rsidRPr="00BF38C6" w:rsidRDefault="00797682" w:rsidP="00D14C5B">
            <w:pPr>
              <w:pStyle w:val="CellBodyCentered"/>
              <w:rPr>
                <w:rFonts w:ascii="Arial Narrow" w:hAnsi="Arial Narrow"/>
                <w:color w:val="auto"/>
                <w:sz w:val="16"/>
                <w:szCs w:val="16"/>
              </w:rPr>
            </w:pPr>
          </w:p>
          <w:p w14:paraId="639F0ED3"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МОНЕЛЬ 400</w:t>
            </w:r>
          </w:p>
        </w:tc>
        <w:tc>
          <w:tcPr>
            <w:tcW w:w="810" w:type="dxa"/>
            <w:tcBorders>
              <w:top w:val="single" w:sz="6" w:space="0" w:color="auto"/>
              <w:left w:val="single" w:sz="6" w:space="0" w:color="auto"/>
              <w:bottom w:val="single" w:sz="6" w:space="0" w:color="auto"/>
              <w:right w:val="single" w:sz="6" w:space="0" w:color="auto"/>
            </w:tcBorders>
          </w:tcPr>
          <w:p w14:paraId="6808960F" w14:textId="77777777" w:rsidR="00797682" w:rsidRPr="00BF38C6" w:rsidRDefault="00797682" w:rsidP="00D14C5B">
            <w:pPr>
              <w:pStyle w:val="CellBodyCentered"/>
              <w:rPr>
                <w:rFonts w:ascii="Arial Narrow" w:hAnsi="Arial Narrow"/>
                <w:color w:val="auto"/>
                <w:sz w:val="16"/>
                <w:szCs w:val="16"/>
              </w:rPr>
            </w:pPr>
          </w:p>
          <w:p w14:paraId="765A08FF" w14:textId="77777777" w:rsidR="004A6719" w:rsidRDefault="004A6719"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77181BD7" w14:textId="77777777" w:rsidR="004A6719" w:rsidRPr="00BF38C6" w:rsidRDefault="004A6719"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1D893AC3" w14:textId="3AEB77A7" w:rsidR="00797682" w:rsidRPr="00BF38C6" w:rsidRDefault="00797682" w:rsidP="00D14C5B">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34A0188B" w14:textId="77777777" w:rsidR="00797682" w:rsidRPr="00BF38C6" w:rsidRDefault="00797682" w:rsidP="00D14C5B">
            <w:pPr>
              <w:pStyle w:val="CellBodyCentered"/>
              <w:rPr>
                <w:rFonts w:ascii="Arial Narrow" w:hAnsi="Arial Narrow"/>
                <w:color w:val="auto"/>
                <w:sz w:val="16"/>
                <w:szCs w:val="16"/>
              </w:rPr>
            </w:pPr>
          </w:p>
          <w:p w14:paraId="7CDA4DD5" w14:textId="3BD1123B"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w:t>
            </w:r>
            <w:r w:rsidRPr="00BF38C6">
              <w:rPr>
                <w:rFonts w:ascii="Arial Narrow" w:hAnsi="Arial Narrow"/>
                <w:color w:val="auto"/>
                <w:sz w:val="16"/>
                <w:szCs w:val="16"/>
                <w:lang w:val="en-GB"/>
              </w:rPr>
              <w:t xml:space="preserve"> </w:t>
            </w:r>
            <w:r w:rsidRPr="00BF38C6">
              <w:rPr>
                <w:rFonts w:ascii="Arial Narrow" w:hAnsi="Arial Narrow"/>
                <w:color w:val="auto"/>
                <w:sz w:val="16"/>
                <w:szCs w:val="16"/>
                <w:lang w:val="ru-RU"/>
              </w:rPr>
              <w:t>-</w:t>
            </w:r>
            <w:r w:rsidR="00A00A32">
              <w:rPr>
                <w:rFonts w:ascii="Arial Narrow" w:hAnsi="Arial Narrow"/>
                <w:color w:val="auto"/>
                <w:sz w:val="16"/>
                <w:szCs w:val="16"/>
                <w:lang w:val="en-GB"/>
              </w:rPr>
              <w:t>40</w:t>
            </w:r>
            <w:r w:rsidRPr="00BF38C6">
              <w:rPr>
                <w:rFonts w:ascii="Arial Narrow" w:hAnsi="Arial Narrow"/>
                <w:color w:val="auto"/>
                <w:sz w:val="16"/>
                <w:szCs w:val="16"/>
                <w:lang w:val="ru-RU"/>
              </w:rPr>
              <w:t xml:space="preserve"> до +215°C</w:t>
            </w:r>
          </w:p>
        </w:tc>
        <w:tc>
          <w:tcPr>
            <w:tcW w:w="1951" w:type="dxa"/>
            <w:tcBorders>
              <w:top w:val="single" w:sz="6" w:space="0" w:color="auto"/>
              <w:left w:val="single" w:sz="6" w:space="0" w:color="auto"/>
              <w:bottom w:val="single" w:sz="6" w:space="0" w:color="auto"/>
              <w:right w:val="single" w:sz="6" w:space="0" w:color="auto"/>
            </w:tcBorders>
          </w:tcPr>
          <w:p w14:paraId="5DE8CD34" w14:textId="77777777" w:rsidR="00797682" w:rsidRPr="00BF38C6" w:rsidRDefault="00797682" w:rsidP="00D14C5B">
            <w:pPr>
              <w:pStyle w:val="CellBody"/>
              <w:rPr>
                <w:rFonts w:ascii="Arial Narrow" w:hAnsi="Arial Narrow"/>
                <w:color w:val="auto"/>
                <w:sz w:val="16"/>
                <w:szCs w:val="16"/>
                <w:u w:val="single"/>
                <w:lang w:val="ru-RU"/>
                <w:rPrChange w:id="1107" w:author="Zhunisbayev, Olzhasbek A [Bolashak Atyrau Limited]" w:date="2022-06-06T22:35:00Z">
                  <w:rPr>
                    <w:rFonts w:ascii="Arial" w:hAnsi="Arial"/>
                    <w:color w:val="auto"/>
                    <w:sz w:val="16"/>
                    <w:u w:val="single"/>
                  </w:rPr>
                </w:rPrChange>
              </w:rPr>
            </w:pPr>
          </w:p>
          <w:p w14:paraId="1EFA6873" w14:textId="31F7316B" w:rsidR="00A00A32" w:rsidRPr="00BF38C6" w:rsidRDefault="00A00A32" w:rsidP="00D14C5B">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3</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4</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10CED8D9" w14:textId="578F6D86" w:rsidR="00797682" w:rsidRPr="00BF38C6" w:rsidRDefault="00A00A3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t>
            </w:r>
            <w:r w:rsidRPr="006759B5">
              <w:rPr>
                <w:rFonts w:ascii="Arial Narrow" w:hAnsi="Arial Narrow"/>
                <w:color w:val="auto"/>
                <w:sz w:val="16"/>
                <w:szCs w:val="16"/>
                <w:lang w:val="ru-RU"/>
              </w:rPr>
              <w:t>40</w:t>
            </w:r>
            <w:r w:rsidR="00797682" w:rsidRPr="00BF38C6">
              <w:rPr>
                <w:rFonts w:ascii="Arial Narrow" w:hAnsi="Arial Narrow"/>
                <w:color w:val="auto"/>
                <w:sz w:val="16"/>
                <w:szCs w:val="16"/>
                <w:lang w:val="ru-RU"/>
              </w:rPr>
              <w:t xml:space="preserve"> до 38°</w:t>
            </w:r>
            <w:r w:rsidR="00797682" w:rsidRPr="00BF38C6">
              <w:rPr>
                <w:rFonts w:ascii="Arial Narrow" w:hAnsi="Arial Narrow"/>
                <w:snapToGrid w:val="0"/>
                <w:color w:val="auto"/>
                <w:sz w:val="16"/>
                <w:szCs w:val="16"/>
                <w:lang w:val="ru-RU"/>
              </w:rPr>
              <w:t xml:space="preserve">C </w:t>
            </w:r>
            <w:r w:rsidR="00797682" w:rsidRPr="00BF38C6">
              <w:rPr>
                <w:rFonts w:ascii="Arial Narrow" w:hAnsi="Arial Narrow"/>
                <w:color w:val="auto"/>
                <w:sz w:val="16"/>
                <w:szCs w:val="16"/>
                <w:lang w:val="ru-RU"/>
              </w:rPr>
              <w:t>= 15,9 бар (изб.)</w:t>
            </w:r>
          </w:p>
          <w:p w14:paraId="6A61C523" w14:textId="4CE4E182"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w:t>
            </w:r>
            <w:r w:rsidRPr="00BF38C6">
              <w:rPr>
                <w:rFonts w:ascii="Arial Narrow" w:hAnsi="Arial Narrow"/>
                <w:snapToGrid w:val="0"/>
                <w:color w:val="auto"/>
                <w:sz w:val="16"/>
                <w:szCs w:val="16"/>
                <w:lang w:val="ru-RU"/>
              </w:rPr>
              <w:t xml:space="preserve">C = 15,4 </w:t>
            </w:r>
            <w:r w:rsidRPr="00BF38C6">
              <w:rPr>
                <w:rFonts w:ascii="Arial Narrow" w:hAnsi="Arial Narrow"/>
                <w:color w:val="auto"/>
                <w:sz w:val="16"/>
                <w:szCs w:val="16"/>
                <w:lang w:val="ru-RU"/>
              </w:rPr>
              <w:t>бар (изб.)</w:t>
            </w:r>
          </w:p>
          <w:p w14:paraId="43D4B46B" w14:textId="0BDCA6D8"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13,8 </w:t>
            </w:r>
            <w:r w:rsidRPr="00BF38C6">
              <w:rPr>
                <w:rFonts w:ascii="Arial Narrow" w:hAnsi="Arial Narrow"/>
                <w:color w:val="auto"/>
                <w:sz w:val="16"/>
                <w:szCs w:val="16"/>
                <w:lang w:val="ru-RU"/>
              </w:rPr>
              <w:t>бар (изб.)</w:t>
            </w:r>
          </w:p>
          <w:p w14:paraId="521A4B81" w14:textId="078C19BC"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12,9 </w:t>
            </w:r>
            <w:r w:rsidRPr="00BF38C6">
              <w:rPr>
                <w:rFonts w:ascii="Arial Narrow" w:hAnsi="Arial Narrow"/>
                <w:color w:val="auto"/>
                <w:sz w:val="16"/>
                <w:szCs w:val="16"/>
                <w:lang w:val="ru-RU"/>
              </w:rPr>
              <w:t>бар (изб.)</w:t>
            </w:r>
          </w:p>
          <w:p w14:paraId="55CF7D83" w14:textId="500171E4"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12,5 </w:t>
            </w:r>
            <w:r w:rsidRPr="00BF38C6">
              <w:rPr>
                <w:rFonts w:ascii="Arial Narrow" w:hAnsi="Arial Narrow"/>
                <w:color w:val="auto"/>
                <w:sz w:val="16"/>
                <w:szCs w:val="16"/>
                <w:lang w:val="ru-RU"/>
              </w:rPr>
              <w:t>бар (изб.)</w:t>
            </w:r>
          </w:p>
          <w:p w14:paraId="140EE8C7" w14:textId="3671AD56" w:rsidR="00797682" w:rsidRPr="00BF38C6" w:rsidRDefault="00797682" w:rsidP="00D14C5B">
            <w:pPr>
              <w:pStyle w:val="CellBody"/>
              <w:rPr>
                <w:rFonts w:ascii="Arial Narrow" w:hAnsi="Arial Narrow"/>
                <w:color w:val="auto"/>
                <w:sz w:val="16"/>
                <w:szCs w:val="16"/>
                <w:lang w:val="ru-RU"/>
                <w:rPrChange w:id="1108" w:author="Zhunisbayev, Olzhasbek A [Bolashak Atyrau Limited]" w:date="2022-06-06T22:35:00Z">
                  <w:rPr>
                    <w:rFonts w:ascii="Arial" w:hAnsi="Arial"/>
                    <w:color w:val="auto"/>
                    <w:sz w:val="16"/>
                  </w:rPr>
                </w:rPrChange>
              </w:rPr>
            </w:pPr>
            <w:r w:rsidRPr="00BF38C6">
              <w:rPr>
                <w:rFonts w:ascii="Arial Narrow" w:hAnsi="Arial Narrow"/>
                <w:color w:val="auto"/>
                <w:sz w:val="16"/>
                <w:szCs w:val="16"/>
                <w:lang w:val="ru-RU"/>
              </w:rPr>
              <w:t>215 °</w:t>
            </w:r>
            <w:r w:rsidRPr="00BF38C6">
              <w:rPr>
                <w:rFonts w:ascii="Arial Narrow" w:hAnsi="Arial Narrow"/>
                <w:snapToGrid w:val="0"/>
                <w:color w:val="auto"/>
                <w:sz w:val="16"/>
                <w:szCs w:val="16"/>
                <w:lang w:val="ru-RU"/>
              </w:rPr>
              <w:t xml:space="preserve">C = 12,3 </w:t>
            </w:r>
            <w:r w:rsidRPr="00BF38C6">
              <w:rPr>
                <w:rFonts w:ascii="Arial Narrow" w:hAnsi="Arial Narrow"/>
                <w:color w:val="auto"/>
                <w:sz w:val="16"/>
                <w:szCs w:val="16"/>
                <w:lang w:val="ru-RU"/>
              </w:rPr>
              <w:t>бар (изб.)</w:t>
            </w:r>
          </w:p>
          <w:p w14:paraId="1B04DA22" w14:textId="77777777" w:rsidR="007123EC" w:rsidRPr="007123EC" w:rsidRDefault="007123EC" w:rsidP="00D14C5B">
            <w:pPr>
              <w:pStyle w:val="CellBody"/>
              <w:rPr>
                <w:rFonts w:ascii="Arial Narrow" w:hAnsi="Arial Narrow"/>
                <w:color w:val="auto"/>
                <w:sz w:val="16"/>
                <w:szCs w:val="16"/>
                <w:rPrChange w:id="1109" w:author="Zhunisbayev, Olzhasbek A [Bolashak Atyrau Limited]" w:date="2022-06-06T22:35:00Z">
                  <w:rPr>
                    <w:rFonts w:ascii="Arial" w:hAnsi="Arial"/>
                    <w:color w:val="auto"/>
                    <w:sz w:val="16"/>
                  </w:rPr>
                </w:rPrChange>
              </w:rPr>
            </w:pPr>
          </w:p>
        </w:tc>
        <w:tc>
          <w:tcPr>
            <w:tcW w:w="611" w:type="dxa"/>
            <w:tcBorders>
              <w:top w:val="single" w:sz="6" w:space="0" w:color="auto"/>
              <w:left w:val="single" w:sz="6" w:space="0" w:color="auto"/>
              <w:bottom w:val="single" w:sz="6" w:space="0" w:color="auto"/>
              <w:right w:val="single" w:sz="6" w:space="0" w:color="auto"/>
            </w:tcBorders>
          </w:tcPr>
          <w:p w14:paraId="24311AE7" w14:textId="77777777" w:rsidR="00797682" w:rsidRPr="00BF38C6" w:rsidRDefault="00797682" w:rsidP="00D14C5B">
            <w:pPr>
              <w:pStyle w:val="CellBodyCentered"/>
              <w:rPr>
                <w:rFonts w:ascii="Arial Narrow" w:hAnsi="Arial Narrow"/>
                <w:color w:val="auto"/>
                <w:sz w:val="16"/>
                <w:szCs w:val="16"/>
                <w:lang w:val="ru-RU"/>
                <w:rPrChange w:id="1110" w:author="Zhunisbayev, Olzhasbek A [Bolashak Atyrau Limited]" w:date="2022-06-06T22:35:00Z">
                  <w:rPr>
                    <w:rFonts w:ascii="Arial" w:hAnsi="Arial"/>
                    <w:color w:val="auto"/>
                    <w:sz w:val="16"/>
                  </w:rPr>
                </w:rPrChange>
              </w:rPr>
            </w:pPr>
          </w:p>
          <w:p w14:paraId="0AE1CD83"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1395D9E8" w14:textId="77777777" w:rsidR="00797682" w:rsidRPr="00BF38C6" w:rsidRDefault="00797682" w:rsidP="00D14C5B">
            <w:pPr>
              <w:pStyle w:val="CellBodyCentered"/>
              <w:rPr>
                <w:rFonts w:ascii="Arial Narrow" w:hAnsi="Arial Narrow"/>
                <w:color w:val="auto"/>
                <w:sz w:val="16"/>
                <w:szCs w:val="16"/>
              </w:rPr>
            </w:pPr>
          </w:p>
          <w:p w14:paraId="76D55F69"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p w14:paraId="72BA3FF2" w14:textId="77777777" w:rsidR="00797682" w:rsidRPr="00BF38C6" w:rsidRDefault="00797682" w:rsidP="00D14C5B">
            <w:pPr>
              <w:pStyle w:val="CellBodyCentered"/>
              <w:rPr>
                <w:rFonts w:ascii="Arial Narrow" w:hAnsi="Arial Narrow" w:cs="Arial"/>
                <w:color w:val="auto"/>
                <w:sz w:val="16"/>
                <w:szCs w:val="16"/>
                <w:lang w:val="ru-RU"/>
              </w:rPr>
            </w:pPr>
          </w:p>
          <w:p w14:paraId="6E340A0B" w14:textId="77777777" w:rsidR="00797682" w:rsidRPr="00BF38C6" w:rsidRDefault="00797682" w:rsidP="00D14C5B">
            <w:pPr>
              <w:pStyle w:val="CellBodyCentered"/>
              <w:rPr>
                <w:rFonts w:ascii="Arial Narrow" w:hAnsi="Arial Narrow" w:cs="Arial"/>
                <w:color w:val="auto"/>
                <w:sz w:val="16"/>
                <w:szCs w:val="16"/>
                <w:lang w:val="ru-RU"/>
              </w:rPr>
            </w:pPr>
          </w:p>
          <w:p w14:paraId="5D722DD2" w14:textId="77777777" w:rsidR="00797682" w:rsidRPr="00BF38C6" w:rsidRDefault="00797682" w:rsidP="00D14C5B">
            <w:pPr>
              <w:pStyle w:val="CellBodyCentered"/>
              <w:rPr>
                <w:rFonts w:ascii="Arial Narrow" w:hAnsi="Arial Narrow" w:cs="Arial"/>
                <w:color w:val="auto"/>
                <w:sz w:val="16"/>
                <w:szCs w:val="16"/>
                <w:lang w:val="ru-RU"/>
              </w:rPr>
            </w:pPr>
          </w:p>
        </w:tc>
      </w:tr>
      <w:tr w:rsidR="00797682" w:rsidRPr="00BF38C6" w14:paraId="548AA51D" w14:textId="77777777" w:rsidTr="00395352">
        <w:trPr>
          <w:trHeight w:val="4116"/>
        </w:trPr>
        <w:tc>
          <w:tcPr>
            <w:tcW w:w="3332" w:type="dxa"/>
            <w:tcBorders>
              <w:top w:val="single" w:sz="6" w:space="0" w:color="auto"/>
              <w:left w:val="single" w:sz="6" w:space="0" w:color="auto"/>
              <w:bottom w:val="single" w:sz="6" w:space="0" w:color="auto"/>
              <w:right w:val="single" w:sz="6" w:space="0" w:color="auto"/>
            </w:tcBorders>
          </w:tcPr>
          <w:p w14:paraId="501B2A46" w14:textId="77777777" w:rsidR="00797682" w:rsidRPr="00BF38C6" w:rsidRDefault="00797682" w:rsidP="00D14C5B">
            <w:pPr>
              <w:pStyle w:val="CellBody"/>
              <w:rPr>
                <w:rFonts w:ascii="Arial Narrow" w:hAnsi="Arial Narrow" w:cs="Arial"/>
                <w:color w:val="auto"/>
                <w:sz w:val="16"/>
                <w:szCs w:val="16"/>
                <w:lang w:val="ru-RU"/>
              </w:rPr>
            </w:pPr>
          </w:p>
          <w:p w14:paraId="3D319F1D"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AA</w:t>
            </w:r>
            <w:r w:rsidRPr="00BF38C6">
              <w:rPr>
                <w:rFonts w:ascii="Arial Narrow" w:hAnsi="Arial Narrow"/>
                <w:color w:val="auto"/>
                <w:sz w:val="16"/>
                <w:szCs w:val="16"/>
                <w:lang w:val="ru-RU"/>
              </w:rPr>
              <w:t xml:space="preserve"> – УКСУСНАЯ КИСЛОТА</w:t>
            </w:r>
          </w:p>
          <w:p w14:paraId="33B2020A" w14:textId="01E9DB91"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BD</w:t>
            </w:r>
            <w:r w:rsidRPr="00BF38C6">
              <w:rPr>
                <w:rFonts w:ascii="Arial Narrow" w:hAnsi="Arial Narrow"/>
                <w:color w:val="auto"/>
                <w:sz w:val="16"/>
                <w:szCs w:val="16"/>
                <w:lang w:val="ru-RU"/>
              </w:rPr>
              <w:t xml:space="preserve"> – ПРОДУВКА, УГЛЕВОДОРОДЫ</w:t>
            </w:r>
          </w:p>
          <w:p w14:paraId="4F04FFB1" w14:textId="5A61B022"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w:t>
            </w:r>
            <w:r w:rsidRPr="00BF38C6">
              <w:rPr>
                <w:rFonts w:ascii="Arial Narrow" w:hAnsi="Arial Narrow"/>
                <w:color w:val="auto"/>
                <w:sz w:val="16"/>
                <w:szCs w:val="16"/>
                <w:lang w:val="ru-RU"/>
              </w:rPr>
              <w:t xml:space="preserve"> - ФАКЕЛЬНЫЙ ГАЗ (ТОЛЬКО </w:t>
            </w:r>
            <w:del w:id="1111"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1112"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0DD1FCC6"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BFH</w:t>
            </w:r>
            <w:r w:rsidRPr="00BF38C6">
              <w:rPr>
                <w:rFonts w:ascii="Arial Narrow" w:hAnsi="Arial Narrow"/>
                <w:color w:val="auto"/>
                <w:sz w:val="16"/>
                <w:szCs w:val="16"/>
                <w:lang w:val="ru-RU"/>
              </w:rPr>
              <w:t xml:space="preserve"> – ФАКЕЛЬНЫЙ ГАЗ, ВЫСОКОЕ ДАВЛЕНИЕ</w:t>
            </w:r>
          </w:p>
          <w:p w14:paraId="4BDAF8BE"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p>
          <w:p w14:paraId="5C10CA11" w14:textId="27517648" w:rsidR="00797682" w:rsidRPr="00BF38C6" w:rsidRDefault="001F3DA0"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BV</w:t>
            </w:r>
            <w:r w:rsidRPr="00BF38C6">
              <w:rPr>
                <w:rFonts w:ascii="Arial Narrow" w:hAnsi="Arial Narrow"/>
                <w:color w:val="auto"/>
                <w:sz w:val="16"/>
                <w:szCs w:val="16"/>
                <w:lang w:val="ru-RU"/>
              </w:rPr>
              <w:t xml:space="preserve"> –</w:t>
            </w:r>
            <w:r w:rsidR="00797682" w:rsidRPr="00BF38C6">
              <w:rPr>
                <w:rFonts w:ascii="Arial Narrow" w:hAnsi="Arial Narrow"/>
                <w:color w:val="auto"/>
                <w:sz w:val="16"/>
                <w:szCs w:val="16"/>
                <w:lang w:val="ru-RU"/>
              </w:rPr>
              <w:t xml:space="preserve"> СБРОС В АТМОСФЕРУ </w:t>
            </w:r>
          </w:p>
          <w:p w14:paraId="7D4C64BE" w14:textId="29C4F6DB" w:rsidR="001F3DA0" w:rsidRPr="006759B5" w:rsidRDefault="001F3DA0" w:rsidP="00D14C5B">
            <w:pPr>
              <w:pStyle w:val="CellBody"/>
              <w:tabs>
                <w:tab w:val="left" w:pos="0"/>
              </w:tabs>
              <w:rPr>
                <w:rFonts w:ascii="Arial Narrow" w:hAnsi="Arial Narrow"/>
                <w:color w:val="auto"/>
                <w:sz w:val="16"/>
                <w:szCs w:val="16"/>
                <w:lang w:val="ru-RU"/>
              </w:rPr>
            </w:pPr>
            <w:ins w:id="1113" w:author="Zhunisbayev, Olzhasbek [Bolashak Atyrau Limited]" w:date="2024-05-13T01:29:00Z">
              <w:r w:rsidRPr="00BF38C6">
                <w:rPr>
                  <w:rFonts w:ascii="Arial Narrow" w:hAnsi="Arial Narrow"/>
                  <w:color w:val="auto"/>
                  <w:sz w:val="16"/>
                  <w:szCs w:val="16"/>
                  <w:lang w:val="ru-RU"/>
                </w:rPr>
                <w:t>CDM – АМИН, ОБОГАЩЕННЫЙ</w:t>
              </w:r>
            </w:ins>
          </w:p>
          <w:p w14:paraId="0B24D8BA" w14:textId="74550922"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CF</w:t>
            </w:r>
            <w:r w:rsidRPr="00BF38C6">
              <w:rPr>
                <w:rFonts w:ascii="Arial Narrow" w:hAnsi="Arial Narrow"/>
                <w:color w:val="auto"/>
                <w:sz w:val="16"/>
                <w:szCs w:val="16"/>
                <w:lang w:val="ru-RU"/>
              </w:rPr>
              <w:t xml:space="preserve"> – ПЕННАЯ СМЕСЬ</w:t>
            </w:r>
          </w:p>
          <w:p w14:paraId="1F9B164A"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lang w:val="en-GB"/>
              </w:rPr>
              <w:t>CH</w:t>
            </w:r>
            <w:r w:rsidRPr="00BF38C6">
              <w:rPr>
                <w:rFonts w:ascii="Arial Narrow" w:hAnsi="Arial Narrow"/>
                <w:color w:val="auto"/>
                <w:sz w:val="16"/>
                <w:szCs w:val="16"/>
                <w:lang w:val="ru-RU"/>
              </w:rPr>
              <w:t xml:space="preserve"> – РАСТВОР ДИАМИДА</w:t>
            </w:r>
          </w:p>
          <w:p w14:paraId="1BB2C9A3"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CI</w:t>
            </w:r>
            <w:r w:rsidRPr="00BF38C6">
              <w:rPr>
                <w:rFonts w:ascii="Arial Narrow" w:hAnsi="Arial Narrow"/>
                <w:color w:val="auto"/>
                <w:sz w:val="16"/>
                <w:szCs w:val="16"/>
                <w:lang w:val="ru-RU"/>
              </w:rPr>
              <w:t xml:space="preserve"> – ХИМИЧЕСКИЙ ИНГИБИТОР И АНТИНАКИПИН</w:t>
            </w:r>
          </w:p>
          <w:p w14:paraId="34EE20E5"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DHC</w:t>
            </w:r>
            <w:r w:rsidRPr="00BF38C6">
              <w:rPr>
                <w:rFonts w:ascii="Arial Narrow" w:hAnsi="Arial Narrow"/>
                <w:color w:val="auto"/>
                <w:sz w:val="16"/>
                <w:szCs w:val="16"/>
                <w:lang w:val="ru-RU"/>
              </w:rPr>
              <w:t xml:space="preserve"> - ДРЕНАЖ, УГЛЕВОДОРОДЫ</w:t>
            </w:r>
          </w:p>
          <w:p w14:paraId="2E70D140" w14:textId="7D1E070A"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DL</w:t>
            </w:r>
            <w:r w:rsidRPr="00BF38C6">
              <w:rPr>
                <w:rFonts w:ascii="Arial Narrow" w:hAnsi="Arial Narrow"/>
                <w:color w:val="auto"/>
                <w:sz w:val="16"/>
                <w:szCs w:val="16"/>
                <w:lang w:val="ru-RU"/>
              </w:rPr>
              <w:t xml:space="preserve"> – ДРЕНАЖ, ПРОМЛИВНЕВ</w:t>
            </w:r>
            <w:r w:rsidR="007123EC"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007123EC"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007123EC"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200C1CC6" w14:textId="049805B7" w:rsidR="001F3DA0" w:rsidRPr="006759B5" w:rsidRDefault="001F3DA0" w:rsidP="00D14C5B">
            <w:pPr>
              <w:pStyle w:val="CellBody"/>
              <w:tabs>
                <w:tab w:val="left" w:pos="0"/>
              </w:tabs>
              <w:rPr>
                <w:rFonts w:ascii="Arial Narrow" w:hAnsi="Arial Narrow"/>
                <w:color w:val="auto"/>
                <w:sz w:val="16"/>
                <w:szCs w:val="16"/>
                <w:lang w:val="ru-RU"/>
              </w:rPr>
            </w:pPr>
            <w:ins w:id="1114" w:author="Zhunisbayev, Olzhasbek [Bolashak Atyrau Limited]" w:date="2024-05-13T01:30:00Z">
              <w:r w:rsidRPr="00BF38C6">
                <w:rPr>
                  <w:rFonts w:ascii="Arial Narrow" w:hAnsi="Arial Narrow"/>
                  <w:color w:val="auto"/>
                  <w:sz w:val="16"/>
                  <w:szCs w:val="16"/>
                  <w:lang w:val="en-GB"/>
                </w:rPr>
                <w:t>DLC</w:t>
              </w:r>
              <w:r w:rsidRPr="00BF38C6">
                <w:rPr>
                  <w:rFonts w:ascii="Arial Narrow" w:hAnsi="Arial Narrow"/>
                  <w:color w:val="auto"/>
                  <w:sz w:val="16"/>
                  <w:szCs w:val="16"/>
                  <w:lang w:val="ru-RU"/>
                </w:rPr>
                <w:t xml:space="preserve"> - ДРЕНАЖ ХИМРЕАГЕНТОВ</w:t>
              </w:r>
            </w:ins>
          </w:p>
          <w:p w14:paraId="391858D8" w14:textId="455319A8"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w:t>
            </w:r>
            <w:r w:rsidRPr="00BF38C6">
              <w:rPr>
                <w:rFonts w:ascii="Arial Narrow" w:hAnsi="Arial Narrow"/>
                <w:color w:val="auto"/>
                <w:sz w:val="16"/>
                <w:szCs w:val="16"/>
                <w:lang w:val="ru-RU"/>
              </w:rPr>
              <w:t xml:space="preserve"> – ТОПЛИВНЫЙ ГАЗ</w:t>
            </w:r>
          </w:p>
          <w:p w14:paraId="76153314" w14:textId="73029588" w:rsidR="00797682" w:rsidRPr="00BF38C6" w:rsidRDefault="001F3DA0"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FGH</w:t>
            </w:r>
            <w:r w:rsidRPr="00BF38C6">
              <w:rPr>
                <w:rFonts w:ascii="Arial Narrow" w:hAnsi="Arial Narrow"/>
                <w:color w:val="auto"/>
                <w:sz w:val="16"/>
                <w:szCs w:val="16"/>
                <w:lang w:val="ru-RU"/>
              </w:rPr>
              <w:t xml:space="preserve"> –</w:t>
            </w:r>
            <w:r w:rsidR="00797682" w:rsidRPr="00BF38C6">
              <w:rPr>
                <w:rFonts w:ascii="Arial Narrow" w:hAnsi="Arial Narrow"/>
                <w:color w:val="auto"/>
                <w:sz w:val="16"/>
                <w:szCs w:val="16"/>
                <w:lang w:val="ru-RU"/>
              </w:rPr>
              <w:t xml:space="preserve"> ТОПЛИВНЫЙ ГАЗ, ВЫСОКОЕ ДВАЛЕНИЕ</w:t>
            </w:r>
          </w:p>
          <w:p w14:paraId="26557397"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GS</w:t>
            </w:r>
            <w:r w:rsidRPr="00BF38C6">
              <w:rPr>
                <w:rFonts w:ascii="Arial Narrow" w:hAnsi="Arial Narrow"/>
                <w:color w:val="auto"/>
                <w:sz w:val="16"/>
                <w:szCs w:val="16"/>
                <w:lang w:val="ru-RU"/>
              </w:rPr>
              <w:t xml:space="preserve"> – СЫРОЙ ГАЗ</w:t>
            </w:r>
          </w:p>
          <w:p w14:paraId="37401BEE"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p>
          <w:p w14:paraId="0AF612BE" w14:textId="306B8A28"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PHC</w:t>
            </w:r>
            <w:r w:rsidRPr="00BF38C6">
              <w:rPr>
                <w:rFonts w:ascii="Arial Narrow" w:hAnsi="Arial Narrow"/>
                <w:color w:val="auto"/>
                <w:sz w:val="16"/>
                <w:szCs w:val="16"/>
                <w:lang w:val="ru-RU"/>
              </w:rPr>
              <w:t xml:space="preserve"> – ТЕХНОЛОГИЧЕСКИЕ УГЛЕВОДОРОДЫ</w:t>
            </w:r>
          </w:p>
          <w:p w14:paraId="1D39ADE3"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PL</w:t>
            </w:r>
            <w:r w:rsidRPr="00BF38C6">
              <w:rPr>
                <w:rFonts w:ascii="Arial Narrow" w:hAnsi="Arial Narrow"/>
                <w:color w:val="auto"/>
                <w:sz w:val="16"/>
                <w:szCs w:val="16"/>
                <w:lang w:val="ru-RU"/>
              </w:rPr>
              <w:t xml:space="preserve"> – СМАЗОЧНОЕ МАСЛО</w:t>
            </w:r>
          </w:p>
          <w:p w14:paraId="48D08D0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p w14:paraId="03BFC5F4"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VB</w:t>
            </w:r>
            <w:r w:rsidRPr="00BF38C6">
              <w:rPr>
                <w:rFonts w:ascii="Arial Narrow" w:hAnsi="Arial Narrow"/>
                <w:color w:val="auto"/>
                <w:sz w:val="16"/>
                <w:szCs w:val="16"/>
                <w:lang w:val="ru-RU"/>
              </w:rPr>
              <w:t xml:space="preserve"> – ВОЗДУХ ДЛЯ ДЫХАНИЯ</w:t>
            </w:r>
          </w:p>
          <w:p w14:paraId="4A9F0DC3" w14:textId="289FE6D1"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VI</w:t>
            </w:r>
            <w:r w:rsidRPr="00BF38C6">
              <w:rPr>
                <w:rFonts w:ascii="Arial Narrow" w:hAnsi="Arial Narrow"/>
                <w:color w:val="auto"/>
                <w:sz w:val="16"/>
                <w:szCs w:val="16"/>
                <w:lang w:val="ru-RU"/>
              </w:rPr>
              <w:t xml:space="preserve"> – ВОЗДУХ КИП</w:t>
            </w:r>
          </w:p>
          <w:p w14:paraId="1C39F068" w14:textId="77777777" w:rsidR="00797682" w:rsidRPr="006759B5"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WDM</w:t>
            </w:r>
            <w:r w:rsidRPr="00BF38C6">
              <w:rPr>
                <w:rFonts w:ascii="Arial Narrow" w:hAnsi="Arial Narrow"/>
                <w:color w:val="auto"/>
                <w:sz w:val="16"/>
                <w:szCs w:val="16"/>
                <w:lang w:val="ru-RU"/>
              </w:rPr>
              <w:t xml:space="preserve"> - ДЕМИНЕРАЛИЗОВАННАЯ ВОДА</w:t>
            </w:r>
          </w:p>
          <w:p w14:paraId="57C8AC9B" w14:textId="77777777" w:rsidR="001F3DA0" w:rsidRPr="00BF38C6" w:rsidRDefault="001F3DA0" w:rsidP="001F3DA0">
            <w:pPr>
              <w:pStyle w:val="CellBody"/>
              <w:rPr>
                <w:ins w:id="1115" w:author="Zhunisbayev, Olzhasbek [Bolashak Atyrau Limited]" w:date="2024-05-13T01:31:00Z"/>
                <w:rFonts w:ascii="Arial Narrow" w:hAnsi="Arial Narrow" w:cs="Arial"/>
                <w:color w:val="auto"/>
                <w:sz w:val="16"/>
                <w:szCs w:val="16"/>
                <w:lang w:val="ru-RU"/>
              </w:rPr>
            </w:pPr>
            <w:ins w:id="1116" w:author="Zhunisbayev, Olzhasbek [Bolashak Atyrau Limited]" w:date="2024-05-13T01:31:00Z">
              <w:r w:rsidRPr="00BF38C6">
                <w:rPr>
                  <w:rFonts w:ascii="Arial Narrow" w:hAnsi="Arial Narrow" w:cs="Arial"/>
                  <w:color w:val="auto"/>
                  <w:sz w:val="16"/>
                  <w:szCs w:val="16"/>
                  <w:lang w:val="en-GB"/>
                </w:rPr>
                <w:t>WR</w:t>
              </w:r>
              <w:r w:rsidRPr="00BF38C6">
                <w:rPr>
                  <w:rFonts w:ascii="Arial Narrow" w:hAnsi="Arial Narrow" w:cs="Arial"/>
                  <w:color w:val="auto"/>
                  <w:sz w:val="16"/>
                  <w:szCs w:val="16"/>
                  <w:lang w:val="ru-RU"/>
                </w:rPr>
                <w:t xml:space="preserve"> – ВОЗВРАТ ОХЛАЖДАЮЩЕЙ ВОДЫ</w:t>
              </w:r>
            </w:ins>
          </w:p>
          <w:p w14:paraId="52DFDB43" w14:textId="77777777" w:rsidR="00066A12" w:rsidRPr="006759B5" w:rsidRDefault="00066A12" w:rsidP="00D14C5B">
            <w:pPr>
              <w:pStyle w:val="CellBody"/>
              <w:tabs>
                <w:tab w:val="left" w:pos="0"/>
              </w:tabs>
              <w:rPr>
                <w:rFonts w:ascii="Arial Narrow" w:hAnsi="Arial Narrow"/>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16F2F7C0" w14:textId="77777777" w:rsidR="00797682" w:rsidRPr="00BF38C6" w:rsidRDefault="00797682" w:rsidP="00D14C5B">
            <w:pPr>
              <w:pStyle w:val="CellBodyCentered"/>
              <w:jc w:val="left"/>
              <w:rPr>
                <w:rFonts w:ascii="Arial Narrow" w:hAnsi="Arial Narrow" w:cs="Arial"/>
                <w:b/>
                <w:color w:val="auto"/>
                <w:sz w:val="16"/>
                <w:szCs w:val="16"/>
                <w:lang w:val="ru-RU"/>
              </w:rPr>
            </w:pPr>
          </w:p>
          <w:p w14:paraId="02175041" w14:textId="77777777" w:rsidR="00797682" w:rsidRPr="00BF38C6" w:rsidRDefault="00797682" w:rsidP="00D14C5B">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t>150P21</w:t>
            </w:r>
          </w:p>
          <w:p w14:paraId="536E7660" w14:textId="77777777" w:rsidR="00797682" w:rsidRPr="00BF38C6" w:rsidRDefault="00797682" w:rsidP="00D14C5B">
            <w:pPr>
              <w:pStyle w:val="CellBodyCentered"/>
              <w:rPr>
                <w:rFonts w:ascii="Arial Narrow" w:hAnsi="Arial Narrow" w:cs="Arial"/>
                <w:b/>
                <w:color w:val="auto"/>
                <w:sz w:val="16"/>
                <w:szCs w:val="16"/>
                <w:lang w:val="en-GB"/>
              </w:rPr>
            </w:pPr>
          </w:p>
          <w:p w14:paraId="4FC01386" w14:textId="77777777" w:rsidR="00797682" w:rsidRPr="00BF38C6" w:rsidRDefault="00797682" w:rsidP="00D14C5B">
            <w:pPr>
              <w:pStyle w:val="CellBodyCentered"/>
              <w:rPr>
                <w:rFonts w:ascii="Arial Narrow" w:hAnsi="Arial Narrow" w:cs="Arial"/>
                <w:b/>
                <w:color w:val="auto"/>
                <w:sz w:val="16"/>
                <w:szCs w:val="16"/>
                <w:lang w:val="en-GB"/>
              </w:rPr>
            </w:pPr>
          </w:p>
          <w:p w14:paraId="16B9D393" w14:textId="77777777" w:rsidR="00797682" w:rsidRPr="00BF38C6" w:rsidRDefault="00797682" w:rsidP="00D14C5B">
            <w:pPr>
              <w:pStyle w:val="CellBodyCentered"/>
              <w:rPr>
                <w:rFonts w:ascii="Arial Narrow" w:hAnsi="Arial Narrow" w:cs="Arial"/>
                <w:b/>
                <w:color w:val="auto"/>
                <w:sz w:val="16"/>
                <w:szCs w:val="16"/>
                <w:lang w:val="en-GB"/>
              </w:rPr>
            </w:pPr>
          </w:p>
          <w:p w14:paraId="71F66459" w14:textId="77777777" w:rsidR="00797682" w:rsidRPr="00BF38C6" w:rsidRDefault="00797682" w:rsidP="00D14C5B">
            <w:pPr>
              <w:pStyle w:val="CellBodyCentered"/>
              <w:rPr>
                <w:rFonts w:ascii="Arial Narrow" w:hAnsi="Arial Narrow" w:cs="Arial"/>
                <w:b/>
                <w:color w:val="auto"/>
                <w:sz w:val="16"/>
                <w:szCs w:val="16"/>
                <w:lang w:val="en-GB"/>
              </w:rPr>
            </w:pPr>
          </w:p>
          <w:p w14:paraId="597D2A00" w14:textId="77777777" w:rsidR="00797682" w:rsidRPr="00BF38C6" w:rsidRDefault="00797682" w:rsidP="00D14C5B">
            <w:pPr>
              <w:pStyle w:val="CellBodyCentered"/>
              <w:rPr>
                <w:rFonts w:ascii="Arial Narrow" w:hAnsi="Arial Narrow" w:cs="Arial"/>
                <w:b/>
                <w:color w:val="auto"/>
                <w:sz w:val="16"/>
                <w:szCs w:val="16"/>
                <w:lang w:val="en-GB"/>
              </w:rPr>
            </w:pPr>
          </w:p>
          <w:p w14:paraId="3E59C027" w14:textId="77777777" w:rsidR="00797682" w:rsidRPr="00BF38C6" w:rsidRDefault="00797682" w:rsidP="00D14C5B">
            <w:pPr>
              <w:pStyle w:val="CellBodyCentered"/>
              <w:rPr>
                <w:rFonts w:ascii="Arial Narrow" w:hAnsi="Arial Narrow" w:cs="Arial"/>
                <w:b/>
                <w:color w:val="auto"/>
                <w:sz w:val="16"/>
                <w:szCs w:val="16"/>
                <w:lang w:val="en-GB"/>
              </w:rPr>
            </w:pPr>
          </w:p>
          <w:p w14:paraId="142D6220" w14:textId="77777777" w:rsidR="00797682" w:rsidRPr="00BF38C6" w:rsidRDefault="00797682" w:rsidP="00D14C5B">
            <w:pPr>
              <w:pStyle w:val="CellBodyCentered"/>
              <w:rPr>
                <w:rFonts w:ascii="Arial Narrow" w:hAnsi="Arial Narrow" w:cs="Arial"/>
                <w:b/>
                <w:color w:val="auto"/>
                <w:sz w:val="16"/>
                <w:szCs w:val="16"/>
                <w:lang w:val="en-GB"/>
              </w:rPr>
            </w:pPr>
          </w:p>
          <w:p w14:paraId="01DCD9A1" w14:textId="10669289" w:rsidR="00797682" w:rsidRPr="00BF38C6" w:rsidRDefault="00797682" w:rsidP="00D14C5B">
            <w:pPr>
              <w:pStyle w:val="CellBodyCentered"/>
              <w:rPr>
                <w:rFonts w:ascii="Arial Narrow" w:hAnsi="Arial Narrow"/>
                <w:b/>
                <w:color w:val="auto"/>
                <w:sz w:val="16"/>
                <w:szCs w:val="16"/>
                <w:lang w:val="ru-RU"/>
              </w:rPr>
            </w:pPr>
          </w:p>
          <w:p w14:paraId="10959AA8" w14:textId="77777777" w:rsidR="00797682" w:rsidRPr="00BF38C6" w:rsidRDefault="00797682" w:rsidP="00D14C5B">
            <w:pPr>
              <w:pStyle w:val="CellBodyCentered"/>
              <w:rPr>
                <w:rFonts w:ascii="Arial Narrow" w:hAnsi="Arial Narrow"/>
                <w:b/>
                <w:color w:val="auto"/>
                <w:sz w:val="16"/>
                <w:szCs w:val="16"/>
                <w:lang w:val="ru-RU"/>
              </w:rPr>
            </w:pPr>
          </w:p>
          <w:p w14:paraId="565AD61B" w14:textId="77777777" w:rsidR="00797682" w:rsidRPr="00BF38C6" w:rsidRDefault="00797682" w:rsidP="00D14C5B">
            <w:pPr>
              <w:pStyle w:val="CellBodyCentered"/>
              <w:rPr>
                <w:rFonts w:ascii="Arial Narrow" w:hAnsi="Arial Narrow"/>
                <w:b/>
                <w:color w:val="auto"/>
                <w:sz w:val="16"/>
                <w:szCs w:val="16"/>
                <w:lang w:val="ru-RU"/>
              </w:rPr>
            </w:pPr>
          </w:p>
          <w:p w14:paraId="75D4A7B1" w14:textId="77777777" w:rsidR="00797682" w:rsidRPr="00BF38C6" w:rsidRDefault="00797682" w:rsidP="00D14C5B">
            <w:pPr>
              <w:pStyle w:val="CellBodyCentered"/>
              <w:rPr>
                <w:rFonts w:ascii="Arial Narrow" w:hAnsi="Arial Narrow"/>
                <w:b/>
                <w:color w:val="auto"/>
                <w:sz w:val="16"/>
                <w:szCs w:val="16"/>
                <w:lang w:val="ru-RU"/>
              </w:rPr>
            </w:pPr>
          </w:p>
          <w:p w14:paraId="7A3221FD" w14:textId="77777777" w:rsidR="00797682" w:rsidRPr="00BF38C6" w:rsidRDefault="00797682" w:rsidP="00D14C5B">
            <w:pPr>
              <w:pStyle w:val="CellBodyCentered"/>
              <w:rPr>
                <w:rFonts w:ascii="Arial Narrow" w:hAnsi="Arial Narrow"/>
                <w:b/>
                <w:color w:val="auto"/>
                <w:sz w:val="16"/>
                <w:szCs w:val="16"/>
                <w:lang w:val="ru-RU"/>
              </w:rPr>
            </w:pPr>
          </w:p>
          <w:p w14:paraId="704EEE4E" w14:textId="77777777" w:rsidR="00797682" w:rsidRPr="00BF38C6" w:rsidRDefault="00797682" w:rsidP="00D14C5B">
            <w:pPr>
              <w:pStyle w:val="CellBodyCentered"/>
              <w:rPr>
                <w:rFonts w:ascii="Arial Narrow" w:hAnsi="Arial Narrow"/>
                <w:b/>
                <w:color w:val="auto"/>
                <w:sz w:val="16"/>
                <w:szCs w:val="16"/>
                <w:lang w:val="ru-RU"/>
              </w:rPr>
            </w:pPr>
          </w:p>
          <w:p w14:paraId="1F1908DE" w14:textId="77777777" w:rsidR="00797682" w:rsidRPr="00BF38C6" w:rsidRDefault="00797682" w:rsidP="00D14C5B">
            <w:pPr>
              <w:pStyle w:val="CellBodyCentered"/>
              <w:rPr>
                <w:rFonts w:ascii="Arial Narrow" w:hAnsi="Arial Narrow"/>
                <w:b/>
                <w:color w:val="auto"/>
                <w:sz w:val="16"/>
                <w:szCs w:val="16"/>
                <w:lang w:val="ru-RU"/>
              </w:rPr>
            </w:pPr>
          </w:p>
          <w:p w14:paraId="1E760118" w14:textId="77777777" w:rsidR="00797682" w:rsidRPr="00BF38C6" w:rsidRDefault="00797682" w:rsidP="00D14C5B">
            <w:pPr>
              <w:pStyle w:val="CellBodyCentered"/>
              <w:rPr>
                <w:rFonts w:ascii="Arial Narrow" w:hAnsi="Arial Narrow"/>
                <w:b/>
                <w:color w:val="auto"/>
                <w:sz w:val="16"/>
                <w:szCs w:val="16"/>
                <w:lang w:val="ru-RU"/>
              </w:rPr>
            </w:pPr>
          </w:p>
          <w:p w14:paraId="3014C465" w14:textId="77777777" w:rsidR="00797682" w:rsidRPr="00BF38C6" w:rsidRDefault="00797682" w:rsidP="00D14C5B">
            <w:pPr>
              <w:pStyle w:val="CellBodyCentered"/>
              <w:rPr>
                <w:rFonts w:ascii="Arial Narrow" w:hAnsi="Arial Narrow"/>
                <w:b/>
                <w:color w:val="auto"/>
                <w:sz w:val="16"/>
                <w:szCs w:val="16"/>
                <w:lang w:val="ru-RU"/>
              </w:rPr>
            </w:pPr>
          </w:p>
          <w:p w14:paraId="5346EE97" w14:textId="77777777" w:rsidR="00797682" w:rsidRPr="004A6719" w:rsidRDefault="00797682" w:rsidP="00D14C5B">
            <w:pPr>
              <w:pStyle w:val="CellBodyCentered"/>
              <w:rPr>
                <w:rFonts w:ascii="Arial Narrow" w:hAnsi="Arial Narrow" w:cs="Arial"/>
                <w:b/>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633BE9CD" w14:textId="77777777" w:rsidR="00797682" w:rsidRPr="00BF38C6" w:rsidRDefault="00797682" w:rsidP="00D14C5B">
            <w:pPr>
              <w:pStyle w:val="CellBodyCentered"/>
              <w:rPr>
                <w:rFonts w:ascii="Arial Narrow" w:hAnsi="Arial Narrow" w:cs="Arial"/>
                <w:color w:val="auto"/>
                <w:sz w:val="16"/>
                <w:szCs w:val="16"/>
                <w:lang w:val="en-GB"/>
              </w:rPr>
            </w:pPr>
          </w:p>
          <w:p w14:paraId="0C853A3D"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w:t>
            </w:r>
          </w:p>
          <w:p w14:paraId="6E17E4B0"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2</w:t>
            </w:r>
          </w:p>
          <w:p w14:paraId="25AD2C6D" w14:textId="77777777" w:rsidR="00797682" w:rsidRPr="00BF38C6" w:rsidRDefault="00797682" w:rsidP="00D14C5B">
            <w:pPr>
              <w:pStyle w:val="CellBodyCentered"/>
              <w:rPr>
                <w:rFonts w:ascii="Arial Narrow" w:hAnsi="Arial Narrow" w:cs="Arial"/>
                <w:color w:val="auto"/>
                <w:sz w:val="16"/>
                <w:szCs w:val="16"/>
                <w:lang w:val="en-GB"/>
              </w:rPr>
            </w:pPr>
          </w:p>
          <w:p w14:paraId="39431B92" w14:textId="77777777" w:rsidR="00797682" w:rsidRPr="00BF38C6" w:rsidRDefault="00797682" w:rsidP="00D14C5B">
            <w:pPr>
              <w:pStyle w:val="CellBodyCentered"/>
              <w:rPr>
                <w:rFonts w:ascii="Arial Narrow" w:hAnsi="Arial Narrow" w:cs="Arial"/>
                <w:color w:val="auto"/>
                <w:sz w:val="16"/>
                <w:szCs w:val="16"/>
                <w:lang w:val="en-GB"/>
              </w:rPr>
            </w:pPr>
          </w:p>
          <w:p w14:paraId="65BC1C78" w14:textId="77777777" w:rsidR="00797682" w:rsidRPr="00BF38C6" w:rsidRDefault="00797682" w:rsidP="00D14C5B">
            <w:pPr>
              <w:pStyle w:val="CellBodyCentered"/>
              <w:rPr>
                <w:rFonts w:ascii="Arial Narrow" w:hAnsi="Arial Narrow" w:cs="Arial"/>
                <w:color w:val="auto"/>
                <w:sz w:val="16"/>
                <w:szCs w:val="16"/>
                <w:lang w:val="en-GB"/>
              </w:rPr>
            </w:pPr>
          </w:p>
          <w:p w14:paraId="1084B879" w14:textId="77777777" w:rsidR="00797682" w:rsidRPr="00BF38C6" w:rsidRDefault="00797682" w:rsidP="00D14C5B">
            <w:pPr>
              <w:pStyle w:val="CellBodyCentered"/>
              <w:rPr>
                <w:rFonts w:ascii="Arial Narrow" w:hAnsi="Arial Narrow" w:cs="Arial"/>
                <w:color w:val="auto"/>
                <w:sz w:val="16"/>
                <w:szCs w:val="16"/>
                <w:lang w:val="en-GB"/>
              </w:rPr>
            </w:pPr>
          </w:p>
          <w:p w14:paraId="4EA5C197" w14:textId="77777777" w:rsidR="00797682" w:rsidRPr="00BF38C6" w:rsidRDefault="00797682" w:rsidP="00D14C5B">
            <w:pPr>
              <w:pStyle w:val="CellBodyCentered"/>
              <w:rPr>
                <w:rFonts w:ascii="Arial Narrow" w:hAnsi="Arial Narrow" w:cs="Arial"/>
                <w:color w:val="auto"/>
                <w:sz w:val="16"/>
                <w:szCs w:val="16"/>
                <w:lang w:val="en-GB"/>
              </w:rPr>
            </w:pPr>
          </w:p>
          <w:p w14:paraId="48008A35" w14:textId="77777777" w:rsidR="00797682" w:rsidRPr="00BF38C6" w:rsidRDefault="00797682" w:rsidP="00D14C5B">
            <w:pPr>
              <w:pStyle w:val="CellBodyCentered"/>
              <w:rPr>
                <w:rFonts w:ascii="Arial Narrow" w:hAnsi="Arial Narrow" w:cs="Arial"/>
                <w:color w:val="auto"/>
                <w:sz w:val="16"/>
                <w:szCs w:val="16"/>
                <w:lang w:val="ru-RU"/>
              </w:rPr>
            </w:pPr>
          </w:p>
          <w:p w14:paraId="57C2F09D" w14:textId="77777777" w:rsidR="00797682" w:rsidRPr="00BF38C6" w:rsidRDefault="00797682" w:rsidP="00D14C5B">
            <w:pPr>
              <w:pStyle w:val="CellBodyCentered"/>
              <w:rPr>
                <w:rFonts w:ascii="Arial Narrow" w:hAnsi="Arial Narrow" w:cs="Arial"/>
                <w:color w:val="auto"/>
                <w:sz w:val="16"/>
                <w:szCs w:val="16"/>
                <w:lang w:val="ru-RU"/>
              </w:rPr>
            </w:pPr>
          </w:p>
          <w:p w14:paraId="6C959D4F" w14:textId="77777777" w:rsidR="00797682" w:rsidRPr="00BF38C6" w:rsidRDefault="00797682" w:rsidP="00D14C5B">
            <w:pPr>
              <w:pStyle w:val="CellBodyCentered"/>
              <w:rPr>
                <w:rFonts w:ascii="Arial Narrow" w:hAnsi="Arial Narrow" w:cs="Arial"/>
                <w:color w:val="auto"/>
                <w:sz w:val="16"/>
                <w:szCs w:val="16"/>
                <w:lang w:val="ru-RU"/>
              </w:rPr>
            </w:pPr>
          </w:p>
          <w:p w14:paraId="42C0DD94" w14:textId="77777777" w:rsidR="00797682" w:rsidRPr="00BF38C6" w:rsidRDefault="00797682" w:rsidP="00D14C5B">
            <w:pPr>
              <w:pStyle w:val="CellBodyCentered"/>
              <w:rPr>
                <w:rFonts w:ascii="Arial Narrow" w:hAnsi="Arial Narrow" w:cs="Arial"/>
                <w:color w:val="auto"/>
                <w:sz w:val="16"/>
                <w:szCs w:val="16"/>
                <w:lang w:val="ru-RU"/>
              </w:rPr>
            </w:pPr>
          </w:p>
          <w:p w14:paraId="7C015698" w14:textId="77777777" w:rsidR="00797682" w:rsidRPr="00BF38C6" w:rsidRDefault="00797682" w:rsidP="00D14C5B">
            <w:pPr>
              <w:pStyle w:val="CellBodyCentered"/>
              <w:rPr>
                <w:rFonts w:ascii="Arial Narrow" w:hAnsi="Arial Narrow" w:cs="Arial"/>
                <w:color w:val="auto"/>
                <w:sz w:val="16"/>
                <w:szCs w:val="16"/>
                <w:lang w:val="ru-RU"/>
              </w:rPr>
            </w:pPr>
          </w:p>
          <w:p w14:paraId="5A6411A2" w14:textId="77777777" w:rsidR="00797682" w:rsidRPr="00BF38C6" w:rsidRDefault="00797682" w:rsidP="00D14C5B">
            <w:pPr>
              <w:pStyle w:val="CellBodyCentered"/>
              <w:rPr>
                <w:rFonts w:ascii="Arial Narrow" w:hAnsi="Arial Narrow" w:cs="Arial"/>
                <w:color w:val="auto"/>
                <w:sz w:val="16"/>
                <w:szCs w:val="16"/>
                <w:lang w:val="ru-RU"/>
              </w:rPr>
            </w:pPr>
          </w:p>
          <w:p w14:paraId="4C055CFA" w14:textId="77777777" w:rsidR="00797682" w:rsidRPr="00BF38C6" w:rsidRDefault="00797682" w:rsidP="00D14C5B">
            <w:pPr>
              <w:pStyle w:val="CellBodyCentered"/>
              <w:rPr>
                <w:rFonts w:ascii="Arial Narrow" w:hAnsi="Arial Narrow" w:cs="Arial"/>
                <w:color w:val="auto"/>
                <w:sz w:val="16"/>
                <w:szCs w:val="16"/>
                <w:lang w:val="ru-RU"/>
              </w:rPr>
            </w:pPr>
          </w:p>
          <w:p w14:paraId="04CCB698" w14:textId="77777777" w:rsidR="00797682" w:rsidRPr="00BF38C6" w:rsidRDefault="00797682" w:rsidP="00D14C5B">
            <w:pPr>
              <w:pStyle w:val="CellBodyCentered"/>
              <w:rPr>
                <w:rFonts w:ascii="Arial Narrow" w:hAnsi="Arial Narrow" w:cs="Arial"/>
                <w:color w:val="auto"/>
                <w:sz w:val="16"/>
                <w:szCs w:val="16"/>
                <w:lang w:val="ru-RU"/>
              </w:rPr>
            </w:pPr>
          </w:p>
          <w:p w14:paraId="3C859B8B" w14:textId="77777777" w:rsidR="00797682" w:rsidRPr="00BF38C6" w:rsidRDefault="00797682" w:rsidP="00D14C5B">
            <w:pPr>
              <w:pStyle w:val="CellBodyCentered"/>
              <w:rPr>
                <w:rFonts w:ascii="Arial Narrow" w:hAnsi="Arial Narrow" w:cs="Arial"/>
                <w:color w:val="auto"/>
                <w:sz w:val="16"/>
                <w:szCs w:val="16"/>
                <w:lang w:val="ru-RU"/>
              </w:rPr>
            </w:pPr>
          </w:p>
          <w:p w14:paraId="6CACF16B" w14:textId="77777777" w:rsidR="00797682" w:rsidRPr="00BF38C6" w:rsidRDefault="00797682" w:rsidP="00D14C5B">
            <w:pPr>
              <w:pStyle w:val="CellBodyCentered"/>
              <w:rPr>
                <w:rFonts w:ascii="Arial Narrow" w:hAnsi="Arial Narrow" w:cs="Arial"/>
                <w:color w:val="auto"/>
                <w:sz w:val="16"/>
                <w:szCs w:val="16"/>
                <w:lang w:val="ru-RU"/>
              </w:rPr>
            </w:pPr>
          </w:p>
          <w:p w14:paraId="5BF83812" w14:textId="77777777" w:rsidR="00797682" w:rsidRPr="00BF38C6" w:rsidRDefault="00797682" w:rsidP="00D14C5B">
            <w:pPr>
              <w:pStyle w:val="CellBodyCentered"/>
              <w:rPr>
                <w:rFonts w:ascii="Arial Narrow" w:hAnsi="Arial Narrow" w:cs="Arial"/>
                <w:color w:val="auto"/>
                <w:sz w:val="16"/>
                <w:szCs w:val="16"/>
                <w:lang w:val="en-GB"/>
              </w:rPr>
            </w:pPr>
          </w:p>
        </w:tc>
        <w:tc>
          <w:tcPr>
            <w:tcW w:w="900" w:type="dxa"/>
            <w:tcBorders>
              <w:top w:val="single" w:sz="6" w:space="0" w:color="auto"/>
              <w:left w:val="single" w:sz="6" w:space="0" w:color="auto"/>
              <w:bottom w:val="single" w:sz="6" w:space="0" w:color="auto"/>
              <w:right w:val="single" w:sz="6" w:space="0" w:color="auto"/>
            </w:tcBorders>
          </w:tcPr>
          <w:p w14:paraId="5C8BFD7A" w14:textId="77777777" w:rsidR="00797682" w:rsidRPr="00BF38C6" w:rsidRDefault="00797682" w:rsidP="00D14C5B">
            <w:pPr>
              <w:pStyle w:val="CellBodyCentered"/>
              <w:rPr>
                <w:rFonts w:ascii="Arial Narrow" w:hAnsi="Arial Narrow" w:cs="Arial"/>
                <w:color w:val="auto"/>
                <w:sz w:val="16"/>
                <w:szCs w:val="16"/>
                <w:lang w:val="ru-RU"/>
              </w:rPr>
            </w:pPr>
          </w:p>
          <w:p w14:paraId="01882397"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316/316</w:t>
            </w:r>
            <w:r w:rsidRPr="00BF38C6">
              <w:rPr>
                <w:rFonts w:ascii="Arial Narrow" w:hAnsi="Arial Narrow" w:cs="Arial"/>
                <w:color w:val="auto"/>
                <w:sz w:val="16"/>
                <w:szCs w:val="16"/>
                <w:lang w:val="en-GB"/>
              </w:rPr>
              <w:t>L</w:t>
            </w:r>
            <w:r w:rsidRPr="00BF38C6">
              <w:rPr>
                <w:rFonts w:ascii="Arial Narrow" w:hAnsi="Arial Narrow" w:cs="Arial"/>
                <w:color w:val="auto"/>
                <w:sz w:val="16"/>
                <w:szCs w:val="16"/>
                <w:lang w:val="ru-RU"/>
              </w:rPr>
              <w:t xml:space="preserve"> НЕРЖ. СТАЛЬ</w:t>
            </w:r>
          </w:p>
          <w:p w14:paraId="5ECA0B68"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08246D6D" w14:textId="5D3ECC0E" w:rsidR="00797682" w:rsidRPr="00BF38C6" w:rsidRDefault="00797682" w:rsidP="00D14C5B">
            <w:pPr>
              <w:pStyle w:val="CellBodyCentered"/>
              <w:rPr>
                <w:rFonts w:ascii="Arial Narrow" w:hAnsi="Arial Narrow" w:cs="Arial"/>
                <w:color w:val="auto"/>
                <w:sz w:val="16"/>
                <w:szCs w:val="16"/>
                <w:lang w:val="ru-RU"/>
              </w:rPr>
            </w:pPr>
          </w:p>
          <w:p w14:paraId="7886A8F7" w14:textId="77777777" w:rsidR="00797682" w:rsidRPr="00BF38C6" w:rsidRDefault="00797682" w:rsidP="00D14C5B">
            <w:pPr>
              <w:pStyle w:val="CellBodyCentered"/>
              <w:rPr>
                <w:rFonts w:ascii="Arial Narrow" w:hAnsi="Arial Narrow" w:cs="Arial"/>
                <w:color w:val="auto"/>
                <w:sz w:val="16"/>
                <w:szCs w:val="16"/>
                <w:lang w:val="ru-RU"/>
              </w:rPr>
            </w:pPr>
          </w:p>
          <w:p w14:paraId="610CF8AD" w14:textId="77777777" w:rsidR="00797682" w:rsidRPr="00BF38C6" w:rsidRDefault="00797682" w:rsidP="00D14C5B">
            <w:pPr>
              <w:pStyle w:val="CellBodyCentered"/>
              <w:rPr>
                <w:rFonts w:ascii="Arial Narrow" w:hAnsi="Arial Narrow" w:cs="Arial"/>
                <w:color w:val="auto"/>
                <w:sz w:val="16"/>
                <w:szCs w:val="16"/>
                <w:lang w:val="ru-RU"/>
              </w:rPr>
            </w:pPr>
          </w:p>
          <w:p w14:paraId="49ACE2E2" w14:textId="77777777" w:rsidR="00797682" w:rsidRPr="00BF38C6" w:rsidRDefault="00797682" w:rsidP="00D14C5B">
            <w:pPr>
              <w:pStyle w:val="CellBodyCentered"/>
              <w:rPr>
                <w:rFonts w:ascii="Arial Narrow" w:hAnsi="Arial Narrow" w:cs="Arial"/>
                <w:color w:val="auto"/>
                <w:sz w:val="16"/>
                <w:szCs w:val="16"/>
                <w:lang w:val="ru-RU"/>
              </w:rPr>
            </w:pPr>
          </w:p>
          <w:p w14:paraId="0888D05F" w14:textId="77777777" w:rsidR="00797682" w:rsidRPr="00BF38C6" w:rsidRDefault="00797682" w:rsidP="00D14C5B">
            <w:pPr>
              <w:pStyle w:val="CellBodyCentered"/>
              <w:rPr>
                <w:rFonts w:ascii="Arial Narrow" w:hAnsi="Arial Narrow" w:cs="Arial"/>
                <w:color w:val="auto"/>
                <w:sz w:val="16"/>
                <w:szCs w:val="16"/>
                <w:lang w:val="ru-RU"/>
              </w:rPr>
            </w:pPr>
          </w:p>
          <w:p w14:paraId="03AE7EF1" w14:textId="77777777" w:rsidR="00797682" w:rsidRPr="00BF38C6" w:rsidRDefault="00797682" w:rsidP="00D14C5B">
            <w:pPr>
              <w:pStyle w:val="CellBodyCentered"/>
              <w:rPr>
                <w:rFonts w:ascii="Arial Narrow" w:hAnsi="Arial Narrow" w:cs="Arial"/>
                <w:color w:val="auto"/>
                <w:sz w:val="16"/>
                <w:szCs w:val="16"/>
                <w:lang w:val="ru-RU"/>
              </w:rPr>
            </w:pPr>
          </w:p>
          <w:p w14:paraId="5848A064" w14:textId="77777777" w:rsidR="00797682" w:rsidRPr="00BF38C6" w:rsidRDefault="00797682" w:rsidP="00D14C5B">
            <w:pPr>
              <w:pStyle w:val="CellBodyCentered"/>
              <w:rPr>
                <w:rFonts w:ascii="Arial Narrow" w:hAnsi="Arial Narrow" w:cs="Arial"/>
                <w:color w:val="auto"/>
                <w:sz w:val="16"/>
                <w:szCs w:val="16"/>
                <w:lang w:val="ru-RU"/>
              </w:rPr>
            </w:pPr>
          </w:p>
          <w:p w14:paraId="753E090C" w14:textId="77777777" w:rsidR="00797682" w:rsidRPr="00BF38C6" w:rsidRDefault="00797682" w:rsidP="00D14C5B">
            <w:pPr>
              <w:pStyle w:val="CellBodyCentered"/>
              <w:rPr>
                <w:rFonts w:ascii="Arial Narrow" w:hAnsi="Arial Narrow" w:cs="Arial"/>
                <w:color w:val="auto"/>
                <w:sz w:val="16"/>
                <w:szCs w:val="16"/>
                <w:lang w:val="ru-RU"/>
              </w:rPr>
            </w:pPr>
          </w:p>
          <w:p w14:paraId="67EE00B3" w14:textId="77777777" w:rsidR="00797682" w:rsidRPr="00BF38C6" w:rsidRDefault="00797682" w:rsidP="00D14C5B">
            <w:pPr>
              <w:pStyle w:val="CellBodyCentered"/>
              <w:rPr>
                <w:rFonts w:ascii="Arial Narrow" w:hAnsi="Arial Narrow" w:cs="Arial"/>
                <w:color w:val="auto"/>
                <w:sz w:val="16"/>
                <w:szCs w:val="16"/>
                <w:lang w:val="ru-RU"/>
              </w:rPr>
            </w:pPr>
          </w:p>
          <w:p w14:paraId="309DD03C" w14:textId="77777777" w:rsidR="00797682" w:rsidRPr="00BF38C6" w:rsidRDefault="00797682" w:rsidP="00D14C5B">
            <w:pPr>
              <w:pStyle w:val="CellBodyCentered"/>
              <w:rPr>
                <w:rFonts w:ascii="Arial Narrow" w:hAnsi="Arial Narrow" w:cs="Arial"/>
                <w:color w:val="auto"/>
                <w:sz w:val="16"/>
                <w:szCs w:val="16"/>
                <w:lang w:val="ru-RU"/>
              </w:rPr>
            </w:pPr>
          </w:p>
          <w:p w14:paraId="314A5548" w14:textId="77777777" w:rsidR="00797682" w:rsidRPr="00BF38C6" w:rsidRDefault="00797682" w:rsidP="00D14C5B">
            <w:pPr>
              <w:pStyle w:val="CellBodyCentered"/>
              <w:rPr>
                <w:rFonts w:ascii="Arial Narrow" w:hAnsi="Arial Narrow" w:cs="Arial"/>
                <w:color w:val="auto"/>
                <w:sz w:val="16"/>
                <w:szCs w:val="16"/>
                <w:lang w:val="ru-RU"/>
              </w:rPr>
            </w:pPr>
          </w:p>
          <w:p w14:paraId="40262EF9" w14:textId="77777777" w:rsidR="00797682" w:rsidRPr="00BF38C6" w:rsidRDefault="00797682" w:rsidP="00D14C5B">
            <w:pPr>
              <w:pStyle w:val="CellBodyCentered"/>
              <w:rPr>
                <w:rFonts w:ascii="Arial Narrow" w:hAnsi="Arial Narrow" w:cs="Arial"/>
                <w:color w:val="auto"/>
                <w:sz w:val="16"/>
                <w:szCs w:val="16"/>
                <w:lang w:val="en-GB"/>
              </w:rPr>
            </w:pPr>
          </w:p>
        </w:tc>
        <w:tc>
          <w:tcPr>
            <w:tcW w:w="810" w:type="dxa"/>
            <w:tcBorders>
              <w:top w:val="single" w:sz="6" w:space="0" w:color="auto"/>
              <w:left w:val="single" w:sz="6" w:space="0" w:color="auto"/>
              <w:bottom w:val="single" w:sz="6" w:space="0" w:color="auto"/>
              <w:right w:val="single" w:sz="6" w:space="0" w:color="auto"/>
            </w:tcBorders>
          </w:tcPr>
          <w:p w14:paraId="13E4DF40" w14:textId="77777777" w:rsidR="00797682" w:rsidRPr="00BF38C6" w:rsidRDefault="00797682" w:rsidP="00D14C5B">
            <w:pPr>
              <w:pStyle w:val="CellBodyCentered"/>
              <w:rPr>
                <w:rFonts w:ascii="Arial Narrow" w:hAnsi="Arial Narrow" w:cs="Arial"/>
                <w:color w:val="auto"/>
                <w:sz w:val="16"/>
                <w:szCs w:val="16"/>
                <w:lang w:val="en-GB"/>
              </w:rPr>
            </w:pPr>
          </w:p>
          <w:p w14:paraId="05AF2824" w14:textId="77777777" w:rsidR="004A6719" w:rsidRDefault="004A6719"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2BA38E59" w14:textId="77777777" w:rsidR="004A6719" w:rsidRPr="00BF38C6" w:rsidRDefault="004A6719"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49589A3F" w14:textId="77777777" w:rsidR="00797682" w:rsidRPr="00BF38C6" w:rsidRDefault="00797682" w:rsidP="00D14C5B">
            <w:pPr>
              <w:pStyle w:val="CellBodyCentered"/>
              <w:rPr>
                <w:rFonts w:ascii="Arial Narrow" w:hAnsi="Arial Narrow" w:cs="Arial"/>
                <w:color w:val="auto"/>
                <w:sz w:val="16"/>
                <w:szCs w:val="16"/>
                <w:lang w:val="en-GB"/>
              </w:rPr>
            </w:pPr>
          </w:p>
          <w:p w14:paraId="67223994" w14:textId="77777777" w:rsidR="00797682" w:rsidRPr="00BF38C6" w:rsidRDefault="00797682" w:rsidP="00D14C5B">
            <w:pPr>
              <w:pStyle w:val="CellBodyCentered"/>
              <w:rPr>
                <w:rFonts w:ascii="Arial Narrow" w:hAnsi="Arial Narrow" w:cs="Arial"/>
                <w:color w:val="auto"/>
                <w:sz w:val="16"/>
                <w:szCs w:val="16"/>
                <w:lang w:val="en-GB"/>
              </w:rPr>
            </w:pPr>
          </w:p>
          <w:p w14:paraId="0F1BDB33" w14:textId="77777777" w:rsidR="00797682" w:rsidRPr="00BF38C6" w:rsidRDefault="00797682" w:rsidP="00D14C5B">
            <w:pPr>
              <w:pStyle w:val="CellBodyCentered"/>
              <w:rPr>
                <w:rFonts w:ascii="Arial Narrow" w:hAnsi="Arial Narrow" w:cs="Arial"/>
                <w:color w:val="auto"/>
                <w:sz w:val="16"/>
                <w:szCs w:val="16"/>
                <w:lang w:val="en-GB"/>
              </w:rPr>
            </w:pPr>
          </w:p>
          <w:p w14:paraId="3AB4DDF0" w14:textId="77777777" w:rsidR="00797682" w:rsidRPr="00BF38C6" w:rsidRDefault="00797682" w:rsidP="00D14C5B">
            <w:pPr>
              <w:pStyle w:val="CellBodyCentered"/>
              <w:rPr>
                <w:rFonts w:ascii="Arial Narrow" w:hAnsi="Arial Narrow" w:cs="Arial"/>
                <w:color w:val="auto"/>
                <w:sz w:val="16"/>
                <w:szCs w:val="16"/>
                <w:lang w:val="ru-RU"/>
              </w:rPr>
            </w:pPr>
          </w:p>
          <w:p w14:paraId="47B312AF" w14:textId="77777777" w:rsidR="00797682" w:rsidRPr="00BF38C6" w:rsidRDefault="00797682" w:rsidP="00D14C5B">
            <w:pPr>
              <w:pStyle w:val="CellBodyCentered"/>
              <w:rPr>
                <w:rFonts w:ascii="Arial Narrow" w:hAnsi="Arial Narrow" w:cs="Arial"/>
                <w:color w:val="auto"/>
                <w:sz w:val="16"/>
                <w:szCs w:val="16"/>
                <w:lang w:val="ru-RU"/>
              </w:rPr>
            </w:pPr>
          </w:p>
          <w:p w14:paraId="3BE09CE4" w14:textId="77777777" w:rsidR="00797682" w:rsidRPr="00BF38C6" w:rsidRDefault="00797682" w:rsidP="00D14C5B">
            <w:pPr>
              <w:pStyle w:val="CellBodyCentered"/>
              <w:rPr>
                <w:rFonts w:ascii="Arial Narrow" w:hAnsi="Arial Narrow" w:cs="Arial"/>
                <w:color w:val="auto"/>
                <w:sz w:val="16"/>
                <w:szCs w:val="16"/>
                <w:lang w:val="ru-RU"/>
              </w:rPr>
            </w:pPr>
          </w:p>
          <w:p w14:paraId="32EF9E16" w14:textId="77777777" w:rsidR="00797682" w:rsidRPr="00BF38C6" w:rsidRDefault="00797682" w:rsidP="00D14C5B">
            <w:pPr>
              <w:pStyle w:val="CellBodyCentered"/>
              <w:rPr>
                <w:rFonts w:ascii="Arial Narrow" w:hAnsi="Arial Narrow" w:cs="Arial"/>
                <w:color w:val="auto"/>
                <w:sz w:val="16"/>
                <w:szCs w:val="16"/>
                <w:lang w:val="ru-RU"/>
              </w:rPr>
            </w:pPr>
          </w:p>
          <w:p w14:paraId="2D9081DE" w14:textId="77777777" w:rsidR="00797682" w:rsidRPr="00BF38C6" w:rsidRDefault="00797682" w:rsidP="00D14C5B">
            <w:pPr>
              <w:pStyle w:val="CellBodyCentered"/>
              <w:rPr>
                <w:rFonts w:ascii="Arial Narrow" w:hAnsi="Arial Narrow" w:cs="Arial"/>
                <w:color w:val="auto"/>
                <w:sz w:val="16"/>
                <w:szCs w:val="16"/>
                <w:lang w:val="ru-RU"/>
              </w:rPr>
            </w:pPr>
          </w:p>
          <w:p w14:paraId="1BD2ED41" w14:textId="77777777" w:rsidR="00797682" w:rsidRPr="00BF38C6" w:rsidRDefault="00797682" w:rsidP="00D14C5B">
            <w:pPr>
              <w:pStyle w:val="CellBodyCentered"/>
              <w:rPr>
                <w:rFonts w:ascii="Arial Narrow" w:hAnsi="Arial Narrow" w:cs="Arial"/>
                <w:color w:val="auto"/>
                <w:sz w:val="16"/>
                <w:szCs w:val="16"/>
                <w:lang w:val="ru-RU"/>
              </w:rPr>
            </w:pPr>
          </w:p>
          <w:p w14:paraId="05E494A8" w14:textId="77777777" w:rsidR="00797682" w:rsidRPr="00BF38C6" w:rsidRDefault="00797682" w:rsidP="00D14C5B">
            <w:pPr>
              <w:pStyle w:val="CellBodyCentered"/>
              <w:rPr>
                <w:rFonts w:ascii="Arial Narrow" w:hAnsi="Arial Narrow" w:cs="Arial"/>
                <w:color w:val="auto"/>
                <w:sz w:val="16"/>
                <w:szCs w:val="16"/>
                <w:lang w:val="ru-RU"/>
              </w:rPr>
            </w:pPr>
          </w:p>
          <w:p w14:paraId="2D27B3CB" w14:textId="77777777" w:rsidR="00797682" w:rsidRPr="00BF38C6" w:rsidRDefault="00797682" w:rsidP="00D14C5B">
            <w:pPr>
              <w:pStyle w:val="CellBodyCentered"/>
              <w:rPr>
                <w:rFonts w:ascii="Arial Narrow" w:hAnsi="Arial Narrow" w:cs="Arial"/>
                <w:color w:val="auto"/>
                <w:sz w:val="16"/>
                <w:szCs w:val="16"/>
                <w:lang w:val="ru-RU"/>
              </w:rPr>
            </w:pPr>
          </w:p>
          <w:p w14:paraId="67294684" w14:textId="77777777" w:rsidR="00797682" w:rsidRPr="00BF38C6" w:rsidRDefault="00797682" w:rsidP="00D14C5B">
            <w:pPr>
              <w:pStyle w:val="CellBodyCentered"/>
              <w:rPr>
                <w:rFonts w:ascii="Arial Narrow" w:hAnsi="Arial Narrow" w:cs="Arial"/>
                <w:color w:val="auto"/>
                <w:sz w:val="16"/>
                <w:szCs w:val="16"/>
                <w:lang w:val="ru-RU"/>
              </w:rPr>
            </w:pPr>
          </w:p>
          <w:p w14:paraId="63D08C76" w14:textId="77777777" w:rsidR="00797682" w:rsidRPr="00BF38C6" w:rsidRDefault="00797682" w:rsidP="00D14C5B">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52A976B0" w14:textId="77777777" w:rsidR="00797682" w:rsidRPr="00BF38C6" w:rsidRDefault="00797682" w:rsidP="00D14C5B">
            <w:pPr>
              <w:pStyle w:val="CellBodyCentered"/>
              <w:rPr>
                <w:rFonts w:ascii="Arial Narrow" w:hAnsi="Arial Narrow" w:cs="Arial"/>
                <w:color w:val="auto"/>
                <w:sz w:val="16"/>
                <w:szCs w:val="16"/>
                <w:lang w:val="ru-RU"/>
              </w:rPr>
            </w:pPr>
          </w:p>
          <w:p w14:paraId="4A3B2663"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От -120 до +180°</w:t>
            </w:r>
            <w:r w:rsidRPr="00BF38C6">
              <w:rPr>
                <w:rFonts w:ascii="Arial Narrow" w:hAnsi="Arial Narrow" w:cs="Arial"/>
                <w:color w:val="auto"/>
                <w:sz w:val="16"/>
                <w:szCs w:val="16"/>
                <w:lang w:val="en-GB"/>
              </w:rPr>
              <w:t>C</w:t>
            </w:r>
          </w:p>
          <w:p w14:paraId="5A3C85BF" w14:textId="77777777" w:rsidR="00797682" w:rsidRPr="00BF38C6" w:rsidRDefault="00797682" w:rsidP="00D14C5B">
            <w:pPr>
              <w:pStyle w:val="CellBodyCentered"/>
              <w:rPr>
                <w:rFonts w:ascii="Arial Narrow" w:hAnsi="Arial Narrow" w:cs="Arial"/>
                <w:color w:val="auto"/>
                <w:sz w:val="16"/>
                <w:szCs w:val="16"/>
                <w:lang w:val="ru-RU"/>
              </w:rPr>
            </w:pPr>
          </w:p>
          <w:p w14:paraId="640E4206" w14:textId="7A709E48" w:rsidR="00797682" w:rsidRPr="001F3DA0" w:rsidRDefault="00797682" w:rsidP="00D14C5B">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 xml:space="preserve">Прим. </w:t>
            </w:r>
            <w:r w:rsidR="001F3DA0">
              <w:rPr>
                <w:rFonts w:ascii="Arial Narrow" w:hAnsi="Arial Narrow" w:cs="Arial"/>
                <w:color w:val="auto"/>
                <w:sz w:val="16"/>
                <w:szCs w:val="16"/>
              </w:rPr>
              <w:t>5</w:t>
            </w:r>
          </w:p>
          <w:p w14:paraId="1207D61F" w14:textId="77777777" w:rsidR="00797682" w:rsidRPr="00BF38C6" w:rsidRDefault="00797682" w:rsidP="00D14C5B">
            <w:pPr>
              <w:pStyle w:val="CellBodyCentered"/>
              <w:rPr>
                <w:rFonts w:ascii="Arial Narrow" w:hAnsi="Arial Narrow" w:cs="Arial"/>
                <w:color w:val="auto"/>
                <w:sz w:val="16"/>
                <w:szCs w:val="16"/>
                <w:lang w:val="ru-RU"/>
              </w:rPr>
            </w:pPr>
          </w:p>
          <w:p w14:paraId="51AE12FE" w14:textId="77777777" w:rsidR="00797682" w:rsidRPr="00BF38C6" w:rsidRDefault="00797682" w:rsidP="00D14C5B">
            <w:pPr>
              <w:pStyle w:val="CellBodyCentered"/>
              <w:rPr>
                <w:rFonts w:ascii="Arial Narrow" w:hAnsi="Arial Narrow" w:cs="Arial"/>
                <w:color w:val="auto"/>
                <w:sz w:val="16"/>
                <w:szCs w:val="16"/>
                <w:lang w:val="ru-RU"/>
              </w:rPr>
            </w:pPr>
          </w:p>
          <w:p w14:paraId="1E1B68CD" w14:textId="77777777" w:rsidR="00797682" w:rsidRPr="00BF38C6" w:rsidRDefault="00797682" w:rsidP="00D14C5B">
            <w:pPr>
              <w:pStyle w:val="CellBodyCentered"/>
              <w:ind w:left="720"/>
              <w:rPr>
                <w:rFonts w:ascii="Arial Narrow" w:hAnsi="Arial Narrow" w:cs="Arial"/>
                <w:color w:val="auto"/>
                <w:sz w:val="16"/>
                <w:szCs w:val="16"/>
                <w:lang w:val="ru-RU"/>
              </w:rPr>
            </w:pPr>
          </w:p>
          <w:p w14:paraId="613615A7" w14:textId="77777777" w:rsidR="00797682" w:rsidRPr="00BF38C6" w:rsidRDefault="00797682" w:rsidP="00D14C5B">
            <w:pPr>
              <w:pStyle w:val="CellBodyCentered"/>
              <w:rPr>
                <w:rFonts w:ascii="Arial Narrow" w:hAnsi="Arial Narrow" w:cs="Arial"/>
                <w:color w:val="auto"/>
                <w:sz w:val="16"/>
                <w:szCs w:val="16"/>
                <w:lang w:val="ru-RU"/>
              </w:rPr>
            </w:pPr>
          </w:p>
          <w:p w14:paraId="72E98374" w14:textId="77777777" w:rsidR="00797682" w:rsidRPr="00BF38C6" w:rsidRDefault="00797682" w:rsidP="00D14C5B">
            <w:pPr>
              <w:pStyle w:val="CellBodyCentered"/>
              <w:rPr>
                <w:rFonts w:ascii="Arial Narrow" w:hAnsi="Arial Narrow" w:cs="Arial"/>
                <w:color w:val="auto"/>
                <w:sz w:val="16"/>
                <w:szCs w:val="16"/>
                <w:lang w:val="ru-RU"/>
              </w:rPr>
            </w:pPr>
          </w:p>
          <w:p w14:paraId="0364E68A" w14:textId="77777777" w:rsidR="00797682" w:rsidRPr="00BF38C6" w:rsidRDefault="00797682" w:rsidP="00D14C5B">
            <w:pPr>
              <w:pStyle w:val="CellBodyCentered"/>
              <w:rPr>
                <w:rFonts w:ascii="Arial Narrow" w:hAnsi="Arial Narrow" w:cs="Arial"/>
                <w:color w:val="auto"/>
                <w:sz w:val="16"/>
                <w:szCs w:val="16"/>
                <w:lang w:val="ru-RU"/>
              </w:rPr>
            </w:pPr>
          </w:p>
          <w:p w14:paraId="50ECF71A" w14:textId="77777777" w:rsidR="00797682" w:rsidRPr="00BF38C6" w:rsidRDefault="00797682" w:rsidP="00D14C5B">
            <w:pPr>
              <w:pStyle w:val="CellBodyCentered"/>
              <w:rPr>
                <w:rFonts w:ascii="Arial Narrow" w:hAnsi="Arial Narrow" w:cs="Arial"/>
                <w:color w:val="auto"/>
                <w:sz w:val="16"/>
                <w:szCs w:val="16"/>
                <w:lang w:val="ru-RU"/>
              </w:rPr>
            </w:pPr>
          </w:p>
          <w:p w14:paraId="2DD0786A" w14:textId="77777777" w:rsidR="00797682" w:rsidRPr="00BF38C6" w:rsidRDefault="00797682" w:rsidP="00D14C5B">
            <w:pPr>
              <w:pStyle w:val="CellBodyCentered"/>
              <w:rPr>
                <w:rFonts w:ascii="Arial Narrow" w:hAnsi="Arial Narrow" w:cs="Arial"/>
                <w:color w:val="auto"/>
                <w:sz w:val="16"/>
                <w:szCs w:val="16"/>
                <w:lang w:val="ru-RU"/>
              </w:rPr>
            </w:pPr>
          </w:p>
          <w:p w14:paraId="31A8376D" w14:textId="77777777" w:rsidR="00797682" w:rsidRPr="00BF38C6" w:rsidRDefault="00797682" w:rsidP="00D14C5B">
            <w:pPr>
              <w:pStyle w:val="CellBodyCentered"/>
              <w:rPr>
                <w:rFonts w:ascii="Arial Narrow" w:hAnsi="Arial Narrow" w:cs="Arial"/>
                <w:color w:val="auto"/>
                <w:sz w:val="16"/>
                <w:szCs w:val="16"/>
                <w:lang w:val="ru-RU"/>
              </w:rPr>
            </w:pPr>
          </w:p>
          <w:p w14:paraId="1C88C576" w14:textId="77777777" w:rsidR="00797682" w:rsidRPr="00BF38C6" w:rsidRDefault="00797682" w:rsidP="00D14C5B">
            <w:pPr>
              <w:pStyle w:val="CellBodyCentered"/>
              <w:rPr>
                <w:rFonts w:ascii="Arial Narrow" w:hAnsi="Arial Narrow" w:cs="Arial"/>
                <w:color w:val="auto"/>
                <w:sz w:val="16"/>
                <w:szCs w:val="16"/>
                <w:lang w:val="en-GB"/>
              </w:rPr>
            </w:pPr>
          </w:p>
        </w:tc>
        <w:tc>
          <w:tcPr>
            <w:tcW w:w="1951" w:type="dxa"/>
            <w:tcBorders>
              <w:top w:val="single" w:sz="6" w:space="0" w:color="auto"/>
              <w:left w:val="single" w:sz="6" w:space="0" w:color="auto"/>
              <w:bottom w:val="single" w:sz="6" w:space="0" w:color="auto"/>
              <w:right w:val="single" w:sz="6" w:space="0" w:color="auto"/>
            </w:tcBorders>
          </w:tcPr>
          <w:p w14:paraId="310393BE" w14:textId="5DE4D05A" w:rsidR="007123EC" w:rsidRPr="006759B5" w:rsidRDefault="007123EC" w:rsidP="00D14C5B">
            <w:pPr>
              <w:pStyle w:val="CellBody"/>
              <w:rPr>
                <w:rFonts w:ascii="Arial Narrow" w:hAnsi="Arial Narrow"/>
                <w:color w:val="auto"/>
                <w:sz w:val="16"/>
                <w:szCs w:val="16"/>
                <w:lang w:val="ru-RU"/>
              </w:rPr>
            </w:pPr>
          </w:p>
          <w:p w14:paraId="6390759C" w14:textId="5924DCDB" w:rsidR="007123EC" w:rsidRPr="00BF38C6" w:rsidRDefault="007123EC" w:rsidP="00D14C5B">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686FDC6B" w14:textId="3E4D6EEF" w:rsidR="00797682" w:rsidRPr="00BF38C6" w:rsidRDefault="00395352" w:rsidP="00D14C5B">
            <w:pPr>
              <w:pStyle w:val="TableText"/>
              <w:rPr>
                <w:rFonts w:ascii="Arial Narrow" w:hAnsi="Arial Narrow"/>
                <w:color w:val="auto"/>
                <w:szCs w:val="16"/>
                <w:lang w:val="ru-RU"/>
              </w:rPr>
            </w:pPr>
            <w:r w:rsidRPr="00BF38C6">
              <w:rPr>
                <w:rFonts w:ascii="Arial Narrow" w:hAnsi="Arial Narrow" w:cs="Arial"/>
                <w:color w:val="auto"/>
                <w:szCs w:val="16"/>
                <w:lang w:val="ru-RU"/>
              </w:rPr>
              <w:t>-120</w:t>
            </w:r>
            <w:r w:rsidR="00797682" w:rsidRPr="00BF38C6">
              <w:rPr>
                <w:rFonts w:ascii="Arial Narrow" w:hAnsi="Arial Narrow"/>
                <w:color w:val="auto"/>
                <w:szCs w:val="16"/>
                <w:lang w:val="ru-RU"/>
              </w:rPr>
              <w:t xml:space="preserve"> до 38°</w:t>
            </w:r>
            <w:r w:rsidR="00797682" w:rsidRPr="00BF38C6">
              <w:rPr>
                <w:rFonts w:ascii="Arial Narrow" w:hAnsi="Arial Narrow"/>
                <w:snapToGrid w:val="0"/>
                <w:color w:val="auto"/>
                <w:szCs w:val="16"/>
                <w:lang w:val="ru-RU"/>
              </w:rPr>
              <w:t xml:space="preserve">C </w:t>
            </w:r>
            <w:r w:rsidR="00797682" w:rsidRPr="00BF38C6">
              <w:rPr>
                <w:rFonts w:ascii="Arial Narrow" w:hAnsi="Arial Narrow"/>
                <w:color w:val="auto"/>
                <w:szCs w:val="16"/>
                <w:lang w:val="ru-RU"/>
              </w:rPr>
              <w:t>= 19,0 бар (изб.)</w:t>
            </w:r>
          </w:p>
          <w:p w14:paraId="2667F12E" w14:textId="529C2109"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50°</w:t>
            </w:r>
            <w:r w:rsidRPr="00BF38C6">
              <w:rPr>
                <w:rFonts w:ascii="Arial Narrow" w:hAnsi="Arial Narrow"/>
                <w:snapToGrid w:val="0"/>
                <w:color w:val="auto"/>
                <w:szCs w:val="16"/>
                <w:lang w:val="ru-RU"/>
              </w:rPr>
              <w:t xml:space="preserve">C = 18,4 </w:t>
            </w:r>
            <w:r w:rsidRPr="00BF38C6">
              <w:rPr>
                <w:rFonts w:ascii="Arial Narrow" w:hAnsi="Arial Narrow"/>
                <w:color w:val="auto"/>
                <w:szCs w:val="16"/>
                <w:lang w:val="ru-RU"/>
              </w:rPr>
              <w:t>бар (изб.)</w:t>
            </w:r>
          </w:p>
          <w:p w14:paraId="7C9C324C" w14:textId="3BAFC781"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100 °</w:t>
            </w:r>
            <w:r w:rsidRPr="00BF38C6">
              <w:rPr>
                <w:rFonts w:ascii="Arial Narrow" w:hAnsi="Arial Narrow"/>
                <w:snapToGrid w:val="0"/>
                <w:color w:val="auto"/>
                <w:szCs w:val="16"/>
                <w:lang w:val="ru-RU"/>
              </w:rPr>
              <w:t xml:space="preserve">C = 16,2 </w:t>
            </w:r>
            <w:r w:rsidRPr="00BF38C6">
              <w:rPr>
                <w:rFonts w:ascii="Arial Narrow" w:hAnsi="Arial Narrow"/>
                <w:color w:val="auto"/>
                <w:szCs w:val="16"/>
                <w:lang w:val="ru-RU"/>
              </w:rPr>
              <w:t>бар (изб.)</w:t>
            </w:r>
          </w:p>
          <w:p w14:paraId="04D49282" w14:textId="2C8A5C12"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14,8 </w:t>
            </w:r>
            <w:r w:rsidRPr="00BF38C6">
              <w:rPr>
                <w:rFonts w:ascii="Arial Narrow" w:hAnsi="Arial Narrow"/>
                <w:color w:val="auto"/>
                <w:sz w:val="16"/>
                <w:szCs w:val="16"/>
                <w:lang w:val="ru-RU"/>
              </w:rPr>
              <w:t>бар (изб.)</w:t>
            </w:r>
          </w:p>
          <w:p w14:paraId="6A0528E4" w14:textId="2142DC88"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14,1 </w:t>
            </w:r>
            <w:r w:rsidRPr="00BF38C6">
              <w:rPr>
                <w:rFonts w:ascii="Arial Narrow" w:hAnsi="Arial Narrow"/>
                <w:color w:val="auto"/>
                <w:sz w:val="16"/>
                <w:szCs w:val="16"/>
                <w:lang w:val="ru-RU"/>
              </w:rPr>
              <w:t>бар (изб.)</w:t>
            </w:r>
          </w:p>
          <w:p w14:paraId="62FE9E59" w14:textId="77777777" w:rsidR="00797682" w:rsidRPr="00BF38C6" w:rsidRDefault="00797682" w:rsidP="00D14C5B">
            <w:pPr>
              <w:pStyle w:val="CellBody"/>
              <w:rPr>
                <w:rFonts w:ascii="Arial Narrow" w:hAnsi="Arial Narrow"/>
                <w:color w:val="auto"/>
                <w:sz w:val="16"/>
                <w:szCs w:val="16"/>
                <w:lang w:val="ru-RU"/>
              </w:rPr>
            </w:pPr>
          </w:p>
          <w:p w14:paraId="5D0DAF45" w14:textId="77777777" w:rsidR="00797682" w:rsidRPr="00BF38C6" w:rsidRDefault="00797682" w:rsidP="00D14C5B">
            <w:pPr>
              <w:pStyle w:val="CellBody"/>
              <w:rPr>
                <w:rFonts w:ascii="Arial Narrow" w:hAnsi="Arial Narrow"/>
                <w:color w:val="auto"/>
                <w:sz w:val="16"/>
                <w:szCs w:val="16"/>
                <w:lang w:val="ru-RU"/>
              </w:rPr>
            </w:pPr>
          </w:p>
          <w:p w14:paraId="7109DC54" w14:textId="77777777" w:rsidR="00797682" w:rsidRPr="00BF38C6" w:rsidRDefault="00797682" w:rsidP="00D14C5B">
            <w:pPr>
              <w:pStyle w:val="CellBody"/>
              <w:rPr>
                <w:rFonts w:ascii="Arial Narrow" w:hAnsi="Arial Narrow"/>
                <w:color w:val="auto"/>
                <w:sz w:val="16"/>
                <w:szCs w:val="16"/>
                <w:lang w:val="ru-RU"/>
              </w:rPr>
            </w:pPr>
          </w:p>
          <w:p w14:paraId="225682CC" w14:textId="77777777" w:rsidR="00797682" w:rsidRPr="00BF38C6" w:rsidRDefault="00797682" w:rsidP="00D14C5B">
            <w:pPr>
              <w:pStyle w:val="CellBody"/>
              <w:rPr>
                <w:rFonts w:ascii="Arial Narrow" w:hAnsi="Arial Narrow"/>
                <w:color w:val="auto"/>
                <w:sz w:val="16"/>
                <w:szCs w:val="16"/>
                <w:lang w:val="ru-RU"/>
              </w:rPr>
            </w:pPr>
          </w:p>
          <w:p w14:paraId="6BE47E62" w14:textId="77777777" w:rsidR="00797682" w:rsidRPr="00BF38C6" w:rsidRDefault="00797682" w:rsidP="00D14C5B">
            <w:pPr>
              <w:pStyle w:val="CellBody"/>
              <w:rPr>
                <w:rFonts w:ascii="Arial Narrow" w:hAnsi="Arial Narrow"/>
                <w:color w:val="auto"/>
                <w:sz w:val="16"/>
                <w:szCs w:val="16"/>
                <w:lang w:val="ru-RU"/>
              </w:rPr>
            </w:pPr>
          </w:p>
          <w:p w14:paraId="37D1713C" w14:textId="77777777" w:rsidR="00797682" w:rsidRPr="00BF38C6" w:rsidRDefault="00797682" w:rsidP="00D14C5B">
            <w:pPr>
              <w:pStyle w:val="CellBody"/>
              <w:rPr>
                <w:rFonts w:ascii="Arial Narrow" w:hAnsi="Arial Narrow"/>
                <w:color w:val="auto"/>
                <w:sz w:val="16"/>
                <w:szCs w:val="16"/>
                <w:lang w:val="ru-RU"/>
              </w:rPr>
            </w:pPr>
          </w:p>
          <w:p w14:paraId="78F1D98B" w14:textId="77777777" w:rsidR="00797682" w:rsidRPr="00BF38C6" w:rsidRDefault="00797682" w:rsidP="00D14C5B">
            <w:pPr>
              <w:pStyle w:val="CellBody"/>
              <w:rPr>
                <w:rFonts w:ascii="Arial Narrow" w:hAnsi="Arial Narrow"/>
                <w:color w:val="auto"/>
                <w:sz w:val="16"/>
                <w:szCs w:val="16"/>
                <w:lang w:val="ru-RU"/>
              </w:rPr>
            </w:pPr>
          </w:p>
          <w:p w14:paraId="7133A606" w14:textId="77777777" w:rsidR="00797682" w:rsidRPr="00BF38C6" w:rsidRDefault="00797682" w:rsidP="00D14C5B">
            <w:pPr>
              <w:pStyle w:val="CellBody"/>
              <w:rPr>
                <w:rFonts w:ascii="Arial Narrow" w:hAnsi="Arial Narrow"/>
                <w:color w:val="auto"/>
                <w:sz w:val="16"/>
                <w:szCs w:val="16"/>
                <w:lang w:val="ru-RU"/>
              </w:rPr>
            </w:pPr>
          </w:p>
          <w:p w14:paraId="6575302F" w14:textId="77777777" w:rsidR="00797682" w:rsidRPr="00BF38C6" w:rsidRDefault="00797682" w:rsidP="00D14C5B">
            <w:pPr>
              <w:pStyle w:val="CellBody"/>
              <w:rPr>
                <w:rFonts w:ascii="Arial Narrow" w:hAnsi="Arial Narrow"/>
                <w:color w:val="auto"/>
                <w:sz w:val="16"/>
                <w:szCs w:val="16"/>
                <w:lang w:val="ru-RU"/>
              </w:rPr>
            </w:pPr>
          </w:p>
          <w:p w14:paraId="5BC66C97" w14:textId="77777777" w:rsidR="00797682" w:rsidRPr="00BF38C6" w:rsidRDefault="00797682" w:rsidP="00D14C5B">
            <w:pPr>
              <w:pStyle w:val="CellBody"/>
              <w:rPr>
                <w:rFonts w:ascii="Arial Narrow" w:hAnsi="Arial Narrow"/>
                <w:color w:val="auto"/>
                <w:sz w:val="16"/>
                <w:szCs w:val="16"/>
                <w:lang w:val="ru-RU"/>
              </w:rPr>
            </w:pPr>
          </w:p>
          <w:p w14:paraId="6A1ECA93" w14:textId="77777777" w:rsidR="00797682" w:rsidRPr="00BF38C6" w:rsidRDefault="00797682" w:rsidP="00D14C5B">
            <w:pPr>
              <w:pStyle w:val="CellBody"/>
              <w:ind w:firstLine="720"/>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3A4E463D" w14:textId="77777777" w:rsidR="00797682" w:rsidRPr="00BF38C6" w:rsidRDefault="00797682" w:rsidP="00D14C5B">
            <w:pPr>
              <w:pStyle w:val="CellBodyCentered"/>
              <w:rPr>
                <w:rFonts w:ascii="Arial Narrow" w:hAnsi="Arial Narrow" w:cs="Arial"/>
                <w:color w:val="auto"/>
                <w:sz w:val="16"/>
                <w:szCs w:val="16"/>
                <w:lang w:val="ru-RU"/>
              </w:rPr>
            </w:pPr>
          </w:p>
          <w:p w14:paraId="67E96E05"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НЕТ</w:t>
            </w:r>
          </w:p>
          <w:p w14:paraId="012EAA2F" w14:textId="77777777" w:rsidR="00797682" w:rsidRPr="00BF38C6" w:rsidRDefault="00797682" w:rsidP="00D14C5B">
            <w:pPr>
              <w:pStyle w:val="CellBodyCentered"/>
              <w:rPr>
                <w:rFonts w:ascii="Arial Narrow" w:hAnsi="Arial Narrow" w:cs="Arial"/>
                <w:color w:val="auto"/>
                <w:sz w:val="16"/>
                <w:szCs w:val="16"/>
                <w:lang w:val="en-GB"/>
              </w:rPr>
            </w:pPr>
          </w:p>
          <w:p w14:paraId="764383EB" w14:textId="77777777" w:rsidR="00797682" w:rsidRPr="00BF38C6" w:rsidRDefault="00797682" w:rsidP="00D14C5B">
            <w:pPr>
              <w:pStyle w:val="CellBodyCentered"/>
              <w:rPr>
                <w:rFonts w:ascii="Arial Narrow" w:hAnsi="Arial Narrow" w:cs="Arial"/>
                <w:color w:val="auto"/>
                <w:sz w:val="16"/>
                <w:szCs w:val="16"/>
                <w:lang w:val="en-GB"/>
              </w:rPr>
            </w:pPr>
          </w:p>
          <w:p w14:paraId="1728CD14" w14:textId="77777777" w:rsidR="00797682" w:rsidRPr="00BF38C6" w:rsidRDefault="00797682" w:rsidP="00D14C5B">
            <w:pPr>
              <w:pStyle w:val="CellBodyCentered"/>
              <w:rPr>
                <w:rFonts w:ascii="Arial Narrow" w:hAnsi="Arial Narrow" w:cs="Arial"/>
                <w:color w:val="auto"/>
                <w:sz w:val="16"/>
                <w:szCs w:val="16"/>
                <w:lang w:val="en-GB"/>
              </w:rPr>
            </w:pPr>
          </w:p>
          <w:p w14:paraId="13503D47" w14:textId="77777777" w:rsidR="00797682" w:rsidRPr="00BF38C6" w:rsidRDefault="00797682" w:rsidP="00D14C5B">
            <w:pPr>
              <w:pStyle w:val="CellBodyCentered"/>
              <w:rPr>
                <w:rFonts w:ascii="Arial Narrow" w:hAnsi="Arial Narrow" w:cs="Arial"/>
                <w:color w:val="auto"/>
                <w:sz w:val="16"/>
                <w:szCs w:val="16"/>
                <w:lang w:val="en-GB"/>
              </w:rPr>
            </w:pPr>
          </w:p>
          <w:p w14:paraId="084B8B70" w14:textId="77777777" w:rsidR="00797682" w:rsidRPr="00BF38C6" w:rsidRDefault="00797682" w:rsidP="00D14C5B">
            <w:pPr>
              <w:pStyle w:val="CellBodyCentered"/>
              <w:rPr>
                <w:rFonts w:ascii="Arial Narrow" w:hAnsi="Arial Narrow" w:cs="Arial"/>
                <w:color w:val="auto"/>
                <w:sz w:val="16"/>
                <w:szCs w:val="16"/>
                <w:lang w:val="en-GB"/>
              </w:rPr>
            </w:pPr>
          </w:p>
          <w:p w14:paraId="5530F578" w14:textId="77777777" w:rsidR="00797682" w:rsidRPr="00BF38C6" w:rsidRDefault="00797682" w:rsidP="00D14C5B">
            <w:pPr>
              <w:pStyle w:val="CellBodyCentered"/>
              <w:rPr>
                <w:rFonts w:ascii="Arial Narrow" w:hAnsi="Arial Narrow" w:cs="Arial"/>
                <w:color w:val="auto"/>
                <w:sz w:val="16"/>
                <w:szCs w:val="16"/>
                <w:lang w:val="en-GB"/>
              </w:rPr>
            </w:pPr>
          </w:p>
          <w:p w14:paraId="5245D5C2" w14:textId="77777777" w:rsidR="00797682" w:rsidRPr="00BF38C6" w:rsidRDefault="00797682" w:rsidP="00D14C5B">
            <w:pPr>
              <w:pStyle w:val="CellBodyCentered"/>
              <w:rPr>
                <w:rFonts w:ascii="Arial Narrow" w:hAnsi="Arial Narrow" w:cs="Arial"/>
                <w:color w:val="auto"/>
                <w:sz w:val="16"/>
                <w:szCs w:val="16"/>
                <w:lang w:val="en-GB"/>
              </w:rPr>
            </w:pPr>
          </w:p>
          <w:p w14:paraId="5C265329" w14:textId="77777777" w:rsidR="00797682" w:rsidRPr="00BF38C6" w:rsidRDefault="00797682" w:rsidP="00D14C5B">
            <w:pPr>
              <w:pStyle w:val="CellBodyCentered"/>
              <w:rPr>
                <w:rFonts w:ascii="Arial Narrow" w:hAnsi="Arial Narrow" w:cs="Arial"/>
                <w:color w:val="auto"/>
                <w:sz w:val="16"/>
                <w:szCs w:val="16"/>
                <w:lang w:val="ru-RU"/>
              </w:rPr>
            </w:pPr>
          </w:p>
          <w:p w14:paraId="45512403" w14:textId="77777777" w:rsidR="00797682" w:rsidRPr="00BF38C6" w:rsidRDefault="00797682" w:rsidP="00D14C5B">
            <w:pPr>
              <w:pStyle w:val="CellBodyCentered"/>
              <w:rPr>
                <w:rFonts w:ascii="Arial Narrow" w:hAnsi="Arial Narrow" w:cs="Arial"/>
                <w:color w:val="auto"/>
                <w:sz w:val="16"/>
                <w:szCs w:val="16"/>
                <w:lang w:val="ru-RU"/>
              </w:rPr>
            </w:pPr>
          </w:p>
          <w:p w14:paraId="54DF51F1" w14:textId="77777777" w:rsidR="00797682" w:rsidRPr="00BF38C6" w:rsidRDefault="00797682" w:rsidP="00D14C5B">
            <w:pPr>
              <w:pStyle w:val="CellBodyCentered"/>
              <w:rPr>
                <w:rFonts w:ascii="Arial Narrow" w:hAnsi="Arial Narrow" w:cs="Arial"/>
                <w:color w:val="auto"/>
                <w:sz w:val="16"/>
                <w:szCs w:val="16"/>
                <w:lang w:val="ru-RU"/>
              </w:rPr>
            </w:pPr>
          </w:p>
          <w:p w14:paraId="16577600" w14:textId="77777777" w:rsidR="00797682" w:rsidRPr="00BF38C6" w:rsidRDefault="00797682" w:rsidP="00D14C5B">
            <w:pPr>
              <w:pStyle w:val="CellBodyCentered"/>
              <w:rPr>
                <w:rFonts w:ascii="Arial Narrow" w:hAnsi="Arial Narrow" w:cs="Arial"/>
                <w:color w:val="auto"/>
                <w:sz w:val="16"/>
                <w:szCs w:val="16"/>
                <w:lang w:val="ru-RU"/>
              </w:rPr>
            </w:pPr>
          </w:p>
          <w:p w14:paraId="3456A39C" w14:textId="77777777" w:rsidR="00797682" w:rsidRPr="00BF38C6" w:rsidRDefault="00797682" w:rsidP="00D14C5B">
            <w:pPr>
              <w:pStyle w:val="CellBodyCentered"/>
              <w:rPr>
                <w:rFonts w:ascii="Arial Narrow" w:hAnsi="Arial Narrow" w:cs="Arial"/>
                <w:color w:val="auto"/>
                <w:sz w:val="16"/>
                <w:szCs w:val="16"/>
                <w:lang w:val="ru-RU"/>
              </w:rPr>
            </w:pPr>
          </w:p>
          <w:p w14:paraId="7ACF67B1" w14:textId="77777777" w:rsidR="00797682" w:rsidRPr="00BF38C6" w:rsidRDefault="00797682" w:rsidP="00D14C5B">
            <w:pPr>
              <w:pStyle w:val="CellBodyCentered"/>
              <w:rPr>
                <w:rFonts w:ascii="Arial Narrow" w:hAnsi="Arial Narrow" w:cs="Arial"/>
                <w:color w:val="auto"/>
                <w:sz w:val="16"/>
                <w:szCs w:val="16"/>
                <w:lang w:val="ru-RU"/>
              </w:rPr>
            </w:pPr>
          </w:p>
          <w:p w14:paraId="51E7338D" w14:textId="77777777" w:rsidR="00797682" w:rsidRPr="00BF38C6" w:rsidRDefault="00797682" w:rsidP="00D14C5B">
            <w:pPr>
              <w:pStyle w:val="CellBodyCentered"/>
              <w:rPr>
                <w:rFonts w:ascii="Arial Narrow" w:hAnsi="Arial Narrow" w:cs="Arial"/>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2DB18BB1" w14:textId="77777777" w:rsidR="00797682" w:rsidRPr="00BF38C6" w:rsidRDefault="00797682" w:rsidP="00D14C5B">
            <w:pPr>
              <w:pStyle w:val="CellBodyCentered"/>
              <w:rPr>
                <w:rFonts w:ascii="Arial Narrow" w:hAnsi="Arial Narrow" w:cs="Arial"/>
                <w:color w:val="auto"/>
                <w:sz w:val="16"/>
                <w:szCs w:val="16"/>
                <w:lang w:val="en-GB"/>
              </w:rPr>
            </w:pPr>
          </w:p>
          <w:p w14:paraId="0F48D0D5"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5</w:t>
            </w:r>
          </w:p>
          <w:p w14:paraId="77803273" w14:textId="77777777" w:rsidR="00797682" w:rsidRPr="00BF38C6" w:rsidRDefault="00797682" w:rsidP="00D14C5B">
            <w:pPr>
              <w:pStyle w:val="CellBodyCentered"/>
              <w:rPr>
                <w:rFonts w:ascii="Arial Narrow" w:hAnsi="Arial Narrow" w:cs="Arial"/>
                <w:color w:val="auto"/>
                <w:sz w:val="16"/>
                <w:szCs w:val="16"/>
                <w:lang w:val="en-GB"/>
              </w:rPr>
            </w:pPr>
          </w:p>
          <w:p w14:paraId="0C1C5307" w14:textId="77777777" w:rsidR="00797682" w:rsidRPr="00BF38C6" w:rsidRDefault="00797682" w:rsidP="00D14C5B">
            <w:pPr>
              <w:pStyle w:val="CellBodyCentered"/>
              <w:rPr>
                <w:rFonts w:ascii="Arial Narrow" w:hAnsi="Arial Narrow" w:cs="Arial"/>
                <w:color w:val="auto"/>
                <w:sz w:val="16"/>
                <w:szCs w:val="16"/>
                <w:lang w:val="en-GB"/>
              </w:rPr>
            </w:pPr>
          </w:p>
          <w:p w14:paraId="35A9E0BA" w14:textId="77777777" w:rsidR="00797682" w:rsidRPr="00BF38C6" w:rsidRDefault="00797682" w:rsidP="00D14C5B">
            <w:pPr>
              <w:pStyle w:val="CellBodyCentered"/>
              <w:rPr>
                <w:rFonts w:ascii="Arial Narrow" w:hAnsi="Arial Narrow" w:cs="Arial"/>
                <w:color w:val="auto"/>
                <w:sz w:val="16"/>
                <w:szCs w:val="16"/>
                <w:lang w:val="en-GB"/>
              </w:rPr>
            </w:pPr>
          </w:p>
          <w:p w14:paraId="511F075A" w14:textId="77777777" w:rsidR="00797682" w:rsidRPr="00BF38C6" w:rsidRDefault="00797682" w:rsidP="00D14C5B">
            <w:pPr>
              <w:pStyle w:val="CellBodyCentered"/>
              <w:rPr>
                <w:rFonts w:ascii="Arial Narrow" w:hAnsi="Arial Narrow" w:cs="Arial"/>
                <w:color w:val="auto"/>
                <w:sz w:val="16"/>
                <w:szCs w:val="16"/>
                <w:lang w:val="ru-RU"/>
              </w:rPr>
            </w:pPr>
          </w:p>
          <w:p w14:paraId="2E69E1FC" w14:textId="77777777" w:rsidR="00797682" w:rsidRPr="00BF38C6" w:rsidRDefault="00797682" w:rsidP="00D14C5B">
            <w:pPr>
              <w:pStyle w:val="CellBodyCentered"/>
              <w:rPr>
                <w:rFonts w:ascii="Arial Narrow" w:hAnsi="Arial Narrow" w:cs="Arial"/>
                <w:color w:val="auto"/>
                <w:sz w:val="16"/>
                <w:szCs w:val="16"/>
                <w:lang w:val="ru-RU"/>
              </w:rPr>
            </w:pPr>
          </w:p>
          <w:p w14:paraId="2F0F55AB" w14:textId="77777777" w:rsidR="00797682" w:rsidRPr="00BF38C6" w:rsidRDefault="00797682" w:rsidP="00D14C5B">
            <w:pPr>
              <w:pStyle w:val="CellBodyCentered"/>
              <w:rPr>
                <w:rFonts w:ascii="Arial Narrow" w:hAnsi="Arial Narrow" w:cs="Arial"/>
                <w:color w:val="auto"/>
                <w:sz w:val="16"/>
                <w:szCs w:val="16"/>
                <w:lang w:val="ru-RU"/>
              </w:rPr>
            </w:pPr>
          </w:p>
          <w:p w14:paraId="7A5641C8" w14:textId="77777777" w:rsidR="00797682" w:rsidRPr="00BF38C6" w:rsidRDefault="00797682" w:rsidP="00D14C5B">
            <w:pPr>
              <w:pStyle w:val="CellBodyCentered"/>
              <w:rPr>
                <w:rFonts w:ascii="Arial Narrow" w:hAnsi="Arial Narrow" w:cs="Arial"/>
                <w:color w:val="auto"/>
                <w:sz w:val="16"/>
                <w:szCs w:val="16"/>
                <w:lang w:val="ru-RU"/>
              </w:rPr>
            </w:pPr>
          </w:p>
          <w:p w14:paraId="5A268C7E" w14:textId="77777777" w:rsidR="00797682" w:rsidRPr="00BF38C6" w:rsidRDefault="00797682" w:rsidP="00D14C5B">
            <w:pPr>
              <w:pStyle w:val="CellBodyCentered"/>
              <w:rPr>
                <w:rFonts w:ascii="Arial Narrow" w:hAnsi="Arial Narrow" w:cs="Arial"/>
                <w:color w:val="auto"/>
                <w:sz w:val="16"/>
                <w:szCs w:val="16"/>
                <w:lang w:val="ru-RU"/>
              </w:rPr>
            </w:pPr>
          </w:p>
          <w:p w14:paraId="13E89AEA" w14:textId="77777777" w:rsidR="00797682" w:rsidRPr="00BF38C6" w:rsidRDefault="00797682" w:rsidP="00D14C5B">
            <w:pPr>
              <w:pStyle w:val="CellBodyCentered"/>
              <w:rPr>
                <w:rFonts w:ascii="Arial Narrow" w:hAnsi="Arial Narrow" w:cs="Arial"/>
                <w:color w:val="auto"/>
                <w:sz w:val="16"/>
                <w:szCs w:val="16"/>
                <w:lang w:val="ru-RU"/>
              </w:rPr>
            </w:pPr>
          </w:p>
          <w:p w14:paraId="5D8BAE04" w14:textId="77777777" w:rsidR="00797682" w:rsidRPr="00BF38C6" w:rsidRDefault="00797682" w:rsidP="00D14C5B">
            <w:pPr>
              <w:pStyle w:val="CellBodyCentered"/>
              <w:rPr>
                <w:rFonts w:ascii="Arial Narrow" w:hAnsi="Arial Narrow" w:cs="Arial"/>
                <w:color w:val="auto"/>
                <w:sz w:val="16"/>
                <w:szCs w:val="16"/>
                <w:lang w:val="ru-RU"/>
              </w:rPr>
            </w:pPr>
          </w:p>
          <w:p w14:paraId="529FB355" w14:textId="77777777" w:rsidR="00797682" w:rsidRPr="00BF38C6" w:rsidRDefault="00797682" w:rsidP="00D14C5B">
            <w:pPr>
              <w:pStyle w:val="CellBodyCentered"/>
              <w:rPr>
                <w:rFonts w:ascii="Arial Narrow" w:hAnsi="Arial Narrow" w:cs="Arial"/>
                <w:color w:val="auto"/>
                <w:sz w:val="16"/>
                <w:szCs w:val="16"/>
                <w:lang w:val="ru-RU"/>
              </w:rPr>
            </w:pPr>
          </w:p>
          <w:p w14:paraId="53AFA296" w14:textId="77777777" w:rsidR="00797682" w:rsidRPr="00BF38C6" w:rsidRDefault="00797682" w:rsidP="00D14C5B">
            <w:pPr>
              <w:pStyle w:val="CellBodyCentered"/>
              <w:rPr>
                <w:rFonts w:ascii="Arial Narrow" w:hAnsi="Arial Narrow" w:cs="Arial"/>
                <w:color w:val="auto"/>
                <w:sz w:val="16"/>
                <w:szCs w:val="16"/>
                <w:lang w:val="ru-RU"/>
              </w:rPr>
            </w:pPr>
          </w:p>
          <w:p w14:paraId="13FD451D" w14:textId="77777777" w:rsidR="00797682" w:rsidRPr="00BF38C6" w:rsidRDefault="00797682" w:rsidP="00D14C5B">
            <w:pPr>
              <w:pStyle w:val="CellBodyCentered"/>
              <w:rPr>
                <w:rFonts w:ascii="Arial Narrow" w:hAnsi="Arial Narrow" w:cs="Arial"/>
                <w:color w:val="auto"/>
                <w:sz w:val="16"/>
                <w:szCs w:val="16"/>
                <w:lang w:val="ru-RU"/>
              </w:rPr>
            </w:pPr>
          </w:p>
          <w:p w14:paraId="76511D3C" w14:textId="77777777" w:rsidR="00797682" w:rsidRPr="00BF38C6" w:rsidRDefault="00797682" w:rsidP="00D14C5B">
            <w:pPr>
              <w:pStyle w:val="CellBodyCentered"/>
              <w:rPr>
                <w:rFonts w:ascii="Arial Narrow" w:hAnsi="Arial Narrow" w:cs="Arial"/>
                <w:color w:val="auto"/>
                <w:sz w:val="16"/>
                <w:szCs w:val="16"/>
                <w:lang w:val="ru-RU"/>
              </w:rPr>
            </w:pPr>
          </w:p>
          <w:p w14:paraId="20DB6D60" w14:textId="77777777" w:rsidR="00797682" w:rsidRPr="00BF38C6" w:rsidRDefault="00797682" w:rsidP="00D14C5B">
            <w:pPr>
              <w:pStyle w:val="CellBodyCentered"/>
              <w:rPr>
                <w:rFonts w:ascii="Arial Narrow" w:hAnsi="Arial Narrow" w:cs="Arial"/>
                <w:color w:val="auto"/>
                <w:sz w:val="16"/>
                <w:szCs w:val="16"/>
                <w:lang w:val="ru-RU"/>
              </w:rPr>
            </w:pPr>
          </w:p>
          <w:p w14:paraId="01F9504F" w14:textId="77777777" w:rsidR="00797682" w:rsidRPr="00BF38C6" w:rsidRDefault="00797682" w:rsidP="00D14C5B">
            <w:pPr>
              <w:pStyle w:val="CellBodyCentered"/>
              <w:rPr>
                <w:rFonts w:ascii="Arial Narrow" w:hAnsi="Arial Narrow" w:cs="Arial"/>
                <w:color w:val="auto"/>
                <w:sz w:val="16"/>
                <w:szCs w:val="16"/>
                <w:lang w:val="en-GB"/>
              </w:rPr>
            </w:pPr>
          </w:p>
        </w:tc>
      </w:tr>
      <w:tr w:rsidR="00797682" w:rsidRPr="00BF38C6" w14:paraId="1973612F" w14:textId="77777777" w:rsidTr="00C758B4">
        <w:trPr>
          <w:trHeight w:val="42"/>
        </w:trPr>
        <w:tc>
          <w:tcPr>
            <w:tcW w:w="3332" w:type="dxa"/>
            <w:tcBorders>
              <w:top w:val="single" w:sz="6" w:space="0" w:color="auto"/>
              <w:left w:val="single" w:sz="6" w:space="0" w:color="auto"/>
              <w:bottom w:val="single" w:sz="6" w:space="0" w:color="auto"/>
              <w:right w:val="single" w:sz="6" w:space="0" w:color="auto"/>
            </w:tcBorders>
          </w:tcPr>
          <w:p w14:paraId="65ED2F23" w14:textId="77777777" w:rsidR="00797682" w:rsidRPr="00BF38C6" w:rsidRDefault="00797682" w:rsidP="00D14C5B">
            <w:pPr>
              <w:pStyle w:val="CellBody"/>
              <w:rPr>
                <w:rFonts w:ascii="Arial Narrow" w:hAnsi="Arial Narrow" w:cs="Arial"/>
                <w:color w:val="auto"/>
                <w:sz w:val="16"/>
                <w:szCs w:val="16"/>
                <w:lang w:val="ru-RU"/>
              </w:rPr>
            </w:pPr>
          </w:p>
          <w:p w14:paraId="57364E3F"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AA</w:t>
            </w:r>
            <w:r w:rsidRPr="00BF38C6">
              <w:rPr>
                <w:rFonts w:ascii="Arial Narrow" w:hAnsi="Arial Narrow"/>
                <w:color w:val="auto"/>
                <w:sz w:val="16"/>
                <w:szCs w:val="16"/>
                <w:lang w:val="ru-RU"/>
              </w:rPr>
              <w:t xml:space="preserve"> – УКСУСНАЯ КИСЛОТА</w:t>
            </w:r>
          </w:p>
          <w:p w14:paraId="16CCF934" w14:textId="77777777" w:rsidR="00C97A7C" w:rsidRPr="006759B5" w:rsidRDefault="00C97A7C" w:rsidP="00C97A7C">
            <w:pPr>
              <w:pStyle w:val="CellBody"/>
              <w:tabs>
                <w:tab w:val="left" w:pos="0"/>
              </w:tabs>
              <w:rPr>
                <w:rFonts w:ascii="Arial Narrow" w:hAnsi="Arial Narrow"/>
                <w:color w:val="auto"/>
                <w:sz w:val="16"/>
                <w:szCs w:val="16"/>
                <w:lang w:val="ru-RU"/>
              </w:rPr>
            </w:pPr>
            <w:ins w:id="1117" w:author="Zhunisbayev, Olzhasbek [Bolashak Atyrau Limited]" w:date="2024-05-13T01:34:00Z">
              <w:r w:rsidRPr="00BF38C6">
                <w:rPr>
                  <w:rFonts w:ascii="Arial Narrow" w:hAnsi="Arial Narrow"/>
                  <w:color w:val="auto"/>
                  <w:sz w:val="16"/>
                  <w:szCs w:val="16"/>
                  <w:lang w:val="en-GB"/>
                </w:rPr>
                <w:t>AS</w:t>
              </w:r>
              <w:r w:rsidRPr="00BF38C6">
                <w:rPr>
                  <w:rFonts w:ascii="Arial Narrow" w:hAnsi="Arial Narrow"/>
                  <w:color w:val="auto"/>
                  <w:sz w:val="16"/>
                  <w:szCs w:val="16"/>
                  <w:lang w:val="ru-RU"/>
                </w:rPr>
                <w:t xml:space="preserve"> – СЕРНАЯ КИСЛОТА</w:t>
              </w:r>
            </w:ins>
          </w:p>
          <w:p w14:paraId="42F74441" w14:textId="77777777" w:rsidR="00521200" w:rsidRPr="00BF38C6" w:rsidRDefault="00521200" w:rsidP="00521200">
            <w:pPr>
              <w:pStyle w:val="CellBody"/>
              <w:rPr>
                <w:ins w:id="1118" w:author="Zhunisbayev, Olzhasbek [Bolashak Atyrau Limited]" w:date="2024-05-13T03:19:00Z"/>
                <w:rFonts w:ascii="Arial Narrow" w:hAnsi="Arial Narrow"/>
                <w:color w:val="auto"/>
                <w:sz w:val="16"/>
                <w:szCs w:val="16"/>
                <w:lang w:val="ru-RU"/>
              </w:rPr>
            </w:pPr>
            <w:ins w:id="1119" w:author="Zhunisbayev, Olzhasbek [Bolashak Atyrau Limited]" w:date="2024-05-13T03:19:00Z">
              <w:r w:rsidRPr="00BF38C6">
                <w:rPr>
                  <w:rFonts w:ascii="Arial Narrow" w:hAnsi="Arial Narrow"/>
                  <w:color w:val="auto"/>
                  <w:sz w:val="16"/>
                  <w:szCs w:val="16"/>
                  <w:lang w:val="ru-RU"/>
                </w:rPr>
                <w:t>BB – ПРОДУВКА КОТЛА</w:t>
              </w:r>
            </w:ins>
          </w:p>
          <w:p w14:paraId="59649C61" w14:textId="6BB90684"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BD</w:t>
            </w:r>
            <w:r w:rsidRPr="00BF38C6">
              <w:rPr>
                <w:rFonts w:ascii="Arial Narrow" w:hAnsi="Arial Narrow"/>
                <w:color w:val="auto"/>
                <w:sz w:val="16"/>
                <w:szCs w:val="16"/>
                <w:lang w:val="ru-RU"/>
              </w:rPr>
              <w:t xml:space="preserve"> – ПРОДУВКА, УГЛЕВОДОРОДЫ</w:t>
            </w:r>
          </w:p>
          <w:p w14:paraId="03D018BF" w14:textId="70AEE975"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w:t>
            </w:r>
            <w:r w:rsidRPr="00BF38C6">
              <w:rPr>
                <w:rFonts w:ascii="Arial Narrow" w:hAnsi="Arial Narrow"/>
                <w:color w:val="auto"/>
                <w:sz w:val="16"/>
                <w:szCs w:val="16"/>
                <w:lang w:val="ru-RU"/>
              </w:rPr>
              <w:t xml:space="preserve"> - ФАКЕЛЬНЫЙ ГАЗ (ТОЛЬКО </w:t>
            </w:r>
            <w:del w:id="1120"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1121"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61521341"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BFH</w:t>
            </w:r>
            <w:r w:rsidRPr="00BF38C6">
              <w:rPr>
                <w:rFonts w:ascii="Arial Narrow" w:hAnsi="Arial Narrow"/>
                <w:color w:val="auto"/>
                <w:sz w:val="16"/>
                <w:szCs w:val="16"/>
                <w:lang w:val="ru-RU"/>
              </w:rPr>
              <w:t xml:space="preserve"> – ФАКЕЛЬНЫЙ ГАЗ, ВЫСОКОЕ ДАВЛЕНИЕ</w:t>
            </w:r>
          </w:p>
          <w:p w14:paraId="24B98379"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p>
          <w:p w14:paraId="7BF59125" w14:textId="75C41E71" w:rsidR="00797682" w:rsidRPr="00BF38C6" w:rsidRDefault="00C97A7C"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BV</w:t>
            </w:r>
            <w:r w:rsidRPr="00BF38C6">
              <w:rPr>
                <w:rFonts w:ascii="Arial Narrow" w:hAnsi="Arial Narrow"/>
                <w:color w:val="auto"/>
                <w:sz w:val="16"/>
                <w:szCs w:val="16"/>
                <w:lang w:val="ru-RU"/>
              </w:rPr>
              <w:t xml:space="preserve"> –</w:t>
            </w:r>
            <w:r w:rsidR="00797682" w:rsidRPr="00BF38C6">
              <w:rPr>
                <w:rFonts w:ascii="Arial Narrow" w:hAnsi="Arial Narrow"/>
                <w:color w:val="auto"/>
                <w:sz w:val="16"/>
                <w:szCs w:val="16"/>
                <w:lang w:val="ru-RU"/>
              </w:rPr>
              <w:t xml:space="preserve"> СБРОС В АТМОСФЕРУ </w:t>
            </w:r>
          </w:p>
          <w:p w14:paraId="7D499835" w14:textId="77777777" w:rsidR="00521200" w:rsidRPr="006759B5" w:rsidRDefault="00521200" w:rsidP="00521200">
            <w:pPr>
              <w:pStyle w:val="CellBody"/>
              <w:rPr>
                <w:ins w:id="1122" w:author="Zhunisbayev, Olzhasbek [Bolashak Atyrau Limited]" w:date="2024-05-13T03:21:00Z"/>
                <w:rFonts w:ascii="Arial Narrow" w:hAnsi="Arial Narrow"/>
                <w:color w:val="auto"/>
                <w:sz w:val="16"/>
                <w:szCs w:val="16"/>
                <w:lang w:val="ru-RU"/>
              </w:rPr>
            </w:pPr>
            <w:ins w:id="1123" w:author="Zhunisbayev, Olzhasbek [Bolashak Atyrau Limited]" w:date="2024-05-13T03:21:00Z">
              <w:r w:rsidRPr="00D075E0">
                <w:rPr>
                  <w:rFonts w:ascii="Arial Narrow" w:hAnsi="Arial Narrow"/>
                  <w:color w:val="auto"/>
                  <w:sz w:val="16"/>
                  <w:szCs w:val="16"/>
                </w:rPr>
                <w:t>CBC</w:t>
              </w:r>
              <w:r w:rsidRPr="006759B5">
                <w:rPr>
                  <w:rFonts w:ascii="Arial Narrow" w:hAnsi="Arial Narrow"/>
                  <w:color w:val="auto"/>
                  <w:sz w:val="16"/>
                  <w:szCs w:val="16"/>
                  <w:lang w:val="ru-RU"/>
                </w:rPr>
                <w:t xml:space="preserve"> – ДВУУГЛЕКИСЛЫЙ НАТРИЙ</w:t>
              </w:r>
            </w:ins>
          </w:p>
          <w:p w14:paraId="3CF90609" w14:textId="77777777" w:rsidR="00521200" w:rsidRPr="00BF38C6" w:rsidRDefault="00521200" w:rsidP="00521200">
            <w:pPr>
              <w:pStyle w:val="CellBody"/>
              <w:rPr>
                <w:ins w:id="1124" w:author="Zhunisbayev, Olzhasbek [Bolashak Atyrau Limited]" w:date="2024-05-13T03:22:00Z"/>
                <w:rFonts w:ascii="Arial Narrow" w:hAnsi="Arial Narrow"/>
                <w:color w:val="auto"/>
                <w:sz w:val="16"/>
                <w:szCs w:val="16"/>
                <w:lang w:val="ru-RU"/>
              </w:rPr>
            </w:pPr>
            <w:ins w:id="1125" w:author="Zhunisbayev, Olzhasbek [Bolashak Atyrau Limited]" w:date="2024-05-13T03:22:00Z">
              <w:r w:rsidRPr="00BF38C6">
                <w:rPr>
                  <w:rFonts w:ascii="Arial Narrow" w:hAnsi="Arial Narrow"/>
                  <w:color w:val="auto"/>
                  <w:sz w:val="16"/>
                  <w:szCs w:val="16"/>
                  <w:lang w:val="ru-RU"/>
                </w:rPr>
                <w:t>CC – ОТРАБОТАННЫЙ КАУСТИК</w:t>
              </w:r>
            </w:ins>
          </w:p>
          <w:p w14:paraId="541DB0CA" w14:textId="08FBF988" w:rsidR="00521200" w:rsidRPr="006759B5" w:rsidRDefault="00521200" w:rsidP="00D14C5B">
            <w:pPr>
              <w:pStyle w:val="CellBody"/>
              <w:tabs>
                <w:tab w:val="left" w:pos="0"/>
              </w:tabs>
              <w:rPr>
                <w:rFonts w:ascii="Arial Narrow" w:hAnsi="Arial Narrow"/>
                <w:color w:val="auto"/>
                <w:sz w:val="16"/>
                <w:szCs w:val="16"/>
                <w:lang w:val="ru-RU"/>
              </w:rPr>
            </w:pPr>
            <w:ins w:id="1126" w:author="Zhunisbayev, Olzhasbek [Bolashak Atyrau Limited]" w:date="2024-05-13T03:22:00Z">
              <w:r w:rsidRPr="00BF38C6">
                <w:rPr>
                  <w:rFonts w:ascii="Arial Narrow" w:hAnsi="Arial Narrow"/>
                  <w:color w:val="auto"/>
                  <w:sz w:val="16"/>
                  <w:szCs w:val="16"/>
                  <w:lang w:val="ru-RU"/>
                </w:rPr>
                <w:t>CCC – ХЛОРИД КАЛЬЦИЯ</w:t>
              </w:r>
            </w:ins>
          </w:p>
          <w:p w14:paraId="16CE30A1" w14:textId="5700C8A1"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CCD</w:t>
            </w:r>
            <w:r w:rsidRPr="00BF38C6">
              <w:rPr>
                <w:rFonts w:ascii="Arial Narrow" w:hAnsi="Arial Narrow"/>
                <w:color w:val="auto"/>
                <w:sz w:val="16"/>
                <w:szCs w:val="16"/>
                <w:lang w:val="ru-RU"/>
              </w:rPr>
              <w:t xml:space="preserve"> – ДЕЭМУЛЬГАТОР</w:t>
            </w:r>
          </w:p>
          <w:p w14:paraId="7F2C5173"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CCS</w:t>
            </w:r>
            <w:r w:rsidRPr="00BF38C6">
              <w:rPr>
                <w:rFonts w:ascii="Arial Narrow" w:hAnsi="Arial Narrow"/>
                <w:color w:val="auto"/>
                <w:sz w:val="16"/>
                <w:szCs w:val="16"/>
                <w:lang w:val="ru-RU"/>
              </w:rPr>
              <w:t xml:space="preserve"> – КАУСТИК</w:t>
            </w:r>
          </w:p>
          <w:p w14:paraId="623D951F"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lang w:val="en-GB"/>
              </w:rPr>
              <w:t>CDS</w:t>
            </w:r>
            <w:r w:rsidRPr="00BF38C6">
              <w:rPr>
                <w:rFonts w:ascii="Arial Narrow" w:hAnsi="Arial Narrow"/>
                <w:color w:val="auto"/>
                <w:sz w:val="16"/>
                <w:szCs w:val="16"/>
                <w:lang w:val="ru-RU"/>
              </w:rPr>
              <w:t xml:space="preserve"> - РАСТВОРИТЕЛЬ COS</w:t>
            </w:r>
          </w:p>
          <w:p w14:paraId="39A42BB2" w14:textId="3A11D0E9" w:rsidR="00521200" w:rsidRPr="006759B5" w:rsidRDefault="00521200" w:rsidP="00D14C5B">
            <w:pPr>
              <w:pStyle w:val="CellBody"/>
              <w:tabs>
                <w:tab w:val="left" w:pos="0"/>
              </w:tabs>
              <w:rPr>
                <w:ins w:id="1127" w:author="Zhunisbayev, Olzhasbek [Bolashak Atyrau Limited]" w:date="2024-05-13T03:23:00Z"/>
                <w:rFonts w:ascii="Arial Narrow" w:hAnsi="Arial Narrow"/>
                <w:color w:val="auto"/>
                <w:sz w:val="16"/>
                <w:szCs w:val="16"/>
                <w:lang w:val="ru-RU"/>
              </w:rPr>
            </w:pPr>
            <w:ins w:id="1128" w:author="Zhunisbayev, Olzhasbek [Bolashak Atyrau Limited]" w:date="2024-05-13T03:24:00Z">
              <w:r w:rsidRPr="00D075E0">
                <w:rPr>
                  <w:rFonts w:ascii="Arial Narrow" w:hAnsi="Arial Narrow"/>
                  <w:color w:val="auto"/>
                  <w:sz w:val="16"/>
                  <w:szCs w:val="16"/>
                </w:rPr>
                <w:t>CSB</w:t>
              </w:r>
              <w:r w:rsidRPr="006759B5">
                <w:rPr>
                  <w:rFonts w:ascii="Arial Narrow" w:hAnsi="Arial Narrow"/>
                  <w:color w:val="auto"/>
                  <w:sz w:val="16"/>
                  <w:szCs w:val="16"/>
                  <w:lang w:val="ru-RU"/>
                </w:rPr>
                <w:t xml:space="preserve"> – БИСУЛЬФИТ НАТРИЯ</w:t>
              </w:r>
            </w:ins>
          </w:p>
          <w:p w14:paraId="6F8EB946" w14:textId="75CFA2C4"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CF</w:t>
            </w:r>
            <w:r w:rsidRPr="00BF38C6">
              <w:rPr>
                <w:rFonts w:ascii="Arial Narrow" w:hAnsi="Arial Narrow"/>
                <w:color w:val="auto"/>
                <w:sz w:val="16"/>
                <w:szCs w:val="16"/>
                <w:lang w:val="ru-RU"/>
              </w:rPr>
              <w:t xml:space="preserve"> – ПЕННАЯ СМЕСЬ</w:t>
            </w:r>
          </w:p>
          <w:p w14:paraId="0053BE40" w14:textId="34908D60" w:rsidR="00521200" w:rsidRPr="006759B5" w:rsidRDefault="00521200" w:rsidP="00D14C5B">
            <w:pPr>
              <w:pStyle w:val="CellBody"/>
              <w:tabs>
                <w:tab w:val="left" w:pos="0"/>
              </w:tabs>
              <w:rPr>
                <w:ins w:id="1129" w:author="Zhunisbayev, Olzhasbek [Bolashak Atyrau Limited]" w:date="2024-05-13T03:24:00Z"/>
                <w:rFonts w:ascii="Arial Narrow" w:hAnsi="Arial Narrow"/>
                <w:color w:val="auto"/>
                <w:sz w:val="16"/>
                <w:szCs w:val="16"/>
                <w:lang w:val="ru-RU"/>
                <w:rPrChange w:id="1130" w:author="Zhunisbayev, Olzhasbek [Bolashak Atyrau Limited]" w:date="2024-05-13T03:26:00Z">
                  <w:rPr>
                    <w:ins w:id="1131" w:author="Zhunisbayev, Olzhasbek [Bolashak Atyrau Limited]" w:date="2024-05-13T03:24:00Z"/>
                    <w:rFonts w:ascii="Arial Narrow" w:hAnsi="Arial Narrow"/>
                    <w:color w:val="auto"/>
                    <w:sz w:val="16"/>
                    <w:szCs w:val="16"/>
                    <w:lang w:val="en-GB"/>
                  </w:rPr>
                </w:rPrChange>
              </w:rPr>
            </w:pPr>
            <w:ins w:id="1132" w:author="Zhunisbayev, Olzhasbek [Bolashak Atyrau Limited]" w:date="2024-05-13T03:26:00Z">
              <w:r>
                <w:rPr>
                  <w:rFonts w:ascii="Arial Narrow" w:hAnsi="Arial Narrow"/>
                  <w:color w:val="auto"/>
                  <w:sz w:val="16"/>
                  <w:szCs w:val="16"/>
                </w:rPr>
                <w:t>CFC</w:t>
              </w:r>
              <w:r w:rsidRPr="006759B5">
                <w:rPr>
                  <w:rFonts w:ascii="Arial Narrow" w:hAnsi="Arial Narrow"/>
                  <w:color w:val="auto"/>
                  <w:sz w:val="16"/>
                  <w:szCs w:val="16"/>
                  <w:lang w:val="ru-RU"/>
                </w:rPr>
                <w:t xml:space="preserve"> - </w:t>
              </w:r>
            </w:ins>
            <w:r w:rsidRPr="006759B5">
              <w:rPr>
                <w:rFonts w:ascii="Arial Narrow" w:hAnsi="Arial Narrow"/>
                <w:color w:val="auto"/>
                <w:sz w:val="16"/>
                <w:szCs w:val="16"/>
                <w:lang w:val="ru-RU"/>
              </w:rPr>
              <w:t>ХЛОРИД ЖЕЛЕЗА</w:t>
            </w:r>
          </w:p>
          <w:p w14:paraId="5166ABAA" w14:textId="4472B9EE"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lang w:val="en-GB"/>
              </w:rPr>
              <w:t>CH</w:t>
            </w:r>
            <w:r w:rsidRPr="00BF38C6">
              <w:rPr>
                <w:rFonts w:ascii="Arial Narrow" w:hAnsi="Arial Narrow"/>
                <w:color w:val="auto"/>
                <w:sz w:val="16"/>
                <w:szCs w:val="16"/>
                <w:lang w:val="ru-RU"/>
              </w:rPr>
              <w:t xml:space="preserve"> – РАСТВОР ДИАМИДА</w:t>
            </w:r>
          </w:p>
          <w:p w14:paraId="6AD46EB3"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CI</w:t>
            </w:r>
            <w:r w:rsidRPr="00BF38C6">
              <w:rPr>
                <w:rFonts w:ascii="Arial Narrow" w:hAnsi="Arial Narrow"/>
                <w:color w:val="auto"/>
                <w:sz w:val="16"/>
                <w:szCs w:val="16"/>
                <w:lang w:val="ru-RU"/>
              </w:rPr>
              <w:t xml:space="preserve"> – ХИМИЧЕСКИЙ ИНГИБИТОР И АНТИНАКИПИН</w:t>
            </w:r>
          </w:p>
          <w:p w14:paraId="72A7AFFA"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lang w:val="en-GB"/>
              </w:rPr>
              <w:t>CMX</w:t>
            </w:r>
            <w:r w:rsidRPr="00BF38C6">
              <w:rPr>
                <w:rFonts w:ascii="Arial Narrow" w:hAnsi="Arial Narrow"/>
                <w:color w:val="auto"/>
                <w:sz w:val="16"/>
                <w:szCs w:val="16"/>
                <w:lang w:val="ru-RU"/>
              </w:rPr>
              <w:t xml:space="preserve"> – КАТАЛИЗАТОР МЕРОКС</w:t>
            </w:r>
          </w:p>
          <w:p w14:paraId="2616F9D7"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lang w:val="en-GB"/>
              </w:rPr>
              <w:t>CPE</w:t>
            </w:r>
            <w:r w:rsidRPr="00BF38C6">
              <w:rPr>
                <w:rFonts w:ascii="Arial Narrow" w:hAnsi="Arial Narrow"/>
                <w:color w:val="auto"/>
                <w:sz w:val="16"/>
                <w:szCs w:val="16"/>
                <w:lang w:val="ru-RU"/>
              </w:rPr>
              <w:t xml:space="preserve"> - ПОЛИЭЛЕКТРОЛИТ</w:t>
            </w:r>
          </w:p>
          <w:p w14:paraId="5A7B75DC"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lang w:val="en-GB"/>
              </w:rPr>
              <w:t>CT</w:t>
            </w:r>
            <w:r w:rsidRPr="00BF38C6">
              <w:rPr>
                <w:rFonts w:ascii="Arial Narrow" w:hAnsi="Arial Narrow"/>
                <w:color w:val="auto"/>
                <w:sz w:val="16"/>
                <w:szCs w:val="16"/>
                <w:lang w:val="ru-RU"/>
              </w:rPr>
              <w:t xml:space="preserve"> – НАТРИЙ ФОСФАТ</w:t>
            </w:r>
          </w:p>
          <w:p w14:paraId="4D656112"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lang w:val="en-GB"/>
              </w:rPr>
              <w:t>DCS</w:t>
            </w:r>
            <w:r w:rsidRPr="00BF38C6">
              <w:rPr>
                <w:rFonts w:ascii="Arial Narrow" w:hAnsi="Arial Narrow"/>
                <w:color w:val="auto"/>
                <w:sz w:val="16"/>
                <w:szCs w:val="16"/>
                <w:lang w:val="ru-RU"/>
              </w:rPr>
              <w:t xml:space="preserve"> – ДРЕНАЖ ЩЕЛОЧИ</w:t>
            </w:r>
          </w:p>
          <w:p w14:paraId="4549DBCF"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lang w:val="en-GB"/>
              </w:rPr>
              <w:t>DLC</w:t>
            </w:r>
            <w:r w:rsidRPr="00BF38C6">
              <w:rPr>
                <w:rFonts w:ascii="Arial Narrow" w:hAnsi="Arial Narrow"/>
                <w:color w:val="auto"/>
                <w:sz w:val="16"/>
                <w:szCs w:val="16"/>
                <w:lang w:val="ru-RU"/>
              </w:rPr>
              <w:t xml:space="preserve"> - ДРЕНАЖ ХИМРЕАГЕНТОВ (ОТКРЫТЫЙ)</w:t>
            </w:r>
          </w:p>
          <w:p w14:paraId="3D828019"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DHC</w:t>
            </w:r>
            <w:r w:rsidRPr="00BF38C6">
              <w:rPr>
                <w:rFonts w:ascii="Arial Narrow" w:hAnsi="Arial Narrow"/>
                <w:color w:val="auto"/>
                <w:sz w:val="16"/>
                <w:szCs w:val="16"/>
                <w:lang w:val="ru-RU"/>
              </w:rPr>
              <w:t xml:space="preserve"> - ДРЕНАЖ, УГЛЕВОДОРОДЫ</w:t>
            </w:r>
          </w:p>
          <w:p w14:paraId="52790823" w14:textId="75382DF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DL</w:t>
            </w:r>
            <w:r w:rsidRPr="00BF38C6">
              <w:rPr>
                <w:rFonts w:ascii="Arial Narrow" w:hAnsi="Arial Narrow"/>
                <w:color w:val="auto"/>
                <w:sz w:val="16"/>
                <w:szCs w:val="16"/>
                <w:lang w:val="ru-RU"/>
              </w:rPr>
              <w:t xml:space="preserve"> – ДРЕНАЖ, ПРОМЛИВНЕВ</w:t>
            </w:r>
            <w:r w:rsidR="00C758B4"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00C758B4"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00C758B4"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083A0461"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w:t>
            </w:r>
            <w:r w:rsidRPr="00BF38C6">
              <w:rPr>
                <w:rFonts w:ascii="Arial Narrow" w:hAnsi="Arial Narrow"/>
                <w:color w:val="auto"/>
                <w:sz w:val="16"/>
                <w:szCs w:val="16"/>
                <w:lang w:val="ru-RU"/>
              </w:rPr>
              <w:t xml:space="preserve"> – ТОПЛИВНЫЙ ГАЗ</w:t>
            </w:r>
          </w:p>
          <w:p w14:paraId="34C6B2AA" w14:textId="1DF4F7FA" w:rsidR="00797682" w:rsidRPr="00BF38C6" w:rsidRDefault="00C97A7C"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FGH</w:t>
            </w:r>
            <w:r w:rsidRPr="00BF38C6">
              <w:rPr>
                <w:rFonts w:ascii="Arial Narrow" w:hAnsi="Arial Narrow"/>
                <w:color w:val="auto"/>
                <w:sz w:val="16"/>
                <w:szCs w:val="16"/>
                <w:lang w:val="ru-RU"/>
              </w:rPr>
              <w:t xml:space="preserve"> –</w:t>
            </w:r>
            <w:r w:rsidR="00797682" w:rsidRPr="00BF38C6">
              <w:rPr>
                <w:rFonts w:ascii="Arial Narrow" w:hAnsi="Arial Narrow"/>
                <w:color w:val="auto"/>
                <w:sz w:val="16"/>
                <w:szCs w:val="16"/>
                <w:lang w:val="ru-RU"/>
              </w:rPr>
              <w:t xml:space="preserve"> ТОПЛИВНЫЙ ГАЗ, ВЫСОКОЕ ДВАЛЕНИЕ</w:t>
            </w:r>
          </w:p>
          <w:p w14:paraId="45C0EACA"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GS</w:t>
            </w:r>
            <w:r w:rsidRPr="00BF38C6">
              <w:rPr>
                <w:rFonts w:ascii="Arial Narrow" w:hAnsi="Arial Narrow"/>
                <w:color w:val="auto"/>
                <w:sz w:val="16"/>
                <w:szCs w:val="16"/>
                <w:lang w:val="ru-RU"/>
              </w:rPr>
              <w:t xml:space="preserve"> – СЫРОЙ ГАЗ</w:t>
            </w:r>
          </w:p>
          <w:p w14:paraId="14FC28B8"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lang w:val="en-GB"/>
              </w:rPr>
              <w:t>MEA</w:t>
            </w:r>
            <w:r w:rsidRPr="00BF38C6">
              <w:rPr>
                <w:rFonts w:ascii="Arial Narrow" w:hAnsi="Arial Narrow"/>
                <w:color w:val="auto"/>
                <w:sz w:val="16"/>
                <w:szCs w:val="16"/>
                <w:lang w:val="ru-RU"/>
              </w:rPr>
              <w:t xml:space="preserve"> - МОНОЭТАНОЛАМИН</w:t>
            </w:r>
          </w:p>
          <w:p w14:paraId="28B2CC73"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p>
          <w:p w14:paraId="6E5A14B1" w14:textId="77777777" w:rsidR="00797682" w:rsidRPr="00BF38C6" w:rsidRDefault="00797682" w:rsidP="00D14C5B">
            <w:pPr>
              <w:pStyle w:val="CellBody"/>
              <w:tabs>
                <w:tab w:val="left" w:pos="0"/>
              </w:tabs>
              <w:rPr>
                <w:rFonts w:ascii="Arial Narrow" w:hAnsi="Arial Narrow"/>
                <w:color w:val="auto"/>
                <w:sz w:val="16"/>
                <w:szCs w:val="16"/>
                <w:lang w:val="ru-RU"/>
                <w:rPrChange w:id="1133" w:author="Zhunisbayev, Olzhasbek A [Bolashak Atyrau Limited]" w:date="2022-06-06T22:35:00Z">
                  <w:rPr>
                    <w:rFonts w:ascii="Arial" w:hAnsi="Arial"/>
                    <w:color w:val="auto"/>
                    <w:sz w:val="16"/>
                  </w:rPr>
                </w:rPrChange>
              </w:rPr>
            </w:pPr>
            <w:r w:rsidRPr="00BF38C6">
              <w:rPr>
                <w:rFonts w:ascii="Arial Narrow" w:hAnsi="Arial Narrow"/>
                <w:color w:val="auto"/>
                <w:sz w:val="16"/>
                <w:szCs w:val="16"/>
              </w:rPr>
              <w:t>PHC</w:t>
            </w:r>
            <w:r w:rsidRPr="00BF38C6">
              <w:rPr>
                <w:rFonts w:ascii="Arial Narrow" w:hAnsi="Arial Narrow"/>
                <w:color w:val="auto"/>
                <w:sz w:val="16"/>
                <w:szCs w:val="16"/>
                <w:lang w:val="ru-RU"/>
              </w:rPr>
              <w:t xml:space="preserve"> – ТЕХНОЛОГИЧЕСКИЕ УГЛЕВОДОРОДЫ</w:t>
            </w:r>
          </w:p>
          <w:p w14:paraId="65FD7E21"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PL</w:t>
            </w:r>
            <w:r w:rsidRPr="00BF38C6">
              <w:rPr>
                <w:rFonts w:ascii="Arial Narrow" w:hAnsi="Arial Narrow"/>
                <w:color w:val="auto"/>
                <w:sz w:val="16"/>
                <w:szCs w:val="16"/>
                <w:lang w:val="ru-RU"/>
              </w:rPr>
              <w:t xml:space="preserve"> – СМАЗОЧНОЕ МАСЛО</w:t>
            </w:r>
          </w:p>
          <w:p w14:paraId="7A060FC9" w14:textId="7E3F2C6C" w:rsidR="00FE2E93" w:rsidRPr="006759B5" w:rsidRDefault="00FE2E93" w:rsidP="00D14C5B">
            <w:pPr>
              <w:pStyle w:val="CellBody"/>
              <w:tabs>
                <w:tab w:val="left" w:pos="0"/>
              </w:tabs>
              <w:rPr>
                <w:rFonts w:ascii="Arial Narrow" w:hAnsi="Arial Narrow"/>
                <w:color w:val="auto"/>
                <w:sz w:val="16"/>
                <w:szCs w:val="16"/>
                <w:lang w:val="ru-RU"/>
              </w:rPr>
            </w:pPr>
            <w:r>
              <w:rPr>
                <w:rFonts w:ascii="Arial Narrow" w:hAnsi="Arial Narrow"/>
                <w:color w:val="auto"/>
                <w:sz w:val="16"/>
                <w:szCs w:val="16"/>
              </w:rPr>
              <w:t>PLM</w:t>
            </w:r>
            <w:r w:rsidRPr="006759B5">
              <w:rPr>
                <w:rFonts w:ascii="Arial Narrow" w:hAnsi="Arial Narrow"/>
                <w:color w:val="auto"/>
                <w:sz w:val="16"/>
                <w:szCs w:val="16"/>
                <w:lang w:val="ru-RU"/>
              </w:rPr>
              <w:t xml:space="preserve"> – МАСЛЯНЫЙ ТУМАН</w:t>
            </w:r>
          </w:p>
          <w:p w14:paraId="5628A642" w14:textId="6E5CD28B"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SL</w:t>
            </w:r>
            <w:r w:rsidRPr="00BF38C6">
              <w:rPr>
                <w:rFonts w:ascii="Arial Narrow" w:hAnsi="Arial Narrow"/>
                <w:color w:val="auto"/>
                <w:sz w:val="16"/>
                <w:szCs w:val="16"/>
                <w:lang w:val="ru-RU"/>
              </w:rPr>
              <w:t xml:space="preserve"> – ПАР НД (ТОЛЬКО СОЕДИНЕНИЯ ПРОДУВКИ)</w:t>
            </w:r>
          </w:p>
          <w:p w14:paraId="54BE850E" w14:textId="7EE9741C"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TL</w:t>
            </w:r>
            <w:r w:rsidRPr="00BF38C6">
              <w:rPr>
                <w:rFonts w:ascii="Arial Narrow" w:hAnsi="Arial Narrow"/>
                <w:color w:val="auto"/>
                <w:sz w:val="16"/>
                <w:szCs w:val="16"/>
                <w:lang w:val="ru-RU"/>
              </w:rPr>
              <w:t xml:space="preserve"> – КОНДЕНСАТ НД</w:t>
            </w:r>
            <w:r w:rsidR="00C758B4"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(СОЕДИНЕНИЯ ПРОДУВКИ)</w:t>
            </w:r>
          </w:p>
          <w:p w14:paraId="2C034520"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VA</w:t>
            </w:r>
            <w:r w:rsidRPr="00BF38C6">
              <w:rPr>
                <w:rFonts w:ascii="Arial Narrow" w:hAnsi="Arial Narrow"/>
                <w:color w:val="auto"/>
                <w:sz w:val="16"/>
                <w:szCs w:val="16"/>
                <w:lang w:val="ru-RU"/>
              </w:rPr>
              <w:t xml:space="preserve"> – СЖАТЫЙ ВЛАЖНЫЙ ВОЗДУХ</w:t>
            </w:r>
          </w:p>
          <w:p w14:paraId="147FAAB4"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VB</w:t>
            </w:r>
            <w:r w:rsidRPr="00BF38C6">
              <w:rPr>
                <w:rFonts w:ascii="Arial Narrow" w:hAnsi="Arial Narrow"/>
                <w:color w:val="auto"/>
                <w:sz w:val="16"/>
                <w:szCs w:val="16"/>
                <w:lang w:val="ru-RU"/>
              </w:rPr>
              <w:t xml:space="preserve"> – ВОЗДУХ ДЛЯ ДЫХАНИЯ</w:t>
            </w:r>
          </w:p>
          <w:p w14:paraId="00C47936"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VE</w:t>
            </w:r>
            <w:r w:rsidRPr="00BF38C6">
              <w:rPr>
                <w:rFonts w:ascii="Arial Narrow" w:hAnsi="Arial Narrow"/>
                <w:color w:val="auto"/>
                <w:sz w:val="16"/>
                <w:szCs w:val="16"/>
                <w:lang w:val="ru-RU"/>
              </w:rPr>
              <w:t xml:space="preserve"> – ОТРАБОТАННЫЙ ВОЗДУХ</w:t>
            </w:r>
          </w:p>
          <w:p w14:paraId="0C6ABA7A"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VI</w:t>
            </w:r>
            <w:r w:rsidRPr="00BF38C6">
              <w:rPr>
                <w:rFonts w:ascii="Arial Narrow" w:hAnsi="Arial Narrow"/>
                <w:color w:val="auto"/>
                <w:sz w:val="16"/>
                <w:szCs w:val="16"/>
                <w:lang w:val="ru-RU"/>
              </w:rPr>
              <w:t xml:space="preserve"> – ВОЗДУХ КИП</w:t>
            </w:r>
          </w:p>
          <w:p w14:paraId="75809417"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VP</w:t>
            </w:r>
            <w:r w:rsidRPr="00BF38C6">
              <w:rPr>
                <w:rFonts w:ascii="Arial Narrow" w:hAnsi="Arial Narrow"/>
                <w:color w:val="auto"/>
                <w:sz w:val="16"/>
                <w:szCs w:val="16"/>
                <w:lang w:val="ru-RU"/>
              </w:rPr>
              <w:t xml:space="preserve"> – ТЕХНОЛОГИЧЕСКИЙ ВОЗДУХ</w:t>
            </w:r>
          </w:p>
          <w:p w14:paraId="60BE1D6B"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lang w:val="en-GB"/>
              </w:rPr>
              <w:t>VU</w:t>
            </w:r>
            <w:r w:rsidRPr="00BF38C6">
              <w:rPr>
                <w:rFonts w:ascii="Arial Narrow" w:hAnsi="Arial Narrow"/>
                <w:color w:val="auto"/>
                <w:sz w:val="16"/>
                <w:szCs w:val="16"/>
                <w:lang w:val="ru-RU"/>
              </w:rPr>
              <w:t xml:space="preserve"> – ТЕХНОЛОГИЧЕСКИЙ ВОЗДУХ</w:t>
            </w:r>
          </w:p>
          <w:p w14:paraId="787B790B"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WC</w:t>
            </w:r>
            <w:r w:rsidRPr="00BF38C6">
              <w:rPr>
                <w:rFonts w:ascii="Arial Narrow" w:hAnsi="Arial Narrow"/>
                <w:color w:val="auto"/>
                <w:sz w:val="16"/>
                <w:szCs w:val="16"/>
                <w:lang w:val="ru-RU"/>
              </w:rPr>
              <w:t xml:space="preserve"> – ОХЛАЖДАЮЩАЯ ВОДА</w:t>
            </w:r>
          </w:p>
          <w:p w14:paraId="4D86D9D8" w14:textId="77777777" w:rsidR="00797682" w:rsidRPr="00BF38C6" w:rsidRDefault="00797682" w:rsidP="00D14C5B">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lang w:val="en-GB"/>
              </w:rPr>
              <w:t>WCS</w:t>
            </w:r>
            <w:r w:rsidRPr="00BF38C6">
              <w:rPr>
                <w:rFonts w:ascii="Arial Narrow" w:hAnsi="Arial Narrow"/>
                <w:color w:val="auto"/>
                <w:sz w:val="16"/>
                <w:szCs w:val="16"/>
                <w:lang w:val="ru-RU"/>
              </w:rPr>
              <w:t xml:space="preserve"> - ПОДАЧА ОХЛАЖДАЮЩЕЙ ВОДЫ</w:t>
            </w:r>
          </w:p>
          <w:p w14:paraId="49600883"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lang w:val="en-GB"/>
              </w:rPr>
              <w:lastRenderedPageBreak/>
              <w:t>WCR</w:t>
            </w:r>
            <w:r w:rsidRPr="00BF38C6">
              <w:rPr>
                <w:rFonts w:ascii="Arial Narrow" w:hAnsi="Arial Narrow"/>
                <w:color w:val="auto"/>
                <w:sz w:val="16"/>
                <w:szCs w:val="16"/>
                <w:lang w:val="ru-RU"/>
              </w:rPr>
              <w:t xml:space="preserve"> - ВОЗВРАТ ОХЛАЖДАЮЩЕЙ ВОДЫ</w:t>
            </w:r>
          </w:p>
          <w:p w14:paraId="20ED58B9" w14:textId="0A31CAC0" w:rsidR="00FE2E93" w:rsidRPr="006759B5" w:rsidRDefault="00FE2E93" w:rsidP="00D14C5B">
            <w:pPr>
              <w:pStyle w:val="CellBody"/>
              <w:tabs>
                <w:tab w:val="left" w:pos="0"/>
              </w:tabs>
              <w:rPr>
                <w:rFonts w:ascii="Arial Narrow" w:hAnsi="Arial Narrow"/>
                <w:color w:val="auto"/>
                <w:sz w:val="16"/>
                <w:szCs w:val="16"/>
                <w:lang w:val="ru-RU"/>
              </w:rPr>
            </w:pPr>
            <w:ins w:id="1134" w:author="Zhunisbayev, Olzhasbek [Bolashak Atyrau Limited]" w:date="2024-05-13T03:32:00Z">
              <w:r>
                <w:rPr>
                  <w:rFonts w:ascii="Arial Narrow" w:hAnsi="Arial Narrow"/>
                  <w:color w:val="auto"/>
                  <w:sz w:val="16"/>
                  <w:szCs w:val="16"/>
                </w:rPr>
                <w:t>WD</w:t>
              </w:r>
              <w:r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 ПИТЬЕВАЯ ВОДА</w:t>
              </w:r>
            </w:ins>
          </w:p>
          <w:p w14:paraId="2ED9B145" w14:textId="372A9A44" w:rsidR="00FE2E93" w:rsidRPr="006759B5" w:rsidRDefault="00FE2E93" w:rsidP="00D14C5B">
            <w:pPr>
              <w:pStyle w:val="CellBody"/>
              <w:tabs>
                <w:tab w:val="left" w:pos="0"/>
              </w:tabs>
              <w:rPr>
                <w:ins w:id="1135" w:author="Zhunisbayev, Olzhasbek [Bolashak Atyrau Limited]" w:date="2024-05-13T03:33:00Z"/>
                <w:rFonts w:ascii="Arial Narrow" w:hAnsi="Arial Narrow"/>
                <w:color w:val="auto"/>
                <w:sz w:val="16"/>
                <w:szCs w:val="16"/>
                <w:lang w:val="ru-RU"/>
              </w:rPr>
            </w:pPr>
            <w:ins w:id="1136" w:author="Zhunisbayev, Olzhasbek [Bolashak Atyrau Limited]" w:date="2024-05-13T03:33:00Z">
              <w:r>
                <w:rPr>
                  <w:rFonts w:ascii="Arial Narrow" w:hAnsi="Arial Narrow"/>
                  <w:color w:val="auto"/>
                  <w:sz w:val="16"/>
                  <w:szCs w:val="16"/>
                </w:rPr>
                <w:t>WRA</w:t>
              </w:r>
              <w:r w:rsidRPr="006759B5">
                <w:rPr>
                  <w:rFonts w:ascii="Arial Narrow" w:hAnsi="Arial Narrow"/>
                  <w:color w:val="auto"/>
                  <w:sz w:val="16"/>
                  <w:szCs w:val="16"/>
                  <w:lang w:val="ru-RU"/>
                </w:rPr>
                <w:t xml:space="preserve"> - </w:t>
              </w:r>
              <w:r w:rsidRPr="00BF38C6">
                <w:rPr>
                  <w:rFonts w:ascii="Arial Narrow" w:hAnsi="Arial Narrow"/>
                  <w:color w:val="auto"/>
                  <w:sz w:val="16"/>
                  <w:szCs w:val="16"/>
                  <w:lang w:val="ru-RU"/>
                </w:rPr>
                <w:t>НЕОЧИЩЕННАЯ/СЫРАЯ ВОДА</w:t>
              </w:r>
            </w:ins>
          </w:p>
          <w:p w14:paraId="043369A7" w14:textId="4AE0D860"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WDM</w:t>
            </w:r>
            <w:r w:rsidRPr="00BF38C6">
              <w:rPr>
                <w:rFonts w:ascii="Arial Narrow" w:hAnsi="Arial Narrow"/>
                <w:color w:val="auto"/>
                <w:sz w:val="16"/>
                <w:szCs w:val="16"/>
                <w:lang w:val="ru-RU"/>
              </w:rPr>
              <w:t xml:space="preserve"> - ДЕМИНЕРАЛИЗОВАННАЯ ВОДА</w:t>
            </w:r>
          </w:p>
          <w:p w14:paraId="4368D9E6" w14:textId="77777777" w:rsidR="00797682" w:rsidRPr="00BF38C6" w:rsidRDefault="00797682" w:rsidP="00D14C5B">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WF</w:t>
            </w:r>
            <w:r w:rsidRPr="00BF38C6">
              <w:rPr>
                <w:rFonts w:ascii="Arial Narrow" w:hAnsi="Arial Narrow"/>
                <w:color w:val="auto"/>
                <w:sz w:val="16"/>
                <w:szCs w:val="16"/>
                <w:lang w:val="ru-RU"/>
              </w:rPr>
              <w:t xml:space="preserve"> – ПРОТИВОПОЖАРНАЯ ВОДА</w:t>
            </w:r>
          </w:p>
          <w:p w14:paraId="287C292B"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WHR</w:t>
            </w:r>
            <w:r w:rsidRPr="00BF38C6">
              <w:rPr>
                <w:rFonts w:ascii="Arial Narrow" w:hAnsi="Arial Narrow" w:cs="Arial"/>
                <w:color w:val="auto"/>
                <w:sz w:val="16"/>
                <w:szCs w:val="16"/>
                <w:lang w:val="ru-RU"/>
              </w:rPr>
              <w:t xml:space="preserve"> – ВОЗВРАТ ГОРЯЧЕЙ ВОДЫ</w:t>
            </w:r>
          </w:p>
          <w:p w14:paraId="3E441D94"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WHS</w:t>
            </w:r>
            <w:r w:rsidRPr="00BF38C6">
              <w:rPr>
                <w:rFonts w:ascii="Arial Narrow" w:hAnsi="Arial Narrow" w:cs="Arial"/>
                <w:color w:val="auto"/>
                <w:sz w:val="16"/>
                <w:szCs w:val="16"/>
                <w:lang w:val="ru-RU"/>
              </w:rPr>
              <w:t xml:space="preserve"> – ПОДАЧА ГОРЯЧЕЙ ВОДЫ</w:t>
            </w:r>
          </w:p>
          <w:p w14:paraId="562F9121"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WM</w:t>
            </w:r>
            <w:r w:rsidRPr="00BF38C6">
              <w:rPr>
                <w:rFonts w:ascii="Arial Narrow" w:hAnsi="Arial Narrow" w:cs="Arial"/>
                <w:color w:val="auto"/>
                <w:sz w:val="16"/>
                <w:szCs w:val="16"/>
                <w:lang w:val="ru-RU"/>
              </w:rPr>
              <w:t xml:space="preserve"> – ПОДПИТОЧНАЯ ВОДА</w:t>
            </w:r>
          </w:p>
          <w:p w14:paraId="79DF7B12"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WP</w:t>
            </w:r>
            <w:r w:rsidRPr="00BF38C6">
              <w:rPr>
                <w:rFonts w:ascii="Arial Narrow" w:hAnsi="Arial Narrow" w:cs="Arial"/>
                <w:color w:val="auto"/>
                <w:sz w:val="16"/>
                <w:szCs w:val="16"/>
                <w:lang w:val="ru-RU"/>
              </w:rPr>
              <w:t xml:space="preserve"> – ТЕХНОЛОГИЧЕСКАЯ ВОДА</w:t>
            </w:r>
          </w:p>
          <w:p w14:paraId="0D816AD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WR</w:t>
            </w:r>
            <w:r w:rsidRPr="00BF38C6">
              <w:rPr>
                <w:rFonts w:ascii="Arial Narrow" w:hAnsi="Arial Narrow" w:cs="Arial"/>
                <w:color w:val="auto"/>
                <w:sz w:val="16"/>
                <w:szCs w:val="16"/>
                <w:lang w:val="ru-RU"/>
              </w:rPr>
              <w:t xml:space="preserve"> – ВОЗВРАТ ОХЛАЖДАЮЩЕЙ ВОДЫ</w:t>
            </w:r>
          </w:p>
          <w:p w14:paraId="379D9DD3" w14:textId="63DF3CBD"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WSC</w:t>
            </w:r>
            <w:r w:rsidRPr="00BF38C6">
              <w:rPr>
                <w:rFonts w:ascii="Arial Narrow" w:hAnsi="Arial Narrow" w:cs="Arial"/>
                <w:color w:val="auto"/>
                <w:sz w:val="16"/>
                <w:szCs w:val="16"/>
                <w:lang w:val="ru-RU"/>
              </w:rPr>
              <w:t xml:space="preserve"> – ПОВЕРХНОСТНЫЕ ЛИВНЕВЫЕ СТОКИ</w:t>
            </w:r>
          </w:p>
          <w:p w14:paraId="3452D452" w14:textId="77777777" w:rsidR="00FE2E93" w:rsidRPr="00BF38C6" w:rsidRDefault="00FE2E93" w:rsidP="00FE2E93">
            <w:pPr>
              <w:pStyle w:val="CellBody"/>
              <w:rPr>
                <w:ins w:id="1137" w:author="Zhunisbayev, Olzhasbek [Bolashak Atyrau Limited]" w:date="2024-05-13T03:33:00Z"/>
                <w:rFonts w:ascii="Arial Narrow" w:hAnsi="Arial Narrow" w:cs="Arial"/>
                <w:color w:val="auto"/>
                <w:sz w:val="16"/>
                <w:szCs w:val="16"/>
                <w:lang w:val="ru-RU"/>
              </w:rPr>
            </w:pPr>
            <w:ins w:id="1138" w:author="Zhunisbayev, Olzhasbek [Bolashak Atyrau Limited]" w:date="2024-05-13T03:33:00Z">
              <w:r>
                <w:rPr>
                  <w:rFonts w:ascii="Arial Narrow" w:hAnsi="Arial Narrow" w:cs="Arial"/>
                  <w:color w:val="auto"/>
                  <w:sz w:val="16"/>
                  <w:szCs w:val="16"/>
                  <w:lang w:val="en-GB"/>
                </w:rPr>
                <w:t>WT</w:t>
              </w:r>
              <w:r w:rsidRPr="00BF38C6">
                <w:rPr>
                  <w:rFonts w:ascii="Arial Narrow" w:hAnsi="Arial Narrow"/>
                  <w:color w:val="auto"/>
                  <w:sz w:val="16"/>
                  <w:szCs w:val="16"/>
                  <w:lang w:val="ru-RU"/>
                </w:rPr>
                <w:t xml:space="preserve"> – ОЧИЩЕННАЯ ВОДА</w:t>
              </w:r>
            </w:ins>
          </w:p>
          <w:p w14:paraId="6E75DDD6" w14:textId="044055F6" w:rsidR="00797682" w:rsidRDefault="00797682" w:rsidP="00D14C5B">
            <w:pPr>
              <w:pStyle w:val="CellBody"/>
              <w:rPr>
                <w:rFonts w:ascii="Arial Narrow" w:hAnsi="Arial Narrow" w:cs="Arial"/>
                <w:color w:val="auto"/>
                <w:sz w:val="16"/>
                <w:szCs w:val="16"/>
              </w:rPr>
            </w:pPr>
            <w:r w:rsidRPr="00BF38C6">
              <w:rPr>
                <w:rFonts w:ascii="Arial Narrow" w:hAnsi="Arial Narrow" w:cs="Arial"/>
                <w:color w:val="auto"/>
                <w:sz w:val="16"/>
                <w:szCs w:val="16"/>
                <w:lang w:val="en-GB"/>
              </w:rPr>
              <w:t>WU</w:t>
            </w:r>
            <w:r w:rsidRPr="00BF38C6">
              <w:rPr>
                <w:rFonts w:ascii="Arial Narrow" w:hAnsi="Arial Narrow" w:cs="Arial"/>
                <w:color w:val="auto"/>
                <w:sz w:val="16"/>
                <w:szCs w:val="16"/>
                <w:lang w:val="ru-RU"/>
              </w:rPr>
              <w:t xml:space="preserve"> – ТЕХНИЧЕСКАЯ ВОДА</w:t>
            </w:r>
          </w:p>
          <w:p w14:paraId="3E0E5877" w14:textId="0445AB12" w:rsidR="00C758B4" w:rsidRPr="00C758B4" w:rsidRDefault="00C758B4" w:rsidP="00D14C5B">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47649995" w14:textId="77777777" w:rsidR="00797682" w:rsidRPr="00BF38C6" w:rsidRDefault="00797682" w:rsidP="00D14C5B">
            <w:pPr>
              <w:pStyle w:val="CellBodyCentered"/>
              <w:rPr>
                <w:rFonts w:ascii="Arial Narrow" w:hAnsi="Arial Narrow" w:cs="Arial"/>
                <w:b/>
                <w:color w:val="auto"/>
                <w:sz w:val="16"/>
                <w:szCs w:val="16"/>
                <w:lang w:val="ru-RU"/>
              </w:rPr>
            </w:pPr>
          </w:p>
          <w:p w14:paraId="7964C67D" w14:textId="77777777" w:rsidR="00797682" w:rsidRPr="00BF38C6" w:rsidRDefault="00797682" w:rsidP="00D14C5B">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t>150P22</w:t>
            </w:r>
          </w:p>
          <w:p w14:paraId="2A1F8FB0" w14:textId="77777777" w:rsidR="00797682" w:rsidRPr="00BF38C6" w:rsidRDefault="00797682" w:rsidP="00D14C5B">
            <w:pPr>
              <w:pStyle w:val="CellBodyCentered"/>
              <w:rPr>
                <w:rFonts w:ascii="Arial Narrow" w:hAnsi="Arial Narrow" w:cs="Arial"/>
                <w:b/>
                <w:color w:val="auto"/>
                <w:sz w:val="16"/>
                <w:szCs w:val="16"/>
                <w:lang w:val="en-GB"/>
              </w:rPr>
            </w:pPr>
          </w:p>
          <w:p w14:paraId="17D82A88" w14:textId="77777777" w:rsidR="00797682" w:rsidRPr="00BF38C6" w:rsidRDefault="00797682" w:rsidP="00D14C5B">
            <w:pPr>
              <w:pStyle w:val="CellBodyCentered"/>
              <w:rPr>
                <w:rFonts w:ascii="Arial Narrow" w:hAnsi="Arial Narrow" w:cs="Arial"/>
                <w:b/>
                <w:color w:val="auto"/>
                <w:sz w:val="16"/>
                <w:szCs w:val="16"/>
                <w:lang w:val="en-GB"/>
              </w:rPr>
            </w:pPr>
          </w:p>
          <w:p w14:paraId="5AE463D8" w14:textId="77777777" w:rsidR="00797682" w:rsidRPr="00BF38C6" w:rsidRDefault="00797682" w:rsidP="00D14C5B">
            <w:pPr>
              <w:pStyle w:val="CellBodyCentered"/>
              <w:rPr>
                <w:rFonts w:ascii="Arial Narrow" w:hAnsi="Arial Narrow" w:cs="Arial"/>
                <w:b/>
                <w:color w:val="auto"/>
                <w:sz w:val="16"/>
                <w:szCs w:val="16"/>
                <w:lang w:val="en-GB"/>
              </w:rPr>
            </w:pPr>
          </w:p>
          <w:p w14:paraId="06D73767" w14:textId="77777777" w:rsidR="00797682" w:rsidRPr="00BF38C6" w:rsidRDefault="00797682" w:rsidP="00D14C5B">
            <w:pPr>
              <w:pStyle w:val="CellBodyCentered"/>
              <w:rPr>
                <w:rFonts w:ascii="Arial Narrow" w:hAnsi="Arial Narrow" w:cs="Arial"/>
                <w:b/>
                <w:color w:val="auto"/>
                <w:sz w:val="16"/>
                <w:szCs w:val="16"/>
                <w:lang w:val="en-GB"/>
              </w:rPr>
            </w:pPr>
          </w:p>
          <w:p w14:paraId="09752D68" w14:textId="77777777" w:rsidR="00797682" w:rsidRPr="00BF38C6" w:rsidRDefault="00797682" w:rsidP="00D14C5B">
            <w:pPr>
              <w:pStyle w:val="CellBodyCentered"/>
              <w:rPr>
                <w:rFonts w:ascii="Arial Narrow" w:hAnsi="Arial Narrow" w:cs="Arial"/>
                <w:b/>
                <w:color w:val="auto"/>
                <w:sz w:val="16"/>
                <w:szCs w:val="16"/>
                <w:lang w:val="en-GB"/>
              </w:rPr>
            </w:pPr>
          </w:p>
          <w:p w14:paraId="6F5BB117" w14:textId="77777777" w:rsidR="00797682" w:rsidRPr="00BF38C6" w:rsidRDefault="00797682" w:rsidP="00D14C5B">
            <w:pPr>
              <w:pStyle w:val="CellBodyCentered"/>
              <w:rPr>
                <w:rFonts w:ascii="Arial Narrow" w:hAnsi="Arial Narrow" w:cs="Arial"/>
                <w:b/>
                <w:color w:val="auto"/>
                <w:sz w:val="16"/>
                <w:szCs w:val="16"/>
                <w:lang w:val="en-GB"/>
              </w:rPr>
            </w:pPr>
          </w:p>
          <w:p w14:paraId="2BA5B60B" w14:textId="77777777" w:rsidR="00797682" w:rsidRPr="00BF38C6" w:rsidRDefault="00797682" w:rsidP="00D14C5B">
            <w:pPr>
              <w:pStyle w:val="CellBodyCentered"/>
              <w:rPr>
                <w:rFonts w:ascii="Arial Narrow" w:hAnsi="Arial Narrow" w:cs="Arial"/>
                <w:b/>
                <w:color w:val="auto"/>
                <w:sz w:val="16"/>
                <w:szCs w:val="16"/>
                <w:lang w:val="en-GB"/>
              </w:rPr>
            </w:pPr>
          </w:p>
          <w:p w14:paraId="0F45930C" w14:textId="77777777" w:rsidR="00797682" w:rsidRPr="00BF38C6" w:rsidRDefault="00797682" w:rsidP="00D14C5B">
            <w:pPr>
              <w:pStyle w:val="CellBodyCentered"/>
              <w:rPr>
                <w:rFonts w:ascii="Arial Narrow" w:hAnsi="Arial Narrow" w:cs="Arial"/>
                <w:b/>
                <w:color w:val="auto"/>
                <w:sz w:val="16"/>
                <w:szCs w:val="16"/>
                <w:lang w:val="en-GB"/>
              </w:rPr>
            </w:pPr>
          </w:p>
          <w:p w14:paraId="7B26FF09" w14:textId="77777777" w:rsidR="00797682" w:rsidRPr="00BF38C6" w:rsidRDefault="00797682" w:rsidP="00D14C5B">
            <w:pPr>
              <w:pStyle w:val="CellBodyCentered"/>
              <w:rPr>
                <w:rFonts w:ascii="Arial Narrow" w:hAnsi="Arial Narrow" w:cs="Arial"/>
                <w:b/>
                <w:color w:val="auto"/>
                <w:sz w:val="16"/>
                <w:szCs w:val="16"/>
                <w:lang w:val="en-GB"/>
              </w:rPr>
            </w:pPr>
          </w:p>
          <w:p w14:paraId="2212E7A5" w14:textId="77777777" w:rsidR="00797682" w:rsidRPr="00BF38C6" w:rsidRDefault="00797682" w:rsidP="00D14C5B">
            <w:pPr>
              <w:pStyle w:val="CellBodyCentered"/>
              <w:rPr>
                <w:rFonts w:ascii="Arial Narrow" w:hAnsi="Arial Narrow" w:cs="Arial"/>
                <w:b/>
                <w:color w:val="auto"/>
                <w:sz w:val="16"/>
                <w:szCs w:val="16"/>
                <w:lang w:val="en-GB"/>
              </w:rPr>
            </w:pPr>
          </w:p>
          <w:p w14:paraId="4A4D63A8" w14:textId="77777777" w:rsidR="00797682" w:rsidRPr="00BF38C6" w:rsidRDefault="00797682" w:rsidP="00D14C5B">
            <w:pPr>
              <w:pStyle w:val="CellBodyCentered"/>
              <w:rPr>
                <w:rFonts w:ascii="Arial Narrow" w:hAnsi="Arial Narrow" w:cs="Arial"/>
                <w:b/>
                <w:color w:val="auto"/>
                <w:sz w:val="16"/>
                <w:szCs w:val="16"/>
                <w:lang w:val="en-GB"/>
              </w:rPr>
            </w:pPr>
          </w:p>
          <w:p w14:paraId="15F4FF26" w14:textId="77777777" w:rsidR="00797682" w:rsidRPr="00BF38C6" w:rsidRDefault="00797682" w:rsidP="00D14C5B">
            <w:pPr>
              <w:pStyle w:val="CellBodyCentered"/>
              <w:rPr>
                <w:rFonts w:ascii="Arial Narrow" w:hAnsi="Arial Narrow" w:cs="Arial"/>
                <w:b/>
                <w:color w:val="auto"/>
                <w:sz w:val="16"/>
                <w:szCs w:val="16"/>
                <w:lang w:val="en-GB"/>
              </w:rPr>
            </w:pPr>
          </w:p>
          <w:p w14:paraId="72ED037B" w14:textId="77777777" w:rsidR="00797682" w:rsidRPr="00BF38C6" w:rsidRDefault="00797682" w:rsidP="00D14C5B">
            <w:pPr>
              <w:pStyle w:val="CellBodyCentered"/>
              <w:rPr>
                <w:rFonts w:ascii="Arial Narrow" w:hAnsi="Arial Narrow" w:cs="Arial"/>
                <w:b/>
                <w:color w:val="auto"/>
                <w:sz w:val="16"/>
                <w:szCs w:val="16"/>
                <w:lang w:val="en-GB"/>
              </w:rPr>
            </w:pPr>
          </w:p>
          <w:p w14:paraId="09AB8C1C" w14:textId="77777777" w:rsidR="00797682" w:rsidRPr="00BF38C6" w:rsidRDefault="00797682" w:rsidP="00D14C5B">
            <w:pPr>
              <w:pStyle w:val="CellBodyCentered"/>
              <w:rPr>
                <w:rFonts w:ascii="Arial Narrow" w:hAnsi="Arial Narrow" w:cs="Arial"/>
                <w:b/>
                <w:color w:val="auto"/>
                <w:sz w:val="16"/>
                <w:szCs w:val="16"/>
                <w:lang w:val="en-GB"/>
              </w:rPr>
            </w:pPr>
          </w:p>
          <w:p w14:paraId="152ABC8E" w14:textId="77777777" w:rsidR="00797682" w:rsidRPr="00BF38C6" w:rsidRDefault="00797682" w:rsidP="00D14C5B">
            <w:pPr>
              <w:pStyle w:val="CellBodyCentered"/>
              <w:rPr>
                <w:rFonts w:ascii="Arial Narrow" w:hAnsi="Arial Narrow" w:cs="Arial"/>
                <w:b/>
                <w:color w:val="auto"/>
                <w:sz w:val="16"/>
                <w:szCs w:val="16"/>
                <w:lang w:val="en-GB"/>
              </w:rPr>
            </w:pPr>
          </w:p>
          <w:p w14:paraId="239057C6" w14:textId="77777777" w:rsidR="00797682" w:rsidRPr="00BF38C6" w:rsidRDefault="00797682" w:rsidP="00D14C5B">
            <w:pPr>
              <w:pStyle w:val="CellBodyCentered"/>
              <w:rPr>
                <w:rFonts w:ascii="Arial Narrow" w:hAnsi="Arial Narrow" w:cs="Arial"/>
                <w:b/>
                <w:color w:val="auto"/>
                <w:sz w:val="16"/>
                <w:szCs w:val="16"/>
                <w:lang w:val="en-GB"/>
              </w:rPr>
            </w:pPr>
          </w:p>
          <w:p w14:paraId="738405A4" w14:textId="77777777" w:rsidR="00797682" w:rsidRPr="00BF38C6" w:rsidRDefault="00797682" w:rsidP="00D14C5B">
            <w:pPr>
              <w:pStyle w:val="CellBodyCentered"/>
              <w:rPr>
                <w:rFonts w:ascii="Arial Narrow" w:hAnsi="Arial Narrow" w:cs="Arial"/>
                <w:b/>
                <w:color w:val="auto"/>
                <w:sz w:val="16"/>
                <w:szCs w:val="16"/>
                <w:lang w:val="en-GB"/>
              </w:rPr>
            </w:pPr>
          </w:p>
          <w:p w14:paraId="2AD9660E" w14:textId="77777777" w:rsidR="00797682" w:rsidRPr="00BF38C6" w:rsidRDefault="00797682" w:rsidP="00D14C5B">
            <w:pPr>
              <w:pStyle w:val="CellBodyCentered"/>
              <w:rPr>
                <w:rFonts w:ascii="Arial Narrow" w:hAnsi="Arial Narrow" w:cs="Arial"/>
                <w:b/>
                <w:color w:val="auto"/>
                <w:sz w:val="16"/>
                <w:szCs w:val="16"/>
                <w:lang w:val="en-GB"/>
              </w:rPr>
            </w:pPr>
          </w:p>
          <w:p w14:paraId="712CFC20" w14:textId="77777777" w:rsidR="00797682" w:rsidRPr="00BF38C6" w:rsidRDefault="00797682" w:rsidP="00D14C5B">
            <w:pPr>
              <w:pStyle w:val="CellBodyCentered"/>
              <w:rPr>
                <w:rFonts w:ascii="Arial Narrow" w:hAnsi="Arial Narrow" w:cs="Arial"/>
                <w:b/>
                <w:color w:val="auto"/>
                <w:sz w:val="16"/>
                <w:szCs w:val="16"/>
                <w:lang w:val="en-GB"/>
              </w:rPr>
            </w:pPr>
          </w:p>
          <w:p w14:paraId="65D15E0B" w14:textId="77777777" w:rsidR="00797682" w:rsidRPr="00BF38C6" w:rsidRDefault="00797682" w:rsidP="00D14C5B">
            <w:pPr>
              <w:pStyle w:val="CellBodyCentered"/>
              <w:rPr>
                <w:rFonts w:ascii="Arial Narrow" w:hAnsi="Arial Narrow" w:cs="Arial"/>
                <w:b/>
                <w:color w:val="auto"/>
                <w:sz w:val="16"/>
                <w:szCs w:val="16"/>
                <w:lang w:val="en-GB"/>
              </w:rPr>
            </w:pPr>
          </w:p>
          <w:p w14:paraId="2C11C71B" w14:textId="77777777" w:rsidR="00797682" w:rsidRPr="00BF38C6" w:rsidRDefault="00797682" w:rsidP="00D14C5B">
            <w:pPr>
              <w:pStyle w:val="CellBodyCentered"/>
              <w:rPr>
                <w:rFonts w:ascii="Arial Narrow" w:hAnsi="Arial Narrow" w:cs="Arial"/>
                <w:b/>
                <w:color w:val="auto"/>
                <w:sz w:val="16"/>
                <w:szCs w:val="16"/>
                <w:lang w:val="en-GB"/>
              </w:rPr>
            </w:pPr>
          </w:p>
          <w:p w14:paraId="41101AFE" w14:textId="77777777" w:rsidR="00797682" w:rsidRPr="00BF38C6" w:rsidRDefault="00797682" w:rsidP="00D14C5B">
            <w:pPr>
              <w:pStyle w:val="CellBodyCentered"/>
              <w:rPr>
                <w:rFonts w:ascii="Arial Narrow" w:hAnsi="Arial Narrow" w:cs="Arial"/>
                <w:b/>
                <w:color w:val="auto"/>
                <w:sz w:val="16"/>
                <w:szCs w:val="16"/>
                <w:lang w:val="en-GB"/>
              </w:rPr>
            </w:pPr>
          </w:p>
          <w:p w14:paraId="21E8675B" w14:textId="77777777" w:rsidR="00797682" w:rsidRPr="00BF38C6" w:rsidRDefault="00797682" w:rsidP="00D14C5B">
            <w:pPr>
              <w:pStyle w:val="CellBodyCentered"/>
              <w:rPr>
                <w:rFonts w:ascii="Arial Narrow" w:hAnsi="Arial Narrow" w:cs="Arial"/>
                <w:b/>
                <w:color w:val="auto"/>
                <w:sz w:val="16"/>
                <w:szCs w:val="16"/>
                <w:lang w:val="en-GB"/>
              </w:rPr>
            </w:pPr>
          </w:p>
          <w:p w14:paraId="6BD1C2CE" w14:textId="77777777" w:rsidR="00797682" w:rsidRPr="00BF38C6" w:rsidRDefault="00797682" w:rsidP="00D14C5B">
            <w:pPr>
              <w:pStyle w:val="CellBodyCentered"/>
              <w:rPr>
                <w:rFonts w:ascii="Arial Narrow" w:hAnsi="Arial Narrow" w:cs="Arial"/>
                <w:b/>
                <w:color w:val="auto"/>
                <w:sz w:val="16"/>
                <w:szCs w:val="16"/>
                <w:lang w:val="en-GB"/>
              </w:rPr>
            </w:pPr>
          </w:p>
          <w:p w14:paraId="692B543E" w14:textId="77777777" w:rsidR="00797682" w:rsidRPr="00BF38C6" w:rsidRDefault="00797682" w:rsidP="00D14C5B">
            <w:pPr>
              <w:pStyle w:val="CellBodyCentered"/>
              <w:rPr>
                <w:rFonts w:ascii="Arial Narrow" w:hAnsi="Arial Narrow" w:cs="Arial"/>
                <w:b/>
                <w:color w:val="auto"/>
                <w:sz w:val="16"/>
                <w:szCs w:val="16"/>
                <w:lang w:val="en-GB"/>
              </w:rPr>
            </w:pPr>
          </w:p>
          <w:p w14:paraId="3E4BAEA8" w14:textId="77777777" w:rsidR="00797682" w:rsidRPr="00BF38C6" w:rsidRDefault="00797682" w:rsidP="00D14C5B">
            <w:pPr>
              <w:pStyle w:val="CellBodyCentered"/>
              <w:rPr>
                <w:rFonts w:ascii="Arial Narrow" w:hAnsi="Arial Narrow" w:cs="Arial"/>
                <w:b/>
                <w:color w:val="auto"/>
                <w:sz w:val="16"/>
                <w:szCs w:val="16"/>
                <w:lang w:val="en-GB"/>
              </w:rPr>
            </w:pPr>
          </w:p>
          <w:p w14:paraId="78783E97" w14:textId="77777777" w:rsidR="00797682" w:rsidRPr="00BF38C6" w:rsidRDefault="00797682" w:rsidP="00D14C5B">
            <w:pPr>
              <w:pStyle w:val="CellBodyCentered"/>
              <w:rPr>
                <w:rFonts w:ascii="Arial Narrow" w:hAnsi="Arial Narrow" w:cs="Arial"/>
                <w:b/>
                <w:color w:val="auto"/>
                <w:sz w:val="16"/>
                <w:szCs w:val="16"/>
                <w:lang w:val="en-GB"/>
              </w:rPr>
            </w:pPr>
          </w:p>
          <w:p w14:paraId="380625B6" w14:textId="77777777" w:rsidR="00797682" w:rsidRPr="00BF38C6" w:rsidRDefault="00797682" w:rsidP="00D14C5B">
            <w:pPr>
              <w:pStyle w:val="CellBodyCentered"/>
              <w:rPr>
                <w:rFonts w:ascii="Arial Narrow" w:hAnsi="Arial Narrow" w:cs="Arial"/>
                <w:b/>
                <w:color w:val="auto"/>
                <w:sz w:val="16"/>
                <w:szCs w:val="16"/>
                <w:lang w:val="en-GB"/>
              </w:rPr>
            </w:pPr>
          </w:p>
          <w:p w14:paraId="5EE17E86" w14:textId="77777777" w:rsidR="00797682" w:rsidRPr="00BF38C6" w:rsidRDefault="00797682" w:rsidP="00D14C5B">
            <w:pPr>
              <w:pStyle w:val="CellBodyCentered"/>
              <w:rPr>
                <w:rFonts w:ascii="Arial Narrow" w:hAnsi="Arial Narrow" w:cs="Arial"/>
                <w:b/>
                <w:color w:val="auto"/>
                <w:sz w:val="16"/>
                <w:szCs w:val="16"/>
                <w:lang w:val="en-GB"/>
              </w:rPr>
            </w:pPr>
          </w:p>
          <w:p w14:paraId="0BBFB87E" w14:textId="77777777" w:rsidR="00797682" w:rsidRPr="00BF38C6" w:rsidRDefault="00797682" w:rsidP="00D14C5B">
            <w:pPr>
              <w:pStyle w:val="CellBodyCentered"/>
              <w:rPr>
                <w:rFonts w:ascii="Arial Narrow" w:hAnsi="Arial Narrow" w:cs="Arial"/>
                <w:b/>
                <w:color w:val="auto"/>
                <w:sz w:val="16"/>
                <w:szCs w:val="16"/>
                <w:lang w:val="en-GB"/>
              </w:rPr>
            </w:pPr>
          </w:p>
          <w:p w14:paraId="55157D22" w14:textId="77777777" w:rsidR="00797682" w:rsidRPr="00BF38C6" w:rsidRDefault="00797682" w:rsidP="00D14C5B">
            <w:pPr>
              <w:pStyle w:val="CellBodyCentered"/>
              <w:rPr>
                <w:rFonts w:ascii="Arial Narrow" w:hAnsi="Arial Narrow" w:cs="Arial"/>
                <w:b/>
                <w:color w:val="auto"/>
                <w:sz w:val="16"/>
                <w:szCs w:val="16"/>
                <w:lang w:val="en-GB"/>
              </w:rPr>
            </w:pPr>
          </w:p>
          <w:p w14:paraId="346E6681" w14:textId="77777777" w:rsidR="00797682" w:rsidRPr="00BF38C6" w:rsidRDefault="00797682" w:rsidP="00D14C5B">
            <w:pPr>
              <w:pStyle w:val="CellBodyCentered"/>
              <w:rPr>
                <w:rFonts w:ascii="Arial Narrow" w:hAnsi="Arial Narrow" w:cs="Arial"/>
                <w:b/>
                <w:color w:val="auto"/>
                <w:sz w:val="16"/>
                <w:szCs w:val="16"/>
                <w:lang w:val="en-GB"/>
              </w:rPr>
            </w:pPr>
          </w:p>
          <w:p w14:paraId="0A5F44F3" w14:textId="77777777" w:rsidR="00797682" w:rsidRPr="00BF38C6" w:rsidRDefault="00797682" w:rsidP="00D14C5B">
            <w:pPr>
              <w:pStyle w:val="CellBodyCentered"/>
              <w:rPr>
                <w:rFonts w:ascii="Arial Narrow" w:hAnsi="Arial Narrow" w:cs="Arial"/>
                <w:b/>
                <w:color w:val="auto"/>
                <w:sz w:val="16"/>
                <w:szCs w:val="16"/>
                <w:lang w:val="en-GB"/>
              </w:rPr>
            </w:pPr>
          </w:p>
          <w:p w14:paraId="03E4C8D7" w14:textId="77777777" w:rsidR="00797682" w:rsidRPr="00BF38C6" w:rsidRDefault="00797682" w:rsidP="00D14C5B">
            <w:pPr>
              <w:pStyle w:val="CellBodyCentered"/>
              <w:rPr>
                <w:rFonts w:ascii="Arial Narrow" w:hAnsi="Arial Narrow" w:cs="Arial"/>
                <w:b/>
                <w:color w:val="auto"/>
                <w:sz w:val="16"/>
                <w:szCs w:val="16"/>
                <w:lang w:val="en-GB"/>
              </w:rPr>
            </w:pPr>
          </w:p>
          <w:p w14:paraId="1235F41A" w14:textId="77777777" w:rsidR="00797682" w:rsidRPr="00BF38C6" w:rsidRDefault="00797682" w:rsidP="00D14C5B">
            <w:pPr>
              <w:pStyle w:val="CellBodyCentered"/>
              <w:rPr>
                <w:rFonts w:ascii="Arial Narrow" w:hAnsi="Arial Narrow" w:cs="Arial"/>
                <w:b/>
                <w:color w:val="auto"/>
                <w:sz w:val="16"/>
                <w:szCs w:val="16"/>
                <w:lang w:val="en-GB"/>
              </w:rPr>
            </w:pPr>
          </w:p>
          <w:p w14:paraId="72BC4A4E" w14:textId="77777777" w:rsidR="00797682" w:rsidRPr="00BF38C6" w:rsidRDefault="00797682" w:rsidP="00D14C5B">
            <w:pPr>
              <w:pStyle w:val="CellBodyCentered"/>
              <w:rPr>
                <w:rFonts w:ascii="Arial Narrow" w:hAnsi="Arial Narrow" w:cs="Arial"/>
                <w:b/>
                <w:color w:val="auto"/>
                <w:sz w:val="16"/>
                <w:szCs w:val="16"/>
                <w:lang w:val="en-GB"/>
              </w:rPr>
            </w:pPr>
          </w:p>
          <w:p w14:paraId="3C7B8EB8" w14:textId="77777777" w:rsidR="00797682" w:rsidRPr="00BF38C6" w:rsidRDefault="00797682" w:rsidP="00D14C5B">
            <w:pPr>
              <w:pStyle w:val="CellBodyCentered"/>
              <w:rPr>
                <w:rFonts w:ascii="Arial Narrow" w:hAnsi="Arial Narrow" w:cs="Arial"/>
                <w:b/>
                <w:color w:val="auto"/>
                <w:sz w:val="16"/>
                <w:szCs w:val="16"/>
                <w:lang w:val="en-GB"/>
              </w:rPr>
            </w:pPr>
          </w:p>
          <w:p w14:paraId="6B1EF066" w14:textId="77777777" w:rsidR="00797682" w:rsidRPr="00BF38C6" w:rsidRDefault="00797682" w:rsidP="00D14C5B">
            <w:pPr>
              <w:pStyle w:val="CellBodyCentered"/>
              <w:rPr>
                <w:rFonts w:ascii="Arial Narrow" w:hAnsi="Arial Narrow" w:cs="Arial"/>
                <w:b/>
                <w:color w:val="auto"/>
                <w:sz w:val="16"/>
                <w:szCs w:val="16"/>
                <w:lang w:val="en-GB"/>
              </w:rPr>
            </w:pPr>
          </w:p>
          <w:p w14:paraId="1CF964CE" w14:textId="77777777" w:rsidR="00797682" w:rsidRPr="00BF38C6" w:rsidRDefault="00797682" w:rsidP="00D14C5B">
            <w:pPr>
              <w:pStyle w:val="CellBodyCentered"/>
              <w:rPr>
                <w:rFonts w:ascii="Arial Narrow" w:hAnsi="Arial Narrow" w:cs="Arial"/>
                <w:b/>
                <w:color w:val="auto"/>
                <w:sz w:val="16"/>
                <w:szCs w:val="16"/>
                <w:lang w:val="en-GB"/>
              </w:rPr>
            </w:pPr>
          </w:p>
          <w:p w14:paraId="269CEE1B" w14:textId="77777777" w:rsidR="00797682" w:rsidRPr="00BF38C6" w:rsidRDefault="00797682" w:rsidP="00D14C5B">
            <w:pPr>
              <w:pStyle w:val="CellBodyCentered"/>
              <w:rPr>
                <w:rFonts w:ascii="Arial Narrow" w:hAnsi="Arial Narrow" w:cs="Arial"/>
                <w:b/>
                <w:color w:val="auto"/>
                <w:sz w:val="16"/>
                <w:szCs w:val="16"/>
                <w:lang w:val="en-GB"/>
              </w:rPr>
            </w:pPr>
          </w:p>
          <w:p w14:paraId="6D674F48" w14:textId="77777777" w:rsidR="00797682" w:rsidRPr="00BF38C6" w:rsidRDefault="00797682" w:rsidP="00D14C5B">
            <w:pPr>
              <w:pStyle w:val="CellBodyCentered"/>
              <w:rPr>
                <w:rFonts w:ascii="Arial Narrow" w:hAnsi="Arial Narrow" w:cs="Arial"/>
                <w:b/>
                <w:color w:val="auto"/>
                <w:sz w:val="16"/>
                <w:szCs w:val="16"/>
                <w:lang w:val="en-GB"/>
              </w:rPr>
            </w:pPr>
          </w:p>
          <w:p w14:paraId="2F597651" w14:textId="77777777" w:rsidR="00797682" w:rsidRPr="00BF38C6" w:rsidRDefault="00797682" w:rsidP="00D14C5B">
            <w:pPr>
              <w:pStyle w:val="CellBodyCentered"/>
              <w:rPr>
                <w:rFonts w:ascii="Arial Narrow" w:hAnsi="Arial Narrow" w:cs="Arial"/>
                <w:b/>
                <w:color w:val="auto"/>
                <w:sz w:val="16"/>
                <w:szCs w:val="16"/>
                <w:lang w:val="en-GB"/>
              </w:rPr>
            </w:pPr>
          </w:p>
          <w:p w14:paraId="161CD054" w14:textId="77777777" w:rsidR="00797682" w:rsidRPr="00BF38C6" w:rsidRDefault="00797682" w:rsidP="00D14C5B">
            <w:pPr>
              <w:pStyle w:val="CellBodyCentered"/>
              <w:rPr>
                <w:rFonts w:ascii="Arial Narrow" w:hAnsi="Arial Narrow" w:cs="Arial"/>
                <w:b/>
                <w:color w:val="auto"/>
                <w:sz w:val="16"/>
                <w:szCs w:val="16"/>
                <w:lang w:val="en-GB"/>
              </w:rPr>
            </w:pPr>
          </w:p>
          <w:p w14:paraId="14E3E060" w14:textId="77777777" w:rsidR="00797682" w:rsidRDefault="00C043E1" w:rsidP="00D14C5B">
            <w:pPr>
              <w:pStyle w:val="CellBodyCentered"/>
              <w:rPr>
                <w:rFonts w:ascii="Arial Narrow" w:hAnsi="Arial Narrow" w:cs="Arial"/>
                <w:b/>
                <w:color w:val="auto"/>
                <w:sz w:val="16"/>
                <w:szCs w:val="16"/>
              </w:rPr>
            </w:pPr>
            <w:r>
              <w:rPr>
                <w:rFonts w:ascii="Arial Narrow" w:hAnsi="Arial Narrow" w:cs="Arial"/>
                <w:b/>
                <w:color w:val="auto"/>
                <w:sz w:val="16"/>
                <w:szCs w:val="16"/>
                <w:lang w:val="ru-RU"/>
              </w:rPr>
              <w:lastRenderedPageBreak/>
              <w:t>150</w:t>
            </w:r>
            <w:r>
              <w:rPr>
                <w:rFonts w:ascii="Arial Narrow" w:hAnsi="Arial Narrow" w:cs="Arial"/>
                <w:b/>
                <w:color w:val="auto"/>
                <w:sz w:val="16"/>
                <w:szCs w:val="16"/>
              </w:rPr>
              <w:t>P22</w:t>
            </w:r>
          </w:p>
          <w:p w14:paraId="78D24806" w14:textId="4979B9AC" w:rsidR="00C043E1" w:rsidRPr="00C043E1" w:rsidRDefault="00C043E1" w:rsidP="00D14C5B">
            <w:pPr>
              <w:pStyle w:val="CellBodyCentered"/>
              <w:rPr>
                <w:rFonts w:ascii="Arial Narrow" w:hAnsi="Arial Narrow" w:cs="Arial"/>
                <w:b/>
                <w:color w:val="auto"/>
                <w:sz w:val="16"/>
                <w:szCs w:val="16"/>
                <w:lang w:val="ru-RU"/>
              </w:rPr>
            </w:pPr>
            <w:r>
              <w:rPr>
                <w:rFonts w:ascii="Arial Narrow" w:hAnsi="Arial Narrow" w:cs="Arial"/>
                <w:b/>
                <w:color w:val="auto"/>
                <w:sz w:val="16"/>
                <w:szCs w:val="16"/>
                <w:lang w:val="ru-RU"/>
              </w:rPr>
              <w:t>Прод.</w:t>
            </w:r>
          </w:p>
        </w:tc>
        <w:tc>
          <w:tcPr>
            <w:tcW w:w="720" w:type="dxa"/>
            <w:tcBorders>
              <w:top w:val="single" w:sz="6" w:space="0" w:color="auto"/>
              <w:left w:val="single" w:sz="6" w:space="0" w:color="auto"/>
              <w:bottom w:val="single" w:sz="6" w:space="0" w:color="auto"/>
              <w:right w:val="single" w:sz="6" w:space="0" w:color="auto"/>
            </w:tcBorders>
          </w:tcPr>
          <w:p w14:paraId="3622150D" w14:textId="77777777" w:rsidR="00797682" w:rsidRPr="00BF38C6" w:rsidRDefault="00797682" w:rsidP="00D14C5B">
            <w:pPr>
              <w:pStyle w:val="CellBodyCentered"/>
              <w:rPr>
                <w:rFonts w:ascii="Arial Narrow" w:hAnsi="Arial Narrow" w:cs="Arial"/>
                <w:color w:val="auto"/>
                <w:sz w:val="16"/>
                <w:szCs w:val="16"/>
                <w:lang w:val="en-GB"/>
              </w:rPr>
            </w:pPr>
          </w:p>
          <w:p w14:paraId="548E6BC3"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w:t>
            </w:r>
          </w:p>
          <w:p w14:paraId="76C90216"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Прим</w:t>
            </w:r>
            <w:r w:rsidRPr="00BF38C6">
              <w:rPr>
                <w:rFonts w:ascii="Arial Narrow" w:hAnsi="Arial Narrow" w:cs="Arial"/>
                <w:color w:val="auto"/>
                <w:sz w:val="16"/>
                <w:szCs w:val="16"/>
                <w:lang w:val="en-GB"/>
              </w:rPr>
              <w:t>. 2</w:t>
            </w:r>
          </w:p>
          <w:p w14:paraId="1861F590" w14:textId="77777777" w:rsidR="00797682" w:rsidRPr="00BF38C6" w:rsidRDefault="00797682" w:rsidP="00D14C5B">
            <w:pPr>
              <w:pStyle w:val="CellBodyCentered"/>
              <w:rPr>
                <w:rFonts w:ascii="Arial Narrow" w:hAnsi="Arial Narrow" w:cs="Arial"/>
                <w:color w:val="auto"/>
                <w:sz w:val="16"/>
                <w:szCs w:val="16"/>
                <w:lang w:val="en-GB"/>
              </w:rPr>
            </w:pPr>
          </w:p>
          <w:p w14:paraId="01165AA0" w14:textId="77777777" w:rsidR="00797682" w:rsidRPr="00BF38C6" w:rsidRDefault="00797682" w:rsidP="00D14C5B">
            <w:pPr>
              <w:pStyle w:val="CellBodyCentered"/>
              <w:rPr>
                <w:rFonts w:ascii="Arial Narrow" w:hAnsi="Arial Narrow" w:cs="Arial"/>
                <w:color w:val="auto"/>
                <w:sz w:val="16"/>
                <w:szCs w:val="16"/>
                <w:lang w:val="en-GB"/>
              </w:rPr>
            </w:pPr>
          </w:p>
          <w:p w14:paraId="519F6046" w14:textId="77777777" w:rsidR="00797682" w:rsidRPr="00BF38C6" w:rsidRDefault="00797682" w:rsidP="00D14C5B">
            <w:pPr>
              <w:pStyle w:val="CellBodyCentered"/>
              <w:rPr>
                <w:rFonts w:ascii="Arial Narrow" w:hAnsi="Arial Narrow" w:cs="Arial"/>
                <w:color w:val="auto"/>
                <w:sz w:val="16"/>
                <w:szCs w:val="16"/>
                <w:lang w:val="en-GB"/>
              </w:rPr>
            </w:pPr>
          </w:p>
          <w:p w14:paraId="6A3D4774" w14:textId="77777777" w:rsidR="00797682" w:rsidRPr="00BF38C6" w:rsidRDefault="00797682" w:rsidP="00D14C5B">
            <w:pPr>
              <w:pStyle w:val="CellBodyCentered"/>
              <w:rPr>
                <w:rFonts w:ascii="Arial Narrow" w:hAnsi="Arial Narrow" w:cs="Arial"/>
                <w:color w:val="auto"/>
                <w:sz w:val="16"/>
                <w:szCs w:val="16"/>
                <w:lang w:val="en-GB"/>
              </w:rPr>
            </w:pPr>
          </w:p>
          <w:p w14:paraId="4BEB1344" w14:textId="77777777" w:rsidR="00797682" w:rsidRPr="00BF38C6" w:rsidRDefault="00797682" w:rsidP="00D14C5B">
            <w:pPr>
              <w:pStyle w:val="CellBodyCentered"/>
              <w:rPr>
                <w:rFonts w:ascii="Arial Narrow" w:hAnsi="Arial Narrow" w:cs="Arial"/>
                <w:color w:val="auto"/>
                <w:sz w:val="16"/>
                <w:szCs w:val="16"/>
                <w:lang w:val="en-GB"/>
              </w:rPr>
            </w:pPr>
          </w:p>
          <w:p w14:paraId="144F07A6" w14:textId="77777777" w:rsidR="00797682" w:rsidRPr="00BF38C6" w:rsidRDefault="00797682" w:rsidP="00D14C5B">
            <w:pPr>
              <w:pStyle w:val="CellBodyCentered"/>
              <w:rPr>
                <w:rFonts w:ascii="Arial Narrow" w:hAnsi="Arial Narrow" w:cs="Arial"/>
                <w:color w:val="auto"/>
                <w:sz w:val="16"/>
                <w:szCs w:val="16"/>
                <w:lang w:val="en-GB"/>
              </w:rPr>
            </w:pPr>
          </w:p>
          <w:p w14:paraId="36E52D05" w14:textId="77777777" w:rsidR="00797682" w:rsidRPr="00BF38C6" w:rsidRDefault="00797682" w:rsidP="00D14C5B">
            <w:pPr>
              <w:pStyle w:val="CellBodyCentered"/>
              <w:rPr>
                <w:rFonts w:ascii="Arial Narrow" w:hAnsi="Arial Narrow" w:cs="Arial"/>
                <w:color w:val="auto"/>
                <w:sz w:val="16"/>
                <w:szCs w:val="16"/>
                <w:lang w:val="en-GB"/>
              </w:rPr>
            </w:pPr>
          </w:p>
          <w:p w14:paraId="10FCD7C2" w14:textId="77777777" w:rsidR="00797682" w:rsidRPr="00BF38C6" w:rsidRDefault="00797682" w:rsidP="00D14C5B">
            <w:pPr>
              <w:pStyle w:val="CellBodyCentered"/>
              <w:rPr>
                <w:rFonts w:ascii="Arial Narrow" w:hAnsi="Arial Narrow" w:cs="Arial"/>
                <w:color w:val="auto"/>
                <w:sz w:val="16"/>
                <w:szCs w:val="16"/>
                <w:lang w:val="en-GB"/>
              </w:rPr>
            </w:pPr>
          </w:p>
          <w:p w14:paraId="4EEDF721" w14:textId="77777777" w:rsidR="00797682" w:rsidRPr="00BF38C6" w:rsidRDefault="00797682" w:rsidP="00D14C5B">
            <w:pPr>
              <w:pStyle w:val="CellBodyCentered"/>
              <w:rPr>
                <w:rFonts w:ascii="Arial Narrow" w:hAnsi="Arial Narrow" w:cs="Arial"/>
                <w:color w:val="auto"/>
                <w:sz w:val="16"/>
                <w:szCs w:val="16"/>
                <w:lang w:val="en-GB"/>
              </w:rPr>
            </w:pPr>
          </w:p>
          <w:p w14:paraId="1A2E9C09" w14:textId="77777777" w:rsidR="00797682" w:rsidRPr="00BF38C6" w:rsidRDefault="00797682" w:rsidP="00D14C5B">
            <w:pPr>
              <w:pStyle w:val="CellBodyCentered"/>
              <w:rPr>
                <w:rFonts w:ascii="Arial Narrow" w:hAnsi="Arial Narrow" w:cs="Arial"/>
                <w:color w:val="auto"/>
                <w:sz w:val="16"/>
                <w:szCs w:val="16"/>
                <w:lang w:val="en-GB"/>
              </w:rPr>
            </w:pPr>
          </w:p>
          <w:p w14:paraId="0924C018" w14:textId="77777777" w:rsidR="00797682" w:rsidRPr="00BF38C6" w:rsidRDefault="00797682" w:rsidP="00D14C5B">
            <w:pPr>
              <w:pStyle w:val="CellBodyCentered"/>
              <w:rPr>
                <w:rFonts w:ascii="Arial Narrow" w:hAnsi="Arial Narrow" w:cs="Arial"/>
                <w:color w:val="auto"/>
                <w:sz w:val="16"/>
                <w:szCs w:val="16"/>
                <w:lang w:val="en-GB"/>
              </w:rPr>
            </w:pPr>
          </w:p>
          <w:p w14:paraId="61E9FC62" w14:textId="77777777" w:rsidR="00797682" w:rsidRPr="00BF38C6" w:rsidRDefault="00797682" w:rsidP="00D14C5B">
            <w:pPr>
              <w:pStyle w:val="CellBodyCentered"/>
              <w:rPr>
                <w:rFonts w:ascii="Arial Narrow" w:hAnsi="Arial Narrow" w:cs="Arial"/>
                <w:color w:val="auto"/>
                <w:sz w:val="16"/>
                <w:szCs w:val="16"/>
                <w:lang w:val="en-GB"/>
              </w:rPr>
            </w:pPr>
          </w:p>
          <w:p w14:paraId="6884271F" w14:textId="77777777" w:rsidR="00797682" w:rsidRPr="00BF38C6" w:rsidRDefault="00797682" w:rsidP="00D14C5B">
            <w:pPr>
              <w:pStyle w:val="CellBodyCentered"/>
              <w:rPr>
                <w:rFonts w:ascii="Arial Narrow" w:hAnsi="Arial Narrow" w:cs="Arial"/>
                <w:color w:val="auto"/>
                <w:sz w:val="16"/>
                <w:szCs w:val="16"/>
                <w:lang w:val="en-GB"/>
              </w:rPr>
            </w:pPr>
          </w:p>
          <w:p w14:paraId="30DDC334" w14:textId="77777777" w:rsidR="00797682" w:rsidRPr="00BF38C6" w:rsidRDefault="00797682" w:rsidP="00D14C5B">
            <w:pPr>
              <w:pStyle w:val="CellBodyCentered"/>
              <w:rPr>
                <w:rFonts w:ascii="Arial Narrow" w:hAnsi="Arial Narrow" w:cs="Arial"/>
                <w:color w:val="auto"/>
                <w:sz w:val="16"/>
                <w:szCs w:val="16"/>
                <w:lang w:val="en-GB"/>
              </w:rPr>
            </w:pPr>
          </w:p>
          <w:p w14:paraId="46966DCB" w14:textId="77777777" w:rsidR="00797682" w:rsidRPr="00BF38C6" w:rsidRDefault="00797682" w:rsidP="00D14C5B">
            <w:pPr>
              <w:pStyle w:val="CellBodyCentered"/>
              <w:rPr>
                <w:rFonts w:ascii="Arial Narrow" w:hAnsi="Arial Narrow" w:cs="Arial"/>
                <w:color w:val="auto"/>
                <w:sz w:val="16"/>
                <w:szCs w:val="16"/>
                <w:lang w:val="en-GB"/>
              </w:rPr>
            </w:pPr>
          </w:p>
          <w:p w14:paraId="13FEDEAA" w14:textId="77777777" w:rsidR="00797682" w:rsidRPr="00BF38C6" w:rsidRDefault="00797682" w:rsidP="00D14C5B">
            <w:pPr>
              <w:pStyle w:val="CellBodyCentered"/>
              <w:rPr>
                <w:rFonts w:ascii="Arial Narrow" w:hAnsi="Arial Narrow" w:cs="Arial"/>
                <w:color w:val="auto"/>
                <w:sz w:val="16"/>
                <w:szCs w:val="16"/>
                <w:lang w:val="en-GB"/>
              </w:rPr>
            </w:pPr>
          </w:p>
          <w:p w14:paraId="33B0D209" w14:textId="77777777" w:rsidR="00797682" w:rsidRPr="00BF38C6" w:rsidRDefault="00797682" w:rsidP="00D14C5B">
            <w:pPr>
              <w:pStyle w:val="CellBodyCentered"/>
              <w:rPr>
                <w:rFonts w:ascii="Arial Narrow" w:hAnsi="Arial Narrow" w:cs="Arial"/>
                <w:color w:val="auto"/>
                <w:sz w:val="16"/>
                <w:szCs w:val="16"/>
                <w:lang w:val="en-GB"/>
              </w:rPr>
            </w:pPr>
          </w:p>
          <w:p w14:paraId="2176788A" w14:textId="77777777" w:rsidR="00797682" w:rsidRPr="00BF38C6" w:rsidRDefault="00797682" w:rsidP="00D14C5B">
            <w:pPr>
              <w:pStyle w:val="CellBodyCentered"/>
              <w:rPr>
                <w:rFonts w:ascii="Arial Narrow" w:hAnsi="Arial Narrow" w:cs="Arial"/>
                <w:color w:val="auto"/>
                <w:sz w:val="16"/>
                <w:szCs w:val="16"/>
                <w:lang w:val="en-GB"/>
              </w:rPr>
            </w:pPr>
          </w:p>
          <w:p w14:paraId="58FB14BB" w14:textId="77777777" w:rsidR="00797682" w:rsidRPr="00BF38C6" w:rsidRDefault="00797682" w:rsidP="00D14C5B">
            <w:pPr>
              <w:pStyle w:val="CellBodyCentered"/>
              <w:rPr>
                <w:rFonts w:ascii="Arial Narrow" w:hAnsi="Arial Narrow" w:cs="Arial"/>
                <w:color w:val="auto"/>
                <w:sz w:val="16"/>
                <w:szCs w:val="16"/>
                <w:lang w:val="en-GB"/>
              </w:rPr>
            </w:pPr>
          </w:p>
          <w:p w14:paraId="33573887" w14:textId="77777777" w:rsidR="00797682" w:rsidRPr="00BF38C6" w:rsidRDefault="00797682" w:rsidP="00D14C5B">
            <w:pPr>
              <w:pStyle w:val="CellBodyCentered"/>
              <w:rPr>
                <w:rFonts w:ascii="Arial Narrow" w:hAnsi="Arial Narrow" w:cs="Arial"/>
                <w:color w:val="auto"/>
                <w:sz w:val="16"/>
                <w:szCs w:val="16"/>
                <w:lang w:val="en-GB"/>
              </w:rPr>
            </w:pPr>
          </w:p>
          <w:p w14:paraId="342070C8" w14:textId="77777777" w:rsidR="00797682" w:rsidRPr="00BF38C6" w:rsidRDefault="00797682" w:rsidP="00D14C5B">
            <w:pPr>
              <w:pStyle w:val="CellBodyCentered"/>
              <w:rPr>
                <w:rFonts w:ascii="Arial Narrow" w:hAnsi="Arial Narrow" w:cs="Arial"/>
                <w:color w:val="auto"/>
                <w:sz w:val="16"/>
                <w:szCs w:val="16"/>
                <w:lang w:val="en-GB"/>
              </w:rPr>
            </w:pPr>
          </w:p>
          <w:p w14:paraId="5B93650C" w14:textId="77777777" w:rsidR="00797682" w:rsidRPr="00BF38C6" w:rsidRDefault="00797682" w:rsidP="00D14C5B">
            <w:pPr>
              <w:pStyle w:val="CellBodyCentered"/>
              <w:rPr>
                <w:rFonts w:ascii="Arial Narrow" w:hAnsi="Arial Narrow" w:cs="Arial"/>
                <w:color w:val="auto"/>
                <w:sz w:val="16"/>
                <w:szCs w:val="16"/>
                <w:lang w:val="en-GB"/>
              </w:rPr>
            </w:pPr>
          </w:p>
          <w:p w14:paraId="409866A2" w14:textId="77777777" w:rsidR="00797682" w:rsidRPr="00BF38C6" w:rsidRDefault="00797682" w:rsidP="00D14C5B">
            <w:pPr>
              <w:pStyle w:val="CellBodyCentered"/>
              <w:rPr>
                <w:rFonts w:ascii="Arial Narrow" w:hAnsi="Arial Narrow" w:cs="Arial"/>
                <w:color w:val="auto"/>
                <w:sz w:val="16"/>
                <w:szCs w:val="16"/>
                <w:lang w:val="en-GB"/>
              </w:rPr>
            </w:pPr>
          </w:p>
          <w:p w14:paraId="31A6368F" w14:textId="77777777" w:rsidR="00797682" w:rsidRPr="00BF38C6" w:rsidRDefault="00797682" w:rsidP="00D14C5B">
            <w:pPr>
              <w:pStyle w:val="CellBodyCentered"/>
              <w:rPr>
                <w:rFonts w:ascii="Arial Narrow" w:hAnsi="Arial Narrow" w:cs="Arial"/>
                <w:color w:val="auto"/>
                <w:sz w:val="16"/>
                <w:szCs w:val="16"/>
                <w:lang w:val="en-GB"/>
              </w:rPr>
            </w:pPr>
          </w:p>
          <w:p w14:paraId="5087E065" w14:textId="77777777" w:rsidR="00797682" w:rsidRPr="00BF38C6" w:rsidRDefault="00797682" w:rsidP="00D14C5B">
            <w:pPr>
              <w:pStyle w:val="CellBodyCentered"/>
              <w:rPr>
                <w:rFonts w:ascii="Arial Narrow" w:hAnsi="Arial Narrow" w:cs="Arial"/>
                <w:color w:val="auto"/>
                <w:sz w:val="16"/>
                <w:szCs w:val="16"/>
                <w:lang w:val="en-GB"/>
              </w:rPr>
            </w:pPr>
          </w:p>
          <w:p w14:paraId="07B8515F" w14:textId="77777777" w:rsidR="00797682" w:rsidRPr="00BF38C6" w:rsidRDefault="00797682" w:rsidP="00D14C5B">
            <w:pPr>
              <w:pStyle w:val="CellBodyCentered"/>
              <w:rPr>
                <w:rFonts w:ascii="Arial Narrow" w:hAnsi="Arial Narrow" w:cs="Arial"/>
                <w:color w:val="auto"/>
                <w:sz w:val="16"/>
                <w:szCs w:val="16"/>
                <w:lang w:val="en-GB"/>
              </w:rPr>
            </w:pPr>
          </w:p>
          <w:p w14:paraId="45165259" w14:textId="77777777" w:rsidR="00797682" w:rsidRPr="00BF38C6" w:rsidRDefault="00797682" w:rsidP="00D14C5B">
            <w:pPr>
              <w:pStyle w:val="CellBodyCentered"/>
              <w:rPr>
                <w:rFonts w:ascii="Arial Narrow" w:hAnsi="Arial Narrow" w:cs="Arial"/>
                <w:color w:val="auto"/>
                <w:sz w:val="16"/>
                <w:szCs w:val="16"/>
                <w:lang w:val="en-GB"/>
              </w:rPr>
            </w:pPr>
          </w:p>
          <w:p w14:paraId="0461F9F3" w14:textId="77777777" w:rsidR="00797682" w:rsidRPr="00BF38C6" w:rsidRDefault="00797682" w:rsidP="00D14C5B">
            <w:pPr>
              <w:pStyle w:val="CellBodyCentered"/>
              <w:rPr>
                <w:rFonts w:ascii="Arial Narrow" w:hAnsi="Arial Narrow" w:cs="Arial"/>
                <w:color w:val="auto"/>
                <w:sz w:val="16"/>
                <w:szCs w:val="16"/>
                <w:lang w:val="en-GB"/>
              </w:rPr>
            </w:pPr>
          </w:p>
          <w:p w14:paraId="3DBE9C0B" w14:textId="77777777" w:rsidR="00797682" w:rsidRPr="00BF38C6" w:rsidRDefault="00797682" w:rsidP="00D14C5B">
            <w:pPr>
              <w:pStyle w:val="CellBodyCentered"/>
              <w:rPr>
                <w:rFonts w:ascii="Arial Narrow" w:hAnsi="Arial Narrow" w:cs="Arial"/>
                <w:color w:val="auto"/>
                <w:sz w:val="16"/>
                <w:szCs w:val="16"/>
                <w:lang w:val="en-GB"/>
              </w:rPr>
            </w:pPr>
          </w:p>
          <w:p w14:paraId="547537BF" w14:textId="77777777" w:rsidR="00797682" w:rsidRPr="00BF38C6" w:rsidRDefault="00797682" w:rsidP="00D14C5B">
            <w:pPr>
              <w:pStyle w:val="CellBodyCentered"/>
              <w:rPr>
                <w:rFonts w:ascii="Arial Narrow" w:hAnsi="Arial Narrow" w:cs="Arial"/>
                <w:color w:val="auto"/>
                <w:sz w:val="16"/>
                <w:szCs w:val="16"/>
                <w:lang w:val="en-GB"/>
              </w:rPr>
            </w:pPr>
          </w:p>
          <w:p w14:paraId="2FE88DDA" w14:textId="77777777" w:rsidR="00797682" w:rsidRPr="00BF38C6" w:rsidRDefault="00797682" w:rsidP="00D14C5B">
            <w:pPr>
              <w:pStyle w:val="CellBodyCentered"/>
              <w:rPr>
                <w:rFonts w:ascii="Arial Narrow" w:hAnsi="Arial Narrow" w:cs="Arial"/>
                <w:color w:val="auto"/>
                <w:sz w:val="16"/>
                <w:szCs w:val="16"/>
                <w:lang w:val="en-GB"/>
              </w:rPr>
            </w:pPr>
          </w:p>
          <w:p w14:paraId="0796BA84" w14:textId="77777777" w:rsidR="00797682" w:rsidRPr="00BF38C6" w:rsidRDefault="00797682" w:rsidP="00D14C5B">
            <w:pPr>
              <w:pStyle w:val="CellBodyCentered"/>
              <w:rPr>
                <w:rFonts w:ascii="Arial Narrow" w:hAnsi="Arial Narrow" w:cs="Arial"/>
                <w:color w:val="auto"/>
                <w:sz w:val="16"/>
                <w:szCs w:val="16"/>
                <w:lang w:val="en-GB"/>
              </w:rPr>
            </w:pPr>
          </w:p>
          <w:p w14:paraId="0EFE8BB1" w14:textId="77777777" w:rsidR="00797682" w:rsidRPr="00BF38C6" w:rsidRDefault="00797682" w:rsidP="00D14C5B">
            <w:pPr>
              <w:pStyle w:val="CellBodyCentered"/>
              <w:rPr>
                <w:rFonts w:ascii="Arial Narrow" w:hAnsi="Arial Narrow" w:cs="Arial"/>
                <w:color w:val="auto"/>
                <w:sz w:val="16"/>
                <w:szCs w:val="16"/>
                <w:lang w:val="en-GB"/>
              </w:rPr>
            </w:pPr>
          </w:p>
          <w:p w14:paraId="6D889560" w14:textId="77777777" w:rsidR="00797682" w:rsidRPr="00BF38C6" w:rsidRDefault="00797682" w:rsidP="00D14C5B">
            <w:pPr>
              <w:pStyle w:val="CellBodyCentered"/>
              <w:rPr>
                <w:rFonts w:ascii="Arial Narrow" w:hAnsi="Arial Narrow" w:cs="Arial"/>
                <w:color w:val="auto"/>
                <w:sz w:val="16"/>
                <w:szCs w:val="16"/>
                <w:lang w:val="en-GB"/>
              </w:rPr>
            </w:pPr>
          </w:p>
          <w:p w14:paraId="2BD779AA" w14:textId="77777777" w:rsidR="00797682" w:rsidRPr="00BF38C6" w:rsidRDefault="00797682" w:rsidP="00D14C5B">
            <w:pPr>
              <w:pStyle w:val="CellBodyCentered"/>
              <w:rPr>
                <w:rFonts w:ascii="Arial Narrow" w:hAnsi="Arial Narrow" w:cs="Arial"/>
                <w:color w:val="auto"/>
                <w:sz w:val="16"/>
                <w:szCs w:val="16"/>
                <w:lang w:val="en-GB"/>
              </w:rPr>
            </w:pPr>
          </w:p>
          <w:p w14:paraId="046336EB" w14:textId="77777777" w:rsidR="00797682" w:rsidRPr="00BF38C6" w:rsidRDefault="00797682" w:rsidP="00D14C5B">
            <w:pPr>
              <w:pStyle w:val="CellBodyCentered"/>
              <w:rPr>
                <w:rFonts w:ascii="Arial Narrow" w:hAnsi="Arial Narrow" w:cs="Arial"/>
                <w:color w:val="auto"/>
                <w:sz w:val="16"/>
                <w:szCs w:val="16"/>
                <w:lang w:val="en-GB"/>
              </w:rPr>
            </w:pPr>
          </w:p>
          <w:p w14:paraId="6D3E85C6" w14:textId="77777777" w:rsidR="00797682" w:rsidRPr="00BF38C6" w:rsidRDefault="00797682" w:rsidP="00D14C5B">
            <w:pPr>
              <w:pStyle w:val="CellBodyCentered"/>
              <w:rPr>
                <w:rFonts w:ascii="Arial Narrow" w:hAnsi="Arial Narrow" w:cs="Arial"/>
                <w:color w:val="auto"/>
                <w:sz w:val="16"/>
                <w:szCs w:val="16"/>
                <w:lang w:val="en-GB"/>
              </w:rPr>
            </w:pPr>
          </w:p>
          <w:p w14:paraId="129EE3CF" w14:textId="77777777" w:rsidR="00797682" w:rsidRPr="00BF38C6" w:rsidRDefault="00797682" w:rsidP="00D14C5B">
            <w:pPr>
              <w:pStyle w:val="CellBodyCentered"/>
              <w:rPr>
                <w:rFonts w:ascii="Arial Narrow" w:hAnsi="Arial Narrow" w:cs="Arial"/>
                <w:color w:val="auto"/>
                <w:sz w:val="16"/>
                <w:szCs w:val="16"/>
                <w:lang w:val="en-GB"/>
              </w:rPr>
            </w:pPr>
          </w:p>
          <w:p w14:paraId="74963ECF" w14:textId="77777777" w:rsidR="00797682" w:rsidRPr="00BF38C6" w:rsidRDefault="00797682" w:rsidP="00D14C5B">
            <w:pPr>
              <w:pStyle w:val="CellBodyCentered"/>
              <w:rPr>
                <w:rFonts w:ascii="Arial Narrow" w:hAnsi="Arial Narrow" w:cs="Arial"/>
                <w:color w:val="auto"/>
                <w:sz w:val="16"/>
                <w:szCs w:val="16"/>
                <w:lang w:val="en-GB"/>
              </w:rPr>
            </w:pPr>
          </w:p>
          <w:p w14:paraId="42F47765" w14:textId="77777777" w:rsidR="00797682" w:rsidRPr="00BF38C6" w:rsidRDefault="00797682" w:rsidP="00D14C5B">
            <w:pPr>
              <w:pStyle w:val="CellBodyCentered"/>
              <w:rPr>
                <w:rFonts w:ascii="Arial Narrow" w:hAnsi="Arial Narrow" w:cs="Arial"/>
                <w:color w:val="auto"/>
                <w:sz w:val="16"/>
                <w:szCs w:val="16"/>
                <w:lang w:val="en-GB"/>
              </w:rPr>
            </w:pPr>
          </w:p>
          <w:p w14:paraId="3795429F" w14:textId="77777777" w:rsidR="00797682" w:rsidRPr="00BF38C6" w:rsidRDefault="00797682" w:rsidP="00D14C5B">
            <w:pPr>
              <w:pStyle w:val="CellBodyCentered"/>
              <w:rPr>
                <w:rFonts w:ascii="Arial Narrow" w:hAnsi="Arial Narrow" w:cs="Arial"/>
                <w:color w:val="auto"/>
                <w:sz w:val="16"/>
                <w:szCs w:val="16"/>
                <w:lang w:val="en-GB"/>
              </w:rPr>
            </w:pPr>
          </w:p>
          <w:p w14:paraId="74299AEF" w14:textId="77777777" w:rsidR="00797682" w:rsidRPr="00BF38C6" w:rsidRDefault="00797682" w:rsidP="00D14C5B">
            <w:pPr>
              <w:pStyle w:val="CellBodyCentered"/>
              <w:rPr>
                <w:rFonts w:ascii="Arial Narrow" w:hAnsi="Arial Narrow" w:cs="Arial"/>
                <w:color w:val="auto"/>
                <w:sz w:val="16"/>
                <w:szCs w:val="16"/>
                <w:lang w:val="en-GB"/>
              </w:rPr>
            </w:pPr>
          </w:p>
          <w:p w14:paraId="7AC63A34" w14:textId="77777777" w:rsidR="00797682" w:rsidRPr="00BF38C6" w:rsidRDefault="00797682" w:rsidP="00D14C5B">
            <w:pPr>
              <w:pStyle w:val="CellBodyCentered"/>
              <w:rPr>
                <w:rFonts w:ascii="Arial Narrow" w:hAnsi="Arial Narrow" w:cs="Arial"/>
                <w:color w:val="auto"/>
                <w:sz w:val="16"/>
                <w:szCs w:val="16"/>
                <w:lang w:val="en-GB"/>
              </w:rPr>
            </w:pPr>
          </w:p>
        </w:tc>
        <w:tc>
          <w:tcPr>
            <w:tcW w:w="900" w:type="dxa"/>
            <w:tcBorders>
              <w:top w:val="single" w:sz="6" w:space="0" w:color="auto"/>
              <w:left w:val="single" w:sz="6" w:space="0" w:color="auto"/>
              <w:bottom w:val="single" w:sz="6" w:space="0" w:color="auto"/>
              <w:right w:val="single" w:sz="6" w:space="0" w:color="auto"/>
            </w:tcBorders>
          </w:tcPr>
          <w:p w14:paraId="21B3CCB0" w14:textId="77777777" w:rsidR="00797682" w:rsidRPr="00BF38C6" w:rsidRDefault="00797682" w:rsidP="00D14C5B">
            <w:pPr>
              <w:pStyle w:val="CellBodyCentered"/>
              <w:rPr>
                <w:rFonts w:ascii="Arial Narrow" w:hAnsi="Arial Narrow" w:cs="Arial"/>
                <w:color w:val="auto"/>
                <w:sz w:val="16"/>
                <w:szCs w:val="16"/>
                <w:lang w:val="ru-RU"/>
                <w:rPrChange w:id="1139" w:author="Zhunisbayev, Olzhasbek A [Bolashak Atyrau Limited]" w:date="2022-06-06T22:35:00Z">
                  <w:rPr>
                    <w:rFonts w:ascii="Arial" w:hAnsi="Arial" w:cs="Arial"/>
                    <w:color w:val="auto"/>
                    <w:sz w:val="16"/>
                    <w:szCs w:val="16"/>
                    <w:lang w:val="en-GB"/>
                  </w:rPr>
                </w:rPrChange>
              </w:rPr>
            </w:pPr>
          </w:p>
          <w:p w14:paraId="09C02FB7" w14:textId="77777777" w:rsidR="00797682" w:rsidRPr="00BF38C6" w:rsidRDefault="00797682" w:rsidP="00D14C5B">
            <w:pPr>
              <w:pStyle w:val="CellBodyCentered"/>
              <w:rPr>
                <w:rFonts w:ascii="Arial Narrow" w:hAnsi="Arial Narrow" w:cs="Arial"/>
                <w:color w:val="auto"/>
                <w:sz w:val="16"/>
                <w:szCs w:val="16"/>
                <w:lang w:val="ru-RU"/>
                <w:rPrChange w:id="1140" w:author="Zhunisbayev, Olzhasbek A [Bolashak Atyrau Limited]" w:date="2022-06-06T22:35:00Z">
                  <w:rPr>
                    <w:rFonts w:ascii="Arial" w:hAnsi="Arial" w:cs="Arial"/>
                    <w:color w:val="auto"/>
                    <w:sz w:val="16"/>
                    <w:szCs w:val="16"/>
                    <w:lang w:val="en-GB"/>
                  </w:rPr>
                </w:rPrChange>
              </w:rPr>
            </w:pPr>
            <w:r w:rsidRPr="00BF38C6">
              <w:rPr>
                <w:rFonts w:ascii="Arial Narrow" w:hAnsi="Arial Narrow" w:cs="Arial"/>
                <w:color w:val="auto"/>
                <w:sz w:val="16"/>
                <w:szCs w:val="16"/>
                <w:lang w:val="ru-RU"/>
                <w:rPrChange w:id="1141" w:author="Zhunisbayev, Olzhasbek A [Bolashak Atyrau Limited]" w:date="2022-06-06T22:35:00Z">
                  <w:rPr>
                    <w:rFonts w:ascii="Arial" w:hAnsi="Arial" w:cs="Arial"/>
                    <w:color w:val="auto"/>
                    <w:sz w:val="16"/>
                    <w:szCs w:val="16"/>
                    <w:lang w:val="en-GB"/>
                  </w:rPr>
                </w:rPrChange>
              </w:rPr>
              <w:t>316/316</w:t>
            </w:r>
            <w:r w:rsidRPr="00BF38C6">
              <w:rPr>
                <w:rFonts w:ascii="Arial Narrow" w:hAnsi="Arial Narrow" w:cs="Arial"/>
                <w:color w:val="auto"/>
                <w:sz w:val="16"/>
                <w:szCs w:val="16"/>
                <w:lang w:val="en-GB"/>
              </w:rPr>
              <w:t>L</w:t>
            </w:r>
            <w:r w:rsidRPr="00BF38C6">
              <w:rPr>
                <w:rFonts w:ascii="Arial Narrow" w:hAnsi="Arial Narrow" w:cs="Arial"/>
                <w:color w:val="auto"/>
                <w:sz w:val="16"/>
                <w:szCs w:val="16"/>
                <w:lang w:val="ru-RU"/>
                <w:rPrChange w:id="1142" w:author="Zhunisbayev, Olzhasbek A [Bolashak Atyrau Limited]" w:date="2022-06-06T22:35:00Z">
                  <w:rPr>
                    <w:rFonts w:ascii="Arial" w:hAnsi="Arial" w:cs="Arial"/>
                    <w:color w:val="auto"/>
                    <w:sz w:val="16"/>
                    <w:szCs w:val="16"/>
                    <w:lang w:val="en-GB"/>
                  </w:rPr>
                </w:rPrChange>
              </w:rPr>
              <w:t xml:space="preserve"> НЕРЖ. СТАЛЬ</w:t>
            </w:r>
          </w:p>
          <w:p w14:paraId="2CF346AA" w14:textId="77777777" w:rsidR="00797682" w:rsidRPr="00BF38C6" w:rsidRDefault="00797682" w:rsidP="00D14C5B">
            <w:pPr>
              <w:pStyle w:val="CellBodyCentered"/>
              <w:rPr>
                <w:rFonts w:ascii="Arial Narrow" w:hAnsi="Arial Narrow" w:cs="Arial"/>
                <w:color w:val="auto"/>
                <w:sz w:val="16"/>
                <w:szCs w:val="16"/>
                <w:lang w:val="ru-RU"/>
                <w:rPrChange w:id="1143" w:author="Zhunisbayev, Olzhasbek A [Bolashak Atyrau Limited]" w:date="2022-06-06T22:35:00Z">
                  <w:rPr>
                    <w:rFonts w:ascii="Arial" w:hAnsi="Arial" w:cs="Arial"/>
                    <w:color w:val="auto"/>
                    <w:sz w:val="16"/>
                    <w:szCs w:val="16"/>
                    <w:lang w:val="en-GB"/>
                  </w:rPr>
                </w:rPrChange>
              </w:rPr>
            </w:pPr>
          </w:p>
          <w:p w14:paraId="0BEAB0AB" w14:textId="77777777" w:rsidR="00797682" w:rsidRPr="00BF38C6" w:rsidRDefault="00797682" w:rsidP="00D14C5B">
            <w:pPr>
              <w:pStyle w:val="CellBodyCentered"/>
              <w:rPr>
                <w:rFonts w:ascii="Arial Narrow" w:hAnsi="Arial Narrow" w:cs="Arial"/>
                <w:color w:val="auto"/>
                <w:sz w:val="16"/>
                <w:szCs w:val="16"/>
                <w:lang w:val="ru-RU"/>
                <w:rPrChange w:id="1144" w:author="Zhunisbayev, Olzhasbek A [Bolashak Atyrau Limited]" w:date="2022-06-06T22:35:00Z">
                  <w:rPr>
                    <w:rFonts w:ascii="Arial" w:hAnsi="Arial" w:cs="Arial"/>
                    <w:color w:val="auto"/>
                    <w:sz w:val="16"/>
                    <w:szCs w:val="16"/>
                    <w:lang w:val="en-GB"/>
                  </w:rPr>
                </w:rPrChange>
              </w:rPr>
            </w:pPr>
            <w:r w:rsidRPr="00BF38C6">
              <w:rPr>
                <w:rFonts w:ascii="Arial Narrow" w:hAnsi="Arial Narrow" w:cs="Arial"/>
                <w:color w:val="auto"/>
                <w:sz w:val="16"/>
                <w:szCs w:val="16"/>
                <w:lang w:val="ru-RU"/>
                <w:rPrChange w:id="1145" w:author="Zhunisbayev, Olzhasbek A [Bolashak Atyrau Limited]" w:date="2022-06-06T22:35:00Z">
                  <w:rPr>
                    <w:rFonts w:ascii="Arial" w:hAnsi="Arial" w:cs="Arial"/>
                    <w:color w:val="auto"/>
                    <w:sz w:val="16"/>
                    <w:szCs w:val="16"/>
                    <w:lang w:val="en-GB"/>
                  </w:rPr>
                </w:rPrChange>
              </w:rPr>
              <w:t>Прим. 1</w:t>
            </w:r>
          </w:p>
          <w:p w14:paraId="4588397B" w14:textId="77777777" w:rsidR="00797682" w:rsidRPr="00BF38C6" w:rsidRDefault="00797682" w:rsidP="00D14C5B">
            <w:pPr>
              <w:pStyle w:val="CellBodyCentered"/>
              <w:rPr>
                <w:rFonts w:ascii="Arial Narrow" w:hAnsi="Arial Narrow" w:cs="Arial"/>
                <w:color w:val="auto"/>
                <w:sz w:val="16"/>
                <w:szCs w:val="16"/>
                <w:lang w:val="ru-RU"/>
                <w:rPrChange w:id="1146" w:author="Zhunisbayev, Olzhasbek A [Bolashak Atyrau Limited]" w:date="2022-06-06T22:35:00Z">
                  <w:rPr>
                    <w:rFonts w:ascii="Arial" w:hAnsi="Arial" w:cs="Arial"/>
                    <w:color w:val="auto"/>
                    <w:sz w:val="16"/>
                    <w:szCs w:val="16"/>
                    <w:lang w:val="en-GB"/>
                  </w:rPr>
                </w:rPrChange>
              </w:rPr>
            </w:pPr>
          </w:p>
          <w:p w14:paraId="161207B7" w14:textId="77777777" w:rsidR="00797682" w:rsidRPr="00BF38C6" w:rsidRDefault="00797682" w:rsidP="00D14C5B">
            <w:pPr>
              <w:pStyle w:val="CellBodyCentered"/>
              <w:rPr>
                <w:rFonts w:ascii="Arial Narrow" w:hAnsi="Arial Narrow" w:cs="Arial"/>
                <w:color w:val="auto"/>
                <w:sz w:val="16"/>
                <w:szCs w:val="16"/>
                <w:lang w:val="ru-RU"/>
                <w:rPrChange w:id="1147" w:author="Zhunisbayev, Olzhasbek A [Bolashak Atyrau Limited]" w:date="2022-06-06T22:35:00Z">
                  <w:rPr>
                    <w:rFonts w:ascii="Arial" w:hAnsi="Arial" w:cs="Arial"/>
                    <w:color w:val="auto"/>
                    <w:sz w:val="16"/>
                    <w:szCs w:val="16"/>
                    <w:lang w:val="en-GB"/>
                  </w:rPr>
                </w:rPrChange>
              </w:rPr>
            </w:pPr>
          </w:p>
          <w:p w14:paraId="4CBEBDC3" w14:textId="77777777" w:rsidR="00797682" w:rsidRPr="00BF38C6" w:rsidRDefault="00797682" w:rsidP="00D14C5B">
            <w:pPr>
              <w:pStyle w:val="CellBodyCentered"/>
              <w:ind w:left="720"/>
              <w:rPr>
                <w:rFonts w:ascii="Arial Narrow" w:hAnsi="Arial Narrow" w:cs="Arial"/>
                <w:color w:val="auto"/>
                <w:sz w:val="16"/>
                <w:szCs w:val="16"/>
                <w:lang w:val="ru-RU"/>
                <w:rPrChange w:id="1148" w:author="Zhunisbayev, Olzhasbek A [Bolashak Atyrau Limited]" w:date="2022-06-06T22:35:00Z">
                  <w:rPr>
                    <w:rFonts w:ascii="Arial" w:hAnsi="Arial" w:cs="Arial"/>
                    <w:color w:val="auto"/>
                    <w:sz w:val="16"/>
                    <w:szCs w:val="16"/>
                    <w:lang w:val="en-GB"/>
                  </w:rPr>
                </w:rPrChange>
              </w:rPr>
            </w:pPr>
          </w:p>
          <w:p w14:paraId="4C82CA37" w14:textId="77777777" w:rsidR="00797682" w:rsidRPr="00BF38C6" w:rsidRDefault="00797682" w:rsidP="00D14C5B">
            <w:pPr>
              <w:pStyle w:val="CellBodyCentered"/>
              <w:ind w:left="720"/>
              <w:rPr>
                <w:rFonts w:ascii="Arial Narrow" w:hAnsi="Arial Narrow" w:cs="Arial"/>
                <w:color w:val="auto"/>
                <w:sz w:val="16"/>
                <w:szCs w:val="16"/>
                <w:lang w:val="ru-RU"/>
                <w:rPrChange w:id="1149" w:author="Zhunisbayev, Olzhasbek A [Bolashak Atyrau Limited]" w:date="2022-06-06T22:35:00Z">
                  <w:rPr>
                    <w:rFonts w:ascii="Arial" w:hAnsi="Arial" w:cs="Arial"/>
                    <w:color w:val="auto"/>
                    <w:sz w:val="16"/>
                    <w:szCs w:val="16"/>
                    <w:lang w:val="en-GB"/>
                  </w:rPr>
                </w:rPrChange>
              </w:rPr>
            </w:pPr>
          </w:p>
          <w:p w14:paraId="50947ACB" w14:textId="77777777" w:rsidR="00797682" w:rsidRPr="00BF38C6" w:rsidRDefault="00797682" w:rsidP="00D14C5B">
            <w:pPr>
              <w:pStyle w:val="CellBodyCentered"/>
              <w:ind w:left="720"/>
              <w:rPr>
                <w:rFonts w:ascii="Arial Narrow" w:hAnsi="Arial Narrow" w:cs="Arial"/>
                <w:color w:val="auto"/>
                <w:sz w:val="16"/>
                <w:szCs w:val="16"/>
                <w:lang w:val="ru-RU"/>
                <w:rPrChange w:id="1150" w:author="Zhunisbayev, Olzhasbek A [Bolashak Atyrau Limited]" w:date="2022-06-06T22:35:00Z">
                  <w:rPr>
                    <w:rFonts w:ascii="Arial" w:hAnsi="Arial" w:cs="Arial"/>
                    <w:color w:val="auto"/>
                    <w:sz w:val="16"/>
                    <w:szCs w:val="16"/>
                    <w:lang w:val="en-GB"/>
                  </w:rPr>
                </w:rPrChange>
              </w:rPr>
            </w:pPr>
          </w:p>
          <w:p w14:paraId="6B379D47" w14:textId="77777777" w:rsidR="00797682" w:rsidRPr="00BF38C6" w:rsidRDefault="00797682" w:rsidP="00D14C5B">
            <w:pPr>
              <w:pStyle w:val="CellBodyCentered"/>
              <w:ind w:left="720"/>
              <w:rPr>
                <w:rFonts w:ascii="Arial Narrow" w:hAnsi="Arial Narrow" w:cs="Arial"/>
                <w:color w:val="auto"/>
                <w:sz w:val="16"/>
                <w:szCs w:val="16"/>
                <w:lang w:val="ru-RU"/>
                <w:rPrChange w:id="1151" w:author="Zhunisbayev, Olzhasbek A [Bolashak Atyrau Limited]" w:date="2022-06-06T22:35:00Z">
                  <w:rPr>
                    <w:rFonts w:ascii="Arial" w:hAnsi="Arial" w:cs="Arial"/>
                    <w:color w:val="auto"/>
                    <w:sz w:val="16"/>
                    <w:szCs w:val="16"/>
                    <w:lang w:val="en-GB"/>
                  </w:rPr>
                </w:rPrChange>
              </w:rPr>
            </w:pPr>
          </w:p>
          <w:p w14:paraId="4F999D56" w14:textId="77777777" w:rsidR="00797682" w:rsidRPr="00BF38C6" w:rsidRDefault="00797682" w:rsidP="00D14C5B">
            <w:pPr>
              <w:pStyle w:val="CellBodyCentered"/>
              <w:ind w:left="720"/>
              <w:rPr>
                <w:rFonts w:ascii="Arial Narrow" w:hAnsi="Arial Narrow" w:cs="Arial"/>
                <w:color w:val="auto"/>
                <w:sz w:val="16"/>
                <w:szCs w:val="16"/>
                <w:lang w:val="ru-RU"/>
                <w:rPrChange w:id="1152" w:author="Zhunisbayev, Olzhasbek A [Bolashak Atyrau Limited]" w:date="2022-06-06T22:35:00Z">
                  <w:rPr>
                    <w:rFonts w:ascii="Arial" w:hAnsi="Arial" w:cs="Arial"/>
                    <w:color w:val="auto"/>
                    <w:sz w:val="16"/>
                    <w:szCs w:val="16"/>
                    <w:lang w:val="en-GB"/>
                  </w:rPr>
                </w:rPrChange>
              </w:rPr>
            </w:pPr>
          </w:p>
          <w:p w14:paraId="5335BF7D" w14:textId="77777777" w:rsidR="00797682" w:rsidRPr="00BF38C6" w:rsidRDefault="00797682" w:rsidP="00D14C5B">
            <w:pPr>
              <w:pStyle w:val="CellBodyCentered"/>
              <w:ind w:left="720"/>
              <w:rPr>
                <w:rFonts w:ascii="Arial Narrow" w:hAnsi="Arial Narrow" w:cs="Arial"/>
                <w:color w:val="auto"/>
                <w:sz w:val="16"/>
                <w:szCs w:val="16"/>
                <w:lang w:val="ru-RU"/>
                <w:rPrChange w:id="1153" w:author="Zhunisbayev, Olzhasbek A [Bolashak Atyrau Limited]" w:date="2022-06-06T22:35:00Z">
                  <w:rPr>
                    <w:rFonts w:ascii="Arial" w:hAnsi="Arial" w:cs="Arial"/>
                    <w:color w:val="auto"/>
                    <w:sz w:val="16"/>
                    <w:szCs w:val="16"/>
                    <w:lang w:val="en-GB"/>
                  </w:rPr>
                </w:rPrChange>
              </w:rPr>
            </w:pPr>
          </w:p>
          <w:p w14:paraId="4FFFF0AE" w14:textId="77777777" w:rsidR="00797682" w:rsidRPr="00BF38C6" w:rsidRDefault="00797682" w:rsidP="00D14C5B">
            <w:pPr>
              <w:pStyle w:val="CellBodyCentered"/>
              <w:ind w:left="720"/>
              <w:rPr>
                <w:rFonts w:ascii="Arial Narrow" w:hAnsi="Arial Narrow" w:cs="Arial"/>
                <w:color w:val="auto"/>
                <w:sz w:val="16"/>
                <w:szCs w:val="16"/>
                <w:lang w:val="ru-RU"/>
                <w:rPrChange w:id="1154" w:author="Zhunisbayev, Olzhasbek A [Bolashak Atyrau Limited]" w:date="2022-06-06T22:35:00Z">
                  <w:rPr>
                    <w:rFonts w:ascii="Arial" w:hAnsi="Arial" w:cs="Arial"/>
                    <w:color w:val="auto"/>
                    <w:sz w:val="16"/>
                    <w:szCs w:val="16"/>
                    <w:lang w:val="en-GB"/>
                  </w:rPr>
                </w:rPrChange>
              </w:rPr>
            </w:pPr>
          </w:p>
          <w:p w14:paraId="28C12DFC" w14:textId="77777777" w:rsidR="00797682" w:rsidRPr="00BF38C6" w:rsidRDefault="00797682" w:rsidP="00D14C5B">
            <w:pPr>
              <w:pStyle w:val="CellBodyCentered"/>
              <w:ind w:left="720"/>
              <w:rPr>
                <w:rFonts w:ascii="Arial Narrow" w:hAnsi="Arial Narrow" w:cs="Arial"/>
                <w:color w:val="auto"/>
                <w:sz w:val="16"/>
                <w:szCs w:val="16"/>
                <w:lang w:val="ru-RU"/>
                <w:rPrChange w:id="1155" w:author="Zhunisbayev, Olzhasbek A [Bolashak Atyrau Limited]" w:date="2022-06-06T22:35:00Z">
                  <w:rPr>
                    <w:rFonts w:ascii="Arial" w:hAnsi="Arial" w:cs="Arial"/>
                    <w:color w:val="auto"/>
                    <w:sz w:val="16"/>
                    <w:szCs w:val="16"/>
                    <w:lang w:val="en-GB"/>
                  </w:rPr>
                </w:rPrChange>
              </w:rPr>
            </w:pPr>
          </w:p>
          <w:p w14:paraId="160DF02B" w14:textId="77777777" w:rsidR="00797682" w:rsidRPr="00BF38C6" w:rsidRDefault="00797682" w:rsidP="00D14C5B">
            <w:pPr>
              <w:pStyle w:val="CellBodyCentered"/>
              <w:ind w:left="720"/>
              <w:rPr>
                <w:rFonts w:ascii="Arial Narrow" w:hAnsi="Arial Narrow" w:cs="Arial"/>
                <w:color w:val="auto"/>
                <w:sz w:val="16"/>
                <w:szCs w:val="16"/>
                <w:lang w:val="ru-RU"/>
                <w:rPrChange w:id="1156" w:author="Zhunisbayev, Olzhasbek A [Bolashak Atyrau Limited]" w:date="2022-06-06T22:35:00Z">
                  <w:rPr>
                    <w:rFonts w:ascii="Arial" w:hAnsi="Arial" w:cs="Arial"/>
                    <w:color w:val="auto"/>
                    <w:sz w:val="16"/>
                    <w:szCs w:val="16"/>
                    <w:lang w:val="en-GB"/>
                  </w:rPr>
                </w:rPrChange>
              </w:rPr>
            </w:pPr>
          </w:p>
          <w:p w14:paraId="2FC3705F" w14:textId="77777777" w:rsidR="00797682" w:rsidRPr="00BF38C6" w:rsidRDefault="00797682" w:rsidP="00D14C5B">
            <w:pPr>
              <w:pStyle w:val="CellBodyCentered"/>
              <w:ind w:left="720"/>
              <w:rPr>
                <w:rFonts w:ascii="Arial Narrow" w:hAnsi="Arial Narrow" w:cs="Arial"/>
                <w:color w:val="auto"/>
                <w:sz w:val="16"/>
                <w:szCs w:val="16"/>
                <w:lang w:val="ru-RU"/>
                <w:rPrChange w:id="1157" w:author="Zhunisbayev, Olzhasbek A [Bolashak Atyrau Limited]" w:date="2022-06-06T22:35:00Z">
                  <w:rPr>
                    <w:rFonts w:ascii="Arial" w:hAnsi="Arial" w:cs="Arial"/>
                    <w:color w:val="auto"/>
                    <w:sz w:val="16"/>
                    <w:szCs w:val="16"/>
                    <w:lang w:val="en-GB"/>
                  </w:rPr>
                </w:rPrChange>
              </w:rPr>
            </w:pPr>
          </w:p>
          <w:p w14:paraId="77BAC2AD" w14:textId="77777777" w:rsidR="00797682" w:rsidRPr="00BF38C6" w:rsidRDefault="00797682" w:rsidP="00D14C5B">
            <w:pPr>
              <w:pStyle w:val="CellBodyCentered"/>
              <w:ind w:left="720"/>
              <w:rPr>
                <w:rFonts w:ascii="Arial Narrow" w:hAnsi="Arial Narrow" w:cs="Arial"/>
                <w:color w:val="auto"/>
                <w:sz w:val="16"/>
                <w:szCs w:val="16"/>
                <w:lang w:val="ru-RU"/>
                <w:rPrChange w:id="1158" w:author="Zhunisbayev, Olzhasbek A [Bolashak Atyrau Limited]" w:date="2022-06-06T22:35:00Z">
                  <w:rPr>
                    <w:rFonts w:ascii="Arial" w:hAnsi="Arial" w:cs="Arial"/>
                    <w:color w:val="auto"/>
                    <w:sz w:val="16"/>
                    <w:szCs w:val="16"/>
                    <w:lang w:val="en-GB"/>
                  </w:rPr>
                </w:rPrChange>
              </w:rPr>
            </w:pPr>
          </w:p>
          <w:p w14:paraId="52CB62B4" w14:textId="77777777" w:rsidR="00797682" w:rsidRPr="00BF38C6" w:rsidRDefault="00797682" w:rsidP="00D14C5B">
            <w:pPr>
              <w:pStyle w:val="CellBodyCentered"/>
              <w:ind w:left="720"/>
              <w:rPr>
                <w:rFonts w:ascii="Arial Narrow" w:hAnsi="Arial Narrow" w:cs="Arial"/>
                <w:color w:val="auto"/>
                <w:sz w:val="16"/>
                <w:szCs w:val="16"/>
                <w:lang w:val="ru-RU"/>
                <w:rPrChange w:id="1159" w:author="Zhunisbayev, Olzhasbek A [Bolashak Atyrau Limited]" w:date="2022-06-06T22:35:00Z">
                  <w:rPr>
                    <w:rFonts w:ascii="Arial" w:hAnsi="Arial" w:cs="Arial"/>
                    <w:color w:val="auto"/>
                    <w:sz w:val="16"/>
                    <w:szCs w:val="16"/>
                    <w:lang w:val="en-GB"/>
                  </w:rPr>
                </w:rPrChange>
              </w:rPr>
            </w:pPr>
          </w:p>
          <w:p w14:paraId="5F9676F8" w14:textId="77777777" w:rsidR="00797682" w:rsidRPr="00BF38C6" w:rsidRDefault="00797682" w:rsidP="00D14C5B">
            <w:pPr>
              <w:pStyle w:val="CellBodyCentered"/>
              <w:ind w:left="720"/>
              <w:rPr>
                <w:rFonts w:ascii="Arial Narrow" w:hAnsi="Arial Narrow" w:cs="Arial"/>
                <w:color w:val="auto"/>
                <w:sz w:val="16"/>
                <w:szCs w:val="16"/>
                <w:lang w:val="ru-RU"/>
                <w:rPrChange w:id="1160" w:author="Zhunisbayev, Olzhasbek A [Bolashak Atyrau Limited]" w:date="2022-06-06T22:35:00Z">
                  <w:rPr>
                    <w:rFonts w:ascii="Arial" w:hAnsi="Arial" w:cs="Arial"/>
                    <w:color w:val="auto"/>
                    <w:sz w:val="16"/>
                    <w:szCs w:val="16"/>
                    <w:lang w:val="en-GB"/>
                  </w:rPr>
                </w:rPrChange>
              </w:rPr>
            </w:pPr>
          </w:p>
          <w:p w14:paraId="2A5EF14B" w14:textId="77777777" w:rsidR="00797682" w:rsidRPr="00BF38C6" w:rsidRDefault="00797682" w:rsidP="00D14C5B">
            <w:pPr>
              <w:pStyle w:val="CellBodyCentered"/>
              <w:ind w:left="720"/>
              <w:rPr>
                <w:rFonts w:ascii="Arial Narrow" w:hAnsi="Arial Narrow" w:cs="Arial"/>
                <w:color w:val="auto"/>
                <w:sz w:val="16"/>
                <w:szCs w:val="16"/>
                <w:lang w:val="ru-RU"/>
                <w:rPrChange w:id="1161" w:author="Zhunisbayev, Olzhasbek A [Bolashak Atyrau Limited]" w:date="2022-06-06T22:35:00Z">
                  <w:rPr>
                    <w:rFonts w:ascii="Arial" w:hAnsi="Arial" w:cs="Arial"/>
                    <w:color w:val="auto"/>
                    <w:sz w:val="16"/>
                    <w:szCs w:val="16"/>
                    <w:lang w:val="en-GB"/>
                  </w:rPr>
                </w:rPrChange>
              </w:rPr>
            </w:pPr>
          </w:p>
          <w:p w14:paraId="631A5EEB" w14:textId="77777777" w:rsidR="00797682" w:rsidRPr="00BF38C6" w:rsidRDefault="00797682" w:rsidP="00D14C5B">
            <w:pPr>
              <w:pStyle w:val="CellBodyCentered"/>
              <w:rPr>
                <w:rFonts w:ascii="Arial Narrow" w:hAnsi="Arial Narrow" w:cs="Arial"/>
                <w:color w:val="auto"/>
                <w:sz w:val="16"/>
                <w:szCs w:val="16"/>
                <w:lang w:val="ru-RU"/>
                <w:rPrChange w:id="1162" w:author="Zhunisbayev, Olzhasbek A [Bolashak Atyrau Limited]" w:date="2022-06-06T22:35:00Z">
                  <w:rPr>
                    <w:rFonts w:ascii="Arial" w:hAnsi="Arial" w:cs="Arial"/>
                    <w:color w:val="auto"/>
                    <w:sz w:val="16"/>
                    <w:szCs w:val="16"/>
                    <w:lang w:val="en-GB"/>
                  </w:rPr>
                </w:rPrChange>
              </w:rPr>
            </w:pPr>
          </w:p>
          <w:p w14:paraId="670FF40A" w14:textId="77777777" w:rsidR="00797682" w:rsidRPr="00BF38C6" w:rsidRDefault="00797682" w:rsidP="00D14C5B">
            <w:pPr>
              <w:pStyle w:val="CellBodyCentered"/>
              <w:rPr>
                <w:rFonts w:ascii="Arial Narrow" w:hAnsi="Arial Narrow" w:cs="Arial"/>
                <w:color w:val="auto"/>
                <w:sz w:val="16"/>
                <w:szCs w:val="16"/>
                <w:lang w:val="en-GB"/>
              </w:rPr>
            </w:pPr>
          </w:p>
          <w:p w14:paraId="6A1221F6" w14:textId="77777777" w:rsidR="00797682" w:rsidRPr="00BF38C6" w:rsidRDefault="00797682" w:rsidP="00D14C5B">
            <w:pPr>
              <w:pStyle w:val="CellBodyCentered"/>
              <w:rPr>
                <w:rFonts w:ascii="Arial Narrow" w:hAnsi="Arial Narrow" w:cs="Arial"/>
                <w:color w:val="auto"/>
                <w:sz w:val="16"/>
                <w:szCs w:val="16"/>
                <w:lang w:val="en-GB"/>
              </w:rPr>
            </w:pPr>
          </w:p>
          <w:p w14:paraId="54ADBDA5" w14:textId="77777777" w:rsidR="00797682" w:rsidRPr="00BF38C6" w:rsidRDefault="00797682" w:rsidP="00D14C5B">
            <w:pPr>
              <w:pStyle w:val="CellBodyCentered"/>
              <w:rPr>
                <w:rFonts w:ascii="Arial Narrow" w:hAnsi="Arial Narrow" w:cs="Arial"/>
                <w:color w:val="auto"/>
                <w:sz w:val="16"/>
                <w:szCs w:val="16"/>
                <w:lang w:val="en-GB"/>
              </w:rPr>
            </w:pPr>
          </w:p>
          <w:p w14:paraId="285156A2" w14:textId="77777777" w:rsidR="00797682" w:rsidRPr="00BF38C6" w:rsidRDefault="00797682" w:rsidP="00D14C5B">
            <w:pPr>
              <w:pStyle w:val="CellBodyCentered"/>
              <w:rPr>
                <w:rFonts w:ascii="Arial Narrow" w:hAnsi="Arial Narrow" w:cs="Arial"/>
                <w:color w:val="auto"/>
                <w:sz w:val="16"/>
                <w:szCs w:val="16"/>
                <w:lang w:val="en-GB"/>
              </w:rPr>
            </w:pPr>
          </w:p>
          <w:p w14:paraId="537549B6" w14:textId="77777777" w:rsidR="00797682" w:rsidRPr="00BF38C6" w:rsidRDefault="00797682" w:rsidP="00D14C5B">
            <w:pPr>
              <w:pStyle w:val="CellBodyCentered"/>
              <w:rPr>
                <w:rFonts w:ascii="Arial Narrow" w:hAnsi="Arial Narrow" w:cs="Arial"/>
                <w:color w:val="auto"/>
                <w:sz w:val="16"/>
                <w:szCs w:val="16"/>
                <w:lang w:val="en-GB"/>
              </w:rPr>
            </w:pPr>
          </w:p>
          <w:p w14:paraId="5599A22F" w14:textId="77777777" w:rsidR="00797682" w:rsidRPr="00BF38C6" w:rsidRDefault="00797682" w:rsidP="00D14C5B">
            <w:pPr>
              <w:pStyle w:val="CellBodyCentered"/>
              <w:rPr>
                <w:rFonts w:ascii="Arial Narrow" w:hAnsi="Arial Narrow" w:cs="Arial"/>
                <w:color w:val="auto"/>
                <w:sz w:val="16"/>
                <w:szCs w:val="16"/>
                <w:lang w:val="en-GB"/>
              </w:rPr>
            </w:pPr>
          </w:p>
          <w:p w14:paraId="01EFC177" w14:textId="77777777" w:rsidR="00797682" w:rsidRPr="00BF38C6" w:rsidRDefault="00797682" w:rsidP="00D14C5B">
            <w:pPr>
              <w:pStyle w:val="CellBodyCentered"/>
              <w:rPr>
                <w:rFonts w:ascii="Arial Narrow" w:hAnsi="Arial Narrow" w:cs="Arial"/>
                <w:color w:val="auto"/>
                <w:sz w:val="16"/>
                <w:szCs w:val="16"/>
                <w:lang w:val="en-GB"/>
              </w:rPr>
            </w:pPr>
          </w:p>
          <w:p w14:paraId="40F20AC5" w14:textId="77777777" w:rsidR="00797682" w:rsidRPr="00BF38C6" w:rsidRDefault="00797682" w:rsidP="00D14C5B">
            <w:pPr>
              <w:pStyle w:val="CellBodyCentered"/>
              <w:rPr>
                <w:rFonts w:ascii="Arial Narrow" w:hAnsi="Arial Narrow" w:cs="Arial"/>
                <w:color w:val="auto"/>
                <w:sz w:val="16"/>
                <w:szCs w:val="16"/>
                <w:lang w:val="en-GB"/>
              </w:rPr>
            </w:pPr>
          </w:p>
        </w:tc>
        <w:tc>
          <w:tcPr>
            <w:tcW w:w="810" w:type="dxa"/>
            <w:tcBorders>
              <w:top w:val="single" w:sz="6" w:space="0" w:color="auto"/>
              <w:left w:val="single" w:sz="6" w:space="0" w:color="auto"/>
              <w:bottom w:val="single" w:sz="6" w:space="0" w:color="auto"/>
              <w:right w:val="single" w:sz="6" w:space="0" w:color="auto"/>
            </w:tcBorders>
          </w:tcPr>
          <w:p w14:paraId="2094018F" w14:textId="77777777" w:rsidR="00797682" w:rsidRPr="00BF38C6" w:rsidRDefault="00797682" w:rsidP="00D14C5B">
            <w:pPr>
              <w:pStyle w:val="CellBodyCentered"/>
              <w:rPr>
                <w:rFonts w:ascii="Arial Narrow" w:hAnsi="Arial Narrow" w:cs="Arial"/>
                <w:color w:val="auto"/>
                <w:sz w:val="16"/>
                <w:szCs w:val="16"/>
                <w:lang w:val="en-GB"/>
              </w:rPr>
            </w:pPr>
          </w:p>
          <w:p w14:paraId="40F1D478" w14:textId="77777777" w:rsidR="003C054E" w:rsidRDefault="003C054E"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1870DBD5" w14:textId="77777777" w:rsidR="003C054E" w:rsidRPr="00BF38C6" w:rsidRDefault="003C054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297B230A" w14:textId="77777777" w:rsidR="00797682" w:rsidRPr="00BF38C6" w:rsidRDefault="00797682" w:rsidP="00D14C5B">
            <w:pPr>
              <w:pStyle w:val="CellBodyCentered"/>
              <w:rPr>
                <w:rFonts w:ascii="Arial Narrow" w:hAnsi="Arial Narrow" w:cs="Arial"/>
                <w:color w:val="auto"/>
                <w:sz w:val="16"/>
                <w:szCs w:val="16"/>
                <w:lang w:val="en-GB"/>
              </w:rPr>
            </w:pPr>
          </w:p>
          <w:p w14:paraId="73FBFB57" w14:textId="77777777" w:rsidR="00797682" w:rsidRPr="00BF38C6" w:rsidRDefault="00797682" w:rsidP="00D14C5B">
            <w:pPr>
              <w:pStyle w:val="CellBodyCentered"/>
              <w:rPr>
                <w:rFonts w:ascii="Arial Narrow" w:hAnsi="Arial Narrow" w:cs="Arial"/>
                <w:color w:val="auto"/>
                <w:sz w:val="16"/>
                <w:szCs w:val="16"/>
                <w:lang w:val="en-GB"/>
              </w:rPr>
            </w:pPr>
          </w:p>
          <w:p w14:paraId="24E6281A" w14:textId="77777777" w:rsidR="00797682" w:rsidRPr="00BF38C6" w:rsidRDefault="00797682" w:rsidP="00D14C5B">
            <w:pPr>
              <w:pStyle w:val="CellBodyCentered"/>
              <w:rPr>
                <w:rFonts w:ascii="Arial Narrow" w:hAnsi="Arial Narrow" w:cs="Arial"/>
                <w:color w:val="auto"/>
                <w:sz w:val="16"/>
                <w:szCs w:val="16"/>
                <w:lang w:val="en-GB"/>
              </w:rPr>
            </w:pPr>
          </w:p>
          <w:p w14:paraId="2C9D2BB6" w14:textId="77777777" w:rsidR="00797682" w:rsidRPr="00BF38C6" w:rsidRDefault="00797682" w:rsidP="00D14C5B">
            <w:pPr>
              <w:pStyle w:val="CellBodyCentered"/>
              <w:rPr>
                <w:rFonts w:ascii="Arial Narrow" w:hAnsi="Arial Narrow" w:cs="Arial"/>
                <w:color w:val="auto"/>
                <w:sz w:val="16"/>
                <w:szCs w:val="16"/>
                <w:lang w:val="en-GB"/>
              </w:rPr>
            </w:pPr>
          </w:p>
          <w:p w14:paraId="24A2BCC9" w14:textId="77777777" w:rsidR="00797682" w:rsidRPr="00BF38C6" w:rsidRDefault="00797682" w:rsidP="00D14C5B">
            <w:pPr>
              <w:pStyle w:val="CellBodyCentered"/>
              <w:rPr>
                <w:rFonts w:ascii="Arial Narrow" w:hAnsi="Arial Narrow" w:cs="Arial"/>
                <w:color w:val="auto"/>
                <w:sz w:val="16"/>
                <w:szCs w:val="16"/>
                <w:lang w:val="en-GB"/>
              </w:rPr>
            </w:pPr>
          </w:p>
          <w:p w14:paraId="1231326E" w14:textId="77777777" w:rsidR="00797682" w:rsidRPr="00BF38C6" w:rsidRDefault="00797682" w:rsidP="00D14C5B">
            <w:pPr>
              <w:pStyle w:val="CellBodyCentered"/>
              <w:rPr>
                <w:rFonts w:ascii="Arial Narrow" w:hAnsi="Arial Narrow" w:cs="Arial"/>
                <w:color w:val="auto"/>
                <w:sz w:val="16"/>
                <w:szCs w:val="16"/>
                <w:lang w:val="en-GB"/>
              </w:rPr>
            </w:pPr>
          </w:p>
          <w:p w14:paraId="04685D69" w14:textId="77777777" w:rsidR="00797682" w:rsidRPr="00BF38C6" w:rsidRDefault="00797682" w:rsidP="00D14C5B">
            <w:pPr>
              <w:pStyle w:val="CellBodyCentered"/>
              <w:rPr>
                <w:rFonts w:ascii="Arial Narrow" w:hAnsi="Arial Narrow" w:cs="Arial"/>
                <w:color w:val="auto"/>
                <w:sz w:val="16"/>
                <w:szCs w:val="16"/>
                <w:lang w:val="en-GB"/>
              </w:rPr>
            </w:pPr>
          </w:p>
          <w:p w14:paraId="32D44882" w14:textId="77777777" w:rsidR="00797682" w:rsidRPr="00BF38C6" w:rsidRDefault="00797682" w:rsidP="00D14C5B">
            <w:pPr>
              <w:pStyle w:val="CellBodyCentered"/>
              <w:rPr>
                <w:rFonts w:ascii="Arial Narrow" w:hAnsi="Arial Narrow" w:cs="Arial"/>
                <w:color w:val="auto"/>
                <w:sz w:val="16"/>
                <w:szCs w:val="16"/>
                <w:lang w:val="en-GB"/>
              </w:rPr>
            </w:pPr>
          </w:p>
          <w:p w14:paraId="14EE6205" w14:textId="77777777" w:rsidR="00797682" w:rsidRPr="00BF38C6" w:rsidRDefault="00797682" w:rsidP="00D14C5B">
            <w:pPr>
              <w:pStyle w:val="CellBodyCentered"/>
              <w:rPr>
                <w:rFonts w:ascii="Arial Narrow" w:hAnsi="Arial Narrow" w:cs="Arial"/>
                <w:color w:val="auto"/>
                <w:sz w:val="16"/>
                <w:szCs w:val="16"/>
                <w:lang w:val="en-GB"/>
              </w:rPr>
            </w:pPr>
          </w:p>
          <w:p w14:paraId="18331589" w14:textId="77777777" w:rsidR="00797682" w:rsidRPr="00BF38C6" w:rsidRDefault="00797682" w:rsidP="00D14C5B">
            <w:pPr>
              <w:pStyle w:val="CellBodyCentered"/>
              <w:rPr>
                <w:rFonts w:ascii="Arial Narrow" w:hAnsi="Arial Narrow" w:cs="Arial"/>
                <w:color w:val="auto"/>
                <w:sz w:val="16"/>
                <w:szCs w:val="16"/>
                <w:lang w:val="en-GB"/>
              </w:rPr>
            </w:pPr>
          </w:p>
          <w:p w14:paraId="7ACDF9B0" w14:textId="77777777" w:rsidR="00797682" w:rsidRPr="00BF38C6" w:rsidRDefault="00797682" w:rsidP="00D14C5B">
            <w:pPr>
              <w:pStyle w:val="CellBodyCentered"/>
              <w:rPr>
                <w:rFonts w:ascii="Arial Narrow" w:hAnsi="Arial Narrow" w:cs="Arial"/>
                <w:color w:val="auto"/>
                <w:sz w:val="16"/>
                <w:szCs w:val="16"/>
                <w:lang w:val="en-GB"/>
              </w:rPr>
            </w:pPr>
          </w:p>
          <w:p w14:paraId="4AF0DBBC" w14:textId="77777777" w:rsidR="00797682" w:rsidRPr="00BF38C6" w:rsidRDefault="00797682" w:rsidP="00D14C5B">
            <w:pPr>
              <w:pStyle w:val="CellBodyCentered"/>
              <w:rPr>
                <w:rFonts w:ascii="Arial Narrow" w:hAnsi="Arial Narrow" w:cs="Arial"/>
                <w:color w:val="auto"/>
                <w:sz w:val="16"/>
                <w:szCs w:val="16"/>
                <w:lang w:val="en-GB"/>
              </w:rPr>
            </w:pPr>
          </w:p>
          <w:p w14:paraId="152A8C72" w14:textId="77777777" w:rsidR="00797682" w:rsidRPr="00BF38C6" w:rsidRDefault="00797682" w:rsidP="00D14C5B">
            <w:pPr>
              <w:pStyle w:val="CellBodyCentered"/>
              <w:rPr>
                <w:rFonts w:ascii="Arial Narrow" w:hAnsi="Arial Narrow" w:cs="Arial"/>
                <w:color w:val="auto"/>
                <w:sz w:val="16"/>
                <w:szCs w:val="16"/>
                <w:lang w:val="en-GB"/>
              </w:rPr>
            </w:pPr>
          </w:p>
          <w:p w14:paraId="1C5AC064" w14:textId="77777777" w:rsidR="00797682" w:rsidRPr="00BF38C6" w:rsidRDefault="00797682" w:rsidP="00D14C5B">
            <w:pPr>
              <w:pStyle w:val="CellBodyCentered"/>
              <w:rPr>
                <w:rFonts w:ascii="Arial Narrow" w:hAnsi="Arial Narrow" w:cs="Arial"/>
                <w:color w:val="auto"/>
                <w:sz w:val="16"/>
                <w:szCs w:val="16"/>
                <w:lang w:val="en-GB"/>
              </w:rPr>
            </w:pPr>
          </w:p>
          <w:p w14:paraId="60938109" w14:textId="77777777" w:rsidR="00797682" w:rsidRPr="00BF38C6" w:rsidRDefault="00797682" w:rsidP="00D14C5B">
            <w:pPr>
              <w:pStyle w:val="CellBodyCentered"/>
              <w:rPr>
                <w:rFonts w:ascii="Arial Narrow" w:hAnsi="Arial Narrow" w:cs="Arial"/>
                <w:color w:val="auto"/>
                <w:sz w:val="16"/>
                <w:szCs w:val="16"/>
                <w:lang w:val="en-GB"/>
              </w:rPr>
            </w:pPr>
          </w:p>
          <w:p w14:paraId="15CA25C4" w14:textId="77777777" w:rsidR="00797682" w:rsidRPr="00BF38C6" w:rsidRDefault="00797682" w:rsidP="00D14C5B">
            <w:pPr>
              <w:pStyle w:val="CellBodyCentered"/>
              <w:rPr>
                <w:rFonts w:ascii="Arial Narrow" w:hAnsi="Arial Narrow" w:cs="Arial"/>
                <w:color w:val="auto"/>
                <w:sz w:val="16"/>
                <w:szCs w:val="16"/>
                <w:lang w:val="en-GB"/>
              </w:rPr>
            </w:pPr>
          </w:p>
          <w:p w14:paraId="07178E79" w14:textId="77777777" w:rsidR="00797682" w:rsidRPr="00BF38C6" w:rsidRDefault="00797682" w:rsidP="00D14C5B">
            <w:pPr>
              <w:pStyle w:val="CellBodyCentered"/>
              <w:rPr>
                <w:rFonts w:ascii="Arial Narrow" w:hAnsi="Arial Narrow" w:cs="Arial"/>
                <w:color w:val="auto"/>
                <w:sz w:val="16"/>
                <w:szCs w:val="16"/>
                <w:lang w:val="en-GB"/>
              </w:rPr>
            </w:pPr>
          </w:p>
          <w:p w14:paraId="2DC16943" w14:textId="77777777" w:rsidR="00797682" w:rsidRPr="00BF38C6" w:rsidRDefault="00797682" w:rsidP="00D14C5B">
            <w:pPr>
              <w:pStyle w:val="CellBodyCentered"/>
              <w:rPr>
                <w:rFonts w:ascii="Arial Narrow" w:hAnsi="Arial Narrow" w:cs="Arial"/>
                <w:color w:val="auto"/>
                <w:sz w:val="16"/>
                <w:szCs w:val="16"/>
                <w:lang w:val="en-GB"/>
              </w:rPr>
            </w:pPr>
          </w:p>
          <w:p w14:paraId="6FEFF6BE" w14:textId="77777777" w:rsidR="00797682" w:rsidRPr="00BF38C6" w:rsidRDefault="00797682" w:rsidP="00D14C5B">
            <w:pPr>
              <w:pStyle w:val="CellBodyCentered"/>
              <w:rPr>
                <w:rFonts w:ascii="Arial Narrow" w:hAnsi="Arial Narrow" w:cs="Arial"/>
                <w:color w:val="auto"/>
                <w:sz w:val="16"/>
                <w:szCs w:val="16"/>
                <w:lang w:val="en-GB"/>
              </w:rPr>
            </w:pPr>
          </w:p>
          <w:p w14:paraId="63D9DB32" w14:textId="77777777" w:rsidR="00797682" w:rsidRPr="00BF38C6" w:rsidRDefault="00797682" w:rsidP="00D14C5B">
            <w:pPr>
              <w:pStyle w:val="CellBodyCentered"/>
              <w:rPr>
                <w:rFonts w:ascii="Arial Narrow" w:hAnsi="Arial Narrow" w:cs="Arial"/>
                <w:color w:val="auto"/>
                <w:sz w:val="16"/>
                <w:szCs w:val="16"/>
                <w:lang w:val="en-GB"/>
              </w:rPr>
            </w:pPr>
          </w:p>
          <w:p w14:paraId="37BAF6E4" w14:textId="77777777" w:rsidR="00797682" w:rsidRPr="00BF38C6" w:rsidRDefault="00797682" w:rsidP="00D14C5B">
            <w:pPr>
              <w:pStyle w:val="CellBodyCentered"/>
              <w:rPr>
                <w:rFonts w:ascii="Arial Narrow" w:hAnsi="Arial Narrow" w:cs="Arial"/>
                <w:color w:val="auto"/>
                <w:sz w:val="16"/>
                <w:szCs w:val="16"/>
                <w:lang w:val="en-GB"/>
              </w:rPr>
            </w:pPr>
          </w:p>
          <w:p w14:paraId="1A9E479F" w14:textId="77777777" w:rsidR="00797682" w:rsidRPr="00BF38C6" w:rsidRDefault="00797682" w:rsidP="00D14C5B">
            <w:pPr>
              <w:pStyle w:val="CellBodyCentered"/>
              <w:rPr>
                <w:rFonts w:ascii="Arial Narrow" w:hAnsi="Arial Narrow" w:cs="Arial"/>
                <w:color w:val="auto"/>
                <w:sz w:val="16"/>
                <w:szCs w:val="16"/>
                <w:lang w:val="en-GB"/>
              </w:rPr>
            </w:pPr>
          </w:p>
          <w:p w14:paraId="452E5A7B" w14:textId="77777777" w:rsidR="00797682" w:rsidRPr="00BF38C6" w:rsidRDefault="00797682" w:rsidP="00D14C5B">
            <w:pPr>
              <w:pStyle w:val="CellBodyCentered"/>
              <w:rPr>
                <w:rFonts w:ascii="Arial Narrow" w:hAnsi="Arial Narrow" w:cs="Arial"/>
                <w:color w:val="auto"/>
                <w:sz w:val="16"/>
                <w:szCs w:val="16"/>
                <w:lang w:val="en-GB"/>
              </w:rPr>
            </w:pPr>
          </w:p>
          <w:p w14:paraId="1E51F19C" w14:textId="77777777" w:rsidR="00797682" w:rsidRPr="00BF38C6" w:rsidRDefault="00797682" w:rsidP="00D14C5B">
            <w:pPr>
              <w:pStyle w:val="CellBodyCentered"/>
              <w:rPr>
                <w:rFonts w:ascii="Arial Narrow" w:hAnsi="Arial Narrow" w:cs="Arial"/>
                <w:color w:val="auto"/>
                <w:sz w:val="16"/>
                <w:szCs w:val="16"/>
                <w:lang w:val="en-GB"/>
              </w:rPr>
            </w:pPr>
          </w:p>
          <w:p w14:paraId="48AEA7BE" w14:textId="77777777" w:rsidR="00797682" w:rsidRPr="00BF38C6" w:rsidRDefault="00797682" w:rsidP="00D14C5B">
            <w:pPr>
              <w:pStyle w:val="CellBodyCentered"/>
              <w:rPr>
                <w:rFonts w:ascii="Arial Narrow" w:hAnsi="Arial Narrow" w:cs="Arial"/>
                <w:color w:val="auto"/>
                <w:sz w:val="16"/>
                <w:szCs w:val="16"/>
                <w:lang w:val="en-GB"/>
              </w:rPr>
            </w:pPr>
          </w:p>
          <w:p w14:paraId="6F65F518" w14:textId="77777777" w:rsidR="00797682" w:rsidRPr="00BF38C6" w:rsidRDefault="00797682" w:rsidP="00D14C5B">
            <w:pPr>
              <w:pStyle w:val="CellBodyCentered"/>
              <w:rPr>
                <w:rFonts w:ascii="Arial Narrow" w:hAnsi="Arial Narrow" w:cs="Arial"/>
                <w:color w:val="auto"/>
                <w:sz w:val="16"/>
                <w:szCs w:val="16"/>
                <w:lang w:val="en-GB"/>
              </w:rPr>
            </w:pPr>
          </w:p>
          <w:p w14:paraId="35788817" w14:textId="77777777" w:rsidR="00797682" w:rsidRPr="00BF38C6" w:rsidRDefault="00797682" w:rsidP="00D14C5B">
            <w:pPr>
              <w:pStyle w:val="CellBodyCentered"/>
              <w:rPr>
                <w:rFonts w:ascii="Arial Narrow" w:hAnsi="Arial Narrow" w:cs="Arial"/>
                <w:color w:val="auto"/>
                <w:sz w:val="16"/>
                <w:szCs w:val="16"/>
                <w:lang w:val="en-GB"/>
              </w:rPr>
            </w:pPr>
          </w:p>
          <w:p w14:paraId="6C09A342" w14:textId="77777777" w:rsidR="00797682" w:rsidRPr="00BF38C6" w:rsidRDefault="00797682" w:rsidP="00D14C5B">
            <w:pPr>
              <w:pStyle w:val="CellBodyCentered"/>
              <w:rPr>
                <w:rFonts w:ascii="Arial Narrow" w:hAnsi="Arial Narrow" w:cs="Arial"/>
                <w:color w:val="auto"/>
                <w:sz w:val="16"/>
                <w:szCs w:val="16"/>
                <w:lang w:val="en-GB"/>
              </w:rPr>
            </w:pPr>
          </w:p>
          <w:p w14:paraId="48C91110" w14:textId="77777777" w:rsidR="00797682" w:rsidRPr="00BF38C6" w:rsidRDefault="00797682" w:rsidP="00D14C5B">
            <w:pPr>
              <w:pStyle w:val="CellBodyCentered"/>
              <w:rPr>
                <w:rFonts w:ascii="Arial Narrow" w:hAnsi="Arial Narrow" w:cs="Arial"/>
                <w:color w:val="auto"/>
                <w:sz w:val="16"/>
                <w:szCs w:val="16"/>
                <w:lang w:val="en-GB"/>
              </w:rPr>
            </w:pPr>
          </w:p>
          <w:p w14:paraId="64A076D7" w14:textId="77777777" w:rsidR="00797682" w:rsidRPr="00BF38C6" w:rsidRDefault="00797682" w:rsidP="00D14C5B">
            <w:pPr>
              <w:pStyle w:val="CellBodyCentered"/>
              <w:rPr>
                <w:rFonts w:ascii="Arial Narrow" w:hAnsi="Arial Narrow" w:cs="Arial"/>
                <w:color w:val="auto"/>
                <w:sz w:val="16"/>
                <w:szCs w:val="16"/>
                <w:lang w:val="en-GB"/>
              </w:rPr>
            </w:pPr>
          </w:p>
          <w:p w14:paraId="7AFC02C0" w14:textId="77777777" w:rsidR="00797682" w:rsidRPr="00BF38C6" w:rsidRDefault="00797682" w:rsidP="00D14C5B">
            <w:pPr>
              <w:pStyle w:val="CellBodyCentered"/>
              <w:rPr>
                <w:rFonts w:ascii="Arial Narrow" w:hAnsi="Arial Narrow" w:cs="Arial"/>
                <w:color w:val="auto"/>
                <w:sz w:val="16"/>
                <w:szCs w:val="16"/>
                <w:lang w:val="en-GB"/>
              </w:rPr>
            </w:pPr>
          </w:p>
          <w:p w14:paraId="31026820" w14:textId="77777777" w:rsidR="00797682" w:rsidRPr="00BF38C6" w:rsidRDefault="00797682" w:rsidP="00D14C5B">
            <w:pPr>
              <w:pStyle w:val="CellBodyCentered"/>
              <w:rPr>
                <w:rFonts w:ascii="Arial Narrow" w:hAnsi="Arial Narrow" w:cs="Arial"/>
                <w:color w:val="auto"/>
                <w:sz w:val="16"/>
                <w:szCs w:val="16"/>
                <w:lang w:val="en-GB"/>
              </w:rPr>
            </w:pPr>
          </w:p>
          <w:p w14:paraId="44616E83" w14:textId="77777777" w:rsidR="00797682" w:rsidRPr="00BF38C6" w:rsidRDefault="00797682" w:rsidP="00D14C5B">
            <w:pPr>
              <w:pStyle w:val="CellBodyCentered"/>
              <w:rPr>
                <w:rFonts w:ascii="Arial Narrow" w:hAnsi="Arial Narrow" w:cs="Arial"/>
                <w:color w:val="auto"/>
                <w:sz w:val="16"/>
                <w:szCs w:val="16"/>
                <w:lang w:val="en-GB"/>
              </w:rPr>
            </w:pPr>
          </w:p>
          <w:p w14:paraId="0020BB17" w14:textId="77777777" w:rsidR="00797682" w:rsidRPr="00BF38C6" w:rsidRDefault="00797682" w:rsidP="00D14C5B">
            <w:pPr>
              <w:pStyle w:val="CellBodyCentered"/>
              <w:rPr>
                <w:rFonts w:ascii="Arial Narrow" w:hAnsi="Arial Narrow" w:cs="Arial"/>
                <w:color w:val="auto"/>
                <w:sz w:val="16"/>
                <w:szCs w:val="16"/>
                <w:lang w:val="en-GB"/>
              </w:rPr>
            </w:pPr>
          </w:p>
          <w:p w14:paraId="02B6174F" w14:textId="77777777" w:rsidR="00797682" w:rsidRPr="00BF38C6" w:rsidRDefault="00797682" w:rsidP="00D14C5B">
            <w:pPr>
              <w:pStyle w:val="CellBodyCentered"/>
              <w:rPr>
                <w:rFonts w:ascii="Arial Narrow" w:hAnsi="Arial Narrow" w:cs="Arial"/>
                <w:color w:val="auto"/>
                <w:sz w:val="16"/>
                <w:szCs w:val="16"/>
                <w:lang w:val="en-GB"/>
              </w:rPr>
            </w:pPr>
          </w:p>
          <w:p w14:paraId="1EA8DCC9" w14:textId="77777777" w:rsidR="00797682" w:rsidRPr="00BF38C6" w:rsidRDefault="00797682" w:rsidP="00D14C5B">
            <w:pPr>
              <w:pStyle w:val="CellBodyCentered"/>
              <w:rPr>
                <w:rFonts w:ascii="Arial Narrow" w:hAnsi="Arial Narrow" w:cs="Arial"/>
                <w:color w:val="auto"/>
                <w:sz w:val="16"/>
                <w:szCs w:val="16"/>
                <w:lang w:val="en-GB"/>
              </w:rPr>
            </w:pPr>
          </w:p>
          <w:p w14:paraId="4F2ADDE1" w14:textId="77777777" w:rsidR="00797682" w:rsidRPr="00BF38C6" w:rsidRDefault="00797682" w:rsidP="00D14C5B">
            <w:pPr>
              <w:pStyle w:val="CellBodyCentered"/>
              <w:rPr>
                <w:rFonts w:ascii="Arial Narrow" w:hAnsi="Arial Narrow" w:cs="Arial"/>
                <w:color w:val="auto"/>
                <w:sz w:val="16"/>
                <w:szCs w:val="16"/>
                <w:lang w:val="en-GB"/>
              </w:rPr>
            </w:pPr>
          </w:p>
          <w:p w14:paraId="3A8ED6A5" w14:textId="77777777" w:rsidR="00797682" w:rsidRPr="00BF38C6" w:rsidRDefault="00797682" w:rsidP="00D14C5B">
            <w:pPr>
              <w:pStyle w:val="CellBodyCentered"/>
              <w:rPr>
                <w:rFonts w:ascii="Arial Narrow" w:hAnsi="Arial Narrow" w:cs="Arial"/>
                <w:color w:val="auto"/>
                <w:sz w:val="16"/>
                <w:szCs w:val="16"/>
                <w:lang w:val="en-GB"/>
              </w:rPr>
            </w:pPr>
          </w:p>
          <w:p w14:paraId="14CD4844" w14:textId="77777777" w:rsidR="00797682" w:rsidRPr="00BF38C6" w:rsidRDefault="00797682" w:rsidP="00D14C5B">
            <w:pPr>
              <w:pStyle w:val="CellBodyCentered"/>
              <w:rPr>
                <w:rFonts w:ascii="Arial Narrow" w:hAnsi="Arial Narrow" w:cs="Arial"/>
                <w:color w:val="auto"/>
                <w:sz w:val="16"/>
                <w:szCs w:val="16"/>
                <w:lang w:val="en-GB"/>
              </w:rPr>
            </w:pPr>
          </w:p>
          <w:p w14:paraId="225A27C1" w14:textId="77777777" w:rsidR="00797682" w:rsidRPr="00BF38C6" w:rsidRDefault="00797682" w:rsidP="00D14C5B">
            <w:pPr>
              <w:pStyle w:val="CellBodyCentered"/>
              <w:rPr>
                <w:rFonts w:ascii="Arial Narrow" w:hAnsi="Arial Narrow" w:cs="Arial"/>
                <w:color w:val="auto"/>
                <w:sz w:val="16"/>
                <w:szCs w:val="16"/>
                <w:lang w:val="en-GB"/>
              </w:rPr>
            </w:pPr>
          </w:p>
          <w:p w14:paraId="77B3E2CA" w14:textId="77777777" w:rsidR="00797682" w:rsidRPr="00BF38C6" w:rsidRDefault="00797682" w:rsidP="00D14C5B">
            <w:pPr>
              <w:pStyle w:val="CellBodyCentered"/>
              <w:rPr>
                <w:rFonts w:ascii="Arial Narrow" w:hAnsi="Arial Narrow" w:cs="Arial"/>
                <w:color w:val="auto"/>
                <w:sz w:val="16"/>
                <w:szCs w:val="16"/>
                <w:lang w:val="en-GB"/>
              </w:rPr>
            </w:pPr>
          </w:p>
          <w:p w14:paraId="4B104AC1" w14:textId="77777777" w:rsidR="00797682" w:rsidRPr="00BF38C6" w:rsidRDefault="00797682" w:rsidP="00D14C5B">
            <w:pPr>
              <w:pStyle w:val="CellBodyCentered"/>
              <w:rPr>
                <w:rFonts w:ascii="Arial Narrow" w:hAnsi="Arial Narrow" w:cs="Arial"/>
                <w:color w:val="auto"/>
                <w:sz w:val="16"/>
                <w:szCs w:val="16"/>
                <w:lang w:val="en-GB"/>
              </w:rPr>
            </w:pPr>
          </w:p>
          <w:p w14:paraId="265E9573" w14:textId="77777777" w:rsidR="00797682" w:rsidRPr="00BF38C6" w:rsidRDefault="00797682" w:rsidP="00D14C5B">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1598247D" w14:textId="77777777" w:rsidR="00797682" w:rsidRPr="00BF38C6" w:rsidRDefault="00797682" w:rsidP="00D14C5B">
            <w:pPr>
              <w:pStyle w:val="CellBodyCentered"/>
              <w:rPr>
                <w:rFonts w:ascii="Arial Narrow" w:hAnsi="Arial Narrow" w:cs="Arial"/>
                <w:color w:val="auto"/>
                <w:sz w:val="16"/>
                <w:szCs w:val="16"/>
                <w:lang w:val="ru-RU"/>
              </w:rPr>
            </w:pPr>
          </w:p>
          <w:p w14:paraId="08BC7C5F" w14:textId="20495D48"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+535°</w:t>
            </w:r>
            <w:r w:rsidRPr="00BF38C6">
              <w:rPr>
                <w:rFonts w:ascii="Arial Narrow" w:hAnsi="Arial Narrow" w:cs="Arial"/>
                <w:color w:val="auto"/>
                <w:sz w:val="16"/>
                <w:szCs w:val="16"/>
                <w:lang w:val="en-GB"/>
              </w:rPr>
              <w:t>C</w:t>
            </w:r>
          </w:p>
          <w:p w14:paraId="41FBFB63" w14:textId="77777777" w:rsidR="00797682" w:rsidRPr="00BF38C6" w:rsidRDefault="00797682" w:rsidP="00D14C5B">
            <w:pPr>
              <w:pStyle w:val="CellBodyCentered"/>
              <w:rPr>
                <w:rFonts w:ascii="Arial Narrow" w:hAnsi="Arial Narrow" w:cs="Arial"/>
                <w:color w:val="auto"/>
                <w:sz w:val="16"/>
                <w:szCs w:val="16"/>
                <w:lang w:val="ru-RU"/>
              </w:rPr>
            </w:pPr>
          </w:p>
          <w:p w14:paraId="7AE7EB9D" w14:textId="77777777" w:rsidR="00797682" w:rsidRPr="00BF38C6" w:rsidRDefault="00797682" w:rsidP="00D14C5B">
            <w:pPr>
              <w:pStyle w:val="CellBodyCentered"/>
              <w:rPr>
                <w:rFonts w:ascii="Arial Narrow" w:hAnsi="Arial Narrow" w:cs="Arial"/>
                <w:color w:val="auto"/>
                <w:sz w:val="16"/>
                <w:szCs w:val="16"/>
                <w:lang w:val="ru-RU"/>
              </w:rPr>
            </w:pPr>
          </w:p>
          <w:p w14:paraId="2E46E065" w14:textId="77777777" w:rsidR="00797682" w:rsidRPr="00BF38C6" w:rsidRDefault="00797682" w:rsidP="00D14C5B">
            <w:pPr>
              <w:pStyle w:val="CellBodyCentered"/>
              <w:rPr>
                <w:rFonts w:ascii="Arial Narrow" w:hAnsi="Arial Narrow" w:cs="Arial"/>
                <w:color w:val="auto"/>
                <w:sz w:val="16"/>
                <w:szCs w:val="16"/>
                <w:lang w:val="ru-RU"/>
              </w:rPr>
            </w:pPr>
          </w:p>
          <w:p w14:paraId="701B4DFE" w14:textId="77777777" w:rsidR="00797682" w:rsidRPr="00BF38C6" w:rsidRDefault="00797682" w:rsidP="00D14C5B">
            <w:pPr>
              <w:pStyle w:val="CellBodyCentered"/>
              <w:rPr>
                <w:rFonts w:ascii="Arial Narrow" w:hAnsi="Arial Narrow" w:cs="Arial"/>
                <w:color w:val="auto"/>
                <w:sz w:val="16"/>
                <w:szCs w:val="16"/>
                <w:lang w:val="ru-RU"/>
              </w:rPr>
            </w:pPr>
          </w:p>
          <w:p w14:paraId="628BF82A" w14:textId="77777777" w:rsidR="00797682" w:rsidRPr="00BF38C6" w:rsidRDefault="00797682" w:rsidP="00D14C5B">
            <w:pPr>
              <w:pStyle w:val="CellBodyCentered"/>
              <w:rPr>
                <w:rFonts w:ascii="Arial Narrow" w:hAnsi="Arial Narrow" w:cs="Arial"/>
                <w:color w:val="auto"/>
                <w:sz w:val="16"/>
                <w:szCs w:val="16"/>
                <w:lang w:val="ru-RU"/>
              </w:rPr>
            </w:pPr>
          </w:p>
          <w:p w14:paraId="2EBC5CDE" w14:textId="77777777" w:rsidR="00797682" w:rsidRPr="00BF38C6" w:rsidRDefault="00797682" w:rsidP="00D14C5B">
            <w:pPr>
              <w:pStyle w:val="CellBodyCentered"/>
              <w:rPr>
                <w:rFonts w:ascii="Arial Narrow" w:hAnsi="Arial Narrow" w:cs="Arial"/>
                <w:color w:val="auto"/>
                <w:sz w:val="16"/>
                <w:szCs w:val="16"/>
                <w:lang w:val="ru-RU"/>
              </w:rPr>
            </w:pPr>
          </w:p>
          <w:p w14:paraId="0B4382EC" w14:textId="77777777" w:rsidR="00797682" w:rsidRPr="00BF38C6" w:rsidRDefault="00797682" w:rsidP="00D14C5B">
            <w:pPr>
              <w:pStyle w:val="CellBodyCentered"/>
              <w:rPr>
                <w:rFonts w:ascii="Arial Narrow" w:hAnsi="Arial Narrow" w:cs="Arial"/>
                <w:color w:val="auto"/>
                <w:sz w:val="16"/>
                <w:szCs w:val="16"/>
                <w:lang w:val="en-GB"/>
              </w:rPr>
            </w:pPr>
          </w:p>
          <w:p w14:paraId="38025C25" w14:textId="77777777" w:rsidR="00797682" w:rsidRPr="00BF38C6" w:rsidRDefault="00797682" w:rsidP="00D14C5B">
            <w:pPr>
              <w:pStyle w:val="CellBodyCentered"/>
              <w:rPr>
                <w:rFonts w:ascii="Arial Narrow" w:hAnsi="Arial Narrow" w:cs="Arial"/>
                <w:color w:val="auto"/>
                <w:sz w:val="16"/>
                <w:szCs w:val="16"/>
                <w:lang w:val="en-GB"/>
              </w:rPr>
            </w:pPr>
          </w:p>
          <w:p w14:paraId="4D95CB10" w14:textId="77777777" w:rsidR="00797682" w:rsidRPr="00BF38C6" w:rsidRDefault="00797682" w:rsidP="00D14C5B">
            <w:pPr>
              <w:pStyle w:val="CellBodyCentered"/>
              <w:rPr>
                <w:rFonts w:ascii="Arial Narrow" w:hAnsi="Arial Narrow" w:cs="Arial"/>
                <w:color w:val="auto"/>
                <w:sz w:val="16"/>
                <w:szCs w:val="16"/>
                <w:lang w:val="en-GB"/>
              </w:rPr>
            </w:pPr>
          </w:p>
          <w:p w14:paraId="069BF391" w14:textId="77777777" w:rsidR="00797682" w:rsidRPr="00BF38C6" w:rsidRDefault="00797682" w:rsidP="00D14C5B">
            <w:pPr>
              <w:pStyle w:val="CellBodyCentered"/>
              <w:rPr>
                <w:rFonts w:ascii="Arial Narrow" w:hAnsi="Arial Narrow" w:cs="Arial"/>
                <w:color w:val="auto"/>
                <w:sz w:val="16"/>
                <w:szCs w:val="16"/>
                <w:lang w:val="en-GB"/>
              </w:rPr>
            </w:pPr>
          </w:p>
          <w:p w14:paraId="27DBB17B" w14:textId="77777777" w:rsidR="00797682" w:rsidRPr="00BF38C6" w:rsidRDefault="00797682" w:rsidP="00D14C5B">
            <w:pPr>
              <w:pStyle w:val="CellBodyCentered"/>
              <w:rPr>
                <w:rFonts w:ascii="Arial Narrow" w:hAnsi="Arial Narrow" w:cs="Arial"/>
                <w:color w:val="auto"/>
                <w:sz w:val="16"/>
                <w:szCs w:val="16"/>
                <w:lang w:val="en-GB"/>
              </w:rPr>
            </w:pPr>
          </w:p>
          <w:p w14:paraId="3234912E" w14:textId="77777777" w:rsidR="00797682" w:rsidRPr="00BF38C6" w:rsidRDefault="00797682" w:rsidP="00D14C5B">
            <w:pPr>
              <w:pStyle w:val="CellBodyCentered"/>
              <w:rPr>
                <w:rFonts w:ascii="Arial Narrow" w:hAnsi="Arial Narrow" w:cs="Arial"/>
                <w:color w:val="auto"/>
                <w:sz w:val="16"/>
                <w:szCs w:val="16"/>
                <w:lang w:val="en-GB"/>
              </w:rPr>
            </w:pPr>
          </w:p>
          <w:p w14:paraId="25B24EDB" w14:textId="77777777" w:rsidR="00797682" w:rsidRPr="00BF38C6" w:rsidRDefault="00797682" w:rsidP="00D14C5B">
            <w:pPr>
              <w:pStyle w:val="CellBodyCentered"/>
              <w:rPr>
                <w:rFonts w:ascii="Arial Narrow" w:hAnsi="Arial Narrow" w:cs="Arial"/>
                <w:color w:val="auto"/>
                <w:sz w:val="16"/>
                <w:szCs w:val="16"/>
                <w:lang w:val="en-GB"/>
              </w:rPr>
            </w:pPr>
          </w:p>
          <w:p w14:paraId="4487E36D" w14:textId="77777777" w:rsidR="00797682" w:rsidRPr="00BF38C6" w:rsidRDefault="00797682" w:rsidP="00D14C5B">
            <w:pPr>
              <w:pStyle w:val="CellBodyCentered"/>
              <w:rPr>
                <w:rFonts w:ascii="Arial Narrow" w:hAnsi="Arial Narrow" w:cs="Arial"/>
                <w:color w:val="auto"/>
                <w:sz w:val="16"/>
                <w:szCs w:val="16"/>
                <w:lang w:val="en-GB"/>
              </w:rPr>
            </w:pPr>
          </w:p>
          <w:p w14:paraId="2C2CAB75" w14:textId="77777777" w:rsidR="00797682" w:rsidRPr="00BF38C6" w:rsidRDefault="00797682" w:rsidP="00D14C5B">
            <w:pPr>
              <w:pStyle w:val="CellBodyCentered"/>
              <w:rPr>
                <w:rFonts w:ascii="Arial Narrow" w:hAnsi="Arial Narrow" w:cs="Arial"/>
                <w:color w:val="auto"/>
                <w:sz w:val="16"/>
                <w:szCs w:val="16"/>
                <w:lang w:val="en-GB"/>
              </w:rPr>
            </w:pPr>
          </w:p>
          <w:p w14:paraId="48BA7FB2" w14:textId="77777777" w:rsidR="00797682" w:rsidRPr="00BF38C6" w:rsidRDefault="00797682" w:rsidP="00D14C5B">
            <w:pPr>
              <w:pStyle w:val="CellBodyCentered"/>
              <w:rPr>
                <w:rFonts w:ascii="Arial Narrow" w:hAnsi="Arial Narrow" w:cs="Arial"/>
                <w:color w:val="auto"/>
                <w:sz w:val="16"/>
                <w:szCs w:val="16"/>
                <w:lang w:val="en-GB"/>
              </w:rPr>
            </w:pPr>
          </w:p>
          <w:p w14:paraId="35C1A17D" w14:textId="77777777" w:rsidR="00797682" w:rsidRPr="00BF38C6" w:rsidRDefault="00797682" w:rsidP="00D14C5B">
            <w:pPr>
              <w:pStyle w:val="CellBodyCentered"/>
              <w:rPr>
                <w:rFonts w:ascii="Arial Narrow" w:hAnsi="Arial Narrow" w:cs="Arial"/>
                <w:color w:val="auto"/>
                <w:sz w:val="16"/>
                <w:szCs w:val="16"/>
                <w:lang w:val="en-GB"/>
              </w:rPr>
            </w:pPr>
          </w:p>
          <w:p w14:paraId="605CF95F" w14:textId="77777777" w:rsidR="00797682" w:rsidRPr="00BF38C6" w:rsidRDefault="00797682" w:rsidP="00D14C5B">
            <w:pPr>
              <w:pStyle w:val="CellBodyCentered"/>
              <w:rPr>
                <w:rFonts w:ascii="Arial Narrow" w:hAnsi="Arial Narrow" w:cs="Arial"/>
                <w:color w:val="auto"/>
                <w:sz w:val="16"/>
                <w:szCs w:val="16"/>
                <w:lang w:val="en-GB"/>
              </w:rPr>
            </w:pPr>
          </w:p>
          <w:p w14:paraId="69D79DDB" w14:textId="77777777" w:rsidR="00797682" w:rsidRPr="00BF38C6" w:rsidRDefault="00797682" w:rsidP="00D14C5B">
            <w:pPr>
              <w:pStyle w:val="CellBodyCentered"/>
              <w:rPr>
                <w:rFonts w:ascii="Arial Narrow" w:hAnsi="Arial Narrow" w:cs="Arial"/>
                <w:color w:val="auto"/>
                <w:sz w:val="16"/>
                <w:szCs w:val="16"/>
                <w:lang w:val="en-GB"/>
              </w:rPr>
            </w:pPr>
          </w:p>
          <w:p w14:paraId="0FCFCD6D" w14:textId="77777777" w:rsidR="00797682" w:rsidRPr="00BF38C6" w:rsidRDefault="00797682" w:rsidP="00D14C5B">
            <w:pPr>
              <w:pStyle w:val="CellBodyCentered"/>
              <w:rPr>
                <w:rFonts w:ascii="Arial Narrow" w:hAnsi="Arial Narrow" w:cs="Arial"/>
                <w:color w:val="auto"/>
                <w:sz w:val="16"/>
                <w:szCs w:val="16"/>
                <w:lang w:val="en-GB"/>
              </w:rPr>
            </w:pPr>
          </w:p>
          <w:p w14:paraId="32089388" w14:textId="77777777" w:rsidR="00797682" w:rsidRPr="00BF38C6" w:rsidRDefault="00797682" w:rsidP="00D14C5B">
            <w:pPr>
              <w:pStyle w:val="CellBodyCentered"/>
              <w:rPr>
                <w:rFonts w:ascii="Arial Narrow" w:hAnsi="Arial Narrow" w:cs="Arial"/>
                <w:color w:val="auto"/>
                <w:sz w:val="16"/>
                <w:szCs w:val="16"/>
                <w:lang w:val="en-GB"/>
              </w:rPr>
            </w:pPr>
          </w:p>
          <w:p w14:paraId="0E10A672" w14:textId="77777777" w:rsidR="00797682" w:rsidRPr="00BF38C6" w:rsidRDefault="00797682" w:rsidP="00D14C5B">
            <w:pPr>
              <w:pStyle w:val="CellBodyCentered"/>
              <w:rPr>
                <w:rFonts w:ascii="Arial Narrow" w:hAnsi="Arial Narrow" w:cs="Arial"/>
                <w:color w:val="auto"/>
                <w:sz w:val="16"/>
                <w:szCs w:val="16"/>
                <w:lang w:val="en-GB"/>
              </w:rPr>
            </w:pPr>
          </w:p>
          <w:p w14:paraId="2FCE1551" w14:textId="77777777" w:rsidR="00797682" w:rsidRPr="00BF38C6" w:rsidRDefault="00797682" w:rsidP="00D14C5B">
            <w:pPr>
              <w:pStyle w:val="CellBodyCentered"/>
              <w:rPr>
                <w:rFonts w:ascii="Arial Narrow" w:hAnsi="Arial Narrow" w:cs="Arial"/>
                <w:color w:val="auto"/>
                <w:sz w:val="16"/>
                <w:szCs w:val="16"/>
                <w:lang w:val="en-GB"/>
              </w:rPr>
            </w:pPr>
          </w:p>
          <w:p w14:paraId="10149D38" w14:textId="77777777" w:rsidR="00797682" w:rsidRPr="00BF38C6" w:rsidRDefault="00797682" w:rsidP="00D14C5B">
            <w:pPr>
              <w:pStyle w:val="CellBodyCentered"/>
              <w:rPr>
                <w:rFonts w:ascii="Arial Narrow" w:hAnsi="Arial Narrow" w:cs="Arial"/>
                <w:color w:val="auto"/>
                <w:sz w:val="16"/>
                <w:szCs w:val="16"/>
                <w:lang w:val="en-GB"/>
              </w:rPr>
            </w:pPr>
          </w:p>
          <w:p w14:paraId="01E02A31" w14:textId="77777777" w:rsidR="00797682" w:rsidRPr="00BF38C6" w:rsidRDefault="00797682" w:rsidP="00D14C5B">
            <w:pPr>
              <w:pStyle w:val="CellBodyCentered"/>
              <w:rPr>
                <w:rFonts w:ascii="Arial Narrow" w:hAnsi="Arial Narrow" w:cs="Arial"/>
                <w:color w:val="auto"/>
                <w:sz w:val="16"/>
                <w:szCs w:val="16"/>
                <w:lang w:val="en-GB"/>
              </w:rPr>
            </w:pPr>
          </w:p>
          <w:p w14:paraId="0FBF39CC" w14:textId="77777777" w:rsidR="00797682" w:rsidRPr="00BF38C6" w:rsidRDefault="00797682" w:rsidP="00D14C5B">
            <w:pPr>
              <w:pStyle w:val="CellBodyCentered"/>
              <w:rPr>
                <w:rFonts w:ascii="Arial Narrow" w:hAnsi="Arial Narrow" w:cs="Arial"/>
                <w:color w:val="auto"/>
                <w:sz w:val="16"/>
                <w:szCs w:val="16"/>
                <w:lang w:val="en-GB"/>
              </w:rPr>
            </w:pPr>
          </w:p>
          <w:p w14:paraId="36191018" w14:textId="77777777" w:rsidR="00797682" w:rsidRPr="00BF38C6" w:rsidRDefault="00797682" w:rsidP="00D14C5B">
            <w:pPr>
              <w:pStyle w:val="CellBodyCentered"/>
              <w:rPr>
                <w:rFonts w:ascii="Arial Narrow" w:hAnsi="Arial Narrow" w:cs="Arial"/>
                <w:color w:val="auto"/>
                <w:sz w:val="16"/>
                <w:szCs w:val="16"/>
                <w:lang w:val="en-GB"/>
              </w:rPr>
            </w:pPr>
          </w:p>
          <w:p w14:paraId="7A8B300C" w14:textId="77777777" w:rsidR="00797682" w:rsidRPr="00BF38C6" w:rsidRDefault="00797682" w:rsidP="00D14C5B">
            <w:pPr>
              <w:pStyle w:val="CellBodyCentered"/>
              <w:rPr>
                <w:rFonts w:ascii="Arial Narrow" w:hAnsi="Arial Narrow" w:cs="Arial"/>
                <w:color w:val="auto"/>
                <w:sz w:val="16"/>
                <w:szCs w:val="16"/>
                <w:lang w:val="en-GB"/>
              </w:rPr>
            </w:pPr>
          </w:p>
          <w:p w14:paraId="48BF3990" w14:textId="77777777" w:rsidR="00797682" w:rsidRPr="00BF38C6" w:rsidRDefault="00797682" w:rsidP="00D14C5B">
            <w:pPr>
              <w:pStyle w:val="CellBodyCentered"/>
              <w:rPr>
                <w:rFonts w:ascii="Arial Narrow" w:hAnsi="Arial Narrow" w:cs="Arial"/>
                <w:color w:val="auto"/>
                <w:sz w:val="16"/>
                <w:szCs w:val="16"/>
                <w:lang w:val="ru-RU"/>
              </w:rPr>
            </w:pPr>
          </w:p>
          <w:p w14:paraId="6B10373B" w14:textId="77777777" w:rsidR="00797682" w:rsidRPr="00BF38C6" w:rsidRDefault="00797682" w:rsidP="00D14C5B">
            <w:pPr>
              <w:pStyle w:val="CellBodyCentered"/>
              <w:rPr>
                <w:rFonts w:ascii="Arial Narrow" w:hAnsi="Arial Narrow" w:cs="Arial"/>
                <w:color w:val="auto"/>
                <w:sz w:val="16"/>
                <w:szCs w:val="16"/>
                <w:lang w:val="en-GB"/>
              </w:rPr>
            </w:pPr>
          </w:p>
          <w:p w14:paraId="6823BE2E" w14:textId="77777777" w:rsidR="00797682" w:rsidRPr="00BF38C6" w:rsidRDefault="00797682" w:rsidP="00D14C5B">
            <w:pPr>
              <w:pStyle w:val="CellBodyCentered"/>
              <w:rPr>
                <w:rFonts w:ascii="Arial Narrow" w:hAnsi="Arial Narrow" w:cs="Arial"/>
                <w:color w:val="auto"/>
                <w:sz w:val="16"/>
                <w:szCs w:val="16"/>
                <w:lang w:val="en-GB"/>
              </w:rPr>
            </w:pPr>
          </w:p>
          <w:p w14:paraId="3E43CC58" w14:textId="77777777" w:rsidR="00797682" w:rsidRPr="00BF38C6" w:rsidRDefault="00797682" w:rsidP="00D14C5B">
            <w:pPr>
              <w:pStyle w:val="CellBodyCentered"/>
              <w:rPr>
                <w:rFonts w:ascii="Arial Narrow" w:hAnsi="Arial Narrow" w:cs="Arial"/>
                <w:color w:val="auto"/>
                <w:sz w:val="16"/>
                <w:szCs w:val="16"/>
                <w:lang w:val="ru-RU"/>
              </w:rPr>
            </w:pPr>
          </w:p>
          <w:p w14:paraId="4A031972" w14:textId="77777777" w:rsidR="00797682" w:rsidRPr="00BF38C6" w:rsidRDefault="00797682" w:rsidP="00D14C5B">
            <w:pPr>
              <w:pStyle w:val="CellBodyCentered"/>
              <w:rPr>
                <w:rFonts w:ascii="Arial Narrow" w:hAnsi="Arial Narrow" w:cs="Arial"/>
                <w:color w:val="auto"/>
                <w:sz w:val="16"/>
                <w:szCs w:val="16"/>
                <w:lang w:val="ru-RU"/>
              </w:rPr>
            </w:pPr>
          </w:p>
          <w:p w14:paraId="73F3FD35" w14:textId="77777777" w:rsidR="00797682" w:rsidRPr="00BF38C6" w:rsidRDefault="00797682" w:rsidP="00D14C5B">
            <w:pPr>
              <w:pStyle w:val="CellBodyCentered"/>
              <w:rPr>
                <w:rFonts w:ascii="Arial Narrow" w:hAnsi="Arial Narrow" w:cs="Arial"/>
                <w:color w:val="auto"/>
                <w:sz w:val="16"/>
                <w:szCs w:val="16"/>
                <w:lang w:val="ru-RU"/>
              </w:rPr>
            </w:pPr>
          </w:p>
          <w:p w14:paraId="17AE07D9" w14:textId="77777777" w:rsidR="00797682" w:rsidRPr="00BF38C6" w:rsidRDefault="00797682" w:rsidP="00D14C5B">
            <w:pPr>
              <w:pStyle w:val="CellBodyCentered"/>
              <w:rPr>
                <w:rFonts w:ascii="Arial Narrow" w:hAnsi="Arial Narrow" w:cs="Arial"/>
                <w:color w:val="auto"/>
                <w:sz w:val="16"/>
                <w:szCs w:val="16"/>
                <w:lang w:val="ru-RU"/>
              </w:rPr>
            </w:pPr>
          </w:p>
          <w:p w14:paraId="0A6FCC01" w14:textId="77777777" w:rsidR="00797682" w:rsidRPr="00BF38C6" w:rsidRDefault="00797682" w:rsidP="00D14C5B">
            <w:pPr>
              <w:pStyle w:val="CellBodyCentered"/>
              <w:rPr>
                <w:rFonts w:ascii="Arial Narrow" w:hAnsi="Arial Narrow" w:cs="Arial"/>
                <w:color w:val="auto"/>
                <w:sz w:val="16"/>
                <w:szCs w:val="16"/>
                <w:lang w:val="ru-RU"/>
              </w:rPr>
            </w:pPr>
          </w:p>
          <w:p w14:paraId="7DF1F05E" w14:textId="77777777" w:rsidR="00797682" w:rsidRPr="00BF38C6" w:rsidRDefault="00797682" w:rsidP="00D14C5B">
            <w:pPr>
              <w:pStyle w:val="CellBodyCentered"/>
              <w:rPr>
                <w:rFonts w:ascii="Arial Narrow" w:hAnsi="Arial Narrow" w:cs="Arial"/>
                <w:color w:val="auto"/>
                <w:sz w:val="16"/>
                <w:szCs w:val="16"/>
                <w:lang w:val="ru-RU"/>
              </w:rPr>
            </w:pPr>
          </w:p>
          <w:p w14:paraId="459F3438" w14:textId="77777777" w:rsidR="00797682" w:rsidRPr="00BF38C6" w:rsidRDefault="00797682" w:rsidP="00D14C5B">
            <w:pPr>
              <w:pStyle w:val="CellBodyCentered"/>
              <w:rPr>
                <w:rFonts w:ascii="Arial Narrow" w:hAnsi="Arial Narrow" w:cs="Arial"/>
                <w:color w:val="auto"/>
                <w:sz w:val="16"/>
                <w:szCs w:val="16"/>
                <w:lang w:val="ru-RU"/>
              </w:rPr>
            </w:pPr>
          </w:p>
          <w:p w14:paraId="07A31BBE" w14:textId="77777777" w:rsidR="00797682" w:rsidRPr="00BF38C6" w:rsidRDefault="00797682" w:rsidP="00D14C5B">
            <w:pPr>
              <w:pStyle w:val="CellBodyCentered"/>
              <w:rPr>
                <w:rFonts w:ascii="Arial Narrow" w:hAnsi="Arial Narrow" w:cs="Arial"/>
                <w:color w:val="auto"/>
                <w:sz w:val="16"/>
                <w:szCs w:val="16"/>
                <w:lang w:val="ru-RU"/>
              </w:rPr>
            </w:pPr>
          </w:p>
          <w:p w14:paraId="176C01DF" w14:textId="77777777" w:rsidR="00797682" w:rsidRPr="00BF38C6" w:rsidRDefault="00797682" w:rsidP="00D14C5B">
            <w:pPr>
              <w:pStyle w:val="CellBodyCentered"/>
              <w:rPr>
                <w:rFonts w:ascii="Arial Narrow" w:hAnsi="Arial Narrow" w:cs="Arial"/>
                <w:color w:val="auto"/>
                <w:sz w:val="16"/>
                <w:szCs w:val="16"/>
                <w:lang w:val="ru-RU"/>
              </w:rPr>
            </w:pPr>
          </w:p>
          <w:p w14:paraId="2590842E" w14:textId="77777777" w:rsidR="00797682" w:rsidRPr="00BF38C6" w:rsidRDefault="00797682" w:rsidP="00D14C5B">
            <w:pPr>
              <w:pStyle w:val="CellBodyCentered"/>
              <w:rPr>
                <w:rFonts w:ascii="Arial Narrow" w:hAnsi="Arial Narrow" w:cs="Arial"/>
                <w:color w:val="auto"/>
                <w:sz w:val="16"/>
                <w:szCs w:val="16"/>
                <w:lang w:val="ru-RU"/>
              </w:rPr>
            </w:pPr>
          </w:p>
          <w:p w14:paraId="391A64E0" w14:textId="77777777" w:rsidR="00797682" w:rsidRPr="00BF38C6" w:rsidRDefault="00797682" w:rsidP="00D14C5B">
            <w:pPr>
              <w:pStyle w:val="CellBodyCentered"/>
              <w:rPr>
                <w:rFonts w:ascii="Arial Narrow" w:hAnsi="Arial Narrow" w:cs="Arial"/>
                <w:color w:val="auto"/>
                <w:sz w:val="16"/>
                <w:szCs w:val="16"/>
                <w:lang w:val="ru-RU"/>
              </w:rPr>
            </w:pPr>
          </w:p>
          <w:p w14:paraId="6DB6147D" w14:textId="77777777" w:rsidR="00797682" w:rsidRPr="00BF38C6" w:rsidRDefault="00797682" w:rsidP="00D14C5B">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7D3CF57E" w14:textId="77777777" w:rsidR="00797682" w:rsidRPr="00BF38C6" w:rsidRDefault="00797682" w:rsidP="00D14C5B">
            <w:pPr>
              <w:pStyle w:val="CellBody"/>
              <w:rPr>
                <w:rFonts w:ascii="Arial Narrow" w:hAnsi="Arial Narrow" w:cs="Arial"/>
                <w:color w:val="auto"/>
                <w:sz w:val="16"/>
                <w:szCs w:val="16"/>
                <w:u w:val="single"/>
                <w:lang w:val="ru-RU"/>
              </w:rPr>
            </w:pPr>
          </w:p>
          <w:p w14:paraId="11415B1F" w14:textId="77777777" w:rsidR="00C758B4" w:rsidRPr="006759B5" w:rsidRDefault="00C758B4" w:rsidP="00D14C5B">
            <w:pPr>
              <w:pStyle w:val="TableText"/>
              <w:rPr>
                <w:rFonts w:ascii="Arial Narrow" w:hAnsi="Arial Narrow" w:cs="Arial"/>
                <w:color w:val="auto"/>
                <w:szCs w:val="16"/>
                <w:u w:val="single"/>
                <w:lang w:val="ru-RU"/>
              </w:rPr>
            </w:pPr>
            <w:r w:rsidRPr="00BF38C6">
              <w:rPr>
                <w:rFonts w:ascii="Arial Narrow" w:hAnsi="Arial Narrow" w:cs="Arial"/>
                <w:color w:val="auto"/>
                <w:szCs w:val="16"/>
                <w:u w:val="single"/>
                <w:lang w:val="ru-RU"/>
              </w:rPr>
              <w:t xml:space="preserve">По </w:t>
            </w:r>
            <w:r w:rsidRPr="00BF38C6">
              <w:rPr>
                <w:rFonts w:ascii="Arial Narrow" w:hAnsi="Arial Narrow" w:cs="Arial"/>
                <w:color w:val="auto"/>
                <w:szCs w:val="16"/>
                <w:u w:val="single"/>
                <w:lang w:val="en-GB"/>
              </w:rPr>
              <w:t>ASME</w:t>
            </w:r>
            <w:r w:rsidRPr="00BF38C6">
              <w:rPr>
                <w:rFonts w:ascii="Arial Narrow" w:hAnsi="Arial Narrow" w:cs="Arial"/>
                <w:color w:val="auto"/>
                <w:szCs w:val="16"/>
                <w:u w:val="single"/>
                <w:lang w:val="ru-RU"/>
              </w:rPr>
              <w:t xml:space="preserve"> </w:t>
            </w:r>
            <w:r w:rsidRPr="00BF38C6">
              <w:rPr>
                <w:rFonts w:ascii="Arial Narrow" w:hAnsi="Arial Narrow" w:cs="Arial"/>
                <w:color w:val="auto"/>
                <w:szCs w:val="16"/>
                <w:u w:val="single"/>
                <w:lang w:val="en-GB"/>
              </w:rPr>
              <w:t>B</w:t>
            </w:r>
            <w:r w:rsidRPr="00BF38C6">
              <w:rPr>
                <w:rFonts w:ascii="Arial Narrow" w:hAnsi="Arial Narrow" w:cs="Arial"/>
                <w:color w:val="auto"/>
                <w:szCs w:val="16"/>
                <w:u w:val="single"/>
                <w:lang w:val="ru-RU"/>
              </w:rPr>
              <w:t>16.5, группа матер</w:t>
            </w:r>
            <w:r>
              <w:rPr>
                <w:rFonts w:ascii="Arial Narrow" w:hAnsi="Arial Narrow" w:cs="Arial"/>
                <w:color w:val="auto"/>
                <w:szCs w:val="16"/>
                <w:u w:val="single"/>
                <w:lang w:val="ru-RU"/>
              </w:rPr>
              <w:t xml:space="preserve">. </w:t>
            </w:r>
            <w:r w:rsidRPr="006759B5">
              <w:rPr>
                <w:rFonts w:ascii="Arial Narrow" w:hAnsi="Arial Narrow" w:cs="Arial"/>
                <w:color w:val="auto"/>
                <w:szCs w:val="16"/>
                <w:u w:val="single"/>
                <w:lang w:val="ru-RU"/>
              </w:rPr>
              <w:t>2</w:t>
            </w:r>
            <w:r w:rsidRPr="00BF38C6">
              <w:rPr>
                <w:rFonts w:ascii="Arial Narrow" w:hAnsi="Arial Narrow" w:cs="Arial"/>
                <w:color w:val="auto"/>
                <w:szCs w:val="16"/>
                <w:u w:val="single"/>
                <w:lang w:val="ru-RU"/>
              </w:rPr>
              <w:t>.</w:t>
            </w:r>
            <w:r w:rsidRPr="006759B5">
              <w:rPr>
                <w:rFonts w:ascii="Arial Narrow" w:hAnsi="Arial Narrow" w:cs="Arial"/>
                <w:color w:val="auto"/>
                <w:szCs w:val="16"/>
                <w:u w:val="single"/>
                <w:lang w:val="ru-RU"/>
              </w:rPr>
              <w:t>2</w:t>
            </w:r>
            <w:r w:rsidRPr="00BF38C6">
              <w:rPr>
                <w:rFonts w:ascii="Arial Narrow" w:hAnsi="Arial Narrow" w:cs="Arial"/>
                <w:color w:val="auto"/>
                <w:szCs w:val="16"/>
                <w:u w:val="single"/>
                <w:lang w:val="ru-RU"/>
              </w:rPr>
              <w:t xml:space="preserve"> (огран</w:t>
            </w:r>
            <w:r>
              <w:rPr>
                <w:rFonts w:ascii="Arial Narrow" w:hAnsi="Arial Narrow" w:cs="Arial"/>
                <w:color w:val="auto"/>
                <w:szCs w:val="16"/>
                <w:u w:val="single"/>
                <w:lang w:val="ru-RU"/>
              </w:rPr>
              <w:t>.</w:t>
            </w:r>
            <w:r w:rsidRPr="00BF38C6">
              <w:rPr>
                <w:rFonts w:ascii="Arial Narrow" w:hAnsi="Arial Narrow" w:cs="Arial"/>
                <w:color w:val="auto"/>
                <w:szCs w:val="16"/>
                <w:u w:val="single"/>
                <w:lang w:val="ru-RU"/>
              </w:rPr>
              <w:t xml:space="preserve"> </w:t>
            </w:r>
            <w:r w:rsidRPr="006759B5">
              <w:rPr>
                <w:rFonts w:ascii="Arial Narrow" w:hAnsi="Arial Narrow" w:cs="Arial"/>
                <w:color w:val="auto"/>
                <w:szCs w:val="16"/>
                <w:u w:val="single"/>
                <w:lang w:val="ru-RU"/>
              </w:rPr>
              <w:t>классом</w:t>
            </w:r>
            <w:r w:rsidRPr="00BF38C6">
              <w:rPr>
                <w:rFonts w:ascii="Arial Narrow" w:hAnsi="Arial Narrow" w:cs="Arial"/>
                <w:color w:val="auto"/>
                <w:szCs w:val="16"/>
                <w:u w:val="single"/>
                <w:lang w:val="ru-RU"/>
              </w:rPr>
              <w:t xml:space="preserve"> фланцев)</w:t>
            </w:r>
          </w:p>
          <w:p w14:paraId="3D3C762A" w14:textId="294C4C42" w:rsidR="00797682" w:rsidRPr="00BF38C6" w:rsidRDefault="00C758B4" w:rsidP="00D14C5B">
            <w:pPr>
              <w:pStyle w:val="TableText"/>
              <w:rPr>
                <w:rFonts w:ascii="Arial Narrow" w:hAnsi="Arial Narrow"/>
                <w:color w:val="auto"/>
                <w:szCs w:val="16"/>
                <w:lang w:val="ru-RU"/>
              </w:rPr>
            </w:pPr>
            <w:r>
              <w:rPr>
                <w:rFonts w:ascii="Arial Narrow" w:hAnsi="Arial Narrow" w:cs="Arial"/>
                <w:color w:val="auto"/>
                <w:szCs w:val="16"/>
                <w:lang w:val="ru-RU"/>
              </w:rPr>
              <w:t>-40</w:t>
            </w:r>
            <w:r w:rsidRPr="006759B5">
              <w:rPr>
                <w:rFonts w:ascii="Arial Narrow" w:hAnsi="Arial Narrow" w:cs="Arial"/>
                <w:color w:val="auto"/>
                <w:szCs w:val="16"/>
                <w:lang w:val="ru-RU"/>
              </w:rPr>
              <w:t xml:space="preserve"> </w:t>
            </w:r>
            <w:r w:rsidR="00797682" w:rsidRPr="00BF38C6">
              <w:rPr>
                <w:rFonts w:ascii="Arial Narrow" w:hAnsi="Arial Narrow"/>
                <w:color w:val="auto"/>
                <w:szCs w:val="16"/>
                <w:lang w:val="ru-RU"/>
              </w:rPr>
              <w:t>до 38°</w:t>
            </w:r>
            <w:r w:rsidR="00797682" w:rsidRPr="00BF38C6">
              <w:rPr>
                <w:rFonts w:ascii="Arial Narrow" w:hAnsi="Arial Narrow"/>
                <w:snapToGrid w:val="0"/>
                <w:color w:val="auto"/>
                <w:szCs w:val="16"/>
                <w:lang w:val="ru-RU"/>
              </w:rPr>
              <w:t xml:space="preserve">C </w:t>
            </w:r>
            <w:r w:rsidR="00797682" w:rsidRPr="00BF38C6">
              <w:rPr>
                <w:rFonts w:ascii="Arial Narrow" w:hAnsi="Arial Narrow"/>
                <w:color w:val="auto"/>
                <w:szCs w:val="16"/>
                <w:lang w:val="ru-RU"/>
              </w:rPr>
              <w:t>= 19,0 бар (изб.)</w:t>
            </w:r>
          </w:p>
          <w:p w14:paraId="538DFFF3" w14:textId="35183706"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50°</w:t>
            </w:r>
            <w:r w:rsidRPr="00BF38C6">
              <w:rPr>
                <w:rFonts w:ascii="Arial Narrow" w:hAnsi="Arial Narrow"/>
                <w:snapToGrid w:val="0"/>
                <w:color w:val="auto"/>
                <w:szCs w:val="16"/>
                <w:lang w:val="ru-RU"/>
              </w:rPr>
              <w:t xml:space="preserve">C = 18,4 </w:t>
            </w:r>
            <w:r w:rsidRPr="00BF38C6">
              <w:rPr>
                <w:rFonts w:ascii="Arial Narrow" w:hAnsi="Arial Narrow"/>
                <w:color w:val="auto"/>
                <w:szCs w:val="16"/>
                <w:lang w:val="ru-RU"/>
              </w:rPr>
              <w:t>бар (изб.)</w:t>
            </w:r>
          </w:p>
          <w:p w14:paraId="09A0ED30" w14:textId="475F6135" w:rsidR="00797682" w:rsidRPr="00BF38C6" w:rsidRDefault="00797682" w:rsidP="00D14C5B">
            <w:pPr>
              <w:pStyle w:val="TableText"/>
              <w:rPr>
                <w:rFonts w:ascii="Arial Narrow" w:hAnsi="Arial Narrow"/>
                <w:color w:val="auto"/>
                <w:szCs w:val="16"/>
                <w:lang w:val="ru-RU"/>
              </w:rPr>
            </w:pPr>
            <w:r w:rsidRPr="00BF38C6">
              <w:rPr>
                <w:rFonts w:ascii="Arial Narrow" w:hAnsi="Arial Narrow"/>
                <w:color w:val="auto"/>
                <w:szCs w:val="16"/>
                <w:lang w:val="ru-RU"/>
              </w:rPr>
              <w:t>100 °</w:t>
            </w:r>
            <w:r w:rsidRPr="00BF38C6">
              <w:rPr>
                <w:rFonts w:ascii="Arial Narrow" w:hAnsi="Arial Narrow"/>
                <w:snapToGrid w:val="0"/>
                <w:color w:val="auto"/>
                <w:szCs w:val="16"/>
                <w:lang w:val="ru-RU"/>
              </w:rPr>
              <w:t xml:space="preserve">C = 16,2 </w:t>
            </w:r>
            <w:r w:rsidRPr="00BF38C6">
              <w:rPr>
                <w:rFonts w:ascii="Arial Narrow" w:hAnsi="Arial Narrow"/>
                <w:color w:val="auto"/>
                <w:szCs w:val="16"/>
                <w:lang w:val="ru-RU"/>
              </w:rPr>
              <w:t>бар (изб.)</w:t>
            </w:r>
          </w:p>
          <w:p w14:paraId="7DB81117" w14:textId="19BAA9F2"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14,8 </w:t>
            </w:r>
            <w:r w:rsidRPr="00BF38C6">
              <w:rPr>
                <w:rFonts w:ascii="Arial Narrow" w:hAnsi="Arial Narrow"/>
                <w:color w:val="auto"/>
                <w:sz w:val="16"/>
                <w:szCs w:val="16"/>
                <w:lang w:val="ru-RU"/>
              </w:rPr>
              <w:t>бар (изб.)</w:t>
            </w:r>
          </w:p>
          <w:p w14:paraId="1974AA93" w14:textId="747257F2"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14,1 </w:t>
            </w:r>
            <w:r w:rsidRPr="00BF38C6">
              <w:rPr>
                <w:rFonts w:ascii="Arial Narrow" w:hAnsi="Arial Narrow"/>
                <w:color w:val="auto"/>
                <w:sz w:val="16"/>
                <w:szCs w:val="16"/>
                <w:lang w:val="ru-RU"/>
              </w:rPr>
              <w:t>бар (изб.)</w:t>
            </w:r>
          </w:p>
          <w:p w14:paraId="2BC08FC3" w14:textId="45C6BFDB"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250°</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12,1 бар изб.</w:t>
            </w:r>
          </w:p>
          <w:p w14:paraId="1557F4D3" w14:textId="064BAD9F"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300°</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10.2 бар изб.</w:t>
            </w:r>
          </w:p>
          <w:p w14:paraId="6A57F2FB" w14:textId="02DADD23"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350°</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8.4 бар изб.</w:t>
            </w:r>
          </w:p>
          <w:p w14:paraId="4B116717" w14:textId="3CCA336D"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400°</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6.5 бар изб.</w:t>
            </w:r>
          </w:p>
          <w:p w14:paraId="75ACCA60" w14:textId="1287DEEA"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500º</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2.8 </w:t>
            </w:r>
            <w:r w:rsidRPr="00BF38C6">
              <w:rPr>
                <w:rFonts w:ascii="Arial Narrow" w:hAnsi="Arial Narrow" w:cs="Arial"/>
                <w:snapToGrid w:val="0"/>
                <w:color w:val="auto"/>
                <w:sz w:val="16"/>
                <w:szCs w:val="16"/>
                <w:lang w:val="ru-RU"/>
              </w:rPr>
              <w:t>бар изб.</w:t>
            </w:r>
          </w:p>
          <w:p w14:paraId="00DCA9BC" w14:textId="018A6658"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535º</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1.5 </w:t>
            </w:r>
            <w:r w:rsidRPr="00BF38C6">
              <w:rPr>
                <w:rFonts w:ascii="Arial Narrow" w:hAnsi="Arial Narrow" w:cs="Arial"/>
                <w:snapToGrid w:val="0"/>
                <w:color w:val="auto"/>
                <w:sz w:val="16"/>
                <w:szCs w:val="16"/>
                <w:lang w:val="ru-RU"/>
              </w:rPr>
              <w:t>бар изб.</w:t>
            </w:r>
          </w:p>
          <w:p w14:paraId="2C68314B" w14:textId="77777777" w:rsidR="00797682" w:rsidRPr="00BF38C6" w:rsidRDefault="00797682" w:rsidP="00D14C5B">
            <w:pPr>
              <w:pStyle w:val="CellBody"/>
              <w:rPr>
                <w:rFonts w:ascii="Arial Narrow" w:hAnsi="Arial Narrow" w:cs="Arial"/>
                <w:color w:val="auto"/>
                <w:sz w:val="16"/>
                <w:szCs w:val="16"/>
                <w:lang w:val="ru-RU"/>
              </w:rPr>
            </w:pPr>
          </w:p>
          <w:p w14:paraId="3437D33A" w14:textId="77777777" w:rsidR="00797682" w:rsidRPr="00BF38C6" w:rsidRDefault="00797682" w:rsidP="00D14C5B">
            <w:pPr>
              <w:pStyle w:val="CellBody"/>
              <w:rPr>
                <w:rFonts w:ascii="Arial Narrow" w:hAnsi="Arial Narrow" w:cs="Arial"/>
                <w:color w:val="auto"/>
                <w:sz w:val="16"/>
                <w:szCs w:val="16"/>
                <w:lang w:val="ru-RU"/>
                <w:rPrChange w:id="1163" w:author="Zhunisbayev, Olzhasbek A [Bolashak Atyrau Limited]" w:date="2022-06-06T22:35:00Z">
                  <w:rPr>
                    <w:rFonts w:ascii="Arial" w:hAnsi="Arial" w:cs="Arial"/>
                    <w:color w:val="auto"/>
                    <w:sz w:val="16"/>
                    <w:szCs w:val="16"/>
                  </w:rPr>
                </w:rPrChange>
              </w:rPr>
            </w:pPr>
          </w:p>
          <w:p w14:paraId="5CAF3A43" w14:textId="77777777" w:rsidR="00797682" w:rsidRPr="00BF38C6" w:rsidRDefault="00797682" w:rsidP="00D14C5B">
            <w:pPr>
              <w:pStyle w:val="CellBody"/>
              <w:rPr>
                <w:rFonts w:ascii="Arial Narrow" w:hAnsi="Arial Narrow" w:cs="Arial"/>
                <w:color w:val="auto"/>
                <w:sz w:val="16"/>
                <w:szCs w:val="16"/>
                <w:lang w:val="ru-RU"/>
                <w:rPrChange w:id="1164" w:author="Zhunisbayev, Olzhasbek A [Bolashak Atyrau Limited]" w:date="2022-06-06T22:35:00Z">
                  <w:rPr>
                    <w:rFonts w:ascii="Arial" w:hAnsi="Arial" w:cs="Arial"/>
                    <w:color w:val="auto"/>
                    <w:sz w:val="16"/>
                    <w:szCs w:val="16"/>
                  </w:rPr>
                </w:rPrChange>
              </w:rPr>
            </w:pPr>
          </w:p>
          <w:p w14:paraId="495B0AE5" w14:textId="77777777" w:rsidR="00797682" w:rsidRPr="00BF38C6" w:rsidRDefault="00797682" w:rsidP="00D14C5B">
            <w:pPr>
              <w:pStyle w:val="CellBody"/>
              <w:rPr>
                <w:rFonts w:ascii="Arial Narrow" w:hAnsi="Arial Narrow" w:cs="Arial"/>
                <w:color w:val="auto"/>
                <w:sz w:val="16"/>
                <w:szCs w:val="16"/>
                <w:lang w:val="ru-RU"/>
                <w:rPrChange w:id="1165" w:author="Zhunisbayev, Olzhasbek A [Bolashak Atyrau Limited]" w:date="2022-06-06T22:35:00Z">
                  <w:rPr>
                    <w:rFonts w:ascii="Arial" w:hAnsi="Arial" w:cs="Arial"/>
                    <w:color w:val="auto"/>
                    <w:sz w:val="16"/>
                    <w:szCs w:val="16"/>
                  </w:rPr>
                </w:rPrChange>
              </w:rPr>
            </w:pPr>
          </w:p>
          <w:p w14:paraId="44BDE096" w14:textId="77777777" w:rsidR="00797682" w:rsidRPr="00BF38C6" w:rsidRDefault="00797682" w:rsidP="00D14C5B">
            <w:pPr>
              <w:pStyle w:val="CellBody"/>
              <w:rPr>
                <w:rFonts w:ascii="Arial Narrow" w:hAnsi="Arial Narrow" w:cs="Arial"/>
                <w:color w:val="auto"/>
                <w:sz w:val="16"/>
                <w:szCs w:val="16"/>
                <w:lang w:val="ru-RU"/>
                <w:rPrChange w:id="1166" w:author="Zhunisbayev, Olzhasbek A [Bolashak Atyrau Limited]" w:date="2022-06-06T22:35:00Z">
                  <w:rPr>
                    <w:rFonts w:ascii="Arial" w:hAnsi="Arial" w:cs="Arial"/>
                    <w:color w:val="auto"/>
                    <w:sz w:val="16"/>
                    <w:szCs w:val="16"/>
                  </w:rPr>
                </w:rPrChange>
              </w:rPr>
            </w:pPr>
          </w:p>
          <w:p w14:paraId="435DBBD3" w14:textId="77777777" w:rsidR="00797682" w:rsidRPr="00BF38C6" w:rsidRDefault="00797682" w:rsidP="00D14C5B">
            <w:pPr>
              <w:pStyle w:val="CellBody"/>
              <w:rPr>
                <w:rFonts w:ascii="Arial Narrow" w:hAnsi="Arial Narrow" w:cs="Arial"/>
                <w:color w:val="auto"/>
                <w:sz w:val="16"/>
                <w:szCs w:val="16"/>
                <w:lang w:val="ru-RU"/>
                <w:rPrChange w:id="1167" w:author="Zhunisbayev, Olzhasbek A [Bolashak Atyrau Limited]" w:date="2022-06-06T22:35:00Z">
                  <w:rPr>
                    <w:rFonts w:ascii="Arial" w:hAnsi="Arial" w:cs="Arial"/>
                    <w:color w:val="auto"/>
                    <w:sz w:val="16"/>
                    <w:szCs w:val="16"/>
                  </w:rPr>
                </w:rPrChange>
              </w:rPr>
            </w:pPr>
          </w:p>
          <w:p w14:paraId="7DFB659D" w14:textId="77777777" w:rsidR="00797682" w:rsidRPr="00BF38C6" w:rsidRDefault="00797682" w:rsidP="00D14C5B">
            <w:pPr>
              <w:pStyle w:val="CellBody"/>
              <w:rPr>
                <w:rFonts w:ascii="Arial Narrow" w:hAnsi="Arial Narrow" w:cs="Arial"/>
                <w:color w:val="auto"/>
                <w:sz w:val="16"/>
                <w:szCs w:val="16"/>
                <w:lang w:val="ru-RU"/>
                <w:rPrChange w:id="1168" w:author="Zhunisbayev, Olzhasbek A [Bolashak Atyrau Limited]" w:date="2022-06-06T22:35:00Z">
                  <w:rPr>
                    <w:rFonts w:ascii="Arial" w:hAnsi="Arial" w:cs="Arial"/>
                    <w:color w:val="auto"/>
                    <w:sz w:val="16"/>
                    <w:szCs w:val="16"/>
                  </w:rPr>
                </w:rPrChange>
              </w:rPr>
            </w:pPr>
          </w:p>
          <w:p w14:paraId="307641AE" w14:textId="77777777" w:rsidR="00797682" w:rsidRPr="00BF38C6" w:rsidRDefault="00797682" w:rsidP="00D14C5B">
            <w:pPr>
              <w:pStyle w:val="CellBody"/>
              <w:rPr>
                <w:rFonts w:ascii="Arial Narrow" w:hAnsi="Arial Narrow" w:cs="Arial"/>
                <w:color w:val="auto"/>
                <w:sz w:val="16"/>
                <w:szCs w:val="16"/>
                <w:lang w:val="ru-RU"/>
                <w:rPrChange w:id="1169" w:author="Zhunisbayev, Olzhasbek A [Bolashak Atyrau Limited]" w:date="2022-06-06T22:35:00Z">
                  <w:rPr>
                    <w:rFonts w:ascii="Arial" w:hAnsi="Arial" w:cs="Arial"/>
                    <w:color w:val="auto"/>
                    <w:sz w:val="16"/>
                    <w:szCs w:val="16"/>
                  </w:rPr>
                </w:rPrChange>
              </w:rPr>
            </w:pPr>
          </w:p>
          <w:p w14:paraId="43C27D9D" w14:textId="77777777" w:rsidR="00797682" w:rsidRPr="00BF38C6" w:rsidRDefault="00797682" w:rsidP="00D14C5B">
            <w:pPr>
              <w:pStyle w:val="CellBody"/>
              <w:rPr>
                <w:rFonts w:ascii="Arial Narrow" w:hAnsi="Arial Narrow" w:cs="Arial"/>
                <w:color w:val="auto"/>
                <w:sz w:val="16"/>
                <w:szCs w:val="16"/>
                <w:lang w:val="ru-RU"/>
                <w:rPrChange w:id="1170" w:author="Zhunisbayev, Olzhasbek A [Bolashak Atyrau Limited]" w:date="2022-06-06T22:35:00Z">
                  <w:rPr>
                    <w:rFonts w:ascii="Arial" w:hAnsi="Arial" w:cs="Arial"/>
                    <w:color w:val="auto"/>
                    <w:sz w:val="16"/>
                    <w:szCs w:val="16"/>
                  </w:rPr>
                </w:rPrChange>
              </w:rPr>
            </w:pPr>
          </w:p>
          <w:p w14:paraId="65A75292" w14:textId="68D23A5F" w:rsidR="00797682" w:rsidRPr="00BF38C6" w:rsidRDefault="00797682" w:rsidP="00D14C5B">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5F179895" w14:textId="77777777" w:rsidR="00797682" w:rsidRPr="00BF38C6" w:rsidRDefault="00797682" w:rsidP="00D14C5B">
            <w:pPr>
              <w:pStyle w:val="CellBodyCentered"/>
              <w:rPr>
                <w:rFonts w:ascii="Arial Narrow" w:hAnsi="Arial Narrow" w:cs="Arial"/>
                <w:color w:val="auto"/>
                <w:sz w:val="16"/>
                <w:szCs w:val="16"/>
                <w:lang w:val="ru-RU"/>
              </w:rPr>
            </w:pPr>
          </w:p>
          <w:p w14:paraId="27457B66"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НЕТ</w:t>
            </w:r>
          </w:p>
          <w:p w14:paraId="2F9BC7C8" w14:textId="77777777" w:rsidR="00797682" w:rsidRPr="00BF38C6" w:rsidRDefault="00797682" w:rsidP="00D14C5B">
            <w:pPr>
              <w:pStyle w:val="CellBodyCentered"/>
              <w:rPr>
                <w:rFonts w:ascii="Arial Narrow" w:hAnsi="Arial Narrow" w:cs="Arial"/>
                <w:color w:val="auto"/>
                <w:sz w:val="16"/>
                <w:szCs w:val="16"/>
                <w:lang w:val="en-GB"/>
              </w:rPr>
            </w:pPr>
          </w:p>
          <w:p w14:paraId="064C0153" w14:textId="77777777" w:rsidR="00797682" w:rsidRPr="00BF38C6" w:rsidRDefault="00797682" w:rsidP="00D14C5B">
            <w:pPr>
              <w:pStyle w:val="CellBodyCentered"/>
              <w:rPr>
                <w:rFonts w:ascii="Arial Narrow" w:hAnsi="Arial Narrow" w:cs="Arial"/>
                <w:color w:val="auto"/>
                <w:sz w:val="16"/>
                <w:szCs w:val="16"/>
                <w:lang w:val="en-GB"/>
              </w:rPr>
            </w:pPr>
          </w:p>
          <w:p w14:paraId="2CDB9370" w14:textId="77777777" w:rsidR="00797682" w:rsidRPr="00BF38C6" w:rsidRDefault="00797682" w:rsidP="00D14C5B">
            <w:pPr>
              <w:pStyle w:val="CellBodyCentered"/>
              <w:rPr>
                <w:rFonts w:ascii="Arial Narrow" w:hAnsi="Arial Narrow" w:cs="Arial"/>
                <w:color w:val="auto"/>
                <w:sz w:val="16"/>
                <w:szCs w:val="16"/>
                <w:lang w:val="en-GB"/>
              </w:rPr>
            </w:pPr>
          </w:p>
          <w:p w14:paraId="7EB3F1B2" w14:textId="77777777" w:rsidR="00797682" w:rsidRPr="00BF38C6" w:rsidRDefault="00797682" w:rsidP="00D14C5B">
            <w:pPr>
              <w:pStyle w:val="CellBodyCentered"/>
              <w:rPr>
                <w:rFonts w:ascii="Arial Narrow" w:hAnsi="Arial Narrow" w:cs="Arial"/>
                <w:color w:val="auto"/>
                <w:sz w:val="16"/>
                <w:szCs w:val="16"/>
                <w:lang w:val="en-GB"/>
              </w:rPr>
            </w:pPr>
          </w:p>
          <w:p w14:paraId="584C3AD7" w14:textId="77777777" w:rsidR="00797682" w:rsidRPr="00BF38C6" w:rsidRDefault="00797682" w:rsidP="00D14C5B">
            <w:pPr>
              <w:pStyle w:val="CellBodyCentered"/>
              <w:rPr>
                <w:rFonts w:ascii="Arial Narrow" w:hAnsi="Arial Narrow" w:cs="Arial"/>
                <w:color w:val="auto"/>
                <w:sz w:val="16"/>
                <w:szCs w:val="16"/>
                <w:lang w:val="en-GB"/>
              </w:rPr>
            </w:pPr>
          </w:p>
          <w:p w14:paraId="7F7A29A3" w14:textId="77777777" w:rsidR="00797682" w:rsidRPr="00BF38C6" w:rsidRDefault="00797682" w:rsidP="00D14C5B">
            <w:pPr>
              <w:pStyle w:val="CellBodyCentered"/>
              <w:rPr>
                <w:rFonts w:ascii="Arial Narrow" w:hAnsi="Arial Narrow" w:cs="Arial"/>
                <w:color w:val="auto"/>
                <w:sz w:val="16"/>
                <w:szCs w:val="16"/>
                <w:lang w:val="en-GB"/>
              </w:rPr>
            </w:pPr>
          </w:p>
          <w:p w14:paraId="0C9C42C3" w14:textId="77777777" w:rsidR="00797682" w:rsidRPr="00BF38C6" w:rsidRDefault="00797682" w:rsidP="00D14C5B">
            <w:pPr>
              <w:pStyle w:val="CellBodyCentered"/>
              <w:rPr>
                <w:rFonts w:ascii="Arial Narrow" w:hAnsi="Arial Narrow" w:cs="Arial"/>
                <w:color w:val="auto"/>
                <w:sz w:val="16"/>
                <w:szCs w:val="16"/>
                <w:lang w:val="en-GB"/>
              </w:rPr>
            </w:pPr>
          </w:p>
          <w:p w14:paraId="61B9DFB8" w14:textId="77777777" w:rsidR="00797682" w:rsidRPr="00BF38C6" w:rsidRDefault="00797682" w:rsidP="00D14C5B">
            <w:pPr>
              <w:pStyle w:val="CellBodyCentered"/>
              <w:rPr>
                <w:rFonts w:ascii="Arial Narrow" w:hAnsi="Arial Narrow" w:cs="Arial"/>
                <w:color w:val="auto"/>
                <w:sz w:val="16"/>
                <w:szCs w:val="16"/>
                <w:lang w:val="en-GB"/>
              </w:rPr>
            </w:pPr>
          </w:p>
          <w:p w14:paraId="32C88E7B" w14:textId="77777777" w:rsidR="00797682" w:rsidRPr="00BF38C6" w:rsidRDefault="00797682" w:rsidP="00D14C5B">
            <w:pPr>
              <w:pStyle w:val="CellBodyCentered"/>
              <w:rPr>
                <w:rFonts w:ascii="Arial Narrow" w:hAnsi="Arial Narrow" w:cs="Arial"/>
                <w:color w:val="auto"/>
                <w:sz w:val="16"/>
                <w:szCs w:val="16"/>
                <w:lang w:val="en-GB"/>
              </w:rPr>
            </w:pPr>
          </w:p>
          <w:p w14:paraId="530EC918" w14:textId="77777777" w:rsidR="00797682" w:rsidRPr="00BF38C6" w:rsidRDefault="00797682" w:rsidP="00D14C5B">
            <w:pPr>
              <w:pStyle w:val="CellBodyCentered"/>
              <w:rPr>
                <w:rFonts w:ascii="Arial Narrow" w:hAnsi="Arial Narrow" w:cs="Arial"/>
                <w:color w:val="auto"/>
                <w:sz w:val="16"/>
                <w:szCs w:val="16"/>
                <w:lang w:val="en-GB"/>
              </w:rPr>
            </w:pPr>
          </w:p>
          <w:p w14:paraId="79457156" w14:textId="77777777" w:rsidR="00797682" w:rsidRPr="00BF38C6" w:rsidRDefault="00797682" w:rsidP="00D14C5B">
            <w:pPr>
              <w:pStyle w:val="CellBodyCentered"/>
              <w:rPr>
                <w:rFonts w:ascii="Arial Narrow" w:hAnsi="Arial Narrow" w:cs="Arial"/>
                <w:color w:val="auto"/>
                <w:sz w:val="16"/>
                <w:szCs w:val="16"/>
                <w:lang w:val="en-GB"/>
              </w:rPr>
            </w:pPr>
          </w:p>
          <w:p w14:paraId="7819E55A" w14:textId="77777777" w:rsidR="00797682" w:rsidRPr="00BF38C6" w:rsidRDefault="00797682" w:rsidP="00D14C5B">
            <w:pPr>
              <w:pStyle w:val="CellBodyCentered"/>
              <w:rPr>
                <w:rFonts w:ascii="Arial Narrow" w:hAnsi="Arial Narrow" w:cs="Arial"/>
                <w:color w:val="auto"/>
                <w:sz w:val="16"/>
                <w:szCs w:val="16"/>
                <w:lang w:val="en-GB"/>
              </w:rPr>
            </w:pPr>
          </w:p>
          <w:p w14:paraId="1480AA4E" w14:textId="77777777" w:rsidR="00797682" w:rsidRPr="00BF38C6" w:rsidRDefault="00797682" w:rsidP="00D14C5B">
            <w:pPr>
              <w:pStyle w:val="CellBodyCentered"/>
              <w:rPr>
                <w:rFonts w:ascii="Arial Narrow" w:hAnsi="Arial Narrow" w:cs="Arial"/>
                <w:color w:val="auto"/>
                <w:sz w:val="16"/>
                <w:szCs w:val="16"/>
                <w:lang w:val="en-GB"/>
              </w:rPr>
            </w:pPr>
          </w:p>
          <w:p w14:paraId="27122883" w14:textId="77777777" w:rsidR="00797682" w:rsidRPr="00BF38C6" w:rsidRDefault="00797682" w:rsidP="00D14C5B">
            <w:pPr>
              <w:pStyle w:val="CellBodyCentered"/>
              <w:rPr>
                <w:rFonts w:ascii="Arial Narrow" w:hAnsi="Arial Narrow" w:cs="Arial"/>
                <w:color w:val="auto"/>
                <w:sz w:val="16"/>
                <w:szCs w:val="16"/>
                <w:lang w:val="en-GB"/>
              </w:rPr>
            </w:pPr>
          </w:p>
          <w:p w14:paraId="7EA8E993" w14:textId="77777777" w:rsidR="00797682" w:rsidRPr="00BF38C6" w:rsidRDefault="00797682" w:rsidP="00D14C5B">
            <w:pPr>
              <w:pStyle w:val="CellBodyCentered"/>
              <w:rPr>
                <w:rFonts w:ascii="Arial Narrow" w:hAnsi="Arial Narrow" w:cs="Arial"/>
                <w:color w:val="auto"/>
                <w:sz w:val="16"/>
                <w:szCs w:val="16"/>
                <w:lang w:val="en-GB"/>
              </w:rPr>
            </w:pPr>
          </w:p>
          <w:p w14:paraId="3115B140" w14:textId="77777777" w:rsidR="00797682" w:rsidRPr="00BF38C6" w:rsidRDefault="00797682" w:rsidP="00D14C5B">
            <w:pPr>
              <w:pStyle w:val="CellBodyCentered"/>
              <w:rPr>
                <w:rFonts w:ascii="Arial Narrow" w:hAnsi="Arial Narrow" w:cs="Arial"/>
                <w:color w:val="auto"/>
                <w:sz w:val="16"/>
                <w:szCs w:val="16"/>
                <w:lang w:val="en-GB"/>
              </w:rPr>
            </w:pPr>
          </w:p>
          <w:p w14:paraId="283DC00A" w14:textId="77777777" w:rsidR="00797682" w:rsidRPr="00BF38C6" w:rsidRDefault="00797682" w:rsidP="00D14C5B">
            <w:pPr>
              <w:pStyle w:val="CellBodyCentered"/>
              <w:rPr>
                <w:rFonts w:ascii="Arial Narrow" w:hAnsi="Arial Narrow" w:cs="Arial"/>
                <w:color w:val="auto"/>
                <w:sz w:val="16"/>
                <w:szCs w:val="16"/>
                <w:lang w:val="en-GB"/>
              </w:rPr>
            </w:pPr>
          </w:p>
          <w:p w14:paraId="63FD06AA" w14:textId="77777777" w:rsidR="00797682" w:rsidRPr="00BF38C6" w:rsidRDefault="00797682" w:rsidP="00D14C5B">
            <w:pPr>
              <w:pStyle w:val="CellBodyCentered"/>
              <w:rPr>
                <w:rFonts w:ascii="Arial Narrow" w:hAnsi="Arial Narrow" w:cs="Arial"/>
                <w:color w:val="auto"/>
                <w:sz w:val="16"/>
                <w:szCs w:val="16"/>
                <w:lang w:val="en-GB"/>
              </w:rPr>
            </w:pPr>
          </w:p>
          <w:p w14:paraId="7CF58916" w14:textId="77777777" w:rsidR="00797682" w:rsidRPr="00BF38C6" w:rsidRDefault="00797682" w:rsidP="00D14C5B">
            <w:pPr>
              <w:pStyle w:val="CellBodyCentered"/>
              <w:rPr>
                <w:rFonts w:ascii="Arial Narrow" w:hAnsi="Arial Narrow" w:cs="Arial"/>
                <w:color w:val="auto"/>
                <w:sz w:val="16"/>
                <w:szCs w:val="16"/>
                <w:lang w:val="en-GB"/>
              </w:rPr>
            </w:pPr>
          </w:p>
          <w:p w14:paraId="72990F52" w14:textId="77777777" w:rsidR="00797682" w:rsidRPr="00BF38C6" w:rsidRDefault="00797682" w:rsidP="00D14C5B">
            <w:pPr>
              <w:pStyle w:val="CellBodyCentered"/>
              <w:rPr>
                <w:rFonts w:ascii="Arial Narrow" w:hAnsi="Arial Narrow" w:cs="Arial"/>
                <w:color w:val="auto"/>
                <w:sz w:val="16"/>
                <w:szCs w:val="16"/>
                <w:lang w:val="en-GB"/>
              </w:rPr>
            </w:pPr>
          </w:p>
          <w:p w14:paraId="74EDA037" w14:textId="77777777" w:rsidR="00797682" w:rsidRPr="00BF38C6" w:rsidRDefault="00797682" w:rsidP="00D14C5B">
            <w:pPr>
              <w:pStyle w:val="CellBodyCentered"/>
              <w:rPr>
                <w:rFonts w:ascii="Arial Narrow" w:hAnsi="Arial Narrow" w:cs="Arial"/>
                <w:color w:val="auto"/>
                <w:sz w:val="16"/>
                <w:szCs w:val="16"/>
                <w:lang w:val="en-GB"/>
              </w:rPr>
            </w:pPr>
          </w:p>
          <w:p w14:paraId="5B285FAE" w14:textId="77777777" w:rsidR="00797682" w:rsidRPr="00BF38C6" w:rsidRDefault="00797682" w:rsidP="00D14C5B">
            <w:pPr>
              <w:pStyle w:val="CellBodyCentered"/>
              <w:rPr>
                <w:rFonts w:ascii="Arial Narrow" w:hAnsi="Arial Narrow" w:cs="Arial"/>
                <w:color w:val="auto"/>
                <w:sz w:val="16"/>
                <w:szCs w:val="16"/>
                <w:lang w:val="en-GB"/>
              </w:rPr>
            </w:pPr>
          </w:p>
          <w:p w14:paraId="36EB803C" w14:textId="77777777" w:rsidR="00797682" w:rsidRPr="00BF38C6" w:rsidRDefault="00797682" w:rsidP="00D14C5B">
            <w:pPr>
              <w:pStyle w:val="CellBodyCentered"/>
              <w:rPr>
                <w:rFonts w:ascii="Arial Narrow" w:hAnsi="Arial Narrow" w:cs="Arial"/>
                <w:color w:val="auto"/>
                <w:sz w:val="16"/>
                <w:szCs w:val="16"/>
                <w:lang w:val="en-GB"/>
              </w:rPr>
            </w:pPr>
          </w:p>
          <w:p w14:paraId="03A35877" w14:textId="77777777" w:rsidR="00797682" w:rsidRPr="00BF38C6" w:rsidRDefault="00797682" w:rsidP="00D14C5B">
            <w:pPr>
              <w:pStyle w:val="CellBodyCentered"/>
              <w:rPr>
                <w:rFonts w:ascii="Arial Narrow" w:hAnsi="Arial Narrow" w:cs="Arial"/>
                <w:color w:val="auto"/>
                <w:sz w:val="16"/>
                <w:szCs w:val="16"/>
                <w:lang w:val="en-GB"/>
              </w:rPr>
            </w:pPr>
          </w:p>
          <w:p w14:paraId="2C857877" w14:textId="77777777" w:rsidR="00797682" w:rsidRPr="00BF38C6" w:rsidRDefault="00797682" w:rsidP="00D14C5B">
            <w:pPr>
              <w:pStyle w:val="CellBodyCentered"/>
              <w:rPr>
                <w:rFonts w:ascii="Arial Narrow" w:hAnsi="Arial Narrow" w:cs="Arial"/>
                <w:color w:val="auto"/>
                <w:sz w:val="16"/>
                <w:szCs w:val="16"/>
                <w:lang w:val="en-GB"/>
              </w:rPr>
            </w:pPr>
          </w:p>
          <w:p w14:paraId="176B3FA8" w14:textId="77777777" w:rsidR="00797682" w:rsidRPr="00BF38C6" w:rsidRDefault="00797682" w:rsidP="00D14C5B">
            <w:pPr>
              <w:pStyle w:val="CellBodyCentered"/>
              <w:rPr>
                <w:rFonts w:ascii="Arial Narrow" w:hAnsi="Arial Narrow" w:cs="Arial"/>
                <w:color w:val="auto"/>
                <w:sz w:val="16"/>
                <w:szCs w:val="16"/>
                <w:lang w:val="en-GB"/>
              </w:rPr>
            </w:pPr>
          </w:p>
          <w:p w14:paraId="0875BC05" w14:textId="77777777" w:rsidR="00797682" w:rsidRPr="00BF38C6" w:rsidRDefault="00797682" w:rsidP="00D14C5B">
            <w:pPr>
              <w:pStyle w:val="CellBodyCentered"/>
              <w:rPr>
                <w:rFonts w:ascii="Arial Narrow" w:hAnsi="Arial Narrow" w:cs="Arial"/>
                <w:color w:val="auto"/>
                <w:sz w:val="16"/>
                <w:szCs w:val="16"/>
                <w:lang w:val="en-GB"/>
              </w:rPr>
            </w:pPr>
          </w:p>
          <w:p w14:paraId="27BAB0D5" w14:textId="77777777" w:rsidR="00797682" w:rsidRPr="00BF38C6" w:rsidRDefault="00797682" w:rsidP="00D14C5B">
            <w:pPr>
              <w:pStyle w:val="CellBodyCentered"/>
              <w:rPr>
                <w:rFonts w:ascii="Arial Narrow" w:hAnsi="Arial Narrow" w:cs="Arial"/>
                <w:color w:val="auto"/>
                <w:sz w:val="16"/>
                <w:szCs w:val="16"/>
                <w:lang w:val="en-GB"/>
              </w:rPr>
            </w:pPr>
          </w:p>
          <w:p w14:paraId="401EAAE1" w14:textId="77777777" w:rsidR="00797682" w:rsidRPr="00BF38C6" w:rsidRDefault="00797682" w:rsidP="00D14C5B">
            <w:pPr>
              <w:pStyle w:val="CellBodyCentered"/>
              <w:rPr>
                <w:rFonts w:ascii="Arial Narrow" w:hAnsi="Arial Narrow" w:cs="Arial"/>
                <w:color w:val="auto"/>
                <w:sz w:val="16"/>
                <w:szCs w:val="16"/>
                <w:lang w:val="en-GB"/>
              </w:rPr>
            </w:pPr>
          </w:p>
          <w:p w14:paraId="738E48DC" w14:textId="77777777" w:rsidR="00797682" w:rsidRPr="00BF38C6" w:rsidRDefault="00797682" w:rsidP="00D14C5B">
            <w:pPr>
              <w:pStyle w:val="CellBodyCentered"/>
              <w:rPr>
                <w:rFonts w:ascii="Arial Narrow" w:hAnsi="Arial Narrow" w:cs="Arial"/>
                <w:color w:val="auto"/>
                <w:sz w:val="16"/>
                <w:szCs w:val="16"/>
                <w:lang w:val="en-GB"/>
              </w:rPr>
            </w:pPr>
          </w:p>
          <w:p w14:paraId="348E18EF" w14:textId="77777777" w:rsidR="00797682" w:rsidRPr="00BF38C6" w:rsidRDefault="00797682" w:rsidP="00D14C5B">
            <w:pPr>
              <w:pStyle w:val="CellBodyCentered"/>
              <w:rPr>
                <w:rFonts w:ascii="Arial Narrow" w:hAnsi="Arial Narrow" w:cs="Arial"/>
                <w:color w:val="auto"/>
                <w:sz w:val="16"/>
                <w:szCs w:val="16"/>
                <w:lang w:val="en-GB"/>
              </w:rPr>
            </w:pPr>
          </w:p>
          <w:p w14:paraId="4A5F49C9" w14:textId="77777777" w:rsidR="00797682" w:rsidRPr="00BF38C6" w:rsidRDefault="00797682" w:rsidP="00D14C5B">
            <w:pPr>
              <w:pStyle w:val="CellBodyCentered"/>
              <w:rPr>
                <w:rFonts w:ascii="Arial Narrow" w:hAnsi="Arial Narrow" w:cs="Arial"/>
                <w:color w:val="auto"/>
                <w:sz w:val="16"/>
                <w:szCs w:val="16"/>
                <w:lang w:val="en-GB"/>
              </w:rPr>
            </w:pPr>
          </w:p>
          <w:p w14:paraId="449E905E" w14:textId="77777777" w:rsidR="00797682" w:rsidRPr="00BF38C6" w:rsidRDefault="00797682" w:rsidP="00D14C5B">
            <w:pPr>
              <w:pStyle w:val="CellBodyCentered"/>
              <w:rPr>
                <w:rFonts w:ascii="Arial Narrow" w:hAnsi="Arial Narrow" w:cs="Arial"/>
                <w:color w:val="auto"/>
                <w:sz w:val="16"/>
                <w:szCs w:val="16"/>
                <w:lang w:val="en-GB"/>
              </w:rPr>
            </w:pPr>
          </w:p>
          <w:p w14:paraId="121532A7" w14:textId="77777777" w:rsidR="00797682" w:rsidRPr="00BF38C6" w:rsidRDefault="00797682" w:rsidP="00D14C5B">
            <w:pPr>
              <w:pStyle w:val="CellBodyCentered"/>
              <w:rPr>
                <w:rFonts w:ascii="Arial Narrow" w:hAnsi="Arial Narrow" w:cs="Arial"/>
                <w:color w:val="auto"/>
                <w:sz w:val="16"/>
                <w:szCs w:val="16"/>
                <w:lang w:val="en-GB"/>
              </w:rPr>
            </w:pPr>
          </w:p>
          <w:p w14:paraId="0C103DB0" w14:textId="77777777" w:rsidR="00797682" w:rsidRPr="00BF38C6" w:rsidRDefault="00797682" w:rsidP="00D14C5B">
            <w:pPr>
              <w:pStyle w:val="CellBodyCentered"/>
              <w:rPr>
                <w:rFonts w:ascii="Arial Narrow" w:hAnsi="Arial Narrow" w:cs="Arial"/>
                <w:color w:val="auto"/>
                <w:sz w:val="16"/>
                <w:szCs w:val="16"/>
                <w:lang w:val="en-GB"/>
              </w:rPr>
            </w:pPr>
          </w:p>
          <w:p w14:paraId="661B36A4" w14:textId="4631489D" w:rsidR="00797682" w:rsidRPr="00C758B4" w:rsidRDefault="00797682" w:rsidP="00D14C5B">
            <w:pPr>
              <w:pStyle w:val="CellBodyCentered"/>
              <w:rPr>
                <w:rFonts w:ascii="Arial Narrow" w:hAnsi="Arial Narrow" w:cs="Arial"/>
                <w:color w:val="auto"/>
                <w:sz w:val="16"/>
                <w:szCs w:val="16"/>
              </w:rPr>
            </w:pPr>
          </w:p>
          <w:p w14:paraId="3D0C2A23" w14:textId="77777777" w:rsidR="00797682" w:rsidRPr="00BF38C6" w:rsidRDefault="00797682" w:rsidP="00D14C5B">
            <w:pPr>
              <w:pStyle w:val="CellBodyCentered"/>
              <w:rPr>
                <w:rFonts w:ascii="Arial Narrow" w:hAnsi="Arial Narrow" w:cs="Arial"/>
                <w:color w:val="auto"/>
                <w:sz w:val="16"/>
                <w:szCs w:val="16"/>
                <w:lang w:val="en-GB"/>
              </w:rPr>
            </w:pPr>
          </w:p>
          <w:p w14:paraId="16B96486" w14:textId="77777777" w:rsidR="00797682" w:rsidRPr="00BF38C6" w:rsidRDefault="00797682" w:rsidP="00D14C5B">
            <w:pPr>
              <w:pStyle w:val="CellBodyCentered"/>
              <w:rPr>
                <w:rFonts w:ascii="Arial Narrow" w:hAnsi="Arial Narrow" w:cs="Arial"/>
                <w:color w:val="auto"/>
                <w:sz w:val="16"/>
                <w:szCs w:val="16"/>
                <w:lang w:val="en-GB"/>
              </w:rPr>
            </w:pPr>
          </w:p>
          <w:p w14:paraId="61521A0E" w14:textId="77777777" w:rsidR="00797682" w:rsidRPr="00BF38C6" w:rsidRDefault="00797682" w:rsidP="00D14C5B">
            <w:pPr>
              <w:pStyle w:val="CellBodyCentered"/>
              <w:rPr>
                <w:rFonts w:ascii="Arial Narrow" w:hAnsi="Arial Narrow" w:cs="Arial"/>
                <w:color w:val="auto"/>
                <w:sz w:val="16"/>
                <w:szCs w:val="16"/>
                <w:lang w:val="en-GB"/>
              </w:rPr>
            </w:pPr>
          </w:p>
          <w:p w14:paraId="25BE7FD3" w14:textId="77777777" w:rsidR="00797682" w:rsidRPr="00BF38C6" w:rsidRDefault="00797682" w:rsidP="00D14C5B">
            <w:pPr>
              <w:pStyle w:val="CellBodyCentered"/>
              <w:rPr>
                <w:rFonts w:ascii="Arial Narrow" w:hAnsi="Arial Narrow" w:cs="Arial"/>
                <w:color w:val="auto"/>
                <w:sz w:val="16"/>
                <w:szCs w:val="16"/>
                <w:lang w:val="en-GB"/>
              </w:rPr>
            </w:pPr>
          </w:p>
          <w:p w14:paraId="183A9B58" w14:textId="77777777" w:rsidR="00797682" w:rsidRPr="00BF38C6" w:rsidRDefault="00797682" w:rsidP="00D14C5B">
            <w:pPr>
              <w:pStyle w:val="CellBodyCentered"/>
              <w:rPr>
                <w:rFonts w:ascii="Arial Narrow" w:hAnsi="Arial Narrow" w:cs="Arial"/>
                <w:color w:val="auto"/>
                <w:sz w:val="16"/>
                <w:szCs w:val="16"/>
                <w:lang w:val="en-GB"/>
              </w:rPr>
            </w:pPr>
          </w:p>
          <w:p w14:paraId="1B6642B5" w14:textId="77777777" w:rsidR="00797682" w:rsidRPr="00BF38C6" w:rsidRDefault="00797682" w:rsidP="00D14C5B">
            <w:pPr>
              <w:pStyle w:val="CellBodyCentered"/>
              <w:rPr>
                <w:rFonts w:ascii="Arial Narrow" w:hAnsi="Arial Narrow" w:cs="Arial"/>
                <w:color w:val="auto"/>
                <w:sz w:val="16"/>
                <w:szCs w:val="16"/>
                <w:lang w:val="en-GB"/>
              </w:rPr>
            </w:pPr>
          </w:p>
          <w:p w14:paraId="6AF23FF9" w14:textId="77777777" w:rsidR="00797682" w:rsidRPr="00BF38C6" w:rsidRDefault="00797682" w:rsidP="00D14C5B">
            <w:pPr>
              <w:pStyle w:val="CellBodyCentered"/>
              <w:rPr>
                <w:rFonts w:ascii="Arial Narrow" w:hAnsi="Arial Narrow" w:cs="Arial"/>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6A8D32E8" w14:textId="77777777" w:rsidR="00797682" w:rsidRPr="00BF38C6" w:rsidRDefault="00797682" w:rsidP="00D14C5B">
            <w:pPr>
              <w:pStyle w:val="CellBodyCentered"/>
              <w:rPr>
                <w:rFonts w:ascii="Arial Narrow" w:hAnsi="Arial Narrow" w:cs="Arial"/>
                <w:color w:val="auto"/>
                <w:sz w:val="16"/>
                <w:szCs w:val="16"/>
                <w:lang w:val="en-GB"/>
              </w:rPr>
            </w:pPr>
          </w:p>
          <w:p w14:paraId="45E6ED6F"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5</w:t>
            </w:r>
          </w:p>
          <w:p w14:paraId="472F9E87" w14:textId="77777777" w:rsidR="00797682" w:rsidRPr="00BF38C6" w:rsidRDefault="00797682" w:rsidP="00D14C5B">
            <w:pPr>
              <w:pStyle w:val="CellBodyCentered"/>
              <w:rPr>
                <w:rFonts w:ascii="Arial Narrow" w:hAnsi="Arial Narrow" w:cs="Arial"/>
                <w:color w:val="auto"/>
                <w:sz w:val="16"/>
                <w:szCs w:val="16"/>
                <w:lang w:val="en-GB"/>
              </w:rPr>
            </w:pPr>
          </w:p>
          <w:p w14:paraId="08E18DC5" w14:textId="77777777" w:rsidR="00797682" w:rsidRPr="00BF38C6" w:rsidRDefault="00797682" w:rsidP="00D14C5B">
            <w:pPr>
              <w:pStyle w:val="CellBodyCentered"/>
              <w:rPr>
                <w:rFonts w:ascii="Arial Narrow" w:hAnsi="Arial Narrow" w:cs="Arial"/>
                <w:color w:val="auto"/>
                <w:sz w:val="16"/>
                <w:szCs w:val="16"/>
                <w:lang w:val="en-GB"/>
              </w:rPr>
            </w:pPr>
          </w:p>
          <w:p w14:paraId="5008612F" w14:textId="77777777" w:rsidR="00797682" w:rsidRPr="00BF38C6" w:rsidRDefault="00797682" w:rsidP="00D14C5B">
            <w:pPr>
              <w:pStyle w:val="CellBodyCentered"/>
              <w:rPr>
                <w:rFonts w:ascii="Arial Narrow" w:hAnsi="Arial Narrow" w:cs="Arial"/>
                <w:color w:val="auto"/>
                <w:sz w:val="16"/>
                <w:szCs w:val="16"/>
                <w:lang w:val="en-GB"/>
              </w:rPr>
            </w:pPr>
          </w:p>
          <w:p w14:paraId="6C851EC4" w14:textId="77777777" w:rsidR="00797682" w:rsidRPr="00BF38C6" w:rsidRDefault="00797682" w:rsidP="00D14C5B">
            <w:pPr>
              <w:pStyle w:val="CellBodyCentered"/>
              <w:rPr>
                <w:rFonts w:ascii="Arial Narrow" w:hAnsi="Arial Narrow" w:cs="Arial"/>
                <w:color w:val="auto"/>
                <w:sz w:val="16"/>
                <w:szCs w:val="16"/>
                <w:lang w:val="en-GB"/>
              </w:rPr>
            </w:pPr>
          </w:p>
          <w:p w14:paraId="49FA251C" w14:textId="77777777" w:rsidR="00797682" w:rsidRPr="00BF38C6" w:rsidRDefault="00797682" w:rsidP="00D14C5B">
            <w:pPr>
              <w:pStyle w:val="CellBodyCentered"/>
              <w:rPr>
                <w:rFonts w:ascii="Arial Narrow" w:hAnsi="Arial Narrow" w:cs="Arial"/>
                <w:color w:val="auto"/>
                <w:sz w:val="16"/>
                <w:szCs w:val="16"/>
                <w:lang w:val="en-GB"/>
              </w:rPr>
            </w:pPr>
          </w:p>
          <w:p w14:paraId="1C6E9032" w14:textId="77777777" w:rsidR="00797682" w:rsidRPr="00BF38C6" w:rsidRDefault="00797682" w:rsidP="00D14C5B">
            <w:pPr>
              <w:pStyle w:val="CellBodyCentered"/>
              <w:rPr>
                <w:rFonts w:ascii="Arial Narrow" w:hAnsi="Arial Narrow" w:cs="Arial"/>
                <w:color w:val="auto"/>
                <w:sz w:val="16"/>
                <w:szCs w:val="16"/>
                <w:lang w:val="en-GB"/>
              </w:rPr>
            </w:pPr>
          </w:p>
          <w:p w14:paraId="589E8CA7" w14:textId="77777777" w:rsidR="00797682" w:rsidRPr="00BF38C6" w:rsidRDefault="00797682" w:rsidP="00D14C5B">
            <w:pPr>
              <w:pStyle w:val="CellBodyCentered"/>
              <w:rPr>
                <w:rFonts w:ascii="Arial Narrow" w:hAnsi="Arial Narrow" w:cs="Arial"/>
                <w:color w:val="auto"/>
                <w:sz w:val="16"/>
                <w:szCs w:val="16"/>
                <w:lang w:val="en-GB"/>
              </w:rPr>
            </w:pPr>
          </w:p>
          <w:p w14:paraId="5586CF3D" w14:textId="77777777" w:rsidR="00797682" w:rsidRPr="00BF38C6" w:rsidRDefault="00797682" w:rsidP="00D14C5B">
            <w:pPr>
              <w:pStyle w:val="CellBodyCentered"/>
              <w:rPr>
                <w:rFonts w:ascii="Arial Narrow" w:hAnsi="Arial Narrow" w:cs="Arial"/>
                <w:color w:val="auto"/>
                <w:sz w:val="16"/>
                <w:szCs w:val="16"/>
                <w:lang w:val="en-GB"/>
              </w:rPr>
            </w:pPr>
          </w:p>
          <w:p w14:paraId="2FC93891" w14:textId="77777777" w:rsidR="00797682" w:rsidRPr="00BF38C6" w:rsidRDefault="00797682" w:rsidP="00D14C5B">
            <w:pPr>
              <w:pStyle w:val="CellBodyCentered"/>
              <w:rPr>
                <w:rFonts w:ascii="Arial Narrow" w:hAnsi="Arial Narrow" w:cs="Arial"/>
                <w:color w:val="auto"/>
                <w:sz w:val="16"/>
                <w:szCs w:val="16"/>
                <w:lang w:val="en-GB"/>
              </w:rPr>
            </w:pPr>
          </w:p>
          <w:p w14:paraId="558BF19C" w14:textId="77777777" w:rsidR="00797682" w:rsidRPr="00BF38C6" w:rsidRDefault="00797682" w:rsidP="00D14C5B">
            <w:pPr>
              <w:pStyle w:val="CellBodyCentered"/>
              <w:rPr>
                <w:rFonts w:ascii="Arial Narrow" w:hAnsi="Arial Narrow" w:cs="Arial"/>
                <w:color w:val="auto"/>
                <w:sz w:val="16"/>
                <w:szCs w:val="16"/>
                <w:lang w:val="en-GB"/>
              </w:rPr>
            </w:pPr>
          </w:p>
          <w:p w14:paraId="74C0CCD4" w14:textId="77777777" w:rsidR="00797682" w:rsidRPr="00BF38C6" w:rsidRDefault="00797682" w:rsidP="00D14C5B">
            <w:pPr>
              <w:pStyle w:val="CellBodyCentered"/>
              <w:rPr>
                <w:rFonts w:ascii="Arial Narrow" w:hAnsi="Arial Narrow" w:cs="Arial"/>
                <w:color w:val="auto"/>
                <w:sz w:val="16"/>
                <w:szCs w:val="16"/>
                <w:lang w:val="en-GB"/>
              </w:rPr>
            </w:pPr>
          </w:p>
          <w:p w14:paraId="237ED515" w14:textId="77777777" w:rsidR="00797682" w:rsidRPr="00BF38C6" w:rsidRDefault="00797682" w:rsidP="00D14C5B">
            <w:pPr>
              <w:pStyle w:val="CellBodyCentered"/>
              <w:rPr>
                <w:rFonts w:ascii="Arial Narrow" w:hAnsi="Arial Narrow" w:cs="Arial"/>
                <w:color w:val="auto"/>
                <w:sz w:val="16"/>
                <w:szCs w:val="16"/>
                <w:lang w:val="en-GB"/>
              </w:rPr>
            </w:pPr>
          </w:p>
          <w:p w14:paraId="53C1480A" w14:textId="77777777" w:rsidR="00797682" w:rsidRPr="00BF38C6" w:rsidRDefault="00797682" w:rsidP="00D14C5B">
            <w:pPr>
              <w:pStyle w:val="CellBodyCentered"/>
              <w:rPr>
                <w:rFonts w:ascii="Arial Narrow" w:hAnsi="Arial Narrow" w:cs="Arial"/>
                <w:color w:val="auto"/>
                <w:sz w:val="16"/>
                <w:szCs w:val="16"/>
                <w:lang w:val="en-GB"/>
              </w:rPr>
            </w:pPr>
          </w:p>
          <w:p w14:paraId="38F5976D" w14:textId="77777777" w:rsidR="00797682" w:rsidRPr="00BF38C6" w:rsidRDefault="00797682" w:rsidP="00D14C5B">
            <w:pPr>
              <w:pStyle w:val="CellBodyCentered"/>
              <w:rPr>
                <w:rFonts w:ascii="Arial Narrow" w:hAnsi="Arial Narrow" w:cs="Arial"/>
                <w:color w:val="auto"/>
                <w:sz w:val="16"/>
                <w:szCs w:val="16"/>
                <w:lang w:val="en-GB"/>
              </w:rPr>
            </w:pPr>
          </w:p>
          <w:p w14:paraId="40BF0ABD" w14:textId="77777777" w:rsidR="00797682" w:rsidRPr="00BF38C6" w:rsidRDefault="00797682" w:rsidP="00D14C5B">
            <w:pPr>
              <w:pStyle w:val="CellBodyCentered"/>
              <w:rPr>
                <w:rFonts w:ascii="Arial Narrow" w:hAnsi="Arial Narrow" w:cs="Arial"/>
                <w:color w:val="auto"/>
                <w:sz w:val="16"/>
                <w:szCs w:val="16"/>
                <w:lang w:val="en-GB"/>
              </w:rPr>
            </w:pPr>
          </w:p>
          <w:p w14:paraId="7C0BBBD7" w14:textId="77777777" w:rsidR="00797682" w:rsidRPr="00BF38C6" w:rsidRDefault="00797682" w:rsidP="00D14C5B">
            <w:pPr>
              <w:pStyle w:val="CellBodyCentered"/>
              <w:rPr>
                <w:rFonts w:ascii="Arial Narrow" w:hAnsi="Arial Narrow" w:cs="Arial"/>
                <w:color w:val="auto"/>
                <w:sz w:val="16"/>
                <w:szCs w:val="16"/>
                <w:lang w:val="en-GB"/>
              </w:rPr>
            </w:pPr>
          </w:p>
          <w:p w14:paraId="6932165F" w14:textId="77777777" w:rsidR="00797682" w:rsidRPr="00BF38C6" w:rsidRDefault="00797682" w:rsidP="00D14C5B">
            <w:pPr>
              <w:pStyle w:val="CellBodyCentered"/>
              <w:rPr>
                <w:rFonts w:ascii="Arial Narrow" w:hAnsi="Arial Narrow" w:cs="Arial"/>
                <w:color w:val="auto"/>
                <w:sz w:val="16"/>
                <w:szCs w:val="16"/>
                <w:lang w:val="en-GB"/>
              </w:rPr>
            </w:pPr>
          </w:p>
          <w:p w14:paraId="419130AD" w14:textId="77777777" w:rsidR="00797682" w:rsidRPr="00BF38C6" w:rsidRDefault="00797682" w:rsidP="00D14C5B">
            <w:pPr>
              <w:pStyle w:val="CellBodyCentered"/>
              <w:rPr>
                <w:rFonts w:ascii="Arial Narrow" w:hAnsi="Arial Narrow" w:cs="Arial"/>
                <w:color w:val="auto"/>
                <w:sz w:val="16"/>
                <w:szCs w:val="16"/>
                <w:lang w:val="en-GB"/>
              </w:rPr>
            </w:pPr>
          </w:p>
          <w:p w14:paraId="7A05217B" w14:textId="77777777" w:rsidR="00797682" w:rsidRPr="00BF38C6" w:rsidRDefault="00797682" w:rsidP="00D14C5B">
            <w:pPr>
              <w:pStyle w:val="CellBodyCentered"/>
              <w:rPr>
                <w:rFonts w:ascii="Arial Narrow" w:hAnsi="Arial Narrow" w:cs="Arial"/>
                <w:color w:val="auto"/>
                <w:sz w:val="16"/>
                <w:szCs w:val="16"/>
                <w:lang w:val="en-GB"/>
              </w:rPr>
            </w:pPr>
          </w:p>
          <w:p w14:paraId="31E25436" w14:textId="77777777" w:rsidR="00797682" w:rsidRPr="00BF38C6" w:rsidRDefault="00797682" w:rsidP="00D14C5B">
            <w:pPr>
              <w:pStyle w:val="CellBodyCentered"/>
              <w:rPr>
                <w:rFonts w:ascii="Arial Narrow" w:hAnsi="Arial Narrow" w:cs="Arial"/>
                <w:color w:val="auto"/>
                <w:sz w:val="16"/>
                <w:szCs w:val="16"/>
                <w:lang w:val="en-GB"/>
              </w:rPr>
            </w:pPr>
          </w:p>
          <w:p w14:paraId="52C55E14" w14:textId="77777777" w:rsidR="00797682" w:rsidRPr="00BF38C6" w:rsidRDefault="00797682" w:rsidP="00D14C5B">
            <w:pPr>
              <w:pStyle w:val="CellBodyCentered"/>
              <w:rPr>
                <w:rFonts w:ascii="Arial Narrow" w:hAnsi="Arial Narrow" w:cs="Arial"/>
                <w:color w:val="auto"/>
                <w:sz w:val="16"/>
                <w:szCs w:val="16"/>
                <w:lang w:val="en-GB"/>
              </w:rPr>
            </w:pPr>
          </w:p>
          <w:p w14:paraId="78B70386" w14:textId="77777777" w:rsidR="00797682" w:rsidRPr="00BF38C6" w:rsidRDefault="00797682" w:rsidP="00D14C5B">
            <w:pPr>
              <w:pStyle w:val="CellBodyCentered"/>
              <w:rPr>
                <w:rFonts w:ascii="Arial Narrow" w:hAnsi="Arial Narrow" w:cs="Arial"/>
                <w:color w:val="auto"/>
                <w:sz w:val="16"/>
                <w:szCs w:val="16"/>
                <w:lang w:val="en-GB"/>
              </w:rPr>
            </w:pPr>
          </w:p>
          <w:p w14:paraId="200F18DA" w14:textId="77777777" w:rsidR="00797682" w:rsidRPr="00BF38C6" w:rsidRDefault="00797682" w:rsidP="00D14C5B">
            <w:pPr>
              <w:pStyle w:val="CellBodyCentered"/>
              <w:rPr>
                <w:rFonts w:ascii="Arial Narrow" w:hAnsi="Arial Narrow" w:cs="Arial"/>
                <w:color w:val="auto"/>
                <w:sz w:val="16"/>
                <w:szCs w:val="16"/>
                <w:lang w:val="en-GB"/>
              </w:rPr>
            </w:pPr>
          </w:p>
          <w:p w14:paraId="7E392FB2" w14:textId="77777777" w:rsidR="00797682" w:rsidRPr="00BF38C6" w:rsidRDefault="00797682" w:rsidP="00D14C5B">
            <w:pPr>
              <w:pStyle w:val="CellBodyCentered"/>
              <w:rPr>
                <w:rFonts w:ascii="Arial Narrow" w:hAnsi="Arial Narrow" w:cs="Arial"/>
                <w:color w:val="auto"/>
                <w:sz w:val="16"/>
                <w:szCs w:val="16"/>
                <w:lang w:val="en-GB"/>
              </w:rPr>
            </w:pPr>
          </w:p>
          <w:p w14:paraId="72E7AAF5" w14:textId="77777777" w:rsidR="00797682" w:rsidRPr="00BF38C6" w:rsidRDefault="00797682" w:rsidP="00D14C5B">
            <w:pPr>
              <w:pStyle w:val="CellBodyCentered"/>
              <w:rPr>
                <w:rFonts w:ascii="Arial Narrow" w:hAnsi="Arial Narrow" w:cs="Arial"/>
                <w:color w:val="auto"/>
                <w:sz w:val="16"/>
                <w:szCs w:val="16"/>
                <w:lang w:val="en-GB"/>
              </w:rPr>
            </w:pPr>
          </w:p>
          <w:p w14:paraId="3C967D67" w14:textId="77777777" w:rsidR="00797682" w:rsidRPr="00BF38C6" w:rsidRDefault="00797682" w:rsidP="00D14C5B">
            <w:pPr>
              <w:pStyle w:val="CellBodyCentered"/>
              <w:rPr>
                <w:rFonts w:ascii="Arial Narrow" w:hAnsi="Arial Narrow" w:cs="Arial"/>
                <w:color w:val="auto"/>
                <w:sz w:val="16"/>
                <w:szCs w:val="16"/>
                <w:lang w:val="en-GB"/>
              </w:rPr>
            </w:pPr>
          </w:p>
          <w:p w14:paraId="7455B0C1" w14:textId="77777777" w:rsidR="00797682" w:rsidRPr="00BF38C6" w:rsidRDefault="00797682" w:rsidP="00D14C5B">
            <w:pPr>
              <w:pStyle w:val="CellBodyCentered"/>
              <w:rPr>
                <w:rFonts w:ascii="Arial Narrow" w:hAnsi="Arial Narrow" w:cs="Arial"/>
                <w:color w:val="auto"/>
                <w:sz w:val="16"/>
                <w:szCs w:val="16"/>
                <w:lang w:val="en-GB"/>
              </w:rPr>
            </w:pPr>
          </w:p>
          <w:p w14:paraId="166AE23D" w14:textId="77777777" w:rsidR="00797682" w:rsidRPr="00BF38C6" w:rsidRDefault="00797682" w:rsidP="00D14C5B">
            <w:pPr>
              <w:pStyle w:val="CellBodyCentered"/>
              <w:rPr>
                <w:rFonts w:ascii="Arial Narrow" w:hAnsi="Arial Narrow" w:cs="Arial"/>
                <w:color w:val="auto"/>
                <w:sz w:val="16"/>
                <w:szCs w:val="16"/>
                <w:lang w:val="en-GB"/>
              </w:rPr>
            </w:pPr>
          </w:p>
          <w:p w14:paraId="1D75F708" w14:textId="77777777" w:rsidR="00797682" w:rsidRPr="00BF38C6" w:rsidRDefault="00797682" w:rsidP="00D14C5B">
            <w:pPr>
              <w:pStyle w:val="CellBodyCentered"/>
              <w:rPr>
                <w:rFonts w:ascii="Arial Narrow" w:hAnsi="Arial Narrow" w:cs="Arial"/>
                <w:color w:val="auto"/>
                <w:sz w:val="16"/>
                <w:szCs w:val="16"/>
                <w:lang w:val="en-GB"/>
              </w:rPr>
            </w:pPr>
          </w:p>
          <w:p w14:paraId="5192C293" w14:textId="77777777" w:rsidR="00797682" w:rsidRPr="00BF38C6" w:rsidRDefault="00797682" w:rsidP="00D14C5B">
            <w:pPr>
              <w:pStyle w:val="CellBodyCentered"/>
              <w:rPr>
                <w:rFonts w:ascii="Arial Narrow" w:hAnsi="Arial Narrow" w:cs="Arial"/>
                <w:color w:val="auto"/>
                <w:sz w:val="16"/>
                <w:szCs w:val="16"/>
                <w:lang w:val="en-GB"/>
              </w:rPr>
            </w:pPr>
          </w:p>
          <w:p w14:paraId="063F64FC" w14:textId="77777777" w:rsidR="00797682" w:rsidRPr="00BF38C6" w:rsidRDefault="00797682" w:rsidP="00D14C5B">
            <w:pPr>
              <w:pStyle w:val="CellBodyCentered"/>
              <w:rPr>
                <w:rFonts w:ascii="Arial Narrow" w:hAnsi="Arial Narrow" w:cs="Arial"/>
                <w:color w:val="auto"/>
                <w:sz w:val="16"/>
                <w:szCs w:val="16"/>
                <w:lang w:val="en-GB"/>
              </w:rPr>
            </w:pPr>
          </w:p>
          <w:p w14:paraId="4911DA62" w14:textId="77777777" w:rsidR="00797682" w:rsidRPr="00BF38C6" w:rsidRDefault="00797682" w:rsidP="00D14C5B">
            <w:pPr>
              <w:pStyle w:val="CellBodyCentered"/>
              <w:rPr>
                <w:rFonts w:ascii="Arial Narrow" w:hAnsi="Arial Narrow" w:cs="Arial"/>
                <w:color w:val="auto"/>
                <w:sz w:val="16"/>
                <w:szCs w:val="16"/>
                <w:lang w:val="en-GB"/>
              </w:rPr>
            </w:pPr>
          </w:p>
          <w:p w14:paraId="4CF3BC57" w14:textId="77777777" w:rsidR="00797682" w:rsidRPr="00BF38C6" w:rsidRDefault="00797682" w:rsidP="00D14C5B">
            <w:pPr>
              <w:pStyle w:val="CellBodyCentered"/>
              <w:rPr>
                <w:rFonts w:ascii="Arial Narrow" w:hAnsi="Arial Narrow" w:cs="Arial"/>
                <w:color w:val="auto"/>
                <w:sz w:val="16"/>
                <w:szCs w:val="16"/>
                <w:lang w:val="en-GB"/>
              </w:rPr>
            </w:pPr>
          </w:p>
          <w:p w14:paraId="3D8D2E2C" w14:textId="77777777" w:rsidR="00797682" w:rsidRPr="00BF38C6" w:rsidRDefault="00797682" w:rsidP="00D14C5B">
            <w:pPr>
              <w:pStyle w:val="CellBodyCentered"/>
              <w:rPr>
                <w:rFonts w:ascii="Arial Narrow" w:hAnsi="Arial Narrow" w:cs="Arial"/>
                <w:color w:val="auto"/>
                <w:sz w:val="16"/>
                <w:szCs w:val="16"/>
                <w:lang w:val="en-GB"/>
              </w:rPr>
            </w:pPr>
          </w:p>
          <w:p w14:paraId="233DF40C" w14:textId="77777777" w:rsidR="00797682" w:rsidRPr="00BF38C6" w:rsidRDefault="00797682" w:rsidP="00D14C5B">
            <w:pPr>
              <w:pStyle w:val="CellBodyCentered"/>
              <w:rPr>
                <w:rFonts w:ascii="Arial Narrow" w:hAnsi="Arial Narrow" w:cs="Arial"/>
                <w:color w:val="auto"/>
                <w:sz w:val="16"/>
                <w:szCs w:val="16"/>
                <w:lang w:val="en-GB"/>
              </w:rPr>
            </w:pPr>
          </w:p>
          <w:p w14:paraId="1040BECC" w14:textId="77777777" w:rsidR="00797682" w:rsidRPr="00BF38C6" w:rsidRDefault="00797682" w:rsidP="00D14C5B">
            <w:pPr>
              <w:pStyle w:val="CellBodyCentered"/>
              <w:rPr>
                <w:rFonts w:ascii="Arial Narrow" w:hAnsi="Arial Narrow" w:cs="Arial"/>
                <w:color w:val="auto"/>
                <w:sz w:val="16"/>
                <w:szCs w:val="16"/>
                <w:lang w:val="en-GB"/>
              </w:rPr>
            </w:pPr>
          </w:p>
          <w:p w14:paraId="1EE45D7F" w14:textId="77777777" w:rsidR="00797682" w:rsidRPr="00BF38C6" w:rsidRDefault="00797682" w:rsidP="00D14C5B">
            <w:pPr>
              <w:pStyle w:val="CellBodyCentered"/>
              <w:rPr>
                <w:rFonts w:ascii="Arial Narrow" w:hAnsi="Arial Narrow" w:cs="Arial"/>
                <w:color w:val="auto"/>
                <w:sz w:val="16"/>
                <w:szCs w:val="16"/>
                <w:lang w:val="en-GB"/>
              </w:rPr>
            </w:pPr>
          </w:p>
          <w:p w14:paraId="39E38C41" w14:textId="77777777" w:rsidR="00797682" w:rsidRPr="00BF38C6" w:rsidRDefault="00797682" w:rsidP="00D14C5B">
            <w:pPr>
              <w:pStyle w:val="CellBodyCentered"/>
              <w:rPr>
                <w:rFonts w:ascii="Arial Narrow" w:hAnsi="Arial Narrow" w:cs="Arial"/>
                <w:color w:val="auto"/>
                <w:sz w:val="16"/>
                <w:szCs w:val="16"/>
                <w:lang w:val="en-GB"/>
              </w:rPr>
            </w:pPr>
          </w:p>
          <w:p w14:paraId="69887F83" w14:textId="77777777" w:rsidR="00797682" w:rsidRPr="00BF38C6" w:rsidRDefault="00797682" w:rsidP="00D14C5B">
            <w:pPr>
              <w:pStyle w:val="CellBodyCentered"/>
              <w:rPr>
                <w:rFonts w:ascii="Arial Narrow" w:hAnsi="Arial Narrow" w:cs="Arial"/>
                <w:color w:val="auto"/>
                <w:sz w:val="16"/>
                <w:szCs w:val="16"/>
                <w:lang w:val="en-GB"/>
              </w:rPr>
            </w:pPr>
          </w:p>
          <w:p w14:paraId="3490C5FE" w14:textId="77777777" w:rsidR="00797682" w:rsidRPr="00BF38C6" w:rsidRDefault="00797682" w:rsidP="00D14C5B">
            <w:pPr>
              <w:pStyle w:val="CellBodyCentered"/>
              <w:rPr>
                <w:rFonts w:ascii="Arial Narrow" w:hAnsi="Arial Narrow" w:cs="Arial"/>
                <w:color w:val="auto"/>
                <w:sz w:val="16"/>
                <w:szCs w:val="16"/>
                <w:lang w:val="en-GB"/>
              </w:rPr>
            </w:pPr>
          </w:p>
          <w:p w14:paraId="31086F5A" w14:textId="77777777" w:rsidR="00797682" w:rsidRPr="00BF38C6" w:rsidRDefault="00797682" w:rsidP="00D14C5B">
            <w:pPr>
              <w:pStyle w:val="CellBodyCentered"/>
              <w:rPr>
                <w:rFonts w:ascii="Arial Narrow" w:hAnsi="Arial Narrow" w:cs="Arial"/>
                <w:color w:val="auto"/>
                <w:sz w:val="16"/>
                <w:szCs w:val="16"/>
                <w:lang w:val="en-GB"/>
              </w:rPr>
            </w:pPr>
          </w:p>
          <w:p w14:paraId="2BA48D83" w14:textId="77777777" w:rsidR="00797682" w:rsidRPr="00BF38C6" w:rsidRDefault="00797682" w:rsidP="00D14C5B">
            <w:pPr>
              <w:pStyle w:val="CellBodyCentered"/>
              <w:rPr>
                <w:rFonts w:ascii="Arial Narrow" w:hAnsi="Arial Narrow" w:cs="Arial"/>
                <w:color w:val="auto"/>
                <w:sz w:val="16"/>
                <w:szCs w:val="16"/>
                <w:lang w:val="en-GB"/>
              </w:rPr>
            </w:pPr>
          </w:p>
          <w:p w14:paraId="62D5AECF" w14:textId="77777777" w:rsidR="00797682" w:rsidRPr="00BF38C6" w:rsidRDefault="00797682" w:rsidP="00D14C5B">
            <w:pPr>
              <w:pStyle w:val="CellBodyCentered"/>
              <w:rPr>
                <w:rFonts w:ascii="Arial Narrow" w:hAnsi="Arial Narrow" w:cs="Arial"/>
                <w:color w:val="auto"/>
                <w:sz w:val="16"/>
                <w:szCs w:val="16"/>
                <w:lang w:val="en-GB"/>
              </w:rPr>
            </w:pPr>
          </w:p>
          <w:p w14:paraId="5A0553F9" w14:textId="77777777" w:rsidR="00797682" w:rsidRPr="00BF38C6" w:rsidRDefault="00797682" w:rsidP="00D14C5B">
            <w:pPr>
              <w:pStyle w:val="CellBodyCentered"/>
              <w:jc w:val="left"/>
              <w:rPr>
                <w:rFonts w:ascii="Arial Narrow" w:hAnsi="Arial Narrow" w:cs="Arial"/>
                <w:color w:val="auto"/>
                <w:sz w:val="16"/>
                <w:szCs w:val="16"/>
                <w:lang w:val="en-GB"/>
              </w:rPr>
            </w:pPr>
          </w:p>
        </w:tc>
      </w:tr>
      <w:tr w:rsidR="00797682" w:rsidRPr="00BF38C6" w14:paraId="79FAC3FA" w14:textId="77777777" w:rsidTr="002A7110">
        <w:tc>
          <w:tcPr>
            <w:tcW w:w="3332" w:type="dxa"/>
            <w:tcBorders>
              <w:top w:val="single" w:sz="6" w:space="0" w:color="auto"/>
              <w:left w:val="single" w:sz="6" w:space="0" w:color="auto"/>
              <w:bottom w:val="single" w:sz="6" w:space="0" w:color="auto"/>
              <w:right w:val="single" w:sz="6" w:space="0" w:color="auto"/>
            </w:tcBorders>
          </w:tcPr>
          <w:p w14:paraId="7A6406DC" w14:textId="77777777" w:rsidR="00797682" w:rsidRPr="00BF38C6" w:rsidRDefault="00797682" w:rsidP="00D14C5B">
            <w:pPr>
              <w:pStyle w:val="CellBody"/>
              <w:rPr>
                <w:rFonts w:ascii="Arial Narrow" w:hAnsi="Arial Narrow" w:cs="Arial"/>
                <w:color w:val="auto"/>
                <w:sz w:val="16"/>
                <w:szCs w:val="16"/>
                <w:lang w:val="en-GB"/>
              </w:rPr>
            </w:pPr>
          </w:p>
          <w:p w14:paraId="6A682E5D" w14:textId="77777777" w:rsidR="00797682" w:rsidRPr="00BF38C6" w:rsidRDefault="00797682" w:rsidP="00D14C5B">
            <w:pPr>
              <w:pStyle w:val="CellBody"/>
              <w:rPr>
                <w:rFonts w:ascii="Arial Narrow" w:hAnsi="Arial Narrow" w:cs="Arial"/>
                <w:color w:val="auto"/>
                <w:sz w:val="16"/>
                <w:szCs w:val="16"/>
                <w:lang w:val="en-GB"/>
              </w:rPr>
            </w:pPr>
            <w:r w:rsidRPr="00BF38C6">
              <w:rPr>
                <w:rFonts w:ascii="Arial Narrow" w:hAnsi="Arial Narrow" w:cs="Arial"/>
                <w:color w:val="auto"/>
                <w:sz w:val="16"/>
                <w:szCs w:val="16"/>
                <w:lang w:val="en-GB"/>
              </w:rPr>
              <w:t xml:space="preserve">VO – </w:t>
            </w:r>
            <w:r w:rsidRPr="00BF38C6">
              <w:rPr>
                <w:rFonts w:ascii="Arial Narrow" w:hAnsi="Arial Narrow" w:cs="Arial"/>
                <w:color w:val="auto"/>
                <w:sz w:val="16"/>
                <w:szCs w:val="16"/>
                <w:lang w:val="ru-RU"/>
              </w:rPr>
              <w:t>КИСЛОРОД</w:t>
            </w:r>
          </w:p>
          <w:p w14:paraId="39C79D26" w14:textId="77777777" w:rsidR="00797682" w:rsidRPr="00BF38C6" w:rsidRDefault="00797682" w:rsidP="00D14C5B">
            <w:pPr>
              <w:pStyle w:val="CellBody"/>
              <w:rPr>
                <w:rFonts w:ascii="Arial Narrow" w:hAnsi="Arial Narrow" w:cs="Arial"/>
                <w:color w:val="auto"/>
                <w:sz w:val="16"/>
                <w:szCs w:val="16"/>
                <w:lang w:val="en-GB"/>
              </w:rPr>
            </w:pPr>
          </w:p>
          <w:p w14:paraId="39E47BD8" w14:textId="77777777" w:rsidR="00797682" w:rsidRPr="00BF38C6" w:rsidRDefault="00797682" w:rsidP="00D14C5B">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D6FDA6C" w14:textId="77777777" w:rsidR="00797682" w:rsidRPr="00BF38C6" w:rsidRDefault="00797682" w:rsidP="00D14C5B">
            <w:pPr>
              <w:pStyle w:val="CellBodyCentered"/>
              <w:rPr>
                <w:rFonts w:ascii="Arial Narrow" w:hAnsi="Arial Narrow" w:cs="Arial"/>
                <w:b/>
                <w:color w:val="auto"/>
                <w:sz w:val="16"/>
                <w:szCs w:val="16"/>
                <w:lang w:val="en-GB"/>
              </w:rPr>
            </w:pPr>
          </w:p>
          <w:p w14:paraId="171B299E" w14:textId="0A465D5A" w:rsidR="00797682" w:rsidRPr="00BF38C6" w:rsidRDefault="00C758B4" w:rsidP="00D14C5B">
            <w:pPr>
              <w:pStyle w:val="CellBodyCentered"/>
              <w:rPr>
                <w:rFonts w:ascii="Arial Narrow" w:hAnsi="Arial Narrow" w:cs="Arial"/>
                <w:b/>
                <w:color w:val="auto"/>
                <w:sz w:val="16"/>
                <w:szCs w:val="16"/>
                <w:lang w:val="en-GB"/>
              </w:rPr>
            </w:pPr>
            <w:r>
              <w:rPr>
                <w:rFonts w:ascii="Arial Narrow" w:hAnsi="Arial Narrow"/>
                <w:noProof/>
                <w:color w:val="auto"/>
                <w:sz w:val="16"/>
                <w:szCs w:val="16"/>
                <w:lang w:val="ru-RU"/>
              </w:rPr>
              <mc:AlternateContent>
                <mc:Choice Requires="wps">
                  <w:drawing>
                    <wp:anchor distT="0" distB="0" distL="114300" distR="114300" simplePos="0" relativeHeight="254144512" behindDoc="0" locked="0" layoutInCell="1" allowOverlap="1" wp14:anchorId="238AED3B" wp14:editId="72506F7C">
                      <wp:simplePos x="0" y="0"/>
                      <wp:positionH relativeFrom="column">
                        <wp:posOffset>-471615</wp:posOffset>
                      </wp:positionH>
                      <wp:positionV relativeFrom="paragraph">
                        <wp:posOffset>218201</wp:posOffset>
                      </wp:positionV>
                      <wp:extent cx="973455" cy="221615"/>
                      <wp:effectExtent l="0" t="0" r="55245" b="64135"/>
                      <wp:wrapNone/>
                      <wp:docPr id="2094660679"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11E24F0B" w14:textId="77777777" w:rsidR="00C758B4" w:rsidRPr="0062771D" w:rsidRDefault="00C758B4" w:rsidP="00C758B4">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8AED3B" id="_x0000_s1033" style="position:absolute;left:0;text-align:left;margin-left:-37.15pt;margin-top:17.2pt;width:76.65pt;height:17.45pt;z-index:25414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bQfiQIAAB4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">
                      <v:shadow on="t" color="black [3213]" opacity=".5"/>
                      <v:textbox>
                        <w:txbxContent>
                          <w:p w14:paraId="11E24F0B" w14:textId="77777777" w:rsidR="00C758B4" w:rsidRPr="0062771D" w:rsidRDefault="00C758B4" w:rsidP="00C758B4">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00797682" w:rsidRPr="00BF38C6">
              <w:rPr>
                <w:rFonts w:ascii="Arial Narrow" w:hAnsi="Arial Narrow" w:cs="Arial"/>
                <w:b/>
                <w:color w:val="auto"/>
                <w:sz w:val="16"/>
                <w:szCs w:val="16"/>
                <w:lang w:val="en-GB"/>
              </w:rPr>
              <w:t>150P23</w:t>
            </w:r>
          </w:p>
        </w:tc>
        <w:tc>
          <w:tcPr>
            <w:tcW w:w="720" w:type="dxa"/>
            <w:tcBorders>
              <w:top w:val="single" w:sz="6" w:space="0" w:color="auto"/>
              <w:left w:val="single" w:sz="6" w:space="0" w:color="auto"/>
              <w:bottom w:val="single" w:sz="6" w:space="0" w:color="auto"/>
              <w:right w:val="single" w:sz="6" w:space="0" w:color="auto"/>
            </w:tcBorders>
          </w:tcPr>
          <w:p w14:paraId="081857B6" w14:textId="4F81B88C" w:rsidR="00797682" w:rsidRPr="00BF38C6" w:rsidRDefault="00797682" w:rsidP="00D14C5B">
            <w:pPr>
              <w:pStyle w:val="CellBodyCentered"/>
              <w:rPr>
                <w:rFonts w:ascii="Arial Narrow" w:hAnsi="Arial Narrow" w:cs="Arial"/>
                <w:color w:val="auto"/>
                <w:sz w:val="16"/>
                <w:szCs w:val="16"/>
                <w:lang w:val="en-GB"/>
              </w:rPr>
            </w:pPr>
          </w:p>
          <w:p w14:paraId="24103BBB" w14:textId="3AD41C06" w:rsidR="00797682" w:rsidRPr="009610D7" w:rsidRDefault="00F56E8F" w:rsidP="00D14C5B">
            <w:pPr>
              <w:pStyle w:val="CellBodyCentered"/>
              <w:rPr>
                <w:rFonts w:ascii="Arial Narrow" w:hAnsi="Arial Narrow" w:cs="Arial"/>
                <w:color w:val="auto"/>
                <w:sz w:val="16"/>
                <w:szCs w:val="16"/>
              </w:rPr>
            </w:pPr>
            <w:r>
              <w:rPr>
                <w:rFonts w:ascii="Arial Narrow" w:hAnsi="Arial Narrow" w:cs="Arial"/>
                <w:color w:val="auto"/>
                <w:sz w:val="16"/>
                <w:szCs w:val="16"/>
                <w:lang w:val="en-GB"/>
              </w:rPr>
              <w:t>0</w:t>
            </w:r>
          </w:p>
          <w:p w14:paraId="1DD0293C" w14:textId="77777777" w:rsidR="00797682" w:rsidRPr="00BF38C6" w:rsidRDefault="00797682" w:rsidP="00D14C5B">
            <w:pPr>
              <w:pStyle w:val="CellBodyCentered"/>
              <w:rPr>
                <w:rFonts w:ascii="Arial Narrow" w:hAnsi="Arial Narrow" w:cs="Arial"/>
                <w:color w:val="auto"/>
                <w:sz w:val="16"/>
                <w:szCs w:val="16"/>
                <w:lang w:val="en-GB"/>
              </w:rPr>
            </w:pPr>
          </w:p>
          <w:p w14:paraId="55CAB465" w14:textId="77777777" w:rsidR="00797682" w:rsidRPr="00BF38C6" w:rsidRDefault="00797682" w:rsidP="00D14C5B">
            <w:pPr>
              <w:pStyle w:val="CellBodyCentered"/>
              <w:jc w:val="left"/>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5C77591C" w14:textId="77777777" w:rsidR="00797682" w:rsidRPr="00BF38C6" w:rsidRDefault="00797682" w:rsidP="00D14C5B">
            <w:pPr>
              <w:pStyle w:val="CellBodyCentered"/>
              <w:rPr>
                <w:rFonts w:ascii="Arial Narrow" w:hAnsi="Arial Narrow" w:cs="Arial"/>
                <w:color w:val="auto"/>
                <w:sz w:val="16"/>
                <w:szCs w:val="16"/>
                <w:lang w:val="ru-RU"/>
              </w:rPr>
            </w:pPr>
          </w:p>
          <w:p w14:paraId="69A27FE1"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316/316</w:t>
            </w:r>
            <w:r w:rsidRPr="00BF38C6">
              <w:rPr>
                <w:rFonts w:ascii="Arial Narrow" w:hAnsi="Arial Narrow" w:cs="Arial"/>
                <w:color w:val="auto"/>
                <w:sz w:val="16"/>
                <w:szCs w:val="16"/>
                <w:lang w:val="en-GB"/>
              </w:rPr>
              <w:t>L</w:t>
            </w:r>
            <w:r w:rsidRPr="00BF38C6">
              <w:rPr>
                <w:rFonts w:ascii="Arial Narrow" w:hAnsi="Arial Narrow" w:cs="Arial"/>
                <w:color w:val="auto"/>
                <w:sz w:val="16"/>
                <w:szCs w:val="16"/>
                <w:lang w:val="ru-RU"/>
              </w:rPr>
              <w:t xml:space="preserve"> НЕРЖ. СТАЛЬ</w:t>
            </w:r>
          </w:p>
          <w:p w14:paraId="2A6D8C33" w14:textId="2FB5343E"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Прим. 1</w:t>
            </w:r>
          </w:p>
          <w:p w14:paraId="47A8532C" w14:textId="77777777" w:rsidR="00797682" w:rsidRPr="00BF38C6" w:rsidRDefault="00797682" w:rsidP="00D14C5B">
            <w:pPr>
              <w:pStyle w:val="CellBodyCentered"/>
              <w:rPr>
                <w:rFonts w:ascii="Arial Narrow" w:hAnsi="Arial Narrow" w:cs="Arial"/>
                <w:color w:val="auto"/>
                <w:sz w:val="16"/>
                <w:szCs w:val="16"/>
                <w:lang w:val="en-GB"/>
              </w:rPr>
            </w:pPr>
          </w:p>
        </w:tc>
        <w:tc>
          <w:tcPr>
            <w:tcW w:w="810" w:type="dxa"/>
            <w:tcBorders>
              <w:top w:val="single" w:sz="6" w:space="0" w:color="auto"/>
              <w:left w:val="single" w:sz="6" w:space="0" w:color="auto"/>
              <w:bottom w:val="single" w:sz="6" w:space="0" w:color="auto"/>
              <w:right w:val="single" w:sz="6" w:space="0" w:color="auto"/>
            </w:tcBorders>
          </w:tcPr>
          <w:p w14:paraId="1F8BA63D" w14:textId="77777777" w:rsidR="00797682" w:rsidRPr="00BF38C6" w:rsidRDefault="00797682" w:rsidP="00D14C5B">
            <w:pPr>
              <w:pStyle w:val="CellBodyCentered"/>
              <w:rPr>
                <w:rFonts w:ascii="Arial Narrow" w:hAnsi="Arial Narrow" w:cs="Arial"/>
                <w:color w:val="auto"/>
                <w:sz w:val="16"/>
                <w:szCs w:val="16"/>
                <w:lang w:val="en-GB"/>
              </w:rPr>
            </w:pPr>
          </w:p>
          <w:p w14:paraId="729A2C3E" w14:textId="77777777" w:rsidR="003C054E" w:rsidRDefault="003C054E"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1FA04228" w14:textId="77777777" w:rsidR="003C054E" w:rsidRPr="00BF38C6" w:rsidRDefault="003C054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2B912405" w14:textId="07A8D258" w:rsidR="00797682" w:rsidRPr="00BF38C6" w:rsidRDefault="00797682" w:rsidP="00D14C5B">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7A1F8F02" w14:textId="77777777" w:rsidR="00797682" w:rsidRPr="00BF38C6" w:rsidRDefault="00797682" w:rsidP="00D14C5B">
            <w:pPr>
              <w:pStyle w:val="CellBodyCentered"/>
              <w:rPr>
                <w:rFonts w:ascii="Arial Narrow" w:hAnsi="Arial Narrow" w:cs="Arial"/>
                <w:color w:val="auto"/>
                <w:sz w:val="16"/>
                <w:szCs w:val="16"/>
                <w:lang w:val="en-GB"/>
              </w:rPr>
            </w:pPr>
          </w:p>
          <w:p w14:paraId="27BE2C99"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145°C</w:t>
            </w:r>
          </w:p>
        </w:tc>
        <w:tc>
          <w:tcPr>
            <w:tcW w:w="1951" w:type="dxa"/>
            <w:tcBorders>
              <w:top w:val="single" w:sz="6" w:space="0" w:color="auto"/>
              <w:left w:val="single" w:sz="6" w:space="0" w:color="auto"/>
              <w:bottom w:val="single" w:sz="6" w:space="0" w:color="auto"/>
              <w:right w:val="single" w:sz="6" w:space="0" w:color="auto"/>
            </w:tcBorders>
          </w:tcPr>
          <w:p w14:paraId="45C1C093" w14:textId="77777777" w:rsidR="00797682" w:rsidRPr="00BF38C6" w:rsidRDefault="00797682" w:rsidP="00D14C5B">
            <w:pPr>
              <w:pStyle w:val="CellBody"/>
              <w:rPr>
                <w:rFonts w:ascii="Arial Narrow" w:hAnsi="Arial Narrow" w:cs="Arial"/>
                <w:color w:val="auto"/>
                <w:sz w:val="16"/>
                <w:szCs w:val="16"/>
                <w:lang w:val="ru-RU"/>
              </w:rPr>
            </w:pPr>
          </w:p>
          <w:p w14:paraId="35059CD2" w14:textId="77777777" w:rsidR="00797682" w:rsidRPr="00BF38C6" w:rsidRDefault="00797682" w:rsidP="00D14C5B">
            <w:pPr>
              <w:pStyle w:val="CellBody"/>
              <w:rPr>
                <w:rFonts w:ascii="Arial Narrow" w:hAnsi="Arial Narrow" w:cs="Arial"/>
                <w:color w:val="auto"/>
                <w:sz w:val="16"/>
                <w:szCs w:val="16"/>
                <w:lang w:val="en-GB"/>
              </w:rPr>
            </w:pPr>
            <w:r w:rsidRPr="00BF38C6">
              <w:rPr>
                <w:rFonts w:ascii="Arial Narrow" w:hAnsi="Arial Narrow" w:cs="Arial"/>
                <w:color w:val="auto"/>
                <w:sz w:val="16"/>
                <w:szCs w:val="16"/>
                <w:lang w:val="ru-RU"/>
              </w:rPr>
              <w:t>Расчетное давление = 10 бар изб. Максимум</w:t>
            </w:r>
          </w:p>
          <w:p w14:paraId="50C555D9" w14:textId="77777777" w:rsidR="00797682" w:rsidRPr="00BF38C6" w:rsidRDefault="00797682" w:rsidP="00D14C5B">
            <w:pPr>
              <w:pStyle w:val="CellBody"/>
              <w:rPr>
                <w:rFonts w:ascii="Arial Narrow" w:hAnsi="Arial Narrow" w:cs="Arial"/>
                <w:color w:val="auto"/>
                <w:sz w:val="16"/>
                <w:szCs w:val="16"/>
                <w:lang w:val="en-GB"/>
              </w:rPr>
            </w:pPr>
          </w:p>
          <w:p w14:paraId="3D7B418B" w14:textId="77777777" w:rsidR="00797682" w:rsidRPr="00BF38C6" w:rsidRDefault="00797682" w:rsidP="00D14C5B">
            <w:pPr>
              <w:pStyle w:val="CellBody"/>
              <w:rPr>
                <w:rFonts w:ascii="Arial Narrow" w:hAnsi="Arial Narrow" w:cs="Arial"/>
                <w:color w:val="auto"/>
                <w:sz w:val="16"/>
                <w:szCs w:val="16"/>
                <w:lang w:val="en-GB"/>
              </w:rPr>
            </w:pPr>
          </w:p>
          <w:p w14:paraId="3C8E57EC" w14:textId="77777777" w:rsidR="00797682" w:rsidRPr="00BF38C6" w:rsidRDefault="00797682" w:rsidP="00D14C5B">
            <w:pPr>
              <w:pStyle w:val="CellBody"/>
              <w:rPr>
                <w:rFonts w:ascii="Arial Narrow" w:hAnsi="Arial Narrow" w:cs="Arial"/>
                <w:color w:val="auto"/>
                <w:sz w:val="16"/>
                <w:szCs w:val="16"/>
                <w:lang w:val="en-GB"/>
              </w:rPr>
            </w:pPr>
          </w:p>
        </w:tc>
        <w:tc>
          <w:tcPr>
            <w:tcW w:w="611" w:type="dxa"/>
            <w:tcBorders>
              <w:top w:val="single" w:sz="6" w:space="0" w:color="auto"/>
              <w:left w:val="single" w:sz="6" w:space="0" w:color="auto"/>
              <w:bottom w:val="single" w:sz="6" w:space="0" w:color="auto"/>
              <w:right w:val="single" w:sz="6" w:space="0" w:color="auto"/>
            </w:tcBorders>
          </w:tcPr>
          <w:p w14:paraId="3BCFDE30" w14:textId="77777777" w:rsidR="00797682" w:rsidRPr="00BF38C6" w:rsidRDefault="00797682" w:rsidP="00D14C5B">
            <w:pPr>
              <w:pStyle w:val="CellBodyCentered"/>
              <w:rPr>
                <w:rFonts w:ascii="Arial Narrow" w:hAnsi="Arial Narrow" w:cs="Arial"/>
                <w:color w:val="auto"/>
                <w:sz w:val="16"/>
                <w:szCs w:val="16"/>
                <w:lang w:val="ru-RU"/>
              </w:rPr>
            </w:pPr>
          </w:p>
          <w:p w14:paraId="308BAF08"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НЕТ</w:t>
            </w:r>
            <w:r w:rsidRPr="00BF38C6">
              <w:rPr>
                <w:rFonts w:ascii="Arial Narrow" w:hAnsi="Arial Narrow" w:cs="Arial"/>
                <w:color w:val="auto"/>
                <w:sz w:val="16"/>
                <w:szCs w:val="16"/>
                <w:lang w:val="en-GB"/>
              </w:rPr>
              <w:t xml:space="preserve"> </w:t>
            </w:r>
          </w:p>
        </w:tc>
        <w:tc>
          <w:tcPr>
            <w:tcW w:w="450" w:type="dxa"/>
            <w:tcBorders>
              <w:top w:val="single" w:sz="6" w:space="0" w:color="auto"/>
              <w:left w:val="single" w:sz="6" w:space="0" w:color="auto"/>
              <w:bottom w:val="single" w:sz="6" w:space="0" w:color="auto"/>
              <w:right w:val="single" w:sz="6" w:space="0" w:color="auto"/>
            </w:tcBorders>
          </w:tcPr>
          <w:p w14:paraId="79C68657" w14:textId="77777777" w:rsidR="00797682" w:rsidRPr="00BF38C6" w:rsidRDefault="00797682" w:rsidP="00D14C5B">
            <w:pPr>
              <w:pStyle w:val="CellBodyCentered"/>
              <w:rPr>
                <w:rFonts w:ascii="Arial Narrow" w:hAnsi="Arial Narrow" w:cs="Arial"/>
                <w:color w:val="auto"/>
                <w:sz w:val="16"/>
                <w:szCs w:val="16"/>
                <w:lang w:val="en-GB"/>
              </w:rPr>
            </w:pPr>
          </w:p>
          <w:p w14:paraId="501CBFE6"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100</w:t>
            </w:r>
          </w:p>
        </w:tc>
      </w:tr>
      <w:tr w:rsidR="00797682" w:rsidRPr="00BF38C6" w14:paraId="485956A1" w14:textId="77777777" w:rsidTr="002A7110">
        <w:tc>
          <w:tcPr>
            <w:tcW w:w="3332" w:type="dxa"/>
            <w:tcBorders>
              <w:top w:val="single" w:sz="6" w:space="0" w:color="auto"/>
              <w:left w:val="single" w:sz="6" w:space="0" w:color="auto"/>
              <w:bottom w:val="single" w:sz="6" w:space="0" w:color="auto"/>
              <w:right w:val="single" w:sz="6" w:space="0" w:color="auto"/>
            </w:tcBorders>
          </w:tcPr>
          <w:p w14:paraId="11EB5805" w14:textId="77777777" w:rsidR="00797682" w:rsidRPr="00BF38C6" w:rsidRDefault="00797682" w:rsidP="00D14C5B">
            <w:pPr>
              <w:pStyle w:val="CellBody"/>
              <w:rPr>
                <w:rFonts w:ascii="Arial Narrow" w:hAnsi="Arial Narrow"/>
                <w:color w:val="auto"/>
                <w:sz w:val="16"/>
                <w:szCs w:val="16"/>
                <w:lang w:val="ru-RU"/>
              </w:rPr>
            </w:pPr>
          </w:p>
          <w:p w14:paraId="2A3F1271" w14:textId="768678EC" w:rsidR="007846D8" w:rsidRPr="006759B5" w:rsidRDefault="007846D8" w:rsidP="00D14C5B">
            <w:pPr>
              <w:pStyle w:val="CellBody"/>
              <w:rPr>
                <w:ins w:id="1171" w:author="Zhunisbayev, Olzhasbek [Bolashak Atyrau Limited]" w:date="2024-05-13T19:05:00Z"/>
                <w:rFonts w:ascii="Arial Narrow" w:hAnsi="Arial Narrow"/>
                <w:color w:val="auto"/>
                <w:sz w:val="16"/>
                <w:szCs w:val="16"/>
                <w:lang w:val="ru-RU"/>
              </w:rPr>
            </w:pPr>
            <w:ins w:id="1172" w:author="Zhunisbayev, Olzhasbek [Bolashak Atyrau Limited]" w:date="2024-05-13T19:05:00Z">
              <w:r w:rsidRPr="00BF38C6">
                <w:rPr>
                  <w:rFonts w:ascii="Arial Narrow" w:hAnsi="Arial Narrow"/>
                  <w:color w:val="auto"/>
                  <w:sz w:val="16"/>
                  <w:szCs w:val="16"/>
                </w:rPr>
                <w:t>BV</w:t>
              </w:r>
              <w:r w:rsidRPr="00BF38C6">
                <w:rPr>
                  <w:rFonts w:ascii="Arial Narrow" w:hAnsi="Arial Narrow"/>
                  <w:color w:val="auto"/>
                  <w:sz w:val="16"/>
                  <w:szCs w:val="16"/>
                  <w:lang w:val="ru-RU"/>
                </w:rPr>
                <w:t xml:space="preserve"> – СБРОС В АТМОСФЕРУ</w:t>
              </w:r>
            </w:ins>
          </w:p>
          <w:p w14:paraId="0C9C7064" w14:textId="3F368953"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CCB – СОЛЯНОЙ РАССОЛ</w:t>
            </w:r>
          </w:p>
          <w:p w14:paraId="6890651F" w14:textId="77777777" w:rsidR="00797682" w:rsidRPr="00BF38C6" w:rsidRDefault="00797682" w:rsidP="00D14C5B">
            <w:pPr>
              <w:pStyle w:val="CellBody"/>
              <w:rPr>
                <w:rFonts w:ascii="Arial Narrow" w:hAnsi="Arial Narrow" w:cs="Arial"/>
                <w:color w:val="auto"/>
                <w:sz w:val="16"/>
                <w:szCs w:val="16"/>
                <w:u w:val="single"/>
                <w:lang w:val="ru-RU"/>
              </w:rPr>
            </w:pPr>
            <w:r w:rsidRPr="00BF38C6">
              <w:rPr>
                <w:rFonts w:ascii="Arial Narrow" w:hAnsi="Arial Narrow"/>
                <w:color w:val="auto"/>
                <w:sz w:val="16"/>
                <w:szCs w:val="16"/>
                <w:lang w:val="ru-RU"/>
              </w:rPr>
              <w:t xml:space="preserve">CF – ВСПЕНИВАЮЩЕЕ СРЕДСТВО </w:t>
            </w:r>
          </w:p>
          <w:p w14:paraId="4963921D" w14:textId="77777777" w:rsidR="003C054E" w:rsidRPr="006759B5" w:rsidRDefault="003C054E" w:rsidP="00D14C5B">
            <w:pPr>
              <w:pStyle w:val="CellBody"/>
              <w:rPr>
                <w:rFonts w:ascii="Arial Narrow" w:hAnsi="Arial Narrow"/>
                <w:color w:val="auto"/>
                <w:sz w:val="16"/>
                <w:szCs w:val="16"/>
                <w:u w:val="single"/>
                <w:lang w:val="ru-RU"/>
              </w:rPr>
            </w:pPr>
          </w:p>
          <w:p w14:paraId="06844A54" w14:textId="7B3F6070" w:rsidR="00797682" w:rsidRPr="00BF38C6" w:rsidRDefault="00797682" w:rsidP="00D14C5B">
            <w:pPr>
              <w:pStyle w:val="CellBody"/>
              <w:rPr>
                <w:rFonts w:ascii="Arial Narrow" w:hAnsi="Arial Narrow" w:cs="Arial"/>
                <w:color w:val="auto"/>
                <w:sz w:val="16"/>
                <w:szCs w:val="16"/>
                <w:u w:val="single"/>
                <w:lang w:val="ru-RU"/>
              </w:rPr>
            </w:pPr>
            <w:r w:rsidRPr="00BF38C6">
              <w:rPr>
                <w:rFonts w:ascii="Arial Narrow" w:hAnsi="Arial Narrow"/>
                <w:color w:val="auto"/>
                <w:sz w:val="16"/>
                <w:szCs w:val="16"/>
                <w:u w:val="single"/>
                <w:lang w:val="ru-RU"/>
              </w:rPr>
              <w:t>ПОДЗЕМНЫЕ КОММУНИКАЦИИ</w:t>
            </w:r>
          </w:p>
          <w:p w14:paraId="1C2439DB" w14:textId="3A7EF9B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DHC - ДРЕНАЖ, УГЛЕВОДОРОДЫ </w:t>
            </w:r>
            <w:del w:id="1173" w:author="Zhunisbayev, Olzhasbek [Bolashak Atyrau Limited]" w:date="2024-10-30T16:02:00Z" w16du:dateUtc="2024-10-30T11:02:00Z">
              <w:r w:rsidRPr="00BF38C6" w:rsidDel="0003673A">
                <w:rPr>
                  <w:rFonts w:ascii="Arial Narrow" w:hAnsi="Arial Narrow"/>
                  <w:color w:val="auto"/>
                  <w:sz w:val="16"/>
                  <w:szCs w:val="16"/>
                  <w:lang w:val="ru-RU"/>
                </w:rPr>
                <w:delText>(70°C и ниже)</w:delText>
              </w:r>
            </w:del>
          </w:p>
          <w:p w14:paraId="34CC4905" w14:textId="57E7A1F2" w:rsidR="00797682" w:rsidRPr="00BF38C6" w:rsidRDefault="00797682" w:rsidP="00D14C5B">
            <w:pPr>
              <w:pStyle w:val="CellBody"/>
              <w:ind w:left="317" w:hanging="317"/>
              <w:rPr>
                <w:rFonts w:ascii="Arial Narrow" w:hAnsi="Arial Narrow" w:cs="Arial"/>
                <w:color w:val="auto"/>
                <w:sz w:val="16"/>
                <w:szCs w:val="16"/>
                <w:lang w:val="ru-RU"/>
              </w:rPr>
            </w:pPr>
            <w:r w:rsidRPr="00BF38C6">
              <w:rPr>
                <w:rFonts w:ascii="Arial Narrow" w:hAnsi="Arial Narrow"/>
                <w:color w:val="auto"/>
                <w:sz w:val="16"/>
                <w:szCs w:val="16"/>
                <w:lang w:val="ru-RU"/>
              </w:rPr>
              <w:t>DL – ДРЕНАЖ, ПРОМЛИВН</w:t>
            </w:r>
            <w:r w:rsidR="003C054E"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003C054E"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003C054E"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w:t>
            </w:r>
            <w:del w:id="1174" w:author="Zhunisbayev, Olzhasbek [Bolashak Atyrau Limited]" w:date="2024-10-30T16:02:00Z" w16du:dateUtc="2024-10-30T11:02:00Z">
              <w:r w:rsidRPr="00BF38C6" w:rsidDel="0003673A">
                <w:rPr>
                  <w:rFonts w:ascii="Arial Narrow" w:hAnsi="Arial Narrow"/>
                  <w:color w:val="auto"/>
                  <w:sz w:val="16"/>
                  <w:szCs w:val="16"/>
                  <w:lang w:val="ru-RU"/>
                </w:rPr>
                <w:delText>(70°C и ниже)</w:delText>
              </w:r>
            </w:del>
          </w:p>
          <w:p w14:paraId="1C1A2314" w14:textId="7332946A"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DLC – ДРЕНАЖ ХИМ</w:t>
            </w:r>
            <w:r w:rsidR="003C054E"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ВЕЩЕСТВ</w:t>
            </w:r>
            <w:del w:id="1175" w:author="Zhunisbayev, Olzhasbek [Bolashak Atyrau Limited]" w:date="2024-10-30T16:02:00Z" w16du:dateUtc="2024-10-30T11:02:00Z">
              <w:r w:rsidRPr="00BF38C6" w:rsidDel="0003673A">
                <w:rPr>
                  <w:rFonts w:ascii="Arial Narrow" w:hAnsi="Arial Narrow"/>
                  <w:color w:val="auto"/>
                  <w:sz w:val="16"/>
                  <w:szCs w:val="16"/>
                  <w:lang w:val="ru-RU"/>
                </w:rPr>
                <w:delText xml:space="preserve"> (не более 70°C)</w:delText>
              </w:r>
            </w:del>
          </w:p>
          <w:p w14:paraId="31C07D13"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DS – ХОЗБЫТОВАЯ КАНАЛИЗАЦИЯ</w:t>
            </w:r>
          </w:p>
          <w:p w14:paraId="408B0E54" w14:textId="43C49163"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FCC – ПРОТИВОПОЖ</w:t>
            </w:r>
            <w:r w:rsidR="00FF3859"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ПЕННЫЙ КОНЦЕНТРАТ</w:t>
            </w:r>
          </w:p>
          <w:p w14:paraId="31B190D9"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FM - МЕТАНОЛ</w:t>
            </w:r>
          </w:p>
          <w:p w14:paraId="040E90A1"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WD – ПИТЬЕВАЯ ВОДА  </w:t>
            </w:r>
          </w:p>
          <w:p w14:paraId="3DCF2204"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WDM – ДЕМИНЕРАЛИЗОВАН НАЯ ВОДА               </w:t>
            </w:r>
          </w:p>
          <w:p w14:paraId="402763A7"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WE – СТОЧНЫЕ ВОДЫ</w:t>
            </w:r>
          </w:p>
          <w:p w14:paraId="4226C227"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olor w:val="auto"/>
                <w:sz w:val="16"/>
                <w:szCs w:val="16"/>
                <w:lang w:val="ru-RU"/>
              </w:rPr>
              <w:t>WF- ПОЖАРНАЯ ВОДА</w:t>
            </w:r>
          </w:p>
          <w:p w14:paraId="63F32CC1"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WP</w:t>
            </w:r>
            <w:r w:rsidRPr="00BF38C6">
              <w:rPr>
                <w:rFonts w:ascii="Arial Narrow" w:hAnsi="Arial Narrow" w:cs="Arial"/>
                <w:color w:val="auto"/>
                <w:sz w:val="16"/>
                <w:szCs w:val="16"/>
                <w:lang w:val="ru-RU"/>
              </w:rPr>
              <w:t xml:space="preserve"> – ТЕХНОЛОГИЧЕСКАЯ ВОДА</w:t>
            </w:r>
          </w:p>
          <w:p w14:paraId="0308D91C"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WRA – НЕОЧИЩЕННАЯ/СЫРАЯ ВОДА</w:t>
            </w:r>
          </w:p>
          <w:p w14:paraId="057DB75B" w14:textId="7DD72D2C" w:rsidR="00797682" w:rsidRPr="00137754" w:rsidRDefault="00797682" w:rsidP="00D14C5B">
            <w:pPr>
              <w:pStyle w:val="CellBody"/>
              <w:ind w:right="-42"/>
              <w:rPr>
                <w:rFonts w:ascii="Arial Narrow" w:hAnsi="Arial Narrow" w:cs="Arial"/>
                <w:color w:val="auto"/>
                <w:sz w:val="16"/>
                <w:szCs w:val="16"/>
                <w:lang w:val="ru-RU"/>
              </w:rPr>
            </w:pPr>
            <w:r w:rsidRPr="00BF38C6">
              <w:rPr>
                <w:rFonts w:ascii="Arial Narrow" w:hAnsi="Arial Narrow"/>
                <w:color w:val="auto"/>
                <w:sz w:val="16"/>
                <w:szCs w:val="16"/>
                <w:lang w:val="ru-RU"/>
              </w:rPr>
              <w:t>WSC – ЗАГРЯЗНЕН</w:t>
            </w:r>
            <w:r w:rsidR="00FF3859"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ПОВЕРХН</w:t>
            </w:r>
            <w:r w:rsidR="00FF3859"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ВОДА</w:t>
            </w:r>
          </w:p>
          <w:p w14:paraId="04188B05" w14:textId="2BFF5E6E"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WT – ОЧИЩЕННАЯ ВОДА</w:t>
            </w:r>
          </w:p>
          <w:p w14:paraId="76D4913A" w14:textId="7ED67787" w:rsidR="00797682" w:rsidRPr="00BF38C6" w:rsidRDefault="00797682" w:rsidP="00D14C5B">
            <w:pPr>
              <w:pStyle w:val="CellBody"/>
              <w:rPr>
                <w:rFonts w:ascii="Arial Narrow" w:hAnsi="Arial Narrow"/>
                <w:color w:val="auto"/>
                <w:sz w:val="16"/>
                <w:szCs w:val="16"/>
                <w:lang w:val="ru-RU"/>
                <w:rPrChange w:id="1176" w:author="Zhunisbayev, Olzhasbek A [Bolashak Atyrau Limited]" w:date="2022-06-06T22:35:00Z">
                  <w:rPr>
                    <w:rFonts w:ascii="Arial" w:hAnsi="Arial"/>
                    <w:color w:val="auto"/>
                    <w:sz w:val="16"/>
                  </w:rPr>
                </w:rPrChange>
              </w:rPr>
            </w:pPr>
            <w:r w:rsidRPr="00BF38C6">
              <w:rPr>
                <w:rFonts w:ascii="Arial Narrow" w:hAnsi="Arial Narrow"/>
                <w:color w:val="auto"/>
                <w:sz w:val="16"/>
                <w:szCs w:val="16"/>
                <w:lang w:val="ru-RU"/>
              </w:rPr>
              <w:t>WU - ТЕХНИЧЕСКАЯ ВОДА</w:t>
            </w:r>
          </w:p>
          <w:p w14:paraId="53D46551" w14:textId="77777777" w:rsidR="00797682" w:rsidRPr="00BF38C6" w:rsidRDefault="00797682" w:rsidP="00D14C5B">
            <w:pPr>
              <w:pStyle w:val="CellBody"/>
              <w:rPr>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163FA906" w14:textId="77777777" w:rsidR="00797682" w:rsidRPr="00BF38C6" w:rsidRDefault="00797682" w:rsidP="00D14C5B">
            <w:pPr>
              <w:pStyle w:val="CellBodyCentered"/>
              <w:rPr>
                <w:rFonts w:ascii="Arial Narrow" w:hAnsi="Arial Narrow"/>
                <w:b/>
                <w:color w:val="auto"/>
                <w:sz w:val="16"/>
                <w:szCs w:val="16"/>
                <w:lang w:val="ru-RU"/>
              </w:rPr>
            </w:pPr>
          </w:p>
          <w:p w14:paraId="2344016E" w14:textId="77777777" w:rsidR="00797682" w:rsidRPr="00BF38C6" w:rsidRDefault="00797682" w:rsidP="00D14C5B">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150PE2</w:t>
            </w:r>
          </w:p>
          <w:p w14:paraId="02F79FEC" w14:textId="77777777" w:rsidR="00797682" w:rsidRPr="00BF38C6" w:rsidRDefault="00797682" w:rsidP="00D14C5B">
            <w:pPr>
              <w:pStyle w:val="CellBodyCentered"/>
              <w:rPr>
                <w:rFonts w:ascii="Arial Narrow" w:hAnsi="Arial Narrow" w:cs="Arial"/>
                <w:b/>
                <w:color w:val="auto"/>
                <w:sz w:val="16"/>
                <w:szCs w:val="16"/>
                <w:lang w:val="ru-RU"/>
              </w:rPr>
            </w:pPr>
          </w:p>
          <w:p w14:paraId="70BED4BB" w14:textId="77777777" w:rsidR="00797682" w:rsidRPr="00BF38C6" w:rsidRDefault="00797682" w:rsidP="00D14C5B">
            <w:pPr>
              <w:pStyle w:val="CellBodyCentered"/>
              <w:rPr>
                <w:rFonts w:ascii="Arial Narrow" w:hAnsi="Arial Narrow" w:cs="Arial"/>
                <w:b/>
                <w:color w:val="auto"/>
                <w:sz w:val="16"/>
                <w:szCs w:val="16"/>
                <w:lang w:val="ru-RU"/>
              </w:rPr>
            </w:pPr>
          </w:p>
          <w:p w14:paraId="63F40C62" w14:textId="77777777" w:rsidR="00797682" w:rsidRPr="00BF38C6" w:rsidRDefault="00797682" w:rsidP="00D14C5B">
            <w:pPr>
              <w:pStyle w:val="CellBodyCentered"/>
              <w:rPr>
                <w:rFonts w:ascii="Arial Narrow" w:hAnsi="Arial Narrow" w:cs="Arial"/>
                <w:b/>
                <w:color w:val="auto"/>
                <w:sz w:val="16"/>
                <w:szCs w:val="16"/>
                <w:lang w:val="ru-RU"/>
              </w:rPr>
            </w:pPr>
          </w:p>
          <w:p w14:paraId="536328E2" w14:textId="77777777" w:rsidR="00797682" w:rsidRPr="00BF38C6" w:rsidRDefault="00797682" w:rsidP="00D14C5B">
            <w:pPr>
              <w:pStyle w:val="CellBodyCentered"/>
              <w:rPr>
                <w:rFonts w:ascii="Arial Narrow" w:hAnsi="Arial Narrow" w:cs="Arial"/>
                <w:b/>
                <w:color w:val="auto"/>
                <w:sz w:val="16"/>
                <w:szCs w:val="16"/>
                <w:lang w:val="ru-RU"/>
              </w:rPr>
            </w:pPr>
          </w:p>
          <w:p w14:paraId="1E243694" w14:textId="77777777" w:rsidR="00797682" w:rsidRPr="00BF38C6" w:rsidRDefault="00797682" w:rsidP="00D14C5B">
            <w:pPr>
              <w:pStyle w:val="CellBodyCentered"/>
              <w:rPr>
                <w:rFonts w:ascii="Arial Narrow" w:hAnsi="Arial Narrow" w:cs="Arial"/>
                <w:b/>
                <w:color w:val="auto"/>
                <w:sz w:val="16"/>
                <w:szCs w:val="16"/>
                <w:lang w:val="ru-RU"/>
              </w:rPr>
            </w:pPr>
          </w:p>
          <w:p w14:paraId="6E4E8263" w14:textId="77777777" w:rsidR="00797682" w:rsidRPr="00BF38C6" w:rsidRDefault="00797682" w:rsidP="00D14C5B">
            <w:pPr>
              <w:pStyle w:val="CellBodyCentered"/>
              <w:rPr>
                <w:rFonts w:ascii="Arial Narrow" w:hAnsi="Arial Narrow" w:cs="Arial"/>
                <w:b/>
                <w:color w:val="auto"/>
                <w:sz w:val="16"/>
                <w:szCs w:val="16"/>
                <w:lang w:val="ru-RU"/>
              </w:rPr>
            </w:pPr>
          </w:p>
          <w:p w14:paraId="54ECF9C3" w14:textId="77777777" w:rsidR="00797682" w:rsidRPr="00BF38C6" w:rsidRDefault="00797682" w:rsidP="00D14C5B">
            <w:pPr>
              <w:pStyle w:val="CellBodyCentered"/>
              <w:rPr>
                <w:rFonts w:ascii="Arial Narrow" w:hAnsi="Arial Narrow" w:cs="Arial"/>
                <w:b/>
                <w:color w:val="auto"/>
                <w:sz w:val="16"/>
                <w:szCs w:val="16"/>
                <w:lang w:val="ru-RU"/>
              </w:rPr>
            </w:pPr>
          </w:p>
          <w:p w14:paraId="223699F7" w14:textId="77777777" w:rsidR="00797682" w:rsidRPr="00BF38C6" w:rsidRDefault="00797682" w:rsidP="00D14C5B">
            <w:pPr>
              <w:pStyle w:val="CellBodyCentered"/>
              <w:rPr>
                <w:rFonts w:ascii="Arial Narrow" w:hAnsi="Arial Narrow" w:cs="Arial"/>
                <w:b/>
                <w:color w:val="auto"/>
                <w:sz w:val="16"/>
                <w:szCs w:val="16"/>
                <w:lang w:val="ru-RU"/>
              </w:rPr>
            </w:pPr>
          </w:p>
          <w:p w14:paraId="23BD5054" w14:textId="77777777" w:rsidR="00797682" w:rsidRPr="00BF38C6" w:rsidRDefault="00797682" w:rsidP="00D14C5B">
            <w:pPr>
              <w:pStyle w:val="CellBodyCentered"/>
              <w:rPr>
                <w:rFonts w:ascii="Arial Narrow" w:hAnsi="Arial Narrow" w:cs="Arial"/>
                <w:b/>
                <w:color w:val="auto"/>
                <w:sz w:val="16"/>
                <w:szCs w:val="16"/>
              </w:rPr>
            </w:pPr>
          </w:p>
          <w:p w14:paraId="30BF77D0" w14:textId="77777777" w:rsidR="00797682" w:rsidRPr="00BF38C6" w:rsidRDefault="00797682" w:rsidP="00D14C5B">
            <w:pPr>
              <w:pStyle w:val="CellBodyCentered"/>
              <w:rPr>
                <w:rFonts w:ascii="Arial Narrow" w:hAnsi="Arial Narrow" w:cs="Arial"/>
                <w:b/>
                <w:color w:val="auto"/>
                <w:sz w:val="16"/>
                <w:szCs w:val="16"/>
              </w:rPr>
            </w:pPr>
          </w:p>
          <w:p w14:paraId="3C644379" w14:textId="77777777" w:rsidR="00797682" w:rsidRPr="00BF38C6" w:rsidRDefault="00797682" w:rsidP="00D14C5B">
            <w:pPr>
              <w:pStyle w:val="CellBodyCentered"/>
              <w:rPr>
                <w:rFonts w:ascii="Arial Narrow" w:hAnsi="Arial Narrow" w:cs="Arial"/>
                <w:b/>
                <w:color w:val="auto"/>
                <w:sz w:val="16"/>
                <w:szCs w:val="16"/>
              </w:rPr>
            </w:pPr>
          </w:p>
          <w:p w14:paraId="6D7D5BC9" w14:textId="77777777" w:rsidR="00797682" w:rsidRPr="00BF38C6" w:rsidRDefault="00797682" w:rsidP="00D14C5B">
            <w:pPr>
              <w:pStyle w:val="CellBodyCentered"/>
              <w:rPr>
                <w:rFonts w:ascii="Arial Narrow" w:hAnsi="Arial Narrow" w:cs="Arial"/>
                <w:b/>
                <w:color w:val="auto"/>
                <w:sz w:val="16"/>
                <w:szCs w:val="16"/>
              </w:rPr>
            </w:pPr>
          </w:p>
          <w:p w14:paraId="7D371E42" w14:textId="77777777" w:rsidR="00797682" w:rsidRPr="00BF38C6" w:rsidRDefault="00797682" w:rsidP="00D14C5B">
            <w:pPr>
              <w:pStyle w:val="CellBodyCentered"/>
              <w:rPr>
                <w:rFonts w:ascii="Arial Narrow" w:hAnsi="Arial Narrow" w:cs="Arial"/>
                <w:b/>
                <w:color w:val="auto"/>
                <w:sz w:val="16"/>
                <w:szCs w:val="16"/>
              </w:rPr>
            </w:pPr>
          </w:p>
          <w:p w14:paraId="4690CE13" w14:textId="77777777" w:rsidR="00797682" w:rsidRPr="00BF38C6" w:rsidRDefault="00797682" w:rsidP="00D14C5B">
            <w:pPr>
              <w:pStyle w:val="CellBodyCentered"/>
              <w:rPr>
                <w:rFonts w:ascii="Arial Narrow" w:hAnsi="Arial Narrow" w:cs="Arial"/>
                <w:b/>
                <w:color w:val="auto"/>
                <w:sz w:val="16"/>
                <w:szCs w:val="16"/>
              </w:rPr>
            </w:pPr>
          </w:p>
          <w:p w14:paraId="2EBF71AD" w14:textId="77777777" w:rsidR="00797682" w:rsidRPr="00BF38C6" w:rsidRDefault="00797682" w:rsidP="00D14C5B">
            <w:pPr>
              <w:pStyle w:val="CellBodyCentered"/>
              <w:rPr>
                <w:rFonts w:ascii="Arial Narrow" w:hAnsi="Arial Narrow" w:cs="Arial"/>
                <w:b/>
                <w:color w:val="auto"/>
                <w:sz w:val="16"/>
                <w:szCs w:val="16"/>
                <w:lang w:val="ru-RU"/>
              </w:rPr>
            </w:pPr>
          </w:p>
          <w:p w14:paraId="0178D557" w14:textId="77777777" w:rsidR="00797682" w:rsidRPr="00BF38C6" w:rsidRDefault="00797682" w:rsidP="00D14C5B">
            <w:pPr>
              <w:pStyle w:val="CellBodyCentered"/>
              <w:rPr>
                <w:rFonts w:ascii="Arial Narrow" w:hAnsi="Arial Narrow" w:cs="Arial"/>
                <w:b/>
                <w:color w:val="auto"/>
                <w:sz w:val="16"/>
                <w:szCs w:val="16"/>
                <w:lang w:val="ru-RU"/>
              </w:rPr>
            </w:pPr>
          </w:p>
          <w:p w14:paraId="139D15C4" w14:textId="77777777" w:rsidR="00797682" w:rsidRPr="00BF38C6" w:rsidRDefault="00797682" w:rsidP="00D14C5B">
            <w:pPr>
              <w:pStyle w:val="CellBodyCentered"/>
              <w:rPr>
                <w:rFonts w:ascii="Arial Narrow" w:hAnsi="Arial Narrow" w:cs="Arial"/>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0C58CBA9" w14:textId="77777777" w:rsidR="00797682" w:rsidRPr="00BF38C6" w:rsidRDefault="00797682" w:rsidP="00D14C5B">
            <w:pPr>
              <w:pStyle w:val="CellBodyCentered"/>
              <w:rPr>
                <w:rFonts w:ascii="Arial Narrow" w:hAnsi="Arial Narrow"/>
                <w:color w:val="auto"/>
                <w:sz w:val="16"/>
                <w:szCs w:val="16"/>
                <w:lang w:val="en-GB"/>
              </w:rPr>
            </w:pPr>
          </w:p>
          <w:p w14:paraId="4589CE00"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0</w:t>
            </w:r>
          </w:p>
          <w:p w14:paraId="52B0AFA7" w14:textId="77777777" w:rsidR="00797682" w:rsidRPr="00BF38C6" w:rsidRDefault="00797682" w:rsidP="00D14C5B">
            <w:pPr>
              <w:pStyle w:val="CellBodyCentered"/>
              <w:rPr>
                <w:rFonts w:ascii="Arial Narrow" w:hAnsi="Arial Narrow" w:cs="Arial"/>
                <w:color w:val="auto"/>
                <w:sz w:val="16"/>
                <w:szCs w:val="16"/>
                <w:lang w:val="ru-RU"/>
              </w:rPr>
            </w:pPr>
          </w:p>
          <w:p w14:paraId="5F4F6D23" w14:textId="77777777" w:rsidR="00797682" w:rsidRPr="00BF38C6" w:rsidRDefault="00797682" w:rsidP="00D14C5B">
            <w:pPr>
              <w:pStyle w:val="CellBodyCentered"/>
              <w:rPr>
                <w:rFonts w:ascii="Arial Narrow" w:hAnsi="Arial Narrow" w:cs="Arial"/>
                <w:color w:val="auto"/>
                <w:sz w:val="16"/>
                <w:szCs w:val="16"/>
                <w:lang w:val="ru-RU"/>
              </w:rPr>
            </w:pPr>
          </w:p>
          <w:p w14:paraId="051ABEE5" w14:textId="77777777" w:rsidR="00797682" w:rsidRPr="00BF38C6" w:rsidRDefault="00797682" w:rsidP="00D14C5B">
            <w:pPr>
              <w:pStyle w:val="CellBodyCentered"/>
              <w:rPr>
                <w:rFonts w:ascii="Arial Narrow" w:hAnsi="Arial Narrow" w:cs="Arial"/>
                <w:color w:val="auto"/>
                <w:sz w:val="16"/>
                <w:szCs w:val="16"/>
                <w:lang w:val="ru-RU"/>
              </w:rPr>
            </w:pPr>
          </w:p>
          <w:p w14:paraId="6E1A0F3C" w14:textId="77777777" w:rsidR="00797682" w:rsidRPr="00BF38C6" w:rsidRDefault="00797682" w:rsidP="00D14C5B">
            <w:pPr>
              <w:pStyle w:val="CellBodyCentered"/>
              <w:rPr>
                <w:rFonts w:ascii="Arial Narrow" w:hAnsi="Arial Narrow" w:cs="Arial"/>
                <w:color w:val="auto"/>
                <w:sz w:val="16"/>
                <w:szCs w:val="16"/>
                <w:lang w:val="ru-RU"/>
              </w:rPr>
            </w:pPr>
          </w:p>
          <w:p w14:paraId="78C76BE7" w14:textId="77777777" w:rsidR="00797682" w:rsidRPr="00BF38C6" w:rsidRDefault="00797682" w:rsidP="00D14C5B">
            <w:pPr>
              <w:pStyle w:val="CellBodyCentered"/>
              <w:rPr>
                <w:rFonts w:ascii="Arial Narrow" w:hAnsi="Arial Narrow" w:cs="Arial"/>
                <w:color w:val="auto"/>
                <w:sz w:val="16"/>
                <w:szCs w:val="16"/>
                <w:lang w:val="ru-RU"/>
              </w:rPr>
            </w:pPr>
          </w:p>
          <w:p w14:paraId="1583678B" w14:textId="77777777" w:rsidR="00797682" w:rsidRPr="00BF38C6" w:rsidRDefault="00797682" w:rsidP="00D14C5B">
            <w:pPr>
              <w:pStyle w:val="CellBodyCentered"/>
              <w:rPr>
                <w:rFonts w:ascii="Arial Narrow" w:hAnsi="Arial Narrow" w:cs="Arial"/>
                <w:color w:val="auto"/>
                <w:sz w:val="16"/>
                <w:szCs w:val="16"/>
                <w:lang w:val="ru-RU"/>
              </w:rPr>
            </w:pPr>
          </w:p>
          <w:p w14:paraId="6D280540" w14:textId="77777777" w:rsidR="00797682" w:rsidRPr="00BF38C6" w:rsidRDefault="00797682" w:rsidP="00D14C5B">
            <w:pPr>
              <w:pStyle w:val="CellBodyCentered"/>
              <w:rPr>
                <w:rFonts w:ascii="Arial Narrow" w:hAnsi="Arial Narrow" w:cs="Arial"/>
                <w:color w:val="auto"/>
                <w:sz w:val="16"/>
                <w:szCs w:val="16"/>
                <w:lang w:val="ru-RU"/>
              </w:rPr>
            </w:pPr>
          </w:p>
          <w:p w14:paraId="335E6C93" w14:textId="77777777" w:rsidR="00797682" w:rsidRPr="00BF38C6" w:rsidRDefault="00797682" w:rsidP="00D14C5B">
            <w:pPr>
              <w:pStyle w:val="CellBodyCentered"/>
              <w:rPr>
                <w:rFonts w:ascii="Arial Narrow" w:hAnsi="Arial Narrow" w:cs="Arial"/>
                <w:color w:val="auto"/>
                <w:sz w:val="16"/>
                <w:szCs w:val="16"/>
                <w:lang w:val="ru-RU"/>
              </w:rPr>
            </w:pPr>
          </w:p>
          <w:p w14:paraId="487814D9" w14:textId="77777777" w:rsidR="00797682" w:rsidRPr="00BF38C6" w:rsidRDefault="00797682" w:rsidP="00D14C5B">
            <w:pPr>
              <w:pStyle w:val="CellBodyCentered"/>
              <w:rPr>
                <w:rFonts w:ascii="Arial Narrow" w:hAnsi="Arial Narrow" w:cs="Arial"/>
                <w:color w:val="auto"/>
                <w:sz w:val="16"/>
                <w:szCs w:val="16"/>
                <w:lang w:val="ru-RU"/>
              </w:rPr>
            </w:pPr>
          </w:p>
          <w:p w14:paraId="41C4B3AE" w14:textId="77777777" w:rsidR="00797682" w:rsidRPr="00BF38C6" w:rsidRDefault="00797682" w:rsidP="00D14C5B">
            <w:pPr>
              <w:pStyle w:val="CellBodyCentered"/>
              <w:rPr>
                <w:rFonts w:ascii="Arial Narrow" w:hAnsi="Arial Narrow" w:cs="Arial"/>
                <w:color w:val="auto"/>
                <w:sz w:val="16"/>
                <w:szCs w:val="16"/>
                <w:lang w:val="ru-RU"/>
              </w:rPr>
            </w:pPr>
          </w:p>
          <w:p w14:paraId="322DF4CD" w14:textId="77777777" w:rsidR="00797682" w:rsidRPr="00BF38C6" w:rsidRDefault="00797682" w:rsidP="00D14C5B">
            <w:pPr>
              <w:pStyle w:val="CellBodyCentered"/>
              <w:rPr>
                <w:rFonts w:ascii="Arial Narrow" w:hAnsi="Arial Narrow" w:cs="Arial"/>
                <w:color w:val="auto"/>
                <w:sz w:val="16"/>
                <w:szCs w:val="16"/>
                <w:lang w:val="ru-RU"/>
              </w:rPr>
            </w:pPr>
          </w:p>
          <w:p w14:paraId="2815271A" w14:textId="77777777" w:rsidR="00797682" w:rsidRPr="00BF38C6" w:rsidRDefault="00797682" w:rsidP="00D14C5B">
            <w:pPr>
              <w:pStyle w:val="CellBodyCentered"/>
              <w:rPr>
                <w:rFonts w:ascii="Arial Narrow" w:hAnsi="Arial Narrow" w:cs="Arial"/>
                <w:color w:val="auto"/>
                <w:sz w:val="16"/>
                <w:szCs w:val="16"/>
                <w:lang w:val="ru-RU"/>
              </w:rPr>
            </w:pPr>
          </w:p>
          <w:p w14:paraId="5E2AEF0F" w14:textId="77777777" w:rsidR="00797682" w:rsidRPr="00BF38C6" w:rsidRDefault="00797682" w:rsidP="00D14C5B">
            <w:pPr>
              <w:pStyle w:val="CellBodyCentered"/>
              <w:rPr>
                <w:rFonts w:ascii="Arial Narrow" w:hAnsi="Arial Narrow" w:cs="Arial"/>
                <w:color w:val="auto"/>
                <w:sz w:val="16"/>
                <w:szCs w:val="16"/>
              </w:rPr>
            </w:pPr>
          </w:p>
          <w:p w14:paraId="3021F6B4" w14:textId="77777777" w:rsidR="00797682" w:rsidRPr="00BF38C6" w:rsidRDefault="00797682" w:rsidP="00D14C5B">
            <w:pPr>
              <w:pStyle w:val="CellBodyCentered"/>
              <w:rPr>
                <w:rFonts w:ascii="Arial Narrow" w:hAnsi="Arial Narrow" w:cs="Arial"/>
                <w:color w:val="auto"/>
                <w:sz w:val="16"/>
                <w:szCs w:val="16"/>
              </w:rPr>
            </w:pPr>
          </w:p>
          <w:p w14:paraId="7DD590F0" w14:textId="77777777" w:rsidR="00797682" w:rsidRPr="00BF38C6" w:rsidRDefault="00797682" w:rsidP="00D14C5B">
            <w:pPr>
              <w:pStyle w:val="CellBodyCentered"/>
              <w:rPr>
                <w:rFonts w:ascii="Arial Narrow" w:hAnsi="Arial Narrow" w:cs="Arial"/>
                <w:color w:val="auto"/>
                <w:sz w:val="16"/>
                <w:szCs w:val="16"/>
                <w:lang w:val="ru-RU"/>
              </w:rPr>
            </w:pPr>
          </w:p>
          <w:p w14:paraId="052649CB" w14:textId="77777777" w:rsidR="00797682" w:rsidRPr="00BF38C6" w:rsidRDefault="00797682" w:rsidP="00D14C5B">
            <w:pPr>
              <w:pStyle w:val="CellBodyCentered"/>
              <w:rPr>
                <w:rFonts w:ascii="Arial Narrow" w:hAnsi="Arial Narrow" w:cs="Arial"/>
                <w:color w:val="auto"/>
                <w:sz w:val="16"/>
                <w:szCs w:val="16"/>
                <w:lang w:val="ru-RU"/>
              </w:rPr>
            </w:pPr>
          </w:p>
          <w:p w14:paraId="28E994F0" w14:textId="77777777" w:rsidR="00797682" w:rsidRPr="00BF38C6" w:rsidRDefault="00797682" w:rsidP="00D14C5B">
            <w:pPr>
              <w:pStyle w:val="CellBodyCentered"/>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24038AC3" w14:textId="77777777" w:rsidR="00797682" w:rsidRPr="00BF38C6" w:rsidRDefault="00797682" w:rsidP="00D14C5B">
            <w:pPr>
              <w:pStyle w:val="CellBodyCentered"/>
              <w:rPr>
                <w:rFonts w:ascii="Arial Narrow" w:hAnsi="Arial Narrow"/>
                <w:color w:val="auto"/>
                <w:sz w:val="16"/>
                <w:szCs w:val="16"/>
                <w:lang w:val="ru-RU"/>
              </w:rPr>
            </w:pPr>
          </w:p>
          <w:p w14:paraId="36EF30EF" w14:textId="660594C2" w:rsidR="00797682" w:rsidRPr="00C47737" w:rsidDel="0063293D" w:rsidRDefault="00797682" w:rsidP="00D14C5B">
            <w:pPr>
              <w:pStyle w:val="CellBodyCentered"/>
              <w:rPr>
                <w:del w:id="1177" w:author="Zhunisbayev, Olzhasbek [Bolashak Atyrau Limited]" w:date="2024-10-30T16:11:00Z" w16du:dateUtc="2024-10-30T11:11:00Z"/>
                <w:rFonts w:ascii="Arial Narrow" w:hAnsi="Arial Narrow" w:cs="Arial"/>
                <w:color w:val="auto"/>
                <w:sz w:val="16"/>
                <w:szCs w:val="16"/>
                <w:lang w:val="ru-RU"/>
              </w:rPr>
            </w:pPr>
            <w:del w:id="1178" w:author="Zhunisbayev, Olzhasbek [Bolashak Atyrau Limited]" w:date="2024-10-30T16:06:00Z" w16du:dateUtc="2024-10-30T11:06:00Z">
              <w:r w:rsidRPr="00BF38C6" w:rsidDel="00C427EB">
                <w:rPr>
                  <w:rFonts w:ascii="Arial Narrow" w:hAnsi="Arial Narrow"/>
                  <w:color w:val="auto"/>
                  <w:sz w:val="16"/>
                  <w:szCs w:val="16"/>
                  <w:lang w:val="ru-RU"/>
                </w:rPr>
                <w:delText>HPPE</w:delText>
              </w:r>
            </w:del>
            <w:ins w:id="1179" w:author="Zhunisbayev, Olzhasbek [Bolashak Atyrau Limited]" w:date="2024-10-30T16:06:00Z" w16du:dateUtc="2024-10-30T11:06:00Z">
              <w:r w:rsidR="00C427EB" w:rsidRPr="00BF38C6">
                <w:rPr>
                  <w:rFonts w:ascii="Arial Narrow" w:hAnsi="Arial Narrow"/>
                  <w:color w:val="auto"/>
                  <w:sz w:val="16"/>
                  <w:szCs w:val="16"/>
                  <w:lang w:val="ru-RU"/>
                </w:rPr>
                <w:t>H</w:t>
              </w:r>
              <w:r w:rsidR="00C427EB">
                <w:rPr>
                  <w:rFonts w:ascii="Arial Narrow" w:hAnsi="Arial Narrow"/>
                  <w:color w:val="auto"/>
                  <w:sz w:val="16"/>
                  <w:szCs w:val="16"/>
                </w:rPr>
                <w:t>D</w:t>
              </w:r>
              <w:r w:rsidR="00C427EB" w:rsidRPr="00BF38C6">
                <w:rPr>
                  <w:rFonts w:ascii="Arial Narrow" w:hAnsi="Arial Narrow"/>
                  <w:color w:val="auto"/>
                  <w:sz w:val="16"/>
                  <w:szCs w:val="16"/>
                  <w:lang w:val="ru-RU"/>
                </w:rPr>
                <w:t>PE</w:t>
              </w:r>
            </w:ins>
            <w:ins w:id="1180" w:author="Zhunisbayev, Olzhasbek [Bolashak Atyrau Limited]" w:date="2024-10-30T16:11:00Z" w16du:dateUtc="2024-10-30T11:11:00Z">
              <w:r w:rsidR="0063293D">
                <w:rPr>
                  <w:rFonts w:ascii="Arial Narrow" w:hAnsi="Arial Narrow"/>
                  <w:color w:val="auto"/>
                  <w:sz w:val="16"/>
                  <w:szCs w:val="16"/>
                </w:rPr>
                <w:t xml:space="preserve"> </w:t>
              </w:r>
            </w:ins>
          </w:p>
          <w:p w14:paraId="11350F5A" w14:textId="35E01F18" w:rsidR="00797682" w:rsidRPr="00BF38C6" w:rsidDel="0063293D" w:rsidRDefault="00797682" w:rsidP="00D14C5B">
            <w:pPr>
              <w:pStyle w:val="CellBodyCentered"/>
              <w:rPr>
                <w:del w:id="1181" w:author="Zhunisbayev, Olzhasbek [Bolashak Atyrau Limited]" w:date="2024-10-30T16:10:00Z" w16du:dateUtc="2024-10-30T11:10:00Z"/>
                <w:rFonts w:ascii="Arial Narrow" w:hAnsi="Arial Narrow" w:cs="Arial"/>
                <w:color w:val="auto"/>
                <w:sz w:val="16"/>
                <w:szCs w:val="16"/>
                <w:lang w:val="ru-RU"/>
              </w:rPr>
            </w:pPr>
            <w:del w:id="1182" w:author="Zhunisbayev, Olzhasbek [Bolashak Atyrau Limited]" w:date="2024-10-30T16:10:00Z" w16du:dateUtc="2024-10-30T11:10:00Z">
              <w:r w:rsidRPr="00BF38C6" w:rsidDel="0063293D">
                <w:rPr>
                  <w:rFonts w:ascii="Arial Narrow" w:hAnsi="Arial Narrow"/>
                  <w:color w:val="auto"/>
                  <w:sz w:val="16"/>
                  <w:szCs w:val="16"/>
                  <w:lang w:val="ru-RU"/>
                </w:rPr>
                <w:delText xml:space="preserve">ПОЛИЭТИЛЕН </w:delText>
              </w:r>
            </w:del>
          </w:p>
          <w:p w14:paraId="3B9AB0F5"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PE100</w:t>
            </w:r>
          </w:p>
          <w:p w14:paraId="388388DC" w14:textId="407053BA" w:rsidR="00797682" w:rsidRDefault="00797682" w:rsidP="00D14C5B">
            <w:pPr>
              <w:pStyle w:val="CellBodyCentered"/>
              <w:rPr>
                <w:rFonts w:ascii="Arial Narrow" w:hAnsi="Arial Narrow"/>
                <w:color w:val="auto"/>
                <w:sz w:val="16"/>
                <w:szCs w:val="16"/>
              </w:rPr>
            </w:pPr>
            <w:del w:id="1183" w:author="Zhunisbayev, Olzhasbek [Bolashak Atyrau Limited]" w:date="2024-10-30T16:10:00Z" w16du:dateUtc="2024-10-30T11:10:00Z">
              <w:r w:rsidRPr="00BF38C6" w:rsidDel="0063293D">
                <w:rPr>
                  <w:rFonts w:ascii="Arial Narrow" w:hAnsi="Arial Narrow"/>
                  <w:color w:val="auto"/>
                  <w:sz w:val="16"/>
                  <w:szCs w:val="16"/>
                  <w:lang w:val="ru-RU"/>
                </w:rPr>
                <w:delText>PN16</w:delText>
              </w:r>
            </w:del>
            <w:ins w:id="1184" w:author="Zhunisbayev, Olzhasbek [Bolashak Atyrau Limited]" w:date="2024-10-30T16:10:00Z" w16du:dateUtc="2024-10-30T11:10:00Z">
              <w:r w:rsidR="0063293D">
                <w:rPr>
                  <w:rFonts w:ascii="Arial Narrow" w:hAnsi="Arial Narrow"/>
                  <w:color w:val="auto"/>
                  <w:sz w:val="16"/>
                  <w:szCs w:val="16"/>
                </w:rPr>
                <w:t>SDR 11</w:t>
              </w:r>
            </w:ins>
          </w:p>
          <w:p w14:paraId="7E1A706C" w14:textId="415E9310" w:rsidR="00FA0563" w:rsidRPr="00DA048B" w:rsidRDefault="00AE7A11" w:rsidP="00D14C5B">
            <w:pPr>
              <w:pStyle w:val="CellBodyCentered"/>
              <w:rPr>
                <w:rFonts w:ascii="Arial Narrow" w:hAnsi="Arial Narrow" w:cs="Arial"/>
                <w:color w:val="auto"/>
                <w:sz w:val="16"/>
                <w:szCs w:val="16"/>
                <w:lang w:val="kk-KZ"/>
              </w:rPr>
            </w:pPr>
            <w:r>
              <w:rPr>
                <w:rFonts w:ascii="Arial Narrow" w:hAnsi="Arial Narrow"/>
                <w:color w:val="auto"/>
                <w:sz w:val="16"/>
                <w:szCs w:val="16"/>
              </w:rPr>
              <w:t xml:space="preserve">ID </w:t>
            </w:r>
            <w:r>
              <w:rPr>
                <w:rFonts w:ascii="Arial Narrow" w:hAnsi="Arial Narrow"/>
                <w:color w:val="auto"/>
                <w:sz w:val="16"/>
                <w:szCs w:val="16"/>
                <w:lang w:val="ru-RU"/>
              </w:rPr>
              <w:t>СИНИЙ</w:t>
            </w:r>
          </w:p>
          <w:p w14:paraId="2926424E" w14:textId="77777777" w:rsidR="00797682" w:rsidRPr="00BF38C6" w:rsidRDefault="00797682" w:rsidP="00D14C5B">
            <w:pPr>
              <w:pStyle w:val="CellBodyCentered"/>
              <w:rPr>
                <w:rFonts w:ascii="Arial Narrow" w:hAnsi="Arial Narrow" w:cs="Arial"/>
                <w:color w:val="auto"/>
                <w:sz w:val="16"/>
                <w:szCs w:val="16"/>
                <w:lang w:val="ru-RU"/>
              </w:rPr>
            </w:pPr>
          </w:p>
          <w:p w14:paraId="3BCA70C5" w14:textId="77777777" w:rsidR="00797682" w:rsidRPr="00BF38C6" w:rsidRDefault="00797682" w:rsidP="00D14C5B">
            <w:pPr>
              <w:pStyle w:val="CellBodyCentered"/>
              <w:rPr>
                <w:rFonts w:ascii="Arial Narrow" w:hAnsi="Arial Narrow" w:cs="Arial"/>
                <w:color w:val="auto"/>
                <w:sz w:val="16"/>
                <w:szCs w:val="16"/>
                <w:lang w:val="ru-RU"/>
              </w:rPr>
            </w:pPr>
          </w:p>
          <w:p w14:paraId="60550583" w14:textId="77777777" w:rsidR="00797682" w:rsidRPr="00BF38C6" w:rsidRDefault="00797682" w:rsidP="00D14C5B">
            <w:pPr>
              <w:pStyle w:val="CellBodyCentered"/>
              <w:rPr>
                <w:rFonts w:ascii="Arial Narrow" w:hAnsi="Arial Narrow" w:cs="Arial"/>
                <w:color w:val="auto"/>
                <w:sz w:val="16"/>
                <w:szCs w:val="16"/>
                <w:lang w:val="ru-RU"/>
              </w:rPr>
            </w:pPr>
          </w:p>
          <w:p w14:paraId="38C16B86" w14:textId="77777777" w:rsidR="00797682" w:rsidRPr="00BF38C6" w:rsidRDefault="00797682" w:rsidP="00D14C5B">
            <w:pPr>
              <w:pStyle w:val="CellBodyCentered"/>
              <w:rPr>
                <w:rFonts w:ascii="Arial Narrow" w:hAnsi="Arial Narrow" w:cs="Arial"/>
                <w:color w:val="auto"/>
                <w:sz w:val="16"/>
                <w:szCs w:val="16"/>
                <w:lang w:val="ru-RU"/>
              </w:rPr>
            </w:pPr>
          </w:p>
          <w:p w14:paraId="6F46D3F6" w14:textId="77777777" w:rsidR="00797682" w:rsidRPr="00BF38C6" w:rsidRDefault="00797682" w:rsidP="00D14C5B">
            <w:pPr>
              <w:pStyle w:val="CellBodyCentered"/>
              <w:rPr>
                <w:rFonts w:ascii="Arial Narrow" w:hAnsi="Arial Narrow" w:cs="Arial"/>
                <w:color w:val="auto"/>
                <w:sz w:val="16"/>
                <w:szCs w:val="16"/>
                <w:lang w:val="ru-RU"/>
              </w:rPr>
            </w:pPr>
          </w:p>
          <w:p w14:paraId="0B3E6DDF" w14:textId="77777777" w:rsidR="00797682" w:rsidRPr="00BF38C6" w:rsidRDefault="00797682" w:rsidP="00D14C5B">
            <w:pPr>
              <w:pStyle w:val="CellBodyCentered"/>
              <w:rPr>
                <w:rFonts w:ascii="Arial Narrow" w:hAnsi="Arial Narrow" w:cs="Arial"/>
                <w:color w:val="auto"/>
                <w:sz w:val="16"/>
                <w:szCs w:val="16"/>
                <w:lang w:val="ru-RU"/>
              </w:rPr>
            </w:pPr>
          </w:p>
          <w:p w14:paraId="7509ADE5" w14:textId="77777777" w:rsidR="00797682" w:rsidRPr="00BF38C6" w:rsidRDefault="00797682" w:rsidP="00D14C5B">
            <w:pPr>
              <w:pStyle w:val="CellBodyCentered"/>
              <w:rPr>
                <w:rFonts w:ascii="Arial Narrow" w:hAnsi="Arial Narrow" w:cs="Arial"/>
                <w:color w:val="auto"/>
                <w:sz w:val="16"/>
                <w:szCs w:val="16"/>
                <w:lang w:val="ru-RU"/>
              </w:rPr>
            </w:pPr>
          </w:p>
          <w:p w14:paraId="0F6118A4" w14:textId="77777777" w:rsidR="00797682" w:rsidRPr="00BF38C6" w:rsidRDefault="00797682" w:rsidP="00D14C5B">
            <w:pPr>
              <w:pStyle w:val="CellBodyCentered"/>
              <w:rPr>
                <w:rFonts w:ascii="Arial Narrow" w:hAnsi="Arial Narrow" w:cs="Arial"/>
                <w:color w:val="auto"/>
                <w:sz w:val="16"/>
                <w:szCs w:val="16"/>
                <w:lang w:val="ru-RU"/>
              </w:rPr>
            </w:pPr>
          </w:p>
          <w:p w14:paraId="3FD1DD51" w14:textId="77777777" w:rsidR="00797682" w:rsidRPr="00BF38C6" w:rsidRDefault="00797682" w:rsidP="00D14C5B">
            <w:pPr>
              <w:pStyle w:val="CellBodyCentered"/>
              <w:rPr>
                <w:rFonts w:ascii="Arial Narrow" w:hAnsi="Arial Narrow" w:cs="Arial"/>
                <w:color w:val="auto"/>
                <w:sz w:val="16"/>
                <w:szCs w:val="16"/>
                <w:lang w:val="ru-RU"/>
                <w:rPrChange w:id="1185" w:author="Zhunisbayev, Olzhasbek A [Bolashak Atyrau Limited]" w:date="2022-06-06T22:35:00Z">
                  <w:rPr>
                    <w:rFonts w:ascii="Arial" w:hAnsi="Arial" w:cs="Arial"/>
                    <w:color w:val="auto"/>
                    <w:sz w:val="16"/>
                    <w:szCs w:val="16"/>
                  </w:rPr>
                </w:rPrChange>
              </w:rPr>
            </w:pPr>
          </w:p>
          <w:p w14:paraId="71243C5F" w14:textId="77777777" w:rsidR="00797682" w:rsidRPr="00BF38C6" w:rsidRDefault="00797682" w:rsidP="00D14C5B">
            <w:pPr>
              <w:pStyle w:val="CellBodyCentered"/>
              <w:rPr>
                <w:rFonts w:ascii="Arial Narrow" w:hAnsi="Arial Narrow" w:cs="Arial"/>
                <w:color w:val="auto"/>
                <w:sz w:val="16"/>
                <w:szCs w:val="16"/>
                <w:lang w:val="ru-RU"/>
                <w:rPrChange w:id="1186" w:author="Zhunisbayev, Olzhasbek A [Bolashak Atyrau Limited]" w:date="2022-06-06T22:35:00Z">
                  <w:rPr>
                    <w:rFonts w:ascii="Arial" w:hAnsi="Arial" w:cs="Arial"/>
                    <w:color w:val="auto"/>
                    <w:sz w:val="16"/>
                    <w:szCs w:val="16"/>
                  </w:rPr>
                </w:rPrChange>
              </w:rPr>
            </w:pPr>
          </w:p>
          <w:p w14:paraId="410E3822" w14:textId="77777777" w:rsidR="00797682" w:rsidRPr="00BF38C6" w:rsidRDefault="00797682" w:rsidP="00D14C5B">
            <w:pPr>
              <w:pStyle w:val="CellBodyCentered"/>
              <w:rPr>
                <w:rFonts w:ascii="Arial Narrow" w:hAnsi="Arial Narrow" w:cs="Arial"/>
                <w:color w:val="auto"/>
                <w:sz w:val="16"/>
                <w:szCs w:val="16"/>
                <w:lang w:val="ru-RU"/>
              </w:rPr>
            </w:pPr>
          </w:p>
          <w:p w14:paraId="598C38BB" w14:textId="77777777" w:rsidR="00797682" w:rsidRPr="00BF38C6" w:rsidRDefault="00797682" w:rsidP="00D14C5B">
            <w:pPr>
              <w:pStyle w:val="CellBodyCentered"/>
              <w:rPr>
                <w:rFonts w:ascii="Arial Narrow" w:hAnsi="Arial Narrow" w:cs="Arial"/>
                <w:color w:val="auto"/>
                <w:sz w:val="16"/>
                <w:szCs w:val="16"/>
                <w:lang w:val="ru-RU"/>
              </w:rPr>
            </w:pPr>
          </w:p>
          <w:p w14:paraId="7369499A" w14:textId="77777777" w:rsidR="00797682" w:rsidRPr="00BF38C6" w:rsidRDefault="00797682" w:rsidP="00D14C5B">
            <w:pPr>
              <w:pStyle w:val="CellBodyCentered"/>
              <w:rPr>
                <w:rFonts w:ascii="Arial Narrow" w:hAnsi="Arial Narrow" w:cs="Arial"/>
                <w:color w:val="auto"/>
                <w:sz w:val="16"/>
                <w:szCs w:val="16"/>
                <w:lang w:val="ru-RU"/>
              </w:rPr>
            </w:pPr>
          </w:p>
          <w:p w14:paraId="293999D3" w14:textId="77777777" w:rsidR="00797682" w:rsidRPr="00BF38C6" w:rsidRDefault="00797682" w:rsidP="00D14C5B">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21CEF751" w14:textId="77777777" w:rsidR="00797682" w:rsidRPr="00BF38C6" w:rsidRDefault="00797682" w:rsidP="00D14C5B">
            <w:pPr>
              <w:pStyle w:val="CellBodyCentered"/>
              <w:rPr>
                <w:rFonts w:ascii="Arial Narrow" w:hAnsi="Arial Narrow"/>
                <w:color w:val="auto"/>
                <w:sz w:val="16"/>
                <w:szCs w:val="16"/>
                <w:lang w:val="en-GB"/>
              </w:rPr>
            </w:pPr>
          </w:p>
          <w:p w14:paraId="664BFDB9" w14:textId="77777777" w:rsidR="00B47CE9" w:rsidRDefault="00B47CE9"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0C519873" w14:textId="77777777" w:rsidR="00B47CE9" w:rsidRPr="00BF38C6" w:rsidRDefault="00B47CE9"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1D92FF58" w14:textId="77777777" w:rsidR="00797682" w:rsidRPr="00BF38C6" w:rsidRDefault="00797682" w:rsidP="00D14C5B">
            <w:pPr>
              <w:pStyle w:val="CellBodyCentered"/>
              <w:rPr>
                <w:rFonts w:ascii="Arial Narrow" w:hAnsi="Arial Narrow" w:cs="Arial"/>
                <w:color w:val="auto"/>
                <w:sz w:val="16"/>
                <w:szCs w:val="16"/>
                <w:lang w:val="ru-RU"/>
              </w:rPr>
            </w:pPr>
          </w:p>
          <w:p w14:paraId="2B5A9E6C" w14:textId="77777777" w:rsidR="00797682" w:rsidRPr="00BF38C6" w:rsidRDefault="00797682" w:rsidP="00D14C5B">
            <w:pPr>
              <w:pStyle w:val="CellBodyCentered"/>
              <w:rPr>
                <w:rFonts w:ascii="Arial Narrow" w:hAnsi="Arial Narrow" w:cs="Arial"/>
                <w:color w:val="auto"/>
                <w:sz w:val="16"/>
                <w:szCs w:val="16"/>
                <w:lang w:val="ru-RU"/>
              </w:rPr>
            </w:pPr>
          </w:p>
          <w:p w14:paraId="4E7C6BB3" w14:textId="77777777" w:rsidR="00797682" w:rsidRPr="00BF38C6" w:rsidRDefault="00797682" w:rsidP="00D14C5B">
            <w:pPr>
              <w:pStyle w:val="CellBodyCentered"/>
              <w:rPr>
                <w:rFonts w:ascii="Arial Narrow" w:hAnsi="Arial Narrow" w:cs="Arial"/>
                <w:color w:val="auto"/>
                <w:sz w:val="16"/>
                <w:szCs w:val="16"/>
                <w:lang w:val="ru-RU"/>
              </w:rPr>
            </w:pPr>
          </w:p>
          <w:p w14:paraId="163CA366" w14:textId="77777777" w:rsidR="00797682" w:rsidRPr="00BF38C6" w:rsidRDefault="00797682" w:rsidP="00D14C5B">
            <w:pPr>
              <w:pStyle w:val="CellBodyCentered"/>
              <w:rPr>
                <w:rFonts w:ascii="Arial Narrow" w:hAnsi="Arial Narrow" w:cs="Arial"/>
                <w:color w:val="auto"/>
                <w:sz w:val="16"/>
                <w:szCs w:val="16"/>
                <w:lang w:val="ru-RU"/>
              </w:rPr>
            </w:pPr>
          </w:p>
          <w:p w14:paraId="2F552CB7" w14:textId="77777777" w:rsidR="00797682" w:rsidRPr="00BF38C6" w:rsidRDefault="00797682" w:rsidP="00D14C5B">
            <w:pPr>
              <w:pStyle w:val="CellBodyCentered"/>
              <w:rPr>
                <w:rFonts w:ascii="Arial Narrow" w:hAnsi="Arial Narrow" w:cs="Arial"/>
                <w:color w:val="auto"/>
                <w:sz w:val="16"/>
                <w:szCs w:val="16"/>
                <w:lang w:val="ru-RU"/>
              </w:rPr>
            </w:pPr>
          </w:p>
          <w:p w14:paraId="71A125D8" w14:textId="77777777" w:rsidR="00797682" w:rsidRPr="00BF38C6" w:rsidRDefault="00797682" w:rsidP="00D14C5B">
            <w:pPr>
              <w:pStyle w:val="CellBodyCentered"/>
              <w:rPr>
                <w:rFonts w:ascii="Arial Narrow" w:hAnsi="Arial Narrow" w:cs="Arial"/>
                <w:color w:val="auto"/>
                <w:sz w:val="16"/>
                <w:szCs w:val="16"/>
                <w:lang w:val="ru-RU"/>
              </w:rPr>
            </w:pPr>
          </w:p>
          <w:p w14:paraId="4E35C69B" w14:textId="77777777" w:rsidR="00797682" w:rsidRPr="00BF38C6" w:rsidRDefault="00797682" w:rsidP="00D14C5B">
            <w:pPr>
              <w:pStyle w:val="CellBodyCentered"/>
              <w:rPr>
                <w:rFonts w:ascii="Arial Narrow" w:hAnsi="Arial Narrow" w:cs="Arial"/>
                <w:color w:val="auto"/>
                <w:sz w:val="16"/>
                <w:szCs w:val="16"/>
                <w:lang w:val="ru-RU"/>
              </w:rPr>
            </w:pPr>
          </w:p>
          <w:p w14:paraId="0010FAF5" w14:textId="77777777" w:rsidR="00797682" w:rsidRPr="00BF38C6" w:rsidRDefault="00797682" w:rsidP="00D14C5B">
            <w:pPr>
              <w:pStyle w:val="CellBodyCentered"/>
              <w:rPr>
                <w:rFonts w:ascii="Arial Narrow" w:hAnsi="Arial Narrow" w:cs="Arial"/>
                <w:color w:val="auto"/>
                <w:sz w:val="16"/>
                <w:szCs w:val="16"/>
                <w:lang w:val="ru-RU"/>
              </w:rPr>
            </w:pPr>
          </w:p>
          <w:p w14:paraId="267849E5" w14:textId="77777777" w:rsidR="00797682" w:rsidRPr="00BF38C6" w:rsidRDefault="00797682" w:rsidP="00D14C5B">
            <w:pPr>
              <w:pStyle w:val="CellBodyCentered"/>
              <w:rPr>
                <w:rFonts w:ascii="Arial Narrow" w:hAnsi="Arial Narrow" w:cs="Arial"/>
                <w:color w:val="auto"/>
                <w:sz w:val="16"/>
                <w:szCs w:val="16"/>
                <w:lang w:val="ru-RU"/>
              </w:rPr>
            </w:pPr>
          </w:p>
          <w:p w14:paraId="6FB79534" w14:textId="77777777" w:rsidR="00797682" w:rsidRPr="00BF38C6" w:rsidRDefault="00797682" w:rsidP="00D14C5B">
            <w:pPr>
              <w:pStyle w:val="CellBodyCentered"/>
              <w:rPr>
                <w:rFonts w:ascii="Arial Narrow" w:hAnsi="Arial Narrow" w:cs="Arial"/>
                <w:color w:val="auto"/>
                <w:sz w:val="16"/>
                <w:szCs w:val="16"/>
              </w:rPr>
            </w:pPr>
          </w:p>
          <w:p w14:paraId="7201C7C2" w14:textId="77777777" w:rsidR="00797682" w:rsidRPr="00BF38C6" w:rsidRDefault="00797682" w:rsidP="00D14C5B">
            <w:pPr>
              <w:pStyle w:val="CellBodyCentered"/>
              <w:rPr>
                <w:rFonts w:ascii="Arial Narrow" w:hAnsi="Arial Narrow" w:cs="Arial"/>
                <w:color w:val="auto"/>
                <w:sz w:val="16"/>
                <w:szCs w:val="16"/>
              </w:rPr>
            </w:pPr>
          </w:p>
          <w:p w14:paraId="4959433B" w14:textId="77777777" w:rsidR="00797682" w:rsidRPr="00BF38C6" w:rsidRDefault="00797682" w:rsidP="00D14C5B">
            <w:pPr>
              <w:pStyle w:val="CellBodyCentered"/>
              <w:rPr>
                <w:rFonts w:ascii="Arial Narrow" w:hAnsi="Arial Narrow" w:cs="Arial"/>
                <w:color w:val="auto"/>
                <w:sz w:val="16"/>
                <w:szCs w:val="16"/>
              </w:rPr>
            </w:pPr>
          </w:p>
          <w:p w14:paraId="0074FBB0" w14:textId="77777777" w:rsidR="00797682" w:rsidRPr="00BF38C6" w:rsidRDefault="00797682" w:rsidP="00D14C5B">
            <w:pPr>
              <w:pStyle w:val="CellBodyCentered"/>
              <w:rPr>
                <w:rFonts w:ascii="Arial Narrow" w:hAnsi="Arial Narrow" w:cs="Arial"/>
                <w:color w:val="auto"/>
                <w:sz w:val="16"/>
                <w:szCs w:val="16"/>
              </w:rPr>
            </w:pPr>
          </w:p>
          <w:p w14:paraId="4F9BD4FA" w14:textId="77777777" w:rsidR="00797682" w:rsidRPr="00BF38C6" w:rsidRDefault="00797682" w:rsidP="00D14C5B">
            <w:pPr>
              <w:pStyle w:val="CellBodyCentered"/>
              <w:rPr>
                <w:rFonts w:ascii="Arial Narrow" w:hAnsi="Arial Narrow" w:cs="Arial"/>
                <w:color w:val="auto"/>
                <w:sz w:val="16"/>
                <w:szCs w:val="16"/>
                <w:lang w:val="ru-RU"/>
              </w:rPr>
            </w:pPr>
          </w:p>
          <w:p w14:paraId="284656C2" w14:textId="77777777" w:rsidR="00797682" w:rsidRPr="00BF38C6" w:rsidRDefault="00797682" w:rsidP="00D14C5B">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2D7B2572" w14:textId="77777777" w:rsidR="00797682" w:rsidRPr="00BF38C6" w:rsidRDefault="00797682" w:rsidP="00D14C5B">
            <w:pPr>
              <w:pStyle w:val="CellBodyCentered"/>
              <w:rPr>
                <w:rFonts w:ascii="Arial Narrow" w:hAnsi="Arial Narrow"/>
                <w:color w:val="auto"/>
                <w:sz w:val="16"/>
                <w:szCs w:val="16"/>
                <w:lang w:val="ru-RU"/>
              </w:rPr>
            </w:pPr>
          </w:p>
          <w:p w14:paraId="68585F80" w14:textId="0978CA8E"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w:t>
            </w:r>
          </w:p>
          <w:p w14:paraId="2154B095"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+40 °C</w:t>
            </w:r>
          </w:p>
          <w:p w14:paraId="72691A7C" w14:textId="420BD1AE" w:rsidR="008577E6" w:rsidRPr="00BF38C6" w:rsidDel="0003673A" w:rsidRDefault="008577E6" w:rsidP="00D14C5B">
            <w:pPr>
              <w:pStyle w:val="CellBodyCentered"/>
              <w:rPr>
                <w:del w:id="1187" w:author="Zhunisbayev, Olzhasbek [Bolashak Atyrau Limited]" w:date="2024-10-30T16:01:00Z" w16du:dateUtc="2024-10-30T11:01:00Z"/>
                <w:rFonts w:ascii="Arial Narrow" w:hAnsi="Arial Narrow" w:cs="Arial"/>
                <w:color w:val="auto"/>
                <w:sz w:val="16"/>
                <w:szCs w:val="16"/>
                <w:lang w:val="ru-RU"/>
              </w:rPr>
            </w:pPr>
            <w:del w:id="1188" w:author="Zhunisbayev, Olzhasbek [Bolashak Atyrau Limited]" w:date="2024-10-30T16:01:00Z" w16du:dateUtc="2024-10-30T11:01:00Z">
              <w:r w:rsidRPr="00BF38C6" w:rsidDel="0003673A">
                <w:rPr>
                  <w:rFonts w:ascii="Arial Narrow" w:hAnsi="Arial Narrow" w:cs="Arial"/>
                  <w:color w:val="auto"/>
                  <w:sz w:val="16"/>
                  <w:szCs w:val="16"/>
                  <w:lang w:val="ru-RU"/>
                </w:rPr>
                <w:delText>При норм</w:delText>
              </w:r>
              <w:r w:rsidRPr="006759B5" w:rsidDel="0003673A">
                <w:rPr>
                  <w:rFonts w:ascii="Arial Narrow" w:hAnsi="Arial Narrow" w:cs="Arial"/>
                  <w:color w:val="auto"/>
                  <w:sz w:val="16"/>
                  <w:szCs w:val="16"/>
                  <w:lang w:val="ru-RU"/>
                </w:rPr>
                <w:delText>.</w:delText>
              </w:r>
              <w:r w:rsidRPr="00BF38C6" w:rsidDel="0003673A">
                <w:rPr>
                  <w:rFonts w:ascii="Arial Narrow" w:hAnsi="Arial Narrow" w:cs="Arial"/>
                  <w:color w:val="auto"/>
                  <w:sz w:val="16"/>
                  <w:szCs w:val="16"/>
                  <w:lang w:val="ru-RU"/>
                </w:rPr>
                <w:delText xml:space="preserve"> условиях</w:delText>
              </w:r>
            </w:del>
          </w:p>
          <w:p w14:paraId="211B0BE3" w14:textId="77777777" w:rsidR="00625319" w:rsidRPr="006759B5" w:rsidRDefault="00625319" w:rsidP="00D14C5B">
            <w:pPr>
              <w:pStyle w:val="CellBodyCentered"/>
              <w:rPr>
                <w:rFonts w:ascii="Arial Narrow" w:hAnsi="Arial Narrow"/>
                <w:color w:val="auto"/>
                <w:sz w:val="16"/>
                <w:szCs w:val="16"/>
                <w:lang w:val="ru-RU"/>
              </w:rPr>
            </w:pPr>
          </w:p>
          <w:p w14:paraId="105D1AFE" w14:textId="32763A7C" w:rsidR="000034EF" w:rsidRPr="00BF38C6" w:rsidDel="0003673A" w:rsidRDefault="000034EF" w:rsidP="00D14C5B">
            <w:pPr>
              <w:pStyle w:val="CellBodyCentered"/>
              <w:rPr>
                <w:del w:id="1189" w:author="Zhunisbayev, Olzhasbek [Bolashak Atyrau Limited]" w:date="2024-10-30T16:02:00Z" w16du:dateUtc="2024-10-30T11:02:00Z"/>
                <w:rFonts w:ascii="Arial Narrow" w:hAnsi="Arial Narrow" w:cs="Arial"/>
                <w:color w:val="auto"/>
                <w:sz w:val="16"/>
                <w:szCs w:val="16"/>
                <w:lang w:val="ru-RU"/>
              </w:rPr>
            </w:pPr>
            <w:del w:id="1190" w:author="Zhunisbayev, Olzhasbek [Bolashak Atyrau Limited]" w:date="2024-10-30T16:02:00Z" w16du:dateUtc="2024-10-30T11:02:00Z">
              <w:r w:rsidRPr="00BF38C6" w:rsidDel="0003673A">
                <w:rPr>
                  <w:rFonts w:ascii="Arial Narrow" w:hAnsi="Arial Narrow"/>
                  <w:color w:val="auto"/>
                  <w:sz w:val="16"/>
                  <w:szCs w:val="16"/>
                  <w:lang w:val="ru-RU"/>
                </w:rPr>
                <w:delText xml:space="preserve">От </w:delText>
              </w:r>
              <w:r w:rsidDel="0003673A">
                <w:rPr>
                  <w:rFonts w:ascii="Arial Narrow" w:hAnsi="Arial Narrow"/>
                  <w:color w:val="auto"/>
                  <w:sz w:val="16"/>
                  <w:szCs w:val="16"/>
                  <w:lang w:val="ru-RU"/>
                </w:rPr>
                <w:delText>-40</w:delText>
              </w:r>
              <w:r w:rsidRPr="00BF38C6" w:rsidDel="0003673A">
                <w:rPr>
                  <w:rFonts w:ascii="Arial Narrow" w:hAnsi="Arial Narrow"/>
                  <w:color w:val="auto"/>
                  <w:sz w:val="16"/>
                  <w:szCs w:val="16"/>
                  <w:lang w:val="ru-RU"/>
                </w:rPr>
                <w:delText xml:space="preserve"> до </w:delText>
              </w:r>
            </w:del>
          </w:p>
          <w:p w14:paraId="5EE14508" w14:textId="5C827685" w:rsidR="000034EF" w:rsidRPr="00BF38C6" w:rsidDel="0003673A" w:rsidRDefault="000034EF" w:rsidP="00D14C5B">
            <w:pPr>
              <w:pStyle w:val="CellBodyCentered"/>
              <w:rPr>
                <w:del w:id="1191" w:author="Zhunisbayev, Olzhasbek [Bolashak Atyrau Limited]" w:date="2024-10-30T16:02:00Z" w16du:dateUtc="2024-10-30T11:02:00Z"/>
                <w:rFonts w:ascii="Arial Narrow" w:hAnsi="Arial Narrow" w:cs="Arial"/>
                <w:color w:val="auto"/>
                <w:sz w:val="16"/>
                <w:szCs w:val="16"/>
                <w:lang w:val="ru-RU"/>
              </w:rPr>
            </w:pPr>
            <w:del w:id="1192" w:author="Zhunisbayev, Olzhasbek [Bolashak Atyrau Limited]" w:date="2024-10-30T16:02:00Z" w16du:dateUtc="2024-10-30T11:02:00Z">
              <w:r w:rsidRPr="00BF38C6" w:rsidDel="0003673A">
                <w:rPr>
                  <w:rFonts w:ascii="Arial Narrow" w:hAnsi="Arial Narrow"/>
                  <w:color w:val="auto"/>
                  <w:sz w:val="16"/>
                  <w:szCs w:val="16"/>
                  <w:lang w:val="ru-RU"/>
                </w:rPr>
                <w:delText>+</w:delText>
              </w:r>
              <w:r w:rsidRPr="006759B5" w:rsidDel="0003673A">
                <w:rPr>
                  <w:rFonts w:ascii="Arial Narrow" w:hAnsi="Arial Narrow"/>
                  <w:color w:val="auto"/>
                  <w:sz w:val="16"/>
                  <w:szCs w:val="16"/>
                  <w:lang w:val="ru-RU"/>
                </w:rPr>
                <w:delText>7</w:delText>
              </w:r>
              <w:r w:rsidRPr="00BF38C6" w:rsidDel="0003673A">
                <w:rPr>
                  <w:rFonts w:ascii="Arial Narrow" w:hAnsi="Arial Narrow"/>
                  <w:color w:val="auto"/>
                  <w:sz w:val="16"/>
                  <w:szCs w:val="16"/>
                  <w:lang w:val="ru-RU"/>
                </w:rPr>
                <w:delText>0 °C</w:delText>
              </w:r>
            </w:del>
          </w:p>
          <w:p w14:paraId="14E2629B" w14:textId="7CC60691" w:rsidR="000034EF" w:rsidRPr="0003673A" w:rsidRDefault="00625319" w:rsidP="00D14C5B">
            <w:pPr>
              <w:pStyle w:val="CellBodyCentered"/>
              <w:rPr>
                <w:rFonts w:ascii="Arial Narrow" w:hAnsi="Arial Narrow" w:cs="Arial"/>
                <w:color w:val="auto"/>
                <w:sz w:val="16"/>
                <w:szCs w:val="16"/>
                <w:rPrChange w:id="1193" w:author="Zhunisbayev, Olzhasbek [Bolashak Atyrau Limited]" w:date="2024-10-30T16:02:00Z" w16du:dateUtc="2024-10-30T11:02:00Z">
                  <w:rPr>
                    <w:rFonts w:ascii="Arial Narrow" w:hAnsi="Arial Narrow" w:cs="Arial"/>
                    <w:color w:val="auto"/>
                    <w:sz w:val="16"/>
                    <w:szCs w:val="16"/>
                    <w:lang w:val="ru-RU"/>
                  </w:rPr>
                </w:rPrChange>
              </w:rPr>
            </w:pPr>
            <w:del w:id="1194" w:author="Zhunisbayev, Olzhasbek [Bolashak Atyrau Limited]" w:date="2024-10-30T16:02:00Z" w16du:dateUtc="2024-10-30T11:02:00Z">
              <w:r w:rsidRPr="006759B5" w:rsidDel="0003673A">
                <w:rPr>
                  <w:rFonts w:ascii="Arial Narrow" w:hAnsi="Arial Narrow" w:cs="Arial"/>
                  <w:color w:val="auto"/>
                  <w:sz w:val="16"/>
                  <w:szCs w:val="16"/>
                  <w:lang w:val="ru-RU"/>
                </w:rPr>
                <w:delText>При нештатн</w:delText>
              </w:r>
              <w:r w:rsidR="008577E6" w:rsidRPr="006759B5" w:rsidDel="0003673A">
                <w:rPr>
                  <w:rFonts w:ascii="Arial Narrow" w:hAnsi="Arial Narrow" w:cs="Arial"/>
                  <w:color w:val="auto"/>
                  <w:sz w:val="16"/>
                  <w:szCs w:val="16"/>
                  <w:lang w:val="ru-RU"/>
                </w:rPr>
                <w:delText>.</w:delText>
              </w:r>
              <w:r w:rsidRPr="006759B5" w:rsidDel="0003673A">
                <w:rPr>
                  <w:rFonts w:ascii="Arial Narrow" w:hAnsi="Arial Narrow" w:cs="Arial"/>
                  <w:color w:val="auto"/>
                  <w:sz w:val="16"/>
                  <w:szCs w:val="16"/>
                  <w:lang w:val="ru-RU"/>
                </w:rPr>
                <w:delText xml:space="preserve"> </w:delText>
              </w:r>
              <w:r w:rsidR="008577E6" w:rsidRPr="006759B5" w:rsidDel="0003673A">
                <w:rPr>
                  <w:rFonts w:ascii="Arial Narrow" w:hAnsi="Arial Narrow" w:cs="Arial"/>
                  <w:color w:val="auto"/>
                  <w:sz w:val="16"/>
                  <w:szCs w:val="16"/>
                  <w:lang w:val="ru-RU"/>
                </w:rPr>
                <w:delText>с</w:delText>
              </w:r>
              <w:r w:rsidRPr="006759B5" w:rsidDel="0003673A">
                <w:rPr>
                  <w:rFonts w:ascii="Arial Narrow" w:hAnsi="Arial Narrow" w:cs="Arial"/>
                  <w:color w:val="auto"/>
                  <w:sz w:val="16"/>
                  <w:szCs w:val="16"/>
                  <w:lang w:val="ru-RU"/>
                </w:rPr>
                <w:delText>ит</w:delText>
              </w:r>
              <w:r w:rsidR="008577E6" w:rsidRPr="006759B5" w:rsidDel="0003673A">
                <w:rPr>
                  <w:rFonts w:ascii="Arial Narrow" w:hAnsi="Arial Narrow" w:cs="Arial"/>
                  <w:color w:val="auto"/>
                  <w:sz w:val="16"/>
                  <w:szCs w:val="16"/>
                  <w:lang w:val="ru-RU"/>
                </w:rPr>
                <w:delText>уац.</w:delText>
              </w:r>
            </w:del>
          </w:p>
          <w:p w14:paraId="2BB1C2D8" w14:textId="77777777" w:rsidR="00797682" w:rsidRPr="00BF38C6" w:rsidRDefault="00797682" w:rsidP="00D14C5B">
            <w:pPr>
              <w:pStyle w:val="CellBodyCentered"/>
              <w:rPr>
                <w:rFonts w:ascii="Arial Narrow" w:hAnsi="Arial Narrow" w:cs="Arial"/>
                <w:color w:val="auto"/>
                <w:sz w:val="16"/>
                <w:szCs w:val="16"/>
                <w:lang w:val="ru-RU"/>
              </w:rPr>
            </w:pPr>
          </w:p>
          <w:p w14:paraId="5D8CA113" w14:textId="77777777" w:rsidR="00797682" w:rsidRPr="00BF38C6" w:rsidRDefault="00797682" w:rsidP="00D14C5B">
            <w:pPr>
              <w:pStyle w:val="CellBodyCentered"/>
              <w:rPr>
                <w:rFonts w:ascii="Arial Narrow" w:hAnsi="Arial Narrow"/>
                <w:color w:val="auto"/>
                <w:sz w:val="16"/>
                <w:szCs w:val="16"/>
                <w:lang w:val="ru-RU"/>
                <w:rPrChange w:id="1195" w:author="Zhunisbayev, Olzhasbek A [Bolashak Atyrau Limited]" w:date="2022-06-06T22:35:00Z">
                  <w:rPr>
                    <w:rFonts w:ascii="Arial" w:hAnsi="Arial"/>
                    <w:color w:val="auto"/>
                    <w:sz w:val="16"/>
                  </w:rPr>
                </w:rPrChange>
              </w:rPr>
            </w:pPr>
          </w:p>
          <w:p w14:paraId="770C301D" w14:textId="77777777" w:rsidR="00797682" w:rsidRPr="00BF38C6" w:rsidRDefault="00797682" w:rsidP="00D14C5B">
            <w:pPr>
              <w:pStyle w:val="CellBodyCentered"/>
              <w:rPr>
                <w:rFonts w:ascii="Arial Narrow" w:hAnsi="Arial Narrow"/>
                <w:color w:val="auto"/>
                <w:sz w:val="16"/>
                <w:szCs w:val="16"/>
                <w:lang w:val="ru-RU"/>
                <w:rPrChange w:id="1196" w:author="Zhunisbayev, Olzhasbek A [Bolashak Atyrau Limited]" w:date="2022-06-06T22:35:00Z">
                  <w:rPr>
                    <w:rFonts w:ascii="Arial" w:hAnsi="Arial"/>
                    <w:color w:val="auto"/>
                    <w:sz w:val="16"/>
                  </w:rPr>
                </w:rPrChange>
              </w:rPr>
            </w:pPr>
          </w:p>
          <w:p w14:paraId="299EBD0D" w14:textId="77777777" w:rsidR="00797682" w:rsidRPr="00BF38C6" w:rsidRDefault="00797682" w:rsidP="00D14C5B">
            <w:pPr>
              <w:pStyle w:val="CellBodyCentered"/>
              <w:rPr>
                <w:rFonts w:ascii="Arial Narrow" w:hAnsi="Arial Narrow"/>
                <w:color w:val="auto"/>
                <w:sz w:val="16"/>
                <w:szCs w:val="16"/>
                <w:lang w:val="ru-RU"/>
                <w:rPrChange w:id="1197" w:author="Zhunisbayev, Olzhasbek A [Bolashak Atyrau Limited]" w:date="2022-06-06T22:35:00Z">
                  <w:rPr>
                    <w:rFonts w:ascii="Arial" w:hAnsi="Arial"/>
                    <w:color w:val="auto"/>
                    <w:sz w:val="16"/>
                  </w:rPr>
                </w:rPrChange>
              </w:rPr>
            </w:pPr>
          </w:p>
          <w:p w14:paraId="49C76095" w14:textId="77777777" w:rsidR="00797682" w:rsidRPr="00BF38C6" w:rsidRDefault="00797682" w:rsidP="00D14C5B">
            <w:pPr>
              <w:pStyle w:val="CellBodyCentered"/>
              <w:rPr>
                <w:rFonts w:ascii="Arial Narrow" w:hAnsi="Arial Narrow"/>
                <w:color w:val="auto"/>
                <w:sz w:val="16"/>
                <w:szCs w:val="16"/>
                <w:lang w:val="ru-RU"/>
                <w:rPrChange w:id="1198" w:author="Zhunisbayev, Olzhasbek A [Bolashak Atyrau Limited]" w:date="2022-06-06T22:35:00Z">
                  <w:rPr>
                    <w:rFonts w:ascii="Arial" w:hAnsi="Arial"/>
                    <w:color w:val="auto"/>
                    <w:sz w:val="16"/>
                  </w:rPr>
                </w:rPrChange>
              </w:rPr>
            </w:pPr>
          </w:p>
          <w:p w14:paraId="00D10B33" w14:textId="77777777" w:rsidR="00797682" w:rsidRPr="00BF38C6" w:rsidRDefault="00797682" w:rsidP="00D14C5B">
            <w:pPr>
              <w:pStyle w:val="CellBodyCentered"/>
              <w:rPr>
                <w:rFonts w:ascii="Arial Narrow" w:hAnsi="Arial Narrow"/>
                <w:color w:val="auto"/>
                <w:sz w:val="16"/>
                <w:szCs w:val="16"/>
                <w:lang w:val="ru-RU"/>
                <w:rPrChange w:id="1199" w:author="Zhunisbayev, Olzhasbek A [Bolashak Atyrau Limited]" w:date="2022-06-06T22:35:00Z">
                  <w:rPr>
                    <w:rFonts w:ascii="Arial" w:hAnsi="Arial"/>
                    <w:color w:val="auto"/>
                    <w:sz w:val="16"/>
                  </w:rPr>
                </w:rPrChange>
              </w:rPr>
            </w:pPr>
          </w:p>
          <w:p w14:paraId="6EA7598C" w14:textId="77777777" w:rsidR="00797682" w:rsidRPr="00BF38C6" w:rsidRDefault="00797682" w:rsidP="00D14C5B">
            <w:pPr>
              <w:pStyle w:val="CellBodyCentered"/>
              <w:rPr>
                <w:rFonts w:ascii="Arial Narrow" w:hAnsi="Arial Narrow"/>
                <w:color w:val="auto"/>
                <w:sz w:val="16"/>
                <w:szCs w:val="16"/>
                <w:lang w:val="ru-RU"/>
                <w:rPrChange w:id="1200" w:author="Zhunisbayev, Olzhasbek A [Bolashak Atyrau Limited]" w:date="2022-06-06T22:35:00Z">
                  <w:rPr>
                    <w:rFonts w:ascii="Arial" w:hAnsi="Arial"/>
                    <w:color w:val="auto"/>
                    <w:sz w:val="16"/>
                  </w:rPr>
                </w:rPrChange>
              </w:rPr>
            </w:pPr>
          </w:p>
          <w:p w14:paraId="2EE6203A" w14:textId="77777777" w:rsidR="00797682" w:rsidRPr="00BF38C6" w:rsidRDefault="00797682" w:rsidP="00D14C5B">
            <w:pPr>
              <w:pStyle w:val="CellBodyCentered"/>
              <w:rPr>
                <w:rFonts w:ascii="Arial Narrow" w:hAnsi="Arial Narrow"/>
                <w:color w:val="auto"/>
                <w:sz w:val="16"/>
                <w:szCs w:val="16"/>
                <w:lang w:val="ru-RU"/>
                <w:rPrChange w:id="1201" w:author="Zhunisbayev, Olzhasbek A [Bolashak Atyrau Limited]" w:date="2022-06-06T22:35:00Z">
                  <w:rPr>
                    <w:rFonts w:ascii="Arial" w:hAnsi="Arial"/>
                    <w:color w:val="auto"/>
                    <w:sz w:val="16"/>
                  </w:rPr>
                </w:rPrChange>
              </w:rPr>
            </w:pPr>
          </w:p>
          <w:p w14:paraId="4D6F2B0F" w14:textId="77777777" w:rsidR="00797682" w:rsidRPr="00BF38C6" w:rsidRDefault="00797682" w:rsidP="00D14C5B">
            <w:pPr>
              <w:pStyle w:val="CellBodyCentered"/>
              <w:rPr>
                <w:rFonts w:ascii="Arial Narrow" w:hAnsi="Arial Narrow"/>
                <w:color w:val="auto"/>
                <w:sz w:val="16"/>
                <w:szCs w:val="16"/>
                <w:lang w:val="ru-RU"/>
                <w:rPrChange w:id="1202" w:author="Zhunisbayev, Olzhasbek A [Bolashak Atyrau Limited]" w:date="2022-06-06T22:35:00Z">
                  <w:rPr>
                    <w:rFonts w:ascii="Arial" w:hAnsi="Arial"/>
                    <w:color w:val="auto"/>
                    <w:sz w:val="16"/>
                  </w:rPr>
                </w:rPrChange>
              </w:rPr>
            </w:pPr>
          </w:p>
          <w:p w14:paraId="5DEBF35D" w14:textId="77777777" w:rsidR="00797682" w:rsidRPr="00BF38C6" w:rsidRDefault="00797682" w:rsidP="00D14C5B">
            <w:pPr>
              <w:pStyle w:val="CellBodyCentered"/>
              <w:rPr>
                <w:rFonts w:ascii="Arial Narrow" w:hAnsi="Arial Narrow" w:cs="Arial"/>
                <w:color w:val="auto"/>
                <w:sz w:val="16"/>
                <w:szCs w:val="16"/>
                <w:lang w:val="ru-RU"/>
              </w:rPr>
            </w:pPr>
          </w:p>
          <w:p w14:paraId="2353824A" w14:textId="04B46085" w:rsidR="00797682" w:rsidRPr="00BF38C6" w:rsidRDefault="00797682" w:rsidP="00D14C5B">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3F854FC0" w14:textId="77777777" w:rsidR="00FF3859" w:rsidRPr="006759B5" w:rsidRDefault="00FF3859" w:rsidP="00D14C5B">
            <w:pPr>
              <w:pStyle w:val="CellBody"/>
              <w:rPr>
                <w:rFonts w:ascii="Arial Narrow" w:hAnsi="Arial Narrow"/>
                <w:color w:val="auto"/>
                <w:sz w:val="16"/>
                <w:szCs w:val="16"/>
                <w:lang w:val="ru-RU"/>
              </w:rPr>
            </w:pPr>
          </w:p>
          <w:p w14:paraId="67A4FD72" w14:textId="093922BA" w:rsidR="007D1F47" w:rsidRPr="007D1F47" w:rsidRDefault="007D1F47" w:rsidP="007D1F47">
            <w:pPr>
              <w:pStyle w:val="CellBody"/>
              <w:rPr>
                <w:ins w:id="1203" w:author="Zhunisbayev, Olzhasbek A [Bolashak Atyrau Limited]" w:date="2022-06-12T12:57:00Z"/>
                <w:rFonts w:ascii="Arial Narrow" w:hAnsi="Arial Narrow" w:cs="Arial"/>
                <w:color w:val="auto"/>
                <w:sz w:val="16"/>
                <w:szCs w:val="16"/>
                <w:lang w:val="ru-RU"/>
              </w:rPr>
            </w:pPr>
            <w:r w:rsidRPr="007D1F47">
              <w:rPr>
                <w:rFonts w:ascii="Arial Narrow" w:hAnsi="Arial Narrow" w:cs="Arial"/>
                <w:color w:val="auto"/>
                <w:sz w:val="16"/>
                <w:szCs w:val="16"/>
                <w:lang w:val="ru-RU"/>
              </w:rPr>
              <w:t xml:space="preserve">- </w:t>
            </w:r>
            <w:del w:id="1204" w:author="Zhunisbayev, Olzhasbek A [Bolashak Atyrau Limited]" w:date="2022-09-18T20:40:00Z">
              <w:r w:rsidRPr="007D1F47" w:rsidDel="00154639">
                <w:rPr>
                  <w:rFonts w:ascii="Arial Narrow" w:hAnsi="Arial Narrow" w:cs="Arial"/>
                  <w:color w:val="auto"/>
                  <w:sz w:val="16"/>
                  <w:szCs w:val="16"/>
                  <w:lang w:val="ru-RU"/>
                </w:rPr>
                <w:delText xml:space="preserve">46 </w:delText>
              </w:r>
            </w:del>
            <w:ins w:id="1205" w:author="Zhunisbayev, Olzhasbek A [Bolashak Atyrau Limited]" w:date="2022-09-18T20:40:00Z">
              <w:r w:rsidRPr="007D1F47">
                <w:rPr>
                  <w:rFonts w:ascii="Arial Narrow" w:hAnsi="Arial Narrow" w:cs="Arial"/>
                  <w:color w:val="auto"/>
                  <w:sz w:val="16"/>
                  <w:szCs w:val="16"/>
                  <w:lang w:val="ru-RU"/>
                </w:rPr>
                <w:t>40</w:t>
              </w:r>
            </w:ins>
            <w:r w:rsidRPr="007D1F47">
              <w:rPr>
                <w:rFonts w:ascii="Arial Narrow" w:hAnsi="Arial Narrow" w:cs="Arial"/>
                <w:color w:val="auto"/>
                <w:sz w:val="16"/>
                <w:szCs w:val="16"/>
                <w:lang w:val="ru-RU"/>
              </w:rPr>
              <w:t xml:space="preserve"> </w:t>
            </w:r>
            <w:ins w:id="1206" w:author="Zhunisbayev, Olzhasbek A [Bolashak Atyrau Limited]" w:date="2022-06-12T12:57:00Z">
              <w:r w:rsidRPr="00014E44">
                <w:rPr>
                  <w:rFonts w:ascii="Arial Narrow" w:hAnsi="Arial Narrow" w:cs="Arial"/>
                  <w:color w:val="auto"/>
                  <w:sz w:val="16"/>
                  <w:szCs w:val="16"/>
                  <w:lang w:val="en-GB"/>
                </w:rPr>
                <w:t>to</w:t>
              </w:r>
              <w:r w:rsidRPr="007D1F47">
                <w:rPr>
                  <w:rFonts w:ascii="Arial Narrow" w:hAnsi="Arial Narrow" w:cs="Arial"/>
                  <w:color w:val="auto"/>
                  <w:sz w:val="16"/>
                  <w:szCs w:val="16"/>
                  <w:lang w:val="ru-RU"/>
                </w:rPr>
                <w:t xml:space="preserve"> 20°</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10 </w:t>
              </w:r>
            </w:ins>
            <w:r w:rsidRPr="007D1F47">
              <w:rPr>
                <w:rFonts w:ascii="Arial Narrow" w:hAnsi="Arial Narrow" w:cs="Arial"/>
                <w:color w:val="auto"/>
                <w:sz w:val="16"/>
                <w:szCs w:val="16"/>
                <w:lang w:val="ru-RU"/>
              </w:rPr>
              <w:t>бар (изб.)</w:t>
            </w:r>
          </w:p>
          <w:p w14:paraId="3F9BE058" w14:textId="10850430" w:rsidR="007D1F47" w:rsidRPr="007D1F47" w:rsidRDefault="007D1F47" w:rsidP="007D1F47">
            <w:pPr>
              <w:pStyle w:val="CellBody"/>
              <w:rPr>
                <w:rFonts w:ascii="Arial Narrow" w:hAnsi="Arial Narrow" w:cs="Arial"/>
                <w:color w:val="auto"/>
                <w:sz w:val="16"/>
                <w:szCs w:val="16"/>
                <w:lang w:val="ru-RU"/>
              </w:rPr>
            </w:pPr>
            <w:ins w:id="1207" w:author="Zhunisbayev, Olzhasbek A [Bolashak Atyrau Limited]" w:date="2022-06-12T12:57:00Z">
              <w:r w:rsidRPr="007D1F47">
                <w:rPr>
                  <w:rFonts w:ascii="Arial Narrow" w:hAnsi="Arial Narrow" w:cs="Arial"/>
                  <w:color w:val="auto"/>
                  <w:sz w:val="16"/>
                  <w:szCs w:val="16"/>
                  <w:lang w:val="ru-RU"/>
                </w:rPr>
                <w:t>25°</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9.3 </w:t>
              </w:r>
            </w:ins>
            <w:r w:rsidRPr="007D1F47">
              <w:rPr>
                <w:rFonts w:ascii="Arial Narrow" w:hAnsi="Arial Narrow" w:cs="Arial"/>
                <w:color w:val="auto"/>
                <w:sz w:val="16"/>
                <w:szCs w:val="16"/>
                <w:lang w:val="ru-RU"/>
              </w:rPr>
              <w:t>бар (изб.)</w:t>
            </w:r>
          </w:p>
          <w:p w14:paraId="59FA7951" w14:textId="0F264BB6" w:rsidR="007D1F47" w:rsidRPr="007D1F47" w:rsidRDefault="007D1F47" w:rsidP="007D1F47">
            <w:pPr>
              <w:pStyle w:val="CellBody"/>
              <w:rPr>
                <w:rFonts w:ascii="Arial Narrow" w:hAnsi="Arial Narrow" w:cs="Arial"/>
                <w:color w:val="auto"/>
                <w:sz w:val="16"/>
                <w:szCs w:val="16"/>
                <w:lang w:val="ru-RU"/>
              </w:rPr>
            </w:pPr>
            <w:r w:rsidRPr="007D1F47">
              <w:rPr>
                <w:rFonts w:ascii="Arial Narrow" w:hAnsi="Arial Narrow" w:cs="Arial"/>
                <w:color w:val="auto"/>
                <w:sz w:val="16"/>
                <w:szCs w:val="16"/>
                <w:lang w:val="ru-RU"/>
              </w:rPr>
              <w:t>30</w:t>
            </w:r>
            <w:ins w:id="1208"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7D1F47">
              <w:rPr>
                <w:rFonts w:ascii="Arial Narrow" w:hAnsi="Arial Narrow" w:cs="Arial"/>
                <w:color w:val="auto"/>
                <w:sz w:val="16"/>
                <w:szCs w:val="16"/>
                <w:lang w:val="ru-RU"/>
              </w:rPr>
              <w:t xml:space="preserve"> = 8.7 бар (изб.)</w:t>
            </w:r>
          </w:p>
          <w:p w14:paraId="790D0119" w14:textId="1CB6E524" w:rsidR="007D1F47" w:rsidRPr="007D1F47" w:rsidRDefault="007D1F47" w:rsidP="007D1F47">
            <w:pPr>
              <w:pStyle w:val="CellBody"/>
              <w:rPr>
                <w:ins w:id="1209" w:author="Zhunisbayev, Olzhasbek A [Bolashak Atyrau Limited]" w:date="2022-06-12T12:57:00Z"/>
                <w:rFonts w:ascii="Arial Narrow" w:hAnsi="Arial Narrow" w:cs="Arial"/>
                <w:color w:val="auto"/>
                <w:sz w:val="16"/>
                <w:szCs w:val="16"/>
                <w:lang w:val="ru-RU"/>
              </w:rPr>
            </w:pPr>
            <w:r w:rsidRPr="007D1F47">
              <w:rPr>
                <w:rFonts w:ascii="Arial Narrow" w:hAnsi="Arial Narrow" w:cs="Arial"/>
                <w:color w:val="auto"/>
                <w:sz w:val="16"/>
                <w:szCs w:val="16"/>
                <w:lang w:val="ru-RU"/>
              </w:rPr>
              <w:t>35</w:t>
            </w:r>
            <w:ins w:id="1210"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7D1F47">
              <w:rPr>
                <w:rFonts w:ascii="Arial Narrow" w:hAnsi="Arial Narrow" w:cs="Arial"/>
                <w:color w:val="auto"/>
                <w:sz w:val="16"/>
                <w:szCs w:val="16"/>
                <w:lang w:val="ru-RU"/>
              </w:rPr>
              <w:t xml:space="preserve"> = 8 бар (изб.)</w:t>
            </w:r>
          </w:p>
          <w:p w14:paraId="516880D0" w14:textId="34963B34" w:rsidR="00797682" w:rsidRPr="00BF38C6" w:rsidRDefault="007D1F47" w:rsidP="007D1F47">
            <w:pPr>
              <w:pStyle w:val="CellBody"/>
              <w:rPr>
                <w:rFonts w:ascii="Arial Narrow" w:hAnsi="Arial Narrow" w:cs="Arial"/>
                <w:color w:val="auto"/>
                <w:sz w:val="16"/>
                <w:szCs w:val="16"/>
                <w:lang w:val="ru-RU"/>
              </w:rPr>
            </w:pPr>
            <w:ins w:id="1211" w:author="Zhunisbayev, Olzhasbek A [Bolashak Atyrau Limited]" w:date="2022-06-12T12:57:00Z">
              <w:r w:rsidRPr="00014E44">
                <w:rPr>
                  <w:rFonts w:ascii="Arial Narrow" w:hAnsi="Arial Narrow" w:cs="Arial"/>
                  <w:color w:val="auto"/>
                  <w:sz w:val="16"/>
                  <w:szCs w:val="16"/>
                  <w:lang w:val="en-GB"/>
                </w:rPr>
                <w:t xml:space="preserve">40°C = 7.4 </w:t>
              </w:r>
            </w:ins>
            <w:r w:rsidRPr="007D1F47">
              <w:rPr>
                <w:rFonts w:ascii="Arial Narrow" w:hAnsi="Arial Narrow" w:cs="Arial"/>
                <w:color w:val="auto"/>
                <w:sz w:val="16"/>
                <w:szCs w:val="16"/>
                <w:lang w:val="en-GB"/>
              </w:rPr>
              <w:t>бар (изб.)</w:t>
            </w:r>
          </w:p>
          <w:p w14:paraId="31229630" w14:textId="77777777" w:rsidR="00797682" w:rsidRPr="00BF38C6" w:rsidRDefault="00797682" w:rsidP="00D14C5B">
            <w:pPr>
              <w:pStyle w:val="CellBody"/>
              <w:rPr>
                <w:rFonts w:ascii="Arial Narrow" w:hAnsi="Arial Narrow" w:cs="Arial"/>
                <w:color w:val="auto"/>
                <w:sz w:val="16"/>
                <w:szCs w:val="16"/>
                <w:lang w:val="ru-RU"/>
              </w:rPr>
            </w:pPr>
          </w:p>
          <w:p w14:paraId="16E87520" w14:textId="77777777" w:rsidR="00797682" w:rsidRPr="00BF38C6" w:rsidRDefault="00797682" w:rsidP="00D14C5B">
            <w:pPr>
              <w:pStyle w:val="CellBody"/>
              <w:rPr>
                <w:rFonts w:ascii="Arial Narrow" w:hAnsi="Arial Narrow" w:cs="Arial"/>
                <w:color w:val="auto"/>
                <w:sz w:val="16"/>
                <w:szCs w:val="16"/>
                <w:lang w:val="ru-RU"/>
              </w:rPr>
            </w:pPr>
          </w:p>
          <w:p w14:paraId="6EE1FD40" w14:textId="77777777" w:rsidR="00797682" w:rsidRPr="00BF38C6" w:rsidRDefault="00797682" w:rsidP="00D14C5B">
            <w:pPr>
              <w:pStyle w:val="CellBody"/>
              <w:rPr>
                <w:rFonts w:ascii="Arial Narrow" w:hAnsi="Arial Narrow" w:cs="Arial"/>
                <w:color w:val="auto"/>
                <w:sz w:val="16"/>
                <w:szCs w:val="16"/>
                <w:lang w:val="ru-RU"/>
              </w:rPr>
            </w:pPr>
          </w:p>
          <w:p w14:paraId="6EBD7C07" w14:textId="77777777" w:rsidR="00797682" w:rsidRPr="00BF38C6" w:rsidRDefault="00797682" w:rsidP="00D14C5B">
            <w:pPr>
              <w:pStyle w:val="CellBody"/>
              <w:rPr>
                <w:rFonts w:ascii="Arial Narrow" w:hAnsi="Arial Narrow" w:cs="Arial"/>
                <w:color w:val="auto"/>
                <w:sz w:val="16"/>
                <w:szCs w:val="16"/>
                <w:lang w:val="ru-RU"/>
                <w:rPrChange w:id="1212" w:author="Zhunisbayev, Olzhasbek A [Bolashak Atyrau Limited]" w:date="2022-06-06T22:35:00Z">
                  <w:rPr>
                    <w:rFonts w:ascii="Arial" w:hAnsi="Arial" w:cs="Arial"/>
                    <w:color w:val="auto"/>
                    <w:sz w:val="16"/>
                    <w:szCs w:val="16"/>
                  </w:rPr>
                </w:rPrChange>
              </w:rPr>
            </w:pPr>
          </w:p>
          <w:p w14:paraId="764C1B71" w14:textId="77777777" w:rsidR="00797682" w:rsidRPr="00BF38C6" w:rsidRDefault="00797682" w:rsidP="00D14C5B">
            <w:pPr>
              <w:pStyle w:val="CellBody"/>
              <w:rPr>
                <w:rFonts w:ascii="Arial Narrow" w:hAnsi="Arial Narrow" w:cs="Arial"/>
                <w:color w:val="auto"/>
                <w:sz w:val="16"/>
                <w:szCs w:val="16"/>
                <w:lang w:val="ru-RU"/>
                <w:rPrChange w:id="1213" w:author="Zhunisbayev, Olzhasbek A [Bolashak Atyrau Limited]" w:date="2022-06-06T22:35:00Z">
                  <w:rPr>
                    <w:rFonts w:ascii="Arial" w:hAnsi="Arial" w:cs="Arial"/>
                    <w:color w:val="auto"/>
                    <w:sz w:val="16"/>
                    <w:szCs w:val="16"/>
                  </w:rPr>
                </w:rPrChange>
              </w:rPr>
            </w:pPr>
          </w:p>
          <w:p w14:paraId="60C5A47A" w14:textId="77777777" w:rsidR="00797682" w:rsidRPr="00BF38C6" w:rsidRDefault="00797682" w:rsidP="00D14C5B">
            <w:pPr>
              <w:pStyle w:val="CellBody"/>
              <w:rPr>
                <w:rFonts w:ascii="Arial Narrow" w:hAnsi="Arial Narrow" w:cs="Arial"/>
                <w:color w:val="auto"/>
                <w:sz w:val="16"/>
                <w:szCs w:val="16"/>
                <w:lang w:val="ru-RU"/>
                <w:rPrChange w:id="1214" w:author="Zhunisbayev, Olzhasbek A [Bolashak Atyrau Limited]" w:date="2022-06-06T22:35:00Z">
                  <w:rPr>
                    <w:rFonts w:ascii="Arial" w:hAnsi="Arial" w:cs="Arial"/>
                    <w:color w:val="auto"/>
                    <w:sz w:val="16"/>
                    <w:szCs w:val="16"/>
                  </w:rPr>
                </w:rPrChange>
              </w:rPr>
            </w:pPr>
          </w:p>
          <w:p w14:paraId="1943C1DA" w14:textId="77777777" w:rsidR="00797682" w:rsidRPr="00BF38C6" w:rsidRDefault="00797682" w:rsidP="00D14C5B">
            <w:pPr>
              <w:pStyle w:val="CellBody"/>
              <w:rPr>
                <w:rFonts w:ascii="Arial Narrow" w:hAnsi="Arial Narrow" w:cs="Arial"/>
                <w:color w:val="auto"/>
                <w:sz w:val="16"/>
                <w:szCs w:val="16"/>
                <w:lang w:val="ru-RU"/>
                <w:rPrChange w:id="1215" w:author="Zhunisbayev, Olzhasbek A [Bolashak Atyrau Limited]" w:date="2022-06-06T22:35:00Z">
                  <w:rPr>
                    <w:rFonts w:ascii="Arial" w:hAnsi="Arial" w:cs="Arial"/>
                    <w:color w:val="auto"/>
                    <w:sz w:val="16"/>
                    <w:szCs w:val="16"/>
                  </w:rPr>
                </w:rPrChange>
              </w:rPr>
            </w:pPr>
          </w:p>
          <w:p w14:paraId="57708064" w14:textId="77777777" w:rsidR="00797682" w:rsidRPr="00BF38C6" w:rsidRDefault="00797682" w:rsidP="00D14C5B">
            <w:pPr>
              <w:pStyle w:val="CellBody"/>
              <w:rPr>
                <w:rFonts w:ascii="Arial Narrow" w:hAnsi="Arial Narrow" w:cs="Arial"/>
                <w:color w:val="auto"/>
                <w:sz w:val="16"/>
                <w:szCs w:val="16"/>
                <w:lang w:val="ru-RU"/>
                <w:rPrChange w:id="1216" w:author="Zhunisbayev, Olzhasbek A [Bolashak Atyrau Limited]" w:date="2022-06-06T22:35:00Z">
                  <w:rPr>
                    <w:rFonts w:ascii="Arial" w:hAnsi="Arial" w:cs="Arial"/>
                    <w:color w:val="auto"/>
                    <w:sz w:val="16"/>
                    <w:szCs w:val="16"/>
                  </w:rPr>
                </w:rPrChange>
              </w:rPr>
            </w:pPr>
          </w:p>
          <w:p w14:paraId="11FA5F03" w14:textId="77777777" w:rsidR="00797682" w:rsidRPr="00BF38C6" w:rsidRDefault="00797682" w:rsidP="00D14C5B">
            <w:pPr>
              <w:pStyle w:val="CellBody"/>
              <w:rPr>
                <w:rFonts w:ascii="Arial Narrow" w:hAnsi="Arial Narrow" w:cs="Arial"/>
                <w:color w:val="auto"/>
                <w:sz w:val="16"/>
                <w:szCs w:val="16"/>
                <w:lang w:val="ru-RU"/>
                <w:rPrChange w:id="1217" w:author="Zhunisbayev, Olzhasbek A [Bolashak Atyrau Limited]" w:date="2022-06-06T22:35:00Z">
                  <w:rPr>
                    <w:rFonts w:ascii="Arial" w:hAnsi="Arial" w:cs="Arial"/>
                    <w:color w:val="auto"/>
                    <w:sz w:val="16"/>
                    <w:szCs w:val="16"/>
                  </w:rPr>
                </w:rPrChange>
              </w:rPr>
            </w:pPr>
          </w:p>
          <w:p w14:paraId="34C225C6" w14:textId="21787B7B" w:rsidR="00797682" w:rsidRPr="00BF38C6" w:rsidRDefault="00797682" w:rsidP="00D14C5B">
            <w:pPr>
              <w:pStyle w:val="CellBody"/>
              <w:rPr>
                <w:rFonts w:ascii="Arial Narrow" w:hAnsi="Arial Narrow" w:cs="Arial"/>
                <w:color w:val="auto"/>
                <w:sz w:val="16"/>
                <w:szCs w:val="16"/>
                <w:lang w:val="ru-RU"/>
              </w:rPr>
            </w:pPr>
          </w:p>
          <w:p w14:paraId="06ED2FC6" w14:textId="77777777" w:rsidR="00797682" w:rsidRPr="00BF38C6" w:rsidRDefault="00797682" w:rsidP="00D14C5B">
            <w:pPr>
              <w:pStyle w:val="CellBody"/>
              <w:rPr>
                <w:rFonts w:ascii="Arial Narrow" w:hAnsi="Arial Narrow" w:cs="Arial"/>
                <w:color w:val="auto"/>
                <w:sz w:val="16"/>
                <w:szCs w:val="16"/>
                <w:lang w:val="ru-RU"/>
                <w:rPrChange w:id="1218" w:author="Zhunisbayev, Olzhasbek A [Bolashak Atyrau Limited]" w:date="2022-06-06T22:35:00Z">
                  <w:rPr>
                    <w:rFonts w:ascii="Arial" w:hAnsi="Arial" w:cs="Arial"/>
                    <w:color w:val="auto"/>
                    <w:sz w:val="16"/>
                    <w:szCs w:val="16"/>
                  </w:rPr>
                </w:rPrChange>
              </w:rPr>
            </w:pPr>
          </w:p>
        </w:tc>
        <w:tc>
          <w:tcPr>
            <w:tcW w:w="611" w:type="dxa"/>
            <w:tcBorders>
              <w:top w:val="single" w:sz="6" w:space="0" w:color="auto"/>
              <w:left w:val="single" w:sz="6" w:space="0" w:color="auto"/>
              <w:bottom w:val="single" w:sz="6" w:space="0" w:color="auto"/>
              <w:right w:val="single" w:sz="6" w:space="0" w:color="auto"/>
            </w:tcBorders>
          </w:tcPr>
          <w:p w14:paraId="544E7A32" w14:textId="77777777" w:rsidR="00797682" w:rsidRPr="00BF38C6" w:rsidRDefault="00797682" w:rsidP="00D14C5B">
            <w:pPr>
              <w:pStyle w:val="CellBodyCentered"/>
              <w:rPr>
                <w:rFonts w:ascii="Arial Narrow" w:hAnsi="Arial Narrow"/>
                <w:color w:val="auto"/>
                <w:sz w:val="16"/>
                <w:szCs w:val="16"/>
                <w:lang w:val="ru-RU"/>
              </w:rPr>
            </w:pPr>
          </w:p>
          <w:p w14:paraId="61B2C400"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p w14:paraId="22162D29" w14:textId="77777777" w:rsidR="00797682" w:rsidRPr="00BF38C6" w:rsidRDefault="00797682" w:rsidP="00D14C5B">
            <w:pPr>
              <w:pStyle w:val="CellBodyCentered"/>
              <w:rPr>
                <w:rFonts w:ascii="Arial Narrow" w:hAnsi="Arial Narrow" w:cs="Arial"/>
                <w:color w:val="auto"/>
                <w:sz w:val="16"/>
                <w:szCs w:val="16"/>
                <w:lang w:val="ru-RU"/>
              </w:rPr>
            </w:pPr>
          </w:p>
          <w:p w14:paraId="47CF4CB8" w14:textId="77777777" w:rsidR="00797682" w:rsidRPr="00BF38C6" w:rsidRDefault="00797682" w:rsidP="00D14C5B">
            <w:pPr>
              <w:pStyle w:val="CellBodyCentered"/>
              <w:rPr>
                <w:rFonts w:ascii="Arial Narrow" w:hAnsi="Arial Narrow" w:cs="Arial"/>
                <w:color w:val="auto"/>
                <w:sz w:val="16"/>
                <w:szCs w:val="16"/>
                <w:lang w:val="ru-RU"/>
              </w:rPr>
            </w:pPr>
          </w:p>
          <w:p w14:paraId="76BF0BFA" w14:textId="77777777" w:rsidR="00797682" w:rsidRPr="00BF38C6" w:rsidRDefault="00797682" w:rsidP="00D14C5B">
            <w:pPr>
              <w:pStyle w:val="CellBodyCentered"/>
              <w:rPr>
                <w:rFonts w:ascii="Arial Narrow" w:hAnsi="Arial Narrow" w:cs="Arial"/>
                <w:color w:val="auto"/>
                <w:sz w:val="16"/>
                <w:szCs w:val="16"/>
                <w:lang w:val="ru-RU"/>
              </w:rPr>
            </w:pPr>
          </w:p>
          <w:p w14:paraId="1A3B6D8F" w14:textId="77777777" w:rsidR="00797682" w:rsidRPr="00BF38C6" w:rsidRDefault="00797682" w:rsidP="00D14C5B">
            <w:pPr>
              <w:pStyle w:val="CellBodyCentered"/>
              <w:rPr>
                <w:rFonts w:ascii="Arial Narrow" w:hAnsi="Arial Narrow" w:cs="Arial"/>
                <w:color w:val="auto"/>
                <w:sz w:val="16"/>
                <w:szCs w:val="16"/>
                <w:lang w:val="ru-RU"/>
              </w:rPr>
            </w:pPr>
          </w:p>
          <w:p w14:paraId="74E6C49D" w14:textId="77777777" w:rsidR="00797682" w:rsidRPr="00BF38C6" w:rsidRDefault="00797682" w:rsidP="00D14C5B">
            <w:pPr>
              <w:pStyle w:val="CellBodyCentered"/>
              <w:rPr>
                <w:rFonts w:ascii="Arial Narrow" w:hAnsi="Arial Narrow" w:cs="Arial"/>
                <w:color w:val="auto"/>
                <w:sz w:val="16"/>
                <w:szCs w:val="16"/>
                <w:lang w:val="ru-RU"/>
              </w:rPr>
            </w:pPr>
          </w:p>
          <w:p w14:paraId="5411A7AE" w14:textId="77777777" w:rsidR="00797682" w:rsidRPr="00BF38C6" w:rsidRDefault="00797682" w:rsidP="00D14C5B">
            <w:pPr>
              <w:pStyle w:val="CellBodyCentered"/>
              <w:rPr>
                <w:rFonts w:ascii="Arial Narrow" w:hAnsi="Arial Narrow" w:cs="Arial"/>
                <w:color w:val="auto"/>
                <w:sz w:val="16"/>
                <w:szCs w:val="16"/>
                <w:lang w:val="ru-RU"/>
              </w:rPr>
            </w:pPr>
          </w:p>
          <w:p w14:paraId="445AA6BC" w14:textId="77777777" w:rsidR="00797682" w:rsidRPr="00BF38C6" w:rsidRDefault="00797682" w:rsidP="00D14C5B">
            <w:pPr>
              <w:pStyle w:val="CellBodyCentered"/>
              <w:rPr>
                <w:rFonts w:ascii="Arial Narrow" w:hAnsi="Arial Narrow" w:cs="Arial"/>
                <w:color w:val="auto"/>
                <w:sz w:val="16"/>
                <w:szCs w:val="16"/>
                <w:lang w:val="ru-RU"/>
              </w:rPr>
            </w:pPr>
          </w:p>
          <w:p w14:paraId="64BB630B" w14:textId="77777777" w:rsidR="00797682" w:rsidRPr="00BF38C6" w:rsidRDefault="00797682" w:rsidP="00D14C5B">
            <w:pPr>
              <w:pStyle w:val="CellBodyCentered"/>
              <w:rPr>
                <w:rFonts w:ascii="Arial Narrow" w:hAnsi="Arial Narrow" w:cs="Arial"/>
                <w:color w:val="auto"/>
                <w:sz w:val="16"/>
                <w:szCs w:val="16"/>
                <w:lang w:val="ru-RU"/>
              </w:rPr>
            </w:pPr>
          </w:p>
          <w:p w14:paraId="03D39AA8" w14:textId="77777777" w:rsidR="00797682" w:rsidRPr="00BF38C6" w:rsidRDefault="00797682" w:rsidP="00D14C5B">
            <w:pPr>
              <w:pStyle w:val="CellBodyCentered"/>
              <w:rPr>
                <w:rFonts w:ascii="Arial Narrow" w:hAnsi="Arial Narrow" w:cs="Arial"/>
                <w:color w:val="auto"/>
                <w:sz w:val="16"/>
                <w:szCs w:val="16"/>
                <w:lang w:val="ru-RU"/>
              </w:rPr>
            </w:pPr>
          </w:p>
          <w:p w14:paraId="67E0C398" w14:textId="77777777" w:rsidR="00797682" w:rsidRPr="00BF38C6" w:rsidRDefault="00797682" w:rsidP="00D14C5B">
            <w:pPr>
              <w:pStyle w:val="CellBodyCentered"/>
              <w:rPr>
                <w:rFonts w:ascii="Arial Narrow" w:hAnsi="Arial Narrow" w:cs="Arial"/>
                <w:color w:val="auto"/>
                <w:sz w:val="16"/>
                <w:szCs w:val="16"/>
                <w:lang w:val="ru-RU"/>
              </w:rPr>
            </w:pPr>
          </w:p>
          <w:p w14:paraId="34BC90A3" w14:textId="77777777" w:rsidR="00797682" w:rsidRPr="00BF38C6" w:rsidRDefault="00797682" w:rsidP="00D14C5B">
            <w:pPr>
              <w:pStyle w:val="CellBodyCentered"/>
              <w:rPr>
                <w:rFonts w:ascii="Arial Narrow" w:hAnsi="Arial Narrow" w:cs="Arial"/>
                <w:color w:val="auto"/>
                <w:sz w:val="16"/>
                <w:szCs w:val="16"/>
                <w:lang w:val="ru-RU"/>
              </w:rPr>
            </w:pPr>
          </w:p>
          <w:p w14:paraId="41057EB4" w14:textId="77777777" w:rsidR="00797682" w:rsidRPr="00BF38C6" w:rsidRDefault="00797682" w:rsidP="00D14C5B">
            <w:pPr>
              <w:pStyle w:val="CellBodyCentered"/>
              <w:rPr>
                <w:rFonts w:ascii="Arial Narrow" w:hAnsi="Arial Narrow" w:cs="Arial"/>
                <w:color w:val="auto"/>
                <w:sz w:val="16"/>
                <w:szCs w:val="16"/>
                <w:lang w:val="ru-RU"/>
              </w:rPr>
            </w:pPr>
          </w:p>
          <w:p w14:paraId="0ADA8FCB" w14:textId="77777777" w:rsidR="00797682" w:rsidRPr="00BF38C6" w:rsidRDefault="00797682" w:rsidP="00D14C5B">
            <w:pPr>
              <w:pStyle w:val="CellBodyCentered"/>
              <w:rPr>
                <w:rFonts w:ascii="Arial Narrow" w:hAnsi="Arial Narrow" w:cs="Arial"/>
                <w:color w:val="auto"/>
                <w:sz w:val="16"/>
                <w:szCs w:val="16"/>
                <w:lang w:val="ru-RU"/>
              </w:rPr>
            </w:pPr>
          </w:p>
          <w:p w14:paraId="5F51802D" w14:textId="77777777" w:rsidR="00797682" w:rsidRPr="00BF38C6" w:rsidRDefault="00797682" w:rsidP="00D14C5B">
            <w:pPr>
              <w:pStyle w:val="CellBodyCentered"/>
              <w:rPr>
                <w:rFonts w:ascii="Arial Narrow" w:hAnsi="Arial Narrow" w:cs="Arial"/>
                <w:color w:val="auto"/>
                <w:sz w:val="16"/>
                <w:szCs w:val="16"/>
                <w:lang w:val="ru-RU"/>
              </w:rPr>
            </w:pPr>
          </w:p>
          <w:p w14:paraId="54AF15CA" w14:textId="77777777" w:rsidR="00797682" w:rsidRPr="00BF38C6" w:rsidRDefault="00797682" w:rsidP="00D14C5B">
            <w:pPr>
              <w:pStyle w:val="CellBodyCentered"/>
              <w:jc w:val="left"/>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5BE3BF3F" w14:textId="77777777" w:rsidR="00797682" w:rsidRPr="00BF38C6" w:rsidRDefault="00797682" w:rsidP="00D14C5B">
            <w:pPr>
              <w:pStyle w:val="CellBodyCentered"/>
              <w:rPr>
                <w:rFonts w:ascii="Arial Narrow" w:hAnsi="Arial Narrow"/>
                <w:color w:val="auto"/>
                <w:sz w:val="16"/>
                <w:szCs w:val="16"/>
                <w:lang w:val="en-GB"/>
              </w:rPr>
            </w:pPr>
          </w:p>
          <w:p w14:paraId="4B2CBE0F" w14:textId="77777777"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0</w:t>
            </w:r>
          </w:p>
          <w:p w14:paraId="0E842E0D" w14:textId="77777777" w:rsidR="00797682" w:rsidRPr="00BF38C6" w:rsidRDefault="00797682" w:rsidP="00D14C5B">
            <w:pPr>
              <w:pStyle w:val="CellBodyCentered"/>
              <w:rPr>
                <w:rFonts w:ascii="Arial Narrow" w:hAnsi="Arial Narrow" w:cs="Arial"/>
                <w:color w:val="auto"/>
                <w:sz w:val="16"/>
                <w:szCs w:val="16"/>
                <w:lang w:val="ru-RU"/>
              </w:rPr>
            </w:pPr>
          </w:p>
          <w:p w14:paraId="7FE77213" w14:textId="77777777" w:rsidR="00797682" w:rsidRPr="00BF38C6" w:rsidRDefault="00797682" w:rsidP="00D14C5B">
            <w:pPr>
              <w:pStyle w:val="CellBodyCentered"/>
              <w:rPr>
                <w:rFonts w:ascii="Arial Narrow" w:hAnsi="Arial Narrow" w:cs="Arial"/>
                <w:color w:val="auto"/>
                <w:sz w:val="16"/>
                <w:szCs w:val="16"/>
                <w:lang w:val="ru-RU"/>
              </w:rPr>
            </w:pPr>
          </w:p>
          <w:p w14:paraId="6D103C6F" w14:textId="77777777" w:rsidR="00797682" w:rsidRPr="00BF38C6" w:rsidRDefault="00797682" w:rsidP="00D14C5B">
            <w:pPr>
              <w:pStyle w:val="CellBodyCentered"/>
              <w:rPr>
                <w:rFonts w:ascii="Arial Narrow" w:hAnsi="Arial Narrow" w:cs="Arial"/>
                <w:color w:val="auto"/>
                <w:sz w:val="16"/>
                <w:szCs w:val="16"/>
                <w:lang w:val="ru-RU"/>
              </w:rPr>
            </w:pPr>
          </w:p>
          <w:p w14:paraId="22EB6024" w14:textId="77777777" w:rsidR="00797682" w:rsidRPr="00BF38C6" w:rsidRDefault="00797682" w:rsidP="00D14C5B">
            <w:pPr>
              <w:pStyle w:val="CellBodyCentered"/>
              <w:rPr>
                <w:rFonts w:ascii="Arial Narrow" w:hAnsi="Arial Narrow" w:cs="Arial"/>
                <w:color w:val="auto"/>
                <w:sz w:val="16"/>
                <w:szCs w:val="16"/>
                <w:lang w:val="ru-RU"/>
              </w:rPr>
            </w:pPr>
          </w:p>
          <w:p w14:paraId="3AD41B9F" w14:textId="77777777" w:rsidR="00797682" w:rsidRPr="00BF38C6" w:rsidRDefault="00797682" w:rsidP="00D14C5B">
            <w:pPr>
              <w:pStyle w:val="CellBodyCentered"/>
              <w:rPr>
                <w:rFonts w:ascii="Arial Narrow" w:hAnsi="Arial Narrow" w:cs="Arial"/>
                <w:color w:val="auto"/>
                <w:sz w:val="16"/>
                <w:szCs w:val="16"/>
                <w:lang w:val="ru-RU"/>
              </w:rPr>
            </w:pPr>
          </w:p>
          <w:p w14:paraId="763474BB" w14:textId="77777777" w:rsidR="00797682" w:rsidRPr="00BF38C6" w:rsidRDefault="00797682" w:rsidP="00D14C5B">
            <w:pPr>
              <w:pStyle w:val="CellBodyCentered"/>
              <w:rPr>
                <w:rFonts w:ascii="Arial Narrow" w:hAnsi="Arial Narrow" w:cs="Arial"/>
                <w:color w:val="auto"/>
                <w:sz w:val="16"/>
                <w:szCs w:val="16"/>
                <w:lang w:val="ru-RU"/>
              </w:rPr>
            </w:pPr>
          </w:p>
          <w:p w14:paraId="556F1F32" w14:textId="77777777" w:rsidR="00797682" w:rsidRPr="00BF38C6" w:rsidRDefault="00797682" w:rsidP="00D14C5B">
            <w:pPr>
              <w:pStyle w:val="CellBodyCentered"/>
              <w:rPr>
                <w:rFonts w:ascii="Arial Narrow" w:hAnsi="Arial Narrow" w:cs="Arial"/>
                <w:color w:val="auto"/>
                <w:sz w:val="16"/>
                <w:szCs w:val="16"/>
                <w:lang w:val="ru-RU"/>
              </w:rPr>
            </w:pPr>
          </w:p>
          <w:p w14:paraId="230CA558" w14:textId="77777777" w:rsidR="00797682" w:rsidRPr="00BF38C6" w:rsidRDefault="00797682" w:rsidP="00D14C5B">
            <w:pPr>
              <w:pStyle w:val="CellBodyCentered"/>
              <w:rPr>
                <w:rFonts w:ascii="Arial Narrow" w:hAnsi="Arial Narrow" w:cs="Arial"/>
                <w:color w:val="auto"/>
                <w:sz w:val="16"/>
                <w:szCs w:val="16"/>
                <w:lang w:val="ru-RU"/>
              </w:rPr>
            </w:pPr>
          </w:p>
          <w:p w14:paraId="372FF530" w14:textId="77777777" w:rsidR="00797682" w:rsidRPr="00BF38C6" w:rsidRDefault="00797682" w:rsidP="00D14C5B">
            <w:pPr>
              <w:pStyle w:val="CellBodyCentered"/>
              <w:rPr>
                <w:rFonts w:ascii="Arial Narrow" w:hAnsi="Arial Narrow" w:cs="Arial"/>
                <w:color w:val="auto"/>
                <w:sz w:val="16"/>
                <w:szCs w:val="16"/>
                <w:lang w:val="ru-RU"/>
              </w:rPr>
            </w:pPr>
          </w:p>
          <w:p w14:paraId="45DE1292" w14:textId="77777777" w:rsidR="00797682" w:rsidRPr="00BF38C6" w:rsidRDefault="00797682" w:rsidP="00D14C5B">
            <w:pPr>
              <w:pStyle w:val="CellBodyCentered"/>
              <w:rPr>
                <w:rFonts w:ascii="Arial Narrow" w:hAnsi="Arial Narrow" w:cs="Arial"/>
                <w:color w:val="auto"/>
                <w:sz w:val="16"/>
                <w:szCs w:val="16"/>
                <w:lang w:val="ru-RU"/>
              </w:rPr>
            </w:pPr>
          </w:p>
          <w:p w14:paraId="737B4699" w14:textId="77777777" w:rsidR="00797682" w:rsidRPr="00BF38C6" w:rsidRDefault="00797682" w:rsidP="00D14C5B">
            <w:pPr>
              <w:pStyle w:val="CellBodyCentered"/>
              <w:rPr>
                <w:rFonts w:ascii="Arial Narrow" w:hAnsi="Arial Narrow" w:cs="Arial"/>
                <w:color w:val="auto"/>
                <w:sz w:val="16"/>
                <w:szCs w:val="16"/>
                <w:lang w:val="ru-RU"/>
              </w:rPr>
            </w:pPr>
          </w:p>
          <w:p w14:paraId="5B505A6F" w14:textId="77777777" w:rsidR="00797682" w:rsidRPr="00BF38C6" w:rsidRDefault="00797682" w:rsidP="00D14C5B">
            <w:pPr>
              <w:pStyle w:val="CellBodyCentered"/>
              <w:rPr>
                <w:rFonts w:ascii="Arial Narrow" w:hAnsi="Arial Narrow" w:cs="Arial"/>
                <w:color w:val="auto"/>
                <w:sz w:val="16"/>
                <w:szCs w:val="16"/>
                <w:lang w:val="ru-RU"/>
              </w:rPr>
            </w:pPr>
          </w:p>
          <w:p w14:paraId="4536C425" w14:textId="77777777" w:rsidR="00797682" w:rsidRPr="00BF38C6" w:rsidRDefault="00797682" w:rsidP="00D14C5B">
            <w:pPr>
              <w:pStyle w:val="CellBodyCentered"/>
              <w:rPr>
                <w:rFonts w:ascii="Arial Narrow" w:hAnsi="Arial Narrow" w:cs="Arial"/>
                <w:color w:val="auto"/>
                <w:sz w:val="16"/>
                <w:szCs w:val="16"/>
              </w:rPr>
            </w:pPr>
          </w:p>
          <w:p w14:paraId="610F874C" w14:textId="77777777" w:rsidR="00797682" w:rsidRPr="00BF38C6" w:rsidRDefault="00797682" w:rsidP="00D14C5B">
            <w:pPr>
              <w:pStyle w:val="CellBodyCentered"/>
              <w:rPr>
                <w:rFonts w:ascii="Arial Narrow" w:hAnsi="Arial Narrow" w:cs="Arial"/>
                <w:color w:val="auto"/>
                <w:sz w:val="16"/>
                <w:szCs w:val="16"/>
              </w:rPr>
            </w:pPr>
          </w:p>
          <w:p w14:paraId="7AF281EB" w14:textId="77777777" w:rsidR="00797682" w:rsidRPr="00BF38C6" w:rsidRDefault="00797682" w:rsidP="00D14C5B">
            <w:pPr>
              <w:pStyle w:val="CellBodyCentered"/>
              <w:rPr>
                <w:rFonts w:ascii="Arial Narrow" w:hAnsi="Arial Narrow" w:cs="Arial"/>
                <w:color w:val="auto"/>
                <w:sz w:val="16"/>
                <w:szCs w:val="16"/>
                <w:lang w:val="ru-RU"/>
              </w:rPr>
            </w:pPr>
          </w:p>
          <w:p w14:paraId="1EF67249" w14:textId="77777777" w:rsidR="00797682" w:rsidRPr="00BF38C6" w:rsidRDefault="00797682" w:rsidP="00D14C5B">
            <w:pPr>
              <w:pStyle w:val="CellBodyCentered"/>
              <w:rPr>
                <w:rFonts w:ascii="Arial Narrow" w:hAnsi="Arial Narrow" w:cs="Arial"/>
                <w:color w:val="auto"/>
                <w:sz w:val="16"/>
                <w:szCs w:val="16"/>
                <w:lang w:val="ru-RU"/>
              </w:rPr>
            </w:pPr>
          </w:p>
          <w:p w14:paraId="6F8B26B8" w14:textId="77777777" w:rsidR="00797682" w:rsidRPr="00BF38C6" w:rsidRDefault="00797682" w:rsidP="00D14C5B">
            <w:pPr>
              <w:pStyle w:val="CellBodyCentered"/>
              <w:rPr>
                <w:rFonts w:ascii="Arial Narrow" w:hAnsi="Arial Narrow" w:cs="Arial"/>
                <w:color w:val="auto"/>
                <w:sz w:val="16"/>
                <w:szCs w:val="16"/>
                <w:lang w:val="ru-RU"/>
              </w:rPr>
            </w:pPr>
          </w:p>
        </w:tc>
      </w:tr>
      <w:tr w:rsidR="00797682" w:rsidRPr="00BF38C6" w14:paraId="376AA7DC" w14:textId="77777777" w:rsidTr="002A7110">
        <w:tc>
          <w:tcPr>
            <w:tcW w:w="3332" w:type="dxa"/>
            <w:tcBorders>
              <w:top w:val="single" w:sz="6" w:space="0" w:color="auto"/>
              <w:left w:val="single" w:sz="6" w:space="0" w:color="auto"/>
              <w:bottom w:val="single" w:sz="6" w:space="0" w:color="auto"/>
              <w:right w:val="single" w:sz="6" w:space="0" w:color="auto"/>
            </w:tcBorders>
          </w:tcPr>
          <w:p w14:paraId="265D4D02" w14:textId="77777777" w:rsidR="00797682" w:rsidRPr="00BF38C6" w:rsidRDefault="00797682" w:rsidP="00D14C5B">
            <w:pPr>
              <w:pStyle w:val="CellBody"/>
              <w:rPr>
                <w:rFonts w:ascii="Arial Narrow" w:hAnsi="Arial Narrow" w:cs="Arial"/>
                <w:color w:val="auto"/>
                <w:sz w:val="16"/>
                <w:szCs w:val="16"/>
                <w:lang w:val="en-GB"/>
              </w:rPr>
            </w:pPr>
          </w:p>
          <w:p w14:paraId="64601C7E" w14:textId="77777777" w:rsidR="00797682" w:rsidRPr="00BF38C6" w:rsidRDefault="00797682" w:rsidP="00D14C5B">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 xml:space="preserve">FG – </w:t>
            </w:r>
            <w:r w:rsidRPr="00BF38C6">
              <w:rPr>
                <w:rFonts w:ascii="Arial Narrow" w:hAnsi="Arial Narrow" w:cs="Arial"/>
                <w:color w:val="auto"/>
                <w:sz w:val="16"/>
                <w:szCs w:val="16"/>
                <w:lang w:val="ru-RU"/>
              </w:rPr>
              <w:t>ТОПЛИВНЫЙ ГАЗ</w:t>
            </w:r>
          </w:p>
        </w:tc>
        <w:tc>
          <w:tcPr>
            <w:tcW w:w="720" w:type="dxa"/>
            <w:tcBorders>
              <w:top w:val="single" w:sz="6" w:space="0" w:color="auto"/>
              <w:left w:val="single" w:sz="6" w:space="0" w:color="auto"/>
              <w:bottom w:val="single" w:sz="6" w:space="0" w:color="auto"/>
              <w:right w:val="single" w:sz="6" w:space="0" w:color="auto"/>
            </w:tcBorders>
          </w:tcPr>
          <w:p w14:paraId="5631F4A6" w14:textId="77777777" w:rsidR="00797682" w:rsidRPr="00BF38C6" w:rsidRDefault="00797682" w:rsidP="00D14C5B">
            <w:pPr>
              <w:pStyle w:val="CellBodyCentered"/>
              <w:rPr>
                <w:rFonts w:ascii="Arial Narrow" w:hAnsi="Arial Narrow" w:cs="Arial"/>
                <w:b/>
                <w:color w:val="auto"/>
                <w:sz w:val="16"/>
                <w:szCs w:val="16"/>
                <w:lang w:val="en-GB"/>
              </w:rPr>
            </w:pPr>
          </w:p>
          <w:p w14:paraId="55836D34" w14:textId="77777777" w:rsidR="00797682" w:rsidRPr="00BF38C6" w:rsidRDefault="00797682" w:rsidP="00D14C5B">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150PE3</w:t>
            </w:r>
          </w:p>
        </w:tc>
        <w:tc>
          <w:tcPr>
            <w:tcW w:w="720" w:type="dxa"/>
            <w:tcBorders>
              <w:top w:val="single" w:sz="6" w:space="0" w:color="auto"/>
              <w:left w:val="single" w:sz="6" w:space="0" w:color="auto"/>
              <w:bottom w:val="single" w:sz="6" w:space="0" w:color="auto"/>
              <w:right w:val="single" w:sz="6" w:space="0" w:color="auto"/>
            </w:tcBorders>
          </w:tcPr>
          <w:p w14:paraId="2E01491F" w14:textId="77777777" w:rsidR="00797682" w:rsidRPr="00BF38C6" w:rsidRDefault="00797682" w:rsidP="00D14C5B">
            <w:pPr>
              <w:pStyle w:val="CellBodyCentered"/>
              <w:rPr>
                <w:rFonts w:ascii="Arial Narrow" w:hAnsi="Arial Narrow" w:cs="Arial"/>
                <w:color w:val="auto"/>
                <w:sz w:val="16"/>
                <w:szCs w:val="16"/>
                <w:lang w:val="en-GB"/>
              </w:rPr>
            </w:pPr>
          </w:p>
          <w:p w14:paraId="025EECF4"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5E51BCD1" w14:textId="77777777" w:rsidR="00965988" w:rsidRPr="006759B5" w:rsidRDefault="00965988" w:rsidP="00D14C5B">
            <w:pPr>
              <w:pStyle w:val="CellBodyCentered"/>
              <w:rPr>
                <w:rFonts w:ascii="Arial Narrow" w:hAnsi="Arial Narrow" w:cs="Arial"/>
                <w:color w:val="auto"/>
                <w:sz w:val="16"/>
                <w:szCs w:val="16"/>
                <w:lang w:val="ru-RU"/>
              </w:rPr>
            </w:pPr>
          </w:p>
          <w:p w14:paraId="48F106D3" w14:textId="28987BF7" w:rsidR="00FA0563" w:rsidRPr="00BF38C6" w:rsidRDefault="00B47CE9" w:rsidP="00FA0563">
            <w:pPr>
              <w:pStyle w:val="CellBodyCentered"/>
              <w:rPr>
                <w:rFonts w:ascii="Arial Narrow" w:hAnsi="Arial Narrow" w:cs="Arial"/>
                <w:color w:val="auto"/>
                <w:sz w:val="16"/>
                <w:szCs w:val="16"/>
                <w:lang w:val="ru-RU"/>
              </w:rPr>
            </w:pPr>
            <w:r>
              <w:rPr>
                <w:rFonts w:ascii="Arial Narrow" w:hAnsi="Arial Narrow" w:cs="Arial"/>
                <w:color w:val="auto"/>
                <w:sz w:val="16"/>
                <w:szCs w:val="16"/>
              </w:rPr>
              <w:t>HDPE</w:t>
            </w:r>
            <w:r w:rsidR="00FA0563" w:rsidRPr="00DA048B">
              <w:rPr>
                <w:rFonts w:ascii="Arial Narrow" w:hAnsi="Arial Narrow" w:cs="Arial"/>
                <w:color w:val="auto"/>
                <w:sz w:val="16"/>
                <w:szCs w:val="16"/>
                <w:lang w:val="ru-RU"/>
              </w:rPr>
              <w:t xml:space="preserve"> </w:t>
            </w:r>
            <w:r w:rsidR="00FA0563" w:rsidRPr="00BF38C6">
              <w:rPr>
                <w:rFonts w:ascii="Arial Narrow" w:hAnsi="Arial Narrow" w:cs="Arial"/>
                <w:color w:val="auto"/>
                <w:sz w:val="16"/>
                <w:szCs w:val="16"/>
                <w:lang w:val="en-GB"/>
              </w:rPr>
              <w:t>PE</w:t>
            </w:r>
            <w:r w:rsidR="00FA0563" w:rsidRPr="00BF38C6">
              <w:rPr>
                <w:rFonts w:ascii="Arial Narrow" w:hAnsi="Arial Narrow" w:cs="Arial"/>
                <w:color w:val="auto"/>
                <w:sz w:val="16"/>
                <w:szCs w:val="16"/>
                <w:lang w:val="ru-RU"/>
              </w:rPr>
              <w:t>100</w:t>
            </w:r>
          </w:p>
          <w:p w14:paraId="36ADE2B8" w14:textId="77777777" w:rsidR="00FA0563" w:rsidRPr="00BF38C6" w:rsidRDefault="00FA0563" w:rsidP="00FA0563">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SDR</w:t>
            </w:r>
            <w:r w:rsidRPr="006759B5">
              <w:rPr>
                <w:rFonts w:ascii="Arial Narrow" w:hAnsi="Arial Narrow" w:cs="Arial"/>
                <w:color w:val="auto"/>
                <w:sz w:val="16"/>
                <w:szCs w:val="16"/>
                <w:lang w:val="ru-RU"/>
              </w:rPr>
              <w:t xml:space="preserve"> 11</w:t>
            </w:r>
          </w:p>
          <w:p w14:paraId="3B8DE875" w14:textId="0DFDD798" w:rsidR="00797682" w:rsidRPr="00BF38C6" w:rsidRDefault="00DA048B" w:rsidP="00D14C5B">
            <w:pPr>
              <w:pStyle w:val="CellBodyCentered"/>
              <w:rPr>
                <w:rFonts w:ascii="Arial Narrow" w:hAnsi="Arial Narrow" w:cs="Arial"/>
                <w:color w:val="auto"/>
                <w:sz w:val="16"/>
                <w:szCs w:val="16"/>
                <w:lang w:val="ru-RU"/>
              </w:rPr>
            </w:pPr>
            <w:r>
              <w:rPr>
                <w:rFonts w:ascii="Arial Narrow" w:hAnsi="Arial Narrow"/>
                <w:color w:val="auto"/>
                <w:sz w:val="16"/>
                <w:szCs w:val="16"/>
              </w:rPr>
              <w:t>ID</w:t>
            </w:r>
            <w:r w:rsidRPr="00DA048B">
              <w:rPr>
                <w:rFonts w:ascii="Arial Narrow" w:hAnsi="Arial Narrow"/>
                <w:color w:val="auto"/>
                <w:sz w:val="16"/>
                <w:szCs w:val="16"/>
                <w:lang w:val="ru-RU"/>
              </w:rPr>
              <w:t xml:space="preserve"> </w:t>
            </w:r>
            <w:r w:rsidR="00797682" w:rsidRPr="00BF38C6">
              <w:rPr>
                <w:rFonts w:ascii="Arial Narrow" w:hAnsi="Arial Narrow" w:cs="Arial"/>
                <w:color w:val="auto"/>
                <w:sz w:val="16"/>
                <w:szCs w:val="16"/>
                <w:lang w:val="ru-RU"/>
              </w:rPr>
              <w:t>ЖЕЛТЫЙ</w:t>
            </w:r>
          </w:p>
          <w:p w14:paraId="5869CD4E" w14:textId="77777777" w:rsidR="00797682" w:rsidRPr="00BF38C6" w:rsidRDefault="00797682" w:rsidP="00FA0563">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6DF61694" w14:textId="77777777" w:rsidR="00797682" w:rsidRPr="006759B5" w:rsidRDefault="00797682" w:rsidP="00D14C5B">
            <w:pPr>
              <w:pStyle w:val="CellBodyCentered"/>
              <w:rPr>
                <w:rFonts w:ascii="Arial Narrow" w:hAnsi="Arial Narrow" w:cs="Arial"/>
                <w:color w:val="auto"/>
                <w:sz w:val="16"/>
                <w:szCs w:val="16"/>
                <w:lang w:val="ru-RU"/>
              </w:rPr>
            </w:pPr>
          </w:p>
          <w:p w14:paraId="69AE3705" w14:textId="77777777" w:rsidR="00B47CE9" w:rsidRDefault="00B47CE9"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5B819D0C" w14:textId="77777777" w:rsidR="00B47CE9" w:rsidRPr="00BF38C6" w:rsidRDefault="00B47CE9"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1D2565F7" w14:textId="3881E154" w:rsidR="00797682" w:rsidRPr="00BF38C6" w:rsidRDefault="00797682" w:rsidP="00D14C5B">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3EC577DE" w14:textId="77777777" w:rsidR="00797682" w:rsidRPr="00BF38C6" w:rsidRDefault="00797682" w:rsidP="00D14C5B">
            <w:pPr>
              <w:pStyle w:val="CellBodyCentered"/>
              <w:rPr>
                <w:rFonts w:ascii="Arial Narrow" w:hAnsi="Arial Narrow" w:cs="Arial"/>
                <w:color w:val="auto"/>
                <w:sz w:val="16"/>
                <w:szCs w:val="16"/>
                <w:lang w:val="en-GB"/>
              </w:rPr>
            </w:pPr>
          </w:p>
          <w:p w14:paraId="38944FE6"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+40°C</w:t>
            </w:r>
          </w:p>
        </w:tc>
        <w:tc>
          <w:tcPr>
            <w:tcW w:w="1951" w:type="dxa"/>
            <w:tcBorders>
              <w:top w:val="single" w:sz="6" w:space="0" w:color="auto"/>
              <w:left w:val="single" w:sz="6" w:space="0" w:color="auto"/>
              <w:bottom w:val="single" w:sz="6" w:space="0" w:color="auto"/>
              <w:right w:val="single" w:sz="6" w:space="0" w:color="auto"/>
            </w:tcBorders>
          </w:tcPr>
          <w:p w14:paraId="142949EB" w14:textId="77777777" w:rsidR="00B47CE9" w:rsidRPr="006759B5" w:rsidRDefault="00B47CE9" w:rsidP="00D14C5B">
            <w:pPr>
              <w:pStyle w:val="CellBody"/>
              <w:rPr>
                <w:rFonts w:ascii="Arial Narrow" w:hAnsi="Arial Narrow" w:cs="Arial"/>
                <w:color w:val="auto"/>
                <w:sz w:val="16"/>
                <w:szCs w:val="16"/>
                <w:lang w:val="ru-RU"/>
              </w:rPr>
            </w:pPr>
          </w:p>
          <w:p w14:paraId="4F50F10B" w14:textId="0C9AFB13" w:rsidR="007D1F47" w:rsidRPr="007D1F47" w:rsidRDefault="007D1F47" w:rsidP="007D1F47">
            <w:pPr>
              <w:pStyle w:val="CellBody"/>
              <w:rPr>
                <w:ins w:id="1219" w:author="Zhunisbayev, Olzhasbek A [Bolashak Atyrau Limited]" w:date="2022-06-12T12:57:00Z"/>
                <w:rFonts w:ascii="Arial Narrow" w:hAnsi="Arial Narrow" w:cs="Arial"/>
                <w:color w:val="auto"/>
                <w:sz w:val="16"/>
                <w:szCs w:val="16"/>
                <w:lang w:val="ru-RU"/>
              </w:rPr>
            </w:pPr>
            <w:r w:rsidRPr="007D1F47">
              <w:rPr>
                <w:rFonts w:ascii="Arial Narrow" w:hAnsi="Arial Narrow" w:cs="Arial"/>
                <w:color w:val="auto"/>
                <w:sz w:val="16"/>
                <w:szCs w:val="16"/>
                <w:lang w:val="ru-RU"/>
              </w:rPr>
              <w:t xml:space="preserve">- </w:t>
            </w:r>
            <w:del w:id="1220" w:author="Zhunisbayev, Olzhasbek A [Bolashak Atyrau Limited]" w:date="2022-09-18T20:40:00Z">
              <w:r w:rsidRPr="007D1F47" w:rsidDel="00154639">
                <w:rPr>
                  <w:rFonts w:ascii="Arial Narrow" w:hAnsi="Arial Narrow" w:cs="Arial"/>
                  <w:color w:val="auto"/>
                  <w:sz w:val="16"/>
                  <w:szCs w:val="16"/>
                  <w:lang w:val="ru-RU"/>
                </w:rPr>
                <w:delText xml:space="preserve">46 </w:delText>
              </w:r>
            </w:del>
            <w:ins w:id="1221" w:author="Zhunisbayev, Olzhasbek A [Bolashak Atyrau Limited]" w:date="2022-09-18T20:40:00Z">
              <w:r w:rsidRPr="007D1F47">
                <w:rPr>
                  <w:rFonts w:ascii="Arial Narrow" w:hAnsi="Arial Narrow" w:cs="Arial"/>
                  <w:color w:val="auto"/>
                  <w:sz w:val="16"/>
                  <w:szCs w:val="16"/>
                  <w:lang w:val="ru-RU"/>
                </w:rPr>
                <w:t>40</w:t>
              </w:r>
            </w:ins>
            <w:r w:rsidRPr="007D1F47">
              <w:rPr>
                <w:rFonts w:ascii="Arial Narrow" w:hAnsi="Arial Narrow" w:cs="Arial"/>
                <w:color w:val="auto"/>
                <w:sz w:val="16"/>
                <w:szCs w:val="16"/>
                <w:lang w:val="ru-RU"/>
              </w:rPr>
              <w:t xml:space="preserve"> </w:t>
            </w:r>
            <w:ins w:id="1222" w:author="Zhunisbayev, Olzhasbek A [Bolashak Atyrau Limited]" w:date="2022-06-12T12:57:00Z">
              <w:r w:rsidRPr="00014E44">
                <w:rPr>
                  <w:rFonts w:ascii="Arial Narrow" w:hAnsi="Arial Narrow" w:cs="Arial"/>
                  <w:color w:val="auto"/>
                  <w:sz w:val="16"/>
                  <w:szCs w:val="16"/>
                  <w:lang w:val="en-GB"/>
                </w:rPr>
                <w:t>to</w:t>
              </w:r>
              <w:r w:rsidRPr="007D1F47">
                <w:rPr>
                  <w:rFonts w:ascii="Arial Narrow" w:hAnsi="Arial Narrow" w:cs="Arial"/>
                  <w:color w:val="auto"/>
                  <w:sz w:val="16"/>
                  <w:szCs w:val="16"/>
                  <w:lang w:val="ru-RU"/>
                </w:rPr>
                <w:t xml:space="preserve"> 20°</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w:t>
              </w:r>
            </w:ins>
            <w:r w:rsidRPr="007D1F47">
              <w:rPr>
                <w:rFonts w:ascii="Arial Narrow" w:hAnsi="Arial Narrow" w:cs="Arial"/>
                <w:color w:val="auto"/>
                <w:sz w:val="16"/>
                <w:szCs w:val="16"/>
                <w:lang w:val="ru-RU"/>
              </w:rPr>
              <w:t>6.4</w:t>
            </w:r>
            <w:ins w:id="1223" w:author="Zhunisbayev, Olzhasbek A [Bolashak Atyrau Limited]" w:date="2022-06-12T12:57:00Z">
              <w:r w:rsidRPr="007D1F47">
                <w:rPr>
                  <w:rFonts w:ascii="Arial Narrow" w:hAnsi="Arial Narrow" w:cs="Arial"/>
                  <w:color w:val="auto"/>
                  <w:sz w:val="16"/>
                  <w:szCs w:val="16"/>
                  <w:lang w:val="ru-RU"/>
                </w:rPr>
                <w:t xml:space="preserve"> </w:t>
              </w:r>
            </w:ins>
            <w:r w:rsidRPr="007D1F47">
              <w:rPr>
                <w:rFonts w:ascii="Arial Narrow" w:hAnsi="Arial Narrow" w:cs="Arial"/>
                <w:color w:val="auto"/>
                <w:sz w:val="16"/>
                <w:szCs w:val="16"/>
                <w:lang w:val="ru-RU"/>
              </w:rPr>
              <w:t>бар (изб.)</w:t>
            </w:r>
          </w:p>
          <w:p w14:paraId="6F3C148D" w14:textId="76072291" w:rsidR="007D1F47" w:rsidRPr="007D1F47" w:rsidRDefault="007D1F47" w:rsidP="007D1F47">
            <w:pPr>
              <w:pStyle w:val="CellBody"/>
              <w:rPr>
                <w:rFonts w:ascii="Arial Narrow" w:hAnsi="Arial Narrow" w:cs="Arial"/>
                <w:color w:val="auto"/>
                <w:sz w:val="16"/>
                <w:szCs w:val="16"/>
                <w:lang w:val="ru-RU"/>
              </w:rPr>
            </w:pPr>
            <w:ins w:id="1224" w:author="Zhunisbayev, Olzhasbek A [Bolashak Atyrau Limited]" w:date="2022-06-12T12:57:00Z">
              <w:r w:rsidRPr="007D1F47">
                <w:rPr>
                  <w:rFonts w:ascii="Arial Narrow" w:hAnsi="Arial Narrow" w:cs="Arial"/>
                  <w:color w:val="auto"/>
                  <w:sz w:val="16"/>
                  <w:szCs w:val="16"/>
                  <w:lang w:val="ru-RU"/>
                </w:rPr>
                <w:t>25°</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w:t>
              </w:r>
            </w:ins>
            <w:r w:rsidRPr="007D1F47">
              <w:rPr>
                <w:rFonts w:ascii="Arial Narrow" w:hAnsi="Arial Narrow" w:cs="Arial"/>
                <w:color w:val="auto"/>
                <w:sz w:val="16"/>
                <w:szCs w:val="16"/>
                <w:lang w:val="ru-RU"/>
              </w:rPr>
              <w:t>6.0</w:t>
            </w:r>
            <w:ins w:id="1225" w:author="Zhunisbayev, Olzhasbek A [Bolashak Atyrau Limited]" w:date="2022-06-12T12:57:00Z">
              <w:r w:rsidRPr="007D1F47">
                <w:rPr>
                  <w:rFonts w:ascii="Arial Narrow" w:hAnsi="Arial Narrow" w:cs="Arial"/>
                  <w:color w:val="auto"/>
                  <w:sz w:val="16"/>
                  <w:szCs w:val="16"/>
                  <w:lang w:val="ru-RU"/>
                </w:rPr>
                <w:t xml:space="preserve"> </w:t>
              </w:r>
            </w:ins>
            <w:r w:rsidRPr="007D1F47">
              <w:rPr>
                <w:rFonts w:ascii="Arial Narrow" w:hAnsi="Arial Narrow" w:cs="Arial"/>
                <w:color w:val="auto"/>
                <w:sz w:val="16"/>
                <w:szCs w:val="16"/>
                <w:lang w:val="ru-RU"/>
              </w:rPr>
              <w:t>бар (изб.)</w:t>
            </w:r>
          </w:p>
          <w:p w14:paraId="6EED5217" w14:textId="0675A9E9" w:rsidR="007D1F47" w:rsidRPr="007D1F47" w:rsidRDefault="007D1F47" w:rsidP="007D1F47">
            <w:pPr>
              <w:pStyle w:val="CellBody"/>
              <w:rPr>
                <w:rFonts w:ascii="Arial Narrow" w:hAnsi="Arial Narrow" w:cs="Arial"/>
                <w:color w:val="auto"/>
                <w:sz w:val="16"/>
                <w:szCs w:val="16"/>
                <w:lang w:val="ru-RU"/>
              </w:rPr>
            </w:pPr>
            <w:r w:rsidRPr="007D1F47">
              <w:rPr>
                <w:rFonts w:ascii="Arial Narrow" w:hAnsi="Arial Narrow" w:cs="Arial"/>
                <w:color w:val="auto"/>
                <w:sz w:val="16"/>
                <w:szCs w:val="16"/>
                <w:lang w:val="ru-RU"/>
              </w:rPr>
              <w:t>30</w:t>
            </w:r>
            <w:ins w:id="1226"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7D1F47">
              <w:rPr>
                <w:rFonts w:ascii="Arial Narrow" w:hAnsi="Arial Narrow" w:cs="Arial"/>
                <w:color w:val="auto"/>
                <w:sz w:val="16"/>
                <w:szCs w:val="16"/>
                <w:lang w:val="ru-RU"/>
              </w:rPr>
              <w:t xml:space="preserve"> = 5.6 бар (изб.)</w:t>
            </w:r>
          </w:p>
          <w:p w14:paraId="217339B6" w14:textId="7F5F1A80" w:rsidR="007D1F47" w:rsidRPr="007D1F47" w:rsidRDefault="007D1F47" w:rsidP="007D1F47">
            <w:pPr>
              <w:pStyle w:val="CellBody"/>
              <w:rPr>
                <w:ins w:id="1227" w:author="Zhunisbayev, Olzhasbek A [Bolashak Atyrau Limited]" w:date="2022-06-12T12:57:00Z"/>
                <w:rFonts w:ascii="Arial Narrow" w:hAnsi="Arial Narrow" w:cs="Arial"/>
                <w:color w:val="auto"/>
                <w:sz w:val="16"/>
                <w:szCs w:val="16"/>
                <w:lang w:val="ru-RU"/>
              </w:rPr>
            </w:pPr>
            <w:r w:rsidRPr="007D1F47">
              <w:rPr>
                <w:rFonts w:ascii="Arial Narrow" w:hAnsi="Arial Narrow" w:cs="Arial"/>
                <w:color w:val="auto"/>
                <w:sz w:val="16"/>
                <w:szCs w:val="16"/>
                <w:lang w:val="ru-RU"/>
              </w:rPr>
              <w:t>35</w:t>
            </w:r>
            <w:ins w:id="1228"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7D1F47">
              <w:rPr>
                <w:rFonts w:ascii="Arial Narrow" w:hAnsi="Arial Narrow" w:cs="Arial"/>
                <w:color w:val="auto"/>
                <w:sz w:val="16"/>
                <w:szCs w:val="16"/>
                <w:lang w:val="ru-RU"/>
              </w:rPr>
              <w:t xml:space="preserve"> = 5.1 бар (изб.)</w:t>
            </w:r>
          </w:p>
          <w:p w14:paraId="5C79D09C" w14:textId="7F726064" w:rsidR="007D1F47" w:rsidRDefault="007D1F47" w:rsidP="007D1F47">
            <w:pPr>
              <w:pStyle w:val="CellBody"/>
              <w:rPr>
                <w:rFonts w:ascii="Arial Narrow" w:hAnsi="Arial Narrow" w:cs="Arial"/>
                <w:color w:val="auto"/>
                <w:sz w:val="16"/>
                <w:szCs w:val="16"/>
                <w:lang w:val="en-GB"/>
              </w:rPr>
            </w:pPr>
            <w:ins w:id="1229" w:author="Zhunisbayev, Olzhasbek A [Bolashak Atyrau Limited]" w:date="2022-06-12T12:57:00Z">
              <w:r w:rsidRPr="007D1F47">
                <w:rPr>
                  <w:rFonts w:ascii="Arial Narrow" w:hAnsi="Arial Narrow" w:cs="Arial"/>
                  <w:color w:val="auto"/>
                  <w:sz w:val="16"/>
                  <w:szCs w:val="16"/>
                  <w:lang w:val="ru-RU"/>
                </w:rPr>
                <w:t>40°</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w:t>
              </w:r>
            </w:ins>
            <w:r w:rsidRPr="007D1F47">
              <w:rPr>
                <w:rFonts w:ascii="Arial Narrow" w:hAnsi="Arial Narrow" w:cs="Arial"/>
                <w:color w:val="auto"/>
                <w:sz w:val="16"/>
                <w:szCs w:val="16"/>
                <w:lang w:val="ru-RU"/>
              </w:rPr>
              <w:t>4.7</w:t>
            </w:r>
            <w:ins w:id="1230" w:author="Zhunisbayev, Olzhasbek A [Bolashak Atyrau Limited]" w:date="2022-06-12T12:57:00Z">
              <w:r w:rsidRPr="007D1F47">
                <w:rPr>
                  <w:rFonts w:ascii="Arial Narrow" w:hAnsi="Arial Narrow" w:cs="Arial"/>
                  <w:color w:val="auto"/>
                  <w:sz w:val="16"/>
                  <w:szCs w:val="16"/>
                  <w:lang w:val="ru-RU"/>
                </w:rPr>
                <w:t xml:space="preserve"> </w:t>
              </w:r>
            </w:ins>
            <w:r w:rsidRPr="007D1F47">
              <w:rPr>
                <w:rFonts w:ascii="Arial Narrow" w:hAnsi="Arial Narrow" w:cs="Arial"/>
                <w:color w:val="auto"/>
                <w:sz w:val="16"/>
                <w:szCs w:val="16"/>
                <w:lang w:val="ru-RU"/>
              </w:rPr>
              <w:t>бар (изб.)</w:t>
            </w:r>
            <w:r w:rsidRPr="00014E44">
              <w:rPr>
                <w:rFonts w:ascii="Arial Narrow" w:hAnsi="Arial Narrow" w:cs="Arial"/>
                <w:color w:val="auto"/>
                <w:sz w:val="16"/>
                <w:szCs w:val="16"/>
                <w:lang w:val="en-GB"/>
              </w:rPr>
              <w:t xml:space="preserve"> </w:t>
            </w:r>
          </w:p>
          <w:p w14:paraId="40E901DC" w14:textId="77777777" w:rsidR="00797682" w:rsidRPr="006759B5" w:rsidRDefault="00797682" w:rsidP="00D14C5B">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45F930C9" w14:textId="77777777" w:rsidR="00797682" w:rsidRPr="006759B5" w:rsidRDefault="00797682" w:rsidP="00D14C5B">
            <w:pPr>
              <w:pStyle w:val="CellBodyCentered"/>
              <w:rPr>
                <w:rFonts w:ascii="Arial Narrow" w:hAnsi="Arial Narrow" w:cs="Arial"/>
                <w:color w:val="auto"/>
                <w:sz w:val="16"/>
                <w:szCs w:val="16"/>
                <w:lang w:val="ru-RU"/>
              </w:rPr>
            </w:pPr>
          </w:p>
          <w:p w14:paraId="03D15D06"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11EA6608" w14:textId="77777777" w:rsidR="00797682" w:rsidRPr="00BF38C6" w:rsidRDefault="00797682" w:rsidP="00D14C5B">
            <w:pPr>
              <w:pStyle w:val="CellBodyCentered"/>
              <w:rPr>
                <w:rFonts w:ascii="Arial Narrow" w:hAnsi="Arial Narrow" w:cs="Arial"/>
                <w:color w:val="auto"/>
                <w:sz w:val="16"/>
                <w:szCs w:val="16"/>
                <w:lang w:val="en-GB"/>
              </w:rPr>
            </w:pPr>
          </w:p>
          <w:p w14:paraId="6858F2E2" w14:textId="77777777" w:rsidR="00797682" w:rsidRPr="00BF38C6" w:rsidRDefault="00797682" w:rsidP="00D14C5B">
            <w:pPr>
              <w:pStyle w:val="CellBodyCentered"/>
              <w:rPr>
                <w:rFonts w:ascii="Arial Narrow" w:hAnsi="Arial Narrow"/>
                <w:color w:val="auto"/>
                <w:sz w:val="16"/>
                <w:szCs w:val="16"/>
                <w:lang w:val="en-GB"/>
              </w:rPr>
            </w:pPr>
            <w:r w:rsidRPr="00BF38C6">
              <w:rPr>
                <w:rFonts w:ascii="Arial Narrow" w:hAnsi="Arial Narrow" w:cs="Arial"/>
                <w:color w:val="auto"/>
                <w:sz w:val="16"/>
                <w:szCs w:val="16"/>
                <w:lang w:val="en-GB"/>
              </w:rPr>
              <w:t>0</w:t>
            </w:r>
          </w:p>
        </w:tc>
      </w:tr>
      <w:tr w:rsidR="00797682" w:rsidRPr="00BF38C6" w14:paraId="218EB9F6" w14:textId="77777777" w:rsidTr="002A7110">
        <w:tc>
          <w:tcPr>
            <w:tcW w:w="3332" w:type="dxa"/>
            <w:tcBorders>
              <w:top w:val="single" w:sz="6" w:space="0" w:color="auto"/>
              <w:left w:val="single" w:sz="6" w:space="0" w:color="auto"/>
              <w:bottom w:val="single" w:sz="6" w:space="0" w:color="auto"/>
              <w:right w:val="single" w:sz="6" w:space="0" w:color="auto"/>
            </w:tcBorders>
          </w:tcPr>
          <w:p w14:paraId="11B68202" w14:textId="77777777" w:rsidR="00797682" w:rsidRPr="00FA0563" w:rsidRDefault="00797682" w:rsidP="00D14C5B">
            <w:pPr>
              <w:pStyle w:val="CellBody"/>
              <w:rPr>
                <w:rFonts w:ascii="Arial Narrow" w:hAnsi="Arial Narrow" w:cs="Arial"/>
                <w:color w:val="auto"/>
                <w:sz w:val="16"/>
                <w:szCs w:val="16"/>
                <w:lang w:val="ru-RU"/>
              </w:rPr>
            </w:pPr>
          </w:p>
          <w:p w14:paraId="1A7BF0DE" w14:textId="77777777" w:rsidR="00A00CB5" w:rsidRPr="00BF38C6" w:rsidRDefault="00A00CB5" w:rsidP="00A00CB5">
            <w:pPr>
              <w:pStyle w:val="CellBody"/>
              <w:rPr>
                <w:ins w:id="1231" w:author="Zhunisbayev, Olzhasbek [Bolashak Atyrau Limited]" w:date="2024-11-02T15:17:00Z" w16du:dateUtc="2024-11-02T10:17:00Z"/>
                <w:rFonts w:ascii="Arial Narrow" w:hAnsi="Arial Narrow" w:cs="Arial"/>
                <w:color w:val="auto"/>
                <w:sz w:val="16"/>
                <w:szCs w:val="16"/>
                <w:lang w:val="ru-RU"/>
              </w:rPr>
            </w:pPr>
            <w:ins w:id="1232" w:author="Zhunisbayev, Olzhasbek [Bolashak Atyrau Limited]" w:date="2024-11-02T15:17:00Z" w16du:dateUtc="2024-11-02T10:17:00Z">
              <w:r w:rsidRPr="00BF38C6">
                <w:rPr>
                  <w:rFonts w:ascii="Arial Narrow" w:hAnsi="Arial Narrow"/>
                  <w:color w:val="auto"/>
                  <w:sz w:val="16"/>
                  <w:szCs w:val="16"/>
                  <w:lang w:val="ru-RU"/>
                </w:rPr>
                <w:t xml:space="preserve">WD – ПИТЬЕВАЯ ВОДА  </w:t>
              </w:r>
            </w:ins>
          </w:p>
          <w:p w14:paraId="21A64D76" w14:textId="77777777" w:rsidR="00797682" w:rsidRPr="00FA0563"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WF</w:t>
            </w:r>
            <w:r w:rsidRPr="00FA0563">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ПРОТИВОПОЖАРНАЯ ВОДА</w:t>
            </w:r>
          </w:p>
          <w:p w14:paraId="03F66D54" w14:textId="1EE8A341" w:rsidR="00797682" w:rsidRPr="00FA0563" w:rsidRDefault="00FA0563"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WRA</w:t>
            </w:r>
            <w:r w:rsidRPr="00FA0563">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СЫРАЯ</w:t>
            </w:r>
            <w:r w:rsidRPr="00FA0563">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ВОДА</w:t>
            </w:r>
          </w:p>
        </w:tc>
        <w:tc>
          <w:tcPr>
            <w:tcW w:w="720" w:type="dxa"/>
            <w:tcBorders>
              <w:top w:val="single" w:sz="6" w:space="0" w:color="auto"/>
              <w:left w:val="single" w:sz="6" w:space="0" w:color="auto"/>
              <w:bottom w:val="single" w:sz="6" w:space="0" w:color="auto"/>
              <w:right w:val="single" w:sz="6" w:space="0" w:color="auto"/>
            </w:tcBorders>
          </w:tcPr>
          <w:p w14:paraId="1FCCF19B" w14:textId="77777777" w:rsidR="00797682" w:rsidRPr="00FA0563" w:rsidRDefault="00797682" w:rsidP="00D14C5B">
            <w:pPr>
              <w:pStyle w:val="CellBodyCentered"/>
              <w:rPr>
                <w:rFonts w:ascii="Arial Narrow" w:hAnsi="Arial Narrow" w:cs="Arial"/>
                <w:b/>
                <w:color w:val="auto"/>
                <w:sz w:val="16"/>
                <w:szCs w:val="16"/>
                <w:lang w:val="ru-RU"/>
              </w:rPr>
            </w:pPr>
          </w:p>
          <w:p w14:paraId="145D82BB" w14:textId="77777777" w:rsidR="00797682" w:rsidRPr="00BF38C6" w:rsidRDefault="00797682" w:rsidP="00D14C5B">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t>150PE4</w:t>
            </w:r>
          </w:p>
          <w:p w14:paraId="626CF4FB" w14:textId="77777777" w:rsidR="00797682" w:rsidRPr="00BF38C6" w:rsidRDefault="00797682" w:rsidP="00D14C5B">
            <w:pPr>
              <w:pStyle w:val="CellBodyCentered"/>
              <w:rPr>
                <w:rFonts w:ascii="Arial Narrow" w:hAnsi="Arial Narrow" w:cs="Arial"/>
                <w:b/>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8FF321B" w14:textId="77777777" w:rsidR="00797682" w:rsidRPr="00BF38C6" w:rsidRDefault="00797682" w:rsidP="00D14C5B">
            <w:pPr>
              <w:pStyle w:val="CellBodyCentered"/>
              <w:rPr>
                <w:rFonts w:ascii="Arial Narrow" w:hAnsi="Arial Narrow" w:cs="Arial"/>
                <w:color w:val="auto"/>
                <w:sz w:val="16"/>
                <w:szCs w:val="16"/>
                <w:lang w:val="en-GB"/>
              </w:rPr>
            </w:pPr>
          </w:p>
          <w:p w14:paraId="4131DF05"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314598E9" w14:textId="77777777" w:rsidR="00797682" w:rsidRPr="00BF38C6" w:rsidRDefault="00797682" w:rsidP="00D14C5B">
            <w:pPr>
              <w:pStyle w:val="CellBodyCentered"/>
              <w:rPr>
                <w:rFonts w:ascii="Arial Narrow" w:hAnsi="Arial Narrow" w:cs="Arial"/>
                <w:color w:val="auto"/>
                <w:sz w:val="16"/>
                <w:szCs w:val="16"/>
                <w:lang w:val="ru-RU"/>
              </w:rPr>
            </w:pPr>
          </w:p>
          <w:p w14:paraId="09BBE640" w14:textId="430CA62D" w:rsidR="00797682" w:rsidRPr="00BF38C6" w:rsidRDefault="00FD2C7E" w:rsidP="00D14C5B">
            <w:pPr>
              <w:pStyle w:val="CellBodyCentered"/>
              <w:rPr>
                <w:rFonts w:ascii="Arial Narrow" w:hAnsi="Arial Narrow" w:cs="Arial"/>
                <w:color w:val="auto"/>
                <w:sz w:val="16"/>
                <w:szCs w:val="16"/>
                <w:lang w:val="ru-RU"/>
              </w:rPr>
            </w:pPr>
            <w:r>
              <w:rPr>
                <w:rFonts w:ascii="Arial Narrow" w:hAnsi="Arial Narrow" w:cs="Arial"/>
                <w:color w:val="auto"/>
                <w:sz w:val="16"/>
                <w:szCs w:val="16"/>
              </w:rPr>
              <w:t>HDPE</w:t>
            </w:r>
            <w:r w:rsidR="00FA0563">
              <w:rPr>
                <w:rFonts w:ascii="Arial Narrow" w:hAnsi="Arial Narrow" w:cs="Arial"/>
                <w:color w:val="auto"/>
                <w:sz w:val="16"/>
                <w:szCs w:val="16"/>
              </w:rPr>
              <w:t xml:space="preserve"> </w:t>
            </w:r>
            <w:r w:rsidR="00797682" w:rsidRPr="00BF38C6">
              <w:rPr>
                <w:rFonts w:ascii="Arial Narrow" w:hAnsi="Arial Narrow" w:cs="Arial"/>
                <w:color w:val="auto"/>
                <w:sz w:val="16"/>
                <w:szCs w:val="16"/>
                <w:lang w:val="en-GB"/>
              </w:rPr>
              <w:t>PE</w:t>
            </w:r>
            <w:r w:rsidR="00797682" w:rsidRPr="00BF38C6">
              <w:rPr>
                <w:rFonts w:ascii="Arial Narrow" w:hAnsi="Arial Narrow" w:cs="Arial"/>
                <w:color w:val="auto"/>
                <w:sz w:val="16"/>
                <w:szCs w:val="16"/>
                <w:lang w:val="ru-RU"/>
              </w:rPr>
              <w:t>100</w:t>
            </w:r>
          </w:p>
          <w:p w14:paraId="2CF4FB28" w14:textId="77777777" w:rsidR="00797682"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SDR</w:t>
            </w:r>
            <w:r w:rsidRPr="00BF38C6">
              <w:rPr>
                <w:rFonts w:ascii="Arial Narrow" w:hAnsi="Arial Narrow" w:cs="Arial"/>
                <w:color w:val="auto"/>
                <w:sz w:val="16"/>
                <w:szCs w:val="16"/>
                <w:lang w:val="ru-RU"/>
              </w:rPr>
              <w:t xml:space="preserve"> 7.4</w:t>
            </w:r>
          </w:p>
          <w:p w14:paraId="7F721CD2" w14:textId="77777777" w:rsidR="00DA048B" w:rsidRPr="00DA048B" w:rsidRDefault="00DA048B" w:rsidP="00DA048B">
            <w:pPr>
              <w:pStyle w:val="CellBodyCentered"/>
              <w:rPr>
                <w:rFonts w:ascii="Arial Narrow" w:hAnsi="Arial Narrow" w:cs="Arial"/>
                <w:color w:val="auto"/>
                <w:sz w:val="16"/>
                <w:szCs w:val="16"/>
                <w:lang w:val="kk-KZ"/>
              </w:rPr>
            </w:pPr>
            <w:r>
              <w:rPr>
                <w:rFonts w:ascii="Arial Narrow" w:hAnsi="Arial Narrow"/>
                <w:color w:val="auto"/>
                <w:sz w:val="16"/>
                <w:szCs w:val="16"/>
              </w:rPr>
              <w:t xml:space="preserve">ID </w:t>
            </w:r>
            <w:r>
              <w:rPr>
                <w:rFonts w:ascii="Arial Narrow" w:hAnsi="Arial Narrow"/>
                <w:color w:val="auto"/>
                <w:sz w:val="16"/>
                <w:szCs w:val="16"/>
                <w:lang w:val="ru-RU"/>
              </w:rPr>
              <w:t>СИНИЙ</w:t>
            </w:r>
          </w:p>
          <w:p w14:paraId="087CE0BF" w14:textId="77777777" w:rsidR="00DA048B" w:rsidRPr="00BF38C6" w:rsidRDefault="00DA048B" w:rsidP="00D14C5B">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9C6BB68" w14:textId="77777777" w:rsidR="00797682" w:rsidRPr="00BF38C6" w:rsidRDefault="00797682" w:rsidP="00D14C5B">
            <w:pPr>
              <w:pStyle w:val="CellBodyCentered"/>
              <w:rPr>
                <w:rFonts w:ascii="Arial Narrow" w:hAnsi="Arial Narrow" w:cs="Arial"/>
                <w:color w:val="auto"/>
                <w:sz w:val="16"/>
                <w:szCs w:val="16"/>
                <w:lang w:val="ru-RU"/>
              </w:rPr>
            </w:pPr>
          </w:p>
          <w:p w14:paraId="1DF603F2" w14:textId="77777777" w:rsidR="00FD2C7E" w:rsidRDefault="00FD2C7E"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02021D61" w14:textId="77777777" w:rsidR="00FD2C7E" w:rsidRPr="00BF38C6" w:rsidRDefault="00FD2C7E"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72EE1907" w14:textId="72F78D56" w:rsidR="00797682" w:rsidRPr="00BF38C6" w:rsidRDefault="00797682" w:rsidP="00D14C5B">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33432831" w14:textId="77777777" w:rsidR="00797682" w:rsidRPr="00BF38C6" w:rsidRDefault="00797682" w:rsidP="00D14C5B">
            <w:pPr>
              <w:pStyle w:val="CellBodyCentered"/>
              <w:rPr>
                <w:rFonts w:ascii="Arial Narrow" w:hAnsi="Arial Narrow" w:cs="Arial"/>
                <w:color w:val="auto"/>
                <w:sz w:val="16"/>
                <w:szCs w:val="16"/>
                <w:lang w:val="ru-RU"/>
              </w:rPr>
            </w:pPr>
          </w:p>
          <w:p w14:paraId="3269A303" w14:textId="1E5DFAB0" w:rsidR="00797682" w:rsidRPr="00BF38C6" w:rsidRDefault="00797682" w:rsidP="00D14C5B">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+40°</w:t>
            </w:r>
            <w:r w:rsidRPr="00BF38C6">
              <w:rPr>
                <w:rFonts w:ascii="Arial Narrow" w:hAnsi="Arial Narrow" w:cs="Arial"/>
                <w:color w:val="auto"/>
                <w:sz w:val="16"/>
                <w:szCs w:val="16"/>
                <w:lang w:val="en-GB"/>
              </w:rPr>
              <w:t>C</w:t>
            </w:r>
          </w:p>
          <w:p w14:paraId="199F814F" w14:textId="45DED0AE" w:rsidR="00797682" w:rsidRPr="00BF38C6" w:rsidDel="001B7686" w:rsidRDefault="00797682" w:rsidP="00D14C5B">
            <w:pPr>
              <w:pStyle w:val="CellBodyCentered"/>
              <w:rPr>
                <w:del w:id="1233" w:author="Zhunisbayev, Olzhasbek [Bolashak Atyrau Limited]" w:date="2024-10-30T16:08:00Z" w16du:dateUtc="2024-10-30T11:08:00Z"/>
                <w:rFonts w:ascii="Arial Narrow" w:hAnsi="Arial Narrow" w:cs="Arial"/>
                <w:color w:val="auto"/>
                <w:sz w:val="16"/>
                <w:szCs w:val="16"/>
                <w:lang w:val="ru-RU"/>
              </w:rPr>
            </w:pPr>
            <w:del w:id="1234" w:author="Zhunisbayev, Olzhasbek [Bolashak Atyrau Limited]" w:date="2024-10-30T16:08:00Z" w16du:dateUtc="2024-10-30T11:08:00Z">
              <w:r w:rsidRPr="00BF38C6" w:rsidDel="001B7686">
                <w:rPr>
                  <w:rFonts w:ascii="Arial Narrow" w:hAnsi="Arial Narrow" w:cs="Arial"/>
                  <w:color w:val="auto"/>
                  <w:sz w:val="16"/>
                  <w:szCs w:val="16"/>
                  <w:lang w:val="ru-RU"/>
                </w:rPr>
                <w:delText>При норм</w:delText>
              </w:r>
              <w:r w:rsidR="008577E6" w:rsidRPr="006759B5" w:rsidDel="001B7686">
                <w:rPr>
                  <w:rFonts w:ascii="Arial Narrow" w:hAnsi="Arial Narrow" w:cs="Arial"/>
                  <w:color w:val="auto"/>
                  <w:sz w:val="16"/>
                  <w:szCs w:val="16"/>
                  <w:lang w:val="ru-RU"/>
                </w:rPr>
                <w:delText>.</w:delText>
              </w:r>
              <w:r w:rsidRPr="00BF38C6" w:rsidDel="001B7686">
                <w:rPr>
                  <w:rFonts w:ascii="Arial Narrow" w:hAnsi="Arial Narrow" w:cs="Arial"/>
                  <w:color w:val="auto"/>
                  <w:sz w:val="16"/>
                  <w:szCs w:val="16"/>
                  <w:lang w:val="ru-RU"/>
                </w:rPr>
                <w:delText xml:space="preserve"> условиях</w:delText>
              </w:r>
            </w:del>
          </w:p>
          <w:p w14:paraId="7E52CED8" w14:textId="4D9E2033" w:rsidR="008577E6" w:rsidRPr="006759B5" w:rsidDel="001B7686" w:rsidRDefault="008577E6" w:rsidP="00D14C5B">
            <w:pPr>
              <w:pStyle w:val="CellBodyCentered"/>
              <w:rPr>
                <w:del w:id="1235" w:author="Zhunisbayev, Olzhasbek [Bolashak Atyrau Limited]" w:date="2024-10-30T16:08:00Z" w16du:dateUtc="2024-10-30T11:08:00Z"/>
                <w:rFonts w:ascii="Arial Narrow" w:hAnsi="Arial Narrow" w:cs="Arial"/>
                <w:color w:val="auto"/>
                <w:sz w:val="16"/>
                <w:szCs w:val="16"/>
                <w:lang w:val="ru-RU"/>
              </w:rPr>
            </w:pPr>
          </w:p>
          <w:p w14:paraId="173077A9" w14:textId="373068B3" w:rsidR="00797682" w:rsidRPr="00BF38C6" w:rsidDel="001B7686" w:rsidRDefault="00797682" w:rsidP="00D14C5B">
            <w:pPr>
              <w:pStyle w:val="CellBodyCentered"/>
              <w:rPr>
                <w:del w:id="1236" w:author="Zhunisbayev, Olzhasbek [Bolashak Atyrau Limited]" w:date="2024-10-30T16:08:00Z" w16du:dateUtc="2024-10-30T11:08:00Z"/>
                <w:rFonts w:ascii="Arial Narrow" w:hAnsi="Arial Narrow" w:cs="Arial"/>
                <w:color w:val="auto"/>
                <w:sz w:val="16"/>
                <w:szCs w:val="16"/>
                <w:lang w:val="ru-RU"/>
              </w:rPr>
            </w:pPr>
            <w:del w:id="1237" w:author="Zhunisbayev, Olzhasbek [Bolashak Atyrau Limited]" w:date="2024-10-30T16:08:00Z" w16du:dateUtc="2024-10-30T11:08:00Z">
              <w:r w:rsidRPr="00BF38C6" w:rsidDel="001B7686">
                <w:rPr>
                  <w:rFonts w:ascii="Arial Narrow" w:hAnsi="Arial Narrow" w:cs="Arial"/>
                  <w:color w:val="auto"/>
                  <w:sz w:val="16"/>
                  <w:szCs w:val="16"/>
                  <w:lang w:val="ru-RU"/>
                </w:rPr>
                <w:delText xml:space="preserve">От </w:delText>
              </w:r>
              <w:r w:rsidDel="001B7686">
                <w:rPr>
                  <w:rFonts w:ascii="Arial Narrow" w:hAnsi="Arial Narrow" w:cs="Arial"/>
                  <w:color w:val="auto"/>
                  <w:sz w:val="16"/>
                  <w:szCs w:val="16"/>
                  <w:lang w:val="ru-RU"/>
                </w:rPr>
                <w:delText>-40</w:delText>
              </w:r>
              <w:r w:rsidRPr="00BF38C6" w:rsidDel="001B7686">
                <w:rPr>
                  <w:rFonts w:ascii="Arial Narrow" w:hAnsi="Arial Narrow" w:cs="Arial"/>
                  <w:color w:val="auto"/>
                  <w:sz w:val="16"/>
                  <w:szCs w:val="16"/>
                  <w:lang w:val="ru-RU"/>
                </w:rPr>
                <w:delText xml:space="preserve"> до</w:delText>
              </w:r>
            </w:del>
          </w:p>
          <w:p w14:paraId="6717C826" w14:textId="0970D957" w:rsidR="00797682" w:rsidRPr="00BF38C6" w:rsidDel="001B7686" w:rsidRDefault="00797682" w:rsidP="00D14C5B">
            <w:pPr>
              <w:pStyle w:val="CellBodyCentered"/>
              <w:rPr>
                <w:del w:id="1238" w:author="Zhunisbayev, Olzhasbek [Bolashak Atyrau Limited]" w:date="2024-10-30T16:08:00Z" w16du:dateUtc="2024-10-30T11:08:00Z"/>
                <w:rFonts w:ascii="Arial Narrow" w:hAnsi="Arial Narrow" w:cs="Arial"/>
                <w:color w:val="auto"/>
                <w:sz w:val="16"/>
                <w:szCs w:val="16"/>
                <w:lang w:val="ru-RU"/>
              </w:rPr>
            </w:pPr>
            <w:del w:id="1239" w:author="Zhunisbayev, Olzhasbek [Bolashak Atyrau Limited]" w:date="2024-10-30T16:08:00Z" w16du:dateUtc="2024-10-30T11:08:00Z">
              <w:r w:rsidRPr="00BF38C6" w:rsidDel="001B7686">
                <w:rPr>
                  <w:rFonts w:ascii="Arial Narrow" w:hAnsi="Arial Narrow" w:cs="Arial"/>
                  <w:color w:val="auto"/>
                  <w:sz w:val="16"/>
                  <w:szCs w:val="16"/>
                  <w:lang w:val="ru-RU"/>
                </w:rPr>
                <w:delText>+70°</w:delText>
              </w:r>
              <w:r w:rsidRPr="00BF38C6" w:rsidDel="001B7686">
                <w:rPr>
                  <w:rFonts w:ascii="Arial Narrow" w:hAnsi="Arial Narrow" w:cs="Arial"/>
                  <w:color w:val="auto"/>
                  <w:sz w:val="16"/>
                  <w:szCs w:val="16"/>
                  <w:lang w:val="en-GB"/>
                </w:rPr>
                <w:delText>C</w:delText>
              </w:r>
            </w:del>
          </w:p>
          <w:p w14:paraId="790A2B68" w14:textId="7EE69BA0" w:rsidR="00797682" w:rsidRPr="001B7686" w:rsidDel="001B7686" w:rsidRDefault="008577E6" w:rsidP="001B7686">
            <w:pPr>
              <w:pStyle w:val="CellBodyCentered"/>
              <w:rPr>
                <w:del w:id="1240" w:author="Zhunisbayev, Olzhasbek [Bolashak Atyrau Limited]" w:date="2024-10-30T16:08:00Z" w16du:dateUtc="2024-10-30T11:08:00Z"/>
                <w:rFonts w:ascii="Arial Narrow" w:hAnsi="Arial Narrow" w:cs="Arial"/>
                <w:color w:val="auto"/>
                <w:sz w:val="16"/>
                <w:szCs w:val="16"/>
                <w:rPrChange w:id="1241" w:author="Zhunisbayev, Olzhasbek [Bolashak Atyrau Limited]" w:date="2024-10-30T16:08:00Z" w16du:dateUtc="2024-10-30T11:08:00Z">
                  <w:rPr>
                    <w:del w:id="1242" w:author="Zhunisbayev, Olzhasbek [Bolashak Atyrau Limited]" w:date="2024-10-30T16:08:00Z" w16du:dateUtc="2024-10-30T11:08:00Z"/>
                    <w:rFonts w:ascii="Arial Narrow" w:hAnsi="Arial Narrow" w:cs="Arial"/>
                    <w:color w:val="auto"/>
                    <w:sz w:val="16"/>
                    <w:szCs w:val="16"/>
                    <w:lang w:val="ru-RU"/>
                  </w:rPr>
                </w:rPrChange>
              </w:rPr>
            </w:pPr>
            <w:del w:id="1243" w:author="Zhunisbayev, Olzhasbek [Bolashak Atyrau Limited]" w:date="2024-10-30T16:08:00Z" w16du:dateUtc="2024-10-30T11:08:00Z">
              <w:r w:rsidRPr="006759B5" w:rsidDel="001B7686">
                <w:rPr>
                  <w:rFonts w:ascii="Arial Narrow" w:hAnsi="Arial Narrow" w:cs="Arial"/>
                  <w:color w:val="auto"/>
                  <w:sz w:val="16"/>
                  <w:szCs w:val="16"/>
                  <w:lang w:val="ru-RU"/>
                </w:rPr>
                <w:delText>При нештатн. ситуац.</w:delText>
              </w:r>
            </w:del>
          </w:p>
          <w:p w14:paraId="6EB4BA9D" w14:textId="7DB484AC" w:rsidR="008577E6" w:rsidRPr="00BF38C6" w:rsidRDefault="008577E6" w:rsidP="001B7686">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6504C204" w14:textId="77777777" w:rsidR="008577E6" w:rsidRPr="006759B5" w:rsidRDefault="008577E6" w:rsidP="00D14C5B">
            <w:pPr>
              <w:pStyle w:val="CellBody"/>
              <w:rPr>
                <w:rFonts w:ascii="Arial Narrow" w:hAnsi="Arial Narrow" w:cs="Arial"/>
                <w:color w:val="auto"/>
                <w:sz w:val="16"/>
                <w:szCs w:val="16"/>
                <w:lang w:val="ru-RU"/>
              </w:rPr>
            </w:pPr>
          </w:p>
          <w:p w14:paraId="3290871D" w14:textId="67283110" w:rsidR="007D1F47" w:rsidRPr="007D1F47" w:rsidRDefault="007D1F47" w:rsidP="007D1F47">
            <w:pPr>
              <w:pStyle w:val="CellBody"/>
              <w:rPr>
                <w:ins w:id="1244" w:author="Zhunisbayev, Olzhasbek A [Bolashak Atyrau Limited]" w:date="2022-06-12T12:57:00Z"/>
                <w:rFonts w:ascii="Arial Narrow" w:hAnsi="Arial Narrow" w:cs="Arial"/>
                <w:color w:val="auto"/>
                <w:sz w:val="16"/>
                <w:szCs w:val="16"/>
                <w:lang w:val="ru-RU"/>
              </w:rPr>
            </w:pPr>
            <w:r w:rsidRPr="007D1F47">
              <w:rPr>
                <w:rFonts w:ascii="Arial Narrow" w:hAnsi="Arial Narrow" w:cs="Arial"/>
                <w:color w:val="auto"/>
                <w:sz w:val="16"/>
                <w:szCs w:val="16"/>
                <w:lang w:val="ru-RU"/>
              </w:rPr>
              <w:t xml:space="preserve">- </w:t>
            </w:r>
            <w:del w:id="1245" w:author="Zhunisbayev, Olzhasbek A [Bolashak Atyrau Limited]" w:date="2022-09-18T20:40:00Z">
              <w:r w:rsidRPr="007D1F47" w:rsidDel="00154639">
                <w:rPr>
                  <w:rFonts w:ascii="Arial Narrow" w:hAnsi="Arial Narrow" w:cs="Arial"/>
                  <w:color w:val="auto"/>
                  <w:sz w:val="16"/>
                  <w:szCs w:val="16"/>
                  <w:lang w:val="ru-RU"/>
                </w:rPr>
                <w:delText xml:space="preserve">46 </w:delText>
              </w:r>
            </w:del>
            <w:ins w:id="1246" w:author="Zhunisbayev, Olzhasbek A [Bolashak Atyrau Limited]" w:date="2022-09-18T20:40:00Z">
              <w:r w:rsidRPr="007D1F47">
                <w:rPr>
                  <w:rFonts w:ascii="Arial Narrow" w:hAnsi="Arial Narrow" w:cs="Arial"/>
                  <w:color w:val="auto"/>
                  <w:sz w:val="16"/>
                  <w:szCs w:val="16"/>
                  <w:lang w:val="ru-RU"/>
                </w:rPr>
                <w:t>40</w:t>
              </w:r>
            </w:ins>
            <w:r w:rsidRPr="007D1F47">
              <w:rPr>
                <w:rFonts w:ascii="Arial Narrow" w:hAnsi="Arial Narrow" w:cs="Arial"/>
                <w:color w:val="auto"/>
                <w:sz w:val="16"/>
                <w:szCs w:val="16"/>
                <w:lang w:val="ru-RU"/>
              </w:rPr>
              <w:t xml:space="preserve"> </w:t>
            </w:r>
            <w:ins w:id="1247" w:author="Zhunisbayev, Olzhasbek A [Bolashak Atyrau Limited]" w:date="2022-06-12T12:57:00Z">
              <w:r w:rsidRPr="00014E44">
                <w:rPr>
                  <w:rFonts w:ascii="Arial Narrow" w:hAnsi="Arial Narrow" w:cs="Arial"/>
                  <w:color w:val="auto"/>
                  <w:sz w:val="16"/>
                  <w:szCs w:val="16"/>
                  <w:lang w:val="en-GB"/>
                </w:rPr>
                <w:t>to</w:t>
              </w:r>
              <w:r w:rsidRPr="007D1F47">
                <w:rPr>
                  <w:rFonts w:ascii="Arial Narrow" w:hAnsi="Arial Narrow" w:cs="Arial"/>
                  <w:color w:val="auto"/>
                  <w:sz w:val="16"/>
                  <w:szCs w:val="16"/>
                  <w:lang w:val="ru-RU"/>
                </w:rPr>
                <w:t xml:space="preserve"> 20°</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w:t>
              </w:r>
            </w:ins>
            <w:r w:rsidRPr="007D1F47">
              <w:rPr>
                <w:rFonts w:ascii="Arial Narrow" w:hAnsi="Arial Narrow" w:cs="Arial"/>
                <w:color w:val="auto"/>
                <w:sz w:val="16"/>
                <w:szCs w:val="16"/>
                <w:lang w:val="ru-RU"/>
              </w:rPr>
              <w:t>15.6</w:t>
            </w:r>
            <w:ins w:id="1248" w:author="Zhunisbayev, Olzhasbek A [Bolashak Atyrau Limited]" w:date="2022-06-12T12:57:00Z">
              <w:r w:rsidRPr="007D1F47">
                <w:rPr>
                  <w:rFonts w:ascii="Arial Narrow" w:hAnsi="Arial Narrow" w:cs="Arial"/>
                  <w:color w:val="auto"/>
                  <w:sz w:val="16"/>
                  <w:szCs w:val="16"/>
                  <w:lang w:val="ru-RU"/>
                </w:rPr>
                <w:t xml:space="preserve"> </w:t>
              </w:r>
            </w:ins>
            <w:r w:rsidRPr="007D1F47">
              <w:rPr>
                <w:rFonts w:ascii="Arial Narrow" w:hAnsi="Arial Narrow" w:cs="Arial"/>
                <w:color w:val="auto"/>
                <w:sz w:val="16"/>
                <w:szCs w:val="16"/>
                <w:lang w:val="ru-RU"/>
              </w:rPr>
              <w:t>бар (изб.)</w:t>
            </w:r>
          </w:p>
          <w:p w14:paraId="6D9C3996" w14:textId="1CFB4DFA" w:rsidR="007D1F47" w:rsidRPr="007D1F47" w:rsidRDefault="007D1F47" w:rsidP="007D1F47">
            <w:pPr>
              <w:pStyle w:val="CellBody"/>
              <w:rPr>
                <w:rFonts w:ascii="Arial Narrow" w:hAnsi="Arial Narrow" w:cs="Arial"/>
                <w:color w:val="auto"/>
                <w:sz w:val="16"/>
                <w:szCs w:val="16"/>
                <w:lang w:val="ru-RU"/>
              </w:rPr>
            </w:pPr>
            <w:ins w:id="1249" w:author="Zhunisbayev, Olzhasbek A [Bolashak Atyrau Limited]" w:date="2022-06-12T12:57:00Z">
              <w:r w:rsidRPr="007D1F47">
                <w:rPr>
                  <w:rFonts w:ascii="Arial Narrow" w:hAnsi="Arial Narrow" w:cs="Arial"/>
                  <w:color w:val="auto"/>
                  <w:sz w:val="16"/>
                  <w:szCs w:val="16"/>
                  <w:lang w:val="ru-RU"/>
                </w:rPr>
                <w:t>25°</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w:t>
              </w:r>
            </w:ins>
            <w:r w:rsidRPr="007D1F47">
              <w:rPr>
                <w:rFonts w:ascii="Arial Narrow" w:hAnsi="Arial Narrow" w:cs="Arial"/>
                <w:color w:val="auto"/>
                <w:sz w:val="16"/>
                <w:szCs w:val="16"/>
                <w:lang w:val="ru-RU"/>
              </w:rPr>
              <w:t>14.5</w:t>
            </w:r>
            <w:ins w:id="1250" w:author="Zhunisbayev, Olzhasbek A [Bolashak Atyrau Limited]" w:date="2022-06-12T12:57:00Z">
              <w:r w:rsidRPr="007D1F47">
                <w:rPr>
                  <w:rFonts w:ascii="Arial Narrow" w:hAnsi="Arial Narrow" w:cs="Arial"/>
                  <w:color w:val="auto"/>
                  <w:sz w:val="16"/>
                  <w:szCs w:val="16"/>
                  <w:lang w:val="ru-RU"/>
                </w:rPr>
                <w:t xml:space="preserve"> </w:t>
              </w:r>
            </w:ins>
            <w:r w:rsidRPr="007D1F47">
              <w:rPr>
                <w:rFonts w:ascii="Arial Narrow" w:hAnsi="Arial Narrow" w:cs="Arial"/>
                <w:color w:val="auto"/>
                <w:sz w:val="16"/>
                <w:szCs w:val="16"/>
                <w:lang w:val="ru-RU"/>
              </w:rPr>
              <w:t>бар (изб.)</w:t>
            </w:r>
          </w:p>
          <w:p w14:paraId="1D5A3415" w14:textId="04E98AB0" w:rsidR="007D1F47" w:rsidRPr="007D1F47" w:rsidRDefault="007D1F47" w:rsidP="007D1F47">
            <w:pPr>
              <w:pStyle w:val="CellBody"/>
              <w:rPr>
                <w:rFonts w:ascii="Arial Narrow" w:hAnsi="Arial Narrow" w:cs="Arial"/>
                <w:color w:val="auto"/>
                <w:sz w:val="16"/>
                <w:szCs w:val="16"/>
                <w:lang w:val="ru-RU"/>
              </w:rPr>
            </w:pPr>
            <w:r w:rsidRPr="007D1F47">
              <w:rPr>
                <w:rFonts w:ascii="Arial Narrow" w:hAnsi="Arial Narrow" w:cs="Arial"/>
                <w:color w:val="auto"/>
                <w:sz w:val="16"/>
                <w:szCs w:val="16"/>
                <w:lang w:val="ru-RU"/>
              </w:rPr>
              <w:t>30</w:t>
            </w:r>
            <w:ins w:id="1251"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7D1F47">
              <w:rPr>
                <w:rFonts w:ascii="Arial Narrow" w:hAnsi="Arial Narrow" w:cs="Arial"/>
                <w:color w:val="auto"/>
                <w:sz w:val="16"/>
                <w:szCs w:val="16"/>
                <w:lang w:val="ru-RU"/>
              </w:rPr>
              <w:t xml:space="preserve"> = 13.6 бар (изб.)</w:t>
            </w:r>
          </w:p>
          <w:p w14:paraId="288CB9CF" w14:textId="15304821" w:rsidR="007D1F47" w:rsidRPr="007D1F47" w:rsidRDefault="007D1F47" w:rsidP="007D1F47">
            <w:pPr>
              <w:pStyle w:val="CellBody"/>
              <w:rPr>
                <w:ins w:id="1252" w:author="Zhunisbayev, Olzhasbek A [Bolashak Atyrau Limited]" w:date="2022-06-12T12:57:00Z"/>
                <w:rFonts w:ascii="Arial Narrow" w:hAnsi="Arial Narrow" w:cs="Arial"/>
                <w:color w:val="auto"/>
                <w:sz w:val="16"/>
                <w:szCs w:val="16"/>
                <w:lang w:val="ru-RU"/>
              </w:rPr>
            </w:pPr>
            <w:r w:rsidRPr="007D1F47">
              <w:rPr>
                <w:rFonts w:ascii="Arial Narrow" w:hAnsi="Arial Narrow" w:cs="Arial"/>
                <w:color w:val="auto"/>
                <w:sz w:val="16"/>
                <w:szCs w:val="16"/>
                <w:lang w:val="ru-RU"/>
              </w:rPr>
              <w:t>35</w:t>
            </w:r>
            <w:ins w:id="1253"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7D1F47">
              <w:rPr>
                <w:rFonts w:ascii="Arial Narrow" w:hAnsi="Arial Narrow" w:cs="Arial"/>
                <w:color w:val="auto"/>
                <w:sz w:val="16"/>
                <w:szCs w:val="16"/>
                <w:lang w:val="ru-RU"/>
              </w:rPr>
              <w:t xml:space="preserve"> = 12.5 бар (изб.)</w:t>
            </w:r>
          </w:p>
          <w:p w14:paraId="39C10C2C" w14:textId="73009C4F" w:rsidR="007D1F47" w:rsidRDefault="007D1F47" w:rsidP="007D1F47">
            <w:pPr>
              <w:pStyle w:val="CellBody"/>
              <w:rPr>
                <w:rFonts w:ascii="Arial Narrow" w:hAnsi="Arial Narrow" w:cs="Arial"/>
                <w:color w:val="auto"/>
                <w:sz w:val="16"/>
                <w:szCs w:val="16"/>
                <w:lang w:val="en-GB"/>
              </w:rPr>
            </w:pPr>
            <w:ins w:id="1254" w:author="Zhunisbayev, Olzhasbek A [Bolashak Atyrau Limited]" w:date="2022-06-12T12:57:00Z">
              <w:r w:rsidRPr="00014E44">
                <w:rPr>
                  <w:rFonts w:ascii="Arial Narrow" w:hAnsi="Arial Narrow" w:cs="Arial"/>
                  <w:color w:val="auto"/>
                  <w:sz w:val="16"/>
                  <w:szCs w:val="16"/>
                  <w:lang w:val="en-GB"/>
                </w:rPr>
                <w:t xml:space="preserve">40°C = </w:t>
              </w:r>
            </w:ins>
            <w:r>
              <w:rPr>
                <w:rFonts w:ascii="Arial Narrow" w:hAnsi="Arial Narrow" w:cs="Arial"/>
                <w:color w:val="auto"/>
                <w:sz w:val="16"/>
                <w:szCs w:val="16"/>
                <w:lang w:val="en-GB"/>
              </w:rPr>
              <w:t>11.6</w:t>
            </w:r>
            <w:ins w:id="1255" w:author="Zhunisbayev, Olzhasbek A [Bolashak Atyrau Limited]" w:date="2022-06-12T12:57:00Z">
              <w:r w:rsidRPr="00014E44">
                <w:rPr>
                  <w:rFonts w:ascii="Arial Narrow" w:hAnsi="Arial Narrow" w:cs="Arial"/>
                  <w:color w:val="auto"/>
                  <w:sz w:val="16"/>
                  <w:szCs w:val="16"/>
                  <w:lang w:val="en-GB"/>
                </w:rPr>
                <w:t xml:space="preserve"> </w:t>
              </w:r>
            </w:ins>
            <w:r w:rsidRPr="007D1F47">
              <w:rPr>
                <w:rFonts w:ascii="Arial Narrow" w:hAnsi="Arial Narrow" w:cs="Arial"/>
                <w:color w:val="auto"/>
                <w:sz w:val="16"/>
                <w:szCs w:val="16"/>
                <w:lang w:val="ru-RU"/>
              </w:rPr>
              <w:t>бар (изб.)</w:t>
            </w:r>
            <w:r w:rsidRPr="00014E44">
              <w:rPr>
                <w:rFonts w:ascii="Arial Narrow" w:hAnsi="Arial Narrow" w:cs="Arial"/>
                <w:color w:val="auto"/>
                <w:sz w:val="16"/>
                <w:szCs w:val="16"/>
                <w:lang w:val="en-GB"/>
              </w:rPr>
              <w:t xml:space="preserve"> </w:t>
            </w:r>
          </w:p>
          <w:p w14:paraId="7910CBA3" w14:textId="0F1CEABB" w:rsidR="008577E6" w:rsidRPr="00BF38C6" w:rsidDel="00003AD4" w:rsidRDefault="008577E6" w:rsidP="00D14C5B">
            <w:pPr>
              <w:pStyle w:val="CellBody"/>
              <w:rPr>
                <w:del w:id="1256" w:author="Zhunisbayev, Olzhasbek [Bolashak Atyrau Limited]" w:date="2024-05-13T19:07:00Z"/>
                <w:rFonts w:ascii="Arial Narrow" w:hAnsi="Arial Narrow" w:cs="Arial"/>
                <w:color w:val="auto"/>
                <w:sz w:val="16"/>
                <w:szCs w:val="16"/>
                <w:lang w:val="ru-RU"/>
              </w:rPr>
            </w:pPr>
            <w:del w:id="1257" w:author="Zhunisbayev, Olzhasbek [Bolashak Atyrau Limited]" w:date="2024-05-13T19:07:00Z">
              <w:r w:rsidRPr="00BF38C6" w:rsidDel="00003AD4">
                <w:rPr>
                  <w:rFonts w:ascii="Arial Narrow" w:hAnsi="Arial Narrow" w:cs="Arial"/>
                  <w:color w:val="auto"/>
                  <w:sz w:val="16"/>
                  <w:szCs w:val="16"/>
                  <w:lang w:val="ru-RU"/>
                </w:rPr>
                <w:delText>(ограничение по толщине стенки трубы)</w:delText>
              </w:r>
            </w:del>
          </w:p>
          <w:p w14:paraId="6B348675" w14:textId="77777777" w:rsidR="00797682" w:rsidRPr="00BF38C6" w:rsidRDefault="00797682" w:rsidP="00D14C5B">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5917331C" w14:textId="77777777" w:rsidR="00797682" w:rsidRPr="00BF38C6" w:rsidRDefault="00797682" w:rsidP="00D14C5B">
            <w:pPr>
              <w:pStyle w:val="CellBodyCentered"/>
              <w:rPr>
                <w:rFonts w:ascii="Arial Narrow" w:hAnsi="Arial Narrow" w:cs="Arial"/>
                <w:color w:val="auto"/>
                <w:sz w:val="16"/>
                <w:szCs w:val="16"/>
                <w:lang w:val="ru-RU"/>
              </w:rPr>
            </w:pPr>
          </w:p>
          <w:p w14:paraId="6A1095B5"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194C271C" w14:textId="77777777" w:rsidR="00797682" w:rsidRPr="00BF38C6" w:rsidRDefault="00797682" w:rsidP="00D14C5B">
            <w:pPr>
              <w:pStyle w:val="CellBodyCentered"/>
              <w:rPr>
                <w:rFonts w:ascii="Arial Narrow" w:hAnsi="Arial Narrow" w:cs="Arial"/>
                <w:color w:val="auto"/>
                <w:sz w:val="16"/>
                <w:szCs w:val="16"/>
                <w:lang w:val="en-GB"/>
              </w:rPr>
            </w:pPr>
          </w:p>
          <w:p w14:paraId="1985154C" w14:textId="77777777" w:rsidR="00797682" w:rsidRPr="00BF38C6" w:rsidRDefault="00797682" w:rsidP="00D14C5B">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0</w:t>
            </w:r>
          </w:p>
        </w:tc>
      </w:tr>
      <w:tr w:rsidR="00797682" w:rsidRPr="00BF38C6" w14:paraId="48E3E279" w14:textId="77777777" w:rsidTr="002A7110">
        <w:tc>
          <w:tcPr>
            <w:tcW w:w="3332" w:type="dxa"/>
            <w:tcBorders>
              <w:top w:val="single" w:sz="6" w:space="0" w:color="auto"/>
              <w:left w:val="single" w:sz="6" w:space="0" w:color="auto"/>
              <w:bottom w:val="single" w:sz="6" w:space="0" w:color="auto"/>
              <w:right w:val="single" w:sz="6" w:space="0" w:color="auto"/>
            </w:tcBorders>
          </w:tcPr>
          <w:p w14:paraId="66674E07" w14:textId="77777777" w:rsidR="00F03BDE" w:rsidRPr="006759B5" w:rsidRDefault="00F03BDE" w:rsidP="00D14C5B">
            <w:pPr>
              <w:pStyle w:val="CellBody"/>
              <w:rPr>
                <w:rFonts w:ascii="Arial Narrow" w:hAnsi="Arial Narrow" w:cs="Arial"/>
                <w:color w:val="auto"/>
                <w:sz w:val="16"/>
                <w:szCs w:val="16"/>
                <w:lang w:val="ru-RU"/>
              </w:rPr>
            </w:pPr>
          </w:p>
          <w:p w14:paraId="764C753C" w14:textId="7AA5F4AB"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ПРОМЛИВНЕВАЯ КАНАЛИЗАЦ</w:t>
            </w:r>
            <w:r w:rsidR="00F03BDE"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(ОТКРЫТАЯ)</w:t>
            </w:r>
          </w:p>
          <w:p w14:paraId="6E3A79C0"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WP</w:t>
            </w:r>
            <w:r w:rsidRPr="00BF38C6">
              <w:rPr>
                <w:rFonts w:ascii="Arial Narrow" w:hAnsi="Arial Narrow" w:cs="Arial"/>
                <w:color w:val="auto"/>
                <w:sz w:val="16"/>
                <w:szCs w:val="16"/>
                <w:lang w:val="ru-RU"/>
              </w:rPr>
              <w:t xml:space="preserve"> – ТЕХНОЛОГИЧЕСКАЯ ВОДА</w:t>
            </w:r>
          </w:p>
          <w:p w14:paraId="545DBDCC" w14:textId="77777777" w:rsidR="00797682" w:rsidRPr="00BF38C6" w:rsidRDefault="00797682" w:rsidP="00D14C5B">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WSR</w:t>
            </w:r>
            <w:r w:rsidRPr="00BF38C6">
              <w:rPr>
                <w:rFonts w:ascii="Arial Narrow" w:hAnsi="Arial Narrow" w:cs="Arial"/>
                <w:color w:val="auto"/>
                <w:sz w:val="16"/>
                <w:szCs w:val="16"/>
                <w:lang w:val="ru-RU"/>
              </w:rPr>
              <w:t xml:space="preserve"> – КИСЛАЯ ВОДА</w:t>
            </w:r>
          </w:p>
          <w:p w14:paraId="2B472F79" w14:textId="77777777" w:rsidR="00797682" w:rsidRPr="00BF38C6" w:rsidRDefault="00797682" w:rsidP="00D14C5B">
            <w:pPr>
              <w:pStyle w:val="CellBody"/>
              <w:rPr>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64F5122A" w14:textId="77777777" w:rsidR="00797682" w:rsidRPr="00BF38C6" w:rsidRDefault="00797682" w:rsidP="00D14C5B">
            <w:pPr>
              <w:pStyle w:val="CellBodyCentered"/>
              <w:rPr>
                <w:rFonts w:ascii="Arial Narrow" w:hAnsi="Arial Narrow" w:cs="Arial"/>
                <w:b/>
                <w:color w:val="auto"/>
                <w:sz w:val="16"/>
                <w:szCs w:val="16"/>
                <w:lang w:val="en-GB"/>
              </w:rPr>
            </w:pPr>
          </w:p>
          <w:p w14:paraId="28C6D3F7" w14:textId="77777777" w:rsidR="00797682" w:rsidRPr="00BF38C6" w:rsidRDefault="00797682" w:rsidP="00D14C5B">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150PE7</w:t>
            </w:r>
          </w:p>
        </w:tc>
        <w:tc>
          <w:tcPr>
            <w:tcW w:w="720" w:type="dxa"/>
            <w:tcBorders>
              <w:top w:val="single" w:sz="6" w:space="0" w:color="auto"/>
              <w:left w:val="single" w:sz="6" w:space="0" w:color="auto"/>
              <w:bottom w:val="single" w:sz="6" w:space="0" w:color="auto"/>
              <w:right w:val="single" w:sz="6" w:space="0" w:color="auto"/>
            </w:tcBorders>
          </w:tcPr>
          <w:p w14:paraId="6EBE641F" w14:textId="77777777" w:rsidR="00797682" w:rsidRPr="00BF38C6" w:rsidRDefault="00797682" w:rsidP="00D14C5B">
            <w:pPr>
              <w:pStyle w:val="CellBodyCentered"/>
              <w:rPr>
                <w:rFonts w:ascii="Arial Narrow" w:hAnsi="Arial Narrow" w:cs="Arial"/>
                <w:color w:val="auto"/>
                <w:sz w:val="16"/>
                <w:szCs w:val="16"/>
                <w:lang w:val="en-GB"/>
              </w:rPr>
            </w:pPr>
          </w:p>
          <w:p w14:paraId="1913FEB6"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2F1F52ED" w14:textId="77777777" w:rsidR="00797682" w:rsidRPr="001B7686" w:rsidRDefault="00797682" w:rsidP="00D14C5B">
            <w:pPr>
              <w:pStyle w:val="CellBodyCentered"/>
              <w:rPr>
                <w:rFonts w:ascii="Arial Narrow" w:hAnsi="Arial Narrow" w:cs="Arial"/>
                <w:color w:val="auto"/>
                <w:sz w:val="16"/>
                <w:szCs w:val="16"/>
                <w:lang w:val="ru-RU"/>
                <w:rPrChange w:id="1258" w:author="Zhunisbayev, Olzhasbek [Bolashak Atyrau Limited]" w:date="2024-10-30T16:08:00Z" w16du:dateUtc="2024-10-30T11:08:00Z">
                  <w:rPr>
                    <w:rFonts w:ascii="Arial Narrow" w:hAnsi="Arial Narrow" w:cs="Arial"/>
                    <w:color w:val="auto"/>
                    <w:sz w:val="16"/>
                    <w:szCs w:val="16"/>
                    <w:lang w:val="en-GB"/>
                  </w:rPr>
                </w:rPrChange>
              </w:rPr>
            </w:pPr>
          </w:p>
          <w:p w14:paraId="11D67351" w14:textId="583A4A5B" w:rsidR="00F03BDE" w:rsidRPr="00DA048B" w:rsidRDefault="00F03BDE" w:rsidP="00D14C5B">
            <w:pPr>
              <w:pStyle w:val="CellBodyCentered"/>
              <w:rPr>
                <w:rFonts w:ascii="Arial Narrow" w:hAnsi="Arial Narrow" w:cs="Arial"/>
                <w:color w:val="auto"/>
                <w:sz w:val="16"/>
                <w:szCs w:val="16"/>
                <w:lang w:val="ru-RU"/>
              </w:rPr>
            </w:pPr>
            <w:r>
              <w:rPr>
                <w:rFonts w:ascii="Arial Narrow" w:hAnsi="Arial Narrow" w:cs="Arial"/>
                <w:color w:val="auto"/>
                <w:sz w:val="16"/>
                <w:szCs w:val="16"/>
              </w:rPr>
              <w:t>PE</w:t>
            </w:r>
            <w:del w:id="1259" w:author="Zhunisbayev, Olzhasbek [Bolashak Atyrau Limited]" w:date="2024-10-30T16:08:00Z" w16du:dateUtc="2024-10-30T11:08:00Z">
              <w:r w:rsidRPr="001B7686" w:rsidDel="001B7686">
                <w:rPr>
                  <w:rFonts w:ascii="Arial Narrow" w:hAnsi="Arial Narrow" w:cs="Arial"/>
                  <w:color w:val="auto"/>
                  <w:sz w:val="16"/>
                  <w:szCs w:val="16"/>
                  <w:lang w:val="ru-RU"/>
                  <w:rPrChange w:id="1260" w:author="Zhunisbayev, Olzhasbek [Bolashak Atyrau Limited]" w:date="2024-10-30T16:08:00Z" w16du:dateUtc="2024-10-30T11:08:00Z">
                    <w:rPr>
                      <w:rFonts w:ascii="Arial Narrow" w:hAnsi="Arial Narrow" w:cs="Arial"/>
                      <w:color w:val="auto"/>
                      <w:sz w:val="16"/>
                      <w:szCs w:val="16"/>
                    </w:rPr>
                  </w:rPrChange>
                </w:rPr>
                <w:delText>-</w:delText>
              </w:r>
            </w:del>
            <w:r>
              <w:rPr>
                <w:rFonts w:ascii="Arial Narrow" w:hAnsi="Arial Narrow" w:cs="Arial"/>
                <w:color w:val="auto"/>
                <w:sz w:val="16"/>
                <w:szCs w:val="16"/>
              </w:rPr>
              <w:t>RT</w:t>
            </w:r>
            <w:ins w:id="1261" w:author="Zhunisbayev, Olzhasbek [Bolashak Atyrau Limited]" w:date="2024-10-30T16:08:00Z" w16du:dateUtc="2024-10-30T11:08:00Z">
              <w:r w:rsidR="001B7686" w:rsidRPr="001B7686">
                <w:rPr>
                  <w:rFonts w:ascii="Arial Narrow" w:hAnsi="Arial Narrow" w:cs="Arial"/>
                  <w:color w:val="auto"/>
                  <w:sz w:val="16"/>
                  <w:szCs w:val="16"/>
                  <w:lang w:val="ru-RU"/>
                  <w:rPrChange w:id="1262" w:author="Zhunisbayev, Olzhasbek [Bolashak Atyrau Limited]" w:date="2024-10-30T16:08:00Z" w16du:dateUtc="2024-10-30T11:08:00Z">
                    <w:rPr>
                      <w:rFonts w:ascii="Arial Narrow" w:hAnsi="Arial Narrow" w:cs="Arial"/>
                      <w:color w:val="auto"/>
                      <w:sz w:val="16"/>
                      <w:szCs w:val="16"/>
                    </w:rPr>
                  </w:rPrChange>
                </w:rPr>
                <w:t xml:space="preserve"> </w:t>
              </w:r>
              <w:r w:rsidR="001B7686">
                <w:rPr>
                  <w:rFonts w:ascii="Arial Narrow" w:hAnsi="Arial Narrow" w:cs="Arial"/>
                  <w:color w:val="auto"/>
                  <w:sz w:val="16"/>
                  <w:szCs w:val="16"/>
                  <w:lang w:val="kk-KZ"/>
                </w:rPr>
                <w:t xml:space="preserve">ТИП </w:t>
              </w:r>
              <w:r w:rsidR="001B7686" w:rsidRPr="00DA048B">
                <w:rPr>
                  <w:rFonts w:ascii="Arial Narrow" w:hAnsi="Arial Narrow" w:cs="Arial"/>
                  <w:color w:val="auto"/>
                  <w:sz w:val="16"/>
                  <w:szCs w:val="16"/>
                  <w:lang w:val="ru-RU"/>
                </w:rPr>
                <w:t>2</w:t>
              </w:r>
            </w:ins>
          </w:p>
          <w:p w14:paraId="0F1816A1" w14:textId="77777777" w:rsidR="00DA048B" w:rsidRPr="00DA048B" w:rsidRDefault="00797682" w:rsidP="00FA0563">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SDR</w:t>
            </w:r>
            <w:r w:rsidRPr="001B7686">
              <w:rPr>
                <w:rFonts w:ascii="Arial Narrow" w:hAnsi="Arial Narrow" w:cs="Arial"/>
                <w:color w:val="auto"/>
                <w:sz w:val="16"/>
                <w:szCs w:val="16"/>
                <w:lang w:val="ru-RU"/>
                <w:rPrChange w:id="1263" w:author="Zhunisbayev, Olzhasbek [Bolashak Atyrau Limited]" w:date="2024-10-30T16:08:00Z" w16du:dateUtc="2024-10-30T11:08:00Z">
                  <w:rPr>
                    <w:rFonts w:ascii="Arial Narrow" w:hAnsi="Arial Narrow" w:cs="Arial"/>
                    <w:color w:val="auto"/>
                    <w:sz w:val="16"/>
                    <w:szCs w:val="16"/>
                    <w:lang w:val="en-GB"/>
                  </w:rPr>
                </w:rPrChange>
              </w:rPr>
              <w:t xml:space="preserve"> 7.4</w:t>
            </w:r>
            <w:r w:rsidR="00FA0563">
              <w:rPr>
                <w:rFonts w:ascii="Arial Narrow" w:hAnsi="Arial Narrow" w:cs="Arial"/>
                <w:color w:val="auto"/>
                <w:sz w:val="16"/>
                <w:szCs w:val="16"/>
                <w:lang w:val="ru-RU"/>
              </w:rPr>
              <w:t xml:space="preserve"> </w:t>
            </w:r>
          </w:p>
          <w:p w14:paraId="41874A2D" w14:textId="4A141E2B" w:rsidR="00FA0563" w:rsidRPr="00F62F3B" w:rsidRDefault="00DA048B" w:rsidP="00FA0563">
            <w:pPr>
              <w:pStyle w:val="CellBodyCentered"/>
              <w:rPr>
                <w:rFonts w:ascii="Arial Narrow" w:hAnsi="Arial Narrow" w:cs="Arial"/>
                <w:color w:val="auto"/>
                <w:sz w:val="16"/>
                <w:szCs w:val="16"/>
                <w:lang w:val="ru-RU"/>
              </w:rPr>
            </w:pPr>
            <w:r>
              <w:rPr>
                <w:rFonts w:ascii="Arial Narrow" w:hAnsi="Arial Narrow" w:cs="Arial"/>
                <w:color w:val="auto"/>
                <w:sz w:val="16"/>
                <w:szCs w:val="16"/>
              </w:rPr>
              <w:t>ID</w:t>
            </w:r>
            <w:r w:rsidRPr="00DA048B">
              <w:rPr>
                <w:rFonts w:ascii="Arial Narrow" w:hAnsi="Arial Narrow" w:cs="Arial"/>
                <w:color w:val="auto"/>
                <w:sz w:val="16"/>
                <w:szCs w:val="16"/>
                <w:lang w:val="ru-RU"/>
              </w:rPr>
              <w:t xml:space="preserve"> </w:t>
            </w:r>
            <w:r>
              <w:rPr>
                <w:rFonts w:ascii="Arial Narrow" w:hAnsi="Arial Narrow" w:cs="Arial"/>
                <w:color w:val="auto"/>
                <w:sz w:val="16"/>
                <w:szCs w:val="16"/>
                <w:lang w:val="kk-KZ"/>
              </w:rPr>
              <w:t>К</w:t>
            </w:r>
            <w:ins w:id="1264" w:author="Zhunisbayev, Olzhasbek [Bolashak Atyrau Limited]" w:date="2024-10-30T16:09:00Z" w16du:dateUtc="2024-10-30T11:09:00Z">
              <w:r w:rsidR="00FA0563">
                <w:rPr>
                  <w:rFonts w:ascii="Arial Narrow" w:hAnsi="Arial Narrow" w:cs="Arial"/>
                  <w:color w:val="auto"/>
                  <w:sz w:val="16"/>
                  <w:szCs w:val="16"/>
                  <w:lang w:val="ru-RU"/>
                </w:rPr>
                <w:t>РАСНЫЙ</w:t>
              </w:r>
            </w:ins>
          </w:p>
          <w:p w14:paraId="74AF6B01" w14:textId="7E356893" w:rsidR="00797682" w:rsidRPr="00BF38C6" w:rsidRDefault="00797682" w:rsidP="00D14C5B">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08A90DE3" w14:textId="77777777" w:rsidR="00797682" w:rsidRPr="001B7686" w:rsidRDefault="00797682" w:rsidP="00D14C5B">
            <w:pPr>
              <w:pStyle w:val="CellBodyCentered"/>
              <w:rPr>
                <w:rFonts w:ascii="Arial Narrow" w:hAnsi="Arial Narrow" w:cs="Arial"/>
                <w:color w:val="auto"/>
                <w:sz w:val="16"/>
                <w:szCs w:val="16"/>
                <w:lang w:val="ru-RU"/>
                <w:rPrChange w:id="1265" w:author="Zhunisbayev, Olzhasbek [Bolashak Atyrau Limited]" w:date="2024-10-30T16:08:00Z" w16du:dateUtc="2024-10-30T11:08:00Z">
                  <w:rPr>
                    <w:rFonts w:ascii="Arial Narrow" w:hAnsi="Arial Narrow" w:cs="Arial"/>
                    <w:color w:val="auto"/>
                    <w:sz w:val="16"/>
                    <w:szCs w:val="16"/>
                    <w:lang w:val="en-GB"/>
                  </w:rPr>
                </w:rPrChange>
              </w:rPr>
            </w:pPr>
          </w:p>
          <w:p w14:paraId="0062D5BD" w14:textId="77777777" w:rsidR="008577E6" w:rsidRDefault="008577E6" w:rsidP="00D14C5B">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6AAE5261" w14:textId="77777777" w:rsidR="008577E6" w:rsidRPr="00BF38C6" w:rsidRDefault="008577E6" w:rsidP="00D14C5B">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3862A254" w14:textId="457DA655" w:rsidR="00797682" w:rsidRPr="00BF38C6" w:rsidRDefault="00797682" w:rsidP="00D14C5B">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3AFA39B9" w14:textId="77777777" w:rsidR="00797682" w:rsidRPr="00BF38C6" w:rsidRDefault="00797682" w:rsidP="00D14C5B">
            <w:pPr>
              <w:pStyle w:val="CellBodyCentered"/>
              <w:rPr>
                <w:rFonts w:ascii="Arial Narrow" w:hAnsi="Arial Narrow" w:cs="Arial"/>
                <w:color w:val="auto"/>
                <w:sz w:val="16"/>
                <w:szCs w:val="16"/>
                <w:lang w:val="en-GB"/>
              </w:rPr>
            </w:pPr>
          </w:p>
          <w:p w14:paraId="2C853371"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+8</w:t>
            </w:r>
            <w:r w:rsidRPr="00BF38C6">
              <w:rPr>
                <w:rFonts w:ascii="Arial Narrow" w:hAnsi="Arial Narrow" w:cs="Arial"/>
                <w:color w:val="auto"/>
                <w:sz w:val="16"/>
                <w:szCs w:val="16"/>
                <w:lang w:val="ru-RU"/>
              </w:rPr>
              <w:t>0</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37FB3A5D" w14:textId="77777777" w:rsidR="00797682" w:rsidRPr="00BF38C6" w:rsidRDefault="00797682" w:rsidP="00D14C5B">
            <w:pPr>
              <w:pStyle w:val="CellBody"/>
              <w:rPr>
                <w:rFonts w:ascii="Arial Narrow" w:hAnsi="Arial Narrow" w:cs="Arial"/>
                <w:color w:val="auto"/>
                <w:sz w:val="16"/>
                <w:szCs w:val="16"/>
                <w:lang w:val="ru-RU"/>
              </w:rPr>
            </w:pPr>
          </w:p>
          <w:p w14:paraId="7C657315" w14:textId="18ED33A4" w:rsidR="007D1F47" w:rsidRPr="007D1F47" w:rsidRDefault="007D1F47" w:rsidP="007D1F47">
            <w:pPr>
              <w:pStyle w:val="CellBody"/>
              <w:rPr>
                <w:ins w:id="1266" w:author="Zhunisbayev, Olzhasbek A [Bolashak Atyrau Limited]" w:date="2022-06-12T12:57:00Z"/>
                <w:rFonts w:ascii="Arial Narrow" w:hAnsi="Arial Narrow" w:cs="Arial"/>
                <w:color w:val="auto"/>
                <w:sz w:val="16"/>
                <w:szCs w:val="16"/>
                <w:lang w:val="ru-RU"/>
              </w:rPr>
            </w:pPr>
            <w:r w:rsidRPr="007D1F47">
              <w:rPr>
                <w:rFonts w:ascii="Arial Narrow" w:hAnsi="Arial Narrow" w:cs="Arial"/>
                <w:color w:val="auto"/>
                <w:sz w:val="16"/>
                <w:szCs w:val="16"/>
                <w:lang w:val="ru-RU"/>
              </w:rPr>
              <w:t xml:space="preserve">- </w:t>
            </w:r>
            <w:del w:id="1267" w:author="Zhunisbayev, Olzhasbek A [Bolashak Atyrau Limited]" w:date="2022-09-18T20:40:00Z">
              <w:r w:rsidRPr="007D1F47" w:rsidDel="00154639">
                <w:rPr>
                  <w:rFonts w:ascii="Arial Narrow" w:hAnsi="Arial Narrow" w:cs="Arial"/>
                  <w:color w:val="auto"/>
                  <w:sz w:val="16"/>
                  <w:szCs w:val="16"/>
                  <w:lang w:val="ru-RU"/>
                </w:rPr>
                <w:delText xml:space="preserve">46 </w:delText>
              </w:r>
            </w:del>
            <w:ins w:id="1268" w:author="Zhunisbayev, Olzhasbek A [Bolashak Atyrau Limited]" w:date="2022-09-18T20:40:00Z">
              <w:r w:rsidRPr="007D1F47">
                <w:rPr>
                  <w:rFonts w:ascii="Arial Narrow" w:hAnsi="Arial Narrow" w:cs="Arial"/>
                  <w:color w:val="auto"/>
                  <w:sz w:val="16"/>
                  <w:szCs w:val="16"/>
                  <w:lang w:val="ru-RU"/>
                </w:rPr>
                <w:t>40</w:t>
              </w:r>
            </w:ins>
            <w:r w:rsidRPr="007D1F47">
              <w:rPr>
                <w:rFonts w:ascii="Arial Narrow" w:hAnsi="Arial Narrow" w:cs="Arial"/>
                <w:color w:val="auto"/>
                <w:sz w:val="16"/>
                <w:szCs w:val="16"/>
                <w:lang w:val="ru-RU"/>
              </w:rPr>
              <w:t xml:space="preserve"> </w:t>
            </w:r>
            <w:ins w:id="1269" w:author="Zhunisbayev, Olzhasbek A [Bolashak Atyrau Limited]" w:date="2022-06-12T12:57:00Z">
              <w:r w:rsidRPr="00014E44">
                <w:rPr>
                  <w:rFonts w:ascii="Arial Narrow" w:hAnsi="Arial Narrow" w:cs="Arial"/>
                  <w:color w:val="auto"/>
                  <w:sz w:val="16"/>
                  <w:szCs w:val="16"/>
                  <w:lang w:val="en-GB"/>
                </w:rPr>
                <w:t>to</w:t>
              </w:r>
              <w:r w:rsidRPr="007D1F47">
                <w:rPr>
                  <w:rFonts w:ascii="Arial Narrow" w:hAnsi="Arial Narrow" w:cs="Arial"/>
                  <w:color w:val="auto"/>
                  <w:sz w:val="16"/>
                  <w:szCs w:val="16"/>
                  <w:lang w:val="ru-RU"/>
                </w:rPr>
                <w:t xml:space="preserve"> 20°</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w:t>
              </w:r>
            </w:ins>
            <w:r w:rsidRPr="007D1F47">
              <w:rPr>
                <w:rFonts w:ascii="Arial Narrow" w:hAnsi="Arial Narrow" w:cs="Arial"/>
                <w:color w:val="auto"/>
                <w:sz w:val="16"/>
                <w:szCs w:val="16"/>
                <w:lang w:val="ru-RU"/>
              </w:rPr>
              <w:t>19.5</w:t>
            </w:r>
            <w:ins w:id="1270" w:author="Zhunisbayev, Olzhasbek A [Bolashak Atyrau Limited]" w:date="2022-06-12T12:57:00Z">
              <w:r w:rsidRPr="007D1F47">
                <w:rPr>
                  <w:rFonts w:ascii="Arial Narrow" w:hAnsi="Arial Narrow" w:cs="Arial"/>
                  <w:color w:val="auto"/>
                  <w:sz w:val="16"/>
                  <w:szCs w:val="16"/>
                  <w:lang w:val="ru-RU"/>
                </w:rPr>
                <w:t xml:space="preserve"> </w:t>
              </w:r>
            </w:ins>
            <w:r w:rsidRPr="007D1F47">
              <w:rPr>
                <w:rFonts w:ascii="Arial Narrow" w:hAnsi="Arial Narrow" w:cs="Arial"/>
                <w:color w:val="auto"/>
                <w:sz w:val="16"/>
                <w:szCs w:val="16"/>
                <w:lang w:val="ru-RU"/>
              </w:rPr>
              <w:t>бар (изб.)</w:t>
            </w:r>
          </w:p>
          <w:p w14:paraId="5AFCFA18" w14:textId="7F973947" w:rsidR="007D1F47" w:rsidRPr="007D1F47" w:rsidRDefault="007D1F47" w:rsidP="007D1F47">
            <w:pPr>
              <w:pStyle w:val="CellBody"/>
              <w:rPr>
                <w:rFonts w:ascii="Arial Narrow" w:hAnsi="Arial Narrow" w:cs="Arial"/>
                <w:color w:val="auto"/>
                <w:sz w:val="16"/>
                <w:szCs w:val="16"/>
                <w:lang w:val="ru-RU"/>
              </w:rPr>
            </w:pPr>
            <w:r w:rsidRPr="007D1F47">
              <w:rPr>
                <w:rFonts w:ascii="Arial Narrow" w:hAnsi="Arial Narrow" w:cs="Arial"/>
                <w:color w:val="auto"/>
                <w:sz w:val="16"/>
                <w:szCs w:val="16"/>
                <w:lang w:val="ru-RU"/>
              </w:rPr>
              <w:t>30</w:t>
            </w:r>
            <w:ins w:id="1271"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w:t>
              </w:r>
            </w:ins>
            <w:r w:rsidRPr="007D1F47">
              <w:rPr>
                <w:rFonts w:ascii="Arial Narrow" w:hAnsi="Arial Narrow" w:cs="Arial"/>
                <w:color w:val="auto"/>
                <w:sz w:val="16"/>
                <w:szCs w:val="16"/>
                <w:lang w:val="ru-RU"/>
              </w:rPr>
              <w:t>15.6</w:t>
            </w:r>
            <w:ins w:id="1272" w:author="Zhunisbayev, Olzhasbek A [Bolashak Atyrau Limited]" w:date="2022-06-12T12:57:00Z">
              <w:r w:rsidRPr="007D1F47">
                <w:rPr>
                  <w:rFonts w:ascii="Arial Narrow" w:hAnsi="Arial Narrow" w:cs="Arial"/>
                  <w:color w:val="auto"/>
                  <w:sz w:val="16"/>
                  <w:szCs w:val="16"/>
                  <w:lang w:val="ru-RU"/>
                </w:rPr>
                <w:t xml:space="preserve"> </w:t>
              </w:r>
            </w:ins>
            <w:r w:rsidRPr="007D1F47">
              <w:rPr>
                <w:rFonts w:ascii="Arial Narrow" w:hAnsi="Arial Narrow" w:cs="Arial"/>
                <w:color w:val="auto"/>
                <w:sz w:val="16"/>
                <w:szCs w:val="16"/>
                <w:lang w:val="ru-RU"/>
              </w:rPr>
              <w:t>бар (изб.)</w:t>
            </w:r>
          </w:p>
          <w:p w14:paraId="36134229" w14:textId="7E5D9DF6" w:rsidR="007D1F47" w:rsidRPr="007D1F47" w:rsidRDefault="007D1F47" w:rsidP="007D1F47">
            <w:pPr>
              <w:pStyle w:val="CellBody"/>
              <w:rPr>
                <w:rFonts w:ascii="Arial Narrow" w:hAnsi="Arial Narrow" w:cs="Arial"/>
                <w:color w:val="auto"/>
                <w:sz w:val="16"/>
                <w:szCs w:val="16"/>
                <w:lang w:val="ru-RU"/>
              </w:rPr>
            </w:pPr>
            <w:r w:rsidRPr="007D1F47">
              <w:rPr>
                <w:rFonts w:ascii="Arial Narrow" w:hAnsi="Arial Narrow" w:cs="Arial"/>
                <w:color w:val="auto"/>
                <w:sz w:val="16"/>
                <w:szCs w:val="16"/>
                <w:lang w:val="ru-RU"/>
              </w:rPr>
              <w:t>40</w:t>
            </w:r>
            <w:ins w:id="1273"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7D1F47">
              <w:rPr>
                <w:rFonts w:ascii="Arial Narrow" w:hAnsi="Arial Narrow" w:cs="Arial"/>
                <w:color w:val="auto"/>
                <w:sz w:val="16"/>
                <w:szCs w:val="16"/>
                <w:lang w:val="ru-RU"/>
              </w:rPr>
              <w:t xml:space="preserve"> = 15.6 бар (изб.)</w:t>
            </w:r>
          </w:p>
          <w:p w14:paraId="1BDDF7C3" w14:textId="19BB4081" w:rsidR="007D1F47" w:rsidRPr="007D1F47" w:rsidRDefault="007D1F47" w:rsidP="007D1F47">
            <w:pPr>
              <w:pStyle w:val="CellBody"/>
              <w:rPr>
                <w:ins w:id="1274" w:author="Zhunisbayev, Olzhasbek A [Bolashak Atyrau Limited]" w:date="2022-06-12T12:57:00Z"/>
                <w:rFonts w:ascii="Arial Narrow" w:hAnsi="Arial Narrow" w:cs="Arial"/>
                <w:color w:val="auto"/>
                <w:sz w:val="16"/>
                <w:szCs w:val="16"/>
                <w:lang w:val="ru-RU"/>
              </w:rPr>
            </w:pPr>
            <w:r w:rsidRPr="007D1F47">
              <w:rPr>
                <w:rFonts w:ascii="Arial Narrow" w:hAnsi="Arial Narrow" w:cs="Arial"/>
                <w:color w:val="auto"/>
                <w:sz w:val="16"/>
                <w:szCs w:val="16"/>
                <w:lang w:val="ru-RU"/>
              </w:rPr>
              <w:t>50</w:t>
            </w:r>
            <w:ins w:id="1275"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7D1F47">
              <w:rPr>
                <w:rFonts w:ascii="Arial Narrow" w:hAnsi="Arial Narrow" w:cs="Arial"/>
                <w:color w:val="auto"/>
                <w:sz w:val="16"/>
                <w:szCs w:val="16"/>
                <w:lang w:val="ru-RU"/>
              </w:rPr>
              <w:t xml:space="preserve"> = 12.3 бар (изб.)</w:t>
            </w:r>
          </w:p>
          <w:p w14:paraId="2D76B7A7" w14:textId="768B51BD" w:rsidR="007D1F47" w:rsidRPr="007D1F47" w:rsidRDefault="007D1F47" w:rsidP="007D1F47">
            <w:pPr>
              <w:pStyle w:val="CellBody"/>
              <w:rPr>
                <w:rFonts w:ascii="Arial Narrow" w:hAnsi="Arial Narrow" w:cs="Arial"/>
                <w:color w:val="auto"/>
                <w:sz w:val="16"/>
                <w:szCs w:val="16"/>
                <w:lang w:val="ru-RU"/>
              </w:rPr>
            </w:pPr>
            <w:r w:rsidRPr="007D1F47">
              <w:rPr>
                <w:rFonts w:ascii="Arial Narrow" w:hAnsi="Arial Narrow" w:cs="Arial"/>
                <w:color w:val="auto"/>
                <w:sz w:val="16"/>
                <w:szCs w:val="16"/>
                <w:lang w:val="ru-RU"/>
              </w:rPr>
              <w:t>60</w:t>
            </w:r>
            <w:ins w:id="1276"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w:t>
              </w:r>
            </w:ins>
            <w:r w:rsidRPr="007D1F47">
              <w:rPr>
                <w:rFonts w:ascii="Arial Narrow" w:hAnsi="Arial Narrow" w:cs="Arial"/>
                <w:color w:val="auto"/>
                <w:sz w:val="16"/>
                <w:szCs w:val="16"/>
                <w:lang w:val="ru-RU"/>
              </w:rPr>
              <w:t>9.8</w:t>
            </w:r>
            <w:ins w:id="1277" w:author="Zhunisbayev, Olzhasbek A [Bolashak Atyrau Limited]" w:date="2022-06-12T12:57:00Z">
              <w:r w:rsidRPr="007D1F47">
                <w:rPr>
                  <w:rFonts w:ascii="Arial Narrow" w:hAnsi="Arial Narrow" w:cs="Arial"/>
                  <w:color w:val="auto"/>
                  <w:sz w:val="16"/>
                  <w:szCs w:val="16"/>
                  <w:lang w:val="ru-RU"/>
                </w:rPr>
                <w:t xml:space="preserve"> </w:t>
              </w:r>
            </w:ins>
            <w:r w:rsidRPr="007D1F47">
              <w:rPr>
                <w:rFonts w:ascii="Arial Narrow" w:hAnsi="Arial Narrow" w:cs="Arial"/>
                <w:color w:val="auto"/>
                <w:sz w:val="16"/>
                <w:szCs w:val="16"/>
                <w:lang w:val="ru-RU"/>
              </w:rPr>
              <w:t>бар (изб.)</w:t>
            </w:r>
          </w:p>
          <w:p w14:paraId="3E7043E8" w14:textId="5EB0FE4E" w:rsidR="007D1F47" w:rsidRPr="007D1F47" w:rsidRDefault="007D1F47" w:rsidP="007D1F47">
            <w:pPr>
              <w:pStyle w:val="CellBody"/>
              <w:rPr>
                <w:rFonts w:ascii="Arial Narrow" w:hAnsi="Arial Narrow" w:cs="Arial"/>
                <w:color w:val="auto"/>
                <w:sz w:val="16"/>
                <w:szCs w:val="16"/>
                <w:lang w:val="ru-RU"/>
              </w:rPr>
            </w:pPr>
            <w:r>
              <w:rPr>
                <w:rFonts w:ascii="Arial Narrow" w:hAnsi="Arial Narrow" w:cs="Arial"/>
                <w:color w:val="auto"/>
                <w:sz w:val="16"/>
                <w:szCs w:val="16"/>
                <w:lang w:val="ru-RU"/>
              </w:rPr>
              <w:t>7</w:t>
            </w:r>
            <w:r w:rsidRPr="007D1F47">
              <w:rPr>
                <w:rFonts w:ascii="Arial Narrow" w:hAnsi="Arial Narrow" w:cs="Arial"/>
                <w:color w:val="auto"/>
                <w:sz w:val="16"/>
                <w:szCs w:val="16"/>
                <w:lang w:val="ru-RU"/>
              </w:rPr>
              <w:t>0</w:t>
            </w:r>
            <w:ins w:id="1278" w:author="Zhunisbayev, Olzhasbek A [Bolashak Atyrau Limited]" w:date="2022-06-12T12:57:00Z">
              <w:r w:rsidRPr="007D1F47">
                <w:rPr>
                  <w:rFonts w:ascii="Arial Narrow" w:hAnsi="Arial Narrow" w:cs="Arial"/>
                  <w:color w:val="auto"/>
                  <w:sz w:val="16"/>
                  <w:szCs w:val="16"/>
                  <w:lang w:val="ru-RU"/>
                </w:rPr>
                <w:t>°</w:t>
              </w:r>
              <w:r w:rsidRPr="00014E44">
                <w:rPr>
                  <w:rFonts w:ascii="Arial Narrow" w:hAnsi="Arial Narrow" w:cs="Arial"/>
                  <w:color w:val="auto"/>
                  <w:sz w:val="16"/>
                  <w:szCs w:val="16"/>
                  <w:lang w:val="en-GB"/>
                </w:rPr>
                <w:t>C</w:t>
              </w:r>
              <w:r w:rsidRPr="007D1F47">
                <w:rPr>
                  <w:rFonts w:ascii="Arial Narrow" w:hAnsi="Arial Narrow" w:cs="Arial"/>
                  <w:color w:val="auto"/>
                  <w:sz w:val="16"/>
                  <w:szCs w:val="16"/>
                  <w:lang w:val="ru-RU"/>
                </w:rPr>
                <w:t xml:space="preserve"> = </w:t>
              </w:r>
            </w:ins>
            <w:r w:rsidRPr="007D1F47">
              <w:rPr>
                <w:rFonts w:ascii="Arial Narrow" w:hAnsi="Arial Narrow" w:cs="Arial"/>
                <w:color w:val="auto"/>
                <w:sz w:val="16"/>
                <w:szCs w:val="16"/>
                <w:lang w:val="ru-RU"/>
              </w:rPr>
              <w:t>9.8</w:t>
            </w:r>
            <w:ins w:id="1279" w:author="Zhunisbayev, Olzhasbek A [Bolashak Atyrau Limited]" w:date="2022-06-12T12:57:00Z">
              <w:r w:rsidRPr="007D1F47">
                <w:rPr>
                  <w:rFonts w:ascii="Arial Narrow" w:hAnsi="Arial Narrow" w:cs="Arial"/>
                  <w:color w:val="auto"/>
                  <w:sz w:val="16"/>
                  <w:szCs w:val="16"/>
                  <w:lang w:val="ru-RU"/>
                </w:rPr>
                <w:t xml:space="preserve"> </w:t>
              </w:r>
            </w:ins>
            <w:r w:rsidRPr="007D1F47">
              <w:rPr>
                <w:rFonts w:ascii="Arial Narrow" w:hAnsi="Arial Narrow" w:cs="Arial"/>
                <w:color w:val="auto"/>
                <w:sz w:val="16"/>
                <w:szCs w:val="16"/>
                <w:lang w:val="ru-RU"/>
              </w:rPr>
              <w:t>бар (изб.)</w:t>
            </w:r>
          </w:p>
          <w:p w14:paraId="73E9E4A2" w14:textId="6BABE985" w:rsidR="007D1F47" w:rsidRDefault="007D1F47" w:rsidP="007D1F47">
            <w:pPr>
              <w:pStyle w:val="CellBody"/>
              <w:rPr>
                <w:rFonts w:ascii="Arial Narrow" w:hAnsi="Arial Narrow" w:cs="Arial"/>
                <w:color w:val="auto"/>
                <w:sz w:val="16"/>
                <w:szCs w:val="16"/>
                <w:lang w:val="en-GB"/>
              </w:rPr>
            </w:pPr>
            <w:r>
              <w:rPr>
                <w:rFonts w:ascii="Arial Narrow" w:hAnsi="Arial Narrow" w:cs="Arial"/>
                <w:color w:val="auto"/>
                <w:sz w:val="16"/>
                <w:szCs w:val="16"/>
                <w:lang w:val="ru-RU"/>
              </w:rPr>
              <w:t>75</w:t>
            </w:r>
            <w:ins w:id="1280" w:author="Zhunisbayev, Olzhasbek A [Bolashak Atyrau Limited]" w:date="2022-06-12T12:57:00Z">
              <w:r w:rsidRPr="00014E44">
                <w:rPr>
                  <w:rFonts w:ascii="Arial Narrow" w:hAnsi="Arial Narrow" w:cs="Arial"/>
                  <w:color w:val="auto"/>
                  <w:sz w:val="16"/>
                  <w:szCs w:val="16"/>
                  <w:lang w:val="en-GB"/>
                </w:rPr>
                <w:t xml:space="preserve">°C = </w:t>
              </w:r>
            </w:ins>
            <w:r>
              <w:rPr>
                <w:rFonts w:ascii="Arial Narrow" w:hAnsi="Arial Narrow" w:cs="Arial"/>
                <w:color w:val="auto"/>
                <w:sz w:val="16"/>
                <w:szCs w:val="16"/>
                <w:lang w:val="ru-RU"/>
              </w:rPr>
              <w:t>7</w:t>
            </w:r>
            <w:r>
              <w:rPr>
                <w:rFonts w:ascii="Arial Narrow" w:hAnsi="Arial Narrow" w:cs="Arial"/>
                <w:color w:val="auto"/>
                <w:sz w:val="16"/>
                <w:szCs w:val="16"/>
                <w:lang w:val="en-GB"/>
              </w:rPr>
              <w:t>.</w:t>
            </w:r>
            <w:r>
              <w:rPr>
                <w:rFonts w:ascii="Arial Narrow" w:hAnsi="Arial Narrow" w:cs="Arial"/>
                <w:color w:val="auto"/>
                <w:sz w:val="16"/>
                <w:szCs w:val="16"/>
                <w:lang w:val="ru-RU"/>
              </w:rPr>
              <w:t>8</w:t>
            </w:r>
            <w:ins w:id="1281" w:author="Zhunisbayev, Olzhasbek A [Bolashak Atyrau Limited]" w:date="2022-06-12T12:57:00Z">
              <w:r w:rsidRPr="00014E44">
                <w:rPr>
                  <w:rFonts w:ascii="Arial Narrow" w:hAnsi="Arial Narrow" w:cs="Arial"/>
                  <w:color w:val="auto"/>
                  <w:sz w:val="16"/>
                  <w:szCs w:val="16"/>
                  <w:lang w:val="en-GB"/>
                </w:rPr>
                <w:t xml:space="preserve"> </w:t>
              </w:r>
            </w:ins>
            <w:r w:rsidRPr="007D1F47">
              <w:rPr>
                <w:rFonts w:ascii="Arial Narrow" w:hAnsi="Arial Narrow" w:cs="Arial"/>
                <w:color w:val="auto"/>
                <w:sz w:val="16"/>
                <w:szCs w:val="16"/>
                <w:lang w:val="ru-RU"/>
              </w:rPr>
              <w:t>бар (изб.)</w:t>
            </w:r>
          </w:p>
          <w:p w14:paraId="1CEB46D7" w14:textId="3B252C8D" w:rsidR="00797682" w:rsidRPr="006759B5" w:rsidRDefault="00797682" w:rsidP="00D14C5B">
            <w:pPr>
              <w:pStyle w:val="CellBody"/>
              <w:jc w:val="center"/>
              <w:rPr>
                <w:rFonts w:ascii="Arial Narrow" w:hAnsi="Arial Narrow"/>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09095CA8" w14:textId="77777777" w:rsidR="00797682" w:rsidRPr="006759B5" w:rsidRDefault="00797682" w:rsidP="00D14C5B">
            <w:pPr>
              <w:pStyle w:val="CellBodyCentered"/>
              <w:rPr>
                <w:rFonts w:ascii="Arial Narrow" w:hAnsi="Arial Narrow" w:cs="Arial"/>
                <w:color w:val="auto"/>
                <w:sz w:val="16"/>
                <w:szCs w:val="16"/>
                <w:lang w:val="ru-RU"/>
              </w:rPr>
            </w:pPr>
          </w:p>
          <w:p w14:paraId="47345580" w14:textId="77777777" w:rsidR="00797682" w:rsidRPr="00BF38C6" w:rsidRDefault="00797682" w:rsidP="00D14C5B">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3DC0D961" w14:textId="77777777" w:rsidR="00797682" w:rsidRPr="00BF38C6" w:rsidRDefault="00797682" w:rsidP="00D14C5B">
            <w:pPr>
              <w:pStyle w:val="CellBodyCentered"/>
              <w:rPr>
                <w:rFonts w:ascii="Arial Narrow" w:hAnsi="Arial Narrow" w:cs="Arial"/>
                <w:color w:val="auto"/>
                <w:sz w:val="16"/>
                <w:szCs w:val="16"/>
                <w:lang w:val="en-GB"/>
              </w:rPr>
            </w:pPr>
          </w:p>
          <w:p w14:paraId="2A603BD3" w14:textId="77777777" w:rsidR="00797682" w:rsidRPr="00BF38C6" w:rsidRDefault="00797682" w:rsidP="00D14C5B">
            <w:pPr>
              <w:pStyle w:val="CellBodyCentered"/>
              <w:rPr>
                <w:rFonts w:ascii="Arial Narrow" w:hAnsi="Arial Narrow"/>
                <w:color w:val="auto"/>
                <w:sz w:val="16"/>
                <w:szCs w:val="16"/>
                <w:lang w:val="en-GB"/>
              </w:rPr>
            </w:pPr>
            <w:r w:rsidRPr="00BF38C6">
              <w:rPr>
                <w:rFonts w:ascii="Arial Narrow" w:hAnsi="Arial Narrow" w:cs="Arial"/>
                <w:color w:val="auto"/>
                <w:sz w:val="16"/>
                <w:szCs w:val="16"/>
                <w:lang w:val="en-GB"/>
              </w:rPr>
              <w:t>0</w:t>
            </w:r>
          </w:p>
        </w:tc>
      </w:tr>
      <w:tr w:rsidR="00797682" w:rsidRPr="00BF38C6" w:rsidDel="00A92072" w14:paraId="35EAF613" w14:textId="5B82B48B" w:rsidTr="002A7110">
        <w:trPr>
          <w:del w:id="1282" w:author="Zhunisbayev, Olzhasbek [Bolashak Atyrau Limited]" w:date="2024-10-31T18:22:00Z"/>
        </w:trPr>
        <w:tc>
          <w:tcPr>
            <w:tcW w:w="3332" w:type="dxa"/>
            <w:tcBorders>
              <w:top w:val="single" w:sz="6" w:space="0" w:color="auto"/>
              <w:left w:val="single" w:sz="6" w:space="0" w:color="auto"/>
              <w:bottom w:val="single" w:sz="6" w:space="0" w:color="auto"/>
              <w:right w:val="single" w:sz="6" w:space="0" w:color="auto"/>
            </w:tcBorders>
          </w:tcPr>
          <w:p w14:paraId="72CB0227" w14:textId="770A5F0F" w:rsidR="00797682" w:rsidRPr="00BF38C6" w:rsidDel="00A92072" w:rsidRDefault="00797682" w:rsidP="00D14C5B">
            <w:pPr>
              <w:pStyle w:val="CellBody"/>
              <w:rPr>
                <w:del w:id="1283" w:author="Zhunisbayev, Olzhasbek [Bolashak Atyrau Limited]" w:date="2024-10-31T18:22:00Z" w16du:dateUtc="2024-10-31T13:22:00Z"/>
                <w:rFonts w:ascii="Arial Narrow" w:hAnsi="Arial Narrow" w:cs="Arial"/>
                <w:color w:val="auto"/>
                <w:sz w:val="16"/>
                <w:szCs w:val="16"/>
                <w:lang w:val="en-GB"/>
              </w:rPr>
            </w:pPr>
          </w:p>
          <w:p w14:paraId="711E8E2C" w14:textId="462BFA45" w:rsidR="00797682" w:rsidRPr="00BF38C6" w:rsidDel="00A92072" w:rsidRDefault="00797682" w:rsidP="00D14C5B">
            <w:pPr>
              <w:pStyle w:val="CellBody"/>
              <w:rPr>
                <w:del w:id="1284" w:author="Zhunisbayev, Olzhasbek [Bolashak Atyrau Limited]" w:date="2024-10-31T18:22:00Z" w16du:dateUtc="2024-10-31T13:22:00Z"/>
                <w:rFonts w:ascii="Arial Narrow" w:hAnsi="Arial Narrow" w:cs="Arial"/>
                <w:color w:val="auto"/>
                <w:sz w:val="16"/>
                <w:szCs w:val="16"/>
              </w:rPr>
            </w:pPr>
            <w:del w:id="1285" w:author="Zhunisbayev, Olzhasbek [Bolashak Atyrau Limited]" w:date="2024-10-31T18:22:00Z" w16du:dateUtc="2024-10-31T13:22:00Z">
              <w:r w:rsidRPr="00BF38C6" w:rsidDel="00A92072">
                <w:rPr>
                  <w:rFonts w:ascii="Arial Narrow" w:hAnsi="Arial Narrow" w:cs="Arial"/>
                  <w:color w:val="auto"/>
                  <w:sz w:val="16"/>
                  <w:szCs w:val="16"/>
                  <w:lang w:val="en-GB"/>
                </w:rPr>
                <w:delText xml:space="preserve">WD – </w:delText>
              </w:r>
              <w:r w:rsidRPr="00BF38C6" w:rsidDel="00A92072">
                <w:rPr>
                  <w:rFonts w:ascii="Arial Narrow" w:hAnsi="Arial Narrow" w:cs="Arial"/>
                  <w:color w:val="auto"/>
                  <w:sz w:val="16"/>
                  <w:szCs w:val="16"/>
                  <w:lang w:val="ru-RU"/>
                </w:rPr>
                <w:delText>ПИТЬЕВАЯ ВОДА</w:delText>
              </w:r>
            </w:del>
          </w:p>
          <w:p w14:paraId="339E2292" w14:textId="202CF951" w:rsidR="00797682" w:rsidRPr="00BF38C6" w:rsidDel="00A92072" w:rsidRDefault="00797682" w:rsidP="00D14C5B">
            <w:pPr>
              <w:pStyle w:val="CellBody"/>
              <w:rPr>
                <w:del w:id="1286" w:author="Zhunisbayev, Olzhasbek [Bolashak Atyrau Limited]" w:date="2024-10-31T18:22:00Z" w16du:dateUtc="2024-10-31T13:22:00Z"/>
                <w:rFonts w:ascii="Arial Narrow" w:hAnsi="Arial Narrow" w:cs="Arial"/>
                <w:color w:val="auto"/>
                <w:sz w:val="16"/>
                <w:szCs w:val="16"/>
              </w:rPr>
            </w:pPr>
          </w:p>
          <w:p w14:paraId="54A10D29" w14:textId="78656081" w:rsidR="00797682" w:rsidRPr="00BF38C6" w:rsidDel="00A92072" w:rsidRDefault="00797682" w:rsidP="00D14C5B">
            <w:pPr>
              <w:pStyle w:val="CellBody"/>
              <w:rPr>
                <w:del w:id="1287" w:author="Zhunisbayev, Olzhasbek [Bolashak Atyrau Limited]" w:date="2024-10-31T18:22:00Z" w16du:dateUtc="2024-10-31T13:22:00Z"/>
                <w:rFonts w:ascii="Arial Narrow" w:hAnsi="Arial Narrow" w:cs="Arial"/>
                <w:color w:val="auto"/>
                <w:sz w:val="16"/>
                <w:szCs w:val="16"/>
              </w:rPr>
            </w:pPr>
          </w:p>
          <w:p w14:paraId="4182BABB" w14:textId="64342B06" w:rsidR="00797682" w:rsidRPr="00BF38C6" w:rsidDel="00A92072" w:rsidRDefault="00797682" w:rsidP="00D14C5B">
            <w:pPr>
              <w:pStyle w:val="CellBody"/>
              <w:rPr>
                <w:del w:id="1288" w:author="Zhunisbayev, Olzhasbek [Bolashak Atyrau Limited]" w:date="2024-10-31T18:22:00Z" w16du:dateUtc="2024-10-31T13:22:00Z"/>
                <w:rFonts w:ascii="Arial Narrow" w:hAnsi="Arial Narrow" w:cs="Arial"/>
                <w:color w:val="auto"/>
                <w:sz w:val="16"/>
                <w:szCs w:val="16"/>
              </w:rPr>
            </w:pPr>
          </w:p>
          <w:p w14:paraId="4F4273CC" w14:textId="40637041" w:rsidR="00797682" w:rsidRPr="00BF38C6" w:rsidDel="00A92072" w:rsidRDefault="00797682" w:rsidP="00D14C5B">
            <w:pPr>
              <w:pStyle w:val="CellBody"/>
              <w:ind w:left="720"/>
              <w:rPr>
                <w:del w:id="1289" w:author="Zhunisbayev, Olzhasbek [Bolashak Atyrau Limited]" w:date="2024-10-31T18:22:00Z" w16du:dateUtc="2024-10-31T13:22:00Z"/>
                <w:rFonts w:ascii="Arial Narrow" w:hAnsi="Arial Narrow"/>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4361271C" w14:textId="41D636BE" w:rsidR="00797682" w:rsidRPr="00BF38C6" w:rsidDel="00A92072" w:rsidRDefault="00797682" w:rsidP="00D14C5B">
            <w:pPr>
              <w:pStyle w:val="CellBodyCentered"/>
              <w:rPr>
                <w:del w:id="1290" w:author="Zhunisbayev, Olzhasbek [Bolashak Atyrau Limited]" w:date="2024-10-31T18:22:00Z" w16du:dateUtc="2024-10-31T13:22:00Z"/>
                <w:rFonts w:ascii="Arial Narrow" w:hAnsi="Arial Narrow" w:cs="Arial"/>
                <w:b/>
                <w:color w:val="auto"/>
                <w:sz w:val="16"/>
                <w:szCs w:val="16"/>
                <w:lang w:val="en-GB"/>
              </w:rPr>
            </w:pPr>
          </w:p>
          <w:p w14:paraId="01263A63" w14:textId="3E090D56" w:rsidR="00797682" w:rsidRPr="00BF38C6" w:rsidDel="00A92072" w:rsidRDefault="00797682" w:rsidP="00D14C5B">
            <w:pPr>
              <w:pStyle w:val="CellBodyCentered"/>
              <w:rPr>
                <w:del w:id="1291" w:author="Zhunisbayev, Olzhasbek [Bolashak Atyrau Limited]" w:date="2024-10-31T18:22:00Z" w16du:dateUtc="2024-10-31T13:22:00Z"/>
                <w:rFonts w:ascii="Arial Narrow" w:hAnsi="Arial Narrow"/>
                <w:b/>
                <w:color w:val="auto"/>
                <w:sz w:val="16"/>
                <w:szCs w:val="16"/>
                <w:lang w:val="ru-RU"/>
              </w:rPr>
            </w:pPr>
            <w:del w:id="1292" w:author="Zhunisbayev, Olzhasbek [Bolashak Atyrau Limited]" w:date="2024-10-31T18:22:00Z" w16du:dateUtc="2024-10-31T13:22:00Z">
              <w:r w:rsidRPr="00BF38C6" w:rsidDel="00A92072">
                <w:rPr>
                  <w:rFonts w:ascii="Arial Narrow" w:hAnsi="Arial Narrow" w:cs="Arial"/>
                  <w:b/>
                  <w:color w:val="auto"/>
                  <w:sz w:val="16"/>
                  <w:szCs w:val="16"/>
                  <w:lang w:val="en-GB"/>
                </w:rPr>
                <w:delText>150PE9</w:delText>
              </w:r>
            </w:del>
          </w:p>
        </w:tc>
        <w:tc>
          <w:tcPr>
            <w:tcW w:w="720" w:type="dxa"/>
            <w:tcBorders>
              <w:top w:val="single" w:sz="6" w:space="0" w:color="auto"/>
              <w:left w:val="single" w:sz="6" w:space="0" w:color="auto"/>
              <w:bottom w:val="single" w:sz="6" w:space="0" w:color="auto"/>
              <w:right w:val="single" w:sz="6" w:space="0" w:color="auto"/>
            </w:tcBorders>
          </w:tcPr>
          <w:p w14:paraId="329A99F1" w14:textId="7C5163A5" w:rsidR="00797682" w:rsidRPr="00BF38C6" w:rsidDel="00A92072" w:rsidRDefault="00797682" w:rsidP="00D14C5B">
            <w:pPr>
              <w:pStyle w:val="CellBodyCentered"/>
              <w:rPr>
                <w:del w:id="1293" w:author="Zhunisbayev, Olzhasbek [Bolashak Atyrau Limited]" w:date="2024-10-31T18:22:00Z" w16du:dateUtc="2024-10-31T13:22:00Z"/>
                <w:rFonts w:ascii="Arial Narrow" w:hAnsi="Arial Narrow" w:cs="Arial"/>
                <w:color w:val="auto"/>
                <w:sz w:val="16"/>
                <w:szCs w:val="16"/>
                <w:lang w:val="en-GB"/>
              </w:rPr>
            </w:pPr>
          </w:p>
          <w:p w14:paraId="7010924F" w14:textId="20F90343" w:rsidR="00797682" w:rsidRPr="00BF38C6" w:rsidDel="00A92072" w:rsidRDefault="00797682" w:rsidP="00D14C5B">
            <w:pPr>
              <w:pStyle w:val="CellBodyCentered"/>
              <w:rPr>
                <w:del w:id="1294" w:author="Zhunisbayev, Olzhasbek [Bolashak Atyrau Limited]" w:date="2024-10-31T18:22:00Z" w16du:dateUtc="2024-10-31T13:22:00Z"/>
                <w:rFonts w:ascii="Arial Narrow" w:hAnsi="Arial Narrow"/>
                <w:color w:val="auto"/>
                <w:sz w:val="16"/>
                <w:szCs w:val="16"/>
                <w:lang w:val="ru-RU"/>
              </w:rPr>
            </w:pPr>
            <w:del w:id="1295" w:author="Zhunisbayev, Olzhasbek [Bolashak Atyrau Limited]" w:date="2024-10-31T18:22:00Z" w16du:dateUtc="2024-10-31T13:22:00Z">
              <w:r w:rsidRPr="00BF38C6" w:rsidDel="00A92072">
                <w:rPr>
                  <w:rFonts w:ascii="Arial Narrow" w:hAnsi="Arial Narrow" w:cs="Arial"/>
                  <w:color w:val="auto"/>
                  <w:sz w:val="16"/>
                  <w:szCs w:val="16"/>
                  <w:lang w:val="en-GB"/>
                </w:rPr>
                <w:delText>0</w:delText>
              </w:r>
            </w:del>
          </w:p>
        </w:tc>
        <w:tc>
          <w:tcPr>
            <w:tcW w:w="900" w:type="dxa"/>
            <w:tcBorders>
              <w:top w:val="single" w:sz="6" w:space="0" w:color="auto"/>
              <w:left w:val="single" w:sz="6" w:space="0" w:color="auto"/>
              <w:bottom w:val="single" w:sz="6" w:space="0" w:color="auto"/>
              <w:right w:val="single" w:sz="6" w:space="0" w:color="auto"/>
            </w:tcBorders>
          </w:tcPr>
          <w:p w14:paraId="46C9CB49" w14:textId="0BFEE022" w:rsidR="00797682" w:rsidRPr="00BF38C6" w:rsidDel="00A92072" w:rsidRDefault="00797682" w:rsidP="00D14C5B">
            <w:pPr>
              <w:pStyle w:val="CellBodyCentered"/>
              <w:rPr>
                <w:del w:id="1296" w:author="Zhunisbayev, Olzhasbek [Bolashak Atyrau Limited]" w:date="2024-10-31T18:22:00Z" w16du:dateUtc="2024-10-31T13:22:00Z"/>
                <w:rFonts w:ascii="Arial Narrow" w:hAnsi="Arial Narrow" w:cs="Arial"/>
                <w:color w:val="auto"/>
                <w:sz w:val="16"/>
                <w:szCs w:val="16"/>
                <w:lang w:val="ru-RU"/>
              </w:rPr>
            </w:pPr>
          </w:p>
          <w:p w14:paraId="7E63A797" w14:textId="07EFED5F" w:rsidR="00797682" w:rsidRPr="00BF38C6" w:rsidDel="00A92072" w:rsidRDefault="00E32BD4" w:rsidP="00D14C5B">
            <w:pPr>
              <w:pStyle w:val="CellBodyCentered"/>
              <w:rPr>
                <w:del w:id="1297" w:author="Zhunisbayev, Olzhasbek [Bolashak Atyrau Limited]" w:date="2024-10-31T18:22:00Z" w16du:dateUtc="2024-10-31T13:22:00Z"/>
                <w:rFonts w:ascii="Arial Narrow" w:hAnsi="Arial Narrow" w:cs="Arial"/>
                <w:color w:val="auto"/>
                <w:sz w:val="16"/>
                <w:szCs w:val="16"/>
                <w:lang w:val="ru-RU"/>
              </w:rPr>
            </w:pPr>
            <w:del w:id="1298" w:author="Zhunisbayev, Olzhasbek [Bolashak Atyrau Limited]" w:date="2024-10-31T18:22:00Z" w16du:dateUtc="2024-10-31T13:22:00Z">
              <w:r w:rsidDel="00A92072">
                <w:rPr>
                  <w:rFonts w:ascii="Arial Narrow" w:hAnsi="Arial Narrow" w:cs="Arial"/>
                  <w:color w:val="auto"/>
                  <w:sz w:val="16"/>
                  <w:szCs w:val="16"/>
                </w:rPr>
                <w:delText>HDPE</w:delText>
              </w:r>
              <w:r w:rsidR="00DA048B" w:rsidDel="00A92072">
                <w:rPr>
                  <w:rFonts w:ascii="Arial Narrow" w:hAnsi="Arial Narrow" w:cs="Arial"/>
                  <w:color w:val="auto"/>
                  <w:sz w:val="16"/>
                  <w:szCs w:val="16"/>
                  <w:lang w:val="ru-RU"/>
                </w:rPr>
                <w:delText xml:space="preserve"> </w:delText>
              </w:r>
              <w:r w:rsidR="00797682" w:rsidRPr="00BF38C6" w:rsidDel="00A92072">
                <w:rPr>
                  <w:rFonts w:ascii="Arial Narrow" w:hAnsi="Arial Narrow" w:cs="Arial"/>
                  <w:color w:val="auto"/>
                  <w:sz w:val="16"/>
                  <w:szCs w:val="16"/>
                  <w:lang w:val="en-GB"/>
                </w:rPr>
                <w:delText>PE</w:delText>
              </w:r>
              <w:r w:rsidR="00797682" w:rsidRPr="00BF38C6" w:rsidDel="00A92072">
                <w:rPr>
                  <w:rFonts w:ascii="Arial Narrow" w:hAnsi="Arial Narrow" w:cs="Arial"/>
                  <w:color w:val="auto"/>
                  <w:sz w:val="16"/>
                  <w:szCs w:val="16"/>
                  <w:lang w:val="ru-RU"/>
                </w:rPr>
                <w:delText>100</w:delText>
              </w:r>
            </w:del>
          </w:p>
          <w:p w14:paraId="50215473" w14:textId="1599E93B" w:rsidR="00797682" w:rsidRPr="00BF38C6" w:rsidDel="00A92072" w:rsidRDefault="00DA048B" w:rsidP="00D14C5B">
            <w:pPr>
              <w:pStyle w:val="CellBodyCentered"/>
              <w:rPr>
                <w:del w:id="1299" w:author="Zhunisbayev, Olzhasbek [Bolashak Atyrau Limited]" w:date="2024-10-31T18:22:00Z" w16du:dateUtc="2024-10-31T13:22:00Z"/>
                <w:rFonts w:ascii="Arial Narrow" w:hAnsi="Arial Narrow"/>
                <w:color w:val="auto"/>
                <w:sz w:val="16"/>
                <w:szCs w:val="16"/>
                <w:lang w:val="ru-RU"/>
              </w:rPr>
            </w:pPr>
            <w:del w:id="1300" w:author="Zhunisbayev, Olzhasbek [Bolashak Atyrau Limited]" w:date="2024-10-31T18:22:00Z" w16du:dateUtc="2024-10-31T13:22:00Z">
              <w:r w:rsidDel="00A92072">
                <w:rPr>
                  <w:rFonts w:ascii="Arial Narrow" w:hAnsi="Arial Narrow"/>
                  <w:color w:val="auto"/>
                  <w:sz w:val="16"/>
                  <w:szCs w:val="16"/>
                </w:rPr>
                <w:delText xml:space="preserve">ID </w:delText>
              </w:r>
              <w:r w:rsidR="00797682" w:rsidRPr="00BF38C6" w:rsidDel="00A92072">
                <w:rPr>
                  <w:rFonts w:ascii="Arial Narrow" w:hAnsi="Arial Narrow"/>
                  <w:color w:val="auto"/>
                  <w:sz w:val="16"/>
                  <w:szCs w:val="16"/>
                  <w:lang w:val="ru-RU"/>
                </w:rPr>
                <w:delText>СИНИЙ</w:delText>
              </w:r>
            </w:del>
          </w:p>
        </w:tc>
        <w:tc>
          <w:tcPr>
            <w:tcW w:w="810" w:type="dxa"/>
            <w:tcBorders>
              <w:top w:val="single" w:sz="6" w:space="0" w:color="auto"/>
              <w:left w:val="single" w:sz="6" w:space="0" w:color="auto"/>
              <w:bottom w:val="single" w:sz="6" w:space="0" w:color="auto"/>
              <w:right w:val="single" w:sz="6" w:space="0" w:color="auto"/>
            </w:tcBorders>
          </w:tcPr>
          <w:p w14:paraId="29B19EB7" w14:textId="4C9542B7" w:rsidR="00797682" w:rsidRPr="00BF38C6" w:rsidDel="00A92072" w:rsidRDefault="00797682" w:rsidP="00D14C5B">
            <w:pPr>
              <w:pStyle w:val="CellBodyCentered"/>
              <w:rPr>
                <w:del w:id="1301" w:author="Zhunisbayev, Olzhasbek [Bolashak Atyrau Limited]" w:date="2024-10-31T18:22:00Z" w16du:dateUtc="2024-10-31T13:22:00Z"/>
                <w:rFonts w:ascii="Arial Narrow" w:hAnsi="Arial Narrow" w:cs="Arial"/>
                <w:color w:val="auto"/>
                <w:sz w:val="16"/>
                <w:szCs w:val="16"/>
                <w:lang w:val="ru-RU"/>
              </w:rPr>
            </w:pPr>
          </w:p>
          <w:p w14:paraId="6B730A65" w14:textId="06370260" w:rsidR="00C9477D" w:rsidDel="00A92072" w:rsidRDefault="00C9477D" w:rsidP="00D14C5B">
            <w:pPr>
              <w:pStyle w:val="CellBodyCentered"/>
              <w:rPr>
                <w:del w:id="1302" w:author="Zhunisbayev, Olzhasbek [Bolashak Atyrau Limited]" w:date="2024-10-31T18:22:00Z" w16du:dateUtc="2024-10-31T13:22:00Z"/>
                <w:rFonts w:ascii="Arial Narrow" w:hAnsi="Arial Narrow"/>
                <w:color w:val="auto"/>
                <w:sz w:val="16"/>
                <w:szCs w:val="16"/>
              </w:rPr>
            </w:pPr>
            <w:del w:id="1303" w:author="Zhunisbayev, Olzhasbek [Bolashak Atyrau Limited]" w:date="2024-10-31T18:22:00Z" w16du:dateUtc="2024-10-31T13:22:00Z">
              <w:r w:rsidRPr="00BF38C6" w:rsidDel="00A92072">
                <w:rPr>
                  <w:rFonts w:ascii="Arial Narrow" w:hAnsi="Arial Narrow"/>
                  <w:color w:val="auto"/>
                  <w:sz w:val="16"/>
                  <w:szCs w:val="16"/>
                  <w:lang w:val="ru-RU"/>
                </w:rPr>
                <w:delText xml:space="preserve">КЛАСС </w:delText>
              </w:r>
            </w:del>
          </w:p>
          <w:p w14:paraId="3762A679" w14:textId="1AB76CD9" w:rsidR="00C9477D" w:rsidRPr="00BF38C6" w:rsidDel="00A92072" w:rsidRDefault="00C9477D" w:rsidP="00D14C5B">
            <w:pPr>
              <w:pStyle w:val="CellBodyCentered"/>
              <w:rPr>
                <w:del w:id="1304" w:author="Zhunisbayev, Olzhasbek [Bolashak Atyrau Limited]" w:date="2024-10-31T18:22:00Z" w16du:dateUtc="2024-10-31T13:22:00Z"/>
                <w:rFonts w:ascii="Arial Narrow" w:hAnsi="Arial Narrow" w:cs="Arial"/>
                <w:color w:val="auto"/>
                <w:sz w:val="16"/>
                <w:szCs w:val="16"/>
                <w:lang w:val="ru-RU"/>
              </w:rPr>
            </w:pPr>
            <w:del w:id="1305" w:author="Zhunisbayev, Olzhasbek [Bolashak Atyrau Limited]" w:date="2024-10-31T18:22:00Z" w16du:dateUtc="2024-10-31T13:22:00Z">
              <w:r w:rsidRPr="00BF38C6" w:rsidDel="00A92072">
                <w:rPr>
                  <w:rFonts w:ascii="Arial Narrow" w:hAnsi="Arial Narrow"/>
                  <w:color w:val="auto"/>
                  <w:sz w:val="16"/>
                  <w:szCs w:val="16"/>
                  <w:lang w:val="ru-RU"/>
                </w:rPr>
                <w:delText>150</w:delText>
              </w:r>
              <w:r w:rsidDel="00A92072">
                <w:rPr>
                  <w:rFonts w:ascii="Arial Narrow" w:hAnsi="Arial Narrow"/>
                  <w:color w:val="auto"/>
                  <w:sz w:val="16"/>
                  <w:szCs w:val="16"/>
                </w:rPr>
                <w:delText xml:space="preserve"> </w:delText>
              </w:r>
              <w:r w:rsidRPr="00BF38C6" w:rsidDel="00A92072">
                <w:rPr>
                  <w:rFonts w:ascii="Arial Narrow" w:hAnsi="Arial Narrow"/>
                  <w:color w:val="auto"/>
                  <w:sz w:val="16"/>
                  <w:szCs w:val="16"/>
                  <w:lang w:val="ru-RU"/>
                </w:rPr>
                <w:delText>RF</w:delText>
              </w:r>
            </w:del>
          </w:p>
          <w:p w14:paraId="2E45F07F" w14:textId="09D76E18" w:rsidR="00797682" w:rsidRPr="00BF38C6" w:rsidDel="00A92072" w:rsidRDefault="00797682" w:rsidP="00D14C5B">
            <w:pPr>
              <w:pStyle w:val="CellBodyCentered"/>
              <w:rPr>
                <w:del w:id="1306" w:author="Zhunisbayev, Olzhasbek [Bolashak Atyrau Limited]" w:date="2024-10-31T18:22:00Z" w16du:dateUtc="2024-10-31T13:22:00Z"/>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4C27F979" w14:textId="28A7371B" w:rsidR="00797682" w:rsidRPr="00BF38C6" w:rsidDel="00A92072" w:rsidRDefault="00797682" w:rsidP="00D14C5B">
            <w:pPr>
              <w:pStyle w:val="CellBodyCentered"/>
              <w:rPr>
                <w:del w:id="1307" w:author="Zhunisbayev, Olzhasbek [Bolashak Atyrau Limited]" w:date="2024-10-31T18:22:00Z" w16du:dateUtc="2024-10-31T13:22:00Z"/>
                <w:rFonts w:ascii="Arial Narrow" w:hAnsi="Arial Narrow" w:cs="Arial"/>
                <w:color w:val="auto"/>
                <w:sz w:val="16"/>
                <w:szCs w:val="16"/>
                <w:lang w:val="en-GB"/>
              </w:rPr>
            </w:pPr>
          </w:p>
          <w:p w14:paraId="349A7FC8" w14:textId="29AE4724" w:rsidR="00797682" w:rsidRPr="00BF38C6" w:rsidDel="00A92072" w:rsidRDefault="00797682" w:rsidP="00D14C5B">
            <w:pPr>
              <w:pStyle w:val="CellBodyCentered"/>
              <w:rPr>
                <w:del w:id="1308" w:author="Zhunisbayev, Olzhasbek [Bolashak Atyrau Limited]" w:date="2024-10-31T18:22:00Z" w16du:dateUtc="2024-10-31T13:22:00Z"/>
                <w:rFonts w:ascii="Arial Narrow" w:hAnsi="Arial Narrow"/>
                <w:color w:val="auto"/>
                <w:sz w:val="16"/>
                <w:szCs w:val="16"/>
                <w:lang w:val="ru-RU"/>
              </w:rPr>
            </w:pPr>
            <w:del w:id="1309" w:author="Zhunisbayev, Olzhasbek [Bolashak Atyrau Limited]" w:date="2024-10-31T18:22:00Z" w16du:dateUtc="2024-10-31T13:22:00Z">
              <w:r w:rsidRPr="00BF38C6" w:rsidDel="00A92072">
                <w:rPr>
                  <w:rFonts w:ascii="Arial Narrow" w:hAnsi="Arial Narrow" w:cs="Arial"/>
                  <w:color w:val="auto"/>
                  <w:sz w:val="16"/>
                  <w:szCs w:val="16"/>
                  <w:lang w:val="ru-RU"/>
                </w:rPr>
                <w:delText xml:space="preserve">От </w:delText>
              </w:r>
              <w:r w:rsidRPr="00BF38C6" w:rsidDel="00A92072">
                <w:rPr>
                  <w:rFonts w:ascii="Arial Narrow" w:hAnsi="Arial Narrow" w:cs="Arial"/>
                  <w:color w:val="auto"/>
                  <w:sz w:val="16"/>
                  <w:szCs w:val="16"/>
                  <w:lang w:val="en-GB"/>
                </w:rPr>
                <w:delText xml:space="preserve">-40 </w:delText>
              </w:r>
              <w:r w:rsidRPr="00BF38C6" w:rsidDel="00A92072">
                <w:rPr>
                  <w:rFonts w:ascii="Arial Narrow" w:hAnsi="Arial Narrow" w:cs="Arial"/>
                  <w:color w:val="auto"/>
                  <w:sz w:val="16"/>
                  <w:szCs w:val="16"/>
                  <w:lang w:val="ru-RU"/>
                </w:rPr>
                <w:delText>до</w:delText>
              </w:r>
              <w:r w:rsidRPr="00BF38C6" w:rsidDel="00A92072">
                <w:rPr>
                  <w:rFonts w:ascii="Arial Narrow" w:hAnsi="Arial Narrow" w:cs="Arial"/>
                  <w:color w:val="auto"/>
                  <w:sz w:val="16"/>
                  <w:szCs w:val="16"/>
                  <w:lang w:val="en-GB"/>
                </w:rPr>
                <w:delText xml:space="preserve"> +40°C</w:delText>
              </w:r>
            </w:del>
          </w:p>
        </w:tc>
        <w:tc>
          <w:tcPr>
            <w:tcW w:w="1951" w:type="dxa"/>
            <w:tcBorders>
              <w:top w:val="single" w:sz="6" w:space="0" w:color="auto"/>
              <w:left w:val="single" w:sz="6" w:space="0" w:color="auto"/>
              <w:bottom w:val="single" w:sz="6" w:space="0" w:color="auto"/>
              <w:right w:val="single" w:sz="6" w:space="0" w:color="auto"/>
            </w:tcBorders>
          </w:tcPr>
          <w:p w14:paraId="2624F9EB" w14:textId="1DEC0845" w:rsidR="00797682" w:rsidRPr="00BF38C6" w:rsidDel="00A92072" w:rsidRDefault="00797682" w:rsidP="00D14C5B">
            <w:pPr>
              <w:pStyle w:val="CellBody"/>
              <w:rPr>
                <w:del w:id="1310" w:author="Zhunisbayev, Olzhasbek [Bolashak Atyrau Limited]" w:date="2024-10-31T18:22:00Z" w16du:dateUtc="2024-10-31T13:22:00Z"/>
                <w:rFonts w:ascii="Arial Narrow" w:hAnsi="Arial Narrow" w:cs="Arial"/>
                <w:color w:val="auto"/>
                <w:sz w:val="16"/>
                <w:szCs w:val="16"/>
                <w:lang w:val="ru-RU"/>
              </w:rPr>
            </w:pPr>
          </w:p>
          <w:p w14:paraId="22E9C58A" w14:textId="3063D33D" w:rsidR="003B2A6A" w:rsidRPr="003B2A6A" w:rsidDel="00A92072" w:rsidRDefault="003B2A6A" w:rsidP="003B2A6A">
            <w:pPr>
              <w:pStyle w:val="CellBody"/>
              <w:rPr>
                <w:ins w:id="1311" w:author="Zhunisbayev, Olzhasbek A [Bolashak Atyrau Limited]" w:date="2022-06-12T12:57:00Z"/>
                <w:del w:id="1312" w:author="Zhunisbayev, Olzhasbek [Bolashak Atyrau Limited]" w:date="2024-10-31T18:22:00Z" w16du:dateUtc="2024-10-31T13:22:00Z"/>
                <w:rFonts w:ascii="Arial Narrow" w:hAnsi="Arial Narrow" w:cs="Arial"/>
                <w:color w:val="auto"/>
                <w:sz w:val="16"/>
                <w:szCs w:val="16"/>
                <w:lang w:val="ru-RU"/>
              </w:rPr>
            </w:pPr>
            <w:del w:id="1313" w:author="Zhunisbayev, Olzhasbek [Bolashak Atyrau Limited]" w:date="2024-10-31T18:22:00Z" w16du:dateUtc="2024-10-31T13:22:00Z">
              <w:r w:rsidRPr="003B2A6A" w:rsidDel="00A92072">
                <w:rPr>
                  <w:rFonts w:ascii="Arial Narrow" w:hAnsi="Arial Narrow" w:cs="Arial"/>
                  <w:color w:val="auto"/>
                  <w:sz w:val="16"/>
                  <w:szCs w:val="16"/>
                  <w:lang w:val="ru-RU"/>
                </w:rPr>
                <w:delText xml:space="preserve">- 46 </w:delText>
              </w:r>
            </w:del>
            <w:ins w:id="1314" w:author="Zhunisbayev, Olzhasbek A [Bolashak Atyrau Limited]" w:date="2022-09-18T20:40:00Z">
              <w:del w:id="1315" w:author="Zhunisbayev, Olzhasbek [Bolashak Atyrau Limited]" w:date="2024-10-31T18:22:00Z" w16du:dateUtc="2024-10-31T13:22:00Z">
                <w:r w:rsidRPr="003B2A6A" w:rsidDel="00A92072">
                  <w:rPr>
                    <w:rFonts w:ascii="Arial Narrow" w:hAnsi="Arial Narrow" w:cs="Arial"/>
                    <w:color w:val="auto"/>
                    <w:sz w:val="16"/>
                    <w:szCs w:val="16"/>
                    <w:lang w:val="ru-RU"/>
                  </w:rPr>
                  <w:delText>40</w:delText>
                </w:r>
              </w:del>
            </w:ins>
            <w:del w:id="1316" w:author="Zhunisbayev, Olzhasbek [Bolashak Atyrau Limited]" w:date="2024-10-31T18:22:00Z" w16du:dateUtc="2024-10-31T13:22:00Z">
              <w:r w:rsidRPr="003B2A6A" w:rsidDel="00A92072">
                <w:rPr>
                  <w:rFonts w:ascii="Arial Narrow" w:hAnsi="Arial Narrow" w:cs="Arial"/>
                  <w:color w:val="auto"/>
                  <w:sz w:val="16"/>
                  <w:szCs w:val="16"/>
                  <w:lang w:val="ru-RU"/>
                </w:rPr>
                <w:delText xml:space="preserve"> </w:delText>
              </w:r>
            </w:del>
            <w:ins w:id="1317" w:author="Zhunisbayev, Olzhasbek A [Bolashak Atyrau Limited]" w:date="2022-06-12T12:57:00Z">
              <w:del w:id="1318" w:author="Zhunisbayev, Olzhasbek [Bolashak Atyrau Limited]" w:date="2024-10-31T18:22:00Z" w16du:dateUtc="2024-10-31T13:22:00Z">
                <w:r w:rsidRPr="00014E44" w:rsidDel="00A92072">
                  <w:rPr>
                    <w:rFonts w:ascii="Arial Narrow" w:hAnsi="Arial Narrow" w:cs="Arial"/>
                    <w:color w:val="auto"/>
                    <w:sz w:val="16"/>
                    <w:szCs w:val="16"/>
                    <w:lang w:val="en-GB"/>
                  </w:rPr>
                  <w:delText>to</w:delText>
                </w:r>
                <w:r w:rsidRPr="003B2A6A" w:rsidDel="00A92072">
                  <w:rPr>
                    <w:rFonts w:ascii="Arial Narrow" w:hAnsi="Arial Narrow" w:cs="Arial"/>
                    <w:color w:val="auto"/>
                    <w:sz w:val="16"/>
                    <w:szCs w:val="16"/>
                    <w:lang w:val="ru-RU"/>
                  </w:rPr>
                  <w:delText xml:space="preserve"> 20°</w:delText>
                </w:r>
                <w:r w:rsidRPr="00014E44" w:rsidDel="00A92072">
                  <w:rPr>
                    <w:rFonts w:ascii="Arial Narrow" w:hAnsi="Arial Narrow" w:cs="Arial"/>
                    <w:color w:val="auto"/>
                    <w:sz w:val="16"/>
                    <w:szCs w:val="16"/>
                    <w:lang w:val="en-GB"/>
                  </w:rPr>
                  <w:delText>C</w:delText>
                </w:r>
                <w:r w:rsidRPr="003B2A6A" w:rsidDel="00A92072">
                  <w:rPr>
                    <w:rFonts w:ascii="Arial Narrow" w:hAnsi="Arial Narrow" w:cs="Arial"/>
                    <w:color w:val="auto"/>
                    <w:sz w:val="16"/>
                    <w:szCs w:val="16"/>
                    <w:lang w:val="ru-RU"/>
                  </w:rPr>
                  <w:delText xml:space="preserve"> = 10 </w:delText>
                </w:r>
              </w:del>
            </w:ins>
            <w:del w:id="1319" w:author="Zhunisbayev, Olzhasbek [Bolashak Atyrau Limited]" w:date="2024-10-31T18:22:00Z" w16du:dateUtc="2024-10-31T13:22:00Z">
              <w:r w:rsidRPr="007D1F47" w:rsidDel="00A92072">
                <w:rPr>
                  <w:rFonts w:ascii="Arial Narrow" w:hAnsi="Arial Narrow" w:cs="Arial"/>
                  <w:color w:val="auto"/>
                  <w:sz w:val="16"/>
                  <w:szCs w:val="16"/>
                  <w:lang w:val="ru-RU"/>
                </w:rPr>
                <w:delText>бар (изб.)</w:delText>
              </w:r>
            </w:del>
          </w:p>
          <w:p w14:paraId="7D4C14C6" w14:textId="31F8921A" w:rsidR="003B2A6A" w:rsidRPr="003B2A6A" w:rsidDel="00A92072" w:rsidRDefault="003B2A6A" w:rsidP="003B2A6A">
            <w:pPr>
              <w:pStyle w:val="CellBody"/>
              <w:rPr>
                <w:del w:id="1320" w:author="Zhunisbayev, Olzhasbek [Bolashak Atyrau Limited]" w:date="2024-10-31T18:22:00Z" w16du:dateUtc="2024-10-31T13:22:00Z"/>
                <w:rFonts w:ascii="Arial Narrow" w:hAnsi="Arial Narrow" w:cs="Arial"/>
                <w:color w:val="auto"/>
                <w:sz w:val="16"/>
                <w:szCs w:val="16"/>
                <w:lang w:val="ru-RU"/>
              </w:rPr>
            </w:pPr>
            <w:ins w:id="1321" w:author="Zhunisbayev, Olzhasbek A [Bolashak Atyrau Limited]" w:date="2022-06-12T12:57:00Z">
              <w:del w:id="1322" w:author="Zhunisbayev, Olzhasbek [Bolashak Atyrau Limited]" w:date="2024-10-31T18:22:00Z" w16du:dateUtc="2024-10-31T13:22:00Z">
                <w:r w:rsidRPr="003B2A6A" w:rsidDel="00A92072">
                  <w:rPr>
                    <w:rFonts w:ascii="Arial Narrow" w:hAnsi="Arial Narrow" w:cs="Arial"/>
                    <w:color w:val="auto"/>
                    <w:sz w:val="16"/>
                    <w:szCs w:val="16"/>
                    <w:lang w:val="ru-RU"/>
                  </w:rPr>
                  <w:delText>25°</w:delText>
                </w:r>
                <w:r w:rsidRPr="00014E44" w:rsidDel="00A92072">
                  <w:rPr>
                    <w:rFonts w:ascii="Arial Narrow" w:hAnsi="Arial Narrow" w:cs="Arial"/>
                    <w:color w:val="auto"/>
                    <w:sz w:val="16"/>
                    <w:szCs w:val="16"/>
                    <w:lang w:val="en-GB"/>
                  </w:rPr>
                  <w:delText>C</w:delText>
                </w:r>
                <w:r w:rsidRPr="003B2A6A" w:rsidDel="00A92072">
                  <w:rPr>
                    <w:rFonts w:ascii="Arial Narrow" w:hAnsi="Arial Narrow" w:cs="Arial"/>
                    <w:color w:val="auto"/>
                    <w:sz w:val="16"/>
                    <w:szCs w:val="16"/>
                    <w:lang w:val="ru-RU"/>
                  </w:rPr>
                  <w:delText xml:space="preserve"> = 9.3 </w:delText>
                </w:r>
              </w:del>
            </w:ins>
            <w:del w:id="1323" w:author="Zhunisbayev, Olzhasbek [Bolashak Atyrau Limited]" w:date="2024-10-31T18:22:00Z" w16du:dateUtc="2024-10-31T13:22:00Z">
              <w:r w:rsidRPr="007D1F47" w:rsidDel="00A92072">
                <w:rPr>
                  <w:rFonts w:ascii="Arial Narrow" w:hAnsi="Arial Narrow" w:cs="Arial"/>
                  <w:color w:val="auto"/>
                  <w:sz w:val="16"/>
                  <w:szCs w:val="16"/>
                  <w:lang w:val="ru-RU"/>
                </w:rPr>
                <w:delText>бар (изб.)</w:delText>
              </w:r>
            </w:del>
          </w:p>
          <w:p w14:paraId="6AC5E15E" w14:textId="5C1A2CBA" w:rsidR="003B2A6A" w:rsidRPr="00381093" w:rsidDel="00A92072" w:rsidRDefault="003B2A6A" w:rsidP="003B2A6A">
            <w:pPr>
              <w:pStyle w:val="CellBody"/>
              <w:rPr>
                <w:del w:id="1324" w:author="Zhunisbayev, Olzhasbek [Bolashak Atyrau Limited]" w:date="2024-10-31T18:22:00Z" w16du:dateUtc="2024-10-31T13:22:00Z"/>
                <w:rFonts w:ascii="Arial Narrow" w:hAnsi="Arial Narrow" w:cs="Arial"/>
                <w:color w:val="auto"/>
                <w:sz w:val="16"/>
                <w:szCs w:val="16"/>
                <w:lang w:val="ru-RU"/>
              </w:rPr>
            </w:pPr>
            <w:del w:id="1325" w:author="Zhunisbayev, Olzhasbek [Bolashak Atyrau Limited]" w:date="2024-10-31T18:22:00Z" w16du:dateUtc="2024-10-31T13:22:00Z">
              <w:r w:rsidRPr="00381093" w:rsidDel="00A92072">
                <w:rPr>
                  <w:rFonts w:ascii="Arial Narrow" w:hAnsi="Arial Narrow" w:cs="Arial"/>
                  <w:color w:val="auto"/>
                  <w:sz w:val="16"/>
                  <w:szCs w:val="16"/>
                  <w:lang w:val="ru-RU"/>
                </w:rPr>
                <w:delText>30</w:delText>
              </w:r>
            </w:del>
            <w:ins w:id="1326" w:author="Zhunisbayev, Olzhasbek A [Bolashak Atyrau Limited]" w:date="2022-06-12T12:57:00Z">
              <w:del w:id="1327" w:author="Zhunisbayev, Olzhasbek [Bolashak Atyrau Limited]" w:date="2024-10-31T18:22:00Z" w16du:dateUtc="2024-10-31T13:22:00Z">
                <w:r w:rsidRPr="00381093" w:rsidDel="00A92072">
                  <w:rPr>
                    <w:rFonts w:ascii="Arial Narrow" w:hAnsi="Arial Narrow" w:cs="Arial"/>
                    <w:color w:val="auto"/>
                    <w:sz w:val="16"/>
                    <w:szCs w:val="16"/>
                    <w:lang w:val="ru-RU"/>
                  </w:rPr>
                  <w:delText>°</w:delText>
                </w:r>
                <w:r w:rsidRPr="00014E44" w:rsidDel="00A92072">
                  <w:rPr>
                    <w:rFonts w:ascii="Arial Narrow" w:hAnsi="Arial Narrow" w:cs="Arial"/>
                    <w:color w:val="auto"/>
                    <w:sz w:val="16"/>
                    <w:szCs w:val="16"/>
                    <w:lang w:val="en-GB"/>
                  </w:rPr>
                  <w:delText>C</w:delText>
                </w:r>
              </w:del>
            </w:ins>
            <w:del w:id="1328" w:author="Zhunisbayev, Olzhasbek [Bolashak Atyrau Limited]" w:date="2024-10-31T18:22:00Z" w16du:dateUtc="2024-10-31T13:22:00Z">
              <w:r w:rsidRPr="00381093" w:rsidDel="00A92072">
                <w:rPr>
                  <w:rFonts w:ascii="Arial Narrow" w:hAnsi="Arial Narrow" w:cs="Arial"/>
                  <w:color w:val="auto"/>
                  <w:sz w:val="16"/>
                  <w:szCs w:val="16"/>
                  <w:lang w:val="ru-RU"/>
                </w:rPr>
                <w:delText xml:space="preserve"> = 8.7 </w:delText>
              </w:r>
              <w:r w:rsidRPr="007D1F47" w:rsidDel="00A92072">
                <w:rPr>
                  <w:rFonts w:ascii="Arial Narrow" w:hAnsi="Arial Narrow" w:cs="Arial"/>
                  <w:color w:val="auto"/>
                  <w:sz w:val="16"/>
                  <w:szCs w:val="16"/>
                  <w:lang w:val="ru-RU"/>
                </w:rPr>
                <w:delText>бар (изб.)</w:delText>
              </w:r>
            </w:del>
          </w:p>
          <w:p w14:paraId="4463D3A7" w14:textId="53491D64" w:rsidR="003B2A6A" w:rsidRPr="00381093" w:rsidDel="00A92072" w:rsidRDefault="003B2A6A" w:rsidP="003B2A6A">
            <w:pPr>
              <w:pStyle w:val="CellBody"/>
              <w:rPr>
                <w:ins w:id="1329" w:author="Zhunisbayev, Olzhasbek A [Bolashak Atyrau Limited]" w:date="2022-06-12T12:57:00Z"/>
                <w:del w:id="1330" w:author="Zhunisbayev, Olzhasbek [Bolashak Atyrau Limited]" w:date="2024-10-31T18:22:00Z" w16du:dateUtc="2024-10-31T13:22:00Z"/>
                <w:rFonts w:ascii="Arial Narrow" w:hAnsi="Arial Narrow" w:cs="Arial"/>
                <w:color w:val="auto"/>
                <w:sz w:val="16"/>
                <w:szCs w:val="16"/>
                <w:lang w:val="ru-RU"/>
              </w:rPr>
            </w:pPr>
            <w:del w:id="1331" w:author="Zhunisbayev, Olzhasbek [Bolashak Atyrau Limited]" w:date="2024-10-31T18:22:00Z" w16du:dateUtc="2024-10-31T13:22:00Z">
              <w:r w:rsidRPr="00381093" w:rsidDel="00A92072">
                <w:rPr>
                  <w:rFonts w:ascii="Arial Narrow" w:hAnsi="Arial Narrow" w:cs="Arial"/>
                  <w:color w:val="auto"/>
                  <w:sz w:val="16"/>
                  <w:szCs w:val="16"/>
                  <w:lang w:val="ru-RU"/>
                </w:rPr>
                <w:delText>35</w:delText>
              </w:r>
            </w:del>
            <w:ins w:id="1332" w:author="Zhunisbayev, Olzhasbek A [Bolashak Atyrau Limited]" w:date="2022-06-12T12:57:00Z">
              <w:del w:id="1333" w:author="Zhunisbayev, Olzhasbek [Bolashak Atyrau Limited]" w:date="2024-10-31T18:22:00Z" w16du:dateUtc="2024-10-31T13:22:00Z">
                <w:r w:rsidRPr="00381093" w:rsidDel="00A92072">
                  <w:rPr>
                    <w:rFonts w:ascii="Arial Narrow" w:hAnsi="Arial Narrow" w:cs="Arial"/>
                    <w:color w:val="auto"/>
                    <w:sz w:val="16"/>
                    <w:szCs w:val="16"/>
                    <w:lang w:val="ru-RU"/>
                  </w:rPr>
                  <w:delText>°</w:delText>
                </w:r>
                <w:r w:rsidRPr="00014E44" w:rsidDel="00A92072">
                  <w:rPr>
                    <w:rFonts w:ascii="Arial Narrow" w:hAnsi="Arial Narrow" w:cs="Arial"/>
                    <w:color w:val="auto"/>
                    <w:sz w:val="16"/>
                    <w:szCs w:val="16"/>
                    <w:lang w:val="en-GB"/>
                  </w:rPr>
                  <w:delText>C</w:delText>
                </w:r>
              </w:del>
            </w:ins>
            <w:del w:id="1334" w:author="Zhunisbayev, Olzhasbek [Bolashak Atyrau Limited]" w:date="2024-10-31T18:22:00Z" w16du:dateUtc="2024-10-31T13:22:00Z">
              <w:r w:rsidRPr="00381093" w:rsidDel="00A92072">
                <w:rPr>
                  <w:rFonts w:ascii="Arial Narrow" w:hAnsi="Arial Narrow" w:cs="Arial"/>
                  <w:color w:val="auto"/>
                  <w:sz w:val="16"/>
                  <w:szCs w:val="16"/>
                  <w:lang w:val="ru-RU"/>
                </w:rPr>
                <w:delText xml:space="preserve"> = 8 </w:delText>
              </w:r>
              <w:r w:rsidRPr="007D1F47" w:rsidDel="00A92072">
                <w:rPr>
                  <w:rFonts w:ascii="Arial Narrow" w:hAnsi="Arial Narrow" w:cs="Arial"/>
                  <w:color w:val="auto"/>
                  <w:sz w:val="16"/>
                  <w:szCs w:val="16"/>
                  <w:lang w:val="ru-RU"/>
                </w:rPr>
                <w:delText>бар (изб.)</w:delText>
              </w:r>
            </w:del>
          </w:p>
          <w:p w14:paraId="44BB74ED" w14:textId="59C8776C" w:rsidR="003B2A6A" w:rsidDel="00A92072" w:rsidRDefault="003B2A6A" w:rsidP="003B2A6A">
            <w:pPr>
              <w:pStyle w:val="CellBody"/>
              <w:rPr>
                <w:del w:id="1335" w:author="Zhunisbayev, Olzhasbek [Bolashak Atyrau Limited]" w:date="2024-10-31T18:22:00Z" w16du:dateUtc="2024-10-31T13:22:00Z"/>
                <w:rFonts w:ascii="Arial Narrow" w:hAnsi="Arial Narrow" w:cs="Arial"/>
                <w:color w:val="auto"/>
                <w:sz w:val="16"/>
                <w:szCs w:val="16"/>
                <w:lang w:val="en-GB"/>
              </w:rPr>
            </w:pPr>
            <w:ins w:id="1336" w:author="Zhunisbayev, Olzhasbek A [Bolashak Atyrau Limited]" w:date="2022-06-12T12:57:00Z">
              <w:del w:id="1337" w:author="Zhunisbayev, Olzhasbek [Bolashak Atyrau Limited]" w:date="2024-10-31T18:22:00Z" w16du:dateUtc="2024-10-31T13:22:00Z">
                <w:r w:rsidRPr="00381093" w:rsidDel="00A92072">
                  <w:rPr>
                    <w:rFonts w:ascii="Arial Narrow" w:hAnsi="Arial Narrow" w:cs="Arial"/>
                    <w:color w:val="auto"/>
                    <w:sz w:val="16"/>
                    <w:szCs w:val="16"/>
                    <w:lang w:val="ru-RU"/>
                  </w:rPr>
                  <w:delText>40°</w:delText>
                </w:r>
                <w:r w:rsidRPr="00014E44" w:rsidDel="00A92072">
                  <w:rPr>
                    <w:rFonts w:ascii="Arial Narrow" w:hAnsi="Arial Narrow" w:cs="Arial"/>
                    <w:color w:val="auto"/>
                    <w:sz w:val="16"/>
                    <w:szCs w:val="16"/>
                    <w:lang w:val="en-GB"/>
                  </w:rPr>
                  <w:delText>C</w:delText>
                </w:r>
                <w:r w:rsidRPr="00381093" w:rsidDel="00A92072">
                  <w:rPr>
                    <w:rFonts w:ascii="Arial Narrow" w:hAnsi="Arial Narrow" w:cs="Arial"/>
                    <w:color w:val="auto"/>
                    <w:sz w:val="16"/>
                    <w:szCs w:val="16"/>
                    <w:lang w:val="ru-RU"/>
                  </w:rPr>
                  <w:delText xml:space="preserve"> = 7.4 </w:delText>
                </w:r>
              </w:del>
            </w:ins>
            <w:del w:id="1338" w:author="Zhunisbayev, Olzhasbek [Bolashak Atyrau Limited]" w:date="2024-10-31T18:22:00Z" w16du:dateUtc="2024-10-31T13:22:00Z">
              <w:r w:rsidRPr="007D1F47" w:rsidDel="00A92072">
                <w:rPr>
                  <w:rFonts w:ascii="Arial Narrow" w:hAnsi="Arial Narrow" w:cs="Arial"/>
                  <w:color w:val="auto"/>
                  <w:sz w:val="16"/>
                  <w:szCs w:val="16"/>
                  <w:lang w:val="ru-RU"/>
                </w:rPr>
                <w:delText>бар (изб.)</w:delText>
              </w:r>
            </w:del>
          </w:p>
          <w:p w14:paraId="09A991C3" w14:textId="7A9A3D7A" w:rsidR="00797682" w:rsidRPr="006759B5" w:rsidDel="00A92072" w:rsidRDefault="00797682" w:rsidP="00D14C5B">
            <w:pPr>
              <w:pStyle w:val="CellBody"/>
              <w:jc w:val="center"/>
              <w:rPr>
                <w:del w:id="1339" w:author="Zhunisbayev, Olzhasbek [Bolashak Atyrau Limited]" w:date="2024-10-31T18:22:00Z" w16du:dateUtc="2024-10-31T13:22:00Z"/>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4949A694" w14:textId="0A3569F5" w:rsidR="00797682" w:rsidRPr="00BF38C6" w:rsidDel="00A92072" w:rsidRDefault="00797682" w:rsidP="00D14C5B">
            <w:pPr>
              <w:pStyle w:val="CellBodyCentered"/>
              <w:rPr>
                <w:del w:id="1340" w:author="Zhunisbayev, Olzhasbek [Bolashak Atyrau Limited]" w:date="2024-10-31T18:22:00Z" w16du:dateUtc="2024-10-31T13:22:00Z"/>
                <w:rFonts w:ascii="Arial Narrow" w:hAnsi="Arial Narrow" w:cs="Arial"/>
                <w:color w:val="auto"/>
                <w:sz w:val="16"/>
                <w:szCs w:val="16"/>
                <w:lang w:val="ru-RU"/>
              </w:rPr>
            </w:pPr>
          </w:p>
          <w:p w14:paraId="29885335" w14:textId="1DD295DF" w:rsidR="00797682" w:rsidRPr="00BF38C6" w:rsidDel="00A92072" w:rsidRDefault="00797682" w:rsidP="00D14C5B">
            <w:pPr>
              <w:pStyle w:val="CellBodyCentered"/>
              <w:rPr>
                <w:del w:id="1341" w:author="Zhunisbayev, Olzhasbek [Bolashak Atyrau Limited]" w:date="2024-10-31T18:22:00Z" w16du:dateUtc="2024-10-31T13:22:00Z"/>
                <w:rFonts w:ascii="Arial Narrow" w:hAnsi="Arial Narrow"/>
                <w:color w:val="auto"/>
                <w:sz w:val="16"/>
                <w:szCs w:val="16"/>
                <w:lang w:val="ru-RU"/>
              </w:rPr>
            </w:pPr>
            <w:del w:id="1342" w:author="Zhunisbayev, Olzhasbek [Bolashak Atyrau Limited]" w:date="2024-10-31T18:22:00Z" w16du:dateUtc="2024-10-31T13:22:00Z">
              <w:r w:rsidRPr="00BF38C6" w:rsidDel="00A92072">
                <w:rPr>
                  <w:rFonts w:ascii="Arial Narrow" w:hAnsi="Arial Narrow" w:cs="Arial"/>
                  <w:color w:val="auto"/>
                  <w:sz w:val="16"/>
                  <w:szCs w:val="16"/>
                  <w:lang w:val="ru-RU"/>
                </w:rPr>
                <w:delText>НЕТ</w:delText>
              </w:r>
            </w:del>
          </w:p>
        </w:tc>
        <w:tc>
          <w:tcPr>
            <w:tcW w:w="450" w:type="dxa"/>
            <w:tcBorders>
              <w:top w:val="single" w:sz="6" w:space="0" w:color="auto"/>
              <w:left w:val="single" w:sz="6" w:space="0" w:color="auto"/>
              <w:bottom w:val="single" w:sz="6" w:space="0" w:color="auto"/>
              <w:right w:val="single" w:sz="6" w:space="0" w:color="auto"/>
            </w:tcBorders>
          </w:tcPr>
          <w:p w14:paraId="46AD62CD" w14:textId="32CC5285" w:rsidR="00A05637" w:rsidDel="00A92072" w:rsidRDefault="00A05637" w:rsidP="00D14C5B">
            <w:pPr>
              <w:pStyle w:val="CellBodyCentered"/>
              <w:rPr>
                <w:del w:id="1343" w:author="Zhunisbayev, Olzhasbek [Bolashak Atyrau Limited]" w:date="2024-10-31T18:22:00Z" w16du:dateUtc="2024-10-31T13:22:00Z"/>
                <w:rFonts w:ascii="Arial Narrow" w:hAnsi="Arial Narrow" w:cs="Arial"/>
                <w:color w:val="auto"/>
                <w:sz w:val="16"/>
                <w:szCs w:val="16"/>
                <w:lang w:val="en-GB"/>
              </w:rPr>
            </w:pPr>
          </w:p>
          <w:p w14:paraId="6DECF11E" w14:textId="3C31BF3F" w:rsidR="00797682" w:rsidRPr="00BF38C6" w:rsidDel="00A92072" w:rsidRDefault="00797682" w:rsidP="00D14C5B">
            <w:pPr>
              <w:pStyle w:val="CellBodyCentered"/>
              <w:rPr>
                <w:del w:id="1344" w:author="Zhunisbayev, Olzhasbek [Bolashak Atyrau Limited]" w:date="2024-10-31T18:22:00Z" w16du:dateUtc="2024-10-31T13:22:00Z"/>
                <w:rFonts w:ascii="Arial Narrow" w:hAnsi="Arial Narrow"/>
                <w:color w:val="auto"/>
                <w:sz w:val="16"/>
                <w:szCs w:val="16"/>
                <w:lang w:val="en-GB"/>
              </w:rPr>
            </w:pPr>
            <w:del w:id="1345" w:author="Zhunisbayev, Olzhasbek [Bolashak Atyrau Limited]" w:date="2024-10-31T18:22:00Z" w16du:dateUtc="2024-10-31T13:22:00Z">
              <w:r w:rsidRPr="00BF38C6" w:rsidDel="00A92072">
                <w:rPr>
                  <w:rFonts w:ascii="Arial Narrow" w:hAnsi="Arial Narrow" w:cs="Arial"/>
                  <w:color w:val="auto"/>
                  <w:sz w:val="16"/>
                  <w:szCs w:val="16"/>
                  <w:lang w:val="en-GB"/>
                </w:rPr>
                <w:delText>0</w:delText>
              </w:r>
            </w:del>
          </w:p>
        </w:tc>
      </w:tr>
      <w:tr w:rsidR="00A05637" w:rsidRPr="00BF38C6" w14:paraId="5E6705DC" w14:textId="77777777" w:rsidTr="002A7110">
        <w:tc>
          <w:tcPr>
            <w:tcW w:w="3332" w:type="dxa"/>
            <w:tcBorders>
              <w:top w:val="single" w:sz="6" w:space="0" w:color="auto"/>
              <w:left w:val="single" w:sz="6" w:space="0" w:color="auto"/>
              <w:bottom w:val="single" w:sz="6" w:space="0" w:color="auto"/>
              <w:right w:val="single" w:sz="6" w:space="0" w:color="auto"/>
            </w:tcBorders>
          </w:tcPr>
          <w:p w14:paraId="55E7DFA0" w14:textId="77777777" w:rsidR="00A05637" w:rsidRPr="006759B5" w:rsidRDefault="00A05637" w:rsidP="00D14C5B">
            <w:pPr>
              <w:pStyle w:val="CellBody"/>
              <w:rPr>
                <w:ins w:id="1346" w:author="Zhunisbayev, Olzhasbek [Bolashak Atyrau Limited]" w:date="2024-05-13T19:12:00Z"/>
                <w:rFonts w:ascii="Arial Narrow" w:hAnsi="Arial Narrow" w:cs="Arial"/>
                <w:color w:val="auto"/>
                <w:sz w:val="16"/>
                <w:szCs w:val="16"/>
                <w:lang w:val="ru-RU"/>
              </w:rPr>
            </w:pPr>
          </w:p>
          <w:p w14:paraId="3B7AD40B" w14:textId="77777777" w:rsidR="00286450" w:rsidRPr="006759B5" w:rsidRDefault="00286450" w:rsidP="00286450">
            <w:pPr>
              <w:pStyle w:val="CellBody"/>
              <w:rPr>
                <w:ins w:id="1347" w:author="Zhunisbayev, Olzhasbek [Bolashak Atyrau Limited]" w:date="2024-05-13T19:12:00Z"/>
                <w:rFonts w:ascii="Arial Narrow" w:hAnsi="Arial Narrow" w:cs="Arial"/>
                <w:color w:val="auto"/>
                <w:sz w:val="16"/>
                <w:szCs w:val="16"/>
                <w:lang w:val="ru-RU"/>
              </w:rPr>
            </w:pPr>
            <w:ins w:id="1348" w:author="Zhunisbayev, Olzhasbek [Bolashak Atyrau Limited]" w:date="2024-05-13T19:12:00Z">
              <w:r w:rsidRPr="00BF38C6">
                <w:rPr>
                  <w:rFonts w:ascii="Arial Narrow" w:hAnsi="Arial Narrow" w:cs="Arial"/>
                  <w:color w:val="auto"/>
                  <w:sz w:val="16"/>
                  <w:szCs w:val="16"/>
                  <w:lang w:val="en-GB"/>
                </w:rPr>
                <w:t>WD</w:t>
              </w:r>
              <w:r w:rsidRPr="006759B5">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ПИТЬЕВАЯ ВОДА</w:t>
              </w:r>
            </w:ins>
          </w:p>
          <w:p w14:paraId="2561F093" w14:textId="77777777" w:rsidR="00286450" w:rsidRPr="005C0DAA" w:rsidRDefault="00286450" w:rsidP="00286450">
            <w:pPr>
              <w:pStyle w:val="CellBody"/>
              <w:rPr>
                <w:ins w:id="1349" w:author="Zhunisbayev, Olzhasbek [Bolashak Atyrau Limited]" w:date="2024-05-13T19:12:00Z"/>
                <w:rFonts w:ascii="Arial Narrow" w:hAnsi="Arial Narrow" w:cs="Arial"/>
                <w:color w:val="auto"/>
                <w:sz w:val="16"/>
                <w:szCs w:val="16"/>
                <w:lang w:val="ru-RU"/>
              </w:rPr>
            </w:pPr>
            <w:ins w:id="1350" w:author="Zhunisbayev, Olzhasbek [Bolashak Atyrau Limited]" w:date="2024-05-13T19:12:00Z">
              <w:r w:rsidRPr="00BF38C6">
                <w:rPr>
                  <w:rFonts w:ascii="Arial Narrow" w:hAnsi="Arial Narrow" w:cs="Arial"/>
                  <w:color w:val="auto"/>
                  <w:sz w:val="16"/>
                  <w:szCs w:val="16"/>
                  <w:lang w:val="en-GB"/>
                </w:rPr>
                <w:t>WU</w:t>
              </w:r>
              <w:r w:rsidRPr="00BF38C6">
                <w:rPr>
                  <w:rFonts w:ascii="Arial Narrow" w:hAnsi="Arial Narrow" w:cs="Arial"/>
                  <w:color w:val="auto"/>
                  <w:sz w:val="16"/>
                  <w:szCs w:val="16"/>
                  <w:lang w:val="ru-RU"/>
                </w:rPr>
                <w:t xml:space="preserve"> – ТЕХНИЧЕСКАЯ ВОДА</w:t>
              </w:r>
            </w:ins>
          </w:p>
          <w:p w14:paraId="646B0492" w14:textId="77777777" w:rsidR="00286450" w:rsidRPr="00BF38C6" w:rsidRDefault="00286450" w:rsidP="00286450">
            <w:pPr>
              <w:pStyle w:val="CellBody"/>
              <w:rPr>
                <w:ins w:id="1351" w:author="Zhunisbayev, Olzhasbek [Bolashak Atyrau Limited]" w:date="2024-05-13T19:12:00Z"/>
                <w:rFonts w:ascii="Arial Narrow" w:hAnsi="Arial Narrow" w:cs="Arial"/>
                <w:color w:val="auto"/>
                <w:sz w:val="16"/>
                <w:szCs w:val="16"/>
                <w:lang w:val="ru-RU"/>
              </w:rPr>
            </w:pPr>
            <w:ins w:id="1352" w:author="Zhunisbayev, Olzhasbek [Bolashak Atyrau Limited]" w:date="2024-05-13T19:12:00Z">
              <w:r w:rsidRPr="00BF38C6">
                <w:rPr>
                  <w:rFonts w:ascii="Arial Narrow" w:hAnsi="Arial Narrow" w:cs="Arial"/>
                  <w:color w:val="auto"/>
                  <w:sz w:val="16"/>
                  <w:szCs w:val="16"/>
                </w:rPr>
                <w:t xml:space="preserve">WDM – </w:t>
              </w:r>
              <w:r w:rsidRPr="00BF38C6">
                <w:rPr>
                  <w:rFonts w:ascii="Arial Narrow" w:hAnsi="Arial Narrow" w:cs="Arial"/>
                  <w:color w:val="auto"/>
                  <w:sz w:val="16"/>
                  <w:szCs w:val="16"/>
                  <w:lang w:val="ru-RU"/>
                </w:rPr>
                <w:t>ДЕМИНЕРАЛИЗОВАННАЯ ВОДА</w:t>
              </w:r>
            </w:ins>
          </w:p>
          <w:p w14:paraId="05BA600A" w14:textId="77777777" w:rsidR="00286450" w:rsidRPr="00BF38C6" w:rsidRDefault="00286450" w:rsidP="00D14C5B">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13C926F1" w14:textId="77777777" w:rsidR="00286450" w:rsidRDefault="00286450" w:rsidP="00D14C5B">
            <w:pPr>
              <w:pStyle w:val="CellBodyCentered"/>
              <w:rPr>
                <w:ins w:id="1353" w:author="Zhunisbayev, Olzhasbek [Bolashak Atyrau Limited]" w:date="2024-05-13T19:11:00Z"/>
                <w:rFonts w:ascii="Arial Narrow" w:hAnsi="Arial Narrow" w:cs="Arial"/>
                <w:b/>
                <w:color w:val="auto"/>
                <w:sz w:val="16"/>
                <w:szCs w:val="16"/>
                <w:lang w:val="en-GB"/>
              </w:rPr>
            </w:pPr>
          </w:p>
          <w:p w14:paraId="732AAC83" w14:textId="77777777" w:rsidR="00A05637" w:rsidRDefault="00A05637" w:rsidP="00D14C5B">
            <w:pPr>
              <w:pStyle w:val="CellBodyCentered"/>
              <w:rPr>
                <w:ins w:id="1354" w:author="Zhunisbayev, Olzhasbek [Bolashak Atyrau Limited]" w:date="2024-05-13T19:11:00Z"/>
                <w:rFonts w:ascii="Arial Narrow" w:hAnsi="Arial Narrow" w:cs="Arial"/>
                <w:b/>
                <w:color w:val="auto"/>
                <w:sz w:val="16"/>
                <w:szCs w:val="16"/>
                <w:lang w:val="en-GB"/>
              </w:rPr>
            </w:pPr>
            <w:ins w:id="1355" w:author="Zhunisbayev, Olzhasbek [Bolashak Atyrau Limited]" w:date="2024-05-13T19:11:00Z">
              <w:r w:rsidRPr="00014E44">
                <w:rPr>
                  <w:rFonts w:ascii="Arial Narrow" w:hAnsi="Arial Narrow" w:cs="Arial"/>
                  <w:b/>
                  <w:color w:val="auto"/>
                  <w:sz w:val="16"/>
                  <w:szCs w:val="16"/>
                  <w:lang w:val="en-GB"/>
                </w:rPr>
                <w:t>150PE1</w:t>
              </w:r>
              <w:r>
                <w:rPr>
                  <w:rFonts w:ascii="Arial Narrow" w:hAnsi="Arial Narrow" w:cs="Arial"/>
                  <w:b/>
                  <w:color w:val="auto"/>
                  <w:sz w:val="16"/>
                  <w:szCs w:val="16"/>
                  <w:lang w:val="en-GB"/>
                </w:rPr>
                <w:t>4</w:t>
              </w:r>
            </w:ins>
          </w:p>
          <w:p w14:paraId="5A032311" w14:textId="14AB8990" w:rsidR="00286450" w:rsidRPr="00BF38C6" w:rsidRDefault="00286450" w:rsidP="00D14C5B">
            <w:pPr>
              <w:pStyle w:val="CellBodyCentered"/>
              <w:rPr>
                <w:rFonts w:ascii="Arial Narrow" w:hAnsi="Arial Narrow" w:cs="Arial"/>
                <w:b/>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6E532FE" w14:textId="77777777" w:rsidR="00A05637" w:rsidRDefault="00A05637" w:rsidP="00D14C5B">
            <w:pPr>
              <w:pStyle w:val="CellBodyCentered"/>
              <w:rPr>
                <w:ins w:id="1356" w:author="Zhunisbayev, Olzhasbek [Bolashak Atyrau Limited]" w:date="2024-05-13T19:12:00Z"/>
                <w:rFonts w:ascii="Arial Narrow" w:hAnsi="Arial Narrow" w:cs="Arial"/>
                <w:color w:val="auto"/>
                <w:sz w:val="16"/>
                <w:szCs w:val="16"/>
                <w:lang w:val="en-GB"/>
              </w:rPr>
            </w:pPr>
          </w:p>
          <w:p w14:paraId="45652F4C" w14:textId="4C500AD4" w:rsidR="00286450" w:rsidRPr="00BF38C6" w:rsidRDefault="00286450" w:rsidP="00D14C5B">
            <w:pPr>
              <w:pStyle w:val="CellBodyCentered"/>
              <w:rPr>
                <w:rFonts w:ascii="Arial Narrow" w:hAnsi="Arial Narrow" w:cs="Arial"/>
                <w:color w:val="auto"/>
                <w:sz w:val="16"/>
                <w:szCs w:val="16"/>
                <w:lang w:val="en-GB"/>
              </w:rPr>
            </w:pPr>
            <w:ins w:id="1357" w:author="Zhunisbayev, Olzhasbek [Bolashak Atyrau Limited]" w:date="2024-05-13T19:12:00Z">
              <w:r>
                <w:rPr>
                  <w:rFonts w:ascii="Arial Narrow" w:hAnsi="Arial Narrow" w:cs="Arial"/>
                  <w:color w:val="auto"/>
                  <w:sz w:val="16"/>
                  <w:szCs w:val="16"/>
                  <w:lang w:val="en-GB"/>
                </w:rPr>
                <w:t>0</w:t>
              </w:r>
            </w:ins>
          </w:p>
        </w:tc>
        <w:tc>
          <w:tcPr>
            <w:tcW w:w="900" w:type="dxa"/>
            <w:tcBorders>
              <w:top w:val="single" w:sz="6" w:space="0" w:color="auto"/>
              <w:left w:val="single" w:sz="6" w:space="0" w:color="auto"/>
              <w:bottom w:val="single" w:sz="6" w:space="0" w:color="auto"/>
              <w:right w:val="single" w:sz="6" w:space="0" w:color="auto"/>
            </w:tcBorders>
          </w:tcPr>
          <w:p w14:paraId="6E340294" w14:textId="77777777" w:rsidR="00A05637" w:rsidRDefault="00A05637" w:rsidP="00D14C5B">
            <w:pPr>
              <w:pStyle w:val="CellBodyCentered"/>
              <w:rPr>
                <w:ins w:id="1358" w:author="Zhunisbayev, Olzhasbek [Bolashak Atyrau Limited]" w:date="2024-05-13T19:14:00Z"/>
                <w:rFonts w:ascii="Arial Narrow" w:hAnsi="Arial Narrow" w:cs="Arial"/>
                <w:color w:val="auto"/>
                <w:sz w:val="16"/>
                <w:szCs w:val="16"/>
              </w:rPr>
            </w:pPr>
          </w:p>
          <w:p w14:paraId="00FE16E2" w14:textId="2763CE57" w:rsidR="00DA048B" w:rsidRDefault="00EB3E4C" w:rsidP="00FA5DFF">
            <w:pPr>
              <w:pStyle w:val="CellBodyCentered"/>
              <w:rPr>
                <w:rFonts w:ascii="Arial Narrow" w:hAnsi="Arial Narrow" w:cs="Arial"/>
                <w:color w:val="auto"/>
                <w:sz w:val="16"/>
                <w:szCs w:val="16"/>
              </w:rPr>
            </w:pPr>
            <w:r>
              <w:rPr>
                <w:rFonts w:ascii="Arial Narrow" w:hAnsi="Arial Narrow" w:cs="Arial"/>
                <w:color w:val="auto"/>
                <w:sz w:val="16"/>
                <w:szCs w:val="16"/>
              </w:rPr>
              <w:t xml:space="preserve">HOSTALEN </w:t>
            </w:r>
            <w:ins w:id="1359" w:author="Zhunisbayev, Olzhasbek [Bolashak Atyrau Limited]" w:date="2024-05-13T19:14:00Z">
              <w:r w:rsidR="00FA5DFF" w:rsidRPr="00FA5DFF">
                <w:rPr>
                  <w:rFonts w:ascii="Arial Narrow" w:hAnsi="Arial Narrow" w:cs="Arial"/>
                  <w:color w:val="auto"/>
                  <w:sz w:val="16"/>
                  <w:szCs w:val="16"/>
                </w:rPr>
                <w:t>CRP</w:t>
              </w:r>
            </w:ins>
            <w:ins w:id="1360" w:author="Zhunisbayev, Olzhasbek [Bolashak Atyrau Limited]" w:date="2024-05-13T19:15:00Z">
              <w:r w:rsidR="00ED5856">
                <w:rPr>
                  <w:rFonts w:ascii="Arial Narrow" w:hAnsi="Arial Narrow" w:cs="Arial"/>
                  <w:color w:val="auto"/>
                  <w:sz w:val="16"/>
                  <w:szCs w:val="16"/>
                </w:rPr>
                <w:t xml:space="preserve"> </w:t>
              </w:r>
            </w:ins>
          </w:p>
          <w:p w14:paraId="392580AF" w14:textId="4C1A2A07" w:rsidR="00FA5DFF" w:rsidRPr="00FA5DFF" w:rsidRDefault="00ED5856" w:rsidP="00FA5DFF">
            <w:pPr>
              <w:pStyle w:val="CellBodyCentered"/>
              <w:rPr>
                <w:ins w:id="1361" w:author="Zhunisbayev, Olzhasbek [Bolashak Atyrau Limited]" w:date="2024-05-13T19:14:00Z"/>
                <w:rFonts w:ascii="Arial Narrow" w:hAnsi="Arial Narrow" w:cs="Arial"/>
                <w:color w:val="auto"/>
                <w:sz w:val="16"/>
                <w:szCs w:val="16"/>
              </w:rPr>
            </w:pPr>
            <w:ins w:id="1362" w:author="Zhunisbayev, Olzhasbek [Bolashak Atyrau Limited]" w:date="2024-05-13T19:15:00Z">
              <w:r>
                <w:rPr>
                  <w:rFonts w:ascii="Arial Narrow" w:hAnsi="Arial Narrow" w:cs="Arial"/>
                  <w:color w:val="auto"/>
                  <w:sz w:val="16"/>
                  <w:szCs w:val="16"/>
                </w:rPr>
                <w:t>HDPE</w:t>
              </w:r>
            </w:ins>
            <w:r w:rsidR="00DA048B">
              <w:rPr>
                <w:rFonts w:ascii="Arial Narrow" w:hAnsi="Arial Narrow" w:cs="Arial"/>
                <w:color w:val="auto"/>
                <w:sz w:val="16"/>
                <w:szCs w:val="16"/>
              </w:rPr>
              <w:t xml:space="preserve"> </w:t>
            </w:r>
            <w:ins w:id="1363" w:author="Zhunisbayev, Olzhasbek [Bolashak Atyrau Limited]" w:date="2024-05-13T19:14:00Z">
              <w:r w:rsidR="00FA5DFF" w:rsidRPr="00FA5DFF">
                <w:rPr>
                  <w:rFonts w:ascii="Arial Narrow" w:hAnsi="Arial Narrow" w:cs="Arial"/>
                  <w:color w:val="auto"/>
                  <w:sz w:val="16"/>
                  <w:szCs w:val="16"/>
                </w:rPr>
                <w:t>PE100</w:t>
              </w:r>
            </w:ins>
          </w:p>
          <w:p w14:paraId="55AB0EA6" w14:textId="77777777" w:rsidR="00FA5DFF" w:rsidRPr="00137754" w:rsidRDefault="00FA5DFF" w:rsidP="00FA5DFF">
            <w:pPr>
              <w:pStyle w:val="CellBodyCentered"/>
              <w:rPr>
                <w:rFonts w:ascii="Arial Narrow" w:hAnsi="Arial Narrow" w:cs="Arial"/>
                <w:color w:val="auto"/>
                <w:sz w:val="16"/>
                <w:szCs w:val="16"/>
              </w:rPr>
            </w:pPr>
            <w:ins w:id="1364" w:author="Zhunisbayev, Olzhasbek [Bolashak Atyrau Limited]" w:date="2024-05-13T19:14:00Z">
              <w:r w:rsidRPr="00FA5DFF">
                <w:rPr>
                  <w:rFonts w:ascii="Arial Narrow" w:hAnsi="Arial Narrow" w:cs="Arial"/>
                  <w:color w:val="auto"/>
                  <w:sz w:val="16"/>
                  <w:szCs w:val="16"/>
                </w:rPr>
                <w:t>SDR 7.4</w:t>
              </w:r>
            </w:ins>
          </w:p>
          <w:p w14:paraId="55D45492" w14:textId="6EC67FA1" w:rsidR="00ED5856" w:rsidRPr="00FA5DFF" w:rsidRDefault="00ED5856" w:rsidP="00EB3E4C">
            <w:pPr>
              <w:pStyle w:val="CellBodyCentered"/>
              <w:rPr>
                <w:rFonts w:ascii="Arial Narrow" w:hAnsi="Arial Narrow" w:cs="Arial"/>
                <w:color w:val="auto"/>
                <w:sz w:val="16"/>
                <w:szCs w:val="16"/>
                <w:rPrChange w:id="1365" w:author="Zhunisbayev, Olzhasbek [Bolashak Atyrau Limited]" w:date="2024-05-13T19:14:00Z">
                  <w:rPr>
                    <w:rFonts w:ascii="Arial Narrow" w:hAnsi="Arial Narrow" w:cs="Arial"/>
                    <w:color w:val="auto"/>
                    <w:sz w:val="16"/>
                    <w:szCs w:val="16"/>
                    <w:lang w:val="ru-RU"/>
                  </w:rPr>
                </w:rPrChange>
              </w:rPr>
            </w:pPr>
          </w:p>
        </w:tc>
        <w:tc>
          <w:tcPr>
            <w:tcW w:w="810" w:type="dxa"/>
            <w:tcBorders>
              <w:top w:val="single" w:sz="6" w:space="0" w:color="auto"/>
              <w:left w:val="single" w:sz="6" w:space="0" w:color="auto"/>
              <w:bottom w:val="single" w:sz="6" w:space="0" w:color="auto"/>
              <w:right w:val="single" w:sz="6" w:space="0" w:color="auto"/>
            </w:tcBorders>
          </w:tcPr>
          <w:p w14:paraId="6A6C71BF" w14:textId="77777777" w:rsidR="00A05637" w:rsidRDefault="00A05637" w:rsidP="00D14C5B">
            <w:pPr>
              <w:pStyle w:val="CellBodyCentered"/>
              <w:rPr>
                <w:ins w:id="1366" w:author="Zhunisbayev, Olzhasbek [Bolashak Atyrau Limited]" w:date="2024-05-13T19:15:00Z"/>
                <w:rFonts w:ascii="Arial Narrow" w:hAnsi="Arial Narrow" w:cs="Arial"/>
                <w:color w:val="auto"/>
                <w:sz w:val="16"/>
                <w:szCs w:val="16"/>
              </w:rPr>
            </w:pPr>
          </w:p>
          <w:p w14:paraId="475CF7D0" w14:textId="77777777" w:rsidR="00ED5856" w:rsidRDefault="00ED5856" w:rsidP="00ED5856">
            <w:pPr>
              <w:pStyle w:val="CellBodyCentered"/>
              <w:rPr>
                <w:ins w:id="1367" w:author="Zhunisbayev, Olzhasbek [Bolashak Atyrau Limited]" w:date="2024-05-13T19:15:00Z"/>
                <w:rFonts w:ascii="Arial Narrow" w:hAnsi="Arial Narrow"/>
                <w:color w:val="auto"/>
                <w:sz w:val="16"/>
                <w:szCs w:val="16"/>
              </w:rPr>
            </w:pPr>
            <w:ins w:id="1368" w:author="Zhunisbayev, Olzhasbek [Bolashak Atyrau Limited]" w:date="2024-05-13T19:15:00Z">
              <w:r w:rsidRPr="00BF38C6">
                <w:rPr>
                  <w:rFonts w:ascii="Arial Narrow" w:hAnsi="Arial Narrow"/>
                  <w:color w:val="auto"/>
                  <w:sz w:val="16"/>
                  <w:szCs w:val="16"/>
                  <w:lang w:val="ru-RU"/>
                </w:rPr>
                <w:t xml:space="preserve">КЛАСС </w:t>
              </w:r>
            </w:ins>
          </w:p>
          <w:p w14:paraId="549BCE56" w14:textId="77777777" w:rsidR="00ED5856" w:rsidRPr="00BF38C6" w:rsidRDefault="00ED5856" w:rsidP="00ED5856">
            <w:pPr>
              <w:pStyle w:val="CellBodyCentered"/>
              <w:rPr>
                <w:ins w:id="1369" w:author="Zhunisbayev, Olzhasbek [Bolashak Atyrau Limited]" w:date="2024-05-13T19:15:00Z"/>
                <w:rFonts w:ascii="Arial Narrow" w:hAnsi="Arial Narrow" w:cs="Arial"/>
                <w:color w:val="auto"/>
                <w:sz w:val="16"/>
                <w:szCs w:val="16"/>
                <w:lang w:val="ru-RU"/>
              </w:rPr>
            </w:pPr>
            <w:ins w:id="1370" w:author="Zhunisbayev, Olzhasbek [Bolashak Atyrau Limited]" w:date="2024-05-13T19:15:00Z">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ins>
          </w:p>
          <w:p w14:paraId="4DBD3656" w14:textId="77777777" w:rsidR="00ED5856" w:rsidRPr="00ED5856" w:rsidRDefault="00ED5856" w:rsidP="00D14C5B">
            <w:pPr>
              <w:pStyle w:val="CellBodyCentered"/>
              <w:rPr>
                <w:rFonts w:ascii="Arial Narrow" w:hAnsi="Arial Narrow" w:cs="Arial"/>
                <w:color w:val="auto"/>
                <w:sz w:val="16"/>
                <w:szCs w:val="16"/>
                <w:rPrChange w:id="1371" w:author="Zhunisbayev, Olzhasbek [Bolashak Atyrau Limited]" w:date="2024-05-13T19:15:00Z">
                  <w:rPr>
                    <w:rFonts w:ascii="Arial Narrow" w:hAnsi="Arial Narrow" w:cs="Arial"/>
                    <w:color w:val="auto"/>
                    <w:sz w:val="16"/>
                    <w:szCs w:val="16"/>
                    <w:lang w:val="ru-RU"/>
                  </w:rPr>
                </w:rPrChange>
              </w:rPr>
            </w:pPr>
          </w:p>
        </w:tc>
        <w:tc>
          <w:tcPr>
            <w:tcW w:w="709" w:type="dxa"/>
            <w:tcBorders>
              <w:top w:val="single" w:sz="6" w:space="0" w:color="auto"/>
              <w:left w:val="single" w:sz="6" w:space="0" w:color="auto"/>
              <w:bottom w:val="single" w:sz="6" w:space="0" w:color="auto"/>
              <w:right w:val="single" w:sz="6" w:space="0" w:color="auto"/>
            </w:tcBorders>
          </w:tcPr>
          <w:p w14:paraId="5ADB9267" w14:textId="77777777" w:rsidR="00A05637" w:rsidRDefault="00A05637" w:rsidP="00D14C5B">
            <w:pPr>
              <w:pStyle w:val="CellBodyCentered"/>
              <w:rPr>
                <w:ins w:id="1372" w:author="Zhunisbayev, Olzhasbek [Bolashak Atyrau Limited]" w:date="2024-05-13T19:15:00Z"/>
                <w:rFonts w:ascii="Arial Narrow" w:hAnsi="Arial Narrow" w:cs="Arial"/>
                <w:color w:val="auto"/>
                <w:sz w:val="16"/>
                <w:szCs w:val="16"/>
                <w:lang w:val="en-GB"/>
              </w:rPr>
            </w:pPr>
          </w:p>
          <w:p w14:paraId="6EDA5E27" w14:textId="2146310B" w:rsidR="00ED5856" w:rsidRPr="00BF38C6" w:rsidRDefault="00ED5856" w:rsidP="00D14C5B">
            <w:pPr>
              <w:pStyle w:val="CellBodyCentered"/>
              <w:rPr>
                <w:rFonts w:ascii="Arial Narrow" w:hAnsi="Arial Narrow" w:cs="Arial"/>
                <w:color w:val="auto"/>
                <w:sz w:val="16"/>
                <w:szCs w:val="16"/>
                <w:lang w:val="en-GB"/>
              </w:rPr>
            </w:pPr>
            <w:ins w:id="1373" w:author="Zhunisbayev, Olzhasbek [Bolashak Atyrau Limited]" w:date="2024-05-13T19:15:00Z">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+40°C</w:t>
              </w:r>
            </w:ins>
          </w:p>
        </w:tc>
        <w:tc>
          <w:tcPr>
            <w:tcW w:w="1951" w:type="dxa"/>
            <w:tcBorders>
              <w:top w:val="single" w:sz="6" w:space="0" w:color="auto"/>
              <w:left w:val="single" w:sz="6" w:space="0" w:color="auto"/>
              <w:bottom w:val="single" w:sz="6" w:space="0" w:color="auto"/>
              <w:right w:val="single" w:sz="6" w:space="0" w:color="auto"/>
            </w:tcBorders>
          </w:tcPr>
          <w:p w14:paraId="1AC9C535" w14:textId="77777777" w:rsidR="00A05637" w:rsidRPr="006759B5" w:rsidRDefault="00A05637" w:rsidP="00D14C5B">
            <w:pPr>
              <w:pStyle w:val="CellBody"/>
              <w:rPr>
                <w:ins w:id="1374" w:author="Zhunisbayev, Olzhasbek [Bolashak Atyrau Limited]" w:date="2024-05-13T19:15:00Z"/>
                <w:rFonts w:ascii="Arial Narrow" w:hAnsi="Arial Narrow" w:cs="Arial"/>
                <w:color w:val="auto"/>
                <w:sz w:val="16"/>
                <w:szCs w:val="16"/>
                <w:lang w:val="ru-RU"/>
              </w:rPr>
            </w:pPr>
          </w:p>
          <w:p w14:paraId="11C127B1" w14:textId="77777777" w:rsidR="00ED5856" w:rsidRPr="006759B5" w:rsidRDefault="00ED5856" w:rsidP="00ED5856">
            <w:pPr>
              <w:pStyle w:val="CellBody"/>
              <w:rPr>
                <w:ins w:id="1375" w:author="Zhunisbayev, Olzhasbek [Bolashak Atyrau Limited]" w:date="2024-05-13T19:16:00Z"/>
                <w:rFonts w:ascii="Arial Narrow" w:hAnsi="Arial Narrow" w:cs="Arial"/>
                <w:color w:val="auto"/>
                <w:sz w:val="16"/>
                <w:szCs w:val="16"/>
                <w:lang w:val="ru-RU"/>
              </w:rPr>
            </w:pPr>
            <w:ins w:id="1376" w:author="Zhunisbayev, Olzhasbek [Bolashak Atyrau Limited]" w:date="2024-05-13T19:16:00Z">
              <w:r w:rsidRPr="006759B5">
                <w:rPr>
                  <w:rFonts w:ascii="Arial Narrow" w:hAnsi="Arial Narrow" w:cs="Arial"/>
                  <w:color w:val="auto"/>
                  <w:sz w:val="16"/>
                  <w:szCs w:val="16"/>
                  <w:lang w:val="ru-RU"/>
                </w:rPr>
                <w:t xml:space="preserve">-40 </w:t>
              </w:r>
              <w:r w:rsidRPr="00ED5856">
                <w:rPr>
                  <w:rFonts w:ascii="Arial Narrow" w:hAnsi="Arial Narrow" w:cs="Arial"/>
                  <w:color w:val="auto"/>
                  <w:sz w:val="16"/>
                  <w:szCs w:val="16"/>
                </w:rPr>
                <w:t>to</w:t>
              </w:r>
              <w:r w:rsidRPr="006759B5">
                <w:rPr>
                  <w:rFonts w:ascii="Arial Narrow" w:hAnsi="Arial Narrow" w:cs="Arial"/>
                  <w:color w:val="auto"/>
                  <w:sz w:val="16"/>
                  <w:szCs w:val="16"/>
                  <w:lang w:val="ru-RU"/>
                </w:rPr>
                <w:t xml:space="preserve"> 20°</w:t>
              </w:r>
              <w:r w:rsidRPr="00ED5856">
                <w:rPr>
                  <w:rFonts w:ascii="Arial Narrow" w:hAnsi="Arial Narrow" w:cs="Arial"/>
                  <w:color w:val="auto"/>
                  <w:sz w:val="16"/>
                  <w:szCs w:val="16"/>
                </w:rPr>
                <w:t>C</w:t>
              </w:r>
              <w:r w:rsidRPr="006759B5">
                <w:rPr>
                  <w:rFonts w:ascii="Arial Narrow" w:hAnsi="Arial Narrow" w:cs="Arial"/>
                  <w:color w:val="auto"/>
                  <w:sz w:val="16"/>
                  <w:szCs w:val="16"/>
                  <w:lang w:val="ru-RU"/>
                </w:rPr>
                <w:t xml:space="preserve"> = 15.6 бар (изб.)</w:t>
              </w:r>
            </w:ins>
          </w:p>
          <w:p w14:paraId="4A5AE100" w14:textId="5E260B49" w:rsidR="00ED5856" w:rsidRPr="006759B5" w:rsidRDefault="00ED5856" w:rsidP="00ED5856">
            <w:pPr>
              <w:pStyle w:val="CellBody"/>
              <w:rPr>
                <w:rFonts w:ascii="Arial Narrow" w:hAnsi="Arial Narrow" w:cs="Arial"/>
                <w:color w:val="auto"/>
                <w:sz w:val="16"/>
                <w:szCs w:val="16"/>
                <w:lang w:val="ru-RU"/>
              </w:rPr>
            </w:pPr>
            <w:ins w:id="1377" w:author="Zhunisbayev, Olzhasbek [Bolashak Atyrau Limited]" w:date="2024-05-13T19:16:00Z">
              <w:r w:rsidRPr="006759B5">
                <w:rPr>
                  <w:rFonts w:ascii="Arial Narrow" w:hAnsi="Arial Narrow" w:cs="Arial"/>
                  <w:color w:val="auto"/>
                  <w:sz w:val="16"/>
                  <w:szCs w:val="16"/>
                  <w:lang w:val="ru-RU"/>
                </w:rPr>
                <w:t>40°</w:t>
              </w:r>
              <w:r w:rsidRPr="00ED5856">
                <w:rPr>
                  <w:rFonts w:ascii="Arial Narrow" w:hAnsi="Arial Narrow" w:cs="Arial"/>
                  <w:color w:val="auto"/>
                  <w:sz w:val="16"/>
                  <w:szCs w:val="16"/>
                </w:rPr>
                <w:t>C</w:t>
              </w:r>
              <w:r w:rsidRPr="006759B5">
                <w:rPr>
                  <w:rFonts w:ascii="Arial Narrow" w:hAnsi="Arial Narrow" w:cs="Arial"/>
                  <w:color w:val="auto"/>
                  <w:sz w:val="16"/>
                  <w:szCs w:val="16"/>
                  <w:lang w:val="ru-RU"/>
                </w:rPr>
                <w:t xml:space="preserve"> = 14.5 бар (изб.)</w:t>
              </w:r>
            </w:ins>
          </w:p>
        </w:tc>
        <w:tc>
          <w:tcPr>
            <w:tcW w:w="611" w:type="dxa"/>
            <w:tcBorders>
              <w:top w:val="single" w:sz="6" w:space="0" w:color="auto"/>
              <w:left w:val="single" w:sz="6" w:space="0" w:color="auto"/>
              <w:bottom w:val="single" w:sz="6" w:space="0" w:color="auto"/>
              <w:right w:val="single" w:sz="6" w:space="0" w:color="auto"/>
            </w:tcBorders>
          </w:tcPr>
          <w:p w14:paraId="7FF365D8" w14:textId="77777777" w:rsidR="00A05637" w:rsidRPr="006759B5" w:rsidRDefault="00A05637" w:rsidP="00D14C5B">
            <w:pPr>
              <w:pStyle w:val="CellBodyCentered"/>
              <w:rPr>
                <w:ins w:id="1378" w:author="Zhunisbayev, Olzhasbek [Bolashak Atyrau Limited]" w:date="2024-05-13T19:16:00Z"/>
                <w:rFonts w:ascii="Arial Narrow" w:hAnsi="Arial Narrow" w:cs="Arial"/>
                <w:color w:val="auto"/>
                <w:sz w:val="16"/>
                <w:szCs w:val="16"/>
                <w:lang w:val="ru-RU"/>
              </w:rPr>
            </w:pPr>
          </w:p>
          <w:p w14:paraId="1B7686F5" w14:textId="3796FAD8" w:rsidR="00ED5856" w:rsidRPr="00ED5856" w:rsidRDefault="00ED5856" w:rsidP="00D14C5B">
            <w:pPr>
              <w:pStyle w:val="CellBodyCentered"/>
              <w:rPr>
                <w:rFonts w:ascii="Arial Narrow" w:hAnsi="Arial Narrow" w:cs="Arial"/>
                <w:color w:val="auto"/>
                <w:sz w:val="16"/>
                <w:szCs w:val="16"/>
                <w:rPrChange w:id="1379" w:author="Zhunisbayev, Olzhasbek [Bolashak Atyrau Limited]" w:date="2024-05-13T19:16:00Z">
                  <w:rPr>
                    <w:rFonts w:ascii="Arial Narrow" w:hAnsi="Arial Narrow" w:cs="Arial"/>
                    <w:color w:val="auto"/>
                    <w:sz w:val="16"/>
                    <w:szCs w:val="16"/>
                    <w:lang w:val="ru-RU"/>
                  </w:rPr>
                </w:rPrChange>
              </w:rPr>
            </w:pPr>
            <w:ins w:id="1380" w:author="Zhunisbayev, Olzhasbek [Bolashak Atyrau Limited]" w:date="2024-05-13T19:16:00Z">
              <w:r w:rsidRPr="00BF38C6">
                <w:rPr>
                  <w:rFonts w:ascii="Arial Narrow" w:hAnsi="Arial Narrow" w:cs="Arial"/>
                  <w:color w:val="auto"/>
                  <w:sz w:val="16"/>
                  <w:szCs w:val="16"/>
                  <w:lang w:val="ru-RU"/>
                </w:rPr>
                <w:t>НЕТ</w:t>
              </w:r>
            </w:ins>
          </w:p>
        </w:tc>
        <w:tc>
          <w:tcPr>
            <w:tcW w:w="450" w:type="dxa"/>
            <w:tcBorders>
              <w:top w:val="single" w:sz="6" w:space="0" w:color="auto"/>
              <w:left w:val="single" w:sz="6" w:space="0" w:color="auto"/>
              <w:bottom w:val="single" w:sz="6" w:space="0" w:color="auto"/>
              <w:right w:val="single" w:sz="6" w:space="0" w:color="auto"/>
            </w:tcBorders>
          </w:tcPr>
          <w:p w14:paraId="3E8F297E" w14:textId="77777777" w:rsidR="00A05637" w:rsidRDefault="00A05637" w:rsidP="00D14C5B">
            <w:pPr>
              <w:pStyle w:val="CellBodyCentered"/>
              <w:rPr>
                <w:ins w:id="1381" w:author="Zhunisbayev, Olzhasbek [Bolashak Atyrau Limited]" w:date="2024-05-13T19:16:00Z"/>
                <w:rFonts w:ascii="Arial Narrow" w:hAnsi="Arial Narrow" w:cs="Arial"/>
                <w:color w:val="auto"/>
                <w:sz w:val="16"/>
                <w:szCs w:val="16"/>
                <w:lang w:val="en-GB"/>
              </w:rPr>
            </w:pPr>
          </w:p>
          <w:p w14:paraId="2D242332" w14:textId="078DD758" w:rsidR="00ED5856" w:rsidRDefault="00ED5856" w:rsidP="00D14C5B">
            <w:pPr>
              <w:pStyle w:val="CellBodyCentered"/>
              <w:rPr>
                <w:rFonts w:ascii="Arial Narrow" w:hAnsi="Arial Narrow" w:cs="Arial"/>
                <w:color w:val="auto"/>
                <w:sz w:val="16"/>
                <w:szCs w:val="16"/>
                <w:lang w:val="en-GB"/>
              </w:rPr>
            </w:pPr>
            <w:ins w:id="1382" w:author="Zhunisbayev, Olzhasbek [Bolashak Atyrau Limited]" w:date="2024-05-13T19:16:00Z">
              <w:r w:rsidRPr="00BF38C6">
                <w:rPr>
                  <w:rFonts w:ascii="Arial Narrow" w:hAnsi="Arial Narrow" w:cs="Arial"/>
                  <w:color w:val="auto"/>
                  <w:sz w:val="16"/>
                  <w:szCs w:val="16"/>
                  <w:lang w:val="en-GB"/>
                </w:rPr>
                <w:t>0</w:t>
              </w:r>
            </w:ins>
          </w:p>
        </w:tc>
      </w:tr>
      <w:tr w:rsidR="007F27D0" w:rsidRPr="00BF38C6" w14:paraId="06326F1A" w14:textId="77777777" w:rsidTr="002A7110">
        <w:trPr>
          <w:ins w:id="1383" w:author="Zhunisbayev, Olzhasbek [Bolashak Atyrau Limited]" w:date="2024-05-13T19:16:00Z"/>
        </w:trPr>
        <w:tc>
          <w:tcPr>
            <w:tcW w:w="3332" w:type="dxa"/>
            <w:tcBorders>
              <w:top w:val="single" w:sz="6" w:space="0" w:color="auto"/>
              <w:left w:val="single" w:sz="6" w:space="0" w:color="auto"/>
              <w:bottom w:val="single" w:sz="6" w:space="0" w:color="auto"/>
              <w:right w:val="single" w:sz="6" w:space="0" w:color="auto"/>
            </w:tcBorders>
          </w:tcPr>
          <w:p w14:paraId="6A1B82EE" w14:textId="77777777" w:rsidR="007F27D0" w:rsidRDefault="007F27D0" w:rsidP="007F27D0">
            <w:pPr>
              <w:pStyle w:val="CellBody"/>
              <w:rPr>
                <w:ins w:id="1384" w:author="Zhunisbayev, Olzhasbek [Bolashak Atyrau Limited]" w:date="2024-05-13T19:16:00Z"/>
                <w:rFonts w:ascii="Arial Narrow" w:hAnsi="Arial Narrow" w:cs="Arial"/>
                <w:color w:val="auto"/>
                <w:sz w:val="16"/>
                <w:szCs w:val="16"/>
                <w:lang w:val="en-GB"/>
              </w:rPr>
            </w:pPr>
          </w:p>
          <w:p w14:paraId="50EB27B5" w14:textId="3C13B90B" w:rsidR="007F27D0" w:rsidRDefault="007F27D0" w:rsidP="007F27D0">
            <w:pPr>
              <w:pStyle w:val="CellBody"/>
              <w:rPr>
                <w:ins w:id="1385" w:author="Zhunisbayev, Olzhasbek [Bolashak Atyrau Limited]" w:date="2024-05-13T19:16:00Z"/>
                <w:rFonts w:ascii="Arial Narrow" w:hAnsi="Arial Narrow" w:cs="Arial"/>
                <w:color w:val="auto"/>
                <w:sz w:val="16"/>
                <w:szCs w:val="16"/>
                <w:lang w:val="en-GB"/>
              </w:rPr>
            </w:pPr>
            <w:ins w:id="1386" w:author="Zhunisbayev, Olzhasbek [Bolashak Atyrau Limited]" w:date="2024-05-13T19:18:00Z">
              <w:r w:rsidRPr="00BF38C6">
                <w:rPr>
                  <w:rFonts w:ascii="Arial Narrow" w:hAnsi="Arial Narrow"/>
                  <w:color w:val="auto"/>
                  <w:sz w:val="16"/>
                  <w:szCs w:val="16"/>
                  <w:lang w:val="ru-RU"/>
                </w:rPr>
                <w:t>WSC – ЗАГРЯЗНЕН</w:t>
              </w:r>
              <w:r>
                <w:rPr>
                  <w:rFonts w:ascii="Arial Narrow" w:hAnsi="Arial Narrow"/>
                  <w:color w:val="auto"/>
                  <w:sz w:val="16"/>
                  <w:szCs w:val="16"/>
                </w:rPr>
                <w:t>.</w:t>
              </w:r>
              <w:r w:rsidRPr="00BF38C6">
                <w:rPr>
                  <w:rFonts w:ascii="Arial Narrow" w:hAnsi="Arial Narrow"/>
                  <w:color w:val="auto"/>
                  <w:sz w:val="16"/>
                  <w:szCs w:val="16"/>
                  <w:lang w:val="ru-RU"/>
                </w:rPr>
                <w:t xml:space="preserve"> ПОВЕРХН</w:t>
              </w:r>
              <w:r>
                <w:rPr>
                  <w:rFonts w:ascii="Arial Narrow" w:hAnsi="Arial Narrow"/>
                  <w:color w:val="auto"/>
                  <w:sz w:val="16"/>
                  <w:szCs w:val="16"/>
                </w:rPr>
                <w:t>.</w:t>
              </w:r>
              <w:r w:rsidRPr="00BF38C6">
                <w:rPr>
                  <w:rFonts w:ascii="Arial Narrow" w:hAnsi="Arial Narrow"/>
                  <w:color w:val="auto"/>
                  <w:sz w:val="16"/>
                  <w:szCs w:val="16"/>
                  <w:lang w:val="ru-RU"/>
                </w:rPr>
                <w:t xml:space="preserve"> ВОДА</w:t>
              </w:r>
            </w:ins>
          </w:p>
          <w:p w14:paraId="52405AF5" w14:textId="77777777" w:rsidR="007F27D0" w:rsidRDefault="007F27D0" w:rsidP="007F27D0">
            <w:pPr>
              <w:pStyle w:val="CellBody"/>
              <w:rPr>
                <w:ins w:id="1387" w:author="Zhunisbayev, Olzhasbek [Bolashak Atyrau Limited]" w:date="2024-05-13T19:16: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24B3EF5" w14:textId="77777777" w:rsidR="007F27D0" w:rsidRDefault="007F27D0" w:rsidP="007F27D0">
            <w:pPr>
              <w:pStyle w:val="CellBodyCentered"/>
              <w:rPr>
                <w:ins w:id="1388" w:author="Zhunisbayev, Olzhasbek [Bolashak Atyrau Limited]" w:date="2024-05-13T19:16:00Z"/>
                <w:rFonts w:ascii="Arial Narrow" w:hAnsi="Arial Narrow" w:cs="Arial"/>
                <w:b/>
                <w:color w:val="auto"/>
                <w:sz w:val="16"/>
                <w:szCs w:val="16"/>
                <w:lang w:val="en-GB"/>
              </w:rPr>
            </w:pPr>
          </w:p>
          <w:p w14:paraId="3A5DDC8D" w14:textId="6945F517" w:rsidR="007F27D0" w:rsidRDefault="007F27D0" w:rsidP="007F27D0">
            <w:pPr>
              <w:pStyle w:val="CellBodyCentered"/>
              <w:rPr>
                <w:ins w:id="1389" w:author="Zhunisbayev, Olzhasbek [Bolashak Atyrau Limited]" w:date="2024-05-13T19:16:00Z"/>
                <w:rFonts w:ascii="Arial Narrow" w:hAnsi="Arial Narrow" w:cs="Arial"/>
                <w:b/>
                <w:color w:val="auto"/>
                <w:sz w:val="16"/>
                <w:szCs w:val="16"/>
                <w:lang w:val="en-GB"/>
              </w:rPr>
            </w:pPr>
            <w:ins w:id="1390" w:author="Zhunisbayev, Olzhasbek [Bolashak Atyrau Limited]" w:date="2024-05-13T19:16:00Z">
              <w:r w:rsidRPr="00014E44">
                <w:rPr>
                  <w:rFonts w:ascii="Arial Narrow" w:hAnsi="Arial Narrow" w:cs="Arial"/>
                  <w:b/>
                  <w:color w:val="auto"/>
                  <w:sz w:val="16"/>
                  <w:szCs w:val="16"/>
                  <w:lang w:val="en-GB"/>
                </w:rPr>
                <w:t>150PE1</w:t>
              </w:r>
              <w:r>
                <w:rPr>
                  <w:rFonts w:ascii="Arial Narrow" w:hAnsi="Arial Narrow" w:cs="Arial"/>
                  <w:b/>
                  <w:color w:val="auto"/>
                  <w:sz w:val="16"/>
                  <w:szCs w:val="16"/>
                  <w:lang w:val="en-GB"/>
                </w:rPr>
                <w:t>5</w:t>
              </w:r>
            </w:ins>
          </w:p>
          <w:p w14:paraId="09EE53C8" w14:textId="77777777" w:rsidR="007F27D0" w:rsidRDefault="007F27D0" w:rsidP="007F27D0">
            <w:pPr>
              <w:pStyle w:val="CellBodyCentered"/>
              <w:rPr>
                <w:ins w:id="1391" w:author="Zhunisbayev, Olzhasbek [Bolashak Atyrau Limited]" w:date="2024-05-13T19:16:00Z"/>
                <w:rFonts w:ascii="Arial Narrow" w:hAnsi="Arial Narrow" w:cs="Arial"/>
                <w:b/>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261BDC9" w14:textId="77777777" w:rsidR="007F27D0" w:rsidRDefault="007F27D0" w:rsidP="007F27D0">
            <w:pPr>
              <w:pStyle w:val="CellBodyCentered"/>
              <w:rPr>
                <w:ins w:id="1392" w:author="Zhunisbayev, Olzhasbek [Bolashak Atyrau Limited]" w:date="2024-05-13T19:16:00Z"/>
                <w:rFonts w:ascii="Arial Narrow" w:hAnsi="Arial Narrow" w:cs="Arial"/>
                <w:color w:val="auto"/>
                <w:sz w:val="16"/>
                <w:szCs w:val="16"/>
                <w:lang w:val="en-GB"/>
              </w:rPr>
            </w:pPr>
          </w:p>
          <w:p w14:paraId="1710CCEA" w14:textId="2C68DD2D" w:rsidR="007F27D0" w:rsidRDefault="007F27D0" w:rsidP="007F27D0">
            <w:pPr>
              <w:pStyle w:val="CellBodyCentered"/>
              <w:rPr>
                <w:ins w:id="1393" w:author="Zhunisbayev, Olzhasbek [Bolashak Atyrau Limited]" w:date="2024-05-13T19:16:00Z"/>
                <w:rFonts w:ascii="Arial Narrow" w:hAnsi="Arial Narrow" w:cs="Arial"/>
                <w:color w:val="auto"/>
                <w:sz w:val="16"/>
                <w:szCs w:val="16"/>
                <w:lang w:val="en-GB"/>
              </w:rPr>
            </w:pPr>
            <w:ins w:id="1394" w:author="Zhunisbayev, Olzhasbek [Bolashak Atyrau Limited]" w:date="2024-05-13T19:16:00Z">
              <w:r>
                <w:rPr>
                  <w:rFonts w:ascii="Arial Narrow" w:hAnsi="Arial Narrow" w:cs="Arial"/>
                  <w:color w:val="auto"/>
                  <w:sz w:val="16"/>
                  <w:szCs w:val="16"/>
                  <w:lang w:val="en-GB"/>
                </w:rPr>
                <w:t>0</w:t>
              </w:r>
            </w:ins>
          </w:p>
        </w:tc>
        <w:tc>
          <w:tcPr>
            <w:tcW w:w="900" w:type="dxa"/>
            <w:tcBorders>
              <w:top w:val="single" w:sz="6" w:space="0" w:color="auto"/>
              <w:left w:val="single" w:sz="6" w:space="0" w:color="auto"/>
              <w:bottom w:val="single" w:sz="6" w:space="0" w:color="auto"/>
              <w:right w:val="single" w:sz="6" w:space="0" w:color="auto"/>
            </w:tcBorders>
          </w:tcPr>
          <w:p w14:paraId="2B601D6E" w14:textId="77777777" w:rsidR="007F27D0" w:rsidRDefault="007F27D0" w:rsidP="007F27D0">
            <w:pPr>
              <w:pStyle w:val="CellBodyCentered"/>
              <w:rPr>
                <w:ins w:id="1395" w:author="Zhunisbayev, Olzhasbek [Bolashak Atyrau Limited]" w:date="2024-05-13T19:17:00Z"/>
                <w:rFonts w:ascii="Arial Narrow" w:hAnsi="Arial Narrow" w:cs="Arial"/>
                <w:color w:val="auto"/>
                <w:sz w:val="16"/>
                <w:szCs w:val="16"/>
              </w:rPr>
            </w:pPr>
          </w:p>
          <w:p w14:paraId="580915C6" w14:textId="4246FA1F" w:rsidR="007F27D0" w:rsidRDefault="007F27D0" w:rsidP="00DA048B">
            <w:pPr>
              <w:pStyle w:val="CellBodyCentered"/>
              <w:rPr>
                <w:ins w:id="1396" w:author="Zhunisbayev, Olzhasbek [Bolashak Atyrau Limited]" w:date="2024-05-13T19:17:00Z"/>
                <w:rFonts w:ascii="Arial Narrow" w:hAnsi="Arial Narrow" w:cs="Arial"/>
                <w:color w:val="auto"/>
                <w:sz w:val="16"/>
                <w:szCs w:val="16"/>
              </w:rPr>
            </w:pPr>
            <w:ins w:id="1397" w:author="Zhunisbayev, Olzhasbek [Bolashak Atyrau Limited]" w:date="2024-05-13T19:17:00Z">
              <w:r>
                <w:rPr>
                  <w:rFonts w:ascii="Arial Narrow" w:hAnsi="Arial Narrow" w:cs="Arial"/>
                  <w:color w:val="auto"/>
                  <w:sz w:val="16"/>
                  <w:szCs w:val="16"/>
                </w:rPr>
                <w:t>PERT</w:t>
              </w:r>
            </w:ins>
            <w:r w:rsidR="00DA048B">
              <w:rPr>
                <w:rFonts w:ascii="Arial Narrow" w:hAnsi="Arial Narrow" w:cs="Arial"/>
                <w:color w:val="auto"/>
                <w:sz w:val="16"/>
                <w:szCs w:val="16"/>
              </w:rPr>
              <w:t xml:space="preserve"> </w:t>
            </w:r>
            <w:r w:rsidR="00DA048B">
              <w:rPr>
                <w:rFonts w:ascii="Arial Narrow" w:hAnsi="Arial Narrow" w:cs="Arial"/>
                <w:color w:val="auto"/>
                <w:sz w:val="16"/>
                <w:szCs w:val="16"/>
                <w:lang w:val="ru-RU"/>
              </w:rPr>
              <w:t>ТИП 2</w:t>
            </w:r>
            <w:ins w:id="1398" w:author="Zhunisbayev, Olzhasbek [Bolashak Atyrau Limited]" w:date="2024-05-13T19:17:00Z">
              <w:r>
                <w:rPr>
                  <w:rFonts w:ascii="Arial Narrow" w:hAnsi="Arial Narrow" w:cs="Arial"/>
                  <w:color w:val="auto"/>
                  <w:sz w:val="16"/>
                  <w:szCs w:val="16"/>
                </w:rPr>
                <w:t xml:space="preserve"> </w:t>
              </w:r>
            </w:ins>
          </w:p>
          <w:p w14:paraId="7CAC6E98" w14:textId="77777777" w:rsidR="007F27D0" w:rsidRDefault="007F27D0" w:rsidP="007F27D0">
            <w:pPr>
              <w:pStyle w:val="CellBodyCentered"/>
              <w:rPr>
                <w:ins w:id="1399" w:author="Zhunisbayev, Olzhasbek [Bolashak Atyrau Limited]" w:date="2024-05-13T19:17:00Z"/>
                <w:rFonts w:ascii="Arial Narrow" w:hAnsi="Arial Narrow" w:cs="Arial"/>
                <w:color w:val="auto"/>
                <w:sz w:val="16"/>
                <w:szCs w:val="16"/>
              </w:rPr>
            </w:pPr>
            <w:ins w:id="1400" w:author="Zhunisbayev, Olzhasbek [Bolashak Atyrau Limited]" w:date="2024-05-13T19:17:00Z">
              <w:r w:rsidRPr="007F27D0">
                <w:rPr>
                  <w:rFonts w:ascii="Arial Narrow" w:hAnsi="Arial Narrow" w:cs="Arial"/>
                  <w:color w:val="auto"/>
                  <w:sz w:val="16"/>
                  <w:szCs w:val="16"/>
                </w:rPr>
                <w:t>SDR 9</w:t>
              </w:r>
            </w:ins>
          </w:p>
          <w:p w14:paraId="4421E7D3" w14:textId="495C64EE" w:rsidR="007F27D0" w:rsidRDefault="00DA048B" w:rsidP="007F27D0">
            <w:pPr>
              <w:pStyle w:val="CellBodyCentered"/>
              <w:rPr>
                <w:rFonts w:ascii="Arial Narrow" w:hAnsi="Arial Narrow"/>
                <w:color w:val="auto"/>
                <w:sz w:val="16"/>
                <w:szCs w:val="16"/>
                <w:lang w:val="ru-RU"/>
              </w:rPr>
            </w:pPr>
            <w:r>
              <w:rPr>
                <w:rFonts w:ascii="Arial Narrow" w:hAnsi="Arial Narrow"/>
                <w:color w:val="auto"/>
                <w:sz w:val="16"/>
                <w:szCs w:val="16"/>
              </w:rPr>
              <w:t xml:space="preserve">ID </w:t>
            </w:r>
            <w:r>
              <w:rPr>
                <w:rFonts w:ascii="Arial Narrow" w:hAnsi="Arial Narrow"/>
                <w:color w:val="auto"/>
                <w:sz w:val="16"/>
                <w:szCs w:val="16"/>
                <w:lang w:val="ru-RU"/>
              </w:rPr>
              <w:t>КРАСНЫЙ</w:t>
            </w:r>
          </w:p>
          <w:p w14:paraId="7A91FBC1" w14:textId="34CA6B22" w:rsidR="00DA048B" w:rsidRDefault="00DA048B" w:rsidP="007F27D0">
            <w:pPr>
              <w:pStyle w:val="CellBodyCentered"/>
              <w:rPr>
                <w:ins w:id="1401" w:author="Zhunisbayev, Olzhasbek [Bolashak Atyrau Limited]" w:date="2024-05-13T19:16:00Z"/>
                <w:rFonts w:ascii="Arial Narrow" w:hAnsi="Arial Narrow" w:cs="Arial"/>
                <w:color w:val="auto"/>
                <w:sz w:val="16"/>
                <w:szCs w:val="16"/>
              </w:rPr>
            </w:pPr>
          </w:p>
        </w:tc>
        <w:tc>
          <w:tcPr>
            <w:tcW w:w="810" w:type="dxa"/>
            <w:tcBorders>
              <w:top w:val="single" w:sz="6" w:space="0" w:color="auto"/>
              <w:left w:val="single" w:sz="6" w:space="0" w:color="auto"/>
              <w:bottom w:val="single" w:sz="6" w:space="0" w:color="auto"/>
              <w:right w:val="single" w:sz="6" w:space="0" w:color="auto"/>
            </w:tcBorders>
          </w:tcPr>
          <w:p w14:paraId="5EA784F6" w14:textId="77777777" w:rsidR="007F27D0" w:rsidRDefault="007F27D0" w:rsidP="007F27D0">
            <w:pPr>
              <w:pStyle w:val="CellBodyCentered"/>
              <w:rPr>
                <w:ins w:id="1402" w:author="Zhunisbayev, Olzhasbek [Bolashak Atyrau Limited]" w:date="2024-05-13T19:18:00Z"/>
                <w:rFonts w:ascii="Arial Narrow" w:hAnsi="Arial Narrow" w:cs="Arial"/>
                <w:color w:val="auto"/>
                <w:sz w:val="16"/>
                <w:szCs w:val="16"/>
              </w:rPr>
            </w:pPr>
          </w:p>
          <w:p w14:paraId="32348B37" w14:textId="77777777" w:rsidR="007F27D0" w:rsidRDefault="007F27D0" w:rsidP="007F27D0">
            <w:pPr>
              <w:pStyle w:val="CellBodyCentered"/>
              <w:rPr>
                <w:ins w:id="1403" w:author="Zhunisbayev, Olzhasbek [Bolashak Atyrau Limited]" w:date="2024-05-13T19:18:00Z"/>
                <w:rFonts w:ascii="Arial Narrow" w:hAnsi="Arial Narrow"/>
                <w:color w:val="auto"/>
                <w:sz w:val="16"/>
                <w:szCs w:val="16"/>
              </w:rPr>
            </w:pPr>
            <w:ins w:id="1404" w:author="Zhunisbayev, Olzhasbek [Bolashak Atyrau Limited]" w:date="2024-05-13T19:18:00Z">
              <w:r w:rsidRPr="00BF38C6">
                <w:rPr>
                  <w:rFonts w:ascii="Arial Narrow" w:hAnsi="Arial Narrow"/>
                  <w:color w:val="auto"/>
                  <w:sz w:val="16"/>
                  <w:szCs w:val="16"/>
                  <w:lang w:val="ru-RU"/>
                </w:rPr>
                <w:t xml:space="preserve">КЛАСС </w:t>
              </w:r>
            </w:ins>
          </w:p>
          <w:p w14:paraId="24CD8C55" w14:textId="77777777" w:rsidR="007F27D0" w:rsidRPr="00BF38C6" w:rsidRDefault="007F27D0" w:rsidP="007F27D0">
            <w:pPr>
              <w:pStyle w:val="CellBodyCentered"/>
              <w:rPr>
                <w:ins w:id="1405" w:author="Zhunisbayev, Olzhasbek [Bolashak Atyrau Limited]" w:date="2024-05-13T19:18:00Z"/>
                <w:rFonts w:ascii="Arial Narrow" w:hAnsi="Arial Narrow" w:cs="Arial"/>
                <w:color w:val="auto"/>
                <w:sz w:val="16"/>
                <w:szCs w:val="16"/>
                <w:lang w:val="ru-RU"/>
              </w:rPr>
            </w:pPr>
            <w:ins w:id="1406" w:author="Zhunisbayev, Olzhasbek [Bolashak Atyrau Limited]" w:date="2024-05-13T19:18:00Z">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ins>
          </w:p>
          <w:p w14:paraId="4D7417A5" w14:textId="77777777" w:rsidR="007F27D0" w:rsidRDefault="007F27D0" w:rsidP="007F27D0">
            <w:pPr>
              <w:pStyle w:val="CellBodyCentered"/>
              <w:rPr>
                <w:ins w:id="1407" w:author="Zhunisbayev, Olzhasbek [Bolashak Atyrau Limited]" w:date="2024-05-13T19:16:00Z"/>
                <w:rFonts w:ascii="Arial Narrow" w:hAnsi="Arial Narrow" w:cs="Arial"/>
                <w:color w:val="auto"/>
                <w:sz w:val="16"/>
                <w:szCs w:val="16"/>
              </w:rPr>
            </w:pPr>
          </w:p>
        </w:tc>
        <w:tc>
          <w:tcPr>
            <w:tcW w:w="709" w:type="dxa"/>
            <w:tcBorders>
              <w:top w:val="single" w:sz="6" w:space="0" w:color="auto"/>
              <w:left w:val="single" w:sz="6" w:space="0" w:color="auto"/>
              <w:bottom w:val="single" w:sz="6" w:space="0" w:color="auto"/>
              <w:right w:val="single" w:sz="6" w:space="0" w:color="auto"/>
            </w:tcBorders>
          </w:tcPr>
          <w:p w14:paraId="24FA20BA" w14:textId="77777777" w:rsidR="007F27D0" w:rsidRDefault="007F27D0" w:rsidP="007F27D0">
            <w:pPr>
              <w:pStyle w:val="CellBodyCentered"/>
              <w:rPr>
                <w:ins w:id="1408" w:author="Zhunisbayev, Olzhasbek [Bolashak Atyrau Limited]" w:date="2024-05-13T19:18:00Z"/>
                <w:rFonts w:ascii="Arial Narrow" w:hAnsi="Arial Narrow" w:cs="Arial"/>
                <w:color w:val="auto"/>
                <w:sz w:val="16"/>
                <w:szCs w:val="16"/>
                <w:lang w:val="en-GB"/>
              </w:rPr>
            </w:pPr>
          </w:p>
          <w:p w14:paraId="79BBEA95" w14:textId="3168D472" w:rsidR="007F27D0" w:rsidRDefault="007F27D0" w:rsidP="007F27D0">
            <w:pPr>
              <w:pStyle w:val="CellBodyCentered"/>
              <w:rPr>
                <w:ins w:id="1409" w:author="Zhunisbayev, Olzhasbek [Bolashak Atyrau Limited]" w:date="2024-05-13T19:16:00Z"/>
                <w:rFonts w:ascii="Arial Narrow" w:hAnsi="Arial Narrow" w:cs="Arial"/>
                <w:color w:val="auto"/>
                <w:sz w:val="16"/>
                <w:szCs w:val="16"/>
                <w:lang w:val="en-GB"/>
              </w:rPr>
            </w:pPr>
            <w:ins w:id="1410" w:author="Zhunisbayev, Olzhasbek [Bolashak Atyrau Limited]" w:date="2024-05-13T19:18:00Z">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w:t>
              </w:r>
              <w:r>
                <w:rPr>
                  <w:rFonts w:ascii="Arial Narrow" w:hAnsi="Arial Narrow" w:cs="Arial"/>
                  <w:color w:val="auto"/>
                  <w:sz w:val="16"/>
                  <w:szCs w:val="16"/>
                  <w:lang w:val="en-GB"/>
                </w:rPr>
                <w:t>6</w:t>
              </w:r>
              <w:r w:rsidRPr="00BF38C6">
                <w:rPr>
                  <w:rFonts w:ascii="Arial Narrow" w:hAnsi="Arial Narrow" w:cs="Arial"/>
                  <w:color w:val="auto"/>
                  <w:sz w:val="16"/>
                  <w:szCs w:val="16"/>
                  <w:lang w:val="en-GB"/>
                </w:rPr>
                <w:t>0°C</w:t>
              </w:r>
            </w:ins>
          </w:p>
        </w:tc>
        <w:tc>
          <w:tcPr>
            <w:tcW w:w="1951" w:type="dxa"/>
            <w:tcBorders>
              <w:top w:val="single" w:sz="6" w:space="0" w:color="auto"/>
              <w:left w:val="single" w:sz="6" w:space="0" w:color="auto"/>
              <w:bottom w:val="single" w:sz="6" w:space="0" w:color="auto"/>
              <w:right w:val="single" w:sz="6" w:space="0" w:color="auto"/>
            </w:tcBorders>
          </w:tcPr>
          <w:p w14:paraId="27780C94" w14:textId="77777777" w:rsidR="007F27D0" w:rsidRPr="006759B5" w:rsidRDefault="007F27D0" w:rsidP="007F27D0">
            <w:pPr>
              <w:pStyle w:val="CellBody"/>
              <w:rPr>
                <w:ins w:id="1411" w:author="Zhunisbayev, Olzhasbek [Bolashak Atyrau Limited]" w:date="2024-05-13T19:18:00Z"/>
                <w:rFonts w:ascii="Arial Narrow" w:hAnsi="Arial Narrow" w:cs="Arial"/>
                <w:color w:val="auto"/>
                <w:sz w:val="16"/>
                <w:szCs w:val="16"/>
                <w:lang w:val="ru-RU"/>
              </w:rPr>
            </w:pPr>
          </w:p>
          <w:p w14:paraId="38CAC031" w14:textId="77777777" w:rsidR="00381093" w:rsidRPr="00381093" w:rsidRDefault="00381093" w:rsidP="00381093">
            <w:pPr>
              <w:pStyle w:val="CellBody"/>
              <w:rPr>
                <w:ins w:id="1412" w:author="Zhunisbayev, Olzhasbek A [Bolashak Atyrau Limited]" w:date="2022-06-12T12:57:00Z"/>
                <w:rFonts w:ascii="Arial Narrow" w:hAnsi="Arial Narrow" w:cs="Arial"/>
                <w:color w:val="auto"/>
                <w:sz w:val="16"/>
                <w:szCs w:val="16"/>
                <w:lang w:val="ru-RU"/>
              </w:rPr>
            </w:pPr>
            <w:r w:rsidRPr="00381093">
              <w:rPr>
                <w:rFonts w:ascii="Arial Narrow" w:hAnsi="Arial Narrow" w:cs="Arial"/>
                <w:color w:val="auto"/>
                <w:sz w:val="16"/>
                <w:szCs w:val="16"/>
                <w:lang w:val="ru-RU"/>
              </w:rPr>
              <w:t xml:space="preserve">- </w:t>
            </w:r>
            <w:del w:id="1413" w:author="Zhunisbayev, Olzhasbek A [Bolashak Atyrau Limited]" w:date="2022-09-18T20:40:00Z">
              <w:r w:rsidRPr="00381093" w:rsidDel="00154639">
                <w:rPr>
                  <w:rFonts w:ascii="Arial Narrow" w:hAnsi="Arial Narrow" w:cs="Arial"/>
                  <w:color w:val="auto"/>
                  <w:sz w:val="16"/>
                  <w:szCs w:val="16"/>
                  <w:lang w:val="ru-RU"/>
                </w:rPr>
                <w:delText xml:space="preserve">46 </w:delText>
              </w:r>
            </w:del>
            <w:ins w:id="1414" w:author="Zhunisbayev, Olzhasbek A [Bolashak Atyrau Limited]" w:date="2022-09-18T20:40:00Z">
              <w:r w:rsidRPr="00381093">
                <w:rPr>
                  <w:rFonts w:ascii="Arial Narrow" w:hAnsi="Arial Narrow" w:cs="Arial"/>
                  <w:color w:val="auto"/>
                  <w:sz w:val="16"/>
                  <w:szCs w:val="16"/>
                  <w:lang w:val="ru-RU"/>
                </w:rPr>
                <w:t>40</w:t>
              </w:r>
            </w:ins>
            <w:r w:rsidRPr="00381093">
              <w:rPr>
                <w:rFonts w:ascii="Arial Narrow" w:hAnsi="Arial Narrow" w:cs="Arial"/>
                <w:color w:val="auto"/>
                <w:sz w:val="16"/>
                <w:szCs w:val="16"/>
                <w:lang w:val="ru-RU"/>
              </w:rPr>
              <w:t xml:space="preserve"> </w:t>
            </w:r>
            <w:ins w:id="1415" w:author="Zhunisbayev, Olzhasbek A [Bolashak Atyrau Limited]" w:date="2022-06-12T12:57:00Z">
              <w:r w:rsidRPr="00014E44">
                <w:rPr>
                  <w:rFonts w:ascii="Arial Narrow" w:hAnsi="Arial Narrow" w:cs="Arial"/>
                  <w:color w:val="auto"/>
                  <w:sz w:val="16"/>
                  <w:szCs w:val="16"/>
                  <w:lang w:val="en-GB"/>
                </w:rPr>
                <w:t>to</w:t>
              </w:r>
              <w:r w:rsidRPr="00381093">
                <w:rPr>
                  <w:rFonts w:ascii="Arial Narrow" w:hAnsi="Arial Narrow" w:cs="Arial"/>
                  <w:color w:val="auto"/>
                  <w:sz w:val="16"/>
                  <w:szCs w:val="16"/>
                  <w:lang w:val="ru-RU"/>
                </w:rPr>
                <w:t xml:space="preserve"> 20°</w:t>
              </w:r>
              <w:r w:rsidRPr="00014E44">
                <w:rPr>
                  <w:rFonts w:ascii="Arial Narrow" w:hAnsi="Arial Narrow" w:cs="Arial"/>
                  <w:color w:val="auto"/>
                  <w:sz w:val="16"/>
                  <w:szCs w:val="16"/>
                  <w:lang w:val="en-GB"/>
                </w:rPr>
                <w:t>C</w:t>
              </w:r>
              <w:r w:rsidRPr="00381093">
                <w:rPr>
                  <w:rFonts w:ascii="Arial Narrow" w:hAnsi="Arial Narrow" w:cs="Arial"/>
                  <w:color w:val="auto"/>
                  <w:sz w:val="16"/>
                  <w:szCs w:val="16"/>
                  <w:lang w:val="ru-RU"/>
                </w:rPr>
                <w:t xml:space="preserve"> = </w:t>
              </w:r>
            </w:ins>
            <w:r w:rsidRPr="00381093">
              <w:rPr>
                <w:rFonts w:ascii="Arial Narrow" w:hAnsi="Arial Narrow" w:cs="Arial"/>
                <w:color w:val="auto"/>
                <w:sz w:val="16"/>
                <w:szCs w:val="16"/>
                <w:lang w:val="ru-RU"/>
              </w:rPr>
              <w:t>15.6</w:t>
            </w:r>
            <w:ins w:id="1416" w:author="Zhunisbayev, Olzhasbek A [Bolashak Atyrau Limited]" w:date="2022-06-12T12:57:00Z">
              <w:r w:rsidRPr="00381093">
                <w:rPr>
                  <w:rFonts w:ascii="Arial Narrow" w:hAnsi="Arial Narrow" w:cs="Arial"/>
                  <w:color w:val="auto"/>
                  <w:sz w:val="16"/>
                  <w:szCs w:val="16"/>
                  <w:lang w:val="ru-RU"/>
                </w:rPr>
                <w:t xml:space="preserve"> </w:t>
              </w:r>
            </w:ins>
            <w:ins w:id="1417" w:author="Zhunisbayev, Olzhasbek [Bolashak Atyrau Limited]" w:date="2024-05-13T19:18:00Z">
              <w:r w:rsidRPr="006759B5">
                <w:rPr>
                  <w:rFonts w:ascii="Arial Narrow" w:hAnsi="Arial Narrow" w:cs="Arial"/>
                  <w:color w:val="auto"/>
                  <w:sz w:val="16"/>
                  <w:szCs w:val="16"/>
                  <w:lang w:val="ru-RU"/>
                </w:rPr>
                <w:t>бар (изб.)</w:t>
              </w:r>
            </w:ins>
          </w:p>
          <w:p w14:paraId="553BEAE5" w14:textId="77777777" w:rsidR="00381093" w:rsidRPr="00381093" w:rsidRDefault="00381093" w:rsidP="00381093">
            <w:pPr>
              <w:pStyle w:val="CellBody"/>
              <w:rPr>
                <w:rFonts w:ascii="Arial Narrow" w:hAnsi="Arial Narrow" w:cs="Arial"/>
                <w:color w:val="auto"/>
                <w:sz w:val="16"/>
                <w:szCs w:val="16"/>
                <w:lang w:val="ru-RU"/>
              </w:rPr>
            </w:pPr>
            <w:r w:rsidRPr="00381093">
              <w:rPr>
                <w:rFonts w:ascii="Arial Narrow" w:hAnsi="Arial Narrow" w:cs="Arial"/>
                <w:color w:val="auto"/>
                <w:sz w:val="16"/>
                <w:szCs w:val="16"/>
                <w:lang w:val="ru-RU"/>
              </w:rPr>
              <w:t>30</w:t>
            </w:r>
            <w:ins w:id="1418" w:author="Zhunisbayev, Olzhasbek A [Bolashak Atyrau Limited]" w:date="2022-06-12T12:57:00Z">
              <w:r w:rsidRPr="00381093">
                <w:rPr>
                  <w:rFonts w:ascii="Arial Narrow" w:hAnsi="Arial Narrow" w:cs="Arial"/>
                  <w:color w:val="auto"/>
                  <w:sz w:val="16"/>
                  <w:szCs w:val="16"/>
                  <w:lang w:val="ru-RU"/>
                </w:rPr>
                <w:t>°</w:t>
              </w:r>
              <w:r w:rsidRPr="00014E44">
                <w:rPr>
                  <w:rFonts w:ascii="Arial Narrow" w:hAnsi="Arial Narrow" w:cs="Arial"/>
                  <w:color w:val="auto"/>
                  <w:sz w:val="16"/>
                  <w:szCs w:val="16"/>
                  <w:lang w:val="en-GB"/>
                </w:rPr>
                <w:t>C</w:t>
              </w:r>
              <w:r w:rsidRPr="00381093">
                <w:rPr>
                  <w:rFonts w:ascii="Arial Narrow" w:hAnsi="Arial Narrow" w:cs="Arial"/>
                  <w:color w:val="auto"/>
                  <w:sz w:val="16"/>
                  <w:szCs w:val="16"/>
                  <w:lang w:val="ru-RU"/>
                </w:rPr>
                <w:t xml:space="preserve"> = </w:t>
              </w:r>
            </w:ins>
            <w:r w:rsidRPr="00381093">
              <w:rPr>
                <w:rFonts w:ascii="Arial Narrow" w:hAnsi="Arial Narrow" w:cs="Arial"/>
                <w:color w:val="auto"/>
                <w:sz w:val="16"/>
                <w:szCs w:val="16"/>
                <w:lang w:val="ru-RU"/>
              </w:rPr>
              <w:t>12.5</w:t>
            </w:r>
            <w:ins w:id="1419" w:author="Zhunisbayev, Olzhasbek A [Bolashak Atyrau Limited]" w:date="2022-06-12T12:57:00Z">
              <w:r w:rsidRPr="00381093">
                <w:rPr>
                  <w:rFonts w:ascii="Arial Narrow" w:hAnsi="Arial Narrow" w:cs="Arial"/>
                  <w:color w:val="auto"/>
                  <w:sz w:val="16"/>
                  <w:szCs w:val="16"/>
                  <w:lang w:val="ru-RU"/>
                </w:rPr>
                <w:t xml:space="preserve"> </w:t>
              </w:r>
            </w:ins>
            <w:ins w:id="1420" w:author="Zhunisbayev, Olzhasbek [Bolashak Atyrau Limited]" w:date="2024-05-13T19:18:00Z">
              <w:r w:rsidRPr="006759B5">
                <w:rPr>
                  <w:rFonts w:ascii="Arial Narrow" w:hAnsi="Arial Narrow" w:cs="Arial"/>
                  <w:color w:val="auto"/>
                  <w:sz w:val="16"/>
                  <w:szCs w:val="16"/>
                  <w:lang w:val="ru-RU"/>
                </w:rPr>
                <w:t>бар (изб.)</w:t>
              </w:r>
            </w:ins>
          </w:p>
          <w:p w14:paraId="76AF3DE3" w14:textId="77777777" w:rsidR="00381093" w:rsidRPr="00381093" w:rsidRDefault="00381093" w:rsidP="00381093">
            <w:pPr>
              <w:pStyle w:val="CellBody"/>
              <w:rPr>
                <w:rFonts w:ascii="Arial Narrow" w:hAnsi="Arial Narrow" w:cs="Arial"/>
                <w:color w:val="auto"/>
                <w:sz w:val="16"/>
                <w:szCs w:val="16"/>
                <w:lang w:val="ru-RU"/>
              </w:rPr>
            </w:pPr>
            <w:r w:rsidRPr="00381093">
              <w:rPr>
                <w:rFonts w:ascii="Arial Narrow" w:hAnsi="Arial Narrow" w:cs="Arial"/>
                <w:color w:val="auto"/>
                <w:sz w:val="16"/>
                <w:szCs w:val="16"/>
                <w:lang w:val="ru-RU"/>
              </w:rPr>
              <w:t>40</w:t>
            </w:r>
            <w:ins w:id="1421" w:author="Zhunisbayev, Olzhasbek A [Bolashak Atyrau Limited]" w:date="2022-06-12T12:57:00Z">
              <w:r w:rsidRPr="00381093">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381093">
              <w:rPr>
                <w:rFonts w:ascii="Arial Narrow" w:hAnsi="Arial Narrow" w:cs="Arial"/>
                <w:color w:val="auto"/>
                <w:sz w:val="16"/>
                <w:szCs w:val="16"/>
                <w:lang w:val="ru-RU"/>
              </w:rPr>
              <w:t xml:space="preserve"> = 12.5 </w:t>
            </w:r>
            <w:ins w:id="1422" w:author="Zhunisbayev, Olzhasbek [Bolashak Atyrau Limited]" w:date="2024-05-13T19:18:00Z">
              <w:r w:rsidRPr="006759B5">
                <w:rPr>
                  <w:rFonts w:ascii="Arial Narrow" w:hAnsi="Arial Narrow" w:cs="Arial"/>
                  <w:color w:val="auto"/>
                  <w:sz w:val="16"/>
                  <w:szCs w:val="16"/>
                  <w:lang w:val="ru-RU"/>
                </w:rPr>
                <w:t>бар (изб.)</w:t>
              </w:r>
            </w:ins>
          </w:p>
          <w:p w14:paraId="3BE6207B" w14:textId="77777777" w:rsidR="00381093" w:rsidRPr="00381093" w:rsidRDefault="00381093" w:rsidP="00381093">
            <w:pPr>
              <w:pStyle w:val="CellBody"/>
              <w:rPr>
                <w:ins w:id="1423" w:author="Zhunisbayev, Olzhasbek A [Bolashak Atyrau Limited]" w:date="2022-06-12T12:57:00Z"/>
                <w:rFonts w:ascii="Arial Narrow" w:hAnsi="Arial Narrow" w:cs="Arial"/>
                <w:color w:val="auto"/>
                <w:sz w:val="16"/>
                <w:szCs w:val="16"/>
                <w:lang w:val="ru-RU"/>
              </w:rPr>
            </w:pPr>
            <w:r w:rsidRPr="00381093">
              <w:rPr>
                <w:rFonts w:ascii="Arial Narrow" w:hAnsi="Arial Narrow" w:cs="Arial"/>
                <w:color w:val="auto"/>
                <w:sz w:val="16"/>
                <w:szCs w:val="16"/>
                <w:lang w:val="ru-RU"/>
              </w:rPr>
              <w:t>50</w:t>
            </w:r>
            <w:ins w:id="1424" w:author="Zhunisbayev, Olzhasbek A [Bolashak Atyrau Limited]" w:date="2022-06-12T12:57:00Z">
              <w:r w:rsidRPr="00381093">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381093">
              <w:rPr>
                <w:rFonts w:ascii="Arial Narrow" w:hAnsi="Arial Narrow" w:cs="Arial"/>
                <w:color w:val="auto"/>
                <w:sz w:val="16"/>
                <w:szCs w:val="16"/>
                <w:lang w:val="ru-RU"/>
              </w:rPr>
              <w:t xml:space="preserve"> = 9.8 </w:t>
            </w:r>
            <w:ins w:id="1425" w:author="Zhunisbayev, Olzhasbek [Bolashak Atyrau Limited]" w:date="2024-05-13T19:18:00Z">
              <w:r w:rsidRPr="006759B5">
                <w:rPr>
                  <w:rFonts w:ascii="Arial Narrow" w:hAnsi="Arial Narrow" w:cs="Arial"/>
                  <w:color w:val="auto"/>
                  <w:sz w:val="16"/>
                  <w:szCs w:val="16"/>
                  <w:lang w:val="ru-RU"/>
                </w:rPr>
                <w:t>бар (изб.)</w:t>
              </w:r>
            </w:ins>
          </w:p>
          <w:p w14:paraId="0678E1A2" w14:textId="77777777" w:rsidR="00381093" w:rsidRPr="00381093" w:rsidRDefault="00381093" w:rsidP="00381093">
            <w:pPr>
              <w:pStyle w:val="CellBody"/>
              <w:rPr>
                <w:rFonts w:ascii="Arial Narrow" w:hAnsi="Arial Narrow" w:cs="Arial"/>
                <w:color w:val="auto"/>
                <w:sz w:val="16"/>
                <w:szCs w:val="16"/>
                <w:lang w:val="ru-RU"/>
              </w:rPr>
            </w:pPr>
            <w:r w:rsidRPr="00381093">
              <w:rPr>
                <w:rFonts w:ascii="Arial Narrow" w:hAnsi="Arial Narrow" w:cs="Arial"/>
                <w:color w:val="auto"/>
                <w:sz w:val="16"/>
                <w:szCs w:val="16"/>
                <w:lang w:val="ru-RU"/>
              </w:rPr>
              <w:t>60</w:t>
            </w:r>
            <w:ins w:id="1426" w:author="Zhunisbayev, Olzhasbek A [Bolashak Atyrau Limited]" w:date="2022-06-12T12:57:00Z">
              <w:r w:rsidRPr="00381093">
                <w:rPr>
                  <w:rFonts w:ascii="Arial Narrow" w:hAnsi="Arial Narrow" w:cs="Arial"/>
                  <w:color w:val="auto"/>
                  <w:sz w:val="16"/>
                  <w:szCs w:val="16"/>
                  <w:lang w:val="ru-RU"/>
                </w:rPr>
                <w:t>°</w:t>
              </w:r>
              <w:r w:rsidRPr="00014E44">
                <w:rPr>
                  <w:rFonts w:ascii="Arial Narrow" w:hAnsi="Arial Narrow" w:cs="Arial"/>
                  <w:color w:val="auto"/>
                  <w:sz w:val="16"/>
                  <w:szCs w:val="16"/>
                  <w:lang w:val="en-GB"/>
                </w:rPr>
                <w:t>C</w:t>
              </w:r>
              <w:r w:rsidRPr="00381093">
                <w:rPr>
                  <w:rFonts w:ascii="Arial Narrow" w:hAnsi="Arial Narrow" w:cs="Arial"/>
                  <w:color w:val="auto"/>
                  <w:sz w:val="16"/>
                  <w:szCs w:val="16"/>
                  <w:lang w:val="ru-RU"/>
                </w:rPr>
                <w:t xml:space="preserve"> = </w:t>
              </w:r>
            </w:ins>
            <w:r w:rsidRPr="00381093">
              <w:rPr>
                <w:rFonts w:ascii="Arial Narrow" w:hAnsi="Arial Narrow" w:cs="Arial"/>
                <w:color w:val="auto"/>
                <w:sz w:val="16"/>
                <w:szCs w:val="16"/>
                <w:lang w:val="ru-RU"/>
              </w:rPr>
              <w:t>7.8</w:t>
            </w:r>
            <w:ins w:id="1427" w:author="Zhunisbayev, Olzhasbek A [Bolashak Atyrau Limited]" w:date="2022-06-12T12:57:00Z">
              <w:r w:rsidRPr="00381093">
                <w:rPr>
                  <w:rFonts w:ascii="Arial Narrow" w:hAnsi="Arial Narrow" w:cs="Arial"/>
                  <w:color w:val="auto"/>
                  <w:sz w:val="16"/>
                  <w:szCs w:val="16"/>
                  <w:lang w:val="ru-RU"/>
                </w:rPr>
                <w:t xml:space="preserve"> </w:t>
              </w:r>
            </w:ins>
            <w:ins w:id="1428" w:author="Zhunisbayev, Olzhasbek [Bolashak Atyrau Limited]" w:date="2024-05-13T19:18:00Z">
              <w:r w:rsidRPr="006759B5">
                <w:rPr>
                  <w:rFonts w:ascii="Arial Narrow" w:hAnsi="Arial Narrow" w:cs="Arial"/>
                  <w:color w:val="auto"/>
                  <w:sz w:val="16"/>
                  <w:szCs w:val="16"/>
                  <w:lang w:val="ru-RU"/>
                </w:rPr>
                <w:t>бар (изб.)</w:t>
              </w:r>
            </w:ins>
          </w:p>
          <w:p w14:paraId="6674BA3F" w14:textId="77777777" w:rsidR="00381093" w:rsidRPr="00381093" w:rsidRDefault="00381093" w:rsidP="00381093">
            <w:pPr>
              <w:pStyle w:val="CellBody"/>
              <w:rPr>
                <w:rFonts w:ascii="Arial Narrow" w:hAnsi="Arial Narrow" w:cs="Arial"/>
                <w:color w:val="auto"/>
                <w:sz w:val="16"/>
                <w:szCs w:val="16"/>
                <w:lang w:val="ru-RU"/>
              </w:rPr>
            </w:pPr>
            <w:r w:rsidRPr="00381093">
              <w:rPr>
                <w:rFonts w:ascii="Arial Narrow" w:hAnsi="Arial Narrow" w:cs="Arial"/>
                <w:color w:val="auto"/>
                <w:sz w:val="16"/>
                <w:szCs w:val="16"/>
                <w:lang w:val="ru-RU"/>
              </w:rPr>
              <w:t>70</w:t>
            </w:r>
            <w:ins w:id="1429" w:author="Zhunisbayev, Olzhasbek A [Bolashak Atyrau Limited]" w:date="2022-06-12T12:57:00Z">
              <w:r w:rsidRPr="00381093">
                <w:rPr>
                  <w:rFonts w:ascii="Arial Narrow" w:hAnsi="Arial Narrow" w:cs="Arial"/>
                  <w:color w:val="auto"/>
                  <w:sz w:val="16"/>
                  <w:szCs w:val="16"/>
                  <w:lang w:val="ru-RU"/>
                </w:rPr>
                <w:t>°</w:t>
              </w:r>
              <w:r w:rsidRPr="00014E44">
                <w:rPr>
                  <w:rFonts w:ascii="Arial Narrow" w:hAnsi="Arial Narrow" w:cs="Arial"/>
                  <w:color w:val="auto"/>
                  <w:sz w:val="16"/>
                  <w:szCs w:val="16"/>
                  <w:lang w:val="en-GB"/>
                </w:rPr>
                <w:t>C</w:t>
              </w:r>
              <w:r w:rsidRPr="00381093">
                <w:rPr>
                  <w:rFonts w:ascii="Arial Narrow" w:hAnsi="Arial Narrow" w:cs="Arial"/>
                  <w:color w:val="auto"/>
                  <w:sz w:val="16"/>
                  <w:szCs w:val="16"/>
                  <w:lang w:val="ru-RU"/>
                </w:rPr>
                <w:t xml:space="preserve"> = </w:t>
              </w:r>
            </w:ins>
            <w:r w:rsidRPr="00381093">
              <w:rPr>
                <w:rFonts w:ascii="Arial Narrow" w:hAnsi="Arial Narrow" w:cs="Arial"/>
                <w:color w:val="auto"/>
                <w:sz w:val="16"/>
                <w:szCs w:val="16"/>
                <w:lang w:val="ru-RU"/>
              </w:rPr>
              <w:t>7.8</w:t>
            </w:r>
            <w:ins w:id="1430" w:author="Zhunisbayev, Olzhasbek A [Bolashak Atyrau Limited]" w:date="2022-06-12T12:57:00Z">
              <w:r w:rsidRPr="00381093">
                <w:rPr>
                  <w:rFonts w:ascii="Arial Narrow" w:hAnsi="Arial Narrow" w:cs="Arial"/>
                  <w:color w:val="auto"/>
                  <w:sz w:val="16"/>
                  <w:szCs w:val="16"/>
                  <w:lang w:val="ru-RU"/>
                </w:rPr>
                <w:t xml:space="preserve"> </w:t>
              </w:r>
            </w:ins>
            <w:ins w:id="1431" w:author="Zhunisbayev, Olzhasbek [Bolashak Atyrau Limited]" w:date="2024-05-13T19:18:00Z">
              <w:r w:rsidRPr="006759B5">
                <w:rPr>
                  <w:rFonts w:ascii="Arial Narrow" w:hAnsi="Arial Narrow" w:cs="Arial"/>
                  <w:color w:val="auto"/>
                  <w:sz w:val="16"/>
                  <w:szCs w:val="16"/>
                  <w:lang w:val="ru-RU"/>
                </w:rPr>
                <w:t>бар (изб.)</w:t>
              </w:r>
            </w:ins>
          </w:p>
          <w:p w14:paraId="1B75A796" w14:textId="77777777" w:rsidR="007F27D0" w:rsidRDefault="00381093" w:rsidP="00381093">
            <w:pPr>
              <w:pStyle w:val="CellBody"/>
              <w:rPr>
                <w:rFonts w:ascii="Arial Narrow" w:hAnsi="Arial Narrow" w:cs="Arial"/>
                <w:color w:val="auto"/>
                <w:sz w:val="16"/>
                <w:szCs w:val="16"/>
                <w:lang w:val="ru-RU"/>
              </w:rPr>
            </w:pPr>
            <w:r>
              <w:rPr>
                <w:rFonts w:ascii="Arial Narrow" w:hAnsi="Arial Narrow" w:cs="Arial"/>
                <w:color w:val="auto"/>
                <w:sz w:val="16"/>
                <w:szCs w:val="16"/>
                <w:lang w:val="ru-RU"/>
              </w:rPr>
              <w:t>75</w:t>
            </w:r>
            <w:ins w:id="1432" w:author="Zhunisbayev, Olzhasbek A [Bolashak Atyrau Limited]" w:date="2022-06-12T12:57:00Z">
              <w:r w:rsidRPr="00014E44">
                <w:rPr>
                  <w:rFonts w:ascii="Arial Narrow" w:hAnsi="Arial Narrow" w:cs="Arial"/>
                  <w:color w:val="auto"/>
                  <w:sz w:val="16"/>
                  <w:szCs w:val="16"/>
                  <w:lang w:val="en-GB"/>
                </w:rPr>
                <w:t xml:space="preserve">°C = </w:t>
              </w:r>
            </w:ins>
            <w:r>
              <w:rPr>
                <w:rFonts w:ascii="Arial Narrow" w:hAnsi="Arial Narrow" w:cs="Arial"/>
                <w:color w:val="auto"/>
                <w:sz w:val="16"/>
                <w:szCs w:val="16"/>
              </w:rPr>
              <w:t>6</w:t>
            </w:r>
            <w:r>
              <w:rPr>
                <w:rFonts w:ascii="Arial Narrow" w:hAnsi="Arial Narrow" w:cs="Arial"/>
                <w:color w:val="auto"/>
                <w:sz w:val="16"/>
                <w:szCs w:val="16"/>
                <w:lang w:val="en-GB"/>
              </w:rPr>
              <w:t>.</w:t>
            </w:r>
            <w:r>
              <w:rPr>
                <w:rFonts w:ascii="Arial Narrow" w:hAnsi="Arial Narrow" w:cs="Arial"/>
                <w:color w:val="auto"/>
                <w:sz w:val="16"/>
                <w:szCs w:val="16"/>
              </w:rPr>
              <w:t>3</w:t>
            </w:r>
            <w:ins w:id="1433" w:author="Zhunisbayev, Olzhasbek A [Bolashak Atyrau Limited]" w:date="2022-06-12T12:57:00Z">
              <w:r w:rsidRPr="00014E44">
                <w:rPr>
                  <w:rFonts w:ascii="Arial Narrow" w:hAnsi="Arial Narrow" w:cs="Arial"/>
                  <w:color w:val="auto"/>
                  <w:sz w:val="16"/>
                  <w:szCs w:val="16"/>
                  <w:lang w:val="en-GB"/>
                </w:rPr>
                <w:t xml:space="preserve"> </w:t>
              </w:r>
            </w:ins>
            <w:ins w:id="1434" w:author="Zhunisbayev, Olzhasbek [Bolashak Atyrau Limited]" w:date="2024-05-13T19:18:00Z">
              <w:r w:rsidRPr="006759B5">
                <w:rPr>
                  <w:rFonts w:ascii="Arial Narrow" w:hAnsi="Arial Narrow" w:cs="Arial"/>
                  <w:color w:val="auto"/>
                  <w:sz w:val="16"/>
                  <w:szCs w:val="16"/>
                  <w:lang w:val="ru-RU"/>
                </w:rPr>
                <w:t>бар (изб.)</w:t>
              </w:r>
            </w:ins>
          </w:p>
          <w:p w14:paraId="39234792" w14:textId="2719FE25" w:rsidR="00381093" w:rsidRPr="006759B5" w:rsidRDefault="00381093" w:rsidP="00381093">
            <w:pPr>
              <w:pStyle w:val="CellBody"/>
              <w:rPr>
                <w:ins w:id="1435" w:author="Zhunisbayev, Olzhasbek [Bolashak Atyrau Limited]" w:date="2024-05-13T19:16:00Z"/>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4F5F59DC" w14:textId="77777777" w:rsidR="007F27D0" w:rsidRPr="006759B5" w:rsidRDefault="007F27D0" w:rsidP="007F27D0">
            <w:pPr>
              <w:pStyle w:val="CellBodyCentered"/>
              <w:rPr>
                <w:ins w:id="1436" w:author="Zhunisbayev, Olzhasbek [Bolashak Atyrau Limited]" w:date="2024-05-13T19:18:00Z"/>
                <w:rFonts w:ascii="Arial Narrow" w:hAnsi="Arial Narrow" w:cs="Arial"/>
                <w:color w:val="auto"/>
                <w:sz w:val="16"/>
                <w:szCs w:val="16"/>
                <w:lang w:val="ru-RU"/>
              </w:rPr>
            </w:pPr>
          </w:p>
          <w:p w14:paraId="197D862E" w14:textId="18073826" w:rsidR="007F27D0" w:rsidRDefault="007F27D0" w:rsidP="007F27D0">
            <w:pPr>
              <w:pStyle w:val="CellBodyCentered"/>
              <w:rPr>
                <w:ins w:id="1437" w:author="Zhunisbayev, Olzhasbek [Bolashak Atyrau Limited]" w:date="2024-05-13T19:16:00Z"/>
                <w:rFonts w:ascii="Arial Narrow" w:hAnsi="Arial Narrow" w:cs="Arial"/>
                <w:color w:val="auto"/>
                <w:sz w:val="16"/>
                <w:szCs w:val="16"/>
              </w:rPr>
            </w:pPr>
            <w:ins w:id="1438" w:author="Zhunisbayev, Olzhasbek [Bolashak Atyrau Limited]" w:date="2024-05-13T19:18:00Z">
              <w:r w:rsidRPr="00BF38C6">
                <w:rPr>
                  <w:rFonts w:ascii="Arial Narrow" w:hAnsi="Arial Narrow" w:cs="Arial"/>
                  <w:color w:val="auto"/>
                  <w:sz w:val="16"/>
                  <w:szCs w:val="16"/>
                  <w:lang w:val="ru-RU"/>
                </w:rPr>
                <w:t>НЕТ</w:t>
              </w:r>
            </w:ins>
          </w:p>
        </w:tc>
        <w:tc>
          <w:tcPr>
            <w:tcW w:w="450" w:type="dxa"/>
            <w:tcBorders>
              <w:top w:val="single" w:sz="6" w:space="0" w:color="auto"/>
              <w:left w:val="single" w:sz="6" w:space="0" w:color="auto"/>
              <w:bottom w:val="single" w:sz="6" w:space="0" w:color="auto"/>
              <w:right w:val="single" w:sz="6" w:space="0" w:color="auto"/>
            </w:tcBorders>
          </w:tcPr>
          <w:p w14:paraId="6801BA82" w14:textId="77777777" w:rsidR="007F27D0" w:rsidRDefault="007F27D0" w:rsidP="007F27D0">
            <w:pPr>
              <w:pStyle w:val="CellBodyCentered"/>
              <w:rPr>
                <w:ins w:id="1439" w:author="Zhunisbayev, Olzhasbek [Bolashak Atyrau Limited]" w:date="2024-05-13T19:18:00Z"/>
                <w:rFonts w:ascii="Arial Narrow" w:hAnsi="Arial Narrow" w:cs="Arial"/>
                <w:color w:val="auto"/>
                <w:sz w:val="16"/>
                <w:szCs w:val="16"/>
                <w:lang w:val="en-GB"/>
              </w:rPr>
            </w:pPr>
          </w:p>
          <w:p w14:paraId="7F9159E4" w14:textId="255CE99D" w:rsidR="007F27D0" w:rsidRDefault="007F27D0" w:rsidP="007F27D0">
            <w:pPr>
              <w:pStyle w:val="CellBodyCentered"/>
              <w:rPr>
                <w:ins w:id="1440" w:author="Zhunisbayev, Olzhasbek [Bolashak Atyrau Limited]" w:date="2024-05-13T19:16:00Z"/>
                <w:rFonts w:ascii="Arial Narrow" w:hAnsi="Arial Narrow" w:cs="Arial"/>
                <w:color w:val="auto"/>
                <w:sz w:val="16"/>
                <w:szCs w:val="16"/>
                <w:lang w:val="en-GB"/>
              </w:rPr>
            </w:pPr>
            <w:ins w:id="1441" w:author="Zhunisbayev, Olzhasbek [Bolashak Atyrau Limited]" w:date="2024-05-13T19:18:00Z">
              <w:r w:rsidRPr="00BF38C6">
                <w:rPr>
                  <w:rFonts w:ascii="Arial Narrow" w:hAnsi="Arial Narrow" w:cs="Arial"/>
                  <w:color w:val="auto"/>
                  <w:sz w:val="16"/>
                  <w:szCs w:val="16"/>
                  <w:lang w:val="en-GB"/>
                </w:rPr>
                <w:t>0</w:t>
              </w:r>
            </w:ins>
          </w:p>
        </w:tc>
      </w:tr>
      <w:tr w:rsidR="006F21AC" w:rsidRPr="00BF38C6" w14:paraId="74837944" w14:textId="77777777" w:rsidTr="002A7110">
        <w:trPr>
          <w:ins w:id="1442" w:author="Zhunisbayev, Olzhasbek [Bolashak Atyrau Limited]" w:date="2024-05-13T19:19:00Z"/>
        </w:trPr>
        <w:tc>
          <w:tcPr>
            <w:tcW w:w="3332" w:type="dxa"/>
            <w:tcBorders>
              <w:top w:val="single" w:sz="6" w:space="0" w:color="auto"/>
              <w:left w:val="single" w:sz="6" w:space="0" w:color="auto"/>
              <w:bottom w:val="single" w:sz="6" w:space="0" w:color="auto"/>
              <w:right w:val="single" w:sz="6" w:space="0" w:color="auto"/>
            </w:tcBorders>
          </w:tcPr>
          <w:p w14:paraId="6ECA2A51" w14:textId="77777777" w:rsidR="006F21AC" w:rsidRPr="006759B5" w:rsidRDefault="006F21AC" w:rsidP="006F21AC">
            <w:pPr>
              <w:pStyle w:val="CellBody"/>
              <w:rPr>
                <w:ins w:id="1443" w:author="Zhunisbayev, Olzhasbek [Bolashak Atyrau Limited]" w:date="2024-05-13T19:19:00Z"/>
                <w:rFonts w:ascii="Arial Narrow" w:hAnsi="Arial Narrow" w:cs="Arial"/>
                <w:color w:val="auto"/>
                <w:sz w:val="16"/>
                <w:szCs w:val="16"/>
                <w:lang w:val="ru-RU"/>
              </w:rPr>
            </w:pPr>
          </w:p>
          <w:p w14:paraId="3D7899D0" w14:textId="7CA688CF" w:rsidR="006F21AC" w:rsidRPr="006759B5" w:rsidRDefault="006F21AC" w:rsidP="006F21AC">
            <w:pPr>
              <w:pStyle w:val="CellBody"/>
              <w:rPr>
                <w:ins w:id="1444" w:author="Zhunisbayev, Olzhasbek [Bolashak Atyrau Limited]" w:date="2024-05-13T19:20:00Z"/>
                <w:rFonts w:ascii="Arial Narrow" w:hAnsi="Arial Narrow"/>
                <w:color w:val="auto"/>
                <w:sz w:val="16"/>
                <w:szCs w:val="16"/>
                <w:lang w:val="ru-RU"/>
              </w:rPr>
            </w:pPr>
            <w:ins w:id="1445" w:author="Zhunisbayev, Olzhasbek [Bolashak Atyrau Limited]" w:date="2024-05-13T19:20:00Z">
              <w:r>
                <w:rPr>
                  <w:rFonts w:ascii="Arial Narrow" w:hAnsi="Arial Narrow" w:cs="Arial"/>
                  <w:color w:val="auto"/>
                  <w:sz w:val="16"/>
                  <w:szCs w:val="16"/>
                  <w:lang w:val="en-GB"/>
                </w:rPr>
                <w:t>AA</w:t>
              </w:r>
              <w:r w:rsidRPr="006759B5">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УКСУСНАЯ КИСЛОТА</w:t>
              </w:r>
            </w:ins>
          </w:p>
          <w:p w14:paraId="4D048E48" w14:textId="77777777" w:rsidR="006F21AC" w:rsidRPr="00BF38C6" w:rsidRDefault="006F21AC" w:rsidP="006F21AC">
            <w:pPr>
              <w:pStyle w:val="CellBody"/>
              <w:tabs>
                <w:tab w:val="left" w:pos="0"/>
              </w:tabs>
              <w:rPr>
                <w:ins w:id="1446" w:author="Zhunisbayev, Olzhasbek [Bolashak Atyrau Limited]" w:date="2024-05-13T19:20:00Z"/>
                <w:rFonts w:ascii="Arial Narrow" w:hAnsi="Arial Narrow"/>
                <w:color w:val="auto"/>
                <w:sz w:val="16"/>
                <w:szCs w:val="16"/>
                <w:lang w:val="ru-RU"/>
              </w:rPr>
            </w:pPr>
            <w:ins w:id="1447" w:author="Zhunisbayev, Olzhasbek [Bolashak Atyrau Limited]" w:date="2024-05-13T19:20:00Z">
              <w:r w:rsidRPr="00BF38C6">
                <w:rPr>
                  <w:rFonts w:ascii="Arial Narrow" w:hAnsi="Arial Narrow"/>
                  <w:color w:val="auto"/>
                  <w:sz w:val="16"/>
                  <w:szCs w:val="16"/>
                </w:rPr>
                <w:t>CI</w:t>
              </w:r>
              <w:r w:rsidRPr="00BF38C6">
                <w:rPr>
                  <w:rFonts w:ascii="Arial Narrow" w:hAnsi="Arial Narrow"/>
                  <w:color w:val="auto"/>
                  <w:sz w:val="16"/>
                  <w:szCs w:val="16"/>
                  <w:lang w:val="ru-RU"/>
                </w:rPr>
                <w:t xml:space="preserve"> – ХИМИЧЕСКИЙ ИНГИБИТОР И АНТИНАКИПИН</w:t>
              </w:r>
            </w:ins>
          </w:p>
          <w:p w14:paraId="7AB8CBD2" w14:textId="77777777" w:rsidR="006F21AC" w:rsidRPr="00BF38C6" w:rsidRDefault="006F21AC" w:rsidP="006F21AC">
            <w:pPr>
              <w:pStyle w:val="CellBody"/>
              <w:tabs>
                <w:tab w:val="left" w:pos="0"/>
              </w:tabs>
              <w:rPr>
                <w:ins w:id="1448" w:author="Zhunisbayev, Olzhasbek [Bolashak Atyrau Limited]" w:date="2024-05-13T19:21:00Z"/>
                <w:rFonts w:ascii="Arial Narrow" w:hAnsi="Arial Narrow" w:cs="Arial"/>
                <w:color w:val="auto"/>
                <w:sz w:val="16"/>
                <w:szCs w:val="16"/>
                <w:lang w:val="ru-RU"/>
              </w:rPr>
            </w:pPr>
            <w:ins w:id="1449" w:author="Zhunisbayev, Olzhasbek [Bolashak Atyrau Limited]" w:date="2024-05-13T19:21:00Z">
              <w:r w:rsidRPr="00BF38C6">
                <w:rPr>
                  <w:rFonts w:ascii="Arial Narrow" w:hAnsi="Arial Narrow"/>
                  <w:color w:val="auto"/>
                  <w:sz w:val="16"/>
                  <w:szCs w:val="16"/>
                </w:rPr>
                <w:t>CCS</w:t>
              </w:r>
              <w:r w:rsidRPr="00BF38C6">
                <w:rPr>
                  <w:rFonts w:ascii="Arial Narrow" w:hAnsi="Arial Narrow"/>
                  <w:color w:val="auto"/>
                  <w:sz w:val="16"/>
                  <w:szCs w:val="16"/>
                  <w:lang w:val="ru-RU"/>
                </w:rPr>
                <w:t xml:space="preserve"> – КАУСТИК</w:t>
              </w:r>
            </w:ins>
          </w:p>
          <w:p w14:paraId="7310AA21" w14:textId="77777777" w:rsidR="006F21AC" w:rsidRPr="00BF38C6" w:rsidRDefault="006F21AC" w:rsidP="006F21AC">
            <w:pPr>
              <w:pStyle w:val="CellBody"/>
              <w:tabs>
                <w:tab w:val="left" w:pos="0"/>
              </w:tabs>
              <w:rPr>
                <w:ins w:id="1450" w:author="Zhunisbayev, Olzhasbek [Bolashak Atyrau Limited]" w:date="2024-05-13T19:21:00Z"/>
                <w:rFonts w:ascii="Arial Narrow" w:hAnsi="Arial Narrow" w:cs="Arial"/>
                <w:color w:val="auto"/>
                <w:sz w:val="16"/>
                <w:szCs w:val="16"/>
                <w:lang w:val="ru-RU"/>
              </w:rPr>
            </w:pPr>
            <w:ins w:id="1451" w:author="Zhunisbayev, Olzhasbek [Bolashak Atyrau Limited]" w:date="2024-05-13T19:21:00Z">
              <w:r w:rsidRPr="00BF38C6">
                <w:rPr>
                  <w:rFonts w:ascii="Arial Narrow" w:hAnsi="Arial Narrow"/>
                  <w:color w:val="auto"/>
                  <w:sz w:val="16"/>
                  <w:szCs w:val="16"/>
                  <w:lang w:val="en-GB"/>
                </w:rPr>
                <w:t>CH</w:t>
              </w:r>
              <w:r w:rsidRPr="00BF38C6">
                <w:rPr>
                  <w:rFonts w:ascii="Arial Narrow" w:hAnsi="Arial Narrow"/>
                  <w:color w:val="auto"/>
                  <w:sz w:val="16"/>
                  <w:szCs w:val="16"/>
                  <w:lang w:val="ru-RU"/>
                </w:rPr>
                <w:t xml:space="preserve"> – РАСТВОР ДИАМИДА</w:t>
              </w:r>
            </w:ins>
          </w:p>
          <w:p w14:paraId="38DAF8CE" w14:textId="77777777" w:rsidR="00BE7071" w:rsidRPr="00BF38C6" w:rsidRDefault="00BE7071" w:rsidP="00BE7071">
            <w:pPr>
              <w:pStyle w:val="CellBody"/>
              <w:tabs>
                <w:tab w:val="left" w:pos="0"/>
              </w:tabs>
              <w:rPr>
                <w:ins w:id="1452" w:author="Zhunisbayev, Olzhasbek [Bolashak Atyrau Limited]" w:date="2024-05-13T19:22:00Z"/>
                <w:rFonts w:ascii="Arial Narrow" w:hAnsi="Arial Narrow"/>
                <w:color w:val="auto"/>
                <w:sz w:val="16"/>
                <w:szCs w:val="16"/>
                <w:lang w:val="ru-RU"/>
              </w:rPr>
            </w:pPr>
            <w:ins w:id="1453" w:author="Zhunisbayev, Olzhasbek [Bolashak Atyrau Limited]" w:date="2024-05-13T19:22:00Z">
              <w:r w:rsidRPr="00BF38C6">
                <w:rPr>
                  <w:rFonts w:ascii="Arial Narrow" w:hAnsi="Arial Narrow"/>
                  <w:color w:val="auto"/>
                  <w:sz w:val="16"/>
                  <w:szCs w:val="16"/>
                  <w:lang w:val="en-GB"/>
                </w:rPr>
                <w:t>CT</w:t>
              </w:r>
              <w:r w:rsidRPr="00BF38C6">
                <w:rPr>
                  <w:rFonts w:ascii="Arial Narrow" w:hAnsi="Arial Narrow"/>
                  <w:color w:val="auto"/>
                  <w:sz w:val="16"/>
                  <w:szCs w:val="16"/>
                  <w:lang w:val="ru-RU"/>
                </w:rPr>
                <w:t xml:space="preserve"> – НАТРИЙ ФОСФАТ</w:t>
              </w:r>
            </w:ins>
          </w:p>
          <w:p w14:paraId="55D1B517" w14:textId="2A17CBA7" w:rsidR="006A599E" w:rsidRPr="006759B5" w:rsidRDefault="006A599E" w:rsidP="006A599E">
            <w:pPr>
              <w:pStyle w:val="CellBody"/>
              <w:ind w:left="323" w:hanging="323"/>
              <w:rPr>
                <w:ins w:id="1454" w:author="Zhunisbayev, Olzhasbek [Bolashak Atyrau Limited]" w:date="2024-05-13T20:01:00Z"/>
                <w:rFonts w:ascii="Arial Narrow" w:hAnsi="Arial Narrow"/>
                <w:color w:val="auto"/>
                <w:sz w:val="16"/>
                <w:szCs w:val="16"/>
                <w:lang w:val="ru-RU"/>
              </w:rPr>
            </w:pPr>
            <w:ins w:id="1455" w:author="Zhunisbayev, Olzhasbek [Bolashak Atyrau Limited]" w:date="2024-05-13T20:01:00Z">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ПРОМЛИВНЕВАЯ КАНАЛИЗАЦ</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r w:rsidRPr="006759B5">
                <w:rPr>
                  <w:rFonts w:ascii="Arial Narrow" w:hAnsi="Arial Narrow"/>
                  <w:color w:val="auto"/>
                  <w:sz w:val="16"/>
                  <w:szCs w:val="16"/>
                  <w:lang w:val="ru-RU"/>
                </w:rPr>
                <w:t xml:space="preserve"> </w:t>
              </w:r>
            </w:ins>
          </w:p>
          <w:p w14:paraId="691D1030" w14:textId="3FC02F7B" w:rsidR="006A599E" w:rsidRPr="006759B5" w:rsidRDefault="006A599E" w:rsidP="006A599E">
            <w:pPr>
              <w:pStyle w:val="CellBody"/>
              <w:ind w:left="323" w:hanging="323"/>
              <w:rPr>
                <w:ins w:id="1456" w:author="Zhunisbayev, Olzhasbek [Bolashak Atyrau Limited]" w:date="2024-05-13T20:01:00Z"/>
                <w:rFonts w:ascii="Arial Narrow" w:hAnsi="Arial Narrow"/>
                <w:color w:val="auto"/>
                <w:sz w:val="16"/>
                <w:szCs w:val="16"/>
                <w:lang w:val="ru-RU"/>
              </w:rPr>
            </w:pPr>
            <w:ins w:id="1457" w:author="Zhunisbayev, Olzhasbek [Bolashak Atyrau Limited]" w:date="2024-05-13T20:01:00Z">
              <w:r w:rsidRPr="00BF38C6">
                <w:rPr>
                  <w:rFonts w:ascii="Arial Narrow" w:hAnsi="Arial Narrow"/>
                  <w:color w:val="auto"/>
                  <w:sz w:val="16"/>
                  <w:szCs w:val="16"/>
                  <w:lang w:val="ru-RU"/>
                </w:rPr>
                <w:t>DLC – ДРЕНАЖ ХИМ</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ВЕЩЕСТВ</w:t>
              </w:r>
            </w:ins>
          </w:p>
          <w:p w14:paraId="4BD8E05A" w14:textId="77777777" w:rsidR="006A599E" w:rsidRPr="00BF38C6" w:rsidRDefault="006A599E" w:rsidP="006A599E">
            <w:pPr>
              <w:pStyle w:val="CellBody"/>
              <w:tabs>
                <w:tab w:val="left" w:pos="0"/>
              </w:tabs>
              <w:rPr>
                <w:ins w:id="1458" w:author="Zhunisbayev, Olzhasbek [Bolashak Atyrau Limited]" w:date="2024-05-13T20:02:00Z"/>
                <w:rFonts w:ascii="Arial Narrow" w:hAnsi="Arial Narrow" w:cs="Arial"/>
                <w:color w:val="auto"/>
                <w:sz w:val="16"/>
                <w:szCs w:val="16"/>
                <w:lang w:val="ru-RU"/>
              </w:rPr>
            </w:pPr>
            <w:ins w:id="1459" w:author="Zhunisbayev, Olzhasbek [Bolashak Atyrau Limited]" w:date="2024-05-13T20:02:00Z">
              <w:r w:rsidRPr="00BF38C6">
                <w:rPr>
                  <w:rFonts w:ascii="Arial Narrow" w:hAnsi="Arial Narrow"/>
                  <w:color w:val="auto"/>
                  <w:sz w:val="16"/>
                  <w:szCs w:val="16"/>
                  <w:lang w:val="en-GB"/>
                </w:rPr>
                <w:t>MEA</w:t>
              </w:r>
              <w:r w:rsidRPr="00BF38C6">
                <w:rPr>
                  <w:rFonts w:ascii="Arial Narrow" w:hAnsi="Arial Narrow"/>
                  <w:color w:val="auto"/>
                  <w:sz w:val="16"/>
                  <w:szCs w:val="16"/>
                  <w:lang w:val="ru-RU"/>
                </w:rPr>
                <w:t xml:space="preserve"> - МОНОЭТАНОЛАМИН</w:t>
              </w:r>
            </w:ins>
          </w:p>
          <w:p w14:paraId="0952A64E" w14:textId="77777777" w:rsidR="006A599E" w:rsidRPr="00BF38C6" w:rsidRDefault="006A599E" w:rsidP="006A599E">
            <w:pPr>
              <w:pStyle w:val="CellBody"/>
              <w:rPr>
                <w:ins w:id="1460" w:author="Zhunisbayev, Olzhasbek [Bolashak Atyrau Limited]" w:date="2024-05-13T20:02:00Z"/>
                <w:rFonts w:ascii="Arial Narrow" w:hAnsi="Arial Narrow" w:cs="Arial"/>
                <w:color w:val="auto"/>
                <w:sz w:val="16"/>
                <w:szCs w:val="16"/>
                <w:lang w:val="ru-RU"/>
              </w:rPr>
            </w:pPr>
            <w:ins w:id="1461" w:author="Zhunisbayev, Olzhasbek [Bolashak Atyrau Limited]" w:date="2024-05-13T20:02:00Z">
              <w:r w:rsidRPr="00BF38C6">
                <w:rPr>
                  <w:rFonts w:ascii="Arial Narrow" w:hAnsi="Arial Narrow" w:cs="Arial"/>
                  <w:color w:val="auto"/>
                  <w:sz w:val="16"/>
                  <w:szCs w:val="16"/>
                  <w:lang w:val="en-GB"/>
                </w:rPr>
                <w:t>WSC</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ЗАГРЯЗНЕННАЯ ПОВЕРХНОСТНАЯ ВОДА</w:t>
              </w:r>
            </w:ins>
          </w:p>
          <w:p w14:paraId="25FF24F4" w14:textId="77777777" w:rsidR="006F21AC" w:rsidRPr="006759B5" w:rsidRDefault="006F21AC" w:rsidP="006F21AC">
            <w:pPr>
              <w:pStyle w:val="CellBody"/>
              <w:rPr>
                <w:ins w:id="1462" w:author="Zhunisbayev, Olzhasbek [Bolashak Atyrau Limited]" w:date="2024-05-13T19:19:00Z"/>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28C1580B" w14:textId="77777777" w:rsidR="006F21AC" w:rsidRPr="006759B5" w:rsidRDefault="006F21AC" w:rsidP="006F21AC">
            <w:pPr>
              <w:pStyle w:val="CellBodyCentered"/>
              <w:rPr>
                <w:ins w:id="1463" w:author="Zhunisbayev, Olzhasbek [Bolashak Atyrau Limited]" w:date="2024-05-13T19:19:00Z"/>
                <w:rFonts w:ascii="Arial Narrow" w:hAnsi="Arial Narrow" w:cs="Arial"/>
                <w:b/>
                <w:color w:val="auto"/>
                <w:sz w:val="16"/>
                <w:szCs w:val="16"/>
                <w:lang w:val="ru-RU"/>
              </w:rPr>
            </w:pPr>
          </w:p>
          <w:p w14:paraId="19C69C81" w14:textId="7B4F1851" w:rsidR="006F21AC" w:rsidRDefault="006F21AC" w:rsidP="006F21AC">
            <w:pPr>
              <w:pStyle w:val="CellBodyCentered"/>
              <w:rPr>
                <w:ins w:id="1464" w:author="Zhunisbayev, Olzhasbek [Bolashak Atyrau Limited]" w:date="2024-05-13T19:19:00Z"/>
                <w:rFonts w:ascii="Arial Narrow" w:hAnsi="Arial Narrow" w:cs="Arial"/>
                <w:b/>
                <w:color w:val="auto"/>
                <w:sz w:val="16"/>
                <w:szCs w:val="16"/>
                <w:lang w:val="en-GB"/>
              </w:rPr>
            </w:pPr>
            <w:ins w:id="1465" w:author="Zhunisbayev, Olzhasbek [Bolashak Atyrau Limited]" w:date="2024-05-13T19:19:00Z">
              <w:r w:rsidRPr="00014E44">
                <w:rPr>
                  <w:rFonts w:ascii="Arial Narrow" w:hAnsi="Arial Narrow" w:cs="Arial"/>
                  <w:b/>
                  <w:color w:val="auto"/>
                  <w:sz w:val="16"/>
                  <w:szCs w:val="16"/>
                  <w:lang w:val="en-GB"/>
                </w:rPr>
                <w:t>150PE1</w:t>
              </w:r>
              <w:r>
                <w:rPr>
                  <w:rFonts w:ascii="Arial Narrow" w:hAnsi="Arial Narrow" w:cs="Arial"/>
                  <w:b/>
                  <w:color w:val="auto"/>
                  <w:sz w:val="16"/>
                  <w:szCs w:val="16"/>
                  <w:lang w:val="en-GB"/>
                </w:rPr>
                <w:t>6</w:t>
              </w:r>
            </w:ins>
          </w:p>
          <w:p w14:paraId="483958DE" w14:textId="77777777" w:rsidR="006F21AC" w:rsidRDefault="006F21AC" w:rsidP="006F21AC">
            <w:pPr>
              <w:pStyle w:val="CellBodyCentered"/>
              <w:rPr>
                <w:ins w:id="1466" w:author="Zhunisbayev, Olzhasbek [Bolashak Atyrau Limited]" w:date="2024-05-13T19:19:00Z"/>
                <w:rFonts w:ascii="Arial Narrow" w:hAnsi="Arial Narrow" w:cs="Arial"/>
                <w:b/>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A0E0EB2" w14:textId="77777777" w:rsidR="006F21AC" w:rsidRDefault="006F21AC" w:rsidP="006F21AC">
            <w:pPr>
              <w:pStyle w:val="CellBodyCentered"/>
              <w:rPr>
                <w:ins w:id="1467" w:author="Zhunisbayev, Olzhasbek [Bolashak Atyrau Limited]" w:date="2024-05-13T19:19:00Z"/>
                <w:rFonts w:ascii="Arial Narrow" w:hAnsi="Arial Narrow" w:cs="Arial"/>
                <w:color w:val="auto"/>
                <w:sz w:val="16"/>
                <w:szCs w:val="16"/>
                <w:lang w:val="en-GB"/>
              </w:rPr>
            </w:pPr>
          </w:p>
          <w:p w14:paraId="5B130747" w14:textId="2DD185AC" w:rsidR="006F21AC" w:rsidRDefault="006F21AC" w:rsidP="006F21AC">
            <w:pPr>
              <w:pStyle w:val="CellBodyCentered"/>
              <w:rPr>
                <w:ins w:id="1468" w:author="Zhunisbayev, Olzhasbek [Bolashak Atyrau Limited]" w:date="2024-05-13T19:19:00Z"/>
                <w:rFonts w:ascii="Arial Narrow" w:hAnsi="Arial Narrow" w:cs="Arial"/>
                <w:color w:val="auto"/>
                <w:sz w:val="16"/>
                <w:szCs w:val="16"/>
                <w:lang w:val="en-GB"/>
              </w:rPr>
            </w:pPr>
            <w:ins w:id="1469" w:author="Zhunisbayev, Olzhasbek [Bolashak Atyrau Limited]" w:date="2024-05-13T19:19:00Z">
              <w:r>
                <w:rPr>
                  <w:rFonts w:ascii="Arial Narrow" w:hAnsi="Arial Narrow" w:cs="Arial"/>
                  <w:color w:val="auto"/>
                  <w:sz w:val="16"/>
                  <w:szCs w:val="16"/>
                  <w:lang w:val="en-GB"/>
                </w:rPr>
                <w:t>0</w:t>
              </w:r>
            </w:ins>
          </w:p>
        </w:tc>
        <w:tc>
          <w:tcPr>
            <w:tcW w:w="900" w:type="dxa"/>
            <w:tcBorders>
              <w:top w:val="single" w:sz="6" w:space="0" w:color="auto"/>
              <w:left w:val="single" w:sz="6" w:space="0" w:color="auto"/>
              <w:bottom w:val="single" w:sz="6" w:space="0" w:color="auto"/>
              <w:right w:val="single" w:sz="6" w:space="0" w:color="auto"/>
            </w:tcBorders>
          </w:tcPr>
          <w:p w14:paraId="1204D315" w14:textId="77777777" w:rsidR="006F21AC" w:rsidRDefault="006F21AC" w:rsidP="006F21AC">
            <w:pPr>
              <w:pStyle w:val="CellBodyCentered"/>
              <w:rPr>
                <w:ins w:id="1470" w:author="Zhunisbayev, Olzhasbek [Bolashak Atyrau Limited]" w:date="2024-05-13T19:19:00Z"/>
                <w:rFonts w:ascii="Arial Narrow" w:hAnsi="Arial Narrow" w:cs="Arial"/>
                <w:color w:val="auto"/>
                <w:sz w:val="16"/>
                <w:szCs w:val="16"/>
              </w:rPr>
            </w:pPr>
          </w:p>
          <w:p w14:paraId="12483950" w14:textId="1F31BD13" w:rsidR="006F21AC" w:rsidRDefault="006F21AC" w:rsidP="00DA048B">
            <w:pPr>
              <w:pStyle w:val="CellBodyCentered"/>
              <w:rPr>
                <w:ins w:id="1471" w:author="Zhunisbayev, Olzhasbek [Bolashak Atyrau Limited]" w:date="2024-05-13T19:19:00Z"/>
                <w:rFonts w:ascii="Arial Narrow" w:hAnsi="Arial Narrow" w:cs="Arial"/>
                <w:color w:val="auto"/>
                <w:sz w:val="16"/>
                <w:szCs w:val="16"/>
              </w:rPr>
            </w:pPr>
            <w:ins w:id="1472" w:author="Zhunisbayev, Olzhasbek [Bolashak Atyrau Limited]" w:date="2024-05-13T19:19:00Z">
              <w:r>
                <w:rPr>
                  <w:rFonts w:ascii="Arial Narrow" w:hAnsi="Arial Narrow" w:cs="Arial"/>
                  <w:color w:val="auto"/>
                  <w:sz w:val="16"/>
                  <w:szCs w:val="16"/>
                </w:rPr>
                <w:t>PERT</w:t>
              </w:r>
            </w:ins>
            <w:r w:rsidR="00DA048B">
              <w:rPr>
                <w:rFonts w:ascii="Arial Narrow" w:hAnsi="Arial Narrow" w:cs="Arial"/>
                <w:color w:val="auto"/>
                <w:sz w:val="16"/>
                <w:szCs w:val="16"/>
                <w:lang w:val="ru-RU"/>
              </w:rPr>
              <w:t xml:space="preserve"> ТИП 2</w:t>
            </w:r>
            <w:ins w:id="1473" w:author="Zhunisbayev, Olzhasbek [Bolashak Atyrau Limited]" w:date="2024-05-13T19:19:00Z">
              <w:r>
                <w:rPr>
                  <w:rFonts w:ascii="Arial Narrow" w:hAnsi="Arial Narrow" w:cs="Arial"/>
                  <w:color w:val="auto"/>
                  <w:sz w:val="16"/>
                  <w:szCs w:val="16"/>
                </w:rPr>
                <w:t xml:space="preserve"> </w:t>
              </w:r>
            </w:ins>
          </w:p>
          <w:p w14:paraId="77CB8049" w14:textId="61967D9E" w:rsidR="006F21AC" w:rsidRDefault="006F21AC" w:rsidP="006F21AC">
            <w:pPr>
              <w:pStyle w:val="CellBodyCentered"/>
              <w:rPr>
                <w:rFonts w:ascii="Arial Narrow" w:hAnsi="Arial Narrow" w:cs="Arial"/>
                <w:color w:val="auto"/>
                <w:sz w:val="16"/>
                <w:szCs w:val="16"/>
                <w:lang w:val="ru-RU"/>
              </w:rPr>
            </w:pPr>
            <w:ins w:id="1474" w:author="Zhunisbayev, Olzhasbek [Bolashak Atyrau Limited]" w:date="2024-05-13T19:19:00Z">
              <w:r w:rsidRPr="007F27D0">
                <w:rPr>
                  <w:rFonts w:ascii="Arial Narrow" w:hAnsi="Arial Narrow" w:cs="Arial"/>
                  <w:color w:val="auto"/>
                  <w:sz w:val="16"/>
                  <w:szCs w:val="16"/>
                </w:rPr>
                <w:t xml:space="preserve">SDR </w:t>
              </w:r>
              <w:r>
                <w:rPr>
                  <w:rFonts w:ascii="Arial Narrow" w:hAnsi="Arial Narrow" w:cs="Arial"/>
                  <w:color w:val="auto"/>
                  <w:sz w:val="16"/>
                  <w:szCs w:val="16"/>
                </w:rPr>
                <w:t>11</w:t>
              </w:r>
            </w:ins>
          </w:p>
          <w:p w14:paraId="492778A1" w14:textId="77777777" w:rsidR="00DA048B" w:rsidRDefault="00DA048B" w:rsidP="00DA048B">
            <w:pPr>
              <w:pStyle w:val="CellBodyCentered"/>
              <w:rPr>
                <w:rFonts w:ascii="Arial Narrow" w:hAnsi="Arial Narrow"/>
                <w:color w:val="auto"/>
                <w:sz w:val="16"/>
                <w:szCs w:val="16"/>
                <w:lang w:val="ru-RU"/>
              </w:rPr>
            </w:pPr>
            <w:r>
              <w:rPr>
                <w:rFonts w:ascii="Arial Narrow" w:hAnsi="Arial Narrow"/>
                <w:color w:val="auto"/>
                <w:sz w:val="16"/>
                <w:szCs w:val="16"/>
              </w:rPr>
              <w:t xml:space="preserve">ID </w:t>
            </w:r>
            <w:r>
              <w:rPr>
                <w:rFonts w:ascii="Arial Narrow" w:hAnsi="Arial Narrow"/>
                <w:color w:val="auto"/>
                <w:sz w:val="16"/>
                <w:szCs w:val="16"/>
                <w:lang w:val="ru-RU"/>
              </w:rPr>
              <w:t>КРАСНЫЙ</w:t>
            </w:r>
          </w:p>
          <w:p w14:paraId="500B4871" w14:textId="77777777" w:rsidR="00DA048B" w:rsidRPr="00DA048B" w:rsidRDefault="00DA048B" w:rsidP="006F21AC">
            <w:pPr>
              <w:pStyle w:val="CellBodyCentered"/>
              <w:rPr>
                <w:ins w:id="1475" w:author="Zhunisbayev, Olzhasbek [Bolashak Atyrau Limited]" w:date="2024-05-13T19:19:00Z"/>
                <w:rFonts w:ascii="Arial Narrow" w:hAnsi="Arial Narrow" w:cs="Arial"/>
                <w:color w:val="auto"/>
                <w:sz w:val="16"/>
                <w:szCs w:val="16"/>
                <w:lang w:val="ru-RU"/>
              </w:rPr>
            </w:pPr>
          </w:p>
          <w:p w14:paraId="040B0557" w14:textId="77777777" w:rsidR="006F21AC" w:rsidRDefault="006F21AC" w:rsidP="006F21AC">
            <w:pPr>
              <w:pStyle w:val="CellBodyCentered"/>
              <w:rPr>
                <w:ins w:id="1476" w:author="Zhunisbayev, Olzhasbek [Bolashak Atyrau Limited]" w:date="2024-05-13T19:19:00Z"/>
                <w:rFonts w:ascii="Arial Narrow" w:hAnsi="Arial Narrow" w:cs="Arial"/>
                <w:color w:val="auto"/>
                <w:sz w:val="16"/>
                <w:szCs w:val="16"/>
              </w:rPr>
            </w:pPr>
          </w:p>
        </w:tc>
        <w:tc>
          <w:tcPr>
            <w:tcW w:w="810" w:type="dxa"/>
            <w:tcBorders>
              <w:top w:val="single" w:sz="6" w:space="0" w:color="auto"/>
              <w:left w:val="single" w:sz="6" w:space="0" w:color="auto"/>
              <w:bottom w:val="single" w:sz="6" w:space="0" w:color="auto"/>
              <w:right w:val="single" w:sz="6" w:space="0" w:color="auto"/>
            </w:tcBorders>
          </w:tcPr>
          <w:p w14:paraId="732C18A4" w14:textId="77777777" w:rsidR="006F21AC" w:rsidRDefault="006F21AC" w:rsidP="006F21AC">
            <w:pPr>
              <w:pStyle w:val="CellBodyCentered"/>
              <w:rPr>
                <w:ins w:id="1477" w:author="Zhunisbayev, Olzhasbek [Bolashak Atyrau Limited]" w:date="2024-05-13T19:19:00Z"/>
                <w:rFonts w:ascii="Arial Narrow" w:hAnsi="Arial Narrow" w:cs="Arial"/>
                <w:color w:val="auto"/>
                <w:sz w:val="16"/>
                <w:szCs w:val="16"/>
              </w:rPr>
            </w:pPr>
          </w:p>
          <w:p w14:paraId="7DBA536B" w14:textId="77777777" w:rsidR="006F21AC" w:rsidRDefault="006F21AC" w:rsidP="006F21AC">
            <w:pPr>
              <w:pStyle w:val="CellBodyCentered"/>
              <w:rPr>
                <w:ins w:id="1478" w:author="Zhunisbayev, Olzhasbek [Bolashak Atyrau Limited]" w:date="2024-05-13T19:19:00Z"/>
                <w:rFonts w:ascii="Arial Narrow" w:hAnsi="Arial Narrow"/>
                <w:color w:val="auto"/>
                <w:sz w:val="16"/>
                <w:szCs w:val="16"/>
              </w:rPr>
            </w:pPr>
            <w:ins w:id="1479" w:author="Zhunisbayev, Olzhasbek [Bolashak Atyrau Limited]" w:date="2024-05-13T19:19:00Z">
              <w:r w:rsidRPr="00BF38C6">
                <w:rPr>
                  <w:rFonts w:ascii="Arial Narrow" w:hAnsi="Arial Narrow"/>
                  <w:color w:val="auto"/>
                  <w:sz w:val="16"/>
                  <w:szCs w:val="16"/>
                  <w:lang w:val="ru-RU"/>
                </w:rPr>
                <w:t xml:space="preserve">КЛАСС </w:t>
              </w:r>
            </w:ins>
          </w:p>
          <w:p w14:paraId="701F3C36" w14:textId="77777777" w:rsidR="006F21AC" w:rsidRPr="00BF38C6" w:rsidRDefault="006F21AC" w:rsidP="006F21AC">
            <w:pPr>
              <w:pStyle w:val="CellBodyCentered"/>
              <w:rPr>
                <w:ins w:id="1480" w:author="Zhunisbayev, Olzhasbek [Bolashak Atyrau Limited]" w:date="2024-05-13T19:19:00Z"/>
                <w:rFonts w:ascii="Arial Narrow" w:hAnsi="Arial Narrow" w:cs="Arial"/>
                <w:color w:val="auto"/>
                <w:sz w:val="16"/>
                <w:szCs w:val="16"/>
                <w:lang w:val="ru-RU"/>
              </w:rPr>
            </w:pPr>
            <w:ins w:id="1481" w:author="Zhunisbayev, Olzhasbek [Bolashak Atyrau Limited]" w:date="2024-05-13T19:19:00Z">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ins>
          </w:p>
          <w:p w14:paraId="35D88637" w14:textId="77777777" w:rsidR="006F21AC" w:rsidRDefault="006F21AC" w:rsidP="006F21AC">
            <w:pPr>
              <w:pStyle w:val="CellBodyCentered"/>
              <w:rPr>
                <w:ins w:id="1482" w:author="Zhunisbayev, Olzhasbek [Bolashak Atyrau Limited]" w:date="2024-05-13T19:19:00Z"/>
                <w:rFonts w:ascii="Arial Narrow" w:hAnsi="Arial Narrow" w:cs="Arial"/>
                <w:color w:val="auto"/>
                <w:sz w:val="16"/>
                <w:szCs w:val="16"/>
              </w:rPr>
            </w:pPr>
          </w:p>
        </w:tc>
        <w:tc>
          <w:tcPr>
            <w:tcW w:w="709" w:type="dxa"/>
            <w:tcBorders>
              <w:top w:val="single" w:sz="6" w:space="0" w:color="auto"/>
              <w:left w:val="single" w:sz="6" w:space="0" w:color="auto"/>
              <w:bottom w:val="single" w:sz="6" w:space="0" w:color="auto"/>
              <w:right w:val="single" w:sz="6" w:space="0" w:color="auto"/>
            </w:tcBorders>
          </w:tcPr>
          <w:p w14:paraId="7955C5B2" w14:textId="77777777" w:rsidR="006F21AC" w:rsidRDefault="006F21AC" w:rsidP="006F21AC">
            <w:pPr>
              <w:pStyle w:val="CellBodyCentered"/>
              <w:rPr>
                <w:ins w:id="1483" w:author="Zhunisbayev, Olzhasbek [Bolashak Atyrau Limited]" w:date="2024-05-13T19:19:00Z"/>
                <w:rFonts w:ascii="Arial Narrow" w:hAnsi="Arial Narrow" w:cs="Arial"/>
                <w:color w:val="auto"/>
                <w:sz w:val="16"/>
                <w:szCs w:val="16"/>
                <w:lang w:val="en-GB"/>
              </w:rPr>
            </w:pPr>
          </w:p>
          <w:p w14:paraId="4EA1BAE1" w14:textId="6A8E3506" w:rsidR="006F21AC" w:rsidRDefault="006F21AC" w:rsidP="006F21AC">
            <w:pPr>
              <w:pStyle w:val="CellBodyCentered"/>
              <w:rPr>
                <w:ins w:id="1484" w:author="Zhunisbayev, Olzhasbek [Bolashak Atyrau Limited]" w:date="2024-05-13T19:19:00Z"/>
                <w:rFonts w:ascii="Arial Narrow" w:hAnsi="Arial Narrow" w:cs="Arial"/>
                <w:color w:val="auto"/>
                <w:sz w:val="16"/>
                <w:szCs w:val="16"/>
                <w:lang w:val="en-GB"/>
              </w:rPr>
            </w:pPr>
            <w:ins w:id="1485" w:author="Zhunisbayev, Olzhasbek [Bolashak Atyrau Limited]" w:date="2024-05-13T19:19:00Z">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w:t>
              </w:r>
              <w:r>
                <w:rPr>
                  <w:rFonts w:ascii="Arial Narrow" w:hAnsi="Arial Narrow" w:cs="Arial"/>
                  <w:color w:val="auto"/>
                  <w:sz w:val="16"/>
                  <w:szCs w:val="16"/>
                  <w:lang w:val="en-GB"/>
                </w:rPr>
                <w:t>6</w:t>
              </w:r>
              <w:r w:rsidRPr="00BF38C6">
                <w:rPr>
                  <w:rFonts w:ascii="Arial Narrow" w:hAnsi="Arial Narrow" w:cs="Arial"/>
                  <w:color w:val="auto"/>
                  <w:sz w:val="16"/>
                  <w:szCs w:val="16"/>
                  <w:lang w:val="en-GB"/>
                </w:rPr>
                <w:t>0°C</w:t>
              </w:r>
            </w:ins>
          </w:p>
        </w:tc>
        <w:tc>
          <w:tcPr>
            <w:tcW w:w="1951" w:type="dxa"/>
            <w:tcBorders>
              <w:top w:val="single" w:sz="6" w:space="0" w:color="auto"/>
              <w:left w:val="single" w:sz="6" w:space="0" w:color="auto"/>
              <w:bottom w:val="single" w:sz="6" w:space="0" w:color="auto"/>
              <w:right w:val="single" w:sz="6" w:space="0" w:color="auto"/>
            </w:tcBorders>
          </w:tcPr>
          <w:p w14:paraId="6C950EA7" w14:textId="77777777" w:rsidR="006F21AC" w:rsidRPr="006759B5" w:rsidRDefault="006F21AC" w:rsidP="006F21AC">
            <w:pPr>
              <w:pStyle w:val="CellBody"/>
              <w:rPr>
                <w:ins w:id="1486" w:author="Zhunisbayev, Olzhasbek [Bolashak Atyrau Limited]" w:date="2024-05-13T19:19:00Z"/>
                <w:rFonts w:ascii="Arial Narrow" w:hAnsi="Arial Narrow" w:cs="Arial"/>
                <w:color w:val="auto"/>
                <w:sz w:val="16"/>
                <w:szCs w:val="16"/>
                <w:lang w:val="ru-RU"/>
              </w:rPr>
            </w:pPr>
          </w:p>
          <w:p w14:paraId="21C50DA3" w14:textId="701B241F" w:rsidR="00381093" w:rsidRPr="00381093" w:rsidRDefault="00381093" w:rsidP="00381093">
            <w:pPr>
              <w:pStyle w:val="CellBody"/>
              <w:rPr>
                <w:ins w:id="1487" w:author="Zhunisbayev, Olzhasbek A [Bolashak Atyrau Limited]" w:date="2022-06-12T12:57:00Z"/>
                <w:rFonts w:ascii="Arial Narrow" w:hAnsi="Arial Narrow" w:cs="Arial"/>
                <w:color w:val="auto"/>
                <w:sz w:val="16"/>
                <w:szCs w:val="16"/>
                <w:lang w:val="ru-RU"/>
              </w:rPr>
            </w:pPr>
            <w:r w:rsidRPr="00381093">
              <w:rPr>
                <w:rFonts w:ascii="Arial Narrow" w:hAnsi="Arial Narrow" w:cs="Arial"/>
                <w:color w:val="auto"/>
                <w:sz w:val="16"/>
                <w:szCs w:val="16"/>
                <w:lang w:val="ru-RU"/>
              </w:rPr>
              <w:t xml:space="preserve">- </w:t>
            </w:r>
            <w:del w:id="1488" w:author="Zhunisbayev, Olzhasbek A [Bolashak Atyrau Limited]" w:date="2022-09-18T20:40:00Z">
              <w:r w:rsidRPr="00381093" w:rsidDel="00154639">
                <w:rPr>
                  <w:rFonts w:ascii="Arial Narrow" w:hAnsi="Arial Narrow" w:cs="Arial"/>
                  <w:color w:val="auto"/>
                  <w:sz w:val="16"/>
                  <w:szCs w:val="16"/>
                  <w:lang w:val="ru-RU"/>
                </w:rPr>
                <w:delText xml:space="preserve">46 </w:delText>
              </w:r>
            </w:del>
            <w:ins w:id="1489" w:author="Zhunisbayev, Olzhasbek A [Bolashak Atyrau Limited]" w:date="2022-09-18T20:40:00Z">
              <w:r w:rsidRPr="00381093">
                <w:rPr>
                  <w:rFonts w:ascii="Arial Narrow" w:hAnsi="Arial Narrow" w:cs="Arial"/>
                  <w:color w:val="auto"/>
                  <w:sz w:val="16"/>
                  <w:szCs w:val="16"/>
                  <w:lang w:val="ru-RU"/>
                </w:rPr>
                <w:t>40</w:t>
              </w:r>
            </w:ins>
            <w:r w:rsidRPr="00381093">
              <w:rPr>
                <w:rFonts w:ascii="Arial Narrow" w:hAnsi="Arial Narrow" w:cs="Arial"/>
                <w:color w:val="auto"/>
                <w:sz w:val="16"/>
                <w:szCs w:val="16"/>
                <w:lang w:val="ru-RU"/>
              </w:rPr>
              <w:t xml:space="preserve"> </w:t>
            </w:r>
            <w:ins w:id="1490" w:author="Zhunisbayev, Olzhasbek A [Bolashak Atyrau Limited]" w:date="2022-06-12T12:57:00Z">
              <w:r w:rsidRPr="00014E44">
                <w:rPr>
                  <w:rFonts w:ascii="Arial Narrow" w:hAnsi="Arial Narrow" w:cs="Arial"/>
                  <w:color w:val="auto"/>
                  <w:sz w:val="16"/>
                  <w:szCs w:val="16"/>
                  <w:lang w:val="en-GB"/>
                </w:rPr>
                <w:t>to</w:t>
              </w:r>
              <w:r w:rsidRPr="00381093">
                <w:rPr>
                  <w:rFonts w:ascii="Arial Narrow" w:hAnsi="Arial Narrow" w:cs="Arial"/>
                  <w:color w:val="auto"/>
                  <w:sz w:val="16"/>
                  <w:szCs w:val="16"/>
                  <w:lang w:val="ru-RU"/>
                </w:rPr>
                <w:t xml:space="preserve"> 20°</w:t>
              </w:r>
              <w:r w:rsidRPr="00014E44">
                <w:rPr>
                  <w:rFonts w:ascii="Arial Narrow" w:hAnsi="Arial Narrow" w:cs="Arial"/>
                  <w:color w:val="auto"/>
                  <w:sz w:val="16"/>
                  <w:szCs w:val="16"/>
                  <w:lang w:val="en-GB"/>
                </w:rPr>
                <w:t>C</w:t>
              </w:r>
              <w:r w:rsidRPr="00381093">
                <w:rPr>
                  <w:rFonts w:ascii="Arial Narrow" w:hAnsi="Arial Narrow" w:cs="Arial"/>
                  <w:color w:val="auto"/>
                  <w:sz w:val="16"/>
                  <w:szCs w:val="16"/>
                  <w:lang w:val="ru-RU"/>
                </w:rPr>
                <w:t xml:space="preserve"> = </w:t>
              </w:r>
            </w:ins>
            <w:r w:rsidRPr="00381093">
              <w:rPr>
                <w:rFonts w:ascii="Arial Narrow" w:hAnsi="Arial Narrow" w:cs="Arial"/>
                <w:color w:val="auto"/>
                <w:sz w:val="16"/>
                <w:szCs w:val="16"/>
                <w:lang w:val="ru-RU"/>
              </w:rPr>
              <w:t>12.5</w:t>
            </w:r>
            <w:ins w:id="1491" w:author="Zhunisbayev, Olzhasbek A [Bolashak Atyrau Limited]" w:date="2022-06-12T12:57:00Z">
              <w:r w:rsidRPr="00381093">
                <w:rPr>
                  <w:rFonts w:ascii="Arial Narrow" w:hAnsi="Arial Narrow" w:cs="Arial"/>
                  <w:color w:val="auto"/>
                  <w:sz w:val="16"/>
                  <w:szCs w:val="16"/>
                  <w:lang w:val="ru-RU"/>
                </w:rPr>
                <w:t xml:space="preserve"> </w:t>
              </w:r>
            </w:ins>
            <w:ins w:id="1492" w:author="Zhunisbayev, Olzhasbek [Bolashak Atyrau Limited]" w:date="2024-05-13T19:18:00Z">
              <w:r w:rsidRPr="006759B5">
                <w:rPr>
                  <w:rFonts w:ascii="Arial Narrow" w:hAnsi="Arial Narrow" w:cs="Arial"/>
                  <w:color w:val="auto"/>
                  <w:sz w:val="16"/>
                  <w:szCs w:val="16"/>
                  <w:lang w:val="ru-RU"/>
                </w:rPr>
                <w:t>бар (изб.)</w:t>
              </w:r>
            </w:ins>
          </w:p>
          <w:p w14:paraId="1FA8F57E" w14:textId="42BD514C" w:rsidR="00381093" w:rsidRPr="00381093" w:rsidRDefault="00381093" w:rsidP="00381093">
            <w:pPr>
              <w:pStyle w:val="CellBody"/>
              <w:rPr>
                <w:rFonts w:ascii="Arial Narrow" w:hAnsi="Arial Narrow" w:cs="Arial"/>
                <w:color w:val="auto"/>
                <w:sz w:val="16"/>
                <w:szCs w:val="16"/>
                <w:lang w:val="ru-RU"/>
              </w:rPr>
            </w:pPr>
            <w:r w:rsidRPr="00381093">
              <w:rPr>
                <w:rFonts w:ascii="Arial Narrow" w:hAnsi="Arial Narrow" w:cs="Arial"/>
                <w:color w:val="auto"/>
                <w:sz w:val="16"/>
                <w:szCs w:val="16"/>
                <w:lang w:val="ru-RU"/>
              </w:rPr>
              <w:t>30</w:t>
            </w:r>
            <w:ins w:id="1493" w:author="Zhunisbayev, Olzhasbek A [Bolashak Atyrau Limited]" w:date="2022-06-12T12:57:00Z">
              <w:r w:rsidRPr="00381093">
                <w:rPr>
                  <w:rFonts w:ascii="Arial Narrow" w:hAnsi="Arial Narrow" w:cs="Arial"/>
                  <w:color w:val="auto"/>
                  <w:sz w:val="16"/>
                  <w:szCs w:val="16"/>
                  <w:lang w:val="ru-RU"/>
                </w:rPr>
                <w:t>°</w:t>
              </w:r>
              <w:r w:rsidRPr="00014E44">
                <w:rPr>
                  <w:rFonts w:ascii="Arial Narrow" w:hAnsi="Arial Narrow" w:cs="Arial"/>
                  <w:color w:val="auto"/>
                  <w:sz w:val="16"/>
                  <w:szCs w:val="16"/>
                  <w:lang w:val="en-GB"/>
                </w:rPr>
                <w:t>C</w:t>
              </w:r>
              <w:r w:rsidRPr="00381093">
                <w:rPr>
                  <w:rFonts w:ascii="Arial Narrow" w:hAnsi="Arial Narrow" w:cs="Arial"/>
                  <w:color w:val="auto"/>
                  <w:sz w:val="16"/>
                  <w:szCs w:val="16"/>
                  <w:lang w:val="ru-RU"/>
                </w:rPr>
                <w:t xml:space="preserve"> = </w:t>
              </w:r>
            </w:ins>
            <w:r w:rsidRPr="00381093">
              <w:rPr>
                <w:rFonts w:ascii="Arial Narrow" w:hAnsi="Arial Narrow" w:cs="Arial"/>
                <w:color w:val="auto"/>
                <w:sz w:val="16"/>
                <w:szCs w:val="16"/>
                <w:lang w:val="ru-RU"/>
              </w:rPr>
              <w:t>10.0</w:t>
            </w:r>
            <w:ins w:id="1494" w:author="Zhunisbayev, Olzhasbek A [Bolashak Atyrau Limited]" w:date="2022-06-12T12:57:00Z">
              <w:r w:rsidRPr="00381093">
                <w:rPr>
                  <w:rFonts w:ascii="Arial Narrow" w:hAnsi="Arial Narrow" w:cs="Arial"/>
                  <w:color w:val="auto"/>
                  <w:sz w:val="16"/>
                  <w:szCs w:val="16"/>
                  <w:lang w:val="ru-RU"/>
                </w:rPr>
                <w:t xml:space="preserve"> </w:t>
              </w:r>
            </w:ins>
            <w:ins w:id="1495" w:author="Zhunisbayev, Olzhasbek [Bolashak Atyrau Limited]" w:date="2024-05-13T19:18:00Z">
              <w:r w:rsidRPr="006759B5">
                <w:rPr>
                  <w:rFonts w:ascii="Arial Narrow" w:hAnsi="Arial Narrow" w:cs="Arial"/>
                  <w:color w:val="auto"/>
                  <w:sz w:val="16"/>
                  <w:szCs w:val="16"/>
                  <w:lang w:val="ru-RU"/>
                </w:rPr>
                <w:t>бар (изб.)</w:t>
              </w:r>
            </w:ins>
          </w:p>
          <w:p w14:paraId="2FDE9CFE" w14:textId="442F3C04" w:rsidR="00381093" w:rsidRPr="00381093" w:rsidRDefault="00381093" w:rsidP="00381093">
            <w:pPr>
              <w:pStyle w:val="CellBody"/>
              <w:rPr>
                <w:rFonts w:ascii="Arial Narrow" w:hAnsi="Arial Narrow" w:cs="Arial"/>
                <w:color w:val="auto"/>
                <w:sz w:val="16"/>
                <w:szCs w:val="16"/>
                <w:lang w:val="ru-RU"/>
              </w:rPr>
            </w:pPr>
            <w:r w:rsidRPr="00381093">
              <w:rPr>
                <w:rFonts w:ascii="Arial Narrow" w:hAnsi="Arial Narrow" w:cs="Arial"/>
                <w:color w:val="auto"/>
                <w:sz w:val="16"/>
                <w:szCs w:val="16"/>
                <w:lang w:val="ru-RU"/>
              </w:rPr>
              <w:t>40</w:t>
            </w:r>
            <w:ins w:id="1496" w:author="Zhunisbayev, Olzhasbek A [Bolashak Atyrau Limited]" w:date="2022-06-12T12:57:00Z">
              <w:r w:rsidRPr="00381093">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381093">
              <w:rPr>
                <w:rFonts w:ascii="Arial Narrow" w:hAnsi="Arial Narrow" w:cs="Arial"/>
                <w:color w:val="auto"/>
                <w:sz w:val="16"/>
                <w:szCs w:val="16"/>
                <w:lang w:val="ru-RU"/>
              </w:rPr>
              <w:t xml:space="preserve"> = 10.0 </w:t>
            </w:r>
            <w:ins w:id="1497" w:author="Zhunisbayev, Olzhasbek [Bolashak Atyrau Limited]" w:date="2024-05-13T19:18:00Z">
              <w:r w:rsidRPr="006759B5">
                <w:rPr>
                  <w:rFonts w:ascii="Arial Narrow" w:hAnsi="Arial Narrow" w:cs="Arial"/>
                  <w:color w:val="auto"/>
                  <w:sz w:val="16"/>
                  <w:szCs w:val="16"/>
                  <w:lang w:val="ru-RU"/>
                </w:rPr>
                <w:t>бар (изб.)</w:t>
              </w:r>
            </w:ins>
          </w:p>
          <w:p w14:paraId="0A399B49" w14:textId="5255BAFB" w:rsidR="00381093" w:rsidRPr="00381093" w:rsidRDefault="00381093" w:rsidP="00381093">
            <w:pPr>
              <w:pStyle w:val="CellBody"/>
              <w:rPr>
                <w:ins w:id="1498" w:author="Zhunisbayev, Olzhasbek A [Bolashak Atyrau Limited]" w:date="2022-06-12T12:57:00Z"/>
                <w:rFonts w:ascii="Arial Narrow" w:hAnsi="Arial Narrow" w:cs="Arial"/>
                <w:color w:val="auto"/>
                <w:sz w:val="16"/>
                <w:szCs w:val="16"/>
                <w:lang w:val="ru-RU"/>
              </w:rPr>
            </w:pPr>
            <w:r w:rsidRPr="00381093">
              <w:rPr>
                <w:rFonts w:ascii="Arial Narrow" w:hAnsi="Arial Narrow" w:cs="Arial"/>
                <w:color w:val="auto"/>
                <w:sz w:val="16"/>
                <w:szCs w:val="16"/>
                <w:lang w:val="ru-RU"/>
              </w:rPr>
              <w:t>50</w:t>
            </w:r>
            <w:ins w:id="1499" w:author="Zhunisbayev, Olzhasbek A [Bolashak Atyrau Limited]" w:date="2022-06-12T12:57:00Z">
              <w:r w:rsidRPr="00381093">
                <w:rPr>
                  <w:rFonts w:ascii="Arial Narrow" w:hAnsi="Arial Narrow" w:cs="Arial"/>
                  <w:color w:val="auto"/>
                  <w:sz w:val="16"/>
                  <w:szCs w:val="16"/>
                  <w:lang w:val="ru-RU"/>
                </w:rPr>
                <w:t>°</w:t>
              </w:r>
              <w:r w:rsidRPr="00014E44">
                <w:rPr>
                  <w:rFonts w:ascii="Arial Narrow" w:hAnsi="Arial Narrow" w:cs="Arial"/>
                  <w:color w:val="auto"/>
                  <w:sz w:val="16"/>
                  <w:szCs w:val="16"/>
                  <w:lang w:val="en-GB"/>
                </w:rPr>
                <w:t>C</w:t>
              </w:r>
            </w:ins>
            <w:r w:rsidRPr="00381093">
              <w:rPr>
                <w:rFonts w:ascii="Arial Narrow" w:hAnsi="Arial Narrow" w:cs="Arial"/>
                <w:color w:val="auto"/>
                <w:sz w:val="16"/>
                <w:szCs w:val="16"/>
                <w:lang w:val="ru-RU"/>
              </w:rPr>
              <w:t xml:space="preserve"> = 7.9 </w:t>
            </w:r>
            <w:ins w:id="1500" w:author="Zhunisbayev, Olzhasbek [Bolashak Atyrau Limited]" w:date="2024-05-13T19:18:00Z">
              <w:r w:rsidRPr="006759B5">
                <w:rPr>
                  <w:rFonts w:ascii="Arial Narrow" w:hAnsi="Arial Narrow" w:cs="Arial"/>
                  <w:color w:val="auto"/>
                  <w:sz w:val="16"/>
                  <w:szCs w:val="16"/>
                  <w:lang w:val="ru-RU"/>
                </w:rPr>
                <w:t>бар (изб.)</w:t>
              </w:r>
            </w:ins>
          </w:p>
          <w:p w14:paraId="5F06FF48" w14:textId="7314C4DB" w:rsidR="00381093" w:rsidRPr="00252709" w:rsidRDefault="00381093" w:rsidP="00381093">
            <w:pPr>
              <w:pStyle w:val="CellBody"/>
              <w:rPr>
                <w:rFonts w:ascii="Arial Narrow" w:hAnsi="Arial Narrow" w:cs="Arial"/>
                <w:color w:val="auto"/>
                <w:sz w:val="16"/>
                <w:szCs w:val="16"/>
                <w:lang w:val="ru-RU"/>
              </w:rPr>
            </w:pPr>
            <w:r w:rsidRPr="00252709">
              <w:rPr>
                <w:rFonts w:ascii="Arial Narrow" w:hAnsi="Arial Narrow" w:cs="Arial"/>
                <w:color w:val="auto"/>
                <w:sz w:val="16"/>
                <w:szCs w:val="16"/>
                <w:lang w:val="ru-RU"/>
              </w:rPr>
              <w:t>60</w:t>
            </w:r>
            <w:ins w:id="1501" w:author="Zhunisbayev, Olzhasbek A [Bolashak Atyrau Limited]" w:date="2022-06-12T12:57:00Z">
              <w:r w:rsidRPr="00252709">
                <w:rPr>
                  <w:rFonts w:ascii="Arial Narrow" w:hAnsi="Arial Narrow" w:cs="Arial"/>
                  <w:color w:val="auto"/>
                  <w:sz w:val="16"/>
                  <w:szCs w:val="16"/>
                  <w:lang w:val="ru-RU"/>
                </w:rPr>
                <w:t>°</w:t>
              </w:r>
              <w:r w:rsidRPr="00014E44">
                <w:rPr>
                  <w:rFonts w:ascii="Arial Narrow" w:hAnsi="Arial Narrow" w:cs="Arial"/>
                  <w:color w:val="auto"/>
                  <w:sz w:val="16"/>
                  <w:szCs w:val="16"/>
                  <w:lang w:val="en-GB"/>
                </w:rPr>
                <w:t>C</w:t>
              </w:r>
              <w:r w:rsidRPr="00252709">
                <w:rPr>
                  <w:rFonts w:ascii="Arial Narrow" w:hAnsi="Arial Narrow" w:cs="Arial"/>
                  <w:color w:val="auto"/>
                  <w:sz w:val="16"/>
                  <w:szCs w:val="16"/>
                  <w:lang w:val="ru-RU"/>
                </w:rPr>
                <w:t xml:space="preserve"> = </w:t>
              </w:r>
            </w:ins>
            <w:r w:rsidRPr="00252709">
              <w:rPr>
                <w:rFonts w:ascii="Arial Narrow" w:hAnsi="Arial Narrow" w:cs="Arial"/>
                <w:color w:val="auto"/>
                <w:sz w:val="16"/>
                <w:szCs w:val="16"/>
                <w:lang w:val="ru-RU"/>
              </w:rPr>
              <w:t>6.3</w:t>
            </w:r>
            <w:ins w:id="1502" w:author="Zhunisbayev, Olzhasbek A [Bolashak Atyrau Limited]" w:date="2022-06-12T12:57:00Z">
              <w:r w:rsidRPr="00252709">
                <w:rPr>
                  <w:rFonts w:ascii="Arial Narrow" w:hAnsi="Arial Narrow" w:cs="Arial"/>
                  <w:color w:val="auto"/>
                  <w:sz w:val="16"/>
                  <w:szCs w:val="16"/>
                  <w:lang w:val="ru-RU"/>
                </w:rPr>
                <w:t xml:space="preserve"> </w:t>
              </w:r>
            </w:ins>
            <w:ins w:id="1503" w:author="Zhunisbayev, Olzhasbek [Bolashak Atyrau Limited]" w:date="2024-05-13T19:18:00Z">
              <w:r w:rsidRPr="006759B5">
                <w:rPr>
                  <w:rFonts w:ascii="Arial Narrow" w:hAnsi="Arial Narrow" w:cs="Arial"/>
                  <w:color w:val="auto"/>
                  <w:sz w:val="16"/>
                  <w:szCs w:val="16"/>
                  <w:lang w:val="ru-RU"/>
                </w:rPr>
                <w:t>бар (изб.)</w:t>
              </w:r>
            </w:ins>
          </w:p>
          <w:p w14:paraId="2A7C5D1A" w14:textId="2AE0DBB0" w:rsidR="00381093" w:rsidRPr="00252709" w:rsidRDefault="00381093" w:rsidP="00381093">
            <w:pPr>
              <w:pStyle w:val="CellBody"/>
              <w:rPr>
                <w:rFonts w:ascii="Arial Narrow" w:hAnsi="Arial Narrow" w:cs="Arial"/>
                <w:color w:val="auto"/>
                <w:sz w:val="16"/>
                <w:szCs w:val="16"/>
                <w:lang w:val="ru-RU"/>
              </w:rPr>
            </w:pPr>
            <w:r w:rsidRPr="00252709">
              <w:rPr>
                <w:rFonts w:ascii="Arial Narrow" w:hAnsi="Arial Narrow" w:cs="Arial"/>
                <w:color w:val="auto"/>
                <w:sz w:val="16"/>
                <w:szCs w:val="16"/>
                <w:lang w:val="ru-RU"/>
              </w:rPr>
              <w:t>70</w:t>
            </w:r>
            <w:ins w:id="1504" w:author="Zhunisbayev, Olzhasbek A [Bolashak Atyrau Limited]" w:date="2022-06-12T12:57:00Z">
              <w:r w:rsidRPr="00252709">
                <w:rPr>
                  <w:rFonts w:ascii="Arial Narrow" w:hAnsi="Arial Narrow" w:cs="Arial"/>
                  <w:color w:val="auto"/>
                  <w:sz w:val="16"/>
                  <w:szCs w:val="16"/>
                  <w:lang w:val="ru-RU"/>
                </w:rPr>
                <w:t>°</w:t>
              </w:r>
              <w:r w:rsidRPr="00014E44">
                <w:rPr>
                  <w:rFonts w:ascii="Arial Narrow" w:hAnsi="Arial Narrow" w:cs="Arial"/>
                  <w:color w:val="auto"/>
                  <w:sz w:val="16"/>
                  <w:szCs w:val="16"/>
                  <w:lang w:val="en-GB"/>
                </w:rPr>
                <w:t>C</w:t>
              </w:r>
              <w:r w:rsidRPr="00252709">
                <w:rPr>
                  <w:rFonts w:ascii="Arial Narrow" w:hAnsi="Arial Narrow" w:cs="Arial"/>
                  <w:color w:val="auto"/>
                  <w:sz w:val="16"/>
                  <w:szCs w:val="16"/>
                  <w:lang w:val="ru-RU"/>
                </w:rPr>
                <w:t xml:space="preserve"> = </w:t>
              </w:r>
            </w:ins>
            <w:r w:rsidRPr="00252709">
              <w:rPr>
                <w:rFonts w:ascii="Arial Narrow" w:hAnsi="Arial Narrow" w:cs="Arial"/>
                <w:color w:val="auto"/>
                <w:sz w:val="16"/>
                <w:szCs w:val="16"/>
                <w:lang w:val="ru-RU"/>
              </w:rPr>
              <w:t>6.3</w:t>
            </w:r>
            <w:ins w:id="1505" w:author="Zhunisbayev, Olzhasbek A [Bolashak Atyrau Limited]" w:date="2022-06-12T12:57:00Z">
              <w:r w:rsidRPr="00252709">
                <w:rPr>
                  <w:rFonts w:ascii="Arial Narrow" w:hAnsi="Arial Narrow" w:cs="Arial"/>
                  <w:color w:val="auto"/>
                  <w:sz w:val="16"/>
                  <w:szCs w:val="16"/>
                  <w:lang w:val="ru-RU"/>
                </w:rPr>
                <w:t xml:space="preserve"> </w:t>
              </w:r>
            </w:ins>
            <w:ins w:id="1506" w:author="Zhunisbayev, Olzhasbek [Bolashak Atyrau Limited]" w:date="2024-05-13T19:18:00Z">
              <w:r w:rsidRPr="006759B5">
                <w:rPr>
                  <w:rFonts w:ascii="Arial Narrow" w:hAnsi="Arial Narrow" w:cs="Arial"/>
                  <w:color w:val="auto"/>
                  <w:sz w:val="16"/>
                  <w:szCs w:val="16"/>
                  <w:lang w:val="ru-RU"/>
                </w:rPr>
                <w:t>бар (изб.)</w:t>
              </w:r>
            </w:ins>
          </w:p>
          <w:p w14:paraId="000C7029" w14:textId="1D098270" w:rsidR="00381093" w:rsidRDefault="00381093" w:rsidP="00381093">
            <w:pPr>
              <w:pStyle w:val="CellBody"/>
              <w:rPr>
                <w:rFonts w:ascii="Arial Narrow" w:hAnsi="Arial Narrow" w:cs="Arial"/>
                <w:color w:val="auto"/>
                <w:sz w:val="16"/>
                <w:szCs w:val="16"/>
                <w:lang w:val="en-GB"/>
              </w:rPr>
            </w:pPr>
            <w:r>
              <w:rPr>
                <w:rFonts w:ascii="Arial Narrow" w:hAnsi="Arial Narrow" w:cs="Arial"/>
                <w:color w:val="auto"/>
                <w:sz w:val="16"/>
                <w:szCs w:val="16"/>
                <w:lang w:val="ru-RU"/>
              </w:rPr>
              <w:t>75</w:t>
            </w:r>
            <w:ins w:id="1507" w:author="Zhunisbayev, Olzhasbek A [Bolashak Atyrau Limited]" w:date="2022-06-12T12:57:00Z">
              <w:r w:rsidRPr="00014E44">
                <w:rPr>
                  <w:rFonts w:ascii="Arial Narrow" w:hAnsi="Arial Narrow" w:cs="Arial"/>
                  <w:color w:val="auto"/>
                  <w:sz w:val="16"/>
                  <w:szCs w:val="16"/>
                  <w:lang w:val="en-GB"/>
                </w:rPr>
                <w:t xml:space="preserve">°C = </w:t>
              </w:r>
            </w:ins>
            <w:r>
              <w:rPr>
                <w:rFonts w:ascii="Arial Narrow" w:hAnsi="Arial Narrow" w:cs="Arial"/>
                <w:color w:val="auto"/>
                <w:sz w:val="16"/>
                <w:szCs w:val="16"/>
              </w:rPr>
              <w:t>5</w:t>
            </w:r>
            <w:r>
              <w:rPr>
                <w:rFonts w:ascii="Arial Narrow" w:hAnsi="Arial Narrow" w:cs="Arial"/>
                <w:color w:val="auto"/>
                <w:sz w:val="16"/>
                <w:szCs w:val="16"/>
                <w:lang w:val="en-GB"/>
              </w:rPr>
              <w:t>.</w:t>
            </w:r>
            <w:r>
              <w:rPr>
                <w:rFonts w:ascii="Arial Narrow" w:hAnsi="Arial Narrow" w:cs="Arial"/>
                <w:color w:val="auto"/>
                <w:sz w:val="16"/>
                <w:szCs w:val="16"/>
              </w:rPr>
              <w:t>0</w:t>
            </w:r>
            <w:ins w:id="1508" w:author="Zhunisbayev, Olzhasbek A [Bolashak Atyrau Limited]" w:date="2022-06-12T12:57:00Z">
              <w:r w:rsidRPr="00014E44">
                <w:rPr>
                  <w:rFonts w:ascii="Arial Narrow" w:hAnsi="Arial Narrow" w:cs="Arial"/>
                  <w:color w:val="auto"/>
                  <w:sz w:val="16"/>
                  <w:szCs w:val="16"/>
                  <w:lang w:val="en-GB"/>
                </w:rPr>
                <w:t xml:space="preserve"> </w:t>
              </w:r>
            </w:ins>
            <w:ins w:id="1509" w:author="Zhunisbayev, Olzhasbek [Bolashak Atyrau Limited]" w:date="2024-05-13T19:18:00Z">
              <w:r w:rsidRPr="006759B5">
                <w:rPr>
                  <w:rFonts w:ascii="Arial Narrow" w:hAnsi="Arial Narrow" w:cs="Arial"/>
                  <w:color w:val="auto"/>
                  <w:sz w:val="16"/>
                  <w:szCs w:val="16"/>
                  <w:lang w:val="ru-RU"/>
                </w:rPr>
                <w:t>бар (изб.)</w:t>
              </w:r>
            </w:ins>
          </w:p>
          <w:p w14:paraId="2D8B2DD8" w14:textId="380E905D" w:rsidR="006F21AC" w:rsidRPr="006759B5" w:rsidRDefault="006F21AC" w:rsidP="006F21AC">
            <w:pPr>
              <w:pStyle w:val="CellBody"/>
              <w:rPr>
                <w:ins w:id="1510" w:author="Zhunisbayev, Olzhasbek [Bolashak Atyrau Limited]" w:date="2024-05-13T19:19:00Z"/>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2928043E" w14:textId="77777777" w:rsidR="006F21AC" w:rsidRPr="006759B5" w:rsidRDefault="006F21AC" w:rsidP="006F21AC">
            <w:pPr>
              <w:pStyle w:val="CellBodyCentered"/>
              <w:rPr>
                <w:ins w:id="1511" w:author="Zhunisbayev, Olzhasbek [Bolashak Atyrau Limited]" w:date="2024-05-13T19:20:00Z"/>
                <w:rFonts w:ascii="Arial Narrow" w:hAnsi="Arial Narrow" w:cs="Arial"/>
                <w:color w:val="auto"/>
                <w:sz w:val="16"/>
                <w:szCs w:val="16"/>
                <w:lang w:val="ru-RU"/>
              </w:rPr>
            </w:pPr>
          </w:p>
          <w:p w14:paraId="4F6A84B8" w14:textId="7F3781BB" w:rsidR="006F21AC" w:rsidRDefault="006F21AC" w:rsidP="006F21AC">
            <w:pPr>
              <w:pStyle w:val="CellBodyCentered"/>
              <w:rPr>
                <w:ins w:id="1512" w:author="Zhunisbayev, Olzhasbek [Bolashak Atyrau Limited]" w:date="2024-05-13T19:19:00Z"/>
                <w:rFonts w:ascii="Arial Narrow" w:hAnsi="Arial Narrow" w:cs="Arial"/>
                <w:color w:val="auto"/>
                <w:sz w:val="16"/>
                <w:szCs w:val="16"/>
              </w:rPr>
            </w:pPr>
            <w:ins w:id="1513" w:author="Zhunisbayev, Olzhasbek [Bolashak Atyrau Limited]" w:date="2024-05-13T19:20:00Z">
              <w:r w:rsidRPr="00BF38C6">
                <w:rPr>
                  <w:rFonts w:ascii="Arial Narrow" w:hAnsi="Arial Narrow" w:cs="Arial"/>
                  <w:color w:val="auto"/>
                  <w:sz w:val="16"/>
                  <w:szCs w:val="16"/>
                  <w:lang w:val="ru-RU"/>
                </w:rPr>
                <w:t>НЕТ</w:t>
              </w:r>
            </w:ins>
          </w:p>
        </w:tc>
        <w:tc>
          <w:tcPr>
            <w:tcW w:w="450" w:type="dxa"/>
            <w:tcBorders>
              <w:top w:val="single" w:sz="6" w:space="0" w:color="auto"/>
              <w:left w:val="single" w:sz="6" w:space="0" w:color="auto"/>
              <w:bottom w:val="single" w:sz="6" w:space="0" w:color="auto"/>
              <w:right w:val="single" w:sz="6" w:space="0" w:color="auto"/>
            </w:tcBorders>
          </w:tcPr>
          <w:p w14:paraId="0F78E084" w14:textId="77777777" w:rsidR="006F21AC" w:rsidRDefault="006F21AC" w:rsidP="006F21AC">
            <w:pPr>
              <w:pStyle w:val="CellBodyCentered"/>
              <w:rPr>
                <w:ins w:id="1514" w:author="Zhunisbayev, Olzhasbek [Bolashak Atyrau Limited]" w:date="2024-05-13T19:20:00Z"/>
                <w:rFonts w:ascii="Arial Narrow" w:hAnsi="Arial Narrow" w:cs="Arial"/>
                <w:color w:val="auto"/>
                <w:sz w:val="16"/>
                <w:szCs w:val="16"/>
                <w:lang w:val="en-GB"/>
              </w:rPr>
            </w:pPr>
          </w:p>
          <w:p w14:paraId="44726B19" w14:textId="2B49EBEA" w:rsidR="006F21AC" w:rsidRDefault="006F21AC" w:rsidP="006F21AC">
            <w:pPr>
              <w:pStyle w:val="CellBodyCentered"/>
              <w:rPr>
                <w:ins w:id="1515" w:author="Zhunisbayev, Olzhasbek [Bolashak Atyrau Limited]" w:date="2024-05-13T19:19:00Z"/>
                <w:rFonts w:ascii="Arial Narrow" w:hAnsi="Arial Narrow" w:cs="Arial"/>
                <w:color w:val="auto"/>
                <w:sz w:val="16"/>
                <w:szCs w:val="16"/>
                <w:lang w:val="en-GB"/>
              </w:rPr>
            </w:pPr>
            <w:ins w:id="1516" w:author="Zhunisbayev, Olzhasbek [Bolashak Atyrau Limited]" w:date="2024-05-13T19:20:00Z">
              <w:r w:rsidRPr="00BF38C6">
                <w:rPr>
                  <w:rFonts w:ascii="Arial Narrow" w:hAnsi="Arial Narrow" w:cs="Arial"/>
                  <w:color w:val="auto"/>
                  <w:sz w:val="16"/>
                  <w:szCs w:val="16"/>
                  <w:lang w:val="en-GB"/>
                </w:rPr>
                <w:t>0</w:t>
              </w:r>
            </w:ins>
          </w:p>
        </w:tc>
      </w:tr>
      <w:tr w:rsidR="006F21AC" w:rsidRPr="00BF38C6" w:rsidDel="00E32BD4" w14:paraId="5D412F7F" w14:textId="41C1D4CC" w:rsidTr="002A7110">
        <w:trPr>
          <w:del w:id="1517" w:author="Zhunisbayev, Olzhasbek [Bolashak Atyrau Limited]" w:date="2024-05-10T01:02:00Z"/>
        </w:trPr>
        <w:tc>
          <w:tcPr>
            <w:tcW w:w="3332" w:type="dxa"/>
            <w:tcBorders>
              <w:top w:val="single" w:sz="6" w:space="0" w:color="auto"/>
              <w:left w:val="single" w:sz="6" w:space="0" w:color="auto"/>
              <w:bottom w:val="single" w:sz="6" w:space="0" w:color="auto"/>
              <w:right w:val="single" w:sz="6" w:space="0" w:color="auto"/>
            </w:tcBorders>
          </w:tcPr>
          <w:p w14:paraId="11EEF938" w14:textId="129B460A" w:rsidR="006F21AC" w:rsidRPr="00BF38C6" w:rsidDel="00E32BD4" w:rsidRDefault="006F21AC" w:rsidP="006F21AC">
            <w:pPr>
              <w:pStyle w:val="CellBody"/>
              <w:rPr>
                <w:del w:id="1518" w:author="Zhunisbayev, Olzhasbek [Bolashak Atyrau Limited]" w:date="2024-05-10T01:02:00Z"/>
                <w:rFonts w:ascii="Arial Narrow" w:hAnsi="Arial Narrow"/>
                <w:color w:val="auto"/>
                <w:sz w:val="16"/>
                <w:szCs w:val="16"/>
                <w:lang w:val="ru-RU"/>
              </w:rPr>
            </w:pPr>
          </w:p>
          <w:p w14:paraId="17DB834E" w14:textId="735714DE" w:rsidR="006F21AC" w:rsidRPr="00BF38C6" w:rsidDel="00E32BD4" w:rsidRDefault="006F21AC" w:rsidP="006F21AC">
            <w:pPr>
              <w:pStyle w:val="CellBody"/>
              <w:rPr>
                <w:del w:id="1519" w:author="Zhunisbayev, Olzhasbek [Bolashak Atyrau Limited]" w:date="2024-05-10T01:02:00Z"/>
                <w:rFonts w:ascii="Arial Narrow" w:hAnsi="Arial Narrow" w:cs="Arial"/>
                <w:color w:val="auto"/>
                <w:sz w:val="16"/>
                <w:szCs w:val="16"/>
                <w:lang w:val="ru-RU"/>
              </w:rPr>
            </w:pPr>
            <w:del w:id="1520" w:author="Zhunisbayev, Olzhasbek [Bolashak Atyrau Limited]" w:date="2024-05-10T01:02:00Z">
              <w:r w:rsidRPr="00BF38C6" w:rsidDel="00E32BD4">
                <w:rPr>
                  <w:rFonts w:ascii="Arial Narrow" w:hAnsi="Arial Narrow"/>
                  <w:color w:val="auto"/>
                  <w:sz w:val="16"/>
                  <w:szCs w:val="16"/>
                  <w:lang w:val="ru-RU"/>
                </w:rPr>
                <w:delText>DHC - ДРЕНАЖ, УГЛЕВОДОРОДЫ (выше 70°C)</w:delText>
              </w:r>
            </w:del>
          </w:p>
          <w:p w14:paraId="5B491662" w14:textId="1D3150A3" w:rsidR="006F21AC" w:rsidRPr="00BF38C6" w:rsidDel="00E32BD4" w:rsidRDefault="006F21AC" w:rsidP="006F21AC">
            <w:pPr>
              <w:pStyle w:val="CellBody"/>
              <w:ind w:left="317" w:hanging="317"/>
              <w:rPr>
                <w:del w:id="1521" w:author="Zhunisbayev, Olzhasbek [Bolashak Atyrau Limited]" w:date="2024-05-10T01:02:00Z"/>
                <w:rFonts w:ascii="Arial Narrow" w:hAnsi="Arial Narrow" w:cs="Arial"/>
                <w:color w:val="auto"/>
                <w:sz w:val="16"/>
                <w:szCs w:val="16"/>
                <w:lang w:val="ru-RU"/>
              </w:rPr>
            </w:pPr>
            <w:del w:id="1522" w:author="Zhunisbayev, Olzhasbek [Bolashak Atyrau Limited]" w:date="2024-05-10T01:02:00Z">
              <w:r w:rsidRPr="00BF38C6" w:rsidDel="00E32BD4">
                <w:rPr>
                  <w:rFonts w:ascii="Arial Narrow" w:hAnsi="Arial Narrow"/>
                  <w:color w:val="auto"/>
                  <w:sz w:val="16"/>
                  <w:szCs w:val="16"/>
                  <w:lang w:val="ru-RU"/>
                </w:rPr>
                <w:delText>DL – ДРЕНАЖ,ПРОМЛИВНЕВАЯ КАНАЛИЗАЦИЯ (ОТКРЫТАЯ) (выше 70°C)</w:delText>
              </w:r>
            </w:del>
          </w:p>
          <w:p w14:paraId="1DEC9FA5" w14:textId="56A1468B" w:rsidR="006F21AC" w:rsidRPr="00BF38C6" w:rsidDel="00E32BD4" w:rsidRDefault="006F21AC" w:rsidP="006F21AC">
            <w:pPr>
              <w:pStyle w:val="CellBody"/>
              <w:rPr>
                <w:del w:id="1523" w:author="Zhunisbayev, Olzhasbek [Bolashak Atyrau Limited]" w:date="2024-05-10T01:02:00Z"/>
                <w:rFonts w:ascii="Arial Narrow" w:hAnsi="Arial Narrow" w:cs="Arial"/>
                <w:color w:val="auto"/>
                <w:sz w:val="16"/>
                <w:szCs w:val="16"/>
                <w:lang w:val="ru-RU"/>
              </w:rPr>
            </w:pPr>
            <w:del w:id="1524" w:author="Zhunisbayev, Olzhasbek [Bolashak Atyrau Limited]" w:date="2024-05-10T01:02:00Z">
              <w:r w:rsidRPr="00BF38C6" w:rsidDel="00E32BD4">
                <w:rPr>
                  <w:rFonts w:ascii="Arial Narrow" w:hAnsi="Arial Narrow"/>
                  <w:color w:val="auto"/>
                  <w:sz w:val="16"/>
                  <w:szCs w:val="16"/>
                  <w:lang w:val="ru-RU"/>
                </w:rPr>
                <w:delText>DLC – ДРЕНАЖ ХИМ</w:delText>
              </w:r>
              <w:r w:rsidDel="00E32BD4">
                <w:rPr>
                  <w:rFonts w:ascii="Arial Narrow" w:hAnsi="Arial Narrow"/>
                  <w:color w:val="auto"/>
                  <w:sz w:val="16"/>
                  <w:szCs w:val="16"/>
                </w:rPr>
                <w:delText>.</w:delText>
              </w:r>
              <w:r w:rsidRPr="00BF38C6" w:rsidDel="00E32BD4">
                <w:rPr>
                  <w:rFonts w:ascii="Arial Narrow" w:hAnsi="Arial Narrow"/>
                  <w:color w:val="auto"/>
                  <w:sz w:val="16"/>
                  <w:szCs w:val="16"/>
                  <w:lang w:val="ru-RU"/>
                </w:rPr>
                <w:delText xml:space="preserve"> ВЕЩЕСТВ (выше 70°C)</w:delText>
              </w:r>
            </w:del>
          </w:p>
          <w:p w14:paraId="19B541F4" w14:textId="46E4F07D" w:rsidR="006F21AC" w:rsidRPr="00BF38C6" w:rsidDel="00E32BD4" w:rsidRDefault="006F21AC" w:rsidP="006F21AC">
            <w:pPr>
              <w:pStyle w:val="CellBody"/>
              <w:rPr>
                <w:del w:id="1525" w:author="Zhunisbayev, Olzhasbek [Bolashak Atyrau Limited]" w:date="2024-05-10T01:02:00Z"/>
                <w:rFonts w:ascii="Arial Narrow" w:hAnsi="Arial Narrow" w:cs="Arial"/>
                <w:color w:val="auto"/>
                <w:sz w:val="16"/>
                <w:szCs w:val="16"/>
                <w:lang w:val="ru-RU"/>
              </w:rPr>
            </w:pPr>
            <w:del w:id="1526" w:author="Zhunisbayev, Olzhasbek [Bolashak Atyrau Limited]" w:date="2024-05-10T01:02:00Z">
              <w:r w:rsidRPr="00BF38C6" w:rsidDel="00E32BD4">
                <w:rPr>
                  <w:rFonts w:ascii="Arial Narrow" w:hAnsi="Arial Narrow"/>
                  <w:color w:val="auto"/>
                  <w:sz w:val="16"/>
                  <w:szCs w:val="16"/>
                  <w:lang w:val="ru-RU"/>
                </w:rPr>
                <w:delText>DS – ХОЗБЫТОВАЯ КАНАЛИЗАЦИЯ</w:delText>
              </w:r>
            </w:del>
          </w:p>
          <w:p w14:paraId="59AFEC48" w14:textId="159D26D6" w:rsidR="006F21AC" w:rsidRPr="00BF38C6" w:rsidDel="00E32BD4" w:rsidRDefault="006F21AC" w:rsidP="006F21AC">
            <w:pPr>
              <w:pStyle w:val="CellBody"/>
              <w:ind w:right="-42"/>
              <w:rPr>
                <w:del w:id="1527" w:author="Zhunisbayev, Olzhasbek [Bolashak Atyrau Limited]" w:date="2024-05-10T01:02:00Z"/>
                <w:rFonts w:ascii="Arial Narrow" w:hAnsi="Arial Narrow"/>
                <w:color w:val="auto"/>
                <w:sz w:val="16"/>
                <w:szCs w:val="16"/>
                <w:lang w:val="ru-RU"/>
              </w:rPr>
            </w:pPr>
            <w:del w:id="1528" w:author="Zhunisbayev, Olzhasbek [Bolashak Atyrau Limited]" w:date="2024-05-10T01:02:00Z">
              <w:r w:rsidRPr="00BF38C6" w:rsidDel="00E32BD4">
                <w:rPr>
                  <w:rFonts w:ascii="Arial Narrow" w:hAnsi="Arial Narrow"/>
                  <w:color w:val="auto"/>
                  <w:sz w:val="16"/>
                  <w:szCs w:val="16"/>
                  <w:lang w:val="ru-RU"/>
                </w:rPr>
                <w:delText>WSC – ЗАГРЯЗН</w:delText>
              </w:r>
              <w:r w:rsidDel="00E32BD4">
                <w:rPr>
                  <w:rFonts w:ascii="Arial Narrow" w:hAnsi="Arial Narrow"/>
                  <w:color w:val="auto"/>
                  <w:sz w:val="16"/>
                  <w:szCs w:val="16"/>
                </w:rPr>
                <w:delText>.</w:delText>
              </w:r>
              <w:r w:rsidRPr="00BF38C6" w:rsidDel="00E32BD4">
                <w:rPr>
                  <w:rFonts w:ascii="Arial Narrow" w:hAnsi="Arial Narrow"/>
                  <w:color w:val="auto"/>
                  <w:sz w:val="16"/>
                  <w:szCs w:val="16"/>
                  <w:lang w:val="ru-RU"/>
                </w:rPr>
                <w:delText xml:space="preserve"> ПОВЕРХ</w:delText>
              </w:r>
              <w:r w:rsidDel="00E32BD4">
                <w:rPr>
                  <w:rFonts w:ascii="Arial Narrow" w:hAnsi="Arial Narrow"/>
                  <w:color w:val="auto"/>
                  <w:sz w:val="16"/>
                  <w:szCs w:val="16"/>
                </w:rPr>
                <w:delText>.</w:delText>
              </w:r>
              <w:r w:rsidRPr="00BF38C6" w:rsidDel="00E32BD4">
                <w:rPr>
                  <w:rFonts w:ascii="Arial Narrow" w:hAnsi="Arial Narrow"/>
                  <w:color w:val="auto"/>
                  <w:sz w:val="16"/>
                  <w:szCs w:val="16"/>
                  <w:lang w:val="ru-RU"/>
                </w:rPr>
                <w:delText xml:space="preserve"> ВОДА (выше 70°C)</w:delText>
              </w:r>
            </w:del>
          </w:p>
          <w:p w14:paraId="4D085A4D" w14:textId="48E7AB0B" w:rsidR="006F21AC" w:rsidRPr="00BF38C6" w:rsidDel="00E32BD4" w:rsidRDefault="006F21AC" w:rsidP="006F21AC">
            <w:pPr>
              <w:pStyle w:val="CellBody"/>
              <w:ind w:left="720"/>
              <w:rPr>
                <w:del w:id="1529" w:author="Zhunisbayev, Olzhasbek [Bolashak Atyrau Limited]" w:date="2024-05-10T01:02:00Z"/>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547D1523" w14:textId="7A99B3E3" w:rsidR="006F21AC" w:rsidRPr="00BF38C6" w:rsidDel="00E32BD4" w:rsidRDefault="006F21AC" w:rsidP="006F21AC">
            <w:pPr>
              <w:pStyle w:val="CellBodyCentered"/>
              <w:rPr>
                <w:del w:id="1530" w:author="Zhunisbayev, Olzhasbek [Bolashak Atyrau Limited]" w:date="2024-05-10T01:02:00Z"/>
                <w:rFonts w:ascii="Arial Narrow" w:hAnsi="Arial Narrow"/>
                <w:b/>
                <w:color w:val="auto"/>
                <w:sz w:val="16"/>
                <w:szCs w:val="16"/>
                <w:lang w:val="ru-RU"/>
              </w:rPr>
            </w:pPr>
          </w:p>
          <w:p w14:paraId="5DA0BF66" w14:textId="3DAA7C40" w:rsidR="006F21AC" w:rsidRPr="00BF38C6" w:rsidDel="00E32BD4" w:rsidRDefault="006F21AC" w:rsidP="006F21AC">
            <w:pPr>
              <w:pStyle w:val="CellBodyCentered"/>
              <w:rPr>
                <w:del w:id="1531" w:author="Zhunisbayev, Olzhasbek [Bolashak Atyrau Limited]" w:date="2024-05-10T01:02:00Z"/>
                <w:rFonts w:ascii="Arial Narrow" w:hAnsi="Arial Narrow" w:cs="Arial"/>
                <w:b/>
                <w:color w:val="auto"/>
                <w:sz w:val="16"/>
                <w:szCs w:val="16"/>
                <w:lang w:val="en-GB"/>
              </w:rPr>
            </w:pPr>
            <w:del w:id="1532" w:author="Zhunisbayev, Olzhasbek [Bolashak Atyrau Limited]" w:date="2024-05-10T01:02:00Z">
              <w:r w:rsidRPr="00BF38C6" w:rsidDel="00E32BD4">
                <w:rPr>
                  <w:rFonts w:ascii="Arial Narrow" w:hAnsi="Arial Narrow"/>
                  <w:b/>
                  <w:color w:val="auto"/>
                  <w:sz w:val="16"/>
                  <w:szCs w:val="16"/>
                  <w:lang w:val="ru-RU"/>
                </w:rPr>
                <w:delText>150PF2</w:delText>
              </w:r>
            </w:del>
          </w:p>
        </w:tc>
        <w:tc>
          <w:tcPr>
            <w:tcW w:w="720" w:type="dxa"/>
            <w:tcBorders>
              <w:top w:val="single" w:sz="6" w:space="0" w:color="auto"/>
              <w:left w:val="single" w:sz="6" w:space="0" w:color="auto"/>
              <w:bottom w:val="single" w:sz="6" w:space="0" w:color="auto"/>
              <w:right w:val="single" w:sz="6" w:space="0" w:color="auto"/>
            </w:tcBorders>
          </w:tcPr>
          <w:p w14:paraId="7ADB842B" w14:textId="506D6EB4" w:rsidR="006F21AC" w:rsidRPr="00BF38C6" w:rsidDel="00E32BD4" w:rsidRDefault="006F21AC" w:rsidP="006F21AC">
            <w:pPr>
              <w:pStyle w:val="CellBodyCentered"/>
              <w:rPr>
                <w:del w:id="1533" w:author="Zhunisbayev, Olzhasbek [Bolashak Atyrau Limited]" w:date="2024-05-10T01:02:00Z"/>
                <w:rFonts w:ascii="Arial Narrow" w:hAnsi="Arial Narrow"/>
                <w:color w:val="auto"/>
                <w:sz w:val="16"/>
                <w:szCs w:val="16"/>
                <w:lang w:val="en-GB"/>
              </w:rPr>
            </w:pPr>
          </w:p>
          <w:p w14:paraId="526A56D6" w14:textId="637F53EC" w:rsidR="006F21AC" w:rsidRPr="00BF38C6" w:rsidDel="00E32BD4" w:rsidRDefault="006F21AC" w:rsidP="006F21AC">
            <w:pPr>
              <w:pStyle w:val="CellBodyCentered"/>
              <w:rPr>
                <w:del w:id="1534" w:author="Zhunisbayev, Olzhasbek [Bolashak Atyrau Limited]" w:date="2024-05-10T01:02:00Z"/>
                <w:rFonts w:ascii="Arial Narrow" w:hAnsi="Arial Narrow" w:cs="Arial"/>
                <w:color w:val="auto"/>
                <w:sz w:val="16"/>
                <w:szCs w:val="16"/>
                <w:lang w:val="en-GB"/>
              </w:rPr>
            </w:pPr>
            <w:del w:id="1535" w:author="Zhunisbayev, Olzhasbek [Bolashak Atyrau Limited]" w:date="2024-05-10T01:02:00Z">
              <w:r w:rsidRPr="00BF38C6" w:rsidDel="00E32BD4">
                <w:rPr>
                  <w:rFonts w:ascii="Arial Narrow" w:hAnsi="Arial Narrow"/>
                  <w:color w:val="auto"/>
                  <w:sz w:val="16"/>
                  <w:szCs w:val="16"/>
                  <w:lang w:val="ru-RU"/>
                </w:rPr>
                <w:delText>0</w:delText>
              </w:r>
            </w:del>
          </w:p>
        </w:tc>
        <w:tc>
          <w:tcPr>
            <w:tcW w:w="900" w:type="dxa"/>
            <w:tcBorders>
              <w:top w:val="single" w:sz="6" w:space="0" w:color="auto"/>
              <w:left w:val="single" w:sz="6" w:space="0" w:color="auto"/>
              <w:bottom w:val="single" w:sz="6" w:space="0" w:color="auto"/>
              <w:right w:val="single" w:sz="6" w:space="0" w:color="auto"/>
            </w:tcBorders>
          </w:tcPr>
          <w:p w14:paraId="54923B43" w14:textId="26C37E1F" w:rsidR="006F21AC" w:rsidRPr="00BF38C6" w:rsidDel="00E32BD4" w:rsidRDefault="006F21AC" w:rsidP="006F21AC">
            <w:pPr>
              <w:pStyle w:val="CellBodyCentered"/>
              <w:rPr>
                <w:del w:id="1536" w:author="Zhunisbayev, Olzhasbek [Bolashak Atyrau Limited]" w:date="2024-05-10T01:02:00Z"/>
                <w:rFonts w:ascii="Arial Narrow" w:hAnsi="Arial Narrow"/>
                <w:color w:val="auto"/>
                <w:sz w:val="16"/>
                <w:szCs w:val="16"/>
                <w:lang w:val="ru-RU"/>
              </w:rPr>
            </w:pPr>
          </w:p>
          <w:p w14:paraId="08F86C49" w14:textId="7D89D1D5" w:rsidR="006F21AC" w:rsidRPr="00BF38C6" w:rsidDel="00E32BD4" w:rsidRDefault="006F21AC" w:rsidP="006F21AC">
            <w:pPr>
              <w:pStyle w:val="CellBodyCentered"/>
              <w:rPr>
                <w:del w:id="1537" w:author="Zhunisbayev, Olzhasbek [Bolashak Atyrau Limited]" w:date="2024-05-10T01:02:00Z"/>
                <w:rFonts w:ascii="Arial Narrow" w:hAnsi="Arial Narrow" w:cs="Arial"/>
                <w:color w:val="auto"/>
                <w:sz w:val="16"/>
                <w:szCs w:val="16"/>
                <w:lang w:val="ru-RU"/>
              </w:rPr>
            </w:pPr>
            <w:del w:id="1538" w:author="Zhunisbayev, Olzhasbek [Bolashak Atyrau Limited]" w:date="2024-05-10T01:02:00Z">
              <w:r w:rsidDel="00E32BD4">
                <w:rPr>
                  <w:rFonts w:ascii="Arial Narrow" w:hAnsi="Arial Narrow"/>
                  <w:noProof/>
                  <w:color w:val="auto"/>
                  <w:sz w:val="16"/>
                  <w:szCs w:val="16"/>
                  <w:lang w:val="en-GB" w:eastAsia="en-GB"/>
                </w:rPr>
                <mc:AlternateContent>
                  <mc:Choice Requires="wps">
                    <w:drawing>
                      <wp:anchor distT="0" distB="0" distL="114300" distR="114300" simplePos="0" relativeHeight="254210048" behindDoc="0" locked="0" layoutInCell="1" allowOverlap="1" wp14:anchorId="62488998" wp14:editId="4F251B14">
                        <wp:simplePos x="0" y="0"/>
                        <wp:positionH relativeFrom="column">
                          <wp:posOffset>647065</wp:posOffset>
                        </wp:positionH>
                        <wp:positionV relativeFrom="paragraph">
                          <wp:posOffset>961390</wp:posOffset>
                        </wp:positionV>
                        <wp:extent cx="2465070" cy="348615"/>
                        <wp:effectExtent l="6985" t="5715" r="13970" b="7620"/>
                        <wp:wrapNone/>
                        <wp:docPr id="2013474708" name="Text Box 3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5070" cy="348615"/>
                                </a:xfrm>
                                <a:prstGeom prst="rect">
                                  <a:avLst/>
                                </a:prstGeom>
                                <a:solidFill>
                                  <a:srgbClr val="FFFFFF"/>
                                </a:solidFill>
                                <a:ln w="9525">
                                  <a:solidFill>
                                    <a:srgbClr val="000000"/>
                                  </a:solidFill>
                                  <a:miter lim="800000"/>
                                  <a:headEnd/>
                                  <a:tailEnd/>
                                </a:ln>
                              </wps:spPr>
                              <wps:txbx>
                                <w:txbxContent>
                                  <w:p w14:paraId="2AF1FEEE" w14:textId="77777777" w:rsidR="006F21AC" w:rsidRDefault="006F21AC" w:rsidP="005C18A1">
                                    <w:pPr>
                                      <w:ind w:left="0"/>
                                      <w:jc w:val="center"/>
                                      <w:rPr>
                                        <w:color w:val="auto"/>
                                      </w:rPr>
                                    </w:pPr>
                                    <w:r>
                                      <w:rPr>
                                        <w:color w:val="auto"/>
                                        <w:lang w:val="ru-RU"/>
                                      </w:rPr>
                                      <w:t>НЕ ИСПОЛЬЗУЕТСЯ ДЛЯ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88998" id="Text Box 3632" o:spid="_x0000_s1034" type="#_x0000_t202" style="position:absolute;left:0;text-align:left;margin-left:50.95pt;margin-top:75.7pt;width:194.1pt;height:27.45pt;z-index:25421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">
                        <v:textbox>
                          <w:txbxContent>
                            <w:p w14:paraId="2AF1FEEE" w14:textId="77777777" w:rsidR="006F21AC" w:rsidRDefault="006F21AC" w:rsidP="005C18A1">
                              <w:pPr>
                                <w:ind w:left="0"/>
                                <w:jc w:val="center"/>
                                <w:rPr>
                                  <w:color w:val="auto"/>
                                </w:rPr>
                              </w:pPr>
                              <w:r>
                                <w:rPr>
                                  <w:color w:val="auto"/>
                                  <w:lang w:val="ru-RU"/>
                                </w:rPr>
                                <w:t>НЕ ИСПОЛЬЗУЕТСЯ ДЛЯ ПБР</w:t>
                              </w:r>
                            </w:p>
                          </w:txbxContent>
                        </v:textbox>
                      </v:shape>
                    </w:pict>
                  </mc:Fallback>
                </mc:AlternateContent>
              </w:r>
              <w:r w:rsidRPr="00BF38C6" w:rsidDel="00E32BD4">
                <w:rPr>
                  <w:rFonts w:ascii="Arial Narrow" w:hAnsi="Arial Narrow"/>
                  <w:color w:val="auto"/>
                  <w:sz w:val="16"/>
                  <w:szCs w:val="16"/>
                  <w:lang w:val="ru-RU"/>
                </w:rPr>
                <w:delText>ЭПОКСИДНАЯ СМОЛА, АРМИРОВАН-НАЯ СТЕКЛОВО-ЛОКНОМ</w:delText>
              </w:r>
            </w:del>
          </w:p>
        </w:tc>
        <w:tc>
          <w:tcPr>
            <w:tcW w:w="810" w:type="dxa"/>
            <w:tcBorders>
              <w:top w:val="single" w:sz="6" w:space="0" w:color="auto"/>
              <w:left w:val="single" w:sz="6" w:space="0" w:color="auto"/>
              <w:bottom w:val="single" w:sz="6" w:space="0" w:color="auto"/>
              <w:right w:val="single" w:sz="6" w:space="0" w:color="auto"/>
            </w:tcBorders>
          </w:tcPr>
          <w:p w14:paraId="3D5ED20F" w14:textId="2B43D80F" w:rsidR="006F21AC" w:rsidRPr="00BF38C6" w:rsidDel="00E32BD4" w:rsidRDefault="006F21AC" w:rsidP="006F21AC">
            <w:pPr>
              <w:pStyle w:val="CellBodyCentered"/>
              <w:rPr>
                <w:del w:id="1539" w:author="Zhunisbayev, Olzhasbek [Bolashak Atyrau Limited]" w:date="2024-05-10T01:02:00Z"/>
                <w:rFonts w:ascii="Arial Narrow" w:hAnsi="Arial Narrow"/>
                <w:color w:val="auto"/>
                <w:sz w:val="16"/>
                <w:szCs w:val="16"/>
                <w:lang w:val="ru-RU"/>
              </w:rPr>
            </w:pPr>
          </w:p>
          <w:p w14:paraId="79AD635C" w14:textId="613DB5A0" w:rsidR="006F21AC" w:rsidRPr="00BF38C6" w:rsidDel="00E32BD4" w:rsidRDefault="006F21AC" w:rsidP="006F21AC">
            <w:pPr>
              <w:pStyle w:val="CellBodyCentered"/>
              <w:rPr>
                <w:del w:id="1540" w:author="Zhunisbayev, Olzhasbek [Bolashak Atyrau Limited]" w:date="2024-05-10T01:02:00Z"/>
                <w:rFonts w:ascii="Arial Narrow" w:hAnsi="Arial Narrow" w:cs="Arial"/>
                <w:color w:val="auto"/>
                <w:sz w:val="16"/>
                <w:szCs w:val="16"/>
                <w:lang w:val="ru-RU"/>
              </w:rPr>
            </w:pPr>
            <w:del w:id="1541" w:author="Zhunisbayev, Olzhasbek [Bolashak Atyrau Limited]" w:date="2024-05-10T01:02:00Z">
              <w:r w:rsidRPr="00BF38C6" w:rsidDel="00E32BD4">
                <w:rPr>
                  <w:rFonts w:ascii="Arial Narrow" w:hAnsi="Arial Narrow"/>
                  <w:color w:val="auto"/>
                  <w:sz w:val="16"/>
                  <w:szCs w:val="16"/>
                  <w:lang w:val="ru-RU"/>
                </w:rPr>
                <w:delText>КЛАСС</w:delText>
              </w:r>
            </w:del>
          </w:p>
          <w:p w14:paraId="0BC9BF6E" w14:textId="65962FC2" w:rsidR="006F21AC" w:rsidRPr="00BF38C6" w:rsidDel="00E32BD4" w:rsidRDefault="006F21AC" w:rsidP="006F21AC">
            <w:pPr>
              <w:pStyle w:val="CellBodyCentered"/>
              <w:rPr>
                <w:del w:id="1542" w:author="Zhunisbayev, Olzhasbek [Bolashak Atyrau Limited]" w:date="2024-05-10T01:02:00Z"/>
                <w:rFonts w:ascii="Arial Narrow" w:hAnsi="Arial Narrow" w:cs="Arial"/>
                <w:color w:val="auto"/>
                <w:sz w:val="16"/>
                <w:szCs w:val="16"/>
                <w:lang w:val="ru-RU"/>
              </w:rPr>
            </w:pPr>
            <w:del w:id="1543" w:author="Zhunisbayev, Olzhasbek [Bolashak Atyrau Limited]" w:date="2024-05-10T01:02:00Z">
              <w:r w:rsidRPr="00BF38C6" w:rsidDel="00E32BD4">
                <w:rPr>
                  <w:rFonts w:ascii="Arial Narrow" w:hAnsi="Arial Narrow"/>
                  <w:color w:val="auto"/>
                  <w:sz w:val="16"/>
                  <w:szCs w:val="16"/>
                  <w:lang w:val="ru-RU"/>
                </w:rPr>
                <w:delText>150</w:delText>
              </w:r>
            </w:del>
          </w:p>
          <w:p w14:paraId="55C18DF1" w14:textId="6943FDB7" w:rsidR="006F21AC" w:rsidRPr="00BF38C6" w:rsidDel="00E32BD4" w:rsidRDefault="006F21AC" w:rsidP="006F21AC">
            <w:pPr>
              <w:pStyle w:val="CellBodyCentered"/>
              <w:rPr>
                <w:del w:id="1544" w:author="Zhunisbayev, Olzhasbek [Bolashak Atyrau Limited]" w:date="2024-05-10T01:02:00Z"/>
                <w:rFonts w:ascii="Arial Narrow" w:hAnsi="Arial Narrow" w:cs="Arial"/>
                <w:color w:val="auto"/>
                <w:sz w:val="16"/>
                <w:szCs w:val="16"/>
                <w:lang w:val="ru-RU"/>
              </w:rPr>
            </w:pPr>
            <w:del w:id="1545" w:author="Zhunisbayev, Olzhasbek [Bolashak Atyrau Limited]" w:date="2024-05-10T01:02:00Z">
              <w:r w:rsidRPr="00BF38C6" w:rsidDel="00E32BD4">
                <w:rPr>
                  <w:rFonts w:ascii="Arial Narrow" w:hAnsi="Arial Narrow"/>
                  <w:color w:val="auto"/>
                  <w:sz w:val="16"/>
                  <w:szCs w:val="16"/>
                  <w:lang w:val="ru-RU"/>
                </w:rPr>
                <w:delText>RF</w:delText>
              </w:r>
            </w:del>
          </w:p>
        </w:tc>
        <w:tc>
          <w:tcPr>
            <w:tcW w:w="709" w:type="dxa"/>
            <w:tcBorders>
              <w:top w:val="single" w:sz="6" w:space="0" w:color="auto"/>
              <w:left w:val="single" w:sz="6" w:space="0" w:color="auto"/>
              <w:bottom w:val="single" w:sz="6" w:space="0" w:color="auto"/>
              <w:right w:val="single" w:sz="6" w:space="0" w:color="auto"/>
            </w:tcBorders>
          </w:tcPr>
          <w:p w14:paraId="7D6F2C1E" w14:textId="7069322A" w:rsidR="006F21AC" w:rsidRPr="00BF38C6" w:rsidDel="00E32BD4" w:rsidRDefault="006F21AC" w:rsidP="006F21AC">
            <w:pPr>
              <w:pStyle w:val="CellBodyCentered"/>
              <w:rPr>
                <w:del w:id="1546" w:author="Zhunisbayev, Olzhasbek [Bolashak Atyrau Limited]" w:date="2024-05-10T01:02:00Z"/>
                <w:rFonts w:ascii="Arial Narrow" w:hAnsi="Arial Narrow"/>
                <w:color w:val="auto"/>
                <w:sz w:val="16"/>
                <w:szCs w:val="16"/>
                <w:lang w:val="ru-RU"/>
              </w:rPr>
            </w:pPr>
          </w:p>
          <w:p w14:paraId="2CFC655F" w14:textId="06FBF61B" w:rsidR="006F21AC" w:rsidRPr="00BF38C6" w:rsidDel="00E32BD4" w:rsidRDefault="006F21AC" w:rsidP="006F21AC">
            <w:pPr>
              <w:pStyle w:val="CellBodyCentered"/>
              <w:rPr>
                <w:del w:id="1547" w:author="Zhunisbayev, Olzhasbek [Bolashak Atyrau Limited]" w:date="2024-05-10T01:02:00Z"/>
                <w:rFonts w:ascii="Arial Narrow" w:hAnsi="Arial Narrow"/>
                <w:color w:val="auto"/>
                <w:sz w:val="16"/>
                <w:szCs w:val="16"/>
                <w:lang w:val="ru-RU"/>
              </w:rPr>
            </w:pPr>
            <w:del w:id="1548" w:author="Zhunisbayev, Olzhasbek [Bolashak Atyrau Limited]" w:date="2024-05-10T01:02:00Z">
              <w:r w:rsidRPr="00BF38C6" w:rsidDel="00E32BD4">
                <w:rPr>
                  <w:rFonts w:ascii="Arial Narrow" w:hAnsi="Arial Narrow"/>
                  <w:color w:val="auto"/>
                  <w:sz w:val="16"/>
                  <w:szCs w:val="16"/>
                  <w:lang w:val="ru-RU"/>
                </w:rPr>
                <w:delText xml:space="preserve">От -40 до </w:delText>
              </w:r>
            </w:del>
          </w:p>
          <w:p w14:paraId="69C9CBB2" w14:textId="775DE6A9" w:rsidR="006F21AC" w:rsidRPr="00BF38C6" w:rsidDel="00E32BD4" w:rsidRDefault="006F21AC" w:rsidP="006F21AC">
            <w:pPr>
              <w:pStyle w:val="CellBodyCentered"/>
              <w:rPr>
                <w:del w:id="1549" w:author="Zhunisbayev, Olzhasbek [Bolashak Atyrau Limited]" w:date="2024-05-10T01:02:00Z"/>
                <w:rFonts w:ascii="Arial Narrow" w:hAnsi="Arial Narrow"/>
                <w:color w:val="auto"/>
                <w:sz w:val="16"/>
                <w:szCs w:val="16"/>
                <w:lang w:val="ru-RU"/>
              </w:rPr>
            </w:pPr>
            <w:del w:id="1550" w:author="Zhunisbayev, Olzhasbek [Bolashak Atyrau Limited]" w:date="2024-05-10T01:02:00Z">
              <w:r w:rsidRPr="00BF38C6" w:rsidDel="00E32BD4">
                <w:rPr>
                  <w:rFonts w:ascii="Arial Narrow" w:hAnsi="Arial Narrow"/>
                  <w:color w:val="auto"/>
                  <w:sz w:val="16"/>
                  <w:szCs w:val="16"/>
                  <w:lang w:val="ru-RU"/>
                </w:rPr>
                <w:delText>+120°C</w:delText>
              </w:r>
            </w:del>
          </w:p>
          <w:p w14:paraId="7D9851DD" w14:textId="4F39CD1F" w:rsidR="006F21AC" w:rsidRPr="00BF38C6" w:rsidDel="00E32BD4" w:rsidRDefault="006F21AC" w:rsidP="006F21AC">
            <w:pPr>
              <w:pStyle w:val="CellBodyCentered"/>
              <w:rPr>
                <w:del w:id="1551" w:author="Zhunisbayev, Olzhasbek [Bolashak Atyrau Limited]" w:date="2024-05-10T01:02:00Z"/>
                <w:rFonts w:ascii="Arial Narrow" w:hAnsi="Arial Narrow"/>
                <w:color w:val="auto"/>
                <w:sz w:val="16"/>
                <w:szCs w:val="16"/>
                <w:lang w:val="ru-RU"/>
              </w:rPr>
            </w:pPr>
            <w:del w:id="1552" w:author="Zhunisbayev, Olzhasbek [Bolashak Atyrau Limited]" w:date="2024-05-10T01:02:00Z">
              <w:r w:rsidRPr="00BF38C6" w:rsidDel="00E32BD4">
                <w:rPr>
                  <w:rFonts w:ascii="Arial Narrow" w:hAnsi="Arial Narrow"/>
                  <w:color w:val="auto"/>
                  <w:sz w:val="16"/>
                  <w:szCs w:val="16"/>
                  <w:lang w:val="ru-RU"/>
                </w:rPr>
                <w:delText>Нештатн. ситуац.</w:delText>
              </w:r>
            </w:del>
          </w:p>
        </w:tc>
        <w:tc>
          <w:tcPr>
            <w:tcW w:w="1951" w:type="dxa"/>
            <w:tcBorders>
              <w:top w:val="single" w:sz="6" w:space="0" w:color="auto"/>
              <w:left w:val="single" w:sz="6" w:space="0" w:color="auto"/>
              <w:bottom w:val="single" w:sz="6" w:space="0" w:color="auto"/>
              <w:right w:val="single" w:sz="6" w:space="0" w:color="auto"/>
            </w:tcBorders>
          </w:tcPr>
          <w:p w14:paraId="57898232" w14:textId="777F0835" w:rsidR="006F21AC" w:rsidRPr="00BF38C6" w:rsidDel="00E32BD4" w:rsidRDefault="006F21AC" w:rsidP="006F21AC">
            <w:pPr>
              <w:pStyle w:val="CellBody"/>
              <w:rPr>
                <w:del w:id="1553" w:author="Zhunisbayev, Olzhasbek [Bolashak Atyrau Limited]" w:date="2024-05-10T01:02:00Z"/>
                <w:rFonts w:ascii="Arial Narrow" w:hAnsi="Arial Narrow"/>
                <w:color w:val="auto"/>
                <w:sz w:val="16"/>
                <w:szCs w:val="16"/>
                <w:lang w:val="ru-RU"/>
              </w:rPr>
            </w:pPr>
          </w:p>
          <w:p w14:paraId="51549C31" w14:textId="203979DC" w:rsidR="006F21AC" w:rsidRPr="00BF38C6" w:rsidDel="00E32BD4" w:rsidRDefault="006F21AC" w:rsidP="006F21AC">
            <w:pPr>
              <w:pStyle w:val="CellBody"/>
              <w:rPr>
                <w:del w:id="1554" w:author="Zhunisbayev, Olzhasbek [Bolashak Atyrau Limited]" w:date="2024-05-10T01:02:00Z"/>
                <w:rFonts w:ascii="Arial Narrow" w:hAnsi="Arial Narrow" w:cs="Arial"/>
                <w:color w:val="auto"/>
                <w:sz w:val="16"/>
                <w:szCs w:val="16"/>
                <w:lang w:val="ru-RU"/>
              </w:rPr>
            </w:pPr>
            <w:del w:id="1555" w:author="Zhunisbayev, Olzhasbek [Bolashak Atyrau Limited]" w:date="2024-05-10T01:02:00Z">
              <w:r w:rsidRPr="00BF38C6" w:rsidDel="00E32BD4">
                <w:rPr>
                  <w:rFonts w:ascii="Arial Narrow" w:hAnsi="Arial Narrow"/>
                  <w:color w:val="auto"/>
                  <w:sz w:val="16"/>
                  <w:szCs w:val="16"/>
                  <w:lang w:val="ru-RU"/>
                </w:rPr>
                <w:delText>максимум 10 бар (изб.)</w:delText>
              </w:r>
            </w:del>
          </w:p>
          <w:p w14:paraId="35F8F073" w14:textId="446A9C26" w:rsidR="006F21AC" w:rsidRPr="00BF38C6" w:rsidDel="00E32BD4" w:rsidRDefault="006F21AC" w:rsidP="006F21AC">
            <w:pPr>
              <w:pStyle w:val="CellBody"/>
              <w:rPr>
                <w:del w:id="1556" w:author="Zhunisbayev, Olzhasbek [Bolashak Atyrau Limited]" w:date="2024-05-10T01:02:00Z"/>
                <w:rFonts w:ascii="Arial Narrow" w:hAnsi="Arial Narrow" w:cs="Arial"/>
                <w:color w:val="auto"/>
                <w:sz w:val="16"/>
                <w:szCs w:val="16"/>
                <w:lang w:val="ru-RU"/>
              </w:rPr>
            </w:pPr>
            <w:del w:id="1557" w:author="Zhunisbayev, Olzhasbek [Bolashak Atyrau Limited]" w:date="2024-05-10T01:02:00Z">
              <w:r w:rsidRPr="00BF38C6" w:rsidDel="00E32BD4">
                <w:rPr>
                  <w:rFonts w:ascii="Arial Narrow" w:hAnsi="Arial Narrow"/>
                  <w:color w:val="auto"/>
                  <w:sz w:val="16"/>
                  <w:szCs w:val="16"/>
                  <w:lang w:val="ru-RU"/>
                </w:rPr>
                <w:delText>(ограничивается характеристиками трубы)</w:delText>
              </w:r>
            </w:del>
          </w:p>
        </w:tc>
        <w:tc>
          <w:tcPr>
            <w:tcW w:w="611" w:type="dxa"/>
            <w:tcBorders>
              <w:top w:val="single" w:sz="6" w:space="0" w:color="auto"/>
              <w:left w:val="single" w:sz="6" w:space="0" w:color="auto"/>
              <w:bottom w:val="single" w:sz="6" w:space="0" w:color="auto"/>
              <w:right w:val="single" w:sz="6" w:space="0" w:color="auto"/>
            </w:tcBorders>
          </w:tcPr>
          <w:p w14:paraId="2A2D2DCA" w14:textId="48F53E2A" w:rsidR="006F21AC" w:rsidRPr="00BF38C6" w:rsidDel="00E32BD4" w:rsidRDefault="006F21AC" w:rsidP="006F21AC">
            <w:pPr>
              <w:pStyle w:val="CellBodyCentered"/>
              <w:rPr>
                <w:del w:id="1558" w:author="Zhunisbayev, Olzhasbek [Bolashak Atyrau Limited]" w:date="2024-05-10T01:02:00Z"/>
                <w:rFonts w:ascii="Arial Narrow" w:hAnsi="Arial Narrow"/>
                <w:color w:val="auto"/>
                <w:sz w:val="16"/>
                <w:szCs w:val="16"/>
                <w:lang w:val="ru-RU"/>
              </w:rPr>
            </w:pPr>
          </w:p>
          <w:p w14:paraId="22427933" w14:textId="5F7B0AE9" w:rsidR="006F21AC" w:rsidRPr="00BF38C6" w:rsidDel="00E32BD4" w:rsidRDefault="006F21AC" w:rsidP="006F21AC">
            <w:pPr>
              <w:pStyle w:val="CellBodyCentered"/>
              <w:rPr>
                <w:del w:id="1559" w:author="Zhunisbayev, Olzhasbek [Bolashak Atyrau Limited]" w:date="2024-05-10T01:02:00Z"/>
                <w:rFonts w:ascii="Arial Narrow" w:hAnsi="Arial Narrow" w:cs="Arial"/>
                <w:color w:val="auto"/>
                <w:sz w:val="16"/>
                <w:szCs w:val="16"/>
                <w:lang w:val="ru-RU"/>
              </w:rPr>
            </w:pPr>
            <w:del w:id="1560" w:author="Zhunisbayev, Olzhasbek [Bolashak Atyrau Limited]" w:date="2024-05-10T01:02:00Z">
              <w:r w:rsidRPr="00BF38C6" w:rsidDel="00E32BD4">
                <w:rPr>
                  <w:rFonts w:ascii="Arial Narrow" w:hAnsi="Arial Narrow"/>
                  <w:color w:val="auto"/>
                  <w:sz w:val="16"/>
                  <w:szCs w:val="16"/>
                  <w:lang w:val="ru-RU"/>
                </w:rPr>
                <w:delText>НЕТ</w:delText>
              </w:r>
            </w:del>
          </w:p>
        </w:tc>
        <w:tc>
          <w:tcPr>
            <w:tcW w:w="450" w:type="dxa"/>
            <w:tcBorders>
              <w:top w:val="single" w:sz="6" w:space="0" w:color="auto"/>
              <w:left w:val="single" w:sz="6" w:space="0" w:color="auto"/>
              <w:bottom w:val="single" w:sz="6" w:space="0" w:color="auto"/>
              <w:right w:val="single" w:sz="6" w:space="0" w:color="auto"/>
            </w:tcBorders>
          </w:tcPr>
          <w:p w14:paraId="6B3052B2" w14:textId="0E5E7B78" w:rsidR="006F21AC" w:rsidRPr="00BF38C6" w:rsidDel="00E32BD4" w:rsidRDefault="006F21AC" w:rsidP="006F21AC">
            <w:pPr>
              <w:pStyle w:val="CellBodyCentered"/>
              <w:rPr>
                <w:del w:id="1561" w:author="Zhunisbayev, Olzhasbek [Bolashak Atyrau Limited]" w:date="2024-05-10T01:02:00Z"/>
                <w:rFonts w:ascii="Arial Narrow" w:hAnsi="Arial Narrow"/>
                <w:color w:val="auto"/>
                <w:sz w:val="16"/>
                <w:szCs w:val="16"/>
                <w:lang w:val="en-GB"/>
              </w:rPr>
            </w:pPr>
          </w:p>
          <w:p w14:paraId="37E16735" w14:textId="4F24619E" w:rsidR="006F21AC" w:rsidRPr="00BF38C6" w:rsidDel="00E32BD4" w:rsidRDefault="006F21AC" w:rsidP="006F21AC">
            <w:pPr>
              <w:pStyle w:val="CellBodyCentered"/>
              <w:rPr>
                <w:del w:id="1562" w:author="Zhunisbayev, Olzhasbek [Bolashak Atyrau Limited]" w:date="2024-05-10T01:02:00Z"/>
                <w:rFonts w:ascii="Arial Narrow" w:hAnsi="Arial Narrow" w:cs="Arial"/>
                <w:color w:val="auto"/>
                <w:sz w:val="16"/>
                <w:szCs w:val="16"/>
                <w:lang w:val="en-GB"/>
              </w:rPr>
            </w:pPr>
            <w:del w:id="1563" w:author="Zhunisbayev, Olzhasbek [Bolashak Atyrau Limited]" w:date="2024-05-10T01:02:00Z">
              <w:r w:rsidRPr="00BF38C6" w:rsidDel="00E32BD4">
                <w:rPr>
                  <w:rFonts w:ascii="Arial Narrow" w:hAnsi="Arial Narrow"/>
                  <w:color w:val="auto"/>
                  <w:sz w:val="16"/>
                  <w:szCs w:val="16"/>
                  <w:lang w:val="ru-RU"/>
                </w:rPr>
                <w:delText>0</w:delText>
              </w:r>
            </w:del>
          </w:p>
        </w:tc>
      </w:tr>
      <w:tr w:rsidR="006F21AC" w:rsidRPr="00BF38C6" w14:paraId="58CDC42E" w14:textId="77777777" w:rsidTr="002A7110">
        <w:tc>
          <w:tcPr>
            <w:tcW w:w="3332" w:type="dxa"/>
            <w:tcBorders>
              <w:top w:val="single" w:sz="6" w:space="0" w:color="auto"/>
              <w:left w:val="single" w:sz="6" w:space="0" w:color="auto"/>
              <w:bottom w:val="single" w:sz="6" w:space="0" w:color="auto"/>
              <w:right w:val="single" w:sz="6" w:space="0" w:color="auto"/>
            </w:tcBorders>
          </w:tcPr>
          <w:p w14:paraId="52558ECA" w14:textId="77777777" w:rsidR="006F21AC" w:rsidRPr="00BF38C6" w:rsidRDefault="006F21AC" w:rsidP="006F21AC">
            <w:pPr>
              <w:pStyle w:val="CellBody"/>
              <w:rPr>
                <w:rFonts w:ascii="Arial Narrow" w:hAnsi="Arial Narrow" w:cs="Arial"/>
                <w:color w:val="auto"/>
                <w:sz w:val="16"/>
                <w:szCs w:val="16"/>
                <w:lang w:val="ru-RU"/>
                <w:rPrChange w:id="1564" w:author="Zhunisbayev, Olzhasbek A [Bolashak Atyrau Limited]" w:date="2022-06-06T22:35:00Z">
                  <w:rPr>
                    <w:rFonts w:ascii="Arial" w:hAnsi="Arial" w:cs="Arial"/>
                    <w:color w:val="auto"/>
                    <w:sz w:val="16"/>
                    <w:szCs w:val="16"/>
                    <w:lang w:val="en-GB"/>
                  </w:rPr>
                </w:rPrChange>
              </w:rPr>
            </w:pPr>
          </w:p>
          <w:p w14:paraId="3753BC1E" w14:textId="77777777"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WE</w:t>
            </w:r>
            <w:r w:rsidRPr="00BF38C6">
              <w:rPr>
                <w:rFonts w:ascii="Arial Narrow" w:hAnsi="Arial Narrow" w:cs="Arial"/>
                <w:color w:val="auto"/>
                <w:sz w:val="16"/>
                <w:szCs w:val="16"/>
                <w:lang w:val="ru-RU"/>
              </w:rPr>
              <w:t xml:space="preserve"> – ЛИВНЕВЫЙ СТОК</w:t>
            </w:r>
          </w:p>
          <w:p w14:paraId="2264917C" w14:textId="77777777"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rPr>
              <w:t>WF</w:t>
            </w:r>
            <w:r w:rsidRPr="00BF38C6">
              <w:rPr>
                <w:rFonts w:ascii="Arial Narrow" w:hAnsi="Arial Narrow" w:cs="Arial"/>
                <w:color w:val="auto"/>
                <w:sz w:val="16"/>
                <w:szCs w:val="16"/>
                <w:lang w:val="ru-RU"/>
              </w:rPr>
              <w:t xml:space="preserve"> – ПРОТИВОПОЖАРНАЯ ВОДА</w:t>
            </w:r>
          </w:p>
          <w:p w14:paraId="072DF993" w14:textId="77777777"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WP</w:t>
            </w:r>
            <w:r w:rsidRPr="00BF38C6">
              <w:rPr>
                <w:rFonts w:ascii="Arial Narrow" w:hAnsi="Arial Narrow" w:cs="Arial"/>
                <w:color w:val="auto"/>
                <w:sz w:val="16"/>
                <w:szCs w:val="16"/>
                <w:lang w:val="ru-RU"/>
              </w:rPr>
              <w:t xml:space="preserve"> – ТЕХНОЛОГИЧЕСКАЯ ВОДА</w:t>
            </w:r>
          </w:p>
          <w:p w14:paraId="09CC205F" w14:textId="77777777"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WRA</w:t>
            </w:r>
            <w:r w:rsidRPr="00BF38C6">
              <w:rPr>
                <w:rFonts w:ascii="Arial Narrow" w:hAnsi="Arial Narrow" w:cs="Arial"/>
                <w:color w:val="auto"/>
                <w:sz w:val="16"/>
                <w:szCs w:val="16"/>
                <w:lang w:val="ru-RU"/>
              </w:rPr>
              <w:t xml:space="preserve"> – СЫРАЯ ВОДА</w:t>
            </w:r>
          </w:p>
          <w:p w14:paraId="7702972D" w14:textId="77777777"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WT</w:t>
            </w:r>
            <w:r w:rsidRPr="00BF38C6">
              <w:rPr>
                <w:rFonts w:ascii="Arial Narrow" w:hAnsi="Arial Narrow" w:cs="Arial"/>
                <w:color w:val="auto"/>
                <w:sz w:val="16"/>
                <w:szCs w:val="16"/>
                <w:lang w:val="ru-RU"/>
              </w:rPr>
              <w:t xml:space="preserve"> – ОЧИЩЕННАЯ ВОДА</w:t>
            </w:r>
          </w:p>
          <w:p w14:paraId="396EA22B" w14:textId="77777777" w:rsidR="006F21AC" w:rsidRPr="00BF38C6" w:rsidRDefault="006F21AC" w:rsidP="006F21AC">
            <w:pPr>
              <w:pStyle w:val="CellBody"/>
              <w:rPr>
                <w:rFonts w:ascii="Arial Narrow" w:hAnsi="Arial Narrow" w:cs="Arial"/>
                <w:color w:val="auto"/>
                <w:sz w:val="16"/>
                <w:szCs w:val="16"/>
                <w:lang w:val="ru-RU"/>
                <w:rPrChange w:id="1565" w:author="Zhunisbayev, Olzhasbek A [Bolashak Atyrau Limited]" w:date="2022-06-06T22:35:00Z">
                  <w:rPr>
                    <w:rFonts w:ascii="Arial" w:hAnsi="Arial" w:cs="Arial"/>
                    <w:color w:val="auto"/>
                    <w:sz w:val="16"/>
                    <w:szCs w:val="16"/>
                  </w:rPr>
                </w:rPrChange>
              </w:rPr>
            </w:pPr>
            <w:r w:rsidRPr="00BF38C6">
              <w:rPr>
                <w:rFonts w:ascii="Arial Narrow" w:hAnsi="Arial Narrow" w:cs="Arial"/>
                <w:color w:val="auto"/>
                <w:sz w:val="16"/>
                <w:szCs w:val="16"/>
                <w:lang w:val="en-GB"/>
              </w:rPr>
              <w:t>WU</w:t>
            </w:r>
            <w:r w:rsidRPr="00BF38C6">
              <w:rPr>
                <w:rFonts w:ascii="Arial Narrow" w:hAnsi="Arial Narrow" w:cs="Arial"/>
                <w:color w:val="auto"/>
                <w:sz w:val="16"/>
                <w:szCs w:val="16"/>
                <w:lang w:val="ru-RU"/>
              </w:rPr>
              <w:t xml:space="preserve"> – ТЕХНИЧЕСКАЯ ВОДА</w:t>
            </w:r>
          </w:p>
          <w:p w14:paraId="6450192C" w14:textId="77777777" w:rsidR="006F21AC" w:rsidRPr="00BF38C6" w:rsidRDefault="006F21AC" w:rsidP="006F21AC">
            <w:pPr>
              <w:pStyle w:val="CellBody"/>
              <w:rPr>
                <w:rFonts w:ascii="Arial Narrow" w:hAnsi="Arial Narrow" w:cs="Arial"/>
                <w:color w:val="auto"/>
                <w:sz w:val="16"/>
                <w:szCs w:val="16"/>
                <w:lang w:val="ru-RU"/>
                <w:rPrChange w:id="1566" w:author="Zhunisbayev, Olzhasbek A [Bolashak Atyrau Limited]" w:date="2022-06-06T22:35:00Z">
                  <w:rPr>
                    <w:rFonts w:ascii="Arial" w:hAnsi="Arial" w:cs="Arial"/>
                    <w:color w:val="auto"/>
                    <w:sz w:val="16"/>
                    <w:szCs w:val="16"/>
                  </w:rPr>
                </w:rPrChange>
              </w:rPr>
            </w:pPr>
          </w:p>
        </w:tc>
        <w:tc>
          <w:tcPr>
            <w:tcW w:w="720" w:type="dxa"/>
            <w:tcBorders>
              <w:top w:val="single" w:sz="6" w:space="0" w:color="auto"/>
              <w:left w:val="single" w:sz="6" w:space="0" w:color="auto"/>
              <w:bottom w:val="single" w:sz="6" w:space="0" w:color="auto"/>
              <w:right w:val="single" w:sz="6" w:space="0" w:color="auto"/>
            </w:tcBorders>
          </w:tcPr>
          <w:p w14:paraId="6FE286BF" w14:textId="77777777" w:rsidR="006F21AC" w:rsidRPr="00BF38C6" w:rsidRDefault="006F21AC" w:rsidP="006F21AC">
            <w:pPr>
              <w:pStyle w:val="CellBodyCentered"/>
              <w:rPr>
                <w:rFonts w:ascii="Arial Narrow" w:hAnsi="Arial Narrow" w:cs="Arial"/>
                <w:b/>
                <w:color w:val="auto"/>
                <w:sz w:val="16"/>
                <w:szCs w:val="16"/>
                <w:lang w:val="ru-RU"/>
              </w:rPr>
            </w:pPr>
          </w:p>
          <w:p w14:paraId="60583E74" w14:textId="77777777" w:rsidR="006F21AC" w:rsidRPr="00BF38C6" w:rsidRDefault="006F21AC" w:rsidP="006F21AC">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150VC01</w:t>
            </w:r>
          </w:p>
        </w:tc>
        <w:tc>
          <w:tcPr>
            <w:tcW w:w="720" w:type="dxa"/>
            <w:tcBorders>
              <w:top w:val="single" w:sz="6" w:space="0" w:color="auto"/>
              <w:left w:val="single" w:sz="6" w:space="0" w:color="auto"/>
              <w:bottom w:val="single" w:sz="6" w:space="0" w:color="auto"/>
              <w:right w:val="single" w:sz="6" w:space="0" w:color="auto"/>
            </w:tcBorders>
          </w:tcPr>
          <w:p w14:paraId="3460C5BA" w14:textId="77777777" w:rsidR="006F21AC" w:rsidRPr="00BF38C6" w:rsidRDefault="006F21AC" w:rsidP="006F21AC">
            <w:pPr>
              <w:pStyle w:val="CellBodyCentered"/>
              <w:rPr>
                <w:rFonts w:ascii="Arial Narrow" w:hAnsi="Arial Narrow" w:cs="Arial"/>
                <w:color w:val="auto"/>
                <w:sz w:val="16"/>
                <w:szCs w:val="16"/>
                <w:lang w:val="en-GB"/>
              </w:rPr>
            </w:pPr>
          </w:p>
          <w:p w14:paraId="7F8E4563" w14:textId="77777777" w:rsidR="006F21AC" w:rsidRPr="00BF38C6" w:rsidRDefault="006F21AC" w:rsidP="006F21AC">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1008D87C" w14:textId="77777777" w:rsidR="006F21AC" w:rsidRPr="00BF38C6" w:rsidRDefault="006F21AC" w:rsidP="006F21AC">
            <w:pPr>
              <w:pStyle w:val="CellBodyCentered"/>
              <w:ind w:left="-33"/>
              <w:rPr>
                <w:rFonts w:ascii="Arial Narrow" w:hAnsi="Arial Narrow" w:cs="Arial"/>
                <w:color w:val="auto"/>
                <w:sz w:val="16"/>
                <w:szCs w:val="16"/>
                <w:lang w:val="ru-RU"/>
                <w:rPrChange w:id="1567" w:author="Zhunisbayev, Olzhasbek A [Bolashak Atyrau Limited]" w:date="2022-06-06T22:35:00Z">
                  <w:rPr>
                    <w:rFonts w:ascii="Arial" w:hAnsi="Arial" w:cs="Arial"/>
                    <w:color w:val="auto"/>
                    <w:sz w:val="16"/>
                    <w:szCs w:val="16"/>
                  </w:rPr>
                </w:rPrChange>
              </w:rPr>
            </w:pPr>
          </w:p>
          <w:p w14:paraId="669FC526" w14:textId="6294703E" w:rsidR="006F21AC" w:rsidRPr="006759B5" w:rsidRDefault="006F21AC" w:rsidP="006F21AC">
            <w:pPr>
              <w:pStyle w:val="CellBodyCentered"/>
              <w:ind w:left="-33"/>
              <w:rPr>
                <w:rFonts w:ascii="Arial Narrow" w:hAnsi="Arial Narrow" w:cs="Arial"/>
                <w:color w:val="auto"/>
                <w:sz w:val="16"/>
                <w:szCs w:val="16"/>
                <w:lang w:val="ru-RU"/>
              </w:rPr>
            </w:pPr>
            <w:r w:rsidRPr="006759B5">
              <w:rPr>
                <w:rFonts w:ascii="Arial Narrow" w:hAnsi="Arial Narrow" w:cs="Arial"/>
                <w:color w:val="auto"/>
                <w:sz w:val="16"/>
                <w:szCs w:val="16"/>
                <w:lang w:val="ru-RU"/>
              </w:rPr>
              <w:t>МУФТЫ</w:t>
            </w:r>
            <w:r w:rsidRPr="00BF38C6">
              <w:rPr>
                <w:rFonts w:ascii="Arial Narrow" w:hAnsi="Arial Narrow" w:cs="Arial"/>
                <w:color w:val="auto"/>
                <w:sz w:val="16"/>
                <w:szCs w:val="16"/>
                <w:lang w:val="ru-RU"/>
              </w:rPr>
              <w:t xml:space="preserve"> ВИКТОЛИ</w:t>
            </w:r>
            <w:r w:rsidRPr="006759B5">
              <w:rPr>
                <w:rFonts w:ascii="Arial Narrow" w:hAnsi="Arial Narrow" w:cs="Arial"/>
                <w:color w:val="auto"/>
                <w:sz w:val="16"/>
                <w:szCs w:val="16"/>
                <w:lang w:val="ru-RU"/>
              </w:rPr>
              <w:t xml:space="preserve">К ИЗ </w:t>
            </w:r>
            <w:r>
              <w:rPr>
                <w:rFonts w:ascii="Arial Narrow" w:hAnsi="Arial Narrow" w:cs="Arial"/>
                <w:color w:val="auto"/>
                <w:sz w:val="16"/>
                <w:szCs w:val="16"/>
              </w:rPr>
              <w:t>LTCS</w:t>
            </w:r>
            <w:r w:rsidRPr="00BF38C6">
              <w:rPr>
                <w:rFonts w:ascii="Arial Narrow" w:hAnsi="Arial Narrow" w:cs="Arial"/>
                <w:color w:val="auto"/>
                <w:sz w:val="16"/>
                <w:szCs w:val="16"/>
                <w:lang w:val="ru-RU"/>
              </w:rPr>
              <w:t xml:space="preserve"> </w:t>
            </w:r>
          </w:p>
          <w:p w14:paraId="61AB99EF" w14:textId="31ECDB24" w:rsidR="006F21AC" w:rsidRPr="00BF38C6" w:rsidRDefault="006F21AC" w:rsidP="006F21AC">
            <w:pPr>
              <w:pStyle w:val="CellBodyCentered"/>
              <w:ind w:left="-33"/>
              <w:rPr>
                <w:rFonts w:ascii="Arial Narrow" w:hAnsi="Arial Narrow"/>
                <w:color w:val="auto"/>
                <w:sz w:val="16"/>
                <w:szCs w:val="16"/>
                <w:lang w:val="ru-RU"/>
              </w:rPr>
            </w:pPr>
            <w:r w:rsidRPr="00BF38C6">
              <w:rPr>
                <w:rFonts w:ascii="Arial Narrow" w:hAnsi="Arial Narrow" w:cs="Arial"/>
                <w:color w:val="auto"/>
                <w:sz w:val="16"/>
                <w:szCs w:val="16"/>
                <w:lang w:val="ru-RU"/>
              </w:rPr>
              <w:t>Прим</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1</w:t>
            </w:r>
          </w:p>
        </w:tc>
        <w:tc>
          <w:tcPr>
            <w:tcW w:w="810" w:type="dxa"/>
            <w:tcBorders>
              <w:top w:val="single" w:sz="6" w:space="0" w:color="auto"/>
              <w:left w:val="single" w:sz="6" w:space="0" w:color="auto"/>
              <w:bottom w:val="single" w:sz="6" w:space="0" w:color="auto"/>
              <w:right w:val="single" w:sz="6" w:space="0" w:color="auto"/>
            </w:tcBorders>
          </w:tcPr>
          <w:p w14:paraId="0F3D5997" w14:textId="77777777" w:rsidR="006F21AC" w:rsidRPr="006759B5" w:rsidRDefault="006F21AC" w:rsidP="006F21AC">
            <w:pPr>
              <w:pStyle w:val="CellBodyCentered"/>
              <w:rPr>
                <w:rFonts w:ascii="Arial Narrow" w:hAnsi="Arial Narrow"/>
                <w:color w:val="auto"/>
                <w:sz w:val="16"/>
                <w:szCs w:val="16"/>
                <w:lang w:val="ru-RU"/>
              </w:rPr>
            </w:pPr>
          </w:p>
          <w:p w14:paraId="7EA8CDCF" w14:textId="77777777" w:rsidR="006F21AC" w:rsidRDefault="006F21AC" w:rsidP="006F21AC">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2CEC721D" w14:textId="77777777"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61ED2985" w14:textId="10B4AEF6" w:rsidR="006F21AC" w:rsidRPr="00BF38C6" w:rsidRDefault="006F21AC" w:rsidP="006F21AC">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625EB013" w14:textId="77777777" w:rsidR="006F21AC" w:rsidRPr="00BF38C6" w:rsidRDefault="006F21AC" w:rsidP="006F21AC">
            <w:pPr>
              <w:pStyle w:val="CellBodyCentered"/>
              <w:rPr>
                <w:rFonts w:ascii="Arial Narrow" w:hAnsi="Arial Narrow" w:cs="Arial"/>
                <w:color w:val="auto"/>
                <w:sz w:val="16"/>
                <w:szCs w:val="16"/>
              </w:rPr>
            </w:pPr>
          </w:p>
          <w:p w14:paraId="6595C428" w14:textId="3D328906" w:rsidR="006F21AC" w:rsidRPr="00BF38C6" w:rsidRDefault="006F21AC" w:rsidP="006F21AC">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1</w:t>
            </w:r>
            <w:r w:rsidRPr="00BF38C6">
              <w:rPr>
                <w:rFonts w:ascii="Arial Narrow" w:hAnsi="Arial Narrow" w:cs="Arial"/>
                <w:color w:val="auto"/>
                <w:sz w:val="16"/>
                <w:szCs w:val="16"/>
                <w:lang w:val="ru-RU"/>
              </w:rPr>
              <w:t>1</w:t>
            </w:r>
            <w:r w:rsidRPr="00BF38C6">
              <w:rPr>
                <w:rFonts w:ascii="Arial Narrow" w:hAnsi="Arial Narrow" w:cs="Arial"/>
                <w:color w:val="auto"/>
                <w:sz w:val="16"/>
                <w:szCs w:val="16"/>
                <w:lang w:val="en-GB"/>
              </w:rPr>
              <w:t>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3D932B04" w14:textId="77777777" w:rsidR="006F21AC" w:rsidRPr="00BF38C6" w:rsidRDefault="006F21AC" w:rsidP="006F21AC">
            <w:pPr>
              <w:pStyle w:val="CellBody"/>
              <w:rPr>
                <w:rFonts w:ascii="Arial Narrow" w:hAnsi="Arial Narrow" w:cs="Arial"/>
                <w:color w:val="auto"/>
                <w:sz w:val="16"/>
                <w:szCs w:val="16"/>
                <w:u w:val="single"/>
              </w:rPr>
            </w:pPr>
          </w:p>
          <w:p w14:paraId="51E6154A" w14:textId="77777777" w:rsidR="006F21AC" w:rsidRPr="00252709" w:rsidRDefault="006F21AC" w:rsidP="006F21AC">
            <w:pPr>
              <w:pStyle w:val="CellBody"/>
              <w:rPr>
                <w:rFonts w:ascii="Arial Narrow" w:hAnsi="Arial Narrow" w:cs="Arial"/>
                <w:color w:val="auto"/>
                <w:sz w:val="16"/>
                <w:szCs w:val="16"/>
                <w:lang w:val="en-GB"/>
              </w:rPr>
            </w:pPr>
            <w:r w:rsidRPr="00252709">
              <w:rPr>
                <w:rFonts w:ascii="Arial Narrow" w:hAnsi="Arial Narrow" w:cs="Arial"/>
                <w:color w:val="auto"/>
                <w:sz w:val="16"/>
                <w:szCs w:val="16"/>
                <w:lang w:val="ru-RU"/>
              </w:rPr>
              <w:t xml:space="preserve">Максимум </w:t>
            </w:r>
            <w:r w:rsidRPr="00252709">
              <w:rPr>
                <w:rFonts w:ascii="Arial Narrow" w:hAnsi="Arial Narrow" w:cs="Arial"/>
                <w:color w:val="auto"/>
                <w:sz w:val="16"/>
                <w:szCs w:val="16"/>
                <w:lang w:val="en-GB"/>
              </w:rPr>
              <w:t xml:space="preserve">= 15,8 </w:t>
            </w:r>
            <w:r w:rsidRPr="00252709">
              <w:rPr>
                <w:rFonts w:ascii="Arial Narrow" w:hAnsi="Arial Narrow" w:cs="Arial"/>
                <w:color w:val="auto"/>
                <w:sz w:val="16"/>
                <w:szCs w:val="16"/>
                <w:lang w:val="ru-RU"/>
              </w:rPr>
              <w:t>бар (изб.)</w:t>
            </w:r>
          </w:p>
          <w:p w14:paraId="02CB93C0" w14:textId="77777777" w:rsidR="006F21AC" w:rsidRPr="00BF38C6" w:rsidRDefault="006F21AC" w:rsidP="006F21AC">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56EFD463" w14:textId="77777777" w:rsidR="006F21AC" w:rsidRPr="00BF38C6" w:rsidRDefault="006F21AC" w:rsidP="006F21AC">
            <w:pPr>
              <w:pStyle w:val="CellBodyCentered"/>
              <w:rPr>
                <w:rFonts w:ascii="Arial Narrow" w:hAnsi="Arial Narrow" w:cs="Arial"/>
                <w:color w:val="auto"/>
                <w:sz w:val="16"/>
                <w:szCs w:val="16"/>
              </w:rPr>
            </w:pPr>
          </w:p>
          <w:p w14:paraId="49B3B72D" w14:textId="77777777"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0E8728B2" w14:textId="77777777" w:rsidR="006F21AC" w:rsidRPr="00BF38C6" w:rsidRDefault="006F21AC" w:rsidP="006F21AC">
            <w:pPr>
              <w:pStyle w:val="CellBodyCentered"/>
              <w:rPr>
                <w:rFonts w:ascii="Arial Narrow" w:hAnsi="Arial Narrow" w:cs="Arial"/>
                <w:color w:val="auto"/>
                <w:sz w:val="16"/>
                <w:szCs w:val="16"/>
              </w:rPr>
            </w:pPr>
          </w:p>
          <w:p w14:paraId="7230E4FD" w14:textId="77777777"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0</w:t>
            </w:r>
          </w:p>
        </w:tc>
      </w:tr>
      <w:tr w:rsidR="006F21AC" w:rsidRPr="00BF38C6" w14:paraId="2089BCC8" w14:textId="77777777" w:rsidTr="002A7110">
        <w:tc>
          <w:tcPr>
            <w:tcW w:w="3332" w:type="dxa"/>
            <w:tcBorders>
              <w:top w:val="single" w:sz="6" w:space="0" w:color="auto"/>
              <w:left w:val="single" w:sz="6" w:space="0" w:color="auto"/>
              <w:bottom w:val="single" w:sz="6" w:space="0" w:color="auto"/>
              <w:right w:val="single" w:sz="6" w:space="0" w:color="auto"/>
            </w:tcBorders>
          </w:tcPr>
          <w:p w14:paraId="68EC05BB" w14:textId="77777777" w:rsidR="006F21AC" w:rsidRPr="00BF38C6" w:rsidRDefault="006F21AC" w:rsidP="006F21AC">
            <w:pPr>
              <w:pStyle w:val="CellBody"/>
              <w:rPr>
                <w:rFonts w:ascii="Arial Narrow" w:hAnsi="Arial Narrow" w:cs="Arial"/>
                <w:color w:val="auto"/>
                <w:sz w:val="16"/>
                <w:szCs w:val="16"/>
                <w:lang w:val="ru-RU"/>
              </w:rPr>
            </w:pPr>
          </w:p>
          <w:p w14:paraId="0374697F" w14:textId="77777777" w:rsidR="00837BD9" w:rsidRPr="006759B5" w:rsidRDefault="00837BD9" w:rsidP="00837BD9">
            <w:pPr>
              <w:pStyle w:val="CellBody"/>
              <w:rPr>
                <w:ins w:id="1568" w:author="Zhunisbayev, Olzhasbek [Bolashak Atyrau Limited]" w:date="2024-05-13T20:03:00Z"/>
                <w:rFonts w:ascii="Arial Narrow" w:hAnsi="Arial Narrow"/>
                <w:color w:val="auto"/>
                <w:sz w:val="16"/>
                <w:szCs w:val="16"/>
                <w:lang w:val="ru-RU"/>
              </w:rPr>
            </w:pPr>
            <w:ins w:id="1569" w:author="Zhunisbayev, Olzhasbek [Bolashak Atyrau Limited]" w:date="2024-05-13T20:03:00Z">
              <w:r w:rsidRPr="00BF38C6">
                <w:rPr>
                  <w:rFonts w:ascii="Arial Narrow" w:hAnsi="Arial Narrow"/>
                  <w:color w:val="auto"/>
                  <w:sz w:val="16"/>
                  <w:szCs w:val="16"/>
                </w:rPr>
                <w:t>BV</w:t>
              </w:r>
              <w:r w:rsidRPr="00BF38C6">
                <w:rPr>
                  <w:rFonts w:ascii="Arial Narrow" w:hAnsi="Arial Narrow"/>
                  <w:color w:val="auto"/>
                  <w:sz w:val="16"/>
                  <w:szCs w:val="16"/>
                  <w:lang w:val="ru-RU"/>
                </w:rPr>
                <w:t xml:space="preserve"> – СБРОС В АТМОСФЕРУ</w:t>
              </w:r>
            </w:ins>
          </w:p>
          <w:p w14:paraId="2933C2C5" w14:textId="41C3B91D" w:rsidR="00985E9C" w:rsidRPr="006759B5" w:rsidRDefault="00985E9C" w:rsidP="006F21AC">
            <w:pPr>
              <w:pStyle w:val="CellBody"/>
              <w:rPr>
                <w:ins w:id="1570" w:author="Zhunisbayev, Olzhasbek [Bolashak Atyrau Limited]" w:date="2024-05-13T20:03:00Z"/>
                <w:rFonts w:ascii="Arial Narrow" w:hAnsi="Arial Narrow" w:cs="Arial"/>
                <w:color w:val="auto"/>
                <w:sz w:val="16"/>
                <w:szCs w:val="16"/>
                <w:lang w:val="ru-RU"/>
              </w:rPr>
            </w:pPr>
            <w:ins w:id="1571" w:author="Zhunisbayev, Olzhasbek [Bolashak Atyrau Limited]" w:date="2024-05-13T20:03:00Z">
              <w:r w:rsidRPr="00BF38C6">
                <w:rPr>
                  <w:rFonts w:ascii="Arial Narrow" w:hAnsi="Arial Narrow"/>
                  <w:color w:val="auto"/>
                  <w:sz w:val="16"/>
                  <w:szCs w:val="16"/>
                  <w:lang w:val="ru-RU"/>
                </w:rPr>
                <w:t>CF – ВСПЕНИВАЮЩЕЕ СРЕДСТВО</w:t>
              </w:r>
            </w:ins>
          </w:p>
          <w:p w14:paraId="02CEABD7" w14:textId="77777777" w:rsidR="00985E9C" w:rsidRPr="00BF38C6" w:rsidRDefault="00985E9C" w:rsidP="00985E9C">
            <w:pPr>
              <w:pStyle w:val="CellBody"/>
              <w:rPr>
                <w:ins w:id="1572" w:author="Zhunisbayev, Olzhasbek [Bolashak Atyrau Limited]" w:date="2024-05-13T20:04:00Z"/>
                <w:rFonts w:ascii="Arial Narrow" w:hAnsi="Arial Narrow" w:cs="Arial"/>
                <w:color w:val="auto"/>
                <w:sz w:val="16"/>
                <w:szCs w:val="16"/>
                <w:lang w:val="ru-RU"/>
              </w:rPr>
            </w:pPr>
            <w:ins w:id="1573" w:author="Zhunisbayev, Olzhasbek [Bolashak Atyrau Limited]" w:date="2024-05-13T20:04:00Z">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ПРОМЛИВНЕВАЯ КАНАЛИЗАЦ</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(ОТКРЫТАЯ)</w:t>
              </w:r>
            </w:ins>
          </w:p>
          <w:p w14:paraId="53FD34BD" w14:textId="77777777" w:rsidR="00985E9C" w:rsidRPr="00BF38C6" w:rsidRDefault="00985E9C" w:rsidP="00985E9C">
            <w:pPr>
              <w:pStyle w:val="CellBody"/>
              <w:rPr>
                <w:ins w:id="1574" w:author="Zhunisbayev, Olzhasbek [Bolashak Atyrau Limited]" w:date="2024-05-13T20:04:00Z"/>
                <w:rFonts w:ascii="Arial Narrow" w:hAnsi="Arial Narrow" w:cs="Arial"/>
                <w:color w:val="auto"/>
                <w:sz w:val="16"/>
                <w:szCs w:val="16"/>
                <w:lang w:val="ru-RU"/>
              </w:rPr>
            </w:pPr>
            <w:ins w:id="1575" w:author="Zhunisbayev, Olzhasbek [Bolashak Atyrau Limited]" w:date="2024-05-13T20:04:00Z">
              <w:r w:rsidRPr="00BF38C6">
                <w:rPr>
                  <w:rFonts w:ascii="Arial Narrow" w:hAnsi="Arial Narrow"/>
                  <w:color w:val="auto"/>
                  <w:sz w:val="16"/>
                  <w:szCs w:val="16"/>
                  <w:lang w:val="ru-RU"/>
                </w:rPr>
                <w:t>DS – ХОЗБЫТОВАЯ КАНАЛИЗАЦИЯ</w:t>
              </w:r>
            </w:ins>
          </w:p>
          <w:p w14:paraId="14C67E4B" w14:textId="77777777" w:rsidR="00CC3F8E" w:rsidRPr="006759B5" w:rsidRDefault="00CC3F8E" w:rsidP="00CC3F8E">
            <w:pPr>
              <w:pStyle w:val="CellBody"/>
              <w:rPr>
                <w:ins w:id="1576" w:author="Zhunisbayev, Olzhasbek [Bolashak Atyrau Limited]" w:date="2024-05-13T20:04:00Z"/>
                <w:rFonts w:ascii="Arial Narrow" w:hAnsi="Arial Narrow" w:cs="Arial"/>
                <w:color w:val="auto"/>
                <w:sz w:val="16"/>
                <w:szCs w:val="16"/>
                <w:lang w:val="ru-RU"/>
              </w:rPr>
            </w:pPr>
            <w:ins w:id="1577" w:author="Zhunisbayev, Olzhasbek [Bolashak Atyrau Limited]" w:date="2024-05-13T20:04:00Z">
              <w:r w:rsidRPr="00BF38C6">
                <w:rPr>
                  <w:rFonts w:ascii="Arial Narrow" w:hAnsi="Arial Narrow" w:cs="Arial"/>
                  <w:color w:val="auto"/>
                  <w:sz w:val="16"/>
                  <w:szCs w:val="16"/>
                  <w:lang w:val="en-GB"/>
                </w:rPr>
                <w:t>WD</w:t>
              </w:r>
              <w:r w:rsidRPr="006759B5">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ПИТЬЕВАЯ ВОДА</w:t>
              </w:r>
            </w:ins>
          </w:p>
          <w:p w14:paraId="41A4BBCA" w14:textId="6FFF2C64"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WE</w:t>
            </w:r>
            <w:r w:rsidRPr="00BF38C6">
              <w:rPr>
                <w:rFonts w:ascii="Arial Narrow" w:hAnsi="Arial Narrow" w:cs="Arial"/>
                <w:color w:val="auto"/>
                <w:sz w:val="16"/>
                <w:szCs w:val="16"/>
                <w:lang w:val="ru-RU"/>
              </w:rPr>
              <w:t xml:space="preserve"> – ЛИВНЕВЫЙ СТОК</w:t>
            </w:r>
          </w:p>
          <w:p w14:paraId="67C4FA97" w14:textId="77777777"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WF</w:t>
            </w:r>
            <w:r w:rsidRPr="00BF38C6">
              <w:rPr>
                <w:rFonts w:ascii="Arial Narrow" w:hAnsi="Arial Narrow" w:cs="Arial"/>
                <w:color w:val="auto"/>
                <w:sz w:val="16"/>
                <w:szCs w:val="16"/>
                <w:lang w:val="ru-RU"/>
              </w:rPr>
              <w:t xml:space="preserve"> – ПРОТИВОПОЖАРНАЯ ВОДА</w:t>
            </w:r>
          </w:p>
          <w:p w14:paraId="0ACE5444" w14:textId="77777777"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WP</w:t>
            </w:r>
            <w:r w:rsidRPr="00BF38C6">
              <w:rPr>
                <w:rFonts w:ascii="Arial Narrow" w:hAnsi="Arial Narrow" w:cs="Arial"/>
                <w:color w:val="auto"/>
                <w:sz w:val="16"/>
                <w:szCs w:val="16"/>
                <w:lang w:val="ru-RU"/>
              </w:rPr>
              <w:t xml:space="preserve"> – ТЕХНОЛОГИЧЕСКАЯ ВОДА</w:t>
            </w:r>
          </w:p>
          <w:p w14:paraId="28836D47" w14:textId="77777777"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WRA</w:t>
            </w:r>
            <w:r w:rsidRPr="00BF38C6">
              <w:rPr>
                <w:rFonts w:ascii="Arial Narrow" w:hAnsi="Arial Narrow" w:cs="Arial"/>
                <w:color w:val="auto"/>
                <w:sz w:val="16"/>
                <w:szCs w:val="16"/>
                <w:lang w:val="ru-RU"/>
              </w:rPr>
              <w:t xml:space="preserve"> – СЫРАЯ ВОДА</w:t>
            </w:r>
          </w:p>
          <w:p w14:paraId="5503F596" w14:textId="77777777"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WT</w:t>
            </w:r>
            <w:r w:rsidRPr="00BF38C6">
              <w:rPr>
                <w:rFonts w:ascii="Arial Narrow" w:hAnsi="Arial Narrow" w:cs="Arial"/>
                <w:color w:val="auto"/>
                <w:sz w:val="16"/>
                <w:szCs w:val="16"/>
                <w:lang w:val="ru-RU"/>
              </w:rPr>
              <w:t xml:space="preserve"> – ОЧИЩЕННАЯ ВОДА</w:t>
            </w:r>
          </w:p>
          <w:p w14:paraId="13F16F8F" w14:textId="77777777" w:rsidR="006F21AC" w:rsidRPr="00BF38C6" w:rsidRDefault="006F21AC" w:rsidP="006F21AC">
            <w:pPr>
              <w:pStyle w:val="CellBody"/>
              <w:rPr>
                <w:rFonts w:ascii="Arial Narrow" w:hAnsi="Arial Narrow" w:cs="Arial"/>
                <w:color w:val="auto"/>
                <w:sz w:val="16"/>
                <w:szCs w:val="16"/>
                <w:lang w:val="ru-RU"/>
                <w:rPrChange w:id="1578" w:author="Zhunisbayev, Olzhasbek A [Bolashak Atyrau Limited]" w:date="2022-06-06T22:35:00Z">
                  <w:rPr>
                    <w:rFonts w:ascii="Arial" w:hAnsi="Arial" w:cs="Arial"/>
                    <w:color w:val="auto"/>
                    <w:sz w:val="16"/>
                    <w:szCs w:val="16"/>
                  </w:rPr>
                </w:rPrChange>
              </w:rPr>
            </w:pPr>
            <w:r w:rsidRPr="00BF38C6">
              <w:rPr>
                <w:rFonts w:ascii="Arial Narrow" w:hAnsi="Arial Narrow" w:cs="Arial"/>
                <w:color w:val="auto"/>
                <w:sz w:val="16"/>
                <w:szCs w:val="16"/>
                <w:lang w:val="en-GB"/>
              </w:rPr>
              <w:t>WU</w:t>
            </w:r>
            <w:r w:rsidRPr="00BF38C6">
              <w:rPr>
                <w:rFonts w:ascii="Arial Narrow" w:hAnsi="Arial Narrow" w:cs="Arial"/>
                <w:color w:val="auto"/>
                <w:sz w:val="16"/>
                <w:szCs w:val="16"/>
                <w:lang w:val="ru-RU"/>
              </w:rPr>
              <w:t xml:space="preserve"> – ТЕХНИЧЕСКАЯ ВОДА</w:t>
            </w:r>
          </w:p>
          <w:p w14:paraId="3051824A" w14:textId="77777777" w:rsidR="006F21AC" w:rsidRPr="00BF38C6" w:rsidRDefault="006F21AC" w:rsidP="006F21AC">
            <w:pPr>
              <w:pStyle w:val="CellBody"/>
              <w:rPr>
                <w:rFonts w:ascii="Arial Narrow" w:hAnsi="Arial Narrow" w:cs="Arial"/>
                <w:color w:val="auto"/>
                <w:sz w:val="16"/>
                <w:szCs w:val="16"/>
                <w:lang w:val="ru-RU"/>
                <w:rPrChange w:id="1579" w:author="Zhunisbayev, Olzhasbek A [Bolashak Atyrau Limited]" w:date="2022-06-06T22:35:00Z">
                  <w:rPr>
                    <w:rFonts w:ascii="Arial" w:hAnsi="Arial" w:cs="Arial"/>
                    <w:color w:val="auto"/>
                    <w:sz w:val="16"/>
                    <w:szCs w:val="16"/>
                  </w:rPr>
                </w:rPrChange>
              </w:rPr>
            </w:pPr>
          </w:p>
        </w:tc>
        <w:tc>
          <w:tcPr>
            <w:tcW w:w="720" w:type="dxa"/>
            <w:tcBorders>
              <w:top w:val="single" w:sz="6" w:space="0" w:color="auto"/>
              <w:left w:val="single" w:sz="6" w:space="0" w:color="auto"/>
              <w:bottom w:val="single" w:sz="6" w:space="0" w:color="auto"/>
              <w:right w:val="single" w:sz="6" w:space="0" w:color="auto"/>
            </w:tcBorders>
          </w:tcPr>
          <w:p w14:paraId="42001358" w14:textId="77777777" w:rsidR="006F21AC" w:rsidRPr="00BF38C6" w:rsidRDefault="006F21AC" w:rsidP="006F21AC">
            <w:pPr>
              <w:pStyle w:val="CellBodyCentered"/>
              <w:rPr>
                <w:rFonts w:ascii="Arial Narrow" w:hAnsi="Arial Narrow" w:cs="Arial"/>
                <w:b/>
                <w:color w:val="auto"/>
                <w:sz w:val="16"/>
                <w:szCs w:val="16"/>
                <w:lang w:val="ru-RU"/>
              </w:rPr>
            </w:pPr>
          </w:p>
          <w:p w14:paraId="17F2F53B" w14:textId="77777777" w:rsidR="006F21AC" w:rsidRPr="00BF38C6" w:rsidRDefault="006F21AC" w:rsidP="006F21AC">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150VG01</w:t>
            </w:r>
          </w:p>
        </w:tc>
        <w:tc>
          <w:tcPr>
            <w:tcW w:w="720" w:type="dxa"/>
            <w:tcBorders>
              <w:top w:val="single" w:sz="6" w:space="0" w:color="auto"/>
              <w:left w:val="single" w:sz="6" w:space="0" w:color="auto"/>
              <w:bottom w:val="single" w:sz="6" w:space="0" w:color="auto"/>
              <w:right w:val="single" w:sz="6" w:space="0" w:color="auto"/>
            </w:tcBorders>
          </w:tcPr>
          <w:p w14:paraId="5EB69F3D" w14:textId="77777777" w:rsidR="006F21AC" w:rsidRPr="00BF38C6" w:rsidRDefault="006F21AC" w:rsidP="006F21AC">
            <w:pPr>
              <w:pStyle w:val="CellBodyCentered"/>
              <w:rPr>
                <w:rFonts w:ascii="Arial Narrow" w:hAnsi="Arial Narrow" w:cs="Arial"/>
                <w:color w:val="auto"/>
                <w:sz w:val="16"/>
                <w:szCs w:val="16"/>
                <w:lang w:val="en-GB"/>
              </w:rPr>
            </w:pPr>
          </w:p>
          <w:p w14:paraId="1F07D9F4" w14:textId="77777777" w:rsidR="006F21AC" w:rsidRPr="00BF38C6" w:rsidRDefault="006F21AC" w:rsidP="006F21AC">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0B41239C" w14:textId="77777777" w:rsidR="006F21AC" w:rsidRPr="00BF38C6" w:rsidRDefault="006F21AC" w:rsidP="006F21AC">
            <w:pPr>
              <w:pStyle w:val="CellBodyCentered"/>
              <w:rPr>
                <w:rFonts w:ascii="Arial Narrow" w:hAnsi="Arial Narrow" w:cs="Arial"/>
                <w:color w:val="auto"/>
                <w:sz w:val="16"/>
                <w:szCs w:val="16"/>
                <w:lang w:val="ru-RU"/>
              </w:rPr>
            </w:pPr>
          </w:p>
          <w:p w14:paraId="48FDBED3" w14:textId="2812DF1E" w:rsidR="006F21AC" w:rsidRPr="006759B5" w:rsidRDefault="006F21AC" w:rsidP="006F21AC">
            <w:pPr>
              <w:pStyle w:val="CellBodyCentered"/>
              <w:ind w:left="-33"/>
              <w:rPr>
                <w:rFonts w:ascii="Arial Narrow" w:hAnsi="Arial Narrow" w:cs="Arial"/>
                <w:color w:val="auto"/>
                <w:sz w:val="16"/>
                <w:szCs w:val="16"/>
                <w:lang w:val="ru-RU"/>
              </w:rPr>
            </w:pPr>
            <w:r w:rsidRPr="006759B5">
              <w:rPr>
                <w:rFonts w:ascii="Arial Narrow" w:hAnsi="Arial Narrow" w:cs="Arial"/>
                <w:color w:val="auto"/>
                <w:sz w:val="16"/>
                <w:szCs w:val="16"/>
                <w:lang w:val="ru-RU"/>
              </w:rPr>
              <w:t>МУФТЫ</w:t>
            </w:r>
            <w:r w:rsidRPr="00BF38C6">
              <w:rPr>
                <w:rFonts w:ascii="Arial Narrow" w:hAnsi="Arial Narrow" w:cs="Arial"/>
                <w:color w:val="auto"/>
                <w:sz w:val="16"/>
                <w:szCs w:val="16"/>
                <w:lang w:val="ru-RU"/>
              </w:rPr>
              <w:t xml:space="preserve"> ВИКТОЛИ</w:t>
            </w:r>
            <w:r w:rsidRPr="006759B5">
              <w:rPr>
                <w:rFonts w:ascii="Arial Narrow" w:hAnsi="Arial Narrow" w:cs="Arial"/>
                <w:color w:val="auto"/>
                <w:sz w:val="16"/>
                <w:szCs w:val="16"/>
                <w:lang w:val="ru-RU"/>
              </w:rPr>
              <w:t xml:space="preserve">К ИЗ ОЦИНК. </w:t>
            </w:r>
            <w:r>
              <w:rPr>
                <w:rFonts w:ascii="Arial Narrow" w:hAnsi="Arial Narrow" w:cs="Arial"/>
                <w:color w:val="auto"/>
                <w:sz w:val="16"/>
                <w:szCs w:val="16"/>
              </w:rPr>
              <w:t>LTCS</w:t>
            </w:r>
            <w:r w:rsidRPr="00BF38C6">
              <w:rPr>
                <w:rFonts w:ascii="Arial Narrow" w:hAnsi="Arial Narrow" w:cs="Arial"/>
                <w:color w:val="auto"/>
                <w:sz w:val="16"/>
                <w:szCs w:val="16"/>
                <w:lang w:val="ru-RU"/>
              </w:rPr>
              <w:t xml:space="preserve"> </w:t>
            </w:r>
          </w:p>
          <w:p w14:paraId="5D60541F" w14:textId="498E6E28" w:rsidR="006F21AC" w:rsidRPr="00BF38C6" w:rsidRDefault="006F21AC" w:rsidP="006F21AC">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1</w:t>
            </w:r>
          </w:p>
        </w:tc>
        <w:tc>
          <w:tcPr>
            <w:tcW w:w="810" w:type="dxa"/>
            <w:tcBorders>
              <w:top w:val="single" w:sz="6" w:space="0" w:color="auto"/>
              <w:left w:val="single" w:sz="6" w:space="0" w:color="auto"/>
              <w:bottom w:val="single" w:sz="6" w:space="0" w:color="auto"/>
              <w:right w:val="single" w:sz="6" w:space="0" w:color="auto"/>
            </w:tcBorders>
          </w:tcPr>
          <w:p w14:paraId="53880593" w14:textId="77777777" w:rsidR="006F21AC" w:rsidRPr="006759B5" w:rsidRDefault="006F21AC" w:rsidP="006F21AC">
            <w:pPr>
              <w:pStyle w:val="CellBodyCentered"/>
              <w:rPr>
                <w:rFonts w:ascii="Arial Narrow" w:hAnsi="Arial Narrow"/>
                <w:color w:val="auto"/>
                <w:sz w:val="16"/>
                <w:szCs w:val="16"/>
                <w:lang w:val="ru-RU"/>
              </w:rPr>
            </w:pPr>
          </w:p>
          <w:p w14:paraId="1F05C510" w14:textId="77777777" w:rsidR="006F21AC" w:rsidRDefault="006F21AC" w:rsidP="006F21AC">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3B65B0A8" w14:textId="77777777"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5F62D4AE" w14:textId="3A4909B2" w:rsidR="006F21AC" w:rsidRPr="00BF38C6" w:rsidRDefault="006F21AC" w:rsidP="006F21AC">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6D85F1CC" w14:textId="77777777" w:rsidR="006F21AC" w:rsidRPr="00BF38C6" w:rsidRDefault="006F21AC" w:rsidP="006F21AC">
            <w:pPr>
              <w:pStyle w:val="CellBodyCentered"/>
              <w:rPr>
                <w:rFonts w:ascii="Arial Narrow" w:hAnsi="Arial Narrow" w:cs="Arial"/>
                <w:color w:val="auto"/>
                <w:sz w:val="16"/>
                <w:szCs w:val="16"/>
                <w:lang w:val="en-GB"/>
              </w:rPr>
            </w:pPr>
          </w:p>
          <w:p w14:paraId="469A101A" w14:textId="1748DEFD" w:rsidR="006F21AC" w:rsidRPr="00BF38C6" w:rsidRDefault="006F21AC" w:rsidP="006F21AC">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1</w:t>
            </w:r>
            <w:r w:rsidRPr="00BF38C6">
              <w:rPr>
                <w:rFonts w:ascii="Arial Narrow" w:hAnsi="Arial Narrow" w:cs="Arial"/>
                <w:color w:val="auto"/>
                <w:sz w:val="16"/>
                <w:szCs w:val="16"/>
                <w:lang w:val="ru-RU"/>
              </w:rPr>
              <w:t>1</w:t>
            </w:r>
            <w:r w:rsidRPr="00BF38C6">
              <w:rPr>
                <w:rFonts w:ascii="Arial Narrow" w:hAnsi="Arial Narrow" w:cs="Arial"/>
                <w:color w:val="auto"/>
                <w:sz w:val="16"/>
                <w:szCs w:val="16"/>
                <w:lang w:val="en-GB"/>
              </w:rPr>
              <w:t>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1F688BFD" w14:textId="77777777" w:rsidR="006F21AC" w:rsidRPr="00BF38C6" w:rsidRDefault="006F21AC" w:rsidP="006F21AC">
            <w:pPr>
              <w:pStyle w:val="CellBody"/>
              <w:rPr>
                <w:rFonts w:ascii="Arial Narrow" w:hAnsi="Arial Narrow" w:cs="Arial"/>
                <w:color w:val="auto"/>
                <w:sz w:val="16"/>
                <w:szCs w:val="16"/>
                <w:u w:val="single"/>
                <w:lang w:val="en-GB"/>
              </w:rPr>
            </w:pPr>
          </w:p>
          <w:p w14:paraId="08CF3AE3" w14:textId="77777777" w:rsidR="006F21AC" w:rsidRPr="00252709" w:rsidRDefault="006F21AC" w:rsidP="006F21AC">
            <w:pPr>
              <w:pStyle w:val="CellBody"/>
              <w:rPr>
                <w:rFonts w:ascii="Arial Narrow" w:hAnsi="Arial Narrow" w:cs="Arial"/>
                <w:color w:val="auto"/>
                <w:sz w:val="16"/>
                <w:szCs w:val="16"/>
                <w:lang w:val="ru-RU"/>
              </w:rPr>
            </w:pPr>
            <w:r w:rsidRPr="00252709">
              <w:rPr>
                <w:rFonts w:ascii="Arial Narrow" w:hAnsi="Arial Narrow" w:cs="Arial"/>
                <w:color w:val="auto"/>
                <w:sz w:val="16"/>
                <w:szCs w:val="16"/>
                <w:lang w:val="ru-RU"/>
              </w:rPr>
              <w:t xml:space="preserve">Максимум </w:t>
            </w:r>
            <w:r w:rsidRPr="00252709">
              <w:rPr>
                <w:rFonts w:ascii="Arial Narrow" w:hAnsi="Arial Narrow" w:cs="Arial"/>
                <w:color w:val="auto"/>
                <w:sz w:val="16"/>
                <w:szCs w:val="16"/>
                <w:lang w:val="en-GB"/>
              </w:rPr>
              <w:t xml:space="preserve">= 15,8 </w:t>
            </w:r>
            <w:r w:rsidRPr="00252709">
              <w:rPr>
                <w:rFonts w:ascii="Arial Narrow" w:hAnsi="Arial Narrow" w:cs="Arial"/>
                <w:color w:val="auto"/>
                <w:sz w:val="16"/>
                <w:szCs w:val="16"/>
                <w:lang w:val="ru-RU"/>
              </w:rPr>
              <w:t>бар (изб.)</w:t>
            </w:r>
          </w:p>
          <w:p w14:paraId="1112BF01" w14:textId="77777777" w:rsidR="006F21AC" w:rsidRPr="00BF38C6" w:rsidRDefault="006F21AC" w:rsidP="006F21AC">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1736471B" w14:textId="77777777" w:rsidR="006F21AC" w:rsidRPr="00BF38C6" w:rsidRDefault="006F21AC" w:rsidP="006F21AC">
            <w:pPr>
              <w:pStyle w:val="CellBodyCentered"/>
              <w:rPr>
                <w:rFonts w:ascii="Arial Narrow" w:hAnsi="Arial Narrow" w:cs="Arial"/>
                <w:color w:val="auto"/>
                <w:sz w:val="16"/>
                <w:szCs w:val="16"/>
                <w:lang w:val="en-GB"/>
              </w:rPr>
            </w:pPr>
          </w:p>
          <w:p w14:paraId="1852A410" w14:textId="77777777"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356CB7B4" w14:textId="77777777" w:rsidR="006F21AC" w:rsidRPr="00BF38C6" w:rsidRDefault="006F21AC" w:rsidP="006F21AC">
            <w:pPr>
              <w:pStyle w:val="CellBodyCentered"/>
              <w:rPr>
                <w:rFonts w:ascii="Arial Narrow" w:hAnsi="Arial Narrow" w:cs="Arial"/>
                <w:color w:val="auto"/>
                <w:sz w:val="16"/>
                <w:szCs w:val="16"/>
                <w:lang w:val="en-GB"/>
              </w:rPr>
            </w:pPr>
          </w:p>
          <w:p w14:paraId="26D04F95" w14:textId="77777777"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0</w:t>
            </w:r>
          </w:p>
        </w:tc>
      </w:tr>
      <w:tr w:rsidR="006F21AC" w:rsidRPr="00BF38C6" w14:paraId="26E72B89" w14:textId="77777777" w:rsidTr="002A7110">
        <w:tc>
          <w:tcPr>
            <w:tcW w:w="3332" w:type="dxa"/>
            <w:tcBorders>
              <w:top w:val="single" w:sz="6" w:space="0" w:color="auto"/>
              <w:left w:val="single" w:sz="6" w:space="0" w:color="auto"/>
              <w:bottom w:val="single" w:sz="6" w:space="0" w:color="auto"/>
              <w:right w:val="single" w:sz="6" w:space="0" w:color="auto"/>
            </w:tcBorders>
          </w:tcPr>
          <w:p w14:paraId="5F1BFA3A" w14:textId="77777777" w:rsidR="006F21AC" w:rsidRPr="00BF38C6" w:rsidRDefault="006F21AC" w:rsidP="006F21AC">
            <w:pPr>
              <w:pStyle w:val="CellBody"/>
              <w:rPr>
                <w:rFonts w:ascii="Arial Narrow" w:hAnsi="Arial Narrow" w:cs="Arial"/>
                <w:color w:val="auto"/>
                <w:sz w:val="16"/>
                <w:szCs w:val="16"/>
                <w:lang w:val="ru-RU"/>
              </w:rPr>
            </w:pPr>
          </w:p>
          <w:p w14:paraId="059F29BF" w14:textId="77777777" w:rsidR="004503C8" w:rsidRPr="006759B5" w:rsidRDefault="004503C8" w:rsidP="004503C8">
            <w:pPr>
              <w:pStyle w:val="CellBody"/>
              <w:rPr>
                <w:ins w:id="1580" w:author="Zhunisbayev, Olzhasbek [Bolashak Atyrau Limited]" w:date="2024-05-13T20:08:00Z"/>
                <w:rFonts w:ascii="Arial Narrow" w:hAnsi="Arial Narrow" w:cs="Arial"/>
                <w:color w:val="auto"/>
                <w:sz w:val="16"/>
                <w:szCs w:val="16"/>
                <w:lang w:val="ru-RU"/>
              </w:rPr>
            </w:pPr>
            <w:ins w:id="1581" w:author="Zhunisbayev, Olzhasbek [Bolashak Atyrau Limited]" w:date="2024-05-13T20:08:00Z">
              <w:r w:rsidRPr="00BF38C6">
                <w:rPr>
                  <w:rFonts w:ascii="Arial Narrow" w:hAnsi="Arial Narrow"/>
                  <w:color w:val="auto"/>
                  <w:sz w:val="16"/>
                  <w:szCs w:val="16"/>
                  <w:lang w:val="ru-RU"/>
                </w:rPr>
                <w:t>CF – ВСПЕНИВАЮЩЕЕ СРЕДСТВО</w:t>
              </w:r>
            </w:ins>
          </w:p>
          <w:p w14:paraId="29938610" w14:textId="77777777" w:rsidR="004503C8" w:rsidRPr="00BF38C6" w:rsidRDefault="004503C8" w:rsidP="004503C8">
            <w:pPr>
              <w:pStyle w:val="CellBody"/>
              <w:rPr>
                <w:ins w:id="1582" w:author="Zhunisbayev, Olzhasbek [Bolashak Atyrau Limited]" w:date="2024-05-13T20:08:00Z"/>
                <w:rFonts w:ascii="Arial Narrow" w:hAnsi="Arial Narrow" w:cs="Arial"/>
                <w:color w:val="auto"/>
                <w:sz w:val="16"/>
                <w:szCs w:val="16"/>
                <w:lang w:val="ru-RU"/>
              </w:rPr>
            </w:pPr>
            <w:ins w:id="1583" w:author="Zhunisbayev, Olzhasbek [Bolashak Atyrau Limited]" w:date="2024-05-13T20:08:00Z">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ПРОМЛИВНЕВАЯ КАНАЛИЗАЦ</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(ОТКРЫТАЯ)</w:t>
              </w:r>
            </w:ins>
          </w:p>
          <w:p w14:paraId="591F8540" w14:textId="77777777" w:rsidR="004503C8" w:rsidRPr="006759B5" w:rsidRDefault="004503C8" w:rsidP="004503C8">
            <w:pPr>
              <w:pStyle w:val="CellBody"/>
              <w:rPr>
                <w:ins w:id="1584" w:author="Zhunisbayev, Olzhasbek [Bolashak Atyrau Limited]" w:date="2024-05-13T20:09:00Z"/>
                <w:rFonts w:ascii="Arial Narrow" w:hAnsi="Arial Narrow" w:cs="Arial"/>
                <w:color w:val="auto"/>
                <w:sz w:val="16"/>
                <w:szCs w:val="16"/>
                <w:lang w:val="ru-RU"/>
              </w:rPr>
            </w:pPr>
            <w:ins w:id="1585" w:author="Zhunisbayev, Olzhasbek [Bolashak Atyrau Limited]" w:date="2024-05-13T20:09:00Z">
              <w:r w:rsidRPr="00BF38C6">
                <w:rPr>
                  <w:rFonts w:ascii="Arial Narrow" w:hAnsi="Arial Narrow" w:cs="Arial"/>
                  <w:color w:val="auto"/>
                  <w:sz w:val="16"/>
                  <w:szCs w:val="16"/>
                  <w:lang w:val="en-GB"/>
                </w:rPr>
                <w:t>WD</w:t>
              </w:r>
              <w:r w:rsidRPr="006759B5">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ПИТЬЕВАЯ ВОДА</w:t>
              </w:r>
            </w:ins>
          </w:p>
          <w:p w14:paraId="4F5B7E67" w14:textId="5D000112" w:rsidR="006F21AC" w:rsidRPr="00BF38C6" w:rsidRDefault="006F21AC" w:rsidP="006F21AC">
            <w:pPr>
              <w:pStyle w:val="CellBody"/>
              <w:rPr>
                <w:rFonts w:ascii="Arial Narrow" w:hAnsi="Arial Narrow" w:cs="Arial"/>
                <w:color w:val="auto"/>
                <w:sz w:val="16"/>
                <w:szCs w:val="16"/>
                <w:lang w:val="ru-RU"/>
              </w:rPr>
            </w:pPr>
            <w:r w:rsidRPr="00BF38C6">
              <w:rPr>
                <w:rFonts w:ascii="Arial Narrow" w:hAnsi="Arial Narrow" w:cs="Arial"/>
                <w:color w:val="auto"/>
                <w:sz w:val="16"/>
                <w:szCs w:val="16"/>
              </w:rPr>
              <w:t>WDM</w:t>
            </w:r>
            <w:r w:rsidRPr="006759B5">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ДЕМИНЕРАЛИЗОВАННАЯ ВОДА</w:t>
            </w:r>
          </w:p>
          <w:p w14:paraId="040D0E83" w14:textId="77777777" w:rsidR="006F21AC" w:rsidRPr="006759B5" w:rsidRDefault="006F21AC" w:rsidP="006F21AC">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34938BE3" w14:textId="77777777" w:rsidR="004503C8" w:rsidRPr="006759B5" w:rsidRDefault="004503C8" w:rsidP="006F21AC">
            <w:pPr>
              <w:pStyle w:val="CellBodyCentered"/>
              <w:ind w:left="-52"/>
              <w:rPr>
                <w:rFonts w:ascii="Arial Narrow" w:hAnsi="Arial Narrow"/>
                <w:b/>
                <w:color w:val="auto"/>
                <w:sz w:val="16"/>
                <w:szCs w:val="16"/>
                <w:lang w:val="ru-RU"/>
              </w:rPr>
            </w:pPr>
          </w:p>
          <w:p w14:paraId="03F269F2" w14:textId="418C0B1F" w:rsidR="006F21AC" w:rsidRPr="00BF38C6" w:rsidRDefault="006F21AC" w:rsidP="006F21AC">
            <w:pPr>
              <w:pStyle w:val="CellBodyCentered"/>
              <w:ind w:left="-52"/>
              <w:rPr>
                <w:rFonts w:ascii="Arial Narrow" w:hAnsi="Arial Narrow" w:cs="Arial"/>
                <w:b/>
                <w:color w:val="auto"/>
                <w:sz w:val="16"/>
                <w:szCs w:val="16"/>
              </w:rPr>
            </w:pPr>
            <w:r w:rsidRPr="00BF38C6">
              <w:rPr>
                <w:rFonts w:ascii="Arial Narrow" w:hAnsi="Arial Narrow"/>
                <w:b/>
                <w:color w:val="auto"/>
                <w:sz w:val="16"/>
                <w:szCs w:val="16"/>
                <w:lang w:val="ru-RU"/>
              </w:rPr>
              <w:t>150</w:t>
            </w:r>
            <w:r w:rsidRPr="00BF38C6">
              <w:rPr>
                <w:rFonts w:ascii="Arial Narrow" w:hAnsi="Arial Narrow"/>
                <w:b/>
                <w:color w:val="auto"/>
                <w:sz w:val="16"/>
                <w:szCs w:val="16"/>
              </w:rPr>
              <w:t>VS01</w:t>
            </w:r>
          </w:p>
        </w:tc>
        <w:tc>
          <w:tcPr>
            <w:tcW w:w="720" w:type="dxa"/>
            <w:tcBorders>
              <w:top w:val="single" w:sz="6" w:space="0" w:color="auto"/>
              <w:left w:val="single" w:sz="6" w:space="0" w:color="auto"/>
              <w:bottom w:val="single" w:sz="6" w:space="0" w:color="auto"/>
              <w:right w:val="single" w:sz="6" w:space="0" w:color="auto"/>
            </w:tcBorders>
          </w:tcPr>
          <w:p w14:paraId="05D71ECB" w14:textId="77777777" w:rsidR="006F21AC" w:rsidRPr="00BF38C6" w:rsidRDefault="006F21AC" w:rsidP="006F21AC">
            <w:pPr>
              <w:pStyle w:val="CellBodyCentered"/>
              <w:rPr>
                <w:rFonts w:ascii="Arial Narrow" w:hAnsi="Arial Narrow"/>
                <w:color w:val="auto"/>
                <w:sz w:val="16"/>
                <w:szCs w:val="16"/>
                <w:lang w:val="en-GB"/>
              </w:rPr>
            </w:pPr>
          </w:p>
          <w:p w14:paraId="28C4F5DD" w14:textId="77777777"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w:t>
            </w:r>
          </w:p>
        </w:tc>
        <w:tc>
          <w:tcPr>
            <w:tcW w:w="900" w:type="dxa"/>
            <w:tcBorders>
              <w:top w:val="single" w:sz="6" w:space="0" w:color="auto"/>
              <w:left w:val="single" w:sz="6" w:space="0" w:color="auto"/>
              <w:bottom w:val="single" w:sz="6" w:space="0" w:color="auto"/>
              <w:right w:val="single" w:sz="6" w:space="0" w:color="auto"/>
            </w:tcBorders>
          </w:tcPr>
          <w:p w14:paraId="2718E7E4" w14:textId="77777777" w:rsidR="006F21AC" w:rsidRPr="00BF38C6" w:rsidRDefault="006F21AC" w:rsidP="006F21AC">
            <w:pPr>
              <w:pStyle w:val="CellBodyCentered"/>
              <w:rPr>
                <w:rFonts w:ascii="Arial Narrow" w:hAnsi="Arial Narrow"/>
                <w:color w:val="auto"/>
                <w:sz w:val="16"/>
                <w:szCs w:val="16"/>
                <w:lang w:val="ru-RU"/>
              </w:rPr>
            </w:pPr>
          </w:p>
          <w:p w14:paraId="0184F00C" w14:textId="31DFE4D1" w:rsidR="006F21AC" w:rsidRPr="00BF38C6" w:rsidRDefault="006F21AC" w:rsidP="006F21AC">
            <w:pPr>
              <w:pStyle w:val="CellBodyCentered"/>
              <w:rPr>
                <w:rFonts w:ascii="Arial Narrow" w:hAnsi="Arial Narrow"/>
                <w:color w:val="auto"/>
                <w:sz w:val="16"/>
                <w:szCs w:val="16"/>
                <w:lang w:val="ru-RU"/>
              </w:rPr>
            </w:pPr>
            <w:r w:rsidRPr="006759B5">
              <w:rPr>
                <w:rFonts w:ascii="Arial Narrow" w:hAnsi="Arial Narrow" w:cs="Arial"/>
                <w:color w:val="auto"/>
                <w:sz w:val="16"/>
                <w:szCs w:val="16"/>
                <w:lang w:val="ru-RU"/>
              </w:rPr>
              <w:t>МУФТЫ</w:t>
            </w:r>
            <w:r w:rsidRPr="00BF38C6">
              <w:rPr>
                <w:rFonts w:ascii="Arial Narrow" w:hAnsi="Arial Narrow" w:cs="Arial"/>
                <w:color w:val="auto"/>
                <w:sz w:val="16"/>
                <w:szCs w:val="16"/>
                <w:lang w:val="ru-RU"/>
              </w:rPr>
              <w:t xml:space="preserve"> ВИКТОЛИ</w:t>
            </w:r>
            <w:r w:rsidRPr="006759B5">
              <w:rPr>
                <w:rFonts w:ascii="Arial Narrow" w:hAnsi="Arial Narrow" w:cs="Arial"/>
                <w:color w:val="auto"/>
                <w:sz w:val="16"/>
                <w:szCs w:val="16"/>
                <w:lang w:val="ru-RU"/>
              </w:rPr>
              <w:t xml:space="preserve">К ИЗ </w:t>
            </w:r>
            <w:r w:rsidRPr="00BF38C6">
              <w:rPr>
                <w:rFonts w:ascii="Arial Narrow" w:hAnsi="Arial Narrow"/>
                <w:color w:val="auto"/>
                <w:sz w:val="16"/>
                <w:szCs w:val="16"/>
                <w:lang w:val="ru-RU"/>
              </w:rPr>
              <w:t>НЕРЖ</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СТАЛИ 316/316L</w:t>
            </w:r>
          </w:p>
          <w:p w14:paraId="63F9A425" w14:textId="19DFFA75" w:rsidR="006F21AC" w:rsidRPr="00BF38C6" w:rsidRDefault="006F21AC" w:rsidP="006F21AC">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Прим</w:t>
            </w:r>
            <w:r>
              <w:rPr>
                <w:rFonts w:ascii="Arial Narrow" w:hAnsi="Arial Narrow" w:cs="Arial"/>
                <w:color w:val="auto"/>
                <w:sz w:val="16"/>
                <w:szCs w:val="16"/>
              </w:rPr>
              <w:t>.</w:t>
            </w:r>
            <w:r w:rsidRPr="00BF38C6">
              <w:rPr>
                <w:rFonts w:ascii="Arial Narrow" w:hAnsi="Arial Narrow" w:cs="Arial"/>
                <w:color w:val="auto"/>
                <w:sz w:val="16"/>
                <w:szCs w:val="16"/>
                <w:lang w:val="ru-RU"/>
              </w:rPr>
              <w:t xml:space="preserve"> 1</w:t>
            </w:r>
          </w:p>
          <w:p w14:paraId="7B1B0A96" w14:textId="77777777" w:rsidR="006F21AC" w:rsidRPr="00BF38C6" w:rsidRDefault="006F21AC" w:rsidP="006F21AC">
            <w:pPr>
              <w:pStyle w:val="CellBodyCentered"/>
              <w:rPr>
                <w:rFonts w:ascii="Arial Narrow" w:hAnsi="Arial Narrow" w:cs="Arial"/>
                <w:color w:val="auto"/>
                <w:sz w:val="16"/>
                <w:szCs w:val="16"/>
              </w:rPr>
            </w:pPr>
          </w:p>
        </w:tc>
        <w:tc>
          <w:tcPr>
            <w:tcW w:w="810" w:type="dxa"/>
            <w:tcBorders>
              <w:top w:val="single" w:sz="6" w:space="0" w:color="auto"/>
              <w:left w:val="single" w:sz="6" w:space="0" w:color="auto"/>
              <w:bottom w:val="single" w:sz="6" w:space="0" w:color="auto"/>
              <w:right w:val="single" w:sz="6" w:space="0" w:color="auto"/>
            </w:tcBorders>
          </w:tcPr>
          <w:p w14:paraId="57721E6B" w14:textId="77777777" w:rsidR="006F21AC" w:rsidRPr="00BF38C6" w:rsidRDefault="006F21AC" w:rsidP="006F21AC">
            <w:pPr>
              <w:pStyle w:val="CellBodyCentered"/>
              <w:rPr>
                <w:rFonts w:ascii="Arial Narrow" w:hAnsi="Arial Narrow"/>
                <w:color w:val="auto"/>
                <w:sz w:val="16"/>
                <w:szCs w:val="16"/>
                <w:lang w:val="ru-RU"/>
              </w:rPr>
            </w:pPr>
          </w:p>
          <w:p w14:paraId="4A991E2B" w14:textId="77777777" w:rsidR="006F21AC" w:rsidRDefault="006F21AC" w:rsidP="006F21AC">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6F273E0C" w14:textId="77777777"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08C3C1DD" w14:textId="6E6F9AF8" w:rsidR="006F21AC" w:rsidRPr="00BF38C6" w:rsidRDefault="006F21AC" w:rsidP="006F21AC">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58F0E385" w14:textId="77777777" w:rsidR="006F21AC" w:rsidRPr="00BF38C6" w:rsidRDefault="006F21AC" w:rsidP="006F21AC">
            <w:pPr>
              <w:pStyle w:val="CellBodyCentered"/>
              <w:rPr>
                <w:rFonts w:ascii="Arial Narrow" w:hAnsi="Arial Narrow"/>
                <w:color w:val="auto"/>
                <w:sz w:val="16"/>
                <w:szCs w:val="16"/>
                <w:lang w:val="en-GB"/>
              </w:rPr>
            </w:pPr>
          </w:p>
          <w:p w14:paraId="2C5553E9" w14:textId="74FE108C"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110 °C</w:t>
            </w:r>
          </w:p>
        </w:tc>
        <w:tc>
          <w:tcPr>
            <w:tcW w:w="1951" w:type="dxa"/>
            <w:tcBorders>
              <w:top w:val="single" w:sz="6" w:space="0" w:color="auto"/>
              <w:left w:val="single" w:sz="6" w:space="0" w:color="auto"/>
              <w:bottom w:val="single" w:sz="6" w:space="0" w:color="auto"/>
              <w:right w:val="single" w:sz="6" w:space="0" w:color="auto"/>
            </w:tcBorders>
          </w:tcPr>
          <w:p w14:paraId="6080EF61" w14:textId="77777777" w:rsidR="006F21AC" w:rsidRPr="00BF38C6" w:rsidRDefault="006F21AC" w:rsidP="006F21AC">
            <w:pPr>
              <w:pStyle w:val="CellBody"/>
              <w:rPr>
                <w:rFonts w:ascii="Arial Narrow" w:hAnsi="Arial Narrow"/>
                <w:color w:val="auto"/>
                <w:sz w:val="16"/>
                <w:szCs w:val="16"/>
                <w:u w:val="single"/>
                <w:lang w:val="ru-RU"/>
              </w:rPr>
            </w:pPr>
          </w:p>
          <w:p w14:paraId="4D6C3EFE" w14:textId="77777777" w:rsidR="006F21AC" w:rsidRPr="004503C8" w:rsidRDefault="006F21AC" w:rsidP="006F21AC">
            <w:pPr>
              <w:pStyle w:val="CellBody"/>
              <w:rPr>
                <w:rFonts w:ascii="Arial Narrow" w:hAnsi="Arial Narrow" w:cs="Arial"/>
                <w:color w:val="auto"/>
                <w:sz w:val="16"/>
                <w:szCs w:val="16"/>
                <w:lang w:val="ru-RU"/>
              </w:rPr>
            </w:pPr>
            <w:r w:rsidRPr="004503C8">
              <w:rPr>
                <w:rFonts w:ascii="Arial Narrow" w:hAnsi="Arial Narrow"/>
                <w:color w:val="auto"/>
                <w:sz w:val="16"/>
                <w:szCs w:val="16"/>
                <w:lang w:val="ru-RU"/>
              </w:rPr>
              <w:t>Максимум = 15,8 бар (изб.)</w:t>
            </w:r>
          </w:p>
        </w:tc>
        <w:tc>
          <w:tcPr>
            <w:tcW w:w="611" w:type="dxa"/>
            <w:tcBorders>
              <w:top w:val="single" w:sz="6" w:space="0" w:color="auto"/>
              <w:left w:val="single" w:sz="6" w:space="0" w:color="auto"/>
              <w:bottom w:val="single" w:sz="6" w:space="0" w:color="auto"/>
              <w:right w:val="single" w:sz="6" w:space="0" w:color="auto"/>
            </w:tcBorders>
          </w:tcPr>
          <w:p w14:paraId="4CB97F8C" w14:textId="77777777" w:rsidR="006F21AC" w:rsidRPr="00BF38C6" w:rsidRDefault="006F21AC" w:rsidP="006F21AC">
            <w:pPr>
              <w:pStyle w:val="CellBodyCentered"/>
              <w:rPr>
                <w:rFonts w:ascii="Arial Narrow" w:hAnsi="Arial Narrow"/>
                <w:color w:val="auto"/>
                <w:sz w:val="16"/>
                <w:szCs w:val="16"/>
                <w:lang w:val="ru-RU"/>
              </w:rPr>
            </w:pPr>
          </w:p>
          <w:p w14:paraId="035EFF92" w14:textId="77777777" w:rsidR="006F21AC" w:rsidRPr="00BF38C6" w:rsidRDefault="006F21AC" w:rsidP="006F21AC">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НЕТ</w:t>
            </w:r>
          </w:p>
          <w:p w14:paraId="6E7F321E" w14:textId="77777777" w:rsidR="006F21AC" w:rsidRPr="00BF38C6" w:rsidRDefault="006F21AC" w:rsidP="006F21AC">
            <w:pPr>
              <w:pStyle w:val="CellBodyCentered"/>
              <w:rPr>
                <w:rFonts w:ascii="Arial Narrow" w:hAnsi="Arial Narrow"/>
                <w:color w:val="auto"/>
                <w:sz w:val="16"/>
                <w:szCs w:val="16"/>
                <w:lang w:val="ru-RU"/>
              </w:rPr>
            </w:pPr>
          </w:p>
          <w:p w14:paraId="20B29DF0" w14:textId="77777777" w:rsidR="006F21AC" w:rsidRPr="00BF38C6" w:rsidRDefault="006F21AC" w:rsidP="006F21AC">
            <w:pPr>
              <w:pStyle w:val="CellBodyCentered"/>
              <w:rPr>
                <w:rFonts w:ascii="Arial Narrow" w:hAnsi="Arial Narrow"/>
                <w:color w:val="auto"/>
                <w:sz w:val="16"/>
                <w:szCs w:val="16"/>
                <w:lang w:val="ru-RU"/>
              </w:rPr>
            </w:pPr>
          </w:p>
          <w:p w14:paraId="7F61CF88" w14:textId="77777777" w:rsidR="006F21AC" w:rsidRPr="00BF38C6" w:rsidRDefault="006F21AC" w:rsidP="006F21AC">
            <w:pPr>
              <w:pStyle w:val="CellBodyCentered"/>
              <w:rPr>
                <w:rFonts w:ascii="Arial Narrow" w:hAnsi="Arial Narrow"/>
                <w:color w:val="auto"/>
                <w:sz w:val="16"/>
                <w:szCs w:val="16"/>
                <w:lang w:val="ru-RU"/>
              </w:rPr>
            </w:pPr>
          </w:p>
          <w:p w14:paraId="6663A252" w14:textId="77777777" w:rsidR="006F21AC" w:rsidRPr="00BF38C6" w:rsidRDefault="006F21AC" w:rsidP="006F21AC">
            <w:pPr>
              <w:pStyle w:val="CellBodyCentered"/>
              <w:jc w:val="left"/>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1756FED4" w14:textId="77777777" w:rsidR="006F21AC" w:rsidRPr="00BF38C6" w:rsidRDefault="006F21AC" w:rsidP="006F21AC">
            <w:pPr>
              <w:pStyle w:val="CellBodyCentered"/>
              <w:rPr>
                <w:rFonts w:ascii="Arial Narrow" w:hAnsi="Arial Narrow"/>
                <w:color w:val="auto"/>
                <w:sz w:val="16"/>
                <w:szCs w:val="16"/>
                <w:lang w:val="ru-RU"/>
              </w:rPr>
            </w:pPr>
          </w:p>
          <w:p w14:paraId="7F7AD916" w14:textId="77777777" w:rsidR="006F21AC" w:rsidRPr="00BF38C6" w:rsidRDefault="006F21AC" w:rsidP="006F21AC">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0</w:t>
            </w:r>
          </w:p>
        </w:tc>
      </w:tr>
      <w:tr w:rsidR="001977A2" w:rsidRPr="00BF38C6" w14:paraId="033F6096" w14:textId="77777777" w:rsidTr="002A7110">
        <w:tc>
          <w:tcPr>
            <w:tcW w:w="3332" w:type="dxa"/>
            <w:tcBorders>
              <w:top w:val="single" w:sz="6" w:space="0" w:color="auto"/>
              <w:left w:val="single" w:sz="6" w:space="0" w:color="auto"/>
              <w:bottom w:val="single" w:sz="6" w:space="0" w:color="auto"/>
              <w:right w:val="single" w:sz="6" w:space="0" w:color="auto"/>
            </w:tcBorders>
          </w:tcPr>
          <w:p w14:paraId="3BAD4E94" w14:textId="77777777" w:rsidR="001977A2" w:rsidRPr="006759B5" w:rsidRDefault="001977A2" w:rsidP="001977A2">
            <w:pPr>
              <w:pStyle w:val="CellBody"/>
              <w:rPr>
                <w:rFonts w:ascii="Arial Narrow" w:hAnsi="Arial Narrow" w:cs="Arial"/>
                <w:color w:val="auto"/>
                <w:sz w:val="16"/>
                <w:szCs w:val="16"/>
                <w:lang w:val="ru-RU"/>
              </w:rPr>
            </w:pPr>
          </w:p>
          <w:p w14:paraId="1A5136C8" w14:textId="77777777" w:rsidR="001977A2" w:rsidRPr="006759B5" w:rsidRDefault="001977A2" w:rsidP="001977A2">
            <w:pPr>
              <w:pStyle w:val="CellBody"/>
              <w:rPr>
                <w:ins w:id="1586" w:author="Zhunisbayev, Olzhasbek [Bolashak Atyrau Limited]" w:date="2024-05-13T20:11:00Z"/>
                <w:rFonts w:ascii="Arial Narrow" w:hAnsi="Arial Narrow" w:cs="Arial"/>
                <w:color w:val="auto"/>
                <w:sz w:val="16"/>
                <w:szCs w:val="16"/>
                <w:lang w:val="ru-RU"/>
              </w:rPr>
            </w:pPr>
            <w:ins w:id="1587" w:author="Zhunisbayev, Olzhasbek [Bolashak Atyrau Limited]" w:date="2024-05-13T20:11:00Z">
              <w:r>
                <w:rPr>
                  <w:rFonts w:ascii="Arial Narrow" w:hAnsi="Arial Narrow" w:cs="Arial"/>
                  <w:color w:val="auto"/>
                  <w:sz w:val="16"/>
                  <w:szCs w:val="16"/>
                </w:rPr>
                <w:t>AS</w:t>
              </w:r>
              <w:r w:rsidRPr="006759B5">
                <w:rPr>
                  <w:rFonts w:ascii="Arial Narrow" w:hAnsi="Arial Narrow" w:cs="Arial"/>
                  <w:color w:val="auto"/>
                  <w:sz w:val="16"/>
                  <w:szCs w:val="16"/>
                  <w:lang w:val="ru-RU"/>
                </w:rPr>
                <w:t xml:space="preserve"> – СЕРНАЯ КИСЛОТА</w:t>
              </w:r>
            </w:ins>
          </w:p>
          <w:p w14:paraId="2AC0C112" w14:textId="038E8FE7" w:rsidR="001977A2" w:rsidRPr="006759B5" w:rsidRDefault="001977A2" w:rsidP="001977A2">
            <w:pPr>
              <w:pStyle w:val="CellBody"/>
              <w:rPr>
                <w:ins w:id="1588" w:author="Zhunisbayev, Olzhasbek [Bolashak Atyrau Limited]" w:date="2024-05-13T20:11:00Z"/>
                <w:rFonts w:ascii="Arial Narrow" w:hAnsi="Arial Narrow" w:cs="Arial"/>
                <w:color w:val="auto"/>
                <w:sz w:val="16"/>
                <w:szCs w:val="16"/>
                <w:lang w:val="ru-RU"/>
              </w:rPr>
            </w:pPr>
            <w:ins w:id="1589" w:author="Zhunisbayev, Olzhasbek [Bolashak Atyrau Limited]" w:date="2024-05-13T20:12:00Z">
              <w:r w:rsidRPr="00BF38C6">
                <w:rPr>
                  <w:rFonts w:ascii="Arial Narrow" w:hAnsi="Arial Narrow"/>
                  <w:color w:val="auto"/>
                  <w:sz w:val="16"/>
                  <w:szCs w:val="16"/>
                  <w:lang w:val="ru-RU"/>
                </w:rPr>
                <w:t>AP – ОРТОФОСФОРНАЯ КИСЛОТА</w:t>
              </w:r>
            </w:ins>
          </w:p>
          <w:p w14:paraId="5027B296" w14:textId="37991839" w:rsidR="001977A2" w:rsidRPr="006759B5" w:rsidRDefault="001977A2" w:rsidP="001977A2">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04FACAFF" w14:textId="77777777" w:rsidR="001977A2" w:rsidRPr="006759B5" w:rsidRDefault="001977A2" w:rsidP="001977A2">
            <w:pPr>
              <w:pStyle w:val="CellBodyCentered"/>
              <w:ind w:left="-52"/>
              <w:rPr>
                <w:rFonts w:ascii="Arial Narrow" w:hAnsi="Arial Narrow"/>
                <w:b/>
                <w:color w:val="auto"/>
                <w:sz w:val="16"/>
                <w:szCs w:val="16"/>
                <w:lang w:val="ru-RU"/>
              </w:rPr>
            </w:pPr>
          </w:p>
          <w:p w14:paraId="07F9C9A2" w14:textId="77777777" w:rsidR="001977A2" w:rsidRPr="002D77A9" w:rsidRDefault="001977A2" w:rsidP="001977A2">
            <w:pPr>
              <w:pStyle w:val="CellBodyCentered"/>
              <w:ind w:left="-52"/>
              <w:rPr>
                <w:ins w:id="1590" w:author="Zhunisbayev, Olzhasbek [Bolashak Atyrau Limited]" w:date="2024-05-13T20:11:00Z"/>
                <w:rFonts w:ascii="Arial Narrow" w:hAnsi="Arial Narrow"/>
                <w:b/>
                <w:color w:val="auto"/>
                <w:sz w:val="16"/>
                <w:szCs w:val="16"/>
              </w:rPr>
            </w:pPr>
            <w:ins w:id="1591" w:author="Zhunisbayev, Olzhasbek [Bolashak Atyrau Limited]" w:date="2024-05-13T20:11:00Z">
              <w:r>
                <w:rPr>
                  <w:rFonts w:ascii="Arial Narrow" w:hAnsi="Arial Narrow"/>
                  <w:b/>
                  <w:color w:val="auto"/>
                  <w:sz w:val="16"/>
                  <w:szCs w:val="16"/>
                </w:rPr>
                <w:t>300A20</w:t>
              </w:r>
            </w:ins>
          </w:p>
          <w:p w14:paraId="1DFB1689" w14:textId="77777777" w:rsidR="001977A2" w:rsidRDefault="001977A2" w:rsidP="001977A2">
            <w:pPr>
              <w:pStyle w:val="CellBodyCentered"/>
              <w:ind w:left="-52"/>
              <w:rPr>
                <w:rFonts w:ascii="Arial Narrow" w:hAnsi="Arial Narrow"/>
                <w:b/>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60153A3D" w14:textId="77777777" w:rsidR="001977A2" w:rsidRDefault="001977A2" w:rsidP="001977A2">
            <w:pPr>
              <w:pStyle w:val="CellBodyCentered"/>
              <w:rPr>
                <w:ins w:id="1592" w:author="Zhunisbayev, Olzhasbek [Bolashak Atyrau Limited]" w:date="2024-05-13T20:12:00Z"/>
                <w:rFonts w:ascii="Arial Narrow" w:hAnsi="Arial Narrow"/>
                <w:color w:val="auto"/>
                <w:sz w:val="16"/>
                <w:szCs w:val="16"/>
                <w:lang w:val="en-GB"/>
              </w:rPr>
            </w:pPr>
          </w:p>
          <w:p w14:paraId="449C4AC7" w14:textId="43783A8A" w:rsidR="001977A2" w:rsidRPr="00BF38C6" w:rsidRDefault="001977A2" w:rsidP="001977A2">
            <w:pPr>
              <w:pStyle w:val="CellBodyCentered"/>
              <w:rPr>
                <w:rFonts w:ascii="Arial Narrow" w:hAnsi="Arial Narrow"/>
                <w:color w:val="auto"/>
                <w:sz w:val="16"/>
                <w:szCs w:val="16"/>
                <w:lang w:val="en-GB"/>
              </w:rPr>
            </w:pPr>
            <w:ins w:id="1593" w:author="Zhunisbayev, Olzhasbek [Bolashak Atyrau Limited]" w:date="2024-05-13T20:12:00Z">
              <w:r>
                <w:rPr>
                  <w:rFonts w:ascii="Arial Narrow" w:hAnsi="Arial Narrow"/>
                  <w:color w:val="auto"/>
                  <w:sz w:val="16"/>
                  <w:szCs w:val="16"/>
                  <w:lang w:val="en-GB"/>
                </w:rPr>
                <w:t>0</w:t>
              </w:r>
            </w:ins>
          </w:p>
        </w:tc>
        <w:tc>
          <w:tcPr>
            <w:tcW w:w="900" w:type="dxa"/>
            <w:tcBorders>
              <w:top w:val="single" w:sz="6" w:space="0" w:color="auto"/>
              <w:left w:val="single" w:sz="6" w:space="0" w:color="auto"/>
              <w:bottom w:val="single" w:sz="6" w:space="0" w:color="auto"/>
              <w:right w:val="single" w:sz="6" w:space="0" w:color="auto"/>
            </w:tcBorders>
          </w:tcPr>
          <w:p w14:paraId="58929709" w14:textId="77777777" w:rsidR="001977A2" w:rsidRDefault="001977A2" w:rsidP="001977A2">
            <w:pPr>
              <w:pStyle w:val="CellBodyCentered"/>
              <w:rPr>
                <w:ins w:id="1594" w:author="Zhunisbayev, Olzhasbek [Bolashak Atyrau Limited]" w:date="2024-05-13T20:12:00Z"/>
                <w:rFonts w:ascii="Arial Narrow" w:hAnsi="Arial Narrow"/>
                <w:color w:val="auto"/>
                <w:sz w:val="16"/>
                <w:szCs w:val="16"/>
              </w:rPr>
            </w:pPr>
          </w:p>
          <w:p w14:paraId="3AED994C" w14:textId="3C4667F0" w:rsidR="001977A2" w:rsidRPr="00081BC2" w:rsidRDefault="001977A2" w:rsidP="001977A2">
            <w:pPr>
              <w:pStyle w:val="CellBodyCentered"/>
              <w:rPr>
                <w:rFonts w:ascii="Arial Narrow" w:hAnsi="Arial Narrow"/>
                <w:color w:val="auto"/>
                <w:sz w:val="16"/>
                <w:szCs w:val="16"/>
                <w:rPrChange w:id="1595" w:author="Zhunisbayev, Olzhasbek [Bolashak Atyrau Limited]" w:date="2024-05-13T20:12:00Z">
                  <w:rPr>
                    <w:rFonts w:ascii="Arial Narrow" w:hAnsi="Arial Narrow"/>
                    <w:color w:val="auto"/>
                    <w:sz w:val="16"/>
                    <w:szCs w:val="16"/>
                    <w:lang w:val="ru-RU"/>
                  </w:rPr>
                </w:rPrChange>
              </w:rPr>
            </w:pPr>
            <w:ins w:id="1596" w:author="Zhunisbayev, Olzhasbek [Bolashak Atyrau Limited]" w:date="2024-05-13T20:12:00Z">
              <w:r>
                <w:rPr>
                  <w:rFonts w:ascii="Arial Narrow" w:hAnsi="Arial Narrow"/>
                  <w:color w:val="auto"/>
                  <w:sz w:val="16"/>
                  <w:szCs w:val="16"/>
                </w:rPr>
                <w:t>СПЛАВ 20</w:t>
              </w:r>
            </w:ins>
          </w:p>
        </w:tc>
        <w:tc>
          <w:tcPr>
            <w:tcW w:w="810" w:type="dxa"/>
            <w:tcBorders>
              <w:top w:val="single" w:sz="6" w:space="0" w:color="auto"/>
              <w:left w:val="single" w:sz="6" w:space="0" w:color="auto"/>
              <w:bottom w:val="single" w:sz="6" w:space="0" w:color="auto"/>
              <w:right w:val="single" w:sz="6" w:space="0" w:color="auto"/>
            </w:tcBorders>
          </w:tcPr>
          <w:p w14:paraId="77E22E44" w14:textId="77777777" w:rsidR="001977A2" w:rsidRDefault="001977A2" w:rsidP="001977A2">
            <w:pPr>
              <w:pStyle w:val="CellBodyCentered"/>
              <w:rPr>
                <w:ins w:id="1597" w:author="Zhunisbayev, Olzhasbek [Bolashak Atyrau Limited]" w:date="2024-05-13T20:12:00Z"/>
                <w:rFonts w:ascii="Arial Narrow" w:hAnsi="Arial Narrow"/>
                <w:color w:val="auto"/>
                <w:sz w:val="16"/>
                <w:szCs w:val="16"/>
              </w:rPr>
            </w:pPr>
          </w:p>
          <w:p w14:paraId="25193BC7" w14:textId="77777777" w:rsidR="001977A2" w:rsidRDefault="001977A2" w:rsidP="001977A2">
            <w:pPr>
              <w:pStyle w:val="CellBodyCentered"/>
              <w:rPr>
                <w:ins w:id="1598" w:author="Zhunisbayev, Olzhasbek [Bolashak Atyrau Limited]" w:date="2024-05-13T20:12:00Z"/>
                <w:rFonts w:ascii="Arial Narrow" w:hAnsi="Arial Narrow"/>
                <w:color w:val="auto"/>
                <w:sz w:val="16"/>
                <w:szCs w:val="16"/>
              </w:rPr>
            </w:pPr>
            <w:ins w:id="1599" w:author="Zhunisbayev, Olzhasbek [Bolashak Atyrau Limited]" w:date="2024-05-13T20:12:00Z">
              <w:r w:rsidRPr="00BF38C6">
                <w:rPr>
                  <w:rFonts w:ascii="Arial Narrow" w:hAnsi="Arial Narrow"/>
                  <w:color w:val="auto"/>
                  <w:sz w:val="16"/>
                  <w:szCs w:val="16"/>
                  <w:lang w:val="ru-RU"/>
                </w:rPr>
                <w:t xml:space="preserve">КЛАСС </w:t>
              </w:r>
            </w:ins>
          </w:p>
          <w:p w14:paraId="54170F38" w14:textId="77777777" w:rsidR="001977A2" w:rsidRPr="00BF38C6" w:rsidRDefault="001977A2" w:rsidP="001977A2">
            <w:pPr>
              <w:pStyle w:val="CellBodyCentered"/>
              <w:rPr>
                <w:ins w:id="1600" w:author="Zhunisbayev, Olzhasbek [Bolashak Atyrau Limited]" w:date="2024-05-13T20:12:00Z"/>
                <w:rFonts w:ascii="Arial Narrow" w:hAnsi="Arial Narrow" w:cs="Arial"/>
                <w:color w:val="auto"/>
                <w:sz w:val="16"/>
                <w:szCs w:val="16"/>
                <w:lang w:val="ru-RU"/>
              </w:rPr>
            </w:pPr>
            <w:ins w:id="1601" w:author="Zhunisbayev, Olzhasbek [Bolashak Atyrau Limited]" w:date="2024-05-13T20:12:00Z">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ins>
          </w:p>
          <w:p w14:paraId="481ECCC1" w14:textId="77777777" w:rsidR="001977A2" w:rsidRPr="00081BC2" w:rsidRDefault="001977A2" w:rsidP="001977A2">
            <w:pPr>
              <w:pStyle w:val="CellBodyCentered"/>
              <w:rPr>
                <w:rFonts w:ascii="Arial Narrow" w:hAnsi="Arial Narrow"/>
                <w:color w:val="auto"/>
                <w:sz w:val="16"/>
                <w:szCs w:val="16"/>
                <w:rPrChange w:id="1602" w:author="Zhunisbayev, Olzhasbek [Bolashak Atyrau Limited]" w:date="2024-05-13T20:12:00Z">
                  <w:rPr>
                    <w:rFonts w:ascii="Arial Narrow" w:hAnsi="Arial Narrow"/>
                    <w:color w:val="auto"/>
                    <w:sz w:val="16"/>
                    <w:szCs w:val="16"/>
                    <w:lang w:val="ru-RU"/>
                  </w:rPr>
                </w:rPrChange>
              </w:rPr>
            </w:pPr>
          </w:p>
        </w:tc>
        <w:tc>
          <w:tcPr>
            <w:tcW w:w="709" w:type="dxa"/>
            <w:tcBorders>
              <w:top w:val="single" w:sz="6" w:space="0" w:color="auto"/>
              <w:left w:val="single" w:sz="6" w:space="0" w:color="auto"/>
              <w:bottom w:val="single" w:sz="6" w:space="0" w:color="auto"/>
              <w:right w:val="single" w:sz="6" w:space="0" w:color="auto"/>
            </w:tcBorders>
          </w:tcPr>
          <w:p w14:paraId="1C396CA3" w14:textId="77777777" w:rsidR="001977A2" w:rsidRDefault="001977A2" w:rsidP="001977A2">
            <w:pPr>
              <w:pStyle w:val="CellBodyCentered"/>
              <w:rPr>
                <w:ins w:id="1603" w:author="Zhunisbayev, Olzhasbek [Bolashak Atyrau Limited]" w:date="2024-05-13T20:12:00Z"/>
                <w:rFonts w:ascii="Arial Narrow" w:hAnsi="Arial Narrow"/>
                <w:color w:val="auto"/>
                <w:sz w:val="16"/>
                <w:szCs w:val="16"/>
                <w:lang w:val="en-GB"/>
              </w:rPr>
            </w:pPr>
          </w:p>
          <w:p w14:paraId="60A1E147" w14:textId="6B41FE10" w:rsidR="001977A2" w:rsidRPr="00BF38C6" w:rsidRDefault="001977A2" w:rsidP="001977A2">
            <w:pPr>
              <w:pStyle w:val="CellBodyCentered"/>
              <w:rPr>
                <w:rFonts w:ascii="Arial Narrow" w:hAnsi="Arial Narrow"/>
                <w:color w:val="auto"/>
                <w:sz w:val="16"/>
                <w:szCs w:val="16"/>
                <w:lang w:val="en-GB"/>
              </w:rPr>
            </w:pPr>
            <w:ins w:id="1604" w:author="Zhunisbayev, Olzhasbek [Bolashak Atyrau Limited]" w:date="2024-05-13T20:12:00Z">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w:t>
              </w:r>
              <w:r>
                <w:rPr>
                  <w:rFonts w:ascii="Arial Narrow" w:hAnsi="Arial Narrow"/>
                  <w:color w:val="auto"/>
                  <w:sz w:val="16"/>
                  <w:szCs w:val="16"/>
                </w:rPr>
                <w:t>20</w:t>
              </w:r>
              <w:r w:rsidRPr="00BF38C6">
                <w:rPr>
                  <w:rFonts w:ascii="Arial Narrow" w:hAnsi="Arial Narrow"/>
                  <w:color w:val="auto"/>
                  <w:sz w:val="16"/>
                  <w:szCs w:val="16"/>
                  <w:lang w:val="ru-RU"/>
                </w:rPr>
                <w:t>0 °C</w:t>
              </w:r>
            </w:ins>
          </w:p>
        </w:tc>
        <w:tc>
          <w:tcPr>
            <w:tcW w:w="1951" w:type="dxa"/>
            <w:tcBorders>
              <w:top w:val="single" w:sz="6" w:space="0" w:color="auto"/>
              <w:left w:val="single" w:sz="6" w:space="0" w:color="auto"/>
              <w:bottom w:val="single" w:sz="6" w:space="0" w:color="auto"/>
              <w:right w:val="single" w:sz="6" w:space="0" w:color="auto"/>
            </w:tcBorders>
          </w:tcPr>
          <w:p w14:paraId="10A43F83" w14:textId="77777777" w:rsidR="001977A2" w:rsidRPr="006759B5" w:rsidRDefault="001977A2" w:rsidP="001977A2">
            <w:pPr>
              <w:pStyle w:val="CellBody"/>
              <w:rPr>
                <w:ins w:id="1605" w:author="Zhunisbayev, Olzhasbek [Bolashak Atyrau Limited]" w:date="2024-05-13T20:13:00Z"/>
                <w:rFonts w:ascii="Arial Narrow" w:hAnsi="Arial Narrow"/>
                <w:color w:val="auto"/>
                <w:sz w:val="16"/>
                <w:szCs w:val="16"/>
                <w:u w:val="single"/>
                <w:lang w:val="ru-RU"/>
              </w:rPr>
            </w:pPr>
          </w:p>
          <w:p w14:paraId="08253406" w14:textId="6E5CC461" w:rsidR="001977A2" w:rsidRPr="00BF38C6" w:rsidRDefault="001977A2" w:rsidP="001977A2">
            <w:pPr>
              <w:pStyle w:val="CellBody"/>
              <w:rPr>
                <w:ins w:id="1606" w:author="Zhunisbayev, Olzhasbek [Bolashak Atyrau Limited]" w:date="2024-05-13T20:13:00Z"/>
                <w:rFonts w:ascii="Arial Narrow" w:hAnsi="Arial Narrow" w:cs="Arial"/>
                <w:color w:val="auto"/>
                <w:sz w:val="16"/>
                <w:szCs w:val="16"/>
                <w:u w:val="single"/>
                <w:lang w:val="ru-RU"/>
              </w:rPr>
            </w:pPr>
            <w:ins w:id="1607" w:author="Zhunisbayev, Olzhasbek [Bolashak Atyrau Limited]" w:date="2024-05-13T20:13:00Z">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3</w:t>
              </w:r>
              <w:r w:rsidRPr="00BF38C6">
                <w:rPr>
                  <w:rFonts w:ascii="Arial Narrow" w:hAnsi="Arial Narrow" w:cs="Arial"/>
                  <w:color w:val="auto"/>
                  <w:sz w:val="16"/>
                  <w:szCs w:val="16"/>
                  <w:u w:val="single"/>
                  <w:lang w:val="ru-RU"/>
                </w:rPr>
                <w:t>.1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ins>
          </w:p>
          <w:p w14:paraId="16497CD6" w14:textId="5B6EB447" w:rsidR="001977A2" w:rsidRPr="00BF38C6" w:rsidRDefault="001977A2" w:rsidP="001977A2">
            <w:pPr>
              <w:pStyle w:val="CellBody"/>
              <w:rPr>
                <w:ins w:id="1608" w:author="Zhunisbayev, Olzhasbek [Bolashak Atyrau Limited]" w:date="2024-05-13T20:13:00Z"/>
                <w:rFonts w:ascii="Arial Narrow" w:hAnsi="Arial Narrow" w:cs="Arial"/>
                <w:color w:val="auto"/>
                <w:sz w:val="16"/>
                <w:szCs w:val="16"/>
                <w:lang w:val="ru-RU"/>
              </w:rPr>
            </w:pPr>
            <w:ins w:id="1609" w:author="Zhunisbayev, Olzhasbek [Bolashak Atyrau Limited]" w:date="2024-05-13T20:13:00Z">
              <w:r w:rsidRPr="006759B5">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51,</w:t>
              </w:r>
              <w:r w:rsidRPr="006759B5">
                <w:rPr>
                  <w:rFonts w:ascii="Arial Narrow" w:hAnsi="Arial Narrow" w:cs="Arial"/>
                  <w:color w:val="auto"/>
                  <w:sz w:val="16"/>
                  <w:szCs w:val="16"/>
                  <w:lang w:val="ru-RU"/>
                </w:rPr>
                <w:t>7</w:t>
              </w:r>
              <w:r w:rsidRPr="00BF38C6">
                <w:rPr>
                  <w:rFonts w:ascii="Arial Narrow" w:hAnsi="Arial Narrow" w:cs="Arial"/>
                  <w:color w:val="auto"/>
                  <w:sz w:val="16"/>
                  <w:szCs w:val="16"/>
                  <w:lang w:val="ru-RU"/>
                </w:rPr>
                <w:t xml:space="preserve"> бар (изб.)</w:t>
              </w:r>
            </w:ins>
          </w:p>
          <w:p w14:paraId="1C46C921" w14:textId="761FDEF4" w:rsidR="001977A2" w:rsidRPr="00BF38C6" w:rsidRDefault="001977A2" w:rsidP="001977A2">
            <w:pPr>
              <w:pStyle w:val="CellBody"/>
              <w:rPr>
                <w:ins w:id="1610" w:author="Zhunisbayev, Olzhasbek [Bolashak Atyrau Limited]" w:date="2024-05-13T20:13:00Z"/>
                <w:rFonts w:ascii="Arial Narrow" w:hAnsi="Arial Narrow" w:cs="Arial"/>
                <w:color w:val="auto"/>
                <w:sz w:val="16"/>
                <w:szCs w:val="16"/>
                <w:lang w:val="ru-RU"/>
              </w:rPr>
            </w:pPr>
            <w:ins w:id="1611" w:author="Zhunisbayev, Olzhasbek [Bolashak Atyrau Limited]" w:date="2024-05-13T20:13:00Z">
              <w:r w:rsidRPr="00BF38C6">
                <w:rPr>
                  <w:rFonts w:ascii="Arial Narrow" w:hAnsi="Arial Narrow" w:cs="Arial"/>
                  <w:color w:val="auto"/>
                  <w:sz w:val="16"/>
                  <w:szCs w:val="16"/>
                  <w:lang w:val="ru-RU"/>
                </w:rPr>
                <w:t>50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5</w:t>
              </w:r>
              <w:r w:rsidRPr="006759B5">
                <w:rPr>
                  <w:rFonts w:ascii="Arial Narrow" w:hAnsi="Arial Narrow" w:cs="Arial"/>
                  <w:color w:val="auto"/>
                  <w:sz w:val="16"/>
                  <w:szCs w:val="16"/>
                  <w:lang w:val="ru-RU"/>
                </w:rPr>
                <w:t>1</w:t>
              </w:r>
              <w:r w:rsidRPr="00BF38C6">
                <w:rPr>
                  <w:rFonts w:ascii="Arial Narrow" w:hAnsi="Arial Narrow" w:cs="Arial"/>
                  <w:color w:val="auto"/>
                  <w:sz w:val="16"/>
                  <w:szCs w:val="16"/>
                  <w:lang w:val="ru-RU"/>
                </w:rPr>
                <w:t>,</w:t>
              </w:r>
              <w:r w:rsidRPr="006759B5">
                <w:rPr>
                  <w:rFonts w:ascii="Arial Narrow" w:hAnsi="Arial Narrow" w:cs="Arial"/>
                  <w:color w:val="auto"/>
                  <w:sz w:val="16"/>
                  <w:szCs w:val="16"/>
                  <w:lang w:val="ru-RU"/>
                </w:rPr>
                <w:t>7</w:t>
              </w:r>
              <w:r w:rsidRPr="00BF38C6">
                <w:rPr>
                  <w:rFonts w:ascii="Arial Narrow" w:hAnsi="Arial Narrow" w:cs="Arial"/>
                  <w:color w:val="auto"/>
                  <w:sz w:val="16"/>
                  <w:szCs w:val="16"/>
                  <w:lang w:val="ru-RU"/>
                </w:rPr>
                <w:t xml:space="preserve"> бар (изб.)</w:t>
              </w:r>
            </w:ins>
          </w:p>
          <w:p w14:paraId="629EB0FB" w14:textId="642F5EB5" w:rsidR="001977A2" w:rsidRPr="00BF38C6" w:rsidRDefault="001977A2" w:rsidP="001977A2">
            <w:pPr>
              <w:pStyle w:val="CellBody"/>
              <w:rPr>
                <w:ins w:id="1612" w:author="Zhunisbayev, Olzhasbek [Bolashak Atyrau Limited]" w:date="2024-05-13T20:13:00Z"/>
                <w:rFonts w:ascii="Arial Narrow" w:hAnsi="Arial Narrow" w:cs="Arial"/>
                <w:color w:val="auto"/>
                <w:sz w:val="16"/>
                <w:szCs w:val="16"/>
                <w:lang w:val="ru-RU"/>
              </w:rPr>
            </w:pPr>
            <w:ins w:id="1613" w:author="Zhunisbayev, Olzhasbek [Bolashak Atyrau Limited]" w:date="2024-05-13T20:13:00Z">
              <w:r w:rsidRPr="00BF38C6">
                <w:rPr>
                  <w:rFonts w:ascii="Arial Narrow" w:hAnsi="Arial Narrow" w:cs="Arial"/>
                  <w:color w:val="auto"/>
                  <w:sz w:val="16"/>
                  <w:szCs w:val="16"/>
                  <w:lang w:val="ru-RU"/>
                </w:rPr>
                <w:t>100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w:t>
              </w:r>
              <w:r w:rsidRPr="006759B5">
                <w:rPr>
                  <w:rFonts w:ascii="Arial Narrow" w:hAnsi="Arial Narrow" w:cs="Arial"/>
                  <w:color w:val="auto"/>
                  <w:sz w:val="16"/>
                  <w:szCs w:val="16"/>
                  <w:lang w:val="ru-RU"/>
                </w:rPr>
                <w:t>50</w:t>
              </w:r>
              <w:r w:rsidRPr="00BF38C6">
                <w:rPr>
                  <w:rFonts w:ascii="Arial Narrow" w:hAnsi="Arial Narrow" w:cs="Arial"/>
                  <w:color w:val="auto"/>
                  <w:sz w:val="16"/>
                  <w:szCs w:val="16"/>
                  <w:lang w:val="ru-RU"/>
                </w:rPr>
                <w:t>,</w:t>
              </w:r>
              <w:r w:rsidRPr="006759B5">
                <w:rPr>
                  <w:rFonts w:ascii="Arial Narrow" w:hAnsi="Arial Narrow" w:cs="Arial"/>
                  <w:color w:val="auto"/>
                  <w:sz w:val="16"/>
                  <w:szCs w:val="16"/>
                  <w:lang w:val="ru-RU"/>
                </w:rPr>
                <w:t>9</w:t>
              </w:r>
              <w:r w:rsidRPr="00BF38C6">
                <w:rPr>
                  <w:rFonts w:ascii="Arial Narrow" w:hAnsi="Arial Narrow" w:cs="Arial"/>
                  <w:color w:val="auto"/>
                  <w:sz w:val="16"/>
                  <w:szCs w:val="16"/>
                  <w:lang w:val="ru-RU"/>
                </w:rPr>
                <w:t xml:space="preserve"> бар (изб.)</w:t>
              </w:r>
            </w:ins>
          </w:p>
          <w:p w14:paraId="7CF87DA6" w14:textId="3C6BE7D2" w:rsidR="001977A2" w:rsidRPr="00BF38C6" w:rsidRDefault="001977A2" w:rsidP="001977A2">
            <w:pPr>
              <w:pStyle w:val="CellBody"/>
              <w:rPr>
                <w:ins w:id="1614" w:author="Zhunisbayev, Olzhasbek [Bolashak Atyrau Limited]" w:date="2024-05-13T20:13:00Z"/>
                <w:rFonts w:ascii="Arial Narrow" w:hAnsi="Arial Narrow" w:cs="Arial"/>
                <w:color w:val="auto"/>
                <w:sz w:val="16"/>
                <w:szCs w:val="16"/>
                <w:lang w:val="ru-RU"/>
              </w:rPr>
            </w:pPr>
            <w:ins w:id="1615" w:author="Zhunisbayev, Olzhasbek [Bolashak Atyrau Limited]" w:date="2024-05-13T20:13:00Z">
              <w:r w:rsidRPr="00BF38C6">
                <w:rPr>
                  <w:rFonts w:ascii="Arial Narrow" w:hAnsi="Arial Narrow" w:cs="Arial"/>
                  <w:color w:val="auto"/>
                  <w:sz w:val="16"/>
                  <w:szCs w:val="16"/>
                  <w:lang w:val="ru-RU"/>
                </w:rPr>
                <w:t>150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w:t>
              </w:r>
              <w:r w:rsidRPr="006759B5">
                <w:rPr>
                  <w:rFonts w:ascii="Arial Narrow" w:hAnsi="Arial Narrow" w:cs="Arial"/>
                  <w:color w:val="auto"/>
                  <w:sz w:val="16"/>
                  <w:szCs w:val="16"/>
                  <w:lang w:val="ru-RU"/>
                </w:rPr>
                <w:t>48</w:t>
              </w:r>
              <w:r w:rsidRPr="00BF38C6">
                <w:rPr>
                  <w:rFonts w:ascii="Arial Narrow" w:hAnsi="Arial Narrow" w:cs="Arial"/>
                  <w:color w:val="auto"/>
                  <w:sz w:val="16"/>
                  <w:szCs w:val="16"/>
                  <w:lang w:val="ru-RU"/>
                </w:rPr>
                <w:t>,</w:t>
              </w:r>
              <w:r w:rsidRPr="006759B5">
                <w:rPr>
                  <w:rFonts w:ascii="Arial Narrow" w:hAnsi="Arial Narrow" w:cs="Arial"/>
                  <w:color w:val="auto"/>
                  <w:sz w:val="16"/>
                  <w:szCs w:val="16"/>
                  <w:lang w:val="ru-RU"/>
                </w:rPr>
                <w:t>9</w:t>
              </w:r>
              <w:r w:rsidRPr="00BF38C6">
                <w:rPr>
                  <w:rFonts w:ascii="Arial Narrow" w:hAnsi="Arial Narrow" w:cs="Arial"/>
                  <w:color w:val="auto"/>
                  <w:sz w:val="16"/>
                  <w:szCs w:val="16"/>
                  <w:lang w:val="ru-RU"/>
                </w:rPr>
                <w:t xml:space="preserve"> бар (изб.)</w:t>
              </w:r>
            </w:ins>
          </w:p>
          <w:p w14:paraId="6B77C990" w14:textId="242C0B06" w:rsidR="001977A2" w:rsidRPr="006759B5" w:rsidRDefault="001977A2" w:rsidP="001977A2">
            <w:pPr>
              <w:pStyle w:val="CellBody"/>
              <w:rPr>
                <w:ins w:id="1616" w:author="Zhunisbayev, Olzhasbek [Bolashak Atyrau Limited]" w:date="2024-05-13T20:13:00Z"/>
                <w:rFonts w:ascii="Arial Narrow" w:hAnsi="Arial Narrow" w:cs="Arial"/>
                <w:color w:val="auto"/>
                <w:sz w:val="16"/>
                <w:szCs w:val="16"/>
                <w:lang w:val="ru-RU"/>
              </w:rPr>
            </w:pPr>
            <w:ins w:id="1617" w:author="Zhunisbayev, Olzhasbek [Bolashak Atyrau Limited]" w:date="2024-05-13T20:13:00Z">
              <w:r w:rsidRPr="00BF38C6">
                <w:rPr>
                  <w:rFonts w:ascii="Arial Narrow" w:hAnsi="Arial Narrow" w:cs="Arial"/>
                  <w:color w:val="auto"/>
                  <w:sz w:val="16"/>
                  <w:szCs w:val="16"/>
                  <w:lang w:val="ru-RU"/>
                </w:rPr>
                <w:t>200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4</w:t>
              </w:r>
              <w:r w:rsidRPr="006759B5">
                <w:rPr>
                  <w:rFonts w:ascii="Arial Narrow" w:hAnsi="Arial Narrow" w:cs="Arial"/>
                  <w:color w:val="auto"/>
                  <w:sz w:val="16"/>
                  <w:szCs w:val="16"/>
                  <w:lang w:val="ru-RU"/>
                </w:rPr>
                <w:t>7</w:t>
              </w:r>
              <w:r w:rsidRPr="00BF38C6">
                <w:rPr>
                  <w:rFonts w:ascii="Arial Narrow" w:hAnsi="Arial Narrow" w:cs="Arial"/>
                  <w:color w:val="auto"/>
                  <w:sz w:val="16"/>
                  <w:szCs w:val="16"/>
                  <w:lang w:val="ru-RU"/>
                </w:rPr>
                <w:t>,</w:t>
              </w:r>
            </w:ins>
            <w:ins w:id="1618" w:author="Zhunisbayev, Olzhasbek [Bolashak Atyrau Limited]" w:date="2024-05-13T20:14:00Z">
              <w:r w:rsidRPr="006759B5">
                <w:rPr>
                  <w:rFonts w:ascii="Arial Narrow" w:hAnsi="Arial Narrow" w:cs="Arial"/>
                  <w:color w:val="auto"/>
                  <w:sz w:val="16"/>
                  <w:szCs w:val="16"/>
                  <w:lang w:val="ru-RU"/>
                </w:rPr>
                <w:t>2</w:t>
              </w:r>
            </w:ins>
            <w:ins w:id="1619" w:author="Zhunisbayev, Olzhasbek [Bolashak Atyrau Limited]" w:date="2024-05-13T20:13:00Z">
              <w:r w:rsidRPr="00BF38C6">
                <w:rPr>
                  <w:rFonts w:ascii="Arial Narrow" w:hAnsi="Arial Narrow" w:cs="Arial"/>
                  <w:color w:val="auto"/>
                  <w:sz w:val="16"/>
                  <w:szCs w:val="16"/>
                  <w:lang w:val="ru-RU"/>
                </w:rPr>
                <w:t xml:space="preserve"> бар (изб.)</w:t>
              </w:r>
            </w:ins>
          </w:p>
          <w:p w14:paraId="3D4C407A" w14:textId="77777777" w:rsidR="001977A2" w:rsidRPr="006759B5" w:rsidRDefault="001977A2" w:rsidP="001977A2">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749A8302" w14:textId="77777777" w:rsidR="001977A2" w:rsidRPr="00BF38C6" w:rsidRDefault="001977A2" w:rsidP="001977A2">
            <w:pPr>
              <w:pStyle w:val="CellBodyCentered"/>
              <w:rPr>
                <w:ins w:id="1620" w:author="Zhunisbayev, Olzhasbek [Bolashak Atyrau Limited]" w:date="2024-05-13T20:14:00Z"/>
                <w:rFonts w:ascii="Arial Narrow" w:hAnsi="Arial Narrow"/>
                <w:color w:val="auto"/>
                <w:sz w:val="16"/>
                <w:szCs w:val="16"/>
                <w:lang w:val="ru-RU"/>
              </w:rPr>
            </w:pPr>
          </w:p>
          <w:p w14:paraId="66A0CF52" w14:textId="77777777" w:rsidR="001977A2" w:rsidRPr="00BF38C6" w:rsidRDefault="001977A2" w:rsidP="001977A2">
            <w:pPr>
              <w:pStyle w:val="CellBodyCentered"/>
              <w:rPr>
                <w:ins w:id="1621" w:author="Zhunisbayev, Olzhasbek [Bolashak Atyrau Limited]" w:date="2024-05-13T20:14:00Z"/>
                <w:rFonts w:ascii="Arial Narrow" w:hAnsi="Arial Narrow"/>
                <w:color w:val="auto"/>
                <w:sz w:val="16"/>
                <w:szCs w:val="16"/>
                <w:lang w:val="ru-RU"/>
              </w:rPr>
            </w:pPr>
            <w:ins w:id="1622" w:author="Zhunisbayev, Olzhasbek [Bolashak Atyrau Limited]" w:date="2024-05-13T20:14:00Z">
              <w:r w:rsidRPr="00BF38C6">
                <w:rPr>
                  <w:rFonts w:ascii="Arial Narrow" w:hAnsi="Arial Narrow"/>
                  <w:color w:val="auto"/>
                  <w:sz w:val="16"/>
                  <w:szCs w:val="16"/>
                  <w:lang w:val="ru-RU"/>
                </w:rPr>
                <w:t>НЕТ</w:t>
              </w:r>
            </w:ins>
          </w:p>
          <w:p w14:paraId="423E76B3" w14:textId="77777777" w:rsidR="001977A2" w:rsidRPr="00BF38C6" w:rsidRDefault="001977A2" w:rsidP="001977A2">
            <w:pPr>
              <w:pStyle w:val="CellBodyCentered"/>
              <w:rPr>
                <w:ins w:id="1623" w:author="Zhunisbayev, Olzhasbek [Bolashak Atyrau Limited]" w:date="2024-05-13T20:14:00Z"/>
                <w:rFonts w:ascii="Arial Narrow" w:hAnsi="Arial Narrow"/>
                <w:color w:val="auto"/>
                <w:sz w:val="16"/>
                <w:szCs w:val="16"/>
                <w:lang w:val="ru-RU"/>
              </w:rPr>
            </w:pPr>
          </w:p>
          <w:p w14:paraId="715C78CE" w14:textId="77777777" w:rsidR="001977A2" w:rsidRPr="00BF38C6" w:rsidRDefault="001977A2" w:rsidP="001977A2">
            <w:pPr>
              <w:pStyle w:val="CellBodyCentered"/>
              <w:rPr>
                <w:ins w:id="1624" w:author="Zhunisbayev, Olzhasbek [Bolashak Atyrau Limited]" w:date="2024-05-13T20:14:00Z"/>
                <w:rFonts w:ascii="Arial Narrow" w:hAnsi="Arial Narrow"/>
                <w:color w:val="auto"/>
                <w:sz w:val="16"/>
                <w:szCs w:val="16"/>
                <w:lang w:val="ru-RU"/>
              </w:rPr>
            </w:pPr>
          </w:p>
          <w:p w14:paraId="0393777E" w14:textId="77777777" w:rsidR="001977A2" w:rsidRPr="00BF38C6" w:rsidRDefault="001977A2" w:rsidP="001977A2">
            <w:pPr>
              <w:pStyle w:val="CellBodyCentered"/>
              <w:rPr>
                <w:ins w:id="1625" w:author="Zhunisbayev, Olzhasbek [Bolashak Atyrau Limited]" w:date="2024-05-13T20:14:00Z"/>
                <w:rFonts w:ascii="Arial Narrow" w:hAnsi="Arial Narrow"/>
                <w:color w:val="auto"/>
                <w:sz w:val="16"/>
                <w:szCs w:val="16"/>
                <w:lang w:val="ru-RU"/>
              </w:rPr>
            </w:pPr>
          </w:p>
          <w:p w14:paraId="31526070" w14:textId="77777777" w:rsidR="001977A2" w:rsidRPr="00BF38C6" w:rsidRDefault="001977A2" w:rsidP="001977A2">
            <w:pPr>
              <w:pStyle w:val="CellBodyCentered"/>
              <w:rPr>
                <w:rFonts w:ascii="Arial Narrow" w:hAnsi="Arial Narrow"/>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4B5BCB9A" w14:textId="77777777" w:rsidR="001977A2" w:rsidRPr="00BF38C6" w:rsidRDefault="001977A2" w:rsidP="001977A2">
            <w:pPr>
              <w:pStyle w:val="CellBodyCentered"/>
              <w:rPr>
                <w:ins w:id="1626" w:author="Zhunisbayev, Olzhasbek [Bolashak Atyrau Limited]" w:date="2024-05-13T20:14:00Z"/>
                <w:rFonts w:ascii="Arial Narrow" w:hAnsi="Arial Narrow"/>
                <w:color w:val="auto"/>
                <w:sz w:val="16"/>
                <w:szCs w:val="16"/>
                <w:lang w:val="ru-RU"/>
              </w:rPr>
            </w:pPr>
          </w:p>
          <w:p w14:paraId="404A738B" w14:textId="1B9EC0F1" w:rsidR="001977A2" w:rsidRPr="00BF38C6" w:rsidRDefault="001977A2" w:rsidP="001977A2">
            <w:pPr>
              <w:pStyle w:val="CellBodyCentered"/>
              <w:rPr>
                <w:rFonts w:ascii="Arial Narrow" w:hAnsi="Arial Narrow"/>
                <w:color w:val="auto"/>
                <w:sz w:val="16"/>
                <w:szCs w:val="16"/>
                <w:lang w:val="ru-RU"/>
              </w:rPr>
            </w:pPr>
            <w:ins w:id="1627" w:author="Zhunisbayev, Olzhasbek [Bolashak Atyrau Limited]" w:date="2024-05-13T20:14:00Z">
              <w:r w:rsidRPr="00BF38C6">
                <w:rPr>
                  <w:rFonts w:ascii="Arial Narrow" w:hAnsi="Arial Narrow"/>
                  <w:color w:val="auto"/>
                  <w:sz w:val="16"/>
                  <w:szCs w:val="16"/>
                  <w:lang w:val="ru-RU"/>
                </w:rPr>
                <w:t>0</w:t>
              </w:r>
            </w:ins>
          </w:p>
        </w:tc>
      </w:tr>
      <w:tr w:rsidR="001977A2" w:rsidRPr="00BF38C6" w14:paraId="71F5CB30" w14:textId="77777777" w:rsidTr="002A7110">
        <w:trPr>
          <w:ins w:id="1628" w:author="Zhunisbayev, Olzhasbek [Bolashak Atyrau Limited]" w:date="2024-05-13T20:14:00Z"/>
        </w:trPr>
        <w:tc>
          <w:tcPr>
            <w:tcW w:w="3332" w:type="dxa"/>
            <w:tcBorders>
              <w:top w:val="single" w:sz="6" w:space="0" w:color="auto"/>
              <w:left w:val="single" w:sz="6" w:space="0" w:color="auto"/>
              <w:bottom w:val="single" w:sz="6" w:space="0" w:color="auto"/>
              <w:right w:val="single" w:sz="6" w:space="0" w:color="auto"/>
            </w:tcBorders>
          </w:tcPr>
          <w:p w14:paraId="6A8CD880" w14:textId="77777777" w:rsidR="001977A2" w:rsidRPr="006759B5" w:rsidRDefault="001977A2" w:rsidP="001977A2">
            <w:pPr>
              <w:pStyle w:val="CellBody"/>
              <w:rPr>
                <w:ins w:id="1629" w:author="Zhunisbayev, Olzhasbek [Bolashak Atyrau Limited]" w:date="2024-05-13T20:14:00Z"/>
                <w:rFonts w:ascii="Arial Narrow" w:hAnsi="Arial Narrow" w:cs="Arial"/>
                <w:color w:val="auto"/>
                <w:sz w:val="16"/>
                <w:szCs w:val="16"/>
                <w:lang w:val="ru-RU"/>
              </w:rPr>
            </w:pPr>
          </w:p>
          <w:p w14:paraId="355CB1CF" w14:textId="77777777" w:rsidR="001977A2" w:rsidRPr="00BF38C6" w:rsidRDefault="001977A2" w:rsidP="001977A2">
            <w:pPr>
              <w:pStyle w:val="CellBody"/>
              <w:rPr>
                <w:ins w:id="1630" w:author="Zhunisbayev, Olzhasbek [Bolashak Atyrau Limited]" w:date="2024-05-13T20:14:00Z"/>
                <w:rFonts w:ascii="Arial Narrow" w:hAnsi="Arial Narrow" w:cs="Arial"/>
                <w:color w:val="auto"/>
                <w:sz w:val="16"/>
                <w:szCs w:val="16"/>
                <w:lang w:val="ru-RU"/>
              </w:rPr>
            </w:pPr>
            <w:ins w:id="1631" w:author="Zhunisbayev, Olzhasbek [Bolashak Atyrau Limited]" w:date="2024-05-13T20:14:00Z">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ins>
          </w:p>
          <w:p w14:paraId="4A42A158" w14:textId="77777777" w:rsidR="001977A2" w:rsidRPr="00BF38C6" w:rsidRDefault="001977A2" w:rsidP="001977A2">
            <w:pPr>
              <w:pStyle w:val="CellBody"/>
              <w:rPr>
                <w:ins w:id="1632" w:author="Zhunisbayev, Olzhasbek [Bolashak Atyrau Limited]" w:date="2024-05-13T20:14:00Z"/>
                <w:rFonts w:ascii="Arial Narrow" w:hAnsi="Arial Narrow" w:cs="Arial"/>
                <w:color w:val="auto"/>
                <w:sz w:val="16"/>
                <w:szCs w:val="16"/>
                <w:lang w:val="ru-RU"/>
              </w:rPr>
            </w:pPr>
            <w:ins w:id="1633" w:author="Zhunisbayev, Olzhasbek [Bolashak Atyrau Limited]" w:date="2024-05-13T20:14:00Z">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ТЕХНОЛОГИЧЕСКИЙ УГЛЕВОДОРОД</w:t>
              </w:r>
            </w:ins>
          </w:p>
          <w:p w14:paraId="57D1CAAD" w14:textId="77777777" w:rsidR="001977A2" w:rsidRPr="00BF38C6" w:rsidRDefault="001977A2" w:rsidP="001977A2">
            <w:pPr>
              <w:pStyle w:val="CellBody"/>
              <w:rPr>
                <w:ins w:id="1634" w:author="Zhunisbayev, Olzhasbek [Bolashak Atyrau Limited]" w:date="2024-05-13T20:14:00Z"/>
                <w:rFonts w:ascii="Arial Narrow" w:hAnsi="Arial Narrow" w:cs="Arial"/>
                <w:color w:val="auto"/>
                <w:sz w:val="16"/>
                <w:szCs w:val="16"/>
                <w:lang w:val="ru-RU"/>
              </w:rPr>
            </w:pPr>
            <w:ins w:id="1635" w:author="Zhunisbayev, Olzhasbek [Bolashak Atyrau Limited]" w:date="2024-05-13T20:14:00Z">
              <w:r w:rsidRPr="00BF38C6">
                <w:rPr>
                  <w:rFonts w:ascii="Arial Narrow" w:hAnsi="Arial Narrow" w:cs="Arial"/>
                  <w:color w:val="auto"/>
                  <w:sz w:val="16"/>
                  <w:szCs w:val="16"/>
                  <w:lang w:val="en-GB"/>
                </w:rPr>
                <w:t>WSR</w:t>
              </w:r>
              <w:r w:rsidRPr="00BF38C6">
                <w:rPr>
                  <w:rFonts w:ascii="Arial Narrow" w:hAnsi="Arial Narrow" w:cs="Arial"/>
                  <w:color w:val="auto"/>
                  <w:sz w:val="16"/>
                  <w:szCs w:val="16"/>
                  <w:lang w:val="ru-RU"/>
                </w:rPr>
                <w:t xml:space="preserve"> – КИСЛАЯ ВОДА</w:t>
              </w:r>
            </w:ins>
          </w:p>
          <w:p w14:paraId="2CE7E386" w14:textId="77777777" w:rsidR="001977A2" w:rsidRDefault="001977A2" w:rsidP="001977A2">
            <w:pPr>
              <w:pStyle w:val="CellBody"/>
              <w:rPr>
                <w:ins w:id="1636" w:author="Zhunisbayev, Olzhasbek [Bolashak Atyrau Limited]" w:date="2024-05-13T20:14:00Z"/>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386B5B69" w14:textId="77777777" w:rsidR="001977A2" w:rsidRDefault="001977A2" w:rsidP="001977A2">
            <w:pPr>
              <w:pStyle w:val="CellBodyCentered"/>
              <w:ind w:left="-52"/>
              <w:rPr>
                <w:ins w:id="1637" w:author="Zhunisbayev, Olzhasbek [Bolashak Atyrau Limited]" w:date="2024-05-13T20:14:00Z"/>
                <w:rFonts w:ascii="Arial Narrow" w:hAnsi="Arial Narrow"/>
                <w:b/>
                <w:color w:val="auto"/>
                <w:sz w:val="16"/>
                <w:szCs w:val="16"/>
              </w:rPr>
            </w:pPr>
          </w:p>
          <w:p w14:paraId="5710679E" w14:textId="6956146C" w:rsidR="001977A2" w:rsidRPr="001977A2" w:rsidRDefault="001977A2" w:rsidP="001977A2">
            <w:pPr>
              <w:pStyle w:val="CellBodyCentered"/>
              <w:ind w:left="-52"/>
              <w:rPr>
                <w:ins w:id="1638" w:author="Zhunisbayev, Olzhasbek [Bolashak Atyrau Limited]" w:date="2024-05-13T20:14:00Z"/>
                <w:rFonts w:ascii="Arial Narrow" w:hAnsi="Arial Narrow"/>
                <w:b/>
                <w:color w:val="auto"/>
                <w:sz w:val="16"/>
                <w:szCs w:val="16"/>
              </w:rPr>
            </w:pPr>
            <w:ins w:id="1639" w:author="Zhunisbayev, Olzhasbek [Bolashak Atyrau Limited]" w:date="2024-05-13T20:14:00Z">
              <w:r>
                <w:rPr>
                  <w:rFonts w:ascii="Arial Narrow" w:hAnsi="Arial Narrow"/>
                  <w:b/>
                  <w:color w:val="auto"/>
                  <w:sz w:val="16"/>
                  <w:szCs w:val="16"/>
                </w:rPr>
                <w:t>300A80</w:t>
              </w:r>
            </w:ins>
          </w:p>
        </w:tc>
        <w:tc>
          <w:tcPr>
            <w:tcW w:w="720" w:type="dxa"/>
            <w:tcBorders>
              <w:top w:val="single" w:sz="6" w:space="0" w:color="auto"/>
              <w:left w:val="single" w:sz="6" w:space="0" w:color="auto"/>
              <w:bottom w:val="single" w:sz="6" w:space="0" w:color="auto"/>
              <w:right w:val="single" w:sz="6" w:space="0" w:color="auto"/>
            </w:tcBorders>
          </w:tcPr>
          <w:p w14:paraId="5486ABC6" w14:textId="77777777" w:rsidR="001977A2" w:rsidRDefault="001977A2" w:rsidP="001977A2">
            <w:pPr>
              <w:pStyle w:val="CellBodyCentered"/>
              <w:rPr>
                <w:ins w:id="1640" w:author="Zhunisbayev, Olzhasbek [Bolashak Atyrau Limited]" w:date="2024-05-13T20:15:00Z"/>
                <w:rFonts w:ascii="Arial Narrow" w:hAnsi="Arial Narrow"/>
                <w:color w:val="auto"/>
                <w:sz w:val="16"/>
                <w:szCs w:val="16"/>
                <w:lang w:val="en-GB"/>
              </w:rPr>
            </w:pPr>
          </w:p>
          <w:p w14:paraId="2B63ED5E" w14:textId="26DC1245" w:rsidR="001977A2" w:rsidRDefault="001977A2" w:rsidP="001977A2">
            <w:pPr>
              <w:pStyle w:val="CellBodyCentered"/>
              <w:rPr>
                <w:ins w:id="1641" w:author="Zhunisbayev, Olzhasbek [Bolashak Atyrau Limited]" w:date="2024-05-13T20:14:00Z"/>
                <w:rFonts w:ascii="Arial Narrow" w:hAnsi="Arial Narrow"/>
                <w:color w:val="auto"/>
                <w:sz w:val="16"/>
                <w:szCs w:val="16"/>
                <w:lang w:val="en-GB"/>
              </w:rPr>
            </w:pPr>
            <w:ins w:id="1642" w:author="Zhunisbayev, Olzhasbek [Bolashak Atyrau Limited]" w:date="2024-05-13T20:15:00Z">
              <w:r>
                <w:rPr>
                  <w:rFonts w:ascii="Arial Narrow" w:hAnsi="Arial Narrow"/>
                  <w:color w:val="auto"/>
                  <w:sz w:val="16"/>
                  <w:szCs w:val="16"/>
                  <w:lang w:val="en-GB"/>
                </w:rPr>
                <w:t>1</w:t>
              </w:r>
            </w:ins>
          </w:p>
        </w:tc>
        <w:tc>
          <w:tcPr>
            <w:tcW w:w="900" w:type="dxa"/>
            <w:tcBorders>
              <w:top w:val="single" w:sz="6" w:space="0" w:color="auto"/>
              <w:left w:val="single" w:sz="6" w:space="0" w:color="auto"/>
              <w:bottom w:val="single" w:sz="6" w:space="0" w:color="auto"/>
              <w:right w:val="single" w:sz="6" w:space="0" w:color="auto"/>
            </w:tcBorders>
          </w:tcPr>
          <w:p w14:paraId="2E4DCD50" w14:textId="77777777" w:rsidR="001977A2" w:rsidRDefault="001977A2" w:rsidP="001977A2">
            <w:pPr>
              <w:pStyle w:val="CellBodyCentered"/>
              <w:rPr>
                <w:ins w:id="1643" w:author="Zhunisbayev, Olzhasbek [Bolashak Atyrau Limited]" w:date="2024-05-13T20:15:00Z"/>
                <w:rFonts w:ascii="Arial Narrow" w:hAnsi="Arial Narrow"/>
                <w:color w:val="auto"/>
                <w:sz w:val="16"/>
                <w:szCs w:val="16"/>
              </w:rPr>
            </w:pPr>
          </w:p>
          <w:p w14:paraId="5A8ADEF4" w14:textId="77777777" w:rsidR="001977A2" w:rsidRDefault="001977A2" w:rsidP="001977A2">
            <w:pPr>
              <w:pStyle w:val="CellBodyCentered"/>
              <w:rPr>
                <w:ins w:id="1644" w:author="Zhunisbayev, Olzhasbek [Bolashak Atyrau Limited]" w:date="2024-05-13T20:15:00Z"/>
                <w:rFonts w:ascii="Arial Narrow" w:hAnsi="Arial Narrow" w:cs="Arial"/>
                <w:color w:val="auto"/>
                <w:sz w:val="16"/>
                <w:szCs w:val="16"/>
                <w:lang w:val="en-GB"/>
              </w:rPr>
            </w:pPr>
            <w:ins w:id="1645" w:author="Zhunisbayev, Olzhasbek [Bolashak Atyrau Limited]" w:date="2024-05-13T20:15:00Z">
              <w:r>
                <w:rPr>
                  <w:rFonts w:ascii="Arial Narrow" w:hAnsi="Arial Narrow" w:cs="Arial"/>
                  <w:color w:val="auto"/>
                  <w:sz w:val="16"/>
                  <w:szCs w:val="16"/>
                </w:rPr>
                <w:t>СПЛАВ</w:t>
              </w:r>
              <w:r w:rsidRPr="00BF38C6">
                <w:rPr>
                  <w:rFonts w:ascii="Arial Narrow" w:hAnsi="Arial Narrow" w:cs="Arial"/>
                  <w:color w:val="auto"/>
                  <w:sz w:val="16"/>
                  <w:szCs w:val="16"/>
                  <w:lang w:val="ru-RU"/>
                </w:rPr>
                <w:t xml:space="preserve"> 825</w:t>
              </w:r>
              <w:r>
                <w:rPr>
                  <w:rFonts w:ascii="Arial Narrow" w:hAnsi="Arial Narrow" w:cs="Arial"/>
                  <w:color w:val="auto"/>
                  <w:sz w:val="16"/>
                  <w:szCs w:val="16"/>
                </w:rPr>
                <w:t xml:space="preserve"> </w:t>
              </w:r>
              <w:r>
                <w:rPr>
                  <w:rFonts w:ascii="Arial Narrow" w:hAnsi="Arial Narrow" w:cs="Arial"/>
                  <w:color w:val="auto"/>
                  <w:sz w:val="16"/>
                  <w:szCs w:val="16"/>
                  <w:lang w:val="en-GB"/>
                </w:rPr>
                <w:t>(UNS N08825)</w:t>
              </w:r>
            </w:ins>
          </w:p>
          <w:p w14:paraId="32477571" w14:textId="77777777" w:rsidR="001977A2" w:rsidRDefault="001977A2" w:rsidP="001977A2">
            <w:pPr>
              <w:pStyle w:val="CellBodyCentered"/>
              <w:rPr>
                <w:ins w:id="1646" w:author="Zhunisbayev, Olzhasbek [Bolashak Atyrau Limited]" w:date="2024-05-13T20:15:00Z"/>
                <w:rFonts w:ascii="Arial Narrow" w:hAnsi="Arial Narrow" w:cs="Arial"/>
                <w:color w:val="auto"/>
                <w:sz w:val="16"/>
                <w:szCs w:val="16"/>
              </w:rPr>
            </w:pPr>
            <w:ins w:id="1647" w:author="Zhunisbayev, Olzhasbek [Bolashak Atyrau Limited]" w:date="2024-05-13T20:15:00Z">
              <w:r>
                <w:rPr>
                  <w:rFonts w:ascii="Arial Narrow" w:hAnsi="Arial Narrow" w:cs="Arial"/>
                  <w:color w:val="auto"/>
                  <w:sz w:val="16"/>
                  <w:szCs w:val="16"/>
                </w:rPr>
                <w:t>Прим. 1</w:t>
              </w:r>
            </w:ins>
          </w:p>
          <w:p w14:paraId="3396083D" w14:textId="0D9D2E55" w:rsidR="001977A2" w:rsidRPr="001977A2" w:rsidRDefault="001977A2" w:rsidP="001977A2">
            <w:pPr>
              <w:pStyle w:val="CellBodyCentered"/>
              <w:rPr>
                <w:ins w:id="1648" w:author="Zhunisbayev, Olzhasbek [Bolashak Atyrau Limited]" w:date="2024-05-13T20:14:00Z"/>
                <w:rFonts w:ascii="Arial Narrow" w:hAnsi="Arial Narrow"/>
                <w:color w:val="auto"/>
                <w:sz w:val="16"/>
                <w:szCs w:val="16"/>
              </w:rPr>
            </w:pPr>
          </w:p>
        </w:tc>
        <w:tc>
          <w:tcPr>
            <w:tcW w:w="810" w:type="dxa"/>
            <w:tcBorders>
              <w:top w:val="single" w:sz="6" w:space="0" w:color="auto"/>
              <w:left w:val="single" w:sz="6" w:space="0" w:color="auto"/>
              <w:bottom w:val="single" w:sz="6" w:space="0" w:color="auto"/>
              <w:right w:val="single" w:sz="6" w:space="0" w:color="auto"/>
            </w:tcBorders>
          </w:tcPr>
          <w:p w14:paraId="201BC17E" w14:textId="77777777" w:rsidR="001977A2" w:rsidRPr="00BF38C6" w:rsidRDefault="001977A2" w:rsidP="001977A2">
            <w:pPr>
              <w:pStyle w:val="CellBodyCentered"/>
              <w:rPr>
                <w:ins w:id="1649" w:author="Zhunisbayev, Olzhasbek [Bolashak Atyrau Limited]" w:date="2024-05-13T20:15:00Z"/>
                <w:rFonts w:ascii="Arial Narrow" w:hAnsi="Arial Narrow" w:cs="Arial"/>
                <w:color w:val="auto"/>
                <w:sz w:val="16"/>
                <w:szCs w:val="16"/>
                <w:lang w:val="en-GB"/>
              </w:rPr>
            </w:pPr>
          </w:p>
          <w:p w14:paraId="63DAD04B" w14:textId="77777777" w:rsidR="001977A2" w:rsidRDefault="001977A2" w:rsidP="001977A2">
            <w:pPr>
              <w:pStyle w:val="CellBodyCentered"/>
              <w:rPr>
                <w:ins w:id="1650" w:author="Zhunisbayev, Olzhasbek [Bolashak Atyrau Limited]" w:date="2024-05-13T20:15:00Z"/>
                <w:rFonts w:ascii="Arial Narrow" w:hAnsi="Arial Narrow"/>
                <w:color w:val="auto"/>
                <w:sz w:val="16"/>
                <w:szCs w:val="16"/>
              </w:rPr>
            </w:pPr>
            <w:ins w:id="1651" w:author="Zhunisbayev, Olzhasbek [Bolashak Atyrau Limited]" w:date="2024-05-13T20:15:00Z">
              <w:r w:rsidRPr="00BF38C6">
                <w:rPr>
                  <w:rFonts w:ascii="Arial Narrow" w:hAnsi="Arial Narrow"/>
                  <w:color w:val="auto"/>
                  <w:sz w:val="16"/>
                  <w:szCs w:val="16"/>
                  <w:lang w:val="ru-RU"/>
                </w:rPr>
                <w:t xml:space="preserve">КЛАСС </w:t>
              </w:r>
            </w:ins>
          </w:p>
          <w:p w14:paraId="5C75BF10" w14:textId="77777777" w:rsidR="001977A2" w:rsidRPr="00BF38C6" w:rsidRDefault="001977A2" w:rsidP="001977A2">
            <w:pPr>
              <w:pStyle w:val="CellBodyCentered"/>
              <w:rPr>
                <w:ins w:id="1652" w:author="Zhunisbayev, Olzhasbek [Bolashak Atyrau Limited]" w:date="2024-05-13T20:15:00Z"/>
                <w:rFonts w:ascii="Arial Narrow" w:hAnsi="Arial Narrow" w:cs="Arial"/>
                <w:color w:val="auto"/>
                <w:sz w:val="16"/>
                <w:szCs w:val="16"/>
                <w:lang w:val="ru-RU"/>
              </w:rPr>
            </w:pPr>
            <w:ins w:id="1653" w:author="Zhunisbayev, Olzhasbek [Bolashak Atyrau Limited]" w:date="2024-05-13T20:15:00Z">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ins>
          </w:p>
          <w:p w14:paraId="1DC6E4E1" w14:textId="77777777" w:rsidR="001977A2" w:rsidRDefault="001977A2" w:rsidP="001977A2">
            <w:pPr>
              <w:pStyle w:val="CellBodyCentered"/>
              <w:rPr>
                <w:ins w:id="1654" w:author="Zhunisbayev, Olzhasbek [Bolashak Atyrau Limited]" w:date="2024-05-13T20:14:00Z"/>
                <w:rFonts w:ascii="Arial Narrow" w:hAnsi="Arial Narrow"/>
                <w:color w:val="auto"/>
                <w:sz w:val="16"/>
                <w:szCs w:val="16"/>
              </w:rPr>
            </w:pPr>
          </w:p>
        </w:tc>
        <w:tc>
          <w:tcPr>
            <w:tcW w:w="709" w:type="dxa"/>
            <w:tcBorders>
              <w:top w:val="single" w:sz="6" w:space="0" w:color="auto"/>
              <w:left w:val="single" w:sz="6" w:space="0" w:color="auto"/>
              <w:bottom w:val="single" w:sz="6" w:space="0" w:color="auto"/>
              <w:right w:val="single" w:sz="6" w:space="0" w:color="auto"/>
            </w:tcBorders>
          </w:tcPr>
          <w:p w14:paraId="2C2F9F48" w14:textId="77777777" w:rsidR="001977A2" w:rsidRPr="00BF38C6" w:rsidRDefault="001977A2" w:rsidP="001977A2">
            <w:pPr>
              <w:pStyle w:val="CellBodyCentered"/>
              <w:rPr>
                <w:ins w:id="1655" w:author="Zhunisbayev, Olzhasbek [Bolashak Atyrau Limited]" w:date="2024-05-13T20:15:00Z"/>
                <w:rFonts w:ascii="Arial Narrow" w:hAnsi="Arial Narrow" w:cs="Arial"/>
                <w:color w:val="auto"/>
                <w:sz w:val="16"/>
                <w:szCs w:val="16"/>
                <w:lang w:val="en-GB"/>
              </w:rPr>
            </w:pPr>
          </w:p>
          <w:p w14:paraId="7247419C" w14:textId="39FE5829" w:rsidR="001977A2" w:rsidRDefault="001977A2" w:rsidP="001977A2">
            <w:pPr>
              <w:pStyle w:val="CellBodyCentered"/>
              <w:rPr>
                <w:ins w:id="1656" w:author="Zhunisbayev, Olzhasbek [Bolashak Atyrau Limited]" w:date="2024-05-13T20:14:00Z"/>
                <w:rFonts w:ascii="Arial Narrow" w:hAnsi="Arial Narrow"/>
                <w:color w:val="auto"/>
                <w:sz w:val="16"/>
                <w:szCs w:val="16"/>
                <w:lang w:val="en-GB"/>
              </w:rPr>
            </w:pPr>
            <w:ins w:id="1657" w:author="Zhunisbayev, Olzhasbek [Bolashak Atyrau Limited]" w:date="2024-05-13T20:15:00Z">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+230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ins>
          </w:p>
        </w:tc>
        <w:tc>
          <w:tcPr>
            <w:tcW w:w="1951" w:type="dxa"/>
            <w:tcBorders>
              <w:top w:val="single" w:sz="6" w:space="0" w:color="auto"/>
              <w:left w:val="single" w:sz="6" w:space="0" w:color="auto"/>
              <w:bottom w:val="single" w:sz="6" w:space="0" w:color="auto"/>
              <w:right w:val="single" w:sz="6" w:space="0" w:color="auto"/>
            </w:tcBorders>
          </w:tcPr>
          <w:p w14:paraId="50F1F0B7" w14:textId="77777777" w:rsidR="001977A2" w:rsidRPr="006759B5" w:rsidRDefault="001977A2" w:rsidP="001977A2">
            <w:pPr>
              <w:pStyle w:val="CellBody"/>
              <w:rPr>
                <w:ins w:id="1658" w:author="Zhunisbayev, Olzhasbek [Bolashak Atyrau Limited]" w:date="2024-05-13T20:15:00Z"/>
                <w:rFonts w:ascii="Arial Narrow" w:hAnsi="Arial Narrow"/>
                <w:color w:val="auto"/>
                <w:sz w:val="16"/>
                <w:szCs w:val="16"/>
                <w:u w:val="single"/>
                <w:lang w:val="ru-RU"/>
              </w:rPr>
            </w:pPr>
          </w:p>
          <w:p w14:paraId="30CC79C6" w14:textId="34B49F5B" w:rsidR="001977A2" w:rsidRPr="00BF38C6" w:rsidRDefault="001977A2" w:rsidP="001977A2">
            <w:pPr>
              <w:pStyle w:val="CellBody"/>
              <w:rPr>
                <w:ins w:id="1659" w:author="Zhunisbayev, Olzhasbek [Bolashak Atyrau Limited]" w:date="2024-05-13T20:15:00Z"/>
                <w:rFonts w:ascii="Arial Narrow" w:hAnsi="Arial Narrow" w:cs="Arial"/>
                <w:color w:val="auto"/>
                <w:sz w:val="16"/>
                <w:szCs w:val="16"/>
                <w:u w:val="single"/>
                <w:lang w:val="ru-RU"/>
              </w:rPr>
            </w:pPr>
            <w:ins w:id="1660" w:author="Zhunisbayev, Olzhasbek [Bolashak Atyrau Limited]" w:date="2024-05-13T20:15:00Z">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3</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8</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ins>
          </w:p>
          <w:p w14:paraId="2F6860D8" w14:textId="77777777" w:rsidR="001977A2" w:rsidRPr="00BF38C6" w:rsidRDefault="001977A2" w:rsidP="001977A2">
            <w:pPr>
              <w:pStyle w:val="CellBody"/>
              <w:rPr>
                <w:ins w:id="1661" w:author="Zhunisbayev, Olzhasbek [Bolashak Atyrau Limited]" w:date="2024-05-13T20:15:00Z"/>
                <w:rFonts w:ascii="Arial Narrow" w:hAnsi="Arial Narrow" w:cs="Arial"/>
                <w:color w:val="auto"/>
                <w:sz w:val="16"/>
                <w:szCs w:val="16"/>
                <w:lang w:val="ru-RU"/>
              </w:rPr>
            </w:pPr>
            <w:ins w:id="1662" w:author="Zhunisbayev, Olzhasbek [Bolashak Atyrau Limited]" w:date="2024-05-13T20:15:00Z">
              <w:r w:rsidRPr="006759B5">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51,</w:t>
              </w:r>
              <w:r w:rsidRPr="006759B5">
                <w:rPr>
                  <w:rFonts w:ascii="Arial Narrow" w:hAnsi="Arial Narrow" w:cs="Arial"/>
                  <w:color w:val="auto"/>
                  <w:sz w:val="16"/>
                  <w:szCs w:val="16"/>
                  <w:lang w:val="ru-RU"/>
                </w:rPr>
                <w:t>7</w:t>
              </w:r>
              <w:r w:rsidRPr="00BF38C6">
                <w:rPr>
                  <w:rFonts w:ascii="Arial Narrow" w:hAnsi="Arial Narrow" w:cs="Arial"/>
                  <w:color w:val="auto"/>
                  <w:sz w:val="16"/>
                  <w:szCs w:val="16"/>
                  <w:lang w:val="ru-RU"/>
                </w:rPr>
                <w:t xml:space="preserve"> бар (изб.)</w:t>
              </w:r>
            </w:ins>
          </w:p>
          <w:p w14:paraId="525815FC" w14:textId="77777777" w:rsidR="001977A2" w:rsidRPr="00BF38C6" w:rsidRDefault="001977A2" w:rsidP="001977A2">
            <w:pPr>
              <w:pStyle w:val="CellBody"/>
              <w:rPr>
                <w:ins w:id="1663" w:author="Zhunisbayev, Olzhasbek [Bolashak Atyrau Limited]" w:date="2024-05-13T20:15:00Z"/>
                <w:rFonts w:ascii="Arial Narrow" w:hAnsi="Arial Narrow" w:cs="Arial"/>
                <w:color w:val="auto"/>
                <w:sz w:val="16"/>
                <w:szCs w:val="16"/>
                <w:lang w:val="ru-RU"/>
              </w:rPr>
            </w:pPr>
            <w:ins w:id="1664" w:author="Zhunisbayev, Olzhasbek [Bolashak Atyrau Limited]" w:date="2024-05-13T20:15:00Z">
              <w:r w:rsidRPr="00BF38C6">
                <w:rPr>
                  <w:rFonts w:ascii="Arial Narrow" w:hAnsi="Arial Narrow" w:cs="Arial"/>
                  <w:color w:val="auto"/>
                  <w:sz w:val="16"/>
                  <w:szCs w:val="16"/>
                  <w:lang w:val="ru-RU"/>
                </w:rPr>
                <w:t>50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5</w:t>
              </w:r>
              <w:r w:rsidRPr="006759B5">
                <w:rPr>
                  <w:rFonts w:ascii="Arial Narrow" w:hAnsi="Arial Narrow" w:cs="Arial"/>
                  <w:color w:val="auto"/>
                  <w:sz w:val="16"/>
                  <w:szCs w:val="16"/>
                  <w:lang w:val="ru-RU"/>
                </w:rPr>
                <w:t>1</w:t>
              </w:r>
              <w:r w:rsidRPr="00BF38C6">
                <w:rPr>
                  <w:rFonts w:ascii="Arial Narrow" w:hAnsi="Arial Narrow" w:cs="Arial"/>
                  <w:color w:val="auto"/>
                  <w:sz w:val="16"/>
                  <w:szCs w:val="16"/>
                  <w:lang w:val="ru-RU"/>
                </w:rPr>
                <w:t>,</w:t>
              </w:r>
              <w:r w:rsidRPr="006759B5">
                <w:rPr>
                  <w:rFonts w:ascii="Arial Narrow" w:hAnsi="Arial Narrow" w:cs="Arial"/>
                  <w:color w:val="auto"/>
                  <w:sz w:val="16"/>
                  <w:szCs w:val="16"/>
                  <w:lang w:val="ru-RU"/>
                </w:rPr>
                <w:t>7</w:t>
              </w:r>
              <w:r w:rsidRPr="00BF38C6">
                <w:rPr>
                  <w:rFonts w:ascii="Arial Narrow" w:hAnsi="Arial Narrow" w:cs="Arial"/>
                  <w:color w:val="auto"/>
                  <w:sz w:val="16"/>
                  <w:szCs w:val="16"/>
                  <w:lang w:val="ru-RU"/>
                </w:rPr>
                <w:t xml:space="preserve"> бар (изб.)</w:t>
              </w:r>
            </w:ins>
          </w:p>
          <w:p w14:paraId="18504462" w14:textId="37CFC60B" w:rsidR="001977A2" w:rsidRPr="00BF38C6" w:rsidRDefault="001977A2" w:rsidP="001977A2">
            <w:pPr>
              <w:pStyle w:val="CellBody"/>
              <w:rPr>
                <w:ins w:id="1665" w:author="Zhunisbayev, Olzhasbek [Bolashak Atyrau Limited]" w:date="2024-05-13T20:15:00Z"/>
                <w:rFonts w:ascii="Arial Narrow" w:hAnsi="Arial Narrow" w:cs="Arial"/>
                <w:color w:val="auto"/>
                <w:sz w:val="16"/>
                <w:szCs w:val="16"/>
                <w:lang w:val="ru-RU"/>
              </w:rPr>
            </w:pPr>
            <w:ins w:id="1666" w:author="Zhunisbayev, Olzhasbek [Bolashak Atyrau Limited]" w:date="2024-05-13T20:15:00Z">
              <w:r w:rsidRPr="00BF38C6">
                <w:rPr>
                  <w:rFonts w:ascii="Arial Narrow" w:hAnsi="Arial Narrow" w:cs="Arial"/>
                  <w:color w:val="auto"/>
                  <w:sz w:val="16"/>
                  <w:szCs w:val="16"/>
                  <w:lang w:val="ru-RU"/>
                </w:rPr>
                <w:t>100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w:t>
              </w:r>
              <w:r w:rsidRPr="006759B5">
                <w:rPr>
                  <w:rFonts w:ascii="Arial Narrow" w:hAnsi="Arial Narrow" w:cs="Arial"/>
                  <w:color w:val="auto"/>
                  <w:sz w:val="16"/>
                  <w:szCs w:val="16"/>
                  <w:lang w:val="ru-RU"/>
                </w:rPr>
                <w:t>5</w:t>
              </w:r>
            </w:ins>
            <w:ins w:id="1667" w:author="Zhunisbayev, Olzhasbek [Bolashak Atyrau Limited]" w:date="2024-05-13T20:16:00Z">
              <w:r w:rsidRPr="006759B5">
                <w:rPr>
                  <w:rFonts w:ascii="Arial Narrow" w:hAnsi="Arial Narrow" w:cs="Arial"/>
                  <w:color w:val="auto"/>
                  <w:sz w:val="16"/>
                  <w:szCs w:val="16"/>
                  <w:lang w:val="ru-RU"/>
                </w:rPr>
                <w:t>1</w:t>
              </w:r>
            </w:ins>
            <w:ins w:id="1668" w:author="Zhunisbayev, Olzhasbek [Bolashak Atyrau Limited]" w:date="2024-05-13T20:15:00Z">
              <w:r w:rsidRPr="00BF38C6">
                <w:rPr>
                  <w:rFonts w:ascii="Arial Narrow" w:hAnsi="Arial Narrow" w:cs="Arial"/>
                  <w:color w:val="auto"/>
                  <w:sz w:val="16"/>
                  <w:szCs w:val="16"/>
                  <w:lang w:val="ru-RU"/>
                </w:rPr>
                <w:t>,</w:t>
              </w:r>
            </w:ins>
            <w:ins w:id="1669" w:author="Zhunisbayev, Olzhasbek [Bolashak Atyrau Limited]" w:date="2024-05-13T20:16:00Z">
              <w:r w:rsidRPr="006759B5">
                <w:rPr>
                  <w:rFonts w:ascii="Arial Narrow" w:hAnsi="Arial Narrow" w:cs="Arial"/>
                  <w:color w:val="auto"/>
                  <w:sz w:val="16"/>
                  <w:szCs w:val="16"/>
                  <w:lang w:val="ru-RU"/>
                </w:rPr>
                <w:t>5</w:t>
              </w:r>
            </w:ins>
            <w:ins w:id="1670" w:author="Zhunisbayev, Olzhasbek [Bolashak Atyrau Limited]" w:date="2024-05-13T20:15:00Z">
              <w:r w:rsidRPr="00BF38C6">
                <w:rPr>
                  <w:rFonts w:ascii="Arial Narrow" w:hAnsi="Arial Narrow" w:cs="Arial"/>
                  <w:color w:val="auto"/>
                  <w:sz w:val="16"/>
                  <w:szCs w:val="16"/>
                  <w:lang w:val="ru-RU"/>
                </w:rPr>
                <w:t xml:space="preserve"> бар (изб.)</w:t>
              </w:r>
            </w:ins>
          </w:p>
          <w:p w14:paraId="5A5C234A" w14:textId="7BE2EDB7" w:rsidR="001977A2" w:rsidRPr="00BF38C6" w:rsidRDefault="001977A2" w:rsidP="001977A2">
            <w:pPr>
              <w:pStyle w:val="CellBody"/>
              <w:rPr>
                <w:ins w:id="1671" w:author="Zhunisbayev, Olzhasbek [Bolashak Atyrau Limited]" w:date="2024-05-13T20:15:00Z"/>
                <w:rFonts w:ascii="Arial Narrow" w:hAnsi="Arial Narrow" w:cs="Arial"/>
                <w:color w:val="auto"/>
                <w:sz w:val="16"/>
                <w:szCs w:val="16"/>
                <w:lang w:val="ru-RU"/>
              </w:rPr>
            </w:pPr>
            <w:ins w:id="1672" w:author="Zhunisbayev, Olzhasbek [Bolashak Atyrau Limited]" w:date="2024-05-13T20:15:00Z">
              <w:r w:rsidRPr="00BF38C6">
                <w:rPr>
                  <w:rFonts w:ascii="Arial Narrow" w:hAnsi="Arial Narrow" w:cs="Arial"/>
                  <w:color w:val="auto"/>
                  <w:sz w:val="16"/>
                  <w:szCs w:val="16"/>
                  <w:lang w:val="ru-RU"/>
                </w:rPr>
                <w:t>150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w:t>
              </w:r>
            </w:ins>
            <w:ins w:id="1673" w:author="Zhunisbayev, Olzhasbek [Bolashak Atyrau Limited]" w:date="2024-05-13T20:16:00Z">
              <w:r w:rsidRPr="006759B5">
                <w:rPr>
                  <w:rFonts w:ascii="Arial Narrow" w:hAnsi="Arial Narrow" w:cs="Arial"/>
                  <w:color w:val="auto"/>
                  <w:sz w:val="16"/>
                  <w:szCs w:val="16"/>
                  <w:lang w:val="ru-RU"/>
                </w:rPr>
                <w:t>50</w:t>
              </w:r>
            </w:ins>
            <w:ins w:id="1674" w:author="Zhunisbayev, Olzhasbek [Bolashak Atyrau Limited]" w:date="2024-05-13T20:15:00Z">
              <w:r w:rsidRPr="00BF38C6">
                <w:rPr>
                  <w:rFonts w:ascii="Arial Narrow" w:hAnsi="Arial Narrow" w:cs="Arial"/>
                  <w:color w:val="auto"/>
                  <w:sz w:val="16"/>
                  <w:szCs w:val="16"/>
                  <w:lang w:val="ru-RU"/>
                </w:rPr>
                <w:t>,</w:t>
              </w:r>
            </w:ins>
            <w:ins w:id="1675" w:author="Zhunisbayev, Olzhasbek [Bolashak Atyrau Limited]" w:date="2024-05-13T20:16:00Z">
              <w:r w:rsidRPr="006759B5">
                <w:rPr>
                  <w:rFonts w:ascii="Arial Narrow" w:hAnsi="Arial Narrow" w:cs="Arial"/>
                  <w:color w:val="auto"/>
                  <w:sz w:val="16"/>
                  <w:szCs w:val="16"/>
                  <w:lang w:val="ru-RU"/>
                </w:rPr>
                <w:t>3</w:t>
              </w:r>
            </w:ins>
            <w:ins w:id="1676" w:author="Zhunisbayev, Olzhasbek [Bolashak Atyrau Limited]" w:date="2024-05-13T20:15:00Z">
              <w:r w:rsidRPr="00BF38C6">
                <w:rPr>
                  <w:rFonts w:ascii="Arial Narrow" w:hAnsi="Arial Narrow" w:cs="Arial"/>
                  <w:color w:val="auto"/>
                  <w:sz w:val="16"/>
                  <w:szCs w:val="16"/>
                  <w:lang w:val="ru-RU"/>
                </w:rPr>
                <w:t xml:space="preserve"> бар (изб.)</w:t>
              </w:r>
            </w:ins>
          </w:p>
          <w:p w14:paraId="1BC2B6DC" w14:textId="7406636E" w:rsidR="001977A2" w:rsidRPr="006759B5" w:rsidRDefault="001977A2" w:rsidP="001977A2">
            <w:pPr>
              <w:pStyle w:val="CellBody"/>
              <w:rPr>
                <w:ins w:id="1677" w:author="Zhunisbayev, Olzhasbek [Bolashak Atyrau Limited]" w:date="2024-05-13T20:16:00Z"/>
                <w:rFonts w:ascii="Arial Narrow" w:hAnsi="Arial Narrow" w:cs="Arial"/>
                <w:color w:val="auto"/>
                <w:sz w:val="16"/>
                <w:szCs w:val="16"/>
                <w:lang w:val="ru-RU"/>
              </w:rPr>
            </w:pPr>
            <w:ins w:id="1678" w:author="Zhunisbayev, Olzhasbek [Bolashak Atyrau Limited]" w:date="2024-05-13T20:15:00Z">
              <w:r w:rsidRPr="00BF38C6">
                <w:rPr>
                  <w:rFonts w:ascii="Arial Narrow" w:hAnsi="Arial Narrow" w:cs="Arial"/>
                  <w:color w:val="auto"/>
                  <w:sz w:val="16"/>
                  <w:szCs w:val="16"/>
                  <w:lang w:val="ru-RU"/>
                </w:rPr>
                <w:t>200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4</w:t>
              </w:r>
            </w:ins>
            <w:ins w:id="1679" w:author="Zhunisbayev, Olzhasbek [Bolashak Atyrau Limited]" w:date="2024-05-13T20:16:00Z">
              <w:r w:rsidRPr="006759B5">
                <w:rPr>
                  <w:rFonts w:ascii="Arial Narrow" w:hAnsi="Arial Narrow" w:cs="Arial"/>
                  <w:color w:val="auto"/>
                  <w:sz w:val="16"/>
                  <w:szCs w:val="16"/>
                  <w:lang w:val="ru-RU"/>
                </w:rPr>
                <w:t>8</w:t>
              </w:r>
            </w:ins>
            <w:ins w:id="1680" w:author="Zhunisbayev, Olzhasbek [Bolashak Atyrau Limited]" w:date="2024-05-13T20:15:00Z">
              <w:r w:rsidRPr="00BF38C6">
                <w:rPr>
                  <w:rFonts w:ascii="Arial Narrow" w:hAnsi="Arial Narrow" w:cs="Arial"/>
                  <w:color w:val="auto"/>
                  <w:sz w:val="16"/>
                  <w:szCs w:val="16"/>
                  <w:lang w:val="ru-RU"/>
                </w:rPr>
                <w:t>,</w:t>
              </w:r>
            </w:ins>
            <w:ins w:id="1681" w:author="Zhunisbayev, Olzhasbek [Bolashak Atyrau Limited]" w:date="2024-05-13T20:16:00Z">
              <w:r w:rsidRPr="006759B5">
                <w:rPr>
                  <w:rFonts w:ascii="Arial Narrow" w:hAnsi="Arial Narrow" w:cs="Arial"/>
                  <w:color w:val="auto"/>
                  <w:sz w:val="16"/>
                  <w:szCs w:val="16"/>
                  <w:lang w:val="ru-RU"/>
                </w:rPr>
                <w:t>3</w:t>
              </w:r>
            </w:ins>
            <w:ins w:id="1682" w:author="Zhunisbayev, Olzhasbek [Bolashak Atyrau Limited]" w:date="2024-05-13T20:15:00Z">
              <w:r w:rsidRPr="00BF38C6">
                <w:rPr>
                  <w:rFonts w:ascii="Arial Narrow" w:hAnsi="Arial Narrow" w:cs="Arial"/>
                  <w:color w:val="auto"/>
                  <w:sz w:val="16"/>
                  <w:szCs w:val="16"/>
                  <w:lang w:val="ru-RU"/>
                </w:rPr>
                <w:t xml:space="preserve"> бар (изб.)</w:t>
              </w:r>
            </w:ins>
          </w:p>
          <w:p w14:paraId="709FAF1A" w14:textId="3A77346C" w:rsidR="001977A2" w:rsidRPr="001977A2" w:rsidRDefault="001977A2" w:rsidP="001977A2">
            <w:pPr>
              <w:pStyle w:val="CellBody"/>
              <w:rPr>
                <w:ins w:id="1683" w:author="Zhunisbayev, Olzhasbek [Bolashak Atyrau Limited]" w:date="2024-05-13T20:15:00Z"/>
                <w:rFonts w:ascii="Arial Narrow" w:hAnsi="Arial Narrow" w:cs="Arial"/>
                <w:color w:val="auto"/>
                <w:sz w:val="16"/>
                <w:szCs w:val="16"/>
              </w:rPr>
            </w:pPr>
            <w:ins w:id="1684" w:author="Zhunisbayev, Olzhasbek [Bolashak Atyrau Limited]" w:date="2024-05-13T20:16:00Z">
              <w:r w:rsidRPr="00BF38C6">
                <w:rPr>
                  <w:rFonts w:ascii="Arial Narrow" w:hAnsi="Arial Narrow" w:cs="Arial"/>
                  <w:color w:val="auto"/>
                  <w:sz w:val="16"/>
                  <w:szCs w:val="16"/>
                  <w:lang w:val="ru-RU"/>
                </w:rPr>
                <w:t>2</w:t>
              </w:r>
              <w:r>
                <w:rPr>
                  <w:rFonts w:ascii="Arial Narrow" w:hAnsi="Arial Narrow" w:cs="Arial"/>
                  <w:color w:val="auto"/>
                  <w:sz w:val="16"/>
                  <w:szCs w:val="16"/>
                </w:rPr>
                <w:t>3</w:t>
              </w:r>
              <w:r w:rsidRPr="00BF38C6">
                <w:rPr>
                  <w:rFonts w:ascii="Arial Narrow" w:hAnsi="Arial Narrow" w:cs="Arial"/>
                  <w:color w:val="auto"/>
                  <w:sz w:val="16"/>
                  <w:szCs w:val="16"/>
                  <w:lang w:val="ru-RU"/>
                </w:rPr>
                <w:t>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4</w:t>
              </w:r>
              <w:r>
                <w:rPr>
                  <w:rFonts w:ascii="Arial Narrow" w:hAnsi="Arial Narrow" w:cs="Arial"/>
                  <w:color w:val="auto"/>
                  <w:sz w:val="16"/>
                  <w:szCs w:val="16"/>
                </w:rPr>
                <w:t>7</w:t>
              </w:r>
              <w:r w:rsidRPr="00BF38C6">
                <w:rPr>
                  <w:rFonts w:ascii="Arial Narrow" w:hAnsi="Arial Narrow" w:cs="Arial"/>
                  <w:color w:val="auto"/>
                  <w:sz w:val="16"/>
                  <w:szCs w:val="16"/>
                  <w:lang w:val="ru-RU"/>
                </w:rPr>
                <w:t>,</w:t>
              </w:r>
              <w:r>
                <w:rPr>
                  <w:rFonts w:ascii="Arial Narrow" w:hAnsi="Arial Narrow" w:cs="Arial"/>
                  <w:color w:val="auto"/>
                  <w:sz w:val="16"/>
                  <w:szCs w:val="16"/>
                </w:rPr>
                <w:t>1</w:t>
              </w:r>
              <w:r w:rsidRPr="00BF38C6">
                <w:rPr>
                  <w:rFonts w:ascii="Arial Narrow" w:hAnsi="Arial Narrow" w:cs="Arial"/>
                  <w:color w:val="auto"/>
                  <w:sz w:val="16"/>
                  <w:szCs w:val="16"/>
                  <w:lang w:val="ru-RU"/>
                </w:rPr>
                <w:t xml:space="preserve"> бар (изб.)</w:t>
              </w:r>
            </w:ins>
          </w:p>
          <w:p w14:paraId="6113B0AB" w14:textId="77777777" w:rsidR="001977A2" w:rsidRDefault="001977A2" w:rsidP="001977A2">
            <w:pPr>
              <w:pStyle w:val="CellBody"/>
              <w:rPr>
                <w:rFonts w:ascii="Arial Narrow" w:hAnsi="Arial Narrow"/>
                <w:color w:val="auto"/>
                <w:sz w:val="16"/>
                <w:szCs w:val="16"/>
                <w:u w:val="single"/>
                <w:lang w:val="ru-RU"/>
              </w:rPr>
            </w:pPr>
          </w:p>
          <w:p w14:paraId="32ACEE84" w14:textId="77777777" w:rsidR="00C043E1" w:rsidRPr="00C043E1" w:rsidRDefault="00C043E1" w:rsidP="001977A2">
            <w:pPr>
              <w:pStyle w:val="CellBody"/>
              <w:rPr>
                <w:ins w:id="1685" w:author="Zhunisbayev, Olzhasbek [Bolashak Atyrau Limited]" w:date="2024-05-13T20:14:00Z"/>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1E770DE5" w14:textId="77777777" w:rsidR="001977A2" w:rsidRPr="00BF38C6" w:rsidRDefault="001977A2" w:rsidP="001977A2">
            <w:pPr>
              <w:pStyle w:val="CellBodyCentered"/>
              <w:rPr>
                <w:ins w:id="1686" w:author="Zhunisbayev, Olzhasbek [Bolashak Atyrau Limited]" w:date="2024-05-13T20:16:00Z"/>
                <w:rFonts w:ascii="Arial Narrow" w:hAnsi="Arial Narrow"/>
                <w:color w:val="auto"/>
                <w:sz w:val="16"/>
                <w:szCs w:val="16"/>
                <w:lang w:val="ru-RU"/>
              </w:rPr>
            </w:pPr>
          </w:p>
          <w:p w14:paraId="585CDC76" w14:textId="77777777" w:rsidR="001977A2" w:rsidRPr="00BF38C6" w:rsidRDefault="001977A2" w:rsidP="001977A2">
            <w:pPr>
              <w:pStyle w:val="CellBodyCentered"/>
              <w:rPr>
                <w:ins w:id="1687" w:author="Zhunisbayev, Olzhasbek [Bolashak Atyrau Limited]" w:date="2024-05-13T20:16:00Z"/>
                <w:rFonts w:ascii="Arial Narrow" w:hAnsi="Arial Narrow"/>
                <w:color w:val="auto"/>
                <w:sz w:val="16"/>
                <w:szCs w:val="16"/>
                <w:lang w:val="ru-RU"/>
              </w:rPr>
            </w:pPr>
            <w:ins w:id="1688" w:author="Zhunisbayev, Olzhasbek [Bolashak Atyrau Limited]" w:date="2024-05-13T20:16:00Z">
              <w:r w:rsidRPr="00BF38C6">
                <w:rPr>
                  <w:rFonts w:ascii="Arial Narrow" w:hAnsi="Arial Narrow"/>
                  <w:color w:val="auto"/>
                  <w:sz w:val="16"/>
                  <w:szCs w:val="16"/>
                  <w:lang w:val="ru-RU"/>
                </w:rPr>
                <w:t>НЕТ</w:t>
              </w:r>
            </w:ins>
          </w:p>
          <w:p w14:paraId="7D8285A3" w14:textId="77777777" w:rsidR="001977A2" w:rsidRPr="00BF38C6" w:rsidRDefault="001977A2" w:rsidP="001977A2">
            <w:pPr>
              <w:pStyle w:val="CellBodyCentered"/>
              <w:rPr>
                <w:ins w:id="1689" w:author="Zhunisbayev, Olzhasbek [Bolashak Atyrau Limited]" w:date="2024-05-13T20:16:00Z"/>
                <w:rFonts w:ascii="Arial Narrow" w:hAnsi="Arial Narrow"/>
                <w:color w:val="auto"/>
                <w:sz w:val="16"/>
                <w:szCs w:val="16"/>
                <w:lang w:val="ru-RU"/>
              </w:rPr>
            </w:pPr>
          </w:p>
          <w:p w14:paraId="134DB833" w14:textId="77777777" w:rsidR="001977A2" w:rsidRPr="00BF38C6" w:rsidRDefault="001977A2" w:rsidP="001977A2">
            <w:pPr>
              <w:pStyle w:val="CellBodyCentered"/>
              <w:rPr>
                <w:ins w:id="1690" w:author="Zhunisbayev, Olzhasbek [Bolashak Atyrau Limited]" w:date="2024-05-13T20:16:00Z"/>
                <w:rFonts w:ascii="Arial Narrow" w:hAnsi="Arial Narrow"/>
                <w:color w:val="auto"/>
                <w:sz w:val="16"/>
                <w:szCs w:val="16"/>
                <w:lang w:val="ru-RU"/>
              </w:rPr>
            </w:pPr>
          </w:p>
          <w:p w14:paraId="27A04B47" w14:textId="77777777" w:rsidR="001977A2" w:rsidRPr="00BF38C6" w:rsidRDefault="001977A2" w:rsidP="001977A2">
            <w:pPr>
              <w:pStyle w:val="CellBodyCentered"/>
              <w:rPr>
                <w:ins w:id="1691" w:author="Zhunisbayev, Olzhasbek [Bolashak Atyrau Limited]" w:date="2024-05-13T20:16:00Z"/>
                <w:rFonts w:ascii="Arial Narrow" w:hAnsi="Arial Narrow"/>
                <w:color w:val="auto"/>
                <w:sz w:val="16"/>
                <w:szCs w:val="16"/>
                <w:lang w:val="ru-RU"/>
              </w:rPr>
            </w:pPr>
          </w:p>
          <w:p w14:paraId="2F4706B6" w14:textId="77777777" w:rsidR="001977A2" w:rsidRPr="00BF38C6" w:rsidRDefault="001977A2" w:rsidP="001977A2">
            <w:pPr>
              <w:pStyle w:val="CellBodyCentered"/>
              <w:rPr>
                <w:ins w:id="1692" w:author="Zhunisbayev, Olzhasbek [Bolashak Atyrau Limited]" w:date="2024-05-13T20:14:00Z"/>
                <w:rFonts w:ascii="Arial Narrow" w:hAnsi="Arial Narrow"/>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4B74B8F6" w14:textId="77777777" w:rsidR="001977A2" w:rsidRPr="00BF38C6" w:rsidRDefault="001977A2" w:rsidP="001977A2">
            <w:pPr>
              <w:pStyle w:val="CellBodyCentered"/>
              <w:rPr>
                <w:ins w:id="1693" w:author="Zhunisbayev, Olzhasbek [Bolashak Atyrau Limited]" w:date="2024-05-13T20:16:00Z"/>
                <w:rFonts w:ascii="Arial Narrow" w:hAnsi="Arial Narrow"/>
                <w:color w:val="auto"/>
                <w:sz w:val="16"/>
                <w:szCs w:val="16"/>
                <w:lang w:val="ru-RU"/>
              </w:rPr>
            </w:pPr>
          </w:p>
          <w:p w14:paraId="52D935E7" w14:textId="57E88ADC" w:rsidR="001977A2" w:rsidRPr="00BF38C6" w:rsidRDefault="001977A2" w:rsidP="001977A2">
            <w:pPr>
              <w:pStyle w:val="CellBodyCentered"/>
              <w:rPr>
                <w:ins w:id="1694" w:author="Zhunisbayev, Olzhasbek [Bolashak Atyrau Limited]" w:date="2024-05-13T20:14:00Z"/>
                <w:rFonts w:ascii="Arial Narrow" w:hAnsi="Arial Narrow"/>
                <w:color w:val="auto"/>
                <w:sz w:val="16"/>
                <w:szCs w:val="16"/>
                <w:lang w:val="ru-RU"/>
              </w:rPr>
            </w:pPr>
            <w:ins w:id="1695" w:author="Zhunisbayev, Olzhasbek [Bolashak Atyrau Limited]" w:date="2024-05-13T20:16:00Z">
              <w:r w:rsidRPr="00BF38C6">
                <w:rPr>
                  <w:rFonts w:ascii="Arial Narrow" w:hAnsi="Arial Narrow"/>
                  <w:color w:val="auto"/>
                  <w:sz w:val="16"/>
                  <w:szCs w:val="16"/>
                  <w:lang w:val="ru-RU"/>
                </w:rPr>
                <w:t>0</w:t>
              </w:r>
            </w:ins>
          </w:p>
        </w:tc>
      </w:tr>
      <w:tr w:rsidR="001977A2" w:rsidRPr="00BF38C6" w14:paraId="4E5BB673" w14:textId="77777777" w:rsidTr="002A7110">
        <w:tc>
          <w:tcPr>
            <w:tcW w:w="3332" w:type="dxa"/>
            <w:tcBorders>
              <w:top w:val="single" w:sz="6" w:space="0" w:color="auto"/>
              <w:left w:val="single" w:sz="6" w:space="0" w:color="auto"/>
              <w:bottom w:val="single" w:sz="6" w:space="0" w:color="auto"/>
              <w:right w:val="single" w:sz="6" w:space="0" w:color="auto"/>
            </w:tcBorders>
          </w:tcPr>
          <w:p w14:paraId="0D7DFB11" w14:textId="77777777" w:rsidR="001977A2" w:rsidRPr="00BF38C6" w:rsidRDefault="001977A2" w:rsidP="001977A2">
            <w:pPr>
              <w:pStyle w:val="CellBody"/>
              <w:rPr>
                <w:rFonts w:ascii="Arial Narrow" w:hAnsi="Arial Narrow" w:cs="Arial"/>
                <w:color w:val="auto"/>
                <w:sz w:val="16"/>
                <w:szCs w:val="16"/>
                <w:lang w:val="ru-RU"/>
              </w:rPr>
            </w:pPr>
          </w:p>
          <w:p w14:paraId="35157BEA"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BD</w:t>
            </w:r>
            <w:r w:rsidRPr="00BF38C6">
              <w:rPr>
                <w:rFonts w:ascii="Arial Narrow" w:hAnsi="Arial Narrow" w:cs="Arial"/>
                <w:color w:val="auto"/>
                <w:sz w:val="16"/>
                <w:szCs w:val="16"/>
                <w:lang w:val="ru-RU"/>
              </w:rPr>
              <w:t xml:space="preserve"> – ПРОДУВКА, УГЛЕВОДОРОДЫ</w:t>
            </w:r>
          </w:p>
          <w:p w14:paraId="0F99BBC4" w14:textId="6ADE6903" w:rsidR="001977A2" w:rsidRPr="006759B5" w:rsidRDefault="001977A2" w:rsidP="001977A2">
            <w:pPr>
              <w:pStyle w:val="CellBody"/>
              <w:rPr>
                <w:ins w:id="1696" w:author="Zhunisbayev, Olzhasbek [Bolashak Atyrau Limited]" w:date="2024-05-13T20:17:00Z"/>
                <w:rFonts w:ascii="Arial Narrow" w:hAnsi="Arial Narrow" w:cs="Arial"/>
                <w:color w:val="auto"/>
                <w:sz w:val="16"/>
                <w:szCs w:val="16"/>
                <w:lang w:val="ru-RU"/>
              </w:rPr>
            </w:pPr>
            <w:ins w:id="1697" w:author="Zhunisbayev, Olzhasbek [Bolashak Atyrau Limited]" w:date="2024-05-13T20:17:00Z">
              <w:r w:rsidRPr="00014E44">
                <w:rPr>
                  <w:rFonts w:ascii="Arial Narrow" w:hAnsi="Arial Narrow" w:cs="Arial"/>
                  <w:color w:val="auto"/>
                  <w:sz w:val="16"/>
                  <w:szCs w:val="16"/>
                  <w:lang w:val="en-GB"/>
                </w:rPr>
                <w:t>BFL</w:t>
              </w:r>
              <w:r w:rsidRPr="006759B5">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 xml:space="preserve">ФАКЕЛЬНЫЙ ГАЗ, </w:t>
              </w:r>
              <w:r w:rsidRPr="006759B5">
                <w:rPr>
                  <w:rFonts w:ascii="Arial Narrow" w:hAnsi="Arial Narrow"/>
                  <w:color w:val="auto"/>
                  <w:sz w:val="16"/>
                  <w:szCs w:val="16"/>
                  <w:lang w:val="ru-RU"/>
                </w:rPr>
                <w:t>НИЗКОЕ</w:t>
              </w:r>
              <w:r w:rsidRPr="00BF38C6">
                <w:rPr>
                  <w:rFonts w:ascii="Arial Narrow" w:hAnsi="Arial Narrow"/>
                  <w:color w:val="auto"/>
                  <w:sz w:val="16"/>
                  <w:szCs w:val="16"/>
                  <w:lang w:val="ru-RU"/>
                </w:rPr>
                <w:t xml:space="preserve"> ДАВЛЕНИЕ</w:t>
              </w:r>
            </w:ins>
          </w:p>
          <w:p w14:paraId="51DDC67A" w14:textId="77777777" w:rsidR="00985DDF" w:rsidRPr="00BF38C6" w:rsidRDefault="00985DDF" w:rsidP="00985DDF">
            <w:pPr>
              <w:pStyle w:val="CellBody"/>
              <w:tabs>
                <w:tab w:val="left" w:pos="0"/>
              </w:tabs>
              <w:rPr>
                <w:ins w:id="1698" w:author="Zhunisbayev, Olzhasbek [Bolashak Atyrau Limited]" w:date="2024-05-13T20:18:00Z"/>
                <w:rFonts w:ascii="Arial Narrow" w:hAnsi="Arial Narrow" w:cs="Arial"/>
                <w:color w:val="auto"/>
                <w:sz w:val="16"/>
                <w:szCs w:val="16"/>
                <w:lang w:val="ru-RU"/>
              </w:rPr>
            </w:pPr>
            <w:ins w:id="1699" w:author="Zhunisbayev, Olzhasbek [Bolashak Atyrau Limited]" w:date="2024-05-13T20:18:00Z">
              <w:r w:rsidRPr="00BF38C6">
                <w:rPr>
                  <w:rFonts w:ascii="Arial Narrow" w:hAnsi="Arial Narrow"/>
                  <w:color w:val="auto"/>
                  <w:sz w:val="16"/>
                  <w:szCs w:val="16"/>
                </w:rPr>
                <w:t>CCD</w:t>
              </w:r>
              <w:r w:rsidRPr="00BF38C6">
                <w:rPr>
                  <w:rFonts w:ascii="Arial Narrow" w:hAnsi="Arial Narrow"/>
                  <w:color w:val="auto"/>
                  <w:sz w:val="16"/>
                  <w:szCs w:val="16"/>
                  <w:lang w:val="ru-RU"/>
                </w:rPr>
                <w:t xml:space="preserve"> – ДЕЭМУЛЬГАТОР</w:t>
              </w:r>
            </w:ins>
          </w:p>
          <w:p w14:paraId="55B97B1C" w14:textId="77777777" w:rsidR="00464A78" w:rsidRPr="00BF38C6" w:rsidRDefault="00464A78" w:rsidP="00464A78">
            <w:pPr>
              <w:pStyle w:val="CellBody"/>
              <w:tabs>
                <w:tab w:val="left" w:pos="0"/>
              </w:tabs>
              <w:rPr>
                <w:ins w:id="1700" w:author="Zhunisbayev, Olzhasbek [Bolashak Atyrau Limited]" w:date="2024-05-13T20:18:00Z"/>
                <w:rFonts w:ascii="Arial Narrow" w:hAnsi="Arial Narrow"/>
                <w:color w:val="auto"/>
                <w:sz w:val="16"/>
                <w:szCs w:val="16"/>
                <w:lang w:val="ru-RU"/>
              </w:rPr>
            </w:pPr>
            <w:ins w:id="1701" w:author="Zhunisbayev, Olzhasbek [Bolashak Atyrau Limited]" w:date="2024-05-13T20:18:00Z">
              <w:r w:rsidRPr="00BF38C6">
                <w:rPr>
                  <w:rFonts w:ascii="Arial Narrow" w:hAnsi="Arial Narrow"/>
                  <w:color w:val="auto"/>
                  <w:sz w:val="16"/>
                  <w:szCs w:val="16"/>
                </w:rPr>
                <w:t>CI</w:t>
              </w:r>
              <w:r w:rsidRPr="00BF38C6">
                <w:rPr>
                  <w:rFonts w:ascii="Arial Narrow" w:hAnsi="Arial Narrow"/>
                  <w:color w:val="auto"/>
                  <w:sz w:val="16"/>
                  <w:szCs w:val="16"/>
                  <w:lang w:val="ru-RU"/>
                </w:rPr>
                <w:t xml:space="preserve"> – ХИМИЧЕСКИЙ ИНГИБИТОР И АНТИНАКИПИН</w:t>
              </w:r>
            </w:ins>
          </w:p>
          <w:p w14:paraId="143F9774" w14:textId="66823716"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66A1EFA4"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6D7350C0"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ТЕХНОЛОГИЧЕСКИЙ УГЛЕВОДОРОД</w:t>
            </w:r>
          </w:p>
          <w:p w14:paraId="7BEDBE59"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SM</w:t>
            </w:r>
            <w:r w:rsidRPr="00BF38C6">
              <w:rPr>
                <w:rFonts w:ascii="Arial Narrow" w:hAnsi="Arial Narrow" w:cs="Arial"/>
                <w:color w:val="auto"/>
                <w:sz w:val="16"/>
                <w:szCs w:val="16"/>
                <w:lang w:val="ru-RU"/>
              </w:rPr>
              <w:t xml:space="preserve"> – ПАР СРЕДНЕГО ДАВЛЕНИЯ</w:t>
            </w:r>
          </w:p>
          <w:p w14:paraId="136C7E9C" w14:textId="77777777" w:rsidR="00464A78" w:rsidRPr="00BF38C6" w:rsidRDefault="00464A78" w:rsidP="00464A78">
            <w:pPr>
              <w:pStyle w:val="CellBody"/>
              <w:rPr>
                <w:ins w:id="1702" w:author="Zhunisbayev, Olzhasbek [Bolashak Atyrau Limited]" w:date="2024-05-13T20:19:00Z"/>
                <w:rFonts w:ascii="Arial Narrow" w:hAnsi="Arial Narrow" w:cs="Arial"/>
                <w:color w:val="auto"/>
                <w:sz w:val="16"/>
                <w:szCs w:val="16"/>
                <w:lang w:val="ru-RU"/>
              </w:rPr>
            </w:pPr>
            <w:ins w:id="1703" w:author="Zhunisbayev, Olzhasbek [Bolashak Atyrau Limited]" w:date="2024-05-13T20:19:00Z">
              <w:r w:rsidRPr="00BF38C6">
                <w:rPr>
                  <w:rFonts w:ascii="Arial Narrow" w:hAnsi="Arial Narrow" w:cs="Arial"/>
                  <w:color w:val="auto"/>
                  <w:sz w:val="16"/>
                  <w:szCs w:val="16"/>
                  <w:lang w:val="en-GB"/>
                </w:rPr>
                <w:t>WE</w:t>
              </w:r>
              <w:r w:rsidRPr="00BF38C6">
                <w:rPr>
                  <w:rFonts w:ascii="Arial Narrow" w:hAnsi="Arial Narrow" w:cs="Arial"/>
                  <w:color w:val="auto"/>
                  <w:sz w:val="16"/>
                  <w:szCs w:val="16"/>
                  <w:lang w:val="ru-RU"/>
                </w:rPr>
                <w:t xml:space="preserve"> – ЛИВНЕВЫЙ СТОК</w:t>
              </w:r>
            </w:ins>
          </w:p>
          <w:p w14:paraId="6AAC4C0C" w14:textId="6CAA22B3"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WSR</w:t>
            </w:r>
            <w:r w:rsidRPr="00BF38C6">
              <w:rPr>
                <w:rFonts w:ascii="Arial Narrow" w:hAnsi="Arial Narrow" w:cs="Arial"/>
                <w:color w:val="auto"/>
                <w:sz w:val="16"/>
                <w:szCs w:val="16"/>
                <w:lang w:val="ru-RU"/>
              </w:rPr>
              <w:t xml:space="preserve"> – КИСЛАЯ ВОДА</w:t>
            </w:r>
          </w:p>
          <w:p w14:paraId="6EEE61F7" w14:textId="77777777" w:rsidR="001977A2" w:rsidRPr="00BF38C6" w:rsidRDefault="001977A2" w:rsidP="001977A2">
            <w:pPr>
              <w:pStyle w:val="CellBody"/>
              <w:rPr>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4A31395D" w14:textId="77777777" w:rsidR="001977A2" w:rsidRPr="00BF38C6" w:rsidRDefault="001977A2" w:rsidP="001977A2">
            <w:pPr>
              <w:pStyle w:val="CellBodyCentered"/>
              <w:rPr>
                <w:rFonts w:ascii="Arial Narrow" w:hAnsi="Arial Narrow" w:cs="Arial"/>
                <w:b/>
                <w:color w:val="auto"/>
                <w:sz w:val="16"/>
                <w:szCs w:val="16"/>
                <w:lang w:val="ru-RU"/>
              </w:rPr>
            </w:pPr>
          </w:p>
          <w:p w14:paraId="5D728FB5" w14:textId="77777777" w:rsidR="001977A2" w:rsidRPr="00BF38C6" w:rsidRDefault="001977A2" w:rsidP="001977A2">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300C80</w:t>
            </w:r>
          </w:p>
        </w:tc>
        <w:tc>
          <w:tcPr>
            <w:tcW w:w="720" w:type="dxa"/>
            <w:tcBorders>
              <w:top w:val="single" w:sz="6" w:space="0" w:color="auto"/>
              <w:left w:val="single" w:sz="6" w:space="0" w:color="auto"/>
              <w:bottom w:val="single" w:sz="6" w:space="0" w:color="auto"/>
              <w:right w:val="single" w:sz="6" w:space="0" w:color="auto"/>
            </w:tcBorders>
          </w:tcPr>
          <w:p w14:paraId="0EFFF450" w14:textId="77777777" w:rsidR="001977A2" w:rsidRPr="00BF38C6" w:rsidRDefault="001977A2" w:rsidP="001977A2">
            <w:pPr>
              <w:pStyle w:val="CellBodyCentered"/>
              <w:rPr>
                <w:rFonts w:ascii="Arial Narrow" w:hAnsi="Arial Narrow" w:cs="Arial"/>
                <w:color w:val="auto"/>
                <w:sz w:val="16"/>
                <w:szCs w:val="16"/>
                <w:lang w:val="en-GB"/>
              </w:rPr>
            </w:pPr>
          </w:p>
          <w:p w14:paraId="0C4C6793" w14:textId="77777777" w:rsidR="001977A2" w:rsidRPr="00BF38C6" w:rsidRDefault="001977A2" w:rsidP="001977A2">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6A2E22F4" w14:textId="77777777" w:rsidR="001977A2" w:rsidRPr="00BF38C6" w:rsidRDefault="001977A2" w:rsidP="001977A2">
            <w:pPr>
              <w:pStyle w:val="CellBodyCentered"/>
              <w:rPr>
                <w:rFonts w:ascii="Arial Narrow" w:hAnsi="Arial Narrow" w:cs="Arial"/>
                <w:color w:val="auto"/>
                <w:sz w:val="16"/>
                <w:szCs w:val="16"/>
                <w:lang w:val="ru-RU"/>
              </w:rPr>
            </w:pPr>
          </w:p>
          <w:p w14:paraId="2462EDD6" w14:textId="77777777" w:rsidR="001977A2" w:rsidRPr="006759B5" w:rsidRDefault="001977A2" w:rsidP="001977A2">
            <w:pPr>
              <w:pStyle w:val="CellBodyCentered"/>
              <w:rPr>
                <w:ins w:id="1704" w:author="Zhunisbayev, Olzhasbek [Bolashak Atyrau Limited]" w:date="2024-05-08T22:20:00Z"/>
                <w:rFonts w:ascii="Arial Narrow" w:hAnsi="Arial Narrow" w:cs="Arial"/>
                <w:color w:val="auto"/>
                <w:sz w:val="16"/>
                <w:szCs w:val="16"/>
                <w:lang w:val="ru-RU"/>
              </w:rPr>
            </w:pPr>
            <w:r>
              <w:rPr>
                <w:rFonts w:ascii="Arial Narrow" w:hAnsi="Arial Narrow" w:cs="Arial"/>
                <w:color w:val="auto"/>
                <w:sz w:val="16"/>
                <w:szCs w:val="16"/>
              </w:rPr>
              <w:t>LTCS</w:t>
            </w:r>
            <w:r w:rsidRPr="006759B5">
              <w:rPr>
                <w:rFonts w:ascii="Arial Narrow" w:hAnsi="Arial Narrow" w:cs="Arial"/>
                <w:color w:val="auto"/>
                <w:sz w:val="16"/>
                <w:szCs w:val="16"/>
                <w:lang w:val="ru-RU"/>
              </w:rPr>
              <w:t xml:space="preserve"> + СПЛАВ</w:t>
            </w:r>
            <w:ins w:id="1705" w:author="Zhunisbayev, Olzhasbek [Bolashak Atyrau Limited]" w:date="2024-05-08T22:20:00Z">
              <w:r w:rsidRPr="00BF38C6">
                <w:rPr>
                  <w:rFonts w:ascii="Arial Narrow" w:hAnsi="Arial Narrow" w:cs="Arial"/>
                  <w:color w:val="auto"/>
                  <w:sz w:val="16"/>
                  <w:szCs w:val="16"/>
                  <w:lang w:val="ru-RU"/>
                </w:rPr>
                <w:t xml:space="preserve"> 825</w:t>
              </w:r>
            </w:ins>
            <w:r w:rsidRPr="006759B5">
              <w:rPr>
                <w:rFonts w:ascii="Arial Narrow" w:hAnsi="Arial Narrow" w:cs="Arial"/>
                <w:color w:val="auto"/>
                <w:sz w:val="16"/>
                <w:szCs w:val="16"/>
                <w:lang w:val="ru-RU"/>
              </w:rPr>
              <w:t xml:space="preserve"> (</w:t>
            </w:r>
            <w:r>
              <w:rPr>
                <w:rFonts w:ascii="Arial Narrow" w:hAnsi="Arial Narrow" w:cs="Arial"/>
                <w:color w:val="auto"/>
                <w:sz w:val="16"/>
                <w:szCs w:val="16"/>
                <w:lang w:val="en-GB"/>
              </w:rPr>
              <w:t>UNS</w:t>
            </w:r>
            <w:r w:rsidRPr="006759B5">
              <w:rPr>
                <w:rFonts w:ascii="Arial Narrow" w:hAnsi="Arial Narrow" w:cs="Arial"/>
                <w:color w:val="auto"/>
                <w:sz w:val="16"/>
                <w:szCs w:val="16"/>
                <w:lang w:val="ru-RU"/>
              </w:rPr>
              <w:t xml:space="preserve"> </w:t>
            </w:r>
            <w:r>
              <w:rPr>
                <w:rFonts w:ascii="Arial Narrow" w:hAnsi="Arial Narrow" w:cs="Arial"/>
                <w:color w:val="auto"/>
                <w:sz w:val="16"/>
                <w:szCs w:val="16"/>
                <w:lang w:val="en-GB"/>
              </w:rPr>
              <w:t>N</w:t>
            </w:r>
            <w:r w:rsidRPr="006759B5">
              <w:rPr>
                <w:rFonts w:ascii="Arial Narrow" w:hAnsi="Arial Narrow" w:cs="Arial"/>
                <w:color w:val="auto"/>
                <w:sz w:val="16"/>
                <w:szCs w:val="16"/>
                <w:lang w:val="ru-RU"/>
              </w:rPr>
              <w:t>08825)</w:t>
            </w:r>
          </w:p>
          <w:p w14:paraId="212C45CD" w14:textId="77777777" w:rsidR="001977A2" w:rsidRPr="00BF38C6" w:rsidRDefault="001977A2" w:rsidP="001977A2">
            <w:pPr>
              <w:pStyle w:val="CellBodyCentered"/>
              <w:rPr>
                <w:rFonts w:ascii="Arial Narrow" w:hAnsi="Arial Narrow" w:cs="Arial"/>
                <w:color w:val="auto"/>
                <w:sz w:val="16"/>
                <w:szCs w:val="16"/>
                <w:lang w:val="ru-RU"/>
              </w:rPr>
            </w:pPr>
          </w:p>
          <w:p w14:paraId="3A7E8916" w14:textId="400CB4FC" w:rsidR="001977A2" w:rsidRPr="006759B5"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235DF300" w14:textId="77777777" w:rsidR="001977A2" w:rsidRPr="00BF38C6" w:rsidRDefault="001977A2" w:rsidP="001977A2">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664010F4" w14:textId="77777777" w:rsidR="001977A2" w:rsidRPr="006759B5" w:rsidRDefault="001977A2" w:rsidP="001977A2">
            <w:pPr>
              <w:pStyle w:val="CellBodyCentered"/>
              <w:rPr>
                <w:rFonts w:ascii="Arial Narrow" w:hAnsi="Arial Narrow" w:cs="Arial"/>
                <w:color w:val="auto"/>
                <w:sz w:val="16"/>
                <w:szCs w:val="16"/>
                <w:lang w:val="ru-RU"/>
              </w:rPr>
            </w:pPr>
          </w:p>
          <w:p w14:paraId="3586356C" w14:textId="77777777" w:rsidR="001977A2" w:rsidRDefault="001977A2" w:rsidP="001977A2">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78BC3949" w14:textId="361917EC" w:rsidR="001977A2" w:rsidRPr="00BF38C6" w:rsidRDefault="001977A2" w:rsidP="001977A2">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57865FDC" w14:textId="78281A4F" w:rsidR="001977A2" w:rsidRPr="00BF38C6" w:rsidRDefault="001977A2" w:rsidP="001977A2">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59186CD0" w14:textId="77777777" w:rsidR="001977A2" w:rsidRPr="00BF38C6" w:rsidRDefault="001977A2" w:rsidP="001977A2">
            <w:pPr>
              <w:pStyle w:val="CellBodyCentered"/>
              <w:rPr>
                <w:rFonts w:ascii="Arial Narrow" w:hAnsi="Arial Narrow" w:cs="Arial"/>
                <w:color w:val="auto"/>
                <w:sz w:val="16"/>
                <w:szCs w:val="16"/>
                <w:lang w:val="en-GB"/>
              </w:rPr>
            </w:pPr>
          </w:p>
          <w:p w14:paraId="19134500" w14:textId="615E2FBE" w:rsidR="001977A2" w:rsidRPr="00BF38C6" w:rsidRDefault="001977A2" w:rsidP="001977A2">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w:t>
            </w:r>
            <w:del w:id="1706" w:author="Zhunisbayev, Olzhasbek [Bolashak Atyrau Limited]" w:date="2024-05-13T20:15:00Z">
              <w:r w:rsidRPr="00BF38C6" w:rsidDel="001977A2">
                <w:rPr>
                  <w:rFonts w:ascii="Arial Narrow" w:hAnsi="Arial Narrow" w:cs="Arial"/>
                  <w:color w:val="auto"/>
                  <w:sz w:val="16"/>
                  <w:szCs w:val="16"/>
                  <w:lang w:val="en-GB"/>
                </w:rPr>
                <w:delText>230</w:delText>
              </w:r>
              <w:r w:rsidRPr="00BF38C6" w:rsidDel="001977A2">
                <w:rPr>
                  <w:rFonts w:ascii="Arial Narrow" w:hAnsi="Arial Narrow" w:cs="Arial"/>
                  <w:color w:val="auto"/>
                  <w:sz w:val="16"/>
                  <w:szCs w:val="16"/>
                  <w:lang w:val="ru-RU"/>
                </w:rPr>
                <w:delText xml:space="preserve"> </w:delText>
              </w:r>
            </w:del>
            <w:ins w:id="1707" w:author="Zhunisbayev, Olzhasbek [Bolashak Atyrau Limited]" w:date="2024-05-13T20:15:00Z">
              <w:r w:rsidRPr="00BF38C6">
                <w:rPr>
                  <w:rFonts w:ascii="Arial Narrow" w:hAnsi="Arial Narrow" w:cs="Arial"/>
                  <w:color w:val="auto"/>
                  <w:sz w:val="16"/>
                  <w:szCs w:val="16"/>
                  <w:lang w:val="en-GB"/>
                </w:rPr>
                <w:t>2</w:t>
              </w:r>
              <w:r>
                <w:rPr>
                  <w:rFonts w:ascii="Arial Narrow" w:hAnsi="Arial Narrow" w:cs="Arial"/>
                  <w:color w:val="auto"/>
                  <w:sz w:val="16"/>
                  <w:szCs w:val="16"/>
                  <w:lang w:val="en-GB"/>
                </w:rPr>
                <w:t>6</w:t>
              </w:r>
              <w:r w:rsidRPr="00BF38C6">
                <w:rPr>
                  <w:rFonts w:ascii="Arial Narrow" w:hAnsi="Arial Narrow" w:cs="Arial"/>
                  <w:color w:val="auto"/>
                  <w:sz w:val="16"/>
                  <w:szCs w:val="16"/>
                  <w:lang w:val="en-GB"/>
                </w:rPr>
                <w:t>0</w:t>
              </w:r>
              <w:r w:rsidRPr="00BF38C6">
                <w:rPr>
                  <w:rFonts w:ascii="Arial Narrow" w:hAnsi="Arial Narrow" w:cs="Arial"/>
                  <w:color w:val="auto"/>
                  <w:sz w:val="16"/>
                  <w:szCs w:val="16"/>
                  <w:lang w:val="ru-RU"/>
                </w:rPr>
                <w:t xml:space="preserve"> </w:t>
              </w:r>
            </w:ins>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134AD7E3" w14:textId="77777777" w:rsidR="001977A2" w:rsidRPr="00BF38C6" w:rsidRDefault="001977A2" w:rsidP="001977A2">
            <w:pPr>
              <w:pStyle w:val="CellBody"/>
              <w:rPr>
                <w:rFonts w:ascii="Arial Narrow" w:hAnsi="Arial Narrow" w:cs="Arial"/>
                <w:color w:val="auto"/>
                <w:sz w:val="16"/>
                <w:szCs w:val="16"/>
                <w:u w:val="single"/>
                <w:lang w:val="ru-RU"/>
              </w:rPr>
            </w:pPr>
          </w:p>
          <w:p w14:paraId="76FE481A" w14:textId="77777777" w:rsidR="001977A2" w:rsidRPr="00BF38C6" w:rsidRDefault="001977A2" w:rsidP="001977A2">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38DA0458" w14:textId="52A6B9F6" w:rsidR="001977A2" w:rsidRPr="00BF38C6" w:rsidRDefault="001977A2" w:rsidP="001977A2">
            <w:pPr>
              <w:pStyle w:val="CellBody"/>
              <w:rPr>
                <w:rFonts w:ascii="Arial Narrow" w:hAnsi="Arial Narrow" w:cs="Arial"/>
                <w:color w:val="auto"/>
                <w:sz w:val="16"/>
                <w:szCs w:val="16"/>
                <w:lang w:val="ru-RU"/>
              </w:rPr>
            </w:pPr>
            <w:r w:rsidRPr="006759B5">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51,1 бар (изб.)</w:t>
            </w:r>
          </w:p>
          <w:p w14:paraId="1EE58680" w14:textId="049F6932"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50,1 бар (изб.)</w:t>
            </w:r>
          </w:p>
          <w:p w14:paraId="6665B0DE" w14:textId="48A66324"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46,6 бар (изб.)</w:t>
            </w:r>
          </w:p>
          <w:p w14:paraId="1F23C02B" w14:textId="492E8C2F"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45,1 бар (изб.)</w:t>
            </w:r>
          </w:p>
          <w:p w14:paraId="398FE480" w14:textId="1B94FCBE"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200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43,8 бар (изб.)</w:t>
            </w:r>
          </w:p>
          <w:p w14:paraId="08E5FCEC" w14:textId="77777777" w:rsidR="001977A2" w:rsidRPr="006759B5"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230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42,7 бар (изб.)</w:t>
            </w:r>
          </w:p>
          <w:p w14:paraId="54CCFFE5" w14:textId="156CBFB7" w:rsidR="00725163" w:rsidRPr="006759B5" w:rsidRDefault="00725163" w:rsidP="00725163">
            <w:pPr>
              <w:pStyle w:val="CellBody"/>
              <w:rPr>
                <w:ins w:id="1708" w:author="Zhunisbayev, Olzhasbek [Bolashak Atyrau Limited]" w:date="2024-05-13T20:19:00Z"/>
                <w:rFonts w:ascii="Arial Narrow" w:hAnsi="Arial Narrow" w:cs="Arial"/>
                <w:color w:val="auto"/>
                <w:sz w:val="16"/>
                <w:szCs w:val="16"/>
                <w:lang w:val="ru-RU"/>
              </w:rPr>
            </w:pPr>
            <w:ins w:id="1709" w:author="Zhunisbayev, Olzhasbek [Bolashak Atyrau Limited]" w:date="2024-05-13T20:19:00Z">
              <w:r w:rsidRPr="00BF38C6">
                <w:rPr>
                  <w:rFonts w:ascii="Arial Narrow" w:hAnsi="Arial Narrow" w:cs="Arial"/>
                  <w:color w:val="auto"/>
                  <w:sz w:val="16"/>
                  <w:szCs w:val="16"/>
                  <w:lang w:val="ru-RU"/>
                </w:rPr>
                <w:t>230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4</w:t>
              </w:r>
              <w:r w:rsidRPr="006759B5">
                <w:rPr>
                  <w:rFonts w:ascii="Arial Narrow" w:hAnsi="Arial Narrow" w:cs="Arial"/>
                  <w:color w:val="auto"/>
                  <w:sz w:val="16"/>
                  <w:szCs w:val="16"/>
                  <w:lang w:val="ru-RU"/>
                </w:rPr>
                <w:t>1</w:t>
              </w:r>
              <w:r w:rsidRPr="00BF38C6">
                <w:rPr>
                  <w:rFonts w:ascii="Arial Narrow" w:hAnsi="Arial Narrow" w:cs="Arial"/>
                  <w:color w:val="auto"/>
                  <w:sz w:val="16"/>
                  <w:szCs w:val="16"/>
                  <w:lang w:val="ru-RU"/>
                </w:rPr>
                <w:t>,</w:t>
              </w:r>
              <w:r w:rsidRPr="006759B5">
                <w:rPr>
                  <w:rFonts w:ascii="Arial Narrow" w:hAnsi="Arial Narrow" w:cs="Arial"/>
                  <w:color w:val="auto"/>
                  <w:sz w:val="16"/>
                  <w:szCs w:val="16"/>
                  <w:lang w:val="ru-RU"/>
                </w:rPr>
                <w:t>5</w:t>
              </w:r>
              <w:r w:rsidRPr="00BF38C6">
                <w:rPr>
                  <w:rFonts w:ascii="Arial Narrow" w:hAnsi="Arial Narrow" w:cs="Arial"/>
                  <w:color w:val="auto"/>
                  <w:sz w:val="16"/>
                  <w:szCs w:val="16"/>
                  <w:lang w:val="ru-RU"/>
                </w:rPr>
                <w:t xml:space="preserve"> бар (изб.)</w:t>
              </w:r>
            </w:ins>
          </w:p>
          <w:p w14:paraId="603DC2C9" w14:textId="4D6FCB09" w:rsidR="001977A2" w:rsidRPr="006759B5" w:rsidRDefault="001977A2" w:rsidP="001977A2">
            <w:pPr>
              <w:pStyle w:val="CellBody"/>
              <w:rPr>
                <w:rFonts w:ascii="Arial Narrow" w:hAnsi="Arial Narrow"/>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3C669361" w14:textId="77777777" w:rsidR="001977A2" w:rsidRPr="00BF38C6" w:rsidRDefault="001977A2" w:rsidP="001977A2">
            <w:pPr>
              <w:pStyle w:val="CellBodyCentered"/>
              <w:rPr>
                <w:rFonts w:ascii="Arial Narrow" w:hAnsi="Arial Narrow"/>
                <w:color w:val="auto"/>
                <w:sz w:val="16"/>
                <w:szCs w:val="16"/>
                <w:lang w:val="ru-RU"/>
              </w:rPr>
            </w:pPr>
          </w:p>
          <w:p w14:paraId="7A9F5188" w14:textId="77777777" w:rsidR="001977A2" w:rsidRPr="006759B5" w:rsidRDefault="001977A2" w:rsidP="001977A2">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ДА</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w:t>
            </w:r>
          </w:p>
          <w:p w14:paraId="4630BB77" w14:textId="0A03A85E" w:rsidR="001977A2" w:rsidRPr="00BF38C6" w:rsidRDefault="001977A2" w:rsidP="001977A2">
            <w:pPr>
              <w:pStyle w:val="CellBodyCentered"/>
              <w:rPr>
                <w:rFonts w:ascii="Arial Narrow" w:hAnsi="Arial Narrow"/>
                <w:color w:val="auto"/>
                <w:sz w:val="16"/>
                <w:szCs w:val="16"/>
                <w:lang w:val="ru-RU"/>
              </w:rPr>
            </w:pPr>
            <w:r w:rsidRPr="006759B5">
              <w:rPr>
                <w:rFonts w:ascii="Arial Narrow" w:hAnsi="Arial Narrow"/>
                <w:color w:val="auto"/>
                <w:sz w:val="16"/>
                <w:szCs w:val="16"/>
                <w:lang w:val="ru-RU"/>
              </w:rPr>
              <w:t>д</w:t>
            </w:r>
            <w:r w:rsidRPr="00BF38C6">
              <w:rPr>
                <w:rFonts w:ascii="Arial Narrow" w:hAnsi="Arial Narrow"/>
                <w:color w:val="auto"/>
                <w:sz w:val="16"/>
                <w:szCs w:val="16"/>
                <w:lang w:val="ru-RU"/>
              </w:rPr>
              <w:t>ля</w:t>
            </w:r>
            <w:r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диам. 4” и выше</w:t>
            </w:r>
          </w:p>
        </w:tc>
        <w:tc>
          <w:tcPr>
            <w:tcW w:w="450" w:type="dxa"/>
            <w:tcBorders>
              <w:top w:val="single" w:sz="6" w:space="0" w:color="auto"/>
              <w:left w:val="single" w:sz="6" w:space="0" w:color="auto"/>
              <w:bottom w:val="single" w:sz="6" w:space="0" w:color="auto"/>
              <w:right w:val="single" w:sz="6" w:space="0" w:color="auto"/>
            </w:tcBorders>
          </w:tcPr>
          <w:p w14:paraId="5694AC28" w14:textId="77777777" w:rsidR="001977A2" w:rsidRPr="00BF38C6" w:rsidRDefault="001977A2" w:rsidP="001977A2">
            <w:pPr>
              <w:pStyle w:val="CellBodyCentered"/>
              <w:ind w:left="720"/>
              <w:rPr>
                <w:rFonts w:ascii="Arial Narrow" w:hAnsi="Arial Narrow"/>
                <w:color w:val="auto"/>
                <w:sz w:val="16"/>
                <w:szCs w:val="16"/>
                <w:lang w:val="ru-RU"/>
              </w:rPr>
            </w:pPr>
          </w:p>
          <w:p w14:paraId="209D51E6" w14:textId="77777777" w:rsidR="001977A2" w:rsidRPr="00BF38C6" w:rsidRDefault="001977A2" w:rsidP="001977A2">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100</w:t>
            </w:r>
          </w:p>
        </w:tc>
      </w:tr>
      <w:tr w:rsidR="001977A2" w:rsidRPr="00BF38C6" w14:paraId="4A9E2B3C" w14:textId="77777777" w:rsidTr="002A7110">
        <w:tc>
          <w:tcPr>
            <w:tcW w:w="3332" w:type="dxa"/>
            <w:tcBorders>
              <w:top w:val="single" w:sz="6" w:space="0" w:color="auto"/>
              <w:left w:val="single" w:sz="6" w:space="0" w:color="auto"/>
              <w:bottom w:val="single" w:sz="6" w:space="0" w:color="auto"/>
              <w:right w:val="single" w:sz="6" w:space="0" w:color="auto"/>
            </w:tcBorders>
          </w:tcPr>
          <w:p w14:paraId="2F734813" w14:textId="77777777" w:rsidR="001977A2" w:rsidRPr="00BF38C6" w:rsidRDefault="001977A2" w:rsidP="001977A2">
            <w:pPr>
              <w:pStyle w:val="CellBody"/>
              <w:rPr>
                <w:rFonts w:ascii="Arial Narrow" w:hAnsi="Arial Narrow" w:cs="Arial"/>
                <w:color w:val="auto"/>
                <w:sz w:val="16"/>
                <w:szCs w:val="16"/>
                <w:lang w:val="ru-RU"/>
              </w:rPr>
            </w:pPr>
          </w:p>
          <w:p w14:paraId="74A0C2C3" w14:textId="77777777" w:rsidR="001977A2" w:rsidRPr="00BF38C6" w:rsidRDefault="001977A2" w:rsidP="001977A2">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BB</w:t>
            </w:r>
            <w:r w:rsidRPr="00BF38C6">
              <w:rPr>
                <w:rFonts w:ascii="Arial Narrow" w:hAnsi="Arial Narrow" w:cs="Arial"/>
                <w:color w:val="auto"/>
                <w:sz w:val="16"/>
                <w:szCs w:val="16"/>
                <w:lang w:val="ru-RU"/>
              </w:rPr>
              <w:t xml:space="preserve"> – ПРОДУВКА КОТЛА</w:t>
            </w:r>
          </w:p>
          <w:p w14:paraId="565CA614"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BD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ПРОДУВКА, УГЛЕВОДОРОДЫ</w:t>
            </w:r>
          </w:p>
          <w:p w14:paraId="3B5C3531" w14:textId="013F16EF"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BF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ФАКЕЛЬНЫЙ ГАЗ (</w:t>
            </w:r>
            <w:del w:id="1710"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1711"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5B71702A"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BFH – ФАКЕЛЬНЫЙ ГАЗ, ВЫСОКОЕ ДАВЛЕНИЕ</w:t>
            </w:r>
          </w:p>
          <w:p w14:paraId="29E8F385"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BV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СБРОС В АТМОСФЕРУ</w:t>
            </w:r>
          </w:p>
          <w:p w14:paraId="68D2FD3F"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CDM – АМИН, ОБОГАЩЕННЫЙ</w:t>
            </w:r>
          </w:p>
          <w:p w14:paraId="014A421E"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CS – СЕРА</w:t>
            </w:r>
          </w:p>
          <w:p w14:paraId="18D71F6A" w14:textId="77777777" w:rsidR="001977A2" w:rsidRPr="00BF38C6" w:rsidRDefault="001977A2" w:rsidP="001977A2">
            <w:pPr>
              <w:pStyle w:val="CellBody"/>
              <w:ind w:right="-42"/>
              <w:rPr>
                <w:rFonts w:ascii="Arial Narrow" w:hAnsi="Arial Narrow" w:cs="Arial"/>
                <w:color w:val="auto"/>
                <w:sz w:val="16"/>
                <w:szCs w:val="16"/>
                <w:lang w:val="ru-RU"/>
              </w:rPr>
            </w:pPr>
            <w:r w:rsidRPr="00BF38C6">
              <w:rPr>
                <w:rFonts w:ascii="Arial Narrow" w:hAnsi="Arial Narrow"/>
                <w:color w:val="auto"/>
                <w:sz w:val="16"/>
                <w:szCs w:val="16"/>
                <w:lang w:val="ru-RU"/>
              </w:rPr>
              <w:t xml:space="preserve">DHC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ДРЕНАЖ, УГЛЕВОДОРОДЫ</w:t>
            </w:r>
          </w:p>
          <w:p w14:paraId="0FDCE6ED" w14:textId="6598BF1E" w:rsidR="001977A2" w:rsidRPr="00BF38C6" w:rsidRDefault="001977A2" w:rsidP="001977A2">
            <w:pPr>
              <w:pStyle w:val="CellBody"/>
              <w:rPr>
                <w:rFonts w:ascii="Arial Narrow" w:hAnsi="Arial Narrow"/>
                <w:color w:val="auto"/>
                <w:sz w:val="16"/>
                <w:szCs w:val="16"/>
                <w:lang w:val="ru-RU"/>
              </w:rPr>
            </w:pPr>
            <w:r w:rsidRPr="00BF38C6">
              <w:rPr>
                <w:rFonts w:ascii="Arial Narrow" w:hAnsi="Arial Narrow"/>
                <w:color w:val="auto"/>
                <w:sz w:val="16"/>
                <w:szCs w:val="16"/>
                <w:lang w:val="ru-RU"/>
              </w:rPr>
              <w:t>DL- ДРЕНАЖ, ПРОМЛИВНЕВ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2893C0AB"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DLC</w:t>
            </w:r>
            <w:r w:rsidRPr="00BF38C6">
              <w:rPr>
                <w:rFonts w:ascii="Arial Narrow" w:hAnsi="Arial Narrow" w:cs="Arial"/>
                <w:color w:val="auto"/>
                <w:sz w:val="16"/>
                <w:szCs w:val="16"/>
                <w:lang w:val="ru-RU"/>
              </w:rPr>
              <w:t xml:space="preserve"> – СЛИВ ХИМРЕАГЕНТОВ (ОТКРЫТЫЙ)</w:t>
            </w:r>
          </w:p>
          <w:p w14:paraId="4753228B" w14:textId="6637C4D8"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s-VE"/>
              </w:rPr>
              <w:t xml:space="preserve">DSL – </w:t>
            </w:r>
            <w:r w:rsidRPr="00BF38C6">
              <w:rPr>
                <w:rFonts w:ascii="Arial Narrow" w:hAnsi="Arial Narrow" w:cs="Arial"/>
                <w:color w:val="auto"/>
                <w:sz w:val="16"/>
                <w:szCs w:val="16"/>
                <w:lang w:val="ru-RU"/>
              </w:rPr>
              <w:t xml:space="preserve">ДИЗЕЛЬНОЕ ТОПЛИВО </w:t>
            </w:r>
            <w:r w:rsidRPr="00BF38C6">
              <w:rPr>
                <w:rFonts w:ascii="Arial Narrow" w:hAnsi="Arial Narrow" w:cs="Arial"/>
                <w:color w:val="auto"/>
                <w:sz w:val="16"/>
                <w:szCs w:val="16"/>
                <w:lang w:val="es-VE"/>
              </w:rPr>
              <w:t>(</w:t>
            </w:r>
            <w:r w:rsidRPr="00BF38C6">
              <w:rPr>
                <w:rFonts w:ascii="Arial Narrow" w:hAnsi="Arial Narrow" w:cs="Arial"/>
                <w:color w:val="auto"/>
                <w:sz w:val="16"/>
                <w:szCs w:val="16"/>
                <w:lang w:val="ru-RU"/>
              </w:rPr>
              <w:t>ВНУТР</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ОСНАСТКА</w:t>
            </w:r>
            <w:r w:rsidRPr="00BF38C6">
              <w:rPr>
                <w:rFonts w:ascii="Arial Narrow" w:hAnsi="Arial Narrow" w:cs="Arial"/>
                <w:color w:val="auto"/>
                <w:sz w:val="16"/>
                <w:szCs w:val="16"/>
                <w:lang w:val="es-VE"/>
              </w:rPr>
              <w:t>)</w:t>
            </w:r>
          </w:p>
          <w:p w14:paraId="5B611C74"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FM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МЕТАНОЛ</w:t>
            </w:r>
          </w:p>
          <w:p w14:paraId="378D6A27"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FG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ТОПЛИВНЫЙ ГАЗ</w:t>
            </w:r>
          </w:p>
          <w:p w14:paraId="472E361B"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FGH – ТОПЛИВНЫЙ ГАЗ, ВЫСОКОЕ ДАВЛЕНИЕ</w:t>
            </w:r>
          </w:p>
          <w:p w14:paraId="52DE7EC7"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GE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ГАЗ, ОБЕССЕРЕННЫЙ</w:t>
            </w:r>
          </w:p>
          <w:p w14:paraId="3CB27162"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GHC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ГАЗ, УГЛЕВОДОРОДНЫЕ ПАРЫ</w:t>
            </w:r>
          </w:p>
          <w:p w14:paraId="24B49552"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GRC – ГАЗ РЕГЕНЕРАЦИИ / РЕЦИРКУЛЯЦИИ</w:t>
            </w:r>
          </w:p>
          <w:p w14:paraId="3ED120AA"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GRI – ГАЗ НА ВХОДЕ В РЕАКТОР</w:t>
            </w:r>
          </w:p>
          <w:p w14:paraId="77DEE43C"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GSL – ТОВАРНЫЙ ГАЗ</w:t>
            </w:r>
          </w:p>
          <w:p w14:paraId="3CE6C0C4"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NH – АЗОТ, ВЫСОКОЕ ДАВЛЕНИЕ</w:t>
            </w:r>
          </w:p>
          <w:p w14:paraId="7B7DF97D"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NL – АЗОТ, НИЗКОЕ ДАВЛЕНИЕ</w:t>
            </w:r>
          </w:p>
          <w:p w14:paraId="2AD92BE5" w14:textId="6012F9B6"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PB – ШИРОКАЯ ФРАКЦИЯ ЛЕГК</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УГЛЕВ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ОВ</w:t>
            </w:r>
          </w:p>
          <w:p w14:paraId="6875B0DA"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PBT – БУТАН</w:t>
            </w:r>
          </w:p>
          <w:p w14:paraId="060E9209"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PE – ЭТАН</w:t>
            </w:r>
          </w:p>
          <w:p w14:paraId="780519E4"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PGC – ГАЗОКОНДЕНСАТ</w:t>
            </w:r>
          </w:p>
          <w:p w14:paraId="76BF29A0"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PHC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ТЕХНОЛОГИЧЕСКИЙ УГЛЕВОДОРОД</w:t>
            </w:r>
          </w:p>
          <w:p w14:paraId="1EACCB40"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PP – ПРОПАН</w:t>
            </w:r>
          </w:p>
          <w:p w14:paraId="65FE0DEB"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PSE – ЭКСТРАКТ РАСТВОРИТЕЛЯ</w:t>
            </w:r>
          </w:p>
          <w:p w14:paraId="5E68EF00" w14:textId="7371BE78"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SL – ПАР, НИЗК</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ДАВЛ</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(ТОЛЬКО СОЕД.</w:t>
            </w:r>
            <w:r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ПРОДУВ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7AA5ABC9"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SM</w:t>
            </w:r>
            <w:r w:rsidRPr="00BF38C6">
              <w:rPr>
                <w:rFonts w:ascii="Arial Narrow" w:hAnsi="Arial Narrow" w:cs="Arial"/>
                <w:color w:val="auto"/>
                <w:sz w:val="16"/>
                <w:szCs w:val="16"/>
                <w:lang w:val="ru-RU"/>
              </w:rPr>
              <w:t xml:space="preserve"> – ПАР, СРЕДНЕЕ ДАВЛЕНИЕ</w:t>
            </w:r>
          </w:p>
          <w:p w14:paraId="40BC4797" w14:textId="2C9FA114" w:rsidR="001977A2" w:rsidRPr="00BF38C6" w:rsidRDefault="001977A2" w:rsidP="001977A2">
            <w:pPr>
              <w:pStyle w:val="CellBody"/>
              <w:rPr>
                <w:rFonts w:ascii="Arial Narrow" w:hAnsi="Arial Narrow" w:cs="Arial"/>
                <w:color w:val="auto"/>
                <w:sz w:val="16"/>
                <w:szCs w:val="16"/>
                <w:lang w:val="ru-RU"/>
                <w:rPrChange w:id="1712" w:author="Zhunisbayev, Olzhasbek A [Bolashak Atyrau Limited]" w:date="2022-06-06T22:35:00Z">
                  <w:rPr>
                    <w:rFonts w:ascii="Arial" w:hAnsi="Arial" w:cs="Arial"/>
                    <w:color w:val="auto"/>
                    <w:sz w:val="16"/>
                    <w:szCs w:val="16"/>
                  </w:rPr>
                </w:rPrChange>
              </w:rPr>
            </w:pPr>
            <w:r w:rsidRPr="00BF38C6">
              <w:rPr>
                <w:rFonts w:ascii="Arial Narrow" w:hAnsi="Arial Narrow" w:cs="Arial"/>
                <w:color w:val="auto"/>
                <w:sz w:val="16"/>
                <w:szCs w:val="16"/>
                <w:lang w:val="en-GB"/>
              </w:rPr>
              <w:t>SVL</w:t>
            </w:r>
            <w:r w:rsidRPr="00BF38C6">
              <w:rPr>
                <w:rFonts w:ascii="Arial Narrow" w:hAnsi="Arial Narrow" w:cs="Arial"/>
                <w:color w:val="auto"/>
                <w:sz w:val="16"/>
                <w:szCs w:val="16"/>
                <w:lang w:val="ru-RU"/>
              </w:rPr>
              <w:t xml:space="preserve"> – ПАР, ОЧЕНЬ НИЗК</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(ВНУТР</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ОСНАС</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w:t>
            </w:r>
          </w:p>
          <w:p w14:paraId="057A30F7"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TH</w:t>
            </w:r>
            <w:r w:rsidRPr="00BF38C6">
              <w:rPr>
                <w:rFonts w:ascii="Arial Narrow" w:hAnsi="Arial Narrow" w:cs="Arial"/>
                <w:color w:val="auto"/>
                <w:sz w:val="16"/>
                <w:szCs w:val="16"/>
                <w:lang w:val="ru-RU"/>
              </w:rPr>
              <w:t xml:space="preserve"> – КОНДЕНСАТ, ВЫСОКОЕ ДАВЛЕНИЕ</w:t>
            </w:r>
          </w:p>
          <w:p w14:paraId="3BB5240F"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p>
          <w:p w14:paraId="2F35335C"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TM</w:t>
            </w:r>
            <w:r w:rsidRPr="00BF38C6">
              <w:rPr>
                <w:rFonts w:ascii="Arial Narrow" w:hAnsi="Arial Narrow" w:cs="Arial"/>
                <w:color w:val="auto"/>
                <w:sz w:val="16"/>
                <w:szCs w:val="16"/>
                <w:lang w:val="ru-RU"/>
              </w:rPr>
              <w:t xml:space="preserve"> – КОНДЕНСАТ, СРЕДНЕЕ ДАВЛЕНИЕ</w:t>
            </w:r>
          </w:p>
          <w:p w14:paraId="27001715"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TR</w:t>
            </w:r>
            <w:r w:rsidRPr="00BF38C6">
              <w:rPr>
                <w:rFonts w:ascii="Arial Narrow" w:hAnsi="Arial Narrow" w:cs="Arial"/>
                <w:color w:val="auto"/>
                <w:sz w:val="16"/>
                <w:szCs w:val="16"/>
                <w:lang w:val="ru-RU"/>
              </w:rPr>
              <w:t xml:space="preserve"> – КОНДЕНСАТ, ТЕХНОЛОГИЧЕСКИЙ</w:t>
            </w:r>
          </w:p>
          <w:p w14:paraId="49823F1E"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VI</w:t>
            </w:r>
            <w:r w:rsidRPr="00BF38C6">
              <w:rPr>
                <w:rFonts w:ascii="Arial Narrow" w:hAnsi="Arial Narrow" w:cs="Arial"/>
                <w:color w:val="auto"/>
                <w:sz w:val="16"/>
                <w:szCs w:val="16"/>
                <w:lang w:val="ru-RU"/>
              </w:rPr>
              <w:t xml:space="preserve"> – ВОЗДУХ КИП</w:t>
            </w:r>
          </w:p>
          <w:p w14:paraId="24BC4E79"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VP</w:t>
            </w:r>
            <w:r w:rsidRPr="00BF38C6">
              <w:rPr>
                <w:rFonts w:ascii="Arial Narrow" w:hAnsi="Arial Narrow" w:cs="Arial"/>
                <w:color w:val="auto"/>
                <w:sz w:val="16"/>
                <w:szCs w:val="16"/>
                <w:lang w:val="ru-RU"/>
              </w:rPr>
              <w:t xml:space="preserve"> – ТЕХНОЛОГИЧЕСКИЙ ВОЗДУХ</w:t>
            </w:r>
          </w:p>
          <w:p w14:paraId="671B3300"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VU</w:t>
            </w:r>
            <w:r w:rsidRPr="00BF38C6">
              <w:rPr>
                <w:rFonts w:ascii="Arial Narrow" w:hAnsi="Arial Narrow" w:cs="Arial"/>
                <w:color w:val="auto"/>
                <w:sz w:val="16"/>
                <w:szCs w:val="16"/>
                <w:lang w:val="ru-RU"/>
              </w:rPr>
              <w:t xml:space="preserve"> – ТЕХНИЧЕСКИЙ ВОЗДУХ</w:t>
            </w:r>
          </w:p>
          <w:p w14:paraId="198065F0" w14:textId="11F6D73D" w:rsidR="001977A2" w:rsidRPr="006759B5"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WBL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ПИТАТЕЛЬН</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ВОДА КОТЛОВ, НИЗК</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ДАВЛ</w:t>
            </w:r>
            <w:r w:rsidRPr="006759B5">
              <w:rPr>
                <w:rFonts w:ascii="Arial Narrow" w:hAnsi="Arial Narrow"/>
                <w:color w:val="auto"/>
                <w:sz w:val="16"/>
                <w:szCs w:val="16"/>
                <w:lang w:val="ru-RU"/>
              </w:rPr>
              <w:t>.</w:t>
            </w:r>
          </w:p>
          <w:p w14:paraId="6DD360FB" w14:textId="3229ACCE" w:rsidR="001977A2" w:rsidRPr="006759B5"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WBH</w:t>
            </w:r>
            <w:r w:rsidRPr="00BF38C6">
              <w:rPr>
                <w:rFonts w:ascii="Arial Narrow" w:hAnsi="Arial Narrow" w:cs="Arial"/>
                <w:color w:val="auto"/>
                <w:sz w:val="16"/>
                <w:szCs w:val="16"/>
                <w:lang w:val="ru-RU"/>
              </w:rPr>
              <w:t xml:space="preserve"> – ПИТАТЕЛЬН</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ВОДА КОТЛОВ, ВЫС</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sidRPr="006759B5">
              <w:rPr>
                <w:rFonts w:ascii="Arial Narrow" w:hAnsi="Arial Narrow" w:cs="Arial"/>
                <w:color w:val="auto"/>
                <w:sz w:val="16"/>
                <w:szCs w:val="16"/>
                <w:lang w:val="ru-RU"/>
              </w:rPr>
              <w:t>.</w:t>
            </w:r>
          </w:p>
          <w:p w14:paraId="613C713F"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WCS</w:t>
            </w:r>
            <w:r w:rsidRPr="00BF38C6">
              <w:rPr>
                <w:rFonts w:ascii="Arial Narrow" w:hAnsi="Arial Narrow" w:cs="Arial"/>
                <w:color w:val="auto"/>
                <w:sz w:val="16"/>
                <w:szCs w:val="16"/>
                <w:lang w:val="ru-RU"/>
              </w:rPr>
              <w:t xml:space="preserve"> – ПОДАЧА ОХЛАЖДЕННОЙ ВОДЫ</w:t>
            </w:r>
          </w:p>
          <w:p w14:paraId="66D165A9"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WDM – ДЕМИНЕРАЛИЗОВАННАЯ ВОДА</w:t>
            </w:r>
          </w:p>
          <w:p w14:paraId="0A35F431"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WHR</w:t>
            </w:r>
            <w:r w:rsidRPr="00BF38C6">
              <w:rPr>
                <w:rFonts w:ascii="Arial Narrow" w:hAnsi="Arial Narrow" w:cs="Arial"/>
                <w:color w:val="auto"/>
                <w:sz w:val="16"/>
                <w:szCs w:val="16"/>
                <w:lang w:val="ru-RU"/>
              </w:rPr>
              <w:t xml:space="preserve"> – ВОЗВРАТ ГОРЯЧЕЙ ВОДЫ</w:t>
            </w:r>
          </w:p>
          <w:p w14:paraId="52E5AF93" w14:textId="0B5743E9"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WHS</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ПОДАЧА ГОРЯЧ</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ВОДЫ (</w:t>
            </w:r>
            <w:r w:rsidRPr="00BF38C6">
              <w:rPr>
                <w:rFonts w:ascii="Arial Narrow" w:hAnsi="Arial Narrow" w:cs="Arial"/>
                <w:color w:val="auto"/>
                <w:sz w:val="16"/>
                <w:szCs w:val="16"/>
                <w:lang w:val="ru-RU"/>
              </w:rPr>
              <w:t>ВНУТ</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ОСНАСТКА</w:t>
            </w:r>
            <w:r w:rsidRPr="00BF38C6">
              <w:rPr>
                <w:rFonts w:ascii="Arial Narrow" w:hAnsi="Arial Narrow"/>
                <w:color w:val="auto"/>
                <w:sz w:val="16"/>
                <w:szCs w:val="16"/>
                <w:lang w:val="ru-RU"/>
              </w:rPr>
              <w:t>)</w:t>
            </w:r>
          </w:p>
          <w:p w14:paraId="508D87F2"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WM</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ПОДПИТОЧНАЯ ВОДА</w:t>
            </w:r>
          </w:p>
          <w:p w14:paraId="60A53E2E" w14:textId="501300F3" w:rsidR="001977A2" w:rsidRPr="00BF38C6" w:rsidRDefault="001977A2" w:rsidP="001977A2">
            <w:pPr>
              <w:pStyle w:val="CellBody"/>
              <w:ind w:left="407" w:right="-42" w:hanging="407"/>
              <w:rPr>
                <w:rFonts w:ascii="Arial Narrow" w:hAnsi="Arial Narrow" w:cs="Arial"/>
                <w:color w:val="auto"/>
                <w:sz w:val="16"/>
                <w:szCs w:val="16"/>
                <w:lang w:val="ru-RU"/>
              </w:rPr>
            </w:pPr>
            <w:r w:rsidRPr="00BF38C6">
              <w:rPr>
                <w:rFonts w:ascii="Arial Narrow" w:hAnsi="Arial Narrow" w:cs="Arial"/>
                <w:color w:val="auto"/>
                <w:sz w:val="16"/>
                <w:szCs w:val="16"/>
                <w:lang w:val="en-GB"/>
              </w:rPr>
              <w:t>WPS</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ОТОГНАННАЯ ТЕХНОЛОГИЧЕСКАЯ ВОДА, ГАЗОКОНДЕНСАТНАЯ ЖИДКОСТЬ (</w:t>
            </w:r>
            <w:r w:rsidRPr="00BF38C6">
              <w:rPr>
                <w:rFonts w:ascii="Arial Narrow" w:hAnsi="Arial Narrow" w:cs="Arial"/>
                <w:color w:val="auto"/>
                <w:sz w:val="16"/>
                <w:szCs w:val="16"/>
                <w:lang w:val="ru-RU"/>
              </w:rPr>
              <w:t>ВНУТРЕННЯЯ ОСНАСТКА</w:t>
            </w:r>
            <w:r w:rsidRPr="00BF38C6">
              <w:rPr>
                <w:rFonts w:ascii="Arial Narrow" w:hAnsi="Arial Narrow"/>
                <w:color w:val="auto"/>
                <w:sz w:val="16"/>
                <w:szCs w:val="16"/>
                <w:lang w:val="ru-RU"/>
              </w:rPr>
              <w:t>)</w:t>
            </w:r>
          </w:p>
          <w:p w14:paraId="3E4F60CC"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WRA</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НЕОЧИЩЕННАЯ / СЫРАЯ ВОДА</w:t>
            </w:r>
          </w:p>
          <w:p w14:paraId="06415624"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WSC</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ЗАГРЯЗНЕННАЯ ПОВЕРХНОСТНАЯ ВОДА</w:t>
            </w:r>
          </w:p>
          <w:p w14:paraId="1392695D"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WT</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ОЧИЩЕННАЯ ВОДА</w:t>
            </w:r>
          </w:p>
          <w:p w14:paraId="72E0D6CB"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WP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ТЕХНОЛОГИЧЕСКАЯ ВОДА</w:t>
            </w:r>
          </w:p>
          <w:p w14:paraId="471DC137" w14:textId="77777777" w:rsidR="001977A2" w:rsidRDefault="001977A2" w:rsidP="001977A2">
            <w:pPr>
              <w:pStyle w:val="CellBody"/>
              <w:rPr>
                <w:rFonts w:ascii="Arial Narrow" w:hAnsi="Arial Narrow"/>
                <w:color w:val="auto"/>
                <w:sz w:val="16"/>
                <w:szCs w:val="16"/>
              </w:rPr>
            </w:pPr>
            <w:r w:rsidRPr="00BF38C6">
              <w:rPr>
                <w:rFonts w:ascii="Arial Narrow" w:hAnsi="Arial Narrow"/>
                <w:color w:val="auto"/>
                <w:sz w:val="16"/>
                <w:szCs w:val="16"/>
                <w:lang w:val="ru-RU"/>
              </w:rPr>
              <w:t xml:space="preserve">WU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ТЕХНИЧЕСКАЯ ВОДА</w:t>
            </w:r>
          </w:p>
          <w:p w14:paraId="12A3F450" w14:textId="77777777" w:rsidR="001977A2" w:rsidRDefault="001977A2" w:rsidP="001977A2">
            <w:pPr>
              <w:pStyle w:val="CellBody"/>
              <w:rPr>
                <w:rFonts w:ascii="Arial Narrow" w:hAnsi="Arial Narrow" w:cs="Arial"/>
                <w:color w:val="auto"/>
                <w:sz w:val="16"/>
                <w:szCs w:val="16"/>
                <w:lang w:val="ru-RU"/>
              </w:rPr>
            </w:pPr>
          </w:p>
          <w:p w14:paraId="51E2F811" w14:textId="77777777" w:rsidR="00C043E1" w:rsidRDefault="00C043E1" w:rsidP="001977A2">
            <w:pPr>
              <w:pStyle w:val="CellBody"/>
              <w:rPr>
                <w:rFonts w:ascii="Arial Narrow" w:hAnsi="Arial Narrow" w:cs="Arial"/>
                <w:color w:val="auto"/>
                <w:sz w:val="16"/>
                <w:szCs w:val="16"/>
                <w:lang w:val="ru-RU"/>
              </w:rPr>
            </w:pPr>
          </w:p>
          <w:p w14:paraId="57776D12" w14:textId="77777777" w:rsidR="00C043E1" w:rsidRDefault="00C043E1" w:rsidP="001977A2">
            <w:pPr>
              <w:pStyle w:val="CellBody"/>
              <w:rPr>
                <w:rFonts w:ascii="Arial Narrow" w:hAnsi="Arial Narrow" w:cs="Arial"/>
                <w:color w:val="auto"/>
                <w:sz w:val="16"/>
                <w:szCs w:val="16"/>
                <w:lang w:val="ru-RU"/>
              </w:rPr>
            </w:pPr>
          </w:p>
          <w:p w14:paraId="27F2ED9E" w14:textId="77777777" w:rsidR="00C043E1" w:rsidRDefault="00C043E1" w:rsidP="001977A2">
            <w:pPr>
              <w:pStyle w:val="CellBody"/>
              <w:rPr>
                <w:rFonts w:ascii="Arial Narrow" w:hAnsi="Arial Narrow" w:cs="Arial"/>
                <w:color w:val="auto"/>
                <w:sz w:val="16"/>
                <w:szCs w:val="16"/>
                <w:lang w:val="ru-RU"/>
              </w:rPr>
            </w:pPr>
          </w:p>
          <w:p w14:paraId="628E52FB" w14:textId="6A10E39F" w:rsidR="00C043E1" w:rsidRPr="00C043E1" w:rsidRDefault="00C043E1" w:rsidP="001977A2">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09126358" w14:textId="77777777" w:rsidR="001977A2" w:rsidRPr="00BF38C6" w:rsidRDefault="001977A2" w:rsidP="001977A2">
            <w:pPr>
              <w:pStyle w:val="CellBodyCentered"/>
              <w:rPr>
                <w:rFonts w:ascii="Arial Narrow" w:hAnsi="Arial Narrow"/>
                <w:b/>
                <w:color w:val="auto"/>
                <w:sz w:val="16"/>
                <w:szCs w:val="16"/>
                <w:lang w:val="ru-RU"/>
              </w:rPr>
            </w:pPr>
          </w:p>
          <w:p w14:paraId="2179D99F" w14:textId="77777777" w:rsidR="001977A2" w:rsidRPr="00BF38C6" w:rsidRDefault="001977A2" w:rsidP="001977A2">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300H21</w:t>
            </w:r>
          </w:p>
          <w:p w14:paraId="5A9E7A82" w14:textId="77777777" w:rsidR="001977A2" w:rsidRPr="00BF38C6" w:rsidRDefault="001977A2" w:rsidP="001977A2">
            <w:pPr>
              <w:pStyle w:val="CellBodyCentered"/>
              <w:rPr>
                <w:rFonts w:ascii="Arial Narrow" w:hAnsi="Arial Narrow" w:cs="Arial"/>
                <w:b/>
                <w:color w:val="auto"/>
                <w:sz w:val="16"/>
                <w:szCs w:val="16"/>
                <w:lang w:val="ru-RU"/>
              </w:rPr>
            </w:pPr>
          </w:p>
          <w:p w14:paraId="0CCEAD96" w14:textId="77777777" w:rsidR="001977A2" w:rsidRPr="00BF38C6" w:rsidRDefault="001977A2" w:rsidP="001977A2">
            <w:pPr>
              <w:pStyle w:val="CellBodyCentered"/>
              <w:rPr>
                <w:rFonts w:ascii="Arial Narrow" w:hAnsi="Arial Narrow" w:cs="Arial"/>
                <w:b/>
                <w:color w:val="auto"/>
                <w:sz w:val="16"/>
                <w:szCs w:val="16"/>
                <w:lang w:val="ru-RU"/>
              </w:rPr>
            </w:pPr>
          </w:p>
          <w:p w14:paraId="6FE61D98" w14:textId="77777777" w:rsidR="001977A2" w:rsidRPr="00BF38C6" w:rsidRDefault="001977A2" w:rsidP="001977A2">
            <w:pPr>
              <w:pStyle w:val="CellBodyCentered"/>
              <w:rPr>
                <w:rFonts w:ascii="Arial Narrow" w:hAnsi="Arial Narrow" w:cs="Arial"/>
                <w:b/>
                <w:color w:val="auto"/>
                <w:sz w:val="16"/>
                <w:szCs w:val="16"/>
                <w:lang w:val="ru-RU"/>
              </w:rPr>
            </w:pPr>
          </w:p>
          <w:p w14:paraId="6A0A42B5" w14:textId="77777777" w:rsidR="001977A2" w:rsidRPr="00BF38C6" w:rsidRDefault="001977A2" w:rsidP="001977A2">
            <w:pPr>
              <w:pStyle w:val="CellBodyCentered"/>
              <w:rPr>
                <w:rFonts w:ascii="Arial Narrow" w:hAnsi="Arial Narrow" w:cs="Arial"/>
                <w:b/>
                <w:color w:val="auto"/>
                <w:sz w:val="16"/>
                <w:szCs w:val="16"/>
                <w:lang w:val="ru-RU"/>
              </w:rPr>
            </w:pPr>
          </w:p>
          <w:p w14:paraId="26AE0893" w14:textId="77777777" w:rsidR="001977A2" w:rsidRPr="00BF38C6" w:rsidRDefault="001977A2" w:rsidP="001977A2">
            <w:pPr>
              <w:pStyle w:val="CellBodyCentered"/>
              <w:rPr>
                <w:rFonts w:ascii="Arial Narrow" w:hAnsi="Arial Narrow" w:cs="Arial"/>
                <w:b/>
                <w:color w:val="auto"/>
                <w:sz w:val="16"/>
                <w:szCs w:val="16"/>
                <w:lang w:val="ru-RU"/>
              </w:rPr>
            </w:pPr>
          </w:p>
          <w:p w14:paraId="7D8BBBAD" w14:textId="77777777" w:rsidR="001977A2" w:rsidRPr="00BF38C6" w:rsidRDefault="001977A2" w:rsidP="001977A2">
            <w:pPr>
              <w:pStyle w:val="CellBodyCentered"/>
              <w:rPr>
                <w:rFonts w:ascii="Arial Narrow" w:hAnsi="Arial Narrow" w:cs="Arial"/>
                <w:b/>
                <w:color w:val="auto"/>
                <w:sz w:val="16"/>
                <w:szCs w:val="16"/>
                <w:lang w:val="ru-RU"/>
              </w:rPr>
            </w:pPr>
          </w:p>
          <w:p w14:paraId="74ABD89A" w14:textId="77777777" w:rsidR="001977A2" w:rsidRPr="00BF38C6" w:rsidRDefault="001977A2" w:rsidP="001977A2">
            <w:pPr>
              <w:pStyle w:val="CellBodyCentered"/>
              <w:rPr>
                <w:rFonts w:ascii="Arial Narrow" w:hAnsi="Arial Narrow" w:cs="Arial"/>
                <w:b/>
                <w:color w:val="auto"/>
                <w:sz w:val="16"/>
                <w:szCs w:val="16"/>
                <w:lang w:val="ru-RU"/>
              </w:rPr>
            </w:pPr>
          </w:p>
          <w:p w14:paraId="7FA1766A" w14:textId="77777777" w:rsidR="001977A2" w:rsidRPr="00BF38C6" w:rsidRDefault="001977A2" w:rsidP="001977A2">
            <w:pPr>
              <w:pStyle w:val="CellBodyCentered"/>
              <w:rPr>
                <w:rFonts w:ascii="Arial Narrow" w:hAnsi="Arial Narrow" w:cs="Arial"/>
                <w:b/>
                <w:color w:val="auto"/>
                <w:sz w:val="16"/>
                <w:szCs w:val="16"/>
                <w:lang w:val="ru-RU"/>
              </w:rPr>
            </w:pPr>
          </w:p>
          <w:p w14:paraId="7048C50E" w14:textId="77777777" w:rsidR="001977A2" w:rsidRPr="00BF38C6" w:rsidRDefault="001977A2" w:rsidP="001977A2">
            <w:pPr>
              <w:pStyle w:val="CellBodyCentered"/>
              <w:rPr>
                <w:rFonts w:ascii="Arial Narrow" w:hAnsi="Arial Narrow" w:cs="Arial"/>
                <w:b/>
                <w:color w:val="auto"/>
                <w:sz w:val="16"/>
                <w:szCs w:val="16"/>
                <w:lang w:val="en-GB"/>
              </w:rPr>
            </w:pPr>
          </w:p>
          <w:p w14:paraId="32BC905D" w14:textId="77777777" w:rsidR="001977A2" w:rsidRPr="00BF38C6" w:rsidRDefault="001977A2" w:rsidP="001977A2">
            <w:pPr>
              <w:pStyle w:val="CellBodyCentered"/>
              <w:rPr>
                <w:rFonts w:ascii="Arial Narrow" w:hAnsi="Arial Narrow" w:cs="Arial"/>
                <w:b/>
                <w:color w:val="auto"/>
                <w:sz w:val="16"/>
                <w:szCs w:val="16"/>
                <w:lang w:val="en-GB"/>
              </w:rPr>
            </w:pPr>
          </w:p>
          <w:p w14:paraId="06FB1761" w14:textId="77777777" w:rsidR="001977A2" w:rsidRPr="00BF38C6" w:rsidRDefault="001977A2" w:rsidP="001977A2">
            <w:pPr>
              <w:pStyle w:val="CellBodyCentered"/>
              <w:rPr>
                <w:rFonts w:ascii="Arial Narrow" w:hAnsi="Arial Narrow" w:cs="Arial"/>
                <w:b/>
                <w:color w:val="auto"/>
                <w:sz w:val="16"/>
                <w:szCs w:val="16"/>
                <w:lang w:val="en-GB"/>
              </w:rPr>
            </w:pPr>
          </w:p>
          <w:p w14:paraId="69BCA4AD" w14:textId="77777777" w:rsidR="001977A2" w:rsidRPr="00BF38C6" w:rsidRDefault="001977A2" w:rsidP="001977A2">
            <w:pPr>
              <w:pStyle w:val="CellBodyCentered"/>
              <w:rPr>
                <w:rFonts w:ascii="Arial Narrow" w:hAnsi="Arial Narrow" w:cs="Arial"/>
                <w:b/>
                <w:color w:val="auto"/>
                <w:sz w:val="16"/>
                <w:szCs w:val="16"/>
                <w:lang w:val="en-GB"/>
              </w:rPr>
            </w:pPr>
          </w:p>
          <w:p w14:paraId="050662C8" w14:textId="77777777" w:rsidR="001977A2" w:rsidRPr="00BF38C6" w:rsidRDefault="001977A2" w:rsidP="001977A2">
            <w:pPr>
              <w:pStyle w:val="CellBodyCentered"/>
              <w:rPr>
                <w:rFonts w:ascii="Arial Narrow" w:hAnsi="Arial Narrow" w:cs="Arial"/>
                <w:b/>
                <w:color w:val="auto"/>
                <w:sz w:val="16"/>
                <w:szCs w:val="16"/>
                <w:lang w:val="en-GB"/>
              </w:rPr>
            </w:pPr>
          </w:p>
          <w:p w14:paraId="610855A4" w14:textId="77777777" w:rsidR="001977A2" w:rsidRPr="00BF38C6" w:rsidRDefault="001977A2" w:rsidP="001977A2">
            <w:pPr>
              <w:pStyle w:val="CellBodyCentered"/>
              <w:rPr>
                <w:rFonts w:ascii="Arial Narrow" w:hAnsi="Arial Narrow" w:cs="Arial"/>
                <w:b/>
                <w:color w:val="auto"/>
                <w:sz w:val="16"/>
                <w:szCs w:val="16"/>
                <w:lang w:val="en-GB"/>
              </w:rPr>
            </w:pPr>
          </w:p>
          <w:p w14:paraId="17CA5D41" w14:textId="77777777" w:rsidR="001977A2" w:rsidRPr="00BF38C6" w:rsidRDefault="001977A2" w:rsidP="001977A2">
            <w:pPr>
              <w:pStyle w:val="CellBodyCentered"/>
              <w:rPr>
                <w:rFonts w:ascii="Arial Narrow" w:hAnsi="Arial Narrow" w:cs="Arial"/>
                <w:b/>
                <w:color w:val="auto"/>
                <w:sz w:val="16"/>
                <w:szCs w:val="16"/>
                <w:lang w:val="en-GB"/>
              </w:rPr>
            </w:pPr>
          </w:p>
          <w:p w14:paraId="496856F0" w14:textId="77777777" w:rsidR="001977A2" w:rsidRPr="00BF38C6" w:rsidRDefault="001977A2" w:rsidP="001977A2">
            <w:pPr>
              <w:pStyle w:val="CellBodyCentered"/>
              <w:rPr>
                <w:rFonts w:ascii="Arial Narrow" w:hAnsi="Arial Narrow" w:cs="Arial"/>
                <w:b/>
                <w:color w:val="auto"/>
                <w:sz w:val="16"/>
                <w:szCs w:val="16"/>
                <w:lang w:val="en-GB"/>
              </w:rPr>
            </w:pPr>
          </w:p>
          <w:p w14:paraId="42DC043D" w14:textId="77777777" w:rsidR="001977A2" w:rsidRPr="00BF38C6" w:rsidRDefault="001977A2" w:rsidP="001977A2">
            <w:pPr>
              <w:pStyle w:val="CellBodyCentered"/>
              <w:rPr>
                <w:rFonts w:ascii="Arial Narrow" w:hAnsi="Arial Narrow" w:cs="Arial"/>
                <w:b/>
                <w:color w:val="auto"/>
                <w:sz w:val="16"/>
                <w:szCs w:val="16"/>
                <w:lang w:val="en-GB"/>
              </w:rPr>
            </w:pPr>
          </w:p>
          <w:p w14:paraId="0D9B63D7" w14:textId="77777777" w:rsidR="001977A2" w:rsidRPr="00BF38C6" w:rsidRDefault="001977A2" w:rsidP="001977A2">
            <w:pPr>
              <w:pStyle w:val="CellBodyCentered"/>
              <w:rPr>
                <w:rFonts w:ascii="Arial Narrow" w:hAnsi="Arial Narrow" w:cs="Arial"/>
                <w:b/>
                <w:color w:val="auto"/>
                <w:sz w:val="16"/>
                <w:szCs w:val="16"/>
                <w:lang w:val="en-GB"/>
              </w:rPr>
            </w:pPr>
          </w:p>
          <w:p w14:paraId="1D51F41E" w14:textId="77777777" w:rsidR="001977A2" w:rsidRPr="00BF38C6" w:rsidRDefault="001977A2" w:rsidP="001977A2">
            <w:pPr>
              <w:pStyle w:val="CellBodyCentered"/>
              <w:rPr>
                <w:rFonts w:ascii="Arial Narrow" w:hAnsi="Arial Narrow" w:cs="Arial"/>
                <w:b/>
                <w:color w:val="auto"/>
                <w:sz w:val="16"/>
                <w:szCs w:val="16"/>
                <w:lang w:val="en-GB"/>
              </w:rPr>
            </w:pPr>
          </w:p>
          <w:p w14:paraId="6C0EE189" w14:textId="77777777" w:rsidR="001977A2" w:rsidRPr="00BF38C6" w:rsidRDefault="001977A2" w:rsidP="001977A2">
            <w:pPr>
              <w:pStyle w:val="CellBodyCentered"/>
              <w:rPr>
                <w:rFonts w:ascii="Arial Narrow" w:hAnsi="Arial Narrow" w:cs="Arial"/>
                <w:b/>
                <w:color w:val="auto"/>
                <w:sz w:val="16"/>
                <w:szCs w:val="16"/>
                <w:lang w:val="en-GB"/>
              </w:rPr>
            </w:pPr>
          </w:p>
          <w:p w14:paraId="0F0B2EE9" w14:textId="68C6BF05" w:rsidR="001977A2" w:rsidRPr="00BF38C6" w:rsidRDefault="001977A2" w:rsidP="001977A2">
            <w:pPr>
              <w:pStyle w:val="CellBodyCentered"/>
              <w:rPr>
                <w:rFonts w:ascii="Arial Narrow" w:hAnsi="Arial Narrow" w:cs="Arial"/>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3B13680D" w14:textId="77777777" w:rsidR="001977A2" w:rsidRPr="00BF38C6" w:rsidRDefault="001977A2" w:rsidP="001977A2">
            <w:pPr>
              <w:pStyle w:val="CellBodyCentered"/>
              <w:rPr>
                <w:rFonts w:ascii="Arial Narrow" w:hAnsi="Arial Narrow"/>
                <w:color w:val="auto"/>
                <w:sz w:val="16"/>
                <w:szCs w:val="16"/>
                <w:lang w:val="ru-RU"/>
              </w:rPr>
            </w:pPr>
          </w:p>
          <w:p w14:paraId="728B9888"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w:t>
            </w:r>
          </w:p>
          <w:p w14:paraId="70678321" w14:textId="77777777" w:rsidR="001977A2" w:rsidRPr="00BF38C6" w:rsidRDefault="001977A2" w:rsidP="001977A2">
            <w:pPr>
              <w:pStyle w:val="CellBodyCentered"/>
              <w:rPr>
                <w:rFonts w:ascii="Arial Narrow" w:hAnsi="Arial Narrow" w:cs="Arial"/>
                <w:color w:val="auto"/>
                <w:sz w:val="16"/>
                <w:szCs w:val="16"/>
                <w:lang w:val="ru-RU"/>
              </w:rPr>
            </w:pPr>
          </w:p>
          <w:p w14:paraId="4E1E6E37" w14:textId="77777777" w:rsidR="001977A2" w:rsidRPr="00BF38C6" w:rsidRDefault="001977A2" w:rsidP="001977A2">
            <w:pPr>
              <w:pStyle w:val="CellBodyCentered"/>
              <w:rPr>
                <w:rFonts w:ascii="Arial Narrow" w:hAnsi="Arial Narrow" w:cs="Arial"/>
                <w:color w:val="auto"/>
                <w:sz w:val="16"/>
                <w:szCs w:val="16"/>
                <w:lang w:val="ru-RU"/>
              </w:rPr>
            </w:pPr>
          </w:p>
          <w:p w14:paraId="00771D1C" w14:textId="77777777" w:rsidR="001977A2" w:rsidRPr="00BF38C6" w:rsidRDefault="001977A2" w:rsidP="001977A2">
            <w:pPr>
              <w:pStyle w:val="CellBodyCentered"/>
              <w:rPr>
                <w:rFonts w:ascii="Arial Narrow" w:hAnsi="Arial Narrow" w:cs="Arial"/>
                <w:color w:val="auto"/>
                <w:sz w:val="16"/>
                <w:szCs w:val="16"/>
                <w:lang w:val="ru-RU"/>
              </w:rPr>
            </w:pPr>
          </w:p>
          <w:p w14:paraId="74A46893" w14:textId="77777777" w:rsidR="001977A2" w:rsidRPr="00BF38C6" w:rsidRDefault="001977A2" w:rsidP="001977A2">
            <w:pPr>
              <w:pStyle w:val="CellBodyCentered"/>
              <w:rPr>
                <w:rFonts w:ascii="Arial Narrow" w:hAnsi="Arial Narrow" w:cs="Arial"/>
                <w:color w:val="auto"/>
                <w:sz w:val="16"/>
                <w:szCs w:val="16"/>
                <w:lang w:val="ru-RU"/>
              </w:rPr>
            </w:pPr>
          </w:p>
          <w:p w14:paraId="624CD274" w14:textId="77777777" w:rsidR="001977A2" w:rsidRPr="00BF38C6" w:rsidRDefault="001977A2" w:rsidP="001977A2">
            <w:pPr>
              <w:pStyle w:val="CellBodyCentered"/>
              <w:rPr>
                <w:rFonts w:ascii="Arial Narrow" w:hAnsi="Arial Narrow" w:cs="Arial"/>
                <w:color w:val="auto"/>
                <w:sz w:val="16"/>
                <w:szCs w:val="16"/>
                <w:lang w:val="ru-RU"/>
              </w:rPr>
            </w:pPr>
          </w:p>
          <w:p w14:paraId="383285AE" w14:textId="77777777" w:rsidR="001977A2" w:rsidRPr="00BF38C6" w:rsidRDefault="001977A2" w:rsidP="001977A2">
            <w:pPr>
              <w:pStyle w:val="CellBodyCentered"/>
              <w:rPr>
                <w:rFonts w:ascii="Arial Narrow" w:hAnsi="Arial Narrow" w:cs="Arial"/>
                <w:color w:val="auto"/>
                <w:sz w:val="16"/>
                <w:szCs w:val="16"/>
                <w:lang w:val="ru-RU"/>
              </w:rPr>
            </w:pPr>
          </w:p>
          <w:p w14:paraId="053F4060" w14:textId="77777777" w:rsidR="001977A2" w:rsidRPr="00BF38C6" w:rsidRDefault="001977A2" w:rsidP="001977A2">
            <w:pPr>
              <w:pStyle w:val="CellBodyCentered"/>
              <w:rPr>
                <w:rFonts w:ascii="Arial Narrow" w:hAnsi="Arial Narrow" w:cs="Arial"/>
                <w:color w:val="auto"/>
                <w:sz w:val="16"/>
                <w:szCs w:val="16"/>
                <w:lang w:val="en-GB"/>
              </w:rPr>
            </w:pPr>
          </w:p>
          <w:p w14:paraId="66956662" w14:textId="77777777" w:rsidR="001977A2" w:rsidRPr="00BF38C6" w:rsidRDefault="001977A2" w:rsidP="001977A2">
            <w:pPr>
              <w:pStyle w:val="CellBodyCentered"/>
              <w:rPr>
                <w:rFonts w:ascii="Arial Narrow" w:hAnsi="Arial Narrow" w:cs="Arial"/>
                <w:color w:val="auto"/>
                <w:sz w:val="16"/>
                <w:szCs w:val="16"/>
                <w:lang w:val="en-GB"/>
              </w:rPr>
            </w:pPr>
          </w:p>
          <w:p w14:paraId="0C85B0B2" w14:textId="77777777" w:rsidR="001977A2" w:rsidRPr="00BF38C6" w:rsidRDefault="001977A2" w:rsidP="001977A2">
            <w:pPr>
              <w:pStyle w:val="CellBodyCentered"/>
              <w:rPr>
                <w:rFonts w:ascii="Arial Narrow" w:hAnsi="Arial Narrow" w:cs="Arial"/>
                <w:color w:val="auto"/>
                <w:sz w:val="16"/>
                <w:szCs w:val="16"/>
                <w:lang w:val="en-GB"/>
              </w:rPr>
            </w:pPr>
          </w:p>
          <w:p w14:paraId="7FD85023" w14:textId="77777777" w:rsidR="001977A2" w:rsidRPr="00BF38C6" w:rsidRDefault="001977A2" w:rsidP="001977A2">
            <w:pPr>
              <w:pStyle w:val="CellBodyCentered"/>
              <w:rPr>
                <w:rFonts w:ascii="Arial Narrow" w:hAnsi="Arial Narrow" w:cs="Arial"/>
                <w:color w:val="auto"/>
                <w:sz w:val="16"/>
                <w:szCs w:val="16"/>
                <w:lang w:val="en-GB"/>
              </w:rPr>
            </w:pPr>
          </w:p>
          <w:p w14:paraId="288746C0" w14:textId="77777777" w:rsidR="001977A2" w:rsidRPr="00BF38C6" w:rsidRDefault="001977A2" w:rsidP="001977A2">
            <w:pPr>
              <w:pStyle w:val="CellBodyCentered"/>
              <w:rPr>
                <w:rFonts w:ascii="Arial Narrow" w:hAnsi="Arial Narrow" w:cs="Arial"/>
                <w:color w:val="auto"/>
                <w:sz w:val="16"/>
                <w:szCs w:val="16"/>
                <w:lang w:val="en-GB"/>
              </w:rPr>
            </w:pPr>
          </w:p>
          <w:p w14:paraId="68B20D4A" w14:textId="77777777" w:rsidR="001977A2" w:rsidRPr="00BF38C6" w:rsidRDefault="001977A2" w:rsidP="001977A2">
            <w:pPr>
              <w:pStyle w:val="CellBodyCentered"/>
              <w:rPr>
                <w:rFonts w:ascii="Arial Narrow" w:hAnsi="Arial Narrow" w:cs="Arial"/>
                <w:color w:val="auto"/>
                <w:sz w:val="16"/>
                <w:szCs w:val="16"/>
                <w:lang w:val="en-GB"/>
              </w:rPr>
            </w:pPr>
          </w:p>
          <w:p w14:paraId="11B4AC0C" w14:textId="77777777" w:rsidR="001977A2" w:rsidRPr="00BF38C6" w:rsidRDefault="001977A2" w:rsidP="001977A2">
            <w:pPr>
              <w:pStyle w:val="CellBodyCentered"/>
              <w:rPr>
                <w:rFonts w:ascii="Arial Narrow" w:hAnsi="Arial Narrow" w:cs="Arial"/>
                <w:color w:val="auto"/>
                <w:sz w:val="16"/>
                <w:szCs w:val="16"/>
                <w:lang w:val="en-GB"/>
              </w:rPr>
            </w:pPr>
          </w:p>
          <w:p w14:paraId="5B390BDE" w14:textId="77777777" w:rsidR="001977A2" w:rsidRPr="00BF38C6" w:rsidRDefault="001977A2" w:rsidP="001977A2">
            <w:pPr>
              <w:pStyle w:val="CellBodyCentered"/>
              <w:rPr>
                <w:rFonts w:ascii="Arial Narrow" w:hAnsi="Arial Narrow" w:cs="Arial"/>
                <w:color w:val="auto"/>
                <w:sz w:val="16"/>
                <w:szCs w:val="16"/>
                <w:lang w:val="en-GB"/>
              </w:rPr>
            </w:pPr>
          </w:p>
          <w:p w14:paraId="368936BD" w14:textId="77777777" w:rsidR="001977A2" w:rsidRPr="00BF38C6" w:rsidRDefault="001977A2" w:rsidP="001977A2">
            <w:pPr>
              <w:pStyle w:val="CellBodyCentered"/>
              <w:rPr>
                <w:rFonts w:ascii="Arial Narrow" w:hAnsi="Arial Narrow" w:cs="Arial"/>
                <w:color w:val="auto"/>
                <w:sz w:val="16"/>
                <w:szCs w:val="16"/>
                <w:lang w:val="en-GB"/>
              </w:rPr>
            </w:pPr>
          </w:p>
          <w:p w14:paraId="4905CA80" w14:textId="77777777" w:rsidR="001977A2" w:rsidRPr="00BF38C6" w:rsidRDefault="001977A2" w:rsidP="001977A2">
            <w:pPr>
              <w:pStyle w:val="CellBodyCentered"/>
              <w:rPr>
                <w:rFonts w:ascii="Arial Narrow" w:hAnsi="Arial Narrow" w:cs="Arial"/>
                <w:color w:val="auto"/>
                <w:sz w:val="16"/>
                <w:szCs w:val="16"/>
                <w:lang w:val="en-GB"/>
              </w:rPr>
            </w:pPr>
          </w:p>
          <w:p w14:paraId="7E36622B" w14:textId="77777777" w:rsidR="001977A2" w:rsidRPr="00BF38C6" w:rsidRDefault="001977A2" w:rsidP="001977A2">
            <w:pPr>
              <w:pStyle w:val="CellBodyCentered"/>
              <w:rPr>
                <w:rFonts w:ascii="Arial Narrow" w:hAnsi="Arial Narrow" w:cs="Arial"/>
                <w:color w:val="auto"/>
                <w:sz w:val="16"/>
                <w:szCs w:val="16"/>
                <w:lang w:val="en-GB"/>
              </w:rPr>
            </w:pPr>
          </w:p>
          <w:p w14:paraId="07610B61" w14:textId="77777777" w:rsidR="001977A2" w:rsidRPr="00BF38C6" w:rsidRDefault="001977A2" w:rsidP="001977A2">
            <w:pPr>
              <w:pStyle w:val="CellBodyCentered"/>
              <w:rPr>
                <w:rFonts w:ascii="Arial Narrow" w:hAnsi="Arial Narrow" w:cs="Arial"/>
                <w:color w:val="auto"/>
                <w:sz w:val="16"/>
                <w:szCs w:val="16"/>
                <w:lang w:val="en-GB"/>
              </w:rPr>
            </w:pPr>
          </w:p>
          <w:p w14:paraId="30FE302D" w14:textId="77777777" w:rsidR="001977A2" w:rsidRPr="00BF38C6" w:rsidRDefault="001977A2" w:rsidP="001977A2">
            <w:pPr>
              <w:pStyle w:val="CellBodyCentered"/>
              <w:rPr>
                <w:rFonts w:ascii="Arial Narrow" w:hAnsi="Arial Narrow" w:cs="Arial"/>
                <w:color w:val="auto"/>
                <w:sz w:val="16"/>
                <w:szCs w:val="16"/>
                <w:lang w:val="en-GB"/>
              </w:rPr>
            </w:pPr>
          </w:p>
          <w:p w14:paraId="228B0112" w14:textId="77777777" w:rsidR="001977A2" w:rsidRPr="00BF38C6" w:rsidRDefault="001977A2" w:rsidP="001977A2">
            <w:pPr>
              <w:pStyle w:val="CellBodyCentered"/>
              <w:rPr>
                <w:rFonts w:ascii="Arial Narrow" w:hAnsi="Arial Narrow" w:cs="Arial"/>
                <w:color w:val="auto"/>
                <w:sz w:val="16"/>
                <w:szCs w:val="16"/>
                <w:lang w:val="en-GB"/>
              </w:rPr>
            </w:pPr>
          </w:p>
          <w:p w14:paraId="49B4D765" w14:textId="77777777" w:rsidR="001977A2" w:rsidRPr="00BF38C6" w:rsidRDefault="001977A2" w:rsidP="001977A2">
            <w:pPr>
              <w:pStyle w:val="CellBodyCentered"/>
              <w:rPr>
                <w:rFonts w:ascii="Arial Narrow" w:hAnsi="Arial Narrow" w:cs="Arial"/>
                <w:color w:val="auto"/>
                <w:sz w:val="16"/>
                <w:szCs w:val="16"/>
                <w:lang w:val="en-GB"/>
              </w:rPr>
            </w:pPr>
          </w:p>
          <w:p w14:paraId="39B81EF3" w14:textId="77777777" w:rsidR="001977A2" w:rsidRPr="00BF38C6" w:rsidRDefault="001977A2" w:rsidP="001977A2">
            <w:pPr>
              <w:pStyle w:val="CellBodyCentered"/>
              <w:rPr>
                <w:rFonts w:ascii="Arial Narrow" w:hAnsi="Arial Narrow" w:cs="Arial"/>
                <w:color w:val="auto"/>
                <w:sz w:val="16"/>
                <w:szCs w:val="16"/>
                <w:lang w:val="en-GB"/>
              </w:rPr>
            </w:pPr>
          </w:p>
          <w:p w14:paraId="67882146" w14:textId="77777777" w:rsidR="001977A2" w:rsidRPr="00BF38C6" w:rsidRDefault="001977A2" w:rsidP="001977A2">
            <w:pPr>
              <w:pStyle w:val="CellBodyCentered"/>
              <w:rPr>
                <w:rFonts w:ascii="Arial Narrow" w:hAnsi="Arial Narrow" w:cs="Arial"/>
                <w:color w:val="auto"/>
                <w:sz w:val="16"/>
                <w:szCs w:val="16"/>
                <w:lang w:val="en-GB"/>
              </w:rPr>
            </w:pPr>
          </w:p>
          <w:p w14:paraId="6C7161D4" w14:textId="77777777" w:rsidR="001977A2" w:rsidRPr="00BF38C6" w:rsidRDefault="001977A2" w:rsidP="001977A2">
            <w:pPr>
              <w:pStyle w:val="CellBodyCentered"/>
              <w:rPr>
                <w:rFonts w:ascii="Arial Narrow" w:hAnsi="Arial Narrow" w:cs="Arial"/>
                <w:color w:val="auto"/>
                <w:sz w:val="16"/>
                <w:szCs w:val="16"/>
                <w:lang w:val="ru-RU"/>
              </w:rPr>
            </w:pPr>
          </w:p>
          <w:p w14:paraId="54C2F554" w14:textId="77777777" w:rsidR="001977A2" w:rsidRPr="00BF38C6" w:rsidRDefault="001977A2" w:rsidP="001977A2">
            <w:pPr>
              <w:pStyle w:val="CellBodyCentered"/>
              <w:rPr>
                <w:rFonts w:ascii="Arial Narrow" w:hAnsi="Arial Narrow" w:cs="Arial"/>
                <w:color w:val="auto"/>
                <w:sz w:val="16"/>
                <w:szCs w:val="16"/>
                <w:lang w:val="ru-RU"/>
              </w:rPr>
            </w:pPr>
          </w:p>
          <w:p w14:paraId="564A8655" w14:textId="77777777" w:rsidR="001977A2" w:rsidRPr="00BF38C6" w:rsidRDefault="001977A2" w:rsidP="001977A2">
            <w:pPr>
              <w:pStyle w:val="CellBodyCentered"/>
              <w:rPr>
                <w:rFonts w:ascii="Arial Narrow" w:hAnsi="Arial Narrow" w:cs="Arial"/>
                <w:color w:val="auto"/>
                <w:sz w:val="16"/>
                <w:szCs w:val="16"/>
                <w:lang w:val="ru-RU"/>
              </w:rPr>
            </w:pPr>
          </w:p>
          <w:p w14:paraId="04105D86" w14:textId="77777777" w:rsidR="001977A2" w:rsidRPr="00BF38C6" w:rsidRDefault="001977A2" w:rsidP="001977A2">
            <w:pPr>
              <w:pStyle w:val="CellBodyCentered"/>
              <w:rPr>
                <w:rFonts w:ascii="Arial Narrow" w:hAnsi="Arial Narrow" w:cs="Arial"/>
                <w:color w:val="auto"/>
                <w:sz w:val="16"/>
                <w:szCs w:val="16"/>
                <w:lang w:val="ru-RU"/>
              </w:rPr>
            </w:pPr>
          </w:p>
          <w:p w14:paraId="02E08DB6" w14:textId="77777777" w:rsidR="001977A2" w:rsidRPr="00BF38C6" w:rsidRDefault="001977A2" w:rsidP="001977A2">
            <w:pPr>
              <w:pStyle w:val="CellBodyCentered"/>
              <w:rPr>
                <w:rFonts w:ascii="Arial Narrow" w:hAnsi="Arial Narrow" w:cs="Arial"/>
                <w:color w:val="auto"/>
                <w:sz w:val="16"/>
                <w:szCs w:val="16"/>
                <w:lang w:val="ru-RU"/>
              </w:rPr>
            </w:pPr>
          </w:p>
          <w:p w14:paraId="7BA94326" w14:textId="77777777" w:rsidR="001977A2" w:rsidRPr="00BF38C6" w:rsidRDefault="001977A2" w:rsidP="001977A2">
            <w:pPr>
              <w:pStyle w:val="CellBodyCentered"/>
              <w:rPr>
                <w:rFonts w:ascii="Arial Narrow" w:hAnsi="Arial Narrow" w:cs="Arial"/>
                <w:color w:val="auto"/>
                <w:sz w:val="16"/>
                <w:szCs w:val="16"/>
                <w:lang w:val="ru-RU"/>
              </w:rPr>
            </w:pPr>
          </w:p>
          <w:p w14:paraId="27820650" w14:textId="77777777" w:rsidR="001977A2" w:rsidRPr="00BF38C6" w:rsidRDefault="001977A2" w:rsidP="001977A2">
            <w:pPr>
              <w:pStyle w:val="CellBodyCentered"/>
              <w:rPr>
                <w:rFonts w:ascii="Arial Narrow" w:hAnsi="Arial Narrow" w:cs="Arial"/>
                <w:color w:val="auto"/>
                <w:sz w:val="16"/>
                <w:szCs w:val="16"/>
                <w:lang w:val="ru-RU"/>
              </w:rPr>
            </w:pPr>
          </w:p>
          <w:p w14:paraId="4238FF0F" w14:textId="77777777" w:rsidR="001977A2" w:rsidRPr="00BF38C6" w:rsidRDefault="001977A2" w:rsidP="001977A2">
            <w:pPr>
              <w:pStyle w:val="CellBodyCentered"/>
              <w:rPr>
                <w:rFonts w:ascii="Arial Narrow" w:hAnsi="Arial Narrow" w:cs="Arial"/>
                <w:color w:val="auto"/>
                <w:sz w:val="16"/>
                <w:szCs w:val="16"/>
                <w:lang w:val="ru-RU"/>
              </w:rPr>
            </w:pPr>
          </w:p>
          <w:p w14:paraId="1F9DADAE" w14:textId="77777777" w:rsidR="001977A2" w:rsidRPr="00BF38C6" w:rsidRDefault="001977A2" w:rsidP="001977A2">
            <w:pPr>
              <w:pStyle w:val="CellBodyCentered"/>
              <w:rPr>
                <w:rFonts w:ascii="Arial Narrow" w:hAnsi="Arial Narrow" w:cs="Arial"/>
                <w:color w:val="auto"/>
                <w:sz w:val="16"/>
                <w:szCs w:val="16"/>
                <w:lang w:val="ru-RU"/>
              </w:rPr>
            </w:pPr>
          </w:p>
          <w:p w14:paraId="7F1CADC5" w14:textId="77777777" w:rsidR="001977A2" w:rsidRPr="00BF38C6" w:rsidRDefault="001977A2" w:rsidP="001977A2">
            <w:pPr>
              <w:pStyle w:val="CellBodyCentered"/>
              <w:rPr>
                <w:rFonts w:ascii="Arial Narrow" w:hAnsi="Arial Narrow" w:cs="Arial"/>
                <w:color w:val="auto"/>
                <w:sz w:val="16"/>
                <w:szCs w:val="16"/>
                <w:lang w:val="ru-RU"/>
              </w:rPr>
            </w:pPr>
          </w:p>
          <w:p w14:paraId="0A435C4D" w14:textId="77777777" w:rsidR="001977A2" w:rsidRPr="00BF38C6" w:rsidRDefault="001977A2" w:rsidP="001977A2">
            <w:pPr>
              <w:pStyle w:val="CellBodyCentered"/>
              <w:rPr>
                <w:rFonts w:ascii="Arial Narrow" w:hAnsi="Arial Narrow" w:cs="Arial"/>
                <w:color w:val="auto"/>
                <w:sz w:val="16"/>
                <w:szCs w:val="16"/>
                <w:lang w:val="ru-RU"/>
              </w:rPr>
            </w:pPr>
          </w:p>
          <w:p w14:paraId="5538A1A8" w14:textId="77777777" w:rsidR="001977A2" w:rsidRPr="00BF38C6" w:rsidRDefault="001977A2" w:rsidP="001977A2">
            <w:pPr>
              <w:pStyle w:val="CellBodyCentered"/>
              <w:rPr>
                <w:rFonts w:ascii="Arial Narrow" w:hAnsi="Arial Narrow" w:cs="Arial"/>
                <w:color w:val="auto"/>
                <w:sz w:val="16"/>
                <w:szCs w:val="16"/>
                <w:lang w:val="ru-RU"/>
              </w:rPr>
            </w:pPr>
          </w:p>
          <w:p w14:paraId="789E7FE5" w14:textId="77777777" w:rsidR="001977A2" w:rsidRPr="00BF38C6" w:rsidRDefault="001977A2" w:rsidP="001977A2">
            <w:pPr>
              <w:pStyle w:val="CellBodyCentered"/>
              <w:rPr>
                <w:rFonts w:ascii="Arial Narrow" w:hAnsi="Arial Narrow" w:cs="Arial"/>
                <w:color w:val="auto"/>
                <w:sz w:val="16"/>
                <w:szCs w:val="16"/>
                <w:lang w:val="ru-RU"/>
              </w:rPr>
            </w:pPr>
          </w:p>
          <w:p w14:paraId="739D7A89" w14:textId="77777777" w:rsidR="001977A2" w:rsidRPr="00BF38C6" w:rsidRDefault="001977A2" w:rsidP="001977A2">
            <w:pPr>
              <w:pStyle w:val="CellBodyCentered"/>
              <w:rPr>
                <w:rFonts w:ascii="Arial Narrow" w:hAnsi="Arial Narrow" w:cs="Arial"/>
                <w:color w:val="auto"/>
                <w:sz w:val="16"/>
                <w:szCs w:val="16"/>
                <w:lang w:val="ru-RU"/>
              </w:rPr>
            </w:pPr>
          </w:p>
          <w:p w14:paraId="7B72CDD5" w14:textId="77777777" w:rsidR="001977A2" w:rsidRPr="00BF38C6" w:rsidRDefault="001977A2" w:rsidP="001977A2">
            <w:pPr>
              <w:pStyle w:val="CellBodyCentered"/>
              <w:rPr>
                <w:rFonts w:ascii="Arial Narrow" w:hAnsi="Arial Narrow" w:cs="Arial"/>
                <w:color w:val="auto"/>
                <w:sz w:val="16"/>
                <w:szCs w:val="16"/>
                <w:lang w:val="ru-RU"/>
              </w:rPr>
            </w:pPr>
          </w:p>
          <w:p w14:paraId="7E4F4C27" w14:textId="77777777" w:rsidR="001977A2" w:rsidRPr="00BF38C6" w:rsidRDefault="001977A2" w:rsidP="001977A2">
            <w:pPr>
              <w:pStyle w:val="CellBodyCentered"/>
              <w:rPr>
                <w:rFonts w:ascii="Arial Narrow" w:hAnsi="Arial Narrow" w:cs="Arial"/>
                <w:color w:val="auto"/>
                <w:sz w:val="16"/>
                <w:szCs w:val="16"/>
                <w:lang w:val="ru-RU"/>
              </w:rPr>
            </w:pPr>
          </w:p>
          <w:p w14:paraId="43296409" w14:textId="77777777" w:rsidR="001977A2" w:rsidRPr="00BF38C6" w:rsidRDefault="001977A2" w:rsidP="001977A2">
            <w:pPr>
              <w:pStyle w:val="CellBodyCentered"/>
              <w:rPr>
                <w:rFonts w:ascii="Arial Narrow" w:hAnsi="Arial Narrow" w:cs="Arial"/>
                <w:color w:val="auto"/>
                <w:sz w:val="16"/>
                <w:szCs w:val="16"/>
                <w:lang w:val="ru-RU"/>
              </w:rPr>
            </w:pPr>
          </w:p>
          <w:p w14:paraId="25EF8E74" w14:textId="77777777" w:rsidR="001977A2" w:rsidRPr="00BF38C6" w:rsidRDefault="001977A2" w:rsidP="001977A2">
            <w:pPr>
              <w:pStyle w:val="CellBodyCentered"/>
              <w:rPr>
                <w:rFonts w:ascii="Arial Narrow" w:hAnsi="Arial Narrow" w:cs="Arial"/>
                <w:color w:val="auto"/>
                <w:sz w:val="16"/>
                <w:szCs w:val="16"/>
                <w:lang w:val="ru-RU"/>
              </w:rPr>
            </w:pPr>
          </w:p>
          <w:p w14:paraId="7238C22B" w14:textId="77777777" w:rsidR="001977A2" w:rsidRPr="00BF38C6" w:rsidRDefault="001977A2" w:rsidP="001977A2">
            <w:pPr>
              <w:pStyle w:val="CellBodyCentered"/>
              <w:rPr>
                <w:rFonts w:ascii="Arial Narrow" w:hAnsi="Arial Narrow" w:cs="Arial"/>
                <w:color w:val="auto"/>
                <w:sz w:val="16"/>
                <w:szCs w:val="16"/>
                <w:lang w:val="ru-RU"/>
              </w:rPr>
            </w:pPr>
          </w:p>
          <w:p w14:paraId="067DD726" w14:textId="77777777" w:rsidR="001977A2" w:rsidRPr="00BF38C6" w:rsidRDefault="001977A2" w:rsidP="001977A2">
            <w:pPr>
              <w:pStyle w:val="CellBodyCentered"/>
              <w:rPr>
                <w:rFonts w:ascii="Arial Narrow" w:hAnsi="Arial Narrow" w:cs="Arial"/>
                <w:color w:val="auto"/>
                <w:sz w:val="16"/>
                <w:szCs w:val="16"/>
                <w:lang w:val="ru-RU"/>
              </w:rPr>
            </w:pPr>
          </w:p>
          <w:p w14:paraId="24B37318" w14:textId="77777777" w:rsidR="001977A2" w:rsidRPr="00BF38C6" w:rsidRDefault="001977A2" w:rsidP="001977A2">
            <w:pPr>
              <w:pStyle w:val="CellBodyCentered"/>
              <w:rPr>
                <w:rFonts w:ascii="Arial Narrow" w:hAnsi="Arial Narrow" w:cs="Arial"/>
                <w:color w:val="auto"/>
                <w:sz w:val="16"/>
                <w:szCs w:val="16"/>
                <w:lang w:val="ru-RU"/>
              </w:rPr>
            </w:pPr>
          </w:p>
          <w:p w14:paraId="7E31DB7F" w14:textId="3DA5CB5F" w:rsidR="001977A2" w:rsidRPr="00BF38C6" w:rsidRDefault="001977A2" w:rsidP="001977A2">
            <w:pPr>
              <w:pStyle w:val="CellBodyCentered"/>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59BE9730" w14:textId="77777777" w:rsidR="001977A2" w:rsidRPr="00BF38C6" w:rsidRDefault="001977A2" w:rsidP="001977A2">
            <w:pPr>
              <w:pStyle w:val="CellBodyCentered"/>
              <w:rPr>
                <w:rFonts w:ascii="Arial Narrow" w:hAnsi="Arial Narrow"/>
                <w:color w:val="auto"/>
                <w:sz w:val="16"/>
                <w:szCs w:val="16"/>
                <w:lang w:val="ru-RU"/>
              </w:rPr>
            </w:pPr>
          </w:p>
          <w:p w14:paraId="4293A746" w14:textId="2358BA94" w:rsidR="001977A2" w:rsidRPr="00BF38C6" w:rsidRDefault="001977A2" w:rsidP="001977A2">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3584F1C9" w14:textId="0FF67AB2"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483C7F31" w14:textId="77777777" w:rsidR="001977A2" w:rsidRPr="00BF38C6" w:rsidRDefault="001977A2" w:rsidP="001977A2">
            <w:pPr>
              <w:pStyle w:val="CellBodyCentered"/>
              <w:rPr>
                <w:rFonts w:ascii="Arial Narrow" w:hAnsi="Arial Narrow"/>
                <w:color w:val="auto"/>
                <w:sz w:val="16"/>
                <w:szCs w:val="16"/>
                <w:lang w:val="ru-RU"/>
              </w:rPr>
            </w:pPr>
          </w:p>
          <w:p w14:paraId="53E8461A" w14:textId="77777777" w:rsidR="001977A2" w:rsidRPr="00BF38C6" w:rsidRDefault="001977A2" w:rsidP="001977A2">
            <w:pPr>
              <w:pStyle w:val="CellBodyCentered"/>
              <w:rPr>
                <w:rFonts w:ascii="Arial Narrow" w:hAnsi="Arial Narrow"/>
                <w:color w:val="auto"/>
                <w:sz w:val="16"/>
                <w:szCs w:val="16"/>
                <w:lang w:val="ru-RU"/>
              </w:rPr>
            </w:pPr>
          </w:p>
          <w:p w14:paraId="10D64258" w14:textId="77777777" w:rsidR="001977A2" w:rsidRPr="00BF38C6" w:rsidRDefault="001977A2" w:rsidP="001977A2">
            <w:pPr>
              <w:pStyle w:val="CellBodyCentered"/>
              <w:rPr>
                <w:rFonts w:ascii="Arial Narrow" w:hAnsi="Arial Narrow"/>
                <w:color w:val="auto"/>
                <w:sz w:val="16"/>
                <w:szCs w:val="16"/>
                <w:lang w:val="ru-RU"/>
              </w:rPr>
            </w:pPr>
          </w:p>
          <w:p w14:paraId="06BBD6DB" w14:textId="77777777" w:rsidR="001977A2" w:rsidRPr="00BF38C6" w:rsidRDefault="001977A2" w:rsidP="001977A2">
            <w:pPr>
              <w:pStyle w:val="CellBodyCentered"/>
              <w:rPr>
                <w:rFonts w:ascii="Arial Narrow" w:hAnsi="Arial Narrow"/>
                <w:color w:val="auto"/>
                <w:sz w:val="16"/>
                <w:szCs w:val="16"/>
                <w:lang w:val="ru-RU"/>
              </w:rPr>
            </w:pPr>
          </w:p>
          <w:p w14:paraId="6F2E3B77" w14:textId="77777777" w:rsidR="001977A2" w:rsidRPr="00BF38C6" w:rsidRDefault="001977A2" w:rsidP="001977A2">
            <w:pPr>
              <w:pStyle w:val="CellBodyCentered"/>
              <w:rPr>
                <w:rFonts w:ascii="Arial Narrow" w:hAnsi="Arial Narrow"/>
                <w:color w:val="auto"/>
                <w:sz w:val="16"/>
                <w:szCs w:val="16"/>
                <w:lang w:val="ru-RU"/>
              </w:rPr>
            </w:pPr>
          </w:p>
          <w:p w14:paraId="5BAC2F00" w14:textId="77777777" w:rsidR="001977A2" w:rsidRPr="00BF38C6" w:rsidRDefault="001977A2" w:rsidP="001977A2">
            <w:pPr>
              <w:pStyle w:val="CellBodyCentered"/>
              <w:rPr>
                <w:rFonts w:ascii="Arial Narrow" w:hAnsi="Arial Narrow"/>
                <w:color w:val="auto"/>
                <w:sz w:val="16"/>
                <w:szCs w:val="16"/>
                <w:lang w:val="ru-RU"/>
              </w:rPr>
            </w:pPr>
          </w:p>
          <w:p w14:paraId="77940D0E" w14:textId="77777777" w:rsidR="001977A2" w:rsidRPr="00BF38C6" w:rsidRDefault="001977A2" w:rsidP="001977A2">
            <w:pPr>
              <w:pStyle w:val="CellBodyCentered"/>
              <w:rPr>
                <w:rFonts w:ascii="Arial Narrow" w:hAnsi="Arial Narrow"/>
                <w:color w:val="auto"/>
                <w:sz w:val="16"/>
                <w:szCs w:val="16"/>
                <w:lang w:val="ru-RU"/>
              </w:rPr>
            </w:pPr>
          </w:p>
          <w:p w14:paraId="05C5CE2C" w14:textId="77777777" w:rsidR="001977A2" w:rsidRPr="00BF38C6" w:rsidRDefault="001977A2" w:rsidP="001977A2">
            <w:pPr>
              <w:pStyle w:val="CellBodyCentered"/>
              <w:rPr>
                <w:rFonts w:ascii="Arial Narrow" w:hAnsi="Arial Narrow"/>
                <w:color w:val="auto"/>
                <w:sz w:val="16"/>
                <w:szCs w:val="16"/>
                <w:lang w:val="ru-RU"/>
              </w:rPr>
            </w:pPr>
          </w:p>
          <w:p w14:paraId="108319AC" w14:textId="77777777" w:rsidR="001977A2" w:rsidRPr="00BF38C6" w:rsidRDefault="001977A2" w:rsidP="001977A2">
            <w:pPr>
              <w:pStyle w:val="CellBodyCentered"/>
              <w:rPr>
                <w:rFonts w:ascii="Arial Narrow" w:hAnsi="Arial Narrow"/>
                <w:color w:val="auto"/>
                <w:sz w:val="16"/>
                <w:szCs w:val="16"/>
                <w:lang w:val="ru-RU"/>
              </w:rPr>
            </w:pPr>
          </w:p>
          <w:p w14:paraId="107C8AFE" w14:textId="77777777" w:rsidR="001977A2" w:rsidRPr="00BF38C6" w:rsidRDefault="001977A2" w:rsidP="001977A2">
            <w:pPr>
              <w:pStyle w:val="CellBodyCentered"/>
              <w:ind w:left="720"/>
              <w:rPr>
                <w:rFonts w:ascii="Arial Narrow" w:hAnsi="Arial Narrow"/>
                <w:color w:val="auto"/>
                <w:sz w:val="16"/>
                <w:szCs w:val="16"/>
                <w:lang w:val="ru-RU"/>
              </w:rPr>
            </w:pPr>
          </w:p>
          <w:p w14:paraId="14ECEBE5" w14:textId="77777777" w:rsidR="001977A2" w:rsidRPr="00BF38C6" w:rsidRDefault="001977A2" w:rsidP="001977A2">
            <w:pPr>
              <w:pStyle w:val="CellBodyCentered"/>
              <w:ind w:left="720"/>
              <w:rPr>
                <w:rFonts w:ascii="Arial Narrow" w:hAnsi="Arial Narrow"/>
                <w:color w:val="auto"/>
                <w:sz w:val="16"/>
                <w:szCs w:val="16"/>
                <w:lang w:val="ru-RU"/>
              </w:rPr>
            </w:pPr>
          </w:p>
          <w:p w14:paraId="60227DD1" w14:textId="77777777" w:rsidR="001977A2" w:rsidRPr="00BF38C6" w:rsidRDefault="001977A2" w:rsidP="001977A2">
            <w:pPr>
              <w:pStyle w:val="CellBodyCentered"/>
              <w:ind w:left="720"/>
              <w:rPr>
                <w:rFonts w:ascii="Arial Narrow" w:hAnsi="Arial Narrow"/>
                <w:color w:val="auto"/>
                <w:sz w:val="16"/>
                <w:szCs w:val="16"/>
                <w:lang w:val="ru-RU"/>
              </w:rPr>
            </w:pPr>
          </w:p>
          <w:p w14:paraId="26419BA9" w14:textId="77777777" w:rsidR="001977A2" w:rsidRPr="00BF38C6" w:rsidRDefault="001977A2" w:rsidP="001977A2">
            <w:pPr>
              <w:pStyle w:val="CellBodyCentered"/>
              <w:ind w:left="720"/>
              <w:rPr>
                <w:rFonts w:ascii="Arial Narrow" w:hAnsi="Arial Narrow"/>
                <w:color w:val="auto"/>
                <w:sz w:val="16"/>
                <w:szCs w:val="16"/>
                <w:lang w:val="ru-RU"/>
              </w:rPr>
            </w:pPr>
          </w:p>
          <w:p w14:paraId="3DFD68FA" w14:textId="77777777" w:rsidR="001977A2" w:rsidRPr="00BF38C6" w:rsidRDefault="001977A2" w:rsidP="001977A2">
            <w:pPr>
              <w:pStyle w:val="CellBodyCentered"/>
              <w:ind w:left="720"/>
              <w:rPr>
                <w:rFonts w:ascii="Arial Narrow" w:hAnsi="Arial Narrow"/>
                <w:color w:val="auto"/>
                <w:sz w:val="16"/>
                <w:szCs w:val="16"/>
                <w:lang w:val="ru-RU"/>
              </w:rPr>
            </w:pPr>
          </w:p>
          <w:p w14:paraId="3DB11CB5" w14:textId="77777777" w:rsidR="001977A2" w:rsidRPr="00BF38C6" w:rsidRDefault="001977A2" w:rsidP="001977A2">
            <w:pPr>
              <w:pStyle w:val="CellBodyCentered"/>
              <w:ind w:left="720"/>
              <w:rPr>
                <w:rFonts w:ascii="Arial Narrow" w:hAnsi="Arial Narrow"/>
                <w:color w:val="auto"/>
                <w:sz w:val="16"/>
                <w:szCs w:val="16"/>
                <w:lang w:val="ru-RU"/>
              </w:rPr>
            </w:pPr>
          </w:p>
          <w:p w14:paraId="4EA71615" w14:textId="77777777" w:rsidR="001977A2" w:rsidRPr="00BF38C6" w:rsidRDefault="001977A2" w:rsidP="001977A2">
            <w:pPr>
              <w:pStyle w:val="CellBodyCentered"/>
              <w:ind w:left="720"/>
              <w:rPr>
                <w:rFonts w:ascii="Arial Narrow" w:hAnsi="Arial Narrow"/>
                <w:color w:val="auto"/>
                <w:sz w:val="16"/>
                <w:szCs w:val="16"/>
                <w:lang w:val="ru-RU"/>
              </w:rPr>
            </w:pPr>
          </w:p>
          <w:p w14:paraId="7B0704A8" w14:textId="77777777" w:rsidR="001977A2" w:rsidRPr="00BF38C6" w:rsidRDefault="001977A2" w:rsidP="001977A2">
            <w:pPr>
              <w:pStyle w:val="CellBodyCentered"/>
              <w:ind w:left="720"/>
              <w:rPr>
                <w:rFonts w:ascii="Arial Narrow" w:hAnsi="Arial Narrow"/>
                <w:color w:val="auto"/>
                <w:sz w:val="16"/>
                <w:szCs w:val="16"/>
                <w:lang w:val="ru-RU"/>
              </w:rPr>
            </w:pPr>
          </w:p>
          <w:p w14:paraId="574AA9D9" w14:textId="77777777" w:rsidR="001977A2" w:rsidRPr="00BF38C6" w:rsidRDefault="001977A2" w:rsidP="001977A2">
            <w:pPr>
              <w:pStyle w:val="CellBodyCentered"/>
              <w:rPr>
                <w:rFonts w:ascii="Arial Narrow" w:hAnsi="Arial Narrow"/>
                <w:color w:val="auto"/>
                <w:sz w:val="16"/>
                <w:szCs w:val="16"/>
                <w:lang w:val="ru-RU"/>
              </w:rPr>
            </w:pPr>
          </w:p>
          <w:p w14:paraId="6662DDBE" w14:textId="77777777" w:rsidR="001977A2" w:rsidRPr="00BF38C6" w:rsidRDefault="001977A2" w:rsidP="001977A2">
            <w:pPr>
              <w:pStyle w:val="CellBodyCentered"/>
              <w:rPr>
                <w:rFonts w:ascii="Arial Narrow" w:hAnsi="Arial Narrow"/>
                <w:color w:val="auto"/>
                <w:sz w:val="16"/>
                <w:szCs w:val="16"/>
                <w:lang w:val="ru-RU"/>
              </w:rPr>
            </w:pPr>
          </w:p>
          <w:p w14:paraId="79E1C226" w14:textId="77777777" w:rsidR="001977A2" w:rsidRPr="00BF38C6" w:rsidRDefault="001977A2" w:rsidP="001977A2">
            <w:pPr>
              <w:pStyle w:val="CellBodyCentered"/>
              <w:rPr>
                <w:rFonts w:ascii="Arial Narrow" w:hAnsi="Arial Narrow"/>
                <w:color w:val="auto"/>
                <w:sz w:val="16"/>
                <w:szCs w:val="16"/>
                <w:lang w:val="ru-RU"/>
              </w:rPr>
            </w:pPr>
          </w:p>
          <w:p w14:paraId="64E21CDF" w14:textId="77777777" w:rsidR="001977A2" w:rsidRPr="00BF38C6" w:rsidRDefault="001977A2" w:rsidP="001977A2">
            <w:pPr>
              <w:pStyle w:val="CellBodyCentered"/>
              <w:rPr>
                <w:rFonts w:ascii="Arial Narrow" w:hAnsi="Arial Narrow"/>
                <w:color w:val="auto"/>
                <w:sz w:val="16"/>
                <w:szCs w:val="16"/>
                <w:lang w:val="ru-RU"/>
              </w:rPr>
            </w:pPr>
          </w:p>
          <w:p w14:paraId="517A7499" w14:textId="77777777" w:rsidR="001977A2" w:rsidRPr="00BF38C6" w:rsidRDefault="001977A2" w:rsidP="001977A2">
            <w:pPr>
              <w:pStyle w:val="CellBodyCentered"/>
              <w:rPr>
                <w:rFonts w:ascii="Arial Narrow" w:hAnsi="Arial Narrow"/>
                <w:color w:val="auto"/>
                <w:sz w:val="16"/>
                <w:szCs w:val="16"/>
                <w:lang w:val="ru-RU"/>
              </w:rPr>
            </w:pPr>
          </w:p>
          <w:p w14:paraId="61D7E666" w14:textId="77777777" w:rsidR="001977A2" w:rsidRPr="00BF38C6" w:rsidRDefault="001977A2" w:rsidP="001977A2">
            <w:pPr>
              <w:pStyle w:val="CellBodyCentered"/>
              <w:rPr>
                <w:rFonts w:ascii="Arial Narrow" w:hAnsi="Arial Narrow"/>
                <w:color w:val="auto"/>
                <w:sz w:val="16"/>
                <w:szCs w:val="16"/>
                <w:lang w:val="ru-RU"/>
              </w:rPr>
            </w:pPr>
          </w:p>
          <w:p w14:paraId="32AEC892" w14:textId="77777777" w:rsidR="001977A2" w:rsidRPr="00BF38C6" w:rsidRDefault="001977A2" w:rsidP="001977A2">
            <w:pPr>
              <w:pStyle w:val="CellBodyCentered"/>
              <w:rPr>
                <w:rFonts w:ascii="Arial Narrow" w:hAnsi="Arial Narrow"/>
                <w:color w:val="auto"/>
                <w:sz w:val="16"/>
                <w:szCs w:val="16"/>
                <w:lang w:val="ru-RU"/>
              </w:rPr>
            </w:pPr>
          </w:p>
          <w:p w14:paraId="765169FE" w14:textId="77777777" w:rsidR="001977A2" w:rsidRPr="00BF38C6" w:rsidRDefault="001977A2" w:rsidP="001977A2">
            <w:pPr>
              <w:pStyle w:val="CellBodyCentered"/>
              <w:rPr>
                <w:rFonts w:ascii="Arial Narrow" w:hAnsi="Arial Narrow"/>
                <w:color w:val="auto"/>
                <w:sz w:val="16"/>
                <w:szCs w:val="16"/>
                <w:lang w:val="ru-RU"/>
              </w:rPr>
            </w:pPr>
          </w:p>
          <w:p w14:paraId="2C5C3720" w14:textId="77777777" w:rsidR="001977A2" w:rsidRPr="00BF38C6" w:rsidRDefault="001977A2" w:rsidP="001977A2">
            <w:pPr>
              <w:pStyle w:val="CellBodyCentered"/>
              <w:rPr>
                <w:rFonts w:ascii="Arial Narrow" w:hAnsi="Arial Narrow"/>
                <w:color w:val="auto"/>
                <w:sz w:val="16"/>
                <w:szCs w:val="16"/>
                <w:lang w:val="ru-RU"/>
              </w:rPr>
            </w:pPr>
          </w:p>
          <w:p w14:paraId="68BB9838" w14:textId="77777777" w:rsidR="001977A2" w:rsidRPr="00BF38C6" w:rsidRDefault="001977A2" w:rsidP="001977A2">
            <w:pPr>
              <w:pStyle w:val="CellBodyCentered"/>
              <w:rPr>
                <w:rFonts w:ascii="Arial Narrow" w:hAnsi="Arial Narrow"/>
                <w:color w:val="auto"/>
                <w:sz w:val="16"/>
                <w:szCs w:val="16"/>
                <w:lang w:val="ru-RU"/>
              </w:rPr>
            </w:pPr>
          </w:p>
          <w:p w14:paraId="7FCB9520" w14:textId="77777777" w:rsidR="001977A2" w:rsidRPr="00BF38C6" w:rsidRDefault="001977A2" w:rsidP="001977A2">
            <w:pPr>
              <w:pStyle w:val="CellBodyCentered"/>
              <w:rPr>
                <w:rFonts w:ascii="Arial Narrow" w:hAnsi="Arial Narrow"/>
                <w:color w:val="auto"/>
                <w:sz w:val="16"/>
                <w:szCs w:val="16"/>
                <w:lang w:val="ru-RU"/>
              </w:rPr>
            </w:pPr>
          </w:p>
          <w:p w14:paraId="4024E556" w14:textId="77777777" w:rsidR="001977A2" w:rsidRPr="00BF38C6" w:rsidRDefault="001977A2" w:rsidP="001977A2">
            <w:pPr>
              <w:pStyle w:val="CellBodyCentered"/>
              <w:rPr>
                <w:rFonts w:ascii="Arial Narrow" w:hAnsi="Arial Narrow"/>
                <w:color w:val="auto"/>
                <w:sz w:val="16"/>
                <w:szCs w:val="16"/>
                <w:lang w:val="ru-RU"/>
              </w:rPr>
            </w:pPr>
          </w:p>
          <w:p w14:paraId="627EDFB1" w14:textId="77777777" w:rsidR="001977A2" w:rsidRPr="00BF38C6" w:rsidRDefault="001977A2" w:rsidP="001977A2">
            <w:pPr>
              <w:pStyle w:val="CellBodyCentered"/>
              <w:rPr>
                <w:rFonts w:ascii="Arial Narrow" w:hAnsi="Arial Narrow"/>
                <w:color w:val="auto"/>
                <w:sz w:val="16"/>
                <w:szCs w:val="16"/>
                <w:lang w:val="ru-RU"/>
              </w:rPr>
            </w:pPr>
          </w:p>
          <w:p w14:paraId="38588622" w14:textId="77777777" w:rsidR="001977A2" w:rsidRPr="00BF38C6" w:rsidRDefault="001977A2" w:rsidP="001977A2">
            <w:pPr>
              <w:pStyle w:val="CellBodyCentered"/>
              <w:rPr>
                <w:rFonts w:ascii="Arial Narrow" w:hAnsi="Arial Narrow"/>
                <w:color w:val="auto"/>
                <w:sz w:val="16"/>
                <w:szCs w:val="16"/>
                <w:lang w:val="ru-RU"/>
              </w:rPr>
            </w:pPr>
          </w:p>
          <w:p w14:paraId="371E915B" w14:textId="77777777" w:rsidR="001977A2" w:rsidRPr="00BF38C6" w:rsidRDefault="001977A2" w:rsidP="001977A2">
            <w:pPr>
              <w:pStyle w:val="CellBodyCentered"/>
              <w:rPr>
                <w:rFonts w:ascii="Arial Narrow" w:hAnsi="Arial Narrow"/>
                <w:color w:val="auto"/>
                <w:sz w:val="16"/>
                <w:szCs w:val="16"/>
                <w:lang w:val="ru-RU"/>
              </w:rPr>
            </w:pPr>
          </w:p>
          <w:p w14:paraId="2ABB2315" w14:textId="77777777" w:rsidR="001977A2" w:rsidRPr="00BF38C6" w:rsidRDefault="001977A2" w:rsidP="001977A2">
            <w:pPr>
              <w:pStyle w:val="CellBodyCentered"/>
              <w:rPr>
                <w:rFonts w:ascii="Arial Narrow" w:hAnsi="Arial Narrow"/>
                <w:color w:val="auto"/>
                <w:sz w:val="16"/>
                <w:szCs w:val="16"/>
                <w:lang w:val="ru-RU"/>
              </w:rPr>
            </w:pPr>
          </w:p>
          <w:p w14:paraId="1E499C69" w14:textId="77777777" w:rsidR="001977A2" w:rsidRPr="00BF38C6" w:rsidRDefault="001977A2" w:rsidP="001977A2">
            <w:pPr>
              <w:pStyle w:val="CellBodyCentered"/>
              <w:rPr>
                <w:rFonts w:ascii="Arial Narrow" w:hAnsi="Arial Narrow"/>
                <w:color w:val="auto"/>
                <w:sz w:val="16"/>
                <w:szCs w:val="16"/>
                <w:lang w:val="ru-RU"/>
              </w:rPr>
            </w:pPr>
          </w:p>
          <w:p w14:paraId="0360DE74" w14:textId="41A3327A" w:rsidR="001977A2" w:rsidRPr="00BF38C6" w:rsidRDefault="001977A2" w:rsidP="001977A2">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642B1A7" w14:textId="77777777" w:rsidR="001977A2" w:rsidRPr="00BF38C6" w:rsidRDefault="001977A2" w:rsidP="001977A2">
            <w:pPr>
              <w:pStyle w:val="CellBodyCentered"/>
              <w:rPr>
                <w:rFonts w:ascii="Arial Narrow" w:hAnsi="Arial Narrow"/>
                <w:color w:val="auto"/>
                <w:sz w:val="16"/>
                <w:szCs w:val="16"/>
                <w:lang w:val="ru-RU"/>
              </w:rPr>
            </w:pPr>
          </w:p>
          <w:p w14:paraId="3C2F8B14" w14:textId="77777777" w:rsidR="001977A2" w:rsidRDefault="001977A2" w:rsidP="001977A2">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06F758B5" w14:textId="77777777" w:rsidR="001977A2" w:rsidRPr="00BF38C6" w:rsidRDefault="001977A2" w:rsidP="001977A2">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677C28B0" w14:textId="77777777" w:rsidR="001977A2" w:rsidRPr="00BF38C6" w:rsidRDefault="001977A2" w:rsidP="001977A2">
            <w:pPr>
              <w:pStyle w:val="CellBodyCentered"/>
              <w:rPr>
                <w:rFonts w:ascii="Arial Narrow" w:hAnsi="Arial Narrow" w:cs="Arial"/>
                <w:color w:val="auto"/>
                <w:sz w:val="16"/>
                <w:szCs w:val="16"/>
                <w:lang w:val="ru-RU"/>
              </w:rPr>
            </w:pPr>
          </w:p>
          <w:p w14:paraId="2131CB98" w14:textId="77777777" w:rsidR="001977A2" w:rsidRPr="00BF38C6" w:rsidRDefault="001977A2" w:rsidP="001977A2">
            <w:pPr>
              <w:pStyle w:val="CellBodyCentered"/>
              <w:rPr>
                <w:rFonts w:ascii="Arial Narrow" w:hAnsi="Arial Narrow" w:cs="Arial"/>
                <w:color w:val="auto"/>
                <w:sz w:val="16"/>
                <w:szCs w:val="16"/>
                <w:lang w:val="ru-RU"/>
              </w:rPr>
            </w:pPr>
          </w:p>
          <w:p w14:paraId="0E5C5007" w14:textId="77777777" w:rsidR="001977A2" w:rsidRPr="00BF38C6" w:rsidRDefault="001977A2" w:rsidP="001977A2">
            <w:pPr>
              <w:pStyle w:val="CellBodyCentered"/>
              <w:rPr>
                <w:rFonts w:ascii="Arial Narrow" w:hAnsi="Arial Narrow" w:cs="Arial"/>
                <w:color w:val="auto"/>
                <w:sz w:val="16"/>
                <w:szCs w:val="16"/>
                <w:lang w:val="ru-RU"/>
              </w:rPr>
            </w:pPr>
          </w:p>
          <w:p w14:paraId="0676CCCD" w14:textId="77777777" w:rsidR="001977A2" w:rsidRPr="00BF38C6" w:rsidRDefault="001977A2" w:rsidP="001977A2">
            <w:pPr>
              <w:pStyle w:val="CellBodyCentered"/>
              <w:rPr>
                <w:rFonts w:ascii="Arial Narrow" w:hAnsi="Arial Narrow" w:cs="Arial"/>
                <w:color w:val="auto"/>
                <w:sz w:val="16"/>
                <w:szCs w:val="16"/>
                <w:lang w:val="en-GB"/>
              </w:rPr>
            </w:pPr>
          </w:p>
          <w:p w14:paraId="169B870D" w14:textId="77777777" w:rsidR="001977A2" w:rsidRPr="00BF38C6" w:rsidRDefault="001977A2" w:rsidP="001977A2">
            <w:pPr>
              <w:pStyle w:val="CellBodyCentered"/>
              <w:rPr>
                <w:rFonts w:ascii="Arial Narrow" w:hAnsi="Arial Narrow" w:cs="Arial"/>
                <w:color w:val="auto"/>
                <w:sz w:val="16"/>
                <w:szCs w:val="16"/>
                <w:lang w:val="en-GB"/>
              </w:rPr>
            </w:pPr>
          </w:p>
          <w:p w14:paraId="6798C880" w14:textId="77777777" w:rsidR="001977A2" w:rsidRPr="00BF38C6" w:rsidRDefault="001977A2" w:rsidP="001977A2">
            <w:pPr>
              <w:pStyle w:val="CellBodyCentered"/>
              <w:rPr>
                <w:rFonts w:ascii="Arial Narrow" w:hAnsi="Arial Narrow" w:cs="Arial"/>
                <w:color w:val="auto"/>
                <w:sz w:val="16"/>
                <w:szCs w:val="16"/>
                <w:lang w:val="en-GB"/>
              </w:rPr>
            </w:pPr>
          </w:p>
          <w:p w14:paraId="6B50BAFA" w14:textId="77777777" w:rsidR="001977A2" w:rsidRPr="00BF38C6" w:rsidRDefault="001977A2" w:rsidP="001977A2">
            <w:pPr>
              <w:pStyle w:val="CellBodyCentered"/>
              <w:rPr>
                <w:rFonts w:ascii="Arial Narrow" w:hAnsi="Arial Narrow" w:cs="Arial"/>
                <w:color w:val="auto"/>
                <w:sz w:val="16"/>
                <w:szCs w:val="16"/>
                <w:lang w:val="en-GB"/>
              </w:rPr>
            </w:pPr>
          </w:p>
          <w:p w14:paraId="1321F8EB" w14:textId="77777777" w:rsidR="001977A2" w:rsidRPr="00BF38C6" w:rsidRDefault="001977A2" w:rsidP="001977A2">
            <w:pPr>
              <w:pStyle w:val="CellBodyCentered"/>
              <w:rPr>
                <w:rFonts w:ascii="Arial Narrow" w:hAnsi="Arial Narrow" w:cs="Arial"/>
                <w:color w:val="auto"/>
                <w:sz w:val="16"/>
                <w:szCs w:val="16"/>
                <w:lang w:val="en-GB"/>
              </w:rPr>
            </w:pPr>
          </w:p>
          <w:p w14:paraId="1956F8A9" w14:textId="77777777" w:rsidR="001977A2" w:rsidRPr="00BF38C6" w:rsidRDefault="001977A2" w:rsidP="001977A2">
            <w:pPr>
              <w:pStyle w:val="CellBodyCentered"/>
              <w:rPr>
                <w:rFonts w:ascii="Arial Narrow" w:hAnsi="Arial Narrow" w:cs="Arial"/>
                <w:color w:val="auto"/>
                <w:sz w:val="16"/>
                <w:szCs w:val="16"/>
                <w:lang w:val="en-GB"/>
              </w:rPr>
            </w:pPr>
          </w:p>
          <w:p w14:paraId="388E2218" w14:textId="77777777" w:rsidR="001977A2" w:rsidRPr="00BF38C6" w:rsidRDefault="001977A2" w:rsidP="001977A2">
            <w:pPr>
              <w:pStyle w:val="CellBodyCentered"/>
              <w:rPr>
                <w:rFonts w:ascii="Arial Narrow" w:hAnsi="Arial Narrow" w:cs="Arial"/>
                <w:color w:val="auto"/>
                <w:sz w:val="16"/>
                <w:szCs w:val="16"/>
                <w:lang w:val="en-GB"/>
              </w:rPr>
            </w:pPr>
          </w:p>
          <w:p w14:paraId="3FBEBD1F" w14:textId="77777777" w:rsidR="001977A2" w:rsidRPr="00BF38C6" w:rsidRDefault="001977A2" w:rsidP="001977A2">
            <w:pPr>
              <w:pStyle w:val="CellBodyCentered"/>
              <w:rPr>
                <w:rFonts w:ascii="Arial Narrow" w:hAnsi="Arial Narrow" w:cs="Arial"/>
                <w:color w:val="auto"/>
                <w:sz w:val="16"/>
                <w:szCs w:val="16"/>
                <w:lang w:val="en-GB"/>
              </w:rPr>
            </w:pPr>
          </w:p>
          <w:p w14:paraId="136A3644" w14:textId="77777777" w:rsidR="001977A2" w:rsidRPr="00BF38C6" w:rsidRDefault="001977A2" w:rsidP="001977A2">
            <w:pPr>
              <w:pStyle w:val="CellBodyCentered"/>
              <w:rPr>
                <w:rFonts w:ascii="Arial Narrow" w:hAnsi="Arial Narrow" w:cs="Arial"/>
                <w:color w:val="auto"/>
                <w:sz w:val="16"/>
                <w:szCs w:val="16"/>
                <w:lang w:val="en-GB"/>
              </w:rPr>
            </w:pPr>
          </w:p>
          <w:p w14:paraId="6CB086AC" w14:textId="77777777" w:rsidR="001977A2" w:rsidRPr="00BF38C6" w:rsidRDefault="001977A2" w:rsidP="001977A2">
            <w:pPr>
              <w:pStyle w:val="CellBodyCentered"/>
              <w:rPr>
                <w:rFonts w:ascii="Arial Narrow" w:hAnsi="Arial Narrow" w:cs="Arial"/>
                <w:color w:val="auto"/>
                <w:sz w:val="16"/>
                <w:szCs w:val="16"/>
                <w:lang w:val="en-GB"/>
              </w:rPr>
            </w:pPr>
          </w:p>
          <w:p w14:paraId="4B2B689F" w14:textId="77777777" w:rsidR="001977A2" w:rsidRPr="00BF38C6" w:rsidRDefault="001977A2" w:rsidP="001977A2">
            <w:pPr>
              <w:pStyle w:val="CellBodyCentered"/>
              <w:rPr>
                <w:rFonts w:ascii="Arial Narrow" w:hAnsi="Arial Narrow" w:cs="Arial"/>
                <w:color w:val="auto"/>
                <w:sz w:val="16"/>
                <w:szCs w:val="16"/>
                <w:lang w:val="en-GB"/>
              </w:rPr>
            </w:pPr>
          </w:p>
          <w:p w14:paraId="5B598A94" w14:textId="77777777" w:rsidR="001977A2" w:rsidRPr="00BF38C6" w:rsidRDefault="001977A2" w:rsidP="001977A2">
            <w:pPr>
              <w:pStyle w:val="CellBodyCentered"/>
              <w:rPr>
                <w:rFonts w:ascii="Arial Narrow" w:hAnsi="Arial Narrow" w:cs="Arial"/>
                <w:color w:val="auto"/>
                <w:sz w:val="16"/>
                <w:szCs w:val="16"/>
                <w:lang w:val="en-GB"/>
              </w:rPr>
            </w:pPr>
          </w:p>
          <w:p w14:paraId="15264269" w14:textId="77777777" w:rsidR="001977A2" w:rsidRPr="00BF38C6" w:rsidRDefault="001977A2" w:rsidP="001977A2">
            <w:pPr>
              <w:pStyle w:val="CellBodyCentered"/>
              <w:rPr>
                <w:rFonts w:ascii="Arial Narrow" w:hAnsi="Arial Narrow" w:cs="Arial"/>
                <w:color w:val="auto"/>
                <w:sz w:val="16"/>
                <w:szCs w:val="16"/>
                <w:lang w:val="en-GB"/>
              </w:rPr>
            </w:pPr>
          </w:p>
          <w:p w14:paraId="77CE662C" w14:textId="77777777" w:rsidR="001977A2" w:rsidRPr="00BF38C6" w:rsidRDefault="001977A2" w:rsidP="001977A2">
            <w:pPr>
              <w:pStyle w:val="CellBodyCentered"/>
              <w:rPr>
                <w:rFonts w:ascii="Arial Narrow" w:hAnsi="Arial Narrow" w:cs="Arial"/>
                <w:color w:val="auto"/>
                <w:sz w:val="16"/>
                <w:szCs w:val="16"/>
                <w:lang w:val="en-GB"/>
              </w:rPr>
            </w:pPr>
          </w:p>
          <w:p w14:paraId="44329062" w14:textId="77777777" w:rsidR="001977A2" w:rsidRPr="00BF38C6" w:rsidRDefault="001977A2" w:rsidP="001977A2">
            <w:pPr>
              <w:pStyle w:val="CellBodyCentered"/>
              <w:rPr>
                <w:rFonts w:ascii="Arial Narrow" w:hAnsi="Arial Narrow" w:cs="Arial"/>
                <w:color w:val="auto"/>
                <w:sz w:val="16"/>
                <w:szCs w:val="16"/>
                <w:lang w:val="en-GB"/>
              </w:rPr>
            </w:pPr>
          </w:p>
          <w:p w14:paraId="62D9D6BE" w14:textId="77777777" w:rsidR="001977A2" w:rsidRPr="00BF38C6" w:rsidRDefault="001977A2" w:rsidP="001977A2">
            <w:pPr>
              <w:pStyle w:val="CellBodyCentered"/>
              <w:rPr>
                <w:rFonts w:ascii="Arial Narrow" w:hAnsi="Arial Narrow" w:cs="Arial"/>
                <w:color w:val="auto"/>
                <w:sz w:val="16"/>
                <w:szCs w:val="16"/>
                <w:lang w:val="en-GB"/>
              </w:rPr>
            </w:pPr>
          </w:p>
          <w:p w14:paraId="5A101A61" w14:textId="77777777" w:rsidR="001977A2" w:rsidRPr="00BF38C6" w:rsidRDefault="001977A2" w:rsidP="001977A2">
            <w:pPr>
              <w:pStyle w:val="CellBodyCentered"/>
              <w:rPr>
                <w:rFonts w:ascii="Arial Narrow" w:hAnsi="Arial Narrow" w:cs="Arial"/>
                <w:color w:val="auto"/>
                <w:sz w:val="16"/>
                <w:szCs w:val="16"/>
                <w:lang w:val="en-GB"/>
              </w:rPr>
            </w:pPr>
          </w:p>
          <w:p w14:paraId="36D0CF89" w14:textId="77777777" w:rsidR="001977A2" w:rsidRPr="00BF38C6" w:rsidRDefault="001977A2" w:rsidP="001977A2">
            <w:pPr>
              <w:pStyle w:val="CellBodyCentered"/>
              <w:rPr>
                <w:rFonts w:ascii="Arial Narrow" w:hAnsi="Arial Narrow" w:cs="Arial"/>
                <w:color w:val="auto"/>
                <w:sz w:val="16"/>
                <w:szCs w:val="16"/>
                <w:lang w:val="en-GB"/>
              </w:rPr>
            </w:pPr>
          </w:p>
          <w:p w14:paraId="03B67B83" w14:textId="77777777" w:rsidR="001977A2" w:rsidRPr="00BF38C6" w:rsidRDefault="001977A2" w:rsidP="001977A2">
            <w:pPr>
              <w:pStyle w:val="CellBodyCentered"/>
              <w:rPr>
                <w:rFonts w:ascii="Arial Narrow" w:hAnsi="Arial Narrow" w:cs="Arial"/>
                <w:color w:val="auto"/>
                <w:sz w:val="16"/>
                <w:szCs w:val="16"/>
                <w:lang w:val="en-GB"/>
              </w:rPr>
            </w:pPr>
          </w:p>
          <w:p w14:paraId="0AAD01AC" w14:textId="77777777" w:rsidR="001977A2" w:rsidRPr="00BF38C6" w:rsidRDefault="001977A2" w:rsidP="001977A2">
            <w:pPr>
              <w:pStyle w:val="CellBodyCentered"/>
              <w:rPr>
                <w:rFonts w:ascii="Arial Narrow" w:hAnsi="Arial Narrow" w:cs="Arial"/>
                <w:color w:val="auto"/>
                <w:sz w:val="16"/>
                <w:szCs w:val="16"/>
                <w:lang w:val="en-GB"/>
              </w:rPr>
            </w:pPr>
          </w:p>
          <w:p w14:paraId="2A25D5FD" w14:textId="77777777" w:rsidR="001977A2" w:rsidRPr="00BF38C6" w:rsidRDefault="001977A2" w:rsidP="001977A2">
            <w:pPr>
              <w:pStyle w:val="CellBodyCentered"/>
              <w:rPr>
                <w:rFonts w:ascii="Arial Narrow" w:hAnsi="Arial Narrow" w:cs="Arial"/>
                <w:color w:val="auto"/>
                <w:sz w:val="16"/>
                <w:szCs w:val="16"/>
                <w:lang w:val="ru-RU"/>
              </w:rPr>
            </w:pPr>
          </w:p>
          <w:p w14:paraId="088F0EB9" w14:textId="77777777" w:rsidR="001977A2" w:rsidRPr="00BF38C6" w:rsidRDefault="001977A2" w:rsidP="001977A2">
            <w:pPr>
              <w:pStyle w:val="CellBodyCentered"/>
              <w:rPr>
                <w:rFonts w:ascii="Arial Narrow" w:hAnsi="Arial Narrow" w:cs="Arial"/>
                <w:color w:val="auto"/>
                <w:sz w:val="16"/>
                <w:szCs w:val="16"/>
                <w:lang w:val="ru-RU"/>
              </w:rPr>
            </w:pPr>
          </w:p>
          <w:p w14:paraId="73349171" w14:textId="77777777" w:rsidR="001977A2" w:rsidRPr="00BF38C6" w:rsidRDefault="001977A2" w:rsidP="001977A2">
            <w:pPr>
              <w:pStyle w:val="CellBodyCentered"/>
              <w:rPr>
                <w:rFonts w:ascii="Arial Narrow" w:hAnsi="Arial Narrow" w:cs="Arial"/>
                <w:color w:val="auto"/>
                <w:sz w:val="16"/>
                <w:szCs w:val="16"/>
                <w:lang w:val="ru-RU"/>
              </w:rPr>
            </w:pPr>
          </w:p>
          <w:p w14:paraId="42BC8BC5" w14:textId="77777777" w:rsidR="001977A2" w:rsidRPr="00BF38C6" w:rsidRDefault="001977A2" w:rsidP="001977A2">
            <w:pPr>
              <w:pStyle w:val="CellBodyCentered"/>
              <w:rPr>
                <w:rFonts w:ascii="Arial Narrow" w:hAnsi="Arial Narrow" w:cs="Arial"/>
                <w:color w:val="auto"/>
                <w:sz w:val="16"/>
                <w:szCs w:val="16"/>
                <w:lang w:val="ru-RU"/>
              </w:rPr>
            </w:pPr>
          </w:p>
          <w:p w14:paraId="564AD7D0" w14:textId="77777777" w:rsidR="001977A2" w:rsidRPr="00BF38C6" w:rsidRDefault="001977A2" w:rsidP="001977A2">
            <w:pPr>
              <w:pStyle w:val="CellBodyCentered"/>
              <w:rPr>
                <w:rFonts w:ascii="Arial Narrow" w:hAnsi="Arial Narrow" w:cs="Arial"/>
                <w:color w:val="auto"/>
                <w:sz w:val="16"/>
                <w:szCs w:val="16"/>
                <w:lang w:val="ru-RU"/>
              </w:rPr>
            </w:pPr>
          </w:p>
          <w:p w14:paraId="104618D6" w14:textId="77777777" w:rsidR="001977A2" w:rsidRPr="00BF38C6" w:rsidRDefault="001977A2" w:rsidP="001977A2">
            <w:pPr>
              <w:pStyle w:val="CellBodyCentered"/>
              <w:rPr>
                <w:rFonts w:ascii="Arial Narrow" w:hAnsi="Arial Narrow" w:cs="Arial"/>
                <w:color w:val="auto"/>
                <w:sz w:val="16"/>
                <w:szCs w:val="16"/>
                <w:lang w:val="ru-RU"/>
              </w:rPr>
            </w:pPr>
          </w:p>
          <w:p w14:paraId="6C338E26" w14:textId="77777777" w:rsidR="001977A2" w:rsidRPr="00BF38C6" w:rsidRDefault="001977A2" w:rsidP="001977A2">
            <w:pPr>
              <w:pStyle w:val="CellBodyCentered"/>
              <w:rPr>
                <w:rFonts w:ascii="Arial Narrow" w:hAnsi="Arial Narrow" w:cs="Arial"/>
                <w:color w:val="auto"/>
                <w:sz w:val="16"/>
                <w:szCs w:val="16"/>
                <w:lang w:val="ru-RU"/>
              </w:rPr>
            </w:pPr>
          </w:p>
          <w:p w14:paraId="10E141CB" w14:textId="77777777" w:rsidR="001977A2" w:rsidRPr="00BF38C6" w:rsidRDefault="001977A2" w:rsidP="001977A2">
            <w:pPr>
              <w:pStyle w:val="CellBodyCentered"/>
              <w:rPr>
                <w:rFonts w:ascii="Arial Narrow" w:hAnsi="Arial Narrow" w:cs="Arial"/>
                <w:color w:val="auto"/>
                <w:sz w:val="16"/>
                <w:szCs w:val="16"/>
                <w:lang w:val="ru-RU"/>
              </w:rPr>
            </w:pPr>
          </w:p>
          <w:p w14:paraId="2CA5B122" w14:textId="77777777" w:rsidR="001977A2" w:rsidRPr="00BF38C6" w:rsidRDefault="001977A2" w:rsidP="001977A2">
            <w:pPr>
              <w:pStyle w:val="CellBodyCentered"/>
              <w:rPr>
                <w:rFonts w:ascii="Arial Narrow" w:hAnsi="Arial Narrow" w:cs="Arial"/>
                <w:color w:val="auto"/>
                <w:sz w:val="16"/>
                <w:szCs w:val="16"/>
                <w:lang w:val="ru-RU"/>
              </w:rPr>
            </w:pPr>
          </w:p>
          <w:p w14:paraId="6B893B84" w14:textId="77777777" w:rsidR="001977A2" w:rsidRPr="00BF38C6" w:rsidRDefault="001977A2" w:rsidP="001977A2">
            <w:pPr>
              <w:pStyle w:val="CellBodyCentered"/>
              <w:rPr>
                <w:rFonts w:ascii="Arial Narrow" w:hAnsi="Arial Narrow" w:cs="Arial"/>
                <w:color w:val="auto"/>
                <w:sz w:val="16"/>
                <w:szCs w:val="16"/>
                <w:lang w:val="ru-RU"/>
              </w:rPr>
            </w:pPr>
          </w:p>
          <w:p w14:paraId="0ABD32D0" w14:textId="77777777" w:rsidR="001977A2" w:rsidRPr="00BF38C6" w:rsidRDefault="001977A2" w:rsidP="001977A2">
            <w:pPr>
              <w:pStyle w:val="CellBodyCentered"/>
              <w:rPr>
                <w:rFonts w:ascii="Arial Narrow" w:hAnsi="Arial Narrow" w:cs="Arial"/>
                <w:color w:val="auto"/>
                <w:sz w:val="16"/>
                <w:szCs w:val="16"/>
                <w:lang w:val="ru-RU"/>
              </w:rPr>
            </w:pPr>
          </w:p>
          <w:p w14:paraId="175312C8" w14:textId="77777777" w:rsidR="001977A2" w:rsidRPr="00BF38C6" w:rsidRDefault="001977A2" w:rsidP="001977A2">
            <w:pPr>
              <w:pStyle w:val="CellBodyCentered"/>
              <w:rPr>
                <w:rFonts w:ascii="Arial Narrow" w:hAnsi="Arial Narrow" w:cs="Arial"/>
                <w:color w:val="auto"/>
                <w:sz w:val="16"/>
                <w:szCs w:val="16"/>
                <w:lang w:val="ru-RU"/>
              </w:rPr>
            </w:pPr>
          </w:p>
          <w:p w14:paraId="6904457D" w14:textId="77777777" w:rsidR="001977A2" w:rsidRPr="00BF38C6" w:rsidRDefault="001977A2" w:rsidP="001977A2">
            <w:pPr>
              <w:pStyle w:val="CellBodyCentered"/>
              <w:rPr>
                <w:rFonts w:ascii="Arial Narrow" w:hAnsi="Arial Narrow" w:cs="Arial"/>
                <w:color w:val="auto"/>
                <w:sz w:val="16"/>
                <w:szCs w:val="16"/>
                <w:lang w:val="ru-RU"/>
              </w:rPr>
            </w:pPr>
          </w:p>
          <w:p w14:paraId="63EACD82" w14:textId="77777777" w:rsidR="001977A2" w:rsidRPr="00BF38C6" w:rsidRDefault="001977A2" w:rsidP="001977A2">
            <w:pPr>
              <w:pStyle w:val="CellBodyCentered"/>
              <w:rPr>
                <w:rFonts w:ascii="Arial Narrow" w:hAnsi="Arial Narrow" w:cs="Arial"/>
                <w:color w:val="auto"/>
                <w:sz w:val="16"/>
                <w:szCs w:val="16"/>
                <w:lang w:val="ru-RU"/>
              </w:rPr>
            </w:pPr>
          </w:p>
          <w:p w14:paraId="41DAF328" w14:textId="77777777" w:rsidR="001977A2" w:rsidRPr="00BF38C6" w:rsidRDefault="001977A2" w:rsidP="001977A2">
            <w:pPr>
              <w:pStyle w:val="CellBodyCentered"/>
              <w:rPr>
                <w:rFonts w:ascii="Arial Narrow" w:hAnsi="Arial Narrow" w:cs="Arial"/>
                <w:color w:val="auto"/>
                <w:sz w:val="16"/>
                <w:szCs w:val="16"/>
                <w:lang w:val="ru-RU"/>
              </w:rPr>
            </w:pPr>
          </w:p>
          <w:p w14:paraId="07AF13D6" w14:textId="77777777" w:rsidR="001977A2" w:rsidRPr="00BF38C6" w:rsidRDefault="001977A2" w:rsidP="001977A2">
            <w:pPr>
              <w:pStyle w:val="CellBodyCentered"/>
              <w:rPr>
                <w:rFonts w:ascii="Arial Narrow" w:hAnsi="Arial Narrow" w:cs="Arial"/>
                <w:color w:val="auto"/>
                <w:sz w:val="16"/>
                <w:szCs w:val="16"/>
                <w:lang w:val="ru-RU"/>
              </w:rPr>
            </w:pPr>
          </w:p>
          <w:p w14:paraId="6298A519" w14:textId="77777777" w:rsidR="001977A2" w:rsidRPr="00BF38C6" w:rsidRDefault="001977A2" w:rsidP="001977A2">
            <w:pPr>
              <w:pStyle w:val="CellBodyCentered"/>
              <w:rPr>
                <w:rFonts w:ascii="Arial Narrow" w:hAnsi="Arial Narrow" w:cs="Arial"/>
                <w:color w:val="auto"/>
                <w:sz w:val="16"/>
                <w:szCs w:val="16"/>
                <w:lang w:val="ru-RU"/>
              </w:rPr>
            </w:pPr>
          </w:p>
          <w:p w14:paraId="15029E4E" w14:textId="77777777" w:rsidR="001977A2" w:rsidRPr="00BF38C6" w:rsidRDefault="001977A2" w:rsidP="001977A2">
            <w:pPr>
              <w:pStyle w:val="CellBodyCentered"/>
              <w:rPr>
                <w:rFonts w:ascii="Arial Narrow" w:hAnsi="Arial Narrow" w:cs="Arial"/>
                <w:color w:val="auto"/>
                <w:sz w:val="16"/>
                <w:szCs w:val="16"/>
                <w:lang w:val="ru-RU"/>
              </w:rPr>
            </w:pPr>
          </w:p>
          <w:p w14:paraId="207FD13B" w14:textId="77777777" w:rsidR="001977A2" w:rsidRPr="00BF38C6" w:rsidRDefault="001977A2" w:rsidP="001977A2">
            <w:pPr>
              <w:pStyle w:val="CellBodyCentered"/>
              <w:rPr>
                <w:rFonts w:ascii="Arial Narrow" w:hAnsi="Arial Narrow" w:cs="Arial"/>
                <w:color w:val="auto"/>
                <w:sz w:val="16"/>
                <w:szCs w:val="16"/>
                <w:lang w:val="ru-RU"/>
              </w:rPr>
            </w:pPr>
          </w:p>
          <w:p w14:paraId="628A956E" w14:textId="77777777" w:rsidR="001977A2" w:rsidRPr="00BF38C6" w:rsidRDefault="001977A2" w:rsidP="001977A2">
            <w:pPr>
              <w:pStyle w:val="CellBodyCentered"/>
              <w:rPr>
                <w:rFonts w:ascii="Arial Narrow" w:hAnsi="Arial Narrow" w:cs="Arial"/>
                <w:color w:val="auto"/>
                <w:sz w:val="16"/>
                <w:szCs w:val="16"/>
                <w:lang w:val="ru-RU"/>
              </w:rPr>
            </w:pPr>
          </w:p>
          <w:p w14:paraId="7993845C" w14:textId="77777777" w:rsidR="001977A2" w:rsidRPr="00BF38C6" w:rsidRDefault="001977A2" w:rsidP="001977A2">
            <w:pPr>
              <w:pStyle w:val="CellBodyCentered"/>
              <w:rPr>
                <w:rFonts w:ascii="Arial Narrow" w:hAnsi="Arial Narrow" w:cs="Arial"/>
                <w:color w:val="auto"/>
                <w:sz w:val="16"/>
                <w:szCs w:val="16"/>
                <w:lang w:val="ru-RU"/>
              </w:rPr>
            </w:pPr>
          </w:p>
          <w:p w14:paraId="2B49B0BD" w14:textId="77777777" w:rsidR="001977A2" w:rsidRPr="00BF38C6" w:rsidRDefault="001977A2" w:rsidP="001977A2">
            <w:pPr>
              <w:pStyle w:val="CellBodyCentered"/>
              <w:rPr>
                <w:rFonts w:ascii="Arial Narrow" w:hAnsi="Arial Narrow" w:cs="Arial"/>
                <w:color w:val="auto"/>
                <w:sz w:val="16"/>
                <w:szCs w:val="16"/>
                <w:lang w:val="ru-RU"/>
              </w:rPr>
            </w:pPr>
          </w:p>
          <w:p w14:paraId="450E0B1E" w14:textId="77777777" w:rsidR="001977A2" w:rsidRPr="00BF38C6" w:rsidRDefault="001977A2" w:rsidP="001977A2">
            <w:pPr>
              <w:pStyle w:val="CellBodyCentered"/>
              <w:rPr>
                <w:rFonts w:ascii="Arial Narrow" w:hAnsi="Arial Narrow" w:cs="Arial"/>
                <w:color w:val="auto"/>
                <w:sz w:val="16"/>
                <w:szCs w:val="16"/>
                <w:lang w:val="ru-RU"/>
              </w:rPr>
            </w:pPr>
          </w:p>
          <w:p w14:paraId="46CD4A2D" w14:textId="77777777" w:rsidR="001977A2" w:rsidRPr="00BF38C6" w:rsidRDefault="001977A2" w:rsidP="001977A2">
            <w:pPr>
              <w:pStyle w:val="CellBodyCentered"/>
              <w:rPr>
                <w:rFonts w:ascii="Arial Narrow" w:hAnsi="Arial Narrow" w:cs="Arial"/>
                <w:color w:val="auto"/>
                <w:sz w:val="16"/>
                <w:szCs w:val="16"/>
                <w:lang w:val="ru-RU"/>
              </w:rPr>
            </w:pPr>
          </w:p>
          <w:p w14:paraId="360F1B0F" w14:textId="77777777" w:rsidR="001977A2" w:rsidRPr="00BF38C6" w:rsidRDefault="001977A2" w:rsidP="001977A2">
            <w:pPr>
              <w:pStyle w:val="CellBodyCentered"/>
              <w:rPr>
                <w:rFonts w:ascii="Arial Narrow" w:hAnsi="Arial Narrow" w:cs="Arial"/>
                <w:color w:val="auto"/>
                <w:sz w:val="16"/>
                <w:szCs w:val="16"/>
                <w:lang w:val="en-GB"/>
              </w:rPr>
            </w:pPr>
          </w:p>
          <w:p w14:paraId="250DAD10" w14:textId="38EAD180" w:rsidR="001977A2" w:rsidRPr="00BF38C6" w:rsidRDefault="001977A2" w:rsidP="001977A2">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18B50D7D" w14:textId="77777777" w:rsidR="001977A2" w:rsidRPr="00BF38C6" w:rsidRDefault="001977A2" w:rsidP="001977A2">
            <w:pPr>
              <w:pStyle w:val="CellBodyCentered"/>
              <w:rPr>
                <w:rFonts w:ascii="Arial Narrow" w:hAnsi="Arial Narrow"/>
                <w:color w:val="auto"/>
                <w:sz w:val="16"/>
                <w:szCs w:val="16"/>
                <w:lang w:val="ru-RU"/>
              </w:rPr>
            </w:pPr>
          </w:p>
          <w:p w14:paraId="74D3439B" w14:textId="515C9422"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+343 °C</w:t>
            </w:r>
          </w:p>
          <w:p w14:paraId="67D59149" w14:textId="77777777" w:rsidR="001977A2" w:rsidRPr="00BF38C6" w:rsidRDefault="001977A2" w:rsidP="001977A2">
            <w:pPr>
              <w:pStyle w:val="CellBodyCentered"/>
              <w:rPr>
                <w:rFonts w:ascii="Arial Narrow" w:hAnsi="Arial Narrow" w:cs="Arial"/>
                <w:color w:val="auto"/>
                <w:sz w:val="16"/>
                <w:szCs w:val="16"/>
                <w:lang w:val="ru-RU"/>
              </w:rPr>
            </w:pPr>
          </w:p>
          <w:p w14:paraId="073380A7" w14:textId="77777777" w:rsidR="001977A2" w:rsidRPr="00BF38C6" w:rsidRDefault="001977A2" w:rsidP="001977A2">
            <w:pPr>
              <w:pStyle w:val="CellBodyCentered"/>
              <w:rPr>
                <w:rFonts w:ascii="Arial Narrow" w:hAnsi="Arial Narrow" w:cs="Arial"/>
                <w:color w:val="auto"/>
                <w:sz w:val="16"/>
                <w:szCs w:val="16"/>
                <w:lang w:val="ru-RU"/>
              </w:rPr>
            </w:pPr>
          </w:p>
          <w:p w14:paraId="5DDB460E" w14:textId="77777777" w:rsidR="001977A2" w:rsidRPr="00BF38C6" w:rsidRDefault="001977A2" w:rsidP="001977A2">
            <w:pPr>
              <w:pStyle w:val="CellBodyCentered"/>
              <w:rPr>
                <w:rFonts w:ascii="Arial Narrow" w:hAnsi="Arial Narrow" w:cs="Arial"/>
                <w:color w:val="auto"/>
                <w:sz w:val="16"/>
                <w:szCs w:val="16"/>
                <w:lang w:val="ru-RU"/>
              </w:rPr>
            </w:pPr>
          </w:p>
          <w:p w14:paraId="401B7A8D" w14:textId="77777777" w:rsidR="001977A2" w:rsidRPr="00BF38C6" w:rsidRDefault="001977A2" w:rsidP="001977A2">
            <w:pPr>
              <w:pStyle w:val="CellBodyCentered"/>
              <w:rPr>
                <w:rFonts w:ascii="Arial Narrow" w:hAnsi="Arial Narrow" w:cs="Arial"/>
                <w:color w:val="auto"/>
                <w:sz w:val="16"/>
                <w:szCs w:val="16"/>
                <w:lang w:val="ru-RU"/>
              </w:rPr>
            </w:pPr>
          </w:p>
          <w:p w14:paraId="79394989" w14:textId="77777777" w:rsidR="001977A2" w:rsidRPr="00BF38C6" w:rsidRDefault="001977A2" w:rsidP="001977A2">
            <w:pPr>
              <w:pStyle w:val="CellBodyCentered"/>
              <w:rPr>
                <w:rFonts w:ascii="Arial Narrow" w:hAnsi="Arial Narrow" w:cs="Arial"/>
                <w:color w:val="auto"/>
                <w:sz w:val="16"/>
                <w:szCs w:val="16"/>
                <w:lang w:val="ru-RU"/>
              </w:rPr>
            </w:pPr>
          </w:p>
          <w:p w14:paraId="25C71691" w14:textId="77777777" w:rsidR="001977A2" w:rsidRPr="00BF38C6" w:rsidRDefault="001977A2" w:rsidP="001977A2">
            <w:pPr>
              <w:pStyle w:val="CellBodyCentered"/>
              <w:rPr>
                <w:rFonts w:ascii="Arial Narrow" w:hAnsi="Arial Narrow" w:cs="Arial"/>
                <w:color w:val="auto"/>
                <w:sz w:val="16"/>
                <w:szCs w:val="16"/>
                <w:lang w:val="ru-RU"/>
              </w:rPr>
            </w:pPr>
          </w:p>
          <w:p w14:paraId="61B96DA6" w14:textId="77777777" w:rsidR="001977A2" w:rsidRPr="00BF38C6" w:rsidRDefault="001977A2" w:rsidP="001977A2">
            <w:pPr>
              <w:pStyle w:val="CellBodyCentered"/>
              <w:rPr>
                <w:rFonts w:ascii="Arial Narrow" w:hAnsi="Arial Narrow" w:cs="Arial"/>
                <w:color w:val="auto"/>
                <w:sz w:val="16"/>
                <w:szCs w:val="16"/>
                <w:lang w:val="ru-RU"/>
              </w:rPr>
            </w:pPr>
          </w:p>
          <w:p w14:paraId="21B06341" w14:textId="77777777" w:rsidR="001977A2" w:rsidRPr="00BF38C6" w:rsidRDefault="001977A2" w:rsidP="001977A2">
            <w:pPr>
              <w:pStyle w:val="CellBodyCentered"/>
              <w:rPr>
                <w:rFonts w:ascii="Arial Narrow" w:hAnsi="Arial Narrow" w:cs="Arial"/>
                <w:color w:val="auto"/>
                <w:sz w:val="16"/>
                <w:szCs w:val="16"/>
                <w:lang w:val="ru-RU"/>
              </w:rPr>
            </w:pPr>
          </w:p>
          <w:p w14:paraId="06DC8850" w14:textId="77777777" w:rsidR="001977A2" w:rsidRPr="00BF38C6" w:rsidRDefault="001977A2" w:rsidP="001977A2">
            <w:pPr>
              <w:pStyle w:val="CellBodyCentered"/>
              <w:rPr>
                <w:rFonts w:ascii="Arial Narrow" w:hAnsi="Arial Narrow" w:cs="Arial"/>
                <w:color w:val="auto"/>
                <w:sz w:val="16"/>
                <w:szCs w:val="16"/>
                <w:lang w:val="ru-RU"/>
              </w:rPr>
            </w:pPr>
          </w:p>
          <w:p w14:paraId="5566146B" w14:textId="77777777" w:rsidR="001977A2" w:rsidRPr="00BF38C6" w:rsidRDefault="001977A2" w:rsidP="001977A2">
            <w:pPr>
              <w:pStyle w:val="CellBodyCentered"/>
              <w:rPr>
                <w:rFonts w:ascii="Arial Narrow" w:hAnsi="Arial Narrow" w:cs="Arial"/>
                <w:color w:val="auto"/>
                <w:sz w:val="16"/>
                <w:szCs w:val="16"/>
                <w:lang w:val="ru-RU"/>
              </w:rPr>
            </w:pPr>
          </w:p>
          <w:p w14:paraId="482A1EEB" w14:textId="77777777" w:rsidR="001977A2" w:rsidRPr="00BF38C6" w:rsidRDefault="001977A2" w:rsidP="001977A2">
            <w:pPr>
              <w:pStyle w:val="CellBodyCentered"/>
              <w:rPr>
                <w:rFonts w:ascii="Arial Narrow" w:hAnsi="Arial Narrow" w:cs="Arial"/>
                <w:color w:val="auto"/>
                <w:sz w:val="16"/>
                <w:szCs w:val="16"/>
                <w:lang w:val="ru-RU"/>
              </w:rPr>
            </w:pPr>
          </w:p>
          <w:p w14:paraId="12F0F33E" w14:textId="77777777" w:rsidR="001977A2" w:rsidRPr="00BF38C6" w:rsidRDefault="001977A2" w:rsidP="001977A2">
            <w:pPr>
              <w:pStyle w:val="CellBodyCentered"/>
              <w:rPr>
                <w:rFonts w:ascii="Arial Narrow" w:hAnsi="Arial Narrow" w:cs="Arial"/>
                <w:color w:val="auto"/>
                <w:sz w:val="16"/>
                <w:szCs w:val="16"/>
                <w:lang w:val="ru-RU"/>
              </w:rPr>
            </w:pPr>
          </w:p>
          <w:p w14:paraId="40B04B25" w14:textId="77777777" w:rsidR="001977A2" w:rsidRPr="00BF38C6" w:rsidRDefault="001977A2" w:rsidP="001977A2">
            <w:pPr>
              <w:pStyle w:val="CellBodyCentered"/>
              <w:rPr>
                <w:rFonts w:ascii="Arial Narrow" w:hAnsi="Arial Narrow" w:cs="Arial"/>
                <w:color w:val="auto"/>
                <w:sz w:val="16"/>
                <w:szCs w:val="16"/>
                <w:lang w:val="ru-RU"/>
              </w:rPr>
            </w:pPr>
          </w:p>
          <w:p w14:paraId="463F9811" w14:textId="77777777" w:rsidR="001977A2" w:rsidRPr="00BF38C6" w:rsidRDefault="001977A2" w:rsidP="001977A2">
            <w:pPr>
              <w:pStyle w:val="CellBodyCentered"/>
              <w:rPr>
                <w:rFonts w:ascii="Arial Narrow" w:hAnsi="Arial Narrow" w:cs="Arial"/>
                <w:color w:val="auto"/>
                <w:sz w:val="16"/>
                <w:szCs w:val="16"/>
                <w:lang w:val="ru-RU"/>
              </w:rPr>
            </w:pPr>
          </w:p>
          <w:p w14:paraId="10B9A4E9" w14:textId="77777777" w:rsidR="001977A2" w:rsidRPr="00BF38C6" w:rsidRDefault="001977A2" w:rsidP="001977A2">
            <w:pPr>
              <w:pStyle w:val="CellBodyCentered"/>
              <w:ind w:left="720"/>
              <w:rPr>
                <w:rFonts w:ascii="Arial Narrow" w:hAnsi="Arial Narrow" w:cs="Arial"/>
                <w:color w:val="auto"/>
                <w:sz w:val="16"/>
                <w:szCs w:val="16"/>
                <w:lang w:val="ru-RU"/>
              </w:rPr>
            </w:pPr>
          </w:p>
          <w:p w14:paraId="3CF8453A" w14:textId="77777777" w:rsidR="001977A2" w:rsidRPr="00BF38C6" w:rsidRDefault="001977A2" w:rsidP="001977A2">
            <w:pPr>
              <w:pStyle w:val="CellBodyCentered"/>
              <w:ind w:left="720"/>
              <w:rPr>
                <w:rFonts w:ascii="Arial Narrow" w:hAnsi="Arial Narrow" w:cs="Arial"/>
                <w:color w:val="auto"/>
                <w:sz w:val="16"/>
                <w:szCs w:val="16"/>
                <w:lang w:val="ru-RU"/>
              </w:rPr>
            </w:pPr>
          </w:p>
          <w:p w14:paraId="1B849FF5" w14:textId="77777777" w:rsidR="001977A2" w:rsidRPr="00BF38C6" w:rsidRDefault="001977A2" w:rsidP="001977A2">
            <w:pPr>
              <w:pStyle w:val="CellBodyCentered"/>
              <w:ind w:left="720"/>
              <w:rPr>
                <w:rFonts w:ascii="Arial Narrow" w:hAnsi="Arial Narrow" w:cs="Arial"/>
                <w:color w:val="auto"/>
                <w:sz w:val="16"/>
                <w:szCs w:val="16"/>
                <w:lang w:val="ru-RU"/>
              </w:rPr>
            </w:pPr>
          </w:p>
          <w:p w14:paraId="49F94455" w14:textId="77777777" w:rsidR="001977A2" w:rsidRPr="00BF38C6" w:rsidRDefault="001977A2" w:rsidP="001977A2">
            <w:pPr>
              <w:pStyle w:val="CellBodyCentered"/>
              <w:ind w:left="720"/>
              <w:rPr>
                <w:rFonts w:ascii="Arial Narrow" w:hAnsi="Arial Narrow" w:cs="Arial"/>
                <w:color w:val="auto"/>
                <w:sz w:val="16"/>
                <w:szCs w:val="16"/>
                <w:lang w:val="ru-RU"/>
              </w:rPr>
            </w:pPr>
          </w:p>
          <w:p w14:paraId="7ABF51E8" w14:textId="77777777" w:rsidR="001977A2" w:rsidRPr="00BF38C6" w:rsidRDefault="001977A2" w:rsidP="001977A2">
            <w:pPr>
              <w:pStyle w:val="CellBodyCentered"/>
              <w:ind w:left="720"/>
              <w:rPr>
                <w:rFonts w:ascii="Arial Narrow" w:hAnsi="Arial Narrow" w:cs="Arial"/>
                <w:color w:val="auto"/>
                <w:sz w:val="16"/>
                <w:szCs w:val="16"/>
                <w:lang w:val="ru-RU"/>
              </w:rPr>
            </w:pPr>
          </w:p>
          <w:p w14:paraId="18B63A1A" w14:textId="77777777" w:rsidR="001977A2" w:rsidRPr="00BF38C6" w:rsidRDefault="001977A2" w:rsidP="001977A2">
            <w:pPr>
              <w:pStyle w:val="CellBodyCentered"/>
              <w:ind w:left="720"/>
              <w:rPr>
                <w:rFonts w:ascii="Arial Narrow" w:hAnsi="Arial Narrow" w:cs="Arial"/>
                <w:color w:val="auto"/>
                <w:sz w:val="16"/>
                <w:szCs w:val="16"/>
                <w:lang w:val="ru-RU"/>
              </w:rPr>
            </w:pPr>
          </w:p>
          <w:p w14:paraId="21DFC500" w14:textId="77777777" w:rsidR="001977A2" w:rsidRPr="00BF38C6" w:rsidRDefault="001977A2" w:rsidP="001977A2">
            <w:pPr>
              <w:pStyle w:val="CellBodyCentered"/>
              <w:ind w:left="720"/>
              <w:rPr>
                <w:rFonts w:ascii="Arial Narrow" w:hAnsi="Arial Narrow" w:cs="Arial"/>
                <w:color w:val="auto"/>
                <w:sz w:val="16"/>
                <w:szCs w:val="16"/>
                <w:lang w:val="ru-RU"/>
              </w:rPr>
            </w:pPr>
          </w:p>
          <w:p w14:paraId="20954467" w14:textId="77777777" w:rsidR="001977A2" w:rsidRPr="00BF38C6" w:rsidRDefault="001977A2" w:rsidP="001977A2">
            <w:pPr>
              <w:pStyle w:val="CellBodyCentered"/>
              <w:ind w:left="720"/>
              <w:rPr>
                <w:rFonts w:ascii="Arial Narrow" w:hAnsi="Arial Narrow" w:cs="Arial"/>
                <w:color w:val="auto"/>
                <w:sz w:val="16"/>
                <w:szCs w:val="16"/>
                <w:lang w:val="ru-RU"/>
              </w:rPr>
            </w:pPr>
          </w:p>
          <w:p w14:paraId="196DEE20" w14:textId="77777777" w:rsidR="001977A2" w:rsidRPr="00BF38C6" w:rsidRDefault="001977A2" w:rsidP="001977A2">
            <w:pPr>
              <w:pStyle w:val="CellBodyCentered"/>
              <w:rPr>
                <w:rFonts w:ascii="Arial Narrow" w:hAnsi="Arial Narrow" w:cs="Arial"/>
                <w:color w:val="auto"/>
                <w:sz w:val="16"/>
                <w:szCs w:val="16"/>
                <w:lang w:val="ru-RU"/>
              </w:rPr>
            </w:pPr>
          </w:p>
          <w:p w14:paraId="2954F8C6" w14:textId="77777777" w:rsidR="001977A2" w:rsidRPr="00BF38C6" w:rsidRDefault="001977A2" w:rsidP="001977A2">
            <w:pPr>
              <w:pStyle w:val="CellBodyCentered"/>
              <w:rPr>
                <w:rFonts w:ascii="Arial Narrow" w:hAnsi="Arial Narrow" w:cs="Arial"/>
                <w:color w:val="auto"/>
                <w:sz w:val="16"/>
                <w:szCs w:val="16"/>
                <w:lang w:val="ru-RU"/>
              </w:rPr>
            </w:pPr>
          </w:p>
          <w:p w14:paraId="3BD891C8" w14:textId="77777777" w:rsidR="001977A2" w:rsidRPr="00BF38C6" w:rsidRDefault="001977A2" w:rsidP="001977A2">
            <w:pPr>
              <w:pStyle w:val="CellBodyCentered"/>
              <w:rPr>
                <w:rFonts w:ascii="Arial Narrow" w:hAnsi="Arial Narrow" w:cs="Arial"/>
                <w:color w:val="auto"/>
                <w:sz w:val="16"/>
                <w:szCs w:val="16"/>
                <w:lang w:val="ru-RU"/>
              </w:rPr>
            </w:pPr>
          </w:p>
          <w:p w14:paraId="7E5D74ED" w14:textId="77777777" w:rsidR="001977A2" w:rsidRPr="00BF38C6" w:rsidRDefault="001977A2" w:rsidP="001977A2">
            <w:pPr>
              <w:pStyle w:val="CellBodyCentered"/>
              <w:rPr>
                <w:rFonts w:ascii="Arial Narrow" w:hAnsi="Arial Narrow" w:cs="Arial"/>
                <w:color w:val="auto"/>
                <w:sz w:val="16"/>
                <w:szCs w:val="16"/>
                <w:lang w:val="ru-RU"/>
              </w:rPr>
            </w:pPr>
          </w:p>
          <w:p w14:paraId="625BAF0B" w14:textId="77777777" w:rsidR="001977A2" w:rsidRPr="00BF38C6" w:rsidRDefault="001977A2" w:rsidP="001977A2">
            <w:pPr>
              <w:pStyle w:val="CellBodyCentered"/>
              <w:rPr>
                <w:rFonts w:ascii="Arial Narrow" w:hAnsi="Arial Narrow" w:cs="Arial"/>
                <w:color w:val="auto"/>
                <w:sz w:val="16"/>
                <w:szCs w:val="16"/>
                <w:lang w:val="ru-RU"/>
              </w:rPr>
            </w:pPr>
          </w:p>
          <w:p w14:paraId="72571814" w14:textId="77777777" w:rsidR="001977A2" w:rsidRPr="00BF38C6" w:rsidRDefault="001977A2" w:rsidP="001977A2">
            <w:pPr>
              <w:pStyle w:val="CellBodyCentered"/>
              <w:rPr>
                <w:rFonts w:ascii="Arial Narrow" w:hAnsi="Arial Narrow" w:cs="Arial"/>
                <w:color w:val="auto"/>
                <w:sz w:val="16"/>
                <w:szCs w:val="16"/>
                <w:lang w:val="ru-RU"/>
              </w:rPr>
            </w:pPr>
          </w:p>
          <w:p w14:paraId="1243A45D" w14:textId="77777777" w:rsidR="001977A2" w:rsidRPr="00BF38C6" w:rsidRDefault="001977A2" w:rsidP="001977A2">
            <w:pPr>
              <w:pStyle w:val="CellBodyCentered"/>
              <w:rPr>
                <w:rFonts w:ascii="Arial Narrow" w:hAnsi="Arial Narrow" w:cs="Arial"/>
                <w:color w:val="auto"/>
                <w:sz w:val="16"/>
                <w:szCs w:val="16"/>
                <w:lang w:val="ru-RU"/>
              </w:rPr>
            </w:pPr>
          </w:p>
          <w:p w14:paraId="4805493E" w14:textId="77777777" w:rsidR="001977A2" w:rsidRPr="00BF38C6" w:rsidRDefault="001977A2" w:rsidP="001977A2">
            <w:pPr>
              <w:pStyle w:val="CellBodyCentered"/>
              <w:rPr>
                <w:rFonts w:ascii="Arial Narrow" w:hAnsi="Arial Narrow" w:cs="Arial"/>
                <w:color w:val="auto"/>
                <w:sz w:val="16"/>
                <w:szCs w:val="16"/>
                <w:lang w:val="ru-RU"/>
              </w:rPr>
            </w:pPr>
          </w:p>
          <w:p w14:paraId="0DD7B7FA" w14:textId="77777777" w:rsidR="001977A2" w:rsidRPr="00BF38C6" w:rsidRDefault="001977A2" w:rsidP="001977A2">
            <w:pPr>
              <w:pStyle w:val="CellBodyCentered"/>
              <w:rPr>
                <w:rFonts w:ascii="Arial Narrow" w:hAnsi="Arial Narrow" w:cs="Arial"/>
                <w:color w:val="auto"/>
                <w:sz w:val="16"/>
                <w:szCs w:val="16"/>
                <w:lang w:val="ru-RU"/>
              </w:rPr>
            </w:pPr>
          </w:p>
          <w:p w14:paraId="27B9AD3E" w14:textId="77777777" w:rsidR="001977A2" w:rsidRPr="00BF38C6" w:rsidRDefault="001977A2" w:rsidP="001977A2">
            <w:pPr>
              <w:pStyle w:val="CellBodyCentered"/>
              <w:rPr>
                <w:rFonts w:ascii="Arial Narrow" w:hAnsi="Arial Narrow" w:cs="Arial"/>
                <w:color w:val="auto"/>
                <w:sz w:val="16"/>
                <w:szCs w:val="16"/>
                <w:lang w:val="ru-RU"/>
              </w:rPr>
            </w:pPr>
          </w:p>
          <w:p w14:paraId="1937D893" w14:textId="77777777" w:rsidR="001977A2" w:rsidRPr="00BF38C6" w:rsidRDefault="001977A2" w:rsidP="001977A2">
            <w:pPr>
              <w:pStyle w:val="CellBodyCentered"/>
              <w:rPr>
                <w:rFonts w:ascii="Arial Narrow" w:hAnsi="Arial Narrow" w:cs="Arial"/>
                <w:color w:val="auto"/>
                <w:sz w:val="16"/>
                <w:szCs w:val="16"/>
                <w:lang w:val="ru-RU"/>
              </w:rPr>
            </w:pPr>
          </w:p>
          <w:p w14:paraId="0E7C49F6" w14:textId="77777777" w:rsidR="001977A2" w:rsidRPr="00BF38C6" w:rsidRDefault="001977A2" w:rsidP="001977A2">
            <w:pPr>
              <w:pStyle w:val="CellBodyCentered"/>
              <w:rPr>
                <w:rFonts w:ascii="Arial Narrow" w:hAnsi="Arial Narrow" w:cs="Arial"/>
                <w:color w:val="auto"/>
                <w:sz w:val="16"/>
                <w:szCs w:val="16"/>
                <w:lang w:val="ru-RU"/>
              </w:rPr>
            </w:pPr>
          </w:p>
          <w:p w14:paraId="512E0B94" w14:textId="77777777" w:rsidR="001977A2" w:rsidRPr="00BF38C6" w:rsidRDefault="001977A2" w:rsidP="001977A2">
            <w:pPr>
              <w:pStyle w:val="CellBodyCentered"/>
              <w:rPr>
                <w:rFonts w:ascii="Arial Narrow" w:hAnsi="Arial Narrow" w:cs="Arial"/>
                <w:color w:val="auto"/>
                <w:sz w:val="16"/>
                <w:szCs w:val="16"/>
                <w:lang w:val="ru-RU"/>
              </w:rPr>
            </w:pPr>
          </w:p>
          <w:p w14:paraId="6E7F02DB" w14:textId="77777777" w:rsidR="001977A2" w:rsidRPr="00BF38C6" w:rsidRDefault="001977A2" w:rsidP="001977A2">
            <w:pPr>
              <w:pStyle w:val="CellBodyCentered"/>
              <w:rPr>
                <w:rFonts w:ascii="Arial Narrow" w:hAnsi="Arial Narrow" w:cs="Arial"/>
                <w:color w:val="auto"/>
                <w:sz w:val="16"/>
                <w:szCs w:val="16"/>
                <w:lang w:val="ru-RU"/>
              </w:rPr>
            </w:pPr>
          </w:p>
          <w:p w14:paraId="199D8073" w14:textId="77777777" w:rsidR="001977A2" w:rsidRPr="00BF38C6" w:rsidRDefault="001977A2" w:rsidP="001977A2">
            <w:pPr>
              <w:pStyle w:val="CellBodyCentered"/>
              <w:rPr>
                <w:rFonts w:ascii="Arial Narrow" w:hAnsi="Arial Narrow" w:cs="Arial"/>
                <w:color w:val="auto"/>
                <w:sz w:val="16"/>
                <w:szCs w:val="16"/>
                <w:lang w:val="ru-RU"/>
              </w:rPr>
            </w:pPr>
          </w:p>
          <w:p w14:paraId="4A557D0A" w14:textId="77777777" w:rsidR="001977A2" w:rsidRPr="00BF38C6" w:rsidRDefault="001977A2" w:rsidP="001977A2">
            <w:pPr>
              <w:pStyle w:val="CellBodyCentered"/>
              <w:rPr>
                <w:rFonts w:ascii="Arial Narrow" w:hAnsi="Arial Narrow" w:cs="Arial"/>
                <w:color w:val="auto"/>
                <w:sz w:val="16"/>
                <w:szCs w:val="16"/>
                <w:lang w:val="ru-RU"/>
              </w:rPr>
            </w:pPr>
          </w:p>
          <w:p w14:paraId="4CAACA7D" w14:textId="77777777" w:rsidR="001977A2" w:rsidRPr="00BF38C6" w:rsidRDefault="001977A2" w:rsidP="001977A2">
            <w:pPr>
              <w:pStyle w:val="CellBodyCentered"/>
              <w:rPr>
                <w:rFonts w:ascii="Arial Narrow" w:hAnsi="Arial Narrow" w:cs="Arial"/>
                <w:color w:val="auto"/>
                <w:sz w:val="16"/>
                <w:szCs w:val="16"/>
                <w:lang w:val="ru-RU"/>
              </w:rPr>
            </w:pPr>
          </w:p>
          <w:p w14:paraId="262FD52E" w14:textId="77777777" w:rsidR="001977A2" w:rsidRPr="00BF38C6" w:rsidRDefault="001977A2" w:rsidP="001977A2">
            <w:pPr>
              <w:pStyle w:val="CellBodyCentered"/>
              <w:rPr>
                <w:rFonts w:ascii="Arial Narrow" w:hAnsi="Arial Narrow" w:cs="Arial"/>
                <w:color w:val="auto"/>
                <w:sz w:val="16"/>
                <w:szCs w:val="16"/>
                <w:lang w:val="ru-RU"/>
              </w:rPr>
            </w:pPr>
          </w:p>
          <w:p w14:paraId="141215AA" w14:textId="01E26B02" w:rsidR="001977A2" w:rsidRPr="00BF38C6" w:rsidRDefault="001977A2" w:rsidP="001977A2">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14D5C6F8" w14:textId="77777777" w:rsidR="001977A2" w:rsidRPr="00BF38C6" w:rsidRDefault="001977A2" w:rsidP="001977A2">
            <w:pPr>
              <w:pStyle w:val="CellBody"/>
              <w:rPr>
                <w:rFonts w:ascii="Arial Narrow" w:hAnsi="Arial Narrow"/>
                <w:color w:val="auto"/>
                <w:sz w:val="16"/>
                <w:szCs w:val="16"/>
                <w:u w:val="single"/>
                <w:lang w:val="ru-RU"/>
              </w:rPr>
            </w:pPr>
          </w:p>
          <w:p w14:paraId="29D12799" w14:textId="77777777" w:rsidR="001977A2" w:rsidRPr="00BF38C6" w:rsidRDefault="001977A2" w:rsidP="001977A2">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5302BF1A" w14:textId="0BCAA0B7" w:rsidR="001977A2" w:rsidRPr="00BF38C6" w:rsidRDefault="001977A2" w:rsidP="001977A2">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51,1 бар (изб.)</w:t>
            </w:r>
          </w:p>
          <w:p w14:paraId="2B6A36E4" w14:textId="3DB0E114"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50,1 </w:t>
            </w:r>
            <w:r w:rsidRPr="00BF38C6">
              <w:rPr>
                <w:rFonts w:ascii="Arial Narrow" w:hAnsi="Arial Narrow"/>
                <w:color w:val="auto"/>
                <w:sz w:val="16"/>
                <w:szCs w:val="16"/>
                <w:lang w:val="ru-RU"/>
              </w:rPr>
              <w:t>бар (изб.)</w:t>
            </w:r>
          </w:p>
          <w:p w14:paraId="24C898A1" w14:textId="370F047D"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46,6 </w:t>
            </w:r>
            <w:r w:rsidRPr="00BF38C6">
              <w:rPr>
                <w:rFonts w:ascii="Arial Narrow" w:hAnsi="Arial Narrow"/>
                <w:color w:val="auto"/>
                <w:sz w:val="16"/>
                <w:szCs w:val="16"/>
                <w:lang w:val="ru-RU"/>
              </w:rPr>
              <w:t>бар (изб.)</w:t>
            </w:r>
          </w:p>
          <w:p w14:paraId="3E941D1F" w14:textId="2B505C25"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45,1 </w:t>
            </w:r>
            <w:r w:rsidRPr="00BF38C6">
              <w:rPr>
                <w:rFonts w:ascii="Arial Narrow" w:hAnsi="Arial Narrow"/>
                <w:color w:val="auto"/>
                <w:sz w:val="16"/>
                <w:szCs w:val="16"/>
                <w:lang w:val="ru-RU"/>
              </w:rPr>
              <w:t>бар (изб.)</w:t>
            </w:r>
          </w:p>
          <w:p w14:paraId="532E16C9" w14:textId="01E8A801"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43,8 </w:t>
            </w:r>
            <w:r w:rsidRPr="00BF38C6">
              <w:rPr>
                <w:rFonts w:ascii="Arial Narrow" w:hAnsi="Arial Narrow"/>
                <w:color w:val="auto"/>
                <w:sz w:val="16"/>
                <w:szCs w:val="16"/>
                <w:lang w:val="ru-RU"/>
              </w:rPr>
              <w:t>бар (изб.)</w:t>
            </w:r>
          </w:p>
          <w:p w14:paraId="2A2D05C5" w14:textId="42FCCB01"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41,9 </w:t>
            </w:r>
            <w:r w:rsidRPr="00BF38C6">
              <w:rPr>
                <w:rFonts w:ascii="Arial Narrow" w:hAnsi="Arial Narrow"/>
                <w:color w:val="auto"/>
                <w:sz w:val="16"/>
                <w:szCs w:val="16"/>
                <w:lang w:val="ru-RU"/>
              </w:rPr>
              <w:t>бар (изб.)</w:t>
            </w:r>
          </w:p>
          <w:p w14:paraId="1C432DDC" w14:textId="67A8363D"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39,8 </w:t>
            </w:r>
            <w:r w:rsidRPr="00BF38C6">
              <w:rPr>
                <w:rFonts w:ascii="Arial Narrow" w:hAnsi="Arial Narrow"/>
                <w:color w:val="auto"/>
                <w:sz w:val="16"/>
                <w:szCs w:val="16"/>
                <w:lang w:val="ru-RU"/>
              </w:rPr>
              <w:t>бар (изб.)</w:t>
            </w:r>
          </w:p>
          <w:p w14:paraId="58431BD9" w14:textId="11DF0081"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343 °</w:t>
            </w:r>
            <w:r w:rsidRPr="00BF38C6">
              <w:rPr>
                <w:rFonts w:ascii="Arial Narrow" w:hAnsi="Arial Narrow"/>
                <w:snapToGrid w:val="0"/>
                <w:color w:val="auto"/>
                <w:sz w:val="16"/>
                <w:szCs w:val="16"/>
                <w:lang w:val="ru-RU"/>
              </w:rPr>
              <w:t xml:space="preserve">C = 37,9 </w:t>
            </w:r>
            <w:r w:rsidRPr="00BF38C6">
              <w:rPr>
                <w:rFonts w:ascii="Arial Narrow" w:hAnsi="Arial Narrow"/>
                <w:color w:val="auto"/>
                <w:sz w:val="16"/>
                <w:szCs w:val="16"/>
                <w:lang w:val="ru-RU"/>
              </w:rPr>
              <w:t>бар (изб.)</w:t>
            </w:r>
          </w:p>
          <w:p w14:paraId="21904640" w14:textId="77777777" w:rsidR="001977A2" w:rsidRPr="00BF38C6" w:rsidRDefault="001977A2" w:rsidP="001977A2">
            <w:pPr>
              <w:pStyle w:val="CellBody"/>
              <w:ind w:left="720"/>
              <w:rPr>
                <w:rFonts w:ascii="Arial Narrow" w:hAnsi="Arial Narrow"/>
                <w:color w:val="auto"/>
                <w:sz w:val="16"/>
                <w:szCs w:val="16"/>
                <w:u w:val="single"/>
                <w:lang w:val="ru-RU"/>
              </w:rPr>
            </w:pPr>
          </w:p>
          <w:p w14:paraId="36E3C6BD" w14:textId="77777777" w:rsidR="001977A2" w:rsidRPr="00BF38C6" w:rsidRDefault="001977A2" w:rsidP="001977A2">
            <w:pPr>
              <w:pStyle w:val="CellBody"/>
              <w:ind w:left="720"/>
              <w:rPr>
                <w:rFonts w:ascii="Arial Narrow" w:hAnsi="Arial Narrow"/>
                <w:color w:val="auto"/>
                <w:sz w:val="16"/>
                <w:szCs w:val="16"/>
                <w:u w:val="single"/>
                <w:lang w:val="ru-RU"/>
              </w:rPr>
            </w:pPr>
          </w:p>
          <w:p w14:paraId="5B4C110F" w14:textId="77777777" w:rsidR="001977A2" w:rsidRPr="00BF38C6" w:rsidRDefault="001977A2" w:rsidP="001977A2">
            <w:pPr>
              <w:pStyle w:val="CellBody"/>
              <w:ind w:left="720"/>
              <w:rPr>
                <w:rFonts w:ascii="Arial Narrow" w:hAnsi="Arial Narrow"/>
                <w:color w:val="auto"/>
                <w:sz w:val="16"/>
                <w:szCs w:val="16"/>
                <w:u w:val="single"/>
                <w:lang w:val="ru-RU"/>
              </w:rPr>
            </w:pPr>
          </w:p>
          <w:p w14:paraId="10374278" w14:textId="77777777" w:rsidR="001977A2" w:rsidRPr="00BF38C6" w:rsidRDefault="001977A2" w:rsidP="001977A2">
            <w:pPr>
              <w:pStyle w:val="CellBody"/>
              <w:ind w:left="720"/>
              <w:rPr>
                <w:rFonts w:ascii="Arial Narrow" w:hAnsi="Arial Narrow"/>
                <w:color w:val="auto"/>
                <w:sz w:val="16"/>
                <w:szCs w:val="16"/>
                <w:u w:val="single"/>
                <w:lang w:val="ru-RU"/>
              </w:rPr>
            </w:pPr>
          </w:p>
          <w:p w14:paraId="32FDBD27" w14:textId="77777777" w:rsidR="001977A2" w:rsidRPr="00BF38C6" w:rsidRDefault="001977A2" w:rsidP="001977A2">
            <w:pPr>
              <w:pStyle w:val="CellBody"/>
              <w:ind w:left="720"/>
              <w:rPr>
                <w:rFonts w:ascii="Arial Narrow" w:hAnsi="Arial Narrow"/>
                <w:color w:val="auto"/>
                <w:sz w:val="16"/>
                <w:szCs w:val="16"/>
                <w:u w:val="single"/>
                <w:lang w:val="ru-RU"/>
              </w:rPr>
            </w:pPr>
          </w:p>
          <w:p w14:paraId="4B4E468D" w14:textId="77777777" w:rsidR="001977A2" w:rsidRPr="00BF38C6" w:rsidRDefault="001977A2" w:rsidP="001977A2">
            <w:pPr>
              <w:pStyle w:val="CellBody"/>
              <w:ind w:left="720"/>
              <w:rPr>
                <w:rFonts w:ascii="Arial Narrow" w:hAnsi="Arial Narrow"/>
                <w:color w:val="auto"/>
                <w:sz w:val="16"/>
                <w:szCs w:val="16"/>
                <w:u w:val="single"/>
                <w:lang w:val="ru-RU"/>
              </w:rPr>
            </w:pPr>
          </w:p>
          <w:p w14:paraId="14F570B5" w14:textId="77777777" w:rsidR="001977A2" w:rsidRPr="00BF38C6" w:rsidRDefault="001977A2" w:rsidP="001977A2">
            <w:pPr>
              <w:pStyle w:val="CellBody"/>
              <w:ind w:left="720"/>
              <w:rPr>
                <w:rFonts w:ascii="Arial Narrow" w:hAnsi="Arial Narrow"/>
                <w:color w:val="auto"/>
                <w:sz w:val="16"/>
                <w:szCs w:val="16"/>
                <w:u w:val="single"/>
                <w:lang w:val="ru-RU"/>
              </w:rPr>
            </w:pPr>
          </w:p>
          <w:p w14:paraId="26F18F4C" w14:textId="77777777" w:rsidR="001977A2" w:rsidRPr="00BF38C6" w:rsidRDefault="001977A2" w:rsidP="001977A2">
            <w:pPr>
              <w:pStyle w:val="CellBody"/>
              <w:ind w:left="720"/>
              <w:rPr>
                <w:rFonts w:ascii="Arial Narrow" w:hAnsi="Arial Narrow"/>
                <w:color w:val="auto"/>
                <w:sz w:val="16"/>
                <w:szCs w:val="16"/>
                <w:u w:val="single"/>
                <w:lang w:val="ru-RU"/>
              </w:rPr>
            </w:pPr>
          </w:p>
          <w:p w14:paraId="1C130B49" w14:textId="77777777" w:rsidR="001977A2" w:rsidRPr="00BF38C6" w:rsidRDefault="001977A2" w:rsidP="001977A2">
            <w:pPr>
              <w:pStyle w:val="CellBody"/>
              <w:ind w:left="720"/>
              <w:rPr>
                <w:rFonts w:ascii="Arial Narrow" w:hAnsi="Arial Narrow"/>
                <w:color w:val="auto"/>
                <w:sz w:val="16"/>
                <w:szCs w:val="16"/>
                <w:u w:val="single"/>
                <w:lang w:val="ru-RU"/>
              </w:rPr>
            </w:pPr>
          </w:p>
          <w:p w14:paraId="21A4BD99" w14:textId="77777777" w:rsidR="001977A2" w:rsidRPr="00BF38C6" w:rsidRDefault="001977A2" w:rsidP="001977A2">
            <w:pPr>
              <w:pStyle w:val="CellBody"/>
              <w:ind w:left="720"/>
              <w:rPr>
                <w:rFonts w:ascii="Arial Narrow" w:hAnsi="Arial Narrow"/>
                <w:color w:val="auto"/>
                <w:sz w:val="16"/>
                <w:szCs w:val="16"/>
                <w:u w:val="single"/>
                <w:lang w:val="ru-RU"/>
              </w:rPr>
            </w:pPr>
          </w:p>
          <w:p w14:paraId="480A5466" w14:textId="77777777" w:rsidR="001977A2" w:rsidRPr="00BF38C6" w:rsidRDefault="001977A2" w:rsidP="001977A2">
            <w:pPr>
              <w:pStyle w:val="CellBody"/>
              <w:ind w:left="720"/>
              <w:rPr>
                <w:rFonts w:ascii="Arial Narrow" w:hAnsi="Arial Narrow"/>
                <w:color w:val="auto"/>
                <w:sz w:val="16"/>
                <w:szCs w:val="16"/>
                <w:u w:val="single"/>
                <w:lang w:val="ru-RU"/>
              </w:rPr>
            </w:pPr>
          </w:p>
          <w:p w14:paraId="4F54A146" w14:textId="77777777" w:rsidR="001977A2" w:rsidRPr="00BF38C6" w:rsidRDefault="001977A2" w:rsidP="001977A2">
            <w:pPr>
              <w:pStyle w:val="CellBody"/>
              <w:ind w:left="720"/>
              <w:rPr>
                <w:rFonts w:ascii="Arial Narrow" w:hAnsi="Arial Narrow"/>
                <w:color w:val="auto"/>
                <w:sz w:val="16"/>
                <w:szCs w:val="16"/>
                <w:u w:val="single"/>
                <w:lang w:val="ru-RU"/>
              </w:rPr>
            </w:pPr>
          </w:p>
          <w:p w14:paraId="7CBBDA8F" w14:textId="77777777" w:rsidR="001977A2" w:rsidRPr="00BF38C6" w:rsidRDefault="001977A2" w:rsidP="001977A2">
            <w:pPr>
              <w:pStyle w:val="CellBody"/>
              <w:ind w:left="720"/>
              <w:rPr>
                <w:rFonts w:ascii="Arial Narrow" w:hAnsi="Arial Narrow"/>
                <w:color w:val="auto"/>
                <w:sz w:val="16"/>
                <w:szCs w:val="16"/>
                <w:u w:val="single"/>
                <w:lang w:val="ru-RU"/>
              </w:rPr>
            </w:pPr>
          </w:p>
          <w:p w14:paraId="4DBCA1E0" w14:textId="77777777" w:rsidR="001977A2" w:rsidRPr="00BF38C6" w:rsidRDefault="001977A2" w:rsidP="001977A2">
            <w:pPr>
              <w:pStyle w:val="CellBody"/>
              <w:ind w:left="720"/>
              <w:rPr>
                <w:rFonts w:ascii="Arial Narrow" w:hAnsi="Arial Narrow"/>
                <w:color w:val="auto"/>
                <w:sz w:val="16"/>
                <w:szCs w:val="16"/>
                <w:u w:val="single"/>
                <w:lang w:val="ru-RU"/>
              </w:rPr>
            </w:pPr>
          </w:p>
          <w:p w14:paraId="589AE704" w14:textId="77777777" w:rsidR="001977A2" w:rsidRPr="00BF38C6" w:rsidRDefault="001977A2" w:rsidP="001977A2">
            <w:pPr>
              <w:pStyle w:val="CellBody"/>
              <w:ind w:left="720"/>
              <w:rPr>
                <w:rFonts w:ascii="Arial Narrow" w:hAnsi="Arial Narrow"/>
                <w:color w:val="auto"/>
                <w:sz w:val="16"/>
                <w:szCs w:val="16"/>
                <w:u w:val="single"/>
                <w:lang w:val="ru-RU"/>
                <w:rPrChange w:id="1713" w:author="Zhunisbayev, Olzhasbek A [Bolashak Atyrau Limited]" w:date="2022-06-06T22:35:00Z">
                  <w:rPr>
                    <w:rFonts w:ascii="Arial" w:hAnsi="Arial"/>
                    <w:color w:val="auto"/>
                    <w:sz w:val="16"/>
                    <w:u w:val="single"/>
                  </w:rPr>
                </w:rPrChange>
              </w:rPr>
            </w:pPr>
          </w:p>
          <w:p w14:paraId="499D59B9" w14:textId="77777777" w:rsidR="001977A2" w:rsidRPr="00BF38C6" w:rsidRDefault="001977A2" w:rsidP="001977A2">
            <w:pPr>
              <w:pStyle w:val="CellBody"/>
              <w:ind w:left="720"/>
              <w:rPr>
                <w:rFonts w:ascii="Arial Narrow" w:hAnsi="Arial Narrow"/>
                <w:color w:val="auto"/>
                <w:sz w:val="16"/>
                <w:szCs w:val="16"/>
                <w:u w:val="single"/>
                <w:lang w:val="ru-RU"/>
                <w:rPrChange w:id="1714" w:author="Zhunisbayev, Olzhasbek A [Bolashak Atyrau Limited]" w:date="2022-06-06T22:35:00Z">
                  <w:rPr>
                    <w:rFonts w:ascii="Arial" w:hAnsi="Arial"/>
                    <w:color w:val="auto"/>
                    <w:sz w:val="16"/>
                    <w:u w:val="single"/>
                  </w:rPr>
                </w:rPrChange>
              </w:rPr>
            </w:pPr>
          </w:p>
          <w:p w14:paraId="3487DCCF" w14:textId="77777777" w:rsidR="001977A2" w:rsidRPr="00BF38C6" w:rsidRDefault="001977A2" w:rsidP="001977A2">
            <w:pPr>
              <w:pStyle w:val="CellBody"/>
              <w:ind w:left="720"/>
              <w:rPr>
                <w:rFonts w:ascii="Arial Narrow" w:hAnsi="Arial Narrow"/>
                <w:color w:val="auto"/>
                <w:sz w:val="16"/>
                <w:szCs w:val="16"/>
                <w:u w:val="single"/>
                <w:lang w:val="ru-RU"/>
                <w:rPrChange w:id="1715" w:author="Zhunisbayev, Olzhasbek A [Bolashak Atyrau Limited]" w:date="2022-06-06T22:35:00Z">
                  <w:rPr>
                    <w:rFonts w:ascii="Arial" w:hAnsi="Arial"/>
                    <w:color w:val="auto"/>
                    <w:sz w:val="16"/>
                    <w:u w:val="single"/>
                  </w:rPr>
                </w:rPrChange>
              </w:rPr>
            </w:pPr>
          </w:p>
          <w:p w14:paraId="5B2EB96E" w14:textId="77777777" w:rsidR="001977A2" w:rsidRPr="00BF38C6" w:rsidRDefault="001977A2" w:rsidP="001977A2">
            <w:pPr>
              <w:pStyle w:val="CellBody"/>
              <w:ind w:left="720"/>
              <w:rPr>
                <w:rFonts w:ascii="Arial Narrow" w:hAnsi="Arial Narrow"/>
                <w:color w:val="auto"/>
                <w:sz w:val="16"/>
                <w:szCs w:val="16"/>
                <w:u w:val="single"/>
                <w:lang w:val="ru-RU"/>
                <w:rPrChange w:id="1716" w:author="Zhunisbayev, Olzhasbek A [Bolashak Atyrau Limited]" w:date="2022-06-06T22:35:00Z">
                  <w:rPr>
                    <w:rFonts w:ascii="Arial" w:hAnsi="Arial"/>
                    <w:color w:val="auto"/>
                    <w:sz w:val="16"/>
                    <w:u w:val="single"/>
                  </w:rPr>
                </w:rPrChange>
              </w:rPr>
            </w:pPr>
          </w:p>
          <w:p w14:paraId="2A8C8EB3" w14:textId="77777777" w:rsidR="001977A2" w:rsidRPr="00BF38C6" w:rsidRDefault="001977A2" w:rsidP="001977A2">
            <w:pPr>
              <w:pStyle w:val="CellBody"/>
              <w:ind w:left="720"/>
              <w:rPr>
                <w:rFonts w:ascii="Arial Narrow" w:hAnsi="Arial Narrow"/>
                <w:color w:val="auto"/>
                <w:sz w:val="16"/>
                <w:szCs w:val="16"/>
                <w:u w:val="single"/>
                <w:lang w:val="ru-RU"/>
              </w:rPr>
            </w:pPr>
          </w:p>
          <w:p w14:paraId="6D4B256B" w14:textId="77777777" w:rsidR="001977A2" w:rsidRPr="00BF38C6" w:rsidRDefault="001977A2" w:rsidP="001977A2">
            <w:pPr>
              <w:pStyle w:val="CellBody"/>
              <w:ind w:left="720"/>
              <w:rPr>
                <w:rFonts w:ascii="Arial Narrow" w:hAnsi="Arial Narrow"/>
                <w:color w:val="auto"/>
                <w:sz w:val="16"/>
                <w:szCs w:val="16"/>
                <w:u w:val="single"/>
                <w:lang w:val="ru-RU"/>
              </w:rPr>
            </w:pPr>
          </w:p>
          <w:p w14:paraId="76E76324" w14:textId="77777777" w:rsidR="001977A2" w:rsidRPr="00BF38C6" w:rsidRDefault="001977A2" w:rsidP="001977A2">
            <w:pPr>
              <w:pStyle w:val="CellBody"/>
              <w:ind w:left="720"/>
              <w:rPr>
                <w:rFonts w:ascii="Arial Narrow" w:hAnsi="Arial Narrow"/>
                <w:color w:val="auto"/>
                <w:sz w:val="16"/>
                <w:szCs w:val="16"/>
                <w:u w:val="single"/>
                <w:lang w:val="ru-RU"/>
              </w:rPr>
            </w:pPr>
          </w:p>
          <w:p w14:paraId="29C93F5D" w14:textId="77777777" w:rsidR="001977A2" w:rsidRDefault="001977A2" w:rsidP="001977A2">
            <w:pPr>
              <w:pStyle w:val="CellBody"/>
              <w:rPr>
                <w:rFonts w:ascii="Arial Narrow" w:hAnsi="Arial Narrow" w:cs="Arial"/>
                <w:color w:val="auto"/>
                <w:sz w:val="16"/>
                <w:szCs w:val="16"/>
                <w:lang w:val="ru-RU"/>
              </w:rPr>
            </w:pPr>
          </w:p>
          <w:p w14:paraId="4D810C25" w14:textId="77777777" w:rsidR="00C043E1" w:rsidRDefault="00C043E1" w:rsidP="001977A2">
            <w:pPr>
              <w:pStyle w:val="CellBody"/>
              <w:rPr>
                <w:rFonts w:ascii="Arial Narrow" w:hAnsi="Arial Narrow" w:cs="Arial"/>
                <w:color w:val="auto"/>
                <w:sz w:val="16"/>
                <w:szCs w:val="16"/>
                <w:lang w:val="ru-RU"/>
              </w:rPr>
            </w:pPr>
          </w:p>
          <w:p w14:paraId="6646268E" w14:textId="6BDBF778" w:rsidR="00C043E1" w:rsidRPr="00BF38C6" w:rsidRDefault="00C043E1" w:rsidP="001977A2">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2C41F379" w14:textId="77777777" w:rsidR="001977A2" w:rsidRPr="00BF38C6" w:rsidRDefault="001977A2" w:rsidP="001977A2">
            <w:pPr>
              <w:pStyle w:val="CellBodyCentered"/>
              <w:rPr>
                <w:rFonts w:ascii="Arial Narrow" w:hAnsi="Arial Narrow" w:cs="Arial"/>
                <w:color w:val="auto"/>
                <w:sz w:val="16"/>
                <w:szCs w:val="16"/>
                <w:lang w:val="ru-RU"/>
              </w:rPr>
            </w:pPr>
          </w:p>
          <w:p w14:paraId="79263348"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3</w:t>
            </w:r>
          </w:p>
          <w:p w14:paraId="498A588D"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Все раз-меры для CDM</w:t>
            </w:r>
          </w:p>
          <w:p w14:paraId="5B73FBC1" w14:textId="77777777" w:rsidR="001977A2" w:rsidRPr="00BF38C6" w:rsidRDefault="001977A2" w:rsidP="001977A2">
            <w:pPr>
              <w:pStyle w:val="CellBodyCentered"/>
              <w:rPr>
                <w:rFonts w:ascii="Arial Narrow" w:hAnsi="Arial Narrow" w:cs="Arial"/>
                <w:color w:val="auto"/>
                <w:sz w:val="16"/>
                <w:szCs w:val="16"/>
                <w:lang w:val="ru-RU"/>
              </w:rPr>
            </w:pPr>
          </w:p>
          <w:p w14:paraId="0B8DEF7C" w14:textId="77777777" w:rsidR="001977A2" w:rsidRPr="00BF38C6" w:rsidRDefault="001977A2" w:rsidP="001977A2">
            <w:pPr>
              <w:pStyle w:val="CellBodyCentered"/>
              <w:rPr>
                <w:rFonts w:ascii="Arial Narrow" w:hAnsi="Arial Narrow" w:cs="Arial"/>
                <w:color w:val="auto"/>
                <w:sz w:val="16"/>
                <w:szCs w:val="16"/>
                <w:lang w:val="ru-RU"/>
              </w:rPr>
            </w:pPr>
          </w:p>
          <w:p w14:paraId="5F292FC0" w14:textId="77777777" w:rsidR="001977A2" w:rsidRPr="00BF38C6" w:rsidRDefault="001977A2" w:rsidP="001977A2">
            <w:pPr>
              <w:pStyle w:val="CellBodyCentered"/>
              <w:rPr>
                <w:rFonts w:ascii="Arial Narrow" w:hAnsi="Arial Narrow" w:cs="Arial"/>
                <w:color w:val="auto"/>
                <w:sz w:val="16"/>
                <w:szCs w:val="16"/>
                <w:lang w:val="ru-RU"/>
              </w:rPr>
            </w:pPr>
          </w:p>
          <w:p w14:paraId="4A19D26F" w14:textId="77777777" w:rsidR="001977A2" w:rsidRPr="00BF38C6" w:rsidRDefault="001977A2" w:rsidP="001977A2">
            <w:pPr>
              <w:pStyle w:val="CellBodyCentered"/>
              <w:rPr>
                <w:rFonts w:ascii="Arial Narrow" w:hAnsi="Arial Narrow" w:cs="Arial"/>
                <w:color w:val="auto"/>
                <w:sz w:val="16"/>
                <w:szCs w:val="16"/>
                <w:lang w:val="ru-RU"/>
              </w:rPr>
            </w:pPr>
          </w:p>
          <w:p w14:paraId="5BAAC590" w14:textId="77777777" w:rsidR="001977A2" w:rsidRPr="00BF38C6" w:rsidRDefault="001977A2" w:rsidP="001977A2">
            <w:pPr>
              <w:pStyle w:val="CellBodyCentered"/>
              <w:rPr>
                <w:rFonts w:ascii="Arial Narrow" w:hAnsi="Arial Narrow" w:cs="Arial"/>
                <w:color w:val="auto"/>
                <w:sz w:val="16"/>
                <w:szCs w:val="16"/>
                <w:lang w:val="ru-RU"/>
              </w:rPr>
            </w:pPr>
          </w:p>
          <w:p w14:paraId="416A0BF7" w14:textId="77777777" w:rsidR="001977A2" w:rsidRPr="00BF38C6" w:rsidRDefault="001977A2" w:rsidP="001977A2">
            <w:pPr>
              <w:pStyle w:val="CellBodyCentered"/>
              <w:rPr>
                <w:rFonts w:ascii="Arial Narrow" w:hAnsi="Arial Narrow" w:cs="Arial"/>
                <w:color w:val="auto"/>
                <w:sz w:val="16"/>
                <w:szCs w:val="16"/>
                <w:lang w:val="ru-RU"/>
              </w:rPr>
            </w:pPr>
          </w:p>
          <w:p w14:paraId="1C59D6BA" w14:textId="77777777" w:rsidR="001977A2" w:rsidRPr="00BF38C6" w:rsidRDefault="001977A2" w:rsidP="001977A2">
            <w:pPr>
              <w:pStyle w:val="CellBodyCentered"/>
              <w:rPr>
                <w:rFonts w:ascii="Arial Narrow" w:hAnsi="Arial Narrow" w:cs="Arial"/>
                <w:color w:val="auto"/>
                <w:sz w:val="16"/>
                <w:szCs w:val="16"/>
                <w:lang w:val="ru-RU"/>
              </w:rPr>
            </w:pPr>
          </w:p>
          <w:p w14:paraId="3D8F68CC" w14:textId="77777777" w:rsidR="001977A2" w:rsidRPr="00BF38C6" w:rsidRDefault="001977A2" w:rsidP="001977A2">
            <w:pPr>
              <w:pStyle w:val="CellBodyCentered"/>
              <w:rPr>
                <w:rFonts w:ascii="Arial Narrow" w:hAnsi="Arial Narrow" w:cs="Arial"/>
                <w:color w:val="auto"/>
                <w:sz w:val="16"/>
                <w:szCs w:val="16"/>
                <w:lang w:val="ru-RU"/>
              </w:rPr>
            </w:pPr>
          </w:p>
          <w:p w14:paraId="41B44209" w14:textId="77777777" w:rsidR="001977A2" w:rsidRPr="00BF38C6" w:rsidRDefault="001977A2" w:rsidP="001977A2">
            <w:pPr>
              <w:pStyle w:val="CellBodyCentered"/>
              <w:rPr>
                <w:rFonts w:ascii="Arial Narrow" w:hAnsi="Arial Narrow" w:cs="Arial"/>
                <w:color w:val="auto"/>
                <w:sz w:val="16"/>
                <w:szCs w:val="16"/>
                <w:lang w:val="ru-RU"/>
              </w:rPr>
            </w:pPr>
          </w:p>
          <w:p w14:paraId="3B562AA3" w14:textId="77777777" w:rsidR="001977A2" w:rsidRPr="00BF38C6" w:rsidRDefault="001977A2" w:rsidP="001977A2">
            <w:pPr>
              <w:pStyle w:val="CellBodyCentered"/>
              <w:rPr>
                <w:rFonts w:ascii="Arial Narrow" w:hAnsi="Arial Narrow" w:cs="Arial"/>
                <w:color w:val="auto"/>
                <w:sz w:val="16"/>
                <w:szCs w:val="16"/>
                <w:lang w:val="ru-RU"/>
              </w:rPr>
            </w:pPr>
          </w:p>
          <w:p w14:paraId="73AE811C" w14:textId="77777777" w:rsidR="001977A2" w:rsidRPr="00BF38C6" w:rsidRDefault="001977A2" w:rsidP="001977A2">
            <w:pPr>
              <w:pStyle w:val="CellBodyCentered"/>
              <w:rPr>
                <w:rFonts w:ascii="Arial Narrow" w:hAnsi="Arial Narrow" w:cs="Arial"/>
                <w:color w:val="auto"/>
                <w:sz w:val="16"/>
                <w:szCs w:val="16"/>
                <w:lang w:val="ru-RU"/>
              </w:rPr>
            </w:pPr>
          </w:p>
          <w:p w14:paraId="089BFD78" w14:textId="77777777" w:rsidR="001977A2" w:rsidRPr="00BF38C6" w:rsidRDefault="001977A2" w:rsidP="001977A2">
            <w:pPr>
              <w:pStyle w:val="CellBodyCentered"/>
              <w:rPr>
                <w:rFonts w:ascii="Arial Narrow" w:hAnsi="Arial Narrow" w:cs="Arial"/>
                <w:color w:val="auto"/>
                <w:sz w:val="16"/>
                <w:szCs w:val="16"/>
                <w:lang w:val="ru-RU"/>
              </w:rPr>
            </w:pPr>
          </w:p>
          <w:p w14:paraId="6357A674" w14:textId="77777777" w:rsidR="001977A2" w:rsidRPr="00BF38C6" w:rsidRDefault="001977A2" w:rsidP="001977A2">
            <w:pPr>
              <w:pStyle w:val="CellBodyCentered"/>
              <w:rPr>
                <w:rFonts w:ascii="Arial Narrow" w:hAnsi="Arial Narrow" w:cs="Arial"/>
                <w:color w:val="auto"/>
                <w:sz w:val="16"/>
                <w:szCs w:val="16"/>
                <w:lang w:val="ru-RU"/>
              </w:rPr>
            </w:pPr>
          </w:p>
          <w:p w14:paraId="3499A362" w14:textId="77777777" w:rsidR="001977A2" w:rsidRPr="00BF38C6" w:rsidRDefault="001977A2" w:rsidP="001977A2">
            <w:pPr>
              <w:pStyle w:val="CellBodyCentered"/>
              <w:rPr>
                <w:rFonts w:ascii="Arial Narrow" w:hAnsi="Arial Narrow" w:cs="Arial"/>
                <w:color w:val="auto"/>
                <w:sz w:val="16"/>
                <w:szCs w:val="16"/>
                <w:lang w:val="ru-RU"/>
              </w:rPr>
            </w:pPr>
          </w:p>
          <w:p w14:paraId="051DA805" w14:textId="77777777" w:rsidR="001977A2" w:rsidRPr="00BF38C6" w:rsidRDefault="001977A2" w:rsidP="001977A2">
            <w:pPr>
              <w:pStyle w:val="CellBodyCentered"/>
              <w:rPr>
                <w:rFonts w:ascii="Arial Narrow" w:hAnsi="Arial Narrow" w:cs="Arial"/>
                <w:color w:val="auto"/>
                <w:sz w:val="16"/>
                <w:szCs w:val="16"/>
                <w:lang w:val="ru-RU"/>
              </w:rPr>
            </w:pPr>
          </w:p>
          <w:p w14:paraId="5DC36AE2" w14:textId="77777777" w:rsidR="001977A2" w:rsidRPr="00BF38C6" w:rsidRDefault="001977A2" w:rsidP="001977A2">
            <w:pPr>
              <w:pStyle w:val="CellBodyCentered"/>
              <w:rPr>
                <w:rFonts w:ascii="Arial Narrow" w:hAnsi="Arial Narrow" w:cs="Arial"/>
                <w:color w:val="auto"/>
                <w:sz w:val="16"/>
                <w:szCs w:val="16"/>
                <w:lang w:val="ru-RU"/>
              </w:rPr>
            </w:pPr>
          </w:p>
          <w:p w14:paraId="2CE83A3E" w14:textId="77777777" w:rsidR="001977A2" w:rsidRPr="00BF38C6" w:rsidRDefault="001977A2" w:rsidP="001977A2">
            <w:pPr>
              <w:pStyle w:val="CellBodyCentered"/>
              <w:rPr>
                <w:rFonts w:ascii="Arial Narrow" w:hAnsi="Arial Narrow" w:cs="Arial"/>
                <w:color w:val="auto"/>
                <w:sz w:val="16"/>
                <w:szCs w:val="16"/>
                <w:lang w:val="ru-RU"/>
              </w:rPr>
            </w:pPr>
          </w:p>
          <w:p w14:paraId="640F23B4" w14:textId="77777777" w:rsidR="001977A2" w:rsidRPr="00BF38C6" w:rsidRDefault="001977A2" w:rsidP="001977A2">
            <w:pPr>
              <w:pStyle w:val="CellBodyCentered"/>
              <w:rPr>
                <w:rFonts w:ascii="Arial Narrow" w:hAnsi="Arial Narrow" w:cs="Arial"/>
                <w:color w:val="auto"/>
                <w:sz w:val="16"/>
                <w:szCs w:val="16"/>
                <w:lang w:val="ru-RU"/>
              </w:rPr>
            </w:pPr>
          </w:p>
          <w:p w14:paraId="33D99FA9" w14:textId="77777777" w:rsidR="001977A2" w:rsidRPr="00BF38C6" w:rsidRDefault="001977A2" w:rsidP="001977A2">
            <w:pPr>
              <w:pStyle w:val="CellBodyCentered"/>
              <w:rPr>
                <w:rFonts w:ascii="Arial Narrow" w:hAnsi="Arial Narrow" w:cs="Arial"/>
                <w:color w:val="auto"/>
                <w:sz w:val="16"/>
                <w:szCs w:val="16"/>
                <w:lang w:val="ru-RU"/>
              </w:rPr>
            </w:pPr>
          </w:p>
          <w:p w14:paraId="3ECEE61E" w14:textId="77777777" w:rsidR="001977A2" w:rsidRPr="00BF38C6" w:rsidRDefault="001977A2" w:rsidP="001977A2">
            <w:pPr>
              <w:pStyle w:val="CellBodyCentered"/>
              <w:rPr>
                <w:rFonts w:ascii="Arial Narrow" w:hAnsi="Arial Narrow" w:cs="Arial"/>
                <w:color w:val="auto"/>
                <w:sz w:val="16"/>
                <w:szCs w:val="16"/>
                <w:lang w:val="ru-RU"/>
              </w:rPr>
            </w:pPr>
          </w:p>
          <w:p w14:paraId="225EF0EE" w14:textId="77777777" w:rsidR="001977A2" w:rsidRPr="00BF38C6" w:rsidRDefault="001977A2" w:rsidP="001977A2">
            <w:pPr>
              <w:pStyle w:val="CellBodyCentered"/>
              <w:rPr>
                <w:rFonts w:ascii="Arial Narrow" w:hAnsi="Arial Narrow" w:cs="Arial"/>
                <w:color w:val="auto"/>
                <w:sz w:val="16"/>
                <w:szCs w:val="16"/>
                <w:lang w:val="ru-RU"/>
              </w:rPr>
            </w:pPr>
          </w:p>
          <w:p w14:paraId="2F4DA0BF" w14:textId="77777777" w:rsidR="001977A2" w:rsidRPr="00BF38C6" w:rsidRDefault="001977A2" w:rsidP="001977A2">
            <w:pPr>
              <w:pStyle w:val="CellBodyCentered"/>
              <w:rPr>
                <w:rFonts w:ascii="Arial Narrow" w:hAnsi="Arial Narrow" w:cs="Arial"/>
                <w:color w:val="auto"/>
                <w:sz w:val="16"/>
                <w:szCs w:val="16"/>
                <w:lang w:val="ru-RU"/>
              </w:rPr>
            </w:pPr>
          </w:p>
          <w:p w14:paraId="501C8166" w14:textId="77777777" w:rsidR="001977A2" w:rsidRPr="00BF38C6" w:rsidRDefault="001977A2" w:rsidP="001977A2">
            <w:pPr>
              <w:pStyle w:val="CellBodyCentered"/>
              <w:rPr>
                <w:rFonts w:ascii="Arial Narrow" w:hAnsi="Arial Narrow" w:cs="Arial"/>
                <w:color w:val="auto"/>
                <w:sz w:val="16"/>
                <w:szCs w:val="16"/>
                <w:lang w:val="ru-RU"/>
              </w:rPr>
            </w:pPr>
          </w:p>
          <w:p w14:paraId="709D00DD" w14:textId="77777777" w:rsidR="001977A2" w:rsidRPr="00BF38C6" w:rsidRDefault="001977A2" w:rsidP="001977A2">
            <w:pPr>
              <w:pStyle w:val="CellBodyCentered"/>
              <w:rPr>
                <w:rFonts w:ascii="Arial Narrow" w:hAnsi="Arial Narrow" w:cs="Arial"/>
                <w:color w:val="auto"/>
                <w:sz w:val="16"/>
                <w:szCs w:val="16"/>
                <w:lang w:val="ru-RU"/>
              </w:rPr>
            </w:pPr>
          </w:p>
          <w:p w14:paraId="5237242E" w14:textId="77777777" w:rsidR="001977A2" w:rsidRPr="00BF38C6" w:rsidRDefault="001977A2" w:rsidP="001977A2">
            <w:pPr>
              <w:pStyle w:val="CellBodyCentered"/>
              <w:rPr>
                <w:rFonts w:ascii="Arial Narrow" w:hAnsi="Arial Narrow" w:cs="Arial"/>
                <w:color w:val="auto"/>
                <w:sz w:val="16"/>
                <w:szCs w:val="16"/>
                <w:lang w:val="ru-RU"/>
              </w:rPr>
            </w:pPr>
          </w:p>
          <w:p w14:paraId="2873E954" w14:textId="77777777" w:rsidR="001977A2" w:rsidRPr="00BF38C6" w:rsidRDefault="001977A2" w:rsidP="001977A2">
            <w:pPr>
              <w:pStyle w:val="CellBodyCentered"/>
              <w:rPr>
                <w:rFonts w:ascii="Arial Narrow" w:hAnsi="Arial Narrow" w:cs="Arial"/>
                <w:color w:val="auto"/>
                <w:sz w:val="16"/>
                <w:szCs w:val="16"/>
                <w:lang w:val="ru-RU"/>
              </w:rPr>
            </w:pPr>
          </w:p>
          <w:p w14:paraId="01CB1595" w14:textId="77777777" w:rsidR="001977A2" w:rsidRPr="00BF38C6" w:rsidRDefault="001977A2" w:rsidP="001977A2">
            <w:pPr>
              <w:pStyle w:val="CellBodyCentered"/>
              <w:rPr>
                <w:rFonts w:ascii="Arial Narrow" w:hAnsi="Arial Narrow" w:cs="Arial"/>
                <w:color w:val="auto"/>
                <w:sz w:val="16"/>
                <w:szCs w:val="16"/>
                <w:lang w:val="ru-RU"/>
              </w:rPr>
            </w:pPr>
          </w:p>
          <w:p w14:paraId="6707B557" w14:textId="77777777" w:rsidR="001977A2" w:rsidRPr="00BF38C6" w:rsidRDefault="001977A2" w:rsidP="001977A2">
            <w:pPr>
              <w:pStyle w:val="CellBodyCentered"/>
              <w:rPr>
                <w:rFonts w:ascii="Arial Narrow" w:hAnsi="Arial Narrow" w:cs="Arial"/>
                <w:color w:val="auto"/>
                <w:sz w:val="16"/>
                <w:szCs w:val="16"/>
                <w:lang w:val="ru-RU"/>
              </w:rPr>
            </w:pPr>
          </w:p>
          <w:p w14:paraId="2DC4BE00" w14:textId="77777777" w:rsidR="001977A2" w:rsidRPr="00BF38C6" w:rsidRDefault="001977A2" w:rsidP="001977A2">
            <w:pPr>
              <w:pStyle w:val="CellBodyCentered"/>
              <w:rPr>
                <w:rFonts w:ascii="Arial Narrow" w:hAnsi="Arial Narrow" w:cs="Arial"/>
                <w:color w:val="auto"/>
                <w:sz w:val="16"/>
                <w:szCs w:val="16"/>
                <w:lang w:val="ru-RU"/>
              </w:rPr>
            </w:pPr>
          </w:p>
          <w:p w14:paraId="6FB9C5FC" w14:textId="77777777" w:rsidR="001977A2" w:rsidRPr="00BF38C6" w:rsidRDefault="001977A2" w:rsidP="001977A2">
            <w:pPr>
              <w:pStyle w:val="CellBodyCentered"/>
              <w:rPr>
                <w:rFonts w:ascii="Arial Narrow" w:hAnsi="Arial Narrow" w:cs="Arial"/>
                <w:color w:val="auto"/>
                <w:sz w:val="16"/>
                <w:szCs w:val="16"/>
                <w:lang w:val="ru-RU"/>
              </w:rPr>
            </w:pPr>
          </w:p>
          <w:p w14:paraId="44ED5965" w14:textId="77777777" w:rsidR="001977A2" w:rsidRPr="00BF38C6" w:rsidRDefault="001977A2" w:rsidP="001977A2">
            <w:pPr>
              <w:pStyle w:val="CellBodyCentered"/>
              <w:rPr>
                <w:rFonts w:ascii="Arial Narrow" w:hAnsi="Arial Narrow" w:cs="Arial"/>
                <w:color w:val="auto"/>
                <w:sz w:val="16"/>
                <w:szCs w:val="16"/>
                <w:lang w:val="ru-RU"/>
              </w:rPr>
            </w:pPr>
          </w:p>
          <w:p w14:paraId="608B537A" w14:textId="77777777" w:rsidR="001977A2" w:rsidRPr="00BF38C6" w:rsidRDefault="001977A2" w:rsidP="001977A2">
            <w:pPr>
              <w:pStyle w:val="CellBodyCentered"/>
              <w:rPr>
                <w:rFonts w:ascii="Arial Narrow" w:hAnsi="Arial Narrow" w:cs="Arial"/>
                <w:color w:val="auto"/>
                <w:sz w:val="16"/>
                <w:szCs w:val="16"/>
                <w:lang w:val="ru-RU"/>
              </w:rPr>
            </w:pPr>
          </w:p>
          <w:p w14:paraId="5C0E5CB7" w14:textId="77777777" w:rsidR="001977A2" w:rsidRPr="00BF38C6" w:rsidRDefault="001977A2" w:rsidP="001977A2">
            <w:pPr>
              <w:pStyle w:val="CellBodyCentered"/>
              <w:rPr>
                <w:rFonts w:ascii="Arial Narrow" w:hAnsi="Arial Narrow" w:cs="Arial"/>
                <w:color w:val="auto"/>
                <w:sz w:val="16"/>
                <w:szCs w:val="16"/>
                <w:lang w:val="ru-RU"/>
              </w:rPr>
            </w:pPr>
          </w:p>
          <w:p w14:paraId="2E07B9D0" w14:textId="77777777" w:rsidR="001977A2" w:rsidRPr="00BF38C6" w:rsidRDefault="001977A2" w:rsidP="001977A2">
            <w:pPr>
              <w:pStyle w:val="CellBodyCentered"/>
              <w:rPr>
                <w:rFonts w:ascii="Arial Narrow" w:hAnsi="Arial Narrow" w:cs="Arial"/>
                <w:color w:val="auto"/>
                <w:sz w:val="16"/>
                <w:szCs w:val="16"/>
                <w:lang w:val="ru-RU"/>
              </w:rPr>
            </w:pPr>
          </w:p>
          <w:p w14:paraId="79703886" w14:textId="77777777" w:rsidR="001977A2" w:rsidRPr="00BF38C6" w:rsidRDefault="001977A2" w:rsidP="001977A2">
            <w:pPr>
              <w:pStyle w:val="CellBodyCentered"/>
              <w:rPr>
                <w:rFonts w:ascii="Arial Narrow" w:hAnsi="Arial Narrow" w:cs="Arial"/>
                <w:color w:val="auto"/>
                <w:sz w:val="16"/>
                <w:szCs w:val="16"/>
                <w:lang w:val="ru-RU"/>
              </w:rPr>
            </w:pPr>
          </w:p>
          <w:p w14:paraId="61357652" w14:textId="77777777" w:rsidR="001977A2" w:rsidRPr="00BF38C6" w:rsidRDefault="001977A2" w:rsidP="001977A2">
            <w:pPr>
              <w:pStyle w:val="CellBodyCentered"/>
              <w:rPr>
                <w:rFonts w:ascii="Arial Narrow" w:hAnsi="Arial Narrow" w:cs="Arial"/>
                <w:color w:val="auto"/>
                <w:sz w:val="16"/>
                <w:szCs w:val="16"/>
                <w:lang w:val="ru-RU"/>
              </w:rPr>
            </w:pPr>
          </w:p>
          <w:p w14:paraId="5B091B8D" w14:textId="77777777" w:rsidR="001977A2" w:rsidRPr="00BF38C6" w:rsidRDefault="001977A2" w:rsidP="001977A2">
            <w:pPr>
              <w:pStyle w:val="CellBodyCentered"/>
              <w:rPr>
                <w:rFonts w:ascii="Arial Narrow" w:hAnsi="Arial Narrow" w:cs="Arial"/>
                <w:color w:val="auto"/>
                <w:sz w:val="16"/>
                <w:szCs w:val="16"/>
                <w:lang w:val="ru-RU"/>
              </w:rPr>
            </w:pPr>
          </w:p>
          <w:p w14:paraId="0772E26B" w14:textId="77777777" w:rsidR="001977A2" w:rsidRPr="00BF38C6" w:rsidRDefault="001977A2" w:rsidP="001977A2">
            <w:pPr>
              <w:pStyle w:val="CellBodyCentered"/>
              <w:rPr>
                <w:rFonts w:ascii="Arial Narrow" w:hAnsi="Arial Narrow" w:cs="Arial"/>
                <w:color w:val="auto"/>
                <w:sz w:val="16"/>
                <w:szCs w:val="16"/>
                <w:lang w:val="ru-RU"/>
              </w:rPr>
            </w:pPr>
          </w:p>
          <w:p w14:paraId="5D64CF74" w14:textId="77777777" w:rsidR="001977A2" w:rsidRPr="00BF38C6" w:rsidRDefault="001977A2" w:rsidP="001977A2">
            <w:pPr>
              <w:pStyle w:val="CellBodyCentered"/>
              <w:rPr>
                <w:rFonts w:ascii="Arial Narrow" w:hAnsi="Arial Narrow" w:cs="Arial"/>
                <w:color w:val="auto"/>
                <w:sz w:val="16"/>
                <w:szCs w:val="16"/>
                <w:lang w:val="ru-RU"/>
              </w:rPr>
            </w:pPr>
          </w:p>
          <w:p w14:paraId="7F7771E6" w14:textId="77777777" w:rsidR="001977A2" w:rsidRPr="00BF38C6" w:rsidRDefault="001977A2" w:rsidP="001977A2">
            <w:pPr>
              <w:pStyle w:val="CellBodyCentered"/>
              <w:rPr>
                <w:rFonts w:ascii="Arial Narrow" w:hAnsi="Arial Narrow" w:cs="Arial"/>
                <w:color w:val="auto"/>
                <w:sz w:val="16"/>
                <w:szCs w:val="16"/>
                <w:lang w:val="ru-RU"/>
              </w:rPr>
            </w:pPr>
          </w:p>
          <w:p w14:paraId="24597FD0" w14:textId="77777777" w:rsidR="001977A2" w:rsidRPr="00BF38C6" w:rsidRDefault="001977A2" w:rsidP="001977A2">
            <w:pPr>
              <w:pStyle w:val="CellBodyCentered"/>
              <w:rPr>
                <w:rFonts w:ascii="Arial Narrow" w:hAnsi="Arial Narrow" w:cs="Arial"/>
                <w:color w:val="auto"/>
                <w:sz w:val="16"/>
                <w:szCs w:val="16"/>
                <w:lang w:val="ru-RU"/>
              </w:rPr>
            </w:pPr>
          </w:p>
          <w:p w14:paraId="188920C3" w14:textId="77777777" w:rsidR="001977A2" w:rsidRPr="00BF38C6" w:rsidRDefault="001977A2" w:rsidP="001977A2">
            <w:pPr>
              <w:pStyle w:val="CellBodyCentered"/>
              <w:rPr>
                <w:rFonts w:ascii="Arial Narrow" w:hAnsi="Arial Narrow" w:cs="Arial"/>
                <w:color w:val="auto"/>
                <w:sz w:val="16"/>
                <w:szCs w:val="16"/>
                <w:lang w:val="ru-RU"/>
              </w:rPr>
            </w:pPr>
          </w:p>
          <w:p w14:paraId="5FBA9648" w14:textId="77777777" w:rsidR="001977A2" w:rsidRPr="00BF38C6" w:rsidRDefault="001977A2" w:rsidP="001977A2">
            <w:pPr>
              <w:pStyle w:val="CellBodyCentered"/>
              <w:rPr>
                <w:rFonts w:ascii="Arial Narrow" w:hAnsi="Arial Narrow" w:cs="Arial"/>
                <w:color w:val="auto"/>
                <w:sz w:val="16"/>
                <w:szCs w:val="16"/>
                <w:lang w:val="ru-RU"/>
              </w:rPr>
            </w:pPr>
          </w:p>
          <w:p w14:paraId="14241FE6" w14:textId="77777777" w:rsidR="001977A2" w:rsidRPr="00BF38C6" w:rsidRDefault="001977A2" w:rsidP="001977A2">
            <w:pPr>
              <w:pStyle w:val="CellBodyCentered"/>
              <w:rPr>
                <w:rFonts w:ascii="Arial Narrow" w:hAnsi="Arial Narrow" w:cs="Arial"/>
                <w:color w:val="auto"/>
                <w:sz w:val="16"/>
                <w:szCs w:val="16"/>
                <w:lang w:val="ru-RU"/>
              </w:rPr>
            </w:pPr>
          </w:p>
          <w:p w14:paraId="1BD9EC27" w14:textId="2C75A7AA" w:rsidR="001977A2" w:rsidRPr="00BF38C6" w:rsidRDefault="001977A2" w:rsidP="001977A2">
            <w:pPr>
              <w:pStyle w:val="CellBodyCentered"/>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124557E8" w14:textId="77777777" w:rsidR="001977A2" w:rsidRPr="00BF38C6" w:rsidRDefault="001977A2" w:rsidP="001977A2">
            <w:pPr>
              <w:pStyle w:val="CellBodyCentered"/>
              <w:rPr>
                <w:rFonts w:ascii="Arial Narrow" w:hAnsi="Arial Narrow"/>
                <w:color w:val="auto"/>
                <w:sz w:val="16"/>
                <w:szCs w:val="16"/>
                <w:lang w:val="ru-RU"/>
              </w:rPr>
            </w:pPr>
          </w:p>
          <w:p w14:paraId="094A1A8E"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p w14:paraId="7AE960B2" w14:textId="77777777" w:rsidR="001977A2" w:rsidRPr="00BF38C6" w:rsidRDefault="001977A2" w:rsidP="001977A2">
            <w:pPr>
              <w:pStyle w:val="CellBodyCentered"/>
              <w:rPr>
                <w:rFonts w:ascii="Arial Narrow" w:hAnsi="Arial Narrow" w:cs="Arial"/>
                <w:color w:val="auto"/>
                <w:sz w:val="16"/>
                <w:szCs w:val="16"/>
                <w:lang w:val="ru-RU"/>
              </w:rPr>
            </w:pPr>
          </w:p>
          <w:p w14:paraId="662F85D2" w14:textId="77777777" w:rsidR="001977A2" w:rsidRPr="00BF38C6" w:rsidRDefault="001977A2" w:rsidP="001977A2">
            <w:pPr>
              <w:pStyle w:val="CellBodyCentered"/>
              <w:rPr>
                <w:rFonts w:ascii="Arial Narrow" w:hAnsi="Arial Narrow" w:cs="Arial"/>
                <w:color w:val="auto"/>
                <w:sz w:val="16"/>
                <w:szCs w:val="16"/>
                <w:lang w:val="ru-RU"/>
              </w:rPr>
            </w:pPr>
          </w:p>
          <w:p w14:paraId="482DBE8D" w14:textId="77777777" w:rsidR="001977A2" w:rsidRPr="00BF38C6" w:rsidRDefault="001977A2" w:rsidP="001977A2">
            <w:pPr>
              <w:pStyle w:val="CellBodyCentered"/>
              <w:rPr>
                <w:rFonts w:ascii="Arial Narrow" w:hAnsi="Arial Narrow" w:cs="Arial"/>
                <w:color w:val="auto"/>
                <w:sz w:val="16"/>
                <w:szCs w:val="16"/>
                <w:lang w:val="ru-RU"/>
              </w:rPr>
            </w:pPr>
          </w:p>
          <w:p w14:paraId="1DF40B54" w14:textId="77777777" w:rsidR="001977A2" w:rsidRPr="00BF38C6" w:rsidRDefault="001977A2" w:rsidP="001977A2">
            <w:pPr>
              <w:pStyle w:val="CellBodyCentered"/>
              <w:rPr>
                <w:rFonts w:ascii="Arial Narrow" w:hAnsi="Arial Narrow" w:cs="Arial"/>
                <w:color w:val="auto"/>
                <w:sz w:val="16"/>
                <w:szCs w:val="16"/>
                <w:lang w:val="ru-RU"/>
              </w:rPr>
            </w:pPr>
          </w:p>
          <w:p w14:paraId="366362C5" w14:textId="77777777" w:rsidR="001977A2" w:rsidRPr="00BF38C6" w:rsidRDefault="001977A2" w:rsidP="001977A2">
            <w:pPr>
              <w:pStyle w:val="CellBodyCentered"/>
              <w:rPr>
                <w:rFonts w:ascii="Arial Narrow" w:hAnsi="Arial Narrow" w:cs="Arial"/>
                <w:color w:val="auto"/>
                <w:sz w:val="16"/>
                <w:szCs w:val="16"/>
                <w:lang w:val="en-GB"/>
              </w:rPr>
            </w:pPr>
          </w:p>
          <w:p w14:paraId="1DD0DD76" w14:textId="77777777" w:rsidR="001977A2" w:rsidRPr="00BF38C6" w:rsidRDefault="001977A2" w:rsidP="001977A2">
            <w:pPr>
              <w:pStyle w:val="CellBodyCentered"/>
              <w:rPr>
                <w:rFonts w:ascii="Arial Narrow" w:hAnsi="Arial Narrow" w:cs="Arial"/>
                <w:color w:val="auto"/>
                <w:sz w:val="16"/>
                <w:szCs w:val="16"/>
                <w:lang w:val="en-GB"/>
              </w:rPr>
            </w:pPr>
          </w:p>
          <w:p w14:paraId="70CCACB0" w14:textId="77777777" w:rsidR="001977A2" w:rsidRPr="00BF38C6" w:rsidRDefault="001977A2" w:rsidP="001977A2">
            <w:pPr>
              <w:pStyle w:val="CellBodyCentered"/>
              <w:rPr>
                <w:rFonts w:ascii="Arial Narrow" w:hAnsi="Arial Narrow" w:cs="Arial"/>
                <w:color w:val="auto"/>
                <w:sz w:val="16"/>
                <w:szCs w:val="16"/>
                <w:lang w:val="en-GB"/>
              </w:rPr>
            </w:pPr>
          </w:p>
          <w:p w14:paraId="7709DE4F" w14:textId="77777777" w:rsidR="001977A2" w:rsidRPr="00BF38C6" w:rsidRDefault="001977A2" w:rsidP="001977A2">
            <w:pPr>
              <w:pStyle w:val="CellBodyCentered"/>
              <w:rPr>
                <w:rFonts w:ascii="Arial Narrow" w:hAnsi="Arial Narrow" w:cs="Arial"/>
                <w:color w:val="auto"/>
                <w:sz w:val="16"/>
                <w:szCs w:val="16"/>
                <w:lang w:val="en-GB"/>
              </w:rPr>
            </w:pPr>
          </w:p>
          <w:p w14:paraId="50A27F00" w14:textId="77777777" w:rsidR="001977A2" w:rsidRPr="00BF38C6" w:rsidRDefault="001977A2" w:rsidP="001977A2">
            <w:pPr>
              <w:pStyle w:val="CellBodyCentered"/>
              <w:rPr>
                <w:rFonts w:ascii="Arial Narrow" w:hAnsi="Arial Narrow" w:cs="Arial"/>
                <w:color w:val="auto"/>
                <w:sz w:val="16"/>
                <w:szCs w:val="16"/>
                <w:lang w:val="en-GB"/>
              </w:rPr>
            </w:pPr>
          </w:p>
          <w:p w14:paraId="04EEF80C" w14:textId="77777777" w:rsidR="001977A2" w:rsidRPr="00BF38C6" w:rsidRDefault="001977A2" w:rsidP="001977A2">
            <w:pPr>
              <w:pStyle w:val="CellBodyCentered"/>
              <w:rPr>
                <w:rFonts w:ascii="Arial Narrow" w:hAnsi="Arial Narrow" w:cs="Arial"/>
                <w:color w:val="auto"/>
                <w:sz w:val="16"/>
                <w:szCs w:val="16"/>
                <w:lang w:val="en-GB"/>
              </w:rPr>
            </w:pPr>
          </w:p>
          <w:p w14:paraId="5EAE9E0D" w14:textId="77777777" w:rsidR="001977A2" w:rsidRPr="00BF38C6" w:rsidRDefault="001977A2" w:rsidP="001977A2">
            <w:pPr>
              <w:pStyle w:val="CellBodyCentered"/>
              <w:rPr>
                <w:rFonts w:ascii="Arial Narrow" w:hAnsi="Arial Narrow" w:cs="Arial"/>
                <w:color w:val="auto"/>
                <w:sz w:val="16"/>
                <w:szCs w:val="16"/>
                <w:lang w:val="en-GB"/>
              </w:rPr>
            </w:pPr>
          </w:p>
          <w:p w14:paraId="6BF253AD" w14:textId="77777777" w:rsidR="001977A2" w:rsidRPr="00BF38C6" w:rsidRDefault="001977A2" w:rsidP="001977A2">
            <w:pPr>
              <w:pStyle w:val="CellBodyCentered"/>
              <w:rPr>
                <w:rFonts w:ascii="Arial Narrow" w:hAnsi="Arial Narrow" w:cs="Arial"/>
                <w:color w:val="auto"/>
                <w:sz w:val="16"/>
                <w:szCs w:val="16"/>
                <w:lang w:val="en-GB"/>
              </w:rPr>
            </w:pPr>
          </w:p>
          <w:p w14:paraId="4A8116D2" w14:textId="77777777" w:rsidR="001977A2" w:rsidRPr="00BF38C6" w:rsidRDefault="001977A2" w:rsidP="001977A2">
            <w:pPr>
              <w:pStyle w:val="CellBodyCentered"/>
              <w:rPr>
                <w:rFonts w:ascii="Arial Narrow" w:hAnsi="Arial Narrow" w:cs="Arial"/>
                <w:color w:val="auto"/>
                <w:sz w:val="16"/>
                <w:szCs w:val="16"/>
                <w:lang w:val="en-GB"/>
              </w:rPr>
            </w:pPr>
          </w:p>
          <w:p w14:paraId="5555639C" w14:textId="77777777" w:rsidR="001977A2" w:rsidRPr="00BF38C6" w:rsidRDefault="001977A2" w:rsidP="001977A2">
            <w:pPr>
              <w:pStyle w:val="CellBodyCentered"/>
              <w:rPr>
                <w:rFonts w:ascii="Arial Narrow" w:hAnsi="Arial Narrow" w:cs="Arial"/>
                <w:color w:val="auto"/>
                <w:sz w:val="16"/>
                <w:szCs w:val="16"/>
                <w:lang w:val="en-GB"/>
              </w:rPr>
            </w:pPr>
          </w:p>
          <w:p w14:paraId="47DB3209" w14:textId="77777777" w:rsidR="001977A2" w:rsidRPr="00BF38C6" w:rsidRDefault="001977A2" w:rsidP="001977A2">
            <w:pPr>
              <w:pStyle w:val="CellBodyCentered"/>
              <w:rPr>
                <w:rFonts w:ascii="Arial Narrow" w:hAnsi="Arial Narrow" w:cs="Arial"/>
                <w:color w:val="auto"/>
                <w:sz w:val="16"/>
                <w:szCs w:val="16"/>
                <w:lang w:val="en-GB"/>
              </w:rPr>
            </w:pPr>
          </w:p>
          <w:p w14:paraId="3F1B5F5B" w14:textId="77777777" w:rsidR="001977A2" w:rsidRPr="00BF38C6" w:rsidRDefault="001977A2" w:rsidP="001977A2">
            <w:pPr>
              <w:pStyle w:val="CellBodyCentered"/>
              <w:rPr>
                <w:rFonts w:ascii="Arial Narrow" w:hAnsi="Arial Narrow" w:cs="Arial"/>
                <w:color w:val="auto"/>
                <w:sz w:val="16"/>
                <w:szCs w:val="16"/>
                <w:lang w:val="en-GB"/>
              </w:rPr>
            </w:pPr>
          </w:p>
          <w:p w14:paraId="182608F7" w14:textId="77777777" w:rsidR="001977A2" w:rsidRPr="00BF38C6" w:rsidRDefault="001977A2" w:rsidP="001977A2">
            <w:pPr>
              <w:pStyle w:val="CellBodyCentered"/>
              <w:rPr>
                <w:rFonts w:ascii="Arial Narrow" w:hAnsi="Arial Narrow" w:cs="Arial"/>
                <w:color w:val="auto"/>
                <w:sz w:val="16"/>
                <w:szCs w:val="16"/>
                <w:lang w:val="en-GB"/>
              </w:rPr>
            </w:pPr>
          </w:p>
          <w:p w14:paraId="0632BC95" w14:textId="77777777" w:rsidR="001977A2" w:rsidRPr="00BF38C6" w:rsidRDefault="001977A2" w:rsidP="001977A2">
            <w:pPr>
              <w:pStyle w:val="CellBodyCentered"/>
              <w:rPr>
                <w:rFonts w:ascii="Arial Narrow" w:hAnsi="Arial Narrow" w:cs="Arial"/>
                <w:color w:val="auto"/>
                <w:sz w:val="16"/>
                <w:szCs w:val="16"/>
                <w:lang w:val="en-GB"/>
              </w:rPr>
            </w:pPr>
          </w:p>
          <w:p w14:paraId="6379533A" w14:textId="77777777" w:rsidR="001977A2" w:rsidRPr="00BF38C6" w:rsidRDefault="001977A2" w:rsidP="001977A2">
            <w:pPr>
              <w:pStyle w:val="CellBodyCentered"/>
              <w:rPr>
                <w:rFonts w:ascii="Arial Narrow" w:hAnsi="Arial Narrow" w:cs="Arial"/>
                <w:color w:val="auto"/>
                <w:sz w:val="16"/>
                <w:szCs w:val="16"/>
                <w:lang w:val="ru-RU"/>
              </w:rPr>
            </w:pPr>
          </w:p>
          <w:p w14:paraId="407AD3A1" w14:textId="77777777" w:rsidR="001977A2" w:rsidRPr="00BF38C6" w:rsidRDefault="001977A2" w:rsidP="001977A2">
            <w:pPr>
              <w:pStyle w:val="CellBodyCentered"/>
              <w:rPr>
                <w:rFonts w:ascii="Arial Narrow" w:hAnsi="Arial Narrow" w:cs="Arial"/>
                <w:color w:val="auto"/>
                <w:sz w:val="16"/>
                <w:szCs w:val="16"/>
                <w:lang w:val="ru-RU"/>
              </w:rPr>
            </w:pPr>
          </w:p>
          <w:p w14:paraId="43158F1F" w14:textId="77777777" w:rsidR="001977A2" w:rsidRPr="00BF38C6" w:rsidRDefault="001977A2" w:rsidP="001977A2">
            <w:pPr>
              <w:pStyle w:val="CellBodyCentered"/>
              <w:rPr>
                <w:rFonts w:ascii="Arial Narrow" w:hAnsi="Arial Narrow" w:cs="Arial"/>
                <w:color w:val="auto"/>
                <w:sz w:val="16"/>
                <w:szCs w:val="16"/>
                <w:lang w:val="ru-RU"/>
              </w:rPr>
            </w:pPr>
          </w:p>
          <w:p w14:paraId="2D20649D" w14:textId="77777777" w:rsidR="001977A2" w:rsidRPr="00BF38C6" w:rsidRDefault="001977A2" w:rsidP="001977A2">
            <w:pPr>
              <w:pStyle w:val="CellBodyCentered"/>
              <w:rPr>
                <w:rFonts w:ascii="Arial Narrow" w:hAnsi="Arial Narrow" w:cs="Arial"/>
                <w:color w:val="auto"/>
                <w:sz w:val="16"/>
                <w:szCs w:val="16"/>
                <w:lang w:val="ru-RU"/>
              </w:rPr>
            </w:pPr>
          </w:p>
          <w:p w14:paraId="4EC0B865" w14:textId="77777777" w:rsidR="001977A2" w:rsidRPr="00BF38C6" w:rsidRDefault="001977A2" w:rsidP="001977A2">
            <w:pPr>
              <w:pStyle w:val="CellBodyCentered"/>
              <w:rPr>
                <w:rFonts w:ascii="Arial Narrow" w:hAnsi="Arial Narrow" w:cs="Arial"/>
                <w:color w:val="auto"/>
                <w:sz w:val="16"/>
                <w:szCs w:val="16"/>
                <w:lang w:val="ru-RU"/>
              </w:rPr>
            </w:pPr>
          </w:p>
          <w:p w14:paraId="526EE0F8" w14:textId="77777777" w:rsidR="001977A2" w:rsidRPr="00BF38C6" w:rsidRDefault="001977A2" w:rsidP="001977A2">
            <w:pPr>
              <w:pStyle w:val="CellBodyCentered"/>
              <w:rPr>
                <w:rFonts w:ascii="Arial Narrow" w:hAnsi="Arial Narrow" w:cs="Arial"/>
                <w:color w:val="auto"/>
                <w:sz w:val="16"/>
                <w:szCs w:val="16"/>
                <w:lang w:val="ru-RU"/>
              </w:rPr>
            </w:pPr>
          </w:p>
          <w:p w14:paraId="02B9619D" w14:textId="77777777" w:rsidR="001977A2" w:rsidRPr="00BF38C6" w:rsidRDefault="001977A2" w:rsidP="001977A2">
            <w:pPr>
              <w:pStyle w:val="CellBodyCentered"/>
              <w:rPr>
                <w:rFonts w:ascii="Arial Narrow" w:hAnsi="Arial Narrow" w:cs="Arial"/>
                <w:color w:val="auto"/>
                <w:sz w:val="16"/>
                <w:szCs w:val="16"/>
                <w:lang w:val="ru-RU"/>
              </w:rPr>
            </w:pPr>
          </w:p>
          <w:p w14:paraId="1CE27D82" w14:textId="77777777" w:rsidR="001977A2" w:rsidRPr="00BF38C6" w:rsidRDefault="001977A2" w:rsidP="001977A2">
            <w:pPr>
              <w:pStyle w:val="CellBodyCentered"/>
              <w:rPr>
                <w:rFonts w:ascii="Arial Narrow" w:hAnsi="Arial Narrow" w:cs="Arial"/>
                <w:color w:val="auto"/>
                <w:sz w:val="16"/>
                <w:szCs w:val="16"/>
                <w:lang w:val="ru-RU"/>
              </w:rPr>
            </w:pPr>
          </w:p>
          <w:p w14:paraId="37F5A3EB" w14:textId="77777777" w:rsidR="001977A2" w:rsidRPr="00BF38C6" w:rsidRDefault="001977A2" w:rsidP="001977A2">
            <w:pPr>
              <w:pStyle w:val="CellBodyCentered"/>
              <w:rPr>
                <w:rFonts w:ascii="Arial Narrow" w:hAnsi="Arial Narrow" w:cs="Arial"/>
                <w:color w:val="auto"/>
                <w:sz w:val="16"/>
                <w:szCs w:val="16"/>
                <w:lang w:val="ru-RU"/>
              </w:rPr>
            </w:pPr>
          </w:p>
          <w:p w14:paraId="659E47FC" w14:textId="77777777" w:rsidR="001977A2" w:rsidRPr="00BF38C6" w:rsidRDefault="001977A2" w:rsidP="001977A2">
            <w:pPr>
              <w:pStyle w:val="CellBodyCentered"/>
              <w:rPr>
                <w:rFonts w:ascii="Arial Narrow" w:hAnsi="Arial Narrow" w:cs="Arial"/>
                <w:color w:val="auto"/>
                <w:sz w:val="16"/>
                <w:szCs w:val="16"/>
                <w:lang w:val="ru-RU"/>
              </w:rPr>
            </w:pPr>
          </w:p>
          <w:p w14:paraId="043C71AE" w14:textId="77777777" w:rsidR="001977A2" w:rsidRPr="00BF38C6" w:rsidRDefault="001977A2" w:rsidP="001977A2">
            <w:pPr>
              <w:pStyle w:val="CellBodyCentered"/>
              <w:rPr>
                <w:rFonts w:ascii="Arial Narrow" w:hAnsi="Arial Narrow" w:cs="Arial"/>
                <w:color w:val="auto"/>
                <w:sz w:val="16"/>
                <w:szCs w:val="16"/>
                <w:lang w:val="ru-RU"/>
              </w:rPr>
            </w:pPr>
          </w:p>
          <w:p w14:paraId="1DE1DF9A" w14:textId="77777777" w:rsidR="001977A2" w:rsidRPr="00BF38C6" w:rsidRDefault="001977A2" w:rsidP="001977A2">
            <w:pPr>
              <w:pStyle w:val="CellBodyCentered"/>
              <w:rPr>
                <w:rFonts w:ascii="Arial Narrow" w:hAnsi="Arial Narrow" w:cs="Arial"/>
                <w:color w:val="auto"/>
                <w:sz w:val="16"/>
                <w:szCs w:val="16"/>
                <w:lang w:val="ru-RU"/>
              </w:rPr>
            </w:pPr>
          </w:p>
          <w:p w14:paraId="7D4BE40B" w14:textId="77777777" w:rsidR="001977A2" w:rsidRPr="00BF38C6" w:rsidRDefault="001977A2" w:rsidP="001977A2">
            <w:pPr>
              <w:pStyle w:val="CellBodyCentered"/>
              <w:rPr>
                <w:rFonts w:ascii="Arial Narrow" w:hAnsi="Arial Narrow" w:cs="Arial"/>
                <w:color w:val="auto"/>
                <w:sz w:val="16"/>
                <w:szCs w:val="16"/>
                <w:lang w:val="ru-RU"/>
              </w:rPr>
            </w:pPr>
          </w:p>
          <w:p w14:paraId="637876AD" w14:textId="77777777" w:rsidR="001977A2" w:rsidRPr="00BF38C6" w:rsidRDefault="001977A2" w:rsidP="001977A2">
            <w:pPr>
              <w:pStyle w:val="CellBodyCentered"/>
              <w:rPr>
                <w:rFonts w:ascii="Arial Narrow" w:hAnsi="Arial Narrow" w:cs="Arial"/>
                <w:color w:val="auto"/>
                <w:sz w:val="16"/>
                <w:szCs w:val="16"/>
                <w:lang w:val="ru-RU"/>
              </w:rPr>
            </w:pPr>
          </w:p>
          <w:p w14:paraId="1F6DAE48" w14:textId="77777777" w:rsidR="001977A2" w:rsidRPr="00BF38C6" w:rsidRDefault="001977A2" w:rsidP="001977A2">
            <w:pPr>
              <w:pStyle w:val="CellBodyCentered"/>
              <w:rPr>
                <w:rFonts w:ascii="Arial Narrow" w:hAnsi="Arial Narrow" w:cs="Arial"/>
                <w:color w:val="auto"/>
                <w:sz w:val="16"/>
                <w:szCs w:val="16"/>
                <w:lang w:val="ru-RU"/>
              </w:rPr>
            </w:pPr>
          </w:p>
          <w:p w14:paraId="4DC3B50E" w14:textId="77777777" w:rsidR="001977A2" w:rsidRPr="00BF38C6" w:rsidRDefault="001977A2" w:rsidP="001977A2">
            <w:pPr>
              <w:pStyle w:val="CellBodyCentered"/>
              <w:rPr>
                <w:rFonts w:ascii="Arial Narrow" w:hAnsi="Arial Narrow" w:cs="Arial"/>
                <w:color w:val="auto"/>
                <w:sz w:val="16"/>
                <w:szCs w:val="16"/>
                <w:lang w:val="ru-RU"/>
              </w:rPr>
            </w:pPr>
          </w:p>
          <w:p w14:paraId="6805BD10" w14:textId="77777777" w:rsidR="001977A2" w:rsidRPr="00BF38C6" w:rsidRDefault="001977A2" w:rsidP="001977A2">
            <w:pPr>
              <w:pStyle w:val="CellBodyCentered"/>
              <w:rPr>
                <w:rFonts w:ascii="Arial Narrow" w:hAnsi="Arial Narrow" w:cs="Arial"/>
                <w:color w:val="auto"/>
                <w:sz w:val="16"/>
                <w:szCs w:val="16"/>
                <w:lang w:val="ru-RU"/>
              </w:rPr>
            </w:pPr>
          </w:p>
          <w:p w14:paraId="3F330CFE" w14:textId="77777777" w:rsidR="001977A2" w:rsidRPr="00BF38C6" w:rsidRDefault="001977A2" w:rsidP="001977A2">
            <w:pPr>
              <w:pStyle w:val="CellBodyCentered"/>
              <w:rPr>
                <w:rFonts w:ascii="Arial Narrow" w:hAnsi="Arial Narrow" w:cs="Arial"/>
                <w:color w:val="auto"/>
                <w:sz w:val="16"/>
                <w:szCs w:val="16"/>
                <w:lang w:val="ru-RU"/>
              </w:rPr>
            </w:pPr>
          </w:p>
          <w:p w14:paraId="2486419E" w14:textId="77777777" w:rsidR="001977A2" w:rsidRPr="00BF38C6" w:rsidRDefault="001977A2" w:rsidP="001977A2">
            <w:pPr>
              <w:pStyle w:val="CellBodyCentered"/>
              <w:rPr>
                <w:rFonts w:ascii="Arial Narrow" w:hAnsi="Arial Narrow" w:cs="Arial"/>
                <w:color w:val="auto"/>
                <w:sz w:val="16"/>
                <w:szCs w:val="16"/>
                <w:lang w:val="ru-RU"/>
              </w:rPr>
            </w:pPr>
          </w:p>
          <w:p w14:paraId="4D901FF7" w14:textId="77777777" w:rsidR="001977A2" w:rsidRPr="00BF38C6" w:rsidRDefault="001977A2" w:rsidP="001977A2">
            <w:pPr>
              <w:pStyle w:val="CellBodyCentered"/>
              <w:rPr>
                <w:rFonts w:ascii="Arial Narrow" w:hAnsi="Arial Narrow" w:cs="Arial"/>
                <w:color w:val="auto"/>
                <w:sz w:val="16"/>
                <w:szCs w:val="16"/>
                <w:lang w:val="ru-RU"/>
              </w:rPr>
            </w:pPr>
          </w:p>
          <w:p w14:paraId="2D273134" w14:textId="77777777" w:rsidR="001977A2" w:rsidRPr="00BF38C6" w:rsidRDefault="001977A2" w:rsidP="001977A2">
            <w:pPr>
              <w:pStyle w:val="CellBodyCentered"/>
              <w:rPr>
                <w:rFonts w:ascii="Arial Narrow" w:hAnsi="Arial Narrow" w:cs="Arial"/>
                <w:color w:val="auto"/>
                <w:sz w:val="16"/>
                <w:szCs w:val="16"/>
                <w:lang w:val="ru-RU"/>
              </w:rPr>
            </w:pPr>
          </w:p>
          <w:p w14:paraId="53977600" w14:textId="77777777" w:rsidR="001977A2" w:rsidRPr="00BF38C6" w:rsidRDefault="001977A2" w:rsidP="001977A2">
            <w:pPr>
              <w:pStyle w:val="CellBodyCentered"/>
              <w:rPr>
                <w:rFonts w:ascii="Arial Narrow" w:hAnsi="Arial Narrow" w:cs="Arial"/>
                <w:color w:val="auto"/>
                <w:sz w:val="16"/>
                <w:szCs w:val="16"/>
                <w:lang w:val="ru-RU"/>
              </w:rPr>
            </w:pPr>
          </w:p>
          <w:p w14:paraId="7496BD3B" w14:textId="77777777" w:rsidR="001977A2" w:rsidRPr="00BF38C6" w:rsidRDefault="001977A2" w:rsidP="001977A2">
            <w:pPr>
              <w:pStyle w:val="CellBodyCentered"/>
              <w:rPr>
                <w:rFonts w:ascii="Arial Narrow" w:hAnsi="Arial Narrow" w:cs="Arial"/>
                <w:color w:val="auto"/>
                <w:sz w:val="16"/>
                <w:szCs w:val="16"/>
                <w:lang w:val="ru-RU"/>
              </w:rPr>
            </w:pPr>
          </w:p>
          <w:p w14:paraId="55E67B77" w14:textId="77777777" w:rsidR="001977A2" w:rsidRPr="00BF38C6" w:rsidRDefault="001977A2" w:rsidP="001977A2">
            <w:pPr>
              <w:pStyle w:val="CellBodyCentered"/>
              <w:rPr>
                <w:rFonts w:ascii="Arial Narrow" w:hAnsi="Arial Narrow" w:cs="Arial"/>
                <w:color w:val="auto"/>
                <w:sz w:val="16"/>
                <w:szCs w:val="16"/>
                <w:lang w:val="ru-RU"/>
              </w:rPr>
            </w:pPr>
          </w:p>
          <w:p w14:paraId="061B67F7" w14:textId="77777777" w:rsidR="001977A2" w:rsidRPr="00BF38C6" w:rsidRDefault="001977A2" w:rsidP="001977A2">
            <w:pPr>
              <w:pStyle w:val="CellBodyCentered"/>
              <w:rPr>
                <w:rFonts w:ascii="Arial Narrow" w:hAnsi="Arial Narrow" w:cs="Arial"/>
                <w:color w:val="auto"/>
                <w:sz w:val="16"/>
                <w:szCs w:val="16"/>
                <w:lang w:val="ru-RU"/>
              </w:rPr>
            </w:pPr>
          </w:p>
          <w:p w14:paraId="64701923" w14:textId="77777777" w:rsidR="001977A2" w:rsidRPr="00BF38C6" w:rsidRDefault="001977A2" w:rsidP="001977A2">
            <w:pPr>
              <w:pStyle w:val="CellBodyCentered"/>
              <w:rPr>
                <w:rFonts w:ascii="Arial Narrow" w:hAnsi="Arial Narrow" w:cs="Arial"/>
                <w:color w:val="auto"/>
                <w:sz w:val="16"/>
                <w:szCs w:val="16"/>
                <w:lang w:val="ru-RU"/>
              </w:rPr>
            </w:pPr>
          </w:p>
          <w:p w14:paraId="3B814C93" w14:textId="77777777" w:rsidR="001977A2" w:rsidRPr="00BF38C6" w:rsidRDefault="001977A2" w:rsidP="001977A2">
            <w:pPr>
              <w:pStyle w:val="CellBodyCentered"/>
              <w:rPr>
                <w:rFonts w:ascii="Arial Narrow" w:hAnsi="Arial Narrow" w:cs="Arial"/>
                <w:color w:val="auto"/>
                <w:sz w:val="16"/>
                <w:szCs w:val="16"/>
                <w:lang w:val="ru-RU"/>
              </w:rPr>
            </w:pPr>
          </w:p>
          <w:p w14:paraId="6A637CB7" w14:textId="77777777" w:rsidR="001977A2" w:rsidRPr="00BF38C6" w:rsidRDefault="001977A2" w:rsidP="001977A2">
            <w:pPr>
              <w:pStyle w:val="CellBodyCentered"/>
              <w:rPr>
                <w:rFonts w:ascii="Arial Narrow" w:hAnsi="Arial Narrow" w:cs="Arial"/>
                <w:color w:val="auto"/>
                <w:sz w:val="16"/>
                <w:szCs w:val="16"/>
                <w:lang w:val="ru-RU"/>
              </w:rPr>
            </w:pPr>
          </w:p>
          <w:p w14:paraId="05B4661B" w14:textId="77777777" w:rsidR="001977A2" w:rsidRPr="00BF38C6" w:rsidRDefault="001977A2" w:rsidP="001977A2">
            <w:pPr>
              <w:pStyle w:val="CellBodyCentered"/>
              <w:rPr>
                <w:rFonts w:ascii="Arial Narrow" w:hAnsi="Arial Narrow" w:cs="Arial"/>
                <w:color w:val="auto"/>
                <w:sz w:val="16"/>
                <w:szCs w:val="16"/>
                <w:lang w:val="ru-RU"/>
              </w:rPr>
            </w:pPr>
          </w:p>
          <w:p w14:paraId="74BDC351" w14:textId="77777777" w:rsidR="001977A2" w:rsidRPr="00BF38C6" w:rsidRDefault="001977A2" w:rsidP="001977A2">
            <w:pPr>
              <w:pStyle w:val="CellBodyCentered"/>
              <w:rPr>
                <w:rFonts w:ascii="Arial Narrow" w:hAnsi="Arial Narrow" w:cs="Arial"/>
                <w:color w:val="auto"/>
                <w:sz w:val="16"/>
                <w:szCs w:val="16"/>
                <w:lang w:val="ru-RU"/>
              </w:rPr>
            </w:pPr>
          </w:p>
          <w:p w14:paraId="2EFAEC65" w14:textId="77777777" w:rsidR="001977A2" w:rsidRPr="00BF38C6" w:rsidRDefault="001977A2" w:rsidP="001977A2">
            <w:pPr>
              <w:pStyle w:val="CellBodyCentered"/>
              <w:rPr>
                <w:rFonts w:ascii="Arial Narrow" w:hAnsi="Arial Narrow" w:cs="Arial"/>
                <w:color w:val="auto"/>
                <w:sz w:val="16"/>
                <w:szCs w:val="16"/>
                <w:lang w:val="ru-RU"/>
              </w:rPr>
            </w:pPr>
          </w:p>
          <w:p w14:paraId="4ECB7AEE" w14:textId="77777777" w:rsidR="001977A2" w:rsidRPr="00BF38C6" w:rsidRDefault="001977A2" w:rsidP="001977A2">
            <w:pPr>
              <w:pStyle w:val="CellBodyCentered"/>
              <w:rPr>
                <w:rFonts w:ascii="Arial Narrow" w:hAnsi="Arial Narrow" w:cs="Arial"/>
                <w:color w:val="auto"/>
                <w:sz w:val="16"/>
                <w:szCs w:val="16"/>
                <w:lang w:val="en-GB"/>
              </w:rPr>
            </w:pPr>
          </w:p>
          <w:p w14:paraId="6F37CC1B" w14:textId="0F66900B" w:rsidR="001977A2" w:rsidRPr="00BF38C6" w:rsidRDefault="001977A2" w:rsidP="001977A2">
            <w:pPr>
              <w:pStyle w:val="CellBodyCentered"/>
              <w:rPr>
                <w:rFonts w:ascii="Arial Narrow" w:hAnsi="Arial Narrow" w:cs="Arial"/>
                <w:color w:val="auto"/>
                <w:sz w:val="16"/>
                <w:szCs w:val="16"/>
                <w:lang w:val="ru-RU"/>
              </w:rPr>
            </w:pPr>
          </w:p>
        </w:tc>
      </w:tr>
      <w:tr w:rsidR="001977A2" w:rsidRPr="00BF38C6" w14:paraId="077969B2" w14:textId="77777777" w:rsidTr="002A7110">
        <w:tc>
          <w:tcPr>
            <w:tcW w:w="3332" w:type="dxa"/>
            <w:tcBorders>
              <w:top w:val="single" w:sz="6" w:space="0" w:color="auto"/>
              <w:left w:val="single" w:sz="6" w:space="0" w:color="auto"/>
              <w:bottom w:val="single" w:sz="6" w:space="0" w:color="auto"/>
              <w:right w:val="single" w:sz="6" w:space="0" w:color="auto"/>
            </w:tcBorders>
          </w:tcPr>
          <w:p w14:paraId="17EBF612" w14:textId="77777777" w:rsidR="001977A2" w:rsidRPr="00BF38C6" w:rsidRDefault="001977A2" w:rsidP="001977A2">
            <w:pPr>
              <w:pStyle w:val="CellBody"/>
              <w:rPr>
                <w:rFonts w:ascii="Arial Narrow" w:hAnsi="Arial Narrow"/>
                <w:color w:val="auto"/>
                <w:sz w:val="16"/>
                <w:szCs w:val="16"/>
                <w:lang w:val="ru-RU"/>
              </w:rPr>
            </w:pPr>
          </w:p>
          <w:p w14:paraId="524BC609" w14:textId="1B6CC49E" w:rsidR="001977A2" w:rsidDel="008636A2" w:rsidRDefault="001977A2" w:rsidP="001977A2">
            <w:pPr>
              <w:pStyle w:val="CellBody"/>
              <w:rPr>
                <w:del w:id="1717" w:author="Zhunisbayev, Olzhasbek [Bolashak Atyrau Limited]" w:date="2024-10-30T17:57:00Z" w16du:dateUtc="2024-10-30T12:57:00Z"/>
                <w:rFonts w:ascii="Arial Narrow" w:hAnsi="Arial Narrow"/>
                <w:color w:val="auto"/>
                <w:sz w:val="16"/>
                <w:szCs w:val="16"/>
              </w:rPr>
            </w:pPr>
            <w:del w:id="1718" w:author="Zhunisbayev, Olzhasbek [Bolashak Atyrau Limited]" w:date="2024-10-30T17:57:00Z" w16du:dateUtc="2024-10-30T12:57:00Z">
              <w:r w:rsidRPr="00BF38C6" w:rsidDel="004A67F7">
                <w:rPr>
                  <w:rFonts w:ascii="Arial Narrow" w:hAnsi="Arial Narrow"/>
                  <w:color w:val="auto"/>
                  <w:sz w:val="16"/>
                  <w:szCs w:val="16"/>
                  <w:lang w:val="ru-RU"/>
                </w:rPr>
                <w:delText>CC – ОТРАБОТАННАЯ ЩЕЛОЧЬ</w:delText>
              </w:r>
            </w:del>
          </w:p>
          <w:p w14:paraId="454E2BF4" w14:textId="77777777" w:rsidR="008636A2" w:rsidRPr="00BF38C6" w:rsidRDefault="008636A2" w:rsidP="008636A2">
            <w:pPr>
              <w:pStyle w:val="CellBody"/>
              <w:rPr>
                <w:ins w:id="1719" w:author="Zhunisbayev, Olzhasbek [Bolashak Atyrau Limited]" w:date="2024-10-30T18:11:00Z" w16du:dateUtc="2024-10-30T13:11:00Z"/>
                <w:rFonts w:ascii="Arial Narrow" w:hAnsi="Arial Narrow"/>
                <w:color w:val="auto"/>
                <w:sz w:val="16"/>
                <w:szCs w:val="16"/>
                <w:lang w:val="ru-RU"/>
              </w:rPr>
            </w:pPr>
            <w:ins w:id="1720" w:author="Zhunisbayev, Olzhasbek [Bolashak Atyrau Limited]" w:date="2024-10-30T18:11:00Z" w16du:dateUtc="2024-10-30T13:11:00Z">
              <w:r w:rsidRPr="00BF38C6">
                <w:rPr>
                  <w:rFonts w:ascii="Arial Narrow" w:hAnsi="Arial Narrow"/>
                  <w:color w:val="auto"/>
                  <w:sz w:val="16"/>
                  <w:szCs w:val="16"/>
                  <w:lang w:val="ru-RU"/>
                </w:rPr>
                <w:t>DL- ДРЕНАЖ, ПРОМЛИВНЕВ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ins>
          </w:p>
          <w:p w14:paraId="3FF93BA2" w14:textId="737390DB" w:rsidR="001977A2" w:rsidRPr="00BF38C6" w:rsidDel="004A67F7" w:rsidRDefault="001977A2" w:rsidP="001977A2">
            <w:pPr>
              <w:pStyle w:val="CellBody"/>
              <w:rPr>
                <w:del w:id="1721" w:author="Zhunisbayev, Olzhasbek [Bolashak Atyrau Limited]" w:date="2024-10-30T17:57:00Z" w16du:dateUtc="2024-10-30T12:57:00Z"/>
                <w:rFonts w:ascii="Arial Narrow" w:hAnsi="Arial Narrow" w:cs="Arial"/>
                <w:color w:val="auto"/>
                <w:sz w:val="16"/>
                <w:szCs w:val="16"/>
                <w:lang w:val="ru-RU"/>
              </w:rPr>
            </w:pPr>
            <w:del w:id="1722" w:author="Zhunisbayev, Olzhasbek [Bolashak Atyrau Limited]" w:date="2024-10-30T17:57:00Z" w16du:dateUtc="2024-10-30T12:57:00Z">
              <w:r w:rsidRPr="00BF38C6" w:rsidDel="004A67F7">
                <w:rPr>
                  <w:rFonts w:ascii="Arial Narrow" w:hAnsi="Arial Narrow"/>
                  <w:color w:val="auto"/>
                  <w:sz w:val="16"/>
                  <w:szCs w:val="16"/>
                  <w:lang w:val="ru-RU"/>
                </w:rPr>
                <w:delText>CCS – КАУСТИЧЕСКАЯ СОДА</w:delText>
              </w:r>
            </w:del>
          </w:p>
          <w:p w14:paraId="57719310" w14:textId="2EC168F0" w:rsidR="001977A2" w:rsidRPr="00BF38C6" w:rsidDel="004A67F7" w:rsidRDefault="001977A2" w:rsidP="001977A2">
            <w:pPr>
              <w:pStyle w:val="CellBody"/>
              <w:rPr>
                <w:del w:id="1723" w:author="Zhunisbayev, Olzhasbek [Bolashak Atyrau Limited]" w:date="2024-10-30T17:57:00Z" w16du:dateUtc="2024-10-30T12:57:00Z"/>
                <w:rFonts w:ascii="Arial Narrow" w:hAnsi="Arial Narrow"/>
                <w:color w:val="auto"/>
                <w:sz w:val="16"/>
                <w:szCs w:val="16"/>
                <w:lang w:val="ru-RU"/>
              </w:rPr>
            </w:pPr>
            <w:del w:id="1724" w:author="Zhunisbayev, Olzhasbek [Bolashak Atyrau Limited]" w:date="2024-10-30T17:57:00Z" w16du:dateUtc="2024-10-30T12:57:00Z">
              <w:r w:rsidRPr="00BF38C6" w:rsidDel="004A67F7">
                <w:rPr>
                  <w:rFonts w:ascii="Arial Narrow" w:hAnsi="Arial Narrow"/>
                  <w:color w:val="auto"/>
                  <w:sz w:val="16"/>
                  <w:szCs w:val="16"/>
                  <w:lang w:val="ru-RU"/>
                </w:rPr>
                <w:delText>DCS – ДРЕНАЖ, ЩЕЛОЧЬ</w:delText>
              </w:r>
            </w:del>
          </w:p>
          <w:p w14:paraId="3B23A527"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SL</w:t>
            </w:r>
            <w:r w:rsidRPr="00BF38C6">
              <w:rPr>
                <w:rFonts w:ascii="Arial Narrow" w:hAnsi="Arial Narrow" w:cs="Arial"/>
                <w:color w:val="auto"/>
                <w:sz w:val="16"/>
                <w:szCs w:val="16"/>
                <w:lang w:val="ru-RU"/>
              </w:rPr>
              <w:t xml:space="preserve"> – ПАР, НИЗКОЕ ДАВЛЕНИЕ</w:t>
            </w:r>
          </w:p>
          <w:p w14:paraId="6183A8ED"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SM</w:t>
            </w:r>
            <w:r w:rsidRPr="00BF38C6">
              <w:rPr>
                <w:rFonts w:ascii="Arial Narrow" w:hAnsi="Arial Narrow" w:cs="Arial"/>
                <w:color w:val="auto"/>
                <w:sz w:val="16"/>
                <w:szCs w:val="16"/>
                <w:lang w:val="ru-RU"/>
              </w:rPr>
              <w:t xml:space="preserve"> – ПАР, СРЕДНЕЕ ДАВЛЕНИЕ</w:t>
            </w:r>
          </w:p>
          <w:p w14:paraId="12F46B2F"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ST</w:t>
            </w:r>
            <w:r w:rsidRPr="00BF38C6">
              <w:rPr>
                <w:rFonts w:ascii="Arial Narrow" w:hAnsi="Arial Narrow" w:cs="Arial"/>
                <w:color w:val="auto"/>
                <w:sz w:val="16"/>
                <w:szCs w:val="16"/>
                <w:lang w:val="ru-RU"/>
              </w:rPr>
              <w:t xml:space="preserve"> – ПАРОВОЙ СПУТНИК</w:t>
            </w:r>
          </w:p>
          <w:p w14:paraId="181351E6" w14:textId="77777777" w:rsidR="007B50D1" w:rsidRPr="00BF38C6" w:rsidRDefault="007B50D1" w:rsidP="007B50D1">
            <w:pPr>
              <w:pStyle w:val="CellBody"/>
              <w:rPr>
                <w:ins w:id="1725" w:author="Zhunisbayev, Olzhasbek [Bolashak Atyrau Limited]" w:date="2024-10-30T18:11:00Z" w16du:dateUtc="2024-10-30T13:11:00Z"/>
                <w:rFonts w:ascii="Arial Narrow" w:hAnsi="Arial Narrow" w:cs="Arial"/>
                <w:color w:val="auto"/>
                <w:sz w:val="16"/>
                <w:szCs w:val="16"/>
                <w:lang w:val="ru-RU"/>
              </w:rPr>
            </w:pPr>
            <w:ins w:id="1726" w:author="Zhunisbayev, Olzhasbek [Bolashak Atyrau Limited]" w:date="2024-10-30T18:11:00Z" w16du:dateUtc="2024-10-30T13:11:00Z">
              <w:r w:rsidRPr="00BF38C6">
                <w:rPr>
                  <w:rFonts w:ascii="Arial Narrow" w:hAnsi="Arial Narrow" w:cs="Arial"/>
                  <w:color w:val="auto"/>
                  <w:sz w:val="16"/>
                  <w:szCs w:val="16"/>
                  <w:lang w:val="en-GB"/>
                </w:rPr>
                <w:t>TH</w:t>
              </w:r>
              <w:r w:rsidRPr="00BF38C6">
                <w:rPr>
                  <w:rFonts w:ascii="Arial Narrow" w:hAnsi="Arial Narrow" w:cs="Arial"/>
                  <w:color w:val="auto"/>
                  <w:sz w:val="16"/>
                  <w:szCs w:val="16"/>
                  <w:lang w:val="ru-RU"/>
                </w:rPr>
                <w:t xml:space="preserve"> – КОНДЕНСАТ, ВЫСОКОЕ ДАВЛЕНИЕ</w:t>
              </w:r>
            </w:ins>
          </w:p>
          <w:p w14:paraId="45C0B0CE" w14:textId="147A0B6D"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p>
          <w:p w14:paraId="0C4BBAA9"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TM</w:t>
            </w:r>
            <w:r w:rsidRPr="00BF38C6">
              <w:rPr>
                <w:rFonts w:ascii="Arial Narrow" w:hAnsi="Arial Narrow" w:cs="Arial"/>
                <w:color w:val="auto"/>
                <w:sz w:val="16"/>
                <w:szCs w:val="16"/>
                <w:lang w:val="ru-RU"/>
              </w:rPr>
              <w:t xml:space="preserve"> –КОНДЕНСАТ, СРЕДНЕЕ ДАВЛЕНИЕ</w:t>
            </w:r>
          </w:p>
          <w:p w14:paraId="5044A77B"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 xml:space="preserve">WD – </w:t>
            </w:r>
            <w:r w:rsidRPr="00BF38C6">
              <w:rPr>
                <w:rFonts w:ascii="Arial Narrow" w:hAnsi="Arial Narrow" w:cs="Arial"/>
                <w:color w:val="auto"/>
                <w:sz w:val="16"/>
                <w:szCs w:val="16"/>
                <w:lang w:val="ru-RU"/>
              </w:rPr>
              <w:t>ПИТЬЕВАЯ ВОДА</w:t>
            </w:r>
          </w:p>
        </w:tc>
        <w:tc>
          <w:tcPr>
            <w:tcW w:w="720" w:type="dxa"/>
            <w:tcBorders>
              <w:top w:val="single" w:sz="6" w:space="0" w:color="auto"/>
              <w:left w:val="single" w:sz="6" w:space="0" w:color="auto"/>
              <w:bottom w:val="single" w:sz="6" w:space="0" w:color="auto"/>
              <w:right w:val="single" w:sz="6" w:space="0" w:color="auto"/>
            </w:tcBorders>
          </w:tcPr>
          <w:p w14:paraId="74D9FB76" w14:textId="77777777" w:rsidR="001977A2" w:rsidRPr="00BF38C6" w:rsidRDefault="001977A2" w:rsidP="001977A2">
            <w:pPr>
              <w:pStyle w:val="CellBodyCentered"/>
              <w:rPr>
                <w:rFonts w:ascii="Arial Narrow" w:hAnsi="Arial Narrow"/>
                <w:b/>
                <w:color w:val="auto"/>
                <w:sz w:val="16"/>
                <w:szCs w:val="16"/>
                <w:lang w:val="ru-RU"/>
              </w:rPr>
            </w:pPr>
          </w:p>
          <w:p w14:paraId="6990DFA4" w14:textId="77777777" w:rsidR="001977A2" w:rsidRPr="00BF38C6" w:rsidRDefault="001977A2" w:rsidP="001977A2">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300H25</w:t>
            </w:r>
          </w:p>
        </w:tc>
        <w:tc>
          <w:tcPr>
            <w:tcW w:w="720" w:type="dxa"/>
            <w:tcBorders>
              <w:top w:val="single" w:sz="6" w:space="0" w:color="auto"/>
              <w:left w:val="single" w:sz="6" w:space="0" w:color="auto"/>
              <w:bottom w:val="single" w:sz="6" w:space="0" w:color="auto"/>
              <w:right w:val="single" w:sz="6" w:space="0" w:color="auto"/>
            </w:tcBorders>
          </w:tcPr>
          <w:p w14:paraId="75E0877E" w14:textId="77777777" w:rsidR="001977A2" w:rsidRPr="00BF38C6" w:rsidRDefault="001977A2" w:rsidP="001977A2">
            <w:pPr>
              <w:pStyle w:val="CellBodyCentered"/>
              <w:rPr>
                <w:rFonts w:ascii="Arial Narrow" w:hAnsi="Arial Narrow"/>
                <w:color w:val="auto"/>
                <w:sz w:val="16"/>
                <w:szCs w:val="16"/>
                <w:lang w:val="ru-RU"/>
              </w:rPr>
            </w:pPr>
          </w:p>
          <w:p w14:paraId="41BAE2B6"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3998365C" w14:textId="77777777" w:rsidR="001977A2" w:rsidRPr="00BF38C6" w:rsidRDefault="001977A2" w:rsidP="001977A2">
            <w:pPr>
              <w:pStyle w:val="CellBodyCentered"/>
              <w:rPr>
                <w:rFonts w:ascii="Arial Narrow" w:hAnsi="Arial Narrow"/>
                <w:color w:val="auto"/>
                <w:sz w:val="16"/>
                <w:szCs w:val="16"/>
                <w:lang w:val="ru-RU"/>
              </w:rPr>
            </w:pPr>
          </w:p>
          <w:p w14:paraId="3161BED4" w14:textId="77777777" w:rsidR="001977A2" w:rsidRPr="00BF38C6" w:rsidRDefault="001977A2" w:rsidP="001977A2">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0DE29593"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4ABB147C" w14:textId="77777777" w:rsidR="001977A2" w:rsidRPr="00BF38C6" w:rsidRDefault="001977A2" w:rsidP="001977A2">
            <w:pPr>
              <w:pStyle w:val="CellBodyCentered"/>
              <w:rPr>
                <w:rFonts w:ascii="Arial Narrow" w:hAnsi="Arial Narrow"/>
                <w:color w:val="auto"/>
                <w:sz w:val="16"/>
                <w:szCs w:val="16"/>
                <w:lang w:val="ru-RU"/>
              </w:rPr>
            </w:pPr>
          </w:p>
          <w:p w14:paraId="060DBBA8" w14:textId="38C8ED68" w:rsidR="001977A2" w:rsidRPr="00BF38C6" w:rsidRDefault="001977A2" w:rsidP="001977A2">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57E4D101" w14:textId="77777777" w:rsidR="001977A2" w:rsidRPr="00BF38C6" w:rsidRDefault="001977A2" w:rsidP="001977A2">
            <w:pPr>
              <w:pStyle w:val="CellBodyCentered"/>
              <w:rPr>
                <w:rFonts w:ascii="Arial Narrow" w:hAnsi="Arial Narrow"/>
                <w:color w:val="auto"/>
                <w:sz w:val="16"/>
                <w:szCs w:val="16"/>
                <w:lang w:val="ru-RU"/>
              </w:rPr>
            </w:pPr>
          </w:p>
          <w:p w14:paraId="44699C73" w14:textId="77777777" w:rsidR="001977A2" w:rsidRDefault="001977A2" w:rsidP="001977A2">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22A3BB8D" w14:textId="77777777" w:rsidR="001977A2" w:rsidRPr="00BF38C6" w:rsidRDefault="001977A2" w:rsidP="001977A2">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3F2CB9C2" w14:textId="21794570" w:rsidR="001977A2" w:rsidRPr="00BF38C6" w:rsidRDefault="001977A2" w:rsidP="001977A2">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31DF1D32" w14:textId="77777777" w:rsidR="001977A2" w:rsidRPr="00BF38C6" w:rsidRDefault="001977A2" w:rsidP="001977A2">
            <w:pPr>
              <w:pStyle w:val="CellBodyCentered"/>
              <w:rPr>
                <w:rFonts w:ascii="Arial Narrow" w:hAnsi="Arial Narrow"/>
                <w:color w:val="auto"/>
                <w:sz w:val="16"/>
                <w:szCs w:val="16"/>
                <w:lang w:val="ru-RU"/>
              </w:rPr>
            </w:pPr>
          </w:p>
          <w:p w14:paraId="576FE798" w14:textId="7A9DE78F"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+343 °C</w:t>
            </w:r>
          </w:p>
        </w:tc>
        <w:tc>
          <w:tcPr>
            <w:tcW w:w="1951" w:type="dxa"/>
            <w:tcBorders>
              <w:top w:val="single" w:sz="6" w:space="0" w:color="auto"/>
              <w:left w:val="single" w:sz="6" w:space="0" w:color="auto"/>
              <w:bottom w:val="single" w:sz="6" w:space="0" w:color="auto"/>
              <w:right w:val="single" w:sz="6" w:space="0" w:color="auto"/>
            </w:tcBorders>
          </w:tcPr>
          <w:p w14:paraId="7B14A9A7" w14:textId="77777777" w:rsidR="001977A2" w:rsidRPr="00BF38C6" w:rsidRDefault="001977A2" w:rsidP="001977A2">
            <w:pPr>
              <w:pStyle w:val="CellBody"/>
              <w:rPr>
                <w:rFonts w:ascii="Arial Narrow" w:hAnsi="Arial Narrow"/>
                <w:color w:val="auto"/>
                <w:sz w:val="16"/>
                <w:szCs w:val="16"/>
                <w:u w:val="single"/>
                <w:lang w:val="ru-RU"/>
              </w:rPr>
            </w:pPr>
          </w:p>
          <w:p w14:paraId="3E2AA620" w14:textId="77777777" w:rsidR="001977A2" w:rsidRPr="00BF38C6" w:rsidRDefault="001977A2" w:rsidP="001977A2">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061F4FDC" w14:textId="748BAD03" w:rsidR="001977A2" w:rsidRPr="00BF38C6" w:rsidRDefault="001977A2" w:rsidP="001977A2">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51,1 бар (изб.)</w:t>
            </w:r>
          </w:p>
          <w:p w14:paraId="7A476896" w14:textId="086B9DAA"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50,1 </w:t>
            </w:r>
            <w:r w:rsidRPr="00BF38C6">
              <w:rPr>
                <w:rFonts w:ascii="Arial Narrow" w:hAnsi="Arial Narrow"/>
                <w:color w:val="auto"/>
                <w:sz w:val="16"/>
                <w:szCs w:val="16"/>
                <w:lang w:val="ru-RU"/>
              </w:rPr>
              <w:t>бар (изб.)</w:t>
            </w:r>
          </w:p>
          <w:p w14:paraId="20842F24" w14:textId="52EE5E16"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46,6 </w:t>
            </w:r>
            <w:r w:rsidRPr="00BF38C6">
              <w:rPr>
                <w:rFonts w:ascii="Arial Narrow" w:hAnsi="Arial Narrow"/>
                <w:color w:val="auto"/>
                <w:sz w:val="16"/>
                <w:szCs w:val="16"/>
                <w:lang w:val="ru-RU"/>
              </w:rPr>
              <w:t>бар (изб.)</w:t>
            </w:r>
          </w:p>
          <w:p w14:paraId="0A113A3E" w14:textId="7A08CC70"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45,1 </w:t>
            </w:r>
            <w:r w:rsidRPr="00BF38C6">
              <w:rPr>
                <w:rFonts w:ascii="Arial Narrow" w:hAnsi="Arial Narrow"/>
                <w:color w:val="auto"/>
                <w:sz w:val="16"/>
                <w:szCs w:val="16"/>
                <w:lang w:val="ru-RU"/>
              </w:rPr>
              <w:t>бар (изб.)</w:t>
            </w:r>
          </w:p>
          <w:p w14:paraId="51F41EE9" w14:textId="22A32E3D"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43,8 </w:t>
            </w:r>
            <w:r w:rsidRPr="00BF38C6">
              <w:rPr>
                <w:rFonts w:ascii="Arial Narrow" w:hAnsi="Arial Narrow"/>
                <w:color w:val="auto"/>
                <w:sz w:val="16"/>
                <w:szCs w:val="16"/>
                <w:lang w:val="ru-RU"/>
              </w:rPr>
              <w:t>бар (изб.)</w:t>
            </w:r>
          </w:p>
          <w:p w14:paraId="1D52A7F0" w14:textId="3A3ED3E6"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41,9 </w:t>
            </w:r>
            <w:r w:rsidRPr="00BF38C6">
              <w:rPr>
                <w:rFonts w:ascii="Arial Narrow" w:hAnsi="Arial Narrow"/>
                <w:color w:val="auto"/>
                <w:sz w:val="16"/>
                <w:szCs w:val="16"/>
                <w:lang w:val="ru-RU"/>
              </w:rPr>
              <w:t>бар (изб.)</w:t>
            </w:r>
          </w:p>
          <w:p w14:paraId="07016D1F" w14:textId="6658B77F"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39,8 </w:t>
            </w:r>
            <w:r w:rsidRPr="00BF38C6">
              <w:rPr>
                <w:rFonts w:ascii="Arial Narrow" w:hAnsi="Arial Narrow"/>
                <w:color w:val="auto"/>
                <w:sz w:val="16"/>
                <w:szCs w:val="16"/>
                <w:lang w:val="ru-RU"/>
              </w:rPr>
              <w:t>бар (изб.)</w:t>
            </w:r>
          </w:p>
          <w:p w14:paraId="5CC3E3F3" w14:textId="6EE63DE7" w:rsidR="001977A2" w:rsidRPr="00BF38C6" w:rsidRDefault="001977A2" w:rsidP="001977A2">
            <w:pPr>
              <w:pStyle w:val="CellBody"/>
              <w:rPr>
                <w:rFonts w:ascii="Arial Narrow" w:hAnsi="Arial Narrow"/>
                <w:color w:val="auto"/>
                <w:sz w:val="16"/>
                <w:szCs w:val="16"/>
                <w:lang w:val="ru-RU"/>
                <w:rPrChange w:id="1727" w:author="Zhunisbayev, Olzhasbek A [Bolashak Atyrau Limited]" w:date="2022-06-06T22:35:00Z">
                  <w:rPr>
                    <w:rFonts w:ascii="Arial" w:hAnsi="Arial"/>
                    <w:color w:val="auto"/>
                    <w:sz w:val="16"/>
                  </w:rPr>
                </w:rPrChange>
              </w:rPr>
            </w:pPr>
            <w:r w:rsidRPr="00BF38C6">
              <w:rPr>
                <w:rFonts w:ascii="Arial Narrow" w:hAnsi="Arial Narrow"/>
                <w:color w:val="auto"/>
                <w:sz w:val="16"/>
                <w:szCs w:val="16"/>
                <w:lang w:val="ru-RU"/>
              </w:rPr>
              <w:t>343 °</w:t>
            </w:r>
            <w:r w:rsidRPr="00BF38C6">
              <w:rPr>
                <w:rFonts w:ascii="Arial Narrow" w:hAnsi="Arial Narrow"/>
                <w:snapToGrid w:val="0"/>
                <w:color w:val="auto"/>
                <w:sz w:val="16"/>
                <w:szCs w:val="16"/>
                <w:lang w:val="ru-RU"/>
              </w:rPr>
              <w:t xml:space="preserve">C = 37,9 </w:t>
            </w:r>
            <w:r w:rsidRPr="00BF38C6">
              <w:rPr>
                <w:rFonts w:ascii="Arial Narrow" w:hAnsi="Arial Narrow"/>
                <w:color w:val="auto"/>
                <w:sz w:val="16"/>
                <w:szCs w:val="16"/>
                <w:lang w:val="ru-RU"/>
              </w:rPr>
              <w:t>бар (изб.)</w:t>
            </w:r>
          </w:p>
          <w:p w14:paraId="620CC920" w14:textId="77777777" w:rsidR="001977A2" w:rsidRPr="00BF38C6" w:rsidRDefault="001977A2" w:rsidP="001977A2">
            <w:pPr>
              <w:pStyle w:val="CellBody"/>
              <w:rPr>
                <w:rFonts w:ascii="Arial Narrow" w:hAnsi="Arial Narrow"/>
                <w:color w:val="auto"/>
                <w:sz w:val="16"/>
                <w:szCs w:val="16"/>
                <w:lang w:val="ru-RU"/>
                <w:rPrChange w:id="1728" w:author="Zhunisbayev, Olzhasbek A [Bolashak Atyrau Limited]" w:date="2022-06-06T22:35:00Z">
                  <w:rPr>
                    <w:rFonts w:ascii="Arial" w:hAnsi="Arial"/>
                    <w:color w:val="auto"/>
                    <w:sz w:val="16"/>
                  </w:rPr>
                </w:rPrChange>
              </w:rPr>
            </w:pPr>
          </w:p>
        </w:tc>
        <w:tc>
          <w:tcPr>
            <w:tcW w:w="611" w:type="dxa"/>
            <w:tcBorders>
              <w:top w:val="single" w:sz="6" w:space="0" w:color="auto"/>
              <w:left w:val="single" w:sz="6" w:space="0" w:color="auto"/>
              <w:bottom w:val="single" w:sz="6" w:space="0" w:color="auto"/>
              <w:right w:val="single" w:sz="6" w:space="0" w:color="auto"/>
            </w:tcBorders>
          </w:tcPr>
          <w:p w14:paraId="1F8CC763" w14:textId="77777777" w:rsidR="001977A2" w:rsidRPr="00BF38C6" w:rsidRDefault="001977A2" w:rsidP="001977A2">
            <w:pPr>
              <w:pStyle w:val="CellBodyCentered"/>
              <w:rPr>
                <w:rFonts w:ascii="Arial Narrow" w:hAnsi="Arial Narrow"/>
                <w:color w:val="auto"/>
                <w:sz w:val="16"/>
                <w:szCs w:val="16"/>
                <w:lang w:val="ru-RU"/>
              </w:rPr>
            </w:pPr>
          </w:p>
          <w:p w14:paraId="76C9F6FB" w14:textId="5EB2E543" w:rsidR="001977A2" w:rsidRPr="00BF38C6" w:rsidDel="007B50D1" w:rsidRDefault="001977A2" w:rsidP="007B50D1">
            <w:pPr>
              <w:pStyle w:val="CellBodyCentered"/>
              <w:rPr>
                <w:del w:id="1729" w:author="Zhunisbayev, Olzhasbek [Bolashak Atyrau Limited]" w:date="2024-10-30T18:12:00Z" w16du:dateUtc="2024-10-30T13:12:00Z"/>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Прим. 3, </w:t>
            </w:r>
            <w:r w:rsidRPr="00BF38C6">
              <w:rPr>
                <w:rFonts w:ascii="Arial Narrow" w:hAnsi="Arial Narrow" w:cs="Arial"/>
                <w:color w:val="auto"/>
                <w:sz w:val="16"/>
                <w:szCs w:val="16"/>
                <w:lang w:val="ru-RU"/>
              </w:rPr>
              <w:br/>
            </w:r>
            <w:del w:id="1730" w:author="Zhunisbayev, Olzhasbek [Bolashak Atyrau Limited]" w:date="2024-10-30T18:12:00Z" w16du:dateUtc="2024-10-30T13:12:00Z">
              <w:r w:rsidRPr="00BF38C6" w:rsidDel="007B50D1">
                <w:rPr>
                  <w:rFonts w:ascii="Arial Narrow" w:hAnsi="Arial Narrow" w:cs="Arial"/>
                  <w:color w:val="auto"/>
                  <w:sz w:val="16"/>
                  <w:szCs w:val="16"/>
                  <w:lang w:val="ru-RU"/>
                </w:rPr>
                <w:delText>Все раз-меры для СС</w:delText>
              </w:r>
            </w:del>
          </w:p>
          <w:p w14:paraId="3D14E91B" w14:textId="20955974" w:rsidR="001977A2" w:rsidRPr="00BF38C6" w:rsidDel="007B50D1" w:rsidRDefault="001977A2" w:rsidP="007B50D1">
            <w:pPr>
              <w:pStyle w:val="CellBodyCentered"/>
              <w:rPr>
                <w:del w:id="1731" w:author="Zhunisbayev, Olzhasbek [Bolashak Atyrau Limited]" w:date="2024-10-30T18:12:00Z" w16du:dateUtc="2024-10-30T13:12:00Z"/>
                <w:rFonts w:ascii="Arial Narrow" w:hAnsi="Arial Narrow" w:cs="Arial"/>
                <w:color w:val="auto"/>
                <w:sz w:val="16"/>
                <w:szCs w:val="16"/>
                <w:lang w:val="ru-RU"/>
              </w:rPr>
            </w:pPr>
            <w:del w:id="1732" w:author="Zhunisbayev, Olzhasbek [Bolashak Atyrau Limited]" w:date="2024-10-30T18:12:00Z" w16du:dateUtc="2024-10-30T13:12:00Z">
              <w:r w:rsidRPr="00BF38C6" w:rsidDel="007B50D1">
                <w:rPr>
                  <w:rFonts w:ascii="Arial Narrow" w:hAnsi="Arial Narrow" w:cs="Arial"/>
                  <w:color w:val="auto"/>
                  <w:sz w:val="16"/>
                  <w:szCs w:val="16"/>
                  <w:lang w:val="ru-RU"/>
                </w:rPr>
                <w:delText>ССS</w:delText>
              </w:r>
            </w:del>
          </w:p>
          <w:p w14:paraId="663F7644" w14:textId="1C9585BE" w:rsidR="001977A2" w:rsidRPr="00BF38C6" w:rsidRDefault="001977A2" w:rsidP="007B50D1">
            <w:pPr>
              <w:pStyle w:val="CellBodyCentered"/>
              <w:rPr>
                <w:rFonts w:ascii="Arial Narrow" w:hAnsi="Arial Narrow" w:cs="Arial"/>
                <w:color w:val="auto"/>
                <w:sz w:val="16"/>
                <w:szCs w:val="16"/>
                <w:lang w:val="ru-RU"/>
              </w:rPr>
            </w:pPr>
            <w:del w:id="1733" w:author="Zhunisbayev, Olzhasbek [Bolashak Atyrau Limited]" w:date="2024-10-30T18:12:00Z" w16du:dateUtc="2024-10-30T13:12:00Z">
              <w:r w:rsidRPr="00BF38C6" w:rsidDel="007B50D1">
                <w:rPr>
                  <w:rFonts w:ascii="Arial Narrow" w:hAnsi="Arial Narrow" w:cs="Arial"/>
                  <w:color w:val="auto"/>
                  <w:sz w:val="16"/>
                  <w:szCs w:val="16"/>
                  <w:lang w:val="ru-RU"/>
                </w:rPr>
                <w:delText>DCS</w:delText>
              </w:r>
            </w:del>
          </w:p>
        </w:tc>
        <w:tc>
          <w:tcPr>
            <w:tcW w:w="450" w:type="dxa"/>
            <w:tcBorders>
              <w:top w:val="single" w:sz="6" w:space="0" w:color="auto"/>
              <w:left w:val="single" w:sz="6" w:space="0" w:color="auto"/>
              <w:bottom w:val="single" w:sz="6" w:space="0" w:color="auto"/>
              <w:right w:val="single" w:sz="6" w:space="0" w:color="auto"/>
            </w:tcBorders>
          </w:tcPr>
          <w:p w14:paraId="2BA8F728" w14:textId="77777777" w:rsidR="001977A2" w:rsidRPr="00BF38C6" w:rsidRDefault="001977A2" w:rsidP="001977A2">
            <w:pPr>
              <w:pStyle w:val="CellBodyCentered"/>
              <w:rPr>
                <w:rFonts w:ascii="Arial Narrow" w:hAnsi="Arial Narrow"/>
                <w:color w:val="auto"/>
                <w:sz w:val="16"/>
                <w:szCs w:val="16"/>
                <w:lang w:val="ru-RU"/>
              </w:rPr>
            </w:pPr>
          </w:p>
          <w:p w14:paraId="0C1E74F4"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tc>
      </w:tr>
      <w:tr w:rsidR="001977A2" w:rsidRPr="00BF38C6" w14:paraId="46D92CCE" w14:textId="77777777" w:rsidTr="002A7110">
        <w:trPr>
          <w:trHeight w:val="732"/>
        </w:trPr>
        <w:tc>
          <w:tcPr>
            <w:tcW w:w="3332" w:type="dxa"/>
            <w:tcBorders>
              <w:top w:val="single" w:sz="6" w:space="0" w:color="auto"/>
              <w:left w:val="single" w:sz="6" w:space="0" w:color="auto"/>
              <w:bottom w:val="single" w:sz="6" w:space="0" w:color="auto"/>
              <w:right w:val="single" w:sz="6" w:space="0" w:color="auto"/>
            </w:tcBorders>
          </w:tcPr>
          <w:p w14:paraId="57D875DA" w14:textId="77777777" w:rsidR="001977A2" w:rsidRPr="00BF38C6" w:rsidRDefault="001977A2" w:rsidP="001977A2">
            <w:pPr>
              <w:pStyle w:val="CellBody"/>
              <w:rPr>
                <w:rFonts w:ascii="Arial Narrow" w:hAnsi="Arial Narrow"/>
                <w:color w:val="auto"/>
                <w:sz w:val="16"/>
                <w:szCs w:val="16"/>
                <w:lang w:val="ru-RU"/>
              </w:rPr>
            </w:pPr>
          </w:p>
          <w:p w14:paraId="262E2222"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VI – ВОЗДУХ КИП</w:t>
            </w:r>
          </w:p>
          <w:p w14:paraId="52E04871"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WF –ПРОТИВОПОЖАРНАЯ ВОДА (НАДЗЕМНЫЕ)</w:t>
            </w:r>
          </w:p>
          <w:p w14:paraId="01480BF1" w14:textId="328D95AF"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WRA – НЕОЧИЩ</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 СЫРАЯ ВОДА (НАДЗЕМНЫЕ)</w:t>
            </w:r>
          </w:p>
        </w:tc>
        <w:tc>
          <w:tcPr>
            <w:tcW w:w="720" w:type="dxa"/>
            <w:tcBorders>
              <w:top w:val="single" w:sz="6" w:space="0" w:color="auto"/>
              <w:left w:val="single" w:sz="6" w:space="0" w:color="auto"/>
              <w:bottom w:val="single" w:sz="6" w:space="0" w:color="auto"/>
              <w:right w:val="single" w:sz="6" w:space="0" w:color="auto"/>
            </w:tcBorders>
          </w:tcPr>
          <w:p w14:paraId="43FEDDD0" w14:textId="77777777" w:rsidR="001977A2" w:rsidRPr="00BF38C6" w:rsidRDefault="001977A2" w:rsidP="001977A2">
            <w:pPr>
              <w:pStyle w:val="CellBodyCentered"/>
              <w:rPr>
                <w:rFonts w:ascii="Arial Narrow" w:hAnsi="Arial Narrow"/>
                <w:b/>
                <w:color w:val="auto"/>
                <w:sz w:val="16"/>
                <w:szCs w:val="16"/>
                <w:lang w:val="ru-RU"/>
              </w:rPr>
            </w:pPr>
          </w:p>
          <w:p w14:paraId="2390566C" w14:textId="7A51C7D3" w:rsidR="001977A2" w:rsidRPr="00BF38C6" w:rsidRDefault="001977A2" w:rsidP="001977A2">
            <w:pPr>
              <w:pStyle w:val="CellBodyCentered"/>
              <w:rPr>
                <w:rFonts w:ascii="Arial Narrow" w:hAnsi="Arial Narrow" w:cs="Arial"/>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263296" behindDoc="0" locked="0" layoutInCell="1" allowOverlap="1" wp14:anchorId="1564844F" wp14:editId="033BD3D8">
                      <wp:simplePos x="0" y="0"/>
                      <wp:positionH relativeFrom="column">
                        <wp:posOffset>-406845</wp:posOffset>
                      </wp:positionH>
                      <wp:positionV relativeFrom="paragraph">
                        <wp:posOffset>400091</wp:posOffset>
                      </wp:positionV>
                      <wp:extent cx="973455" cy="221615"/>
                      <wp:effectExtent l="0" t="0" r="55245" b="64135"/>
                      <wp:wrapNone/>
                      <wp:docPr id="1460193452"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7B7C31F6" w14:textId="77777777" w:rsidR="001977A2" w:rsidRPr="0062771D" w:rsidRDefault="001977A2" w:rsidP="00E03680">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64844F" id="_x0000_s1035" style="position:absolute;left:0;text-align:left;margin-left:-32.05pt;margin-top:31.5pt;width:76.65pt;height:17.45pt;z-index:25426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HYSiQIAAB4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">
                      <v:shadow on="t" color="black [3213]" opacity=".5"/>
                      <v:textbox>
                        <w:txbxContent>
                          <w:p w14:paraId="7B7C31F6" w14:textId="77777777" w:rsidR="001977A2" w:rsidRPr="0062771D" w:rsidRDefault="001977A2" w:rsidP="00E03680">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Pr="00BF38C6">
              <w:rPr>
                <w:rFonts w:ascii="Arial Narrow" w:hAnsi="Arial Narrow"/>
                <w:b/>
                <w:color w:val="auto"/>
                <w:sz w:val="16"/>
                <w:szCs w:val="16"/>
                <w:lang w:val="ru-RU"/>
              </w:rPr>
              <w:t>300H2G</w:t>
            </w:r>
          </w:p>
        </w:tc>
        <w:tc>
          <w:tcPr>
            <w:tcW w:w="720" w:type="dxa"/>
            <w:tcBorders>
              <w:top w:val="single" w:sz="6" w:space="0" w:color="auto"/>
              <w:left w:val="single" w:sz="6" w:space="0" w:color="auto"/>
              <w:bottom w:val="single" w:sz="6" w:space="0" w:color="auto"/>
              <w:right w:val="single" w:sz="6" w:space="0" w:color="auto"/>
            </w:tcBorders>
          </w:tcPr>
          <w:p w14:paraId="735034B7" w14:textId="1B9D8E35" w:rsidR="001977A2" w:rsidRPr="00BF38C6" w:rsidRDefault="001977A2" w:rsidP="001977A2">
            <w:pPr>
              <w:pStyle w:val="CellBodyCentered"/>
              <w:rPr>
                <w:rFonts w:ascii="Arial Narrow" w:hAnsi="Arial Narrow"/>
                <w:color w:val="auto"/>
                <w:sz w:val="16"/>
                <w:szCs w:val="16"/>
                <w:lang w:val="en-GB"/>
              </w:rPr>
            </w:pPr>
          </w:p>
          <w:p w14:paraId="67033542" w14:textId="093962B3"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w:t>
            </w:r>
          </w:p>
        </w:tc>
        <w:tc>
          <w:tcPr>
            <w:tcW w:w="900" w:type="dxa"/>
            <w:tcBorders>
              <w:top w:val="single" w:sz="6" w:space="0" w:color="auto"/>
              <w:left w:val="single" w:sz="6" w:space="0" w:color="auto"/>
              <w:bottom w:val="single" w:sz="6" w:space="0" w:color="auto"/>
              <w:right w:val="single" w:sz="6" w:space="0" w:color="auto"/>
            </w:tcBorders>
          </w:tcPr>
          <w:p w14:paraId="011F0AA9" w14:textId="77777777" w:rsidR="001977A2" w:rsidRPr="00BF38C6" w:rsidRDefault="001977A2" w:rsidP="001977A2">
            <w:pPr>
              <w:pStyle w:val="CellBodyCentered"/>
              <w:rPr>
                <w:rFonts w:ascii="Arial Narrow" w:hAnsi="Arial Narrow"/>
                <w:color w:val="auto"/>
                <w:sz w:val="16"/>
                <w:szCs w:val="16"/>
                <w:lang w:val="ru-RU"/>
              </w:rPr>
            </w:pPr>
          </w:p>
          <w:p w14:paraId="41F117AB" w14:textId="0020F8A5" w:rsidR="001977A2" w:rsidRPr="00E03680" w:rsidRDefault="001977A2" w:rsidP="001977A2">
            <w:pPr>
              <w:pStyle w:val="CellBodyCentered"/>
              <w:rPr>
                <w:rFonts w:ascii="Arial Narrow" w:hAnsi="Arial Narrow"/>
                <w:color w:val="auto"/>
                <w:sz w:val="16"/>
                <w:szCs w:val="16"/>
              </w:rPr>
            </w:pPr>
            <w:r>
              <w:rPr>
                <w:rFonts w:ascii="Arial Narrow" w:hAnsi="Arial Narrow"/>
                <w:color w:val="auto"/>
                <w:sz w:val="16"/>
                <w:szCs w:val="16"/>
              </w:rPr>
              <w:t>LTCS</w:t>
            </w:r>
          </w:p>
          <w:p w14:paraId="1EE8952B" w14:textId="28185602" w:rsidR="001977A2" w:rsidRPr="00BF38C6" w:rsidRDefault="001977A2" w:rsidP="001977A2">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ОЦИНКОВАННАЯ (РЕЗЬБОВ</w:t>
            </w:r>
            <w:r>
              <w:rPr>
                <w:rFonts w:ascii="Arial Narrow" w:hAnsi="Arial Narrow"/>
                <w:color w:val="auto"/>
                <w:sz w:val="16"/>
                <w:szCs w:val="16"/>
              </w:rPr>
              <w:t>.</w:t>
            </w:r>
            <w:r w:rsidRPr="00BF38C6">
              <w:rPr>
                <w:rFonts w:ascii="Arial Narrow" w:hAnsi="Arial Narrow"/>
                <w:color w:val="auto"/>
                <w:sz w:val="16"/>
                <w:szCs w:val="16"/>
                <w:lang w:val="ru-RU"/>
              </w:rPr>
              <w:t>)</w:t>
            </w:r>
          </w:p>
          <w:p w14:paraId="5BAF46B2" w14:textId="0374B8F0" w:rsidR="001977A2" w:rsidRPr="00BF38C6" w:rsidRDefault="001977A2" w:rsidP="001977A2">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6E380938" w14:textId="77777777" w:rsidR="001977A2" w:rsidRPr="00BF38C6" w:rsidRDefault="001977A2" w:rsidP="001977A2">
            <w:pPr>
              <w:pStyle w:val="CellBodyCentered"/>
              <w:rPr>
                <w:rFonts w:ascii="Arial Narrow" w:hAnsi="Arial Narrow"/>
                <w:color w:val="auto"/>
                <w:sz w:val="16"/>
                <w:szCs w:val="16"/>
                <w:lang w:val="en-GB"/>
              </w:rPr>
            </w:pPr>
          </w:p>
          <w:p w14:paraId="5B77F6AD" w14:textId="77777777" w:rsidR="001977A2" w:rsidRDefault="001977A2" w:rsidP="001977A2">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243F2883" w14:textId="77777777" w:rsidR="001977A2" w:rsidRPr="00BF38C6" w:rsidRDefault="001977A2" w:rsidP="001977A2">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3B91B1FE" w14:textId="52B3EC2A" w:rsidR="001977A2" w:rsidRPr="00BF38C6" w:rsidRDefault="001977A2" w:rsidP="001977A2">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5F663550" w14:textId="77777777" w:rsidR="001977A2" w:rsidRPr="00BF38C6" w:rsidRDefault="001977A2" w:rsidP="001977A2">
            <w:pPr>
              <w:pStyle w:val="CellBodyCentered"/>
              <w:rPr>
                <w:rFonts w:ascii="Arial Narrow" w:hAnsi="Arial Narrow"/>
                <w:color w:val="auto"/>
                <w:sz w:val="16"/>
                <w:szCs w:val="16"/>
                <w:lang w:val="en-GB"/>
              </w:rPr>
            </w:pPr>
          </w:p>
          <w:p w14:paraId="6F18284F" w14:textId="70A9DD7B"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 -</w:t>
            </w:r>
            <w:del w:id="1734" w:author="Zhunisbayev, Olzhasbek [Bolashak Atyrau Limited]" w:date="2024-12-03T01:36:00Z" w16du:dateUtc="2024-12-02T20:36:00Z">
              <w:r w:rsidRPr="00BF38C6" w:rsidDel="005C5E25">
                <w:rPr>
                  <w:rFonts w:ascii="Arial Narrow" w:hAnsi="Arial Narrow"/>
                  <w:color w:val="auto"/>
                  <w:sz w:val="16"/>
                  <w:szCs w:val="16"/>
                  <w:lang w:val="en-GB"/>
                </w:rPr>
                <w:delText>29</w:delText>
              </w:r>
            </w:del>
            <w:ins w:id="1735" w:author="Zhunisbayev, Olzhasbek [Bolashak Atyrau Limited]" w:date="2024-12-03T01:36:00Z" w16du:dateUtc="2024-12-02T20:36:00Z">
              <w:r w:rsidR="005C5E25">
                <w:rPr>
                  <w:rFonts w:ascii="Arial Narrow" w:hAnsi="Arial Narrow"/>
                  <w:color w:val="auto"/>
                  <w:sz w:val="16"/>
                  <w:szCs w:val="16"/>
                  <w:lang w:val="en-GB"/>
                </w:rPr>
                <w:t>40</w:t>
              </w:r>
            </w:ins>
            <w:r w:rsidRPr="00BF38C6">
              <w:rPr>
                <w:rFonts w:ascii="Arial Narrow" w:hAnsi="Arial Narrow"/>
                <w:color w:val="auto"/>
                <w:sz w:val="16"/>
                <w:szCs w:val="16"/>
                <w:lang w:val="ru-RU"/>
              </w:rPr>
              <w:t xml:space="preserve"> до +150 ºC</w:t>
            </w:r>
          </w:p>
        </w:tc>
        <w:tc>
          <w:tcPr>
            <w:tcW w:w="1951" w:type="dxa"/>
            <w:tcBorders>
              <w:top w:val="single" w:sz="6" w:space="0" w:color="auto"/>
              <w:left w:val="single" w:sz="6" w:space="0" w:color="auto"/>
              <w:bottom w:val="single" w:sz="6" w:space="0" w:color="auto"/>
              <w:right w:val="single" w:sz="6" w:space="0" w:color="auto"/>
            </w:tcBorders>
          </w:tcPr>
          <w:p w14:paraId="0CCF4E45" w14:textId="77777777" w:rsidR="001977A2" w:rsidRPr="00BF38C6" w:rsidRDefault="001977A2" w:rsidP="001977A2">
            <w:pPr>
              <w:pStyle w:val="CellBody"/>
              <w:rPr>
                <w:rFonts w:ascii="Arial Narrow" w:hAnsi="Arial Narrow"/>
                <w:color w:val="auto"/>
                <w:sz w:val="16"/>
                <w:szCs w:val="16"/>
                <w:lang w:val="ru-RU"/>
              </w:rPr>
            </w:pPr>
          </w:p>
          <w:p w14:paraId="11116EA8" w14:textId="77777777" w:rsidR="001977A2" w:rsidRPr="006759B5" w:rsidRDefault="001977A2" w:rsidP="001977A2">
            <w:pPr>
              <w:pStyle w:val="CellBody"/>
              <w:rPr>
                <w:rFonts w:ascii="Arial Narrow" w:hAnsi="Arial Narrow"/>
                <w:color w:val="auto"/>
                <w:sz w:val="16"/>
                <w:szCs w:val="16"/>
                <w:lang w:val="ru-RU"/>
              </w:rPr>
            </w:pPr>
            <w:r w:rsidRPr="00BF38C6">
              <w:rPr>
                <w:rFonts w:ascii="Arial Narrow" w:hAnsi="Arial Narrow"/>
                <w:color w:val="auto"/>
                <w:sz w:val="16"/>
                <w:szCs w:val="16"/>
                <w:lang w:val="ru-RU"/>
              </w:rPr>
              <w:t>Максимум = 32 бар (изб.)</w:t>
            </w:r>
          </w:p>
          <w:p w14:paraId="36DC6AFD" w14:textId="21E007A2" w:rsidR="001977A2" w:rsidRPr="00BF38C6" w:rsidRDefault="001977A2" w:rsidP="001977A2">
            <w:pPr>
              <w:pStyle w:val="CellBody"/>
              <w:rPr>
                <w:rFonts w:ascii="Arial Narrow" w:hAnsi="Arial Narrow"/>
                <w:color w:val="auto"/>
                <w:sz w:val="16"/>
                <w:szCs w:val="16"/>
                <w:lang w:val="ru-RU"/>
              </w:rPr>
            </w:pPr>
            <w:r w:rsidRPr="00BF38C6">
              <w:rPr>
                <w:rFonts w:ascii="Arial Narrow" w:hAnsi="Arial Narrow"/>
                <w:color w:val="auto"/>
                <w:sz w:val="16"/>
                <w:szCs w:val="16"/>
                <w:lang w:val="ru-RU"/>
              </w:rPr>
              <w:t>(ограничивается характер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бронзовых </w:t>
            </w:r>
            <w:r w:rsidRPr="006759B5">
              <w:rPr>
                <w:rFonts w:ascii="Arial Narrow" w:hAnsi="Arial Narrow"/>
                <w:color w:val="auto"/>
                <w:sz w:val="16"/>
                <w:szCs w:val="16"/>
                <w:lang w:val="ru-RU"/>
              </w:rPr>
              <w:t>арматур</w:t>
            </w:r>
            <w:r w:rsidRPr="00BF38C6">
              <w:rPr>
                <w:rFonts w:ascii="Arial Narrow" w:hAnsi="Arial Narrow"/>
                <w:color w:val="auto"/>
                <w:sz w:val="16"/>
                <w:szCs w:val="16"/>
                <w:lang w:val="ru-RU"/>
              </w:rPr>
              <w:t xml:space="preserve"> в соответствии с </w:t>
            </w:r>
            <w:r w:rsidRPr="00BF38C6">
              <w:rPr>
                <w:rFonts w:ascii="Arial Narrow" w:hAnsi="Arial Narrow"/>
                <w:color w:val="auto"/>
                <w:sz w:val="16"/>
                <w:szCs w:val="16"/>
              </w:rPr>
              <w:t>BS</w:t>
            </w:r>
            <w:r w:rsidRPr="00BF38C6">
              <w:rPr>
                <w:rFonts w:ascii="Arial Narrow" w:hAnsi="Arial Narrow"/>
                <w:color w:val="auto"/>
                <w:sz w:val="16"/>
                <w:szCs w:val="16"/>
                <w:lang w:val="ru-RU"/>
              </w:rPr>
              <w:t xml:space="preserve"> </w:t>
            </w:r>
            <w:r w:rsidRPr="00BF38C6">
              <w:rPr>
                <w:rFonts w:ascii="Arial Narrow" w:hAnsi="Arial Narrow"/>
                <w:color w:val="auto"/>
                <w:sz w:val="16"/>
                <w:szCs w:val="16"/>
              </w:rPr>
              <w:t>EN</w:t>
            </w:r>
            <w:r w:rsidRPr="00BF38C6">
              <w:rPr>
                <w:rFonts w:ascii="Arial Narrow" w:hAnsi="Arial Narrow"/>
                <w:color w:val="auto"/>
                <w:sz w:val="16"/>
                <w:szCs w:val="16"/>
                <w:lang w:val="ru-RU"/>
              </w:rPr>
              <w:t xml:space="preserve"> 12288 «Промышленные клапаны»)</w:t>
            </w:r>
          </w:p>
          <w:p w14:paraId="41014693" w14:textId="77777777" w:rsidR="001977A2" w:rsidRPr="00BF38C6" w:rsidRDefault="001977A2" w:rsidP="001977A2">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68FD46FF" w14:textId="77777777" w:rsidR="001977A2" w:rsidRPr="00BF38C6" w:rsidRDefault="001977A2" w:rsidP="001977A2">
            <w:pPr>
              <w:pStyle w:val="CellBodyCentered"/>
              <w:rPr>
                <w:rFonts w:ascii="Arial Narrow" w:hAnsi="Arial Narrow" w:cs="Arial"/>
                <w:color w:val="auto"/>
                <w:sz w:val="16"/>
                <w:szCs w:val="16"/>
                <w:lang w:val="ru-RU"/>
              </w:rPr>
            </w:pPr>
          </w:p>
          <w:p w14:paraId="57999D6C"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3</w:t>
            </w:r>
          </w:p>
          <w:p w14:paraId="3B390A95" w14:textId="77777777" w:rsidR="001977A2" w:rsidRPr="00BF38C6" w:rsidRDefault="001977A2" w:rsidP="001977A2">
            <w:pPr>
              <w:pStyle w:val="CellBodyCentered"/>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1657C182" w14:textId="77777777" w:rsidR="001977A2" w:rsidRPr="00BF38C6" w:rsidRDefault="001977A2" w:rsidP="001977A2">
            <w:pPr>
              <w:pStyle w:val="CellBodyCentered"/>
              <w:rPr>
                <w:rFonts w:ascii="Arial Narrow" w:hAnsi="Arial Narrow"/>
                <w:color w:val="auto"/>
                <w:sz w:val="16"/>
                <w:szCs w:val="16"/>
                <w:lang w:val="en-GB"/>
              </w:rPr>
            </w:pPr>
          </w:p>
          <w:p w14:paraId="3FA767BA"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p w14:paraId="144319B3" w14:textId="77777777" w:rsidR="001977A2" w:rsidRPr="00BF38C6" w:rsidRDefault="001977A2" w:rsidP="001977A2">
            <w:pPr>
              <w:pStyle w:val="CellBodyCentered"/>
              <w:rPr>
                <w:rFonts w:ascii="Arial Narrow" w:hAnsi="Arial Narrow" w:cs="Arial"/>
                <w:color w:val="auto"/>
                <w:sz w:val="16"/>
                <w:szCs w:val="16"/>
                <w:lang w:val="ru-RU"/>
              </w:rPr>
            </w:pPr>
          </w:p>
          <w:p w14:paraId="6D3D944F" w14:textId="77777777" w:rsidR="001977A2" w:rsidRPr="00BF38C6" w:rsidRDefault="001977A2" w:rsidP="001977A2">
            <w:pPr>
              <w:pStyle w:val="CellBodyCentered"/>
              <w:rPr>
                <w:rFonts w:ascii="Arial Narrow" w:hAnsi="Arial Narrow" w:cs="Arial"/>
                <w:color w:val="auto"/>
                <w:sz w:val="16"/>
                <w:szCs w:val="16"/>
                <w:lang w:val="ru-RU"/>
              </w:rPr>
            </w:pPr>
          </w:p>
          <w:p w14:paraId="6E6F81F3" w14:textId="77777777" w:rsidR="001977A2" w:rsidRPr="00BF38C6" w:rsidRDefault="001977A2" w:rsidP="001977A2">
            <w:pPr>
              <w:pStyle w:val="CellBodyCentered"/>
              <w:rPr>
                <w:rFonts w:ascii="Arial Narrow" w:hAnsi="Arial Narrow" w:cs="Arial"/>
                <w:color w:val="auto"/>
                <w:sz w:val="16"/>
                <w:szCs w:val="16"/>
                <w:lang w:val="ru-RU"/>
              </w:rPr>
            </w:pPr>
          </w:p>
        </w:tc>
      </w:tr>
      <w:tr w:rsidR="001977A2" w:rsidRPr="00BF38C6" w14:paraId="60259C9E" w14:textId="77777777" w:rsidTr="002A7110">
        <w:tc>
          <w:tcPr>
            <w:tcW w:w="3332" w:type="dxa"/>
            <w:tcBorders>
              <w:top w:val="single" w:sz="6" w:space="0" w:color="auto"/>
              <w:left w:val="single" w:sz="6" w:space="0" w:color="auto"/>
              <w:bottom w:val="single" w:sz="6" w:space="0" w:color="auto"/>
              <w:right w:val="single" w:sz="6" w:space="0" w:color="auto"/>
            </w:tcBorders>
          </w:tcPr>
          <w:p w14:paraId="23634753" w14:textId="77777777" w:rsidR="001977A2" w:rsidRPr="00BF38C6" w:rsidRDefault="001977A2" w:rsidP="001977A2">
            <w:pPr>
              <w:pStyle w:val="CellBody"/>
              <w:rPr>
                <w:rFonts w:ascii="Arial Narrow" w:hAnsi="Arial Narrow" w:cs="Arial"/>
                <w:color w:val="auto"/>
                <w:sz w:val="16"/>
                <w:szCs w:val="16"/>
                <w:lang w:val="ru-RU"/>
              </w:rPr>
            </w:pPr>
          </w:p>
          <w:p w14:paraId="32B40EB3" w14:textId="77DB36F1" w:rsidR="001977A2" w:rsidRPr="00CD7A5F" w:rsidRDefault="001977A2" w:rsidP="001977A2">
            <w:pPr>
              <w:pStyle w:val="CellBody"/>
              <w:rPr>
                <w:rFonts w:ascii="Arial Narrow" w:hAnsi="Arial Narrow" w:cs="Arial"/>
                <w:color w:val="auto"/>
                <w:sz w:val="16"/>
                <w:szCs w:val="16"/>
                <w:u w:val="single"/>
                <w:lang w:val="ru-RU"/>
              </w:rPr>
            </w:pPr>
            <w:r w:rsidRPr="00CD7A5F">
              <w:rPr>
                <w:rFonts w:ascii="Arial Narrow" w:hAnsi="Arial Narrow" w:cs="Arial"/>
                <w:color w:val="auto"/>
                <w:sz w:val="16"/>
                <w:szCs w:val="16"/>
                <w:u w:val="single"/>
                <w:lang w:val="ru-RU"/>
              </w:rPr>
              <w:t>ТОЛЬКО</w:t>
            </w:r>
            <w:r w:rsidRPr="006759B5">
              <w:rPr>
                <w:rFonts w:ascii="Arial Narrow" w:hAnsi="Arial Narrow" w:cs="Arial"/>
                <w:color w:val="auto"/>
                <w:sz w:val="16"/>
                <w:szCs w:val="16"/>
                <w:u w:val="single"/>
                <w:lang w:val="ru-RU"/>
              </w:rPr>
              <w:t xml:space="preserve"> МАГИСТР.</w:t>
            </w:r>
            <w:r w:rsidRPr="00CD7A5F">
              <w:rPr>
                <w:rFonts w:ascii="Arial Narrow" w:hAnsi="Arial Narrow" w:cs="Arial"/>
                <w:color w:val="auto"/>
                <w:sz w:val="16"/>
                <w:szCs w:val="16"/>
                <w:u w:val="single"/>
                <w:lang w:val="ru-RU"/>
              </w:rPr>
              <w:t xml:space="preserve"> ТРУБОПРОВОД</w:t>
            </w:r>
          </w:p>
          <w:p w14:paraId="40A4B0CF" w14:textId="77777777" w:rsidR="001977A2" w:rsidRPr="00BF38C6" w:rsidRDefault="001977A2" w:rsidP="001977A2">
            <w:pPr>
              <w:pStyle w:val="CellBody"/>
              <w:rPr>
                <w:rFonts w:ascii="Arial Narrow" w:hAnsi="Arial Narrow" w:cs="Arial"/>
                <w:color w:val="auto"/>
                <w:sz w:val="16"/>
                <w:szCs w:val="16"/>
                <w:lang w:val="ru-RU"/>
              </w:rPr>
            </w:pPr>
          </w:p>
          <w:p w14:paraId="091FCF7E" w14:textId="77777777" w:rsidR="001977A2" w:rsidRPr="00BF38C6" w:rsidRDefault="001977A2" w:rsidP="001977A2">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DSL</w:t>
            </w:r>
            <w:r w:rsidRPr="00BF38C6">
              <w:rPr>
                <w:rFonts w:ascii="Arial Narrow" w:hAnsi="Arial Narrow" w:cs="Arial"/>
                <w:color w:val="auto"/>
                <w:sz w:val="16"/>
                <w:szCs w:val="16"/>
                <w:lang w:val="ru-RU"/>
              </w:rPr>
              <w:t xml:space="preserve"> – ДИЗЕЛЬНОЕ ТОПЛИВО</w:t>
            </w:r>
          </w:p>
        </w:tc>
        <w:tc>
          <w:tcPr>
            <w:tcW w:w="720" w:type="dxa"/>
            <w:tcBorders>
              <w:top w:val="single" w:sz="6" w:space="0" w:color="auto"/>
              <w:left w:val="single" w:sz="6" w:space="0" w:color="auto"/>
              <w:bottom w:val="single" w:sz="6" w:space="0" w:color="auto"/>
              <w:right w:val="single" w:sz="6" w:space="0" w:color="auto"/>
            </w:tcBorders>
          </w:tcPr>
          <w:p w14:paraId="2467C388" w14:textId="77777777" w:rsidR="001977A2" w:rsidRPr="00BF38C6" w:rsidRDefault="001977A2" w:rsidP="001977A2">
            <w:pPr>
              <w:pStyle w:val="CellBodyCentered"/>
              <w:rPr>
                <w:rFonts w:ascii="Arial Narrow" w:hAnsi="Arial Narrow" w:cs="Arial"/>
                <w:b/>
                <w:color w:val="auto"/>
                <w:sz w:val="16"/>
                <w:szCs w:val="16"/>
                <w:lang w:val="ru-RU"/>
              </w:rPr>
            </w:pPr>
          </w:p>
          <w:p w14:paraId="3BC4F912" w14:textId="77777777" w:rsidR="001977A2" w:rsidRPr="00BF38C6" w:rsidRDefault="001977A2" w:rsidP="001977A2">
            <w:pPr>
              <w:spacing w:before="0" w:line="240" w:lineRule="auto"/>
              <w:ind w:left="0"/>
              <w:jc w:val="center"/>
              <w:rPr>
                <w:rFonts w:ascii="Arial Narrow" w:hAnsi="Arial Narrow"/>
                <w:b/>
                <w:color w:val="auto"/>
                <w:sz w:val="16"/>
                <w:szCs w:val="16"/>
                <w:lang w:val="ru-RU"/>
              </w:rPr>
            </w:pPr>
            <w:r w:rsidRPr="00BF38C6">
              <w:rPr>
                <w:rFonts w:ascii="Arial Narrow" w:hAnsi="Arial Narrow" w:cs="Arial"/>
                <w:b/>
                <w:color w:val="auto"/>
                <w:sz w:val="16"/>
                <w:szCs w:val="16"/>
                <w:lang w:val="en-GB"/>
              </w:rPr>
              <w:t>300H5F</w:t>
            </w:r>
          </w:p>
        </w:tc>
        <w:tc>
          <w:tcPr>
            <w:tcW w:w="720" w:type="dxa"/>
            <w:tcBorders>
              <w:top w:val="single" w:sz="6" w:space="0" w:color="auto"/>
              <w:left w:val="single" w:sz="6" w:space="0" w:color="auto"/>
              <w:bottom w:val="single" w:sz="6" w:space="0" w:color="auto"/>
              <w:right w:val="single" w:sz="6" w:space="0" w:color="auto"/>
            </w:tcBorders>
          </w:tcPr>
          <w:p w14:paraId="0E93F804" w14:textId="77777777" w:rsidR="001977A2" w:rsidRPr="00BF38C6" w:rsidRDefault="001977A2" w:rsidP="001977A2">
            <w:pPr>
              <w:pStyle w:val="CellBodyCentered"/>
              <w:rPr>
                <w:rFonts w:ascii="Arial Narrow" w:hAnsi="Arial Narrow" w:cs="Arial"/>
                <w:color w:val="auto"/>
                <w:sz w:val="16"/>
                <w:szCs w:val="16"/>
                <w:lang w:val="en-GB"/>
              </w:rPr>
            </w:pPr>
          </w:p>
          <w:p w14:paraId="5D9E6813" w14:textId="77777777" w:rsidR="001977A2" w:rsidRPr="00BF38C6" w:rsidRDefault="001977A2" w:rsidP="001977A2">
            <w:pPr>
              <w:spacing w:before="0" w:line="240" w:lineRule="auto"/>
              <w:ind w:left="0"/>
              <w:jc w:val="center"/>
              <w:rPr>
                <w:rFonts w:ascii="Arial Narrow" w:hAnsi="Arial Narrow"/>
                <w:color w:val="auto"/>
                <w:sz w:val="16"/>
                <w:szCs w:val="16"/>
                <w:lang w:val="ru-RU"/>
              </w:rPr>
            </w:pPr>
            <w:r w:rsidRPr="00BF38C6">
              <w:rPr>
                <w:rFonts w:ascii="Arial Narrow" w:hAnsi="Arial Narrow" w:cs="Arial"/>
                <w:color w:val="auto"/>
                <w:sz w:val="16"/>
                <w:szCs w:val="16"/>
                <w:lang w:val="ru-RU"/>
              </w:rPr>
              <w:t>1,5</w:t>
            </w:r>
          </w:p>
        </w:tc>
        <w:tc>
          <w:tcPr>
            <w:tcW w:w="900" w:type="dxa"/>
            <w:tcBorders>
              <w:top w:val="single" w:sz="6" w:space="0" w:color="auto"/>
              <w:left w:val="single" w:sz="6" w:space="0" w:color="auto"/>
              <w:bottom w:val="single" w:sz="6" w:space="0" w:color="auto"/>
              <w:right w:val="single" w:sz="6" w:space="0" w:color="auto"/>
            </w:tcBorders>
          </w:tcPr>
          <w:p w14:paraId="210B8AB4" w14:textId="77777777" w:rsidR="001977A2" w:rsidRPr="00BF38C6" w:rsidRDefault="001977A2" w:rsidP="001977A2">
            <w:pPr>
              <w:pStyle w:val="CellBodyCentered"/>
              <w:rPr>
                <w:rFonts w:ascii="Arial Narrow" w:hAnsi="Arial Narrow" w:cs="Arial"/>
                <w:color w:val="auto"/>
                <w:sz w:val="16"/>
                <w:szCs w:val="16"/>
                <w:lang w:val="ru-RU"/>
              </w:rPr>
            </w:pPr>
          </w:p>
          <w:p w14:paraId="54B91BD7" w14:textId="77777777" w:rsidR="001977A2" w:rsidRPr="00BF38C6" w:rsidRDefault="001977A2" w:rsidP="001977A2">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5C6DE690"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4BCE4CC4" w14:textId="2EFA55C4" w:rsidR="001977A2" w:rsidRPr="00BF38C6" w:rsidRDefault="001977A2" w:rsidP="001977A2">
            <w:pPr>
              <w:spacing w:before="0" w:line="240" w:lineRule="auto"/>
              <w:ind w:left="0"/>
              <w:jc w:val="center"/>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4463CC80" w14:textId="77777777" w:rsidR="001977A2" w:rsidRPr="00BF38C6" w:rsidRDefault="001977A2" w:rsidP="001977A2">
            <w:pPr>
              <w:pStyle w:val="CellBodyCentered"/>
              <w:rPr>
                <w:rFonts w:ascii="Arial Narrow" w:hAnsi="Arial Narrow" w:cs="Arial"/>
                <w:color w:val="auto"/>
                <w:sz w:val="16"/>
                <w:szCs w:val="16"/>
                <w:lang w:val="ru-RU"/>
              </w:rPr>
            </w:pPr>
          </w:p>
          <w:p w14:paraId="4731C87E" w14:textId="77777777" w:rsidR="001977A2" w:rsidRDefault="001977A2" w:rsidP="001977A2">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5BE55453" w14:textId="77777777" w:rsidR="001977A2" w:rsidRPr="00BF38C6" w:rsidRDefault="001977A2" w:rsidP="001977A2">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4B59C9F9" w14:textId="7A952823" w:rsidR="001977A2" w:rsidRPr="00BF38C6" w:rsidRDefault="001977A2" w:rsidP="001977A2">
            <w:pPr>
              <w:spacing w:before="0" w:line="240" w:lineRule="auto"/>
              <w:ind w:left="0"/>
              <w:jc w:val="center"/>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4EA645B3" w14:textId="77777777" w:rsidR="001977A2" w:rsidRPr="00BF38C6" w:rsidRDefault="001977A2" w:rsidP="001977A2">
            <w:pPr>
              <w:pStyle w:val="CellBodyCentered"/>
              <w:rPr>
                <w:rFonts w:ascii="Arial Narrow" w:hAnsi="Arial Narrow" w:cs="Arial"/>
                <w:color w:val="auto"/>
                <w:sz w:val="16"/>
                <w:szCs w:val="16"/>
                <w:lang w:val="en-GB"/>
              </w:rPr>
            </w:pPr>
          </w:p>
          <w:p w14:paraId="5BCCC19D" w14:textId="77777777" w:rsidR="001977A2" w:rsidRPr="00BF38C6" w:rsidRDefault="001977A2" w:rsidP="001977A2">
            <w:pPr>
              <w:spacing w:before="0" w:line="240" w:lineRule="auto"/>
              <w:ind w:left="0"/>
              <w:jc w:val="center"/>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+90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592C78DA" w14:textId="77777777" w:rsidR="001977A2" w:rsidRPr="00BF38C6" w:rsidRDefault="001977A2" w:rsidP="001977A2">
            <w:pPr>
              <w:pStyle w:val="CellBody"/>
              <w:rPr>
                <w:rFonts w:ascii="Arial Narrow" w:hAnsi="Arial Narrow" w:cs="Arial"/>
                <w:color w:val="auto"/>
                <w:sz w:val="16"/>
                <w:szCs w:val="16"/>
                <w:lang w:val="ru-RU"/>
              </w:rPr>
            </w:pPr>
          </w:p>
          <w:p w14:paraId="26D58E8F" w14:textId="77777777" w:rsidR="001977A2" w:rsidRPr="006759B5" w:rsidRDefault="001977A2" w:rsidP="001977A2">
            <w:pPr>
              <w:pStyle w:val="TableText"/>
              <w:rPr>
                <w:rFonts w:ascii="Arial Narrow" w:hAnsi="Arial Narrow" w:cs="Arial"/>
                <w:color w:val="auto"/>
                <w:szCs w:val="16"/>
                <w:lang w:val="ru-RU"/>
              </w:rPr>
            </w:pPr>
            <w:r w:rsidRPr="00BF38C6">
              <w:rPr>
                <w:rFonts w:ascii="Arial Narrow" w:hAnsi="Arial Narrow" w:cs="Arial"/>
                <w:color w:val="auto"/>
                <w:szCs w:val="16"/>
                <w:lang w:val="ru-RU"/>
              </w:rPr>
              <w:t xml:space="preserve">ТУ НА </w:t>
            </w:r>
            <w:r w:rsidRPr="006759B5">
              <w:rPr>
                <w:rFonts w:ascii="Arial Narrow" w:hAnsi="Arial Narrow" w:cs="Arial"/>
                <w:color w:val="auto"/>
                <w:szCs w:val="16"/>
                <w:lang w:val="ru-RU"/>
              </w:rPr>
              <w:t xml:space="preserve">МАГИСТР. </w:t>
            </w:r>
            <w:r w:rsidRPr="00BF38C6">
              <w:rPr>
                <w:rFonts w:ascii="Arial Narrow" w:hAnsi="Arial Narrow" w:cs="Arial"/>
                <w:color w:val="auto"/>
                <w:szCs w:val="16"/>
                <w:lang w:val="ru-RU"/>
              </w:rPr>
              <w:t>ТРУБОПР</w:t>
            </w:r>
            <w:r w:rsidRPr="006759B5">
              <w:rPr>
                <w:rFonts w:ascii="Arial Narrow" w:hAnsi="Arial Narrow" w:cs="Arial"/>
                <w:color w:val="auto"/>
                <w:szCs w:val="16"/>
                <w:lang w:val="ru-RU"/>
              </w:rPr>
              <w:t>.</w:t>
            </w:r>
          </w:p>
          <w:p w14:paraId="20640B14" w14:textId="050D1781"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47 </w:t>
            </w:r>
            <w:r w:rsidRPr="00BF38C6">
              <w:rPr>
                <w:rFonts w:ascii="Arial Narrow" w:hAnsi="Arial Narrow"/>
                <w:color w:val="auto"/>
                <w:sz w:val="16"/>
                <w:szCs w:val="16"/>
                <w:lang w:val="ru-RU"/>
              </w:rPr>
              <w:t>бар (изб.)</w:t>
            </w:r>
          </w:p>
          <w:p w14:paraId="3909B364" w14:textId="00EFE68D"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47 </w:t>
            </w:r>
            <w:r w:rsidRPr="00BF38C6">
              <w:rPr>
                <w:rFonts w:ascii="Arial Narrow" w:hAnsi="Arial Narrow"/>
                <w:color w:val="auto"/>
                <w:sz w:val="16"/>
                <w:szCs w:val="16"/>
                <w:lang w:val="ru-RU"/>
              </w:rPr>
              <w:t>бар (изб.)</w:t>
            </w:r>
          </w:p>
          <w:p w14:paraId="4433D4DA" w14:textId="2D72FB29"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47 </w:t>
            </w:r>
            <w:r w:rsidRPr="00BF38C6">
              <w:rPr>
                <w:rFonts w:ascii="Arial Narrow" w:hAnsi="Arial Narrow"/>
                <w:color w:val="auto"/>
                <w:sz w:val="16"/>
                <w:szCs w:val="16"/>
                <w:lang w:val="ru-RU"/>
              </w:rPr>
              <w:t>бар (изб.)</w:t>
            </w:r>
          </w:p>
          <w:p w14:paraId="13797AA7" w14:textId="130DC3A5"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90 °</w:t>
            </w:r>
            <w:r w:rsidRPr="00BF38C6">
              <w:rPr>
                <w:rFonts w:ascii="Arial Narrow" w:hAnsi="Arial Narrow"/>
                <w:snapToGrid w:val="0"/>
                <w:color w:val="auto"/>
                <w:sz w:val="16"/>
                <w:szCs w:val="16"/>
                <w:lang w:val="ru-RU"/>
              </w:rPr>
              <w:t xml:space="preserve">C = 47 </w:t>
            </w:r>
            <w:r w:rsidRPr="00BF38C6">
              <w:rPr>
                <w:rFonts w:ascii="Arial Narrow" w:hAnsi="Arial Narrow"/>
                <w:color w:val="auto"/>
                <w:sz w:val="16"/>
                <w:szCs w:val="16"/>
                <w:lang w:val="ru-RU"/>
              </w:rPr>
              <w:t>бар (изб.)</w:t>
            </w:r>
          </w:p>
          <w:p w14:paraId="7F62DA85" w14:textId="7777777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(ограничение по толщине стенки трубы)</w:t>
            </w:r>
          </w:p>
          <w:p w14:paraId="366308C6" w14:textId="1E8214C0" w:rsidR="001977A2" w:rsidRPr="00BF38C6" w:rsidRDefault="001977A2" w:rsidP="001977A2">
            <w:pPr>
              <w:spacing w:before="0" w:line="240" w:lineRule="auto"/>
              <w:ind w:left="0"/>
              <w:rPr>
                <w:rFonts w:ascii="Arial Narrow" w:hAnsi="Arial Narrow"/>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10545EF0" w14:textId="77777777" w:rsidR="001977A2" w:rsidRPr="006759B5" w:rsidRDefault="001977A2" w:rsidP="001977A2">
            <w:pPr>
              <w:pStyle w:val="CellBodyCentered"/>
              <w:rPr>
                <w:rFonts w:ascii="Arial Narrow" w:hAnsi="Arial Narrow" w:cs="Arial"/>
                <w:color w:val="auto"/>
                <w:sz w:val="16"/>
                <w:szCs w:val="16"/>
                <w:lang w:val="ru-RU"/>
              </w:rPr>
            </w:pPr>
          </w:p>
          <w:p w14:paraId="0FCAC9D9"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71AE4732" w14:textId="77777777" w:rsidR="001977A2" w:rsidRPr="00BF38C6" w:rsidRDefault="001977A2" w:rsidP="001977A2">
            <w:pPr>
              <w:pStyle w:val="CellBodyCentered"/>
              <w:rPr>
                <w:rFonts w:ascii="Arial Narrow" w:hAnsi="Arial Narrow" w:cs="Arial"/>
                <w:color w:val="auto"/>
                <w:sz w:val="16"/>
                <w:szCs w:val="16"/>
                <w:lang w:val="en-GB"/>
              </w:rPr>
            </w:pPr>
          </w:p>
          <w:p w14:paraId="45EE404D" w14:textId="77777777" w:rsidR="001977A2" w:rsidRPr="00BF38C6" w:rsidRDefault="001977A2" w:rsidP="001977A2">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1977A2" w:rsidRPr="00BF38C6" w14:paraId="66653D63" w14:textId="77777777" w:rsidTr="002A7110">
        <w:tc>
          <w:tcPr>
            <w:tcW w:w="3332" w:type="dxa"/>
            <w:tcBorders>
              <w:top w:val="single" w:sz="6" w:space="0" w:color="auto"/>
              <w:left w:val="single" w:sz="6" w:space="0" w:color="auto"/>
              <w:bottom w:val="single" w:sz="6" w:space="0" w:color="auto"/>
              <w:right w:val="single" w:sz="6" w:space="0" w:color="auto"/>
            </w:tcBorders>
          </w:tcPr>
          <w:p w14:paraId="1DF640A7" w14:textId="77777777" w:rsidR="001977A2" w:rsidRPr="00BF38C6" w:rsidRDefault="001977A2" w:rsidP="001977A2">
            <w:pPr>
              <w:spacing w:before="0" w:line="240" w:lineRule="auto"/>
              <w:ind w:left="0"/>
              <w:rPr>
                <w:rFonts w:ascii="Arial Narrow" w:hAnsi="Arial Narrow" w:cs="Arial"/>
                <w:color w:val="auto"/>
                <w:sz w:val="16"/>
                <w:szCs w:val="16"/>
                <w:lang w:val="ru-RU"/>
              </w:rPr>
            </w:pPr>
          </w:p>
          <w:p w14:paraId="0B1B05B0" w14:textId="77777777" w:rsidR="001977A2" w:rsidRPr="00BF38C6" w:rsidRDefault="001977A2" w:rsidP="001977A2">
            <w:pPr>
              <w:spacing w:before="0" w:line="240" w:lineRule="auto"/>
              <w:ind w:left="0"/>
              <w:rPr>
                <w:rFonts w:ascii="Arial Narrow" w:hAnsi="Arial Narrow" w:cs="Arial"/>
                <w:color w:val="auto"/>
                <w:sz w:val="16"/>
                <w:szCs w:val="16"/>
                <w:lang w:val="ru-RU"/>
              </w:rPr>
            </w:pPr>
            <w:r w:rsidRPr="00BF38C6">
              <w:rPr>
                <w:rFonts w:ascii="Arial Narrow" w:hAnsi="Arial Narrow" w:cs="Arial"/>
                <w:color w:val="auto"/>
                <w:sz w:val="16"/>
                <w:szCs w:val="16"/>
                <w:lang w:val="en-GB"/>
              </w:rPr>
              <w:t>FG</w:t>
            </w:r>
            <w:r w:rsidRPr="00BF38C6">
              <w:rPr>
                <w:rFonts w:ascii="Arial Narrow" w:hAnsi="Arial Narrow" w:cs="Arial"/>
                <w:color w:val="auto"/>
                <w:sz w:val="16"/>
                <w:szCs w:val="16"/>
                <w:lang w:val="ru-RU"/>
              </w:rPr>
              <w:t xml:space="preserve"> - ТОПЛИВНЫЙ ГАЗ</w:t>
            </w:r>
          </w:p>
          <w:p w14:paraId="09C007B1" w14:textId="77777777" w:rsidR="001977A2" w:rsidRPr="00137754" w:rsidRDefault="001977A2" w:rsidP="001977A2">
            <w:pPr>
              <w:spacing w:before="0" w:line="240" w:lineRule="auto"/>
              <w:ind w:left="0"/>
              <w:rPr>
                <w:ins w:id="1736" w:author="Zhunisbayev, Olzhasbek [Bolashak Atyrau Limited]" w:date="2024-10-30T18:12:00Z" w16du:dateUtc="2024-10-30T13:12:00Z"/>
                <w:rFonts w:ascii="Arial Narrow" w:hAnsi="Arial Narrow" w:cs="Arial"/>
                <w:color w:val="auto"/>
                <w:sz w:val="16"/>
                <w:szCs w:val="16"/>
                <w:lang w:val="ru-RU"/>
              </w:rPr>
            </w:pPr>
            <w:r w:rsidRPr="00BF38C6">
              <w:rPr>
                <w:rFonts w:ascii="Arial Narrow" w:hAnsi="Arial Narrow" w:cs="Arial"/>
                <w:color w:val="auto"/>
                <w:sz w:val="16"/>
                <w:szCs w:val="16"/>
              </w:rPr>
              <w:t>FGH</w:t>
            </w:r>
            <w:r w:rsidRPr="00BF38C6">
              <w:rPr>
                <w:rFonts w:ascii="Arial Narrow" w:hAnsi="Arial Narrow" w:cs="Arial"/>
                <w:color w:val="auto"/>
                <w:sz w:val="16"/>
                <w:szCs w:val="16"/>
                <w:lang w:val="ru-RU"/>
              </w:rPr>
              <w:t xml:space="preserve"> – ТОПЛИВНЫЙ ГАЗ ВЫСОКОГО ДАВЛЕНИЯ</w:t>
            </w:r>
          </w:p>
          <w:p w14:paraId="26B5DB33" w14:textId="6A69D62F" w:rsidR="00D71C9D" w:rsidRPr="00D71C9D" w:rsidRDefault="00D71C9D" w:rsidP="001977A2">
            <w:pPr>
              <w:spacing w:before="0" w:line="240" w:lineRule="auto"/>
              <w:ind w:left="0"/>
              <w:rPr>
                <w:rFonts w:ascii="Arial Narrow" w:hAnsi="Arial Narrow"/>
                <w:color w:val="auto"/>
                <w:sz w:val="16"/>
                <w:szCs w:val="16"/>
                <w:rPrChange w:id="1737" w:author="Zhunisbayev, Olzhasbek [Bolashak Atyrau Limited]" w:date="2024-10-30T18:12:00Z" w16du:dateUtc="2024-10-30T13:12:00Z">
                  <w:rPr>
                    <w:rFonts w:ascii="Arial Narrow" w:hAnsi="Arial Narrow"/>
                    <w:color w:val="auto"/>
                    <w:sz w:val="16"/>
                    <w:szCs w:val="16"/>
                    <w:lang w:val="ru-RU"/>
                  </w:rPr>
                </w:rPrChange>
              </w:rPr>
            </w:pPr>
            <w:ins w:id="1738" w:author="Zhunisbayev, Olzhasbek [Bolashak Atyrau Limited]" w:date="2024-10-30T18:12:00Z" w16du:dateUtc="2024-10-30T13:12:00Z">
              <w:r w:rsidRPr="00BF38C6">
                <w:rPr>
                  <w:rFonts w:ascii="Arial Narrow" w:hAnsi="Arial Narrow" w:cs="Arial"/>
                  <w:color w:val="auto"/>
                  <w:sz w:val="16"/>
                  <w:szCs w:val="16"/>
                  <w:lang w:val="en-GB"/>
                </w:rPr>
                <w:t xml:space="preserve">WD – </w:t>
              </w:r>
              <w:r w:rsidRPr="00BF38C6">
                <w:rPr>
                  <w:rFonts w:ascii="Arial Narrow" w:hAnsi="Arial Narrow" w:cs="Arial"/>
                  <w:color w:val="auto"/>
                  <w:sz w:val="16"/>
                  <w:szCs w:val="16"/>
                  <w:lang w:val="ru-RU"/>
                </w:rPr>
                <w:t>ПИТЬЕВАЯ ВОДА</w:t>
              </w:r>
            </w:ins>
          </w:p>
        </w:tc>
        <w:tc>
          <w:tcPr>
            <w:tcW w:w="720" w:type="dxa"/>
            <w:tcBorders>
              <w:top w:val="single" w:sz="6" w:space="0" w:color="auto"/>
              <w:left w:val="single" w:sz="6" w:space="0" w:color="auto"/>
              <w:bottom w:val="single" w:sz="6" w:space="0" w:color="auto"/>
              <w:right w:val="single" w:sz="6" w:space="0" w:color="auto"/>
            </w:tcBorders>
          </w:tcPr>
          <w:p w14:paraId="29A6F817" w14:textId="77777777" w:rsidR="001977A2" w:rsidRPr="00BF38C6" w:rsidRDefault="001977A2" w:rsidP="001977A2">
            <w:pPr>
              <w:spacing w:before="0" w:line="240" w:lineRule="auto"/>
              <w:ind w:left="0"/>
              <w:jc w:val="center"/>
              <w:rPr>
                <w:rFonts w:ascii="Arial Narrow" w:hAnsi="Arial Narrow" w:cs="Arial"/>
                <w:b/>
                <w:color w:val="auto"/>
                <w:sz w:val="16"/>
                <w:szCs w:val="16"/>
                <w:lang w:val="ru-RU"/>
              </w:rPr>
            </w:pPr>
          </w:p>
          <w:p w14:paraId="0588458D" w14:textId="77777777" w:rsidR="001977A2" w:rsidRPr="00BF38C6" w:rsidRDefault="001977A2" w:rsidP="001977A2">
            <w:pPr>
              <w:spacing w:before="0" w:line="240" w:lineRule="auto"/>
              <w:ind w:left="0"/>
              <w:jc w:val="center"/>
              <w:rPr>
                <w:rFonts w:ascii="Arial Narrow" w:hAnsi="Arial Narrow"/>
                <w:b/>
                <w:color w:val="auto"/>
                <w:sz w:val="16"/>
                <w:szCs w:val="16"/>
                <w:lang w:val="ru-RU"/>
              </w:rPr>
            </w:pPr>
            <w:r w:rsidRPr="00BF38C6">
              <w:rPr>
                <w:rFonts w:ascii="Arial Narrow" w:hAnsi="Arial Narrow" w:cs="Arial"/>
                <w:b/>
                <w:color w:val="auto"/>
                <w:sz w:val="16"/>
                <w:szCs w:val="16"/>
                <w:lang w:val="en-GB"/>
              </w:rPr>
              <w:t>300H5P</w:t>
            </w:r>
          </w:p>
        </w:tc>
        <w:tc>
          <w:tcPr>
            <w:tcW w:w="720" w:type="dxa"/>
            <w:tcBorders>
              <w:top w:val="single" w:sz="6" w:space="0" w:color="auto"/>
              <w:left w:val="single" w:sz="6" w:space="0" w:color="auto"/>
              <w:bottom w:val="single" w:sz="6" w:space="0" w:color="auto"/>
              <w:right w:val="single" w:sz="6" w:space="0" w:color="auto"/>
            </w:tcBorders>
          </w:tcPr>
          <w:p w14:paraId="57E0F8BB" w14:textId="77777777" w:rsidR="001977A2" w:rsidRPr="00BF38C6" w:rsidRDefault="001977A2" w:rsidP="001977A2">
            <w:pPr>
              <w:pStyle w:val="CellBodyCentered"/>
              <w:rPr>
                <w:rFonts w:ascii="Arial Narrow" w:hAnsi="Arial Narrow" w:cs="Arial"/>
                <w:color w:val="auto"/>
                <w:sz w:val="16"/>
                <w:szCs w:val="16"/>
                <w:lang w:val="en-GB"/>
              </w:rPr>
            </w:pPr>
          </w:p>
          <w:p w14:paraId="6CB2F4D9" w14:textId="77777777" w:rsidR="001977A2" w:rsidRPr="00BF38C6" w:rsidRDefault="001977A2" w:rsidP="001977A2">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5</w:t>
            </w:r>
          </w:p>
          <w:p w14:paraId="28681DA6" w14:textId="77777777" w:rsidR="001977A2" w:rsidRPr="00BF38C6" w:rsidRDefault="001977A2" w:rsidP="001977A2">
            <w:pPr>
              <w:spacing w:before="0" w:line="240" w:lineRule="auto"/>
              <w:ind w:left="0"/>
              <w:jc w:val="center"/>
              <w:rPr>
                <w:rFonts w:ascii="Arial Narrow" w:hAnsi="Arial Narrow"/>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3D4623AD" w14:textId="77777777" w:rsidR="001977A2" w:rsidRPr="00BF38C6" w:rsidRDefault="001977A2" w:rsidP="001977A2">
            <w:pPr>
              <w:pStyle w:val="CellBodyCentered"/>
              <w:rPr>
                <w:rFonts w:ascii="Arial Narrow" w:hAnsi="Arial Narrow" w:cs="Arial"/>
                <w:color w:val="auto"/>
                <w:sz w:val="16"/>
                <w:szCs w:val="16"/>
                <w:lang w:val="ru-RU"/>
              </w:rPr>
            </w:pPr>
          </w:p>
          <w:p w14:paraId="05AB482F" w14:textId="77777777" w:rsidR="001977A2" w:rsidRPr="00BF38C6" w:rsidRDefault="001977A2" w:rsidP="001977A2">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16FCEE1F"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37A6DBD9" w14:textId="56BF584C" w:rsidR="001977A2" w:rsidRPr="00BF38C6" w:rsidRDefault="001977A2" w:rsidP="001977A2">
            <w:pPr>
              <w:spacing w:before="0" w:line="240" w:lineRule="auto"/>
              <w:ind w:left="0"/>
              <w:jc w:val="center"/>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174CDE2A" w14:textId="77777777" w:rsidR="001977A2" w:rsidRPr="00BF38C6" w:rsidRDefault="001977A2" w:rsidP="001977A2">
            <w:pPr>
              <w:pStyle w:val="CellBodyCentered"/>
              <w:rPr>
                <w:rFonts w:ascii="Arial Narrow" w:hAnsi="Arial Narrow" w:cs="Arial"/>
                <w:color w:val="auto"/>
                <w:sz w:val="16"/>
                <w:szCs w:val="16"/>
                <w:lang w:val="ru-RU"/>
              </w:rPr>
            </w:pPr>
          </w:p>
          <w:p w14:paraId="342EA664" w14:textId="77777777" w:rsidR="001977A2" w:rsidRDefault="001977A2" w:rsidP="001977A2">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7CB22284" w14:textId="77777777" w:rsidR="001977A2" w:rsidRPr="00BF38C6" w:rsidRDefault="001977A2" w:rsidP="001977A2">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7117858D" w14:textId="2D1C5D29" w:rsidR="001977A2" w:rsidRPr="00BF38C6" w:rsidRDefault="001977A2" w:rsidP="001977A2">
            <w:pPr>
              <w:spacing w:before="0" w:line="240" w:lineRule="auto"/>
              <w:ind w:left="0"/>
              <w:jc w:val="center"/>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2E6B6623" w14:textId="77777777" w:rsidR="001977A2" w:rsidRPr="00BF38C6" w:rsidRDefault="001977A2" w:rsidP="001977A2">
            <w:pPr>
              <w:pStyle w:val="CellBodyCentered"/>
              <w:rPr>
                <w:rFonts w:ascii="Arial Narrow" w:hAnsi="Arial Narrow" w:cs="Arial"/>
                <w:color w:val="auto"/>
                <w:sz w:val="16"/>
                <w:szCs w:val="16"/>
                <w:lang w:val="en-GB"/>
              </w:rPr>
            </w:pPr>
          </w:p>
          <w:p w14:paraId="693A268D" w14:textId="77777777" w:rsidR="001977A2" w:rsidRPr="00BF38C6" w:rsidRDefault="001977A2" w:rsidP="001977A2">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+80°C</w:t>
            </w:r>
          </w:p>
          <w:p w14:paraId="76E5E741" w14:textId="77777777" w:rsidR="001977A2" w:rsidRPr="00BF38C6" w:rsidRDefault="001977A2" w:rsidP="001977A2">
            <w:pPr>
              <w:spacing w:before="0" w:line="240" w:lineRule="auto"/>
              <w:ind w:left="0"/>
              <w:jc w:val="center"/>
              <w:rPr>
                <w:rFonts w:ascii="Arial Narrow" w:hAnsi="Arial Narrow"/>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6CE5A85D" w14:textId="77777777" w:rsidR="001977A2" w:rsidRPr="00BF38C6" w:rsidRDefault="001977A2" w:rsidP="001977A2">
            <w:pPr>
              <w:pStyle w:val="CellBody"/>
              <w:rPr>
                <w:rFonts w:ascii="Arial Narrow" w:hAnsi="Arial Narrow" w:cs="Arial"/>
                <w:color w:val="auto"/>
                <w:sz w:val="16"/>
                <w:szCs w:val="16"/>
                <w:lang w:val="ru-RU"/>
              </w:rPr>
            </w:pPr>
          </w:p>
          <w:p w14:paraId="4115986D" w14:textId="77777777" w:rsidR="001977A2" w:rsidRPr="006759B5" w:rsidRDefault="001977A2" w:rsidP="001977A2">
            <w:pPr>
              <w:pStyle w:val="TableText"/>
              <w:rPr>
                <w:rFonts w:ascii="Arial Narrow" w:hAnsi="Arial Narrow" w:cs="Arial"/>
                <w:color w:val="auto"/>
                <w:szCs w:val="16"/>
                <w:lang w:val="ru-RU"/>
              </w:rPr>
            </w:pPr>
            <w:r w:rsidRPr="00BF38C6">
              <w:rPr>
                <w:rFonts w:ascii="Arial Narrow" w:hAnsi="Arial Narrow" w:cs="Arial"/>
                <w:color w:val="auto"/>
                <w:szCs w:val="16"/>
                <w:lang w:val="ru-RU"/>
              </w:rPr>
              <w:t xml:space="preserve">ТУ НА </w:t>
            </w:r>
            <w:r w:rsidRPr="006759B5">
              <w:rPr>
                <w:rFonts w:ascii="Arial Narrow" w:hAnsi="Arial Narrow" w:cs="Arial"/>
                <w:color w:val="auto"/>
                <w:szCs w:val="16"/>
                <w:lang w:val="ru-RU"/>
              </w:rPr>
              <w:t xml:space="preserve">МАГИСТР. </w:t>
            </w:r>
            <w:r w:rsidRPr="00BF38C6">
              <w:rPr>
                <w:rFonts w:ascii="Arial Narrow" w:hAnsi="Arial Narrow" w:cs="Arial"/>
                <w:color w:val="auto"/>
                <w:szCs w:val="16"/>
                <w:lang w:val="ru-RU"/>
              </w:rPr>
              <w:t>ТРУБОПР</w:t>
            </w:r>
            <w:r w:rsidRPr="006759B5">
              <w:rPr>
                <w:rFonts w:ascii="Arial Narrow" w:hAnsi="Arial Narrow" w:cs="Arial"/>
                <w:color w:val="auto"/>
                <w:szCs w:val="16"/>
                <w:lang w:val="ru-RU"/>
              </w:rPr>
              <w:t>.</w:t>
            </w:r>
          </w:p>
          <w:p w14:paraId="5713CA92" w14:textId="2C88EF82"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40 </w:t>
            </w:r>
            <w:r w:rsidRPr="00BF38C6">
              <w:rPr>
                <w:rFonts w:ascii="Arial Narrow" w:hAnsi="Arial Narrow"/>
                <w:color w:val="auto"/>
                <w:sz w:val="16"/>
                <w:szCs w:val="16"/>
                <w:lang w:val="ru-RU"/>
              </w:rPr>
              <w:t>бар (изб.)</w:t>
            </w:r>
          </w:p>
          <w:p w14:paraId="2D4F383A" w14:textId="1F131FFA"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40 </w:t>
            </w:r>
            <w:r w:rsidRPr="00BF38C6">
              <w:rPr>
                <w:rFonts w:ascii="Arial Narrow" w:hAnsi="Arial Narrow"/>
                <w:color w:val="auto"/>
                <w:sz w:val="16"/>
                <w:szCs w:val="16"/>
                <w:lang w:val="ru-RU"/>
              </w:rPr>
              <w:t>бар (изб.)</w:t>
            </w:r>
          </w:p>
          <w:p w14:paraId="532CE635" w14:textId="7814D126"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40 </w:t>
            </w:r>
            <w:r w:rsidRPr="00BF38C6">
              <w:rPr>
                <w:rFonts w:ascii="Arial Narrow" w:hAnsi="Arial Narrow"/>
                <w:color w:val="auto"/>
                <w:sz w:val="16"/>
                <w:szCs w:val="16"/>
                <w:lang w:val="ru-RU"/>
              </w:rPr>
              <w:t>бар (изб.)</w:t>
            </w:r>
          </w:p>
          <w:p w14:paraId="7C88509F" w14:textId="5674C2C7" w:rsidR="001977A2" w:rsidRPr="00BF38C6" w:rsidRDefault="001977A2" w:rsidP="001977A2">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80 °</w:t>
            </w:r>
            <w:r w:rsidRPr="00BF38C6">
              <w:rPr>
                <w:rFonts w:ascii="Arial Narrow" w:hAnsi="Arial Narrow"/>
                <w:snapToGrid w:val="0"/>
                <w:color w:val="auto"/>
                <w:sz w:val="16"/>
                <w:szCs w:val="16"/>
                <w:lang w:val="ru-RU"/>
              </w:rPr>
              <w:t xml:space="preserve">C = 40 </w:t>
            </w:r>
            <w:r w:rsidRPr="00BF38C6">
              <w:rPr>
                <w:rFonts w:ascii="Arial Narrow" w:hAnsi="Arial Narrow"/>
                <w:color w:val="auto"/>
                <w:sz w:val="16"/>
                <w:szCs w:val="16"/>
                <w:lang w:val="ru-RU"/>
              </w:rPr>
              <w:t>бар (изб.)</w:t>
            </w:r>
          </w:p>
          <w:p w14:paraId="7DB322FA" w14:textId="77777777" w:rsidR="001977A2" w:rsidRPr="006759B5" w:rsidRDefault="001977A2" w:rsidP="001977A2">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(ограничение по толщине стенки трубы)</w:t>
            </w:r>
          </w:p>
          <w:p w14:paraId="0A7C7B27" w14:textId="370C7C9F" w:rsidR="001977A2" w:rsidRPr="006759B5" w:rsidRDefault="001977A2" w:rsidP="001977A2">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648D3206" w14:textId="77777777" w:rsidR="001977A2" w:rsidRPr="006759B5" w:rsidRDefault="001977A2" w:rsidP="001977A2">
            <w:pPr>
              <w:pStyle w:val="CellBodyCentered"/>
              <w:rPr>
                <w:rFonts w:ascii="Arial Narrow" w:hAnsi="Arial Narrow" w:cs="Arial"/>
                <w:color w:val="auto"/>
                <w:sz w:val="16"/>
                <w:szCs w:val="16"/>
                <w:lang w:val="ru-RU"/>
              </w:rPr>
            </w:pPr>
          </w:p>
          <w:p w14:paraId="17C50C7D" w14:textId="77777777" w:rsidR="001977A2" w:rsidRPr="00BF38C6" w:rsidRDefault="001977A2" w:rsidP="001977A2">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7D7CD7FF" w14:textId="77777777" w:rsidR="001977A2" w:rsidRPr="00BF38C6" w:rsidRDefault="001977A2" w:rsidP="001977A2">
            <w:pPr>
              <w:pStyle w:val="CellBodyCentered"/>
              <w:rPr>
                <w:rFonts w:ascii="Arial Narrow" w:hAnsi="Arial Narrow" w:cs="Arial"/>
                <w:color w:val="auto"/>
                <w:sz w:val="16"/>
                <w:szCs w:val="16"/>
                <w:lang w:val="en-GB"/>
              </w:rPr>
            </w:pPr>
          </w:p>
          <w:p w14:paraId="39774181" w14:textId="77777777" w:rsidR="001977A2" w:rsidRPr="00BF38C6" w:rsidRDefault="001977A2" w:rsidP="001977A2">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100</w:t>
            </w:r>
          </w:p>
          <w:p w14:paraId="2F18D30C" w14:textId="77777777" w:rsidR="001977A2" w:rsidRPr="00BF38C6" w:rsidRDefault="001977A2" w:rsidP="001977A2">
            <w:pPr>
              <w:pStyle w:val="CellBodyCentered"/>
              <w:rPr>
                <w:rFonts w:ascii="Arial Narrow" w:hAnsi="Arial Narrow"/>
                <w:color w:val="auto"/>
                <w:sz w:val="16"/>
                <w:szCs w:val="16"/>
                <w:lang w:val="ru-RU"/>
              </w:rPr>
            </w:pPr>
          </w:p>
        </w:tc>
      </w:tr>
      <w:tr w:rsidR="00F772B5" w:rsidRPr="00BF38C6" w14:paraId="12B06C04" w14:textId="77777777" w:rsidTr="002A7110">
        <w:trPr>
          <w:ins w:id="1739" w:author="Zhunisbayev, Olzhasbek [Bolashak Atyrau Limited]" w:date="2024-10-30T18:13:00Z"/>
        </w:trPr>
        <w:tc>
          <w:tcPr>
            <w:tcW w:w="3332" w:type="dxa"/>
            <w:tcBorders>
              <w:top w:val="single" w:sz="6" w:space="0" w:color="auto"/>
              <w:left w:val="single" w:sz="6" w:space="0" w:color="auto"/>
              <w:bottom w:val="single" w:sz="6" w:space="0" w:color="auto"/>
              <w:right w:val="single" w:sz="6" w:space="0" w:color="auto"/>
            </w:tcBorders>
          </w:tcPr>
          <w:p w14:paraId="268E7A30" w14:textId="77777777" w:rsidR="00F772B5" w:rsidRPr="00780A33" w:rsidRDefault="00F772B5" w:rsidP="00F772B5">
            <w:pPr>
              <w:pStyle w:val="CellBody"/>
              <w:rPr>
                <w:ins w:id="1740" w:author="Zhunisbayev, Olzhasbek [Bolashak Atyrau Limited]" w:date="2024-10-30T18:14:00Z" w16du:dateUtc="2024-10-30T13:14:00Z"/>
                <w:rFonts w:ascii="Arial Narrow" w:hAnsi="Arial Narrow"/>
                <w:color w:val="auto"/>
                <w:sz w:val="16"/>
                <w:szCs w:val="16"/>
                <w:lang w:val="ru-RU"/>
              </w:rPr>
            </w:pPr>
          </w:p>
          <w:p w14:paraId="42F23A49" w14:textId="77777777" w:rsidR="00F772B5" w:rsidRPr="00BF38C6" w:rsidRDefault="00F772B5" w:rsidP="00F772B5">
            <w:pPr>
              <w:pStyle w:val="CellBody"/>
              <w:rPr>
                <w:ins w:id="1741" w:author="Zhunisbayev, Olzhasbek [Bolashak Atyrau Limited]" w:date="2024-10-30T18:14:00Z" w16du:dateUtc="2024-10-30T13:14:00Z"/>
                <w:rFonts w:ascii="Arial Narrow" w:hAnsi="Arial Narrow" w:cs="Arial"/>
                <w:color w:val="auto"/>
                <w:sz w:val="16"/>
                <w:szCs w:val="16"/>
                <w:lang w:val="ru-RU"/>
              </w:rPr>
            </w:pPr>
            <w:ins w:id="1742" w:author="Zhunisbayev, Olzhasbek [Bolashak Atyrau Limited]" w:date="2024-10-30T18:14:00Z" w16du:dateUtc="2024-10-30T13:14:00Z">
              <w:r w:rsidRPr="00BF38C6">
                <w:rPr>
                  <w:rFonts w:ascii="Arial Narrow" w:hAnsi="Arial Narrow"/>
                  <w:color w:val="auto"/>
                  <w:sz w:val="16"/>
                  <w:szCs w:val="16"/>
                  <w:lang w:val="ru-RU"/>
                </w:rPr>
                <w:t>BV - СБРОС В АТМОСФЕРУ</w:t>
              </w:r>
            </w:ins>
          </w:p>
          <w:p w14:paraId="61B2DADC" w14:textId="77777777" w:rsidR="00F772B5" w:rsidRPr="00BF38C6" w:rsidRDefault="00F772B5" w:rsidP="00F772B5">
            <w:pPr>
              <w:pStyle w:val="CellBody"/>
              <w:rPr>
                <w:ins w:id="1743" w:author="Zhunisbayev, Olzhasbek [Bolashak Atyrau Limited]" w:date="2024-10-30T18:14:00Z" w16du:dateUtc="2024-10-30T13:14:00Z"/>
                <w:rFonts w:ascii="Arial Narrow" w:hAnsi="Arial Narrow" w:cs="Arial"/>
                <w:color w:val="auto"/>
                <w:sz w:val="16"/>
                <w:szCs w:val="16"/>
                <w:lang w:val="ru-RU"/>
              </w:rPr>
            </w:pPr>
            <w:ins w:id="1744" w:author="Zhunisbayev, Olzhasbek [Bolashak Atyrau Limited]" w:date="2024-10-30T18:14:00Z" w16du:dateUtc="2024-10-30T13:14:00Z">
              <w:r w:rsidRPr="00BF38C6">
                <w:rPr>
                  <w:rFonts w:ascii="Arial Narrow" w:hAnsi="Arial Narrow"/>
                  <w:color w:val="auto"/>
                  <w:sz w:val="16"/>
                  <w:szCs w:val="16"/>
                  <w:lang w:val="ru-RU"/>
                </w:rPr>
                <w:t>CS – СЕРА</w:t>
              </w:r>
            </w:ins>
          </w:p>
          <w:p w14:paraId="258309AF" w14:textId="77777777" w:rsidR="00F772B5" w:rsidRPr="00BF38C6" w:rsidRDefault="00F772B5" w:rsidP="00F772B5">
            <w:pPr>
              <w:pStyle w:val="CellBody"/>
              <w:rPr>
                <w:ins w:id="1745" w:author="Zhunisbayev, Olzhasbek [Bolashak Atyrau Limited]" w:date="2024-10-30T18:14:00Z" w16du:dateUtc="2024-10-30T13:14:00Z"/>
                <w:rFonts w:ascii="Arial Narrow" w:hAnsi="Arial Narrow" w:cs="Arial"/>
                <w:color w:val="auto"/>
                <w:sz w:val="16"/>
                <w:szCs w:val="16"/>
                <w:lang w:val="ru-RU"/>
              </w:rPr>
            </w:pPr>
            <w:ins w:id="1746" w:author="Zhunisbayev, Olzhasbek [Bolashak Atyrau Limited]" w:date="2024-10-30T18:14:00Z" w16du:dateUtc="2024-10-30T13:14:00Z">
              <w:r w:rsidRPr="00BF38C6">
                <w:rPr>
                  <w:rFonts w:ascii="Arial Narrow" w:hAnsi="Arial Narrow"/>
                  <w:color w:val="auto"/>
                  <w:sz w:val="16"/>
                  <w:szCs w:val="16"/>
                  <w:lang w:val="ru-RU"/>
                </w:rPr>
                <w:t>GW – СБРОСНОЙ ГАЗ, ОТХОДЯЩИЙ ГАЗ</w:t>
              </w:r>
            </w:ins>
          </w:p>
          <w:p w14:paraId="2F17374C" w14:textId="77777777" w:rsidR="00F772B5" w:rsidRPr="00BF38C6" w:rsidRDefault="00F772B5" w:rsidP="00F772B5">
            <w:pPr>
              <w:pStyle w:val="CellBody"/>
              <w:rPr>
                <w:ins w:id="1747" w:author="Zhunisbayev, Olzhasbek [Bolashak Atyrau Limited]" w:date="2024-10-30T18:14:00Z" w16du:dateUtc="2024-10-30T13:14:00Z"/>
                <w:rFonts w:ascii="Arial Narrow" w:hAnsi="Arial Narrow" w:cs="Arial"/>
                <w:color w:val="auto"/>
                <w:sz w:val="16"/>
                <w:szCs w:val="16"/>
                <w:lang w:val="ru-RU"/>
              </w:rPr>
            </w:pPr>
            <w:ins w:id="1748" w:author="Zhunisbayev, Olzhasbek [Bolashak Atyrau Limited]" w:date="2024-10-30T18:14:00Z" w16du:dateUtc="2024-10-30T13:14:00Z">
              <w:r w:rsidRPr="00BF38C6">
                <w:rPr>
                  <w:rFonts w:ascii="Arial Narrow" w:hAnsi="Arial Narrow"/>
                  <w:color w:val="auto"/>
                  <w:sz w:val="16"/>
                  <w:szCs w:val="16"/>
                  <w:lang w:val="ru-RU"/>
                </w:rPr>
                <w:t>SLL – ПАР, НИЗКОЕ ДАВЛЕНИЕ</w:t>
              </w:r>
            </w:ins>
          </w:p>
          <w:p w14:paraId="28B12558" w14:textId="77777777" w:rsidR="00F772B5" w:rsidRPr="00BF38C6" w:rsidRDefault="00F772B5" w:rsidP="00F772B5">
            <w:pPr>
              <w:pStyle w:val="CellBody"/>
              <w:rPr>
                <w:ins w:id="1749" w:author="Zhunisbayev, Olzhasbek [Bolashak Atyrau Limited]" w:date="2024-10-30T18:14:00Z" w16du:dateUtc="2024-10-30T13:14:00Z"/>
                <w:rFonts w:ascii="Arial Narrow" w:hAnsi="Arial Narrow" w:cs="Arial"/>
                <w:color w:val="auto"/>
                <w:sz w:val="16"/>
                <w:szCs w:val="16"/>
                <w:lang w:val="ru-RU"/>
              </w:rPr>
            </w:pPr>
            <w:ins w:id="1750" w:author="Zhunisbayev, Olzhasbek [Bolashak Atyrau Limited]" w:date="2024-10-30T18:14:00Z" w16du:dateUtc="2024-10-30T13:14:00Z">
              <w:r w:rsidRPr="00BF38C6">
                <w:rPr>
                  <w:rFonts w:ascii="Arial Narrow" w:hAnsi="Arial Narrow"/>
                  <w:color w:val="auto"/>
                  <w:sz w:val="16"/>
                  <w:szCs w:val="16"/>
                  <w:lang w:val="ru-RU"/>
                </w:rPr>
                <w:t>TL – КОНДЕНСАТ, НИЗКОЕ ДАВЛЕНИЕ</w:t>
              </w:r>
            </w:ins>
          </w:p>
          <w:p w14:paraId="2EF2666E" w14:textId="77777777" w:rsidR="00F772B5" w:rsidRPr="00BF38C6" w:rsidRDefault="00F772B5" w:rsidP="00F772B5">
            <w:pPr>
              <w:pStyle w:val="CellBody"/>
              <w:rPr>
                <w:ins w:id="1751" w:author="Zhunisbayev, Olzhasbek [Bolashak Atyrau Limited]" w:date="2024-10-30T18:14:00Z" w16du:dateUtc="2024-10-30T13:14:00Z"/>
                <w:rFonts w:ascii="Arial Narrow" w:hAnsi="Arial Narrow" w:cs="Arial"/>
                <w:color w:val="auto"/>
                <w:sz w:val="16"/>
                <w:szCs w:val="16"/>
                <w:lang w:val="ru-RU"/>
              </w:rPr>
            </w:pPr>
            <w:ins w:id="1752" w:author="Zhunisbayev, Olzhasbek [Bolashak Atyrau Limited]" w:date="2024-10-30T18:14:00Z" w16du:dateUtc="2024-10-30T13:14:00Z">
              <w:r w:rsidRPr="00BF38C6">
                <w:rPr>
                  <w:rFonts w:ascii="Arial Narrow" w:hAnsi="Arial Narrow"/>
                  <w:color w:val="auto"/>
                  <w:sz w:val="16"/>
                  <w:szCs w:val="16"/>
                  <w:lang w:val="ru-RU"/>
                </w:rPr>
                <w:t>VP - ТЕХНОЛОГИЧЕСКИЙ ВОЗДУХ</w:t>
              </w:r>
            </w:ins>
          </w:p>
          <w:p w14:paraId="24504C0D" w14:textId="77777777" w:rsidR="00F772B5" w:rsidRPr="00BF38C6" w:rsidRDefault="00F772B5" w:rsidP="00F772B5">
            <w:pPr>
              <w:pStyle w:val="CellBody"/>
              <w:rPr>
                <w:ins w:id="1753" w:author="Zhunisbayev, Olzhasbek [Bolashak Atyrau Limited]" w:date="2024-10-30T18:14:00Z" w16du:dateUtc="2024-10-30T13:14:00Z"/>
                <w:rFonts w:ascii="Arial Narrow" w:hAnsi="Arial Narrow" w:cs="Arial"/>
                <w:color w:val="auto"/>
                <w:sz w:val="16"/>
                <w:szCs w:val="16"/>
                <w:lang w:val="ru-RU"/>
              </w:rPr>
            </w:pPr>
            <w:ins w:id="1754" w:author="Zhunisbayev, Olzhasbek [Bolashak Atyrau Limited]" w:date="2024-10-30T18:14:00Z" w16du:dateUtc="2024-10-30T13:14:00Z">
              <w:r w:rsidRPr="00BF38C6">
                <w:rPr>
                  <w:rFonts w:ascii="Arial Narrow" w:hAnsi="Arial Narrow"/>
                  <w:color w:val="auto"/>
                  <w:sz w:val="16"/>
                  <w:szCs w:val="16"/>
                  <w:lang w:val="ru-RU"/>
                </w:rPr>
                <w:t>VU - ТЕХНИЧЕСКИЙ ВОЗДУХ</w:t>
              </w:r>
            </w:ins>
          </w:p>
          <w:p w14:paraId="37824A24" w14:textId="77777777" w:rsidR="00F772B5" w:rsidRPr="00BF38C6" w:rsidRDefault="00F772B5" w:rsidP="00F772B5">
            <w:pPr>
              <w:pStyle w:val="CellBody"/>
              <w:rPr>
                <w:ins w:id="1755" w:author="Zhunisbayev, Olzhasbek [Bolashak Atyrau Limited]" w:date="2024-10-30T18:14:00Z" w16du:dateUtc="2024-10-30T13:14:00Z"/>
                <w:rFonts w:ascii="Arial Narrow" w:hAnsi="Arial Narrow" w:cs="Arial"/>
                <w:color w:val="auto"/>
                <w:sz w:val="16"/>
                <w:szCs w:val="16"/>
                <w:lang w:val="ru-RU"/>
              </w:rPr>
            </w:pPr>
          </w:p>
          <w:p w14:paraId="1C63227E" w14:textId="77777777" w:rsidR="00F772B5" w:rsidRPr="00BF38C6" w:rsidRDefault="00F772B5" w:rsidP="00F772B5">
            <w:pPr>
              <w:pStyle w:val="CellBody"/>
              <w:rPr>
                <w:ins w:id="1756" w:author="Zhunisbayev, Olzhasbek [Bolashak Atyrau Limited]" w:date="2024-10-30T18:14:00Z" w16du:dateUtc="2024-10-30T13:14:00Z"/>
                <w:rFonts w:ascii="Arial Narrow" w:hAnsi="Arial Narrow" w:cs="Arial"/>
                <w:color w:val="auto"/>
                <w:sz w:val="16"/>
                <w:szCs w:val="16"/>
                <w:lang w:val="ru-RU"/>
              </w:rPr>
            </w:pPr>
          </w:p>
          <w:p w14:paraId="753569EF" w14:textId="77777777" w:rsidR="00F772B5" w:rsidRPr="00F62D8A" w:rsidRDefault="00F772B5" w:rsidP="00F772B5">
            <w:pPr>
              <w:spacing w:before="0" w:line="240" w:lineRule="auto"/>
              <w:ind w:left="0"/>
              <w:rPr>
                <w:ins w:id="1757" w:author="Zhunisbayev, Olzhasbek [Bolashak Atyrau Limited]" w:date="2024-10-30T18:13:00Z" w16du:dateUtc="2024-10-30T13:13:00Z"/>
                <w:rFonts w:ascii="Arial Narrow" w:hAnsi="Arial Narrow" w:cs="Arial"/>
                <w:color w:val="auto"/>
                <w:sz w:val="16"/>
                <w:szCs w:val="16"/>
                <w:rPrChange w:id="1758" w:author="Zhunisbayev, Olzhasbek [Bolashak Atyrau Limited]" w:date="2024-10-30T18:13:00Z" w16du:dateUtc="2024-10-30T13:13:00Z">
                  <w:rPr>
                    <w:ins w:id="1759" w:author="Zhunisbayev, Olzhasbek [Bolashak Atyrau Limited]" w:date="2024-10-30T18:13:00Z" w16du:dateUtc="2024-10-30T13:13:00Z"/>
                    <w:rFonts w:ascii="Arial Narrow" w:hAnsi="Arial Narrow" w:cs="Arial"/>
                    <w:color w:val="auto"/>
                    <w:sz w:val="16"/>
                    <w:szCs w:val="16"/>
                    <w:lang w:val="ru-RU"/>
                  </w:rPr>
                </w:rPrChange>
              </w:rPr>
            </w:pPr>
          </w:p>
        </w:tc>
        <w:tc>
          <w:tcPr>
            <w:tcW w:w="720" w:type="dxa"/>
            <w:tcBorders>
              <w:top w:val="single" w:sz="6" w:space="0" w:color="auto"/>
              <w:left w:val="single" w:sz="6" w:space="0" w:color="auto"/>
              <w:bottom w:val="single" w:sz="6" w:space="0" w:color="auto"/>
              <w:right w:val="single" w:sz="6" w:space="0" w:color="auto"/>
            </w:tcBorders>
          </w:tcPr>
          <w:p w14:paraId="40C80C73" w14:textId="77777777" w:rsidR="00F772B5" w:rsidRPr="00BF38C6" w:rsidRDefault="00F772B5" w:rsidP="00F772B5">
            <w:pPr>
              <w:pStyle w:val="CellBodyCentered"/>
              <w:rPr>
                <w:ins w:id="1760" w:author="Zhunisbayev, Olzhasbek [Bolashak Atyrau Limited]" w:date="2024-10-30T18:14:00Z" w16du:dateUtc="2024-10-30T13:14:00Z"/>
                <w:rFonts w:ascii="Arial Narrow" w:hAnsi="Arial Narrow"/>
                <w:b/>
                <w:color w:val="auto"/>
                <w:sz w:val="16"/>
                <w:szCs w:val="16"/>
              </w:rPr>
            </w:pPr>
          </w:p>
          <w:p w14:paraId="1D2DF2BB" w14:textId="6CB7B714" w:rsidR="00F772B5" w:rsidRPr="00BF38C6" w:rsidRDefault="00F772B5" w:rsidP="00F772B5">
            <w:pPr>
              <w:spacing w:before="0" w:line="240" w:lineRule="auto"/>
              <w:ind w:left="0"/>
              <w:jc w:val="center"/>
              <w:rPr>
                <w:ins w:id="1761" w:author="Zhunisbayev, Olzhasbek [Bolashak Atyrau Limited]" w:date="2024-10-30T18:13:00Z" w16du:dateUtc="2024-10-30T13:13:00Z"/>
                <w:rFonts w:ascii="Arial Narrow" w:hAnsi="Arial Narrow" w:cs="Arial"/>
                <w:b/>
                <w:color w:val="auto"/>
                <w:sz w:val="16"/>
                <w:szCs w:val="16"/>
                <w:lang w:val="ru-RU"/>
              </w:rPr>
            </w:pPr>
            <w:ins w:id="1762" w:author="Zhunisbayev, Olzhasbek [Bolashak Atyrau Limited]" w:date="2024-10-30T18:14:00Z" w16du:dateUtc="2024-10-30T13:14:00Z">
              <w:r>
                <w:rPr>
                  <w:rFonts w:ascii="Arial Narrow" w:hAnsi="Arial Narrow"/>
                  <w:noProof/>
                  <w:color w:val="auto"/>
                  <w:sz w:val="16"/>
                  <w:szCs w:val="16"/>
                  <w:lang w:val="ru-RU"/>
                </w:rPr>
                <mc:AlternateContent>
                  <mc:Choice Requires="wps">
                    <w:drawing>
                      <wp:anchor distT="0" distB="0" distL="114300" distR="114300" simplePos="0" relativeHeight="254290944" behindDoc="0" locked="0" layoutInCell="1" allowOverlap="1" wp14:anchorId="6C6B8B0F" wp14:editId="74C2BEA6">
                        <wp:simplePos x="0" y="0"/>
                        <wp:positionH relativeFrom="column">
                          <wp:posOffset>-430052</wp:posOffset>
                        </wp:positionH>
                        <wp:positionV relativeFrom="paragraph">
                          <wp:posOffset>195720</wp:posOffset>
                        </wp:positionV>
                        <wp:extent cx="973776" cy="221615"/>
                        <wp:effectExtent l="0" t="0" r="55245" b="64135"/>
                        <wp:wrapNone/>
                        <wp:docPr id="2101734375"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776"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222F0654" w14:textId="77777777" w:rsidR="00F772B5" w:rsidRPr="0062771D" w:rsidRDefault="00F772B5" w:rsidP="00A0514E">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6B8B0F" id="_x0000_s1036" style="position:absolute;left:0;text-align:left;margin-left:-33.85pt;margin-top:15.4pt;width:76.7pt;height:17.45pt;z-index:25429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">
                        <v:shadow on="t" color="black [3213]" opacity=".5"/>
                        <v:textbox>
                          <w:txbxContent>
                            <w:p w14:paraId="222F0654" w14:textId="77777777" w:rsidR="00F772B5" w:rsidRPr="0062771D" w:rsidRDefault="00F772B5" w:rsidP="00A0514E">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Pr>
                  <w:rFonts w:ascii="Arial Narrow" w:hAnsi="Arial Narrow"/>
                  <w:b/>
                  <w:color w:val="auto"/>
                  <w:sz w:val="16"/>
                  <w:szCs w:val="16"/>
                </w:rPr>
                <w:t>30</w:t>
              </w:r>
              <w:r w:rsidRPr="00BF38C6">
                <w:rPr>
                  <w:rFonts w:ascii="Arial Narrow" w:hAnsi="Arial Narrow"/>
                  <w:b/>
                  <w:color w:val="auto"/>
                  <w:sz w:val="16"/>
                  <w:szCs w:val="16"/>
                  <w:lang w:val="ru-RU"/>
                </w:rPr>
                <w:t>0J20</w:t>
              </w:r>
            </w:ins>
          </w:p>
        </w:tc>
        <w:tc>
          <w:tcPr>
            <w:tcW w:w="720" w:type="dxa"/>
            <w:tcBorders>
              <w:top w:val="single" w:sz="6" w:space="0" w:color="auto"/>
              <w:left w:val="single" w:sz="6" w:space="0" w:color="auto"/>
              <w:bottom w:val="single" w:sz="6" w:space="0" w:color="auto"/>
              <w:right w:val="single" w:sz="6" w:space="0" w:color="auto"/>
            </w:tcBorders>
          </w:tcPr>
          <w:p w14:paraId="6E18DE6A" w14:textId="77777777" w:rsidR="00F772B5" w:rsidRPr="00BF38C6" w:rsidRDefault="00F772B5" w:rsidP="00F772B5">
            <w:pPr>
              <w:pStyle w:val="CellBodyCentered"/>
              <w:rPr>
                <w:ins w:id="1763" w:author="Zhunisbayev, Olzhasbek [Bolashak Atyrau Limited]" w:date="2024-10-30T18:14:00Z" w16du:dateUtc="2024-10-30T13:14:00Z"/>
                <w:rFonts w:ascii="Arial Narrow" w:hAnsi="Arial Narrow"/>
                <w:color w:val="auto"/>
                <w:sz w:val="16"/>
                <w:szCs w:val="16"/>
              </w:rPr>
            </w:pPr>
          </w:p>
          <w:p w14:paraId="4B1968F1" w14:textId="77777777" w:rsidR="00F772B5" w:rsidRPr="00BF38C6" w:rsidRDefault="00F772B5" w:rsidP="00F772B5">
            <w:pPr>
              <w:pStyle w:val="CellBodyCentered"/>
              <w:rPr>
                <w:ins w:id="1764" w:author="Zhunisbayev, Olzhasbek [Bolashak Atyrau Limited]" w:date="2024-10-30T18:14:00Z" w16du:dateUtc="2024-10-30T13:14:00Z"/>
                <w:rFonts w:ascii="Arial Narrow" w:hAnsi="Arial Narrow" w:cs="Arial"/>
                <w:color w:val="auto"/>
                <w:sz w:val="16"/>
                <w:szCs w:val="16"/>
                <w:lang w:val="ru-RU"/>
              </w:rPr>
            </w:pPr>
            <w:ins w:id="1765" w:author="Zhunisbayev, Olzhasbek [Bolashak Atyrau Limited]" w:date="2024-10-30T18:14:00Z" w16du:dateUtc="2024-10-30T13:14:00Z">
              <w:r w:rsidRPr="00BF38C6">
                <w:rPr>
                  <w:rFonts w:ascii="Arial Narrow" w:hAnsi="Arial Narrow"/>
                  <w:color w:val="auto"/>
                  <w:sz w:val="16"/>
                  <w:szCs w:val="16"/>
                  <w:lang w:val="ru-RU"/>
                </w:rPr>
                <w:t>3,0/</w:t>
              </w:r>
            </w:ins>
          </w:p>
          <w:p w14:paraId="06C5C1FC" w14:textId="28DBB6B3" w:rsidR="00F772B5" w:rsidRPr="00BF38C6" w:rsidRDefault="00F772B5" w:rsidP="00F772B5">
            <w:pPr>
              <w:pStyle w:val="CellBodyCentered"/>
              <w:rPr>
                <w:ins w:id="1766" w:author="Zhunisbayev, Olzhasbek [Bolashak Atyrau Limited]" w:date="2024-10-30T18:13:00Z" w16du:dateUtc="2024-10-30T13:13:00Z"/>
                <w:rFonts w:ascii="Arial Narrow" w:hAnsi="Arial Narrow" w:cs="Arial"/>
                <w:color w:val="auto"/>
                <w:sz w:val="16"/>
                <w:szCs w:val="16"/>
                <w:lang w:val="en-GB"/>
              </w:rPr>
            </w:pPr>
            <w:ins w:id="1767" w:author="Zhunisbayev, Olzhasbek [Bolashak Atyrau Limited]" w:date="2024-10-30T18:14:00Z" w16du:dateUtc="2024-10-30T13:14:00Z">
              <w:r w:rsidRPr="00BF38C6">
                <w:rPr>
                  <w:rFonts w:ascii="Arial Narrow" w:hAnsi="Arial Narrow"/>
                  <w:color w:val="auto"/>
                  <w:sz w:val="16"/>
                  <w:szCs w:val="16"/>
                  <w:lang w:val="ru-RU"/>
                </w:rPr>
                <w:t>1,5</w:t>
              </w:r>
            </w:ins>
          </w:p>
        </w:tc>
        <w:tc>
          <w:tcPr>
            <w:tcW w:w="900" w:type="dxa"/>
            <w:tcBorders>
              <w:top w:val="single" w:sz="6" w:space="0" w:color="auto"/>
              <w:left w:val="single" w:sz="6" w:space="0" w:color="auto"/>
              <w:bottom w:val="single" w:sz="6" w:space="0" w:color="auto"/>
              <w:right w:val="single" w:sz="6" w:space="0" w:color="auto"/>
            </w:tcBorders>
          </w:tcPr>
          <w:p w14:paraId="0FFCC001" w14:textId="77777777" w:rsidR="00F772B5" w:rsidRPr="00780A33" w:rsidRDefault="00F772B5" w:rsidP="00F772B5">
            <w:pPr>
              <w:pStyle w:val="CellBodyCentered"/>
              <w:rPr>
                <w:ins w:id="1768" w:author="Zhunisbayev, Olzhasbek [Bolashak Atyrau Limited]" w:date="2024-10-30T18:14:00Z" w16du:dateUtc="2024-10-30T13:14:00Z"/>
                <w:rFonts w:ascii="Arial Narrow" w:hAnsi="Arial Narrow"/>
                <w:color w:val="auto"/>
                <w:sz w:val="16"/>
                <w:szCs w:val="16"/>
                <w:lang w:val="ru-RU"/>
              </w:rPr>
            </w:pPr>
          </w:p>
          <w:p w14:paraId="6E5EAB12" w14:textId="77777777" w:rsidR="00F772B5" w:rsidRPr="006759B5" w:rsidRDefault="00F772B5" w:rsidP="00F772B5">
            <w:pPr>
              <w:pStyle w:val="CellBodyCentered"/>
              <w:ind w:left="-33"/>
              <w:rPr>
                <w:ins w:id="1769" w:author="Zhunisbayev, Olzhasbek [Bolashak Atyrau Limited]" w:date="2024-10-30T18:14:00Z" w16du:dateUtc="2024-10-30T13:14:00Z"/>
                <w:rFonts w:ascii="Arial Narrow" w:hAnsi="Arial Narrow" w:cs="Arial"/>
                <w:color w:val="auto"/>
                <w:sz w:val="16"/>
                <w:szCs w:val="16"/>
                <w:lang w:val="ru-RU"/>
              </w:rPr>
            </w:pPr>
            <w:ins w:id="1770" w:author="Zhunisbayev, Olzhasbek [Bolashak Atyrau Limited]" w:date="2024-10-30T18:14:00Z" w16du:dateUtc="2024-10-30T13:14:00Z">
              <w:r>
                <w:rPr>
                  <w:rFonts w:ascii="Arial Narrow" w:hAnsi="Arial Narrow" w:cs="Arial"/>
                  <w:color w:val="auto"/>
                  <w:sz w:val="16"/>
                  <w:szCs w:val="16"/>
                </w:rPr>
                <w:t>LTCS</w:t>
              </w:r>
            </w:ins>
          </w:p>
          <w:p w14:paraId="40D5C108" w14:textId="77777777" w:rsidR="00F772B5" w:rsidRPr="00BF38C6" w:rsidRDefault="00F772B5" w:rsidP="00F772B5">
            <w:pPr>
              <w:pStyle w:val="CellBodyCentered"/>
              <w:rPr>
                <w:ins w:id="1771" w:author="Zhunisbayev, Olzhasbek [Bolashak Atyrau Limited]" w:date="2024-10-30T18:14:00Z" w16du:dateUtc="2024-10-30T13:14:00Z"/>
                <w:rFonts w:ascii="Arial Narrow" w:hAnsi="Arial Narrow" w:cs="Arial"/>
                <w:color w:val="auto"/>
                <w:sz w:val="16"/>
                <w:szCs w:val="16"/>
                <w:lang w:val="ru-RU"/>
              </w:rPr>
            </w:pPr>
            <w:ins w:id="1772" w:author="Zhunisbayev, Olzhasbek [Bolashak Atyrau Limited]" w:date="2024-10-30T18:14:00Z" w16du:dateUtc="2024-10-30T13:14:00Z">
              <w:r w:rsidRPr="00BF38C6">
                <w:rPr>
                  <w:rFonts w:ascii="Arial Narrow" w:hAnsi="Arial Narrow"/>
                  <w:color w:val="auto"/>
                  <w:sz w:val="16"/>
                  <w:szCs w:val="16"/>
                  <w:lang w:val="ru-RU"/>
                </w:rPr>
                <w:t xml:space="preserve">С </w:t>
              </w:r>
              <w:r w:rsidRPr="006759B5">
                <w:rPr>
                  <w:rFonts w:ascii="Arial Narrow" w:hAnsi="Arial Narrow"/>
                  <w:color w:val="auto"/>
                  <w:sz w:val="16"/>
                  <w:szCs w:val="16"/>
                  <w:lang w:val="ru-RU"/>
                </w:rPr>
                <w:t xml:space="preserve">ПАРОВОЙ </w:t>
              </w:r>
              <w:r w:rsidRPr="00BF38C6">
                <w:rPr>
                  <w:rFonts w:ascii="Arial Narrow" w:hAnsi="Arial Narrow"/>
                  <w:color w:val="auto"/>
                  <w:sz w:val="16"/>
                  <w:szCs w:val="16"/>
                  <w:lang w:val="ru-RU"/>
                </w:rPr>
                <w:t>РУБАШКОЙ</w:t>
              </w:r>
            </w:ins>
          </w:p>
          <w:p w14:paraId="635B3488" w14:textId="77777777" w:rsidR="00F772B5" w:rsidRPr="00BF38C6" w:rsidRDefault="00F772B5" w:rsidP="00F772B5">
            <w:pPr>
              <w:pStyle w:val="CellBodyCentered"/>
              <w:rPr>
                <w:ins w:id="1773" w:author="Zhunisbayev, Olzhasbek [Bolashak Atyrau Limited]" w:date="2024-10-30T18:14:00Z" w16du:dateUtc="2024-10-30T13:14:00Z"/>
                <w:rFonts w:ascii="Arial Narrow" w:hAnsi="Arial Narrow" w:cs="Arial"/>
                <w:color w:val="auto"/>
                <w:sz w:val="16"/>
                <w:szCs w:val="16"/>
                <w:lang w:val="ru-RU"/>
              </w:rPr>
            </w:pPr>
            <w:ins w:id="1774" w:author="Zhunisbayev, Olzhasbek [Bolashak Atyrau Limited]" w:date="2024-10-30T18:14:00Z" w16du:dateUtc="2024-10-30T13:14:00Z">
              <w:r w:rsidRPr="00BF38C6">
                <w:rPr>
                  <w:rFonts w:ascii="Arial Narrow" w:hAnsi="Arial Narrow" w:cs="Arial"/>
                  <w:color w:val="auto"/>
                  <w:sz w:val="16"/>
                  <w:szCs w:val="16"/>
                  <w:lang w:val="ru-RU"/>
                </w:rPr>
                <w:t>Прим</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1</w:t>
              </w:r>
            </w:ins>
          </w:p>
          <w:p w14:paraId="3CFB4370" w14:textId="77777777" w:rsidR="00F772B5" w:rsidRPr="00BF38C6" w:rsidRDefault="00F772B5" w:rsidP="00F772B5">
            <w:pPr>
              <w:pStyle w:val="CellBodyCentered"/>
              <w:rPr>
                <w:ins w:id="1775" w:author="Zhunisbayev, Olzhasbek [Bolashak Atyrau Limited]" w:date="2024-10-30T18:14:00Z" w16du:dateUtc="2024-10-30T13:14:00Z"/>
                <w:rFonts w:ascii="Arial Narrow" w:hAnsi="Arial Narrow" w:cs="Arial"/>
                <w:color w:val="auto"/>
                <w:sz w:val="16"/>
                <w:szCs w:val="16"/>
                <w:lang w:val="ru-RU"/>
              </w:rPr>
            </w:pPr>
          </w:p>
          <w:p w14:paraId="0E56E719" w14:textId="77777777" w:rsidR="00F772B5" w:rsidRPr="006759B5" w:rsidRDefault="00F772B5" w:rsidP="00F772B5">
            <w:pPr>
              <w:pStyle w:val="CellBodyCentered"/>
              <w:rPr>
                <w:ins w:id="1776" w:author="Zhunisbayev, Olzhasbek [Bolashak Atyrau Limited]" w:date="2024-10-30T18:14:00Z" w16du:dateUtc="2024-10-30T13:14:00Z"/>
                <w:rFonts w:ascii="Arial Narrow" w:hAnsi="Arial Narrow" w:cs="Arial"/>
                <w:color w:val="auto"/>
                <w:sz w:val="16"/>
                <w:szCs w:val="16"/>
                <w:lang w:val="ru-RU"/>
              </w:rPr>
            </w:pPr>
            <w:ins w:id="1777" w:author="Zhunisbayev, Olzhasbek [Bolashak Atyrau Limited]" w:date="2024-10-30T18:14:00Z" w16du:dateUtc="2024-10-30T13:14:00Z">
              <w:r w:rsidRPr="00BF38C6">
                <w:rPr>
                  <w:rFonts w:ascii="Arial Narrow" w:hAnsi="Arial Narrow"/>
                  <w:color w:val="auto"/>
                  <w:sz w:val="16"/>
                  <w:szCs w:val="16"/>
                  <w:lang w:val="ru-RU"/>
                </w:rPr>
                <w:t>Прип. на корр.</w:t>
              </w:r>
            </w:ins>
          </w:p>
          <w:p w14:paraId="36EC6188" w14:textId="77777777" w:rsidR="00F772B5" w:rsidRPr="00BF38C6" w:rsidRDefault="00F772B5" w:rsidP="00F772B5">
            <w:pPr>
              <w:pStyle w:val="CellBodyCentered"/>
              <w:rPr>
                <w:ins w:id="1778" w:author="Zhunisbayev, Olzhasbek [Bolashak Atyrau Limited]" w:date="2024-10-30T18:14:00Z" w16du:dateUtc="2024-10-30T13:14:00Z"/>
                <w:rFonts w:ascii="Arial Narrow" w:hAnsi="Arial Narrow" w:cs="Arial"/>
                <w:color w:val="auto"/>
                <w:sz w:val="16"/>
                <w:szCs w:val="16"/>
                <w:lang w:val="ru-RU"/>
              </w:rPr>
            </w:pPr>
            <w:ins w:id="1779" w:author="Zhunisbayev, Olzhasbek [Bolashak Atyrau Limited]" w:date="2024-10-30T18:14:00Z" w16du:dateUtc="2024-10-30T13:14:00Z">
              <w:r w:rsidRPr="00BF38C6">
                <w:rPr>
                  <w:rFonts w:ascii="Arial Narrow" w:hAnsi="Arial Narrow"/>
                  <w:color w:val="auto"/>
                  <w:sz w:val="16"/>
                  <w:szCs w:val="16"/>
                  <w:lang w:val="ru-RU"/>
                </w:rPr>
                <w:t>Внутр.=3 мм</w:t>
              </w:r>
            </w:ins>
          </w:p>
          <w:p w14:paraId="6BAF900D" w14:textId="256661C5" w:rsidR="00F772B5" w:rsidRPr="00BF38C6" w:rsidRDefault="00F772B5" w:rsidP="00F772B5">
            <w:pPr>
              <w:pStyle w:val="CellBodyCentered"/>
              <w:rPr>
                <w:ins w:id="1780" w:author="Zhunisbayev, Olzhasbek [Bolashak Atyrau Limited]" w:date="2024-10-30T18:13:00Z" w16du:dateUtc="2024-10-30T13:13:00Z"/>
                <w:rFonts w:ascii="Arial Narrow" w:hAnsi="Arial Narrow" w:cs="Arial"/>
                <w:color w:val="auto"/>
                <w:sz w:val="16"/>
                <w:szCs w:val="16"/>
                <w:lang w:val="ru-RU"/>
              </w:rPr>
            </w:pPr>
            <w:ins w:id="1781" w:author="Zhunisbayev, Olzhasbek [Bolashak Atyrau Limited]" w:date="2024-10-30T18:14:00Z" w16du:dateUtc="2024-10-30T13:14:00Z">
              <w:r w:rsidRPr="00BF38C6">
                <w:rPr>
                  <w:rFonts w:ascii="Arial Narrow" w:hAnsi="Arial Narrow"/>
                  <w:color w:val="auto"/>
                  <w:sz w:val="16"/>
                  <w:szCs w:val="16"/>
                  <w:lang w:val="ru-RU"/>
                </w:rPr>
                <w:t>Нар=1</w:t>
              </w:r>
              <w:r w:rsidRPr="006759B5">
                <w:rPr>
                  <w:rFonts w:ascii="Arial Narrow" w:hAnsi="Arial Narrow"/>
                  <w:color w:val="auto"/>
                  <w:sz w:val="16"/>
                  <w:szCs w:val="16"/>
                  <w:lang w:val="ru-RU"/>
                </w:rPr>
                <w:t>.</w:t>
              </w:r>
              <w:r w:rsidRPr="00BF38C6">
                <w:rPr>
                  <w:rFonts w:ascii="Arial Narrow" w:hAnsi="Arial Narrow"/>
                  <w:color w:val="auto"/>
                  <w:sz w:val="16"/>
                  <w:szCs w:val="16"/>
                  <w:lang w:val="ru-RU"/>
                </w:rPr>
                <w:t>5 мм</w:t>
              </w:r>
            </w:ins>
          </w:p>
        </w:tc>
        <w:tc>
          <w:tcPr>
            <w:tcW w:w="810" w:type="dxa"/>
            <w:tcBorders>
              <w:top w:val="single" w:sz="6" w:space="0" w:color="auto"/>
              <w:left w:val="single" w:sz="6" w:space="0" w:color="auto"/>
              <w:bottom w:val="single" w:sz="6" w:space="0" w:color="auto"/>
              <w:right w:val="single" w:sz="6" w:space="0" w:color="auto"/>
            </w:tcBorders>
          </w:tcPr>
          <w:p w14:paraId="63C1815B" w14:textId="77777777" w:rsidR="00F772B5" w:rsidRPr="006759B5" w:rsidRDefault="00F772B5" w:rsidP="00F772B5">
            <w:pPr>
              <w:pStyle w:val="CellBodyCentered"/>
              <w:rPr>
                <w:ins w:id="1782" w:author="Zhunisbayev, Olzhasbek [Bolashak Atyrau Limited]" w:date="2024-10-30T18:14:00Z" w16du:dateUtc="2024-10-30T13:14:00Z"/>
                <w:rFonts w:ascii="Arial Narrow" w:hAnsi="Arial Narrow"/>
                <w:color w:val="auto"/>
                <w:sz w:val="16"/>
                <w:szCs w:val="16"/>
                <w:lang w:val="ru-RU"/>
              </w:rPr>
            </w:pPr>
          </w:p>
          <w:p w14:paraId="118C6225" w14:textId="77777777" w:rsidR="00F772B5" w:rsidRDefault="00F772B5" w:rsidP="00F772B5">
            <w:pPr>
              <w:pStyle w:val="CellBodyCentered"/>
              <w:rPr>
                <w:ins w:id="1783" w:author="Zhunisbayev, Olzhasbek [Bolashak Atyrau Limited]" w:date="2024-10-30T18:14:00Z" w16du:dateUtc="2024-10-30T13:14:00Z"/>
                <w:rFonts w:ascii="Arial Narrow" w:hAnsi="Arial Narrow"/>
                <w:color w:val="auto"/>
                <w:sz w:val="16"/>
                <w:szCs w:val="16"/>
              </w:rPr>
            </w:pPr>
            <w:ins w:id="1784" w:author="Zhunisbayev, Olzhasbek [Bolashak Atyrau Limited]" w:date="2024-10-30T18:14:00Z" w16du:dateUtc="2024-10-30T13:14:00Z">
              <w:r w:rsidRPr="00BF38C6">
                <w:rPr>
                  <w:rFonts w:ascii="Arial Narrow" w:hAnsi="Arial Narrow"/>
                  <w:color w:val="auto"/>
                  <w:sz w:val="16"/>
                  <w:szCs w:val="16"/>
                  <w:lang w:val="ru-RU"/>
                </w:rPr>
                <w:t xml:space="preserve">КЛАСС </w:t>
              </w:r>
            </w:ins>
          </w:p>
          <w:p w14:paraId="493622B5" w14:textId="519DD000" w:rsidR="00F772B5" w:rsidRPr="00BF38C6" w:rsidRDefault="00F772B5" w:rsidP="00F772B5">
            <w:pPr>
              <w:pStyle w:val="CellBodyCentered"/>
              <w:rPr>
                <w:ins w:id="1785" w:author="Zhunisbayev, Olzhasbek [Bolashak Atyrau Limited]" w:date="2024-10-30T18:13:00Z" w16du:dateUtc="2024-10-30T13:13:00Z"/>
                <w:rFonts w:ascii="Arial Narrow" w:hAnsi="Arial Narrow" w:cs="Arial"/>
                <w:color w:val="auto"/>
                <w:sz w:val="16"/>
                <w:szCs w:val="16"/>
                <w:lang w:val="ru-RU"/>
              </w:rPr>
            </w:pPr>
            <w:ins w:id="1786" w:author="Zhunisbayev, Olzhasbek [Bolashak Atyrau Limited]" w:date="2024-10-30T18:14:00Z" w16du:dateUtc="2024-10-30T13:14:00Z">
              <w:r w:rsidRPr="00BF38C6">
                <w:rPr>
                  <w:rFonts w:ascii="Arial Narrow" w:hAnsi="Arial Narrow"/>
                  <w:color w:val="auto"/>
                  <w:sz w:val="16"/>
                  <w:szCs w:val="16"/>
                  <w:lang w:val="ru-RU"/>
                </w:rPr>
                <w:t>150</w:t>
              </w:r>
              <w:r>
                <w:rPr>
                  <w:rFonts w:ascii="Arial Narrow" w:hAnsi="Arial Narrow"/>
                  <w:color w:val="auto"/>
                  <w:sz w:val="16"/>
                  <w:szCs w:val="16"/>
                </w:rPr>
                <w:t xml:space="preserve"> </w:t>
              </w:r>
              <w:r w:rsidRPr="00BF38C6">
                <w:rPr>
                  <w:rFonts w:ascii="Arial Narrow" w:hAnsi="Arial Narrow"/>
                  <w:color w:val="auto"/>
                  <w:sz w:val="16"/>
                  <w:szCs w:val="16"/>
                  <w:lang w:val="ru-RU"/>
                </w:rPr>
                <w:t>RF</w:t>
              </w:r>
            </w:ins>
          </w:p>
        </w:tc>
        <w:tc>
          <w:tcPr>
            <w:tcW w:w="709" w:type="dxa"/>
            <w:tcBorders>
              <w:top w:val="single" w:sz="6" w:space="0" w:color="auto"/>
              <w:left w:val="single" w:sz="6" w:space="0" w:color="auto"/>
              <w:bottom w:val="single" w:sz="6" w:space="0" w:color="auto"/>
              <w:right w:val="single" w:sz="6" w:space="0" w:color="auto"/>
            </w:tcBorders>
          </w:tcPr>
          <w:p w14:paraId="2E41706F" w14:textId="77777777" w:rsidR="00F772B5" w:rsidRPr="00BF38C6" w:rsidRDefault="00F772B5" w:rsidP="00F772B5">
            <w:pPr>
              <w:pStyle w:val="CellBodyCentered"/>
              <w:rPr>
                <w:ins w:id="1787" w:author="Zhunisbayev, Olzhasbek [Bolashak Atyrau Limited]" w:date="2024-10-30T18:14:00Z" w16du:dateUtc="2024-10-30T13:14:00Z"/>
                <w:rFonts w:ascii="Arial Narrow" w:hAnsi="Arial Narrow"/>
                <w:color w:val="auto"/>
                <w:sz w:val="16"/>
                <w:szCs w:val="16"/>
              </w:rPr>
            </w:pPr>
          </w:p>
          <w:p w14:paraId="1F832366" w14:textId="77777777" w:rsidR="00F772B5" w:rsidRPr="00BF38C6" w:rsidRDefault="00F772B5" w:rsidP="00F772B5">
            <w:pPr>
              <w:pStyle w:val="CellBodyCentered"/>
              <w:rPr>
                <w:ins w:id="1788" w:author="Zhunisbayev, Olzhasbek [Bolashak Atyrau Limited]" w:date="2024-10-30T18:14:00Z" w16du:dateUtc="2024-10-30T13:14:00Z"/>
                <w:rFonts w:ascii="Arial Narrow" w:hAnsi="Arial Narrow" w:cs="Arial"/>
                <w:color w:val="auto"/>
                <w:sz w:val="16"/>
                <w:szCs w:val="16"/>
                <w:lang w:val="ru-RU"/>
              </w:rPr>
            </w:pPr>
            <w:ins w:id="1789" w:author="Zhunisbayev, Olzhasbek [Bolashak Atyrau Limited]" w:date="2024-10-30T18:14:00Z" w16du:dateUtc="2024-10-30T13:14:00Z">
              <w:r w:rsidRPr="00BF38C6">
                <w:rPr>
                  <w:rFonts w:ascii="Arial Narrow" w:hAnsi="Arial Narrow"/>
                  <w:color w:val="auto"/>
                  <w:sz w:val="16"/>
                  <w:szCs w:val="16"/>
                  <w:lang w:val="ru-RU"/>
                </w:rPr>
                <w:t xml:space="preserve">От -40 до </w:t>
              </w:r>
            </w:ins>
          </w:p>
          <w:p w14:paraId="3CDE4774" w14:textId="04F1C811" w:rsidR="00F772B5" w:rsidRPr="00BF38C6" w:rsidRDefault="00F772B5" w:rsidP="00F772B5">
            <w:pPr>
              <w:pStyle w:val="CellBodyCentered"/>
              <w:rPr>
                <w:ins w:id="1790" w:author="Zhunisbayev, Olzhasbek [Bolashak Atyrau Limited]" w:date="2024-10-30T18:13:00Z" w16du:dateUtc="2024-10-30T13:13:00Z"/>
                <w:rFonts w:ascii="Arial Narrow" w:hAnsi="Arial Narrow" w:cs="Arial"/>
                <w:color w:val="auto"/>
                <w:sz w:val="16"/>
                <w:szCs w:val="16"/>
                <w:lang w:val="en-GB"/>
              </w:rPr>
            </w:pPr>
            <w:ins w:id="1791" w:author="Zhunisbayev, Olzhasbek [Bolashak Atyrau Limited]" w:date="2024-10-30T18:14:00Z" w16du:dateUtc="2024-10-30T13:14:00Z">
              <w:r w:rsidRPr="00BF38C6">
                <w:rPr>
                  <w:rFonts w:ascii="Arial Narrow" w:hAnsi="Arial Narrow"/>
                  <w:color w:val="auto"/>
                  <w:sz w:val="16"/>
                  <w:szCs w:val="16"/>
                  <w:lang w:val="ru-RU"/>
                </w:rPr>
                <w:t>+180°C</w:t>
              </w:r>
            </w:ins>
          </w:p>
        </w:tc>
        <w:tc>
          <w:tcPr>
            <w:tcW w:w="1951" w:type="dxa"/>
            <w:tcBorders>
              <w:top w:val="single" w:sz="6" w:space="0" w:color="auto"/>
              <w:left w:val="single" w:sz="6" w:space="0" w:color="auto"/>
              <w:bottom w:val="single" w:sz="6" w:space="0" w:color="auto"/>
              <w:right w:val="single" w:sz="6" w:space="0" w:color="auto"/>
            </w:tcBorders>
          </w:tcPr>
          <w:p w14:paraId="4A94D6A4" w14:textId="77777777" w:rsidR="00F772B5" w:rsidRPr="00780A33" w:rsidRDefault="00F772B5" w:rsidP="00F772B5">
            <w:pPr>
              <w:pStyle w:val="CellBody"/>
              <w:rPr>
                <w:ins w:id="1792" w:author="Zhunisbayev, Olzhasbek [Bolashak Atyrau Limited]" w:date="2024-10-30T18:14:00Z" w16du:dateUtc="2024-10-30T13:14:00Z"/>
                <w:rFonts w:ascii="Arial Narrow" w:hAnsi="Arial Narrow"/>
                <w:color w:val="auto"/>
                <w:sz w:val="16"/>
                <w:szCs w:val="16"/>
                <w:u w:val="single"/>
                <w:lang w:val="ru-RU"/>
              </w:rPr>
            </w:pPr>
          </w:p>
          <w:p w14:paraId="4AFB40B2" w14:textId="77777777" w:rsidR="00F772B5" w:rsidRPr="00BF38C6" w:rsidRDefault="00F772B5" w:rsidP="00F772B5">
            <w:pPr>
              <w:pStyle w:val="CellBody"/>
              <w:rPr>
                <w:ins w:id="1793" w:author="Zhunisbayev, Olzhasbek [Bolashak Atyrau Limited]" w:date="2024-10-30T18:14:00Z" w16du:dateUtc="2024-10-30T13:14:00Z"/>
                <w:rFonts w:ascii="Arial Narrow" w:hAnsi="Arial Narrow" w:cs="Arial"/>
                <w:color w:val="auto"/>
                <w:sz w:val="16"/>
                <w:szCs w:val="16"/>
                <w:u w:val="single"/>
                <w:lang w:val="ru-RU"/>
              </w:rPr>
            </w:pPr>
            <w:ins w:id="1794" w:author="Zhunisbayev, Olzhasbek [Bolashak Atyrau Limited]" w:date="2024-10-30T18:14:00Z" w16du:dateUtc="2024-10-30T13:14:00Z">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ins>
          </w:p>
          <w:p w14:paraId="23EDD4D1" w14:textId="0342FCBE" w:rsidR="00F772B5" w:rsidRPr="00BF38C6" w:rsidRDefault="00F772B5" w:rsidP="00F772B5">
            <w:pPr>
              <w:pStyle w:val="TableText"/>
              <w:rPr>
                <w:ins w:id="1795" w:author="Zhunisbayev, Olzhasbek [Bolashak Atyrau Limited]" w:date="2024-10-30T18:14:00Z" w16du:dateUtc="2024-10-30T13:14:00Z"/>
                <w:rFonts w:ascii="Arial Narrow" w:hAnsi="Arial Narrow"/>
                <w:color w:val="auto"/>
                <w:szCs w:val="16"/>
                <w:lang w:val="ru-RU"/>
              </w:rPr>
            </w:pPr>
            <w:ins w:id="1796" w:author="Zhunisbayev, Olzhasbek [Bolashak Atyrau Limited]" w:date="2024-10-30T18:14:00Z" w16du:dateUtc="2024-10-30T13:14:00Z">
              <w:r w:rsidRPr="00BF38C6">
                <w:rPr>
                  <w:rFonts w:ascii="Arial Narrow" w:hAnsi="Arial Narrow"/>
                  <w:color w:val="auto"/>
                  <w:szCs w:val="16"/>
                  <w:lang w:val="ru-RU"/>
                </w:rPr>
                <w:t>-40 до 38°</w:t>
              </w:r>
              <w:r w:rsidRPr="00BF38C6">
                <w:rPr>
                  <w:rFonts w:ascii="Arial Narrow" w:hAnsi="Arial Narrow"/>
                  <w:snapToGrid w:val="0"/>
                  <w:color w:val="auto"/>
                  <w:szCs w:val="16"/>
                  <w:lang w:val="ru-RU"/>
                </w:rPr>
                <w:t xml:space="preserve">C </w:t>
              </w:r>
              <w:r w:rsidRPr="00BF38C6">
                <w:rPr>
                  <w:rFonts w:ascii="Arial Narrow" w:hAnsi="Arial Narrow"/>
                  <w:color w:val="auto"/>
                  <w:szCs w:val="16"/>
                  <w:lang w:val="ru-RU"/>
                </w:rPr>
                <w:t xml:space="preserve">= </w:t>
              </w:r>
            </w:ins>
            <w:ins w:id="1797" w:author="Zhunisbayev, Olzhasbek [Bolashak Atyrau Limited]" w:date="2024-10-30T18:15:00Z" w16du:dateUtc="2024-10-30T13:15:00Z">
              <w:r w:rsidR="00DC235E" w:rsidRPr="00DC235E">
                <w:rPr>
                  <w:rFonts w:ascii="Arial Narrow" w:hAnsi="Arial Narrow"/>
                  <w:color w:val="auto"/>
                  <w:szCs w:val="16"/>
                  <w:lang w:val="ru-RU"/>
                  <w:rPrChange w:id="1798" w:author="Zhunisbayev, Olzhasbek [Bolashak Atyrau Limited]" w:date="2024-10-30T18:15:00Z" w16du:dateUtc="2024-10-30T13:15:00Z">
                    <w:rPr>
                      <w:rFonts w:ascii="Arial Narrow" w:hAnsi="Arial Narrow"/>
                      <w:color w:val="auto"/>
                      <w:szCs w:val="16"/>
                    </w:rPr>
                  </w:rPrChange>
                </w:rPr>
                <w:t>51</w:t>
              </w:r>
            </w:ins>
            <w:ins w:id="1799" w:author="Zhunisbayev, Olzhasbek [Bolashak Atyrau Limited]" w:date="2024-10-30T18:14:00Z" w16du:dateUtc="2024-10-30T13:14:00Z">
              <w:r w:rsidRPr="00BF38C6">
                <w:rPr>
                  <w:rFonts w:ascii="Arial Narrow" w:hAnsi="Arial Narrow"/>
                  <w:color w:val="auto"/>
                  <w:szCs w:val="16"/>
                  <w:lang w:val="ru-RU"/>
                </w:rPr>
                <w:t>,</w:t>
              </w:r>
            </w:ins>
            <w:ins w:id="1800" w:author="Zhunisbayev, Olzhasbek [Bolashak Atyrau Limited]" w:date="2024-10-30T18:15:00Z" w16du:dateUtc="2024-10-30T13:15:00Z">
              <w:r w:rsidR="00DC235E" w:rsidRPr="00DC235E">
                <w:rPr>
                  <w:rFonts w:ascii="Arial Narrow" w:hAnsi="Arial Narrow"/>
                  <w:color w:val="auto"/>
                  <w:szCs w:val="16"/>
                  <w:lang w:val="ru-RU"/>
                  <w:rPrChange w:id="1801" w:author="Zhunisbayev, Olzhasbek [Bolashak Atyrau Limited]" w:date="2024-10-30T18:15:00Z" w16du:dateUtc="2024-10-30T13:15:00Z">
                    <w:rPr>
                      <w:rFonts w:ascii="Arial Narrow" w:hAnsi="Arial Narrow"/>
                      <w:color w:val="auto"/>
                      <w:szCs w:val="16"/>
                    </w:rPr>
                  </w:rPrChange>
                </w:rPr>
                <w:t>1</w:t>
              </w:r>
            </w:ins>
            <w:ins w:id="1802" w:author="Zhunisbayev, Olzhasbek [Bolashak Atyrau Limited]" w:date="2024-10-30T18:14:00Z" w16du:dateUtc="2024-10-30T13:14:00Z">
              <w:r w:rsidRPr="00BF38C6">
                <w:rPr>
                  <w:rFonts w:ascii="Arial Narrow" w:hAnsi="Arial Narrow"/>
                  <w:color w:val="auto"/>
                  <w:szCs w:val="16"/>
                  <w:lang w:val="ru-RU"/>
                </w:rPr>
                <w:t xml:space="preserve"> бар (изб.)</w:t>
              </w:r>
            </w:ins>
          </w:p>
          <w:p w14:paraId="760A1BD5" w14:textId="201D92D7" w:rsidR="00F772B5" w:rsidRPr="00BF38C6" w:rsidRDefault="00F772B5" w:rsidP="00F772B5">
            <w:pPr>
              <w:pStyle w:val="TableText"/>
              <w:rPr>
                <w:ins w:id="1803" w:author="Zhunisbayev, Olzhasbek [Bolashak Atyrau Limited]" w:date="2024-10-30T18:14:00Z" w16du:dateUtc="2024-10-30T13:14:00Z"/>
                <w:rFonts w:ascii="Arial Narrow" w:hAnsi="Arial Narrow"/>
                <w:color w:val="auto"/>
                <w:szCs w:val="16"/>
                <w:lang w:val="ru-RU"/>
              </w:rPr>
            </w:pPr>
            <w:ins w:id="1804" w:author="Zhunisbayev, Olzhasbek [Bolashak Atyrau Limited]" w:date="2024-10-30T18:14:00Z" w16du:dateUtc="2024-10-30T13:14:00Z">
              <w:r w:rsidRPr="00BF38C6">
                <w:rPr>
                  <w:rFonts w:ascii="Arial Narrow" w:hAnsi="Arial Narrow"/>
                  <w:color w:val="auto"/>
                  <w:szCs w:val="16"/>
                  <w:lang w:val="ru-RU"/>
                </w:rPr>
                <w:t>50°</w:t>
              </w:r>
              <w:r w:rsidRPr="00BF38C6">
                <w:rPr>
                  <w:rFonts w:ascii="Arial Narrow" w:hAnsi="Arial Narrow"/>
                  <w:snapToGrid w:val="0"/>
                  <w:color w:val="auto"/>
                  <w:szCs w:val="16"/>
                  <w:lang w:val="ru-RU"/>
                </w:rPr>
                <w:t xml:space="preserve">C = </w:t>
              </w:r>
            </w:ins>
            <w:ins w:id="1805" w:author="Zhunisbayev, Olzhasbek [Bolashak Atyrau Limited]" w:date="2024-10-30T18:15:00Z" w16du:dateUtc="2024-10-30T13:15:00Z">
              <w:r w:rsidR="00DC235E" w:rsidRPr="00DC235E">
                <w:rPr>
                  <w:rFonts w:ascii="Arial Narrow" w:hAnsi="Arial Narrow"/>
                  <w:snapToGrid w:val="0"/>
                  <w:color w:val="auto"/>
                  <w:szCs w:val="16"/>
                  <w:lang w:val="ru-RU"/>
                  <w:rPrChange w:id="1806" w:author="Zhunisbayev, Olzhasbek [Bolashak Atyrau Limited]" w:date="2024-10-30T18:15:00Z" w16du:dateUtc="2024-10-30T13:15:00Z">
                    <w:rPr>
                      <w:rFonts w:ascii="Arial Narrow" w:hAnsi="Arial Narrow"/>
                      <w:snapToGrid w:val="0"/>
                      <w:color w:val="auto"/>
                      <w:szCs w:val="16"/>
                    </w:rPr>
                  </w:rPrChange>
                </w:rPr>
                <w:t>50</w:t>
              </w:r>
            </w:ins>
            <w:ins w:id="1807" w:author="Zhunisbayev, Olzhasbek [Bolashak Atyrau Limited]" w:date="2024-10-30T18:14:00Z" w16du:dateUtc="2024-10-30T13:14:00Z">
              <w:r w:rsidRPr="00BF38C6">
                <w:rPr>
                  <w:rFonts w:ascii="Arial Narrow" w:hAnsi="Arial Narrow"/>
                  <w:snapToGrid w:val="0"/>
                  <w:color w:val="auto"/>
                  <w:szCs w:val="16"/>
                  <w:lang w:val="ru-RU"/>
                </w:rPr>
                <w:t>,</w:t>
              </w:r>
            </w:ins>
            <w:ins w:id="1808" w:author="Zhunisbayev, Olzhasbek [Bolashak Atyrau Limited]" w:date="2024-10-30T18:15:00Z" w16du:dateUtc="2024-10-30T13:15:00Z">
              <w:r w:rsidR="00DC235E" w:rsidRPr="00DC235E">
                <w:rPr>
                  <w:rFonts w:ascii="Arial Narrow" w:hAnsi="Arial Narrow"/>
                  <w:snapToGrid w:val="0"/>
                  <w:color w:val="auto"/>
                  <w:szCs w:val="16"/>
                  <w:lang w:val="ru-RU"/>
                  <w:rPrChange w:id="1809" w:author="Zhunisbayev, Olzhasbek [Bolashak Atyrau Limited]" w:date="2024-10-30T18:15:00Z" w16du:dateUtc="2024-10-30T13:15:00Z">
                    <w:rPr>
                      <w:rFonts w:ascii="Arial Narrow" w:hAnsi="Arial Narrow"/>
                      <w:snapToGrid w:val="0"/>
                      <w:color w:val="auto"/>
                      <w:szCs w:val="16"/>
                    </w:rPr>
                  </w:rPrChange>
                </w:rPr>
                <w:t>1</w:t>
              </w:r>
            </w:ins>
            <w:ins w:id="1810" w:author="Zhunisbayev, Olzhasbek [Bolashak Atyrau Limited]" w:date="2024-10-30T18:14:00Z" w16du:dateUtc="2024-10-30T13:14:00Z">
              <w:r w:rsidRPr="00BF38C6">
                <w:rPr>
                  <w:rFonts w:ascii="Arial Narrow" w:hAnsi="Arial Narrow"/>
                  <w:snapToGrid w:val="0"/>
                  <w:color w:val="auto"/>
                  <w:szCs w:val="16"/>
                  <w:lang w:val="ru-RU"/>
                </w:rPr>
                <w:t xml:space="preserve"> </w:t>
              </w:r>
              <w:r w:rsidRPr="00BF38C6">
                <w:rPr>
                  <w:rFonts w:ascii="Arial Narrow" w:hAnsi="Arial Narrow"/>
                  <w:color w:val="auto"/>
                  <w:szCs w:val="16"/>
                  <w:lang w:val="ru-RU"/>
                </w:rPr>
                <w:t>бар (изб.)</w:t>
              </w:r>
            </w:ins>
          </w:p>
          <w:p w14:paraId="7CDAA646" w14:textId="0C3BF0AD" w:rsidR="00F772B5" w:rsidRPr="00BF38C6" w:rsidRDefault="00F772B5" w:rsidP="00F772B5">
            <w:pPr>
              <w:pStyle w:val="TableText"/>
              <w:rPr>
                <w:ins w:id="1811" w:author="Zhunisbayev, Olzhasbek [Bolashak Atyrau Limited]" w:date="2024-10-30T18:14:00Z" w16du:dateUtc="2024-10-30T13:14:00Z"/>
                <w:rFonts w:ascii="Arial Narrow" w:hAnsi="Arial Narrow"/>
                <w:color w:val="auto"/>
                <w:szCs w:val="16"/>
                <w:lang w:val="ru-RU"/>
              </w:rPr>
            </w:pPr>
            <w:ins w:id="1812" w:author="Zhunisbayev, Olzhasbek [Bolashak Atyrau Limited]" w:date="2024-10-30T18:14:00Z" w16du:dateUtc="2024-10-30T13:14:00Z">
              <w:r w:rsidRPr="00BF38C6">
                <w:rPr>
                  <w:rFonts w:ascii="Arial Narrow" w:hAnsi="Arial Narrow"/>
                  <w:color w:val="auto"/>
                  <w:szCs w:val="16"/>
                  <w:lang w:val="ru-RU"/>
                </w:rPr>
                <w:t>100 °</w:t>
              </w:r>
              <w:r w:rsidRPr="00BF38C6">
                <w:rPr>
                  <w:rFonts w:ascii="Arial Narrow" w:hAnsi="Arial Narrow"/>
                  <w:snapToGrid w:val="0"/>
                  <w:color w:val="auto"/>
                  <w:szCs w:val="16"/>
                  <w:lang w:val="ru-RU"/>
                </w:rPr>
                <w:t xml:space="preserve">C = </w:t>
              </w:r>
            </w:ins>
            <w:ins w:id="1813" w:author="Zhunisbayev, Olzhasbek [Bolashak Atyrau Limited]" w:date="2024-10-30T18:15:00Z" w16du:dateUtc="2024-10-30T13:15:00Z">
              <w:r w:rsidR="00DC235E" w:rsidRPr="00DC235E">
                <w:rPr>
                  <w:rFonts w:ascii="Arial Narrow" w:hAnsi="Arial Narrow"/>
                  <w:snapToGrid w:val="0"/>
                  <w:color w:val="auto"/>
                  <w:szCs w:val="16"/>
                  <w:lang w:val="ru-RU"/>
                  <w:rPrChange w:id="1814" w:author="Zhunisbayev, Olzhasbek [Bolashak Atyrau Limited]" w:date="2024-10-30T18:15:00Z" w16du:dateUtc="2024-10-30T13:15:00Z">
                    <w:rPr>
                      <w:rFonts w:ascii="Arial Narrow" w:hAnsi="Arial Narrow"/>
                      <w:snapToGrid w:val="0"/>
                      <w:color w:val="auto"/>
                      <w:szCs w:val="16"/>
                    </w:rPr>
                  </w:rPrChange>
                </w:rPr>
                <w:t>46,6</w:t>
              </w:r>
            </w:ins>
            <w:ins w:id="1815" w:author="Zhunisbayev, Olzhasbek [Bolashak Atyrau Limited]" w:date="2024-10-30T18:14:00Z" w16du:dateUtc="2024-10-30T13:14:00Z">
              <w:r w:rsidRPr="00BF38C6">
                <w:rPr>
                  <w:rFonts w:ascii="Arial Narrow" w:hAnsi="Arial Narrow"/>
                  <w:snapToGrid w:val="0"/>
                  <w:color w:val="auto"/>
                  <w:szCs w:val="16"/>
                  <w:lang w:val="ru-RU"/>
                </w:rPr>
                <w:t xml:space="preserve"> </w:t>
              </w:r>
              <w:r w:rsidRPr="00BF38C6">
                <w:rPr>
                  <w:rFonts w:ascii="Arial Narrow" w:hAnsi="Arial Narrow"/>
                  <w:color w:val="auto"/>
                  <w:szCs w:val="16"/>
                  <w:lang w:val="ru-RU"/>
                </w:rPr>
                <w:t>бар (изб.)</w:t>
              </w:r>
            </w:ins>
          </w:p>
          <w:p w14:paraId="6B29BAD9" w14:textId="3AAA86F7" w:rsidR="00F772B5" w:rsidRPr="00BF38C6" w:rsidRDefault="00F772B5" w:rsidP="00F772B5">
            <w:pPr>
              <w:pStyle w:val="CellBody"/>
              <w:rPr>
                <w:ins w:id="1816" w:author="Zhunisbayev, Olzhasbek [Bolashak Atyrau Limited]" w:date="2024-10-30T18:14:00Z" w16du:dateUtc="2024-10-30T13:14:00Z"/>
                <w:rFonts w:ascii="Arial Narrow" w:hAnsi="Arial Narrow" w:cs="Arial"/>
                <w:color w:val="auto"/>
                <w:sz w:val="16"/>
                <w:szCs w:val="16"/>
                <w:lang w:val="ru-RU"/>
              </w:rPr>
            </w:pPr>
            <w:ins w:id="1817" w:author="Zhunisbayev, Olzhasbek [Bolashak Atyrau Limited]" w:date="2024-10-30T18:14:00Z" w16du:dateUtc="2024-10-30T13:14:00Z">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w:t>
              </w:r>
            </w:ins>
            <w:ins w:id="1818" w:author="Zhunisbayev, Olzhasbek [Bolashak Atyrau Limited]" w:date="2024-10-30T18:15:00Z" w16du:dateUtc="2024-10-30T13:15:00Z">
              <w:r w:rsidR="00DC235E" w:rsidRPr="00DC235E">
                <w:rPr>
                  <w:rFonts w:ascii="Arial Narrow" w:hAnsi="Arial Narrow"/>
                  <w:snapToGrid w:val="0"/>
                  <w:color w:val="auto"/>
                  <w:sz w:val="16"/>
                  <w:szCs w:val="16"/>
                  <w:lang w:val="ru-RU"/>
                  <w:rPrChange w:id="1819" w:author="Zhunisbayev, Olzhasbek [Bolashak Atyrau Limited]" w:date="2024-10-30T18:15:00Z" w16du:dateUtc="2024-10-30T13:15:00Z">
                    <w:rPr>
                      <w:rFonts w:ascii="Arial Narrow" w:hAnsi="Arial Narrow"/>
                      <w:snapToGrid w:val="0"/>
                      <w:color w:val="auto"/>
                      <w:sz w:val="16"/>
                      <w:szCs w:val="16"/>
                    </w:rPr>
                  </w:rPrChange>
                </w:rPr>
                <w:t>45</w:t>
              </w:r>
            </w:ins>
            <w:ins w:id="1820" w:author="Zhunisbayev, Olzhasbek [Bolashak Atyrau Limited]" w:date="2024-10-30T18:14:00Z" w16du:dateUtc="2024-10-30T13:14:00Z">
              <w:r w:rsidRPr="00BF38C6">
                <w:rPr>
                  <w:rFonts w:ascii="Arial Narrow" w:hAnsi="Arial Narrow"/>
                  <w:snapToGrid w:val="0"/>
                  <w:color w:val="auto"/>
                  <w:sz w:val="16"/>
                  <w:szCs w:val="16"/>
                  <w:lang w:val="ru-RU"/>
                </w:rPr>
                <w:t>,</w:t>
              </w:r>
            </w:ins>
            <w:ins w:id="1821" w:author="Zhunisbayev, Olzhasbek [Bolashak Atyrau Limited]" w:date="2024-10-30T18:15:00Z" w16du:dateUtc="2024-10-30T13:15:00Z">
              <w:r w:rsidR="00DC235E" w:rsidRPr="00DC235E">
                <w:rPr>
                  <w:rFonts w:ascii="Arial Narrow" w:hAnsi="Arial Narrow"/>
                  <w:snapToGrid w:val="0"/>
                  <w:color w:val="auto"/>
                  <w:sz w:val="16"/>
                  <w:szCs w:val="16"/>
                  <w:lang w:val="ru-RU"/>
                  <w:rPrChange w:id="1822" w:author="Zhunisbayev, Olzhasbek [Bolashak Atyrau Limited]" w:date="2024-10-30T18:15:00Z" w16du:dateUtc="2024-10-30T13:15:00Z">
                    <w:rPr>
                      <w:rFonts w:ascii="Arial Narrow" w:hAnsi="Arial Narrow"/>
                      <w:snapToGrid w:val="0"/>
                      <w:color w:val="auto"/>
                      <w:sz w:val="16"/>
                      <w:szCs w:val="16"/>
                    </w:rPr>
                  </w:rPrChange>
                </w:rPr>
                <w:t>1</w:t>
              </w:r>
            </w:ins>
            <w:ins w:id="1823" w:author="Zhunisbayev, Olzhasbek [Bolashak Atyrau Limited]" w:date="2024-10-30T18:14:00Z" w16du:dateUtc="2024-10-30T13:14:00Z">
              <w:r w:rsidRPr="00BF38C6">
                <w:rPr>
                  <w:rFonts w:ascii="Arial Narrow" w:hAnsi="Arial Narrow"/>
                  <w:snapToGrid w:val="0"/>
                  <w:color w:val="auto"/>
                  <w:sz w:val="16"/>
                  <w:szCs w:val="16"/>
                  <w:lang w:val="ru-RU"/>
                </w:rPr>
                <w:t xml:space="preserve"> </w:t>
              </w:r>
              <w:r w:rsidRPr="00BF38C6">
                <w:rPr>
                  <w:rFonts w:ascii="Arial Narrow" w:hAnsi="Arial Narrow"/>
                  <w:color w:val="auto"/>
                  <w:sz w:val="16"/>
                  <w:szCs w:val="16"/>
                  <w:lang w:val="ru-RU"/>
                </w:rPr>
                <w:t>бар (изб.)</w:t>
              </w:r>
            </w:ins>
          </w:p>
          <w:p w14:paraId="3AF1F491" w14:textId="3804FF1A" w:rsidR="00F772B5" w:rsidRPr="00780A33" w:rsidRDefault="00F772B5" w:rsidP="00F772B5">
            <w:pPr>
              <w:pStyle w:val="CellBody"/>
              <w:rPr>
                <w:ins w:id="1824" w:author="Zhunisbayev, Olzhasbek [Bolashak Atyrau Limited]" w:date="2024-10-30T18:14:00Z" w16du:dateUtc="2024-10-30T13:14:00Z"/>
                <w:rFonts w:ascii="Arial Narrow" w:hAnsi="Arial Narrow"/>
                <w:color w:val="auto"/>
                <w:sz w:val="16"/>
                <w:szCs w:val="16"/>
                <w:lang w:val="ru-RU"/>
              </w:rPr>
            </w:pPr>
            <w:ins w:id="1825" w:author="Zhunisbayev, Olzhasbek [Bolashak Atyrau Limited]" w:date="2024-10-30T18:14:00Z" w16du:dateUtc="2024-10-30T13:14:00Z">
              <w:r w:rsidRPr="00BF38C6">
                <w:rPr>
                  <w:rFonts w:ascii="Arial Narrow" w:hAnsi="Arial Narrow"/>
                  <w:color w:val="auto"/>
                  <w:sz w:val="16"/>
                  <w:szCs w:val="16"/>
                  <w:lang w:val="ru-RU"/>
                </w:rPr>
                <w:t>180 °</w:t>
              </w:r>
              <w:r w:rsidRPr="00BF38C6">
                <w:rPr>
                  <w:rFonts w:ascii="Arial Narrow" w:hAnsi="Arial Narrow"/>
                  <w:snapToGrid w:val="0"/>
                  <w:color w:val="auto"/>
                  <w:sz w:val="16"/>
                  <w:szCs w:val="16"/>
                  <w:lang w:val="ru-RU"/>
                </w:rPr>
                <w:t xml:space="preserve">C = </w:t>
              </w:r>
            </w:ins>
            <w:ins w:id="1826" w:author="Zhunisbayev, Olzhasbek [Bolashak Atyrau Limited]" w:date="2024-10-30T18:15:00Z" w16du:dateUtc="2024-10-30T13:15:00Z">
              <w:r w:rsidR="00DC235E" w:rsidRPr="00137754">
                <w:rPr>
                  <w:rFonts w:ascii="Arial Narrow" w:hAnsi="Arial Narrow"/>
                  <w:snapToGrid w:val="0"/>
                  <w:color w:val="auto"/>
                  <w:sz w:val="16"/>
                  <w:szCs w:val="16"/>
                  <w:lang w:val="ru-RU"/>
                </w:rPr>
                <w:t>44</w:t>
              </w:r>
            </w:ins>
            <w:ins w:id="1827" w:author="Zhunisbayev, Olzhasbek [Bolashak Atyrau Limited]" w:date="2024-10-30T18:14:00Z" w16du:dateUtc="2024-10-30T13:14:00Z">
              <w:r w:rsidRPr="00BF38C6">
                <w:rPr>
                  <w:rFonts w:ascii="Arial Narrow" w:hAnsi="Arial Narrow"/>
                  <w:snapToGrid w:val="0"/>
                  <w:color w:val="auto"/>
                  <w:sz w:val="16"/>
                  <w:szCs w:val="16"/>
                  <w:lang w:val="ru-RU"/>
                </w:rPr>
                <w:t>,</w:t>
              </w:r>
            </w:ins>
            <w:ins w:id="1828" w:author="Zhunisbayev, Olzhasbek [Bolashak Atyrau Limited]" w:date="2024-10-30T18:15:00Z" w16du:dateUtc="2024-10-30T13:15:00Z">
              <w:r w:rsidR="00DC235E" w:rsidRPr="00137754">
                <w:rPr>
                  <w:rFonts w:ascii="Arial Narrow" w:hAnsi="Arial Narrow"/>
                  <w:snapToGrid w:val="0"/>
                  <w:color w:val="auto"/>
                  <w:sz w:val="16"/>
                  <w:szCs w:val="16"/>
                  <w:lang w:val="ru-RU"/>
                </w:rPr>
                <w:t>3</w:t>
              </w:r>
            </w:ins>
            <w:ins w:id="1829" w:author="Zhunisbayev, Olzhasbek [Bolashak Atyrau Limited]" w:date="2024-10-30T18:14:00Z" w16du:dateUtc="2024-10-30T13:14:00Z">
              <w:r w:rsidRPr="00BF38C6">
                <w:rPr>
                  <w:rFonts w:ascii="Arial Narrow" w:hAnsi="Arial Narrow"/>
                  <w:snapToGrid w:val="0"/>
                  <w:color w:val="auto"/>
                  <w:sz w:val="16"/>
                  <w:szCs w:val="16"/>
                  <w:lang w:val="ru-RU"/>
                </w:rPr>
                <w:t xml:space="preserve"> </w:t>
              </w:r>
              <w:r w:rsidRPr="00BF38C6">
                <w:rPr>
                  <w:rFonts w:ascii="Arial Narrow" w:hAnsi="Arial Narrow"/>
                  <w:color w:val="auto"/>
                  <w:sz w:val="16"/>
                  <w:szCs w:val="16"/>
                  <w:lang w:val="ru-RU"/>
                </w:rPr>
                <w:t>бар (изб.)</w:t>
              </w:r>
            </w:ins>
          </w:p>
          <w:p w14:paraId="366814D8" w14:textId="77777777" w:rsidR="00F772B5" w:rsidRPr="00BF38C6" w:rsidRDefault="00F772B5" w:rsidP="00F772B5">
            <w:pPr>
              <w:pStyle w:val="CellBody"/>
              <w:rPr>
                <w:ins w:id="1830" w:author="Zhunisbayev, Olzhasbek [Bolashak Atyrau Limited]" w:date="2024-10-30T18:13:00Z" w16du:dateUtc="2024-10-30T13:13:00Z"/>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6F404181" w14:textId="77777777" w:rsidR="00F772B5" w:rsidRPr="00780A33" w:rsidRDefault="00F772B5" w:rsidP="00F772B5">
            <w:pPr>
              <w:pStyle w:val="CellBodyCentered"/>
              <w:rPr>
                <w:ins w:id="1831" w:author="Zhunisbayev, Olzhasbek [Bolashak Atyrau Limited]" w:date="2024-10-30T18:14:00Z" w16du:dateUtc="2024-10-30T13:14:00Z"/>
                <w:rFonts w:ascii="Arial Narrow" w:hAnsi="Arial Narrow" w:cs="Arial"/>
                <w:color w:val="auto"/>
                <w:sz w:val="16"/>
                <w:szCs w:val="16"/>
                <w:lang w:val="ru-RU"/>
              </w:rPr>
            </w:pPr>
          </w:p>
          <w:p w14:paraId="51F464EE" w14:textId="0F1DE21C" w:rsidR="00F772B5" w:rsidRPr="006759B5" w:rsidRDefault="00F772B5" w:rsidP="00F772B5">
            <w:pPr>
              <w:pStyle w:val="CellBodyCentered"/>
              <w:rPr>
                <w:ins w:id="1832" w:author="Zhunisbayev, Olzhasbek [Bolashak Atyrau Limited]" w:date="2024-10-30T18:13:00Z" w16du:dateUtc="2024-10-30T13:13:00Z"/>
                <w:rFonts w:ascii="Arial Narrow" w:hAnsi="Arial Narrow" w:cs="Arial"/>
                <w:color w:val="auto"/>
                <w:sz w:val="16"/>
                <w:szCs w:val="16"/>
                <w:lang w:val="ru-RU"/>
              </w:rPr>
            </w:pPr>
            <w:ins w:id="1833" w:author="Zhunisbayev, Olzhasbek [Bolashak Atyrau Limited]" w:date="2024-10-30T18:14:00Z" w16du:dateUtc="2024-10-30T13:14:00Z">
              <w:r w:rsidRPr="00BF38C6">
                <w:rPr>
                  <w:rFonts w:ascii="Arial Narrow" w:hAnsi="Arial Narrow" w:cs="Arial"/>
                  <w:color w:val="auto"/>
                  <w:sz w:val="16"/>
                  <w:szCs w:val="16"/>
                  <w:lang w:val="ru-RU"/>
                </w:rPr>
                <w:t>Прим 3</w:t>
              </w:r>
            </w:ins>
          </w:p>
        </w:tc>
        <w:tc>
          <w:tcPr>
            <w:tcW w:w="450" w:type="dxa"/>
            <w:tcBorders>
              <w:top w:val="single" w:sz="6" w:space="0" w:color="auto"/>
              <w:left w:val="single" w:sz="6" w:space="0" w:color="auto"/>
              <w:bottom w:val="single" w:sz="6" w:space="0" w:color="auto"/>
              <w:right w:val="single" w:sz="6" w:space="0" w:color="auto"/>
            </w:tcBorders>
          </w:tcPr>
          <w:p w14:paraId="0878038C" w14:textId="77777777" w:rsidR="00F772B5" w:rsidRPr="00BF38C6" w:rsidRDefault="00F772B5" w:rsidP="00F772B5">
            <w:pPr>
              <w:pStyle w:val="CellBodyCentered"/>
              <w:rPr>
                <w:ins w:id="1834" w:author="Zhunisbayev, Olzhasbek [Bolashak Atyrau Limited]" w:date="2024-10-30T18:14:00Z" w16du:dateUtc="2024-10-30T13:14:00Z"/>
                <w:rFonts w:ascii="Arial Narrow" w:hAnsi="Arial Narrow"/>
                <w:color w:val="auto"/>
                <w:sz w:val="16"/>
                <w:szCs w:val="16"/>
              </w:rPr>
            </w:pPr>
          </w:p>
          <w:p w14:paraId="27D0DCB9" w14:textId="7F2CCE40" w:rsidR="00F772B5" w:rsidRPr="00BF38C6" w:rsidRDefault="00F772B5" w:rsidP="00F772B5">
            <w:pPr>
              <w:pStyle w:val="CellBodyCentered"/>
              <w:rPr>
                <w:ins w:id="1835" w:author="Zhunisbayev, Olzhasbek [Bolashak Atyrau Limited]" w:date="2024-10-30T18:13:00Z" w16du:dateUtc="2024-10-30T13:13:00Z"/>
                <w:rFonts w:ascii="Arial Narrow" w:hAnsi="Arial Narrow" w:cs="Arial"/>
                <w:color w:val="auto"/>
                <w:sz w:val="16"/>
                <w:szCs w:val="16"/>
                <w:lang w:val="en-GB"/>
              </w:rPr>
            </w:pPr>
            <w:ins w:id="1836" w:author="Zhunisbayev, Olzhasbek [Bolashak Atyrau Limited]" w:date="2024-10-30T18:14:00Z" w16du:dateUtc="2024-10-30T13:14:00Z">
              <w:r w:rsidRPr="00BF38C6">
                <w:rPr>
                  <w:rFonts w:ascii="Arial Narrow" w:hAnsi="Arial Narrow"/>
                  <w:color w:val="auto"/>
                  <w:sz w:val="16"/>
                  <w:szCs w:val="16"/>
                  <w:lang w:val="ru-RU"/>
                </w:rPr>
                <w:t>5</w:t>
              </w:r>
            </w:ins>
          </w:p>
        </w:tc>
      </w:tr>
      <w:tr w:rsidR="00F772B5" w:rsidRPr="00BF38C6" w14:paraId="54384782" w14:textId="77777777" w:rsidTr="002A7110">
        <w:tc>
          <w:tcPr>
            <w:tcW w:w="3332" w:type="dxa"/>
            <w:tcBorders>
              <w:top w:val="single" w:sz="6" w:space="0" w:color="auto"/>
              <w:left w:val="single" w:sz="6" w:space="0" w:color="auto"/>
              <w:bottom w:val="single" w:sz="6" w:space="0" w:color="auto"/>
              <w:right w:val="single" w:sz="6" w:space="0" w:color="auto"/>
            </w:tcBorders>
          </w:tcPr>
          <w:p w14:paraId="54F0EA7C" w14:textId="77777777" w:rsidR="00F772B5" w:rsidRPr="00BF38C6" w:rsidRDefault="00F772B5" w:rsidP="00F772B5">
            <w:pPr>
              <w:pStyle w:val="CellBody"/>
              <w:rPr>
                <w:rFonts w:ascii="Arial Narrow" w:hAnsi="Arial Narrow"/>
                <w:color w:val="auto"/>
                <w:sz w:val="16"/>
                <w:szCs w:val="16"/>
                <w:u w:val="single"/>
                <w:lang w:val="ru-RU"/>
                <w:rPrChange w:id="1837" w:author="Zhunisbayev, Olzhasbek A [Bolashak Atyrau Limited]" w:date="2022-06-06T22:35:00Z">
                  <w:rPr>
                    <w:rFonts w:ascii="Arial" w:hAnsi="Arial"/>
                    <w:color w:val="auto"/>
                    <w:sz w:val="16"/>
                    <w:u w:val="single"/>
                  </w:rPr>
                </w:rPrChange>
              </w:rPr>
            </w:pPr>
          </w:p>
          <w:p w14:paraId="396089FD" w14:textId="3873714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olor w:val="auto"/>
                <w:sz w:val="16"/>
                <w:szCs w:val="16"/>
                <w:u w:val="single"/>
                <w:lang w:val="ru-RU"/>
              </w:rPr>
              <w:t>ЭКСПЛУАТАЦИЯ В</w:t>
            </w:r>
            <w:r w:rsidRPr="006759B5">
              <w:rPr>
                <w:rFonts w:ascii="Arial Narrow" w:hAnsi="Arial Narrow"/>
                <w:color w:val="auto"/>
                <w:sz w:val="16"/>
                <w:szCs w:val="16"/>
                <w:u w:val="single"/>
                <w:lang w:val="ru-RU"/>
              </w:rPr>
              <w:t xml:space="preserve"> </w:t>
            </w:r>
            <w:r w:rsidRPr="00BF38C6">
              <w:rPr>
                <w:rFonts w:ascii="Arial Narrow" w:hAnsi="Arial Narrow"/>
                <w:color w:val="auto"/>
                <w:sz w:val="16"/>
                <w:szCs w:val="16"/>
                <w:u w:val="single"/>
                <w:lang w:val="ru-RU"/>
              </w:rPr>
              <w:t>КИСЛОЙ СРЕДЕ</w:t>
            </w:r>
          </w:p>
          <w:p w14:paraId="479A7AD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BD – ПРОДУВКА, УГЛЕВОДОРОДЫ</w:t>
            </w:r>
          </w:p>
          <w:p w14:paraId="0C66577B" w14:textId="6C5F71D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BF – ФАКЕЛЬНЫЙ ГАЗ (ТОЛЬКО </w:t>
            </w:r>
            <w:del w:id="1838"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1839"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4D36BBF6" w14:textId="2C3ADC2A"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BFH – СЫРОЙ ФАКЕЛЬНЫЙ ГАЗ, ВЫСОК</w:t>
            </w:r>
            <w:r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ДАВЛ</w:t>
            </w:r>
            <w:r w:rsidRPr="006759B5">
              <w:rPr>
                <w:rFonts w:ascii="Arial Narrow" w:hAnsi="Arial Narrow"/>
                <w:color w:val="auto"/>
                <w:sz w:val="16"/>
                <w:szCs w:val="16"/>
                <w:lang w:val="ru-RU"/>
              </w:rPr>
              <w:t>.</w:t>
            </w:r>
          </w:p>
          <w:p w14:paraId="47D5A1A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BFL – ФАКЕЛЬНЫЙ ГАЗ, НИЗКОЕ ДАВЛЕНИЕ</w:t>
            </w:r>
          </w:p>
          <w:p w14:paraId="69A6B8D0" w14:textId="77777777" w:rsidR="00F772B5" w:rsidRPr="00137754" w:rsidRDefault="00F772B5" w:rsidP="00F772B5">
            <w:pPr>
              <w:pStyle w:val="CellBody"/>
              <w:rPr>
                <w:ins w:id="1840" w:author="Zhunisbayev, Olzhasbek [Bolashak Atyrau Limited]" w:date="2024-10-30T18:16:00Z" w16du:dateUtc="2024-10-30T13:16:00Z"/>
                <w:rFonts w:ascii="Arial Narrow" w:hAnsi="Arial Narrow" w:cs="Arial"/>
                <w:color w:val="auto"/>
                <w:sz w:val="16"/>
                <w:szCs w:val="16"/>
                <w:lang w:val="ru-RU"/>
              </w:rPr>
            </w:pPr>
            <w:r w:rsidRPr="00BF38C6">
              <w:rPr>
                <w:rFonts w:ascii="Arial Narrow" w:hAnsi="Arial Narrow" w:cs="Arial"/>
                <w:color w:val="auto"/>
                <w:sz w:val="16"/>
                <w:szCs w:val="16"/>
                <w:lang w:val="en-GB"/>
              </w:rPr>
              <w:t>BV</w:t>
            </w:r>
            <w:r w:rsidRPr="00BF38C6">
              <w:rPr>
                <w:rFonts w:ascii="Arial Narrow" w:hAnsi="Arial Narrow" w:cs="Arial"/>
                <w:color w:val="auto"/>
                <w:sz w:val="16"/>
                <w:szCs w:val="16"/>
                <w:lang w:val="ru-RU"/>
              </w:rPr>
              <w:t xml:space="preserve"> – СБРОС В АТМОСФЕРУ</w:t>
            </w:r>
          </w:p>
          <w:p w14:paraId="6E855A40" w14:textId="77777777" w:rsidR="00DF2EB1" w:rsidRPr="00BF38C6" w:rsidRDefault="00DF2EB1" w:rsidP="00DF2EB1">
            <w:pPr>
              <w:pStyle w:val="CellBody"/>
              <w:rPr>
                <w:ins w:id="1841" w:author="Zhunisbayev, Olzhasbek [Bolashak Atyrau Limited]" w:date="2024-10-30T18:17:00Z" w16du:dateUtc="2024-10-30T13:17:00Z"/>
                <w:rFonts w:ascii="Arial Narrow" w:hAnsi="Arial Narrow"/>
                <w:color w:val="auto"/>
                <w:sz w:val="16"/>
                <w:szCs w:val="16"/>
                <w:lang w:val="ru-RU"/>
              </w:rPr>
            </w:pPr>
            <w:ins w:id="1842" w:author="Zhunisbayev, Olzhasbek [Bolashak Atyrau Limited]" w:date="2024-10-30T18:17:00Z" w16du:dateUtc="2024-10-30T13:17:00Z">
              <w:r w:rsidRPr="00BF38C6">
                <w:rPr>
                  <w:rFonts w:ascii="Arial Narrow" w:hAnsi="Arial Narrow"/>
                  <w:color w:val="auto"/>
                  <w:sz w:val="16"/>
                  <w:szCs w:val="16"/>
                  <w:lang w:val="ru-RU"/>
                </w:rPr>
                <w:t>CC – ОТРАБОТАННЫЙ КАУСТИК</w:t>
              </w:r>
            </w:ins>
          </w:p>
          <w:p w14:paraId="3104279C" w14:textId="4EC1F251" w:rsidR="0043335C" w:rsidRPr="0043335C" w:rsidDel="00DF2EB1" w:rsidRDefault="0043335C" w:rsidP="00F772B5">
            <w:pPr>
              <w:pStyle w:val="CellBody"/>
              <w:rPr>
                <w:del w:id="1843" w:author="Zhunisbayev, Olzhasbek [Bolashak Atyrau Limited]" w:date="2024-10-30T18:17:00Z" w16du:dateUtc="2024-10-30T13:17:00Z"/>
                <w:rFonts w:ascii="Arial Narrow" w:hAnsi="Arial Narrow" w:cs="Arial"/>
                <w:color w:val="auto"/>
                <w:sz w:val="16"/>
                <w:szCs w:val="16"/>
                <w:rPrChange w:id="1844" w:author="Zhunisbayev, Olzhasbek [Bolashak Atyrau Limited]" w:date="2024-10-30T18:16:00Z" w16du:dateUtc="2024-10-30T13:16:00Z">
                  <w:rPr>
                    <w:del w:id="1845" w:author="Zhunisbayev, Olzhasbek [Bolashak Atyrau Limited]" w:date="2024-10-30T18:17:00Z" w16du:dateUtc="2024-10-30T13:17:00Z"/>
                    <w:rFonts w:ascii="Arial Narrow" w:hAnsi="Arial Narrow" w:cs="Arial"/>
                    <w:color w:val="auto"/>
                    <w:sz w:val="16"/>
                    <w:szCs w:val="16"/>
                    <w:lang w:val="ru-RU"/>
                  </w:rPr>
                </w:rPrChange>
              </w:rPr>
            </w:pPr>
          </w:p>
          <w:p w14:paraId="3C0CF22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CCD</w:t>
            </w:r>
            <w:r w:rsidRPr="00BF38C6">
              <w:rPr>
                <w:rFonts w:ascii="Arial Narrow" w:hAnsi="Arial Narrow" w:cs="Arial"/>
                <w:color w:val="auto"/>
                <w:sz w:val="16"/>
                <w:szCs w:val="16"/>
                <w:lang w:val="ru-RU"/>
              </w:rPr>
              <w:t xml:space="preserve"> – ДЕЭМУЛЬГАТОР</w:t>
            </w:r>
          </w:p>
          <w:p w14:paraId="57B2C64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CCS</w:t>
            </w:r>
            <w:r w:rsidRPr="00BF38C6">
              <w:rPr>
                <w:rFonts w:ascii="Arial Narrow" w:hAnsi="Arial Narrow" w:cs="Arial"/>
                <w:color w:val="auto"/>
                <w:sz w:val="16"/>
                <w:szCs w:val="16"/>
                <w:lang w:val="ru-RU"/>
              </w:rPr>
              <w:t xml:space="preserve"> – КАУСТИК</w:t>
            </w:r>
          </w:p>
          <w:p w14:paraId="006D0176" w14:textId="1CD7FFEE" w:rsidR="00F772B5" w:rsidRPr="00BF38C6" w:rsidRDefault="00F772B5" w:rsidP="00F772B5">
            <w:pPr>
              <w:pStyle w:val="CellBody"/>
              <w:ind w:right="-42"/>
              <w:rPr>
                <w:rFonts w:ascii="Arial Narrow" w:hAnsi="Arial Narrow" w:cs="Arial"/>
                <w:color w:val="auto"/>
                <w:sz w:val="16"/>
                <w:szCs w:val="16"/>
                <w:lang w:val="ru-RU"/>
              </w:rPr>
            </w:pPr>
            <w:r w:rsidRPr="00BF38C6">
              <w:rPr>
                <w:rFonts w:ascii="Arial Narrow" w:hAnsi="Arial Narrow"/>
                <w:color w:val="auto"/>
                <w:sz w:val="16"/>
                <w:szCs w:val="16"/>
                <w:lang w:val="ru-RU"/>
              </w:rPr>
              <w:t>CDE – АМИН, РЕГЕНЕРИРОВАННЫЙ (ниже 90 °C)</w:t>
            </w:r>
          </w:p>
          <w:p w14:paraId="70DDCEC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CDF – АМИН, СВЕЖИЙ</w:t>
            </w:r>
          </w:p>
          <w:p w14:paraId="08528A0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CDM – АМИН, НАСЫЩЕННЫЙ (ниже 70 °C)</w:t>
            </w:r>
          </w:p>
          <w:p w14:paraId="0388B0A8" w14:textId="77777777" w:rsidR="00142355" w:rsidRPr="00BF38C6" w:rsidRDefault="00142355" w:rsidP="00142355">
            <w:pPr>
              <w:pStyle w:val="CellBody"/>
              <w:tabs>
                <w:tab w:val="left" w:pos="0"/>
              </w:tabs>
              <w:rPr>
                <w:ins w:id="1846" w:author="Zhunisbayev, Olzhasbek [Bolashak Atyrau Limited]" w:date="2024-10-30T18:18:00Z" w16du:dateUtc="2024-10-30T13:18:00Z"/>
                <w:rFonts w:ascii="Arial Narrow" w:hAnsi="Arial Narrow"/>
                <w:color w:val="auto"/>
                <w:sz w:val="16"/>
                <w:szCs w:val="16"/>
                <w:lang w:val="ru-RU"/>
              </w:rPr>
            </w:pPr>
            <w:ins w:id="1847" w:author="Zhunisbayev, Olzhasbek [Bolashak Atyrau Limited]" w:date="2024-10-30T18:18:00Z" w16du:dateUtc="2024-10-30T13:18:00Z">
              <w:r w:rsidRPr="00BF38C6">
                <w:rPr>
                  <w:rFonts w:ascii="Arial Narrow" w:hAnsi="Arial Narrow"/>
                  <w:color w:val="auto"/>
                  <w:sz w:val="16"/>
                  <w:szCs w:val="16"/>
                </w:rPr>
                <w:t>CI</w:t>
              </w:r>
              <w:r w:rsidRPr="00BF38C6">
                <w:rPr>
                  <w:rFonts w:ascii="Arial Narrow" w:hAnsi="Arial Narrow"/>
                  <w:color w:val="auto"/>
                  <w:sz w:val="16"/>
                  <w:szCs w:val="16"/>
                  <w:lang w:val="ru-RU"/>
                </w:rPr>
                <w:t xml:space="preserve"> – ХИМИЧЕСКИЙ ИНГИБИТОР И АНТИНАКИПИН</w:t>
              </w:r>
            </w:ins>
          </w:p>
          <w:p w14:paraId="618501F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CS</w:t>
            </w:r>
            <w:r w:rsidRPr="00BF38C6">
              <w:rPr>
                <w:rFonts w:ascii="Arial Narrow" w:hAnsi="Arial Narrow" w:cs="Arial"/>
                <w:color w:val="auto"/>
                <w:sz w:val="16"/>
                <w:szCs w:val="16"/>
                <w:lang w:val="ru-RU"/>
              </w:rPr>
              <w:t xml:space="preserve"> – СЕРА</w:t>
            </w:r>
          </w:p>
          <w:p w14:paraId="46A9EE2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DCS – ДРЕНАЖ ЩЕЛОЧИ</w:t>
            </w:r>
          </w:p>
          <w:p w14:paraId="0022EEB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DHC – ДРЕНАЖ, КИСЛЫЕ УГЛЕВОДОРОДЫ</w:t>
            </w:r>
          </w:p>
          <w:p w14:paraId="572CCF6D" w14:textId="46ED4EA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DL – ДРЕНАЖ, ПРОМЛИВНЕВ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6D1E667B" w14:textId="77777777" w:rsidR="00F772B5" w:rsidRPr="00BF38C6" w:rsidRDefault="00F772B5" w:rsidP="00F772B5">
            <w:pPr>
              <w:pStyle w:val="CellBody"/>
              <w:ind w:right="-42"/>
              <w:rPr>
                <w:rFonts w:ascii="Arial Narrow" w:hAnsi="Arial Narrow" w:cs="Arial"/>
                <w:color w:val="auto"/>
                <w:sz w:val="16"/>
                <w:szCs w:val="16"/>
                <w:lang w:val="ru-RU"/>
              </w:rPr>
            </w:pPr>
            <w:r w:rsidRPr="00BF38C6">
              <w:rPr>
                <w:rFonts w:ascii="Arial Narrow" w:hAnsi="Arial Narrow"/>
                <w:color w:val="auto"/>
                <w:sz w:val="16"/>
                <w:szCs w:val="16"/>
                <w:lang w:val="ru-RU"/>
              </w:rPr>
              <w:t>DMD – ОТХОДЫ МЕТАНОЛА, ДЭА</w:t>
            </w:r>
          </w:p>
          <w:p w14:paraId="424E7BC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DSL</w:t>
            </w:r>
            <w:r w:rsidRPr="00BF38C6">
              <w:rPr>
                <w:rFonts w:ascii="Arial Narrow" w:hAnsi="Arial Narrow" w:cs="Arial"/>
                <w:color w:val="auto"/>
                <w:sz w:val="16"/>
                <w:szCs w:val="16"/>
                <w:lang w:val="ru-RU"/>
              </w:rPr>
              <w:t xml:space="preserve"> – ДИЗЕЛЬНОЕ ТОПЛИВО</w:t>
            </w:r>
          </w:p>
          <w:p w14:paraId="57EEC41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w:t>
            </w:r>
            <w:r w:rsidRPr="00BF38C6">
              <w:rPr>
                <w:rFonts w:ascii="Arial Narrow" w:hAnsi="Arial Narrow" w:cs="Arial"/>
                <w:color w:val="auto"/>
                <w:sz w:val="16"/>
                <w:szCs w:val="16"/>
                <w:lang w:val="ru-RU"/>
              </w:rPr>
              <w:t xml:space="preserve"> – ТОПЛИВНЫЙ ГАЗ</w:t>
            </w:r>
          </w:p>
          <w:p w14:paraId="2B0B3B6F" w14:textId="5530114F"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FGH – ТОПЛИВНЫЙ ГАЗ,</w:t>
            </w:r>
            <w:r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ВЫСОКОЕ ДАВЛЕНИЕ</w:t>
            </w:r>
          </w:p>
          <w:p w14:paraId="68F3D1F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lastRenderedPageBreak/>
              <w:t>FM – МЕТАНОЛ</w:t>
            </w:r>
          </w:p>
          <w:p w14:paraId="6CCBA76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FX – ФЛЕКСОРБ</w:t>
            </w:r>
          </w:p>
          <w:p w14:paraId="5BE13796" w14:textId="276EE0C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GCL – ГАЗ УСТАНОВКИ КЛАУСА (ВНУТР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ОСНАС</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6A1E5F5D"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GE – ОБЕССЕРЕННЫЙ ГАЗ</w:t>
            </w:r>
          </w:p>
          <w:p w14:paraId="2A3D65E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GHC – УГЛЕВОДОРОДНЫЕ ПАРЫ</w:t>
            </w:r>
          </w:p>
          <w:p w14:paraId="30A43B2A" w14:textId="77777777" w:rsidR="00E857E6" w:rsidRPr="00BF38C6" w:rsidRDefault="00E857E6" w:rsidP="00E857E6">
            <w:pPr>
              <w:pStyle w:val="CellBody"/>
              <w:rPr>
                <w:ins w:id="1848" w:author="Zhunisbayev, Olzhasbek [Bolashak Atyrau Limited]" w:date="2024-10-30T18:19:00Z" w16du:dateUtc="2024-10-30T13:19:00Z"/>
                <w:rFonts w:ascii="Arial Narrow" w:hAnsi="Arial Narrow" w:cs="Arial"/>
                <w:color w:val="auto"/>
                <w:sz w:val="16"/>
                <w:szCs w:val="16"/>
                <w:lang w:val="ru-RU"/>
              </w:rPr>
            </w:pPr>
            <w:ins w:id="1849" w:author="Zhunisbayev, Olzhasbek [Bolashak Atyrau Limited]" w:date="2024-10-30T18:19:00Z" w16du:dateUtc="2024-10-30T13:19:00Z">
              <w:r w:rsidRPr="00BF38C6">
                <w:rPr>
                  <w:rFonts w:ascii="Arial Narrow" w:hAnsi="Arial Narrow" w:cs="Arial"/>
                  <w:color w:val="auto"/>
                  <w:sz w:val="16"/>
                  <w:szCs w:val="16"/>
                  <w:lang w:val="en-GB"/>
                </w:rPr>
                <w:t>GHP</w:t>
              </w:r>
              <w:r w:rsidRPr="00BF38C6">
                <w:rPr>
                  <w:rFonts w:ascii="Arial Narrow" w:hAnsi="Arial Narrow" w:cs="Arial"/>
                  <w:color w:val="auto"/>
                  <w:sz w:val="16"/>
                  <w:szCs w:val="16"/>
                  <w:lang w:val="ru-RU"/>
                </w:rPr>
                <w:t xml:space="preserve"> – ЗАКАЧКА ГАЗА, ВЫСОКОЕ ДАВЛЕНИЕ</w:t>
              </w:r>
            </w:ins>
          </w:p>
          <w:p w14:paraId="107A1C38" w14:textId="2F41BCD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GRC – ГАЗ РЕГЕНЕРАЦИИ / РЕЦИРКУЛ</w:t>
            </w:r>
            <w:r w:rsidRPr="006759B5">
              <w:rPr>
                <w:rFonts w:ascii="Arial Narrow" w:hAnsi="Arial Narrow"/>
                <w:color w:val="auto"/>
                <w:sz w:val="16"/>
                <w:szCs w:val="16"/>
                <w:lang w:val="ru-RU"/>
              </w:rPr>
              <w:t>.</w:t>
            </w:r>
            <w:r w:rsidRPr="00BF38C6">
              <w:rPr>
                <w:rFonts w:ascii="Arial Narrow" w:hAnsi="Arial Narrow"/>
                <w:color w:val="auto"/>
                <w:sz w:val="16"/>
                <w:szCs w:val="16"/>
                <w:lang w:val="ru-RU"/>
              </w:rPr>
              <w:t>, СЫРОЙ</w:t>
            </w:r>
          </w:p>
          <w:p w14:paraId="37993BA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 – ГАЗ, СЫРОЙ</w:t>
            </w:r>
          </w:p>
          <w:p w14:paraId="0C924F10" w14:textId="77FCEBC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GST – ХВОСТОВОЙ ГАЗ (ВНУТР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ОСНАСТКА)</w:t>
            </w:r>
          </w:p>
          <w:p w14:paraId="63EFC0AC" w14:textId="43B58A6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NL – АЗОТ, НИЗК</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ДАВЛ</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(СОЕДИН. ПРОДУВКИ)</w:t>
            </w:r>
          </w:p>
          <w:p w14:paraId="7FBF7899" w14:textId="5AF897F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PHC – КИСЛЫЕ ТЕХНОЛОГ</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УГЛЕВОДОРОДЫ</w:t>
            </w:r>
          </w:p>
          <w:p w14:paraId="6F8277EC" w14:textId="3DD29E6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SL – ПАР, НИЗКОЕ ДАВЛ</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(СОЕДИН. ПРОДУВКИ)</w:t>
            </w:r>
          </w:p>
          <w:p w14:paraId="7B3F79C3" w14:textId="2355147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SM</w:t>
            </w:r>
            <w:r w:rsidRPr="00BF38C6">
              <w:rPr>
                <w:rFonts w:ascii="Arial Narrow" w:hAnsi="Arial Narrow" w:cs="Arial"/>
                <w:color w:val="auto"/>
                <w:sz w:val="16"/>
                <w:szCs w:val="16"/>
                <w:lang w:val="ru-RU"/>
              </w:rPr>
              <w:t xml:space="preserve"> – ПАР, СРЕДНЕЕ ДАВЛ</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w:t>
            </w:r>
            <w:r w:rsidRPr="00BF38C6">
              <w:rPr>
                <w:rFonts w:ascii="Arial Narrow" w:hAnsi="Arial Narrow"/>
                <w:color w:val="auto"/>
                <w:sz w:val="16"/>
                <w:szCs w:val="16"/>
                <w:lang w:val="ru-RU"/>
              </w:rPr>
              <w:t>СОЕДИН</w:t>
            </w:r>
            <w:r w:rsidRPr="00BF38C6">
              <w:rPr>
                <w:rFonts w:ascii="Arial Narrow" w:hAnsi="Arial Narrow" w:cs="Arial"/>
                <w:color w:val="auto"/>
                <w:sz w:val="16"/>
                <w:szCs w:val="16"/>
                <w:lang w:val="ru-RU"/>
              </w:rPr>
              <w:t>. ПРОДУВКИ)</w:t>
            </w:r>
          </w:p>
          <w:p w14:paraId="4D2F36B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p>
          <w:p w14:paraId="0B926CF4" w14:textId="77777777" w:rsidR="00355016" w:rsidRPr="00BF38C6" w:rsidRDefault="00355016" w:rsidP="00355016">
            <w:pPr>
              <w:pStyle w:val="CellBody"/>
              <w:rPr>
                <w:ins w:id="1850" w:author="Zhunisbayev, Olzhasbek [Bolashak Atyrau Limited]" w:date="2024-10-30T18:20:00Z" w16du:dateUtc="2024-10-30T13:20:00Z"/>
                <w:rFonts w:ascii="Arial Narrow" w:hAnsi="Arial Narrow" w:cs="Arial"/>
                <w:color w:val="auto"/>
                <w:sz w:val="16"/>
                <w:szCs w:val="16"/>
                <w:lang w:val="ru-RU"/>
              </w:rPr>
            </w:pPr>
            <w:ins w:id="1851" w:author="Zhunisbayev, Olzhasbek [Bolashak Atyrau Limited]" w:date="2024-10-30T18:20:00Z" w16du:dateUtc="2024-10-30T13:20:00Z">
              <w:r w:rsidRPr="00BF38C6">
                <w:rPr>
                  <w:rFonts w:ascii="Arial Narrow" w:hAnsi="Arial Narrow" w:cs="Arial"/>
                  <w:color w:val="auto"/>
                  <w:sz w:val="16"/>
                  <w:szCs w:val="16"/>
                  <w:lang w:val="en-GB"/>
                </w:rPr>
                <w:t>TM</w:t>
              </w:r>
              <w:r w:rsidRPr="00BF38C6">
                <w:rPr>
                  <w:rFonts w:ascii="Arial Narrow" w:hAnsi="Arial Narrow" w:cs="Arial"/>
                  <w:color w:val="auto"/>
                  <w:sz w:val="16"/>
                  <w:szCs w:val="16"/>
                  <w:lang w:val="ru-RU"/>
                </w:rPr>
                <w:t xml:space="preserve"> – КОНДЕНСАТ, СРЕДНЕЕ ДАВЛЕНИЕ</w:t>
              </w:r>
            </w:ins>
          </w:p>
          <w:p w14:paraId="27539EB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VE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ВЫХЛОПНОЙ / ОТРАБОТАННЫЙ ВОЗДУХ</w:t>
            </w:r>
          </w:p>
          <w:p w14:paraId="4DFDADB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WE</w:t>
            </w:r>
            <w:r w:rsidRPr="00BF38C6">
              <w:rPr>
                <w:rFonts w:ascii="Arial Narrow" w:hAnsi="Arial Narrow" w:cs="Arial"/>
                <w:color w:val="auto"/>
                <w:sz w:val="16"/>
                <w:szCs w:val="16"/>
                <w:lang w:val="ru-RU"/>
              </w:rPr>
              <w:t xml:space="preserve"> – ЛИВНЕВЫЙ СТОК</w:t>
            </w:r>
          </w:p>
          <w:p w14:paraId="17FD7B3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WM – ПОДПИТОЧНАЯ ВОДА</w:t>
            </w:r>
          </w:p>
          <w:p w14:paraId="726D39A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WSC – ЗАГРЯЗНЕННАЯ ПОВЕРХНОСТНАЯ ВОДА</w:t>
            </w:r>
          </w:p>
          <w:p w14:paraId="634AD1B4"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WSR – КИСЛАЯ ВОДА</w:t>
            </w:r>
          </w:p>
          <w:p w14:paraId="485BCC3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WP – ТЕХНОЛОГИЧЕСКАЯ ВОДА</w:t>
            </w:r>
          </w:p>
          <w:p w14:paraId="04B6546B" w14:textId="413CBB18" w:rsidR="00F772B5" w:rsidRPr="00BF38C6" w:rsidRDefault="00F772B5" w:rsidP="00F772B5">
            <w:pPr>
              <w:pStyle w:val="CellBody"/>
              <w:ind w:left="407" w:hanging="407"/>
              <w:rPr>
                <w:rFonts w:ascii="Arial Narrow" w:hAnsi="Arial Narrow"/>
                <w:color w:val="auto"/>
                <w:sz w:val="16"/>
                <w:szCs w:val="16"/>
                <w:lang w:val="ru-RU"/>
              </w:rPr>
            </w:pPr>
            <w:r w:rsidRPr="00BF38C6">
              <w:rPr>
                <w:rFonts w:ascii="Arial Narrow" w:hAnsi="Arial Narrow"/>
                <w:color w:val="auto"/>
                <w:sz w:val="16"/>
                <w:szCs w:val="16"/>
                <w:lang w:val="ru-RU"/>
              </w:rPr>
              <w:t>WPS – ОТОГНАННАЯ ТЕХНОЛОГИЧЕСКАЯ ГАЗОКОНДЕНСАТНАЯ ЖИДКОСТЬ</w:t>
            </w:r>
          </w:p>
          <w:p w14:paraId="6A0FE4F6" w14:textId="54863D81"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WU</w:t>
            </w:r>
            <w:r w:rsidRPr="006759B5">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ТЕХНИЧЕСКАЯ ВОДА</w:t>
            </w:r>
          </w:p>
          <w:p w14:paraId="7ECFA5F4" w14:textId="77777777" w:rsidR="00F772B5" w:rsidRPr="006759B5" w:rsidRDefault="00F772B5" w:rsidP="00F772B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7F1E73C1" w14:textId="77777777" w:rsidR="00F772B5" w:rsidRPr="006759B5" w:rsidRDefault="00F772B5" w:rsidP="00F772B5">
            <w:pPr>
              <w:pStyle w:val="CellBodyCentered"/>
              <w:rPr>
                <w:rFonts w:ascii="Arial Narrow" w:hAnsi="Arial Narrow"/>
                <w:b/>
                <w:color w:val="auto"/>
                <w:sz w:val="16"/>
                <w:szCs w:val="16"/>
                <w:lang w:val="ru-RU"/>
              </w:rPr>
            </w:pPr>
          </w:p>
          <w:p w14:paraId="4E4BA587"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300K21</w:t>
            </w:r>
          </w:p>
          <w:p w14:paraId="471A13F8" w14:textId="77777777" w:rsidR="00F772B5" w:rsidRPr="00BF38C6" w:rsidRDefault="00F772B5" w:rsidP="00F772B5">
            <w:pPr>
              <w:pStyle w:val="CellBodyCentered"/>
              <w:rPr>
                <w:rFonts w:ascii="Arial Narrow" w:hAnsi="Arial Narrow" w:cs="Arial"/>
                <w:b/>
                <w:color w:val="auto"/>
                <w:sz w:val="16"/>
                <w:szCs w:val="16"/>
                <w:lang w:val="ru-RU"/>
              </w:rPr>
            </w:pPr>
          </w:p>
          <w:p w14:paraId="4E7CE876" w14:textId="77777777" w:rsidR="00F772B5" w:rsidRPr="00BF38C6" w:rsidRDefault="00F772B5" w:rsidP="00F772B5">
            <w:pPr>
              <w:pStyle w:val="CellBodyCentered"/>
              <w:rPr>
                <w:rFonts w:ascii="Arial Narrow" w:hAnsi="Arial Narrow" w:cs="Arial"/>
                <w:b/>
                <w:color w:val="auto"/>
                <w:sz w:val="16"/>
                <w:szCs w:val="16"/>
                <w:lang w:val="ru-RU"/>
              </w:rPr>
            </w:pPr>
          </w:p>
          <w:p w14:paraId="28EEC8C4" w14:textId="77777777" w:rsidR="00F772B5" w:rsidRPr="00BF38C6" w:rsidRDefault="00F772B5" w:rsidP="00F772B5">
            <w:pPr>
              <w:pStyle w:val="CellBodyCentered"/>
              <w:rPr>
                <w:rFonts w:ascii="Arial Narrow" w:hAnsi="Arial Narrow" w:cs="Arial"/>
                <w:b/>
                <w:color w:val="auto"/>
                <w:sz w:val="16"/>
                <w:szCs w:val="16"/>
                <w:lang w:val="ru-RU"/>
              </w:rPr>
            </w:pPr>
          </w:p>
          <w:p w14:paraId="6B98CF22" w14:textId="77777777" w:rsidR="00F772B5" w:rsidRPr="00BF38C6" w:rsidRDefault="00F772B5" w:rsidP="00F772B5">
            <w:pPr>
              <w:pStyle w:val="CellBodyCentered"/>
              <w:rPr>
                <w:rFonts w:ascii="Arial Narrow" w:hAnsi="Arial Narrow" w:cs="Arial"/>
                <w:b/>
                <w:color w:val="auto"/>
                <w:sz w:val="16"/>
                <w:szCs w:val="16"/>
                <w:lang w:val="ru-RU"/>
              </w:rPr>
            </w:pPr>
          </w:p>
          <w:p w14:paraId="604F3393" w14:textId="77777777" w:rsidR="00F772B5" w:rsidRPr="00BF38C6" w:rsidRDefault="00F772B5" w:rsidP="00F772B5">
            <w:pPr>
              <w:pStyle w:val="CellBodyCentered"/>
              <w:rPr>
                <w:rFonts w:ascii="Arial Narrow" w:hAnsi="Arial Narrow" w:cs="Arial"/>
                <w:b/>
                <w:color w:val="auto"/>
                <w:sz w:val="16"/>
                <w:szCs w:val="16"/>
                <w:lang w:val="ru-RU"/>
              </w:rPr>
            </w:pPr>
          </w:p>
          <w:p w14:paraId="597A81B7" w14:textId="77777777" w:rsidR="00F772B5" w:rsidRPr="00BF38C6" w:rsidRDefault="00F772B5" w:rsidP="00F772B5">
            <w:pPr>
              <w:pStyle w:val="CellBodyCentered"/>
              <w:rPr>
                <w:rFonts w:ascii="Arial Narrow" w:hAnsi="Arial Narrow" w:cs="Arial"/>
                <w:b/>
                <w:color w:val="auto"/>
                <w:sz w:val="16"/>
                <w:szCs w:val="16"/>
                <w:lang w:val="ru-RU"/>
              </w:rPr>
            </w:pPr>
          </w:p>
          <w:p w14:paraId="4BCF3839" w14:textId="77777777" w:rsidR="00F772B5" w:rsidRPr="00BF38C6" w:rsidRDefault="00F772B5" w:rsidP="00F772B5">
            <w:pPr>
              <w:pStyle w:val="CellBodyCentered"/>
              <w:rPr>
                <w:rFonts w:ascii="Arial Narrow" w:hAnsi="Arial Narrow" w:cs="Arial"/>
                <w:b/>
                <w:color w:val="auto"/>
                <w:sz w:val="16"/>
                <w:szCs w:val="16"/>
                <w:lang w:val="ru-RU"/>
              </w:rPr>
            </w:pPr>
          </w:p>
          <w:p w14:paraId="67ACCE60" w14:textId="77777777" w:rsidR="00F772B5" w:rsidRPr="00BF38C6" w:rsidRDefault="00F772B5" w:rsidP="00F772B5">
            <w:pPr>
              <w:pStyle w:val="CellBodyCentered"/>
              <w:rPr>
                <w:rFonts w:ascii="Arial Narrow" w:hAnsi="Arial Narrow" w:cs="Arial"/>
                <w:b/>
                <w:color w:val="auto"/>
                <w:sz w:val="16"/>
                <w:szCs w:val="16"/>
                <w:lang w:val="ru-RU"/>
              </w:rPr>
            </w:pPr>
          </w:p>
          <w:p w14:paraId="6B7639C0" w14:textId="77777777" w:rsidR="00F772B5" w:rsidRPr="00BF38C6" w:rsidRDefault="00F772B5" w:rsidP="00F772B5">
            <w:pPr>
              <w:pStyle w:val="CellBodyCentered"/>
              <w:rPr>
                <w:rFonts w:ascii="Arial Narrow" w:hAnsi="Arial Narrow" w:cs="Arial"/>
                <w:b/>
                <w:color w:val="auto"/>
                <w:sz w:val="16"/>
                <w:szCs w:val="16"/>
                <w:lang w:val="ru-RU"/>
              </w:rPr>
            </w:pPr>
          </w:p>
          <w:p w14:paraId="319264C6" w14:textId="77777777" w:rsidR="00F772B5" w:rsidRPr="00BF38C6" w:rsidRDefault="00F772B5" w:rsidP="00F772B5">
            <w:pPr>
              <w:pStyle w:val="CellBodyCentered"/>
              <w:rPr>
                <w:rFonts w:ascii="Arial Narrow" w:hAnsi="Arial Narrow" w:cs="Arial"/>
                <w:b/>
                <w:color w:val="auto"/>
                <w:sz w:val="16"/>
                <w:szCs w:val="16"/>
                <w:lang w:val="ru-RU"/>
              </w:rPr>
            </w:pPr>
          </w:p>
          <w:p w14:paraId="5830DAAB" w14:textId="77777777" w:rsidR="00F772B5" w:rsidRPr="00BF38C6" w:rsidRDefault="00F772B5" w:rsidP="00F772B5">
            <w:pPr>
              <w:pStyle w:val="CellBodyCentered"/>
              <w:rPr>
                <w:rFonts w:ascii="Arial Narrow" w:hAnsi="Arial Narrow" w:cs="Arial"/>
                <w:b/>
                <w:color w:val="auto"/>
                <w:sz w:val="16"/>
                <w:szCs w:val="16"/>
                <w:lang w:val="ru-RU"/>
              </w:rPr>
            </w:pPr>
          </w:p>
          <w:p w14:paraId="6541AAAF" w14:textId="77777777" w:rsidR="00F772B5" w:rsidRPr="00BF38C6" w:rsidRDefault="00F772B5" w:rsidP="00F772B5">
            <w:pPr>
              <w:pStyle w:val="CellBodyCentered"/>
              <w:rPr>
                <w:rFonts w:ascii="Arial Narrow" w:hAnsi="Arial Narrow" w:cs="Arial"/>
                <w:b/>
                <w:color w:val="auto"/>
                <w:sz w:val="16"/>
                <w:szCs w:val="16"/>
                <w:lang w:val="ru-RU"/>
              </w:rPr>
            </w:pPr>
          </w:p>
          <w:p w14:paraId="233DF03D" w14:textId="77777777" w:rsidR="00F772B5" w:rsidRPr="00BF38C6" w:rsidRDefault="00F772B5" w:rsidP="00F772B5">
            <w:pPr>
              <w:pStyle w:val="CellBodyCentered"/>
              <w:rPr>
                <w:rFonts w:ascii="Arial Narrow" w:hAnsi="Arial Narrow" w:cs="Arial"/>
                <w:b/>
                <w:color w:val="auto"/>
                <w:sz w:val="16"/>
                <w:szCs w:val="16"/>
                <w:lang w:val="ru-RU"/>
              </w:rPr>
            </w:pPr>
          </w:p>
          <w:p w14:paraId="1A3626E2" w14:textId="77777777" w:rsidR="00F772B5" w:rsidRPr="00BF38C6" w:rsidRDefault="00F772B5" w:rsidP="00F772B5">
            <w:pPr>
              <w:pStyle w:val="CellBodyCentered"/>
              <w:rPr>
                <w:rFonts w:ascii="Arial Narrow" w:hAnsi="Arial Narrow" w:cs="Arial"/>
                <w:b/>
                <w:color w:val="auto"/>
                <w:sz w:val="16"/>
                <w:szCs w:val="16"/>
                <w:lang w:val="ru-RU"/>
              </w:rPr>
            </w:pPr>
          </w:p>
          <w:p w14:paraId="1554ABE7" w14:textId="77777777" w:rsidR="00F772B5" w:rsidRPr="00BF38C6" w:rsidRDefault="00F772B5" w:rsidP="00F772B5">
            <w:pPr>
              <w:pStyle w:val="CellBodyCentered"/>
              <w:jc w:val="left"/>
              <w:rPr>
                <w:rFonts w:ascii="Arial Narrow" w:hAnsi="Arial Narrow" w:cs="Arial"/>
                <w:b/>
                <w:color w:val="auto"/>
                <w:sz w:val="16"/>
                <w:szCs w:val="16"/>
              </w:rPr>
            </w:pPr>
          </w:p>
          <w:p w14:paraId="6C53751D" w14:textId="77777777" w:rsidR="00F772B5" w:rsidRPr="00BF38C6" w:rsidRDefault="00F772B5" w:rsidP="00F772B5">
            <w:pPr>
              <w:pStyle w:val="CellBodyCentered"/>
              <w:rPr>
                <w:rFonts w:ascii="Arial Narrow" w:hAnsi="Arial Narrow" w:cs="Arial"/>
                <w:b/>
                <w:color w:val="auto"/>
                <w:sz w:val="16"/>
                <w:szCs w:val="16"/>
                <w:lang w:val="ru-RU"/>
              </w:rPr>
            </w:pPr>
          </w:p>
          <w:p w14:paraId="58C0BC37" w14:textId="77777777" w:rsidR="00F772B5" w:rsidRPr="00BF38C6" w:rsidRDefault="00F772B5" w:rsidP="00F772B5">
            <w:pPr>
              <w:pStyle w:val="CellBodyCentered"/>
              <w:rPr>
                <w:rFonts w:ascii="Arial Narrow" w:hAnsi="Arial Narrow" w:cs="Arial"/>
                <w:b/>
                <w:color w:val="auto"/>
                <w:sz w:val="16"/>
                <w:szCs w:val="16"/>
                <w:lang w:val="ru-RU"/>
              </w:rPr>
            </w:pPr>
          </w:p>
          <w:p w14:paraId="75016C5C" w14:textId="77777777" w:rsidR="00F772B5" w:rsidRPr="00BF38C6" w:rsidRDefault="00F772B5" w:rsidP="00F772B5">
            <w:pPr>
              <w:pStyle w:val="CellBodyCentered"/>
              <w:rPr>
                <w:rFonts w:ascii="Arial Narrow" w:hAnsi="Arial Narrow" w:cs="Arial"/>
                <w:b/>
                <w:color w:val="auto"/>
                <w:sz w:val="16"/>
                <w:szCs w:val="16"/>
                <w:lang w:val="ru-RU"/>
              </w:rPr>
            </w:pPr>
          </w:p>
          <w:p w14:paraId="52A6F238" w14:textId="77777777" w:rsidR="00F772B5" w:rsidRPr="00BF38C6" w:rsidRDefault="00F772B5" w:rsidP="00F772B5">
            <w:pPr>
              <w:pStyle w:val="CellBodyCentered"/>
              <w:rPr>
                <w:rFonts w:ascii="Arial Narrow" w:hAnsi="Arial Narrow" w:cs="Arial"/>
                <w:b/>
                <w:color w:val="auto"/>
                <w:sz w:val="16"/>
                <w:szCs w:val="16"/>
                <w:lang w:val="ru-RU"/>
              </w:rPr>
            </w:pPr>
          </w:p>
          <w:p w14:paraId="69A71E4A" w14:textId="77777777" w:rsidR="00F772B5" w:rsidRPr="00BF38C6" w:rsidRDefault="00F772B5" w:rsidP="00F772B5">
            <w:pPr>
              <w:pStyle w:val="CellBodyCentered"/>
              <w:rPr>
                <w:rFonts w:ascii="Arial Narrow" w:hAnsi="Arial Narrow" w:cs="Arial"/>
                <w:b/>
                <w:color w:val="auto"/>
                <w:sz w:val="16"/>
                <w:szCs w:val="16"/>
                <w:lang w:val="ru-RU"/>
              </w:rPr>
            </w:pPr>
          </w:p>
          <w:p w14:paraId="4B41F5D1" w14:textId="77801923" w:rsidR="00F772B5" w:rsidRDefault="00C043E1" w:rsidP="00F772B5">
            <w:pPr>
              <w:pStyle w:val="CellBodyCentered"/>
              <w:rPr>
                <w:rFonts w:ascii="Arial Narrow" w:hAnsi="Arial Narrow" w:cs="Arial"/>
                <w:b/>
                <w:color w:val="auto"/>
                <w:sz w:val="16"/>
                <w:szCs w:val="16"/>
              </w:rPr>
            </w:pPr>
            <w:r>
              <w:rPr>
                <w:rFonts w:ascii="Arial Narrow" w:hAnsi="Arial Narrow" w:cs="Arial"/>
                <w:b/>
                <w:color w:val="auto"/>
                <w:sz w:val="16"/>
                <w:szCs w:val="16"/>
                <w:lang w:val="ru-RU"/>
              </w:rPr>
              <w:lastRenderedPageBreak/>
              <w:t>300</w:t>
            </w:r>
            <w:r>
              <w:rPr>
                <w:rFonts w:ascii="Arial Narrow" w:hAnsi="Arial Narrow" w:cs="Arial"/>
                <w:b/>
                <w:color w:val="auto"/>
                <w:sz w:val="16"/>
                <w:szCs w:val="16"/>
              </w:rPr>
              <w:t>K21</w:t>
            </w:r>
          </w:p>
          <w:p w14:paraId="23E2DDFC" w14:textId="1B44BB57" w:rsidR="00C043E1" w:rsidRPr="00C043E1" w:rsidRDefault="00C043E1" w:rsidP="00F772B5">
            <w:pPr>
              <w:pStyle w:val="CellBodyCentered"/>
              <w:rPr>
                <w:rFonts w:ascii="Arial Narrow" w:hAnsi="Arial Narrow" w:cs="Arial"/>
                <w:b/>
                <w:color w:val="auto"/>
                <w:sz w:val="16"/>
                <w:szCs w:val="16"/>
                <w:lang w:val="ru-RU"/>
              </w:rPr>
            </w:pPr>
            <w:r>
              <w:rPr>
                <w:rFonts w:ascii="Arial Narrow" w:hAnsi="Arial Narrow" w:cs="Arial"/>
                <w:b/>
                <w:color w:val="auto"/>
                <w:sz w:val="16"/>
                <w:szCs w:val="16"/>
                <w:lang w:val="ru-RU"/>
              </w:rPr>
              <w:t>Прод.</w:t>
            </w:r>
          </w:p>
          <w:p w14:paraId="3C803336" w14:textId="77777777" w:rsidR="00F772B5" w:rsidRPr="00BF38C6" w:rsidRDefault="00F772B5" w:rsidP="00F772B5">
            <w:pPr>
              <w:pStyle w:val="CellBodyCentered"/>
              <w:rPr>
                <w:rFonts w:ascii="Arial Narrow" w:hAnsi="Arial Narrow" w:cs="Arial"/>
                <w:b/>
                <w:color w:val="auto"/>
                <w:sz w:val="16"/>
                <w:szCs w:val="16"/>
                <w:lang w:val="ru-RU"/>
              </w:rPr>
            </w:pPr>
          </w:p>
          <w:p w14:paraId="1D3961C1" w14:textId="77777777" w:rsidR="00F772B5" w:rsidRPr="00BF38C6" w:rsidRDefault="00F772B5" w:rsidP="00F772B5">
            <w:pPr>
              <w:pStyle w:val="CellBodyCentered"/>
              <w:rPr>
                <w:rFonts w:ascii="Arial Narrow" w:hAnsi="Arial Narrow" w:cs="Arial"/>
                <w:b/>
                <w:color w:val="auto"/>
                <w:sz w:val="16"/>
                <w:szCs w:val="16"/>
                <w:lang w:val="ru-RU"/>
              </w:rPr>
            </w:pPr>
          </w:p>
          <w:p w14:paraId="3D67F95D" w14:textId="77777777" w:rsidR="00F772B5" w:rsidRPr="00BF38C6" w:rsidRDefault="00F772B5" w:rsidP="00F772B5">
            <w:pPr>
              <w:pStyle w:val="CellBodyCentered"/>
              <w:rPr>
                <w:rFonts w:ascii="Arial Narrow" w:hAnsi="Arial Narrow" w:cs="Arial"/>
                <w:b/>
                <w:color w:val="auto"/>
                <w:sz w:val="16"/>
                <w:szCs w:val="16"/>
                <w:lang w:val="ru-RU"/>
              </w:rPr>
            </w:pPr>
          </w:p>
          <w:p w14:paraId="58D62CDD" w14:textId="77777777" w:rsidR="00F772B5" w:rsidRPr="00BF38C6" w:rsidRDefault="00F772B5" w:rsidP="00F772B5">
            <w:pPr>
              <w:pStyle w:val="CellBodyCentered"/>
              <w:rPr>
                <w:rFonts w:ascii="Arial Narrow" w:hAnsi="Arial Narrow" w:cs="Arial"/>
                <w:b/>
                <w:color w:val="auto"/>
                <w:sz w:val="16"/>
                <w:szCs w:val="16"/>
                <w:lang w:val="ru-RU"/>
              </w:rPr>
            </w:pPr>
          </w:p>
          <w:p w14:paraId="2B841073" w14:textId="77777777" w:rsidR="00F772B5" w:rsidRPr="00BF38C6" w:rsidRDefault="00F772B5" w:rsidP="00F772B5">
            <w:pPr>
              <w:pStyle w:val="CellBodyCentered"/>
              <w:rPr>
                <w:rFonts w:ascii="Arial Narrow" w:hAnsi="Arial Narrow" w:cs="Arial"/>
                <w:b/>
                <w:color w:val="auto"/>
                <w:sz w:val="16"/>
                <w:szCs w:val="16"/>
                <w:lang w:val="ru-RU"/>
              </w:rPr>
            </w:pPr>
          </w:p>
          <w:p w14:paraId="0477D06A" w14:textId="77777777" w:rsidR="00F772B5" w:rsidRPr="00BF38C6" w:rsidRDefault="00F772B5" w:rsidP="00F772B5">
            <w:pPr>
              <w:pStyle w:val="CellBodyCentered"/>
              <w:rPr>
                <w:rFonts w:ascii="Arial Narrow" w:hAnsi="Arial Narrow" w:cs="Arial"/>
                <w:b/>
                <w:color w:val="auto"/>
                <w:sz w:val="16"/>
                <w:szCs w:val="16"/>
                <w:lang w:val="ru-RU"/>
              </w:rPr>
            </w:pPr>
          </w:p>
          <w:p w14:paraId="038334AC" w14:textId="77777777" w:rsidR="00F772B5" w:rsidRPr="00BF38C6" w:rsidRDefault="00F772B5" w:rsidP="00F772B5">
            <w:pPr>
              <w:pStyle w:val="CellBodyCentered"/>
              <w:rPr>
                <w:rFonts w:ascii="Arial Narrow" w:hAnsi="Arial Narrow" w:cs="Arial"/>
                <w:b/>
                <w:color w:val="auto"/>
                <w:sz w:val="16"/>
                <w:szCs w:val="16"/>
                <w:lang w:val="ru-RU"/>
              </w:rPr>
            </w:pPr>
          </w:p>
          <w:p w14:paraId="5B886CDF" w14:textId="77777777" w:rsidR="00F772B5" w:rsidRPr="00BF38C6" w:rsidRDefault="00F772B5" w:rsidP="00F772B5">
            <w:pPr>
              <w:pStyle w:val="CellBodyCentered"/>
              <w:rPr>
                <w:rFonts w:ascii="Arial Narrow" w:hAnsi="Arial Narrow" w:cs="Arial"/>
                <w:b/>
                <w:color w:val="auto"/>
                <w:sz w:val="16"/>
                <w:szCs w:val="16"/>
                <w:lang w:val="ru-RU"/>
              </w:rPr>
            </w:pPr>
          </w:p>
          <w:p w14:paraId="1BC57E4E" w14:textId="77777777" w:rsidR="00F772B5" w:rsidRPr="00BF38C6" w:rsidRDefault="00F772B5" w:rsidP="00F772B5">
            <w:pPr>
              <w:pStyle w:val="CellBodyCentered"/>
              <w:rPr>
                <w:rFonts w:ascii="Arial Narrow" w:hAnsi="Arial Narrow" w:cs="Arial"/>
                <w:b/>
                <w:color w:val="auto"/>
                <w:sz w:val="16"/>
                <w:szCs w:val="16"/>
                <w:lang w:val="ru-RU"/>
              </w:rPr>
            </w:pPr>
          </w:p>
          <w:p w14:paraId="028B4145" w14:textId="77777777" w:rsidR="00F772B5" w:rsidRPr="00BF38C6" w:rsidRDefault="00F772B5" w:rsidP="00F772B5">
            <w:pPr>
              <w:pStyle w:val="CellBodyCentered"/>
              <w:rPr>
                <w:rFonts w:ascii="Arial Narrow" w:hAnsi="Arial Narrow" w:cs="Arial"/>
                <w:b/>
                <w:color w:val="auto"/>
                <w:sz w:val="16"/>
                <w:szCs w:val="16"/>
                <w:lang w:val="ru-RU"/>
              </w:rPr>
            </w:pPr>
          </w:p>
          <w:p w14:paraId="335399C2" w14:textId="77777777" w:rsidR="00F772B5" w:rsidRPr="00BF38C6" w:rsidRDefault="00F772B5" w:rsidP="00F772B5">
            <w:pPr>
              <w:pStyle w:val="CellBodyCentered"/>
              <w:rPr>
                <w:rFonts w:ascii="Arial Narrow" w:hAnsi="Arial Narrow" w:cs="Arial"/>
                <w:b/>
                <w:color w:val="auto"/>
                <w:sz w:val="16"/>
                <w:szCs w:val="16"/>
              </w:rPr>
            </w:pPr>
          </w:p>
          <w:p w14:paraId="293E68F8" w14:textId="77777777" w:rsidR="00F772B5" w:rsidRPr="00BF38C6" w:rsidRDefault="00F772B5" w:rsidP="00F772B5">
            <w:pPr>
              <w:pStyle w:val="CellBodyCentered"/>
              <w:rPr>
                <w:rFonts w:ascii="Arial Narrow" w:hAnsi="Arial Narrow" w:cs="Arial"/>
                <w:b/>
                <w:color w:val="auto"/>
                <w:sz w:val="16"/>
                <w:szCs w:val="16"/>
              </w:rPr>
            </w:pPr>
          </w:p>
          <w:p w14:paraId="69BF34B7" w14:textId="6A225C3F" w:rsidR="00F772B5" w:rsidRPr="00BF38C6" w:rsidRDefault="00F772B5" w:rsidP="00F772B5">
            <w:pPr>
              <w:pStyle w:val="CellBodyCentered"/>
              <w:rPr>
                <w:rFonts w:ascii="Arial Narrow" w:hAnsi="Arial Narrow" w:cs="Arial"/>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67563C4D" w14:textId="77777777" w:rsidR="00F772B5" w:rsidRPr="00BF38C6" w:rsidRDefault="00F772B5" w:rsidP="00F772B5">
            <w:pPr>
              <w:pStyle w:val="CellBodyCentered"/>
              <w:rPr>
                <w:rFonts w:ascii="Arial Narrow" w:hAnsi="Arial Narrow"/>
                <w:color w:val="auto"/>
                <w:sz w:val="16"/>
                <w:szCs w:val="16"/>
              </w:rPr>
            </w:pPr>
          </w:p>
          <w:p w14:paraId="72543E6C"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p w14:paraId="24EB9705" w14:textId="77777777" w:rsidR="00F772B5" w:rsidRPr="00BF38C6" w:rsidRDefault="00F772B5" w:rsidP="00F772B5">
            <w:pPr>
              <w:pStyle w:val="CellBodyCentered"/>
              <w:rPr>
                <w:rFonts w:ascii="Arial Narrow" w:hAnsi="Arial Narrow" w:cs="Arial"/>
                <w:color w:val="auto"/>
                <w:sz w:val="16"/>
                <w:szCs w:val="16"/>
                <w:lang w:val="ru-RU"/>
              </w:rPr>
            </w:pPr>
          </w:p>
          <w:p w14:paraId="7D0D4FF0" w14:textId="77777777" w:rsidR="00F772B5" w:rsidRPr="00BF38C6" w:rsidRDefault="00F772B5" w:rsidP="00F772B5">
            <w:pPr>
              <w:pStyle w:val="CellBodyCentered"/>
              <w:rPr>
                <w:rFonts w:ascii="Arial Narrow" w:hAnsi="Arial Narrow" w:cs="Arial"/>
                <w:color w:val="auto"/>
                <w:sz w:val="16"/>
                <w:szCs w:val="16"/>
                <w:lang w:val="ru-RU"/>
              </w:rPr>
            </w:pPr>
          </w:p>
          <w:p w14:paraId="02C0A214" w14:textId="77777777" w:rsidR="00F772B5" w:rsidRPr="00BF38C6" w:rsidRDefault="00F772B5" w:rsidP="00F772B5">
            <w:pPr>
              <w:pStyle w:val="CellBodyCentered"/>
              <w:rPr>
                <w:rFonts w:ascii="Arial Narrow" w:hAnsi="Arial Narrow" w:cs="Arial"/>
                <w:color w:val="auto"/>
                <w:sz w:val="16"/>
                <w:szCs w:val="16"/>
                <w:lang w:val="ru-RU"/>
              </w:rPr>
            </w:pPr>
          </w:p>
          <w:p w14:paraId="33167E5B" w14:textId="77777777" w:rsidR="00F772B5" w:rsidRPr="00BF38C6" w:rsidRDefault="00F772B5" w:rsidP="00F772B5">
            <w:pPr>
              <w:pStyle w:val="CellBodyCentered"/>
              <w:rPr>
                <w:rFonts w:ascii="Arial Narrow" w:hAnsi="Arial Narrow" w:cs="Arial"/>
                <w:color w:val="auto"/>
                <w:sz w:val="16"/>
                <w:szCs w:val="16"/>
                <w:lang w:val="ru-RU"/>
              </w:rPr>
            </w:pPr>
          </w:p>
          <w:p w14:paraId="00FA3F88" w14:textId="77777777" w:rsidR="00F772B5" w:rsidRPr="00BF38C6" w:rsidRDefault="00F772B5" w:rsidP="00F772B5">
            <w:pPr>
              <w:pStyle w:val="CellBodyCentered"/>
              <w:rPr>
                <w:rFonts w:ascii="Arial Narrow" w:hAnsi="Arial Narrow" w:cs="Arial"/>
                <w:color w:val="auto"/>
                <w:sz w:val="16"/>
                <w:szCs w:val="16"/>
                <w:lang w:val="ru-RU"/>
              </w:rPr>
            </w:pPr>
          </w:p>
          <w:p w14:paraId="1B64000D" w14:textId="77777777" w:rsidR="00F772B5" w:rsidRPr="00BF38C6" w:rsidRDefault="00F772B5" w:rsidP="00F772B5">
            <w:pPr>
              <w:pStyle w:val="CellBodyCentered"/>
              <w:rPr>
                <w:rFonts w:ascii="Arial Narrow" w:hAnsi="Arial Narrow" w:cs="Arial"/>
                <w:color w:val="auto"/>
                <w:sz w:val="16"/>
                <w:szCs w:val="16"/>
                <w:lang w:val="ru-RU"/>
              </w:rPr>
            </w:pPr>
          </w:p>
          <w:p w14:paraId="6662BCAD" w14:textId="77777777" w:rsidR="00F772B5" w:rsidRPr="00BF38C6" w:rsidRDefault="00F772B5" w:rsidP="00F772B5">
            <w:pPr>
              <w:pStyle w:val="CellBodyCentered"/>
              <w:rPr>
                <w:rFonts w:ascii="Arial Narrow" w:hAnsi="Arial Narrow" w:cs="Arial"/>
                <w:color w:val="auto"/>
                <w:sz w:val="16"/>
                <w:szCs w:val="16"/>
                <w:lang w:val="ru-RU"/>
              </w:rPr>
            </w:pPr>
          </w:p>
          <w:p w14:paraId="74ED28E6" w14:textId="77777777" w:rsidR="00F772B5" w:rsidRPr="00BF38C6" w:rsidRDefault="00F772B5" w:rsidP="00F772B5">
            <w:pPr>
              <w:pStyle w:val="CellBodyCentered"/>
              <w:rPr>
                <w:rFonts w:ascii="Arial Narrow" w:hAnsi="Arial Narrow" w:cs="Arial"/>
                <w:color w:val="auto"/>
                <w:sz w:val="16"/>
                <w:szCs w:val="16"/>
                <w:lang w:val="ru-RU"/>
              </w:rPr>
            </w:pPr>
          </w:p>
          <w:p w14:paraId="4947053A" w14:textId="77777777" w:rsidR="00F772B5" w:rsidRPr="00BF38C6" w:rsidRDefault="00F772B5" w:rsidP="00F772B5">
            <w:pPr>
              <w:pStyle w:val="CellBodyCentered"/>
              <w:rPr>
                <w:rFonts w:ascii="Arial Narrow" w:hAnsi="Arial Narrow" w:cs="Arial"/>
                <w:color w:val="auto"/>
                <w:sz w:val="16"/>
                <w:szCs w:val="16"/>
                <w:lang w:val="ru-RU"/>
              </w:rPr>
            </w:pPr>
          </w:p>
          <w:p w14:paraId="44A05DB5" w14:textId="77777777" w:rsidR="00F772B5" w:rsidRPr="00BF38C6" w:rsidRDefault="00F772B5" w:rsidP="00F772B5">
            <w:pPr>
              <w:pStyle w:val="CellBodyCentered"/>
              <w:rPr>
                <w:rFonts w:ascii="Arial Narrow" w:hAnsi="Arial Narrow" w:cs="Arial"/>
                <w:color w:val="auto"/>
                <w:sz w:val="16"/>
                <w:szCs w:val="16"/>
                <w:lang w:val="ru-RU"/>
              </w:rPr>
            </w:pPr>
          </w:p>
          <w:p w14:paraId="5737C836" w14:textId="77777777" w:rsidR="00F772B5" w:rsidRPr="00BF38C6" w:rsidRDefault="00F772B5" w:rsidP="00F772B5">
            <w:pPr>
              <w:pStyle w:val="CellBodyCentered"/>
              <w:rPr>
                <w:rFonts w:ascii="Arial Narrow" w:hAnsi="Arial Narrow" w:cs="Arial"/>
                <w:color w:val="auto"/>
                <w:sz w:val="16"/>
                <w:szCs w:val="16"/>
                <w:lang w:val="ru-RU"/>
              </w:rPr>
            </w:pPr>
          </w:p>
          <w:p w14:paraId="3CE0EF5A" w14:textId="77777777" w:rsidR="00F772B5" w:rsidRPr="00BF38C6" w:rsidRDefault="00F772B5" w:rsidP="00F772B5">
            <w:pPr>
              <w:pStyle w:val="CellBodyCentered"/>
              <w:jc w:val="left"/>
              <w:rPr>
                <w:rFonts w:ascii="Arial Narrow" w:hAnsi="Arial Narrow" w:cs="Arial"/>
                <w:color w:val="auto"/>
                <w:sz w:val="16"/>
                <w:szCs w:val="16"/>
              </w:rPr>
            </w:pPr>
          </w:p>
          <w:p w14:paraId="1C4B3035" w14:textId="77777777" w:rsidR="00F772B5" w:rsidRPr="00BF38C6" w:rsidRDefault="00F772B5" w:rsidP="00F772B5">
            <w:pPr>
              <w:pStyle w:val="CellBodyCentered"/>
              <w:rPr>
                <w:rFonts w:ascii="Arial Narrow" w:hAnsi="Arial Narrow" w:cs="Arial"/>
                <w:color w:val="auto"/>
                <w:sz w:val="16"/>
                <w:szCs w:val="16"/>
                <w:lang w:val="ru-RU"/>
              </w:rPr>
            </w:pPr>
          </w:p>
          <w:p w14:paraId="0B8512EF" w14:textId="77777777" w:rsidR="00F772B5" w:rsidRPr="00BF38C6" w:rsidRDefault="00F772B5" w:rsidP="00F772B5">
            <w:pPr>
              <w:pStyle w:val="CellBodyCentered"/>
              <w:rPr>
                <w:rFonts w:ascii="Arial Narrow" w:hAnsi="Arial Narrow" w:cs="Arial"/>
                <w:color w:val="auto"/>
                <w:sz w:val="16"/>
                <w:szCs w:val="16"/>
                <w:lang w:val="ru-RU"/>
              </w:rPr>
            </w:pPr>
          </w:p>
          <w:p w14:paraId="0B341EB6" w14:textId="77777777" w:rsidR="00F772B5" w:rsidRPr="00BF38C6" w:rsidRDefault="00F772B5" w:rsidP="00F772B5">
            <w:pPr>
              <w:pStyle w:val="CellBodyCentered"/>
              <w:rPr>
                <w:rFonts w:ascii="Arial Narrow" w:hAnsi="Arial Narrow" w:cs="Arial"/>
                <w:color w:val="auto"/>
                <w:sz w:val="16"/>
                <w:szCs w:val="16"/>
                <w:lang w:val="ru-RU"/>
              </w:rPr>
            </w:pPr>
          </w:p>
          <w:p w14:paraId="698AF552" w14:textId="77777777" w:rsidR="00F772B5" w:rsidRPr="00BF38C6" w:rsidRDefault="00F772B5" w:rsidP="00F772B5">
            <w:pPr>
              <w:pStyle w:val="CellBodyCentered"/>
              <w:rPr>
                <w:rFonts w:ascii="Arial Narrow" w:hAnsi="Arial Narrow" w:cs="Arial"/>
                <w:color w:val="auto"/>
                <w:sz w:val="16"/>
                <w:szCs w:val="16"/>
                <w:lang w:val="ru-RU"/>
              </w:rPr>
            </w:pPr>
          </w:p>
          <w:p w14:paraId="12F23664" w14:textId="77777777" w:rsidR="00F772B5" w:rsidRPr="00BF38C6" w:rsidRDefault="00F772B5" w:rsidP="00F772B5">
            <w:pPr>
              <w:pStyle w:val="CellBodyCentered"/>
              <w:rPr>
                <w:rFonts w:ascii="Arial Narrow" w:hAnsi="Arial Narrow" w:cs="Arial"/>
                <w:color w:val="auto"/>
                <w:sz w:val="16"/>
                <w:szCs w:val="16"/>
                <w:lang w:val="ru-RU"/>
              </w:rPr>
            </w:pPr>
          </w:p>
          <w:p w14:paraId="711D4782" w14:textId="77777777" w:rsidR="00F772B5" w:rsidRPr="00BF38C6" w:rsidRDefault="00F772B5" w:rsidP="00F772B5">
            <w:pPr>
              <w:pStyle w:val="CellBodyCentered"/>
              <w:rPr>
                <w:rFonts w:ascii="Arial Narrow" w:hAnsi="Arial Narrow" w:cs="Arial"/>
                <w:color w:val="auto"/>
                <w:sz w:val="16"/>
                <w:szCs w:val="16"/>
                <w:lang w:val="ru-RU"/>
              </w:rPr>
            </w:pPr>
          </w:p>
          <w:p w14:paraId="0B4D3460" w14:textId="77777777" w:rsidR="00F772B5" w:rsidRPr="00BF38C6" w:rsidRDefault="00F772B5" w:rsidP="00F772B5">
            <w:pPr>
              <w:pStyle w:val="CellBodyCentered"/>
              <w:rPr>
                <w:rFonts w:ascii="Arial Narrow" w:hAnsi="Arial Narrow" w:cs="Arial"/>
                <w:color w:val="auto"/>
                <w:sz w:val="16"/>
                <w:szCs w:val="16"/>
                <w:lang w:val="ru-RU"/>
              </w:rPr>
            </w:pPr>
          </w:p>
          <w:p w14:paraId="2BDEFAF4" w14:textId="77777777" w:rsidR="00F772B5" w:rsidRPr="00BF38C6" w:rsidRDefault="00F772B5" w:rsidP="00F772B5">
            <w:pPr>
              <w:pStyle w:val="CellBodyCentered"/>
              <w:rPr>
                <w:rFonts w:ascii="Arial Narrow" w:hAnsi="Arial Narrow" w:cs="Arial"/>
                <w:color w:val="auto"/>
                <w:sz w:val="16"/>
                <w:szCs w:val="16"/>
                <w:lang w:val="ru-RU"/>
              </w:rPr>
            </w:pPr>
          </w:p>
          <w:p w14:paraId="244E1F56" w14:textId="77777777" w:rsidR="00F772B5" w:rsidRPr="00BF38C6" w:rsidRDefault="00F772B5" w:rsidP="00F772B5">
            <w:pPr>
              <w:pStyle w:val="CellBodyCentered"/>
              <w:rPr>
                <w:rFonts w:ascii="Arial Narrow" w:hAnsi="Arial Narrow" w:cs="Arial"/>
                <w:color w:val="auto"/>
                <w:sz w:val="16"/>
                <w:szCs w:val="16"/>
                <w:lang w:val="ru-RU"/>
              </w:rPr>
            </w:pPr>
          </w:p>
          <w:p w14:paraId="6414DEA9" w14:textId="77777777" w:rsidR="00F772B5" w:rsidRPr="00BF38C6" w:rsidRDefault="00F772B5" w:rsidP="00F772B5">
            <w:pPr>
              <w:pStyle w:val="CellBodyCentered"/>
              <w:rPr>
                <w:rFonts w:ascii="Arial Narrow" w:hAnsi="Arial Narrow" w:cs="Arial"/>
                <w:color w:val="auto"/>
                <w:sz w:val="16"/>
                <w:szCs w:val="16"/>
                <w:lang w:val="ru-RU"/>
              </w:rPr>
            </w:pPr>
          </w:p>
          <w:p w14:paraId="0FAEF0FC" w14:textId="77777777" w:rsidR="00F772B5" w:rsidRPr="00BF38C6" w:rsidRDefault="00F772B5" w:rsidP="00F772B5">
            <w:pPr>
              <w:pStyle w:val="CellBodyCentered"/>
              <w:rPr>
                <w:rFonts w:ascii="Arial Narrow" w:hAnsi="Arial Narrow" w:cs="Arial"/>
                <w:color w:val="auto"/>
                <w:sz w:val="16"/>
                <w:szCs w:val="16"/>
                <w:lang w:val="ru-RU"/>
              </w:rPr>
            </w:pPr>
          </w:p>
          <w:p w14:paraId="455FA320" w14:textId="77777777" w:rsidR="00F772B5" w:rsidRPr="00BF38C6" w:rsidRDefault="00F772B5" w:rsidP="00F772B5">
            <w:pPr>
              <w:pStyle w:val="CellBodyCentered"/>
              <w:rPr>
                <w:rFonts w:ascii="Arial Narrow" w:hAnsi="Arial Narrow" w:cs="Arial"/>
                <w:color w:val="auto"/>
                <w:sz w:val="16"/>
                <w:szCs w:val="16"/>
                <w:lang w:val="ru-RU"/>
              </w:rPr>
            </w:pPr>
          </w:p>
          <w:p w14:paraId="0101E995" w14:textId="77777777" w:rsidR="00F772B5" w:rsidRPr="00BF38C6" w:rsidRDefault="00F772B5" w:rsidP="00F772B5">
            <w:pPr>
              <w:pStyle w:val="CellBodyCentered"/>
              <w:rPr>
                <w:rFonts w:ascii="Arial Narrow" w:hAnsi="Arial Narrow" w:cs="Arial"/>
                <w:color w:val="auto"/>
                <w:sz w:val="16"/>
                <w:szCs w:val="16"/>
                <w:lang w:val="ru-RU"/>
              </w:rPr>
            </w:pPr>
          </w:p>
          <w:p w14:paraId="416A9C45" w14:textId="77777777" w:rsidR="00F772B5" w:rsidRPr="00BF38C6" w:rsidRDefault="00F772B5" w:rsidP="00F772B5">
            <w:pPr>
              <w:pStyle w:val="CellBodyCentered"/>
              <w:rPr>
                <w:rFonts w:ascii="Arial Narrow" w:hAnsi="Arial Narrow" w:cs="Arial"/>
                <w:color w:val="auto"/>
                <w:sz w:val="16"/>
                <w:szCs w:val="16"/>
                <w:lang w:val="ru-RU"/>
              </w:rPr>
            </w:pPr>
          </w:p>
          <w:p w14:paraId="31F9E42D" w14:textId="77777777" w:rsidR="00F772B5" w:rsidRPr="00BF38C6" w:rsidRDefault="00F772B5" w:rsidP="00F772B5">
            <w:pPr>
              <w:pStyle w:val="CellBodyCentered"/>
              <w:rPr>
                <w:rFonts w:ascii="Arial Narrow" w:hAnsi="Arial Narrow" w:cs="Arial"/>
                <w:color w:val="auto"/>
                <w:sz w:val="16"/>
                <w:szCs w:val="16"/>
                <w:lang w:val="ru-RU"/>
              </w:rPr>
            </w:pPr>
          </w:p>
          <w:p w14:paraId="5AB360DF" w14:textId="77777777" w:rsidR="00F772B5" w:rsidRPr="00BF38C6" w:rsidRDefault="00F772B5" w:rsidP="00F772B5">
            <w:pPr>
              <w:pStyle w:val="CellBodyCentered"/>
              <w:rPr>
                <w:rFonts w:ascii="Arial Narrow" w:hAnsi="Arial Narrow" w:cs="Arial"/>
                <w:color w:val="auto"/>
                <w:sz w:val="16"/>
                <w:szCs w:val="16"/>
                <w:lang w:val="ru-RU"/>
              </w:rPr>
            </w:pPr>
          </w:p>
          <w:p w14:paraId="2E9832A4" w14:textId="77777777" w:rsidR="00F772B5" w:rsidRPr="00BF38C6" w:rsidRDefault="00F772B5" w:rsidP="00F772B5">
            <w:pPr>
              <w:pStyle w:val="CellBodyCentered"/>
              <w:rPr>
                <w:rFonts w:ascii="Arial Narrow" w:hAnsi="Arial Narrow" w:cs="Arial"/>
                <w:color w:val="auto"/>
                <w:sz w:val="16"/>
                <w:szCs w:val="16"/>
                <w:lang w:val="ru-RU"/>
              </w:rPr>
            </w:pPr>
          </w:p>
          <w:p w14:paraId="1FDB7913" w14:textId="77777777" w:rsidR="00F772B5" w:rsidRPr="00BF38C6" w:rsidRDefault="00F772B5" w:rsidP="00F772B5">
            <w:pPr>
              <w:pStyle w:val="CellBodyCentered"/>
              <w:rPr>
                <w:rFonts w:ascii="Arial Narrow" w:hAnsi="Arial Narrow" w:cs="Arial"/>
                <w:color w:val="auto"/>
                <w:sz w:val="16"/>
                <w:szCs w:val="16"/>
                <w:lang w:val="ru-RU"/>
              </w:rPr>
            </w:pPr>
          </w:p>
          <w:p w14:paraId="41C089EC" w14:textId="77777777" w:rsidR="00F772B5" w:rsidRPr="00BF38C6" w:rsidRDefault="00F772B5" w:rsidP="00F772B5">
            <w:pPr>
              <w:pStyle w:val="CellBodyCentered"/>
              <w:rPr>
                <w:rFonts w:ascii="Arial Narrow" w:hAnsi="Arial Narrow" w:cs="Arial"/>
                <w:color w:val="auto"/>
                <w:sz w:val="16"/>
                <w:szCs w:val="16"/>
                <w:lang w:val="ru-RU"/>
              </w:rPr>
            </w:pPr>
          </w:p>
          <w:p w14:paraId="2ACBDDF5" w14:textId="38702306" w:rsidR="00F772B5" w:rsidRPr="00BF38C6" w:rsidRDefault="00F772B5" w:rsidP="00F772B5">
            <w:pPr>
              <w:pStyle w:val="CellBodyCentered"/>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6A0EC323" w14:textId="77777777" w:rsidR="00F772B5" w:rsidRPr="00BF38C6" w:rsidRDefault="00F772B5" w:rsidP="00F772B5">
            <w:pPr>
              <w:pStyle w:val="CellBodyCentered"/>
              <w:rPr>
                <w:rFonts w:ascii="Arial Narrow" w:hAnsi="Arial Narrow"/>
                <w:color w:val="auto"/>
                <w:sz w:val="16"/>
                <w:szCs w:val="16"/>
                <w:lang w:val="ru-RU"/>
                <w:rPrChange w:id="1852" w:author="Zhunisbayev, Olzhasbek A [Bolashak Atyrau Limited]" w:date="2022-06-06T22:35:00Z">
                  <w:rPr>
                    <w:rFonts w:ascii="Arial" w:hAnsi="Arial"/>
                    <w:color w:val="auto"/>
                    <w:sz w:val="16"/>
                  </w:rPr>
                </w:rPrChange>
              </w:rPr>
            </w:pPr>
          </w:p>
          <w:p w14:paraId="497F3B87"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311B932B"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3EBB273C" w14:textId="77777777" w:rsidR="00F772B5" w:rsidRPr="00BF38C6" w:rsidRDefault="00F772B5" w:rsidP="00F772B5">
            <w:pPr>
              <w:pStyle w:val="CellBodyCentered"/>
              <w:rPr>
                <w:rFonts w:ascii="Arial Narrow" w:hAnsi="Arial Narrow"/>
                <w:color w:val="auto"/>
                <w:sz w:val="16"/>
                <w:szCs w:val="16"/>
                <w:lang w:val="ru-RU"/>
              </w:rPr>
            </w:pPr>
          </w:p>
          <w:p w14:paraId="2CDD1153" w14:textId="77777777" w:rsidR="00F772B5" w:rsidRPr="00BF38C6" w:rsidRDefault="00F772B5" w:rsidP="00F772B5">
            <w:pPr>
              <w:pStyle w:val="CellBodyCentered"/>
              <w:rPr>
                <w:rFonts w:ascii="Arial Narrow" w:hAnsi="Arial Narrow" w:cs="Arial"/>
                <w:color w:val="auto"/>
                <w:sz w:val="16"/>
                <w:szCs w:val="16"/>
                <w:lang w:val="ru-RU"/>
              </w:rPr>
            </w:pPr>
          </w:p>
          <w:p w14:paraId="37EE5F8A" w14:textId="77777777" w:rsidR="00F772B5" w:rsidRPr="00BF38C6" w:rsidRDefault="00F772B5" w:rsidP="00F772B5">
            <w:pPr>
              <w:pStyle w:val="CellBodyCentered"/>
              <w:rPr>
                <w:rFonts w:ascii="Arial Narrow" w:hAnsi="Arial Narrow" w:cs="Arial"/>
                <w:color w:val="auto"/>
                <w:sz w:val="16"/>
                <w:szCs w:val="16"/>
                <w:lang w:val="ru-RU"/>
              </w:rPr>
            </w:pPr>
          </w:p>
          <w:p w14:paraId="4ED4086C" w14:textId="77777777" w:rsidR="00F772B5" w:rsidRPr="00BF38C6" w:rsidRDefault="00F772B5" w:rsidP="00F772B5">
            <w:pPr>
              <w:pStyle w:val="CellBodyCentered"/>
              <w:rPr>
                <w:rFonts w:ascii="Arial Narrow" w:hAnsi="Arial Narrow" w:cs="Arial"/>
                <w:color w:val="auto"/>
                <w:sz w:val="16"/>
                <w:szCs w:val="16"/>
                <w:lang w:val="ru-RU"/>
              </w:rPr>
            </w:pPr>
          </w:p>
          <w:p w14:paraId="37540887" w14:textId="77777777" w:rsidR="00F772B5" w:rsidRPr="00BF38C6" w:rsidRDefault="00F772B5" w:rsidP="00F772B5">
            <w:pPr>
              <w:pStyle w:val="CellBodyCentered"/>
              <w:rPr>
                <w:rFonts w:ascii="Arial Narrow" w:hAnsi="Arial Narrow" w:cs="Arial"/>
                <w:color w:val="auto"/>
                <w:sz w:val="16"/>
                <w:szCs w:val="16"/>
                <w:lang w:val="ru-RU"/>
              </w:rPr>
            </w:pPr>
          </w:p>
          <w:p w14:paraId="4FFC5392" w14:textId="77777777" w:rsidR="00F772B5" w:rsidRPr="00BF38C6" w:rsidRDefault="00F772B5" w:rsidP="00F772B5">
            <w:pPr>
              <w:pStyle w:val="CellBodyCentered"/>
              <w:rPr>
                <w:rFonts w:ascii="Arial Narrow" w:hAnsi="Arial Narrow" w:cs="Arial"/>
                <w:color w:val="auto"/>
                <w:sz w:val="16"/>
                <w:szCs w:val="16"/>
                <w:lang w:val="ru-RU"/>
              </w:rPr>
            </w:pPr>
          </w:p>
          <w:p w14:paraId="1E1ED871" w14:textId="77777777" w:rsidR="00F772B5" w:rsidRPr="00BF38C6" w:rsidRDefault="00F772B5" w:rsidP="00F772B5">
            <w:pPr>
              <w:pStyle w:val="CellBodyCentered"/>
              <w:rPr>
                <w:rFonts w:ascii="Arial Narrow" w:hAnsi="Arial Narrow" w:cs="Arial"/>
                <w:color w:val="auto"/>
                <w:sz w:val="16"/>
                <w:szCs w:val="16"/>
                <w:lang w:val="ru-RU"/>
              </w:rPr>
            </w:pPr>
          </w:p>
          <w:p w14:paraId="206216B5" w14:textId="77777777" w:rsidR="00F772B5" w:rsidRPr="00BF38C6" w:rsidRDefault="00F772B5" w:rsidP="00F772B5">
            <w:pPr>
              <w:pStyle w:val="CellBodyCentered"/>
              <w:rPr>
                <w:rFonts w:ascii="Arial Narrow" w:hAnsi="Arial Narrow" w:cs="Arial"/>
                <w:color w:val="auto"/>
                <w:sz w:val="16"/>
                <w:szCs w:val="16"/>
                <w:lang w:val="ru-RU"/>
              </w:rPr>
            </w:pPr>
          </w:p>
          <w:p w14:paraId="6E0DE54F" w14:textId="77777777" w:rsidR="00F772B5" w:rsidRPr="00BF38C6" w:rsidRDefault="00F772B5" w:rsidP="00F772B5">
            <w:pPr>
              <w:pStyle w:val="CellBodyCentered"/>
              <w:rPr>
                <w:rFonts w:ascii="Arial Narrow" w:hAnsi="Arial Narrow" w:cs="Arial"/>
                <w:color w:val="auto"/>
                <w:sz w:val="16"/>
                <w:szCs w:val="16"/>
                <w:lang w:val="ru-RU"/>
              </w:rPr>
            </w:pPr>
          </w:p>
          <w:p w14:paraId="2622F373" w14:textId="77777777" w:rsidR="00F772B5" w:rsidRPr="00BF38C6" w:rsidRDefault="00F772B5" w:rsidP="00F772B5">
            <w:pPr>
              <w:pStyle w:val="CellBodyCentered"/>
              <w:rPr>
                <w:rFonts w:ascii="Arial Narrow" w:hAnsi="Arial Narrow" w:cs="Arial"/>
                <w:color w:val="auto"/>
                <w:sz w:val="16"/>
                <w:szCs w:val="16"/>
                <w:lang w:val="ru-RU"/>
              </w:rPr>
            </w:pPr>
          </w:p>
          <w:p w14:paraId="25E23E0C" w14:textId="77777777" w:rsidR="00F772B5" w:rsidRPr="00BF38C6" w:rsidRDefault="00F772B5" w:rsidP="00F772B5">
            <w:pPr>
              <w:pStyle w:val="CellBodyCentered"/>
              <w:rPr>
                <w:rFonts w:ascii="Arial Narrow" w:hAnsi="Arial Narrow" w:cs="Arial"/>
                <w:color w:val="auto"/>
                <w:sz w:val="16"/>
                <w:szCs w:val="16"/>
                <w:lang w:val="ru-RU"/>
              </w:rPr>
            </w:pPr>
          </w:p>
          <w:p w14:paraId="73731FD5" w14:textId="77777777" w:rsidR="00F772B5" w:rsidRPr="00BF38C6" w:rsidRDefault="00F772B5" w:rsidP="00F772B5">
            <w:pPr>
              <w:pStyle w:val="CellBodyCentered"/>
              <w:rPr>
                <w:rFonts w:ascii="Arial Narrow" w:hAnsi="Arial Narrow" w:cs="Arial"/>
                <w:color w:val="auto"/>
                <w:sz w:val="16"/>
                <w:szCs w:val="16"/>
                <w:lang w:val="ru-RU"/>
              </w:rPr>
            </w:pPr>
          </w:p>
          <w:p w14:paraId="2299278A" w14:textId="77777777" w:rsidR="00F772B5" w:rsidRPr="00BF38C6" w:rsidRDefault="00F772B5" w:rsidP="00F772B5">
            <w:pPr>
              <w:pStyle w:val="CellBodyCentered"/>
              <w:rPr>
                <w:rFonts w:ascii="Arial Narrow" w:hAnsi="Arial Narrow" w:cs="Arial"/>
                <w:color w:val="auto"/>
                <w:sz w:val="16"/>
                <w:szCs w:val="16"/>
                <w:lang w:val="ru-RU"/>
              </w:rPr>
            </w:pPr>
          </w:p>
          <w:p w14:paraId="688EA808" w14:textId="77777777" w:rsidR="00F772B5" w:rsidRPr="00BF38C6" w:rsidRDefault="00F772B5" w:rsidP="00F772B5">
            <w:pPr>
              <w:pStyle w:val="CellBodyCentered"/>
              <w:rPr>
                <w:rFonts w:ascii="Arial Narrow" w:hAnsi="Arial Narrow" w:cs="Arial"/>
                <w:color w:val="auto"/>
                <w:sz w:val="16"/>
                <w:szCs w:val="16"/>
                <w:lang w:val="ru-RU"/>
              </w:rPr>
            </w:pPr>
          </w:p>
          <w:p w14:paraId="43D11F03" w14:textId="77777777" w:rsidR="00F772B5" w:rsidRPr="00BF38C6" w:rsidRDefault="00F772B5" w:rsidP="00F772B5">
            <w:pPr>
              <w:pStyle w:val="CellBodyCentered"/>
              <w:rPr>
                <w:rFonts w:ascii="Arial Narrow" w:hAnsi="Arial Narrow" w:cs="Arial"/>
                <w:color w:val="auto"/>
                <w:sz w:val="16"/>
                <w:szCs w:val="16"/>
                <w:lang w:val="ru-RU"/>
              </w:rPr>
            </w:pPr>
          </w:p>
          <w:p w14:paraId="489F8357" w14:textId="77777777" w:rsidR="00F772B5" w:rsidRPr="00BF38C6" w:rsidRDefault="00F772B5" w:rsidP="00F772B5">
            <w:pPr>
              <w:pStyle w:val="CellBodyCentered"/>
              <w:rPr>
                <w:rFonts w:ascii="Arial Narrow" w:hAnsi="Arial Narrow" w:cs="Arial"/>
                <w:color w:val="auto"/>
                <w:sz w:val="16"/>
                <w:szCs w:val="16"/>
                <w:lang w:val="ru-RU"/>
              </w:rPr>
            </w:pPr>
          </w:p>
          <w:p w14:paraId="2A7E84DC" w14:textId="77777777" w:rsidR="00F772B5" w:rsidRPr="00BF38C6" w:rsidRDefault="00F772B5" w:rsidP="00F772B5">
            <w:pPr>
              <w:pStyle w:val="CellBodyCentered"/>
              <w:rPr>
                <w:rFonts w:ascii="Arial Narrow" w:hAnsi="Arial Narrow" w:cs="Arial"/>
                <w:color w:val="auto"/>
                <w:sz w:val="16"/>
                <w:szCs w:val="16"/>
                <w:lang w:val="ru-RU"/>
              </w:rPr>
            </w:pPr>
          </w:p>
          <w:p w14:paraId="52BBC71C" w14:textId="77777777" w:rsidR="00F772B5" w:rsidRPr="00BF38C6" w:rsidRDefault="00F772B5" w:rsidP="00F772B5">
            <w:pPr>
              <w:pStyle w:val="CellBodyCentered"/>
              <w:rPr>
                <w:rFonts w:ascii="Arial Narrow" w:hAnsi="Arial Narrow" w:cs="Arial"/>
                <w:color w:val="auto"/>
                <w:sz w:val="16"/>
                <w:szCs w:val="16"/>
                <w:lang w:val="ru-RU"/>
              </w:rPr>
            </w:pPr>
          </w:p>
          <w:p w14:paraId="08D25930" w14:textId="77777777" w:rsidR="00F772B5" w:rsidRPr="00BF38C6" w:rsidRDefault="00F772B5" w:rsidP="00F772B5">
            <w:pPr>
              <w:pStyle w:val="CellBodyCentered"/>
              <w:rPr>
                <w:rFonts w:ascii="Arial Narrow" w:hAnsi="Arial Narrow" w:cs="Arial"/>
                <w:color w:val="auto"/>
                <w:sz w:val="16"/>
                <w:szCs w:val="16"/>
                <w:lang w:val="ru-RU"/>
              </w:rPr>
            </w:pPr>
          </w:p>
          <w:p w14:paraId="08B43C04" w14:textId="77777777" w:rsidR="00F772B5" w:rsidRPr="00BF38C6" w:rsidRDefault="00F772B5" w:rsidP="00F772B5">
            <w:pPr>
              <w:pStyle w:val="CellBodyCentered"/>
              <w:rPr>
                <w:rFonts w:ascii="Arial Narrow" w:hAnsi="Arial Narrow" w:cs="Arial"/>
                <w:color w:val="auto"/>
                <w:sz w:val="16"/>
                <w:szCs w:val="16"/>
                <w:lang w:val="ru-RU"/>
              </w:rPr>
            </w:pPr>
          </w:p>
          <w:p w14:paraId="056F1410" w14:textId="77777777" w:rsidR="00F772B5" w:rsidRPr="00BF38C6" w:rsidRDefault="00F772B5" w:rsidP="00F772B5">
            <w:pPr>
              <w:pStyle w:val="CellBodyCentered"/>
              <w:rPr>
                <w:rFonts w:ascii="Arial Narrow" w:hAnsi="Arial Narrow" w:cs="Arial"/>
                <w:color w:val="auto"/>
                <w:sz w:val="16"/>
                <w:szCs w:val="16"/>
                <w:lang w:val="ru-RU"/>
              </w:rPr>
            </w:pPr>
          </w:p>
          <w:p w14:paraId="11615C8B" w14:textId="77777777" w:rsidR="00F772B5" w:rsidRPr="00BF38C6" w:rsidRDefault="00F772B5" w:rsidP="00F772B5">
            <w:pPr>
              <w:pStyle w:val="CellBodyCentered"/>
              <w:rPr>
                <w:rFonts w:ascii="Arial Narrow" w:hAnsi="Arial Narrow" w:cs="Arial"/>
                <w:color w:val="auto"/>
                <w:sz w:val="16"/>
                <w:szCs w:val="16"/>
                <w:lang w:val="ru-RU"/>
              </w:rPr>
            </w:pPr>
          </w:p>
          <w:p w14:paraId="5F27F2D9" w14:textId="77777777" w:rsidR="00F772B5" w:rsidRPr="00BF38C6" w:rsidRDefault="00F772B5" w:rsidP="00F772B5">
            <w:pPr>
              <w:pStyle w:val="CellBodyCentered"/>
              <w:rPr>
                <w:rFonts w:ascii="Arial Narrow" w:hAnsi="Arial Narrow" w:cs="Arial"/>
                <w:color w:val="auto"/>
                <w:sz w:val="16"/>
                <w:szCs w:val="16"/>
                <w:lang w:val="ru-RU"/>
              </w:rPr>
            </w:pPr>
          </w:p>
          <w:p w14:paraId="1A9C4B12" w14:textId="77777777" w:rsidR="00F772B5" w:rsidRPr="00BF38C6" w:rsidRDefault="00F772B5" w:rsidP="00F772B5">
            <w:pPr>
              <w:pStyle w:val="CellBodyCentered"/>
              <w:rPr>
                <w:rFonts w:ascii="Arial Narrow" w:hAnsi="Arial Narrow" w:cs="Arial"/>
                <w:color w:val="auto"/>
                <w:sz w:val="16"/>
                <w:szCs w:val="16"/>
                <w:lang w:val="ru-RU"/>
              </w:rPr>
            </w:pPr>
          </w:p>
          <w:p w14:paraId="78F8BC04" w14:textId="77777777" w:rsidR="00F772B5" w:rsidRPr="00BF38C6" w:rsidRDefault="00F772B5" w:rsidP="00F772B5">
            <w:pPr>
              <w:pStyle w:val="CellBodyCentered"/>
              <w:rPr>
                <w:rFonts w:ascii="Arial Narrow" w:hAnsi="Arial Narrow" w:cs="Arial"/>
                <w:color w:val="auto"/>
                <w:sz w:val="16"/>
                <w:szCs w:val="16"/>
                <w:lang w:val="ru-RU"/>
              </w:rPr>
            </w:pPr>
          </w:p>
          <w:p w14:paraId="7951D46B" w14:textId="77777777" w:rsidR="00F772B5" w:rsidRPr="00BF38C6" w:rsidRDefault="00F772B5" w:rsidP="00F772B5">
            <w:pPr>
              <w:pStyle w:val="CellBodyCentered"/>
              <w:rPr>
                <w:rFonts w:ascii="Arial Narrow" w:hAnsi="Arial Narrow" w:cs="Arial"/>
                <w:color w:val="auto"/>
                <w:sz w:val="16"/>
                <w:szCs w:val="16"/>
                <w:lang w:val="ru-RU"/>
                <w:rPrChange w:id="1853" w:author="Zhunisbayev, Olzhasbek A [Bolashak Atyrau Limited]" w:date="2022-06-06T22:35:00Z">
                  <w:rPr>
                    <w:rFonts w:ascii="Arial" w:hAnsi="Arial" w:cs="Arial"/>
                    <w:color w:val="auto"/>
                    <w:sz w:val="16"/>
                    <w:szCs w:val="16"/>
                  </w:rPr>
                </w:rPrChange>
              </w:rPr>
            </w:pPr>
          </w:p>
          <w:p w14:paraId="534F0D86" w14:textId="77777777" w:rsidR="00F772B5" w:rsidRPr="00BF38C6" w:rsidRDefault="00F772B5" w:rsidP="00F772B5">
            <w:pPr>
              <w:pStyle w:val="CellBodyCentered"/>
              <w:rPr>
                <w:rFonts w:ascii="Arial Narrow" w:hAnsi="Arial Narrow" w:cs="Arial"/>
                <w:color w:val="auto"/>
                <w:sz w:val="16"/>
                <w:szCs w:val="16"/>
                <w:lang w:val="ru-RU"/>
                <w:rPrChange w:id="1854" w:author="Zhunisbayev, Olzhasbek A [Bolashak Atyrau Limited]" w:date="2022-06-06T22:35:00Z">
                  <w:rPr>
                    <w:rFonts w:ascii="Arial" w:hAnsi="Arial" w:cs="Arial"/>
                    <w:color w:val="auto"/>
                    <w:sz w:val="16"/>
                    <w:szCs w:val="16"/>
                  </w:rPr>
                </w:rPrChange>
              </w:rPr>
            </w:pPr>
          </w:p>
          <w:p w14:paraId="298CAE07" w14:textId="625559CE"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14FD1E8F" w14:textId="77777777" w:rsidR="00F772B5" w:rsidRPr="00BF38C6" w:rsidRDefault="00F772B5" w:rsidP="00F772B5">
            <w:pPr>
              <w:pStyle w:val="CellBodyCentered"/>
              <w:rPr>
                <w:rFonts w:ascii="Arial Narrow" w:hAnsi="Arial Narrow"/>
                <w:color w:val="auto"/>
                <w:sz w:val="16"/>
                <w:szCs w:val="16"/>
              </w:rPr>
            </w:pPr>
          </w:p>
          <w:p w14:paraId="74A51F20"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7DA81126" w14:textId="77777777"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59B66F65" w14:textId="77777777" w:rsidR="00F772B5" w:rsidRPr="00BF38C6" w:rsidRDefault="00F772B5" w:rsidP="00F772B5">
            <w:pPr>
              <w:pStyle w:val="CellBodyCentered"/>
              <w:rPr>
                <w:rFonts w:ascii="Arial Narrow" w:hAnsi="Arial Narrow" w:cs="Arial"/>
                <w:color w:val="auto"/>
                <w:sz w:val="16"/>
                <w:szCs w:val="16"/>
                <w:lang w:val="ru-RU"/>
              </w:rPr>
            </w:pPr>
          </w:p>
          <w:p w14:paraId="46DC4E68" w14:textId="77777777" w:rsidR="00F772B5" w:rsidRPr="00BF38C6" w:rsidRDefault="00F772B5" w:rsidP="00F772B5">
            <w:pPr>
              <w:pStyle w:val="CellBodyCentered"/>
              <w:rPr>
                <w:rFonts w:ascii="Arial Narrow" w:hAnsi="Arial Narrow" w:cs="Arial"/>
                <w:color w:val="auto"/>
                <w:sz w:val="16"/>
                <w:szCs w:val="16"/>
                <w:lang w:val="ru-RU"/>
              </w:rPr>
            </w:pPr>
          </w:p>
          <w:p w14:paraId="0CB8C805" w14:textId="77777777" w:rsidR="00F772B5" w:rsidRPr="00BF38C6" w:rsidRDefault="00F772B5" w:rsidP="00F772B5">
            <w:pPr>
              <w:pStyle w:val="CellBodyCentered"/>
              <w:rPr>
                <w:rFonts w:ascii="Arial Narrow" w:hAnsi="Arial Narrow" w:cs="Arial"/>
                <w:color w:val="auto"/>
                <w:sz w:val="16"/>
                <w:szCs w:val="16"/>
                <w:lang w:val="ru-RU"/>
              </w:rPr>
            </w:pPr>
          </w:p>
          <w:p w14:paraId="27DE324C" w14:textId="77777777" w:rsidR="00F772B5" w:rsidRPr="00BF38C6" w:rsidRDefault="00F772B5" w:rsidP="00F772B5">
            <w:pPr>
              <w:pStyle w:val="CellBodyCentered"/>
              <w:rPr>
                <w:rFonts w:ascii="Arial Narrow" w:hAnsi="Arial Narrow" w:cs="Arial"/>
                <w:color w:val="auto"/>
                <w:sz w:val="16"/>
                <w:szCs w:val="16"/>
                <w:lang w:val="ru-RU"/>
              </w:rPr>
            </w:pPr>
          </w:p>
          <w:p w14:paraId="123C5638" w14:textId="77777777" w:rsidR="00F772B5" w:rsidRPr="00BF38C6" w:rsidRDefault="00F772B5" w:rsidP="00F772B5">
            <w:pPr>
              <w:pStyle w:val="CellBodyCentered"/>
              <w:rPr>
                <w:rFonts w:ascii="Arial Narrow" w:hAnsi="Arial Narrow" w:cs="Arial"/>
                <w:color w:val="auto"/>
                <w:sz w:val="16"/>
                <w:szCs w:val="16"/>
                <w:lang w:val="ru-RU"/>
              </w:rPr>
            </w:pPr>
          </w:p>
          <w:p w14:paraId="2FC45632" w14:textId="77777777" w:rsidR="00F772B5" w:rsidRPr="00BF38C6" w:rsidRDefault="00F772B5" w:rsidP="00F772B5">
            <w:pPr>
              <w:pStyle w:val="CellBodyCentered"/>
              <w:rPr>
                <w:rFonts w:ascii="Arial Narrow" w:hAnsi="Arial Narrow" w:cs="Arial"/>
                <w:color w:val="auto"/>
                <w:sz w:val="16"/>
                <w:szCs w:val="16"/>
                <w:lang w:val="ru-RU"/>
              </w:rPr>
            </w:pPr>
          </w:p>
          <w:p w14:paraId="1A2B8A51" w14:textId="77777777" w:rsidR="00F772B5" w:rsidRPr="00BF38C6" w:rsidRDefault="00F772B5" w:rsidP="00F772B5">
            <w:pPr>
              <w:pStyle w:val="CellBodyCentered"/>
              <w:rPr>
                <w:rFonts w:ascii="Arial Narrow" w:hAnsi="Arial Narrow" w:cs="Arial"/>
                <w:color w:val="auto"/>
                <w:sz w:val="16"/>
                <w:szCs w:val="16"/>
                <w:lang w:val="ru-RU"/>
              </w:rPr>
            </w:pPr>
          </w:p>
          <w:p w14:paraId="13660A37" w14:textId="77777777" w:rsidR="00F772B5" w:rsidRPr="00BF38C6" w:rsidRDefault="00F772B5" w:rsidP="00F772B5">
            <w:pPr>
              <w:pStyle w:val="CellBodyCentered"/>
              <w:rPr>
                <w:rFonts w:ascii="Arial Narrow" w:hAnsi="Arial Narrow" w:cs="Arial"/>
                <w:color w:val="auto"/>
                <w:sz w:val="16"/>
                <w:szCs w:val="16"/>
                <w:lang w:val="ru-RU"/>
              </w:rPr>
            </w:pPr>
          </w:p>
          <w:p w14:paraId="4CA289B7" w14:textId="77777777" w:rsidR="00F772B5" w:rsidRPr="00BF38C6" w:rsidRDefault="00F772B5" w:rsidP="00F772B5">
            <w:pPr>
              <w:pStyle w:val="CellBodyCentered"/>
              <w:rPr>
                <w:rFonts w:ascii="Arial Narrow" w:hAnsi="Arial Narrow" w:cs="Arial"/>
                <w:color w:val="auto"/>
                <w:sz w:val="16"/>
                <w:szCs w:val="16"/>
                <w:lang w:val="ru-RU"/>
              </w:rPr>
            </w:pPr>
          </w:p>
          <w:p w14:paraId="128A11FE" w14:textId="77777777" w:rsidR="00F772B5" w:rsidRPr="00BF38C6" w:rsidRDefault="00F772B5" w:rsidP="00F772B5">
            <w:pPr>
              <w:pStyle w:val="CellBodyCentered"/>
              <w:rPr>
                <w:rFonts w:ascii="Arial Narrow" w:hAnsi="Arial Narrow" w:cs="Arial"/>
                <w:color w:val="auto"/>
                <w:sz w:val="16"/>
                <w:szCs w:val="16"/>
                <w:lang w:val="ru-RU"/>
              </w:rPr>
            </w:pPr>
          </w:p>
          <w:p w14:paraId="55E0EEF3" w14:textId="77777777" w:rsidR="00F772B5" w:rsidRPr="00BF38C6" w:rsidRDefault="00F772B5" w:rsidP="00F772B5">
            <w:pPr>
              <w:pStyle w:val="CellBodyCentered"/>
              <w:rPr>
                <w:rFonts w:ascii="Arial Narrow" w:hAnsi="Arial Narrow" w:cs="Arial"/>
                <w:color w:val="auto"/>
                <w:sz w:val="16"/>
                <w:szCs w:val="16"/>
                <w:lang w:val="ru-RU"/>
              </w:rPr>
            </w:pPr>
          </w:p>
          <w:p w14:paraId="313BCA87" w14:textId="77777777" w:rsidR="00F772B5" w:rsidRPr="00BF38C6" w:rsidRDefault="00F772B5" w:rsidP="00F772B5">
            <w:pPr>
              <w:pStyle w:val="CellBodyCentered"/>
              <w:rPr>
                <w:rFonts w:ascii="Arial Narrow" w:hAnsi="Arial Narrow" w:cs="Arial"/>
                <w:color w:val="auto"/>
                <w:sz w:val="16"/>
                <w:szCs w:val="16"/>
                <w:lang w:val="ru-RU"/>
              </w:rPr>
            </w:pPr>
          </w:p>
          <w:p w14:paraId="5DD5663F" w14:textId="77777777" w:rsidR="00F772B5" w:rsidRPr="00BF38C6" w:rsidRDefault="00F772B5" w:rsidP="00F772B5">
            <w:pPr>
              <w:pStyle w:val="CellBodyCentered"/>
              <w:rPr>
                <w:rFonts w:ascii="Arial Narrow" w:hAnsi="Arial Narrow" w:cs="Arial"/>
                <w:color w:val="auto"/>
                <w:sz w:val="16"/>
                <w:szCs w:val="16"/>
                <w:lang w:val="ru-RU"/>
              </w:rPr>
            </w:pPr>
          </w:p>
          <w:p w14:paraId="5EC06A7B" w14:textId="77777777" w:rsidR="00F772B5" w:rsidRPr="00BF38C6" w:rsidRDefault="00F772B5" w:rsidP="00F772B5">
            <w:pPr>
              <w:pStyle w:val="CellBodyCentered"/>
              <w:rPr>
                <w:rFonts w:ascii="Arial Narrow" w:hAnsi="Arial Narrow" w:cs="Arial"/>
                <w:color w:val="auto"/>
                <w:sz w:val="16"/>
                <w:szCs w:val="16"/>
                <w:lang w:val="ru-RU"/>
              </w:rPr>
            </w:pPr>
          </w:p>
          <w:p w14:paraId="16C1EA98" w14:textId="77777777" w:rsidR="00F772B5" w:rsidRPr="00BF38C6" w:rsidRDefault="00F772B5" w:rsidP="00F772B5">
            <w:pPr>
              <w:pStyle w:val="CellBodyCentered"/>
              <w:rPr>
                <w:rFonts w:ascii="Arial Narrow" w:hAnsi="Arial Narrow" w:cs="Arial"/>
                <w:color w:val="auto"/>
                <w:sz w:val="16"/>
                <w:szCs w:val="16"/>
                <w:lang w:val="ru-RU"/>
              </w:rPr>
            </w:pPr>
          </w:p>
          <w:p w14:paraId="28519100" w14:textId="77777777" w:rsidR="00F772B5" w:rsidRPr="00BF38C6" w:rsidRDefault="00F772B5" w:rsidP="00F772B5">
            <w:pPr>
              <w:pStyle w:val="CellBodyCentered"/>
              <w:rPr>
                <w:rFonts w:ascii="Arial Narrow" w:hAnsi="Arial Narrow" w:cs="Arial"/>
                <w:color w:val="auto"/>
                <w:sz w:val="16"/>
                <w:szCs w:val="16"/>
                <w:lang w:val="ru-RU"/>
              </w:rPr>
            </w:pPr>
          </w:p>
          <w:p w14:paraId="5C34874A" w14:textId="77777777" w:rsidR="00F772B5" w:rsidRPr="00BF38C6" w:rsidRDefault="00F772B5" w:rsidP="00F772B5">
            <w:pPr>
              <w:pStyle w:val="CellBodyCentered"/>
              <w:rPr>
                <w:rFonts w:ascii="Arial Narrow" w:hAnsi="Arial Narrow" w:cs="Arial"/>
                <w:color w:val="auto"/>
                <w:sz w:val="16"/>
                <w:szCs w:val="16"/>
                <w:lang w:val="ru-RU"/>
              </w:rPr>
            </w:pPr>
          </w:p>
          <w:p w14:paraId="6636F700" w14:textId="77777777" w:rsidR="00F772B5" w:rsidRPr="00BF38C6" w:rsidRDefault="00F772B5" w:rsidP="00F772B5">
            <w:pPr>
              <w:pStyle w:val="CellBodyCentered"/>
              <w:rPr>
                <w:rFonts w:ascii="Arial Narrow" w:hAnsi="Arial Narrow" w:cs="Arial"/>
                <w:color w:val="auto"/>
                <w:sz w:val="16"/>
                <w:szCs w:val="16"/>
                <w:lang w:val="ru-RU"/>
              </w:rPr>
            </w:pPr>
          </w:p>
          <w:p w14:paraId="65AEA206" w14:textId="77777777" w:rsidR="00F772B5" w:rsidRPr="00BF38C6" w:rsidRDefault="00F772B5" w:rsidP="00F772B5">
            <w:pPr>
              <w:pStyle w:val="CellBodyCentered"/>
              <w:rPr>
                <w:rFonts w:ascii="Arial Narrow" w:hAnsi="Arial Narrow" w:cs="Arial"/>
                <w:color w:val="auto"/>
                <w:sz w:val="16"/>
                <w:szCs w:val="16"/>
                <w:lang w:val="ru-RU"/>
              </w:rPr>
            </w:pPr>
          </w:p>
          <w:p w14:paraId="778AB703" w14:textId="77777777" w:rsidR="00F772B5" w:rsidRPr="00BF38C6" w:rsidRDefault="00F772B5" w:rsidP="00F772B5">
            <w:pPr>
              <w:pStyle w:val="CellBodyCentered"/>
              <w:rPr>
                <w:rFonts w:ascii="Arial Narrow" w:hAnsi="Arial Narrow" w:cs="Arial"/>
                <w:color w:val="auto"/>
                <w:sz w:val="16"/>
                <w:szCs w:val="16"/>
                <w:lang w:val="ru-RU"/>
              </w:rPr>
            </w:pPr>
          </w:p>
          <w:p w14:paraId="1F9BF171" w14:textId="77777777" w:rsidR="00F772B5" w:rsidRPr="00BF38C6" w:rsidRDefault="00F772B5" w:rsidP="00F772B5">
            <w:pPr>
              <w:pStyle w:val="CellBodyCentered"/>
              <w:rPr>
                <w:rFonts w:ascii="Arial Narrow" w:hAnsi="Arial Narrow" w:cs="Arial"/>
                <w:color w:val="auto"/>
                <w:sz w:val="16"/>
                <w:szCs w:val="16"/>
                <w:lang w:val="ru-RU"/>
              </w:rPr>
            </w:pPr>
          </w:p>
          <w:p w14:paraId="3C8A3F90" w14:textId="77777777" w:rsidR="00F772B5" w:rsidRPr="00BF38C6" w:rsidRDefault="00F772B5" w:rsidP="00F772B5">
            <w:pPr>
              <w:pStyle w:val="CellBodyCentered"/>
              <w:rPr>
                <w:rFonts w:ascii="Arial Narrow" w:hAnsi="Arial Narrow" w:cs="Arial"/>
                <w:color w:val="auto"/>
                <w:sz w:val="16"/>
                <w:szCs w:val="16"/>
                <w:lang w:val="ru-RU"/>
              </w:rPr>
            </w:pPr>
          </w:p>
          <w:p w14:paraId="1EB5440B" w14:textId="77777777" w:rsidR="00F772B5" w:rsidRPr="00BF38C6" w:rsidRDefault="00F772B5" w:rsidP="00F772B5">
            <w:pPr>
              <w:pStyle w:val="CellBodyCentered"/>
              <w:rPr>
                <w:rFonts w:ascii="Arial Narrow" w:hAnsi="Arial Narrow" w:cs="Arial"/>
                <w:color w:val="auto"/>
                <w:sz w:val="16"/>
                <w:szCs w:val="16"/>
                <w:lang w:val="ru-RU"/>
              </w:rPr>
            </w:pPr>
          </w:p>
          <w:p w14:paraId="2B000D79" w14:textId="77777777" w:rsidR="00F772B5" w:rsidRPr="00BF38C6" w:rsidRDefault="00F772B5" w:rsidP="00F772B5">
            <w:pPr>
              <w:pStyle w:val="CellBodyCentered"/>
              <w:rPr>
                <w:rFonts w:ascii="Arial Narrow" w:hAnsi="Arial Narrow" w:cs="Arial"/>
                <w:color w:val="auto"/>
                <w:sz w:val="16"/>
                <w:szCs w:val="16"/>
                <w:lang w:val="ru-RU"/>
              </w:rPr>
            </w:pPr>
          </w:p>
          <w:p w14:paraId="3C11ACA1" w14:textId="77777777" w:rsidR="00F772B5" w:rsidRPr="00BF38C6" w:rsidRDefault="00F772B5" w:rsidP="00F772B5">
            <w:pPr>
              <w:pStyle w:val="CellBodyCentered"/>
              <w:rPr>
                <w:rFonts w:ascii="Arial Narrow" w:hAnsi="Arial Narrow" w:cs="Arial"/>
                <w:color w:val="auto"/>
                <w:sz w:val="16"/>
                <w:szCs w:val="16"/>
                <w:lang w:val="ru-RU"/>
              </w:rPr>
            </w:pPr>
          </w:p>
          <w:p w14:paraId="0D1875E2" w14:textId="77777777" w:rsidR="00F772B5" w:rsidRPr="00BF38C6" w:rsidRDefault="00F772B5" w:rsidP="00F772B5">
            <w:pPr>
              <w:pStyle w:val="CellBodyCentered"/>
              <w:rPr>
                <w:rFonts w:ascii="Arial Narrow" w:hAnsi="Arial Narrow" w:cs="Arial"/>
                <w:color w:val="auto"/>
                <w:sz w:val="16"/>
                <w:szCs w:val="16"/>
                <w:lang w:val="ru-RU"/>
              </w:rPr>
            </w:pPr>
          </w:p>
          <w:p w14:paraId="7E6F06F6" w14:textId="77777777" w:rsidR="00F772B5" w:rsidRPr="00BF38C6" w:rsidRDefault="00F772B5" w:rsidP="00F772B5">
            <w:pPr>
              <w:pStyle w:val="CellBodyCentered"/>
              <w:rPr>
                <w:rFonts w:ascii="Arial Narrow" w:hAnsi="Arial Narrow" w:cs="Arial"/>
                <w:color w:val="auto"/>
                <w:sz w:val="16"/>
                <w:szCs w:val="16"/>
                <w:lang w:val="ru-RU"/>
              </w:rPr>
            </w:pPr>
          </w:p>
          <w:p w14:paraId="046AFD7D" w14:textId="77777777" w:rsidR="00F772B5" w:rsidRPr="00BF38C6" w:rsidRDefault="00F772B5" w:rsidP="00F772B5">
            <w:pPr>
              <w:pStyle w:val="CellBodyCentered"/>
              <w:rPr>
                <w:rFonts w:ascii="Arial Narrow" w:hAnsi="Arial Narrow" w:cs="Arial"/>
                <w:color w:val="auto"/>
                <w:sz w:val="16"/>
                <w:szCs w:val="16"/>
                <w:lang w:val="ru-RU"/>
              </w:rPr>
            </w:pPr>
          </w:p>
          <w:p w14:paraId="178B4A1A" w14:textId="77777777" w:rsidR="00F772B5" w:rsidRPr="00BF38C6" w:rsidRDefault="00F772B5" w:rsidP="00F772B5">
            <w:pPr>
              <w:pStyle w:val="CellBodyCentered"/>
              <w:rPr>
                <w:rFonts w:ascii="Arial Narrow" w:hAnsi="Arial Narrow" w:cs="Arial"/>
                <w:color w:val="auto"/>
                <w:sz w:val="16"/>
                <w:szCs w:val="16"/>
                <w:lang w:val="ru-RU"/>
              </w:rPr>
            </w:pPr>
          </w:p>
          <w:p w14:paraId="06A8A297" w14:textId="2E0BBC7C" w:rsidR="00F772B5" w:rsidRPr="00BF38C6" w:rsidRDefault="00F772B5" w:rsidP="00F772B5">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0E722066" w14:textId="77777777" w:rsidR="00F772B5" w:rsidRPr="00BF38C6" w:rsidRDefault="00F772B5" w:rsidP="00F772B5">
            <w:pPr>
              <w:pStyle w:val="CellBodyCentered"/>
              <w:rPr>
                <w:rFonts w:ascii="Arial Narrow" w:hAnsi="Arial Narrow"/>
                <w:color w:val="auto"/>
                <w:sz w:val="16"/>
                <w:szCs w:val="16"/>
                <w:lang w:val="ru-RU"/>
                <w:rPrChange w:id="1855" w:author="Zhunisbayev, Olzhasbek A [Bolashak Atyrau Limited]" w:date="2022-06-06T22:35:00Z">
                  <w:rPr>
                    <w:rFonts w:ascii="Arial" w:hAnsi="Arial"/>
                    <w:color w:val="auto"/>
                    <w:sz w:val="16"/>
                  </w:rPr>
                </w:rPrChange>
              </w:rPr>
            </w:pPr>
          </w:p>
          <w:p w14:paraId="4B519C9B" w14:textId="03EB0FCB"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260 °C</w:t>
            </w:r>
          </w:p>
          <w:p w14:paraId="14F1BEF4" w14:textId="77777777" w:rsidR="00F772B5" w:rsidRPr="00BF38C6" w:rsidRDefault="00F772B5" w:rsidP="00F772B5">
            <w:pPr>
              <w:pStyle w:val="CellBodyCentered"/>
              <w:rPr>
                <w:rFonts w:ascii="Arial Narrow" w:hAnsi="Arial Narrow" w:cs="Arial"/>
                <w:color w:val="auto"/>
                <w:sz w:val="16"/>
                <w:szCs w:val="16"/>
                <w:lang w:val="ru-RU"/>
              </w:rPr>
            </w:pPr>
          </w:p>
          <w:p w14:paraId="1937458C" w14:textId="77777777" w:rsidR="00F772B5" w:rsidRPr="00BF38C6" w:rsidRDefault="00F772B5" w:rsidP="00F772B5">
            <w:pPr>
              <w:pStyle w:val="CellBodyCentered"/>
              <w:rPr>
                <w:rFonts w:ascii="Arial Narrow" w:hAnsi="Arial Narrow" w:cs="Arial"/>
                <w:color w:val="auto"/>
                <w:sz w:val="16"/>
                <w:szCs w:val="16"/>
                <w:lang w:val="ru-RU"/>
              </w:rPr>
            </w:pPr>
          </w:p>
          <w:p w14:paraId="7873DA75" w14:textId="77777777" w:rsidR="00F772B5" w:rsidRPr="00BF38C6" w:rsidRDefault="00F772B5" w:rsidP="00F772B5">
            <w:pPr>
              <w:pStyle w:val="CellBodyCentered"/>
              <w:rPr>
                <w:rFonts w:ascii="Arial Narrow" w:hAnsi="Arial Narrow" w:cs="Arial"/>
                <w:color w:val="auto"/>
                <w:sz w:val="16"/>
                <w:szCs w:val="16"/>
                <w:lang w:val="ru-RU"/>
              </w:rPr>
            </w:pPr>
          </w:p>
          <w:p w14:paraId="0F90A91A" w14:textId="77777777" w:rsidR="00F772B5" w:rsidRPr="00BF38C6" w:rsidRDefault="00F772B5" w:rsidP="00F772B5">
            <w:pPr>
              <w:pStyle w:val="CellBodyCentered"/>
              <w:rPr>
                <w:rFonts w:ascii="Arial Narrow" w:hAnsi="Arial Narrow" w:cs="Arial"/>
                <w:color w:val="auto"/>
                <w:sz w:val="16"/>
                <w:szCs w:val="16"/>
                <w:lang w:val="ru-RU"/>
              </w:rPr>
            </w:pPr>
          </w:p>
          <w:p w14:paraId="3BB401D1" w14:textId="77777777" w:rsidR="00F772B5" w:rsidRPr="00BF38C6" w:rsidRDefault="00F772B5" w:rsidP="00F772B5">
            <w:pPr>
              <w:pStyle w:val="CellBodyCentered"/>
              <w:rPr>
                <w:rFonts w:ascii="Arial Narrow" w:hAnsi="Arial Narrow" w:cs="Arial"/>
                <w:color w:val="auto"/>
                <w:sz w:val="16"/>
                <w:szCs w:val="16"/>
                <w:lang w:val="ru-RU"/>
              </w:rPr>
            </w:pPr>
          </w:p>
          <w:p w14:paraId="03B691AF" w14:textId="77777777" w:rsidR="00F772B5" w:rsidRPr="00BF38C6" w:rsidRDefault="00F772B5" w:rsidP="00F772B5">
            <w:pPr>
              <w:pStyle w:val="CellBodyCentered"/>
              <w:rPr>
                <w:rFonts w:ascii="Arial Narrow" w:hAnsi="Arial Narrow" w:cs="Arial"/>
                <w:color w:val="auto"/>
                <w:sz w:val="16"/>
                <w:szCs w:val="16"/>
                <w:lang w:val="ru-RU"/>
              </w:rPr>
            </w:pPr>
          </w:p>
          <w:p w14:paraId="0DFFA97D" w14:textId="77777777" w:rsidR="00F772B5" w:rsidRPr="00BF38C6" w:rsidRDefault="00F772B5" w:rsidP="00F772B5">
            <w:pPr>
              <w:pStyle w:val="CellBodyCentered"/>
              <w:rPr>
                <w:rFonts w:ascii="Arial Narrow" w:hAnsi="Arial Narrow" w:cs="Arial"/>
                <w:color w:val="auto"/>
                <w:sz w:val="16"/>
                <w:szCs w:val="16"/>
                <w:lang w:val="ru-RU"/>
              </w:rPr>
            </w:pPr>
          </w:p>
          <w:p w14:paraId="2415DBC1" w14:textId="77777777" w:rsidR="00F772B5" w:rsidRPr="00BF38C6" w:rsidRDefault="00F772B5" w:rsidP="00F772B5">
            <w:pPr>
              <w:pStyle w:val="CellBodyCentered"/>
              <w:rPr>
                <w:rFonts w:ascii="Arial Narrow" w:hAnsi="Arial Narrow" w:cs="Arial"/>
                <w:color w:val="auto"/>
                <w:sz w:val="16"/>
                <w:szCs w:val="16"/>
                <w:lang w:val="ru-RU"/>
              </w:rPr>
            </w:pPr>
          </w:p>
          <w:p w14:paraId="759C4F8E" w14:textId="77777777" w:rsidR="00F772B5" w:rsidRPr="00BF38C6" w:rsidRDefault="00F772B5" w:rsidP="00F772B5">
            <w:pPr>
              <w:pStyle w:val="CellBodyCentered"/>
              <w:rPr>
                <w:rFonts w:ascii="Arial Narrow" w:hAnsi="Arial Narrow" w:cs="Arial"/>
                <w:color w:val="auto"/>
                <w:sz w:val="16"/>
                <w:szCs w:val="16"/>
                <w:lang w:val="ru-RU"/>
              </w:rPr>
            </w:pPr>
          </w:p>
          <w:p w14:paraId="08A4EFA1" w14:textId="77777777" w:rsidR="00F772B5" w:rsidRPr="00BF38C6" w:rsidRDefault="00F772B5" w:rsidP="00F772B5">
            <w:pPr>
              <w:pStyle w:val="CellBodyCentered"/>
              <w:rPr>
                <w:rFonts w:ascii="Arial Narrow" w:hAnsi="Arial Narrow" w:cs="Arial"/>
                <w:color w:val="auto"/>
                <w:sz w:val="16"/>
                <w:szCs w:val="16"/>
                <w:lang w:val="ru-RU"/>
              </w:rPr>
            </w:pPr>
          </w:p>
          <w:p w14:paraId="3A899C7A" w14:textId="77777777" w:rsidR="00F772B5" w:rsidRPr="00BF38C6" w:rsidRDefault="00F772B5" w:rsidP="00F772B5">
            <w:pPr>
              <w:pStyle w:val="CellBodyCentered"/>
              <w:rPr>
                <w:rFonts w:ascii="Arial Narrow" w:hAnsi="Arial Narrow" w:cs="Arial"/>
                <w:color w:val="auto"/>
                <w:sz w:val="16"/>
                <w:szCs w:val="16"/>
                <w:lang w:val="ru-RU"/>
              </w:rPr>
            </w:pPr>
          </w:p>
          <w:p w14:paraId="4C44B582" w14:textId="77777777" w:rsidR="00F772B5" w:rsidRPr="00BF38C6" w:rsidRDefault="00F772B5" w:rsidP="00F772B5">
            <w:pPr>
              <w:pStyle w:val="CellBodyCentered"/>
              <w:rPr>
                <w:rFonts w:ascii="Arial Narrow" w:hAnsi="Arial Narrow" w:cs="Arial"/>
                <w:color w:val="auto"/>
                <w:sz w:val="16"/>
                <w:szCs w:val="16"/>
                <w:lang w:val="ru-RU"/>
              </w:rPr>
            </w:pPr>
          </w:p>
          <w:p w14:paraId="02F4171E" w14:textId="77777777" w:rsidR="00F772B5" w:rsidRPr="00BF38C6" w:rsidRDefault="00F772B5" w:rsidP="00F772B5">
            <w:pPr>
              <w:pStyle w:val="CellBodyCentered"/>
              <w:rPr>
                <w:rFonts w:ascii="Arial Narrow" w:hAnsi="Arial Narrow" w:cs="Arial"/>
                <w:color w:val="auto"/>
                <w:sz w:val="16"/>
                <w:szCs w:val="16"/>
                <w:lang w:val="ru-RU"/>
              </w:rPr>
            </w:pPr>
          </w:p>
          <w:p w14:paraId="69279A09" w14:textId="77777777" w:rsidR="00F772B5" w:rsidRPr="00BF38C6" w:rsidRDefault="00F772B5" w:rsidP="00F772B5">
            <w:pPr>
              <w:pStyle w:val="CellBodyCentered"/>
              <w:rPr>
                <w:rFonts w:ascii="Arial Narrow" w:hAnsi="Arial Narrow" w:cs="Arial"/>
                <w:color w:val="auto"/>
                <w:sz w:val="16"/>
                <w:szCs w:val="16"/>
                <w:lang w:val="ru-RU"/>
              </w:rPr>
            </w:pPr>
          </w:p>
          <w:p w14:paraId="2F4D37B2" w14:textId="77777777" w:rsidR="00F772B5" w:rsidRPr="00BF38C6" w:rsidRDefault="00F772B5" w:rsidP="00F772B5">
            <w:pPr>
              <w:pStyle w:val="CellBodyCentered"/>
              <w:rPr>
                <w:rFonts w:ascii="Arial Narrow" w:hAnsi="Arial Narrow" w:cs="Arial"/>
                <w:color w:val="auto"/>
                <w:sz w:val="16"/>
                <w:szCs w:val="16"/>
                <w:lang w:val="ru-RU"/>
              </w:rPr>
            </w:pPr>
          </w:p>
          <w:p w14:paraId="405E6BC6" w14:textId="77777777" w:rsidR="00F772B5" w:rsidRPr="00BF38C6" w:rsidRDefault="00F772B5" w:rsidP="00F772B5">
            <w:pPr>
              <w:pStyle w:val="CellBodyCentered"/>
              <w:rPr>
                <w:rFonts w:ascii="Arial Narrow" w:hAnsi="Arial Narrow" w:cs="Arial"/>
                <w:color w:val="auto"/>
                <w:sz w:val="16"/>
                <w:szCs w:val="16"/>
                <w:lang w:val="ru-RU"/>
              </w:rPr>
            </w:pPr>
          </w:p>
          <w:p w14:paraId="0159690B" w14:textId="77777777" w:rsidR="00F772B5" w:rsidRPr="00BF38C6" w:rsidRDefault="00F772B5" w:rsidP="00F772B5">
            <w:pPr>
              <w:pStyle w:val="CellBodyCentered"/>
              <w:rPr>
                <w:rFonts w:ascii="Arial Narrow" w:hAnsi="Arial Narrow" w:cs="Arial"/>
                <w:color w:val="auto"/>
                <w:sz w:val="16"/>
                <w:szCs w:val="16"/>
                <w:lang w:val="ru-RU"/>
              </w:rPr>
            </w:pPr>
          </w:p>
          <w:p w14:paraId="5E1F83DD" w14:textId="77777777" w:rsidR="00F772B5" w:rsidRPr="00BF38C6" w:rsidRDefault="00F772B5" w:rsidP="00F772B5">
            <w:pPr>
              <w:pStyle w:val="CellBodyCentered"/>
              <w:rPr>
                <w:rFonts w:ascii="Arial Narrow" w:hAnsi="Arial Narrow" w:cs="Arial"/>
                <w:color w:val="auto"/>
                <w:sz w:val="16"/>
                <w:szCs w:val="16"/>
                <w:lang w:val="ru-RU"/>
              </w:rPr>
            </w:pPr>
          </w:p>
          <w:p w14:paraId="7A12B051" w14:textId="77777777" w:rsidR="00F772B5" w:rsidRPr="00BF38C6" w:rsidRDefault="00F772B5" w:rsidP="00F772B5">
            <w:pPr>
              <w:pStyle w:val="CellBodyCentered"/>
              <w:rPr>
                <w:rFonts w:ascii="Arial Narrow" w:hAnsi="Arial Narrow" w:cs="Arial"/>
                <w:color w:val="auto"/>
                <w:sz w:val="16"/>
                <w:szCs w:val="16"/>
                <w:lang w:val="ru-RU"/>
              </w:rPr>
            </w:pPr>
          </w:p>
          <w:p w14:paraId="3A030278" w14:textId="77777777" w:rsidR="00F772B5" w:rsidRPr="00BF38C6" w:rsidRDefault="00F772B5" w:rsidP="00F772B5">
            <w:pPr>
              <w:pStyle w:val="CellBodyCentered"/>
              <w:rPr>
                <w:rFonts w:ascii="Arial Narrow" w:hAnsi="Arial Narrow" w:cs="Arial"/>
                <w:color w:val="auto"/>
                <w:sz w:val="16"/>
                <w:szCs w:val="16"/>
                <w:lang w:val="ru-RU"/>
              </w:rPr>
            </w:pPr>
          </w:p>
          <w:p w14:paraId="208296EE" w14:textId="77777777" w:rsidR="00F772B5" w:rsidRPr="00BF38C6" w:rsidRDefault="00F772B5" w:rsidP="00F772B5">
            <w:pPr>
              <w:pStyle w:val="CellBodyCentered"/>
              <w:rPr>
                <w:rFonts w:ascii="Arial Narrow" w:hAnsi="Arial Narrow" w:cs="Arial"/>
                <w:color w:val="auto"/>
                <w:sz w:val="16"/>
                <w:szCs w:val="16"/>
                <w:lang w:val="ru-RU"/>
              </w:rPr>
            </w:pPr>
          </w:p>
          <w:p w14:paraId="4CE4DA10" w14:textId="77777777" w:rsidR="00F772B5" w:rsidRPr="00BF38C6" w:rsidRDefault="00F772B5" w:rsidP="00F772B5">
            <w:pPr>
              <w:pStyle w:val="CellBodyCentered"/>
              <w:rPr>
                <w:rFonts w:ascii="Arial Narrow" w:hAnsi="Arial Narrow" w:cs="Arial"/>
                <w:color w:val="auto"/>
                <w:sz w:val="16"/>
                <w:szCs w:val="16"/>
                <w:lang w:val="ru-RU"/>
              </w:rPr>
            </w:pPr>
          </w:p>
          <w:p w14:paraId="028E7B19" w14:textId="77777777" w:rsidR="00F772B5" w:rsidRPr="00BF38C6" w:rsidRDefault="00F772B5" w:rsidP="00F772B5">
            <w:pPr>
              <w:pStyle w:val="CellBodyCentered"/>
              <w:rPr>
                <w:rFonts w:ascii="Arial Narrow" w:hAnsi="Arial Narrow" w:cs="Arial"/>
                <w:color w:val="auto"/>
                <w:sz w:val="16"/>
                <w:szCs w:val="16"/>
                <w:lang w:val="ru-RU"/>
              </w:rPr>
            </w:pPr>
          </w:p>
          <w:p w14:paraId="2F15150C" w14:textId="77777777" w:rsidR="00F772B5" w:rsidRPr="00BF38C6" w:rsidRDefault="00F772B5" w:rsidP="00F772B5">
            <w:pPr>
              <w:pStyle w:val="CellBodyCentered"/>
              <w:rPr>
                <w:rFonts w:ascii="Arial Narrow" w:hAnsi="Arial Narrow" w:cs="Arial"/>
                <w:color w:val="auto"/>
                <w:sz w:val="16"/>
                <w:szCs w:val="16"/>
                <w:lang w:val="ru-RU"/>
              </w:rPr>
            </w:pPr>
          </w:p>
          <w:p w14:paraId="56D53238" w14:textId="77777777" w:rsidR="00F772B5" w:rsidRPr="00BF38C6" w:rsidRDefault="00F772B5" w:rsidP="00F772B5">
            <w:pPr>
              <w:pStyle w:val="CellBodyCentered"/>
              <w:rPr>
                <w:rFonts w:ascii="Arial Narrow" w:hAnsi="Arial Narrow" w:cs="Arial"/>
                <w:color w:val="auto"/>
                <w:sz w:val="16"/>
                <w:szCs w:val="16"/>
                <w:lang w:val="ru-RU"/>
              </w:rPr>
            </w:pPr>
          </w:p>
          <w:p w14:paraId="4BF47C6A" w14:textId="77777777" w:rsidR="00F772B5" w:rsidRPr="00BF38C6" w:rsidRDefault="00F772B5" w:rsidP="00F772B5">
            <w:pPr>
              <w:pStyle w:val="CellBodyCentered"/>
              <w:rPr>
                <w:rFonts w:ascii="Arial Narrow" w:hAnsi="Arial Narrow" w:cs="Arial"/>
                <w:color w:val="auto"/>
                <w:sz w:val="16"/>
                <w:szCs w:val="16"/>
                <w:lang w:val="ru-RU"/>
              </w:rPr>
            </w:pPr>
          </w:p>
          <w:p w14:paraId="7D55C1D3" w14:textId="77777777" w:rsidR="00F772B5" w:rsidRPr="00BF38C6" w:rsidRDefault="00F772B5" w:rsidP="00F772B5">
            <w:pPr>
              <w:pStyle w:val="CellBodyCentered"/>
              <w:rPr>
                <w:rFonts w:ascii="Arial Narrow" w:hAnsi="Arial Narrow" w:cs="Arial"/>
                <w:color w:val="auto"/>
                <w:sz w:val="16"/>
                <w:szCs w:val="16"/>
                <w:lang w:val="ru-RU"/>
              </w:rPr>
            </w:pPr>
          </w:p>
          <w:p w14:paraId="5DF9BB41" w14:textId="77777777" w:rsidR="00F772B5" w:rsidRPr="00BF38C6" w:rsidRDefault="00F772B5" w:rsidP="00F772B5">
            <w:pPr>
              <w:pStyle w:val="CellBodyCentered"/>
              <w:rPr>
                <w:rFonts w:ascii="Arial Narrow" w:hAnsi="Arial Narrow" w:cs="Arial"/>
                <w:color w:val="auto"/>
                <w:sz w:val="16"/>
                <w:szCs w:val="16"/>
                <w:lang w:val="ru-RU"/>
              </w:rPr>
            </w:pPr>
          </w:p>
          <w:p w14:paraId="50919357" w14:textId="77777777" w:rsidR="00F772B5" w:rsidRPr="00BF38C6" w:rsidRDefault="00F772B5" w:rsidP="00F772B5">
            <w:pPr>
              <w:pStyle w:val="CellBodyCentered"/>
              <w:rPr>
                <w:rFonts w:ascii="Arial Narrow" w:hAnsi="Arial Narrow" w:cs="Arial"/>
                <w:color w:val="auto"/>
                <w:sz w:val="16"/>
                <w:szCs w:val="16"/>
                <w:lang w:val="ru-RU"/>
              </w:rPr>
            </w:pPr>
          </w:p>
          <w:p w14:paraId="7BCE4B91" w14:textId="77777777" w:rsidR="00F772B5" w:rsidRPr="00BF38C6" w:rsidRDefault="00F772B5" w:rsidP="00F772B5">
            <w:pPr>
              <w:pStyle w:val="CellBodyCentered"/>
              <w:rPr>
                <w:rFonts w:ascii="Arial Narrow" w:hAnsi="Arial Narrow" w:cs="Arial"/>
                <w:color w:val="auto"/>
                <w:sz w:val="16"/>
                <w:szCs w:val="16"/>
                <w:lang w:val="ru-RU"/>
              </w:rPr>
            </w:pPr>
          </w:p>
          <w:p w14:paraId="12F15ED2" w14:textId="77777777" w:rsidR="00F772B5" w:rsidRPr="00BF38C6" w:rsidRDefault="00F772B5" w:rsidP="00F772B5">
            <w:pPr>
              <w:pStyle w:val="CellBodyCentered"/>
              <w:rPr>
                <w:rFonts w:ascii="Arial Narrow" w:hAnsi="Arial Narrow" w:cs="Arial"/>
                <w:color w:val="auto"/>
                <w:sz w:val="16"/>
                <w:szCs w:val="16"/>
                <w:lang w:val="ru-RU"/>
                <w:rPrChange w:id="1856" w:author="Zhunisbayev, Olzhasbek A [Bolashak Atyrau Limited]" w:date="2022-06-06T22:35:00Z">
                  <w:rPr>
                    <w:rFonts w:ascii="Arial" w:hAnsi="Arial" w:cs="Arial"/>
                    <w:color w:val="auto"/>
                    <w:sz w:val="16"/>
                    <w:szCs w:val="16"/>
                  </w:rPr>
                </w:rPrChange>
              </w:rPr>
            </w:pPr>
          </w:p>
          <w:p w14:paraId="2D8EF000" w14:textId="246568D5" w:rsidR="00F772B5" w:rsidRPr="00BF38C6" w:rsidRDefault="00F772B5" w:rsidP="00F772B5">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5E2B7216" w14:textId="77777777" w:rsidR="00F772B5" w:rsidRPr="006759B5" w:rsidRDefault="00F772B5" w:rsidP="00F772B5">
            <w:pPr>
              <w:pStyle w:val="CellBody"/>
              <w:rPr>
                <w:rFonts w:ascii="Arial Narrow" w:hAnsi="Arial Narrow" w:cs="Arial"/>
                <w:color w:val="auto"/>
                <w:sz w:val="16"/>
                <w:szCs w:val="16"/>
                <w:u w:val="single"/>
                <w:lang w:val="ru-RU"/>
              </w:rPr>
            </w:pPr>
          </w:p>
          <w:p w14:paraId="7B9F3EBC" w14:textId="7C90E844"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4C1CF691" w14:textId="752918D2" w:rsidR="00F772B5" w:rsidRPr="00BF38C6" w:rsidRDefault="00F772B5" w:rsidP="00F772B5">
            <w:pPr>
              <w:spacing w:before="0" w:line="240" w:lineRule="auto"/>
              <w:ind w:left="0"/>
              <w:rPr>
                <w:rFonts w:ascii="Arial Narrow" w:hAnsi="Arial Narrow" w:cs="Arial"/>
                <w:color w:val="auto"/>
                <w:sz w:val="16"/>
                <w:szCs w:val="16"/>
                <w:lang w:val="ru-RU"/>
              </w:rPr>
            </w:pPr>
            <w:r w:rsidRPr="00BF38C6">
              <w:rPr>
                <w:rFonts w:ascii="Arial Narrow" w:hAnsi="Arial Narrow"/>
                <w:color w:val="auto"/>
                <w:sz w:val="16"/>
                <w:szCs w:val="16"/>
                <w:lang w:val="ru-RU"/>
              </w:rPr>
              <w:t>38 °C = 51,1 бар (изб.)</w:t>
            </w:r>
          </w:p>
          <w:p w14:paraId="0E2C0819" w14:textId="0B982C26" w:rsidR="00F772B5" w:rsidRPr="00BF38C6" w:rsidRDefault="00F772B5" w:rsidP="00F772B5">
            <w:pPr>
              <w:spacing w:before="0" w:line="240" w:lineRule="auto"/>
              <w:ind w:left="0"/>
              <w:rPr>
                <w:rFonts w:ascii="Arial Narrow" w:hAnsi="Arial Narrow" w:cs="Arial"/>
                <w:color w:val="auto"/>
                <w:sz w:val="16"/>
                <w:szCs w:val="16"/>
                <w:lang w:val="ru-RU"/>
              </w:rPr>
            </w:pPr>
            <w:r w:rsidRPr="00BF38C6">
              <w:rPr>
                <w:rFonts w:ascii="Arial Narrow" w:hAnsi="Arial Narrow"/>
                <w:color w:val="auto"/>
                <w:sz w:val="16"/>
                <w:szCs w:val="16"/>
                <w:lang w:val="ru-RU"/>
              </w:rPr>
              <w:t>50 °C = 50,1 бар (изб.)</w:t>
            </w:r>
          </w:p>
          <w:p w14:paraId="4A3F5E61" w14:textId="3C7F5DD0" w:rsidR="00F772B5" w:rsidRPr="00BF38C6" w:rsidRDefault="00F772B5" w:rsidP="00F772B5">
            <w:pPr>
              <w:spacing w:before="0" w:line="240" w:lineRule="auto"/>
              <w:ind w:left="0"/>
              <w:rPr>
                <w:rFonts w:ascii="Arial Narrow" w:hAnsi="Arial Narrow" w:cs="Arial"/>
                <w:color w:val="auto"/>
                <w:sz w:val="16"/>
                <w:szCs w:val="16"/>
                <w:lang w:val="ru-RU"/>
              </w:rPr>
            </w:pPr>
            <w:r w:rsidRPr="00BF38C6">
              <w:rPr>
                <w:rFonts w:ascii="Arial Narrow" w:hAnsi="Arial Narrow"/>
                <w:color w:val="auto"/>
                <w:sz w:val="16"/>
                <w:szCs w:val="16"/>
                <w:lang w:val="ru-RU"/>
              </w:rPr>
              <w:t>100 °C = 46,6 бар (изб.)</w:t>
            </w:r>
          </w:p>
          <w:p w14:paraId="7C148B06" w14:textId="24BF6F50" w:rsidR="00F772B5" w:rsidRPr="00BF38C6" w:rsidRDefault="00F772B5" w:rsidP="00F772B5">
            <w:pPr>
              <w:spacing w:before="0" w:line="240" w:lineRule="auto"/>
              <w:ind w:left="0"/>
              <w:rPr>
                <w:rFonts w:ascii="Arial Narrow" w:hAnsi="Arial Narrow" w:cs="Arial"/>
                <w:color w:val="auto"/>
                <w:sz w:val="16"/>
                <w:szCs w:val="16"/>
                <w:lang w:val="ru-RU"/>
              </w:rPr>
            </w:pPr>
            <w:r w:rsidRPr="00BF38C6">
              <w:rPr>
                <w:rFonts w:ascii="Arial Narrow" w:hAnsi="Arial Narrow"/>
                <w:color w:val="auto"/>
                <w:sz w:val="16"/>
                <w:szCs w:val="16"/>
                <w:lang w:val="ru-RU"/>
              </w:rPr>
              <w:t>150 °C = 45,1 бар (изб.)</w:t>
            </w:r>
          </w:p>
          <w:p w14:paraId="3B265293" w14:textId="7441E05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43,8 </w:t>
            </w:r>
            <w:r w:rsidRPr="00BF38C6">
              <w:rPr>
                <w:rFonts w:ascii="Arial Narrow" w:hAnsi="Arial Narrow"/>
                <w:color w:val="auto"/>
                <w:sz w:val="16"/>
                <w:szCs w:val="16"/>
                <w:lang w:val="ru-RU"/>
              </w:rPr>
              <w:t>бар (изб.)</w:t>
            </w:r>
          </w:p>
          <w:p w14:paraId="483AB2BC" w14:textId="276405E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41,9 </w:t>
            </w:r>
            <w:r w:rsidRPr="00BF38C6">
              <w:rPr>
                <w:rFonts w:ascii="Arial Narrow" w:hAnsi="Arial Narrow"/>
                <w:color w:val="auto"/>
                <w:sz w:val="16"/>
                <w:szCs w:val="16"/>
                <w:lang w:val="ru-RU"/>
              </w:rPr>
              <w:t>бар (изб.)</w:t>
            </w:r>
          </w:p>
          <w:p w14:paraId="0EE7AE44" w14:textId="76328A1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260 °</w:t>
            </w:r>
            <w:r w:rsidRPr="00BF38C6">
              <w:rPr>
                <w:rFonts w:ascii="Arial Narrow" w:hAnsi="Arial Narrow"/>
                <w:snapToGrid w:val="0"/>
                <w:color w:val="auto"/>
                <w:sz w:val="16"/>
                <w:szCs w:val="16"/>
                <w:lang w:val="ru-RU"/>
              </w:rPr>
              <w:t xml:space="preserve">C = 41,5 </w:t>
            </w:r>
            <w:r w:rsidRPr="00BF38C6">
              <w:rPr>
                <w:rFonts w:ascii="Arial Narrow" w:hAnsi="Arial Narrow"/>
                <w:color w:val="auto"/>
                <w:sz w:val="16"/>
                <w:szCs w:val="16"/>
                <w:lang w:val="ru-RU"/>
              </w:rPr>
              <w:t>бар (изб.)</w:t>
            </w:r>
          </w:p>
          <w:p w14:paraId="6915239E" w14:textId="77777777" w:rsidR="00F772B5" w:rsidRPr="00BF38C6" w:rsidRDefault="00F772B5" w:rsidP="00F772B5">
            <w:pPr>
              <w:pStyle w:val="CellBody"/>
              <w:rPr>
                <w:rFonts w:ascii="Arial Narrow" w:hAnsi="Arial Narrow" w:cs="Arial"/>
                <w:color w:val="auto"/>
                <w:sz w:val="16"/>
                <w:szCs w:val="16"/>
                <w:lang w:val="ru-RU"/>
              </w:rPr>
            </w:pPr>
          </w:p>
          <w:p w14:paraId="69520378" w14:textId="77777777" w:rsidR="00F772B5" w:rsidRPr="00BF38C6" w:rsidRDefault="00F772B5" w:rsidP="00F772B5">
            <w:pPr>
              <w:pStyle w:val="CellBody"/>
              <w:ind w:left="720"/>
              <w:rPr>
                <w:rFonts w:ascii="Arial Narrow" w:hAnsi="Arial Narrow" w:cs="Arial"/>
                <w:color w:val="auto"/>
                <w:sz w:val="16"/>
                <w:szCs w:val="16"/>
                <w:lang w:val="ru-RU"/>
              </w:rPr>
            </w:pPr>
          </w:p>
          <w:p w14:paraId="0A5BEFA9" w14:textId="77777777" w:rsidR="00F772B5" w:rsidRPr="00BF38C6" w:rsidRDefault="00F772B5" w:rsidP="00F772B5">
            <w:pPr>
              <w:pStyle w:val="CellBody"/>
              <w:rPr>
                <w:rFonts w:ascii="Arial Narrow" w:hAnsi="Arial Narrow" w:cs="Arial"/>
                <w:color w:val="auto"/>
                <w:sz w:val="16"/>
                <w:szCs w:val="16"/>
                <w:lang w:val="ru-RU"/>
              </w:rPr>
            </w:pPr>
          </w:p>
          <w:p w14:paraId="0405CA70" w14:textId="77777777" w:rsidR="00F772B5" w:rsidRPr="00BF38C6" w:rsidRDefault="00F772B5" w:rsidP="00F772B5">
            <w:pPr>
              <w:pStyle w:val="CellBody"/>
              <w:rPr>
                <w:rFonts w:ascii="Arial Narrow" w:hAnsi="Arial Narrow" w:cs="Arial"/>
                <w:color w:val="auto"/>
                <w:sz w:val="16"/>
                <w:szCs w:val="16"/>
                <w:lang w:val="ru-RU"/>
              </w:rPr>
            </w:pPr>
          </w:p>
          <w:p w14:paraId="6D33EC52" w14:textId="77777777" w:rsidR="00F772B5" w:rsidRPr="00BF38C6" w:rsidRDefault="00F772B5" w:rsidP="00F772B5">
            <w:pPr>
              <w:pStyle w:val="CellBody"/>
              <w:rPr>
                <w:rFonts w:ascii="Arial Narrow" w:hAnsi="Arial Narrow" w:cs="Arial"/>
                <w:color w:val="auto"/>
                <w:sz w:val="16"/>
                <w:szCs w:val="16"/>
                <w:lang w:val="ru-RU"/>
              </w:rPr>
            </w:pPr>
          </w:p>
          <w:p w14:paraId="7BFE0A7C" w14:textId="77777777" w:rsidR="00F772B5" w:rsidRPr="00BF38C6" w:rsidRDefault="00F772B5" w:rsidP="00F772B5">
            <w:pPr>
              <w:pStyle w:val="CellBody"/>
              <w:rPr>
                <w:rFonts w:ascii="Arial Narrow" w:hAnsi="Arial Narrow" w:cs="Arial"/>
                <w:color w:val="auto"/>
                <w:sz w:val="16"/>
                <w:szCs w:val="16"/>
                <w:lang w:val="ru-RU"/>
              </w:rPr>
            </w:pPr>
          </w:p>
          <w:p w14:paraId="5BE52B42" w14:textId="77777777" w:rsidR="00F772B5" w:rsidRPr="00BF38C6" w:rsidRDefault="00F772B5" w:rsidP="00F772B5">
            <w:pPr>
              <w:pStyle w:val="CellBody"/>
              <w:rPr>
                <w:rFonts w:ascii="Arial Narrow" w:hAnsi="Arial Narrow" w:cs="Arial"/>
                <w:color w:val="auto"/>
                <w:sz w:val="16"/>
                <w:szCs w:val="16"/>
                <w:lang w:val="ru-RU"/>
              </w:rPr>
            </w:pPr>
          </w:p>
          <w:p w14:paraId="01B978B1" w14:textId="77777777" w:rsidR="00F772B5" w:rsidRPr="00BF38C6" w:rsidRDefault="00F772B5" w:rsidP="00F772B5">
            <w:pPr>
              <w:pStyle w:val="CellBody"/>
              <w:rPr>
                <w:rFonts w:ascii="Arial Narrow" w:hAnsi="Arial Narrow" w:cs="Arial"/>
                <w:color w:val="auto"/>
                <w:sz w:val="16"/>
                <w:szCs w:val="16"/>
                <w:lang w:val="ru-RU"/>
              </w:rPr>
            </w:pPr>
          </w:p>
          <w:p w14:paraId="4357DF7D" w14:textId="77777777" w:rsidR="00F772B5" w:rsidRPr="00BF38C6" w:rsidRDefault="00F772B5" w:rsidP="00F772B5">
            <w:pPr>
              <w:pStyle w:val="CellBody"/>
              <w:rPr>
                <w:rFonts w:ascii="Arial Narrow" w:hAnsi="Arial Narrow" w:cs="Arial"/>
                <w:color w:val="auto"/>
                <w:sz w:val="16"/>
                <w:szCs w:val="16"/>
                <w:lang w:val="ru-RU"/>
              </w:rPr>
            </w:pPr>
          </w:p>
          <w:p w14:paraId="1D25994E" w14:textId="77777777" w:rsidR="00F772B5" w:rsidRPr="00BF38C6" w:rsidRDefault="00F772B5" w:rsidP="00F772B5">
            <w:pPr>
              <w:pStyle w:val="CellBody"/>
              <w:rPr>
                <w:rFonts w:ascii="Arial Narrow" w:hAnsi="Arial Narrow" w:cs="Arial"/>
                <w:color w:val="auto"/>
                <w:sz w:val="16"/>
                <w:szCs w:val="16"/>
                <w:lang w:val="ru-RU"/>
              </w:rPr>
            </w:pPr>
          </w:p>
          <w:p w14:paraId="4676F61D" w14:textId="77777777" w:rsidR="00F772B5" w:rsidRPr="00BF38C6" w:rsidRDefault="00F772B5" w:rsidP="00F772B5">
            <w:pPr>
              <w:pStyle w:val="CellBody"/>
              <w:rPr>
                <w:rFonts w:ascii="Arial Narrow" w:hAnsi="Arial Narrow" w:cs="Arial"/>
                <w:color w:val="auto"/>
                <w:sz w:val="16"/>
                <w:szCs w:val="16"/>
                <w:lang w:val="ru-RU"/>
              </w:rPr>
            </w:pPr>
          </w:p>
          <w:p w14:paraId="5CCC99E3" w14:textId="77777777" w:rsidR="00F772B5" w:rsidRPr="00BF38C6" w:rsidRDefault="00F772B5" w:rsidP="00F772B5">
            <w:pPr>
              <w:pStyle w:val="CellBody"/>
              <w:rPr>
                <w:rFonts w:ascii="Arial Narrow" w:hAnsi="Arial Narrow" w:cs="Arial"/>
                <w:color w:val="auto"/>
                <w:sz w:val="16"/>
                <w:szCs w:val="16"/>
                <w:lang w:val="ru-RU"/>
              </w:rPr>
            </w:pPr>
          </w:p>
          <w:p w14:paraId="1AF38281" w14:textId="0A478E4D"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0AE25C58" w14:textId="77777777" w:rsidR="00F772B5" w:rsidRPr="00BF38C6" w:rsidRDefault="00F772B5" w:rsidP="00F772B5">
            <w:pPr>
              <w:pStyle w:val="CellBodyCentered"/>
              <w:rPr>
                <w:rFonts w:ascii="Arial Narrow" w:hAnsi="Arial Narrow" w:cs="Arial"/>
                <w:color w:val="auto"/>
                <w:sz w:val="16"/>
                <w:szCs w:val="16"/>
                <w:lang w:val="ru-RU"/>
                <w:rPrChange w:id="1857" w:author="Zhunisbayev, Olzhasbek A [Bolashak Atyrau Limited]" w:date="2022-06-06T22:35:00Z">
                  <w:rPr>
                    <w:rFonts w:ascii="Arial" w:hAnsi="Arial" w:cs="Arial"/>
                    <w:color w:val="auto"/>
                    <w:sz w:val="16"/>
                    <w:szCs w:val="16"/>
                  </w:rPr>
                </w:rPrChange>
              </w:rPr>
            </w:pPr>
          </w:p>
          <w:p w14:paraId="28FD4867" w14:textId="7CA2C4C5"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ДА</w:t>
            </w:r>
            <w:del w:id="1858" w:author="Zhunisbayev, Olzhasbek [Bolashak Atyrau Limited]" w:date="2024-10-30T18:16:00Z" w16du:dateUtc="2024-10-30T13:16:00Z">
              <w:r w:rsidRPr="00BF38C6" w:rsidDel="0043335C">
                <w:rPr>
                  <w:rFonts w:ascii="Arial Narrow" w:hAnsi="Arial Narrow" w:cs="Arial"/>
                  <w:color w:val="auto"/>
                  <w:sz w:val="16"/>
                  <w:szCs w:val="16"/>
                  <w:lang w:val="ru-RU"/>
                </w:rPr>
                <w:delText xml:space="preserve">, Прим. 3 для </w:delText>
              </w:r>
              <w:r w:rsidRPr="00BF38C6" w:rsidDel="0043335C">
                <w:rPr>
                  <w:rFonts w:ascii="Arial Narrow" w:hAnsi="Arial Narrow" w:cs="Arial"/>
                  <w:color w:val="auto"/>
                  <w:sz w:val="16"/>
                  <w:szCs w:val="16"/>
                </w:rPr>
                <w:delText>CDF</w:delText>
              </w:r>
            </w:del>
          </w:p>
          <w:p w14:paraId="17CF663F" w14:textId="77777777" w:rsidR="00F772B5" w:rsidRPr="00BF38C6" w:rsidRDefault="00F772B5" w:rsidP="00F772B5">
            <w:pPr>
              <w:pStyle w:val="CellBodyCentered"/>
              <w:rPr>
                <w:rFonts w:ascii="Arial Narrow" w:hAnsi="Arial Narrow" w:cs="Arial"/>
                <w:color w:val="auto"/>
                <w:sz w:val="16"/>
                <w:szCs w:val="16"/>
                <w:lang w:val="ru-RU"/>
              </w:rPr>
            </w:pPr>
          </w:p>
          <w:p w14:paraId="0A9235AA" w14:textId="77777777" w:rsidR="00F772B5" w:rsidRPr="00BF38C6" w:rsidRDefault="00F772B5" w:rsidP="00F772B5">
            <w:pPr>
              <w:pStyle w:val="CellBodyCentered"/>
              <w:rPr>
                <w:rFonts w:ascii="Arial Narrow" w:hAnsi="Arial Narrow" w:cs="Arial"/>
                <w:color w:val="auto"/>
                <w:sz w:val="16"/>
                <w:szCs w:val="16"/>
                <w:lang w:val="ru-RU"/>
              </w:rPr>
            </w:pPr>
          </w:p>
          <w:p w14:paraId="262165C5" w14:textId="77777777" w:rsidR="00F772B5" w:rsidRPr="00BF38C6" w:rsidRDefault="00F772B5" w:rsidP="00F772B5">
            <w:pPr>
              <w:pStyle w:val="CellBodyCentered"/>
              <w:rPr>
                <w:rFonts w:ascii="Arial Narrow" w:hAnsi="Arial Narrow" w:cs="Arial"/>
                <w:color w:val="auto"/>
                <w:sz w:val="16"/>
                <w:szCs w:val="16"/>
                <w:lang w:val="ru-RU"/>
              </w:rPr>
            </w:pPr>
          </w:p>
          <w:p w14:paraId="6A49F415" w14:textId="77777777" w:rsidR="00F772B5" w:rsidRPr="00BF38C6" w:rsidRDefault="00F772B5" w:rsidP="00F772B5">
            <w:pPr>
              <w:pStyle w:val="CellBodyCentered"/>
              <w:rPr>
                <w:rFonts w:ascii="Arial Narrow" w:hAnsi="Arial Narrow" w:cs="Arial"/>
                <w:color w:val="auto"/>
                <w:sz w:val="16"/>
                <w:szCs w:val="16"/>
                <w:lang w:val="ru-RU"/>
              </w:rPr>
            </w:pPr>
          </w:p>
          <w:p w14:paraId="3225A857" w14:textId="77777777" w:rsidR="00F772B5" w:rsidRPr="00BF38C6" w:rsidRDefault="00F772B5" w:rsidP="00F772B5">
            <w:pPr>
              <w:pStyle w:val="CellBodyCentered"/>
              <w:rPr>
                <w:rFonts w:ascii="Arial Narrow" w:hAnsi="Arial Narrow" w:cs="Arial"/>
                <w:color w:val="auto"/>
                <w:sz w:val="16"/>
                <w:szCs w:val="16"/>
                <w:lang w:val="ru-RU"/>
              </w:rPr>
            </w:pPr>
          </w:p>
          <w:p w14:paraId="69B7DBDB" w14:textId="77777777" w:rsidR="00F772B5" w:rsidRPr="00BF38C6" w:rsidRDefault="00F772B5" w:rsidP="00F772B5">
            <w:pPr>
              <w:pStyle w:val="CellBodyCentered"/>
              <w:rPr>
                <w:rFonts w:ascii="Arial Narrow" w:hAnsi="Arial Narrow" w:cs="Arial"/>
                <w:color w:val="auto"/>
                <w:sz w:val="16"/>
                <w:szCs w:val="16"/>
                <w:lang w:val="ru-RU"/>
              </w:rPr>
            </w:pPr>
          </w:p>
          <w:p w14:paraId="4D7A60FC" w14:textId="77777777" w:rsidR="00F772B5" w:rsidRPr="00BF38C6" w:rsidRDefault="00F772B5" w:rsidP="00F772B5">
            <w:pPr>
              <w:pStyle w:val="CellBodyCentered"/>
              <w:rPr>
                <w:rFonts w:ascii="Arial Narrow" w:hAnsi="Arial Narrow" w:cs="Arial"/>
                <w:color w:val="auto"/>
                <w:sz w:val="16"/>
                <w:szCs w:val="16"/>
                <w:lang w:val="ru-RU"/>
              </w:rPr>
            </w:pPr>
          </w:p>
          <w:p w14:paraId="6AE78A1F" w14:textId="77777777" w:rsidR="00F772B5" w:rsidRPr="00BF38C6" w:rsidRDefault="00F772B5" w:rsidP="00F772B5">
            <w:pPr>
              <w:pStyle w:val="CellBodyCentered"/>
              <w:rPr>
                <w:rFonts w:ascii="Arial Narrow" w:hAnsi="Arial Narrow" w:cs="Arial"/>
                <w:color w:val="auto"/>
                <w:sz w:val="16"/>
                <w:szCs w:val="16"/>
                <w:lang w:val="ru-RU"/>
              </w:rPr>
            </w:pPr>
          </w:p>
          <w:p w14:paraId="4FAABAA7" w14:textId="77777777" w:rsidR="00F772B5" w:rsidRPr="00BF38C6" w:rsidRDefault="00F772B5" w:rsidP="00F772B5">
            <w:pPr>
              <w:pStyle w:val="CellBodyCentered"/>
              <w:rPr>
                <w:rFonts w:ascii="Arial Narrow" w:hAnsi="Arial Narrow" w:cs="Arial"/>
                <w:color w:val="auto"/>
                <w:sz w:val="16"/>
                <w:szCs w:val="16"/>
                <w:lang w:val="ru-RU"/>
              </w:rPr>
            </w:pPr>
          </w:p>
          <w:p w14:paraId="63C76804" w14:textId="77777777" w:rsidR="00F772B5" w:rsidRPr="00BF38C6" w:rsidRDefault="00F772B5" w:rsidP="00F772B5">
            <w:pPr>
              <w:pStyle w:val="CellBodyCentered"/>
              <w:rPr>
                <w:rFonts w:ascii="Arial Narrow" w:hAnsi="Arial Narrow" w:cs="Arial"/>
                <w:color w:val="auto"/>
                <w:sz w:val="16"/>
                <w:szCs w:val="16"/>
                <w:lang w:val="ru-RU"/>
              </w:rPr>
            </w:pPr>
          </w:p>
          <w:p w14:paraId="73EE4900" w14:textId="77777777" w:rsidR="00F772B5" w:rsidRPr="00BF38C6" w:rsidRDefault="00F772B5" w:rsidP="00F772B5">
            <w:pPr>
              <w:pStyle w:val="CellBodyCentered"/>
              <w:rPr>
                <w:rFonts w:ascii="Arial Narrow" w:hAnsi="Arial Narrow" w:cs="Arial"/>
                <w:color w:val="auto"/>
                <w:sz w:val="16"/>
                <w:szCs w:val="16"/>
                <w:lang w:val="ru-RU"/>
              </w:rPr>
            </w:pPr>
          </w:p>
          <w:p w14:paraId="17738641" w14:textId="77777777" w:rsidR="00F772B5" w:rsidRPr="00BF38C6" w:rsidRDefault="00F772B5" w:rsidP="00F772B5">
            <w:pPr>
              <w:pStyle w:val="CellBodyCentered"/>
              <w:rPr>
                <w:rFonts w:ascii="Arial Narrow" w:hAnsi="Arial Narrow" w:cs="Arial"/>
                <w:color w:val="auto"/>
                <w:sz w:val="16"/>
                <w:szCs w:val="16"/>
                <w:lang w:val="ru-RU"/>
              </w:rPr>
            </w:pPr>
          </w:p>
          <w:p w14:paraId="45F22BD4" w14:textId="77777777" w:rsidR="00F772B5" w:rsidRPr="00BF38C6" w:rsidRDefault="00F772B5" w:rsidP="00F772B5">
            <w:pPr>
              <w:pStyle w:val="CellBodyCentered"/>
              <w:rPr>
                <w:rFonts w:ascii="Arial Narrow" w:hAnsi="Arial Narrow" w:cs="Arial"/>
                <w:color w:val="auto"/>
                <w:sz w:val="16"/>
                <w:szCs w:val="16"/>
                <w:lang w:val="ru-RU"/>
              </w:rPr>
            </w:pPr>
          </w:p>
          <w:p w14:paraId="7688310A" w14:textId="77777777" w:rsidR="00F772B5" w:rsidRPr="00BF38C6" w:rsidRDefault="00F772B5" w:rsidP="00F772B5">
            <w:pPr>
              <w:pStyle w:val="CellBodyCentered"/>
              <w:rPr>
                <w:rFonts w:ascii="Arial Narrow" w:hAnsi="Arial Narrow" w:cs="Arial"/>
                <w:color w:val="auto"/>
                <w:sz w:val="16"/>
                <w:szCs w:val="16"/>
                <w:lang w:val="ru-RU"/>
              </w:rPr>
            </w:pPr>
          </w:p>
          <w:p w14:paraId="61CE4258" w14:textId="77777777" w:rsidR="00F772B5" w:rsidRPr="00BF38C6" w:rsidRDefault="00F772B5" w:rsidP="00F772B5">
            <w:pPr>
              <w:pStyle w:val="CellBodyCentered"/>
              <w:rPr>
                <w:rFonts w:ascii="Arial Narrow" w:hAnsi="Arial Narrow" w:cs="Arial"/>
                <w:color w:val="auto"/>
                <w:sz w:val="16"/>
                <w:szCs w:val="16"/>
                <w:lang w:val="ru-RU"/>
              </w:rPr>
            </w:pPr>
          </w:p>
          <w:p w14:paraId="40D41198" w14:textId="77777777" w:rsidR="00F772B5" w:rsidRPr="00BF38C6" w:rsidRDefault="00F772B5" w:rsidP="00F772B5">
            <w:pPr>
              <w:pStyle w:val="CellBodyCentered"/>
              <w:rPr>
                <w:rFonts w:ascii="Arial Narrow" w:hAnsi="Arial Narrow" w:cs="Arial"/>
                <w:color w:val="auto"/>
                <w:sz w:val="16"/>
                <w:szCs w:val="16"/>
                <w:lang w:val="ru-RU"/>
              </w:rPr>
            </w:pPr>
          </w:p>
          <w:p w14:paraId="22B3D614" w14:textId="77777777" w:rsidR="00F772B5" w:rsidRPr="00BF38C6" w:rsidRDefault="00F772B5" w:rsidP="00F772B5">
            <w:pPr>
              <w:pStyle w:val="CellBodyCentered"/>
              <w:rPr>
                <w:rFonts w:ascii="Arial Narrow" w:hAnsi="Arial Narrow" w:cs="Arial"/>
                <w:color w:val="auto"/>
                <w:sz w:val="16"/>
                <w:szCs w:val="16"/>
                <w:lang w:val="ru-RU"/>
              </w:rPr>
            </w:pPr>
          </w:p>
          <w:p w14:paraId="68287948" w14:textId="77777777" w:rsidR="00F772B5" w:rsidRPr="00BF38C6" w:rsidRDefault="00F772B5" w:rsidP="00F772B5">
            <w:pPr>
              <w:pStyle w:val="CellBodyCentered"/>
              <w:rPr>
                <w:rFonts w:ascii="Arial Narrow" w:hAnsi="Arial Narrow" w:cs="Arial"/>
                <w:color w:val="auto"/>
                <w:sz w:val="16"/>
                <w:szCs w:val="16"/>
                <w:lang w:val="ru-RU"/>
              </w:rPr>
            </w:pPr>
          </w:p>
          <w:p w14:paraId="088C1222" w14:textId="77777777" w:rsidR="00F772B5" w:rsidRPr="00BF38C6" w:rsidRDefault="00F772B5" w:rsidP="00F772B5">
            <w:pPr>
              <w:pStyle w:val="CellBodyCentered"/>
              <w:rPr>
                <w:rFonts w:ascii="Arial Narrow" w:hAnsi="Arial Narrow" w:cs="Arial"/>
                <w:color w:val="auto"/>
                <w:sz w:val="16"/>
                <w:szCs w:val="16"/>
                <w:lang w:val="ru-RU"/>
                <w:rPrChange w:id="1859" w:author="Zhunisbayev, Olzhasbek A [Bolashak Atyrau Limited]" w:date="2022-06-06T22:35:00Z">
                  <w:rPr>
                    <w:rFonts w:ascii="Arial" w:hAnsi="Arial" w:cs="Arial"/>
                    <w:color w:val="auto"/>
                    <w:sz w:val="16"/>
                    <w:szCs w:val="16"/>
                  </w:rPr>
                </w:rPrChange>
              </w:rPr>
            </w:pPr>
          </w:p>
          <w:p w14:paraId="00A04C9E" w14:textId="77777777" w:rsidR="00F772B5" w:rsidRPr="00BF38C6" w:rsidRDefault="00F772B5" w:rsidP="00F772B5">
            <w:pPr>
              <w:pStyle w:val="CellBodyCentered"/>
              <w:rPr>
                <w:rFonts w:ascii="Arial Narrow" w:hAnsi="Arial Narrow" w:cs="Arial"/>
                <w:color w:val="auto"/>
                <w:sz w:val="16"/>
                <w:szCs w:val="16"/>
                <w:lang w:val="ru-RU"/>
                <w:rPrChange w:id="1860" w:author="Zhunisbayev, Olzhasbek A [Bolashak Atyrau Limited]" w:date="2022-06-06T22:35:00Z">
                  <w:rPr>
                    <w:rFonts w:ascii="Arial" w:hAnsi="Arial" w:cs="Arial"/>
                    <w:color w:val="auto"/>
                    <w:sz w:val="16"/>
                    <w:szCs w:val="16"/>
                  </w:rPr>
                </w:rPrChange>
              </w:rPr>
            </w:pPr>
          </w:p>
          <w:p w14:paraId="20A7E799" w14:textId="77777777" w:rsidR="00F772B5" w:rsidRPr="00BF38C6" w:rsidRDefault="00F772B5" w:rsidP="00F772B5">
            <w:pPr>
              <w:pStyle w:val="CellBodyCentered"/>
              <w:rPr>
                <w:rFonts w:ascii="Arial Narrow" w:hAnsi="Arial Narrow" w:cs="Arial"/>
                <w:color w:val="auto"/>
                <w:sz w:val="16"/>
                <w:szCs w:val="16"/>
                <w:lang w:val="ru-RU"/>
                <w:rPrChange w:id="1861" w:author="Zhunisbayev, Olzhasbek A [Bolashak Atyrau Limited]" w:date="2022-06-06T22:35:00Z">
                  <w:rPr>
                    <w:rFonts w:ascii="Arial" w:hAnsi="Arial" w:cs="Arial"/>
                    <w:color w:val="auto"/>
                    <w:sz w:val="16"/>
                    <w:szCs w:val="16"/>
                  </w:rPr>
                </w:rPrChange>
              </w:rPr>
            </w:pPr>
          </w:p>
          <w:p w14:paraId="646C93C6" w14:textId="77777777" w:rsidR="00F772B5" w:rsidRPr="00BF38C6" w:rsidRDefault="00F772B5" w:rsidP="00F772B5">
            <w:pPr>
              <w:pStyle w:val="CellBodyCentered"/>
              <w:rPr>
                <w:rFonts w:ascii="Arial Narrow" w:hAnsi="Arial Narrow" w:cs="Arial"/>
                <w:color w:val="auto"/>
                <w:sz w:val="16"/>
                <w:szCs w:val="16"/>
                <w:lang w:val="ru-RU"/>
                <w:rPrChange w:id="1862" w:author="Zhunisbayev, Olzhasbek A [Bolashak Atyrau Limited]" w:date="2022-06-06T22:35:00Z">
                  <w:rPr>
                    <w:rFonts w:ascii="Arial" w:hAnsi="Arial" w:cs="Arial"/>
                    <w:color w:val="auto"/>
                    <w:sz w:val="16"/>
                    <w:szCs w:val="16"/>
                  </w:rPr>
                </w:rPrChange>
              </w:rPr>
            </w:pPr>
          </w:p>
          <w:p w14:paraId="346E0B4E" w14:textId="77777777" w:rsidR="00F772B5" w:rsidRPr="00BF38C6" w:rsidRDefault="00F772B5" w:rsidP="00F772B5">
            <w:pPr>
              <w:pStyle w:val="CellBodyCentered"/>
              <w:rPr>
                <w:rFonts w:ascii="Arial Narrow" w:hAnsi="Arial Narrow" w:cs="Arial"/>
                <w:color w:val="auto"/>
                <w:sz w:val="16"/>
                <w:szCs w:val="16"/>
                <w:lang w:val="ru-RU"/>
                <w:rPrChange w:id="1863" w:author="Zhunisbayev, Olzhasbek A [Bolashak Atyrau Limited]" w:date="2022-06-06T22:35:00Z">
                  <w:rPr>
                    <w:rFonts w:ascii="Arial" w:hAnsi="Arial" w:cs="Arial"/>
                    <w:color w:val="auto"/>
                    <w:sz w:val="16"/>
                    <w:szCs w:val="16"/>
                  </w:rPr>
                </w:rPrChange>
              </w:rPr>
            </w:pPr>
          </w:p>
          <w:p w14:paraId="7CB46E92" w14:textId="77777777" w:rsidR="00F772B5" w:rsidRPr="00BF38C6" w:rsidRDefault="00F772B5" w:rsidP="00F772B5">
            <w:pPr>
              <w:pStyle w:val="CellBodyCentered"/>
              <w:rPr>
                <w:rFonts w:ascii="Arial Narrow" w:hAnsi="Arial Narrow" w:cs="Arial"/>
                <w:color w:val="auto"/>
                <w:sz w:val="16"/>
                <w:szCs w:val="16"/>
                <w:lang w:val="ru-RU"/>
                <w:rPrChange w:id="1864" w:author="Zhunisbayev, Olzhasbek A [Bolashak Atyrau Limited]" w:date="2022-06-06T22:35:00Z">
                  <w:rPr>
                    <w:rFonts w:ascii="Arial" w:hAnsi="Arial" w:cs="Arial"/>
                    <w:color w:val="auto"/>
                    <w:sz w:val="16"/>
                    <w:szCs w:val="16"/>
                  </w:rPr>
                </w:rPrChange>
              </w:rPr>
            </w:pPr>
          </w:p>
          <w:p w14:paraId="3102E2EE" w14:textId="77777777" w:rsidR="00F772B5" w:rsidRPr="00BF38C6" w:rsidRDefault="00F772B5" w:rsidP="00F772B5">
            <w:pPr>
              <w:pStyle w:val="CellBodyCentered"/>
              <w:rPr>
                <w:rFonts w:ascii="Arial Narrow" w:hAnsi="Arial Narrow" w:cs="Arial"/>
                <w:color w:val="auto"/>
                <w:sz w:val="16"/>
                <w:szCs w:val="16"/>
                <w:lang w:val="ru-RU"/>
                <w:rPrChange w:id="1865" w:author="Zhunisbayev, Olzhasbek A [Bolashak Atyrau Limited]" w:date="2022-06-06T22:35:00Z">
                  <w:rPr>
                    <w:rFonts w:ascii="Arial" w:hAnsi="Arial" w:cs="Arial"/>
                    <w:color w:val="auto"/>
                    <w:sz w:val="16"/>
                    <w:szCs w:val="16"/>
                  </w:rPr>
                </w:rPrChange>
              </w:rPr>
            </w:pPr>
          </w:p>
          <w:p w14:paraId="56C8A318" w14:textId="77777777" w:rsidR="00F772B5" w:rsidRPr="00BF38C6" w:rsidRDefault="00F772B5" w:rsidP="00F772B5">
            <w:pPr>
              <w:pStyle w:val="CellBodyCentered"/>
              <w:rPr>
                <w:rFonts w:ascii="Arial Narrow" w:hAnsi="Arial Narrow" w:cs="Arial"/>
                <w:color w:val="auto"/>
                <w:sz w:val="16"/>
                <w:szCs w:val="16"/>
                <w:lang w:val="ru-RU"/>
              </w:rPr>
            </w:pPr>
          </w:p>
          <w:p w14:paraId="6A25B95E" w14:textId="77777777" w:rsidR="00F772B5" w:rsidRPr="00BF38C6" w:rsidRDefault="00F772B5" w:rsidP="00F772B5">
            <w:pPr>
              <w:pStyle w:val="CellBodyCentered"/>
              <w:rPr>
                <w:rFonts w:ascii="Arial Narrow" w:hAnsi="Arial Narrow" w:cs="Arial"/>
                <w:color w:val="auto"/>
                <w:sz w:val="16"/>
                <w:szCs w:val="16"/>
                <w:lang w:val="ru-RU"/>
              </w:rPr>
            </w:pPr>
          </w:p>
          <w:p w14:paraId="44452955" w14:textId="77777777" w:rsidR="00F772B5" w:rsidRPr="00BF38C6" w:rsidRDefault="00F772B5" w:rsidP="00F772B5">
            <w:pPr>
              <w:pStyle w:val="CellBodyCentered"/>
              <w:rPr>
                <w:rFonts w:ascii="Arial Narrow" w:hAnsi="Arial Narrow" w:cs="Arial"/>
                <w:color w:val="auto"/>
                <w:sz w:val="16"/>
                <w:szCs w:val="16"/>
                <w:lang w:val="ru-RU"/>
              </w:rPr>
            </w:pPr>
          </w:p>
          <w:p w14:paraId="2C4F8815" w14:textId="77777777" w:rsidR="00F772B5" w:rsidRPr="00BF38C6" w:rsidRDefault="00F772B5" w:rsidP="00F772B5">
            <w:pPr>
              <w:pStyle w:val="CellBodyCentered"/>
              <w:rPr>
                <w:rFonts w:ascii="Arial Narrow" w:hAnsi="Arial Narrow" w:cs="Arial"/>
                <w:color w:val="auto"/>
                <w:sz w:val="16"/>
                <w:szCs w:val="16"/>
                <w:lang w:val="ru-RU"/>
                <w:rPrChange w:id="1866" w:author="Zhunisbayev, Olzhasbek A [Bolashak Atyrau Limited]" w:date="2022-06-06T22:35:00Z">
                  <w:rPr>
                    <w:rFonts w:ascii="Arial" w:hAnsi="Arial" w:cs="Arial"/>
                    <w:color w:val="auto"/>
                    <w:sz w:val="16"/>
                    <w:szCs w:val="16"/>
                  </w:rPr>
                </w:rPrChange>
              </w:rPr>
            </w:pPr>
          </w:p>
          <w:p w14:paraId="2D41BE10" w14:textId="71DACAEA" w:rsidR="00F772B5" w:rsidRPr="00BF38C6" w:rsidRDefault="00F772B5" w:rsidP="00F772B5">
            <w:pPr>
              <w:pStyle w:val="CellBodyCentered"/>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4E253611" w14:textId="77777777" w:rsidR="00F772B5" w:rsidRPr="00BF38C6" w:rsidRDefault="00F772B5" w:rsidP="00F772B5">
            <w:pPr>
              <w:pStyle w:val="CellBodyCentered"/>
              <w:rPr>
                <w:rFonts w:ascii="Arial Narrow" w:hAnsi="Arial Narrow" w:cs="Arial"/>
                <w:color w:val="auto"/>
                <w:sz w:val="16"/>
                <w:szCs w:val="16"/>
                <w:lang w:val="ru-RU"/>
                <w:rPrChange w:id="1867" w:author="Zhunisbayev, Olzhasbek A [Bolashak Atyrau Limited]" w:date="2022-06-06T22:35:00Z">
                  <w:rPr>
                    <w:rFonts w:ascii="Arial" w:hAnsi="Arial" w:cs="Arial"/>
                    <w:color w:val="auto"/>
                    <w:sz w:val="16"/>
                    <w:szCs w:val="16"/>
                    <w:lang w:val="en-GB"/>
                  </w:rPr>
                </w:rPrChange>
              </w:rPr>
            </w:pPr>
          </w:p>
          <w:p w14:paraId="0498043E"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100</w:t>
            </w:r>
          </w:p>
          <w:p w14:paraId="56E77EBC" w14:textId="77777777" w:rsidR="00F772B5" w:rsidRPr="00BF38C6" w:rsidRDefault="00F772B5" w:rsidP="00F772B5">
            <w:pPr>
              <w:pStyle w:val="CellBodyCentered"/>
              <w:rPr>
                <w:rFonts w:ascii="Arial Narrow" w:hAnsi="Arial Narrow" w:cs="Arial"/>
                <w:color w:val="auto"/>
                <w:sz w:val="16"/>
                <w:szCs w:val="16"/>
                <w:lang w:val="en-GB"/>
              </w:rPr>
            </w:pPr>
          </w:p>
          <w:p w14:paraId="09F5E5B1" w14:textId="77777777" w:rsidR="00F772B5" w:rsidRPr="00BF38C6" w:rsidRDefault="00F772B5" w:rsidP="00F772B5">
            <w:pPr>
              <w:pStyle w:val="CellBodyCentered"/>
              <w:rPr>
                <w:rFonts w:ascii="Arial Narrow" w:hAnsi="Arial Narrow" w:cs="Arial"/>
                <w:color w:val="auto"/>
                <w:sz w:val="16"/>
                <w:szCs w:val="16"/>
                <w:lang w:val="en-GB"/>
              </w:rPr>
            </w:pPr>
          </w:p>
          <w:p w14:paraId="3979604A" w14:textId="77777777" w:rsidR="00F772B5" w:rsidRPr="00BF38C6" w:rsidRDefault="00F772B5" w:rsidP="00F772B5">
            <w:pPr>
              <w:pStyle w:val="CellBodyCentered"/>
              <w:rPr>
                <w:rFonts w:ascii="Arial Narrow" w:hAnsi="Arial Narrow" w:cs="Arial"/>
                <w:color w:val="auto"/>
                <w:sz w:val="16"/>
                <w:szCs w:val="16"/>
                <w:lang w:val="en-GB"/>
              </w:rPr>
            </w:pPr>
          </w:p>
          <w:p w14:paraId="006FB813" w14:textId="77777777" w:rsidR="00F772B5" w:rsidRPr="00BF38C6" w:rsidRDefault="00F772B5" w:rsidP="00F772B5">
            <w:pPr>
              <w:pStyle w:val="CellBodyCentered"/>
              <w:rPr>
                <w:rFonts w:ascii="Arial Narrow" w:hAnsi="Arial Narrow" w:cs="Arial"/>
                <w:color w:val="auto"/>
                <w:sz w:val="16"/>
                <w:szCs w:val="16"/>
                <w:lang w:val="en-GB"/>
              </w:rPr>
            </w:pPr>
          </w:p>
          <w:p w14:paraId="58F5656D" w14:textId="77777777" w:rsidR="00F772B5" w:rsidRPr="00BF38C6" w:rsidRDefault="00F772B5" w:rsidP="00F772B5">
            <w:pPr>
              <w:pStyle w:val="CellBodyCentered"/>
              <w:rPr>
                <w:rFonts w:ascii="Arial Narrow" w:hAnsi="Arial Narrow" w:cs="Arial"/>
                <w:color w:val="auto"/>
                <w:sz w:val="16"/>
                <w:szCs w:val="16"/>
                <w:lang w:val="en-GB"/>
              </w:rPr>
            </w:pPr>
          </w:p>
          <w:p w14:paraId="5940ED19" w14:textId="77777777" w:rsidR="00F772B5" w:rsidRPr="00BF38C6" w:rsidRDefault="00F772B5" w:rsidP="00F772B5">
            <w:pPr>
              <w:pStyle w:val="CellBodyCentered"/>
              <w:rPr>
                <w:rFonts w:ascii="Arial Narrow" w:hAnsi="Arial Narrow" w:cs="Arial"/>
                <w:color w:val="auto"/>
                <w:sz w:val="16"/>
                <w:szCs w:val="16"/>
                <w:lang w:val="en-GB"/>
              </w:rPr>
            </w:pPr>
          </w:p>
          <w:p w14:paraId="2AD4CFF8" w14:textId="77777777" w:rsidR="00F772B5" w:rsidRPr="00BF38C6" w:rsidRDefault="00F772B5" w:rsidP="00F772B5">
            <w:pPr>
              <w:pStyle w:val="CellBodyCentered"/>
              <w:rPr>
                <w:rFonts w:ascii="Arial Narrow" w:hAnsi="Arial Narrow" w:cs="Arial"/>
                <w:color w:val="auto"/>
                <w:sz w:val="16"/>
                <w:szCs w:val="16"/>
                <w:lang w:val="en-GB"/>
              </w:rPr>
            </w:pPr>
          </w:p>
          <w:p w14:paraId="413B288C" w14:textId="77777777" w:rsidR="00F772B5" w:rsidRPr="00BF38C6" w:rsidRDefault="00F772B5" w:rsidP="00F772B5">
            <w:pPr>
              <w:pStyle w:val="CellBodyCentered"/>
              <w:rPr>
                <w:rFonts w:ascii="Arial Narrow" w:hAnsi="Arial Narrow" w:cs="Arial"/>
                <w:color w:val="auto"/>
                <w:sz w:val="16"/>
                <w:szCs w:val="16"/>
                <w:lang w:val="en-GB"/>
              </w:rPr>
            </w:pPr>
          </w:p>
          <w:p w14:paraId="158F5954" w14:textId="77777777" w:rsidR="00F772B5" w:rsidRPr="00BF38C6" w:rsidRDefault="00F772B5" w:rsidP="00F772B5">
            <w:pPr>
              <w:pStyle w:val="CellBodyCentered"/>
              <w:rPr>
                <w:rFonts w:ascii="Arial Narrow" w:hAnsi="Arial Narrow" w:cs="Arial"/>
                <w:color w:val="auto"/>
                <w:sz w:val="16"/>
                <w:szCs w:val="16"/>
                <w:lang w:val="en-GB"/>
              </w:rPr>
            </w:pPr>
          </w:p>
          <w:p w14:paraId="3762B685" w14:textId="77777777" w:rsidR="00F772B5" w:rsidRPr="00BF38C6" w:rsidRDefault="00F772B5" w:rsidP="00F772B5">
            <w:pPr>
              <w:pStyle w:val="CellBodyCentered"/>
              <w:rPr>
                <w:rFonts w:ascii="Arial Narrow" w:hAnsi="Arial Narrow" w:cs="Arial"/>
                <w:color w:val="auto"/>
                <w:sz w:val="16"/>
                <w:szCs w:val="16"/>
                <w:lang w:val="en-GB"/>
              </w:rPr>
            </w:pPr>
          </w:p>
          <w:p w14:paraId="6100DF56" w14:textId="77777777" w:rsidR="00F772B5" w:rsidRPr="00BF38C6" w:rsidRDefault="00F772B5" w:rsidP="00F772B5">
            <w:pPr>
              <w:pStyle w:val="CellBodyCentered"/>
              <w:rPr>
                <w:rFonts w:ascii="Arial Narrow" w:hAnsi="Arial Narrow" w:cs="Arial"/>
                <w:color w:val="auto"/>
                <w:sz w:val="16"/>
                <w:szCs w:val="16"/>
                <w:lang w:val="en-GB"/>
              </w:rPr>
            </w:pPr>
          </w:p>
          <w:p w14:paraId="7984C9F8" w14:textId="77777777" w:rsidR="00F772B5" w:rsidRPr="00BF38C6" w:rsidRDefault="00F772B5" w:rsidP="00F772B5">
            <w:pPr>
              <w:pStyle w:val="CellBodyCentered"/>
              <w:rPr>
                <w:rFonts w:ascii="Arial Narrow" w:hAnsi="Arial Narrow" w:cs="Arial"/>
                <w:color w:val="auto"/>
                <w:sz w:val="16"/>
                <w:szCs w:val="16"/>
                <w:lang w:val="en-GB"/>
              </w:rPr>
            </w:pPr>
          </w:p>
          <w:p w14:paraId="7645263A" w14:textId="77777777" w:rsidR="00F772B5" w:rsidRPr="00BF38C6" w:rsidRDefault="00F772B5" w:rsidP="00F772B5">
            <w:pPr>
              <w:pStyle w:val="CellBodyCentered"/>
              <w:rPr>
                <w:rFonts w:ascii="Arial Narrow" w:hAnsi="Arial Narrow" w:cs="Arial"/>
                <w:color w:val="auto"/>
                <w:sz w:val="16"/>
                <w:szCs w:val="16"/>
                <w:lang w:val="en-GB"/>
              </w:rPr>
            </w:pPr>
          </w:p>
          <w:p w14:paraId="55D87814" w14:textId="77777777" w:rsidR="00F772B5" w:rsidRPr="00BF38C6" w:rsidRDefault="00F772B5" w:rsidP="00F772B5">
            <w:pPr>
              <w:pStyle w:val="CellBodyCentered"/>
              <w:rPr>
                <w:rFonts w:ascii="Arial Narrow" w:hAnsi="Arial Narrow" w:cs="Arial"/>
                <w:color w:val="auto"/>
                <w:sz w:val="16"/>
                <w:szCs w:val="16"/>
                <w:lang w:val="en-GB"/>
              </w:rPr>
            </w:pPr>
          </w:p>
          <w:p w14:paraId="6C837E97" w14:textId="77777777" w:rsidR="00F772B5" w:rsidRPr="00BF38C6" w:rsidRDefault="00F772B5" w:rsidP="00F772B5">
            <w:pPr>
              <w:pStyle w:val="CellBodyCentered"/>
              <w:rPr>
                <w:rFonts w:ascii="Arial Narrow" w:hAnsi="Arial Narrow" w:cs="Arial"/>
                <w:color w:val="auto"/>
                <w:sz w:val="16"/>
                <w:szCs w:val="16"/>
                <w:lang w:val="en-GB"/>
              </w:rPr>
            </w:pPr>
          </w:p>
          <w:p w14:paraId="0B9C5335" w14:textId="77777777" w:rsidR="00F772B5" w:rsidRPr="00BF38C6" w:rsidRDefault="00F772B5" w:rsidP="00F772B5">
            <w:pPr>
              <w:pStyle w:val="CellBodyCentered"/>
              <w:rPr>
                <w:rFonts w:ascii="Arial Narrow" w:hAnsi="Arial Narrow" w:cs="Arial"/>
                <w:color w:val="auto"/>
                <w:sz w:val="16"/>
                <w:szCs w:val="16"/>
                <w:lang w:val="en-GB"/>
              </w:rPr>
            </w:pPr>
          </w:p>
          <w:p w14:paraId="0730BE8C" w14:textId="77777777" w:rsidR="00F772B5" w:rsidRPr="00BF38C6" w:rsidRDefault="00F772B5" w:rsidP="00F772B5">
            <w:pPr>
              <w:pStyle w:val="CellBodyCentered"/>
              <w:rPr>
                <w:rFonts w:ascii="Arial Narrow" w:hAnsi="Arial Narrow" w:cs="Arial"/>
                <w:color w:val="auto"/>
                <w:sz w:val="16"/>
                <w:szCs w:val="16"/>
                <w:lang w:val="en-GB"/>
              </w:rPr>
            </w:pPr>
          </w:p>
          <w:p w14:paraId="740AAD5D" w14:textId="77777777" w:rsidR="00F772B5" w:rsidRPr="00BF38C6" w:rsidRDefault="00F772B5" w:rsidP="00F772B5">
            <w:pPr>
              <w:pStyle w:val="CellBodyCentered"/>
              <w:rPr>
                <w:rFonts w:ascii="Arial Narrow" w:hAnsi="Arial Narrow" w:cs="Arial"/>
                <w:color w:val="auto"/>
                <w:sz w:val="16"/>
                <w:szCs w:val="16"/>
                <w:lang w:val="en-GB"/>
              </w:rPr>
            </w:pPr>
          </w:p>
          <w:p w14:paraId="58A9C4F1" w14:textId="77777777" w:rsidR="00F772B5" w:rsidRPr="00BF38C6" w:rsidRDefault="00F772B5" w:rsidP="00F772B5">
            <w:pPr>
              <w:pStyle w:val="CellBodyCentered"/>
              <w:rPr>
                <w:rFonts w:ascii="Arial Narrow" w:hAnsi="Arial Narrow" w:cs="Arial"/>
                <w:color w:val="auto"/>
                <w:sz w:val="16"/>
                <w:szCs w:val="16"/>
                <w:lang w:val="en-GB"/>
              </w:rPr>
            </w:pPr>
          </w:p>
          <w:p w14:paraId="03F52AA5" w14:textId="77777777" w:rsidR="00F772B5" w:rsidRPr="00BF38C6" w:rsidRDefault="00F772B5" w:rsidP="00F772B5">
            <w:pPr>
              <w:pStyle w:val="CellBodyCentered"/>
              <w:rPr>
                <w:rFonts w:ascii="Arial Narrow" w:hAnsi="Arial Narrow" w:cs="Arial"/>
                <w:color w:val="auto"/>
                <w:sz w:val="16"/>
                <w:szCs w:val="16"/>
                <w:lang w:val="en-GB"/>
              </w:rPr>
            </w:pPr>
          </w:p>
          <w:p w14:paraId="6F71AE4A" w14:textId="77777777" w:rsidR="00F772B5" w:rsidRPr="00BF38C6" w:rsidRDefault="00F772B5" w:rsidP="00F772B5">
            <w:pPr>
              <w:pStyle w:val="CellBodyCentered"/>
              <w:rPr>
                <w:rFonts w:ascii="Arial Narrow" w:hAnsi="Arial Narrow" w:cs="Arial"/>
                <w:color w:val="auto"/>
                <w:sz w:val="16"/>
                <w:szCs w:val="16"/>
                <w:lang w:val="en-GB"/>
              </w:rPr>
            </w:pPr>
          </w:p>
          <w:p w14:paraId="77384F7B" w14:textId="77777777" w:rsidR="00F772B5" w:rsidRPr="00BF38C6" w:rsidRDefault="00F772B5" w:rsidP="00F772B5">
            <w:pPr>
              <w:pStyle w:val="CellBodyCentered"/>
              <w:rPr>
                <w:rFonts w:ascii="Arial Narrow" w:hAnsi="Arial Narrow" w:cs="Arial"/>
                <w:color w:val="auto"/>
                <w:sz w:val="16"/>
                <w:szCs w:val="16"/>
                <w:lang w:val="en-GB"/>
              </w:rPr>
            </w:pPr>
          </w:p>
          <w:p w14:paraId="464E129A" w14:textId="77777777" w:rsidR="00F772B5" w:rsidRPr="00BF38C6" w:rsidRDefault="00F772B5" w:rsidP="00F772B5">
            <w:pPr>
              <w:pStyle w:val="CellBodyCentered"/>
              <w:rPr>
                <w:rFonts w:ascii="Arial Narrow" w:hAnsi="Arial Narrow" w:cs="Arial"/>
                <w:color w:val="auto"/>
                <w:sz w:val="16"/>
                <w:szCs w:val="16"/>
                <w:lang w:val="en-GB"/>
              </w:rPr>
            </w:pPr>
          </w:p>
          <w:p w14:paraId="3C2C6D98" w14:textId="77777777" w:rsidR="00F772B5" w:rsidRPr="00BF38C6" w:rsidRDefault="00F772B5" w:rsidP="00F772B5">
            <w:pPr>
              <w:pStyle w:val="CellBodyCentered"/>
              <w:rPr>
                <w:rFonts w:ascii="Arial Narrow" w:hAnsi="Arial Narrow" w:cs="Arial"/>
                <w:color w:val="auto"/>
                <w:sz w:val="16"/>
                <w:szCs w:val="16"/>
                <w:lang w:val="en-GB"/>
              </w:rPr>
            </w:pPr>
          </w:p>
          <w:p w14:paraId="0F753D48" w14:textId="77777777" w:rsidR="00F772B5" w:rsidRPr="00BF38C6" w:rsidRDefault="00F772B5" w:rsidP="00F772B5">
            <w:pPr>
              <w:pStyle w:val="CellBodyCentered"/>
              <w:rPr>
                <w:rFonts w:ascii="Arial Narrow" w:hAnsi="Arial Narrow" w:cs="Arial"/>
                <w:color w:val="auto"/>
                <w:sz w:val="16"/>
                <w:szCs w:val="16"/>
                <w:lang w:val="en-GB"/>
              </w:rPr>
            </w:pPr>
          </w:p>
          <w:p w14:paraId="1FBCBD90" w14:textId="77777777" w:rsidR="00F772B5" w:rsidRPr="00BF38C6" w:rsidRDefault="00F772B5" w:rsidP="00F772B5">
            <w:pPr>
              <w:pStyle w:val="CellBodyCentered"/>
              <w:rPr>
                <w:rFonts w:ascii="Arial Narrow" w:hAnsi="Arial Narrow" w:cs="Arial"/>
                <w:color w:val="auto"/>
                <w:sz w:val="16"/>
                <w:szCs w:val="16"/>
                <w:lang w:val="en-GB"/>
              </w:rPr>
            </w:pPr>
          </w:p>
          <w:p w14:paraId="26C0FEF4" w14:textId="77777777" w:rsidR="00F772B5" w:rsidRPr="00BF38C6" w:rsidRDefault="00F772B5" w:rsidP="00F772B5">
            <w:pPr>
              <w:pStyle w:val="CellBodyCentered"/>
              <w:rPr>
                <w:rFonts w:ascii="Arial Narrow" w:hAnsi="Arial Narrow" w:cs="Arial"/>
                <w:color w:val="auto"/>
                <w:sz w:val="16"/>
                <w:szCs w:val="16"/>
                <w:lang w:val="en-GB"/>
              </w:rPr>
            </w:pPr>
          </w:p>
          <w:p w14:paraId="55018E9C" w14:textId="77777777" w:rsidR="00F772B5" w:rsidRPr="00BF38C6" w:rsidRDefault="00F772B5" w:rsidP="00F772B5">
            <w:pPr>
              <w:pStyle w:val="CellBodyCentered"/>
              <w:rPr>
                <w:rFonts w:ascii="Arial Narrow" w:hAnsi="Arial Narrow" w:cs="Arial"/>
                <w:color w:val="auto"/>
                <w:sz w:val="16"/>
                <w:szCs w:val="16"/>
                <w:lang w:val="en-GB"/>
              </w:rPr>
            </w:pPr>
          </w:p>
          <w:p w14:paraId="37C8EAD0" w14:textId="77777777" w:rsidR="00F772B5" w:rsidRPr="00BF38C6" w:rsidRDefault="00F772B5" w:rsidP="00F772B5">
            <w:pPr>
              <w:pStyle w:val="CellBodyCentered"/>
              <w:rPr>
                <w:rFonts w:ascii="Arial Narrow" w:hAnsi="Arial Narrow" w:cs="Arial"/>
                <w:color w:val="auto"/>
                <w:sz w:val="16"/>
                <w:szCs w:val="16"/>
                <w:lang w:val="en-GB"/>
              </w:rPr>
            </w:pPr>
          </w:p>
          <w:p w14:paraId="31E4F5DF" w14:textId="77777777" w:rsidR="00F772B5" w:rsidRPr="00BF38C6" w:rsidRDefault="00F772B5" w:rsidP="00F772B5">
            <w:pPr>
              <w:pStyle w:val="CellBodyCentered"/>
              <w:rPr>
                <w:rFonts w:ascii="Arial Narrow" w:hAnsi="Arial Narrow" w:cs="Arial"/>
                <w:color w:val="auto"/>
                <w:sz w:val="16"/>
                <w:szCs w:val="16"/>
                <w:lang w:val="en-GB"/>
              </w:rPr>
            </w:pPr>
          </w:p>
          <w:p w14:paraId="37B92A5A" w14:textId="77777777" w:rsidR="00F772B5" w:rsidRPr="00BF38C6" w:rsidRDefault="00F772B5" w:rsidP="00F772B5">
            <w:pPr>
              <w:pStyle w:val="CellBodyCentered"/>
              <w:rPr>
                <w:rFonts w:ascii="Arial Narrow" w:hAnsi="Arial Narrow" w:cs="Arial"/>
                <w:color w:val="auto"/>
                <w:sz w:val="16"/>
                <w:szCs w:val="16"/>
                <w:lang w:val="en-GB"/>
              </w:rPr>
            </w:pPr>
          </w:p>
          <w:p w14:paraId="352E81DA" w14:textId="1FFA1211" w:rsidR="00F772B5" w:rsidRPr="00BF38C6" w:rsidRDefault="00F772B5" w:rsidP="00F772B5">
            <w:pPr>
              <w:pStyle w:val="CellBodyCentered"/>
              <w:jc w:val="left"/>
              <w:rPr>
                <w:rFonts w:ascii="Arial Narrow" w:hAnsi="Arial Narrow" w:cs="Arial"/>
                <w:color w:val="auto"/>
                <w:sz w:val="16"/>
                <w:szCs w:val="16"/>
                <w:lang w:val="en-GB"/>
              </w:rPr>
            </w:pPr>
          </w:p>
        </w:tc>
      </w:tr>
      <w:tr w:rsidR="00355016" w:rsidRPr="00A02FB8" w14:paraId="28876F43" w14:textId="77777777" w:rsidTr="002A7110">
        <w:trPr>
          <w:ins w:id="1868" w:author="Zhunisbayev, Olzhasbek [Bolashak Atyrau Limited]" w:date="2024-10-30T18:20:00Z"/>
        </w:trPr>
        <w:tc>
          <w:tcPr>
            <w:tcW w:w="3332" w:type="dxa"/>
            <w:tcBorders>
              <w:top w:val="single" w:sz="6" w:space="0" w:color="auto"/>
              <w:left w:val="single" w:sz="6" w:space="0" w:color="auto"/>
              <w:bottom w:val="single" w:sz="6" w:space="0" w:color="auto"/>
              <w:right w:val="single" w:sz="6" w:space="0" w:color="auto"/>
            </w:tcBorders>
          </w:tcPr>
          <w:p w14:paraId="74AA5966" w14:textId="77777777" w:rsidR="00355016" w:rsidRDefault="00355016" w:rsidP="00F772B5">
            <w:pPr>
              <w:pStyle w:val="CellBody"/>
              <w:rPr>
                <w:ins w:id="1869" w:author="Zhunisbayev, Olzhasbek [Bolashak Atyrau Limited]" w:date="2024-10-30T18:20:00Z" w16du:dateUtc="2024-10-30T13:20:00Z"/>
                <w:rFonts w:ascii="Arial Narrow" w:hAnsi="Arial Narrow"/>
                <w:color w:val="auto"/>
                <w:sz w:val="16"/>
                <w:szCs w:val="16"/>
                <w:u w:val="single"/>
              </w:rPr>
            </w:pPr>
          </w:p>
          <w:p w14:paraId="6398A9D0" w14:textId="77777777" w:rsidR="004E6D92" w:rsidRPr="00BF38C6" w:rsidRDefault="004E6D92" w:rsidP="004E6D92">
            <w:pPr>
              <w:pStyle w:val="CellBody"/>
              <w:rPr>
                <w:ins w:id="1870" w:author="Zhunisbayev, Olzhasbek [Bolashak Atyrau Limited]" w:date="2024-10-30T18:20:00Z" w16du:dateUtc="2024-10-30T13:20:00Z"/>
                <w:rFonts w:ascii="Arial Narrow" w:hAnsi="Arial Narrow" w:cs="Arial"/>
                <w:color w:val="auto"/>
                <w:sz w:val="16"/>
                <w:szCs w:val="16"/>
                <w:lang w:val="ru-RU"/>
              </w:rPr>
            </w:pPr>
            <w:ins w:id="1871" w:author="Zhunisbayev, Olzhasbek [Bolashak Atyrau Limited]" w:date="2024-10-30T18:20:00Z" w16du:dateUtc="2024-10-30T13:20:00Z">
              <w:r w:rsidRPr="00BF38C6">
                <w:rPr>
                  <w:rFonts w:ascii="Arial Narrow" w:hAnsi="Arial Narrow" w:cs="Arial"/>
                  <w:color w:val="auto"/>
                  <w:sz w:val="16"/>
                  <w:szCs w:val="16"/>
                  <w:lang w:val="en-GB"/>
                </w:rPr>
                <w:t>WE</w:t>
              </w:r>
              <w:r w:rsidRPr="00BF38C6">
                <w:rPr>
                  <w:rFonts w:ascii="Arial Narrow" w:hAnsi="Arial Narrow" w:cs="Arial"/>
                  <w:color w:val="auto"/>
                  <w:sz w:val="16"/>
                  <w:szCs w:val="16"/>
                  <w:lang w:val="ru-RU"/>
                </w:rPr>
                <w:t xml:space="preserve"> – ЛИВНЕВЫЙ СТОК</w:t>
              </w:r>
            </w:ins>
          </w:p>
          <w:p w14:paraId="6B3537D2" w14:textId="77777777" w:rsidR="00355016" w:rsidRDefault="00355016" w:rsidP="00F772B5">
            <w:pPr>
              <w:pStyle w:val="CellBody"/>
              <w:rPr>
                <w:ins w:id="1872" w:author="Zhunisbayev, Olzhasbek [Bolashak Atyrau Limited]" w:date="2024-10-30T18:20:00Z" w16du:dateUtc="2024-10-30T13:20:00Z"/>
                <w:rFonts w:ascii="Arial Narrow" w:hAnsi="Arial Narrow"/>
                <w:color w:val="auto"/>
                <w:sz w:val="16"/>
                <w:szCs w:val="16"/>
                <w:u w:val="single"/>
              </w:rPr>
            </w:pPr>
          </w:p>
          <w:p w14:paraId="4EABF480" w14:textId="77777777" w:rsidR="00355016" w:rsidRPr="00355016" w:rsidRDefault="00355016" w:rsidP="00F772B5">
            <w:pPr>
              <w:pStyle w:val="CellBody"/>
              <w:rPr>
                <w:ins w:id="1873" w:author="Zhunisbayev, Olzhasbek [Bolashak Atyrau Limited]" w:date="2024-10-30T18:20:00Z" w16du:dateUtc="2024-10-30T13:20:00Z"/>
                <w:rFonts w:ascii="Arial Narrow" w:hAnsi="Arial Narrow"/>
                <w:color w:val="auto"/>
                <w:sz w:val="16"/>
                <w:szCs w:val="16"/>
                <w:u w:val="single"/>
                <w:rPrChange w:id="1874" w:author="Zhunisbayev, Olzhasbek [Bolashak Atyrau Limited]" w:date="2024-10-30T18:20:00Z" w16du:dateUtc="2024-10-30T13:20:00Z">
                  <w:rPr>
                    <w:ins w:id="1875" w:author="Zhunisbayev, Olzhasbek [Bolashak Atyrau Limited]" w:date="2024-10-30T18:20:00Z" w16du:dateUtc="2024-10-30T13:20:00Z"/>
                    <w:rFonts w:ascii="Arial Narrow" w:hAnsi="Arial Narrow"/>
                    <w:color w:val="auto"/>
                    <w:sz w:val="16"/>
                    <w:szCs w:val="16"/>
                    <w:u w:val="single"/>
                    <w:lang w:val="ru-RU"/>
                  </w:rPr>
                </w:rPrChange>
              </w:rPr>
            </w:pPr>
          </w:p>
        </w:tc>
        <w:tc>
          <w:tcPr>
            <w:tcW w:w="720" w:type="dxa"/>
            <w:tcBorders>
              <w:top w:val="single" w:sz="6" w:space="0" w:color="auto"/>
              <w:left w:val="single" w:sz="6" w:space="0" w:color="auto"/>
              <w:bottom w:val="single" w:sz="6" w:space="0" w:color="auto"/>
              <w:right w:val="single" w:sz="6" w:space="0" w:color="auto"/>
            </w:tcBorders>
          </w:tcPr>
          <w:p w14:paraId="0133656E" w14:textId="77777777" w:rsidR="00355016" w:rsidRDefault="00355016" w:rsidP="00F772B5">
            <w:pPr>
              <w:pStyle w:val="CellBodyCentered"/>
              <w:rPr>
                <w:ins w:id="1876" w:author="Zhunisbayev, Olzhasbek [Bolashak Atyrau Limited]" w:date="2024-10-30T18:20:00Z" w16du:dateUtc="2024-10-30T13:20:00Z"/>
                <w:rFonts w:ascii="Arial Narrow" w:hAnsi="Arial Narrow"/>
                <w:b/>
                <w:color w:val="auto"/>
                <w:sz w:val="16"/>
                <w:szCs w:val="16"/>
              </w:rPr>
            </w:pPr>
          </w:p>
          <w:p w14:paraId="35CFABE4" w14:textId="049ED458" w:rsidR="00355016" w:rsidRPr="00355016" w:rsidRDefault="00355016" w:rsidP="00F772B5">
            <w:pPr>
              <w:pStyle w:val="CellBodyCentered"/>
              <w:rPr>
                <w:ins w:id="1877" w:author="Zhunisbayev, Olzhasbek [Bolashak Atyrau Limited]" w:date="2024-10-30T18:20:00Z" w16du:dateUtc="2024-10-30T13:20:00Z"/>
                <w:rFonts w:ascii="Arial Narrow" w:hAnsi="Arial Narrow"/>
                <w:b/>
                <w:color w:val="auto"/>
                <w:sz w:val="16"/>
                <w:szCs w:val="16"/>
                <w:rPrChange w:id="1878" w:author="Zhunisbayev, Olzhasbek [Bolashak Atyrau Limited]" w:date="2024-10-30T18:20:00Z" w16du:dateUtc="2024-10-30T13:20:00Z">
                  <w:rPr>
                    <w:ins w:id="1879" w:author="Zhunisbayev, Olzhasbek [Bolashak Atyrau Limited]" w:date="2024-10-30T18:20:00Z" w16du:dateUtc="2024-10-30T13:20:00Z"/>
                    <w:rFonts w:ascii="Arial Narrow" w:hAnsi="Arial Narrow"/>
                    <w:b/>
                    <w:color w:val="auto"/>
                    <w:sz w:val="16"/>
                    <w:szCs w:val="16"/>
                    <w:lang w:val="ru-RU"/>
                  </w:rPr>
                </w:rPrChange>
              </w:rPr>
            </w:pPr>
            <w:ins w:id="1880" w:author="Zhunisbayev, Olzhasbek [Bolashak Atyrau Limited]" w:date="2024-10-30T18:20:00Z" w16du:dateUtc="2024-10-30T13:20:00Z">
              <w:r>
                <w:rPr>
                  <w:rFonts w:ascii="Arial Narrow" w:hAnsi="Arial Narrow"/>
                  <w:b/>
                  <w:color w:val="auto"/>
                  <w:sz w:val="16"/>
                  <w:szCs w:val="16"/>
                </w:rPr>
                <w:t>300K</w:t>
              </w:r>
              <w:r w:rsidR="004E6D92">
                <w:rPr>
                  <w:rFonts w:ascii="Arial Narrow" w:hAnsi="Arial Narrow"/>
                  <w:b/>
                  <w:color w:val="auto"/>
                  <w:sz w:val="16"/>
                  <w:szCs w:val="16"/>
                </w:rPr>
                <w:t>23</w:t>
              </w:r>
            </w:ins>
          </w:p>
        </w:tc>
        <w:tc>
          <w:tcPr>
            <w:tcW w:w="720" w:type="dxa"/>
            <w:tcBorders>
              <w:top w:val="single" w:sz="6" w:space="0" w:color="auto"/>
              <w:left w:val="single" w:sz="6" w:space="0" w:color="auto"/>
              <w:bottom w:val="single" w:sz="6" w:space="0" w:color="auto"/>
              <w:right w:val="single" w:sz="6" w:space="0" w:color="auto"/>
            </w:tcBorders>
          </w:tcPr>
          <w:p w14:paraId="65C28ED1" w14:textId="77777777" w:rsidR="00355016" w:rsidRDefault="00355016" w:rsidP="00F772B5">
            <w:pPr>
              <w:pStyle w:val="CellBodyCentered"/>
              <w:rPr>
                <w:ins w:id="1881" w:author="Zhunisbayev, Olzhasbek [Bolashak Atyrau Limited]" w:date="2024-10-30T18:21:00Z" w16du:dateUtc="2024-10-30T13:21:00Z"/>
                <w:rFonts w:ascii="Arial Narrow" w:hAnsi="Arial Narrow"/>
                <w:color w:val="auto"/>
                <w:sz w:val="16"/>
                <w:szCs w:val="16"/>
              </w:rPr>
            </w:pPr>
          </w:p>
          <w:p w14:paraId="7B02180D" w14:textId="77EDD12B" w:rsidR="004E6D92" w:rsidRPr="00BF38C6" w:rsidRDefault="004E6D92" w:rsidP="00F772B5">
            <w:pPr>
              <w:pStyle w:val="CellBodyCentered"/>
              <w:rPr>
                <w:ins w:id="1882" w:author="Zhunisbayev, Olzhasbek [Bolashak Atyrau Limited]" w:date="2024-10-30T18:20:00Z" w16du:dateUtc="2024-10-30T13:20:00Z"/>
                <w:rFonts w:ascii="Arial Narrow" w:hAnsi="Arial Narrow"/>
                <w:color w:val="auto"/>
                <w:sz w:val="16"/>
                <w:szCs w:val="16"/>
              </w:rPr>
            </w:pPr>
            <w:ins w:id="1883" w:author="Zhunisbayev, Olzhasbek [Bolashak Atyrau Limited]" w:date="2024-10-30T18:21:00Z" w16du:dateUtc="2024-10-30T13:21:00Z">
              <w:r>
                <w:rPr>
                  <w:rFonts w:ascii="Arial Narrow" w:hAnsi="Arial Narrow"/>
                  <w:color w:val="auto"/>
                  <w:sz w:val="16"/>
                  <w:szCs w:val="16"/>
                </w:rPr>
                <w:t>6.0</w:t>
              </w:r>
            </w:ins>
          </w:p>
        </w:tc>
        <w:tc>
          <w:tcPr>
            <w:tcW w:w="900" w:type="dxa"/>
            <w:tcBorders>
              <w:top w:val="single" w:sz="6" w:space="0" w:color="auto"/>
              <w:left w:val="single" w:sz="6" w:space="0" w:color="auto"/>
              <w:bottom w:val="single" w:sz="6" w:space="0" w:color="auto"/>
              <w:right w:val="single" w:sz="6" w:space="0" w:color="auto"/>
            </w:tcBorders>
          </w:tcPr>
          <w:p w14:paraId="40361ADA" w14:textId="77777777" w:rsidR="00355016" w:rsidRDefault="00355016" w:rsidP="00F772B5">
            <w:pPr>
              <w:pStyle w:val="CellBodyCentered"/>
              <w:rPr>
                <w:ins w:id="1884" w:author="Zhunisbayev, Olzhasbek [Bolashak Atyrau Limited]" w:date="2024-10-30T18:21:00Z" w16du:dateUtc="2024-10-30T13:21:00Z"/>
                <w:rFonts w:ascii="Arial Narrow" w:hAnsi="Arial Narrow"/>
                <w:color w:val="auto"/>
                <w:sz w:val="16"/>
                <w:szCs w:val="16"/>
              </w:rPr>
            </w:pPr>
          </w:p>
          <w:p w14:paraId="60C4DF9F" w14:textId="77777777" w:rsidR="004E6D92" w:rsidRPr="00BF38C6" w:rsidRDefault="004E6D92" w:rsidP="004E6D92">
            <w:pPr>
              <w:pStyle w:val="CellBodyCentered"/>
              <w:rPr>
                <w:ins w:id="1885" w:author="Zhunisbayev, Olzhasbek [Bolashak Atyrau Limited]" w:date="2024-10-30T18:21:00Z" w16du:dateUtc="2024-10-30T13:21:00Z"/>
                <w:rFonts w:ascii="Arial Narrow" w:hAnsi="Arial Narrow"/>
                <w:color w:val="auto"/>
                <w:sz w:val="16"/>
                <w:szCs w:val="16"/>
                <w:lang w:val="ru-RU"/>
              </w:rPr>
            </w:pPr>
            <w:ins w:id="1886" w:author="Zhunisbayev, Olzhasbek [Bolashak Atyrau Limited]" w:date="2024-10-30T18:21:00Z" w16du:dateUtc="2024-10-30T13:21:00Z">
              <w:r>
                <w:rPr>
                  <w:rFonts w:ascii="Arial Narrow" w:hAnsi="Arial Narrow" w:cs="Arial"/>
                  <w:color w:val="auto"/>
                  <w:sz w:val="16"/>
                  <w:szCs w:val="16"/>
                </w:rPr>
                <w:t>LTCS</w:t>
              </w:r>
            </w:ins>
          </w:p>
          <w:p w14:paraId="7BC3D3F7" w14:textId="77777777" w:rsidR="004E6D92" w:rsidRPr="00BF38C6" w:rsidRDefault="004E6D92" w:rsidP="004E6D92">
            <w:pPr>
              <w:pStyle w:val="CellBodyCentered"/>
              <w:rPr>
                <w:ins w:id="1887" w:author="Zhunisbayev, Olzhasbek [Bolashak Atyrau Limited]" w:date="2024-10-30T18:21:00Z" w16du:dateUtc="2024-10-30T13:21:00Z"/>
                <w:rFonts w:ascii="Arial Narrow" w:hAnsi="Arial Narrow" w:cs="Arial"/>
                <w:color w:val="auto"/>
                <w:sz w:val="16"/>
                <w:szCs w:val="16"/>
                <w:lang w:val="ru-RU"/>
              </w:rPr>
            </w:pPr>
            <w:ins w:id="1888" w:author="Zhunisbayev, Olzhasbek [Bolashak Atyrau Limited]" w:date="2024-10-30T18:21:00Z" w16du:dateUtc="2024-10-30T13:21:00Z">
              <w:r w:rsidRPr="00BF38C6">
                <w:rPr>
                  <w:rFonts w:ascii="Arial Narrow" w:hAnsi="Arial Narrow" w:cs="Arial"/>
                  <w:color w:val="auto"/>
                  <w:sz w:val="16"/>
                  <w:szCs w:val="16"/>
                  <w:lang w:val="ru-RU"/>
                </w:rPr>
                <w:t>Прим 1</w:t>
              </w:r>
            </w:ins>
          </w:p>
          <w:p w14:paraId="1A619CD7" w14:textId="77777777" w:rsidR="004E6D92" w:rsidRPr="004E6D92" w:rsidRDefault="004E6D92" w:rsidP="00F772B5">
            <w:pPr>
              <w:pStyle w:val="CellBodyCentered"/>
              <w:rPr>
                <w:ins w:id="1889" w:author="Zhunisbayev, Olzhasbek [Bolashak Atyrau Limited]" w:date="2024-10-30T18:20:00Z" w16du:dateUtc="2024-10-30T13:20:00Z"/>
                <w:rFonts w:ascii="Arial Narrow" w:hAnsi="Arial Narrow"/>
                <w:color w:val="auto"/>
                <w:sz w:val="16"/>
                <w:szCs w:val="16"/>
                <w:rPrChange w:id="1890" w:author="Zhunisbayev, Olzhasbek [Bolashak Atyrau Limited]" w:date="2024-10-30T18:21:00Z" w16du:dateUtc="2024-10-30T13:21:00Z">
                  <w:rPr>
                    <w:ins w:id="1891" w:author="Zhunisbayev, Olzhasbek [Bolashak Atyrau Limited]" w:date="2024-10-30T18:20:00Z" w16du:dateUtc="2024-10-30T13:20:00Z"/>
                    <w:rFonts w:ascii="Arial Narrow" w:hAnsi="Arial Narrow"/>
                    <w:color w:val="auto"/>
                    <w:sz w:val="16"/>
                    <w:szCs w:val="16"/>
                    <w:lang w:val="ru-RU"/>
                  </w:rPr>
                </w:rPrChange>
              </w:rPr>
            </w:pPr>
          </w:p>
        </w:tc>
        <w:tc>
          <w:tcPr>
            <w:tcW w:w="810" w:type="dxa"/>
            <w:tcBorders>
              <w:top w:val="single" w:sz="6" w:space="0" w:color="auto"/>
              <w:left w:val="single" w:sz="6" w:space="0" w:color="auto"/>
              <w:bottom w:val="single" w:sz="6" w:space="0" w:color="auto"/>
              <w:right w:val="single" w:sz="6" w:space="0" w:color="auto"/>
            </w:tcBorders>
          </w:tcPr>
          <w:p w14:paraId="27B28817" w14:textId="77777777" w:rsidR="00355016" w:rsidRDefault="00355016" w:rsidP="00F772B5">
            <w:pPr>
              <w:pStyle w:val="CellBodyCentered"/>
              <w:rPr>
                <w:ins w:id="1892" w:author="Zhunisbayev, Olzhasbek [Bolashak Atyrau Limited]" w:date="2024-10-30T18:21:00Z" w16du:dateUtc="2024-10-30T13:21:00Z"/>
                <w:rFonts w:ascii="Arial Narrow" w:hAnsi="Arial Narrow"/>
                <w:color w:val="auto"/>
                <w:sz w:val="16"/>
                <w:szCs w:val="16"/>
              </w:rPr>
            </w:pPr>
          </w:p>
          <w:p w14:paraId="772780BB" w14:textId="77777777" w:rsidR="004E6D92" w:rsidRDefault="004E6D92" w:rsidP="004E6D92">
            <w:pPr>
              <w:pStyle w:val="CellBodyCentered"/>
              <w:rPr>
                <w:ins w:id="1893" w:author="Zhunisbayev, Olzhasbek [Bolashak Atyrau Limited]" w:date="2024-10-30T18:21:00Z" w16du:dateUtc="2024-10-30T13:21:00Z"/>
                <w:rFonts w:ascii="Arial Narrow" w:hAnsi="Arial Narrow"/>
                <w:color w:val="auto"/>
                <w:sz w:val="16"/>
                <w:szCs w:val="16"/>
              </w:rPr>
            </w:pPr>
            <w:ins w:id="1894" w:author="Zhunisbayev, Olzhasbek [Bolashak Atyrau Limited]" w:date="2024-10-30T18:21:00Z" w16du:dateUtc="2024-10-30T13:21:00Z">
              <w:r w:rsidRPr="00BF38C6">
                <w:rPr>
                  <w:rFonts w:ascii="Arial Narrow" w:hAnsi="Arial Narrow"/>
                  <w:color w:val="auto"/>
                  <w:sz w:val="16"/>
                  <w:szCs w:val="16"/>
                  <w:lang w:val="ru-RU"/>
                </w:rPr>
                <w:t xml:space="preserve">КЛАСС </w:t>
              </w:r>
            </w:ins>
          </w:p>
          <w:p w14:paraId="418278A6" w14:textId="77777777" w:rsidR="004E6D92" w:rsidRPr="00BF38C6" w:rsidRDefault="004E6D92" w:rsidP="004E6D92">
            <w:pPr>
              <w:pStyle w:val="CellBodyCentered"/>
              <w:rPr>
                <w:ins w:id="1895" w:author="Zhunisbayev, Olzhasbek [Bolashak Atyrau Limited]" w:date="2024-10-30T18:21:00Z" w16du:dateUtc="2024-10-30T13:21:00Z"/>
                <w:rFonts w:ascii="Arial Narrow" w:hAnsi="Arial Narrow" w:cs="Arial"/>
                <w:color w:val="auto"/>
                <w:sz w:val="16"/>
                <w:szCs w:val="16"/>
                <w:lang w:val="ru-RU"/>
              </w:rPr>
            </w:pPr>
            <w:ins w:id="1896" w:author="Zhunisbayev, Olzhasbek [Bolashak Atyrau Limited]" w:date="2024-10-30T18:21:00Z" w16du:dateUtc="2024-10-30T13:21:00Z">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ins>
          </w:p>
          <w:p w14:paraId="2DCAB029" w14:textId="77777777" w:rsidR="004E6D92" w:rsidRPr="00BF38C6" w:rsidRDefault="004E6D92" w:rsidP="00F772B5">
            <w:pPr>
              <w:pStyle w:val="CellBodyCentered"/>
              <w:rPr>
                <w:ins w:id="1897" w:author="Zhunisbayev, Olzhasbek [Bolashak Atyrau Limited]" w:date="2024-10-30T18:20:00Z" w16du:dateUtc="2024-10-30T13:20:00Z"/>
                <w:rFonts w:ascii="Arial Narrow" w:hAnsi="Arial Narrow"/>
                <w:color w:val="auto"/>
                <w:sz w:val="16"/>
                <w:szCs w:val="16"/>
              </w:rPr>
            </w:pPr>
          </w:p>
        </w:tc>
        <w:tc>
          <w:tcPr>
            <w:tcW w:w="709" w:type="dxa"/>
            <w:tcBorders>
              <w:top w:val="single" w:sz="6" w:space="0" w:color="auto"/>
              <w:left w:val="single" w:sz="6" w:space="0" w:color="auto"/>
              <w:bottom w:val="single" w:sz="6" w:space="0" w:color="auto"/>
              <w:right w:val="single" w:sz="6" w:space="0" w:color="auto"/>
            </w:tcBorders>
          </w:tcPr>
          <w:p w14:paraId="165558FA" w14:textId="77777777" w:rsidR="00355016" w:rsidRDefault="00355016" w:rsidP="00F772B5">
            <w:pPr>
              <w:pStyle w:val="CellBodyCentered"/>
              <w:rPr>
                <w:ins w:id="1898" w:author="Zhunisbayev, Olzhasbek [Bolashak Atyrau Limited]" w:date="2024-10-30T18:21:00Z" w16du:dateUtc="2024-10-30T13:21:00Z"/>
                <w:rFonts w:ascii="Arial Narrow" w:hAnsi="Arial Narrow"/>
                <w:color w:val="auto"/>
                <w:sz w:val="16"/>
                <w:szCs w:val="16"/>
              </w:rPr>
            </w:pPr>
          </w:p>
          <w:p w14:paraId="53D4D662" w14:textId="6F3139A3" w:rsidR="004E6D92" w:rsidRPr="004E6D92" w:rsidRDefault="004E6D92" w:rsidP="00F772B5">
            <w:pPr>
              <w:pStyle w:val="CellBodyCentered"/>
              <w:rPr>
                <w:ins w:id="1899" w:author="Zhunisbayev, Olzhasbek [Bolashak Atyrau Limited]" w:date="2024-10-30T18:20:00Z" w16du:dateUtc="2024-10-30T13:20:00Z"/>
                <w:rFonts w:ascii="Arial Narrow" w:hAnsi="Arial Narrow"/>
                <w:color w:val="auto"/>
                <w:sz w:val="16"/>
                <w:szCs w:val="16"/>
                <w:rPrChange w:id="1900" w:author="Zhunisbayev, Olzhasbek [Bolashak Atyrau Limited]" w:date="2024-10-30T18:21:00Z" w16du:dateUtc="2024-10-30T13:21:00Z">
                  <w:rPr>
                    <w:ins w:id="1901" w:author="Zhunisbayev, Olzhasbek [Bolashak Atyrau Limited]" w:date="2024-10-30T18:20:00Z" w16du:dateUtc="2024-10-30T13:20:00Z"/>
                    <w:rFonts w:ascii="Arial Narrow" w:hAnsi="Arial Narrow"/>
                    <w:color w:val="auto"/>
                    <w:sz w:val="16"/>
                    <w:szCs w:val="16"/>
                    <w:lang w:val="ru-RU"/>
                  </w:rPr>
                </w:rPrChange>
              </w:rPr>
            </w:pPr>
            <w:ins w:id="1902" w:author="Zhunisbayev, Olzhasbek [Bolashak Atyrau Limited]" w:date="2024-10-30T18:21:00Z" w16du:dateUtc="2024-10-30T13:21:00Z">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w:t>
              </w:r>
              <w:r>
                <w:rPr>
                  <w:rFonts w:ascii="Arial Narrow" w:hAnsi="Arial Narrow" w:cs="Arial"/>
                  <w:color w:val="auto"/>
                  <w:sz w:val="16"/>
                  <w:szCs w:val="16"/>
                  <w:lang w:val="en-GB"/>
                </w:rPr>
                <w:t>200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sym w:font="Symbol" w:char="F0B0"/>
              </w:r>
              <w:r w:rsidRPr="00BF38C6">
                <w:rPr>
                  <w:rFonts w:ascii="Arial Narrow" w:hAnsi="Arial Narrow" w:cs="Arial"/>
                  <w:color w:val="auto"/>
                  <w:sz w:val="16"/>
                  <w:szCs w:val="16"/>
                  <w:lang w:val="en-GB"/>
                </w:rPr>
                <w:t>C</w:t>
              </w:r>
            </w:ins>
          </w:p>
        </w:tc>
        <w:tc>
          <w:tcPr>
            <w:tcW w:w="1951" w:type="dxa"/>
            <w:tcBorders>
              <w:top w:val="single" w:sz="6" w:space="0" w:color="auto"/>
              <w:left w:val="single" w:sz="6" w:space="0" w:color="auto"/>
              <w:bottom w:val="single" w:sz="6" w:space="0" w:color="auto"/>
              <w:right w:val="single" w:sz="6" w:space="0" w:color="auto"/>
            </w:tcBorders>
          </w:tcPr>
          <w:p w14:paraId="4CD788D6" w14:textId="77777777" w:rsidR="00355016" w:rsidRPr="00137754" w:rsidRDefault="00355016" w:rsidP="00F772B5">
            <w:pPr>
              <w:pStyle w:val="CellBody"/>
              <w:rPr>
                <w:ins w:id="1903" w:author="Zhunisbayev, Olzhasbek [Bolashak Atyrau Limited]" w:date="2024-10-30T18:21:00Z" w16du:dateUtc="2024-10-30T13:21:00Z"/>
                <w:rFonts w:ascii="Arial Narrow" w:hAnsi="Arial Narrow" w:cs="Arial"/>
                <w:color w:val="auto"/>
                <w:sz w:val="16"/>
                <w:szCs w:val="16"/>
                <w:u w:val="single"/>
                <w:lang w:val="ru-RU"/>
              </w:rPr>
            </w:pPr>
          </w:p>
          <w:p w14:paraId="390E1CE4" w14:textId="77777777" w:rsidR="00A02FB8" w:rsidRPr="00BF38C6" w:rsidRDefault="00A02FB8" w:rsidP="00A02FB8">
            <w:pPr>
              <w:pStyle w:val="CellBody"/>
              <w:rPr>
                <w:ins w:id="1904" w:author="Zhunisbayev, Olzhasbek [Bolashak Atyrau Limited]" w:date="2024-10-30T18:21:00Z" w16du:dateUtc="2024-10-30T13:21:00Z"/>
                <w:rFonts w:ascii="Arial Narrow" w:hAnsi="Arial Narrow" w:cs="Arial"/>
                <w:color w:val="auto"/>
                <w:sz w:val="16"/>
                <w:szCs w:val="16"/>
                <w:u w:val="single"/>
                <w:lang w:val="ru-RU"/>
              </w:rPr>
            </w:pPr>
            <w:ins w:id="1905" w:author="Zhunisbayev, Olzhasbek [Bolashak Atyrau Limited]" w:date="2024-10-30T18:21:00Z" w16du:dateUtc="2024-10-30T13:21:00Z">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ins>
          </w:p>
          <w:p w14:paraId="6D771DEF" w14:textId="77777777" w:rsidR="00A02FB8" w:rsidRPr="00BF38C6" w:rsidRDefault="00A02FB8" w:rsidP="00A02FB8">
            <w:pPr>
              <w:spacing w:before="0" w:line="240" w:lineRule="auto"/>
              <w:ind w:left="0"/>
              <w:rPr>
                <w:ins w:id="1906" w:author="Zhunisbayev, Olzhasbek [Bolashak Atyrau Limited]" w:date="2024-10-30T18:21:00Z" w16du:dateUtc="2024-10-30T13:21:00Z"/>
                <w:rFonts w:ascii="Arial Narrow" w:hAnsi="Arial Narrow" w:cs="Arial"/>
                <w:color w:val="auto"/>
                <w:sz w:val="16"/>
                <w:szCs w:val="16"/>
                <w:lang w:val="ru-RU"/>
              </w:rPr>
            </w:pPr>
            <w:ins w:id="1907" w:author="Zhunisbayev, Olzhasbek [Bolashak Atyrau Limited]" w:date="2024-10-30T18:21:00Z" w16du:dateUtc="2024-10-30T13:21:00Z">
              <w:r w:rsidRPr="00BF38C6">
                <w:rPr>
                  <w:rFonts w:ascii="Arial Narrow" w:hAnsi="Arial Narrow"/>
                  <w:color w:val="auto"/>
                  <w:sz w:val="16"/>
                  <w:szCs w:val="16"/>
                  <w:lang w:val="ru-RU"/>
                </w:rPr>
                <w:t>-40 до 38 °C = 51,1 бар (изб.)</w:t>
              </w:r>
            </w:ins>
          </w:p>
          <w:p w14:paraId="0DC44221" w14:textId="77777777" w:rsidR="00A02FB8" w:rsidRPr="00BF38C6" w:rsidRDefault="00A02FB8" w:rsidP="00A02FB8">
            <w:pPr>
              <w:spacing w:before="0" w:line="240" w:lineRule="auto"/>
              <w:ind w:left="0"/>
              <w:rPr>
                <w:ins w:id="1908" w:author="Zhunisbayev, Olzhasbek [Bolashak Atyrau Limited]" w:date="2024-10-30T18:21:00Z" w16du:dateUtc="2024-10-30T13:21:00Z"/>
                <w:rFonts w:ascii="Arial Narrow" w:hAnsi="Arial Narrow" w:cs="Arial"/>
                <w:color w:val="auto"/>
                <w:sz w:val="16"/>
                <w:szCs w:val="16"/>
                <w:lang w:val="ru-RU"/>
              </w:rPr>
            </w:pPr>
            <w:ins w:id="1909" w:author="Zhunisbayev, Olzhasbek [Bolashak Atyrau Limited]" w:date="2024-10-30T18:21:00Z" w16du:dateUtc="2024-10-30T13:21:00Z">
              <w:r w:rsidRPr="00BF38C6">
                <w:rPr>
                  <w:rFonts w:ascii="Arial Narrow" w:hAnsi="Arial Narrow"/>
                  <w:color w:val="auto"/>
                  <w:sz w:val="16"/>
                  <w:szCs w:val="16"/>
                  <w:lang w:val="ru-RU"/>
                </w:rPr>
                <w:t>50 °C = 50,1 бар (изб.)</w:t>
              </w:r>
            </w:ins>
          </w:p>
          <w:p w14:paraId="3D299978" w14:textId="77777777" w:rsidR="00A02FB8" w:rsidRPr="00BF38C6" w:rsidRDefault="00A02FB8" w:rsidP="00A02FB8">
            <w:pPr>
              <w:spacing w:before="0" w:line="240" w:lineRule="auto"/>
              <w:ind w:left="0"/>
              <w:rPr>
                <w:ins w:id="1910" w:author="Zhunisbayev, Olzhasbek [Bolashak Atyrau Limited]" w:date="2024-10-30T18:21:00Z" w16du:dateUtc="2024-10-30T13:21:00Z"/>
                <w:rFonts w:ascii="Arial Narrow" w:hAnsi="Arial Narrow" w:cs="Arial"/>
                <w:color w:val="auto"/>
                <w:sz w:val="16"/>
                <w:szCs w:val="16"/>
                <w:lang w:val="ru-RU"/>
              </w:rPr>
            </w:pPr>
            <w:ins w:id="1911" w:author="Zhunisbayev, Olzhasbek [Bolashak Atyrau Limited]" w:date="2024-10-30T18:21:00Z" w16du:dateUtc="2024-10-30T13:21:00Z">
              <w:r w:rsidRPr="00BF38C6">
                <w:rPr>
                  <w:rFonts w:ascii="Arial Narrow" w:hAnsi="Arial Narrow"/>
                  <w:color w:val="auto"/>
                  <w:sz w:val="16"/>
                  <w:szCs w:val="16"/>
                  <w:lang w:val="ru-RU"/>
                </w:rPr>
                <w:t>100 °C = 46,6 бар (изб.)</w:t>
              </w:r>
            </w:ins>
          </w:p>
          <w:p w14:paraId="7FF1743F" w14:textId="77777777" w:rsidR="00A02FB8" w:rsidRPr="00BF38C6" w:rsidRDefault="00A02FB8" w:rsidP="00A02FB8">
            <w:pPr>
              <w:spacing w:before="0" w:line="240" w:lineRule="auto"/>
              <w:ind w:left="0"/>
              <w:rPr>
                <w:ins w:id="1912" w:author="Zhunisbayev, Olzhasbek [Bolashak Atyrau Limited]" w:date="2024-10-30T18:21:00Z" w16du:dateUtc="2024-10-30T13:21:00Z"/>
                <w:rFonts w:ascii="Arial Narrow" w:hAnsi="Arial Narrow" w:cs="Arial"/>
                <w:color w:val="auto"/>
                <w:sz w:val="16"/>
                <w:szCs w:val="16"/>
                <w:lang w:val="ru-RU"/>
              </w:rPr>
            </w:pPr>
            <w:ins w:id="1913" w:author="Zhunisbayev, Olzhasbek [Bolashak Atyrau Limited]" w:date="2024-10-30T18:21:00Z" w16du:dateUtc="2024-10-30T13:21:00Z">
              <w:r w:rsidRPr="00BF38C6">
                <w:rPr>
                  <w:rFonts w:ascii="Arial Narrow" w:hAnsi="Arial Narrow"/>
                  <w:color w:val="auto"/>
                  <w:sz w:val="16"/>
                  <w:szCs w:val="16"/>
                  <w:lang w:val="ru-RU"/>
                </w:rPr>
                <w:t>150 °C = 45,1 бар (изб.)</w:t>
              </w:r>
            </w:ins>
          </w:p>
          <w:p w14:paraId="6D05850D" w14:textId="77777777" w:rsidR="00A02FB8" w:rsidRPr="00BF38C6" w:rsidRDefault="00A02FB8" w:rsidP="00A02FB8">
            <w:pPr>
              <w:pStyle w:val="CellBody"/>
              <w:rPr>
                <w:ins w:id="1914" w:author="Zhunisbayev, Olzhasbek [Bolashak Atyrau Limited]" w:date="2024-10-30T18:21:00Z" w16du:dateUtc="2024-10-30T13:21:00Z"/>
                <w:rFonts w:ascii="Arial Narrow" w:hAnsi="Arial Narrow" w:cs="Arial"/>
                <w:color w:val="auto"/>
                <w:sz w:val="16"/>
                <w:szCs w:val="16"/>
                <w:lang w:val="ru-RU"/>
              </w:rPr>
            </w:pPr>
            <w:ins w:id="1915" w:author="Zhunisbayev, Olzhasbek [Bolashak Atyrau Limited]" w:date="2024-10-30T18:21:00Z" w16du:dateUtc="2024-10-30T13:21:00Z">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43,8 </w:t>
              </w:r>
              <w:r w:rsidRPr="00BF38C6">
                <w:rPr>
                  <w:rFonts w:ascii="Arial Narrow" w:hAnsi="Arial Narrow"/>
                  <w:color w:val="auto"/>
                  <w:sz w:val="16"/>
                  <w:szCs w:val="16"/>
                  <w:lang w:val="ru-RU"/>
                </w:rPr>
                <w:t>бар (изб.)</w:t>
              </w:r>
            </w:ins>
          </w:p>
          <w:p w14:paraId="27313E00" w14:textId="77777777" w:rsidR="00A02FB8" w:rsidRPr="00A02FB8" w:rsidRDefault="00A02FB8" w:rsidP="00F772B5">
            <w:pPr>
              <w:pStyle w:val="CellBody"/>
              <w:rPr>
                <w:ins w:id="1916" w:author="Zhunisbayev, Olzhasbek [Bolashak Atyrau Limited]" w:date="2024-10-30T18:20:00Z" w16du:dateUtc="2024-10-30T13:20:00Z"/>
                <w:rFonts w:ascii="Arial Narrow" w:hAnsi="Arial Narrow" w:cs="Arial"/>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15E6D5DB" w14:textId="77777777" w:rsidR="00355016" w:rsidRPr="00137754" w:rsidRDefault="00355016" w:rsidP="00F772B5">
            <w:pPr>
              <w:pStyle w:val="CellBodyCentered"/>
              <w:rPr>
                <w:ins w:id="1917" w:author="Zhunisbayev, Olzhasbek [Bolashak Atyrau Limited]" w:date="2024-10-30T18:21:00Z" w16du:dateUtc="2024-10-30T13:21:00Z"/>
                <w:rFonts w:ascii="Arial Narrow" w:hAnsi="Arial Narrow" w:cs="Arial"/>
                <w:color w:val="auto"/>
                <w:sz w:val="16"/>
                <w:szCs w:val="16"/>
                <w:lang w:val="ru-RU"/>
              </w:rPr>
            </w:pPr>
          </w:p>
          <w:p w14:paraId="27245C05" w14:textId="7A2B1946" w:rsidR="00A02FB8" w:rsidRPr="00A02FB8" w:rsidRDefault="00A02FB8" w:rsidP="00F772B5">
            <w:pPr>
              <w:pStyle w:val="CellBodyCentered"/>
              <w:rPr>
                <w:ins w:id="1918" w:author="Zhunisbayev, Olzhasbek [Bolashak Atyrau Limited]" w:date="2024-10-30T18:20:00Z" w16du:dateUtc="2024-10-30T13:20:00Z"/>
                <w:rFonts w:ascii="Arial Narrow" w:hAnsi="Arial Narrow" w:cs="Arial"/>
                <w:color w:val="auto"/>
                <w:sz w:val="16"/>
                <w:szCs w:val="16"/>
                <w:rPrChange w:id="1919" w:author="Zhunisbayev, Olzhasbek [Bolashak Atyrau Limited]" w:date="2024-10-30T18:21:00Z" w16du:dateUtc="2024-10-30T13:21:00Z">
                  <w:rPr>
                    <w:ins w:id="1920" w:author="Zhunisbayev, Olzhasbek [Bolashak Atyrau Limited]" w:date="2024-10-30T18:20:00Z" w16du:dateUtc="2024-10-30T13:20:00Z"/>
                    <w:rFonts w:ascii="Arial Narrow" w:hAnsi="Arial Narrow" w:cs="Arial"/>
                    <w:color w:val="auto"/>
                    <w:sz w:val="16"/>
                    <w:szCs w:val="16"/>
                    <w:lang w:val="ru-RU"/>
                  </w:rPr>
                </w:rPrChange>
              </w:rPr>
            </w:pPr>
            <w:ins w:id="1921" w:author="Zhunisbayev, Olzhasbek [Bolashak Atyrau Limited]" w:date="2024-10-30T18:21:00Z" w16du:dateUtc="2024-10-30T13:21:00Z">
              <w:r w:rsidRPr="00BF38C6">
                <w:rPr>
                  <w:rFonts w:ascii="Arial Narrow" w:hAnsi="Arial Narrow" w:cs="Arial"/>
                  <w:color w:val="auto"/>
                  <w:sz w:val="16"/>
                  <w:szCs w:val="16"/>
                  <w:lang w:val="ru-RU"/>
                </w:rPr>
                <w:t>ДА</w:t>
              </w:r>
            </w:ins>
          </w:p>
        </w:tc>
        <w:tc>
          <w:tcPr>
            <w:tcW w:w="450" w:type="dxa"/>
            <w:tcBorders>
              <w:top w:val="single" w:sz="6" w:space="0" w:color="auto"/>
              <w:left w:val="single" w:sz="6" w:space="0" w:color="auto"/>
              <w:bottom w:val="single" w:sz="6" w:space="0" w:color="auto"/>
              <w:right w:val="single" w:sz="6" w:space="0" w:color="auto"/>
            </w:tcBorders>
          </w:tcPr>
          <w:p w14:paraId="0280D3E8" w14:textId="77777777" w:rsidR="00355016" w:rsidRDefault="00355016" w:rsidP="00F772B5">
            <w:pPr>
              <w:pStyle w:val="CellBodyCentered"/>
              <w:rPr>
                <w:ins w:id="1922" w:author="Zhunisbayev, Olzhasbek [Bolashak Atyrau Limited]" w:date="2024-10-30T18:21:00Z" w16du:dateUtc="2024-10-30T13:21:00Z"/>
                <w:rFonts w:ascii="Arial Narrow" w:hAnsi="Arial Narrow" w:cs="Arial"/>
                <w:color w:val="auto"/>
                <w:sz w:val="16"/>
                <w:szCs w:val="16"/>
              </w:rPr>
            </w:pPr>
          </w:p>
          <w:p w14:paraId="38EAF360" w14:textId="6642BC65" w:rsidR="00A02FB8" w:rsidRPr="00A02FB8" w:rsidRDefault="00A02FB8" w:rsidP="00F772B5">
            <w:pPr>
              <w:pStyle w:val="CellBodyCentered"/>
              <w:rPr>
                <w:ins w:id="1923" w:author="Zhunisbayev, Olzhasbek [Bolashak Atyrau Limited]" w:date="2024-10-30T18:20:00Z" w16du:dateUtc="2024-10-30T13:20:00Z"/>
                <w:rFonts w:ascii="Arial Narrow" w:hAnsi="Arial Narrow" w:cs="Arial"/>
                <w:color w:val="auto"/>
                <w:sz w:val="16"/>
                <w:szCs w:val="16"/>
                <w:rPrChange w:id="1924" w:author="Zhunisbayev, Olzhasbek [Bolashak Atyrau Limited]" w:date="2024-10-30T18:21:00Z" w16du:dateUtc="2024-10-30T13:21:00Z">
                  <w:rPr>
                    <w:ins w:id="1925" w:author="Zhunisbayev, Olzhasbek [Bolashak Atyrau Limited]" w:date="2024-10-30T18:20:00Z" w16du:dateUtc="2024-10-30T13:20:00Z"/>
                    <w:rFonts w:ascii="Arial Narrow" w:hAnsi="Arial Narrow" w:cs="Arial"/>
                    <w:color w:val="auto"/>
                    <w:sz w:val="16"/>
                    <w:szCs w:val="16"/>
                    <w:lang w:val="ru-RU"/>
                  </w:rPr>
                </w:rPrChange>
              </w:rPr>
            </w:pPr>
            <w:ins w:id="1926" w:author="Zhunisbayev, Olzhasbek [Bolashak Atyrau Limited]" w:date="2024-10-30T18:21:00Z" w16du:dateUtc="2024-10-30T13:21:00Z">
              <w:r w:rsidRPr="00BF38C6">
                <w:rPr>
                  <w:rFonts w:ascii="Arial Narrow" w:hAnsi="Arial Narrow" w:cs="Arial"/>
                  <w:color w:val="auto"/>
                  <w:sz w:val="16"/>
                  <w:szCs w:val="16"/>
                  <w:lang w:val="ru-RU"/>
                </w:rPr>
                <w:t>100</w:t>
              </w:r>
            </w:ins>
          </w:p>
        </w:tc>
      </w:tr>
      <w:tr w:rsidR="00F772B5" w:rsidRPr="00BF38C6" w14:paraId="159EC289" w14:textId="77777777" w:rsidTr="002A7110">
        <w:tc>
          <w:tcPr>
            <w:tcW w:w="3332" w:type="dxa"/>
            <w:tcBorders>
              <w:top w:val="single" w:sz="6" w:space="0" w:color="auto"/>
              <w:left w:val="single" w:sz="6" w:space="0" w:color="auto"/>
              <w:bottom w:val="single" w:sz="6" w:space="0" w:color="auto"/>
              <w:right w:val="single" w:sz="6" w:space="0" w:color="auto"/>
            </w:tcBorders>
          </w:tcPr>
          <w:p w14:paraId="0E1C32BA" w14:textId="77777777" w:rsidR="00F772B5" w:rsidRPr="00BF38C6" w:rsidRDefault="00F772B5" w:rsidP="00F772B5">
            <w:pPr>
              <w:pStyle w:val="CellBody"/>
              <w:rPr>
                <w:rFonts w:ascii="Arial Narrow" w:hAnsi="Arial Narrow"/>
                <w:color w:val="auto"/>
                <w:sz w:val="16"/>
                <w:szCs w:val="16"/>
                <w:lang w:val="ru-RU"/>
                <w:rPrChange w:id="1927" w:author="Zhunisbayev, Olzhasbek A [Bolashak Atyrau Limited]" w:date="2022-06-06T22:35:00Z">
                  <w:rPr>
                    <w:rFonts w:ascii="Arial" w:hAnsi="Arial"/>
                    <w:color w:val="auto"/>
                    <w:sz w:val="16"/>
                  </w:rPr>
                </w:rPrChange>
              </w:rPr>
            </w:pPr>
          </w:p>
          <w:p w14:paraId="6AD2BDA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BD – ПРОДУВКА, УГЛЕВОДОРОДЫ</w:t>
            </w:r>
          </w:p>
          <w:p w14:paraId="31C245FF" w14:textId="249E3219"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 xml:space="preserve">BF – ФАКЕЛЬНЫЙ ГАЗ (ТОЛЬКО </w:t>
            </w:r>
            <w:del w:id="1928"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1929"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0504269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BV</w:t>
            </w:r>
            <w:r w:rsidRPr="00BF38C6">
              <w:rPr>
                <w:rFonts w:ascii="Arial Narrow" w:hAnsi="Arial Narrow" w:cs="Arial"/>
                <w:color w:val="auto"/>
                <w:sz w:val="16"/>
                <w:szCs w:val="16"/>
                <w:lang w:val="ru-RU"/>
              </w:rPr>
              <w:t xml:space="preserve"> – СБРОС В АТМОСФЕРУ</w:t>
            </w:r>
          </w:p>
          <w:p w14:paraId="0B488E34"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DHC – ДРЕНАЖ, УГЛЕВОДОРОДЫ</w:t>
            </w:r>
          </w:p>
          <w:p w14:paraId="7984083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FGH – ТОПЛИВНЫЙ ГАЗ, ВЫСОКОЕ ДАВЛЕНИЕ</w:t>
            </w:r>
          </w:p>
          <w:p w14:paraId="593C80C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0124EE6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WD</w:t>
            </w:r>
            <w:r w:rsidRPr="00BF38C6">
              <w:rPr>
                <w:rFonts w:ascii="Arial Narrow" w:hAnsi="Arial Narrow" w:cs="Arial"/>
                <w:color w:val="auto"/>
                <w:sz w:val="16"/>
                <w:szCs w:val="16"/>
                <w:lang w:val="ru-RU"/>
              </w:rPr>
              <w:t xml:space="preserve"> – ПИТЕВАЯ ВОДА</w:t>
            </w:r>
          </w:p>
          <w:p w14:paraId="767F19B2" w14:textId="77777777" w:rsidR="00F772B5" w:rsidRPr="00BF38C6" w:rsidRDefault="00F772B5" w:rsidP="00F772B5">
            <w:pPr>
              <w:pStyle w:val="CellBody"/>
              <w:rPr>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0509C086" w14:textId="77777777" w:rsidR="00F772B5" w:rsidRPr="00BF38C6" w:rsidRDefault="00F772B5" w:rsidP="00F772B5">
            <w:pPr>
              <w:pStyle w:val="CellBodyCentered"/>
              <w:rPr>
                <w:rFonts w:ascii="Arial Narrow" w:hAnsi="Arial Narrow" w:cs="Arial"/>
                <w:b/>
                <w:color w:val="auto"/>
                <w:sz w:val="16"/>
                <w:szCs w:val="16"/>
                <w:lang w:val="ru-RU"/>
              </w:rPr>
            </w:pPr>
          </w:p>
          <w:p w14:paraId="622B75B9"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ru-RU"/>
              </w:rPr>
              <w:t>300</w:t>
            </w:r>
            <w:r w:rsidRPr="00BF38C6">
              <w:rPr>
                <w:rFonts w:ascii="Arial Narrow" w:hAnsi="Arial Narrow" w:cs="Arial"/>
                <w:b/>
                <w:color w:val="auto"/>
                <w:sz w:val="16"/>
                <w:szCs w:val="16"/>
                <w:lang w:val="en-GB"/>
              </w:rPr>
              <w:t>K</w:t>
            </w:r>
            <w:r w:rsidRPr="00BF38C6">
              <w:rPr>
                <w:rFonts w:ascii="Arial Narrow" w:hAnsi="Arial Narrow" w:cs="Arial"/>
                <w:b/>
                <w:color w:val="auto"/>
                <w:sz w:val="16"/>
                <w:szCs w:val="16"/>
                <w:lang w:val="ru-RU"/>
              </w:rPr>
              <w:t>5</w:t>
            </w:r>
            <w:r w:rsidRPr="00BF38C6">
              <w:rPr>
                <w:rFonts w:ascii="Arial Narrow" w:hAnsi="Arial Narrow" w:cs="Arial"/>
                <w:b/>
                <w:color w:val="auto"/>
                <w:sz w:val="16"/>
                <w:szCs w:val="16"/>
                <w:lang w:val="en-GB"/>
              </w:rPr>
              <w:t>A</w:t>
            </w:r>
          </w:p>
        </w:tc>
        <w:tc>
          <w:tcPr>
            <w:tcW w:w="720" w:type="dxa"/>
            <w:tcBorders>
              <w:top w:val="single" w:sz="6" w:space="0" w:color="auto"/>
              <w:left w:val="single" w:sz="6" w:space="0" w:color="auto"/>
              <w:bottom w:val="single" w:sz="6" w:space="0" w:color="auto"/>
              <w:right w:val="single" w:sz="6" w:space="0" w:color="auto"/>
            </w:tcBorders>
          </w:tcPr>
          <w:p w14:paraId="38501805" w14:textId="77777777" w:rsidR="00F772B5" w:rsidRPr="00BF38C6" w:rsidRDefault="00F772B5" w:rsidP="00F772B5">
            <w:pPr>
              <w:pStyle w:val="CellBodyCentered"/>
              <w:rPr>
                <w:rFonts w:ascii="Arial Narrow" w:hAnsi="Arial Narrow" w:cs="Arial"/>
                <w:color w:val="auto"/>
                <w:sz w:val="16"/>
                <w:szCs w:val="16"/>
                <w:lang w:val="ru-RU"/>
              </w:rPr>
            </w:pPr>
          </w:p>
          <w:p w14:paraId="73B63B2D"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31091281" w14:textId="77777777" w:rsidR="00F772B5" w:rsidRPr="00BF38C6" w:rsidRDefault="00F772B5" w:rsidP="00F772B5">
            <w:pPr>
              <w:pStyle w:val="CellBodyCentered"/>
              <w:rPr>
                <w:rFonts w:ascii="Arial Narrow" w:hAnsi="Arial Narrow"/>
                <w:color w:val="auto"/>
                <w:sz w:val="16"/>
                <w:szCs w:val="16"/>
                <w:lang w:val="ru-RU"/>
              </w:rPr>
            </w:pPr>
          </w:p>
          <w:p w14:paraId="17475609"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26BC4B46"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541801F0" w14:textId="5A41542E" w:rsidR="00F772B5" w:rsidRPr="00BF38C6" w:rsidRDefault="00F772B5" w:rsidP="00F772B5">
            <w:pPr>
              <w:spacing w:before="0" w:line="240" w:lineRule="auto"/>
              <w:ind w:left="0"/>
              <w:jc w:val="center"/>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80F2603" w14:textId="77777777" w:rsidR="00F772B5" w:rsidRPr="00BF38C6" w:rsidRDefault="00F772B5" w:rsidP="00F772B5">
            <w:pPr>
              <w:pStyle w:val="CellBodyCentered"/>
              <w:rPr>
                <w:rFonts w:ascii="Arial Narrow" w:hAnsi="Arial Narrow" w:cs="Arial"/>
                <w:color w:val="auto"/>
                <w:sz w:val="16"/>
                <w:szCs w:val="16"/>
                <w:lang w:val="ru-RU"/>
              </w:rPr>
            </w:pPr>
          </w:p>
          <w:p w14:paraId="2CBC0363"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43DABBCA" w14:textId="77777777"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71859911" w14:textId="5352DB83" w:rsidR="00F772B5" w:rsidRPr="00BF38C6" w:rsidRDefault="00F772B5" w:rsidP="00F772B5">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2D4E140B" w14:textId="77777777" w:rsidR="00F772B5" w:rsidRPr="00BF38C6" w:rsidRDefault="00F772B5" w:rsidP="00F772B5">
            <w:pPr>
              <w:pStyle w:val="CellBodyCentered"/>
              <w:rPr>
                <w:rFonts w:ascii="Arial Narrow" w:hAnsi="Arial Narrow" w:cs="Arial"/>
                <w:color w:val="auto"/>
                <w:sz w:val="16"/>
                <w:szCs w:val="16"/>
                <w:lang w:val="ru-RU"/>
              </w:rPr>
            </w:pPr>
          </w:p>
          <w:p w14:paraId="2763AF02"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+88</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sym w:font="Symbol" w:char="F0B0"/>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363D9E5E" w14:textId="77777777" w:rsidR="00F772B5" w:rsidRPr="00BF38C6" w:rsidRDefault="00F772B5" w:rsidP="00F772B5">
            <w:pPr>
              <w:pStyle w:val="CellBody"/>
              <w:rPr>
                <w:rFonts w:ascii="Arial Narrow" w:hAnsi="Arial Narrow" w:cs="Arial"/>
                <w:color w:val="auto"/>
                <w:sz w:val="16"/>
                <w:szCs w:val="16"/>
                <w:lang w:val="ru-RU"/>
              </w:rPr>
            </w:pPr>
          </w:p>
          <w:p w14:paraId="302B6146" w14:textId="77777777" w:rsidR="00F772B5" w:rsidRPr="006759B5" w:rsidRDefault="00F772B5" w:rsidP="00F772B5">
            <w:pPr>
              <w:pStyle w:val="TableText"/>
              <w:rPr>
                <w:rFonts w:ascii="Arial Narrow" w:hAnsi="Arial Narrow" w:cs="Arial"/>
                <w:color w:val="auto"/>
                <w:szCs w:val="16"/>
                <w:lang w:val="ru-RU"/>
              </w:rPr>
            </w:pPr>
            <w:r w:rsidRPr="00BF38C6">
              <w:rPr>
                <w:rFonts w:ascii="Arial Narrow" w:hAnsi="Arial Narrow" w:cs="Arial"/>
                <w:color w:val="auto"/>
                <w:szCs w:val="16"/>
                <w:lang w:val="ru-RU"/>
              </w:rPr>
              <w:t xml:space="preserve">ТУ НА </w:t>
            </w:r>
            <w:r w:rsidRPr="006759B5">
              <w:rPr>
                <w:rFonts w:ascii="Arial Narrow" w:hAnsi="Arial Narrow" w:cs="Arial"/>
                <w:color w:val="auto"/>
                <w:szCs w:val="16"/>
                <w:lang w:val="ru-RU"/>
              </w:rPr>
              <w:t xml:space="preserve">МАГИСТР. </w:t>
            </w:r>
            <w:r w:rsidRPr="00BF38C6">
              <w:rPr>
                <w:rFonts w:ascii="Arial Narrow" w:hAnsi="Arial Narrow" w:cs="Arial"/>
                <w:color w:val="auto"/>
                <w:szCs w:val="16"/>
                <w:lang w:val="ru-RU"/>
              </w:rPr>
              <w:t>ТРУБОПР</w:t>
            </w:r>
            <w:r w:rsidRPr="006759B5">
              <w:rPr>
                <w:rFonts w:ascii="Arial Narrow" w:hAnsi="Arial Narrow" w:cs="Arial"/>
                <w:color w:val="auto"/>
                <w:szCs w:val="16"/>
                <w:lang w:val="ru-RU"/>
              </w:rPr>
              <w:t>.</w:t>
            </w:r>
          </w:p>
          <w:p w14:paraId="68A22669" w14:textId="43782FCB"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40 </w:t>
            </w:r>
            <w:r w:rsidRPr="00BF38C6">
              <w:rPr>
                <w:rFonts w:ascii="Arial Narrow" w:hAnsi="Arial Narrow"/>
                <w:color w:val="auto"/>
                <w:sz w:val="16"/>
                <w:szCs w:val="16"/>
                <w:lang w:val="ru-RU"/>
              </w:rPr>
              <w:t>бар (изб.)</w:t>
            </w:r>
          </w:p>
          <w:p w14:paraId="2FA869FB" w14:textId="0EF364A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40 </w:t>
            </w:r>
            <w:r w:rsidRPr="00BF38C6">
              <w:rPr>
                <w:rFonts w:ascii="Arial Narrow" w:hAnsi="Arial Narrow"/>
                <w:color w:val="auto"/>
                <w:sz w:val="16"/>
                <w:szCs w:val="16"/>
                <w:lang w:val="ru-RU"/>
              </w:rPr>
              <w:t>бар (изб.)</w:t>
            </w:r>
          </w:p>
          <w:p w14:paraId="6AF681DF" w14:textId="7AF621B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40 </w:t>
            </w:r>
            <w:r w:rsidRPr="00BF38C6">
              <w:rPr>
                <w:rFonts w:ascii="Arial Narrow" w:hAnsi="Arial Narrow"/>
                <w:color w:val="auto"/>
                <w:sz w:val="16"/>
                <w:szCs w:val="16"/>
                <w:lang w:val="ru-RU"/>
              </w:rPr>
              <w:t>бар (изб.)</w:t>
            </w:r>
          </w:p>
          <w:p w14:paraId="0DE130FD" w14:textId="0F96FE0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88 °</w:t>
            </w:r>
            <w:r w:rsidRPr="00BF38C6">
              <w:rPr>
                <w:rFonts w:ascii="Arial Narrow" w:hAnsi="Arial Narrow"/>
                <w:snapToGrid w:val="0"/>
                <w:color w:val="auto"/>
                <w:sz w:val="16"/>
                <w:szCs w:val="16"/>
                <w:lang w:val="ru-RU"/>
              </w:rPr>
              <w:t xml:space="preserve">C = 40 </w:t>
            </w:r>
            <w:r w:rsidRPr="00BF38C6">
              <w:rPr>
                <w:rFonts w:ascii="Arial Narrow" w:hAnsi="Arial Narrow"/>
                <w:color w:val="auto"/>
                <w:sz w:val="16"/>
                <w:szCs w:val="16"/>
                <w:lang w:val="ru-RU"/>
              </w:rPr>
              <w:t>бар (изб.)</w:t>
            </w:r>
          </w:p>
          <w:p w14:paraId="13211FD2" w14:textId="57883872" w:rsidR="00F772B5" w:rsidRPr="00BF38C6" w:rsidRDefault="00F772B5" w:rsidP="00F772B5">
            <w:pPr>
              <w:pStyle w:val="CellBody"/>
              <w:rPr>
                <w:rFonts w:ascii="Arial Narrow" w:hAnsi="Arial Narrow"/>
                <w:color w:val="auto"/>
                <w:sz w:val="16"/>
                <w:szCs w:val="16"/>
                <w:u w:val="single"/>
                <w:lang w:val="ru-RU"/>
              </w:rPr>
            </w:pPr>
            <w:r w:rsidRPr="00BF38C6">
              <w:rPr>
                <w:rFonts w:ascii="Arial Narrow" w:hAnsi="Arial Narrow" w:cs="Arial"/>
                <w:color w:val="auto"/>
                <w:sz w:val="16"/>
                <w:szCs w:val="16"/>
                <w:lang w:val="ru-RU"/>
              </w:rPr>
              <w:t>(ограничение по толщине стенки трубы)</w:t>
            </w:r>
          </w:p>
        </w:tc>
        <w:tc>
          <w:tcPr>
            <w:tcW w:w="611" w:type="dxa"/>
            <w:tcBorders>
              <w:top w:val="single" w:sz="6" w:space="0" w:color="auto"/>
              <w:left w:val="single" w:sz="6" w:space="0" w:color="auto"/>
              <w:bottom w:val="single" w:sz="6" w:space="0" w:color="auto"/>
              <w:right w:val="single" w:sz="6" w:space="0" w:color="auto"/>
            </w:tcBorders>
          </w:tcPr>
          <w:p w14:paraId="78CE80D2" w14:textId="77777777" w:rsidR="00F772B5" w:rsidRPr="00BF38C6" w:rsidRDefault="00F772B5" w:rsidP="00F772B5">
            <w:pPr>
              <w:pStyle w:val="CellBodyCentered"/>
              <w:rPr>
                <w:rFonts w:ascii="Arial Narrow" w:hAnsi="Arial Narrow" w:cs="Arial"/>
                <w:sz w:val="16"/>
                <w:szCs w:val="16"/>
                <w:lang w:val="ru-RU"/>
              </w:rPr>
            </w:pPr>
          </w:p>
          <w:p w14:paraId="2530E7B6" w14:textId="37A24F86" w:rsidR="00F772B5" w:rsidRPr="006759B5" w:rsidRDefault="00F772B5" w:rsidP="00F772B5">
            <w:pPr>
              <w:pStyle w:val="CellBodyCentered"/>
              <w:rPr>
                <w:rFonts w:ascii="Arial Narrow" w:hAnsi="Arial Narrow" w:cs="Arial"/>
                <w:color w:val="auto"/>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tc>
        <w:tc>
          <w:tcPr>
            <w:tcW w:w="450" w:type="dxa"/>
            <w:tcBorders>
              <w:top w:val="single" w:sz="6" w:space="0" w:color="auto"/>
              <w:left w:val="single" w:sz="6" w:space="0" w:color="auto"/>
              <w:bottom w:val="single" w:sz="6" w:space="0" w:color="auto"/>
              <w:right w:val="single" w:sz="6" w:space="0" w:color="auto"/>
            </w:tcBorders>
          </w:tcPr>
          <w:p w14:paraId="6035E87D" w14:textId="77777777" w:rsidR="00F772B5" w:rsidRPr="00BF38C6" w:rsidRDefault="00F772B5" w:rsidP="00F772B5">
            <w:pPr>
              <w:pStyle w:val="CellBodyCentered"/>
              <w:rPr>
                <w:rFonts w:ascii="Arial Narrow" w:hAnsi="Arial Narrow" w:cs="Arial"/>
                <w:color w:val="auto"/>
                <w:sz w:val="16"/>
                <w:szCs w:val="16"/>
                <w:lang w:val="ru-RU"/>
              </w:rPr>
            </w:pPr>
          </w:p>
          <w:p w14:paraId="0F24E62B"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32F25EC0" w14:textId="77777777" w:rsidTr="002A7110">
        <w:tc>
          <w:tcPr>
            <w:tcW w:w="3332" w:type="dxa"/>
            <w:tcBorders>
              <w:top w:val="single" w:sz="6" w:space="0" w:color="auto"/>
              <w:left w:val="single" w:sz="6" w:space="0" w:color="auto"/>
              <w:bottom w:val="single" w:sz="6" w:space="0" w:color="auto"/>
              <w:right w:val="single" w:sz="6" w:space="0" w:color="auto"/>
            </w:tcBorders>
          </w:tcPr>
          <w:p w14:paraId="0699BD1E" w14:textId="77777777" w:rsidR="00F772B5" w:rsidRPr="00BF38C6" w:rsidRDefault="00F772B5" w:rsidP="00F772B5">
            <w:pPr>
              <w:pStyle w:val="CellBody"/>
              <w:rPr>
                <w:rFonts w:ascii="Arial Narrow" w:hAnsi="Arial Narrow"/>
                <w:color w:val="auto"/>
                <w:sz w:val="16"/>
                <w:szCs w:val="16"/>
              </w:rPr>
            </w:pPr>
          </w:p>
          <w:p w14:paraId="52F8D5F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PHC – 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2F35CCDC" w14:textId="77777777" w:rsidR="00F772B5" w:rsidRPr="00BF38C6" w:rsidRDefault="00F772B5" w:rsidP="00F772B5">
            <w:pPr>
              <w:pStyle w:val="CellBodyCentered"/>
              <w:rPr>
                <w:rFonts w:ascii="Arial Narrow" w:hAnsi="Arial Narrow"/>
                <w:b/>
                <w:color w:val="auto"/>
                <w:sz w:val="16"/>
                <w:szCs w:val="16"/>
                <w:lang w:val="ru-RU"/>
              </w:rPr>
            </w:pPr>
          </w:p>
          <w:p w14:paraId="3E00E31F" w14:textId="1425D297" w:rsidR="00F772B5" w:rsidRPr="00BF38C6" w:rsidRDefault="00F772B5" w:rsidP="00F772B5">
            <w:pPr>
              <w:pStyle w:val="CellBodyCentered"/>
              <w:rPr>
                <w:rFonts w:ascii="Arial Narrow" w:hAnsi="Arial Narrow" w:cs="Arial"/>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279680" behindDoc="0" locked="0" layoutInCell="1" allowOverlap="1" wp14:anchorId="624D7763" wp14:editId="15EE9981">
                      <wp:simplePos x="0" y="0"/>
                      <wp:positionH relativeFrom="column">
                        <wp:posOffset>-394426</wp:posOffset>
                      </wp:positionH>
                      <wp:positionV relativeFrom="paragraph">
                        <wp:posOffset>200387</wp:posOffset>
                      </wp:positionV>
                      <wp:extent cx="973455" cy="221615"/>
                      <wp:effectExtent l="0" t="0" r="55245" b="64135"/>
                      <wp:wrapNone/>
                      <wp:docPr id="875693545"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3088553D" w14:textId="77777777" w:rsidR="00F772B5" w:rsidRPr="0062771D" w:rsidRDefault="00F772B5" w:rsidP="00E7765F">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4D7763" id="_x0000_s1037" style="position:absolute;left:0;text-align:left;margin-left:-31.05pt;margin-top:15.8pt;width:76.65pt;height:17.45pt;z-index:25427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0wkigIAAB8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">
                      <v:shadow on="t" color="black [3213]" opacity=".5"/>
                      <v:textbox>
                        <w:txbxContent>
                          <w:p w14:paraId="3088553D" w14:textId="77777777" w:rsidR="00F772B5" w:rsidRPr="0062771D" w:rsidRDefault="00F772B5" w:rsidP="00E7765F">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Pr="00BF38C6">
              <w:rPr>
                <w:rFonts w:ascii="Arial Narrow" w:hAnsi="Arial Narrow"/>
                <w:b/>
                <w:color w:val="auto"/>
                <w:sz w:val="16"/>
                <w:szCs w:val="16"/>
                <w:lang w:val="ru-RU"/>
              </w:rPr>
              <w:t>300K5D</w:t>
            </w:r>
          </w:p>
        </w:tc>
        <w:tc>
          <w:tcPr>
            <w:tcW w:w="720" w:type="dxa"/>
            <w:tcBorders>
              <w:top w:val="single" w:sz="6" w:space="0" w:color="auto"/>
              <w:left w:val="single" w:sz="6" w:space="0" w:color="auto"/>
              <w:bottom w:val="single" w:sz="6" w:space="0" w:color="auto"/>
              <w:right w:val="single" w:sz="6" w:space="0" w:color="auto"/>
            </w:tcBorders>
          </w:tcPr>
          <w:p w14:paraId="4315F5E0" w14:textId="1B1568E4" w:rsidR="00F772B5" w:rsidRPr="00BF38C6" w:rsidRDefault="00F772B5" w:rsidP="00F772B5">
            <w:pPr>
              <w:pStyle w:val="CellBodyCentered"/>
              <w:rPr>
                <w:rFonts w:ascii="Arial Narrow" w:hAnsi="Arial Narrow"/>
                <w:color w:val="auto"/>
                <w:sz w:val="16"/>
                <w:szCs w:val="16"/>
                <w:lang w:val="ru-RU"/>
              </w:rPr>
            </w:pPr>
          </w:p>
          <w:p w14:paraId="3C867581" w14:textId="7BF498C3"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0D56BB9F" w14:textId="77777777" w:rsidR="00F772B5" w:rsidRPr="00BF38C6" w:rsidRDefault="00F772B5" w:rsidP="00F772B5">
            <w:pPr>
              <w:pStyle w:val="CellBodyCentered"/>
              <w:rPr>
                <w:rFonts w:ascii="Arial Narrow" w:hAnsi="Arial Narrow"/>
                <w:color w:val="auto"/>
                <w:sz w:val="16"/>
                <w:szCs w:val="16"/>
                <w:lang w:val="ru-RU"/>
              </w:rPr>
            </w:pPr>
          </w:p>
          <w:p w14:paraId="17A279EC"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4F2C13C6"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1FE51A5C" w14:textId="697A65DB"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330F053" w14:textId="77777777" w:rsidR="00F772B5" w:rsidRPr="00BF38C6" w:rsidRDefault="00F772B5" w:rsidP="00F772B5">
            <w:pPr>
              <w:pStyle w:val="CellBodyCentered"/>
              <w:rPr>
                <w:rFonts w:ascii="Arial Narrow" w:hAnsi="Arial Narrow"/>
                <w:color w:val="auto"/>
                <w:sz w:val="16"/>
                <w:szCs w:val="16"/>
                <w:lang w:val="ru-RU"/>
              </w:rPr>
            </w:pPr>
          </w:p>
          <w:p w14:paraId="15CFE73A"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63E66161" w14:textId="77777777"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1273C963" w14:textId="66E90E21" w:rsidR="00F772B5" w:rsidRPr="00BF38C6" w:rsidRDefault="00F772B5" w:rsidP="00F772B5">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7F0189F1" w14:textId="77777777" w:rsidR="00F772B5" w:rsidRPr="00BF38C6" w:rsidRDefault="00F772B5" w:rsidP="00F772B5">
            <w:pPr>
              <w:pStyle w:val="CellBodyCentered"/>
              <w:rPr>
                <w:rFonts w:ascii="Arial Narrow" w:hAnsi="Arial Narrow"/>
                <w:color w:val="auto"/>
                <w:sz w:val="16"/>
                <w:szCs w:val="16"/>
                <w:lang w:val="ru-RU"/>
              </w:rPr>
            </w:pPr>
          </w:p>
          <w:p w14:paraId="7915DE7B"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-40 до 343 </w:t>
            </w:r>
            <w:r w:rsidRPr="00BF38C6">
              <w:rPr>
                <w:rFonts w:ascii="Arial Narrow" w:hAnsi="Arial Narrow" w:cs="Arial"/>
                <w:color w:val="auto"/>
                <w:sz w:val="16"/>
                <w:szCs w:val="16"/>
                <w:lang w:val="ru-RU"/>
              </w:rPr>
              <w:t>°C</w:t>
            </w:r>
          </w:p>
        </w:tc>
        <w:tc>
          <w:tcPr>
            <w:tcW w:w="1951" w:type="dxa"/>
            <w:tcBorders>
              <w:top w:val="single" w:sz="6" w:space="0" w:color="auto"/>
              <w:left w:val="single" w:sz="6" w:space="0" w:color="auto"/>
              <w:bottom w:val="single" w:sz="6" w:space="0" w:color="auto"/>
              <w:right w:val="single" w:sz="6" w:space="0" w:color="auto"/>
            </w:tcBorders>
          </w:tcPr>
          <w:p w14:paraId="5704FF4E" w14:textId="77777777" w:rsidR="00F772B5" w:rsidRPr="00BF38C6" w:rsidRDefault="00F772B5" w:rsidP="00F772B5">
            <w:pPr>
              <w:pStyle w:val="CellBody"/>
              <w:rPr>
                <w:rFonts w:ascii="Arial Narrow" w:hAnsi="Arial Narrow"/>
                <w:color w:val="auto"/>
                <w:sz w:val="16"/>
                <w:szCs w:val="16"/>
                <w:u w:val="single"/>
                <w:lang w:val="ru-RU"/>
              </w:rPr>
            </w:pPr>
          </w:p>
          <w:p w14:paraId="5EEB4032"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ru-RU"/>
              </w:rPr>
              <w:t>1.1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5E664976" w14:textId="2E8B9BD9" w:rsidR="00F772B5" w:rsidRPr="00BF38C6" w:rsidRDefault="00F772B5" w:rsidP="00F772B5">
            <w:pPr>
              <w:spacing w:before="0" w:line="240" w:lineRule="auto"/>
              <w:ind w:left="0"/>
              <w:rPr>
                <w:rFonts w:ascii="Arial Narrow" w:hAnsi="Arial Narrow" w:cs="Arial"/>
                <w:color w:val="auto"/>
                <w:sz w:val="16"/>
                <w:szCs w:val="16"/>
                <w:lang w:val="ru-RU"/>
              </w:rPr>
            </w:pPr>
            <w:r w:rsidRPr="00BF38C6">
              <w:rPr>
                <w:rFonts w:ascii="Arial Narrow" w:hAnsi="Arial Narrow"/>
                <w:color w:val="auto"/>
                <w:sz w:val="16"/>
                <w:szCs w:val="16"/>
                <w:lang w:val="ru-RU"/>
              </w:rPr>
              <w:t>-40 до 38 °C = 51,1 бар (изб.)</w:t>
            </w:r>
          </w:p>
          <w:p w14:paraId="151D2BAE" w14:textId="739E6113" w:rsidR="00F772B5" w:rsidRPr="00BF38C6" w:rsidRDefault="00F772B5" w:rsidP="00F772B5">
            <w:pPr>
              <w:spacing w:before="0" w:line="240" w:lineRule="auto"/>
              <w:ind w:left="0"/>
              <w:rPr>
                <w:rFonts w:ascii="Arial Narrow" w:hAnsi="Arial Narrow" w:cs="Arial"/>
                <w:color w:val="auto"/>
                <w:sz w:val="16"/>
                <w:szCs w:val="16"/>
                <w:lang w:val="ru-RU"/>
              </w:rPr>
            </w:pPr>
            <w:r w:rsidRPr="00BF38C6">
              <w:rPr>
                <w:rFonts w:ascii="Arial Narrow" w:hAnsi="Arial Narrow"/>
                <w:color w:val="auto"/>
                <w:sz w:val="16"/>
                <w:szCs w:val="16"/>
                <w:lang w:val="ru-RU"/>
              </w:rPr>
              <w:t>50 °C = 50,1 бар (изб.)</w:t>
            </w:r>
          </w:p>
          <w:p w14:paraId="1B2176B3" w14:textId="2123D3C1" w:rsidR="00F772B5" w:rsidRPr="00BF38C6" w:rsidRDefault="00F772B5" w:rsidP="00F772B5">
            <w:pPr>
              <w:spacing w:before="0" w:line="240" w:lineRule="auto"/>
              <w:ind w:left="0"/>
              <w:rPr>
                <w:rFonts w:ascii="Arial Narrow" w:hAnsi="Arial Narrow" w:cs="Arial"/>
                <w:color w:val="auto"/>
                <w:sz w:val="16"/>
                <w:szCs w:val="16"/>
                <w:lang w:val="ru-RU"/>
              </w:rPr>
            </w:pPr>
            <w:r w:rsidRPr="00BF38C6">
              <w:rPr>
                <w:rFonts w:ascii="Arial Narrow" w:hAnsi="Arial Narrow"/>
                <w:color w:val="auto"/>
                <w:sz w:val="16"/>
                <w:szCs w:val="16"/>
                <w:lang w:val="ru-RU"/>
              </w:rPr>
              <w:t>100 °C = 46,6 бар (изб.)</w:t>
            </w:r>
          </w:p>
          <w:p w14:paraId="6DD36540" w14:textId="10ED4C6F" w:rsidR="00F772B5" w:rsidRPr="00BF38C6" w:rsidRDefault="00F772B5" w:rsidP="00F772B5">
            <w:pPr>
              <w:spacing w:before="0" w:line="240" w:lineRule="auto"/>
              <w:ind w:left="0"/>
              <w:rPr>
                <w:rFonts w:ascii="Arial Narrow" w:hAnsi="Arial Narrow" w:cs="Arial"/>
                <w:color w:val="auto"/>
                <w:sz w:val="16"/>
                <w:szCs w:val="16"/>
                <w:lang w:val="ru-RU"/>
              </w:rPr>
            </w:pPr>
            <w:r w:rsidRPr="00BF38C6">
              <w:rPr>
                <w:rFonts w:ascii="Arial Narrow" w:hAnsi="Arial Narrow"/>
                <w:color w:val="auto"/>
                <w:sz w:val="16"/>
                <w:szCs w:val="16"/>
                <w:lang w:val="ru-RU"/>
              </w:rPr>
              <w:t>150 °C = 45,1 бар (изб.)</w:t>
            </w:r>
          </w:p>
          <w:p w14:paraId="61E0393D" w14:textId="22B1EDF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43,8 </w:t>
            </w:r>
            <w:r w:rsidRPr="00BF38C6">
              <w:rPr>
                <w:rFonts w:ascii="Arial Narrow" w:hAnsi="Arial Narrow"/>
                <w:color w:val="auto"/>
                <w:sz w:val="16"/>
                <w:szCs w:val="16"/>
                <w:lang w:val="ru-RU"/>
              </w:rPr>
              <w:t>бар (изб.)</w:t>
            </w:r>
          </w:p>
          <w:p w14:paraId="7200D610" w14:textId="2B1450F2"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41,9 </w:t>
            </w:r>
            <w:r w:rsidRPr="00BF38C6">
              <w:rPr>
                <w:rFonts w:ascii="Arial Narrow" w:hAnsi="Arial Narrow"/>
                <w:color w:val="auto"/>
                <w:sz w:val="16"/>
                <w:szCs w:val="16"/>
                <w:lang w:val="ru-RU"/>
              </w:rPr>
              <w:t>бар (изб.)</w:t>
            </w:r>
          </w:p>
          <w:p w14:paraId="25211C26" w14:textId="34642E1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39,8 </w:t>
            </w:r>
            <w:r w:rsidRPr="00BF38C6">
              <w:rPr>
                <w:rFonts w:ascii="Arial Narrow" w:hAnsi="Arial Narrow"/>
                <w:color w:val="auto"/>
                <w:sz w:val="16"/>
                <w:szCs w:val="16"/>
                <w:lang w:val="ru-RU"/>
              </w:rPr>
              <w:t>бар (изб.)</w:t>
            </w:r>
          </w:p>
          <w:p w14:paraId="5581FE2C" w14:textId="7C13BDAD" w:rsidR="00F772B5" w:rsidRPr="00BF38C6" w:rsidRDefault="00F772B5" w:rsidP="00F772B5">
            <w:pPr>
              <w:pStyle w:val="CellBody"/>
              <w:rPr>
                <w:rFonts w:ascii="Arial Narrow" w:hAnsi="Arial Narrow"/>
                <w:color w:val="auto"/>
                <w:sz w:val="16"/>
                <w:szCs w:val="16"/>
                <w:lang w:val="ru-RU"/>
                <w:rPrChange w:id="1930" w:author="Zhunisbayev, Olzhasbek A [Bolashak Atyrau Limited]" w:date="2022-06-06T22:35:00Z">
                  <w:rPr>
                    <w:rFonts w:ascii="Arial" w:hAnsi="Arial"/>
                    <w:color w:val="auto"/>
                    <w:sz w:val="16"/>
                  </w:rPr>
                </w:rPrChange>
              </w:rPr>
            </w:pPr>
            <w:r w:rsidRPr="00BF38C6">
              <w:rPr>
                <w:rFonts w:ascii="Arial Narrow" w:hAnsi="Arial Narrow"/>
                <w:color w:val="auto"/>
                <w:sz w:val="16"/>
                <w:szCs w:val="16"/>
                <w:lang w:val="ru-RU"/>
              </w:rPr>
              <w:t>343 °</w:t>
            </w:r>
            <w:r w:rsidRPr="00BF38C6">
              <w:rPr>
                <w:rFonts w:ascii="Arial Narrow" w:hAnsi="Arial Narrow"/>
                <w:snapToGrid w:val="0"/>
                <w:color w:val="auto"/>
                <w:sz w:val="16"/>
                <w:szCs w:val="16"/>
                <w:lang w:val="ru-RU"/>
              </w:rPr>
              <w:t xml:space="preserve">C = 37,9 </w:t>
            </w:r>
            <w:r w:rsidRPr="00BF38C6">
              <w:rPr>
                <w:rFonts w:ascii="Arial Narrow" w:hAnsi="Arial Narrow"/>
                <w:color w:val="auto"/>
                <w:sz w:val="16"/>
                <w:szCs w:val="16"/>
                <w:lang w:val="ru-RU"/>
              </w:rPr>
              <w:t>бар (изб.)</w:t>
            </w:r>
          </w:p>
          <w:p w14:paraId="7700B3A0" w14:textId="1B7E1F01" w:rsidR="00F772B5" w:rsidRPr="00BF38C6" w:rsidRDefault="00F772B5" w:rsidP="00F772B5">
            <w:pPr>
              <w:pStyle w:val="CellBody"/>
              <w:rPr>
                <w:rFonts w:ascii="Arial Narrow" w:hAnsi="Arial Narrow"/>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70F7F290" w14:textId="77777777" w:rsidR="00F772B5" w:rsidRPr="00BF38C6" w:rsidRDefault="00F772B5" w:rsidP="00F772B5">
            <w:pPr>
              <w:pStyle w:val="CellBodyCentered"/>
              <w:ind w:left="-19" w:right="-38" w:hanging="19"/>
              <w:rPr>
                <w:rFonts w:ascii="Arial Narrow" w:hAnsi="Arial Narrow" w:cs="Arial"/>
                <w:color w:val="auto"/>
                <w:sz w:val="16"/>
                <w:szCs w:val="16"/>
                <w:lang w:val="ru-RU"/>
              </w:rPr>
            </w:pPr>
          </w:p>
          <w:p w14:paraId="73217ED0" w14:textId="77777777" w:rsidR="00F772B5" w:rsidRPr="00BF38C6" w:rsidRDefault="00F772B5" w:rsidP="00F772B5">
            <w:pPr>
              <w:pStyle w:val="CellBodyCentered"/>
              <w:ind w:left="-19" w:right="-38" w:hanging="19"/>
              <w:rPr>
                <w:rFonts w:ascii="Arial Narrow" w:hAnsi="Arial Narrow" w:cs="Arial"/>
                <w:color w:val="auto"/>
                <w:sz w:val="16"/>
                <w:szCs w:val="16"/>
                <w:lang w:val="ru-RU"/>
              </w:rPr>
            </w:pPr>
            <w:r w:rsidRPr="00BF38C6">
              <w:rPr>
                <w:rFonts w:ascii="Arial Narrow" w:hAnsi="Arial Narrow" w:cs="Arial"/>
                <w:color w:val="auto"/>
                <w:sz w:val="16"/>
                <w:szCs w:val="16"/>
                <w:lang w:val="ru-RU"/>
              </w:rPr>
              <w:t>ДА</w:t>
            </w:r>
          </w:p>
        </w:tc>
        <w:tc>
          <w:tcPr>
            <w:tcW w:w="450" w:type="dxa"/>
            <w:tcBorders>
              <w:top w:val="single" w:sz="6" w:space="0" w:color="auto"/>
              <w:left w:val="single" w:sz="6" w:space="0" w:color="auto"/>
              <w:bottom w:val="single" w:sz="6" w:space="0" w:color="auto"/>
              <w:right w:val="single" w:sz="6" w:space="0" w:color="auto"/>
            </w:tcBorders>
          </w:tcPr>
          <w:p w14:paraId="670ADF2E" w14:textId="77777777" w:rsidR="00F772B5" w:rsidRPr="00BF38C6" w:rsidRDefault="00F772B5" w:rsidP="00F772B5">
            <w:pPr>
              <w:pStyle w:val="CellBodyCentered"/>
              <w:rPr>
                <w:rFonts w:ascii="Arial Narrow" w:hAnsi="Arial Narrow" w:cs="Arial"/>
                <w:color w:val="auto"/>
                <w:sz w:val="16"/>
                <w:szCs w:val="16"/>
                <w:lang w:val="ru-RU"/>
              </w:rPr>
            </w:pPr>
          </w:p>
          <w:p w14:paraId="2720DE06"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100</w:t>
            </w:r>
          </w:p>
        </w:tc>
      </w:tr>
      <w:tr w:rsidR="00F772B5" w:rsidRPr="00BF38C6" w14:paraId="467C70C3" w14:textId="77777777" w:rsidTr="002A7110">
        <w:tc>
          <w:tcPr>
            <w:tcW w:w="3332" w:type="dxa"/>
            <w:tcBorders>
              <w:top w:val="single" w:sz="6" w:space="0" w:color="auto"/>
              <w:left w:val="single" w:sz="6" w:space="0" w:color="auto"/>
              <w:bottom w:val="single" w:sz="6" w:space="0" w:color="auto"/>
              <w:right w:val="single" w:sz="6" w:space="0" w:color="auto"/>
            </w:tcBorders>
          </w:tcPr>
          <w:p w14:paraId="1729CC09" w14:textId="77777777" w:rsidR="00F772B5" w:rsidRPr="00BF38C6" w:rsidRDefault="00F772B5" w:rsidP="00F772B5">
            <w:pPr>
              <w:pStyle w:val="CellBody"/>
              <w:rPr>
                <w:rFonts w:ascii="Arial Narrow" w:hAnsi="Arial Narrow" w:cs="Arial"/>
                <w:color w:val="auto"/>
                <w:sz w:val="16"/>
                <w:szCs w:val="16"/>
                <w:lang w:val="ru-RU"/>
              </w:rPr>
            </w:pPr>
          </w:p>
          <w:p w14:paraId="39853868"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BD – ПРОДУВКА, УГЛЕВОДОРОДЫ</w:t>
            </w:r>
          </w:p>
          <w:p w14:paraId="46D1BE08" w14:textId="63F4BFEC"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 xml:space="preserve">BF – ФАКЕЛЬНЫЙ ГАЗ (ТОЛЬКО </w:t>
            </w:r>
            <w:del w:id="1931"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1932"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777400F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BV</w:t>
            </w:r>
            <w:r w:rsidRPr="00BF38C6">
              <w:rPr>
                <w:rFonts w:ascii="Arial Narrow" w:hAnsi="Arial Narrow" w:cs="Arial"/>
                <w:color w:val="auto"/>
                <w:sz w:val="16"/>
                <w:szCs w:val="16"/>
                <w:lang w:val="ru-RU"/>
              </w:rPr>
              <w:t xml:space="preserve"> – СБРОС В АТМОСФЕРУ</w:t>
            </w:r>
          </w:p>
          <w:p w14:paraId="3856B9B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721F3FD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FGH – ТОПЛИВНЫЙ ГАЗ, ВЫСОКОЕ ДАВЛЕНИЕ</w:t>
            </w:r>
          </w:p>
          <w:p w14:paraId="6707C215" w14:textId="77777777" w:rsidR="004A5B74" w:rsidRPr="00BF38C6" w:rsidRDefault="004A5B74" w:rsidP="004A5B74">
            <w:pPr>
              <w:pStyle w:val="CellBody"/>
              <w:tabs>
                <w:tab w:val="left" w:pos="0"/>
              </w:tabs>
              <w:rPr>
                <w:ins w:id="1933" w:author="Zhunisbayev, Olzhasbek [Bolashak Atyrau Limited]" w:date="2024-10-30T18:22:00Z" w16du:dateUtc="2024-10-30T13:22:00Z"/>
                <w:rFonts w:ascii="Arial Narrow" w:hAnsi="Arial Narrow" w:cs="Arial"/>
                <w:color w:val="auto"/>
                <w:sz w:val="16"/>
                <w:szCs w:val="16"/>
                <w:lang w:val="ru-RU"/>
              </w:rPr>
            </w:pPr>
            <w:ins w:id="1934" w:author="Zhunisbayev, Olzhasbek [Bolashak Atyrau Limited]" w:date="2024-10-30T18:22:00Z" w16du:dateUtc="2024-10-30T13:22:00Z">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ins>
          </w:p>
          <w:p w14:paraId="33E07126"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44617D12" w14:textId="77777777" w:rsidR="00F772B5" w:rsidRPr="00BF38C6" w:rsidRDefault="00F772B5" w:rsidP="00F772B5">
            <w:pPr>
              <w:pStyle w:val="CellBodyCentered"/>
              <w:rPr>
                <w:rFonts w:ascii="Arial Narrow" w:hAnsi="Arial Narrow" w:cs="Arial"/>
                <w:b/>
                <w:color w:val="auto"/>
                <w:sz w:val="16"/>
                <w:szCs w:val="16"/>
                <w:lang w:val="ru-RU"/>
              </w:rPr>
            </w:pPr>
          </w:p>
          <w:p w14:paraId="6B07F334"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300K5E</w:t>
            </w:r>
          </w:p>
        </w:tc>
        <w:tc>
          <w:tcPr>
            <w:tcW w:w="720" w:type="dxa"/>
            <w:tcBorders>
              <w:top w:val="single" w:sz="6" w:space="0" w:color="auto"/>
              <w:left w:val="single" w:sz="6" w:space="0" w:color="auto"/>
              <w:bottom w:val="single" w:sz="6" w:space="0" w:color="auto"/>
              <w:right w:val="single" w:sz="6" w:space="0" w:color="auto"/>
            </w:tcBorders>
          </w:tcPr>
          <w:p w14:paraId="2B09FFAA" w14:textId="77777777" w:rsidR="00F772B5" w:rsidRPr="00BF38C6" w:rsidRDefault="00F772B5" w:rsidP="00F772B5">
            <w:pPr>
              <w:pStyle w:val="CellBodyCentered"/>
              <w:rPr>
                <w:rFonts w:ascii="Arial Narrow" w:hAnsi="Arial Narrow" w:cs="Arial"/>
                <w:color w:val="auto"/>
                <w:sz w:val="16"/>
                <w:szCs w:val="16"/>
                <w:lang w:val="en-GB"/>
              </w:rPr>
            </w:pPr>
          </w:p>
          <w:p w14:paraId="39A1D448"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1059987D" w14:textId="77777777" w:rsidR="00F772B5" w:rsidRPr="00BF38C6" w:rsidRDefault="00F772B5" w:rsidP="00F772B5">
            <w:pPr>
              <w:pStyle w:val="CellBodyCentered"/>
              <w:rPr>
                <w:rFonts w:ascii="Arial Narrow" w:hAnsi="Arial Narrow" w:cs="Arial"/>
                <w:color w:val="auto"/>
                <w:sz w:val="16"/>
                <w:szCs w:val="16"/>
                <w:lang w:val="ru-RU"/>
              </w:rPr>
            </w:pPr>
          </w:p>
          <w:p w14:paraId="40DFED10"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69966516"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176FE981" w14:textId="77777777"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B5DA672" w14:textId="77777777" w:rsidR="00F772B5" w:rsidRPr="00BF38C6" w:rsidRDefault="00F772B5" w:rsidP="00F772B5">
            <w:pPr>
              <w:pStyle w:val="CellBodyCentered"/>
              <w:rPr>
                <w:rFonts w:ascii="Arial Narrow" w:hAnsi="Arial Narrow" w:cs="Arial"/>
                <w:color w:val="auto"/>
                <w:sz w:val="16"/>
                <w:szCs w:val="16"/>
                <w:lang w:val="ru-RU"/>
              </w:rPr>
            </w:pPr>
          </w:p>
          <w:p w14:paraId="615D9D54"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5F697C46" w14:textId="77777777"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00F5D33F" w14:textId="302A49CA" w:rsidR="00F772B5" w:rsidRPr="00BF38C6" w:rsidRDefault="00F772B5" w:rsidP="00F772B5">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71B5C3A4" w14:textId="77777777" w:rsidR="00F772B5" w:rsidRPr="00BF38C6" w:rsidRDefault="00F772B5" w:rsidP="00F772B5">
            <w:pPr>
              <w:pStyle w:val="CellBodyCentered"/>
              <w:rPr>
                <w:rFonts w:ascii="Arial Narrow" w:hAnsi="Arial Narrow" w:cs="Arial"/>
                <w:color w:val="auto"/>
                <w:sz w:val="16"/>
                <w:szCs w:val="16"/>
                <w:lang w:val="en-GB"/>
              </w:rPr>
            </w:pPr>
          </w:p>
          <w:p w14:paraId="651F6DC7"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+95</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sym w:font="Symbol" w:char="F0B0"/>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01C352C6" w14:textId="77777777" w:rsidR="00F772B5" w:rsidRPr="00BF38C6" w:rsidRDefault="00F772B5" w:rsidP="00F772B5">
            <w:pPr>
              <w:pStyle w:val="CellBody"/>
              <w:rPr>
                <w:rFonts w:ascii="Arial Narrow" w:hAnsi="Arial Narrow" w:cs="Arial"/>
                <w:color w:val="auto"/>
                <w:sz w:val="16"/>
                <w:szCs w:val="16"/>
                <w:u w:val="single"/>
                <w:lang w:val="ru-RU"/>
              </w:rPr>
            </w:pPr>
          </w:p>
          <w:p w14:paraId="5CE59AB2" w14:textId="77777777" w:rsidR="00F772B5" w:rsidRPr="006759B5" w:rsidRDefault="00F772B5" w:rsidP="00F772B5">
            <w:pPr>
              <w:pStyle w:val="TableText"/>
              <w:rPr>
                <w:rFonts w:ascii="Arial Narrow" w:hAnsi="Arial Narrow" w:cs="Arial"/>
                <w:color w:val="auto"/>
                <w:szCs w:val="16"/>
                <w:lang w:val="ru-RU"/>
              </w:rPr>
            </w:pPr>
            <w:r w:rsidRPr="00BF38C6">
              <w:rPr>
                <w:rFonts w:ascii="Arial Narrow" w:hAnsi="Arial Narrow" w:cs="Arial"/>
                <w:color w:val="auto"/>
                <w:szCs w:val="16"/>
                <w:lang w:val="ru-RU"/>
              </w:rPr>
              <w:t xml:space="preserve">ТУ НА </w:t>
            </w:r>
            <w:r w:rsidRPr="006759B5">
              <w:rPr>
                <w:rFonts w:ascii="Arial Narrow" w:hAnsi="Arial Narrow" w:cs="Arial"/>
                <w:color w:val="auto"/>
                <w:szCs w:val="16"/>
                <w:lang w:val="ru-RU"/>
              </w:rPr>
              <w:t xml:space="preserve">МАГИСТР. </w:t>
            </w:r>
            <w:r w:rsidRPr="00BF38C6">
              <w:rPr>
                <w:rFonts w:ascii="Arial Narrow" w:hAnsi="Arial Narrow" w:cs="Arial"/>
                <w:color w:val="auto"/>
                <w:szCs w:val="16"/>
                <w:lang w:val="ru-RU"/>
              </w:rPr>
              <w:t>ТРУБОПР</w:t>
            </w:r>
            <w:r w:rsidRPr="006759B5">
              <w:rPr>
                <w:rFonts w:ascii="Arial Narrow" w:hAnsi="Arial Narrow" w:cs="Arial"/>
                <w:color w:val="auto"/>
                <w:szCs w:val="16"/>
                <w:lang w:val="ru-RU"/>
              </w:rPr>
              <w:t>.</w:t>
            </w:r>
          </w:p>
          <w:p w14:paraId="069D36AD" w14:textId="1978E4E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47 </w:t>
            </w:r>
            <w:r w:rsidRPr="00BF38C6">
              <w:rPr>
                <w:rFonts w:ascii="Arial Narrow" w:hAnsi="Arial Narrow"/>
                <w:color w:val="auto"/>
                <w:sz w:val="16"/>
                <w:szCs w:val="16"/>
                <w:lang w:val="ru-RU"/>
              </w:rPr>
              <w:t>бар (изб.)</w:t>
            </w:r>
          </w:p>
          <w:p w14:paraId="5847412B" w14:textId="62A1A50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47 </w:t>
            </w:r>
            <w:r w:rsidRPr="00BF38C6">
              <w:rPr>
                <w:rFonts w:ascii="Arial Narrow" w:hAnsi="Arial Narrow"/>
                <w:color w:val="auto"/>
                <w:sz w:val="16"/>
                <w:szCs w:val="16"/>
                <w:lang w:val="ru-RU"/>
              </w:rPr>
              <w:t>бар (изб.)</w:t>
            </w:r>
          </w:p>
          <w:p w14:paraId="409C02E9" w14:textId="5938470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88 °</w:t>
            </w:r>
            <w:r w:rsidRPr="00BF38C6">
              <w:rPr>
                <w:rFonts w:ascii="Arial Narrow" w:hAnsi="Arial Narrow"/>
                <w:snapToGrid w:val="0"/>
                <w:color w:val="auto"/>
                <w:sz w:val="16"/>
                <w:szCs w:val="16"/>
                <w:lang w:val="ru-RU"/>
              </w:rPr>
              <w:t xml:space="preserve">C = 47 </w:t>
            </w:r>
            <w:r w:rsidRPr="00BF38C6">
              <w:rPr>
                <w:rFonts w:ascii="Arial Narrow" w:hAnsi="Arial Narrow"/>
                <w:color w:val="auto"/>
                <w:sz w:val="16"/>
                <w:szCs w:val="16"/>
                <w:lang w:val="ru-RU"/>
              </w:rPr>
              <w:t>бар (изб.)</w:t>
            </w:r>
          </w:p>
          <w:p w14:paraId="3C287AE3" w14:textId="5A26E1E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95 °</w:t>
            </w:r>
            <w:r w:rsidRPr="00BF38C6">
              <w:rPr>
                <w:rFonts w:ascii="Arial Narrow" w:hAnsi="Arial Narrow"/>
                <w:snapToGrid w:val="0"/>
                <w:color w:val="auto"/>
                <w:sz w:val="16"/>
                <w:szCs w:val="16"/>
                <w:lang w:val="ru-RU"/>
              </w:rPr>
              <w:t xml:space="preserve">C = 40 </w:t>
            </w:r>
            <w:r w:rsidRPr="00BF38C6">
              <w:rPr>
                <w:rFonts w:ascii="Arial Narrow" w:hAnsi="Arial Narrow"/>
                <w:color w:val="auto"/>
                <w:sz w:val="16"/>
                <w:szCs w:val="16"/>
                <w:lang w:val="ru-RU"/>
              </w:rPr>
              <w:t>бар (изб.)</w:t>
            </w:r>
          </w:p>
          <w:p w14:paraId="14518D7C" w14:textId="69BBD630" w:rsidR="00F772B5" w:rsidRPr="006759B5" w:rsidRDefault="00F772B5" w:rsidP="00F772B5">
            <w:pPr>
              <w:pStyle w:val="CellBody"/>
              <w:rPr>
                <w:rFonts w:ascii="Arial Narrow" w:hAnsi="Arial Narrow"/>
                <w:color w:val="auto"/>
                <w:sz w:val="16"/>
                <w:szCs w:val="16"/>
                <w:u w:val="single"/>
                <w:lang w:val="ru-RU"/>
              </w:rPr>
            </w:pPr>
            <w:r w:rsidRPr="00BF38C6">
              <w:rPr>
                <w:rFonts w:ascii="Arial Narrow" w:hAnsi="Arial Narrow" w:cs="Arial"/>
                <w:color w:val="auto"/>
                <w:sz w:val="16"/>
                <w:szCs w:val="16"/>
                <w:lang w:val="ru-RU"/>
              </w:rPr>
              <w:t>(ограничение по толщине стенки трубы)</w:t>
            </w:r>
          </w:p>
          <w:p w14:paraId="239A4D0B" w14:textId="77777777" w:rsidR="00F772B5" w:rsidRDefault="00F772B5" w:rsidP="00F772B5">
            <w:pPr>
              <w:pStyle w:val="CellBody"/>
              <w:rPr>
                <w:rFonts w:ascii="Arial Narrow" w:hAnsi="Arial Narrow"/>
                <w:color w:val="auto"/>
                <w:sz w:val="16"/>
                <w:szCs w:val="16"/>
                <w:u w:val="single"/>
                <w:lang w:val="ru-RU"/>
              </w:rPr>
            </w:pPr>
          </w:p>
          <w:p w14:paraId="7E088DAE" w14:textId="77777777" w:rsidR="00C043E1" w:rsidRDefault="00C043E1" w:rsidP="00F772B5">
            <w:pPr>
              <w:pStyle w:val="CellBody"/>
              <w:rPr>
                <w:rFonts w:ascii="Arial Narrow" w:hAnsi="Arial Narrow"/>
                <w:color w:val="auto"/>
                <w:sz w:val="16"/>
                <w:szCs w:val="16"/>
                <w:u w:val="single"/>
                <w:lang w:val="ru-RU"/>
              </w:rPr>
            </w:pPr>
          </w:p>
          <w:p w14:paraId="2C9467F3" w14:textId="77777777" w:rsidR="00C043E1" w:rsidRDefault="00C043E1" w:rsidP="00F772B5">
            <w:pPr>
              <w:pStyle w:val="CellBody"/>
              <w:rPr>
                <w:rFonts w:ascii="Arial Narrow" w:hAnsi="Arial Narrow"/>
                <w:color w:val="auto"/>
                <w:sz w:val="16"/>
                <w:szCs w:val="16"/>
                <w:u w:val="single"/>
                <w:lang w:val="ru-RU"/>
              </w:rPr>
            </w:pPr>
          </w:p>
          <w:p w14:paraId="77E432A3" w14:textId="77777777" w:rsidR="00C043E1" w:rsidRDefault="00C043E1" w:rsidP="00F772B5">
            <w:pPr>
              <w:pStyle w:val="CellBody"/>
              <w:rPr>
                <w:rFonts w:ascii="Arial Narrow" w:hAnsi="Arial Narrow"/>
                <w:color w:val="auto"/>
                <w:sz w:val="16"/>
                <w:szCs w:val="16"/>
                <w:u w:val="single"/>
                <w:lang w:val="ru-RU"/>
              </w:rPr>
            </w:pPr>
          </w:p>
          <w:p w14:paraId="1288D944" w14:textId="77777777" w:rsidR="00C043E1" w:rsidRDefault="00C043E1" w:rsidP="00F772B5">
            <w:pPr>
              <w:pStyle w:val="CellBody"/>
              <w:rPr>
                <w:rFonts w:ascii="Arial Narrow" w:hAnsi="Arial Narrow"/>
                <w:color w:val="auto"/>
                <w:sz w:val="16"/>
                <w:szCs w:val="16"/>
                <w:u w:val="single"/>
                <w:lang w:val="ru-RU"/>
              </w:rPr>
            </w:pPr>
          </w:p>
          <w:p w14:paraId="77A1F417" w14:textId="77777777" w:rsidR="00C043E1" w:rsidRPr="006759B5" w:rsidRDefault="00C043E1" w:rsidP="00F772B5">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1B1DFC30" w14:textId="77777777" w:rsidR="00F772B5" w:rsidRPr="00BF38C6" w:rsidRDefault="00F772B5" w:rsidP="00F772B5">
            <w:pPr>
              <w:pStyle w:val="CellBody"/>
              <w:jc w:val="center"/>
              <w:rPr>
                <w:rFonts w:ascii="Arial Narrow" w:hAnsi="Arial Narrow" w:cs="Arial"/>
                <w:sz w:val="16"/>
                <w:szCs w:val="16"/>
                <w:lang w:val="ru-RU"/>
              </w:rPr>
            </w:pPr>
          </w:p>
          <w:p w14:paraId="68606B37" w14:textId="25B60CB0"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tc>
        <w:tc>
          <w:tcPr>
            <w:tcW w:w="450" w:type="dxa"/>
            <w:tcBorders>
              <w:top w:val="single" w:sz="6" w:space="0" w:color="auto"/>
              <w:left w:val="single" w:sz="6" w:space="0" w:color="auto"/>
              <w:bottom w:val="single" w:sz="6" w:space="0" w:color="auto"/>
              <w:right w:val="single" w:sz="6" w:space="0" w:color="auto"/>
            </w:tcBorders>
          </w:tcPr>
          <w:p w14:paraId="55FE1C82" w14:textId="77777777" w:rsidR="00F772B5" w:rsidRPr="00BF38C6" w:rsidRDefault="00F772B5" w:rsidP="00F772B5">
            <w:pPr>
              <w:pStyle w:val="CellBodyCentered"/>
              <w:rPr>
                <w:rFonts w:ascii="Arial Narrow" w:hAnsi="Arial Narrow"/>
                <w:color w:val="auto"/>
                <w:sz w:val="16"/>
                <w:szCs w:val="16"/>
                <w:lang w:val="ru-RU"/>
              </w:rPr>
            </w:pPr>
          </w:p>
          <w:p w14:paraId="109886EA"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100</w:t>
            </w:r>
          </w:p>
        </w:tc>
      </w:tr>
      <w:tr w:rsidR="00F772B5" w:rsidRPr="00BF38C6" w14:paraId="09AFAEB2" w14:textId="77777777" w:rsidTr="002A7110">
        <w:tc>
          <w:tcPr>
            <w:tcW w:w="3332" w:type="dxa"/>
            <w:tcBorders>
              <w:top w:val="single" w:sz="6" w:space="0" w:color="auto"/>
              <w:left w:val="single" w:sz="6" w:space="0" w:color="auto"/>
              <w:bottom w:val="single" w:sz="6" w:space="0" w:color="auto"/>
              <w:right w:val="single" w:sz="6" w:space="0" w:color="auto"/>
            </w:tcBorders>
          </w:tcPr>
          <w:p w14:paraId="2EFEB3B2" w14:textId="77777777" w:rsidR="00F772B5" w:rsidRPr="00BF38C6" w:rsidRDefault="00F772B5" w:rsidP="00F772B5">
            <w:pPr>
              <w:pStyle w:val="CellBody"/>
              <w:rPr>
                <w:rFonts w:ascii="Arial Narrow" w:hAnsi="Arial Narrow" w:cs="Arial"/>
                <w:color w:val="auto"/>
                <w:sz w:val="16"/>
                <w:szCs w:val="16"/>
                <w:lang w:val="ru-RU"/>
              </w:rPr>
            </w:pPr>
          </w:p>
          <w:p w14:paraId="0548E916" w14:textId="77777777" w:rsidR="00F772B5" w:rsidRPr="00CD7A5F" w:rsidRDefault="00F772B5" w:rsidP="00F772B5">
            <w:pPr>
              <w:pStyle w:val="CellBody"/>
              <w:rPr>
                <w:rFonts w:ascii="Arial Narrow" w:hAnsi="Arial Narrow" w:cs="Arial"/>
                <w:color w:val="auto"/>
                <w:sz w:val="16"/>
                <w:szCs w:val="16"/>
                <w:u w:val="single"/>
                <w:lang w:val="ru-RU"/>
              </w:rPr>
            </w:pPr>
            <w:r w:rsidRPr="00CD7A5F">
              <w:rPr>
                <w:rFonts w:ascii="Arial Narrow" w:hAnsi="Arial Narrow" w:cs="Arial"/>
                <w:color w:val="auto"/>
                <w:sz w:val="16"/>
                <w:szCs w:val="16"/>
                <w:u w:val="single"/>
                <w:lang w:val="ru-RU"/>
              </w:rPr>
              <w:t>ТОЛЬКО</w:t>
            </w:r>
            <w:r w:rsidRPr="006759B5">
              <w:rPr>
                <w:rFonts w:ascii="Arial Narrow" w:hAnsi="Arial Narrow" w:cs="Arial"/>
                <w:color w:val="auto"/>
                <w:sz w:val="16"/>
                <w:szCs w:val="16"/>
                <w:u w:val="single"/>
                <w:lang w:val="ru-RU"/>
              </w:rPr>
              <w:t xml:space="preserve"> МАГИСТР.</w:t>
            </w:r>
            <w:r w:rsidRPr="00CD7A5F">
              <w:rPr>
                <w:rFonts w:ascii="Arial Narrow" w:hAnsi="Arial Narrow" w:cs="Arial"/>
                <w:color w:val="auto"/>
                <w:sz w:val="16"/>
                <w:szCs w:val="16"/>
                <w:u w:val="single"/>
                <w:lang w:val="ru-RU"/>
              </w:rPr>
              <w:t xml:space="preserve"> ТРУБОПРОВОД</w:t>
            </w:r>
          </w:p>
          <w:p w14:paraId="530A5085" w14:textId="77777777" w:rsidR="00F772B5" w:rsidRPr="00BF38C6" w:rsidRDefault="00F772B5" w:rsidP="00F772B5">
            <w:pPr>
              <w:pStyle w:val="CellBody"/>
              <w:rPr>
                <w:rFonts w:ascii="Arial Narrow" w:hAnsi="Arial Narrow" w:cs="Arial"/>
                <w:color w:val="auto"/>
                <w:sz w:val="16"/>
                <w:szCs w:val="16"/>
                <w:lang w:val="ru-RU"/>
              </w:rPr>
            </w:pPr>
          </w:p>
          <w:p w14:paraId="4DBFDED3"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685D9C8C" w14:textId="77777777" w:rsidR="00F772B5" w:rsidRPr="00BF38C6" w:rsidRDefault="00F772B5" w:rsidP="00F772B5">
            <w:pPr>
              <w:pStyle w:val="CellBodyCentered"/>
              <w:rPr>
                <w:rFonts w:ascii="Arial Narrow" w:hAnsi="Arial Narrow" w:cs="Arial"/>
                <w:b/>
                <w:color w:val="auto"/>
                <w:sz w:val="16"/>
                <w:szCs w:val="16"/>
                <w:lang w:val="ru-RU"/>
              </w:rPr>
            </w:pPr>
          </w:p>
          <w:p w14:paraId="6A4B966D"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cs="Arial"/>
                <w:b/>
                <w:color w:val="auto"/>
                <w:sz w:val="16"/>
                <w:szCs w:val="16"/>
                <w:lang w:val="ru-RU"/>
              </w:rPr>
              <w:t>300K5F</w:t>
            </w:r>
          </w:p>
        </w:tc>
        <w:tc>
          <w:tcPr>
            <w:tcW w:w="720" w:type="dxa"/>
            <w:tcBorders>
              <w:top w:val="single" w:sz="6" w:space="0" w:color="auto"/>
              <w:left w:val="single" w:sz="6" w:space="0" w:color="auto"/>
              <w:bottom w:val="single" w:sz="6" w:space="0" w:color="auto"/>
              <w:right w:val="single" w:sz="6" w:space="0" w:color="auto"/>
            </w:tcBorders>
          </w:tcPr>
          <w:p w14:paraId="70D6BF31" w14:textId="77777777" w:rsidR="00F772B5" w:rsidRPr="00BF38C6" w:rsidRDefault="00F772B5" w:rsidP="00F772B5">
            <w:pPr>
              <w:pStyle w:val="CellBodyCentered"/>
              <w:rPr>
                <w:rFonts w:ascii="Arial Narrow" w:hAnsi="Arial Narrow" w:cs="Arial"/>
                <w:color w:val="auto"/>
                <w:sz w:val="16"/>
                <w:szCs w:val="16"/>
                <w:lang w:val="en-GB"/>
              </w:rPr>
            </w:pPr>
          </w:p>
          <w:p w14:paraId="7971B4B5"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1A2E71FA" w14:textId="77777777" w:rsidR="00F772B5" w:rsidRPr="00BF38C6" w:rsidRDefault="00F772B5" w:rsidP="00F772B5">
            <w:pPr>
              <w:pStyle w:val="CellBodyCentered"/>
              <w:rPr>
                <w:rFonts w:ascii="Arial Narrow" w:hAnsi="Arial Narrow" w:cs="Arial"/>
                <w:color w:val="auto"/>
                <w:sz w:val="16"/>
                <w:szCs w:val="16"/>
                <w:lang w:val="ru-RU"/>
              </w:rPr>
            </w:pPr>
          </w:p>
          <w:p w14:paraId="7881AC62"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21BF2128"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45D7709D" w14:textId="07E85E98"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75081B5C" w14:textId="77777777" w:rsidR="00F772B5" w:rsidRPr="00BF38C6" w:rsidRDefault="00F772B5" w:rsidP="00F772B5">
            <w:pPr>
              <w:pStyle w:val="CellBodyCentered"/>
              <w:rPr>
                <w:rFonts w:ascii="Arial Narrow" w:hAnsi="Arial Narrow" w:cs="Arial"/>
                <w:color w:val="auto"/>
                <w:sz w:val="16"/>
                <w:szCs w:val="16"/>
                <w:lang w:val="ru-RU"/>
              </w:rPr>
            </w:pPr>
          </w:p>
          <w:p w14:paraId="1FAA1AA0"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5BCC267E" w14:textId="77777777"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73411597" w14:textId="0F21D30C" w:rsidR="00F772B5" w:rsidRPr="00BF38C6" w:rsidRDefault="00F772B5" w:rsidP="00F772B5">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22E62C1B" w14:textId="77777777" w:rsidR="00F772B5" w:rsidRPr="00BF38C6" w:rsidRDefault="00F772B5" w:rsidP="00F772B5">
            <w:pPr>
              <w:pStyle w:val="CellBodyCentered"/>
              <w:rPr>
                <w:rFonts w:ascii="Arial Narrow" w:hAnsi="Arial Narrow" w:cs="Arial"/>
                <w:color w:val="auto"/>
                <w:sz w:val="16"/>
                <w:szCs w:val="16"/>
                <w:lang w:val="en-GB"/>
              </w:rPr>
            </w:pPr>
          </w:p>
          <w:p w14:paraId="7336D129"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+8</w:t>
            </w:r>
            <w:r w:rsidRPr="00BF38C6">
              <w:rPr>
                <w:rFonts w:ascii="Arial Narrow" w:hAnsi="Arial Narrow" w:cs="Arial"/>
                <w:color w:val="auto"/>
                <w:sz w:val="16"/>
                <w:szCs w:val="16"/>
                <w:lang w:val="ru-RU"/>
              </w:rPr>
              <w:t xml:space="preserve">5 </w:t>
            </w:r>
            <w:r w:rsidRPr="00BF38C6">
              <w:rPr>
                <w:rFonts w:ascii="Arial Narrow" w:hAnsi="Arial Narrow" w:cs="Arial"/>
                <w:color w:val="auto"/>
                <w:sz w:val="16"/>
                <w:szCs w:val="16"/>
                <w:lang w:val="en-GB"/>
              </w:rPr>
              <w:sym w:font="Symbol" w:char="F0B0"/>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20B89D7C" w14:textId="77777777" w:rsidR="00F772B5" w:rsidRPr="006759B5" w:rsidRDefault="00F772B5" w:rsidP="00F772B5">
            <w:pPr>
              <w:pStyle w:val="TableText"/>
              <w:rPr>
                <w:rFonts w:ascii="Arial Narrow" w:hAnsi="Arial Narrow" w:cs="Arial"/>
                <w:color w:val="auto"/>
                <w:szCs w:val="16"/>
                <w:lang w:val="ru-RU"/>
              </w:rPr>
            </w:pPr>
          </w:p>
          <w:p w14:paraId="424DC433" w14:textId="0E384B97" w:rsidR="00F772B5" w:rsidRPr="006759B5" w:rsidRDefault="00F772B5" w:rsidP="00F772B5">
            <w:pPr>
              <w:pStyle w:val="TableText"/>
              <w:rPr>
                <w:rFonts w:ascii="Arial Narrow" w:hAnsi="Arial Narrow" w:cs="Arial"/>
                <w:color w:val="auto"/>
                <w:szCs w:val="16"/>
                <w:lang w:val="ru-RU"/>
              </w:rPr>
            </w:pPr>
            <w:r w:rsidRPr="00BF38C6">
              <w:rPr>
                <w:rFonts w:ascii="Arial Narrow" w:hAnsi="Arial Narrow" w:cs="Arial"/>
                <w:color w:val="auto"/>
                <w:szCs w:val="16"/>
                <w:lang w:val="ru-RU"/>
              </w:rPr>
              <w:t xml:space="preserve">ТУ НА </w:t>
            </w:r>
            <w:r w:rsidRPr="006759B5">
              <w:rPr>
                <w:rFonts w:ascii="Arial Narrow" w:hAnsi="Arial Narrow" w:cs="Arial"/>
                <w:color w:val="auto"/>
                <w:szCs w:val="16"/>
                <w:lang w:val="ru-RU"/>
              </w:rPr>
              <w:t xml:space="preserve">МАГИСТР. </w:t>
            </w:r>
            <w:r w:rsidRPr="00BF38C6">
              <w:rPr>
                <w:rFonts w:ascii="Arial Narrow" w:hAnsi="Arial Narrow" w:cs="Arial"/>
                <w:color w:val="auto"/>
                <w:szCs w:val="16"/>
                <w:lang w:val="ru-RU"/>
              </w:rPr>
              <w:t>ТРУБОПР</w:t>
            </w:r>
            <w:r w:rsidRPr="006759B5">
              <w:rPr>
                <w:rFonts w:ascii="Arial Narrow" w:hAnsi="Arial Narrow" w:cs="Arial"/>
                <w:color w:val="auto"/>
                <w:szCs w:val="16"/>
                <w:lang w:val="ru-RU"/>
              </w:rPr>
              <w:t>.</w:t>
            </w:r>
          </w:p>
          <w:p w14:paraId="07000FD4" w14:textId="28E8954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47,5 </w:t>
            </w:r>
            <w:r w:rsidRPr="00BF38C6">
              <w:rPr>
                <w:rFonts w:ascii="Arial Narrow" w:hAnsi="Arial Narrow"/>
                <w:color w:val="auto"/>
                <w:sz w:val="16"/>
                <w:szCs w:val="16"/>
                <w:lang w:val="ru-RU"/>
              </w:rPr>
              <w:t>бар (изб.)</w:t>
            </w:r>
          </w:p>
          <w:p w14:paraId="286BE4AD" w14:textId="323A17E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47,5 </w:t>
            </w:r>
            <w:r w:rsidRPr="00BF38C6">
              <w:rPr>
                <w:rFonts w:ascii="Arial Narrow" w:hAnsi="Arial Narrow"/>
                <w:color w:val="auto"/>
                <w:sz w:val="16"/>
                <w:szCs w:val="16"/>
                <w:lang w:val="ru-RU"/>
              </w:rPr>
              <w:t>бар (изб.)</w:t>
            </w:r>
          </w:p>
          <w:p w14:paraId="4E307E37" w14:textId="2131B84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47,5 </w:t>
            </w:r>
            <w:r w:rsidRPr="00BF38C6">
              <w:rPr>
                <w:rFonts w:ascii="Arial Narrow" w:hAnsi="Arial Narrow"/>
                <w:color w:val="auto"/>
                <w:sz w:val="16"/>
                <w:szCs w:val="16"/>
                <w:lang w:val="ru-RU"/>
              </w:rPr>
              <w:t>бар (изб.)</w:t>
            </w:r>
          </w:p>
          <w:p w14:paraId="3566D4C1" w14:textId="0A81AC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80 °</w:t>
            </w:r>
            <w:r w:rsidRPr="00BF38C6">
              <w:rPr>
                <w:rFonts w:ascii="Arial Narrow" w:hAnsi="Arial Narrow"/>
                <w:snapToGrid w:val="0"/>
                <w:color w:val="auto"/>
                <w:sz w:val="16"/>
                <w:szCs w:val="16"/>
                <w:lang w:val="ru-RU"/>
              </w:rPr>
              <w:t xml:space="preserve">C = 47,5 </w:t>
            </w:r>
            <w:r w:rsidRPr="00BF38C6">
              <w:rPr>
                <w:rFonts w:ascii="Arial Narrow" w:hAnsi="Arial Narrow"/>
                <w:color w:val="auto"/>
                <w:sz w:val="16"/>
                <w:szCs w:val="16"/>
                <w:lang w:val="ru-RU"/>
              </w:rPr>
              <w:t>бар (изб.)</w:t>
            </w:r>
          </w:p>
          <w:p w14:paraId="44FCC29C" w14:textId="0E83755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85 °</w:t>
            </w:r>
            <w:r w:rsidRPr="00BF38C6">
              <w:rPr>
                <w:rFonts w:ascii="Arial Narrow" w:hAnsi="Arial Narrow"/>
                <w:snapToGrid w:val="0"/>
                <w:color w:val="auto"/>
                <w:sz w:val="16"/>
                <w:szCs w:val="16"/>
                <w:lang w:val="ru-RU"/>
              </w:rPr>
              <w:t>C = 45,8 бар (изб.)</w:t>
            </w:r>
          </w:p>
          <w:p w14:paraId="12DD9199" w14:textId="77777777" w:rsidR="00F772B5" w:rsidRPr="006759B5" w:rsidRDefault="00F772B5" w:rsidP="00F772B5">
            <w:pPr>
              <w:pStyle w:val="CellBody"/>
              <w:rPr>
                <w:rFonts w:ascii="Arial Narrow" w:hAnsi="Arial Narrow"/>
                <w:color w:val="auto"/>
                <w:sz w:val="16"/>
                <w:szCs w:val="16"/>
                <w:u w:val="single"/>
                <w:lang w:val="ru-RU"/>
              </w:rPr>
            </w:pPr>
            <w:r w:rsidRPr="00BF38C6">
              <w:rPr>
                <w:rFonts w:ascii="Arial Narrow" w:hAnsi="Arial Narrow" w:cs="Arial"/>
                <w:color w:val="auto"/>
                <w:sz w:val="16"/>
                <w:szCs w:val="16"/>
                <w:lang w:val="ru-RU"/>
              </w:rPr>
              <w:t>(ограничение по толщине стенки трубы)</w:t>
            </w:r>
          </w:p>
          <w:p w14:paraId="4DC9197E" w14:textId="77777777" w:rsidR="00F772B5" w:rsidRPr="006759B5" w:rsidRDefault="00F772B5" w:rsidP="00F772B5">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36E3E8BE" w14:textId="77777777" w:rsidR="00F772B5" w:rsidRPr="00BF38C6" w:rsidRDefault="00F772B5" w:rsidP="00F772B5">
            <w:pPr>
              <w:pStyle w:val="CellBody"/>
              <w:jc w:val="center"/>
              <w:rPr>
                <w:rFonts w:ascii="Arial Narrow" w:hAnsi="Arial Narrow" w:cs="Arial"/>
                <w:sz w:val="16"/>
                <w:szCs w:val="16"/>
                <w:lang w:val="ru-RU"/>
              </w:rPr>
            </w:pPr>
          </w:p>
          <w:p w14:paraId="60647F10" w14:textId="468F2BF5"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tc>
        <w:tc>
          <w:tcPr>
            <w:tcW w:w="450" w:type="dxa"/>
            <w:tcBorders>
              <w:top w:val="single" w:sz="6" w:space="0" w:color="auto"/>
              <w:left w:val="single" w:sz="6" w:space="0" w:color="auto"/>
              <w:bottom w:val="single" w:sz="6" w:space="0" w:color="auto"/>
              <w:right w:val="single" w:sz="6" w:space="0" w:color="auto"/>
            </w:tcBorders>
          </w:tcPr>
          <w:p w14:paraId="0A6B71F1" w14:textId="77777777" w:rsidR="00F772B5" w:rsidRPr="00BF38C6" w:rsidRDefault="00F772B5" w:rsidP="00F772B5">
            <w:pPr>
              <w:pStyle w:val="CellBodyCentered"/>
              <w:rPr>
                <w:rFonts w:ascii="Arial Narrow" w:hAnsi="Arial Narrow"/>
                <w:color w:val="auto"/>
                <w:sz w:val="16"/>
                <w:szCs w:val="16"/>
                <w:lang w:val="ru-RU"/>
              </w:rPr>
            </w:pPr>
          </w:p>
          <w:p w14:paraId="56FED7F5"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100</w:t>
            </w:r>
          </w:p>
        </w:tc>
      </w:tr>
      <w:tr w:rsidR="00F772B5" w:rsidRPr="00BF38C6" w14:paraId="62D065C6" w14:textId="77777777" w:rsidTr="002A7110">
        <w:tc>
          <w:tcPr>
            <w:tcW w:w="3332" w:type="dxa"/>
            <w:tcBorders>
              <w:top w:val="single" w:sz="6" w:space="0" w:color="auto"/>
              <w:left w:val="single" w:sz="6" w:space="0" w:color="auto"/>
              <w:bottom w:val="single" w:sz="6" w:space="0" w:color="auto"/>
              <w:right w:val="single" w:sz="6" w:space="0" w:color="auto"/>
            </w:tcBorders>
          </w:tcPr>
          <w:p w14:paraId="33CD8A3A" w14:textId="77777777" w:rsidR="00F772B5" w:rsidRPr="00BF38C6" w:rsidRDefault="00F772B5" w:rsidP="00F772B5">
            <w:pPr>
              <w:pStyle w:val="CellBody"/>
              <w:rPr>
                <w:rFonts w:ascii="Arial Narrow" w:hAnsi="Arial Narrow" w:cs="Arial"/>
                <w:color w:val="auto"/>
                <w:sz w:val="16"/>
                <w:szCs w:val="16"/>
                <w:lang w:val="en-GB"/>
              </w:rPr>
            </w:pPr>
          </w:p>
          <w:p w14:paraId="6F3CA94F"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 xml:space="preserve">PHC – </w:t>
            </w:r>
            <w:r w:rsidRPr="00BF38C6">
              <w:rPr>
                <w:rFonts w:ascii="Arial Narrow" w:hAnsi="Arial Narrow" w:cs="Arial"/>
                <w:color w:val="auto"/>
                <w:sz w:val="16"/>
                <w:szCs w:val="16"/>
                <w:lang w:val="ru-RU"/>
              </w:rPr>
              <w:t>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05383E87" w14:textId="77777777" w:rsidR="00F772B5" w:rsidRPr="00BF38C6" w:rsidRDefault="00F772B5" w:rsidP="00F772B5">
            <w:pPr>
              <w:pStyle w:val="CellBodyCentered"/>
              <w:rPr>
                <w:rFonts w:ascii="Arial Narrow" w:hAnsi="Arial Narrow" w:cs="Arial"/>
                <w:b/>
                <w:color w:val="auto"/>
                <w:sz w:val="16"/>
                <w:szCs w:val="16"/>
                <w:lang w:val="en-GB"/>
              </w:rPr>
            </w:pPr>
          </w:p>
          <w:p w14:paraId="59C37A36" w14:textId="5E59EBD1" w:rsidR="00F772B5" w:rsidRPr="00BF38C6" w:rsidRDefault="00F772B5" w:rsidP="00F772B5">
            <w:pPr>
              <w:pStyle w:val="CellBodyCentered"/>
              <w:rPr>
                <w:rFonts w:ascii="Arial Narrow" w:hAnsi="Arial Narrow"/>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280704" behindDoc="0" locked="0" layoutInCell="1" allowOverlap="1" wp14:anchorId="75D508ED" wp14:editId="504CDD89">
                      <wp:simplePos x="0" y="0"/>
                      <wp:positionH relativeFrom="column">
                        <wp:posOffset>-447864</wp:posOffset>
                      </wp:positionH>
                      <wp:positionV relativeFrom="paragraph">
                        <wp:posOffset>173875</wp:posOffset>
                      </wp:positionV>
                      <wp:extent cx="973455" cy="221615"/>
                      <wp:effectExtent l="0" t="0" r="55245" b="64135"/>
                      <wp:wrapNone/>
                      <wp:docPr id="1162207606"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253CDD30" w14:textId="77777777" w:rsidR="00F772B5" w:rsidRPr="0062771D" w:rsidRDefault="00F772B5" w:rsidP="005810BA">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D508ED" id="_x0000_s1038" style="position:absolute;left:0;text-align:left;margin-left:-35.25pt;margin-top:13.7pt;width:76.65pt;height:17.45pt;z-index:25428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iLKigIAAB8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">
                      <v:shadow on="t" color="black [3213]" opacity=".5"/>
                      <v:textbox>
                        <w:txbxContent>
                          <w:p w14:paraId="253CDD30" w14:textId="77777777" w:rsidR="00F772B5" w:rsidRPr="0062771D" w:rsidRDefault="00F772B5" w:rsidP="005810BA">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Pr="00BF38C6">
              <w:rPr>
                <w:rFonts w:ascii="Arial Narrow" w:hAnsi="Arial Narrow" w:cs="Arial"/>
                <w:b/>
                <w:color w:val="auto"/>
                <w:sz w:val="16"/>
                <w:szCs w:val="16"/>
                <w:lang w:val="en-GB"/>
              </w:rPr>
              <w:t>300K5G</w:t>
            </w:r>
          </w:p>
        </w:tc>
        <w:tc>
          <w:tcPr>
            <w:tcW w:w="720" w:type="dxa"/>
            <w:tcBorders>
              <w:top w:val="single" w:sz="6" w:space="0" w:color="auto"/>
              <w:left w:val="single" w:sz="6" w:space="0" w:color="auto"/>
              <w:bottom w:val="single" w:sz="6" w:space="0" w:color="auto"/>
              <w:right w:val="single" w:sz="6" w:space="0" w:color="auto"/>
            </w:tcBorders>
          </w:tcPr>
          <w:p w14:paraId="3B345A29" w14:textId="3C3A640F" w:rsidR="00F772B5" w:rsidRPr="00BF38C6" w:rsidRDefault="00F772B5" w:rsidP="00F772B5">
            <w:pPr>
              <w:pStyle w:val="CellBodyCentered"/>
              <w:rPr>
                <w:rFonts w:ascii="Arial Narrow" w:hAnsi="Arial Narrow" w:cs="Arial"/>
                <w:color w:val="auto"/>
                <w:sz w:val="16"/>
                <w:szCs w:val="16"/>
                <w:lang w:val="en-GB"/>
              </w:rPr>
            </w:pPr>
          </w:p>
          <w:p w14:paraId="6273A9FD"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11F39D37" w14:textId="77777777" w:rsidR="00F772B5" w:rsidRPr="006759B5" w:rsidRDefault="00F772B5" w:rsidP="00F772B5">
            <w:pPr>
              <w:pStyle w:val="CellBodyCentered"/>
              <w:rPr>
                <w:rFonts w:ascii="Arial Narrow" w:hAnsi="Arial Narrow" w:cs="Arial"/>
                <w:color w:val="auto"/>
                <w:sz w:val="16"/>
                <w:szCs w:val="16"/>
                <w:lang w:val="ru-RU"/>
              </w:rPr>
            </w:pPr>
          </w:p>
          <w:p w14:paraId="374C13BC" w14:textId="4ACD47A4" w:rsidR="00F772B5" w:rsidRPr="006759B5" w:rsidRDefault="00F772B5" w:rsidP="00F772B5">
            <w:pPr>
              <w:pStyle w:val="CellBodyCentered"/>
              <w:rPr>
                <w:ins w:id="1935" w:author="Zhunisbayev, Olzhasbek [Bolashak Atyrau Limited]" w:date="2024-05-08T22:20:00Z"/>
                <w:rFonts w:ascii="Arial Narrow" w:hAnsi="Arial Narrow" w:cs="Arial"/>
                <w:color w:val="auto"/>
                <w:sz w:val="16"/>
                <w:szCs w:val="16"/>
                <w:lang w:val="ru-RU"/>
              </w:rPr>
            </w:pPr>
            <w:r>
              <w:rPr>
                <w:rFonts w:ascii="Arial Narrow" w:hAnsi="Arial Narrow" w:cs="Arial"/>
                <w:color w:val="auto"/>
                <w:sz w:val="16"/>
                <w:szCs w:val="16"/>
              </w:rPr>
              <w:t>LTCS</w:t>
            </w:r>
            <w:r w:rsidRPr="006759B5">
              <w:rPr>
                <w:rFonts w:ascii="Arial Narrow" w:hAnsi="Arial Narrow" w:cs="Arial"/>
                <w:color w:val="auto"/>
                <w:sz w:val="16"/>
                <w:szCs w:val="16"/>
                <w:lang w:val="ru-RU"/>
              </w:rPr>
              <w:t xml:space="preserve"> + СПЛАВ</w:t>
            </w:r>
            <w:ins w:id="1936" w:author="Zhunisbayev, Olzhasbek [Bolashak Atyrau Limited]" w:date="2024-05-08T22:20:00Z">
              <w:r w:rsidRPr="00BF38C6">
                <w:rPr>
                  <w:rFonts w:ascii="Arial Narrow" w:hAnsi="Arial Narrow" w:cs="Arial"/>
                  <w:color w:val="auto"/>
                  <w:sz w:val="16"/>
                  <w:szCs w:val="16"/>
                  <w:lang w:val="ru-RU"/>
                </w:rPr>
                <w:t xml:space="preserve"> 825</w:t>
              </w:r>
            </w:ins>
            <w:r w:rsidRPr="006759B5">
              <w:rPr>
                <w:rFonts w:ascii="Arial Narrow" w:hAnsi="Arial Narrow" w:cs="Arial"/>
                <w:color w:val="auto"/>
                <w:sz w:val="16"/>
                <w:szCs w:val="16"/>
                <w:lang w:val="ru-RU"/>
              </w:rPr>
              <w:t xml:space="preserve"> (</w:t>
            </w:r>
            <w:r>
              <w:rPr>
                <w:rFonts w:ascii="Arial Narrow" w:hAnsi="Arial Narrow" w:cs="Arial"/>
                <w:color w:val="auto"/>
                <w:sz w:val="16"/>
                <w:szCs w:val="16"/>
                <w:lang w:val="en-GB"/>
              </w:rPr>
              <w:t>UNS</w:t>
            </w:r>
            <w:r w:rsidRPr="006759B5">
              <w:rPr>
                <w:rFonts w:ascii="Arial Narrow" w:hAnsi="Arial Narrow" w:cs="Arial"/>
                <w:color w:val="auto"/>
                <w:sz w:val="16"/>
                <w:szCs w:val="16"/>
                <w:lang w:val="ru-RU"/>
              </w:rPr>
              <w:t xml:space="preserve"> </w:t>
            </w:r>
            <w:r>
              <w:rPr>
                <w:rFonts w:ascii="Arial Narrow" w:hAnsi="Arial Narrow" w:cs="Arial"/>
                <w:color w:val="auto"/>
                <w:sz w:val="16"/>
                <w:szCs w:val="16"/>
                <w:lang w:val="en-GB"/>
              </w:rPr>
              <w:t>N</w:t>
            </w:r>
            <w:r w:rsidRPr="006759B5">
              <w:rPr>
                <w:rFonts w:ascii="Arial Narrow" w:hAnsi="Arial Narrow" w:cs="Arial"/>
                <w:color w:val="auto"/>
                <w:sz w:val="16"/>
                <w:szCs w:val="16"/>
                <w:lang w:val="ru-RU"/>
              </w:rPr>
              <w:t>08825)</w:t>
            </w:r>
          </w:p>
          <w:p w14:paraId="76A25D05" w14:textId="32B992B4" w:rsidR="00F772B5" w:rsidRPr="006759B5"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4DD784F9" w14:textId="77777777" w:rsidR="00F772B5" w:rsidRPr="006759B5" w:rsidRDefault="00F772B5" w:rsidP="00F772B5">
            <w:pPr>
              <w:pStyle w:val="CellBodyCentered"/>
              <w:rPr>
                <w:rFonts w:ascii="Arial Narrow" w:hAnsi="Arial Narrow" w:cs="Arial"/>
                <w:color w:val="auto"/>
                <w:sz w:val="16"/>
                <w:szCs w:val="16"/>
                <w:lang w:val="ru-RU"/>
              </w:rPr>
            </w:pPr>
          </w:p>
          <w:p w14:paraId="127BEE0E"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37684170" w14:textId="77777777"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251B5C94" w14:textId="609D6D6E" w:rsidR="00F772B5" w:rsidRPr="00BF38C6" w:rsidRDefault="00F772B5" w:rsidP="00F772B5">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25BB4FA4" w14:textId="77777777" w:rsidR="00F772B5" w:rsidRPr="00BF38C6" w:rsidRDefault="00F772B5" w:rsidP="00F772B5">
            <w:pPr>
              <w:pStyle w:val="CellBodyCentered"/>
              <w:rPr>
                <w:rFonts w:ascii="Arial Narrow" w:hAnsi="Arial Narrow" w:cs="Arial"/>
                <w:color w:val="auto"/>
                <w:sz w:val="16"/>
                <w:szCs w:val="16"/>
                <w:lang w:val="en-GB"/>
              </w:rPr>
            </w:pPr>
          </w:p>
          <w:p w14:paraId="1DEB110F"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+95</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sym w:font="Symbol" w:char="F0B0"/>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5DFA350E" w14:textId="77777777" w:rsidR="00F772B5" w:rsidRPr="00BF38C6" w:rsidRDefault="00F772B5" w:rsidP="00F772B5">
            <w:pPr>
              <w:pStyle w:val="CellBody"/>
              <w:rPr>
                <w:rFonts w:ascii="Arial Narrow" w:hAnsi="Arial Narrow" w:cs="Arial"/>
                <w:color w:val="auto"/>
                <w:sz w:val="16"/>
                <w:szCs w:val="16"/>
                <w:u w:val="single"/>
                <w:lang w:val="ru-RU"/>
              </w:rPr>
            </w:pPr>
          </w:p>
          <w:p w14:paraId="665FF9A6" w14:textId="77777777" w:rsidR="00F772B5" w:rsidRPr="006759B5" w:rsidRDefault="00F772B5" w:rsidP="00F772B5">
            <w:pPr>
              <w:pStyle w:val="TableText"/>
              <w:rPr>
                <w:rFonts w:ascii="Arial Narrow" w:hAnsi="Arial Narrow" w:cs="Arial"/>
                <w:color w:val="auto"/>
                <w:szCs w:val="16"/>
                <w:lang w:val="ru-RU"/>
              </w:rPr>
            </w:pPr>
            <w:r w:rsidRPr="00BF38C6">
              <w:rPr>
                <w:rFonts w:ascii="Arial Narrow" w:hAnsi="Arial Narrow" w:cs="Arial"/>
                <w:color w:val="auto"/>
                <w:szCs w:val="16"/>
                <w:lang w:val="ru-RU"/>
              </w:rPr>
              <w:t xml:space="preserve">ТУ НА </w:t>
            </w:r>
            <w:r w:rsidRPr="006759B5">
              <w:rPr>
                <w:rFonts w:ascii="Arial Narrow" w:hAnsi="Arial Narrow" w:cs="Arial"/>
                <w:color w:val="auto"/>
                <w:szCs w:val="16"/>
                <w:lang w:val="ru-RU"/>
              </w:rPr>
              <w:t xml:space="preserve">МАГИСТР. </w:t>
            </w:r>
            <w:r w:rsidRPr="00BF38C6">
              <w:rPr>
                <w:rFonts w:ascii="Arial Narrow" w:hAnsi="Arial Narrow" w:cs="Arial"/>
                <w:color w:val="auto"/>
                <w:szCs w:val="16"/>
                <w:lang w:val="ru-RU"/>
              </w:rPr>
              <w:t>ТРУБОПР</w:t>
            </w:r>
            <w:r w:rsidRPr="006759B5">
              <w:rPr>
                <w:rFonts w:ascii="Arial Narrow" w:hAnsi="Arial Narrow" w:cs="Arial"/>
                <w:color w:val="auto"/>
                <w:szCs w:val="16"/>
                <w:lang w:val="ru-RU"/>
              </w:rPr>
              <w:t>.</w:t>
            </w:r>
          </w:p>
          <w:p w14:paraId="352D3C20" w14:textId="77777777" w:rsidR="00F772B5" w:rsidRPr="00BF38C6" w:rsidRDefault="00F772B5" w:rsidP="00F772B5">
            <w:pPr>
              <w:pStyle w:val="CellBody"/>
              <w:rPr>
                <w:rFonts w:ascii="Arial Narrow" w:hAnsi="Arial Narrow"/>
                <w:color w:val="auto"/>
                <w:sz w:val="16"/>
                <w:szCs w:val="16"/>
                <w:u w:val="single"/>
                <w:lang w:val="ru-RU"/>
              </w:rPr>
            </w:pPr>
            <w:r w:rsidRPr="00BF38C6">
              <w:rPr>
                <w:rFonts w:ascii="Arial Narrow" w:hAnsi="Arial Narrow"/>
                <w:color w:val="auto"/>
                <w:sz w:val="16"/>
                <w:szCs w:val="16"/>
              </w:rPr>
              <w:t>ASME</w:t>
            </w:r>
            <w:r w:rsidRPr="00BF38C6">
              <w:rPr>
                <w:rFonts w:ascii="Arial Narrow" w:hAnsi="Arial Narrow"/>
                <w:color w:val="auto"/>
                <w:sz w:val="16"/>
                <w:szCs w:val="16"/>
                <w:lang w:val="ru-RU"/>
              </w:rPr>
              <w:t xml:space="preserve"> </w:t>
            </w:r>
            <w:r w:rsidRPr="00BF38C6">
              <w:rPr>
                <w:rFonts w:ascii="Arial Narrow" w:hAnsi="Arial Narrow"/>
                <w:color w:val="auto"/>
                <w:sz w:val="16"/>
                <w:szCs w:val="16"/>
              </w:rPr>
              <w:t>B</w:t>
            </w:r>
            <w:r w:rsidRPr="00BF38C6">
              <w:rPr>
                <w:rFonts w:ascii="Arial Narrow" w:hAnsi="Arial Narrow"/>
                <w:color w:val="auto"/>
                <w:sz w:val="16"/>
                <w:szCs w:val="16"/>
                <w:lang w:val="ru-RU"/>
              </w:rPr>
              <w:t>31.8</w:t>
            </w:r>
          </w:p>
        </w:tc>
        <w:tc>
          <w:tcPr>
            <w:tcW w:w="611" w:type="dxa"/>
            <w:tcBorders>
              <w:top w:val="single" w:sz="6" w:space="0" w:color="auto"/>
              <w:left w:val="single" w:sz="6" w:space="0" w:color="auto"/>
              <w:bottom w:val="single" w:sz="6" w:space="0" w:color="auto"/>
              <w:right w:val="single" w:sz="6" w:space="0" w:color="auto"/>
            </w:tcBorders>
          </w:tcPr>
          <w:p w14:paraId="23685C69" w14:textId="77777777" w:rsidR="00F772B5" w:rsidRPr="00BF38C6" w:rsidRDefault="00F772B5" w:rsidP="00F772B5">
            <w:pPr>
              <w:pStyle w:val="CellBody"/>
              <w:jc w:val="center"/>
              <w:rPr>
                <w:rFonts w:ascii="Arial Narrow" w:hAnsi="Arial Narrow" w:cs="Arial"/>
                <w:sz w:val="16"/>
                <w:szCs w:val="16"/>
                <w:lang w:val="ru-RU"/>
              </w:rPr>
            </w:pPr>
          </w:p>
          <w:p w14:paraId="2E194308" w14:textId="7D8D4FA4" w:rsidR="00F772B5" w:rsidRPr="00BF38C6" w:rsidRDefault="00F772B5" w:rsidP="00F772B5">
            <w:pPr>
              <w:pStyle w:val="CellBodyCentered"/>
              <w:rPr>
                <w:rFonts w:ascii="Arial Narrow" w:hAnsi="Arial Narrow" w:cs="Arial"/>
                <w:sz w:val="16"/>
                <w:szCs w:val="16"/>
                <w:lang w:val="ru-RU"/>
                <w:rPrChange w:id="1937" w:author="Zhunisbayev, Olzhasbek A [Bolashak Atyrau Limited]" w:date="2022-06-06T22:35:00Z">
                  <w:rPr>
                    <w:rFonts w:ascii="Arial" w:hAnsi="Arial" w:cs="Arial"/>
                    <w:sz w:val="12"/>
                    <w:szCs w:val="12"/>
                  </w:rPr>
                </w:rPrChange>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p w14:paraId="5A136B29" w14:textId="77777777" w:rsidR="00F772B5" w:rsidRPr="00BF38C6" w:rsidRDefault="00F772B5" w:rsidP="00F772B5">
            <w:pPr>
              <w:pStyle w:val="CellBodyCentered"/>
              <w:rPr>
                <w:rFonts w:ascii="Arial Narrow" w:hAnsi="Arial Narrow"/>
                <w:color w:val="auto"/>
                <w:sz w:val="16"/>
                <w:szCs w:val="16"/>
                <w:lang w:val="ru-RU"/>
                <w:rPrChange w:id="1938" w:author="Zhunisbayev, Olzhasbek A [Bolashak Atyrau Limited]" w:date="2022-06-06T22:35:00Z">
                  <w:rPr>
                    <w:rFonts w:ascii="Arial" w:hAnsi="Arial"/>
                    <w:color w:val="auto"/>
                    <w:sz w:val="16"/>
                  </w:rPr>
                </w:rPrChange>
              </w:rPr>
            </w:pPr>
          </w:p>
        </w:tc>
        <w:tc>
          <w:tcPr>
            <w:tcW w:w="450" w:type="dxa"/>
            <w:tcBorders>
              <w:top w:val="single" w:sz="6" w:space="0" w:color="auto"/>
              <w:left w:val="single" w:sz="6" w:space="0" w:color="auto"/>
              <w:bottom w:val="single" w:sz="6" w:space="0" w:color="auto"/>
              <w:right w:val="single" w:sz="6" w:space="0" w:color="auto"/>
            </w:tcBorders>
          </w:tcPr>
          <w:p w14:paraId="3602F377" w14:textId="77777777" w:rsidR="00F772B5" w:rsidRPr="00BF38C6" w:rsidRDefault="00F772B5" w:rsidP="00F772B5">
            <w:pPr>
              <w:pStyle w:val="CellBodyCentered"/>
              <w:rPr>
                <w:rFonts w:ascii="Arial Narrow" w:hAnsi="Arial Narrow"/>
                <w:color w:val="auto"/>
                <w:sz w:val="16"/>
                <w:szCs w:val="16"/>
                <w:lang w:val="ru-RU"/>
              </w:rPr>
            </w:pPr>
          </w:p>
          <w:p w14:paraId="2A42E177"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100</w:t>
            </w:r>
          </w:p>
        </w:tc>
      </w:tr>
      <w:tr w:rsidR="00F772B5" w:rsidRPr="00BF38C6" w14:paraId="6671A27F" w14:textId="77777777" w:rsidTr="002A7110">
        <w:tc>
          <w:tcPr>
            <w:tcW w:w="3332" w:type="dxa"/>
            <w:tcBorders>
              <w:top w:val="single" w:sz="6" w:space="0" w:color="auto"/>
              <w:left w:val="single" w:sz="6" w:space="0" w:color="auto"/>
              <w:bottom w:val="single" w:sz="6" w:space="0" w:color="auto"/>
              <w:right w:val="single" w:sz="6" w:space="0" w:color="auto"/>
            </w:tcBorders>
          </w:tcPr>
          <w:p w14:paraId="6FDD4B12" w14:textId="77777777" w:rsidR="00F772B5" w:rsidRPr="00BF38C6" w:rsidRDefault="00F772B5" w:rsidP="00F772B5">
            <w:pPr>
              <w:pStyle w:val="CellBody"/>
              <w:rPr>
                <w:rFonts w:ascii="Arial Narrow" w:hAnsi="Arial Narrow"/>
                <w:color w:val="auto"/>
                <w:sz w:val="16"/>
                <w:szCs w:val="16"/>
                <w:lang w:val="en-GB"/>
              </w:rPr>
            </w:pPr>
          </w:p>
          <w:p w14:paraId="1795F23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WE – СТОЧНЫЕ ВОДЫ</w:t>
            </w:r>
          </w:p>
        </w:tc>
        <w:tc>
          <w:tcPr>
            <w:tcW w:w="720" w:type="dxa"/>
            <w:tcBorders>
              <w:top w:val="single" w:sz="6" w:space="0" w:color="auto"/>
              <w:left w:val="single" w:sz="6" w:space="0" w:color="auto"/>
              <w:bottom w:val="single" w:sz="6" w:space="0" w:color="auto"/>
              <w:right w:val="single" w:sz="6" w:space="0" w:color="auto"/>
            </w:tcBorders>
          </w:tcPr>
          <w:p w14:paraId="6E7916FE" w14:textId="77777777" w:rsidR="00F772B5" w:rsidRPr="00BF38C6" w:rsidRDefault="00F772B5" w:rsidP="00F772B5">
            <w:pPr>
              <w:pStyle w:val="CellBodyCentered"/>
              <w:rPr>
                <w:rFonts w:ascii="Arial Narrow" w:hAnsi="Arial Narrow"/>
                <w:b/>
                <w:color w:val="auto"/>
                <w:sz w:val="16"/>
                <w:szCs w:val="16"/>
                <w:lang w:val="en-GB"/>
              </w:rPr>
            </w:pPr>
          </w:p>
          <w:p w14:paraId="3673FC45" w14:textId="72E047A3" w:rsidR="00F772B5" w:rsidRPr="00BF38C6" w:rsidRDefault="00F772B5" w:rsidP="00F772B5">
            <w:pPr>
              <w:pStyle w:val="CellBodyCentered"/>
              <w:rPr>
                <w:rFonts w:ascii="Arial Narrow" w:hAnsi="Arial Narrow" w:cs="Arial"/>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281728" behindDoc="0" locked="0" layoutInCell="1" allowOverlap="1" wp14:anchorId="427A6456" wp14:editId="6A12F689">
                      <wp:simplePos x="0" y="0"/>
                      <wp:positionH relativeFrom="column">
                        <wp:posOffset>-471616</wp:posOffset>
                      </wp:positionH>
                      <wp:positionV relativeFrom="paragraph">
                        <wp:posOffset>208231</wp:posOffset>
                      </wp:positionV>
                      <wp:extent cx="973455" cy="221615"/>
                      <wp:effectExtent l="0" t="0" r="55245" b="64135"/>
                      <wp:wrapNone/>
                      <wp:docPr id="207739227"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2B0CC9BC" w14:textId="77777777" w:rsidR="00F772B5" w:rsidRPr="0062771D" w:rsidRDefault="00F772B5" w:rsidP="0007223E">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7A6456" id="_x0000_s1039" style="position:absolute;left:0;text-align:left;margin-left:-37.15pt;margin-top:16.4pt;width:76.65pt;height:17.45pt;z-index:25428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NcmigIAAB8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">
                      <v:shadow on="t" color="black [3213]" opacity=".5"/>
                      <v:textbox>
                        <w:txbxContent>
                          <w:p w14:paraId="2B0CC9BC" w14:textId="77777777" w:rsidR="00F772B5" w:rsidRPr="0062771D" w:rsidRDefault="00F772B5" w:rsidP="0007223E">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Pr="00BF38C6">
              <w:rPr>
                <w:rFonts w:ascii="Arial Narrow" w:hAnsi="Arial Narrow"/>
                <w:b/>
                <w:color w:val="auto"/>
                <w:sz w:val="16"/>
                <w:szCs w:val="16"/>
                <w:lang w:val="ru-RU"/>
              </w:rPr>
              <w:t>300MO6</w:t>
            </w:r>
          </w:p>
        </w:tc>
        <w:tc>
          <w:tcPr>
            <w:tcW w:w="720" w:type="dxa"/>
            <w:tcBorders>
              <w:top w:val="single" w:sz="6" w:space="0" w:color="auto"/>
              <w:left w:val="single" w:sz="6" w:space="0" w:color="auto"/>
              <w:bottom w:val="single" w:sz="6" w:space="0" w:color="auto"/>
              <w:right w:val="single" w:sz="6" w:space="0" w:color="auto"/>
            </w:tcBorders>
          </w:tcPr>
          <w:p w14:paraId="1AA1AF6C" w14:textId="2475BCB0" w:rsidR="00F772B5" w:rsidRPr="00BF38C6" w:rsidRDefault="00F772B5" w:rsidP="00F772B5">
            <w:pPr>
              <w:pStyle w:val="CellBodyCentered"/>
              <w:jc w:val="left"/>
              <w:rPr>
                <w:rFonts w:ascii="Arial Narrow" w:hAnsi="Arial Narrow"/>
                <w:color w:val="auto"/>
                <w:sz w:val="16"/>
                <w:szCs w:val="16"/>
                <w:lang w:val="en-GB"/>
              </w:rPr>
            </w:pPr>
          </w:p>
          <w:p w14:paraId="47D3793B"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w:t>
            </w:r>
          </w:p>
          <w:p w14:paraId="16DEB2B7" w14:textId="7F72A20C" w:rsidR="00F772B5" w:rsidRPr="00A3468E" w:rsidRDefault="00F772B5">
            <w:pPr>
              <w:pStyle w:val="CellBodyCentered"/>
              <w:jc w:val="left"/>
              <w:rPr>
                <w:rFonts w:ascii="Arial Narrow" w:hAnsi="Arial Narrow" w:cs="Arial"/>
                <w:color w:val="auto"/>
                <w:sz w:val="16"/>
                <w:szCs w:val="16"/>
                <w:rPrChange w:id="1939" w:author="Zhunisbayev, Olzhasbek [Bolashak Atyrau Limited]" w:date="2024-10-30T18:22:00Z" w16du:dateUtc="2024-10-30T13:22:00Z">
                  <w:rPr>
                    <w:rFonts w:ascii="Arial Narrow" w:hAnsi="Arial Narrow" w:cs="Arial"/>
                    <w:color w:val="auto"/>
                    <w:sz w:val="16"/>
                    <w:szCs w:val="16"/>
                    <w:lang w:val="ru-RU"/>
                  </w:rPr>
                </w:rPrChange>
              </w:rPr>
              <w:pPrChange w:id="1940" w:author="Zhunisbayev, Olzhasbek [Bolashak Atyrau Limited]" w:date="2024-10-30T18:22:00Z" w16du:dateUtc="2024-10-30T13:22:00Z">
                <w:pPr>
                  <w:pStyle w:val="CellBodyCentered"/>
                </w:pPr>
              </w:pPrChange>
            </w:pPr>
            <w:del w:id="1941" w:author="Zhunisbayev, Olzhasbek [Bolashak Atyrau Limited]" w:date="2024-10-30T18:22:00Z" w16du:dateUtc="2024-10-30T13:22:00Z">
              <w:r w:rsidRPr="00BF38C6" w:rsidDel="00A3468E">
                <w:rPr>
                  <w:rFonts w:ascii="Arial Narrow" w:hAnsi="Arial Narrow"/>
                  <w:color w:val="auto"/>
                  <w:sz w:val="16"/>
                  <w:szCs w:val="16"/>
                  <w:lang w:val="ru-RU"/>
                </w:rPr>
                <w:delText>Прим. 2</w:delText>
              </w:r>
            </w:del>
          </w:p>
        </w:tc>
        <w:tc>
          <w:tcPr>
            <w:tcW w:w="900" w:type="dxa"/>
            <w:tcBorders>
              <w:top w:val="single" w:sz="6" w:space="0" w:color="auto"/>
              <w:left w:val="single" w:sz="6" w:space="0" w:color="auto"/>
              <w:bottom w:val="single" w:sz="6" w:space="0" w:color="auto"/>
              <w:right w:val="single" w:sz="6" w:space="0" w:color="auto"/>
            </w:tcBorders>
          </w:tcPr>
          <w:p w14:paraId="787AC7A1" w14:textId="77777777" w:rsidR="00F772B5" w:rsidRPr="00BF38C6" w:rsidRDefault="00F772B5" w:rsidP="00F772B5">
            <w:pPr>
              <w:pStyle w:val="CellBodyCentered"/>
              <w:rPr>
                <w:rFonts w:ascii="Arial Narrow" w:hAnsi="Arial Narrow"/>
                <w:color w:val="auto"/>
                <w:sz w:val="16"/>
                <w:szCs w:val="16"/>
                <w:lang w:val="en-GB"/>
              </w:rPr>
            </w:pPr>
          </w:p>
          <w:p w14:paraId="194971B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6% MO (UNS S31254)</w:t>
            </w:r>
          </w:p>
        </w:tc>
        <w:tc>
          <w:tcPr>
            <w:tcW w:w="810" w:type="dxa"/>
            <w:tcBorders>
              <w:top w:val="single" w:sz="6" w:space="0" w:color="auto"/>
              <w:left w:val="single" w:sz="6" w:space="0" w:color="auto"/>
              <w:bottom w:val="single" w:sz="6" w:space="0" w:color="auto"/>
              <w:right w:val="single" w:sz="6" w:space="0" w:color="auto"/>
            </w:tcBorders>
          </w:tcPr>
          <w:p w14:paraId="319B2CB4" w14:textId="77777777" w:rsidR="00F772B5" w:rsidRPr="00BF38C6" w:rsidRDefault="00F772B5" w:rsidP="00F772B5">
            <w:pPr>
              <w:pStyle w:val="CellBodyCentered"/>
              <w:jc w:val="left"/>
              <w:rPr>
                <w:rFonts w:ascii="Arial Narrow" w:hAnsi="Arial Narrow"/>
                <w:color w:val="auto"/>
                <w:sz w:val="16"/>
                <w:szCs w:val="16"/>
                <w:lang w:val="en-GB"/>
              </w:rPr>
            </w:pPr>
          </w:p>
          <w:p w14:paraId="3890AE38"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21787A8E" w14:textId="77777777"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35C1182C" w14:textId="243FA459" w:rsidR="00F772B5" w:rsidRPr="00BF38C6" w:rsidRDefault="00F772B5" w:rsidP="00F772B5">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4BC90EEC" w14:textId="77777777" w:rsidR="00F772B5" w:rsidRPr="00BF38C6" w:rsidRDefault="00F772B5" w:rsidP="00F772B5">
            <w:pPr>
              <w:pStyle w:val="CellBodyCentered"/>
              <w:rPr>
                <w:rFonts w:ascii="Arial Narrow" w:hAnsi="Arial Narrow"/>
                <w:color w:val="auto"/>
                <w:sz w:val="16"/>
                <w:szCs w:val="16"/>
                <w:lang w:val="en-GB"/>
              </w:rPr>
            </w:pPr>
          </w:p>
          <w:p w14:paraId="7B4E63C0" w14:textId="268FA81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 -</w:t>
            </w:r>
            <w:r>
              <w:rPr>
                <w:rFonts w:ascii="Arial Narrow" w:hAnsi="Arial Narrow"/>
                <w:color w:val="auto"/>
                <w:sz w:val="16"/>
                <w:szCs w:val="16"/>
              </w:rPr>
              <w:t>40</w:t>
            </w:r>
            <w:r w:rsidRPr="00BF38C6">
              <w:rPr>
                <w:rFonts w:ascii="Arial Narrow" w:hAnsi="Arial Narrow"/>
                <w:color w:val="auto"/>
                <w:sz w:val="16"/>
                <w:szCs w:val="16"/>
                <w:lang w:val="ru-RU"/>
              </w:rPr>
              <w:t xml:space="preserve"> до +130 °C</w:t>
            </w:r>
          </w:p>
        </w:tc>
        <w:tc>
          <w:tcPr>
            <w:tcW w:w="1951" w:type="dxa"/>
            <w:tcBorders>
              <w:top w:val="single" w:sz="6" w:space="0" w:color="auto"/>
              <w:left w:val="single" w:sz="6" w:space="0" w:color="auto"/>
              <w:bottom w:val="single" w:sz="6" w:space="0" w:color="auto"/>
              <w:right w:val="single" w:sz="6" w:space="0" w:color="auto"/>
            </w:tcBorders>
          </w:tcPr>
          <w:p w14:paraId="483E2000" w14:textId="25D4B3A1"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8</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0FBB133C" w14:textId="1A0F4D5B"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t>
            </w:r>
            <w:r w:rsidRPr="006759B5">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51,7 бар (изб.)</w:t>
            </w:r>
          </w:p>
          <w:p w14:paraId="16DDA1B7" w14:textId="58C18CD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51,7 </w:t>
            </w:r>
            <w:r w:rsidRPr="00BF38C6">
              <w:rPr>
                <w:rFonts w:ascii="Arial Narrow" w:hAnsi="Arial Narrow"/>
                <w:color w:val="auto"/>
                <w:sz w:val="16"/>
                <w:szCs w:val="16"/>
                <w:lang w:val="ru-RU"/>
              </w:rPr>
              <w:t>бар (изб.)</w:t>
            </w:r>
          </w:p>
          <w:p w14:paraId="241EE80F" w14:textId="259C2FC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°C = 50,7 бар (изб.)</w:t>
            </w:r>
          </w:p>
          <w:p w14:paraId="64F9CDBD" w14:textId="77777777" w:rsidR="00F772B5" w:rsidRDefault="00F772B5" w:rsidP="00F772B5">
            <w:pPr>
              <w:pStyle w:val="CellBody"/>
              <w:rPr>
                <w:rFonts w:ascii="Arial Narrow" w:hAnsi="Arial Narrow"/>
                <w:color w:val="auto"/>
                <w:sz w:val="16"/>
                <w:szCs w:val="16"/>
              </w:rPr>
            </w:pPr>
            <w:r w:rsidRPr="00BF38C6">
              <w:rPr>
                <w:rFonts w:ascii="Arial Narrow" w:hAnsi="Arial Narrow"/>
                <w:color w:val="auto"/>
                <w:sz w:val="16"/>
                <w:szCs w:val="16"/>
                <w:lang w:val="ru-RU"/>
              </w:rPr>
              <w:t>130 °C = 47,8 бар (изб.)</w:t>
            </w:r>
          </w:p>
          <w:p w14:paraId="726BCA56" w14:textId="073D306E" w:rsidR="00F772B5" w:rsidRPr="0007223E" w:rsidRDefault="00F772B5" w:rsidP="00F772B5">
            <w:pPr>
              <w:pStyle w:val="CellBody"/>
              <w:rPr>
                <w:rFonts w:ascii="Arial Narrow" w:hAnsi="Arial Narrow" w:cs="Arial"/>
                <w:color w:val="auto"/>
                <w:sz w:val="16"/>
                <w:szCs w:val="16"/>
              </w:rPr>
            </w:pPr>
          </w:p>
        </w:tc>
        <w:tc>
          <w:tcPr>
            <w:tcW w:w="611" w:type="dxa"/>
            <w:tcBorders>
              <w:top w:val="single" w:sz="6" w:space="0" w:color="auto"/>
              <w:left w:val="single" w:sz="6" w:space="0" w:color="auto"/>
              <w:bottom w:val="single" w:sz="6" w:space="0" w:color="auto"/>
              <w:right w:val="single" w:sz="6" w:space="0" w:color="auto"/>
            </w:tcBorders>
          </w:tcPr>
          <w:p w14:paraId="2C3E4406" w14:textId="77777777" w:rsidR="00F772B5" w:rsidRPr="00BF38C6" w:rsidRDefault="00F772B5" w:rsidP="00F772B5">
            <w:pPr>
              <w:pStyle w:val="CellBodyCentered"/>
              <w:rPr>
                <w:rFonts w:ascii="Arial Narrow" w:hAnsi="Arial Narrow"/>
                <w:color w:val="auto"/>
                <w:sz w:val="16"/>
                <w:szCs w:val="16"/>
                <w:lang w:val="ru-RU"/>
              </w:rPr>
            </w:pPr>
          </w:p>
          <w:p w14:paraId="6BC45A8A"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66D26175" w14:textId="77777777" w:rsidR="00F772B5" w:rsidRPr="00BF38C6" w:rsidRDefault="00F772B5" w:rsidP="00F772B5">
            <w:pPr>
              <w:pStyle w:val="CellBodyCentered"/>
              <w:jc w:val="left"/>
              <w:rPr>
                <w:rFonts w:ascii="Arial Narrow" w:hAnsi="Arial Narrow"/>
                <w:color w:val="auto"/>
                <w:sz w:val="16"/>
                <w:szCs w:val="16"/>
                <w:lang w:val="en-GB"/>
              </w:rPr>
            </w:pPr>
          </w:p>
          <w:p w14:paraId="2FF1B32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tc>
      </w:tr>
      <w:tr w:rsidR="00F772B5" w:rsidRPr="00BF38C6" w14:paraId="31A59E43" w14:textId="77777777" w:rsidTr="002A7110">
        <w:tc>
          <w:tcPr>
            <w:tcW w:w="3332" w:type="dxa"/>
            <w:tcBorders>
              <w:top w:val="single" w:sz="6" w:space="0" w:color="auto"/>
              <w:left w:val="single" w:sz="6" w:space="0" w:color="auto"/>
              <w:bottom w:val="single" w:sz="6" w:space="0" w:color="auto"/>
              <w:right w:val="single" w:sz="6" w:space="0" w:color="auto"/>
            </w:tcBorders>
          </w:tcPr>
          <w:p w14:paraId="669CCDD9" w14:textId="77777777" w:rsidR="00F772B5" w:rsidRPr="00BF38C6" w:rsidRDefault="00F772B5" w:rsidP="00F772B5">
            <w:pPr>
              <w:pStyle w:val="CellBody"/>
              <w:rPr>
                <w:rFonts w:ascii="Arial Narrow" w:hAnsi="Arial Narrow"/>
                <w:color w:val="auto"/>
                <w:sz w:val="16"/>
                <w:szCs w:val="16"/>
                <w:lang w:val="ru-RU"/>
                <w:rPrChange w:id="1942" w:author="Zhunisbayev, Olzhasbek A [Bolashak Atyrau Limited]" w:date="2022-06-06T22:35:00Z">
                  <w:rPr>
                    <w:rFonts w:ascii="Arial" w:hAnsi="Arial"/>
                    <w:color w:val="auto"/>
                    <w:sz w:val="16"/>
                  </w:rPr>
                </w:rPrChange>
              </w:rPr>
            </w:pPr>
          </w:p>
          <w:p w14:paraId="005618C7"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AA</w:t>
            </w:r>
            <w:r w:rsidRPr="00BF38C6">
              <w:rPr>
                <w:rFonts w:ascii="Arial Narrow" w:hAnsi="Arial Narrow"/>
                <w:color w:val="auto"/>
                <w:sz w:val="16"/>
                <w:szCs w:val="16"/>
                <w:lang w:val="ru-RU"/>
              </w:rPr>
              <w:t xml:space="preserve"> – УКСУСНАЯ КИСЛОТА</w:t>
            </w:r>
          </w:p>
          <w:p w14:paraId="0201409F"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BD</w:t>
            </w:r>
            <w:r w:rsidRPr="00BF38C6">
              <w:rPr>
                <w:rFonts w:ascii="Arial Narrow" w:hAnsi="Arial Narrow"/>
                <w:color w:val="auto"/>
                <w:sz w:val="16"/>
                <w:szCs w:val="16"/>
                <w:lang w:val="ru-RU"/>
              </w:rPr>
              <w:t xml:space="preserve"> – ПРОДУВКА, УГЛЕВОДОРОДЫ</w:t>
            </w:r>
          </w:p>
          <w:p w14:paraId="0518BB54" w14:textId="3F73AE94"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w:t>
            </w:r>
            <w:r w:rsidRPr="00BF38C6">
              <w:rPr>
                <w:rFonts w:ascii="Arial Narrow" w:hAnsi="Arial Narrow"/>
                <w:color w:val="auto"/>
                <w:sz w:val="16"/>
                <w:szCs w:val="16"/>
                <w:lang w:val="ru-RU"/>
              </w:rPr>
              <w:t xml:space="preserve"> - ФАКЕЛЬНЫЙ ГАЗ (ТОЛЬКО </w:t>
            </w:r>
            <w:del w:id="1943"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1944"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20D743C6"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BFH</w:t>
            </w:r>
            <w:r w:rsidRPr="00BF38C6">
              <w:rPr>
                <w:rFonts w:ascii="Arial Narrow" w:hAnsi="Arial Narrow"/>
                <w:color w:val="auto"/>
                <w:sz w:val="16"/>
                <w:szCs w:val="16"/>
                <w:lang w:val="ru-RU"/>
              </w:rPr>
              <w:t xml:space="preserve"> – ФАКЕЛЬНЫЙ ГАЗ, ВЫСОКОЕ ДАВЛЕНИЕ</w:t>
            </w:r>
          </w:p>
          <w:p w14:paraId="7D4FB457"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p>
          <w:p w14:paraId="3C499C18" w14:textId="77777777" w:rsidR="006D3A44" w:rsidRPr="00BF38C6" w:rsidRDefault="006D3A44" w:rsidP="006D3A44">
            <w:pPr>
              <w:pStyle w:val="CellBody"/>
              <w:rPr>
                <w:ins w:id="1945" w:author="Zhunisbayev, Olzhasbek [Bolashak Atyrau Limited]" w:date="2024-10-30T18:27:00Z" w16du:dateUtc="2024-10-30T13:27:00Z"/>
                <w:rFonts w:ascii="Arial Narrow" w:hAnsi="Arial Narrow"/>
                <w:color w:val="auto"/>
                <w:sz w:val="16"/>
                <w:szCs w:val="16"/>
                <w:lang w:val="ru-RU"/>
              </w:rPr>
            </w:pPr>
            <w:ins w:id="1946" w:author="Zhunisbayev, Olzhasbek [Bolashak Atyrau Limited]" w:date="2024-10-30T18:27:00Z" w16du:dateUtc="2024-10-30T13:27:00Z">
              <w:r w:rsidRPr="00BF38C6">
                <w:rPr>
                  <w:rFonts w:ascii="Arial Narrow" w:hAnsi="Arial Narrow"/>
                  <w:color w:val="auto"/>
                  <w:sz w:val="16"/>
                  <w:szCs w:val="16"/>
                  <w:lang w:val="ru-RU"/>
                </w:rPr>
                <w:t>CC – ОТРАБОТАННЫЙ КАУСТИК</w:t>
              </w:r>
            </w:ins>
          </w:p>
          <w:p w14:paraId="75C67902"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BV</w:t>
            </w:r>
            <w:r w:rsidRPr="00BF38C6">
              <w:rPr>
                <w:rFonts w:ascii="Arial Narrow" w:hAnsi="Arial Narrow"/>
                <w:color w:val="auto"/>
                <w:sz w:val="16"/>
                <w:szCs w:val="16"/>
                <w:lang w:val="ru-RU"/>
              </w:rPr>
              <w:t xml:space="preserve">  – СБРОС В АТМОСФЕРУ </w:t>
            </w:r>
          </w:p>
          <w:p w14:paraId="5A1D2CA6" w14:textId="77777777" w:rsidR="00F772B5" w:rsidRPr="00BF38C6" w:rsidRDefault="00F772B5" w:rsidP="00F772B5">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CF</w:t>
            </w:r>
            <w:r w:rsidRPr="00BF38C6">
              <w:rPr>
                <w:rFonts w:ascii="Arial Narrow" w:hAnsi="Arial Narrow"/>
                <w:color w:val="auto"/>
                <w:sz w:val="16"/>
                <w:szCs w:val="16"/>
                <w:lang w:val="ru-RU"/>
              </w:rPr>
              <w:t xml:space="preserve"> – ПЕННАЯ СМЕСЬ</w:t>
            </w:r>
          </w:p>
          <w:p w14:paraId="2C46BDF0"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lang w:val="en-GB"/>
              </w:rPr>
              <w:t>CH</w:t>
            </w:r>
            <w:r w:rsidRPr="00BF38C6">
              <w:rPr>
                <w:rFonts w:ascii="Arial Narrow" w:hAnsi="Arial Narrow"/>
                <w:color w:val="auto"/>
                <w:sz w:val="16"/>
                <w:szCs w:val="16"/>
                <w:lang w:val="ru-RU"/>
              </w:rPr>
              <w:t xml:space="preserve"> – РАСТВОР ДИАМИДА</w:t>
            </w:r>
          </w:p>
          <w:p w14:paraId="30F16DAA"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CI</w:t>
            </w:r>
            <w:r w:rsidRPr="00BF38C6">
              <w:rPr>
                <w:rFonts w:ascii="Arial Narrow" w:hAnsi="Arial Narrow"/>
                <w:color w:val="auto"/>
                <w:sz w:val="16"/>
                <w:szCs w:val="16"/>
                <w:lang w:val="ru-RU"/>
              </w:rPr>
              <w:t xml:space="preserve"> – ХИМИЧЕСКИЙ ИНГИБИТОР И АНТИНАКИПИН</w:t>
            </w:r>
          </w:p>
          <w:p w14:paraId="3908E58E"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DHC</w:t>
            </w:r>
            <w:r w:rsidRPr="00BF38C6">
              <w:rPr>
                <w:rFonts w:ascii="Arial Narrow" w:hAnsi="Arial Narrow"/>
                <w:color w:val="auto"/>
                <w:sz w:val="16"/>
                <w:szCs w:val="16"/>
                <w:lang w:val="ru-RU"/>
              </w:rPr>
              <w:t xml:space="preserve"> - ДРЕНАЖ, УГЛЕВОДОРОДЫ</w:t>
            </w:r>
          </w:p>
          <w:p w14:paraId="39CF6448" w14:textId="79375646"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DL</w:t>
            </w:r>
            <w:r w:rsidRPr="00BF38C6">
              <w:rPr>
                <w:rFonts w:ascii="Arial Narrow" w:hAnsi="Arial Narrow"/>
                <w:color w:val="auto"/>
                <w:sz w:val="16"/>
                <w:szCs w:val="16"/>
                <w:lang w:val="ru-RU"/>
              </w:rPr>
              <w:t xml:space="preserve"> – ДРЕНАЖ, ПРОМЛИВНЕВ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6446EF87"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w:t>
            </w:r>
            <w:r w:rsidRPr="00BF38C6">
              <w:rPr>
                <w:rFonts w:ascii="Arial Narrow" w:hAnsi="Arial Narrow"/>
                <w:color w:val="auto"/>
                <w:sz w:val="16"/>
                <w:szCs w:val="16"/>
                <w:lang w:val="ru-RU"/>
              </w:rPr>
              <w:t xml:space="preserve"> – ТОПЛИВНЫЙ ГАЗ</w:t>
            </w:r>
          </w:p>
          <w:p w14:paraId="105FF1ED"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FGH</w:t>
            </w:r>
            <w:r w:rsidRPr="00BF38C6">
              <w:rPr>
                <w:rFonts w:ascii="Arial Narrow" w:hAnsi="Arial Narrow"/>
                <w:color w:val="auto"/>
                <w:sz w:val="16"/>
                <w:szCs w:val="16"/>
                <w:lang w:val="ru-RU"/>
              </w:rPr>
              <w:t xml:space="preserve">  – ТОПЛИВНЫЙ ГАЗ, ВЫСОКОЕ ДВАЛЕНИЕ</w:t>
            </w:r>
          </w:p>
          <w:p w14:paraId="4BD0C971"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GS</w:t>
            </w:r>
            <w:r w:rsidRPr="00BF38C6">
              <w:rPr>
                <w:rFonts w:ascii="Arial Narrow" w:hAnsi="Arial Narrow"/>
                <w:color w:val="auto"/>
                <w:sz w:val="16"/>
                <w:szCs w:val="16"/>
                <w:lang w:val="ru-RU"/>
              </w:rPr>
              <w:t xml:space="preserve"> – СЫРОЙ ГАЗ</w:t>
            </w:r>
          </w:p>
          <w:p w14:paraId="23CCE4AC"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p>
          <w:p w14:paraId="066D4E30"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PHC</w:t>
            </w:r>
            <w:r w:rsidRPr="00BF38C6">
              <w:rPr>
                <w:rFonts w:ascii="Arial Narrow" w:hAnsi="Arial Narrow"/>
                <w:color w:val="auto"/>
                <w:sz w:val="16"/>
                <w:szCs w:val="16"/>
                <w:lang w:val="ru-RU"/>
              </w:rPr>
              <w:t xml:space="preserve"> – ТЕХНОЛОГИЧЕСКИЕ УГЛЕВОДОРОДЫ</w:t>
            </w:r>
          </w:p>
          <w:p w14:paraId="2A5D47A7" w14:textId="77777777" w:rsidR="00F772B5" w:rsidRPr="00BF38C6" w:rsidRDefault="00F772B5" w:rsidP="00F772B5">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PL</w:t>
            </w:r>
            <w:r w:rsidRPr="00BF38C6">
              <w:rPr>
                <w:rFonts w:ascii="Arial Narrow" w:hAnsi="Arial Narrow"/>
                <w:color w:val="auto"/>
                <w:sz w:val="16"/>
                <w:szCs w:val="16"/>
                <w:lang w:val="ru-RU"/>
              </w:rPr>
              <w:t xml:space="preserve"> – СМАЗОЧНОЕ МАСЛО</w:t>
            </w:r>
          </w:p>
          <w:p w14:paraId="57929EB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p w14:paraId="2EDEE204"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VB</w:t>
            </w:r>
            <w:r w:rsidRPr="00BF38C6">
              <w:rPr>
                <w:rFonts w:ascii="Arial Narrow" w:hAnsi="Arial Narrow"/>
                <w:color w:val="auto"/>
                <w:sz w:val="16"/>
                <w:szCs w:val="16"/>
                <w:lang w:val="ru-RU"/>
              </w:rPr>
              <w:t xml:space="preserve"> – ВОЗДУХ ДЛЯ ДЫХАНИЯ</w:t>
            </w:r>
          </w:p>
          <w:p w14:paraId="62349277" w14:textId="03B59FCB"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VI</w:t>
            </w:r>
            <w:r w:rsidRPr="00BF38C6">
              <w:rPr>
                <w:rFonts w:ascii="Arial Narrow" w:hAnsi="Arial Narrow"/>
                <w:color w:val="auto"/>
                <w:sz w:val="16"/>
                <w:szCs w:val="16"/>
                <w:lang w:val="ru-RU"/>
              </w:rPr>
              <w:t xml:space="preserve"> – ВОЗДУХ КИП</w:t>
            </w:r>
          </w:p>
          <w:p w14:paraId="078E6B2C" w14:textId="77777777" w:rsidR="00F772B5" w:rsidRPr="006759B5"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rPr>
              <w:t>WDM</w:t>
            </w:r>
            <w:r w:rsidRPr="00BF38C6">
              <w:rPr>
                <w:rFonts w:ascii="Arial Narrow" w:hAnsi="Arial Narrow"/>
                <w:color w:val="auto"/>
                <w:sz w:val="16"/>
                <w:szCs w:val="16"/>
                <w:lang w:val="ru-RU"/>
              </w:rPr>
              <w:t xml:space="preserve"> - ДЕМИНЕРАЛИЗОВАННАЯ ВОДА</w:t>
            </w:r>
          </w:p>
          <w:p w14:paraId="602D0D87" w14:textId="0358FF3C" w:rsidR="00F772B5" w:rsidRPr="006759B5" w:rsidRDefault="00F772B5" w:rsidP="00F772B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3B6CDB38" w14:textId="77777777" w:rsidR="00F772B5" w:rsidRPr="00BF38C6" w:rsidRDefault="00F772B5" w:rsidP="00F772B5">
            <w:pPr>
              <w:pStyle w:val="CellBodyCentered"/>
              <w:rPr>
                <w:rFonts w:ascii="Arial Narrow" w:hAnsi="Arial Narrow"/>
                <w:b/>
                <w:color w:val="auto"/>
                <w:sz w:val="16"/>
                <w:szCs w:val="16"/>
                <w:lang w:val="ru-RU"/>
              </w:rPr>
            </w:pPr>
          </w:p>
          <w:p w14:paraId="5A22D1C1" w14:textId="77777777" w:rsidR="00F772B5" w:rsidRPr="00BF38C6" w:rsidRDefault="00F772B5" w:rsidP="00F772B5">
            <w:pPr>
              <w:pStyle w:val="CellBodyCentered"/>
              <w:rPr>
                <w:rFonts w:ascii="Arial Narrow" w:hAnsi="Arial Narrow"/>
                <w:b/>
                <w:color w:val="auto"/>
                <w:sz w:val="16"/>
                <w:szCs w:val="16"/>
                <w:lang w:val="en-GB"/>
              </w:rPr>
            </w:pPr>
            <w:r w:rsidRPr="00BF38C6">
              <w:rPr>
                <w:rFonts w:ascii="Arial Narrow" w:hAnsi="Arial Narrow"/>
                <w:b/>
                <w:color w:val="auto"/>
                <w:sz w:val="16"/>
                <w:szCs w:val="16"/>
                <w:lang w:val="ru-RU"/>
              </w:rPr>
              <w:t>300P21</w:t>
            </w:r>
          </w:p>
          <w:p w14:paraId="04D5ADDC" w14:textId="77777777" w:rsidR="00F772B5" w:rsidRPr="00BF38C6" w:rsidRDefault="00F772B5" w:rsidP="00F772B5">
            <w:pPr>
              <w:pStyle w:val="CellBodyCentered"/>
              <w:rPr>
                <w:rFonts w:ascii="Arial Narrow" w:hAnsi="Arial Narrow"/>
                <w:b/>
                <w:color w:val="auto"/>
                <w:sz w:val="16"/>
                <w:szCs w:val="16"/>
                <w:lang w:val="en-GB"/>
              </w:rPr>
            </w:pPr>
          </w:p>
          <w:p w14:paraId="147B951C" w14:textId="77777777" w:rsidR="00F772B5" w:rsidRPr="00BF38C6" w:rsidRDefault="00F772B5" w:rsidP="00F772B5">
            <w:pPr>
              <w:pStyle w:val="CellBodyCentered"/>
              <w:rPr>
                <w:rFonts w:ascii="Arial Narrow" w:hAnsi="Arial Narrow"/>
                <w:b/>
                <w:color w:val="auto"/>
                <w:sz w:val="16"/>
                <w:szCs w:val="16"/>
                <w:lang w:val="en-GB"/>
              </w:rPr>
            </w:pPr>
          </w:p>
          <w:p w14:paraId="641411E3" w14:textId="77777777" w:rsidR="00F772B5" w:rsidRPr="00BF38C6" w:rsidRDefault="00F772B5" w:rsidP="00F772B5">
            <w:pPr>
              <w:pStyle w:val="CellBodyCentered"/>
              <w:rPr>
                <w:rFonts w:ascii="Arial Narrow" w:hAnsi="Arial Narrow"/>
                <w:b/>
                <w:color w:val="auto"/>
                <w:sz w:val="16"/>
                <w:szCs w:val="16"/>
                <w:lang w:val="en-GB"/>
              </w:rPr>
            </w:pPr>
          </w:p>
          <w:p w14:paraId="70FF0C93" w14:textId="77777777" w:rsidR="00F772B5" w:rsidRPr="00BF38C6" w:rsidRDefault="00F772B5" w:rsidP="00F772B5">
            <w:pPr>
              <w:pStyle w:val="CellBodyCentered"/>
              <w:rPr>
                <w:rFonts w:ascii="Arial Narrow" w:hAnsi="Arial Narrow"/>
                <w:b/>
                <w:color w:val="auto"/>
                <w:sz w:val="16"/>
                <w:szCs w:val="16"/>
                <w:lang w:val="en-GB"/>
              </w:rPr>
            </w:pPr>
          </w:p>
          <w:p w14:paraId="03925ED0" w14:textId="77777777" w:rsidR="00F772B5" w:rsidRPr="00BF38C6" w:rsidRDefault="00F772B5" w:rsidP="00F772B5">
            <w:pPr>
              <w:pStyle w:val="CellBodyCentered"/>
              <w:rPr>
                <w:rFonts w:ascii="Arial Narrow" w:hAnsi="Arial Narrow"/>
                <w:b/>
                <w:color w:val="auto"/>
                <w:sz w:val="16"/>
                <w:szCs w:val="16"/>
                <w:lang w:val="en-GB"/>
              </w:rPr>
            </w:pPr>
          </w:p>
          <w:p w14:paraId="214C0B56" w14:textId="77777777" w:rsidR="00F772B5" w:rsidRPr="00BF38C6" w:rsidRDefault="00F772B5" w:rsidP="00F772B5">
            <w:pPr>
              <w:pStyle w:val="CellBodyCentered"/>
              <w:rPr>
                <w:rFonts w:ascii="Arial Narrow" w:hAnsi="Arial Narrow"/>
                <w:b/>
                <w:color w:val="auto"/>
                <w:sz w:val="16"/>
                <w:szCs w:val="16"/>
                <w:lang w:val="en-GB"/>
              </w:rPr>
            </w:pPr>
          </w:p>
          <w:p w14:paraId="7D5B9770" w14:textId="77777777" w:rsidR="00F772B5" w:rsidRPr="00BF38C6" w:rsidRDefault="00F772B5" w:rsidP="00F772B5">
            <w:pPr>
              <w:pStyle w:val="CellBodyCentered"/>
              <w:rPr>
                <w:rFonts w:ascii="Arial Narrow" w:hAnsi="Arial Narrow"/>
                <w:b/>
                <w:color w:val="auto"/>
                <w:sz w:val="16"/>
                <w:szCs w:val="16"/>
                <w:lang w:val="en-GB"/>
              </w:rPr>
            </w:pPr>
          </w:p>
          <w:p w14:paraId="3DCDA28B" w14:textId="77777777" w:rsidR="00F772B5" w:rsidRPr="00BF38C6" w:rsidRDefault="00F772B5" w:rsidP="00F772B5">
            <w:pPr>
              <w:pStyle w:val="CellBodyCentered"/>
              <w:rPr>
                <w:rFonts w:ascii="Arial Narrow" w:hAnsi="Arial Narrow"/>
                <w:b/>
                <w:color w:val="auto"/>
                <w:sz w:val="16"/>
                <w:szCs w:val="16"/>
                <w:lang w:val="en-GB"/>
              </w:rPr>
            </w:pPr>
          </w:p>
          <w:p w14:paraId="14E175E8" w14:textId="77777777" w:rsidR="00F772B5" w:rsidRPr="00BF38C6" w:rsidRDefault="00F772B5" w:rsidP="00F772B5">
            <w:pPr>
              <w:pStyle w:val="CellBodyCentered"/>
              <w:rPr>
                <w:rFonts w:ascii="Arial Narrow" w:hAnsi="Arial Narrow"/>
                <w:b/>
                <w:color w:val="auto"/>
                <w:sz w:val="16"/>
                <w:szCs w:val="16"/>
                <w:lang w:val="en-GB"/>
              </w:rPr>
            </w:pPr>
          </w:p>
          <w:p w14:paraId="2874FCBB" w14:textId="77777777" w:rsidR="00F772B5" w:rsidRPr="00BF38C6" w:rsidRDefault="00F772B5" w:rsidP="00F772B5">
            <w:pPr>
              <w:pStyle w:val="CellBodyCentered"/>
              <w:rPr>
                <w:rFonts w:ascii="Arial Narrow" w:hAnsi="Arial Narrow"/>
                <w:b/>
                <w:color w:val="auto"/>
                <w:sz w:val="16"/>
                <w:szCs w:val="16"/>
                <w:lang w:val="en-GB"/>
              </w:rPr>
            </w:pPr>
          </w:p>
          <w:p w14:paraId="2B10554C" w14:textId="77777777" w:rsidR="00F772B5" w:rsidRPr="00BF38C6" w:rsidRDefault="00F772B5" w:rsidP="00F772B5">
            <w:pPr>
              <w:pStyle w:val="CellBodyCentered"/>
              <w:rPr>
                <w:rFonts w:ascii="Arial Narrow" w:hAnsi="Arial Narrow"/>
                <w:b/>
                <w:color w:val="auto"/>
                <w:sz w:val="16"/>
                <w:szCs w:val="16"/>
                <w:lang w:val="en-GB"/>
              </w:rPr>
            </w:pPr>
          </w:p>
          <w:p w14:paraId="2CA50367" w14:textId="77777777" w:rsidR="00F772B5" w:rsidRPr="00BF38C6" w:rsidRDefault="00F772B5" w:rsidP="00F772B5">
            <w:pPr>
              <w:pStyle w:val="CellBodyCentered"/>
              <w:rPr>
                <w:rFonts w:ascii="Arial Narrow" w:hAnsi="Arial Narrow"/>
                <w:b/>
                <w:color w:val="auto"/>
                <w:sz w:val="16"/>
                <w:szCs w:val="16"/>
                <w:lang w:val="en-GB"/>
              </w:rPr>
            </w:pPr>
          </w:p>
          <w:p w14:paraId="51804223" w14:textId="77777777" w:rsidR="00F772B5" w:rsidRPr="00BF38C6" w:rsidRDefault="00F772B5" w:rsidP="00F772B5">
            <w:pPr>
              <w:pStyle w:val="CellBodyCentered"/>
              <w:rPr>
                <w:rFonts w:ascii="Arial Narrow" w:hAnsi="Arial Narrow"/>
                <w:b/>
                <w:color w:val="auto"/>
                <w:sz w:val="16"/>
                <w:szCs w:val="16"/>
                <w:lang w:val="en-GB"/>
              </w:rPr>
            </w:pPr>
          </w:p>
          <w:p w14:paraId="407609A3" w14:textId="77777777" w:rsidR="00F772B5" w:rsidRPr="00BF38C6" w:rsidRDefault="00F772B5" w:rsidP="00F772B5">
            <w:pPr>
              <w:pStyle w:val="CellBodyCentered"/>
              <w:rPr>
                <w:rFonts w:ascii="Arial Narrow" w:hAnsi="Arial Narrow"/>
                <w:b/>
                <w:color w:val="auto"/>
                <w:sz w:val="16"/>
                <w:szCs w:val="16"/>
                <w:lang w:val="en-GB"/>
              </w:rPr>
            </w:pPr>
          </w:p>
          <w:p w14:paraId="162C79CB" w14:textId="3F004302" w:rsidR="00F772B5" w:rsidRPr="00BF38C6" w:rsidRDefault="00F772B5" w:rsidP="00F772B5">
            <w:pPr>
              <w:pStyle w:val="CellBodyCentered"/>
              <w:rPr>
                <w:rFonts w:ascii="Arial Narrow" w:hAnsi="Arial Narrow" w:cs="Arial"/>
                <w:b/>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3493078" w14:textId="77777777" w:rsidR="00F772B5" w:rsidRPr="00BF38C6" w:rsidRDefault="00F772B5" w:rsidP="00F772B5">
            <w:pPr>
              <w:pStyle w:val="CellBodyCentered"/>
              <w:rPr>
                <w:rFonts w:ascii="Arial Narrow" w:hAnsi="Arial Narrow"/>
                <w:color w:val="auto"/>
                <w:sz w:val="16"/>
                <w:szCs w:val="16"/>
                <w:lang w:val="en-GB"/>
              </w:rPr>
            </w:pPr>
          </w:p>
          <w:p w14:paraId="69D54F9F"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1,0</w:t>
            </w:r>
          </w:p>
          <w:p w14:paraId="375C7369" w14:textId="77777777" w:rsidR="00F772B5" w:rsidRPr="00BF38C6" w:rsidRDefault="00F772B5" w:rsidP="00F772B5">
            <w:pPr>
              <w:pStyle w:val="CellBodyCentered"/>
              <w:rPr>
                <w:rFonts w:ascii="Arial Narrow" w:hAnsi="Arial Narrow"/>
                <w:color w:val="auto"/>
                <w:sz w:val="16"/>
                <w:szCs w:val="16"/>
                <w:lang w:val="en-GB"/>
              </w:rPr>
            </w:pPr>
          </w:p>
          <w:p w14:paraId="70C44527" w14:textId="77777777" w:rsidR="00F772B5" w:rsidRPr="00BF38C6" w:rsidRDefault="00F772B5" w:rsidP="00F772B5">
            <w:pPr>
              <w:pStyle w:val="CellBodyCentered"/>
              <w:rPr>
                <w:rFonts w:ascii="Arial Narrow" w:hAnsi="Arial Narrow"/>
                <w:color w:val="auto"/>
                <w:sz w:val="16"/>
                <w:szCs w:val="16"/>
                <w:lang w:val="en-GB"/>
              </w:rPr>
            </w:pPr>
          </w:p>
          <w:p w14:paraId="349DEA58" w14:textId="77777777" w:rsidR="00F772B5" w:rsidRPr="00BF38C6" w:rsidRDefault="00F772B5" w:rsidP="00F772B5">
            <w:pPr>
              <w:pStyle w:val="CellBodyCentered"/>
              <w:rPr>
                <w:rFonts w:ascii="Arial Narrow" w:hAnsi="Arial Narrow"/>
                <w:color w:val="auto"/>
                <w:sz w:val="16"/>
                <w:szCs w:val="16"/>
                <w:lang w:val="en-GB"/>
              </w:rPr>
            </w:pPr>
          </w:p>
          <w:p w14:paraId="29341181" w14:textId="77777777" w:rsidR="00F772B5" w:rsidRPr="00BF38C6" w:rsidRDefault="00F772B5" w:rsidP="00F772B5">
            <w:pPr>
              <w:pStyle w:val="CellBodyCentered"/>
              <w:rPr>
                <w:rFonts w:ascii="Arial Narrow" w:hAnsi="Arial Narrow"/>
                <w:color w:val="auto"/>
                <w:sz w:val="16"/>
                <w:szCs w:val="16"/>
                <w:lang w:val="en-GB"/>
              </w:rPr>
            </w:pPr>
          </w:p>
          <w:p w14:paraId="4D904C0B" w14:textId="77777777" w:rsidR="00F772B5" w:rsidRPr="00BF38C6" w:rsidRDefault="00F772B5" w:rsidP="00F772B5">
            <w:pPr>
              <w:pStyle w:val="CellBodyCentered"/>
              <w:rPr>
                <w:rFonts w:ascii="Arial Narrow" w:hAnsi="Arial Narrow"/>
                <w:color w:val="auto"/>
                <w:sz w:val="16"/>
                <w:szCs w:val="16"/>
                <w:lang w:val="en-GB"/>
              </w:rPr>
            </w:pPr>
          </w:p>
          <w:p w14:paraId="33C21518" w14:textId="77777777" w:rsidR="00F772B5" w:rsidRPr="00BF38C6" w:rsidRDefault="00F772B5" w:rsidP="00F772B5">
            <w:pPr>
              <w:pStyle w:val="CellBodyCentered"/>
              <w:rPr>
                <w:rFonts w:ascii="Arial Narrow" w:hAnsi="Arial Narrow"/>
                <w:color w:val="auto"/>
                <w:sz w:val="16"/>
                <w:szCs w:val="16"/>
                <w:lang w:val="en-GB"/>
              </w:rPr>
            </w:pPr>
          </w:p>
          <w:p w14:paraId="37AFFE0E" w14:textId="77777777" w:rsidR="00F772B5" w:rsidRPr="00BF38C6" w:rsidRDefault="00F772B5" w:rsidP="00F772B5">
            <w:pPr>
              <w:pStyle w:val="CellBodyCentered"/>
              <w:rPr>
                <w:rFonts w:ascii="Arial Narrow" w:hAnsi="Arial Narrow"/>
                <w:color w:val="auto"/>
                <w:sz w:val="16"/>
                <w:szCs w:val="16"/>
                <w:lang w:val="en-GB"/>
              </w:rPr>
            </w:pPr>
          </w:p>
          <w:p w14:paraId="75B22BBC" w14:textId="77777777" w:rsidR="00F772B5" w:rsidRPr="00BF38C6" w:rsidRDefault="00F772B5" w:rsidP="00F772B5">
            <w:pPr>
              <w:pStyle w:val="CellBodyCentered"/>
              <w:rPr>
                <w:rFonts w:ascii="Arial Narrow" w:hAnsi="Arial Narrow"/>
                <w:color w:val="auto"/>
                <w:sz w:val="16"/>
                <w:szCs w:val="16"/>
                <w:lang w:val="en-GB"/>
              </w:rPr>
            </w:pPr>
          </w:p>
          <w:p w14:paraId="4F44C488" w14:textId="77777777" w:rsidR="00F772B5" w:rsidRPr="00BF38C6" w:rsidRDefault="00F772B5" w:rsidP="00F772B5">
            <w:pPr>
              <w:pStyle w:val="CellBodyCentered"/>
              <w:rPr>
                <w:rFonts w:ascii="Arial Narrow" w:hAnsi="Arial Narrow"/>
                <w:color w:val="auto"/>
                <w:sz w:val="16"/>
                <w:szCs w:val="16"/>
                <w:lang w:val="en-GB"/>
              </w:rPr>
            </w:pPr>
          </w:p>
          <w:p w14:paraId="1C346B5A" w14:textId="77777777" w:rsidR="00F772B5" w:rsidRPr="00BF38C6" w:rsidRDefault="00F772B5" w:rsidP="00F772B5">
            <w:pPr>
              <w:pStyle w:val="CellBodyCentered"/>
              <w:rPr>
                <w:rFonts w:ascii="Arial Narrow" w:hAnsi="Arial Narrow"/>
                <w:color w:val="auto"/>
                <w:sz w:val="16"/>
                <w:szCs w:val="16"/>
                <w:lang w:val="en-GB"/>
              </w:rPr>
            </w:pPr>
          </w:p>
          <w:p w14:paraId="22071C49" w14:textId="77777777" w:rsidR="00F772B5" w:rsidRPr="00BF38C6" w:rsidRDefault="00F772B5" w:rsidP="00F772B5">
            <w:pPr>
              <w:pStyle w:val="CellBodyCentered"/>
              <w:rPr>
                <w:rFonts w:ascii="Arial Narrow" w:hAnsi="Arial Narrow"/>
                <w:color w:val="auto"/>
                <w:sz w:val="16"/>
                <w:szCs w:val="16"/>
                <w:lang w:val="en-GB"/>
              </w:rPr>
            </w:pPr>
          </w:p>
          <w:p w14:paraId="05D4E607" w14:textId="77777777" w:rsidR="00F772B5" w:rsidRPr="00BF38C6" w:rsidRDefault="00F772B5" w:rsidP="00F772B5">
            <w:pPr>
              <w:pStyle w:val="CellBodyCentered"/>
              <w:rPr>
                <w:rFonts w:ascii="Arial Narrow" w:hAnsi="Arial Narrow"/>
                <w:color w:val="auto"/>
                <w:sz w:val="16"/>
                <w:szCs w:val="16"/>
                <w:lang w:val="en-GB"/>
              </w:rPr>
            </w:pPr>
          </w:p>
          <w:p w14:paraId="53895549" w14:textId="77777777" w:rsidR="00F772B5" w:rsidRPr="00BF38C6" w:rsidRDefault="00F772B5" w:rsidP="00F772B5">
            <w:pPr>
              <w:pStyle w:val="CellBodyCentered"/>
              <w:rPr>
                <w:rFonts w:ascii="Arial Narrow" w:hAnsi="Arial Narrow"/>
                <w:color w:val="auto"/>
                <w:sz w:val="16"/>
                <w:szCs w:val="16"/>
                <w:lang w:val="en-GB"/>
              </w:rPr>
            </w:pPr>
          </w:p>
          <w:p w14:paraId="5699BAF1" w14:textId="77777777" w:rsidR="00F772B5" w:rsidRPr="00BF38C6" w:rsidRDefault="00F772B5" w:rsidP="00F772B5">
            <w:pPr>
              <w:pStyle w:val="CellBodyCentered"/>
              <w:rPr>
                <w:rFonts w:ascii="Arial Narrow" w:hAnsi="Arial Narrow"/>
                <w:color w:val="auto"/>
                <w:sz w:val="16"/>
                <w:szCs w:val="16"/>
                <w:lang w:val="en-GB"/>
              </w:rPr>
            </w:pPr>
          </w:p>
          <w:p w14:paraId="4FE29E92" w14:textId="08178549" w:rsidR="00F772B5" w:rsidRPr="00BF38C6" w:rsidRDefault="00F772B5" w:rsidP="00F772B5">
            <w:pPr>
              <w:pStyle w:val="CellBodyCentered"/>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0B1585B8" w14:textId="77777777" w:rsidR="00F772B5" w:rsidRPr="00BF38C6" w:rsidRDefault="00F772B5" w:rsidP="00F772B5">
            <w:pPr>
              <w:pStyle w:val="CellBodyCentered"/>
              <w:rPr>
                <w:rFonts w:ascii="Arial Narrow" w:hAnsi="Arial Narrow"/>
                <w:color w:val="auto"/>
                <w:sz w:val="16"/>
                <w:szCs w:val="16"/>
                <w:lang w:val="en-GB"/>
              </w:rPr>
            </w:pPr>
          </w:p>
          <w:p w14:paraId="53B7A45B" w14:textId="722C739F"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НЕРЖ</w:t>
            </w:r>
            <w:r>
              <w:rPr>
                <w:rFonts w:ascii="Arial Narrow" w:hAnsi="Arial Narrow"/>
                <w:color w:val="auto"/>
                <w:sz w:val="16"/>
                <w:szCs w:val="16"/>
              </w:rPr>
              <w:t>.</w:t>
            </w:r>
            <w:r w:rsidRPr="00BF38C6">
              <w:rPr>
                <w:rFonts w:ascii="Arial Narrow" w:hAnsi="Arial Narrow"/>
                <w:color w:val="auto"/>
                <w:sz w:val="16"/>
                <w:szCs w:val="16"/>
                <w:lang w:val="ru-RU"/>
              </w:rPr>
              <w:t xml:space="preserve"> СТАЛЬ 316/316L</w:t>
            </w:r>
          </w:p>
          <w:p w14:paraId="0FBBDF3C" w14:textId="5BDA4D8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Pr>
                <w:rFonts w:ascii="Arial Narrow" w:hAnsi="Arial Narrow" w:cs="Arial"/>
                <w:color w:val="auto"/>
                <w:sz w:val="16"/>
                <w:szCs w:val="16"/>
              </w:rPr>
              <w:t>.</w:t>
            </w:r>
            <w:r w:rsidRPr="00BF38C6">
              <w:rPr>
                <w:rFonts w:ascii="Arial Narrow" w:hAnsi="Arial Narrow" w:cs="Arial"/>
                <w:color w:val="auto"/>
                <w:sz w:val="16"/>
                <w:szCs w:val="16"/>
                <w:lang w:val="ru-RU"/>
              </w:rPr>
              <w:t xml:space="preserve"> 1</w:t>
            </w:r>
          </w:p>
          <w:p w14:paraId="356FC37C" w14:textId="77777777" w:rsidR="00F772B5" w:rsidRPr="00BF38C6" w:rsidRDefault="00F772B5" w:rsidP="00F772B5">
            <w:pPr>
              <w:pStyle w:val="CellBodyCentered"/>
              <w:ind w:left="720"/>
              <w:rPr>
                <w:rFonts w:ascii="Arial Narrow" w:hAnsi="Arial Narrow" w:cs="Arial"/>
                <w:color w:val="auto"/>
                <w:sz w:val="16"/>
                <w:szCs w:val="16"/>
                <w:lang w:val="ru-RU"/>
              </w:rPr>
            </w:pPr>
          </w:p>
          <w:p w14:paraId="1BAB38DA" w14:textId="77777777" w:rsidR="00F772B5" w:rsidRPr="00BF38C6" w:rsidRDefault="00F772B5" w:rsidP="00F772B5">
            <w:pPr>
              <w:pStyle w:val="CellBodyCentered"/>
              <w:ind w:left="720"/>
              <w:rPr>
                <w:rFonts w:ascii="Arial Narrow" w:hAnsi="Arial Narrow" w:cs="Arial"/>
                <w:color w:val="auto"/>
                <w:sz w:val="16"/>
                <w:szCs w:val="16"/>
                <w:lang w:val="ru-RU"/>
              </w:rPr>
            </w:pPr>
          </w:p>
          <w:p w14:paraId="12B0BDA4" w14:textId="77777777" w:rsidR="00F772B5" w:rsidRPr="00BF38C6" w:rsidRDefault="00F772B5" w:rsidP="00F772B5">
            <w:pPr>
              <w:pStyle w:val="CellBodyCentered"/>
              <w:ind w:left="720"/>
              <w:rPr>
                <w:rFonts w:ascii="Arial Narrow" w:hAnsi="Arial Narrow" w:cs="Arial"/>
                <w:color w:val="auto"/>
                <w:sz w:val="16"/>
                <w:szCs w:val="16"/>
                <w:lang w:val="ru-RU"/>
              </w:rPr>
            </w:pPr>
          </w:p>
          <w:p w14:paraId="21680A22" w14:textId="77777777" w:rsidR="00F772B5" w:rsidRPr="00BF38C6" w:rsidRDefault="00F772B5" w:rsidP="00F772B5">
            <w:pPr>
              <w:pStyle w:val="CellBodyCentered"/>
              <w:ind w:left="720"/>
              <w:rPr>
                <w:rFonts w:ascii="Arial Narrow" w:hAnsi="Arial Narrow" w:cs="Arial"/>
                <w:color w:val="auto"/>
                <w:sz w:val="16"/>
                <w:szCs w:val="16"/>
                <w:lang w:val="ru-RU"/>
              </w:rPr>
            </w:pPr>
          </w:p>
          <w:p w14:paraId="2F596DC1" w14:textId="77777777" w:rsidR="00F772B5" w:rsidRPr="00BF38C6" w:rsidRDefault="00F772B5" w:rsidP="00F772B5">
            <w:pPr>
              <w:pStyle w:val="CellBodyCentered"/>
              <w:ind w:left="720"/>
              <w:rPr>
                <w:rFonts w:ascii="Arial Narrow" w:hAnsi="Arial Narrow" w:cs="Arial"/>
                <w:color w:val="auto"/>
                <w:sz w:val="16"/>
                <w:szCs w:val="16"/>
                <w:lang w:val="ru-RU"/>
              </w:rPr>
            </w:pPr>
          </w:p>
          <w:p w14:paraId="5F8DAD9E" w14:textId="6A7DCB75" w:rsidR="00F772B5" w:rsidRPr="00BF38C6" w:rsidRDefault="00F772B5" w:rsidP="00F772B5">
            <w:pPr>
              <w:pStyle w:val="CellBodyCentered"/>
              <w:rPr>
                <w:rFonts w:ascii="Arial Narrow" w:hAnsi="Arial Narrow" w:cs="Arial"/>
                <w:color w:val="auto"/>
                <w:sz w:val="16"/>
                <w:szCs w:val="16"/>
                <w:lang w:val="en-GB"/>
              </w:rPr>
            </w:pPr>
          </w:p>
        </w:tc>
        <w:tc>
          <w:tcPr>
            <w:tcW w:w="810" w:type="dxa"/>
            <w:tcBorders>
              <w:top w:val="single" w:sz="6" w:space="0" w:color="auto"/>
              <w:left w:val="single" w:sz="6" w:space="0" w:color="auto"/>
              <w:bottom w:val="single" w:sz="6" w:space="0" w:color="auto"/>
              <w:right w:val="single" w:sz="6" w:space="0" w:color="auto"/>
            </w:tcBorders>
          </w:tcPr>
          <w:p w14:paraId="594A69AD" w14:textId="77777777" w:rsidR="00F772B5" w:rsidRPr="00BF38C6" w:rsidRDefault="00F772B5" w:rsidP="00F772B5">
            <w:pPr>
              <w:pStyle w:val="CellBodyCentered"/>
              <w:rPr>
                <w:rFonts w:ascii="Arial Narrow" w:hAnsi="Arial Narrow"/>
                <w:color w:val="auto"/>
                <w:sz w:val="16"/>
                <w:szCs w:val="16"/>
                <w:lang w:val="en-GB"/>
              </w:rPr>
            </w:pPr>
          </w:p>
          <w:p w14:paraId="7CC44E50"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11FD5990" w14:textId="77777777"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7DA73E56" w14:textId="77777777" w:rsidR="00F772B5" w:rsidRPr="00BF38C6" w:rsidRDefault="00F772B5" w:rsidP="00F772B5">
            <w:pPr>
              <w:pStyle w:val="CellBodyCentered"/>
              <w:rPr>
                <w:rFonts w:ascii="Arial Narrow" w:hAnsi="Arial Narrow"/>
                <w:color w:val="auto"/>
                <w:sz w:val="16"/>
                <w:szCs w:val="16"/>
                <w:lang w:val="en-GB"/>
              </w:rPr>
            </w:pPr>
          </w:p>
          <w:p w14:paraId="140F6BFF" w14:textId="77777777" w:rsidR="00F772B5" w:rsidRPr="00BF38C6" w:rsidRDefault="00F772B5" w:rsidP="00F772B5">
            <w:pPr>
              <w:pStyle w:val="CellBodyCentered"/>
              <w:rPr>
                <w:rFonts w:ascii="Arial Narrow" w:hAnsi="Arial Narrow"/>
                <w:color w:val="auto"/>
                <w:sz w:val="16"/>
                <w:szCs w:val="16"/>
                <w:lang w:val="en-GB"/>
              </w:rPr>
            </w:pPr>
          </w:p>
          <w:p w14:paraId="2EAEC7C4" w14:textId="77777777" w:rsidR="00F772B5" w:rsidRPr="00BF38C6" w:rsidRDefault="00F772B5" w:rsidP="00F772B5">
            <w:pPr>
              <w:pStyle w:val="CellBodyCentered"/>
              <w:rPr>
                <w:rFonts w:ascii="Arial Narrow" w:hAnsi="Arial Narrow"/>
                <w:color w:val="auto"/>
                <w:sz w:val="16"/>
                <w:szCs w:val="16"/>
                <w:lang w:val="en-GB"/>
              </w:rPr>
            </w:pPr>
          </w:p>
          <w:p w14:paraId="0232718A" w14:textId="77777777" w:rsidR="00F772B5" w:rsidRPr="00BF38C6" w:rsidRDefault="00F772B5" w:rsidP="00F772B5">
            <w:pPr>
              <w:pStyle w:val="CellBodyCentered"/>
              <w:rPr>
                <w:rFonts w:ascii="Arial Narrow" w:hAnsi="Arial Narrow"/>
                <w:color w:val="auto"/>
                <w:sz w:val="16"/>
                <w:szCs w:val="16"/>
                <w:lang w:val="en-GB"/>
              </w:rPr>
            </w:pPr>
          </w:p>
          <w:p w14:paraId="643A6B9C" w14:textId="77777777" w:rsidR="00F772B5" w:rsidRPr="00BF38C6" w:rsidRDefault="00F772B5" w:rsidP="00F772B5">
            <w:pPr>
              <w:pStyle w:val="CellBodyCentered"/>
              <w:rPr>
                <w:rFonts w:ascii="Arial Narrow" w:hAnsi="Arial Narrow"/>
                <w:color w:val="auto"/>
                <w:sz w:val="16"/>
                <w:szCs w:val="16"/>
                <w:lang w:val="en-GB"/>
              </w:rPr>
            </w:pPr>
          </w:p>
          <w:p w14:paraId="303F2D85" w14:textId="77777777" w:rsidR="00F772B5" w:rsidRPr="00BF38C6" w:rsidRDefault="00F772B5" w:rsidP="00F772B5">
            <w:pPr>
              <w:pStyle w:val="CellBodyCentered"/>
              <w:rPr>
                <w:rFonts w:ascii="Arial Narrow" w:hAnsi="Arial Narrow"/>
                <w:color w:val="auto"/>
                <w:sz w:val="16"/>
                <w:szCs w:val="16"/>
                <w:lang w:val="en-GB"/>
              </w:rPr>
            </w:pPr>
          </w:p>
          <w:p w14:paraId="02C21CBD" w14:textId="77777777" w:rsidR="00F772B5" w:rsidRPr="00BF38C6" w:rsidRDefault="00F772B5" w:rsidP="00F772B5">
            <w:pPr>
              <w:pStyle w:val="CellBodyCentered"/>
              <w:rPr>
                <w:rFonts w:ascii="Arial Narrow" w:hAnsi="Arial Narrow"/>
                <w:color w:val="auto"/>
                <w:sz w:val="16"/>
                <w:szCs w:val="16"/>
                <w:lang w:val="en-GB"/>
              </w:rPr>
            </w:pPr>
          </w:p>
          <w:p w14:paraId="6BD534D5" w14:textId="77777777" w:rsidR="00F772B5" w:rsidRPr="00BF38C6" w:rsidRDefault="00F772B5" w:rsidP="00F772B5">
            <w:pPr>
              <w:pStyle w:val="CellBodyCentered"/>
              <w:rPr>
                <w:rFonts w:ascii="Arial Narrow" w:hAnsi="Arial Narrow"/>
                <w:color w:val="auto"/>
                <w:sz w:val="16"/>
                <w:szCs w:val="16"/>
                <w:lang w:val="en-GB"/>
              </w:rPr>
            </w:pPr>
          </w:p>
          <w:p w14:paraId="6D58B5BB" w14:textId="77777777" w:rsidR="00F772B5" w:rsidRPr="00BF38C6" w:rsidRDefault="00F772B5" w:rsidP="00F772B5">
            <w:pPr>
              <w:pStyle w:val="CellBodyCentered"/>
              <w:rPr>
                <w:rFonts w:ascii="Arial Narrow" w:hAnsi="Arial Narrow"/>
                <w:color w:val="auto"/>
                <w:sz w:val="16"/>
                <w:szCs w:val="16"/>
                <w:lang w:val="en-GB"/>
              </w:rPr>
            </w:pPr>
          </w:p>
          <w:p w14:paraId="7F40BC7E" w14:textId="77777777" w:rsidR="00F772B5" w:rsidRPr="00BF38C6" w:rsidRDefault="00F772B5" w:rsidP="00F772B5">
            <w:pPr>
              <w:pStyle w:val="CellBodyCentered"/>
              <w:rPr>
                <w:rFonts w:ascii="Arial Narrow" w:hAnsi="Arial Narrow"/>
                <w:color w:val="auto"/>
                <w:sz w:val="16"/>
                <w:szCs w:val="16"/>
                <w:lang w:val="en-GB"/>
              </w:rPr>
            </w:pPr>
          </w:p>
          <w:p w14:paraId="718C2DD3" w14:textId="77777777" w:rsidR="00F772B5" w:rsidRPr="00BF38C6" w:rsidRDefault="00F772B5" w:rsidP="00F772B5">
            <w:pPr>
              <w:pStyle w:val="CellBodyCentered"/>
              <w:rPr>
                <w:rFonts w:ascii="Arial Narrow" w:hAnsi="Arial Narrow"/>
                <w:color w:val="auto"/>
                <w:sz w:val="16"/>
                <w:szCs w:val="16"/>
                <w:lang w:val="en-GB"/>
              </w:rPr>
            </w:pPr>
          </w:p>
          <w:p w14:paraId="29C6E1D4" w14:textId="77777777" w:rsidR="00F772B5" w:rsidRPr="00BF38C6" w:rsidRDefault="00F772B5" w:rsidP="00F772B5">
            <w:pPr>
              <w:pStyle w:val="CellBodyCentered"/>
              <w:rPr>
                <w:rFonts w:ascii="Arial Narrow" w:hAnsi="Arial Narrow"/>
                <w:color w:val="auto"/>
                <w:sz w:val="16"/>
                <w:szCs w:val="16"/>
                <w:lang w:val="en-GB"/>
              </w:rPr>
            </w:pPr>
          </w:p>
          <w:p w14:paraId="20F2BF36" w14:textId="6C5DD015" w:rsidR="00F772B5" w:rsidRPr="00BF38C6" w:rsidRDefault="00F772B5" w:rsidP="00F772B5">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20FBC221" w14:textId="77777777" w:rsidR="00F772B5" w:rsidRPr="00BF38C6" w:rsidRDefault="00F772B5" w:rsidP="00F772B5">
            <w:pPr>
              <w:pStyle w:val="CellBodyCentered"/>
              <w:rPr>
                <w:rFonts w:ascii="Arial Narrow" w:hAnsi="Arial Narrow"/>
                <w:color w:val="auto"/>
                <w:sz w:val="16"/>
                <w:szCs w:val="16"/>
                <w:lang w:val="en-GB"/>
              </w:rPr>
            </w:pPr>
          </w:p>
          <w:p w14:paraId="75534021"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От -120 до +180 °C</w:t>
            </w:r>
          </w:p>
          <w:p w14:paraId="6F0874C9" w14:textId="37BCC539" w:rsidR="00F772B5" w:rsidRPr="009820EB" w:rsidRDefault="00F772B5" w:rsidP="00F772B5">
            <w:pPr>
              <w:pStyle w:val="CellBodyCentered"/>
              <w:rPr>
                <w:rFonts w:ascii="Arial Narrow" w:hAnsi="Arial Narrow"/>
                <w:color w:val="auto"/>
                <w:sz w:val="16"/>
                <w:szCs w:val="16"/>
                <w:rPrChange w:id="1947" w:author="Zhunisbayev, Olzhasbek [Bolashak Atyrau Limited]" w:date="2024-10-30T18:25:00Z" w16du:dateUtc="2024-10-30T13:25:00Z">
                  <w:rPr>
                    <w:rFonts w:ascii="Arial Narrow" w:hAnsi="Arial Narrow"/>
                    <w:color w:val="auto"/>
                    <w:sz w:val="16"/>
                    <w:szCs w:val="16"/>
                    <w:lang w:val="ru-RU"/>
                  </w:rPr>
                </w:rPrChange>
              </w:rPr>
            </w:pPr>
            <w:r w:rsidRPr="00BF38C6">
              <w:rPr>
                <w:rFonts w:ascii="Arial Narrow" w:hAnsi="Arial Narrow"/>
                <w:color w:val="auto"/>
                <w:sz w:val="16"/>
                <w:szCs w:val="16"/>
                <w:lang w:val="ru-RU"/>
              </w:rPr>
              <w:t xml:space="preserve">Прим. </w:t>
            </w:r>
            <w:del w:id="1948" w:author="Zhunisbayev, Olzhasbek [Bolashak Atyrau Limited]" w:date="2024-10-30T18:25:00Z" w16du:dateUtc="2024-10-30T13:25:00Z">
              <w:r w:rsidRPr="00BF38C6" w:rsidDel="009820EB">
                <w:rPr>
                  <w:rFonts w:ascii="Arial Narrow" w:hAnsi="Arial Narrow"/>
                  <w:color w:val="auto"/>
                  <w:sz w:val="16"/>
                  <w:szCs w:val="16"/>
                  <w:lang w:val="ru-RU"/>
                </w:rPr>
                <w:delText>6</w:delText>
              </w:r>
            </w:del>
            <w:ins w:id="1949" w:author="Zhunisbayev, Olzhasbek [Bolashak Atyrau Limited]" w:date="2024-10-30T18:25:00Z" w16du:dateUtc="2024-10-30T13:25:00Z">
              <w:r w:rsidR="009820EB">
                <w:rPr>
                  <w:rFonts w:ascii="Arial Narrow" w:hAnsi="Arial Narrow"/>
                  <w:color w:val="auto"/>
                  <w:sz w:val="16"/>
                  <w:szCs w:val="16"/>
                </w:rPr>
                <w:t>5</w:t>
              </w:r>
            </w:ins>
          </w:p>
          <w:p w14:paraId="32752913" w14:textId="77777777" w:rsidR="00F772B5" w:rsidRPr="00BF38C6" w:rsidRDefault="00F772B5" w:rsidP="00F772B5">
            <w:pPr>
              <w:pStyle w:val="CellBodyCentered"/>
              <w:ind w:left="720"/>
              <w:rPr>
                <w:rFonts w:ascii="Arial Narrow" w:hAnsi="Arial Narrow"/>
                <w:color w:val="auto"/>
                <w:sz w:val="16"/>
                <w:szCs w:val="16"/>
                <w:lang w:val="ru-RU"/>
              </w:rPr>
            </w:pPr>
          </w:p>
          <w:p w14:paraId="53B580AA" w14:textId="77777777" w:rsidR="00F772B5" w:rsidRPr="00BF38C6" w:rsidRDefault="00F772B5" w:rsidP="00F772B5">
            <w:pPr>
              <w:pStyle w:val="CellBodyCentered"/>
              <w:ind w:left="720"/>
              <w:rPr>
                <w:rFonts w:ascii="Arial Narrow" w:hAnsi="Arial Narrow"/>
                <w:color w:val="auto"/>
                <w:sz w:val="16"/>
                <w:szCs w:val="16"/>
                <w:lang w:val="ru-RU"/>
              </w:rPr>
            </w:pPr>
          </w:p>
          <w:p w14:paraId="7515CD86" w14:textId="77777777" w:rsidR="00F772B5" w:rsidRPr="00BF38C6" w:rsidRDefault="00F772B5" w:rsidP="00F772B5">
            <w:pPr>
              <w:pStyle w:val="CellBodyCentered"/>
              <w:ind w:left="720"/>
              <w:rPr>
                <w:rFonts w:ascii="Arial Narrow" w:hAnsi="Arial Narrow"/>
                <w:color w:val="auto"/>
                <w:sz w:val="16"/>
                <w:szCs w:val="16"/>
                <w:lang w:val="ru-RU"/>
              </w:rPr>
            </w:pPr>
          </w:p>
          <w:p w14:paraId="607A90BA" w14:textId="77777777" w:rsidR="00F772B5" w:rsidRPr="00BF38C6" w:rsidRDefault="00F772B5" w:rsidP="00F772B5">
            <w:pPr>
              <w:pStyle w:val="CellBodyCentered"/>
              <w:ind w:left="720"/>
              <w:rPr>
                <w:rFonts w:ascii="Arial Narrow" w:hAnsi="Arial Narrow"/>
                <w:color w:val="auto"/>
                <w:sz w:val="16"/>
                <w:szCs w:val="16"/>
                <w:lang w:val="ru-RU"/>
              </w:rPr>
            </w:pPr>
          </w:p>
          <w:p w14:paraId="590F23EF" w14:textId="77777777" w:rsidR="00F772B5" w:rsidRPr="00BF38C6" w:rsidRDefault="00F772B5" w:rsidP="00F772B5">
            <w:pPr>
              <w:pStyle w:val="CellBodyCentered"/>
              <w:ind w:left="720"/>
              <w:rPr>
                <w:rFonts w:ascii="Arial Narrow" w:hAnsi="Arial Narrow"/>
                <w:color w:val="auto"/>
                <w:sz w:val="16"/>
                <w:szCs w:val="16"/>
                <w:lang w:val="ru-RU"/>
              </w:rPr>
            </w:pPr>
          </w:p>
          <w:p w14:paraId="6D47B6AF" w14:textId="0CA49B21" w:rsidR="00F772B5" w:rsidRPr="00BF38C6" w:rsidRDefault="00F772B5" w:rsidP="00F772B5">
            <w:pPr>
              <w:pStyle w:val="CellBodyCentered"/>
              <w:rPr>
                <w:rFonts w:ascii="Arial Narrow" w:hAnsi="Arial Narrow" w:cs="Arial"/>
                <w:color w:val="auto"/>
                <w:sz w:val="16"/>
                <w:szCs w:val="16"/>
                <w:lang w:val="en-GB"/>
              </w:rPr>
            </w:pPr>
          </w:p>
        </w:tc>
        <w:tc>
          <w:tcPr>
            <w:tcW w:w="1951" w:type="dxa"/>
            <w:tcBorders>
              <w:top w:val="single" w:sz="6" w:space="0" w:color="auto"/>
              <w:left w:val="single" w:sz="6" w:space="0" w:color="auto"/>
              <w:bottom w:val="single" w:sz="6" w:space="0" w:color="auto"/>
              <w:right w:val="single" w:sz="6" w:space="0" w:color="auto"/>
            </w:tcBorders>
          </w:tcPr>
          <w:p w14:paraId="50DA5E14" w14:textId="77777777" w:rsidR="00F772B5" w:rsidRPr="00BF38C6" w:rsidRDefault="00F772B5" w:rsidP="00F772B5">
            <w:pPr>
              <w:pStyle w:val="CellBody"/>
              <w:rPr>
                <w:rFonts w:ascii="Arial Narrow" w:hAnsi="Arial Narrow"/>
                <w:color w:val="auto"/>
                <w:sz w:val="16"/>
                <w:szCs w:val="16"/>
                <w:u w:val="single"/>
                <w:lang w:val="ru-RU"/>
              </w:rPr>
            </w:pPr>
          </w:p>
          <w:p w14:paraId="71393C6D" w14:textId="08DD86B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1BCDDAB3" w14:textId="1B10015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-120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49,6 бар (изб.)</w:t>
            </w:r>
          </w:p>
          <w:p w14:paraId="434BCA43" w14:textId="20464C7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48,1 </w:t>
            </w:r>
            <w:r w:rsidRPr="00BF38C6">
              <w:rPr>
                <w:rFonts w:ascii="Arial Narrow" w:hAnsi="Arial Narrow"/>
                <w:color w:val="auto"/>
                <w:sz w:val="16"/>
                <w:szCs w:val="16"/>
                <w:lang w:val="ru-RU"/>
              </w:rPr>
              <w:t>бар (изб.)</w:t>
            </w:r>
          </w:p>
          <w:p w14:paraId="4D9B3FE2" w14:textId="0A72F28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42,2 </w:t>
            </w:r>
            <w:r w:rsidRPr="00BF38C6">
              <w:rPr>
                <w:rFonts w:ascii="Arial Narrow" w:hAnsi="Arial Narrow"/>
                <w:color w:val="auto"/>
                <w:sz w:val="16"/>
                <w:szCs w:val="16"/>
                <w:lang w:val="ru-RU"/>
              </w:rPr>
              <w:t>бар (изб.)</w:t>
            </w:r>
          </w:p>
          <w:p w14:paraId="7AC5DE2C" w14:textId="2725FD1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38,5 </w:t>
            </w:r>
            <w:r w:rsidRPr="00BF38C6">
              <w:rPr>
                <w:rFonts w:ascii="Arial Narrow" w:hAnsi="Arial Narrow"/>
                <w:color w:val="auto"/>
                <w:sz w:val="16"/>
                <w:szCs w:val="16"/>
                <w:lang w:val="ru-RU"/>
              </w:rPr>
              <w:t>бар (изб.)</w:t>
            </w:r>
          </w:p>
          <w:p w14:paraId="13E93978" w14:textId="3025DA26"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180 °</w:t>
            </w:r>
            <w:r w:rsidRPr="00BF38C6">
              <w:rPr>
                <w:rFonts w:ascii="Arial Narrow" w:hAnsi="Arial Narrow"/>
                <w:snapToGrid w:val="0"/>
                <w:color w:val="auto"/>
                <w:sz w:val="16"/>
                <w:szCs w:val="16"/>
                <w:lang w:val="ru-RU"/>
              </w:rPr>
              <w:t xml:space="preserve">C = 36,8 </w:t>
            </w:r>
            <w:r w:rsidRPr="00BF38C6">
              <w:rPr>
                <w:rFonts w:ascii="Arial Narrow" w:hAnsi="Arial Narrow"/>
                <w:color w:val="auto"/>
                <w:sz w:val="16"/>
                <w:szCs w:val="16"/>
                <w:lang w:val="ru-RU"/>
              </w:rPr>
              <w:t>бар (изб.)</w:t>
            </w:r>
          </w:p>
          <w:p w14:paraId="20F2A65B" w14:textId="77777777"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17E4ABCE" w14:textId="77777777" w:rsidR="00F772B5" w:rsidRPr="00BF38C6" w:rsidRDefault="00F772B5" w:rsidP="00F772B5">
            <w:pPr>
              <w:pStyle w:val="CellBodyCentered"/>
              <w:rPr>
                <w:rFonts w:ascii="Arial Narrow" w:hAnsi="Arial Narrow"/>
                <w:color w:val="auto"/>
                <w:sz w:val="16"/>
                <w:szCs w:val="16"/>
                <w:lang w:val="ru-RU"/>
              </w:rPr>
            </w:pPr>
          </w:p>
          <w:p w14:paraId="3A9FC0E6"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НЕТ</w:t>
            </w:r>
          </w:p>
          <w:p w14:paraId="1DB800D6" w14:textId="77777777" w:rsidR="00F772B5" w:rsidRPr="00BF38C6" w:rsidRDefault="00F772B5" w:rsidP="00F772B5">
            <w:pPr>
              <w:pStyle w:val="CellBodyCentered"/>
              <w:rPr>
                <w:rFonts w:ascii="Arial Narrow" w:hAnsi="Arial Narrow"/>
                <w:color w:val="auto"/>
                <w:sz w:val="16"/>
                <w:szCs w:val="16"/>
                <w:lang w:val="en-GB"/>
              </w:rPr>
            </w:pPr>
          </w:p>
          <w:p w14:paraId="3704DDF2" w14:textId="77777777" w:rsidR="00F772B5" w:rsidRPr="00BF38C6" w:rsidRDefault="00F772B5" w:rsidP="00F772B5">
            <w:pPr>
              <w:pStyle w:val="CellBodyCentered"/>
              <w:rPr>
                <w:rFonts w:ascii="Arial Narrow" w:hAnsi="Arial Narrow"/>
                <w:color w:val="auto"/>
                <w:sz w:val="16"/>
                <w:szCs w:val="16"/>
                <w:lang w:val="en-GB"/>
              </w:rPr>
            </w:pPr>
          </w:p>
          <w:p w14:paraId="50C35C56" w14:textId="77777777" w:rsidR="00F772B5" w:rsidRPr="00BF38C6" w:rsidRDefault="00F772B5" w:rsidP="00F772B5">
            <w:pPr>
              <w:pStyle w:val="CellBodyCentered"/>
              <w:rPr>
                <w:rFonts w:ascii="Arial Narrow" w:hAnsi="Arial Narrow"/>
                <w:color w:val="auto"/>
                <w:sz w:val="16"/>
                <w:szCs w:val="16"/>
                <w:lang w:val="en-GB"/>
              </w:rPr>
            </w:pPr>
          </w:p>
          <w:p w14:paraId="71BA3DC2" w14:textId="77777777" w:rsidR="00F772B5" w:rsidRPr="00BF38C6" w:rsidRDefault="00F772B5" w:rsidP="00F772B5">
            <w:pPr>
              <w:pStyle w:val="CellBodyCentered"/>
              <w:rPr>
                <w:rFonts w:ascii="Arial Narrow" w:hAnsi="Arial Narrow"/>
                <w:color w:val="auto"/>
                <w:sz w:val="16"/>
                <w:szCs w:val="16"/>
                <w:lang w:val="en-GB"/>
              </w:rPr>
            </w:pPr>
          </w:p>
          <w:p w14:paraId="10E0389C" w14:textId="77777777" w:rsidR="00F772B5" w:rsidRPr="00BF38C6" w:rsidRDefault="00F772B5" w:rsidP="00F772B5">
            <w:pPr>
              <w:pStyle w:val="CellBodyCentered"/>
              <w:rPr>
                <w:rFonts w:ascii="Arial Narrow" w:hAnsi="Arial Narrow"/>
                <w:color w:val="auto"/>
                <w:sz w:val="16"/>
                <w:szCs w:val="16"/>
                <w:lang w:val="en-GB"/>
              </w:rPr>
            </w:pPr>
          </w:p>
          <w:p w14:paraId="04E87957" w14:textId="77777777" w:rsidR="00F772B5" w:rsidRPr="00BF38C6" w:rsidRDefault="00F772B5" w:rsidP="00F772B5">
            <w:pPr>
              <w:pStyle w:val="CellBodyCentered"/>
              <w:rPr>
                <w:rFonts w:ascii="Arial Narrow" w:hAnsi="Arial Narrow"/>
                <w:color w:val="auto"/>
                <w:sz w:val="16"/>
                <w:szCs w:val="16"/>
                <w:lang w:val="en-GB"/>
              </w:rPr>
            </w:pPr>
          </w:p>
          <w:p w14:paraId="6583A8B7" w14:textId="77777777" w:rsidR="00F772B5" w:rsidRPr="00BF38C6" w:rsidRDefault="00F772B5" w:rsidP="00F772B5">
            <w:pPr>
              <w:pStyle w:val="CellBodyCentered"/>
              <w:rPr>
                <w:rFonts w:ascii="Arial Narrow" w:hAnsi="Arial Narrow"/>
                <w:color w:val="auto"/>
                <w:sz w:val="16"/>
                <w:szCs w:val="16"/>
                <w:lang w:val="en-GB"/>
              </w:rPr>
            </w:pPr>
          </w:p>
          <w:p w14:paraId="06EC5178" w14:textId="77777777" w:rsidR="00F772B5" w:rsidRPr="00BF38C6" w:rsidRDefault="00F772B5" w:rsidP="00F772B5">
            <w:pPr>
              <w:pStyle w:val="CellBodyCentered"/>
              <w:rPr>
                <w:rFonts w:ascii="Arial Narrow" w:hAnsi="Arial Narrow"/>
                <w:color w:val="auto"/>
                <w:sz w:val="16"/>
                <w:szCs w:val="16"/>
                <w:lang w:val="en-GB"/>
              </w:rPr>
            </w:pPr>
          </w:p>
          <w:p w14:paraId="32FE2C08" w14:textId="77777777" w:rsidR="00F772B5" w:rsidRPr="00BF38C6" w:rsidRDefault="00F772B5" w:rsidP="00F772B5">
            <w:pPr>
              <w:pStyle w:val="CellBodyCentered"/>
              <w:rPr>
                <w:rFonts w:ascii="Arial Narrow" w:hAnsi="Arial Narrow"/>
                <w:color w:val="auto"/>
                <w:sz w:val="16"/>
                <w:szCs w:val="16"/>
                <w:lang w:val="en-GB"/>
              </w:rPr>
            </w:pPr>
          </w:p>
          <w:p w14:paraId="5BEBF4AA" w14:textId="77777777" w:rsidR="00F772B5" w:rsidRPr="00BF38C6" w:rsidRDefault="00F772B5" w:rsidP="00F772B5">
            <w:pPr>
              <w:pStyle w:val="CellBodyCentered"/>
              <w:rPr>
                <w:rFonts w:ascii="Arial Narrow" w:hAnsi="Arial Narrow"/>
                <w:color w:val="auto"/>
                <w:sz w:val="16"/>
                <w:szCs w:val="16"/>
                <w:lang w:val="en-GB"/>
              </w:rPr>
            </w:pPr>
          </w:p>
          <w:p w14:paraId="0615FBB9" w14:textId="77777777" w:rsidR="00F772B5" w:rsidRPr="00BF38C6" w:rsidRDefault="00F772B5" w:rsidP="00F772B5">
            <w:pPr>
              <w:pStyle w:val="CellBodyCentered"/>
              <w:rPr>
                <w:rFonts w:ascii="Arial Narrow" w:hAnsi="Arial Narrow"/>
                <w:color w:val="auto"/>
                <w:sz w:val="16"/>
                <w:szCs w:val="16"/>
                <w:lang w:val="en-GB"/>
              </w:rPr>
            </w:pPr>
          </w:p>
          <w:p w14:paraId="14669325" w14:textId="77777777" w:rsidR="00F772B5" w:rsidRPr="00BF38C6" w:rsidRDefault="00F772B5" w:rsidP="00F772B5">
            <w:pPr>
              <w:pStyle w:val="CellBodyCentered"/>
              <w:rPr>
                <w:rFonts w:ascii="Arial Narrow" w:hAnsi="Arial Narrow"/>
                <w:color w:val="auto"/>
                <w:sz w:val="16"/>
                <w:szCs w:val="16"/>
                <w:lang w:val="en-GB"/>
              </w:rPr>
            </w:pPr>
          </w:p>
          <w:p w14:paraId="1D16CEC2" w14:textId="57E1D5E6" w:rsidR="00F772B5" w:rsidRPr="00BF38C6" w:rsidRDefault="00F772B5" w:rsidP="00F772B5">
            <w:pPr>
              <w:pStyle w:val="CellBodyCentered"/>
              <w:rPr>
                <w:rFonts w:ascii="Arial Narrow" w:hAnsi="Arial Narrow" w:cs="Arial"/>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0F06BA9A" w14:textId="77777777" w:rsidR="00F772B5" w:rsidRPr="00BF38C6" w:rsidRDefault="00F772B5" w:rsidP="00F772B5">
            <w:pPr>
              <w:pStyle w:val="CellBodyCentered"/>
              <w:rPr>
                <w:rFonts w:ascii="Arial Narrow" w:hAnsi="Arial Narrow"/>
                <w:color w:val="auto"/>
                <w:sz w:val="16"/>
                <w:szCs w:val="16"/>
                <w:lang w:val="en-GB"/>
              </w:rPr>
            </w:pPr>
          </w:p>
          <w:p w14:paraId="10315C6C"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5</w:t>
            </w:r>
          </w:p>
          <w:p w14:paraId="50B350BC" w14:textId="77777777" w:rsidR="00F772B5" w:rsidRPr="00BF38C6" w:rsidRDefault="00F772B5" w:rsidP="00F772B5">
            <w:pPr>
              <w:pStyle w:val="CellBodyCentered"/>
              <w:rPr>
                <w:rFonts w:ascii="Arial Narrow" w:hAnsi="Arial Narrow"/>
                <w:color w:val="auto"/>
                <w:sz w:val="16"/>
                <w:szCs w:val="16"/>
                <w:lang w:val="en-GB"/>
              </w:rPr>
            </w:pPr>
          </w:p>
          <w:p w14:paraId="0A2D0A4D" w14:textId="77777777" w:rsidR="00F772B5" w:rsidRPr="00BF38C6" w:rsidRDefault="00F772B5" w:rsidP="00F772B5">
            <w:pPr>
              <w:pStyle w:val="CellBodyCentered"/>
              <w:rPr>
                <w:rFonts w:ascii="Arial Narrow" w:hAnsi="Arial Narrow"/>
                <w:color w:val="auto"/>
                <w:sz w:val="16"/>
                <w:szCs w:val="16"/>
                <w:lang w:val="en-GB"/>
              </w:rPr>
            </w:pPr>
          </w:p>
          <w:p w14:paraId="7CF0E2D1" w14:textId="77777777" w:rsidR="00F772B5" w:rsidRPr="00BF38C6" w:rsidRDefault="00F772B5" w:rsidP="00F772B5">
            <w:pPr>
              <w:pStyle w:val="CellBodyCentered"/>
              <w:rPr>
                <w:rFonts w:ascii="Arial Narrow" w:hAnsi="Arial Narrow"/>
                <w:color w:val="auto"/>
                <w:sz w:val="16"/>
                <w:szCs w:val="16"/>
                <w:lang w:val="en-GB"/>
              </w:rPr>
            </w:pPr>
          </w:p>
          <w:p w14:paraId="403A6AA1" w14:textId="77777777" w:rsidR="00F772B5" w:rsidRPr="00BF38C6" w:rsidRDefault="00F772B5" w:rsidP="00F772B5">
            <w:pPr>
              <w:pStyle w:val="CellBodyCentered"/>
              <w:rPr>
                <w:rFonts w:ascii="Arial Narrow" w:hAnsi="Arial Narrow"/>
                <w:color w:val="auto"/>
                <w:sz w:val="16"/>
                <w:szCs w:val="16"/>
                <w:lang w:val="en-GB"/>
              </w:rPr>
            </w:pPr>
          </w:p>
          <w:p w14:paraId="1C198253" w14:textId="77777777" w:rsidR="00F772B5" w:rsidRPr="00BF38C6" w:rsidRDefault="00F772B5" w:rsidP="00F772B5">
            <w:pPr>
              <w:pStyle w:val="CellBodyCentered"/>
              <w:rPr>
                <w:rFonts w:ascii="Arial Narrow" w:hAnsi="Arial Narrow"/>
                <w:color w:val="auto"/>
                <w:sz w:val="16"/>
                <w:szCs w:val="16"/>
                <w:lang w:val="en-GB"/>
              </w:rPr>
            </w:pPr>
          </w:p>
          <w:p w14:paraId="19A969D8" w14:textId="77777777" w:rsidR="00F772B5" w:rsidRPr="00BF38C6" w:rsidRDefault="00F772B5" w:rsidP="00F772B5">
            <w:pPr>
              <w:pStyle w:val="CellBodyCentered"/>
              <w:rPr>
                <w:rFonts w:ascii="Arial Narrow" w:hAnsi="Arial Narrow"/>
                <w:color w:val="auto"/>
                <w:sz w:val="16"/>
                <w:szCs w:val="16"/>
                <w:lang w:val="en-GB"/>
              </w:rPr>
            </w:pPr>
          </w:p>
          <w:p w14:paraId="134E4615" w14:textId="77777777" w:rsidR="00F772B5" w:rsidRPr="00BF38C6" w:rsidRDefault="00F772B5" w:rsidP="00F772B5">
            <w:pPr>
              <w:pStyle w:val="CellBodyCentered"/>
              <w:rPr>
                <w:rFonts w:ascii="Arial Narrow" w:hAnsi="Arial Narrow"/>
                <w:color w:val="auto"/>
                <w:sz w:val="16"/>
                <w:szCs w:val="16"/>
                <w:lang w:val="en-GB"/>
              </w:rPr>
            </w:pPr>
          </w:p>
          <w:p w14:paraId="3CE35976" w14:textId="77777777" w:rsidR="00F772B5" w:rsidRPr="00BF38C6" w:rsidRDefault="00F772B5" w:rsidP="00F772B5">
            <w:pPr>
              <w:pStyle w:val="CellBodyCentered"/>
              <w:rPr>
                <w:rFonts w:ascii="Arial Narrow" w:hAnsi="Arial Narrow"/>
                <w:color w:val="auto"/>
                <w:sz w:val="16"/>
                <w:szCs w:val="16"/>
                <w:lang w:val="en-GB"/>
              </w:rPr>
            </w:pPr>
          </w:p>
          <w:p w14:paraId="78EBE8CB" w14:textId="77777777" w:rsidR="00F772B5" w:rsidRPr="00BF38C6" w:rsidRDefault="00F772B5" w:rsidP="00F772B5">
            <w:pPr>
              <w:pStyle w:val="CellBodyCentered"/>
              <w:rPr>
                <w:rFonts w:ascii="Arial Narrow" w:hAnsi="Arial Narrow"/>
                <w:color w:val="auto"/>
                <w:sz w:val="16"/>
                <w:szCs w:val="16"/>
                <w:lang w:val="en-GB"/>
              </w:rPr>
            </w:pPr>
          </w:p>
          <w:p w14:paraId="0D4EA74A" w14:textId="77777777" w:rsidR="00F772B5" w:rsidRPr="00BF38C6" w:rsidRDefault="00F772B5" w:rsidP="00F772B5">
            <w:pPr>
              <w:pStyle w:val="CellBodyCentered"/>
              <w:rPr>
                <w:rFonts w:ascii="Arial Narrow" w:hAnsi="Arial Narrow"/>
                <w:color w:val="auto"/>
                <w:sz w:val="16"/>
                <w:szCs w:val="16"/>
                <w:lang w:val="en-GB"/>
              </w:rPr>
            </w:pPr>
          </w:p>
          <w:p w14:paraId="1D7478F5" w14:textId="77777777" w:rsidR="00F772B5" w:rsidRPr="00BF38C6" w:rsidRDefault="00F772B5" w:rsidP="00F772B5">
            <w:pPr>
              <w:pStyle w:val="CellBodyCentered"/>
              <w:rPr>
                <w:rFonts w:ascii="Arial Narrow" w:hAnsi="Arial Narrow"/>
                <w:color w:val="auto"/>
                <w:sz w:val="16"/>
                <w:szCs w:val="16"/>
                <w:lang w:val="en-GB"/>
              </w:rPr>
            </w:pPr>
          </w:p>
          <w:p w14:paraId="083D45A6" w14:textId="0DD7AC41" w:rsidR="00F772B5" w:rsidRPr="00BF38C6" w:rsidRDefault="00F772B5" w:rsidP="00F772B5">
            <w:pPr>
              <w:pStyle w:val="CellBodyCentered"/>
              <w:rPr>
                <w:rFonts w:ascii="Arial Narrow" w:hAnsi="Arial Narrow" w:cs="Arial"/>
                <w:color w:val="auto"/>
                <w:sz w:val="16"/>
                <w:szCs w:val="16"/>
                <w:lang w:val="en-GB"/>
              </w:rPr>
            </w:pPr>
          </w:p>
        </w:tc>
      </w:tr>
      <w:tr w:rsidR="00F772B5" w:rsidRPr="00BF38C6" w14:paraId="752346B7" w14:textId="77777777" w:rsidTr="002A7110">
        <w:tc>
          <w:tcPr>
            <w:tcW w:w="3332" w:type="dxa"/>
            <w:tcBorders>
              <w:top w:val="single" w:sz="6" w:space="0" w:color="auto"/>
              <w:left w:val="single" w:sz="6" w:space="0" w:color="auto"/>
              <w:bottom w:val="single" w:sz="6" w:space="0" w:color="auto"/>
              <w:right w:val="single" w:sz="6" w:space="0" w:color="auto"/>
            </w:tcBorders>
          </w:tcPr>
          <w:p w14:paraId="39B54995" w14:textId="77777777" w:rsidR="00F772B5" w:rsidRPr="00BF38C6" w:rsidRDefault="00F772B5" w:rsidP="00F772B5">
            <w:pPr>
              <w:pStyle w:val="CellBody"/>
              <w:rPr>
                <w:rFonts w:ascii="Arial Narrow" w:hAnsi="Arial Narrow" w:cs="Arial"/>
                <w:color w:val="auto"/>
                <w:sz w:val="16"/>
                <w:szCs w:val="16"/>
                <w:lang w:val="ru-RU"/>
              </w:rPr>
            </w:pPr>
          </w:p>
          <w:p w14:paraId="7AD4996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AA</w:t>
            </w:r>
            <w:r w:rsidRPr="00BF38C6">
              <w:rPr>
                <w:rFonts w:ascii="Arial Narrow" w:hAnsi="Arial Narrow" w:cs="Arial"/>
                <w:color w:val="auto"/>
                <w:sz w:val="16"/>
                <w:szCs w:val="16"/>
                <w:lang w:val="ru-RU"/>
              </w:rPr>
              <w:t xml:space="preserve"> – УКСУСНАЯ КИСЛОТА</w:t>
            </w:r>
          </w:p>
          <w:p w14:paraId="490E71D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BD</w:t>
            </w:r>
            <w:r w:rsidRPr="00BF38C6">
              <w:rPr>
                <w:rFonts w:ascii="Arial Narrow" w:hAnsi="Arial Narrow" w:cs="Arial"/>
                <w:color w:val="auto"/>
                <w:sz w:val="16"/>
                <w:szCs w:val="16"/>
                <w:lang w:val="ru-RU"/>
              </w:rPr>
              <w:t xml:space="preserve"> – ПРОДУВКА, УГЛЕВОДОРОДЫ</w:t>
            </w:r>
          </w:p>
          <w:p w14:paraId="4A331CF3" w14:textId="53FD488B"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BF</w:t>
            </w:r>
            <w:r w:rsidRPr="00BF38C6">
              <w:rPr>
                <w:rFonts w:ascii="Arial Narrow" w:hAnsi="Arial Narrow" w:cs="Arial"/>
                <w:color w:val="auto"/>
                <w:sz w:val="16"/>
                <w:szCs w:val="16"/>
                <w:lang w:val="ru-RU"/>
              </w:rPr>
              <w:t xml:space="preserve"> – ФАКЕЛЬНЫЙ ГАЗ (ТОЛЬКО </w:t>
            </w:r>
            <w:del w:id="1950" w:author="Zhunisbayev, Olzhasbek [Bolashak Atyrau Limited]" w:date="2024-10-30T19:11:00Z" w16du:dateUtc="2024-10-30T14:11:00Z">
              <w:r w:rsidRPr="00BF38C6" w:rsidDel="00CD7257">
                <w:rPr>
                  <w:rFonts w:ascii="Arial Narrow" w:hAnsi="Arial Narrow" w:cs="Arial"/>
                  <w:color w:val="auto"/>
                  <w:sz w:val="16"/>
                  <w:szCs w:val="16"/>
                  <w:lang w:val="ru-RU"/>
                </w:rPr>
                <w:delText>ВНЕ УЧАСТКА</w:delText>
              </w:r>
            </w:del>
            <w:ins w:id="1951" w:author="Zhunisbayev, Olzhasbek [Bolashak Atyrau Limited]" w:date="2024-10-30T19:11:00Z" w16du:dateUtc="2024-10-30T14:11:00Z">
              <w:r w:rsidR="00CD7257">
                <w:rPr>
                  <w:rFonts w:ascii="Arial Narrow" w:hAnsi="Arial Narrow" w:cs="Arial"/>
                  <w:color w:val="auto"/>
                  <w:sz w:val="16"/>
                  <w:szCs w:val="16"/>
                  <w:lang w:val="ru-RU"/>
                </w:rPr>
                <w:t>ВНЕ ЗАВОДА</w:t>
              </w:r>
            </w:ins>
            <w:r w:rsidRPr="00BF38C6">
              <w:rPr>
                <w:rFonts w:ascii="Arial Narrow" w:hAnsi="Arial Narrow" w:cs="Arial"/>
                <w:color w:val="auto"/>
                <w:sz w:val="16"/>
                <w:szCs w:val="16"/>
                <w:lang w:val="ru-RU"/>
              </w:rPr>
              <w:t>)</w:t>
            </w:r>
          </w:p>
          <w:p w14:paraId="1EBA2C90" w14:textId="77777777" w:rsidR="008C7F77" w:rsidRPr="00BF38C6" w:rsidRDefault="008C7F77" w:rsidP="008C7F77">
            <w:pPr>
              <w:pStyle w:val="CellBody"/>
              <w:tabs>
                <w:tab w:val="left" w:pos="0"/>
              </w:tabs>
              <w:rPr>
                <w:ins w:id="1952" w:author="Zhunisbayev, Olzhasbek [Bolashak Atyrau Limited]" w:date="2024-10-30T18:27:00Z" w16du:dateUtc="2024-10-30T13:27:00Z"/>
                <w:rFonts w:ascii="Arial Narrow" w:hAnsi="Arial Narrow" w:cs="Arial"/>
                <w:color w:val="auto"/>
                <w:sz w:val="16"/>
                <w:szCs w:val="16"/>
                <w:lang w:val="ru-RU"/>
              </w:rPr>
            </w:pPr>
            <w:ins w:id="1953" w:author="Zhunisbayev, Olzhasbek [Bolashak Atyrau Limited]" w:date="2024-10-30T18:27:00Z" w16du:dateUtc="2024-10-30T13:27:00Z">
              <w:r w:rsidRPr="00BF38C6">
                <w:rPr>
                  <w:rFonts w:ascii="Arial Narrow" w:hAnsi="Arial Narrow"/>
                  <w:color w:val="auto"/>
                  <w:sz w:val="16"/>
                  <w:szCs w:val="16"/>
                </w:rPr>
                <w:t>BFH</w:t>
              </w:r>
              <w:r w:rsidRPr="00BF38C6">
                <w:rPr>
                  <w:rFonts w:ascii="Arial Narrow" w:hAnsi="Arial Narrow"/>
                  <w:color w:val="auto"/>
                  <w:sz w:val="16"/>
                  <w:szCs w:val="16"/>
                  <w:lang w:val="ru-RU"/>
                </w:rPr>
                <w:t xml:space="preserve"> – ФАКЕЛЬНЫЙ ГАЗ, ВЫСОКОЕ ДАВЛЕНИЕ</w:t>
              </w:r>
            </w:ins>
          </w:p>
          <w:p w14:paraId="674C62A8" w14:textId="77777777" w:rsidR="008C7F77" w:rsidRPr="00BF38C6" w:rsidRDefault="008C7F77" w:rsidP="008C7F77">
            <w:pPr>
              <w:pStyle w:val="CellBody"/>
              <w:tabs>
                <w:tab w:val="left" w:pos="0"/>
              </w:tabs>
              <w:rPr>
                <w:ins w:id="1954" w:author="Zhunisbayev, Olzhasbek [Bolashak Atyrau Limited]" w:date="2024-10-30T18:27:00Z" w16du:dateUtc="2024-10-30T13:27:00Z"/>
                <w:rFonts w:ascii="Arial Narrow" w:hAnsi="Arial Narrow" w:cs="Arial"/>
                <w:color w:val="auto"/>
                <w:sz w:val="16"/>
                <w:szCs w:val="16"/>
                <w:lang w:val="ru-RU"/>
              </w:rPr>
            </w:pPr>
            <w:ins w:id="1955" w:author="Zhunisbayev, Olzhasbek [Bolashak Atyrau Limited]" w:date="2024-10-30T18:27:00Z" w16du:dateUtc="2024-10-30T13:27: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25EA852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BV</w:t>
            </w:r>
            <w:r w:rsidRPr="00BF38C6">
              <w:rPr>
                <w:rFonts w:ascii="Arial Narrow" w:hAnsi="Arial Narrow" w:cs="Arial"/>
                <w:color w:val="auto"/>
                <w:sz w:val="16"/>
                <w:szCs w:val="16"/>
                <w:lang w:val="ru-RU"/>
              </w:rPr>
              <w:t xml:space="preserve"> – СБРОС В АТМОСФЕРУ</w:t>
            </w:r>
          </w:p>
          <w:p w14:paraId="3103BC3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CCD</w:t>
            </w:r>
            <w:r w:rsidRPr="00BF38C6">
              <w:rPr>
                <w:rFonts w:ascii="Arial Narrow" w:hAnsi="Arial Narrow" w:cs="Arial"/>
                <w:color w:val="auto"/>
                <w:sz w:val="16"/>
                <w:szCs w:val="16"/>
                <w:lang w:val="ru-RU"/>
              </w:rPr>
              <w:t xml:space="preserve"> – ДЕЭМУЛЬГАТОР</w:t>
            </w:r>
          </w:p>
          <w:p w14:paraId="7758F5B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CCS</w:t>
            </w:r>
            <w:r w:rsidRPr="00BF38C6">
              <w:rPr>
                <w:rFonts w:ascii="Arial Narrow" w:hAnsi="Arial Narrow" w:cs="Arial"/>
                <w:color w:val="auto"/>
                <w:sz w:val="16"/>
                <w:szCs w:val="16"/>
                <w:lang w:val="ru-RU"/>
              </w:rPr>
              <w:t xml:space="preserve"> – ЩЕЛОЧЬ</w:t>
            </w:r>
          </w:p>
          <w:p w14:paraId="2AD6E52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CDS</w:t>
            </w:r>
            <w:r w:rsidRPr="00BF38C6">
              <w:rPr>
                <w:rFonts w:ascii="Arial Narrow" w:hAnsi="Arial Narrow" w:cs="Arial"/>
                <w:color w:val="auto"/>
                <w:sz w:val="16"/>
                <w:szCs w:val="16"/>
                <w:lang w:val="ru-RU"/>
              </w:rPr>
              <w:t xml:space="preserve"> – РАСТВОРИТЕЛЬ </w:t>
            </w:r>
            <w:r w:rsidRPr="00BF38C6">
              <w:rPr>
                <w:rFonts w:ascii="Arial Narrow" w:hAnsi="Arial Narrow" w:cs="Arial"/>
                <w:color w:val="auto"/>
                <w:sz w:val="16"/>
                <w:szCs w:val="16"/>
              </w:rPr>
              <w:t>COS</w:t>
            </w:r>
          </w:p>
          <w:p w14:paraId="11224FF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CFA</w:t>
            </w:r>
            <w:r w:rsidRPr="00BF38C6">
              <w:rPr>
                <w:rFonts w:ascii="Arial Narrow" w:hAnsi="Arial Narrow" w:cs="Arial"/>
                <w:color w:val="auto"/>
                <w:sz w:val="16"/>
                <w:szCs w:val="16"/>
                <w:lang w:val="ru-RU"/>
              </w:rPr>
              <w:t xml:space="preserve"> – АНТИВСПЕНИВАТЕЛЬ</w:t>
            </w:r>
          </w:p>
          <w:p w14:paraId="6C62195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CI</w:t>
            </w:r>
            <w:r w:rsidRPr="00BF38C6">
              <w:rPr>
                <w:rFonts w:ascii="Arial Narrow" w:hAnsi="Arial Narrow" w:cs="Arial"/>
                <w:color w:val="auto"/>
                <w:sz w:val="16"/>
                <w:szCs w:val="16"/>
                <w:lang w:val="ru-RU"/>
              </w:rPr>
              <w:t xml:space="preserve"> – ИНГИБИТОР КОРРОЗИИ И АНТИНАКИПИН</w:t>
            </w:r>
          </w:p>
          <w:p w14:paraId="0A73B07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1345C18A" w14:textId="78B0C4E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ДРЕНАЖ, ПРОМЛИВНЕВ</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КАНАЛИЗ</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(ОТКР</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w:t>
            </w:r>
          </w:p>
          <w:p w14:paraId="761E8BB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DCS</w:t>
            </w:r>
            <w:r w:rsidRPr="00BF38C6">
              <w:rPr>
                <w:rFonts w:ascii="Arial Narrow" w:hAnsi="Arial Narrow" w:cs="Arial"/>
                <w:color w:val="auto"/>
                <w:sz w:val="16"/>
                <w:szCs w:val="16"/>
                <w:lang w:val="ru-RU"/>
              </w:rPr>
              <w:t xml:space="preserve"> – СЛИВ ЩЕЛОЧИ</w:t>
            </w:r>
          </w:p>
          <w:p w14:paraId="0CE301B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w:t>
            </w:r>
            <w:r w:rsidRPr="00BF38C6">
              <w:rPr>
                <w:rFonts w:ascii="Arial Narrow" w:hAnsi="Arial Narrow" w:cs="Arial"/>
                <w:color w:val="auto"/>
                <w:sz w:val="16"/>
                <w:szCs w:val="16"/>
                <w:lang w:val="ru-RU"/>
              </w:rPr>
              <w:t xml:space="preserve"> – ТОПЛИВНЫЙ ГАЗ</w:t>
            </w:r>
          </w:p>
          <w:p w14:paraId="7BC5844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47CDC842" w14:textId="64CC84E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NL</w:t>
            </w:r>
            <w:r w:rsidRPr="00BF38C6">
              <w:rPr>
                <w:rFonts w:ascii="Arial Narrow" w:hAnsi="Arial Narrow" w:cs="Arial"/>
                <w:color w:val="auto"/>
                <w:sz w:val="16"/>
                <w:szCs w:val="16"/>
                <w:lang w:val="ru-RU"/>
              </w:rPr>
              <w:t xml:space="preserve"> – АЗОТ, НИЗКОЕ ДАВЛ</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(СОЕДИН. ПРОДУВКИ)</w:t>
            </w:r>
          </w:p>
          <w:p w14:paraId="289EF8F7" w14:textId="77777777" w:rsidR="00380EE9" w:rsidRPr="00BF38C6" w:rsidRDefault="00380EE9" w:rsidP="00380EE9">
            <w:pPr>
              <w:pStyle w:val="CellBody"/>
              <w:tabs>
                <w:tab w:val="left" w:pos="0"/>
              </w:tabs>
              <w:rPr>
                <w:ins w:id="1956" w:author="Zhunisbayev, Olzhasbek [Bolashak Atyrau Limited]" w:date="2024-10-30T18:32:00Z" w16du:dateUtc="2024-10-30T13:32:00Z"/>
                <w:rFonts w:ascii="Arial Narrow" w:hAnsi="Arial Narrow"/>
                <w:color w:val="auto"/>
                <w:sz w:val="16"/>
                <w:szCs w:val="16"/>
                <w:lang w:val="ru-RU"/>
              </w:rPr>
            </w:pPr>
            <w:ins w:id="1957" w:author="Zhunisbayev, Olzhasbek [Bolashak Atyrau Limited]" w:date="2024-10-30T18:32:00Z" w16du:dateUtc="2024-10-30T13:32:00Z">
              <w:r w:rsidRPr="00BF38C6">
                <w:rPr>
                  <w:rFonts w:ascii="Arial Narrow" w:hAnsi="Arial Narrow"/>
                  <w:color w:val="auto"/>
                  <w:sz w:val="16"/>
                  <w:szCs w:val="16"/>
                </w:rPr>
                <w:t>PL</w:t>
              </w:r>
              <w:r w:rsidRPr="00BF38C6">
                <w:rPr>
                  <w:rFonts w:ascii="Arial Narrow" w:hAnsi="Arial Narrow"/>
                  <w:color w:val="auto"/>
                  <w:sz w:val="16"/>
                  <w:szCs w:val="16"/>
                  <w:lang w:val="ru-RU"/>
                </w:rPr>
                <w:t xml:space="preserve"> – СМАЗОЧНОЕ МАСЛО</w:t>
              </w:r>
            </w:ins>
          </w:p>
          <w:p w14:paraId="3C8857E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189AE169" w14:textId="77777777" w:rsidR="0000134E" w:rsidRPr="00BF38C6" w:rsidRDefault="0000134E" w:rsidP="0000134E">
            <w:pPr>
              <w:pStyle w:val="CellBody"/>
              <w:rPr>
                <w:ins w:id="1958" w:author="Zhunisbayev, Olzhasbek [Bolashak Atyrau Limited]" w:date="2024-10-30T18:32:00Z" w16du:dateUtc="2024-10-30T13:32:00Z"/>
                <w:rFonts w:ascii="Arial Narrow" w:hAnsi="Arial Narrow" w:cs="Arial"/>
                <w:color w:val="auto"/>
                <w:sz w:val="16"/>
                <w:szCs w:val="16"/>
                <w:lang w:val="ru-RU"/>
              </w:rPr>
            </w:pPr>
            <w:ins w:id="1959" w:author="Zhunisbayev, Olzhasbek [Bolashak Atyrau Limited]" w:date="2024-10-30T18:32:00Z" w16du:dateUtc="2024-10-30T13:32:00Z">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ins>
          </w:p>
          <w:p w14:paraId="55A02CA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rPr>
              <w:lastRenderedPageBreak/>
              <w:t>SL</w:t>
            </w:r>
            <w:r w:rsidRPr="00BF38C6">
              <w:rPr>
                <w:rFonts w:ascii="Arial Narrow" w:hAnsi="Arial Narrow" w:cs="Arial"/>
                <w:color w:val="auto"/>
                <w:sz w:val="16"/>
                <w:szCs w:val="16"/>
                <w:lang w:val="ru-RU"/>
              </w:rPr>
              <w:t xml:space="preserve"> – ПАР, НИЗКОЕ ДАВЛЕНИЕ</w:t>
            </w:r>
          </w:p>
          <w:p w14:paraId="66F7CD41" w14:textId="77777777" w:rsidR="0000134E" w:rsidRPr="00BF38C6" w:rsidRDefault="0000134E" w:rsidP="0000134E">
            <w:pPr>
              <w:pStyle w:val="CellBody"/>
              <w:rPr>
                <w:ins w:id="1960" w:author="Zhunisbayev, Olzhasbek [Bolashak Atyrau Limited]" w:date="2024-10-30T18:33:00Z" w16du:dateUtc="2024-10-30T13:33:00Z"/>
                <w:rFonts w:ascii="Arial Narrow" w:hAnsi="Arial Narrow" w:cs="Arial"/>
                <w:color w:val="auto"/>
                <w:sz w:val="16"/>
                <w:szCs w:val="16"/>
                <w:lang w:val="ru-RU"/>
              </w:rPr>
            </w:pPr>
            <w:ins w:id="1961" w:author="Zhunisbayev, Olzhasbek [Bolashak Atyrau Limited]" w:date="2024-10-30T18:33:00Z" w16du:dateUtc="2024-10-30T13:33:00Z">
              <w:r w:rsidRPr="00BF38C6">
                <w:rPr>
                  <w:rFonts w:ascii="Arial Narrow" w:hAnsi="Arial Narrow" w:cs="Arial"/>
                  <w:color w:val="auto"/>
                  <w:sz w:val="16"/>
                  <w:szCs w:val="16"/>
                  <w:lang w:val="en-GB"/>
                </w:rPr>
                <w:t>SM</w:t>
              </w:r>
              <w:r w:rsidRPr="00BF38C6">
                <w:rPr>
                  <w:rFonts w:ascii="Arial Narrow" w:hAnsi="Arial Narrow" w:cs="Arial"/>
                  <w:color w:val="auto"/>
                  <w:sz w:val="16"/>
                  <w:szCs w:val="16"/>
                  <w:lang w:val="ru-RU"/>
                </w:rPr>
                <w:t xml:space="preserve"> – ПАР, СРЕДНЕЕ ДАВЛ</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w:t>
              </w:r>
              <w:r w:rsidRPr="00BF38C6">
                <w:rPr>
                  <w:rFonts w:ascii="Arial Narrow" w:hAnsi="Arial Narrow"/>
                  <w:color w:val="auto"/>
                  <w:sz w:val="16"/>
                  <w:szCs w:val="16"/>
                  <w:lang w:val="ru-RU"/>
                </w:rPr>
                <w:t>СОЕДИН</w:t>
              </w:r>
              <w:r w:rsidRPr="00BF38C6">
                <w:rPr>
                  <w:rFonts w:ascii="Arial Narrow" w:hAnsi="Arial Narrow" w:cs="Arial"/>
                  <w:color w:val="auto"/>
                  <w:sz w:val="16"/>
                  <w:szCs w:val="16"/>
                  <w:lang w:val="ru-RU"/>
                </w:rPr>
                <w:t>. ПРОДУВКИ)</w:t>
              </w:r>
            </w:ins>
          </w:p>
          <w:p w14:paraId="72E27CE6" w14:textId="77777777" w:rsidR="001F48A6" w:rsidRPr="00BF38C6" w:rsidRDefault="001F48A6" w:rsidP="001F48A6">
            <w:pPr>
              <w:pStyle w:val="CellBody"/>
              <w:rPr>
                <w:ins w:id="1962" w:author="Zhunisbayev, Olzhasbek [Bolashak Atyrau Limited]" w:date="2024-10-30T18:33:00Z" w16du:dateUtc="2024-10-30T13:33:00Z"/>
                <w:rFonts w:ascii="Arial Narrow" w:hAnsi="Arial Narrow" w:cs="Arial"/>
                <w:color w:val="auto"/>
                <w:sz w:val="16"/>
                <w:szCs w:val="16"/>
                <w:lang w:val="ru-RU"/>
              </w:rPr>
            </w:pPr>
            <w:ins w:id="1963" w:author="Zhunisbayev, Olzhasbek [Bolashak Atyrau Limited]" w:date="2024-10-30T18:33:00Z" w16du:dateUtc="2024-10-30T13:33:00Z">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ins>
          </w:p>
          <w:p w14:paraId="75DE69E7" w14:textId="77777777" w:rsidR="001F48A6" w:rsidRPr="00BF38C6" w:rsidRDefault="001F48A6" w:rsidP="001F48A6">
            <w:pPr>
              <w:pStyle w:val="CellBody"/>
              <w:rPr>
                <w:ins w:id="1964" w:author="Zhunisbayev, Olzhasbek [Bolashak Atyrau Limited]" w:date="2024-10-30T18:33:00Z" w16du:dateUtc="2024-10-30T13:33:00Z"/>
                <w:rFonts w:ascii="Arial Narrow" w:hAnsi="Arial Narrow" w:cs="Arial"/>
                <w:color w:val="auto"/>
                <w:sz w:val="16"/>
                <w:szCs w:val="16"/>
                <w:lang w:val="ru-RU"/>
              </w:rPr>
            </w:pPr>
            <w:ins w:id="1965" w:author="Zhunisbayev, Olzhasbek [Bolashak Atyrau Limited]" w:date="2024-10-30T18:33:00Z" w16du:dateUtc="2024-10-30T13:33:00Z">
              <w:r w:rsidRPr="00BF38C6">
                <w:rPr>
                  <w:rFonts w:ascii="Arial Narrow" w:hAnsi="Arial Narrow" w:cs="Arial"/>
                  <w:color w:val="auto"/>
                  <w:sz w:val="16"/>
                  <w:szCs w:val="16"/>
                  <w:lang w:val="en-GB"/>
                </w:rPr>
                <w:t>TM</w:t>
              </w:r>
              <w:r w:rsidRPr="00BF38C6">
                <w:rPr>
                  <w:rFonts w:ascii="Arial Narrow" w:hAnsi="Arial Narrow" w:cs="Arial"/>
                  <w:color w:val="auto"/>
                  <w:sz w:val="16"/>
                  <w:szCs w:val="16"/>
                  <w:lang w:val="ru-RU"/>
                </w:rPr>
                <w:t xml:space="preserve"> – КОНДЕНСАТ, СРЕДНЕЕ ДАВЛЕНИЕ</w:t>
              </w:r>
            </w:ins>
          </w:p>
          <w:p w14:paraId="7CDDDB4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VA</w:t>
            </w:r>
            <w:r w:rsidRPr="00BF38C6">
              <w:rPr>
                <w:rFonts w:ascii="Arial Narrow" w:hAnsi="Arial Narrow" w:cs="Arial"/>
                <w:color w:val="auto"/>
                <w:sz w:val="16"/>
                <w:szCs w:val="16"/>
                <w:lang w:val="ru-RU"/>
              </w:rPr>
              <w:t xml:space="preserve"> – СЖАТЫЙ ВЛАЖНЫЙ ВОЗДУХ</w:t>
            </w:r>
          </w:p>
          <w:p w14:paraId="66333AF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VI</w:t>
            </w:r>
            <w:r w:rsidRPr="00BF38C6">
              <w:rPr>
                <w:rFonts w:ascii="Arial Narrow" w:hAnsi="Arial Narrow" w:cs="Arial"/>
                <w:color w:val="auto"/>
                <w:sz w:val="16"/>
                <w:szCs w:val="16"/>
                <w:lang w:val="ru-RU"/>
              </w:rPr>
              <w:t xml:space="preserve"> – ВОЗДУХ КИП</w:t>
            </w:r>
          </w:p>
          <w:p w14:paraId="566A0AD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VP</w:t>
            </w:r>
            <w:r w:rsidRPr="00BF38C6">
              <w:rPr>
                <w:rFonts w:ascii="Arial Narrow" w:hAnsi="Arial Narrow" w:cs="Arial"/>
                <w:color w:val="auto"/>
                <w:sz w:val="16"/>
                <w:szCs w:val="16"/>
                <w:lang w:val="ru-RU"/>
              </w:rPr>
              <w:t xml:space="preserve"> – ТЕХНОЛОГИЧЕСКИЙ ВОЗДУХ</w:t>
            </w:r>
          </w:p>
          <w:p w14:paraId="05AD984D" w14:textId="77777777" w:rsidR="00BB3B31" w:rsidRPr="00BF38C6" w:rsidRDefault="00BB3B31" w:rsidP="00BB3B31">
            <w:pPr>
              <w:pStyle w:val="CellBody"/>
              <w:tabs>
                <w:tab w:val="left" w:pos="0"/>
              </w:tabs>
              <w:rPr>
                <w:ins w:id="1966" w:author="Zhunisbayev, Olzhasbek [Bolashak Atyrau Limited]" w:date="2024-10-30T18:35:00Z" w16du:dateUtc="2024-10-30T13:35:00Z"/>
                <w:rFonts w:ascii="Arial Narrow" w:hAnsi="Arial Narrow" w:cs="Arial"/>
                <w:color w:val="auto"/>
                <w:sz w:val="16"/>
                <w:szCs w:val="16"/>
                <w:lang w:val="ru-RU"/>
              </w:rPr>
            </w:pPr>
            <w:ins w:id="1967" w:author="Zhunisbayev, Olzhasbek [Bolashak Atyrau Limited]" w:date="2024-10-30T18:35:00Z" w16du:dateUtc="2024-10-30T13:35:00Z">
              <w:r w:rsidRPr="00BF38C6">
                <w:rPr>
                  <w:rFonts w:ascii="Arial Narrow" w:hAnsi="Arial Narrow"/>
                  <w:color w:val="auto"/>
                  <w:sz w:val="16"/>
                  <w:szCs w:val="16"/>
                  <w:lang w:val="en-GB"/>
                </w:rPr>
                <w:t>WCR</w:t>
              </w:r>
              <w:r w:rsidRPr="00BF38C6">
                <w:rPr>
                  <w:rFonts w:ascii="Arial Narrow" w:hAnsi="Arial Narrow"/>
                  <w:color w:val="auto"/>
                  <w:sz w:val="16"/>
                  <w:szCs w:val="16"/>
                  <w:lang w:val="ru-RU"/>
                </w:rPr>
                <w:t xml:space="preserve"> - ВОЗВРАТ ОХЛАЖДАЮЩЕЙ ВОДЫ</w:t>
              </w:r>
            </w:ins>
          </w:p>
          <w:p w14:paraId="340554BE" w14:textId="77777777" w:rsidR="00BB3B31" w:rsidRPr="00984796" w:rsidRDefault="00BB3B31" w:rsidP="00F772B5">
            <w:pPr>
              <w:pStyle w:val="CellBody"/>
              <w:rPr>
                <w:ins w:id="1968" w:author="Zhunisbayev, Olzhasbek [Bolashak Atyrau Limited]" w:date="2024-10-30T18:36:00Z" w16du:dateUtc="2024-10-30T13:36:00Z"/>
                <w:rFonts w:ascii="Arial Narrow" w:hAnsi="Arial Narrow" w:cs="Arial"/>
                <w:color w:val="auto"/>
                <w:sz w:val="16"/>
                <w:szCs w:val="16"/>
                <w:lang w:val="ru-RU"/>
                <w:rPrChange w:id="1969" w:author="Zhunisbayev, Olzhasbek [Bolashak Atyrau Limited]" w:date="2024-10-30T18:37:00Z" w16du:dateUtc="2024-10-30T13:37:00Z">
                  <w:rPr>
                    <w:ins w:id="1970" w:author="Zhunisbayev, Olzhasbek [Bolashak Atyrau Limited]" w:date="2024-10-30T18:36:00Z" w16du:dateUtc="2024-10-30T13:36:00Z"/>
                    <w:rFonts w:ascii="Arial Narrow" w:hAnsi="Arial Narrow" w:cs="Arial"/>
                    <w:color w:val="auto"/>
                    <w:sz w:val="16"/>
                    <w:szCs w:val="16"/>
                    <w:lang w:val="en-GB"/>
                  </w:rPr>
                </w:rPrChange>
              </w:rPr>
            </w:pPr>
            <w:ins w:id="1971" w:author="Zhunisbayev, Olzhasbek [Bolashak Atyrau Limited]" w:date="2024-10-30T18:36:00Z" w16du:dateUtc="2024-10-30T13:36:00Z">
              <w:r w:rsidRPr="00BF38C6">
                <w:rPr>
                  <w:rFonts w:ascii="Arial Narrow" w:hAnsi="Arial Narrow" w:cs="Arial"/>
                  <w:color w:val="auto"/>
                  <w:sz w:val="16"/>
                  <w:szCs w:val="16"/>
                  <w:lang w:val="en-GB"/>
                </w:rPr>
                <w:t>WD</w:t>
              </w:r>
              <w:r w:rsidRPr="00984796">
                <w:rPr>
                  <w:rFonts w:ascii="Arial Narrow" w:hAnsi="Arial Narrow" w:cs="Arial"/>
                  <w:color w:val="auto"/>
                  <w:sz w:val="16"/>
                  <w:szCs w:val="16"/>
                  <w:lang w:val="ru-RU"/>
                  <w:rPrChange w:id="1972" w:author="Zhunisbayev, Olzhasbek [Bolashak Atyrau Limited]" w:date="2024-10-30T18:37:00Z" w16du:dateUtc="2024-10-30T13:37:00Z">
                    <w:rPr>
                      <w:rFonts w:ascii="Arial Narrow" w:hAnsi="Arial Narrow" w:cs="Arial"/>
                      <w:color w:val="auto"/>
                      <w:sz w:val="16"/>
                      <w:szCs w:val="16"/>
                      <w:lang w:val="en-GB"/>
                    </w:rPr>
                  </w:rPrChange>
                </w:rPr>
                <w:t xml:space="preserve"> – </w:t>
              </w:r>
              <w:r w:rsidRPr="00BF38C6">
                <w:rPr>
                  <w:rFonts w:ascii="Arial Narrow" w:hAnsi="Arial Narrow" w:cs="Arial"/>
                  <w:color w:val="auto"/>
                  <w:sz w:val="16"/>
                  <w:szCs w:val="16"/>
                  <w:lang w:val="ru-RU"/>
                </w:rPr>
                <w:t>ПИТЬЕВАЯ ВОДА</w:t>
              </w:r>
              <w:r w:rsidRPr="00984796">
                <w:rPr>
                  <w:rFonts w:ascii="Arial Narrow" w:hAnsi="Arial Narrow" w:cs="Arial"/>
                  <w:color w:val="auto"/>
                  <w:sz w:val="16"/>
                  <w:szCs w:val="16"/>
                  <w:lang w:val="ru-RU"/>
                  <w:rPrChange w:id="1973" w:author="Zhunisbayev, Olzhasbek [Bolashak Atyrau Limited]" w:date="2024-10-30T18:37:00Z" w16du:dateUtc="2024-10-30T13:37:00Z">
                    <w:rPr>
                      <w:rFonts w:ascii="Arial Narrow" w:hAnsi="Arial Narrow" w:cs="Arial"/>
                      <w:color w:val="auto"/>
                      <w:sz w:val="16"/>
                      <w:szCs w:val="16"/>
                      <w:lang w:val="en-GB"/>
                    </w:rPr>
                  </w:rPrChange>
                </w:rPr>
                <w:t xml:space="preserve"> </w:t>
              </w:r>
            </w:ins>
          </w:p>
          <w:p w14:paraId="3D2ED6A3" w14:textId="727956D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WDM</w:t>
            </w:r>
            <w:r w:rsidRPr="00BF38C6">
              <w:rPr>
                <w:rFonts w:ascii="Arial Narrow" w:hAnsi="Arial Narrow" w:cs="Arial"/>
                <w:color w:val="auto"/>
                <w:sz w:val="16"/>
                <w:szCs w:val="16"/>
                <w:lang w:val="ru-RU"/>
              </w:rPr>
              <w:t xml:space="preserve"> – ДЕМИН. ВОДА</w:t>
            </w:r>
          </w:p>
          <w:p w14:paraId="48ED00B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WRA</w:t>
            </w:r>
            <w:r w:rsidRPr="00BF38C6">
              <w:rPr>
                <w:rFonts w:ascii="Arial Narrow" w:hAnsi="Arial Narrow" w:cs="Arial"/>
                <w:color w:val="auto"/>
                <w:sz w:val="16"/>
                <w:szCs w:val="16"/>
                <w:lang w:val="ru-RU"/>
              </w:rPr>
              <w:t xml:space="preserve"> – СЫРАЯ ВОДА</w:t>
            </w:r>
          </w:p>
          <w:p w14:paraId="2426DD36" w14:textId="25F7E8F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WSR</w:t>
            </w:r>
            <w:r w:rsidRPr="00BF38C6">
              <w:rPr>
                <w:rFonts w:ascii="Arial Narrow" w:hAnsi="Arial Narrow" w:cs="Arial"/>
                <w:color w:val="auto"/>
                <w:sz w:val="16"/>
                <w:szCs w:val="16"/>
                <w:lang w:val="ru-RU"/>
              </w:rPr>
              <w:t xml:space="preserve"> – КИСЛАЯ ВОДА</w:t>
            </w:r>
          </w:p>
          <w:p w14:paraId="54BC9109" w14:textId="77777777" w:rsidR="00F772B5" w:rsidRDefault="00F772B5" w:rsidP="00F772B5">
            <w:pPr>
              <w:pStyle w:val="CellBody"/>
              <w:rPr>
                <w:rFonts w:ascii="Arial Narrow" w:hAnsi="Arial Narrow" w:cs="Arial"/>
                <w:color w:val="auto"/>
                <w:sz w:val="16"/>
                <w:szCs w:val="16"/>
              </w:rPr>
            </w:pPr>
            <w:r w:rsidRPr="00BF38C6">
              <w:rPr>
                <w:rFonts w:ascii="Arial Narrow" w:hAnsi="Arial Narrow" w:cs="Arial"/>
                <w:color w:val="auto"/>
                <w:sz w:val="16"/>
                <w:szCs w:val="16"/>
                <w:lang w:val="en-GB"/>
              </w:rPr>
              <w:t>WU</w:t>
            </w:r>
            <w:r w:rsidRPr="00BF38C6">
              <w:rPr>
                <w:rFonts w:ascii="Arial Narrow" w:hAnsi="Arial Narrow" w:cs="Arial"/>
                <w:color w:val="auto"/>
                <w:sz w:val="16"/>
                <w:szCs w:val="16"/>
                <w:lang w:val="ru-RU"/>
              </w:rPr>
              <w:t xml:space="preserve"> – ТЕХНИЧЕСКАЯ ВОДА</w:t>
            </w:r>
          </w:p>
          <w:p w14:paraId="06D8C266" w14:textId="165C1E51" w:rsidR="00F772B5" w:rsidRPr="0007223E" w:rsidRDefault="00F772B5" w:rsidP="00F772B5">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44A674BB" w14:textId="77777777" w:rsidR="00F772B5" w:rsidRPr="00BF38C6" w:rsidRDefault="00F772B5" w:rsidP="00F772B5">
            <w:pPr>
              <w:pStyle w:val="CellBodyCentered"/>
              <w:rPr>
                <w:rFonts w:ascii="Arial Narrow" w:hAnsi="Arial Narrow" w:cs="Arial"/>
                <w:b/>
                <w:color w:val="auto"/>
                <w:sz w:val="16"/>
                <w:szCs w:val="16"/>
                <w:lang w:val="ru-RU"/>
              </w:rPr>
            </w:pPr>
          </w:p>
          <w:p w14:paraId="40D9142F" w14:textId="77777777" w:rsidR="00F772B5" w:rsidRPr="00BF38C6" w:rsidRDefault="00F772B5" w:rsidP="00F772B5">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t>300P22</w:t>
            </w:r>
          </w:p>
          <w:p w14:paraId="62E81847" w14:textId="77777777" w:rsidR="00F772B5" w:rsidRPr="00BF38C6" w:rsidRDefault="00F772B5" w:rsidP="00F772B5">
            <w:pPr>
              <w:pStyle w:val="CellBodyCentered"/>
              <w:rPr>
                <w:rFonts w:ascii="Arial Narrow" w:hAnsi="Arial Narrow" w:cs="Arial"/>
                <w:b/>
                <w:color w:val="auto"/>
                <w:sz w:val="16"/>
                <w:szCs w:val="16"/>
                <w:lang w:val="en-GB"/>
              </w:rPr>
            </w:pPr>
          </w:p>
          <w:p w14:paraId="7CF84763" w14:textId="77777777" w:rsidR="00F772B5" w:rsidRPr="00BF38C6" w:rsidRDefault="00F772B5" w:rsidP="00F772B5">
            <w:pPr>
              <w:pStyle w:val="CellBodyCentered"/>
              <w:rPr>
                <w:rFonts w:ascii="Arial Narrow" w:hAnsi="Arial Narrow" w:cs="Arial"/>
                <w:b/>
                <w:color w:val="auto"/>
                <w:sz w:val="16"/>
                <w:szCs w:val="16"/>
                <w:lang w:val="en-GB"/>
              </w:rPr>
            </w:pPr>
          </w:p>
          <w:p w14:paraId="5BD79ADF" w14:textId="77777777" w:rsidR="00F772B5" w:rsidRPr="00BF38C6" w:rsidRDefault="00F772B5" w:rsidP="00F772B5">
            <w:pPr>
              <w:pStyle w:val="CellBodyCentered"/>
              <w:rPr>
                <w:rFonts w:ascii="Arial Narrow" w:hAnsi="Arial Narrow" w:cs="Arial"/>
                <w:b/>
                <w:color w:val="auto"/>
                <w:sz w:val="16"/>
                <w:szCs w:val="16"/>
                <w:lang w:val="en-GB"/>
              </w:rPr>
            </w:pPr>
          </w:p>
          <w:p w14:paraId="795D4B3A" w14:textId="77777777" w:rsidR="00F772B5" w:rsidRPr="00BF38C6" w:rsidRDefault="00F772B5" w:rsidP="00F772B5">
            <w:pPr>
              <w:pStyle w:val="CellBodyCentered"/>
              <w:rPr>
                <w:rFonts w:ascii="Arial Narrow" w:hAnsi="Arial Narrow" w:cs="Arial"/>
                <w:b/>
                <w:color w:val="auto"/>
                <w:sz w:val="16"/>
                <w:szCs w:val="16"/>
                <w:lang w:val="en-GB"/>
              </w:rPr>
            </w:pPr>
          </w:p>
          <w:p w14:paraId="0B1BF7B2" w14:textId="77777777" w:rsidR="00F772B5" w:rsidRPr="00BF38C6" w:rsidRDefault="00F772B5" w:rsidP="00F772B5">
            <w:pPr>
              <w:pStyle w:val="CellBodyCentered"/>
              <w:rPr>
                <w:rFonts w:ascii="Arial Narrow" w:hAnsi="Arial Narrow" w:cs="Arial"/>
                <w:b/>
                <w:color w:val="auto"/>
                <w:sz w:val="16"/>
                <w:szCs w:val="16"/>
                <w:lang w:val="en-GB"/>
              </w:rPr>
            </w:pPr>
          </w:p>
          <w:p w14:paraId="4AFA1273" w14:textId="77777777" w:rsidR="00F772B5" w:rsidRPr="00BF38C6" w:rsidRDefault="00F772B5" w:rsidP="00F772B5">
            <w:pPr>
              <w:pStyle w:val="CellBodyCentered"/>
              <w:rPr>
                <w:rFonts w:ascii="Arial Narrow" w:hAnsi="Arial Narrow" w:cs="Arial"/>
                <w:b/>
                <w:color w:val="auto"/>
                <w:sz w:val="16"/>
                <w:szCs w:val="16"/>
                <w:lang w:val="en-GB"/>
              </w:rPr>
            </w:pPr>
          </w:p>
          <w:p w14:paraId="76A294C0" w14:textId="77777777" w:rsidR="00F772B5" w:rsidRPr="00BF38C6" w:rsidRDefault="00F772B5" w:rsidP="00F772B5">
            <w:pPr>
              <w:pStyle w:val="CellBodyCentered"/>
              <w:rPr>
                <w:rFonts w:ascii="Arial Narrow" w:hAnsi="Arial Narrow" w:cs="Arial"/>
                <w:b/>
                <w:color w:val="auto"/>
                <w:sz w:val="16"/>
                <w:szCs w:val="16"/>
                <w:lang w:val="en-GB"/>
              </w:rPr>
            </w:pPr>
          </w:p>
          <w:p w14:paraId="563174D2" w14:textId="77777777" w:rsidR="00F772B5" w:rsidRPr="00BF38C6" w:rsidRDefault="00F772B5" w:rsidP="00F772B5">
            <w:pPr>
              <w:pStyle w:val="CellBodyCentered"/>
              <w:rPr>
                <w:rFonts w:ascii="Arial Narrow" w:hAnsi="Arial Narrow" w:cs="Arial"/>
                <w:b/>
                <w:color w:val="auto"/>
                <w:sz w:val="16"/>
                <w:szCs w:val="16"/>
                <w:lang w:val="en-GB"/>
              </w:rPr>
            </w:pPr>
          </w:p>
          <w:p w14:paraId="425B8BDC" w14:textId="77777777" w:rsidR="00F772B5" w:rsidRPr="00BF38C6" w:rsidRDefault="00F772B5" w:rsidP="00F772B5">
            <w:pPr>
              <w:pStyle w:val="CellBodyCentered"/>
              <w:rPr>
                <w:rFonts w:ascii="Arial Narrow" w:hAnsi="Arial Narrow" w:cs="Arial"/>
                <w:b/>
                <w:color w:val="auto"/>
                <w:sz w:val="16"/>
                <w:szCs w:val="16"/>
                <w:lang w:val="en-GB"/>
              </w:rPr>
            </w:pPr>
          </w:p>
          <w:p w14:paraId="4D113C28" w14:textId="77777777" w:rsidR="00F772B5" w:rsidRPr="00BF38C6" w:rsidRDefault="00F772B5" w:rsidP="00F772B5">
            <w:pPr>
              <w:pStyle w:val="CellBodyCentered"/>
              <w:rPr>
                <w:rFonts w:ascii="Arial Narrow" w:hAnsi="Arial Narrow" w:cs="Arial"/>
                <w:b/>
                <w:color w:val="auto"/>
                <w:sz w:val="16"/>
                <w:szCs w:val="16"/>
                <w:lang w:val="en-GB"/>
              </w:rPr>
            </w:pPr>
          </w:p>
          <w:p w14:paraId="293D9E14" w14:textId="77777777" w:rsidR="00F772B5" w:rsidRPr="00BF38C6" w:rsidRDefault="00F772B5" w:rsidP="00F772B5">
            <w:pPr>
              <w:pStyle w:val="CellBodyCentered"/>
              <w:rPr>
                <w:rFonts w:ascii="Arial Narrow" w:hAnsi="Arial Narrow" w:cs="Arial"/>
                <w:b/>
                <w:color w:val="auto"/>
                <w:sz w:val="16"/>
                <w:szCs w:val="16"/>
                <w:lang w:val="en-GB"/>
              </w:rPr>
            </w:pPr>
          </w:p>
          <w:p w14:paraId="3BE62D0C" w14:textId="77777777" w:rsidR="00F772B5" w:rsidRPr="00BF38C6" w:rsidRDefault="00F772B5" w:rsidP="00F772B5">
            <w:pPr>
              <w:pStyle w:val="CellBodyCentered"/>
              <w:rPr>
                <w:rFonts w:ascii="Arial Narrow" w:hAnsi="Arial Narrow" w:cs="Arial"/>
                <w:b/>
                <w:color w:val="auto"/>
                <w:sz w:val="16"/>
                <w:szCs w:val="16"/>
                <w:lang w:val="en-GB"/>
              </w:rPr>
            </w:pPr>
          </w:p>
          <w:p w14:paraId="085AFFA7" w14:textId="77777777" w:rsidR="00F772B5" w:rsidRPr="00BF38C6" w:rsidRDefault="00F772B5" w:rsidP="00F772B5">
            <w:pPr>
              <w:pStyle w:val="CellBodyCentered"/>
              <w:rPr>
                <w:rFonts w:ascii="Arial Narrow" w:hAnsi="Arial Narrow" w:cs="Arial"/>
                <w:b/>
                <w:color w:val="auto"/>
                <w:sz w:val="16"/>
                <w:szCs w:val="16"/>
                <w:lang w:val="en-GB"/>
              </w:rPr>
            </w:pPr>
          </w:p>
          <w:p w14:paraId="260E586D" w14:textId="77777777" w:rsidR="00F772B5" w:rsidRPr="00BF38C6" w:rsidRDefault="00F772B5" w:rsidP="00F772B5">
            <w:pPr>
              <w:pStyle w:val="CellBodyCentered"/>
              <w:rPr>
                <w:rFonts w:ascii="Arial Narrow" w:hAnsi="Arial Narrow" w:cs="Arial"/>
                <w:b/>
                <w:color w:val="auto"/>
                <w:sz w:val="16"/>
                <w:szCs w:val="16"/>
                <w:lang w:val="en-GB"/>
              </w:rPr>
            </w:pPr>
          </w:p>
          <w:p w14:paraId="0F630E44" w14:textId="77777777" w:rsidR="00F772B5" w:rsidRPr="00BF38C6" w:rsidRDefault="00F772B5" w:rsidP="00F772B5">
            <w:pPr>
              <w:pStyle w:val="CellBodyCentered"/>
              <w:rPr>
                <w:rFonts w:ascii="Arial Narrow" w:hAnsi="Arial Narrow" w:cs="Arial"/>
                <w:b/>
                <w:color w:val="auto"/>
                <w:sz w:val="16"/>
                <w:szCs w:val="16"/>
                <w:lang w:val="en-GB"/>
              </w:rPr>
            </w:pPr>
          </w:p>
          <w:p w14:paraId="797FFF2F" w14:textId="77777777" w:rsidR="00C043E1" w:rsidRDefault="00C043E1" w:rsidP="00F772B5">
            <w:pPr>
              <w:pStyle w:val="CellBodyCentered"/>
              <w:rPr>
                <w:rFonts w:ascii="Arial Narrow" w:hAnsi="Arial Narrow" w:cs="Arial"/>
                <w:b/>
                <w:color w:val="auto"/>
                <w:sz w:val="16"/>
                <w:szCs w:val="16"/>
                <w:lang w:val="ru-RU"/>
              </w:rPr>
            </w:pPr>
          </w:p>
          <w:p w14:paraId="7A3B1063" w14:textId="77777777" w:rsidR="00C043E1" w:rsidRDefault="00C043E1" w:rsidP="00F772B5">
            <w:pPr>
              <w:pStyle w:val="CellBodyCentered"/>
              <w:rPr>
                <w:rFonts w:ascii="Arial Narrow" w:hAnsi="Arial Narrow" w:cs="Arial"/>
                <w:b/>
                <w:color w:val="auto"/>
                <w:sz w:val="16"/>
                <w:szCs w:val="16"/>
                <w:lang w:val="ru-RU"/>
              </w:rPr>
            </w:pPr>
          </w:p>
          <w:p w14:paraId="1E9E2740" w14:textId="77777777" w:rsidR="00C043E1" w:rsidRDefault="00C043E1" w:rsidP="00F772B5">
            <w:pPr>
              <w:pStyle w:val="CellBodyCentered"/>
              <w:rPr>
                <w:rFonts w:ascii="Arial Narrow" w:hAnsi="Arial Narrow" w:cs="Arial"/>
                <w:b/>
                <w:color w:val="auto"/>
                <w:sz w:val="16"/>
                <w:szCs w:val="16"/>
                <w:lang w:val="ru-RU"/>
              </w:rPr>
            </w:pPr>
          </w:p>
          <w:p w14:paraId="7EE03620" w14:textId="77777777" w:rsidR="00C043E1" w:rsidRDefault="00C043E1" w:rsidP="00F772B5">
            <w:pPr>
              <w:pStyle w:val="CellBodyCentered"/>
              <w:rPr>
                <w:rFonts w:ascii="Arial Narrow" w:hAnsi="Arial Narrow" w:cs="Arial"/>
                <w:b/>
                <w:color w:val="auto"/>
                <w:sz w:val="16"/>
                <w:szCs w:val="16"/>
                <w:lang w:val="ru-RU"/>
              </w:rPr>
            </w:pPr>
          </w:p>
          <w:p w14:paraId="59AB036E" w14:textId="48018F38" w:rsidR="00F772B5" w:rsidRPr="00BF38C6" w:rsidRDefault="00F772B5" w:rsidP="00F772B5">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lastRenderedPageBreak/>
              <w:t>300P22</w:t>
            </w:r>
          </w:p>
          <w:p w14:paraId="10AF75CB" w14:textId="311F7A98" w:rsidR="00F772B5" w:rsidRPr="00BF38C6" w:rsidRDefault="00F772B5" w:rsidP="00F772B5">
            <w:pPr>
              <w:pStyle w:val="CellBodyCentered"/>
              <w:rPr>
                <w:rFonts w:ascii="Arial Narrow" w:hAnsi="Arial Narrow" w:cs="Arial"/>
                <w:b/>
                <w:color w:val="auto"/>
                <w:sz w:val="16"/>
                <w:szCs w:val="16"/>
              </w:rPr>
            </w:pPr>
            <w:r w:rsidRPr="00BF38C6">
              <w:rPr>
                <w:rFonts w:ascii="Arial Narrow" w:hAnsi="Arial Narrow"/>
                <w:b/>
                <w:color w:val="auto"/>
                <w:sz w:val="16"/>
                <w:szCs w:val="16"/>
                <w:lang w:val="ru-RU"/>
              </w:rPr>
              <w:t>Прод</w:t>
            </w:r>
            <w:r w:rsidRPr="00BF38C6">
              <w:rPr>
                <w:rFonts w:ascii="Arial Narrow" w:hAnsi="Arial Narrow"/>
                <w:b/>
                <w:color w:val="auto"/>
                <w:sz w:val="16"/>
                <w:szCs w:val="16"/>
              </w:rPr>
              <w:t>.</w:t>
            </w:r>
          </w:p>
          <w:p w14:paraId="3646B6A0" w14:textId="77777777" w:rsidR="00F772B5" w:rsidRPr="00BF38C6" w:rsidRDefault="00F772B5" w:rsidP="00F772B5">
            <w:pPr>
              <w:pStyle w:val="CellBodyCentered"/>
              <w:rPr>
                <w:rFonts w:ascii="Arial Narrow" w:hAnsi="Arial Narrow"/>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51D8F5B6" w14:textId="77777777" w:rsidR="00F772B5" w:rsidRPr="00BF38C6" w:rsidRDefault="00F772B5" w:rsidP="00F772B5">
            <w:pPr>
              <w:pStyle w:val="CellBodyCentered"/>
              <w:rPr>
                <w:rFonts w:ascii="Arial Narrow" w:hAnsi="Arial Narrow" w:cs="Arial"/>
                <w:color w:val="auto"/>
                <w:sz w:val="16"/>
                <w:szCs w:val="16"/>
                <w:lang w:val="en-GB"/>
              </w:rPr>
            </w:pPr>
          </w:p>
          <w:p w14:paraId="0B571BF1"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p w14:paraId="27D79158" w14:textId="50196ED4" w:rsidR="00F772B5" w:rsidRPr="00BF38C6" w:rsidDel="008C7F77" w:rsidRDefault="00F772B5" w:rsidP="00F772B5">
            <w:pPr>
              <w:pStyle w:val="CellBodyCentered"/>
              <w:rPr>
                <w:del w:id="1974" w:author="Zhunisbayev, Olzhasbek [Bolashak Atyrau Limited]" w:date="2024-10-30T18:26:00Z" w16du:dateUtc="2024-10-30T13:26:00Z"/>
                <w:rFonts w:ascii="Arial Narrow" w:hAnsi="Arial Narrow" w:cs="Arial"/>
                <w:color w:val="auto"/>
                <w:sz w:val="16"/>
                <w:szCs w:val="16"/>
              </w:rPr>
            </w:pPr>
            <w:del w:id="1975" w:author="Zhunisbayev, Olzhasbek [Bolashak Atyrau Limited]" w:date="2024-10-30T18:26:00Z" w16du:dateUtc="2024-10-30T13:26:00Z">
              <w:r w:rsidRPr="00BF38C6" w:rsidDel="008C7F77">
                <w:rPr>
                  <w:rFonts w:ascii="Arial Narrow" w:hAnsi="Arial Narrow" w:cs="Arial"/>
                  <w:color w:val="auto"/>
                  <w:sz w:val="16"/>
                  <w:szCs w:val="16"/>
                  <w:lang w:val="ru-RU"/>
                </w:rPr>
                <w:delText>Прим.2</w:delText>
              </w:r>
            </w:del>
          </w:p>
          <w:p w14:paraId="13EF9791" w14:textId="77777777" w:rsidR="00F772B5" w:rsidRPr="00BF38C6" w:rsidRDefault="00F772B5" w:rsidP="00F772B5">
            <w:pPr>
              <w:pStyle w:val="CellBodyCentered"/>
              <w:rPr>
                <w:rFonts w:ascii="Arial Narrow" w:hAnsi="Arial Narrow" w:cs="Arial"/>
                <w:color w:val="auto"/>
                <w:sz w:val="16"/>
                <w:szCs w:val="16"/>
              </w:rPr>
            </w:pPr>
          </w:p>
          <w:p w14:paraId="69964ACC" w14:textId="77777777" w:rsidR="00F772B5" w:rsidRPr="00BF38C6" w:rsidRDefault="00F772B5" w:rsidP="00F772B5">
            <w:pPr>
              <w:pStyle w:val="CellBodyCentered"/>
              <w:rPr>
                <w:rFonts w:ascii="Arial Narrow" w:hAnsi="Arial Narrow" w:cs="Arial"/>
                <w:color w:val="auto"/>
                <w:sz w:val="16"/>
                <w:szCs w:val="16"/>
              </w:rPr>
            </w:pPr>
          </w:p>
          <w:p w14:paraId="45C06BFF" w14:textId="77777777" w:rsidR="00F772B5" w:rsidRPr="00BF38C6" w:rsidRDefault="00F772B5" w:rsidP="00F772B5">
            <w:pPr>
              <w:pStyle w:val="CellBodyCentered"/>
              <w:rPr>
                <w:rFonts w:ascii="Arial Narrow" w:hAnsi="Arial Narrow" w:cs="Arial"/>
                <w:color w:val="auto"/>
                <w:sz w:val="16"/>
                <w:szCs w:val="16"/>
              </w:rPr>
            </w:pPr>
          </w:p>
          <w:p w14:paraId="01FBE118" w14:textId="77777777" w:rsidR="00F772B5" w:rsidRPr="00BF38C6" w:rsidRDefault="00F772B5" w:rsidP="00F772B5">
            <w:pPr>
              <w:pStyle w:val="CellBodyCentered"/>
              <w:rPr>
                <w:rFonts w:ascii="Arial Narrow" w:hAnsi="Arial Narrow" w:cs="Arial"/>
                <w:color w:val="auto"/>
                <w:sz w:val="16"/>
                <w:szCs w:val="16"/>
              </w:rPr>
            </w:pPr>
          </w:p>
          <w:p w14:paraId="36F705D3" w14:textId="77777777" w:rsidR="00F772B5" w:rsidRPr="00BF38C6" w:rsidRDefault="00F772B5" w:rsidP="00F772B5">
            <w:pPr>
              <w:pStyle w:val="CellBodyCentered"/>
              <w:rPr>
                <w:rFonts w:ascii="Arial Narrow" w:hAnsi="Arial Narrow" w:cs="Arial"/>
                <w:color w:val="auto"/>
                <w:sz w:val="16"/>
                <w:szCs w:val="16"/>
              </w:rPr>
            </w:pPr>
          </w:p>
          <w:p w14:paraId="3DA73AA9" w14:textId="77777777" w:rsidR="00F772B5" w:rsidRPr="00BF38C6" w:rsidRDefault="00F772B5" w:rsidP="00F772B5">
            <w:pPr>
              <w:pStyle w:val="CellBodyCentered"/>
              <w:rPr>
                <w:rFonts w:ascii="Arial Narrow" w:hAnsi="Arial Narrow" w:cs="Arial"/>
                <w:color w:val="auto"/>
                <w:sz w:val="16"/>
                <w:szCs w:val="16"/>
              </w:rPr>
            </w:pPr>
          </w:p>
          <w:p w14:paraId="5382290E" w14:textId="77777777" w:rsidR="00F772B5" w:rsidRPr="00BF38C6" w:rsidRDefault="00F772B5" w:rsidP="00F772B5">
            <w:pPr>
              <w:pStyle w:val="CellBodyCentered"/>
              <w:rPr>
                <w:rFonts w:ascii="Arial Narrow" w:hAnsi="Arial Narrow" w:cs="Arial"/>
                <w:color w:val="auto"/>
                <w:sz w:val="16"/>
                <w:szCs w:val="16"/>
              </w:rPr>
            </w:pPr>
          </w:p>
          <w:p w14:paraId="436DD8C0" w14:textId="77777777" w:rsidR="00F772B5" w:rsidRPr="00BF38C6" w:rsidRDefault="00F772B5" w:rsidP="00F772B5">
            <w:pPr>
              <w:pStyle w:val="CellBodyCentered"/>
              <w:rPr>
                <w:rFonts w:ascii="Arial Narrow" w:hAnsi="Arial Narrow" w:cs="Arial"/>
                <w:color w:val="auto"/>
                <w:sz w:val="16"/>
                <w:szCs w:val="16"/>
              </w:rPr>
            </w:pPr>
          </w:p>
          <w:p w14:paraId="68210F58" w14:textId="77777777" w:rsidR="00F772B5" w:rsidRPr="00BF38C6" w:rsidRDefault="00F772B5" w:rsidP="00F772B5">
            <w:pPr>
              <w:pStyle w:val="CellBodyCentered"/>
              <w:rPr>
                <w:rFonts w:ascii="Arial Narrow" w:hAnsi="Arial Narrow" w:cs="Arial"/>
                <w:color w:val="auto"/>
                <w:sz w:val="16"/>
                <w:szCs w:val="16"/>
              </w:rPr>
            </w:pPr>
          </w:p>
          <w:p w14:paraId="57569BC1" w14:textId="77777777" w:rsidR="00F772B5" w:rsidRPr="00BF38C6" w:rsidRDefault="00F772B5" w:rsidP="00F772B5">
            <w:pPr>
              <w:pStyle w:val="CellBodyCentered"/>
              <w:rPr>
                <w:rFonts w:ascii="Arial Narrow" w:hAnsi="Arial Narrow" w:cs="Arial"/>
                <w:color w:val="auto"/>
                <w:sz w:val="16"/>
                <w:szCs w:val="16"/>
              </w:rPr>
            </w:pPr>
          </w:p>
          <w:p w14:paraId="30A20D76" w14:textId="77777777" w:rsidR="00F772B5" w:rsidRPr="00BF38C6" w:rsidRDefault="00F772B5" w:rsidP="00F772B5">
            <w:pPr>
              <w:pStyle w:val="CellBodyCentered"/>
              <w:rPr>
                <w:rFonts w:ascii="Arial Narrow" w:hAnsi="Arial Narrow" w:cs="Arial"/>
                <w:color w:val="auto"/>
                <w:sz w:val="16"/>
                <w:szCs w:val="16"/>
              </w:rPr>
            </w:pPr>
          </w:p>
          <w:p w14:paraId="53EB333F" w14:textId="77777777" w:rsidR="00F772B5" w:rsidRPr="00BF38C6" w:rsidRDefault="00F772B5" w:rsidP="00F772B5">
            <w:pPr>
              <w:pStyle w:val="CellBodyCentered"/>
              <w:rPr>
                <w:rFonts w:ascii="Arial Narrow" w:hAnsi="Arial Narrow" w:cs="Arial"/>
                <w:color w:val="auto"/>
                <w:sz w:val="16"/>
                <w:szCs w:val="16"/>
              </w:rPr>
            </w:pPr>
          </w:p>
          <w:p w14:paraId="0119C764" w14:textId="77777777" w:rsidR="00F772B5" w:rsidRPr="00BF38C6" w:rsidRDefault="00F772B5" w:rsidP="00F772B5">
            <w:pPr>
              <w:pStyle w:val="CellBodyCentered"/>
              <w:rPr>
                <w:rFonts w:ascii="Arial Narrow" w:hAnsi="Arial Narrow" w:cs="Arial"/>
                <w:color w:val="auto"/>
                <w:sz w:val="16"/>
                <w:szCs w:val="16"/>
              </w:rPr>
            </w:pPr>
          </w:p>
          <w:p w14:paraId="5502F017" w14:textId="77777777" w:rsidR="00F772B5" w:rsidRPr="00BF38C6" w:rsidRDefault="00F772B5" w:rsidP="00F772B5">
            <w:pPr>
              <w:pStyle w:val="CellBodyCentered"/>
              <w:rPr>
                <w:rFonts w:ascii="Arial Narrow" w:hAnsi="Arial Narrow" w:cs="Arial"/>
                <w:color w:val="auto"/>
                <w:sz w:val="16"/>
                <w:szCs w:val="16"/>
              </w:rPr>
            </w:pPr>
          </w:p>
          <w:p w14:paraId="6B630DC1" w14:textId="77777777" w:rsidR="00F772B5" w:rsidRPr="00BF38C6" w:rsidRDefault="00F772B5" w:rsidP="00F772B5">
            <w:pPr>
              <w:pStyle w:val="CellBodyCentered"/>
              <w:rPr>
                <w:rFonts w:ascii="Arial Narrow" w:hAnsi="Arial Narrow"/>
                <w:color w:val="auto"/>
                <w:sz w:val="16"/>
                <w:szCs w:val="16"/>
              </w:rPr>
            </w:pPr>
          </w:p>
        </w:tc>
        <w:tc>
          <w:tcPr>
            <w:tcW w:w="900" w:type="dxa"/>
            <w:tcBorders>
              <w:top w:val="single" w:sz="6" w:space="0" w:color="auto"/>
              <w:left w:val="single" w:sz="6" w:space="0" w:color="auto"/>
              <w:bottom w:val="single" w:sz="6" w:space="0" w:color="auto"/>
              <w:right w:val="single" w:sz="6" w:space="0" w:color="auto"/>
            </w:tcBorders>
          </w:tcPr>
          <w:p w14:paraId="52138FCF" w14:textId="77777777" w:rsidR="00F772B5" w:rsidRPr="00BF38C6" w:rsidRDefault="00F772B5" w:rsidP="00F772B5">
            <w:pPr>
              <w:pStyle w:val="CellBodyCentered"/>
              <w:rPr>
                <w:rFonts w:ascii="Arial Narrow" w:hAnsi="Arial Narrow" w:cs="Arial"/>
                <w:color w:val="auto"/>
                <w:sz w:val="16"/>
                <w:szCs w:val="16"/>
                <w:lang w:val="ru-RU"/>
                <w:rPrChange w:id="1976" w:author="Zhunisbayev, Olzhasbek A [Bolashak Atyrau Limited]" w:date="2022-06-06T22:35:00Z">
                  <w:rPr>
                    <w:rFonts w:ascii="Arial" w:hAnsi="Arial" w:cs="Arial"/>
                    <w:color w:val="auto"/>
                    <w:sz w:val="16"/>
                    <w:szCs w:val="16"/>
                    <w:lang w:val="en-GB"/>
                  </w:rPr>
                </w:rPrChange>
              </w:rPr>
            </w:pPr>
          </w:p>
          <w:p w14:paraId="5380EB37" w14:textId="72595F50" w:rsidR="00F772B5" w:rsidRPr="00BF38C6" w:rsidRDefault="00F772B5" w:rsidP="00F772B5">
            <w:pPr>
              <w:pStyle w:val="CellBodyCentered"/>
              <w:rPr>
                <w:rFonts w:ascii="Arial Narrow" w:hAnsi="Arial Narrow" w:cs="Arial"/>
                <w:color w:val="auto"/>
                <w:sz w:val="16"/>
                <w:szCs w:val="16"/>
                <w:lang w:val="ru-RU"/>
                <w:rPrChange w:id="1977" w:author="Zhunisbayev, Olzhasbek A [Bolashak Atyrau Limited]" w:date="2022-06-06T22:35:00Z">
                  <w:rPr>
                    <w:rFonts w:ascii="Arial" w:hAnsi="Arial" w:cs="Arial"/>
                    <w:color w:val="auto"/>
                    <w:sz w:val="16"/>
                    <w:szCs w:val="16"/>
                    <w:lang w:val="en-GB"/>
                  </w:rPr>
                </w:rPrChange>
              </w:rPr>
            </w:pPr>
            <w:r w:rsidRPr="00BF38C6">
              <w:rPr>
                <w:rFonts w:ascii="Arial Narrow" w:hAnsi="Arial Narrow"/>
                <w:color w:val="auto"/>
                <w:sz w:val="16"/>
                <w:szCs w:val="16"/>
                <w:lang w:val="ru-RU"/>
              </w:rPr>
              <w:t>НЕРЖ</w:t>
            </w:r>
            <w:r>
              <w:rPr>
                <w:rFonts w:ascii="Arial Narrow" w:hAnsi="Arial Narrow"/>
                <w:color w:val="auto"/>
                <w:sz w:val="16"/>
                <w:szCs w:val="16"/>
              </w:rPr>
              <w:t>.</w:t>
            </w:r>
            <w:r w:rsidRPr="00BF38C6">
              <w:rPr>
                <w:rFonts w:ascii="Arial Narrow" w:hAnsi="Arial Narrow"/>
                <w:color w:val="auto"/>
                <w:sz w:val="16"/>
                <w:szCs w:val="16"/>
                <w:lang w:val="ru-RU"/>
              </w:rPr>
              <w:t xml:space="preserve"> СТАЛЬ 316/316L</w:t>
            </w:r>
          </w:p>
          <w:p w14:paraId="13CC6FDB" w14:textId="77777777" w:rsidR="00F772B5" w:rsidRPr="00BF38C6" w:rsidRDefault="00F772B5" w:rsidP="00F772B5">
            <w:pPr>
              <w:pStyle w:val="CellBodyCentered"/>
              <w:rPr>
                <w:rFonts w:ascii="Arial Narrow" w:hAnsi="Arial Narrow" w:cs="Arial"/>
                <w:color w:val="auto"/>
                <w:sz w:val="16"/>
                <w:szCs w:val="16"/>
                <w:lang w:val="ru-RU"/>
                <w:rPrChange w:id="1978" w:author="Zhunisbayev, Olzhasbek A [Bolashak Atyrau Limited]" w:date="2022-06-06T22:35:00Z">
                  <w:rPr>
                    <w:rFonts w:ascii="Arial" w:hAnsi="Arial" w:cs="Arial"/>
                    <w:color w:val="auto"/>
                    <w:sz w:val="16"/>
                    <w:szCs w:val="16"/>
                    <w:lang w:val="en-GB"/>
                  </w:rPr>
                </w:rPrChange>
              </w:rPr>
            </w:pPr>
          </w:p>
          <w:p w14:paraId="24EBD3FD" w14:textId="77777777" w:rsidR="00F772B5" w:rsidRPr="00BF38C6" w:rsidRDefault="00F772B5" w:rsidP="00F772B5">
            <w:pPr>
              <w:pStyle w:val="CellBodyCentered"/>
              <w:rPr>
                <w:rFonts w:ascii="Arial Narrow" w:hAnsi="Arial Narrow" w:cs="Arial"/>
                <w:color w:val="auto"/>
                <w:sz w:val="16"/>
                <w:szCs w:val="16"/>
                <w:lang w:val="ru-RU"/>
                <w:rPrChange w:id="1979" w:author="Zhunisbayev, Olzhasbek A [Bolashak Atyrau Limited]" w:date="2022-06-06T22:35:00Z">
                  <w:rPr>
                    <w:rFonts w:ascii="Arial" w:hAnsi="Arial" w:cs="Arial"/>
                    <w:color w:val="auto"/>
                    <w:sz w:val="16"/>
                    <w:szCs w:val="16"/>
                  </w:rPr>
                </w:rPrChange>
              </w:rPr>
            </w:pPr>
            <w:r w:rsidRPr="00BF38C6">
              <w:rPr>
                <w:rFonts w:ascii="Arial Narrow" w:hAnsi="Arial Narrow" w:cs="Arial"/>
                <w:color w:val="auto"/>
                <w:sz w:val="16"/>
                <w:szCs w:val="16"/>
                <w:lang w:val="ru-RU"/>
              </w:rPr>
              <w:t>Примечание 1</w:t>
            </w:r>
          </w:p>
          <w:p w14:paraId="063069EE" w14:textId="77777777" w:rsidR="00F772B5" w:rsidRPr="00BF38C6" w:rsidRDefault="00F772B5" w:rsidP="00F772B5">
            <w:pPr>
              <w:pStyle w:val="CellBodyCentered"/>
              <w:rPr>
                <w:rFonts w:ascii="Arial Narrow" w:hAnsi="Arial Narrow" w:cs="Arial"/>
                <w:color w:val="auto"/>
                <w:sz w:val="16"/>
                <w:szCs w:val="16"/>
                <w:lang w:val="ru-RU"/>
                <w:rPrChange w:id="1980" w:author="Zhunisbayev, Olzhasbek A [Bolashak Atyrau Limited]" w:date="2022-06-06T22:35:00Z">
                  <w:rPr>
                    <w:rFonts w:ascii="Arial" w:hAnsi="Arial" w:cs="Arial"/>
                    <w:color w:val="auto"/>
                    <w:sz w:val="16"/>
                    <w:szCs w:val="16"/>
                  </w:rPr>
                </w:rPrChange>
              </w:rPr>
            </w:pPr>
          </w:p>
          <w:p w14:paraId="0A5C7AD9" w14:textId="77777777" w:rsidR="00F772B5" w:rsidRPr="00BF38C6" w:rsidRDefault="00F772B5" w:rsidP="00F772B5">
            <w:pPr>
              <w:pStyle w:val="CellBodyCentered"/>
              <w:rPr>
                <w:rFonts w:ascii="Arial Narrow" w:hAnsi="Arial Narrow" w:cs="Arial"/>
                <w:color w:val="auto"/>
                <w:sz w:val="16"/>
                <w:szCs w:val="16"/>
                <w:lang w:val="ru-RU"/>
                <w:rPrChange w:id="1981" w:author="Zhunisbayev, Olzhasbek A [Bolashak Atyrau Limited]" w:date="2022-06-06T22:35:00Z">
                  <w:rPr>
                    <w:rFonts w:ascii="Arial" w:hAnsi="Arial" w:cs="Arial"/>
                    <w:color w:val="auto"/>
                    <w:sz w:val="16"/>
                    <w:szCs w:val="16"/>
                  </w:rPr>
                </w:rPrChange>
              </w:rPr>
            </w:pPr>
          </w:p>
          <w:p w14:paraId="18E190D4" w14:textId="77777777" w:rsidR="00F772B5" w:rsidRPr="00BF38C6" w:rsidRDefault="00F772B5" w:rsidP="00F772B5">
            <w:pPr>
              <w:pStyle w:val="CellBodyCentered"/>
              <w:rPr>
                <w:rFonts w:ascii="Arial Narrow" w:hAnsi="Arial Narrow" w:cs="Arial"/>
                <w:color w:val="auto"/>
                <w:sz w:val="16"/>
                <w:szCs w:val="16"/>
                <w:lang w:val="ru-RU"/>
                <w:rPrChange w:id="1982" w:author="Zhunisbayev, Olzhasbek A [Bolashak Atyrau Limited]" w:date="2022-06-06T22:35:00Z">
                  <w:rPr>
                    <w:rFonts w:ascii="Arial" w:hAnsi="Arial" w:cs="Arial"/>
                    <w:color w:val="auto"/>
                    <w:sz w:val="16"/>
                    <w:szCs w:val="16"/>
                  </w:rPr>
                </w:rPrChange>
              </w:rPr>
            </w:pPr>
          </w:p>
          <w:p w14:paraId="207DDF1F" w14:textId="77777777" w:rsidR="00F772B5" w:rsidRPr="00BF38C6" w:rsidRDefault="00F772B5" w:rsidP="00F772B5">
            <w:pPr>
              <w:pStyle w:val="CellBodyCentered"/>
              <w:rPr>
                <w:rFonts w:ascii="Arial Narrow" w:hAnsi="Arial Narrow" w:cs="Arial"/>
                <w:color w:val="auto"/>
                <w:sz w:val="16"/>
                <w:szCs w:val="16"/>
                <w:lang w:val="ru-RU"/>
                <w:rPrChange w:id="1983" w:author="Zhunisbayev, Olzhasbek A [Bolashak Atyrau Limited]" w:date="2022-06-06T22:35:00Z">
                  <w:rPr>
                    <w:rFonts w:ascii="Arial" w:hAnsi="Arial" w:cs="Arial"/>
                    <w:color w:val="auto"/>
                    <w:sz w:val="16"/>
                    <w:szCs w:val="16"/>
                  </w:rPr>
                </w:rPrChange>
              </w:rPr>
            </w:pPr>
          </w:p>
          <w:p w14:paraId="17E57464" w14:textId="77777777" w:rsidR="00F772B5" w:rsidRPr="00BF38C6" w:rsidRDefault="00F772B5" w:rsidP="00F772B5">
            <w:pPr>
              <w:pStyle w:val="CellBodyCentered"/>
              <w:rPr>
                <w:rFonts w:ascii="Arial Narrow" w:hAnsi="Arial Narrow" w:cs="Arial"/>
                <w:color w:val="auto"/>
                <w:sz w:val="16"/>
                <w:szCs w:val="16"/>
                <w:lang w:val="ru-RU"/>
                <w:rPrChange w:id="1984" w:author="Zhunisbayev, Olzhasbek A [Bolashak Atyrau Limited]" w:date="2022-06-06T22:35:00Z">
                  <w:rPr>
                    <w:rFonts w:ascii="Arial" w:hAnsi="Arial" w:cs="Arial"/>
                    <w:color w:val="auto"/>
                    <w:sz w:val="16"/>
                    <w:szCs w:val="16"/>
                  </w:rPr>
                </w:rPrChange>
              </w:rPr>
            </w:pPr>
          </w:p>
          <w:p w14:paraId="58AEE8C8" w14:textId="77777777" w:rsidR="00F772B5" w:rsidRPr="00BF38C6" w:rsidRDefault="00F772B5" w:rsidP="00F772B5">
            <w:pPr>
              <w:pStyle w:val="CellBodyCentered"/>
              <w:rPr>
                <w:rFonts w:ascii="Arial Narrow" w:hAnsi="Arial Narrow" w:cs="Arial"/>
                <w:color w:val="auto"/>
                <w:sz w:val="16"/>
                <w:szCs w:val="16"/>
                <w:lang w:val="ru-RU"/>
                <w:rPrChange w:id="1985" w:author="Zhunisbayev, Olzhasbek A [Bolashak Atyrau Limited]" w:date="2022-06-06T22:35:00Z">
                  <w:rPr>
                    <w:rFonts w:ascii="Arial" w:hAnsi="Arial" w:cs="Arial"/>
                    <w:color w:val="auto"/>
                    <w:sz w:val="16"/>
                    <w:szCs w:val="16"/>
                  </w:rPr>
                </w:rPrChange>
              </w:rPr>
            </w:pPr>
          </w:p>
          <w:p w14:paraId="4925334C" w14:textId="77777777" w:rsidR="00F772B5" w:rsidRPr="00BF38C6" w:rsidRDefault="00F772B5" w:rsidP="00F772B5">
            <w:pPr>
              <w:pStyle w:val="CellBodyCentered"/>
              <w:rPr>
                <w:rFonts w:ascii="Arial Narrow" w:hAnsi="Arial Narrow" w:cs="Arial"/>
                <w:color w:val="auto"/>
                <w:sz w:val="16"/>
                <w:szCs w:val="16"/>
                <w:lang w:val="ru-RU"/>
                <w:rPrChange w:id="1986" w:author="Zhunisbayev, Olzhasbek A [Bolashak Atyrau Limited]" w:date="2022-06-06T22:35:00Z">
                  <w:rPr>
                    <w:rFonts w:ascii="Arial" w:hAnsi="Arial" w:cs="Arial"/>
                    <w:color w:val="auto"/>
                    <w:sz w:val="16"/>
                    <w:szCs w:val="16"/>
                  </w:rPr>
                </w:rPrChange>
              </w:rPr>
            </w:pPr>
          </w:p>
          <w:p w14:paraId="332DC101" w14:textId="77777777" w:rsidR="00F772B5" w:rsidRPr="00BF38C6" w:rsidRDefault="00F772B5" w:rsidP="00F772B5">
            <w:pPr>
              <w:pStyle w:val="CellBodyCentered"/>
              <w:rPr>
                <w:rFonts w:ascii="Arial Narrow" w:hAnsi="Arial Narrow" w:cs="Arial"/>
                <w:color w:val="auto"/>
                <w:sz w:val="16"/>
                <w:szCs w:val="16"/>
                <w:lang w:val="ru-RU"/>
                <w:rPrChange w:id="1987" w:author="Zhunisbayev, Olzhasbek A [Bolashak Atyrau Limited]" w:date="2022-06-06T22:35:00Z">
                  <w:rPr>
                    <w:rFonts w:ascii="Arial" w:hAnsi="Arial" w:cs="Arial"/>
                    <w:color w:val="auto"/>
                    <w:sz w:val="16"/>
                    <w:szCs w:val="16"/>
                  </w:rPr>
                </w:rPrChange>
              </w:rPr>
            </w:pPr>
          </w:p>
          <w:p w14:paraId="7D520765" w14:textId="77777777" w:rsidR="00F772B5" w:rsidRPr="00BF38C6" w:rsidRDefault="00F772B5" w:rsidP="00F772B5">
            <w:pPr>
              <w:pStyle w:val="CellBodyCentered"/>
              <w:rPr>
                <w:rFonts w:ascii="Arial Narrow" w:hAnsi="Arial Narrow" w:cs="Arial"/>
                <w:color w:val="auto"/>
                <w:sz w:val="16"/>
                <w:szCs w:val="16"/>
                <w:lang w:val="ru-RU"/>
                <w:rPrChange w:id="1988" w:author="Zhunisbayev, Olzhasbek A [Bolashak Atyrau Limited]" w:date="2022-06-06T22:35:00Z">
                  <w:rPr>
                    <w:rFonts w:ascii="Arial" w:hAnsi="Arial" w:cs="Arial"/>
                    <w:color w:val="auto"/>
                    <w:sz w:val="16"/>
                    <w:szCs w:val="16"/>
                  </w:rPr>
                </w:rPrChange>
              </w:rPr>
            </w:pPr>
          </w:p>
          <w:p w14:paraId="4EF2AB32" w14:textId="77777777" w:rsidR="00F772B5" w:rsidRPr="00BF38C6" w:rsidRDefault="00F772B5" w:rsidP="00F772B5">
            <w:pPr>
              <w:pStyle w:val="CellBodyCentered"/>
              <w:rPr>
                <w:rFonts w:ascii="Arial Narrow" w:hAnsi="Arial Narrow" w:cs="Arial"/>
                <w:color w:val="auto"/>
                <w:sz w:val="16"/>
                <w:szCs w:val="16"/>
                <w:lang w:val="ru-RU"/>
                <w:rPrChange w:id="1989" w:author="Zhunisbayev, Olzhasbek A [Bolashak Atyrau Limited]" w:date="2022-06-06T22:35:00Z">
                  <w:rPr>
                    <w:rFonts w:ascii="Arial" w:hAnsi="Arial" w:cs="Arial"/>
                    <w:color w:val="auto"/>
                    <w:sz w:val="16"/>
                    <w:szCs w:val="16"/>
                  </w:rPr>
                </w:rPrChange>
              </w:rPr>
            </w:pPr>
          </w:p>
          <w:p w14:paraId="4E9E8098" w14:textId="77777777" w:rsidR="00F772B5" w:rsidRPr="00BF38C6" w:rsidRDefault="00F772B5" w:rsidP="00F772B5">
            <w:pPr>
              <w:pStyle w:val="CellBodyCentered"/>
              <w:rPr>
                <w:rFonts w:ascii="Arial Narrow" w:hAnsi="Arial Narrow" w:cs="Arial"/>
                <w:color w:val="auto"/>
                <w:sz w:val="16"/>
                <w:szCs w:val="16"/>
                <w:lang w:val="ru-RU"/>
                <w:rPrChange w:id="1990" w:author="Zhunisbayev, Olzhasbek A [Bolashak Atyrau Limited]" w:date="2022-06-06T22:35:00Z">
                  <w:rPr>
                    <w:rFonts w:ascii="Arial" w:hAnsi="Arial" w:cs="Arial"/>
                    <w:color w:val="auto"/>
                    <w:sz w:val="16"/>
                    <w:szCs w:val="16"/>
                  </w:rPr>
                </w:rPrChange>
              </w:rPr>
            </w:pPr>
          </w:p>
          <w:p w14:paraId="3F1A091D" w14:textId="77777777" w:rsidR="00F772B5" w:rsidRPr="00BF38C6" w:rsidRDefault="00F772B5" w:rsidP="00F772B5">
            <w:pPr>
              <w:pStyle w:val="CellBodyCentered"/>
              <w:rPr>
                <w:rFonts w:ascii="Arial Narrow" w:hAnsi="Arial Narrow"/>
                <w:color w:val="auto"/>
                <w:sz w:val="16"/>
                <w:szCs w:val="16"/>
              </w:rPr>
            </w:pPr>
          </w:p>
        </w:tc>
        <w:tc>
          <w:tcPr>
            <w:tcW w:w="810" w:type="dxa"/>
            <w:tcBorders>
              <w:top w:val="single" w:sz="6" w:space="0" w:color="auto"/>
              <w:left w:val="single" w:sz="6" w:space="0" w:color="auto"/>
              <w:bottom w:val="single" w:sz="6" w:space="0" w:color="auto"/>
              <w:right w:val="single" w:sz="6" w:space="0" w:color="auto"/>
            </w:tcBorders>
          </w:tcPr>
          <w:p w14:paraId="64DC72BA" w14:textId="77777777" w:rsidR="00F772B5" w:rsidRPr="00BF38C6" w:rsidRDefault="00F772B5" w:rsidP="00F772B5">
            <w:pPr>
              <w:pStyle w:val="CellBodyCentered"/>
              <w:rPr>
                <w:rFonts w:ascii="Arial Narrow" w:hAnsi="Arial Narrow" w:cs="Arial"/>
                <w:color w:val="auto"/>
                <w:sz w:val="16"/>
                <w:szCs w:val="16"/>
                <w:lang w:val="en-GB"/>
              </w:rPr>
            </w:pPr>
          </w:p>
          <w:p w14:paraId="775780EB"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 xml:space="preserve">КЛАСС </w:t>
            </w:r>
          </w:p>
          <w:p w14:paraId="72F9BE04" w14:textId="77777777"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olor w:val="auto"/>
                <w:sz w:val="16"/>
                <w:szCs w:val="16"/>
              </w:rPr>
              <w:t>30</w:t>
            </w:r>
            <w:r w:rsidRPr="00BF38C6">
              <w:rPr>
                <w:rFonts w:ascii="Arial Narrow" w:hAnsi="Arial Narrow"/>
                <w:color w:val="auto"/>
                <w:sz w:val="16"/>
                <w:szCs w:val="16"/>
                <w:lang w:val="ru-RU"/>
              </w:rPr>
              <w:t>0</w:t>
            </w:r>
            <w:r>
              <w:rPr>
                <w:rFonts w:ascii="Arial Narrow" w:hAnsi="Arial Narrow"/>
                <w:color w:val="auto"/>
                <w:sz w:val="16"/>
                <w:szCs w:val="16"/>
              </w:rPr>
              <w:t xml:space="preserve"> </w:t>
            </w:r>
            <w:r w:rsidRPr="00BF38C6">
              <w:rPr>
                <w:rFonts w:ascii="Arial Narrow" w:hAnsi="Arial Narrow"/>
                <w:color w:val="auto"/>
                <w:sz w:val="16"/>
                <w:szCs w:val="16"/>
                <w:lang w:val="ru-RU"/>
              </w:rPr>
              <w:t>RF</w:t>
            </w:r>
          </w:p>
          <w:p w14:paraId="236323FB" w14:textId="77777777" w:rsidR="00F772B5" w:rsidRPr="00BF38C6" w:rsidRDefault="00F772B5" w:rsidP="00F772B5">
            <w:pPr>
              <w:pStyle w:val="CellBodyCentered"/>
              <w:rPr>
                <w:rFonts w:ascii="Arial Narrow" w:hAnsi="Arial Narrow" w:cs="Arial"/>
                <w:color w:val="auto"/>
                <w:sz w:val="16"/>
                <w:szCs w:val="16"/>
                <w:lang w:val="en-GB"/>
              </w:rPr>
            </w:pPr>
          </w:p>
          <w:p w14:paraId="2D681B11" w14:textId="77777777" w:rsidR="00F772B5" w:rsidRPr="00BF38C6" w:rsidRDefault="00F772B5" w:rsidP="00F772B5">
            <w:pPr>
              <w:pStyle w:val="CellBodyCentered"/>
              <w:rPr>
                <w:rFonts w:ascii="Arial Narrow" w:hAnsi="Arial Narrow" w:cs="Arial"/>
                <w:color w:val="auto"/>
                <w:sz w:val="16"/>
                <w:szCs w:val="16"/>
                <w:lang w:val="en-GB"/>
              </w:rPr>
            </w:pPr>
          </w:p>
          <w:p w14:paraId="0DE32E93" w14:textId="77777777" w:rsidR="00F772B5" w:rsidRPr="00BF38C6" w:rsidRDefault="00F772B5" w:rsidP="00F772B5">
            <w:pPr>
              <w:pStyle w:val="CellBodyCentered"/>
              <w:rPr>
                <w:rFonts w:ascii="Arial Narrow" w:hAnsi="Arial Narrow" w:cs="Arial"/>
                <w:color w:val="auto"/>
                <w:sz w:val="16"/>
                <w:szCs w:val="16"/>
                <w:lang w:val="en-GB"/>
              </w:rPr>
            </w:pPr>
          </w:p>
          <w:p w14:paraId="5F7E773F" w14:textId="77777777" w:rsidR="00F772B5" w:rsidRPr="00BF38C6" w:rsidRDefault="00F772B5" w:rsidP="00F772B5">
            <w:pPr>
              <w:pStyle w:val="CellBodyCentered"/>
              <w:rPr>
                <w:rFonts w:ascii="Arial Narrow" w:hAnsi="Arial Narrow" w:cs="Arial"/>
                <w:color w:val="auto"/>
                <w:sz w:val="16"/>
                <w:szCs w:val="16"/>
                <w:lang w:val="en-GB"/>
              </w:rPr>
            </w:pPr>
          </w:p>
          <w:p w14:paraId="11B18E6C" w14:textId="77777777" w:rsidR="00F772B5" w:rsidRPr="00BF38C6" w:rsidRDefault="00F772B5" w:rsidP="00F772B5">
            <w:pPr>
              <w:pStyle w:val="CellBodyCentered"/>
              <w:rPr>
                <w:rFonts w:ascii="Arial Narrow" w:hAnsi="Arial Narrow" w:cs="Arial"/>
                <w:color w:val="auto"/>
                <w:sz w:val="16"/>
                <w:szCs w:val="16"/>
                <w:lang w:val="en-GB"/>
              </w:rPr>
            </w:pPr>
          </w:p>
          <w:p w14:paraId="63B1733D" w14:textId="77777777" w:rsidR="00F772B5" w:rsidRPr="00BF38C6" w:rsidRDefault="00F772B5" w:rsidP="00F772B5">
            <w:pPr>
              <w:pStyle w:val="CellBodyCentered"/>
              <w:rPr>
                <w:rFonts w:ascii="Arial Narrow" w:hAnsi="Arial Narrow" w:cs="Arial"/>
                <w:color w:val="auto"/>
                <w:sz w:val="16"/>
                <w:szCs w:val="16"/>
                <w:lang w:val="en-GB"/>
              </w:rPr>
            </w:pPr>
          </w:p>
          <w:p w14:paraId="299ED93B" w14:textId="77777777" w:rsidR="00F772B5" w:rsidRPr="00BF38C6" w:rsidRDefault="00F772B5" w:rsidP="00F772B5">
            <w:pPr>
              <w:pStyle w:val="CellBodyCentered"/>
              <w:rPr>
                <w:rFonts w:ascii="Arial Narrow" w:hAnsi="Arial Narrow" w:cs="Arial"/>
                <w:color w:val="auto"/>
                <w:sz w:val="16"/>
                <w:szCs w:val="16"/>
                <w:lang w:val="en-GB"/>
              </w:rPr>
            </w:pPr>
          </w:p>
          <w:p w14:paraId="4E007FC1" w14:textId="77777777" w:rsidR="00F772B5" w:rsidRPr="00BF38C6" w:rsidRDefault="00F772B5" w:rsidP="00F772B5">
            <w:pPr>
              <w:pStyle w:val="CellBodyCentered"/>
              <w:rPr>
                <w:rFonts w:ascii="Arial Narrow" w:hAnsi="Arial Narrow" w:cs="Arial"/>
                <w:color w:val="auto"/>
                <w:sz w:val="16"/>
                <w:szCs w:val="16"/>
                <w:lang w:val="en-GB"/>
              </w:rPr>
            </w:pPr>
          </w:p>
          <w:p w14:paraId="0431E85B" w14:textId="77777777" w:rsidR="00F772B5" w:rsidRPr="00BF38C6" w:rsidRDefault="00F772B5" w:rsidP="00F772B5">
            <w:pPr>
              <w:pStyle w:val="CellBodyCentered"/>
              <w:rPr>
                <w:rFonts w:ascii="Arial Narrow" w:hAnsi="Arial Narrow" w:cs="Arial"/>
                <w:color w:val="auto"/>
                <w:sz w:val="16"/>
                <w:szCs w:val="16"/>
                <w:lang w:val="en-GB"/>
              </w:rPr>
            </w:pPr>
          </w:p>
          <w:p w14:paraId="09ABAB5A" w14:textId="77777777" w:rsidR="00F772B5" w:rsidRPr="00BF38C6" w:rsidRDefault="00F772B5" w:rsidP="00F772B5">
            <w:pPr>
              <w:pStyle w:val="CellBodyCentered"/>
              <w:rPr>
                <w:rFonts w:ascii="Arial Narrow" w:hAnsi="Arial Narrow" w:cs="Arial"/>
                <w:color w:val="auto"/>
                <w:sz w:val="16"/>
                <w:szCs w:val="16"/>
                <w:lang w:val="en-GB"/>
              </w:rPr>
            </w:pPr>
          </w:p>
          <w:p w14:paraId="19D94954" w14:textId="77777777" w:rsidR="00F772B5" w:rsidRPr="00BF38C6" w:rsidRDefault="00F772B5" w:rsidP="00F772B5">
            <w:pPr>
              <w:pStyle w:val="CellBodyCentered"/>
              <w:rPr>
                <w:rFonts w:ascii="Arial Narrow" w:hAnsi="Arial Narrow" w:cs="Arial"/>
                <w:color w:val="auto"/>
                <w:sz w:val="16"/>
                <w:szCs w:val="16"/>
                <w:lang w:val="en-GB"/>
              </w:rPr>
            </w:pPr>
          </w:p>
          <w:p w14:paraId="3FDEE6BE" w14:textId="77777777" w:rsidR="00F772B5" w:rsidRPr="00BF38C6" w:rsidRDefault="00F772B5" w:rsidP="00F772B5">
            <w:pPr>
              <w:pStyle w:val="CellBodyCentered"/>
              <w:rPr>
                <w:rFonts w:ascii="Arial Narrow" w:hAnsi="Arial Narrow" w:cs="Arial"/>
                <w:color w:val="auto"/>
                <w:sz w:val="16"/>
                <w:szCs w:val="16"/>
                <w:lang w:val="en-GB"/>
              </w:rPr>
            </w:pPr>
          </w:p>
          <w:p w14:paraId="6546EEF2" w14:textId="77777777" w:rsidR="00F772B5" w:rsidRPr="00BF38C6" w:rsidRDefault="00F772B5" w:rsidP="00F772B5">
            <w:pPr>
              <w:pStyle w:val="CellBodyCentered"/>
              <w:rPr>
                <w:rFonts w:ascii="Arial Narrow" w:hAnsi="Arial Narrow" w:cs="Arial"/>
                <w:color w:val="auto"/>
                <w:sz w:val="16"/>
                <w:szCs w:val="16"/>
                <w:lang w:val="en-GB"/>
              </w:rPr>
            </w:pPr>
          </w:p>
          <w:p w14:paraId="6D49B7A4" w14:textId="77777777" w:rsidR="00F772B5" w:rsidRPr="00BF38C6" w:rsidRDefault="00F772B5" w:rsidP="00F772B5">
            <w:pPr>
              <w:pStyle w:val="CellBodyCentered"/>
              <w:rPr>
                <w:rFonts w:ascii="Arial Narrow" w:hAnsi="Arial Narrow" w:cs="Arial"/>
                <w:color w:val="auto"/>
                <w:sz w:val="16"/>
                <w:szCs w:val="16"/>
                <w:lang w:val="en-GB"/>
              </w:rPr>
            </w:pPr>
          </w:p>
          <w:p w14:paraId="245218CA" w14:textId="77777777" w:rsidR="00F772B5" w:rsidRPr="00BF38C6" w:rsidRDefault="00F772B5" w:rsidP="00F772B5">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7C8DC336" w14:textId="77777777" w:rsidR="00F772B5" w:rsidRPr="00BF38C6" w:rsidRDefault="00F772B5" w:rsidP="00F772B5">
            <w:pPr>
              <w:pStyle w:val="CellBodyCentered"/>
              <w:rPr>
                <w:rFonts w:ascii="Arial Narrow" w:hAnsi="Arial Narrow" w:cs="Arial"/>
                <w:color w:val="auto"/>
                <w:sz w:val="16"/>
                <w:szCs w:val="16"/>
                <w:lang w:val="en-GB"/>
              </w:rPr>
            </w:pPr>
          </w:p>
          <w:p w14:paraId="6586F9E8" w14:textId="0910E14E"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+350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p w14:paraId="062E2CE6" w14:textId="77777777" w:rsidR="00F772B5" w:rsidRPr="00BF38C6" w:rsidRDefault="00F772B5" w:rsidP="00F772B5">
            <w:pPr>
              <w:pStyle w:val="CellBodyCentered"/>
              <w:rPr>
                <w:rFonts w:ascii="Arial Narrow" w:hAnsi="Arial Narrow" w:cs="Arial"/>
                <w:color w:val="auto"/>
                <w:sz w:val="16"/>
                <w:szCs w:val="16"/>
                <w:lang w:val="en-GB"/>
              </w:rPr>
            </w:pPr>
          </w:p>
          <w:p w14:paraId="347D3172" w14:textId="77777777" w:rsidR="00F772B5" w:rsidRPr="00BF38C6" w:rsidRDefault="00F772B5" w:rsidP="00F772B5">
            <w:pPr>
              <w:pStyle w:val="CellBodyCentered"/>
              <w:rPr>
                <w:rFonts w:ascii="Arial Narrow" w:hAnsi="Arial Narrow" w:cs="Arial"/>
                <w:color w:val="auto"/>
                <w:sz w:val="16"/>
                <w:szCs w:val="16"/>
                <w:lang w:val="en-GB"/>
              </w:rPr>
            </w:pPr>
          </w:p>
          <w:p w14:paraId="41DEBD9A" w14:textId="77777777" w:rsidR="00F772B5" w:rsidRPr="00BF38C6" w:rsidRDefault="00F772B5" w:rsidP="00F772B5">
            <w:pPr>
              <w:pStyle w:val="CellBodyCentered"/>
              <w:rPr>
                <w:rFonts w:ascii="Arial Narrow" w:hAnsi="Arial Narrow" w:cs="Arial"/>
                <w:color w:val="auto"/>
                <w:sz w:val="16"/>
                <w:szCs w:val="16"/>
                <w:lang w:val="en-GB"/>
              </w:rPr>
            </w:pPr>
          </w:p>
          <w:p w14:paraId="191C98F6" w14:textId="77777777" w:rsidR="00F772B5" w:rsidRPr="00BF38C6" w:rsidRDefault="00F772B5" w:rsidP="00F772B5">
            <w:pPr>
              <w:pStyle w:val="CellBodyCentered"/>
              <w:rPr>
                <w:rFonts w:ascii="Arial Narrow" w:hAnsi="Arial Narrow" w:cs="Arial"/>
                <w:color w:val="auto"/>
                <w:sz w:val="16"/>
                <w:szCs w:val="16"/>
                <w:lang w:val="en-GB"/>
              </w:rPr>
            </w:pPr>
          </w:p>
          <w:p w14:paraId="7924CAF0" w14:textId="77777777" w:rsidR="00F772B5" w:rsidRPr="00BF38C6" w:rsidRDefault="00F772B5" w:rsidP="00F772B5">
            <w:pPr>
              <w:pStyle w:val="CellBodyCentered"/>
              <w:rPr>
                <w:rFonts w:ascii="Arial Narrow" w:hAnsi="Arial Narrow" w:cs="Arial"/>
                <w:color w:val="auto"/>
                <w:sz w:val="16"/>
                <w:szCs w:val="16"/>
                <w:lang w:val="en-GB"/>
              </w:rPr>
            </w:pPr>
          </w:p>
          <w:p w14:paraId="138A5486" w14:textId="77777777" w:rsidR="00F772B5" w:rsidRPr="00BF38C6" w:rsidRDefault="00F772B5" w:rsidP="00F772B5">
            <w:pPr>
              <w:pStyle w:val="CellBodyCentered"/>
              <w:rPr>
                <w:rFonts w:ascii="Arial Narrow" w:hAnsi="Arial Narrow" w:cs="Arial"/>
                <w:color w:val="auto"/>
                <w:sz w:val="16"/>
                <w:szCs w:val="16"/>
                <w:lang w:val="en-GB"/>
              </w:rPr>
            </w:pPr>
          </w:p>
          <w:p w14:paraId="3CD94B8E" w14:textId="77777777" w:rsidR="00F772B5" w:rsidRPr="00BF38C6" w:rsidRDefault="00F772B5" w:rsidP="00F772B5">
            <w:pPr>
              <w:pStyle w:val="CellBodyCentered"/>
              <w:rPr>
                <w:rFonts w:ascii="Arial Narrow" w:hAnsi="Arial Narrow" w:cs="Arial"/>
                <w:color w:val="auto"/>
                <w:sz w:val="16"/>
                <w:szCs w:val="16"/>
                <w:lang w:val="en-GB"/>
              </w:rPr>
            </w:pPr>
          </w:p>
          <w:p w14:paraId="77346D3C" w14:textId="77777777" w:rsidR="00F772B5" w:rsidRPr="00BF38C6" w:rsidRDefault="00F772B5" w:rsidP="00F772B5">
            <w:pPr>
              <w:pStyle w:val="CellBodyCentered"/>
              <w:rPr>
                <w:rFonts w:ascii="Arial Narrow" w:hAnsi="Arial Narrow" w:cs="Arial"/>
                <w:color w:val="auto"/>
                <w:sz w:val="16"/>
                <w:szCs w:val="16"/>
                <w:lang w:val="en-GB"/>
              </w:rPr>
            </w:pPr>
          </w:p>
          <w:p w14:paraId="314F9128" w14:textId="77777777" w:rsidR="00F772B5" w:rsidRPr="00BF38C6" w:rsidRDefault="00F772B5" w:rsidP="00F772B5">
            <w:pPr>
              <w:pStyle w:val="CellBodyCentered"/>
              <w:rPr>
                <w:rFonts w:ascii="Arial Narrow" w:hAnsi="Arial Narrow" w:cs="Arial"/>
                <w:color w:val="auto"/>
                <w:sz w:val="16"/>
                <w:szCs w:val="16"/>
                <w:lang w:val="en-GB"/>
              </w:rPr>
            </w:pPr>
          </w:p>
          <w:p w14:paraId="548076D5" w14:textId="77777777" w:rsidR="00F772B5" w:rsidRPr="00BF38C6" w:rsidRDefault="00F772B5" w:rsidP="00F772B5">
            <w:pPr>
              <w:pStyle w:val="CellBodyCentered"/>
              <w:rPr>
                <w:rFonts w:ascii="Arial Narrow" w:hAnsi="Arial Narrow" w:cs="Arial"/>
                <w:color w:val="auto"/>
                <w:sz w:val="16"/>
                <w:szCs w:val="16"/>
                <w:lang w:val="en-GB"/>
              </w:rPr>
            </w:pPr>
          </w:p>
          <w:p w14:paraId="5F5BB845" w14:textId="77777777" w:rsidR="00F772B5" w:rsidRPr="00BF38C6" w:rsidRDefault="00F772B5" w:rsidP="00F772B5">
            <w:pPr>
              <w:pStyle w:val="CellBodyCentered"/>
              <w:rPr>
                <w:rFonts w:ascii="Arial Narrow" w:hAnsi="Arial Narrow" w:cs="Arial"/>
                <w:color w:val="auto"/>
                <w:sz w:val="16"/>
                <w:szCs w:val="16"/>
                <w:lang w:val="en-GB"/>
              </w:rPr>
            </w:pPr>
          </w:p>
          <w:p w14:paraId="5CB928AC" w14:textId="77777777" w:rsidR="00F772B5" w:rsidRPr="00BF38C6" w:rsidRDefault="00F772B5" w:rsidP="00F772B5">
            <w:pPr>
              <w:pStyle w:val="CellBodyCentered"/>
              <w:rPr>
                <w:rFonts w:ascii="Arial Narrow" w:hAnsi="Arial Narrow" w:cs="Arial"/>
                <w:color w:val="auto"/>
                <w:sz w:val="16"/>
                <w:szCs w:val="16"/>
                <w:lang w:val="en-GB"/>
              </w:rPr>
            </w:pPr>
          </w:p>
          <w:p w14:paraId="465A471E" w14:textId="77777777" w:rsidR="00F772B5" w:rsidRPr="00BF38C6" w:rsidRDefault="00F772B5" w:rsidP="00F772B5">
            <w:pPr>
              <w:pStyle w:val="CellBodyCentered"/>
              <w:rPr>
                <w:rFonts w:ascii="Arial Narrow" w:hAnsi="Arial Narrow" w:cs="Arial"/>
                <w:color w:val="auto"/>
                <w:sz w:val="16"/>
                <w:szCs w:val="16"/>
                <w:lang w:val="en-GB"/>
              </w:rPr>
            </w:pPr>
          </w:p>
          <w:p w14:paraId="106734AD" w14:textId="77777777" w:rsidR="00F772B5" w:rsidRPr="00BF38C6" w:rsidRDefault="00F772B5" w:rsidP="00F772B5">
            <w:pPr>
              <w:pStyle w:val="CellBodyCentered"/>
              <w:rPr>
                <w:rFonts w:ascii="Arial Narrow" w:hAnsi="Arial Narrow" w:cs="Arial"/>
                <w:color w:val="auto"/>
                <w:sz w:val="16"/>
                <w:szCs w:val="16"/>
                <w:lang w:val="en-GB"/>
              </w:rPr>
            </w:pPr>
          </w:p>
          <w:p w14:paraId="52D73EBD" w14:textId="77777777" w:rsidR="00F772B5" w:rsidRPr="00BF38C6" w:rsidRDefault="00F772B5" w:rsidP="00F772B5">
            <w:pPr>
              <w:pStyle w:val="CellBodyCentered"/>
              <w:rPr>
                <w:rFonts w:ascii="Arial Narrow" w:hAnsi="Arial Narrow"/>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268EB80C" w14:textId="77777777" w:rsidR="00F772B5" w:rsidRPr="00BF38C6" w:rsidRDefault="00F772B5" w:rsidP="00F772B5">
            <w:pPr>
              <w:pStyle w:val="CellBody"/>
              <w:rPr>
                <w:rFonts w:ascii="Arial Narrow" w:hAnsi="Arial Narrow" w:cs="Arial"/>
                <w:color w:val="auto"/>
                <w:sz w:val="16"/>
                <w:szCs w:val="16"/>
                <w:u w:val="single"/>
                <w:lang w:val="ru-RU"/>
              </w:rPr>
            </w:pPr>
          </w:p>
          <w:p w14:paraId="0557770C"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05399B80" w14:textId="69E6AE29" w:rsidR="00F772B5" w:rsidRPr="00BF38C6" w:rsidRDefault="00F772B5" w:rsidP="00F772B5">
            <w:pPr>
              <w:pStyle w:val="CellBody"/>
              <w:rPr>
                <w:rFonts w:ascii="Arial Narrow" w:hAnsi="Arial Narrow" w:cs="Arial"/>
                <w:color w:val="auto"/>
                <w:sz w:val="16"/>
                <w:szCs w:val="16"/>
                <w:lang w:val="ru-RU"/>
              </w:rPr>
            </w:pPr>
            <w:r w:rsidRPr="006759B5">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w:t>
            </w:r>
            <w:r w:rsidRPr="00BF38C6">
              <w:rPr>
                <w:rFonts w:ascii="Arial Narrow" w:hAnsi="Arial Narrow" w:cs="Arial"/>
                <w:color w:val="auto"/>
                <w:sz w:val="16"/>
                <w:szCs w:val="16"/>
                <w:lang w:val="ru-RU"/>
              </w:rPr>
              <w:t>= 49,6 бар (изб.)</w:t>
            </w:r>
          </w:p>
          <w:p w14:paraId="0E0F3061" w14:textId="4E71410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48,1 </w:t>
            </w:r>
            <w:r w:rsidRPr="00BF38C6">
              <w:rPr>
                <w:rFonts w:ascii="Arial Narrow" w:hAnsi="Arial Narrow" w:cs="Arial"/>
                <w:color w:val="auto"/>
                <w:sz w:val="16"/>
                <w:szCs w:val="16"/>
                <w:lang w:val="ru-RU"/>
              </w:rPr>
              <w:t>бар (изб.)</w:t>
            </w:r>
          </w:p>
          <w:p w14:paraId="77BFB986" w14:textId="65B0E2C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42,2 </w:t>
            </w:r>
            <w:r w:rsidRPr="00BF38C6">
              <w:rPr>
                <w:rFonts w:ascii="Arial Narrow" w:hAnsi="Arial Narrow" w:cs="Arial"/>
                <w:color w:val="auto"/>
                <w:sz w:val="16"/>
                <w:szCs w:val="16"/>
                <w:lang w:val="ru-RU"/>
              </w:rPr>
              <w:t>бар (изб.)</w:t>
            </w:r>
          </w:p>
          <w:p w14:paraId="113D440A" w14:textId="7090625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38,5 </w:t>
            </w:r>
            <w:r w:rsidRPr="00BF38C6">
              <w:rPr>
                <w:rFonts w:ascii="Arial Narrow" w:hAnsi="Arial Narrow" w:cs="Arial"/>
                <w:color w:val="auto"/>
                <w:sz w:val="16"/>
                <w:szCs w:val="16"/>
                <w:lang w:val="ru-RU"/>
              </w:rPr>
              <w:t>бар (изб.)</w:t>
            </w:r>
          </w:p>
          <w:p w14:paraId="7667FEEF" w14:textId="7149929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35,7 </w:t>
            </w:r>
            <w:r w:rsidRPr="00BF38C6">
              <w:rPr>
                <w:rFonts w:ascii="Arial Narrow" w:hAnsi="Arial Narrow" w:cs="Arial"/>
                <w:color w:val="auto"/>
                <w:sz w:val="16"/>
                <w:szCs w:val="16"/>
                <w:lang w:val="ru-RU"/>
              </w:rPr>
              <w:t>бар (изб.)</w:t>
            </w:r>
          </w:p>
          <w:p w14:paraId="0EAC05B9" w14:textId="2D0D8E2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33,4 </w:t>
            </w:r>
            <w:r w:rsidRPr="00BF38C6">
              <w:rPr>
                <w:rFonts w:ascii="Arial Narrow" w:hAnsi="Arial Narrow" w:cs="Arial"/>
                <w:color w:val="auto"/>
                <w:sz w:val="16"/>
                <w:szCs w:val="16"/>
                <w:lang w:val="ru-RU"/>
              </w:rPr>
              <w:t>бар (изб.)</w:t>
            </w:r>
          </w:p>
          <w:p w14:paraId="78643716" w14:textId="63AE8F3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31,6 </w:t>
            </w:r>
            <w:r w:rsidRPr="00BF38C6">
              <w:rPr>
                <w:rFonts w:ascii="Arial Narrow" w:hAnsi="Arial Narrow" w:cs="Arial"/>
                <w:color w:val="auto"/>
                <w:sz w:val="16"/>
                <w:szCs w:val="16"/>
                <w:lang w:val="ru-RU"/>
              </w:rPr>
              <w:t>бар (изб.)</w:t>
            </w:r>
          </w:p>
          <w:p w14:paraId="37A23FA1" w14:textId="55566E55" w:rsidR="00F772B5" w:rsidRPr="00BF38C6" w:rsidRDefault="00F772B5" w:rsidP="00F772B5">
            <w:pPr>
              <w:pStyle w:val="CellBody"/>
              <w:rPr>
                <w:rFonts w:ascii="Arial Narrow" w:hAnsi="Arial Narrow" w:cs="Arial"/>
                <w:color w:val="auto"/>
                <w:sz w:val="16"/>
                <w:szCs w:val="16"/>
                <w:lang w:val="ru-RU"/>
                <w:rPrChange w:id="1991" w:author="Zhunisbayev, Olzhasbek A [Bolashak Atyrau Limited]" w:date="2022-06-06T22:35:00Z">
                  <w:rPr>
                    <w:rFonts w:ascii="Arial" w:hAnsi="Arial" w:cs="Arial"/>
                    <w:color w:val="auto"/>
                    <w:sz w:val="16"/>
                    <w:szCs w:val="16"/>
                  </w:rPr>
                </w:rPrChange>
              </w:rPr>
            </w:pPr>
            <w:r w:rsidRPr="00BF38C6">
              <w:rPr>
                <w:rFonts w:ascii="Arial Narrow" w:hAnsi="Arial Narrow" w:cs="Arial"/>
                <w:color w:val="auto"/>
                <w:sz w:val="16"/>
                <w:szCs w:val="16"/>
                <w:lang w:val="ru-RU"/>
              </w:rPr>
              <w:t>350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30,3 </w:t>
            </w:r>
            <w:r w:rsidRPr="00BF38C6">
              <w:rPr>
                <w:rFonts w:ascii="Arial Narrow" w:hAnsi="Arial Narrow" w:cs="Arial"/>
                <w:color w:val="auto"/>
                <w:sz w:val="16"/>
                <w:szCs w:val="16"/>
                <w:lang w:val="ru-RU"/>
              </w:rPr>
              <w:t>бар (изб.)</w:t>
            </w:r>
          </w:p>
          <w:p w14:paraId="666FC80C" w14:textId="77777777" w:rsidR="00F772B5" w:rsidRPr="00BF38C6" w:rsidRDefault="00F772B5" w:rsidP="00F772B5">
            <w:pPr>
              <w:pStyle w:val="CellBody"/>
              <w:rPr>
                <w:rFonts w:ascii="Arial Narrow" w:hAnsi="Arial Narrow" w:cs="Arial"/>
                <w:color w:val="auto"/>
                <w:sz w:val="16"/>
                <w:szCs w:val="16"/>
                <w:lang w:val="ru-RU"/>
                <w:rPrChange w:id="1992" w:author="Zhunisbayev, Olzhasbek A [Bolashak Atyrau Limited]" w:date="2022-06-06T22:35:00Z">
                  <w:rPr>
                    <w:rFonts w:ascii="Arial" w:hAnsi="Arial" w:cs="Arial"/>
                    <w:color w:val="auto"/>
                    <w:sz w:val="16"/>
                    <w:szCs w:val="16"/>
                  </w:rPr>
                </w:rPrChange>
              </w:rPr>
            </w:pPr>
          </w:p>
          <w:p w14:paraId="129026EB" w14:textId="02078C19" w:rsidR="00F772B5" w:rsidRPr="00BF38C6" w:rsidRDefault="00F772B5" w:rsidP="00F772B5">
            <w:pPr>
              <w:pStyle w:val="CellBody"/>
              <w:rPr>
                <w:rFonts w:ascii="Arial Narrow" w:hAnsi="Arial Narrow"/>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3F31BD58" w14:textId="77777777" w:rsidR="00F772B5" w:rsidRPr="00BF38C6" w:rsidRDefault="00F772B5" w:rsidP="00F772B5">
            <w:pPr>
              <w:pStyle w:val="CellBodyCentered"/>
              <w:rPr>
                <w:rFonts w:ascii="Arial Narrow" w:hAnsi="Arial Narrow" w:cs="Arial"/>
                <w:color w:val="auto"/>
                <w:sz w:val="16"/>
                <w:szCs w:val="16"/>
                <w:lang w:val="ru-RU"/>
              </w:rPr>
            </w:pPr>
          </w:p>
          <w:p w14:paraId="7239A6BE" w14:textId="77777777" w:rsidR="00F772B5" w:rsidRPr="00BF38C6"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НЕТ</w:t>
            </w:r>
          </w:p>
          <w:p w14:paraId="28BEB5B2" w14:textId="77777777" w:rsidR="00F772B5" w:rsidRPr="00BF38C6" w:rsidRDefault="00F772B5" w:rsidP="00F772B5">
            <w:pPr>
              <w:pStyle w:val="CellBodyCentered"/>
              <w:rPr>
                <w:rFonts w:ascii="Arial Narrow" w:hAnsi="Arial Narrow" w:cs="Arial"/>
                <w:color w:val="auto"/>
                <w:sz w:val="16"/>
                <w:szCs w:val="16"/>
              </w:rPr>
            </w:pPr>
          </w:p>
          <w:p w14:paraId="374D2C15" w14:textId="77777777" w:rsidR="00F772B5" w:rsidRPr="00BF38C6" w:rsidRDefault="00F772B5" w:rsidP="00F772B5">
            <w:pPr>
              <w:pStyle w:val="CellBodyCentered"/>
              <w:rPr>
                <w:rFonts w:ascii="Arial Narrow" w:hAnsi="Arial Narrow" w:cs="Arial"/>
                <w:color w:val="auto"/>
                <w:sz w:val="16"/>
                <w:szCs w:val="16"/>
              </w:rPr>
            </w:pPr>
          </w:p>
          <w:p w14:paraId="26A0E0DF" w14:textId="77777777" w:rsidR="00F772B5" w:rsidRPr="00BF38C6" w:rsidRDefault="00F772B5" w:rsidP="00F772B5">
            <w:pPr>
              <w:pStyle w:val="CellBodyCentered"/>
              <w:rPr>
                <w:rFonts w:ascii="Arial Narrow" w:hAnsi="Arial Narrow" w:cs="Arial"/>
                <w:color w:val="auto"/>
                <w:sz w:val="16"/>
                <w:szCs w:val="16"/>
              </w:rPr>
            </w:pPr>
          </w:p>
          <w:p w14:paraId="04DF8A2E" w14:textId="77777777" w:rsidR="00F772B5" w:rsidRPr="00BF38C6" w:rsidRDefault="00F772B5" w:rsidP="00F772B5">
            <w:pPr>
              <w:pStyle w:val="CellBodyCentered"/>
              <w:rPr>
                <w:rFonts w:ascii="Arial Narrow" w:hAnsi="Arial Narrow" w:cs="Arial"/>
                <w:color w:val="auto"/>
                <w:sz w:val="16"/>
                <w:szCs w:val="16"/>
              </w:rPr>
            </w:pPr>
          </w:p>
          <w:p w14:paraId="0EC4BEE9" w14:textId="77777777" w:rsidR="00F772B5" w:rsidRPr="00BF38C6" w:rsidRDefault="00F772B5" w:rsidP="00F772B5">
            <w:pPr>
              <w:pStyle w:val="CellBodyCentered"/>
              <w:rPr>
                <w:rFonts w:ascii="Arial Narrow" w:hAnsi="Arial Narrow" w:cs="Arial"/>
                <w:color w:val="auto"/>
                <w:sz w:val="16"/>
                <w:szCs w:val="16"/>
              </w:rPr>
            </w:pPr>
          </w:p>
          <w:p w14:paraId="2CDCACF7" w14:textId="77777777" w:rsidR="00F772B5" w:rsidRPr="00BF38C6" w:rsidRDefault="00F772B5" w:rsidP="00F772B5">
            <w:pPr>
              <w:pStyle w:val="CellBodyCentered"/>
              <w:rPr>
                <w:rFonts w:ascii="Arial Narrow" w:hAnsi="Arial Narrow" w:cs="Arial"/>
                <w:color w:val="auto"/>
                <w:sz w:val="16"/>
                <w:szCs w:val="16"/>
              </w:rPr>
            </w:pPr>
          </w:p>
          <w:p w14:paraId="28E43BAD" w14:textId="77777777" w:rsidR="00F772B5" w:rsidRPr="00BF38C6" w:rsidRDefault="00F772B5" w:rsidP="00F772B5">
            <w:pPr>
              <w:pStyle w:val="CellBodyCentered"/>
              <w:rPr>
                <w:rFonts w:ascii="Arial Narrow" w:hAnsi="Arial Narrow" w:cs="Arial"/>
                <w:color w:val="auto"/>
                <w:sz w:val="16"/>
                <w:szCs w:val="16"/>
              </w:rPr>
            </w:pPr>
          </w:p>
          <w:p w14:paraId="56D21B50" w14:textId="77777777" w:rsidR="00F772B5" w:rsidRPr="00BF38C6" w:rsidRDefault="00F772B5" w:rsidP="00F772B5">
            <w:pPr>
              <w:pStyle w:val="CellBodyCentered"/>
              <w:rPr>
                <w:rFonts w:ascii="Arial Narrow" w:hAnsi="Arial Narrow" w:cs="Arial"/>
                <w:color w:val="auto"/>
                <w:sz w:val="16"/>
                <w:szCs w:val="16"/>
              </w:rPr>
            </w:pPr>
          </w:p>
          <w:p w14:paraId="556EA022" w14:textId="77777777" w:rsidR="00F772B5" w:rsidRPr="00BF38C6" w:rsidRDefault="00F772B5" w:rsidP="00F772B5">
            <w:pPr>
              <w:pStyle w:val="CellBodyCentered"/>
              <w:rPr>
                <w:rFonts w:ascii="Arial Narrow" w:hAnsi="Arial Narrow" w:cs="Arial"/>
                <w:color w:val="auto"/>
                <w:sz w:val="16"/>
                <w:szCs w:val="16"/>
              </w:rPr>
            </w:pPr>
          </w:p>
          <w:p w14:paraId="10020A8D" w14:textId="77777777" w:rsidR="00F772B5" w:rsidRPr="00BF38C6" w:rsidRDefault="00F772B5" w:rsidP="00F772B5">
            <w:pPr>
              <w:pStyle w:val="CellBodyCentered"/>
              <w:rPr>
                <w:rFonts w:ascii="Arial Narrow" w:hAnsi="Arial Narrow" w:cs="Arial"/>
                <w:color w:val="auto"/>
                <w:sz w:val="16"/>
                <w:szCs w:val="16"/>
              </w:rPr>
            </w:pPr>
          </w:p>
          <w:p w14:paraId="395B80AA" w14:textId="77777777" w:rsidR="00F772B5" w:rsidRPr="00BF38C6" w:rsidRDefault="00F772B5" w:rsidP="00F772B5">
            <w:pPr>
              <w:pStyle w:val="CellBodyCentered"/>
              <w:rPr>
                <w:rFonts w:ascii="Arial Narrow" w:hAnsi="Arial Narrow" w:cs="Arial"/>
                <w:color w:val="auto"/>
                <w:sz w:val="16"/>
                <w:szCs w:val="16"/>
              </w:rPr>
            </w:pPr>
          </w:p>
          <w:p w14:paraId="0663D181" w14:textId="77777777" w:rsidR="00F772B5" w:rsidRPr="00BF38C6" w:rsidRDefault="00F772B5" w:rsidP="00F772B5">
            <w:pPr>
              <w:pStyle w:val="CellBodyCentered"/>
              <w:rPr>
                <w:rFonts w:ascii="Arial Narrow" w:hAnsi="Arial Narrow" w:cs="Arial"/>
                <w:color w:val="auto"/>
                <w:sz w:val="16"/>
                <w:szCs w:val="16"/>
              </w:rPr>
            </w:pPr>
          </w:p>
          <w:p w14:paraId="3E68E9E0" w14:textId="77777777" w:rsidR="00F772B5" w:rsidRPr="00BF38C6" w:rsidRDefault="00F772B5" w:rsidP="00F772B5">
            <w:pPr>
              <w:pStyle w:val="CellBodyCentered"/>
              <w:rPr>
                <w:rFonts w:ascii="Arial Narrow" w:hAnsi="Arial Narrow" w:cs="Arial"/>
                <w:color w:val="auto"/>
                <w:sz w:val="16"/>
                <w:szCs w:val="16"/>
              </w:rPr>
            </w:pPr>
          </w:p>
          <w:p w14:paraId="59E11010" w14:textId="77777777" w:rsidR="00F772B5" w:rsidRPr="00BF38C6" w:rsidRDefault="00F772B5" w:rsidP="00F772B5">
            <w:pPr>
              <w:pStyle w:val="CellBodyCentered"/>
              <w:rPr>
                <w:rFonts w:ascii="Arial Narrow" w:hAnsi="Arial Narrow" w:cs="Arial"/>
                <w:color w:val="auto"/>
                <w:sz w:val="16"/>
                <w:szCs w:val="16"/>
              </w:rPr>
            </w:pPr>
          </w:p>
          <w:p w14:paraId="2A321FEA" w14:textId="77777777" w:rsidR="00F772B5" w:rsidRPr="00BF38C6" w:rsidRDefault="00F772B5" w:rsidP="00F772B5">
            <w:pPr>
              <w:pStyle w:val="CellBodyCentered"/>
              <w:rPr>
                <w:rFonts w:ascii="Arial Narrow" w:hAnsi="Arial Narrow" w:cs="Arial"/>
                <w:color w:val="auto"/>
                <w:sz w:val="16"/>
                <w:szCs w:val="16"/>
              </w:rPr>
            </w:pPr>
          </w:p>
          <w:p w14:paraId="7F988B75" w14:textId="77777777" w:rsidR="00F772B5" w:rsidRPr="00BF38C6" w:rsidRDefault="00F772B5" w:rsidP="00F772B5">
            <w:pPr>
              <w:pStyle w:val="CellBodyCentered"/>
              <w:rPr>
                <w:rFonts w:ascii="Arial Narrow" w:hAnsi="Arial Narrow"/>
                <w:color w:val="auto"/>
                <w:sz w:val="16"/>
                <w:szCs w:val="16"/>
              </w:rPr>
            </w:pPr>
          </w:p>
        </w:tc>
        <w:tc>
          <w:tcPr>
            <w:tcW w:w="450" w:type="dxa"/>
            <w:tcBorders>
              <w:top w:val="single" w:sz="6" w:space="0" w:color="auto"/>
              <w:left w:val="single" w:sz="6" w:space="0" w:color="auto"/>
              <w:bottom w:val="single" w:sz="6" w:space="0" w:color="auto"/>
              <w:right w:val="single" w:sz="6" w:space="0" w:color="auto"/>
            </w:tcBorders>
          </w:tcPr>
          <w:p w14:paraId="1A2B05D6" w14:textId="77777777" w:rsidR="00F772B5" w:rsidRPr="00BF38C6" w:rsidRDefault="00F772B5" w:rsidP="00F772B5">
            <w:pPr>
              <w:pStyle w:val="CellBodyCentered"/>
              <w:rPr>
                <w:rFonts w:ascii="Arial Narrow" w:hAnsi="Arial Narrow" w:cs="Arial"/>
                <w:color w:val="auto"/>
                <w:sz w:val="16"/>
                <w:szCs w:val="16"/>
                <w:lang w:val="en-GB"/>
              </w:rPr>
            </w:pPr>
          </w:p>
          <w:p w14:paraId="7F8B9FCE"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5</w:t>
            </w:r>
          </w:p>
          <w:p w14:paraId="2A7EA377" w14:textId="77777777" w:rsidR="00F772B5" w:rsidRPr="00BF38C6" w:rsidRDefault="00F772B5" w:rsidP="00F772B5">
            <w:pPr>
              <w:pStyle w:val="CellBodyCentered"/>
              <w:rPr>
                <w:rFonts w:ascii="Arial Narrow" w:hAnsi="Arial Narrow" w:cs="Arial"/>
                <w:color w:val="auto"/>
                <w:sz w:val="16"/>
                <w:szCs w:val="16"/>
                <w:lang w:val="en-GB"/>
              </w:rPr>
            </w:pPr>
          </w:p>
          <w:p w14:paraId="5751C8FF" w14:textId="77777777" w:rsidR="00F772B5" w:rsidRPr="00BF38C6" w:rsidRDefault="00F772B5" w:rsidP="00F772B5">
            <w:pPr>
              <w:pStyle w:val="CellBodyCentered"/>
              <w:rPr>
                <w:rFonts w:ascii="Arial Narrow" w:hAnsi="Arial Narrow" w:cs="Arial"/>
                <w:color w:val="auto"/>
                <w:sz w:val="16"/>
                <w:szCs w:val="16"/>
                <w:lang w:val="en-GB"/>
              </w:rPr>
            </w:pPr>
          </w:p>
          <w:p w14:paraId="7798C463" w14:textId="77777777" w:rsidR="00F772B5" w:rsidRPr="00BF38C6" w:rsidRDefault="00F772B5" w:rsidP="00F772B5">
            <w:pPr>
              <w:pStyle w:val="CellBodyCentered"/>
              <w:rPr>
                <w:rFonts w:ascii="Arial Narrow" w:hAnsi="Arial Narrow" w:cs="Arial"/>
                <w:color w:val="auto"/>
                <w:sz w:val="16"/>
                <w:szCs w:val="16"/>
                <w:lang w:val="en-GB"/>
              </w:rPr>
            </w:pPr>
          </w:p>
          <w:p w14:paraId="3AB2FD6E" w14:textId="77777777" w:rsidR="00F772B5" w:rsidRPr="00BF38C6" w:rsidRDefault="00F772B5" w:rsidP="00F772B5">
            <w:pPr>
              <w:pStyle w:val="CellBodyCentered"/>
              <w:rPr>
                <w:rFonts w:ascii="Arial Narrow" w:hAnsi="Arial Narrow" w:cs="Arial"/>
                <w:color w:val="auto"/>
                <w:sz w:val="16"/>
                <w:szCs w:val="16"/>
                <w:lang w:val="en-GB"/>
              </w:rPr>
            </w:pPr>
          </w:p>
          <w:p w14:paraId="7FB13B5A" w14:textId="77777777" w:rsidR="00F772B5" w:rsidRPr="00BF38C6" w:rsidRDefault="00F772B5" w:rsidP="00F772B5">
            <w:pPr>
              <w:pStyle w:val="CellBodyCentered"/>
              <w:rPr>
                <w:rFonts w:ascii="Arial Narrow" w:hAnsi="Arial Narrow" w:cs="Arial"/>
                <w:color w:val="auto"/>
                <w:sz w:val="16"/>
                <w:szCs w:val="16"/>
                <w:lang w:val="en-GB"/>
              </w:rPr>
            </w:pPr>
          </w:p>
          <w:p w14:paraId="4D3ED618" w14:textId="77777777" w:rsidR="00F772B5" w:rsidRPr="00BF38C6" w:rsidRDefault="00F772B5" w:rsidP="00F772B5">
            <w:pPr>
              <w:pStyle w:val="CellBodyCentered"/>
              <w:rPr>
                <w:rFonts w:ascii="Arial Narrow" w:hAnsi="Arial Narrow" w:cs="Arial"/>
                <w:color w:val="auto"/>
                <w:sz w:val="16"/>
                <w:szCs w:val="16"/>
                <w:lang w:val="en-GB"/>
              </w:rPr>
            </w:pPr>
          </w:p>
          <w:p w14:paraId="7EA82DDB" w14:textId="77777777" w:rsidR="00F772B5" w:rsidRPr="00BF38C6" w:rsidRDefault="00F772B5" w:rsidP="00F772B5">
            <w:pPr>
              <w:pStyle w:val="CellBodyCentered"/>
              <w:rPr>
                <w:rFonts w:ascii="Arial Narrow" w:hAnsi="Arial Narrow" w:cs="Arial"/>
                <w:color w:val="auto"/>
                <w:sz w:val="16"/>
                <w:szCs w:val="16"/>
                <w:lang w:val="en-GB"/>
              </w:rPr>
            </w:pPr>
          </w:p>
          <w:p w14:paraId="14F43448" w14:textId="77777777" w:rsidR="00F772B5" w:rsidRPr="00BF38C6" w:rsidRDefault="00F772B5" w:rsidP="00F772B5">
            <w:pPr>
              <w:pStyle w:val="CellBodyCentered"/>
              <w:rPr>
                <w:rFonts w:ascii="Arial Narrow" w:hAnsi="Arial Narrow" w:cs="Arial"/>
                <w:color w:val="auto"/>
                <w:sz w:val="16"/>
                <w:szCs w:val="16"/>
                <w:lang w:val="en-GB"/>
              </w:rPr>
            </w:pPr>
          </w:p>
          <w:p w14:paraId="77865C3C" w14:textId="77777777" w:rsidR="00F772B5" w:rsidRPr="00BF38C6" w:rsidRDefault="00F772B5" w:rsidP="00F772B5">
            <w:pPr>
              <w:pStyle w:val="CellBodyCentered"/>
              <w:rPr>
                <w:rFonts w:ascii="Arial Narrow" w:hAnsi="Arial Narrow" w:cs="Arial"/>
                <w:color w:val="auto"/>
                <w:sz w:val="16"/>
                <w:szCs w:val="16"/>
                <w:lang w:val="en-GB"/>
              </w:rPr>
            </w:pPr>
          </w:p>
          <w:p w14:paraId="788D5ED5" w14:textId="77777777" w:rsidR="00F772B5" w:rsidRPr="00BF38C6" w:rsidRDefault="00F772B5" w:rsidP="00F772B5">
            <w:pPr>
              <w:pStyle w:val="CellBodyCentered"/>
              <w:rPr>
                <w:rFonts w:ascii="Arial Narrow" w:hAnsi="Arial Narrow" w:cs="Arial"/>
                <w:color w:val="auto"/>
                <w:sz w:val="16"/>
                <w:szCs w:val="16"/>
                <w:lang w:val="en-GB"/>
              </w:rPr>
            </w:pPr>
          </w:p>
          <w:p w14:paraId="627C0717" w14:textId="77777777" w:rsidR="00F772B5" w:rsidRPr="00BF38C6" w:rsidRDefault="00F772B5" w:rsidP="00F772B5">
            <w:pPr>
              <w:pStyle w:val="CellBodyCentered"/>
              <w:rPr>
                <w:rFonts w:ascii="Arial Narrow" w:hAnsi="Arial Narrow" w:cs="Arial"/>
                <w:color w:val="auto"/>
                <w:sz w:val="16"/>
                <w:szCs w:val="16"/>
                <w:lang w:val="en-GB"/>
              </w:rPr>
            </w:pPr>
          </w:p>
          <w:p w14:paraId="4B28E4FB" w14:textId="77777777" w:rsidR="00F772B5" w:rsidRPr="00BF38C6" w:rsidRDefault="00F772B5" w:rsidP="00F772B5">
            <w:pPr>
              <w:pStyle w:val="CellBodyCentered"/>
              <w:rPr>
                <w:rFonts w:ascii="Arial Narrow" w:hAnsi="Arial Narrow" w:cs="Arial"/>
                <w:color w:val="auto"/>
                <w:sz w:val="16"/>
                <w:szCs w:val="16"/>
                <w:lang w:val="en-GB"/>
              </w:rPr>
            </w:pPr>
          </w:p>
          <w:p w14:paraId="7AE55309" w14:textId="77777777" w:rsidR="00F772B5" w:rsidRPr="00BF38C6" w:rsidRDefault="00F772B5" w:rsidP="00F772B5">
            <w:pPr>
              <w:pStyle w:val="CellBodyCentered"/>
              <w:rPr>
                <w:rFonts w:ascii="Arial Narrow" w:hAnsi="Arial Narrow" w:cs="Arial"/>
                <w:color w:val="auto"/>
                <w:sz w:val="16"/>
                <w:szCs w:val="16"/>
                <w:lang w:val="en-GB"/>
              </w:rPr>
            </w:pPr>
          </w:p>
          <w:p w14:paraId="4AAF8903" w14:textId="77777777" w:rsidR="00F772B5" w:rsidRPr="00BF38C6" w:rsidRDefault="00F772B5" w:rsidP="00F772B5">
            <w:pPr>
              <w:pStyle w:val="CellBodyCentered"/>
              <w:rPr>
                <w:rFonts w:ascii="Arial Narrow" w:hAnsi="Arial Narrow" w:cs="Arial"/>
                <w:color w:val="auto"/>
                <w:sz w:val="16"/>
                <w:szCs w:val="16"/>
                <w:lang w:val="en-GB"/>
              </w:rPr>
            </w:pPr>
          </w:p>
          <w:p w14:paraId="4B2824F6" w14:textId="77777777" w:rsidR="00F772B5" w:rsidRPr="00BF38C6" w:rsidRDefault="00F772B5" w:rsidP="00F772B5">
            <w:pPr>
              <w:pStyle w:val="CellBodyCentered"/>
              <w:rPr>
                <w:rFonts w:ascii="Arial Narrow" w:hAnsi="Arial Narrow" w:cs="Arial"/>
                <w:color w:val="auto"/>
                <w:sz w:val="16"/>
                <w:szCs w:val="16"/>
                <w:lang w:val="en-GB"/>
              </w:rPr>
            </w:pPr>
          </w:p>
          <w:p w14:paraId="3B48DBC1" w14:textId="77777777" w:rsidR="00F772B5" w:rsidRPr="00BF38C6" w:rsidRDefault="00F772B5" w:rsidP="00F772B5">
            <w:pPr>
              <w:pStyle w:val="CellBodyCentered"/>
              <w:rPr>
                <w:rFonts w:ascii="Arial Narrow" w:hAnsi="Arial Narrow"/>
                <w:color w:val="auto"/>
                <w:sz w:val="16"/>
                <w:szCs w:val="16"/>
                <w:lang w:val="ru-RU"/>
              </w:rPr>
            </w:pPr>
          </w:p>
        </w:tc>
      </w:tr>
      <w:tr w:rsidR="00F772B5" w:rsidRPr="00BF38C6" w14:paraId="274A439B" w14:textId="77777777" w:rsidTr="002A7110">
        <w:tc>
          <w:tcPr>
            <w:tcW w:w="3332" w:type="dxa"/>
            <w:tcBorders>
              <w:top w:val="single" w:sz="6" w:space="0" w:color="auto"/>
              <w:left w:val="single" w:sz="6" w:space="0" w:color="auto"/>
              <w:bottom w:val="single" w:sz="6" w:space="0" w:color="auto"/>
              <w:right w:val="single" w:sz="6" w:space="0" w:color="auto"/>
            </w:tcBorders>
          </w:tcPr>
          <w:p w14:paraId="01E60104" w14:textId="77777777" w:rsidR="00F772B5" w:rsidRPr="006759B5" w:rsidRDefault="00F772B5" w:rsidP="00F772B5">
            <w:pPr>
              <w:pStyle w:val="CellBody"/>
              <w:rPr>
                <w:rFonts w:ascii="Arial Narrow" w:hAnsi="Arial Narrow" w:cs="Arial"/>
                <w:color w:val="auto"/>
                <w:sz w:val="16"/>
                <w:szCs w:val="16"/>
                <w:lang w:val="ru-RU"/>
              </w:rPr>
            </w:pPr>
          </w:p>
          <w:p w14:paraId="3213CD3A" w14:textId="1D5C884F" w:rsidR="00F772B5" w:rsidRPr="00BD380A" w:rsidRDefault="00F772B5" w:rsidP="00F772B5">
            <w:pPr>
              <w:pStyle w:val="CellBody"/>
              <w:ind w:left="317" w:hanging="317"/>
              <w:rPr>
                <w:rFonts w:ascii="Arial Narrow" w:hAnsi="Arial Narrow" w:cs="Arial"/>
                <w:color w:val="auto"/>
                <w:sz w:val="16"/>
                <w:szCs w:val="16"/>
                <w:lang w:val="ru-RU"/>
              </w:rPr>
            </w:pPr>
            <w:r w:rsidRPr="00BD380A">
              <w:rPr>
                <w:rFonts w:ascii="Arial Narrow" w:hAnsi="Arial Narrow" w:cs="Arial"/>
                <w:color w:val="auto"/>
                <w:sz w:val="16"/>
                <w:szCs w:val="16"/>
                <w:lang w:val="ru-RU"/>
              </w:rPr>
              <w:t>WE – СТОЧНЫЕ ВОДЫ С СОДЕРЖАНИЕМ ТВЕРДЫХ ЧАСТИЦ ДО 9% ПО ВЕСУ</w:t>
            </w:r>
          </w:p>
          <w:p w14:paraId="3688AFC0" w14:textId="77777777" w:rsidR="00F772B5" w:rsidRPr="00BF38C6" w:rsidRDefault="00F772B5" w:rsidP="00F772B5">
            <w:pPr>
              <w:pStyle w:val="CellBody"/>
              <w:ind w:left="720"/>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34CB1C69" w14:textId="77777777" w:rsidR="00F772B5" w:rsidRPr="00BF38C6" w:rsidRDefault="00F772B5" w:rsidP="00F772B5">
            <w:pPr>
              <w:pStyle w:val="CellBodyCentered"/>
              <w:rPr>
                <w:rFonts w:ascii="Arial Narrow" w:hAnsi="Arial Narrow"/>
                <w:b/>
                <w:color w:val="auto"/>
                <w:sz w:val="16"/>
                <w:szCs w:val="16"/>
                <w:lang w:val="ru-RU"/>
              </w:rPr>
            </w:pPr>
          </w:p>
          <w:p w14:paraId="6F0DC2CE" w14:textId="05A5A514" w:rsidR="00F772B5" w:rsidRPr="00BF38C6" w:rsidRDefault="00F772B5" w:rsidP="00F772B5">
            <w:pPr>
              <w:pStyle w:val="CellBodyCentered"/>
              <w:rPr>
                <w:rFonts w:ascii="Arial Narrow" w:hAnsi="Arial Narrow" w:cs="Arial"/>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282752" behindDoc="0" locked="0" layoutInCell="1" allowOverlap="1" wp14:anchorId="4ACFBCE1" wp14:editId="2FBA48B4">
                      <wp:simplePos x="0" y="0"/>
                      <wp:positionH relativeFrom="column">
                        <wp:posOffset>-435990</wp:posOffset>
                      </wp:positionH>
                      <wp:positionV relativeFrom="paragraph">
                        <wp:posOffset>193180</wp:posOffset>
                      </wp:positionV>
                      <wp:extent cx="973455" cy="221615"/>
                      <wp:effectExtent l="0" t="0" r="55245" b="64135"/>
                      <wp:wrapNone/>
                      <wp:docPr id="1076297639"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38E9F416" w14:textId="77777777" w:rsidR="00F772B5" w:rsidRPr="0062771D" w:rsidRDefault="00F772B5" w:rsidP="00BD380A">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CFBCE1" id="_x0000_s1040" style="position:absolute;left:0;text-align:left;margin-left:-34.35pt;margin-top:15.2pt;width:76.65pt;height:17.45pt;z-index:25428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47NigIAAB8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">
                      <v:shadow on="t" color="black [3213]" opacity=".5"/>
                      <v:textbox>
                        <w:txbxContent>
                          <w:p w14:paraId="38E9F416" w14:textId="77777777" w:rsidR="00F772B5" w:rsidRPr="0062771D" w:rsidRDefault="00F772B5" w:rsidP="00BD380A">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Pr="00BF38C6">
              <w:rPr>
                <w:rFonts w:ascii="Arial Narrow" w:hAnsi="Arial Narrow"/>
                <w:b/>
                <w:color w:val="auto"/>
                <w:sz w:val="16"/>
                <w:szCs w:val="16"/>
                <w:lang w:val="ru-RU"/>
              </w:rPr>
              <w:t>300PF2</w:t>
            </w:r>
          </w:p>
        </w:tc>
        <w:tc>
          <w:tcPr>
            <w:tcW w:w="720" w:type="dxa"/>
            <w:tcBorders>
              <w:top w:val="single" w:sz="6" w:space="0" w:color="auto"/>
              <w:left w:val="single" w:sz="6" w:space="0" w:color="auto"/>
              <w:bottom w:val="single" w:sz="6" w:space="0" w:color="auto"/>
              <w:right w:val="single" w:sz="6" w:space="0" w:color="auto"/>
            </w:tcBorders>
          </w:tcPr>
          <w:p w14:paraId="7DF750CB" w14:textId="33923482" w:rsidR="00F772B5" w:rsidRPr="00BF38C6" w:rsidRDefault="00F772B5" w:rsidP="00F772B5">
            <w:pPr>
              <w:pStyle w:val="CellBodyCentered"/>
              <w:rPr>
                <w:rFonts w:ascii="Arial Narrow" w:hAnsi="Arial Narrow"/>
                <w:color w:val="auto"/>
                <w:sz w:val="16"/>
                <w:szCs w:val="16"/>
                <w:lang w:val="en-GB"/>
              </w:rPr>
            </w:pPr>
          </w:p>
          <w:p w14:paraId="13E3749C"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0,0</w:t>
            </w:r>
          </w:p>
        </w:tc>
        <w:tc>
          <w:tcPr>
            <w:tcW w:w="900" w:type="dxa"/>
            <w:tcBorders>
              <w:top w:val="single" w:sz="6" w:space="0" w:color="auto"/>
              <w:left w:val="single" w:sz="6" w:space="0" w:color="auto"/>
              <w:bottom w:val="single" w:sz="6" w:space="0" w:color="auto"/>
              <w:right w:val="single" w:sz="6" w:space="0" w:color="auto"/>
            </w:tcBorders>
          </w:tcPr>
          <w:p w14:paraId="17FD37B3" w14:textId="77777777" w:rsidR="00F772B5" w:rsidRPr="00BF38C6" w:rsidRDefault="00F772B5" w:rsidP="00F772B5">
            <w:pPr>
              <w:pStyle w:val="CellBodyCentered"/>
              <w:rPr>
                <w:rFonts w:ascii="Arial Narrow" w:hAnsi="Arial Narrow"/>
                <w:color w:val="auto"/>
                <w:sz w:val="16"/>
                <w:szCs w:val="16"/>
                <w:lang w:val="ru-RU"/>
              </w:rPr>
            </w:pPr>
          </w:p>
          <w:p w14:paraId="684E9C40" w14:textId="08EC6832"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ЭПОКС</w:t>
            </w:r>
            <w:r>
              <w:rPr>
                <w:rFonts w:ascii="Arial Narrow" w:hAnsi="Arial Narrow"/>
                <w:color w:val="auto"/>
                <w:sz w:val="16"/>
                <w:szCs w:val="16"/>
              </w:rPr>
              <w:t>.</w:t>
            </w:r>
            <w:r w:rsidRPr="00BF38C6">
              <w:rPr>
                <w:rFonts w:ascii="Arial Narrow" w:hAnsi="Arial Narrow"/>
                <w:color w:val="auto"/>
                <w:sz w:val="16"/>
                <w:szCs w:val="16"/>
                <w:lang w:val="ru-RU"/>
              </w:rPr>
              <w:t xml:space="preserve"> СМОЛА, АРМИРОВАННАЯ СТЕКЛО-ВОЛОКНОМ</w:t>
            </w:r>
          </w:p>
          <w:p w14:paraId="257346BF" w14:textId="77777777"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526DE307" w14:textId="77777777" w:rsidR="00F772B5" w:rsidRPr="00BF38C6" w:rsidRDefault="00F772B5" w:rsidP="00F772B5">
            <w:pPr>
              <w:pStyle w:val="CellBodyCentered"/>
              <w:rPr>
                <w:rFonts w:ascii="Arial Narrow" w:hAnsi="Arial Narrow"/>
                <w:color w:val="auto"/>
                <w:sz w:val="16"/>
                <w:szCs w:val="16"/>
                <w:lang w:val="ru-RU"/>
              </w:rPr>
            </w:pPr>
          </w:p>
          <w:p w14:paraId="5CAB74FC"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w:t>
            </w:r>
          </w:p>
          <w:p w14:paraId="63148460" w14:textId="67394C1A"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300</w:t>
            </w:r>
            <w:r>
              <w:rPr>
                <w:rFonts w:ascii="Arial Narrow" w:hAnsi="Arial Narrow"/>
                <w:color w:val="auto"/>
                <w:sz w:val="16"/>
                <w:szCs w:val="16"/>
              </w:rPr>
              <w:t xml:space="preserve"> </w:t>
            </w:r>
            <w:r w:rsidRPr="00BF38C6">
              <w:rPr>
                <w:rFonts w:ascii="Arial Narrow" w:hAnsi="Arial Narrow"/>
                <w:color w:val="auto"/>
                <w:sz w:val="16"/>
                <w:szCs w:val="16"/>
                <w:lang w:val="ru-RU"/>
              </w:rPr>
              <w:t>FF</w:t>
            </w:r>
          </w:p>
        </w:tc>
        <w:tc>
          <w:tcPr>
            <w:tcW w:w="709" w:type="dxa"/>
            <w:tcBorders>
              <w:top w:val="single" w:sz="6" w:space="0" w:color="auto"/>
              <w:left w:val="single" w:sz="6" w:space="0" w:color="auto"/>
              <w:bottom w:val="single" w:sz="6" w:space="0" w:color="auto"/>
              <w:right w:val="single" w:sz="6" w:space="0" w:color="auto"/>
            </w:tcBorders>
          </w:tcPr>
          <w:p w14:paraId="25274E63" w14:textId="77777777" w:rsidR="00F772B5" w:rsidRPr="00BF38C6" w:rsidRDefault="00F772B5" w:rsidP="00F772B5">
            <w:pPr>
              <w:pStyle w:val="CellBodyCentered"/>
              <w:rPr>
                <w:rFonts w:ascii="Arial Narrow" w:hAnsi="Arial Narrow"/>
                <w:color w:val="auto"/>
                <w:sz w:val="16"/>
                <w:szCs w:val="16"/>
                <w:lang w:val="en-GB"/>
              </w:rPr>
            </w:pPr>
          </w:p>
          <w:p w14:paraId="6FF6FAF0" w14:textId="41F0314B"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w:t>
            </w:r>
            <w:r w:rsidRPr="00BF38C6">
              <w:rPr>
                <w:rFonts w:ascii="Arial Narrow" w:hAnsi="Arial Narrow"/>
                <w:color w:val="auto"/>
                <w:sz w:val="16"/>
                <w:szCs w:val="16"/>
                <w:lang w:val="ru-RU"/>
              </w:rPr>
              <w:t xml:space="preserve">до +130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7105B442" w14:textId="77777777" w:rsidR="00F772B5" w:rsidRPr="00BF38C6" w:rsidRDefault="00F772B5" w:rsidP="00F772B5">
            <w:pPr>
              <w:pStyle w:val="CellBody"/>
              <w:rPr>
                <w:rFonts w:ascii="Arial Narrow" w:hAnsi="Arial Narrow"/>
                <w:color w:val="auto"/>
                <w:sz w:val="16"/>
                <w:szCs w:val="16"/>
                <w:lang w:val="ru-RU"/>
              </w:rPr>
            </w:pPr>
          </w:p>
          <w:p w14:paraId="02E1378D"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Максимум 40 бар (изб.)</w:t>
            </w:r>
          </w:p>
          <w:p w14:paraId="6D8575AD" w14:textId="77777777" w:rsidR="00F772B5" w:rsidRPr="006759B5" w:rsidRDefault="00F772B5" w:rsidP="00F772B5">
            <w:pPr>
              <w:pStyle w:val="CellBody"/>
              <w:rPr>
                <w:rFonts w:ascii="Arial Narrow" w:hAnsi="Arial Narrow"/>
                <w:color w:val="auto"/>
                <w:sz w:val="16"/>
                <w:szCs w:val="16"/>
                <w:u w:val="single"/>
                <w:lang w:val="ru-RU"/>
              </w:rPr>
            </w:pPr>
            <w:r w:rsidRPr="00BF38C6">
              <w:rPr>
                <w:rFonts w:ascii="Arial Narrow" w:hAnsi="Arial Narrow" w:cs="Arial"/>
                <w:color w:val="auto"/>
                <w:sz w:val="16"/>
                <w:szCs w:val="16"/>
                <w:lang w:val="ru-RU"/>
              </w:rPr>
              <w:t>(ограничение по толщине стенки трубы)</w:t>
            </w:r>
          </w:p>
          <w:p w14:paraId="151CBB2C" w14:textId="3E701940"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0A453B24" w14:textId="77777777" w:rsidR="00F772B5" w:rsidRPr="00BF38C6" w:rsidRDefault="00F772B5" w:rsidP="00F772B5">
            <w:pPr>
              <w:pStyle w:val="CellBodyCentered"/>
              <w:rPr>
                <w:rFonts w:ascii="Arial Narrow" w:hAnsi="Arial Narrow"/>
                <w:color w:val="auto"/>
                <w:sz w:val="16"/>
                <w:szCs w:val="16"/>
                <w:lang w:val="ru-RU"/>
              </w:rPr>
            </w:pPr>
          </w:p>
          <w:p w14:paraId="1CFA8861"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524EC2D6" w14:textId="77777777" w:rsidR="00F772B5" w:rsidRPr="00BF38C6" w:rsidRDefault="00F772B5" w:rsidP="00F772B5">
            <w:pPr>
              <w:pStyle w:val="CellBodyCentered"/>
              <w:rPr>
                <w:rFonts w:ascii="Arial Narrow" w:hAnsi="Arial Narrow"/>
                <w:color w:val="auto"/>
                <w:sz w:val="16"/>
                <w:szCs w:val="16"/>
                <w:lang w:val="en-GB"/>
              </w:rPr>
            </w:pPr>
          </w:p>
          <w:p w14:paraId="32955E2A"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0</w:t>
            </w:r>
          </w:p>
        </w:tc>
      </w:tr>
      <w:tr w:rsidR="00F772B5" w:rsidRPr="00BF38C6" w14:paraId="1D54991D" w14:textId="77777777" w:rsidTr="002A7110">
        <w:tc>
          <w:tcPr>
            <w:tcW w:w="3332" w:type="dxa"/>
            <w:tcBorders>
              <w:top w:val="single" w:sz="6" w:space="0" w:color="auto"/>
              <w:left w:val="single" w:sz="6" w:space="0" w:color="auto"/>
              <w:bottom w:val="single" w:sz="6" w:space="0" w:color="auto"/>
              <w:right w:val="single" w:sz="6" w:space="0" w:color="auto"/>
            </w:tcBorders>
          </w:tcPr>
          <w:p w14:paraId="67105CAF" w14:textId="77777777" w:rsidR="00F772B5" w:rsidRPr="00BF38C6" w:rsidRDefault="00F772B5" w:rsidP="00F772B5">
            <w:pPr>
              <w:pStyle w:val="CellBody"/>
              <w:rPr>
                <w:rFonts w:ascii="Arial Narrow" w:hAnsi="Arial Narrow" w:cs="Arial"/>
                <w:color w:val="auto"/>
                <w:sz w:val="16"/>
                <w:szCs w:val="16"/>
                <w:lang w:val="ru-RU"/>
              </w:rPr>
            </w:pPr>
          </w:p>
          <w:p w14:paraId="5564724B" w14:textId="77777777" w:rsidR="0064296D" w:rsidRPr="00BF38C6" w:rsidRDefault="0064296D" w:rsidP="0064296D">
            <w:pPr>
              <w:pStyle w:val="CellBody"/>
              <w:tabs>
                <w:tab w:val="left" w:pos="0"/>
              </w:tabs>
              <w:rPr>
                <w:ins w:id="1993" w:author="Zhunisbayev, Olzhasbek [Bolashak Atyrau Limited]" w:date="2024-10-30T18:38:00Z" w16du:dateUtc="2024-10-30T13:38:00Z"/>
                <w:rFonts w:ascii="Arial Narrow" w:hAnsi="Arial Narrow" w:cs="Arial"/>
                <w:color w:val="auto"/>
                <w:sz w:val="16"/>
                <w:szCs w:val="16"/>
                <w:lang w:val="ru-RU"/>
              </w:rPr>
            </w:pPr>
            <w:ins w:id="1994" w:author="Zhunisbayev, Olzhasbek [Bolashak Atyrau Limited]" w:date="2024-10-30T18:38:00Z" w16du:dateUtc="2024-10-30T13:38:00Z">
              <w:r w:rsidRPr="00BF38C6">
                <w:rPr>
                  <w:rFonts w:ascii="Arial Narrow" w:hAnsi="Arial Narrow"/>
                  <w:color w:val="auto"/>
                  <w:sz w:val="16"/>
                  <w:szCs w:val="16"/>
                </w:rPr>
                <w:t>CI</w:t>
              </w:r>
              <w:r w:rsidRPr="00BF38C6">
                <w:rPr>
                  <w:rFonts w:ascii="Arial Narrow" w:hAnsi="Arial Narrow"/>
                  <w:color w:val="auto"/>
                  <w:sz w:val="16"/>
                  <w:szCs w:val="16"/>
                  <w:lang w:val="ru-RU"/>
                </w:rPr>
                <w:t xml:space="preserve"> – ХИМИЧЕСКИЙ ИНГИБИТОР И АНТИНАКИПИН</w:t>
              </w:r>
            </w:ins>
          </w:p>
          <w:p w14:paraId="0981837D" w14:textId="77777777" w:rsidR="0064296D" w:rsidRPr="00BF38C6" w:rsidRDefault="0064296D" w:rsidP="0064296D">
            <w:pPr>
              <w:pStyle w:val="CellBody"/>
              <w:tabs>
                <w:tab w:val="left" w:pos="0"/>
              </w:tabs>
              <w:rPr>
                <w:ins w:id="1995" w:author="Zhunisbayev, Olzhasbek [Bolashak Atyrau Limited]" w:date="2024-10-30T18:38:00Z" w16du:dateUtc="2024-10-30T13:38:00Z"/>
                <w:rFonts w:ascii="Arial Narrow" w:hAnsi="Arial Narrow" w:cs="Arial"/>
                <w:color w:val="auto"/>
                <w:sz w:val="16"/>
                <w:szCs w:val="16"/>
                <w:lang w:val="ru-RU"/>
              </w:rPr>
            </w:pPr>
            <w:ins w:id="1996" w:author="Zhunisbayev, Olzhasbek [Bolashak Atyrau Limited]" w:date="2024-10-30T18:38:00Z" w16du:dateUtc="2024-10-30T13:38:00Z">
              <w:r w:rsidRPr="00BF38C6">
                <w:rPr>
                  <w:rFonts w:ascii="Arial Narrow" w:hAnsi="Arial Narrow"/>
                  <w:color w:val="auto"/>
                  <w:sz w:val="16"/>
                  <w:szCs w:val="16"/>
                </w:rPr>
                <w:t>DHC</w:t>
              </w:r>
              <w:r w:rsidRPr="00BF38C6">
                <w:rPr>
                  <w:rFonts w:ascii="Arial Narrow" w:hAnsi="Arial Narrow"/>
                  <w:color w:val="auto"/>
                  <w:sz w:val="16"/>
                  <w:szCs w:val="16"/>
                  <w:lang w:val="ru-RU"/>
                </w:rPr>
                <w:t xml:space="preserve"> - ДРЕНАЖ, УГЛЕВОДОРОДЫ</w:t>
              </w:r>
            </w:ins>
          </w:p>
          <w:p w14:paraId="79C09B6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6D17E6C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353D6997" w14:textId="77777777" w:rsidR="00F772B5" w:rsidRDefault="00F772B5" w:rsidP="00F772B5">
            <w:pPr>
              <w:pStyle w:val="CellBody"/>
              <w:rPr>
                <w:ins w:id="1997" w:author="Zhunisbayev, Olzhasbek [Bolashak Atyrau Limited]" w:date="2024-10-30T18:38:00Z" w16du:dateUtc="2024-10-30T13:38:00Z"/>
                <w:rFonts w:ascii="Arial Narrow" w:hAnsi="Arial Narrow" w:cs="Arial"/>
                <w:color w:val="auto"/>
                <w:sz w:val="16"/>
                <w:szCs w:val="16"/>
              </w:rPr>
            </w:pPr>
            <w:r w:rsidRPr="00BF38C6">
              <w:rPr>
                <w:rFonts w:ascii="Arial Narrow" w:hAnsi="Arial Narrow" w:cs="Arial"/>
                <w:color w:val="auto"/>
                <w:sz w:val="16"/>
                <w:szCs w:val="16"/>
                <w:lang w:val="en-GB"/>
              </w:rPr>
              <w:t xml:space="preserve">WSR – </w:t>
            </w:r>
            <w:r w:rsidRPr="00BF38C6">
              <w:rPr>
                <w:rFonts w:ascii="Arial Narrow" w:hAnsi="Arial Narrow" w:cs="Arial"/>
                <w:color w:val="auto"/>
                <w:sz w:val="16"/>
                <w:szCs w:val="16"/>
                <w:lang w:val="ru-RU"/>
              </w:rPr>
              <w:t>КИСЛАЯ ВОДА</w:t>
            </w:r>
          </w:p>
          <w:p w14:paraId="48FE8C35" w14:textId="77777777" w:rsidR="00984796" w:rsidRPr="00984796" w:rsidRDefault="00984796" w:rsidP="00F772B5">
            <w:pPr>
              <w:pStyle w:val="CellBody"/>
              <w:rPr>
                <w:rFonts w:ascii="Arial Narrow" w:hAnsi="Arial Narrow"/>
                <w:color w:val="auto"/>
                <w:sz w:val="16"/>
                <w:szCs w:val="16"/>
                <w:rPrChange w:id="1998" w:author="Zhunisbayev, Olzhasbek [Bolashak Atyrau Limited]" w:date="2024-10-30T18:38:00Z" w16du:dateUtc="2024-10-30T13:38:00Z">
                  <w:rPr>
                    <w:rFonts w:ascii="Arial Narrow" w:hAnsi="Arial Narrow"/>
                    <w:color w:val="auto"/>
                    <w:sz w:val="16"/>
                    <w:szCs w:val="16"/>
                    <w:lang w:val="ru-RU"/>
                  </w:rPr>
                </w:rPrChange>
              </w:rPr>
            </w:pPr>
          </w:p>
        </w:tc>
        <w:tc>
          <w:tcPr>
            <w:tcW w:w="720" w:type="dxa"/>
            <w:tcBorders>
              <w:top w:val="single" w:sz="6" w:space="0" w:color="auto"/>
              <w:left w:val="single" w:sz="6" w:space="0" w:color="auto"/>
              <w:bottom w:val="single" w:sz="6" w:space="0" w:color="auto"/>
              <w:right w:val="single" w:sz="6" w:space="0" w:color="auto"/>
            </w:tcBorders>
          </w:tcPr>
          <w:p w14:paraId="6855B494" w14:textId="77777777" w:rsidR="00F772B5" w:rsidRPr="00984796" w:rsidRDefault="00F772B5" w:rsidP="00F772B5">
            <w:pPr>
              <w:pStyle w:val="CellBodyCentered"/>
              <w:rPr>
                <w:rFonts w:ascii="Arial Narrow" w:hAnsi="Arial Narrow" w:cs="Arial"/>
                <w:b/>
                <w:color w:val="auto"/>
                <w:sz w:val="16"/>
                <w:szCs w:val="16"/>
                <w:lang w:val="ru-RU"/>
                <w:rPrChange w:id="1999" w:author="Zhunisbayev, Olzhasbek [Bolashak Atyrau Limited]" w:date="2024-10-30T18:38:00Z" w16du:dateUtc="2024-10-30T13:38:00Z">
                  <w:rPr>
                    <w:rFonts w:ascii="Arial Narrow" w:hAnsi="Arial Narrow" w:cs="Arial"/>
                    <w:b/>
                    <w:color w:val="auto"/>
                    <w:sz w:val="16"/>
                    <w:szCs w:val="16"/>
                    <w:lang w:val="en-GB"/>
                  </w:rPr>
                </w:rPrChange>
              </w:rPr>
            </w:pPr>
          </w:p>
          <w:p w14:paraId="3AFD7E1D"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600A80</w:t>
            </w:r>
          </w:p>
        </w:tc>
        <w:tc>
          <w:tcPr>
            <w:tcW w:w="720" w:type="dxa"/>
            <w:tcBorders>
              <w:top w:val="single" w:sz="6" w:space="0" w:color="auto"/>
              <w:left w:val="single" w:sz="6" w:space="0" w:color="auto"/>
              <w:bottom w:val="single" w:sz="6" w:space="0" w:color="auto"/>
              <w:right w:val="single" w:sz="6" w:space="0" w:color="auto"/>
            </w:tcBorders>
          </w:tcPr>
          <w:p w14:paraId="29DBEB0A" w14:textId="77777777" w:rsidR="00F772B5" w:rsidRPr="00BF38C6" w:rsidRDefault="00F772B5" w:rsidP="00F772B5">
            <w:pPr>
              <w:pStyle w:val="CellBodyCentered"/>
              <w:rPr>
                <w:rFonts w:ascii="Arial Narrow" w:hAnsi="Arial Narrow" w:cs="Arial"/>
                <w:color w:val="auto"/>
                <w:sz w:val="16"/>
                <w:szCs w:val="16"/>
                <w:lang w:val="en-GB"/>
              </w:rPr>
            </w:pPr>
          </w:p>
          <w:p w14:paraId="74D4A390"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1C93CFB7" w14:textId="77777777" w:rsidR="00F772B5" w:rsidRPr="00BF38C6" w:rsidRDefault="00F772B5" w:rsidP="00F772B5">
            <w:pPr>
              <w:pStyle w:val="CellBodyCentered"/>
              <w:rPr>
                <w:rFonts w:ascii="Arial Narrow" w:hAnsi="Arial Narrow" w:cs="Arial"/>
                <w:color w:val="auto"/>
                <w:sz w:val="16"/>
                <w:szCs w:val="16"/>
                <w:lang w:val="ru-RU"/>
              </w:rPr>
            </w:pPr>
          </w:p>
          <w:p w14:paraId="64AB8A33" w14:textId="5F5AE6B8" w:rsidR="00F772B5" w:rsidRPr="001549BC" w:rsidRDefault="00F772B5" w:rsidP="00F772B5">
            <w:pPr>
              <w:pStyle w:val="CellBodyCentered"/>
              <w:rPr>
                <w:ins w:id="2000"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СПЛАВ</w:t>
            </w:r>
            <w:ins w:id="2001" w:author="Zhunisbayev, Olzhasbek [Bolashak Atyrau Limited]" w:date="2024-05-08T22:20:00Z">
              <w:r w:rsidRPr="00BF38C6">
                <w:rPr>
                  <w:rFonts w:ascii="Arial Narrow" w:hAnsi="Arial Narrow" w:cs="Arial"/>
                  <w:color w:val="auto"/>
                  <w:sz w:val="16"/>
                  <w:szCs w:val="16"/>
                  <w:lang w:val="ru-RU"/>
                </w:rPr>
                <w:t xml:space="preserve"> 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6E05D543" w14:textId="23E1C169"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Прим 1</w:t>
            </w:r>
          </w:p>
          <w:p w14:paraId="70D34A92" w14:textId="12CEF6DC"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74E0BE25" w14:textId="77777777" w:rsidR="00F772B5" w:rsidRPr="00BF38C6" w:rsidRDefault="00F772B5" w:rsidP="00F772B5">
            <w:pPr>
              <w:pStyle w:val="CellBodyCentered"/>
              <w:rPr>
                <w:rFonts w:ascii="Arial Narrow" w:hAnsi="Arial Narrow" w:cs="Arial"/>
                <w:color w:val="auto"/>
                <w:sz w:val="16"/>
                <w:szCs w:val="16"/>
                <w:lang w:val="ru-RU"/>
              </w:rPr>
            </w:pPr>
          </w:p>
          <w:p w14:paraId="3C9E4ABC" w14:textId="77777777" w:rsidR="00F772B5"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 xml:space="preserve">КЛАСС </w:t>
            </w:r>
          </w:p>
          <w:p w14:paraId="21035DF0" w14:textId="1FFFDEA5"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600</w:t>
            </w:r>
            <w:r>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193777DD" w14:textId="77777777" w:rsidR="00F772B5" w:rsidRPr="00BF38C6" w:rsidRDefault="00F772B5" w:rsidP="00F772B5">
            <w:pPr>
              <w:pStyle w:val="CellBodyCentered"/>
              <w:rPr>
                <w:rFonts w:ascii="Arial Narrow" w:hAnsi="Arial Narrow" w:cs="Arial"/>
                <w:color w:val="auto"/>
                <w:sz w:val="16"/>
                <w:szCs w:val="16"/>
                <w:lang w:val="en-GB"/>
              </w:rPr>
            </w:pPr>
          </w:p>
          <w:p w14:paraId="7FFE0B2F" w14:textId="35ABAA61"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+230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5000093A" w14:textId="77777777" w:rsidR="00F772B5" w:rsidRPr="00BF38C6" w:rsidRDefault="00F772B5" w:rsidP="00F772B5">
            <w:pPr>
              <w:pStyle w:val="CellBody"/>
              <w:rPr>
                <w:rFonts w:ascii="Arial Narrow" w:hAnsi="Arial Narrow" w:cs="Arial"/>
                <w:color w:val="auto"/>
                <w:sz w:val="16"/>
                <w:szCs w:val="16"/>
                <w:lang w:val="ru-RU"/>
              </w:rPr>
            </w:pPr>
          </w:p>
          <w:p w14:paraId="2721BA8B" w14:textId="1BEA9A1B"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3</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8</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7AD3EE09" w14:textId="2240D906" w:rsidR="00F772B5" w:rsidRPr="00BF38C6" w:rsidRDefault="00F772B5" w:rsidP="00F772B5">
            <w:pPr>
              <w:pStyle w:val="CellBody"/>
              <w:rPr>
                <w:rFonts w:ascii="Arial Narrow" w:hAnsi="Arial Narrow" w:cs="Arial"/>
                <w:color w:val="auto"/>
                <w:sz w:val="16"/>
                <w:szCs w:val="16"/>
                <w:lang w:val="ru-RU"/>
              </w:rPr>
            </w:pPr>
            <w:r w:rsidRPr="006759B5">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103,4 бар (изб.)</w:t>
            </w:r>
          </w:p>
          <w:p w14:paraId="2F5FCCB3" w14:textId="7A251A4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103,4 бар (изб.)</w:t>
            </w:r>
          </w:p>
          <w:p w14:paraId="093CCB91" w14:textId="37CCCBA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103 бар (изб.)</w:t>
            </w:r>
          </w:p>
          <w:p w14:paraId="7C5A39A9" w14:textId="00BC99D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100,3 бар (изб.)</w:t>
            </w:r>
          </w:p>
          <w:p w14:paraId="6EFFDF4F" w14:textId="5C0A3EE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200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96,7 бар (изб.)</w:t>
            </w:r>
          </w:p>
          <w:p w14:paraId="0FFEEF15" w14:textId="77777777" w:rsidR="00F772B5" w:rsidRPr="00137754"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230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94,3 бар (изб.)</w:t>
            </w:r>
          </w:p>
          <w:p w14:paraId="6DA151EB" w14:textId="77777777" w:rsidR="00F772B5" w:rsidRPr="00137754" w:rsidRDefault="00F772B5" w:rsidP="00F772B5">
            <w:pPr>
              <w:pStyle w:val="CellBody"/>
              <w:rPr>
                <w:ins w:id="2002" w:author="Zhunisbayev, Olzhasbek [Bolashak Atyrau Limited]" w:date="2024-10-30T18:38:00Z" w16du:dateUtc="2024-10-30T13:38:00Z"/>
                <w:rFonts w:ascii="Arial Narrow" w:hAnsi="Arial Narrow" w:cs="Arial"/>
                <w:color w:val="auto"/>
                <w:sz w:val="16"/>
                <w:szCs w:val="16"/>
                <w:lang w:val="ru-RU"/>
              </w:rPr>
            </w:pPr>
          </w:p>
          <w:p w14:paraId="3E121151" w14:textId="47935E35" w:rsidR="0064296D" w:rsidRPr="00676636" w:rsidRDefault="00676636" w:rsidP="00F772B5">
            <w:pPr>
              <w:pStyle w:val="CellBody"/>
              <w:rPr>
                <w:ins w:id="2003" w:author="Zhunisbayev, Olzhasbek [Bolashak Atyrau Limited]" w:date="2024-10-30T18:38:00Z" w16du:dateUtc="2024-10-30T13:38:00Z"/>
                <w:rFonts w:ascii="Arial Narrow" w:hAnsi="Arial Narrow" w:cs="Arial"/>
                <w:color w:val="auto"/>
                <w:sz w:val="16"/>
                <w:szCs w:val="16"/>
                <w:lang w:val="kk-KZ"/>
                <w:rPrChange w:id="2004" w:author="Zhunisbayev, Olzhasbek [Bolashak Atyrau Limited]" w:date="2024-10-30T18:39:00Z" w16du:dateUtc="2024-10-30T13:39:00Z">
                  <w:rPr>
                    <w:ins w:id="2005" w:author="Zhunisbayev, Olzhasbek [Bolashak Atyrau Limited]" w:date="2024-10-30T18:38:00Z" w16du:dateUtc="2024-10-30T13:38:00Z"/>
                    <w:rFonts w:ascii="Arial Narrow" w:hAnsi="Arial Narrow" w:cs="Arial"/>
                    <w:color w:val="auto"/>
                    <w:sz w:val="16"/>
                    <w:szCs w:val="16"/>
                  </w:rPr>
                </w:rPrChange>
              </w:rPr>
            </w:pPr>
            <w:ins w:id="2006" w:author="Zhunisbayev, Olzhasbek [Bolashak Atyrau Limited]" w:date="2024-10-30T18:38:00Z" w16du:dateUtc="2024-10-30T13:38:00Z">
              <w:r>
                <w:rPr>
                  <w:rFonts w:ascii="Arial Narrow" w:hAnsi="Arial Narrow" w:cs="Arial"/>
                  <w:color w:val="auto"/>
                  <w:sz w:val="16"/>
                  <w:szCs w:val="16"/>
                  <w:lang w:val="ru-RU"/>
                </w:rPr>
                <w:t>Для 36</w:t>
              </w:r>
            </w:ins>
            <w:ins w:id="2007" w:author="Zhunisbayev, Olzhasbek [Bolashak Atyrau Limited]" w:date="2024-10-30T18:39:00Z" w16du:dateUtc="2024-10-30T13:39:00Z">
              <w:r w:rsidRPr="00676636">
                <w:rPr>
                  <w:rFonts w:ascii="Arial Narrow" w:hAnsi="Arial Narrow" w:cs="Arial"/>
                  <w:color w:val="auto"/>
                  <w:sz w:val="16"/>
                  <w:szCs w:val="16"/>
                  <w:lang w:val="ru-RU"/>
                  <w:rPrChange w:id="2008" w:author="Zhunisbayev, Olzhasbek [Bolashak Atyrau Limited]" w:date="2024-10-30T18:39:00Z" w16du:dateUtc="2024-10-30T13:39:00Z">
                    <w:rPr>
                      <w:rFonts w:ascii="Arial Narrow" w:hAnsi="Arial Narrow" w:cs="Arial"/>
                      <w:color w:val="auto"/>
                      <w:sz w:val="16"/>
                      <w:szCs w:val="16"/>
                    </w:rPr>
                  </w:rPrChange>
                </w:rPr>
                <w:t>”</w:t>
              </w:r>
            </w:ins>
          </w:p>
          <w:p w14:paraId="6083085C" w14:textId="095F14CE" w:rsidR="00676636" w:rsidRPr="00676636" w:rsidRDefault="00676636" w:rsidP="00676636">
            <w:pPr>
              <w:pStyle w:val="CellBody"/>
              <w:rPr>
                <w:ins w:id="2009" w:author="Zhunisbayev, Olzhasbek [Bolashak Atyrau Limited]" w:date="2024-10-30T18:39:00Z" w16du:dateUtc="2024-10-30T13:39:00Z"/>
                <w:rFonts w:ascii="Arial Narrow" w:hAnsi="Arial Narrow" w:cs="Arial"/>
                <w:color w:val="auto"/>
                <w:sz w:val="16"/>
                <w:szCs w:val="16"/>
                <w:lang w:val="ru-RU"/>
                <w:rPrChange w:id="2010" w:author="Zhunisbayev, Olzhasbek [Bolashak Atyrau Limited]" w:date="2024-10-30T18:39:00Z" w16du:dateUtc="2024-10-30T13:39:00Z">
                  <w:rPr>
                    <w:ins w:id="2011" w:author="Zhunisbayev, Olzhasbek [Bolashak Atyrau Limited]" w:date="2024-10-30T18:39:00Z" w16du:dateUtc="2024-10-30T13:39:00Z"/>
                    <w:rFonts w:ascii="Arial Narrow" w:hAnsi="Arial Narrow" w:cs="Arial"/>
                    <w:color w:val="auto"/>
                    <w:sz w:val="16"/>
                    <w:szCs w:val="16"/>
                  </w:rPr>
                </w:rPrChange>
              </w:rPr>
            </w:pPr>
            <w:ins w:id="2012" w:author="Zhunisbayev, Olzhasbek [Bolashak Atyrau Limited]" w:date="2024-10-30T18:39:00Z" w16du:dateUtc="2024-10-30T13:39:00Z">
              <w:r w:rsidRPr="00BF38C6">
                <w:rPr>
                  <w:rFonts w:ascii="Arial Narrow" w:hAnsi="Arial Narrow" w:cs="Arial"/>
                  <w:color w:val="auto"/>
                  <w:sz w:val="16"/>
                  <w:szCs w:val="16"/>
                  <w:lang w:val="ru-RU"/>
                </w:rPr>
                <w:t>230 °</w:t>
              </w:r>
              <w:r w:rsidRPr="00BF38C6">
                <w:rPr>
                  <w:rFonts w:ascii="Arial Narrow" w:hAnsi="Arial Narrow" w:cs="Arial"/>
                  <w:color w:val="auto"/>
                  <w:sz w:val="16"/>
                  <w:szCs w:val="16"/>
                </w:rPr>
                <w:t>C</w:t>
              </w:r>
              <w:r w:rsidRPr="00BF38C6">
                <w:rPr>
                  <w:rFonts w:ascii="Arial Narrow" w:hAnsi="Arial Narrow" w:cs="Arial"/>
                  <w:color w:val="auto"/>
                  <w:sz w:val="16"/>
                  <w:szCs w:val="16"/>
                  <w:lang w:val="ru-RU"/>
                </w:rPr>
                <w:t xml:space="preserve"> = 9</w:t>
              </w:r>
              <w:r>
                <w:rPr>
                  <w:rFonts w:ascii="Arial Narrow" w:hAnsi="Arial Narrow" w:cs="Arial"/>
                  <w:color w:val="auto"/>
                  <w:sz w:val="16"/>
                  <w:szCs w:val="16"/>
                  <w:lang w:val="ru-RU"/>
                </w:rPr>
                <w:t>3</w:t>
              </w:r>
              <w:r w:rsidRPr="00BF38C6">
                <w:rPr>
                  <w:rFonts w:ascii="Arial Narrow" w:hAnsi="Arial Narrow" w:cs="Arial"/>
                  <w:color w:val="auto"/>
                  <w:sz w:val="16"/>
                  <w:szCs w:val="16"/>
                  <w:lang w:val="ru-RU"/>
                </w:rPr>
                <w:t>,</w:t>
              </w:r>
              <w:r>
                <w:rPr>
                  <w:rFonts w:ascii="Arial Narrow" w:hAnsi="Arial Narrow" w:cs="Arial"/>
                  <w:color w:val="auto"/>
                  <w:sz w:val="16"/>
                  <w:szCs w:val="16"/>
                  <w:lang w:val="ru-RU"/>
                </w:rPr>
                <w:t>0</w:t>
              </w:r>
              <w:r w:rsidRPr="00BF38C6">
                <w:rPr>
                  <w:rFonts w:ascii="Arial Narrow" w:hAnsi="Arial Narrow" w:cs="Arial"/>
                  <w:color w:val="auto"/>
                  <w:sz w:val="16"/>
                  <w:szCs w:val="16"/>
                  <w:lang w:val="ru-RU"/>
                </w:rPr>
                <w:t xml:space="preserve"> бар (изб.)</w:t>
              </w:r>
            </w:ins>
          </w:p>
          <w:p w14:paraId="0FB0C50E" w14:textId="365188C3" w:rsidR="0064296D" w:rsidRPr="00676636" w:rsidRDefault="0064296D" w:rsidP="00F772B5">
            <w:pPr>
              <w:pStyle w:val="CellBody"/>
              <w:rPr>
                <w:rFonts w:ascii="Arial Narrow" w:hAnsi="Arial Narrow" w:cs="Arial"/>
                <w:color w:val="auto"/>
                <w:sz w:val="16"/>
                <w:szCs w:val="16"/>
                <w:lang w:val="ru-RU"/>
                <w:rPrChange w:id="2013" w:author="Zhunisbayev, Olzhasbek [Bolashak Atyrau Limited]" w:date="2024-10-30T18:39:00Z" w16du:dateUtc="2024-10-30T13:39:00Z">
                  <w:rPr>
                    <w:rFonts w:ascii="Arial Narrow" w:hAnsi="Arial Narrow" w:cs="Arial"/>
                    <w:color w:val="auto"/>
                    <w:sz w:val="16"/>
                    <w:szCs w:val="16"/>
                  </w:rPr>
                </w:rPrChange>
              </w:rPr>
            </w:pPr>
          </w:p>
        </w:tc>
        <w:tc>
          <w:tcPr>
            <w:tcW w:w="611" w:type="dxa"/>
            <w:tcBorders>
              <w:top w:val="single" w:sz="6" w:space="0" w:color="auto"/>
              <w:left w:val="single" w:sz="6" w:space="0" w:color="auto"/>
              <w:bottom w:val="single" w:sz="6" w:space="0" w:color="auto"/>
              <w:right w:val="single" w:sz="6" w:space="0" w:color="auto"/>
            </w:tcBorders>
          </w:tcPr>
          <w:p w14:paraId="0B845BB1" w14:textId="77777777" w:rsidR="00F772B5" w:rsidRPr="00BF38C6" w:rsidRDefault="00F772B5" w:rsidP="00F772B5">
            <w:pPr>
              <w:pStyle w:val="CellBodyCentered"/>
              <w:rPr>
                <w:rFonts w:ascii="Arial Narrow" w:hAnsi="Arial Narrow" w:cs="Arial"/>
                <w:color w:val="auto"/>
                <w:sz w:val="16"/>
                <w:szCs w:val="16"/>
                <w:lang w:val="ru-RU"/>
              </w:rPr>
            </w:pPr>
          </w:p>
          <w:p w14:paraId="6FBE5237"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7364FBAB" w14:textId="77777777" w:rsidR="00F772B5" w:rsidRPr="00BF38C6" w:rsidRDefault="00F772B5" w:rsidP="00F772B5">
            <w:pPr>
              <w:pStyle w:val="CellBodyCentered"/>
              <w:rPr>
                <w:rFonts w:ascii="Arial Narrow" w:hAnsi="Arial Narrow"/>
                <w:color w:val="auto"/>
                <w:sz w:val="16"/>
                <w:szCs w:val="16"/>
                <w:lang w:val="en-GB"/>
              </w:rPr>
            </w:pPr>
          </w:p>
          <w:p w14:paraId="0417BA59"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100</w:t>
            </w:r>
          </w:p>
        </w:tc>
      </w:tr>
      <w:tr w:rsidR="00F772B5" w:rsidRPr="00BF38C6" w14:paraId="69A968DE" w14:textId="77777777" w:rsidTr="002A7110">
        <w:tc>
          <w:tcPr>
            <w:tcW w:w="3332" w:type="dxa"/>
            <w:tcBorders>
              <w:top w:val="single" w:sz="6" w:space="0" w:color="auto"/>
              <w:left w:val="single" w:sz="6" w:space="0" w:color="auto"/>
              <w:bottom w:val="single" w:sz="6" w:space="0" w:color="auto"/>
              <w:right w:val="single" w:sz="6" w:space="0" w:color="auto"/>
            </w:tcBorders>
          </w:tcPr>
          <w:p w14:paraId="5182AA87" w14:textId="77777777" w:rsidR="00F772B5" w:rsidRPr="00BF38C6" w:rsidRDefault="00F772B5" w:rsidP="00F772B5">
            <w:pPr>
              <w:pStyle w:val="CellBody"/>
              <w:rPr>
                <w:rFonts w:ascii="Arial Narrow" w:hAnsi="Arial Narrow" w:cs="Arial"/>
                <w:color w:val="auto"/>
                <w:sz w:val="16"/>
                <w:szCs w:val="16"/>
                <w:lang w:val="ru-RU"/>
              </w:rPr>
            </w:pPr>
          </w:p>
          <w:p w14:paraId="65EF2B67" w14:textId="77777777" w:rsidR="007E74FC" w:rsidRPr="00BF38C6" w:rsidRDefault="007E74FC" w:rsidP="007E74FC">
            <w:pPr>
              <w:pStyle w:val="CellBody"/>
              <w:rPr>
                <w:ins w:id="2014" w:author="Zhunisbayev, Olzhasbek [Bolashak Atyrau Limited]" w:date="2024-10-30T19:04:00Z" w16du:dateUtc="2024-10-30T14:04:00Z"/>
                <w:rFonts w:ascii="Arial Narrow" w:hAnsi="Arial Narrow" w:cs="Arial"/>
                <w:color w:val="auto"/>
                <w:sz w:val="16"/>
                <w:szCs w:val="16"/>
                <w:lang w:val="ru-RU"/>
              </w:rPr>
            </w:pPr>
            <w:ins w:id="2015" w:author="Zhunisbayev, Olzhasbek [Bolashak Atyrau Limited]" w:date="2024-10-30T19:04:00Z" w16du:dateUtc="2024-10-30T14:04:00Z">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ins>
          </w:p>
          <w:p w14:paraId="0BE2AD04" w14:textId="77777777" w:rsidR="00F772B5" w:rsidRDefault="00F772B5" w:rsidP="00F772B5">
            <w:pPr>
              <w:pStyle w:val="CellBody"/>
              <w:rPr>
                <w:ins w:id="2016" w:author="Zhunisbayev, Olzhasbek [Bolashak Atyrau Limited]" w:date="2024-10-30T19:04:00Z" w16du:dateUtc="2024-10-30T14:04:00Z"/>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4CAD1D17" w14:textId="77777777" w:rsidR="002222C3" w:rsidRPr="00BF38C6" w:rsidRDefault="002222C3" w:rsidP="002222C3">
            <w:pPr>
              <w:pStyle w:val="CellBody"/>
              <w:rPr>
                <w:ins w:id="2017" w:author="Zhunisbayev, Olzhasbek [Bolashak Atyrau Limited]" w:date="2024-10-30T19:04:00Z" w16du:dateUtc="2024-10-30T14:04:00Z"/>
                <w:rFonts w:ascii="Arial Narrow" w:hAnsi="Arial Narrow" w:cs="Arial"/>
                <w:color w:val="auto"/>
                <w:sz w:val="16"/>
                <w:szCs w:val="16"/>
                <w:lang w:val="ru-RU"/>
              </w:rPr>
            </w:pPr>
            <w:ins w:id="2018" w:author="Zhunisbayev, Olzhasbek [Bolashak Atyrau Limited]" w:date="2024-10-30T19:04:00Z" w16du:dateUtc="2024-10-30T14:04:00Z">
              <w:r w:rsidRPr="00BF38C6">
                <w:rPr>
                  <w:rFonts w:ascii="Arial Narrow" w:hAnsi="Arial Narrow"/>
                  <w:color w:val="auto"/>
                  <w:sz w:val="16"/>
                  <w:szCs w:val="16"/>
                  <w:lang w:val="ru-RU"/>
                </w:rPr>
                <w:t>FM – МЕТАНОЛ</w:t>
              </w:r>
            </w:ins>
          </w:p>
          <w:p w14:paraId="1CD4D157" w14:textId="0EFEB6C2" w:rsidR="002222C3" w:rsidRPr="002222C3" w:rsidRDefault="002222C3" w:rsidP="00F772B5">
            <w:pPr>
              <w:pStyle w:val="CellBody"/>
              <w:rPr>
                <w:rFonts w:ascii="Arial Narrow" w:hAnsi="Arial Narrow" w:cs="Arial"/>
                <w:color w:val="auto"/>
                <w:sz w:val="16"/>
                <w:szCs w:val="16"/>
                <w:lang w:val="ru-RU"/>
              </w:rPr>
            </w:pPr>
            <w:ins w:id="2019" w:author="Zhunisbayev, Olzhasbek [Bolashak Atyrau Limited]" w:date="2024-10-30T19:05:00Z" w16du:dateUtc="2024-10-30T14:05:00Z">
              <w:r w:rsidRPr="00BF38C6">
                <w:rPr>
                  <w:rFonts w:ascii="Arial Narrow" w:hAnsi="Arial Narrow" w:cs="Arial"/>
                  <w:color w:val="auto"/>
                  <w:sz w:val="16"/>
                  <w:szCs w:val="16"/>
                  <w:lang w:val="en-GB"/>
                </w:rPr>
                <w:t>WSR</w:t>
              </w:r>
              <w:r w:rsidRPr="002222C3">
                <w:rPr>
                  <w:rFonts w:ascii="Arial Narrow" w:hAnsi="Arial Narrow" w:cs="Arial"/>
                  <w:color w:val="auto"/>
                  <w:sz w:val="16"/>
                  <w:szCs w:val="16"/>
                  <w:lang w:val="ru-RU"/>
                  <w:rPrChange w:id="2020" w:author="Zhunisbayev, Olzhasbek [Bolashak Atyrau Limited]" w:date="2024-10-30T19:05:00Z" w16du:dateUtc="2024-10-30T14:05:00Z">
                    <w:rPr>
                      <w:rFonts w:ascii="Arial Narrow" w:hAnsi="Arial Narrow" w:cs="Arial"/>
                      <w:color w:val="auto"/>
                      <w:sz w:val="16"/>
                      <w:szCs w:val="16"/>
                      <w:lang w:val="en-GB"/>
                    </w:rPr>
                  </w:rPrChange>
                </w:rPr>
                <w:t xml:space="preserve"> – </w:t>
              </w:r>
              <w:r w:rsidRPr="00BF38C6">
                <w:rPr>
                  <w:rFonts w:ascii="Arial Narrow" w:hAnsi="Arial Narrow" w:cs="Arial"/>
                  <w:color w:val="auto"/>
                  <w:sz w:val="16"/>
                  <w:szCs w:val="16"/>
                  <w:lang w:val="ru-RU"/>
                </w:rPr>
                <w:t>КИСЛАЯ ВОДА</w:t>
              </w:r>
            </w:ins>
          </w:p>
        </w:tc>
        <w:tc>
          <w:tcPr>
            <w:tcW w:w="720" w:type="dxa"/>
            <w:tcBorders>
              <w:top w:val="single" w:sz="6" w:space="0" w:color="auto"/>
              <w:left w:val="single" w:sz="6" w:space="0" w:color="auto"/>
              <w:bottom w:val="single" w:sz="6" w:space="0" w:color="auto"/>
              <w:right w:val="single" w:sz="6" w:space="0" w:color="auto"/>
            </w:tcBorders>
          </w:tcPr>
          <w:p w14:paraId="2B6FB758" w14:textId="77777777" w:rsidR="00F772B5" w:rsidRPr="002222C3" w:rsidRDefault="00F772B5" w:rsidP="00F772B5">
            <w:pPr>
              <w:pStyle w:val="CellBodyCentered"/>
              <w:rPr>
                <w:rFonts w:ascii="Arial Narrow" w:hAnsi="Arial Narrow" w:cs="Arial"/>
                <w:b/>
                <w:color w:val="auto"/>
                <w:sz w:val="16"/>
                <w:szCs w:val="16"/>
                <w:lang w:val="ru-RU"/>
                <w:rPrChange w:id="2021" w:author="Zhunisbayev, Olzhasbek [Bolashak Atyrau Limited]" w:date="2024-10-30T19:04:00Z" w16du:dateUtc="2024-10-30T14:04:00Z">
                  <w:rPr>
                    <w:rFonts w:ascii="Arial Narrow" w:hAnsi="Arial Narrow" w:cs="Arial"/>
                    <w:b/>
                    <w:color w:val="auto"/>
                    <w:sz w:val="16"/>
                    <w:szCs w:val="16"/>
                  </w:rPr>
                </w:rPrChange>
              </w:rPr>
            </w:pPr>
          </w:p>
          <w:p w14:paraId="77D98268" w14:textId="77777777" w:rsidR="00F772B5" w:rsidRPr="00BF38C6" w:rsidRDefault="00F772B5" w:rsidP="00F772B5">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ru-RU"/>
              </w:rPr>
              <w:t>600</w:t>
            </w:r>
            <w:r w:rsidRPr="00BF38C6">
              <w:rPr>
                <w:rFonts w:ascii="Arial Narrow" w:hAnsi="Arial Narrow" w:cs="Arial"/>
                <w:b/>
                <w:color w:val="auto"/>
                <w:sz w:val="16"/>
                <w:szCs w:val="16"/>
              </w:rPr>
              <w:t>C</w:t>
            </w:r>
            <w:r w:rsidRPr="00BF38C6">
              <w:rPr>
                <w:rFonts w:ascii="Arial Narrow" w:hAnsi="Arial Narrow" w:cs="Arial"/>
                <w:b/>
                <w:color w:val="auto"/>
                <w:sz w:val="16"/>
                <w:szCs w:val="16"/>
                <w:lang w:val="ru-RU"/>
              </w:rPr>
              <w:t>80</w:t>
            </w:r>
          </w:p>
        </w:tc>
        <w:tc>
          <w:tcPr>
            <w:tcW w:w="720" w:type="dxa"/>
            <w:tcBorders>
              <w:top w:val="single" w:sz="6" w:space="0" w:color="auto"/>
              <w:left w:val="single" w:sz="6" w:space="0" w:color="auto"/>
              <w:bottom w:val="single" w:sz="6" w:space="0" w:color="auto"/>
              <w:right w:val="single" w:sz="6" w:space="0" w:color="auto"/>
            </w:tcBorders>
          </w:tcPr>
          <w:p w14:paraId="6E6CCF02" w14:textId="77777777" w:rsidR="00F772B5" w:rsidRPr="00BF38C6" w:rsidRDefault="00F772B5" w:rsidP="00F772B5">
            <w:pPr>
              <w:pStyle w:val="CellBodyCentered"/>
              <w:rPr>
                <w:rFonts w:ascii="Arial Narrow" w:hAnsi="Arial Narrow" w:cs="Arial"/>
                <w:color w:val="auto"/>
                <w:sz w:val="16"/>
                <w:szCs w:val="16"/>
                <w:lang w:val="en-GB"/>
              </w:rPr>
            </w:pPr>
          </w:p>
          <w:p w14:paraId="5F4E6A0C"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5E4744F8" w14:textId="77777777" w:rsidR="00F772B5" w:rsidRPr="006759B5" w:rsidRDefault="00F772B5" w:rsidP="00F772B5">
            <w:pPr>
              <w:pStyle w:val="CellBodyCentered"/>
              <w:rPr>
                <w:rFonts w:ascii="Arial Narrow" w:hAnsi="Arial Narrow" w:cs="Arial"/>
                <w:color w:val="auto"/>
                <w:sz w:val="16"/>
                <w:szCs w:val="16"/>
                <w:lang w:val="en-GB"/>
              </w:rPr>
            </w:pPr>
          </w:p>
          <w:p w14:paraId="38A9BEA6" w14:textId="283D8740" w:rsidR="00F772B5" w:rsidRPr="001549BC" w:rsidRDefault="00F772B5" w:rsidP="00F772B5">
            <w:pPr>
              <w:pStyle w:val="CellBodyCentered"/>
              <w:rPr>
                <w:ins w:id="2022"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LTCS + СПЛАВ</w:t>
            </w:r>
            <w:ins w:id="2023" w:author="Zhunisbayev, Olzhasbek [Bolashak Atyrau Limited]" w:date="2024-05-08T22:20:00Z">
              <w:r w:rsidRPr="006759B5">
                <w:rPr>
                  <w:rFonts w:ascii="Arial Narrow" w:hAnsi="Arial Narrow" w:cs="Arial"/>
                  <w:color w:val="auto"/>
                  <w:sz w:val="16"/>
                  <w:szCs w:val="16"/>
                  <w:lang w:val="en-GB"/>
                </w:rPr>
                <w:t xml:space="preserve"> 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3D7A2A89" w14:textId="67272875" w:rsidR="00F772B5" w:rsidRPr="00403867" w:rsidRDefault="00F772B5" w:rsidP="00F772B5">
            <w:pPr>
              <w:pStyle w:val="CellBodyCentered"/>
              <w:rPr>
                <w:rFonts w:ascii="Arial Narrow" w:hAnsi="Arial Narrow" w:cs="Arial"/>
                <w:color w:val="auto"/>
                <w:sz w:val="16"/>
                <w:szCs w:val="16"/>
              </w:rPr>
            </w:pPr>
            <w:r>
              <w:rPr>
                <w:rFonts w:ascii="Arial Narrow" w:hAnsi="Arial Narrow" w:cs="Arial"/>
                <w:color w:val="auto"/>
                <w:sz w:val="16"/>
                <w:szCs w:val="16"/>
              </w:rPr>
              <w:t>Прим. 1</w:t>
            </w:r>
          </w:p>
        </w:tc>
        <w:tc>
          <w:tcPr>
            <w:tcW w:w="810" w:type="dxa"/>
            <w:tcBorders>
              <w:top w:val="single" w:sz="6" w:space="0" w:color="auto"/>
              <w:left w:val="single" w:sz="6" w:space="0" w:color="auto"/>
              <w:bottom w:val="single" w:sz="6" w:space="0" w:color="auto"/>
              <w:right w:val="single" w:sz="6" w:space="0" w:color="auto"/>
            </w:tcBorders>
          </w:tcPr>
          <w:p w14:paraId="12BE92E7" w14:textId="77777777" w:rsidR="00F772B5" w:rsidRPr="00BF38C6" w:rsidRDefault="00F772B5" w:rsidP="00F772B5">
            <w:pPr>
              <w:pStyle w:val="CellBodyCentered"/>
              <w:rPr>
                <w:rFonts w:ascii="Arial Narrow" w:hAnsi="Arial Narrow" w:cs="Arial"/>
                <w:color w:val="auto"/>
                <w:sz w:val="16"/>
                <w:szCs w:val="16"/>
              </w:rPr>
            </w:pPr>
          </w:p>
          <w:p w14:paraId="3416662F"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КЛАСС</w:t>
            </w:r>
          </w:p>
          <w:p w14:paraId="6DD2706D" w14:textId="2AC8372B"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600</w:t>
            </w:r>
            <w:r>
              <w:rPr>
                <w:rFonts w:ascii="Arial Narrow" w:hAnsi="Arial Narrow" w:cs="Arial"/>
                <w:color w:val="auto"/>
                <w:sz w:val="16"/>
                <w:szCs w:val="16"/>
              </w:rPr>
              <w:t xml:space="preserve"> </w:t>
            </w:r>
            <w:r w:rsidRPr="00BF38C6">
              <w:rPr>
                <w:rFonts w:ascii="Arial Narrow" w:hAnsi="Arial Narrow" w:cs="Arial"/>
                <w:color w:val="auto"/>
                <w:sz w:val="16"/>
                <w:szCs w:val="16"/>
              </w:rPr>
              <w:t>RF</w:t>
            </w:r>
          </w:p>
        </w:tc>
        <w:tc>
          <w:tcPr>
            <w:tcW w:w="709" w:type="dxa"/>
            <w:tcBorders>
              <w:top w:val="single" w:sz="6" w:space="0" w:color="auto"/>
              <w:left w:val="single" w:sz="6" w:space="0" w:color="auto"/>
              <w:bottom w:val="single" w:sz="6" w:space="0" w:color="auto"/>
              <w:right w:val="single" w:sz="6" w:space="0" w:color="auto"/>
            </w:tcBorders>
          </w:tcPr>
          <w:p w14:paraId="3D3009C6" w14:textId="77777777" w:rsidR="00F772B5" w:rsidRPr="00BF38C6" w:rsidRDefault="00F772B5" w:rsidP="00F772B5">
            <w:pPr>
              <w:pStyle w:val="CellBodyCentered"/>
              <w:rPr>
                <w:rFonts w:ascii="Arial Narrow" w:hAnsi="Arial Narrow" w:cs="Arial"/>
                <w:color w:val="auto"/>
                <w:sz w:val="16"/>
                <w:szCs w:val="16"/>
                <w:lang w:val="en-GB"/>
              </w:rPr>
            </w:pPr>
          </w:p>
          <w:p w14:paraId="76F3B44A" w14:textId="604FA065"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+200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7E586008" w14:textId="77777777" w:rsidR="00F772B5" w:rsidRPr="00BF38C6" w:rsidRDefault="00F772B5" w:rsidP="00F772B5">
            <w:pPr>
              <w:pStyle w:val="CellBody"/>
              <w:rPr>
                <w:rFonts w:ascii="Arial Narrow" w:hAnsi="Arial Narrow" w:cs="Arial"/>
                <w:color w:val="auto"/>
                <w:sz w:val="16"/>
                <w:szCs w:val="16"/>
                <w:lang w:val="ru-RU"/>
              </w:rPr>
            </w:pPr>
          </w:p>
          <w:p w14:paraId="5D8EF239" w14:textId="31CABEBB"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1F256D7C" w14:textId="2321D7F2" w:rsidR="00F772B5" w:rsidRPr="00BF38C6" w:rsidRDefault="00F772B5" w:rsidP="00F772B5">
            <w:pPr>
              <w:pStyle w:val="CellBody"/>
              <w:rPr>
                <w:rFonts w:ascii="Arial Narrow" w:hAnsi="Arial Narrow" w:cs="Arial"/>
                <w:color w:val="auto"/>
                <w:sz w:val="16"/>
                <w:szCs w:val="16"/>
                <w:lang w:val="ru-RU"/>
              </w:rPr>
            </w:pPr>
            <w:r>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102,1 бар (изб.)</w:t>
            </w:r>
          </w:p>
          <w:p w14:paraId="79E5FBBF" w14:textId="41C45AD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100,2 бар (изб.)</w:t>
            </w:r>
          </w:p>
          <w:p w14:paraId="06F7B617" w14:textId="3EA4DBC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93,2 бар (изб.)</w:t>
            </w:r>
          </w:p>
          <w:p w14:paraId="681152D1" w14:textId="74DD7A8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90,2 бар (изб.)</w:t>
            </w:r>
          </w:p>
          <w:p w14:paraId="7BA2FA2F" w14:textId="562A3672"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200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87,6 бар (изб.)</w:t>
            </w:r>
          </w:p>
          <w:p w14:paraId="3664CA3F" w14:textId="77777777"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53AF9F63" w14:textId="77777777" w:rsidR="00F772B5" w:rsidRPr="00BF38C6" w:rsidRDefault="00F772B5" w:rsidP="00F772B5">
            <w:pPr>
              <w:pStyle w:val="CellBodyCentered"/>
              <w:rPr>
                <w:rFonts w:ascii="Arial Narrow" w:hAnsi="Arial Narrow" w:cs="Arial"/>
                <w:color w:val="auto"/>
                <w:sz w:val="16"/>
                <w:szCs w:val="16"/>
                <w:lang w:val="ru-RU"/>
              </w:rPr>
            </w:pPr>
          </w:p>
          <w:p w14:paraId="07318D41" w14:textId="0599A97C" w:rsidR="00F772B5" w:rsidRPr="006759B5"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ДА</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w:t>
            </w:r>
          </w:p>
          <w:p w14:paraId="13828444" w14:textId="15D3120B"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для диам. 4” и выше</w:t>
            </w:r>
          </w:p>
        </w:tc>
        <w:tc>
          <w:tcPr>
            <w:tcW w:w="450" w:type="dxa"/>
            <w:tcBorders>
              <w:top w:val="single" w:sz="6" w:space="0" w:color="auto"/>
              <w:left w:val="single" w:sz="6" w:space="0" w:color="auto"/>
              <w:bottom w:val="single" w:sz="6" w:space="0" w:color="auto"/>
              <w:right w:val="single" w:sz="6" w:space="0" w:color="auto"/>
            </w:tcBorders>
          </w:tcPr>
          <w:p w14:paraId="1118DC61" w14:textId="77777777" w:rsidR="00F772B5" w:rsidRPr="00BF38C6" w:rsidRDefault="00F772B5" w:rsidP="00F772B5">
            <w:pPr>
              <w:pStyle w:val="CellBodyCentered"/>
              <w:rPr>
                <w:rFonts w:ascii="Arial Narrow" w:hAnsi="Arial Narrow"/>
                <w:color w:val="auto"/>
                <w:sz w:val="16"/>
                <w:szCs w:val="16"/>
                <w:lang w:val="ru-RU"/>
                <w:rPrChange w:id="2024" w:author="Zhunisbayev, Olzhasbek A [Bolashak Atyrau Limited]" w:date="2022-06-06T22:35:00Z">
                  <w:rPr>
                    <w:rFonts w:ascii="Arial" w:hAnsi="Arial"/>
                    <w:color w:val="auto"/>
                    <w:sz w:val="16"/>
                  </w:rPr>
                </w:rPrChange>
              </w:rPr>
            </w:pPr>
          </w:p>
          <w:p w14:paraId="01CB2725" w14:textId="77777777" w:rsidR="00F772B5" w:rsidRPr="00BF38C6"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rPr>
              <w:t>100</w:t>
            </w:r>
          </w:p>
        </w:tc>
      </w:tr>
      <w:tr w:rsidR="00F772B5" w:rsidRPr="00BF38C6" w14:paraId="45E9D505" w14:textId="77777777" w:rsidTr="002A7110">
        <w:tc>
          <w:tcPr>
            <w:tcW w:w="3332" w:type="dxa"/>
            <w:tcBorders>
              <w:top w:val="single" w:sz="6" w:space="0" w:color="auto"/>
              <w:left w:val="single" w:sz="6" w:space="0" w:color="auto"/>
              <w:bottom w:val="single" w:sz="6" w:space="0" w:color="auto"/>
              <w:right w:val="single" w:sz="6" w:space="0" w:color="auto"/>
            </w:tcBorders>
          </w:tcPr>
          <w:p w14:paraId="52942CC0" w14:textId="77777777" w:rsidR="00F772B5" w:rsidRPr="00BF38C6" w:rsidRDefault="00F772B5" w:rsidP="00F772B5">
            <w:pPr>
              <w:pStyle w:val="CellBody"/>
              <w:rPr>
                <w:rFonts w:ascii="Arial Narrow" w:hAnsi="Arial Narrow" w:cs="Arial"/>
                <w:color w:val="auto"/>
                <w:sz w:val="16"/>
                <w:szCs w:val="16"/>
                <w:lang w:val="ru-RU"/>
                <w:rPrChange w:id="2025" w:author="Zhunisbayev, Olzhasbek A [Bolashak Atyrau Limited]" w:date="2022-06-06T22:35:00Z">
                  <w:rPr>
                    <w:rFonts w:ascii="Arial" w:hAnsi="Arial" w:cs="Arial"/>
                    <w:color w:val="auto"/>
                    <w:sz w:val="16"/>
                    <w:szCs w:val="16"/>
                  </w:rPr>
                </w:rPrChange>
              </w:rPr>
            </w:pPr>
          </w:p>
          <w:p w14:paraId="1985A08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BB</w:t>
            </w:r>
            <w:r w:rsidRPr="00BF38C6">
              <w:rPr>
                <w:rFonts w:ascii="Arial Narrow" w:hAnsi="Arial Narrow" w:cs="Arial"/>
                <w:color w:val="auto"/>
                <w:sz w:val="16"/>
                <w:szCs w:val="16"/>
                <w:lang w:val="ru-RU"/>
              </w:rPr>
              <w:t xml:space="preserve"> – ПРОДУВКА КОТЛА</w:t>
            </w:r>
          </w:p>
          <w:p w14:paraId="366C78F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BD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ПРОДУВКА, УГЛЕВОДОРОДЫ</w:t>
            </w:r>
          </w:p>
          <w:p w14:paraId="7A6A7E3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BFH</w:t>
            </w:r>
            <w:r w:rsidRPr="00BF38C6">
              <w:rPr>
                <w:rFonts w:ascii="Arial Narrow" w:hAnsi="Arial Narrow" w:cs="Arial"/>
                <w:color w:val="auto"/>
                <w:sz w:val="16"/>
                <w:szCs w:val="16"/>
                <w:lang w:val="ru-RU"/>
              </w:rPr>
              <w:t xml:space="preserve"> – ФАКЕЛЬНЫЙ ГАЗ, ВЫСОКОЕ ДАВЛЕНИЕ</w:t>
            </w:r>
          </w:p>
          <w:p w14:paraId="6278EAE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BV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СБРОС В АТМОСФЕРУ</w:t>
            </w:r>
          </w:p>
          <w:p w14:paraId="53D99C7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DHC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ДРЕНАЖ, УГЛЕВОДОРОДЫ</w:t>
            </w:r>
          </w:p>
          <w:p w14:paraId="5E54E35D" w14:textId="523709FC"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DL – ДРЕНАЖ, НЕФТЕСОДЕРЖ</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ВОДА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79A347F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DMD – ОТХОДЫ МЕТАНОЛА, ДЭА</w:t>
            </w:r>
          </w:p>
          <w:p w14:paraId="080CBF20"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DSL</w:t>
            </w:r>
            <w:r w:rsidRPr="00BF38C6">
              <w:rPr>
                <w:rFonts w:ascii="Arial Narrow" w:hAnsi="Arial Narrow" w:cs="Arial"/>
                <w:color w:val="auto"/>
                <w:sz w:val="16"/>
                <w:szCs w:val="16"/>
                <w:lang w:val="ru-RU"/>
              </w:rPr>
              <w:t xml:space="preserve"> – ДИЗЕЛЬНОЕ ТОПЛИВО</w:t>
            </w:r>
          </w:p>
          <w:p w14:paraId="6C0CF3C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FG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ТОПЛИВНЫЙ ГАЗ</w:t>
            </w:r>
          </w:p>
          <w:p w14:paraId="47F1329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FGH – ТОПЛИВНЫЙ ГАЗ, ВЫСОКОЕ ДАВЛЕНИЕ</w:t>
            </w:r>
          </w:p>
          <w:p w14:paraId="0B2EE3A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FM – МЕТАНОЛ</w:t>
            </w:r>
          </w:p>
          <w:p w14:paraId="20DFA5B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GE – ОБЕССЕРЕННЫЙ ГАЗ</w:t>
            </w:r>
          </w:p>
          <w:p w14:paraId="3EE4BAC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GHC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ГАЗ, УГЛЕВОДОРОДНЫЕ ПАРЫ</w:t>
            </w:r>
          </w:p>
          <w:p w14:paraId="31F4C38A" w14:textId="77777777" w:rsidR="00065EED" w:rsidRPr="00BF38C6" w:rsidRDefault="00065EED" w:rsidP="00065EED">
            <w:pPr>
              <w:pStyle w:val="CellBody"/>
              <w:rPr>
                <w:ins w:id="2026" w:author="Zhunisbayev, Olzhasbek [Bolashak Atyrau Limited]" w:date="2024-10-30T19:05:00Z" w16du:dateUtc="2024-10-30T14:05:00Z"/>
                <w:rFonts w:ascii="Arial Narrow" w:hAnsi="Arial Narrow" w:cs="Arial"/>
                <w:color w:val="auto"/>
                <w:sz w:val="16"/>
                <w:szCs w:val="16"/>
                <w:lang w:val="ru-RU"/>
              </w:rPr>
            </w:pPr>
            <w:ins w:id="2027" w:author="Zhunisbayev, Olzhasbek [Bolashak Atyrau Limited]" w:date="2024-10-30T19:05:00Z" w16du:dateUtc="2024-10-30T14:05:00Z">
              <w:r w:rsidRPr="00BF38C6">
                <w:rPr>
                  <w:rFonts w:ascii="Arial Narrow" w:hAnsi="Arial Narrow" w:cs="Arial"/>
                  <w:color w:val="auto"/>
                  <w:sz w:val="16"/>
                  <w:szCs w:val="16"/>
                  <w:lang w:val="en-GB"/>
                </w:rPr>
                <w:t>GHP</w:t>
              </w:r>
              <w:r w:rsidRPr="00BF38C6">
                <w:rPr>
                  <w:rFonts w:ascii="Arial Narrow" w:hAnsi="Arial Narrow" w:cs="Arial"/>
                  <w:color w:val="auto"/>
                  <w:sz w:val="16"/>
                  <w:szCs w:val="16"/>
                  <w:lang w:val="ru-RU"/>
                </w:rPr>
                <w:t xml:space="preserve"> – ЗАКАЧКА ГАЗА, ВЫСОКОЕ ДАВЛЕНИЕ</w:t>
              </w:r>
            </w:ins>
          </w:p>
          <w:p w14:paraId="67DEAD6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GRC – ГАЗ РЕГЕНЕРАЦИИ / РЕЦИРКУЛЯЦИИ</w:t>
            </w:r>
          </w:p>
          <w:p w14:paraId="64AF0FF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GRI</w:t>
            </w:r>
            <w:r w:rsidRPr="00BF38C6">
              <w:rPr>
                <w:rFonts w:ascii="Arial Narrow" w:hAnsi="Arial Narrow" w:cs="Arial"/>
                <w:color w:val="auto"/>
                <w:sz w:val="16"/>
                <w:szCs w:val="16"/>
                <w:lang w:val="ru-RU"/>
              </w:rPr>
              <w:t xml:space="preserve"> – ГАЗ НА ВХОДЕ В РЕАКТОР</w:t>
            </w:r>
          </w:p>
          <w:p w14:paraId="5006056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GRK</w:t>
            </w:r>
            <w:r w:rsidRPr="00BF38C6">
              <w:rPr>
                <w:rFonts w:ascii="Arial Narrow" w:hAnsi="Arial Narrow" w:cs="Arial"/>
                <w:color w:val="auto"/>
                <w:sz w:val="16"/>
                <w:szCs w:val="16"/>
                <w:lang w:val="ru-RU"/>
              </w:rPr>
              <w:t xml:space="preserve"> – ОТХОДЯЩИЙ ГАЗ РЕАКТОРА</w:t>
            </w:r>
          </w:p>
          <w:p w14:paraId="120A8E8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 – СЫРОЙ ГАЗ (ТОЛЬКО ВРЕЗКА)</w:t>
            </w:r>
          </w:p>
          <w:p w14:paraId="3A0B5EE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GSL – ТОВАРНЫЙ ГАЗ</w:t>
            </w:r>
          </w:p>
          <w:p w14:paraId="6145DB0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GW</w:t>
            </w:r>
            <w:r w:rsidRPr="00BF38C6">
              <w:rPr>
                <w:rFonts w:ascii="Arial Narrow" w:hAnsi="Arial Narrow" w:cs="Arial"/>
                <w:color w:val="auto"/>
                <w:sz w:val="16"/>
                <w:szCs w:val="16"/>
                <w:lang w:val="ru-RU"/>
              </w:rPr>
              <w:t xml:space="preserve"> – СБРОСНОЙ ГАЗ, ОТХОДЯЩИЙ ГАЗ</w:t>
            </w:r>
          </w:p>
          <w:p w14:paraId="4FEF899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NH – АЗОТ, ВЫСОКОЕ ДАВЛЕНИЕ</w:t>
            </w:r>
          </w:p>
          <w:p w14:paraId="337DF94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NL – АЗОТ, НИЗКОЕ ДАВЛЕНИЕ</w:t>
            </w:r>
          </w:p>
          <w:p w14:paraId="02D05AE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PHC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ТЕХНОЛОГИЧЕСКИЕ УГЛЕВОДОРОДЫ</w:t>
            </w:r>
          </w:p>
          <w:p w14:paraId="0E3C286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PL – СМАЗОЧНОЕ МАСЛО</w:t>
            </w:r>
          </w:p>
          <w:p w14:paraId="34E70B7B"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lastRenderedPageBreak/>
              <w:t>PME – МЕТАН (СУХОЙ ГАЗ)</w:t>
            </w:r>
          </w:p>
          <w:p w14:paraId="1EB0352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p w14:paraId="68F47109" w14:textId="2DA0273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SHM</w:t>
            </w:r>
            <w:r w:rsidRPr="00BF38C6">
              <w:rPr>
                <w:rFonts w:ascii="Arial Narrow" w:hAnsi="Arial Narrow" w:cs="Arial"/>
                <w:color w:val="auto"/>
                <w:sz w:val="16"/>
                <w:szCs w:val="16"/>
                <w:lang w:val="ru-RU"/>
              </w:rPr>
              <w:t xml:space="preserve"> – ПАР, ВЫС</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 СРЕД</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(ТОЛЬКО СЕРА)</w:t>
            </w:r>
          </w:p>
          <w:p w14:paraId="04A14BE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SL</w:t>
            </w:r>
            <w:r w:rsidRPr="00BF38C6">
              <w:rPr>
                <w:rFonts w:ascii="Arial Narrow" w:hAnsi="Arial Narrow" w:cs="Arial"/>
                <w:color w:val="auto"/>
                <w:sz w:val="16"/>
                <w:szCs w:val="16"/>
                <w:lang w:val="ru-RU"/>
              </w:rPr>
              <w:t xml:space="preserve"> – ПАР, НИЗКОЕ ДАВЛЕНИЕ</w:t>
            </w:r>
          </w:p>
          <w:p w14:paraId="3AE88F8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SM</w:t>
            </w:r>
            <w:r w:rsidRPr="00BF38C6">
              <w:rPr>
                <w:rFonts w:ascii="Arial Narrow" w:hAnsi="Arial Narrow" w:cs="Arial"/>
                <w:color w:val="auto"/>
                <w:sz w:val="16"/>
                <w:szCs w:val="16"/>
                <w:lang w:val="ru-RU"/>
              </w:rPr>
              <w:t xml:space="preserve"> – ПАР, СРЕДНЕЕ ДАВЛЕНИЕ</w:t>
            </w:r>
          </w:p>
          <w:p w14:paraId="06D77FB2" w14:textId="6439824D" w:rsidR="00F772B5" w:rsidRPr="00BF38C6" w:rsidRDefault="00F772B5" w:rsidP="00F772B5">
            <w:pPr>
              <w:pStyle w:val="CellBody"/>
              <w:ind w:left="407" w:hanging="407"/>
              <w:rPr>
                <w:rFonts w:ascii="Arial Narrow" w:hAnsi="Arial Narrow" w:cs="Arial"/>
                <w:color w:val="auto"/>
                <w:sz w:val="16"/>
                <w:szCs w:val="16"/>
                <w:lang w:val="ru-RU"/>
              </w:rPr>
            </w:pPr>
            <w:r w:rsidRPr="00BF38C6">
              <w:rPr>
                <w:rFonts w:ascii="Arial Narrow" w:hAnsi="Arial Narrow" w:cs="Arial"/>
                <w:color w:val="auto"/>
                <w:sz w:val="16"/>
                <w:szCs w:val="16"/>
                <w:lang w:val="en-GB"/>
              </w:rPr>
              <w:t>THM</w:t>
            </w:r>
            <w:r w:rsidRPr="00BF38C6">
              <w:rPr>
                <w:rFonts w:ascii="Arial Narrow" w:hAnsi="Arial Narrow" w:cs="Arial"/>
                <w:color w:val="auto"/>
                <w:sz w:val="16"/>
                <w:szCs w:val="16"/>
                <w:lang w:val="ru-RU"/>
              </w:rPr>
              <w:t xml:space="preserve"> – КОНДЕНСАТ,ВЫС</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/СРЕД</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ДАВЛ</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(ТОЛЬКО СЕРА)</w:t>
            </w:r>
          </w:p>
          <w:p w14:paraId="144A8BF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p>
          <w:p w14:paraId="0AE8FE7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TM</w:t>
            </w:r>
            <w:r w:rsidRPr="00BF38C6">
              <w:rPr>
                <w:rFonts w:ascii="Arial Narrow" w:hAnsi="Arial Narrow" w:cs="Arial"/>
                <w:color w:val="auto"/>
                <w:sz w:val="16"/>
                <w:szCs w:val="16"/>
                <w:lang w:val="ru-RU"/>
              </w:rPr>
              <w:t xml:space="preserve"> – КОНДЕНСАТ, СРЕДНЕЕ ДАВЛЕНИЕ</w:t>
            </w:r>
          </w:p>
          <w:p w14:paraId="2777E73D" w14:textId="60FF95C2"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WBH</w:t>
            </w:r>
            <w:r w:rsidRPr="00BF38C6">
              <w:rPr>
                <w:rFonts w:ascii="Arial Narrow" w:hAnsi="Arial Narrow" w:cs="Arial"/>
                <w:color w:val="auto"/>
                <w:sz w:val="16"/>
                <w:szCs w:val="16"/>
                <w:lang w:val="ru-RU"/>
              </w:rPr>
              <w:t xml:space="preserve"> – ПИТАТЕЛЬНАЯ ВОДА КОТЛОВ, ВЫС</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sidRPr="006759B5">
              <w:rPr>
                <w:rFonts w:ascii="Arial Narrow" w:hAnsi="Arial Narrow" w:cs="Arial"/>
                <w:color w:val="auto"/>
                <w:sz w:val="16"/>
                <w:szCs w:val="16"/>
                <w:lang w:val="ru-RU"/>
              </w:rPr>
              <w:t>.</w:t>
            </w:r>
          </w:p>
          <w:p w14:paraId="3DEEE33B" w14:textId="6CC6845D"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WBL</w:t>
            </w:r>
            <w:r w:rsidRPr="00BF38C6">
              <w:rPr>
                <w:rFonts w:ascii="Arial Narrow" w:hAnsi="Arial Narrow" w:cs="Arial"/>
                <w:color w:val="auto"/>
                <w:sz w:val="16"/>
                <w:szCs w:val="16"/>
                <w:lang w:val="ru-RU"/>
              </w:rPr>
              <w:t xml:space="preserve"> – ПИТАТЕЛЬНАЯ ВОДА КОТЛОВ, НИЗ</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sidRPr="006759B5">
              <w:rPr>
                <w:rFonts w:ascii="Arial Narrow" w:hAnsi="Arial Narrow" w:cs="Arial"/>
                <w:color w:val="auto"/>
                <w:sz w:val="16"/>
                <w:szCs w:val="16"/>
                <w:lang w:val="ru-RU"/>
              </w:rPr>
              <w:t>.</w:t>
            </w:r>
          </w:p>
          <w:p w14:paraId="109020A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WE</w:t>
            </w:r>
            <w:r w:rsidRPr="00BF38C6">
              <w:rPr>
                <w:rFonts w:ascii="Arial Narrow" w:hAnsi="Arial Narrow" w:cs="Arial"/>
                <w:color w:val="auto"/>
                <w:sz w:val="16"/>
                <w:szCs w:val="16"/>
                <w:lang w:val="ru-RU"/>
              </w:rPr>
              <w:t xml:space="preserve"> – СТОЧНЫЕ ВОДЫ</w:t>
            </w:r>
          </w:p>
          <w:p w14:paraId="0440A44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WRA</w:t>
            </w:r>
            <w:r w:rsidRPr="00BF38C6">
              <w:rPr>
                <w:rFonts w:ascii="Arial Narrow" w:hAnsi="Arial Narrow" w:cs="Arial"/>
                <w:color w:val="auto"/>
                <w:sz w:val="16"/>
                <w:szCs w:val="16"/>
                <w:lang w:val="ru-RU"/>
              </w:rPr>
              <w:t xml:space="preserve"> – СЫРАЯ ВОДА</w:t>
            </w:r>
          </w:p>
          <w:p w14:paraId="434DE946" w14:textId="33E82AE4" w:rsidR="00F772B5" w:rsidRPr="006E24FB" w:rsidRDefault="00F772B5" w:rsidP="00F772B5">
            <w:pPr>
              <w:pStyle w:val="CellBody"/>
              <w:rPr>
                <w:rFonts w:ascii="Arial Narrow" w:hAnsi="Arial Narrow" w:cs="Arial"/>
                <w:color w:val="auto"/>
                <w:sz w:val="16"/>
                <w:szCs w:val="16"/>
              </w:rPr>
            </w:pPr>
            <w:r w:rsidRPr="00BF38C6">
              <w:rPr>
                <w:rFonts w:ascii="Arial Narrow" w:hAnsi="Arial Narrow" w:cs="Arial"/>
                <w:color w:val="auto"/>
                <w:sz w:val="16"/>
                <w:szCs w:val="16"/>
                <w:lang w:val="en-GB"/>
              </w:rPr>
              <w:t xml:space="preserve">WT – </w:t>
            </w:r>
            <w:r w:rsidRPr="00BF38C6">
              <w:rPr>
                <w:rFonts w:ascii="Arial Narrow" w:hAnsi="Arial Narrow" w:cs="Arial"/>
                <w:color w:val="auto"/>
                <w:sz w:val="16"/>
                <w:szCs w:val="16"/>
                <w:lang w:val="ru-RU"/>
              </w:rPr>
              <w:t>ОЧИЩЕННАЯ ВОДА</w:t>
            </w:r>
          </w:p>
        </w:tc>
        <w:tc>
          <w:tcPr>
            <w:tcW w:w="720" w:type="dxa"/>
            <w:tcBorders>
              <w:top w:val="single" w:sz="6" w:space="0" w:color="auto"/>
              <w:left w:val="single" w:sz="6" w:space="0" w:color="auto"/>
              <w:bottom w:val="single" w:sz="6" w:space="0" w:color="auto"/>
              <w:right w:val="single" w:sz="6" w:space="0" w:color="auto"/>
            </w:tcBorders>
          </w:tcPr>
          <w:p w14:paraId="1B7F0DD4" w14:textId="77777777" w:rsidR="00F772B5" w:rsidRPr="00BF38C6" w:rsidRDefault="00F772B5" w:rsidP="00F772B5">
            <w:pPr>
              <w:pStyle w:val="CellBodyCentered"/>
              <w:rPr>
                <w:rFonts w:ascii="Arial Narrow" w:hAnsi="Arial Narrow"/>
                <w:b/>
                <w:color w:val="auto"/>
                <w:sz w:val="16"/>
                <w:szCs w:val="16"/>
                <w:lang w:val="en-GB"/>
              </w:rPr>
            </w:pPr>
          </w:p>
          <w:p w14:paraId="74425142"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600H21</w:t>
            </w:r>
          </w:p>
          <w:p w14:paraId="2F34499D" w14:textId="77777777" w:rsidR="00F772B5" w:rsidRPr="00BF38C6" w:rsidRDefault="00F772B5" w:rsidP="00F772B5">
            <w:pPr>
              <w:pStyle w:val="CellBodyCentered"/>
              <w:rPr>
                <w:rFonts w:ascii="Arial Narrow" w:hAnsi="Arial Narrow" w:cs="Arial"/>
                <w:b/>
                <w:color w:val="auto"/>
                <w:sz w:val="16"/>
                <w:szCs w:val="16"/>
                <w:lang w:val="ru-RU"/>
              </w:rPr>
            </w:pPr>
          </w:p>
          <w:p w14:paraId="03F8D099" w14:textId="77777777" w:rsidR="00F772B5" w:rsidRPr="00BF38C6" w:rsidRDefault="00F772B5" w:rsidP="00F772B5">
            <w:pPr>
              <w:pStyle w:val="CellBodyCentered"/>
              <w:rPr>
                <w:rFonts w:ascii="Arial Narrow" w:hAnsi="Arial Narrow" w:cs="Arial"/>
                <w:b/>
                <w:color w:val="auto"/>
                <w:sz w:val="16"/>
                <w:szCs w:val="16"/>
                <w:lang w:val="ru-RU"/>
              </w:rPr>
            </w:pPr>
          </w:p>
          <w:p w14:paraId="7B6738C6" w14:textId="77777777" w:rsidR="00F772B5" w:rsidRPr="00BF38C6" w:rsidRDefault="00F772B5" w:rsidP="00F772B5">
            <w:pPr>
              <w:pStyle w:val="CellBodyCentered"/>
              <w:rPr>
                <w:rFonts w:ascii="Arial Narrow" w:hAnsi="Arial Narrow" w:cs="Arial"/>
                <w:b/>
                <w:color w:val="auto"/>
                <w:sz w:val="16"/>
                <w:szCs w:val="16"/>
                <w:lang w:val="ru-RU"/>
              </w:rPr>
            </w:pPr>
          </w:p>
          <w:p w14:paraId="41F9F0CD" w14:textId="77777777" w:rsidR="00F772B5" w:rsidRPr="00BF38C6" w:rsidRDefault="00F772B5" w:rsidP="00F772B5">
            <w:pPr>
              <w:pStyle w:val="CellBodyCentered"/>
              <w:rPr>
                <w:rFonts w:ascii="Arial Narrow" w:hAnsi="Arial Narrow" w:cs="Arial"/>
                <w:b/>
                <w:color w:val="auto"/>
                <w:sz w:val="16"/>
                <w:szCs w:val="16"/>
                <w:lang w:val="ru-RU"/>
              </w:rPr>
            </w:pPr>
          </w:p>
          <w:p w14:paraId="2C97BF77" w14:textId="77777777" w:rsidR="00F772B5" w:rsidRPr="00BF38C6" w:rsidRDefault="00F772B5" w:rsidP="00F772B5">
            <w:pPr>
              <w:pStyle w:val="CellBodyCentered"/>
              <w:rPr>
                <w:rFonts w:ascii="Arial Narrow" w:hAnsi="Arial Narrow" w:cs="Arial"/>
                <w:b/>
                <w:color w:val="auto"/>
                <w:sz w:val="16"/>
                <w:szCs w:val="16"/>
                <w:lang w:val="ru-RU"/>
              </w:rPr>
            </w:pPr>
          </w:p>
          <w:p w14:paraId="54990DA6" w14:textId="77777777" w:rsidR="00F772B5" w:rsidRPr="00BF38C6" w:rsidRDefault="00F772B5" w:rsidP="00F772B5">
            <w:pPr>
              <w:pStyle w:val="CellBodyCentered"/>
              <w:rPr>
                <w:rFonts w:ascii="Arial Narrow" w:hAnsi="Arial Narrow" w:cs="Arial"/>
                <w:b/>
                <w:color w:val="auto"/>
                <w:sz w:val="16"/>
                <w:szCs w:val="16"/>
                <w:lang w:val="ru-RU"/>
              </w:rPr>
            </w:pPr>
          </w:p>
          <w:p w14:paraId="0EAD75D8" w14:textId="77777777" w:rsidR="00F772B5" w:rsidRPr="00BF38C6" w:rsidRDefault="00F772B5" w:rsidP="00F772B5">
            <w:pPr>
              <w:pStyle w:val="CellBodyCentered"/>
              <w:rPr>
                <w:rFonts w:ascii="Arial Narrow" w:hAnsi="Arial Narrow" w:cs="Arial"/>
                <w:b/>
                <w:color w:val="auto"/>
                <w:sz w:val="16"/>
                <w:szCs w:val="16"/>
                <w:lang w:val="ru-RU"/>
              </w:rPr>
            </w:pPr>
          </w:p>
          <w:p w14:paraId="2F8E9F75" w14:textId="77777777" w:rsidR="00F772B5" w:rsidRPr="00BF38C6" w:rsidRDefault="00F772B5" w:rsidP="00F772B5">
            <w:pPr>
              <w:pStyle w:val="CellBodyCentered"/>
              <w:rPr>
                <w:rFonts w:ascii="Arial Narrow" w:hAnsi="Arial Narrow" w:cs="Arial"/>
                <w:b/>
                <w:color w:val="auto"/>
                <w:sz w:val="16"/>
                <w:szCs w:val="16"/>
                <w:lang w:val="ru-RU"/>
              </w:rPr>
            </w:pPr>
          </w:p>
          <w:p w14:paraId="3BB6C501" w14:textId="77777777" w:rsidR="00F772B5" w:rsidRPr="00BF38C6" w:rsidRDefault="00F772B5" w:rsidP="00F772B5">
            <w:pPr>
              <w:pStyle w:val="CellBodyCentered"/>
              <w:jc w:val="left"/>
              <w:rPr>
                <w:rFonts w:ascii="Arial Narrow" w:hAnsi="Arial Narrow" w:cs="Arial"/>
                <w:b/>
                <w:color w:val="auto"/>
                <w:sz w:val="16"/>
                <w:szCs w:val="16"/>
                <w:lang w:val="en-GB"/>
              </w:rPr>
            </w:pPr>
          </w:p>
          <w:p w14:paraId="6DB0958C" w14:textId="77777777" w:rsidR="00F772B5" w:rsidRPr="00BF38C6" w:rsidRDefault="00F772B5" w:rsidP="00F772B5">
            <w:pPr>
              <w:pStyle w:val="CellBodyCentered"/>
              <w:rPr>
                <w:rFonts w:ascii="Arial Narrow" w:hAnsi="Arial Narrow" w:cs="Arial"/>
                <w:b/>
                <w:color w:val="auto"/>
                <w:sz w:val="16"/>
                <w:szCs w:val="16"/>
                <w:lang w:val="ru-RU"/>
              </w:rPr>
            </w:pPr>
          </w:p>
          <w:p w14:paraId="2A660210" w14:textId="77777777" w:rsidR="00F772B5" w:rsidRPr="00BF38C6" w:rsidRDefault="00F772B5" w:rsidP="00F772B5">
            <w:pPr>
              <w:pStyle w:val="CellBodyCentered"/>
              <w:rPr>
                <w:rFonts w:ascii="Arial Narrow" w:hAnsi="Arial Narrow" w:cs="Arial"/>
                <w:b/>
                <w:color w:val="auto"/>
                <w:sz w:val="16"/>
                <w:szCs w:val="16"/>
                <w:lang w:val="ru-RU"/>
              </w:rPr>
            </w:pPr>
          </w:p>
          <w:p w14:paraId="2669F05D" w14:textId="77777777" w:rsidR="00F772B5" w:rsidRPr="00BF38C6" w:rsidRDefault="00F772B5" w:rsidP="00F772B5">
            <w:pPr>
              <w:pStyle w:val="CellBodyCentered"/>
              <w:rPr>
                <w:rFonts w:ascii="Arial Narrow" w:hAnsi="Arial Narrow" w:cs="Arial"/>
                <w:b/>
                <w:color w:val="auto"/>
                <w:sz w:val="16"/>
                <w:szCs w:val="16"/>
                <w:lang w:val="ru-RU"/>
              </w:rPr>
            </w:pPr>
          </w:p>
          <w:p w14:paraId="4936DD60" w14:textId="77777777" w:rsidR="00F772B5" w:rsidRPr="00BF38C6" w:rsidRDefault="00F772B5" w:rsidP="00F772B5">
            <w:pPr>
              <w:pStyle w:val="CellBodyCentered"/>
              <w:rPr>
                <w:rFonts w:ascii="Arial Narrow" w:hAnsi="Arial Narrow" w:cs="Arial"/>
                <w:b/>
                <w:color w:val="auto"/>
                <w:sz w:val="16"/>
                <w:szCs w:val="16"/>
                <w:lang w:val="ru-RU"/>
              </w:rPr>
            </w:pPr>
          </w:p>
          <w:p w14:paraId="58D7918D" w14:textId="77777777" w:rsidR="00F772B5" w:rsidRPr="00BF38C6" w:rsidRDefault="00F772B5" w:rsidP="00F772B5">
            <w:pPr>
              <w:pStyle w:val="CellBodyCentered"/>
              <w:rPr>
                <w:rFonts w:ascii="Arial Narrow" w:hAnsi="Arial Narrow" w:cs="Arial"/>
                <w:b/>
                <w:color w:val="auto"/>
                <w:sz w:val="16"/>
                <w:szCs w:val="16"/>
                <w:lang w:val="ru-RU"/>
              </w:rPr>
            </w:pPr>
          </w:p>
          <w:p w14:paraId="60F7BAB8" w14:textId="77777777" w:rsidR="00F772B5" w:rsidRPr="00BF38C6" w:rsidRDefault="00F772B5" w:rsidP="00F772B5">
            <w:pPr>
              <w:pStyle w:val="CellBodyCentered"/>
              <w:rPr>
                <w:rFonts w:ascii="Arial Narrow" w:hAnsi="Arial Narrow" w:cs="Arial"/>
                <w:b/>
                <w:color w:val="auto"/>
                <w:sz w:val="16"/>
                <w:szCs w:val="16"/>
                <w:lang w:val="ru-RU"/>
              </w:rPr>
            </w:pPr>
          </w:p>
          <w:p w14:paraId="1AC2FF49" w14:textId="77777777" w:rsidR="00F772B5" w:rsidRPr="00BF38C6" w:rsidRDefault="00F772B5" w:rsidP="00F772B5">
            <w:pPr>
              <w:pStyle w:val="CellBodyCentered"/>
              <w:rPr>
                <w:rFonts w:ascii="Arial Narrow" w:hAnsi="Arial Narrow" w:cs="Arial"/>
                <w:b/>
                <w:color w:val="auto"/>
                <w:sz w:val="16"/>
                <w:szCs w:val="16"/>
                <w:lang w:val="ru-RU"/>
              </w:rPr>
            </w:pPr>
          </w:p>
          <w:p w14:paraId="45C85036" w14:textId="77777777" w:rsidR="00F772B5" w:rsidRPr="00BF38C6" w:rsidRDefault="00F772B5" w:rsidP="00F772B5">
            <w:pPr>
              <w:pStyle w:val="CellBodyCentered"/>
              <w:rPr>
                <w:rFonts w:ascii="Arial Narrow" w:hAnsi="Arial Narrow" w:cs="Arial"/>
                <w:b/>
                <w:color w:val="auto"/>
                <w:sz w:val="16"/>
                <w:szCs w:val="16"/>
                <w:lang w:val="ru-RU"/>
              </w:rPr>
            </w:pPr>
          </w:p>
          <w:p w14:paraId="30BA0667" w14:textId="77777777" w:rsidR="00F772B5" w:rsidRPr="00BF38C6" w:rsidRDefault="00F772B5" w:rsidP="00F772B5">
            <w:pPr>
              <w:pStyle w:val="CellBodyCentered"/>
              <w:rPr>
                <w:rFonts w:ascii="Arial Narrow" w:hAnsi="Arial Narrow" w:cs="Arial"/>
                <w:b/>
                <w:color w:val="auto"/>
                <w:sz w:val="16"/>
                <w:szCs w:val="16"/>
                <w:lang w:val="ru-RU"/>
              </w:rPr>
            </w:pPr>
          </w:p>
          <w:p w14:paraId="6B946EA3" w14:textId="77777777" w:rsidR="00F772B5" w:rsidRPr="00BF38C6" w:rsidRDefault="00F772B5" w:rsidP="00F772B5">
            <w:pPr>
              <w:pStyle w:val="CellBodyCentered"/>
              <w:rPr>
                <w:rFonts w:ascii="Arial Narrow" w:hAnsi="Arial Narrow" w:cs="Arial"/>
                <w:b/>
                <w:color w:val="auto"/>
                <w:sz w:val="16"/>
                <w:szCs w:val="16"/>
                <w:lang w:val="ru-RU"/>
              </w:rPr>
            </w:pPr>
          </w:p>
          <w:p w14:paraId="38655F86" w14:textId="77777777" w:rsidR="00F772B5" w:rsidRPr="00BF38C6" w:rsidRDefault="00F772B5" w:rsidP="00F772B5">
            <w:pPr>
              <w:pStyle w:val="CellBodyCentered"/>
              <w:rPr>
                <w:rFonts w:ascii="Arial Narrow" w:hAnsi="Arial Narrow" w:cs="Arial"/>
                <w:b/>
                <w:color w:val="auto"/>
                <w:sz w:val="16"/>
                <w:szCs w:val="16"/>
                <w:lang w:val="ru-RU"/>
              </w:rPr>
            </w:pPr>
          </w:p>
          <w:p w14:paraId="240E5858" w14:textId="77777777" w:rsidR="00F772B5" w:rsidRPr="00BF38C6" w:rsidRDefault="00F772B5" w:rsidP="00F772B5">
            <w:pPr>
              <w:pStyle w:val="CellBodyCentered"/>
              <w:rPr>
                <w:rFonts w:ascii="Arial Narrow" w:hAnsi="Arial Narrow" w:cs="Arial"/>
                <w:b/>
                <w:color w:val="auto"/>
                <w:sz w:val="16"/>
                <w:szCs w:val="16"/>
                <w:lang w:val="ru-RU"/>
              </w:rPr>
            </w:pPr>
          </w:p>
          <w:p w14:paraId="555FF871" w14:textId="77777777" w:rsidR="00F772B5" w:rsidRPr="00BF38C6" w:rsidRDefault="00F772B5" w:rsidP="00F772B5">
            <w:pPr>
              <w:pStyle w:val="CellBodyCentered"/>
              <w:rPr>
                <w:rFonts w:ascii="Arial Narrow" w:hAnsi="Arial Narrow" w:cs="Arial"/>
                <w:b/>
                <w:color w:val="auto"/>
                <w:sz w:val="16"/>
                <w:szCs w:val="16"/>
                <w:lang w:val="ru-RU"/>
              </w:rPr>
            </w:pPr>
          </w:p>
          <w:p w14:paraId="5DCAE409" w14:textId="77777777" w:rsidR="00F772B5" w:rsidRPr="00BF38C6" w:rsidRDefault="00F772B5" w:rsidP="00F772B5">
            <w:pPr>
              <w:pStyle w:val="CellBodyCentered"/>
              <w:rPr>
                <w:rFonts w:ascii="Arial Narrow" w:hAnsi="Arial Narrow" w:cs="Arial"/>
                <w:b/>
                <w:color w:val="auto"/>
                <w:sz w:val="16"/>
                <w:szCs w:val="16"/>
                <w:lang w:val="ru-RU"/>
              </w:rPr>
            </w:pPr>
          </w:p>
          <w:p w14:paraId="4B9B1711" w14:textId="49BDC458" w:rsidR="00F772B5" w:rsidRDefault="0003500A" w:rsidP="00F772B5">
            <w:pPr>
              <w:pStyle w:val="CellBodyCentered"/>
              <w:rPr>
                <w:rFonts w:ascii="Arial Narrow" w:hAnsi="Arial Narrow" w:cs="Arial"/>
                <w:b/>
                <w:color w:val="auto"/>
                <w:sz w:val="16"/>
                <w:szCs w:val="16"/>
                <w:lang w:val="ru-RU"/>
              </w:rPr>
            </w:pPr>
            <w:r>
              <w:rPr>
                <w:rFonts w:ascii="Arial Narrow" w:hAnsi="Arial Narrow" w:cs="Arial"/>
                <w:b/>
                <w:color w:val="auto"/>
                <w:sz w:val="16"/>
                <w:szCs w:val="16"/>
                <w:lang w:val="ru-RU"/>
              </w:rPr>
              <w:lastRenderedPageBreak/>
              <w:t>600Н21</w:t>
            </w:r>
          </w:p>
          <w:p w14:paraId="4708C30F" w14:textId="59E99513" w:rsidR="0003500A" w:rsidRPr="00BF38C6" w:rsidRDefault="0003500A" w:rsidP="00F772B5">
            <w:pPr>
              <w:pStyle w:val="CellBodyCentered"/>
              <w:rPr>
                <w:rFonts w:ascii="Arial Narrow" w:hAnsi="Arial Narrow" w:cs="Arial"/>
                <w:b/>
                <w:color w:val="auto"/>
                <w:sz w:val="16"/>
                <w:szCs w:val="16"/>
                <w:lang w:val="ru-RU"/>
              </w:rPr>
            </w:pPr>
            <w:r>
              <w:rPr>
                <w:rFonts w:ascii="Arial Narrow" w:hAnsi="Arial Narrow" w:cs="Arial"/>
                <w:b/>
                <w:color w:val="auto"/>
                <w:sz w:val="16"/>
                <w:szCs w:val="16"/>
                <w:lang w:val="ru-RU"/>
              </w:rPr>
              <w:t>Прод.</w:t>
            </w:r>
          </w:p>
          <w:p w14:paraId="17D0D34D" w14:textId="77777777" w:rsidR="00F772B5" w:rsidRPr="00BF38C6" w:rsidRDefault="00F772B5" w:rsidP="00F772B5">
            <w:pPr>
              <w:pStyle w:val="CellBodyCentered"/>
              <w:rPr>
                <w:rFonts w:ascii="Arial Narrow" w:hAnsi="Arial Narrow" w:cs="Arial"/>
                <w:b/>
                <w:color w:val="auto"/>
                <w:sz w:val="16"/>
                <w:szCs w:val="16"/>
                <w:lang w:val="ru-RU"/>
              </w:rPr>
            </w:pPr>
          </w:p>
          <w:p w14:paraId="4146E892" w14:textId="77777777" w:rsidR="00F772B5" w:rsidRPr="00BF38C6" w:rsidRDefault="00F772B5" w:rsidP="00F772B5">
            <w:pPr>
              <w:pStyle w:val="CellBodyCentered"/>
              <w:rPr>
                <w:rFonts w:ascii="Arial Narrow" w:hAnsi="Arial Narrow" w:cs="Arial"/>
                <w:b/>
                <w:color w:val="auto"/>
                <w:sz w:val="16"/>
                <w:szCs w:val="16"/>
                <w:lang w:val="ru-RU"/>
              </w:rPr>
            </w:pPr>
          </w:p>
          <w:p w14:paraId="5854FA56" w14:textId="77777777" w:rsidR="00F772B5" w:rsidRPr="00BF38C6" w:rsidRDefault="00F772B5" w:rsidP="00F772B5">
            <w:pPr>
              <w:pStyle w:val="CellBodyCentered"/>
              <w:rPr>
                <w:rFonts w:ascii="Arial Narrow" w:hAnsi="Arial Narrow" w:cs="Arial"/>
                <w:b/>
                <w:color w:val="auto"/>
                <w:sz w:val="16"/>
                <w:szCs w:val="16"/>
                <w:lang w:val="ru-RU"/>
              </w:rPr>
            </w:pPr>
          </w:p>
          <w:p w14:paraId="4F149227" w14:textId="77777777" w:rsidR="00F772B5" w:rsidRPr="00BF38C6" w:rsidRDefault="00F772B5" w:rsidP="00F772B5">
            <w:pPr>
              <w:pStyle w:val="CellBodyCentered"/>
              <w:rPr>
                <w:rFonts w:ascii="Arial Narrow" w:hAnsi="Arial Narrow" w:cs="Arial"/>
                <w:b/>
                <w:color w:val="auto"/>
                <w:sz w:val="16"/>
                <w:szCs w:val="16"/>
                <w:lang w:val="ru-RU"/>
              </w:rPr>
            </w:pPr>
          </w:p>
          <w:p w14:paraId="6337C4FF" w14:textId="77777777" w:rsidR="00F772B5" w:rsidRPr="00BF38C6" w:rsidRDefault="00F772B5" w:rsidP="00F772B5">
            <w:pPr>
              <w:pStyle w:val="CellBodyCentered"/>
              <w:rPr>
                <w:rFonts w:ascii="Arial Narrow" w:hAnsi="Arial Narrow" w:cs="Arial"/>
                <w:b/>
                <w:color w:val="auto"/>
                <w:sz w:val="16"/>
                <w:szCs w:val="16"/>
                <w:lang w:val="ru-RU"/>
              </w:rPr>
            </w:pPr>
          </w:p>
          <w:p w14:paraId="6D8D5AE0" w14:textId="77777777" w:rsidR="00F772B5" w:rsidRPr="00BF38C6" w:rsidRDefault="00F772B5" w:rsidP="00F772B5">
            <w:pPr>
              <w:pStyle w:val="CellBodyCentered"/>
              <w:rPr>
                <w:rFonts w:ascii="Arial Narrow" w:hAnsi="Arial Narrow" w:cs="Arial"/>
                <w:b/>
                <w:color w:val="auto"/>
                <w:sz w:val="16"/>
                <w:szCs w:val="16"/>
                <w:lang w:val="ru-RU"/>
              </w:rPr>
            </w:pPr>
          </w:p>
          <w:p w14:paraId="62E44752" w14:textId="77777777" w:rsidR="00F772B5" w:rsidRPr="00BF38C6" w:rsidRDefault="00F772B5" w:rsidP="00F772B5">
            <w:pPr>
              <w:pStyle w:val="CellBodyCentered"/>
              <w:rPr>
                <w:rFonts w:ascii="Arial Narrow" w:hAnsi="Arial Narrow" w:cs="Arial"/>
                <w:b/>
                <w:color w:val="auto"/>
                <w:sz w:val="16"/>
                <w:szCs w:val="16"/>
                <w:lang w:val="ru-RU"/>
              </w:rPr>
            </w:pPr>
          </w:p>
          <w:p w14:paraId="6A91100B" w14:textId="77777777" w:rsidR="00F772B5" w:rsidRPr="00BF38C6" w:rsidRDefault="00F772B5" w:rsidP="00F772B5">
            <w:pPr>
              <w:pStyle w:val="CellBodyCentered"/>
              <w:rPr>
                <w:rFonts w:ascii="Arial Narrow" w:hAnsi="Arial Narrow" w:cs="Arial"/>
                <w:b/>
                <w:color w:val="auto"/>
                <w:sz w:val="16"/>
                <w:szCs w:val="16"/>
                <w:lang w:val="ru-RU"/>
              </w:rPr>
            </w:pPr>
          </w:p>
          <w:p w14:paraId="5A216E7B" w14:textId="77777777" w:rsidR="00F772B5" w:rsidRPr="00BF38C6" w:rsidRDefault="00F772B5" w:rsidP="00F772B5">
            <w:pPr>
              <w:pStyle w:val="CellBodyCentered"/>
              <w:rPr>
                <w:rFonts w:ascii="Arial Narrow" w:hAnsi="Arial Narrow" w:cs="Arial"/>
                <w:b/>
                <w:color w:val="auto"/>
                <w:sz w:val="16"/>
                <w:szCs w:val="16"/>
                <w:lang w:val="ru-RU"/>
              </w:rPr>
            </w:pPr>
          </w:p>
          <w:p w14:paraId="0759E148" w14:textId="0DCE99E7" w:rsidR="00F772B5" w:rsidRPr="00BF38C6" w:rsidRDefault="00F772B5" w:rsidP="00F772B5">
            <w:pPr>
              <w:pStyle w:val="CellBodyCentered"/>
              <w:rPr>
                <w:rFonts w:ascii="Arial Narrow" w:hAnsi="Arial Narrow" w:cs="Arial"/>
                <w:b/>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F2687CE" w14:textId="77777777" w:rsidR="00F772B5" w:rsidRPr="00BF38C6" w:rsidRDefault="00F772B5" w:rsidP="00F772B5">
            <w:pPr>
              <w:pStyle w:val="CellBodyCentered"/>
              <w:rPr>
                <w:rFonts w:ascii="Arial Narrow" w:hAnsi="Arial Narrow"/>
                <w:color w:val="auto"/>
                <w:sz w:val="16"/>
                <w:szCs w:val="16"/>
                <w:lang w:val="en-GB"/>
              </w:rPr>
            </w:pPr>
          </w:p>
          <w:p w14:paraId="3434DFC6"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1,5</w:t>
            </w:r>
          </w:p>
          <w:p w14:paraId="6B79852B" w14:textId="77777777" w:rsidR="00F772B5" w:rsidRPr="00BF38C6" w:rsidRDefault="00F772B5" w:rsidP="00F772B5">
            <w:pPr>
              <w:pStyle w:val="CellBodyCentered"/>
              <w:rPr>
                <w:rFonts w:ascii="Arial Narrow" w:hAnsi="Arial Narrow"/>
                <w:color w:val="auto"/>
                <w:sz w:val="16"/>
                <w:szCs w:val="16"/>
                <w:lang w:val="en-GB"/>
              </w:rPr>
            </w:pPr>
          </w:p>
          <w:p w14:paraId="2FF6C572" w14:textId="77777777" w:rsidR="00F772B5" w:rsidRPr="00BF38C6" w:rsidRDefault="00F772B5" w:rsidP="00F772B5">
            <w:pPr>
              <w:pStyle w:val="CellBodyCentered"/>
              <w:rPr>
                <w:rFonts w:ascii="Arial Narrow" w:hAnsi="Arial Narrow"/>
                <w:color w:val="auto"/>
                <w:sz w:val="16"/>
                <w:szCs w:val="16"/>
                <w:lang w:val="en-GB"/>
              </w:rPr>
            </w:pPr>
          </w:p>
          <w:p w14:paraId="290185F3" w14:textId="77777777" w:rsidR="00F772B5" w:rsidRPr="00BF38C6" w:rsidRDefault="00F772B5" w:rsidP="00F772B5">
            <w:pPr>
              <w:pStyle w:val="CellBodyCentered"/>
              <w:rPr>
                <w:rFonts w:ascii="Arial Narrow" w:hAnsi="Arial Narrow"/>
                <w:color w:val="auto"/>
                <w:sz w:val="16"/>
                <w:szCs w:val="16"/>
                <w:lang w:val="en-GB"/>
              </w:rPr>
            </w:pPr>
          </w:p>
          <w:p w14:paraId="3A7C8575" w14:textId="77777777" w:rsidR="00F772B5" w:rsidRPr="00BF38C6" w:rsidRDefault="00F772B5" w:rsidP="00F772B5">
            <w:pPr>
              <w:pStyle w:val="CellBodyCentered"/>
              <w:rPr>
                <w:rFonts w:ascii="Arial Narrow" w:hAnsi="Arial Narrow"/>
                <w:color w:val="auto"/>
                <w:sz w:val="16"/>
                <w:szCs w:val="16"/>
                <w:lang w:val="en-GB"/>
              </w:rPr>
            </w:pPr>
          </w:p>
          <w:p w14:paraId="5618AC99" w14:textId="77777777" w:rsidR="00F772B5" w:rsidRPr="00BF38C6" w:rsidRDefault="00F772B5" w:rsidP="00F772B5">
            <w:pPr>
              <w:pStyle w:val="CellBodyCentered"/>
              <w:rPr>
                <w:rFonts w:ascii="Arial Narrow" w:hAnsi="Arial Narrow"/>
                <w:color w:val="auto"/>
                <w:sz w:val="16"/>
                <w:szCs w:val="16"/>
                <w:lang w:val="en-GB"/>
              </w:rPr>
            </w:pPr>
          </w:p>
          <w:p w14:paraId="0BA25449" w14:textId="77777777" w:rsidR="00F772B5" w:rsidRPr="00BF38C6" w:rsidRDefault="00F772B5" w:rsidP="00F772B5">
            <w:pPr>
              <w:pStyle w:val="CellBodyCentered"/>
              <w:rPr>
                <w:rFonts w:ascii="Arial Narrow" w:hAnsi="Arial Narrow"/>
                <w:color w:val="auto"/>
                <w:sz w:val="16"/>
                <w:szCs w:val="16"/>
                <w:lang w:val="en-GB"/>
              </w:rPr>
            </w:pPr>
          </w:p>
          <w:p w14:paraId="6D881ACE" w14:textId="77777777" w:rsidR="00F772B5" w:rsidRPr="00BF38C6" w:rsidRDefault="00F772B5" w:rsidP="00F772B5">
            <w:pPr>
              <w:pStyle w:val="CellBodyCentered"/>
              <w:rPr>
                <w:rFonts w:ascii="Arial Narrow" w:hAnsi="Arial Narrow"/>
                <w:color w:val="auto"/>
                <w:sz w:val="16"/>
                <w:szCs w:val="16"/>
                <w:lang w:val="en-GB"/>
              </w:rPr>
            </w:pPr>
          </w:p>
          <w:p w14:paraId="19794A13" w14:textId="77777777" w:rsidR="00F772B5" w:rsidRPr="00BF38C6" w:rsidRDefault="00F772B5" w:rsidP="00F772B5">
            <w:pPr>
              <w:pStyle w:val="CellBodyCentered"/>
              <w:rPr>
                <w:rFonts w:ascii="Arial Narrow" w:hAnsi="Arial Narrow"/>
                <w:color w:val="auto"/>
                <w:sz w:val="16"/>
                <w:szCs w:val="16"/>
                <w:lang w:val="en-GB"/>
              </w:rPr>
            </w:pPr>
          </w:p>
          <w:p w14:paraId="7FD0D7A2" w14:textId="77777777" w:rsidR="00F772B5" w:rsidRPr="00BF38C6" w:rsidRDefault="00F772B5" w:rsidP="00F772B5">
            <w:pPr>
              <w:pStyle w:val="CellBodyCentered"/>
              <w:rPr>
                <w:rFonts w:ascii="Arial Narrow" w:hAnsi="Arial Narrow"/>
                <w:color w:val="auto"/>
                <w:sz w:val="16"/>
                <w:szCs w:val="16"/>
                <w:lang w:val="en-GB"/>
              </w:rPr>
            </w:pPr>
          </w:p>
          <w:p w14:paraId="1FB452BF" w14:textId="77777777" w:rsidR="00F772B5" w:rsidRPr="00BF38C6" w:rsidRDefault="00F772B5" w:rsidP="00F772B5">
            <w:pPr>
              <w:pStyle w:val="CellBodyCentered"/>
              <w:jc w:val="left"/>
              <w:rPr>
                <w:rFonts w:ascii="Arial Narrow" w:hAnsi="Arial Narrow"/>
                <w:color w:val="auto"/>
                <w:sz w:val="16"/>
                <w:szCs w:val="16"/>
                <w:lang w:val="en-GB"/>
              </w:rPr>
            </w:pPr>
          </w:p>
          <w:p w14:paraId="63D73DD4" w14:textId="77777777" w:rsidR="00F772B5" w:rsidRPr="00BF38C6" w:rsidRDefault="00F772B5" w:rsidP="00F772B5">
            <w:pPr>
              <w:pStyle w:val="CellBodyCentered"/>
              <w:rPr>
                <w:rFonts w:ascii="Arial Narrow" w:hAnsi="Arial Narrow"/>
                <w:color w:val="auto"/>
                <w:sz w:val="16"/>
                <w:szCs w:val="16"/>
                <w:lang w:val="ru-RU"/>
              </w:rPr>
            </w:pPr>
          </w:p>
          <w:p w14:paraId="536BE30E" w14:textId="77777777" w:rsidR="00F772B5" w:rsidRPr="00BF38C6" w:rsidRDefault="00F772B5" w:rsidP="00F772B5">
            <w:pPr>
              <w:pStyle w:val="CellBodyCentered"/>
              <w:rPr>
                <w:rFonts w:ascii="Arial Narrow" w:hAnsi="Arial Narrow"/>
                <w:color w:val="auto"/>
                <w:sz w:val="16"/>
                <w:szCs w:val="16"/>
                <w:lang w:val="ru-RU"/>
              </w:rPr>
            </w:pPr>
          </w:p>
          <w:p w14:paraId="6CF25F48" w14:textId="77777777" w:rsidR="00F772B5" w:rsidRPr="00BF38C6" w:rsidRDefault="00F772B5" w:rsidP="00F772B5">
            <w:pPr>
              <w:pStyle w:val="CellBodyCentered"/>
              <w:rPr>
                <w:rFonts w:ascii="Arial Narrow" w:hAnsi="Arial Narrow"/>
                <w:color w:val="auto"/>
                <w:sz w:val="16"/>
                <w:szCs w:val="16"/>
                <w:lang w:val="ru-RU"/>
              </w:rPr>
            </w:pPr>
          </w:p>
          <w:p w14:paraId="293E4D23" w14:textId="77777777" w:rsidR="00F772B5" w:rsidRPr="00BF38C6" w:rsidRDefault="00F772B5" w:rsidP="00F772B5">
            <w:pPr>
              <w:pStyle w:val="CellBodyCentered"/>
              <w:rPr>
                <w:rFonts w:ascii="Arial Narrow" w:hAnsi="Arial Narrow"/>
                <w:color w:val="auto"/>
                <w:sz w:val="16"/>
                <w:szCs w:val="16"/>
                <w:lang w:val="ru-RU"/>
              </w:rPr>
            </w:pPr>
          </w:p>
          <w:p w14:paraId="5621F47B" w14:textId="77777777" w:rsidR="00F772B5" w:rsidRPr="00BF38C6" w:rsidRDefault="00F772B5" w:rsidP="00F772B5">
            <w:pPr>
              <w:pStyle w:val="CellBodyCentered"/>
              <w:rPr>
                <w:rFonts w:ascii="Arial Narrow" w:hAnsi="Arial Narrow"/>
                <w:color w:val="auto"/>
                <w:sz w:val="16"/>
                <w:szCs w:val="16"/>
                <w:lang w:val="ru-RU"/>
              </w:rPr>
            </w:pPr>
          </w:p>
          <w:p w14:paraId="6FACF86F" w14:textId="77777777" w:rsidR="00F772B5" w:rsidRPr="00BF38C6" w:rsidRDefault="00F772B5" w:rsidP="00F772B5">
            <w:pPr>
              <w:pStyle w:val="CellBodyCentered"/>
              <w:rPr>
                <w:rFonts w:ascii="Arial Narrow" w:hAnsi="Arial Narrow"/>
                <w:color w:val="auto"/>
                <w:sz w:val="16"/>
                <w:szCs w:val="16"/>
                <w:lang w:val="ru-RU"/>
              </w:rPr>
            </w:pPr>
          </w:p>
          <w:p w14:paraId="59C3ADCA" w14:textId="77777777" w:rsidR="00F772B5" w:rsidRPr="00BF38C6" w:rsidRDefault="00F772B5" w:rsidP="00F772B5">
            <w:pPr>
              <w:pStyle w:val="CellBodyCentered"/>
              <w:rPr>
                <w:rFonts w:ascii="Arial Narrow" w:hAnsi="Arial Narrow"/>
                <w:color w:val="auto"/>
                <w:sz w:val="16"/>
                <w:szCs w:val="16"/>
                <w:lang w:val="ru-RU"/>
              </w:rPr>
            </w:pPr>
          </w:p>
          <w:p w14:paraId="42EEF4C6" w14:textId="77777777" w:rsidR="00F772B5" w:rsidRPr="00BF38C6" w:rsidRDefault="00F772B5" w:rsidP="00F772B5">
            <w:pPr>
              <w:pStyle w:val="CellBodyCentered"/>
              <w:rPr>
                <w:rFonts w:ascii="Arial Narrow" w:hAnsi="Arial Narrow"/>
                <w:color w:val="auto"/>
                <w:sz w:val="16"/>
                <w:szCs w:val="16"/>
                <w:lang w:val="ru-RU"/>
              </w:rPr>
            </w:pPr>
          </w:p>
          <w:p w14:paraId="64313A53" w14:textId="77777777" w:rsidR="00F772B5" w:rsidRPr="00BF38C6" w:rsidRDefault="00F772B5" w:rsidP="00F772B5">
            <w:pPr>
              <w:pStyle w:val="CellBodyCentered"/>
              <w:rPr>
                <w:rFonts w:ascii="Arial Narrow" w:hAnsi="Arial Narrow"/>
                <w:color w:val="auto"/>
                <w:sz w:val="16"/>
                <w:szCs w:val="16"/>
                <w:lang w:val="ru-RU"/>
              </w:rPr>
            </w:pPr>
          </w:p>
          <w:p w14:paraId="4F977FA8" w14:textId="77777777" w:rsidR="00F772B5" w:rsidRPr="00BF38C6" w:rsidRDefault="00F772B5" w:rsidP="00F772B5">
            <w:pPr>
              <w:pStyle w:val="CellBodyCentered"/>
              <w:rPr>
                <w:rFonts w:ascii="Arial Narrow" w:hAnsi="Arial Narrow"/>
                <w:color w:val="auto"/>
                <w:sz w:val="16"/>
                <w:szCs w:val="16"/>
                <w:lang w:val="ru-RU"/>
              </w:rPr>
            </w:pPr>
          </w:p>
          <w:p w14:paraId="02093364" w14:textId="77777777" w:rsidR="00F772B5" w:rsidRPr="00BF38C6" w:rsidRDefault="00F772B5" w:rsidP="00F772B5">
            <w:pPr>
              <w:pStyle w:val="CellBodyCentered"/>
              <w:rPr>
                <w:rFonts w:ascii="Arial Narrow" w:hAnsi="Arial Narrow"/>
                <w:color w:val="auto"/>
                <w:sz w:val="16"/>
                <w:szCs w:val="16"/>
                <w:lang w:val="ru-RU"/>
              </w:rPr>
            </w:pPr>
          </w:p>
          <w:p w14:paraId="36053143" w14:textId="77777777" w:rsidR="00F772B5" w:rsidRPr="00BF38C6" w:rsidRDefault="00F772B5" w:rsidP="00F772B5">
            <w:pPr>
              <w:pStyle w:val="CellBodyCentered"/>
              <w:rPr>
                <w:rFonts w:ascii="Arial Narrow" w:hAnsi="Arial Narrow"/>
                <w:color w:val="auto"/>
                <w:sz w:val="16"/>
                <w:szCs w:val="16"/>
                <w:lang w:val="ru-RU"/>
              </w:rPr>
            </w:pPr>
          </w:p>
          <w:p w14:paraId="003F9816" w14:textId="77777777" w:rsidR="00F772B5" w:rsidRPr="00BF38C6" w:rsidRDefault="00F772B5" w:rsidP="00F772B5">
            <w:pPr>
              <w:pStyle w:val="CellBodyCentered"/>
              <w:rPr>
                <w:rFonts w:ascii="Arial Narrow" w:hAnsi="Arial Narrow"/>
                <w:color w:val="auto"/>
                <w:sz w:val="16"/>
                <w:szCs w:val="16"/>
                <w:lang w:val="ru-RU"/>
              </w:rPr>
            </w:pPr>
          </w:p>
          <w:p w14:paraId="22BA25B6" w14:textId="77777777" w:rsidR="00F772B5" w:rsidRPr="00BF38C6" w:rsidRDefault="00F772B5" w:rsidP="00F772B5">
            <w:pPr>
              <w:pStyle w:val="CellBodyCentered"/>
              <w:rPr>
                <w:rFonts w:ascii="Arial Narrow" w:hAnsi="Arial Narrow"/>
                <w:color w:val="auto"/>
                <w:sz w:val="16"/>
                <w:szCs w:val="16"/>
                <w:lang w:val="ru-RU"/>
              </w:rPr>
            </w:pPr>
          </w:p>
          <w:p w14:paraId="5A4586EA" w14:textId="77777777" w:rsidR="00F772B5" w:rsidRPr="00BF38C6" w:rsidRDefault="00F772B5" w:rsidP="00F772B5">
            <w:pPr>
              <w:pStyle w:val="CellBodyCentered"/>
              <w:rPr>
                <w:rFonts w:ascii="Arial Narrow" w:hAnsi="Arial Narrow"/>
                <w:color w:val="auto"/>
                <w:sz w:val="16"/>
                <w:szCs w:val="16"/>
                <w:lang w:val="ru-RU"/>
              </w:rPr>
            </w:pPr>
          </w:p>
          <w:p w14:paraId="3855B864" w14:textId="77777777" w:rsidR="00F772B5" w:rsidRPr="00BF38C6" w:rsidRDefault="00F772B5" w:rsidP="00F772B5">
            <w:pPr>
              <w:pStyle w:val="CellBodyCentered"/>
              <w:rPr>
                <w:rFonts w:ascii="Arial Narrow" w:hAnsi="Arial Narrow"/>
                <w:color w:val="auto"/>
                <w:sz w:val="16"/>
                <w:szCs w:val="16"/>
                <w:lang w:val="ru-RU"/>
              </w:rPr>
            </w:pPr>
          </w:p>
          <w:p w14:paraId="4B8FB80F" w14:textId="77777777" w:rsidR="00F772B5" w:rsidRPr="00BF38C6" w:rsidRDefault="00F772B5" w:rsidP="00F772B5">
            <w:pPr>
              <w:pStyle w:val="CellBodyCentered"/>
              <w:rPr>
                <w:rFonts w:ascii="Arial Narrow" w:hAnsi="Arial Narrow"/>
                <w:color w:val="auto"/>
                <w:sz w:val="16"/>
                <w:szCs w:val="16"/>
                <w:lang w:val="ru-RU"/>
              </w:rPr>
            </w:pPr>
          </w:p>
          <w:p w14:paraId="6394E838" w14:textId="77777777" w:rsidR="00F772B5" w:rsidRPr="00BF38C6" w:rsidRDefault="00F772B5" w:rsidP="00F772B5">
            <w:pPr>
              <w:pStyle w:val="CellBodyCentered"/>
              <w:rPr>
                <w:rFonts w:ascii="Arial Narrow" w:hAnsi="Arial Narrow"/>
                <w:color w:val="auto"/>
                <w:sz w:val="16"/>
                <w:szCs w:val="16"/>
                <w:lang w:val="ru-RU"/>
              </w:rPr>
            </w:pPr>
          </w:p>
          <w:p w14:paraId="629DA534" w14:textId="77777777" w:rsidR="00F772B5" w:rsidRPr="00BF38C6" w:rsidRDefault="00F772B5" w:rsidP="00F772B5">
            <w:pPr>
              <w:pStyle w:val="CellBodyCentered"/>
              <w:rPr>
                <w:rFonts w:ascii="Arial Narrow" w:hAnsi="Arial Narrow"/>
                <w:color w:val="auto"/>
                <w:sz w:val="16"/>
                <w:szCs w:val="16"/>
                <w:lang w:val="ru-RU"/>
              </w:rPr>
            </w:pPr>
          </w:p>
          <w:p w14:paraId="54D79534" w14:textId="77777777" w:rsidR="00F772B5" w:rsidRPr="00BF38C6" w:rsidRDefault="00F772B5" w:rsidP="00F772B5">
            <w:pPr>
              <w:pStyle w:val="CellBodyCentered"/>
              <w:rPr>
                <w:rFonts w:ascii="Arial Narrow" w:hAnsi="Arial Narrow"/>
                <w:color w:val="auto"/>
                <w:sz w:val="16"/>
                <w:szCs w:val="16"/>
                <w:lang w:val="ru-RU"/>
              </w:rPr>
            </w:pPr>
          </w:p>
          <w:p w14:paraId="6D83D982" w14:textId="77777777" w:rsidR="00F772B5" w:rsidRPr="00BF38C6" w:rsidRDefault="00F772B5" w:rsidP="00F772B5">
            <w:pPr>
              <w:pStyle w:val="CellBodyCentered"/>
              <w:rPr>
                <w:rFonts w:ascii="Arial Narrow" w:hAnsi="Arial Narrow"/>
                <w:color w:val="auto"/>
                <w:sz w:val="16"/>
                <w:szCs w:val="16"/>
                <w:lang w:val="ru-RU"/>
              </w:rPr>
            </w:pPr>
          </w:p>
          <w:p w14:paraId="763C4676" w14:textId="77777777" w:rsidR="00F772B5" w:rsidRPr="00BF38C6" w:rsidRDefault="00F772B5" w:rsidP="00F772B5">
            <w:pPr>
              <w:pStyle w:val="CellBodyCentered"/>
              <w:rPr>
                <w:rFonts w:ascii="Arial Narrow" w:hAnsi="Arial Narrow"/>
                <w:color w:val="auto"/>
                <w:sz w:val="16"/>
                <w:szCs w:val="16"/>
                <w:lang w:val="ru-RU"/>
              </w:rPr>
            </w:pPr>
          </w:p>
          <w:p w14:paraId="01680EFD" w14:textId="77777777" w:rsidR="00F772B5" w:rsidRPr="00BF38C6" w:rsidRDefault="00F772B5" w:rsidP="00F772B5">
            <w:pPr>
              <w:pStyle w:val="CellBodyCentered"/>
              <w:rPr>
                <w:rFonts w:ascii="Arial Narrow" w:hAnsi="Arial Narrow"/>
                <w:color w:val="auto"/>
                <w:sz w:val="16"/>
                <w:szCs w:val="16"/>
                <w:lang w:val="ru-RU"/>
              </w:rPr>
            </w:pPr>
          </w:p>
          <w:p w14:paraId="7C13CBFE" w14:textId="49F2DA2E" w:rsidR="00F772B5" w:rsidRPr="00BF38C6" w:rsidRDefault="00F772B5" w:rsidP="00F772B5">
            <w:pPr>
              <w:pStyle w:val="CellBodyCentered"/>
              <w:rPr>
                <w:rFonts w:ascii="Arial Narrow" w:hAnsi="Arial Narrow" w:cs="Arial"/>
                <w:color w:val="auto"/>
                <w:sz w:val="16"/>
                <w:szCs w:val="16"/>
                <w:lang w:val="en-GB"/>
              </w:rPr>
            </w:pPr>
          </w:p>
        </w:tc>
        <w:tc>
          <w:tcPr>
            <w:tcW w:w="900" w:type="dxa"/>
            <w:tcBorders>
              <w:top w:val="single" w:sz="6" w:space="0" w:color="auto"/>
              <w:left w:val="single" w:sz="6" w:space="0" w:color="auto"/>
              <w:bottom w:val="single" w:sz="6" w:space="0" w:color="auto"/>
              <w:right w:val="single" w:sz="6" w:space="0" w:color="auto"/>
            </w:tcBorders>
          </w:tcPr>
          <w:p w14:paraId="0D10DD1B" w14:textId="77777777" w:rsidR="00F772B5" w:rsidRPr="00BF38C6" w:rsidRDefault="00F772B5" w:rsidP="00F772B5">
            <w:pPr>
              <w:pStyle w:val="CellBodyCentered"/>
              <w:rPr>
                <w:rFonts w:ascii="Arial Narrow" w:hAnsi="Arial Narrow"/>
                <w:color w:val="auto"/>
                <w:sz w:val="16"/>
                <w:szCs w:val="16"/>
                <w:lang w:val="ru-RU"/>
                <w:rPrChange w:id="2028" w:author="Zhunisbayev, Olzhasbek A [Bolashak Atyrau Limited]" w:date="2022-06-06T22:35:00Z">
                  <w:rPr>
                    <w:rFonts w:ascii="Arial" w:hAnsi="Arial"/>
                    <w:color w:val="auto"/>
                    <w:sz w:val="16"/>
                  </w:rPr>
                </w:rPrChange>
              </w:rPr>
            </w:pPr>
          </w:p>
          <w:p w14:paraId="6325F939"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42D6E05D"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579F0FEB" w14:textId="77777777" w:rsidR="00F772B5" w:rsidRPr="00BF38C6" w:rsidRDefault="00F772B5" w:rsidP="00F772B5">
            <w:pPr>
              <w:pStyle w:val="CellBodyCentered"/>
              <w:rPr>
                <w:rFonts w:ascii="Arial Narrow" w:hAnsi="Arial Narrow" w:cs="Arial"/>
                <w:color w:val="auto"/>
                <w:sz w:val="16"/>
                <w:szCs w:val="16"/>
                <w:lang w:val="ru-RU"/>
              </w:rPr>
            </w:pPr>
          </w:p>
          <w:p w14:paraId="56F1C977" w14:textId="77777777" w:rsidR="00F772B5" w:rsidRPr="00BF38C6" w:rsidRDefault="00F772B5" w:rsidP="00F772B5">
            <w:pPr>
              <w:pStyle w:val="CellBodyCentered"/>
              <w:jc w:val="left"/>
              <w:rPr>
                <w:rFonts w:ascii="Arial Narrow" w:hAnsi="Arial Narrow"/>
                <w:color w:val="auto"/>
                <w:sz w:val="16"/>
                <w:szCs w:val="16"/>
                <w:lang w:val="ru-RU"/>
              </w:rPr>
            </w:pPr>
          </w:p>
          <w:p w14:paraId="14CABF16" w14:textId="77777777" w:rsidR="00F772B5" w:rsidRPr="00BF38C6" w:rsidRDefault="00F772B5" w:rsidP="00F772B5">
            <w:pPr>
              <w:pStyle w:val="CellBodyCentered"/>
              <w:rPr>
                <w:rFonts w:ascii="Arial Narrow" w:hAnsi="Arial Narrow"/>
                <w:color w:val="auto"/>
                <w:sz w:val="16"/>
                <w:szCs w:val="16"/>
                <w:lang w:val="ru-RU"/>
              </w:rPr>
            </w:pPr>
          </w:p>
          <w:p w14:paraId="41117533" w14:textId="77777777" w:rsidR="00F772B5" w:rsidRPr="00BF38C6" w:rsidRDefault="00F772B5" w:rsidP="00F772B5">
            <w:pPr>
              <w:pStyle w:val="CellBodyCentered"/>
              <w:rPr>
                <w:rFonts w:ascii="Arial Narrow" w:hAnsi="Arial Narrow"/>
                <w:color w:val="auto"/>
                <w:sz w:val="16"/>
                <w:szCs w:val="16"/>
                <w:lang w:val="ru-RU"/>
              </w:rPr>
            </w:pPr>
          </w:p>
          <w:p w14:paraId="55CA06EF" w14:textId="77777777" w:rsidR="00F772B5" w:rsidRPr="00BF38C6" w:rsidRDefault="00F772B5" w:rsidP="00F772B5">
            <w:pPr>
              <w:pStyle w:val="CellBodyCentered"/>
              <w:rPr>
                <w:rFonts w:ascii="Arial Narrow" w:hAnsi="Arial Narrow"/>
                <w:color w:val="auto"/>
                <w:sz w:val="16"/>
                <w:szCs w:val="16"/>
                <w:lang w:val="ru-RU"/>
              </w:rPr>
            </w:pPr>
          </w:p>
          <w:p w14:paraId="4278DDC2" w14:textId="77777777" w:rsidR="00F772B5" w:rsidRPr="00BF38C6" w:rsidRDefault="00F772B5" w:rsidP="00F772B5">
            <w:pPr>
              <w:pStyle w:val="CellBodyCentered"/>
              <w:rPr>
                <w:rFonts w:ascii="Arial Narrow" w:hAnsi="Arial Narrow"/>
                <w:color w:val="auto"/>
                <w:sz w:val="16"/>
                <w:szCs w:val="16"/>
                <w:lang w:val="ru-RU"/>
              </w:rPr>
            </w:pPr>
          </w:p>
          <w:p w14:paraId="31E03AA3" w14:textId="77777777" w:rsidR="00F772B5" w:rsidRPr="00BF38C6" w:rsidRDefault="00F772B5" w:rsidP="00F772B5">
            <w:pPr>
              <w:pStyle w:val="CellBodyCentered"/>
              <w:rPr>
                <w:rFonts w:ascii="Arial Narrow" w:hAnsi="Arial Narrow"/>
                <w:color w:val="auto"/>
                <w:sz w:val="16"/>
                <w:szCs w:val="16"/>
                <w:lang w:val="ru-RU"/>
              </w:rPr>
            </w:pPr>
          </w:p>
          <w:p w14:paraId="02364CEB" w14:textId="77777777" w:rsidR="00F772B5" w:rsidRPr="00BF38C6" w:rsidRDefault="00F772B5" w:rsidP="00F772B5">
            <w:pPr>
              <w:pStyle w:val="CellBodyCentered"/>
              <w:rPr>
                <w:rFonts w:ascii="Arial Narrow" w:hAnsi="Arial Narrow"/>
                <w:color w:val="auto"/>
                <w:sz w:val="16"/>
                <w:szCs w:val="16"/>
                <w:lang w:val="ru-RU"/>
              </w:rPr>
            </w:pPr>
          </w:p>
          <w:p w14:paraId="783194B5" w14:textId="77777777" w:rsidR="00F772B5" w:rsidRPr="00BF38C6" w:rsidRDefault="00F772B5" w:rsidP="00F772B5">
            <w:pPr>
              <w:pStyle w:val="CellBodyCentered"/>
              <w:rPr>
                <w:rFonts w:ascii="Arial Narrow" w:hAnsi="Arial Narrow"/>
                <w:color w:val="auto"/>
                <w:sz w:val="16"/>
                <w:szCs w:val="16"/>
                <w:lang w:val="ru-RU"/>
              </w:rPr>
            </w:pPr>
          </w:p>
          <w:p w14:paraId="2122CC95" w14:textId="77777777" w:rsidR="00F772B5" w:rsidRPr="00BF38C6" w:rsidRDefault="00F772B5" w:rsidP="00F772B5">
            <w:pPr>
              <w:pStyle w:val="CellBodyCentered"/>
              <w:rPr>
                <w:rFonts w:ascii="Arial Narrow" w:hAnsi="Arial Narrow"/>
                <w:color w:val="auto"/>
                <w:sz w:val="16"/>
                <w:szCs w:val="16"/>
                <w:lang w:val="ru-RU"/>
              </w:rPr>
            </w:pPr>
          </w:p>
          <w:p w14:paraId="4F0F3F07" w14:textId="77777777" w:rsidR="00F772B5" w:rsidRPr="00BF38C6" w:rsidRDefault="00F772B5" w:rsidP="00F772B5">
            <w:pPr>
              <w:pStyle w:val="CellBodyCentered"/>
              <w:rPr>
                <w:rFonts w:ascii="Arial Narrow" w:hAnsi="Arial Narrow"/>
                <w:color w:val="auto"/>
                <w:sz w:val="16"/>
                <w:szCs w:val="16"/>
                <w:lang w:val="ru-RU"/>
              </w:rPr>
            </w:pPr>
          </w:p>
          <w:p w14:paraId="16F1D3A6" w14:textId="77777777" w:rsidR="00F772B5" w:rsidRPr="00BF38C6" w:rsidRDefault="00F772B5" w:rsidP="00F772B5">
            <w:pPr>
              <w:pStyle w:val="CellBodyCentered"/>
              <w:rPr>
                <w:rFonts w:ascii="Arial Narrow" w:hAnsi="Arial Narrow"/>
                <w:color w:val="auto"/>
                <w:sz w:val="16"/>
                <w:szCs w:val="16"/>
                <w:lang w:val="ru-RU"/>
              </w:rPr>
            </w:pPr>
          </w:p>
          <w:p w14:paraId="5651548E" w14:textId="77777777" w:rsidR="00F772B5" w:rsidRPr="00BF38C6" w:rsidRDefault="00F772B5" w:rsidP="00F772B5">
            <w:pPr>
              <w:pStyle w:val="CellBodyCentered"/>
              <w:rPr>
                <w:rFonts w:ascii="Arial Narrow" w:hAnsi="Arial Narrow"/>
                <w:color w:val="auto"/>
                <w:sz w:val="16"/>
                <w:szCs w:val="16"/>
                <w:lang w:val="ru-RU"/>
              </w:rPr>
            </w:pPr>
          </w:p>
          <w:p w14:paraId="0925AFD8" w14:textId="77777777" w:rsidR="00F772B5" w:rsidRPr="00BF38C6" w:rsidRDefault="00F772B5" w:rsidP="00F772B5">
            <w:pPr>
              <w:pStyle w:val="CellBodyCentered"/>
              <w:rPr>
                <w:rFonts w:ascii="Arial Narrow" w:hAnsi="Arial Narrow"/>
                <w:color w:val="auto"/>
                <w:sz w:val="16"/>
                <w:szCs w:val="16"/>
                <w:lang w:val="ru-RU"/>
              </w:rPr>
            </w:pPr>
          </w:p>
          <w:p w14:paraId="05D7A64C" w14:textId="77777777" w:rsidR="00F772B5" w:rsidRPr="00BF38C6" w:rsidRDefault="00F772B5" w:rsidP="00F772B5">
            <w:pPr>
              <w:pStyle w:val="CellBodyCentered"/>
              <w:rPr>
                <w:rFonts w:ascii="Arial Narrow" w:hAnsi="Arial Narrow"/>
                <w:color w:val="auto"/>
                <w:sz w:val="16"/>
                <w:szCs w:val="16"/>
                <w:lang w:val="ru-RU"/>
              </w:rPr>
            </w:pPr>
          </w:p>
          <w:p w14:paraId="3D136742" w14:textId="77777777" w:rsidR="00F772B5" w:rsidRPr="00BF38C6" w:rsidRDefault="00F772B5" w:rsidP="00F772B5">
            <w:pPr>
              <w:pStyle w:val="CellBodyCentered"/>
              <w:rPr>
                <w:rFonts w:ascii="Arial Narrow" w:hAnsi="Arial Narrow"/>
                <w:color w:val="auto"/>
                <w:sz w:val="16"/>
                <w:szCs w:val="16"/>
                <w:lang w:val="ru-RU"/>
              </w:rPr>
            </w:pPr>
          </w:p>
          <w:p w14:paraId="2C6D2AEA" w14:textId="77777777" w:rsidR="00F772B5" w:rsidRPr="00BF38C6" w:rsidRDefault="00F772B5" w:rsidP="00F772B5">
            <w:pPr>
              <w:pStyle w:val="CellBodyCentered"/>
              <w:rPr>
                <w:rFonts w:ascii="Arial Narrow" w:hAnsi="Arial Narrow"/>
                <w:color w:val="auto"/>
                <w:sz w:val="16"/>
                <w:szCs w:val="16"/>
                <w:lang w:val="ru-RU"/>
              </w:rPr>
            </w:pPr>
          </w:p>
          <w:p w14:paraId="731427F9" w14:textId="77777777" w:rsidR="00F772B5" w:rsidRPr="00BF38C6" w:rsidRDefault="00F772B5" w:rsidP="00F772B5">
            <w:pPr>
              <w:pStyle w:val="CellBodyCentered"/>
              <w:rPr>
                <w:rFonts w:ascii="Arial Narrow" w:hAnsi="Arial Narrow"/>
                <w:color w:val="auto"/>
                <w:sz w:val="16"/>
                <w:szCs w:val="16"/>
                <w:lang w:val="ru-RU"/>
              </w:rPr>
            </w:pPr>
          </w:p>
          <w:p w14:paraId="674E7AE8" w14:textId="77777777" w:rsidR="00F772B5" w:rsidRPr="00BF38C6" w:rsidRDefault="00F772B5" w:rsidP="00F772B5">
            <w:pPr>
              <w:pStyle w:val="CellBodyCentered"/>
              <w:rPr>
                <w:rFonts w:ascii="Arial Narrow" w:hAnsi="Arial Narrow"/>
                <w:color w:val="auto"/>
                <w:sz w:val="16"/>
                <w:szCs w:val="16"/>
                <w:lang w:val="ru-RU"/>
              </w:rPr>
            </w:pPr>
          </w:p>
          <w:p w14:paraId="48CE156F" w14:textId="77777777" w:rsidR="00F772B5" w:rsidRPr="00BF38C6" w:rsidRDefault="00F772B5" w:rsidP="00F772B5">
            <w:pPr>
              <w:pStyle w:val="CellBodyCentered"/>
              <w:rPr>
                <w:rFonts w:ascii="Arial Narrow" w:hAnsi="Arial Narrow"/>
                <w:color w:val="auto"/>
                <w:sz w:val="16"/>
                <w:szCs w:val="16"/>
                <w:lang w:val="ru-RU"/>
              </w:rPr>
            </w:pPr>
          </w:p>
          <w:p w14:paraId="25192688" w14:textId="77777777" w:rsidR="00F772B5" w:rsidRPr="00BF38C6" w:rsidRDefault="00F772B5" w:rsidP="00F772B5">
            <w:pPr>
              <w:pStyle w:val="CellBodyCentered"/>
              <w:rPr>
                <w:rFonts w:ascii="Arial Narrow" w:hAnsi="Arial Narrow"/>
                <w:color w:val="auto"/>
                <w:sz w:val="16"/>
                <w:szCs w:val="16"/>
                <w:lang w:val="ru-RU"/>
              </w:rPr>
            </w:pPr>
          </w:p>
          <w:p w14:paraId="50E7F5C3" w14:textId="77777777" w:rsidR="00F772B5" w:rsidRPr="00BF38C6" w:rsidRDefault="00F772B5" w:rsidP="00F772B5">
            <w:pPr>
              <w:pStyle w:val="CellBodyCentered"/>
              <w:rPr>
                <w:rFonts w:ascii="Arial Narrow" w:hAnsi="Arial Narrow"/>
                <w:color w:val="auto"/>
                <w:sz w:val="16"/>
                <w:szCs w:val="16"/>
                <w:lang w:val="ru-RU"/>
              </w:rPr>
            </w:pPr>
          </w:p>
          <w:p w14:paraId="6DCC292E" w14:textId="77777777" w:rsidR="00F772B5" w:rsidRPr="00BF38C6" w:rsidRDefault="00F772B5" w:rsidP="00F772B5">
            <w:pPr>
              <w:pStyle w:val="CellBodyCentered"/>
              <w:rPr>
                <w:rFonts w:ascii="Arial Narrow" w:hAnsi="Arial Narrow"/>
                <w:color w:val="auto"/>
                <w:sz w:val="16"/>
                <w:szCs w:val="16"/>
                <w:lang w:val="ru-RU"/>
              </w:rPr>
            </w:pPr>
          </w:p>
          <w:p w14:paraId="4C54C6C4" w14:textId="77777777" w:rsidR="00F772B5" w:rsidRPr="00BF38C6" w:rsidRDefault="00F772B5" w:rsidP="00F772B5">
            <w:pPr>
              <w:pStyle w:val="CellBodyCentered"/>
              <w:rPr>
                <w:rFonts w:ascii="Arial Narrow" w:hAnsi="Arial Narrow"/>
                <w:color w:val="auto"/>
                <w:sz w:val="16"/>
                <w:szCs w:val="16"/>
                <w:lang w:val="ru-RU"/>
              </w:rPr>
            </w:pPr>
          </w:p>
          <w:p w14:paraId="6B5A2D2F" w14:textId="77777777" w:rsidR="00F772B5" w:rsidRPr="00BF38C6" w:rsidRDefault="00F772B5" w:rsidP="00F772B5">
            <w:pPr>
              <w:pStyle w:val="CellBodyCentered"/>
              <w:rPr>
                <w:rFonts w:ascii="Arial Narrow" w:hAnsi="Arial Narrow"/>
                <w:color w:val="auto"/>
                <w:sz w:val="16"/>
                <w:szCs w:val="16"/>
                <w:lang w:val="ru-RU"/>
              </w:rPr>
            </w:pPr>
          </w:p>
          <w:p w14:paraId="7D84580F" w14:textId="77777777" w:rsidR="00F772B5" w:rsidRPr="00BF38C6" w:rsidRDefault="00F772B5" w:rsidP="00F772B5">
            <w:pPr>
              <w:pStyle w:val="CellBodyCentered"/>
              <w:rPr>
                <w:rFonts w:ascii="Arial Narrow" w:hAnsi="Arial Narrow"/>
                <w:color w:val="auto"/>
                <w:sz w:val="16"/>
                <w:szCs w:val="16"/>
                <w:lang w:val="ru-RU"/>
              </w:rPr>
            </w:pPr>
          </w:p>
          <w:p w14:paraId="59333E8B" w14:textId="77777777" w:rsidR="00F772B5" w:rsidRPr="00BF38C6" w:rsidRDefault="00F772B5" w:rsidP="00F772B5">
            <w:pPr>
              <w:pStyle w:val="CellBodyCentered"/>
              <w:rPr>
                <w:rFonts w:ascii="Arial Narrow" w:hAnsi="Arial Narrow"/>
                <w:color w:val="auto"/>
                <w:sz w:val="16"/>
                <w:szCs w:val="16"/>
                <w:lang w:val="ru-RU"/>
              </w:rPr>
            </w:pPr>
          </w:p>
          <w:p w14:paraId="1DF34785" w14:textId="77777777" w:rsidR="00F772B5" w:rsidRPr="00BF38C6" w:rsidRDefault="00F772B5" w:rsidP="00F772B5">
            <w:pPr>
              <w:pStyle w:val="CellBodyCentered"/>
              <w:rPr>
                <w:rFonts w:ascii="Arial Narrow" w:hAnsi="Arial Narrow"/>
                <w:color w:val="auto"/>
                <w:sz w:val="16"/>
                <w:szCs w:val="16"/>
                <w:lang w:val="ru-RU"/>
              </w:rPr>
            </w:pPr>
          </w:p>
          <w:p w14:paraId="190B77CF" w14:textId="77777777" w:rsidR="00F772B5" w:rsidRPr="00BF38C6" w:rsidRDefault="00F772B5" w:rsidP="00F772B5">
            <w:pPr>
              <w:pStyle w:val="CellBodyCentered"/>
              <w:rPr>
                <w:rFonts w:ascii="Arial Narrow" w:hAnsi="Arial Narrow"/>
                <w:color w:val="auto"/>
                <w:sz w:val="16"/>
                <w:szCs w:val="16"/>
                <w:lang w:val="ru-RU"/>
              </w:rPr>
            </w:pPr>
          </w:p>
          <w:p w14:paraId="68000668" w14:textId="77777777" w:rsidR="00F772B5" w:rsidRPr="00BF38C6" w:rsidRDefault="00F772B5" w:rsidP="00F772B5">
            <w:pPr>
              <w:pStyle w:val="CellBodyCentered"/>
              <w:rPr>
                <w:rFonts w:ascii="Arial Narrow" w:hAnsi="Arial Narrow"/>
                <w:color w:val="auto"/>
                <w:sz w:val="16"/>
                <w:szCs w:val="16"/>
                <w:lang w:val="ru-RU"/>
              </w:rPr>
            </w:pPr>
          </w:p>
          <w:p w14:paraId="6402A530" w14:textId="77777777" w:rsidR="00F772B5" w:rsidRPr="00BF38C6" w:rsidRDefault="00F772B5" w:rsidP="00F772B5">
            <w:pPr>
              <w:pStyle w:val="CellBodyCentered"/>
              <w:rPr>
                <w:rFonts w:ascii="Arial Narrow" w:hAnsi="Arial Narrow"/>
                <w:color w:val="auto"/>
                <w:sz w:val="16"/>
                <w:szCs w:val="16"/>
                <w:lang w:val="ru-RU"/>
              </w:rPr>
            </w:pPr>
          </w:p>
          <w:p w14:paraId="5488015F" w14:textId="77777777" w:rsidR="00F772B5" w:rsidRPr="00BF38C6" w:rsidRDefault="00F772B5" w:rsidP="00F772B5">
            <w:pPr>
              <w:pStyle w:val="CellBodyCentered"/>
              <w:rPr>
                <w:rFonts w:ascii="Arial Narrow" w:hAnsi="Arial Narrow"/>
                <w:color w:val="auto"/>
                <w:sz w:val="16"/>
                <w:szCs w:val="16"/>
                <w:lang w:val="ru-RU"/>
              </w:rPr>
            </w:pPr>
          </w:p>
          <w:p w14:paraId="70F31640" w14:textId="77777777" w:rsidR="00F772B5" w:rsidRPr="00BF38C6" w:rsidRDefault="00F772B5" w:rsidP="00F772B5">
            <w:pPr>
              <w:pStyle w:val="CellBodyCentered"/>
              <w:rPr>
                <w:rFonts w:ascii="Arial Narrow" w:hAnsi="Arial Narrow"/>
                <w:color w:val="auto"/>
                <w:sz w:val="16"/>
                <w:szCs w:val="16"/>
                <w:lang w:val="ru-RU"/>
              </w:rPr>
            </w:pPr>
          </w:p>
          <w:p w14:paraId="38A9918F" w14:textId="77777777" w:rsidR="00F772B5" w:rsidRPr="00BF38C6" w:rsidRDefault="00F772B5" w:rsidP="00F772B5">
            <w:pPr>
              <w:pStyle w:val="CellBodyCentered"/>
              <w:rPr>
                <w:rFonts w:ascii="Arial Narrow" w:hAnsi="Arial Narrow"/>
                <w:color w:val="auto"/>
                <w:sz w:val="16"/>
                <w:szCs w:val="16"/>
                <w:lang w:val="ru-RU"/>
              </w:rPr>
            </w:pPr>
          </w:p>
          <w:p w14:paraId="36CFC1A1" w14:textId="790BE901"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5EDDDC13" w14:textId="77777777" w:rsidR="00F772B5" w:rsidRPr="00BF38C6" w:rsidRDefault="00F772B5" w:rsidP="00F772B5">
            <w:pPr>
              <w:pStyle w:val="CellBodyCentered"/>
              <w:rPr>
                <w:rFonts w:ascii="Arial Narrow" w:hAnsi="Arial Narrow"/>
                <w:color w:val="auto"/>
                <w:sz w:val="16"/>
                <w:szCs w:val="16"/>
              </w:rPr>
            </w:pPr>
          </w:p>
          <w:p w14:paraId="0050A1D1"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 600</w:t>
            </w:r>
          </w:p>
          <w:p w14:paraId="305C8B65"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RF</w:t>
            </w:r>
          </w:p>
          <w:p w14:paraId="695C6B92" w14:textId="77777777" w:rsidR="00F772B5" w:rsidRPr="00BF38C6" w:rsidRDefault="00F772B5" w:rsidP="00F772B5">
            <w:pPr>
              <w:pStyle w:val="CellBodyCentered"/>
              <w:rPr>
                <w:rFonts w:ascii="Arial Narrow" w:hAnsi="Arial Narrow"/>
                <w:color w:val="auto"/>
                <w:sz w:val="16"/>
                <w:szCs w:val="16"/>
                <w:lang w:val="en-GB"/>
              </w:rPr>
            </w:pPr>
          </w:p>
          <w:p w14:paraId="1997AC03" w14:textId="77777777" w:rsidR="00F772B5" w:rsidRPr="00BF38C6" w:rsidRDefault="00F772B5" w:rsidP="00F772B5">
            <w:pPr>
              <w:pStyle w:val="CellBodyCentered"/>
              <w:rPr>
                <w:rFonts w:ascii="Arial Narrow" w:hAnsi="Arial Narrow"/>
                <w:color w:val="auto"/>
                <w:sz w:val="16"/>
                <w:szCs w:val="16"/>
                <w:lang w:val="en-GB"/>
              </w:rPr>
            </w:pPr>
          </w:p>
          <w:p w14:paraId="6AAEBF1C" w14:textId="77777777" w:rsidR="00F772B5" w:rsidRPr="00BF38C6" w:rsidRDefault="00F772B5" w:rsidP="00F772B5">
            <w:pPr>
              <w:pStyle w:val="CellBodyCentered"/>
              <w:rPr>
                <w:rFonts w:ascii="Arial Narrow" w:hAnsi="Arial Narrow"/>
                <w:color w:val="auto"/>
                <w:sz w:val="16"/>
                <w:szCs w:val="16"/>
                <w:lang w:val="en-GB"/>
              </w:rPr>
            </w:pPr>
          </w:p>
          <w:p w14:paraId="4CE69513" w14:textId="77777777" w:rsidR="00F772B5" w:rsidRPr="00BF38C6" w:rsidRDefault="00F772B5" w:rsidP="00F772B5">
            <w:pPr>
              <w:pStyle w:val="CellBodyCentered"/>
              <w:rPr>
                <w:rFonts w:ascii="Arial Narrow" w:hAnsi="Arial Narrow"/>
                <w:color w:val="auto"/>
                <w:sz w:val="16"/>
                <w:szCs w:val="16"/>
                <w:lang w:val="en-GB"/>
              </w:rPr>
            </w:pPr>
          </w:p>
          <w:p w14:paraId="44F1D610" w14:textId="77777777" w:rsidR="00F772B5" w:rsidRPr="00BF38C6" w:rsidRDefault="00F772B5" w:rsidP="00F772B5">
            <w:pPr>
              <w:pStyle w:val="CellBodyCentered"/>
              <w:rPr>
                <w:rFonts w:ascii="Arial Narrow" w:hAnsi="Arial Narrow"/>
                <w:color w:val="auto"/>
                <w:sz w:val="16"/>
                <w:szCs w:val="16"/>
                <w:lang w:val="en-GB"/>
              </w:rPr>
            </w:pPr>
          </w:p>
          <w:p w14:paraId="0C4FE5AB" w14:textId="77777777" w:rsidR="00F772B5" w:rsidRPr="00BF38C6" w:rsidRDefault="00F772B5" w:rsidP="00F772B5">
            <w:pPr>
              <w:pStyle w:val="CellBodyCentered"/>
              <w:rPr>
                <w:rFonts w:ascii="Arial Narrow" w:hAnsi="Arial Narrow"/>
                <w:color w:val="auto"/>
                <w:sz w:val="16"/>
                <w:szCs w:val="16"/>
                <w:lang w:val="en-GB"/>
              </w:rPr>
            </w:pPr>
          </w:p>
          <w:p w14:paraId="1EF6F56B" w14:textId="77777777" w:rsidR="00F772B5" w:rsidRPr="00BF38C6" w:rsidRDefault="00F772B5" w:rsidP="00F772B5">
            <w:pPr>
              <w:pStyle w:val="CellBodyCentered"/>
              <w:jc w:val="left"/>
              <w:rPr>
                <w:rFonts w:ascii="Arial Narrow" w:hAnsi="Arial Narrow"/>
                <w:color w:val="auto"/>
                <w:sz w:val="16"/>
                <w:szCs w:val="16"/>
                <w:lang w:val="en-GB"/>
              </w:rPr>
            </w:pPr>
          </w:p>
          <w:p w14:paraId="0331DD58" w14:textId="77777777" w:rsidR="00F772B5" w:rsidRPr="00BF38C6" w:rsidRDefault="00F772B5" w:rsidP="00F772B5">
            <w:pPr>
              <w:pStyle w:val="CellBodyCentered"/>
              <w:rPr>
                <w:rFonts w:ascii="Arial Narrow" w:hAnsi="Arial Narrow"/>
                <w:color w:val="auto"/>
                <w:sz w:val="16"/>
                <w:szCs w:val="16"/>
                <w:lang w:val="ru-RU"/>
              </w:rPr>
            </w:pPr>
          </w:p>
          <w:p w14:paraId="2B0539C9" w14:textId="77777777" w:rsidR="00F772B5" w:rsidRPr="00BF38C6" w:rsidRDefault="00F772B5" w:rsidP="00F772B5">
            <w:pPr>
              <w:pStyle w:val="CellBodyCentered"/>
              <w:rPr>
                <w:rFonts w:ascii="Arial Narrow" w:hAnsi="Arial Narrow"/>
                <w:color w:val="auto"/>
                <w:sz w:val="16"/>
                <w:szCs w:val="16"/>
                <w:lang w:val="ru-RU"/>
              </w:rPr>
            </w:pPr>
          </w:p>
          <w:p w14:paraId="02868C13" w14:textId="77777777" w:rsidR="00F772B5" w:rsidRPr="00BF38C6" w:rsidRDefault="00F772B5" w:rsidP="00F772B5">
            <w:pPr>
              <w:pStyle w:val="CellBodyCentered"/>
              <w:rPr>
                <w:rFonts w:ascii="Arial Narrow" w:hAnsi="Arial Narrow"/>
                <w:color w:val="auto"/>
                <w:sz w:val="16"/>
                <w:szCs w:val="16"/>
                <w:lang w:val="ru-RU"/>
              </w:rPr>
            </w:pPr>
          </w:p>
          <w:p w14:paraId="7EB853EB" w14:textId="77777777" w:rsidR="00F772B5" w:rsidRPr="00BF38C6" w:rsidRDefault="00F772B5" w:rsidP="00F772B5">
            <w:pPr>
              <w:pStyle w:val="CellBodyCentered"/>
              <w:rPr>
                <w:rFonts w:ascii="Arial Narrow" w:hAnsi="Arial Narrow"/>
                <w:color w:val="auto"/>
                <w:sz w:val="16"/>
                <w:szCs w:val="16"/>
                <w:lang w:val="ru-RU"/>
              </w:rPr>
            </w:pPr>
          </w:p>
          <w:p w14:paraId="00786639" w14:textId="77777777" w:rsidR="00F772B5" w:rsidRPr="00BF38C6" w:rsidRDefault="00F772B5" w:rsidP="00F772B5">
            <w:pPr>
              <w:pStyle w:val="CellBodyCentered"/>
              <w:rPr>
                <w:rFonts w:ascii="Arial Narrow" w:hAnsi="Arial Narrow"/>
                <w:color w:val="auto"/>
                <w:sz w:val="16"/>
                <w:szCs w:val="16"/>
                <w:lang w:val="ru-RU"/>
              </w:rPr>
            </w:pPr>
          </w:p>
          <w:p w14:paraId="25F648E3" w14:textId="77777777" w:rsidR="00F772B5" w:rsidRPr="00BF38C6" w:rsidRDefault="00F772B5" w:rsidP="00F772B5">
            <w:pPr>
              <w:pStyle w:val="CellBodyCentered"/>
              <w:rPr>
                <w:rFonts w:ascii="Arial Narrow" w:hAnsi="Arial Narrow"/>
                <w:color w:val="auto"/>
                <w:sz w:val="16"/>
                <w:szCs w:val="16"/>
                <w:lang w:val="ru-RU"/>
              </w:rPr>
            </w:pPr>
          </w:p>
          <w:p w14:paraId="7456FE6F" w14:textId="77777777" w:rsidR="00F772B5" w:rsidRPr="00BF38C6" w:rsidRDefault="00F772B5" w:rsidP="00F772B5">
            <w:pPr>
              <w:pStyle w:val="CellBodyCentered"/>
              <w:rPr>
                <w:rFonts w:ascii="Arial Narrow" w:hAnsi="Arial Narrow"/>
                <w:color w:val="auto"/>
                <w:sz w:val="16"/>
                <w:szCs w:val="16"/>
                <w:lang w:val="ru-RU"/>
              </w:rPr>
            </w:pPr>
          </w:p>
          <w:p w14:paraId="486BE917" w14:textId="77777777" w:rsidR="00F772B5" w:rsidRPr="00BF38C6" w:rsidRDefault="00F772B5" w:rsidP="00F772B5">
            <w:pPr>
              <w:pStyle w:val="CellBodyCentered"/>
              <w:rPr>
                <w:rFonts w:ascii="Arial Narrow" w:hAnsi="Arial Narrow"/>
                <w:color w:val="auto"/>
                <w:sz w:val="16"/>
                <w:szCs w:val="16"/>
                <w:lang w:val="ru-RU"/>
              </w:rPr>
            </w:pPr>
          </w:p>
          <w:p w14:paraId="6ED9E3DB" w14:textId="77777777" w:rsidR="00F772B5" w:rsidRPr="00BF38C6" w:rsidRDefault="00F772B5" w:rsidP="00F772B5">
            <w:pPr>
              <w:pStyle w:val="CellBodyCentered"/>
              <w:rPr>
                <w:rFonts w:ascii="Arial Narrow" w:hAnsi="Arial Narrow"/>
                <w:color w:val="auto"/>
                <w:sz w:val="16"/>
                <w:szCs w:val="16"/>
                <w:lang w:val="ru-RU"/>
              </w:rPr>
            </w:pPr>
          </w:p>
          <w:p w14:paraId="380733DB" w14:textId="77777777" w:rsidR="00F772B5" w:rsidRPr="00BF38C6" w:rsidRDefault="00F772B5" w:rsidP="00F772B5">
            <w:pPr>
              <w:pStyle w:val="CellBodyCentered"/>
              <w:rPr>
                <w:rFonts w:ascii="Arial Narrow" w:hAnsi="Arial Narrow"/>
                <w:color w:val="auto"/>
                <w:sz w:val="16"/>
                <w:szCs w:val="16"/>
                <w:lang w:val="ru-RU"/>
              </w:rPr>
            </w:pPr>
          </w:p>
          <w:p w14:paraId="075D3699" w14:textId="77777777" w:rsidR="00F772B5" w:rsidRPr="00BF38C6" w:rsidRDefault="00F772B5" w:rsidP="00F772B5">
            <w:pPr>
              <w:pStyle w:val="CellBodyCentered"/>
              <w:rPr>
                <w:rFonts w:ascii="Arial Narrow" w:hAnsi="Arial Narrow"/>
                <w:color w:val="auto"/>
                <w:sz w:val="16"/>
                <w:szCs w:val="16"/>
                <w:lang w:val="ru-RU"/>
              </w:rPr>
            </w:pPr>
          </w:p>
          <w:p w14:paraId="1E043D7D" w14:textId="77777777" w:rsidR="00F772B5" w:rsidRPr="00BF38C6" w:rsidRDefault="00F772B5" w:rsidP="00F772B5">
            <w:pPr>
              <w:pStyle w:val="CellBodyCentered"/>
              <w:rPr>
                <w:rFonts w:ascii="Arial Narrow" w:hAnsi="Arial Narrow"/>
                <w:color w:val="auto"/>
                <w:sz w:val="16"/>
                <w:szCs w:val="16"/>
                <w:lang w:val="ru-RU"/>
              </w:rPr>
            </w:pPr>
          </w:p>
          <w:p w14:paraId="23B796D7" w14:textId="77777777" w:rsidR="00F772B5" w:rsidRPr="00BF38C6" w:rsidRDefault="00F772B5" w:rsidP="00F772B5">
            <w:pPr>
              <w:pStyle w:val="CellBodyCentered"/>
              <w:rPr>
                <w:rFonts w:ascii="Arial Narrow" w:hAnsi="Arial Narrow"/>
                <w:color w:val="auto"/>
                <w:sz w:val="16"/>
                <w:szCs w:val="16"/>
                <w:lang w:val="ru-RU"/>
              </w:rPr>
            </w:pPr>
          </w:p>
          <w:p w14:paraId="552272F2" w14:textId="77777777" w:rsidR="00F772B5" w:rsidRPr="00BF38C6" w:rsidRDefault="00F772B5" w:rsidP="00F772B5">
            <w:pPr>
              <w:pStyle w:val="CellBodyCentered"/>
              <w:rPr>
                <w:rFonts w:ascii="Arial Narrow" w:hAnsi="Arial Narrow"/>
                <w:color w:val="auto"/>
                <w:sz w:val="16"/>
                <w:szCs w:val="16"/>
                <w:lang w:val="ru-RU"/>
              </w:rPr>
            </w:pPr>
          </w:p>
          <w:p w14:paraId="25A09AA3" w14:textId="77777777" w:rsidR="00F772B5" w:rsidRPr="00BF38C6" w:rsidRDefault="00F772B5" w:rsidP="00F772B5">
            <w:pPr>
              <w:pStyle w:val="CellBodyCentered"/>
              <w:rPr>
                <w:rFonts w:ascii="Arial Narrow" w:hAnsi="Arial Narrow"/>
                <w:color w:val="auto"/>
                <w:sz w:val="16"/>
                <w:szCs w:val="16"/>
                <w:lang w:val="ru-RU"/>
              </w:rPr>
            </w:pPr>
          </w:p>
          <w:p w14:paraId="1D592833" w14:textId="77777777" w:rsidR="00F772B5" w:rsidRPr="00BF38C6" w:rsidRDefault="00F772B5" w:rsidP="00F772B5">
            <w:pPr>
              <w:pStyle w:val="CellBodyCentered"/>
              <w:rPr>
                <w:rFonts w:ascii="Arial Narrow" w:hAnsi="Arial Narrow"/>
                <w:color w:val="auto"/>
                <w:sz w:val="16"/>
                <w:szCs w:val="16"/>
                <w:lang w:val="ru-RU"/>
              </w:rPr>
            </w:pPr>
          </w:p>
          <w:p w14:paraId="0067DCDC" w14:textId="77777777" w:rsidR="00F772B5" w:rsidRPr="00BF38C6" w:rsidRDefault="00F772B5" w:rsidP="00F772B5">
            <w:pPr>
              <w:pStyle w:val="CellBodyCentered"/>
              <w:rPr>
                <w:rFonts w:ascii="Arial Narrow" w:hAnsi="Arial Narrow"/>
                <w:color w:val="auto"/>
                <w:sz w:val="16"/>
                <w:szCs w:val="16"/>
                <w:lang w:val="ru-RU"/>
              </w:rPr>
            </w:pPr>
          </w:p>
          <w:p w14:paraId="2B909D78" w14:textId="77777777" w:rsidR="00F772B5" w:rsidRPr="00BF38C6" w:rsidRDefault="00F772B5" w:rsidP="00F772B5">
            <w:pPr>
              <w:pStyle w:val="CellBodyCentered"/>
              <w:rPr>
                <w:rFonts w:ascii="Arial Narrow" w:hAnsi="Arial Narrow"/>
                <w:color w:val="auto"/>
                <w:sz w:val="16"/>
                <w:szCs w:val="16"/>
                <w:lang w:val="ru-RU"/>
              </w:rPr>
            </w:pPr>
          </w:p>
          <w:p w14:paraId="65F5CB40" w14:textId="77777777" w:rsidR="00F772B5" w:rsidRPr="00BF38C6" w:rsidRDefault="00F772B5" w:rsidP="00F772B5">
            <w:pPr>
              <w:pStyle w:val="CellBodyCentered"/>
              <w:rPr>
                <w:rFonts w:ascii="Arial Narrow" w:hAnsi="Arial Narrow"/>
                <w:color w:val="auto"/>
                <w:sz w:val="16"/>
                <w:szCs w:val="16"/>
                <w:lang w:val="ru-RU"/>
              </w:rPr>
            </w:pPr>
          </w:p>
          <w:p w14:paraId="2183497E" w14:textId="77777777" w:rsidR="00F772B5" w:rsidRPr="00BF38C6" w:rsidRDefault="00F772B5" w:rsidP="00F772B5">
            <w:pPr>
              <w:pStyle w:val="CellBodyCentered"/>
              <w:rPr>
                <w:rFonts w:ascii="Arial Narrow" w:hAnsi="Arial Narrow"/>
                <w:color w:val="auto"/>
                <w:sz w:val="16"/>
                <w:szCs w:val="16"/>
                <w:lang w:val="ru-RU"/>
              </w:rPr>
            </w:pPr>
          </w:p>
          <w:p w14:paraId="44A72830" w14:textId="77777777" w:rsidR="00F772B5" w:rsidRPr="00BF38C6" w:rsidRDefault="00F772B5" w:rsidP="00F772B5">
            <w:pPr>
              <w:pStyle w:val="CellBodyCentered"/>
              <w:rPr>
                <w:rFonts w:ascii="Arial Narrow" w:hAnsi="Arial Narrow"/>
                <w:color w:val="auto"/>
                <w:sz w:val="16"/>
                <w:szCs w:val="16"/>
                <w:lang w:val="ru-RU"/>
              </w:rPr>
            </w:pPr>
          </w:p>
          <w:p w14:paraId="5BBD82DE" w14:textId="77777777" w:rsidR="00F772B5" w:rsidRPr="00BF38C6" w:rsidRDefault="00F772B5" w:rsidP="00F772B5">
            <w:pPr>
              <w:pStyle w:val="CellBodyCentered"/>
              <w:rPr>
                <w:rFonts w:ascii="Arial Narrow" w:hAnsi="Arial Narrow"/>
                <w:color w:val="auto"/>
                <w:sz w:val="16"/>
                <w:szCs w:val="16"/>
                <w:lang w:val="ru-RU"/>
              </w:rPr>
            </w:pPr>
          </w:p>
          <w:p w14:paraId="105258CA" w14:textId="77777777" w:rsidR="00F772B5" w:rsidRPr="00BF38C6" w:rsidRDefault="00F772B5" w:rsidP="00F772B5">
            <w:pPr>
              <w:pStyle w:val="CellBodyCentered"/>
              <w:rPr>
                <w:rFonts w:ascii="Arial Narrow" w:hAnsi="Arial Narrow"/>
                <w:color w:val="auto"/>
                <w:sz w:val="16"/>
                <w:szCs w:val="16"/>
                <w:lang w:val="ru-RU"/>
              </w:rPr>
            </w:pPr>
          </w:p>
          <w:p w14:paraId="42250491" w14:textId="77777777" w:rsidR="00F772B5" w:rsidRPr="00BF38C6" w:rsidRDefault="00F772B5" w:rsidP="00F772B5">
            <w:pPr>
              <w:pStyle w:val="CellBodyCentered"/>
              <w:rPr>
                <w:rFonts w:ascii="Arial Narrow" w:hAnsi="Arial Narrow"/>
                <w:color w:val="auto"/>
                <w:sz w:val="16"/>
                <w:szCs w:val="16"/>
                <w:lang w:val="ru-RU"/>
              </w:rPr>
            </w:pPr>
          </w:p>
          <w:p w14:paraId="212CF795" w14:textId="77777777" w:rsidR="00F772B5" w:rsidRPr="00BF38C6" w:rsidRDefault="00F772B5" w:rsidP="00F772B5">
            <w:pPr>
              <w:pStyle w:val="CellBodyCentered"/>
              <w:rPr>
                <w:rFonts w:ascii="Arial Narrow" w:hAnsi="Arial Narrow"/>
                <w:color w:val="auto"/>
                <w:sz w:val="16"/>
                <w:szCs w:val="16"/>
                <w:lang w:val="ru-RU"/>
              </w:rPr>
            </w:pPr>
          </w:p>
          <w:p w14:paraId="2D073D12" w14:textId="77777777" w:rsidR="00F772B5" w:rsidRPr="00BF38C6" w:rsidRDefault="00F772B5" w:rsidP="00F772B5">
            <w:pPr>
              <w:pStyle w:val="CellBodyCentered"/>
              <w:rPr>
                <w:rFonts w:ascii="Arial Narrow" w:hAnsi="Arial Narrow"/>
                <w:color w:val="auto"/>
                <w:sz w:val="16"/>
                <w:szCs w:val="16"/>
                <w:lang w:val="ru-RU"/>
              </w:rPr>
            </w:pPr>
          </w:p>
          <w:p w14:paraId="09BEB66E" w14:textId="77777777" w:rsidR="00F772B5" w:rsidRPr="00BF38C6" w:rsidRDefault="00F772B5" w:rsidP="00F772B5">
            <w:pPr>
              <w:pStyle w:val="CellBodyCentered"/>
              <w:rPr>
                <w:rFonts w:ascii="Arial Narrow" w:hAnsi="Arial Narrow"/>
                <w:color w:val="auto"/>
                <w:sz w:val="16"/>
                <w:szCs w:val="16"/>
                <w:lang w:val="ru-RU"/>
              </w:rPr>
            </w:pPr>
          </w:p>
          <w:p w14:paraId="3CE92E63" w14:textId="10003F03" w:rsidR="00F772B5" w:rsidRPr="00BF38C6" w:rsidRDefault="00F772B5" w:rsidP="00F772B5">
            <w:pPr>
              <w:pStyle w:val="CellBodyCentered"/>
              <w:rPr>
                <w:rFonts w:ascii="Arial Narrow" w:hAnsi="Arial Narrow" w:cs="Arial"/>
                <w:color w:val="auto"/>
                <w:sz w:val="16"/>
                <w:szCs w:val="16"/>
                <w:lang w:val="en-GB"/>
              </w:rPr>
            </w:pPr>
          </w:p>
        </w:tc>
        <w:tc>
          <w:tcPr>
            <w:tcW w:w="709" w:type="dxa"/>
            <w:tcBorders>
              <w:top w:val="single" w:sz="6" w:space="0" w:color="auto"/>
              <w:left w:val="single" w:sz="6" w:space="0" w:color="auto"/>
              <w:bottom w:val="single" w:sz="6" w:space="0" w:color="auto"/>
              <w:right w:val="single" w:sz="6" w:space="0" w:color="auto"/>
            </w:tcBorders>
          </w:tcPr>
          <w:p w14:paraId="5B8A49A7" w14:textId="77777777" w:rsidR="00F772B5" w:rsidRPr="00BF38C6" w:rsidRDefault="00F772B5" w:rsidP="00F772B5">
            <w:pPr>
              <w:pStyle w:val="CellBodyCentered"/>
              <w:rPr>
                <w:rFonts w:ascii="Arial Narrow" w:hAnsi="Arial Narrow"/>
                <w:color w:val="auto"/>
                <w:sz w:val="16"/>
                <w:szCs w:val="16"/>
              </w:rPr>
            </w:pPr>
          </w:p>
          <w:p w14:paraId="63388281" w14:textId="4D248F4B"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+343 °C</w:t>
            </w:r>
          </w:p>
          <w:p w14:paraId="09F36BDA" w14:textId="77777777" w:rsidR="00F772B5" w:rsidRPr="00BF38C6" w:rsidRDefault="00F772B5" w:rsidP="00F772B5">
            <w:pPr>
              <w:pStyle w:val="CellBodyCentered"/>
              <w:rPr>
                <w:rFonts w:ascii="Arial Narrow" w:hAnsi="Arial Narrow"/>
                <w:color w:val="auto"/>
                <w:sz w:val="16"/>
                <w:szCs w:val="16"/>
                <w:lang w:val="ru-RU"/>
              </w:rPr>
            </w:pPr>
          </w:p>
          <w:p w14:paraId="5A7D4DA1"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Прим. 5</w:t>
            </w:r>
          </w:p>
          <w:p w14:paraId="1418059D" w14:textId="77777777" w:rsidR="00F772B5" w:rsidRPr="00BF38C6" w:rsidRDefault="00F772B5" w:rsidP="00F772B5">
            <w:pPr>
              <w:pStyle w:val="CellBodyCentered"/>
              <w:rPr>
                <w:rFonts w:ascii="Arial Narrow" w:hAnsi="Arial Narrow"/>
                <w:color w:val="auto"/>
                <w:sz w:val="16"/>
                <w:szCs w:val="16"/>
                <w:lang w:val="ru-RU"/>
              </w:rPr>
            </w:pPr>
          </w:p>
          <w:p w14:paraId="789C0FA1" w14:textId="77777777" w:rsidR="00F772B5" w:rsidRPr="00BF38C6" w:rsidRDefault="00F772B5" w:rsidP="00F772B5">
            <w:pPr>
              <w:pStyle w:val="CellBodyCentered"/>
              <w:rPr>
                <w:rFonts w:ascii="Arial Narrow" w:hAnsi="Arial Narrow"/>
                <w:color w:val="auto"/>
                <w:sz w:val="16"/>
                <w:szCs w:val="16"/>
                <w:lang w:val="ru-RU"/>
              </w:rPr>
            </w:pPr>
          </w:p>
          <w:p w14:paraId="16108B27" w14:textId="77777777" w:rsidR="00F772B5" w:rsidRPr="00BF38C6" w:rsidRDefault="00F772B5" w:rsidP="00F772B5">
            <w:pPr>
              <w:pStyle w:val="CellBodyCentered"/>
              <w:rPr>
                <w:rFonts w:ascii="Arial Narrow" w:hAnsi="Arial Narrow"/>
                <w:color w:val="auto"/>
                <w:sz w:val="16"/>
                <w:szCs w:val="16"/>
                <w:lang w:val="ru-RU"/>
              </w:rPr>
            </w:pPr>
          </w:p>
          <w:p w14:paraId="13B70DCB" w14:textId="77777777" w:rsidR="00F772B5" w:rsidRPr="00BF38C6" w:rsidRDefault="00F772B5" w:rsidP="00F772B5">
            <w:pPr>
              <w:pStyle w:val="CellBodyCentered"/>
              <w:rPr>
                <w:rFonts w:ascii="Arial Narrow" w:hAnsi="Arial Narrow"/>
                <w:color w:val="auto"/>
                <w:sz w:val="16"/>
                <w:szCs w:val="16"/>
                <w:lang w:val="ru-RU"/>
              </w:rPr>
            </w:pPr>
          </w:p>
          <w:p w14:paraId="7098E82E" w14:textId="77777777" w:rsidR="00F772B5" w:rsidRPr="00BF38C6" w:rsidRDefault="00F772B5" w:rsidP="00F772B5">
            <w:pPr>
              <w:pStyle w:val="CellBodyCentered"/>
              <w:rPr>
                <w:rFonts w:ascii="Arial Narrow" w:hAnsi="Arial Narrow"/>
                <w:color w:val="auto"/>
                <w:sz w:val="16"/>
                <w:szCs w:val="16"/>
                <w:lang w:val="ru-RU"/>
              </w:rPr>
            </w:pPr>
          </w:p>
          <w:p w14:paraId="351018D5" w14:textId="77777777" w:rsidR="00F772B5" w:rsidRPr="00BF38C6" w:rsidRDefault="00F772B5" w:rsidP="00F772B5">
            <w:pPr>
              <w:pStyle w:val="CellBodyCentered"/>
              <w:rPr>
                <w:rFonts w:ascii="Arial Narrow" w:hAnsi="Arial Narrow"/>
                <w:color w:val="auto"/>
                <w:sz w:val="16"/>
                <w:szCs w:val="16"/>
                <w:lang w:val="ru-RU"/>
              </w:rPr>
            </w:pPr>
          </w:p>
          <w:p w14:paraId="4595816A" w14:textId="77777777" w:rsidR="00F772B5" w:rsidRPr="00BF38C6" w:rsidRDefault="00F772B5" w:rsidP="00F772B5">
            <w:pPr>
              <w:pStyle w:val="CellBodyCentered"/>
              <w:rPr>
                <w:rFonts w:ascii="Arial Narrow" w:hAnsi="Arial Narrow"/>
                <w:color w:val="auto"/>
                <w:sz w:val="16"/>
                <w:szCs w:val="16"/>
                <w:lang w:val="ru-RU"/>
              </w:rPr>
            </w:pPr>
          </w:p>
          <w:p w14:paraId="79D55FB7" w14:textId="77777777" w:rsidR="00F772B5" w:rsidRPr="00BF38C6" w:rsidRDefault="00F772B5" w:rsidP="00F772B5">
            <w:pPr>
              <w:pStyle w:val="CellBodyCentered"/>
              <w:rPr>
                <w:rFonts w:ascii="Arial Narrow" w:hAnsi="Arial Narrow"/>
                <w:color w:val="auto"/>
                <w:sz w:val="16"/>
                <w:szCs w:val="16"/>
                <w:lang w:val="ru-RU"/>
              </w:rPr>
            </w:pPr>
          </w:p>
          <w:p w14:paraId="09C5F90D" w14:textId="77777777" w:rsidR="00F772B5" w:rsidRPr="00BF38C6" w:rsidRDefault="00F772B5" w:rsidP="00F772B5">
            <w:pPr>
              <w:pStyle w:val="CellBodyCentered"/>
              <w:rPr>
                <w:rFonts w:ascii="Arial Narrow" w:hAnsi="Arial Narrow"/>
                <w:color w:val="auto"/>
                <w:sz w:val="16"/>
                <w:szCs w:val="16"/>
                <w:lang w:val="ru-RU"/>
              </w:rPr>
            </w:pPr>
          </w:p>
          <w:p w14:paraId="0AF02E15" w14:textId="77777777" w:rsidR="00F772B5" w:rsidRPr="00BF38C6" w:rsidRDefault="00F772B5" w:rsidP="00F772B5">
            <w:pPr>
              <w:pStyle w:val="CellBodyCentered"/>
              <w:rPr>
                <w:rFonts w:ascii="Arial Narrow" w:hAnsi="Arial Narrow"/>
                <w:color w:val="auto"/>
                <w:sz w:val="16"/>
                <w:szCs w:val="16"/>
                <w:lang w:val="ru-RU"/>
              </w:rPr>
            </w:pPr>
          </w:p>
          <w:p w14:paraId="3B24A49C" w14:textId="77777777" w:rsidR="00F772B5" w:rsidRPr="00BF38C6" w:rsidRDefault="00F772B5" w:rsidP="00F772B5">
            <w:pPr>
              <w:pStyle w:val="CellBodyCentered"/>
              <w:rPr>
                <w:rFonts w:ascii="Arial Narrow" w:hAnsi="Arial Narrow"/>
                <w:color w:val="auto"/>
                <w:sz w:val="16"/>
                <w:szCs w:val="16"/>
                <w:lang w:val="ru-RU"/>
              </w:rPr>
            </w:pPr>
          </w:p>
          <w:p w14:paraId="07CBCB5E" w14:textId="77777777" w:rsidR="00F772B5" w:rsidRPr="00BF38C6" w:rsidRDefault="00F772B5" w:rsidP="00F772B5">
            <w:pPr>
              <w:pStyle w:val="CellBodyCentered"/>
              <w:rPr>
                <w:rFonts w:ascii="Arial Narrow" w:hAnsi="Arial Narrow"/>
                <w:color w:val="auto"/>
                <w:sz w:val="16"/>
                <w:szCs w:val="16"/>
                <w:lang w:val="ru-RU"/>
              </w:rPr>
            </w:pPr>
          </w:p>
          <w:p w14:paraId="30458EB2" w14:textId="77777777" w:rsidR="00F772B5" w:rsidRPr="00BF38C6" w:rsidRDefault="00F772B5" w:rsidP="00F772B5">
            <w:pPr>
              <w:pStyle w:val="CellBodyCentered"/>
              <w:rPr>
                <w:rFonts w:ascii="Arial Narrow" w:hAnsi="Arial Narrow"/>
                <w:color w:val="auto"/>
                <w:sz w:val="16"/>
                <w:szCs w:val="16"/>
                <w:lang w:val="ru-RU"/>
              </w:rPr>
            </w:pPr>
          </w:p>
          <w:p w14:paraId="77800952" w14:textId="77777777" w:rsidR="00F772B5" w:rsidRPr="00BF38C6" w:rsidRDefault="00F772B5" w:rsidP="00F772B5">
            <w:pPr>
              <w:pStyle w:val="CellBodyCentered"/>
              <w:rPr>
                <w:rFonts w:ascii="Arial Narrow" w:hAnsi="Arial Narrow"/>
                <w:color w:val="auto"/>
                <w:sz w:val="16"/>
                <w:szCs w:val="16"/>
                <w:lang w:val="ru-RU"/>
              </w:rPr>
            </w:pPr>
          </w:p>
          <w:p w14:paraId="05F273A5" w14:textId="77777777" w:rsidR="00F772B5" w:rsidRPr="00BF38C6" w:rsidRDefault="00F772B5" w:rsidP="00F772B5">
            <w:pPr>
              <w:pStyle w:val="CellBodyCentered"/>
              <w:rPr>
                <w:rFonts w:ascii="Arial Narrow" w:hAnsi="Arial Narrow"/>
                <w:color w:val="auto"/>
                <w:sz w:val="16"/>
                <w:szCs w:val="16"/>
                <w:lang w:val="ru-RU"/>
              </w:rPr>
            </w:pPr>
          </w:p>
          <w:p w14:paraId="414B474D" w14:textId="77777777" w:rsidR="00F772B5" w:rsidRPr="00BF38C6" w:rsidRDefault="00F772B5" w:rsidP="00F772B5">
            <w:pPr>
              <w:pStyle w:val="CellBodyCentered"/>
              <w:rPr>
                <w:rFonts w:ascii="Arial Narrow" w:hAnsi="Arial Narrow"/>
                <w:color w:val="auto"/>
                <w:sz w:val="16"/>
                <w:szCs w:val="16"/>
                <w:lang w:val="ru-RU"/>
              </w:rPr>
            </w:pPr>
          </w:p>
          <w:p w14:paraId="7FFB1DF3" w14:textId="77777777" w:rsidR="00F772B5" w:rsidRPr="00BF38C6" w:rsidRDefault="00F772B5" w:rsidP="00F772B5">
            <w:pPr>
              <w:pStyle w:val="CellBodyCentered"/>
              <w:rPr>
                <w:rFonts w:ascii="Arial Narrow" w:hAnsi="Arial Narrow"/>
                <w:color w:val="auto"/>
                <w:sz w:val="16"/>
                <w:szCs w:val="16"/>
                <w:lang w:val="ru-RU"/>
              </w:rPr>
            </w:pPr>
          </w:p>
          <w:p w14:paraId="5FB8F055" w14:textId="77777777" w:rsidR="00F772B5" w:rsidRPr="00BF38C6" w:rsidRDefault="00F772B5" w:rsidP="00F772B5">
            <w:pPr>
              <w:pStyle w:val="CellBodyCentered"/>
              <w:rPr>
                <w:rFonts w:ascii="Arial Narrow" w:hAnsi="Arial Narrow"/>
                <w:color w:val="auto"/>
                <w:sz w:val="16"/>
                <w:szCs w:val="16"/>
                <w:lang w:val="ru-RU"/>
              </w:rPr>
            </w:pPr>
          </w:p>
          <w:p w14:paraId="54E8CCDC" w14:textId="77777777" w:rsidR="00F772B5" w:rsidRPr="00BF38C6" w:rsidRDefault="00F772B5" w:rsidP="00F772B5">
            <w:pPr>
              <w:pStyle w:val="CellBodyCentered"/>
              <w:rPr>
                <w:rFonts w:ascii="Arial Narrow" w:hAnsi="Arial Narrow"/>
                <w:color w:val="auto"/>
                <w:sz w:val="16"/>
                <w:szCs w:val="16"/>
                <w:lang w:val="ru-RU"/>
              </w:rPr>
            </w:pPr>
          </w:p>
          <w:p w14:paraId="020807EA" w14:textId="77777777" w:rsidR="00F772B5" w:rsidRPr="00BF38C6" w:rsidRDefault="00F772B5" w:rsidP="00F772B5">
            <w:pPr>
              <w:pStyle w:val="CellBodyCentered"/>
              <w:rPr>
                <w:rFonts w:ascii="Arial Narrow" w:hAnsi="Arial Narrow"/>
                <w:color w:val="auto"/>
                <w:sz w:val="16"/>
                <w:szCs w:val="16"/>
                <w:lang w:val="ru-RU"/>
              </w:rPr>
            </w:pPr>
          </w:p>
          <w:p w14:paraId="09245661" w14:textId="77777777" w:rsidR="00F772B5" w:rsidRPr="00BF38C6" w:rsidRDefault="00F772B5" w:rsidP="00F772B5">
            <w:pPr>
              <w:pStyle w:val="CellBodyCentered"/>
              <w:rPr>
                <w:rFonts w:ascii="Arial Narrow" w:hAnsi="Arial Narrow"/>
                <w:color w:val="auto"/>
                <w:sz w:val="16"/>
                <w:szCs w:val="16"/>
                <w:lang w:val="ru-RU"/>
              </w:rPr>
            </w:pPr>
          </w:p>
          <w:p w14:paraId="52128DD3" w14:textId="77777777" w:rsidR="00F772B5" w:rsidRPr="00BF38C6" w:rsidRDefault="00F772B5" w:rsidP="00F772B5">
            <w:pPr>
              <w:pStyle w:val="CellBodyCentered"/>
              <w:rPr>
                <w:rFonts w:ascii="Arial Narrow" w:hAnsi="Arial Narrow"/>
                <w:color w:val="auto"/>
                <w:sz w:val="16"/>
                <w:szCs w:val="16"/>
                <w:lang w:val="ru-RU"/>
              </w:rPr>
            </w:pPr>
          </w:p>
          <w:p w14:paraId="2CD7A62B" w14:textId="77777777" w:rsidR="00F772B5" w:rsidRPr="00BF38C6" w:rsidRDefault="00F772B5" w:rsidP="00F772B5">
            <w:pPr>
              <w:pStyle w:val="CellBodyCentered"/>
              <w:rPr>
                <w:rFonts w:ascii="Arial Narrow" w:hAnsi="Arial Narrow"/>
                <w:color w:val="auto"/>
                <w:sz w:val="16"/>
                <w:szCs w:val="16"/>
                <w:lang w:val="ru-RU"/>
              </w:rPr>
            </w:pPr>
          </w:p>
          <w:p w14:paraId="680E97F6" w14:textId="77777777" w:rsidR="00F772B5" w:rsidRPr="00BF38C6" w:rsidRDefault="00F772B5" w:rsidP="00F772B5">
            <w:pPr>
              <w:pStyle w:val="CellBodyCentered"/>
              <w:rPr>
                <w:rFonts w:ascii="Arial Narrow" w:hAnsi="Arial Narrow"/>
                <w:color w:val="auto"/>
                <w:sz w:val="16"/>
                <w:szCs w:val="16"/>
                <w:lang w:val="ru-RU"/>
              </w:rPr>
            </w:pPr>
          </w:p>
          <w:p w14:paraId="12E89821" w14:textId="77777777" w:rsidR="00F772B5" w:rsidRPr="00BF38C6" w:rsidRDefault="00F772B5" w:rsidP="00F772B5">
            <w:pPr>
              <w:pStyle w:val="CellBodyCentered"/>
              <w:rPr>
                <w:rFonts w:ascii="Arial Narrow" w:hAnsi="Arial Narrow"/>
                <w:color w:val="auto"/>
                <w:sz w:val="16"/>
                <w:szCs w:val="16"/>
                <w:lang w:val="ru-RU"/>
              </w:rPr>
            </w:pPr>
          </w:p>
          <w:p w14:paraId="0020E2B7" w14:textId="77777777" w:rsidR="00F772B5" w:rsidRPr="00BF38C6" w:rsidRDefault="00F772B5" w:rsidP="00F772B5">
            <w:pPr>
              <w:pStyle w:val="CellBodyCentered"/>
              <w:rPr>
                <w:rFonts w:ascii="Arial Narrow" w:hAnsi="Arial Narrow"/>
                <w:color w:val="auto"/>
                <w:sz w:val="16"/>
                <w:szCs w:val="16"/>
                <w:lang w:val="ru-RU"/>
              </w:rPr>
            </w:pPr>
          </w:p>
          <w:p w14:paraId="08A626DA" w14:textId="77777777" w:rsidR="00F772B5" w:rsidRPr="00BF38C6" w:rsidRDefault="00F772B5" w:rsidP="00F772B5">
            <w:pPr>
              <w:pStyle w:val="CellBodyCentered"/>
              <w:rPr>
                <w:rFonts w:ascii="Arial Narrow" w:hAnsi="Arial Narrow"/>
                <w:color w:val="auto"/>
                <w:sz w:val="16"/>
                <w:szCs w:val="16"/>
                <w:lang w:val="ru-RU"/>
              </w:rPr>
            </w:pPr>
          </w:p>
          <w:p w14:paraId="692D3EA7" w14:textId="77777777" w:rsidR="00F772B5" w:rsidRPr="00BF38C6" w:rsidRDefault="00F772B5" w:rsidP="00F772B5">
            <w:pPr>
              <w:pStyle w:val="CellBodyCentered"/>
              <w:rPr>
                <w:rFonts w:ascii="Arial Narrow" w:hAnsi="Arial Narrow"/>
                <w:color w:val="auto"/>
                <w:sz w:val="16"/>
                <w:szCs w:val="16"/>
                <w:lang w:val="ru-RU"/>
              </w:rPr>
            </w:pPr>
          </w:p>
          <w:p w14:paraId="07C98380" w14:textId="77777777" w:rsidR="00F772B5" w:rsidRPr="00BF38C6" w:rsidRDefault="00F772B5" w:rsidP="00F772B5">
            <w:pPr>
              <w:pStyle w:val="CellBodyCentered"/>
              <w:rPr>
                <w:rFonts w:ascii="Arial Narrow" w:hAnsi="Arial Narrow"/>
                <w:color w:val="auto"/>
                <w:sz w:val="16"/>
                <w:szCs w:val="16"/>
                <w:lang w:val="ru-RU"/>
              </w:rPr>
            </w:pPr>
          </w:p>
          <w:p w14:paraId="58C66CD6" w14:textId="77777777" w:rsidR="00F772B5" w:rsidRPr="00BF38C6" w:rsidRDefault="00F772B5" w:rsidP="00F772B5">
            <w:pPr>
              <w:pStyle w:val="CellBodyCentered"/>
              <w:rPr>
                <w:rFonts w:ascii="Arial Narrow" w:hAnsi="Arial Narrow"/>
                <w:color w:val="auto"/>
                <w:sz w:val="16"/>
                <w:szCs w:val="16"/>
                <w:lang w:val="ru-RU"/>
              </w:rPr>
            </w:pPr>
          </w:p>
          <w:p w14:paraId="5D80DCAA" w14:textId="77777777" w:rsidR="00F772B5" w:rsidRPr="00BF38C6" w:rsidRDefault="00F772B5" w:rsidP="00F772B5">
            <w:pPr>
              <w:pStyle w:val="CellBodyCentered"/>
              <w:rPr>
                <w:rFonts w:ascii="Arial Narrow" w:hAnsi="Arial Narrow"/>
                <w:color w:val="auto"/>
                <w:sz w:val="16"/>
                <w:szCs w:val="16"/>
                <w:lang w:val="ru-RU"/>
              </w:rPr>
            </w:pPr>
          </w:p>
          <w:p w14:paraId="339E5D58" w14:textId="77777777" w:rsidR="00F772B5" w:rsidRPr="00BF38C6" w:rsidRDefault="00F772B5" w:rsidP="00F772B5">
            <w:pPr>
              <w:pStyle w:val="CellBodyCentered"/>
              <w:rPr>
                <w:rFonts w:ascii="Arial Narrow" w:hAnsi="Arial Narrow"/>
                <w:color w:val="auto"/>
                <w:sz w:val="16"/>
                <w:szCs w:val="16"/>
                <w:lang w:val="ru-RU"/>
              </w:rPr>
            </w:pPr>
          </w:p>
          <w:p w14:paraId="0E012196" w14:textId="77777777" w:rsidR="00F772B5" w:rsidRDefault="00F772B5" w:rsidP="00F772B5">
            <w:pPr>
              <w:pStyle w:val="CellBodyCentered"/>
              <w:rPr>
                <w:rFonts w:ascii="Arial Narrow" w:hAnsi="Arial Narrow" w:cs="Arial"/>
                <w:color w:val="auto"/>
                <w:sz w:val="16"/>
                <w:szCs w:val="16"/>
              </w:rPr>
            </w:pPr>
          </w:p>
          <w:p w14:paraId="4B5C9DD3" w14:textId="74C28846" w:rsidR="00F772B5" w:rsidRPr="006E24FB" w:rsidRDefault="00F772B5" w:rsidP="00F772B5">
            <w:pPr>
              <w:pStyle w:val="CellBodyCentered"/>
              <w:rPr>
                <w:rFonts w:ascii="Arial Narrow" w:hAnsi="Arial Narrow" w:cs="Arial"/>
                <w:color w:val="auto"/>
                <w:sz w:val="16"/>
                <w:szCs w:val="16"/>
              </w:rPr>
            </w:pPr>
          </w:p>
        </w:tc>
        <w:tc>
          <w:tcPr>
            <w:tcW w:w="1951" w:type="dxa"/>
            <w:tcBorders>
              <w:top w:val="single" w:sz="6" w:space="0" w:color="auto"/>
              <w:left w:val="single" w:sz="6" w:space="0" w:color="auto"/>
              <w:bottom w:val="single" w:sz="6" w:space="0" w:color="auto"/>
              <w:right w:val="single" w:sz="6" w:space="0" w:color="auto"/>
            </w:tcBorders>
          </w:tcPr>
          <w:p w14:paraId="45555250" w14:textId="77777777" w:rsidR="00F772B5" w:rsidRPr="00BF38C6" w:rsidRDefault="00F772B5" w:rsidP="00F772B5">
            <w:pPr>
              <w:pStyle w:val="CellBody"/>
              <w:rPr>
                <w:rFonts w:ascii="Arial Narrow" w:hAnsi="Arial Narrow"/>
                <w:color w:val="auto"/>
                <w:sz w:val="16"/>
                <w:szCs w:val="16"/>
                <w:u w:val="single"/>
                <w:lang w:val="ru-RU"/>
                <w:rPrChange w:id="2029" w:author="Zhunisbayev, Olzhasbek A [Bolashak Atyrau Limited]" w:date="2022-06-06T22:35:00Z">
                  <w:rPr>
                    <w:rFonts w:ascii="Arial" w:hAnsi="Arial"/>
                    <w:color w:val="auto"/>
                    <w:sz w:val="16"/>
                    <w:u w:val="single"/>
                  </w:rPr>
                </w:rPrChange>
              </w:rPr>
            </w:pPr>
          </w:p>
          <w:p w14:paraId="772CC9C4"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594ABD9D" w14:textId="18548536"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102,1 бар (изб.)</w:t>
            </w:r>
          </w:p>
          <w:p w14:paraId="235923BA" w14:textId="13E653E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100,2 </w:t>
            </w:r>
            <w:r w:rsidRPr="00BF38C6">
              <w:rPr>
                <w:rFonts w:ascii="Arial Narrow" w:hAnsi="Arial Narrow"/>
                <w:color w:val="auto"/>
                <w:sz w:val="16"/>
                <w:szCs w:val="16"/>
                <w:lang w:val="ru-RU"/>
              </w:rPr>
              <w:t>бар (изб.)</w:t>
            </w:r>
          </w:p>
          <w:p w14:paraId="2DBC5B6E" w14:textId="5B7EA8F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93,2 </w:t>
            </w:r>
            <w:r w:rsidRPr="00BF38C6">
              <w:rPr>
                <w:rFonts w:ascii="Arial Narrow" w:hAnsi="Arial Narrow"/>
                <w:color w:val="auto"/>
                <w:sz w:val="16"/>
                <w:szCs w:val="16"/>
                <w:lang w:val="ru-RU"/>
              </w:rPr>
              <w:t>бар (изб.)</w:t>
            </w:r>
          </w:p>
          <w:p w14:paraId="2E0C6207" w14:textId="1C49F93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90,2 </w:t>
            </w:r>
            <w:r w:rsidRPr="00BF38C6">
              <w:rPr>
                <w:rFonts w:ascii="Arial Narrow" w:hAnsi="Arial Narrow"/>
                <w:color w:val="auto"/>
                <w:sz w:val="16"/>
                <w:szCs w:val="16"/>
                <w:lang w:val="ru-RU"/>
              </w:rPr>
              <w:t>бар (изб.)</w:t>
            </w:r>
          </w:p>
          <w:p w14:paraId="2C1982EE" w14:textId="7540AA2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87,6 </w:t>
            </w:r>
            <w:r w:rsidRPr="00BF38C6">
              <w:rPr>
                <w:rFonts w:ascii="Arial Narrow" w:hAnsi="Arial Narrow"/>
                <w:color w:val="auto"/>
                <w:sz w:val="16"/>
                <w:szCs w:val="16"/>
                <w:lang w:val="ru-RU"/>
              </w:rPr>
              <w:t>бар (изб.)</w:t>
            </w:r>
          </w:p>
          <w:p w14:paraId="69C0BCE0" w14:textId="74D5633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83,9 </w:t>
            </w:r>
            <w:r w:rsidRPr="00BF38C6">
              <w:rPr>
                <w:rFonts w:ascii="Arial Narrow" w:hAnsi="Arial Narrow"/>
                <w:color w:val="auto"/>
                <w:sz w:val="16"/>
                <w:szCs w:val="16"/>
                <w:lang w:val="ru-RU"/>
              </w:rPr>
              <w:t>бар (изб.)</w:t>
            </w:r>
          </w:p>
          <w:p w14:paraId="221AC41B" w14:textId="0242D2D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79,6 </w:t>
            </w:r>
            <w:r w:rsidRPr="00BF38C6">
              <w:rPr>
                <w:rFonts w:ascii="Arial Narrow" w:hAnsi="Arial Narrow"/>
                <w:color w:val="auto"/>
                <w:sz w:val="16"/>
                <w:szCs w:val="16"/>
                <w:lang w:val="ru-RU"/>
              </w:rPr>
              <w:t>бар (изб.)</w:t>
            </w:r>
          </w:p>
          <w:p w14:paraId="77E1F468" w14:textId="4C72440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343 °</w:t>
            </w:r>
            <w:r w:rsidRPr="00BF38C6">
              <w:rPr>
                <w:rFonts w:ascii="Arial Narrow" w:hAnsi="Arial Narrow"/>
                <w:snapToGrid w:val="0"/>
                <w:color w:val="auto"/>
                <w:sz w:val="16"/>
                <w:szCs w:val="16"/>
                <w:lang w:val="ru-RU"/>
              </w:rPr>
              <w:t xml:space="preserve">C = 75,7 </w:t>
            </w:r>
            <w:r w:rsidRPr="00BF38C6">
              <w:rPr>
                <w:rFonts w:ascii="Arial Narrow" w:hAnsi="Arial Narrow"/>
                <w:color w:val="auto"/>
                <w:sz w:val="16"/>
                <w:szCs w:val="16"/>
                <w:lang w:val="ru-RU"/>
              </w:rPr>
              <w:t>бар (изб.)</w:t>
            </w:r>
          </w:p>
          <w:p w14:paraId="326A2741" w14:textId="77777777" w:rsidR="00F772B5" w:rsidRPr="00BF38C6" w:rsidRDefault="00F772B5" w:rsidP="00F772B5">
            <w:pPr>
              <w:pStyle w:val="CellBody"/>
              <w:rPr>
                <w:rFonts w:ascii="Arial Narrow" w:hAnsi="Arial Narrow" w:cs="Arial"/>
                <w:color w:val="auto"/>
                <w:sz w:val="16"/>
                <w:szCs w:val="16"/>
                <w:lang w:val="ru-RU"/>
              </w:rPr>
            </w:pPr>
          </w:p>
          <w:p w14:paraId="2D70AAA0" w14:textId="77777777" w:rsidR="00F772B5" w:rsidRPr="00BF38C6" w:rsidRDefault="00F772B5" w:rsidP="00F772B5">
            <w:pPr>
              <w:pStyle w:val="CellBody"/>
              <w:rPr>
                <w:rFonts w:ascii="Arial Narrow" w:hAnsi="Arial Narrow" w:cs="Arial"/>
                <w:color w:val="auto"/>
                <w:sz w:val="16"/>
                <w:szCs w:val="16"/>
                <w:lang w:val="ru-RU"/>
              </w:rPr>
            </w:pPr>
          </w:p>
          <w:p w14:paraId="564E96F0" w14:textId="77777777" w:rsidR="00F772B5" w:rsidRPr="00BF38C6" w:rsidRDefault="00F772B5" w:rsidP="00F772B5">
            <w:pPr>
              <w:pStyle w:val="CellBody"/>
              <w:rPr>
                <w:rFonts w:ascii="Arial Narrow" w:hAnsi="Arial Narrow" w:cs="Arial"/>
                <w:color w:val="auto"/>
                <w:sz w:val="16"/>
                <w:szCs w:val="16"/>
                <w:lang w:val="ru-RU"/>
              </w:rPr>
            </w:pPr>
          </w:p>
          <w:p w14:paraId="200154B9" w14:textId="77777777" w:rsidR="00F772B5" w:rsidRPr="00BF38C6" w:rsidRDefault="00F772B5" w:rsidP="00F772B5">
            <w:pPr>
              <w:pStyle w:val="CellBody"/>
              <w:rPr>
                <w:rFonts w:ascii="Arial Narrow" w:hAnsi="Arial Narrow" w:cs="Arial"/>
                <w:color w:val="auto"/>
                <w:sz w:val="16"/>
                <w:szCs w:val="16"/>
                <w:lang w:val="ru-RU"/>
              </w:rPr>
            </w:pPr>
          </w:p>
          <w:p w14:paraId="6E1C0762" w14:textId="77777777" w:rsidR="00F772B5" w:rsidRPr="00BF38C6" w:rsidRDefault="00F772B5" w:rsidP="00F772B5">
            <w:pPr>
              <w:pStyle w:val="CellBody"/>
              <w:rPr>
                <w:rFonts w:ascii="Arial Narrow" w:hAnsi="Arial Narrow" w:cs="Arial"/>
                <w:color w:val="auto"/>
                <w:sz w:val="16"/>
                <w:szCs w:val="16"/>
                <w:lang w:val="ru-RU"/>
              </w:rPr>
            </w:pPr>
          </w:p>
          <w:p w14:paraId="4454340F" w14:textId="77777777" w:rsidR="00F772B5" w:rsidRPr="00BF38C6" w:rsidRDefault="00F772B5" w:rsidP="00F772B5">
            <w:pPr>
              <w:pStyle w:val="CellBody"/>
              <w:rPr>
                <w:rFonts w:ascii="Arial Narrow" w:hAnsi="Arial Narrow" w:cs="Arial"/>
                <w:color w:val="auto"/>
                <w:sz w:val="16"/>
                <w:szCs w:val="16"/>
                <w:lang w:val="ru-RU"/>
              </w:rPr>
            </w:pPr>
          </w:p>
          <w:p w14:paraId="6D5E0E38" w14:textId="77777777" w:rsidR="00F772B5" w:rsidRPr="00BF38C6" w:rsidRDefault="00F772B5" w:rsidP="00F772B5">
            <w:pPr>
              <w:pStyle w:val="CellBody"/>
              <w:rPr>
                <w:rFonts w:ascii="Arial Narrow" w:hAnsi="Arial Narrow" w:cs="Arial"/>
                <w:color w:val="auto"/>
                <w:sz w:val="16"/>
                <w:szCs w:val="16"/>
                <w:lang w:val="ru-RU"/>
              </w:rPr>
            </w:pPr>
          </w:p>
          <w:p w14:paraId="4C547454" w14:textId="77777777" w:rsidR="00F772B5" w:rsidRPr="00BF38C6" w:rsidRDefault="00F772B5" w:rsidP="00F772B5">
            <w:pPr>
              <w:pStyle w:val="CellBody"/>
              <w:rPr>
                <w:rFonts w:ascii="Arial Narrow" w:hAnsi="Arial Narrow" w:cs="Arial"/>
                <w:color w:val="auto"/>
                <w:sz w:val="16"/>
                <w:szCs w:val="16"/>
                <w:lang w:val="ru-RU"/>
              </w:rPr>
            </w:pPr>
          </w:p>
          <w:p w14:paraId="5EFF8944" w14:textId="77777777" w:rsidR="00F772B5" w:rsidRPr="00BF38C6" w:rsidRDefault="00F772B5" w:rsidP="00F772B5">
            <w:pPr>
              <w:pStyle w:val="CellBody"/>
              <w:rPr>
                <w:rFonts w:ascii="Arial Narrow" w:hAnsi="Arial Narrow" w:cs="Arial"/>
                <w:color w:val="auto"/>
                <w:sz w:val="16"/>
                <w:szCs w:val="16"/>
                <w:lang w:val="ru-RU"/>
              </w:rPr>
            </w:pPr>
          </w:p>
          <w:p w14:paraId="0C41CBE0" w14:textId="77777777" w:rsidR="00F772B5" w:rsidRPr="00BF38C6" w:rsidRDefault="00F772B5" w:rsidP="00F772B5">
            <w:pPr>
              <w:pStyle w:val="CellBody"/>
              <w:rPr>
                <w:rFonts w:ascii="Arial Narrow" w:hAnsi="Arial Narrow" w:cs="Arial"/>
                <w:color w:val="auto"/>
                <w:sz w:val="16"/>
                <w:szCs w:val="16"/>
                <w:lang w:val="ru-RU"/>
              </w:rPr>
            </w:pPr>
          </w:p>
          <w:p w14:paraId="5336FF81" w14:textId="77777777" w:rsidR="00F772B5" w:rsidRPr="00BF38C6" w:rsidRDefault="00F772B5" w:rsidP="00F772B5">
            <w:pPr>
              <w:pStyle w:val="CellBody"/>
              <w:rPr>
                <w:rFonts w:ascii="Arial Narrow" w:hAnsi="Arial Narrow" w:cs="Arial"/>
                <w:color w:val="auto"/>
                <w:sz w:val="16"/>
                <w:szCs w:val="16"/>
                <w:lang w:val="ru-RU"/>
              </w:rPr>
            </w:pPr>
          </w:p>
          <w:p w14:paraId="7FF4DB5D" w14:textId="77777777" w:rsidR="00F772B5" w:rsidRPr="00BF38C6" w:rsidRDefault="00F772B5" w:rsidP="00F772B5">
            <w:pPr>
              <w:pStyle w:val="CellBody"/>
              <w:rPr>
                <w:rFonts w:ascii="Arial Narrow" w:hAnsi="Arial Narrow" w:cs="Arial"/>
                <w:color w:val="auto"/>
                <w:sz w:val="16"/>
                <w:szCs w:val="16"/>
                <w:lang w:val="ru-RU"/>
              </w:rPr>
            </w:pPr>
          </w:p>
          <w:p w14:paraId="6F908760" w14:textId="77777777" w:rsidR="00F772B5" w:rsidRPr="00BF38C6" w:rsidRDefault="00F772B5" w:rsidP="00F772B5">
            <w:pPr>
              <w:pStyle w:val="CellBody"/>
              <w:rPr>
                <w:rFonts w:ascii="Arial Narrow" w:hAnsi="Arial Narrow" w:cs="Arial"/>
                <w:color w:val="auto"/>
                <w:sz w:val="16"/>
                <w:szCs w:val="16"/>
                <w:lang w:val="ru-RU"/>
              </w:rPr>
            </w:pPr>
          </w:p>
          <w:p w14:paraId="16A6732D" w14:textId="77777777" w:rsidR="00F772B5" w:rsidRPr="00BF38C6" w:rsidRDefault="00F772B5" w:rsidP="00F772B5">
            <w:pPr>
              <w:pStyle w:val="CellBody"/>
              <w:rPr>
                <w:rFonts w:ascii="Arial Narrow" w:hAnsi="Arial Narrow" w:cs="Arial"/>
                <w:color w:val="auto"/>
                <w:sz w:val="16"/>
                <w:szCs w:val="16"/>
                <w:lang w:val="ru-RU"/>
              </w:rPr>
            </w:pPr>
          </w:p>
          <w:p w14:paraId="0A9D3E39" w14:textId="77777777" w:rsidR="00F772B5" w:rsidRPr="00BF38C6" w:rsidRDefault="00F772B5" w:rsidP="00F772B5">
            <w:pPr>
              <w:pStyle w:val="CellBody"/>
              <w:rPr>
                <w:rFonts w:ascii="Arial Narrow" w:hAnsi="Arial Narrow" w:cs="Arial"/>
                <w:color w:val="auto"/>
                <w:sz w:val="16"/>
                <w:szCs w:val="16"/>
                <w:lang w:val="ru-RU"/>
              </w:rPr>
            </w:pPr>
          </w:p>
          <w:p w14:paraId="4D68BF03" w14:textId="77777777" w:rsidR="00F772B5" w:rsidRPr="00BF38C6" w:rsidRDefault="00F772B5" w:rsidP="00F772B5">
            <w:pPr>
              <w:pStyle w:val="CellBody"/>
              <w:rPr>
                <w:rFonts w:ascii="Arial Narrow" w:hAnsi="Arial Narrow" w:cs="Arial"/>
                <w:color w:val="auto"/>
                <w:sz w:val="16"/>
                <w:szCs w:val="16"/>
                <w:lang w:val="ru-RU"/>
              </w:rPr>
            </w:pPr>
          </w:p>
          <w:p w14:paraId="4674B9AB" w14:textId="77777777" w:rsidR="00F772B5" w:rsidRPr="00BF38C6" w:rsidRDefault="00F772B5" w:rsidP="00F772B5">
            <w:pPr>
              <w:pStyle w:val="CellBody"/>
              <w:rPr>
                <w:rFonts w:ascii="Arial Narrow" w:hAnsi="Arial Narrow" w:cs="Arial"/>
                <w:color w:val="auto"/>
                <w:sz w:val="16"/>
                <w:szCs w:val="16"/>
                <w:lang w:val="ru-RU"/>
              </w:rPr>
            </w:pPr>
          </w:p>
          <w:p w14:paraId="0703BE53" w14:textId="77777777" w:rsidR="00F772B5" w:rsidRPr="00BF38C6" w:rsidRDefault="00F772B5" w:rsidP="00F772B5">
            <w:pPr>
              <w:pStyle w:val="CellBody"/>
              <w:rPr>
                <w:rFonts w:ascii="Arial Narrow" w:hAnsi="Arial Narrow" w:cs="Arial"/>
                <w:color w:val="auto"/>
                <w:sz w:val="16"/>
                <w:szCs w:val="16"/>
                <w:lang w:val="ru-RU"/>
              </w:rPr>
            </w:pPr>
          </w:p>
          <w:p w14:paraId="35A92A87" w14:textId="77777777" w:rsidR="00F772B5" w:rsidRPr="00BF38C6" w:rsidRDefault="00F772B5" w:rsidP="00F772B5">
            <w:pPr>
              <w:pStyle w:val="CellBody"/>
              <w:rPr>
                <w:rFonts w:ascii="Arial Narrow" w:hAnsi="Arial Narrow" w:cs="Arial"/>
                <w:color w:val="auto"/>
                <w:sz w:val="16"/>
                <w:szCs w:val="16"/>
                <w:lang w:val="ru-RU"/>
              </w:rPr>
            </w:pPr>
          </w:p>
          <w:p w14:paraId="35D1559C" w14:textId="77777777" w:rsidR="00F772B5" w:rsidRPr="00BF38C6" w:rsidRDefault="00F772B5" w:rsidP="00F772B5">
            <w:pPr>
              <w:pStyle w:val="CellBody"/>
              <w:rPr>
                <w:rFonts w:ascii="Arial Narrow" w:hAnsi="Arial Narrow" w:cs="Arial"/>
                <w:color w:val="auto"/>
                <w:sz w:val="16"/>
                <w:szCs w:val="16"/>
                <w:lang w:val="ru-RU"/>
              </w:rPr>
            </w:pPr>
          </w:p>
          <w:p w14:paraId="0F1F979D" w14:textId="63F7A78B"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35759A02" w14:textId="77777777" w:rsidR="00F772B5" w:rsidRPr="00BF38C6" w:rsidRDefault="00F772B5" w:rsidP="00F772B5">
            <w:pPr>
              <w:pStyle w:val="CellBodyCentered"/>
              <w:rPr>
                <w:rFonts w:ascii="Arial Narrow" w:hAnsi="Arial Narrow" w:cs="Arial"/>
                <w:color w:val="auto"/>
                <w:sz w:val="16"/>
                <w:szCs w:val="16"/>
                <w:lang w:val="ru-RU"/>
                <w:rPrChange w:id="2030" w:author="Zhunisbayev, Olzhasbek A [Bolashak Atyrau Limited]" w:date="2022-06-06T22:35:00Z">
                  <w:rPr>
                    <w:rFonts w:ascii="Arial" w:hAnsi="Arial" w:cs="Arial"/>
                    <w:color w:val="auto"/>
                    <w:sz w:val="16"/>
                    <w:szCs w:val="16"/>
                  </w:rPr>
                </w:rPrChange>
              </w:rPr>
            </w:pPr>
          </w:p>
          <w:p w14:paraId="7BA21F88"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3</w:t>
            </w:r>
          </w:p>
          <w:p w14:paraId="15A09853" w14:textId="77777777" w:rsidR="00F772B5" w:rsidRPr="00BF38C6" w:rsidRDefault="00F772B5" w:rsidP="00F772B5">
            <w:pPr>
              <w:pStyle w:val="CellBodyCentered"/>
              <w:rPr>
                <w:rFonts w:ascii="Arial Narrow" w:hAnsi="Arial Narrow" w:cs="Arial"/>
                <w:color w:val="auto"/>
                <w:sz w:val="16"/>
                <w:szCs w:val="16"/>
                <w:lang w:val="en-GB"/>
              </w:rPr>
            </w:pPr>
          </w:p>
          <w:p w14:paraId="4D005BA1" w14:textId="77777777" w:rsidR="00F772B5" w:rsidRPr="00BF38C6" w:rsidRDefault="00F772B5" w:rsidP="00F772B5">
            <w:pPr>
              <w:pStyle w:val="CellBodyCentered"/>
              <w:rPr>
                <w:rFonts w:ascii="Arial Narrow" w:hAnsi="Arial Narrow" w:cs="Arial"/>
                <w:color w:val="auto"/>
                <w:sz w:val="16"/>
                <w:szCs w:val="16"/>
                <w:lang w:val="en-GB"/>
              </w:rPr>
            </w:pPr>
          </w:p>
          <w:p w14:paraId="21C8012A" w14:textId="77777777" w:rsidR="00F772B5" w:rsidRPr="00BF38C6" w:rsidRDefault="00F772B5" w:rsidP="00F772B5">
            <w:pPr>
              <w:pStyle w:val="CellBodyCentered"/>
              <w:rPr>
                <w:rFonts w:ascii="Arial Narrow" w:hAnsi="Arial Narrow" w:cs="Arial"/>
                <w:color w:val="auto"/>
                <w:sz w:val="16"/>
                <w:szCs w:val="16"/>
                <w:lang w:val="en-GB"/>
              </w:rPr>
            </w:pPr>
          </w:p>
          <w:p w14:paraId="10E15B4A" w14:textId="77777777" w:rsidR="00F772B5" w:rsidRPr="00BF38C6" w:rsidRDefault="00F772B5" w:rsidP="00F772B5">
            <w:pPr>
              <w:pStyle w:val="CellBodyCentered"/>
              <w:rPr>
                <w:rFonts w:ascii="Arial Narrow" w:hAnsi="Arial Narrow" w:cs="Arial"/>
                <w:color w:val="auto"/>
                <w:sz w:val="16"/>
                <w:szCs w:val="16"/>
                <w:lang w:val="en-GB"/>
              </w:rPr>
            </w:pPr>
          </w:p>
          <w:p w14:paraId="3077CDBF" w14:textId="77777777" w:rsidR="00F772B5" w:rsidRPr="00BF38C6" w:rsidRDefault="00F772B5" w:rsidP="00F772B5">
            <w:pPr>
              <w:pStyle w:val="CellBodyCentered"/>
              <w:rPr>
                <w:rFonts w:ascii="Arial Narrow" w:hAnsi="Arial Narrow" w:cs="Arial"/>
                <w:color w:val="auto"/>
                <w:sz w:val="16"/>
                <w:szCs w:val="16"/>
                <w:lang w:val="en-GB"/>
              </w:rPr>
            </w:pPr>
          </w:p>
          <w:p w14:paraId="7F1CE423" w14:textId="77777777" w:rsidR="00F772B5" w:rsidRPr="00BF38C6" w:rsidRDefault="00F772B5" w:rsidP="00F772B5">
            <w:pPr>
              <w:pStyle w:val="CellBodyCentered"/>
              <w:rPr>
                <w:rFonts w:ascii="Arial Narrow" w:hAnsi="Arial Narrow" w:cs="Arial"/>
                <w:color w:val="auto"/>
                <w:sz w:val="16"/>
                <w:szCs w:val="16"/>
                <w:lang w:val="en-GB"/>
              </w:rPr>
            </w:pPr>
          </w:p>
          <w:p w14:paraId="1269050F" w14:textId="77777777" w:rsidR="00F772B5" w:rsidRPr="00BF38C6" w:rsidRDefault="00F772B5" w:rsidP="00F772B5">
            <w:pPr>
              <w:pStyle w:val="CellBodyCentered"/>
              <w:rPr>
                <w:rFonts w:ascii="Arial Narrow" w:hAnsi="Arial Narrow" w:cs="Arial"/>
                <w:color w:val="auto"/>
                <w:sz w:val="16"/>
                <w:szCs w:val="16"/>
                <w:lang w:val="en-GB"/>
              </w:rPr>
            </w:pPr>
          </w:p>
          <w:p w14:paraId="61F3CB1E" w14:textId="77777777" w:rsidR="00F772B5" w:rsidRPr="00BF38C6" w:rsidRDefault="00F772B5" w:rsidP="00F772B5">
            <w:pPr>
              <w:pStyle w:val="CellBodyCentered"/>
              <w:rPr>
                <w:rFonts w:ascii="Arial Narrow" w:hAnsi="Arial Narrow" w:cs="Arial"/>
                <w:color w:val="auto"/>
                <w:sz w:val="16"/>
                <w:szCs w:val="16"/>
                <w:lang w:val="en-GB"/>
              </w:rPr>
            </w:pPr>
          </w:p>
          <w:p w14:paraId="60C4205A" w14:textId="77777777" w:rsidR="00F772B5" w:rsidRPr="00BF38C6" w:rsidRDefault="00F772B5" w:rsidP="00F772B5">
            <w:pPr>
              <w:pStyle w:val="CellBodyCentered"/>
              <w:rPr>
                <w:rFonts w:ascii="Arial Narrow" w:hAnsi="Arial Narrow" w:cs="Arial"/>
                <w:color w:val="auto"/>
                <w:sz w:val="16"/>
                <w:szCs w:val="16"/>
                <w:lang w:val="en-GB"/>
              </w:rPr>
            </w:pPr>
          </w:p>
          <w:p w14:paraId="5F1A1075" w14:textId="77777777" w:rsidR="00F772B5" w:rsidRPr="00BF38C6" w:rsidRDefault="00F772B5" w:rsidP="00F772B5">
            <w:pPr>
              <w:pStyle w:val="CellBodyCentered"/>
              <w:rPr>
                <w:rFonts w:ascii="Arial Narrow" w:hAnsi="Arial Narrow" w:cs="Arial"/>
                <w:color w:val="auto"/>
                <w:sz w:val="16"/>
                <w:szCs w:val="16"/>
                <w:lang w:val="en-GB"/>
              </w:rPr>
            </w:pPr>
          </w:p>
          <w:p w14:paraId="05F64AB3" w14:textId="77777777" w:rsidR="00F772B5" w:rsidRPr="00BF38C6" w:rsidRDefault="00F772B5" w:rsidP="00F772B5">
            <w:pPr>
              <w:pStyle w:val="CellBodyCentered"/>
              <w:rPr>
                <w:rFonts w:ascii="Arial Narrow" w:hAnsi="Arial Narrow" w:cs="Arial"/>
                <w:color w:val="auto"/>
                <w:sz w:val="16"/>
                <w:szCs w:val="16"/>
                <w:lang w:val="en-GB"/>
              </w:rPr>
            </w:pPr>
          </w:p>
          <w:p w14:paraId="549C619C" w14:textId="77777777" w:rsidR="00F772B5" w:rsidRPr="00BF38C6" w:rsidRDefault="00F772B5" w:rsidP="00F772B5">
            <w:pPr>
              <w:pStyle w:val="CellBodyCentered"/>
              <w:rPr>
                <w:rFonts w:ascii="Arial Narrow" w:hAnsi="Arial Narrow" w:cs="Arial"/>
                <w:color w:val="auto"/>
                <w:sz w:val="16"/>
                <w:szCs w:val="16"/>
                <w:lang w:val="en-GB"/>
              </w:rPr>
            </w:pPr>
          </w:p>
          <w:p w14:paraId="0E597A70" w14:textId="77777777" w:rsidR="00F772B5" w:rsidRPr="00BF38C6" w:rsidRDefault="00F772B5" w:rsidP="00F772B5">
            <w:pPr>
              <w:pStyle w:val="CellBodyCentered"/>
              <w:rPr>
                <w:rFonts w:ascii="Arial Narrow" w:hAnsi="Arial Narrow" w:cs="Arial"/>
                <w:color w:val="auto"/>
                <w:sz w:val="16"/>
                <w:szCs w:val="16"/>
                <w:lang w:val="en-GB"/>
              </w:rPr>
            </w:pPr>
          </w:p>
          <w:p w14:paraId="19BAC938" w14:textId="77777777" w:rsidR="00F772B5" w:rsidRPr="00BF38C6" w:rsidRDefault="00F772B5" w:rsidP="00F772B5">
            <w:pPr>
              <w:pStyle w:val="CellBodyCentered"/>
              <w:rPr>
                <w:rFonts w:ascii="Arial Narrow" w:hAnsi="Arial Narrow" w:cs="Arial"/>
                <w:color w:val="auto"/>
                <w:sz w:val="16"/>
                <w:szCs w:val="16"/>
                <w:lang w:val="en-GB"/>
              </w:rPr>
            </w:pPr>
          </w:p>
          <w:p w14:paraId="2DC63B77" w14:textId="77777777" w:rsidR="00F772B5" w:rsidRPr="00BF38C6" w:rsidRDefault="00F772B5" w:rsidP="00F772B5">
            <w:pPr>
              <w:pStyle w:val="CellBodyCentered"/>
              <w:rPr>
                <w:rFonts w:ascii="Arial Narrow" w:hAnsi="Arial Narrow" w:cs="Arial"/>
                <w:color w:val="auto"/>
                <w:sz w:val="16"/>
                <w:szCs w:val="16"/>
                <w:lang w:val="en-GB"/>
              </w:rPr>
            </w:pPr>
          </w:p>
          <w:p w14:paraId="28E42111" w14:textId="77777777" w:rsidR="00F772B5" w:rsidRPr="00BF38C6" w:rsidRDefault="00F772B5" w:rsidP="00F772B5">
            <w:pPr>
              <w:pStyle w:val="CellBodyCentered"/>
              <w:rPr>
                <w:rFonts w:ascii="Arial Narrow" w:hAnsi="Arial Narrow" w:cs="Arial"/>
                <w:color w:val="auto"/>
                <w:sz w:val="16"/>
                <w:szCs w:val="16"/>
                <w:lang w:val="en-GB"/>
              </w:rPr>
            </w:pPr>
          </w:p>
          <w:p w14:paraId="52D56509" w14:textId="77777777" w:rsidR="00F772B5" w:rsidRPr="00BF38C6" w:rsidRDefault="00F772B5" w:rsidP="00F772B5">
            <w:pPr>
              <w:pStyle w:val="CellBodyCentered"/>
              <w:rPr>
                <w:rFonts w:ascii="Arial Narrow" w:hAnsi="Arial Narrow" w:cs="Arial"/>
                <w:color w:val="auto"/>
                <w:sz w:val="16"/>
                <w:szCs w:val="16"/>
                <w:lang w:val="en-GB"/>
              </w:rPr>
            </w:pPr>
          </w:p>
          <w:p w14:paraId="5F91FEA2" w14:textId="77777777" w:rsidR="00F772B5" w:rsidRPr="00BF38C6" w:rsidRDefault="00F772B5" w:rsidP="00F772B5">
            <w:pPr>
              <w:pStyle w:val="CellBodyCentered"/>
              <w:rPr>
                <w:rFonts w:ascii="Arial Narrow" w:hAnsi="Arial Narrow" w:cs="Arial"/>
                <w:color w:val="auto"/>
                <w:sz w:val="16"/>
                <w:szCs w:val="16"/>
                <w:lang w:val="en-GB"/>
              </w:rPr>
            </w:pPr>
          </w:p>
          <w:p w14:paraId="7EE26A0F" w14:textId="77777777" w:rsidR="00F772B5" w:rsidRPr="00BF38C6" w:rsidRDefault="00F772B5" w:rsidP="00F772B5">
            <w:pPr>
              <w:pStyle w:val="CellBodyCentered"/>
              <w:rPr>
                <w:rFonts w:ascii="Arial Narrow" w:hAnsi="Arial Narrow" w:cs="Arial"/>
                <w:color w:val="auto"/>
                <w:sz w:val="16"/>
                <w:szCs w:val="16"/>
                <w:lang w:val="en-GB"/>
              </w:rPr>
            </w:pPr>
          </w:p>
          <w:p w14:paraId="4F0BC027" w14:textId="77777777" w:rsidR="00F772B5" w:rsidRPr="00BF38C6" w:rsidRDefault="00F772B5" w:rsidP="00F772B5">
            <w:pPr>
              <w:pStyle w:val="CellBodyCentered"/>
              <w:rPr>
                <w:rFonts w:ascii="Arial Narrow" w:hAnsi="Arial Narrow" w:cs="Arial"/>
                <w:color w:val="auto"/>
                <w:sz w:val="16"/>
                <w:szCs w:val="16"/>
                <w:lang w:val="en-GB"/>
              </w:rPr>
            </w:pPr>
          </w:p>
          <w:p w14:paraId="10D77801" w14:textId="77777777" w:rsidR="00F772B5" w:rsidRPr="00BF38C6" w:rsidRDefault="00F772B5" w:rsidP="00F772B5">
            <w:pPr>
              <w:pStyle w:val="CellBodyCentered"/>
              <w:rPr>
                <w:rFonts w:ascii="Arial Narrow" w:hAnsi="Arial Narrow" w:cs="Arial"/>
                <w:color w:val="auto"/>
                <w:sz w:val="16"/>
                <w:szCs w:val="16"/>
                <w:lang w:val="en-GB"/>
              </w:rPr>
            </w:pPr>
          </w:p>
          <w:p w14:paraId="35237E0E" w14:textId="77777777" w:rsidR="00F772B5" w:rsidRPr="00BF38C6" w:rsidRDefault="00F772B5" w:rsidP="00F772B5">
            <w:pPr>
              <w:pStyle w:val="CellBodyCentered"/>
              <w:rPr>
                <w:rFonts w:ascii="Arial Narrow" w:hAnsi="Arial Narrow" w:cs="Arial"/>
                <w:color w:val="auto"/>
                <w:sz w:val="16"/>
                <w:szCs w:val="16"/>
                <w:lang w:val="en-GB"/>
              </w:rPr>
            </w:pPr>
          </w:p>
          <w:p w14:paraId="2DA7A1B3" w14:textId="77777777" w:rsidR="00F772B5" w:rsidRPr="00BF38C6" w:rsidRDefault="00F772B5" w:rsidP="00F772B5">
            <w:pPr>
              <w:pStyle w:val="CellBodyCentered"/>
              <w:rPr>
                <w:rFonts w:ascii="Arial Narrow" w:hAnsi="Arial Narrow" w:cs="Arial"/>
                <w:color w:val="auto"/>
                <w:sz w:val="16"/>
                <w:szCs w:val="16"/>
                <w:lang w:val="ru-RU"/>
              </w:rPr>
            </w:pPr>
          </w:p>
          <w:p w14:paraId="12F315DD" w14:textId="77777777" w:rsidR="00F772B5" w:rsidRPr="00BF38C6" w:rsidRDefault="00F772B5" w:rsidP="00F772B5">
            <w:pPr>
              <w:pStyle w:val="CellBodyCentered"/>
              <w:rPr>
                <w:rFonts w:ascii="Arial Narrow" w:hAnsi="Arial Narrow" w:cs="Arial"/>
                <w:color w:val="auto"/>
                <w:sz w:val="16"/>
                <w:szCs w:val="16"/>
                <w:lang w:val="ru-RU"/>
              </w:rPr>
            </w:pPr>
          </w:p>
          <w:p w14:paraId="129A7DDA" w14:textId="77777777" w:rsidR="00F772B5" w:rsidRPr="00BF38C6" w:rsidRDefault="00F772B5" w:rsidP="00F772B5">
            <w:pPr>
              <w:pStyle w:val="CellBodyCentered"/>
              <w:rPr>
                <w:rFonts w:ascii="Arial Narrow" w:hAnsi="Arial Narrow" w:cs="Arial"/>
                <w:color w:val="auto"/>
                <w:sz w:val="16"/>
                <w:szCs w:val="16"/>
                <w:lang w:val="ru-RU"/>
              </w:rPr>
            </w:pPr>
          </w:p>
          <w:p w14:paraId="4BDAE15F" w14:textId="77777777" w:rsidR="00F772B5" w:rsidRPr="00BF38C6" w:rsidRDefault="00F772B5" w:rsidP="00F772B5">
            <w:pPr>
              <w:pStyle w:val="CellBodyCentered"/>
              <w:rPr>
                <w:rFonts w:ascii="Arial Narrow" w:hAnsi="Arial Narrow" w:cs="Arial"/>
                <w:color w:val="auto"/>
                <w:sz w:val="16"/>
                <w:szCs w:val="16"/>
                <w:lang w:val="ru-RU"/>
              </w:rPr>
            </w:pPr>
          </w:p>
          <w:p w14:paraId="2704D6CD" w14:textId="77777777" w:rsidR="00F772B5" w:rsidRPr="00BF38C6" w:rsidRDefault="00F772B5" w:rsidP="00F772B5">
            <w:pPr>
              <w:pStyle w:val="CellBodyCentered"/>
              <w:rPr>
                <w:rFonts w:ascii="Arial Narrow" w:hAnsi="Arial Narrow" w:cs="Arial"/>
                <w:color w:val="auto"/>
                <w:sz w:val="16"/>
                <w:szCs w:val="16"/>
                <w:lang w:val="ru-RU"/>
              </w:rPr>
            </w:pPr>
          </w:p>
          <w:p w14:paraId="7FB12F6A" w14:textId="77777777" w:rsidR="00F772B5" w:rsidRPr="00BF38C6" w:rsidRDefault="00F772B5" w:rsidP="00F772B5">
            <w:pPr>
              <w:pStyle w:val="CellBodyCentered"/>
              <w:rPr>
                <w:rFonts w:ascii="Arial Narrow" w:hAnsi="Arial Narrow" w:cs="Arial"/>
                <w:color w:val="auto"/>
                <w:sz w:val="16"/>
                <w:szCs w:val="16"/>
                <w:lang w:val="ru-RU"/>
              </w:rPr>
            </w:pPr>
          </w:p>
          <w:p w14:paraId="4B74F782" w14:textId="77777777" w:rsidR="00F772B5" w:rsidRPr="00BF38C6" w:rsidRDefault="00F772B5" w:rsidP="00F772B5">
            <w:pPr>
              <w:pStyle w:val="CellBodyCentered"/>
              <w:rPr>
                <w:rFonts w:ascii="Arial Narrow" w:hAnsi="Arial Narrow" w:cs="Arial"/>
                <w:color w:val="auto"/>
                <w:sz w:val="16"/>
                <w:szCs w:val="16"/>
                <w:lang w:val="ru-RU"/>
              </w:rPr>
            </w:pPr>
          </w:p>
          <w:p w14:paraId="614815C2" w14:textId="77777777" w:rsidR="00F772B5" w:rsidRPr="00BF38C6" w:rsidRDefault="00F772B5" w:rsidP="00F772B5">
            <w:pPr>
              <w:pStyle w:val="CellBodyCentered"/>
              <w:rPr>
                <w:rFonts w:ascii="Arial Narrow" w:hAnsi="Arial Narrow" w:cs="Arial"/>
                <w:color w:val="auto"/>
                <w:sz w:val="16"/>
                <w:szCs w:val="16"/>
                <w:lang w:val="ru-RU"/>
              </w:rPr>
            </w:pPr>
          </w:p>
          <w:p w14:paraId="2577A405" w14:textId="77777777" w:rsidR="00F772B5" w:rsidRPr="00BF38C6" w:rsidRDefault="00F772B5" w:rsidP="00F772B5">
            <w:pPr>
              <w:pStyle w:val="CellBodyCentered"/>
              <w:rPr>
                <w:rFonts w:ascii="Arial Narrow" w:hAnsi="Arial Narrow" w:cs="Arial"/>
                <w:color w:val="auto"/>
                <w:sz w:val="16"/>
                <w:szCs w:val="16"/>
                <w:lang w:val="ru-RU"/>
              </w:rPr>
            </w:pPr>
          </w:p>
          <w:p w14:paraId="13C92DA3" w14:textId="77777777" w:rsidR="00F772B5" w:rsidRPr="00BF38C6" w:rsidRDefault="00F772B5" w:rsidP="00F772B5">
            <w:pPr>
              <w:pStyle w:val="CellBodyCentered"/>
              <w:rPr>
                <w:rFonts w:ascii="Arial Narrow" w:hAnsi="Arial Narrow" w:cs="Arial"/>
                <w:color w:val="auto"/>
                <w:sz w:val="16"/>
                <w:szCs w:val="16"/>
                <w:lang w:val="ru-RU"/>
              </w:rPr>
            </w:pPr>
          </w:p>
          <w:p w14:paraId="27E875A5" w14:textId="77777777" w:rsidR="00F772B5" w:rsidRPr="00BF38C6" w:rsidRDefault="00F772B5" w:rsidP="00F772B5">
            <w:pPr>
              <w:pStyle w:val="CellBodyCentered"/>
              <w:rPr>
                <w:rFonts w:ascii="Arial Narrow" w:hAnsi="Arial Narrow" w:cs="Arial"/>
                <w:color w:val="auto"/>
                <w:sz w:val="16"/>
                <w:szCs w:val="16"/>
                <w:lang w:val="ru-RU"/>
              </w:rPr>
            </w:pPr>
          </w:p>
          <w:p w14:paraId="1BF613F5" w14:textId="77777777" w:rsidR="00F772B5" w:rsidRPr="00BF38C6" w:rsidRDefault="00F772B5" w:rsidP="00F772B5">
            <w:pPr>
              <w:pStyle w:val="CellBodyCentered"/>
              <w:rPr>
                <w:rFonts w:ascii="Arial Narrow" w:hAnsi="Arial Narrow" w:cs="Arial"/>
                <w:color w:val="auto"/>
                <w:sz w:val="16"/>
                <w:szCs w:val="16"/>
                <w:lang w:val="ru-RU"/>
              </w:rPr>
            </w:pPr>
          </w:p>
          <w:p w14:paraId="7EC87146" w14:textId="618631A1" w:rsidR="00F772B5" w:rsidRPr="00BF38C6" w:rsidRDefault="00F772B5" w:rsidP="00F772B5">
            <w:pPr>
              <w:pStyle w:val="CellBodyCentered"/>
              <w:rPr>
                <w:rFonts w:ascii="Arial Narrow" w:hAnsi="Arial Narrow" w:cs="Arial"/>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42FB3231" w14:textId="77777777" w:rsidR="00F772B5" w:rsidRPr="00BF38C6" w:rsidRDefault="00F772B5" w:rsidP="00F772B5">
            <w:pPr>
              <w:pStyle w:val="CellBodyCentered"/>
              <w:rPr>
                <w:rFonts w:ascii="Arial Narrow" w:hAnsi="Arial Narrow"/>
                <w:color w:val="auto"/>
                <w:sz w:val="16"/>
                <w:szCs w:val="16"/>
                <w:lang w:val="en-GB"/>
              </w:rPr>
            </w:pPr>
          </w:p>
          <w:p w14:paraId="39C14E14"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5</w:t>
            </w:r>
          </w:p>
          <w:p w14:paraId="47DD2BA8" w14:textId="77777777" w:rsidR="00F772B5" w:rsidRPr="00BF38C6" w:rsidRDefault="00F772B5" w:rsidP="00F772B5">
            <w:pPr>
              <w:pStyle w:val="CellBodyCentered"/>
              <w:rPr>
                <w:rFonts w:ascii="Arial Narrow" w:hAnsi="Arial Narrow"/>
                <w:color w:val="auto"/>
                <w:sz w:val="16"/>
                <w:szCs w:val="16"/>
                <w:lang w:val="en-GB"/>
              </w:rPr>
            </w:pPr>
          </w:p>
          <w:p w14:paraId="0AE0B66F" w14:textId="77777777" w:rsidR="00F772B5" w:rsidRPr="00BF38C6" w:rsidRDefault="00F772B5" w:rsidP="00F772B5">
            <w:pPr>
              <w:pStyle w:val="CellBodyCentered"/>
              <w:rPr>
                <w:rFonts w:ascii="Arial Narrow" w:hAnsi="Arial Narrow"/>
                <w:color w:val="auto"/>
                <w:sz w:val="16"/>
                <w:szCs w:val="16"/>
                <w:lang w:val="en-GB"/>
              </w:rPr>
            </w:pPr>
          </w:p>
          <w:p w14:paraId="69C3711A" w14:textId="77777777" w:rsidR="00F772B5" w:rsidRPr="00BF38C6" w:rsidRDefault="00F772B5" w:rsidP="00F772B5">
            <w:pPr>
              <w:pStyle w:val="CellBodyCentered"/>
              <w:rPr>
                <w:rFonts w:ascii="Arial Narrow" w:hAnsi="Arial Narrow"/>
                <w:color w:val="auto"/>
                <w:sz w:val="16"/>
                <w:szCs w:val="16"/>
                <w:lang w:val="en-GB"/>
              </w:rPr>
            </w:pPr>
          </w:p>
          <w:p w14:paraId="09D6D5CE" w14:textId="77777777" w:rsidR="00F772B5" w:rsidRPr="00BF38C6" w:rsidRDefault="00F772B5" w:rsidP="00F772B5">
            <w:pPr>
              <w:pStyle w:val="CellBodyCentered"/>
              <w:rPr>
                <w:rFonts w:ascii="Arial Narrow" w:hAnsi="Arial Narrow"/>
                <w:color w:val="auto"/>
                <w:sz w:val="16"/>
                <w:szCs w:val="16"/>
                <w:lang w:val="en-GB"/>
              </w:rPr>
            </w:pPr>
          </w:p>
          <w:p w14:paraId="11D4EDC5" w14:textId="77777777" w:rsidR="00F772B5" w:rsidRPr="00BF38C6" w:rsidRDefault="00F772B5" w:rsidP="00F772B5">
            <w:pPr>
              <w:pStyle w:val="CellBodyCentered"/>
              <w:rPr>
                <w:rFonts w:ascii="Arial Narrow" w:hAnsi="Arial Narrow"/>
                <w:color w:val="auto"/>
                <w:sz w:val="16"/>
                <w:szCs w:val="16"/>
                <w:lang w:val="en-GB"/>
              </w:rPr>
            </w:pPr>
          </w:p>
          <w:p w14:paraId="30B25F4E" w14:textId="77777777" w:rsidR="00F772B5" w:rsidRPr="00BF38C6" w:rsidRDefault="00F772B5" w:rsidP="00F772B5">
            <w:pPr>
              <w:pStyle w:val="CellBodyCentered"/>
              <w:rPr>
                <w:rFonts w:ascii="Arial Narrow" w:hAnsi="Arial Narrow"/>
                <w:color w:val="auto"/>
                <w:sz w:val="16"/>
                <w:szCs w:val="16"/>
                <w:lang w:val="en-GB"/>
              </w:rPr>
            </w:pPr>
          </w:p>
          <w:p w14:paraId="45FF0AC7" w14:textId="77777777" w:rsidR="00F772B5" w:rsidRPr="00BF38C6" w:rsidRDefault="00F772B5" w:rsidP="00F772B5">
            <w:pPr>
              <w:pStyle w:val="CellBodyCentered"/>
              <w:rPr>
                <w:rFonts w:ascii="Arial Narrow" w:hAnsi="Arial Narrow"/>
                <w:color w:val="auto"/>
                <w:sz w:val="16"/>
                <w:szCs w:val="16"/>
                <w:lang w:val="en-GB"/>
              </w:rPr>
            </w:pPr>
          </w:p>
          <w:p w14:paraId="644D4D28" w14:textId="77777777" w:rsidR="00F772B5" w:rsidRPr="00BF38C6" w:rsidRDefault="00F772B5" w:rsidP="00F772B5">
            <w:pPr>
              <w:pStyle w:val="CellBodyCentered"/>
              <w:rPr>
                <w:rFonts w:ascii="Arial Narrow" w:hAnsi="Arial Narrow"/>
                <w:color w:val="auto"/>
                <w:sz w:val="16"/>
                <w:szCs w:val="16"/>
                <w:lang w:val="en-GB"/>
              </w:rPr>
            </w:pPr>
          </w:p>
          <w:p w14:paraId="0495E1B5" w14:textId="77777777" w:rsidR="00F772B5" w:rsidRPr="00BF38C6" w:rsidRDefault="00F772B5" w:rsidP="00F772B5">
            <w:pPr>
              <w:pStyle w:val="CellBodyCentered"/>
              <w:rPr>
                <w:rFonts w:ascii="Arial Narrow" w:hAnsi="Arial Narrow"/>
                <w:color w:val="auto"/>
                <w:sz w:val="16"/>
                <w:szCs w:val="16"/>
                <w:lang w:val="en-GB"/>
              </w:rPr>
            </w:pPr>
          </w:p>
          <w:p w14:paraId="05009EFF" w14:textId="77777777" w:rsidR="00F772B5" w:rsidRPr="00BF38C6" w:rsidRDefault="00F772B5" w:rsidP="00F772B5">
            <w:pPr>
              <w:pStyle w:val="CellBodyCentered"/>
              <w:rPr>
                <w:rFonts w:ascii="Arial Narrow" w:hAnsi="Arial Narrow"/>
                <w:color w:val="auto"/>
                <w:sz w:val="16"/>
                <w:szCs w:val="16"/>
                <w:lang w:val="en-GB"/>
              </w:rPr>
            </w:pPr>
          </w:p>
          <w:p w14:paraId="03E03FA2" w14:textId="77777777" w:rsidR="00F772B5" w:rsidRPr="00BF38C6" w:rsidRDefault="00F772B5" w:rsidP="00F772B5">
            <w:pPr>
              <w:pStyle w:val="CellBodyCentered"/>
              <w:rPr>
                <w:rFonts w:ascii="Arial Narrow" w:hAnsi="Arial Narrow"/>
                <w:color w:val="auto"/>
                <w:sz w:val="16"/>
                <w:szCs w:val="16"/>
                <w:lang w:val="en-GB"/>
              </w:rPr>
            </w:pPr>
          </w:p>
          <w:p w14:paraId="4CF5D6A9" w14:textId="77777777" w:rsidR="00F772B5" w:rsidRPr="00BF38C6" w:rsidRDefault="00F772B5" w:rsidP="00F772B5">
            <w:pPr>
              <w:pStyle w:val="CellBodyCentered"/>
              <w:rPr>
                <w:rFonts w:ascii="Arial Narrow" w:hAnsi="Arial Narrow"/>
                <w:color w:val="auto"/>
                <w:sz w:val="16"/>
                <w:szCs w:val="16"/>
                <w:lang w:val="en-GB"/>
              </w:rPr>
            </w:pPr>
          </w:p>
          <w:p w14:paraId="0E38DCB3" w14:textId="77777777" w:rsidR="00F772B5" w:rsidRPr="00BF38C6" w:rsidRDefault="00F772B5" w:rsidP="00F772B5">
            <w:pPr>
              <w:pStyle w:val="CellBodyCentered"/>
              <w:rPr>
                <w:rFonts w:ascii="Arial Narrow" w:hAnsi="Arial Narrow"/>
                <w:color w:val="auto"/>
                <w:sz w:val="16"/>
                <w:szCs w:val="16"/>
                <w:lang w:val="en-GB"/>
              </w:rPr>
            </w:pPr>
          </w:p>
          <w:p w14:paraId="3677878F" w14:textId="77777777" w:rsidR="00F772B5" w:rsidRPr="00BF38C6" w:rsidRDefault="00F772B5" w:rsidP="00F772B5">
            <w:pPr>
              <w:pStyle w:val="CellBodyCentered"/>
              <w:rPr>
                <w:rFonts w:ascii="Arial Narrow" w:hAnsi="Arial Narrow"/>
                <w:color w:val="auto"/>
                <w:sz w:val="16"/>
                <w:szCs w:val="16"/>
                <w:lang w:val="en-GB"/>
              </w:rPr>
            </w:pPr>
          </w:p>
          <w:p w14:paraId="22984C32" w14:textId="77777777" w:rsidR="00F772B5" w:rsidRPr="00BF38C6" w:rsidRDefault="00F772B5" w:rsidP="00F772B5">
            <w:pPr>
              <w:pStyle w:val="CellBodyCentered"/>
              <w:rPr>
                <w:rFonts w:ascii="Arial Narrow" w:hAnsi="Arial Narrow"/>
                <w:color w:val="auto"/>
                <w:sz w:val="16"/>
                <w:szCs w:val="16"/>
                <w:lang w:val="en-GB"/>
              </w:rPr>
            </w:pPr>
          </w:p>
          <w:p w14:paraId="47AFEC6F" w14:textId="77777777" w:rsidR="00F772B5" w:rsidRPr="00BF38C6" w:rsidRDefault="00F772B5" w:rsidP="00F772B5">
            <w:pPr>
              <w:pStyle w:val="CellBodyCentered"/>
              <w:rPr>
                <w:rFonts w:ascii="Arial Narrow" w:hAnsi="Arial Narrow"/>
                <w:color w:val="auto"/>
                <w:sz w:val="16"/>
                <w:szCs w:val="16"/>
                <w:lang w:val="en-GB"/>
              </w:rPr>
            </w:pPr>
          </w:p>
          <w:p w14:paraId="430E4919" w14:textId="77777777" w:rsidR="00F772B5" w:rsidRPr="00BF38C6" w:rsidRDefault="00F772B5" w:rsidP="00F772B5">
            <w:pPr>
              <w:pStyle w:val="CellBodyCentered"/>
              <w:rPr>
                <w:rFonts w:ascii="Arial Narrow" w:hAnsi="Arial Narrow"/>
                <w:color w:val="auto"/>
                <w:sz w:val="16"/>
                <w:szCs w:val="16"/>
                <w:lang w:val="en-GB"/>
              </w:rPr>
            </w:pPr>
          </w:p>
          <w:p w14:paraId="161717B4" w14:textId="77777777" w:rsidR="00F772B5" w:rsidRPr="00BF38C6" w:rsidRDefault="00F772B5" w:rsidP="00F772B5">
            <w:pPr>
              <w:pStyle w:val="CellBodyCentered"/>
              <w:rPr>
                <w:rFonts w:ascii="Arial Narrow" w:hAnsi="Arial Narrow"/>
                <w:color w:val="auto"/>
                <w:sz w:val="16"/>
                <w:szCs w:val="16"/>
                <w:lang w:val="en-GB"/>
              </w:rPr>
            </w:pPr>
          </w:p>
          <w:p w14:paraId="0EF52325" w14:textId="77777777" w:rsidR="00F772B5" w:rsidRPr="00BF38C6" w:rsidRDefault="00F772B5" w:rsidP="00F772B5">
            <w:pPr>
              <w:pStyle w:val="CellBodyCentered"/>
              <w:rPr>
                <w:rFonts w:ascii="Arial Narrow" w:hAnsi="Arial Narrow"/>
                <w:color w:val="auto"/>
                <w:sz w:val="16"/>
                <w:szCs w:val="16"/>
                <w:lang w:val="en-GB"/>
              </w:rPr>
            </w:pPr>
          </w:p>
          <w:p w14:paraId="6D51F23E" w14:textId="77777777" w:rsidR="00F772B5" w:rsidRPr="00BF38C6" w:rsidRDefault="00F772B5" w:rsidP="00F772B5">
            <w:pPr>
              <w:pStyle w:val="CellBodyCentered"/>
              <w:rPr>
                <w:rFonts w:ascii="Arial Narrow" w:hAnsi="Arial Narrow"/>
                <w:color w:val="auto"/>
                <w:sz w:val="16"/>
                <w:szCs w:val="16"/>
                <w:lang w:val="en-GB"/>
              </w:rPr>
            </w:pPr>
          </w:p>
          <w:p w14:paraId="7BC73060" w14:textId="77777777" w:rsidR="00F772B5" w:rsidRPr="00BF38C6" w:rsidRDefault="00F772B5" w:rsidP="00F772B5">
            <w:pPr>
              <w:pStyle w:val="CellBodyCentered"/>
              <w:rPr>
                <w:rFonts w:ascii="Arial Narrow" w:hAnsi="Arial Narrow"/>
                <w:color w:val="auto"/>
                <w:sz w:val="16"/>
                <w:szCs w:val="16"/>
                <w:lang w:val="en-GB"/>
              </w:rPr>
            </w:pPr>
          </w:p>
          <w:p w14:paraId="2397DCD2" w14:textId="77777777" w:rsidR="00F772B5" w:rsidRPr="00BF38C6" w:rsidRDefault="00F772B5" w:rsidP="00F772B5">
            <w:pPr>
              <w:pStyle w:val="CellBodyCentered"/>
              <w:rPr>
                <w:rFonts w:ascii="Arial Narrow" w:hAnsi="Arial Narrow"/>
                <w:color w:val="auto"/>
                <w:sz w:val="16"/>
                <w:szCs w:val="16"/>
                <w:lang w:val="en-GB"/>
              </w:rPr>
            </w:pPr>
          </w:p>
          <w:p w14:paraId="13FF2734" w14:textId="77777777" w:rsidR="00F772B5" w:rsidRPr="00BF38C6" w:rsidRDefault="00F772B5" w:rsidP="00F772B5">
            <w:pPr>
              <w:pStyle w:val="CellBodyCentered"/>
              <w:rPr>
                <w:rFonts w:ascii="Arial Narrow" w:hAnsi="Arial Narrow"/>
                <w:color w:val="auto"/>
                <w:sz w:val="16"/>
                <w:szCs w:val="16"/>
                <w:lang w:val="en-GB"/>
              </w:rPr>
            </w:pPr>
          </w:p>
          <w:p w14:paraId="3E8FB13C" w14:textId="77777777" w:rsidR="00F772B5" w:rsidRPr="00BF38C6" w:rsidRDefault="00F772B5" w:rsidP="00F772B5">
            <w:pPr>
              <w:pStyle w:val="CellBodyCentered"/>
              <w:rPr>
                <w:rFonts w:ascii="Arial Narrow" w:hAnsi="Arial Narrow"/>
                <w:color w:val="auto"/>
                <w:sz w:val="16"/>
                <w:szCs w:val="16"/>
                <w:lang w:val="en-GB"/>
              </w:rPr>
            </w:pPr>
          </w:p>
          <w:p w14:paraId="298F1F3E" w14:textId="77777777" w:rsidR="00F772B5" w:rsidRPr="00BF38C6" w:rsidRDefault="00F772B5" w:rsidP="00F772B5">
            <w:pPr>
              <w:pStyle w:val="CellBodyCentered"/>
              <w:rPr>
                <w:rFonts w:ascii="Arial Narrow" w:hAnsi="Arial Narrow"/>
                <w:color w:val="auto"/>
                <w:sz w:val="16"/>
                <w:szCs w:val="16"/>
                <w:lang w:val="ru-RU"/>
              </w:rPr>
            </w:pPr>
          </w:p>
          <w:p w14:paraId="72AE5C32" w14:textId="77777777" w:rsidR="00F772B5" w:rsidRPr="00BF38C6" w:rsidRDefault="00F772B5" w:rsidP="00F772B5">
            <w:pPr>
              <w:pStyle w:val="CellBodyCentered"/>
              <w:rPr>
                <w:rFonts w:ascii="Arial Narrow" w:hAnsi="Arial Narrow"/>
                <w:color w:val="auto"/>
                <w:sz w:val="16"/>
                <w:szCs w:val="16"/>
                <w:lang w:val="ru-RU"/>
              </w:rPr>
            </w:pPr>
          </w:p>
          <w:p w14:paraId="2613DFBA" w14:textId="77777777" w:rsidR="00F772B5" w:rsidRPr="00BF38C6" w:rsidRDefault="00F772B5" w:rsidP="00F772B5">
            <w:pPr>
              <w:pStyle w:val="CellBodyCentered"/>
              <w:rPr>
                <w:rFonts w:ascii="Arial Narrow" w:hAnsi="Arial Narrow"/>
                <w:color w:val="auto"/>
                <w:sz w:val="16"/>
                <w:szCs w:val="16"/>
                <w:lang w:val="ru-RU"/>
              </w:rPr>
            </w:pPr>
          </w:p>
          <w:p w14:paraId="637ABC42" w14:textId="77777777" w:rsidR="00F772B5" w:rsidRPr="00BF38C6" w:rsidRDefault="00F772B5" w:rsidP="00F772B5">
            <w:pPr>
              <w:pStyle w:val="CellBodyCentered"/>
              <w:rPr>
                <w:rFonts w:ascii="Arial Narrow" w:hAnsi="Arial Narrow"/>
                <w:color w:val="auto"/>
                <w:sz w:val="16"/>
                <w:szCs w:val="16"/>
                <w:lang w:val="ru-RU"/>
              </w:rPr>
            </w:pPr>
          </w:p>
          <w:p w14:paraId="76951A12" w14:textId="77777777" w:rsidR="00F772B5" w:rsidRPr="00BF38C6" w:rsidRDefault="00F772B5" w:rsidP="00F772B5">
            <w:pPr>
              <w:pStyle w:val="CellBodyCentered"/>
              <w:rPr>
                <w:rFonts w:ascii="Arial Narrow" w:hAnsi="Arial Narrow"/>
                <w:color w:val="auto"/>
                <w:sz w:val="16"/>
                <w:szCs w:val="16"/>
                <w:lang w:val="ru-RU"/>
              </w:rPr>
            </w:pPr>
          </w:p>
          <w:p w14:paraId="51162C88" w14:textId="77777777" w:rsidR="00F772B5" w:rsidRPr="00BF38C6" w:rsidRDefault="00F772B5" w:rsidP="00F772B5">
            <w:pPr>
              <w:pStyle w:val="CellBodyCentered"/>
              <w:rPr>
                <w:rFonts w:ascii="Arial Narrow" w:hAnsi="Arial Narrow"/>
                <w:color w:val="auto"/>
                <w:sz w:val="16"/>
                <w:szCs w:val="16"/>
                <w:lang w:val="ru-RU"/>
              </w:rPr>
            </w:pPr>
          </w:p>
          <w:p w14:paraId="5AB75152" w14:textId="77777777" w:rsidR="00F772B5" w:rsidRPr="00BF38C6" w:rsidRDefault="00F772B5" w:rsidP="00F772B5">
            <w:pPr>
              <w:pStyle w:val="CellBodyCentered"/>
              <w:rPr>
                <w:rFonts w:ascii="Arial Narrow" w:hAnsi="Arial Narrow"/>
                <w:color w:val="auto"/>
                <w:sz w:val="16"/>
                <w:szCs w:val="16"/>
                <w:lang w:val="ru-RU"/>
              </w:rPr>
            </w:pPr>
          </w:p>
          <w:p w14:paraId="45B7908E" w14:textId="77777777" w:rsidR="00F772B5" w:rsidRPr="00BF38C6" w:rsidRDefault="00F772B5" w:rsidP="00F772B5">
            <w:pPr>
              <w:pStyle w:val="CellBodyCentered"/>
              <w:rPr>
                <w:rFonts w:ascii="Arial Narrow" w:hAnsi="Arial Narrow"/>
                <w:color w:val="auto"/>
                <w:sz w:val="16"/>
                <w:szCs w:val="16"/>
                <w:lang w:val="ru-RU"/>
              </w:rPr>
            </w:pPr>
          </w:p>
          <w:p w14:paraId="2E31624A" w14:textId="77777777" w:rsidR="00F772B5" w:rsidRPr="00BF38C6" w:rsidRDefault="00F772B5" w:rsidP="00F772B5">
            <w:pPr>
              <w:pStyle w:val="CellBodyCentered"/>
              <w:rPr>
                <w:rFonts w:ascii="Arial Narrow" w:hAnsi="Arial Narrow"/>
                <w:color w:val="auto"/>
                <w:sz w:val="16"/>
                <w:szCs w:val="16"/>
                <w:lang w:val="ru-RU"/>
              </w:rPr>
            </w:pPr>
          </w:p>
          <w:p w14:paraId="12C90C4E" w14:textId="742AD7BC" w:rsidR="00F772B5" w:rsidRPr="00BF38C6" w:rsidRDefault="00F772B5" w:rsidP="00F772B5">
            <w:pPr>
              <w:pStyle w:val="CellBodyCentered"/>
              <w:rPr>
                <w:rFonts w:ascii="Arial Narrow" w:hAnsi="Arial Narrow" w:cs="Arial"/>
                <w:color w:val="auto"/>
                <w:sz w:val="16"/>
                <w:szCs w:val="16"/>
                <w:lang w:val="en-GB"/>
              </w:rPr>
            </w:pPr>
          </w:p>
        </w:tc>
      </w:tr>
      <w:tr w:rsidR="00F772B5" w:rsidRPr="00BF38C6" w14:paraId="07F296F7" w14:textId="77777777" w:rsidTr="002A7110">
        <w:tc>
          <w:tcPr>
            <w:tcW w:w="3332" w:type="dxa"/>
            <w:tcBorders>
              <w:top w:val="single" w:sz="6" w:space="0" w:color="auto"/>
              <w:left w:val="single" w:sz="6" w:space="0" w:color="auto"/>
              <w:bottom w:val="single" w:sz="6" w:space="0" w:color="auto"/>
              <w:right w:val="single" w:sz="6" w:space="0" w:color="auto"/>
            </w:tcBorders>
          </w:tcPr>
          <w:p w14:paraId="680B2AE4" w14:textId="77777777" w:rsidR="00F772B5" w:rsidRPr="00BF38C6" w:rsidRDefault="00F772B5" w:rsidP="00F772B5">
            <w:pPr>
              <w:pStyle w:val="CellBody"/>
              <w:rPr>
                <w:rFonts w:ascii="Arial Narrow" w:hAnsi="Arial Narrow" w:cs="Arial"/>
                <w:color w:val="auto"/>
                <w:sz w:val="16"/>
                <w:szCs w:val="16"/>
                <w:lang w:val="ru-RU"/>
              </w:rPr>
            </w:pPr>
          </w:p>
          <w:p w14:paraId="0F79699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SL</w:t>
            </w:r>
            <w:r w:rsidRPr="00BF38C6">
              <w:rPr>
                <w:rFonts w:ascii="Arial Narrow" w:hAnsi="Arial Narrow" w:cs="Arial"/>
                <w:color w:val="auto"/>
                <w:sz w:val="16"/>
                <w:szCs w:val="16"/>
                <w:lang w:val="ru-RU"/>
              </w:rPr>
              <w:t xml:space="preserve"> – ПАР, НИЗКОЕ ДАВЛЕНИЕ</w:t>
            </w:r>
          </w:p>
          <w:p w14:paraId="3FD4638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SM</w:t>
            </w:r>
            <w:r w:rsidRPr="00BF38C6">
              <w:rPr>
                <w:rFonts w:ascii="Arial Narrow" w:hAnsi="Arial Narrow" w:cs="Arial"/>
                <w:color w:val="auto"/>
                <w:sz w:val="16"/>
                <w:szCs w:val="16"/>
                <w:lang w:val="ru-RU"/>
              </w:rPr>
              <w:t xml:space="preserve"> – ПАР, СРЕДНЕЕ ДАВЛЕНИЕ</w:t>
            </w:r>
          </w:p>
          <w:p w14:paraId="51FB092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p>
          <w:p w14:paraId="269C336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TM</w:t>
            </w:r>
            <w:r w:rsidRPr="00BF38C6">
              <w:rPr>
                <w:rFonts w:ascii="Arial Narrow" w:hAnsi="Arial Narrow" w:cs="Arial"/>
                <w:color w:val="auto"/>
                <w:sz w:val="16"/>
                <w:szCs w:val="16"/>
                <w:lang w:val="ru-RU"/>
              </w:rPr>
              <w:t xml:space="preserve"> – КОНДЕНСАТ, СРЕДНЕЕ ДАВЛЕНИЕ</w:t>
            </w:r>
          </w:p>
          <w:p w14:paraId="7C16FCF7" w14:textId="77777777" w:rsidR="002042E4" w:rsidRPr="00780A33" w:rsidRDefault="002042E4" w:rsidP="002042E4">
            <w:pPr>
              <w:pStyle w:val="CellBody"/>
              <w:rPr>
                <w:ins w:id="2031" w:author="Zhunisbayev, Olzhasbek [Bolashak Atyrau Limited]" w:date="2024-10-30T19:06:00Z" w16du:dateUtc="2024-10-30T14:06:00Z"/>
                <w:rFonts w:ascii="Arial Narrow" w:hAnsi="Arial Narrow" w:cs="Arial"/>
                <w:color w:val="auto"/>
                <w:sz w:val="16"/>
                <w:szCs w:val="16"/>
                <w:lang w:val="ru-RU"/>
              </w:rPr>
            </w:pPr>
            <w:ins w:id="2032" w:author="Zhunisbayev, Olzhasbek [Bolashak Atyrau Limited]" w:date="2024-10-30T19:06:00Z" w16du:dateUtc="2024-10-30T14:06:00Z">
              <w:r w:rsidRPr="00BF38C6">
                <w:rPr>
                  <w:rFonts w:ascii="Arial Narrow" w:hAnsi="Arial Narrow" w:cs="Arial"/>
                  <w:color w:val="auto"/>
                  <w:sz w:val="16"/>
                  <w:szCs w:val="16"/>
                  <w:lang w:val="en-GB"/>
                </w:rPr>
                <w:t>WD</w:t>
              </w:r>
              <w:r w:rsidRPr="00780A33">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ПИТЬЕВАЯ ВОДА</w:t>
              </w:r>
              <w:r w:rsidRPr="00780A33">
                <w:rPr>
                  <w:rFonts w:ascii="Arial Narrow" w:hAnsi="Arial Narrow" w:cs="Arial"/>
                  <w:color w:val="auto"/>
                  <w:sz w:val="16"/>
                  <w:szCs w:val="16"/>
                  <w:lang w:val="ru-RU"/>
                </w:rPr>
                <w:t xml:space="preserve"> </w:t>
              </w:r>
            </w:ins>
          </w:p>
          <w:p w14:paraId="516DD741"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WRA</w:t>
            </w:r>
            <w:r w:rsidRPr="002042E4">
              <w:rPr>
                <w:rFonts w:ascii="Arial Narrow" w:hAnsi="Arial Narrow" w:cs="Arial"/>
                <w:color w:val="auto"/>
                <w:sz w:val="16"/>
                <w:szCs w:val="16"/>
                <w:lang w:val="ru-RU"/>
                <w:rPrChange w:id="2033" w:author="Zhunisbayev, Olzhasbek [Bolashak Atyrau Limited]" w:date="2024-10-30T19:06:00Z" w16du:dateUtc="2024-10-30T14:06:00Z">
                  <w:rPr>
                    <w:rFonts w:ascii="Arial Narrow" w:hAnsi="Arial Narrow" w:cs="Arial"/>
                    <w:color w:val="auto"/>
                    <w:sz w:val="16"/>
                    <w:szCs w:val="16"/>
                    <w:lang w:val="en-GB"/>
                  </w:rPr>
                </w:rPrChange>
              </w:rPr>
              <w:t xml:space="preserve"> – </w:t>
            </w:r>
            <w:r w:rsidRPr="00BF38C6">
              <w:rPr>
                <w:rFonts w:ascii="Arial Narrow" w:hAnsi="Arial Narrow" w:cs="Arial"/>
                <w:color w:val="auto"/>
                <w:sz w:val="16"/>
                <w:szCs w:val="16"/>
                <w:lang w:val="ru-RU"/>
              </w:rPr>
              <w:t>СЫРАЯ ВОДА</w:t>
            </w:r>
          </w:p>
        </w:tc>
        <w:tc>
          <w:tcPr>
            <w:tcW w:w="720" w:type="dxa"/>
            <w:tcBorders>
              <w:top w:val="single" w:sz="6" w:space="0" w:color="auto"/>
              <w:left w:val="single" w:sz="6" w:space="0" w:color="auto"/>
              <w:bottom w:val="single" w:sz="6" w:space="0" w:color="auto"/>
              <w:right w:val="single" w:sz="6" w:space="0" w:color="auto"/>
            </w:tcBorders>
          </w:tcPr>
          <w:p w14:paraId="7DE7BFB6" w14:textId="77777777" w:rsidR="00F772B5" w:rsidRPr="002042E4" w:rsidRDefault="00F772B5" w:rsidP="00F772B5">
            <w:pPr>
              <w:pStyle w:val="CellBodyCentered"/>
              <w:rPr>
                <w:rFonts w:ascii="Arial Narrow" w:hAnsi="Arial Narrow" w:cs="Arial"/>
                <w:b/>
                <w:color w:val="auto"/>
                <w:sz w:val="16"/>
                <w:szCs w:val="16"/>
                <w:lang w:val="ru-RU"/>
                <w:rPrChange w:id="2034" w:author="Zhunisbayev, Olzhasbek [Bolashak Atyrau Limited]" w:date="2024-10-30T19:06:00Z" w16du:dateUtc="2024-10-30T14:06:00Z">
                  <w:rPr>
                    <w:rFonts w:ascii="Arial Narrow" w:hAnsi="Arial Narrow" w:cs="Arial"/>
                    <w:b/>
                    <w:color w:val="auto"/>
                    <w:sz w:val="16"/>
                    <w:szCs w:val="16"/>
                    <w:lang w:val="en-GB"/>
                  </w:rPr>
                </w:rPrChange>
              </w:rPr>
            </w:pPr>
          </w:p>
          <w:p w14:paraId="3EB2A6EC"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600H25</w:t>
            </w:r>
          </w:p>
        </w:tc>
        <w:tc>
          <w:tcPr>
            <w:tcW w:w="720" w:type="dxa"/>
            <w:tcBorders>
              <w:top w:val="single" w:sz="6" w:space="0" w:color="auto"/>
              <w:left w:val="single" w:sz="6" w:space="0" w:color="auto"/>
              <w:bottom w:val="single" w:sz="6" w:space="0" w:color="auto"/>
              <w:right w:val="single" w:sz="6" w:space="0" w:color="auto"/>
            </w:tcBorders>
          </w:tcPr>
          <w:p w14:paraId="66BA84AC" w14:textId="77777777" w:rsidR="00F772B5" w:rsidRPr="00BF38C6" w:rsidRDefault="00F772B5" w:rsidP="00F772B5">
            <w:pPr>
              <w:pStyle w:val="CellBodyCentered"/>
              <w:rPr>
                <w:rFonts w:ascii="Arial Narrow" w:hAnsi="Arial Narrow" w:cs="Arial"/>
                <w:color w:val="auto"/>
                <w:sz w:val="16"/>
                <w:szCs w:val="16"/>
                <w:lang w:val="en-GB"/>
              </w:rPr>
            </w:pPr>
          </w:p>
          <w:p w14:paraId="1C80ABA1"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0C4309D6" w14:textId="77777777" w:rsidR="00F772B5" w:rsidRDefault="00F772B5" w:rsidP="00F772B5">
            <w:pPr>
              <w:pStyle w:val="CellBodyCentered"/>
              <w:rPr>
                <w:rFonts w:ascii="Arial Narrow" w:hAnsi="Arial Narrow"/>
                <w:color w:val="auto"/>
                <w:sz w:val="16"/>
                <w:szCs w:val="16"/>
              </w:rPr>
            </w:pPr>
          </w:p>
          <w:p w14:paraId="06EE1842"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77255FA2"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04F781E7" w14:textId="6BB12BE6"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5F59DC14" w14:textId="77777777" w:rsidR="00F772B5" w:rsidRPr="00BF38C6" w:rsidRDefault="00F772B5" w:rsidP="00F772B5">
            <w:pPr>
              <w:pStyle w:val="CellBodyCentered"/>
              <w:jc w:val="left"/>
              <w:rPr>
                <w:rFonts w:ascii="Arial Narrow" w:hAnsi="Arial Narrow" w:cs="Arial"/>
                <w:color w:val="auto"/>
                <w:sz w:val="16"/>
                <w:szCs w:val="16"/>
                <w:lang w:val="en-GB"/>
              </w:rPr>
            </w:pPr>
          </w:p>
          <w:p w14:paraId="72CEF64D" w14:textId="77777777" w:rsidR="00F772B5"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 xml:space="preserve">КЛАСС </w:t>
            </w:r>
          </w:p>
          <w:p w14:paraId="27101FCC" w14:textId="08EECC43"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600</w:t>
            </w:r>
            <w:r>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30A0909B" w14:textId="77777777" w:rsidR="00F772B5" w:rsidRPr="00BF38C6" w:rsidRDefault="00F772B5" w:rsidP="00F772B5">
            <w:pPr>
              <w:pStyle w:val="CellBodyCentered"/>
              <w:rPr>
                <w:rFonts w:ascii="Arial Narrow" w:hAnsi="Arial Narrow" w:cs="Arial"/>
                <w:color w:val="auto"/>
                <w:sz w:val="16"/>
                <w:szCs w:val="16"/>
                <w:lang w:val="en-GB"/>
              </w:rPr>
            </w:pPr>
          </w:p>
          <w:p w14:paraId="1AD84654" w14:textId="4EC346DA"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 xml:space="preserve">от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+343 ºC</w:t>
            </w:r>
          </w:p>
        </w:tc>
        <w:tc>
          <w:tcPr>
            <w:tcW w:w="1951" w:type="dxa"/>
            <w:tcBorders>
              <w:top w:val="single" w:sz="6" w:space="0" w:color="auto"/>
              <w:left w:val="single" w:sz="6" w:space="0" w:color="auto"/>
              <w:bottom w:val="single" w:sz="6" w:space="0" w:color="auto"/>
              <w:right w:val="single" w:sz="6" w:space="0" w:color="auto"/>
            </w:tcBorders>
          </w:tcPr>
          <w:p w14:paraId="56CDF045" w14:textId="77777777" w:rsidR="00F772B5" w:rsidRPr="006759B5" w:rsidRDefault="00F772B5" w:rsidP="00F772B5">
            <w:pPr>
              <w:pStyle w:val="CellBody"/>
              <w:rPr>
                <w:rFonts w:ascii="Arial Narrow" w:hAnsi="Arial Narrow" w:cs="Arial"/>
                <w:color w:val="auto"/>
                <w:sz w:val="16"/>
                <w:szCs w:val="16"/>
                <w:u w:val="single"/>
                <w:lang w:val="ru-RU"/>
              </w:rPr>
            </w:pPr>
          </w:p>
          <w:p w14:paraId="6D2703F3" w14:textId="125EB838"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385AF950" w14:textId="21BCDFCF" w:rsidR="00F772B5" w:rsidRPr="00BF38C6" w:rsidRDefault="00F772B5" w:rsidP="00F772B5">
            <w:pPr>
              <w:pStyle w:val="CellBody"/>
              <w:rPr>
                <w:rFonts w:ascii="Arial Narrow" w:hAnsi="Arial Narrow" w:cs="Arial"/>
                <w:color w:val="auto"/>
                <w:sz w:val="16"/>
                <w:szCs w:val="16"/>
                <w:lang w:val="ru-RU"/>
              </w:rPr>
            </w:pPr>
            <w:r w:rsidRPr="006759B5">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w:t>
            </w:r>
            <w:r w:rsidRPr="00BF38C6">
              <w:rPr>
                <w:rFonts w:ascii="Arial Narrow" w:hAnsi="Arial Narrow" w:cs="Arial"/>
                <w:color w:val="auto"/>
                <w:sz w:val="16"/>
                <w:szCs w:val="16"/>
                <w:lang w:val="ru-RU"/>
              </w:rPr>
              <w:t>= 102,1 бар (изб)</w:t>
            </w:r>
          </w:p>
          <w:p w14:paraId="151B42C3" w14:textId="52F399B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100,2 </w:t>
            </w:r>
            <w:r w:rsidRPr="00BF38C6">
              <w:rPr>
                <w:rFonts w:ascii="Arial Narrow" w:hAnsi="Arial Narrow" w:cs="Arial"/>
                <w:color w:val="auto"/>
                <w:sz w:val="16"/>
                <w:szCs w:val="16"/>
                <w:lang w:val="ru-RU"/>
              </w:rPr>
              <w:t>бар (изб)</w:t>
            </w:r>
          </w:p>
          <w:p w14:paraId="51DCFE5E" w14:textId="1CF3A87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93,2 </w:t>
            </w:r>
            <w:r w:rsidRPr="00BF38C6">
              <w:rPr>
                <w:rFonts w:ascii="Arial Narrow" w:hAnsi="Arial Narrow" w:cs="Arial"/>
                <w:color w:val="auto"/>
                <w:sz w:val="16"/>
                <w:szCs w:val="16"/>
                <w:lang w:val="ru-RU"/>
              </w:rPr>
              <w:t>бар (изб)</w:t>
            </w:r>
          </w:p>
          <w:p w14:paraId="26173996" w14:textId="43597A3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90,2 </w:t>
            </w:r>
            <w:r w:rsidRPr="00BF38C6">
              <w:rPr>
                <w:rFonts w:ascii="Arial Narrow" w:hAnsi="Arial Narrow" w:cs="Arial"/>
                <w:color w:val="auto"/>
                <w:sz w:val="16"/>
                <w:szCs w:val="16"/>
                <w:lang w:val="ru-RU"/>
              </w:rPr>
              <w:t>бар (изб)</w:t>
            </w:r>
          </w:p>
          <w:p w14:paraId="6408F65F" w14:textId="1D449F8C"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87,6 </w:t>
            </w:r>
            <w:r w:rsidRPr="00BF38C6">
              <w:rPr>
                <w:rFonts w:ascii="Arial Narrow" w:hAnsi="Arial Narrow" w:cs="Arial"/>
                <w:color w:val="auto"/>
                <w:sz w:val="16"/>
                <w:szCs w:val="16"/>
                <w:lang w:val="ru-RU"/>
              </w:rPr>
              <w:t>бар (изб)</w:t>
            </w:r>
          </w:p>
          <w:p w14:paraId="46E09445" w14:textId="49FA8B3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83,9 </w:t>
            </w:r>
            <w:r w:rsidRPr="00BF38C6">
              <w:rPr>
                <w:rFonts w:ascii="Arial Narrow" w:hAnsi="Arial Narrow" w:cs="Arial"/>
                <w:color w:val="auto"/>
                <w:sz w:val="16"/>
                <w:szCs w:val="16"/>
                <w:lang w:val="ru-RU"/>
              </w:rPr>
              <w:t>бар (изб)</w:t>
            </w:r>
          </w:p>
          <w:p w14:paraId="30A4FB47" w14:textId="0B1535F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79,6 </w:t>
            </w:r>
            <w:r w:rsidRPr="00BF38C6">
              <w:rPr>
                <w:rFonts w:ascii="Arial Narrow" w:hAnsi="Arial Narrow" w:cs="Arial"/>
                <w:color w:val="auto"/>
                <w:sz w:val="16"/>
                <w:szCs w:val="16"/>
                <w:lang w:val="ru-RU"/>
              </w:rPr>
              <w:t>бар (изб)</w:t>
            </w:r>
          </w:p>
          <w:p w14:paraId="44488EF6" w14:textId="0AAC7AD7" w:rsidR="00F772B5" w:rsidRPr="00BF38C6" w:rsidRDefault="00F772B5" w:rsidP="00F772B5">
            <w:pPr>
              <w:pStyle w:val="CellBody"/>
              <w:rPr>
                <w:rFonts w:ascii="Arial Narrow" w:hAnsi="Arial Narrow" w:cs="Arial"/>
                <w:color w:val="auto"/>
                <w:sz w:val="16"/>
                <w:szCs w:val="16"/>
                <w:lang w:val="ru-RU"/>
                <w:rPrChange w:id="2035" w:author="Zhunisbayev, Olzhasbek A [Bolashak Atyrau Limited]" w:date="2022-06-06T22:35:00Z">
                  <w:rPr>
                    <w:rFonts w:ascii="Arial" w:hAnsi="Arial" w:cs="Arial"/>
                    <w:color w:val="auto"/>
                    <w:sz w:val="16"/>
                    <w:szCs w:val="16"/>
                  </w:rPr>
                </w:rPrChange>
              </w:rPr>
            </w:pPr>
            <w:r w:rsidRPr="00BF38C6">
              <w:rPr>
                <w:rFonts w:ascii="Arial Narrow" w:hAnsi="Arial Narrow" w:cs="Arial"/>
                <w:color w:val="auto"/>
                <w:sz w:val="16"/>
                <w:szCs w:val="16"/>
                <w:lang w:val="ru-RU"/>
              </w:rPr>
              <w:t>343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75,7 </w:t>
            </w:r>
            <w:r w:rsidRPr="00BF38C6">
              <w:rPr>
                <w:rFonts w:ascii="Arial Narrow" w:hAnsi="Arial Narrow" w:cs="Arial"/>
                <w:color w:val="auto"/>
                <w:sz w:val="16"/>
                <w:szCs w:val="16"/>
                <w:lang w:val="ru-RU"/>
              </w:rPr>
              <w:t>бар (изб)</w:t>
            </w:r>
          </w:p>
          <w:p w14:paraId="2EA147BD" w14:textId="77777777" w:rsidR="00F772B5" w:rsidRPr="00BF38C6" w:rsidRDefault="00F772B5" w:rsidP="00F772B5">
            <w:pPr>
              <w:pStyle w:val="CellBody"/>
              <w:rPr>
                <w:rFonts w:ascii="Arial Narrow" w:hAnsi="Arial Narrow"/>
                <w:color w:val="auto"/>
                <w:sz w:val="16"/>
                <w:szCs w:val="16"/>
                <w:u w:val="single"/>
                <w:lang w:val="ru-RU"/>
                <w:rPrChange w:id="2036" w:author="Zhunisbayev, Olzhasbek A [Bolashak Atyrau Limited]" w:date="2022-06-06T22:35:00Z">
                  <w:rPr>
                    <w:rFonts w:ascii="Arial" w:hAnsi="Arial"/>
                    <w:color w:val="auto"/>
                    <w:sz w:val="16"/>
                    <w:u w:val="single"/>
                  </w:rPr>
                </w:rPrChange>
              </w:rPr>
            </w:pPr>
          </w:p>
        </w:tc>
        <w:tc>
          <w:tcPr>
            <w:tcW w:w="611" w:type="dxa"/>
            <w:tcBorders>
              <w:top w:val="single" w:sz="6" w:space="0" w:color="auto"/>
              <w:left w:val="single" w:sz="6" w:space="0" w:color="auto"/>
              <w:bottom w:val="single" w:sz="6" w:space="0" w:color="auto"/>
              <w:right w:val="single" w:sz="6" w:space="0" w:color="auto"/>
            </w:tcBorders>
          </w:tcPr>
          <w:p w14:paraId="39F11A78" w14:textId="77777777" w:rsidR="00F772B5" w:rsidRPr="00BF38C6" w:rsidRDefault="00F772B5" w:rsidP="00F772B5">
            <w:pPr>
              <w:pStyle w:val="CellBodyCentered"/>
              <w:jc w:val="left"/>
              <w:rPr>
                <w:rFonts w:ascii="Arial Narrow" w:hAnsi="Arial Narrow" w:cs="Arial"/>
                <w:color w:val="auto"/>
                <w:sz w:val="16"/>
                <w:szCs w:val="16"/>
                <w:lang w:val="ru-RU"/>
              </w:rPr>
            </w:pPr>
          </w:p>
          <w:p w14:paraId="719146D5"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ПРИМ. 3</w:t>
            </w:r>
          </w:p>
        </w:tc>
        <w:tc>
          <w:tcPr>
            <w:tcW w:w="450" w:type="dxa"/>
            <w:tcBorders>
              <w:top w:val="single" w:sz="6" w:space="0" w:color="auto"/>
              <w:left w:val="single" w:sz="6" w:space="0" w:color="auto"/>
              <w:bottom w:val="single" w:sz="6" w:space="0" w:color="auto"/>
              <w:right w:val="single" w:sz="6" w:space="0" w:color="auto"/>
            </w:tcBorders>
          </w:tcPr>
          <w:p w14:paraId="6D574007" w14:textId="77777777" w:rsidR="00F772B5" w:rsidRPr="00BF38C6" w:rsidRDefault="00F772B5" w:rsidP="00F772B5">
            <w:pPr>
              <w:pStyle w:val="CellBodyCentered"/>
              <w:rPr>
                <w:rFonts w:ascii="Arial Narrow" w:hAnsi="Arial Narrow"/>
                <w:color w:val="auto"/>
                <w:sz w:val="16"/>
                <w:szCs w:val="16"/>
                <w:lang w:val="en-GB"/>
              </w:rPr>
            </w:pPr>
          </w:p>
          <w:p w14:paraId="4740470D"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5</w:t>
            </w:r>
          </w:p>
        </w:tc>
      </w:tr>
      <w:tr w:rsidR="00F772B5" w:rsidRPr="00BF38C6" w14:paraId="705479DD" w14:textId="77777777" w:rsidTr="002A7110">
        <w:tc>
          <w:tcPr>
            <w:tcW w:w="3332" w:type="dxa"/>
            <w:tcBorders>
              <w:top w:val="single" w:sz="6" w:space="0" w:color="auto"/>
              <w:left w:val="single" w:sz="6" w:space="0" w:color="auto"/>
              <w:bottom w:val="single" w:sz="6" w:space="0" w:color="auto"/>
              <w:right w:val="single" w:sz="6" w:space="0" w:color="auto"/>
            </w:tcBorders>
          </w:tcPr>
          <w:p w14:paraId="00964206" w14:textId="77777777" w:rsidR="00F772B5" w:rsidRPr="00BF38C6" w:rsidRDefault="00F772B5" w:rsidP="00F772B5">
            <w:pPr>
              <w:pStyle w:val="CellBody"/>
              <w:rPr>
                <w:rFonts w:ascii="Arial Narrow" w:hAnsi="Arial Narrow"/>
                <w:color w:val="auto"/>
                <w:sz w:val="16"/>
                <w:szCs w:val="16"/>
                <w:lang w:val="en-GB"/>
              </w:rPr>
            </w:pPr>
          </w:p>
          <w:p w14:paraId="1F6F8DD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CO – ДВУОКИСЬ УГЛЕРОДА</w:t>
            </w:r>
          </w:p>
        </w:tc>
        <w:tc>
          <w:tcPr>
            <w:tcW w:w="720" w:type="dxa"/>
            <w:tcBorders>
              <w:top w:val="single" w:sz="6" w:space="0" w:color="auto"/>
              <w:left w:val="single" w:sz="6" w:space="0" w:color="auto"/>
              <w:bottom w:val="single" w:sz="6" w:space="0" w:color="auto"/>
              <w:right w:val="single" w:sz="6" w:space="0" w:color="auto"/>
            </w:tcBorders>
          </w:tcPr>
          <w:p w14:paraId="15A02FCB" w14:textId="77777777" w:rsidR="00F772B5" w:rsidRPr="00BF38C6" w:rsidRDefault="00F772B5" w:rsidP="00F772B5">
            <w:pPr>
              <w:pStyle w:val="CellBodyCentered"/>
              <w:rPr>
                <w:rFonts w:ascii="Arial Narrow" w:hAnsi="Arial Narrow"/>
                <w:b/>
                <w:color w:val="auto"/>
                <w:sz w:val="16"/>
                <w:szCs w:val="16"/>
                <w:lang w:val="en-GB"/>
              </w:rPr>
            </w:pPr>
          </w:p>
          <w:p w14:paraId="3D564BCF" w14:textId="51B408F2"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600H2G</w:t>
            </w:r>
          </w:p>
        </w:tc>
        <w:tc>
          <w:tcPr>
            <w:tcW w:w="720" w:type="dxa"/>
            <w:tcBorders>
              <w:top w:val="single" w:sz="6" w:space="0" w:color="auto"/>
              <w:left w:val="single" w:sz="6" w:space="0" w:color="auto"/>
              <w:bottom w:val="single" w:sz="6" w:space="0" w:color="auto"/>
              <w:right w:val="single" w:sz="6" w:space="0" w:color="auto"/>
            </w:tcBorders>
          </w:tcPr>
          <w:p w14:paraId="32A72A37" w14:textId="2865C036" w:rsidR="00F772B5" w:rsidRPr="00BF38C6" w:rsidRDefault="00F772B5" w:rsidP="00F772B5">
            <w:pPr>
              <w:pStyle w:val="CellBodyCentered"/>
              <w:rPr>
                <w:rFonts w:ascii="Arial Narrow" w:hAnsi="Arial Narrow"/>
                <w:color w:val="auto"/>
                <w:sz w:val="16"/>
                <w:szCs w:val="16"/>
                <w:lang w:val="en-GB"/>
              </w:rPr>
            </w:pPr>
          </w:p>
          <w:p w14:paraId="520B524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w:t>
            </w:r>
          </w:p>
        </w:tc>
        <w:tc>
          <w:tcPr>
            <w:tcW w:w="900" w:type="dxa"/>
            <w:tcBorders>
              <w:top w:val="single" w:sz="6" w:space="0" w:color="auto"/>
              <w:left w:val="single" w:sz="6" w:space="0" w:color="auto"/>
              <w:bottom w:val="single" w:sz="6" w:space="0" w:color="auto"/>
              <w:right w:val="single" w:sz="6" w:space="0" w:color="auto"/>
            </w:tcBorders>
          </w:tcPr>
          <w:p w14:paraId="5ADE1B38" w14:textId="77777777" w:rsidR="00F772B5" w:rsidRDefault="00F772B5" w:rsidP="00F772B5">
            <w:pPr>
              <w:pStyle w:val="CellBodyCentered"/>
              <w:rPr>
                <w:rFonts w:ascii="Arial Narrow" w:hAnsi="Arial Narrow"/>
                <w:color w:val="auto"/>
                <w:sz w:val="16"/>
                <w:szCs w:val="16"/>
              </w:rPr>
            </w:pPr>
          </w:p>
          <w:p w14:paraId="0B8D8206" w14:textId="77777777" w:rsidR="00F772B5" w:rsidRDefault="00F772B5" w:rsidP="00F772B5">
            <w:pPr>
              <w:pStyle w:val="CellBodyCentered"/>
              <w:rPr>
                <w:rFonts w:ascii="Arial Narrow" w:hAnsi="Arial Narrow"/>
                <w:color w:val="auto"/>
                <w:sz w:val="16"/>
                <w:szCs w:val="16"/>
              </w:rPr>
            </w:pPr>
            <w:r>
              <w:rPr>
                <w:rFonts w:ascii="Arial Narrow" w:hAnsi="Arial Narrow"/>
                <w:color w:val="auto"/>
                <w:sz w:val="16"/>
                <w:szCs w:val="16"/>
              </w:rPr>
              <w:t>LTCS</w:t>
            </w:r>
          </w:p>
          <w:p w14:paraId="628728DF" w14:textId="0C339BB2"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 xml:space="preserve">ОЦИНКОВАННАЯ </w:t>
            </w:r>
          </w:p>
          <w:p w14:paraId="03672067" w14:textId="62F26E93"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50CC3433" w14:textId="77777777" w:rsidR="00F772B5" w:rsidRPr="00BF38C6" w:rsidRDefault="00F772B5" w:rsidP="00F772B5">
            <w:pPr>
              <w:pStyle w:val="CellBodyCentered"/>
              <w:jc w:val="left"/>
              <w:rPr>
                <w:rFonts w:ascii="Arial Narrow" w:hAnsi="Arial Narrow"/>
                <w:color w:val="auto"/>
                <w:sz w:val="16"/>
                <w:szCs w:val="16"/>
                <w:lang w:val="ru-RU"/>
              </w:rPr>
            </w:pPr>
          </w:p>
          <w:p w14:paraId="74555F19" w14:textId="77777777" w:rsidR="00F772B5"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 xml:space="preserve">КЛАСС </w:t>
            </w:r>
          </w:p>
          <w:p w14:paraId="3987EC61" w14:textId="0A2E31E1"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600</w:t>
            </w:r>
            <w:r>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2E8411E4" w14:textId="77777777" w:rsidR="00F772B5" w:rsidRPr="00BF38C6" w:rsidRDefault="00F772B5" w:rsidP="00F772B5">
            <w:pPr>
              <w:pStyle w:val="CellBodyCentered"/>
              <w:rPr>
                <w:rFonts w:ascii="Arial Narrow" w:hAnsi="Arial Narrow"/>
                <w:color w:val="auto"/>
                <w:sz w:val="16"/>
                <w:szCs w:val="16"/>
                <w:lang w:val="en-GB"/>
              </w:rPr>
            </w:pPr>
          </w:p>
          <w:p w14:paraId="1BAF2AB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 -4</w:t>
            </w:r>
            <w:r w:rsidRPr="00BF38C6">
              <w:rPr>
                <w:rFonts w:ascii="Arial Narrow" w:hAnsi="Arial Narrow"/>
                <w:color w:val="auto"/>
                <w:sz w:val="16"/>
                <w:szCs w:val="16"/>
                <w:lang w:val="en-GB"/>
              </w:rPr>
              <w:t>0</w:t>
            </w:r>
            <w:r w:rsidRPr="00BF38C6">
              <w:rPr>
                <w:rFonts w:ascii="Arial Narrow" w:hAnsi="Arial Narrow"/>
                <w:color w:val="auto"/>
                <w:sz w:val="16"/>
                <w:szCs w:val="16"/>
                <w:lang w:val="ru-RU"/>
              </w:rPr>
              <w:t xml:space="preserve"> до +38 ºC</w:t>
            </w:r>
          </w:p>
        </w:tc>
        <w:tc>
          <w:tcPr>
            <w:tcW w:w="1951" w:type="dxa"/>
            <w:tcBorders>
              <w:top w:val="single" w:sz="6" w:space="0" w:color="auto"/>
              <w:left w:val="single" w:sz="6" w:space="0" w:color="auto"/>
              <w:bottom w:val="single" w:sz="6" w:space="0" w:color="auto"/>
              <w:right w:val="single" w:sz="6" w:space="0" w:color="auto"/>
            </w:tcBorders>
          </w:tcPr>
          <w:p w14:paraId="30B6435A" w14:textId="77777777" w:rsidR="00F772B5" w:rsidRPr="006759B5" w:rsidRDefault="00F772B5" w:rsidP="00F772B5">
            <w:pPr>
              <w:pStyle w:val="CellBody"/>
              <w:rPr>
                <w:rFonts w:ascii="Arial Narrow" w:hAnsi="Arial Narrow" w:cs="Arial"/>
                <w:color w:val="auto"/>
                <w:sz w:val="16"/>
                <w:szCs w:val="16"/>
                <w:u w:val="single"/>
                <w:lang w:val="ru-RU"/>
              </w:rPr>
            </w:pPr>
          </w:p>
          <w:p w14:paraId="1F0014CD" w14:textId="0E74C500"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071A3605" w14:textId="5097804A"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-4</w:t>
            </w:r>
            <w:r w:rsidRPr="006759B5">
              <w:rPr>
                <w:rFonts w:ascii="Arial Narrow" w:hAnsi="Arial Narrow"/>
                <w:color w:val="auto"/>
                <w:sz w:val="16"/>
                <w:szCs w:val="16"/>
                <w:lang w:val="ru-RU"/>
              </w:rPr>
              <w:t>0</w:t>
            </w:r>
            <w:r w:rsidRPr="00BF38C6">
              <w:rPr>
                <w:rFonts w:ascii="Arial Narrow" w:hAnsi="Arial Narrow"/>
                <w:color w:val="auto"/>
                <w:sz w:val="16"/>
                <w:szCs w:val="16"/>
                <w:lang w:val="ru-RU"/>
              </w:rPr>
              <w:t xml:space="preserve"> до 38 °C = 102,1 бар (изб.)</w:t>
            </w:r>
          </w:p>
          <w:p w14:paraId="13970F0C" w14:textId="77777777" w:rsidR="00F772B5" w:rsidRPr="00BF38C6" w:rsidRDefault="00F772B5" w:rsidP="00F772B5">
            <w:pPr>
              <w:pStyle w:val="CellBody"/>
              <w:rPr>
                <w:rFonts w:ascii="Arial Narrow" w:hAnsi="Arial Narrow"/>
                <w:color w:val="auto"/>
                <w:sz w:val="16"/>
                <w:szCs w:val="16"/>
                <w:lang w:val="ru-RU"/>
              </w:rPr>
            </w:pPr>
          </w:p>
          <w:p w14:paraId="2528FFCD" w14:textId="77777777"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1F82C3FC" w14:textId="77777777" w:rsidR="00F772B5" w:rsidRPr="00BF38C6" w:rsidRDefault="00F772B5" w:rsidP="00F772B5">
            <w:pPr>
              <w:pStyle w:val="CellBodyCentered"/>
              <w:jc w:val="left"/>
              <w:rPr>
                <w:rFonts w:ascii="Arial Narrow" w:hAnsi="Arial Narrow" w:cs="Arial"/>
                <w:color w:val="auto"/>
                <w:sz w:val="16"/>
                <w:szCs w:val="16"/>
                <w:lang w:val="ru-RU"/>
              </w:rPr>
            </w:pPr>
          </w:p>
          <w:p w14:paraId="76A55CDB"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3</w:t>
            </w:r>
          </w:p>
        </w:tc>
        <w:tc>
          <w:tcPr>
            <w:tcW w:w="450" w:type="dxa"/>
            <w:tcBorders>
              <w:top w:val="single" w:sz="6" w:space="0" w:color="auto"/>
              <w:left w:val="single" w:sz="6" w:space="0" w:color="auto"/>
              <w:bottom w:val="single" w:sz="6" w:space="0" w:color="auto"/>
              <w:right w:val="single" w:sz="6" w:space="0" w:color="auto"/>
            </w:tcBorders>
          </w:tcPr>
          <w:p w14:paraId="40E8343F" w14:textId="77777777" w:rsidR="00F772B5" w:rsidRPr="00BF38C6" w:rsidRDefault="00F772B5" w:rsidP="00F772B5">
            <w:pPr>
              <w:pStyle w:val="CellBodyCentered"/>
              <w:rPr>
                <w:rFonts w:ascii="Arial Narrow" w:hAnsi="Arial Narrow"/>
                <w:color w:val="auto"/>
                <w:sz w:val="16"/>
                <w:szCs w:val="16"/>
                <w:lang w:val="en-GB"/>
              </w:rPr>
            </w:pPr>
          </w:p>
          <w:p w14:paraId="272923F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5</w:t>
            </w:r>
          </w:p>
        </w:tc>
      </w:tr>
      <w:tr w:rsidR="00F772B5" w:rsidRPr="00BF38C6" w:rsidDel="00FA39BF" w14:paraId="44C8DAB8" w14:textId="5AB9E9C4" w:rsidTr="002A7110">
        <w:trPr>
          <w:del w:id="2037" w:author="Zhunisbayev, Olzhasbek [Bolashak Atyrau Limited]" w:date="2024-05-10T02:26:00Z"/>
        </w:trPr>
        <w:tc>
          <w:tcPr>
            <w:tcW w:w="3332" w:type="dxa"/>
            <w:tcBorders>
              <w:top w:val="single" w:sz="6" w:space="0" w:color="auto"/>
              <w:left w:val="single" w:sz="6" w:space="0" w:color="auto"/>
              <w:bottom w:val="single" w:sz="6" w:space="0" w:color="auto"/>
              <w:right w:val="single" w:sz="6" w:space="0" w:color="auto"/>
            </w:tcBorders>
          </w:tcPr>
          <w:p w14:paraId="73D3FEA8" w14:textId="1AF3D554" w:rsidR="00F772B5" w:rsidRPr="00BF38C6" w:rsidDel="00FA39BF" w:rsidRDefault="00F772B5" w:rsidP="00F772B5">
            <w:pPr>
              <w:pStyle w:val="CellBody"/>
              <w:rPr>
                <w:del w:id="2038" w:author="Zhunisbayev, Olzhasbek [Bolashak Atyrau Limited]" w:date="2024-05-10T02:26:00Z"/>
                <w:rFonts w:ascii="Arial Narrow" w:hAnsi="Arial Narrow"/>
                <w:color w:val="auto"/>
                <w:sz w:val="16"/>
                <w:szCs w:val="16"/>
                <w:lang w:val="en-GB"/>
              </w:rPr>
            </w:pPr>
          </w:p>
          <w:p w14:paraId="26DD581D" w14:textId="0C358C12" w:rsidR="00F772B5" w:rsidRPr="00BF38C6" w:rsidDel="00FA39BF" w:rsidRDefault="00F772B5" w:rsidP="00F772B5">
            <w:pPr>
              <w:pStyle w:val="CellBody"/>
              <w:rPr>
                <w:del w:id="2039" w:author="Zhunisbayev, Olzhasbek [Bolashak Atyrau Limited]" w:date="2024-05-10T02:26:00Z"/>
                <w:rFonts w:ascii="Arial Narrow" w:hAnsi="Arial Narrow"/>
                <w:color w:val="auto"/>
                <w:sz w:val="16"/>
                <w:szCs w:val="16"/>
                <w:lang w:val="en-GB"/>
              </w:rPr>
            </w:pPr>
            <w:del w:id="2040" w:author="Zhunisbayev, Olzhasbek [Bolashak Atyrau Limited]" w:date="2024-05-10T02:26:00Z">
              <w:r w:rsidDel="00FA39BF">
                <w:rPr>
                  <w:rFonts w:ascii="Arial Narrow" w:hAnsi="Arial Narrow"/>
                  <w:noProof/>
                  <w:color w:val="auto"/>
                  <w:sz w:val="16"/>
                  <w:szCs w:val="16"/>
                  <w:lang w:val="ru-RU"/>
                </w:rPr>
                <mc:AlternateContent>
                  <mc:Choice Requires="wps">
                    <w:drawing>
                      <wp:anchor distT="0" distB="0" distL="114300" distR="114300" simplePos="0" relativeHeight="254283776" behindDoc="0" locked="0" layoutInCell="1" allowOverlap="1" wp14:anchorId="203A986F" wp14:editId="3933D12A">
                        <wp:simplePos x="0" y="0"/>
                        <wp:positionH relativeFrom="column">
                          <wp:posOffset>1662652</wp:posOffset>
                        </wp:positionH>
                        <wp:positionV relativeFrom="paragraph">
                          <wp:posOffset>175367</wp:posOffset>
                        </wp:positionV>
                        <wp:extent cx="973455" cy="221615"/>
                        <wp:effectExtent l="0" t="0" r="55245" b="64135"/>
                        <wp:wrapNone/>
                        <wp:docPr id="139790931"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60A28F78" w14:textId="77777777" w:rsidR="00F772B5" w:rsidRPr="0062771D" w:rsidRDefault="00F772B5" w:rsidP="00141699">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3A986F" id="_x0000_s1041" style="position:absolute;margin-left:130.9pt;margin-top:13.8pt;width:76.65pt;height:17.45pt;z-index:25428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XshigIAAB8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">
                        <v:shadow on="t" color="black [3213]" opacity=".5"/>
                        <v:textbox>
                          <w:txbxContent>
                            <w:p w14:paraId="60A28F78" w14:textId="77777777" w:rsidR="00F772B5" w:rsidRPr="0062771D" w:rsidRDefault="00F772B5" w:rsidP="00141699">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Pr="00BF38C6" w:rsidDel="00FA39BF">
                <w:rPr>
                  <w:rFonts w:ascii="Arial Narrow" w:hAnsi="Arial Narrow"/>
                  <w:color w:val="auto"/>
                  <w:sz w:val="16"/>
                  <w:szCs w:val="16"/>
                  <w:lang w:val="ru-RU"/>
                </w:rPr>
                <w:delText>GSL – ТОВАРНЫЙ ГАЗ</w:delText>
              </w:r>
            </w:del>
          </w:p>
        </w:tc>
        <w:tc>
          <w:tcPr>
            <w:tcW w:w="720" w:type="dxa"/>
            <w:tcBorders>
              <w:top w:val="single" w:sz="6" w:space="0" w:color="auto"/>
              <w:left w:val="single" w:sz="6" w:space="0" w:color="auto"/>
              <w:bottom w:val="single" w:sz="6" w:space="0" w:color="auto"/>
              <w:right w:val="single" w:sz="6" w:space="0" w:color="auto"/>
            </w:tcBorders>
          </w:tcPr>
          <w:p w14:paraId="148A055D" w14:textId="7D4B4D2D" w:rsidR="00F772B5" w:rsidRPr="00BF38C6" w:rsidDel="00FA39BF" w:rsidRDefault="00F772B5" w:rsidP="00F772B5">
            <w:pPr>
              <w:pStyle w:val="CellBodyCentered"/>
              <w:rPr>
                <w:del w:id="2041" w:author="Zhunisbayev, Olzhasbek [Bolashak Atyrau Limited]" w:date="2024-05-10T02:26:00Z"/>
                <w:rFonts w:ascii="Arial Narrow" w:hAnsi="Arial Narrow"/>
                <w:b/>
                <w:color w:val="auto"/>
                <w:sz w:val="16"/>
                <w:szCs w:val="16"/>
                <w:lang w:val="en-GB"/>
              </w:rPr>
            </w:pPr>
          </w:p>
          <w:p w14:paraId="0DFC7670" w14:textId="18F233C4" w:rsidR="00F772B5" w:rsidRPr="00BF38C6" w:rsidDel="00FA39BF" w:rsidRDefault="00F772B5" w:rsidP="00F772B5">
            <w:pPr>
              <w:pStyle w:val="CellBodyCentered"/>
              <w:rPr>
                <w:del w:id="2042" w:author="Zhunisbayev, Olzhasbek [Bolashak Atyrau Limited]" w:date="2024-05-10T02:26:00Z"/>
                <w:rFonts w:ascii="Arial Narrow" w:hAnsi="Arial Narrow"/>
                <w:b/>
                <w:color w:val="auto"/>
                <w:sz w:val="16"/>
                <w:szCs w:val="16"/>
                <w:lang w:val="en-GB"/>
              </w:rPr>
            </w:pPr>
            <w:del w:id="2043" w:author="Zhunisbayev, Olzhasbek [Bolashak Atyrau Limited]" w:date="2024-05-10T02:26:00Z">
              <w:r w:rsidRPr="00BF38C6" w:rsidDel="00FA39BF">
                <w:rPr>
                  <w:rFonts w:ascii="Arial Narrow" w:hAnsi="Arial Narrow"/>
                  <w:b/>
                  <w:color w:val="auto"/>
                  <w:sz w:val="16"/>
                  <w:szCs w:val="16"/>
                  <w:lang w:val="ru-RU"/>
                </w:rPr>
                <w:delText>600H5G</w:delText>
              </w:r>
            </w:del>
          </w:p>
        </w:tc>
        <w:tc>
          <w:tcPr>
            <w:tcW w:w="720" w:type="dxa"/>
            <w:tcBorders>
              <w:top w:val="single" w:sz="6" w:space="0" w:color="auto"/>
              <w:left w:val="single" w:sz="6" w:space="0" w:color="auto"/>
              <w:bottom w:val="single" w:sz="6" w:space="0" w:color="auto"/>
              <w:right w:val="single" w:sz="6" w:space="0" w:color="auto"/>
            </w:tcBorders>
          </w:tcPr>
          <w:p w14:paraId="29585C43" w14:textId="1EB893D6" w:rsidR="00F772B5" w:rsidRPr="00BF38C6" w:rsidDel="00FA39BF" w:rsidRDefault="00F772B5" w:rsidP="00F772B5">
            <w:pPr>
              <w:pStyle w:val="CellBodyCentered"/>
              <w:rPr>
                <w:del w:id="2044" w:author="Zhunisbayev, Olzhasbek [Bolashak Atyrau Limited]" w:date="2024-05-10T02:26:00Z"/>
                <w:rFonts w:ascii="Arial Narrow" w:hAnsi="Arial Narrow"/>
                <w:color w:val="auto"/>
                <w:sz w:val="16"/>
                <w:szCs w:val="16"/>
                <w:lang w:val="en-GB"/>
              </w:rPr>
            </w:pPr>
          </w:p>
          <w:p w14:paraId="3DD84B4F" w14:textId="33986905" w:rsidR="00F772B5" w:rsidRPr="00BF38C6" w:rsidDel="00FA39BF" w:rsidRDefault="00F772B5" w:rsidP="00F772B5">
            <w:pPr>
              <w:pStyle w:val="CellBodyCentered"/>
              <w:rPr>
                <w:del w:id="2045" w:author="Zhunisbayev, Olzhasbek [Bolashak Atyrau Limited]" w:date="2024-05-10T02:26:00Z"/>
                <w:rFonts w:ascii="Arial Narrow" w:hAnsi="Arial Narrow"/>
                <w:color w:val="auto"/>
                <w:sz w:val="16"/>
                <w:szCs w:val="16"/>
                <w:lang w:val="en-GB"/>
              </w:rPr>
            </w:pPr>
            <w:del w:id="2046" w:author="Zhunisbayev, Olzhasbek [Bolashak Atyrau Limited]" w:date="2024-05-10T02:26:00Z">
              <w:r w:rsidRPr="00BF38C6" w:rsidDel="00FA39BF">
                <w:rPr>
                  <w:rFonts w:ascii="Arial Narrow" w:hAnsi="Arial Narrow"/>
                  <w:color w:val="auto"/>
                  <w:sz w:val="16"/>
                  <w:szCs w:val="16"/>
                  <w:lang w:val="ru-RU"/>
                </w:rPr>
                <w:delText>0,5</w:delText>
              </w:r>
            </w:del>
          </w:p>
        </w:tc>
        <w:tc>
          <w:tcPr>
            <w:tcW w:w="900" w:type="dxa"/>
            <w:tcBorders>
              <w:top w:val="single" w:sz="6" w:space="0" w:color="auto"/>
              <w:left w:val="single" w:sz="6" w:space="0" w:color="auto"/>
              <w:bottom w:val="single" w:sz="6" w:space="0" w:color="auto"/>
              <w:right w:val="single" w:sz="6" w:space="0" w:color="auto"/>
            </w:tcBorders>
          </w:tcPr>
          <w:p w14:paraId="2DCDEECA" w14:textId="7901BC2E" w:rsidR="00F772B5" w:rsidRPr="00BF38C6" w:rsidDel="00FA39BF" w:rsidRDefault="00F772B5" w:rsidP="00F772B5">
            <w:pPr>
              <w:pStyle w:val="CellBodyCentered"/>
              <w:rPr>
                <w:del w:id="2047" w:author="Zhunisbayev, Olzhasbek [Bolashak Atyrau Limited]" w:date="2024-05-10T02:26:00Z"/>
                <w:rFonts w:ascii="Arial Narrow" w:hAnsi="Arial Narrow"/>
                <w:color w:val="auto"/>
                <w:sz w:val="16"/>
                <w:szCs w:val="16"/>
                <w:lang w:val="ru-RU"/>
                <w:rPrChange w:id="2048" w:author="Zhunisbayev, Olzhasbek A [Bolashak Atyrau Limited]" w:date="2022-06-06T22:35:00Z">
                  <w:rPr>
                    <w:del w:id="2049" w:author="Zhunisbayev, Olzhasbek [Bolashak Atyrau Limited]" w:date="2024-05-10T02:26:00Z"/>
                    <w:rFonts w:ascii="Arial" w:hAnsi="Arial"/>
                    <w:color w:val="auto"/>
                    <w:sz w:val="16"/>
                  </w:rPr>
                </w:rPrChange>
              </w:rPr>
            </w:pPr>
          </w:p>
          <w:p w14:paraId="418CD89E" w14:textId="7239A076" w:rsidR="00F772B5" w:rsidRPr="00BF38C6" w:rsidDel="00FA39BF" w:rsidRDefault="00F772B5" w:rsidP="00F772B5">
            <w:pPr>
              <w:pStyle w:val="CellBodyCentered"/>
              <w:rPr>
                <w:del w:id="2050" w:author="Zhunisbayev, Olzhasbek [Bolashak Atyrau Limited]" w:date="2024-05-10T02:26:00Z"/>
                <w:rFonts w:ascii="Arial Narrow" w:hAnsi="Arial Narrow"/>
                <w:color w:val="auto"/>
                <w:sz w:val="16"/>
                <w:szCs w:val="16"/>
                <w:lang w:val="ru-RU"/>
              </w:rPr>
            </w:pPr>
            <w:del w:id="2051" w:author="Zhunisbayev, Olzhasbek [Bolashak Atyrau Limited]" w:date="2024-05-10T02:26:00Z">
              <w:r w:rsidDel="00FA39BF">
                <w:rPr>
                  <w:rFonts w:ascii="Arial Narrow" w:hAnsi="Arial Narrow" w:cs="Arial"/>
                  <w:color w:val="auto"/>
                  <w:sz w:val="16"/>
                  <w:szCs w:val="16"/>
                </w:rPr>
                <w:delText>LTCS</w:delText>
              </w:r>
            </w:del>
          </w:p>
          <w:p w14:paraId="535EFE90" w14:textId="184A86D4" w:rsidR="00F772B5" w:rsidRPr="00BF38C6" w:rsidDel="00FA39BF" w:rsidRDefault="00F772B5" w:rsidP="00F772B5">
            <w:pPr>
              <w:pStyle w:val="CellBodyCentered"/>
              <w:rPr>
                <w:del w:id="2052" w:author="Zhunisbayev, Olzhasbek [Bolashak Atyrau Limited]" w:date="2024-05-10T02:26:00Z"/>
                <w:rFonts w:ascii="Arial Narrow" w:hAnsi="Arial Narrow" w:cs="Arial"/>
                <w:color w:val="auto"/>
                <w:sz w:val="16"/>
                <w:szCs w:val="16"/>
                <w:lang w:val="ru-RU"/>
              </w:rPr>
            </w:pPr>
            <w:del w:id="2053" w:author="Zhunisbayev, Olzhasbek [Bolashak Atyrau Limited]" w:date="2024-05-10T02:26:00Z">
              <w:r w:rsidRPr="00BF38C6" w:rsidDel="00FA39BF">
                <w:rPr>
                  <w:rFonts w:ascii="Arial Narrow" w:hAnsi="Arial Narrow" w:cs="Arial"/>
                  <w:color w:val="auto"/>
                  <w:sz w:val="16"/>
                  <w:szCs w:val="16"/>
                  <w:lang w:val="ru-RU"/>
                </w:rPr>
                <w:delText>Прим 1</w:delText>
              </w:r>
            </w:del>
          </w:p>
          <w:p w14:paraId="64199744" w14:textId="7E2338EC" w:rsidR="00F772B5" w:rsidRPr="00BF38C6" w:rsidDel="00FA39BF" w:rsidRDefault="00F772B5" w:rsidP="00F772B5">
            <w:pPr>
              <w:pStyle w:val="CellBodyCentered"/>
              <w:rPr>
                <w:del w:id="2054" w:author="Zhunisbayev, Olzhasbek [Bolashak Atyrau Limited]" w:date="2024-05-10T02:26:00Z"/>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44CCFAD2" w14:textId="284BA1A2" w:rsidR="00F772B5" w:rsidRPr="00BF38C6" w:rsidDel="00FA39BF" w:rsidRDefault="00F772B5" w:rsidP="00F772B5">
            <w:pPr>
              <w:pStyle w:val="CellBodyCentered"/>
              <w:rPr>
                <w:del w:id="2055" w:author="Zhunisbayev, Olzhasbek [Bolashak Atyrau Limited]" w:date="2024-05-10T02:26:00Z"/>
                <w:rFonts w:ascii="Arial Narrow" w:hAnsi="Arial Narrow"/>
                <w:color w:val="auto"/>
                <w:sz w:val="16"/>
                <w:szCs w:val="16"/>
                <w:lang w:val="ru-RU"/>
              </w:rPr>
            </w:pPr>
          </w:p>
          <w:p w14:paraId="06BF3271" w14:textId="101E7DF2" w:rsidR="00F772B5" w:rsidRPr="00BF38C6" w:rsidDel="00FA39BF" w:rsidRDefault="00F772B5" w:rsidP="00F772B5">
            <w:pPr>
              <w:pStyle w:val="CellBodyCentered"/>
              <w:rPr>
                <w:del w:id="2056" w:author="Zhunisbayev, Olzhasbek [Bolashak Atyrau Limited]" w:date="2024-05-10T02:26:00Z"/>
                <w:rFonts w:ascii="Arial Narrow" w:hAnsi="Arial Narrow"/>
                <w:color w:val="auto"/>
                <w:sz w:val="16"/>
                <w:szCs w:val="16"/>
                <w:lang w:val="ru-RU"/>
              </w:rPr>
            </w:pPr>
            <w:del w:id="2057" w:author="Zhunisbayev, Olzhasbek [Bolashak Atyrau Limited]" w:date="2024-05-10T02:26:00Z">
              <w:r w:rsidRPr="00BF38C6" w:rsidDel="00FA39BF">
                <w:rPr>
                  <w:rFonts w:ascii="Arial Narrow" w:hAnsi="Arial Narrow"/>
                  <w:color w:val="auto"/>
                  <w:sz w:val="16"/>
                  <w:szCs w:val="16"/>
                  <w:lang w:val="ru-RU"/>
                </w:rPr>
                <w:delText>КЛАСС 600</w:delText>
              </w:r>
            </w:del>
          </w:p>
          <w:p w14:paraId="6FFEDEF5" w14:textId="167BA47B" w:rsidR="00F772B5" w:rsidRPr="00BF38C6" w:rsidDel="00FA39BF" w:rsidRDefault="00F772B5" w:rsidP="00F772B5">
            <w:pPr>
              <w:pStyle w:val="CellBodyCentered"/>
              <w:jc w:val="left"/>
              <w:rPr>
                <w:del w:id="2058" w:author="Zhunisbayev, Olzhasbek [Bolashak Atyrau Limited]" w:date="2024-05-10T02:26:00Z"/>
                <w:rFonts w:ascii="Arial Narrow" w:hAnsi="Arial Narrow"/>
                <w:color w:val="auto"/>
                <w:sz w:val="16"/>
                <w:szCs w:val="16"/>
                <w:lang w:val="ru-RU"/>
              </w:rPr>
            </w:pPr>
            <w:del w:id="2059" w:author="Zhunisbayev, Olzhasbek [Bolashak Atyrau Limited]" w:date="2024-05-10T02:26:00Z">
              <w:r w:rsidDel="00FA39BF">
                <w:rPr>
                  <w:rFonts w:ascii="Arial Narrow" w:hAnsi="Arial Narrow"/>
                  <w:noProof/>
                  <w:color w:val="auto"/>
                  <w:sz w:val="16"/>
                  <w:szCs w:val="16"/>
                  <w:lang w:val="ru-RU" w:eastAsia="ru-RU"/>
                </w:rPr>
                <mc:AlternateContent>
                  <mc:Choice Requires="wps">
                    <w:drawing>
                      <wp:anchor distT="0" distB="0" distL="114300" distR="114300" simplePos="0" relativeHeight="254276608" behindDoc="0" locked="0" layoutInCell="1" allowOverlap="1" wp14:anchorId="47C34D9D" wp14:editId="794B72F2">
                        <wp:simplePos x="0" y="0"/>
                        <wp:positionH relativeFrom="column">
                          <wp:posOffset>78105</wp:posOffset>
                        </wp:positionH>
                        <wp:positionV relativeFrom="paragraph">
                          <wp:posOffset>695325</wp:posOffset>
                        </wp:positionV>
                        <wp:extent cx="2138045" cy="281940"/>
                        <wp:effectExtent l="9525" t="5080" r="5080" b="8255"/>
                        <wp:wrapNone/>
                        <wp:docPr id="1990875045" name="Text Box 3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281940"/>
                                </a:xfrm>
                                <a:prstGeom prst="rect">
                                  <a:avLst/>
                                </a:prstGeom>
                                <a:solidFill>
                                  <a:srgbClr val="FFFFFF"/>
                                </a:solidFill>
                                <a:ln w="9525">
                                  <a:solidFill>
                                    <a:srgbClr val="000000"/>
                                  </a:solidFill>
                                  <a:miter lim="800000"/>
                                  <a:headEnd/>
                                  <a:tailEnd/>
                                </a:ln>
                              </wps:spPr>
                              <wps:txbx>
                                <w:txbxContent>
                                  <w:p w14:paraId="60808231" w14:textId="77777777" w:rsidR="00F772B5" w:rsidRPr="005D28FA" w:rsidRDefault="00F772B5" w:rsidP="00BA168E">
                                    <w:pPr>
                                      <w:spacing w:before="0"/>
                                      <w:ind w:left="0"/>
                                      <w:jc w:val="center"/>
                                      <w:rPr>
                                        <w:color w:val="auto"/>
                                        <w:lang w:val="ru-RU"/>
                                      </w:rPr>
                                    </w:pPr>
                                    <w:r>
                                      <w:rPr>
                                        <w:color w:val="auto"/>
                                        <w:lang w:val="ru-RU"/>
                                      </w:rPr>
                                      <w:t>НЕ ИСПОЛЬЗУЕТСЯ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34D9D" id="Text Box 3688" o:spid="_x0000_s1042" type="#_x0000_t202" style="position:absolute;margin-left:6.15pt;margin-top:54.75pt;width:168.35pt;height:22.2pt;z-index:25427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">
                        <v:textbox>
                          <w:txbxContent>
                            <w:p w14:paraId="60808231" w14:textId="77777777" w:rsidR="00F772B5" w:rsidRPr="005D28FA" w:rsidRDefault="00F772B5" w:rsidP="00BA168E">
                              <w:pPr>
                                <w:spacing w:before="0"/>
                                <w:ind w:left="0"/>
                                <w:jc w:val="center"/>
                                <w:rPr>
                                  <w:color w:val="auto"/>
                                  <w:lang w:val="ru-RU"/>
                                </w:rPr>
                              </w:pPr>
                              <w:r>
                                <w:rPr>
                                  <w:color w:val="auto"/>
                                  <w:lang w:val="ru-RU"/>
                                </w:rPr>
                                <w:t>НЕ ИСПОЛЬЗУЕТСЯ НА ПБР</w:t>
                              </w:r>
                            </w:p>
                          </w:txbxContent>
                        </v:textbox>
                      </v:shape>
                    </w:pict>
                  </mc:Fallback>
                </mc:AlternateContent>
              </w:r>
              <w:r w:rsidRPr="00BF38C6" w:rsidDel="00FA39BF">
                <w:rPr>
                  <w:rFonts w:ascii="Arial Narrow" w:hAnsi="Arial Narrow"/>
                  <w:color w:val="auto"/>
                  <w:sz w:val="16"/>
                  <w:szCs w:val="16"/>
                  <w:lang w:val="ru-RU"/>
                </w:rPr>
                <w:delText>RF</w:delText>
              </w:r>
            </w:del>
          </w:p>
        </w:tc>
        <w:tc>
          <w:tcPr>
            <w:tcW w:w="709" w:type="dxa"/>
            <w:tcBorders>
              <w:top w:val="single" w:sz="6" w:space="0" w:color="auto"/>
              <w:left w:val="single" w:sz="6" w:space="0" w:color="auto"/>
              <w:bottom w:val="single" w:sz="6" w:space="0" w:color="auto"/>
              <w:right w:val="single" w:sz="6" w:space="0" w:color="auto"/>
            </w:tcBorders>
          </w:tcPr>
          <w:p w14:paraId="1FBC48E7" w14:textId="2061C2F9" w:rsidR="00F772B5" w:rsidRPr="00BF38C6" w:rsidDel="00FA39BF" w:rsidRDefault="00F772B5" w:rsidP="00F772B5">
            <w:pPr>
              <w:pStyle w:val="CellBodyCentered"/>
              <w:rPr>
                <w:del w:id="2060" w:author="Zhunisbayev, Olzhasbek [Bolashak Atyrau Limited]" w:date="2024-05-10T02:26:00Z"/>
                <w:rFonts w:ascii="Arial Narrow" w:hAnsi="Arial Narrow"/>
                <w:color w:val="auto"/>
                <w:sz w:val="16"/>
                <w:szCs w:val="16"/>
                <w:lang w:val="en-GB"/>
              </w:rPr>
            </w:pPr>
          </w:p>
          <w:p w14:paraId="15458EFA" w14:textId="7F746144" w:rsidR="00F772B5" w:rsidRPr="00BF38C6" w:rsidDel="00FA39BF" w:rsidRDefault="00F772B5" w:rsidP="00F772B5">
            <w:pPr>
              <w:pStyle w:val="CellBodyCentered"/>
              <w:rPr>
                <w:del w:id="2061" w:author="Zhunisbayev, Olzhasbek [Bolashak Atyrau Limited]" w:date="2024-05-10T02:26:00Z"/>
                <w:rFonts w:ascii="Arial Narrow" w:hAnsi="Arial Narrow"/>
                <w:color w:val="auto"/>
                <w:sz w:val="16"/>
                <w:szCs w:val="16"/>
                <w:lang w:val="en-GB"/>
              </w:rPr>
            </w:pPr>
            <w:del w:id="2062" w:author="Zhunisbayev, Olzhasbek [Bolashak Atyrau Limited]" w:date="2024-05-10T02:26:00Z">
              <w:r w:rsidRPr="00BF38C6" w:rsidDel="00FA39BF">
                <w:rPr>
                  <w:rFonts w:ascii="Arial Narrow" w:hAnsi="Arial Narrow"/>
                  <w:color w:val="auto"/>
                  <w:sz w:val="16"/>
                  <w:szCs w:val="16"/>
                  <w:lang w:val="ru-RU"/>
                </w:rPr>
                <w:delText>От -</w:delText>
              </w:r>
              <w:r w:rsidRPr="00BF38C6" w:rsidDel="00FA39BF">
                <w:rPr>
                  <w:rFonts w:ascii="Arial Narrow" w:hAnsi="Arial Narrow"/>
                  <w:color w:val="auto"/>
                  <w:sz w:val="16"/>
                  <w:szCs w:val="16"/>
                  <w:lang w:val="en-GB"/>
                </w:rPr>
                <w:delText>36</w:delText>
              </w:r>
              <w:r w:rsidRPr="00BF38C6" w:rsidDel="00FA39BF">
                <w:rPr>
                  <w:rFonts w:ascii="Arial Narrow" w:hAnsi="Arial Narrow"/>
                  <w:color w:val="auto"/>
                  <w:sz w:val="16"/>
                  <w:szCs w:val="16"/>
                  <w:lang w:val="ru-RU"/>
                </w:rPr>
                <w:delText xml:space="preserve"> до +100 ºC</w:delText>
              </w:r>
            </w:del>
          </w:p>
        </w:tc>
        <w:tc>
          <w:tcPr>
            <w:tcW w:w="1951" w:type="dxa"/>
            <w:tcBorders>
              <w:top w:val="single" w:sz="6" w:space="0" w:color="auto"/>
              <w:left w:val="single" w:sz="6" w:space="0" w:color="auto"/>
              <w:bottom w:val="single" w:sz="6" w:space="0" w:color="auto"/>
              <w:right w:val="single" w:sz="6" w:space="0" w:color="auto"/>
            </w:tcBorders>
          </w:tcPr>
          <w:p w14:paraId="288AC41F" w14:textId="2EC465F7" w:rsidR="00F772B5" w:rsidRPr="00BF38C6" w:rsidDel="00FA39BF" w:rsidRDefault="00F772B5" w:rsidP="00F772B5">
            <w:pPr>
              <w:pStyle w:val="CellBody"/>
              <w:rPr>
                <w:del w:id="2063" w:author="Zhunisbayev, Olzhasbek [Bolashak Atyrau Limited]" w:date="2024-05-10T02:26:00Z"/>
                <w:rFonts w:ascii="Arial Narrow" w:hAnsi="Arial Narrow"/>
                <w:color w:val="auto"/>
                <w:sz w:val="16"/>
                <w:szCs w:val="16"/>
                <w:lang w:val="ru-RU"/>
              </w:rPr>
            </w:pPr>
          </w:p>
          <w:p w14:paraId="28899405" w14:textId="11E817F2" w:rsidR="00F772B5" w:rsidDel="00FA39BF" w:rsidRDefault="00F772B5" w:rsidP="00F772B5">
            <w:pPr>
              <w:pStyle w:val="TableText"/>
              <w:rPr>
                <w:del w:id="2064" w:author="Zhunisbayev, Olzhasbek [Bolashak Atyrau Limited]" w:date="2024-05-10T02:26:00Z"/>
                <w:rFonts w:ascii="Arial Narrow" w:hAnsi="Arial Narrow" w:cs="Arial"/>
                <w:color w:val="auto"/>
                <w:szCs w:val="16"/>
              </w:rPr>
            </w:pPr>
            <w:del w:id="2065" w:author="Zhunisbayev, Olzhasbek [Bolashak Atyrau Limited]" w:date="2024-05-10T02:26:00Z">
              <w:r w:rsidRPr="00BF38C6" w:rsidDel="00FA39BF">
                <w:rPr>
                  <w:rFonts w:ascii="Arial Narrow" w:hAnsi="Arial Narrow" w:cs="Arial"/>
                  <w:color w:val="auto"/>
                  <w:szCs w:val="16"/>
                  <w:lang w:val="ru-RU"/>
                </w:rPr>
                <w:delText xml:space="preserve">ТУ НА </w:delText>
              </w:r>
              <w:r w:rsidDel="00FA39BF">
                <w:rPr>
                  <w:rFonts w:ascii="Arial Narrow" w:hAnsi="Arial Narrow" w:cs="Arial"/>
                  <w:color w:val="auto"/>
                  <w:szCs w:val="16"/>
                </w:rPr>
                <w:delText xml:space="preserve">МАГИСТР. </w:delText>
              </w:r>
              <w:r w:rsidRPr="00BF38C6" w:rsidDel="00FA39BF">
                <w:rPr>
                  <w:rFonts w:ascii="Arial Narrow" w:hAnsi="Arial Narrow" w:cs="Arial"/>
                  <w:color w:val="auto"/>
                  <w:szCs w:val="16"/>
                  <w:lang w:val="ru-RU"/>
                </w:rPr>
                <w:delText>ТРУБОПР</w:delText>
              </w:r>
              <w:r w:rsidDel="00FA39BF">
                <w:rPr>
                  <w:rFonts w:ascii="Arial Narrow" w:hAnsi="Arial Narrow" w:cs="Arial"/>
                  <w:color w:val="auto"/>
                  <w:szCs w:val="16"/>
                </w:rPr>
                <w:delText>.</w:delText>
              </w:r>
            </w:del>
          </w:p>
          <w:p w14:paraId="0778BCF9" w14:textId="7CF548F8" w:rsidR="00F772B5" w:rsidRPr="001573B4" w:rsidDel="00FA39BF" w:rsidRDefault="00F772B5" w:rsidP="00F772B5">
            <w:pPr>
              <w:pStyle w:val="TableText"/>
              <w:rPr>
                <w:del w:id="2066" w:author="Zhunisbayev, Olzhasbek [Bolashak Atyrau Limited]" w:date="2024-05-10T02:26:00Z"/>
                <w:rFonts w:ascii="Arial Narrow" w:hAnsi="Arial Narrow" w:cs="Arial"/>
                <w:color w:val="auto"/>
                <w:szCs w:val="16"/>
              </w:rPr>
            </w:pPr>
            <w:del w:id="2067" w:author="Zhunisbayev, Olzhasbek [Bolashak Atyrau Limited]" w:date="2024-05-10T02:26:00Z">
              <w:r w:rsidRPr="00BF38C6" w:rsidDel="00FA39BF">
                <w:rPr>
                  <w:rFonts w:ascii="Arial Narrow" w:hAnsi="Arial Narrow"/>
                  <w:color w:val="auto"/>
                  <w:szCs w:val="16"/>
                </w:rPr>
                <w:delText>ASME</w:delText>
              </w:r>
              <w:r w:rsidRPr="00BF38C6" w:rsidDel="00FA39BF">
                <w:rPr>
                  <w:rFonts w:ascii="Arial Narrow" w:hAnsi="Arial Narrow"/>
                  <w:color w:val="auto"/>
                  <w:szCs w:val="16"/>
                  <w:lang w:val="ru-RU"/>
                </w:rPr>
                <w:delText xml:space="preserve"> </w:delText>
              </w:r>
              <w:r w:rsidRPr="00BF38C6" w:rsidDel="00FA39BF">
                <w:rPr>
                  <w:rFonts w:ascii="Arial Narrow" w:hAnsi="Arial Narrow"/>
                  <w:color w:val="auto"/>
                  <w:szCs w:val="16"/>
                </w:rPr>
                <w:delText>B</w:delText>
              </w:r>
              <w:r w:rsidRPr="00BF38C6" w:rsidDel="00FA39BF">
                <w:rPr>
                  <w:rFonts w:ascii="Arial Narrow" w:hAnsi="Arial Narrow"/>
                  <w:color w:val="auto"/>
                  <w:szCs w:val="16"/>
                  <w:lang w:val="ru-RU"/>
                </w:rPr>
                <w:delText>31.8</w:delText>
              </w:r>
            </w:del>
          </w:p>
        </w:tc>
        <w:tc>
          <w:tcPr>
            <w:tcW w:w="611" w:type="dxa"/>
            <w:tcBorders>
              <w:top w:val="single" w:sz="6" w:space="0" w:color="auto"/>
              <w:left w:val="single" w:sz="6" w:space="0" w:color="auto"/>
              <w:bottom w:val="single" w:sz="6" w:space="0" w:color="auto"/>
              <w:right w:val="single" w:sz="6" w:space="0" w:color="auto"/>
            </w:tcBorders>
          </w:tcPr>
          <w:p w14:paraId="3DF6576D" w14:textId="68FD4841" w:rsidR="00F772B5" w:rsidRPr="00BF38C6" w:rsidDel="00FA39BF" w:rsidRDefault="00F772B5" w:rsidP="00F772B5">
            <w:pPr>
              <w:pStyle w:val="CellBodyCentered"/>
              <w:rPr>
                <w:del w:id="2068" w:author="Zhunisbayev, Olzhasbek [Bolashak Atyrau Limited]" w:date="2024-05-10T02:26:00Z"/>
                <w:rFonts w:ascii="Arial Narrow" w:hAnsi="Arial Narrow" w:cs="Arial"/>
                <w:color w:val="auto"/>
                <w:sz w:val="16"/>
                <w:szCs w:val="16"/>
                <w:lang w:val="ru-RU"/>
              </w:rPr>
            </w:pPr>
          </w:p>
          <w:p w14:paraId="2E84C891" w14:textId="7457B911" w:rsidR="00F772B5" w:rsidRPr="00BF38C6" w:rsidDel="00FA39BF" w:rsidRDefault="00F772B5" w:rsidP="00F772B5">
            <w:pPr>
              <w:pStyle w:val="CellBodyCentered"/>
              <w:jc w:val="left"/>
              <w:rPr>
                <w:del w:id="2069" w:author="Zhunisbayev, Olzhasbek [Bolashak Atyrau Limited]" w:date="2024-05-10T02:26:00Z"/>
                <w:rFonts w:ascii="Arial Narrow" w:hAnsi="Arial Narrow" w:cs="Arial"/>
                <w:color w:val="auto"/>
                <w:sz w:val="16"/>
                <w:szCs w:val="16"/>
                <w:lang w:val="ru-RU"/>
              </w:rPr>
            </w:pPr>
            <w:del w:id="2070" w:author="Zhunisbayev, Olzhasbek [Bolashak Atyrau Limited]" w:date="2024-05-10T02:26:00Z">
              <w:r w:rsidRPr="00BF38C6" w:rsidDel="00FA39BF">
                <w:rPr>
                  <w:rFonts w:ascii="Arial Narrow" w:hAnsi="Arial Narrow" w:cs="Arial"/>
                  <w:color w:val="auto"/>
                  <w:sz w:val="16"/>
                  <w:szCs w:val="16"/>
                  <w:lang w:val="ru-RU"/>
                </w:rPr>
                <w:delText>По В31.8</w:delText>
              </w:r>
            </w:del>
          </w:p>
        </w:tc>
        <w:tc>
          <w:tcPr>
            <w:tcW w:w="450" w:type="dxa"/>
            <w:tcBorders>
              <w:top w:val="single" w:sz="6" w:space="0" w:color="auto"/>
              <w:left w:val="single" w:sz="6" w:space="0" w:color="auto"/>
              <w:bottom w:val="single" w:sz="6" w:space="0" w:color="auto"/>
              <w:right w:val="single" w:sz="6" w:space="0" w:color="auto"/>
            </w:tcBorders>
          </w:tcPr>
          <w:p w14:paraId="370F1F98" w14:textId="6463A5CD" w:rsidR="00F772B5" w:rsidRPr="00BF38C6" w:rsidDel="00FA39BF" w:rsidRDefault="00F772B5" w:rsidP="00F772B5">
            <w:pPr>
              <w:pStyle w:val="CellBodyCentered"/>
              <w:rPr>
                <w:del w:id="2071" w:author="Zhunisbayev, Olzhasbek [Bolashak Atyrau Limited]" w:date="2024-05-10T02:26:00Z"/>
                <w:rFonts w:ascii="Arial Narrow" w:hAnsi="Arial Narrow"/>
                <w:color w:val="auto"/>
                <w:sz w:val="16"/>
                <w:szCs w:val="16"/>
                <w:lang w:val="en-GB"/>
              </w:rPr>
            </w:pPr>
          </w:p>
          <w:p w14:paraId="5A3BD78B" w14:textId="7515A723" w:rsidR="00F772B5" w:rsidRPr="00BF38C6" w:rsidDel="00FA39BF" w:rsidRDefault="00F772B5" w:rsidP="00F772B5">
            <w:pPr>
              <w:pStyle w:val="CellBodyCentered"/>
              <w:rPr>
                <w:del w:id="2072" w:author="Zhunisbayev, Olzhasbek [Bolashak Atyrau Limited]" w:date="2024-05-10T02:26:00Z"/>
                <w:rFonts w:ascii="Arial Narrow" w:hAnsi="Arial Narrow"/>
                <w:color w:val="auto"/>
                <w:sz w:val="16"/>
                <w:szCs w:val="16"/>
                <w:lang w:val="en-GB"/>
              </w:rPr>
            </w:pPr>
            <w:del w:id="2073" w:author="Zhunisbayev, Olzhasbek [Bolashak Atyrau Limited]" w:date="2024-05-10T02:26:00Z">
              <w:r w:rsidRPr="00BF38C6" w:rsidDel="00FA39BF">
                <w:rPr>
                  <w:rFonts w:ascii="Arial Narrow" w:hAnsi="Arial Narrow"/>
                  <w:color w:val="auto"/>
                  <w:sz w:val="16"/>
                  <w:szCs w:val="16"/>
                  <w:lang w:val="ru-RU"/>
                </w:rPr>
                <w:delText>5</w:delText>
              </w:r>
            </w:del>
          </w:p>
        </w:tc>
      </w:tr>
      <w:tr w:rsidR="00F772B5" w:rsidRPr="00BF38C6" w:rsidDel="00FA39BF" w14:paraId="014F84DF" w14:textId="3CBFD208" w:rsidTr="002A7110">
        <w:trPr>
          <w:del w:id="2074" w:author="Zhunisbayev, Olzhasbek [Bolashak Atyrau Limited]" w:date="2024-05-10T02:27:00Z"/>
        </w:trPr>
        <w:tc>
          <w:tcPr>
            <w:tcW w:w="3332" w:type="dxa"/>
            <w:tcBorders>
              <w:top w:val="single" w:sz="6" w:space="0" w:color="auto"/>
              <w:left w:val="single" w:sz="6" w:space="0" w:color="auto"/>
              <w:bottom w:val="single" w:sz="6" w:space="0" w:color="auto"/>
              <w:right w:val="single" w:sz="6" w:space="0" w:color="auto"/>
            </w:tcBorders>
          </w:tcPr>
          <w:p w14:paraId="28D48C4D" w14:textId="434C0453" w:rsidR="00F772B5" w:rsidRPr="00BF38C6" w:rsidDel="00FA39BF" w:rsidRDefault="00F772B5" w:rsidP="00F772B5">
            <w:pPr>
              <w:pStyle w:val="CellBody"/>
              <w:ind w:left="720"/>
              <w:rPr>
                <w:del w:id="2075" w:author="Zhunisbayev, Olzhasbek [Bolashak Atyrau Limited]" w:date="2024-05-10T02:27:00Z"/>
                <w:rFonts w:ascii="Arial Narrow" w:hAnsi="Arial Narrow" w:cs="Arial"/>
                <w:color w:val="auto"/>
                <w:sz w:val="16"/>
                <w:szCs w:val="16"/>
                <w:lang w:val="ru-RU"/>
              </w:rPr>
            </w:pPr>
          </w:p>
          <w:p w14:paraId="7D1725E2" w14:textId="0F912DCD" w:rsidR="00F772B5" w:rsidRPr="00BF38C6" w:rsidDel="00FA39BF" w:rsidRDefault="00F772B5" w:rsidP="00F772B5">
            <w:pPr>
              <w:pStyle w:val="CellBody"/>
              <w:rPr>
                <w:del w:id="2076" w:author="Zhunisbayev, Olzhasbek [Bolashak Atyrau Limited]" w:date="2024-05-10T02:27:00Z"/>
                <w:rFonts w:ascii="Arial Narrow" w:hAnsi="Arial Narrow"/>
                <w:color w:val="auto"/>
                <w:sz w:val="16"/>
                <w:szCs w:val="16"/>
                <w:lang w:val="ru-RU"/>
              </w:rPr>
            </w:pPr>
            <w:del w:id="2077" w:author="Zhunisbayev, Olzhasbek [Bolashak Atyrau Limited]" w:date="2024-05-10T02:27:00Z">
              <w:r w:rsidRPr="00BF38C6" w:rsidDel="00FA39BF">
                <w:rPr>
                  <w:rFonts w:ascii="Arial Narrow" w:hAnsi="Arial Narrow" w:cs="Arial"/>
                  <w:color w:val="auto"/>
                  <w:sz w:val="16"/>
                  <w:szCs w:val="16"/>
                  <w:lang w:val="en-GB"/>
                </w:rPr>
                <w:delText>FG</w:delText>
              </w:r>
              <w:r w:rsidRPr="00BF38C6" w:rsidDel="00FA39BF">
                <w:rPr>
                  <w:rFonts w:ascii="Arial Narrow" w:hAnsi="Arial Narrow" w:cs="Arial"/>
                  <w:color w:val="auto"/>
                  <w:sz w:val="16"/>
                  <w:szCs w:val="16"/>
                  <w:lang w:val="ru-RU"/>
                </w:rPr>
                <w:delText xml:space="preserve"> – ТОПЛИВНЫЙ ГАЗ</w:delText>
              </w:r>
            </w:del>
          </w:p>
          <w:p w14:paraId="7C154CFA" w14:textId="64E37D66" w:rsidR="00F772B5" w:rsidRPr="00BF38C6" w:rsidDel="00FA39BF" w:rsidRDefault="00F772B5" w:rsidP="00F772B5">
            <w:pPr>
              <w:pStyle w:val="CellBody"/>
              <w:rPr>
                <w:del w:id="2078" w:author="Zhunisbayev, Olzhasbek [Bolashak Atyrau Limited]" w:date="2024-05-10T02:27:00Z"/>
                <w:rFonts w:ascii="Arial Narrow" w:hAnsi="Arial Narrow"/>
                <w:color w:val="auto"/>
                <w:sz w:val="16"/>
                <w:szCs w:val="16"/>
                <w:lang w:val="ru-RU"/>
              </w:rPr>
            </w:pPr>
            <w:del w:id="2079" w:author="Zhunisbayev, Olzhasbek [Bolashak Atyrau Limited]" w:date="2024-05-10T02:27:00Z">
              <w:r w:rsidRPr="00BF38C6" w:rsidDel="00FA39BF">
                <w:rPr>
                  <w:rFonts w:ascii="Arial Narrow" w:hAnsi="Arial Narrow"/>
                  <w:color w:val="auto"/>
                  <w:sz w:val="16"/>
                  <w:szCs w:val="16"/>
                  <w:lang w:val="ru-RU"/>
                </w:rPr>
                <w:delText>FGH – ТОПЛИВНЫЙ ГАЗ, ВЫСОКОЕ ДАВЛЕНИЕ</w:delText>
              </w:r>
            </w:del>
          </w:p>
          <w:p w14:paraId="58371904" w14:textId="72315FB5" w:rsidR="00F772B5" w:rsidRPr="00BF38C6" w:rsidDel="00FA39BF" w:rsidRDefault="00F772B5" w:rsidP="00F772B5">
            <w:pPr>
              <w:pStyle w:val="CellBody"/>
              <w:rPr>
                <w:del w:id="2080" w:author="Zhunisbayev, Olzhasbek [Bolashak Atyrau Limited]" w:date="2024-05-10T02:27:00Z"/>
                <w:rFonts w:ascii="Arial Narrow" w:hAnsi="Arial Narrow" w:cs="Arial"/>
                <w:color w:val="auto"/>
                <w:sz w:val="16"/>
                <w:szCs w:val="16"/>
                <w:lang w:val="ru-RU"/>
              </w:rPr>
            </w:pPr>
            <w:del w:id="2081" w:author="Zhunisbayev, Olzhasbek [Bolashak Atyrau Limited]" w:date="2024-05-10T02:27:00Z">
              <w:r w:rsidRPr="00BF38C6" w:rsidDel="00FA39BF">
                <w:rPr>
                  <w:rFonts w:ascii="Arial Narrow" w:hAnsi="Arial Narrow" w:cs="Arial"/>
                  <w:color w:val="auto"/>
                  <w:sz w:val="16"/>
                  <w:szCs w:val="16"/>
                  <w:lang w:val="en-GB"/>
                </w:rPr>
                <w:delText xml:space="preserve">PHC – </w:delText>
              </w:r>
              <w:r w:rsidRPr="00BF38C6" w:rsidDel="00FA39BF">
                <w:rPr>
                  <w:rFonts w:ascii="Arial Narrow" w:hAnsi="Arial Narrow" w:cs="Arial"/>
                  <w:color w:val="auto"/>
                  <w:sz w:val="16"/>
                  <w:szCs w:val="16"/>
                  <w:lang w:val="ru-RU"/>
                </w:rPr>
                <w:delText>ТЕХНОЛОГИЧЕСКИЕ УГЛЕВОДОРОДЫ</w:delText>
              </w:r>
            </w:del>
          </w:p>
        </w:tc>
        <w:tc>
          <w:tcPr>
            <w:tcW w:w="720" w:type="dxa"/>
            <w:tcBorders>
              <w:top w:val="single" w:sz="6" w:space="0" w:color="auto"/>
              <w:left w:val="single" w:sz="6" w:space="0" w:color="auto"/>
              <w:bottom w:val="single" w:sz="6" w:space="0" w:color="auto"/>
              <w:right w:val="single" w:sz="6" w:space="0" w:color="auto"/>
            </w:tcBorders>
          </w:tcPr>
          <w:p w14:paraId="54C79494" w14:textId="6B318FB3" w:rsidR="00F772B5" w:rsidRPr="00BF38C6" w:rsidDel="00FA39BF" w:rsidRDefault="00F772B5" w:rsidP="00F772B5">
            <w:pPr>
              <w:pStyle w:val="CellBodyCentered"/>
              <w:rPr>
                <w:del w:id="2082" w:author="Zhunisbayev, Olzhasbek [Bolashak Atyrau Limited]" w:date="2024-05-10T02:27:00Z"/>
                <w:rFonts w:ascii="Arial Narrow" w:hAnsi="Arial Narrow"/>
                <w:b/>
                <w:color w:val="auto"/>
                <w:sz w:val="16"/>
                <w:szCs w:val="16"/>
                <w:lang w:val="en-GB"/>
              </w:rPr>
            </w:pPr>
          </w:p>
          <w:p w14:paraId="079BE1B6" w14:textId="4E3CD227" w:rsidR="00F772B5" w:rsidRPr="00BF38C6" w:rsidDel="00FA39BF" w:rsidRDefault="00F772B5" w:rsidP="00F772B5">
            <w:pPr>
              <w:pStyle w:val="CellBodyCentered"/>
              <w:rPr>
                <w:del w:id="2083" w:author="Zhunisbayev, Olzhasbek [Bolashak Atyrau Limited]" w:date="2024-05-10T02:27:00Z"/>
                <w:rFonts w:ascii="Arial Narrow" w:hAnsi="Arial Narrow" w:cs="Arial"/>
                <w:b/>
                <w:color w:val="auto"/>
                <w:sz w:val="16"/>
                <w:szCs w:val="16"/>
                <w:lang w:val="en-GB"/>
              </w:rPr>
            </w:pPr>
            <w:del w:id="2084" w:author="Zhunisbayev, Olzhasbek [Bolashak Atyrau Limited]" w:date="2024-05-10T02:27:00Z">
              <w:r w:rsidRPr="00BF38C6" w:rsidDel="00FA39BF">
                <w:rPr>
                  <w:rFonts w:ascii="Arial Narrow" w:hAnsi="Arial Narrow"/>
                  <w:b/>
                  <w:color w:val="auto"/>
                  <w:sz w:val="16"/>
                  <w:szCs w:val="16"/>
                  <w:lang w:val="ru-RU"/>
                </w:rPr>
                <w:delText>600H5I</w:delText>
              </w:r>
            </w:del>
          </w:p>
        </w:tc>
        <w:tc>
          <w:tcPr>
            <w:tcW w:w="720" w:type="dxa"/>
            <w:tcBorders>
              <w:top w:val="single" w:sz="6" w:space="0" w:color="auto"/>
              <w:left w:val="single" w:sz="6" w:space="0" w:color="auto"/>
              <w:bottom w:val="single" w:sz="6" w:space="0" w:color="auto"/>
              <w:right w:val="single" w:sz="6" w:space="0" w:color="auto"/>
            </w:tcBorders>
          </w:tcPr>
          <w:p w14:paraId="022EC4D5" w14:textId="0E5701EE" w:rsidR="00F772B5" w:rsidRPr="00BF38C6" w:rsidDel="00FA39BF" w:rsidRDefault="00F772B5" w:rsidP="00F772B5">
            <w:pPr>
              <w:pStyle w:val="CellBodyCentered"/>
              <w:rPr>
                <w:del w:id="2085" w:author="Zhunisbayev, Olzhasbek [Bolashak Atyrau Limited]" w:date="2024-05-10T02:27:00Z"/>
                <w:rFonts w:ascii="Arial Narrow" w:hAnsi="Arial Narrow"/>
                <w:color w:val="auto"/>
                <w:sz w:val="16"/>
                <w:szCs w:val="16"/>
                <w:lang w:val="en-GB"/>
              </w:rPr>
            </w:pPr>
          </w:p>
          <w:p w14:paraId="5741DE51" w14:textId="676691CE" w:rsidR="00F772B5" w:rsidRPr="00BF38C6" w:rsidDel="00FA39BF" w:rsidRDefault="00F772B5" w:rsidP="00F772B5">
            <w:pPr>
              <w:pStyle w:val="CellBodyCentered"/>
              <w:rPr>
                <w:del w:id="2086" w:author="Zhunisbayev, Olzhasbek [Bolashak Atyrau Limited]" w:date="2024-05-10T02:27:00Z"/>
                <w:rFonts w:ascii="Arial Narrow" w:hAnsi="Arial Narrow" w:cs="Arial"/>
                <w:color w:val="auto"/>
                <w:sz w:val="16"/>
                <w:szCs w:val="16"/>
                <w:lang w:val="en-GB"/>
              </w:rPr>
            </w:pPr>
            <w:del w:id="2087" w:author="Zhunisbayev, Olzhasbek [Bolashak Atyrau Limited]" w:date="2024-05-10T02:27:00Z">
              <w:r w:rsidRPr="00BF38C6" w:rsidDel="00FA39BF">
                <w:rPr>
                  <w:rFonts w:ascii="Arial Narrow" w:hAnsi="Arial Narrow"/>
                  <w:color w:val="auto"/>
                  <w:sz w:val="16"/>
                  <w:szCs w:val="16"/>
                  <w:lang w:val="ru-RU"/>
                </w:rPr>
                <w:delText>0,5</w:delText>
              </w:r>
            </w:del>
          </w:p>
        </w:tc>
        <w:tc>
          <w:tcPr>
            <w:tcW w:w="900" w:type="dxa"/>
            <w:tcBorders>
              <w:top w:val="single" w:sz="6" w:space="0" w:color="auto"/>
              <w:left w:val="single" w:sz="6" w:space="0" w:color="auto"/>
              <w:bottom w:val="single" w:sz="6" w:space="0" w:color="auto"/>
              <w:right w:val="single" w:sz="6" w:space="0" w:color="auto"/>
            </w:tcBorders>
          </w:tcPr>
          <w:p w14:paraId="14FAB973" w14:textId="64F477A8" w:rsidR="00F772B5" w:rsidRPr="00BF38C6" w:rsidDel="00FA39BF" w:rsidRDefault="00F772B5" w:rsidP="00F772B5">
            <w:pPr>
              <w:pStyle w:val="CellBodyCentered"/>
              <w:rPr>
                <w:del w:id="2088" w:author="Zhunisbayev, Olzhasbek [Bolashak Atyrau Limited]" w:date="2024-05-10T02:27:00Z"/>
                <w:rFonts w:ascii="Arial Narrow" w:hAnsi="Arial Narrow"/>
                <w:color w:val="auto"/>
                <w:sz w:val="16"/>
                <w:szCs w:val="16"/>
                <w:lang w:val="ru-RU"/>
              </w:rPr>
            </w:pPr>
          </w:p>
          <w:p w14:paraId="71A92A18" w14:textId="3F8490A5" w:rsidR="00F772B5" w:rsidRPr="00BF38C6" w:rsidDel="00FA39BF" w:rsidRDefault="00F772B5" w:rsidP="00F772B5">
            <w:pPr>
              <w:pStyle w:val="CellBodyCentered"/>
              <w:rPr>
                <w:del w:id="2089" w:author="Zhunisbayev, Olzhasbek [Bolashak Atyrau Limited]" w:date="2024-05-10T02:27:00Z"/>
                <w:rFonts w:ascii="Arial Narrow" w:hAnsi="Arial Narrow"/>
                <w:color w:val="auto"/>
                <w:sz w:val="16"/>
                <w:szCs w:val="16"/>
                <w:lang w:val="ru-RU"/>
              </w:rPr>
            </w:pPr>
            <w:del w:id="2090" w:author="Zhunisbayev, Olzhasbek [Bolashak Atyrau Limited]" w:date="2024-05-10T02:27:00Z">
              <w:r w:rsidRPr="00BF38C6" w:rsidDel="00FA39BF">
                <w:rPr>
                  <w:rFonts w:ascii="Arial Narrow" w:hAnsi="Arial Narrow"/>
                  <w:color w:val="auto"/>
                  <w:sz w:val="16"/>
                  <w:szCs w:val="16"/>
                  <w:lang w:val="ru-RU"/>
                </w:rPr>
                <w:delText>УГЛЕРОДИСТАЯ СТАЛЬ ДЛЯ ЭКСПЛУАТАЦИИ В УСЛОВИЯХ НИЗКИХ ТЕМПЕРАТУР</w:delText>
              </w:r>
            </w:del>
          </w:p>
          <w:p w14:paraId="01C0D934" w14:textId="36BDDBB6" w:rsidR="00F772B5" w:rsidRPr="00BF38C6" w:rsidDel="00FA39BF" w:rsidRDefault="00F772B5" w:rsidP="00F772B5">
            <w:pPr>
              <w:pStyle w:val="CellBodyCentered"/>
              <w:rPr>
                <w:del w:id="2091" w:author="Zhunisbayev, Olzhasbek [Bolashak Atyrau Limited]" w:date="2024-05-10T02:27:00Z"/>
                <w:rFonts w:ascii="Arial Narrow" w:hAnsi="Arial Narrow"/>
                <w:color w:val="auto"/>
                <w:sz w:val="16"/>
                <w:szCs w:val="16"/>
                <w:lang w:val="ru-RU"/>
              </w:rPr>
            </w:pPr>
            <w:del w:id="2092" w:author="Zhunisbayev, Olzhasbek [Bolashak Atyrau Limited]" w:date="2024-05-10T02:27:00Z">
              <w:r w:rsidRPr="00BF38C6" w:rsidDel="00FA39BF">
                <w:rPr>
                  <w:rFonts w:ascii="Arial Narrow" w:hAnsi="Arial Narrow"/>
                  <w:color w:val="auto"/>
                  <w:sz w:val="16"/>
                  <w:szCs w:val="16"/>
                  <w:lang w:val="ru-RU"/>
                </w:rPr>
                <w:delText>Примечание 1</w:delText>
              </w:r>
            </w:del>
          </w:p>
          <w:p w14:paraId="5E594461" w14:textId="2CA2AB36" w:rsidR="00F772B5" w:rsidRPr="00BF38C6" w:rsidDel="00FA39BF" w:rsidRDefault="00F772B5" w:rsidP="00F772B5">
            <w:pPr>
              <w:pStyle w:val="CellBodyCentered"/>
              <w:rPr>
                <w:del w:id="2093" w:author="Zhunisbayev, Olzhasbek [Bolashak Atyrau Limited]" w:date="2024-05-10T02:27:00Z"/>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21A128B1" w14:textId="778F0524" w:rsidR="00F772B5" w:rsidRPr="00BF38C6" w:rsidDel="00FA39BF" w:rsidRDefault="00F772B5" w:rsidP="00F772B5">
            <w:pPr>
              <w:pStyle w:val="CellBodyCentered"/>
              <w:jc w:val="left"/>
              <w:rPr>
                <w:del w:id="2094" w:author="Zhunisbayev, Olzhasbek [Bolashak Atyrau Limited]" w:date="2024-05-10T02:27:00Z"/>
                <w:rFonts w:ascii="Arial Narrow" w:hAnsi="Arial Narrow"/>
                <w:color w:val="auto"/>
                <w:sz w:val="16"/>
                <w:szCs w:val="16"/>
                <w:lang w:val="en-GB"/>
              </w:rPr>
            </w:pPr>
          </w:p>
          <w:p w14:paraId="3EA2C48D" w14:textId="59116452" w:rsidR="00F772B5" w:rsidRPr="00BF38C6" w:rsidDel="00FA39BF" w:rsidRDefault="00F772B5" w:rsidP="00F772B5">
            <w:pPr>
              <w:pStyle w:val="CellBodyCentered"/>
              <w:rPr>
                <w:del w:id="2095" w:author="Zhunisbayev, Olzhasbek [Bolashak Atyrau Limited]" w:date="2024-05-10T02:27:00Z"/>
                <w:rFonts w:ascii="Arial Narrow" w:hAnsi="Arial Narrow" w:cs="Arial"/>
                <w:color w:val="auto"/>
                <w:sz w:val="16"/>
                <w:szCs w:val="16"/>
                <w:lang w:val="ru-RU"/>
              </w:rPr>
            </w:pPr>
            <w:del w:id="2096" w:author="Zhunisbayev, Olzhasbek [Bolashak Atyrau Limited]" w:date="2024-05-10T02:27:00Z">
              <w:r w:rsidRPr="00BF38C6" w:rsidDel="00FA39BF">
                <w:rPr>
                  <w:rFonts w:ascii="Arial Narrow" w:hAnsi="Arial Narrow"/>
                  <w:color w:val="auto"/>
                  <w:sz w:val="16"/>
                  <w:szCs w:val="16"/>
                  <w:lang w:val="ru-RU"/>
                </w:rPr>
                <w:delText>КЛАСС</w:delText>
              </w:r>
            </w:del>
          </w:p>
          <w:p w14:paraId="055B1C2F" w14:textId="12473265" w:rsidR="00F772B5" w:rsidRPr="00BF38C6" w:rsidDel="00FA39BF" w:rsidRDefault="00F772B5" w:rsidP="00F772B5">
            <w:pPr>
              <w:pStyle w:val="CellBodyCentered"/>
              <w:rPr>
                <w:del w:id="2097" w:author="Zhunisbayev, Olzhasbek [Bolashak Atyrau Limited]" w:date="2024-05-10T02:27:00Z"/>
                <w:rFonts w:ascii="Arial Narrow" w:hAnsi="Arial Narrow" w:cs="Arial"/>
                <w:color w:val="auto"/>
                <w:sz w:val="16"/>
                <w:szCs w:val="16"/>
                <w:lang w:val="ru-RU"/>
              </w:rPr>
            </w:pPr>
            <w:del w:id="2098" w:author="Zhunisbayev, Olzhasbek [Bolashak Atyrau Limited]" w:date="2024-05-10T02:27:00Z">
              <w:r w:rsidRPr="00BF38C6" w:rsidDel="00FA39BF">
                <w:rPr>
                  <w:rFonts w:ascii="Arial Narrow" w:hAnsi="Arial Narrow"/>
                  <w:color w:val="auto"/>
                  <w:sz w:val="16"/>
                  <w:szCs w:val="16"/>
                  <w:lang w:val="ru-RU"/>
                </w:rPr>
                <w:delText>600</w:delText>
              </w:r>
            </w:del>
          </w:p>
          <w:p w14:paraId="1354EB14" w14:textId="4867E585" w:rsidR="00F772B5" w:rsidRPr="00BF38C6" w:rsidDel="00FA39BF" w:rsidRDefault="00F772B5" w:rsidP="00F772B5">
            <w:pPr>
              <w:pStyle w:val="CellBodyCentered"/>
              <w:rPr>
                <w:del w:id="2099" w:author="Zhunisbayev, Olzhasbek [Bolashak Atyrau Limited]" w:date="2024-05-10T02:27:00Z"/>
                <w:rFonts w:ascii="Arial Narrow" w:hAnsi="Arial Narrow" w:cs="Arial"/>
                <w:color w:val="auto"/>
                <w:sz w:val="16"/>
                <w:szCs w:val="16"/>
                <w:lang w:val="ru-RU"/>
              </w:rPr>
            </w:pPr>
            <w:del w:id="2100" w:author="Zhunisbayev, Olzhasbek [Bolashak Atyrau Limited]" w:date="2024-05-10T02:27:00Z">
              <w:r w:rsidDel="00FA39BF">
                <w:rPr>
                  <w:rFonts w:ascii="Arial Narrow" w:hAnsi="Arial Narrow"/>
                  <w:noProof/>
                  <w:color w:val="auto"/>
                  <w:sz w:val="16"/>
                  <w:szCs w:val="16"/>
                  <w:lang w:val="ru-RU" w:eastAsia="ru-RU"/>
                </w:rPr>
                <mc:AlternateContent>
                  <mc:Choice Requires="wps">
                    <w:drawing>
                      <wp:anchor distT="0" distB="0" distL="114300" distR="114300" simplePos="0" relativeHeight="254277632" behindDoc="0" locked="0" layoutInCell="1" allowOverlap="1" wp14:anchorId="50F90E86" wp14:editId="75E8E1D1">
                        <wp:simplePos x="0" y="0"/>
                        <wp:positionH relativeFrom="column">
                          <wp:posOffset>80010</wp:posOffset>
                        </wp:positionH>
                        <wp:positionV relativeFrom="paragraph">
                          <wp:posOffset>367665</wp:posOffset>
                        </wp:positionV>
                        <wp:extent cx="2138045" cy="281940"/>
                        <wp:effectExtent l="11430" t="6985" r="12700" b="6350"/>
                        <wp:wrapNone/>
                        <wp:docPr id="1095649481" name="Text Box 3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281940"/>
                                </a:xfrm>
                                <a:prstGeom prst="rect">
                                  <a:avLst/>
                                </a:prstGeom>
                                <a:solidFill>
                                  <a:srgbClr val="FFFFFF"/>
                                </a:solidFill>
                                <a:ln w="9525">
                                  <a:solidFill>
                                    <a:srgbClr val="000000"/>
                                  </a:solidFill>
                                  <a:miter lim="800000"/>
                                  <a:headEnd/>
                                  <a:tailEnd/>
                                </a:ln>
                              </wps:spPr>
                              <wps:txbx>
                                <w:txbxContent>
                                  <w:p w14:paraId="0C207EBA" w14:textId="77777777" w:rsidR="00F772B5" w:rsidRPr="005D28FA" w:rsidRDefault="00F772B5" w:rsidP="00BA168E">
                                    <w:pPr>
                                      <w:spacing w:before="0"/>
                                      <w:ind w:left="0"/>
                                      <w:jc w:val="center"/>
                                      <w:rPr>
                                        <w:color w:val="auto"/>
                                        <w:lang w:val="ru-RU"/>
                                      </w:rPr>
                                    </w:pPr>
                                    <w:r>
                                      <w:rPr>
                                        <w:color w:val="auto"/>
                                        <w:lang w:val="ru-RU"/>
                                      </w:rPr>
                                      <w:t>НЕ ИСПОЛЬЗУЕТСЯ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90E86" id="Text Box 3742" o:spid="_x0000_s1043" type="#_x0000_t202" style="position:absolute;left:0;text-align:left;margin-left:6.3pt;margin-top:28.95pt;width:168.35pt;height:22.2pt;z-index:25427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">
                        <v:textbox>
                          <w:txbxContent>
                            <w:p w14:paraId="0C207EBA" w14:textId="77777777" w:rsidR="00F772B5" w:rsidRPr="005D28FA" w:rsidRDefault="00F772B5" w:rsidP="00BA168E">
                              <w:pPr>
                                <w:spacing w:before="0"/>
                                <w:ind w:left="0"/>
                                <w:jc w:val="center"/>
                                <w:rPr>
                                  <w:color w:val="auto"/>
                                  <w:lang w:val="ru-RU"/>
                                </w:rPr>
                              </w:pPr>
                              <w:r>
                                <w:rPr>
                                  <w:color w:val="auto"/>
                                  <w:lang w:val="ru-RU"/>
                                </w:rPr>
                                <w:t>НЕ ИСПОЛЬЗУЕТСЯ НА ПБР</w:t>
                              </w:r>
                            </w:p>
                          </w:txbxContent>
                        </v:textbox>
                      </v:shape>
                    </w:pict>
                  </mc:Fallback>
                </mc:AlternateContent>
              </w:r>
              <w:r w:rsidRPr="00BF38C6" w:rsidDel="00FA39BF">
                <w:rPr>
                  <w:rFonts w:ascii="Arial Narrow" w:hAnsi="Arial Narrow"/>
                  <w:color w:val="auto"/>
                  <w:sz w:val="16"/>
                  <w:szCs w:val="16"/>
                  <w:lang w:val="ru-RU"/>
                </w:rPr>
                <w:delText>RF</w:delText>
              </w:r>
            </w:del>
          </w:p>
        </w:tc>
        <w:tc>
          <w:tcPr>
            <w:tcW w:w="709" w:type="dxa"/>
            <w:tcBorders>
              <w:top w:val="single" w:sz="6" w:space="0" w:color="auto"/>
              <w:left w:val="single" w:sz="6" w:space="0" w:color="auto"/>
              <w:bottom w:val="single" w:sz="6" w:space="0" w:color="auto"/>
              <w:right w:val="single" w:sz="6" w:space="0" w:color="auto"/>
            </w:tcBorders>
          </w:tcPr>
          <w:p w14:paraId="3BCB13FD" w14:textId="54DD0AB0" w:rsidR="00F772B5" w:rsidRPr="00BF38C6" w:rsidDel="00FA39BF" w:rsidRDefault="00F772B5" w:rsidP="00F772B5">
            <w:pPr>
              <w:pStyle w:val="CellBodyCentered"/>
              <w:rPr>
                <w:del w:id="2101" w:author="Zhunisbayev, Olzhasbek [Bolashak Atyrau Limited]" w:date="2024-05-10T02:27:00Z"/>
                <w:rFonts w:ascii="Arial Narrow" w:hAnsi="Arial Narrow"/>
                <w:color w:val="auto"/>
                <w:sz w:val="16"/>
                <w:szCs w:val="16"/>
                <w:lang w:val="en-GB"/>
              </w:rPr>
            </w:pPr>
          </w:p>
          <w:p w14:paraId="78CAB3D0" w14:textId="5297814B" w:rsidR="00F772B5" w:rsidRPr="00BF38C6" w:rsidDel="00FA39BF" w:rsidRDefault="00F772B5" w:rsidP="00F772B5">
            <w:pPr>
              <w:pStyle w:val="CellBodyCentered"/>
              <w:rPr>
                <w:del w:id="2102" w:author="Zhunisbayev, Olzhasbek [Bolashak Atyrau Limited]" w:date="2024-05-10T02:27:00Z"/>
                <w:rFonts w:ascii="Arial Narrow" w:hAnsi="Arial Narrow" w:cs="Arial"/>
                <w:color w:val="auto"/>
                <w:sz w:val="16"/>
                <w:szCs w:val="16"/>
                <w:lang w:val="en-GB"/>
              </w:rPr>
            </w:pPr>
            <w:del w:id="2103" w:author="Zhunisbayev, Olzhasbek [Bolashak Atyrau Limited]" w:date="2024-05-10T02:27:00Z">
              <w:r w:rsidRPr="00BF38C6" w:rsidDel="00FA39BF">
                <w:rPr>
                  <w:rFonts w:ascii="Arial Narrow" w:hAnsi="Arial Narrow"/>
                  <w:color w:val="auto"/>
                  <w:sz w:val="16"/>
                  <w:szCs w:val="16"/>
                  <w:lang w:val="ru-RU"/>
                </w:rPr>
                <w:delText xml:space="preserve">От </w:delText>
              </w:r>
              <w:r w:rsidDel="00FA39BF">
                <w:rPr>
                  <w:rFonts w:ascii="Arial Narrow" w:hAnsi="Arial Narrow" w:cs="Arial"/>
                  <w:color w:val="auto"/>
                  <w:sz w:val="16"/>
                  <w:szCs w:val="16"/>
                  <w:lang w:val="ru-RU"/>
                </w:rPr>
                <w:delText>-40</w:delText>
              </w:r>
              <w:r w:rsidRPr="00BF38C6" w:rsidDel="00FA39BF">
                <w:rPr>
                  <w:rFonts w:ascii="Arial Narrow" w:hAnsi="Arial Narrow" w:cs="Arial"/>
                  <w:color w:val="auto"/>
                  <w:sz w:val="16"/>
                  <w:szCs w:val="16"/>
                  <w:lang w:val="ru-RU"/>
                </w:rPr>
                <w:delText xml:space="preserve"> </w:delText>
              </w:r>
              <w:r w:rsidRPr="00BF38C6" w:rsidDel="00FA39BF">
                <w:rPr>
                  <w:rFonts w:ascii="Arial Narrow" w:hAnsi="Arial Narrow"/>
                  <w:color w:val="auto"/>
                  <w:sz w:val="16"/>
                  <w:szCs w:val="16"/>
                  <w:lang w:val="ru-RU"/>
                </w:rPr>
                <w:delText xml:space="preserve">до +150 </w:delText>
              </w:r>
              <w:r w:rsidRPr="00BF38C6" w:rsidDel="00FA39BF">
                <w:rPr>
                  <w:rFonts w:ascii="Arial Narrow" w:hAnsi="Arial Narrow" w:cs="Arial"/>
                  <w:color w:val="auto"/>
                  <w:sz w:val="16"/>
                  <w:szCs w:val="16"/>
                  <w:lang w:val="ru-RU"/>
                </w:rPr>
                <w:delText>°C</w:delText>
              </w:r>
            </w:del>
          </w:p>
        </w:tc>
        <w:tc>
          <w:tcPr>
            <w:tcW w:w="1951" w:type="dxa"/>
            <w:tcBorders>
              <w:top w:val="single" w:sz="6" w:space="0" w:color="auto"/>
              <w:left w:val="single" w:sz="6" w:space="0" w:color="auto"/>
              <w:bottom w:val="single" w:sz="6" w:space="0" w:color="auto"/>
              <w:right w:val="single" w:sz="6" w:space="0" w:color="auto"/>
            </w:tcBorders>
          </w:tcPr>
          <w:p w14:paraId="136129C7" w14:textId="194805B2" w:rsidR="00F772B5" w:rsidRPr="00BF38C6" w:rsidDel="00FA39BF" w:rsidRDefault="00F772B5" w:rsidP="00F772B5">
            <w:pPr>
              <w:pStyle w:val="CellBody"/>
              <w:ind w:left="720"/>
              <w:rPr>
                <w:del w:id="2104" w:author="Zhunisbayev, Olzhasbek [Bolashak Atyrau Limited]" w:date="2024-05-10T02:27:00Z"/>
                <w:rFonts w:ascii="Arial Narrow" w:hAnsi="Arial Narrow"/>
                <w:color w:val="auto"/>
                <w:sz w:val="16"/>
                <w:szCs w:val="16"/>
                <w:lang w:val="ru-RU"/>
              </w:rPr>
            </w:pPr>
          </w:p>
          <w:p w14:paraId="118C6A79" w14:textId="1394A475" w:rsidR="00F772B5" w:rsidRPr="00BF38C6" w:rsidDel="00FA39BF" w:rsidRDefault="00F772B5" w:rsidP="00F772B5">
            <w:pPr>
              <w:pStyle w:val="CellBody"/>
              <w:rPr>
                <w:del w:id="2105" w:author="Zhunisbayev, Olzhasbek [Bolashak Atyrau Limited]" w:date="2024-05-10T02:27:00Z"/>
                <w:rFonts w:ascii="Arial Narrow" w:hAnsi="Arial Narrow" w:cs="Arial"/>
                <w:color w:val="auto"/>
                <w:sz w:val="16"/>
                <w:szCs w:val="16"/>
                <w:lang w:val="ru-RU"/>
              </w:rPr>
            </w:pPr>
            <w:del w:id="2106" w:author="Zhunisbayev, Olzhasbek [Bolashak Atyrau Limited]" w:date="2024-05-10T02:27:00Z">
              <w:r w:rsidRPr="00BF38C6" w:rsidDel="00FA39BF">
                <w:rPr>
                  <w:rFonts w:ascii="Arial Narrow" w:hAnsi="Arial Narrow"/>
                  <w:color w:val="auto"/>
                  <w:sz w:val="16"/>
                  <w:szCs w:val="16"/>
                  <w:lang w:val="ru-RU"/>
                </w:rPr>
                <w:delText>ТУ НА ТРУБОПРОВОД</w:delText>
              </w:r>
            </w:del>
          </w:p>
          <w:p w14:paraId="52DD59C1" w14:textId="6AAD225F" w:rsidR="00F772B5" w:rsidRPr="00BF38C6" w:rsidDel="00FA39BF" w:rsidRDefault="00F772B5" w:rsidP="00F772B5">
            <w:pPr>
              <w:pStyle w:val="CellBody"/>
              <w:rPr>
                <w:del w:id="2107" w:author="Zhunisbayev, Olzhasbek [Bolashak Atyrau Limited]" w:date="2024-05-10T02:27:00Z"/>
                <w:rFonts w:ascii="Arial Narrow" w:hAnsi="Arial Narrow" w:cs="Arial"/>
                <w:color w:val="auto"/>
                <w:sz w:val="16"/>
                <w:szCs w:val="16"/>
                <w:lang w:val="ru-RU"/>
              </w:rPr>
            </w:pPr>
            <w:del w:id="2108" w:author="Zhunisbayev, Olzhasbek [Bolashak Atyrau Limited]" w:date="2024-05-10T02:27:00Z">
              <w:r w:rsidRPr="00BF38C6" w:rsidDel="00FA39BF">
                <w:rPr>
                  <w:rFonts w:ascii="Arial Narrow" w:hAnsi="Arial Narrow"/>
                  <w:color w:val="auto"/>
                  <w:sz w:val="16"/>
                  <w:szCs w:val="16"/>
                  <w:lang w:val="ru-RU"/>
                </w:rPr>
                <w:delText>ASME B31.8</w:delText>
              </w:r>
            </w:del>
          </w:p>
        </w:tc>
        <w:tc>
          <w:tcPr>
            <w:tcW w:w="611" w:type="dxa"/>
            <w:tcBorders>
              <w:top w:val="single" w:sz="6" w:space="0" w:color="auto"/>
              <w:left w:val="single" w:sz="6" w:space="0" w:color="auto"/>
              <w:bottom w:val="single" w:sz="6" w:space="0" w:color="auto"/>
              <w:right w:val="single" w:sz="6" w:space="0" w:color="auto"/>
            </w:tcBorders>
          </w:tcPr>
          <w:p w14:paraId="10C92AFD" w14:textId="0F0C8064" w:rsidR="00F772B5" w:rsidRPr="00BF38C6" w:rsidDel="00FA39BF" w:rsidRDefault="00F772B5" w:rsidP="00F772B5">
            <w:pPr>
              <w:pStyle w:val="CellBodyCentered"/>
              <w:jc w:val="left"/>
              <w:rPr>
                <w:del w:id="2109" w:author="Zhunisbayev, Olzhasbek [Bolashak Atyrau Limited]" w:date="2024-05-10T02:27:00Z"/>
                <w:rFonts w:ascii="Arial Narrow" w:hAnsi="Arial Narrow" w:cs="Arial"/>
                <w:color w:val="auto"/>
                <w:sz w:val="16"/>
                <w:szCs w:val="16"/>
                <w:lang w:val="ru-RU"/>
              </w:rPr>
            </w:pPr>
          </w:p>
          <w:p w14:paraId="1082F8A4" w14:textId="198DBA24" w:rsidR="00F772B5" w:rsidRPr="00BF38C6" w:rsidDel="00FA39BF" w:rsidRDefault="00F772B5" w:rsidP="00F772B5">
            <w:pPr>
              <w:pStyle w:val="CellBodyCentered"/>
              <w:rPr>
                <w:del w:id="2110" w:author="Zhunisbayev, Olzhasbek [Bolashak Atyrau Limited]" w:date="2024-05-10T02:27:00Z"/>
                <w:rFonts w:ascii="Arial Narrow" w:hAnsi="Arial Narrow" w:cs="Arial"/>
                <w:color w:val="auto"/>
                <w:sz w:val="16"/>
                <w:szCs w:val="16"/>
              </w:rPr>
            </w:pPr>
            <w:del w:id="2111" w:author="Zhunisbayev, Olzhasbek [Bolashak Atyrau Limited]" w:date="2024-05-10T02:27:00Z">
              <w:r w:rsidRPr="00BF38C6" w:rsidDel="00FA39BF">
                <w:rPr>
                  <w:rFonts w:ascii="Arial Narrow" w:hAnsi="Arial Narrow" w:cs="Arial"/>
                  <w:color w:val="auto"/>
                  <w:sz w:val="16"/>
                  <w:szCs w:val="16"/>
                  <w:lang w:val="ru-RU"/>
                </w:rPr>
                <w:delText>По В31.8</w:delText>
              </w:r>
            </w:del>
          </w:p>
        </w:tc>
        <w:tc>
          <w:tcPr>
            <w:tcW w:w="450" w:type="dxa"/>
            <w:tcBorders>
              <w:top w:val="single" w:sz="6" w:space="0" w:color="auto"/>
              <w:left w:val="single" w:sz="6" w:space="0" w:color="auto"/>
              <w:bottom w:val="single" w:sz="6" w:space="0" w:color="auto"/>
              <w:right w:val="single" w:sz="6" w:space="0" w:color="auto"/>
            </w:tcBorders>
          </w:tcPr>
          <w:p w14:paraId="0B895F0F" w14:textId="6D2AC8D3" w:rsidR="00F772B5" w:rsidRPr="00BF38C6" w:rsidDel="00FA39BF" w:rsidRDefault="00F772B5" w:rsidP="00F772B5">
            <w:pPr>
              <w:pStyle w:val="CellBodyCentered"/>
              <w:rPr>
                <w:del w:id="2112" w:author="Zhunisbayev, Olzhasbek [Bolashak Atyrau Limited]" w:date="2024-05-10T02:27:00Z"/>
                <w:rFonts w:ascii="Arial Narrow" w:hAnsi="Arial Narrow"/>
                <w:color w:val="auto"/>
                <w:sz w:val="16"/>
                <w:szCs w:val="16"/>
                <w:lang w:val="en-GB"/>
              </w:rPr>
            </w:pPr>
          </w:p>
          <w:p w14:paraId="30106DC2" w14:textId="19506859" w:rsidR="00F772B5" w:rsidRPr="00BF38C6" w:rsidDel="00FA39BF" w:rsidRDefault="00F772B5" w:rsidP="00F772B5">
            <w:pPr>
              <w:pStyle w:val="CellBodyCentered"/>
              <w:rPr>
                <w:del w:id="2113" w:author="Zhunisbayev, Olzhasbek [Bolashak Atyrau Limited]" w:date="2024-05-10T02:27:00Z"/>
                <w:rFonts w:ascii="Arial Narrow" w:hAnsi="Arial Narrow" w:cs="Arial"/>
                <w:color w:val="auto"/>
                <w:sz w:val="16"/>
                <w:szCs w:val="16"/>
                <w:lang w:val="en-GB"/>
              </w:rPr>
            </w:pPr>
            <w:del w:id="2114" w:author="Zhunisbayev, Olzhasbek [Bolashak Atyrau Limited]" w:date="2024-05-10T02:27:00Z">
              <w:r w:rsidRPr="00BF38C6" w:rsidDel="00FA39BF">
                <w:rPr>
                  <w:rFonts w:ascii="Arial Narrow" w:hAnsi="Arial Narrow"/>
                  <w:color w:val="auto"/>
                  <w:sz w:val="16"/>
                  <w:szCs w:val="16"/>
                  <w:lang w:val="ru-RU"/>
                </w:rPr>
                <w:delText>5</w:delText>
              </w:r>
            </w:del>
          </w:p>
        </w:tc>
      </w:tr>
      <w:tr w:rsidR="00F772B5" w:rsidRPr="00BF38C6" w14:paraId="5FFB63F2" w14:textId="77777777" w:rsidTr="002A7110">
        <w:tc>
          <w:tcPr>
            <w:tcW w:w="3332" w:type="dxa"/>
            <w:tcBorders>
              <w:top w:val="single" w:sz="6" w:space="0" w:color="auto"/>
              <w:left w:val="single" w:sz="6" w:space="0" w:color="auto"/>
              <w:bottom w:val="single" w:sz="6" w:space="0" w:color="auto"/>
              <w:right w:val="single" w:sz="6" w:space="0" w:color="auto"/>
            </w:tcBorders>
          </w:tcPr>
          <w:p w14:paraId="09798B22" w14:textId="77777777" w:rsidR="00F772B5" w:rsidRPr="006759B5" w:rsidRDefault="00F772B5" w:rsidP="00F772B5">
            <w:pPr>
              <w:pStyle w:val="CellBody"/>
              <w:rPr>
                <w:rFonts w:ascii="Arial Narrow" w:hAnsi="Arial Narrow" w:cs="Arial"/>
                <w:color w:val="auto"/>
                <w:sz w:val="16"/>
                <w:szCs w:val="16"/>
                <w:lang w:val="ru-RU"/>
              </w:rPr>
            </w:pPr>
          </w:p>
          <w:p w14:paraId="16DB486F" w14:textId="5521EF6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ТОЛЬКО </w:t>
            </w:r>
            <w:r w:rsidRPr="006759B5">
              <w:rPr>
                <w:rFonts w:ascii="Arial Narrow" w:hAnsi="Arial Narrow" w:cs="Arial"/>
                <w:color w:val="auto"/>
                <w:sz w:val="16"/>
                <w:szCs w:val="16"/>
                <w:lang w:val="ru-RU"/>
              </w:rPr>
              <w:t xml:space="preserve">МАГИСТРАЛЬНЫЙ </w:t>
            </w:r>
            <w:r w:rsidRPr="00BF38C6">
              <w:rPr>
                <w:rFonts w:ascii="Arial Narrow" w:hAnsi="Arial Narrow" w:cs="Arial"/>
                <w:color w:val="auto"/>
                <w:sz w:val="16"/>
                <w:szCs w:val="16"/>
                <w:lang w:val="ru-RU"/>
              </w:rPr>
              <w:t>ТРУБОПРОВОД</w:t>
            </w:r>
          </w:p>
          <w:p w14:paraId="75767CD3" w14:textId="77777777" w:rsidR="00F772B5" w:rsidRPr="006759B5" w:rsidRDefault="00F772B5" w:rsidP="00F772B5">
            <w:pPr>
              <w:pStyle w:val="CellBody"/>
              <w:rPr>
                <w:rFonts w:ascii="Arial Narrow" w:hAnsi="Arial Narrow" w:cs="Arial"/>
                <w:color w:val="auto"/>
                <w:sz w:val="16"/>
                <w:szCs w:val="16"/>
                <w:lang w:val="ru-RU"/>
              </w:rPr>
            </w:pPr>
          </w:p>
          <w:p w14:paraId="2C8E36B8" w14:textId="77777777" w:rsidR="002042E4" w:rsidRPr="00BF38C6" w:rsidRDefault="002042E4" w:rsidP="002042E4">
            <w:pPr>
              <w:pStyle w:val="CellBody"/>
              <w:rPr>
                <w:ins w:id="2115" w:author="Zhunisbayev, Olzhasbek [Bolashak Atyrau Limited]" w:date="2024-10-30T19:06:00Z" w16du:dateUtc="2024-10-30T14:06:00Z"/>
                <w:rFonts w:ascii="Arial Narrow" w:hAnsi="Arial Narrow" w:cs="Arial"/>
                <w:color w:val="auto"/>
                <w:sz w:val="16"/>
                <w:szCs w:val="16"/>
                <w:lang w:val="ru-RU"/>
              </w:rPr>
            </w:pPr>
            <w:ins w:id="2116" w:author="Zhunisbayev, Olzhasbek [Bolashak Atyrau Limited]" w:date="2024-10-30T19:06:00Z" w16du:dateUtc="2024-10-30T14:06:00Z">
              <w:r w:rsidRPr="00BF38C6">
                <w:rPr>
                  <w:rFonts w:ascii="Arial Narrow" w:hAnsi="Arial Narrow"/>
                  <w:color w:val="auto"/>
                  <w:sz w:val="16"/>
                  <w:szCs w:val="16"/>
                  <w:lang w:val="ru-RU"/>
                </w:rPr>
                <w:t xml:space="preserve">PHC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ТЕХНОЛОГИЧЕСКИЕ УГЛЕВОДОРОДЫ</w:t>
              </w:r>
            </w:ins>
          </w:p>
          <w:p w14:paraId="5D9F94D3" w14:textId="77777777" w:rsidR="00F772B5" w:rsidRPr="00BF38C6" w:rsidRDefault="00F772B5" w:rsidP="00F772B5">
            <w:pPr>
              <w:pStyle w:val="CellBody"/>
              <w:rPr>
                <w:rFonts w:ascii="Arial Narrow" w:hAnsi="Arial Narrow"/>
                <w:color w:val="auto"/>
                <w:sz w:val="16"/>
                <w:szCs w:val="16"/>
                <w:u w:val="single"/>
                <w:lang w:val="ru-RU"/>
              </w:rPr>
            </w:pPr>
            <w:r w:rsidRPr="00BF38C6">
              <w:rPr>
                <w:rFonts w:ascii="Arial Narrow" w:hAnsi="Arial Narrow" w:cs="Arial"/>
                <w:color w:val="auto"/>
                <w:sz w:val="16"/>
                <w:szCs w:val="16"/>
                <w:lang w:val="en-GB"/>
              </w:rPr>
              <w:t>PP</w:t>
            </w:r>
            <w:r w:rsidRPr="006759B5">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ПРОПАН</w:t>
            </w:r>
          </w:p>
        </w:tc>
        <w:tc>
          <w:tcPr>
            <w:tcW w:w="720" w:type="dxa"/>
            <w:tcBorders>
              <w:top w:val="single" w:sz="6" w:space="0" w:color="auto"/>
              <w:left w:val="single" w:sz="6" w:space="0" w:color="auto"/>
              <w:bottom w:val="single" w:sz="6" w:space="0" w:color="auto"/>
              <w:right w:val="single" w:sz="6" w:space="0" w:color="auto"/>
            </w:tcBorders>
          </w:tcPr>
          <w:p w14:paraId="54DFA5D6" w14:textId="77777777" w:rsidR="00F772B5" w:rsidRPr="006759B5" w:rsidRDefault="00F772B5" w:rsidP="00F772B5">
            <w:pPr>
              <w:pStyle w:val="CellBodyCentered"/>
              <w:rPr>
                <w:rFonts w:ascii="Arial Narrow" w:hAnsi="Arial Narrow" w:cs="Arial"/>
                <w:b/>
                <w:color w:val="auto"/>
                <w:sz w:val="16"/>
                <w:szCs w:val="16"/>
                <w:lang w:val="ru-RU"/>
              </w:rPr>
            </w:pPr>
          </w:p>
          <w:p w14:paraId="22E9F828"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600H5M</w:t>
            </w:r>
          </w:p>
        </w:tc>
        <w:tc>
          <w:tcPr>
            <w:tcW w:w="720" w:type="dxa"/>
            <w:tcBorders>
              <w:top w:val="single" w:sz="6" w:space="0" w:color="auto"/>
              <w:left w:val="single" w:sz="6" w:space="0" w:color="auto"/>
              <w:bottom w:val="single" w:sz="6" w:space="0" w:color="auto"/>
              <w:right w:val="single" w:sz="6" w:space="0" w:color="auto"/>
            </w:tcBorders>
          </w:tcPr>
          <w:p w14:paraId="68AFF6A0" w14:textId="52186275" w:rsidR="00F772B5" w:rsidRPr="00BF38C6" w:rsidRDefault="00F772B5" w:rsidP="00F772B5">
            <w:pPr>
              <w:pStyle w:val="CellBodyCentered"/>
              <w:rPr>
                <w:rFonts w:ascii="Arial Narrow" w:hAnsi="Arial Narrow" w:cs="Arial"/>
                <w:color w:val="auto"/>
                <w:sz w:val="16"/>
                <w:szCs w:val="16"/>
                <w:lang w:val="en-GB"/>
              </w:rPr>
            </w:pPr>
          </w:p>
          <w:p w14:paraId="41953D21"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4320C484" w14:textId="77777777" w:rsidR="00F772B5" w:rsidRPr="00BF38C6" w:rsidRDefault="00F772B5" w:rsidP="00F772B5">
            <w:pPr>
              <w:pStyle w:val="CellBodyCentered"/>
              <w:rPr>
                <w:rFonts w:ascii="Arial Narrow" w:hAnsi="Arial Narrow" w:cs="Arial"/>
                <w:color w:val="auto"/>
                <w:sz w:val="16"/>
                <w:szCs w:val="16"/>
                <w:lang w:val="ru-RU"/>
                <w:rPrChange w:id="2117" w:author="Zhunisbayev, Olzhasbek A [Bolashak Atyrau Limited]" w:date="2022-06-06T22:35:00Z">
                  <w:rPr>
                    <w:rFonts w:ascii="Arial" w:hAnsi="Arial" w:cs="Arial"/>
                    <w:color w:val="auto"/>
                    <w:sz w:val="16"/>
                    <w:szCs w:val="16"/>
                  </w:rPr>
                </w:rPrChange>
              </w:rPr>
            </w:pPr>
          </w:p>
          <w:p w14:paraId="078EC535"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75938BBB" w14:textId="0B304671"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003B0529" w14:textId="77777777" w:rsidR="00F772B5" w:rsidRPr="00BF38C6" w:rsidRDefault="00F772B5" w:rsidP="00F772B5">
            <w:pPr>
              <w:pStyle w:val="CellBodyCentered"/>
              <w:rPr>
                <w:rFonts w:ascii="Arial Narrow" w:hAnsi="Arial Narrow" w:cs="Arial"/>
                <w:color w:val="auto"/>
                <w:sz w:val="16"/>
                <w:szCs w:val="16"/>
              </w:rPr>
            </w:pPr>
          </w:p>
          <w:p w14:paraId="6C174529" w14:textId="77777777" w:rsidR="00F772B5"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 xml:space="preserve">КЛАСС </w:t>
            </w:r>
          </w:p>
          <w:p w14:paraId="77BA4217" w14:textId="53C52443"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600</w:t>
            </w:r>
            <w:r>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221C65D7" w14:textId="77777777" w:rsidR="00F772B5" w:rsidRPr="00BF38C6" w:rsidRDefault="00F772B5" w:rsidP="00F772B5">
            <w:pPr>
              <w:pStyle w:val="CellBodyCentered"/>
              <w:rPr>
                <w:rFonts w:ascii="Arial Narrow" w:hAnsi="Arial Narrow" w:cs="Arial"/>
                <w:color w:val="auto"/>
                <w:sz w:val="16"/>
                <w:szCs w:val="16"/>
                <w:lang w:val="en-GB"/>
              </w:rPr>
            </w:pPr>
          </w:p>
          <w:p w14:paraId="367BAECA" w14:textId="0F4EE269"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 xml:space="preserve">до </w:t>
            </w:r>
            <w:r w:rsidRPr="00BF38C6">
              <w:rPr>
                <w:rFonts w:ascii="Arial Narrow" w:hAnsi="Arial Narrow" w:cs="Arial"/>
                <w:color w:val="auto"/>
                <w:sz w:val="16"/>
                <w:szCs w:val="16"/>
                <w:lang w:val="en-GB"/>
              </w:rPr>
              <w:t>+75°C</w:t>
            </w:r>
          </w:p>
        </w:tc>
        <w:tc>
          <w:tcPr>
            <w:tcW w:w="1951" w:type="dxa"/>
            <w:tcBorders>
              <w:top w:val="single" w:sz="6" w:space="0" w:color="auto"/>
              <w:left w:val="single" w:sz="6" w:space="0" w:color="auto"/>
              <w:bottom w:val="single" w:sz="6" w:space="0" w:color="auto"/>
              <w:right w:val="single" w:sz="6" w:space="0" w:color="auto"/>
            </w:tcBorders>
          </w:tcPr>
          <w:p w14:paraId="487E024B" w14:textId="77777777" w:rsidR="00F772B5" w:rsidRPr="00BF38C6" w:rsidRDefault="00F772B5" w:rsidP="00F772B5">
            <w:pPr>
              <w:pStyle w:val="CellBody"/>
              <w:rPr>
                <w:rFonts w:ascii="Arial Narrow" w:hAnsi="Arial Narrow" w:cs="Arial"/>
                <w:color w:val="auto"/>
                <w:sz w:val="16"/>
                <w:szCs w:val="16"/>
                <w:lang w:val="ru-RU"/>
                <w:rPrChange w:id="2118" w:author="Zhunisbayev, Olzhasbek A [Bolashak Atyrau Limited]" w:date="2022-06-06T22:35:00Z">
                  <w:rPr>
                    <w:rFonts w:ascii="Arial" w:hAnsi="Arial" w:cs="Arial"/>
                    <w:color w:val="auto"/>
                    <w:sz w:val="16"/>
                    <w:szCs w:val="16"/>
                  </w:rPr>
                </w:rPrChange>
              </w:rPr>
            </w:pPr>
          </w:p>
          <w:p w14:paraId="6CE39273" w14:textId="77777777" w:rsidR="00F772B5" w:rsidRPr="006759B5" w:rsidRDefault="00F772B5" w:rsidP="00F772B5">
            <w:pPr>
              <w:pStyle w:val="TableText"/>
              <w:rPr>
                <w:rFonts w:ascii="Arial Narrow" w:hAnsi="Arial Narrow" w:cs="Arial"/>
                <w:color w:val="auto"/>
                <w:szCs w:val="16"/>
                <w:lang w:val="ru-RU"/>
              </w:rPr>
            </w:pPr>
            <w:r w:rsidRPr="00BF38C6">
              <w:rPr>
                <w:rFonts w:ascii="Arial Narrow" w:hAnsi="Arial Narrow" w:cs="Arial"/>
                <w:color w:val="auto"/>
                <w:szCs w:val="16"/>
                <w:lang w:val="ru-RU"/>
              </w:rPr>
              <w:t xml:space="preserve">ТУ НА </w:t>
            </w:r>
            <w:r w:rsidRPr="006759B5">
              <w:rPr>
                <w:rFonts w:ascii="Arial Narrow" w:hAnsi="Arial Narrow" w:cs="Arial"/>
                <w:color w:val="auto"/>
                <w:szCs w:val="16"/>
                <w:lang w:val="ru-RU"/>
              </w:rPr>
              <w:t xml:space="preserve">МАГИСТР. </w:t>
            </w:r>
            <w:r w:rsidRPr="00BF38C6">
              <w:rPr>
                <w:rFonts w:ascii="Arial Narrow" w:hAnsi="Arial Narrow" w:cs="Arial"/>
                <w:color w:val="auto"/>
                <w:szCs w:val="16"/>
                <w:lang w:val="ru-RU"/>
              </w:rPr>
              <w:t>ТРУБОПР</w:t>
            </w:r>
            <w:r w:rsidRPr="006759B5">
              <w:rPr>
                <w:rFonts w:ascii="Arial Narrow" w:hAnsi="Arial Narrow" w:cs="Arial"/>
                <w:color w:val="auto"/>
                <w:szCs w:val="16"/>
                <w:lang w:val="ru-RU"/>
              </w:rPr>
              <w:t>.</w:t>
            </w:r>
          </w:p>
          <w:p w14:paraId="770B8601" w14:textId="79850DDA"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w:t>
            </w:r>
            <w:r w:rsidRPr="00BF38C6">
              <w:rPr>
                <w:rFonts w:ascii="Arial Narrow" w:hAnsi="Arial Narrow"/>
                <w:snapToGrid w:val="0"/>
                <w:color w:val="auto"/>
                <w:sz w:val="16"/>
                <w:szCs w:val="16"/>
                <w:lang w:val="ru-RU"/>
              </w:rPr>
              <w:t xml:space="preserve">C = 67,5 </w:t>
            </w:r>
            <w:r w:rsidRPr="00BF38C6">
              <w:rPr>
                <w:rFonts w:ascii="Arial Narrow" w:hAnsi="Arial Narrow"/>
                <w:color w:val="auto"/>
                <w:sz w:val="16"/>
                <w:szCs w:val="16"/>
                <w:lang w:val="ru-RU"/>
              </w:rPr>
              <w:t>бар (изб.)</w:t>
            </w:r>
          </w:p>
          <w:p w14:paraId="1020D937" w14:textId="109CF20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67,5 </w:t>
            </w:r>
            <w:r w:rsidRPr="00BF38C6">
              <w:rPr>
                <w:rFonts w:ascii="Arial Narrow" w:hAnsi="Arial Narrow"/>
                <w:color w:val="auto"/>
                <w:sz w:val="16"/>
                <w:szCs w:val="16"/>
                <w:lang w:val="ru-RU"/>
              </w:rPr>
              <w:t>бар (изб.)</w:t>
            </w:r>
          </w:p>
          <w:p w14:paraId="5739C867" w14:textId="7FD1640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67,5 </w:t>
            </w:r>
            <w:r w:rsidRPr="00BF38C6">
              <w:rPr>
                <w:rFonts w:ascii="Arial Narrow" w:hAnsi="Arial Narrow"/>
                <w:color w:val="auto"/>
                <w:sz w:val="16"/>
                <w:szCs w:val="16"/>
                <w:lang w:val="ru-RU"/>
              </w:rPr>
              <w:t>бар (изб.)</w:t>
            </w:r>
          </w:p>
          <w:p w14:paraId="5ECA04D0" w14:textId="0FF74D7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75 °</w:t>
            </w:r>
            <w:r w:rsidRPr="00BF38C6">
              <w:rPr>
                <w:rFonts w:ascii="Arial Narrow" w:hAnsi="Arial Narrow"/>
                <w:snapToGrid w:val="0"/>
                <w:color w:val="auto"/>
                <w:sz w:val="16"/>
                <w:szCs w:val="16"/>
                <w:lang w:val="ru-RU"/>
              </w:rPr>
              <w:t xml:space="preserve">C = 67,5 </w:t>
            </w:r>
            <w:r w:rsidRPr="00BF38C6">
              <w:rPr>
                <w:rFonts w:ascii="Arial Narrow" w:hAnsi="Arial Narrow"/>
                <w:color w:val="auto"/>
                <w:sz w:val="16"/>
                <w:szCs w:val="16"/>
                <w:lang w:val="ru-RU"/>
              </w:rPr>
              <w:t>бар (изб.)</w:t>
            </w:r>
          </w:p>
          <w:p w14:paraId="7E173944" w14:textId="77777777" w:rsidR="00F772B5" w:rsidRPr="006759B5" w:rsidRDefault="00F772B5" w:rsidP="00F772B5">
            <w:pPr>
              <w:pStyle w:val="CellBody"/>
              <w:rPr>
                <w:rFonts w:ascii="Arial Narrow" w:hAnsi="Arial Narrow"/>
                <w:color w:val="auto"/>
                <w:sz w:val="16"/>
                <w:szCs w:val="16"/>
                <w:u w:val="single"/>
                <w:lang w:val="ru-RU"/>
              </w:rPr>
            </w:pPr>
            <w:r w:rsidRPr="00BF38C6">
              <w:rPr>
                <w:rFonts w:ascii="Arial Narrow" w:hAnsi="Arial Narrow" w:cs="Arial"/>
                <w:color w:val="auto"/>
                <w:sz w:val="16"/>
                <w:szCs w:val="16"/>
                <w:lang w:val="ru-RU"/>
              </w:rPr>
              <w:t>(ограничение по толщине стенки трубы)</w:t>
            </w:r>
          </w:p>
          <w:p w14:paraId="1188A929" w14:textId="77777777" w:rsidR="00F772B5" w:rsidRPr="00BF38C6" w:rsidRDefault="00F772B5" w:rsidP="00F772B5">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7E7F66E3" w14:textId="77777777" w:rsidR="00F772B5" w:rsidRPr="006759B5" w:rsidRDefault="00F772B5" w:rsidP="00F772B5">
            <w:pPr>
              <w:pStyle w:val="CellBodyCentered"/>
              <w:rPr>
                <w:rFonts w:ascii="Arial Narrow" w:hAnsi="Arial Narrow" w:cs="Arial"/>
                <w:color w:val="auto"/>
                <w:sz w:val="16"/>
                <w:szCs w:val="16"/>
                <w:lang w:val="ru-RU"/>
              </w:rPr>
            </w:pPr>
          </w:p>
          <w:p w14:paraId="789AFDAF"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2BF282B2" w14:textId="77777777" w:rsidR="00F772B5" w:rsidRPr="00BF38C6" w:rsidRDefault="00F772B5" w:rsidP="00F772B5">
            <w:pPr>
              <w:pStyle w:val="CellBodyCentered"/>
              <w:rPr>
                <w:rFonts w:ascii="Arial Narrow" w:hAnsi="Arial Narrow" w:cs="Arial"/>
                <w:color w:val="auto"/>
                <w:sz w:val="16"/>
                <w:szCs w:val="16"/>
                <w:lang w:val="en-GB"/>
              </w:rPr>
            </w:pPr>
          </w:p>
          <w:p w14:paraId="118CC201"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5</w:t>
            </w:r>
          </w:p>
        </w:tc>
      </w:tr>
      <w:tr w:rsidR="00F772B5" w:rsidRPr="00BF38C6" w14:paraId="4DF4EABA" w14:textId="77777777" w:rsidTr="002A7110">
        <w:tc>
          <w:tcPr>
            <w:tcW w:w="3332" w:type="dxa"/>
            <w:tcBorders>
              <w:top w:val="single" w:sz="6" w:space="0" w:color="auto"/>
              <w:left w:val="single" w:sz="6" w:space="0" w:color="auto"/>
              <w:bottom w:val="single" w:sz="6" w:space="0" w:color="auto"/>
              <w:right w:val="single" w:sz="6" w:space="0" w:color="auto"/>
            </w:tcBorders>
          </w:tcPr>
          <w:p w14:paraId="0F5B9D97" w14:textId="77777777" w:rsidR="00F772B5" w:rsidRPr="006759B5" w:rsidRDefault="00F772B5" w:rsidP="00F772B5">
            <w:pPr>
              <w:pStyle w:val="CellBody"/>
              <w:rPr>
                <w:rFonts w:ascii="Arial Narrow" w:hAnsi="Arial Narrow" w:cs="Arial"/>
                <w:color w:val="auto"/>
                <w:sz w:val="16"/>
                <w:szCs w:val="16"/>
                <w:lang w:val="ru-RU"/>
              </w:rPr>
            </w:pPr>
          </w:p>
          <w:p w14:paraId="02E23266" w14:textId="2F8B557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w:t>
            </w:r>
            <w:r w:rsidRPr="00BF38C6">
              <w:rPr>
                <w:rFonts w:ascii="Arial Narrow" w:hAnsi="Arial Narrow" w:cs="Arial"/>
                <w:color w:val="auto"/>
                <w:sz w:val="16"/>
                <w:szCs w:val="16"/>
                <w:lang w:val="ru-RU"/>
              </w:rPr>
              <w:t xml:space="preserve"> – ТОПЛИВНЫЙ ГАЗ</w:t>
            </w:r>
          </w:p>
          <w:p w14:paraId="4A589479" w14:textId="77777777" w:rsidR="00F772B5" w:rsidRDefault="00F772B5" w:rsidP="00F772B5">
            <w:pPr>
              <w:pStyle w:val="CellBody"/>
              <w:rPr>
                <w:ins w:id="2119" w:author="Zhunisbayev, Olzhasbek [Bolashak Atyrau Limited]" w:date="2024-10-30T19:07:00Z" w16du:dateUtc="2024-10-30T14:07:00Z"/>
                <w:rFonts w:ascii="Arial Narrow" w:hAnsi="Arial Narrow" w:cs="Arial"/>
                <w:color w:val="auto"/>
                <w:sz w:val="16"/>
                <w:szCs w:val="16"/>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ТОПЛИВНЫЙ ГАЗ, ВЫСОКОЕ ДАВЛЕНИЕ</w:t>
            </w:r>
          </w:p>
          <w:p w14:paraId="19914B1B" w14:textId="77777777" w:rsidR="00642AE1" w:rsidRPr="00BF38C6" w:rsidRDefault="00642AE1" w:rsidP="00642AE1">
            <w:pPr>
              <w:pStyle w:val="CellBody"/>
              <w:rPr>
                <w:ins w:id="2120" w:author="Zhunisbayev, Olzhasbek [Bolashak Atyrau Limited]" w:date="2024-10-30T19:07:00Z" w16du:dateUtc="2024-10-30T14:07:00Z"/>
                <w:rFonts w:ascii="Arial Narrow" w:hAnsi="Arial Narrow" w:cs="Arial"/>
                <w:color w:val="auto"/>
                <w:sz w:val="16"/>
                <w:szCs w:val="16"/>
                <w:lang w:val="ru-RU"/>
              </w:rPr>
            </w:pPr>
            <w:ins w:id="2121" w:author="Zhunisbayev, Olzhasbek [Bolashak Atyrau Limited]" w:date="2024-10-30T19:07:00Z" w16du:dateUtc="2024-10-30T14:07:00Z">
              <w:r w:rsidRPr="00BF38C6">
                <w:rPr>
                  <w:rFonts w:ascii="Arial Narrow" w:hAnsi="Arial Narrow"/>
                  <w:color w:val="auto"/>
                  <w:sz w:val="16"/>
                  <w:szCs w:val="16"/>
                  <w:lang w:val="ru-RU"/>
                </w:rPr>
                <w:t>NL – АЗОТ, НИЗКОЕ ДАВЛЕНИЕ</w:t>
              </w:r>
            </w:ins>
          </w:p>
          <w:p w14:paraId="3AB4228F" w14:textId="4639F38E" w:rsidR="00642AE1" w:rsidRPr="00BF38C6" w:rsidRDefault="00642AE1" w:rsidP="00F772B5">
            <w:pPr>
              <w:pStyle w:val="CellBody"/>
              <w:rPr>
                <w:rFonts w:ascii="Arial Narrow" w:hAnsi="Arial Narrow"/>
                <w:color w:val="auto"/>
                <w:sz w:val="16"/>
                <w:szCs w:val="16"/>
                <w:u w:val="single"/>
                <w:lang w:val="ru-RU"/>
              </w:rPr>
            </w:pPr>
            <w:ins w:id="2122" w:author="Zhunisbayev, Olzhasbek [Bolashak Atyrau Limited]" w:date="2024-10-30T19:08:00Z" w16du:dateUtc="2024-10-30T14:08:00Z">
              <w:r w:rsidRPr="00BF38C6">
                <w:rPr>
                  <w:rFonts w:ascii="Arial Narrow" w:hAnsi="Arial Narrow" w:cs="Arial"/>
                  <w:color w:val="auto"/>
                  <w:sz w:val="16"/>
                  <w:szCs w:val="16"/>
                  <w:lang w:val="en-GB"/>
                </w:rPr>
                <w:t>WRA</w:t>
              </w:r>
              <w:r w:rsidRPr="00780A33">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СЫРАЯ ВОДА</w:t>
              </w:r>
            </w:ins>
          </w:p>
        </w:tc>
        <w:tc>
          <w:tcPr>
            <w:tcW w:w="720" w:type="dxa"/>
            <w:tcBorders>
              <w:top w:val="single" w:sz="6" w:space="0" w:color="auto"/>
              <w:left w:val="single" w:sz="6" w:space="0" w:color="auto"/>
              <w:bottom w:val="single" w:sz="6" w:space="0" w:color="auto"/>
              <w:right w:val="single" w:sz="6" w:space="0" w:color="auto"/>
            </w:tcBorders>
          </w:tcPr>
          <w:p w14:paraId="24B6DD60" w14:textId="77777777" w:rsidR="00F772B5" w:rsidRPr="006759B5" w:rsidRDefault="00F772B5" w:rsidP="00F772B5">
            <w:pPr>
              <w:pStyle w:val="CellBodyCentered"/>
              <w:rPr>
                <w:rFonts w:ascii="Arial Narrow" w:hAnsi="Arial Narrow" w:cs="Arial"/>
                <w:b/>
                <w:color w:val="auto"/>
                <w:sz w:val="16"/>
                <w:szCs w:val="16"/>
                <w:lang w:val="ru-RU"/>
              </w:rPr>
            </w:pPr>
          </w:p>
          <w:p w14:paraId="308A19CF" w14:textId="1C41D5E1"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600H5P</w:t>
            </w:r>
          </w:p>
        </w:tc>
        <w:tc>
          <w:tcPr>
            <w:tcW w:w="720" w:type="dxa"/>
            <w:tcBorders>
              <w:top w:val="single" w:sz="6" w:space="0" w:color="auto"/>
              <w:left w:val="single" w:sz="6" w:space="0" w:color="auto"/>
              <w:bottom w:val="single" w:sz="6" w:space="0" w:color="auto"/>
              <w:right w:val="single" w:sz="6" w:space="0" w:color="auto"/>
            </w:tcBorders>
          </w:tcPr>
          <w:p w14:paraId="3D0CE19C" w14:textId="001D783B" w:rsidR="00F772B5" w:rsidRPr="00BF38C6" w:rsidRDefault="00F772B5" w:rsidP="00F772B5">
            <w:pPr>
              <w:pStyle w:val="CellBodyCentered"/>
              <w:rPr>
                <w:rFonts w:ascii="Arial Narrow" w:hAnsi="Arial Narrow" w:cs="Arial"/>
                <w:color w:val="auto"/>
                <w:sz w:val="16"/>
                <w:szCs w:val="16"/>
                <w:lang w:val="en-GB"/>
              </w:rPr>
            </w:pPr>
          </w:p>
          <w:p w14:paraId="3237E09F" w14:textId="4D04CAFB"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5</w:t>
            </w:r>
          </w:p>
        </w:tc>
        <w:tc>
          <w:tcPr>
            <w:tcW w:w="900" w:type="dxa"/>
            <w:tcBorders>
              <w:top w:val="single" w:sz="6" w:space="0" w:color="auto"/>
              <w:left w:val="single" w:sz="6" w:space="0" w:color="auto"/>
              <w:bottom w:val="single" w:sz="6" w:space="0" w:color="auto"/>
              <w:right w:val="single" w:sz="6" w:space="0" w:color="auto"/>
            </w:tcBorders>
          </w:tcPr>
          <w:p w14:paraId="24B105BC" w14:textId="77777777" w:rsidR="00F772B5" w:rsidRPr="00BF38C6" w:rsidRDefault="00F772B5" w:rsidP="00F772B5">
            <w:pPr>
              <w:pStyle w:val="CellBodyCentered"/>
              <w:rPr>
                <w:rFonts w:ascii="Arial Narrow" w:hAnsi="Arial Narrow" w:cs="Arial"/>
                <w:color w:val="auto"/>
                <w:sz w:val="16"/>
                <w:szCs w:val="16"/>
                <w:lang w:val="ru-RU"/>
              </w:rPr>
            </w:pPr>
          </w:p>
          <w:p w14:paraId="442231F8"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73E3EA51" w14:textId="6EE3E2C3"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09A109AF" w14:textId="77777777" w:rsidR="00F772B5" w:rsidRPr="00BF38C6" w:rsidRDefault="00F772B5" w:rsidP="00F772B5">
            <w:pPr>
              <w:pStyle w:val="CellBodyCentered"/>
              <w:rPr>
                <w:rFonts w:ascii="Arial Narrow" w:hAnsi="Arial Narrow" w:cs="Arial"/>
                <w:color w:val="auto"/>
                <w:sz w:val="16"/>
                <w:szCs w:val="16"/>
                <w:lang w:val="ru-RU"/>
              </w:rPr>
            </w:pPr>
          </w:p>
          <w:p w14:paraId="451A21C6" w14:textId="77777777" w:rsidR="00F772B5"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 xml:space="preserve">КЛАСС </w:t>
            </w:r>
          </w:p>
          <w:p w14:paraId="69AF6BCE" w14:textId="168E76DC"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600</w:t>
            </w:r>
            <w:r>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09C7B7E6" w14:textId="77777777" w:rsidR="00F772B5" w:rsidRPr="00BF38C6" w:rsidRDefault="00F772B5" w:rsidP="00F772B5">
            <w:pPr>
              <w:pStyle w:val="CellBodyCentered"/>
              <w:rPr>
                <w:rFonts w:ascii="Arial Narrow" w:hAnsi="Arial Narrow" w:cs="Arial"/>
                <w:color w:val="auto"/>
                <w:sz w:val="16"/>
                <w:szCs w:val="16"/>
                <w:lang w:val="en-GB"/>
              </w:rPr>
            </w:pPr>
          </w:p>
          <w:p w14:paraId="4DE6B8E9"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+100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2750B1FD" w14:textId="77777777" w:rsidR="00F772B5" w:rsidRPr="00BF38C6" w:rsidRDefault="00F772B5" w:rsidP="00F772B5">
            <w:pPr>
              <w:pStyle w:val="CellBody"/>
              <w:rPr>
                <w:rFonts w:ascii="Arial Narrow" w:hAnsi="Arial Narrow" w:cs="Arial"/>
                <w:color w:val="auto"/>
                <w:sz w:val="16"/>
                <w:szCs w:val="16"/>
                <w:lang w:val="ru-RU"/>
              </w:rPr>
            </w:pPr>
          </w:p>
          <w:p w14:paraId="16B761EE" w14:textId="777777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p>
          <w:p w14:paraId="051BACDC" w14:textId="422C807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11C31438" w14:textId="5EBB003B"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03EB66D7" w14:textId="08666E8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80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78D4E5F2" w14:textId="20AA187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75 </w:t>
            </w:r>
            <w:r w:rsidRPr="00BF38C6">
              <w:rPr>
                <w:rFonts w:ascii="Arial Narrow" w:hAnsi="Arial Narrow"/>
                <w:color w:val="auto"/>
                <w:sz w:val="16"/>
                <w:szCs w:val="16"/>
                <w:lang w:val="ru-RU"/>
              </w:rPr>
              <w:t>бар (изб.)</w:t>
            </w:r>
          </w:p>
          <w:p w14:paraId="74F9AA2C" w14:textId="77777777" w:rsidR="00F772B5" w:rsidRPr="006759B5" w:rsidRDefault="00F772B5" w:rsidP="00F772B5">
            <w:pPr>
              <w:pStyle w:val="CellBody"/>
              <w:rPr>
                <w:rFonts w:ascii="Arial Narrow" w:hAnsi="Arial Narrow"/>
                <w:color w:val="auto"/>
                <w:sz w:val="16"/>
                <w:szCs w:val="16"/>
                <w:u w:val="single"/>
                <w:lang w:val="ru-RU"/>
              </w:rPr>
            </w:pPr>
            <w:r w:rsidRPr="00BF38C6">
              <w:rPr>
                <w:rFonts w:ascii="Arial Narrow" w:hAnsi="Arial Narrow" w:cs="Arial"/>
                <w:color w:val="auto"/>
                <w:sz w:val="16"/>
                <w:szCs w:val="16"/>
                <w:lang w:val="ru-RU"/>
              </w:rPr>
              <w:t>(ограничение по толщине стенки трубы)</w:t>
            </w:r>
          </w:p>
          <w:p w14:paraId="016DF676" w14:textId="77777777" w:rsidR="00F772B5" w:rsidRPr="006759B5" w:rsidRDefault="00F772B5" w:rsidP="00F772B5">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51E2A7C7" w14:textId="77777777" w:rsidR="00F772B5" w:rsidRPr="00BF38C6" w:rsidRDefault="00F772B5" w:rsidP="00F772B5">
            <w:pPr>
              <w:pStyle w:val="CellBodyCentered"/>
              <w:jc w:val="left"/>
              <w:rPr>
                <w:rFonts w:ascii="Arial Narrow" w:hAnsi="Arial Narrow" w:cs="Arial"/>
                <w:color w:val="auto"/>
                <w:sz w:val="16"/>
                <w:szCs w:val="16"/>
                <w:lang w:val="ru-RU"/>
              </w:rPr>
            </w:pPr>
          </w:p>
          <w:p w14:paraId="72FA0DEF" w14:textId="517B9296" w:rsidR="00F772B5" w:rsidRPr="006759B5"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ДА</w:t>
            </w:r>
            <w:r w:rsidRPr="006759B5">
              <w:rPr>
                <w:rFonts w:ascii="Arial Narrow" w:hAnsi="Arial Narrow" w:cs="Arial"/>
                <w:color w:val="auto"/>
                <w:sz w:val="16"/>
                <w:szCs w:val="16"/>
                <w:lang w:val="ru-RU"/>
              </w:rPr>
              <w:t>,</w:t>
            </w:r>
          </w:p>
          <w:p w14:paraId="7F4B4FA3" w14:textId="02D20722" w:rsidR="00F772B5" w:rsidRPr="006759B5"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для диам. 24</w:t>
            </w:r>
            <w:r w:rsidRPr="006759B5">
              <w:rPr>
                <w:rFonts w:ascii="Arial Narrow" w:hAnsi="Arial Narrow" w:cs="Arial"/>
                <w:color w:val="auto"/>
                <w:sz w:val="16"/>
                <w:szCs w:val="16"/>
                <w:lang w:val="ru-RU"/>
              </w:rPr>
              <w:t>” и более</w:t>
            </w:r>
          </w:p>
        </w:tc>
        <w:tc>
          <w:tcPr>
            <w:tcW w:w="450" w:type="dxa"/>
            <w:tcBorders>
              <w:top w:val="single" w:sz="6" w:space="0" w:color="auto"/>
              <w:left w:val="single" w:sz="6" w:space="0" w:color="auto"/>
              <w:bottom w:val="single" w:sz="6" w:space="0" w:color="auto"/>
              <w:right w:val="single" w:sz="6" w:space="0" w:color="auto"/>
            </w:tcBorders>
          </w:tcPr>
          <w:p w14:paraId="6D10EAB6" w14:textId="77777777" w:rsidR="00F772B5" w:rsidRPr="006759B5" w:rsidRDefault="00F772B5" w:rsidP="00F772B5">
            <w:pPr>
              <w:pStyle w:val="CellBodyCentered"/>
              <w:jc w:val="left"/>
              <w:rPr>
                <w:rFonts w:ascii="Arial Narrow" w:hAnsi="Arial Narrow" w:cs="Arial"/>
                <w:color w:val="auto"/>
                <w:sz w:val="16"/>
                <w:szCs w:val="16"/>
                <w:lang w:val="ru-RU"/>
              </w:rPr>
            </w:pPr>
          </w:p>
          <w:p w14:paraId="002CB3A8" w14:textId="15C97818"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356E2A77" w14:textId="77777777" w:rsidTr="002A7110">
        <w:tc>
          <w:tcPr>
            <w:tcW w:w="3332" w:type="dxa"/>
            <w:tcBorders>
              <w:top w:val="single" w:sz="6" w:space="0" w:color="auto"/>
              <w:left w:val="single" w:sz="6" w:space="0" w:color="auto"/>
              <w:bottom w:val="single" w:sz="6" w:space="0" w:color="auto"/>
              <w:right w:val="single" w:sz="6" w:space="0" w:color="auto"/>
            </w:tcBorders>
          </w:tcPr>
          <w:p w14:paraId="47DDD257" w14:textId="77777777" w:rsidR="00F772B5" w:rsidRPr="00BF38C6" w:rsidRDefault="00F772B5" w:rsidP="00F772B5">
            <w:pPr>
              <w:pStyle w:val="CellBody"/>
              <w:rPr>
                <w:rFonts w:ascii="Arial Narrow" w:hAnsi="Arial Narrow"/>
                <w:color w:val="auto"/>
                <w:sz w:val="16"/>
                <w:szCs w:val="16"/>
                <w:u w:val="single"/>
                <w:lang w:val="ru-RU"/>
                <w:rPrChange w:id="2123" w:author="Zhunisbayev, Olzhasbek A [Bolashak Atyrau Limited]" w:date="2022-06-06T22:35:00Z">
                  <w:rPr>
                    <w:rFonts w:ascii="Arial" w:hAnsi="Arial"/>
                    <w:color w:val="auto"/>
                    <w:sz w:val="16"/>
                    <w:u w:val="single"/>
                  </w:rPr>
                </w:rPrChange>
              </w:rPr>
            </w:pPr>
          </w:p>
          <w:p w14:paraId="28F2B108" w14:textId="20BDC4A6"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olor w:val="auto"/>
                <w:sz w:val="16"/>
                <w:szCs w:val="16"/>
                <w:u w:val="single"/>
                <w:lang w:val="ru-RU"/>
              </w:rPr>
              <w:t>ЭКСПЛУАТАЦИЯ В КИСЛОЙ СРЕДЕ</w:t>
            </w:r>
          </w:p>
          <w:p w14:paraId="1E52F8EF" w14:textId="77777777" w:rsidR="00F772B5" w:rsidRPr="006759B5" w:rsidRDefault="00F772B5" w:rsidP="00F772B5">
            <w:pPr>
              <w:pStyle w:val="CellBody"/>
              <w:rPr>
                <w:rFonts w:ascii="Arial Narrow" w:hAnsi="Arial Narrow"/>
                <w:color w:val="auto"/>
                <w:sz w:val="16"/>
                <w:szCs w:val="16"/>
                <w:lang w:val="ru-RU"/>
              </w:rPr>
            </w:pPr>
          </w:p>
          <w:p w14:paraId="017E35B5" w14:textId="3DA5D7C2"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BD – ПРОДУВКА, УГЛЕВОДОРОДЫ</w:t>
            </w:r>
          </w:p>
          <w:p w14:paraId="61DF2443" w14:textId="36D4E21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 – ФАКЕЛЬНЫЙ ГАЗ (</w:t>
            </w:r>
            <w:del w:id="2124"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2125"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487F116E" w14:textId="32D88E18"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BFH – СЫРОЙ ФАКЕЛЬНЫЙ ГАЗ, ВЫСОКОЕ</w:t>
            </w:r>
            <w:r w:rsidRPr="00BF38C6">
              <w:rPr>
                <w:rFonts w:ascii="Arial Narrow" w:hAnsi="Arial Narrow" w:cs="Arial"/>
                <w:color w:val="auto"/>
                <w:sz w:val="16"/>
                <w:szCs w:val="16"/>
                <w:lang w:val="ru-RU"/>
              </w:rPr>
              <w:t xml:space="preserve"> </w:t>
            </w:r>
            <w:r w:rsidRPr="00BF38C6">
              <w:rPr>
                <w:rFonts w:ascii="Arial Narrow" w:hAnsi="Arial Narrow"/>
                <w:color w:val="auto"/>
                <w:sz w:val="16"/>
                <w:szCs w:val="16"/>
                <w:lang w:val="ru-RU"/>
              </w:rPr>
              <w:t>ДАВЛ</w:t>
            </w:r>
            <w:r w:rsidRPr="006759B5">
              <w:rPr>
                <w:rFonts w:ascii="Arial Narrow" w:hAnsi="Arial Narrow"/>
                <w:color w:val="auto"/>
                <w:sz w:val="16"/>
                <w:szCs w:val="16"/>
                <w:lang w:val="ru-RU"/>
              </w:rPr>
              <w:t>.</w:t>
            </w:r>
          </w:p>
          <w:p w14:paraId="4DCC8E4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BFL</w:t>
            </w:r>
            <w:r w:rsidRPr="00BF38C6">
              <w:rPr>
                <w:rFonts w:ascii="Arial Narrow" w:hAnsi="Arial Narrow" w:cs="Arial"/>
                <w:color w:val="auto"/>
                <w:sz w:val="16"/>
                <w:szCs w:val="16"/>
                <w:lang w:val="ru-RU"/>
              </w:rPr>
              <w:t xml:space="preserve"> – ФАКЕЛЬНЫЙ ГАЗ, НИЗКОЕ ДАВЛЕНИЕ</w:t>
            </w:r>
          </w:p>
          <w:p w14:paraId="3B7A905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BV</w:t>
            </w:r>
            <w:r w:rsidRPr="00BF38C6">
              <w:rPr>
                <w:rFonts w:ascii="Arial Narrow" w:hAnsi="Arial Narrow" w:cs="Arial"/>
                <w:color w:val="auto"/>
                <w:sz w:val="16"/>
                <w:szCs w:val="16"/>
                <w:lang w:val="ru-RU"/>
              </w:rPr>
              <w:t xml:space="preserve"> – СБРОС В АТМОСФЕРУ</w:t>
            </w:r>
          </w:p>
          <w:p w14:paraId="6800E21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CCD</w:t>
            </w:r>
            <w:r w:rsidRPr="00BF38C6">
              <w:rPr>
                <w:rFonts w:ascii="Arial Narrow" w:hAnsi="Arial Narrow" w:cs="Arial"/>
                <w:color w:val="auto"/>
                <w:sz w:val="16"/>
                <w:szCs w:val="16"/>
                <w:lang w:val="ru-RU"/>
              </w:rPr>
              <w:t xml:space="preserve"> – ДЕЭМУЛЬГАТОР</w:t>
            </w:r>
          </w:p>
          <w:p w14:paraId="04EEE0A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CDE</w:t>
            </w:r>
            <w:r w:rsidRPr="00BF38C6">
              <w:rPr>
                <w:rFonts w:ascii="Arial Narrow" w:hAnsi="Arial Narrow" w:cs="Arial"/>
                <w:color w:val="auto"/>
                <w:sz w:val="16"/>
                <w:szCs w:val="16"/>
                <w:lang w:val="ru-RU"/>
              </w:rPr>
              <w:t xml:space="preserve"> – АМИН, РЕГЕНЕРИРОВАННЫЙ</w:t>
            </w:r>
          </w:p>
          <w:p w14:paraId="5B2C4A84"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CDM – АМИН, ДРЕНАЖ</w:t>
            </w:r>
          </w:p>
          <w:p w14:paraId="4D33957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rPr>
              <w:t>DCS</w:t>
            </w:r>
            <w:r w:rsidRPr="00BF38C6">
              <w:rPr>
                <w:rFonts w:ascii="Arial Narrow" w:hAnsi="Arial Narrow"/>
                <w:color w:val="auto"/>
                <w:sz w:val="16"/>
                <w:szCs w:val="16"/>
                <w:lang w:val="ru-RU"/>
              </w:rPr>
              <w:t xml:space="preserve"> – ДРЕНАЖ ЩЕЛОЧИ</w:t>
            </w:r>
          </w:p>
          <w:p w14:paraId="4EFA35E5"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DHC – ДРЕНАЖ, УГЛЕВОДОРОДЫ</w:t>
            </w:r>
          </w:p>
          <w:p w14:paraId="6FF2847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DMD-ОТХОДЫ МЕТАНОЛА,ДЭА</w:t>
            </w:r>
          </w:p>
          <w:p w14:paraId="6B9D64B2" w14:textId="77777777" w:rsidR="00891DF0" w:rsidRPr="00BF38C6" w:rsidRDefault="00891DF0" w:rsidP="00891DF0">
            <w:pPr>
              <w:pStyle w:val="CellBody"/>
              <w:rPr>
                <w:ins w:id="2126" w:author="Zhunisbayev, Olzhasbek [Bolashak Atyrau Limited]" w:date="2024-10-30T19:09:00Z" w16du:dateUtc="2024-10-30T14:09:00Z"/>
                <w:rFonts w:ascii="Arial Narrow" w:hAnsi="Arial Narrow" w:cs="Arial"/>
                <w:color w:val="auto"/>
                <w:sz w:val="16"/>
                <w:szCs w:val="16"/>
                <w:lang w:val="ru-RU"/>
              </w:rPr>
            </w:pPr>
            <w:ins w:id="2127" w:author="Zhunisbayev, Olzhasbek [Bolashak Atyrau Limited]" w:date="2024-10-30T19:09:00Z" w16du:dateUtc="2024-10-30T14:09:00Z">
              <w:r w:rsidRPr="00BF38C6">
                <w:rPr>
                  <w:rFonts w:ascii="Arial Narrow" w:hAnsi="Arial Narrow"/>
                  <w:color w:val="auto"/>
                  <w:sz w:val="16"/>
                  <w:szCs w:val="16"/>
                  <w:lang w:val="ru-RU"/>
                </w:rPr>
                <w:t>DL – ДРЕНАЖ, НЕФТЕСОДЕРЖ</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ВОДА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ins>
          </w:p>
          <w:p w14:paraId="45D0566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w:t>
            </w:r>
            <w:r w:rsidRPr="00BF38C6">
              <w:rPr>
                <w:rFonts w:ascii="Arial Narrow" w:hAnsi="Arial Narrow" w:cs="Arial"/>
                <w:color w:val="auto"/>
                <w:sz w:val="16"/>
                <w:szCs w:val="16"/>
                <w:lang w:val="ru-RU"/>
              </w:rPr>
              <w:t xml:space="preserve"> – ТОПЛИВНЫЙ ГАЗ</w:t>
            </w:r>
          </w:p>
          <w:p w14:paraId="64901F8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FGH – ТОПЛИВНЫЙ ГАЗ, ВЫСОКОЕ ДАВЛЕНИЕ</w:t>
            </w:r>
          </w:p>
          <w:p w14:paraId="0815B9DD"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FM – МЕТАНОЛ</w:t>
            </w:r>
          </w:p>
          <w:p w14:paraId="4487FB86"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GE – ОБЕССЕРЕННЫЙ ГАЗ</w:t>
            </w:r>
          </w:p>
          <w:p w14:paraId="2FC90BE9"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lastRenderedPageBreak/>
              <w:t>GHP</w:t>
            </w:r>
            <w:r w:rsidRPr="00BF38C6">
              <w:rPr>
                <w:rFonts w:ascii="Arial Narrow" w:hAnsi="Arial Narrow" w:cs="Arial"/>
                <w:color w:val="auto"/>
                <w:sz w:val="16"/>
                <w:szCs w:val="16"/>
                <w:lang w:val="ru-RU"/>
              </w:rPr>
              <w:t xml:space="preserve"> – ЗАКАЧКА ГАЗА, ВЫСОКОЕ ДАВЛЕНИЕ</w:t>
            </w:r>
          </w:p>
          <w:p w14:paraId="4EDAC76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GSL – ТОВАРНЫЙ ГАЗ</w:t>
            </w:r>
          </w:p>
          <w:p w14:paraId="3A1FB6FF" w14:textId="64555C5B"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GRC – ГАЗ РЕГЕНЕРАЦ</w:t>
            </w:r>
            <w:r w:rsidRPr="006759B5">
              <w:rPr>
                <w:rFonts w:ascii="Arial Narrow" w:hAnsi="Arial Narrow"/>
                <w:color w:val="auto"/>
                <w:sz w:val="16"/>
                <w:szCs w:val="16"/>
                <w:lang w:val="ru-RU"/>
              </w:rPr>
              <w:t>.</w:t>
            </w:r>
            <w:r w:rsidRPr="00BF38C6">
              <w:rPr>
                <w:rFonts w:ascii="Arial Narrow" w:hAnsi="Arial Narrow"/>
                <w:color w:val="auto"/>
                <w:sz w:val="16"/>
                <w:szCs w:val="16"/>
                <w:lang w:val="ru-RU"/>
              </w:rPr>
              <w:t>/ РЕЦИРКУЛЯЦ</w:t>
            </w:r>
            <w:r w:rsidRPr="006759B5">
              <w:rPr>
                <w:rFonts w:ascii="Arial Narrow" w:hAnsi="Arial Narrow"/>
                <w:color w:val="auto"/>
                <w:sz w:val="16"/>
                <w:szCs w:val="16"/>
                <w:lang w:val="ru-RU"/>
              </w:rPr>
              <w:t>.</w:t>
            </w:r>
            <w:r w:rsidRPr="00BF38C6">
              <w:rPr>
                <w:rFonts w:ascii="Arial Narrow" w:hAnsi="Arial Narrow"/>
                <w:color w:val="auto"/>
                <w:sz w:val="16"/>
                <w:szCs w:val="16"/>
                <w:lang w:val="ru-RU"/>
              </w:rPr>
              <w:t>, СЫРОЙ</w:t>
            </w:r>
          </w:p>
          <w:p w14:paraId="6DBC178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 – ГАЗ, СЫРОЙ</w:t>
            </w:r>
          </w:p>
          <w:p w14:paraId="63E03790" w14:textId="165B112B" w:rsidR="00F772B5" w:rsidRPr="00BF38C6" w:rsidRDefault="00F772B5" w:rsidP="00F772B5">
            <w:pPr>
              <w:pStyle w:val="CellBody"/>
              <w:ind w:left="317" w:hanging="317"/>
              <w:rPr>
                <w:rFonts w:ascii="Arial Narrow" w:hAnsi="Arial Narrow" w:cs="Arial"/>
                <w:color w:val="auto"/>
                <w:sz w:val="16"/>
                <w:szCs w:val="16"/>
                <w:lang w:val="ru-RU"/>
              </w:rPr>
            </w:pPr>
            <w:r w:rsidRPr="00BF38C6">
              <w:rPr>
                <w:rFonts w:ascii="Arial Narrow" w:hAnsi="Arial Narrow"/>
                <w:color w:val="auto"/>
                <w:sz w:val="16"/>
                <w:szCs w:val="16"/>
                <w:lang w:val="ru-RU"/>
              </w:rPr>
              <w:t>NL – АЗОТ, НИЗКОЕ ДАВЛЕНИЕ (СОЕДИН. ПРОДУВКИ К ЛИНИЯМ, СОСУДАМ И Т.Д. ДЛЯ ЭКСПЛ</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В УСЛОВИЯХ КИСЛОЙ СРЕДЫ.)</w:t>
            </w:r>
          </w:p>
          <w:p w14:paraId="2BC08A1F" w14:textId="1903EAC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PHC – КИСЛЫЕ ТЕХНОЛОГ</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УГЛЕВОДОРОДЫ</w:t>
            </w:r>
          </w:p>
          <w:p w14:paraId="147F95F0" w14:textId="6B211D2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SL</w:t>
            </w:r>
            <w:r w:rsidRPr="00BF38C6">
              <w:rPr>
                <w:rFonts w:ascii="Arial Narrow" w:hAnsi="Arial Narrow" w:cs="Arial"/>
                <w:color w:val="auto"/>
                <w:sz w:val="16"/>
                <w:szCs w:val="16"/>
                <w:lang w:val="ru-RU"/>
              </w:rPr>
              <w:t xml:space="preserve"> – ПАР, НИЗКОЕ ДАВЛ</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(СОЕДИН. ПРОДУВКИ)</w:t>
            </w:r>
          </w:p>
          <w:p w14:paraId="596E7575" w14:textId="77777777" w:rsidR="00642A52" w:rsidRPr="00BF38C6" w:rsidRDefault="00642A52" w:rsidP="00642A52">
            <w:pPr>
              <w:pStyle w:val="CellBody"/>
              <w:rPr>
                <w:ins w:id="2128" w:author="Zhunisbayev, Olzhasbek [Bolashak Atyrau Limited]" w:date="2024-10-30T19:09:00Z" w16du:dateUtc="2024-10-30T14:09:00Z"/>
                <w:rFonts w:ascii="Arial Narrow" w:hAnsi="Arial Narrow" w:cs="Arial"/>
                <w:color w:val="auto"/>
                <w:sz w:val="16"/>
                <w:szCs w:val="16"/>
                <w:lang w:val="ru-RU"/>
              </w:rPr>
            </w:pPr>
            <w:ins w:id="2129" w:author="Zhunisbayev, Olzhasbek [Bolashak Atyrau Limited]" w:date="2024-10-30T19:09:00Z" w16du:dateUtc="2024-10-30T14:09:00Z">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ins>
          </w:p>
          <w:p w14:paraId="2D649A95" w14:textId="2AA336D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WM – ПОДПИТОЧНАЯ ВОДА</w:t>
            </w:r>
          </w:p>
          <w:p w14:paraId="078B02E6"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WSR – КИСЛАЯ ВОДА</w:t>
            </w:r>
          </w:p>
          <w:p w14:paraId="7AFAF0F1" w14:textId="77777777" w:rsidR="00F772B5" w:rsidRPr="00BF38C6" w:rsidRDefault="00F772B5" w:rsidP="00F772B5">
            <w:pPr>
              <w:pStyle w:val="CellBody"/>
              <w:rPr>
                <w:rFonts w:ascii="Arial Narrow" w:hAnsi="Arial Narrow" w:cs="Arial"/>
                <w:color w:val="auto"/>
                <w:sz w:val="16"/>
                <w:szCs w:val="16"/>
              </w:rPr>
            </w:pPr>
            <w:r w:rsidRPr="00BF38C6">
              <w:rPr>
                <w:rFonts w:ascii="Arial Narrow" w:hAnsi="Arial Narrow" w:cs="Arial"/>
                <w:color w:val="auto"/>
                <w:sz w:val="16"/>
                <w:szCs w:val="16"/>
                <w:lang w:val="en-GB"/>
              </w:rPr>
              <w:t>WRA</w:t>
            </w:r>
            <w:r w:rsidRPr="00BF38C6">
              <w:rPr>
                <w:rFonts w:ascii="Arial Narrow" w:hAnsi="Arial Narrow" w:cs="Arial"/>
                <w:color w:val="auto"/>
                <w:sz w:val="16"/>
                <w:szCs w:val="16"/>
                <w:lang w:val="ru-RU"/>
              </w:rPr>
              <w:t xml:space="preserve"> – СЫРАЯ ВОДА</w:t>
            </w:r>
          </w:p>
          <w:p w14:paraId="6A7BAFCA" w14:textId="77777777" w:rsidR="00F772B5" w:rsidRPr="00BF38C6" w:rsidRDefault="00F772B5" w:rsidP="00F772B5">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2613BBD1" w14:textId="77777777" w:rsidR="00F772B5" w:rsidRPr="00BF38C6" w:rsidRDefault="00F772B5" w:rsidP="00F772B5">
            <w:pPr>
              <w:pStyle w:val="CellBodyCentered"/>
              <w:rPr>
                <w:rFonts w:ascii="Arial Narrow" w:hAnsi="Arial Narrow"/>
                <w:b/>
                <w:color w:val="auto"/>
                <w:sz w:val="16"/>
                <w:szCs w:val="16"/>
              </w:rPr>
            </w:pPr>
          </w:p>
          <w:p w14:paraId="5E18F5D3"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600K21</w:t>
            </w:r>
          </w:p>
          <w:p w14:paraId="7E9B82A1" w14:textId="77777777" w:rsidR="00F772B5" w:rsidRPr="00BF38C6" w:rsidRDefault="00F772B5" w:rsidP="00F772B5">
            <w:pPr>
              <w:pStyle w:val="CellBodyCentered"/>
              <w:rPr>
                <w:rFonts w:ascii="Arial Narrow" w:hAnsi="Arial Narrow" w:cs="Arial"/>
                <w:b/>
                <w:color w:val="auto"/>
                <w:sz w:val="16"/>
                <w:szCs w:val="16"/>
                <w:lang w:val="ru-RU"/>
              </w:rPr>
            </w:pPr>
          </w:p>
          <w:p w14:paraId="2EEF58AB" w14:textId="77777777" w:rsidR="00F772B5" w:rsidRPr="00BF38C6" w:rsidRDefault="00F772B5" w:rsidP="00F772B5">
            <w:pPr>
              <w:pStyle w:val="CellBodyCentered"/>
              <w:rPr>
                <w:rFonts w:ascii="Arial Narrow" w:hAnsi="Arial Narrow" w:cs="Arial"/>
                <w:b/>
                <w:color w:val="auto"/>
                <w:sz w:val="16"/>
                <w:szCs w:val="16"/>
                <w:lang w:val="ru-RU"/>
              </w:rPr>
            </w:pPr>
          </w:p>
          <w:p w14:paraId="2F296D77" w14:textId="77777777" w:rsidR="00F772B5" w:rsidRPr="00BF38C6" w:rsidRDefault="00F772B5" w:rsidP="00F772B5">
            <w:pPr>
              <w:pStyle w:val="CellBodyCentered"/>
              <w:rPr>
                <w:rFonts w:ascii="Arial Narrow" w:hAnsi="Arial Narrow" w:cs="Arial"/>
                <w:b/>
                <w:color w:val="auto"/>
                <w:sz w:val="16"/>
                <w:szCs w:val="16"/>
                <w:lang w:val="ru-RU"/>
              </w:rPr>
            </w:pPr>
          </w:p>
          <w:p w14:paraId="635943CC" w14:textId="77777777" w:rsidR="00F772B5" w:rsidRPr="00BF38C6" w:rsidRDefault="00F772B5" w:rsidP="00F772B5">
            <w:pPr>
              <w:pStyle w:val="CellBodyCentered"/>
              <w:rPr>
                <w:rFonts w:ascii="Arial Narrow" w:hAnsi="Arial Narrow" w:cs="Arial"/>
                <w:b/>
                <w:color w:val="auto"/>
                <w:sz w:val="16"/>
                <w:szCs w:val="16"/>
                <w:lang w:val="ru-RU"/>
              </w:rPr>
            </w:pPr>
          </w:p>
          <w:p w14:paraId="728AD394" w14:textId="77777777" w:rsidR="00F772B5" w:rsidRPr="00BF38C6" w:rsidRDefault="00F772B5" w:rsidP="00F772B5">
            <w:pPr>
              <w:pStyle w:val="CellBodyCentered"/>
              <w:rPr>
                <w:rFonts w:ascii="Arial Narrow" w:hAnsi="Arial Narrow" w:cs="Arial"/>
                <w:b/>
                <w:color w:val="auto"/>
                <w:sz w:val="16"/>
                <w:szCs w:val="16"/>
                <w:lang w:val="ru-RU"/>
              </w:rPr>
            </w:pPr>
          </w:p>
          <w:p w14:paraId="52E3D93D" w14:textId="77777777" w:rsidR="00F772B5" w:rsidRPr="00BF38C6" w:rsidRDefault="00F772B5" w:rsidP="00F772B5">
            <w:pPr>
              <w:pStyle w:val="CellBodyCentered"/>
              <w:rPr>
                <w:rFonts w:ascii="Arial Narrow" w:hAnsi="Arial Narrow" w:cs="Arial"/>
                <w:b/>
                <w:color w:val="auto"/>
                <w:sz w:val="16"/>
                <w:szCs w:val="16"/>
                <w:lang w:val="ru-RU"/>
              </w:rPr>
            </w:pPr>
          </w:p>
          <w:p w14:paraId="0A11D866" w14:textId="77777777" w:rsidR="00F772B5" w:rsidRPr="00BF38C6" w:rsidRDefault="00F772B5" w:rsidP="00F772B5">
            <w:pPr>
              <w:pStyle w:val="CellBodyCentered"/>
              <w:rPr>
                <w:rFonts w:ascii="Arial Narrow" w:hAnsi="Arial Narrow" w:cs="Arial"/>
                <w:b/>
                <w:color w:val="auto"/>
                <w:sz w:val="16"/>
                <w:szCs w:val="16"/>
                <w:lang w:val="ru-RU"/>
              </w:rPr>
            </w:pPr>
          </w:p>
          <w:p w14:paraId="69A76F5C" w14:textId="77777777" w:rsidR="00F772B5" w:rsidRPr="00BF38C6" w:rsidRDefault="00F772B5" w:rsidP="00F772B5">
            <w:pPr>
              <w:pStyle w:val="CellBodyCentered"/>
              <w:rPr>
                <w:rFonts w:ascii="Arial Narrow" w:hAnsi="Arial Narrow" w:cs="Arial"/>
                <w:b/>
                <w:color w:val="auto"/>
                <w:sz w:val="16"/>
                <w:szCs w:val="16"/>
                <w:lang w:val="ru-RU"/>
              </w:rPr>
            </w:pPr>
          </w:p>
          <w:p w14:paraId="57680000" w14:textId="77777777" w:rsidR="00F772B5" w:rsidRPr="00BF38C6" w:rsidRDefault="00F772B5" w:rsidP="00F772B5">
            <w:pPr>
              <w:pStyle w:val="CellBodyCentered"/>
              <w:rPr>
                <w:rFonts w:ascii="Arial Narrow" w:hAnsi="Arial Narrow" w:cs="Arial"/>
                <w:b/>
                <w:color w:val="auto"/>
                <w:sz w:val="16"/>
                <w:szCs w:val="16"/>
                <w:lang w:val="ru-RU"/>
              </w:rPr>
            </w:pPr>
          </w:p>
          <w:p w14:paraId="4BD4E933" w14:textId="77777777" w:rsidR="00F772B5" w:rsidRPr="00BF38C6" w:rsidRDefault="00F772B5" w:rsidP="00F772B5">
            <w:pPr>
              <w:pStyle w:val="CellBodyCentered"/>
              <w:rPr>
                <w:rFonts w:ascii="Arial Narrow" w:hAnsi="Arial Narrow" w:cs="Arial"/>
                <w:b/>
                <w:color w:val="auto"/>
                <w:sz w:val="16"/>
                <w:szCs w:val="16"/>
                <w:lang w:val="ru-RU"/>
              </w:rPr>
            </w:pPr>
          </w:p>
          <w:p w14:paraId="42032444" w14:textId="77777777" w:rsidR="00F772B5" w:rsidRPr="00BF38C6" w:rsidRDefault="00F772B5" w:rsidP="00F772B5">
            <w:pPr>
              <w:pStyle w:val="CellBodyCentered"/>
              <w:rPr>
                <w:rFonts w:ascii="Arial Narrow" w:hAnsi="Arial Narrow" w:cs="Arial"/>
                <w:b/>
                <w:color w:val="auto"/>
                <w:sz w:val="16"/>
                <w:szCs w:val="16"/>
                <w:lang w:val="ru-RU"/>
              </w:rPr>
            </w:pPr>
          </w:p>
          <w:p w14:paraId="0D931D46" w14:textId="77777777" w:rsidR="00F772B5" w:rsidRPr="00BF38C6" w:rsidRDefault="00F772B5" w:rsidP="00F772B5">
            <w:pPr>
              <w:pStyle w:val="CellBodyCentered"/>
              <w:rPr>
                <w:rFonts w:ascii="Arial Narrow" w:hAnsi="Arial Narrow" w:cs="Arial"/>
                <w:b/>
                <w:color w:val="auto"/>
                <w:sz w:val="16"/>
                <w:szCs w:val="16"/>
                <w:lang w:val="en-GB"/>
              </w:rPr>
            </w:pPr>
          </w:p>
          <w:p w14:paraId="5FD6AE5D" w14:textId="77777777" w:rsidR="00F772B5" w:rsidRPr="00BF38C6" w:rsidRDefault="00F772B5" w:rsidP="00F772B5">
            <w:pPr>
              <w:pStyle w:val="CellBodyCentered"/>
              <w:rPr>
                <w:rFonts w:ascii="Arial Narrow" w:hAnsi="Arial Narrow" w:cs="Arial"/>
                <w:b/>
                <w:color w:val="auto"/>
                <w:sz w:val="16"/>
                <w:szCs w:val="16"/>
                <w:lang w:val="en-GB"/>
              </w:rPr>
            </w:pPr>
          </w:p>
          <w:p w14:paraId="49EC1EDE" w14:textId="77777777" w:rsidR="00F772B5" w:rsidRPr="00BF38C6" w:rsidRDefault="00F772B5" w:rsidP="00F772B5">
            <w:pPr>
              <w:pStyle w:val="CellBodyCentered"/>
              <w:rPr>
                <w:rFonts w:ascii="Arial Narrow" w:hAnsi="Arial Narrow" w:cs="Arial"/>
                <w:b/>
                <w:color w:val="auto"/>
                <w:sz w:val="16"/>
                <w:szCs w:val="16"/>
                <w:lang w:val="en-GB"/>
              </w:rPr>
            </w:pPr>
          </w:p>
          <w:p w14:paraId="026918DF" w14:textId="77777777" w:rsidR="00F772B5" w:rsidRPr="00BF38C6" w:rsidRDefault="00F772B5" w:rsidP="00F772B5">
            <w:pPr>
              <w:pStyle w:val="CellBodyCentered"/>
              <w:rPr>
                <w:rFonts w:ascii="Arial Narrow" w:hAnsi="Arial Narrow" w:cs="Arial"/>
                <w:b/>
                <w:color w:val="auto"/>
                <w:sz w:val="16"/>
                <w:szCs w:val="16"/>
                <w:lang w:val="en-GB"/>
              </w:rPr>
            </w:pPr>
          </w:p>
          <w:p w14:paraId="14EBDDE9" w14:textId="77777777" w:rsidR="00F772B5" w:rsidRPr="00BF38C6" w:rsidRDefault="00F772B5" w:rsidP="00F772B5">
            <w:pPr>
              <w:pStyle w:val="CellBodyCentered"/>
              <w:rPr>
                <w:rFonts w:ascii="Arial Narrow" w:hAnsi="Arial Narrow" w:cs="Arial"/>
                <w:b/>
                <w:color w:val="auto"/>
                <w:sz w:val="16"/>
                <w:szCs w:val="16"/>
                <w:lang w:val="en-GB"/>
              </w:rPr>
            </w:pPr>
          </w:p>
          <w:p w14:paraId="37ACDE48" w14:textId="77777777" w:rsidR="00F772B5" w:rsidRPr="00BF38C6" w:rsidRDefault="00F772B5" w:rsidP="00F772B5">
            <w:pPr>
              <w:pStyle w:val="CellBodyCentered"/>
              <w:rPr>
                <w:rFonts w:ascii="Arial Narrow" w:hAnsi="Arial Narrow" w:cs="Arial"/>
                <w:b/>
                <w:color w:val="auto"/>
                <w:sz w:val="16"/>
                <w:szCs w:val="16"/>
                <w:lang w:val="en-GB"/>
              </w:rPr>
            </w:pPr>
          </w:p>
          <w:p w14:paraId="7DD84832" w14:textId="22BA8CD7" w:rsidR="00F772B5" w:rsidRDefault="0003500A" w:rsidP="00F772B5">
            <w:pPr>
              <w:pStyle w:val="CellBodyCentered"/>
              <w:rPr>
                <w:rFonts w:ascii="Arial Narrow" w:hAnsi="Arial Narrow"/>
                <w:b/>
                <w:color w:val="auto"/>
                <w:sz w:val="16"/>
                <w:szCs w:val="16"/>
                <w:lang w:val="ru-RU"/>
              </w:rPr>
            </w:pPr>
            <w:r>
              <w:rPr>
                <w:rFonts w:ascii="Arial Narrow" w:hAnsi="Arial Narrow"/>
                <w:b/>
                <w:color w:val="auto"/>
                <w:sz w:val="16"/>
                <w:szCs w:val="16"/>
                <w:lang w:val="ru-RU"/>
              </w:rPr>
              <w:lastRenderedPageBreak/>
              <w:t>600К21</w:t>
            </w:r>
          </w:p>
          <w:p w14:paraId="6AE62371" w14:textId="623B1BE3" w:rsidR="0003500A" w:rsidRPr="00BF38C6" w:rsidRDefault="0003500A" w:rsidP="00F772B5">
            <w:pPr>
              <w:pStyle w:val="CellBodyCentered"/>
              <w:rPr>
                <w:rFonts w:ascii="Arial Narrow" w:hAnsi="Arial Narrow"/>
                <w:b/>
                <w:color w:val="auto"/>
                <w:sz w:val="16"/>
                <w:szCs w:val="16"/>
                <w:lang w:val="ru-RU"/>
              </w:rPr>
            </w:pPr>
            <w:r>
              <w:rPr>
                <w:rFonts w:ascii="Arial Narrow" w:hAnsi="Arial Narrow"/>
                <w:b/>
                <w:color w:val="auto"/>
                <w:sz w:val="16"/>
                <w:szCs w:val="16"/>
                <w:lang w:val="ru-RU"/>
              </w:rPr>
              <w:t>Прод.</w:t>
            </w:r>
          </w:p>
          <w:p w14:paraId="6D569069" w14:textId="77777777" w:rsidR="00F772B5" w:rsidRPr="00BF38C6" w:rsidRDefault="00F772B5" w:rsidP="00F772B5">
            <w:pPr>
              <w:pStyle w:val="CellBodyCentered"/>
              <w:rPr>
                <w:rFonts w:ascii="Arial Narrow" w:hAnsi="Arial Narrow"/>
                <w:b/>
                <w:color w:val="auto"/>
                <w:sz w:val="16"/>
                <w:szCs w:val="16"/>
                <w:lang w:val="ru-RU"/>
              </w:rPr>
            </w:pPr>
          </w:p>
          <w:p w14:paraId="2CEEFBDD" w14:textId="77777777" w:rsidR="00F772B5" w:rsidRPr="00BF38C6" w:rsidRDefault="00F772B5" w:rsidP="00F772B5">
            <w:pPr>
              <w:pStyle w:val="CellBodyCentered"/>
              <w:rPr>
                <w:rFonts w:ascii="Arial Narrow" w:hAnsi="Arial Narrow"/>
                <w:b/>
                <w:color w:val="auto"/>
                <w:sz w:val="16"/>
                <w:szCs w:val="16"/>
                <w:lang w:val="ru-RU"/>
              </w:rPr>
            </w:pPr>
          </w:p>
          <w:p w14:paraId="67412087" w14:textId="77777777" w:rsidR="00F772B5" w:rsidRPr="00BF38C6" w:rsidRDefault="00F772B5" w:rsidP="00F772B5">
            <w:pPr>
              <w:pStyle w:val="CellBodyCentered"/>
              <w:rPr>
                <w:rFonts w:ascii="Arial Narrow" w:hAnsi="Arial Narrow"/>
                <w:b/>
                <w:color w:val="auto"/>
                <w:sz w:val="16"/>
                <w:szCs w:val="16"/>
                <w:lang w:val="ru-RU"/>
              </w:rPr>
            </w:pPr>
          </w:p>
          <w:p w14:paraId="4889D3AD" w14:textId="77777777" w:rsidR="00F772B5" w:rsidRPr="00BF38C6" w:rsidRDefault="00F772B5" w:rsidP="00F772B5">
            <w:pPr>
              <w:pStyle w:val="CellBodyCentered"/>
              <w:rPr>
                <w:rFonts w:ascii="Arial Narrow" w:hAnsi="Arial Narrow"/>
                <w:b/>
                <w:color w:val="auto"/>
                <w:sz w:val="16"/>
                <w:szCs w:val="16"/>
                <w:lang w:val="ru-RU"/>
              </w:rPr>
            </w:pPr>
          </w:p>
          <w:p w14:paraId="6A8A7E9E" w14:textId="77777777" w:rsidR="00F772B5" w:rsidRPr="00BF38C6" w:rsidRDefault="00F772B5" w:rsidP="00F772B5">
            <w:pPr>
              <w:pStyle w:val="CellBodyCentered"/>
              <w:rPr>
                <w:rFonts w:ascii="Arial Narrow" w:hAnsi="Arial Narrow"/>
                <w:b/>
                <w:color w:val="auto"/>
                <w:sz w:val="16"/>
                <w:szCs w:val="16"/>
                <w:lang w:val="ru-RU"/>
              </w:rPr>
            </w:pPr>
          </w:p>
          <w:p w14:paraId="5E286D61" w14:textId="66ADAB3A" w:rsidR="00F772B5" w:rsidRPr="00BF38C6" w:rsidRDefault="00F772B5" w:rsidP="00F772B5">
            <w:pPr>
              <w:pStyle w:val="CellBodyCentered"/>
              <w:rPr>
                <w:rFonts w:ascii="Arial Narrow" w:hAnsi="Arial Narrow"/>
                <w:b/>
                <w:color w:val="auto"/>
                <w:sz w:val="16"/>
                <w:szCs w:val="16"/>
                <w:lang w:val="ru-RU"/>
              </w:rPr>
            </w:pPr>
          </w:p>
          <w:p w14:paraId="4FF9175A" w14:textId="77777777" w:rsidR="00F772B5" w:rsidRPr="00BF38C6" w:rsidRDefault="00F772B5" w:rsidP="00F772B5">
            <w:pPr>
              <w:pStyle w:val="CellBodyCentered"/>
              <w:rPr>
                <w:rFonts w:ascii="Arial Narrow" w:hAnsi="Arial Narrow"/>
                <w:b/>
                <w:color w:val="auto"/>
                <w:sz w:val="16"/>
                <w:szCs w:val="16"/>
                <w:lang w:val="ru-RU"/>
              </w:rPr>
            </w:pPr>
          </w:p>
          <w:p w14:paraId="2201ADDD" w14:textId="77777777" w:rsidR="00F772B5" w:rsidRPr="00BF38C6" w:rsidRDefault="00F772B5" w:rsidP="00F772B5">
            <w:pPr>
              <w:pStyle w:val="CellBodyCentered"/>
              <w:rPr>
                <w:rFonts w:ascii="Arial Narrow" w:hAnsi="Arial Narrow"/>
                <w:b/>
                <w:color w:val="auto"/>
                <w:sz w:val="16"/>
                <w:szCs w:val="16"/>
                <w:lang w:val="ru-RU"/>
              </w:rPr>
            </w:pPr>
          </w:p>
          <w:p w14:paraId="3577CCC8" w14:textId="77777777" w:rsidR="00F772B5" w:rsidRPr="00BF38C6" w:rsidRDefault="00F772B5" w:rsidP="00F772B5">
            <w:pPr>
              <w:pStyle w:val="CellBodyCentered"/>
              <w:rPr>
                <w:rFonts w:ascii="Arial Narrow" w:hAnsi="Arial Narrow"/>
                <w:b/>
                <w:color w:val="auto"/>
                <w:sz w:val="16"/>
                <w:szCs w:val="16"/>
                <w:lang w:val="ru-RU"/>
              </w:rPr>
            </w:pPr>
          </w:p>
          <w:p w14:paraId="4FF7D1CC" w14:textId="77777777" w:rsidR="00F772B5" w:rsidRPr="00BF38C6" w:rsidRDefault="00F772B5" w:rsidP="00F772B5">
            <w:pPr>
              <w:pStyle w:val="CellBodyCentered"/>
              <w:rPr>
                <w:rFonts w:ascii="Arial Narrow" w:hAnsi="Arial Narrow"/>
                <w:b/>
                <w:color w:val="auto"/>
                <w:sz w:val="16"/>
                <w:szCs w:val="16"/>
                <w:lang w:val="ru-RU"/>
              </w:rPr>
            </w:pPr>
          </w:p>
          <w:p w14:paraId="3776A6CC" w14:textId="77777777" w:rsidR="00F772B5" w:rsidRPr="00BF38C6" w:rsidRDefault="00F772B5" w:rsidP="00F772B5">
            <w:pPr>
              <w:pStyle w:val="CellBodyCentered"/>
              <w:rPr>
                <w:rFonts w:ascii="Arial Narrow" w:hAnsi="Arial Narrow" w:cs="Arial"/>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5DE9BF31" w14:textId="77777777" w:rsidR="00F772B5" w:rsidRPr="00BF38C6" w:rsidRDefault="00F772B5" w:rsidP="00F772B5">
            <w:pPr>
              <w:pStyle w:val="CellBodyCentered"/>
              <w:rPr>
                <w:rFonts w:ascii="Arial Narrow" w:hAnsi="Arial Narrow"/>
                <w:color w:val="auto"/>
                <w:sz w:val="16"/>
                <w:szCs w:val="16"/>
              </w:rPr>
            </w:pPr>
          </w:p>
          <w:p w14:paraId="6B58A7E5"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p w14:paraId="432DE803" w14:textId="77777777" w:rsidR="00F772B5" w:rsidRPr="00BF38C6" w:rsidRDefault="00F772B5" w:rsidP="00F772B5">
            <w:pPr>
              <w:pStyle w:val="CellBodyCentered"/>
              <w:rPr>
                <w:rFonts w:ascii="Arial Narrow" w:hAnsi="Arial Narrow" w:cs="Arial"/>
                <w:color w:val="auto"/>
                <w:sz w:val="16"/>
                <w:szCs w:val="16"/>
                <w:lang w:val="ru-RU"/>
              </w:rPr>
            </w:pPr>
          </w:p>
          <w:p w14:paraId="532AA39D" w14:textId="77777777" w:rsidR="00F772B5" w:rsidRPr="00BF38C6" w:rsidRDefault="00F772B5" w:rsidP="00F772B5">
            <w:pPr>
              <w:pStyle w:val="CellBodyCentered"/>
              <w:rPr>
                <w:rFonts w:ascii="Arial Narrow" w:hAnsi="Arial Narrow" w:cs="Arial"/>
                <w:color w:val="auto"/>
                <w:sz w:val="16"/>
                <w:szCs w:val="16"/>
                <w:lang w:val="ru-RU"/>
              </w:rPr>
            </w:pPr>
          </w:p>
          <w:p w14:paraId="25D3A6C9" w14:textId="77777777" w:rsidR="00F772B5" w:rsidRPr="00BF38C6" w:rsidRDefault="00F772B5" w:rsidP="00F772B5">
            <w:pPr>
              <w:pStyle w:val="CellBodyCentered"/>
              <w:rPr>
                <w:rFonts w:ascii="Arial Narrow" w:hAnsi="Arial Narrow" w:cs="Arial"/>
                <w:color w:val="auto"/>
                <w:sz w:val="16"/>
                <w:szCs w:val="16"/>
                <w:lang w:val="ru-RU"/>
              </w:rPr>
            </w:pPr>
          </w:p>
          <w:p w14:paraId="43B24450" w14:textId="77777777" w:rsidR="00F772B5" w:rsidRPr="00BF38C6" w:rsidRDefault="00F772B5" w:rsidP="00F772B5">
            <w:pPr>
              <w:pStyle w:val="CellBodyCentered"/>
              <w:rPr>
                <w:rFonts w:ascii="Arial Narrow" w:hAnsi="Arial Narrow" w:cs="Arial"/>
                <w:color w:val="auto"/>
                <w:sz w:val="16"/>
                <w:szCs w:val="16"/>
                <w:lang w:val="ru-RU"/>
              </w:rPr>
            </w:pPr>
          </w:p>
          <w:p w14:paraId="28F37BFE" w14:textId="718F0FB2" w:rsidR="00F772B5" w:rsidRPr="00BF38C6" w:rsidRDefault="00F772B5" w:rsidP="00F772B5">
            <w:pPr>
              <w:pStyle w:val="CellBodyCentered"/>
              <w:rPr>
                <w:rFonts w:ascii="Arial Narrow" w:hAnsi="Arial Narrow" w:cs="Arial"/>
                <w:color w:val="auto"/>
                <w:sz w:val="16"/>
                <w:szCs w:val="16"/>
                <w:lang w:val="ru-RU"/>
              </w:rPr>
            </w:pPr>
          </w:p>
          <w:p w14:paraId="1FE88B54" w14:textId="77777777" w:rsidR="00F772B5" w:rsidRPr="00BF38C6" w:rsidRDefault="00F772B5" w:rsidP="00F772B5">
            <w:pPr>
              <w:pStyle w:val="CellBodyCentered"/>
              <w:rPr>
                <w:rFonts w:ascii="Arial Narrow" w:hAnsi="Arial Narrow" w:cs="Arial"/>
                <w:color w:val="auto"/>
                <w:sz w:val="16"/>
                <w:szCs w:val="16"/>
                <w:lang w:val="ru-RU"/>
              </w:rPr>
            </w:pPr>
          </w:p>
          <w:p w14:paraId="3735D701" w14:textId="77777777" w:rsidR="00F772B5" w:rsidRPr="00BF38C6" w:rsidRDefault="00F772B5" w:rsidP="00F772B5">
            <w:pPr>
              <w:pStyle w:val="CellBodyCentered"/>
              <w:rPr>
                <w:rFonts w:ascii="Arial Narrow" w:hAnsi="Arial Narrow" w:cs="Arial"/>
                <w:color w:val="auto"/>
                <w:sz w:val="16"/>
                <w:szCs w:val="16"/>
                <w:lang w:val="ru-RU"/>
              </w:rPr>
            </w:pPr>
          </w:p>
          <w:p w14:paraId="278611C3" w14:textId="77777777" w:rsidR="00F772B5" w:rsidRPr="00BF38C6" w:rsidRDefault="00F772B5" w:rsidP="00F772B5">
            <w:pPr>
              <w:pStyle w:val="CellBodyCentered"/>
              <w:rPr>
                <w:rFonts w:ascii="Arial Narrow" w:hAnsi="Arial Narrow" w:cs="Arial"/>
                <w:color w:val="auto"/>
                <w:sz w:val="16"/>
                <w:szCs w:val="16"/>
                <w:lang w:val="ru-RU"/>
              </w:rPr>
            </w:pPr>
          </w:p>
          <w:p w14:paraId="5D643BDB" w14:textId="77777777" w:rsidR="00F772B5" w:rsidRPr="00BF38C6" w:rsidRDefault="00F772B5" w:rsidP="00F772B5">
            <w:pPr>
              <w:pStyle w:val="CellBodyCentered"/>
              <w:rPr>
                <w:rFonts w:ascii="Arial Narrow" w:hAnsi="Arial Narrow" w:cs="Arial"/>
                <w:color w:val="auto"/>
                <w:sz w:val="16"/>
                <w:szCs w:val="16"/>
                <w:lang w:val="ru-RU"/>
              </w:rPr>
            </w:pPr>
          </w:p>
          <w:p w14:paraId="69592E7A" w14:textId="77777777" w:rsidR="00F772B5" w:rsidRPr="00BF38C6" w:rsidRDefault="00F772B5" w:rsidP="00F772B5">
            <w:pPr>
              <w:pStyle w:val="CellBodyCentered"/>
              <w:rPr>
                <w:rFonts w:ascii="Arial Narrow" w:hAnsi="Arial Narrow" w:cs="Arial"/>
                <w:color w:val="auto"/>
                <w:sz w:val="16"/>
                <w:szCs w:val="16"/>
                <w:lang w:val="ru-RU"/>
              </w:rPr>
            </w:pPr>
          </w:p>
          <w:p w14:paraId="1D58EA12" w14:textId="0DFB21C9" w:rsidR="00F772B5" w:rsidRPr="00BF38C6" w:rsidRDefault="00F772B5" w:rsidP="00F772B5">
            <w:pPr>
              <w:pStyle w:val="CellBodyCentered"/>
              <w:rPr>
                <w:rFonts w:ascii="Arial Narrow" w:hAnsi="Arial Narrow" w:cs="Arial"/>
                <w:color w:val="auto"/>
                <w:sz w:val="16"/>
                <w:szCs w:val="16"/>
                <w:lang w:val="ru-RU"/>
              </w:rPr>
            </w:pPr>
          </w:p>
          <w:p w14:paraId="77186FA8" w14:textId="59177C61" w:rsidR="00F772B5" w:rsidRPr="00BF38C6" w:rsidRDefault="00F772B5" w:rsidP="00F772B5">
            <w:pPr>
              <w:pStyle w:val="CellBodyCentered"/>
              <w:rPr>
                <w:rFonts w:ascii="Arial Narrow" w:hAnsi="Arial Narrow" w:cs="Arial"/>
                <w:color w:val="auto"/>
                <w:sz w:val="16"/>
                <w:szCs w:val="16"/>
                <w:lang w:val="en-GB"/>
              </w:rPr>
            </w:pPr>
          </w:p>
          <w:p w14:paraId="7F8065EE" w14:textId="77777777" w:rsidR="00F772B5" w:rsidRPr="00BF38C6" w:rsidRDefault="00F772B5" w:rsidP="00F772B5">
            <w:pPr>
              <w:pStyle w:val="CellBodyCentered"/>
              <w:rPr>
                <w:rFonts w:ascii="Arial Narrow" w:hAnsi="Arial Narrow" w:cs="Arial"/>
                <w:color w:val="auto"/>
                <w:sz w:val="16"/>
                <w:szCs w:val="16"/>
                <w:lang w:val="en-GB"/>
              </w:rPr>
            </w:pPr>
          </w:p>
          <w:p w14:paraId="7BD35CDC" w14:textId="77777777" w:rsidR="00F772B5" w:rsidRPr="00BF38C6" w:rsidRDefault="00F772B5" w:rsidP="00F772B5">
            <w:pPr>
              <w:pStyle w:val="CellBodyCentered"/>
              <w:rPr>
                <w:rFonts w:ascii="Arial Narrow" w:hAnsi="Arial Narrow" w:cs="Arial"/>
                <w:color w:val="auto"/>
                <w:sz w:val="16"/>
                <w:szCs w:val="16"/>
                <w:lang w:val="en-GB"/>
              </w:rPr>
            </w:pPr>
          </w:p>
          <w:p w14:paraId="769E586F" w14:textId="77777777" w:rsidR="00F772B5" w:rsidRPr="00BF38C6" w:rsidRDefault="00F772B5" w:rsidP="00F772B5">
            <w:pPr>
              <w:pStyle w:val="CellBodyCentered"/>
              <w:rPr>
                <w:rFonts w:ascii="Arial Narrow" w:hAnsi="Arial Narrow" w:cs="Arial"/>
                <w:color w:val="auto"/>
                <w:sz w:val="16"/>
                <w:szCs w:val="16"/>
                <w:lang w:val="en-GB"/>
              </w:rPr>
            </w:pPr>
          </w:p>
          <w:p w14:paraId="33B3858C" w14:textId="77777777" w:rsidR="00F772B5" w:rsidRPr="00BF38C6" w:rsidRDefault="00F772B5" w:rsidP="00F772B5">
            <w:pPr>
              <w:pStyle w:val="CellBodyCentered"/>
              <w:rPr>
                <w:rFonts w:ascii="Arial Narrow" w:hAnsi="Arial Narrow" w:cs="Arial"/>
                <w:color w:val="auto"/>
                <w:sz w:val="16"/>
                <w:szCs w:val="16"/>
                <w:lang w:val="en-GB"/>
              </w:rPr>
            </w:pPr>
          </w:p>
          <w:p w14:paraId="09172301" w14:textId="77777777" w:rsidR="00F772B5" w:rsidRPr="00BF38C6" w:rsidRDefault="00F772B5" w:rsidP="00F772B5">
            <w:pPr>
              <w:pStyle w:val="CellBodyCentered"/>
              <w:rPr>
                <w:rFonts w:ascii="Arial Narrow" w:hAnsi="Arial Narrow" w:cs="Arial"/>
                <w:color w:val="auto"/>
                <w:sz w:val="16"/>
                <w:szCs w:val="16"/>
                <w:lang w:val="en-GB"/>
              </w:rPr>
            </w:pPr>
          </w:p>
          <w:p w14:paraId="57A69A5B" w14:textId="77777777" w:rsidR="00F772B5" w:rsidRPr="00BF38C6" w:rsidRDefault="00F772B5" w:rsidP="00F772B5">
            <w:pPr>
              <w:pStyle w:val="CellBodyCentered"/>
              <w:rPr>
                <w:rFonts w:ascii="Arial Narrow" w:hAnsi="Arial Narrow" w:cs="Arial"/>
                <w:color w:val="auto"/>
                <w:sz w:val="16"/>
                <w:szCs w:val="16"/>
                <w:lang w:val="en-GB"/>
              </w:rPr>
            </w:pPr>
          </w:p>
          <w:p w14:paraId="2D7C695B" w14:textId="77777777" w:rsidR="00F772B5" w:rsidRPr="00BF38C6" w:rsidRDefault="00F772B5" w:rsidP="00F772B5">
            <w:pPr>
              <w:pStyle w:val="CellBodyCentered"/>
              <w:rPr>
                <w:rFonts w:ascii="Arial Narrow" w:hAnsi="Arial Narrow"/>
                <w:color w:val="auto"/>
                <w:sz w:val="16"/>
                <w:szCs w:val="16"/>
                <w:lang w:val="ru-RU"/>
              </w:rPr>
            </w:pPr>
          </w:p>
          <w:p w14:paraId="18E288CD" w14:textId="77777777" w:rsidR="00F772B5" w:rsidRPr="00BF38C6" w:rsidRDefault="00F772B5" w:rsidP="00F772B5">
            <w:pPr>
              <w:pStyle w:val="CellBodyCentered"/>
              <w:rPr>
                <w:rFonts w:ascii="Arial Narrow" w:hAnsi="Arial Narrow"/>
                <w:color w:val="auto"/>
                <w:sz w:val="16"/>
                <w:szCs w:val="16"/>
                <w:lang w:val="ru-RU"/>
              </w:rPr>
            </w:pPr>
          </w:p>
          <w:p w14:paraId="45A6D18D" w14:textId="77777777" w:rsidR="00F772B5" w:rsidRPr="00BF38C6" w:rsidRDefault="00F772B5" w:rsidP="00F772B5">
            <w:pPr>
              <w:pStyle w:val="CellBodyCentered"/>
              <w:rPr>
                <w:rFonts w:ascii="Arial Narrow" w:hAnsi="Arial Narrow"/>
                <w:color w:val="auto"/>
                <w:sz w:val="16"/>
                <w:szCs w:val="16"/>
                <w:lang w:val="ru-RU"/>
              </w:rPr>
            </w:pPr>
          </w:p>
          <w:p w14:paraId="2BC1E717" w14:textId="77777777" w:rsidR="00F772B5" w:rsidRPr="00BF38C6" w:rsidRDefault="00F772B5" w:rsidP="00F772B5">
            <w:pPr>
              <w:pStyle w:val="CellBodyCentered"/>
              <w:rPr>
                <w:rFonts w:ascii="Arial Narrow" w:hAnsi="Arial Narrow"/>
                <w:color w:val="auto"/>
                <w:sz w:val="16"/>
                <w:szCs w:val="16"/>
                <w:lang w:val="ru-RU"/>
              </w:rPr>
            </w:pPr>
          </w:p>
          <w:p w14:paraId="48CB212A" w14:textId="77777777" w:rsidR="00F772B5" w:rsidRPr="00BF38C6" w:rsidRDefault="00F772B5" w:rsidP="00F772B5">
            <w:pPr>
              <w:pStyle w:val="CellBodyCentered"/>
              <w:rPr>
                <w:rFonts w:ascii="Arial Narrow" w:hAnsi="Arial Narrow"/>
                <w:color w:val="auto"/>
                <w:sz w:val="16"/>
                <w:szCs w:val="16"/>
                <w:lang w:val="ru-RU"/>
              </w:rPr>
            </w:pPr>
          </w:p>
          <w:p w14:paraId="33C430DC" w14:textId="77777777" w:rsidR="00F772B5" w:rsidRPr="00BF38C6" w:rsidRDefault="00F772B5" w:rsidP="00F772B5">
            <w:pPr>
              <w:pStyle w:val="CellBodyCentered"/>
              <w:rPr>
                <w:rFonts w:ascii="Arial Narrow" w:hAnsi="Arial Narrow"/>
                <w:color w:val="auto"/>
                <w:sz w:val="16"/>
                <w:szCs w:val="16"/>
                <w:lang w:val="ru-RU"/>
              </w:rPr>
            </w:pPr>
          </w:p>
          <w:p w14:paraId="08933148" w14:textId="77777777" w:rsidR="00F772B5" w:rsidRPr="00BF38C6" w:rsidRDefault="00F772B5" w:rsidP="00F772B5">
            <w:pPr>
              <w:pStyle w:val="CellBodyCentered"/>
              <w:rPr>
                <w:rFonts w:ascii="Arial Narrow" w:hAnsi="Arial Narrow"/>
                <w:color w:val="auto"/>
                <w:sz w:val="16"/>
                <w:szCs w:val="16"/>
                <w:lang w:val="ru-RU"/>
              </w:rPr>
            </w:pPr>
          </w:p>
          <w:p w14:paraId="701CC24E" w14:textId="77777777" w:rsidR="00F772B5" w:rsidRPr="00BF38C6" w:rsidRDefault="00F772B5" w:rsidP="00F772B5">
            <w:pPr>
              <w:pStyle w:val="CellBodyCentered"/>
              <w:rPr>
                <w:rFonts w:ascii="Arial Narrow" w:hAnsi="Arial Narrow"/>
                <w:color w:val="auto"/>
                <w:sz w:val="16"/>
                <w:szCs w:val="16"/>
                <w:lang w:val="ru-RU"/>
              </w:rPr>
            </w:pPr>
          </w:p>
          <w:p w14:paraId="1A572466" w14:textId="77777777" w:rsidR="00F772B5" w:rsidRPr="00BF38C6" w:rsidRDefault="00F772B5" w:rsidP="00F772B5">
            <w:pPr>
              <w:pStyle w:val="CellBodyCentered"/>
              <w:rPr>
                <w:rFonts w:ascii="Arial Narrow" w:hAnsi="Arial Narrow"/>
                <w:color w:val="auto"/>
                <w:sz w:val="16"/>
                <w:szCs w:val="16"/>
                <w:lang w:val="ru-RU"/>
              </w:rPr>
            </w:pPr>
          </w:p>
          <w:p w14:paraId="1C1C0C7D" w14:textId="77777777" w:rsidR="00F772B5" w:rsidRPr="00BF38C6" w:rsidRDefault="00F772B5" w:rsidP="00F772B5">
            <w:pPr>
              <w:pStyle w:val="CellBodyCentered"/>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7B17CA0F" w14:textId="77777777" w:rsidR="00F772B5" w:rsidRPr="00BF38C6" w:rsidRDefault="00F772B5" w:rsidP="00F772B5">
            <w:pPr>
              <w:pStyle w:val="CellBodyCentered"/>
              <w:rPr>
                <w:rFonts w:ascii="Arial Narrow" w:hAnsi="Arial Narrow"/>
                <w:color w:val="auto"/>
                <w:sz w:val="16"/>
                <w:szCs w:val="16"/>
                <w:lang w:val="ru-RU"/>
              </w:rPr>
            </w:pPr>
          </w:p>
          <w:p w14:paraId="3A01C799"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6C9F6FDA" w14:textId="7153076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3B92ED64" w14:textId="77777777" w:rsidR="00F772B5" w:rsidRPr="00BF38C6" w:rsidRDefault="00F772B5" w:rsidP="00F772B5">
            <w:pPr>
              <w:pStyle w:val="CellBodyCentered"/>
              <w:rPr>
                <w:rFonts w:ascii="Arial Narrow" w:hAnsi="Arial Narrow" w:cs="Arial"/>
                <w:color w:val="auto"/>
                <w:sz w:val="16"/>
                <w:szCs w:val="16"/>
                <w:lang w:val="ru-RU"/>
              </w:rPr>
            </w:pPr>
          </w:p>
          <w:p w14:paraId="0EA9DE16" w14:textId="77777777" w:rsidR="00F772B5" w:rsidRPr="00BF38C6" w:rsidRDefault="00F772B5" w:rsidP="00F772B5">
            <w:pPr>
              <w:pStyle w:val="CellBodyCentered"/>
              <w:rPr>
                <w:rFonts w:ascii="Arial Narrow" w:hAnsi="Arial Narrow" w:cs="Arial"/>
                <w:color w:val="auto"/>
                <w:sz w:val="16"/>
                <w:szCs w:val="16"/>
                <w:lang w:val="ru-RU"/>
              </w:rPr>
            </w:pPr>
          </w:p>
          <w:p w14:paraId="25B9B3C8" w14:textId="77777777" w:rsidR="00F772B5" w:rsidRPr="00BF38C6" w:rsidRDefault="00F772B5" w:rsidP="00F772B5">
            <w:pPr>
              <w:pStyle w:val="CellBodyCentered"/>
              <w:rPr>
                <w:rFonts w:ascii="Arial Narrow" w:hAnsi="Arial Narrow" w:cs="Arial"/>
                <w:color w:val="auto"/>
                <w:sz w:val="16"/>
                <w:szCs w:val="16"/>
                <w:lang w:val="ru-RU"/>
              </w:rPr>
            </w:pPr>
          </w:p>
          <w:p w14:paraId="6032C590" w14:textId="77777777" w:rsidR="00F772B5" w:rsidRPr="00BF38C6" w:rsidRDefault="00F772B5" w:rsidP="00F772B5">
            <w:pPr>
              <w:pStyle w:val="CellBodyCentered"/>
              <w:rPr>
                <w:rFonts w:ascii="Arial Narrow" w:hAnsi="Arial Narrow" w:cs="Arial"/>
                <w:color w:val="auto"/>
                <w:sz w:val="16"/>
                <w:szCs w:val="16"/>
                <w:lang w:val="ru-RU"/>
              </w:rPr>
            </w:pPr>
          </w:p>
          <w:p w14:paraId="16D21136" w14:textId="77777777" w:rsidR="00F772B5" w:rsidRPr="00BF38C6" w:rsidRDefault="00F772B5" w:rsidP="00F772B5">
            <w:pPr>
              <w:pStyle w:val="CellBodyCentered"/>
              <w:rPr>
                <w:rFonts w:ascii="Arial Narrow" w:hAnsi="Arial Narrow" w:cs="Arial"/>
                <w:color w:val="auto"/>
                <w:sz w:val="16"/>
                <w:szCs w:val="16"/>
                <w:lang w:val="ru-RU"/>
              </w:rPr>
            </w:pPr>
          </w:p>
          <w:p w14:paraId="13EB0DAD" w14:textId="77777777" w:rsidR="00F772B5" w:rsidRPr="00BF38C6" w:rsidRDefault="00F772B5" w:rsidP="00F772B5">
            <w:pPr>
              <w:pStyle w:val="CellBodyCentered"/>
              <w:rPr>
                <w:rFonts w:ascii="Arial Narrow" w:hAnsi="Arial Narrow" w:cs="Arial"/>
                <w:color w:val="auto"/>
                <w:sz w:val="16"/>
                <w:szCs w:val="16"/>
                <w:lang w:val="ru-RU"/>
              </w:rPr>
            </w:pPr>
          </w:p>
          <w:p w14:paraId="3B785D25" w14:textId="77777777" w:rsidR="00F772B5" w:rsidRPr="00BF38C6" w:rsidRDefault="00F772B5" w:rsidP="00F772B5">
            <w:pPr>
              <w:pStyle w:val="CellBodyCentered"/>
              <w:rPr>
                <w:rFonts w:ascii="Arial Narrow" w:hAnsi="Arial Narrow" w:cs="Arial"/>
                <w:color w:val="auto"/>
                <w:sz w:val="16"/>
                <w:szCs w:val="16"/>
                <w:lang w:val="ru-RU"/>
              </w:rPr>
            </w:pPr>
          </w:p>
          <w:p w14:paraId="139A303B" w14:textId="77777777" w:rsidR="00F772B5" w:rsidRPr="00BF38C6" w:rsidRDefault="00F772B5" w:rsidP="00F772B5">
            <w:pPr>
              <w:pStyle w:val="CellBodyCentered"/>
              <w:rPr>
                <w:rFonts w:ascii="Arial Narrow" w:hAnsi="Arial Narrow" w:cs="Arial"/>
                <w:color w:val="auto"/>
                <w:sz w:val="16"/>
                <w:szCs w:val="16"/>
                <w:lang w:val="ru-RU"/>
              </w:rPr>
            </w:pPr>
          </w:p>
          <w:p w14:paraId="1D390E78" w14:textId="77777777" w:rsidR="00F772B5" w:rsidRPr="00BF38C6" w:rsidRDefault="00F772B5" w:rsidP="00F772B5">
            <w:pPr>
              <w:pStyle w:val="CellBodyCentered"/>
              <w:rPr>
                <w:rFonts w:ascii="Arial Narrow" w:hAnsi="Arial Narrow" w:cs="Arial"/>
                <w:color w:val="auto"/>
                <w:sz w:val="16"/>
                <w:szCs w:val="16"/>
                <w:lang w:val="ru-RU"/>
              </w:rPr>
            </w:pPr>
          </w:p>
          <w:p w14:paraId="30ECCC90" w14:textId="77777777" w:rsidR="00F772B5" w:rsidRPr="00BF38C6" w:rsidRDefault="00F772B5" w:rsidP="00F772B5">
            <w:pPr>
              <w:pStyle w:val="CellBodyCentered"/>
              <w:rPr>
                <w:rFonts w:ascii="Arial Narrow" w:hAnsi="Arial Narrow" w:cs="Arial"/>
                <w:color w:val="auto"/>
                <w:sz w:val="16"/>
                <w:szCs w:val="16"/>
                <w:lang w:val="ru-RU"/>
              </w:rPr>
            </w:pPr>
          </w:p>
          <w:p w14:paraId="07708848" w14:textId="77777777" w:rsidR="00F772B5" w:rsidRPr="00BF38C6" w:rsidRDefault="00F772B5" w:rsidP="00F772B5">
            <w:pPr>
              <w:pStyle w:val="CellBodyCentered"/>
              <w:rPr>
                <w:rFonts w:ascii="Arial Narrow" w:hAnsi="Arial Narrow"/>
                <w:color w:val="auto"/>
                <w:sz w:val="16"/>
                <w:szCs w:val="16"/>
                <w:lang w:val="ru-RU"/>
              </w:rPr>
            </w:pPr>
          </w:p>
          <w:p w14:paraId="0328EF14" w14:textId="77777777" w:rsidR="00F772B5" w:rsidRPr="00BF38C6" w:rsidRDefault="00F772B5" w:rsidP="00F772B5">
            <w:pPr>
              <w:pStyle w:val="CellBodyCentered"/>
              <w:rPr>
                <w:rFonts w:ascii="Arial Narrow" w:hAnsi="Arial Narrow"/>
                <w:color w:val="auto"/>
                <w:sz w:val="16"/>
                <w:szCs w:val="16"/>
                <w:lang w:val="ru-RU"/>
              </w:rPr>
            </w:pPr>
          </w:p>
          <w:p w14:paraId="5468793A" w14:textId="77777777" w:rsidR="00F772B5" w:rsidRPr="00BF38C6" w:rsidRDefault="00F772B5" w:rsidP="00F772B5">
            <w:pPr>
              <w:pStyle w:val="CellBodyCentered"/>
              <w:rPr>
                <w:rFonts w:ascii="Arial Narrow" w:hAnsi="Arial Narrow"/>
                <w:color w:val="auto"/>
                <w:sz w:val="16"/>
                <w:szCs w:val="16"/>
                <w:lang w:val="ru-RU"/>
              </w:rPr>
            </w:pPr>
          </w:p>
          <w:p w14:paraId="46FF914C" w14:textId="77777777" w:rsidR="00F772B5" w:rsidRPr="00BF38C6" w:rsidRDefault="00F772B5" w:rsidP="00F772B5">
            <w:pPr>
              <w:pStyle w:val="CellBodyCentered"/>
              <w:rPr>
                <w:rFonts w:ascii="Arial Narrow" w:hAnsi="Arial Narrow"/>
                <w:color w:val="auto"/>
                <w:sz w:val="16"/>
                <w:szCs w:val="16"/>
                <w:lang w:val="ru-RU"/>
              </w:rPr>
            </w:pPr>
          </w:p>
          <w:p w14:paraId="5575D851" w14:textId="77777777" w:rsidR="00F772B5" w:rsidRPr="00BF38C6" w:rsidRDefault="00F772B5" w:rsidP="00F772B5">
            <w:pPr>
              <w:pStyle w:val="CellBodyCentered"/>
              <w:rPr>
                <w:rFonts w:ascii="Arial Narrow" w:hAnsi="Arial Narrow"/>
                <w:color w:val="auto"/>
                <w:sz w:val="16"/>
                <w:szCs w:val="16"/>
                <w:lang w:val="ru-RU"/>
              </w:rPr>
            </w:pPr>
          </w:p>
          <w:p w14:paraId="24F86EBF" w14:textId="77777777" w:rsidR="00F772B5" w:rsidRPr="00BF38C6" w:rsidRDefault="00F772B5" w:rsidP="00F772B5">
            <w:pPr>
              <w:pStyle w:val="CellBodyCentered"/>
              <w:rPr>
                <w:rFonts w:ascii="Arial Narrow" w:hAnsi="Arial Narrow"/>
                <w:color w:val="auto"/>
                <w:sz w:val="16"/>
                <w:szCs w:val="16"/>
                <w:lang w:val="ru-RU"/>
              </w:rPr>
            </w:pPr>
          </w:p>
          <w:p w14:paraId="69BD6EA0" w14:textId="77777777" w:rsidR="00F772B5" w:rsidRPr="00BF38C6" w:rsidRDefault="00F772B5" w:rsidP="00F772B5">
            <w:pPr>
              <w:pStyle w:val="CellBodyCentered"/>
              <w:rPr>
                <w:rFonts w:ascii="Arial Narrow" w:hAnsi="Arial Narrow"/>
                <w:color w:val="auto"/>
                <w:sz w:val="16"/>
                <w:szCs w:val="16"/>
                <w:lang w:val="ru-RU"/>
              </w:rPr>
            </w:pPr>
          </w:p>
          <w:p w14:paraId="2349D6C7" w14:textId="77777777" w:rsidR="00F772B5" w:rsidRPr="00BF38C6" w:rsidRDefault="00F772B5" w:rsidP="00F772B5">
            <w:pPr>
              <w:pStyle w:val="CellBodyCentered"/>
              <w:rPr>
                <w:rFonts w:ascii="Arial Narrow" w:hAnsi="Arial Narrow"/>
                <w:color w:val="auto"/>
                <w:sz w:val="16"/>
                <w:szCs w:val="16"/>
                <w:lang w:val="ru-RU"/>
              </w:rPr>
            </w:pPr>
          </w:p>
          <w:p w14:paraId="62C16449" w14:textId="77777777" w:rsidR="00F772B5" w:rsidRPr="00BF38C6" w:rsidRDefault="00F772B5" w:rsidP="00F772B5">
            <w:pPr>
              <w:pStyle w:val="CellBodyCentered"/>
              <w:rPr>
                <w:rFonts w:ascii="Arial Narrow" w:hAnsi="Arial Narrow"/>
                <w:color w:val="auto"/>
                <w:sz w:val="16"/>
                <w:szCs w:val="16"/>
                <w:lang w:val="ru-RU"/>
              </w:rPr>
            </w:pPr>
          </w:p>
          <w:p w14:paraId="3031361D" w14:textId="77777777" w:rsidR="00F772B5" w:rsidRPr="00BF38C6" w:rsidRDefault="00F772B5" w:rsidP="00F772B5">
            <w:pPr>
              <w:pStyle w:val="CellBodyCentered"/>
              <w:rPr>
                <w:rFonts w:ascii="Arial Narrow" w:hAnsi="Arial Narrow"/>
                <w:color w:val="auto"/>
                <w:sz w:val="16"/>
                <w:szCs w:val="16"/>
                <w:lang w:val="ru-RU"/>
              </w:rPr>
            </w:pPr>
          </w:p>
          <w:p w14:paraId="6AF5B818" w14:textId="77777777" w:rsidR="00F772B5" w:rsidRPr="00BF38C6" w:rsidRDefault="00F772B5" w:rsidP="00F772B5">
            <w:pPr>
              <w:pStyle w:val="CellBodyCentered"/>
              <w:rPr>
                <w:rFonts w:ascii="Arial Narrow" w:hAnsi="Arial Narrow"/>
                <w:color w:val="auto"/>
                <w:sz w:val="16"/>
                <w:szCs w:val="16"/>
                <w:lang w:val="ru-RU"/>
              </w:rPr>
            </w:pPr>
          </w:p>
          <w:p w14:paraId="6FA46E72" w14:textId="77777777" w:rsidR="00F772B5" w:rsidRPr="00BF38C6" w:rsidRDefault="00F772B5" w:rsidP="00F772B5">
            <w:pPr>
              <w:pStyle w:val="CellBodyCentered"/>
              <w:rPr>
                <w:rFonts w:ascii="Arial Narrow" w:hAnsi="Arial Narrow"/>
                <w:color w:val="auto"/>
                <w:sz w:val="16"/>
                <w:szCs w:val="16"/>
                <w:lang w:val="ru-RU"/>
              </w:rPr>
            </w:pPr>
          </w:p>
          <w:p w14:paraId="122E03D4" w14:textId="77777777" w:rsidR="00F772B5" w:rsidRPr="00BF38C6" w:rsidRDefault="00F772B5" w:rsidP="00F772B5">
            <w:pPr>
              <w:pStyle w:val="CellBodyCentered"/>
              <w:rPr>
                <w:rFonts w:ascii="Arial Narrow" w:hAnsi="Arial Narrow"/>
                <w:color w:val="auto"/>
                <w:sz w:val="16"/>
                <w:szCs w:val="16"/>
                <w:lang w:val="ru-RU"/>
              </w:rPr>
            </w:pPr>
          </w:p>
          <w:p w14:paraId="0A558B99" w14:textId="77777777" w:rsidR="00F772B5" w:rsidRPr="00BF38C6" w:rsidRDefault="00F772B5" w:rsidP="00F772B5">
            <w:pPr>
              <w:pStyle w:val="CellBodyCentered"/>
              <w:rPr>
                <w:rFonts w:ascii="Arial Narrow" w:hAnsi="Arial Narrow"/>
                <w:color w:val="auto"/>
                <w:sz w:val="16"/>
                <w:szCs w:val="16"/>
                <w:lang w:val="ru-RU"/>
              </w:rPr>
            </w:pPr>
          </w:p>
          <w:p w14:paraId="0ED92D2C" w14:textId="77777777"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CA6BA7D" w14:textId="77777777" w:rsidR="00F772B5" w:rsidRPr="00BF38C6" w:rsidRDefault="00F772B5" w:rsidP="00F772B5">
            <w:pPr>
              <w:pStyle w:val="CellBodyCentered"/>
              <w:rPr>
                <w:rFonts w:ascii="Arial Narrow" w:hAnsi="Arial Narrow"/>
                <w:color w:val="auto"/>
                <w:sz w:val="16"/>
                <w:szCs w:val="16"/>
                <w:lang w:val="ru-RU"/>
              </w:rPr>
            </w:pPr>
          </w:p>
          <w:p w14:paraId="5442BA01" w14:textId="77777777" w:rsidR="00F772B5"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 xml:space="preserve">КЛАСС </w:t>
            </w:r>
          </w:p>
          <w:p w14:paraId="14D0BD85" w14:textId="1EE68850"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600</w:t>
            </w:r>
            <w:r>
              <w:rPr>
                <w:rFonts w:ascii="Arial Narrow" w:hAnsi="Arial Narrow" w:cs="Arial"/>
                <w:color w:val="auto"/>
                <w:sz w:val="16"/>
                <w:szCs w:val="16"/>
                <w:lang w:val="en-GB"/>
              </w:rPr>
              <w:t xml:space="preserve"> </w:t>
            </w:r>
            <w:r w:rsidRPr="00BF38C6">
              <w:rPr>
                <w:rFonts w:ascii="Arial Narrow" w:hAnsi="Arial Narrow" w:cs="Arial"/>
                <w:color w:val="auto"/>
                <w:sz w:val="16"/>
                <w:szCs w:val="16"/>
                <w:lang w:val="en-GB"/>
              </w:rPr>
              <w:t>RF</w:t>
            </w:r>
          </w:p>
          <w:p w14:paraId="27036385" w14:textId="77777777" w:rsidR="00F772B5" w:rsidRPr="00BF38C6" w:rsidRDefault="00F772B5" w:rsidP="00F772B5">
            <w:pPr>
              <w:pStyle w:val="CellBodyCentered"/>
              <w:rPr>
                <w:rFonts w:ascii="Arial Narrow" w:hAnsi="Arial Narrow" w:cs="Arial"/>
                <w:color w:val="auto"/>
                <w:sz w:val="16"/>
                <w:szCs w:val="16"/>
                <w:lang w:val="ru-RU"/>
              </w:rPr>
            </w:pPr>
          </w:p>
          <w:p w14:paraId="480DB4BD" w14:textId="77777777" w:rsidR="00F772B5" w:rsidRPr="00BF38C6" w:rsidRDefault="00F772B5" w:rsidP="00F772B5">
            <w:pPr>
              <w:pStyle w:val="CellBodyCentered"/>
              <w:rPr>
                <w:rFonts w:ascii="Arial Narrow" w:hAnsi="Arial Narrow" w:cs="Arial"/>
                <w:color w:val="auto"/>
                <w:sz w:val="16"/>
                <w:szCs w:val="16"/>
                <w:lang w:val="ru-RU"/>
              </w:rPr>
            </w:pPr>
          </w:p>
          <w:p w14:paraId="50DBA52E" w14:textId="77777777" w:rsidR="00F772B5" w:rsidRPr="00BF38C6" w:rsidRDefault="00F772B5" w:rsidP="00F772B5">
            <w:pPr>
              <w:pStyle w:val="CellBodyCentered"/>
              <w:rPr>
                <w:rFonts w:ascii="Arial Narrow" w:hAnsi="Arial Narrow" w:cs="Arial"/>
                <w:color w:val="auto"/>
                <w:sz w:val="16"/>
                <w:szCs w:val="16"/>
                <w:lang w:val="ru-RU"/>
              </w:rPr>
            </w:pPr>
          </w:p>
          <w:p w14:paraId="155CAC7B" w14:textId="77777777" w:rsidR="00F772B5" w:rsidRPr="00BF38C6" w:rsidRDefault="00F772B5" w:rsidP="00F772B5">
            <w:pPr>
              <w:pStyle w:val="CellBodyCentered"/>
              <w:rPr>
                <w:rFonts w:ascii="Arial Narrow" w:hAnsi="Arial Narrow" w:cs="Arial"/>
                <w:color w:val="auto"/>
                <w:sz w:val="16"/>
                <w:szCs w:val="16"/>
                <w:lang w:val="ru-RU"/>
              </w:rPr>
            </w:pPr>
          </w:p>
          <w:p w14:paraId="1F51AB33" w14:textId="77777777" w:rsidR="00F772B5" w:rsidRPr="00BF38C6" w:rsidRDefault="00F772B5" w:rsidP="00F772B5">
            <w:pPr>
              <w:pStyle w:val="CellBodyCentered"/>
              <w:rPr>
                <w:rFonts w:ascii="Arial Narrow" w:hAnsi="Arial Narrow" w:cs="Arial"/>
                <w:color w:val="auto"/>
                <w:sz w:val="16"/>
                <w:szCs w:val="16"/>
                <w:lang w:val="ru-RU"/>
              </w:rPr>
            </w:pPr>
          </w:p>
          <w:p w14:paraId="1B218611" w14:textId="77777777" w:rsidR="00F772B5" w:rsidRPr="00BF38C6" w:rsidRDefault="00F772B5" w:rsidP="00F772B5">
            <w:pPr>
              <w:pStyle w:val="CellBodyCentered"/>
              <w:rPr>
                <w:rFonts w:ascii="Arial Narrow" w:hAnsi="Arial Narrow" w:cs="Arial"/>
                <w:color w:val="auto"/>
                <w:sz w:val="16"/>
                <w:szCs w:val="16"/>
                <w:lang w:val="ru-RU"/>
              </w:rPr>
            </w:pPr>
          </w:p>
          <w:p w14:paraId="7020F90A" w14:textId="77777777" w:rsidR="00F772B5" w:rsidRPr="00BF38C6" w:rsidRDefault="00F772B5" w:rsidP="00F772B5">
            <w:pPr>
              <w:pStyle w:val="CellBodyCentered"/>
              <w:rPr>
                <w:rFonts w:ascii="Arial Narrow" w:hAnsi="Arial Narrow" w:cs="Arial"/>
                <w:color w:val="auto"/>
                <w:sz w:val="16"/>
                <w:szCs w:val="16"/>
                <w:lang w:val="ru-RU"/>
              </w:rPr>
            </w:pPr>
          </w:p>
          <w:p w14:paraId="3BFEDDAF" w14:textId="77777777" w:rsidR="00F772B5" w:rsidRPr="00BF38C6" w:rsidRDefault="00F772B5" w:rsidP="00F772B5">
            <w:pPr>
              <w:pStyle w:val="CellBodyCentered"/>
              <w:rPr>
                <w:rFonts w:ascii="Arial Narrow" w:hAnsi="Arial Narrow" w:cs="Arial"/>
                <w:color w:val="auto"/>
                <w:sz w:val="16"/>
                <w:szCs w:val="16"/>
                <w:lang w:val="ru-RU"/>
              </w:rPr>
            </w:pPr>
          </w:p>
          <w:p w14:paraId="3B8B4F87" w14:textId="77777777" w:rsidR="00F772B5" w:rsidRPr="00BF38C6" w:rsidRDefault="00F772B5" w:rsidP="00F772B5">
            <w:pPr>
              <w:pStyle w:val="CellBodyCentered"/>
              <w:rPr>
                <w:rFonts w:ascii="Arial Narrow" w:hAnsi="Arial Narrow" w:cs="Arial"/>
                <w:color w:val="auto"/>
                <w:sz w:val="16"/>
                <w:szCs w:val="16"/>
                <w:lang w:val="en-GB"/>
              </w:rPr>
            </w:pPr>
          </w:p>
          <w:p w14:paraId="6A76B66C" w14:textId="77777777" w:rsidR="00F772B5" w:rsidRPr="00BF38C6" w:rsidRDefault="00F772B5" w:rsidP="00F772B5">
            <w:pPr>
              <w:pStyle w:val="CellBodyCentered"/>
              <w:rPr>
                <w:rFonts w:ascii="Arial Narrow" w:hAnsi="Arial Narrow" w:cs="Arial"/>
                <w:color w:val="auto"/>
                <w:sz w:val="16"/>
                <w:szCs w:val="16"/>
                <w:lang w:val="en-GB"/>
              </w:rPr>
            </w:pPr>
          </w:p>
          <w:p w14:paraId="674138E7" w14:textId="77777777" w:rsidR="00F772B5" w:rsidRPr="00BF38C6" w:rsidRDefault="00F772B5" w:rsidP="00F772B5">
            <w:pPr>
              <w:pStyle w:val="CellBodyCentered"/>
              <w:rPr>
                <w:rFonts w:ascii="Arial Narrow" w:hAnsi="Arial Narrow" w:cs="Arial"/>
                <w:color w:val="auto"/>
                <w:sz w:val="16"/>
                <w:szCs w:val="16"/>
                <w:lang w:val="en-GB"/>
              </w:rPr>
            </w:pPr>
          </w:p>
          <w:p w14:paraId="4C30F6CB" w14:textId="77777777" w:rsidR="00F772B5" w:rsidRPr="00BF38C6" w:rsidRDefault="00F772B5" w:rsidP="00F772B5">
            <w:pPr>
              <w:pStyle w:val="CellBodyCentered"/>
              <w:rPr>
                <w:rFonts w:ascii="Arial Narrow" w:hAnsi="Arial Narrow" w:cs="Arial"/>
                <w:color w:val="auto"/>
                <w:sz w:val="16"/>
                <w:szCs w:val="16"/>
                <w:lang w:val="en-GB"/>
              </w:rPr>
            </w:pPr>
          </w:p>
          <w:p w14:paraId="0D78B3C6" w14:textId="77777777" w:rsidR="00F772B5" w:rsidRPr="00BF38C6" w:rsidRDefault="00F772B5" w:rsidP="00F772B5">
            <w:pPr>
              <w:pStyle w:val="CellBodyCentered"/>
              <w:rPr>
                <w:rFonts w:ascii="Arial Narrow" w:hAnsi="Arial Narrow" w:cs="Arial"/>
                <w:color w:val="auto"/>
                <w:sz w:val="16"/>
                <w:szCs w:val="16"/>
                <w:lang w:val="en-GB"/>
              </w:rPr>
            </w:pPr>
          </w:p>
          <w:p w14:paraId="6A95673A" w14:textId="77777777" w:rsidR="00F772B5" w:rsidRPr="00BF38C6" w:rsidRDefault="00F772B5" w:rsidP="00F772B5">
            <w:pPr>
              <w:pStyle w:val="CellBodyCentered"/>
              <w:rPr>
                <w:rFonts w:ascii="Arial Narrow" w:hAnsi="Arial Narrow" w:cs="Arial"/>
                <w:color w:val="auto"/>
                <w:sz w:val="16"/>
                <w:szCs w:val="16"/>
                <w:lang w:val="en-GB"/>
              </w:rPr>
            </w:pPr>
          </w:p>
          <w:p w14:paraId="00A61409" w14:textId="77777777" w:rsidR="00F772B5" w:rsidRPr="00BF38C6" w:rsidRDefault="00F772B5" w:rsidP="00F772B5">
            <w:pPr>
              <w:pStyle w:val="CellBodyCentered"/>
              <w:rPr>
                <w:rFonts w:ascii="Arial Narrow" w:hAnsi="Arial Narrow" w:cs="Arial"/>
                <w:color w:val="auto"/>
                <w:sz w:val="16"/>
                <w:szCs w:val="16"/>
                <w:lang w:val="en-GB"/>
              </w:rPr>
            </w:pPr>
          </w:p>
          <w:p w14:paraId="7E5B4953" w14:textId="77777777" w:rsidR="00F772B5" w:rsidRPr="00BF38C6" w:rsidRDefault="00F772B5" w:rsidP="00F772B5">
            <w:pPr>
              <w:pStyle w:val="CellBodyCentered"/>
              <w:rPr>
                <w:rFonts w:ascii="Arial Narrow" w:hAnsi="Arial Narrow" w:cs="Arial"/>
                <w:color w:val="auto"/>
                <w:sz w:val="16"/>
                <w:szCs w:val="16"/>
                <w:lang w:val="en-GB"/>
              </w:rPr>
            </w:pPr>
          </w:p>
          <w:p w14:paraId="0F18EDDE" w14:textId="77777777" w:rsidR="00F772B5" w:rsidRPr="00BF38C6" w:rsidRDefault="00F772B5" w:rsidP="00F772B5">
            <w:pPr>
              <w:pStyle w:val="CellBodyCentered"/>
              <w:rPr>
                <w:rFonts w:ascii="Arial Narrow" w:hAnsi="Arial Narrow" w:cs="Arial"/>
                <w:color w:val="auto"/>
                <w:sz w:val="16"/>
                <w:szCs w:val="16"/>
                <w:lang w:val="en-GB"/>
              </w:rPr>
            </w:pPr>
          </w:p>
          <w:p w14:paraId="4A6A0E47" w14:textId="77777777" w:rsidR="00F772B5" w:rsidRPr="00BF38C6" w:rsidRDefault="00F772B5" w:rsidP="00F772B5">
            <w:pPr>
              <w:pStyle w:val="CellBodyCentered"/>
              <w:rPr>
                <w:rFonts w:ascii="Arial Narrow" w:hAnsi="Arial Narrow" w:cs="Arial"/>
                <w:color w:val="auto"/>
                <w:sz w:val="16"/>
                <w:szCs w:val="16"/>
                <w:lang w:val="en-GB"/>
              </w:rPr>
            </w:pPr>
          </w:p>
          <w:p w14:paraId="61B28F36" w14:textId="77777777" w:rsidR="00F772B5" w:rsidRPr="00BF38C6" w:rsidRDefault="00F772B5" w:rsidP="00F772B5">
            <w:pPr>
              <w:pStyle w:val="CellBodyCentered"/>
              <w:rPr>
                <w:rFonts w:ascii="Arial Narrow" w:hAnsi="Arial Narrow" w:cs="Arial"/>
                <w:color w:val="auto"/>
                <w:sz w:val="16"/>
                <w:szCs w:val="16"/>
                <w:lang w:val="en-GB"/>
              </w:rPr>
            </w:pPr>
          </w:p>
          <w:p w14:paraId="1A2CE728" w14:textId="77777777" w:rsidR="00F772B5" w:rsidRPr="00BF38C6" w:rsidRDefault="00F772B5" w:rsidP="00F772B5">
            <w:pPr>
              <w:pStyle w:val="CellBodyCentered"/>
              <w:rPr>
                <w:rFonts w:ascii="Arial Narrow" w:hAnsi="Arial Narrow" w:cs="Arial"/>
                <w:color w:val="auto"/>
                <w:sz w:val="16"/>
                <w:szCs w:val="16"/>
                <w:lang w:val="en-GB"/>
              </w:rPr>
            </w:pPr>
          </w:p>
          <w:p w14:paraId="47ACA985" w14:textId="77777777" w:rsidR="00F772B5" w:rsidRPr="00BF38C6" w:rsidRDefault="00F772B5" w:rsidP="00F772B5">
            <w:pPr>
              <w:pStyle w:val="CellBodyCentered"/>
              <w:rPr>
                <w:rFonts w:ascii="Arial Narrow" w:hAnsi="Arial Narrow" w:cs="Arial"/>
                <w:color w:val="auto"/>
                <w:sz w:val="16"/>
                <w:szCs w:val="16"/>
                <w:lang w:val="en-GB"/>
              </w:rPr>
            </w:pPr>
          </w:p>
          <w:p w14:paraId="45F031CD" w14:textId="77777777" w:rsidR="00F772B5" w:rsidRPr="00BF38C6" w:rsidRDefault="00F772B5" w:rsidP="00F772B5">
            <w:pPr>
              <w:pStyle w:val="CellBodyCentered"/>
              <w:rPr>
                <w:rFonts w:ascii="Arial Narrow" w:hAnsi="Arial Narrow" w:cs="Arial"/>
                <w:color w:val="auto"/>
                <w:sz w:val="16"/>
                <w:szCs w:val="16"/>
                <w:lang w:val="en-GB"/>
              </w:rPr>
            </w:pPr>
          </w:p>
          <w:p w14:paraId="2AB36130" w14:textId="77777777" w:rsidR="00F772B5" w:rsidRPr="00BF38C6" w:rsidRDefault="00F772B5" w:rsidP="00F772B5">
            <w:pPr>
              <w:pStyle w:val="CellBodyCentered"/>
              <w:rPr>
                <w:rFonts w:ascii="Arial Narrow" w:hAnsi="Arial Narrow" w:cs="Arial"/>
                <w:color w:val="auto"/>
                <w:sz w:val="16"/>
                <w:szCs w:val="16"/>
                <w:lang w:val="en-GB"/>
              </w:rPr>
            </w:pPr>
          </w:p>
          <w:p w14:paraId="3EA42E80" w14:textId="77777777" w:rsidR="00F772B5" w:rsidRPr="00BF38C6" w:rsidRDefault="00F772B5" w:rsidP="00F772B5">
            <w:pPr>
              <w:pStyle w:val="CellBodyCentered"/>
              <w:rPr>
                <w:rFonts w:ascii="Arial Narrow" w:hAnsi="Arial Narrow" w:cs="Arial"/>
                <w:color w:val="auto"/>
                <w:sz w:val="16"/>
                <w:szCs w:val="16"/>
                <w:lang w:val="en-GB"/>
              </w:rPr>
            </w:pPr>
          </w:p>
          <w:p w14:paraId="5527A6AE" w14:textId="77777777" w:rsidR="00F772B5" w:rsidRPr="00BF38C6" w:rsidRDefault="00F772B5" w:rsidP="00F772B5">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6D32569F" w14:textId="77777777" w:rsidR="00F772B5" w:rsidRPr="00BF38C6" w:rsidRDefault="00F772B5" w:rsidP="00F772B5">
            <w:pPr>
              <w:pStyle w:val="CellBodyCentered"/>
              <w:rPr>
                <w:rFonts w:ascii="Arial Narrow" w:hAnsi="Arial Narrow"/>
                <w:color w:val="auto"/>
                <w:sz w:val="16"/>
                <w:szCs w:val="16"/>
              </w:rPr>
            </w:pPr>
          </w:p>
          <w:p w14:paraId="3F320F44" w14:textId="54EDA7D1"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+260 °C</w:t>
            </w:r>
          </w:p>
          <w:p w14:paraId="7E808721" w14:textId="77777777" w:rsidR="00F772B5" w:rsidRPr="00BF38C6" w:rsidRDefault="00F772B5" w:rsidP="00F772B5">
            <w:pPr>
              <w:pStyle w:val="CellBodyCentered"/>
              <w:rPr>
                <w:rFonts w:ascii="Arial Narrow" w:hAnsi="Arial Narrow" w:cs="Arial"/>
                <w:color w:val="auto"/>
                <w:sz w:val="16"/>
                <w:szCs w:val="16"/>
                <w:lang w:val="ru-RU"/>
              </w:rPr>
            </w:pPr>
          </w:p>
          <w:p w14:paraId="23CCFE9E" w14:textId="77777777" w:rsidR="00F772B5" w:rsidRPr="00BF38C6" w:rsidRDefault="00F772B5" w:rsidP="00F772B5">
            <w:pPr>
              <w:pStyle w:val="CellBodyCentered"/>
              <w:rPr>
                <w:rFonts w:ascii="Arial Narrow" w:hAnsi="Arial Narrow" w:cs="Arial"/>
                <w:color w:val="auto"/>
                <w:sz w:val="16"/>
                <w:szCs w:val="16"/>
                <w:lang w:val="ru-RU"/>
              </w:rPr>
            </w:pPr>
          </w:p>
          <w:p w14:paraId="0A50B02B" w14:textId="77777777" w:rsidR="00F772B5" w:rsidRPr="00BF38C6" w:rsidRDefault="00F772B5" w:rsidP="00F772B5">
            <w:pPr>
              <w:pStyle w:val="CellBodyCentered"/>
              <w:rPr>
                <w:rFonts w:ascii="Arial Narrow" w:hAnsi="Arial Narrow" w:cs="Arial"/>
                <w:color w:val="auto"/>
                <w:sz w:val="16"/>
                <w:szCs w:val="16"/>
                <w:lang w:val="ru-RU"/>
              </w:rPr>
            </w:pPr>
          </w:p>
          <w:p w14:paraId="54832102" w14:textId="77777777" w:rsidR="00F772B5" w:rsidRPr="00BF38C6" w:rsidRDefault="00F772B5" w:rsidP="00F772B5">
            <w:pPr>
              <w:pStyle w:val="CellBodyCentered"/>
              <w:rPr>
                <w:rFonts w:ascii="Arial Narrow" w:hAnsi="Arial Narrow" w:cs="Arial"/>
                <w:color w:val="auto"/>
                <w:sz w:val="16"/>
                <w:szCs w:val="16"/>
                <w:lang w:val="ru-RU"/>
              </w:rPr>
            </w:pPr>
          </w:p>
          <w:p w14:paraId="45963D31" w14:textId="77777777" w:rsidR="00F772B5" w:rsidRPr="00BF38C6" w:rsidRDefault="00F772B5" w:rsidP="00F772B5">
            <w:pPr>
              <w:pStyle w:val="CellBodyCentered"/>
              <w:rPr>
                <w:rFonts w:ascii="Arial Narrow" w:hAnsi="Arial Narrow" w:cs="Arial"/>
                <w:color w:val="auto"/>
                <w:sz w:val="16"/>
                <w:szCs w:val="16"/>
                <w:lang w:val="ru-RU"/>
              </w:rPr>
            </w:pPr>
          </w:p>
          <w:p w14:paraId="2FB6571F" w14:textId="77777777" w:rsidR="00F772B5" w:rsidRPr="00BF38C6" w:rsidRDefault="00F772B5" w:rsidP="00F772B5">
            <w:pPr>
              <w:pStyle w:val="CellBodyCentered"/>
              <w:rPr>
                <w:rFonts w:ascii="Arial Narrow" w:hAnsi="Arial Narrow" w:cs="Arial"/>
                <w:color w:val="auto"/>
                <w:sz w:val="16"/>
                <w:szCs w:val="16"/>
                <w:lang w:val="ru-RU"/>
              </w:rPr>
            </w:pPr>
          </w:p>
          <w:p w14:paraId="0138FD55" w14:textId="77777777" w:rsidR="00F772B5" w:rsidRPr="00BF38C6" w:rsidRDefault="00F772B5" w:rsidP="00F772B5">
            <w:pPr>
              <w:pStyle w:val="CellBodyCentered"/>
              <w:rPr>
                <w:rFonts w:ascii="Arial Narrow" w:hAnsi="Arial Narrow" w:cs="Arial"/>
                <w:color w:val="auto"/>
                <w:sz w:val="16"/>
                <w:szCs w:val="16"/>
                <w:lang w:val="ru-RU"/>
              </w:rPr>
            </w:pPr>
          </w:p>
          <w:p w14:paraId="025B5AC8" w14:textId="77777777" w:rsidR="00F772B5" w:rsidRPr="00BF38C6" w:rsidRDefault="00F772B5" w:rsidP="00F772B5">
            <w:pPr>
              <w:pStyle w:val="CellBodyCentered"/>
              <w:rPr>
                <w:rFonts w:ascii="Arial Narrow" w:hAnsi="Arial Narrow" w:cs="Arial"/>
                <w:color w:val="auto"/>
                <w:sz w:val="16"/>
                <w:szCs w:val="16"/>
                <w:lang w:val="ru-RU"/>
              </w:rPr>
            </w:pPr>
          </w:p>
          <w:p w14:paraId="05B66747" w14:textId="77777777" w:rsidR="00F772B5" w:rsidRPr="00BF38C6" w:rsidRDefault="00F772B5" w:rsidP="00F772B5">
            <w:pPr>
              <w:pStyle w:val="CellBodyCentered"/>
              <w:rPr>
                <w:rFonts w:ascii="Arial Narrow" w:hAnsi="Arial Narrow" w:cs="Arial"/>
                <w:color w:val="auto"/>
                <w:sz w:val="16"/>
                <w:szCs w:val="16"/>
                <w:lang w:val="ru-RU"/>
              </w:rPr>
            </w:pPr>
          </w:p>
          <w:p w14:paraId="41A4CBBF" w14:textId="77777777" w:rsidR="00F772B5" w:rsidRPr="00BF38C6" w:rsidRDefault="00F772B5" w:rsidP="00F772B5">
            <w:pPr>
              <w:pStyle w:val="CellBodyCentered"/>
              <w:rPr>
                <w:rFonts w:ascii="Arial Narrow" w:hAnsi="Arial Narrow" w:cs="Arial"/>
                <w:color w:val="auto"/>
                <w:sz w:val="16"/>
                <w:szCs w:val="16"/>
                <w:lang w:val="ru-RU"/>
              </w:rPr>
            </w:pPr>
          </w:p>
          <w:p w14:paraId="6A292B62" w14:textId="77777777" w:rsidR="00F772B5" w:rsidRPr="00BF38C6" w:rsidRDefault="00F772B5" w:rsidP="00F772B5">
            <w:pPr>
              <w:pStyle w:val="CellBodyCentered"/>
              <w:rPr>
                <w:rFonts w:ascii="Arial Narrow" w:hAnsi="Arial Narrow" w:cs="Arial"/>
                <w:color w:val="auto"/>
                <w:sz w:val="16"/>
                <w:szCs w:val="16"/>
                <w:lang w:val="ru-RU"/>
              </w:rPr>
            </w:pPr>
          </w:p>
          <w:p w14:paraId="48723CE5" w14:textId="77777777" w:rsidR="00F772B5" w:rsidRPr="00BF38C6" w:rsidRDefault="00F772B5" w:rsidP="00F772B5">
            <w:pPr>
              <w:pStyle w:val="CellBodyCentered"/>
              <w:rPr>
                <w:rFonts w:ascii="Arial Narrow" w:hAnsi="Arial Narrow" w:cs="Arial"/>
                <w:color w:val="auto"/>
                <w:sz w:val="16"/>
                <w:szCs w:val="16"/>
                <w:lang w:val="ru-RU"/>
              </w:rPr>
            </w:pPr>
          </w:p>
          <w:p w14:paraId="6197056A" w14:textId="77777777" w:rsidR="00F772B5" w:rsidRPr="00BF38C6" w:rsidRDefault="00F772B5" w:rsidP="00F772B5">
            <w:pPr>
              <w:pStyle w:val="CellBodyCentered"/>
              <w:rPr>
                <w:rFonts w:ascii="Arial Narrow" w:hAnsi="Arial Narrow" w:cs="Arial"/>
                <w:color w:val="auto"/>
                <w:sz w:val="16"/>
                <w:szCs w:val="16"/>
                <w:lang w:val="ru-RU"/>
              </w:rPr>
            </w:pPr>
          </w:p>
          <w:p w14:paraId="79B7A6BF" w14:textId="77777777" w:rsidR="00F772B5" w:rsidRPr="00BF38C6" w:rsidRDefault="00F772B5" w:rsidP="00F772B5">
            <w:pPr>
              <w:pStyle w:val="CellBodyCentered"/>
              <w:rPr>
                <w:rFonts w:ascii="Arial Narrow" w:hAnsi="Arial Narrow" w:cs="Arial"/>
                <w:color w:val="auto"/>
                <w:sz w:val="16"/>
                <w:szCs w:val="16"/>
                <w:lang w:val="ru-RU"/>
              </w:rPr>
            </w:pPr>
          </w:p>
          <w:p w14:paraId="1584D52A" w14:textId="77777777" w:rsidR="00F772B5" w:rsidRPr="00BF38C6" w:rsidRDefault="00F772B5" w:rsidP="00F772B5">
            <w:pPr>
              <w:pStyle w:val="CellBodyCentered"/>
              <w:rPr>
                <w:rFonts w:ascii="Arial Narrow" w:hAnsi="Arial Narrow" w:cs="Arial"/>
                <w:color w:val="auto"/>
                <w:sz w:val="16"/>
                <w:szCs w:val="16"/>
                <w:lang w:val="ru-RU"/>
              </w:rPr>
            </w:pPr>
          </w:p>
          <w:p w14:paraId="23F275C4" w14:textId="77777777" w:rsidR="00F772B5" w:rsidRPr="00BF38C6" w:rsidRDefault="00F772B5" w:rsidP="00F772B5">
            <w:pPr>
              <w:pStyle w:val="CellBodyCentered"/>
              <w:rPr>
                <w:rFonts w:ascii="Arial Narrow" w:hAnsi="Arial Narrow" w:cs="Arial"/>
                <w:color w:val="auto"/>
                <w:sz w:val="16"/>
                <w:szCs w:val="16"/>
                <w:lang w:val="ru-RU"/>
              </w:rPr>
            </w:pPr>
          </w:p>
          <w:p w14:paraId="279C9AF3" w14:textId="77777777" w:rsidR="00F772B5" w:rsidRPr="00BF38C6" w:rsidRDefault="00F772B5" w:rsidP="00F772B5">
            <w:pPr>
              <w:pStyle w:val="CellBodyCentered"/>
              <w:rPr>
                <w:rFonts w:ascii="Arial Narrow" w:hAnsi="Arial Narrow" w:cs="Arial"/>
                <w:color w:val="auto"/>
                <w:sz w:val="16"/>
                <w:szCs w:val="16"/>
                <w:lang w:val="ru-RU"/>
              </w:rPr>
            </w:pPr>
          </w:p>
          <w:p w14:paraId="3DF11F57" w14:textId="77777777" w:rsidR="00F772B5" w:rsidRPr="00BF38C6" w:rsidRDefault="00F772B5" w:rsidP="00F772B5">
            <w:pPr>
              <w:pStyle w:val="CellBodyCentered"/>
              <w:rPr>
                <w:rFonts w:ascii="Arial Narrow" w:hAnsi="Arial Narrow" w:cs="Arial"/>
                <w:color w:val="auto"/>
                <w:sz w:val="16"/>
                <w:szCs w:val="16"/>
                <w:lang w:val="ru-RU"/>
              </w:rPr>
            </w:pPr>
          </w:p>
          <w:p w14:paraId="664C15E2" w14:textId="77777777" w:rsidR="00F772B5" w:rsidRPr="00BF38C6" w:rsidRDefault="00F772B5" w:rsidP="00F772B5">
            <w:pPr>
              <w:pStyle w:val="CellBodyCentered"/>
              <w:rPr>
                <w:rFonts w:ascii="Arial Narrow" w:hAnsi="Arial Narrow" w:cs="Arial"/>
                <w:color w:val="auto"/>
                <w:sz w:val="16"/>
                <w:szCs w:val="16"/>
                <w:lang w:val="ru-RU"/>
              </w:rPr>
            </w:pPr>
          </w:p>
          <w:p w14:paraId="0FF071AC" w14:textId="77777777" w:rsidR="00F772B5" w:rsidRPr="00BF38C6" w:rsidRDefault="00F772B5" w:rsidP="00F772B5">
            <w:pPr>
              <w:pStyle w:val="CellBodyCentered"/>
              <w:rPr>
                <w:rFonts w:ascii="Arial Narrow" w:hAnsi="Arial Narrow" w:cs="Arial"/>
                <w:color w:val="auto"/>
                <w:sz w:val="16"/>
                <w:szCs w:val="16"/>
                <w:lang w:val="ru-RU"/>
              </w:rPr>
            </w:pPr>
          </w:p>
          <w:p w14:paraId="16457C8C" w14:textId="77777777" w:rsidR="00F772B5" w:rsidRPr="00BF38C6" w:rsidRDefault="00F772B5" w:rsidP="00F772B5">
            <w:pPr>
              <w:pStyle w:val="CellBodyCentered"/>
              <w:rPr>
                <w:rFonts w:ascii="Arial Narrow" w:hAnsi="Arial Narrow" w:cs="Arial"/>
                <w:color w:val="auto"/>
                <w:sz w:val="16"/>
                <w:szCs w:val="16"/>
                <w:lang w:val="ru-RU"/>
              </w:rPr>
            </w:pPr>
          </w:p>
          <w:p w14:paraId="02C7CF05" w14:textId="77777777" w:rsidR="00F772B5" w:rsidRPr="00BF38C6" w:rsidRDefault="00F772B5" w:rsidP="00F772B5">
            <w:pPr>
              <w:pStyle w:val="CellBodyCentered"/>
              <w:rPr>
                <w:rFonts w:ascii="Arial Narrow" w:hAnsi="Arial Narrow" w:cs="Arial"/>
                <w:color w:val="auto"/>
                <w:sz w:val="16"/>
                <w:szCs w:val="16"/>
                <w:lang w:val="ru-RU"/>
              </w:rPr>
            </w:pPr>
          </w:p>
          <w:p w14:paraId="465DA338" w14:textId="77777777" w:rsidR="00F772B5" w:rsidRPr="00BF38C6" w:rsidRDefault="00F772B5" w:rsidP="00F772B5">
            <w:pPr>
              <w:pStyle w:val="CellBodyCentered"/>
              <w:rPr>
                <w:rFonts w:ascii="Arial Narrow" w:hAnsi="Arial Narrow" w:cs="Arial"/>
                <w:color w:val="auto"/>
                <w:sz w:val="16"/>
                <w:szCs w:val="16"/>
                <w:lang w:val="ru-RU"/>
              </w:rPr>
            </w:pPr>
          </w:p>
          <w:p w14:paraId="114B823A" w14:textId="77777777" w:rsidR="00F772B5" w:rsidRPr="00BF38C6" w:rsidRDefault="00F772B5" w:rsidP="00F772B5">
            <w:pPr>
              <w:pStyle w:val="CellBodyCentered"/>
              <w:rPr>
                <w:rFonts w:ascii="Arial Narrow" w:hAnsi="Arial Narrow" w:cs="Arial"/>
                <w:color w:val="auto"/>
                <w:sz w:val="16"/>
                <w:szCs w:val="16"/>
                <w:lang w:val="ru-RU"/>
              </w:rPr>
            </w:pPr>
          </w:p>
          <w:p w14:paraId="4EA09380" w14:textId="77777777" w:rsidR="00F772B5" w:rsidRPr="00BF38C6" w:rsidRDefault="00F772B5" w:rsidP="00F772B5">
            <w:pPr>
              <w:pStyle w:val="CellBodyCentered"/>
              <w:rPr>
                <w:rFonts w:ascii="Arial Narrow" w:hAnsi="Arial Narrow" w:cs="Arial"/>
                <w:color w:val="auto"/>
                <w:sz w:val="16"/>
                <w:szCs w:val="16"/>
                <w:lang w:val="ru-RU"/>
              </w:rPr>
            </w:pPr>
          </w:p>
          <w:p w14:paraId="01478692" w14:textId="77777777" w:rsidR="00F772B5" w:rsidRPr="00BF38C6" w:rsidRDefault="00F772B5" w:rsidP="00F772B5">
            <w:pPr>
              <w:pStyle w:val="CellBodyCentered"/>
              <w:rPr>
                <w:rFonts w:ascii="Arial Narrow" w:hAnsi="Arial Narrow" w:cs="Arial"/>
                <w:color w:val="auto"/>
                <w:sz w:val="16"/>
                <w:szCs w:val="16"/>
                <w:lang w:val="ru-RU"/>
              </w:rPr>
            </w:pPr>
          </w:p>
          <w:p w14:paraId="30024630" w14:textId="77777777" w:rsidR="00F772B5" w:rsidRPr="00BF38C6" w:rsidRDefault="00F772B5" w:rsidP="00F772B5">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624B6D4A" w14:textId="77777777" w:rsidR="00F772B5" w:rsidRPr="00BF38C6" w:rsidRDefault="00F772B5" w:rsidP="00F772B5">
            <w:pPr>
              <w:pStyle w:val="CellBody"/>
              <w:rPr>
                <w:rFonts w:ascii="Arial Narrow" w:hAnsi="Arial Narrow"/>
                <w:color w:val="auto"/>
                <w:sz w:val="16"/>
                <w:szCs w:val="16"/>
                <w:u w:val="single"/>
                <w:lang w:val="ru-RU"/>
                <w:rPrChange w:id="2130" w:author="Zhunisbayev, Olzhasbek A [Bolashak Atyrau Limited]" w:date="2022-06-06T22:35:00Z">
                  <w:rPr>
                    <w:rFonts w:ascii="Arial" w:hAnsi="Arial"/>
                    <w:color w:val="auto"/>
                    <w:sz w:val="16"/>
                    <w:u w:val="single"/>
                  </w:rPr>
                </w:rPrChange>
              </w:rPr>
            </w:pPr>
          </w:p>
          <w:p w14:paraId="4DA7D55D"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116FFFD5" w14:textId="33CE0932"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102,1 бар (изб.)</w:t>
            </w:r>
          </w:p>
          <w:p w14:paraId="10B640CF" w14:textId="41BE168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100,2 </w:t>
            </w:r>
            <w:r w:rsidRPr="00BF38C6">
              <w:rPr>
                <w:rFonts w:ascii="Arial Narrow" w:hAnsi="Arial Narrow"/>
                <w:color w:val="auto"/>
                <w:sz w:val="16"/>
                <w:szCs w:val="16"/>
                <w:lang w:val="ru-RU"/>
              </w:rPr>
              <w:t>бар (изб.)</w:t>
            </w:r>
          </w:p>
          <w:p w14:paraId="3AE1020B" w14:textId="65465AD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93,2 </w:t>
            </w:r>
            <w:r w:rsidRPr="00BF38C6">
              <w:rPr>
                <w:rFonts w:ascii="Arial Narrow" w:hAnsi="Arial Narrow"/>
                <w:color w:val="auto"/>
                <w:sz w:val="16"/>
                <w:szCs w:val="16"/>
                <w:lang w:val="ru-RU"/>
              </w:rPr>
              <w:t>бар (изб.)</w:t>
            </w:r>
          </w:p>
          <w:p w14:paraId="6518265A" w14:textId="3456C4F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90,2 </w:t>
            </w:r>
            <w:r w:rsidRPr="00BF38C6">
              <w:rPr>
                <w:rFonts w:ascii="Arial Narrow" w:hAnsi="Arial Narrow"/>
                <w:color w:val="auto"/>
                <w:sz w:val="16"/>
                <w:szCs w:val="16"/>
                <w:lang w:val="ru-RU"/>
              </w:rPr>
              <w:t>бар (изб.)</w:t>
            </w:r>
          </w:p>
          <w:p w14:paraId="6A843A09" w14:textId="22612D6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87,6 </w:t>
            </w:r>
            <w:r w:rsidRPr="00BF38C6">
              <w:rPr>
                <w:rFonts w:ascii="Arial Narrow" w:hAnsi="Arial Narrow"/>
                <w:color w:val="auto"/>
                <w:sz w:val="16"/>
                <w:szCs w:val="16"/>
                <w:lang w:val="ru-RU"/>
              </w:rPr>
              <w:t>бар (изб.)</w:t>
            </w:r>
          </w:p>
          <w:p w14:paraId="6DB36853" w14:textId="4DA88FAC"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83,9 </w:t>
            </w:r>
            <w:r w:rsidRPr="00BF38C6">
              <w:rPr>
                <w:rFonts w:ascii="Arial Narrow" w:hAnsi="Arial Narrow"/>
                <w:color w:val="auto"/>
                <w:sz w:val="16"/>
                <w:szCs w:val="16"/>
                <w:lang w:val="ru-RU"/>
              </w:rPr>
              <w:t>бар (изб.)</w:t>
            </w:r>
          </w:p>
          <w:p w14:paraId="16B61810" w14:textId="7ABBDEC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260 °</w:t>
            </w:r>
            <w:r w:rsidRPr="00BF38C6">
              <w:rPr>
                <w:rFonts w:ascii="Arial Narrow" w:hAnsi="Arial Narrow"/>
                <w:snapToGrid w:val="0"/>
                <w:color w:val="auto"/>
                <w:sz w:val="16"/>
                <w:szCs w:val="16"/>
                <w:lang w:val="ru-RU"/>
              </w:rPr>
              <w:t xml:space="preserve">C = 83,0 </w:t>
            </w:r>
            <w:r w:rsidRPr="00BF38C6">
              <w:rPr>
                <w:rFonts w:ascii="Arial Narrow" w:hAnsi="Arial Narrow"/>
                <w:color w:val="auto"/>
                <w:sz w:val="16"/>
                <w:szCs w:val="16"/>
                <w:lang w:val="ru-RU"/>
              </w:rPr>
              <w:t>бар (изб.)</w:t>
            </w:r>
          </w:p>
          <w:p w14:paraId="62C5E478" w14:textId="77777777" w:rsidR="00F772B5" w:rsidRPr="00BF38C6" w:rsidRDefault="00F772B5" w:rsidP="00F772B5">
            <w:pPr>
              <w:pStyle w:val="CellBody"/>
              <w:rPr>
                <w:rFonts w:ascii="Arial Narrow" w:hAnsi="Arial Narrow" w:cs="Arial"/>
                <w:color w:val="auto"/>
                <w:sz w:val="16"/>
                <w:szCs w:val="16"/>
                <w:lang w:val="ru-RU"/>
              </w:rPr>
            </w:pPr>
          </w:p>
          <w:p w14:paraId="5CDAB472" w14:textId="527CA7F5" w:rsidR="00F772B5" w:rsidRPr="00BF38C6" w:rsidRDefault="00F772B5" w:rsidP="00F772B5">
            <w:pPr>
              <w:pStyle w:val="CellBody"/>
              <w:rPr>
                <w:rFonts w:ascii="Arial Narrow" w:hAnsi="Arial Narrow" w:cs="Arial"/>
                <w:color w:val="auto"/>
                <w:sz w:val="16"/>
                <w:szCs w:val="16"/>
                <w:lang w:val="ru-RU"/>
              </w:rPr>
            </w:pPr>
          </w:p>
          <w:p w14:paraId="4D4965FC" w14:textId="77777777" w:rsidR="00F772B5" w:rsidRPr="00BF38C6" w:rsidRDefault="00F772B5" w:rsidP="00F772B5">
            <w:pPr>
              <w:pStyle w:val="CellBody"/>
              <w:rPr>
                <w:rFonts w:ascii="Arial Narrow" w:hAnsi="Arial Narrow" w:cs="Arial"/>
                <w:color w:val="auto"/>
                <w:sz w:val="16"/>
                <w:szCs w:val="16"/>
                <w:lang w:val="ru-RU"/>
              </w:rPr>
            </w:pPr>
          </w:p>
          <w:p w14:paraId="13DA55F5" w14:textId="77777777" w:rsidR="00F772B5" w:rsidRPr="00BF38C6" w:rsidRDefault="00F772B5" w:rsidP="00F772B5">
            <w:pPr>
              <w:pStyle w:val="CellBody"/>
              <w:rPr>
                <w:rFonts w:ascii="Arial Narrow" w:hAnsi="Arial Narrow" w:cs="Arial"/>
                <w:color w:val="auto"/>
                <w:sz w:val="16"/>
                <w:szCs w:val="16"/>
                <w:lang w:val="ru-RU"/>
              </w:rPr>
            </w:pPr>
          </w:p>
          <w:p w14:paraId="3A205093" w14:textId="77777777" w:rsidR="00F772B5" w:rsidRPr="00BF38C6" w:rsidRDefault="00F772B5" w:rsidP="00F772B5">
            <w:pPr>
              <w:pStyle w:val="CellBody"/>
              <w:rPr>
                <w:rFonts w:ascii="Arial Narrow" w:hAnsi="Arial Narrow" w:cs="Arial"/>
                <w:color w:val="auto"/>
                <w:sz w:val="16"/>
                <w:szCs w:val="16"/>
                <w:lang w:val="ru-RU"/>
              </w:rPr>
            </w:pPr>
          </w:p>
          <w:p w14:paraId="04BFF691" w14:textId="77777777" w:rsidR="00F772B5" w:rsidRPr="00BF38C6" w:rsidRDefault="00F772B5" w:rsidP="00F772B5">
            <w:pPr>
              <w:pStyle w:val="CellBody"/>
              <w:rPr>
                <w:rFonts w:ascii="Arial Narrow" w:hAnsi="Arial Narrow" w:cs="Arial"/>
                <w:color w:val="auto"/>
                <w:sz w:val="16"/>
                <w:szCs w:val="16"/>
                <w:lang w:val="ru-RU"/>
              </w:rPr>
            </w:pPr>
          </w:p>
          <w:p w14:paraId="5362C003" w14:textId="77777777" w:rsidR="00F772B5" w:rsidRPr="00BF38C6" w:rsidRDefault="00F772B5" w:rsidP="00F772B5">
            <w:pPr>
              <w:pStyle w:val="CellBody"/>
              <w:rPr>
                <w:rFonts w:ascii="Arial Narrow" w:hAnsi="Arial Narrow" w:cs="Arial"/>
                <w:color w:val="auto"/>
                <w:sz w:val="16"/>
                <w:szCs w:val="16"/>
                <w:lang w:val="ru-RU"/>
              </w:rPr>
            </w:pPr>
          </w:p>
          <w:p w14:paraId="0E6D1ACB" w14:textId="77777777" w:rsidR="00F772B5" w:rsidRPr="00BF38C6" w:rsidRDefault="00F772B5" w:rsidP="00F772B5">
            <w:pPr>
              <w:pStyle w:val="CellBody"/>
              <w:rPr>
                <w:rFonts w:ascii="Arial Narrow" w:hAnsi="Arial Narrow" w:cs="Arial"/>
                <w:color w:val="auto"/>
                <w:sz w:val="16"/>
                <w:szCs w:val="16"/>
                <w:lang w:val="ru-RU"/>
              </w:rPr>
            </w:pPr>
          </w:p>
          <w:p w14:paraId="0AA9A036" w14:textId="77777777" w:rsidR="00F772B5" w:rsidRPr="00BF38C6" w:rsidRDefault="00F772B5" w:rsidP="00F772B5">
            <w:pPr>
              <w:pStyle w:val="CellBody"/>
              <w:rPr>
                <w:rFonts w:ascii="Arial Narrow" w:hAnsi="Arial Narrow" w:cs="Arial"/>
                <w:color w:val="auto"/>
                <w:sz w:val="16"/>
                <w:szCs w:val="16"/>
                <w:lang w:val="ru-RU"/>
              </w:rPr>
            </w:pPr>
          </w:p>
          <w:p w14:paraId="2873EF84" w14:textId="77777777" w:rsidR="00F772B5" w:rsidRPr="00BF38C6" w:rsidRDefault="00F772B5" w:rsidP="00F772B5">
            <w:pPr>
              <w:pStyle w:val="CellBody"/>
              <w:rPr>
                <w:rFonts w:ascii="Arial Narrow" w:hAnsi="Arial Narrow" w:cs="Arial"/>
                <w:color w:val="auto"/>
                <w:sz w:val="16"/>
                <w:szCs w:val="16"/>
                <w:lang w:val="ru-RU"/>
              </w:rPr>
            </w:pPr>
          </w:p>
          <w:p w14:paraId="02B861C4" w14:textId="77777777" w:rsidR="00F772B5" w:rsidRPr="00BF38C6" w:rsidRDefault="00F772B5" w:rsidP="00F772B5">
            <w:pPr>
              <w:pStyle w:val="CellBody"/>
              <w:rPr>
                <w:rFonts w:ascii="Arial Narrow" w:hAnsi="Arial Narrow" w:cs="Arial"/>
                <w:color w:val="auto"/>
                <w:sz w:val="16"/>
                <w:szCs w:val="16"/>
                <w:lang w:val="ru-RU"/>
              </w:rPr>
            </w:pPr>
          </w:p>
          <w:p w14:paraId="768B4244" w14:textId="77777777" w:rsidR="00F772B5" w:rsidRPr="00BF38C6" w:rsidRDefault="00F772B5" w:rsidP="00F772B5">
            <w:pPr>
              <w:pStyle w:val="CellBody"/>
              <w:rPr>
                <w:rFonts w:ascii="Arial Narrow" w:hAnsi="Arial Narrow" w:cs="Arial"/>
                <w:color w:val="auto"/>
                <w:sz w:val="16"/>
                <w:szCs w:val="16"/>
                <w:lang w:val="ru-RU"/>
              </w:rPr>
            </w:pPr>
          </w:p>
          <w:p w14:paraId="577A0F09" w14:textId="77777777" w:rsidR="00F772B5" w:rsidRPr="00BF38C6" w:rsidRDefault="00F772B5" w:rsidP="00F772B5">
            <w:pPr>
              <w:pStyle w:val="CellBody"/>
              <w:rPr>
                <w:rFonts w:ascii="Arial Narrow" w:hAnsi="Arial Narrow" w:cs="Arial"/>
                <w:color w:val="auto"/>
                <w:sz w:val="16"/>
                <w:szCs w:val="16"/>
                <w:lang w:val="ru-RU"/>
              </w:rPr>
            </w:pPr>
          </w:p>
          <w:p w14:paraId="009F9F12" w14:textId="77777777" w:rsidR="00F772B5" w:rsidRPr="00BF38C6" w:rsidRDefault="00F772B5" w:rsidP="00F772B5">
            <w:pPr>
              <w:pStyle w:val="CellBody"/>
              <w:rPr>
                <w:rFonts w:ascii="Arial Narrow" w:hAnsi="Arial Narrow" w:cs="Arial"/>
                <w:color w:val="auto"/>
                <w:sz w:val="16"/>
                <w:szCs w:val="16"/>
                <w:lang w:val="ru-RU"/>
              </w:rPr>
            </w:pPr>
          </w:p>
          <w:p w14:paraId="06A61E01" w14:textId="77777777" w:rsidR="00F772B5" w:rsidRPr="00BF38C6" w:rsidRDefault="00F772B5" w:rsidP="00F772B5">
            <w:pPr>
              <w:pStyle w:val="CellBody"/>
              <w:rPr>
                <w:rFonts w:ascii="Arial Narrow" w:hAnsi="Arial Narrow" w:cs="Arial"/>
                <w:color w:val="auto"/>
                <w:sz w:val="16"/>
                <w:szCs w:val="16"/>
                <w:lang w:val="ru-RU"/>
              </w:rPr>
            </w:pPr>
          </w:p>
          <w:p w14:paraId="2DD9C323" w14:textId="77777777"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161FF296" w14:textId="77777777" w:rsidR="00F772B5" w:rsidRPr="00BF38C6" w:rsidRDefault="00F772B5" w:rsidP="00F772B5">
            <w:pPr>
              <w:pStyle w:val="CellBodyCentered"/>
              <w:rPr>
                <w:rFonts w:ascii="Arial Narrow" w:hAnsi="Arial Narrow" w:cs="Arial"/>
                <w:color w:val="auto"/>
                <w:sz w:val="16"/>
                <w:szCs w:val="16"/>
                <w:lang w:val="ru-RU"/>
                <w:rPrChange w:id="2131" w:author="Zhunisbayev, Olzhasbek A [Bolashak Atyrau Limited]" w:date="2022-06-06T22:35:00Z">
                  <w:rPr>
                    <w:rFonts w:ascii="Arial" w:hAnsi="Arial" w:cs="Arial"/>
                    <w:color w:val="auto"/>
                    <w:sz w:val="16"/>
                    <w:szCs w:val="16"/>
                  </w:rPr>
                </w:rPrChange>
              </w:rPr>
            </w:pPr>
          </w:p>
          <w:p w14:paraId="62AA2903"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ДА</w:t>
            </w:r>
          </w:p>
          <w:p w14:paraId="34F44958" w14:textId="77777777" w:rsidR="00F772B5" w:rsidRPr="00BF38C6" w:rsidRDefault="00F772B5" w:rsidP="00F772B5">
            <w:pPr>
              <w:pStyle w:val="CellBodyCentered"/>
              <w:rPr>
                <w:rFonts w:ascii="Arial Narrow" w:hAnsi="Arial Narrow" w:cs="Arial"/>
                <w:color w:val="auto"/>
                <w:sz w:val="16"/>
                <w:szCs w:val="16"/>
                <w:lang w:val="ru-RU"/>
              </w:rPr>
            </w:pPr>
          </w:p>
          <w:p w14:paraId="1AAE90AF" w14:textId="77777777" w:rsidR="00F772B5" w:rsidRPr="00BF38C6" w:rsidRDefault="00F772B5" w:rsidP="00F772B5">
            <w:pPr>
              <w:pStyle w:val="CellBodyCentered"/>
              <w:rPr>
                <w:rFonts w:ascii="Arial Narrow" w:hAnsi="Arial Narrow" w:cs="Arial"/>
                <w:color w:val="auto"/>
                <w:sz w:val="16"/>
                <w:szCs w:val="16"/>
                <w:lang w:val="ru-RU"/>
              </w:rPr>
            </w:pPr>
          </w:p>
          <w:p w14:paraId="35F149A4" w14:textId="77777777" w:rsidR="00F772B5" w:rsidRPr="00BF38C6" w:rsidRDefault="00F772B5" w:rsidP="00F772B5">
            <w:pPr>
              <w:pStyle w:val="CellBodyCentered"/>
              <w:rPr>
                <w:rFonts w:ascii="Arial Narrow" w:hAnsi="Arial Narrow" w:cs="Arial"/>
                <w:color w:val="auto"/>
                <w:sz w:val="16"/>
                <w:szCs w:val="16"/>
                <w:lang w:val="ru-RU"/>
              </w:rPr>
            </w:pPr>
          </w:p>
          <w:p w14:paraId="04A2D7AC" w14:textId="77777777" w:rsidR="00F772B5" w:rsidRPr="00BF38C6" w:rsidRDefault="00F772B5" w:rsidP="00F772B5">
            <w:pPr>
              <w:pStyle w:val="CellBodyCentered"/>
              <w:rPr>
                <w:rFonts w:ascii="Arial Narrow" w:hAnsi="Arial Narrow" w:cs="Arial"/>
                <w:color w:val="auto"/>
                <w:sz w:val="16"/>
                <w:szCs w:val="16"/>
                <w:lang w:val="ru-RU"/>
              </w:rPr>
            </w:pPr>
          </w:p>
          <w:p w14:paraId="763892B6" w14:textId="77777777" w:rsidR="00F772B5" w:rsidRPr="00BF38C6" w:rsidRDefault="00F772B5" w:rsidP="00F772B5">
            <w:pPr>
              <w:pStyle w:val="CellBodyCentered"/>
              <w:rPr>
                <w:rFonts w:ascii="Arial Narrow" w:hAnsi="Arial Narrow" w:cs="Arial"/>
                <w:color w:val="auto"/>
                <w:sz w:val="16"/>
                <w:szCs w:val="16"/>
                <w:lang w:val="ru-RU"/>
              </w:rPr>
            </w:pPr>
          </w:p>
          <w:p w14:paraId="736136EA" w14:textId="77777777" w:rsidR="00F772B5" w:rsidRPr="00BF38C6" w:rsidRDefault="00F772B5" w:rsidP="00F772B5">
            <w:pPr>
              <w:pStyle w:val="CellBodyCentered"/>
              <w:rPr>
                <w:rFonts w:ascii="Arial Narrow" w:hAnsi="Arial Narrow" w:cs="Arial"/>
                <w:color w:val="auto"/>
                <w:sz w:val="16"/>
                <w:szCs w:val="16"/>
                <w:lang w:val="ru-RU"/>
              </w:rPr>
            </w:pPr>
          </w:p>
          <w:p w14:paraId="7384B74D" w14:textId="77777777" w:rsidR="00F772B5" w:rsidRPr="00BF38C6" w:rsidRDefault="00F772B5" w:rsidP="00F772B5">
            <w:pPr>
              <w:pStyle w:val="CellBodyCentered"/>
              <w:rPr>
                <w:rFonts w:ascii="Arial Narrow" w:hAnsi="Arial Narrow" w:cs="Arial"/>
                <w:color w:val="auto"/>
                <w:sz w:val="16"/>
                <w:szCs w:val="16"/>
                <w:lang w:val="ru-RU"/>
              </w:rPr>
            </w:pPr>
          </w:p>
          <w:p w14:paraId="4578EE66" w14:textId="77777777" w:rsidR="00F772B5" w:rsidRPr="00BF38C6" w:rsidRDefault="00F772B5" w:rsidP="00F772B5">
            <w:pPr>
              <w:pStyle w:val="CellBodyCentered"/>
              <w:rPr>
                <w:rFonts w:ascii="Arial Narrow" w:hAnsi="Arial Narrow" w:cs="Arial"/>
                <w:color w:val="auto"/>
                <w:sz w:val="16"/>
                <w:szCs w:val="16"/>
                <w:lang w:val="ru-RU"/>
              </w:rPr>
            </w:pPr>
          </w:p>
          <w:p w14:paraId="4B5E8869" w14:textId="77777777" w:rsidR="00F772B5" w:rsidRPr="00BF38C6" w:rsidRDefault="00F772B5" w:rsidP="00F772B5">
            <w:pPr>
              <w:pStyle w:val="CellBodyCentered"/>
              <w:rPr>
                <w:rFonts w:ascii="Arial Narrow" w:hAnsi="Arial Narrow" w:cs="Arial"/>
                <w:color w:val="auto"/>
                <w:sz w:val="16"/>
                <w:szCs w:val="16"/>
                <w:lang w:val="ru-RU"/>
              </w:rPr>
            </w:pPr>
          </w:p>
          <w:p w14:paraId="04A3F752" w14:textId="77777777" w:rsidR="00F772B5" w:rsidRPr="00BF38C6" w:rsidRDefault="00F772B5" w:rsidP="00F772B5">
            <w:pPr>
              <w:pStyle w:val="CellBodyCentered"/>
              <w:rPr>
                <w:rFonts w:ascii="Arial Narrow" w:hAnsi="Arial Narrow" w:cs="Arial"/>
                <w:color w:val="auto"/>
                <w:sz w:val="16"/>
                <w:szCs w:val="16"/>
                <w:lang w:val="ru-RU"/>
              </w:rPr>
            </w:pPr>
          </w:p>
          <w:p w14:paraId="2153A9BB" w14:textId="77777777" w:rsidR="00F772B5" w:rsidRPr="00BF38C6" w:rsidRDefault="00F772B5" w:rsidP="00F772B5">
            <w:pPr>
              <w:pStyle w:val="CellBodyCentered"/>
              <w:rPr>
                <w:rFonts w:ascii="Arial Narrow" w:hAnsi="Arial Narrow" w:cs="Arial"/>
                <w:color w:val="auto"/>
                <w:sz w:val="16"/>
                <w:szCs w:val="16"/>
                <w:lang w:val="ru-RU"/>
              </w:rPr>
            </w:pPr>
          </w:p>
          <w:p w14:paraId="21A33377" w14:textId="77777777" w:rsidR="00F772B5" w:rsidRPr="00BF38C6" w:rsidRDefault="00F772B5" w:rsidP="00F772B5">
            <w:pPr>
              <w:pStyle w:val="CellBodyCentered"/>
              <w:rPr>
                <w:rFonts w:ascii="Arial Narrow" w:hAnsi="Arial Narrow" w:cs="Arial"/>
                <w:color w:val="auto"/>
                <w:sz w:val="16"/>
                <w:szCs w:val="16"/>
                <w:lang w:val="en-GB"/>
              </w:rPr>
            </w:pPr>
          </w:p>
          <w:p w14:paraId="0CFA2F7B" w14:textId="77777777" w:rsidR="00F772B5" w:rsidRPr="00BF38C6" w:rsidRDefault="00F772B5" w:rsidP="00F772B5">
            <w:pPr>
              <w:pStyle w:val="CellBodyCentered"/>
              <w:rPr>
                <w:rFonts w:ascii="Arial Narrow" w:hAnsi="Arial Narrow" w:cs="Arial"/>
                <w:color w:val="auto"/>
                <w:sz w:val="16"/>
                <w:szCs w:val="16"/>
                <w:lang w:val="en-GB"/>
              </w:rPr>
            </w:pPr>
          </w:p>
          <w:p w14:paraId="74FC2D97" w14:textId="77777777" w:rsidR="00F772B5" w:rsidRPr="00BF38C6" w:rsidRDefault="00F772B5" w:rsidP="00F772B5">
            <w:pPr>
              <w:pStyle w:val="CellBodyCentered"/>
              <w:rPr>
                <w:rFonts w:ascii="Arial Narrow" w:hAnsi="Arial Narrow" w:cs="Arial"/>
                <w:color w:val="auto"/>
                <w:sz w:val="16"/>
                <w:szCs w:val="16"/>
                <w:lang w:val="en-GB"/>
              </w:rPr>
            </w:pPr>
          </w:p>
          <w:p w14:paraId="096DE4A2" w14:textId="77777777" w:rsidR="00F772B5" w:rsidRPr="00BF38C6" w:rsidRDefault="00F772B5" w:rsidP="00F772B5">
            <w:pPr>
              <w:pStyle w:val="CellBodyCentered"/>
              <w:rPr>
                <w:rFonts w:ascii="Arial Narrow" w:hAnsi="Arial Narrow" w:cs="Arial"/>
                <w:color w:val="auto"/>
                <w:sz w:val="16"/>
                <w:szCs w:val="16"/>
                <w:lang w:val="en-GB"/>
              </w:rPr>
            </w:pPr>
          </w:p>
          <w:p w14:paraId="57E8C82F" w14:textId="77777777" w:rsidR="00F772B5" w:rsidRPr="00BF38C6" w:rsidRDefault="00F772B5" w:rsidP="00F772B5">
            <w:pPr>
              <w:pStyle w:val="CellBodyCentered"/>
              <w:rPr>
                <w:rFonts w:ascii="Arial Narrow" w:hAnsi="Arial Narrow" w:cs="Arial"/>
                <w:color w:val="auto"/>
                <w:sz w:val="16"/>
                <w:szCs w:val="16"/>
                <w:lang w:val="en-GB"/>
              </w:rPr>
            </w:pPr>
          </w:p>
          <w:p w14:paraId="185488CC" w14:textId="77777777" w:rsidR="00F772B5" w:rsidRPr="00BF38C6" w:rsidRDefault="00F772B5" w:rsidP="00F772B5">
            <w:pPr>
              <w:pStyle w:val="CellBodyCentered"/>
              <w:rPr>
                <w:rFonts w:ascii="Arial Narrow" w:hAnsi="Arial Narrow" w:cs="Arial"/>
                <w:color w:val="auto"/>
                <w:sz w:val="16"/>
                <w:szCs w:val="16"/>
                <w:lang w:val="en-GB"/>
              </w:rPr>
            </w:pPr>
          </w:p>
          <w:p w14:paraId="7E10A5CA" w14:textId="77777777" w:rsidR="00F772B5" w:rsidRPr="00BF38C6" w:rsidRDefault="00F772B5" w:rsidP="00F772B5">
            <w:pPr>
              <w:pStyle w:val="CellBodyCentered"/>
              <w:rPr>
                <w:rFonts w:ascii="Arial Narrow" w:hAnsi="Arial Narrow" w:cs="Arial"/>
                <w:color w:val="auto"/>
                <w:sz w:val="16"/>
                <w:szCs w:val="16"/>
                <w:lang w:val="en-GB"/>
              </w:rPr>
            </w:pPr>
          </w:p>
          <w:p w14:paraId="5FB5329D" w14:textId="77777777" w:rsidR="00F772B5" w:rsidRPr="00BF38C6" w:rsidRDefault="00F772B5" w:rsidP="00F772B5">
            <w:pPr>
              <w:pStyle w:val="CellBodyCentered"/>
              <w:rPr>
                <w:rFonts w:ascii="Arial Narrow" w:hAnsi="Arial Narrow" w:cs="Arial"/>
                <w:color w:val="auto"/>
                <w:sz w:val="16"/>
                <w:szCs w:val="16"/>
                <w:lang w:val="en-GB"/>
              </w:rPr>
            </w:pPr>
          </w:p>
          <w:p w14:paraId="4563912B" w14:textId="77777777" w:rsidR="00F772B5" w:rsidRPr="00BF38C6" w:rsidRDefault="00F772B5" w:rsidP="00F772B5">
            <w:pPr>
              <w:pStyle w:val="CellBodyCentered"/>
              <w:rPr>
                <w:rFonts w:ascii="Arial Narrow" w:hAnsi="Arial Narrow" w:cs="Arial"/>
                <w:color w:val="auto"/>
                <w:sz w:val="16"/>
                <w:szCs w:val="16"/>
                <w:lang w:val="en-GB"/>
              </w:rPr>
            </w:pPr>
          </w:p>
          <w:p w14:paraId="17C4FA30" w14:textId="77777777" w:rsidR="00F772B5" w:rsidRPr="00BF38C6" w:rsidRDefault="00F772B5" w:rsidP="00F772B5">
            <w:pPr>
              <w:pStyle w:val="CellBodyCentered"/>
              <w:rPr>
                <w:rFonts w:ascii="Arial Narrow" w:hAnsi="Arial Narrow" w:cs="Arial"/>
                <w:color w:val="auto"/>
                <w:sz w:val="16"/>
                <w:szCs w:val="16"/>
                <w:lang w:val="en-GB"/>
              </w:rPr>
            </w:pPr>
          </w:p>
          <w:p w14:paraId="7ABEB590" w14:textId="77777777" w:rsidR="00F772B5" w:rsidRPr="00BF38C6" w:rsidRDefault="00F772B5" w:rsidP="00F772B5">
            <w:pPr>
              <w:pStyle w:val="CellBodyCentered"/>
              <w:rPr>
                <w:rFonts w:ascii="Arial Narrow" w:hAnsi="Arial Narrow" w:cs="Arial"/>
                <w:color w:val="auto"/>
                <w:sz w:val="16"/>
                <w:szCs w:val="16"/>
                <w:lang w:val="en-GB"/>
              </w:rPr>
            </w:pPr>
          </w:p>
          <w:p w14:paraId="01484303" w14:textId="77777777" w:rsidR="00F772B5" w:rsidRPr="00BF38C6" w:rsidRDefault="00F772B5" w:rsidP="00F772B5">
            <w:pPr>
              <w:pStyle w:val="CellBodyCentered"/>
              <w:rPr>
                <w:rFonts w:ascii="Arial Narrow" w:hAnsi="Arial Narrow" w:cs="Arial"/>
                <w:color w:val="auto"/>
                <w:sz w:val="16"/>
                <w:szCs w:val="16"/>
                <w:lang w:val="en-GB"/>
              </w:rPr>
            </w:pPr>
          </w:p>
          <w:p w14:paraId="4C3F7A91" w14:textId="77777777" w:rsidR="00F772B5" w:rsidRPr="00BF38C6" w:rsidRDefault="00F772B5" w:rsidP="00F772B5">
            <w:pPr>
              <w:pStyle w:val="CellBodyCentered"/>
              <w:rPr>
                <w:rFonts w:ascii="Arial Narrow" w:hAnsi="Arial Narrow" w:cs="Arial"/>
                <w:color w:val="auto"/>
                <w:sz w:val="16"/>
                <w:szCs w:val="16"/>
                <w:lang w:val="en-GB"/>
              </w:rPr>
            </w:pPr>
          </w:p>
          <w:p w14:paraId="3A4DFA86" w14:textId="77777777" w:rsidR="00F772B5" w:rsidRPr="00BF38C6" w:rsidRDefault="00F772B5" w:rsidP="00F772B5">
            <w:pPr>
              <w:pStyle w:val="CellBodyCentered"/>
              <w:rPr>
                <w:rFonts w:ascii="Arial Narrow" w:hAnsi="Arial Narrow" w:cs="Arial"/>
                <w:color w:val="auto"/>
                <w:sz w:val="16"/>
                <w:szCs w:val="16"/>
                <w:lang w:val="en-GB"/>
              </w:rPr>
            </w:pPr>
          </w:p>
          <w:p w14:paraId="5C90B08F" w14:textId="77777777" w:rsidR="00F772B5" w:rsidRPr="00BF38C6" w:rsidRDefault="00F772B5" w:rsidP="00F772B5">
            <w:pPr>
              <w:pStyle w:val="CellBodyCentered"/>
              <w:rPr>
                <w:rFonts w:ascii="Arial Narrow" w:hAnsi="Arial Narrow" w:cs="Arial"/>
                <w:color w:val="auto"/>
                <w:sz w:val="16"/>
                <w:szCs w:val="16"/>
                <w:lang w:val="en-GB"/>
              </w:rPr>
            </w:pPr>
          </w:p>
          <w:p w14:paraId="38AE22B2" w14:textId="77777777" w:rsidR="00F772B5" w:rsidRPr="00BF38C6" w:rsidRDefault="00F772B5" w:rsidP="00F772B5">
            <w:pPr>
              <w:pStyle w:val="CellBodyCentered"/>
              <w:rPr>
                <w:rFonts w:ascii="Arial Narrow" w:hAnsi="Arial Narrow" w:cs="Arial"/>
                <w:color w:val="auto"/>
                <w:sz w:val="16"/>
                <w:szCs w:val="16"/>
                <w:lang w:val="ru-RU"/>
              </w:rPr>
            </w:pPr>
          </w:p>
          <w:p w14:paraId="0B75DD36" w14:textId="77777777" w:rsidR="00F772B5" w:rsidRPr="00BF38C6" w:rsidRDefault="00F772B5" w:rsidP="00F772B5">
            <w:pPr>
              <w:pStyle w:val="CellBodyCentered"/>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43B40C3A" w14:textId="77777777" w:rsidR="00F772B5" w:rsidRPr="00BF38C6" w:rsidRDefault="00F772B5" w:rsidP="00F772B5">
            <w:pPr>
              <w:pStyle w:val="CellBodyCentered"/>
              <w:rPr>
                <w:rFonts w:ascii="Arial Narrow" w:hAnsi="Arial Narrow" w:cs="Arial"/>
                <w:color w:val="auto"/>
                <w:sz w:val="16"/>
                <w:szCs w:val="16"/>
                <w:lang w:val="en-GB"/>
              </w:rPr>
            </w:pPr>
          </w:p>
          <w:p w14:paraId="6D45DBF8"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100</w:t>
            </w:r>
          </w:p>
          <w:p w14:paraId="2C149D33" w14:textId="77777777" w:rsidR="00F772B5" w:rsidRPr="00BF38C6" w:rsidRDefault="00F772B5" w:rsidP="00F772B5">
            <w:pPr>
              <w:pStyle w:val="CellBodyCentered"/>
              <w:rPr>
                <w:rFonts w:ascii="Arial Narrow" w:hAnsi="Arial Narrow" w:cs="Arial"/>
                <w:color w:val="auto"/>
                <w:sz w:val="16"/>
                <w:szCs w:val="16"/>
                <w:lang w:val="ru-RU"/>
              </w:rPr>
            </w:pPr>
          </w:p>
          <w:p w14:paraId="2DDF7AC8" w14:textId="77777777" w:rsidR="00F772B5" w:rsidRPr="00BF38C6" w:rsidRDefault="00F772B5" w:rsidP="00F772B5">
            <w:pPr>
              <w:pStyle w:val="CellBodyCentered"/>
              <w:rPr>
                <w:rFonts w:ascii="Arial Narrow" w:hAnsi="Arial Narrow" w:cs="Arial"/>
                <w:color w:val="auto"/>
                <w:sz w:val="16"/>
                <w:szCs w:val="16"/>
                <w:lang w:val="ru-RU"/>
              </w:rPr>
            </w:pPr>
          </w:p>
          <w:p w14:paraId="7176088B" w14:textId="77777777" w:rsidR="00F772B5" w:rsidRPr="00BF38C6" w:rsidRDefault="00F772B5" w:rsidP="00F772B5">
            <w:pPr>
              <w:pStyle w:val="CellBodyCentered"/>
              <w:rPr>
                <w:rFonts w:ascii="Arial Narrow" w:hAnsi="Arial Narrow" w:cs="Arial"/>
                <w:color w:val="auto"/>
                <w:sz w:val="16"/>
                <w:szCs w:val="16"/>
                <w:lang w:val="ru-RU"/>
              </w:rPr>
            </w:pPr>
          </w:p>
          <w:p w14:paraId="5832BE0C" w14:textId="77777777" w:rsidR="00F772B5" w:rsidRPr="00BF38C6" w:rsidRDefault="00F772B5" w:rsidP="00F772B5">
            <w:pPr>
              <w:pStyle w:val="CellBodyCentered"/>
              <w:rPr>
                <w:rFonts w:ascii="Arial Narrow" w:hAnsi="Arial Narrow" w:cs="Arial"/>
                <w:color w:val="auto"/>
                <w:sz w:val="16"/>
                <w:szCs w:val="16"/>
                <w:lang w:val="ru-RU"/>
              </w:rPr>
            </w:pPr>
          </w:p>
          <w:p w14:paraId="2DB1AE73" w14:textId="77777777" w:rsidR="00F772B5" w:rsidRPr="00BF38C6" w:rsidRDefault="00F772B5" w:rsidP="00F772B5">
            <w:pPr>
              <w:pStyle w:val="CellBodyCentered"/>
              <w:rPr>
                <w:rFonts w:ascii="Arial Narrow" w:hAnsi="Arial Narrow" w:cs="Arial"/>
                <w:color w:val="auto"/>
                <w:sz w:val="16"/>
                <w:szCs w:val="16"/>
                <w:lang w:val="ru-RU"/>
              </w:rPr>
            </w:pPr>
          </w:p>
          <w:p w14:paraId="147E2E53" w14:textId="77777777" w:rsidR="00F772B5" w:rsidRPr="00BF38C6" w:rsidRDefault="00F772B5" w:rsidP="00F772B5">
            <w:pPr>
              <w:pStyle w:val="CellBodyCentered"/>
              <w:rPr>
                <w:rFonts w:ascii="Arial Narrow" w:hAnsi="Arial Narrow" w:cs="Arial"/>
                <w:color w:val="auto"/>
                <w:sz w:val="16"/>
                <w:szCs w:val="16"/>
                <w:lang w:val="ru-RU"/>
              </w:rPr>
            </w:pPr>
          </w:p>
          <w:p w14:paraId="47C3D0A3" w14:textId="77777777" w:rsidR="00F772B5" w:rsidRPr="00BF38C6" w:rsidRDefault="00F772B5" w:rsidP="00F772B5">
            <w:pPr>
              <w:pStyle w:val="CellBodyCentered"/>
              <w:rPr>
                <w:rFonts w:ascii="Arial Narrow" w:hAnsi="Arial Narrow" w:cs="Arial"/>
                <w:color w:val="auto"/>
                <w:sz w:val="16"/>
                <w:szCs w:val="16"/>
                <w:lang w:val="ru-RU"/>
              </w:rPr>
            </w:pPr>
          </w:p>
          <w:p w14:paraId="3E27D6AE" w14:textId="77777777" w:rsidR="00F772B5" w:rsidRPr="00BF38C6" w:rsidRDefault="00F772B5" w:rsidP="00F772B5">
            <w:pPr>
              <w:pStyle w:val="CellBodyCentered"/>
              <w:rPr>
                <w:rFonts w:ascii="Arial Narrow" w:hAnsi="Arial Narrow" w:cs="Arial"/>
                <w:color w:val="auto"/>
                <w:sz w:val="16"/>
                <w:szCs w:val="16"/>
                <w:lang w:val="ru-RU"/>
              </w:rPr>
            </w:pPr>
          </w:p>
          <w:p w14:paraId="1963A668" w14:textId="77777777" w:rsidR="00F772B5" w:rsidRPr="00BF38C6" w:rsidRDefault="00F772B5" w:rsidP="00F772B5">
            <w:pPr>
              <w:pStyle w:val="CellBodyCentered"/>
              <w:rPr>
                <w:rFonts w:ascii="Arial Narrow" w:hAnsi="Arial Narrow" w:cs="Arial"/>
                <w:color w:val="auto"/>
                <w:sz w:val="16"/>
                <w:szCs w:val="16"/>
                <w:lang w:val="ru-RU"/>
              </w:rPr>
            </w:pPr>
          </w:p>
          <w:p w14:paraId="1EF3AB6A" w14:textId="77777777" w:rsidR="00F772B5" w:rsidRPr="00BF38C6" w:rsidRDefault="00F772B5" w:rsidP="00F772B5">
            <w:pPr>
              <w:pStyle w:val="CellBodyCentered"/>
              <w:rPr>
                <w:rFonts w:ascii="Arial Narrow" w:hAnsi="Arial Narrow" w:cs="Arial"/>
                <w:color w:val="auto"/>
                <w:sz w:val="16"/>
                <w:szCs w:val="16"/>
                <w:lang w:val="ru-RU"/>
              </w:rPr>
            </w:pPr>
          </w:p>
          <w:p w14:paraId="0503CDDD" w14:textId="77777777" w:rsidR="00F772B5" w:rsidRPr="00BF38C6" w:rsidRDefault="00F772B5" w:rsidP="00F772B5">
            <w:pPr>
              <w:pStyle w:val="CellBodyCentered"/>
              <w:rPr>
                <w:rFonts w:ascii="Arial Narrow" w:hAnsi="Arial Narrow" w:cs="Arial"/>
                <w:color w:val="auto"/>
                <w:sz w:val="16"/>
                <w:szCs w:val="16"/>
                <w:lang w:val="ru-RU"/>
              </w:rPr>
            </w:pPr>
          </w:p>
          <w:p w14:paraId="7DFD4E47" w14:textId="77777777" w:rsidR="00F772B5" w:rsidRPr="00BF38C6" w:rsidRDefault="00F772B5" w:rsidP="00F772B5">
            <w:pPr>
              <w:pStyle w:val="CellBodyCentered"/>
              <w:rPr>
                <w:rFonts w:ascii="Arial Narrow" w:hAnsi="Arial Narrow" w:cs="Arial"/>
                <w:color w:val="auto"/>
                <w:sz w:val="16"/>
                <w:szCs w:val="16"/>
                <w:lang w:val="en-GB"/>
              </w:rPr>
            </w:pPr>
          </w:p>
          <w:p w14:paraId="79B1066E" w14:textId="77777777" w:rsidR="00F772B5" w:rsidRPr="00BF38C6" w:rsidRDefault="00F772B5" w:rsidP="00F772B5">
            <w:pPr>
              <w:pStyle w:val="CellBodyCentered"/>
              <w:rPr>
                <w:rFonts w:ascii="Arial Narrow" w:hAnsi="Arial Narrow" w:cs="Arial"/>
                <w:color w:val="auto"/>
                <w:sz w:val="16"/>
                <w:szCs w:val="16"/>
                <w:lang w:val="en-GB"/>
              </w:rPr>
            </w:pPr>
          </w:p>
          <w:p w14:paraId="1750A7EB" w14:textId="77777777" w:rsidR="00F772B5" w:rsidRPr="00BF38C6" w:rsidRDefault="00F772B5" w:rsidP="00F772B5">
            <w:pPr>
              <w:pStyle w:val="CellBodyCentered"/>
              <w:rPr>
                <w:rFonts w:ascii="Arial Narrow" w:hAnsi="Arial Narrow" w:cs="Arial"/>
                <w:color w:val="auto"/>
                <w:sz w:val="16"/>
                <w:szCs w:val="16"/>
                <w:lang w:val="en-GB"/>
              </w:rPr>
            </w:pPr>
          </w:p>
          <w:p w14:paraId="0C46A2E3" w14:textId="77777777" w:rsidR="00F772B5" w:rsidRPr="00BF38C6" w:rsidRDefault="00F772B5" w:rsidP="00F772B5">
            <w:pPr>
              <w:pStyle w:val="CellBodyCentered"/>
              <w:rPr>
                <w:rFonts w:ascii="Arial Narrow" w:hAnsi="Arial Narrow" w:cs="Arial"/>
                <w:color w:val="auto"/>
                <w:sz w:val="16"/>
                <w:szCs w:val="16"/>
                <w:lang w:val="en-GB"/>
              </w:rPr>
            </w:pPr>
          </w:p>
          <w:p w14:paraId="0CE3A101" w14:textId="77777777" w:rsidR="00F772B5" w:rsidRPr="00BF38C6" w:rsidRDefault="00F772B5" w:rsidP="00F772B5">
            <w:pPr>
              <w:pStyle w:val="CellBodyCentered"/>
              <w:rPr>
                <w:rFonts w:ascii="Arial Narrow" w:hAnsi="Arial Narrow" w:cs="Arial"/>
                <w:color w:val="auto"/>
                <w:sz w:val="16"/>
                <w:szCs w:val="16"/>
                <w:lang w:val="en-GB"/>
              </w:rPr>
            </w:pPr>
          </w:p>
          <w:p w14:paraId="13A4623B" w14:textId="77777777" w:rsidR="00F772B5" w:rsidRPr="00BF38C6" w:rsidRDefault="00F772B5" w:rsidP="00F772B5">
            <w:pPr>
              <w:pStyle w:val="CellBodyCentered"/>
              <w:rPr>
                <w:rFonts w:ascii="Arial Narrow" w:hAnsi="Arial Narrow" w:cs="Arial"/>
                <w:color w:val="auto"/>
                <w:sz w:val="16"/>
                <w:szCs w:val="16"/>
                <w:lang w:val="en-GB"/>
              </w:rPr>
            </w:pPr>
          </w:p>
          <w:p w14:paraId="2459341F" w14:textId="77777777" w:rsidR="00F772B5" w:rsidRPr="00BF38C6" w:rsidRDefault="00F772B5" w:rsidP="00F772B5">
            <w:pPr>
              <w:pStyle w:val="CellBodyCentered"/>
              <w:rPr>
                <w:rFonts w:ascii="Arial Narrow" w:hAnsi="Arial Narrow" w:cs="Arial"/>
                <w:color w:val="auto"/>
                <w:sz w:val="16"/>
                <w:szCs w:val="16"/>
                <w:lang w:val="en-GB"/>
              </w:rPr>
            </w:pPr>
          </w:p>
          <w:p w14:paraId="0D315611" w14:textId="77777777" w:rsidR="00F772B5" w:rsidRPr="00BF38C6" w:rsidRDefault="00F772B5" w:rsidP="00F772B5">
            <w:pPr>
              <w:pStyle w:val="CellBodyCentered"/>
              <w:rPr>
                <w:rFonts w:ascii="Arial Narrow" w:hAnsi="Arial Narrow" w:cs="Arial"/>
                <w:color w:val="auto"/>
                <w:sz w:val="16"/>
                <w:szCs w:val="16"/>
                <w:lang w:val="en-GB"/>
              </w:rPr>
            </w:pPr>
          </w:p>
          <w:p w14:paraId="38BF849F" w14:textId="77777777" w:rsidR="00F772B5" w:rsidRPr="00BF38C6" w:rsidRDefault="00F772B5" w:rsidP="00F772B5">
            <w:pPr>
              <w:pStyle w:val="CellBodyCentered"/>
              <w:rPr>
                <w:rFonts w:ascii="Arial Narrow" w:hAnsi="Arial Narrow" w:cs="Arial"/>
                <w:color w:val="auto"/>
                <w:sz w:val="16"/>
                <w:szCs w:val="16"/>
                <w:lang w:val="en-GB"/>
              </w:rPr>
            </w:pPr>
          </w:p>
          <w:p w14:paraId="264F9550" w14:textId="77777777" w:rsidR="00F772B5" w:rsidRPr="00BF38C6" w:rsidRDefault="00F772B5" w:rsidP="00F772B5">
            <w:pPr>
              <w:pStyle w:val="CellBodyCentered"/>
              <w:rPr>
                <w:rFonts w:ascii="Arial Narrow" w:hAnsi="Arial Narrow" w:cs="Arial"/>
                <w:color w:val="auto"/>
                <w:sz w:val="16"/>
                <w:szCs w:val="16"/>
                <w:lang w:val="en-GB"/>
              </w:rPr>
            </w:pPr>
          </w:p>
          <w:p w14:paraId="561FF7D3" w14:textId="77777777" w:rsidR="00F772B5" w:rsidRPr="00BF38C6" w:rsidRDefault="00F772B5" w:rsidP="00F772B5">
            <w:pPr>
              <w:pStyle w:val="CellBodyCentered"/>
              <w:rPr>
                <w:rFonts w:ascii="Arial Narrow" w:hAnsi="Arial Narrow" w:cs="Arial"/>
                <w:color w:val="auto"/>
                <w:sz w:val="16"/>
                <w:szCs w:val="16"/>
                <w:lang w:val="en-GB"/>
              </w:rPr>
            </w:pPr>
          </w:p>
          <w:p w14:paraId="23734AB9" w14:textId="77777777" w:rsidR="00F772B5" w:rsidRPr="00BF38C6" w:rsidRDefault="00F772B5" w:rsidP="00F772B5">
            <w:pPr>
              <w:pStyle w:val="CellBodyCentered"/>
              <w:rPr>
                <w:rFonts w:ascii="Arial Narrow" w:hAnsi="Arial Narrow" w:cs="Arial"/>
                <w:color w:val="auto"/>
                <w:sz w:val="16"/>
                <w:szCs w:val="16"/>
                <w:lang w:val="en-GB"/>
              </w:rPr>
            </w:pPr>
          </w:p>
          <w:p w14:paraId="1906525B" w14:textId="77777777" w:rsidR="00F772B5" w:rsidRPr="00BF38C6" w:rsidRDefault="00F772B5" w:rsidP="00F772B5">
            <w:pPr>
              <w:pStyle w:val="CellBodyCentered"/>
              <w:rPr>
                <w:rFonts w:ascii="Arial Narrow" w:hAnsi="Arial Narrow" w:cs="Arial"/>
                <w:color w:val="auto"/>
                <w:sz w:val="16"/>
                <w:szCs w:val="16"/>
                <w:lang w:val="en-GB"/>
              </w:rPr>
            </w:pPr>
          </w:p>
          <w:p w14:paraId="22923AE9" w14:textId="77777777" w:rsidR="00F772B5" w:rsidRPr="00BF38C6" w:rsidRDefault="00F772B5" w:rsidP="00F772B5">
            <w:pPr>
              <w:pStyle w:val="CellBodyCentered"/>
              <w:rPr>
                <w:rFonts w:ascii="Arial Narrow" w:hAnsi="Arial Narrow" w:cs="Arial"/>
                <w:color w:val="auto"/>
                <w:sz w:val="16"/>
                <w:szCs w:val="16"/>
                <w:lang w:val="en-GB"/>
              </w:rPr>
            </w:pPr>
          </w:p>
          <w:p w14:paraId="5EEACBEB" w14:textId="77777777" w:rsidR="00F772B5" w:rsidRPr="00BF38C6" w:rsidRDefault="00F772B5" w:rsidP="00F772B5">
            <w:pPr>
              <w:pStyle w:val="CellBodyCentered"/>
              <w:rPr>
                <w:rFonts w:ascii="Arial Narrow" w:hAnsi="Arial Narrow" w:cs="Arial"/>
                <w:color w:val="auto"/>
                <w:sz w:val="16"/>
                <w:szCs w:val="16"/>
                <w:lang w:val="en-GB"/>
              </w:rPr>
            </w:pPr>
          </w:p>
          <w:p w14:paraId="7892DE7C" w14:textId="77777777" w:rsidR="00F772B5" w:rsidRPr="00BF38C6" w:rsidRDefault="00F772B5" w:rsidP="00F772B5">
            <w:pPr>
              <w:pStyle w:val="CellBodyCentered"/>
              <w:rPr>
                <w:rFonts w:ascii="Arial Narrow" w:hAnsi="Arial Narrow" w:cs="Arial"/>
                <w:color w:val="auto"/>
                <w:sz w:val="16"/>
                <w:szCs w:val="16"/>
                <w:lang w:val="ru-RU"/>
              </w:rPr>
            </w:pPr>
          </w:p>
        </w:tc>
      </w:tr>
      <w:tr w:rsidR="00F772B5" w:rsidRPr="00BF38C6" w:rsidDel="00523959" w14:paraId="055A3D74" w14:textId="4CDEE3CF" w:rsidTr="002A7110">
        <w:trPr>
          <w:del w:id="2132" w:author="Zhunisbayev, Olzhasbek [Bolashak Atyrau Limited]" w:date="2024-05-10T02:36:00Z"/>
        </w:trPr>
        <w:tc>
          <w:tcPr>
            <w:tcW w:w="3332" w:type="dxa"/>
            <w:tcBorders>
              <w:top w:val="single" w:sz="6" w:space="0" w:color="auto"/>
              <w:left w:val="single" w:sz="6" w:space="0" w:color="auto"/>
              <w:bottom w:val="single" w:sz="6" w:space="0" w:color="auto"/>
              <w:right w:val="single" w:sz="6" w:space="0" w:color="auto"/>
            </w:tcBorders>
          </w:tcPr>
          <w:p w14:paraId="40702EF1" w14:textId="0D466248" w:rsidR="00F772B5" w:rsidDel="00523959" w:rsidRDefault="00F772B5" w:rsidP="00F772B5">
            <w:pPr>
              <w:pStyle w:val="CellBody"/>
              <w:rPr>
                <w:del w:id="2133" w:author="Zhunisbayev, Olzhasbek [Bolashak Atyrau Limited]" w:date="2024-05-10T02:36:00Z"/>
                <w:rFonts w:ascii="Arial Narrow" w:hAnsi="Arial Narrow"/>
                <w:color w:val="auto"/>
                <w:sz w:val="16"/>
                <w:szCs w:val="16"/>
                <w:u w:val="single"/>
              </w:rPr>
            </w:pPr>
          </w:p>
          <w:p w14:paraId="681B259B" w14:textId="062985E6" w:rsidR="00F772B5" w:rsidRPr="00BF38C6" w:rsidDel="00523959" w:rsidRDefault="00F772B5" w:rsidP="00F772B5">
            <w:pPr>
              <w:pStyle w:val="CellBody"/>
              <w:rPr>
                <w:del w:id="2134" w:author="Zhunisbayev, Olzhasbek [Bolashak Atyrau Limited]" w:date="2024-05-10T02:36:00Z"/>
                <w:rFonts w:ascii="Arial Narrow" w:hAnsi="Arial Narrow" w:cs="Arial"/>
                <w:color w:val="auto"/>
                <w:sz w:val="16"/>
                <w:szCs w:val="16"/>
                <w:u w:val="single"/>
                <w:lang w:val="ru-RU"/>
              </w:rPr>
            </w:pPr>
            <w:del w:id="2135" w:author="Zhunisbayev, Olzhasbek [Bolashak Atyrau Limited]" w:date="2024-05-10T02:36:00Z">
              <w:r w:rsidRPr="00BF38C6" w:rsidDel="00523959">
                <w:rPr>
                  <w:rFonts w:ascii="Arial Narrow" w:hAnsi="Arial Narrow"/>
                  <w:color w:val="auto"/>
                  <w:sz w:val="16"/>
                  <w:szCs w:val="16"/>
                  <w:u w:val="single"/>
                  <w:lang w:val="ru-RU"/>
                </w:rPr>
                <w:delText>ЭКСПЛУАТАЦИЯ В КИСЛОЙ СРЕДЕ</w:delText>
              </w:r>
            </w:del>
          </w:p>
          <w:p w14:paraId="747E897E" w14:textId="344051DF" w:rsidR="00F772B5" w:rsidRPr="00BF38C6" w:rsidDel="00523959" w:rsidRDefault="00F772B5" w:rsidP="00F772B5">
            <w:pPr>
              <w:pStyle w:val="CellBody"/>
              <w:rPr>
                <w:del w:id="2136" w:author="Zhunisbayev, Olzhasbek [Bolashak Atyrau Limited]" w:date="2024-05-10T02:36:00Z"/>
                <w:rFonts w:ascii="Arial Narrow" w:hAnsi="Arial Narrow" w:cs="Arial"/>
                <w:color w:val="auto"/>
                <w:sz w:val="16"/>
                <w:szCs w:val="16"/>
                <w:lang w:val="ru-RU"/>
              </w:rPr>
            </w:pPr>
            <w:del w:id="2137" w:author="Zhunisbayev, Olzhasbek [Bolashak Atyrau Limited]" w:date="2024-05-10T02:36:00Z">
              <w:r w:rsidRPr="00BF38C6" w:rsidDel="00523959">
                <w:rPr>
                  <w:rFonts w:ascii="Arial Narrow" w:hAnsi="Arial Narrow"/>
                  <w:color w:val="auto"/>
                  <w:sz w:val="16"/>
                  <w:szCs w:val="16"/>
                  <w:lang w:val="ru-RU"/>
                </w:rPr>
                <w:delText>CDE – АМИН, РЕГЕНЕРИРОВАННЫЙ</w:delText>
              </w:r>
            </w:del>
          </w:p>
          <w:p w14:paraId="356D8CFA" w14:textId="4ABCDCBB" w:rsidR="00F772B5" w:rsidRPr="00BF38C6" w:rsidDel="00523959" w:rsidRDefault="00F772B5" w:rsidP="00F772B5">
            <w:pPr>
              <w:pStyle w:val="CellBody"/>
              <w:rPr>
                <w:del w:id="2138" w:author="Zhunisbayev, Olzhasbek [Bolashak Atyrau Limited]" w:date="2024-05-10T02:36:00Z"/>
                <w:rFonts w:ascii="Arial Narrow" w:hAnsi="Arial Narrow" w:cs="Arial"/>
                <w:color w:val="auto"/>
                <w:sz w:val="16"/>
                <w:szCs w:val="16"/>
                <w:lang w:val="ru-RU"/>
              </w:rPr>
            </w:pPr>
            <w:del w:id="2139" w:author="Zhunisbayev, Olzhasbek [Bolashak Atyrau Limited]" w:date="2024-05-10T02:36:00Z">
              <w:r w:rsidRPr="00BF38C6" w:rsidDel="00523959">
                <w:rPr>
                  <w:rFonts w:ascii="Arial Narrow" w:hAnsi="Arial Narrow"/>
                  <w:color w:val="auto"/>
                  <w:sz w:val="16"/>
                  <w:szCs w:val="16"/>
                  <w:lang w:val="ru-RU"/>
                </w:rPr>
                <w:delText>DMD-ОТХОДЫ МЕТАНОЛА,ДЭА</w:delText>
              </w:r>
            </w:del>
          </w:p>
          <w:p w14:paraId="46C6235E" w14:textId="4CA107C8" w:rsidR="00F772B5" w:rsidRPr="00BF38C6" w:rsidDel="00523959" w:rsidRDefault="00F772B5" w:rsidP="00F772B5">
            <w:pPr>
              <w:pStyle w:val="CellBody"/>
              <w:ind w:right="-42"/>
              <w:rPr>
                <w:del w:id="2140" w:author="Zhunisbayev, Olzhasbek [Bolashak Atyrau Limited]" w:date="2024-05-10T02:36:00Z"/>
                <w:rFonts w:ascii="Arial Narrow" w:hAnsi="Arial Narrow"/>
                <w:color w:val="auto"/>
                <w:sz w:val="16"/>
                <w:szCs w:val="16"/>
                <w:lang w:val="ru-RU"/>
              </w:rPr>
            </w:pPr>
            <w:del w:id="2141" w:author="Zhunisbayev, Olzhasbek [Bolashak Atyrau Limited]" w:date="2024-05-10T02:36:00Z">
              <w:r w:rsidRPr="00BF38C6" w:rsidDel="00523959">
                <w:rPr>
                  <w:rFonts w:ascii="Arial Narrow" w:hAnsi="Arial Narrow"/>
                  <w:color w:val="auto"/>
                  <w:sz w:val="16"/>
                  <w:szCs w:val="16"/>
                  <w:lang w:val="ru-RU"/>
                </w:rPr>
                <w:delText>DHC – ДРЕНАЖ, УГЛЕВОДОРОДЫ</w:delText>
              </w:r>
            </w:del>
          </w:p>
          <w:p w14:paraId="3A47B11A" w14:textId="18B0571E" w:rsidR="00F772B5" w:rsidRPr="00BF38C6" w:rsidDel="00523959" w:rsidRDefault="00F772B5" w:rsidP="00F772B5">
            <w:pPr>
              <w:pStyle w:val="CellBody"/>
              <w:rPr>
                <w:del w:id="2142" w:author="Zhunisbayev, Olzhasbek [Bolashak Atyrau Limited]" w:date="2024-05-10T02:36:00Z"/>
                <w:rFonts w:ascii="Arial Narrow" w:hAnsi="Arial Narrow" w:cs="Arial"/>
                <w:color w:val="auto"/>
                <w:sz w:val="16"/>
                <w:szCs w:val="16"/>
                <w:lang w:val="ru-RU"/>
              </w:rPr>
            </w:pPr>
            <w:del w:id="2143" w:author="Zhunisbayev, Olzhasbek [Bolashak Atyrau Limited]" w:date="2024-05-10T02:36:00Z">
              <w:r w:rsidRPr="00BF38C6" w:rsidDel="00523959">
                <w:rPr>
                  <w:rFonts w:ascii="Arial Narrow" w:hAnsi="Arial Narrow"/>
                  <w:color w:val="auto"/>
                  <w:sz w:val="16"/>
                  <w:szCs w:val="16"/>
                  <w:lang w:val="ru-RU"/>
                </w:rPr>
                <w:delText>GS – СЫРОЙ ГАЗ</w:delText>
              </w:r>
            </w:del>
          </w:p>
          <w:p w14:paraId="6B62181F" w14:textId="2CAE4124" w:rsidR="00F772B5" w:rsidRPr="00BF38C6" w:rsidDel="00523959" w:rsidRDefault="00F772B5" w:rsidP="00F772B5">
            <w:pPr>
              <w:pStyle w:val="CellBody"/>
              <w:rPr>
                <w:del w:id="2144" w:author="Zhunisbayev, Olzhasbek [Bolashak Atyrau Limited]" w:date="2024-05-10T02:36:00Z"/>
                <w:rFonts w:ascii="Arial Narrow" w:hAnsi="Arial Narrow" w:cs="Arial"/>
                <w:color w:val="auto"/>
                <w:sz w:val="16"/>
                <w:szCs w:val="16"/>
                <w:lang w:val="ru-RU"/>
              </w:rPr>
            </w:pPr>
            <w:del w:id="2145" w:author="Zhunisbayev, Olzhasbek [Bolashak Atyrau Limited]" w:date="2024-05-10T02:36:00Z">
              <w:r w:rsidRPr="00BF38C6" w:rsidDel="00523959">
                <w:rPr>
                  <w:rFonts w:ascii="Arial Narrow" w:hAnsi="Arial Narrow"/>
                  <w:color w:val="auto"/>
                  <w:sz w:val="16"/>
                  <w:szCs w:val="16"/>
                  <w:lang w:val="ru-RU"/>
                </w:rPr>
                <w:delText>NL – АЗОТ, НИЗКОЕ ДАВЛ</w:delText>
              </w:r>
              <w:r w:rsidDel="00523959">
                <w:rPr>
                  <w:rFonts w:ascii="Arial Narrow" w:hAnsi="Arial Narrow"/>
                  <w:color w:val="auto"/>
                  <w:sz w:val="16"/>
                  <w:szCs w:val="16"/>
                </w:rPr>
                <w:delText>.</w:delText>
              </w:r>
              <w:r w:rsidRPr="00BF38C6" w:rsidDel="00523959">
                <w:rPr>
                  <w:rFonts w:ascii="Arial Narrow" w:hAnsi="Arial Narrow"/>
                  <w:color w:val="auto"/>
                  <w:sz w:val="16"/>
                  <w:szCs w:val="16"/>
                  <w:lang w:val="ru-RU"/>
                </w:rPr>
                <w:delText xml:space="preserve"> ( СОЕДИН. ПРОДУВКИ)</w:delText>
              </w:r>
            </w:del>
          </w:p>
          <w:p w14:paraId="2D4449C2" w14:textId="0D3A3535" w:rsidR="00F772B5" w:rsidRPr="00BF38C6" w:rsidDel="00523959" w:rsidRDefault="00F772B5" w:rsidP="00F772B5">
            <w:pPr>
              <w:pStyle w:val="CellBody"/>
              <w:rPr>
                <w:del w:id="2146" w:author="Zhunisbayev, Olzhasbek [Bolashak Atyrau Limited]" w:date="2024-05-10T02:36:00Z"/>
                <w:rFonts w:ascii="Arial Narrow" w:hAnsi="Arial Narrow" w:cs="Arial"/>
                <w:color w:val="auto"/>
                <w:sz w:val="16"/>
                <w:szCs w:val="16"/>
                <w:lang w:val="ru-RU"/>
              </w:rPr>
            </w:pPr>
            <w:del w:id="2147" w:author="Zhunisbayev, Olzhasbek [Bolashak Atyrau Limited]" w:date="2024-05-10T02:36:00Z">
              <w:r w:rsidRPr="00BF38C6" w:rsidDel="00523959">
                <w:rPr>
                  <w:rFonts w:ascii="Arial Narrow" w:hAnsi="Arial Narrow" w:cs="Arial"/>
                  <w:color w:val="auto"/>
                  <w:sz w:val="16"/>
                  <w:szCs w:val="16"/>
                  <w:lang w:val="en-GB"/>
                </w:rPr>
                <w:delText>PHC</w:delText>
              </w:r>
              <w:r w:rsidRPr="00BF38C6" w:rsidDel="00523959">
                <w:rPr>
                  <w:rFonts w:ascii="Arial Narrow" w:hAnsi="Arial Narrow" w:cs="Arial"/>
                  <w:color w:val="auto"/>
                  <w:sz w:val="16"/>
                  <w:szCs w:val="16"/>
                  <w:lang w:val="ru-RU"/>
                </w:rPr>
                <w:delText xml:space="preserve"> – КИСЛЫЕ ТЕХНОЛОГ</w:delText>
              </w:r>
              <w:r w:rsidDel="00523959">
                <w:rPr>
                  <w:rFonts w:ascii="Arial Narrow" w:hAnsi="Arial Narrow" w:cs="Arial"/>
                  <w:color w:val="auto"/>
                  <w:sz w:val="16"/>
                  <w:szCs w:val="16"/>
                </w:rPr>
                <w:delText>.</w:delText>
              </w:r>
              <w:r w:rsidRPr="00BF38C6" w:rsidDel="00523959">
                <w:rPr>
                  <w:rFonts w:ascii="Arial Narrow" w:hAnsi="Arial Narrow" w:cs="Arial"/>
                  <w:color w:val="auto"/>
                  <w:sz w:val="16"/>
                  <w:szCs w:val="16"/>
                  <w:lang w:val="ru-RU"/>
                </w:rPr>
                <w:delText xml:space="preserve"> УГЛЕВОДОРОДЫ</w:delText>
              </w:r>
            </w:del>
          </w:p>
          <w:p w14:paraId="2FCE71EB" w14:textId="5B3C684D" w:rsidR="00F772B5" w:rsidRPr="00BF38C6" w:rsidDel="00523959" w:rsidRDefault="00F772B5" w:rsidP="00F772B5">
            <w:pPr>
              <w:pStyle w:val="CellBody"/>
              <w:rPr>
                <w:del w:id="2148" w:author="Zhunisbayev, Olzhasbek [Bolashak Atyrau Limited]" w:date="2024-05-10T02:36:00Z"/>
                <w:rFonts w:ascii="Arial Narrow" w:hAnsi="Arial Narrow" w:cs="Arial"/>
                <w:color w:val="auto"/>
                <w:sz w:val="16"/>
                <w:szCs w:val="16"/>
                <w:lang w:val="ru-RU"/>
              </w:rPr>
            </w:pPr>
            <w:del w:id="2149" w:author="Zhunisbayev, Olzhasbek [Bolashak Atyrau Limited]" w:date="2024-05-10T02:36:00Z">
              <w:r w:rsidRPr="00BF38C6" w:rsidDel="00523959">
                <w:rPr>
                  <w:rFonts w:ascii="Arial Narrow" w:hAnsi="Arial Narrow"/>
                  <w:color w:val="auto"/>
                  <w:sz w:val="16"/>
                  <w:szCs w:val="16"/>
                  <w:lang w:val="ru-RU"/>
                </w:rPr>
                <w:delText>SL – ПАР, НИЗКОЕ ДАВЛ</w:delText>
              </w:r>
              <w:r w:rsidDel="00523959">
                <w:rPr>
                  <w:rFonts w:ascii="Arial Narrow" w:hAnsi="Arial Narrow"/>
                  <w:color w:val="auto"/>
                  <w:sz w:val="16"/>
                  <w:szCs w:val="16"/>
                </w:rPr>
                <w:delText>.</w:delText>
              </w:r>
              <w:r w:rsidRPr="00BF38C6" w:rsidDel="00523959">
                <w:rPr>
                  <w:rFonts w:ascii="Arial Narrow" w:hAnsi="Arial Narrow"/>
                  <w:color w:val="auto"/>
                  <w:sz w:val="16"/>
                  <w:szCs w:val="16"/>
                  <w:lang w:val="ru-RU"/>
                </w:rPr>
                <w:delText xml:space="preserve"> (СОЕДИН. ПРОДУВКИ)</w:delText>
              </w:r>
            </w:del>
          </w:p>
          <w:p w14:paraId="1DF50111" w14:textId="66B8A7AB" w:rsidR="00F772B5" w:rsidRPr="00BF38C6" w:rsidDel="00523959" w:rsidRDefault="00F772B5" w:rsidP="00F772B5">
            <w:pPr>
              <w:pStyle w:val="CellBody"/>
              <w:rPr>
                <w:del w:id="2150" w:author="Zhunisbayev, Olzhasbek [Bolashak Atyrau Limited]" w:date="2024-05-10T02:36:00Z"/>
                <w:rFonts w:ascii="Arial Narrow" w:hAnsi="Arial Narrow" w:cs="Arial"/>
                <w:color w:val="auto"/>
                <w:sz w:val="16"/>
                <w:szCs w:val="16"/>
                <w:lang w:val="ru-RU"/>
              </w:rPr>
            </w:pPr>
            <w:del w:id="2151" w:author="Zhunisbayev, Olzhasbek [Bolashak Atyrau Limited]" w:date="2024-05-10T02:36:00Z">
              <w:r w:rsidRPr="00BF38C6" w:rsidDel="00523959">
                <w:rPr>
                  <w:rFonts w:ascii="Arial Narrow" w:hAnsi="Arial Narrow"/>
                  <w:color w:val="auto"/>
                  <w:sz w:val="16"/>
                  <w:szCs w:val="16"/>
                  <w:lang w:val="ru-RU"/>
                </w:rPr>
                <w:delText>TM – КОНДЕНСАТ, СРЕДНЕЕ ДАВЛЕНИЕ</w:delText>
              </w:r>
            </w:del>
          </w:p>
          <w:p w14:paraId="5B36A198" w14:textId="1298872F" w:rsidR="00F772B5" w:rsidRPr="00BF38C6" w:rsidDel="00523959" w:rsidRDefault="00F772B5" w:rsidP="00F772B5">
            <w:pPr>
              <w:pStyle w:val="CellBody"/>
              <w:rPr>
                <w:del w:id="2152" w:author="Zhunisbayev, Olzhasbek [Bolashak Atyrau Limited]" w:date="2024-05-10T02:36:00Z"/>
                <w:rFonts w:ascii="Arial Narrow" w:hAnsi="Arial Narrow" w:cs="Arial"/>
                <w:color w:val="auto"/>
                <w:sz w:val="16"/>
                <w:szCs w:val="16"/>
                <w:lang w:val="ru-RU"/>
              </w:rPr>
            </w:pPr>
            <w:del w:id="2153" w:author="Zhunisbayev, Olzhasbek [Bolashak Atyrau Limited]" w:date="2024-05-10T02:36:00Z">
              <w:r w:rsidRPr="00BF38C6" w:rsidDel="00523959">
                <w:rPr>
                  <w:rFonts w:ascii="Arial Narrow" w:hAnsi="Arial Narrow" w:cs="Arial"/>
                  <w:color w:val="auto"/>
                  <w:sz w:val="16"/>
                  <w:szCs w:val="16"/>
                  <w:lang w:val="en-GB"/>
                </w:rPr>
                <w:delText>WP</w:delText>
              </w:r>
              <w:r w:rsidRPr="00BF38C6" w:rsidDel="00523959">
                <w:rPr>
                  <w:rFonts w:ascii="Arial Narrow" w:hAnsi="Arial Narrow" w:cs="Arial"/>
                  <w:color w:val="auto"/>
                  <w:sz w:val="16"/>
                  <w:szCs w:val="16"/>
                  <w:lang w:val="ru-RU"/>
                </w:rPr>
                <w:delText xml:space="preserve"> – ТЕХНОЛОГИЧЕСКАЯ ВОДА</w:delText>
              </w:r>
            </w:del>
          </w:p>
          <w:p w14:paraId="59E23BCE" w14:textId="4F4DA81E" w:rsidR="00F772B5" w:rsidRPr="00BF38C6" w:rsidDel="00523959" w:rsidRDefault="00F772B5" w:rsidP="00F772B5">
            <w:pPr>
              <w:pStyle w:val="CellBody"/>
              <w:rPr>
                <w:del w:id="2154" w:author="Zhunisbayev, Olzhasbek [Bolashak Atyrau Limited]" w:date="2024-05-10T02:36:00Z"/>
                <w:rFonts w:ascii="Arial Narrow" w:hAnsi="Arial Narrow"/>
                <w:color w:val="auto"/>
                <w:sz w:val="16"/>
                <w:szCs w:val="16"/>
                <w:lang w:val="ru-RU"/>
              </w:rPr>
            </w:pPr>
            <w:del w:id="2155" w:author="Zhunisbayev, Olzhasbek [Bolashak Atyrau Limited]" w:date="2024-05-10T02:36:00Z">
              <w:r w:rsidRPr="00BF38C6" w:rsidDel="00523959">
                <w:rPr>
                  <w:rFonts w:ascii="Arial Narrow" w:hAnsi="Arial Narrow"/>
                  <w:color w:val="auto"/>
                  <w:sz w:val="16"/>
                  <w:szCs w:val="16"/>
                  <w:lang w:val="ru-RU"/>
                </w:rPr>
                <w:delText>WSR – КИСЛАЯ ВОДА</w:delText>
              </w:r>
            </w:del>
          </w:p>
          <w:p w14:paraId="571D23C7" w14:textId="71375C3E" w:rsidR="00F772B5" w:rsidRPr="00BF38C6" w:rsidDel="00523959" w:rsidRDefault="00F772B5" w:rsidP="00F772B5">
            <w:pPr>
              <w:pStyle w:val="CellBody"/>
              <w:rPr>
                <w:del w:id="2156" w:author="Zhunisbayev, Olzhasbek [Bolashak Atyrau Limited]" w:date="2024-05-10T02:36:00Z"/>
                <w:rFonts w:ascii="Arial Narrow" w:hAnsi="Arial Narrow"/>
                <w:color w:val="auto"/>
                <w:sz w:val="16"/>
                <w:szCs w:val="16"/>
                <w:u w:val="single"/>
                <w:lang w:val="ru-RU"/>
              </w:rPr>
            </w:pPr>
          </w:p>
        </w:tc>
        <w:tc>
          <w:tcPr>
            <w:tcW w:w="720" w:type="dxa"/>
            <w:tcBorders>
              <w:top w:val="single" w:sz="6" w:space="0" w:color="auto"/>
              <w:left w:val="single" w:sz="6" w:space="0" w:color="auto"/>
              <w:bottom w:val="single" w:sz="6" w:space="0" w:color="auto"/>
              <w:right w:val="single" w:sz="6" w:space="0" w:color="auto"/>
            </w:tcBorders>
          </w:tcPr>
          <w:p w14:paraId="13F2703F" w14:textId="73DA978E" w:rsidR="00F772B5" w:rsidRPr="00BF38C6" w:rsidDel="00523959" w:rsidRDefault="00F772B5" w:rsidP="00F772B5">
            <w:pPr>
              <w:pStyle w:val="CellBodyCentered"/>
              <w:rPr>
                <w:del w:id="2157" w:author="Zhunisbayev, Olzhasbek [Bolashak Atyrau Limited]" w:date="2024-05-10T02:36:00Z"/>
                <w:rFonts w:ascii="Arial Narrow" w:hAnsi="Arial Narrow"/>
                <w:b/>
                <w:color w:val="auto"/>
                <w:sz w:val="16"/>
                <w:szCs w:val="16"/>
                <w:lang w:val="en-GB"/>
              </w:rPr>
            </w:pPr>
          </w:p>
          <w:p w14:paraId="56C8EA64" w14:textId="09D22459" w:rsidR="00F772B5" w:rsidRPr="00BF38C6" w:rsidDel="00523959" w:rsidRDefault="00F772B5" w:rsidP="00F772B5">
            <w:pPr>
              <w:pStyle w:val="CellBodyCentered"/>
              <w:rPr>
                <w:del w:id="2158" w:author="Zhunisbayev, Olzhasbek [Bolashak Atyrau Limited]" w:date="2024-05-10T02:36:00Z"/>
                <w:rFonts w:ascii="Arial Narrow" w:hAnsi="Arial Narrow"/>
                <w:b/>
                <w:color w:val="auto"/>
                <w:sz w:val="16"/>
                <w:szCs w:val="16"/>
                <w:lang w:val="ru-RU"/>
              </w:rPr>
            </w:pPr>
            <w:del w:id="2159" w:author="Zhunisbayev, Olzhasbek [Bolashak Atyrau Limited]" w:date="2024-05-10T02:36:00Z">
              <w:r w:rsidRPr="00BF38C6" w:rsidDel="00523959">
                <w:rPr>
                  <w:rFonts w:ascii="Arial Narrow" w:hAnsi="Arial Narrow"/>
                  <w:b/>
                  <w:color w:val="auto"/>
                  <w:sz w:val="16"/>
                  <w:szCs w:val="16"/>
                  <w:lang w:val="ru-RU"/>
                </w:rPr>
                <w:delText>600K22</w:delText>
              </w:r>
            </w:del>
          </w:p>
        </w:tc>
        <w:tc>
          <w:tcPr>
            <w:tcW w:w="720" w:type="dxa"/>
            <w:tcBorders>
              <w:top w:val="single" w:sz="6" w:space="0" w:color="auto"/>
              <w:left w:val="single" w:sz="6" w:space="0" w:color="auto"/>
              <w:bottom w:val="single" w:sz="6" w:space="0" w:color="auto"/>
              <w:right w:val="single" w:sz="6" w:space="0" w:color="auto"/>
            </w:tcBorders>
          </w:tcPr>
          <w:p w14:paraId="74D4DF6F" w14:textId="5DC912A4" w:rsidR="00F772B5" w:rsidRPr="00BF38C6" w:rsidDel="00523959" w:rsidRDefault="00F772B5" w:rsidP="00F772B5">
            <w:pPr>
              <w:pStyle w:val="CellBodyCentered"/>
              <w:rPr>
                <w:del w:id="2160" w:author="Zhunisbayev, Olzhasbek [Bolashak Atyrau Limited]" w:date="2024-05-10T02:36:00Z"/>
                <w:rFonts w:ascii="Arial Narrow" w:hAnsi="Arial Narrow"/>
                <w:color w:val="auto"/>
                <w:sz w:val="16"/>
                <w:szCs w:val="16"/>
                <w:lang w:val="en-GB"/>
              </w:rPr>
            </w:pPr>
          </w:p>
          <w:p w14:paraId="258C8EC0" w14:textId="0D3425B2" w:rsidR="00F772B5" w:rsidRPr="00BF38C6" w:rsidDel="00523959" w:rsidRDefault="00F772B5" w:rsidP="00F772B5">
            <w:pPr>
              <w:pStyle w:val="CellBodyCentered"/>
              <w:rPr>
                <w:del w:id="2161" w:author="Zhunisbayev, Olzhasbek [Bolashak Atyrau Limited]" w:date="2024-05-10T02:36:00Z"/>
                <w:rFonts w:ascii="Arial Narrow" w:hAnsi="Arial Narrow"/>
                <w:color w:val="auto"/>
                <w:sz w:val="16"/>
                <w:szCs w:val="16"/>
                <w:lang w:val="ru-RU"/>
              </w:rPr>
            </w:pPr>
            <w:del w:id="2162" w:author="Zhunisbayev, Olzhasbek [Bolashak Atyrau Limited]" w:date="2024-05-10T02:36:00Z">
              <w:r w:rsidRPr="00BF38C6" w:rsidDel="00523959">
                <w:rPr>
                  <w:rFonts w:ascii="Arial Narrow" w:hAnsi="Arial Narrow"/>
                  <w:color w:val="auto"/>
                  <w:sz w:val="16"/>
                  <w:szCs w:val="16"/>
                  <w:lang w:val="ru-RU"/>
                </w:rPr>
                <w:delText>3,0</w:delText>
              </w:r>
            </w:del>
          </w:p>
        </w:tc>
        <w:tc>
          <w:tcPr>
            <w:tcW w:w="900" w:type="dxa"/>
            <w:tcBorders>
              <w:top w:val="single" w:sz="6" w:space="0" w:color="auto"/>
              <w:left w:val="single" w:sz="6" w:space="0" w:color="auto"/>
              <w:bottom w:val="single" w:sz="6" w:space="0" w:color="auto"/>
              <w:right w:val="single" w:sz="6" w:space="0" w:color="auto"/>
            </w:tcBorders>
          </w:tcPr>
          <w:p w14:paraId="5B330839" w14:textId="2496DA6F" w:rsidR="00F772B5" w:rsidDel="00523959" w:rsidRDefault="00F772B5" w:rsidP="00F772B5">
            <w:pPr>
              <w:pStyle w:val="CellBodyCentered"/>
              <w:rPr>
                <w:del w:id="2163" w:author="Zhunisbayev, Olzhasbek [Bolashak Atyrau Limited]" w:date="2024-05-10T02:36:00Z"/>
                <w:rFonts w:ascii="Arial Narrow" w:hAnsi="Arial Narrow" w:cs="Arial"/>
                <w:color w:val="auto"/>
                <w:sz w:val="16"/>
                <w:szCs w:val="16"/>
              </w:rPr>
            </w:pPr>
          </w:p>
          <w:p w14:paraId="5D4B2433" w14:textId="109DA096" w:rsidR="00F772B5" w:rsidRPr="00BF38C6" w:rsidDel="00523959" w:rsidRDefault="00F772B5" w:rsidP="00F772B5">
            <w:pPr>
              <w:pStyle w:val="CellBodyCentered"/>
              <w:rPr>
                <w:del w:id="2164" w:author="Zhunisbayev, Olzhasbek [Bolashak Atyrau Limited]" w:date="2024-05-10T02:36:00Z"/>
                <w:rFonts w:ascii="Arial Narrow" w:hAnsi="Arial Narrow"/>
                <w:color w:val="auto"/>
                <w:sz w:val="16"/>
                <w:szCs w:val="16"/>
                <w:lang w:val="ru-RU"/>
              </w:rPr>
            </w:pPr>
            <w:del w:id="2165" w:author="Zhunisbayev, Olzhasbek [Bolashak Atyrau Limited]" w:date="2024-05-10T02:36:00Z">
              <w:r w:rsidDel="00523959">
                <w:rPr>
                  <w:rFonts w:ascii="Arial Narrow" w:hAnsi="Arial Narrow" w:cs="Arial"/>
                  <w:color w:val="auto"/>
                  <w:sz w:val="16"/>
                  <w:szCs w:val="16"/>
                </w:rPr>
                <w:delText>LTCS</w:delText>
              </w:r>
            </w:del>
          </w:p>
          <w:p w14:paraId="26B893B8" w14:textId="5A926BBB" w:rsidR="00F772B5" w:rsidRPr="00BF38C6" w:rsidDel="00523959" w:rsidRDefault="00F772B5" w:rsidP="00F772B5">
            <w:pPr>
              <w:pStyle w:val="CellBodyCentered"/>
              <w:rPr>
                <w:del w:id="2166" w:author="Zhunisbayev, Olzhasbek [Bolashak Atyrau Limited]" w:date="2024-05-10T02:36:00Z"/>
                <w:rFonts w:ascii="Arial Narrow" w:hAnsi="Arial Narrow" w:cs="Arial"/>
                <w:color w:val="auto"/>
                <w:sz w:val="16"/>
                <w:szCs w:val="16"/>
                <w:lang w:val="ru-RU"/>
              </w:rPr>
            </w:pPr>
            <w:del w:id="2167" w:author="Zhunisbayev, Olzhasbek [Bolashak Atyrau Limited]" w:date="2024-05-10T02:36:00Z">
              <w:r w:rsidRPr="00BF38C6" w:rsidDel="00523959">
                <w:rPr>
                  <w:rFonts w:ascii="Arial Narrow" w:hAnsi="Arial Narrow" w:cs="Arial"/>
                  <w:color w:val="auto"/>
                  <w:sz w:val="16"/>
                  <w:szCs w:val="16"/>
                  <w:lang w:val="ru-RU"/>
                </w:rPr>
                <w:delText>Прим 1</w:delText>
              </w:r>
            </w:del>
          </w:p>
          <w:p w14:paraId="1F6D52F1" w14:textId="3E3BC810" w:rsidR="00F772B5" w:rsidRPr="00BF38C6" w:rsidDel="00523959" w:rsidRDefault="00F772B5" w:rsidP="00F772B5">
            <w:pPr>
              <w:pStyle w:val="CellBodyCentered"/>
              <w:rPr>
                <w:del w:id="2168" w:author="Zhunisbayev, Olzhasbek [Bolashak Atyrau Limited]" w:date="2024-05-10T02:36:00Z"/>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4013BACC" w14:textId="1676F391" w:rsidR="00F772B5" w:rsidRPr="00BF38C6" w:rsidDel="00523959" w:rsidRDefault="00F772B5" w:rsidP="00F772B5">
            <w:pPr>
              <w:pStyle w:val="CellBodyCentered"/>
              <w:jc w:val="left"/>
              <w:rPr>
                <w:del w:id="2169" w:author="Zhunisbayev, Olzhasbek [Bolashak Atyrau Limited]" w:date="2024-05-10T02:36:00Z"/>
                <w:rFonts w:ascii="Arial Narrow" w:hAnsi="Arial Narrow"/>
                <w:color w:val="auto"/>
                <w:sz w:val="16"/>
                <w:szCs w:val="16"/>
                <w:lang w:val="en-GB"/>
              </w:rPr>
            </w:pPr>
          </w:p>
          <w:p w14:paraId="4FF1F661" w14:textId="588B7E9C" w:rsidR="00F772B5" w:rsidRPr="00BF38C6" w:rsidDel="00523959" w:rsidRDefault="00F772B5" w:rsidP="00F772B5">
            <w:pPr>
              <w:pStyle w:val="CellBodyCentered"/>
              <w:rPr>
                <w:del w:id="2170" w:author="Zhunisbayev, Olzhasbek [Bolashak Atyrau Limited]" w:date="2024-05-10T02:36:00Z"/>
                <w:rFonts w:ascii="Arial Narrow" w:hAnsi="Arial Narrow" w:cs="Arial"/>
                <w:color w:val="auto"/>
                <w:sz w:val="16"/>
                <w:szCs w:val="16"/>
                <w:lang w:val="ru-RU"/>
              </w:rPr>
            </w:pPr>
            <w:del w:id="2171" w:author="Zhunisbayev, Olzhasbek [Bolashak Atyrau Limited]" w:date="2024-05-10T02:36:00Z">
              <w:r w:rsidRPr="00BF38C6" w:rsidDel="00523959">
                <w:rPr>
                  <w:rFonts w:ascii="Arial Narrow" w:hAnsi="Arial Narrow"/>
                  <w:color w:val="auto"/>
                  <w:sz w:val="16"/>
                  <w:szCs w:val="16"/>
                  <w:lang w:val="ru-RU"/>
                </w:rPr>
                <w:delText>КЛАСС 600</w:delText>
              </w:r>
            </w:del>
          </w:p>
          <w:p w14:paraId="1085D204" w14:textId="4D949CE2" w:rsidR="00F772B5" w:rsidRPr="00BF38C6" w:rsidDel="00523959" w:rsidRDefault="00F772B5" w:rsidP="00F772B5">
            <w:pPr>
              <w:pStyle w:val="CellBodyCentered"/>
              <w:rPr>
                <w:del w:id="2172" w:author="Zhunisbayev, Olzhasbek [Bolashak Atyrau Limited]" w:date="2024-05-10T02:36:00Z"/>
                <w:rFonts w:ascii="Arial Narrow" w:hAnsi="Arial Narrow"/>
                <w:color w:val="auto"/>
                <w:sz w:val="16"/>
                <w:szCs w:val="16"/>
                <w:lang w:val="ru-RU"/>
              </w:rPr>
            </w:pPr>
            <w:del w:id="2173" w:author="Zhunisbayev, Olzhasbek [Bolashak Atyrau Limited]" w:date="2024-05-10T02:36:00Z">
              <w:r w:rsidDel="00523959">
                <w:rPr>
                  <w:rFonts w:ascii="Arial Narrow" w:hAnsi="Arial Narrow"/>
                  <w:noProof/>
                  <w:color w:val="auto"/>
                  <w:sz w:val="16"/>
                  <w:szCs w:val="16"/>
                  <w:lang w:val="ru-RU" w:eastAsia="ru-RU"/>
                </w:rPr>
                <mc:AlternateContent>
                  <mc:Choice Requires="wps">
                    <w:drawing>
                      <wp:anchor distT="0" distB="0" distL="114300" distR="114300" simplePos="0" relativeHeight="254278656" behindDoc="0" locked="0" layoutInCell="1" allowOverlap="1" wp14:anchorId="4670C48C" wp14:editId="77D7629B">
                        <wp:simplePos x="0" y="0"/>
                        <wp:positionH relativeFrom="column">
                          <wp:posOffset>-16510</wp:posOffset>
                        </wp:positionH>
                        <wp:positionV relativeFrom="paragraph">
                          <wp:posOffset>1819275</wp:posOffset>
                        </wp:positionV>
                        <wp:extent cx="2138045" cy="281940"/>
                        <wp:effectExtent l="10160" t="13970" r="13970" b="8890"/>
                        <wp:wrapNone/>
                        <wp:docPr id="409630149" name="Text Box 3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281940"/>
                                </a:xfrm>
                                <a:prstGeom prst="rect">
                                  <a:avLst/>
                                </a:prstGeom>
                                <a:solidFill>
                                  <a:srgbClr val="FFFFFF"/>
                                </a:solidFill>
                                <a:ln w="9525">
                                  <a:solidFill>
                                    <a:srgbClr val="000000"/>
                                  </a:solidFill>
                                  <a:miter lim="800000"/>
                                  <a:headEnd/>
                                  <a:tailEnd/>
                                </a:ln>
                              </wps:spPr>
                              <wps:txbx>
                                <w:txbxContent>
                                  <w:p w14:paraId="6B85A335" w14:textId="77777777" w:rsidR="00F772B5" w:rsidRPr="005D28FA" w:rsidRDefault="00F772B5" w:rsidP="00BA168E">
                                    <w:pPr>
                                      <w:spacing w:before="0"/>
                                      <w:ind w:left="0"/>
                                      <w:jc w:val="center"/>
                                      <w:rPr>
                                        <w:color w:val="auto"/>
                                        <w:lang w:val="ru-RU"/>
                                      </w:rPr>
                                    </w:pPr>
                                    <w:r>
                                      <w:rPr>
                                        <w:color w:val="auto"/>
                                        <w:lang w:val="ru-RU"/>
                                      </w:rPr>
                                      <w:t>НЕ ИСПОЛЬЗУЕТСЯ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0C48C" id="Text Box 3840" o:spid="_x0000_s1044" type="#_x0000_t202" style="position:absolute;left:0;text-align:left;margin-left:-1.3pt;margin-top:143.25pt;width:168.35pt;height:22.2pt;z-index:25427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">
                        <v:textbox>
                          <w:txbxContent>
                            <w:p w14:paraId="6B85A335" w14:textId="77777777" w:rsidR="00F772B5" w:rsidRPr="005D28FA" w:rsidRDefault="00F772B5" w:rsidP="00BA168E">
                              <w:pPr>
                                <w:spacing w:before="0"/>
                                <w:ind w:left="0"/>
                                <w:jc w:val="center"/>
                                <w:rPr>
                                  <w:color w:val="auto"/>
                                  <w:lang w:val="ru-RU"/>
                                </w:rPr>
                              </w:pPr>
                              <w:r>
                                <w:rPr>
                                  <w:color w:val="auto"/>
                                  <w:lang w:val="ru-RU"/>
                                </w:rPr>
                                <w:t>НЕ ИСПОЛЬЗУЕТСЯ НА ПБР</w:t>
                              </w:r>
                            </w:p>
                          </w:txbxContent>
                        </v:textbox>
                      </v:shape>
                    </w:pict>
                  </mc:Fallback>
                </mc:AlternateContent>
              </w:r>
              <w:r w:rsidRPr="00BF38C6" w:rsidDel="00523959">
                <w:rPr>
                  <w:rFonts w:ascii="Arial Narrow" w:hAnsi="Arial Narrow"/>
                  <w:color w:val="auto"/>
                  <w:sz w:val="16"/>
                  <w:szCs w:val="16"/>
                  <w:lang w:val="ru-RU"/>
                </w:rPr>
                <w:delText>RF</w:delText>
              </w:r>
            </w:del>
          </w:p>
        </w:tc>
        <w:tc>
          <w:tcPr>
            <w:tcW w:w="709" w:type="dxa"/>
            <w:tcBorders>
              <w:top w:val="single" w:sz="6" w:space="0" w:color="auto"/>
              <w:left w:val="single" w:sz="6" w:space="0" w:color="auto"/>
              <w:bottom w:val="single" w:sz="6" w:space="0" w:color="auto"/>
              <w:right w:val="single" w:sz="6" w:space="0" w:color="auto"/>
            </w:tcBorders>
          </w:tcPr>
          <w:p w14:paraId="78D690B5" w14:textId="59536FDA" w:rsidR="00F772B5" w:rsidRPr="00BF38C6" w:rsidDel="00523959" w:rsidRDefault="00F772B5" w:rsidP="00F772B5">
            <w:pPr>
              <w:pStyle w:val="CellBodyCentered"/>
              <w:rPr>
                <w:del w:id="2174" w:author="Zhunisbayev, Olzhasbek [Bolashak Atyrau Limited]" w:date="2024-05-10T02:36:00Z"/>
                <w:rFonts w:ascii="Arial Narrow" w:hAnsi="Arial Narrow"/>
                <w:color w:val="auto"/>
                <w:sz w:val="16"/>
                <w:szCs w:val="16"/>
                <w:lang w:val="en-GB"/>
              </w:rPr>
            </w:pPr>
          </w:p>
          <w:p w14:paraId="5A7A64DE" w14:textId="72EB478B" w:rsidR="00F772B5" w:rsidRPr="00BF38C6" w:rsidDel="00523959" w:rsidRDefault="00F772B5" w:rsidP="00F772B5">
            <w:pPr>
              <w:pStyle w:val="CellBodyCentered"/>
              <w:rPr>
                <w:del w:id="2175" w:author="Zhunisbayev, Olzhasbek [Bolashak Atyrau Limited]" w:date="2024-05-10T02:36:00Z"/>
                <w:rFonts w:ascii="Arial Narrow" w:hAnsi="Arial Narrow"/>
                <w:color w:val="auto"/>
                <w:sz w:val="16"/>
                <w:szCs w:val="16"/>
                <w:lang w:val="ru-RU"/>
              </w:rPr>
            </w:pPr>
            <w:del w:id="2176" w:author="Zhunisbayev, Olzhasbek [Bolashak Atyrau Limited]" w:date="2024-05-10T02:36:00Z">
              <w:r w:rsidRPr="00BF38C6" w:rsidDel="00523959">
                <w:rPr>
                  <w:rFonts w:ascii="Arial Narrow" w:hAnsi="Arial Narrow"/>
                  <w:color w:val="auto"/>
                  <w:sz w:val="16"/>
                  <w:szCs w:val="16"/>
                  <w:lang w:val="ru-RU"/>
                </w:rPr>
                <w:delText>От -40 до +170 °C</w:delText>
              </w:r>
            </w:del>
          </w:p>
        </w:tc>
        <w:tc>
          <w:tcPr>
            <w:tcW w:w="1951" w:type="dxa"/>
            <w:tcBorders>
              <w:top w:val="single" w:sz="6" w:space="0" w:color="auto"/>
              <w:left w:val="single" w:sz="6" w:space="0" w:color="auto"/>
              <w:bottom w:val="single" w:sz="6" w:space="0" w:color="auto"/>
              <w:right w:val="single" w:sz="6" w:space="0" w:color="auto"/>
            </w:tcBorders>
          </w:tcPr>
          <w:p w14:paraId="705B06A7" w14:textId="4724A11F" w:rsidR="00F772B5" w:rsidDel="00523959" w:rsidRDefault="00F772B5" w:rsidP="00F772B5">
            <w:pPr>
              <w:pStyle w:val="CellBody"/>
              <w:rPr>
                <w:del w:id="2177" w:author="Zhunisbayev, Olzhasbek [Bolashak Atyrau Limited]" w:date="2024-05-10T02:36:00Z"/>
                <w:rFonts w:ascii="Arial Narrow" w:hAnsi="Arial Narrow"/>
                <w:color w:val="auto"/>
                <w:sz w:val="16"/>
                <w:szCs w:val="16"/>
                <w:u w:val="single"/>
              </w:rPr>
            </w:pPr>
          </w:p>
          <w:p w14:paraId="388F337D" w14:textId="6BFBE64E" w:rsidR="00F772B5" w:rsidRPr="00BF38C6" w:rsidDel="00523959" w:rsidRDefault="00F772B5" w:rsidP="00F772B5">
            <w:pPr>
              <w:pStyle w:val="CellBody"/>
              <w:rPr>
                <w:del w:id="2178" w:author="Zhunisbayev, Olzhasbek [Bolashak Atyrau Limited]" w:date="2024-05-10T02:36:00Z"/>
                <w:rFonts w:ascii="Arial Narrow" w:hAnsi="Arial Narrow" w:cs="Arial"/>
                <w:color w:val="auto"/>
                <w:sz w:val="16"/>
                <w:szCs w:val="16"/>
                <w:u w:val="single"/>
                <w:lang w:val="ru-RU"/>
              </w:rPr>
            </w:pPr>
            <w:del w:id="2179" w:author="Zhunisbayev, Olzhasbek [Bolashak Atyrau Limited]" w:date="2024-05-10T02:36:00Z">
              <w:r w:rsidRPr="00BF38C6" w:rsidDel="00523959">
                <w:rPr>
                  <w:rFonts w:ascii="Arial Narrow" w:hAnsi="Arial Narrow" w:cs="Arial"/>
                  <w:color w:val="auto"/>
                  <w:sz w:val="16"/>
                  <w:szCs w:val="16"/>
                  <w:u w:val="single"/>
                  <w:lang w:val="ru-RU"/>
                </w:rPr>
                <w:delText xml:space="preserve">По </w:delText>
              </w:r>
              <w:r w:rsidRPr="00BF38C6" w:rsidDel="00523959">
                <w:rPr>
                  <w:rFonts w:ascii="Arial Narrow" w:hAnsi="Arial Narrow" w:cs="Arial"/>
                  <w:color w:val="auto"/>
                  <w:sz w:val="16"/>
                  <w:szCs w:val="16"/>
                  <w:u w:val="single"/>
                  <w:lang w:val="en-GB"/>
                </w:rPr>
                <w:delText>ASME</w:delText>
              </w:r>
              <w:r w:rsidRPr="00BF38C6" w:rsidDel="00523959">
                <w:rPr>
                  <w:rFonts w:ascii="Arial Narrow" w:hAnsi="Arial Narrow" w:cs="Arial"/>
                  <w:color w:val="auto"/>
                  <w:sz w:val="16"/>
                  <w:szCs w:val="16"/>
                  <w:u w:val="single"/>
                  <w:lang w:val="ru-RU"/>
                </w:rPr>
                <w:delText xml:space="preserve"> </w:delText>
              </w:r>
              <w:r w:rsidRPr="00BF38C6" w:rsidDel="00523959">
                <w:rPr>
                  <w:rFonts w:ascii="Arial Narrow" w:hAnsi="Arial Narrow" w:cs="Arial"/>
                  <w:color w:val="auto"/>
                  <w:sz w:val="16"/>
                  <w:szCs w:val="16"/>
                  <w:u w:val="single"/>
                  <w:lang w:val="en-GB"/>
                </w:rPr>
                <w:delText>B</w:delText>
              </w:r>
              <w:r w:rsidRPr="00BF38C6" w:rsidDel="00523959">
                <w:rPr>
                  <w:rFonts w:ascii="Arial Narrow" w:hAnsi="Arial Narrow" w:cs="Arial"/>
                  <w:color w:val="auto"/>
                  <w:sz w:val="16"/>
                  <w:szCs w:val="16"/>
                  <w:u w:val="single"/>
                  <w:lang w:val="ru-RU"/>
                </w:rPr>
                <w:delText>16.5, группа матер</w:delText>
              </w:r>
              <w:r w:rsidDel="00523959">
                <w:rPr>
                  <w:rFonts w:ascii="Arial Narrow" w:hAnsi="Arial Narrow" w:cs="Arial"/>
                  <w:color w:val="auto"/>
                  <w:sz w:val="16"/>
                  <w:szCs w:val="16"/>
                  <w:u w:val="single"/>
                  <w:lang w:val="ru-RU"/>
                </w:rPr>
                <w:delText xml:space="preserve">. </w:delText>
              </w:r>
              <w:r w:rsidDel="00523959">
                <w:rPr>
                  <w:rFonts w:ascii="Arial Narrow" w:hAnsi="Arial Narrow" w:cs="Arial"/>
                  <w:color w:val="auto"/>
                  <w:sz w:val="16"/>
                  <w:szCs w:val="16"/>
                  <w:u w:val="single"/>
                </w:rPr>
                <w:delText>1</w:delText>
              </w:r>
              <w:r w:rsidRPr="00BF38C6" w:rsidDel="00523959">
                <w:rPr>
                  <w:rFonts w:ascii="Arial Narrow" w:hAnsi="Arial Narrow" w:cs="Arial"/>
                  <w:color w:val="auto"/>
                  <w:sz w:val="16"/>
                  <w:szCs w:val="16"/>
                  <w:u w:val="single"/>
                  <w:lang w:val="ru-RU"/>
                </w:rPr>
                <w:delText>.</w:delText>
              </w:r>
              <w:r w:rsidDel="00523959">
                <w:rPr>
                  <w:rFonts w:ascii="Arial Narrow" w:hAnsi="Arial Narrow" w:cs="Arial"/>
                  <w:color w:val="auto"/>
                  <w:sz w:val="16"/>
                  <w:szCs w:val="16"/>
                  <w:u w:val="single"/>
                </w:rPr>
                <w:delText>1</w:delText>
              </w:r>
              <w:r w:rsidRPr="00BF38C6" w:rsidDel="00523959">
                <w:rPr>
                  <w:rFonts w:ascii="Arial Narrow" w:hAnsi="Arial Narrow" w:cs="Arial"/>
                  <w:color w:val="auto"/>
                  <w:sz w:val="16"/>
                  <w:szCs w:val="16"/>
                  <w:u w:val="single"/>
                  <w:lang w:val="ru-RU"/>
                </w:rPr>
                <w:delText xml:space="preserve"> (огран</w:delText>
              </w:r>
              <w:r w:rsidDel="00523959">
                <w:rPr>
                  <w:rFonts w:ascii="Arial Narrow" w:hAnsi="Arial Narrow" w:cs="Arial"/>
                  <w:color w:val="auto"/>
                  <w:sz w:val="16"/>
                  <w:szCs w:val="16"/>
                  <w:u w:val="single"/>
                  <w:lang w:val="ru-RU"/>
                </w:rPr>
                <w:delText>.</w:delText>
              </w:r>
              <w:r w:rsidRPr="00BF38C6" w:rsidDel="00523959">
                <w:rPr>
                  <w:rFonts w:ascii="Arial Narrow" w:hAnsi="Arial Narrow" w:cs="Arial"/>
                  <w:color w:val="auto"/>
                  <w:sz w:val="16"/>
                  <w:szCs w:val="16"/>
                  <w:u w:val="single"/>
                  <w:lang w:val="ru-RU"/>
                </w:rPr>
                <w:delText xml:space="preserve"> </w:delText>
              </w:r>
              <w:r w:rsidDel="00523959">
                <w:rPr>
                  <w:rFonts w:ascii="Arial Narrow" w:hAnsi="Arial Narrow" w:cs="Arial"/>
                  <w:color w:val="auto"/>
                  <w:sz w:val="16"/>
                  <w:szCs w:val="16"/>
                  <w:u w:val="single"/>
                </w:rPr>
                <w:delText>классом</w:delText>
              </w:r>
              <w:r w:rsidRPr="00BF38C6" w:rsidDel="00523959">
                <w:rPr>
                  <w:rFonts w:ascii="Arial Narrow" w:hAnsi="Arial Narrow" w:cs="Arial"/>
                  <w:color w:val="auto"/>
                  <w:sz w:val="16"/>
                  <w:szCs w:val="16"/>
                  <w:u w:val="single"/>
                  <w:lang w:val="ru-RU"/>
                </w:rPr>
                <w:delText xml:space="preserve"> фланцев)</w:delText>
              </w:r>
            </w:del>
          </w:p>
          <w:p w14:paraId="60C5164F" w14:textId="65E16FC8" w:rsidR="00F772B5" w:rsidRPr="00BF38C6" w:rsidDel="00523959" w:rsidRDefault="00F772B5" w:rsidP="00F772B5">
            <w:pPr>
              <w:pStyle w:val="CellBody"/>
              <w:rPr>
                <w:del w:id="2180" w:author="Zhunisbayev, Olzhasbek [Bolashak Atyrau Limited]" w:date="2024-05-10T02:36:00Z"/>
                <w:rFonts w:ascii="Arial Narrow" w:hAnsi="Arial Narrow" w:cs="Arial"/>
                <w:color w:val="auto"/>
                <w:sz w:val="16"/>
                <w:szCs w:val="16"/>
                <w:lang w:val="ru-RU"/>
              </w:rPr>
            </w:pPr>
            <w:del w:id="2181" w:author="Zhunisbayev, Olzhasbek [Bolashak Atyrau Limited]" w:date="2024-05-10T02:36:00Z">
              <w:r w:rsidRPr="00BF38C6" w:rsidDel="00523959">
                <w:rPr>
                  <w:rFonts w:ascii="Arial Narrow" w:hAnsi="Arial Narrow"/>
                  <w:color w:val="auto"/>
                  <w:sz w:val="16"/>
                  <w:szCs w:val="16"/>
                  <w:lang w:val="ru-RU"/>
                </w:rPr>
                <w:delText>-40 до 38 °</w:delText>
              </w:r>
              <w:r w:rsidRPr="00BF38C6" w:rsidDel="00523959">
                <w:rPr>
                  <w:rFonts w:ascii="Arial Narrow" w:hAnsi="Arial Narrow"/>
                  <w:snapToGrid w:val="0"/>
                  <w:color w:val="auto"/>
                  <w:sz w:val="16"/>
                  <w:szCs w:val="16"/>
                  <w:lang w:val="ru-RU"/>
                </w:rPr>
                <w:delText xml:space="preserve">C </w:delText>
              </w:r>
              <w:r w:rsidRPr="00BF38C6" w:rsidDel="00523959">
                <w:rPr>
                  <w:rFonts w:ascii="Arial Narrow" w:hAnsi="Arial Narrow"/>
                  <w:color w:val="auto"/>
                  <w:sz w:val="16"/>
                  <w:szCs w:val="16"/>
                  <w:lang w:val="ru-RU"/>
                </w:rPr>
                <w:delText>= 102,1 бар (изб.)</w:delText>
              </w:r>
            </w:del>
          </w:p>
          <w:p w14:paraId="03F5B00A" w14:textId="6165842F" w:rsidR="00F772B5" w:rsidRPr="00BF38C6" w:rsidDel="00523959" w:rsidRDefault="00F772B5" w:rsidP="00F772B5">
            <w:pPr>
              <w:pStyle w:val="CellBody"/>
              <w:rPr>
                <w:del w:id="2182" w:author="Zhunisbayev, Olzhasbek [Bolashak Atyrau Limited]" w:date="2024-05-10T02:36:00Z"/>
                <w:rFonts w:ascii="Arial Narrow" w:hAnsi="Arial Narrow" w:cs="Arial"/>
                <w:color w:val="auto"/>
                <w:sz w:val="16"/>
                <w:szCs w:val="16"/>
                <w:lang w:val="ru-RU"/>
              </w:rPr>
            </w:pPr>
            <w:del w:id="2183" w:author="Zhunisbayev, Olzhasbek [Bolashak Atyrau Limited]" w:date="2024-05-10T02:36:00Z">
              <w:r w:rsidRPr="00BF38C6" w:rsidDel="00523959">
                <w:rPr>
                  <w:rFonts w:ascii="Arial Narrow" w:hAnsi="Arial Narrow"/>
                  <w:color w:val="auto"/>
                  <w:sz w:val="16"/>
                  <w:szCs w:val="16"/>
                  <w:lang w:val="ru-RU"/>
                </w:rPr>
                <w:delText>50 °</w:delText>
              </w:r>
              <w:r w:rsidRPr="00BF38C6" w:rsidDel="00523959">
                <w:rPr>
                  <w:rFonts w:ascii="Arial Narrow" w:hAnsi="Arial Narrow"/>
                  <w:snapToGrid w:val="0"/>
                  <w:color w:val="auto"/>
                  <w:sz w:val="16"/>
                  <w:szCs w:val="16"/>
                  <w:lang w:val="ru-RU"/>
                </w:rPr>
                <w:delText xml:space="preserve">C = 100,2 </w:delText>
              </w:r>
              <w:r w:rsidRPr="00BF38C6" w:rsidDel="00523959">
                <w:rPr>
                  <w:rFonts w:ascii="Arial Narrow" w:hAnsi="Arial Narrow"/>
                  <w:color w:val="auto"/>
                  <w:sz w:val="16"/>
                  <w:szCs w:val="16"/>
                  <w:lang w:val="ru-RU"/>
                </w:rPr>
                <w:delText>бар (изб.)</w:delText>
              </w:r>
            </w:del>
          </w:p>
          <w:p w14:paraId="036F3339" w14:textId="698C0EC0" w:rsidR="00F772B5" w:rsidRPr="00BF38C6" w:rsidDel="00523959" w:rsidRDefault="00F772B5" w:rsidP="00F772B5">
            <w:pPr>
              <w:pStyle w:val="CellBody"/>
              <w:rPr>
                <w:del w:id="2184" w:author="Zhunisbayev, Olzhasbek [Bolashak Atyrau Limited]" w:date="2024-05-10T02:36:00Z"/>
                <w:rFonts w:ascii="Arial Narrow" w:hAnsi="Arial Narrow" w:cs="Arial"/>
                <w:color w:val="auto"/>
                <w:sz w:val="16"/>
                <w:szCs w:val="16"/>
                <w:lang w:val="ru-RU"/>
              </w:rPr>
            </w:pPr>
            <w:del w:id="2185" w:author="Zhunisbayev, Olzhasbek [Bolashak Atyrau Limited]" w:date="2024-05-10T02:36:00Z">
              <w:r w:rsidRPr="00BF38C6" w:rsidDel="00523959">
                <w:rPr>
                  <w:rFonts w:ascii="Arial Narrow" w:hAnsi="Arial Narrow"/>
                  <w:color w:val="auto"/>
                  <w:sz w:val="16"/>
                  <w:szCs w:val="16"/>
                  <w:lang w:val="ru-RU"/>
                </w:rPr>
                <w:delText>100 °</w:delText>
              </w:r>
              <w:r w:rsidRPr="00BF38C6" w:rsidDel="00523959">
                <w:rPr>
                  <w:rFonts w:ascii="Arial Narrow" w:hAnsi="Arial Narrow"/>
                  <w:snapToGrid w:val="0"/>
                  <w:color w:val="auto"/>
                  <w:sz w:val="16"/>
                  <w:szCs w:val="16"/>
                  <w:lang w:val="ru-RU"/>
                </w:rPr>
                <w:delText xml:space="preserve">C = 93,2 </w:delText>
              </w:r>
              <w:r w:rsidRPr="00BF38C6" w:rsidDel="00523959">
                <w:rPr>
                  <w:rFonts w:ascii="Arial Narrow" w:hAnsi="Arial Narrow"/>
                  <w:color w:val="auto"/>
                  <w:sz w:val="16"/>
                  <w:szCs w:val="16"/>
                  <w:lang w:val="ru-RU"/>
                </w:rPr>
                <w:delText>бар (изб.)</w:delText>
              </w:r>
            </w:del>
          </w:p>
          <w:p w14:paraId="5C0CBF0A" w14:textId="24939CC5" w:rsidR="00F772B5" w:rsidRPr="00BF38C6" w:rsidDel="00523959" w:rsidRDefault="00F772B5" w:rsidP="00F772B5">
            <w:pPr>
              <w:pStyle w:val="CellBody"/>
              <w:rPr>
                <w:del w:id="2186" w:author="Zhunisbayev, Olzhasbek [Bolashak Atyrau Limited]" w:date="2024-05-10T02:36:00Z"/>
                <w:rFonts w:ascii="Arial Narrow" w:hAnsi="Arial Narrow" w:cs="Arial"/>
                <w:color w:val="auto"/>
                <w:sz w:val="16"/>
                <w:szCs w:val="16"/>
                <w:lang w:val="ru-RU"/>
              </w:rPr>
            </w:pPr>
            <w:del w:id="2187" w:author="Zhunisbayev, Olzhasbek [Bolashak Atyrau Limited]" w:date="2024-05-10T02:36:00Z">
              <w:r w:rsidRPr="00BF38C6" w:rsidDel="00523959">
                <w:rPr>
                  <w:rFonts w:ascii="Arial Narrow" w:hAnsi="Arial Narrow"/>
                  <w:color w:val="auto"/>
                  <w:sz w:val="16"/>
                  <w:szCs w:val="16"/>
                  <w:lang w:val="ru-RU"/>
                </w:rPr>
                <w:delText>150 °</w:delText>
              </w:r>
              <w:r w:rsidRPr="00BF38C6" w:rsidDel="00523959">
                <w:rPr>
                  <w:rFonts w:ascii="Arial Narrow" w:hAnsi="Arial Narrow"/>
                  <w:snapToGrid w:val="0"/>
                  <w:color w:val="auto"/>
                  <w:sz w:val="16"/>
                  <w:szCs w:val="16"/>
                  <w:lang w:val="ru-RU"/>
                </w:rPr>
                <w:delText xml:space="preserve">C = 90,2 </w:delText>
              </w:r>
              <w:r w:rsidRPr="00BF38C6" w:rsidDel="00523959">
                <w:rPr>
                  <w:rFonts w:ascii="Arial Narrow" w:hAnsi="Arial Narrow"/>
                  <w:color w:val="auto"/>
                  <w:sz w:val="16"/>
                  <w:szCs w:val="16"/>
                  <w:lang w:val="ru-RU"/>
                </w:rPr>
                <w:delText>бар (изб.)</w:delText>
              </w:r>
            </w:del>
          </w:p>
          <w:p w14:paraId="7009B859" w14:textId="719E64AC" w:rsidR="00F772B5" w:rsidRPr="00BF38C6" w:rsidDel="00523959" w:rsidRDefault="00F772B5" w:rsidP="00F772B5">
            <w:pPr>
              <w:pStyle w:val="CellBody"/>
              <w:rPr>
                <w:del w:id="2188" w:author="Zhunisbayev, Olzhasbek [Bolashak Atyrau Limited]" w:date="2024-05-10T02:36:00Z"/>
                <w:rFonts w:ascii="Arial Narrow" w:hAnsi="Arial Narrow"/>
                <w:color w:val="auto"/>
                <w:sz w:val="16"/>
                <w:szCs w:val="16"/>
                <w:lang w:val="ru-RU"/>
              </w:rPr>
            </w:pPr>
            <w:del w:id="2189" w:author="Zhunisbayev, Olzhasbek [Bolashak Atyrau Limited]" w:date="2024-05-10T02:36:00Z">
              <w:r w:rsidRPr="00BF38C6" w:rsidDel="00523959">
                <w:rPr>
                  <w:rFonts w:ascii="Arial Narrow" w:hAnsi="Arial Narrow"/>
                  <w:color w:val="auto"/>
                  <w:sz w:val="16"/>
                  <w:szCs w:val="16"/>
                  <w:lang w:val="ru-RU"/>
                </w:rPr>
                <w:delText>170 °</w:delText>
              </w:r>
              <w:r w:rsidRPr="00BF38C6" w:rsidDel="00523959">
                <w:rPr>
                  <w:rFonts w:ascii="Arial Narrow" w:hAnsi="Arial Narrow"/>
                  <w:snapToGrid w:val="0"/>
                  <w:color w:val="auto"/>
                  <w:sz w:val="16"/>
                  <w:szCs w:val="16"/>
                  <w:lang w:val="ru-RU"/>
                </w:rPr>
                <w:delText xml:space="preserve">C = 89,1 </w:delText>
              </w:r>
              <w:r w:rsidRPr="00BF38C6" w:rsidDel="00523959">
                <w:rPr>
                  <w:rFonts w:ascii="Arial Narrow" w:hAnsi="Arial Narrow"/>
                  <w:color w:val="auto"/>
                  <w:sz w:val="16"/>
                  <w:szCs w:val="16"/>
                  <w:lang w:val="ru-RU"/>
                </w:rPr>
                <w:delText>бар (изб.)</w:delText>
              </w:r>
            </w:del>
          </w:p>
        </w:tc>
        <w:tc>
          <w:tcPr>
            <w:tcW w:w="611" w:type="dxa"/>
            <w:tcBorders>
              <w:top w:val="single" w:sz="6" w:space="0" w:color="auto"/>
              <w:left w:val="single" w:sz="6" w:space="0" w:color="auto"/>
              <w:bottom w:val="single" w:sz="6" w:space="0" w:color="auto"/>
              <w:right w:val="single" w:sz="6" w:space="0" w:color="auto"/>
            </w:tcBorders>
          </w:tcPr>
          <w:p w14:paraId="3FF226BE" w14:textId="64890854" w:rsidR="00F772B5" w:rsidRPr="00BF38C6" w:rsidDel="00523959" w:rsidRDefault="00F772B5" w:rsidP="00F772B5">
            <w:pPr>
              <w:pStyle w:val="CellBodyCentered"/>
              <w:jc w:val="left"/>
              <w:rPr>
                <w:del w:id="2190" w:author="Zhunisbayev, Olzhasbek [Bolashak Atyrau Limited]" w:date="2024-05-10T02:36:00Z"/>
                <w:rFonts w:ascii="Arial Narrow" w:hAnsi="Arial Narrow" w:cs="Arial"/>
                <w:color w:val="auto"/>
                <w:sz w:val="16"/>
                <w:szCs w:val="16"/>
                <w:lang w:val="ru-RU"/>
              </w:rPr>
            </w:pPr>
          </w:p>
          <w:p w14:paraId="47C51CF7" w14:textId="4E20D997" w:rsidR="00F772B5" w:rsidRPr="00BF38C6" w:rsidDel="00523959" w:rsidRDefault="00F772B5" w:rsidP="00F772B5">
            <w:pPr>
              <w:pStyle w:val="CellBodyCentered"/>
              <w:rPr>
                <w:del w:id="2191" w:author="Zhunisbayev, Olzhasbek [Bolashak Atyrau Limited]" w:date="2024-05-10T02:36:00Z"/>
                <w:rFonts w:ascii="Arial Narrow" w:hAnsi="Arial Narrow" w:cs="Arial"/>
                <w:color w:val="auto"/>
                <w:sz w:val="16"/>
                <w:szCs w:val="16"/>
                <w:lang w:val="ru-RU"/>
              </w:rPr>
            </w:pPr>
            <w:del w:id="2192" w:author="Zhunisbayev, Olzhasbek [Bolashak Atyrau Limited]" w:date="2024-05-10T02:36:00Z">
              <w:r w:rsidRPr="00BF38C6" w:rsidDel="00523959">
                <w:rPr>
                  <w:rFonts w:ascii="Arial Narrow" w:hAnsi="Arial Narrow" w:cs="Arial"/>
                  <w:color w:val="auto"/>
                  <w:sz w:val="16"/>
                  <w:szCs w:val="16"/>
                  <w:lang w:val="ru-RU"/>
                </w:rPr>
                <w:delText>ДА</w:delText>
              </w:r>
            </w:del>
          </w:p>
        </w:tc>
        <w:tc>
          <w:tcPr>
            <w:tcW w:w="450" w:type="dxa"/>
            <w:tcBorders>
              <w:top w:val="single" w:sz="6" w:space="0" w:color="auto"/>
              <w:left w:val="single" w:sz="6" w:space="0" w:color="auto"/>
              <w:bottom w:val="single" w:sz="6" w:space="0" w:color="auto"/>
              <w:right w:val="single" w:sz="6" w:space="0" w:color="auto"/>
            </w:tcBorders>
          </w:tcPr>
          <w:p w14:paraId="6FF516AE" w14:textId="5D48534A" w:rsidR="00F772B5" w:rsidRPr="00BF38C6" w:rsidDel="00523959" w:rsidRDefault="00F772B5" w:rsidP="00F772B5">
            <w:pPr>
              <w:pStyle w:val="CellBodyCentered"/>
              <w:rPr>
                <w:del w:id="2193" w:author="Zhunisbayev, Olzhasbek [Bolashak Atyrau Limited]" w:date="2024-05-10T02:36:00Z"/>
                <w:rFonts w:ascii="Arial Narrow" w:hAnsi="Arial Narrow" w:cs="Arial"/>
                <w:color w:val="auto"/>
                <w:sz w:val="16"/>
                <w:szCs w:val="16"/>
                <w:lang w:val="en-GB"/>
              </w:rPr>
            </w:pPr>
          </w:p>
          <w:p w14:paraId="28740115" w14:textId="13736463" w:rsidR="00F772B5" w:rsidRPr="00BF38C6" w:rsidDel="00523959" w:rsidRDefault="00F772B5" w:rsidP="00F772B5">
            <w:pPr>
              <w:pStyle w:val="CellBodyCentered"/>
              <w:rPr>
                <w:del w:id="2194" w:author="Zhunisbayev, Olzhasbek [Bolashak Atyrau Limited]" w:date="2024-05-10T02:36:00Z"/>
                <w:rFonts w:ascii="Arial Narrow" w:hAnsi="Arial Narrow"/>
                <w:color w:val="auto"/>
                <w:sz w:val="16"/>
                <w:szCs w:val="16"/>
                <w:lang w:val="ru-RU"/>
              </w:rPr>
            </w:pPr>
            <w:del w:id="2195" w:author="Zhunisbayev, Olzhasbek [Bolashak Atyrau Limited]" w:date="2024-05-10T02:36:00Z">
              <w:r w:rsidRPr="00BF38C6" w:rsidDel="00523959">
                <w:rPr>
                  <w:rFonts w:ascii="Arial Narrow" w:hAnsi="Arial Narrow" w:cs="Arial"/>
                  <w:color w:val="auto"/>
                  <w:sz w:val="16"/>
                  <w:szCs w:val="16"/>
                  <w:lang w:val="en-GB"/>
                </w:rPr>
                <w:delText>100</w:delText>
              </w:r>
            </w:del>
          </w:p>
        </w:tc>
      </w:tr>
      <w:tr w:rsidR="00F772B5" w:rsidRPr="00BF38C6" w14:paraId="467104DE" w14:textId="77777777" w:rsidTr="002A7110">
        <w:tc>
          <w:tcPr>
            <w:tcW w:w="3332" w:type="dxa"/>
            <w:tcBorders>
              <w:top w:val="single" w:sz="6" w:space="0" w:color="auto"/>
              <w:left w:val="single" w:sz="6" w:space="0" w:color="auto"/>
              <w:bottom w:val="single" w:sz="6" w:space="0" w:color="auto"/>
              <w:right w:val="single" w:sz="6" w:space="0" w:color="auto"/>
            </w:tcBorders>
          </w:tcPr>
          <w:p w14:paraId="43AF1FEB" w14:textId="77777777" w:rsidR="00F772B5" w:rsidRPr="00BF38C6" w:rsidRDefault="00F772B5" w:rsidP="00F772B5">
            <w:pPr>
              <w:pStyle w:val="CellBody"/>
              <w:rPr>
                <w:rFonts w:ascii="Arial Narrow" w:hAnsi="Arial Narrow" w:cs="Arial"/>
                <w:color w:val="auto"/>
                <w:sz w:val="16"/>
                <w:szCs w:val="16"/>
                <w:lang w:val="en-GB"/>
              </w:rPr>
            </w:pPr>
          </w:p>
          <w:p w14:paraId="306854D0"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 xml:space="preserve">PHC – </w:t>
            </w:r>
            <w:r w:rsidRPr="00BF38C6">
              <w:rPr>
                <w:rFonts w:ascii="Arial Narrow" w:hAnsi="Arial Narrow" w:cs="Arial"/>
                <w:color w:val="auto"/>
                <w:sz w:val="16"/>
                <w:szCs w:val="16"/>
                <w:lang w:val="ru-RU"/>
              </w:rPr>
              <w:t>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2D8A6C42" w14:textId="77777777" w:rsidR="00F772B5" w:rsidRPr="00BF38C6" w:rsidRDefault="00F772B5" w:rsidP="00F772B5">
            <w:pPr>
              <w:pStyle w:val="CellBodyCentered"/>
              <w:rPr>
                <w:rFonts w:ascii="Arial Narrow" w:hAnsi="Arial Narrow" w:cs="Arial"/>
                <w:b/>
                <w:color w:val="auto"/>
                <w:sz w:val="16"/>
                <w:szCs w:val="16"/>
                <w:lang w:val="en-GB"/>
              </w:rPr>
            </w:pPr>
          </w:p>
          <w:p w14:paraId="3267D866" w14:textId="541D2BC2" w:rsidR="00F772B5" w:rsidRPr="00BF38C6" w:rsidRDefault="00F772B5" w:rsidP="00F772B5">
            <w:pPr>
              <w:pStyle w:val="CellBodyCentered"/>
              <w:rPr>
                <w:rFonts w:ascii="Arial Narrow" w:hAnsi="Arial Narrow"/>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284800" behindDoc="0" locked="0" layoutInCell="1" allowOverlap="1" wp14:anchorId="51B79D35" wp14:editId="36E1786A">
                      <wp:simplePos x="0" y="0"/>
                      <wp:positionH relativeFrom="column">
                        <wp:posOffset>-435990</wp:posOffset>
                      </wp:positionH>
                      <wp:positionV relativeFrom="paragraph">
                        <wp:posOffset>178542</wp:posOffset>
                      </wp:positionV>
                      <wp:extent cx="973455" cy="221615"/>
                      <wp:effectExtent l="0" t="0" r="55245" b="64135"/>
                      <wp:wrapNone/>
                      <wp:docPr id="377378441"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0822C17D" w14:textId="77777777" w:rsidR="00F772B5" w:rsidRPr="0062771D" w:rsidRDefault="00F772B5" w:rsidP="0049000C">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B79D35" id="_x0000_s1045" style="position:absolute;left:0;text-align:left;margin-left:-34.35pt;margin-top:14.05pt;width:76.65pt;height:17.45pt;z-index:25428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">
                      <v:shadow on="t" color="black [3213]" opacity=".5"/>
                      <v:textbox>
                        <w:txbxContent>
                          <w:p w14:paraId="0822C17D" w14:textId="77777777" w:rsidR="00F772B5" w:rsidRPr="0062771D" w:rsidRDefault="00F772B5" w:rsidP="0049000C">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Pr="00BF38C6">
              <w:rPr>
                <w:rFonts w:ascii="Arial Narrow" w:hAnsi="Arial Narrow" w:cs="Arial"/>
                <w:b/>
                <w:color w:val="auto"/>
                <w:sz w:val="16"/>
                <w:szCs w:val="16"/>
                <w:lang w:val="en-GB"/>
              </w:rPr>
              <w:t>600K5D</w:t>
            </w:r>
          </w:p>
        </w:tc>
        <w:tc>
          <w:tcPr>
            <w:tcW w:w="720" w:type="dxa"/>
            <w:tcBorders>
              <w:top w:val="single" w:sz="6" w:space="0" w:color="auto"/>
              <w:left w:val="single" w:sz="6" w:space="0" w:color="auto"/>
              <w:bottom w:val="single" w:sz="6" w:space="0" w:color="auto"/>
              <w:right w:val="single" w:sz="6" w:space="0" w:color="auto"/>
            </w:tcBorders>
          </w:tcPr>
          <w:p w14:paraId="54E59247" w14:textId="69D78783" w:rsidR="00F772B5" w:rsidRPr="00BF38C6" w:rsidRDefault="00F772B5" w:rsidP="00F772B5">
            <w:pPr>
              <w:pStyle w:val="CellBodyCentered"/>
              <w:rPr>
                <w:rFonts w:ascii="Arial Narrow" w:hAnsi="Arial Narrow" w:cs="Arial"/>
                <w:color w:val="auto"/>
                <w:sz w:val="16"/>
                <w:szCs w:val="16"/>
                <w:lang w:val="en-GB"/>
              </w:rPr>
            </w:pPr>
          </w:p>
          <w:p w14:paraId="062983BD" w14:textId="2D150738"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01AFAA41" w14:textId="77777777" w:rsidR="00F772B5" w:rsidRPr="00BF38C6" w:rsidRDefault="00F772B5" w:rsidP="00F772B5">
            <w:pPr>
              <w:pStyle w:val="CellBodyCentered"/>
              <w:rPr>
                <w:rFonts w:ascii="Arial Narrow" w:hAnsi="Arial Narrow" w:cs="Arial"/>
                <w:color w:val="auto"/>
                <w:sz w:val="16"/>
                <w:szCs w:val="16"/>
                <w:lang w:val="ru-RU"/>
              </w:rPr>
            </w:pPr>
          </w:p>
          <w:p w14:paraId="39E8D0AD"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339A3F9C"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7A628FC5" w14:textId="6B15AF09"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2325F25" w14:textId="77777777" w:rsidR="00F772B5" w:rsidRPr="00BF38C6" w:rsidRDefault="00F772B5" w:rsidP="00F772B5">
            <w:pPr>
              <w:pStyle w:val="CellBodyCentered"/>
              <w:rPr>
                <w:rFonts w:ascii="Arial Narrow" w:hAnsi="Arial Narrow" w:cs="Arial"/>
                <w:color w:val="auto"/>
                <w:sz w:val="16"/>
                <w:szCs w:val="16"/>
                <w:lang w:val="en-GB"/>
              </w:rPr>
            </w:pPr>
          </w:p>
          <w:p w14:paraId="5178DB8B"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p>
          <w:p w14:paraId="248B39D1"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600</w:t>
            </w:r>
          </w:p>
          <w:p w14:paraId="0C35C3FF" w14:textId="504E89F6"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05ACC28A" w14:textId="77777777" w:rsidR="00F772B5" w:rsidRPr="00BF38C6" w:rsidRDefault="00F772B5" w:rsidP="00F772B5">
            <w:pPr>
              <w:pStyle w:val="CellBodyCentered"/>
              <w:rPr>
                <w:rFonts w:ascii="Arial Narrow" w:hAnsi="Arial Narrow" w:cs="Arial"/>
                <w:color w:val="auto"/>
                <w:sz w:val="16"/>
                <w:szCs w:val="16"/>
                <w:lang w:val="en-GB"/>
              </w:rPr>
            </w:pPr>
          </w:p>
          <w:p w14:paraId="4FAFE4C0"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+90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202F21A8" w14:textId="77777777" w:rsidR="00F772B5" w:rsidRPr="006759B5" w:rsidRDefault="00F772B5" w:rsidP="00F772B5">
            <w:pPr>
              <w:pStyle w:val="CellBody"/>
              <w:rPr>
                <w:rFonts w:ascii="Arial Narrow" w:hAnsi="Arial Narrow" w:cs="Arial"/>
                <w:color w:val="auto"/>
                <w:sz w:val="16"/>
                <w:szCs w:val="16"/>
                <w:lang w:val="ru-RU"/>
              </w:rPr>
            </w:pPr>
          </w:p>
          <w:p w14:paraId="1045D3B9" w14:textId="39BCEF25"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p>
          <w:p w14:paraId="2EFC9D0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rPr>
              <w:t>ASME</w:t>
            </w:r>
            <w:r w:rsidRPr="00BF38C6">
              <w:rPr>
                <w:rFonts w:ascii="Arial Narrow" w:hAnsi="Arial Narrow"/>
                <w:color w:val="auto"/>
                <w:sz w:val="16"/>
                <w:szCs w:val="16"/>
                <w:lang w:val="ru-RU"/>
              </w:rPr>
              <w:t xml:space="preserve"> </w:t>
            </w:r>
            <w:r w:rsidRPr="00BF38C6">
              <w:rPr>
                <w:rFonts w:ascii="Arial Narrow" w:hAnsi="Arial Narrow"/>
                <w:color w:val="auto"/>
                <w:sz w:val="16"/>
                <w:szCs w:val="16"/>
              </w:rPr>
              <w:t>B</w:t>
            </w:r>
            <w:r w:rsidRPr="00BF38C6">
              <w:rPr>
                <w:rFonts w:ascii="Arial Narrow" w:hAnsi="Arial Narrow"/>
                <w:color w:val="auto"/>
                <w:sz w:val="16"/>
                <w:szCs w:val="16"/>
                <w:lang w:val="ru-RU"/>
              </w:rPr>
              <w:t>31.8</w:t>
            </w:r>
          </w:p>
        </w:tc>
        <w:tc>
          <w:tcPr>
            <w:tcW w:w="611" w:type="dxa"/>
            <w:tcBorders>
              <w:top w:val="single" w:sz="6" w:space="0" w:color="auto"/>
              <w:left w:val="single" w:sz="6" w:space="0" w:color="auto"/>
              <w:bottom w:val="single" w:sz="6" w:space="0" w:color="auto"/>
              <w:right w:val="single" w:sz="6" w:space="0" w:color="auto"/>
            </w:tcBorders>
          </w:tcPr>
          <w:p w14:paraId="2C209E63" w14:textId="77777777" w:rsidR="00F772B5" w:rsidRPr="00BF38C6" w:rsidRDefault="00F772B5" w:rsidP="00F772B5">
            <w:pPr>
              <w:pStyle w:val="CellBody"/>
              <w:jc w:val="center"/>
              <w:rPr>
                <w:rFonts w:ascii="Arial Narrow" w:hAnsi="Arial Narrow" w:cs="Arial"/>
                <w:sz w:val="16"/>
                <w:szCs w:val="16"/>
                <w:lang w:val="ru-RU"/>
              </w:rPr>
            </w:pPr>
          </w:p>
          <w:p w14:paraId="317AB049" w14:textId="77777777" w:rsidR="00F772B5" w:rsidRPr="00BF38C6" w:rsidRDefault="00F772B5" w:rsidP="00F772B5">
            <w:pPr>
              <w:pStyle w:val="CellBodyCentered"/>
              <w:rPr>
                <w:rFonts w:ascii="Arial Narrow" w:hAnsi="Arial Narrow" w:cs="Arial"/>
                <w:sz w:val="16"/>
                <w:szCs w:val="16"/>
                <w:lang w:val="ru-RU"/>
                <w:rPrChange w:id="2196" w:author="Zhunisbayev, Olzhasbek A [Bolashak Atyrau Limited]" w:date="2022-06-06T22:35:00Z">
                  <w:rPr>
                    <w:rFonts w:ascii="Arial" w:hAnsi="Arial" w:cs="Arial"/>
                    <w:sz w:val="12"/>
                    <w:szCs w:val="12"/>
                  </w:rPr>
                </w:rPrChange>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p w14:paraId="2934B704" w14:textId="77777777" w:rsidR="00F772B5" w:rsidRPr="00BF38C6" w:rsidRDefault="00F772B5" w:rsidP="00F772B5">
            <w:pPr>
              <w:pStyle w:val="CellBodyCentered"/>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665DCD52" w14:textId="77777777" w:rsidR="00F772B5" w:rsidRPr="00BF38C6" w:rsidRDefault="00F772B5" w:rsidP="00F772B5">
            <w:pPr>
              <w:pStyle w:val="CellBodyCentered"/>
              <w:rPr>
                <w:rFonts w:ascii="Arial Narrow" w:hAnsi="Arial Narrow" w:cs="Arial"/>
                <w:color w:val="auto"/>
                <w:sz w:val="16"/>
                <w:szCs w:val="16"/>
                <w:lang w:val="ru-RU"/>
              </w:rPr>
            </w:pPr>
          </w:p>
          <w:p w14:paraId="379ABDD2"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7EF16813" w14:textId="77777777" w:rsidTr="002A7110">
        <w:tc>
          <w:tcPr>
            <w:tcW w:w="3332" w:type="dxa"/>
            <w:tcBorders>
              <w:top w:val="single" w:sz="6" w:space="0" w:color="auto"/>
              <w:left w:val="single" w:sz="6" w:space="0" w:color="auto"/>
              <w:bottom w:val="single" w:sz="6" w:space="0" w:color="auto"/>
              <w:right w:val="single" w:sz="6" w:space="0" w:color="auto"/>
            </w:tcBorders>
          </w:tcPr>
          <w:p w14:paraId="1051DC93" w14:textId="77777777" w:rsidR="00F772B5" w:rsidRPr="00BF38C6" w:rsidRDefault="00F772B5" w:rsidP="00F772B5">
            <w:pPr>
              <w:pStyle w:val="CellBody"/>
              <w:rPr>
                <w:rFonts w:ascii="Arial Narrow" w:hAnsi="Arial Narrow" w:cs="Arial"/>
                <w:color w:val="auto"/>
                <w:sz w:val="16"/>
                <w:szCs w:val="16"/>
                <w:lang w:val="ru-RU"/>
              </w:rPr>
            </w:pPr>
          </w:p>
          <w:p w14:paraId="2F87A5AE" w14:textId="77777777" w:rsidR="00F772B5" w:rsidRPr="00BF38C6" w:rsidRDefault="00F772B5" w:rsidP="00F772B5">
            <w:pPr>
              <w:pStyle w:val="CellBody"/>
              <w:suppressAutoHyphens/>
              <w:rPr>
                <w:rFonts w:ascii="Arial Narrow" w:hAnsi="Arial Narrow" w:cs="Arial"/>
                <w:color w:val="auto"/>
                <w:sz w:val="16"/>
                <w:szCs w:val="16"/>
                <w:lang w:val="ru-RU"/>
              </w:rPr>
            </w:pPr>
            <w:r w:rsidRPr="00BF38C6">
              <w:rPr>
                <w:rFonts w:ascii="Arial Narrow" w:hAnsi="Arial Narrow" w:cs="Arial"/>
                <w:color w:val="auto"/>
                <w:sz w:val="16"/>
                <w:szCs w:val="16"/>
              </w:rPr>
              <w:t>BD</w:t>
            </w:r>
            <w:r w:rsidRPr="00BF38C6">
              <w:rPr>
                <w:rFonts w:ascii="Arial Narrow" w:hAnsi="Arial Narrow" w:cs="Arial"/>
                <w:color w:val="auto"/>
                <w:sz w:val="16"/>
                <w:szCs w:val="16"/>
                <w:lang w:val="ru-RU"/>
              </w:rPr>
              <w:t xml:space="preserve"> – ПРОДУВКА, УГЛЕВОДОРОДЫ</w:t>
            </w:r>
          </w:p>
          <w:p w14:paraId="01EBD97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BV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СБРОС В АТМОСФЕРУ</w:t>
            </w:r>
          </w:p>
          <w:p w14:paraId="5003124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rPr>
              <w:t>DHC</w:t>
            </w:r>
            <w:r w:rsidRPr="00BF38C6">
              <w:rPr>
                <w:rFonts w:ascii="Arial Narrow" w:hAnsi="Arial Narrow" w:cs="Arial"/>
                <w:color w:val="auto"/>
                <w:sz w:val="16"/>
                <w:szCs w:val="16"/>
                <w:lang w:val="ru-RU"/>
              </w:rPr>
              <w:t xml:space="preserve"> – ДРЕНАЖ, УГЛЕВОДОРОДЫ</w:t>
            </w:r>
          </w:p>
          <w:p w14:paraId="20E142C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ТОПЛИВНЫЙ ГАЗ, ВЫСОКОЕ ДАВЛЕНИЕ</w:t>
            </w:r>
          </w:p>
          <w:p w14:paraId="7CCAB47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077AF91A"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6A9BF280" w14:textId="77777777" w:rsidR="00F772B5" w:rsidRPr="006759B5" w:rsidRDefault="00F772B5" w:rsidP="00F772B5">
            <w:pPr>
              <w:pStyle w:val="CellBodyCentered"/>
              <w:jc w:val="left"/>
              <w:rPr>
                <w:rFonts w:ascii="Arial Narrow" w:hAnsi="Arial Narrow" w:cs="Arial"/>
                <w:b/>
                <w:color w:val="auto"/>
                <w:sz w:val="16"/>
                <w:szCs w:val="16"/>
                <w:lang w:val="ru-RU"/>
              </w:rPr>
            </w:pPr>
          </w:p>
          <w:p w14:paraId="65BBE355" w14:textId="0B8AE5BB"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600K5E</w:t>
            </w:r>
          </w:p>
        </w:tc>
        <w:tc>
          <w:tcPr>
            <w:tcW w:w="720" w:type="dxa"/>
            <w:tcBorders>
              <w:top w:val="single" w:sz="6" w:space="0" w:color="auto"/>
              <w:left w:val="single" w:sz="6" w:space="0" w:color="auto"/>
              <w:bottom w:val="single" w:sz="6" w:space="0" w:color="auto"/>
              <w:right w:val="single" w:sz="6" w:space="0" w:color="auto"/>
            </w:tcBorders>
          </w:tcPr>
          <w:p w14:paraId="740D2D69" w14:textId="77777777" w:rsidR="00F772B5" w:rsidRPr="00BF38C6" w:rsidRDefault="00F772B5" w:rsidP="00F772B5">
            <w:pPr>
              <w:pStyle w:val="CellBodyCentered"/>
              <w:rPr>
                <w:rFonts w:ascii="Arial Narrow" w:hAnsi="Arial Narrow" w:cs="Arial"/>
                <w:color w:val="auto"/>
                <w:sz w:val="16"/>
                <w:szCs w:val="16"/>
                <w:lang w:val="en-GB"/>
              </w:rPr>
            </w:pPr>
          </w:p>
          <w:p w14:paraId="389406D0"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21D6222C" w14:textId="77777777" w:rsidR="00F772B5" w:rsidRPr="00BF38C6" w:rsidRDefault="00F772B5" w:rsidP="00F772B5">
            <w:pPr>
              <w:pStyle w:val="CellBodyCentered"/>
              <w:rPr>
                <w:rFonts w:ascii="Arial Narrow" w:hAnsi="Arial Narrow" w:cs="Arial"/>
                <w:color w:val="auto"/>
                <w:sz w:val="16"/>
                <w:szCs w:val="16"/>
                <w:lang w:val="ru-RU"/>
              </w:rPr>
            </w:pPr>
          </w:p>
          <w:p w14:paraId="563E8103"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36E831B9"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12D9A5FB" w14:textId="77676FF2" w:rsidR="00F772B5" w:rsidRPr="00BF38C6" w:rsidRDefault="00F772B5" w:rsidP="00F772B5">
            <w:pPr>
              <w:pStyle w:val="CellBodyCentered"/>
              <w:rPr>
                <w:rFonts w:ascii="Arial Narrow" w:hAnsi="Arial Narrow"/>
                <w:color w:val="auto"/>
                <w:sz w:val="16"/>
                <w:szCs w:val="16"/>
                <w:lang w:val="en-GB"/>
              </w:rPr>
            </w:pPr>
          </w:p>
        </w:tc>
        <w:tc>
          <w:tcPr>
            <w:tcW w:w="810" w:type="dxa"/>
            <w:tcBorders>
              <w:top w:val="single" w:sz="6" w:space="0" w:color="auto"/>
              <w:left w:val="single" w:sz="6" w:space="0" w:color="auto"/>
              <w:bottom w:val="single" w:sz="6" w:space="0" w:color="auto"/>
              <w:right w:val="single" w:sz="6" w:space="0" w:color="auto"/>
            </w:tcBorders>
          </w:tcPr>
          <w:p w14:paraId="42C137EB" w14:textId="77777777" w:rsidR="00F772B5" w:rsidRPr="00BF38C6" w:rsidRDefault="00F772B5" w:rsidP="00F772B5">
            <w:pPr>
              <w:pStyle w:val="CellBodyCentered"/>
              <w:rPr>
                <w:rFonts w:ascii="Arial Narrow" w:hAnsi="Arial Narrow" w:cs="Arial"/>
                <w:color w:val="auto"/>
                <w:sz w:val="16"/>
                <w:szCs w:val="16"/>
                <w:lang w:val="en-GB"/>
              </w:rPr>
            </w:pPr>
          </w:p>
          <w:p w14:paraId="098B12E2"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p>
          <w:p w14:paraId="376019C8"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600</w:t>
            </w:r>
          </w:p>
          <w:p w14:paraId="7CC9D18A"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65788AB3" w14:textId="77777777" w:rsidR="00F772B5" w:rsidRPr="00BF38C6" w:rsidRDefault="00F772B5" w:rsidP="00F772B5">
            <w:pPr>
              <w:pStyle w:val="CellBodyCentered"/>
              <w:rPr>
                <w:rFonts w:ascii="Arial Narrow" w:hAnsi="Arial Narrow" w:cs="Arial"/>
                <w:color w:val="auto"/>
                <w:sz w:val="16"/>
                <w:szCs w:val="16"/>
                <w:lang w:val="en-GB"/>
              </w:rPr>
            </w:pPr>
          </w:p>
          <w:p w14:paraId="5C6DE0B3"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+88</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35D59018" w14:textId="77777777" w:rsidR="00F772B5" w:rsidRPr="006759B5" w:rsidRDefault="00F772B5" w:rsidP="00F772B5">
            <w:pPr>
              <w:pStyle w:val="CellBody"/>
              <w:rPr>
                <w:rFonts w:ascii="Arial Narrow" w:hAnsi="Arial Narrow" w:cs="Arial"/>
                <w:color w:val="auto"/>
                <w:sz w:val="16"/>
                <w:szCs w:val="16"/>
                <w:lang w:val="ru-RU"/>
              </w:rPr>
            </w:pPr>
          </w:p>
          <w:p w14:paraId="134A4FEF" w14:textId="25652F55"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p>
          <w:p w14:paraId="2CDE5128" w14:textId="5D05B5B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67DC4644" w14:textId="3F1A2FBC"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08809DA3" w14:textId="0EA7CA0C"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492C1E27" w14:textId="1E06A77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88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1DFC42B0" w14:textId="36A06678" w:rsidR="00F772B5" w:rsidRPr="006759B5" w:rsidRDefault="00F772B5" w:rsidP="00F772B5">
            <w:pPr>
              <w:pStyle w:val="CellBody"/>
              <w:rPr>
                <w:rFonts w:ascii="Arial Narrow" w:hAnsi="Arial Narrow"/>
                <w:color w:val="auto"/>
                <w:sz w:val="16"/>
                <w:szCs w:val="16"/>
                <w:u w:val="single"/>
                <w:lang w:val="ru-RU"/>
              </w:rPr>
            </w:pPr>
            <w:r w:rsidRPr="00BF38C6">
              <w:rPr>
                <w:rFonts w:ascii="Arial Narrow" w:hAnsi="Arial Narrow" w:cs="Arial"/>
                <w:color w:val="auto"/>
                <w:sz w:val="16"/>
                <w:szCs w:val="16"/>
                <w:lang w:val="ru-RU"/>
              </w:rPr>
              <w:t>(ограничение по толщине стенки трубы)</w:t>
            </w:r>
          </w:p>
        </w:tc>
        <w:tc>
          <w:tcPr>
            <w:tcW w:w="611" w:type="dxa"/>
            <w:tcBorders>
              <w:top w:val="single" w:sz="6" w:space="0" w:color="auto"/>
              <w:left w:val="single" w:sz="6" w:space="0" w:color="auto"/>
              <w:bottom w:val="single" w:sz="6" w:space="0" w:color="auto"/>
              <w:right w:val="single" w:sz="6" w:space="0" w:color="auto"/>
            </w:tcBorders>
          </w:tcPr>
          <w:p w14:paraId="3563AB60" w14:textId="77777777" w:rsidR="00F772B5" w:rsidRPr="006759B5" w:rsidRDefault="00F772B5" w:rsidP="00F772B5">
            <w:pPr>
              <w:pStyle w:val="CellBodyCentered"/>
              <w:rPr>
                <w:rFonts w:ascii="Arial Narrow" w:hAnsi="Arial Narrow" w:cs="Arial"/>
                <w:sz w:val="16"/>
                <w:szCs w:val="16"/>
                <w:lang w:val="ru-RU"/>
              </w:rPr>
            </w:pPr>
          </w:p>
          <w:p w14:paraId="6A9A771C" w14:textId="6FAD39BF" w:rsidR="00F772B5" w:rsidRPr="006759B5" w:rsidRDefault="00F772B5" w:rsidP="00F772B5">
            <w:pPr>
              <w:pStyle w:val="CellBodyCentered"/>
              <w:rPr>
                <w:rFonts w:ascii="Arial Narrow" w:hAnsi="Arial Narrow" w:cs="Arial"/>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p w14:paraId="407730A7" w14:textId="77777777" w:rsidR="00F772B5" w:rsidRPr="006759B5" w:rsidRDefault="00F772B5" w:rsidP="00F772B5">
            <w:pPr>
              <w:pStyle w:val="CellBodyCentered"/>
              <w:rPr>
                <w:rFonts w:ascii="Arial Narrow" w:hAnsi="Arial Narrow" w:cs="Arial"/>
                <w:sz w:val="16"/>
                <w:szCs w:val="16"/>
                <w:lang w:val="ru-RU"/>
              </w:rPr>
            </w:pPr>
          </w:p>
          <w:p w14:paraId="2FF505DD" w14:textId="3FB7C166" w:rsidR="00F772B5" w:rsidRPr="006759B5" w:rsidRDefault="00F772B5" w:rsidP="00F772B5">
            <w:pPr>
              <w:pStyle w:val="CellBodyCentered"/>
              <w:rPr>
                <w:rFonts w:ascii="Arial Narrow" w:hAnsi="Arial Narrow" w:cs="Arial"/>
                <w:sz w:val="16"/>
                <w:szCs w:val="16"/>
                <w:lang w:val="ru-RU"/>
                <w:rPrChange w:id="2197" w:author="Zhunisbayev, Olzhasbek A [Bolashak Atyrau Limited]" w:date="2022-06-06T22:35:00Z">
                  <w:rPr>
                    <w:rFonts w:ascii="Arial" w:hAnsi="Arial" w:cs="Arial"/>
                    <w:sz w:val="12"/>
                    <w:szCs w:val="12"/>
                  </w:rPr>
                </w:rPrChange>
              </w:rPr>
            </w:pPr>
            <w:r w:rsidRPr="006759B5">
              <w:rPr>
                <w:rFonts w:ascii="Arial Narrow" w:hAnsi="Arial Narrow" w:cs="Arial"/>
                <w:sz w:val="16"/>
                <w:szCs w:val="16"/>
                <w:lang w:val="ru-RU"/>
              </w:rPr>
              <w:t>Подзем. Диам. 26” (Питат. Газ на ЗСГ)</w:t>
            </w:r>
          </w:p>
          <w:p w14:paraId="4C070060" w14:textId="0DD6201B" w:rsidR="00F772B5" w:rsidRPr="00BF38C6" w:rsidRDefault="00F772B5" w:rsidP="00F772B5">
            <w:pPr>
              <w:pStyle w:val="CellBodyCentered"/>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43A64A5A" w14:textId="77777777" w:rsidR="00F772B5" w:rsidRPr="00BF38C6" w:rsidRDefault="00F772B5" w:rsidP="00F772B5">
            <w:pPr>
              <w:pStyle w:val="CellBodyCentered"/>
              <w:rPr>
                <w:rFonts w:ascii="Arial Narrow" w:hAnsi="Arial Narrow" w:cs="Arial"/>
                <w:color w:val="auto"/>
                <w:sz w:val="16"/>
                <w:szCs w:val="16"/>
                <w:lang w:val="ru-RU"/>
              </w:rPr>
            </w:pPr>
          </w:p>
          <w:p w14:paraId="5D7F329D"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100</w:t>
            </w:r>
          </w:p>
          <w:p w14:paraId="73C59BA8" w14:textId="77777777" w:rsidR="00F772B5" w:rsidRPr="00BF38C6" w:rsidRDefault="00F772B5" w:rsidP="00F772B5">
            <w:pPr>
              <w:pStyle w:val="CellBodyCentered"/>
              <w:rPr>
                <w:rFonts w:ascii="Arial Narrow" w:hAnsi="Arial Narrow"/>
                <w:color w:val="auto"/>
                <w:sz w:val="16"/>
                <w:szCs w:val="16"/>
                <w:lang w:val="ru-RU"/>
              </w:rPr>
            </w:pPr>
          </w:p>
        </w:tc>
      </w:tr>
      <w:tr w:rsidR="00F772B5" w:rsidRPr="00BF38C6" w14:paraId="6D930F95" w14:textId="77777777" w:rsidTr="002A7110">
        <w:tc>
          <w:tcPr>
            <w:tcW w:w="3332" w:type="dxa"/>
            <w:tcBorders>
              <w:top w:val="single" w:sz="6" w:space="0" w:color="auto"/>
              <w:left w:val="single" w:sz="6" w:space="0" w:color="auto"/>
              <w:bottom w:val="single" w:sz="6" w:space="0" w:color="auto"/>
              <w:right w:val="single" w:sz="6" w:space="0" w:color="auto"/>
            </w:tcBorders>
          </w:tcPr>
          <w:p w14:paraId="0E329E69" w14:textId="77777777" w:rsidR="00F772B5" w:rsidRPr="00BF38C6" w:rsidRDefault="00F772B5" w:rsidP="00F772B5">
            <w:pPr>
              <w:pStyle w:val="CellBody"/>
              <w:rPr>
                <w:rFonts w:ascii="Arial Narrow" w:hAnsi="Arial Narrow" w:cs="Arial"/>
                <w:color w:val="auto"/>
                <w:sz w:val="16"/>
                <w:szCs w:val="16"/>
                <w:lang w:val="en-GB"/>
              </w:rPr>
            </w:pPr>
          </w:p>
          <w:p w14:paraId="46F3DF36"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 xml:space="preserve">PHC – </w:t>
            </w:r>
            <w:r w:rsidRPr="00BF38C6">
              <w:rPr>
                <w:rFonts w:ascii="Arial Narrow" w:hAnsi="Arial Narrow" w:cs="Arial"/>
                <w:color w:val="auto"/>
                <w:sz w:val="16"/>
                <w:szCs w:val="16"/>
                <w:lang w:val="ru-RU"/>
              </w:rPr>
              <w:t>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14C6F5E2" w14:textId="77777777" w:rsidR="00F772B5" w:rsidRPr="00BF38C6" w:rsidRDefault="00F772B5" w:rsidP="00F772B5">
            <w:pPr>
              <w:pStyle w:val="CellBodyCentered"/>
              <w:rPr>
                <w:rFonts w:ascii="Arial Narrow" w:hAnsi="Arial Narrow" w:cs="Arial"/>
                <w:b/>
                <w:color w:val="auto"/>
                <w:sz w:val="16"/>
                <w:szCs w:val="16"/>
                <w:lang w:val="en-GB"/>
              </w:rPr>
            </w:pPr>
          </w:p>
          <w:p w14:paraId="2FD39BB8" w14:textId="2ADF1D31" w:rsidR="00F772B5" w:rsidRPr="00BF38C6" w:rsidRDefault="00F772B5" w:rsidP="00F772B5">
            <w:pPr>
              <w:pStyle w:val="CellBodyCentered"/>
              <w:rPr>
                <w:rFonts w:ascii="Arial Narrow" w:hAnsi="Arial Narrow"/>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285824" behindDoc="0" locked="0" layoutInCell="1" allowOverlap="1" wp14:anchorId="57273502" wp14:editId="11ABCC20">
                      <wp:simplePos x="0" y="0"/>
                      <wp:positionH relativeFrom="column">
                        <wp:posOffset>-471615</wp:posOffset>
                      </wp:positionH>
                      <wp:positionV relativeFrom="paragraph">
                        <wp:posOffset>186608</wp:posOffset>
                      </wp:positionV>
                      <wp:extent cx="973455" cy="221615"/>
                      <wp:effectExtent l="0" t="0" r="55245" b="64135"/>
                      <wp:wrapNone/>
                      <wp:docPr id="40541520"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6B131B1C" w14:textId="77777777" w:rsidR="00F772B5" w:rsidRPr="0062771D" w:rsidRDefault="00F772B5" w:rsidP="00856BCD">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273502" id="_x0000_s1046" style="position:absolute;left:0;text-align:left;margin-left:-37.15pt;margin-top:14.7pt;width:76.65pt;height:17.45pt;z-index:25428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IZpiQIAAB8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">
                      <v:shadow on="t" color="black [3213]" opacity=".5"/>
                      <v:textbox>
                        <w:txbxContent>
                          <w:p w14:paraId="6B131B1C" w14:textId="77777777" w:rsidR="00F772B5" w:rsidRPr="0062771D" w:rsidRDefault="00F772B5" w:rsidP="00856BCD">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Pr="00BF38C6">
              <w:rPr>
                <w:rFonts w:ascii="Arial Narrow" w:hAnsi="Arial Narrow" w:cs="Arial"/>
                <w:b/>
                <w:color w:val="auto"/>
                <w:sz w:val="16"/>
                <w:szCs w:val="16"/>
                <w:lang w:val="en-GB"/>
              </w:rPr>
              <w:t>600K5F</w:t>
            </w:r>
          </w:p>
        </w:tc>
        <w:tc>
          <w:tcPr>
            <w:tcW w:w="720" w:type="dxa"/>
            <w:tcBorders>
              <w:top w:val="single" w:sz="6" w:space="0" w:color="auto"/>
              <w:left w:val="single" w:sz="6" w:space="0" w:color="auto"/>
              <w:bottom w:val="single" w:sz="6" w:space="0" w:color="auto"/>
              <w:right w:val="single" w:sz="6" w:space="0" w:color="auto"/>
            </w:tcBorders>
          </w:tcPr>
          <w:p w14:paraId="6409B9A8" w14:textId="017D830F" w:rsidR="00F772B5" w:rsidRPr="00BF38C6" w:rsidRDefault="00F772B5" w:rsidP="00F772B5">
            <w:pPr>
              <w:pStyle w:val="CellBodyCentered"/>
              <w:rPr>
                <w:rFonts w:ascii="Arial Narrow" w:hAnsi="Arial Narrow" w:cs="Arial"/>
                <w:color w:val="auto"/>
                <w:sz w:val="16"/>
                <w:szCs w:val="16"/>
                <w:lang w:val="en-GB"/>
              </w:rPr>
            </w:pPr>
          </w:p>
          <w:p w14:paraId="64245DBC" w14:textId="7EFF9843"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622CF13A" w14:textId="77777777" w:rsidR="00F772B5" w:rsidRPr="00BF38C6" w:rsidRDefault="00F772B5" w:rsidP="00F772B5">
            <w:pPr>
              <w:pStyle w:val="CellBodyCentered"/>
              <w:rPr>
                <w:rFonts w:ascii="Arial Narrow" w:hAnsi="Arial Narrow" w:cs="Arial"/>
                <w:color w:val="auto"/>
                <w:sz w:val="16"/>
                <w:szCs w:val="16"/>
                <w:lang w:val="ru-RU"/>
              </w:rPr>
            </w:pPr>
          </w:p>
          <w:p w14:paraId="67CD86A0"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52B28DE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7D5C2B8A" w14:textId="21201B8C" w:rsidR="00F772B5" w:rsidRPr="00BF38C6" w:rsidRDefault="00F772B5" w:rsidP="00F772B5">
            <w:pPr>
              <w:pStyle w:val="CellBodyCentered"/>
              <w:rPr>
                <w:rFonts w:ascii="Arial Narrow" w:hAnsi="Arial Narrow"/>
                <w:color w:val="auto"/>
                <w:sz w:val="16"/>
                <w:szCs w:val="16"/>
                <w:lang w:val="en-GB"/>
              </w:rPr>
            </w:pPr>
          </w:p>
        </w:tc>
        <w:tc>
          <w:tcPr>
            <w:tcW w:w="810" w:type="dxa"/>
            <w:tcBorders>
              <w:top w:val="single" w:sz="6" w:space="0" w:color="auto"/>
              <w:left w:val="single" w:sz="6" w:space="0" w:color="auto"/>
              <w:bottom w:val="single" w:sz="6" w:space="0" w:color="auto"/>
              <w:right w:val="single" w:sz="6" w:space="0" w:color="auto"/>
            </w:tcBorders>
          </w:tcPr>
          <w:p w14:paraId="53FF482A" w14:textId="77777777" w:rsidR="00F772B5" w:rsidRPr="00BF38C6" w:rsidRDefault="00F772B5" w:rsidP="00F772B5">
            <w:pPr>
              <w:pStyle w:val="CellBodyCentered"/>
              <w:rPr>
                <w:rFonts w:ascii="Arial Narrow" w:hAnsi="Arial Narrow" w:cs="Arial"/>
                <w:color w:val="auto"/>
                <w:sz w:val="16"/>
                <w:szCs w:val="16"/>
                <w:lang w:val="en-GB"/>
              </w:rPr>
            </w:pPr>
          </w:p>
          <w:p w14:paraId="038056FE"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p>
          <w:p w14:paraId="6D95F8A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600</w:t>
            </w:r>
          </w:p>
          <w:p w14:paraId="2D722412" w14:textId="78C2D223"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0EDE9FEF" w14:textId="77777777" w:rsidR="00F772B5" w:rsidRPr="00BF38C6" w:rsidRDefault="00F772B5" w:rsidP="00F772B5">
            <w:pPr>
              <w:pStyle w:val="CellBodyCentered"/>
              <w:rPr>
                <w:rFonts w:ascii="Arial Narrow" w:hAnsi="Arial Narrow" w:cs="Arial"/>
                <w:color w:val="auto"/>
                <w:sz w:val="16"/>
                <w:szCs w:val="16"/>
                <w:lang w:val="en-GB"/>
              </w:rPr>
            </w:pPr>
          </w:p>
          <w:p w14:paraId="0DAA3BB1"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+100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54652D7D" w14:textId="77777777" w:rsidR="00F772B5" w:rsidRPr="004B618B" w:rsidRDefault="00F772B5" w:rsidP="00F772B5">
            <w:pPr>
              <w:pStyle w:val="CellBody"/>
              <w:rPr>
                <w:rFonts w:ascii="Arial Narrow" w:hAnsi="Arial Narrow" w:cs="Arial"/>
                <w:color w:val="auto"/>
                <w:sz w:val="16"/>
                <w:szCs w:val="16"/>
                <w:lang w:val="ru-RU"/>
              </w:rPr>
            </w:pPr>
          </w:p>
          <w:p w14:paraId="4704860B" w14:textId="777777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p>
          <w:p w14:paraId="35FB4447" w14:textId="44F6B181"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rPr>
              <w:t>ASME</w:t>
            </w:r>
            <w:r w:rsidRPr="00BF38C6">
              <w:rPr>
                <w:rFonts w:ascii="Arial Narrow" w:hAnsi="Arial Narrow"/>
                <w:color w:val="auto"/>
                <w:sz w:val="16"/>
                <w:szCs w:val="16"/>
                <w:lang w:val="ru-RU"/>
              </w:rPr>
              <w:t xml:space="preserve"> </w:t>
            </w:r>
            <w:r w:rsidRPr="00BF38C6">
              <w:rPr>
                <w:rFonts w:ascii="Arial Narrow" w:hAnsi="Arial Narrow"/>
                <w:color w:val="auto"/>
                <w:sz w:val="16"/>
                <w:szCs w:val="16"/>
              </w:rPr>
              <w:t>B</w:t>
            </w:r>
            <w:r w:rsidRPr="00BF38C6">
              <w:rPr>
                <w:rFonts w:ascii="Arial Narrow" w:hAnsi="Arial Narrow"/>
                <w:color w:val="auto"/>
                <w:sz w:val="16"/>
                <w:szCs w:val="16"/>
                <w:lang w:val="ru-RU"/>
              </w:rPr>
              <w:t>31.8</w:t>
            </w:r>
          </w:p>
        </w:tc>
        <w:tc>
          <w:tcPr>
            <w:tcW w:w="611" w:type="dxa"/>
            <w:tcBorders>
              <w:top w:val="single" w:sz="6" w:space="0" w:color="auto"/>
              <w:left w:val="single" w:sz="6" w:space="0" w:color="auto"/>
              <w:bottom w:val="single" w:sz="6" w:space="0" w:color="auto"/>
              <w:right w:val="single" w:sz="6" w:space="0" w:color="auto"/>
            </w:tcBorders>
          </w:tcPr>
          <w:p w14:paraId="037738AE" w14:textId="77777777" w:rsidR="00F772B5" w:rsidRPr="00BF38C6" w:rsidRDefault="00F772B5" w:rsidP="00F772B5">
            <w:pPr>
              <w:pStyle w:val="CellBody"/>
              <w:jc w:val="center"/>
              <w:rPr>
                <w:rFonts w:ascii="Arial Narrow" w:hAnsi="Arial Narrow" w:cs="Arial"/>
                <w:sz w:val="16"/>
                <w:szCs w:val="16"/>
                <w:lang w:val="ru-RU"/>
              </w:rPr>
            </w:pPr>
          </w:p>
          <w:p w14:paraId="6D269960" w14:textId="77777777" w:rsidR="00F772B5" w:rsidRPr="006759B5" w:rsidRDefault="00F772B5" w:rsidP="00F772B5">
            <w:pPr>
              <w:pStyle w:val="CellBodyCentered"/>
              <w:ind w:left="-28" w:right="-28"/>
              <w:rPr>
                <w:rFonts w:ascii="Arial Narrow" w:hAnsi="Arial Narrow" w:cs="Arial"/>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p w14:paraId="543AE3AA" w14:textId="77777777" w:rsidR="00F772B5" w:rsidRPr="004B618B" w:rsidRDefault="00F772B5" w:rsidP="00F772B5">
            <w:pPr>
              <w:pStyle w:val="CellBodyCentered"/>
              <w:ind w:left="-28" w:right="-28"/>
              <w:rPr>
                <w:rFonts w:ascii="Arial Narrow" w:hAnsi="Arial Narrow" w:cs="Arial"/>
                <w:sz w:val="16"/>
                <w:szCs w:val="16"/>
                <w:lang w:val="ru-RU"/>
              </w:rPr>
            </w:pPr>
          </w:p>
          <w:p w14:paraId="3DC800CB" w14:textId="2F584993" w:rsidR="00F772B5" w:rsidRPr="00BF38C6" w:rsidRDefault="00F772B5" w:rsidP="00F772B5">
            <w:pPr>
              <w:pStyle w:val="CellBodyCentered"/>
              <w:ind w:left="-28" w:right="-28"/>
              <w:rPr>
                <w:rFonts w:ascii="Arial Narrow" w:hAnsi="Arial Narrow" w:cs="Arial"/>
                <w:sz w:val="16"/>
                <w:szCs w:val="16"/>
                <w:lang w:val="ru-RU"/>
              </w:rPr>
            </w:pPr>
            <w:r>
              <w:rPr>
                <w:rFonts w:ascii="Arial Narrow" w:hAnsi="Arial Narrow" w:cs="Arial"/>
                <w:sz w:val="16"/>
                <w:szCs w:val="16"/>
              </w:rPr>
              <w:t xml:space="preserve">Подзем. Диам. 24” и выше </w:t>
            </w:r>
          </w:p>
          <w:p w14:paraId="3CD336D3" w14:textId="77777777" w:rsidR="00F772B5" w:rsidRPr="00BF38C6" w:rsidRDefault="00F772B5" w:rsidP="00F772B5">
            <w:pPr>
              <w:pStyle w:val="CellBodyCentered"/>
              <w:ind w:left="-28" w:right="-28"/>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0DEB16A5" w14:textId="77777777" w:rsidR="00F772B5" w:rsidRPr="00BF38C6" w:rsidRDefault="00F772B5" w:rsidP="00F772B5">
            <w:pPr>
              <w:pStyle w:val="CellBodyCentered"/>
              <w:rPr>
                <w:rFonts w:ascii="Arial Narrow" w:hAnsi="Arial Narrow" w:cs="Arial"/>
                <w:color w:val="auto"/>
                <w:sz w:val="16"/>
                <w:szCs w:val="16"/>
                <w:lang w:val="ru-RU"/>
              </w:rPr>
            </w:pPr>
          </w:p>
          <w:p w14:paraId="0ED07131"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7CD08B3B" w14:textId="77777777" w:rsidTr="002A7110">
        <w:tc>
          <w:tcPr>
            <w:tcW w:w="3332" w:type="dxa"/>
            <w:tcBorders>
              <w:top w:val="single" w:sz="6" w:space="0" w:color="auto"/>
              <w:left w:val="single" w:sz="6" w:space="0" w:color="auto"/>
              <w:bottom w:val="single" w:sz="6" w:space="0" w:color="auto"/>
              <w:right w:val="single" w:sz="6" w:space="0" w:color="auto"/>
            </w:tcBorders>
          </w:tcPr>
          <w:p w14:paraId="3DC9BC78" w14:textId="77777777" w:rsidR="00F772B5" w:rsidRPr="00BF38C6" w:rsidRDefault="00F772B5" w:rsidP="00F772B5">
            <w:pPr>
              <w:pStyle w:val="CellBody"/>
              <w:rPr>
                <w:rFonts w:ascii="Arial Narrow" w:hAnsi="Arial Narrow" w:cs="Arial"/>
                <w:color w:val="auto"/>
                <w:sz w:val="16"/>
                <w:szCs w:val="16"/>
                <w:lang w:val="ru-RU"/>
              </w:rPr>
            </w:pPr>
          </w:p>
          <w:p w14:paraId="7F500C7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BD</w:t>
            </w:r>
            <w:r w:rsidRPr="00BF38C6">
              <w:rPr>
                <w:rFonts w:ascii="Arial Narrow" w:hAnsi="Arial Narrow" w:cs="Arial"/>
                <w:color w:val="auto"/>
                <w:sz w:val="16"/>
                <w:szCs w:val="16"/>
                <w:lang w:val="ru-RU"/>
              </w:rPr>
              <w:t xml:space="preserve"> – ПРОДУВКА, УГЛЕВОДОРОДЫ</w:t>
            </w:r>
          </w:p>
          <w:p w14:paraId="3CFA953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ТОПЛИВНЫЙ ГАЗ, ВЫСОКОЕ ДАВЛЕНИЕ</w:t>
            </w:r>
          </w:p>
          <w:p w14:paraId="743AEECA"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 xml:space="preserve">PHC – </w:t>
            </w:r>
            <w:r w:rsidRPr="00BF38C6">
              <w:rPr>
                <w:rFonts w:ascii="Arial Narrow" w:hAnsi="Arial Narrow" w:cs="Arial"/>
                <w:color w:val="auto"/>
                <w:sz w:val="16"/>
                <w:szCs w:val="16"/>
                <w:lang w:val="ru-RU"/>
              </w:rPr>
              <w:t>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13E7A1BD" w14:textId="77777777" w:rsidR="00F772B5" w:rsidRPr="00BF38C6" w:rsidRDefault="00F772B5" w:rsidP="00F772B5">
            <w:pPr>
              <w:pStyle w:val="CellBodyCentered"/>
              <w:rPr>
                <w:rFonts w:ascii="Arial Narrow" w:hAnsi="Arial Narrow" w:cs="Arial"/>
                <w:b/>
                <w:color w:val="auto"/>
                <w:sz w:val="16"/>
                <w:szCs w:val="16"/>
                <w:lang w:val="en-GB"/>
              </w:rPr>
            </w:pPr>
          </w:p>
          <w:p w14:paraId="383487EF" w14:textId="34C135A1" w:rsidR="00F772B5" w:rsidRPr="00BF38C6" w:rsidRDefault="00F772B5" w:rsidP="00F772B5">
            <w:pPr>
              <w:pStyle w:val="CellBodyCentered"/>
              <w:rPr>
                <w:rFonts w:ascii="Arial Narrow" w:hAnsi="Arial Narrow"/>
                <w:b/>
                <w:color w:val="auto"/>
                <w:sz w:val="16"/>
                <w:szCs w:val="16"/>
                <w:lang w:val="ru-RU"/>
              </w:rPr>
            </w:pPr>
            <w:r>
              <w:rPr>
                <w:rFonts w:ascii="Arial Narrow" w:hAnsi="Arial Narrow"/>
                <w:noProof/>
                <w:color w:val="auto"/>
                <w:sz w:val="16"/>
                <w:szCs w:val="16"/>
                <w:lang w:val="ru-RU"/>
              </w:rPr>
              <mc:AlternateContent>
                <mc:Choice Requires="wps">
                  <w:drawing>
                    <wp:anchor distT="0" distB="0" distL="114300" distR="114300" simplePos="0" relativeHeight="254286848" behindDoc="0" locked="0" layoutInCell="1" allowOverlap="1" wp14:anchorId="78366838" wp14:editId="52180261">
                      <wp:simplePos x="0" y="0"/>
                      <wp:positionH relativeFrom="column">
                        <wp:posOffset>-471615</wp:posOffset>
                      </wp:positionH>
                      <wp:positionV relativeFrom="paragraph">
                        <wp:posOffset>389123</wp:posOffset>
                      </wp:positionV>
                      <wp:extent cx="973455" cy="221615"/>
                      <wp:effectExtent l="0" t="0" r="55245" b="64135"/>
                      <wp:wrapNone/>
                      <wp:docPr id="1026933470"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0CCE07D4" w14:textId="77777777" w:rsidR="00F772B5" w:rsidRPr="0062771D" w:rsidRDefault="00F772B5" w:rsidP="00DB6FDF">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366838" id="_x0000_s1047" style="position:absolute;left:0;text-align:left;margin-left:-37.15pt;margin-top:30.65pt;width:76.65pt;height:17.45pt;z-index:25428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nOFiQIAAB8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">
                      <v:shadow on="t" color="black [3213]" opacity=".5"/>
                      <v:textbox>
                        <w:txbxContent>
                          <w:p w14:paraId="0CCE07D4" w14:textId="77777777" w:rsidR="00F772B5" w:rsidRPr="0062771D" w:rsidRDefault="00F772B5" w:rsidP="00DB6FDF">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r w:rsidRPr="00BF38C6">
              <w:rPr>
                <w:rFonts w:ascii="Arial Narrow" w:hAnsi="Arial Narrow" w:cs="Arial"/>
                <w:b/>
                <w:color w:val="auto"/>
                <w:sz w:val="16"/>
                <w:szCs w:val="16"/>
                <w:lang w:val="en-GB"/>
              </w:rPr>
              <w:t>600K5G</w:t>
            </w:r>
          </w:p>
        </w:tc>
        <w:tc>
          <w:tcPr>
            <w:tcW w:w="720" w:type="dxa"/>
            <w:tcBorders>
              <w:top w:val="single" w:sz="6" w:space="0" w:color="auto"/>
              <w:left w:val="single" w:sz="6" w:space="0" w:color="auto"/>
              <w:bottom w:val="single" w:sz="6" w:space="0" w:color="auto"/>
              <w:right w:val="single" w:sz="6" w:space="0" w:color="auto"/>
            </w:tcBorders>
          </w:tcPr>
          <w:p w14:paraId="524F9F1C" w14:textId="77777777" w:rsidR="00F772B5" w:rsidRPr="00BF38C6" w:rsidRDefault="00F772B5" w:rsidP="00F772B5">
            <w:pPr>
              <w:pStyle w:val="CellBodyCentered"/>
              <w:rPr>
                <w:rFonts w:ascii="Arial Narrow" w:hAnsi="Arial Narrow" w:cs="Arial"/>
                <w:color w:val="auto"/>
                <w:sz w:val="16"/>
                <w:szCs w:val="16"/>
                <w:lang w:val="en-GB"/>
              </w:rPr>
            </w:pPr>
          </w:p>
          <w:p w14:paraId="5397D35B" w14:textId="584A4836"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0A0C4AE4" w14:textId="522CD8B8" w:rsidR="00F772B5" w:rsidRPr="00BF38C6" w:rsidRDefault="00F772B5" w:rsidP="00F772B5">
            <w:pPr>
              <w:pStyle w:val="CellBodyCentered"/>
              <w:rPr>
                <w:rFonts w:ascii="Arial Narrow" w:hAnsi="Arial Narrow" w:cs="Arial"/>
                <w:color w:val="auto"/>
                <w:sz w:val="16"/>
                <w:szCs w:val="16"/>
                <w:lang w:val="ru-RU"/>
              </w:rPr>
            </w:pPr>
          </w:p>
          <w:p w14:paraId="194F9460" w14:textId="6D20BDF8" w:rsidR="00F772B5" w:rsidRPr="00C91198" w:rsidRDefault="00F772B5" w:rsidP="00F772B5">
            <w:pPr>
              <w:pStyle w:val="CellBodyCentered"/>
              <w:rPr>
                <w:rFonts w:ascii="Arial Narrow" w:hAnsi="Arial Narrow" w:cs="Arial"/>
                <w:color w:val="auto"/>
                <w:sz w:val="16"/>
                <w:szCs w:val="16"/>
                <w:lang w:val="ru-RU"/>
              </w:rPr>
            </w:pPr>
            <w:r>
              <w:rPr>
                <w:rFonts w:ascii="Arial Narrow" w:hAnsi="Arial Narrow" w:cs="Arial"/>
                <w:color w:val="auto"/>
                <w:sz w:val="16"/>
                <w:szCs w:val="16"/>
              </w:rPr>
              <w:t>LTCS</w:t>
            </w:r>
            <w:r w:rsidRPr="006759B5">
              <w:rPr>
                <w:rFonts w:ascii="Arial Narrow" w:hAnsi="Arial Narrow" w:cs="Arial"/>
                <w:color w:val="auto"/>
                <w:sz w:val="16"/>
                <w:szCs w:val="16"/>
                <w:lang w:val="ru-RU"/>
              </w:rPr>
              <w:t xml:space="preserve"> + СПЛАВ</w:t>
            </w:r>
            <w:ins w:id="2198" w:author="Zhunisbayev, Olzhasbek [Bolashak Atyrau Limited]" w:date="2024-05-08T22:20:00Z">
              <w:r w:rsidRPr="00BF38C6">
                <w:rPr>
                  <w:rFonts w:ascii="Arial Narrow" w:hAnsi="Arial Narrow" w:cs="Arial"/>
                  <w:color w:val="auto"/>
                  <w:sz w:val="16"/>
                  <w:szCs w:val="16"/>
                  <w:lang w:val="ru-RU"/>
                </w:rPr>
                <w:t xml:space="preserve"> 825</w:t>
              </w:r>
            </w:ins>
            <w:r w:rsidRPr="006759B5">
              <w:rPr>
                <w:rFonts w:ascii="Arial Narrow" w:hAnsi="Arial Narrow" w:cs="Arial"/>
                <w:color w:val="auto"/>
                <w:sz w:val="16"/>
                <w:szCs w:val="16"/>
                <w:lang w:val="ru-RU"/>
              </w:rPr>
              <w:t xml:space="preserve"> </w:t>
            </w:r>
            <w:r w:rsidRPr="00C91198">
              <w:rPr>
                <w:rFonts w:ascii="Arial Narrow" w:hAnsi="Arial Narrow" w:cs="Arial"/>
                <w:color w:val="auto"/>
                <w:sz w:val="16"/>
                <w:szCs w:val="16"/>
                <w:lang w:val="ru-RU"/>
              </w:rPr>
              <w:t>(</w:t>
            </w:r>
            <w:r>
              <w:rPr>
                <w:rFonts w:ascii="Arial Narrow" w:hAnsi="Arial Narrow" w:cs="Arial"/>
                <w:color w:val="auto"/>
                <w:sz w:val="16"/>
                <w:szCs w:val="16"/>
                <w:lang w:val="en-GB"/>
              </w:rPr>
              <w:t>UNS</w:t>
            </w:r>
            <w:r w:rsidRPr="00C91198">
              <w:rPr>
                <w:rFonts w:ascii="Arial Narrow" w:hAnsi="Arial Narrow" w:cs="Arial"/>
                <w:color w:val="auto"/>
                <w:sz w:val="16"/>
                <w:szCs w:val="16"/>
                <w:lang w:val="ru-RU"/>
              </w:rPr>
              <w:t xml:space="preserve"> </w:t>
            </w:r>
            <w:r>
              <w:rPr>
                <w:rFonts w:ascii="Arial Narrow" w:hAnsi="Arial Narrow" w:cs="Arial"/>
                <w:color w:val="auto"/>
                <w:sz w:val="16"/>
                <w:szCs w:val="16"/>
                <w:lang w:val="en-GB"/>
              </w:rPr>
              <w:t>N</w:t>
            </w:r>
            <w:r w:rsidRPr="00C91198">
              <w:rPr>
                <w:rFonts w:ascii="Arial Narrow" w:hAnsi="Arial Narrow" w:cs="Arial"/>
                <w:color w:val="auto"/>
                <w:sz w:val="16"/>
                <w:szCs w:val="16"/>
                <w:lang w:val="ru-RU"/>
              </w:rPr>
              <w:t>08825)</w:t>
            </w:r>
          </w:p>
          <w:p w14:paraId="46DA1542" w14:textId="48523CD7" w:rsidR="00F772B5" w:rsidRPr="006759B5" w:rsidRDefault="00F772B5" w:rsidP="00F772B5">
            <w:pPr>
              <w:pStyle w:val="CellBodyCentered"/>
              <w:rPr>
                <w:ins w:id="2199" w:author="Zhunisbayev, Olzhasbek [Bolashak Atyrau Limited]" w:date="2024-05-08T22:20:00Z"/>
                <w:rFonts w:ascii="Arial Narrow" w:hAnsi="Arial Narrow" w:cs="Arial"/>
                <w:color w:val="auto"/>
                <w:sz w:val="16"/>
                <w:szCs w:val="16"/>
                <w:lang w:val="ru-RU"/>
              </w:rPr>
            </w:pPr>
            <w:r w:rsidRPr="00C91198">
              <w:rPr>
                <w:rFonts w:ascii="Arial Narrow" w:hAnsi="Arial Narrow" w:cs="Arial"/>
                <w:color w:val="auto"/>
                <w:sz w:val="16"/>
                <w:szCs w:val="16"/>
                <w:lang w:val="ru-RU"/>
              </w:rPr>
              <w:t>Прим. 1</w:t>
            </w:r>
          </w:p>
          <w:p w14:paraId="31C3C3AE" w14:textId="77777777" w:rsidR="00F772B5" w:rsidRPr="00C91198" w:rsidRDefault="00F772B5" w:rsidP="00F772B5">
            <w:pPr>
              <w:pStyle w:val="CellBodyCentered"/>
              <w:rPr>
                <w:rFonts w:ascii="Arial Narrow" w:hAnsi="Arial Narrow" w:cs="Arial"/>
                <w:color w:val="auto"/>
                <w:sz w:val="16"/>
                <w:szCs w:val="16"/>
                <w:lang w:val="ru-RU"/>
              </w:rPr>
            </w:pPr>
          </w:p>
          <w:p w14:paraId="3E36B4A7" w14:textId="77777777" w:rsidR="00F772B5" w:rsidRPr="00C91198" w:rsidRDefault="00F772B5" w:rsidP="00F772B5">
            <w:pPr>
              <w:pStyle w:val="CellBodyCentered"/>
              <w:rPr>
                <w:rFonts w:ascii="Arial Narrow" w:hAnsi="Arial Narrow" w:cs="Arial"/>
                <w:color w:val="auto"/>
                <w:sz w:val="16"/>
                <w:szCs w:val="16"/>
                <w:lang w:val="ru-RU"/>
              </w:rPr>
            </w:pPr>
          </w:p>
          <w:p w14:paraId="53BD42F8" w14:textId="77777777" w:rsidR="00F772B5" w:rsidRPr="00C91198" w:rsidRDefault="00F772B5" w:rsidP="00F772B5">
            <w:pPr>
              <w:pStyle w:val="CellBodyCentered"/>
              <w:rPr>
                <w:rFonts w:ascii="Arial Narrow" w:hAnsi="Arial Narrow" w:cs="Arial"/>
                <w:color w:val="auto"/>
                <w:sz w:val="16"/>
                <w:szCs w:val="16"/>
                <w:lang w:val="ru-RU"/>
              </w:rPr>
            </w:pPr>
          </w:p>
          <w:p w14:paraId="1EBF1397" w14:textId="77777777" w:rsidR="00F772B5" w:rsidRPr="00C91198"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235F461F" w14:textId="77777777" w:rsidR="00F772B5" w:rsidRPr="00C91198" w:rsidRDefault="00F772B5" w:rsidP="00F772B5">
            <w:pPr>
              <w:pStyle w:val="CellBodyCentered"/>
              <w:rPr>
                <w:rFonts w:ascii="Arial Narrow" w:hAnsi="Arial Narrow" w:cs="Arial"/>
                <w:color w:val="auto"/>
                <w:sz w:val="16"/>
                <w:szCs w:val="16"/>
                <w:lang w:val="ru-RU"/>
              </w:rPr>
            </w:pPr>
          </w:p>
          <w:p w14:paraId="1911EAEE"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p>
          <w:p w14:paraId="5F6E73D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600</w:t>
            </w:r>
          </w:p>
          <w:p w14:paraId="2B5FE976" w14:textId="44BF5948"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198C173B" w14:textId="77777777" w:rsidR="00F772B5" w:rsidRPr="00BF38C6" w:rsidRDefault="00F772B5" w:rsidP="00F772B5">
            <w:pPr>
              <w:pStyle w:val="CellBodyCentered"/>
              <w:rPr>
                <w:rFonts w:ascii="Arial Narrow" w:hAnsi="Arial Narrow" w:cs="Arial"/>
                <w:color w:val="auto"/>
                <w:sz w:val="16"/>
                <w:szCs w:val="16"/>
                <w:lang w:val="en-GB"/>
              </w:rPr>
            </w:pPr>
          </w:p>
          <w:p w14:paraId="2E63F13A"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 xml:space="preserve">95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559A9CAE" w14:textId="77777777" w:rsidR="00F772B5" w:rsidRPr="006759B5" w:rsidRDefault="00F772B5" w:rsidP="00F772B5">
            <w:pPr>
              <w:pStyle w:val="CellBody"/>
              <w:rPr>
                <w:rFonts w:ascii="Arial Narrow" w:hAnsi="Arial Narrow" w:cs="Arial"/>
                <w:color w:val="auto"/>
                <w:sz w:val="16"/>
                <w:szCs w:val="16"/>
                <w:lang w:val="ru-RU"/>
              </w:rPr>
            </w:pPr>
          </w:p>
          <w:p w14:paraId="2AB8C3E7" w14:textId="293AF375"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p>
          <w:p w14:paraId="24608B4F" w14:textId="0D403C41"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rPr>
              <w:t>ASME</w:t>
            </w:r>
            <w:r w:rsidRPr="00BF38C6">
              <w:rPr>
                <w:rFonts w:ascii="Arial Narrow" w:hAnsi="Arial Narrow"/>
                <w:color w:val="auto"/>
                <w:sz w:val="16"/>
                <w:szCs w:val="16"/>
                <w:lang w:val="ru-RU"/>
              </w:rPr>
              <w:t xml:space="preserve"> </w:t>
            </w:r>
            <w:r w:rsidRPr="00BF38C6">
              <w:rPr>
                <w:rFonts w:ascii="Arial Narrow" w:hAnsi="Arial Narrow"/>
                <w:color w:val="auto"/>
                <w:sz w:val="16"/>
                <w:szCs w:val="16"/>
              </w:rPr>
              <w:t>B</w:t>
            </w:r>
            <w:r w:rsidRPr="00BF38C6">
              <w:rPr>
                <w:rFonts w:ascii="Arial Narrow" w:hAnsi="Arial Narrow"/>
                <w:color w:val="auto"/>
                <w:sz w:val="16"/>
                <w:szCs w:val="16"/>
                <w:lang w:val="ru-RU"/>
              </w:rPr>
              <w:t>31.8</w:t>
            </w:r>
          </w:p>
        </w:tc>
        <w:tc>
          <w:tcPr>
            <w:tcW w:w="611" w:type="dxa"/>
            <w:tcBorders>
              <w:top w:val="single" w:sz="6" w:space="0" w:color="auto"/>
              <w:left w:val="single" w:sz="6" w:space="0" w:color="auto"/>
              <w:bottom w:val="single" w:sz="6" w:space="0" w:color="auto"/>
              <w:right w:val="single" w:sz="6" w:space="0" w:color="auto"/>
            </w:tcBorders>
          </w:tcPr>
          <w:p w14:paraId="26CD0FC5" w14:textId="77777777" w:rsidR="00F772B5" w:rsidRPr="00BF38C6" w:rsidRDefault="00F772B5" w:rsidP="00F772B5">
            <w:pPr>
              <w:pStyle w:val="CellBody"/>
              <w:jc w:val="center"/>
              <w:rPr>
                <w:rFonts w:ascii="Arial Narrow" w:hAnsi="Arial Narrow" w:cs="Arial"/>
                <w:sz w:val="16"/>
                <w:szCs w:val="16"/>
                <w:lang w:val="ru-RU"/>
              </w:rPr>
            </w:pPr>
          </w:p>
          <w:p w14:paraId="1A209566" w14:textId="77777777" w:rsidR="00F772B5" w:rsidRPr="006759B5" w:rsidRDefault="00F772B5" w:rsidP="00F772B5">
            <w:pPr>
              <w:pStyle w:val="CellBodyCentered"/>
              <w:ind w:left="-28" w:right="-28"/>
              <w:rPr>
                <w:rFonts w:ascii="Arial Narrow" w:hAnsi="Arial Narrow" w:cs="Arial"/>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p w14:paraId="6F101FC7" w14:textId="77777777" w:rsidR="00F772B5" w:rsidRPr="00C91198" w:rsidRDefault="00F772B5" w:rsidP="00F772B5">
            <w:pPr>
              <w:pStyle w:val="CellBodyCentered"/>
              <w:ind w:left="-28" w:right="-28"/>
              <w:rPr>
                <w:rFonts w:ascii="Arial Narrow" w:hAnsi="Arial Narrow" w:cs="Arial"/>
                <w:sz w:val="16"/>
                <w:szCs w:val="16"/>
                <w:lang w:val="ru-RU"/>
              </w:rPr>
            </w:pPr>
          </w:p>
          <w:p w14:paraId="4E5E6095" w14:textId="196911C5" w:rsidR="00F772B5" w:rsidRPr="00BF38C6" w:rsidRDefault="00F772B5" w:rsidP="00F772B5">
            <w:pPr>
              <w:pStyle w:val="CellBodyCentered"/>
              <w:ind w:left="-28" w:right="-28"/>
              <w:rPr>
                <w:rFonts w:ascii="Arial Narrow" w:hAnsi="Arial Narrow" w:cs="Arial"/>
                <w:sz w:val="16"/>
                <w:szCs w:val="16"/>
                <w:lang w:val="ru-RU"/>
              </w:rPr>
            </w:pPr>
            <w:r>
              <w:rPr>
                <w:rFonts w:ascii="Arial Narrow" w:hAnsi="Arial Narrow" w:cs="Arial"/>
                <w:sz w:val="16"/>
                <w:szCs w:val="16"/>
              </w:rPr>
              <w:t>Подзем. Диам. 20” и выше</w:t>
            </w:r>
          </w:p>
          <w:p w14:paraId="31F54931" w14:textId="77777777" w:rsidR="00F772B5" w:rsidRDefault="00F772B5" w:rsidP="00F772B5">
            <w:pPr>
              <w:pStyle w:val="CellBodyCentered"/>
              <w:ind w:left="-28" w:right="-28"/>
              <w:rPr>
                <w:rFonts w:ascii="Arial Narrow" w:hAnsi="Arial Narrow" w:cs="Arial"/>
                <w:color w:val="auto"/>
                <w:sz w:val="16"/>
                <w:szCs w:val="16"/>
                <w:lang w:val="ru-RU"/>
              </w:rPr>
            </w:pPr>
          </w:p>
          <w:p w14:paraId="04B02DC3" w14:textId="77777777" w:rsidR="0010308A" w:rsidRDefault="0010308A" w:rsidP="00F772B5">
            <w:pPr>
              <w:pStyle w:val="CellBodyCentered"/>
              <w:ind w:left="-28" w:right="-28"/>
              <w:rPr>
                <w:rFonts w:ascii="Arial Narrow" w:hAnsi="Arial Narrow" w:cs="Arial"/>
                <w:color w:val="auto"/>
                <w:sz w:val="16"/>
                <w:szCs w:val="16"/>
                <w:lang w:val="ru-RU"/>
              </w:rPr>
            </w:pPr>
          </w:p>
          <w:p w14:paraId="2510FB27" w14:textId="77777777" w:rsidR="0010308A" w:rsidRDefault="0010308A" w:rsidP="00F772B5">
            <w:pPr>
              <w:pStyle w:val="CellBodyCentered"/>
              <w:ind w:left="-28" w:right="-28"/>
              <w:rPr>
                <w:rFonts w:ascii="Arial Narrow" w:hAnsi="Arial Narrow" w:cs="Arial"/>
                <w:color w:val="auto"/>
                <w:sz w:val="16"/>
                <w:szCs w:val="16"/>
                <w:lang w:val="ru-RU"/>
              </w:rPr>
            </w:pPr>
          </w:p>
          <w:p w14:paraId="47B532EA" w14:textId="77777777" w:rsidR="0010308A" w:rsidRDefault="0010308A" w:rsidP="00F772B5">
            <w:pPr>
              <w:pStyle w:val="CellBodyCentered"/>
              <w:ind w:left="-28" w:right="-28"/>
              <w:rPr>
                <w:rFonts w:ascii="Arial Narrow" w:hAnsi="Arial Narrow" w:cs="Arial"/>
                <w:color w:val="auto"/>
                <w:sz w:val="16"/>
                <w:szCs w:val="16"/>
                <w:lang w:val="ru-RU"/>
              </w:rPr>
            </w:pPr>
          </w:p>
          <w:p w14:paraId="55B9F504" w14:textId="77777777" w:rsidR="0010308A" w:rsidRDefault="0010308A" w:rsidP="00F772B5">
            <w:pPr>
              <w:pStyle w:val="CellBodyCentered"/>
              <w:ind w:left="-28" w:right="-28"/>
              <w:rPr>
                <w:rFonts w:ascii="Arial Narrow" w:hAnsi="Arial Narrow" w:cs="Arial"/>
                <w:color w:val="auto"/>
                <w:sz w:val="16"/>
                <w:szCs w:val="16"/>
                <w:lang w:val="ru-RU"/>
              </w:rPr>
            </w:pPr>
          </w:p>
          <w:p w14:paraId="2E7364D6" w14:textId="77777777" w:rsidR="0010308A" w:rsidRDefault="0010308A" w:rsidP="00F772B5">
            <w:pPr>
              <w:pStyle w:val="CellBodyCentered"/>
              <w:ind w:left="-28" w:right="-28"/>
              <w:rPr>
                <w:rFonts w:ascii="Arial Narrow" w:hAnsi="Arial Narrow" w:cs="Arial"/>
                <w:color w:val="auto"/>
                <w:sz w:val="16"/>
                <w:szCs w:val="16"/>
                <w:lang w:val="ru-RU"/>
              </w:rPr>
            </w:pPr>
          </w:p>
          <w:p w14:paraId="68556647" w14:textId="77777777" w:rsidR="0010308A" w:rsidRDefault="0010308A" w:rsidP="00F772B5">
            <w:pPr>
              <w:pStyle w:val="CellBodyCentered"/>
              <w:ind w:left="-28" w:right="-28"/>
              <w:rPr>
                <w:rFonts w:ascii="Arial Narrow" w:hAnsi="Arial Narrow" w:cs="Arial"/>
                <w:color w:val="auto"/>
                <w:sz w:val="16"/>
                <w:szCs w:val="16"/>
                <w:lang w:val="ru-RU"/>
              </w:rPr>
            </w:pPr>
          </w:p>
          <w:p w14:paraId="1490B313" w14:textId="77777777" w:rsidR="0010308A" w:rsidRDefault="0010308A" w:rsidP="00F772B5">
            <w:pPr>
              <w:pStyle w:val="CellBodyCentered"/>
              <w:ind w:left="-28" w:right="-28"/>
              <w:rPr>
                <w:rFonts w:ascii="Arial Narrow" w:hAnsi="Arial Narrow" w:cs="Arial"/>
                <w:color w:val="auto"/>
                <w:sz w:val="16"/>
                <w:szCs w:val="16"/>
                <w:lang w:val="ru-RU"/>
              </w:rPr>
            </w:pPr>
          </w:p>
          <w:p w14:paraId="15AC2353" w14:textId="77777777" w:rsidR="0010308A" w:rsidRPr="00BF38C6" w:rsidRDefault="0010308A" w:rsidP="00F772B5">
            <w:pPr>
              <w:pStyle w:val="CellBodyCentered"/>
              <w:ind w:left="-28" w:right="-28"/>
              <w:rPr>
                <w:rFonts w:ascii="Arial Narrow" w:hAnsi="Arial Narrow" w:cs="Arial"/>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07D3EFE9" w14:textId="77777777" w:rsidR="00F772B5" w:rsidRPr="00BF38C6" w:rsidRDefault="00F772B5" w:rsidP="00F772B5">
            <w:pPr>
              <w:pStyle w:val="CellBodyCentered"/>
              <w:rPr>
                <w:rFonts w:ascii="Arial Narrow" w:hAnsi="Arial Narrow" w:cs="Arial"/>
                <w:color w:val="auto"/>
                <w:sz w:val="16"/>
                <w:szCs w:val="16"/>
                <w:lang w:val="ru-RU"/>
              </w:rPr>
            </w:pPr>
          </w:p>
          <w:p w14:paraId="68A77F6E"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41A1B456" w14:textId="77777777" w:rsidTr="002A7110">
        <w:tc>
          <w:tcPr>
            <w:tcW w:w="3332" w:type="dxa"/>
            <w:tcBorders>
              <w:top w:val="single" w:sz="6" w:space="0" w:color="auto"/>
              <w:left w:val="single" w:sz="6" w:space="0" w:color="auto"/>
              <w:bottom w:val="single" w:sz="6" w:space="0" w:color="auto"/>
              <w:right w:val="single" w:sz="6" w:space="0" w:color="auto"/>
            </w:tcBorders>
          </w:tcPr>
          <w:p w14:paraId="677A4254" w14:textId="77777777" w:rsidR="00F772B5" w:rsidRPr="00BF38C6" w:rsidRDefault="00F772B5" w:rsidP="00F772B5">
            <w:pPr>
              <w:pStyle w:val="CellBody"/>
              <w:rPr>
                <w:rFonts w:ascii="Arial Narrow" w:hAnsi="Arial Narrow" w:cs="Arial"/>
                <w:color w:val="auto"/>
                <w:sz w:val="16"/>
                <w:szCs w:val="16"/>
                <w:lang w:val="ru-RU"/>
              </w:rPr>
            </w:pPr>
          </w:p>
          <w:p w14:paraId="584F7FE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BD</w:t>
            </w:r>
            <w:r w:rsidRPr="00BF38C6">
              <w:rPr>
                <w:rFonts w:ascii="Arial Narrow" w:hAnsi="Arial Narrow" w:cs="Arial"/>
                <w:color w:val="auto"/>
                <w:sz w:val="16"/>
                <w:szCs w:val="16"/>
                <w:lang w:val="ru-RU"/>
              </w:rPr>
              <w:t xml:space="preserve"> – ПРОДУВКА, УГЛЕВОДОРОДЫ</w:t>
            </w:r>
          </w:p>
          <w:p w14:paraId="0FF70133" w14:textId="65753440" w:rsidR="00E73B2C" w:rsidRPr="00BF38C6" w:rsidRDefault="00E73B2C" w:rsidP="00E73B2C">
            <w:pPr>
              <w:pStyle w:val="CellBody"/>
              <w:rPr>
                <w:ins w:id="2200" w:author="Zhunisbayev, Olzhasbek [Bolashak Atyrau Limited]" w:date="2024-10-30T19:10:00Z" w16du:dateUtc="2024-10-30T14:10:00Z"/>
                <w:rFonts w:ascii="Arial Narrow" w:hAnsi="Arial Narrow" w:cs="Arial"/>
                <w:color w:val="auto"/>
                <w:sz w:val="16"/>
                <w:szCs w:val="16"/>
                <w:lang w:val="ru-RU"/>
              </w:rPr>
            </w:pPr>
            <w:ins w:id="2201" w:author="Zhunisbayev, Olzhasbek [Bolashak Atyrau Limited]" w:date="2024-10-30T19:10:00Z" w16du:dateUtc="2024-10-30T14:10:00Z">
              <w:r w:rsidRPr="00BF38C6">
                <w:rPr>
                  <w:rFonts w:ascii="Arial Narrow" w:hAnsi="Arial Narrow"/>
                  <w:color w:val="auto"/>
                  <w:sz w:val="16"/>
                  <w:szCs w:val="16"/>
                  <w:lang w:val="ru-RU"/>
                </w:rPr>
                <w:t xml:space="preserve">BF – ФАКЕЛЬНЫЙ ГАЗ (ВНЕ </w:t>
              </w:r>
              <w:r>
                <w:rPr>
                  <w:rFonts w:ascii="Arial Narrow" w:hAnsi="Arial Narrow"/>
                  <w:color w:val="auto"/>
                  <w:sz w:val="16"/>
                  <w:szCs w:val="16"/>
                  <w:lang w:val="ru-RU"/>
                </w:rPr>
                <w:t>ЗАВОДА</w:t>
              </w:r>
              <w:r w:rsidRPr="00BF38C6">
                <w:rPr>
                  <w:rFonts w:ascii="Arial Narrow" w:hAnsi="Arial Narrow"/>
                  <w:color w:val="auto"/>
                  <w:sz w:val="16"/>
                  <w:szCs w:val="16"/>
                  <w:lang w:val="ru-RU"/>
                </w:rPr>
                <w:t>)</w:t>
              </w:r>
            </w:ins>
          </w:p>
          <w:p w14:paraId="7CEBD17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rPr>
              <w:t>BV</w:t>
            </w:r>
            <w:r w:rsidRPr="00BF38C6">
              <w:rPr>
                <w:rFonts w:ascii="Arial Narrow" w:hAnsi="Arial Narrow" w:cs="Arial"/>
                <w:color w:val="auto"/>
                <w:sz w:val="16"/>
                <w:szCs w:val="16"/>
                <w:lang w:val="ru-RU"/>
              </w:rPr>
              <w:t xml:space="preserve"> – СБРОС В АТМОСФЕРУ</w:t>
            </w:r>
          </w:p>
          <w:p w14:paraId="7DD05DD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rPr>
              <w:t>CI</w:t>
            </w:r>
            <w:r w:rsidRPr="00BF38C6">
              <w:rPr>
                <w:rFonts w:ascii="Arial Narrow" w:hAnsi="Arial Narrow" w:cs="Arial"/>
                <w:color w:val="auto"/>
                <w:sz w:val="16"/>
                <w:szCs w:val="16"/>
                <w:lang w:val="ru-RU"/>
              </w:rPr>
              <w:t xml:space="preserve"> – ХИМИЧЕСКИЙ ИНГИБИТОР И АНТИНАКИПИН</w:t>
            </w:r>
          </w:p>
          <w:p w14:paraId="3DACA1D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22C9EA3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ТОПЛИВНЫЙ ГАЗ, ВЫСОКОЕ ДАВЛЕНИЕ</w:t>
            </w:r>
          </w:p>
          <w:p w14:paraId="372ACE1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003041B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WRA</w:t>
            </w:r>
            <w:r w:rsidRPr="00BF38C6">
              <w:rPr>
                <w:rFonts w:ascii="Arial Narrow" w:hAnsi="Arial Narrow" w:cs="Arial"/>
                <w:color w:val="auto"/>
                <w:sz w:val="16"/>
                <w:szCs w:val="16"/>
                <w:lang w:val="ru-RU"/>
              </w:rPr>
              <w:t xml:space="preserve"> – СЫРАЯ ВОДА</w:t>
            </w:r>
          </w:p>
          <w:p w14:paraId="5655AD4C" w14:textId="77777777" w:rsidR="00F772B5" w:rsidRPr="00137754" w:rsidRDefault="00F772B5" w:rsidP="00F772B5">
            <w:pPr>
              <w:pStyle w:val="CellBody"/>
              <w:rPr>
                <w:rFonts w:ascii="Arial Narrow" w:hAnsi="Arial Narrow"/>
                <w:color w:val="auto"/>
                <w:sz w:val="16"/>
                <w:szCs w:val="16"/>
                <w:lang w:val="ru-RU"/>
              </w:rPr>
            </w:pPr>
          </w:p>
          <w:p w14:paraId="2FE60FB5" w14:textId="77777777" w:rsidR="00F772B5" w:rsidRPr="00137754" w:rsidRDefault="00F772B5" w:rsidP="00F772B5">
            <w:pPr>
              <w:pStyle w:val="CellBody"/>
              <w:rPr>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27F5657A" w14:textId="77777777" w:rsidR="00F772B5" w:rsidRPr="00BF38C6" w:rsidRDefault="00F772B5" w:rsidP="00F772B5">
            <w:pPr>
              <w:pStyle w:val="CellBodyCentered"/>
              <w:rPr>
                <w:rFonts w:ascii="Arial Narrow" w:hAnsi="Arial Narrow" w:cs="Arial"/>
                <w:b/>
                <w:color w:val="auto"/>
                <w:sz w:val="16"/>
                <w:szCs w:val="16"/>
                <w:lang w:val="ru-RU"/>
              </w:rPr>
            </w:pPr>
          </w:p>
          <w:p w14:paraId="0C42C12E"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600K5H</w:t>
            </w:r>
          </w:p>
        </w:tc>
        <w:tc>
          <w:tcPr>
            <w:tcW w:w="720" w:type="dxa"/>
            <w:tcBorders>
              <w:top w:val="single" w:sz="6" w:space="0" w:color="auto"/>
              <w:left w:val="single" w:sz="6" w:space="0" w:color="auto"/>
              <w:bottom w:val="single" w:sz="6" w:space="0" w:color="auto"/>
              <w:right w:val="single" w:sz="6" w:space="0" w:color="auto"/>
            </w:tcBorders>
          </w:tcPr>
          <w:p w14:paraId="77F9BC9A" w14:textId="77777777" w:rsidR="00F772B5" w:rsidRPr="00BF38C6" w:rsidRDefault="00F772B5" w:rsidP="00F772B5">
            <w:pPr>
              <w:pStyle w:val="CellBodyCentered"/>
              <w:rPr>
                <w:rFonts w:ascii="Arial Narrow" w:hAnsi="Arial Narrow" w:cs="Arial"/>
                <w:color w:val="auto"/>
                <w:sz w:val="16"/>
                <w:szCs w:val="16"/>
                <w:lang w:val="ru-RU"/>
              </w:rPr>
            </w:pPr>
          </w:p>
          <w:p w14:paraId="42C5574E"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27B332D0" w14:textId="77777777" w:rsidR="00F772B5" w:rsidRPr="00BF38C6" w:rsidRDefault="00F772B5" w:rsidP="00F772B5">
            <w:pPr>
              <w:pStyle w:val="CellBodyCentered"/>
              <w:rPr>
                <w:rFonts w:ascii="Arial Narrow" w:hAnsi="Arial Narrow"/>
                <w:color w:val="auto"/>
                <w:sz w:val="16"/>
                <w:szCs w:val="16"/>
                <w:lang w:val="ru-RU"/>
              </w:rPr>
            </w:pPr>
          </w:p>
          <w:p w14:paraId="1F83860E"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13BA798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2A102262" w14:textId="7F19E56D"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4803E098" w14:textId="77777777" w:rsidR="00F772B5" w:rsidRPr="00BF38C6" w:rsidRDefault="00F772B5" w:rsidP="00F772B5">
            <w:pPr>
              <w:pStyle w:val="CellBodyCentered"/>
              <w:rPr>
                <w:rFonts w:ascii="Arial Narrow" w:hAnsi="Arial Narrow" w:cs="Arial"/>
                <w:color w:val="auto"/>
                <w:sz w:val="16"/>
                <w:szCs w:val="16"/>
                <w:lang w:val="ru-RU"/>
              </w:rPr>
            </w:pPr>
          </w:p>
          <w:p w14:paraId="57CBFCA3"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p>
          <w:p w14:paraId="47A7D5C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600</w:t>
            </w:r>
          </w:p>
          <w:p w14:paraId="0CC00D1B"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RF</w:t>
            </w:r>
          </w:p>
        </w:tc>
        <w:tc>
          <w:tcPr>
            <w:tcW w:w="709" w:type="dxa"/>
            <w:tcBorders>
              <w:top w:val="single" w:sz="6" w:space="0" w:color="auto"/>
              <w:left w:val="single" w:sz="6" w:space="0" w:color="auto"/>
              <w:bottom w:val="single" w:sz="6" w:space="0" w:color="auto"/>
              <w:right w:val="single" w:sz="6" w:space="0" w:color="auto"/>
            </w:tcBorders>
          </w:tcPr>
          <w:p w14:paraId="3EC37CEE" w14:textId="77777777" w:rsidR="00F772B5" w:rsidRPr="00BF38C6" w:rsidRDefault="00F772B5" w:rsidP="00F772B5">
            <w:pPr>
              <w:pStyle w:val="CellBodyCentered"/>
              <w:rPr>
                <w:rFonts w:ascii="Arial Narrow" w:hAnsi="Arial Narrow" w:cs="Arial"/>
                <w:color w:val="auto"/>
                <w:sz w:val="16"/>
                <w:szCs w:val="16"/>
                <w:lang w:val="ru-RU"/>
              </w:rPr>
            </w:pPr>
          </w:p>
          <w:p w14:paraId="6C9C922C"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+95</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28CE6D11" w14:textId="77777777" w:rsidR="00F772B5" w:rsidRPr="006759B5" w:rsidRDefault="00F772B5" w:rsidP="00F772B5">
            <w:pPr>
              <w:pStyle w:val="CellBody"/>
              <w:rPr>
                <w:rFonts w:ascii="Arial Narrow" w:hAnsi="Arial Narrow" w:cs="Arial"/>
                <w:color w:val="auto"/>
                <w:sz w:val="16"/>
                <w:szCs w:val="16"/>
                <w:lang w:val="ru-RU"/>
              </w:rPr>
            </w:pPr>
          </w:p>
          <w:p w14:paraId="69407BE6" w14:textId="09B2BB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p>
          <w:p w14:paraId="229E09AD" w14:textId="123AFECB"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23E5EA0C" w14:textId="1EF6663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46508AAD" w14:textId="25378FA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1AE4F128" w14:textId="34AC0E9B"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95 °</w:t>
            </w:r>
            <w:r w:rsidRPr="00BF38C6">
              <w:rPr>
                <w:rFonts w:ascii="Arial Narrow" w:hAnsi="Arial Narrow"/>
                <w:snapToGrid w:val="0"/>
                <w:color w:val="auto"/>
                <w:sz w:val="16"/>
                <w:szCs w:val="16"/>
                <w:lang w:val="ru-RU"/>
              </w:rPr>
              <w:t xml:space="preserve">C = 93 </w:t>
            </w:r>
            <w:r w:rsidRPr="00BF38C6">
              <w:rPr>
                <w:rFonts w:ascii="Arial Narrow" w:hAnsi="Arial Narrow"/>
                <w:color w:val="auto"/>
                <w:sz w:val="16"/>
                <w:szCs w:val="16"/>
                <w:lang w:val="ru-RU"/>
              </w:rPr>
              <w:t>бар (изб.)</w:t>
            </w:r>
          </w:p>
          <w:p w14:paraId="5C044AFE" w14:textId="7D011EF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(ограничение по толщине стенки трубы)</w:t>
            </w:r>
          </w:p>
        </w:tc>
        <w:tc>
          <w:tcPr>
            <w:tcW w:w="611" w:type="dxa"/>
            <w:tcBorders>
              <w:top w:val="single" w:sz="6" w:space="0" w:color="auto"/>
              <w:left w:val="single" w:sz="6" w:space="0" w:color="auto"/>
              <w:bottom w:val="single" w:sz="6" w:space="0" w:color="auto"/>
              <w:right w:val="single" w:sz="6" w:space="0" w:color="auto"/>
            </w:tcBorders>
          </w:tcPr>
          <w:p w14:paraId="2BBDECB5" w14:textId="77777777" w:rsidR="00F772B5" w:rsidRPr="00BF38C6" w:rsidRDefault="00F772B5" w:rsidP="00F772B5">
            <w:pPr>
              <w:pStyle w:val="CellBody"/>
              <w:jc w:val="center"/>
              <w:rPr>
                <w:rFonts w:ascii="Arial Narrow" w:hAnsi="Arial Narrow" w:cs="Arial"/>
                <w:sz w:val="16"/>
                <w:szCs w:val="16"/>
                <w:lang w:val="ru-RU"/>
              </w:rPr>
            </w:pPr>
          </w:p>
          <w:p w14:paraId="21E638BA" w14:textId="77777777" w:rsidR="00F772B5" w:rsidRPr="006759B5" w:rsidRDefault="00F772B5" w:rsidP="00F772B5">
            <w:pPr>
              <w:pStyle w:val="CellBodyCentered"/>
              <w:ind w:left="-28" w:right="-28"/>
              <w:rPr>
                <w:rFonts w:ascii="Arial Narrow" w:hAnsi="Arial Narrow" w:cs="Arial"/>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p w14:paraId="181AF6F6" w14:textId="77777777" w:rsidR="00F772B5" w:rsidRPr="006759B5" w:rsidRDefault="00F772B5" w:rsidP="00F772B5">
            <w:pPr>
              <w:pStyle w:val="CellBodyCentered"/>
              <w:ind w:left="-28" w:right="-28"/>
              <w:rPr>
                <w:rFonts w:ascii="Arial Narrow" w:hAnsi="Arial Narrow" w:cs="Arial"/>
                <w:sz w:val="16"/>
                <w:szCs w:val="16"/>
                <w:lang w:val="ru-RU"/>
              </w:rPr>
            </w:pPr>
          </w:p>
          <w:p w14:paraId="5D810878" w14:textId="77777777" w:rsidR="00F772B5" w:rsidRPr="00BF38C6" w:rsidRDefault="00F772B5" w:rsidP="00F772B5">
            <w:pPr>
              <w:pStyle w:val="CellBodyCentered"/>
              <w:ind w:left="-28" w:right="-28"/>
              <w:rPr>
                <w:rFonts w:ascii="Arial Narrow" w:hAnsi="Arial Narrow" w:cs="Arial"/>
                <w:sz w:val="16"/>
                <w:szCs w:val="16"/>
                <w:lang w:val="ru-RU"/>
              </w:rPr>
            </w:pPr>
            <w:r>
              <w:rPr>
                <w:rFonts w:ascii="Arial Narrow" w:hAnsi="Arial Narrow" w:cs="Arial"/>
                <w:sz w:val="16"/>
                <w:szCs w:val="16"/>
              </w:rPr>
              <w:t>Подзем. Диам. 20” и выше</w:t>
            </w:r>
          </w:p>
          <w:p w14:paraId="40D592E3" w14:textId="77777777" w:rsidR="00F772B5" w:rsidRPr="00BF38C6" w:rsidRDefault="00F772B5" w:rsidP="00F772B5">
            <w:pPr>
              <w:pStyle w:val="CellBodyCentered"/>
              <w:ind w:left="-28" w:right="-28"/>
              <w:rPr>
                <w:rFonts w:ascii="Arial Narrow" w:hAnsi="Arial Narrow" w:cs="Arial"/>
                <w:color w:val="auto"/>
                <w:sz w:val="16"/>
                <w:szCs w:val="16"/>
                <w:lang w:val="ru-RU"/>
                <w:rPrChange w:id="2202" w:author="Zhunisbayev, Olzhasbek A [Bolashak Atyrau Limited]" w:date="2022-06-06T22:35:00Z">
                  <w:rPr>
                    <w:rFonts w:ascii="Arial" w:hAnsi="Arial" w:cs="Arial"/>
                    <w:color w:val="auto"/>
                    <w:sz w:val="16"/>
                    <w:szCs w:val="16"/>
                  </w:rPr>
                </w:rPrChange>
              </w:rPr>
            </w:pPr>
          </w:p>
        </w:tc>
        <w:tc>
          <w:tcPr>
            <w:tcW w:w="450" w:type="dxa"/>
            <w:tcBorders>
              <w:top w:val="single" w:sz="6" w:space="0" w:color="auto"/>
              <w:left w:val="single" w:sz="6" w:space="0" w:color="auto"/>
              <w:bottom w:val="single" w:sz="6" w:space="0" w:color="auto"/>
              <w:right w:val="single" w:sz="6" w:space="0" w:color="auto"/>
            </w:tcBorders>
          </w:tcPr>
          <w:p w14:paraId="5C70E827" w14:textId="77777777" w:rsidR="00F772B5" w:rsidRPr="00BF38C6" w:rsidRDefault="00F772B5" w:rsidP="00F772B5">
            <w:pPr>
              <w:pStyle w:val="CellBodyCentered"/>
              <w:rPr>
                <w:rFonts w:ascii="Arial Narrow" w:hAnsi="Arial Narrow" w:cs="Arial"/>
                <w:color w:val="auto"/>
                <w:sz w:val="16"/>
                <w:szCs w:val="16"/>
                <w:lang w:val="ru-RU"/>
              </w:rPr>
            </w:pPr>
          </w:p>
          <w:p w14:paraId="72870A43"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56C3C781" w14:textId="77777777" w:rsidTr="002A7110">
        <w:tc>
          <w:tcPr>
            <w:tcW w:w="3332" w:type="dxa"/>
            <w:tcBorders>
              <w:top w:val="single" w:sz="6" w:space="0" w:color="auto"/>
              <w:left w:val="single" w:sz="6" w:space="0" w:color="auto"/>
              <w:bottom w:val="single" w:sz="6" w:space="0" w:color="auto"/>
              <w:right w:val="single" w:sz="6" w:space="0" w:color="auto"/>
            </w:tcBorders>
          </w:tcPr>
          <w:p w14:paraId="6C0E8C17" w14:textId="77777777" w:rsidR="00F772B5" w:rsidRPr="006759B5" w:rsidRDefault="00F772B5" w:rsidP="00F772B5">
            <w:pPr>
              <w:pStyle w:val="CellBody"/>
              <w:tabs>
                <w:tab w:val="left" w:pos="0"/>
              </w:tabs>
              <w:rPr>
                <w:rFonts w:ascii="Arial Narrow" w:hAnsi="Arial Narrow"/>
                <w:color w:val="auto"/>
                <w:sz w:val="16"/>
                <w:szCs w:val="16"/>
                <w:lang w:val="ru-RU"/>
              </w:rPr>
            </w:pPr>
          </w:p>
          <w:p w14:paraId="79D4261D" w14:textId="7C8A98A2"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AA</w:t>
            </w:r>
            <w:r w:rsidRPr="00BF38C6">
              <w:rPr>
                <w:rFonts w:ascii="Arial Narrow" w:hAnsi="Arial Narrow"/>
                <w:color w:val="auto"/>
                <w:sz w:val="16"/>
                <w:szCs w:val="16"/>
                <w:lang w:val="ru-RU"/>
              </w:rPr>
              <w:t xml:space="preserve"> – УКСУСНАЯ КИСЛОТА</w:t>
            </w:r>
          </w:p>
          <w:p w14:paraId="5AC72084"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BD</w:t>
            </w:r>
            <w:r w:rsidRPr="00BF38C6">
              <w:rPr>
                <w:rFonts w:ascii="Arial Narrow" w:hAnsi="Arial Narrow"/>
                <w:color w:val="auto"/>
                <w:sz w:val="16"/>
                <w:szCs w:val="16"/>
                <w:lang w:val="ru-RU"/>
              </w:rPr>
              <w:t xml:space="preserve"> – ПРОДУВКА, УГЛЕВОДОРОДЫ</w:t>
            </w:r>
          </w:p>
          <w:p w14:paraId="24375D11" w14:textId="006FEDD2"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w:t>
            </w:r>
            <w:r w:rsidRPr="00BF38C6">
              <w:rPr>
                <w:rFonts w:ascii="Arial Narrow" w:hAnsi="Arial Narrow"/>
                <w:color w:val="auto"/>
                <w:sz w:val="16"/>
                <w:szCs w:val="16"/>
                <w:lang w:val="ru-RU"/>
              </w:rPr>
              <w:t xml:space="preserve"> - ФАКЕЛЬНЫЙ ГАЗ (ТОЛЬКО </w:t>
            </w:r>
            <w:del w:id="2203"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2204"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7AFA2B57"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BFH</w:t>
            </w:r>
            <w:r w:rsidRPr="00BF38C6">
              <w:rPr>
                <w:rFonts w:ascii="Arial Narrow" w:hAnsi="Arial Narrow"/>
                <w:color w:val="auto"/>
                <w:sz w:val="16"/>
                <w:szCs w:val="16"/>
                <w:lang w:val="ru-RU"/>
              </w:rPr>
              <w:t xml:space="preserve"> – ФАКЕЛЬНЫЙ ГАЗ, ВЫСОКОЕ ДАВЛЕНИЕ</w:t>
            </w:r>
          </w:p>
          <w:p w14:paraId="6A5DA476"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p>
          <w:p w14:paraId="257B2673" w14:textId="7B3F5CC1"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BV</w:t>
            </w:r>
            <w:r w:rsidRPr="00BF38C6">
              <w:rPr>
                <w:rFonts w:ascii="Arial Narrow" w:hAnsi="Arial Narrow"/>
                <w:color w:val="auto"/>
                <w:sz w:val="16"/>
                <w:szCs w:val="16"/>
                <w:lang w:val="ru-RU"/>
              </w:rPr>
              <w:t xml:space="preserve"> – СБРОС В АТМОСФЕРУ </w:t>
            </w:r>
          </w:p>
          <w:p w14:paraId="007ECC9E" w14:textId="77777777" w:rsidR="00F772B5" w:rsidRPr="00BF38C6" w:rsidRDefault="00F772B5" w:rsidP="00F772B5">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CF</w:t>
            </w:r>
            <w:r w:rsidRPr="00BF38C6">
              <w:rPr>
                <w:rFonts w:ascii="Arial Narrow" w:hAnsi="Arial Narrow"/>
                <w:color w:val="auto"/>
                <w:sz w:val="16"/>
                <w:szCs w:val="16"/>
                <w:lang w:val="ru-RU"/>
              </w:rPr>
              <w:t xml:space="preserve"> – ПЕННАЯ СМЕСЬ</w:t>
            </w:r>
          </w:p>
          <w:p w14:paraId="1B7C7DC7"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lang w:val="en-GB"/>
              </w:rPr>
              <w:t>CH</w:t>
            </w:r>
            <w:r w:rsidRPr="00BF38C6">
              <w:rPr>
                <w:rFonts w:ascii="Arial Narrow" w:hAnsi="Arial Narrow"/>
                <w:color w:val="auto"/>
                <w:sz w:val="16"/>
                <w:szCs w:val="16"/>
                <w:lang w:val="ru-RU"/>
              </w:rPr>
              <w:t xml:space="preserve"> – РАСТВОР ДИАМИДА</w:t>
            </w:r>
          </w:p>
          <w:p w14:paraId="11F1ED80"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CI</w:t>
            </w:r>
            <w:r w:rsidRPr="00BF38C6">
              <w:rPr>
                <w:rFonts w:ascii="Arial Narrow" w:hAnsi="Arial Narrow"/>
                <w:color w:val="auto"/>
                <w:sz w:val="16"/>
                <w:szCs w:val="16"/>
                <w:lang w:val="ru-RU"/>
              </w:rPr>
              <w:t xml:space="preserve"> – ХИМИЧЕСКИЙ ИНГИБИТОР И АНТИНАКИПИН</w:t>
            </w:r>
          </w:p>
          <w:p w14:paraId="0930FAF1"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DHC</w:t>
            </w:r>
            <w:r w:rsidRPr="00BF38C6">
              <w:rPr>
                <w:rFonts w:ascii="Arial Narrow" w:hAnsi="Arial Narrow"/>
                <w:color w:val="auto"/>
                <w:sz w:val="16"/>
                <w:szCs w:val="16"/>
                <w:lang w:val="ru-RU"/>
              </w:rPr>
              <w:t xml:space="preserve"> - ДРЕНАЖ, УГЛЕВОДОРОДЫ</w:t>
            </w:r>
          </w:p>
          <w:p w14:paraId="3717AA8F"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DL</w:t>
            </w:r>
            <w:r w:rsidRPr="00BF38C6">
              <w:rPr>
                <w:rFonts w:ascii="Arial Narrow" w:hAnsi="Arial Narrow"/>
                <w:color w:val="auto"/>
                <w:sz w:val="16"/>
                <w:szCs w:val="16"/>
                <w:lang w:val="ru-RU"/>
              </w:rPr>
              <w:t xml:space="preserve"> – ДРЕНАЖ, ПРОМЛИВНЕВАЯ КАНАЛИЗАЦИЯ (ОТКРЫТАЯ)</w:t>
            </w:r>
          </w:p>
          <w:p w14:paraId="21F6F838"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w:t>
            </w:r>
            <w:r w:rsidRPr="00BF38C6">
              <w:rPr>
                <w:rFonts w:ascii="Arial Narrow" w:hAnsi="Arial Narrow"/>
                <w:color w:val="auto"/>
                <w:sz w:val="16"/>
                <w:szCs w:val="16"/>
                <w:lang w:val="ru-RU"/>
              </w:rPr>
              <w:t xml:space="preserve"> – ТОПЛИВНЫЙ ГАЗ</w:t>
            </w:r>
          </w:p>
          <w:p w14:paraId="1A9D4A6C" w14:textId="48799469"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FGH</w:t>
            </w:r>
            <w:r w:rsidRPr="00BF38C6">
              <w:rPr>
                <w:rFonts w:ascii="Arial Narrow" w:hAnsi="Arial Narrow"/>
                <w:color w:val="auto"/>
                <w:sz w:val="16"/>
                <w:szCs w:val="16"/>
                <w:lang w:val="ru-RU"/>
              </w:rPr>
              <w:t xml:space="preserve"> – ТОПЛИВНЫЙ ГАЗ, ВЫСОКОЕ ДВАЛЕНИЕ</w:t>
            </w:r>
          </w:p>
          <w:p w14:paraId="1F3CCF0D"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GS</w:t>
            </w:r>
            <w:r w:rsidRPr="00BF38C6">
              <w:rPr>
                <w:rFonts w:ascii="Arial Narrow" w:hAnsi="Arial Narrow"/>
                <w:color w:val="auto"/>
                <w:sz w:val="16"/>
                <w:szCs w:val="16"/>
                <w:lang w:val="ru-RU"/>
              </w:rPr>
              <w:t xml:space="preserve"> – СЫРОЙ ГАЗ</w:t>
            </w:r>
          </w:p>
          <w:p w14:paraId="7ADFF9F0"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p>
          <w:p w14:paraId="7D8472AE"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PHC</w:t>
            </w:r>
            <w:r w:rsidRPr="00BF38C6">
              <w:rPr>
                <w:rFonts w:ascii="Arial Narrow" w:hAnsi="Arial Narrow"/>
                <w:color w:val="auto"/>
                <w:sz w:val="16"/>
                <w:szCs w:val="16"/>
                <w:lang w:val="ru-RU"/>
              </w:rPr>
              <w:t xml:space="preserve"> – ТЕХНОЛОГИЧЕСКИЕ УГЛЕВОДОРОДЫ</w:t>
            </w:r>
          </w:p>
          <w:p w14:paraId="5D307F36" w14:textId="77777777" w:rsidR="00F772B5" w:rsidRPr="00BF38C6" w:rsidRDefault="00F772B5" w:rsidP="00F772B5">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PL</w:t>
            </w:r>
            <w:r w:rsidRPr="00BF38C6">
              <w:rPr>
                <w:rFonts w:ascii="Arial Narrow" w:hAnsi="Arial Narrow"/>
                <w:color w:val="auto"/>
                <w:sz w:val="16"/>
                <w:szCs w:val="16"/>
                <w:lang w:val="ru-RU"/>
              </w:rPr>
              <w:t xml:space="preserve"> – СМАЗОЧНОЕ МАСЛО</w:t>
            </w:r>
          </w:p>
          <w:p w14:paraId="288D1A2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p w14:paraId="48311459"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VB</w:t>
            </w:r>
            <w:r w:rsidRPr="00BF38C6">
              <w:rPr>
                <w:rFonts w:ascii="Arial Narrow" w:hAnsi="Arial Narrow"/>
                <w:color w:val="auto"/>
                <w:sz w:val="16"/>
                <w:szCs w:val="16"/>
                <w:lang w:val="ru-RU"/>
              </w:rPr>
              <w:t xml:space="preserve"> – ВОЗДУХ ДЛЯ ДЫХАНИЯ</w:t>
            </w:r>
          </w:p>
          <w:p w14:paraId="1DE66D6E" w14:textId="77777777" w:rsidR="00F772B5" w:rsidRPr="006759B5" w:rsidRDefault="00F772B5" w:rsidP="00F772B5">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VI</w:t>
            </w:r>
            <w:r w:rsidRPr="00BF38C6">
              <w:rPr>
                <w:rFonts w:ascii="Arial Narrow" w:hAnsi="Arial Narrow"/>
                <w:color w:val="auto"/>
                <w:sz w:val="16"/>
                <w:szCs w:val="16"/>
                <w:lang w:val="ru-RU"/>
              </w:rPr>
              <w:t xml:space="preserve"> – ВОЗДУХ КИП</w:t>
            </w:r>
          </w:p>
          <w:p w14:paraId="2C00D94C" w14:textId="77777777" w:rsidR="00F772B5" w:rsidRPr="00BF38C6" w:rsidRDefault="00F772B5" w:rsidP="00F772B5">
            <w:pPr>
              <w:pStyle w:val="CellBody"/>
              <w:tabs>
                <w:tab w:val="left" w:pos="0"/>
              </w:tabs>
              <w:rPr>
                <w:rFonts w:ascii="Arial Narrow" w:hAnsi="Arial Narrow"/>
                <w:color w:val="auto"/>
                <w:sz w:val="16"/>
                <w:szCs w:val="16"/>
                <w:lang w:val="ru-RU"/>
                <w:rPrChange w:id="2205" w:author="Zhunisbayev, Olzhasbek A [Bolashak Atyrau Limited]" w:date="2022-06-06T22:35:00Z">
                  <w:rPr>
                    <w:rFonts w:ascii="Arial" w:hAnsi="Arial"/>
                    <w:color w:val="auto"/>
                    <w:sz w:val="16"/>
                  </w:rPr>
                </w:rPrChange>
              </w:rPr>
            </w:pPr>
            <w:r w:rsidRPr="00BF38C6">
              <w:rPr>
                <w:rFonts w:ascii="Arial Narrow" w:hAnsi="Arial Narrow"/>
                <w:color w:val="auto"/>
                <w:sz w:val="16"/>
                <w:szCs w:val="16"/>
              </w:rPr>
              <w:t>WDM</w:t>
            </w:r>
            <w:r w:rsidRPr="00BF38C6">
              <w:rPr>
                <w:rFonts w:ascii="Arial Narrow" w:hAnsi="Arial Narrow"/>
                <w:color w:val="auto"/>
                <w:sz w:val="16"/>
                <w:szCs w:val="16"/>
                <w:lang w:val="ru-RU"/>
              </w:rPr>
              <w:t>-ДЕМИНЕРАЛИЗОВАННАЯ ВОДА</w:t>
            </w:r>
          </w:p>
          <w:p w14:paraId="36999826" w14:textId="77777777" w:rsidR="00F772B5" w:rsidRPr="00E34821" w:rsidRDefault="00F772B5" w:rsidP="00F772B5">
            <w:pPr>
              <w:pStyle w:val="CellBody"/>
              <w:tabs>
                <w:tab w:val="left" w:pos="0"/>
              </w:tabs>
              <w:rPr>
                <w:rFonts w:ascii="Arial Narrow" w:hAnsi="Arial Narrow"/>
                <w:color w:val="auto"/>
                <w:sz w:val="16"/>
                <w:szCs w:val="16"/>
                <w:highlight w:val="yellow"/>
                <w:lang w:val="ru-RU"/>
              </w:rPr>
            </w:pPr>
          </w:p>
        </w:tc>
        <w:tc>
          <w:tcPr>
            <w:tcW w:w="720" w:type="dxa"/>
            <w:tcBorders>
              <w:top w:val="single" w:sz="6" w:space="0" w:color="auto"/>
              <w:left w:val="single" w:sz="6" w:space="0" w:color="auto"/>
              <w:bottom w:val="single" w:sz="6" w:space="0" w:color="auto"/>
              <w:right w:val="single" w:sz="6" w:space="0" w:color="auto"/>
            </w:tcBorders>
          </w:tcPr>
          <w:p w14:paraId="39D0D6A5" w14:textId="77777777" w:rsidR="00F772B5" w:rsidRPr="00BF38C6" w:rsidRDefault="00F772B5" w:rsidP="00F772B5">
            <w:pPr>
              <w:pStyle w:val="CellBodyCentered"/>
              <w:rPr>
                <w:rFonts w:ascii="Arial Narrow" w:hAnsi="Arial Narrow"/>
                <w:b/>
                <w:color w:val="auto"/>
                <w:sz w:val="16"/>
                <w:szCs w:val="16"/>
                <w:lang w:val="ru-RU"/>
              </w:rPr>
            </w:pPr>
          </w:p>
          <w:p w14:paraId="1BC75CCC" w14:textId="77777777" w:rsidR="00F772B5" w:rsidRPr="00BF38C6" w:rsidRDefault="00F772B5" w:rsidP="00F772B5">
            <w:pPr>
              <w:pStyle w:val="CellBodyCentered"/>
              <w:rPr>
                <w:rFonts w:ascii="Arial Narrow" w:hAnsi="Arial Narrow"/>
                <w:b/>
                <w:color w:val="auto"/>
                <w:sz w:val="16"/>
                <w:szCs w:val="16"/>
                <w:lang w:val="en-GB"/>
              </w:rPr>
            </w:pPr>
            <w:r w:rsidRPr="00BF38C6">
              <w:rPr>
                <w:rFonts w:ascii="Arial Narrow" w:hAnsi="Arial Narrow"/>
                <w:b/>
                <w:color w:val="auto"/>
                <w:sz w:val="16"/>
                <w:szCs w:val="16"/>
                <w:lang w:val="ru-RU"/>
              </w:rPr>
              <w:t>600P21</w:t>
            </w:r>
          </w:p>
          <w:p w14:paraId="4A3FC451" w14:textId="77777777" w:rsidR="00F772B5" w:rsidRPr="00BF38C6" w:rsidRDefault="00F772B5" w:rsidP="00F772B5">
            <w:pPr>
              <w:pStyle w:val="CellBodyCentered"/>
              <w:rPr>
                <w:rFonts w:ascii="Arial Narrow" w:hAnsi="Arial Narrow"/>
                <w:b/>
                <w:color w:val="auto"/>
                <w:sz w:val="16"/>
                <w:szCs w:val="16"/>
                <w:lang w:val="en-GB"/>
              </w:rPr>
            </w:pPr>
          </w:p>
          <w:p w14:paraId="0B5B38D6" w14:textId="77777777" w:rsidR="00F772B5" w:rsidRPr="00BF38C6" w:rsidRDefault="00F772B5" w:rsidP="00F772B5">
            <w:pPr>
              <w:pStyle w:val="CellBodyCentered"/>
              <w:rPr>
                <w:rFonts w:ascii="Arial Narrow" w:hAnsi="Arial Narrow"/>
                <w:b/>
                <w:color w:val="auto"/>
                <w:sz w:val="16"/>
                <w:szCs w:val="16"/>
                <w:lang w:val="en-GB"/>
              </w:rPr>
            </w:pPr>
          </w:p>
          <w:p w14:paraId="45A02250" w14:textId="77777777" w:rsidR="00F772B5" w:rsidRPr="00BF38C6" w:rsidRDefault="00F772B5" w:rsidP="00F772B5">
            <w:pPr>
              <w:pStyle w:val="CellBodyCentered"/>
              <w:rPr>
                <w:rFonts w:ascii="Arial Narrow" w:hAnsi="Arial Narrow"/>
                <w:b/>
                <w:color w:val="auto"/>
                <w:sz w:val="16"/>
                <w:szCs w:val="16"/>
                <w:lang w:val="en-GB"/>
              </w:rPr>
            </w:pPr>
          </w:p>
          <w:p w14:paraId="2B513639" w14:textId="77777777" w:rsidR="00F772B5" w:rsidRPr="00BF38C6" w:rsidRDefault="00F772B5" w:rsidP="00F772B5">
            <w:pPr>
              <w:pStyle w:val="CellBodyCentered"/>
              <w:rPr>
                <w:rFonts w:ascii="Arial Narrow" w:hAnsi="Arial Narrow"/>
                <w:b/>
                <w:color w:val="auto"/>
                <w:sz w:val="16"/>
                <w:szCs w:val="16"/>
                <w:lang w:val="en-GB"/>
              </w:rPr>
            </w:pPr>
          </w:p>
          <w:p w14:paraId="6599F668" w14:textId="77777777" w:rsidR="00F772B5" w:rsidRPr="00BF38C6" w:rsidRDefault="00F772B5" w:rsidP="00F772B5">
            <w:pPr>
              <w:pStyle w:val="CellBodyCentered"/>
              <w:rPr>
                <w:rFonts w:ascii="Arial Narrow" w:hAnsi="Arial Narrow"/>
                <w:b/>
                <w:color w:val="auto"/>
                <w:sz w:val="16"/>
                <w:szCs w:val="16"/>
                <w:lang w:val="en-GB"/>
              </w:rPr>
            </w:pPr>
          </w:p>
          <w:p w14:paraId="5E8EDB7B" w14:textId="77777777" w:rsidR="00F772B5" w:rsidRPr="00BF38C6" w:rsidRDefault="00F772B5" w:rsidP="00F772B5">
            <w:pPr>
              <w:pStyle w:val="CellBodyCentered"/>
              <w:rPr>
                <w:rFonts w:ascii="Arial Narrow" w:hAnsi="Arial Narrow"/>
                <w:b/>
                <w:color w:val="auto"/>
                <w:sz w:val="16"/>
                <w:szCs w:val="16"/>
                <w:lang w:val="en-GB"/>
              </w:rPr>
            </w:pPr>
          </w:p>
          <w:p w14:paraId="2986E683" w14:textId="77777777" w:rsidR="00F772B5" w:rsidRPr="00BF38C6" w:rsidRDefault="00F772B5" w:rsidP="00F772B5">
            <w:pPr>
              <w:pStyle w:val="CellBodyCentered"/>
              <w:rPr>
                <w:rFonts w:ascii="Arial Narrow" w:hAnsi="Arial Narrow"/>
                <w:b/>
                <w:color w:val="auto"/>
                <w:sz w:val="16"/>
                <w:szCs w:val="16"/>
                <w:lang w:val="en-GB"/>
              </w:rPr>
            </w:pPr>
          </w:p>
          <w:p w14:paraId="3745E77D" w14:textId="77777777" w:rsidR="00F772B5" w:rsidRPr="00BF38C6" w:rsidRDefault="00F772B5" w:rsidP="00F772B5">
            <w:pPr>
              <w:pStyle w:val="CellBodyCentered"/>
              <w:rPr>
                <w:rFonts w:ascii="Arial Narrow" w:hAnsi="Arial Narrow"/>
                <w:b/>
                <w:color w:val="auto"/>
                <w:sz w:val="16"/>
                <w:szCs w:val="16"/>
                <w:lang w:val="en-GB"/>
              </w:rPr>
            </w:pPr>
          </w:p>
          <w:p w14:paraId="0FCE6D38" w14:textId="77777777" w:rsidR="00F772B5" w:rsidRPr="00BF38C6" w:rsidRDefault="00F772B5" w:rsidP="00F772B5">
            <w:pPr>
              <w:pStyle w:val="CellBodyCentered"/>
              <w:rPr>
                <w:rFonts w:ascii="Arial Narrow" w:hAnsi="Arial Narrow"/>
                <w:b/>
                <w:color w:val="auto"/>
                <w:sz w:val="16"/>
                <w:szCs w:val="16"/>
                <w:lang w:val="en-GB"/>
              </w:rPr>
            </w:pPr>
          </w:p>
          <w:p w14:paraId="7D40C9C4" w14:textId="77777777" w:rsidR="00F772B5" w:rsidRPr="00BF38C6" w:rsidRDefault="00F772B5" w:rsidP="00F772B5">
            <w:pPr>
              <w:pStyle w:val="CellBodyCentered"/>
              <w:rPr>
                <w:rFonts w:ascii="Arial Narrow" w:hAnsi="Arial Narrow"/>
                <w:b/>
                <w:color w:val="auto"/>
                <w:sz w:val="16"/>
                <w:szCs w:val="16"/>
                <w:lang w:val="en-GB"/>
              </w:rPr>
            </w:pPr>
          </w:p>
          <w:p w14:paraId="39896EE5" w14:textId="77777777" w:rsidR="00F772B5" w:rsidRPr="00BF38C6" w:rsidRDefault="00F772B5" w:rsidP="00F772B5">
            <w:pPr>
              <w:pStyle w:val="CellBodyCentered"/>
              <w:rPr>
                <w:rFonts w:ascii="Arial Narrow" w:hAnsi="Arial Narrow"/>
                <w:b/>
                <w:color w:val="auto"/>
                <w:sz w:val="16"/>
                <w:szCs w:val="16"/>
                <w:lang w:val="en-GB"/>
              </w:rPr>
            </w:pPr>
          </w:p>
          <w:p w14:paraId="6870296C" w14:textId="77777777" w:rsidR="00F772B5" w:rsidRPr="00BF38C6" w:rsidRDefault="00F772B5" w:rsidP="00F772B5">
            <w:pPr>
              <w:pStyle w:val="CellBodyCentered"/>
              <w:rPr>
                <w:rFonts w:ascii="Arial Narrow" w:hAnsi="Arial Narrow"/>
                <w:b/>
                <w:color w:val="auto"/>
                <w:sz w:val="16"/>
                <w:szCs w:val="16"/>
                <w:lang w:val="en-GB"/>
              </w:rPr>
            </w:pPr>
          </w:p>
          <w:p w14:paraId="31F1F318" w14:textId="77777777" w:rsidR="00F772B5" w:rsidRPr="00BF38C6" w:rsidRDefault="00F772B5" w:rsidP="00F772B5">
            <w:pPr>
              <w:pStyle w:val="CellBodyCentered"/>
              <w:rPr>
                <w:rFonts w:ascii="Arial Narrow" w:hAnsi="Arial Narrow"/>
                <w:b/>
                <w:color w:val="auto"/>
                <w:sz w:val="16"/>
                <w:szCs w:val="16"/>
                <w:lang w:val="en-GB"/>
              </w:rPr>
            </w:pPr>
          </w:p>
          <w:p w14:paraId="2A07B7E9" w14:textId="77777777" w:rsidR="00F772B5" w:rsidRPr="00BF38C6" w:rsidRDefault="00F772B5" w:rsidP="00F772B5">
            <w:pPr>
              <w:pStyle w:val="CellBodyCentered"/>
              <w:rPr>
                <w:rFonts w:ascii="Arial Narrow" w:hAnsi="Arial Narrow"/>
                <w:b/>
                <w:color w:val="auto"/>
                <w:sz w:val="16"/>
                <w:szCs w:val="16"/>
                <w:lang w:val="en-GB"/>
              </w:rPr>
            </w:pPr>
          </w:p>
          <w:p w14:paraId="05273778" w14:textId="77777777" w:rsidR="00F772B5" w:rsidRPr="00BF38C6" w:rsidRDefault="00F772B5" w:rsidP="00F772B5">
            <w:pPr>
              <w:pStyle w:val="CellBodyCentered"/>
              <w:rPr>
                <w:rFonts w:ascii="Arial Narrow" w:hAnsi="Arial Narrow"/>
                <w:b/>
                <w:color w:val="auto"/>
                <w:sz w:val="16"/>
                <w:szCs w:val="16"/>
                <w:lang w:val="en-GB"/>
              </w:rPr>
            </w:pPr>
          </w:p>
          <w:p w14:paraId="4C87B78E" w14:textId="77777777" w:rsidR="00F772B5" w:rsidRPr="00BF38C6" w:rsidRDefault="00F772B5" w:rsidP="00F772B5">
            <w:pPr>
              <w:pStyle w:val="CellBodyCentered"/>
              <w:rPr>
                <w:rFonts w:ascii="Arial Narrow" w:hAnsi="Arial Narrow"/>
                <w:b/>
                <w:color w:val="auto"/>
                <w:sz w:val="16"/>
                <w:szCs w:val="16"/>
                <w:lang w:val="en-GB"/>
              </w:rPr>
            </w:pPr>
          </w:p>
          <w:p w14:paraId="3D6EBC14" w14:textId="52C30B17" w:rsidR="00F772B5" w:rsidRPr="00BF38C6" w:rsidRDefault="00F772B5" w:rsidP="00F772B5">
            <w:pPr>
              <w:pStyle w:val="CellBodyCentered"/>
              <w:rPr>
                <w:rFonts w:ascii="Arial Narrow" w:hAnsi="Arial Narrow"/>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5BD8D353" w14:textId="77777777" w:rsidR="00F772B5" w:rsidRPr="00BF38C6" w:rsidRDefault="00F772B5" w:rsidP="00F772B5">
            <w:pPr>
              <w:pStyle w:val="CellBodyCentered"/>
              <w:rPr>
                <w:rFonts w:ascii="Arial Narrow" w:hAnsi="Arial Narrow"/>
                <w:color w:val="auto"/>
                <w:sz w:val="16"/>
                <w:szCs w:val="16"/>
                <w:lang w:val="ru-RU"/>
              </w:rPr>
            </w:pPr>
          </w:p>
          <w:p w14:paraId="28300274"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w:t>
            </w:r>
          </w:p>
          <w:p w14:paraId="54DAD3D0" w14:textId="77777777" w:rsidR="00F772B5" w:rsidRPr="00BF38C6" w:rsidRDefault="00F772B5" w:rsidP="00F772B5">
            <w:pPr>
              <w:pStyle w:val="CellBodyCentered"/>
              <w:rPr>
                <w:rFonts w:ascii="Arial Narrow" w:hAnsi="Arial Narrow"/>
                <w:color w:val="auto"/>
                <w:sz w:val="16"/>
                <w:szCs w:val="16"/>
                <w:lang w:val="ru-RU"/>
              </w:rPr>
            </w:pPr>
          </w:p>
          <w:p w14:paraId="69FCAAD3" w14:textId="77777777" w:rsidR="00F772B5" w:rsidRPr="00BF38C6" w:rsidRDefault="00F772B5" w:rsidP="00F772B5">
            <w:pPr>
              <w:pStyle w:val="CellBodyCentered"/>
              <w:rPr>
                <w:rFonts w:ascii="Arial Narrow" w:hAnsi="Arial Narrow"/>
                <w:color w:val="auto"/>
                <w:sz w:val="16"/>
                <w:szCs w:val="16"/>
                <w:lang w:val="en-GB"/>
              </w:rPr>
            </w:pPr>
          </w:p>
          <w:p w14:paraId="1D325FCF" w14:textId="77777777" w:rsidR="00F772B5" w:rsidRPr="00BF38C6" w:rsidRDefault="00F772B5" w:rsidP="00F772B5">
            <w:pPr>
              <w:pStyle w:val="CellBodyCentered"/>
              <w:rPr>
                <w:rFonts w:ascii="Arial Narrow" w:hAnsi="Arial Narrow"/>
                <w:color w:val="auto"/>
                <w:sz w:val="16"/>
                <w:szCs w:val="16"/>
                <w:lang w:val="en-GB"/>
              </w:rPr>
            </w:pPr>
          </w:p>
          <w:p w14:paraId="3092450B" w14:textId="77777777" w:rsidR="00F772B5" w:rsidRPr="00BF38C6" w:rsidRDefault="00F772B5" w:rsidP="00F772B5">
            <w:pPr>
              <w:pStyle w:val="CellBodyCentered"/>
              <w:rPr>
                <w:rFonts w:ascii="Arial Narrow" w:hAnsi="Arial Narrow"/>
                <w:color w:val="auto"/>
                <w:sz w:val="16"/>
                <w:szCs w:val="16"/>
                <w:lang w:val="en-GB"/>
              </w:rPr>
            </w:pPr>
          </w:p>
          <w:p w14:paraId="766F7D5A" w14:textId="77777777" w:rsidR="00F772B5" w:rsidRPr="00BF38C6" w:rsidRDefault="00F772B5" w:rsidP="00F772B5">
            <w:pPr>
              <w:pStyle w:val="CellBodyCentered"/>
              <w:rPr>
                <w:rFonts w:ascii="Arial Narrow" w:hAnsi="Arial Narrow"/>
                <w:color w:val="auto"/>
                <w:sz w:val="16"/>
                <w:szCs w:val="16"/>
                <w:lang w:val="en-GB"/>
              </w:rPr>
            </w:pPr>
          </w:p>
          <w:p w14:paraId="2E28D50A" w14:textId="77777777" w:rsidR="00F772B5" w:rsidRPr="00BF38C6" w:rsidRDefault="00F772B5" w:rsidP="00F772B5">
            <w:pPr>
              <w:pStyle w:val="CellBodyCentered"/>
              <w:rPr>
                <w:rFonts w:ascii="Arial Narrow" w:hAnsi="Arial Narrow"/>
                <w:color w:val="auto"/>
                <w:sz w:val="16"/>
                <w:szCs w:val="16"/>
                <w:lang w:val="en-GB"/>
              </w:rPr>
            </w:pPr>
          </w:p>
          <w:p w14:paraId="6F81B779" w14:textId="77777777" w:rsidR="00F772B5" w:rsidRPr="00BF38C6" w:rsidRDefault="00F772B5" w:rsidP="00F772B5">
            <w:pPr>
              <w:pStyle w:val="CellBodyCentered"/>
              <w:rPr>
                <w:rFonts w:ascii="Arial Narrow" w:hAnsi="Arial Narrow"/>
                <w:color w:val="auto"/>
                <w:sz w:val="16"/>
                <w:szCs w:val="16"/>
                <w:lang w:val="en-GB"/>
              </w:rPr>
            </w:pPr>
          </w:p>
          <w:p w14:paraId="5E688ACD" w14:textId="77777777" w:rsidR="00F772B5" w:rsidRPr="00BF38C6" w:rsidRDefault="00F772B5" w:rsidP="00F772B5">
            <w:pPr>
              <w:pStyle w:val="CellBodyCentered"/>
              <w:rPr>
                <w:rFonts w:ascii="Arial Narrow" w:hAnsi="Arial Narrow"/>
                <w:color w:val="auto"/>
                <w:sz w:val="16"/>
                <w:szCs w:val="16"/>
                <w:lang w:val="en-GB"/>
              </w:rPr>
            </w:pPr>
          </w:p>
          <w:p w14:paraId="6BA1BF66" w14:textId="77777777" w:rsidR="00F772B5" w:rsidRPr="00BF38C6" w:rsidRDefault="00F772B5" w:rsidP="00F772B5">
            <w:pPr>
              <w:pStyle w:val="CellBodyCentered"/>
              <w:rPr>
                <w:rFonts w:ascii="Arial Narrow" w:hAnsi="Arial Narrow"/>
                <w:color w:val="auto"/>
                <w:sz w:val="16"/>
                <w:szCs w:val="16"/>
                <w:lang w:val="en-GB"/>
              </w:rPr>
            </w:pPr>
          </w:p>
          <w:p w14:paraId="37389F98" w14:textId="77777777" w:rsidR="00F772B5" w:rsidRPr="00BF38C6" w:rsidRDefault="00F772B5" w:rsidP="00F772B5">
            <w:pPr>
              <w:pStyle w:val="CellBodyCentered"/>
              <w:rPr>
                <w:rFonts w:ascii="Arial Narrow" w:hAnsi="Arial Narrow"/>
                <w:color w:val="auto"/>
                <w:sz w:val="16"/>
                <w:szCs w:val="16"/>
                <w:lang w:val="en-GB"/>
              </w:rPr>
            </w:pPr>
          </w:p>
          <w:p w14:paraId="124F67A8" w14:textId="77777777" w:rsidR="00F772B5" w:rsidRPr="00BF38C6" w:rsidRDefault="00F772B5" w:rsidP="00F772B5">
            <w:pPr>
              <w:pStyle w:val="CellBodyCentered"/>
              <w:rPr>
                <w:rFonts w:ascii="Arial Narrow" w:hAnsi="Arial Narrow"/>
                <w:color w:val="auto"/>
                <w:sz w:val="16"/>
                <w:szCs w:val="16"/>
                <w:lang w:val="en-GB"/>
              </w:rPr>
            </w:pPr>
          </w:p>
          <w:p w14:paraId="0B485EEB" w14:textId="77777777" w:rsidR="00F772B5" w:rsidRPr="00BF38C6" w:rsidRDefault="00F772B5" w:rsidP="00F772B5">
            <w:pPr>
              <w:pStyle w:val="CellBodyCentered"/>
              <w:rPr>
                <w:rFonts w:ascii="Arial Narrow" w:hAnsi="Arial Narrow"/>
                <w:color w:val="auto"/>
                <w:sz w:val="16"/>
                <w:szCs w:val="16"/>
                <w:lang w:val="en-GB"/>
              </w:rPr>
            </w:pPr>
          </w:p>
          <w:p w14:paraId="5C320FAC" w14:textId="77777777" w:rsidR="00F772B5" w:rsidRPr="00BF38C6" w:rsidRDefault="00F772B5" w:rsidP="00F772B5">
            <w:pPr>
              <w:pStyle w:val="CellBodyCentered"/>
              <w:rPr>
                <w:rFonts w:ascii="Arial Narrow" w:hAnsi="Arial Narrow"/>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726E0A66" w14:textId="77777777" w:rsidR="00F772B5" w:rsidRPr="00BF38C6" w:rsidRDefault="00F772B5" w:rsidP="00F772B5">
            <w:pPr>
              <w:pStyle w:val="CellBodyCentered"/>
              <w:rPr>
                <w:rFonts w:ascii="Arial Narrow" w:hAnsi="Arial Narrow"/>
                <w:color w:val="auto"/>
                <w:sz w:val="16"/>
                <w:szCs w:val="16"/>
                <w:lang w:val="ru-RU"/>
              </w:rPr>
            </w:pPr>
          </w:p>
          <w:p w14:paraId="0291F1A1"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НЕРЖ</w:t>
            </w:r>
            <w:r>
              <w:rPr>
                <w:rFonts w:ascii="Arial Narrow" w:hAnsi="Arial Narrow"/>
                <w:color w:val="auto"/>
                <w:sz w:val="16"/>
                <w:szCs w:val="16"/>
              </w:rPr>
              <w:t>.</w:t>
            </w:r>
            <w:r w:rsidRPr="00BF38C6">
              <w:rPr>
                <w:rFonts w:ascii="Arial Narrow" w:hAnsi="Arial Narrow"/>
                <w:color w:val="auto"/>
                <w:sz w:val="16"/>
                <w:szCs w:val="16"/>
                <w:lang w:val="ru-RU"/>
              </w:rPr>
              <w:t xml:space="preserve"> СТАЛЬ 316/316L</w:t>
            </w:r>
          </w:p>
          <w:p w14:paraId="33EF69A8"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Pr>
                <w:rFonts w:ascii="Arial Narrow" w:hAnsi="Arial Narrow" w:cs="Arial"/>
                <w:color w:val="auto"/>
                <w:sz w:val="16"/>
                <w:szCs w:val="16"/>
              </w:rPr>
              <w:t>.</w:t>
            </w:r>
            <w:r w:rsidRPr="00BF38C6">
              <w:rPr>
                <w:rFonts w:ascii="Arial Narrow" w:hAnsi="Arial Narrow" w:cs="Arial"/>
                <w:color w:val="auto"/>
                <w:sz w:val="16"/>
                <w:szCs w:val="16"/>
                <w:lang w:val="ru-RU"/>
              </w:rPr>
              <w:t xml:space="preserve"> 1</w:t>
            </w:r>
          </w:p>
          <w:p w14:paraId="02B52668" w14:textId="77777777" w:rsidR="00F772B5" w:rsidRPr="00BF38C6" w:rsidRDefault="00F772B5" w:rsidP="00F772B5">
            <w:pPr>
              <w:pStyle w:val="CellBodyCentered"/>
              <w:ind w:left="720"/>
              <w:rPr>
                <w:rFonts w:ascii="Arial Narrow" w:hAnsi="Arial Narrow" w:cs="Arial"/>
                <w:color w:val="auto"/>
                <w:sz w:val="16"/>
                <w:szCs w:val="16"/>
                <w:lang w:val="ru-RU"/>
              </w:rPr>
            </w:pPr>
          </w:p>
          <w:p w14:paraId="7A8F1C20" w14:textId="77777777" w:rsidR="00F772B5" w:rsidRPr="00BF38C6" w:rsidRDefault="00F772B5" w:rsidP="00F772B5">
            <w:pPr>
              <w:pStyle w:val="CellBodyCentered"/>
              <w:ind w:left="720"/>
              <w:rPr>
                <w:rFonts w:ascii="Arial Narrow" w:hAnsi="Arial Narrow" w:cs="Arial"/>
                <w:color w:val="auto"/>
                <w:sz w:val="16"/>
                <w:szCs w:val="16"/>
                <w:lang w:val="ru-RU"/>
              </w:rPr>
            </w:pPr>
          </w:p>
          <w:p w14:paraId="5F36E83E" w14:textId="77777777" w:rsidR="00F772B5" w:rsidRPr="00BF38C6" w:rsidRDefault="00F772B5" w:rsidP="00F772B5">
            <w:pPr>
              <w:pStyle w:val="CellBodyCentered"/>
              <w:ind w:left="720"/>
              <w:rPr>
                <w:rFonts w:ascii="Arial Narrow" w:hAnsi="Arial Narrow" w:cs="Arial"/>
                <w:color w:val="auto"/>
                <w:sz w:val="16"/>
                <w:szCs w:val="16"/>
                <w:lang w:val="ru-RU"/>
              </w:rPr>
            </w:pPr>
          </w:p>
          <w:p w14:paraId="58788397" w14:textId="77777777" w:rsidR="00F772B5" w:rsidRPr="00BF38C6" w:rsidRDefault="00F772B5" w:rsidP="00F772B5">
            <w:pPr>
              <w:pStyle w:val="CellBodyCentered"/>
              <w:ind w:left="720"/>
              <w:rPr>
                <w:rFonts w:ascii="Arial Narrow" w:hAnsi="Arial Narrow" w:cs="Arial"/>
                <w:color w:val="auto"/>
                <w:sz w:val="16"/>
                <w:szCs w:val="16"/>
                <w:lang w:val="ru-RU"/>
              </w:rPr>
            </w:pPr>
          </w:p>
          <w:p w14:paraId="225D155E" w14:textId="77777777" w:rsidR="00F772B5" w:rsidRPr="00BF38C6" w:rsidRDefault="00F772B5" w:rsidP="00F772B5">
            <w:pPr>
              <w:pStyle w:val="CellBodyCentered"/>
              <w:ind w:left="720"/>
              <w:rPr>
                <w:rFonts w:ascii="Arial Narrow" w:hAnsi="Arial Narrow" w:cs="Arial"/>
                <w:color w:val="auto"/>
                <w:sz w:val="16"/>
                <w:szCs w:val="16"/>
                <w:lang w:val="ru-RU"/>
              </w:rPr>
            </w:pPr>
          </w:p>
          <w:p w14:paraId="680984FF" w14:textId="77777777" w:rsidR="00F772B5" w:rsidRPr="00BF38C6" w:rsidRDefault="00F772B5" w:rsidP="00F772B5">
            <w:pPr>
              <w:pStyle w:val="CellBodyCentered"/>
              <w:ind w:left="720"/>
              <w:rPr>
                <w:rFonts w:ascii="Arial Narrow" w:hAnsi="Arial Narrow" w:cs="Arial"/>
                <w:color w:val="auto"/>
                <w:sz w:val="16"/>
                <w:szCs w:val="16"/>
                <w:lang w:val="ru-RU"/>
              </w:rPr>
            </w:pPr>
          </w:p>
          <w:p w14:paraId="07903379" w14:textId="77777777"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50402046" w14:textId="77777777" w:rsidR="00F772B5" w:rsidRPr="00BF38C6" w:rsidRDefault="00F772B5" w:rsidP="00F772B5">
            <w:pPr>
              <w:pStyle w:val="CellBodyCentered"/>
              <w:rPr>
                <w:rFonts w:ascii="Arial Narrow" w:hAnsi="Arial Narrow"/>
                <w:color w:val="auto"/>
                <w:sz w:val="16"/>
                <w:szCs w:val="16"/>
                <w:lang w:val="ru-RU"/>
              </w:rPr>
            </w:pPr>
          </w:p>
          <w:p w14:paraId="4722FE03"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 600</w:t>
            </w:r>
          </w:p>
          <w:p w14:paraId="2477981A"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RF</w:t>
            </w:r>
          </w:p>
          <w:p w14:paraId="1B12DD36" w14:textId="77777777" w:rsidR="00F772B5" w:rsidRPr="00BF38C6" w:rsidRDefault="00F772B5" w:rsidP="00F772B5">
            <w:pPr>
              <w:pStyle w:val="CellBodyCentered"/>
              <w:rPr>
                <w:rFonts w:ascii="Arial Narrow" w:hAnsi="Arial Narrow"/>
                <w:color w:val="auto"/>
                <w:sz w:val="16"/>
                <w:szCs w:val="16"/>
                <w:lang w:val="en-GB"/>
              </w:rPr>
            </w:pPr>
          </w:p>
          <w:p w14:paraId="3DBD2A32" w14:textId="77777777" w:rsidR="00F772B5" w:rsidRPr="00BF38C6" w:rsidRDefault="00F772B5" w:rsidP="00F772B5">
            <w:pPr>
              <w:pStyle w:val="CellBodyCentered"/>
              <w:rPr>
                <w:rFonts w:ascii="Arial Narrow" w:hAnsi="Arial Narrow"/>
                <w:color w:val="auto"/>
                <w:sz w:val="16"/>
                <w:szCs w:val="16"/>
                <w:lang w:val="en-GB"/>
              </w:rPr>
            </w:pPr>
          </w:p>
          <w:p w14:paraId="1D08A83E" w14:textId="77777777" w:rsidR="00F772B5" w:rsidRPr="00BF38C6" w:rsidRDefault="00F772B5" w:rsidP="00F772B5">
            <w:pPr>
              <w:pStyle w:val="CellBodyCentered"/>
              <w:rPr>
                <w:rFonts w:ascii="Arial Narrow" w:hAnsi="Arial Narrow"/>
                <w:color w:val="auto"/>
                <w:sz w:val="16"/>
                <w:szCs w:val="16"/>
                <w:lang w:val="en-GB"/>
              </w:rPr>
            </w:pPr>
          </w:p>
          <w:p w14:paraId="702B1176" w14:textId="77777777" w:rsidR="00F772B5" w:rsidRPr="00BF38C6" w:rsidRDefault="00F772B5" w:rsidP="00F772B5">
            <w:pPr>
              <w:pStyle w:val="CellBodyCentered"/>
              <w:rPr>
                <w:rFonts w:ascii="Arial Narrow" w:hAnsi="Arial Narrow"/>
                <w:color w:val="auto"/>
                <w:sz w:val="16"/>
                <w:szCs w:val="16"/>
                <w:lang w:val="en-GB"/>
              </w:rPr>
            </w:pPr>
          </w:p>
          <w:p w14:paraId="3F49CBE3" w14:textId="77777777" w:rsidR="00F772B5" w:rsidRPr="00BF38C6" w:rsidRDefault="00F772B5" w:rsidP="00F772B5">
            <w:pPr>
              <w:pStyle w:val="CellBodyCentered"/>
              <w:rPr>
                <w:rFonts w:ascii="Arial Narrow" w:hAnsi="Arial Narrow"/>
                <w:color w:val="auto"/>
                <w:sz w:val="16"/>
                <w:szCs w:val="16"/>
                <w:lang w:val="en-GB"/>
              </w:rPr>
            </w:pPr>
          </w:p>
          <w:p w14:paraId="0D1F8C39" w14:textId="77777777" w:rsidR="00F772B5" w:rsidRPr="00BF38C6" w:rsidRDefault="00F772B5" w:rsidP="00F772B5">
            <w:pPr>
              <w:pStyle w:val="CellBodyCentered"/>
              <w:rPr>
                <w:rFonts w:ascii="Arial Narrow" w:hAnsi="Arial Narrow"/>
                <w:color w:val="auto"/>
                <w:sz w:val="16"/>
                <w:szCs w:val="16"/>
                <w:lang w:val="en-GB"/>
              </w:rPr>
            </w:pPr>
          </w:p>
          <w:p w14:paraId="0E53287F" w14:textId="77777777" w:rsidR="00F772B5" w:rsidRPr="00BF38C6" w:rsidRDefault="00F772B5" w:rsidP="00F772B5">
            <w:pPr>
              <w:pStyle w:val="CellBodyCentered"/>
              <w:rPr>
                <w:rFonts w:ascii="Arial Narrow" w:hAnsi="Arial Narrow"/>
                <w:color w:val="auto"/>
                <w:sz w:val="16"/>
                <w:szCs w:val="16"/>
                <w:lang w:val="en-GB"/>
              </w:rPr>
            </w:pPr>
          </w:p>
          <w:p w14:paraId="2745560C" w14:textId="77777777" w:rsidR="00F772B5" w:rsidRPr="00BF38C6" w:rsidRDefault="00F772B5" w:rsidP="00F772B5">
            <w:pPr>
              <w:pStyle w:val="CellBodyCentered"/>
              <w:rPr>
                <w:rFonts w:ascii="Arial Narrow" w:hAnsi="Arial Narrow"/>
                <w:color w:val="auto"/>
                <w:sz w:val="16"/>
                <w:szCs w:val="16"/>
                <w:lang w:val="en-GB"/>
              </w:rPr>
            </w:pPr>
          </w:p>
          <w:p w14:paraId="2A02CFE5" w14:textId="77777777" w:rsidR="00F772B5" w:rsidRPr="00BF38C6" w:rsidRDefault="00F772B5" w:rsidP="00F772B5">
            <w:pPr>
              <w:pStyle w:val="CellBodyCentered"/>
              <w:rPr>
                <w:rFonts w:ascii="Arial Narrow" w:hAnsi="Arial Narrow"/>
                <w:color w:val="auto"/>
                <w:sz w:val="16"/>
                <w:szCs w:val="16"/>
                <w:lang w:val="en-GB"/>
              </w:rPr>
            </w:pPr>
          </w:p>
          <w:p w14:paraId="48EE4D3F" w14:textId="77777777" w:rsidR="00F772B5" w:rsidRPr="00BF38C6" w:rsidRDefault="00F772B5" w:rsidP="00F772B5">
            <w:pPr>
              <w:pStyle w:val="CellBodyCentered"/>
              <w:rPr>
                <w:rFonts w:ascii="Arial Narrow" w:hAnsi="Arial Narrow"/>
                <w:color w:val="auto"/>
                <w:sz w:val="16"/>
                <w:szCs w:val="16"/>
                <w:lang w:val="en-GB"/>
              </w:rPr>
            </w:pPr>
          </w:p>
          <w:p w14:paraId="7916478B" w14:textId="77777777" w:rsidR="00F772B5" w:rsidRPr="00BF38C6" w:rsidRDefault="00F772B5" w:rsidP="00F772B5">
            <w:pPr>
              <w:pStyle w:val="CellBodyCentered"/>
              <w:rPr>
                <w:rFonts w:ascii="Arial Narrow" w:hAnsi="Arial Narrow"/>
                <w:color w:val="auto"/>
                <w:sz w:val="16"/>
                <w:szCs w:val="16"/>
                <w:lang w:val="en-GB"/>
              </w:rPr>
            </w:pPr>
          </w:p>
          <w:p w14:paraId="66C3A1A5" w14:textId="77777777" w:rsidR="00F772B5" w:rsidRPr="00BF38C6" w:rsidRDefault="00F772B5" w:rsidP="00F772B5">
            <w:pPr>
              <w:pStyle w:val="CellBodyCentered"/>
              <w:rPr>
                <w:rFonts w:ascii="Arial Narrow" w:hAnsi="Arial Narrow"/>
                <w:color w:val="auto"/>
                <w:sz w:val="16"/>
                <w:szCs w:val="16"/>
                <w:lang w:val="en-GB"/>
              </w:rPr>
            </w:pPr>
          </w:p>
          <w:p w14:paraId="7A1D2469" w14:textId="77777777" w:rsidR="00F772B5" w:rsidRPr="00BF38C6" w:rsidRDefault="00F772B5" w:rsidP="00F772B5">
            <w:pPr>
              <w:pStyle w:val="CellBodyCentered"/>
              <w:rPr>
                <w:rFonts w:ascii="Arial Narrow" w:hAnsi="Arial Narrow"/>
                <w:color w:val="auto"/>
                <w:sz w:val="16"/>
                <w:szCs w:val="16"/>
                <w:lang w:val="en-GB"/>
              </w:rPr>
            </w:pPr>
          </w:p>
          <w:p w14:paraId="4B0AB872" w14:textId="77777777" w:rsidR="00F772B5" w:rsidRPr="00BF38C6" w:rsidRDefault="00F772B5" w:rsidP="00F772B5">
            <w:pPr>
              <w:pStyle w:val="CellBodyCentered"/>
              <w:rPr>
                <w:rFonts w:ascii="Arial Narrow" w:hAnsi="Arial Narrow"/>
                <w:color w:val="auto"/>
                <w:sz w:val="16"/>
                <w:szCs w:val="16"/>
                <w:lang w:val="en-GB"/>
              </w:rPr>
            </w:pPr>
          </w:p>
          <w:p w14:paraId="42135158" w14:textId="77777777" w:rsidR="00F772B5" w:rsidRPr="00BF38C6" w:rsidRDefault="00F772B5" w:rsidP="00F772B5">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727D7523" w14:textId="77777777" w:rsidR="00F772B5" w:rsidRDefault="00F772B5" w:rsidP="00F772B5">
            <w:pPr>
              <w:pStyle w:val="CellBodyCentered"/>
              <w:rPr>
                <w:rFonts w:ascii="Arial Narrow" w:hAnsi="Arial Narrow"/>
                <w:color w:val="auto"/>
                <w:sz w:val="16"/>
                <w:szCs w:val="16"/>
              </w:rPr>
            </w:pPr>
          </w:p>
          <w:p w14:paraId="7552C142" w14:textId="3BB038BD" w:rsidR="00F772B5" w:rsidRDefault="00F772B5" w:rsidP="00F772B5">
            <w:pPr>
              <w:pStyle w:val="CellBodyCentered"/>
              <w:rPr>
                <w:ins w:id="2206" w:author="Zhunisbayev, Olzhasbek [Bolashak Atyrau Limited]" w:date="2024-10-30T19:12:00Z" w16du:dateUtc="2024-10-30T14:12:00Z"/>
                <w:rFonts w:ascii="Arial Narrow" w:hAnsi="Arial Narrow"/>
                <w:color w:val="auto"/>
                <w:sz w:val="16"/>
                <w:szCs w:val="16"/>
                <w:lang w:val="ru-RU"/>
              </w:rPr>
            </w:pPr>
            <w:r w:rsidRPr="00BF38C6">
              <w:rPr>
                <w:rFonts w:ascii="Arial Narrow" w:hAnsi="Arial Narrow"/>
                <w:color w:val="auto"/>
                <w:sz w:val="16"/>
                <w:szCs w:val="16"/>
                <w:lang w:val="ru-RU"/>
              </w:rPr>
              <w:t>От -120 до +180 °C</w:t>
            </w:r>
          </w:p>
          <w:p w14:paraId="59B5EB96" w14:textId="59FCF61D" w:rsidR="006D0508" w:rsidRPr="00BF38C6" w:rsidRDefault="006D0508" w:rsidP="00F772B5">
            <w:pPr>
              <w:pStyle w:val="CellBodyCentered"/>
              <w:rPr>
                <w:rFonts w:ascii="Arial Narrow" w:hAnsi="Arial Narrow"/>
                <w:color w:val="auto"/>
                <w:sz w:val="16"/>
                <w:szCs w:val="16"/>
                <w:lang w:val="ru-RU"/>
              </w:rPr>
            </w:pPr>
            <w:ins w:id="2207" w:author="Zhunisbayev, Olzhasbek [Bolashak Atyrau Limited]" w:date="2024-10-30T19:12:00Z" w16du:dateUtc="2024-10-30T14:12:00Z">
              <w:r>
                <w:rPr>
                  <w:rFonts w:ascii="Arial Narrow" w:hAnsi="Arial Narrow"/>
                  <w:color w:val="auto"/>
                  <w:sz w:val="16"/>
                  <w:szCs w:val="16"/>
                  <w:lang w:val="ru-RU"/>
                </w:rPr>
                <w:t>Прим</w:t>
              </w:r>
            </w:ins>
            <w:ins w:id="2208" w:author="Zhunisbayev, Olzhasbek [Bolashak Atyrau Limited]" w:date="2024-10-30T19:13:00Z" w16du:dateUtc="2024-10-30T14:13:00Z">
              <w:r>
                <w:rPr>
                  <w:rFonts w:ascii="Arial Narrow" w:hAnsi="Arial Narrow"/>
                  <w:color w:val="auto"/>
                  <w:sz w:val="16"/>
                  <w:szCs w:val="16"/>
                  <w:lang w:val="ru-RU"/>
                </w:rPr>
                <w:t>.5</w:t>
              </w:r>
            </w:ins>
          </w:p>
          <w:p w14:paraId="02CCE4A3" w14:textId="77777777" w:rsidR="00F772B5" w:rsidRPr="00BF38C6" w:rsidRDefault="00F772B5" w:rsidP="00F772B5">
            <w:pPr>
              <w:pStyle w:val="CellBodyCentered"/>
              <w:ind w:left="720"/>
              <w:rPr>
                <w:rFonts w:ascii="Arial Narrow" w:hAnsi="Arial Narrow"/>
                <w:color w:val="auto"/>
                <w:sz w:val="16"/>
                <w:szCs w:val="16"/>
                <w:lang w:val="ru-RU"/>
              </w:rPr>
            </w:pPr>
          </w:p>
          <w:p w14:paraId="096BE4CF" w14:textId="77777777" w:rsidR="00F772B5" w:rsidRPr="00BF38C6" w:rsidRDefault="00F772B5" w:rsidP="00F772B5">
            <w:pPr>
              <w:pStyle w:val="CellBodyCentered"/>
              <w:ind w:left="720"/>
              <w:rPr>
                <w:rFonts w:ascii="Arial Narrow" w:hAnsi="Arial Narrow"/>
                <w:color w:val="auto"/>
                <w:sz w:val="16"/>
                <w:szCs w:val="16"/>
                <w:lang w:val="ru-RU"/>
              </w:rPr>
            </w:pPr>
          </w:p>
          <w:p w14:paraId="0B359765" w14:textId="77777777" w:rsidR="00F772B5" w:rsidRPr="00BF38C6" w:rsidRDefault="00F772B5" w:rsidP="00F772B5">
            <w:pPr>
              <w:pStyle w:val="CellBodyCentered"/>
              <w:ind w:left="720"/>
              <w:rPr>
                <w:rFonts w:ascii="Arial Narrow" w:hAnsi="Arial Narrow"/>
                <w:color w:val="auto"/>
                <w:sz w:val="16"/>
                <w:szCs w:val="16"/>
                <w:lang w:val="ru-RU"/>
              </w:rPr>
            </w:pPr>
          </w:p>
          <w:p w14:paraId="21FDBF06" w14:textId="77777777" w:rsidR="00F772B5" w:rsidRPr="00BF38C6" w:rsidRDefault="00F772B5" w:rsidP="00F772B5">
            <w:pPr>
              <w:pStyle w:val="CellBodyCentered"/>
              <w:ind w:left="720"/>
              <w:rPr>
                <w:rFonts w:ascii="Arial Narrow" w:hAnsi="Arial Narrow"/>
                <w:color w:val="auto"/>
                <w:sz w:val="16"/>
                <w:szCs w:val="16"/>
                <w:lang w:val="ru-RU"/>
              </w:rPr>
            </w:pPr>
          </w:p>
          <w:p w14:paraId="1E95FC63" w14:textId="77777777" w:rsidR="00F772B5" w:rsidRPr="00BF38C6" w:rsidRDefault="00F772B5" w:rsidP="00F772B5">
            <w:pPr>
              <w:pStyle w:val="CellBodyCentered"/>
              <w:ind w:left="720"/>
              <w:rPr>
                <w:rFonts w:ascii="Arial Narrow" w:hAnsi="Arial Narrow"/>
                <w:color w:val="auto"/>
                <w:sz w:val="16"/>
                <w:szCs w:val="16"/>
                <w:lang w:val="ru-RU"/>
              </w:rPr>
            </w:pPr>
          </w:p>
          <w:p w14:paraId="7B001F2E" w14:textId="77777777" w:rsidR="00F772B5" w:rsidRPr="00BF38C6" w:rsidRDefault="00F772B5" w:rsidP="00F772B5">
            <w:pPr>
              <w:pStyle w:val="CellBodyCentered"/>
              <w:ind w:left="720"/>
              <w:rPr>
                <w:rFonts w:ascii="Arial Narrow" w:hAnsi="Arial Narrow"/>
                <w:color w:val="auto"/>
                <w:sz w:val="16"/>
                <w:szCs w:val="16"/>
                <w:lang w:val="ru-RU"/>
              </w:rPr>
            </w:pPr>
          </w:p>
          <w:p w14:paraId="4EB910E9" w14:textId="77777777" w:rsidR="00F772B5" w:rsidRPr="00BF38C6" w:rsidRDefault="00F772B5" w:rsidP="00F772B5">
            <w:pPr>
              <w:pStyle w:val="CellBodyCentered"/>
              <w:rPr>
                <w:rFonts w:ascii="Arial Narrow" w:hAnsi="Arial Narrow"/>
                <w:color w:val="auto"/>
                <w:sz w:val="16"/>
                <w:szCs w:val="16"/>
                <w:lang w:val="en-GB"/>
              </w:rPr>
            </w:pPr>
          </w:p>
          <w:p w14:paraId="7A247322" w14:textId="77777777" w:rsidR="00F772B5" w:rsidRPr="00BF38C6" w:rsidRDefault="00F772B5" w:rsidP="00F772B5">
            <w:pPr>
              <w:pStyle w:val="CellBodyCentered"/>
              <w:rPr>
                <w:rFonts w:ascii="Arial Narrow" w:hAnsi="Arial Narrow"/>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2CCA9562" w14:textId="77777777" w:rsidR="00F772B5" w:rsidRPr="00BF38C6" w:rsidRDefault="00F772B5" w:rsidP="00F772B5">
            <w:pPr>
              <w:pStyle w:val="CellBody"/>
              <w:rPr>
                <w:rFonts w:ascii="Arial Narrow" w:hAnsi="Arial Narrow"/>
                <w:color w:val="auto"/>
                <w:sz w:val="16"/>
                <w:szCs w:val="16"/>
                <w:u w:val="single"/>
                <w:lang w:val="ru-RU"/>
              </w:rPr>
            </w:pPr>
          </w:p>
          <w:p w14:paraId="72D1A92A"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7053A4E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-120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99,3 бар (изб.)</w:t>
            </w:r>
          </w:p>
          <w:p w14:paraId="53EAC48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96,2 </w:t>
            </w:r>
            <w:r w:rsidRPr="00BF38C6">
              <w:rPr>
                <w:rFonts w:ascii="Arial Narrow" w:hAnsi="Arial Narrow"/>
                <w:color w:val="auto"/>
                <w:sz w:val="16"/>
                <w:szCs w:val="16"/>
                <w:lang w:val="ru-RU"/>
              </w:rPr>
              <w:t>бар (изб.)</w:t>
            </w:r>
          </w:p>
          <w:p w14:paraId="7082644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84,4 </w:t>
            </w:r>
            <w:r w:rsidRPr="00BF38C6">
              <w:rPr>
                <w:rFonts w:ascii="Arial Narrow" w:hAnsi="Arial Narrow"/>
                <w:color w:val="auto"/>
                <w:sz w:val="16"/>
                <w:szCs w:val="16"/>
                <w:lang w:val="ru-RU"/>
              </w:rPr>
              <w:t>бар (изб.)</w:t>
            </w:r>
          </w:p>
          <w:p w14:paraId="554EE87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77,0 </w:t>
            </w:r>
            <w:r w:rsidRPr="00BF38C6">
              <w:rPr>
                <w:rFonts w:ascii="Arial Narrow" w:hAnsi="Arial Narrow"/>
                <w:color w:val="auto"/>
                <w:sz w:val="16"/>
                <w:szCs w:val="16"/>
                <w:lang w:val="ru-RU"/>
              </w:rPr>
              <w:t>бар (изб.)</w:t>
            </w:r>
          </w:p>
          <w:p w14:paraId="4F38044D"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180 °</w:t>
            </w:r>
            <w:r w:rsidRPr="00BF38C6">
              <w:rPr>
                <w:rFonts w:ascii="Arial Narrow" w:hAnsi="Arial Narrow"/>
                <w:snapToGrid w:val="0"/>
                <w:color w:val="auto"/>
                <w:sz w:val="16"/>
                <w:szCs w:val="16"/>
                <w:lang w:val="ru-RU"/>
              </w:rPr>
              <w:t xml:space="preserve">C = 73,6 </w:t>
            </w:r>
            <w:r w:rsidRPr="00BF38C6">
              <w:rPr>
                <w:rFonts w:ascii="Arial Narrow" w:hAnsi="Arial Narrow"/>
                <w:color w:val="auto"/>
                <w:sz w:val="16"/>
                <w:szCs w:val="16"/>
                <w:lang w:val="ru-RU"/>
              </w:rPr>
              <w:t>бар (изб.)</w:t>
            </w:r>
          </w:p>
          <w:p w14:paraId="3309E23A" w14:textId="77777777" w:rsidR="00F772B5" w:rsidRPr="00BF38C6" w:rsidRDefault="00F772B5" w:rsidP="00F772B5">
            <w:pPr>
              <w:pStyle w:val="CellBody"/>
              <w:ind w:left="720"/>
              <w:rPr>
                <w:rFonts w:ascii="Arial Narrow" w:hAnsi="Arial Narrow"/>
                <w:color w:val="auto"/>
                <w:sz w:val="16"/>
                <w:szCs w:val="16"/>
                <w:u w:val="single"/>
                <w:lang w:val="ru-RU"/>
              </w:rPr>
            </w:pPr>
          </w:p>
          <w:p w14:paraId="1D38A643" w14:textId="77777777" w:rsidR="00F772B5" w:rsidRPr="00BF38C6" w:rsidRDefault="00F772B5" w:rsidP="00F772B5">
            <w:pPr>
              <w:pStyle w:val="CellBody"/>
              <w:ind w:left="720"/>
              <w:rPr>
                <w:rFonts w:ascii="Arial Narrow" w:hAnsi="Arial Narrow"/>
                <w:color w:val="auto"/>
                <w:sz w:val="16"/>
                <w:szCs w:val="16"/>
                <w:u w:val="single"/>
                <w:lang w:val="ru-RU"/>
              </w:rPr>
            </w:pPr>
          </w:p>
          <w:p w14:paraId="6361DB35" w14:textId="77777777" w:rsidR="00F772B5" w:rsidRPr="00BF38C6" w:rsidRDefault="00F772B5" w:rsidP="00F772B5">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214F0DFE" w14:textId="77777777" w:rsidR="00F772B5" w:rsidRPr="00BF38C6" w:rsidRDefault="00F772B5" w:rsidP="00F772B5">
            <w:pPr>
              <w:pStyle w:val="CellBodyCentered"/>
              <w:rPr>
                <w:rFonts w:ascii="Arial Narrow" w:hAnsi="Arial Narrow"/>
                <w:color w:val="auto"/>
                <w:sz w:val="16"/>
                <w:szCs w:val="16"/>
                <w:lang w:val="ru-RU"/>
              </w:rPr>
            </w:pPr>
          </w:p>
          <w:p w14:paraId="70D87ED8"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НЕТ</w:t>
            </w:r>
          </w:p>
          <w:p w14:paraId="3C871FCD" w14:textId="77777777" w:rsidR="00F772B5" w:rsidRPr="00BF38C6" w:rsidRDefault="00F772B5" w:rsidP="00F772B5">
            <w:pPr>
              <w:pStyle w:val="CellBodyCentered"/>
              <w:rPr>
                <w:rFonts w:ascii="Arial Narrow" w:hAnsi="Arial Narrow"/>
                <w:color w:val="auto"/>
                <w:sz w:val="16"/>
                <w:szCs w:val="16"/>
                <w:lang w:val="en-GB"/>
              </w:rPr>
            </w:pPr>
          </w:p>
          <w:p w14:paraId="26DBD4B7" w14:textId="77777777" w:rsidR="00F772B5" w:rsidRPr="00BF38C6" w:rsidRDefault="00F772B5" w:rsidP="00F772B5">
            <w:pPr>
              <w:pStyle w:val="CellBodyCentered"/>
              <w:rPr>
                <w:rFonts w:ascii="Arial Narrow" w:hAnsi="Arial Narrow"/>
                <w:color w:val="auto"/>
                <w:sz w:val="16"/>
                <w:szCs w:val="16"/>
                <w:lang w:val="en-GB"/>
              </w:rPr>
            </w:pPr>
          </w:p>
          <w:p w14:paraId="5A7C30C5" w14:textId="77777777" w:rsidR="00F772B5" w:rsidRPr="00BF38C6" w:rsidRDefault="00F772B5" w:rsidP="00F772B5">
            <w:pPr>
              <w:pStyle w:val="CellBodyCentered"/>
              <w:rPr>
                <w:rFonts w:ascii="Arial Narrow" w:hAnsi="Arial Narrow"/>
                <w:color w:val="auto"/>
                <w:sz w:val="16"/>
                <w:szCs w:val="16"/>
                <w:lang w:val="en-GB"/>
              </w:rPr>
            </w:pPr>
          </w:p>
          <w:p w14:paraId="6967C98F" w14:textId="77777777" w:rsidR="00F772B5" w:rsidRPr="00BF38C6" w:rsidRDefault="00F772B5" w:rsidP="00F772B5">
            <w:pPr>
              <w:pStyle w:val="CellBodyCentered"/>
              <w:rPr>
                <w:rFonts w:ascii="Arial Narrow" w:hAnsi="Arial Narrow"/>
                <w:color w:val="auto"/>
                <w:sz w:val="16"/>
                <w:szCs w:val="16"/>
                <w:lang w:val="en-GB"/>
              </w:rPr>
            </w:pPr>
          </w:p>
          <w:p w14:paraId="4DAC648A" w14:textId="77777777" w:rsidR="00F772B5" w:rsidRPr="00BF38C6" w:rsidRDefault="00F772B5" w:rsidP="00F772B5">
            <w:pPr>
              <w:pStyle w:val="CellBodyCentered"/>
              <w:rPr>
                <w:rFonts w:ascii="Arial Narrow" w:hAnsi="Arial Narrow"/>
                <w:color w:val="auto"/>
                <w:sz w:val="16"/>
                <w:szCs w:val="16"/>
                <w:lang w:val="en-GB"/>
              </w:rPr>
            </w:pPr>
          </w:p>
          <w:p w14:paraId="6999EA0E" w14:textId="77777777" w:rsidR="00F772B5" w:rsidRPr="00BF38C6" w:rsidRDefault="00F772B5" w:rsidP="00F772B5">
            <w:pPr>
              <w:pStyle w:val="CellBodyCentered"/>
              <w:rPr>
                <w:rFonts w:ascii="Arial Narrow" w:hAnsi="Arial Narrow"/>
                <w:color w:val="auto"/>
                <w:sz w:val="16"/>
                <w:szCs w:val="16"/>
                <w:lang w:val="en-GB"/>
              </w:rPr>
            </w:pPr>
          </w:p>
          <w:p w14:paraId="50B518D1" w14:textId="77777777" w:rsidR="00F772B5" w:rsidRPr="00BF38C6" w:rsidRDefault="00F772B5" w:rsidP="00F772B5">
            <w:pPr>
              <w:pStyle w:val="CellBodyCentered"/>
              <w:rPr>
                <w:rFonts w:ascii="Arial Narrow" w:hAnsi="Arial Narrow"/>
                <w:color w:val="auto"/>
                <w:sz w:val="16"/>
                <w:szCs w:val="16"/>
                <w:lang w:val="en-GB"/>
              </w:rPr>
            </w:pPr>
          </w:p>
          <w:p w14:paraId="4E85DBD2" w14:textId="77777777" w:rsidR="00F772B5" w:rsidRPr="00BF38C6" w:rsidRDefault="00F772B5" w:rsidP="00F772B5">
            <w:pPr>
              <w:pStyle w:val="CellBodyCentered"/>
              <w:rPr>
                <w:rFonts w:ascii="Arial Narrow" w:hAnsi="Arial Narrow"/>
                <w:color w:val="auto"/>
                <w:sz w:val="16"/>
                <w:szCs w:val="16"/>
                <w:lang w:val="en-GB"/>
              </w:rPr>
            </w:pPr>
          </w:p>
          <w:p w14:paraId="004EF596" w14:textId="77777777" w:rsidR="00F772B5" w:rsidRPr="00BF38C6" w:rsidRDefault="00F772B5" w:rsidP="00F772B5">
            <w:pPr>
              <w:pStyle w:val="CellBodyCentered"/>
              <w:rPr>
                <w:rFonts w:ascii="Arial Narrow" w:hAnsi="Arial Narrow"/>
                <w:color w:val="auto"/>
                <w:sz w:val="16"/>
                <w:szCs w:val="16"/>
                <w:lang w:val="en-GB"/>
              </w:rPr>
            </w:pPr>
          </w:p>
          <w:p w14:paraId="70303D5A" w14:textId="77777777" w:rsidR="00F772B5" w:rsidRPr="00BF38C6" w:rsidRDefault="00F772B5" w:rsidP="00F772B5">
            <w:pPr>
              <w:pStyle w:val="CellBodyCentered"/>
              <w:rPr>
                <w:rFonts w:ascii="Arial Narrow" w:hAnsi="Arial Narrow"/>
                <w:color w:val="auto"/>
                <w:sz w:val="16"/>
                <w:szCs w:val="16"/>
                <w:lang w:val="en-GB"/>
              </w:rPr>
            </w:pPr>
          </w:p>
          <w:p w14:paraId="05AE98F1" w14:textId="77777777" w:rsidR="00F772B5" w:rsidRPr="00BF38C6" w:rsidRDefault="00F772B5" w:rsidP="00F772B5">
            <w:pPr>
              <w:pStyle w:val="CellBodyCentered"/>
              <w:rPr>
                <w:rFonts w:ascii="Arial Narrow" w:hAnsi="Arial Narrow"/>
                <w:color w:val="auto"/>
                <w:sz w:val="16"/>
                <w:szCs w:val="16"/>
                <w:lang w:val="en-GB"/>
              </w:rPr>
            </w:pPr>
          </w:p>
          <w:p w14:paraId="162DFEFD" w14:textId="77777777" w:rsidR="00F772B5" w:rsidRPr="00BF38C6" w:rsidRDefault="00F772B5" w:rsidP="00F772B5">
            <w:pPr>
              <w:pStyle w:val="CellBodyCentered"/>
              <w:rPr>
                <w:rFonts w:ascii="Arial Narrow" w:hAnsi="Arial Narrow"/>
                <w:color w:val="auto"/>
                <w:sz w:val="16"/>
                <w:szCs w:val="16"/>
                <w:lang w:val="en-GB"/>
              </w:rPr>
            </w:pPr>
          </w:p>
          <w:p w14:paraId="7D9BF48B" w14:textId="77777777" w:rsidR="00F772B5" w:rsidRPr="00BF38C6" w:rsidRDefault="00F772B5" w:rsidP="00F772B5">
            <w:pPr>
              <w:pStyle w:val="CellBodyCentered"/>
              <w:rPr>
                <w:rFonts w:ascii="Arial Narrow" w:hAnsi="Arial Narrow"/>
                <w:color w:val="auto"/>
                <w:sz w:val="16"/>
                <w:szCs w:val="16"/>
                <w:lang w:val="en-GB"/>
              </w:rPr>
            </w:pPr>
          </w:p>
          <w:p w14:paraId="63016105" w14:textId="77777777" w:rsidR="00F772B5" w:rsidRPr="00BF38C6" w:rsidRDefault="00F772B5" w:rsidP="00F772B5">
            <w:pPr>
              <w:pStyle w:val="CellBodyCentered"/>
              <w:rPr>
                <w:rFonts w:ascii="Arial Narrow" w:hAnsi="Arial Narrow"/>
                <w:color w:val="auto"/>
                <w:sz w:val="16"/>
                <w:szCs w:val="16"/>
                <w:lang w:val="en-GB"/>
              </w:rPr>
            </w:pPr>
          </w:p>
          <w:p w14:paraId="46F3E5A4" w14:textId="77777777" w:rsidR="00F772B5" w:rsidRPr="00BF38C6" w:rsidRDefault="00F772B5" w:rsidP="00F772B5">
            <w:pPr>
              <w:pStyle w:val="CellBodyCentered"/>
              <w:rPr>
                <w:rFonts w:ascii="Arial Narrow" w:hAnsi="Arial Narrow"/>
                <w:color w:val="auto"/>
                <w:sz w:val="16"/>
                <w:szCs w:val="16"/>
                <w:lang w:val="en-GB"/>
              </w:rPr>
            </w:pPr>
          </w:p>
          <w:p w14:paraId="3C2363D6" w14:textId="77777777" w:rsidR="00F772B5" w:rsidRPr="00BF38C6" w:rsidRDefault="00F772B5" w:rsidP="00F772B5">
            <w:pPr>
              <w:pStyle w:val="CellBodyCentered"/>
              <w:rPr>
                <w:rFonts w:ascii="Arial Narrow" w:hAnsi="Arial Narrow"/>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15BDA2D7" w14:textId="77777777" w:rsidR="00F772B5" w:rsidRPr="00BF38C6" w:rsidRDefault="00F772B5" w:rsidP="00F772B5">
            <w:pPr>
              <w:pStyle w:val="CellBodyCentered"/>
              <w:rPr>
                <w:rFonts w:ascii="Arial Narrow" w:hAnsi="Arial Narrow"/>
                <w:color w:val="auto"/>
                <w:sz w:val="16"/>
                <w:szCs w:val="16"/>
                <w:lang w:val="ru-RU"/>
              </w:rPr>
            </w:pPr>
          </w:p>
          <w:p w14:paraId="271CD8EA"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100</w:t>
            </w:r>
          </w:p>
          <w:p w14:paraId="18BA5570" w14:textId="77777777" w:rsidR="00F772B5" w:rsidRPr="00BF38C6" w:rsidRDefault="00F772B5" w:rsidP="00F772B5">
            <w:pPr>
              <w:pStyle w:val="CellBodyCentered"/>
              <w:rPr>
                <w:rFonts w:ascii="Arial Narrow" w:hAnsi="Arial Narrow"/>
                <w:color w:val="auto"/>
                <w:sz w:val="16"/>
                <w:szCs w:val="16"/>
                <w:lang w:val="en-GB"/>
              </w:rPr>
            </w:pPr>
          </w:p>
          <w:p w14:paraId="3F6C67A7" w14:textId="77777777" w:rsidR="00F772B5" w:rsidRPr="00BF38C6" w:rsidRDefault="00F772B5" w:rsidP="00F772B5">
            <w:pPr>
              <w:pStyle w:val="CellBodyCentered"/>
              <w:rPr>
                <w:rFonts w:ascii="Arial Narrow" w:hAnsi="Arial Narrow"/>
                <w:color w:val="auto"/>
                <w:sz w:val="16"/>
                <w:szCs w:val="16"/>
                <w:lang w:val="en-GB"/>
              </w:rPr>
            </w:pPr>
          </w:p>
          <w:p w14:paraId="3CD153D3" w14:textId="77777777" w:rsidR="00F772B5" w:rsidRPr="00BF38C6" w:rsidRDefault="00F772B5" w:rsidP="00F772B5">
            <w:pPr>
              <w:pStyle w:val="CellBodyCentered"/>
              <w:rPr>
                <w:rFonts w:ascii="Arial Narrow" w:hAnsi="Arial Narrow"/>
                <w:color w:val="auto"/>
                <w:sz w:val="16"/>
                <w:szCs w:val="16"/>
                <w:lang w:val="en-GB"/>
              </w:rPr>
            </w:pPr>
          </w:p>
          <w:p w14:paraId="45899D8B" w14:textId="77777777" w:rsidR="00F772B5" w:rsidRPr="00BF38C6" w:rsidRDefault="00F772B5" w:rsidP="00F772B5">
            <w:pPr>
              <w:pStyle w:val="CellBodyCentered"/>
              <w:rPr>
                <w:rFonts w:ascii="Arial Narrow" w:hAnsi="Arial Narrow"/>
                <w:color w:val="auto"/>
                <w:sz w:val="16"/>
                <w:szCs w:val="16"/>
                <w:lang w:val="en-GB"/>
              </w:rPr>
            </w:pPr>
          </w:p>
          <w:p w14:paraId="4B6DB9CF" w14:textId="77777777" w:rsidR="00F772B5" w:rsidRPr="00BF38C6" w:rsidRDefault="00F772B5" w:rsidP="00F772B5">
            <w:pPr>
              <w:pStyle w:val="CellBodyCentered"/>
              <w:rPr>
                <w:rFonts w:ascii="Arial Narrow" w:hAnsi="Arial Narrow"/>
                <w:color w:val="auto"/>
                <w:sz w:val="16"/>
                <w:szCs w:val="16"/>
                <w:lang w:val="en-GB"/>
              </w:rPr>
            </w:pPr>
          </w:p>
          <w:p w14:paraId="4B7E0BA5" w14:textId="77777777" w:rsidR="00F772B5" w:rsidRPr="00BF38C6" w:rsidRDefault="00F772B5" w:rsidP="00F772B5">
            <w:pPr>
              <w:pStyle w:val="CellBodyCentered"/>
              <w:rPr>
                <w:rFonts w:ascii="Arial Narrow" w:hAnsi="Arial Narrow"/>
                <w:color w:val="auto"/>
                <w:sz w:val="16"/>
                <w:szCs w:val="16"/>
                <w:lang w:val="en-GB"/>
              </w:rPr>
            </w:pPr>
          </w:p>
          <w:p w14:paraId="3D91A3CA" w14:textId="77777777" w:rsidR="00F772B5" w:rsidRPr="00BF38C6" w:rsidRDefault="00F772B5" w:rsidP="00F772B5">
            <w:pPr>
              <w:pStyle w:val="CellBodyCentered"/>
              <w:rPr>
                <w:rFonts w:ascii="Arial Narrow" w:hAnsi="Arial Narrow"/>
                <w:color w:val="auto"/>
                <w:sz w:val="16"/>
                <w:szCs w:val="16"/>
                <w:lang w:val="en-GB"/>
              </w:rPr>
            </w:pPr>
          </w:p>
          <w:p w14:paraId="174556F9" w14:textId="77777777" w:rsidR="00F772B5" w:rsidRPr="00BF38C6" w:rsidRDefault="00F772B5" w:rsidP="00F772B5">
            <w:pPr>
              <w:pStyle w:val="CellBodyCentered"/>
              <w:rPr>
                <w:rFonts w:ascii="Arial Narrow" w:hAnsi="Arial Narrow"/>
                <w:color w:val="auto"/>
                <w:sz w:val="16"/>
                <w:szCs w:val="16"/>
                <w:lang w:val="en-GB"/>
              </w:rPr>
            </w:pPr>
          </w:p>
          <w:p w14:paraId="5A265916" w14:textId="77777777" w:rsidR="00F772B5" w:rsidRPr="00BF38C6" w:rsidRDefault="00F772B5" w:rsidP="00F772B5">
            <w:pPr>
              <w:pStyle w:val="CellBodyCentered"/>
              <w:rPr>
                <w:rFonts w:ascii="Arial Narrow" w:hAnsi="Arial Narrow"/>
                <w:color w:val="auto"/>
                <w:sz w:val="16"/>
                <w:szCs w:val="16"/>
                <w:lang w:val="en-GB"/>
              </w:rPr>
            </w:pPr>
          </w:p>
          <w:p w14:paraId="0C34778A" w14:textId="77777777" w:rsidR="00F772B5" w:rsidRPr="00BF38C6" w:rsidRDefault="00F772B5" w:rsidP="00F772B5">
            <w:pPr>
              <w:pStyle w:val="CellBodyCentered"/>
              <w:rPr>
                <w:rFonts w:ascii="Arial Narrow" w:hAnsi="Arial Narrow"/>
                <w:color w:val="auto"/>
                <w:sz w:val="16"/>
                <w:szCs w:val="16"/>
                <w:lang w:val="en-GB"/>
              </w:rPr>
            </w:pPr>
          </w:p>
          <w:p w14:paraId="53DA94BD" w14:textId="77777777" w:rsidR="00F772B5" w:rsidRPr="00BF38C6" w:rsidRDefault="00F772B5" w:rsidP="00F772B5">
            <w:pPr>
              <w:pStyle w:val="CellBodyCentered"/>
              <w:rPr>
                <w:rFonts w:ascii="Arial Narrow" w:hAnsi="Arial Narrow"/>
                <w:color w:val="auto"/>
                <w:sz w:val="16"/>
                <w:szCs w:val="16"/>
                <w:lang w:val="en-GB"/>
              </w:rPr>
            </w:pPr>
          </w:p>
          <w:p w14:paraId="03890BED" w14:textId="77777777" w:rsidR="00F772B5" w:rsidRPr="00BF38C6" w:rsidRDefault="00F772B5" w:rsidP="00F772B5">
            <w:pPr>
              <w:pStyle w:val="CellBodyCentered"/>
              <w:rPr>
                <w:rFonts w:ascii="Arial Narrow" w:hAnsi="Arial Narrow"/>
                <w:color w:val="auto"/>
                <w:sz w:val="16"/>
                <w:szCs w:val="16"/>
                <w:lang w:val="en-GB"/>
              </w:rPr>
            </w:pPr>
          </w:p>
          <w:p w14:paraId="3B9B40D7" w14:textId="77777777" w:rsidR="00F772B5" w:rsidRPr="00BF38C6" w:rsidRDefault="00F772B5" w:rsidP="00F772B5">
            <w:pPr>
              <w:pStyle w:val="CellBodyCentered"/>
              <w:rPr>
                <w:rFonts w:ascii="Arial Narrow" w:hAnsi="Arial Narrow"/>
                <w:color w:val="auto"/>
                <w:sz w:val="16"/>
                <w:szCs w:val="16"/>
                <w:lang w:val="en-GB"/>
              </w:rPr>
            </w:pPr>
          </w:p>
          <w:p w14:paraId="4E13455B" w14:textId="77777777" w:rsidR="00F772B5" w:rsidRPr="00BF38C6" w:rsidRDefault="00F772B5" w:rsidP="00F772B5">
            <w:pPr>
              <w:pStyle w:val="CellBodyCentered"/>
              <w:rPr>
                <w:rFonts w:ascii="Arial Narrow" w:hAnsi="Arial Narrow"/>
                <w:color w:val="auto"/>
                <w:sz w:val="16"/>
                <w:szCs w:val="16"/>
                <w:lang w:val="en-GB"/>
              </w:rPr>
            </w:pPr>
          </w:p>
          <w:p w14:paraId="54589850" w14:textId="77777777" w:rsidR="00F772B5" w:rsidRPr="00BF38C6" w:rsidRDefault="00F772B5" w:rsidP="00F772B5">
            <w:pPr>
              <w:pStyle w:val="CellBodyCentered"/>
              <w:rPr>
                <w:rFonts w:ascii="Arial Narrow" w:hAnsi="Arial Narrow"/>
                <w:color w:val="auto"/>
                <w:sz w:val="16"/>
                <w:szCs w:val="16"/>
                <w:lang w:val="en-GB"/>
              </w:rPr>
            </w:pPr>
          </w:p>
          <w:p w14:paraId="34B9CB94" w14:textId="77777777" w:rsidR="00F772B5" w:rsidRPr="00BF38C6" w:rsidRDefault="00F772B5" w:rsidP="00F772B5">
            <w:pPr>
              <w:pStyle w:val="CellBodyCentered"/>
              <w:rPr>
                <w:rFonts w:ascii="Arial Narrow" w:hAnsi="Arial Narrow"/>
                <w:color w:val="auto"/>
                <w:sz w:val="16"/>
                <w:szCs w:val="16"/>
                <w:lang w:val="ru-RU"/>
              </w:rPr>
            </w:pPr>
          </w:p>
        </w:tc>
      </w:tr>
      <w:tr w:rsidR="00F772B5" w:rsidRPr="00BF38C6" w14:paraId="696675A4" w14:textId="77777777" w:rsidTr="002A7110">
        <w:tc>
          <w:tcPr>
            <w:tcW w:w="3332" w:type="dxa"/>
            <w:tcBorders>
              <w:top w:val="single" w:sz="6" w:space="0" w:color="auto"/>
              <w:left w:val="single" w:sz="6" w:space="0" w:color="auto"/>
              <w:bottom w:val="single" w:sz="6" w:space="0" w:color="auto"/>
              <w:right w:val="single" w:sz="6" w:space="0" w:color="auto"/>
            </w:tcBorders>
          </w:tcPr>
          <w:p w14:paraId="5F328DC3" w14:textId="77777777" w:rsidR="00F772B5" w:rsidRPr="006759B5" w:rsidRDefault="00F772B5" w:rsidP="00F772B5">
            <w:pPr>
              <w:pStyle w:val="CellBody"/>
              <w:rPr>
                <w:rFonts w:ascii="Arial Narrow" w:hAnsi="Arial Narrow" w:cs="Arial"/>
                <w:color w:val="auto"/>
                <w:sz w:val="16"/>
                <w:szCs w:val="16"/>
                <w:lang w:val="ru-RU"/>
              </w:rPr>
            </w:pPr>
          </w:p>
          <w:p w14:paraId="6D3F40B7" w14:textId="48D6456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BD</w:t>
            </w:r>
            <w:r w:rsidRPr="00BF38C6">
              <w:rPr>
                <w:rFonts w:ascii="Arial Narrow" w:hAnsi="Arial Narrow" w:cs="Arial"/>
                <w:color w:val="auto"/>
                <w:sz w:val="16"/>
                <w:szCs w:val="16"/>
                <w:lang w:val="ru-RU"/>
              </w:rPr>
              <w:t xml:space="preserve"> </w:t>
            </w:r>
            <w:r w:rsidRPr="00BF38C6">
              <w:rPr>
                <w:rFonts w:ascii="Arial Narrow" w:hAnsi="Arial Narrow"/>
                <w:color w:val="auto"/>
                <w:sz w:val="16"/>
                <w:szCs w:val="16"/>
                <w:lang w:val="ru-RU"/>
              </w:rPr>
              <w:t>–</w:t>
            </w:r>
            <w:r w:rsidRPr="00BF38C6">
              <w:rPr>
                <w:rFonts w:ascii="Arial Narrow" w:hAnsi="Arial Narrow" w:cs="Arial"/>
                <w:color w:val="auto"/>
                <w:sz w:val="16"/>
                <w:szCs w:val="16"/>
                <w:lang w:val="ru-RU"/>
              </w:rPr>
              <w:t xml:space="preserve"> ПРОДУВКА, УГЛЕВОДОРОДЫ</w:t>
            </w:r>
          </w:p>
          <w:p w14:paraId="2EA2A74A" w14:textId="71F43A0B"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BF</w:t>
            </w:r>
            <w:r w:rsidRPr="00BF38C6">
              <w:rPr>
                <w:rFonts w:ascii="Arial Narrow" w:hAnsi="Arial Narrow" w:cs="Arial"/>
                <w:color w:val="auto"/>
                <w:sz w:val="16"/>
                <w:szCs w:val="16"/>
                <w:lang w:val="ru-RU"/>
              </w:rPr>
              <w:t xml:space="preserve"> – ФАКЕЛЬНЫЙ ГАЗ (ТОЛЬКО </w:t>
            </w:r>
            <w:del w:id="2209" w:author="Zhunisbayev, Olzhasbek [Bolashak Atyrau Limited]" w:date="2024-10-30T19:11:00Z" w16du:dateUtc="2024-10-30T14:11:00Z">
              <w:r w:rsidRPr="00BF38C6" w:rsidDel="00CD7257">
                <w:rPr>
                  <w:rFonts w:ascii="Arial Narrow" w:hAnsi="Arial Narrow" w:cs="Arial"/>
                  <w:color w:val="auto"/>
                  <w:sz w:val="16"/>
                  <w:szCs w:val="16"/>
                  <w:lang w:val="ru-RU"/>
                </w:rPr>
                <w:delText>ВНЕ УЧАСТКА</w:delText>
              </w:r>
            </w:del>
            <w:ins w:id="2210" w:author="Zhunisbayev, Olzhasbek [Bolashak Atyrau Limited]" w:date="2024-10-30T19:11:00Z" w16du:dateUtc="2024-10-30T14:11:00Z">
              <w:r w:rsidR="00CD7257">
                <w:rPr>
                  <w:rFonts w:ascii="Arial Narrow" w:hAnsi="Arial Narrow" w:cs="Arial"/>
                  <w:color w:val="auto"/>
                  <w:sz w:val="16"/>
                  <w:szCs w:val="16"/>
                  <w:lang w:val="ru-RU"/>
                </w:rPr>
                <w:t>ВНЕ ЗАВОДА</w:t>
              </w:r>
            </w:ins>
            <w:r w:rsidRPr="00BF38C6">
              <w:rPr>
                <w:rFonts w:ascii="Arial Narrow" w:hAnsi="Arial Narrow" w:cs="Arial"/>
                <w:color w:val="auto"/>
                <w:sz w:val="16"/>
                <w:szCs w:val="16"/>
                <w:lang w:val="ru-RU"/>
              </w:rPr>
              <w:t>)</w:t>
            </w:r>
          </w:p>
          <w:p w14:paraId="30F890A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BFC</w:t>
            </w:r>
            <w:r w:rsidRPr="00BF38C6">
              <w:rPr>
                <w:rFonts w:ascii="Arial Narrow" w:hAnsi="Arial Narrow" w:cs="Arial"/>
                <w:color w:val="auto"/>
                <w:sz w:val="16"/>
                <w:szCs w:val="16"/>
                <w:lang w:val="ru-RU"/>
              </w:rPr>
              <w:t xml:space="preserve"> – ФАКЕЛЬНЫЙ ГАЗ, ХОЛОДНЫЙ</w:t>
            </w:r>
          </w:p>
          <w:p w14:paraId="0046087B" w14:textId="77777777" w:rsidR="006D0508" w:rsidRPr="00BF38C6" w:rsidRDefault="006D0508" w:rsidP="006D0508">
            <w:pPr>
              <w:pStyle w:val="CellBody"/>
              <w:tabs>
                <w:tab w:val="left" w:pos="0"/>
              </w:tabs>
              <w:rPr>
                <w:ins w:id="2211" w:author="Zhunisbayev, Olzhasbek [Bolashak Atyrau Limited]" w:date="2024-10-30T19:13:00Z" w16du:dateUtc="2024-10-30T14:13:00Z"/>
                <w:rFonts w:ascii="Arial Narrow" w:hAnsi="Arial Narrow" w:cs="Arial"/>
                <w:color w:val="auto"/>
                <w:sz w:val="16"/>
                <w:szCs w:val="16"/>
                <w:lang w:val="ru-RU"/>
              </w:rPr>
            </w:pPr>
            <w:ins w:id="2212" w:author="Zhunisbayev, Olzhasbek [Bolashak Atyrau Limited]" w:date="2024-10-30T19:13:00Z" w16du:dateUtc="2024-10-30T14:13:00Z">
              <w:r w:rsidRPr="00BF38C6">
                <w:rPr>
                  <w:rFonts w:ascii="Arial Narrow" w:hAnsi="Arial Narrow"/>
                  <w:color w:val="auto"/>
                  <w:sz w:val="16"/>
                  <w:szCs w:val="16"/>
                </w:rPr>
                <w:t>BFH</w:t>
              </w:r>
              <w:r w:rsidRPr="00BF38C6">
                <w:rPr>
                  <w:rFonts w:ascii="Arial Narrow" w:hAnsi="Arial Narrow"/>
                  <w:color w:val="auto"/>
                  <w:sz w:val="16"/>
                  <w:szCs w:val="16"/>
                  <w:lang w:val="ru-RU"/>
                </w:rPr>
                <w:t xml:space="preserve"> – ФАКЕЛЬНЫЙ ГАЗ, ВЫСОКОЕ ДАВЛЕНИЕ</w:t>
              </w:r>
            </w:ins>
          </w:p>
          <w:p w14:paraId="19BFFB7A" w14:textId="77777777" w:rsidR="006D0508" w:rsidRPr="00BF38C6" w:rsidRDefault="006D0508" w:rsidP="006D0508">
            <w:pPr>
              <w:pStyle w:val="CellBody"/>
              <w:tabs>
                <w:tab w:val="left" w:pos="0"/>
              </w:tabs>
              <w:rPr>
                <w:ins w:id="2213" w:author="Zhunisbayev, Olzhasbek [Bolashak Atyrau Limited]" w:date="2024-10-30T19:13:00Z" w16du:dateUtc="2024-10-30T14:13:00Z"/>
                <w:rFonts w:ascii="Arial Narrow" w:hAnsi="Arial Narrow" w:cs="Arial"/>
                <w:color w:val="auto"/>
                <w:sz w:val="16"/>
                <w:szCs w:val="16"/>
                <w:lang w:val="ru-RU"/>
              </w:rPr>
            </w:pPr>
            <w:ins w:id="2214" w:author="Zhunisbayev, Olzhasbek [Bolashak Atyrau Limited]" w:date="2024-10-30T19:13:00Z" w16du:dateUtc="2024-10-30T14:13: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4AD16D0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CCD</w:t>
            </w:r>
            <w:r w:rsidRPr="00BF38C6">
              <w:rPr>
                <w:rFonts w:ascii="Arial Narrow" w:hAnsi="Arial Narrow" w:cs="Arial"/>
                <w:color w:val="auto"/>
                <w:sz w:val="16"/>
                <w:szCs w:val="16"/>
                <w:lang w:val="ru-RU"/>
              </w:rPr>
              <w:t xml:space="preserve"> – ДЕЭМУЛЬГАТОР</w:t>
            </w:r>
          </w:p>
          <w:p w14:paraId="5F502E4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CCS</w:t>
            </w:r>
            <w:r w:rsidRPr="00BF38C6">
              <w:rPr>
                <w:rFonts w:ascii="Arial Narrow" w:hAnsi="Arial Narrow" w:cs="Arial"/>
                <w:color w:val="auto"/>
                <w:sz w:val="16"/>
                <w:szCs w:val="16"/>
                <w:lang w:val="ru-RU"/>
              </w:rPr>
              <w:t xml:space="preserve"> – ЩЕЛОЧЬ</w:t>
            </w:r>
          </w:p>
          <w:p w14:paraId="220D703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CDM</w:t>
            </w:r>
            <w:r w:rsidRPr="00BF38C6">
              <w:rPr>
                <w:rFonts w:ascii="Arial Narrow" w:hAnsi="Arial Narrow" w:cs="Arial"/>
                <w:color w:val="auto"/>
                <w:sz w:val="16"/>
                <w:szCs w:val="16"/>
                <w:lang w:val="ru-RU"/>
              </w:rPr>
              <w:t xml:space="preserve"> – АМИН, НАСЫЩЕННЫЙ</w:t>
            </w:r>
          </w:p>
          <w:p w14:paraId="78965D1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CI</w:t>
            </w:r>
            <w:r w:rsidRPr="00BF38C6">
              <w:rPr>
                <w:rFonts w:ascii="Arial Narrow" w:hAnsi="Arial Narrow" w:cs="Arial"/>
                <w:color w:val="auto"/>
                <w:sz w:val="16"/>
                <w:szCs w:val="16"/>
                <w:lang w:val="ru-RU"/>
              </w:rPr>
              <w:t xml:space="preserve"> – ИНГИБИТОР КОРРОЗИИ И АНТИНАКИПИН</w:t>
            </w:r>
          </w:p>
          <w:p w14:paraId="2BF4E1C9" w14:textId="6A7C1886" w:rsidR="008F058A" w:rsidRPr="008F058A" w:rsidRDefault="008F058A" w:rsidP="00F772B5">
            <w:pPr>
              <w:pStyle w:val="CellBody"/>
              <w:rPr>
                <w:ins w:id="2215" w:author="Zhunisbayev, Olzhasbek [Bolashak Atyrau Limited]" w:date="2024-10-30T19:16:00Z" w16du:dateUtc="2024-10-30T14:16:00Z"/>
                <w:rFonts w:ascii="Arial Narrow" w:hAnsi="Arial Narrow" w:cs="Arial"/>
                <w:color w:val="auto"/>
                <w:sz w:val="16"/>
                <w:szCs w:val="16"/>
                <w:lang w:val="ru-RU"/>
              </w:rPr>
            </w:pPr>
            <w:ins w:id="2216" w:author="Zhunisbayev, Olzhasbek [Bolashak Atyrau Limited]" w:date="2024-10-30T19:16:00Z" w16du:dateUtc="2024-10-30T14:16:00Z">
              <w:r>
                <w:rPr>
                  <w:rFonts w:ascii="Arial Narrow" w:hAnsi="Arial Narrow" w:cs="Arial"/>
                  <w:color w:val="auto"/>
                  <w:sz w:val="16"/>
                  <w:szCs w:val="16"/>
                </w:rPr>
                <w:t>CPE</w:t>
              </w:r>
              <w:r w:rsidRPr="008F058A">
                <w:rPr>
                  <w:rFonts w:ascii="Arial Narrow" w:hAnsi="Arial Narrow" w:cs="Arial"/>
                  <w:color w:val="auto"/>
                  <w:sz w:val="16"/>
                  <w:szCs w:val="16"/>
                  <w:lang w:val="ru-RU"/>
                  <w:rPrChange w:id="2217" w:author="Zhunisbayev, Olzhasbek [Bolashak Atyrau Limited]" w:date="2024-10-30T19:16:00Z" w16du:dateUtc="2024-10-30T14:16:00Z">
                    <w:rPr>
                      <w:rFonts w:ascii="Arial Narrow" w:hAnsi="Arial Narrow" w:cs="Arial"/>
                      <w:color w:val="auto"/>
                      <w:sz w:val="16"/>
                      <w:szCs w:val="16"/>
                    </w:rPr>
                  </w:rPrChange>
                </w:rPr>
                <w:t xml:space="preserve"> - ПОЛИЭЛЕКТРОЛИТ</w:t>
              </w:r>
            </w:ins>
          </w:p>
          <w:p w14:paraId="3B7F4D1F" w14:textId="25C2599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CT</w:t>
            </w:r>
            <w:r w:rsidRPr="00BF38C6">
              <w:rPr>
                <w:rFonts w:ascii="Arial Narrow" w:hAnsi="Arial Narrow" w:cs="Arial"/>
                <w:color w:val="auto"/>
                <w:sz w:val="16"/>
                <w:szCs w:val="16"/>
                <w:lang w:val="ru-RU"/>
              </w:rPr>
              <w:t xml:space="preserve"> – ФОСФАТ НАТРИЯ</w:t>
            </w:r>
          </w:p>
          <w:p w14:paraId="1DBE769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DCS</w:t>
            </w:r>
            <w:r w:rsidRPr="00BF38C6">
              <w:rPr>
                <w:rFonts w:ascii="Arial Narrow" w:hAnsi="Arial Narrow" w:cs="Arial"/>
                <w:color w:val="auto"/>
                <w:sz w:val="16"/>
                <w:szCs w:val="16"/>
                <w:lang w:val="ru-RU"/>
              </w:rPr>
              <w:t xml:space="preserve"> – СЛИВ ЩЕЛОЧИ</w:t>
            </w:r>
          </w:p>
          <w:p w14:paraId="2ED8D1B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DFX</w:t>
            </w:r>
            <w:r w:rsidRPr="00BF38C6">
              <w:rPr>
                <w:rFonts w:ascii="Arial Narrow" w:hAnsi="Arial Narrow" w:cs="Arial"/>
                <w:color w:val="auto"/>
                <w:sz w:val="16"/>
                <w:szCs w:val="16"/>
                <w:lang w:val="ru-RU"/>
              </w:rPr>
              <w:t xml:space="preserve"> – ДРЕНАЖ ФЛЕКСОРБА</w:t>
            </w:r>
          </w:p>
          <w:p w14:paraId="4EF1C57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42A3C1BA" w14:textId="77777777" w:rsidR="003C6E91" w:rsidRPr="00BF38C6" w:rsidRDefault="003C6E91" w:rsidP="003C6E91">
            <w:pPr>
              <w:pStyle w:val="CellBody"/>
              <w:tabs>
                <w:tab w:val="left" w:pos="0"/>
              </w:tabs>
              <w:rPr>
                <w:ins w:id="2218" w:author="Zhunisbayev, Olzhasbek [Bolashak Atyrau Limited]" w:date="2024-10-30T19:16:00Z" w16du:dateUtc="2024-10-30T14:16:00Z"/>
                <w:rFonts w:ascii="Arial Narrow" w:hAnsi="Arial Narrow" w:cs="Arial"/>
                <w:color w:val="auto"/>
                <w:sz w:val="16"/>
                <w:szCs w:val="16"/>
                <w:lang w:val="ru-RU"/>
              </w:rPr>
            </w:pPr>
            <w:ins w:id="2219" w:author="Zhunisbayev, Olzhasbek [Bolashak Atyrau Limited]" w:date="2024-10-30T19:16:00Z" w16du:dateUtc="2024-10-30T14:16:00Z">
              <w:r w:rsidRPr="00BF38C6">
                <w:rPr>
                  <w:rFonts w:ascii="Arial Narrow" w:hAnsi="Arial Narrow"/>
                  <w:color w:val="auto"/>
                  <w:sz w:val="16"/>
                  <w:szCs w:val="16"/>
                </w:rPr>
                <w:t>DL</w:t>
              </w:r>
              <w:r w:rsidRPr="00BF38C6">
                <w:rPr>
                  <w:rFonts w:ascii="Arial Narrow" w:hAnsi="Arial Narrow"/>
                  <w:color w:val="auto"/>
                  <w:sz w:val="16"/>
                  <w:szCs w:val="16"/>
                  <w:lang w:val="ru-RU"/>
                </w:rPr>
                <w:t xml:space="preserve"> – ДРЕНАЖ, ПРОМЛИВНЕВАЯ КАНАЛИЗАЦИЯ (ОТКРЫТАЯ)</w:t>
              </w:r>
            </w:ins>
          </w:p>
          <w:p w14:paraId="2C31A00E" w14:textId="7E1CA89F"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DMD</w:t>
            </w:r>
            <w:r w:rsidRPr="00BF38C6">
              <w:rPr>
                <w:rFonts w:ascii="Arial Narrow" w:hAnsi="Arial Narrow" w:cs="Arial"/>
                <w:color w:val="auto"/>
                <w:sz w:val="16"/>
                <w:szCs w:val="16"/>
                <w:lang w:val="ru-RU"/>
              </w:rPr>
              <w:t>-ОТХОДЫ МЕТАНОЛА,</w:t>
            </w:r>
            <w:r w:rsidRPr="006759B5">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ДЭА</w:t>
            </w:r>
          </w:p>
          <w:p w14:paraId="06D5FE8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ТОПЛИВНЫЙ ГАЗ, ВЫСОКОЕ ДАВЛЕНИЕ</w:t>
            </w:r>
          </w:p>
          <w:p w14:paraId="5A9302F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GE</w:t>
            </w:r>
            <w:r w:rsidRPr="00BF38C6">
              <w:rPr>
                <w:rFonts w:ascii="Arial Narrow" w:hAnsi="Arial Narrow" w:cs="Arial"/>
                <w:color w:val="auto"/>
                <w:sz w:val="16"/>
                <w:szCs w:val="16"/>
                <w:lang w:val="ru-RU"/>
              </w:rPr>
              <w:t xml:space="preserve"> – ОБЕССЕРЕННЫЙ ГАЗ</w:t>
            </w:r>
          </w:p>
          <w:p w14:paraId="54E4DFB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6B668B1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NL</w:t>
            </w:r>
            <w:r w:rsidRPr="00BF38C6">
              <w:rPr>
                <w:rFonts w:ascii="Arial Narrow" w:hAnsi="Arial Narrow" w:cs="Arial"/>
                <w:color w:val="auto"/>
                <w:sz w:val="16"/>
                <w:szCs w:val="16"/>
                <w:lang w:val="ru-RU"/>
              </w:rPr>
              <w:t xml:space="preserve"> – АЗОТ, НИЗКОЕ ДАВЛЕНИЕ </w:t>
            </w:r>
          </w:p>
          <w:p w14:paraId="57F248D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(ТОЛЬКО СОЕДИН. ПРОДУВКИ)</w:t>
            </w:r>
          </w:p>
          <w:p w14:paraId="04E06FF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12758CA8" w14:textId="158F4B6C"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PL</w:t>
            </w:r>
            <w:r w:rsidRPr="00BF38C6">
              <w:rPr>
                <w:rFonts w:ascii="Arial Narrow" w:hAnsi="Arial Narrow" w:cs="Arial"/>
                <w:color w:val="auto"/>
                <w:sz w:val="16"/>
                <w:szCs w:val="16"/>
                <w:lang w:val="ru-RU"/>
              </w:rPr>
              <w:t xml:space="preserve"> – СМАЗОЧНОЕ МАСЛО</w:t>
            </w:r>
          </w:p>
          <w:p w14:paraId="3875B2E7" w14:textId="77777777" w:rsidR="003C6E91" w:rsidRPr="00BF38C6" w:rsidRDefault="003C6E91" w:rsidP="003C6E91">
            <w:pPr>
              <w:pStyle w:val="CellBody"/>
              <w:rPr>
                <w:ins w:id="2220" w:author="Zhunisbayev, Olzhasbek [Bolashak Atyrau Limited]" w:date="2024-10-30T19:17:00Z" w16du:dateUtc="2024-10-30T14:17:00Z"/>
                <w:rFonts w:ascii="Arial Narrow" w:hAnsi="Arial Narrow" w:cs="Arial"/>
                <w:color w:val="auto"/>
                <w:sz w:val="16"/>
                <w:szCs w:val="16"/>
                <w:lang w:val="ru-RU"/>
              </w:rPr>
            </w:pPr>
            <w:ins w:id="2221" w:author="Zhunisbayev, Olzhasbek [Bolashak Atyrau Limited]" w:date="2024-10-30T19:17:00Z" w16du:dateUtc="2024-10-30T14:17:00Z">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ins>
          </w:p>
          <w:p w14:paraId="42A1CAA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SL</w:t>
            </w:r>
            <w:r w:rsidRPr="00BF38C6">
              <w:rPr>
                <w:rFonts w:ascii="Arial Narrow" w:hAnsi="Arial Narrow" w:cs="Arial"/>
                <w:color w:val="auto"/>
                <w:sz w:val="16"/>
                <w:szCs w:val="16"/>
                <w:lang w:val="ru-RU"/>
              </w:rPr>
              <w:t xml:space="preserve"> – ПАР, НИЗКОЕ ДАВЛЕНИЕ</w:t>
            </w:r>
          </w:p>
          <w:p w14:paraId="53E8E07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p>
          <w:p w14:paraId="27F7B64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WSR</w:t>
            </w:r>
            <w:r w:rsidRPr="00BF38C6">
              <w:rPr>
                <w:rFonts w:ascii="Arial Narrow" w:hAnsi="Arial Narrow" w:cs="Arial"/>
                <w:color w:val="auto"/>
                <w:sz w:val="16"/>
                <w:szCs w:val="16"/>
                <w:lang w:val="ru-RU"/>
              </w:rPr>
              <w:t xml:space="preserve"> – КИСЛАЯ ВОДА</w:t>
            </w:r>
          </w:p>
          <w:p w14:paraId="3488C5E5" w14:textId="777777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WDM</w:t>
            </w:r>
            <w:r w:rsidRPr="00BF38C6">
              <w:rPr>
                <w:rFonts w:ascii="Arial Narrow" w:hAnsi="Arial Narrow" w:cs="Arial"/>
                <w:color w:val="auto"/>
                <w:sz w:val="16"/>
                <w:szCs w:val="16"/>
                <w:lang w:val="ru-RU"/>
              </w:rPr>
              <w:t>-ДЕМИНЕРАЛИЗОВАННАЯ ВОДА</w:t>
            </w:r>
          </w:p>
          <w:p w14:paraId="3E3FE91E" w14:textId="77777777" w:rsidR="00F772B5" w:rsidRDefault="000648FD" w:rsidP="00F772B5">
            <w:pPr>
              <w:pStyle w:val="CellBody"/>
              <w:rPr>
                <w:rFonts w:ascii="Arial Narrow" w:hAnsi="Arial Narrow" w:cs="Arial"/>
                <w:color w:val="auto"/>
                <w:sz w:val="16"/>
                <w:szCs w:val="16"/>
                <w:lang w:val="ru-RU"/>
              </w:rPr>
            </w:pPr>
            <w:ins w:id="2222" w:author="Zhunisbayev, Olzhasbek [Bolashak Atyrau Limited]" w:date="2024-10-30T19:20:00Z" w16du:dateUtc="2024-10-30T14:20:00Z">
              <w:r w:rsidRPr="00BF38C6">
                <w:rPr>
                  <w:rFonts w:ascii="Arial Narrow" w:hAnsi="Arial Narrow" w:cs="Arial"/>
                  <w:color w:val="auto"/>
                  <w:sz w:val="16"/>
                  <w:szCs w:val="16"/>
                  <w:lang w:val="en-GB"/>
                </w:rPr>
                <w:t>WU</w:t>
              </w:r>
              <w:r w:rsidRPr="00BF38C6">
                <w:rPr>
                  <w:rFonts w:ascii="Arial Narrow" w:hAnsi="Arial Narrow" w:cs="Arial"/>
                  <w:color w:val="auto"/>
                  <w:sz w:val="16"/>
                  <w:szCs w:val="16"/>
                  <w:lang w:val="ru-RU"/>
                </w:rPr>
                <w:t xml:space="preserve"> – ТЕХНИЧЕСКАЯ ВОДА</w:t>
              </w:r>
            </w:ins>
          </w:p>
          <w:p w14:paraId="2C0B6D07" w14:textId="77777777" w:rsidR="0010308A" w:rsidRDefault="0010308A" w:rsidP="00F772B5">
            <w:pPr>
              <w:pStyle w:val="CellBody"/>
              <w:rPr>
                <w:rFonts w:ascii="Arial Narrow" w:hAnsi="Arial Narrow" w:cs="Arial"/>
                <w:color w:val="auto"/>
                <w:sz w:val="16"/>
                <w:szCs w:val="16"/>
                <w:lang w:val="ru-RU"/>
              </w:rPr>
            </w:pPr>
          </w:p>
          <w:p w14:paraId="6DFFBACB" w14:textId="77777777" w:rsidR="0010308A" w:rsidRPr="00137754" w:rsidRDefault="0010308A" w:rsidP="00F772B5">
            <w:pPr>
              <w:pStyle w:val="CellBody"/>
              <w:rPr>
                <w:ins w:id="2223" w:author="Zhunisbayev, Olzhasbek [Bolashak Atyrau Limited]" w:date="2024-10-30T19:20:00Z" w16du:dateUtc="2024-10-30T14:20:00Z"/>
                <w:rFonts w:ascii="Arial Narrow" w:hAnsi="Arial Narrow" w:cs="Arial"/>
                <w:color w:val="auto"/>
                <w:sz w:val="16"/>
                <w:szCs w:val="16"/>
                <w:lang w:val="ru-RU"/>
              </w:rPr>
            </w:pPr>
          </w:p>
          <w:p w14:paraId="6518B076" w14:textId="02DCF3CC" w:rsidR="000648FD" w:rsidRPr="00137754" w:rsidRDefault="000648FD" w:rsidP="00F772B5">
            <w:pPr>
              <w:pStyle w:val="CellBody"/>
              <w:rPr>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0EAC2EF1" w14:textId="77777777" w:rsidR="00F772B5" w:rsidRPr="006759B5" w:rsidRDefault="00F772B5" w:rsidP="00F772B5">
            <w:pPr>
              <w:pStyle w:val="CellBodyCentered"/>
              <w:jc w:val="left"/>
              <w:rPr>
                <w:rFonts w:ascii="Arial Narrow" w:hAnsi="Arial Narrow" w:cs="Arial"/>
                <w:b/>
                <w:color w:val="auto"/>
                <w:sz w:val="16"/>
                <w:szCs w:val="16"/>
                <w:lang w:val="ru-RU"/>
              </w:rPr>
            </w:pPr>
          </w:p>
          <w:p w14:paraId="7CA3EE34" w14:textId="1C734F0C" w:rsidR="00F772B5" w:rsidRPr="00BF38C6" w:rsidRDefault="00F772B5" w:rsidP="00F772B5">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t>600P22</w:t>
            </w:r>
          </w:p>
          <w:p w14:paraId="37F64C68" w14:textId="77777777" w:rsidR="00F772B5" w:rsidRPr="00BF38C6" w:rsidRDefault="00F772B5" w:rsidP="00F772B5">
            <w:pPr>
              <w:pStyle w:val="CellBodyCentered"/>
              <w:rPr>
                <w:rFonts w:ascii="Arial Narrow" w:hAnsi="Arial Narrow" w:cs="Arial"/>
                <w:b/>
                <w:color w:val="auto"/>
                <w:sz w:val="16"/>
                <w:szCs w:val="16"/>
                <w:lang w:val="en-GB"/>
              </w:rPr>
            </w:pPr>
          </w:p>
          <w:p w14:paraId="7EDE1402" w14:textId="77777777" w:rsidR="00F772B5" w:rsidRPr="00BF38C6" w:rsidRDefault="00F772B5" w:rsidP="00F772B5">
            <w:pPr>
              <w:pStyle w:val="CellBodyCentered"/>
              <w:rPr>
                <w:rFonts w:ascii="Arial Narrow" w:hAnsi="Arial Narrow" w:cs="Arial"/>
                <w:b/>
                <w:color w:val="auto"/>
                <w:sz w:val="16"/>
                <w:szCs w:val="16"/>
                <w:lang w:val="en-GB"/>
              </w:rPr>
            </w:pPr>
          </w:p>
          <w:p w14:paraId="28B295F3" w14:textId="77777777" w:rsidR="00F772B5" w:rsidRPr="00BF38C6" w:rsidRDefault="00F772B5" w:rsidP="00F772B5">
            <w:pPr>
              <w:pStyle w:val="CellBodyCentered"/>
              <w:rPr>
                <w:rFonts w:ascii="Arial Narrow" w:hAnsi="Arial Narrow" w:cs="Arial"/>
                <w:b/>
                <w:color w:val="auto"/>
                <w:sz w:val="16"/>
                <w:szCs w:val="16"/>
                <w:lang w:val="en-GB"/>
              </w:rPr>
            </w:pPr>
          </w:p>
          <w:p w14:paraId="662F639E" w14:textId="77777777" w:rsidR="00F772B5" w:rsidRPr="00BF38C6" w:rsidRDefault="00F772B5" w:rsidP="00F772B5">
            <w:pPr>
              <w:pStyle w:val="CellBodyCentered"/>
              <w:rPr>
                <w:rFonts w:ascii="Arial Narrow" w:hAnsi="Arial Narrow" w:cs="Arial"/>
                <w:b/>
                <w:color w:val="auto"/>
                <w:sz w:val="16"/>
                <w:szCs w:val="16"/>
                <w:lang w:val="en-GB"/>
              </w:rPr>
            </w:pPr>
          </w:p>
          <w:p w14:paraId="430D8428" w14:textId="77777777" w:rsidR="00F772B5" w:rsidRPr="00BF38C6" w:rsidRDefault="00F772B5" w:rsidP="00F772B5">
            <w:pPr>
              <w:pStyle w:val="CellBodyCentered"/>
              <w:rPr>
                <w:rFonts w:ascii="Arial Narrow" w:hAnsi="Arial Narrow" w:cs="Arial"/>
                <w:b/>
                <w:color w:val="auto"/>
                <w:sz w:val="16"/>
                <w:szCs w:val="16"/>
                <w:lang w:val="en-GB"/>
              </w:rPr>
            </w:pPr>
          </w:p>
          <w:p w14:paraId="7893D19D" w14:textId="77777777" w:rsidR="00F772B5" w:rsidRPr="00BF38C6" w:rsidRDefault="00F772B5" w:rsidP="00F772B5">
            <w:pPr>
              <w:pStyle w:val="CellBodyCentered"/>
              <w:rPr>
                <w:rFonts w:ascii="Arial Narrow" w:hAnsi="Arial Narrow" w:cs="Arial"/>
                <w:b/>
                <w:color w:val="auto"/>
                <w:sz w:val="16"/>
                <w:szCs w:val="16"/>
                <w:lang w:val="en-GB"/>
              </w:rPr>
            </w:pPr>
          </w:p>
          <w:p w14:paraId="59DD6121" w14:textId="77777777" w:rsidR="00F772B5" w:rsidRPr="00BF38C6" w:rsidRDefault="00F772B5" w:rsidP="00F772B5">
            <w:pPr>
              <w:pStyle w:val="CellBodyCentered"/>
              <w:rPr>
                <w:rFonts w:ascii="Arial Narrow" w:hAnsi="Arial Narrow" w:cs="Arial"/>
                <w:b/>
                <w:color w:val="auto"/>
                <w:sz w:val="16"/>
                <w:szCs w:val="16"/>
                <w:lang w:val="en-GB"/>
              </w:rPr>
            </w:pPr>
          </w:p>
          <w:p w14:paraId="5BCE387A" w14:textId="77777777" w:rsidR="00F772B5" w:rsidRPr="00BF38C6" w:rsidRDefault="00F772B5" w:rsidP="00F772B5">
            <w:pPr>
              <w:pStyle w:val="CellBodyCentered"/>
              <w:rPr>
                <w:rFonts w:ascii="Arial Narrow" w:hAnsi="Arial Narrow" w:cs="Arial"/>
                <w:b/>
                <w:color w:val="auto"/>
                <w:sz w:val="16"/>
                <w:szCs w:val="16"/>
                <w:lang w:val="en-GB"/>
              </w:rPr>
            </w:pPr>
          </w:p>
          <w:p w14:paraId="11599849" w14:textId="77777777" w:rsidR="00F772B5" w:rsidRPr="00BF38C6" w:rsidRDefault="00F772B5" w:rsidP="00F772B5">
            <w:pPr>
              <w:pStyle w:val="CellBodyCentered"/>
              <w:rPr>
                <w:rFonts w:ascii="Arial Narrow" w:hAnsi="Arial Narrow" w:cs="Arial"/>
                <w:b/>
                <w:color w:val="auto"/>
                <w:sz w:val="16"/>
                <w:szCs w:val="16"/>
                <w:lang w:val="en-GB"/>
              </w:rPr>
            </w:pPr>
          </w:p>
          <w:p w14:paraId="3533D494" w14:textId="77777777" w:rsidR="00F772B5" w:rsidRPr="00BF38C6" w:rsidRDefault="00F772B5" w:rsidP="00F772B5">
            <w:pPr>
              <w:pStyle w:val="CellBodyCentered"/>
              <w:rPr>
                <w:rFonts w:ascii="Arial Narrow" w:hAnsi="Arial Narrow" w:cs="Arial"/>
                <w:b/>
                <w:color w:val="auto"/>
                <w:sz w:val="16"/>
                <w:szCs w:val="16"/>
                <w:lang w:val="en-GB"/>
              </w:rPr>
            </w:pPr>
          </w:p>
          <w:p w14:paraId="206F041D" w14:textId="77777777" w:rsidR="00F772B5" w:rsidRPr="00BF38C6" w:rsidRDefault="00F772B5" w:rsidP="00F772B5">
            <w:pPr>
              <w:pStyle w:val="CellBodyCentered"/>
              <w:rPr>
                <w:rFonts w:ascii="Arial Narrow" w:hAnsi="Arial Narrow"/>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5DFD97E9" w14:textId="77777777" w:rsidR="00F772B5" w:rsidRPr="00BF38C6" w:rsidRDefault="00F772B5" w:rsidP="00F772B5">
            <w:pPr>
              <w:pStyle w:val="CellBodyCentered"/>
              <w:rPr>
                <w:rFonts w:ascii="Arial Narrow" w:hAnsi="Arial Narrow" w:cs="Arial"/>
                <w:color w:val="auto"/>
                <w:sz w:val="16"/>
                <w:szCs w:val="16"/>
                <w:lang w:val="en-GB"/>
              </w:rPr>
            </w:pPr>
          </w:p>
          <w:p w14:paraId="671764DB" w14:textId="2A321A54" w:rsidR="00F772B5" w:rsidRPr="00D72DD5"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p w14:paraId="07850B17" w14:textId="77777777" w:rsidR="00F772B5" w:rsidRPr="00BF38C6" w:rsidRDefault="00F772B5" w:rsidP="00F772B5">
            <w:pPr>
              <w:pStyle w:val="CellBodyCentered"/>
              <w:rPr>
                <w:rFonts w:ascii="Arial Narrow" w:hAnsi="Arial Narrow" w:cs="Arial"/>
                <w:color w:val="auto"/>
                <w:sz w:val="16"/>
                <w:szCs w:val="16"/>
                <w:lang w:val="en-GB"/>
              </w:rPr>
            </w:pPr>
          </w:p>
          <w:p w14:paraId="1607298E" w14:textId="77777777" w:rsidR="00F772B5" w:rsidRPr="00BF38C6" w:rsidRDefault="00F772B5" w:rsidP="00F772B5">
            <w:pPr>
              <w:pStyle w:val="CellBodyCentered"/>
              <w:rPr>
                <w:rFonts w:ascii="Arial Narrow" w:hAnsi="Arial Narrow" w:cs="Arial"/>
                <w:color w:val="auto"/>
                <w:sz w:val="16"/>
                <w:szCs w:val="16"/>
                <w:lang w:val="en-GB"/>
              </w:rPr>
            </w:pPr>
          </w:p>
          <w:p w14:paraId="2BD1E8E8" w14:textId="77777777" w:rsidR="00F772B5" w:rsidRPr="00BF38C6" w:rsidRDefault="00F772B5" w:rsidP="00F772B5">
            <w:pPr>
              <w:pStyle w:val="CellBodyCentered"/>
              <w:rPr>
                <w:rFonts w:ascii="Arial Narrow" w:hAnsi="Arial Narrow" w:cs="Arial"/>
                <w:color w:val="auto"/>
                <w:sz w:val="16"/>
                <w:szCs w:val="16"/>
                <w:lang w:val="en-GB"/>
              </w:rPr>
            </w:pPr>
          </w:p>
          <w:p w14:paraId="2EE0C83A" w14:textId="77777777" w:rsidR="00F772B5" w:rsidRPr="00BF38C6" w:rsidRDefault="00F772B5" w:rsidP="00F772B5">
            <w:pPr>
              <w:pStyle w:val="CellBodyCentered"/>
              <w:rPr>
                <w:rFonts w:ascii="Arial Narrow" w:hAnsi="Arial Narrow" w:cs="Arial"/>
                <w:color w:val="auto"/>
                <w:sz w:val="16"/>
                <w:szCs w:val="16"/>
                <w:lang w:val="en-GB"/>
              </w:rPr>
            </w:pPr>
          </w:p>
          <w:p w14:paraId="006E188A" w14:textId="77777777" w:rsidR="00F772B5" w:rsidRPr="00BF38C6" w:rsidRDefault="00F772B5" w:rsidP="00F772B5">
            <w:pPr>
              <w:pStyle w:val="CellBodyCentered"/>
              <w:rPr>
                <w:rFonts w:ascii="Arial Narrow" w:hAnsi="Arial Narrow" w:cs="Arial"/>
                <w:color w:val="auto"/>
                <w:sz w:val="16"/>
                <w:szCs w:val="16"/>
                <w:lang w:val="en-GB"/>
              </w:rPr>
            </w:pPr>
          </w:p>
          <w:p w14:paraId="1AB013D7" w14:textId="77777777" w:rsidR="00F772B5" w:rsidRPr="00BF38C6" w:rsidRDefault="00F772B5" w:rsidP="00F772B5">
            <w:pPr>
              <w:pStyle w:val="CellBodyCentered"/>
              <w:rPr>
                <w:rFonts w:ascii="Arial Narrow" w:hAnsi="Arial Narrow" w:cs="Arial"/>
                <w:color w:val="auto"/>
                <w:sz w:val="16"/>
                <w:szCs w:val="16"/>
                <w:lang w:val="en-GB"/>
              </w:rPr>
            </w:pPr>
          </w:p>
          <w:p w14:paraId="6FF5F14D" w14:textId="77777777" w:rsidR="00F772B5" w:rsidRPr="00BF38C6" w:rsidRDefault="00F772B5" w:rsidP="00F772B5">
            <w:pPr>
              <w:pStyle w:val="CellBodyCentered"/>
              <w:rPr>
                <w:rFonts w:ascii="Arial Narrow" w:hAnsi="Arial Narrow" w:cs="Arial"/>
                <w:color w:val="auto"/>
                <w:sz w:val="16"/>
                <w:szCs w:val="16"/>
                <w:lang w:val="en-GB"/>
              </w:rPr>
            </w:pPr>
          </w:p>
          <w:p w14:paraId="49370647" w14:textId="77777777" w:rsidR="00F772B5" w:rsidRPr="00BF38C6" w:rsidRDefault="00F772B5" w:rsidP="00F772B5">
            <w:pPr>
              <w:pStyle w:val="CellBodyCentered"/>
              <w:rPr>
                <w:rFonts w:ascii="Arial Narrow" w:hAnsi="Arial Narrow" w:cs="Arial"/>
                <w:color w:val="auto"/>
                <w:sz w:val="16"/>
                <w:szCs w:val="16"/>
                <w:lang w:val="en-GB"/>
              </w:rPr>
            </w:pPr>
          </w:p>
          <w:p w14:paraId="5EF8B838" w14:textId="77777777" w:rsidR="00F772B5" w:rsidRPr="00BF38C6" w:rsidRDefault="00F772B5" w:rsidP="00F772B5">
            <w:pPr>
              <w:pStyle w:val="CellBodyCentered"/>
              <w:rPr>
                <w:rFonts w:ascii="Arial Narrow" w:hAnsi="Arial Narrow" w:cs="Arial"/>
                <w:color w:val="auto"/>
                <w:sz w:val="16"/>
                <w:szCs w:val="16"/>
                <w:lang w:val="en-GB"/>
              </w:rPr>
            </w:pPr>
          </w:p>
          <w:p w14:paraId="06C021CD" w14:textId="77777777" w:rsidR="00F772B5" w:rsidRPr="00BF38C6" w:rsidRDefault="00F772B5" w:rsidP="00F772B5">
            <w:pPr>
              <w:pStyle w:val="CellBodyCentered"/>
              <w:rPr>
                <w:rFonts w:ascii="Arial Narrow" w:hAnsi="Arial Narrow"/>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13DD66B4" w14:textId="77777777" w:rsidR="00F772B5" w:rsidRPr="00BF38C6" w:rsidRDefault="00F772B5" w:rsidP="00F772B5">
            <w:pPr>
              <w:pStyle w:val="CellBodyCentered"/>
              <w:rPr>
                <w:rFonts w:ascii="Arial Narrow" w:hAnsi="Arial Narrow" w:cs="Arial"/>
                <w:color w:val="auto"/>
                <w:sz w:val="16"/>
                <w:szCs w:val="16"/>
                <w:lang w:val="ru-RU"/>
              </w:rPr>
            </w:pPr>
          </w:p>
          <w:p w14:paraId="2FB9C7D5" w14:textId="5F28E281"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НЕРЖ СТАЛЬ 316/316L</w:t>
            </w:r>
          </w:p>
          <w:p w14:paraId="0533F1F3" w14:textId="77777777" w:rsidR="00F772B5" w:rsidRPr="00BF38C6" w:rsidRDefault="00F772B5" w:rsidP="00F772B5">
            <w:pPr>
              <w:pStyle w:val="CellBodyCentered"/>
              <w:ind w:left="-33"/>
              <w:rPr>
                <w:rFonts w:ascii="Arial Narrow" w:hAnsi="Arial Narrow" w:cs="Arial"/>
                <w:color w:val="auto"/>
                <w:sz w:val="16"/>
                <w:szCs w:val="16"/>
                <w:lang w:val="ru-RU"/>
              </w:rPr>
            </w:pPr>
          </w:p>
          <w:p w14:paraId="34D5BA44" w14:textId="6ED5356E"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06578505" w14:textId="77777777" w:rsidR="00F772B5" w:rsidRPr="00BF38C6" w:rsidRDefault="00F772B5" w:rsidP="00F772B5">
            <w:pPr>
              <w:pStyle w:val="CellBodyCentered"/>
              <w:rPr>
                <w:rFonts w:ascii="Arial Narrow" w:hAnsi="Arial Narrow" w:cs="Arial"/>
                <w:color w:val="auto"/>
                <w:sz w:val="16"/>
                <w:szCs w:val="16"/>
                <w:lang w:val="ru-RU"/>
              </w:rPr>
            </w:pPr>
          </w:p>
          <w:p w14:paraId="6696BAC6" w14:textId="77777777" w:rsidR="00F772B5" w:rsidRPr="00BF38C6" w:rsidRDefault="00F772B5" w:rsidP="00F772B5">
            <w:pPr>
              <w:pStyle w:val="CellBodyCentered"/>
              <w:rPr>
                <w:rFonts w:ascii="Arial Narrow" w:hAnsi="Arial Narrow" w:cs="Arial"/>
                <w:color w:val="auto"/>
                <w:sz w:val="16"/>
                <w:szCs w:val="16"/>
                <w:lang w:val="ru-RU"/>
              </w:rPr>
            </w:pPr>
          </w:p>
          <w:p w14:paraId="3F883358" w14:textId="77777777" w:rsidR="00F772B5" w:rsidRPr="00BF38C6" w:rsidRDefault="00F772B5" w:rsidP="00F772B5">
            <w:pPr>
              <w:pStyle w:val="CellBodyCentered"/>
              <w:rPr>
                <w:rFonts w:ascii="Arial Narrow" w:hAnsi="Arial Narrow" w:cs="Arial"/>
                <w:color w:val="auto"/>
                <w:sz w:val="16"/>
                <w:szCs w:val="16"/>
                <w:lang w:val="ru-RU"/>
              </w:rPr>
            </w:pPr>
          </w:p>
          <w:p w14:paraId="672682A5" w14:textId="77777777" w:rsidR="00F772B5" w:rsidRPr="00BF38C6" w:rsidRDefault="00F772B5" w:rsidP="00F772B5">
            <w:pPr>
              <w:pStyle w:val="CellBodyCentered"/>
              <w:rPr>
                <w:rFonts w:ascii="Arial Narrow" w:hAnsi="Arial Narrow" w:cs="Arial"/>
                <w:color w:val="auto"/>
                <w:sz w:val="16"/>
                <w:szCs w:val="16"/>
                <w:lang w:val="ru-RU"/>
              </w:rPr>
            </w:pPr>
          </w:p>
          <w:p w14:paraId="4B6EDF50" w14:textId="77777777" w:rsidR="00F772B5" w:rsidRPr="00BF38C6" w:rsidRDefault="00F772B5" w:rsidP="00F772B5">
            <w:pPr>
              <w:pStyle w:val="CellBodyCentered"/>
              <w:rPr>
                <w:rFonts w:ascii="Arial Narrow" w:hAnsi="Arial Narrow" w:cs="Arial"/>
                <w:color w:val="auto"/>
                <w:sz w:val="16"/>
                <w:szCs w:val="16"/>
                <w:lang w:val="ru-RU"/>
              </w:rPr>
            </w:pPr>
          </w:p>
          <w:p w14:paraId="7779E510" w14:textId="77777777" w:rsidR="00F772B5" w:rsidRPr="00BF38C6" w:rsidRDefault="00F772B5" w:rsidP="00F772B5">
            <w:pPr>
              <w:pStyle w:val="CellBodyCentered"/>
              <w:rPr>
                <w:rFonts w:ascii="Arial Narrow" w:hAnsi="Arial Narrow" w:cs="Arial"/>
                <w:color w:val="auto"/>
                <w:sz w:val="16"/>
                <w:szCs w:val="16"/>
                <w:lang w:val="ru-RU"/>
              </w:rPr>
            </w:pPr>
          </w:p>
          <w:p w14:paraId="1A559153" w14:textId="77777777" w:rsidR="00F772B5" w:rsidRPr="00BF38C6" w:rsidRDefault="00F772B5" w:rsidP="00F772B5">
            <w:pPr>
              <w:pStyle w:val="CellBodyCentered"/>
              <w:rPr>
                <w:rFonts w:ascii="Arial Narrow" w:hAnsi="Arial Narrow" w:cs="Arial"/>
                <w:color w:val="auto"/>
                <w:sz w:val="16"/>
                <w:szCs w:val="16"/>
                <w:lang w:val="ru-RU"/>
              </w:rPr>
            </w:pPr>
          </w:p>
          <w:p w14:paraId="5FB4D007" w14:textId="77777777" w:rsidR="00F772B5" w:rsidRPr="00BF38C6" w:rsidRDefault="00F772B5" w:rsidP="00F772B5">
            <w:pPr>
              <w:pStyle w:val="CellBodyCentered"/>
              <w:rPr>
                <w:rFonts w:ascii="Arial Narrow" w:hAnsi="Arial Narrow" w:cs="Arial"/>
                <w:color w:val="auto"/>
                <w:sz w:val="16"/>
                <w:szCs w:val="16"/>
                <w:lang w:val="ru-RU"/>
              </w:rPr>
            </w:pPr>
          </w:p>
          <w:p w14:paraId="369D8332" w14:textId="77777777" w:rsidR="00F772B5" w:rsidRPr="00BF38C6" w:rsidRDefault="00F772B5" w:rsidP="00F772B5">
            <w:pPr>
              <w:pStyle w:val="CellBodyCentered"/>
              <w:rPr>
                <w:rFonts w:ascii="Arial Narrow" w:hAnsi="Arial Narrow" w:cs="Arial"/>
                <w:color w:val="auto"/>
                <w:sz w:val="16"/>
                <w:szCs w:val="16"/>
                <w:lang w:val="ru-RU"/>
              </w:rPr>
            </w:pPr>
          </w:p>
          <w:p w14:paraId="53BEE928" w14:textId="77777777" w:rsidR="00F772B5" w:rsidRPr="00BF38C6" w:rsidRDefault="00F772B5" w:rsidP="00F772B5">
            <w:pPr>
              <w:pStyle w:val="CellBodyCentered"/>
              <w:rPr>
                <w:rFonts w:ascii="Arial Narrow" w:hAnsi="Arial Narrow" w:cs="Arial"/>
                <w:color w:val="auto"/>
                <w:sz w:val="16"/>
                <w:szCs w:val="16"/>
                <w:lang w:val="ru-RU"/>
              </w:rPr>
            </w:pPr>
          </w:p>
          <w:p w14:paraId="5E03951F" w14:textId="77777777"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4A7CAE30" w14:textId="77777777" w:rsidR="00F772B5" w:rsidRPr="00BF38C6" w:rsidRDefault="00F772B5" w:rsidP="00F772B5">
            <w:pPr>
              <w:pStyle w:val="CellBodyCentered"/>
              <w:rPr>
                <w:rFonts w:ascii="Arial Narrow" w:hAnsi="Arial Narrow" w:cs="Arial"/>
                <w:color w:val="auto"/>
                <w:sz w:val="16"/>
                <w:szCs w:val="16"/>
                <w:lang w:val="ru-RU"/>
              </w:rPr>
            </w:pPr>
          </w:p>
          <w:p w14:paraId="2C333EC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КЛАСС</w:t>
            </w:r>
          </w:p>
          <w:p w14:paraId="44FD36BC"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600</w:t>
            </w:r>
          </w:p>
          <w:p w14:paraId="4129923A"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RF</w:t>
            </w:r>
          </w:p>
          <w:p w14:paraId="72DBA34B" w14:textId="77777777" w:rsidR="00F772B5" w:rsidRPr="00BF38C6" w:rsidRDefault="00F772B5" w:rsidP="00F772B5">
            <w:pPr>
              <w:pStyle w:val="CellBodyCentered"/>
              <w:rPr>
                <w:rFonts w:ascii="Arial Narrow" w:hAnsi="Arial Narrow" w:cs="Arial"/>
                <w:color w:val="auto"/>
                <w:sz w:val="16"/>
                <w:szCs w:val="16"/>
                <w:lang w:val="en-GB"/>
              </w:rPr>
            </w:pPr>
          </w:p>
          <w:p w14:paraId="6F14677C" w14:textId="77777777" w:rsidR="00F772B5" w:rsidRPr="00BF38C6" w:rsidRDefault="00F772B5" w:rsidP="00F772B5">
            <w:pPr>
              <w:pStyle w:val="CellBodyCentered"/>
              <w:rPr>
                <w:rFonts w:ascii="Arial Narrow" w:hAnsi="Arial Narrow" w:cs="Arial"/>
                <w:color w:val="auto"/>
                <w:sz w:val="16"/>
                <w:szCs w:val="16"/>
                <w:lang w:val="en-GB"/>
              </w:rPr>
            </w:pPr>
          </w:p>
          <w:p w14:paraId="7CD2E7F8" w14:textId="77777777" w:rsidR="00F772B5" w:rsidRPr="00BF38C6" w:rsidRDefault="00F772B5" w:rsidP="00F772B5">
            <w:pPr>
              <w:pStyle w:val="CellBodyCentered"/>
              <w:rPr>
                <w:rFonts w:ascii="Arial Narrow" w:hAnsi="Arial Narrow" w:cs="Arial"/>
                <w:color w:val="auto"/>
                <w:sz w:val="16"/>
                <w:szCs w:val="16"/>
                <w:lang w:val="en-GB"/>
              </w:rPr>
            </w:pPr>
          </w:p>
          <w:p w14:paraId="421A12E6" w14:textId="77777777" w:rsidR="00F772B5" w:rsidRPr="00BF38C6" w:rsidRDefault="00F772B5" w:rsidP="00F772B5">
            <w:pPr>
              <w:pStyle w:val="CellBodyCentered"/>
              <w:rPr>
                <w:rFonts w:ascii="Arial Narrow" w:hAnsi="Arial Narrow" w:cs="Arial"/>
                <w:color w:val="auto"/>
                <w:sz w:val="16"/>
                <w:szCs w:val="16"/>
                <w:lang w:val="en-GB"/>
              </w:rPr>
            </w:pPr>
          </w:p>
          <w:p w14:paraId="7D53DA7E" w14:textId="77777777" w:rsidR="00F772B5" w:rsidRPr="00BF38C6" w:rsidRDefault="00F772B5" w:rsidP="00F772B5">
            <w:pPr>
              <w:pStyle w:val="CellBodyCentered"/>
              <w:rPr>
                <w:rFonts w:ascii="Arial Narrow" w:hAnsi="Arial Narrow" w:cs="Arial"/>
                <w:color w:val="auto"/>
                <w:sz w:val="16"/>
                <w:szCs w:val="16"/>
                <w:lang w:val="en-GB"/>
              </w:rPr>
            </w:pPr>
          </w:p>
          <w:p w14:paraId="14F204EB" w14:textId="77777777" w:rsidR="00F772B5" w:rsidRPr="00BF38C6" w:rsidRDefault="00F772B5" w:rsidP="00F772B5">
            <w:pPr>
              <w:pStyle w:val="CellBodyCentered"/>
              <w:rPr>
                <w:rFonts w:ascii="Arial Narrow" w:hAnsi="Arial Narrow" w:cs="Arial"/>
                <w:color w:val="auto"/>
                <w:sz w:val="16"/>
                <w:szCs w:val="16"/>
                <w:lang w:val="en-GB"/>
              </w:rPr>
            </w:pPr>
          </w:p>
          <w:p w14:paraId="23B369A3" w14:textId="77777777" w:rsidR="00F772B5" w:rsidRPr="00BF38C6" w:rsidRDefault="00F772B5" w:rsidP="00F772B5">
            <w:pPr>
              <w:pStyle w:val="CellBodyCentered"/>
              <w:rPr>
                <w:rFonts w:ascii="Arial Narrow" w:hAnsi="Arial Narrow" w:cs="Arial"/>
                <w:color w:val="auto"/>
                <w:sz w:val="16"/>
                <w:szCs w:val="16"/>
                <w:lang w:val="en-GB"/>
              </w:rPr>
            </w:pPr>
          </w:p>
          <w:p w14:paraId="34E869E2" w14:textId="77777777" w:rsidR="00F772B5" w:rsidRPr="00BF38C6" w:rsidRDefault="00F772B5" w:rsidP="00F772B5">
            <w:pPr>
              <w:pStyle w:val="CellBodyCentered"/>
              <w:rPr>
                <w:rFonts w:ascii="Arial Narrow" w:hAnsi="Arial Narrow" w:cs="Arial"/>
                <w:color w:val="auto"/>
                <w:sz w:val="16"/>
                <w:szCs w:val="16"/>
                <w:lang w:val="en-GB"/>
              </w:rPr>
            </w:pPr>
          </w:p>
          <w:p w14:paraId="5332CA82" w14:textId="77777777" w:rsidR="00F772B5" w:rsidRPr="00BF38C6" w:rsidRDefault="00F772B5" w:rsidP="00F772B5">
            <w:pPr>
              <w:pStyle w:val="CellBodyCentered"/>
              <w:rPr>
                <w:rFonts w:ascii="Arial Narrow" w:hAnsi="Arial Narrow" w:cs="Arial"/>
                <w:color w:val="auto"/>
                <w:sz w:val="16"/>
                <w:szCs w:val="16"/>
                <w:lang w:val="en-GB"/>
              </w:rPr>
            </w:pPr>
          </w:p>
          <w:p w14:paraId="5E8FBB09" w14:textId="77777777" w:rsidR="00F772B5" w:rsidRPr="00BF38C6" w:rsidRDefault="00F772B5" w:rsidP="00F772B5">
            <w:pPr>
              <w:pStyle w:val="CellBodyCentered"/>
              <w:rPr>
                <w:rFonts w:ascii="Arial Narrow" w:hAnsi="Arial Narrow" w:cs="Arial"/>
                <w:color w:val="auto"/>
                <w:sz w:val="16"/>
                <w:szCs w:val="16"/>
                <w:lang w:val="en-GB"/>
              </w:rPr>
            </w:pPr>
          </w:p>
          <w:p w14:paraId="4B0731FE" w14:textId="77777777" w:rsidR="00F772B5" w:rsidRPr="00BF38C6" w:rsidRDefault="00F772B5" w:rsidP="00F772B5">
            <w:pPr>
              <w:pStyle w:val="CellBodyCentered"/>
              <w:rPr>
                <w:rFonts w:ascii="Arial Narrow" w:hAnsi="Arial Narrow" w:cs="Arial"/>
                <w:color w:val="auto"/>
                <w:sz w:val="16"/>
                <w:szCs w:val="16"/>
                <w:lang w:val="en-GB"/>
              </w:rPr>
            </w:pPr>
          </w:p>
          <w:p w14:paraId="6E15C26D" w14:textId="77777777" w:rsidR="00F772B5" w:rsidRPr="00BF38C6" w:rsidRDefault="00F772B5" w:rsidP="00F772B5">
            <w:pPr>
              <w:pStyle w:val="CellBodyCentered"/>
              <w:rPr>
                <w:rFonts w:ascii="Arial Narrow" w:hAnsi="Arial Narrow"/>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015CF7DD" w14:textId="77777777" w:rsidR="00F772B5" w:rsidRDefault="00F772B5" w:rsidP="00F772B5">
            <w:pPr>
              <w:pStyle w:val="CellBodyCentered"/>
              <w:rPr>
                <w:rFonts w:ascii="Arial Narrow" w:hAnsi="Arial Narrow"/>
                <w:color w:val="auto"/>
                <w:sz w:val="16"/>
                <w:szCs w:val="16"/>
              </w:rPr>
            </w:pPr>
          </w:p>
          <w:p w14:paraId="53D0B1AE" w14:textId="6BC50BA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w:t>
            </w:r>
            <w:r w:rsidRPr="00BF38C6">
              <w:rPr>
                <w:rFonts w:ascii="Arial Narrow" w:hAnsi="Arial Narrow" w:cs="Arial"/>
                <w:color w:val="auto"/>
                <w:sz w:val="16"/>
                <w:szCs w:val="16"/>
                <w:lang w:val="ru-RU"/>
              </w:rPr>
              <w:t xml:space="preserve"> +350 °</w:t>
            </w:r>
            <w:r w:rsidRPr="00BF38C6">
              <w:rPr>
                <w:rFonts w:ascii="Arial Narrow" w:hAnsi="Arial Narrow" w:cs="Arial"/>
                <w:color w:val="auto"/>
                <w:sz w:val="16"/>
                <w:szCs w:val="16"/>
                <w:lang w:val="en-GB"/>
              </w:rPr>
              <w:t>C</w:t>
            </w:r>
          </w:p>
          <w:p w14:paraId="083D3136" w14:textId="77777777" w:rsidR="00F772B5" w:rsidRPr="00BF38C6" w:rsidRDefault="00F772B5" w:rsidP="00F772B5">
            <w:pPr>
              <w:pStyle w:val="CellBodyCentered"/>
              <w:ind w:left="720"/>
              <w:rPr>
                <w:rFonts w:ascii="Arial Narrow" w:hAnsi="Arial Narrow" w:cs="Arial"/>
                <w:color w:val="auto"/>
                <w:sz w:val="16"/>
                <w:szCs w:val="16"/>
                <w:lang w:val="ru-RU"/>
              </w:rPr>
            </w:pPr>
          </w:p>
          <w:p w14:paraId="2E95A5A8" w14:textId="77777777" w:rsidR="00F772B5" w:rsidRPr="00BF38C6" w:rsidRDefault="00F772B5" w:rsidP="00F772B5">
            <w:pPr>
              <w:pStyle w:val="CellBodyCentered"/>
              <w:ind w:left="720"/>
              <w:rPr>
                <w:rFonts w:ascii="Arial Narrow" w:hAnsi="Arial Narrow" w:cs="Arial"/>
                <w:color w:val="auto"/>
                <w:sz w:val="16"/>
                <w:szCs w:val="16"/>
                <w:lang w:val="ru-RU"/>
              </w:rPr>
            </w:pPr>
          </w:p>
          <w:p w14:paraId="3E00EAFC" w14:textId="77777777" w:rsidR="00F772B5" w:rsidRPr="00BF38C6" w:rsidRDefault="00F772B5" w:rsidP="00F772B5">
            <w:pPr>
              <w:pStyle w:val="CellBodyCentered"/>
              <w:ind w:left="720"/>
              <w:rPr>
                <w:rFonts w:ascii="Arial Narrow" w:hAnsi="Arial Narrow" w:cs="Arial"/>
                <w:color w:val="auto"/>
                <w:sz w:val="16"/>
                <w:szCs w:val="16"/>
                <w:lang w:val="ru-RU"/>
              </w:rPr>
            </w:pPr>
          </w:p>
          <w:p w14:paraId="44438DED" w14:textId="77777777" w:rsidR="00F772B5" w:rsidRPr="00BF38C6" w:rsidRDefault="00F772B5" w:rsidP="00F772B5">
            <w:pPr>
              <w:pStyle w:val="CellBodyCentered"/>
              <w:ind w:left="720"/>
              <w:rPr>
                <w:rFonts w:ascii="Arial Narrow" w:hAnsi="Arial Narrow" w:cs="Arial"/>
                <w:color w:val="auto"/>
                <w:sz w:val="16"/>
                <w:szCs w:val="16"/>
                <w:lang w:val="ru-RU"/>
              </w:rPr>
            </w:pPr>
          </w:p>
          <w:p w14:paraId="6EA8A8C4" w14:textId="77777777" w:rsidR="00F772B5" w:rsidRPr="00BF38C6" w:rsidRDefault="00F772B5" w:rsidP="00F772B5">
            <w:pPr>
              <w:pStyle w:val="CellBodyCentered"/>
              <w:ind w:left="720"/>
              <w:rPr>
                <w:rFonts w:ascii="Arial Narrow" w:hAnsi="Arial Narrow" w:cs="Arial"/>
                <w:color w:val="auto"/>
                <w:sz w:val="16"/>
                <w:szCs w:val="16"/>
                <w:lang w:val="ru-RU"/>
              </w:rPr>
            </w:pPr>
          </w:p>
          <w:p w14:paraId="575F6814" w14:textId="77777777" w:rsidR="00F772B5" w:rsidRPr="00BF38C6" w:rsidRDefault="00F772B5" w:rsidP="00F772B5">
            <w:pPr>
              <w:pStyle w:val="CellBodyCentered"/>
              <w:rPr>
                <w:rFonts w:ascii="Arial Narrow" w:hAnsi="Arial Narrow"/>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0228B14B" w14:textId="77777777" w:rsidR="00F772B5" w:rsidRPr="00BF38C6" w:rsidRDefault="00F772B5" w:rsidP="00F772B5">
            <w:pPr>
              <w:pStyle w:val="CellBody"/>
              <w:rPr>
                <w:rFonts w:ascii="Arial Narrow" w:hAnsi="Arial Narrow" w:cs="Arial"/>
                <w:color w:val="auto"/>
                <w:sz w:val="16"/>
                <w:szCs w:val="16"/>
                <w:u w:val="single"/>
                <w:lang w:val="ru-RU"/>
              </w:rPr>
            </w:pPr>
          </w:p>
          <w:p w14:paraId="27DF7801"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 xml:space="preserve"> (огран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747A3BED" w14:textId="4E532993"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w:t>
            </w:r>
            <w:r w:rsidRPr="00BF38C6">
              <w:rPr>
                <w:rFonts w:ascii="Arial Narrow" w:hAnsi="Arial Narrow" w:cs="Arial"/>
                <w:color w:val="auto"/>
                <w:sz w:val="16"/>
                <w:szCs w:val="16"/>
                <w:lang w:val="ru-RU"/>
              </w:rPr>
              <w:t>= 99,3 бар (изб.)</w:t>
            </w:r>
          </w:p>
          <w:p w14:paraId="1059E2BE" w14:textId="676EC07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96,2 </w:t>
            </w:r>
            <w:r w:rsidRPr="00BF38C6">
              <w:rPr>
                <w:rFonts w:ascii="Arial Narrow" w:hAnsi="Arial Narrow" w:cs="Arial"/>
                <w:color w:val="auto"/>
                <w:sz w:val="16"/>
                <w:szCs w:val="16"/>
                <w:lang w:val="ru-RU"/>
              </w:rPr>
              <w:t>бар (изб.)</w:t>
            </w:r>
          </w:p>
          <w:p w14:paraId="635C5F60" w14:textId="355D6B3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84,4 </w:t>
            </w:r>
            <w:r w:rsidRPr="00BF38C6">
              <w:rPr>
                <w:rFonts w:ascii="Arial Narrow" w:hAnsi="Arial Narrow" w:cs="Arial"/>
                <w:color w:val="auto"/>
                <w:sz w:val="16"/>
                <w:szCs w:val="16"/>
                <w:lang w:val="ru-RU"/>
              </w:rPr>
              <w:t>бар (изб.)</w:t>
            </w:r>
          </w:p>
          <w:p w14:paraId="69C3C33C" w14:textId="27AEF86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77,0 </w:t>
            </w:r>
            <w:r w:rsidRPr="00BF38C6">
              <w:rPr>
                <w:rFonts w:ascii="Arial Narrow" w:hAnsi="Arial Narrow" w:cs="Arial"/>
                <w:color w:val="auto"/>
                <w:sz w:val="16"/>
                <w:szCs w:val="16"/>
                <w:lang w:val="ru-RU"/>
              </w:rPr>
              <w:t>бар (изб.)</w:t>
            </w:r>
          </w:p>
          <w:p w14:paraId="1625BB14" w14:textId="2CF7707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71,3 </w:t>
            </w:r>
            <w:r w:rsidRPr="00BF38C6">
              <w:rPr>
                <w:rFonts w:ascii="Arial Narrow" w:hAnsi="Arial Narrow" w:cs="Arial"/>
                <w:color w:val="auto"/>
                <w:sz w:val="16"/>
                <w:szCs w:val="16"/>
                <w:lang w:val="ru-RU"/>
              </w:rPr>
              <w:t>бар (изб.)</w:t>
            </w:r>
          </w:p>
          <w:p w14:paraId="40869F6B" w14:textId="677415E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66,8 </w:t>
            </w:r>
            <w:r w:rsidRPr="00BF38C6">
              <w:rPr>
                <w:rFonts w:ascii="Arial Narrow" w:hAnsi="Arial Narrow" w:cs="Arial"/>
                <w:color w:val="auto"/>
                <w:sz w:val="16"/>
                <w:szCs w:val="16"/>
                <w:lang w:val="ru-RU"/>
              </w:rPr>
              <w:t>бар (изб.)</w:t>
            </w:r>
          </w:p>
          <w:p w14:paraId="079EABB5" w14:textId="4FF812D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63,2 </w:t>
            </w:r>
            <w:r w:rsidRPr="00BF38C6">
              <w:rPr>
                <w:rFonts w:ascii="Arial Narrow" w:hAnsi="Arial Narrow" w:cs="Arial"/>
                <w:color w:val="auto"/>
                <w:sz w:val="16"/>
                <w:szCs w:val="16"/>
                <w:lang w:val="ru-RU"/>
              </w:rPr>
              <w:t>бар (изб.)</w:t>
            </w:r>
          </w:p>
          <w:p w14:paraId="6D2DFE71" w14:textId="5A38F6B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60,7 </w:t>
            </w:r>
            <w:r w:rsidRPr="00BF38C6">
              <w:rPr>
                <w:rFonts w:ascii="Arial Narrow" w:hAnsi="Arial Narrow" w:cs="Arial"/>
                <w:color w:val="auto"/>
                <w:sz w:val="16"/>
                <w:szCs w:val="16"/>
                <w:lang w:val="ru-RU"/>
              </w:rPr>
              <w:t>бар (изб.)</w:t>
            </w:r>
          </w:p>
          <w:p w14:paraId="18871E07" w14:textId="77777777" w:rsidR="00F772B5" w:rsidRPr="00BF38C6" w:rsidRDefault="00F772B5" w:rsidP="00F772B5">
            <w:pPr>
              <w:pStyle w:val="CellBody"/>
              <w:rPr>
                <w:rFonts w:ascii="Arial Narrow" w:hAnsi="Arial Narrow"/>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1297B874" w14:textId="77777777" w:rsidR="00F772B5" w:rsidRPr="00BF38C6" w:rsidRDefault="00F772B5" w:rsidP="00F772B5">
            <w:pPr>
              <w:pStyle w:val="CellBodyCentered"/>
              <w:rPr>
                <w:rFonts w:ascii="Arial Narrow" w:hAnsi="Arial Narrow"/>
                <w:color w:val="auto"/>
                <w:sz w:val="16"/>
                <w:szCs w:val="16"/>
                <w:lang w:val="ru-RU"/>
              </w:rPr>
            </w:pPr>
          </w:p>
          <w:p w14:paraId="618BFFAC"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НЕТ</w:t>
            </w:r>
          </w:p>
          <w:p w14:paraId="52DC58E7" w14:textId="77777777" w:rsidR="00F772B5" w:rsidRPr="00BF38C6" w:rsidRDefault="00F772B5" w:rsidP="00F772B5">
            <w:pPr>
              <w:pStyle w:val="CellBodyCentered"/>
              <w:rPr>
                <w:rFonts w:ascii="Arial Narrow" w:hAnsi="Arial Narrow"/>
                <w:color w:val="auto"/>
                <w:sz w:val="16"/>
                <w:szCs w:val="16"/>
                <w:lang w:val="en-GB"/>
              </w:rPr>
            </w:pPr>
          </w:p>
          <w:p w14:paraId="6A4B7393" w14:textId="77777777" w:rsidR="00F772B5" w:rsidRPr="00BF38C6" w:rsidRDefault="00F772B5" w:rsidP="00F772B5">
            <w:pPr>
              <w:pStyle w:val="CellBodyCentered"/>
              <w:rPr>
                <w:rFonts w:ascii="Arial Narrow" w:hAnsi="Arial Narrow"/>
                <w:color w:val="auto"/>
                <w:sz w:val="16"/>
                <w:szCs w:val="16"/>
                <w:lang w:val="en-GB"/>
              </w:rPr>
            </w:pPr>
          </w:p>
          <w:p w14:paraId="6B9DD08D" w14:textId="77777777" w:rsidR="00F772B5" w:rsidRPr="00BF38C6" w:rsidRDefault="00F772B5" w:rsidP="00F772B5">
            <w:pPr>
              <w:pStyle w:val="CellBodyCentered"/>
              <w:rPr>
                <w:rFonts w:ascii="Arial Narrow" w:hAnsi="Arial Narrow"/>
                <w:color w:val="auto"/>
                <w:sz w:val="16"/>
                <w:szCs w:val="16"/>
                <w:lang w:val="en-GB"/>
              </w:rPr>
            </w:pPr>
          </w:p>
          <w:p w14:paraId="20569E9F" w14:textId="77777777" w:rsidR="00F772B5" w:rsidRPr="00BF38C6" w:rsidRDefault="00F772B5" w:rsidP="00F772B5">
            <w:pPr>
              <w:pStyle w:val="CellBodyCentered"/>
              <w:rPr>
                <w:rFonts w:ascii="Arial Narrow" w:hAnsi="Arial Narrow"/>
                <w:color w:val="auto"/>
                <w:sz w:val="16"/>
                <w:szCs w:val="16"/>
                <w:lang w:val="en-GB"/>
              </w:rPr>
            </w:pPr>
          </w:p>
          <w:p w14:paraId="360FF4BB" w14:textId="77777777" w:rsidR="00F772B5" w:rsidRPr="00BF38C6" w:rsidRDefault="00F772B5" w:rsidP="00F772B5">
            <w:pPr>
              <w:pStyle w:val="CellBodyCentered"/>
              <w:rPr>
                <w:rFonts w:ascii="Arial Narrow" w:hAnsi="Arial Narrow"/>
                <w:color w:val="auto"/>
                <w:sz w:val="16"/>
                <w:szCs w:val="16"/>
                <w:lang w:val="en-GB"/>
              </w:rPr>
            </w:pPr>
          </w:p>
          <w:p w14:paraId="1D2C81E7" w14:textId="77777777" w:rsidR="00F772B5" w:rsidRPr="00BF38C6" w:rsidRDefault="00F772B5" w:rsidP="00F772B5">
            <w:pPr>
              <w:pStyle w:val="CellBodyCentered"/>
              <w:rPr>
                <w:rFonts w:ascii="Arial Narrow" w:hAnsi="Arial Narrow"/>
                <w:color w:val="auto"/>
                <w:sz w:val="16"/>
                <w:szCs w:val="16"/>
                <w:lang w:val="en-GB"/>
              </w:rPr>
            </w:pPr>
          </w:p>
          <w:p w14:paraId="4F8037D6" w14:textId="77777777" w:rsidR="00F772B5" w:rsidRPr="00BF38C6" w:rsidRDefault="00F772B5" w:rsidP="00F772B5">
            <w:pPr>
              <w:pStyle w:val="CellBodyCentered"/>
              <w:rPr>
                <w:rFonts w:ascii="Arial Narrow" w:hAnsi="Arial Narrow"/>
                <w:color w:val="auto"/>
                <w:sz w:val="16"/>
                <w:szCs w:val="16"/>
                <w:lang w:val="en-GB"/>
              </w:rPr>
            </w:pPr>
          </w:p>
          <w:p w14:paraId="04EADA12" w14:textId="77777777" w:rsidR="00F772B5" w:rsidRPr="00BF38C6" w:rsidRDefault="00F772B5" w:rsidP="00F772B5">
            <w:pPr>
              <w:pStyle w:val="CellBodyCentered"/>
              <w:rPr>
                <w:rFonts w:ascii="Arial Narrow" w:hAnsi="Arial Narrow"/>
                <w:color w:val="auto"/>
                <w:sz w:val="16"/>
                <w:szCs w:val="16"/>
                <w:lang w:val="en-GB"/>
              </w:rPr>
            </w:pPr>
          </w:p>
          <w:p w14:paraId="40BCA966" w14:textId="77777777" w:rsidR="00F772B5" w:rsidRPr="00BF38C6" w:rsidRDefault="00F772B5" w:rsidP="00F772B5">
            <w:pPr>
              <w:pStyle w:val="CellBodyCentered"/>
              <w:rPr>
                <w:rFonts w:ascii="Arial Narrow" w:hAnsi="Arial Narrow"/>
                <w:color w:val="auto"/>
                <w:sz w:val="16"/>
                <w:szCs w:val="16"/>
                <w:lang w:val="en-GB"/>
              </w:rPr>
            </w:pPr>
          </w:p>
          <w:p w14:paraId="20BB8520" w14:textId="77777777" w:rsidR="00F772B5" w:rsidRPr="00BF38C6" w:rsidRDefault="00F772B5" w:rsidP="00F772B5">
            <w:pPr>
              <w:pStyle w:val="CellBodyCentered"/>
              <w:rPr>
                <w:rFonts w:ascii="Arial Narrow" w:hAnsi="Arial Narrow"/>
                <w:color w:val="auto"/>
                <w:sz w:val="16"/>
                <w:szCs w:val="16"/>
                <w:lang w:val="en-GB"/>
              </w:rPr>
            </w:pPr>
          </w:p>
          <w:p w14:paraId="54EED2A6" w14:textId="77777777" w:rsidR="00F772B5" w:rsidRPr="00BF38C6" w:rsidRDefault="00F772B5" w:rsidP="00F772B5">
            <w:pPr>
              <w:pStyle w:val="CellBodyCentered"/>
              <w:rPr>
                <w:rFonts w:ascii="Arial Narrow" w:hAnsi="Arial Narrow"/>
                <w:color w:val="auto"/>
                <w:sz w:val="16"/>
                <w:szCs w:val="16"/>
                <w:lang w:val="en-GB"/>
              </w:rPr>
            </w:pPr>
          </w:p>
          <w:p w14:paraId="691402B8" w14:textId="77777777" w:rsidR="00F772B5" w:rsidRPr="00BF38C6" w:rsidRDefault="00F772B5" w:rsidP="00F772B5">
            <w:pPr>
              <w:pStyle w:val="CellBodyCentered"/>
              <w:rPr>
                <w:rFonts w:ascii="Arial Narrow" w:hAnsi="Arial Narrow"/>
                <w:color w:val="auto"/>
                <w:sz w:val="16"/>
                <w:szCs w:val="16"/>
                <w:lang w:val="en-GB"/>
              </w:rPr>
            </w:pPr>
          </w:p>
          <w:p w14:paraId="3FB93392" w14:textId="77777777" w:rsidR="00F772B5" w:rsidRPr="00BF38C6" w:rsidRDefault="00F772B5" w:rsidP="00F772B5">
            <w:pPr>
              <w:pStyle w:val="CellBodyCentered"/>
              <w:rPr>
                <w:rFonts w:ascii="Arial Narrow" w:hAnsi="Arial Narrow"/>
                <w:color w:val="auto"/>
                <w:sz w:val="16"/>
                <w:szCs w:val="16"/>
                <w:lang w:val="en-GB"/>
              </w:rPr>
            </w:pPr>
          </w:p>
          <w:p w14:paraId="3EFC4301" w14:textId="77777777" w:rsidR="00F772B5" w:rsidRPr="00BF38C6" w:rsidRDefault="00F772B5" w:rsidP="00F772B5">
            <w:pPr>
              <w:pStyle w:val="CellBodyCentered"/>
              <w:rPr>
                <w:rFonts w:ascii="Arial Narrow" w:hAnsi="Arial Narrow"/>
                <w:color w:val="auto"/>
                <w:sz w:val="16"/>
                <w:szCs w:val="16"/>
                <w:lang w:val="en-GB"/>
              </w:rPr>
            </w:pPr>
          </w:p>
          <w:p w14:paraId="6EA34478" w14:textId="77777777" w:rsidR="00F772B5" w:rsidRPr="00BF38C6" w:rsidRDefault="00F772B5" w:rsidP="00F772B5">
            <w:pPr>
              <w:pStyle w:val="CellBodyCentered"/>
              <w:rPr>
                <w:rFonts w:ascii="Arial Narrow" w:hAnsi="Arial Narrow"/>
                <w:color w:val="auto"/>
                <w:sz w:val="16"/>
                <w:szCs w:val="16"/>
                <w:lang w:val="en-GB"/>
              </w:rPr>
            </w:pPr>
          </w:p>
          <w:p w14:paraId="088697E6" w14:textId="77777777" w:rsidR="00F772B5" w:rsidRPr="00BF38C6" w:rsidRDefault="00F772B5" w:rsidP="00F772B5">
            <w:pPr>
              <w:pStyle w:val="CellBodyCentered"/>
              <w:rPr>
                <w:rFonts w:ascii="Arial Narrow" w:hAnsi="Arial Narrow" w:cs="Arial"/>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2E7E000A" w14:textId="77777777" w:rsidR="00F772B5" w:rsidRPr="00BF38C6" w:rsidRDefault="00F772B5" w:rsidP="00F772B5">
            <w:pPr>
              <w:pStyle w:val="CellBodyCentered"/>
              <w:rPr>
                <w:rFonts w:ascii="Arial Narrow" w:hAnsi="Arial Narrow"/>
                <w:color w:val="auto"/>
                <w:sz w:val="16"/>
                <w:szCs w:val="16"/>
                <w:lang w:val="en-GB"/>
              </w:rPr>
            </w:pPr>
          </w:p>
          <w:p w14:paraId="32D43CED"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100</w:t>
            </w:r>
          </w:p>
          <w:p w14:paraId="133219E8" w14:textId="77777777" w:rsidR="00F772B5" w:rsidRPr="00BF38C6" w:rsidRDefault="00F772B5" w:rsidP="00F772B5">
            <w:pPr>
              <w:pStyle w:val="CellBodyCentered"/>
              <w:rPr>
                <w:rFonts w:ascii="Arial Narrow" w:hAnsi="Arial Narrow"/>
                <w:color w:val="auto"/>
                <w:sz w:val="16"/>
                <w:szCs w:val="16"/>
                <w:lang w:val="en-GB"/>
              </w:rPr>
            </w:pPr>
          </w:p>
          <w:p w14:paraId="0418898A" w14:textId="77777777" w:rsidR="00F772B5" w:rsidRPr="00BF38C6" w:rsidRDefault="00F772B5" w:rsidP="00F772B5">
            <w:pPr>
              <w:pStyle w:val="CellBodyCentered"/>
              <w:rPr>
                <w:rFonts w:ascii="Arial Narrow" w:hAnsi="Arial Narrow"/>
                <w:color w:val="auto"/>
                <w:sz w:val="16"/>
                <w:szCs w:val="16"/>
                <w:lang w:val="en-GB"/>
              </w:rPr>
            </w:pPr>
          </w:p>
          <w:p w14:paraId="3C6125B6" w14:textId="77777777" w:rsidR="00F772B5" w:rsidRPr="00BF38C6" w:rsidRDefault="00F772B5" w:rsidP="00F772B5">
            <w:pPr>
              <w:pStyle w:val="CellBodyCentered"/>
              <w:rPr>
                <w:rFonts w:ascii="Arial Narrow" w:hAnsi="Arial Narrow"/>
                <w:color w:val="auto"/>
                <w:sz w:val="16"/>
                <w:szCs w:val="16"/>
                <w:lang w:val="en-GB"/>
              </w:rPr>
            </w:pPr>
          </w:p>
          <w:p w14:paraId="75F081E5" w14:textId="77777777" w:rsidR="00F772B5" w:rsidRPr="00BF38C6" w:rsidRDefault="00F772B5" w:rsidP="00F772B5">
            <w:pPr>
              <w:pStyle w:val="CellBodyCentered"/>
              <w:rPr>
                <w:rFonts w:ascii="Arial Narrow" w:hAnsi="Arial Narrow"/>
                <w:color w:val="auto"/>
                <w:sz w:val="16"/>
                <w:szCs w:val="16"/>
                <w:lang w:val="en-GB"/>
              </w:rPr>
            </w:pPr>
          </w:p>
          <w:p w14:paraId="26B412AC" w14:textId="77777777" w:rsidR="00F772B5" w:rsidRPr="00BF38C6" w:rsidRDefault="00F772B5" w:rsidP="00F772B5">
            <w:pPr>
              <w:pStyle w:val="CellBodyCentered"/>
              <w:rPr>
                <w:rFonts w:ascii="Arial Narrow" w:hAnsi="Arial Narrow"/>
                <w:color w:val="auto"/>
                <w:sz w:val="16"/>
                <w:szCs w:val="16"/>
                <w:lang w:val="en-GB"/>
              </w:rPr>
            </w:pPr>
          </w:p>
          <w:p w14:paraId="653D1A49" w14:textId="77777777" w:rsidR="00F772B5" w:rsidRPr="00BF38C6" w:rsidRDefault="00F772B5" w:rsidP="00F772B5">
            <w:pPr>
              <w:pStyle w:val="CellBodyCentered"/>
              <w:rPr>
                <w:rFonts w:ascii="Arial Narrow" w:hAnsi="Arial Narrow"/>
                <w:color w:val="auto"/>
                <w:sz w:val="16"/>
                <w:szCs w:val="16"/>
                <w:lang w:val="en-GB"/>
              </w:rPr>
            </w:pPr>
          </w:p>
          <w:p w14:paraId="74265F7F" w14:textId="77777777" w:rsidR="00F772B5" w:rsidRPr="00BF38C6" w:rsidRDefault="00F772B5" w:rsidP="00F772B5">
            <w:pPr>
              <w:pStyle w:val="CellBodyCentered"/>
              <w:rPr>
                <w:rFonts w:ascii="Arial Narrow" w:hAnsi="Arial Narrow"/>
                <w:color w:val="auto"/>
                <w:sz w:val="16"/>
                <w:szCs w:val="16"/>
                <w:lang w:val="en-GB"/>
              </w:rPr>
            </w:pPr>
          </w:p>
          <w:p w14:paraId="7F2A8A70" w14:textId="77777777" w:rsidR="00F772B5" w:rsidRPr="00BF38C6" w:rsidRDefault="00F772B5" w:rsidP="00F772B5">
            <w:pPr>
              <w:pStyle w:val="CellBodyCentered"/>
              <w:rPr>
                <w:rFonts w:ascii="Arial Narrow" w:hAnsi="Arial Narrow"/>
                <w:color w:val="auto"/>
                <w:sz w:val="16"/>
                <w:szCs w:val="16"/>
                <w:lang w:val="en-GB"/>
              </w:rPr>
            </w:pPr>
          </w:p>
          <w:p w14:paraId="1E0DDBE8" w14:textId="77777777" w:rsidR="00F772B5" w:rsidRPr="00BF38C6" w:rsidRDefault="00F772B5" w:rsidP="00F772B5">
            <w:pPr>
              <w:pStyle w:val="CellBodyCentered"/>
              <w:rPr>
                <w:rFonts w:ascii="Arial Narrow" w:hAnsi="Arial Narrow"/>
                <w:color w:val="auto"/>
                <w:sz w:val="16"/>
                <w:szCs w:val="16"/>
                <w:lang w:val="en-GB"/>
              </w:rPr>
            </w:pPr>
          </w:p>
          <w:p w14:paraId="14BA1871" w14:textId="77777777" w:rsidR="00F772B5" w:rsidRPr="00BF38C6" w:rsidRDefault="00F772B5" w:rsidP="00F772B5">
            <w:pPr>
              <w:pStyle w:val="CellBodyCentered"/>
              <w:rPr>
                <w:rFonts w:ascii="Arial Narrow" w:hAnsi="Arial Narrow"/>
                <w:color w:val="auto"/>
                <w:sz w:val="16"/>
                <w:szCs w:val="16"/>
                <w:lang w:val="en-GB"/>
              </w:rPr>
            </w:pPr>
          </w:p>
          <w:p w14:paraId="424873A1" w14:textId="77777777" w:rsidR="00F772B5" w:rsidRPr="00BF38C6" w:rsidRDefault="00F772B5" w:rsidP="00F772B5">
            <w:pPr>
              <w:pStyle w:val="CellBodyCentered"/>
              <w:rPr>
                <w:rFonts w:ascii="Arial Narrow" w:hAnsi="Arial Narrow"/>
                <w:color w:val="auto"/>
                <w:sz w:val="16"/>
                <w:szCs w:val="16"/>
                <w:lang w:val="en-GB"/>
              </w:rPr>
            </w:pPr>
          </w:p>
          <w:p w14:paraId="7088B363" w14:textId="77777777" w:rsidR="00F772B5" w:rsidRPr="00BF38C6" w:rsidRDefault="00F772B5" w:rsidP="00F772B5">
            <w:pPr>
              <w:pStyle w:val="CellBodyCentered"/>
              <w:rPr>
                <w:rFonts w:ascii="Arial Narrow" w:hAnsi="Arial Narrow"/>
                <w:color w:val="auto"/>
                <w:sz w:val="16"/>
                <w:szCs w:val="16"/>
                <w:lang w:val="en-GB"/>
              </w:rPr>
            </w:pPr>
          </w:p>
          <w:p w14:paraId="4756DD3E" w14:textId="77777777" w:rsidR="00F772B5" w:rsidRPr="00BF38C6" w:rsidRDefault="00F772B5" w:rsidP="00F772B5">
            <w:pPr>
              <w:pStyle w:val="CellBodyCentered"/>
              <w:rPr>
                <w:rFonts w:ascii="Arial Narrow" w:hAnsi="Arial Narrow"/>
                <w:color w:val="auto"/>
                <w:sz w:val="16"/>
                <w:szCs w:val="16"/>
                <w:lang w:val="en-GB"/>
              </w:rPr>
            </w:pPr>
          </w:p>
          <w:p w14:paraId="6A726C29" w14:textId="77777777" w:rsidR="00F772B5" w:rsidRPr="00BF38C6" w:rsidRDefault="00F772B5" w:rsidP="00F772B5">
            <w:pPr>
              <w:pStyle w:val="CellBodyCentered"/>
              <w:rPr>
                <w:rFonts w:ascii="Arial Narrow" w:hAnsi="Arial Narrow"/>
                <w:color w:val="auto"/>
                <w:sz w:val="16"/>
                <w:szCs w:val="16"/>
                <w:lang w:val="en-GB"/>
              </w:rPr>
            </w:pPr>
          </w:p>
          <w:p w14:paraId="42AC5C87" w14:textId="77777777" w:rsidR="00F772B5" w:rsidRPr="00BF38C6" w:rsidRDefault="00F772B5" w:rsidP="00F772B5">
            <w:pPr>
              <w:pStyle w:val="CellBodyCentered"/>
              <w:rPr>
                <w:rFonts w:ascii="Arial Narrow" w:hAnsi="Arial Narrow" w:cs="Arial"/>
                <w:color w:val="auto"/>
                <w:sz w:val="16"/>
                <w:szCs w:val="16"/>
                <w:lang w:val="en-GB"/>
              </w:rPr>
            </w:pPr>
          </w:p>
        </w:tc>
      </w:tr>
      <w:tr w:rsidR="00F772B5" w:rsidRPr="00BF38C6" w14:paraId="01E3FC68" w14:textId="77777777" w:rsidTr="002A7110">
        <w:tc>
          <w:tcPr>
            <w:tcW w:w="3332" w:type="dxa"/>
            <w:tcBorders>
              <w:top w:val="single" w:sz="6" w:space="0" w:color="auto"/>
              <w:left w:val="single" w:sz="6" w:space="0" w:color="auto"/>
              <w:bottom w:val="single" w:sz="6" w:space="0" w:color="auto"/>
              <w:right w:val="single" w:sz="6" w:space="0" w:color="auto"/>
            </w:tcBorders>
          </w:tcPr>
          <w:p w14:paraId="4CA8F01C" w14:textId="77777777" w:rsidR="00F772B5" w:rsidRPr="00BF38C6" w:rsidRDefault="00F772B5" w:rsidP="00F772B5">
            <w:pPr>
              <w:pStyle w:val="CellBody"/>
              <w:rPr>
                <w:rFonts w:ascii="Arial Narrow" w:hAnsi="Arial Narrow" w:cs="Arial"/>
                <w:color w:val="auto"/>
                <w:sz w:val="16"/>
                <w:szCs w:val="16"/>
                <w:lang w:val="ru-RU"/>
              </w:rPr>
            </w:pPr>
          </w:p>
          <w:p w14:paraId="020632D0" w14:textId="77777777" w:rsidR="000648FD" w:rsidRPr="00BF38C6" w:rsidRDefault="000648FD" w:rsidP="000648FD">
            <w:pPr>
              <w:pStyle w:val="CellBody"/>
              <w:tabs>
                <w:tab w:val="left" w:pos="0"/>
              </w:tabs>
              <w:rPr>
                <w:ins w:id="2224" w:author="Zhunisbayev, Olzhasbek [Bolashak Atyrau Limited]" w:date="2024-10-30T19:20:00Z" w16du:dateUtc="2024-10-30T14:20:00Z"/>
                <w:rFonts w:ascii="Arial Narrow" w:hAnsi="Arial Narrow" w:cs="Arial"/>
                <w:color w:val="auto"/>
                <w:sz w:val="16"/>
                <w:szCs w:val="16"/>
                <w:lang w:val="ru-RU"/>
              </w:rPr>
            </w:pPr>
            <w:ins w:id="2225" w:author="Zhunisbayev, Olzhasbek [Bolashak Atyrau Limited]" w:date="2024-10-30T19:20:00Z" w16du:dateUtc="2024-10-30T14:20:00Z">
              <w:r w:rsidRPr="00BF38C6">
                <w:rPr>
                  <w:rFonts w:ascii="Arial Narrow" w:hAnsi="Arial Narrow"/>
                  <w:color w:val="auto"/>
                  <w:sz w:val="16"/>
                  <w:szCs w:val="16"/>
                </w:rPr>
                <w:t>BFH</w:t>
              </w:r>
              <w:r w:rsidRPr="00BF38C6">
                <w:rPr>
                  <w:rFonts w:ascii="Arial Narrow" w:hAnsi="Arial Narrow"/>
                  <w:color w:val="auto"/>
                  <w:sz w:val="16"/>
                  <w:szCs w:val="16"/>
                  <w:lang w:val="ru-RU"/>
                </w:rPr>
                <w:t xml:space="preserve"> – ФАКЕЛЬНЫЙ ГАЗ, ВЫСОКОЕ ДАВЛЕНИЕ</w:t>
              </w:r>
            </w:ins>
          </w:p>
          <w:p w14:paraId="42D80345" w14:textId="77777777" w:rsidR="000648FD" w:rsidRPr="00BF38C6" w:rsidRDefault="000648FD" w:rsidP="000648FD">
            <w:pPr>
              <w:pStyle w:val="CellBody"/>
              <w:tabs>
                <w:tab w:val="left" w:pos="0"/>
              </w:tabs>
              <w:rPr>
                <w:ins w:id="2226" w:author="Zhunisbayev, Olzhasbek [Bolashak Atyrau Limited]" w:date="2024-10-30T19:20:00Z" w16du:dateUtc="2024-10-30T14:20:00Z"/>
                <w:rFonts w:ascii="Arial Narrow" w:hAnsi="Arial Narrow" w:cs="Arial"/>
                <w:color w:val="auto"/>
                <w:sz w:val="16"/>
                <w:szCs w:val="16"/>
                <w:lang w:val="ru-RU"/>
              </w:rPr>
            </w:pPr>
            <w:ins w:id="2227" w:author="Zhunisbayev, Olzhasbek [Bolashak Atyrau Limited]" w:date="2024-10-30T19:20:00Z" w16du:dateUtc="2024-10-30T14:20: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08103B5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71C131E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322829EE" w14:textId="77777777" w:rsidR="00F772B5" w:rsidRPr="00137754" w:rsidRDefault="00F772B5" w:rsidP="00F772B5">
            <w:pPr>
              <w:pStyle w:val="CellBody"/>
              <w:rPr>
                <w:ins w:id="2228" w:author="Zhunisbayev, Olzhasbek [Bolashak Atyrau Limited]" w:date="2024-10-30T19:20:00Z" w16du:dateUtc="2024-10-30T14:20:00Z"/>
                <w:rFonts w:ascii="Arial Narrow" w:hAnsi="Arial Narrow" w:cs="Arial"/>
                <w:color w:val="auto"/>
                <w:sz w:val="16"/>
                <w:szCs w:val="16"/>
                <w:lang w:val="ru-RU"/>
              </w:rPr>
            </w:pPr>
            <w:r w:rsidRPr="00BF38C6">
              <w:rPr>
                <w:rFonts w:ascii="Arial Narrow" w:hAnsi="Arial Narrow" w:cs="Arial"/>
                <w:color w:val="auto"/>
                <w:sz w:val="16"/>
                <w:szCs w:val="16"/>
                <w:lang w:val="en-GB"/>
              </w:rPr>
              <w:t>WSR</w:t>
            </w:r>
            <w:r w:rsidRPr="00137754">
              <w:rPr>
                <w:rFonts w:ascii="Arial Narrow" w:hAnsi="Arial Narrow" w:cs="Arial"/>
                <w:color w:val="auto"/>
                <w:sz w:val="16"/>
                <w:szCs w:val="16"/>
                <w:lang w:val="ru-RU"/>
              </w:rPr>
              <w:t xml:space="preserve"> – </w:t>
            </w:r>
            <w:r w:rsidRPr="00BF38C6">
              <w:rPr>
                <w:rFonts w:ascii="Arial Narrow" w:hAnsi="Arial Narrow" w:cs="Arial"/>
                <w:color w:val="auto"/>
                <w:sz w:val="16"/>
                <w:szCs w:val="16"/>
                <w:lang w:val="ru-RU"/>
              </w:rPr>
              <w:t>КИСЛАЯ ВОДА</w:t>
            </w:r>
          </w:p>
          <w:p w14:paraId="1BA52937" w14:textId="6572B3C0" w:rsidR="000648FD" w:rsidRPr="00137754" w:rsidRDefault="000648FD" w:rsidP="00F772B5">
            <w:pPr>
              <w:pStyle w:val="CellBody"/>
              <w:rPr>
                <w:rFonts w:ascii="Arial Narrow" w:hAnsi="Arial Narrow" w:cs="Arial"/>
                <w:color w:val="auto"/>
                <w:sz w:val="16"/>
                <w:szCs w:val="16"/>
                <w:lang w:val="ru-RU"/>
                <w:rPrChange w:id="2229" w:author="Zhunisbayev, Olzhasbek [Bolashak Atyrau Limited]" w:date="2024-10-30T19:21:00Z" w16du:dateUtc="2024-10-30T14:21:00Z">
                  <w:rPr>
                    <w:rFonts w:ascii="Arial Narrow" w:hAnsi="Arial Narrow"/>
                    <w:color w:val="auto"/>
                    <w:sz w:val="16"/>
                    <w:szCs w:val="16"/>
                    <w:u w:val="single"/>
                    <w:lang w:val="ru-RU"/>
                  </w:rPr>
                </w:rPrChange>
              </w:rPr>
            </w:pPr>
            <w:ins w:id="2230" w:author="Zhunisbayev, Olzhasbek [Bolashak Atyrau Limited]" w:date="2024-10-30T19:21:00Z" w16du:dateUtc="2024-10-30T14:21:00Z">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ins>
          </w:p>
        </w:tc>
        <w:tc>
          <w:tcPr>
            <w:tcW w:w="720" w:type="dxa"/>
            <w:tcBorders>
              <w:top w:val="single" w:sz="6" w:space="0" w:color="auto"/>
              <w:left w:val="single" w:sz="6" w:space="0" w:color="auto"/>
              <w:bottom w:val="single" w:sz="6" w:space="0" w:color="auto"/>
              <w:right w:val="single" w:sz="6" w:space="0" w:color="auto"/>
            </w:tcBorders>
          </w:tcPr>
          <w:p w14:paraId="2A2AEDD6" w14:textId="77777777" w:rsidR="00F772B5" w:rsidRPr="00137754" w:rsidRDefault="00F772B5" w:rsidP="00F772B5">
            <w:pPr>
              <w:pStyle w:val="CellBodyCentered"/>
              <w:rPr>
                <w:rFonts w:ascii="Arial Narrow" w:hAnsi="Arial Narrow" w:cs="Arial"/>
                <w:b/>
                <w:color w:val="auto"/>
                <w:sz w:val="16"/>
                <w:szCs w:val="16"/>
                <w:lang w:val="ru-RU"/>
              </w:rPr>
            </w:pPr>
          </w:p>
          <w:p w14:paraId="4BF2EFD3"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900A80</w:t>
            </w:r>
          </w:p>
        </w:tc>
        <w:tc>
          <w:tcPr>
            <w:tcW w:w="720" w:type="dxa"/>
            <w:tcBorders>
              <w:top w:val="single" w:sz="6" w:space="0" w:color="auto"/>
              <w:left w:val="single" w:sz="6" w:space="0" w:color="auto"/>
              <w:bottom w:val="single" w:sz="6" w:space="0" w:color="auto"/>
              <w:right w:val="single" w:sz="6" w:space="0" w:color="auto"/>
            </w:tcBorders>
          </w:tcPr>
          <w:p w14:paraId="41E75DA0" w14:textId="77777777" w:rsidR="00F772B5" w:rsidRPr="00BF38C6" w:rsidRDefault="00F772B5" w:rsidP="00F772B5">
            <w:pPr>
              <w:pStyle w:val="CellBodyCentered"/>
              <w:rPr>
                <w:rFonts w:ascii="Arial Narrow" w:hAnsi="Arial Narrow" w:cs="Arial"/>
                <w:color w:val="auto"/>
                <w:sz w:val="16"/>
                <w:szCs w:val="16"/>
                <w:lang w:val="en-GB"/>
              </w:rPr>
            </w:pPr>
          </w:p>
          <w:p w14:paraId="63FF9326"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5EBCF258" w14:textId="77777777" w:rsidR="00F772B5" w:rsidRPr="00BF38C6" w:rsidRDefault="00F772B5" w:rsidP="00F772B5">
            <w:pPr>
              <w:pStyle w:val="CellBodyCentered"/>
              <w:rPr>
                <w:rFonts w:ascii="Arial Narrow" w:hAnsi="Arial Narrow" w:cs="Arial"/>
                <w:color w:val="auto"/>
                <w:sz w:val="16"/>
                <w:szCs w:val="16"/>
                <w:lang w:val="ru-RU"/>
              </w:rPr>
            </w:pPr>
          </w:p>
          <w:p w14:paraId="4F373249" w14:textId="52501B51" w:rsidR="00F772B5" w:rsidRPr="001549BC" w:rsidRDefault="00F772B5" w:rsidP="00F772B5">
            <w:pPr>
              <w:pStyle w:val="CellBodyCentered"/>
              <w:rPr>
                <w:ins w:id="2231"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 xml:space="preserve">СПЛАВ </w:t>
            </w:r>
            <w:ins w:id="2232" w:author="Zhunisbayev, Olzhasbek [Bolashak Atyrau Limited]" w:date="2024-05-08T22:20:00Z">
              <w:r w:rsidRPr="00BF38C6">
                <w:rPr>
                  <w:rFonts w:ascii="Arial Narrow" w:hAnsi="Arial Narrow" w:cs="Arial"/>
                  <w:color w:val="auto"/>
                  <w:sz w:val="16"/>
                  <w:szCs w:val="16"/>
                  <w:lang w:val="ru-RU"/>
                </w:rPr>
                <w:t>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405439DD" w14:textId="77777777" w:rsidR="00F772B5" w:rsidRPr="00BF38C6" w:rsidRDefault="00F772B5" w:rsidP="00F772B5">
            <w:pPr>
              <w:pStyle w:val="CellBodyCentered"/>
              <w:ind w:left="-33"/>
              <w:rPr>
                <w:rFonts w:ascii="Arial Narrow" w:hAnsi="Arial Narrow" w:cs="Arial"/>
                <w:color w:val="auto"/>
                <w:sz w:val="16"/>
                <w:szCs w:val="16"/>
                <w:lang w:val="ru-RU"/>
              </w:rPr>
            </w:pPr>
          </w:p>
          <w:p w14:paraId="7A3CA002" w14:textId="16519D75"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0406B836" w14:textId="77777777" w:rsidR="00F772B5" w:rsidRPr="00BF38C6" w:rsidRDefault="00F772B5" w:rsidP="00F772B5">
            <w:pPr>
              <w:pStyle w:val="CellBodyCentered"/>
              <w:jc w:val="left"/>
              <w:rPr>
                <w:rFonts w:ascii="Arial Narrow" w:hAnsi="Arial Narrow" w:cs="Arial"/>
                <w:color w:val="auto"/>
                <w:sz w:val="16"/>
                <w:szCs w:val="16"/>
                <w:lang w:val="ru-RU"/>
              </w:rPr>
            </w:pPr>
          </w:p>
          <w:p w14:paraId="10D5A99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КЛАСС </w:t>
            </w:r>
            <w:r w:rsidRPr="00BF38C6">
              <w:rPr>
                <w:rFonts w:ascii="Arial Narrow" w:hAnsi="Arial Narrow"/>
                <w:color w:val="auto"/>
                <w:sz w:val="16"/>
                <w:szCs w:val="16"/>
                <w:lang w:val="en-GB"/>
              </w:rPr>
              <w:t>9</w:t>
            </w:r>
            <w:r w:rsidRPr="00BF38C6">
              <w:rPr>
                <w:rFonts w:ascii="Arial Narrow" w:hAnsi="Arial Narrow"/>
                <w:color w:val="auto"/>
                <w:sz w:val="16"/>
                <w:szCs w:val="16"/>
                <w:lang w:val="ru-RU"/>
              </w:rPr>
              <w:t>00</w:t>
            </w:r>
          </w:p>
          <w:p w14:paraId="14A98611" w14:textId="77777777" w:rsidR="00F772B5"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RF/CF</w:t>
            </w:r>
          </w:p>
          <w:p w14:paraId="6FD8CD21" w14:textId="65755D2E"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lang w:val="en-GB"/>
              </w:rPr>
              <w:t>Прим. 8</w:t>
            </w:r>
          </w:p>
        </w:tc>
        <w:tc>
          <w:tcPr>
            <w:tcW w:w="709" w:type="dxa"/>
            <w:tcBorders>
              <w:top w:val="single" w:sz="6" w:space="0" w:color="auto"/>
              <w:left w:val="single" w:sz="6" w:space="0" w:color="auto"/>
              <w:bottom w:val="single" w:sz="6" w:space="0" w:color="auto"/>
              <w:right w:val="single" w:sz="6" w:space="0" w:color="auto"/>
            </w:tcBorders>
          </w:tcPr>
          <w:p w14:paraId="6B426B87" w14:textId="77777777" w:rsidR="00F772B5" w:rsidRPr="00BF38C6" w:rsidRDefault="00F772B5" w:rsidP="00F772B5">
            <w:pPr>
              <w:pStyle w:val="CellBodyCentered"/>
              <w:rPr>
                <w:rFonts w:ascii="Arial Narrow" w:hAnsi="Arial Narrow" w:cs="Arial"/>
                <w:color w:val="auto"/>
                <w:sz w:val="16"/>
                <w:szCs w:val="16"/>
                <w:lang w:val="en-GB"/>
              </w:rPr>
            </w:pPr>
          </w:p>
          <w:p w14:paraId="6E23F7ED" w14:textId="3C4021B0" w:rsidR="00F772B5" w:rsidRPr="00BF38C6" w:rsidRDefault="00F772B5" w:rsidP="00F772B5">
            <w:pPr>
              <w:pStyle w:val="CellBodyCentered"/>
              <w:ind w:firstLine="14"/>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 xml:space="preserve">до </w:t>
            </w:r>
            <w:r w:rsidRPr="00BF38C6">
              <w:rPr>
                <w:rFonts w:ascii="Arial Narrow" w:hAnsi="Arial Narrow" w:cs="Arial"/>
                <w:color w:val="auto"/>
                <w:sz w:val="16"/>
                <w:szCs w:val="16"/>
                <w:lang w:val="en-GB"/>
              </w:rPr>
              <w:t>+300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1444FBE3" w14:textId="77777777" w:rsidR="00F772B5" w:rsidRPr="006759B5" w:rsidRDefault="00F772B5" w:rsidP="00F772B5">
            <w:pPr>
              <w:pStyle w:val="CellBody"/>
              <w:rPr>
                <w:rFonts w:ascii="Arial Narrow" w:hAnsi="Arial Narrow" w:cs="Arial"/>
                <w:color w:val="auto"/>
                <w:sz w:val="16"/>
                <w:szCs w:val="16"/>
                <w:u w:val="single"/>
                <w:lang w:val="ru-RU"/>
              </w:rPr>
            </w:pPr>
          </w:p>
          <w:p w14:paraId="3ACE14B8" w14:textId="77777777"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3</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8</w:t>
            </w:r>
            <w:r w:rsidRPr="00BF38C6">
              <w:rPr>
                <w:rFonts w:ascii="Arial Narrow" w:hAnsi="Arial Narrow" w:cs="Arial"/>
                <w:color w:val="auto"/>
                <w:sz w:val="16"/>
                <w:szCs w:val="16"/>
                <w:u w:val="single"/>
                <w:lang w:val="ru-RU"/>
              </w:rPr>
              <w:t xml:space="preserve"> </w:t>
            </w:r>
          </w:p>
          <w:p w14:paraId="357DBAEF" w14:textId="37DD2B2C"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4F11C3CD" w14:textId="37876469" w:rsidR="00F772B5" w:rsidRPr="00BF38C6" w:rsidRDefault="00F772B5" w:rsidP="00F772B5">
            <w:pPr>
              <w:pStyle w:val="CellBody"/>
              <w:rPr>
                <w:rFonts w:ascii="Arial Narrow" w:hAnsi="Arial Narrow" w:cs="Arial"/>
                <w:color w:val="auto"/>
                <w:sz w:val="16"/>
                <w:szCs w:val="16"/>
                <w:lang w:val="ru-RU"/>
              </w:rPr>
            </w:pPr>
            <w:r w:rsidRPr="006759B5">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w:t>
            </w:r>
            <w:r w:rsidRPr="00BF38C6">
              <w:rPr>
                <w:rFonts w:ascii="Arial Narrow" w:hAnsi="Arial Narrow" w:cs="Arial"/>
                <w:color w:val="auto"/>
                <w:sz w:val="16"/>
                <w:szCs w:val="16"/>
                <w:lang w:val="ru-RU"/>
              </w:rPr>
              <w:t>= 103,4 бар (изб.)</w:t>
            </w:r>
          </w:p>
          <w:p w14:paraId="7791602B" w14:textId="1EC0A102"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103,4 бар (изб.)</w:t>
            </w:r>
          </w:p>
          <w:p w14:paraId="1F234384" w14:textId="275B080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103,4 </w:t>
            </w:r>
            <w:r w:rsidRPr="00BF38C6">
              <w:rPr>
                <w:rFonts w:ascii="Arial Narrow" w:hAnsi="Arial Narrow" w:cs="Arial"/>
                <w:color w:val="auto"/>
                <w:sz w:val="16"/>
                <w:szCs w:val="16"/>
                <w:lang w:val="ru-RU"/>
              </w:rPr>
              <w:t>бар (изб.)</w:t>
            </w:r>
          </w:p>
          <w:p w14:paraId="26E1D607" w14:textId="1DB04B20" w:rsidR="00F772B5" w:rsidRPr="00BF38C6" w:rsidRDefault="00F772B5" w:rsidP="00F772B5">
            <w:pPr>
              <w:pStyle w:val="CellBody"/>
              <w:rPr>
                <w:rFonts w:ascii="Arial Narrow" w:hAnsi="Arial Narrow" w:cs="Arial"/>
                <w:snapToGrid w:val="0"/>
                <w:color w:val="auto"/>
                <w:sz w:val="16"/>
                <w:szCs w:val="16"/>
                <w:lang w:val="ru-RU"/>
              </w:rPr>
            </w:pPr>
            <w:r w:rsidRPr="00BF38C6">
              <w:rPr>
                <w:rFonts w:ascii="Arial Narrow" w:hAnsi="Arial Narrow" w:cs="Arial"/>
                <w:color w:val="auto"/>
                <w:sz w:val="16"/>
                <w:szCs w:val="16"/>
                <w:lang w:val="ru-RU"/>
              </w:rPr>
              <w:t>200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103,4 бар (изб.)</w:t>
            </w:r>
          </w:p>
          <w:p w14:paraId="5907ABAB" w14:textId="777777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103,4 </w:t>
            </w:r>
            <w:r w:rsidRPr="00BF38C6">
              <w:rPr>
                <w:rFonts w:ascii="Arial Narrow" w:hAnsi="Arial Narrow" w:cs="Arial"/>
                <w:color w:val="auto"/>
                <w:sz w:val="16"/>
                <w:szCs w:val="16"/>
                <w:lang w:val="ru-RU"/>
              </w:rPr>
              <w:t>бар (изб.)</w:t>
            </w:r>
          </w:p>
          <w:p w14:paraId="40DC916D" w14:textId="5BFF6553" w:rsidR="00F772B5" w:rsidRPr="006759B5" w:rsidRDefault="00F772B5" w:rsidP="00F772B5">
            <w:pPr>
              <w:pStyle w:val="CellBody"/>
              <w:rPr>
                <w:rFonts w:ascii="Arial Narrow" w:hAnsi="Arial Narrow"/>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68C3D5FE" w14:textId="77777777" w:rsidR="00F772B5" w:rsidRPr="00BF38C6" w:rsidRDefault="00F772B5" w:rsidP="00F772B5">
            <w:pPr>
              <w:pStyle w:val="CellBodyCentered"/>
              <w:rPr>
                <w:rFonts w:ascii="Arial Narrow" w:hAnsi="Arial Narrow" w:cs="Arial"/>
                <w:color w:val="auto"/>
                <w:sz w:val="16"/>
                <w:szCs w:val="16"/>
                <w:lang w:val="ru-RU"/>
              </w:rPr>
            </w:pPr>
          </w:p>
          <w:p w14:paraId="3BF5517B"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4D43BE37" w14:textId="77777777" w:rsidR="00F772B5" w:rsidRPr="00BF38C6" w:rsidRDefault="00F772B5" w:rsidP="00F772B5">
            <w:pPr>
              <w:pStyle w:val="CellBodyCentered"/>
              <w:rPr>
                <w:rFonts w:ascii="Arial Narrow" w:hAnsi="Arial Narrow"/>
                <w:color w:val="auto"/>
                <w:sz w:val="16"/>
                <w:szCs w:val="16"/>
                <w:lang w:val="en-GB"/>
              </w:rPr>
            </w:pPr>
          </w:p>
          <w:p w14:paraId="3AE5185A"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100</w:t>
            </w:r>
          </w:p>
        </w:tc>
      </w:tr>
      <w:tr w:rsidR="00F772B5" w:rsidRPr="00BF38C6" w14:paraId="4124FFF8" w14:textId="77777777" w:rsidTr="00161350">
        <w:trPr>
          <w:trHeight w:val="1047"/>
        </w:trPr>
        <w:tc>
          <w:tcPr>
            <w:tcW w:w="3332" w:type="dxa"/>
            <w:tcBorders>
              <w:top w:val="single" w:sz="6" w:space="0" w:color="auto"/>
              <w:left w:val="single" w:sz="6" w:space="0" w:color="auto"/>
              <w:bottom w:val="single" w:sz="6" w:space="0" w:color="auto"/>
              <w:right w:val="single" w:sz="6" w:space="0" w:color="auto"/>
            </w:tcBorders>
          </w:tcPr>
          <w:p w14:paraId="5FDE1576" w14:textId="77777777" w:rsidR="00F772B5" w:rsidRPr="006759B5" w:rsidRDefault="00F772B5" w:rsidP="00F772B5">
            <w:pPr>
              <w:pStyle w:val="CellBody"/>
              <w:rPr>
                <w:rFonts w:ascii="Arial Narrow" w:hAnsi="Arial Narrow" w:cs="Arial"/>
                <w:color w:val="auto"/>
                <w:sz w:val="16"/>
                <w:szCs w:val="16"/>
                <w:lang w:val="ru-RU"/>
              </w:rPr>
            </w:pPr>
          </w:p>
          <w:p w14:paraId="1C816001" w14:textId="77777777" w:rsidR="00B2581B" w:rsidRPr="00BF38C6" w:rsidRDefault="00B2581B" w:rsidP="00B2581B">
            <w:pPr>
              <w:pStyle w:val="CellBody"/>
              <w:tabs>
                <w:tab w:val="left" w:pos="0"/>
              </w:tabs>
              <w:rPr>
                <w:ins w:id="2233" w:author="Zhunisbayev, Olzhasbek [Bolashak Atyrau Limited]" w:date="2024-10-30T19:21:00Z" w16du:dateUtc="2024-10-30T14:21:00Z"/>
                <w:rFonts w:ascii="Arial Narrow" w:hAnsi="Arial Narrow" w:cs="Arial"/>
                <w:color w:val="auto"/>
                <w:sz w:val="16"/>
                <w:szCs w:val="16"/>
                <w:lang w:val="ru-RU"/>
              </w:rPr>
            </w:pPr>
            <w:ins w:id="2234" w:author="Zhunisbayev, Olzhasbek [Bolashak Atyrau Limited]" w:date="2024-10-30T19:21:00Z" w16du:dateUtc="2024-10-30T14:21:00Z">
              <w:r w:rsidRPr="00BF38C6">
                <w:rPr>
                  <w:rFonts w:ascii="Arial Narrow" w:hAnsi="Arial Narrow"/>
                  <w:color w:val="auto"/>
                  <w:sz w:val="16"/>
                  <w:szCs w:val="16"/>
                </w:rPr>
                <w:t>BFH</w:t>
              </w:r>
              <w:r w:rsidRPr="00BF38C6">
                <w:rPr>
                  <w:rFonts w:ascii="Arial Narrow" w:hAnsi="Arial Narrow"/>
                  <w:color w:val="auto"/>
                  <w:sz w:val="16"/>
                  <w:szCs w:val="16"/>
                  <w:lang w:val="ru-RU"/>
                </w:rPr>
                <w:t xml:space="preserve"> – ФАКЕЛЬНЫЙ ГАЗ, ВЫСОКОЕ ДАВЛЕНИЕ</w:t>
              </w:r>
            </w:ins>
          </w:p>
          <w:p w14:paraId="2A4CD8DC" w14:textId="77777777" w:rsidR="00B2581B" w:rsidRPr="00BF38C6" w:rsidRDefault="00B2581B" w:rsidP="00B2581B">
            <w:pPr>
              <w:pStyle w:val="CellBody"/>
              <w:tabs>
                <w:tab w:val="left" w:pos="0"/>
              </w:tabs>
              <w:rPr>
                <w:ins w:id="2235" w:author="Zhunisbayev, Olzhasbek [Bolashak Atyrau Limited]" w:date="2024-10-30T19:21:00Z" w16du:dateUtc="2024-10-30T14:21:00Z"/>
                <w:rFonts w:ascii="Arial Narrow" w:hAnsi="Arial Narrow" w:cs="Arial"/>
                <w:color w:val="auto"/>
                <w:sz w:val="16"/>
                <w:szCs w:val="16"/>
                <w:lang w:val="ru-RU"/>
              </w:rPr>
            </w:pPr>
            <w:ins w:id="2236" w:author="Zhunisbayev, Olzhasbek [Bolashak Atyrau Limited]" w:date="2024-10-30T19:21:00Z" w16du:dateUtc="2024-10-30T14:21: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4CFE80AA" w14:textId="77777777" w:rsidR="00B2581B" w:rsidRPr="00BF38C6" w:rsidRDefault="00B2581B" w:rsidP="00B2581B">
            <w:pPr>
              <w:pStyle w:val="CellBody"/>
              <w:rPr>
                <w:ins w:id="2237" w:author="Zhunisbayev, Olzhasbek [Bolashak Atyrau Limited]" w:date="2024-10-30T19:21:00Z" w16du:dateUtc="2024-10-30T14:21:00Z"/>
                <w:rFonts w:ascii="Arial Narrow" w:hAnsi="Arial Narrow" w:cs="Arial"/>
                <w:color w:val="auto"/>
                <w:sz w:val="16"/>
                <w:szCs w:val="16"/>
                <w:lang w:val="ru-RU"/>
              </w:rPr>
            </w:pPr>
            <w:ins w:id="2238" w:author="Zhunisbayev, Olzhasbek [Bolashak Atyrau Limited]" w:date="2024-10-30T19:21:00Z" w16du:dateUtc="2024-10-30T14:21:00Z">
              <w:r w:rsidRPr="00BF38C6">
                <w:rPr>
                  <w:rFonts w:ascii="Arial Narrow" w:hAnsi="Arial Narrow" w:cs="Arial"/>
                  <w:color w:val="auto"/>
                  <w:sz w:val="16"/>
                  <w:szCs w:val="16"/>
                  <w:lang w:val="en-GB"/>
                </w:rPr>
                <w:t>CI</w:t>
              </w:r>
              <w:r w:rsidRPr="00BF38C6">
                <w:rPr>
                  <w:rFonts w:ascii="Arial Narrow" w:hAnsi="Arial Narrow" w:cs="Arial"/>
                  <w:color w:val="auto"/>
                  <w:sz w:val="16"/>
                  <w:szCs w:val="16"/>
                  <w:lang w:val="ru-RU"/>
                </w:rPr>
                <w:t xml:space="preserve"> – ИНГИБИТОР КОРРОЗИИ И АНТИНАКИПИН</w:t>
              </w:r>
            </w:ins>
          </w:p>
          <w:p w14:paraId="2256CEBE" w14:textId="54125F4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DHC – ДРЕНАЖ, УГЛЕВОДОРОДЫ</w:t>
            </w:r>
          </w:p>
          <w:p w14:paraId="774601E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DSL – ДИЗЕЛЬНОЕ ТОПЛИВО</w:t>
            </w:r>
          </w:p>
          <w:p w14:paraId="53C3D23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DL- ДРЕНАЖ, ПРОМЛИВНЕВАЯ КАНАЛИЗАЦИЯ</w:t>
            </w:r>
          </w:p>
          <w:p w14:paraId="1A642C9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FGH – ТОПЛИВНЫЙ ГАЗ, ВЫСОКОЕ ДАВЛЕНИЕ</w:t>
            </w:r>
          </w:p>
          <w:p w14:paraId="1010A2C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FM – МЕТАНОЛ</w:t>
            </w:r>
          </w:p>
          <w:p w14:paraId="18FEC4BE" w14:textId="354D2E99" w:rsidR="00F772B5" w:rsidRPr="00BF38C6" w:rsidRDefault="00F772B5" w:rsidP="00F772B5">
            <w:pPr>
              <w:pStyle w:val="CellBody"/>
              <w:ind w:right="-57"/>
              <w:rPr>
                <w:rFonts w:ascii="Arial Narrow" w:hAnsi="Arial Narrow" w:cs="Arial"/>
                <w:color w:val="auto"/>
                <w:sz w:val="16"/>
                <w:szCs w:val="16"/>
                <w:lang w:val="ru-RU"/>
              </w:rPr>
            </w:pPr>
            <w:r w:rsidRPr="00BF38C6">
              <w:rPr>
                <w:rFonts w:ascii="Arial Narrow" w:hAnsi="Arial Narrow" w:cs="Arial"/>
                <w:color w:val="auto"/>
                <w:sz w:val="16"/>
                <w:szCs w:val="16"/>
                <w:lang w:val="ru-RU"/>
              </w:rPr>
              <w:t>GHC – ПАРЫ УГЛЕВОДОРОДОВ</w:t>
            </w:r>
          </w:p>
          <w:p w14:paraId="00CE5929" w14:textId="77777777" w:rsidR="00F772B5" w:rsidRPr="00BF38C6" w:rsidRDefault="00F772B5" w:rsidP="00F772B5">
            <w:pPr>
              <w:pStyle w:val="CellBody"/>
              <w:ind w:right="-57"/>
              <w:rPr>
                <w:rFonts w:ascii="Arial Narrow" w:hAnsi="Arial Narrow" w:cs="Arial"/>
                <w:color w:val="auto"/>
                <w:sz w:val="16"/>
                <w:szCs w:val="16"/>
                <w:lang w:val="ru-RU"/>
              </w:rPr>
            </w:pPr>
            <w:r w:rsidRPr="00BF38C6">
              <w:rPr>
                <w:rFonts w:ascii="Arial Narrow" w:hAnsi="Arial Narrow" w:cs="Arial"/>
                <w:color w:val="auto"/>
                <w:sz w:val="16"/>
                <w:szCs w:val="16"/>
                <w:lang w:val="ru-RU"/>
              </w:rPr>
              <w:t>GRC – ГАЗ РЕЦИРКУЛЯЦИИ</w:t>
            </w:r>
          </w:p>
          <w:p w14:paraId="073F2CD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GS – СЫРОЙ ГАЗ</w:t>
            </w:r>
          </w:p>
          <w:p w14:paraId="1DA8481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NH – АЗОТ, ВЫСОКОЕ ДАВЛЕНИЕ</w:t>
            </w:r>
          </w:p>
          <w:p w14:paraId="5BE275B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PHC – ТЕХНОЛОГИЧЕСКИЕ УГЛЕВОДОРОДЫ</w:t>
            </w:r>
          </w:p>
          <w:p w14:paraId="19CB613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SG – УПЛОТНИТЕЛЬНЫЙ ГАЗ</w:t>
            </w:r>
          </w:p>
          <w:p w14:paraId="2A5C2CE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SH- ПАР, ВЫСОКОЕ ДАВЛЕНИЕ</w:t>
            </w:r>
          </w:p>
          <w:p w14:paraId="2D346CA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TH – КОНДЕНСАТ, ВЫСОКОЕ ДАВЛЕНИЕ</w:t>
            </w:r>
          </w:p>
          <w:p w14:paraId="4F39BD8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TM – КОНДЕНСАТ, СРЕДНЕЕ ДАВЛЕНИЕ</w:t>
            </w:r>
          </w:p>
          <w:p w14:paraId="37CCCFFB" w14:textId="417344E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WBH – ПИТАТЕЛЬНАЯ ВОДА КОТЛОВ, ВЫСОКОЕ</w:t>
            </w:r>
            <w:r w:rsidRPr="00161350">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ДАВЛЕНИЕ</w:t>
            </w:r>
          </w:p>
        </w:tc>
        <w:tc>
          <w:tcPr>
            <w:tcW w:w="720" w:type="dxa"/>
            <w:tcBorders>
              <w:top w:val="single" w:sz="6" w:space="0" w:color="auto"/>
              <w:left w:val="single" w:sz="6" w:space="0" w:color="auto"/>
              <w:bottom w:val="single" w:sz="6" w:space="0" w:color="auto"/>
              <w:right w:val="single" w:sz="6" w:space="0" w:color="auto"/>
            </w:tcBorders>
          </w:tcPr>
          <w:p w14:paraId="47539E09" w14:textId="77777777" w:rsidR="00F772B5" w:rsidRPr="00BF38C6" w:rsidRDefault="00F772B5" w:rsidP="00F772B5">
            <w:pPr>
              <w:pStyle w:val="CellBodyCentered"/>
              <w:rPr>
                <w:rFonts w:ascii="Arial Narrow" w:hAnsi="Arial Narrow" w:cs="Arial"/>
                <w:b/>
                <w:color w:val="auto"/>
                <w:sz w:val="16"/>
                <w:szCs w:val="16"/>
                <w:lang w:val="ru-RU"/>
              </w:rPr>
            </w:pPr>
          </w:p>
          <w:p w14:paraId="6DE28E8B"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900C80</w:t>
            </w:r>
          </w:p>
        </w:tc>
        <w:tc>
          <w:tcPr>
            <w:tcW w:w="720" w:type="dxa"/>
            <w:tcBorders>
              <w:top w:val="single" w:sz="6" w:space="0" w:color="auto"/>
              <w:left w:val="single" w:sz="6" w:space="0" w:color="auto"/>
              <w:bottom w:val="single" w:sz="6" w:space="0" w:color="auto"/>
              <w:right w:val="single" w:sz="6" w:space="0" w:color="auto"/>
            </w:tcBorders>
          </w:tcPr>
          <w:p w14:paraId="27834B15" w14:textId="77777777" w:rsidR="00F772B5" w:rsidRPr="00BF38C6" w:rsidRDefault="00F772B5" w:rsidP="00F772B5">
            <w:pPr>
              <w:pStyle w:val="CellBodyCentered"/>
              <w:rPr>
                <w:rFonts w:ascii="Arial Narrow" w:hAnsi="Arial Narrow" w:cs="Arial"/>
                <w:color w:val="auto"/>
                <w:sz w:val="16"/>
                <w:szCs w:val="16"/>
                <w:lang w:val="ru-RU"/>
              </w:rPr>
            </w:pPr>
          </w:p>
          <w:p w14:paraId="72E41D59"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w:t>
            </w:r>
          </w:p>
        </w:tc>
        <w:tc>
          <w:tcPr>
            <w:tcW w:w="900" w:type="dxa"/>
            <w:tcBorders>
              <w:top w:val="single" w:sz="6" w:space="0" w:color="auto"/>
              <w:left w:val="single" w:sz="6" w:space="0" w:color="auto"/>
              <w:bottom w:val="single" w:sz="6" w:space="0" w:color="auto"/>
              <w:right w:val="single" w:sz="6" w:space="0" w:color="auto"/>
            </w:tcBorders>
          </w:tcPr>
          <w:p w14:paraId="3446CC6E" w14:textId="77777777" w:rsidR="00F772B5" w:rsidRPr="00BF38C6" w:rsidRDefault="00F772B5" w:rsidP="00F772B5">
            <w:pPr>
              <w:pStyle w:val="CellBodyCentered"/>
              <w:rPr>
                <w:rFonts w:ascii="Arial Narrow" w:hAnsi="Arial Narrow" w:cs="Arial"/>
                <w:color w:val="auto"/>
                <w:sz w:val="16"/>
                <w:szCs w:val="16"/>
                <w:lang w:val="ru-RU"/>
              </w:rPr>
            </w:pPr>
          </w:p>
          <w:p w14:paraId="66575C92" w14:textId="42B1E864" w:rsidR="00F772B5" w:rsidRPr="006759B5" w:rsidRDefault="00F772B5" w:rsidP="00F772B5">
            <w:pPr>
              <w:pStyle w:val="CellBodyCentered"/>
              <w:rPr>
                <w:ins w:id="2239" w:author="Zhunisbayev, Olzhasbek [Bolashak Atyrau Limited]" w:date="2024-05-08T22:20:00Z"/>
                <w:rFonts w:ascii="Arial Narrow" w:hAnsi="Arial Narrow" w:cs="Arial"/>
                <w:color w:val="auto"/>
                <w:sz w:val="16"/>
                <w:szCs w:val="16"/>
                <w:lang w:val="ru-RU"/>
              </w:rPr>
            </w:pPr>
            <w:r>
              <w:rPr>
                <w:rFonts w:ascii="Arial Narrow" w:hAnsi="Arial Narrow" w:cs="Arial"/>
                <w:color w:val="auto"/>
                <w:sz w:val="16"/>
                <w:szCs w:val="16"/>
              </w:rPr>
              <w:t>LTCS</w:t>
            </w:r>
            <w:r w:rsidRPr="006759B5">
              <w:rPr>
                <w:rFonts w:ascii="Arial Narrow" w:hAnsi="Arial Narrow" w:cs="Arial"/>
                <w:color w:val="auto"/>
                <w:sz w:val="16"/>
                <w:szCs w:val="16"/>
                <w:lang w:val="ru-RU"/>
              </w:rPr>
              <w:t xml:space="preserve"> + СПЛАВ</w:t>
            </w:r>
            <w:ins w:id="2240" w:author="Zhunisbayev, Olzhasbek [Bolashak Atyrau Limited]" w:date="2024-05-08T22:20:00Z">
              <w:r w:rsidRPr="00BF38C6">
                <w:rPr>
                  <w:rFonts w:ascii="Arial Narrow" w:hAnsi="Arial Narrow" w:cs="Arial"/>
                  <w:color w:val="auto"/>
                  <w:sz w:val="16"/>
                  <w:szCs w:val="16"/>
                  <w:lang w:val="ru-RU"/>
                </w:rPr>
                <w:t xml:space="preserve"> 825</w:t>
              </w:r>
            </w:ins>
            <w:r w:rsidRPr="006759B5">
              <w:rPr>
                <w:rFonts w:ascii="Arial Narrow" w:hAnsi="Arial Narrow" w:cs="Arial"/>
                <w:color w:val="auto"/>
                <w:sz w:val="16"/>
                <w:szCs w:val="16"/>
                <w:lang w:val="ru-RU"/>
              </w:rPr>
              <w:t xml:space="preserve"> (</w:t>
            </w:r>
            <w:r>
              <w:rPr>
                <w:rFonts w:ascii="Arial Narrow" w:hAnsi="Arial Narrow" w:cs="Arial"/>
                <w:color w:val="auto"/>
                <w:sz w:val="16"/>
                <w:szCs w:val="16"/>
                <w:lang w:val="en-GB"/>
              </w:rPr>
              <w:t>UNS</w:t>
            </w:r>
            <w:r w:rsidRPr="006759B5">
              <w:rPr>
                <w:rFonts w:ascii="Arial Narrow" w:hAnsi="Arial Narrow" w:cs="Arial"/>
                <w:color w:val="auto"/>
                <w:sz w:val="16"/>
                <w:szCs w:val="16"/>
                <w:lang w:val="ru-RU"/>
              </w:rPr>
              <w:t xml:space="preserve"> </w:t>
            </w:r>
            <w:r>
              <w:rPr>
                <w:rFonts w:ascii="Arial Narrow" w:hAnsi="Arial Narrow" w:cs="Arial"/>
                <w:color w:val="auto"/>
                <w:sz w:val="16"/>
                <w:szCs w:val="16"/>
                <w:lang w:val="en-GB"/>
              </w:rPr>
              <w:t>N</w:t>
            </w:r>
            <w:r w:rsidRPr="006759B5">
              <w:rPr>
                <w:rFonts w:ascii="Arial Narrow" w:hAnsi="Arial Narrow" w:cs="Arial"/>
                <w:color w:val="auto"/>
                <w:sz w:val="16"/>
                <w:szCs w:val="16"/>
                <w:lang w:val="ru-RU"/>
              </w:rPr>
              <w:t>08825)</w:t>
            </w:r>
          </w:p>
          <w:p w14:paraId="5095BA52" w14:textId="77777777" w:rsidR="00F772B5" w:rsidRPr="00BF38C6" w:rsidRDefault="00F772B5" w:rsidP="00F772B5">
            <w:pPr>
              <w:pStyle w:val="CellBodyCentered"/>
              <w:ind w:left="-33"/>
              <w:rPr>
                <w:rFonts w:ascii="Arial Narrow" w:hAnsi="Arial Narrow" w:cs="Arial"/>
                <w:color w:val="auto"/>
                <w:sz w:val="16"/>
                <w:szCs w:val="16"/>
                <w:lang w:val="ru-RU"/>
              </w:rPr>
            </w:pPr>
          </w:p>
          <w:p w14:paraId="1B19BD93" w14:textId="3E2D09C9"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458A6574" w14:textId="77777777" w:rsidR="00F772B5" w:rsidRPr="00BF38C6" w:rsidRDefault="00F772B5" w:rsidP="00F772B5">
            <w:pPr>
              <w:pStyle w:val="CellBodyCentered"/>
              <w:rPr>
                <w:rFonts w:ascii="Arial Narrow" w:hAnsi="Arial Narrow"/>
                <w:color w:val="auto"/>
                <w:sz w:val="16"/>
                <w:szCs w:val="16"/>
                <w:lang w:val="ru-RU"/>
              </w:rPr>
            </w:pPr>
          </w:p>
          <w:p w14:paraId="6962DDB1"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КЛАСС </w:t>
            </w:r>
            <w:r w:rsidRPr="00BF38C6">
              <w:rPr>
                <w:rFonts w:ascii="Arial Narrow" w:hAnsi="Arial Narrow" w:cs="Arial"/>
                <w:color w:val="auto"/>
                <w:sz w:val="16"/>
                <w:szCs w:val="16"/>
                <w:lang w:val="ru-RU"/>
              </w:rPr>
              <w:t>900</w:t>
            </w:r>
          </w:p>
          <w:p w14:paraId="10DFC53E"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RF</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CF</w:t>
            </w:r>
          </w:p>
        </w:tc>
        <w:tc>
          <w:tcPr>
            <w:tcW w:w="709" w:type="dxa"/>
            <w:tcBorders>
              <w:top w:val="single" w:sz="6" w:space="0" w:color="auto"/>
              <w:left w:val="single" w:sz="6" w:space="0" w:color="auto"/>
              <w:bottom w:val="single" w:sz="6" w:space="0" w:color="auto"/>
              <w:right w:val="single" w:sz="6" w:space="0" w:color="auto"/>
            </w:tcBorders>
          </w:tcPr>
          <w:p w14:paraId="739E8B40" w14:textId="77777777" w:rsidR="00F772B5" w:rsidRPr="00BF38C6" w:rsidRDefault="00F772B5" w:rsidP="00F772B5">
            <w:pPr>
              <w:pStyle w:val="CellBodyCentered"/>
              <w:rPr>
                <w:rFonts w:ascii="Arial Narrow" w:hAnsi="Arial Narrow" w:cs="Arial"/>
                <w:color w:val="auto"/>
                <w:sz w:val="16"/>
                <w:szCs w:val="16"/>
                <w:lang w:val="ru-RU"/>
              </w:rPr>
            </w:pPr>
          </w:p>
          <w:p w14:paraId="24510B24" w14:textId="6A5E8B6E"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w:t>
            </w:r>
            <w:del w:id="2241" w:author="Zhunisbayev, Olzhasbek [Bolashak Atyrau Limited]" w:date="2024-10-30T19:21:00Z" w16du:dateUtc="2024-10-30T14:21:00Z">
              <w:r w:rsidRPr="00BF38C6" w:rsidDel="00B2581B">
                <w:rPr>
                  <w:rFonts w:ascii="Arial Narrow" w:hAnsi="Arial Narrow" w:cs="Arial"/>
                  <w:color w:val="auto"/>
                  <w:sz w:val="16"/>
                  <w:szCs w:val="16"/>
                  <w:lang w:val="ru-RU"/>
                </w:rPr>
                <w:delText xml:space="preserve">200 </w:delText>
              </w:r>
            </w:del>
            <w:ins w:id="2242" w:author="Zhunisbayev, Olzhasbek [Bolashak Atyrau Limited]" w:date="2024-10-30T19:21:00Z" w16du:dateUtc="2024-10-30T14:21:00Z">
              <w:r w:rsidR="00B2581B" w:rsidRPr="00BF38C6">
                <w:rPr>
                  <w:rFonts w:ascii="Arial Narrow" w:hAnsi="Arial Narrow" w:cs="Arial"/>
                  <w:color w:val="auto"/>
                  <w:sz w:val="16"/>
                  <w:szCs w:val="16"/>
                  <w:lang w:val="ru-RU"/>
                </w:rPr>
                <w:t>2</w:t>
              </w:r>
              <w:r w:rsidR="00B2581B">
                <w:rPr>
                  <w:rFonts w:ascii="Arial Narrow" w:hAnsi="Arial Narrow" w:cs="Arial"/>
                  <w:color w:val="auto"/>
                  <w:sz w:val="16"/>
                  <w:szCs w:val="16"/>
                </w:rPr>
                <w:t>2</w:t>
              </w:r>
              <w:r w:rsidR="00B2581B" w:rsidRPr="00BF38C6">
                <w:rPr>
                  <w:rFonts w:ascii="Arial Narrow" w:hAnsi="Arial Narrow" w:cs="Arial"/>
                  <w:color w:val="auto"/>
                  <w:sz w:val="16"/>
                  <w:szCs w:val="16"/>
                  <w:lang w:val="ru-RU"/>
                </w:rPr>
                <w:t xml:space="preserve">0 </w:t>
              </w:r>
            </w:ins>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54252557" w14:textId="77777777" w:rsidR="00F772B5" w:rsidRPr="00BF38C6" w:rsidRDefault="00F772B5" w:rsidP="00F772B5">
            <w:pPr>
              <w:pStyle w:val="CellBody"/>
              <w:rPr>
                <w:rFonts w:ascii="Arial Narrow" w:hAnsi="Arial Narrow" w:cs="Arial"/>
                <w:color w:val="auto"/>
                <w:sz w:val="16"/>
                <w:szCs w:val="16"/>
                <w:u w:val="single"/>
                <w:lang w:val="ru-RU"/>
              </w:rPr>
            </w:pPr>
          </w:p>
          <w:p w14:paraId="53531636" w14:textId="77777777"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w:t>
            </w:r>
          </w:p>
          <w:p w14:paraId="6248686F" w14:textId="79D3F461"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0B717787" w14:textId="69A5C1D3" w:rsidR="00F772B5" w:rsidRPr="00BF38C6" w:rsidRDefault="00F772B5" w:rsidP="00F772B5">
            <w:pPr>
              <w:pStyle w:val="CellBody"/>
              <w:rPr>
                <w:rFonts w:ascii="Arial Narrow" w:hAnsi="Arial Narrow" w:cs="Arial"/>
                <w:color w:val="auto"/>
                <w:sz w:val="16"/>
                <w:szCs w:val="16"/>
                <w:lang w:val="ru-RU"/>
              </w:rPr>
            </w:pPr>
            <w:r>
              <w:rPr>
                <w:rFonts w:ascii="Arial Narrow" w:hAnsi="Arial Narrow" w:cs="Arial"/>
                <w:color w:val="auto"/>
                <w:sz w:val="16"/>
                <w:szCs w:val="16"/>
                <w:lang w:val="ru-RU"/>
              </w:rPr>
              <w:t>-40</w:t>
            </w:r>
            <w:r w:rsidRPr="006759B5">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до 38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w:t>
            </w:r>
            <w:r w:rsidRPr="00BF38C6">
              <w:rPr>
                <w:rFonts w:ascii="Arial Narrow" w:hAnsi="Arial Narrow" w:cs="Arial"/>
                <w:color w:val="auto"/>
                <w:sz w:val="16"/>
                <w:szCs w:val="16"/>
                <w:lang w:val="ru-RU"/>
              </w:rPr>
              <w:t>= 153,2 бар (изб.)</w:t>
            </w:r>
          </w:p>
          <w:p w14:paraId="6245D188" w14:textId="1709AA1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150,4 </w:t>
            </w:r>
            <w:r w:rsidRPr="00BF38C6">
              <w:rPr>
                <w:rFonts w:ascii="Arial Narrow" w:hAnsi="Arial Narrow" w:cs="Arial"/>
                <w:color w:val="auto"/>
                <w:sz w:val="16"/>
                <w:szCs w:val="16"/>
                <w:lang w:val="ru-RU"/>
              </w:rPr>
              <w:t>бар (изб.)</w:t>
            </w:r>
          </w:p>
          <w:p w14:paraId="2B8437E8" w14:textId="6FFBBED2"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139,8 </w:t>
            </w:r>
            <w:r w:rsidRPr="00BF38C6">
              <w:rPr>
                <w:rFonts w:ascii="Arial Narrow" w:hAnsi="Arial Narrow" w:cs="Arial"/>
                <w:color w:val="auto"/>
                <w:sz w:val="16"/>
                <w:szCs w:val="16"/>
                <w:lang w:val="ru-RU"/>
              </w:rPr>
              <w:t>бар (изб.)</w:t>
            </w:r>
          </w:p>
          <w:p w14:paraId="5708475F" w14:textId="77777777" w:rsidR="00F772B5" w:rsidRPr="00137754" w:rsidRDefault="00F772B5" w:rsidP="00F772B5">
            <w:pPr>
              <w:pStyle w:val="CellBody"/>
              <w:rPr>
                <w:ins w:id="2243" w:author="Zhunisbayev, Olzhasbek [Bolashak Atyrau Limited]" w:date="2024-10-30T19:22:00Z" w16du:dateUtc="2024-10-30T14:22:00Z"/>
                <w:rFonts w:ascii="Arial Narrow" w:hAnsi="Arial Narrow" w:cs="Arial"/>
                <w:color w:val="auto"/>
                <w:sz w:val="16"/>
                <w:szCs w:val="16"/>
                <w:lang w:val="ru-RU"/>
              </w:rPr>
            </w:pPr>
            <w:r w:rsidRPr="00BF38C6">
              <w:rPr>
                <w:rFonts w:ascii="Arial Narrow" w:hAnsi="Arial Narrow" w:cs="Arial"/>
                <w:color w:val="auto"/>
                <w:sz w:val="16"/>
                <w:szCs w:val="16"/>
                <w:lang w:val="ru-RU"/>
              </w:rPr>
              <w:t>200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131,4 </w:t>
            </w:r>
            <w:r w:rsidRPr="00BF38C6">
              <w:rPr>
                <w:rFonts w:ascii="Arial Narrow" w:hAnsi="Arial Narrow" w:cs="Arial"/>
                <w:color w:val="auto"/>
                <w:sz w:val="16"/>
                <w:szCs w:val="16"/>
                <w:lang w:val="ru-RU"/>
              </w:rPr>
              <w:t>бар (изб.)</w:t>
            </w:r>
          </w:p>
          <w:p w14:paraId="45242ED7" w14:textId="49E1786D" w:rsidR="00B2581B" w:rsidRPr="00137754" w:rsidRDefault="00B2581B" w:rsidP="00B2581B">
            <w:pPr>
              <w:pStyle w:val="CellBody"/>
              <w:rPr>
                <w:ins w:id="2244" w:author="Zhunisbayev, Olzhasbek [Bolashak Atyrau Limited]" w:date="2024-10-30T19:22:00Z" w16du:dateUtc="2024-10-30T14:22:00Z"/>
                <w:rFonts w:ascii="Arial Narrow" w:hAnsi="Arial Narrow" w:cs="Arial"/>
                <w:color w:val="auto"/>
                <w:sz w:val="16"/>
                <w:szCs w:val="16"/>
                <w:lang w:val="ru-RU"/>
              </w:rPr>
            </w:pPr>
            <w:ins w:id="2245" w:author="Zhunisbayev, Olzhasbek [Bolashak Atyrau Limited]" w:date="2024-10-30T19:22:00Z" w16du:dateUtc="2024-10-30T14:22:00Z">
              <w:r w:rsidRPr="00BF38C6">
                <w:rPr>
                  <w:rFonts w:ascii="Arial Narrow" w:hAnsi="Arial Narrow" w:cs="Arial"/>
                  <w:color w:val="auto"/>
                  <w:sz w:val="16"/>
                  <w:szCs w:val="16"/>
                  <w:lang w:val="ru-RU"/>
                </w:rPr>
                <w:t>2</w:t>
              </w:r>
              <w:r w:rsidRPr="00137754">
                <w:rPr>
                  <w:rFonts w:ascii="Arial Narrow" w:hAnsi="Arial Narrow" w:cs="Arial"/>
                  <w:color w:val="auto"/>
                  <w:sz w:val="16"/>
                  <w:szCs w:val="16"/>
                  <w:lang w:val="ru-RU"/>
                </w:rPr>
                <w:t>2</w:t>
              </w:r>
              <w:r w:rsidRPr="00BF38C6">
                <w:rPr>
                  <w:rFonts w:ascii="Arial Narrow" w:hAnsi="Arial Narrow" w:cs="Arial"/>
                  <w:color w:val="auto"/>
                  <w:sz w:val="16"/>
                  <w:szCs w:val="16"/>
                  <w:lang w:val="ru-RU"/>
                </w:rPr>
                <w:t>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w:t>
              </w:r>
              <w:r w:rsidRPr="00137754">
                <w:rPr>
                  <w:rFonts w:ascii="Arial Narrow" w:hAnsi="Arial Narrow" w:cs="Arial"/>
                  <w:snapToGrid w:val="0"/>
                  <w:color w:val="auto"/>
                  <w:sz w:val="16"/>
                  <w:szCs w:val="16"/>
                  <w:lang w:val="ru-RU"/>
                </w:rPr>
                <w:t>29</w:t>
              </w:r>
              <w:r w:rsidRPr="00BF38C6">
                <w:rPr>
                  <w:rFonts w:ascii="Arial Narrow" w:hAnsi="Arial Narrow" w:cs="Arial"/>
                  <w:snapToGrid w:val="0"/>
                  <w:color w:val="auto"/>
                  <w:sz w:val="16"/>
                  <w:szCs w:val="16"/>
                  <w:lang w:val="ru-RU"/>
                </w:rPr>
                <w:t>,</w:t>
              </w:r>
              <w:r w:rsidRPr="00137754">
                <w:rPr>
                  <w:rFonts w:ascii="Arial Narrow" w:hAnsi="Arial Narrow" w:cs="Arial"/>
                  <w:snapToGrid w:val="0"/>
                  <w:color w:val="auto"/>
                  <w:sz w:val="16"/>
                  <w:szCs w:val="16"/>
                  <w:lang w:val="ru-RU"/>
                </w:rPr>
                <w:t>2</w:t>
              </w:r>
              <w:r w:rsidRPr="00BF38C6">
                <w:rPr>
                  <w:rFonts w:ascii="Arial Narrow" w:hAnsi="Arial Narrow" w:cs="Arial"/>
                  <w:snapToGrid w:val="0"/>
                  <w:color w:val="auto"/>
                  <w:sz w:val="16"/>
                  <w:szCs w:val="16"/>
                  <w:lang w:val="ru-RU"/>
                </w:rPr>
                <w:t xml:space="preserve"> </w:t>
              </w:r>
              <w:r w:rsidRPr="00BF38C6">
                <w:rPr>
                  <w:rFonts w:ascii="Arial Narrow" w:hAnsi="Arial Narrow" w:cs="Arial"/>
                  <w:color w:val="auto"/>
                  <w:sz w:val="16"/>
                  <w:szCs w:val="16"/>
                  <w:lang w:val="ru-RU"/>
                </w:rPr>
                <w:t>бар (изб.)</w:t>
              </w:r>
            </w:ins>
          </w:p>
          <w:p w14:paraId="0A618F88" w14:textId="6D42B5C9" w:rsidR="00B2581B" w:rsidRPr="00137754" w:rsidRDefault="00B2581B"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5BCC1C7C" w14:textId="77777777" w:rsidR="00F772B5" w:rsidRPr="00BF38C6" w:rsidRDefault="00F772B5" w:rsidP="00F772B5">
            <w:pPr>
              <w:pStyle w:val="CellBodyCentered"/>
              <w:ind w:right="-28"/>
              <w:rPr>
                <w:rFonts w:ascii="Arial Narrow" w:hAnsi="Arial Narrow" w:cs="Arial"/>
                <w:color w:val="auto"/>
                <w:sz w:val="16"/>
                <w:szCs w:val="16"/>
                <w:lang w:val="ru-RU"/>
              </w:rPr>
            </w:pPr>
          </w:p>
          <w:p w14:paraId="09671BEB" w14:textId="6AAC9962" w:rsidR="00F772B5" w:rsidRPr="006759B5" w:rsidRDefault="00F772B5" w:rsidP="00F772B5">
            <w:pPr>
              <w:pStyle w:val="CellBodyCentered"/>
              <w:ind w:right="-28"/>
              <w:rPr>
                <w:rFonts w:ascii="Arial Narrow" w:hAnsi="Arial Narrow" w:cs="Arial"/>
                <w:color w:val="auto"/>
                <w:sz w:val="16"/>
                <w:szCs w:val="16"/>
                <w:lang w:val="ru-RU"/>
              </w:rPr>
            </w:pPr>
            <w:r w:rsidRPr="00BF38C6">
              <w:rPr>
                <w:rFonts w:ascii="Arial Narrow" w:hAnsi="Arial Narrow" w:cs="Arial"/>
                <w:color w:val="auto"/>
                <w:sz w:val="16"/>
                <w:szCs w:val="16"/>
                <w:lang w:val="ru-RU"/>
              </w:rPr>
              <w:t>ДА</w:t>
            </w:r>
            <w:r w:rsidRPr="006759B5">
              <w:rPr>
                <w:rFonts w:ascii="Arial Narrow" w:hAnsi="Arial Narrow" w:cs="Arial"/>
                <w:color w:val="auto"/>
                <w:sz w:val="16"/>
                <w:szCs w:val="16"/>
                <w:lang w:val="ru-RU"/>
              </w:rPr>
              <w:t>,</w:t>
            </w:r>
          </w:p>
          <w:p w14:paraId="406DB736" w14:textId="722EF435" w:rsidR="00F772B5" w:rsidRPr="00BF38C6" w:rsidRDefault="00F772B5" w:rsidP="00F772B5">
            <w:pPr>
              <w:pStyle w:val="CellBodyCentered"/>
              <w:ind w:right="-28"/>
              <w:rPr>
                <w:rFonts w:ascii="Arial Narrow" w:hAnsi="Arial Narrow" w:cs="Arial"/>
                <w:color w:val="auto"/>
                <w:sz w:val="16"/>
                <w:szCs w:val="16"/>
                <w:lang w:val="ru-RU"/>
              </w:rPr>
            </w:pPr>
            <w:r w:rsidRPr="006759B5">
              <w:rPr>
                <w:rFonts w:ascii="Arial Narrow" w:hAnsi="Arial Narrow" w:cs="Arial"/>
                <w:color w:val="auto"/>
                <w:sz w:val="16"/>
                <w:szCs w:val="16"/>
                <w:lang w:val="ru-RU"/>
              </w:rPr>
              <w:t>д</w:t>
            </w:r>
            <w:r w:rsidRPr="00BF38C6">
              <w:rPr>
                <w:rFonts w:ascii="Arial Narrow" w:hAnsi="Arial Narrow" w:cs="Arial"/>
                <w:color w:val="auto"/>
                <w:sz w:val="16"/>
                <w:szCs w:val="16"/>
                <w:lang w:val="ru-RU"/>
              </w:rPr>
              <w:t>ля труб диам. 4 дюйма и более</w:t>
            </w:r>
          </w:p>
          <w:p w14:paraId="4C1A5740" w14:textId="77777777" w:rsidR="00F772B5" w:rsidRPr="00BF38C6" w:rsidRDefault="00F772B5" w:rsidP="00F772B5">
            <w:pPr>
              <w:pStyle w:val="CellBodyCentered"/>
              <w:ind w:right="-28"/>
              <w:rPr>
                <w:rFonts w:ascii="Arial Narrow" w:hAnsi="Arial Narrow" w:cs="Arial"/>
                <w:color w:val="auto"/>
                <w:sz w:val="16"/>
                <w:szCs w:val="16"/>
                <w:lang w:val="ru-RU"/>
              </w:rPr>
            </w:pPr>
          </w:p>
          <w:p w14:paraId="29921AC7" w14:textId="77777777" w:rsidR="00F772B5" w:rsidRPr="00BF38C6" w:rsidRDefault="00F772B5" w:rsidP="00F772B5">
            <w:pPr>
              <w:pStyle w:val="CellBodyCentered"/>
              <w:ind w:right="-28"/>
              <w:rPr>
                <w:rFonts w:ascii="Arial Narrow" w:hAnsi="Arial Narrow" w:cs="Arial"/>
                <w:color w:val="auto"/>
                <w:sz w:val="16"/>
                <w:szCs w:val="16"/>
                <w:lang w:val="ru-RU"/>
              </w:rPr>
            </w:pPr>
          </w:p>
          <w:p w14:paraId="651A06AD" w14:textId="77777777" w:rsidR="00F772B5" w:rsidRPr="00BF38C6" w:rsidRDefault="00F772B5" w:rsidP="00F772B5">
            <w:pPr>
              <w:pStyle w:val="CellBodyCentered"/>
              <w:ind w:right="-28"/>
              <w:rPr>
                <w:rFonts w:ascii="Arial Narrow" w:hAnsi="Arial Narrow" w:cs="Arial"/>
                <w:color w:val="auto"/>
                <w:sz w:val="16"/>
                <w:szCs w:val="16"/>
                <w:lang w:val="ru-RU"/>
              </w:rPr>
            </w:pPr>
          </w:p>
          <w:p w14:paraId="327F1881" w14:textId="77777777" w:rsidR="00F772B5" w:rsidRPr="00BF38C6" w:rsidRDefault="00F772B5" w:rsidP="00F772B5">
            <w:pPr>
              <w:pStyle w:val="CellBodyCentered"/>
              <w:ind w:right="-28"/>
              <w:rPr>
                <w:rFonts w:ascii="Arial Narrow" w:hAnsi="Arial Narrow" w:cs="Arial"/>
                <w:color w:val="auto"/>
                <w:sz w:val="16"/>
                <w:szCs w:val="16"/>
                <w:lang w:val="ru-RU"/>
              </w:rPr>
            </w:pPr>
          </w:p>
          <w:p w14:paraId="50DBD7CA" w14:textId="77777777" w:rsidR="00F772B5" w:rsidRPr="00BF38C6" w:rsidRDefault="00F772B5" w:rsidP="00F772B5">
            <w:pPr>
              <w:pStyle w:val="CellBodyCentered"/>
              <w:ind w:right="-28"/>
              <w:rPr>
                <w:rFonts w:ascii="Arial Narrow" w:hAnsi="Arial Narrow" w:cs="Arial"/>
                <w:color w:val="auto"/>
                <w:sz w:val="16"/>
                <w:szCs w:val="16"/>
                <w:lang w:val="ru-RU"/>
              </w:rPr>
            </w:pPr>
          </w:p>
          <w:p w14:paraId="1CF252CD" w14:textId="77777777" w:rsidR="00F772B5" w:rsidRPr="00BF38C6" w:rsidRDefault="00F772B5" w:rsidP="00F772B5">
            <w:pPr>
              <w:pStyle w:val="CellBodyCentered"/>
              <w:ind w:right="-28"/>
              <w:rPr>
                <w:rFonts w:ascii="Arial Narrow" w:hAnsi="Arial Narrow" w:cs="Arial"/>
                <w:color w:val="auto"/>
                <w:sz w:val="16"/>
                <w:szCs w:val="16"/>
                <w:lang w:val="ru-RU"/>
              </w:rPr>
            </w:pPr>
          </w:p>
          <w:p w14:paraId="175F43F6" w14:textId="77777777" w:rsidR="00F772B5" w:rsidRPr="00BF38C6" w:rsidRDefault="00F772B5" w:rsidP="00F772B5">
            <w:pPr>
              <w:pStyle w:val="CellBodyCentered"/>
              <w:ind w:right="-28"/>
              <w:rPr>
                <w:rFonts w:ascii="Arial Narrow" w:hAnsi="Arial Narrow" w:cs="Arial"/>
                <w:color w:val="auto"/>
                <w:sz w:val="16"/>
                <w:szCs w:val="16"/>
                <w:lang w:val="ru-RU"/>
              </w:rPr>
            </w:pPr>
          </w:p>
          <w:p w14:paraId="3CBF04C4" w14:textId="77777777" w:rsidR="00F772B5" w:rsidRPr="00BF38C6" w:rsidRDefault="00F772B5" w:rsidP="00F772B5">
            <w:pPr>
              <w:pStyle w:val="CellBodyCentered"/>
              <w:ind w:right="-28"/>
              <w:rPr>
                <w:rFonts w:ascii="Arial Narrow" w:hAnsi="Arial Narrow" w:cs="Arial"/>
                <w:color w:val="auto"/>
                <w:sz w:val="16"/>
                <w:szCs w:val="16"/>
                <w:lang w:val="ru-RU"/>
              </w:rPr>
            </w:pPr>
          </w:p>
          <w:p w14:paraId="0726A939" w14:textId="77777777" w:rsidR="00F772B5" w:rsidRPr="00BF38C6" w:rsidRDefault="00F772B5" w:rsidP="00F772B5">
            <w:pPr>
              <w:pStyle w:val="CellBodyCentered"/>
              <w:ind w:right="-28"/>
              <w:rPr>
                <w:rFonts w:ascii="Arial Narrow" w:hAnsi="Arial Narrow" w:cs="Arial"/>
                <w:color w:val="auto"/>
                <w:sz w:val="16"/>
                <w:szCs w:val="16"/>
                <w:lang w:val="ru-RU"/>
              </w:rPr>
            </w:pPr>
          </w:p>
          <w:p w14:paraId="7136B743" w14:textId="77777777" w:rsidR="00F772B5" w:rsidRPr="00BF38C6" w:rsidRDefault="00F772B5" w:rsidP="00F772B5">
            <w:pPr>
              <w:pStyle w:val="CellBodyCentered"/>
              <w:ind w:right="-28"/>
              <w:rPr>
                <w:rFonts w:ascii="Arial Narrow" w:hAnsi="Arial Narrow" w:cs="Arial"/>
                <w:color w:val="auto"/>
                <w:sz w:val="16"/>
                <w:szCs w:val="16"/>
                <w:lang w:val="ru-RU"/>
              </w:rPr>
            </w:pPr>
          </w:p>
          <w:p w14:paraId="5B217116" w14:textId="77777777" w:rsidR="00F772B5" w:rsidRPr="00BF38C6" w:rsidRDefault="00F772B5" w:rsidP="00F772B5">
            <w:pPr>
              <w:pStyle w:val="CellBodyCentered"/>
              <w:ind w:right="-28"/>
              <w:rPr>
                <w:rFonts w:ascii="Arial Narrow" w:hAnsi="Arial Narrow" w:cs="Arial"/>
                <w:color w:val="auto"/>
                <w:sz w:val="16"/>
                <w:szCs w:val="16"/>
                <w:lang w:val="ru-RU"/>
              </w:rPr>
            </w:pPr>
          </w:p>
          <w:p w14:paraId="2CFC3AA0" w14:textId="77777777" w:rsidR="00F772B5" w:rsidRPr="00BF38C6" w:rsidRDefault="00F772B5" w:rsidP="00F772B5">
            <w:pPr>
              <w:pStyle w:val="CellBodyCentered"/>
              <w:ind w:right="-28"/>
              <w:rPr>
                <w:rFonts w:ascii="Arial Narrow" w:hAnsi="Arial Narrow" w:cs="Arial"/>
                <w:color w:val="auto"/>
                <w:sz w:val="16"/>
                <w:szCs w:val="16"/>
                <w:lang w:val="ru-RU"/>
              </w:rPr>
            </w:pPr>
          </w:p>
          <w:p w14:paraId="6361D999" w14:textId="77777777" w:rsidR="00F772B5" w:rsidRPr="00BF38C6" w:rsidRDefault="00F772B5" w:rsidP="00F772B5">
            <w:pPr>
              <w:pStyle w:val="CellBodyCentered"/>
              <w:ind w:right="-28"/>
              <w:rPr>
                <w:rFonts w:ascii="Arial Narrow" w:hAnsi="Arial Narrow"/>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3BE5BBBE" w14:textId="77777777" w:rsidR="00F772B5" w:rsidRPr="00BF38C6" w:rsidRDefault="00F772B5" w:rsidP="00F772B5">
            <w:pPr>
              <w:pStyle w:val="CellBodyCentered"/>
              <w:rPr>
                <w:rFonts w:ascii="Arial Narrow" w:hAnsi="Arial Narrow"/>
                <w:color w:val="auto"/>
                <w:sz w:val="16"/>
                <w:szCs w:val="16"/>
                <w:lang w:val="ru-RU"/>
              </w:rPr>
            </w:pPr>
          </w:p>
          <w:p w14:paraId="776036D8"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100</w:t>
            </w:r>
          </w:p>
        </w:tc>
      </w:tr>
      <w:tr w:rsidR="00F772B5" w:rsidRPr="00BF38C6" w:rsidDel="00DB72E6" w14:paraId="70ACEA4E" w14:textId="0B0E92A7" w:rsidTr="002A7110">
        <w:trPr>
          <w:del w:id="2246" w:author="Zhunisbayev, Olzhasbek [Bolashak Atyrau Limited]" w:date="2024-05-11T19:17:00Z"/>
        </w:trPr>
        <w:tc>
          <w:tcPr>
            <w:tcW w:w="3332" w:type="dxa"/>
            <w:tcBorders>
              <w:top w:val="single" w:sz="6" w:space="0" w:color="auto"/>
              <w:left w:val="single" w:sz="6" w:space="0" w:color="auto"/>
              <w:bottom w:val="single" w:sz="6" w:space="0" w:color="auto"/>
              <w:right w:val="single" w:sz="6" w:space="0" w:color="auto"/>
            </w:tcBorders>
          </w:tcPr>
          <w:p w14:paraId="437C9E8A" w14:textId="4F8FB06C" w:rsidR="00F772B5" w:rsidRPr="00BF38C6" w:rsidDel="00DB72E6" w:rsidRDefault="00F772B5" w:rsidP="00F772B5">
            <w:pPr>
              <w:pStyle w:val="CellBody"/>
              <w:rPr>
                <w:del w:id="2247" w:author="Zhunisbayev, Olzhasbek [Bolashak Atyrau Limited]" w:date="2024-05-11T19:17:00Z"/>
                <w:rFonts w:ascii="Arial Narrow" w:hAnsi="Arial Narrow" w:cs="Arial"/>
                <w:color w:val="auto"/>
                <w:sz w:val="16"/>
                <w:szCs w:val="16"/>
                <w:lang w:val="ru-RU"/>
              </w:rPr>
            </w:pPr>
          </w:p>
          <w:p w14:paraId="1EDAFEFC" w14:textId="15135F2E" w:rsidR="00F772B5" w:rsidRPr="00BF38C6" w:rsidDel="00DB72E6" w:rsidRDefault="00F772B5" w:rsidP="00F772B5">
            <w:pPr>
              <w:pStyle w:val="CellBody"/>
              <w:rPr>
                <w:del w:id="2248" w:author="Zhunisbayev, Olzhasbek [Bolashak Atyrau Limited]" w:date="2024-05-11T19:17:00Z"/>
                <w:rFonts w:ascii="Arial Narrow" w:hAnsi="Arial Narrow" w:cs="Arial"/>
                <w:color w:val="auto"/>
                <w:sz w:val="16"/>
                <w:szCs w:val="16"/>
                <w:lang w:val="ru-RU"/>
              </w:rPr>
            </w:pPr>
            <w:del w:id="2249" w:author="Zhunisbayev, Olzhasbek [Bolashak Atyrau Limited]" w:date="2024-05-11T19:17:00Z">
              <w:r w:rsidRPr="00BF38C6" w:rsidDel="00DB72E6">
                <w:rPr>
                  <w:rFonts w:ascii="Arial Narrow" w:hAnsi="Arial Narrow" w:cs="Arial"/>
                  <w:color w:val="auto"/>
                  <w:sz w:val="16"/>
                  <w:szCs w:val="16"/>
                  <w:lang w:val="ru-RU"/>
                </w:rPr>
                <w:delText>WP – ТЕХНОЛОГИЧЕСКАЯ ВОДА</w:delText>
              </w:r>
            </w:del>
          </w:p>
        </w:tc>
        <w:tc>
          <w:tcPr>
            <w:tcW w:w="720" w:type="dxa"/>
            <w:tcBorders>
              <w:top w:val="single" w:sz="6" w:space="0" w:color="auto"/>
              <w:left w:val="single" w:sz="6" w:space="0" w:color="auto"/>
              <w:bottom w:val="single" w:sz="6" w:space="0" w:color="auto"/>
              <w:right w:val="single" w:sz="6" w:space="0" w:color="auto"/>
            </w:tcBorders>
          </w:tcPr>
          <w:p w14:paraId="5274BDC5" w14:textId="233720BC" w:rsidR="00F772B5" w:rsidRPr="00BF38C6" w:rsidDel="00DB72E6" w:rsidRDefault="00F772B5" w:rsidP="00F772B5">
            <w:pPr>
              <w:pStyle w:val="CellBodyCentered"/>
              <w:rPr>
                <w:del w:id="2250" w:author="Zhunisbayev, Olzhasbek [Bolashak Atyrau Limited]" w:date="2024-05-11T19:17:00Z"/>
                <w:rFonts w:ascii="Arial Narrow" w:hAnsi="Arial Narrow" w:cs="Arial"/>
                <w:b/>
                <w:color w:val="auto"/>
                <w:sz w:val="16"/>
                <w:szCs w:val="16"/>
                <w:lang w:val="en-GB"/>
              </w:rPr>
            </w:pPr>
          </w:p>
          <w:p w14:paraId="63A11F8E" w14:textId="4455F178" w:rsidR="00F772B5" w:rsidRPr="00BF38C6" w:rsidDel="00DB72E6" w:rsidRDefault="00F772B5" w:rsidP="00F772B5">
            <w:pPr>
              <w:pStyle w:val="CellBodyCentered"/>
              <w:rPr>
                <w:del w:id="2251" w:author="Zhunisbayev, Olzhasbek [Bolashak Atyrau Limited]" w:date="2024-05-11T19:17:00Z"/>
                <w:rFonts w:ascii="Arial Narrow" w:hAnsi="Arial Narrow"/>
                <w:b/>
                <w:color w:val="auto"/>
                <w:sz w:val="16"/>
                <w:szCs w:val="16"/>
                <w:lang w:val="ru-RU"/>
              </w:rPr>
            </w:pPr>
            <w:del w:id="2252" w:author="Zhunisbayev, Olzhasbek [Bolashak Atyrau Limited]" w:date="2024-05-11T19:17:00Z">
              <w:r w:rsidRPr="00BF38C6" w:rsidDel="00DB72E6">
                <w:rPr>
                  <w:rFonts w:ascii="Arial Narrow" w:hAnsi="Arial Narrow" w:cs="Arial"/>
                  <w:b/>
                  <w:color w:val="auto"/>
                  <w:sz w:val="16"/>
                  <w:szCs w:val="16"/>
                  <w:lang w:val="en-GB"/>
                </w:rPr>
                <w:delText>900D01</w:delText>
              </w:r>
            </w:del>
          </w:p>
        </w:tc>
        <w:tc>
          <w:tcPr>
            <w:tcW w:w="720" w:type="dxa"/>
            <w:tcBorders>
              <w:top w:val="single" w:sz="6" w:space="0" w:color="auto"/>
              <w:left w:val="single" w:sz="6" w:space="0" w:color="auto"/>
              <w:bottom w:val="single" w:sz="6" w:space="0" w:color="auto"/>
              <w:right w:val="single" w:sz="6" w:space="0" w:color="auto"/>
            </w:tcBorders>
          </w:tcPr>
          <w:p w14:paraId="3744877E" w14:textId="301D728B" w:rsidR="00F772B5" w:rsidRPr="00BF38C6" w:rsidDel="00DB72E6" w:rsidRDefault="00F772B5" w:rsidP="00F772B5">
            <w:pPr>
              <w:pStyle w:val="CellBodyCentered"/>
              <w:rPr>
                <w:del w:id="2253" w:author="Zhunisbayev, Olzhasbek [Bolashak Atyrau Limited]" w:date="2024-05-11T19:17:00Z"/>
                <w:rFonts w:ascii="Arial Narrow" w:hAnsi="Arial Narrow" w:cs="Arial"/>
                <w:color w:val="auto"/>
                <w:sz w:val="16"/>
                <w:szCs w:val="16"/>
                <w:lang w:val="en-GB"/>
              </w:rPr>
            </w:pPr>
          </w:p>
          <w:p w14:paraId="5B0EBEBE" w14:textId="396134A7" w:rsidR="00F772B5" w:rsidRPr="00BF38C6" w:rsidDel="00DB72E6" w:rsidRDefault="00F772B5" w:rsidP="00F772B5">
            <w:pPr>
              <w:pStyle w:val="CellBodyCentered"/>
              <w:rPr>
                <w:del w:id="2254" w:author="Zhunisbayev, Olzhasbek [Bolashak Atyrau Limited]" w:date="2024-05-11T19:17:00Z"/>
                <w:rFonts w:ascii="Arial Narrow" w:hAnsi="Arial Narrow"/>
                <w:color w:val="auto"/>
                <w:sz w:val="16"/>
                <w:szCs w:val="16"/>
                <w:lang w:val="ru-RU"/>
              </w:rPr>
            </w:pPr>
            <w:del w:id="2255" w:author="Zhunisbayev, Olzhasbek [Bolashak Atyrau Limited]" w:date="2024-05-11T19:17:00Z">
              <w:r w:rsidRPr="00BF38C6" w:rsidDel="00DB72E6">
                <w:rPr>
                  <w:rFonts w:ascii="Arial Narrow" w:hAnsi="Arial Narrow" w:cs="Arial"/>
                  <w:color w:val="auto"/>
                  <w:sz w:val="16"/>
                  <w:szCs w:val="16"/>
                  <w:lang w:val="en-GB"/>
                </w:rPr>
                <w:delText>1</w:delText>
              </w:r>
              <w:r w:rsidRPr="00BF38C6" w:rsidDel="00DB72E6">
                <w:rPr>
                  <w:rFonts w:ascii="Arial Narrow" w:hAnsi="Arial Narrow" w:cs="Arial"/>
                  <w:color w:val="auto"/>
                  <w:sz w:val="16"/>
                  <w:szCs w:val="16"/>
                  <w:lang w:val="ru-RU"/>
                </w:rPr>
                <w:delText>,</w:delText>
              </w:r>
              <w:r w:rsidRPr="00BF38C6" w:rsidDel="00DB72E6">
                <w:rPr>
                  <w:rFonts w:ascii="Arial Narrow" w:hAnsi="Arial Narrow" w:cs="Arial"/>
                  <w:color w:val="auto"/>
                  <w:sz w:val="16"/>
                  <w:szCs w:val="16"/>
                  <w:lang w:val="en-GB"/>
                </w:rPr>
                <w:delText>0</w:delText>
              </w:r>
            </w:del>
          </w:p>
        </w:tc>
        <w:tc>
          <w:tcPr>
            <w:tcW w:w="900" w:type="dxa"/>
            <w:tcBorders>
              <w:top w:val="single" w:sz="6" w:space="0" w:color="auto"/>
              <w:left w:val="single" w:sz="6" w:space="0" w:color="auto"/>
              <w:bottom w:val="single" w:sz="6" w:space="0" w:color="auto"/>
              <w:right w:val="single" w:sz="6" w:space="0" w:color="auto"/>
            </w:tcBorders>
          </w:tcPr>
          <w:p w14:paraId="5FB87449" w14:textId="612DCAA6" w:rsidR="00F772B5" w:rsidRPr="00BF38C6" w:rsidDel="00DB72E6" w:rsidRDefault="00F772B5" w:rsidP="00F772B5">
            <w:pPr>
              <w:pStyle w:val="CellBodyCentered"/>
              <w:rPr>
                <w:del w:id="2256" w:author="Zhunisbayev, Olzhasbek [Bolashak Atyrau Limited]" w:date="2024-05-11T19:17:00Z"/>
                <w:rFonts w:ascii="Arial Narrow" w:hAnsi="Arial Narrow" w:cs="Arial"/>
                <w:color w:val="auto"/>
                <w:sz w:val="16"/>
                <w:szCs w:val="16"/>
                <w:lang w:val="en-GB"/>
              </w:rPr>
            </w:pPr>
          </w:p>
          <w:p w14:paraId="4251F8A0" w14:textId="6663BBFA" w:rsidR="00F772B5" w:rsidRPr="00BF38C6" w:rsidDel="00DB72E6" w:rsidRDefault="00F772B5" w:rsidP="00F772B5">
            <w:pPr>
              <w:pStyle w:val="CellBodyCentered"/>
              <w:rPr>
                <w:del w:id="2257" w:author="Zhunisbayev, Olzhasbek [Bolashak Atyrau Limited]" w:date="2024-05-11T19:17:00Z"/>
                <w:rFonts w:ascii="Arial Narrow" w:hAnsi="Arial Narrow" w:cs="Arial"/>
                <w:color w:val="auto"/>
                <w:sz w:val="16"/>
                <w:szCs w:val="16"/>
                <w:lang w:val="en-GB"/>
              </w:rPr>
            </w:pPr>
            <w:del w:id="2258" w:author="Zhunisbayev, Olzhasbek [Bolashak Atyrau Limited]" w:date="2024-05-11T19:17:00Z">
              <w:r w:rsidRPr="00BF38C6" w:rsidDel="00DB72E6">
                <w:rPr>
                  <w:rFonts w:ascii="Arial Narrow" w:hAnsi="Arial Narrow" w:cs="Arial"/>
                  <w:color w:val="auto"/>
                  <w:sz w:val="16"/>
                  <w:szCs w:val="16"/>
                  <w:lang w:val="ru-RU"/>
                </w:rPr>
                <w:delText>СУПЕРДУПЛЕКС</w:delText>
              </w:r>
            </w:del>
          </w:p>
          <w:p w14:paraId="5DBBDF60" w14:textId="1B2F52C5" w:rsidR="00F772B5" w:rsidRPr="00BF38C6" w:rsidDel="00DB72E6" w:rsidRDefault="00F772B5" w:rsidP="00F772B5">
            <w:pPr>
              <w:pStyle w:val="CellBodyCentered"/>
              <w:ind w:left="-33"/>
              <w:rPr>
                <w:del w:id="2259" w:author="Zhunisbayev, Olzhasbek [Bolashak Atyrau Limited]" w:date="2024-05-11T19:17:00Z"/>
                <w:rFonts w:ascii="Arial Narrow" w:hAnsi="Arial Narrow" w:cs="Arial"/>
                <w:color w:val="auto"/>
                <w:sz w:val="16"/>
                <w:szCs w:val="16"/>
                <w:lang w:val="en-GB"/>
              </w:rPr>
            </w:pPr>
          </w:p>
          <w:p w14:paraId="0B754A22" w14:textId="3427C7AF" w:rsidR="00F772B5" w:rsidRPr="00BF38C6" w:rsidDel="00DB72E6" w:rsidRDefault="00F772B5" w:rsidP="00F772B5">
            <w:pPr>
              <w:pStyle w:val="CellBodyCentered"/>
              <w:rPr>
                <w:del w:id="2260" w:author="Zhunisbayev, Olzhasbek [Bolashak Atyrau Limited]" w:date="2024-05-11T19:17:00Z"/>
                <w:rFonts w:ascii="Arial Narrow" w:hAnsi="Arial Narrow"/>
                <w:color w:val="auto"/>
                <w:sz w:val="16"/>
                <w:szCs w:val="16"/>
                <w:lang w:val="ru-RU"/>
              </w:rPr>
            </w:pPr>
            <w:del w:id="2261" w:author="Zhunisbayev, Olzhasbek [Bolashak Atyrau Limited]" w:date="2024-05-11T19:17:00Z">
              <w:r w:rsidRPr="00BF38C6" w:rsidDel="00DB72E6">
                <w:rPr>
                  <w:rFonts w:ascii="Arial Narrow" w:hAnsi="Arial Narrow" w:cs="Arial"/>
                  <w:color w:val="auto"/>
                  <w:sz w:val="16"/>
                  <w:szCs w:val="16"/>
                  <w:lang w:val="ru-RU"/>
                </w:rPr>
                <w:delText>Примечание 1</w:delText>
              </w:r>
            </w:del>
          </w:p>
        </w:tc>
        <w:tc>
          <w:tcPr>
            <w:tcW w:w="810" w:type="dxa"/>
            <w:tcBorders>
              <w:top w:val="single" w:sz="6" w:space="0" w:color="auto"/>
              <w:left w:val="single" w:sz="6" w:space="0" w:color="auto"/>
              <w:bottom w:val="single" w:sz="6" w:space="0" w:color="auto"/>
              <w:right w:val="single" w:sz="6" w:space="0" w:color="auto"/>
            </w:tcBorders>
          </w:tcPr>
          <w:p w14:paraId="2DA9AF2D" w14:textId="7524659B" w:rsidR="00F772B5" w:rsidRPr="00BF38C6" w:rsidDel="00DB72E6" w:rsidRDefault="00F772B5" w:rsidP="00F772B5">
            <w:pPr>
              <w:pStyle w:val="CellBodyCentered"/>
              <w:rPr>
                <w:del w:id="2262" w:author="Zhunisbayev, Olzhasbek [Bolashak Atyrau Limited]" w:date="2024-05-11T19:17:00Z"/>
                <w:rFonts w:ascii="Arial Narrow" w:hAnsi="Arial Narrow" w:cs="Arial"/>
                <w:color w:val="auto"/>
                <w:sz w:val="16"/>
                <w:szCs w:val="16"/>
                <w:lang w:val="en-GB"/>
              </w:rPr>
            </w:pPr>
          </w:p>
          <w:p w14:paraId="61B22D5C" w14:textId="2EDBE54A" w:rsidR="00F772B5" w:rsidRPr="00BF38C6" w:rsidDel="00DB72E6" w:rsidRDefault="00F772B5" w:rsidP="00F772B5">
            <w:pPr>
              <w:pStyle w:val="CellBodyCentered"/>
              <w:rPr>
                <w:del w:id="2263" w:author="Zhunisbayev, Olzhasbek [Bolashak Atyrau Limited]" w:date="2024-05-11T19:17:00Z"/>
                <w:rFonts w:ascii="Arial Narrow" w:hAnsi="Arial Narrow" w:cs="Arial"/>
                <w:color w:val="auto"/>
                <w:sz w:val="16"/>
                <w:szCs w:val="16"/>
                <w:lang w:val="en-GB"/>
              </w:rPr>
            </w:pPr>
            <w:del w:id="2264" w:author="Zhunisbayev, Olzhasbek [Bolashak Atyrau Limited]" w:date="2024-05-11T19:17:00Z">
              <w:r w:rsidRPr="00BF38C6" w:rsidDel="00DB72E6">
                <w:rPr>
                  <w:rFonts w:ascii="Arial Narrow" w:hAnsi="Arial Narrow"/>
                  <w:color w:val="auto"/>
                  <w:sz w:val="16"/>
                  <w:szCs w:val="16"/>
                  <w:lang w:val="ru-RU"/>
                </w:rPr>
                <w:delText xml:space="preserve">КЛАСС </w:delText>
              </w:r>
              <w:r w:rsidRPr="00BF38C6" w:rsidDel="00DB72E6">
                <w:rPr>
                  <w:rFonts w:ascii="Arial Narrow" w:hAnsi="Arial Narrow" w:cs="Arial"/>
                  <w:color w:val="auto"/>
                  <w:sz w:val="16"/>
                  <w:szCs w:val="16"/>
                  <w:lang w:val="en-GB"/>
                </w:rPr>
                <w:delText>900</w:delText>
              </w:r>
            </w:del>
          </w:p>
          <w:p w14:paraId="0B82FE5D" w14:textId="7CD99765" w:rsidR="00F772B5" w:rsidRPr="00BF38C6" w:rsidDel="00DB72E6" w:rsidRDefault="00F772B5" w:rsidP="00F772B5">
            <w:pPr>
              <w:pStyle w:val="CellBodyCentered"/>
              <w:rPr>
                <w:del w:id="2265" w:author="Zhunisbayev, Olzhasbek [Bolashak Atyrau Limited]" w:date="2024-05-11T19:17:00Z"/>
                <w:rFonts w:ascii="Arial Narrow" w:hAnsi="Arial Narrow"/>
                <w:color w:val="auto"/>
                <w:sz w:val="16"/>
                <w:szCs w:val="16"/>
                <w:lang w:val="ru-RU"/>
              </w:rPr>
            </w:pPr>
            <w:del w:id="2266" w:author="Zhunisbayev, Olzhasbek [Bolashak Atyrau Limited]" w:date="2024-05-11T19:17:00Z">
              <w:r w:rsidRPr="00BF38C6" w:rsidDel="00DB72E6">
                <w:rPr>
                  <w:rFonts w:ascii="Arial Narrow" w:hAnsi="Arial Narrow" w:cs="Arial"/>
                  <w:color w:val="auto"/>
                  <w:sz w:val="16"/>
                  <w:szCs w:val="16"/>
                  <w:lang w:val="en-GB"/>
                </w:rPr>
                <w:delText>RF/CF</w:delText>
              </w:r>
            </w:del>
          </w:p>
        </w:tc>
        <w:tc>
          <w:tcPr>
            <w:tcW w:w="709" w:type="dxa"/>
            <w:tcBorders>
              <w:top w:val="single" w:sz="6" w:space="0" w:color="auto"/>
              <w:left w:val="single" w:sz="6" w:space="0" w:color="auto"/>
              <w:bottom w:val="single" w:sz="6" w:space="0" w:color="auto"/>
              <w:right w:val="single" w:sz="6" w:space="0" w:color="auto"/>
            </w:tcBorders>
          </w:tcPr>
          <w:p w14:paraId="3B64E464" w14:textId="4291F940" w:rsidR="00F772B5" w:rsidRPr="00BF38C6" w:rsidDel="00DB72E6" w:rsidRDefault="00F772B5" w:rsidP="00F772B5">
            <w:pPr>
              <w:pStyle w:val="CellBodyCentered"/>
              <w:rPr>
                <w:del w:id="2267" w:author="Zhunisbayev, Olzhasbek [Bolashak Atyrau Limited]" w:date="2024-05-11T19:17:00Z"/>
                <w:rFonts w:ascii="Arial Narrow" w:hAnsi="Arial Narrow" w:cs="Arial"/>
                <w:color w:val="auto"/>
                <w:sz w:val="16"/>
                <w:szCs w:val="16"/>
                <w:lang w:val="en-GB"/>
              </w:rPr>
            </w:pPr>
          </w:p>
          <w:p w14:paraId="289AA96B" w14:textId="5E41AEE6" w:rsidR="00F772B5" w:rsidRPr="00BF38C6" w:rsidDel="00DB72E6" w:rsidRDefault="00F772B5" w:rsidP="00F772B5">
            <w:pPr>
              <w:pStyle w:val="CellBodyCentered"/>
              <w:ind w:firstLine="14"/>
              <w:rPr>
                <w:del w:id="2268" w:author="Zhunisbayev, Olzhasbek [Bolashak Atyrau Limited]" w:date="2024-05-11T19:17:00Z"/>
                <w:rFonts w:ascii="Arial Narrow" w:hAnsi="Arial Narrow"/>
                <w:color w:val="auto"/>
                <w:sz w:val="16"/>
                <w:szCs w:val="16"/>
                <w:lang w:val="ru-RU"/>
              </w:rPr>
            </w:pPr>
            <w:del w:id="2269" w:author="Zhunisbayev, Olzhasbek [Bolashak Atyrau Limited]" w:date="2024-05-11T19:17:00Z">
              <w:r w:rsidRPr="00BF38C6" w:rsidDel="00DB72E6">
                <w:rPr>
                  <w:rFonts w:ascii="Arial Narrow" w:hAnsi="Arial Narrow" w:cs="Arial"/>
                  <w:color w:val="auto"/>
                  <w:sz w:val="16"/>
                  <w:szCs w:val="16"/>
                  <w:lang w:val="en-GB"/>
                </w:rPr>
                <w:delText>O</w:delText>
              </w:r>
              <w:r w:rsidRPr="00BF38C6" w:rsidDel="00DB72E6">
                <w:rPr>
                  <w:rFonts w:ascii="Arial Narrow" w:hAnsi="Arial Narrow" w:cs="Arial"/>
                  <w:color w:val="auto"/>
                  <w:sz w:val="16"/>
                  <w:szCs w:val="16"/>
                  <w:lang w:val="ru-RU"/>
                </w:rPr>
                <w:delText xml:space="preserve">т </w:delText>
              </w:r>
              <w:r w:rsidDel="00DB72E6">
                <w:rPr>
                  <w:rFonts w:ascii="Arial Narrow" w:hAnsi="Arial Narrow" w:cs="Arial"/>
                  <w:color w:val="auto"/>
                  <w:sz w:val="16"/>
                  <w:szCs w:val="16"/>
                  <w:lang w:val="ru-RU"/>
                </w:rPr>
                <w:delText>-40</w:delText>
              </w:r>
              <w:r w:rsidRPr="00BF38C6" w:rsidDel="00DB72E6">
                <w:rPr>
                  <w:rFonts w:ascii="Arial Narrow" w:hAnsi="Arial Narrow" w:cs="Arial"/>
                  <w:color w:val="auto"/>
                  <w:sz w:val="16"/>
                  <w:szCs w:val="16"/>
                  <w:lang w:val="ru-RU"/>
                </w:rPr>
                <w:delText xml:space="preserve"> до </w:delText>
              </w:r>
              <w:r w:rsidRPr="00BF38C6" w:rsidDel="00DB72E6">
                <w:rPr>
                  <w:rFonts w:ascii="Arial Narrow" w:hAnsi="Arial Narrow" w:cs="Arial"/>
                  <w:color w:val="auto"/>
                  <w:sz w:val="16"/>
                  <w:szCs w:val="16"/>
                  <w:lang w:val="en-GB"/>
                </w:rPr>
                <w:delText>+100</w:delText>
              </w:r>
              <w:r w:rsidRPr="00BF38C6" w:rsidDel="00DB72E6">
                <w:rPr>
                  <w:rFonts w:ascii="Arial Narrow" w:hAnsi="Arial Narrow" w:cs="Arial"/>
                  <w:color w:val="auto"/>
                  <w:sz w:val="16"/>
                  <w:szCs w:val="16"/>
                  <w:lang w:val="ru-RU"/>
                </w:rPr>
                <w:delText xml:space="preserve"> </w:delText>
              </w:r>
              <w:r w:rsidRPr="00BF38C6" w:rsidDel="00DB72E6">
                <w:rPr>
                  <w:rFonts w:ascii="Arial Narrow" w:hAnsi="Arial Narrow" w:cs="Arial"/>
                  <w:color w:val="auto"/>
                  <w:sz w:val="16"/>
                  <w:szCs w:val="16"/>
                  <w:lang w:val="en-GB"/>
                </w:rPr>
                <w:delText>°C</w:delText>
              </w:r>
            </w:del>
          </w:p>
        </w:tc>
        <w:tc>
          <w:tcPr>
            <w:tcW w:w="1951" w:type="dxa"/>
            <w:tcBorders>
              <w:top w:val="single" w:sz="6" w:space="0" w:color="auto"/>
              <w:left w:val="single" w:sz="6" w:space="0" w:color="auto"/>
              <w:bottom w:val="single" w:sz="6" w:space="0" w:color="auto"/>
              <w:right w:val="single" w:sz="6" w:space="0" w:color="auto"/>
            </w:tcBorders>
          </w:tcPr>
          <w:p w14:paraId="1A9A046A" w14:textId="098E9587" w:rsidR="00F772B5" w:rsidRPr="00BF38C6" w:rsidDel="00DB72E6" w:rsidRDefault="00F772B5" w:rsidP="00F772B5">
            <w:pPr>
              <w:pStyle w:val="CellBody"/>
              <w:rPr>
                <w:del w:id="2270" w:author="Zhunisbayev, Olzhasbek [Bolashak Atyrau Limited]" w:date="2024-05-11T19:17:00Z"/>
                <w:rFonts w:ascii="Arial Narrow" w:hAnsi="Arial Narrow" w:cs="Arial"/>
                <w:color w:val="auto"/>
                <w:sz w:val="16"/>
                <w:szCs w:val="16"/>
                <w:lang w:val="ru-RU"/>
              </w:rPr>
            </w:pPr>
            <w:del w:id="2271" w:author="Zhunisbayev, Olzhasbek [Bolashak Atyrau Limited]" w:date="2024-05-11T19:17:00Z">
              <w:r w:rsidRPr="00BF38C6" w:rsidDel="00DB72E6">
                <w:rPr>
                  <w:rFonts w:ascii="Arial Narrow" w:hAnsi="Arial Narrow" w:cs="Arial"/>
                  <w:color w:val="auto"/>
                  <w:sz w:val="16"/>
                  <w:szCs w:val="16"/>
                  <w:u w:val="single"/>
                  <w:lang w:val="ru-RU"/>
                </w:rPr>
                <w:delText xml:space="preserve">По </w:delText>
              </w:r>
              <w:r w:rsidRPr="00BF38C6" w:rsidDel="00DB72E6">
                <w:rPr>
                  <w:rFonts w:ascii="Arial Narrow" w:hAnsi="Arial Narrow" w:cs="Arial"/>
                  <w:color w:val="auto"/>
                  <w:sz w:val="16"/>
                  <w:szCs w:val="16"/>
                  <w:u w:val="single"/>
                  <w:lang w:val="en-GB"/>
                </w:rPr>
                <w:delText>ASME</w:delText>
              </w:r>
              <w:r w:rsidRPr="00BF38C6" w:rsidDel="00DB72E6">
                <w:rPr>
                  <w:rFonts w:ascii="Arial Narrow" w:hAnsi="Arial Narrow" w:cs="Arial"/>
                  <w:color w:val="auto"/>
                  <w:sz w:val="16"/>
                  <w:szCs w:val="16"/>
                  <w:u w:val="single"/>
                  <w:lang w:val="ru-RU"/>
                </w:rPr>
                <w:delText xml:space="preserve"> </w:delText>
              </w:r>
              <w:r w:rsidRPr="00BF38C6" w:rsidDel="00DB72E6">
                <w:rPr>
                  <w:rFonts w:ascii="Arial Narrow" w:hAnsi="Arial Narrow" w:cs="Arial"/>
                  <w:color w:val="auto"/>
                  <w:sz w:val="16"/>
                  <w:szCs w:val="16"/>
                  <w:u w:val="single"/>
                  <w:lang w:val="en-GB"/>
                </w:rPr>
                <w:delText>B</w:delText>
              </w:r>
              <w:r w:rsidRPr="00BF38C6" w:rsidDel="00DB72E6">
                <w:rPr>
                  <w:rFonts w:ascii="Arial Narrow" w:hAnsi="Arial Narrow" w:cs="Arial"/>
                  <w:color w:val="auto"/>
                  <w:sz w:val="16"/>
                  <w:szCs w:val="16"/>
                  <w:u w:val="single"/>
                  <w:lang w:val="ru-RU"/>
                </w:rPr>
                <w:delText>16.5, группа материалов 2.8</w:delText>
              </w:r>
            </w:del>
          </w:p>
          <w:p w14:paraId="49BE75C0" w14:textId="003DDAC3" w:rsidR="00F772B5" w:rsidRPr="00BF38C6" w:rsidDel="00DB72E6" w:rsidRDefault="00F772B5" w:rsidP="00F772B5">
            <w:pPr>
              <w:pStyle w:val="CellBody"/>
              <w:rPr>
                <w:del w:id="2272" w:author="Zhunisbayev, Olzhasbek [Bolashak Atyrau Limited]" w:date="2024-05-11T19:17:00Z"/>
                <w:rFonts w:ascii="Arial Narrow" w:hAnsi="Arial Narrow" w:cs="Arial"/>
                <w:color w:val="auto"/>
                <w:sz w:val="16"/>
                <w:szCs w:val="16"/>
                <w:lang w:val="ru-RU"/>
              </w:rPr>
            </w:pPr>
            <w:del w:id="2273" w:author="Zhunisbayev, Olzhasbek [Bolashak Atyrau Limited]" w:date="2024-05-11T19:17:00Z">
              <w:r w:rsidRPr="00BF38C6" w:rsidDel="00DB72E6">
                <w:rPr>
                  <w:rFonts w:ascii="Arial Narrow" w:hAnsi="Arial Narrow" w:cs="Arial"/>
                  <w:color w:val="auto"/>
                  <w:sz w:val="16"/>
                  <w:szCs w:val="16"/>
                  <w:lang w:val="ru-RU"/>
                </w:rPr>
                <w:delText>макс. до 38 °</w:delText>
              </w:r>
              <w:r w:rsidRPr="00BF38C6" w:rsidDel="00DB72E6">
                <w:rPr>
                  <w:rFonts w:ascii="Arial Narrow" w:hAnsi="Arial Narrow" w:cs="Arial"/>
                  <w:snapToGrid w:val="0"/>
                  <w:color w:val="auto"/>
                  <w:sz w:val="16"/>
                  <w:szCs w:val="16"/>
                  <w:lang w:val="en-GB"/>
                </w:rPr>
                <w:delText>C</w:delText>
              </w:r>
              <w:r w:rsidRPr="00BF38C6" w:rsidDel="00DB72E6">
                <w:rPr>
                  <w:rFonts w:ascii="Arial Narrow" w:hAnsi="Arial Narrow" w:cs="Arial"/>
                  <w:snapToGrid w:val="0"/>
                  <w:color w:val="auto"/>
                  <w:sz w:val="16"/>
                  <w:szCs w:val="16"/>
                  <w:lang w:val="ru-RU"/>
                </w:rPr>
                <w:delText xml:space="preserve"> </w:delText>
              </w:r>
              <w:r w:rsidRPr="00BF38C6" w:rsidDel="00DB72E6">
                <w:rPr>
                  <w:rFonts w:ascii="Arial Narrow" w:hAnsi="Arial Narrow" w:cs="Arial"/>
                  <w:color w:val="auto"/>
                  <w:sz w:val="16"/>
                  <w:szCs w:val="16"/>
                  <w:lang w:val="ru-RU"/>
                </w:rPr>
                <w:delText>= 155,1 бар (изб.)</w:delText>
              </w:r>
            </w:del>
          </w:p>
          <w:p w14:paraId="2AB814E7" w14:textId="3A717D87" w:rsidR="00F772B5" w:rsidRPr="00BF38C6" w:rsidDel="00DB72E6" w:rsidRDefault="00F772B5" w:rsidP="00F772B5">
            <w:pPr>
              <w:pStyle w:val="CellBody"/>
              <w:rPr>
                <w:del w:id="2274" w:author="Zhunisbayev, Olzhasbek [Bolashak Atyrau Limited]" w:date="2024-05-11T19:17:00Z"/>
                <w:rFonts w:ascii="Arial Narrow" w:hAnsi="Arial Narrow" w:cs="Arial"/>
                <w:color w:val="auto"/>
                <w:sz w:val="16"/>
                <w:szCs w:val="16"/>
                <w:lang w:val="ru-RU"/>
              </w:rPr>
            </w:pPr>
            <w:del w:id="2275" w:author="Zhunisbayev, Olzhasbek [Bolashak Atyrau Limited]" w:date="2024-05-11T19:17:00Z">
              <w:r w:rsidRPr="00BF38C6" w:rsidDel="00DB72E6">
                <w:rPr>
                  <w:rFonts w:ascii="Arial Narrow" w:hAnsi="Arial Narrow" w:cs="Arial"/>
                  <w:color w:val="auto"/>
                  <w:sz w:val="16"/>
                  <w:szCs w:val="16"/>
                  <w:lang w:val="ru-RU"/>
                </w:rPr>
                <w:delText>макс. при 50 °</w:delText>
              </w:r>
              <w:r w:rsidRPr="00BF38C6" w:rsidDel="00DB72E6">
                <w:rPr>
                  <w:rFonts w:ascii="Arial Narrow" w:hAnsi="Arial Narrow" w:cs="Arial"/>
                  <w:snapToGrid w:val="0"/>
                  <w:color w:val="auto"/>
                  <w:sz w:val="16"/>
                  <w:szCs w:val="16"/>
                  <w:lang w:val="en-GB"/>
                </w:rPr>
                <w:delText>C</w:delText>
              </w:r>
              <w:r w:rsidRPr="00BF38C6" w:rsidDel="00DB72E6">
                <w:rPr>
                  <w:rFonts w:ascii="Arial Narrow" w:hAnsi="Arial Narrow" w:cs="Arial"/>
                  <w:snapToGrid w:val="0"/>
                  <w:color w:val="auto"/>
                  <w:sz w:val="16"/>
                  <w:szCs w:val="16"/>
                  <w:lang w:val="ru-RU"/>
                </w:rPr>
                <w:delText xml:space="preserve"> = 155,1 </w:delText>
              </w:r>
              <w:r w:rsidRPr="00BF38C6" w:rsidDel="00DB72E6">
                <w:rPr>
                  <w:rFonts w:ascii="Arial Narrow" w:hAnsi="Arial Narrow" w:cs="Arial"/>
                  <w:color w:val="auto"/>
                  <w:sz w:val="16"/>
                  <w:szCs w:val="16"/>
                  <w:lang w:val="ru-RU"/>
                </w:rPr>
                <w:delText>бар (изб.)</w:delText>
              </w:r>
            </w:del>
          </w:p>
          <w:p w14:paraId="7306A6B3" w14:textId="3F187361" w:rsidR="00F772B5" w:rsidRPr="00BF38C6" w:rsidDel="00DB72E6" w:rsidRDefault="00F772B5" w:rsidP="00F772B5">
            <w:pPr>
              <w:pStyle w:val="CellBody"/>
              <w:rPr>
                <w:del w:id="2276" w:author="Zhunisbayev, Olzhasbek [Bolashak Atyrau Limited]" w:date="2024-05-11T19:17:00Z"/>
                <w:rFonts w:ascii="Arial Narrow" w:hAnsi="Arial Narrow"/>
                <w:color w:val="auto"/>
                <w:sz w:val="16"/>
                <w:szCs w:val="16"/>
                <w:lang w:val="ru-RU"/>
              </w:rPr>
            </w:pPr>
            <w:del w:id="2277" w:author="Zhunisbayev, Olzhasbek [Bolashak Atyrau Limited]" w:date="2024-05-11T19:17:00Z">
              <w:r w:rsidRPr="00BF38C6" w:rsidDel="00DB72E6">
                <w:rPr>
                  <w:rFonts w:ascii="Arial Narrow" w:hAnsi="Arial Narrow" w:cs="Arial"/>
                  <w:color w:val="auto"/>
                  <w:sz w:val="16"/>
                  <w:szCs w:val="16"/>
                  <w:lang w:val="ru-RU"/>
                </w:rPr>
                <w:delText>макс. при 100 °</w:delText>
              </w:r>
              <w:r w:rsidRPr="00BF38C6" w:rsidDel="00DB72E6">
                <w:rPr>
                  <w:rFonts w:ascii="Arial Narrow" w:hAnsi="Arial Narrow" w:cs="Arial"/>
                  <w:snapToGrid w:val="0"/>
                  <w:color w:val="auto"/>
                  <w:sz w:val="16"/>
                  <w:szCs w:val="16"/>
                  <w:lang w:val="en-GB"/>
                </w:rPr>
                <w:delText>C</w:delText>
              </w:r>
              <w:r w:rsidRPr="00BF38C6" w:rsidDel="00DB72E6">
                <w:rPr>
                  <w:rFonts w:ascii="Arial Narrow" w:hAnsi="Arial Narrow" w:cs="Arial"/>
                  <w:snapToGrid w:val="0"/>
                  <w:color w:val="auto"/>
                  <w:sz w:val="16"/>
                  <w:szCs w:val="16"/>
                  <w:lang w:val="ru-RU"/>
                </w:rPr>
                <w:delText xml:space="preserve"> = 152,0 </w:delText>
              </w:r>
              <w:r w:rsidRPr="00BF38C6" w:rsidDel="00DB72E6">
                <w:rPr>
                  <w:rFonts w:ascii="Arial Narrow" w:hAnsi="Arial Narrow" w:cs="Arial"/>
                  <w:color w:val="auto"/>
                  <w:sz w:val="16"/>
                  <w:szCs w:val="16"/>
                  <w:lang w:val="ru-RU"/>
                </w:rPr>
                <w:delText>бар (изб.)</w:delText>
              </w:r>
            </w:del>
          </w:p>
        </w:tc>
        <w:tc>
          <w:tcPr>
            <w:tcW w:w="611" w:type="dxa"/>
            <w:tcBorders>
              <w:top w:val="single" w:sz="6" w:space="0" w:color="auto"/>
              <w:left w:val="single" w:sz="6" w:space="0" w:color="auto"/>
              <w:bottom w:val="single" w:sz="6" w:space="0" w:color="auto"/>
              <w:right w:val="single" w:sz="6" w:space="0" w:color="auto"/>
            </w:tcBorders>
          </w:tcPr>
          <w:p w14:paraId="6136177D" w14:textId="280F37A4" w:rsidR="00F772B5" w:rsidRPr="00BF38C6" w:rsidDel="00DB72E6" w:rsidRDefault="00F772B5" w:rsidP="00F772B5">
            <w:pPr>
              <w:pStyle w:val="CellBodyCentered"/>
              <w:ind w:left="720" w:right="-28"/>
              <w:rPr>
                <w:del w:id="2278" w:author="Zhunisbayev, Olzhasbek [Bolashak Atyrau Limited]" w:date="2024-05-11T19:17:00Z"/>
                <w:rFonts w:ascii="Arial Narrow" w:hAnsi="Arial Narrow" w:cs="Arial"/>
                <w:color w:val="auto"/>
                <w:sz w:val="16"/>
                <w:szCs w:val="16"/>
                <w:lang w:val="ru-RU"/>
              </w:rPr>
            </w:pPr>
          </w:p>
          <w:p w14:paraId="732FF6FD" w14:textId="3C8238CA" w:rsidR="00F772B5" w:rsidRPr="00BF38C6" w:rsidDel="00DB72E6" w:rsidRDefault="00F772B5" w:rsidP="00F772B5">
            <w:pPr>
              <w:pStyle w:val="CellBodyCentered"/>
              <w:ind w:right="-28"/>
              <w:rPr>
                <w:del w:id="2279" w:author="Zhunisbayev, Olzhasbek [Bolashak Atyrau Limited]" w:date="2024-05-11T19:17:00Z"/>
                <w:rFonts w:ascii="Arial Narrow" w:hAnsi="Arial Narrow"/>
                <w:color w:val="auto"/>
                <w:sz w:val="16"/>
                <w:szCs w:val="16"/>
                <w:lang w:val="ru-RU"/>
              </w:rPr>
            </w:pPr>
            <w:del w:id="2280" w:author="Zhunisbayev, Olzhasbek [Bolashak Atyrau Limited]" w:date="2024-05-11T19:17:00Z">
              <w:r w:rsidRPr="00BF38C6" w:rsidDel="00DB72E6">
                <w:rPr>
                  <w:rFonts w:ascii="Arial Narrow" w:hAnsi="Arial Narrow" w:cs="Arial"/>
                  <w:color w:val="auto"/>
                  <w:sz w:val="16"/>
                  <w:szCs w:val="16"/>
                  <w:lang w:val="ru-RU"/>
                </w:rPr>
                <w:delText>НЕТ</w:delText>
              </w:r>
            </w:del>
          </w:p>
        </w:tc>
        <w:tc>
          <w:tcPr>
            <w:tcW w:w="450" w:type="dxa"/>
            <w:tcBorders>
              <w:top w:val="single" w:sz="6" w:space="0" w:color="auto"/>
              <w:left w:val="single" w:sz="6" w:space="0" w:color="auto"/>
              <w:bottom w:val="single" w:sz="6" w:space="0" w:color="auto"/>
              <w:right w:val="single" w:sz="6" w:space="0" w:color="auto"/>
            </w:tcBorders>
          </w:tcPr>
          <w:p w14:paraId="12234D49" w14:textId="6AC962D7" w:rsidR="00F772B5" w:rsidRPr="00BF38C6" w:rsidDel="00DB72E6" w:rsidRDefault="00F772B5" w:rsidP="00F772B5">
            <w:pPr>
              <w:pStyle w:val="CellBodyCentered"/>
              <w:ind w:right="-28"/>
              <w:rPr>
                <w:del w:id="2281" w:author="Zhunisbayev, Olzhasbek [Bolashak Atyrau Limited]" w:date="2024-05-11T19:17:00Z"/>
                <w:rFonts w:ascii="Arial Narrow" w:hAnsi="Arial Narrow" w:cs="Arial"/>
                <w:color w:val="auto"/>
                <w:sz w:val="16"/>
                <w:szCs w:val="16"/>
                <w:lang w:val="ru-RU"/>
              </w:rPr>
            </w:pPr>
          </w:p>
          <w:p w14:paraId="6F58A948" w14:textId="50BEBB84" w:rsidR="00F772B5" w:rsidRPr="00BF38C6" w:rsidDel="00DB72E6" w:rsidRDefault="00F772B5" w:rsidP="00F772B5">
            <w:pPr>
              <w:pStyle w:val="CellBodyCentered"/>
              <w:ind w:right="-28"/>
              <w:rPr>
                <w:del w:id="2282" w:author="Zhunisbayev, Olzhasbek [Bolashak Atyrau Limited]" w:date="2024-05-11T19:17:00Z"/>
                <w:rFonts w:ascii="Arial Narrow" w:hAnsi="Arial Narrow" w:cs="Arial"/>
                <w:color w:val="auto"/>
                <w:sz w:val="16"/>
                <w:szCs w:val="16"/>
                <w:lang w:val="ru-RU"/>
              </w:rPr>
            </w:pPr>
            <w:del w:id="2283" w:author="Zhunisbayev, Olzhasbek [Bolashak Atyrau Limited]" w:date="2024-05-11T19:17:00Z">
              <w:r w:rsidRPr="00BF38C6" w:rsidDel="00DB72E6">
                <w:rPr>
                  <w:rFonts w:ascii="Arial Narrow" w:hAnsi="Arial Narrow" w:cs="Arial"/>
                  <w:color w:val="auto"/>
                  <w:sz w:val="16"/>
                  <w:szCs w:val="16"/>
                  <w:lang w:val="ru-RU"/>
                </w:rPr>
                <w:delText>5</w:delText>
              </w:r>
            </w:del>
          </w:p>
          <w:p w14:paraId="37631F1A" w14:textId="402CA04D" w:rsidR="00F772B5" w:rsidRPr="00BF38C6" w:rsidDel="00DB72E6" w:rsidRDefault="00F772B5" w:rsidP="00F772B5">
            <w:pPr>
              <w:pStyle w:val="CellBodyCentered"/>
              <w:ind w:right="-28"/>
              <w:rPr>
                <w:del w:id="2284" w:author="Zhunisbayev, Olzhasbek [Bolashak Atyrau Limited]" w:date="2024-05-11T19:17:00Z"/>
                <w:rFonts w:ascii="Arial Narrow" w:hAnsi="Arial Narrow" w:cs="Arial"/>
                <w:color w:val="auto"/>
                <w:sz w:val="16"/>
                <w:szCs w:val="16"/>
                <w:lang w:val="ru-RU"/>
              </w:rPr>
            </w:pPr>
          </w:p>
        </w:tc>
      </w:tr>
      <w:tr w:rsidR="00F772B5" w:rsidRPr="00BF38C6" w14:paraId="5C320B71" w14:textId="77777777" w:rsidTr="002A7110">
        <w:tc>
          <w:tcPr>
            <w:tcW w:w="3332" w:type="dxa"/>
            <w:tcBorders>
              <w:top w:val="single" w:sz="6" w:space="0" w:color="auto"/>
              <w:left w:val="single" w:sz="6" w:space="0" w:color="auto"/>
              <w:bottom w:val="single" w:sz="6" w:space="0" w:color="auto"/>
              <w:right w:val="single" w:sz="6" w:space="0" w:color="auto"/>
            </w:tcBorders>
          </w:tcPr>
          <w:p w14:paraId="233072FC" w14:textId="77777777" w:rsidR="00F772B5" w:rsidRPr="006759B5" w:rsidRDefault="00F772B5" w:rsidP="00F772B5">
            <w:pPr>
              <w:pStyle w:val="CellBody"/>
              <w:rPr>
                <w:rFonts w:ascii="Arial Narrow" w:hAnsi="Arial Narrow"/>
                <w:color w:val="auto"/>
                <w:sz w:val="16"/>
                <w:szCs w:val="16"/>
                <w:lang w:val="ru-RU"/>
              </w:rPr>
            </w:pPr>
          </w:p>
          <w:p w14:paraId="51CDE054" w14:textId="41242872"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BB – ПРОДУВКА КОТЛОВ</w:t>
            </w:r>
          </w:p>
          <w:p w14:paraId="6223CDE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DHC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ДРЕНАЖ, УГЛЕВОДОРОДЫ</w:t>
            </w:r>
          </w:p>
          <w:p w14:paraId="129E290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DSL</w:t>
            </w:r>
            <w:r w:rsidRPr="00BF38C6">
              <w:rPr>
                <w:rFonts w:ascii="Arial Narrow" w:hAnsi="Arial Narrow" w:cs="Arial"/>
                <w:color w:val="auto"/>
                <w:sz w:val="16"/>
                <w:szCs w:val="16"/>
                <w:lang w:val="ru-RU"/>
              </w:rPr>
              <w:t xml:space="preserve"> – ДИЗЕЛЬНОЕ ТОПЛИВО</w:t>
            </w:r>
          </w:p>
          <w:p w14:paraId="5897ACEE" w14:textId="6F59BA3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-ДРЕНАЖ, ПРОМЛИВНЕВ</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КАНАЛИЗ</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(ОТКР</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w:t>
            </w:r>
          </w:p>
          <w:p w14:paraId="4DD20EB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FGH – ТОПЛИВНЫЙ ГАЗ, ВЫСОКОЕ ДАВЛЕНИЕ</w:t>
            </w:r>
          </w:p>
          <w:p w14:paraId="0E8A42D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FM</w:t>
            </w:r>
            <w:r w:rsidRPr="00BF38C6">
              <w:rPr>
                <w:rFonts w:ascii="Arial Narrow" w:hAnsi="Arial Narrow" w:cs="Arial"/>
                <w:color w:val="auto"/>
                <w:sz w:val="16"/>
                <w:szCs w:val="16"/>
                <w:lang w:val="ru-RU"/>
              </w:rPr>
              <w:t xml:space="preserve"> – МЕТАНОЛ</w:t>
            </w:r>
          </w:p>
          <w:p w14:paraId="69320D5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GHC - ГАЗ, УГЛЕВОДОРОДНЫЕ ПАРЫ</w:t>
            </w:r>
          </w:p>
          <w:p w14:paraId="40368C0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GHP</w:t>
            </w:r>
            <w:r w:rsidRPr="00BF38C6">
              <w:rPr>
                <w:rFonts w:ascii="Arial Narrow" w:hAnsi="Arial Narrow" w:cs="Arial"/>
                <w:color w:val="auto"/>
                <w:sz w:val="16"/>
                <w:szCs w:val="16"/>
                <w:lang w:val="ru-RU"/>
              </w:rPr>
              <w:t xml:space="preserve"> – ЗАКАЧКА ГАЗА, ВЫСОКОЕ ДАВЛЕНИЕ</w:t>
            </w:r>
          </w:p>
          <w:p w14:paraId="07A70F6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GRC – ГАЗ РЕГЕНЕРАЦИИ / РЕЦИРКУЛЯЦИИ</w:t>
            </w:r>
          </w:p>
          <w:p w14:paraId="2F06F65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PHC – ТЕХНОЛОГИЧЕСКИЕ УГЛЕВОДОРОДЫ</w:t>
            </w:r>
          </w:p>
          <w:p w14:paraId="3924BD6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NH</w:t>
            </w:r>
            <w:r w:rsidRPr="00BF38C6">
              <w:rPr>
                <w:rFonts w:ascii="Arial Narrow" w:hAnsi="Arial Narrow" w:cs="Arial"/>
                <w:color w:val="auto"/>
                <w:sz w:val="16"/>
                <w:szCs w:val="16"/>
                <w:lang w:val="ru-RU"/>
              </w:rPr>
              <w:t xml:space="preserve"> – АЗОТ, ВЫСОКОЕ ДАВЛЕНИЕ</w:t>
            </w:r>
          </w:p>
          <w:p w14:paraId="5183A7F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p w14:paraId="42CF460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SH</w:t>
            </w:r>
            <w:r w:rsidRPr="00BF38C6">
              <w:rPr>
                <w:rFonts w:ascii="Arial Narrow" w:hAnsi="Arial Narrow" w:cs="Arial"/>
                <w:color w:val="auto"/>
                <w:sz w:val="16"/>
                <w:szCs w:val="16"/>
                <w:lang w:val="ru-RU"/>
              </w:rPr>
              <w:t>- ПАР, ВЫСОКОЕ ДАВЛЕНИЕ</w:t>
            </w:r>
          </w:p>
          <w:p w14:paraId="24BE8D8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SL</w:t>
            </w:r>
            <w:r w:rsidRPr="00BF38C6">
              <w:rPr>
                <w:rFonts w:ascii="Arial Narrow" w:hAnsi="Arial Narrow" w:cs="Arial"/>
                <w:color w:val="auto"/>
                <w:sz w:val="16"/>
                <w:szCs w:val="16"/>
                <w:lang w:val="ru-RU"/>
              </w:rPr>
              <w:t xml:space="preserve"> – ПАР, НИЗКОЕ ДАВЛЕНИЕ</w:t>
            </w:r>
          </w:p>
          <w:p w14:paraId="3D49429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SM</w:t>
            </w:r>
            <w:r w:rsidRPr="00BF38C6">
              <w:rPr>
                <w:rFonts w:ascii="Arial Narrow" w:hAnsi="Arial Narrow" w:cs="Arial"/>
                <w:color w:val="auto"/>
                <w:sz w:val="16"/>
                <w:szCs w:val="16"/>
                <w:lang w:val="ru-RU"/>
              </w:rPr>
              <w:t>-ПАР, СРЕДНЕЕ ДАВЛЕНИЕ</w:t>
            </w:r>
          </w:p>
          <w:p w14:paraId="3E8CC26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TH</w:t>
            </w:r>
            <w:r w:rsidRPr="00BF38C6">
              <w:rPr>
                <w:rFonts w:ascii="Arial Narrow" w:hAnsi="Arial Narrow" w:cs="Arial"/>
                <w:color w:val="auto"/>
                <w:sz w:val="16"/>
                <w:szCs w:val="16"/>
                <w:lang w:val="ru-RU"/>
              </w:rPr>
              <w:t xml:space="preserve"> – КОНДЕНСАТ, ВЫСОКОЕ ДАВЛЕНИЕ</w:t>
            </w:r>
          </w:p>
          <w:p w14:paraId="390A7C3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TM</w:t>
            </w:r>
            <w:r w:rsidRPr="00BF38C6">
              <w:rPr>
                <w:rFonts w:ascii="Arial Narrow" w:hAnsi="Arial Narrow" w:cs="Arial"/>
                <w:color w:val="auto"/>
                <w:sz w:val="16"/>
                <w:szCs w:val="16"/>
                <w:lang w:val="ru-RU"/>
              </w:rPr>
              <w:t xml:space="preserve"> – КОНДЕНСАТ, СРЕДНЕЕ ДАВЛЕНИЕ</w:t>
            </w:r>
          </w:p>
          <w:p w14:paraId="624C873F" w14:textId="670DE823"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WBH</w:t>
            </w:r>
            <w:r w:rsidRPr="00BF38C6">
              <w:rPr>
                <w:rFonts w:ascii="Arial Narrow" w:hAnsi="Arial Narrow" w:cs="Arial"/>
                <w:color w:val="auto"/>
                <w:sz w:val="16"/>
                <w:szCs w:val="16"/>
                <w:lang w:val="ru-RU"/>
              </w:rPr>
              <w:t xml:space="preserve"> – ПИТАТЕЛЬНАЯ ВОДА КОТЛОВ, ВЫС</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sidRPr="006759B5">
              <w:rPr>
                <w:rFonts w:ascii="Arial Narrow" w:hAnsi="Arial Narrow" w:cs="Arial"/>
                <w:color w:val="auto"/>
                <w:sz w:val="16"/>
                <w:szCs w:val="16"/>
                <w:lang w:val="ru-RU"/>
              </w:rPr>
              <w:t>.</w:t>
            </w:r>
          </w:p>
          <w:p w14:paraId="5BE8B314" w14:textId="77777777" w:rsidR="00F772B5" w:rsidRDefault="00F772B5" w:rsidP="00F772B5">
            <w:pPr>
              <w:pStyle w:val="CellBody"/>
              <w:rPr>
                <w:rFonts w:ascii="Arial Narrow" w:hAnsi="Arial Narrow" w:cs="Arial"/>
                <w:color w:val="auto"/>
                <w:sz w:val="16"/>
                <w:szCs w:val="16"/>
              </w:rPr>
            </w:pPr>
            <w:r w:rsidRPr="00BF38C6">
              <w:rPr>
                <w:rFonts w:ascii="Arial Narrow" w:hAnsi="Arial Narrow" w:cs="Arial"/>
                <w:color w:val="auto"/>
                <w:sz w:val="16"/>
                <w:szCs w:val="16"/>
                <w:lang w:val="en-GB"/>
              </w:rPr>
              <w:t>WBL</w:t>
            </w:r>
            <w:r w:rsidRPr="00BF38C6">
              <w:rPr>
                <w:rFonts w:ascii="Arial Narrow" w:hAnsi="Arial Narrow" w:cs="Arial"/>
                <w:color w:val="auto"/>
                <w:sz w:val="16"/>
                <w:szCs w:val="16"/>
                <w:lang w:val="ru-RU"/>
              </w:rPr>
              <w:t xml:space="preserve"> –ПИТАТЕЛДЬНАЯ ВОДА КОТЛОВ, НИЗ</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Pr>
                <w:rFonts w:ascii="Arial Narrow" w:hAnsi="Arial Narrow" w:cs="Arial"/>
                <w:color w:val="auto"/>
                <w:sz w:val="16"/>
                <w:szCs w:val="16"/>
              </w:rPr>
              <w:t>.</w:t>
            </w:r>
          </w:p>
          <w:p w14:paraId="2CED7559" w14:textId="6FFA644D" w:rsidR="00F772B5" w:rsidRPr="00DB72E6" w:rsidRDefault="00F772B5" w:rsidP="00F772B5">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2CBB9BAB" w14:textId="77777777" w:rsidR="00F772B5" w:rsidRPr="00BF38C6" w:rsidRDefault="00F772B5" w:rsidP="00F772B5">
            <w:pPr>
              <w:pStyle w:val="CellBodyCentered"/>
              <w:rPr>
                <w:rFonts w:ascii="Arial Narrow" w:hAnsi="Arial Narrow"/>
                <w:b/>
                <w:color w:val="auto"/>
                <w:sz w:val="16"/>
                <w:szCs w:val="16"/>
                <w:lang w:val="ru-RU"/>
              </w:rPr>
            </w:pPr>
          </w:p>
          <w:p w14:paraId="344FBBC6"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900H21</w:t>
            </w:r>
          </w:p>
        </w:tc>
        <w:tc>
          <w:tcPr>
            <w:tcW w:w="720" w:type="dxa"/>
            <w:tcBorders>
              <w:top w:val="single" w:sz="6" w:space="0" w:color="auto"/>
              <w:left w:val="single" w:sz="6" w:space="0" w:color="auto"/>
              <w:bottom w:val="single" w:sz="6" w:space="0" w:color="auto"/>
              <w:right w:val="single" w:sz="6" w:space="0" w:color="auto"/>
            </w:tcBorders>
          </w:tcPr>
          <w:p w14:paraId="71E36DCC" w14:textId="77777777" w:rsidR="00F772B5" w:rsidRPr="00BF38C6" w:rsidRDefault="00F772B5" w:rsidP="00F772B5">
            <w:pPr>
              <w:pStyle w:val="CellBodyCentered"/>
              <w:rPr>
                <w:rFonts w:ascii="Arial Narrow" w:hAnsi="Arial Narrow"/>
                <w:color w:val="auto"/>
                <w:sz w:val="16"/>
                <w:szCs w:val="16"/>
                <w:lang w:val="en-GB"/>
              </w:rPr>
            </w:pPr>
          </w:p>
          <w:p w14:paraId="3CF8274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w:t>
            </w:r>
          </w:p>
        </w:tc>
        <w:tc>
          <w:tcPr>
            <w:tcW w:w="900" w:type="dxa"/>
            <w:tcBorders>
              <w:top w:val="single" w:sz="6" w:space="0" w:color="auto"/>
              <w:left w:val="single" w:sz="6" w:space="0" w:color="auto"/>
              <w:bottom w:val="single" w:sz="6" w:space="0" w:color="auto"/>
              <w:right w:val="single" w:sz="6" w:space="0" w:color="auto"/>
            </w:tcBorders>
          </w:tcPr>
          <w:p w14:paraId="170734CC" w14:textId="77777777" w:rsidR="00F772B5" w:rsidRPr="00BF38C6" w:rsidRDefault="00F772B5" w:rsidP="00F772B5">
            <w:pPr>
              <w:pStyle w:val="CellBodyCentered"/>
              <w:rPr>
                <w:rFonts w:ascii="Arial Narrow" w:hAnsi="Arial Narrow"/>
                <w:color w:val="auto"/>
                <w:sz w:val="16"/>
                <w:szCs w:val="16"/>
                <w:lang w:val="ru-RU"/>
              </w:rPr>
            </w:pPr>
          </w:p>
          <w:p w14:paraId="4280E24E"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65769B08"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6FBBBD49" w14:textId="29D098C1"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1059887E" w14:textId="77777777" w:rsidR="00F772B5" w:rsidRPr="00BF38C6" w:rsidRDefault="00F772B5" w:rsidP="00F772B5">
            <w:pPr>
              <w:pStyle w:val="CellBodyCentered"/>
              <w:rPr>
                <w:rFonts w:ascii="Arial Narrow" w:hAnsi="Arial Narrow"/>
                <w:color w:val="auto"/>
                <w:sz w:val="16"/>
                <w:szCs w:val="16"/>
                <w:lang w:val="en-GB"/>
              </w:rPr>
            </w:pPr>
          </w:p>
          <w:p w14:paraId="55D5FDB3"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 900</w:t>
            </w:r>
          </w:p>
          <w:p w14:paraId="7C8A409A" w14:textId="77777777" w:rsidR="00F772B5"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RF</w:t>
            </w:r>
            <w:r w:rsidRPr="00BF38C6">
              <w:rPr>
                <w:rFonts w:ascii="Arial Narrow" w:hAnsi="Arial Narrow"/>
                <w:color w:val="auto"/>
                <w:sz w:val="16"/>
                <w:szCs w:val="16"/>
                <w:lang w:val="en-GB"/>
              </w:rPr>
              <w:t>/CF</w:t>
            </w:r>
          </w:p>
          <w:p w14:paraId="0D729126" w14:textId="41A9DBED" w:rsidR="00F772B5" w:rsidRPr="00BF38C6" w:rsidRDefault="00F772B5" w:rsidP="00F772B5">
            <w:pPr>
              <w:pStyle w:val="CellBodyCentered"/>
              <w:rPr>
                <w:rFonts w:ascii="Arial Narrow" w:hAnsi="Arial Narrow" w:cs="Arial"/>
                <w:color w:val="auto"/>
                <w:sz w:val="16"/>
                <w:szCs w:val="16"/>
                <w:lang w:val="en-GB"/>
              </w:rPr>
            </w:pPr>
            <w:r>
              <w:rPr>
                <w:rFonts w:ascii="Arial Narrow" w:hAnsi="Arial Narrow"/>
                <w:color w:val="auto"/>
                <w:sz w:val="16"/>
                <w:szCs w:val="16"/>
                <w:lang w:val="en-GB"/>
              </w:rPr>
              <w:t>Прим.1</w:t>
            </w:r>
          </w:p>
        </w:tc>
        <w:tc>
          <w:tcPr>
            <w:tcW w:w="709" w:type="dxa"/>
            <w:tcBorders>
              <w:top w:val="single" w:sz="6" w:space="0" w:color="auto"/>
              <w:left w:val="single" w:sz="6" w:space="0" w:color="auto"/>
              <w:bottom w:val="single" w:sz="6" w:space="0" w:color="auto"/>
              <w:right w:val="single" w:sz="6" w:space="0" w:color="auto"/>
            </w:tcBorders>
          </w:tcPr>
          <w:p w14:paraId="7F371F77" w14:textId="77777777" w:rsidR="00F772B5" w:rsidRPr="00BF38C6" w:rsidRDefault="00F772B5" w:rsidP="00F772B5">
            <w:pPr>
              <w:pStyle w:val="CellBodyCentered"/>
              <w:rPr>
                <w:rFonts w:ascii="Arial Narrow" w:hAnsi="Arial Narrow"/>
                <w:color w:val="auto"/>
                <w:sz w:val="16"/>
                <w:szCs w:val="16"/>
                <w:lang w:val="en-GB"/>
              </w:rPr>
            </w:pPr>
          </w:p>
          <w:p w14:paraId="00BF0F12" w14:textId="091E585E"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+410 °C</w:t>
            </w:r>
          </w:p>
          <w:p w14:paraId="3CB1DC50" w14:textId="77777777" w:rsidR="00F772B5" w:rsidRPr="00BF38C6" w:rsidRDefault="00F772B5" w:rsidP="00F772B5">
            <w:pPr>
              <w:pStyle w:val="CellBodyCentered"/>
              <w:rPr>
                <w:rFonts w:ascii="Arial Narrow" w:hAnsi="Arial Narrow" w:cs="Arial"/>
                <w:color w:val="auto"/>
                <w:sz w:val="16"/>
                <w:szCs w:val="16"/>
                <w:lang w:val="ru-RU"/>
              </w:rPr>
            </w:pPr>
          </w:p>
          <w:p w14:paraId="0E5DBA70" w14:textId="6629E97A" w:rsidR="00F772B5" w:rsidRPr="00BF38C6" w:rsidRDefault="00F772B5" w:rsidP="00F772B5">
            <w:pPr>
              <w:pStyle w:val="CellBodyCentered"/>
              <w:rPr>
                <w:rFonts w:ascii="Arial Narrow" w:hAnsi="Arial Narrow" w:cs="Arial"/>
                <w:color w:val="auto"/>
                <w:sz w:val="16"/>
                <w:szCs w:val="16"/>
                <w:lang w:val="ru-RU"/>
              </w:rPr>
            </w:pPr>
          </w:p>
        </w:tc>
        <w:tc>
          <w:tcPr>
            <w:tcW w:w="1951" w:type="dxa"/>
            <w:tcBorders>
              <w:top w:val="single" w:sz="6" w:space="0" w:color="auto"/>
              <w:left w:val="single" w:sz="6" w:space="0" w:color="auto"/>
              <w:bottom w:val="single" w:sz="6" w:space="0" w:color="auto"/>
              <w:right w:val="single" w:sz="6" w:space="0" w:color="auto"/>
            </w:tcBorders>
          </w:tcPr>
          <w:p w14:paraId="3CC623AB" w14:textId="77777777" w:rsidR="00F772B5" w:rsidRPr="00BF38C6" w:rsidRDefault="00F772B5" w:rsidP="00F772B5">
            <w:pPr>
              <w:pStyle w:val="CellBody"/>
              <w:rPr>
                <w:rFonts w:ascii="Arial Narrow" w:hAnsi="Arial Narrow"/>
                <w:color w:val="auto"/>
                <w:sz w:val="16"/>
                <w:szCs w:val="16"/>
                <w:u w:val="single"/>
                <w:lang w:val="ru-RU"/>
              </w:rPr>
            </w:pPr>
          </w:p>
          <w:p w14:paraId="1DD9BDF3" w14:textId="77777777"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w:t>
            </w:r>
          </w:p>
          <w:p w14:paraId="4558C7E1"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18483C9E" w14:textId="6EEFF232"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153,2 бар (изб.)</w:t>
            </w:r>
          </w:p>
          <w:p w14:paraId="264A37E4" w14:textId="1018665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150,4 </w:t>
            </w:r>
            <w:r w:rsidRPr="00BF38C6">
              <w:rPr>
                <w:rFonts w:ascii="Arial Narrow" w:hAnsi="Arial Narrow"/>
                <w:color w:val="auto"/>
                <w:sz w:val="16"/>
                <w:szCs w:val="16"/>
                <w:lang w:val="ru-RU"/>
              </w:rPr>
              <w:t>бар (изб.)</w:t>
            </w:r>
          </w:p>
          <w:p w14:paraId="084EEC0A" w14:textId="0ED118C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139,8 </w:t>
            </w:r>
            <w:r w:rsidRPr="00BF38C6">
              <w:rPr>
                <w:rFonts w:ascii="Arial Narrow" w:hAnsi="Arial Narrow"/>
                <w:color w:val="auto"/>
                <w:sz w:val="16"/>
                <w:szCs w:val="16"/>
                <w:lang w:val="ru-RU"/>
              </w:rPr>
              <w:t>бар (изб.)</w:t>
            </w:r>
          </w:p>
          <w:p w14:paraId="56C1F6AD" w14:textId="13E65C3B"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135,2 </w:t>
            </w:r>
            <w:r w:rsidRPr="00BF38C6">
              <w:rPr>
                <w:rFonts w:ascii="Arial Narrow" w:hAnsi="Arial Narrow"/>
                <w:color w:val="auto"/>
                <w:sz w:val="16"/>
                <w:szCs w:val="16"/>
                <w:lang w:val="ru-RU"/>
              </w:rPr>
              <w:t>бар (изб.)</w:t>
            </w:r>
          </w:p>
          <w:p w14:paraId="6A2129C8" w14:textId="710801A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131,4 </w:t>
            </w:r>
            <w:r w:rsidRPr="00BF38C6">
              <w:rPr>
                <w:rFonts w:ascii="Arial Narrow" w:hAnsi="Arial Narrow"/>
                <w:color w:val="auto"/>
                <w:sz w:val="16"/>
                <w:szCs w:val="16"/>
                <w:lang w:val="ru-RU"/>
              </w:rPr>
              <w:t>бар (изб.)</w:t>
            </w:r>
          </w:p>
          <w:p w14:paraId="154CBCD1" w14:textId="485030A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125,8 </w:t>
            </w:r>
            <w:r w:rsidRPr="00BF38C6">
              <w:rPr>
                <w:rFonts w:ascii="Arial Narrow" w:hAnsi="Arial Narrow"/>
                <w:color w:val="auto"/>
                <w:sz w:val="16"/>
                <w:szCs w:val="16"/>
                <w:lang w:val="ru-RU"/>
              </w:rPr>
              <w:t>бар (изб.)</w:t>
            </w:r>
          </w:p>
          <w:p w14:paraId="3BF46BA1" w14:textId="05AD1E3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119,5 </w:t>
            </w:r>
            <w:r w:rsidRPr="00BF38C6">
              <w:rPr>
                <w:rFonts w:ascii="Arial Narrow" w:hAnsi="Arial Narrow"/>
                <w:color w:val="auto"/>
                <w:sz w:val="16"/>
                <w:szCs w:val="16"/>
                <w:lang w:val="ru-RU"/>
              </w:rPr>
              <w:t>бар (изб.)</w:t>
            </w:r>
          </w:p>
          <w:p w14:paraId="2AD1C0D4" w14:textId="5FB7B7E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350 °</w:t>
            </w:r>
            <w:r w:rsidRPr="00BF38C6">
              <w:rPr>
                <w:rFonts w:ascii="Arial Narrow" w:hAnsi="Arial Narrow"/>
                <w:snapToGrid w:val="0"/>
                <w:color w:val="auto"/>
                <w:sz w:val="16"/>
                <w:szCs w:val="16"/>
                <w:lang w:val="ru-RU"/>
              </w:rPr>
              <w:t xml:space="preserve">C = 112,7 </w:t>
            </w:r>
            <w:r w:rsidRPr="00BF38C6">
              <w:rPr>
                <w:rFonts w:ascii="Arial Narrow" w:hAnsi="Arial Narrow"/>
                <w:color w:val="auto"/>
                <w:sz w:val="16"/>
                <w:szCs w:val="16"/>
                <w:lang w:val="ru-RU"/>
              </w:rPr>
              <w:t>бар (изб.)</w:t>
            </w:r>
          </w:p>
          <w:p w14:paraId="4BDF477A" w14:textId="2E3523D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400 °</w:t>
            </w:r>
            <w:r w:rsidRPr="00BF38C6">
              <w:rPr>
                <w:rFonts w:ascii="Arial Narrow" w:hAnsi="Arial Narrow"/>
                <w:snapToGrid w:val="0"/>
                <w:color w:val="auto"/>
                <w:sz w:val="16"/>
                <w:szCs w:val="16"/>
                <w:lang w:val="ru-RU"/>
              </w:rPr>
              <w:t xml:space="preserve">C = 104,2 </w:t>
            </w:r>
            <w:r w:rsidRPr="00BF38C6">
              <w:rPr>
                <w:rFonts w:ascii="Arial Narrow" w:hAnsi="Arial Narrow"/>
                <w:color w:val="auto"/>
                <w:sz w:val="16"/>
                <w:szCs w:val="16"/>
                <w:lang w:val="ru-RU"/>
              </w:rPr>
              <w:t>бар (изб.)</w:t>
            </w:r>
          </w:p>
          <w:p w14:paraId="4FC5F194" w14:textId="0FA0B16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410 °</w:t>
            </w:r>
            <w:r w:rsidRPr="00BF38C6">
              <w:rPr>
                <w:rFonts w:ascii="Arial Narrow" w:hAnsi="Arial Narrow"/>
                <w:snapToGrid w:val="0"/>
                <w:color w:val="auto"/>
                <w:sz w:val="16"/>
                <w:szCs w:val="16"/>
                <w:lang w:val="ru-RU"/>
              </w:rPr>
              <w:t xml:space="preserve">C = 97,0 </w:t>
            </w:r>
            <w:r w:rsidRPr="00BF38C6">
              <w:rPr>
                <w:rFonts w:ascii="Arial Narrow" w:hAnsi="Arial Narrow"/>
                <w:color w:val="auto"/>
                <w:sz w:val="16"/>
                <w:szCs w:val="16"/>
                <w:lang w:val="ru-RU"/>
              </w:rPr>
              <w:t>бар (изб.)</w:t>
            </w:r>
          </w:p>
        </w:tc>
        <w:tc>
          <w:tcPr>
            <w:tcW w:w="611" w:type="dxa"/>
            <w:tcBorders>
              <w:top w:val="single" w:sz="6" w:space="0" w:color="auto"/>
              <w:left w:val="single" w:sz="6" w:space="0" w:color="auto"/>
              <w:bottom w:val="single" w:sz="6" w:space="0" w:color="auto"/>
              <w:right w:val="single" w:sz="6" w:space="0" w:color="auto"/>
            </w:tcBorders>
          </w:tcPr>
          <w:p w14:paraId="77D1A7EF" w14:textId="77777777" w:rsidR="00F772B5" w:rsidRPr="00BF38C6" w:rsidRDefault="00F772B5" w:rsidP="00F772B5">
            <w:pPr>
              <w:pStyle w:val="CellBodyCentered"/>
              <w:rPr>
                <w:rFonts w:ascii="Arial Narrow" w:hAnsi="Arial Narrow" w:cs="Arial"/>
                <w:color w:val="auto"/>
                <w:sz w:val="16"/>
                <w:szCs w:val="16"/>
                <w:lang w:val="ru-RU"/>
              </w:rPr>
            </w:pPr>
          </w:p>
          <w:p w14:paraId="41246E9D" w14:textId="3A3C0581"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w:t>
            </w:r>
            <w:r>
              <w:rPr>
                <w:rFonts w:ascii="Arial Narrow" w:hAnsi="Arial Narrow" w:cs="Arial"/>
                <w:color w:val="auto"/>
                <w:sz w:val="16"/>
                <w:szCs w:val="16"/>
              </w:rPr>
              <w:t>рим</w:t>
            </w:r>
            <w:r w:rsidRPr="00BF38C6">
              <w:rPr>
                <w:rFonts w:ascii="Arial Narrow" w:hAnsi="Arial Narrow" w:cs="Arial"/>
                <w:color w:val="auto"/>
                <w:sz w:val="16"/>
                <w:szCs w:val="16"/>
                <w:lang w:val="ru-RU"/>
              </w:rPr>
              <w:t>. 3</w:t>
            </w:r>
          </w:p>
        </w:tc>
        <w:tc>
          <w:tcPr>
            <w:tcW w:w="450" w:type="dxa"/>
            <w:tcBorders>
              <w:top w:val="single" w:sz="6" w:space="0" w:color="auto"/>
              <w:left w:val="single" w:sz="6" w:space="0" w:color="auto"/>
              <w:bottom w:val="single" w:sz="6" w:space="0" w:color="auto"/>
              <w:right w:val="single" w:sz="6" w:space="0" w:color="auto"/>
            </w:tcBorders>
          </w:tcPr>
          <w:p w14:paraId="2DB4615E" w14:textId="77777777" w:rsidR="00F772B5" w:rsidRPr="00BF38C6" w:rsidRDefault="00F772B5" w:rsidP="00F772B5">
            <w:pPr>
              <w:pStyle w:val="CellBodyCentered"/>
              <w:jc w:val="left"/>
              <w:rPr>
                <w:rFonts w:ascii="Arial Narrow" w:hAnsi="Arial Narrow"/>
                <w:color w:val="auto"/>
                <w:sz w:val="16"/>
                <w:szCs w:val="16"/>
                <w:lang w:val="en-GB"/>
              </w:rPr>
            </w:pPr>
          </w:p>
          <w:p w14:paraId="7C080EF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73F69C9C" w14:textId="77777777" w:rsidTr="002A7110">
        <w:tc>
          <w:tcPr>
            <w:tcW w:w="3332" w:type="dxa"/>
            <w:tcBorders>
              <w:top w:val="single" w:sz="6" w:space="0" w:color="auto"/>
              <w:left w:val="single" w:sz="6" w:space="0" w:color="auto"/>
              <w:bottom w:val="single" w:sz="6" w:space="0" w:color="auto"/>
              <w:right w:val="single" w:sz="6" w:space="0" w:color="auto"/>
            </w:tcBorders>
          </w:tcPr>
          <w:p w14:paraId="3C359433" w14:textId="77777777" w:rsidR="00F772B5" w:rsidRPr="00BF38C6" w:rsidRDefault="00F772B5" w:rsidP="00F772B5">
            <w:pPr>
              <w:pStyle w:val="CellBody"/>
              <w:rPr>
                <w:rFonts w:ascii="Arial Narrow" w:hAnsi="Arial Narrow" w:cs="Arial"/>
                <w:color w:val="auto"/>
                <w:sz w:val="16"/>
                <w:szCs w:val="16"/>
                <w:lang w:val="ru-RU"/>
              </w:rPr>
            </w:pPr>
          </w:p>
          <w:p w14:paraId="6E834A3B" w14:textId="42B6C21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ДРЕНАЖ, ПРОМЛИВНЕВ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3DC3B43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SH</w:t>
            </w:r>
            <w:r w:rsidRPr="00BF38C6">
              <w:rPr>
                <w:rFonts w:ascii="Arial Narrow" w:hAnsi="Arial Narrow" w:cs="Arial"/>
                <w:color w:val="auto"/>
                <w:sz w:val="16"/>
                <w:szCs w:val="16"/>
                <w:lang w:val="ru-RU"/>
              </w:rPr>
              <w:t xml:space="preserve"> – ПАР, ВЫСОКОЕ ДАВЛЕНИЕ</w:t>
            </w:r>
          </w:p>
          <w:p w14:paraId="17E67D4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TH</w:t>
            </w:r>
            <w:r w:rsidRPr="00BF38C6">
              <w:rPr>
                <w:rFonts w:ascii="Arial Narrow" w:hAnsi="Arial Narrow" w:cs="Arial"/>
                <w:color w:val="auto"/>
                <w:sz w:val="16"/>
                <w:szCs w:val="16"/>
                <w:lang w:val="ru-RU"/>
              </w:rPr>
              <w:t xml:space="preserve"> – КОНДЕНСАТ, ВЫСОКОЕ ДАВЛЕНИЕ</w:t>
            </w:r>
          </w:p>
          <w:p w14:paraId="5E8A90CE" w14:textId="77777777" w:rsidR="00B2581B" w:rsidRPr="00BF38C6" w:rsidRDefault="00B2581B" w:rsidP="00B2581B">
            <w:pPr>
              <w:pStyle w:val="CellBody"/>
              <w:rPr>
                <w:ins w:id="2285" w:author="Zhunisbayev, Olzhasbek [Bolashak Atyrau Limited]" w:date="2024-10-30T19:22:00Z" w16du:dateUtc="2024-10-30T14:22:00Z"/>
                <w:rFonts w:ascii="Arial Narrow" w:hAnsi="Arial Narrow" w:cs="Arial"/>
                <w:color w:val="auto"/>
                <w:sz w:val="16"/>
                <w:szCs w:val="16"/>
                <w:lang w:val="ru-RU"/>
              </w:rPr>
            </w:pPr>
            <w:ins w:id="2286" w:author="Zhunisbayev, Olzhasbek [Bolashak Atyrau Limited]" w:date="2024-10-30T19:22:00Z" w16du:dateUtc="2024-10-30T14:22:00Z">
              <w:r w:rsidRPr="00BF38C6">
                <w:rPr>
                  <w:rFonts w:ascii="Arial Narrow" w:hAnsi="Arial Narrow" w:cs="Arial"/>
                  <w:color w:val="auto"/>
                  <w:sz w:val="16"/>
                  <w:szCs w:val="16"/>
                  <w:lang w:val="en-GB"/>
                </w:rPr>
                <w:t>TL</w:t>
              </w:r>
              <w:r w:rsidRPr="00BF38C6">
                <w:rPr>
                  <w:rFonts w:ascii="Arial Narrow" w:hAnsi="Arial Narrow" w:cs="Arial"/>
                  <w:color w:val="auto"/>
                  <w:sz w:val="16"/>
                  <w:szCs w:val="16"/>
                  <w:lang w:val="ru-RU"/>
                </w:rPr>
                <w:t xml:space="preserve"> – КОНДЕНСАТ, НИЗКОЕ ДАВЛЕНИЕ</w:t>
              </w:r>
            </w:ins>
          </w:p>
          <w:p w14:paraId="0060BC9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TM</w:t>
            </w:r>
            <w:r w:rsidRPr="00BF38C6">
              <w:rPr>
                <w:rFonts w:ascii="Arial Narrow" w:hAnsi="Arial Narrow" w:cs="Arial"/>
                <w:color w:val="auto"/>
                <w:sz w:val="16"/>
                <w:szCs w:val="16"/>
                <w:lang w:val="ru-RU"/>
              </w:rPr>
              <w:t xml:space="preserve"> – КОНДЕНСАТ, СРЕДНЕЕ ДАВЛЕНИЕ</w:t>
            </w:r>
          </w:p>
          <w:p w14:paraId="1A300F14" w14:textId="3AD107AE"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WU</w:t>
            </w:r>
            <w:r w:rsidRPr="00BF38C6">
              <w:rPr>
                <w:rFonts w:ascii="Arial Narrow" w:hAnsi="Arial Narrow" w:cs="Arial"/>
                <w:color w:val="auto"/>
                <w:sz w:val="16"/>
                <w:szCs w:val="16"/>
                <w:lang w:val="ru-RU"/>
              </w:rPr>
              <w:t xml:space="preserve"> – ТЕХНИЧЕСКАЯ ВОДА</w:t>
            </w:r>
          </w:p>
        </w:tc>
        <w:tc>
          <w:tcPr>
            <w:tcW w:w="720" w:type="dxa"/>
            <w:tcBorders>
              <w:top w:val="single" w:sz="6" w:space="0" w:color="auto"/>
              <w:left w:val="single" w:sz="6" w:space="0" w:color="auto"/>
              <w:bottom w:val="single" w:sz="6" w:space="0" w:color="auto"/>
              <w:right w:val="single" w:sz="6" w:space="0" w:color="auto"/>
            </w:tcBorders>
          </w:tcPr>
          <w:p w14:paraId="40BF2F69" w14:textId="77777777" w:rsidR="00F772B5" w:rsidRPr="00BF38C6" w:rsidRDefault="00F772B5" w:rsidP="00F772B5">
            <w:pPr>
              <w:pStyle w:val="CellBodyCentered"/>
              <w:rPr>
                <w:rFonts w:ascii="Arial Narrow" w:hAnsi="Arial Narrow" w:cs="Arial"/>
                <w:b/>
                <w:color w:val="auto"/>
                <w:sz w:val="16"/>
                <w:szCs w:val="16"/>
                <w:lang w:val="ru-RU"/>
              </w:rPr>
            </w:pPr>
          </w:p>
          <w:p w14:paraId="018A9962"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900H25</w:t>
            </w:r>
          </w:p>
        </w:tc>
        <w:tc>
          <w:tcPr>
            <w:tcW w:w="720" w:type="dxa"/>
            <w:tcBorders>
              <w:top w:val="single" w:sz="6" w:space="0" w:color="auto"/>
              <w:left w:val="single" w:sz="6" w:space="0" w:color="auto"/>
              <w:bottom w:val="single" w:sz="6" w:space="0" w:color="auto"/>
              <w:right w:val="single" w:sz="6" w:space="0" w:color="auto"/>
            </w:tcBorders>
          </w:tcPr>
          <w:p w14:paraId="3D2B002C" w14:textId="77777777" w:rsidR="00F772B5" w:rsidRPr="00BF38C6" w:rsidRDefault="00F772B5" w:rsidP="00F772B5">
            <w:pPr>
              <w:pStyle w:val="CellBodyCentered"/>
              <w:rPr>
                <w:rFonts w:ascii="Arial Narrow" w:hAnsi="Arial Narrow" w:cs="Arial"/>
                <w:color w:val="auto"/>
                <w:sz w:val="16"/>
                <w:szCs w:val="16"/>
                <w:lang w:val="en-GB"/>
              </w:rPr>
            </w:pPr>
          </w:p>
          <w:p w14:paraId="35B25AF9"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1658D03C" w14:textId="77777777" w:rsidR="00F772B5" w:rsidRPr="00BF38C6" w:rsidRDefault="00F772B5" w:rsidP="00F772B5">
            <w:pPr>
              <w:pStyle w:val="CellBodyCentered"/>
              <w:rPr>
                <w:rFonts w:ascii="Arial Narrow" w:hAnsi="Arial Narrow" w:cs="Arial"/>
                <w:color w:val="auto"/>
                <w:sz w:val="16"/>
                <w:szCs w:val="16"/>
                <w:lang w:val="ru-RU"/>
              </w:rPr>
            </w:pPr>
          </w:p>
          <w:p w14:paraId="39BC14E9"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7F7B015D"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41AA7870" w14:textId="50CF3F4C"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43DB4A69" w14:textId="77777777" w:rsidR="00F772B5" w:rsidRPr="00BF38C6" w:rsidRDefault="00F772B5" w:rsidP="00F772B5">
            <w:pPr>
              <w:pStyle w:val="CellBodyCentered"/>
              <w:rPr>
                <w:rFonts w:ascii="Arial Narrow" w:hAnsi="Arial Narrow" w:cs="Arial"/>
                <w:color w:val="auto"/>
                <w:sz w:val="16"/>
                <w:szCs w:val="16"/>
                <w:lang w:val="ru-RU"/>
              </w:rPr>
            </w:pPr>
          </w:p>
          <w:p w14:paraId="4EC2834C"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r w:rsidRPr="00BF38C6">
              <w:rPr>
                <w:rFonts w:ascii="Arial Narrow" w:hAnsi="Arial Narrow" w:cs="Arial"/>
                <w:color w:val="auto"/>
                <w:sz w:val="16"/>
                <w:szCs w:val="16"/>
                <w:lang w:val="en-GB"/>
              </w:rPr>
              <w:t xml:space="preserve"> 900</w:t>
            </w:r>
          </w:p>
          <w:p w14:paraId="779429FE" w14:textId="77777777" w:rsidR="00F772B5"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RF/CF</w:t>
            </w:r>
          </w:p>
          <w:p w14:paraId="1733DCB1" w14:textId="39DE88D9"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lang w:val="en-GB"/>
              </w:rPr>
              <w:t>Прим.8</w:t>
            </w:r>
          </w:p>
        </w:tc>
        <w:tc>
          <w:tcPr>
            <w:tcW w:w="709" w:type="dxa"/>
            <w:tcBorders>
              <w:top w:val="single" w:sz="6" w:space="0" w:color="auto"/>
              <w:left w:val="single" w:sz="6" w:space="0" w:color="auto"/>
              <w:bottom w:val="single" w:sz="6" w:space="0" w:color="auto"/>
              <w:right w:val="single" w:sz="6" w:space="0" w:color="auto"/>
            </w:tcBorders>
          </w:tcPr>
          <w:p w14:paraId="3BA64339" w14:textId="77777777" w:rsidR="00F772B5" w:rsidRPr="00BF38C6" w:rsidRDefault="00F772B5" w:rsidP="00F772B5">
            <w:pPr>
              <w:pStyle w:val="CellBodyCentered"/>
              <w:rPr>
                <w:rFonts w:ascii="Arial Narrow" w:hAnsi="Arial Narrow" w:cs="Arial"/>
                <w:color w:val="auto"/>
                <w:sz w:val="16"/>
                <w:szCs w:val="16"/>
                <w:lang w:val="en-GB"/>
              </w:rPr>
            </w:pPr>
          </w:p>
          <w:p w14:paraId="746DC223" w14:textId="246A1558"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 xml:space="preserve">410 </w:t>
            </w:r>
            <w:r w:rsidRPr="00BF38C6">
              <w:rPr>
                <w:rFonts w:ascii="Arial Narrow" w:hAnsi="Arial Narrow" w:cs="Arial"/>
                <w:color w:val="auto"/>
                <w:sz w:val="16"/>
                <w:szCs w:val="16"/>
                <w:lang w:val="en-GB"/>
              </w:rPr>
              <w:t>°C</w:t>
            </w:r>
          </w:p>
          <w:p w14:paraId="31BDB027" w14:textId="77777777" w:rsidR="00F772B5" w:rsidRPr="00BF38C6" w:rsidRDefault="00F772B5" w:rsidP="00F772B5">
            <w:pPr>
              <w:pStyle w:val="CellBodyCentered"/>
              <w:rPr>
                <w:rFonts w:ascii="Arial Narrow" w:hAnsi="Arial Narrow" w:cs="Arial"/>
                <w:color w:val="auto"/>
                <w:sz w:val="16"/>
                <w:szCs w:val="16"/>
                <w:lang w:val="ru-RU"/>
              </w:rPr>
            </w:pPr>
          </w:p>
          <w:p w14:paraId="551B9053"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 5</w:t>
            </w:r>
          </w:p>
        </w:tc>
        <w:tc>
          <w:tcPr>
            <w:tcW w:w="1951" w:type="dxa"/>
            <w:tcBorders>
              <w:top w:val="single" w:sz="6" w:space="0" w:color="auto"/>
              <w:left w:val="single" w:sz="6" w:space="0" w:color="auto"/>
              <w:bottom w:val="single" w:sz="6" w:space="0" w:color="auto"/>
              <w:right w:val="single" w:sz="6" w:space="0" w:color="auto"/>
            </w:tcBorders>
          </w:tcPr>
          <w:p w14:paraId="33A69653" w14:textId="77777777" w:rsidR="00F772B5" w:rsidRPr="006759B5" w:rsidRDefault="00F772B5" w:rsidP="00F772B5">
            <w:pPr>
              <w:pStyle w:val="CellBody"/>
              <w:rPr>
                <w:rFonts w:ascii="Arial Narrow" w:hAnsi="Arial Narrow" w:cs="Arial"/>
                <w:color w:val="auto"/>
                <w:sz w:val="16"/>
                <w:szCs w:val="16"/>
                <w:u w:val="single"/>
                <w:lang w:val="ru-RU"/>
              </w:rPr>
            </w:pPr>
          </w:p>
          <w:p w14:paraId="39A83A4C" w14:textId="4B37B84F"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w:t>
            </w:r>
          </w:p>
          <w:p w14:paraId="05D151C6"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4A3ADC71" w14:textId="77777777"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153,2 бар (изб.)</w:t>
            </w:r>
          </w:p>
          <w:p w14:paraId="4F27A7C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150,4 </w:t>
            </w:r>
            <w:r w:rsidRPr="00BF38C6">
              <w:rPr>
                <w:rFonts w:ascii="Arial Narrow" w:hAnsi="Arial Narrow"/>
                <w:color w:val="auto"/>
                <w:sz w:val="16"/>
                <w:szCs w:val="16"/>
                <w:lang w:val="ru-RU"/>
              </w:rPr>
              <w:t>бар (изб.)</w:t>
            </w:r>
          </w:p>
          <w:p w14:paraId="3F5C572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139,8 </w:t>
            </w:r>
            <w:r w:rsidRPr="00BF38C6">
              <w:rPr>
                <w:rFonts w:ascii="Arial Narrow" w:hAnsi="Arial Narrow"/>
                <w:color w:val="auto"/>
                <w:sz w:val="16"/>
                <w:szCs w:val="16"/>
                <w:lang w:val="ru-RU"/>
              </w:rPr>
              <w:t>бар (изб.)</w:t>
            </w:r>
          </w:p>
          <w:p w14:paraId="5487850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135,2 </w:t>
            </w:r>
            <w:r w:rsidRPr="00BF38C6">
              <w:rPr>
                <w:rFonts w:ascii="Arial Narrow" w:hAnsi="Arial Narrow"/>
                <w:color w:val="auto"/>
                <w:sz w:val="16"/>
                <w:szCs w:val="16"/>
                <w:lang w:val="ru-RU"/>
              </w:rPr>
              <w:t>бар (изб.)</w:t>
            </w:r>
          </w:p>
          <w:p w14:paraId="6E07109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131,4 </w:t>
            </w:r>
            <w:r w:rsidRPr="00BF38C6">
              <w:rPr>
                <w:rFonts w:ascii="Arial Narrow" w:hAnsi="Arial Narrow"/>
                <w:color w:val="auto"/>
                <w:sz w:val="16"/>
                <w:szCs w:val="16"/>
                <w:lang w:val="ru-RU"/>
              </w:rPr>
              <w:t>бар (изб.)</w:t>
            </w:r>
          </w:p>
          <w:p w14:paraId="20137F4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125,8 </w:t>
            </w:r>
            <w:r w:rsidRPr="00BF38C6">
              <w:rPr>
                <w:rFonts w:ascii="Arial Narrow" w:hAnsi="Arial Narrow"/>
                <w:color w:val="auto"/>
                <w:sz w:val="16"/>
                <w:szCs w:val="16"/>
                <w:lang w:val="ru-RU"/>
              </w:rPr>
              <w:t>бар (изб.)</w:t>
            </w:r>
          </w:p>
          <w:p w14:paraId="27061F7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119,5 </w:t>
            </w:r>
            <w:r w:rsidRPr="00BF38C6">
              <w:rPr>
                <w:rFonts w:ascii="Arial Narrow" w:hAnsi="Arial Narrow"/>
                <w:color w:val="auto"/>
                <w:sz w:val="16"/>
                <w:szCs w:val="16"/>
                <w:lang w:val="ru-RU"/>
              </w:rPr>
              <w:t>бар (изб.)</w:t>
            </w:r>
          </w:p>
          <w:p w14:paraId="30F1977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350 °</w:t>
            </w:r>
            <w:r w:rsidRPr="00BF38C6">
              <w:rPr>
                <w:rFonts w:ascii="Arial Narrow" w:hAnsi="Arial Narrow"/>
                <w:snapToGrid w:val="0"/>
                <w:color w:val="auto"/>
                <w:sz w:val="16"/>
                <w:szCs w:val="16"/>
                <w:lang w:val="ru-RU"/>
              </w:rPr>
              <w:t xml:space="preserve">C = 112,7 </w:t>
            </w:r>
            <w:r w:rsidRPr="00BF38C6">
              <w:rPr>
                <w:rFonts w:ascii="Arial Narrow" w:hAnsi="Arial Narrow"/>
                <w:color w:val="auto"/>
                <w:sz w:val="16"/>
                <w:szCs w:val="16"/>
                <w:lang w:val="ru-RU"/>
              </w:rPr>
              <w:t>бар (изб.)</w:t>
            </w:r>
          </w:p>
          <w:p w14:paraId="3F4D2A9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400 °</w:t>
            </w:r>
            <w:r w:rsidRPr="00BF38C6">
              <w:rPr>
                <w:rFonts w:ascii="Arial Narrow" w:hAnsi="Arial Narrow"/>
                <w:snapToGrid w:val="0"/>
                <w:color w:val="auto"/>
                <w:sz w:val="16"/>
                <w:szCs w:val="16"/>
                <w:lang w:val="ru-RU"/>
              </w:rPr>
              <w:t xml:space="preserve">C = 104,2 </w:t>
            </w:r>
            <w:r w:rsidRPr="00BF38C6">
              <w:rPr>
                <w:rFonts w:ascii="Arial Narrow" w:hAnsi="Arial Narrow"/>
                <w:color w:val="auto"/>
                <w:sz w:val="16"/>
                <w:szCs w:val="16"/>
                <w:lang w:val="ru-RU"/>
              </w:rPr>
              <w:t>бар (изб.)</w:t>
            </w:r>
          </w:p>
          <w:p w14:paraId="5E181512" w14:textId="77777777" w:rsidR="00F772B5" w:rsidRDefault="00F772B5" w:rsidP="00F772B5">
            <w:pPr>
              <w:pStyle w:val="CellBody"/>
              <w:rPr>
                <w:rFonts w:ascii="Arial Narrow" w:hAnsi="Arial Narrow"/>
                <w:color w:val="auto"/>
                <w:sz w:val="16"/>
                <w:szCs w:val="16"/>
              </w:rPr>
            </w:pPr>
            <w:r w:rsidRPr="00BF38C6">
              <w:rPr>
                <w:rFonts w:ascii="Arial Narrow" w:hAnsi="Arial Narrow"/>
                <w:color w:val="auto"/>
                <w:sz w:val="16"/>
                <w:szCs w:val="16"/>
                <w:lang w:val="ru-RU"/>
              </w:rPr>
              <w:t>410 °</w:t>
            </w:r>
            <w:r w:rsidRPr="00BF38C6">
              <w:rPr>
                <w:rFonts w:ascii="Arial Narrow" w:hAnsi="Arial Narrow"/>
                <w:snapToGrid w:val="0"/>
                <w:color w:val="auto"/>
                <w:sz w:val="16"/>
                <w:szCs w:val="16"/>
                <w:lang w:val="ru-RU"/>
              </w:rPr>
              <w:t xml:space="preserve">C = 97,0 </w:t>
            </w:r>
            <w:r w:rsidRPr="00BF38C6">
              <w:rPr>
                <w:rFonts w:ascii="Arial Narrow" w:hAnsi="Arial Narrow"/>
                <w:color w:val="auto"/>
                <w:sz w:val="16"/>
                <w:szCs w:val="16"/>
                <w:lang w:val="ru-RU"/>
              </w:rPr>
              <w:t>бар (изб.)</w:t>
            </w:r>
          </w:p>
          <w:p w14:paraId="1B5D0E9B" w14:textId="77777777" w:rsidR="00F772B5" w:rsidRDefault="00F772B5" w:rsidP="00F772B5">
            <w:pPr>
              <w:pStyle w:val="CellBody"/>
              <w:rPr>
                <w:rFonts w:ascii="Arial Narrow" w:hAnsi="Arial Narrow" w:cs="Arial"/>
                <w:color w:val="auto"/>
                <w:sz w:val="16"/>
                <w:szCs w:val="16"/>
                <w:lang w:val="ru-RU"/>
              </w:rPr>
            </w:pPr>
          </w:p>
          <w:p w14:paraId="56A8DB88" w14:textId="77777777" w:rsidR="0010308A" w:rsidRDefault="0010308A" w:rsidP="00F772B5">
            <w:pPr>
              <w:pStyle w:val="CellBody"/>
              <w:rPr>
                <w:rFonts w:ascii="Arial Narrow" w:hAnsi="Arial Narrow" w:cs="Arial"/>
                <w:color w:val="auto"/>
                <w:sz w:val="16"/>
                <w:szCs w:val="16"/>
                <w:lang w:val="ru-RU"/>
              </w:rPr>
            </w:pPr>
          </w:p>
          <w:p w14:paraId="4B4E035A" w14:textId="77777777" w:rsidR="0010308A" w:rsidRDefault="0010308A" w:rsidP="00F772B5">
            <w:pPr>
              <w:pStyle w:val="CellBody"/>
              <w:rPr>
                <w:rFonts w:ascii="Arial Narrow" w:hAnsi="Arial Narrow" w:cs="Arial"/>
                <w:color w:val="auto"/>
                <w:sz w:val="16"/>
                <w:szCs w:val="16"/>
                <w:lang w:val="ru-RU"/>
              </w:rPr>
            </w:pPr>
          </w:p>
          <w:p w14:paraId="7B208607" w14:textId="77777777" w:rsidR="0010308A" w:rsidRDefault="0010308A" w:rsidP="00F772B5">
            <w:pPr>
              <w:pStyle w:val="CellBody"/>
              <w:rPr>
                <w:rFonts w:ascii="Arial Narrow" w:hAnsi="Arial Narrow" w:cs="Arial"/>
                <w:color w:val="auto"/>
                <w:sz w:val="16"/>
                <w:szCs w:val="16"/>
                <w:lang w:val="ru-RU"/>
              </w:rPr>
            </w:pPr>
          </w:p>
          <w:p w14:paraId="2055F17F" w14:textId="77777777" w:rsidR="0010308A" w:rsidRDefault="0010308A" w:rsidP="00F772B5">
            <w:pPr>
              <w:pStyle w:val="CellBody"/>
              <w:rPr>
                <w:rFonts w:ascii="Arial Narrow" w:hAnsi="Arial Narrow" w:cs="Arial"/>
                <w:color w:val="auto"/>
                <w:sz w:val="16"/>
                <w:szCs w:val="16"/>
                <w:lang w:val="ru-RU"/>
              </w:rPr>
            </w:pPr>
          </w:p>
          <w:p w14:paraId="5B771035" w14:textId="0E66D133" w:rsidR="0010308A" w:rsidRPr="0010308A" w:rsidRDefault="0010308A"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6837B996" w14:textId="77777777" w:rsidR="00F772B5" w:rsidRDefault="00F772B5" w:rsidP="00F772B5">
            <w:pPr>
              <w:pStyle w:val="CellBodyCentered"/>
              <w:jc w:val="left"/>
              <w:rPr>
                <w:rFonts w:ascii="Arial Narrow" w:hAnsi="Arial Narrow" w:cs="Arial"/>
                <w:color w:val="auto"/>
                <w:sz w:val="16"/>
                <w:szCs w:val="16"/>
              </w:rPr>
            </w:pPr>
          </w:p>
          <w:p w14:paraId="2F1A18BF" w14:textId="0CE5D562"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П</w:t>
            </w:r>
            <w:r>
              <w:rPr>
                <w:rFonts w:ascii="Arial Narrow" w:hAnsi="Arial Narrow" w:cs="Arial"/>
                <w:color w:val="auto"/>
                <w:sz w:val="16"/>
                <w:szCs w:val="16"/>
              </w:rPr>
              <w:t>рим</w:t>
            </w:r>
            <w:r w:rsidRPr="00BF38C6">
              <w:rPr>
                <w:rFonts w:ascii="Arial Narrow" w:hAnsi="Arial Narrow" w:cs="Arial"/>
                <w:color w:val="auto"/>
                <w:sz w:val="16"/>
                <w:szCs w:val="16"/>
                <w:lang w:val="ru-RU"/>
              </w:rPr>
              <w:t>. 3</w:t>
            </w:r>
          </w:p>
          <w:p w14:paraId="17341C2D" w14:textId="77777777" w:rsidR="00F772B5" w:rsidRPr="00BF38C6" w:rsidRDefault="00F772B5" w:rsidP="00F772B5">
            <w:pPr>
              <w:pStyle w:val="CellBodyCentered"/>
              <w:ind w:left="720"/>
              <w:rPr>
                <w:rFonts w:ascii="Arial Narrow" w:hAnsi="Arial Narrow" w:cs="Arial"/>
                <w:color w:val="auto"/>
                <w:sz w:val="16"/>
                <w:szCs w:val="16"/>
                <w:lang w:val="ru-RU"/>
              </w:rPr>
            </w:pPr>
            <w:r w:rsidRPr="00BF38C6">
              <w:rPr>
                <w:rFonts w:ascii="Arial Narrow" w:hAnsi="Arial Narrow" w:cs="Arial"/>
                <w:color w:val="auto"/>
                <w:sz w:val="16"/>
                <w:szCs w:val="16"/>
                <w:lang w:val="ru-RU"/>
              </w:rPr>
              <w:t>ПРИМ. 3</w:t>
            </w:r>
          </w:p>
        </w:tc>
        <w:tc>
          <w:tcPr>
            <w:tcW w:w="450" w:type="dxa"/>
            <w:tcBorders>
              <w:top w:val="single" w:sz="6" w:space="0" w:color="auto"/>
              <w:left w:val="single" w:sz="6" w:space="0" w:color="auto"/>
              <w:bottom w:val="single" w:sz="6" w:space="0" w:color="auto"/>
              <w:right w:val="single" w:sz="6" w:space="0" w:color="auto"/>
            </w:tcBorders>
          </w:tcPr>
          <w:p w14:paraId="4529AB16" w14:textId="77777777" w:rsidR="00F772B5" w:rsidRPr="00BF38C6" w:rsidRDefault="00F772B5" w:rsidP="00F772B5">
            <w:pPr>
              <w:pStyle w:val="CellBodyCentered"/>
              <w:rPr>
                <w:rFonts w:ascii="Arial Narrow" w:hAnsi="Arial Narrow"/>
                <w:color w:val="auto"/>
                <w:sz w:val="16"/>
                <w:szCs w:val="16"/>
                <w:lang w:val="en-GB"/>
              </w:rPr>
            </w:pPr>
          </w:p>
          <w:p w14:paraId="6A95426E"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5</w:t>
            </w:r>
          </w:p>
          <w:p w14:paraId="7B227530" w14:textId="77777777" w:rsidR="00F772B5" w:rsidRPr="00BF38C6" w:rsidRDefault="00F772B5" w:rsidP="00F772B5">
            <w:pPr>
              <w:pStyle w:val="CellBodyCentered"/>
              <w:ind w:left="720"/>
              <w:rPr>
                <w:rFonts w:ascii="Arial Narrow" w:hAnsi="Arial Narrow"/>
                <w:color w:val="auto"/>
                <w:sz w:val="16"/>
                <w:szCs w:val="16"/>
                <w:lang w:val="ru-RU"/>
              </w:rPr>
            </w:pPr>
            <w:r w:rsidRPr="00BF38C6">
              <w:rPr>
                <w:rFonts w:ascii="Arial Narrow" w:hAnsi="Arial Narrow"/>
                <w:color w:val="auto"/>
                <w:sz w:val="16"/>
                <w:szCs w:val="16"/>
                <w:lang w:val="ru-RU"/>
              </w:rPr>
              <w:t>5</w:t>
            </w:r>
          </w:p>
        </w:tc>
      </w:tr>
      <w:tr w:rsidR="00F772B5" w:rsidRPr="00BF38C6" w14:paraId="263B0A86" w14:textId="77777777" w:rsidTr="002A7110">
        <w:tc>
          <w:tcPr>
            <w:tcW w:w="3332" w:type="dxa"/>
            <w:tcBorders>
              <w:top w:val="single" w:sz="6" w:space="0" w:color="auto"/>
              <w:left w:val="single" w:sz="6" w:space="0" w:color="auto"/>
              <w:bottom w:val="single" w:sz="6" w:space="0" w:color="auto"/>
              <w:right w:val="single" w:sz="6" w:space="0" w:color="auto"/>
            </w:tcBorders>
          </w:tcPr>
          <w:p w14:paraId="4BE32A6F" w14:textId="77777777" w:rsidR="00F772B5" w:rsidRPr="00BF38C6" w:rsidRDefault="00F772B5" w:rsidP="00F772B5">
            <w:pPr>
              <w:pStyle w:val="CellBody"/>
              <w:rPr>
                <w:rFonts w:ascii="Arial Narrow" w:hAnsi="Arial Narrow" w:cs="Arial"/>
                <w:color w:val="auto"/>
                <w:sz w:val="16"/>
                <w:szCs w:val="16"/>
                <w:lang w:val="ru-RU"/>
              </w:rPr>
            </w:pPr>
          </w:p>
          <w:p w14:paraId="64DFCBF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w:t>
            </w:r>
            <w:r w:rsidRPr="00BF38C6">
              <w:rPr>
                <w:rFonts w:ascii="Arial Narrow" w:hAnsi="Arial Narrow" w:cs="Arial"/>
                <w:color w:val="auto"/>
                <w:sz w:val="16"/>
                <w:szCs w:val="16"/>
                <w:lang w:val="ru-RU"/>
              </w:rPr>
              <w:t xml:space="preserve"> – ТОПЛИВНЫЙ ГАЗ</w:t>
            </w:r>
          </w:p>
          <w:p w14:paraId="78A00B21" w14:textId="77777777" w:rsidR="00F772B5" w:rsidRPr="00BF38C6" w:rsidRDefault="00F772B5" w:rsidP="00F772B5">
            <w:pPr>
              <w:pStyle w:val="CellBody"/>
              <w:rPr>
                <w:rFonts w:ascii="Arial Narrow" w:hAnsi="Arial Narrow"/>
                <w:color w:val="auto"/>
                <w:sz w:val="16"/>
                <w:szCs w:val="16"/>
                <w:u w:val="single"/>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ТОПЛИВНЫЙ ГАЗ, ВЫСОКОЕ ДАВЛЕНИЕ</w:t>
            </w:r>
          </w:p>
        </w:tc>
        <w:tc>
          <w:tcPr>
            <w:tcW w:w="720" w:type="dxa"/>
            <w:tcBorders>
              <w:top w:val="single" w:sz="6" w:space="0" w:color="auto"/>
              <w:left w:val="single" w:sz="6" w:space="0" w:color="auto"/>
              <w:bottom w:val="single" w:sz="6" w:space="0" w:color="auto"/>
              <w:right w:val="single" w:sz="6" w:space="0" w:color="auto"/>
            </w:tcBorders>
          </w:tcPr>
          <w:p w14:paraId="2ED7F9BC" w14:textId="77777777" w:rsidR="00F772B5" w:rsidRPr="00BF38C6" w:rsidRDefault="00F772B5" w:rsidP="00F772B5">
            <w:pPr>
              <w:pStyle w:val="CellBodyCentered"/>
              <w:rPr>
                <w:rFonts w:ascii="Arial Narrow" w:hAnsi="Arial Narrow" w:cs="Arial"/>
                <w:b/>
                <w:color w:val="auto"/>
                <w:sz w:val="16"/>
                <w:szCs w:val="16"/>
                <w:lang w:val="ru-RU"/>
              </w:rPr>
            </w:pPr>
          </w:p>
          <w:p w14:paraId="2E9467CE"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900H5H</w:t>
            </w:r>
          </w:p>
        </w:tc>
        <w:tc>
          <w:tcPr>
            <w:tcW w:w="720" w:type="dxa"/>
            <w:tcBorders>
              <w:top w:val="single" w:sz="6" w:space="0" w:color="auto"/>
              <w:left w:val="single" w:sz="6" w:space="0" w:color="auto"/>
              <w:bottom w:val="single" w:sz="6" w:space="0" w:color="auto"/>
              <w:right w:val="single" w:sz="6" w:space="0" w:color="auto"/>
            </w:tcBorders>
          </w:tcPr>
          <w:p w14:paraId="0E5F20C2" w14:textId="77777777" w:rsidR="00F772B5" w:rsidRPr="00BF38C6" w:rsidRDefault="00F772B5" w:rsidP="00F772B5">
            <w:pPr>
              <w:pStyle w:val="CellBodyCentered"/>
              <w:rPr>
                <w:rFonts w:ascii="Arial Narrow" w:hAnsi="Arial Narrow" w:cs="Arial"/>
                <w:color w:val="auto"/>
                <w:sz w:val="16"/>
                <w:szCs w:val="16"/>
                <w:lang w:val="en-GB"/>
              </w:rPr>
            </w:pPr>
          </w:p>
          <w:p w14:paraId="72785A8F"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1,5</w:t>
            </w:r>
          </w:p>
        </w:tc>
        <w:tc>
          <w:tcPr>
            <w:tcW w:w="900" w:type="dxa"/>
            <w:tcBorders>
              <w:top w:val="single" w:sz="6" w:space="0" w:color="auto"/>
              <w:left w:val="single" w:sz="6" w:space="0" w:color="auto"/>
              <w:bottom w:val="single" w:sz="6" w:space="0" w:color="auto"/>
              <w:right w:val="single" w:sz="6" w:space="0" w:color="auto"/>
            </w:tcBorders>
          </w:tcPr>
          <w:p w14:paraId="37FE2088" w14:textId="77777777" w:rsidR="00F772B5" w:rsidRDefault="00F772B5" w:rsidP="00F772B5">
            <w:pPr>
              <w:pStyle w:val="CellBodyCentered"/>
              <w:rPr>
                <w:rFonts w:ascii="Arial Narrow" w:hAnsi="Arial Narrow" w:cs="Arial"/>
                <w:color w:val="auto"/>
                <w:sz w:val="16"/>
                <w:szCs w:val="16"/>
              </w:rPr>
            </w:pPr>
          </w:p>
          <w:p w14:paraId="209992EE" w14:textId="3A004905"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3EA66FF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0B31AAC0" w14:textId="452E69B1"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0B702E44" w14:textId="77777777" w:rsidR="00F772B5" w:rsidRPr="00BF38C6" w:rsidRDefault="00F772B5" w:rsidP="00F772B5">
            <w:pPr>
              <w:pStyle w:val="CellBodyCentered"/>
              <w:rPr>
                <w:rFonts w:ascii="Arial Narrow" w:hAnsi="Arial Narrow" w:cs="Arial"/>
                <w:color w:val="auto"/>
                <w:sz w:val="16"/>
                <w:szCs w:val="16"/>
                <w:lang w:val="en-GB"/>
              </w:rPr>
            </w:pPr>
          </w:p>
          <w:p w14:paraId="69ABA81D"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olor w:val="auto"/>
                <w:sz w:val="16"/>
                <w:szCs w:val="16"/>
                <w:lang w:val="ru-RU"/>
              </w:rPr>
              <w:t xml:space="preserve">КЛАСС </w:t>
            </w:r>
            <w:r w:rsidRPr="00BF38C6">
              <w:rPr>
                <w:rFonts w:ascii="Arial Narrow" w:hAnsi="Arial Narrow" w:cs="Arial"/>
                <w:color w:val="auto"/>
                <w:sz w:val="16"/>
                <w:szCs w:val="16"/>
                <w:lang w:val="en-GB"/>
              </w:rPr>
              <w:t>900</w:t>
            </w:r>
          </w:p>
          <w:p w14:paraId="795D5053"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RF/CF</w:t>
            </w:r>
          </w:p>
        </w:tc>
        <w:tc>
          <w:tcPr>
            <w:tcW w:w="709" w:type="dxa"/>
            <w:tcBorders>
              <w:top w:val="single" w:sz="6" w:space="0" w:color="auto"/>
              <w:left w:val="single" w:sz="6" w:space="0" w:color="auto"/>
              <w:bottom w:val="single" w:sz="6" w:space="0" w:color="auto"/>
              <w:right w:val="single" w:sz="6" w:space="0" w:color="auto"/>
            </w:tcBorders>
          </w:tcPr>
          <w:p w14:paraId="0BDF80A8" w14:textId="77777777" w:rsidR="00F772B5" w:rsidRPr="00BF38C6" w:rsidRDefault="00F772B5" w:rsidP="00F772B5">
            <w:pPr>
              <w:pStyle w:val="CellBodyCentered"/>
              <w:rPr>
                <w:rFonts w:ascii="Arial Narrow" w:hAnsi="Arial Narrow" w:cs="Arial"/>
                <w:color w:val="auto"/>
                <w:sz w:val="16"/>
                <w:szCs w:val="16"/>
                <w:lang w:val="en-GB"/>
              </w:rPr>
            </w:pPr>
          </w:p>
          <w:p w14:paraId="1857744A"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+80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37B4D0C4" w14:textId="77777777" w:rsidR="00F772B5" w:rsidRPr="006759B5" w:rsidRDefault="00F772B5" w:rsidP="00F772B5">
            <w:pPr>
              <w:pStyle w:val="CellBody"/>
              <w:rPr>
                <w:rFonts w:ascii="Arial Narrow" w:hAnsi="Arial Narrow" w:cs="Arial"/>
                <w:color w:val="auto"/>
                <w:sz w:val="16"/>
                <w:szCs w:val="16"/>
                <w:lang w:val="ru-RU"/>
              </w:rPr>
            </w:pPr>
          </w:p>
          <w:p w14:paraId="5BFC0E39" w14:textId="07DCABBB"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p>
          <w:p w14:paraId="384A8014" w14:textId="1B4F7F7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132 </w:t>
            </w:r>
            <w:r w:rsidRPr="00BF38C6">
              <w:rPr>
                <w:rFonts w:ascii="Arial Narrow" w:hAnsi="Arial Narrow"/>
                <w:color w:val="auto"/>
                <w:sz w:val="16"/>
                <w:szCs w:val="16"/>
                <w:lang w:val="ru-RU"/>
              </w:rPr>
              <w:t>бар (изб.)</w:t>
            </w:r>
          </w:p>
          <w:p w14:paraId="1D2063BF" w14:textId="25B42BE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132 </w:t>
            </w:r>
            <w:r w:rsidRPr="00BF38C6">
              <w:rPr>
                <w:rFonts w:ascii="Arial Narrow" w:hAnsi="Arial Narrow"/>
                <w:color w:val="auto"/>
                <w:sz w:val="16"/>
                <w:szCs w:val="16"/>
                <w:lang w:val="ru-RU"/>
              </w:rPr>
              <w:t>бар (изб.)</w:t>
            </w:r>
          </w:p>
          <w:p w14:paraId="7E9F601D" w14:textId="7877FCE2"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132 </w:t>
            </w:r>
            <w:r w:rsidRPr="00BF38C6">
              <w:rPr>
                <w:rFonts w:ascii="Arial Narrow" w:hAnsi="Arial Narrow"/>
                <w:color w:val="auto"/>
                <w:sz w:val="16"/>
                <w:szCs w:val="16"/>
                <w:lang w:val="ru-RU"/>
              </w:rPr>
              <w:t>бар (изб.)</w:t>
            </w:r>
          </w:p>
          <w:p w14:paraId="43372E8C" w14:textId="72495AB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80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132 бар (изб.)</w:t>
            </w:r>
          </w:p>
          <w:p w14:paraId="6387E007" w14:textId="777777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(ограничение по толщине стенки трубы)</w:t>
            </w:r>
          </w:p>
          <w:p w14:paraId="51B14102" w14:textId="67E6B2F6" w:rsidR="00F772B5" w:rsidRPr="006759B5" w:rsidRDefault="00F772B5" w:rsidP="00F772B5">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1817CD9C" w14:textId="77777777" w:rsidR="00F772B5" w:rsidRPr="006759B5" w:rsidRDefault="00F772B5" w:rsidP="00F772B5">
            <w:pPr>
              <w:pStyle w:val="CellBodyCentered"/>
              <w:rPr>
                <w:rFonts w:ascii="Arial Narrow" w:hAnsi="Arial Narrow" w:cs="Arial"/>
                <w:color w:val="auto"/>
                <w:sz w:val="16"/>
                <w:szCs w:val="16"/>
                <w:lang w:val="ru-RU"/>
              </w:rPr>
            </w:pPr>
          </w:p>
          <w:p w14:paraId="6437920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42E99412" w14:textId="77777777" w:rsidR="00F772B5" w:rsidRPr="00BF38C6" w:rsidRDefault="00F772B5" w:rsidP="00F772B5">
            <w:pPr>
              <w:pStyle w:val="CellBodyCentered"/>
              <w:rPr>
                <w:rFonts w:ascii="Arial Narrow" w:hAnsi="Arial Narrow" w:cs="Arial"/>
                <w:color w:val="auto"/>
                <w:sz w:val="16"/>
                <w:szCs w:val="16"/>
                <w:lang w:val="en-GB"/>
              </w:rPr>
            </w:pPr>
          </w:p>
          <w:p w14:paraId="15E2509B"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4C9FC6EA" w14:textId="77777777" w:rsidTr="002A7110">
        <w:tc>
          <w:tcPr>
            <w:tcW w:w="3332" w:type="dxa"/>
            <w:tcBorders>
              <w:top w:val="single" w:sz="6" w:space="0" w:color="auto"/>
              <w:left w:val="single" w:sz="6" w:space="0" w:color="auto"/>
              <w:bottom w:val="single" w:sz="6" w:space="0" w:color="auto"/>
              <w:right w:val="single" w:sz="6" w:space="0" w:color="auto"/>
            </w:tcBorders>
          </w:tcPr>
          <w:p w14:paraId="420F83B5" w14:textId="77777777" w:rsidR="00F772B5" w:rsidRPr="00BF38C6" w:rsidRDefault="00F772B5" w:rsidP="00F772B5">
            <w:pPr>
              <w:pStyle w:val="CellBody"/>
              <w:rPr>
                <w:rFonts w:ascii="Arial Narrow" w:hAnsi="Arial Narrow"/>
                <w:color w:val="auto"/>
                <w:sz w:val="16"/>
                <w:szCs w:val="16"/>
                <w:u w:val="single"/>
                <w:lang w:val="ru-RU"/>
              </w:rPr>
            </w:pPr>
          </w:p>
          <w:p w14:paraId="683C861A" w14:textId="4EB6179D"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olor w:val="auto"/>
                <w:sz w:val="16"/>
                <w:szCs w:val="16"/>
                <w:u w:val="single"/>
                <w:lang w:val="ru-RU"/>
              </w:rPr>
              <w:t>ЭКСПЛУАТАЦИЯ В КИСЛОЙ СРЕДЕ</w:t>
            </w:r>
          </w:p>
          <w:p w14:paraId="1659C91C" w14:textId="77777777" w:rsidR="00F772B5" w:rsidRPr="006759B5" w:rsidRDefault="00F772B5" w:rsidP="00F772B5">
            <w:pPr>
              <w:pStyle w:val="CellBody"/>
              <w:rPr>
                <w:rFonts w:ascii="Arial Narrow" w:hAnsi="Arial Narrow" w:cs="Arial"/>
                <w:color w:val="auto"/>
                <w:sz w:val="16"/>
                <w:szCs w:val="16"/>
                <w:lang w:val="ru-RU"/>
              </w:rPr>
            </w:pPr>
          </w:p>
          <w:p w14:paraId="57DC2133" w14:textId="77777777" w:rsidR="00226B4E" w:rsidRPr="00BF38C6" w:rsidRDefault="00226B4E" w:rsidP="00226B4E">
            <w:pPr>
              <w:pStyle w:val="CellBody"/>
              <w:tabs>
                <w:tab w:val="left" w:pos="0"/>
              </w:tabs>
              <w:rPr>
                <w:ins w:id="2287" w:author="Zhunisbayev, Olzhasbek [Bolashak Atyrau Limited]" w:date="2024-10-30T19:23:00Z" w16du:dateUtc="2024-10-30T14:23:00Z"/>
                <w:rFonts w:ascii="Arial Narrow" w:hAnsi="Arial Narrow" w:cs="Arial"/>
                <w:color w:val="auto"/>
                <w:sz w:val="16"/>
                <w:szCs w:val="16"/>
                <w:lang w:val="ru-RU"/>
              </w:rPr>
            </w:pPr>
            <w:ins w:id="2288" w:author="Zhunisbayev, Olzhasbek [Bolashak Atyrau Limited]" w:date="2024-10-30T19:23:00Z" w16du:dateUtc="2024-10-30T14:23:00Z">
              <w:r w:rsidRPr="00BF38C6">
                <w:rPr>
                  <w:rFonts w:ascii="Arial Narrow" w:hAnsi="Arial Narrow"/>
                  <w:color w:val="auto"/>
                  <w:sz w:val="16"/>
                  <w:szCs w:val="16"/>
                </w:rPr>
                <w:t>BV</w:t>
              </w:r>
              <w:r w:rsidRPr="00BF38C6">
                <w:rPr>
                  <w:rFonts w:ascii="Arial Narrow" w:hAnsi="Arial Narrow"/>
                  <w:color w:val="auto"/>
                  <w:sz w:val="16"/>
                  <w:szCs w:val="16"/>
                  <w:lang w:val="ru-RU"/>
                </w:rPr>
                <w:t xml:space="preserve"> – СБРОС В АТМОСФЕРУ </w:t>
              </w:r>
            </w:ins>
          </w:p>
          <w:p w14:paraId="74F17AFE" w14:textId="4022E93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BFH</w:t>
            </w:r>
            <w:r w:rsidRPr="00BF38C6">
              <w:rPr>
                <w:rFonts w:ascii="Arial Narrow" w:hAnsi="Arial Narrow" w:cs="Arial"/>
                <w:color w:val="auto"/>
                <w:sz w:val="16"/>
                <w:szCs w:val="16"/>
                <w:lang w:val="ru-RU"/>
              </w:rPr>
              <w:t xml:space="preserve"> – ФАКЕЛЬНЫЙ ГАЗ, ВЫСОКОЕ ДАВЛЕНИЕ</w:t>
            </w:r>
          </w:p>
          <w:p w14:paraId="21E21164" w14:textId="77777777" w:rsidR="00226B4E" w:rsidRPr="00BF38C6" w:rsidRDefault="00226B4E" w:rsidP="00226B4E">
            <w:pPr>
              <w:pStyle w:val="CellBody"/>
              <w:tabs>
                <w:tab w:val="left" w:pos="0"/>
              </w:tabs>
              <w:rPr>
                <w:ins w:id="2289" w:author="Zhunisbayev, Olzhasbek [Bolashak Atyrau Limited]" w:date="2024-10-30T19:23:00Z" w16du:dateUtc="2024-10-30T14:23:00Z"/>
                <w:rFonts w:ascii="Arial Narrow" w:hAnsi="Arial Narrow" w:cs="Arial"/>
                <w:color w:val="auto"/>
                <w:sz w:val="16"/>
                <w:szCs w:val="16"/>
                <w:lang w:val="ru-RU"/>
              </w:rPr>
            </w:pPr>
            <w:ins w:id="2290" w:author="Zhunisbayev, Olzhasbek [Bolashak Atyrau Limited]" w:date="2024-10-30T19:23:00Z" w16du:dateUtc="2024-10-30T14:23: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6F08638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CI – ИНГИБИТОР КОРРОЗИИ И АНТИНАКИПИН</w:t>
            </w:r>
          </w:p>
          <w:p w14:paraId="2FDEF24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DHC – ДРЕНАЖ, УГЛЕВОДОРОДЫ</w:t>
            </w:r>
          </w:p>
          <w:p w14:paraId="121600D6" w14:textId="77777777" w:rsidR="00D15B6F" w:rsidRPr="00BF38C6" w:rsidRDefault="00D15B6F" w:rsidP="00D15B6F">
            <w:pPr>
              <w:pStyle w:val="CellBody"/>
              <w:tabs>
                <w:tab w:val="left" w:pos="0"/>
              </w:tabs>
              <w:rPr>
                <w:ins w:id="2291" w:author="Zhunisbayev, Olzhasbek [Bolashak Atyrau Limited]" w:date="2024-10-30T19:24:00Z" w16du:dateUtc="2024-10-30T14:24:00Z"/>
                <w:rFonts w:ascii="Arial Narrow" w:hAnsi="Arial Narrow" w:cs="Arial"/>
                <w:color w:val="auto"/>
                <w:sz w:val="16"/>
                <w:szCs w:val="16"/>
                <w:lang w:val="ru-RU"/>
              </w:rPr>
            </w:pPr>
            <w:ins w:id="2292" w:author="Zhunisbayev, Olzhasbek [Bolashak Atyrau Limited]" w:date="2024-10-30T19:24:00Z" w16du:dateUtc="2024-10-30T14:24:00Z">
              <w:r w:rsidRPr="00BF38C6">
                <w:rPr>
                  <w:rFonts w:ascii="Arial Narrow" w:hAnsi="Arial Narrow"/>
                  <w:color w:val="auto"/>
                  <w:sz w:val="16"/>
                  <w:szCs w:val="16"/>
                </w:rPr>
                <w:t>FG</w:t>
              </w:r>
              <w:r w:rsidRPr="00BF38C6">
                <w:rPr>
                  <w:rFonts w:ascii="Arial Narrow" w:hAnsi="Arial Narrow"/>
                  <w:color w:val="auto"/>
                  <w:sz w:val="16"/>
                  <w:szCs w:val="16"/>
                  <w:lang w:val="ru-RU"/>
                </w:rPr>
                <w:t xml:space="preserve"> – ТОПЛИВНЫЙ ГАЗ</w:t>
              </w:r>
            </w:ins>
          </w:p>
          <w:p w14:paraId="17009B1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FGH – ТОПЛИВНЫЙ ГАЗ, ВЫСОКОЕ ДАВЛЕНИЕ (ПОДСОЕДИНЕНИЕ К ЛИНИЯМ ДЛЯ ЭКСПЛУАТАЦИИ В КИСЛОЙ СРЕДЕ И Т.Д.)</w:t>
            </w:r>
          </w:p>
          <w:p w14:paraId="0D4A249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GHC – ГАЗ, УГЛЕВОДОРОДНЫЕ ПАРЫ</w:t>
            </w:r>
          </w:p>
          <w:p w14:paraId="706A4B8E" w14:textId="227EEAE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GRC – ГАЗ РЕГЕНЕРАЦИИ / РЕЦИРКУЛ</w:t>
            </w:r>
            <w:r w:rsidRPr="006759B5">
              <w:rPr>
                <w:rFonts w:ascii="Arial Narrow" w:hAnsi="Arial Narrow"/>
                <w:color w:val="auto"/>
                <w:sz w:val="16"/>
                <w:szCs w:val="16"/>
                <w:lang w:val="ru-RU"/>
              </w:rPr>
              <w:t>.</w:t>
            </w:r>
            <w:r w:rsidRPr="00BF38C6">
              <w:rPr>
                <w:rFonts w:ascii="Arial Narrow" w:hAnsi="Arial Narrow"/>
                <w:color w:val="auto"/>
                <w:sz w:val="16"/>
                <w:szCs w:val="16"/>
                <w:lang w:val="ru-RU"/>
              </w:rPr>
              <w:t>, СЫРОЙ</w:t>
            </w:r>
          </w:p>
          <w:p w14:paraId="38E1883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 – ГАЗ, СЫРОЙ</w:t>
            </w:r>
          </w:p>
          <w:p w14:paraId="3F3362BF" w14:textId="6759E49B"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PHC – КИСЛЫЕ ТЕХНОЛОГ</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УГЛЕВОДОРОДЫ</w:t>
            </w:r>
          </w:p>
          <w:p w14:paraId="4F97752E" w14:textId="1D463F61" w:rsidR="00F772B5" w:rsidRPr="00BF38C6" w:rsidRDefault="00F772B5" w:rsidP="00F772B5">
            <w:pPr>
              <w:pStyle w:val="CellBody"/>
              <w:rPr>
                <w:rFonts w:ascii="Arial Narrow" w:hAnsi="Arial Narrow" w:cs="Arial"/>
                <w:color w:val="auto"/>
                <w:sz w:val="16"/>
                <w:szCs w:val="16"/>
                <w:lang w:val="en-GB"/>
              </w:rPr>
            </w:pPr>
            <w:r w:rsidRPr="00BF38C6">
              <w:rPr>
                <w:rFonts w:ascii="Arial Narrow" w:hAnsi="Arial Narrow" w:cs="Arial"/>
                <w:color w:val="auto"/>
                <w:sz w:val="16"/>
                <w:szCs w:val="16"/>
                <w:lang w:val="en-GB"/>
              </w:rPr>
              <w:t>WP</w:t>
            </w:r>
            <w:r w:rsidRPr="00BF38C6">
              <w:rPr>
                <w:rFonts w:ascii="Arial Narrow" w:hAnsi="Arial Narrow" w:cs="Arial"/>
                <w:color w:val="auto"/>
                <w:sz w:val="16"/>
                <w:szCs w:val="16"/>
                <w:lang w:val="ru-RU"/>
              </w:rPr>
              <w:t xml:space="preserve"> – ТЕХНОЛОГИЧЕСКАЯ ВОДА</w:t>
            </w:r>
          </w:p>
        </w:tc>
        <w:tc>
          <w:tcPr>
            <w:tcW w:w="720" w:type="dxa"/>
            <w:tcBorders>
              <w:top w:val="single" w:sz="6" w:space="0" w:color="auto"/>
              <w:left w:val="single" w:sz="6" w:space="0" w:color="auto"/>
              <w:bottom w:val="single" w:sz="6" w:space="0" w:color="auto"/>
              <w:right w:val="single" w:sz="6" w:space="0" w:color="auto"/>
            </w:tcBorders>
          </w:tcPr>
          <w:p w14:paraId="00773C08" w14:textId="77777777" w:rsidR="00F772B5" w:rsidRPr="00BF38C6" w:rsidRDefault="00F772B5" w:rsidP="00F772B5">
            <w:pPr>
              <w:pStyle w:val="CellBodyCentered"/>
              <w:jc w:val="left"/>
              <w:rPr>
                <w:rFonts w:ascii="Arial Narrow" w:hAnsi="Arial Narrow"/>
                <w:b/>
                <w:color w:val="auto"/>
                <w:sz w:val="16"/>
                <w:szCs w:val="16"/>
                <w:lang w:val="en-GB"/>
              </w:rPr>
            </w:pPr>
          </w:p>
          <w:p w14:paraId="7946BBF8"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900K21</w:t>
            </w:r>
          </w:p>
        </w:tc>
        <w:tc>
          <w:tcPr>
            <w:tcW w:w="720" w:type="dxa"/>
            <w:tcBorders>
              <w:top w:val="single" w:sz="6" w:space="0" w:color="auto"/>
              <w:left w:val="single" w:sz="6" w:space="0" w:color="auto"/>
              <w:bottom w:val="single" w:sz="6" w:space="0" w:color="auto"/>
              <w:right w:val="single" w:sz="6" w:space="0" w:color="auto"/>
            </w:tcBorders>
          </w:tcPr>
          <w:p w14:paraId="29A61AB9" w14:textId="77777777" w:rsidR="00F772B5" w:rsidRPr="00BF38C6" w:rsidRDefault="00F772B5" w:rsidP="00F772B5">
            <w:pPr>
              <w:pStyle w:val="CellBodyCentered"/>
              <w:rPr>
                <w:rFonts w:ascii="Arial Narrow" w:hAnsi="Arial Narrow"/>
                <w:color w:val="auto"/>
                <w:sz w:val="16"/>
                <w:szCs w:val="16"/>
                <w:lang w:val="en-GB"/>
              </w:rPr>
            </w:pPr>
          </w:p>
          <w:p w14:paraId="645BF35C"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36940D8E" w14:textId="77777777" w:rsidR="00F772B5" w:rsidRPr="00BF38C6" w:rsidRDefault="00F772B5" w:rsidP="00F772B5">
            <w:pPr>
              <w:pStyle w:val="CellBodyCentered"/>
              <w:rPr>
                <w:rFonts w:ascii="Arial Narrow" w:hAnsi="Arial Narrow"/>
                <w:color w:val="auto"/>
                <w:sz w:val="16"/>
                <w:szCs w:val="16"/>
                <w:lang w:val="ru-RU"/>
              </w:rPr>
            </w:pPr>
          </w:p>
          <w:p w14:paraId="76AC66A3"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4EEA623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40B5B669" w14:textId="753B1548"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1623C332" w14:textId="77777777" w:rsidR="00F772B5" w:rsidRPr="00BF38C6" w:rsidRDefault="00F772B5" w:rsidP="00F772B5">
            <w:pPr>
              <w:pStyle w:val="CellBodyCentered"/>
              <w:rPr>
                <w:rFonts w:ascii="Arial Narrow" w:hAnsi="Arial Narrow"/>
                <w:color w:val="auto"/>
                <w:sz w:val="16"/>
                <w:szCs w:val="16"/>
                <w:lang w:val="ru-RU"/>
              </w:rPr>
            </w:pPr>
          </w:p>
          <w:p w14:paraId="750421F6"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 900</w:t>
            </w:r>
          </w:p>
          <w:p w14:paraId="3A97E18A"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olor w:val="auto"/>
                <w:sz w:val="16"/>
                <w:szCs w:val="16"/>
                <w:lang w:val="ru-RU"/>
              </w:rPr>
              <w:t>RF</w:t>
            </w:r>
            <w:r w:rsidRPr="00BF38C6">
              <w:rPr>
                <w:rFonts w:ascii="Arial Narrow" w:hAnsi="Arial Narrow"/>
                <w:color w:val="auto"/>
                <w:sz w:val="16"/>
                <w:szCs w:val="16"/>
                <w:lang w:val="en-GB"/>
              </w:rPr>
              <w:t>/CF</w:t>
            </w:r>
          </w:p>
        </w:tc>
        <w:tc>
          <w:tcPr>
            <w:tcW w:w="709" w:type="dxa"/>
            <w:tcBorders>
              <w:top w:val="single" w:sz="6" w:space="0" w:color="auto"/>
              <w:left w:val="single" w:sz="6" w:space="0" w:color="auto"/>
              <w:bottom w:val="single" w:sz="6" w:space="0" w:color="auto"/>
              <w:right w:val="single" w:sz="6" w:space="0" w:color="auto"/>
            </w:tcBorders>
          </w:tcPr>
          <w:p w14:paraId="6FB438AE" w14:textId="77777777" w:rsidR="00F772B5" w:rsidRPr="00BF38C6" w:rsidRDefault="00F772B5" w:rsidP="00F772B5">
            <w:pPr>
              <w:pStyle w:val="CellBodyCentered"/>
              <w:rPr>
                <w:rFonts w:ascii="Arial Narrow" w:hAnsi="Arial Narrow"/>
                <w:color w:val="auto"/>
                <w:sz w:val="16"/>
                <w:szCs w:val="16"/>
                <w:lang w:val="en-GB"/>
              </w:rPr>
            </w:pPr>
          </w:p>
          <w:p w14:paraId="6FEF6B56" w14:textId="615E7FED"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+260 °C</w:t>
            </w:r>
          </w:p>
        </w:tc>
        <w:tc>
          <w:tcPr>
            <w:tcW w:w="1951" w:type="dxa"/>
            <w:tcBorders>
              <w:top w:val="single" w:sz="6" w:space="0" w:color="auto"/>
              <w:left w:val="single" w:sz="6" w:space="0" w:color="auto"/>
              <w:bottom w:val="single" w:sz="6" w:space="0" w:color="auto"/>
              <w:right w:val="single" w:sz="6" w:space="0" w:color="auto"/>
            </w:tcBorders>
          </w:tcPr>
          <w:p w14:paraId="4EF5B375" w14:textId="77777777" w:rsidR="00F772B5" w:rsidRPr="00BF38C6" w:rsidRDefault="00F772B5" w:rsidP="00F772B5">
            <w:pPr>
              <w:pStyle w:val="CellBody"/>
              <w:rPr>
                <w:rFonts w:ascii="Arial Narrow" w:hAnsi="Arial Narrow"/>
                <w:color w:val="auto"/>
                <w:sz w:val="16"/>
                <w:szCs w:val="16"/>
                <w:u w:val="single"/>
                <w:lang w:val="ru-RU"/>
              </w:rPr>
            </w:pPr>
          </w:p>
          <w:p w14:paraId="4B50556A" w14:textId="77777777"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w:t>
            </w:r>
          </w:p>
          <w:p w14:paraId="63E9A896"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5780D92A" w14:textId="3AA64202"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153,2 бар (изб.)</w:t>
            </w:r>
          </w:p>
          <w:p w14:paraId="0517FA40" w14:textId="16FEB37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150,4 </w:t>
            </w:r>
            <w:r w:rsidRPr="00BF38C6">
              <w:rPr>
                <w:rFonts w:ascii="Arial Narrow" w:hAnsi="Arial Narrow"/>
                <w:color w:val="auto"/>
                <w:sz w:val="16"/>
                <w:szCs w:val="16"/>
                <w:lang w:val="ru-RU"/>
              </w:rPr>
              <w:t>бар (изб.)</w:t>
            </w:r>
          </w:p>
          <w:p w14:paraId="03E82280" w14:textId="1EA2D15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139,8 </w:t>
            </w:r>
            <w:r w:rsidRPr="00BF38C6">
              <w:rPr>
                <w:rFonts w:ascii="Arial Narrow" w:hAnsi="Arial Narrow"/>
                <w:color w:val="auto"/>
                <w:sz w:val="16"/>
                <w:szCs w:val="16"/>
                <w:lang w:val="ru-RU"/>
              </w:rPr>
              <w:t>бар (изб.)</w:t>
            </w:r>
          </w:p>
          <w:p w14:paraId="7B803348" w14:textId="5E35473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135,2 </w:t>
            </w:r>
            <w:r w:rsidRPr="00BF38C6">
              <w:rPr>
                <w:rFonts w:ascii="Arial Narrow" w:hAnsi="Arial Narrow"/>
                <w:color w:val="auto"/>
                <w:sz w:val="16"/>
                <w:szCs w:val="16"/>
                <w:lang w:val="ru-RU"/>
              </w:rPr>
              <w:t>бар (изб.)</w:t>
            </w:r>
          </w:p>
          <w:p w14:paraId="003C4680" w14:textId="31B6777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131,4 </w:t>
            </w:r>
            <w:r w:rsidRPr="00BF38C6">
              <w:rPr>
                <w:rFonts w:ascii="Arial Narrow" w:hAnsi="Arial Narrow"/>
                <w:color w:val="auto"/>
                <w:sz w:val="16"/>
                <w:szCs w:val="16"/>
                <w:lang w:val="ru-RU"/>
              </w:rPr>
              <w:t>бар (изб.)</w:t>
            </w:r>
          </w:p>
          <w:p w14:paraId="23693AFF" w14:textId="7F0ECF5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125,8 </w:t>
            </w:r>
            <w:r w:rsidRPr="00BF38C6">
              <w:rPr>
                <w:rFonts w:ascii="Arial Narrow" w:hAnsi="Arial Narrow"/>
                <w:color w:val="auto"/>
                <w:sz w:val="16"/>
                <w:szCs w:val="16"/>
                <w:lang w:val="ru-RU"/>
              </w:rPr>
              <w:t>бар (изб.)</w:t>
            </w:r>
          </w:p>
          <w:p w14:paraId="17091FB5" w14:textId="4279984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260 °</w:t>
            </w:r>
            <w:r w:rsidRPr="00BF38C6">
              <w:rPr>
                <w:rFonts w:ascii="Arial Narrow" w:hAnsi="Arial Narrow"/>
                <w:snapToGrid w:val="0"/>
                <w:color w:val="auto"/>
                <w:sz w:val="16"/>
                <w:szCs w:val="16"/>
                <w:lang w:val="ru-RU"/>
              </w:rPr>
              <w:t xml:space="preserve">C = 124,5 </w:t>
            </w:r>
            <w:r w:rsidRPr="00BF38C6">
              <w:rPr>
                <w:rFonts w:ascii="Arial Narrow" w:hAnsi="Arial Narrow"/>
                <w:color w:val="auto"/>
                <w:sz w:val="16"/>
                <w:szCs w:val="16"/>
                <w:lang w:val="ru-RU"/>
              </w:rPr>
              <w:t>бар (изб.)</w:t>
            </w:r>
          </w:p>
          <w:p w14:paraId="5412272A" w14:textId="77777777" w:rsidR="00F772B5" w:rsidRPr="00BF38C6" w:rsidRDefault="00F772B5" w:rsidP="00F772B5">
            <w:pPr>
              <w:pStyle w:val="CellBody"/>
              <w:rPr>
                <w:rFonts w:ascii="Arial Narrow" w:hAnsi="Arial Narrow"/>
                <w:color w:val="auto"/>
                <w:sz w:val="16"/>
                <w:szCs w:val="16"/>
                <w:lang w:val="ru-RU"/>
              </w:rPr>
            </w:pPr>
          </w:p>
          <w:p w14:paraId="577549E0" w14:textId="5A03F11D" w:rsidR="00F772B5" w:rsidRPr="00BF38C6" w:rsidRDefault="00F772B5" w:rsidP="00F772B5">
            <w:pPr>
              <w:pStyle w:val="CellBody"/>
              <w:keepNext/>
              <w:pageBreakBefore/>
              <w:tabs>
                <w:tab w:val="left" w:pos="720"/>
              </w:tabs>
              <w:suppressAutoHyphens/>
              <w:jc w:val="center"/>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7F8E594F" w14:textId="77777777" w:rsidR="00F772B5" w:rsidRPr="006759B5" w:rsidRDefault="00F772B5" w:rsidP="00F772B5">
            <w:pPr>
              <w:pStyle w:val="CellBodyCentered"/>
              <w:jc w:val="left"/>
              <w:rPr>
                <w:rFonts w:ascii="Arial Narrow" w:hAnsi="Arial Narrow" w:cs="Arial"/>
                <w:color w:val="auto"/>
                <w:sz w:val="16"/>
                <w:szCs w:val="16"/>
                <w:lang w:val="ru-RU"/>
              </w:rPr>
            </w:pPr>
          </w:p>
          <w:p w14:paraId="1BE59095" w14:textId="541D3530"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ДА</w:t>
            </w:r>
          </w:p>
        </w:tc>
        <w:tc>
          <w:tcPr>
            <w:tcW w:w="450" w:type="dxa"/>
            <w:tcBorders>
              <w:top w:val="single" w:sz="6" w:space="0" w:color="auto"/>
              <w:left w:val="single" w:sz="6" w:space="0" w:color="auto"/>
              <w:bottom w:val="single" w:sz="6" w:space="0" w:color="auto"/>
              <w:right w:val="single" w:sz="6" w:space="0" w:color="auto"/>
            </w:tcBorders>
          </w:tcPr>
          <w:p w14:paraId="50E85342" w14:textId="77777777" w:rsidR="00F772B5" w:rsidRPr="00BF38C6" w:rsidRDefault="00F772B5" w:rsidP="00F772B5">
            <w:pPr>
              <w:pStyle w:val="CellBodyCentered"/>
              <w:rPr>
                <w:rFonts w:ascii="Arial Narrow" w:hAnsi="Arial Narrow"/>
                <w:color w:val="auto"/>
                <w:sz w:val="16"/>
                <w:szCs w:val="16"/>
                <w:lang w:val="en-GB"/>
              </w:rPr>
            </w:pPr>
          </w:p>
          <w:p w14:paraId="7BCEEE7A"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38E957A1" w14:textId="77777777" w:rsidTr="002A7110">
        <w:tc>
          <w:tcPr>
            <w:tcW w:w="3332" w:type="dxa"/>
            <w:tcBorders>
              <w:top w:val="single" w:sz="6" w:space="0" w:color="auto"/>
              <w:left w:val="single" w:sz="6" w:space="0" w:color="auto"/>
              <w:bottom w:val="single" w:sz="6" w:space="0" w:color="auto"/>
              <w:right w:val="single" w:sz="6" w:space="0" w:color="auto"/>
            </w:tcBorders>
          </w:tcPr>
          <w:p w14:paraId="289EDDF2" w14:textId="77777777" w:rsidR="00F772B5" w:rsidRPr="00BF38C6" w:rsidRDefault="00F772B5" w:rsidP="00F772B5">
            <w:pPr>
              <w:pStyle w:val="CellBody"/>
              <w:rPr>
                <w:rFonts w:ascii="Arial Narrow" w:hAnsi="Arial Narrow"/>
                <w:color w:val="auto"/>
                <w:sz w:val="16"/>
                <w:szCs w:val="16"/>
                <w:u w:val="single"/>
                <w:lang w:val="ru-RU"/>
              </w:rPr>
            </w:pPr>
          </w:p>
          <w:p w14:paraId="71B545B5" w14:textId="3031550A"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DL</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ДРЕНАЖ, ПРОМЛИВНЕВ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524024D1"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rPr>
              <w:t xml:space="preserve">WP – </w:t>
            </w:r>
            <w:r w:rsidRPr="00BF38C6">
              <w:rPr>
                <w:rFonts w:ascii="Arial Narrow" w:hAnsi="Arial Narrow"/>
                <w:color w:val="auto"/>
                <w:sz w:val="16"/>
                <w:szCs w:val="16"/>
                <w:lang w:val="ru-RU"/>
              </w:rPr>
              <w:t>ТЕХНОЛОГИЧЕСКАЯ ВОДА</w:t>
            </w:r>
          </w:p>
          <w:p w14:paraId="01D14DB5" w14:textId="77777777" w:rsidR="00F772B5" w:rsidRPr="00BF38C6" w:rsidRDefault="00F772B5" w:rsidP="00F772B5">
            <w:pPr>
              <w:pStyle w:val="CellBody"/>
              <w:rPr>
                <w:rFonts w:ascii="Arial Narrow" w:hAnsi="Arial Narrow"/>
                <w:color w:val="auto"/>
                <w:sz w:val="16"/>
                <w:szCs w:val="16"/>
                <w:u w:val="single"/>
                <w:lang w:val="ru-RU"/>
              </w:rPr>
            </w:pPr>
          </w:p>
        </w:tc>
        <w:tc>
          <w:tcPr>
            <w:tcW w:w="720" w:type="dxa"/>
            <w:tcBorders>
              <w:top w:val="single" w:sz="6" w:space="0" w:color="auto"/>
              <w:left w:val="single" w:sz="6" w:space="0" w:color="auto"/>
              <w:bottom w:val="single" w:sz="6" w:space="0" w:color="auto"/>
              <w:right w:val="single" w:sz="6" w:space="0" w:color="auto"/>
            </w:tcBorders>
          </w:tcPr>
          <w:p w14:paraId="559EBBD2" w14:textId="77777777" w:rsidR="00F772B5" w:rsidRPr="00BF38C6" w:rsidRDefault="00F772B5" w:rsidP="00F772B5">
            <w:pPr>
              <w:pStyle w:val="CellBodyCentered"/>
              <w:rPr>
                <w:rFonts w:ascii="Arial Narrow" w:hAnsi="Arial Narrow"/>
                <w:b/>
                <w:color w:val="auto"/>
                <w:sz w:val="16"/>
                <w:szCs w:val="16"/>
                <w:lang w:val="ru-RU"/>
              </w:rPr>
            </w:pPr>
          </w:p>
          <w:p w14:paraId="4598416E"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b/>
                <w:color w:val="auto"/>
                <w:sz w:val="16"/>
                <w:szCs w:val="16"/>
              </w:rPr>
              <w:t>900K23</w:t>
            </w:r>
          </w:p>
        </w:tc>
        <w:tc>
          <w:tcPr>
            <w:tcW w:w="720" w:type="dxa"/>
            <w:tcBorders>
              <w:top w:val="single" w:sz="6" w:space="0" w:color="auto"/>
              <w:left w:val="single" w:sz="6" w:space="0" w:color="auto"/>
              <w:bottom w:val="single" w:sz="6" w:space="0" w:color="auto"/>
              <w:right w:val="single" w:sz="6" w:space="0" w:color="auto"/>
            </w:tcBorders>
          </w:tcPr>
          <w:p w14:paraId="7D12F724" w14:textId="77777777" w:rsidR="00F772B5" w:rsidRPr="00BF38C6" w:rsidRDefault="00F772B5" w:rsidP="00F772B5">
            <w:pPr>
              <w:pStyle w:val="CellBodyCentered"/>
              <w:rPr>
                <w:rFonts w:ascii="Arial Narrow" w:hAnsi="Arial Narrow"/>
                <w:color w:val="auto"/>
                <w:sz w:val="16"/>
                <w:szCs w:val="16"/>
                <w:lang w:val="ru-RU"/>
              </w:rPr>
            </w:pPr>
          </w:p>
          <w:p w14:paraId="5BA02CA4"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6,0</w:t>
            </w:r>
          </w:p>
          <w:p w14:paraId="2ADD867E" w14:textId="77777777" w:rsidR="00F772B5" w:rsidRPr="00BF38C6" w:rsidRDefault="00F772B5" w:rsidP="00F772B5">
            <w:pPr>
              <w:pStyle w:val="CellBodyCentered"/>
              <w:ind w:left="720"/>
              <w:rPr>
                <w:rFonts w:ascii="Arial Narrow" w:hAnsi="Arial Narrow"/>
                <w:color w:val="auto"/>
                <w:sz w:val="16"/>
                <w:szCs w:val="16"/>
                <w:lang w:val="ru-RU"/>
              </w:rPr>
            </w:pPr>
            <w:r w:rsidRPr="00BF38C6">
              <w:rPr>
                <w:rFonts w:ascii="Arial Narrow" w:hAnsi="Arial Narrow"/>
                <w:color w:val="auto"/>
                <w:sz w:val="16"/>
                <w:szCs w:val="16"/>
                <w:lang w:val="ru-RU"/>
              </w:rPr>
              <w:t>6,0</w:t>
            </w:r>
          </w:p>
        </w:tc>
        <w:tc>
          <w:tcPr>
            <w:tcW w:w="900" w:type="dxa"/>
            <w:tcBorders>
              <w:top w:val="single" w:sz="6" w:space="0" w:color="auto"/>
              <w:left w:val="single" w:sz="6" w:space="0" w:color="auto"/>
              <w:bottom w:val="single" w:sz="6" w:space="0" w:color="auto"/>
              <w:right w:val="single" w:sz="6" w:space="0" w:color="auto"/>
            </w:tcBorders>
          </w:tcPr>
          <w:p w14:paraId="0F7D4D5E" w14:textId="77777777" w:rsidR="00F772B5" w:rsidRPr="00BF38C6" w:rsidRDefault="00F772B5" w:rsidP="00F772B5">
            <w:pPr>
              <w:pStyle w:val="CellBodyCentered"/>
              <w:rPr>
                <w:rFonts w:ascii="Arial Narrow" w:hAnsi="Arial Narrow"/>
                <w:color w:val="auto"/>
                <w:sz w:val="16"/>
                <w:szCs w:val="16"/>
                <w:lang w:val="ru-RU"/>
              </w:rPr>
            </w:pPr>
          </w:p>
          <w:p w14:paraId="04580CD5"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40F0ED11"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2B27D73A" w14:textId="3A0F9F1E"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27888C3" w14:textId="77777777" w:rsidR="00F772B5" w:rsidRPr="00BF38C6" w:rsidRDefault="00F772B5" w:rsidP="00F772B5">
            <w:pPr>
              <w:pStyle w:val="CellBodyCentered"/>
              <w:rPr>
                <w:rFonts w:ascii="Arial Narrow" w:hAnsi="Arial Narrow"/>
                <w:color w:val="auto"/>
                <w:sz w:val="16"/>
                <w:szCs w:val="16"/>
                <w:lang w:val="ru-RU"/>
              </w:rPr>
            </w:pPr>
          </w:p>
          <w:p w14:paraId="55237FA0"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КЛАСС 900</w:t>
            </w:r>
          </w:p>
          <w:p w14:paraId="665183B3"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rPr>
              <w:t>RF/CF</w:t>
            </w:r>
          </w:p>
          <w:p w14:paraId="4DE3EE59" w14:textId="11BAB09D" w:rsidR="00F772B5" w:rsidRPr="00BF38C6" w:rsidRDefault="00F772B5" w:rsidP="00F772B5">
            <w:pPr>
              <w:pStyle w:val="CellBodyCentered"/>
              <w:rPr>
                <w:rFonts w:ascii="Arial Narrow" w:hAnsi="Arial Narrow"/>
                <w:color w:val="auto"/>
                <w:sz w:val="16"/>
                <w:szCs w:val="16"/>
                <w:lang w:val="ru-RU"/>
              </w:rPr>
            </w:pPr>
            <w:r>
              <w:rPr>
                <w:rFonts w:ascii="Arial Narrow" w:hAnsi="Arial Narrow"/>
                <w:color w:val="auto"/>
                <w:sz w:val="16"/>
                <w:szCs w:val="16"/>
              </w:rPr>
              <w:t>Прим.8</w:t>
            </w:r>
          </w:p>
        </w:tc>
        <w:tc>
          <w:tcPr>
            <w:tcW w:w="709" w:type="dxa"/>
            <w:tcBorders>
              <w:top w:val="single" w:sz="6" w:space="0" w:color="auto"/>
              <w:left w:val="single" w:sz="6" w:space="0" w:color="auto"/>
              <w:bottom w:val="single" w:sz="6" w:space="0" w:color="auto"/>
              <w:right w:val="single" w:sz="6" w:space="0" w:color="auto"/>
            </w:tcBorders>
          </w:tcPr>
          <w:p w14:paraId="7B450029" w14:textId="77777777" w:rsidR="00F772B5" w:rsidRDefault="00F772B5" w:rsidP="00F772B5">
            <w:pPr>
              <w:pStyle w:val="CellBodyCentered"/>
              <w:rPr>
                <w:rFonts w:ascii="Arial Narrow" w:hAnsi="Arial Narrow" w:cs="Arial"/>
                <w:color w:val="auto"/>
                <w:sz w:val="16"/>
                <w:szCs w:val="16"/>
                <w:lang w:val="en-GB"/>
              </w:rPr>
            </w:pPr>
          </w:p>
          <w:p w14:paraId="30DEFC90" w14:textId="7865FA6C" w:rsidR="00F772B5" w:rsidRPr="000C141D" w:rsidRDefault="00F772B5" w:rsidP="00F772B5">
            <w:pPr>
              <w:pStyle w:val="CellBodyCentered"/>
              <w:rPr>
                <w:rFonts w:ascii="Arial Narrow" w:hAnsi="Arial Narrow" w:cs="Arial"/>
                <w:color w:val="auto"/>
                <w:sz w:val="16"/>
                <w:szCs w:val="16"/>
                <w:lang w:val="en-GB"/>
              </w:rPr>
            </w:pPr>
            <w:r w:rsidRPr="000C141D">
              <w:rPr>
                <w:rFonts w:ascii="Arial Narrow" w:hAnsi="Arial Narrow" w:cs="Arial"/>
                <w:color w:val="auto"/>
                <w:sz w:val="16"/>
                <w:szCs w:val="16"/>
                <w:lang w:val="en-GB"/>
              </w:rPr>
              <w:t>От -40 до</w:t>
            </w:r>
          </w:p>
          <w:p w14:paraId="3C3BA246" w14:textId="280DB4D4" w:rsidR="00F772B5" w:rsidRPr="00BF38C6" w:rsidRDefault="00F772B5" w:rsidP="00F772B5">
            <w:pPr>
              <w:pStyle w:val="CellBodyCentered"/>
              <w:rPr>
                <w:rFonts w:ascii="Arial Narrow" w:hAnsi="Arial Narrow"/>
                <w:color w:val="auto"/>
                <w:sz w:val="16"/>
                <w:szCs w:val="16"/>
                <w:lang w:val="ru-RU"/>
              </w:rPr>
            </w:pPr>
            <w:r w:rsidRPr="000C141D">
              <w:rPr>
                <w:rFonts w:ascii="Arial Narrow" w:hAnsi="Arial Narrow" w:cs="Arial"/>
                <w:color w:val="auto"/>
                <w:sz w:val="16"/>
                <w:szCs w:val="16"/>
                <w:lang w:val="en-GB"/>
              </w:rPr>
              <w:t>+200 °C</w:t>
            </w:r>
          </w:p>
        </w:tc>
        <w:tc>
          <w:tcPr>
            <w:tcW w:w="1951" w:type="dxa"/>
            <w:tcBorders>
              <w:top w:val="single" w:sz="6" w:space="0" w:color="auto"/>
              <w:left w:val="single" w:sz="6" w:space="0" w:color="auto"/>
              <w:bottom w:val="single" w:sz="6" w:space="0" w:color="auto"/>
              <w:right w:val="single" w:sz="6" w:space="0" w:color="auto"/>
            </w:tcBorders>
          </w:tcPr>
          <w:p w14:paraId="56CD3E61" w14:textId="77777777" w:rsidR="00F772B5" w:rsidRPr="00BF38C6" w:rsidRDefault="00F772B5" w:rsidP="00F772B5">
            <w:pPr>
              <w:pStyle w:val="CellBody"/>
              <w:rPr>
                <w:rFonts w:ascii="Arial Narrow" w:hAnsi="Arial Narrow"/>
                <w:color w:val="auto"/>
                <w:sz w:val="16"/>
                <w:szCs w:val="16"/>
                <w:u w:val="single"/>
                <w:lang w:val="ru-RU"/>
              </w:rPr>
            </w:pPr>
          </w:p>
          <w:p w14:paraId="265A5D6E" w14:textId="77777777"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w:t>
            </w:r>
          </w:p>
          <w:p w14:paraId="73BF02B3"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6FB6ED6E" w14:textId="58552313"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153,2 бар (изб.)</w:t>
            </w:r>
          </w:p>
          <w:p w14:paraId="57BF84AE" w14:textId="61F4EEB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150,4 </w:t>
            </w:r>
            <w:r w:rsidRPr="00BF38C6">
              <w:rPr>
                <w:rFonts w:ascii="Arial Narrow" w:hAnsi="Arial Narrow"/>
                <w:color w:val="auto"/>
                <w:sz w:val="16"/>
                <w:szCs w:val="16"/>
                <w:lang w:val="ru-RU"/>
              </w:rPr>
              <w:t>бар (изб.)</w:t>
            </w:r>
          </w:p>
          <w:p w14:paraId="183E2AC4" w14:textId="77777777" w:rsidR="00F772B5" w:rsidRPr="006759B5" w:rsidRDefault="00F772B5" w:rsidP="00F772B5">
            <w:pPr>
              <w:pStyle w:val="CellBody"/>
              <w:tabs>
                <w:tab w:val="left" w:pos="2140"/>
                <w:tab w:val="left" w:pos="2680"/>
              </w:tabs>
              <w:suppressAutoHyphens/>
              <w:rPr>
                <w:rFonts w:ascii="Arial Narrow" w:hAnsi="Arial Narrow"/>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139,8 </w:t>
            </w:r>
            <w:r w:rsidRPr="00BF38C6">
              <w:rPr>
                <w:rFonts w:ascii="Arial Narrow" w:hAnsi="Arial Narrow"/>
                <w:color w:val="auto"/>
                <w:sz w:val="16"/>
                <w:szCs w:val="16"/>
                <w:lang w:val="ru-RU"/>
              </w:rPr>
              <w:t>бар (изб.)</w:t>
            </w:r>
          </w:p>
          <w:p w14:paraId="076E4D01" w14:textId="77777777" w:rsidR="00F772B5" w:rsidRPr="006759B5" w:rsidRDefault="00F772B5" w:rsidP="00F772B5">
            <w:pPr>
              <w:pStyle w:val="CellBody"/>
              <w:tabs>
                <w:tab w:val="left" w:pos="2140"/>
                <w:tab w:val="left" w:pos="2680"/>
              </w:tabs>
              <w:suppressAutoHyphens/>
              <w:rPr>
                <w:rFonts w:ascii="Arial Narrow" w:hAnsi="Arial Narrow"/>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135,2 </w:t>
            </w:r>
            <w:r w:rsidRPr="00BF38C6">
              <w:rPr>
                <w:rFonts w:ascii="Arial Narrow" w:hAnsi="Arial Narrow"/>
                <w:color w:val="auto"/>
                <w:sz w:val="16"/>
                <w:szCs w:val="16"/>
                <w:lang w:val="ru-RU"/>
              </w:rPr>
              <w:t>бар (изб.)</w:t>
            </w:r>
          </w:p>
          <w:p w14:paraId="29BD81AC" w14:textId="77777777" w:rsidR="00F772B5" w:rsidRPr="006759B5" w:rsidRDefault="00F772B5" w:rsidP="00F772B5">
            <w:pPr>
              <w:pStyle w:val="CellBody"/>
              <w:tabs>
                <w:tab w:val="left" w:pos="2140"/>
                <w:tab w:val="left" w:pos="2680"/>
              </w:tabs>
              <w:suppressAutoHyphens/>
              <w:rPr>
                <w:rFonts w:ascii="Arial Narrow" w:hAnsi="Arial Narrow"/>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131,4 </w:t>
            </w:r>
            <w:r w:rsidRPr="00BF38C6">
              <w:rPr>
                <w:rFonts w:ascii="Arial Narrow" w:hAnsi="Arial Narrow"/>
                <w:color w:val="auto"/>
                <w:sz w:val="16"/>
                <w:szCs w:val="16"/>
                <w:lang w:val="ru-RU"/>
              </w:rPr>
              <w:t>бар (изб.)</w:t>
            </w:r>
          </w:p>
          <w:p w14:paraId="601DDA45" w14:textId="39A198C3" w:rsidR="00F772B5" w:rsidRPr="006759B5" w:rsidRDefault="00F772B5" w:rsidP="00F772B5">
            <w:pPr>
              <w:pStyle w:val="CellBody"/>
              <w:tabs>
                <w:tab w:val="left" w:pos="2140"/>
                <w:tab w:val="left" w:pos="2680"/>
              </w:tabs>
              <w:suppressAutoHyphens/>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744B84EC" w14:textId="77777777" w:rsidR="00F772B5" w:rsidRPr="00BF38C6" w:rsidRDefault="00F772B5" w:rsidP="00F772B5">
            <w:pPr>
              <w:pStyle w:val="CellBodyCentered"/>
              <w:rPr>
                <w:rFonts w:ascii="Arial Narrow" w:hAnsi="Arial Narrow"/>
                <w:color w:val="auto"/>
                <w:sz w:val="16"/>
                <w:szCs w:val="16"/>
                <w:lang w:val="ru-RU"/>
              </w:rPr>
            </w:pPr>
          </w:p>
          <w:p w14:paraId="1037353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ДА</w:t>
            </w:r>
          </w:p>
        </w:tc>
        <w:tc>
          <w:tcPr>
            <w:tcW w:w="450" w:type="dxa"/>
            <w:tcBorders>
              <w:top w:val="single" w:sz="6" w:space="0" w:color="auto"/>
              <w:left w:val="single" w:sz="6" w:space="0" w:color="auto"/>
              <w:bottom w:val="single" w:sz="6" w:space="0" w:color="auto"/>
              <w:right w:val="single" w:sz="6" w:space="0" w:color="auto"/>
            </w:tcBorders>
          </w:tcPr>
          <w:p w14:paraId="31024764" w14:textId="77777777" w:rsidR="00F772B5" w:rsidRPr="00BF38C6" w:rsidRDefault="00F772B5" w:rsidP="00F772B5">
            <w:pPr>
              <w:pStyle w:val="CellBodyCentered"/>
              <w:rPr>
                <w:rFonts w:ascii="Arial Narrow" w:hAnsi="Arial Narrow"/>
                <w:color w:val="auto"/>
                <w:sz w:val="16"/>
                <w:szCs w:val="16"/>
                <w:lang w:val="en-GB"/>
              </w:rPr>
            </w:pPr>
          </w:p>
          <w:p w14:paraId="3F79A63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36BE0A8F" w14:textId="77777777" w:rsidTr="002A7110">
        <w:tc>
          <w:tcPr>
            <w:tcW w:w="3332" w:type="dxa"/>
            <w:tcBorders>
              <w:top w:val="single" w:sz="6" w:space="0" w:color="auto"/>
              <w:left w:val="single" w:sz="6" w:space="0" w:color="auto"/>
              <w:bottom w:val="single" w:sz="6" w:space="0" w:color="auto"/>
              <w:right w:val="single" w:sz="6" w:space="0" w:color="auto"/>
            </w:tcBorders>
          </w:tcPr>
          <w:p w14:paraId="0048090E" w14:textId="77777777" w:rsidR="00F772B5" w:rsidRPr="006759B5" w:rsidRDefault="00F772B5" w:rsidP="00F772B5">
            <w:pPr>
              <w:pStyle w:val="CellBody"/>
              <w:rPr>
                <w:rFonts w:ascii="Arial Narrow" w:hAnsi="Arial Narrow" w:cs="Arial"/>
                <w:color w:val="auto"/>
                <w:sz w:val="16"/>
                <w:szCs w:val="16"/>
                <w:lang w:val="ru-RU"/>
              </w:rPr>
            </w:pPr>
          </w:p>
          <w:p w14:paraId="647E1643" w14:textId="26F78222"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rPr>
              <w:t>BD</w:t>
            </w:r>
            <w:r w:rsidRPr="00BF38C6">
              <w:rPr>
                <w:rFonts w:ascii="Arial Narrow" w:hAnsi="Arial Narrow" w:cs="Arial"/>
                <w:color w:val="auto"/>
                <w:sz w:val="16"/>
                <w:szCs w:val="16"/>
                <w:lang w:val="ru-RU"/>
              </w:rPr>
              <w:t xml:space="preserve"> – ПРОДУВКА, УГЛЕВОДОРОДЫ</w:t>
            </w:r>
          </w:p>
          <w:p w14:paraId="0F6EB17D" w14:textId="77777777" w:rsidR="00356419" w:rsidRPr="00BF38C6" w:rsidRDefault="00356419" w:rsidP="00356419">
            <w:pPr>
              <w:pStyle w:val="CellBody"/>
              <w:rPr>
                <w:ins w:id="2293" w:author="Zhunisbayev, Olzhasbek [Bolashak Atyrau Limited]" w:date="2024-10-30T19:25:00Z" w16du:dateUtc="2024-10-30T14:25:00Z"/>
                <w:rFonts w:ascii="Arial Narrow" w:hAnsi="Arial Narrow" w:cs="Arial"/>
                <w:color w:val="auto"/>
                <w:sz w:val="16"/>
                <w:szCs w:val="16"/>
                <w:lang w:val="ru-RU"/>
              </w:rPr>
            </w:pPr>
            <w:ins w:id="2294" w:author="Zhunisbayev, Olzhasbek [Bolashak Atyrau Limited]" w:date="2024-10-30T19:25:00Z" w16du:dateUtc="2024-10-30T14:25:00Z">
              <w:r w:rsidRPr="00BF38C6">
                <w:rPr>
                  <w:rFonts w:ascii="Arial Narrow" w:hAnsi="Arial Narrow" w:cs="Arial"/>
                  <w:color w:val="auto"/>
                  <w:sz w:val="16"/>
                  <w:szCs w:val="16"/>
                  <w:lang w:val="en-GB"/>
                </w:rPr>
                <w:t>BF</w:t>
              </w:r>
              <w:r w:rsidRPr="00BF38C6">
                <w:rPr>
                  <w:rFonts w:ascii="Arial Narrow" w:hAnsi="Arial Narrow" w:cs="Arial"/>
                  <w:color w:val="auto"/>
                  <w:sz w:val="16"/>
                  <w:szCs w:val="16"/>
                  <w:lang w:val="ru-RU"/>
                </w:rPr>
                <w:t xml:space="preserve"> – ФАКЕЛЬНЫЙ ГАЗ (ТОЛЬКО </w:t>
              </w:r>
              <w:r>
                <w:rPr>
                  <w:rFonts w:ascii="Arial Narrow" w:hAnsi="Arial Narrow" w:cs="Arial"/>
                  <w:color w:val="auto"/>
                  <w:sz w:val="16"/>
                  <w:szCs w:val="16"/>
                  <w:lang w:val="ru-RU"/>
                </w:rPr>
                <w:t>ВНЕ ЗАВОДА</w:t>
              </w:r>
              <w:r w:rsidRPr="00BF38C6">
                <w:rPr>
                  <w:rFonts w:ascii="Arial Narrow" w:hAnsi="Arial Narrow" w:cs="Arial"/>
                  <w:color w:val="auto"/>
                  <w:sz w:val="16"/>
                  <w:szCs w:val="16"/>
                  <w:lang w:val="ru-RU"/>
                </w:rPr>
                <w:t>)</w:t>
              </w:r>
            </w:ins>
          </w:p>
          <w:p w14:paraId="5429026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rPr>
              <w:t>FGH</w:t>
            </w:r>
            <w:r w:rsidRPr="00BF38C6">
              <w:rPr>
                <w:rFonts w:ascii="Arial Narrow" w:hAnsi="Arial Narrow" w:cs="Arial"/>
                <w:color w:val="auto"/>
                <w:sz w:val="16"/>
                <w:szCs w:val="16"/>
                <w:lang w:val="ru-RU"/>
              </w:rPr>
              <w:t xml:space="preserve"> – ТОПЛИВНЫЙ ГАЗ, ВЫСОКОЕ ДАВЛЕНИЕ</w:t>
            </w:r>
          </w:p>
          <w:p w14:paraId="444DD8C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rPr>
              <w:t>DHC</w:t>
            </w:r>
            <w:r w:rsidRPr="00BF38C6">
              <w:rPr>
                <w:rFonts w:ascii="Arial Narrow" w:hAnsi="Arial Narrow" w:cs="Arial"/>
                <w:color w:val="auto"/>
                <w:sz w:val="16"/>
                <w:szCs w:val="16"/>
                <w:lang w:val="ru-RU"/>
              </w:rPr>
              <w:t xml:space="preserve"> – ДРЕНАЖ, УГЛЕВОДОРОДЫ</w:t>
            </w:r>
          </w:p>
          <w:p w14:paraId="7981F5F9"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0AC3FAE0" w14:textId="77777777" w:rsidR="00F772B5" w:rsidRPr="006759B5" w:rsidRDefault="00F772B5" w:rsidP="00F772B5">
            <w:pPr>
              <w:pStyle w:val="CellBodyCentered"/>
              <w:jc w:val="left"/>
              <w:rPr>
                <w:rFonts w:ascii="Arial Narrow" w:hAnsi="Arial Narrow" w:cs="Arial"/>
                <w:b/>
                <w:color w:val="auto"/>
                <w:sz w:val="16"/>
                <w:szCs w:val="16"/>
                <w:lang w:val="ru-RU"/>
              </w:rPr>
            </w:pPr>
          </w:p>
          <w:p w14:paraId="525D431A" w14:textId="56F4DCB5"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900K5B</w:t>
            </w:r>
          </w:p>
        </w:tc>
        <w:tc>
          <w:tcPr>
            <w:tcW w:w="720" w:type="dxa"/>
            <w:tcBorders>
              <w:top w:val="single" w:sz="6" w:space="0" w:color="auto"/>
              <w:left w:val="single" w:sz="6" w:space="0" w:color="auto"/>
              <w:bottom w:val="single" w:sz="6" w:space="0" w:color="auto"/>
              <w:right w:val="single" w:sz="6" w:space="0" w:color="auto"/>
            </w:tcBorders>
          </w:tcPr>
          <w:p w14:paraId="5EE414EF" w14:textId="77777777" w:rsidR="00F772B5" w:rsidRPr="00BF38C6" w:rsidRDefault="00F772B5" w:rsidP="00F772B5">
            <w:pPr>
              <w:pStyle w:val="CellBodyCentered"/>
              <w:rPr>
                <w:rFonts w:ascii="Arial Narrow" w:hAnsi="Arial Narrow" w:cs="Arial"/>
                <w:color w:val="auto"/>
                <w:sz w:val="16"/>
                <w:szCs w:val="16"/>
                <w:lang w:val="en-GB"/>
              </w:rPr>
            </w:pPr>
          </w:p>
          <w:p w14:paraId="6F040284"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07E17F29" w14:textId="77777777" w:rsidR="00F772B5" w:rsidRPr="00BF38C6" w:rsidRDefault="00F772B5" w:rsidP="00F772B5">
            <w:pPr>
              <w:pStyle w:val="CellBodyCentered"/>
              <w:rPr>
                <w:rFonts w:ascii="Arial Narrow" w:hAnsi="Arial Narrow" w:cs="Arial"/>
                <w:color w:val="auto"/>
                <w:sz w:val="16"/>
                <w:szCs w:val="16"/>
                <w:lang w:val="ru-RU"/>
              </w:rPr>
            </w:pPr>
          </w:p>
          <w:p w14:paraId="42B4DC02"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2F690DC6"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3C95E850" w14:textId="04D38C2A" w:rsidR="00F772B5" w:rsidRPr="00BF38C6" w:rsidRDefault="00F772B5" w:rsidP="00F772B5">
            <w:pPr>
              <w:pStyle w:val="CellBodyCentered"/>
              <w:rPr>
                <w:rFonts w:ascii="Arial Narrow" w:hAnsi="Arial Narrow"/>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5DFE1289" w14:textId="77777777" w:rsidR="00F772B5" w:rsidRPr="00BF38C6" w:rsidRDefault="00F772B5" w:rsidP="00F772B5">
            <w:pPr>
              <w:pStyle w:val="CellBodyCentered"/>
              <w:rPr>
                <w:rFonts w:ascii="Arial Narrow" w:hAnsi="Arial Narrow" w:cs="Arial"/>
                <w:color w:val="auto"/>
                <w:sz w:val="16"/>
                <w:szCs w:val="16"/>
                <w:lang w:val="ru-RU"/>
              </w:rPr>
            </w:pPr>
          </w:p>
          <w:p w14:paraId="771A0AED"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r w:rsidRPr="00BF38C6">
              <w:rPr>
                <w:rFonts w:ascii="Arial Narrow" w:hAnsi="Arial Narrow" w:cs="Arial"/>
                <w:color w:val="auto"/>
                <w:sz w:val="16"/>
                <w:szCs w:val="16"/>
                <w:lang w:val="en-GB"/>
              </w:rPr>
              <w:t xml:space="preserve"> 900</w:t>
            </w:r>
          </w:p>
          <w:p w14:paraId="2E361AC9" w14:textId="77777777" w:rsidR="00F772B5"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RF/CF</w:t>
            </w:r>
          </w:p>
          <w:p w14:paraId="3D221B49" w14:textId="50F7DF86" w:rsidR="00F772B5" w:rsidRPr="00BF38C6" w:rsidRDefault="00F772B5" w:rsidP="00F772B5">
            <w:pPr>
              <w:pStyle w:val="CellBodyCentered"/>
              <w:rPr>
                <w:rFonts w:ascii="Arial Narrow" w:hAnsi="Arial Narrow"/>
                <w:color w:val="auto"/>
                <w:sz w:val="16"/>
                <w:szCs w:val="16"/>
                <w:lang w:val="ru-RU"/>
              </w:rPr>
            </w:pPr>
            <w:r>
              <w:rPr>
                <w:rFonts w:ascii="Arial Narrow" w:hAnsi="Arial Narrow"/>
                <w:color w:val="auto"/>
                <w:sz w:val="16"/>
                <w:szCs w:val="16"/>
              </w:rPr>
              <w:t>Прим.8</w:t>
            </w:r>
          </w:p>
        </w:tc>
        <w:tc>
          <w:tcPr>
            <w:tcW w:w="709" w:type="dxa"/>
            <w:tcBorders>
              <w:top w:val="single" w:sz="6" w:space="0" w:color="auto"/>
              <w:left w:val="single" w:sz="6" w:space="0" w:color="auto"/>
              <w:bottom w:val="single" w:sz="6" w:space="0" w:color="auto"/>
              <w:right w:val="single" w:sz="6" w:space="0" w:color="auto"/>
            </w:tcBorders>
          </w:tcPr>
          <w:p w14:paraId="607D9CA7" w14:textId="77777777" w:rsidR="00F772B5" w:rsidRPr="00BF38C6" w:rsidRDefault="00F772B5" w:rsidP="00F772B5">
            <w:pPr>
              <w:pStyle w:val="CellBodyCentered"/>
              <w:rPr>
                <w:rFonts w:ascii="Arial Narrow" w:hAnsi="Arial Narrow" w:cs="Arial"/>
                <w:color w:val="auto"/>
                <w:sz w:val="16"/>
                <w:szCs w:val="16"/>
                <w:lang w:val="en-GB"/>
              </w:rPr>
            </w:pPr>
          </w:p>
          <w:p w14:paraId="4DEFAA67"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+90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7E69154B" w14:textId="77777777" w:rsidR="00F772B5" w:rsidRPr="00BF38C6" w:rsidRDefault="00F772B5" w:rsidP="00F772B5">
            <w:pPr>
              <w:pStyle w:val="CellBody"/>
              <w:rPr>
                <w:rFonts w:ascii="Arial Narrow" w:hAnsi="Arial Narrow" w:cs="Arial"/>
                <w:color w:val="auto"/>
                <w:sz w:val="16"/>
                <w:szCs w:val="16"/>
                <w:u w:val="single"/>
                <w:lang w:val="ru-RU"/>
              </w:rPr>
            </w:pPr>
          </w:p>
          <w:p w14:paraId="72B97C31" w14:textId="777777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p>
          <w:p w14:paraId="0CB78B0C" w14:textId="7B31371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132 </w:t>
            </w:r>
            <w:r w:rsidRPr="00BF38C6">
              <w:rPr>
                <w:rFonts w:ascii="Arial Narrow" w:hAnsi="Arial Narrow"/>
                <w:color w:val="auto"/>
                <w:sz w:val="16"/>
                <w:szCs w:val="16"/>
                <w:lang w:val="ru-RU"/>
              </w:rPr>
              <w:t>бар (изб.)</w:t>
            </w:r>
          </w:p>
          <w:p w14:paraId="785DFF0F" w14:textId="4400C80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132 </w:t>
            </w:r>
            <w:r w:rsidRPr="00BF38C6">
              <w:rPr>
                <w:rFonts w:ascii="Arial Narrow" w:hAnsi="Arial Narrow"/>
                <w:color w:val="auto"/>
                <w:sz w:val="16"/>
                <w:szCs w:val="16"/>
                <w:lang w:val="ru-RU"/>
              </w:rPr>
              <w:t>бар (изб.)</w:t>
            </w:r>
          </w:p>
          <w:p w14:paraId="490EC907" w14:textId="3B83FD6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132 </w:t>
            </w:r>
            <w:r w:rsidRPr="00BF38C6">
              <w:rPr>
                <w:rFonts w:ascii="Arial Narrow" w:hAnsi="Arial Narrow"/>
                <w:color w:val="auto"/>
                <w:sz w:val="16"/>
                <w:szCs w:val="16"/>
                <w:lang w:val="ru-RU"/>
              </w:rPr>
              <w:t>бар (изб.)</w:t>
            </w:r>
          </w:p>
          <w:p w14:paraId="5742DEA5" w14:textId="0770BBFB"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90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132 бар (изб.)</w:t>
            </w:r>
          </w:p>
          <w:p w14:paraId="375F85AA" w14:textId="777777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(ограничение по толщине стенки трубы)</w:t>
            </w:r>
          </w:p>
          <w:p w14:paraId="3B643642" w14:textId="62ECF428" w:rsidR="00F772B5" w:rsidRPr="00BF38C6" w:rsidRDefault="00F772B5" w:rsidP="00F772B5">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0E826569" w14:textId="77777777" w:rsidR="00F772B5" w:rsidRPr="00BF38C6" w:rsidRDefault="00F772B5" w:rsidP="00F772B5">
            <w:pPr>
              <w:pStyle w:val="CellBody"/>
              <w:ind w:left="-28" w:right="-28"/>
              <w:jc w:val="center"/>
              <w:rPr>
                <w:rFonts w:ascii="Arial Narrow" w:hAnsi="Arial Narrow" w:cs="Arial"/>
                <w:sz w:val="16"/>
                <w:szCs w:val="16"/>
                <w:lang w:val="ru-RU"/>
              </w:rPr>
            </w:pPr>
          </w:p>
          <w:p w14:paraId="07ECFE8D" w14:textId="77777777" w:rsidR="00F772B5" w:rsidRPr="006759B5" w:rsidRDefault="00F772B5" w:rsidP="00F772B5">
            <w:pPr>
              <w:pStyle w:val="CellBodyCentered"/>
              <w:ind w:left="-28" w:right="-28"/>
              <w:rPr>
                <w:rFonts w:ascii="Arial Narrow" w:hAnsi="Arial Narrow" w:cs="Arial"/>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p w14:paraId="3B79220B" w14:textId="41EEF9AB" w:rsidR="00F772B5" w:rsidRPr="00BF38C6" w:rsidRDefault="00F772B5" w:rsidP="00F772B5">
            <w:pPr>
              <w:pStyle w:val="CellBodyCentered"/>
              <w:ind w:left="-28" w:right="-28"/>
              <w:rPr>
                <w:rFonts w:ascii="Arial Narrow" w:hAnsi="Arial Narrow"/>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311BE2FA" w14:textId="77777777" w:rsidR="00F772B5" w:rsidRPr="00BF38C6" w:rsidRDefault="00F772B5" w:rsidP="00F772B5">
            <w:pPr>
              <w:pStyle w:val="CellBodyCentered"/>
              <w:rPr>
                <w:rFonts w:ascii="Arial Narrow" w:hAnsi="Arial Narrow" w:cs="Arial"/>
                <w:color w:val="auto"/>
                <w:sz w:val="16"/>
                <w:szCs w:val="16"/>
                <w:lang w:val="ru-RU"/>
              </w:rPr>
            </w:pPr>
          </w:p>
          <w:p w14:paraId="15DF68A4"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726E8CFD" w14:textId="77777777" w:rsidTr="003D38D6">
        <w:trPr>
          <w:trHeight w:val="1578"/>
        </w:trPr>
        <w:tc>
          <w:tcPr>
            <w:tcW w:w="3332" w:type="dxa"/>
            <w:tcBorders>
              <w:top w:val="single" w:sz="6" w:space="0" w:color="auto"/>
              <w:left w:val="single" w:sz="6" w:space="0" w:color="auto"/>
              <w:bottom w:val="single" w:sz="6" w:space="0" w:color="auto"/>
              <w:right w:val="single" w:sz="6" w:space="0" w:color="auto"/>
            </w:tcBorders>
          </w:tcPr>
          <w:p w14:paraId="5B1A8F22" w14:textId="77777777" w:rsidR="00F772B5" w:rsidRPr="006759B5" w:rsidRDefault="00F772B5" w:rsidP="00F772B5">
            <w:pPr>
              <w:pStyle w:val="CellBody"/>
              <w:rPr>
                <w:rFonts w:ascii="Arial Narrow" w:hAnsi="Arial Narrow" w:cs="Arial"/>
                <w:color w:val="auto"/>
                <w:sz w:val="16"/>
                <w:szCs w:val="16"/>
                <w:lang w:val="ru-RU"/>
              </w:rPr>
            </w:pPr>
          </w:p>
          <w:p w14:paraId="33A7E585" w14:textId="003DBA2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ТОЛЬКО </w:t>
            </w:r>
            <w:r w:rsidRPr="006759B5">
              <w:rPr>
                <w:rFonts w:ascii="Arial Narrow" w:hAnsi="Arial Narrow" w:cs="Arial"/>
                <w:color w:val="auto"/>
                <w:sz w:val="16"/>
                <w:szCs w:val="16"/>
                <w:lang w:val="ru-RU"/>
              </w:rPr>
              <w:t xml:space="preserve">МАГИСТРАЛЬНЫЙ </w:t>
            </w:r>
            <w:r w:rsidRPr="00BF38C6">
              <w:rPr>
                <w:rFonts w:ascii="Arial Narrow" w:hAnsi="Arial Narrow" w:cs="Arial"/>
                <w:color w:val="auto"/>
                <w:sz w:val="16"/>
                <w:szCs w:val="16"/>
                <w:lang w:val="ru-RU"/>
              </w:rPr>
              <w:t>ТРУБОПРОВОД</w:t>
            </w:r>
          </w:p>
          <w:p w14:paraId="4B1CE36D"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WP</w:t>
            </w:r>
            <w:r w:rsidRPr="00BF38C6">
              <w:rPr>
                <w:rFonts w:ascii="Arial Narrow" w:hAnsi="Arial Narrow" w:cs="Arial"/>
                <w:color w:val="auto"/>
                <w:sz w:val="16"/>
                <w:szCs w:val="16"/>
                <w:lang w:val="ru-RU"/>
              </w:rPr>
              <w:t xml:space="preserve"> – ТЕХНОЛОГИЧЕСКАЯ ВОДА</w:t>
            </w:r>
          </w:p>
        </w:tc>
        <w:tc>
          <w:tcPr>
            <w:tcW w:w="720" w:type="dxa"/>
            <w:tcBorders>
              <w:top w:val="single" w:sz="6" w:space="0" w:color="auto"/>
              <w:left w:val="single" w:sz="6" w:space="0" w:color="auto"/>
              <w:bottom w:val="single" w:sz="6" w:space="0" w:color="auto"/>
              <w:right w:val="single" w:sz="6" w:space="0" w:color="auto"/>
            </w:tcBorders>
          </w:tcPr>
          <w:p w14:paraId="25CBB02A" w14:textId="77777777" w:rsidR="00F772B5" w:rsidRPr="006759B5" w:rsidRDefault="00F772B5" w:rsidP="00F772B5">
            <w:pPr>
              <w:pStyle w:val="CellBodyCentered"/>
              <w:jc w:val="left"/>
              <w:rPr>
                <w:rFonts w:ascii="Arial Narrow" w:hAnsi="Arial Narrow" w:cs="Arial"/>
                <w:b/>
                <w:color w:val="auto"/>
                <w:sz w:val="16"/>
                <w:szCs w:val="16"/>
                <w:lang w:val="ru-RU"/>
              </w:rPr>
            </w:pPr>
          </w:p>
          <w:p w14:paraId="6FEA7E94" w14:textId="4F9BC46F"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900K5C</w:t>
            </w:r>
          </w:p>
        </w:tc>
        <w:tc>
          <w:tcPr>
            <w:tcW w:w="720" w:type="dxa"/>
            <w:tcBorders>
              <w:top w:val="single" w:sz="6" w:space="0" w:color="auto"/>
              <w:left w:val="single" w:sz="6" w:space="0" w:color="auto"/>
              <w:bottom w:val="single" w:sz="6" w:space="0" w:color="auto"/>
              <w:right w:val="single" w:sz="6" w:space="0" w:color="auto"/>
            </w:tcBorders>
          </w:tcPr>
          <w:p w14:paraId="1206D780" w14:textId="77777777" w:rsidR="00F772B5" w:rsidRPr="00BF38C6" w:rsidRDefault="00F772B5" w:rsidP="00F772B5">
            <w:pPr>
              <w:pStyle w:val="CellBodyCentered"/>
              <w:rPr>
                <w:rFonts w:ascii="Arial Narrow" w:hAnsi="Arial Narrow" w:cs="Arial"/>
                <w:color w:val="auto"/>
                <w:sz w:val="16"/>
                <w:szCs w:val="16"/>
                <w:lang w:val="en-GB"/>
              </w:rPr>
            </w:pPr>
          </w:p>
          <w:p w14:paraId="4CEDE403" w14:textId="51E7A918"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5D511C48" w14:textId="77777777" w:rsidR="00F772B5" w:rsidRPr="00BF38C6" w:rsidRDefault="00F772B5" w:rsidP="00F772B5">
            <w:pPr>
              <w:pStyle w:val="CellBodyCentered"/>
              <w:rPr>
                <w:rFonts w:ascii="Arial Narrow" w:hAnsi="Arial Narrow" w:cs="Arial"/>
                <w:color w:val="auto"/>
                <w:sz w:val="16"/>
                <w:szCs w:val="16"/>
                <w:lang w:val="ru-RU"/>
              </w:rPr>
            </w:pPr>
          </w:p>
          <w:p w14:paraId="0BB6E428" w14:textId="4BA8C4C3" w:rsidR="00F772B5" w:rsidRPr="006759B5" w:rsidRDefault="00F772B5" w:rsidP="00F772B5">
            <w:pPr>
              <w:pStyle w:val="CellBodyCentered"/>
              <w:rPr>
                <w:rFonts w:ascii="Arial Narrow" w:hAnsi="Arial Narrow"/>
                <w:color w:val="auto"/>
                <w:sz w:val="16"/>
                <w:szCs w:val="16"/>
                <w:lang w:val="ru-RU"/>
              </w:rPr>
            </w:pPr>
            <w:r>
              <w:rPr>
                <w:rFonts w:ascii="Arial Narrow" w:hAnsi="Arial Narrow"/>
                <w:color w:val="auto"/>
                <w:sz w:val="16"/>
                <w:szCs w:val="16"/>
              </w:rPr>
              <w:t>LTCS</w:t>
            </w:r>
            <w:r w:rsidRPr="006759B5">
              <w:rPr>
                <w:rFonts w:ascii="Arial Narrow" w:hAnsi="Arial Narrow"/>
                <w:color w:val="auto"/>
                <w:sz w:val="16"/>
                <w:szCs w:val="16"/>
                <w:lang w:val="ru-RU"/>
              </w:rPr>
              <w:t xml:space="preserve"> +</w:t>
            </w:r>
          </w:p>
          <w:p w14:paraId="025B7886" w14:textId="3886F602" w:rsidR="00F772B5" w:rsidRPr="00BF38C6" w:rsidRDefault="00F772B5" w:rsidP="00F772B5">
            <w:pPr>
              <w:pStyle w:val="CellBodyCentered"/>
              <w:ind w:left="-33"/>
              <w:rPr>
                <w:rFonts w:ascii="Arial Narrow" w:hAnsi="Arial Narrow" w:cs="Arial"/>
                <w:color w:val="auto"/>
                <w:sz w:val="16"/>
                <w:szCs w:val="16"/>
                <w:lang w:val="ru-RU"/>
              </w:rPr>
            </w:pPr>
            <w:r w:rsidRPr="00BF38C6">
              <w:rPr>
                <w:rFonts w:ascii="Arial Narrow" w:hAnsi="Arial Narrow" w:cs="Arial"/>
                <w:color w:val="auto"/>
                <w:sz w:val="16"/>
                <w:szCs w:val="16"/>
                <w:lang w:val="ru-RU"/>
              </w:rPr>
              <w:t>ВНУТРЕН</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ПОКРЫТИЕ ИЗ ПЭ</w:t>
            </w:r>
          </w:p>
          <w:p w14:paraId="0A2B63AE" w14:textId="77777777" w:rsidR="00F772B5" w:rsidRPr="00BF38C6" w:rsidRDefault="00F772B5" w:rsidP="00F772B5">
            <w:pPr>
              <w:pStyle w:val="CellBodyCentered"/>
              <w:rPr>
                <w:rFonts w:ascii="Arial Narrow" w:hAnsi="Arial Narrow" w:cs="Arial"/>
                <w:color w:val="auto"/>
                <w:sz w:val="16"/>
                <w:szCs w:val="16"/>
                <w:lang w:val="ru-RU"/>
              </w:rPr>
            </w:pPr>
          </w:p>
          <w:p w14:paraId="3D9BCA21" w14:textId="28FB68CA"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w:t>
            </w:r>
            <w:r w:rsidRPr="006759B5">
              <w:rPr>
                <w:rFonts w:ascii="Arial Narrow" w:hAnsi="Arial Narrow" w:cs="Arial"/>
                <w:color w:val="auto"/>
                <w:sz w:val="16"/>
                <w:szCs w:val="16"/>
                <w:lang w:val="ru-RU"/>
              </w:rPr>
              <w:t xml:space="preserve"> </w:t>
            </w:r>
            <w:r w:rsidRPr="00BF38C6">
              <w:rPr>
                <w:rFonts w:ascii="Arial Narrow" w:hAnsi="Arial Narrow" w:cs="Arial"/>
                <w:color w:val="auto"/>
                <w:sz w:val="16"/>
                <w:szCs w:val="16"/>
                <w:lang w:val="ru-RU"/>
              </w:rPr>
              <w:t>1</w:t>
            </w:r>
          </w:p>
        </w:tc>
        <w:tc>
          <w:tcPr>
            <w:tcW w:w="810" w:type="dxa"/>
            <w:tcBorders>
              <w:top w:val="single" w:sz="6" w:space="0" w:color="auto"/>
              <w:left w:val="single" w:sz="6" w:space="0" w:color="auto"/>
              <w:bottom w:val="single" w:sz="6" w:space="0" w:color="auto"/>
              <w:right w:val="single" w:sz="6" w:space="0" w:color="auto"/>
            </w:tcBorders>
          </w:tcPr>
          <w:p w14:paraId="2B923233" w14:textId="77777777" w:rsidR="00F772B5" w:rsidRPr="00BF38C6" w:rsidRDefault="00F772B5" w:rsidP="00F772B5">
            <w:pPr>
              <w:pStyle w:val="CellBodyCentered"/>
              <w:jc w:val="left"/>
              <w:rPr>
                <w:rFonts w:ascii="Arial Narrow" w:hAnsi="Arial Narrow" w:cs="Arial"/>
                <w:color w:val="auto"/>
                <w:sz w:val="16"/>
                <w:szCs w:val="16"/>
                <w:lang w:val="ru-RU"/>
              </w:rPr>
            </w:pPr>
          </w:p>
          <w:p w14:paraId="229C8CF2"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r w:rsidRPr="00BF38C6">
              <w:rPr>
                <w:rFonts w:ascii="Arial Narrow" w:hAnsi="Arial Narrow" w:cs="Arial"/>
                <w:color w:val="auto"/>
                <w:sz w:val="16"/>
                <w:szCs w:val="16"/>
                <w:lang w:val="en-GB"/>
              </w:rPr>
              <w:t xml:space="preserve"> 900</w:t>
            </w:r>
          </w:p>
          <w:p w14:paraId="6AD7DF27"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RF/CF</w:t>
            </w:r>
          </w:p>
        </w:tc>
        <w:tc>
          <w:tcPr>
            <w:tcW w:w="709" w:type="dxa"/>
            <w:tcBorders>
              <w:top w:val="single" w:sz="6" w:space="0" w:color="auto"/>
              <w:left w:val="single" w:sz="6" w:space="0" w:color="auto"/>
              <w:bottom w:val="single" w:sz="6" w:space="0" w:color="auto"/>
              <w:right w:val="single" w:sz="6" w:space="0" w:color="auto"/>
            </w:tcBorders>
          </w:tcPr>
          <w:p w14:paraId="7698C0B1" w14:textId="77777777" w:rsidR="00F772B5" w:rsidRPr="00BF38C6" w:rsidRDefault="00F772B5" w:rsidP="00F772B5">
            <w:pPr>
              <w:pStyle w:val="CellBodyCentered"/>
              <w:rPr>
                <w:rFonts w:ascii="Arial Narrow" w:hAnsi="Arial Narrow" w:cs="Arial"/>
                <w:color w:val="auto"/>
                <w:sz w:val="16"/>
                <w:szCs w:val="16"/>
                <w:lang w:val="en-GB"/>
              </w:rPr>
            </w:pPr>
          </w:p>
          <w:p w14:paraId="5D254B4C"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+90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7AC68C54" w14:textId="77777777" w:rsidR="00F772B5" w:rsidRPr="00BF38C6" w:rsidRDefault="00F772B5" w:rsidP="00F772B5">
            <w:pPr>
              <w:pStyle w:val="CellBody"/>
              <w:rPr>
                <w:rFonts w:ascii="Arial Narrow" w:hAnsi="Arial Narrow" w:cs="Arial"/>
                <w:color w:val="auto"/>
                <w:sz w:val="16"/>
                <w:szCs w:val="16"/>
                <w:lang w:val="ru-RU"/>
              </w:rPr>
            </w:pPr>
          </w:p>
          <w:p w14:paraId="045B4411" w14:textId="777777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p>
          <w:p w14:paraId="30A9DB23" w14:textId="5E58856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 xml:space="preserve">C = 140 </w:t>
            </w:r>
            <w:r w:rsidRPr="00BF38C6">
              <w:rPr>
                <w:rFonts w:ascii="Arial Narrow" w:hAnsi="Arial Narrow"/>
                <w:color w:val="auto"/>
                <w:sz w:val="16"/>
                <w:szCs w:val="16"/>
                <w:lang w:val="ru-RU"/>
              </w:rPr>
              <w:t>бар (изб.)</w:t>
            </w:r>
          </w:p>
          <w:p w14:paraId="7F48AC92" w14:textId="69D9BF9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140 </w:t>
            </w:r>
            <w:r w:rsidRPr="00BF38C6">
              <w:rPr>
                <w:rFonts w:ascii="Arial Narrow" w:hAnsi="Arial Narrow"/>
                <w:color w:val="auto"/>
                <w:sz w:val="16"/>
                <w:szCs w:val="16"/>
                <w:lang w:val="ru-RU"/>
              </w:rPr>
              <w:t>бар (изб.)</w:t>
            </w:r>
          </w:p>
          <w:p w14:paraId="22115B98" w14:textId="7713854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140 </w:t>
            </w:r>
            <w:r w:rsidRPr="00BF38C6">
              <w:rPr>
                <w:rFonts w:ascii="Arial Narrow" w:hAnsi="Arial Narrow"/>
                <w:color w:val="auto"/>
                <w:sz w:val="16"/>
                <w:szCs w:val="16"/>
                <w:lang w:val="ru-RU"/>
              </w:rPr>
              <w:t>бар (изб.)</w:t>
            </w:r>
          </w:p>
          <w:p w14:paraId="0EF3A81E" w14:textId="2FE1AC8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90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140 бар (изб.)</w:t>
            </w:r>
          </w:p>
          <w:p w14:paraId="34854ED5" w14:textId="651E693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(ограничение по толщине стенки трубы)</w:t>
            </w:r>
          </w:p>
        </w:tc>
        <w:tc>
          <w:tcPr>
            <w:tcW w:w="611" w:type="dxa"/>
            <w:tcBorders>
              <w:top w:val="single" w:sz="6" w:space="0" w:color="auto"/>
              <w:left w:val="single" w:sz="6" w:space="0" w:color="auto"/>
              <w:bottom w:val="single" w:sz="6" w:space="0" w:color="auto"/>
              <w:right w:val="single" w:sz="6" w:space="0" w:color="auto"/>
            </w:tcBorders>
          </w:tcPr>
          <w:p w14:paraId="792E033D" w14:textId="77777777" w:rsidR="00F772B5" w:rsidRPr="00BF38C6" w:rsidRDefault="00F772B5" w:rsidP="00F772B5">
            <w:pPr>
              <w:pStyle w:val="CellBodyCentered"/>
              <w:ind w:left="-79" w:right="10"/>
              <w:rPr>
                <w:rFonts w:ascii="Arial Narrow" w:hAnsi="Arial Narrow" w:cs="Arial"/>
                <w:color w:val="auto"/>
                <w:sz w:val="16"/>
                <w:szCs w:val="16"/>
                <w:lang w:val="ru-RU"/>
              </w:rPr>
            </w:pPr>
          </w:p>
          <w:p w14:paraId="5988615C" w14:textId="77777777" w:rsidR="00F772B5" w:rsidRPr="006759B5" w:rsidRDefault="00F772B5" w:rsidP="00F772B5">
            <w:pPr>
              <w:pStyle w:val="CellBodyCentered"/>
              <w:ind w:left="-28" w:right="-28"/>
              <w:rPr>
                <w:rFonts w:ascii="Arial Narrow" w:hAnsi="Arial Narrow" w:cs="Arial"/>
                <w:sz w:val="16"/>
                <w:szCs w:val="16"/>
                <w:lang w:val="ru-RU"/>
              </w:rPr>
            </w:pPr>
            <w:r w:rsidRPr="00BF38C6">
              <w:rPr>
                <w:rFonts w:ascii="Arial Narrow" w:hAnsi="Arial Narrow" w:cs="Arial"/>
                <w:sz w:val="16"/>
                <w:szCs w:val="16"/>
                <w:lang w:val="ru-RU"/>
              </w:rPr>
              <w:t>Свар</w:t>
            </w:r>
            <w:r w:rsidRPr="006759B5">
              <w:rPr>
                <w:rFonts w:ascii="Arial Narrow" w:hAnsi="Arial Narrow" w:cs="Arial"/>
                <w:sz w:val="16"/>
                <w:szCs w:val="16"/>
                <w:lang w:val="ru-RU"/>
              </w:rPr>
              <w:t>.</w:t>
            </w:r>
            <w:r w:rsidRPr="00BF38C6">
              <w:rPr>
                <w:rFonts w:ascii="Arial Narrow" w:hAnsi="Arial Narrow" w:cs="Arial"/>
                <w:sz w:val="16"/>
                <w:szCs w:val="16"/>
                <w:lang w:val="ru-RU"/>
              </w:rPr>
              <w:t xml:space="preserve"> швы надземных труб, </w:t>
            </w:r>
            <w:r w:rsidRPr="006759B5">
              <w:rPr>
                <w:rFonts w:ascii="Arial Narrow" w:hAnsi="Arial Narrow" w:cs="Arial"/>
                <w:sz w:val="16"/>
                <w:szCs w:val="16"/>
                <w:lang w:val="ru-RU"/>
              </w:rPr>
              <w:t xml:space="preserve">в </w:t>
            </w:r>
            <w:r w:rsidRPr="00BF38C6">
              <w:rPr>
                <w:rFonts w:ascii="Arial Narrow" w:hAnsi="Arial Narrow" w:cs="Arial"/>
                <w:sz w:val="16"/>
                <w:szCs w:val="16"/>
                <w:lang w:val="ru-RU"/>
              </w:rPr>
              <w:t>кислой сред</w:t>
            </w:r>
            <w:r w:rsidRPr="006759B5">
              <w:rPr>
                <w:rFonts w:ascii="Arial Narrow" w:hAnsi="Arial Narrow" w:cs="Arial"/>
                <w:sz w:val="16"/>
                <w:szCs w:val="16"/>
                <w:lang w:val="ru-RU"/>
              </w:rPr>
              <w:t>е.</w:t>
            </w:r>
          </w:p>
          <w:p w14:paraId="753F2E66" w14:textId="7C5EBD12" w:rsidR="00F772B5" w:rsidRPr="00BF38C6" w:rsidRDefault="00F772B5" w:rsidP="00F772B5">
            <w:pPr>
              <w:pStyle w:val="CellBodyCentered"/>
              <w:rPr>
                <w:rFonts w:ascii="Arial Narrow" w:hAnsi="Arial Narrow"/>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13E3E6FC" w14:textId="77777777" w:rsidR="00F772B5" w:rsidRPr="00BF38C6" w:rsidRDefault="00F772B5" w:rsidP="00F772B5">
            <w:pPr>
              <w:pStyle w:val="CellBodyCentered"/>
              <w:rPr>
                <w:rFonts w:ascii="Arial Narrow" w:hAnsi="Arial Narrow" w:cs="Arial"/>
                <w:color w:val="auto"/>
                <w:sz w:val="16"/>
                <w:szCs w:val="16"/>
                <w:lang w:val="ru-RU"/>
              </w:rPr>
            </w:pPr>
          </w:p>
          <w:p w14:paraId="292102A0"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30DC8" w14:paraId="5CCFFC75" w14:textId="77777777" w:rsidTr="00B30DC8">
        <w:trPr>
          <w:trHeight w:val="795"/>
        </w:trPr>
        <w:tc>
          <w:tcPr>
            <w:tcW w:w="3332" w:type="dxa"/>
            <w:tcBorders>
              <w:top w:val="single" w:sz="6" w:space="0" w:color="auto"/>
              <w:left w:val="single" w:sz="6" w:space="0" w:color="auto"/>
              <w:bottom w:val="single" w:sz="6" w:space="0" w:color="auto"/>
              <w:right w:val="single" w:sz="6" w:space="0" w:color="auto"/>
            </w:tcBorders>
          </w:tcPr>
          <w:p w14:paraId="764328DA" w14:textId="77777777" w:rsidR="00F772B5" w:rsidRPr="006759B5" w:rsidRDefault="00F772B5" w:rsidP="00F772B5">
            <w:pPr>
              <w:pStyle w:val="CellBody"/>
              <w:tabs>
                <w:tab w:val="left" w:pos="0"/>
              </w:tabs>
              <w:rPr>
                <w:ins w:id="2295" w:author="Zhunisbayev, Olzhasbek [Bolashak Atyrau Limited]" w:date="2024-05-11T19:51:00Z"/>
                <w:rFonts w:ascii="Arial Narrow" w:hAnsi="Arial Narrow"/>
                <w:color w:val="auto"/>
                <w:sz w:val="16"/>
                <w:szCs w:val="16"/>
                <w:lang w:val="ru-RU"/>
              </w:rPr>
            </w:pPr>
          </w:p>
          <w:p w14:paraId="2346E41E" w14:textId="1D0F7D35" w:rsidR="00F772B5" w:rsidRPr="006759B5" w:rsidRDefault="00F772B5" w:rsidP="00F772B5">
            <w:pPr>
              <w:pStyle w:val="CellBody"/>
              <w:tabs>
                <w:tab w:val="left" w:pos="0"/>
              </w:tabs>
              <w:rPr>
                <w:ins w:id="2296" w:author="Zhunisbayev, Olzhasbek [Bolashak Atyrau Limited]" w:date="2024-05-11T19:51:00Z"/>
                <w:rFonts w:ascii="Arial Narrow" w:hAnsi="Arial Narrow"/>
                <w:color w:val="auto"/>
                <w:sz w:val="16"/>
                <w:szCs w:val="16"/>
                <w:lang w:val="ru-RU"/>
              </w:rPr>
            </w:pPr>
            <w:ins w:id="2297" w:author="Zhunisbayev, Olzhasbek [Bolashak Atyrau Limited]" w:date="2024-05-11T19:51:00Z">
              <w:r w:rsidRPr="00BF38C6">
                <w:rPr>
                  <w:rFonts w:ascii="Arial Narrow" w:hAnsi="Arial Narrow"/>
                  <w:color w:val="auto"/>
                  <w:sz w:val="16"/>
                  <w:szCs w:val="16"/>
                </w:rPr>
                <w:t>BD</w:t>
              </w:r>
              <w:r w:rsidRPr="00BF38C6">
                <w:rPr>
                  <w:rFonts w:ascii="Arial Narrow" w:hAnsi="Arial Narrow"/>
                  <w:color w:val="auto"/>
                  <w:sz w:val="16"/>
                  <w:szCs w:val="16"/>
                  <w:lang w:val="ru-RU"/>
                </w:rPr>
                <w:t xml:space="preserve"> – ПРОДУВКА, УГЛЕВОДОРОДЫ</w:t>
              </w:r>
            </w:ins>
          </w:p>
          <w:p w14:paraId="149C4000" w14:textId="77777777" w:rsidR="00F772B5" w:rsidRPr="00BF38C6" w:rsidRDefault="00F772B5" w:rsidP="00F772B5">
            <w:pPr>
              <w:pStyle w:val="CellBody"/>
              <w:tabs>
                <w:tab w:val="left" w:pos="0"/>
              </w:tabs>
              <w:rPr>
                <w:ins w:id="2298" w:author="Zhunisbayev, Olzhasbek [Bolashak Atyrau Limited]" w:date="2024-05-11T19:51:00Z"/>
                <w:rFonts w:ascii="Arial Narrow" w:hAnsi="Arial Narrow" w:cs="Arial"/>
                <w:color w:val="auto"/>
                <w:sz w:val="16"/>
                <w:szCs w:val="16"/>
                <w:lang w:val="ru-RU"/>
              </w:rPr>
            </w:pPr>
            <w:ins w:id="2299" w:author="Zhunisbayev, Olzhasbek [Bolashak Atyrau Limited]" w:date="2024-05-11T19:51:00Z">
              <w:r w:rsidRPr="00BF38C6">
                <w:rPr>
                  <w:rFonts w:ascii="Arial Narrow" w:hAnsi="Arial Narrow"/>
                  <w:color w:val="auto"/>
                  <w:sz w:val="16"/>
                  <w:szCs w:val="16"/>
                </w:rPr>
                <w:t>DHC</w:t>
              </w:r>
              <w:r w:rsidRPr="00BF38C6">
                <w:rPr>
                  <w:rFonts w:ascii="Arial Narrow" w:hAnsi="Arial Narrow"/>
                  <w:color w:val="auto"/>
                  <w:sz w:val="16"/>
                  <w:szCs w:val="16"/>
                  <w:lang w:val="ru-RU"/>
                </w:rPr>
                <w:t xml:space="preserve"> - ДРЕНАЖ, УГЛЕВОДОРОДЫ</w:t>
              </w:r>
            </w:ins>
          </w:p>
          <w:p w14:paraId="492CD416" w14:textId="44139B83" w:rsidR="00F772B5" w:rsidRPr="00BF38C6" w:rsidRDefault="00F772B5" w:rsidP="00F772B5">
            <w:pPr>
              <w:pStyle w:val="CellBody"/>
              <w:tabs>
                <w:tab w:val="left" w:pos="0"/>
              </w:tabs>
              <w:rPr>
                <w:ins w:id="2300" w:author="Zhunisbayev, Olzhasbek [Bolashak Atyrau Limited]" w:date="2024-05-11T19:51:00Z"/>
                <w:rFonts w:ascii="Arial Narrow" w:hAnsi="Arial Narrow" w:cs="Arial"/>
                <w:color w:val="auto"/>
                <w:sz w:val="16"/>
                <w:szCs w:val="16"/>
                <w:lang w:val="ru-RU"/>
              </w:rPr>
            </w:pPr>
            <w:ins w:id="2301" w:author="Zhunisbayev, Olzhasbek [Bolashak Atyrau Limited]" w:date="2024-05-11T19:51:00Z">
              <w:r w:rsidRPr="00BF38C6">
                <w:rPr>
                  <w:rFonts w:ascii="Arial Narrow" w:hAnsi="Arial Narrow"/>
                  <w:color w:val="auto"/>
                  <w:sz w:val="16"/>
                  <w:szCs w:val="16"/>
                </w:rPr>
                <w:t>FGH</w:t>
              </w:r>
              <w:r w:rsidRPr="00BF38C6">
                <w:rPr>
                  <w:rFonts w:ascii="Arial Narrow" w:hAnsi="Arial Narrow"/>
                  <w:color w:val="auto"/>
                  <w:sz w:val="16"/>
                  <w:szCs w:val="16"/>
                  <w:lang w:val="ru-RU"/>
                </w:rPr>
                <w:t xml:space="preserve"> – ТОПЛИВНЫЙ ГАЗ, ВЫСОКОЕ ДВАЛЕНИЕ</w:t>
              </w:r>
            </w:ins>
          </w:p>
          <w:p w14:paraId="50524004" w14:textId="77777777" w:rsidR="00F772B5" w:rsidRPr="00BF38C6" w:rsidRDefault="00F772B5" w:rsidP="00F772B5">
            <w:pPr>
              <w:pStyle w:val="CellBody"/>
              <w:tabs>
                <w:tab w:val="left" w:pos="0"/>
              </w:tabs>
              <w:rPr>
                <w:ins w:id="2302" w:author="Zhunisbayev, Olzhasbek [Bolashak Atyrau Limited]" w:date="2024-05-11T19:52:00Z"/>
                <w:rFonts w:ascii="Arial Narrow" w:hAnsi="Arial Narrow" w:cs="Arial"/>
                <w:color w:val="auto"/>
                <w:sz w:val="16"/>
                <w:szCs w:val="16"/>
                <w:lang w:val="ru-RU"/>
              </w:rPr>
            </w:pPr>
            <w:ins w:id="2303" w:author="Zhunisbayev, Olzhasbek [Bolashak Atyrau Limited]" w:date="2024-05-11T19:52:00Z">
              <w:r w:rsidRPr="00BF38C6">
                <w:rPr>
                  <w:rFonts w:ascii="Arial Narrow" w:hAnsi="Arial Narrow"/>
                  <w:color w:val="auto"/>
                  <w:sz w:val="16"/>
                  <w:szCs w:val="16"/>
                </w:rPr>
                <w:t>PHC</w:t>
              </w:r>
              <w:r w:rsidRPr="00BF38C6">
                <w:rPr>
                  <w:rFonts w:ascii="Arial Narrow" w:hAnsi="Arial Narrow"/>
                  <w:color w:val="auto"/>
                  <w:sz w:val="16"/>
                  <w:szCs w:val="16"/>
                  <w:lang w:val="ru-RU"/>
                </w:rPr>
                <w:t xml:space="preserve"> – ТЕХНОЛОГИЧЕСКИЕ УГЛЕВОДОРОДЫ</w:t>
              </w:r>
            </w:ins>
          </w:p>
          <w:p w14:paraId="06B60B5A" w14:textId="77777777" w:rsidR="00F772B5" w:rsidRPr="00BF38C6" w:rsidRDefault="00F772B5" w:rsidP="00F772B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5B36A2AD" w14:textId="77777777" w:rsidR="00F772B5" w:rsidRPr="006759B5" w:rsidRDefault="00F772B5" w:rsidP="00F772B5">
            <w:pPr>
              <w:pStyle w:val="CellBody"/>
              <w:jc w:val="center"/>
              <w:rPr>
                <w:rFonts w:ascii="Arial Narrow" w:hAnsi="Arial Narrow" w:cs="Arial"/>
                <w:b/>
                <w:bCs/>
                <w:color w:val="auto"/>
                <w:sz w:val="16"/>
                <w:szCs w:val="16"/>
                <w:lang w:val="ru-RU"/>
              </w:rPr>
            </w:pPr>
          </w:p>
          <w:p w14:paraId="10DE3E3C" w14:textId="57971CBF" w:rsidR="00F772B5" w:rsidRPr="00B30DC8" w:rsidRDefault="00F772B5">
            <w:pPr>
              <w:pStyle w:val="CellBody"/>
              <w:jc w:val="center"/>
              <w:rPr>
                <w:rFonts w:ascii="Arial Narrow" w:hAnsi="Arial Narrow" w:cs="Arial"/>
                <w:b/>
                <w:bCs/>
                <w:color w:val="auto"/>
                <w:sz w:val="16"/>
                <w:szCs w:val="16"/>
                <w:rPrChange w:id="2304" w:author="Zhunisbayev, Olzhasbek [Bolashak Atyrau Limited]" w:date="2024-05-11T19:51:00Z">
                  <w:rPr>
                    <w:rFonts w:ascii="Arial Narrow" w:hAnsi="Arial Narrow" w:cs="Arial"/>
                    <w:color w:val="auto"/>
                    <w:sz w:val="16"/>
                    <w:szCs w:val="16"/>
                  </w:rPr>
                </w:rPrChange>
              </w:rPr>
              <w:pPrChange w:id="2305" w:author="Zhunisbayev, Olzhasbek [Bolashak Atyrau Limited]" w:date="2024-05-11T19:50:00Z">
                <w:pPr>
                  <w:pStyle w:val="CellBody"/>
                  <w:spacing w:before="120" w:line="260" w:lineRule="atLeast"/>
                </w:pPr>
              </w:pPrChange>
            </w:pPr>
            <w:r>
              <w:rPr>
                <w:rFonts w:ascii="Arial Narrow" w:hAnsi="Arial Narrow"/>
                <w:noProof/>
                <w:color w:val="auto"/>
                <w:sz w:val="16"/>
                <w:szCs w:val="16"/>
                <w:lang w:val="ru-RU"/>
              </w:rPr>
              <mc:AlternateContent>
                <mc:Choice Requires="wps">
                  <w:drawing>
                    <wp:anchor distT="0" distB="0" distL="114300" distR="114300" simplePos="0" relativeHeight="254288896" behindDoc="0" locked="0" layoutInCell="1" allowOverlap="1" wp14:anchorId="4C292163" wp14:editId="61BE2D86">
                      <wp:simplePos x="0" y="0"/>
                      <wp:positionH relativeFrom="column">
                        <wp:posOffset>-492499</wp:posOffset>
                      </wp:positionH>
                      <wp:positionV relativeFrom="paragraph">
                        <wp:posOffset>584796</wp:posOffset>
                      </wp:positionV>
                      <wp:extent cx="973455" cy="221615"/>
                      <wp:effectExtent l="0" t="0" r="55245" b="64135"/>
                      <wp:wrapNone/>
                      <wp:docPr id="1301304239" name="AutoShape 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345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2976F845" w14:textId="77777777" w:rsidR="00F772B5" w:rsidRPr="0062771D" w:rsidRDefault="00F772B5" w:rsidP="002A6974">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292163" id="_x0000_s1048" style="position:absolute;left:0;text-align:left;margin-left:-38.8pt;margin-top:46.05pt;width:76.65pt;height:17.45pt;z-index:25428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">
                      <v:shadow on="t" color="black [3213]" opacity=".5"/>
                      <v:textbox>
                        <w:txbxContent>
                          <w:p w14:paraId="2976F845" w14:textId="77777777" w:rsidR="00F772B5" w:rsidRPr="0062771D" w:rsidRDefault="00F772B5" w:rsidP="002A6974">
                            <w:pPr>
                              <w:spacing w:before="0" w:line="240" w:lineRule="auto"/>
                              <w:ind w:left="0"/>
                              <w:rPr>
                                <w:rFonts w:ascii="Arial Narrow" w:hAnsi="Arial Narrow"/>
                                <w:b/>
                                <w:bCs/>
                                <w:sz w:val="16"/>
                                <w:szCs w:val="16"/>
                              </w:rPr>
                            </w:pPr>
                            <w:r>
                              <w:rPr>
                                <w:rFonts w:ascii="Arial Narrow" w:hAnsi="Arial Narrow"/>
                                <w:b/>
                                <w:bCs/>
                                <w:sz w:val="16"/>
                                <w:szCs w:val="16"/>
                              </w:rPr>
                              <w:t>НЕ ПРИМ. НА ПБР</w:t>
                            </w:r>
                          </w:p>
                        </w:txbxContent>
                      </v:textbox>
                    </v:roundrect>
                  </w:pict>
                </mc:Fallback>
              </mc:AlternateContent>
            </w:r>
            <w:ins w:id="2306" w:author="Zhunisbayev, Olzhasbek [Bolashak Atyrau Limited]" w:date="2024-05-11T19:50:00Z">
              <w:r w:rsidRPr="00B30DC8">
                <w:rPr>
                  <w:rFonts w:ascii="Arial Narrow" w:hAnsi="Arial Narrow" w:cs="Arial"/>
                  <w:b/>
                  <w:bCs/>
                  <w:color w:val="auto"/>
                  <w:sz w:val="16"/>
                  <w:szCs w:val="16"/>
                  <w:rPrChange w:id="2307" w:author="Zhunisbayev, Olzhasbek [Bolashak Atyrau Limited]" w:date="2024-05-11T19:51:00Z">
                    <w:rPr>
                      <w:rFonts w:ascii="Arial Narrow" w:hAnsi="Arial Narrow" w:cs="Arial"/>
                      <w:color w:val="auto"/>
                      <w:sz w:val="16"/>
                      <w:szCs w:val="16"/>
                    </w:rPr>
                  </w:rPrChange>
                </w:rPr>
                <w:t>900K5D</w:t>
              </w:r>
            </w:ins>
          </w:p>
        </w:tc>
        <w:tc>
          <w:tcPr>
            <w:tcW w:w="720" w:type="dxa"/>
            <w:tcBorders>
              <w:top w:val="single" w:sz="6" w:space="0" w:color="auto"/>
              <w:left w:val="single" w:sz="6" w:space="0" w:color="auto"/>
              <w:bottom w:val="single" w:sz="6" w:space="0" w:color="auto"/>
              <w:right w:val="single" w:sz="6" w:space="0" w:color="auto"/>
            </w:tcBorders>
          </w:tcPr>
          <w:p w14:paraId="16325DFC" w14:textId="77777777" w:rsidR="00F772B5" w:rsidRDefault="00F772B5" w:rsidP="00F772B5">
            <w:pPr>
              <w:pStyle w:val="CellBody"/>
              <w:jc w:val="center"/>
              <w:rPr>
                <w:rFonts w:ascii="Arial Narrow" w:hAnsi="Arial Narrow" w:cs="Arial"/>
                <w:color w:val="auto"/>
                <w:sz w:val="16"/>
                <w:szCs w:val="16"/>
                <w:lang w:val="en-GB"/>
              </w:rPr>
            </w:pPr>
          </w:p>
          <w:p w14:paraId="390642AA" w14:textId="1778F3EC" w:rsidR="00F772B5" w:rsidRPr="00B30DC8" w:rsidRDefault="00F772B5" w:rsidP="00F772B5">
            <w:pPr>
              <w:pStyle w:val="CellBody"/>
              <w:jc w:val="center"/>
              <w:rPr>
                <w:rFonts w:ascii="Arial Narrow" w:hAnsi="Arial Narrow" w:cs="Arial"/>
                <w:color w:val="auto"/>
                <w:sz w:val="16"/>
                <w:szCs w:val="16"/>
                <w:lang w:val="ru-RU"/>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6988DEFA" w14:textId="77777777" w:rsidR="00F772B5" w:rsidRDefault="00F772B5" w:rsidP="00F772B5">
            <w:pPr>
              <w:pStyle w:val="CellBodyCentered"/>
              <w:rPr>
                <w:rFonts w:ascii="Arial Narrow" w:hAnsi="Arial Narrow" w:cs="Arial"/>
                <w:color w:val="auto"/>
                <w:sz w:val="16"/>
                <w:szCs w:val="16"/>
              </w:rPr>
            </w:pPr>
          </w:p>
          <w:p w14:paraId="177DFA3A" w14:textId="011DA67E"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56F54049"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40383672" w14:textId="77777777" w:rsidR="00F772B5" w:rsidRPr="00BF38C6" w:rsidRDefault="00F772B5" w:rsidP="00F772B5">
            <w:pPr>
              <w:pStyle w:val="CellBody"/>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5174DB4B" w14:textId="77777777" w:rsidR="00F772B5" w:rsidRDefault="00F772B5" w:rsidP="00F772B5">
            <w:pPr>
              <w:pStyle w:val="CellBody"/>
              <w:rPr>
                <w:rFonts w:ascii="Arial Narrow" w:hAnsi="Arial Narrow" w:cs="Arial"/>
                <w:color w:val="auto"/>
                <w:sz w:val="16"/>
                <w:szCs w:val="16"/>
              </w:rPr>
            </w:pPr>
          </w:p>
          <w:p w14:paraId="6B898A82" w14:textId="77777777" w:rsidR="00F772B5" w:rsidRDefault="00F772B5" w:rsidP="00F772B5">
            <w:pPr>
              <w:pStyle w:val="CellBodyCentered"/>
              <w:rPr>
                <w:rFonts w:ascii="Arial Narrow" w:hAnsi="Arial Narrow" w:cs="Arial"/>
                <w:color w:val="auto"/>
                <w:sz w:val="16"/>
                <w:szCs w:val="16"/>
              </w:rPr>
            </w:pPr>
            <w:r w:rsidRPr="006A0937">
              <w:rPr>
                <w:rFonts w:ascii="Arial Narrow" w:hAnsi="Arial Narrow" w:cs="Arial"/>
                <w:color w:val="auto"/>
                <w:sz w:val="16"/>
                <w:szCs w:val="16"/>
                <w:lang w:val="ru-RU"/>
              </w:rPr>
              <w:t xml:space="preserve">КЛАСС </w:t>
            </w:r>
          </w:p>
          <w:p w14:paraId="478D8037" w14:textId="0E0FB370" w:rsidR="00F772B5" w:rsidRPr="006A0937" w:rsidRDefault="00F772B5" w:rsidP="00F772B5">
            <w:pPr>
              <w:pStyle w:val="CellBodyCentered"/>
              <w:rPr>
                <w:rFonts w:ascii="Arial Narrow" w:hAnsi="Arial Narrow" w:cs="Arial"/>
                <w:color w:val="auto"/>
                <w:sz w:val="16"/>
                <w:szCs w:val="16"/>
              </w:rPr>
            </w:pPr>
            <w:r w:rsidRPr="006A0937">
              <w:rPr>
                <w:rFonts w:ascii="Arial Narrow" w:hAnsi="Arial Narrow" w:cs="Arial"/>
                <w:color w:val="auto"/>
                <w:sz w:val="16"/>
                <w:szCs w:val="16"/>
                <w:lang w:val="ru-RU"/>
              </w:rPr>
              <w:t>900</w:t>
            </w:r>
            <w:r>
              <w:rPr>
                <w:rFonts w:ascii="Arial Narrow" w:hAnsi="Arial Narrow" w:cs="Arial"/>
                <w:color w:val="auto"/>
                <w:sz w:val="16"/>
                <w:szCs w:val="16"/>
              </w:rPr>
              <w:t xml:space="preserve"> </w:t>
            </w:r>
            <w:r w:rsidRPr="006A0937">
              <w:rPr>
                <w:rFonts w:ascii="Arial Narrow" w:hAnsi="Arial Narrow" w:cs="Arial"/>
                <w:color w:val="auto"/>
                <w:sz w:val="16"/>
                <w:szCs w:val="16"/>
                <w:lang w:val="ru-RU"/>
              </w:rPr>
              <w:t>RF</w:t>
            </w:r>
          </w:p>
        </w:tc>
        <w:tc>
          <w:tcPr>
            <w:tcW w:w="709" w:type="dxa"/>
            <w:tcBorders>
              <w:top w:val="single" w:sz="6" w:space="0" w:color="auto"/>
              <w:left w:val="single" w:sz="6" w:space="0" w:color="auto"/>
              <w:bottom w:val="single" w:sz="6" w:space="0" w:color="auto"/>
              <w:right w:val="single" w:sz="6" w:space="0" w:color="auto"/>
            </w:tcBorders>
          </w:tcPr>
          <w:p w14:paraId="306E0404" w14:textId="77777777" w:rsidR="00F772B5" w:rsidRDefault="00F772B5" w:rsidP="00F772B5">
            <w:pPr>
              <w:pStyle w:val="CellBodyCentered"/>
              <w:rPr>
                <w:ins w:id="2308" w:author="Zhunisbayev, Olzhasbek [Bolashak Atyrau Limited]" w:date="2024-05-11T19:53:00Z"/>
                <w:rFonts w:ascii="Arial Narrow" w:hAnsi="Arial Narrow" w:cs="Arial"/>
                <w:color w:val="auto"/>
                <w:sz w:val="16"/>
                <w:szCs w:val="16"/>
              </w:rPr>
            </w:pPr>
          </w:p>
          <w:p w14:paraId="1A7C9ECA" w14:textId="4BABD299" w:rsidR="00F772B5" w:rsidRPr="00B30DC8" w:rsidRDefault="00F772B5">
            <w:pPr>
              <w:pStyle w:val="CellBodyCentered"/>
              <w:rPr>
                <w:rFonts w:ascii="Arial Narrow" w:hAnsi="Arial Narrow" w:cs="Arial"/>
                <w:color w:val="auto"/>
                <w:sz w:val="16"/>
                <w:szCs w:val="16"/>
                <w:lang w:val="ru-RU"/>
              </w:rPr>
              <w:pPrChange w:id="2309" w:author="Zhunisbayev, Olzhasbek [Bolashak Atyrau Limited]" w:date="2024-05-11T19:53:00Z">
                <w:pPr>
                  <w:pStyle w:val="CellBody"/>
                  <w:spacing w:before="120" w:line="260" w:lineRule="atLeast"/>
                </w:pPr>
              </w:pPrChange>
            </w:pPr>
            <w:ins w:id="2310" w:author="Zhunisbayev, Olzhasbek [Bolashak Atyrau Limited]" w:date="2024-05-11T19:53:00Z">
              <w:r w:rsidRPr="006A0937">
                <w:rPr>
                  <w:rFonts w:ascii="Arial Narrow" w:hAnsi="Arial Narrow" w:cs="Arial"/>
                  <w:color w:val="auto"/>
                  <w:sz w:val="16"/>
                  <w:szCs w:val="16"/>
                  <w:lang w:val="ru-RU"/>
                  <w:rPrChange w:id="2311" w:author="Zhunisbayev, Olzhasbek [Bolashak Atyrau Limited]" w:date="2024-05-11T19:53:00Z">
                    <w:rPr>
                      <w:rFonts w:ascii="Arial Narrow" w:hAnsi="Arial Narrow" w:cs="Arial"/>
                      <w:color w:val="auto"/>
                      <w:sz w:val="16"/>
                      <w:szCs w:val="16"/>
                      <w:lang w:val="en-GB"/>
                    </w:rPr>
                  </w:rPrChange>
                </w:rPr>
                <w:t>O</w:t>
              </w:r>
              <w:r w:rsidRPr="00BF38C6">
                <w:rPr>
                  <w:rFonts w:ascii="Arial Narrow" w:hAnsi="Arial Narrow" w:cs="Arial"/>
                  <w:color w:val="auto"/>
                  <w:sz w:val="16"/>
                  <w:szCs w:val="16"/>
                  <w:lang w:val="ru-RU"/>
                </w:rPr>
                <w:t xml:space="preserve">т </w:t>
              </w:r>
              <w:r w:rsidRPr="006A0937">
                <w:rPr>
                  <w:rFonts w:ascii="Arial Narrow" w:hAnsi="Arial Narrow" w:cs="Arial"/>
                  <w:color w:val="auto"/>
                  <w:sz w:val="16"/>
                  <w:szCs w:val="16"/>
                  <w:lang w:val="ru-RU"/>
                  <w:rPrChange w:id="2312" w:author="Zhunisbayev, Olzhasbek [Bolashak Atyrau Limited]" w:date="2024-05-11T19:53:00Z">
                    <w:rPr>
                      <w:rFonts w:ascii="Arial Narrow" w:hAnsi="Arial Narrow" w:cs="Arial"/>
                      <w:color w:val="auto"/>
                      <w:sz w:val="16"/>
                      <w:szCs w:val="16"/>
                      <w:lang w:val="en-GB"/>
                    </w:rPr>
                  </w:rPrChange>
                </w:rPr>
                <w:t xml:space="preserve">-40 </w:t>
              </w:r>
              <w:r w:rsidRPr="00BF38C6">
                <w:rPr>
                  <w:rFonts w:ascii="Arial Narrow" w:hAnsi="Arial Narrow" w:cs="Arial"/>
                  <w:color w:val="auto"/>
                  <w:sz w:val="16"/>
                  <w:szCs w:val="16"/>
                  <w:lang w:val="ru-RU"/>
                </w:rPr>
                <w:t>до</w:t>
              </w:r>
              <w:r w:rsidRPr="006A0937">
                <w:rPr>
                  <w:rFonts w:ascii="Arial Narrow" w:hAnsi="Arial Narrow" w:cs="Arial"/>
                  <w:color w:val="auto"/>
                  <w:sz w:val="16"/>
                  <w:szCs w:val="16"/>
                  <w:lang w:val="ru-RU"/>
                  <w:rPrChange w:id="2313" w:author="Zhunisbayev, Olzhasbek [Bolashak Atyrau Limited]" w:date="2024-05-11T19:53:00Z">
                    <w:rPr>
                      <w:rFonts w:ascii="Arial Narrow" w:hAnsi="Arial Narrow" w:cs="Arial"/>
                      <w:color w:val="auto"/>
                      <w:sz w:val="16"/>
                      <w:szCs w:val="16"/>
                      <w:lang w:val="en-GB"/>
                    </w:rPr>
                  </w:rPrChange>
                </w:rPr>
                <w:t xml:space="preserve"> +</w:t>
              </w:r>
              <w:r>
                <w:rPr>
                  <w:rFonts w:ascii="Arial Narrow" w:hAnsi="Arial Narrow" w:cs="Arial"/>
                  <w:color w:val="auto"/>
                  <w:sz w:val="16"/>
                  <w:szCs w:val="16"/>
                </w:rPr>
                <w:t>12</w:t>
              </w:r>
              <w:r w:rsidRPr="006A0937">
                <w:rPr>
                  <w:rFonts w:ascii="Arial Narrow" w:hAnsi="Arial Narrow" w:cs="Arial"/>
                  <w:color w:val="auto"/>
                  <w:sz w:val="16"/>
                  <w:szCs w:val="16"/>
                  <w:lang w:val="ru-RU"/>
                  <w:rPrChange w:id="2314" w:author="Zhunisbayev, Olzhasbek [Bolashak Atyrau Limited]" w:date="2024-05-11T19:53:00Z">
                    <w:rPr>
                      <w:rFonts w:ascii="Arial Narrow" w:hAnsi="Arial Narrow" w:cs="Arial"/>
                      <w:color w:val="auto"/>
                      <w:sz w:val="16"/>
                      <w:szCs w:val="16"/>
                      <w:lang w:val="en-GB"/>
                    </w:rPr>
                  </w:rPrChange>
                </w:rPr>
                <w:t>0</w:t>
              </w:r>
              <w:r w:rsidRPr="00BF38C6">
                <w:rPr>
                  <w:rFonts w:ascii="Arial Narrow" w:hAnsi="Arial Narrow" w:cs="Arial"/>
                  <w:color w:val="auto"/>
                  <w:sz w:val="16"/>
                  <w:szCs w:val="16"/>
                  <w:lang w:val="ru-RU"/>
                </w:rPr>
                <w:t xml:space="preserve"> </w:t>
              </w:r>
              <w:r w:rsidRPr="006A0937">
                <w:rPr>
                  <w:rFonts w:ascii="Arial Narrow" w:hAnsi="Arial Narrow" w:cs="Arial"/>
                  <w:color w:val="auto"/>
                  <w:sz w:val="16"/>
                  <w:szCs w:val="16"/>
                  <w:lang w:val="ru-RU"/>
                  <w:rPrChange w:id="2315" w:author="Zhunisbayev, Olzhasbek [Bolashak Atyrau Limited]" w:date="2024-05-11T19:53:00Z">
                    <w:rPr>
                      <w:rFonts w:ascii="Arial Narrow" w:hAnsi="Arial Narrow" w:cs="Arial"/>
                      <w:color w:val="auto"/>
                      <w:sz w:val="16"/>
                      <w:szCs w:val="16"/>
                      <w:lang w:val="en-GB"/>
                    </w:rPr>
                  </w:rPrChange>
                </w:rPr>
                <w:t>°C</w:t>
              </w:r>
            </w:ins>
          </w:p>
        </w:tc>
        <w:tc>
          <w:tcPr>
            <w:tcW w:w="1951" w:type="dxa"/>
            <w:tcBorders>
              <w:top w:val="single" w:sz="6" w:space="0" w:color="auto"/>
              <w:left w:val="single" w:sz="6" w:space="0" w:color="auto"/>
              <w:bottom w:val="single" w:sz="6" w:space="0" w:color="auto"/>
              <w:right w:val="single" w:sz="6" w:space="0" w:color="auto"/>
            </w:tcBorders>
          </w:tcPr>
          <w:p w14:paraId="60D285E3" w14:textId="77777777" w:rsidR="00F772B5" w:rsidRPr="006759B5" w:rsidRDefault="00F772B5" w:rsidP="00F772B5">
            <w:pPr>
              <w:pStyle w:val="CellBody"/>
              <w:rPr>
                <w:ins w:id="2316" w:author="Zhunisbayev, Olzhasbek [Bolashak Atyrau Limited]" w:date="2024-05-11T19:53:00Z"/>
                <w:rFonts w:ascii="Arial Narrow" w:hAnsi="Arial Narrow" w:cs="Arial"/>
                <w:color w:val="auto"/>
                <w:sz w:val="16"/>
                <w:szCs w:val="16"/>
                <w:lang w:val="ru-RU"/>
              </w:rPr>
            </w:pPr>
          </w:p>
          <w:p w14:paraId="03A4BCA1" w14:textId="77F72EFD" w:rsidR="00F772B5" w:rsidRPr="006759B5" w:rsidRDefault="00F772B5" w:rsidP="00F772B5">
            <w:pPr>
              <w:pStyle w:val="CellBody"/>
              <w:rPr>
                <w:ins w:id="2317" w:author="Zhunisbayev, Olzhasbek [Bolashak Atyrau Limited]" w:date="2024-05-11T19:53:00Z"/>
                <w:rFonts w:ascii="Arial Narrow" w:hAnsi="Arial Narrow" w:cs="Arial"/>
                <w:color w:val="auto"/>
                <w:sz w:val="16"/>
                <w:szCs w:val="16"/>
                <w:lang w:val="ru-RU"/>
              </w:rPr>
            </w:pPr>
            <w:ins w:id="2318" w:author="Zhunisbayev, Olzhasbek [Bolashak Atyrau Limited]" w:date="2024-05-11T19:53:00Z">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ins>
          </w:p>
          <w:p w14:paraId="61E5279B" w14:textId="253A60C9" w:rsidR="00F772B5" w:rsidRPr="00BF38C6" w:rsidRDefault="00F772B5" w:rsidP="00F772B5">
            <w:pPr>
              <w:pStyle w:val="CellBody"/>
              <w:rPr>
                <w:ins w:id="2319" w:author="Zhunisbayev, Olzhasbek [Bolashak Atyrau Limited]" w:date="2024-05-11T19:53:00Z"/>
                <w:rFonts w:ascii="Arial Narrow" w:hAnsi="Arial Narrow" w:cs="Arial"/>
                <w:color w:val="auto"/>
                <w:sz w:val="16"/>
                <w:szCs w:val="16"/>
                <w:lang w:val="ru-RU"/>
              </w:rPr>
            </w:pPr>
            <w:ins w:id="2320" w:author="Zhunisbayev, Olzhasbek [Bolashak Atyrau Limited]" w:date="2024-05-11T19:53:00Z">
              <w:r w:rsidRPr="00BF38C6">
                <w:rPr>
                  <w:rFonts w:ascii="Arial Narrow" w:hAnsi="Arial Narrow"/>
                  <w:color w:val="auto"/>
                  <w:sz w:val="16"/>
                  <w:szCs w:val="16"/>
                  <w:lang w:val="ru-RU"/>
                </w:rPr>
                <w:t>-40 °</w:t>
              </w:r>
              <w:r w:rsidRPr="00BF38C6">
                <w:rPr>
                  <w:rFonts w:ascii="Arial Narrow" w:hAnsi="Arial Narrow"/>
                  <w:snapToGrid w:val="0"/>
                  <w:color w:val="auto"/>
                  <w:sz w:val="16"/>
                  <w:szCs w:val="16"/>
                  <w:lang w:val="ru-RU"/>
                </w:rPr>
                <w:t>C = 1</w:t>
              </w:r>
              <w:r w:rsidRPr="006759B5">
                <w:rPr>
                  <w:rFonts w:ascii="Arial Narrow" w:hAnsi="Arial Narrow"/>
                  <w:snapToGrid w:val="0"/>
                  <w:color w:val="auto"/>
                  <w:sz w:val="16"/>
                  <w:szCs w:val="16"/>
                  <w:lang w:val="ru-RU"/>
                </w:rPr>
                <w:t>32</w:t>
              </w:r>
              <w:r w:rsidRPr="00BF38C6">
                <w:rPr>
                  <w:rFonts w:ascii="Arial Narrow" w:hAnsi="Arial Narrow"/>
                  <w:snapToGrid w:val="0"/>
                  <w:color w:val="auto"/>
                  <w:sz w:val="16"/>
                  <w:szCs w:val="16"/>
                  <w:lang w:val="ru-RU"/>
                </w:rPr>
                <w:t xml:space="preserve"> </w:t>
              </w:r>
              <w:r w:rsidRPr="00BF38C6">
                <w:rPr>
                  <w:rFonts w:ascii="Arial Narrow" w:hAnsi="Arial Narrow"/>
                  <w:color w:val="auto"/>
                  <w:sz w:val="16"/>
                  <w:szCs w:val="16"/>
                  <w:lang w:val="ru-RU"/>
                </w:rPr>
                <w:t>бар (изб.)</w:t>
              </w:r>
            </w:ins>
          </w:p>
          <w:p w14:paraId="2F2D4B36" w14:textId="0FBCD062" w:rsidR="00F772B5" w:rsidRPr="00BF38C6" w:rsidRDefault="00F772B5" w:rsidP="00F772B5">
            <w:pPr>
              <w:pStyle w:val="CellBody"/>
              <w:rPr>
                <w:ins w:id="2321" w:author="Zhunisbayev, Olzhasbek [Bolashak Atyrau Limited]" w:date="2024-05-11T19:53:00Z"/>
                <w:rFonts w:ascii="Arial Narrow" w:hAnsi="Arial Narrow" w:cs="Arial"/>
                <w:color w:val="auto"/>
                <w:sz w:val="16"/>
                <w:szCs w:val="16"/>
                <w:lang w:val="ru-RU"/>
              </w:rPr>
            </w:pPr>
            <w:ins w:id="2322" w:author="Zhunisbayev, Olzhasbek [Bolashak Atyrau Limited]" w:date="2024-05-11T19:53:00Z">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C = 1</w:t>
              </w:r>
              <w:r w:rsidRPr="006759B5">
                <w:rPr>
                  <w:rFonts w:ascii="Arial Narrow" w:hAnsi="Arial Narrow"/>
                  <w:snapToGrid w:val="0"/>
                  <w:color w:val="auto"/>
                  <w:sz w:val="16"/>
                  <w:szCs w:val="16"/>
                  <w:lang w:val="ru-RU"/>
                </w:rPr>
                <w:t>32</w:t>
              </w:r>
              <w:r w:rsidRPr="00BF38C6">
                <w:rPr>
                  <w:rFonts w:ascii="Arial Narrow" w:hAnsi="Arial Narrow"/>
                  <w:snapToGrid w:val="0"/>
                  <w:color w:val="auto"/>
                  <w:sz w:val="16"/>
                  <w:szCs w:val="16"/>
                  <w:lang w:val="ru-RU"/>
                </w:rPr>
                <w:t xml:space="preserve"> </w:t>
              </w:r>
              <w:r w:rsidRPr="00BF38C6">
                <w:rPr>
                  <w:rFonts w:ascii="Arial Narrow" w:hAnsi="Arial Narrow"/>
                  <w:color w:val="auto"/>
                  <w:sz w:val="16"/>
                  <w:szCs w:val="16"/>
                  <w:lang w:val="ru-RU"/>
                </w:rPr>
                <w:t>бар (изб.)</w:t>
              </w:r>
            </w:ins>
          </w:p>
          <w:p w14:paraId="77AB31A7" w14:textId="7E2C6F5C" w:rsidR="00F772B5" w:rsidRPr="00BF38C6" w:rsidRDefault="00F772B5" w:rsidP="00F772B5">
            <w:pPr>
              <w:pStyle w:val="CellBody"/>
              <w:rPr>
                <w:ins w:id="2323" w:author="Zhunisbayev, Olzhasbek [Bolashak Atyrau Limited]" w:date="2024-05-11T19:53:00Z"/>
                <w:rFonts w:ascii="Arial Narrow" w:hAnsi="Arial Narrow" w:cs="Arial"/>
                <w:color w:val="auto"/>
                <w:sz w:val="16"/>
                <w:szCs w:val="16"/>
                <w:lang w:val="ru-RU"/>
              </w:rPr>
            </w:pPr>
            <w:ins w:id="2324" w:author="Zhunisbayev, Olzhasbek [Bolashak Atyrau Limited]" w:date="2024-05-11T19:53:00Z">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C = 1</w:t>
              </w:r>
              <w:r w:rsidRPr="006759B5">
                <w:rPr>
                  <w:rFonts w:ascii="Arial Narrow" w:hAnsi="Arial Narrow"/>
                  <w:snapToGrid w:val="0"/>
                  <w:color w:val="auto"/>
                  <w:sz w:val="16"/>
                  <w:szCs w:val="16"/>
                  <w:lang w:val="ru-RU"/>
                </w:rPr>
                <w:t>32</w:t>
              </w:r>
              <w:r w:rsidRPr="00BF38C6">
                <w:rPr>
                  <w:rFonts w:ascii="Arial Narrow" w:hAnsi="Arial Narrow"/>
                  <w:snapToGrid w:val="0"/>
                  <w:color w:val="auto"/>
                  <w:sz w:val="16"/>
                  <w:szCs w:val="16"/>
                  <w:lang w:val="ru-RU"/>
                </w:rPr>
                <w:t xml:space="preserve"> </w:t>
              </w:r>
              <w:r w:rsidRPr="00BF38C6">
                <w:rPr>
                  <w:rFonts w:ascii="Arial Narrow" w:hAnsi="Arial Narrow"/>
                  <w:color w:val="auto"/>
                  <w:sz w:val="16"/>
                  <w:szCs w:val="16"/>
                  <w:lang w:val="ru-RU"/>
                </w:rPr>
                <w:t>бар (изб.)</w:t>
              </w:r>
            </w:ins>
          </w:p>
          <w:p w14:paraId="7D9CC81A" w14:textId="3682D704" w:rsidR="00F772B5" w:rsidRPr="00BF38C6" w:rsidRDefault="00F772B5" w:rsidP="00F772B5">
            <w:pPr>
              <w:pStyle w:val="CellBody"/>
              <w:rPr>
                <w:ins w:id="2325" w:author="Zhunisbayev, Olzhasbek [Bolashak Atyrau Limited]" w:date="2024-05-11T19:53:00Z"/>
                <w:rFonts w:ascii="Arial Narrow" w:hAnsi="Arial Narrow" w:cs="Arial"/>
                <w:color w:val="auto"/>
                <w:sz w:val="16"/>
                <w:szCs w:val="16"/>
                <w:lang w:val="ru-RU"/>
              </w:rPr>
            </w:pPr>
            <w:ins w:id="2326" w:author="Zhunisbayev, Olzhasbek [Bolashak Atyrau Limited]" w:date="2024-05-11T19:53:00Z">
              <w:r w:rsidRPr="00BF38C6">
                <w:rPr>
                  <w:rFonts w:ascii="Arial Narrow" w:hAnsi="Arial Narrow"/>
                  <w:color w:val="auto"/>
                  <w:sz w:val="16"/>
                  <w:szCs w:val="16"/>
                  <w:lang w:val="ru-RU"/>
                </w:rPr>
                <w:t>90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1</w:t>
              </w:r>
              <w:r w:rsidRPr="006759B5">
                <w:rPr>
                  <w:rFonts w:ascii="Arial Narrow" w:hAnsi="Arial Narrow"/>
                  <w:color w:val="auto"/>
                  <w:sz w:val="16"/>
                  <w:szCs w:val="16"/>
                  <w:lang w:val="ru-RU"/>
                </w:rPr>
                <w:t>32</w:t>
              </w:r>
              <w:r w:rsidRPr="00BF38C6">
                <w:rPr>
                  <w:rFonts w:ascii="Arial Narrow" w:hAnsi="Arial Narrow"/>
                  <w:color w:val="auto"/>
                  <w:sz w:val="16"/>
                  <w:szCs w:val="16"/>
                  <w:lang w:val="ru-RU"/>
                </w:rPr>
                <w:t xml:space="preserve"> бар (изб.)</w:t>
              </w:r>
            </w:ins>
          </w:p>
          <w:p w14:paraId="3ED5FED5" w14:textId="77777777" w:rsidR="00F772B5" w:rsidRPr="006759B5" w:rsidRDefault="00F772B5" w:rsidP="00F772B5">
            <w:pPr>
              <w:pStyle w:val="CellBody"/>
              <w:rPr>
                <w:ins w:id="2327" w:author="Zhunisbayev, Olzhasbek [Bolashak Atyrau Limited]" w:date="2024-05-11T19:54:00Z"/>
                <w:rFonts w:ascii="Arial Narrow" w:hAnsi="Arial Narrow" w:cs="Arial"/>
                <w:color w:val="auto"/>
                <w:sz w:val="16"/>
                <w:szCs w:val="16"/>
                <w:lang w:val="ru-RU"/>
              </w:rPr>
            </w:pPr>
            <w:ins w:id="2328" w:author="Zhunisbayev, Olzhasbek [Bolashak Atyrau Limited]" w:date="2024-05-11T19:53:00Z">
              <w:r w:rsidRPr="00BF38C6">
                <w:rPr>
                  <w:rFonts w:ascii="Arial Narrow" w:hAnsi="Arial Narrow" w:cs="Arial"/>
                  <w:color w:val="auto"/>
                  <w:sz w:val="16"/>
                  <w:szCs w:val="16"/>
                  <w:lang w:val="ru-RU"/>
                </w:rPr>
                <w:t>(ограничение по толщине стенки трубы)</w:t>
              </w:r>
            </w:ins>
          </w:p>
          <w:p w14:paraId="5F6C610A" w14:textId="77777777" w:rsidR="00F772B5" w:rsidRDefault="00F772B5" w:rsidP="0010308A">
            <w:pPr>
              <w:pStyle w:val="CellBody"/>
              <w:rPr>
                <w:rFonts w:ascii="Arial Narrow" w:hAnsi="Arial Narrow" w:cs="Arial"/>
                <w:color w:val="auto"/>
                <w:sz w:val="16"/>
                <w:szCs w:val="16"/>
                <w:lang w:val="ru-RU"/>
              </w:rPr>
            </w:pPr>
          </w:p>
          <w:p w14:paraId="1A34063F" w14:textId="77777777" w:rsidR="0010308A" w:rsidRDefault="0010308A" w:rsidP="0010308A">
            <w:pPr>
              <w:pStyle w:val="CellBody"/>
              <w:rPr>
                <w:rFonts w:ascii="Arial Narrow" w:hAnsi="Arial Narrow" w:cs="Arial"/>
                <w:color w:val="auto"/>
                <w:sz w:val="16"/>
                <w:szCs w:val="16"/>
                <w:lang w:val="ru-RU"/>
              </w:rPr>
            </w:pPr>
          </w:p>
          <w:p w14:paraId="3C6743EA" w14:textId="77777777" w:rsidR="0010308A" w:rsidRDefault="0010308A" w:rsidP="0010308A">
            <w:pPr>
              <w:pStyle w:val="CellBody"/>
              <w:rPr>
                <w:rFonts w:ascii="Arial Narrow" w:hAnsi="Arial Narrow" w:cs="Arial"/>
                <w:color w:val="auto"/>
                <w:sz w:val="16"/>
                <w:szCs w:val="16"/>
                <w:lang w:val="ru-RU"/>
              </w:rPr>
            </w:pPr>
          </w:p>
          <w:p w14:paraId="2684484E" w14:textId="77777777" w:rsidR="0010308A" w:rsidRDefault="0010308A" w:rsidP="0010308A">
            <w:pPr>
              <w:pStyle w:val="CellBody"/>
              <w:rPr>
                <w:rFonts w:ascii="Arial Narrow" w:hAnsi="Arial Narrow" w:cs="Arial"/>
                <w:color w:val="auto"/>
                <w:sz w:val="16"/>
                <w:szCs w:val="16"/>
                <w:lang w:val="ru-RU"/>
              </w:rPr>
            </w:pPr>
          </w:p>
          <w:p w14:paraId="15679CD1" w14:textId="77777777" w:rsidR="0010308A" w:rsidRDefault="0010308A" w:rsidP="0010308A">
            <w:pPr>
              <w:pStyle w:val="CellBody"/>
              <w:rPr>
                <w:rFonts w:ascii="Arial Narrow" w:hAnsi="Arial Narrow" w:cs="Arial"/>
                <w:color w:val="auto"/>
                <w:sz w:val="16"/>
                <w:szCs w:val="16"/>
                <w:lang w:val="ru-RU"/>
              </w:rPr>
            </w:pPr>
          </w:p>
          <w:p w14:paraId="70B24671" w14:textId="77777777" w:rsidR="0010308A" w:rsidRDefault="0010308A" w:rsidP="0010308A">
            <w:pPr>
              <w:pStyle w:val="CellBody"/>
              <w:rPr>
                <w:rFonts w:ascii="Arial Narrow" w:hAnsi="Arial Narrow" w:cs="Arial"/>
                <w:color w:val="auto"/>
                <w:sz w:val="16"/>
                <w:szCs w:val="16"/>
                <w:lang w:val="ru-RU"/>
              </w:rPr>
            </w:pPr>
          </w:p>
          <w:p w14:paraId="1ED97D5C" w14:textId="77777777" w:rsidR="0010308A" w:rsidRDefault="0010308A" w:rsidP="0010308A">
            <w:pPr>
              <w:pStyle w:val="CellBody"/>
              <w:rPr>
                <w:rFonts w:ascii="Arial Narrow" w:hAnsi="Arial Narrow" w:cs="Arial"/>
                <w:color w:val="auto"/>
                <w:sz w:val="16"/>
                <w:szCs w:val="16"/>
                <w:lang w:val="ru-RU"/>
              </w:rPr>
            </w:pPr>
          </w:p>
          <w:p w14:paraId="0632FCBE" w14:textId="77777777" w:rsidR="0010308A" w:rsidRDefault="0010308A" w:rsidP="0010308A">
            <w:pPr>
              <w:pStyle w:val="CellBody"/>
              <w:rPr>
                <w:rFonts w:ascii="Arial Narrow" w:hAnsi="Arial Narrow" w:cs="Arial"/>
                <w:color w:val="auto"/>
                <w:sz w:val="16"/>
                <w:szCs w:val="16"/>
                <w:lang w:val="ru-RU"/>
              </w:rPr>
            </w:pPr>
          </w:p>
          <w:p w14:paraId="39E478EF" w14:textId="02B59824" w:rsidR="0010308A" w:rsidRPr="006759B5" w:rsidRDefault="0010308A">
            <w:pPr>
              <w:pStyle w:val="CellBody"/>
              <w:rPr>
                <w:rFonts w:ascii="Arial Narrow" w:hAnsi="Arial Narrow" w:cs="Arial"/>
                <w:color w:val="auto"/>
                <w:sz w:val="16"/>
                <w:szCs w:val="16"/>
                <w:lang w:val="ru-RU"/>
              </w:rPr>
              <w:pPrChange w:id="2329" w:author="Zhunisbayev, Olzhasbek [Bolashak Atyrau Limited]" w:date="2024-05-11T19:54:00Z">
                <w:pPr>
                  <w:pStyle w:val="CellBody"/>
                  <w:spacing w:before="120" w:line="260" w:lineRule="atLeast"/>
                </w:pPr>
              </w:pPrChange>
            </w:pPr>
          </w:p>
        </w:tc>
        <w:tc>
          <w:tcPr>
            <w:tcW w:w="611" w:type="dxa"/>
            <w:tcBorders>
              <w:top w:val="single" w:sz="6" w:space="0" w:color="auto"/>
              <w:left w:val="single" w:sz="6" w:space="0" w:color="auto"/>
              <w:bottom w:val="single" w:sz="6" w:space="0" w:color="auto"/>
              <w:right w:val="single" w:sz="6" w:space="0" w:color="auto"/>
            </w:tcBorders>
          </w:tcPr>
          <w:p w14:paraId="48912782" w14:textId="77777777" w:rsidR="00F772B5" w:rsidRPr="006759B5" w:rsidRDefault="00F772B5" w:rsidP="00F772B5">
            <w:pPr>
              <w:pStyle w:val="CellBodyCentered"/>
              <w:ind w:left="-28" w:right="-28"/>
              <w:rPr>
                <w:ins w:id="2330" w:author="Zhunisbayev, Olzhasbek [Bolashak Atyrau Limited]" w:date="2024-05-11T19:54:00Z"/>
                <w:rFonts w:ascii="Arial Narrow" w:hAnsi="Arial Narrow" w:cs="Arial"/>
                <w:sz w:val="16"/>
                <w:szCs w:val="16"/>
                <w:lang w:val="ru-RU"/>
              </w:rPr>
            </w:pPr>
          </w:p>
          <w:p w14:paraId="0D004297" w14:textId="36146C72" w:rsidR="00F772B5" w:rsidRPr="006A0937" w:rsidRDefault="00F772B5">
            <w:pPr>
              <w:pStyle w:val="CellBodyCentered"/>
              <w:ind w:left="-28" w:right="-28"/>
              <w:rPr>
                <w:rFonts w:ascii="Arial Narrow" w:hAnsi="Arial Narrow" w:cs="Arial"/>
                <w:sz w:val="16"/>
                <w:szCs w:val="16"/>
                <w:lang w:val="ru-RU"/>
                <w:rPrChange w:id="2331" w:author="Zhunisbayev, Olzhasbek [Bolashak Atyrau Limited]" w:date="2024-05-11T19:54:00Z">
                  <w:rPr>
                    <w:rFonts w:ascii="Arial Narrow" w:hAnsi="Arial Narrow" w:cs="Arial"/>
                    <w:color w:val="auto"/>
                    <w:sz w:val="16"/>
                    <w:szCs w:val="16"/>
                    <w:lang w:val="ru-RU"/>
                  </w:rPr>
                </w:rPrChange>
              </w:rPr>
              <w:pPrChange w:id="2332" w:author="Zhunisbayev, Olzhasbek [Bolashak Atyrau Limited]" w:date="2024-05-11T19:54:00Z">
                <w:pPr>
                  <w:pStyle w:val="CellBody"/>
                  <w:spacing w:before="120" w:line="260" w:lineRule="atLeast"/>
                </w:pPr>
              </w:pPrChange>
            </w:pPr>
            <w:ins w:id="2333" w:author="Zhunisbayev, Olzhasbek [Bolashak Atyrau Limited]" w:date="2024-05-11T19:54:00Z">
              <w:r w:rsidRPr="006A0937">
                <w:rPr>
                  <w:rFonts w:ascii="Arial Narrow" w:hAnsi="Arial Narrow" w:cs="Arial"/>
                  <w:sz w:val="16"/>
                  <w:szCs w:val="16"/>
                  <w:lang w:val="ru-RU"/>
                  <w:rPrChange w:id="2334" w:author="Zhunisbayev, Olzhasbek [Bolashak Atyrau Limited]" w:date="2024-05-11T19:54:00Z">
                    <w:rPr>
                      <w:rFonts w:ascii="Arial Narrow" w:hAnsi="Arial Narrow" w:cs="Arial"/>
                      <w:color w:val="auto"/>
                      <w:sz w:val="16"/>
                      <w:szCs w:val="16"/>
                      <w:lang w:val="ru-RU"/>
                    </w:rPr>
                  </w:rPrChange>
                </w:rPr>
                <w:t>Свар. швы надземных труб, в кислой среде.</w:t>
              </w:r>
            </w:ins>
          </w:p>
        </w:tc>
        <w:tc>
          <w:tcPr>
            <w:tcW w:w="450" w:type="dxa"/>
            <w:tcBorders>
              <w:top w:val="single" w:sz="6" w:space="0" w:color="auto"/>
              <w:left w:val="single" w:sz="6" w:space="0" w:color="auto"/>
              <w:bottom w:val="single" w:sz="6" w:space="0" w:color="auto"/>
              <w:right w:val="single" w:sz="6" w:space="0" w:color="auto"/>
            </w:tcBorders>
          </w:tcPr>
          <w:p w14:paraId="624929CB" w14:textId="77777777" w:rsidR="00F772B5" w:rsidRPr="006759B5" w:rsidRDefault="00F772B5" w:rsidP="00F772B5">
            <w:pPr>
              <w:pStyle w:val="CellBody"/>
              <w:rPr>
                <w:rFonts w:ascii="Arial Narrow" w:hAnsi="Arial Narrow" w:cs="Arial"/>
                <w:color w:val="auto"/>
                <w:sz w:val="16"/>
                <w:szCs w:val="16"/>
                <w:lang w:val="ru-RU"/>
              </w:rPr>
            </w:pPr>
          </w:p>
          <w:p w14:paraId="5E07658F" w14:textId="1C1EBD19" w:rsidR="00F772B5" w:rsidRPr="006A0937" w:rsidRDefault="00F772B5" w:rsidP="00F772B5">
            <w:pPr>
              <w:pStyle w:val="CellBody"/>
              <w:jc w:val="center"/>
              <w:rPr>
                <w:rFonts w:ascii="Arial Narrow" w:hAnsi="Arial Narrow" w:cs="Arial"/>
                <w:color w:val="auto"/>
                <w:sz w:val="16"/>
                <w:szCs w:val="16"/>
                <w:rPrChange w:id="2335" w:author="Zhunisbayev, Olzhasbek [Bolashak Atyrau Limited]" w:date="2024-05-11T19:54:00Z">
                  <w:rPr>
                    <w:rFonts w:ascii="Arial Narrow" w:hAnsi="Arial Narrow" w:cs="Arial"/>
                    <w:color w:val="auto"/>
                    <w:sz w:val="16"/>
                    <w:szCs w:val="16"/>
                    <w:lang w:val="ru-RU"/>
                  </w:rPr>
                </w:rPrChange>
              </w:rPr>
            </w:pPr>
            <w:ins w:id="2336" w:author="Zhunisbayev, Olzhasbek [Bolashak Atyrau Limited]" w:date="2024-05-11T19:54:00Z">
              <w:r>
                <w:rPr>
                  <w:rFonts w:ascii="Arial Narrow" w:hAnsi="Arial Narrow" w:cs="Arial"/>
                  <w:color w:val="auto"/>
                  <w:sz w:val="16"/>
                  <w:szCs w:val="16"/>
                </w:rPr>
                <w:t>1</w:t>
              </w:r>
              <w:r w:rsidRPr="00D5525A">
                <w:rPr>
                  <w:rFonts w:ascii="Arial Narrow" w:hAnsi="Arial Narrow" w:cs="Arial"/>
                  <w:sz w:val="16"/>
                  <w:szCs w:val="16"/>
                  <w:lang w:val="ru-RU"/>
                </w:rPr>
                <w:t>00</w:t>
              </w:r>
            </w:ins>
          </w:p>
        </w:tc>
      </w:tr>
      <w:tr w:rsidR="00F772B5" w:rsidRPr="00BF38C6" w14:paraId="450AC4C3" w14:textId="77777777" w:rsidTr="002A7110">
        <w:tc>
          <w:tcPr>
            <w:tcW w:w="3332" w:type="dxa"/>
            <w:tcBorders>
              <w:top w:val="single" w:sz="6" w:space="0" w:color="auto"/>
              <w:left w:val="single" w:sz="6" w:space="0" w:color="auto"/>
              <w:bottom w:val="single" w:sz="6" w:space="0" w:color="auto"/>
              <w:right w:val="single" w:sz="6" w:space="0" w:color="auto"/>
            </w:tcBorders>
          </w:tcPr>
          <w:p w14:paraId="1623B016" w14:textId="77777777" w:rsidR="00F772B5" w:rsidRPr="00BF38C6" w:rsidRDefault="00F772B5" w:rsidP="00F772B5">
            <w:pPr>
              <w:pStyle w:val="CellBody"/>
              <w:rPr>
                <w:rFonts w:ascii="Arial Narrow" w:hAnsi="Arial Narrow"/>
                <w:color w:val="auto"/>
                <w:sz w:val="16"/>
                <w:szCs w:val="16"/>
                <w:lang w:val="ru-RU"/>
              </w:rPr>
            </w:pPr>
          </w:p>
          <w:p w14:paraId="7226FE4D"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AA</w:t>
            </w:r>
            <w:r w:rsidRPr="00BF38C6">
              <w:rPr>
                <w:rFonts w:ascii="Arial Narrow" w:hAnsi="Arial Narrow"/>
                <w:color w:val="auto"/>
                <w:sz w:val="16"/>
                <w:szCs w:val="16"/>
                <w:lang w:val="ru-RU"/>
              </w:rPr>
              <w:t xml:space="preserve"> – УКСУСНАЯ КИСЛОТА</w:t>
            </w:r>
          </w:p>
          <w:p w14:paraId="5CF6C6A8"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BD</w:t>
            </w:r>
            <w:r w:rsidRPr="00BF38C6">
              <w:rPr>
                <w:rFonts w:ascii="Arial Narrow" w:hAnsi="Arial Narrow"/>
                <w:color w:val="auto"/>
                <w:sz w:val="16"/>
                <w:szCs w:val="16"/>
                <w:lang w:val="ru-RU"/>
              </w:rPr>
              <w:t xml:space="preserve"> – ПРОДУВКА, УГЛЕВОДОРОДЫ</w:t>
            </w:r>
          </w:p>
          <w:p w14:paraId="02301073" w14:textId="713F98F6"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w:t>
            </w:r>
            <w:r w:rsidRPr="00BF38C6">
              <w:rPr>
                <w:rFonts w:ascii="Arial Narrow" w:hAnsi="Arial Narrow"/>
                <w:color w:val="auto"/>
                <w:sz w:val="16"/>
                <w:szCs w:val="16"/>
                <w:lang w:val="ru-RU"/>
              </w:rPr>
              <w:t xml:space="preserve"> - ФАКЕЛЬНЫЙ ГАЗ (ТОЛЬКО </w:t>
            </w:r>
            <w:del w:id="2337" w:author="Zhunisbayev, Olzhasbek [Bolashak Atyrau Limited]" w:date="2024-10-30T19:11:00Z" w16du:dateUtc="2024-10-30T14:11:00Z">
              <w:r w:rsidRPr="00BF38C6" w:rsidDel="00CD7257">
                <w:rPr>
                  <w:rFonts w:ascii="Arial Narrow" w:hAnsi="Arial Narrow"/>
                  <w:color w:val="auto"/>
                  <w:sz w:val="16"/>
                  <w:szCs w:val="16"/>
                  <w:lang w:val="ru-RU"/>
                </w:rPr>
                <w:delText>ВНЕ УЧАСТКА</w:delText>
              </w:r>
            </w:del>
            <w:ins w:id="2338" w:author="Zhunisbayev, Olzhasbek [Bolashak Atyrau Limited]" w:date="2024-10-30T19:11:00Z" w16du:dateUtc="2024-10-30T14:11:00Z">
              <w:r w:rsidR="00CD7257">
                <w:rPr>
                  <w:rFonts w:ascii="Arial Narrow" w:hAnsi="Arial Narrow"/>
                  <w:color w:val="auto"/>
                  <w:sz w:val="16"/>
                  <w:szCs w:val="16"/>
                  <w:lang w:val="ru-RU"/>
                </w:rPr>
                <w:t>ВНЕ ЗАВОДА</w:t>
              </w:r>
            </w:ins>
            <w:r w:rsidRPr="00BF38C6">
              <w:rPr>
                <w:rFonts w:ascii="Arial Narrow" w:hAnsi="Arial Narrow"/>
                <w:color w:val="auto"/>
                <w:sz w:val="16"/>
                <w:szCs w:val="16"/>
                <w:lang w:val="ru-RU"/>
              </w:rPr>
              <w:t>)</w:t>
            </w:r>
          </w:p>
          <w:p w14:paraId="08F3B118"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BFH</w:t>
            </w:r>
            <w:r w:rsidRPr="00BF38C6">
              <w:rPr>
                <w:rFonts w:ascii="Arial Narrow" w:hAnsi="Arial Narrow"/>
                <w:color w:val="auto"/>
                <w:sz w:val="16"/>
                <w:szCs w:val="16"/>
                <w:lang w:val="ru-RU"/>
              </w:rPr>
              <w:t xml:space="preserve"> – ФАКЕЛЬНЫЙ ГАЗ, ВЫСОКОЕ ДАВЛЕНИЕ</w:t>
            </w:r>
          </w:p>
          <w:p w14:paraId="07DDAABC"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p>
          <w:p w14:paraId="5DEB9D91"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BV</w:t>
            </w:r>
            <w:r w:rsidRPr="00BF38C6">
              <w:rPr>
                <w:rFonts w:ascii="Arial Narrow" w:hAnsi="Arial Narrow"/>
                <w:color w:val="auto"/>
                <w:sz w:val="16"/>
                <w:szCs w:val="16"/>
                <w:lang w:val="ru-RU"/>
              </w:rPr>
              <w:t xml:space="preserve">  – СБРОС В АТМОСФЕРУ </w:t>
            </w:r>
          </w:p>
          <w:p w14:paraId="3308A5DC" w14:textId="77777777" w:rsidR="00F772B5" w:rsidRPr="00BF38C6" w:rsidRDefault="00F772B5" w:rsidP="00F772B5">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CF</w:t>
            </w:r>
            <w:r w:rsidRPr="00BF38C6">
              <w:rPr>
                <w:rFonts w:ascii="Arial Narrow" w:hAnsi="Arial Narrow"/>
                <w:color w:val="auto"/>
                <w:sz w:val="16"/>
                <w:szCs w:val="16"/>
                <w:lang w:val="ru-RU"/>
              </w:rPr>
              <w:t xml:space="preserve"> – ПЕННАЯ СМЕСЬ</w:t>
            </w:r>
          </w:p>
          <w:p w14:paraId="6DCFC83A"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lang w:val="en-GB"/>
              </w:rPr>
              <w:t>CH</w:t>
            </w:r>
            <w:r w:rsidRPr="00BF38C6">
              <w:rPr>
                <w:rFonts w:ascii="Arial Narrow" w:hAnsi="Arial Narrow"/>
                <w:color w:val="auto"/>
                <w:sz w:val="16"/>
                <w:szCs w:val="16"/>
                <w:lang w:val="ru-RU"/>
              </w:rPr>
              <w:t xml:space="preserve"> – РАСТВОР ДИАМИДА</w:t>
            </w:r>
          </w:p>
          <w:p w14:paraId="57415B12"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CI</w:t>
            </w:r>
            <w:r w:rsidRPr="00BF38C6">
              <w:rPr>
                <w:rFonts w:ascii="Arial Narrow" w:hAnsi="Arial Narrow"/>
                <w:color w:val="auto"/>
                <w:sz w:val="16"/>
                <w:szCs w:val="16"/>
                <w:lang w:val="ru-RU"/>
              </w:rPr>
              <w:t xml:space="preserve"> – ХИМИЧЕСКИЙ ИНГИБИТОР И АНТИНАКИПИН</w:t>
            </w:r>
          </w:p>
          <w:p w14:paraId="014FA114"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DHC</w:t>
            </w:r>
            <w:r w:rsidRPr="00BF38C6">
              <w:rPr>
                <w:rFonts w:ascii="Arial Narrow" w:hAnsi="Arial Narrow"/>
                <w:color w:val="auto"/>
                <w:sz w:val="16"/>
                <w:szCs w:val="16"/>
                <w:lang w:val="ru-RU"/>
              </w:rPr>
              <w:t xml:space="preserve"> - ДРЕНАЖ, УГЛЕВОДОРОДЫ</w:t>
            </w:r>
          </w:p>
          <w:p w14:paraId="66E32014" w14:textId="00F42B9D"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DL</w:t>
            </w:r>
            <w:r w:rsidRPr="00BF38C6">
              <w:rPr>
                <w:rFonts w:ascii="Arial Narrow" w:hAnsi="Arial Narrow"/>
                <w:color w:val="auto"/>
                <w:sz w:val="16"/>
                <w:szCs w:val="16"/>
                <w:lang w:val="ru-RU"/>
              </w:rPr>
              <w:t xml:space="preserve"> – ДРЕНАЖ, ПРОМЛИВНЕВ</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КАНАЛИЗ</w:t>
            </w:r>
            <w:r w:rsidRPr="006759B5">
              <w:rPr>
                <w:rFonts w:ascii="Arial Narrow" w:hAnsi="Arial Narrow"/>
                <w:color w:val="auto"/>
                <w:sz w:val="16"/>
                <w:szCs w:val="16"/>
                <w:lang w:val="ru-RU"/>
              </w:rPr>
              <w:t>.</w:t>
            </w:r>
            <w:r w:rsidRPr="00BF38C6">
              <w:rPr>
                <w:rFonts w:ascii="Arial Narrow" w:hAnsi="Arial Narrow"/>
                <w:color w:val="auto"/>
                <w:sz w:val="16"/>
                <w:szCs w:val="16"/>
                <w:lang w:val="ru-RU"/>
              </w:rPr>
              <w:t xml:space="preserve"> (ОТКР</w:t>
            </w:r>
            <w:r w:rsidRPr="006759B5">
              <w:rPr>
                <w:rFonts w:ascii="Arial Narrow" w:hAnsi="Arial Narrow"/>
                <w:color w:val="auto"/>
                <w:sz w:val="16"/>
                <w:szCs w:val="16"/>
                <w:lang w:val="ru-RU"/>
              </w:rPr>
              <w:t>.</w:t>
            </w:r>
            <w:r w:rsidRPr="00BF38C6">
              <w:rPr>
                <w:rFonts w:ascii="Arial Narrow" w:hAnsi="Arial Narrow"/>
                <w:color w:val="auto"/>
                <w:sz w:val="16"/>
                <w:szCs w:val="16"/>
                <w:lang w:val="ru-RU"/>
              </w:rPr>
              <w:t>)</w:t>
            </w:r>
          </w:p>
          <w:p w14:paraId="325298BA"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w:t>
            </w:r>
            <w:r w:rsidRPr="00BF38C6">
              <w:rPr>
                <w:rFonts w:ascii="Arial Narrow" w:hAnsi="Arial Narrow"/>
                <w:color w:val="auto"/>
                <w:sz w:val="16"/>
                <w:szCs w:val="16"/>
                <w:lang w:val="ru-RU"/>
              </w:rPr>
              <w:t xml:space="preserve"> – ТОПЛИВНЫЙ ГАЗ</w:t>
            </w:r>
          </w:p>
          <w:p w14:paraId="25B9E75F"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FGH</w:t>
            </w:r>
            <w:r w:rsidRPr="00BF38C6">
              <w:rPr>
                <w:rFonts w:ascii="Arial Narrow" w:hAnsi="Arial Narrow"/>
                <w:color w:val="auto"/>
                <w:sz w:val="16"/>
                <w:szCs w:val="16"/>
                <w:lang w:val="ru-RU"/>
              </w:rPr>
              <w:t xml:space="preserve">  – ТОПЛИВНЫЙ ГАЗ, ВЫСОКОЕ ДВАЛЕНИЕ</w:t>
            </w:r>
          </w:p>
          <w:p w14:paraId="67EDEC25"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GS</w:t>
            </w:r>
            <w:r w:rsidRPr="00BF38C6">
              <w:rPr>
                <w:rFonts w:ascii="Arial Narrow" w:hAnsi="Arial Narrow"/>
                <w:color w:val="auto"/>
                <w:sz w:val="16"/>
                <w:szCs w:val="16"/>
                <w:lang w:val="ru-RU"/>
              </w:rPr>
              <w:t xml:space="preserve"> – СЫРОЙ ГАЗ</w:t>
            </w:r>
          </w:p>
          <w:p w14:paraId="2D892FF8"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p>
          <w:p w14:paraId="0301FF7C"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PHC</w:t>
            </w:r>
            <w:r w:rsidRPr="00BF38C6">
              <w:rPr>
                <w:rFonts w:ascii="Arial Narrow" w:hAnsi="Arial Narrow"/>
                <w:color w:val="auto"/>
                <w:sz w:val="16"/>
                <w:szCs w:val="16"/>
                <w:lang w:val="ru-RU"/>
              </w:rPr>
              <w:t xml:space="preserve"> – ТЕХНОЛОГИЧЕСКИЕ УГЛЕВОДОРОДЫ</w:t>
            </w:r>
          </w:p>
          <w:p w14:paraId="7EB2E8F9" w14:textId="77777777" w:rsidR="00F772B5" w:rsidRPr="00BF38C6" w:rsidRDefault="00F772B5" w:rsidP="00F772B5">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PL</w:t>
            </w:r>
            <w:r w:rsidRPr="00BF38C6">
              <w:rPr>
                <w:rFonts w:ascii="Arial Narrow" w:hAnsi="Arial Narrow"/>
                <w:color w:val="auto"/>
                <w:sz w:val="16"/>
                <w:szCs w:val="16"/>
                <w:lang w:val="ru-RU"/>
              </w:rPr>
              <w:t xml:space="preserve"> – СМАЗОЧНОЕ МАСЛО</w:t>
            </w:r>
          </w:p>
          <w:p w14:paraId="30A089C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p w14:paraId="19D16DE2"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VB</w:t>
            </w:r>
            <w:r w:rsidRPr="00BF38C6">
              <w:rPr>
                <w:rFonts w:ascii="Arial Narrow" w:hAnsi="Arial Narrow"/>
                <w:color w:val="auto"/>
                <w:sz w:val="16"/>
                <w:szCs w:val="16"/>
                <w:lang w:val="ru-RU"/>
              </w:rPr>
              <w:t xml:space="preserve"> – ВОЗДУХ ДЛЯ ДЫХАНИЯ</w:t>
            </w:r>
          </w:p>
          <w:p w14:paraId="1271367E" w14:textId="77777777" w:rsidR="00F772B5" w:rsidRPr="00BF38C6" w:rsidRDefault="00F772B5" w:rsidP="00F772B5">
            <w:pPr>
              <w:pStyle w:val="CellBody"/>
              <w:tabs>
                <w:tab w:val="left" w:pos="0"/>
              </w:tabs>
              <w:rPr>
                <w:rFonts w:ascii="Arial Narrow" w:hAnsi="Arial Narrow" w:cs="Arial"/>
                <w:color w:val="auto"/>
                <w:sz w:val="16"/>
                <w:szCs w:val="16"/>
                <w:lang w:val="ru-RU"/>
              </w:rPr>
            </w:pPr>
            <w:r w:rsidRPr="00BF38C6">
              <w:rPr>
                <w:rFonts w:ascii="Arial Narrow" w:hAnsi="Arial Narrow"/>
                <w:color w:val="auto"/>
                <w:sz w:val="16"/>
                <w:szCs w:val="16"/>
              </w:rPr>
              <w:t>VI</w:t>
            </w:r>
            <w:r w:rsidRPr="00BF38C6">
              <w:rPr>
                <w:rFonts w:ascii="Arial Narrow" w:hAnsi="Arial Narrow"/>
                <w:color w:val="auto"/>
                <w:sz w:val="16"/>
                <w:szCs w:val="16"/>
                <w:lang w:val="ru-RU"/>
              </w:rPr>
              <w:t xml:space="preserve"> – ВОЗДУХ КИП</w:t>
            </w:r>
          </w:p>
          <w:p w14:paraId="1C444CE1" w14:textId="77777777" w:rsidR="00F772B5" w:rsidRPr="00BF38C6" w:rsidRDefault="00F772B5" w:rsidP="00F772B5">
            <w:pPr>
              <w:pStyle w:val="CellBody"/>
              <w:tabs>
                <w:tab w:val="left" w:pos="0"/>
              </w:tabs>
              <w:rPr>
                <w:rFonts w:ascii="Arial Narrow" w:hAnsi="Arial Narrow"/>
                <w:color w:val="auto"/>
                <w:sz w:val="16"/>
                <w:szCs w:val="16"/>
                <w:lang w:val="ru-RU"/>
              </w:rPr>
            </w:pPr>
            <w:r w:rsidRPr="00BF38C6">
              <w:rPr>
                <w:rFonts w:ascii="Arial Narrow" w:hAnsi="Arial Narrow"/>
                <w:color w:val="auto"/>
                <w:sz w:val="16"/>
                <w:szCs w:val="16"/>
              </w:rPr>
              <w:t>WDM</w:t>
            </w:r>
            <w:r w:rsidRPr="00BF38C6">
              <w:rPr>
                <w:rFonts w:ascii="Arial Narrow" w:hAnsi="Arial Narrow"/>
                <w:color w:val="auto"/>
                <w:sz w:val="16"/>
                <w:szCs w:val="16"/>
                <w:lang w:val="ru-RU"/>
              </w:rPr>
              <w:t xml:space="preserve"> - ДЕМИНЕРАЛИЗОВАННАЯ ВОДА</w:t>
            </w:r>
          </w:p>
          <w:p w14:paraId="034603B2" w14:textId="77777777" w:rsidR="00F772B5" w:rsidRPr="00BF38C6" w:rsidRDefault="00F772B5" w:rsidP="00F772B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300880BB" w14:textId="77777777" w:rsidR="00F772B5" w:rsidRPr="00BF38C6" w:rsidRDefault="00F772B5" w:rsidP="00F772B5">
            <w:pPr>
              <w:pStyle w:val="CellBodyCentered"/>
              <w:rPr>
                <w:rFonts w:ascii="Arial Narrow" w:hAnsi="Arial Narrow"/>
                <w:b/>
                <w:color w:val="auto"/>
                <w:sz w:val="16"/>
                <w:szCs w:val="16"/>
                <w:lang w:val="ru-RU"/>
              </w:rPr>
            </w:pPr>
          </w:p>
          <w:p w14:paraId="476B4D80" w14:textId="77777777" w:rsidR="00F772B5" w:rsidRDefault="00F772B5" w:rsidP="00F772B5">
            <w:pPr>
              <w:pStyle w:val="CellBodyCentered"/>
              <w:rPr>
                <w:rFonts w:ascii="Arial Narrow" w:hAnsi="Arial Narrow"/>
                <w:b/>
                <w:color w:val="auto"/>
                <w:sz w:val="16"/>
                <w:szCs w:val="16"/>
                <w:lang w:val="ru-RU"/>
              </w:rPr>
            </w:pPr>
            <w:r w:rsidRPr="00BF38C6">
              <w:rPr>
                <w:rFonts w:ascii="Arial Narrow" w:hAnsi="Arial Narrow"/>
                <w:b/>
                <w:color w:val="auto"/>
                <w:sz w:val="16"/>
                <w:szCs w:val="16"/>
                <w:lang w:val="ru-RU"/>
              </w:rPr>
              <w:t>900P21</w:t>
            </w:r>
          </w:p>
          <w:p w14:paraId="1BDDE27B" w14:textId="77777777" w:rsidR="0010308A" w:rsidRDefault="0010308A" w:rsidP="00F772B5">
            <w:pPr>
              <w:pStyle w:val="CellBodyCentered"/>
              <w:rPr>
                <w:rFonts w:ascii="Arial Narrow" w:hAnsi="Arial Narrow"/>
                <w:b/>
                <w:color w:val="auto"/>
                <w:sz w:val="16"/>
                <w:szCs w:val="16"/>
                <w:lang w:val="ru-RU"/>
              </w:rPr>
            </w:pPr>
          </w:p>
          <w:p w14:paraId="5ED06C7D" w14:textId="77777777" w:rsidR="0010308A" w:rsidRDefault="0010308A" w:rsidP="00F772B5">
            <w:pPr>
              <w:pStyle w:val="CellBodyCentered"/>
              <w:rPr>
                <w:rFonts w:ascii="Arial Narrow" w:hAnsi="Arial Narrow"/>
                <w:b/>
                <w:color w:val="auto"/>
                <w:sz w:val="16"/>
                <w:szCs w:val="16"/>
                <w:lang w:val="ru-RU"/>
              </w:rPr>
            </w:pPr>
          </w:p>
          <w:p w14:paraId="498F49FB" w14:textId="77777777" w:rsidR="0010308A" w:rsidRDefault="0010308A" w:rsidP="00F772B5">
            <w:pPr>
              <w:pStyle w:val="CellBodyCentered"/>
              <w:rPr>
                <w:rFonts w:ascii="Arial Narrow" w:hAnsi="Arial Narrow"/>
                <w:b/>
                <w:color w:val="auto"/>
                <w:sz w:val="16"/>
                <w:szCs w:val="16"/>
                <w:lang w:val="ru-RU"/>
              </w:rPr>
            </w:pPr>
          </w:p>
          <w:p w14:paraId="7BABC22D" w14:textId="77777777" w:rsidR="0010308A" w:rsidRDefault="0010308A" w:rsidP="00F772B5">
            <w:pPr>
              <w:pStyle w:val="CellBodyCentered"/>
              <w:rPr>
                <w:rFonts w:ascii="Arial Narrow" w:hAnsi="Arial Narrow"/>
                <w:b/>
                <w:color w:val="auto"/>
                <w:sz w:val="16"/>
                <w:szCs w:val="16"/>
                <w:lang w:val="ru-RU"/>
              </w:rPr>
            </w:pPr>
          </w:p>
          <w:p w14:paraId="02350C11" w14:textId="77777777" w:rsidR="0010308A" w:rsidRDefault="0010308A" w:rsidP="00F772B5">
            <w:pPr>
              <w:pStyle w:val="CellBodyCentered"/>
              <w:rPr>
                <w:rFonts w:ascii="Arial Narrow" w:hAnsi="Arial Narrow"/>
                <w:b/>
                <w:color w:val="auto"/>
                <w:sz w:val="16"/>
                <w:szCs w:val="16"/>
                <w:lang w:val="ru-RU"/>
              </w:rPr>
            </w:pPr>
          </w:p>
          <w:p w14:paraId="64BBC660" w14:textId="77777777" w:rsidR="0010308A" w:rsidRDefault="0010308A" w:rsidP="00F772B5">
            <w:pPr>
              <w:pStyle w:val="CellBodyCentered"/>
              <w:rPr>
                <w:rFonts w:ascii="Arial Narrow" w:hAnsi="Arial Narrow"/>
                <w:b/>
                <w:color w:val="auto"/>
                <w:sz w:val="16"/>
                <w:szCs w:val="16"/>
                <w:lang w:val="ru-RU"/>
              </w:rPr>
            </w:pPr>
          </w:p>
          <w:p w14:paraId="513F6133" w14:textId="7573EB4F" w:rsidR="0010308A" w:rsidRPr="00BF38C6" w:rsidRDefault="0010308A" w:rsidP="0010308A">
            <w:pPr>
              <w:pStyle w:val="CellBodyCentered"/>
              <w:jc w:val="left"/>
              <w:rPr>
                <w:rFonts w:ascii="Arial Narrow" w:hAnsi="Arial Narrow" w:cs="Arial"/>
                <w:b/>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0780B527" w14:textId="77777777" w:rsidR="00F772B5" w:rsidRPr="00BF38C6" w:rsidRDefault="00F772B5" w:rsidP="00F772B5">
            <w:pPr>
              <w:pStyle w:val="CellBodyCentered"/>
              <w:rPr>
                <w:rFonts w:ascii="Arial Narrow" w:hAnsi="Arial Narrow"/>
                <w:color w:val="auto"/>
                <w:sz w:val="16"/>
                <w:szCs w:val="16"/>
                <w:lang w:val="en-GB"/>
              </w:rPr>
            </w:pPr>
          </w:p>
          <w:p w14:paraId="6FB2418D"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w:t>
            </w:r>
          </w:p>
          <w:p w14:paraId="5070048E" w14:textId="66719F48" w:rsidR="00F772B5" w:rsidRPr="002A6974" w:rsidRDefault="00F772B5" w:rsidP="00F772B5">
            <w:pPr>
              <w:pStyle w:val="CellBodyCentered"/>
              <w:jc w:val="left"/>
              <w:rPr>
                <w:rFonts w:ascii="Arial Narrow" w:hAnsi="Arial Narrow" w:cs="Arial"/>
                <w:color w:val="auto"/>
                <w:sz w:val="16"/>
                <w:szCs w:val="16"/>
              </w:rPr>
            </w:pPr>
          </w:p>
        </w:tc>
        <w:tc>
          <w:tcPr>
            <w:tcW w:w="900" w:type="dxa"/>
            <w:tcBorders>
              <w:top w:val="single" w:sz="6" w:space="0" w:color="auto"/>
              <w:left w:val="single" w:sz="6" w:space="0" w:color="auto"/>
              <w:bottom w:val="single" w:sz="6" w:space="0" w:color="auto"/>
              <w:right w:val="single" w:sz="6" w:space="0" w:color="auto"/>
            </w:tcBorders>
          </w:tcPr>
          <w:p w14:paraId="746B9592" w14:textId="77777777" w:rsidR="00F772B5" w:rsidRPr="00BF38C6" w:rsidRDefault="00F772B5" w:rsidP="00F772B5">
            <w:pPr>
              <w:pStyle w:val="CellBodyCentered"/>
              <w:rPr>
                <w:rFonts w:ascii="Arial Narrow" w:hAnsi="Arial Narrow"/>
                <w:color w:val="auto"/>
                <w:sz w:val="16"/>
                <w:szCs w:val="16"/>
                <w:lang w:val="ru-RU"/>
              </w:rPr>
            </w:pPr>
          </w:p>
          <w:p w14:paraId="5C02688A"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НЕРЖ</w:t>
            </w:r>
          </w:p>
          <w:p w14:paraId="5E560802" w14:textId="331C33F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СТАЛЬ 316/316L</w:t>
            </w:r>
          </w:p>
          <w:p w14:paraId="257E2C3D" w14:textId="77777777" w:rsidR="00F772B5" w:rsidRPr="00BF38C6" w:rsidRDefault="00F772B5" w:rsidP="00F772B5">
            <w:pPr>
              <w:pStyle w:val="CellBodyCentered"/>
              <w:rPr>
                <w:rFonts w:ascii="Arial Narrow" w:hAnsi="Arial Narrow"/>
                <w:color w:val="auto"/>
                <w:sz w:val="16"/>
                <w:szCs w:val="16"/>
                <w:lang w:val="ru-RU"/>
              </w:rPr>
            </w:pPr>
          </w:p>
          <w:p w14:paraId="7473EF22" w14:textId="3149640A"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1EA9D66D" w14:textId="77777777" w:rsidR="00F772B5" w:rsidRPr="00BF38C6" w:rsidRDefault="00F772B5" w:rsidP="00F772B5">
            <w:pPr>
              <w:pStyle w:val="CellBodyCentered"/>
              <w:jc w:val="left"/>
              <w:rPr>
                <w:rFonts w:ascii="Arial Narrow" w:hAnsi="Arial Narrow"/>
                <w:color w:val="auto"/>
                <w:sz w:val="16"/>
                <w:szCs w:val="16"/>
                <w:lang w:val="ru-RU"/>
              </w:rPr>
            </w:pPr>
          </w:p>
          <w:p w14:paraId="7493DCCD"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 900</w:t>
            </w:r>
          </w:p>
          <w:p w14:paraId="678A9011"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olor w:val="auto"/>
                <w:sz w:val="16"/>
                <w:szCs w:val="16"/>
                <w:lang w:val="ru-RU"/>
              </w:rPr>
              <w:t>RF</w:t>
            </w:r>
            <w:r w:rsidRPr="00BF38C6">
              <w:rPr>
                <w:rFonts w:ascii="Arial Narrow" w:hAnsi="Arial Narrow"/>
                <w:color w:val="auto"/>
                <w:sz w:val="16"/>
                <w:szCs w:val="16"/>
                <w:lang w:val="en-GB"/>
              </w:rPr>
              <w:t>/CF</w:t>
            </w:r>
          </w:p>
        </w:tc>
        <w:tc>
          <w:tcPr>
            <w:tcW w:w="709" w:type="dxa"/>
            <w:tcBorders>
              <w:top w:val="single" w:sz="6" w:space="0" w:color="auto"/>
              <w:left w:val="single" w:sz="6" w:space="0" w:color="auto"/>
              <w:bottom w:val="single" w:sz="6" w:space="0" w:color="auto"/>
              <w:right w:val="single" w:sz="6" w:space="0" w:color="auto"/>
            </w:tcBorders>
          </w:tcPr>
          <w:p w14:paraId="49C5D615" w14:textId="77777777" w:rsidR="00F772B5" w:rsidRPr="00BF38C6" w:rsidRDefault="00F772B5" w:rsidP="00F772B5">
            <w:pPr>
              <w:pStyle w:val="CellBodyCentered"/>
              <w:rPr>
                <w:rFonts w:ascii="Arial Narrow" w:hAnsi="Arial Narrow"/>
                <w:color w:val="auto"/>
                <w:sz w:val="16"/>
                <w:szCs w:val="16"/>
                <w:lang w:val="en-GB"/>
              </w:rPr>
            </w:pPr>
          </w:p>
          <w:p w14:paraId="45B2D1C6"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От -140 до +350 °C</w:t>
            </w:r>
          </w:p>
          <w:p w14:paraId="78267337" w14:textId="77777777" w:rsidR="00F772B5" w:rsidRPr="00BF38C6" w:rsidRDefault="00F772B5" w:rsidP="00F772B5">
            <w:pPr>
              <w:pStyle w:val="CellBodyCentered"/>
              <w:rPr>
                <w:rFonts w:ascii="Arial Narrow" w:hAnsi="Arial Narrow"/>
                <w:color w:val="auto"/>
                <w:sz w:val="16"/>
                <w:szCs w:val="16"/>
                <w:lang w:val="ru-RU"/>
              </w:rPr>
            </w:pPr>
          </w:p>
          <w:p w14:paraId="761F0076"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Прим. 6</w:t>
            </w:r>
          </w:p>
        </w:tc>
        <w:tc>
          <w:tcPr>
            <w:tcW w:w="1951" w:type="dxa"/>
            <w:tcBorders>
              <w:top w:val="single" w:sz="6" w:space="0" w:color="auto"/>
              <w:left w:val="single" w:sz="6" w:space="0" w:color="auto"/>
              <w:bottom w:val="single" w:sz="6" w:space="0" w:color="auto"/>
              <w:right w:val="single" w:sz="6" w:space="0" w:color="auto"/>
            </w:tcBorders>
          </w:tcPr>
          <w:p w14:paraId="1E6195E5" w14:textId="77777777" w:rsidR="00F772B5" w:rsidRPr="00BF38C6" w:rsidRDefault="00F772B5" w:rsidP="00F772B5">
            <w:pPr>
              <w:pStyle w:val="CellBodyCentered"/>
              <w:jc w:val="left"/>
              <w:rPr>
                <w:rFonts w:ascii="Arial Narrow" w:hAnsi="Arial Narrow"/>
                <w:color w:val="auto"/>
                <w:sz w:val="16"/>
                <w:szCs w:val="16"/>
                <w:u w:val="single"/>
                <w:lang w:val="ru-RU"/>
              </w:rPr>
            </w:pPr>
          </w:p>
          <w:p w14:paraId="5AC6F96C" w14:textId="250DAC32"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2.2</w:t>
            </w:r>
            <w:r w:rsidRPr="00BF38C6">
              <w:rPr>
                <w:rFonts w:ascii="Arial Narrow" w:hAnsi="Arial Narrow" w:cs="Arial"/>
                <w:color w:val="auto"/>
                <w:sz w:val="16"/>
                <w:szCs w:val="16"/>
                <w:u w:val="single"/>
                <w:lang w:val="ru-RU"/>
              </w:rPr>
              <w:t xml:space="preserve"> </w:t>
            </w:r>
          </w:p>
          <w:p w14:paraId="1E5B8DA9"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7CCEDCB6" w14:textId="102F432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-140 до 38 °</w:t>
            </w:r>
            <w:r w:rsidRPr="00BF38C6">
              <w:rPr>
                <w:rFonts w:ascii="Arial Narrow" w:hAnsi="Arial Narrow"/>
                <w:snapToGrid w:val="0"/>
                <w:color w:val="auto"/>
                <w:sz w:val="16"/>
                <w:szCs w:val="16"/>
                <w:lang w:val="ru-RU"/>
              </w:rPr>
              <w:t>C</w:t>
            </w:r>
            <w:r w:rsidRPr="00BF38C6">
              <w:rPr>
                <w:rFonts w:ascii="Arial Narrow" w:hAnsi="Arial Narrow"/>
                <w:color w:val="auto"/>
                <w:sz w:val="16"/>
                <w:szCs w:val="16"/>
                <w:lang w:val="ru-RU"/>
              </w:rPr>
              <w:t>=148,9 бар</w:t>
            </w:r>
            <w:r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(изб.)</w:t>
            </w:r>
          </w:p>
          <w:p w14:paraId="26F61E9D" w14:textId="169A9B82"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144,3 </w:t>
            </w:r>
            <w:r w:rsidRPr="00BF38C6">
              <w:rPr>
                <w:rFonts w:ascii="Arial Narrow" w:hAnsi="Arial Narrow"/>
                <w:color w:val="auto"/>
                <w:sz w:val="16"/>
                <w:szCs w:val="16"/>
                <w:lang w:val="ru-RU"/>
              </w:rPr>
              <w:t>бар (изб.)</w:t>
            </w:r>
          </w:p>
          <w:p w14:paraId="4B014779" w14:textId="6F231AA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126,6 </w:t>
            </w:r>
            <w:r w:rsidRPr="00BF38C6">
              <w:rPr>
                <w:rFonts w:ascii="Arial Narrow" w:hAnsi="Arial Narrow"/>
                <w:color w:val="auto"/>
                <w:sz w:val="16"/>
                <w:szCs w:val="16"/>
                <w:lang w:val="ru-RU"/>
              </w:rPr>
              <w:t>бар (изб.)</w:t>
            </w:r>
          </w:p>
          <w:p w14:paraId="0B1FD004" w14:textId="5FAA2D7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115,5 </w:t>
            </w:r>
            <w:r w:rsidRPr="00BF38C6">
              <w:rPr>
                <w:rFonts w:ascii="Arial Narrow" w:hAnsi="Arial Narrow"/>
                <w:color w:val="auto"/>
                <w:sz w:val="16"/>
                <w:szCs w:val="16"/>
                <w:lang w:val="ru-RU"/>
              </w:rPr>
              <w:t>бар (изб.)</w:t>
            </w:r>
          </w:p>
          <w:p w14:paraId="5E7BE1DF" w14:textId="6EDD3E4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107,0 </w:t>
            </w:r>
            <w:r w:rsidRPr="00BF38C6">
              <w:rPr>
                <w:rFonts w:ascii="Arial Narrow" w:hAnsi="Arial Narrow"/>
                <w:color w:val="auto"/>
                <w:sz w:val="16"/>
                <w:szCs w:val="16"/>
                <w:lang w:val="ru-RU"/>
              </w:rPr>
              <w:t>бар (изб.)</w:t>
            </w:r>
          </w:p>
          <w:p w14:paraId="51951F99" w14:textId="7B85B50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100,1 </w:t>
            </w:r>
            <w:r w:rsidRPr="00BF38C6">
              <w:rPr>
                <w:rFonts w:ascii="Arial Narrow" w:hAnsi="Arial Narrow"/>
                <w:color w:val="auto"/>
                <w:sz w:val="16"/>
                <w:szCs w:val="16"/>
                <w:lang w:val="ru-RU"/>
              </w:rPr>
              <w:t>бар (изб.)</w:t>
            </w:r>
          </w:p>
          <w:p w14:paraId="60EA0686" w14:textId="5B519BD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94,9 </w:t>
            </w:r>
            <w:r w:rsidRPr="00BF38C6">
              <w:rPr>
                <w:rFonts w:ascii="Arial Narrow" w:hAnsi="Arial Narrow"/>
                <w:color w:val="auto"/>
                <w:sz w:val="16"/>
                <w:szCs w:val="16"/>
                <w:lang w:val="ru-RU"/>
              </w:rPr>
              <w:t>бар (изб.)</w:t>
            </w:r>
          </w:p>
          <w:p w14:paraId="0D0929A2" w14:textId="6D1481A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350 °</w:t>
            </w:r>
            <w:r w:rsidRPr="00BF38C6">
              <w:rPr>
                <w:rFonts w:ascii="Arial Narrow" w:hAnsi="Arial Narrow"/>
                <w:snapToGrid w:val="0"/>
                <w:color w:val="auto"/>
                <w:sz w:val="16"/>
                <w:szCs w:val="16"/>
                <w:lang w:val="ru-RU"/>
              </w:rPr>
              <w:t xml:space="preserve">C = 91,0 </w:t>
            </w:r>
            <w:r w:rsidRPr="00BF38C6">
              <w:rPr>
                <w:rFonts w:ascii="Arial Narrow" w:hAnsi="Arial Narrow"/>
                <w:color w:val="auto"/>
                <w:sz w:val="16"/>
                <w:szCs w:val="16"/>
                <w:lang w:val="ru-RU"/>
              </w:rPr>
              <w:t>бар (изб.)</w:t>
            </w:r>
          </w:p>
        </w:tc>
        <w:tc>
          <w:tcPr>
            <w:tcW w:w="611" w:type="dxa"/>
            <w:tcBorders>
              <w:top w:val="single" w:sz="6" w:space="0" w:color="auto"/>
              <w:left w:val="single" w:sz="6" w:space="0" w:color="auto"/>
              <w:bottom w:val="single" w:sz="6" w:space="0" w:color="auto"/>
              <w:right w:val="single" w:sz="6" w:space="0" w:color="auto"/>
            </w:tcBorders>
          </w:tcPr>
          <w:p w14:paraId="338EF55B" w14:textId="77777777" w:rsidR="00F772B5" w:rsidRPr="00BF38C6" w:rsidRDefault="00F772B5" w:rsidP="00F772B5">
            <w:pPr>
              <w:pStyle w:val="CellBodyCentered"/>
              <w:rPr>
                <w:rFonts w:ascii="Arial Narrow" w:hAnsi="Arial Narrow"/>
                <w:color w:val="auto"/>
                <w:sz w:val="16"/>
                <w:szCs w:val="16"/>
                <w:lang w:val="ru-RU"/>
              </w:rPr>
            </w:pPr>
          </w:p>
          <w:p w14:paraId="0E67852B"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346C85AF" w14:textId="77777777" w:rsidR="00F772B5" w:rsidRPr="00BF38C6" w:rsidRDefault="00F772B5" w:rsidP="00F772B5">
            <w:pPr>
              <w:pStyle w:val="CellBodyCentered"/>
              <w:rPr>
                <w:rFonts w:ascii="Arial Narrow" w:hAnsi="Arial Narrow"/>
                <w:color w:val="auto"/>
                <w:sz w:val="16"/>
                <w:szCs w:val="16"/>
                <w:lang w:val="en-GB"/>
              </w:rPr>
            </w:pPr>
          </w:p>
          <w:p w14:paraId="425153DB"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615336A2" w14:textId="77777777" w:rsidTr="002A7110">
        <w:tc>
          <w:tcPr>
            <w:tcW w:w="3332" w:type="dxa"/>
            <w:tcBorders>
              <w:top w:val="single" w:sz="6" w:space="0" w:color="auto"/>
              <w:left w:val="single" w:sz="6" w:space="0" w:color="auto"/>
              <w:bottom w:val="single" w:sz="6" w:space="0" w:color="auto"/>
              <w:right w:val="single" w:sz="6" w:space="0" w:color="auto"/>
            </w:tcBorders>
          </w:tcPr>
          <w:p w14:paraId="492B3C43" w14:textId="77777777" w:rsidR="00F772B5" w:rsidRPr="00BF38C6" w:rsidRDefault="00F772B5" w:rsidP="00F772B5">
            <w:pPr>
              <w:pStyle w:val="CellBody"/>
              <w:rPr>
                <w:rFonts w:ascii="Arial Narrow" w:hAnsi="Arial Narrow" w:cs="Arial"/>
                <w:color w:val="auto"/>
                <w:sz w:val="16"/>
                <w:szCs w:val="16"/>
                <w:lang w:val="ru-RU"/>
              </w:rPr>
            </w:pPr>
          </w:p>
          <w:p w14:paraId="1AB3C4DD" w14:textId="2FDC0CF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BF</w:t>
            </w:r>
            <w:r w:rsidRPr="00BF38C6">
              <w:rPr>
                <w:rFonts w:ascii="Arial Narrow" w:hAnsi="Arial Narrow" w:cs="Arial"/>
                <w:color w:val="auto"/>
                <w:sz w:val="16"/>
                <w:szCs w:val="16"/>
                <w:lang w:val="ru-RU"/>
              </w:rPr>
              <w:t xml:space="preserve"> – ФАКЕЛЬНЫЙ ГАЗ (ТОЛЬКО </w:t>
            </w:r>
            <w:del w:id="2339" w:author="Zhunisbayev, Olzhasbek [Bolashak Atyrau Limited]" w:date="2024-10-30T19:11:00Z" w16du:dateUtc="2024-10-30T14:11:00Z">
              <w:r w:rsidRPr="00BF38C6" w:rsidDel="00CD7257">
                <w:rPr>
                  <w:rFonts w:ascii="Arial Narrow" w:hAnsi="Arial Narrow" w:cs="Arial"/>
                  <w:color w:val="auto"/>
                  <w:sz w:val="16"/>
                  <w:szCs w:val="16"/>
                  <w:lang w:val="ru-RU"/>
                </w:rPr>
                <w:delText>ВНЕ УЧАСТКА</w:delText>
              </w:r>
            </w:del>
            <w:ins w:id="2340" w:author="Zhunisbayev, Olzhasbek [Bolashak Atyrau Limited]" w:date="2024-10-30T19:11:00Z" w16du:dateUtc="2024-10-30T14:11:00Z">
              <w:r w:rsidR="00CD7257">
                <w:rPr>
                  <w:rFonts w:ascii="Arial Narrow" w:hAnsi="Arial Narrow" w:cs="Arial"/>
                  <w:color w:val="auto"/>
                  <w:sz w:val="16"/>
                  <w:szCs w:val="16"/>
                  <w:lang w:val="ru-RU"/>
                </w:rPr>
                <w:t>ВНЕ ЗАВОДА</w:t>
              </w:r>
            </w:ins>
            <w:r w:rsidRPr="00BF38C6">
              <w:rPr>
                <w:rFonts w:ascii="Arial Narrow" w:hAnsi="Arial Narrow" w:cs="Arial"/>
                <w:color w:val="auto"/>
                <w:sz w:val="16"/>
                <w:szCs w:val="16"/>
                <w:lang w:val="ru-RU"/>
              </w:rPr>
              <w:t>)</w:t>
            </w:r>
          </w:p>
          <w:p w14:paraId="7ED47CE7" w14:textId="77777777" w:rsidR="00A3339C" w:rsidRPr="00BF38C6" w:rsidRDefault="00A3339C" w:rsidP="00A3339C">
            <w:pPr>
              <w:pStyle w:val="CellBody"/>
              <w:rPr>
                <w:ins w:id="2341" w:author="Zhunisbayev, Olzhasbek [Bolashak Atyrau Limited]" w:date="2024-10-30T19:25:00Z" w16du:dateUtc="2024-10-30T14:25:00Z"/>
                <w:rFonts w:ascii="Arial Narrow" w:hAnsi="Arial Narrow" w:cs="Arial"/>
                <w:color w:val="auto"/>
                <w:sz w:val="16"/>
                <w:szCs w:val="16"/>
                <w:lang w:val="ru-RU"/>
              </w:rPr>
            </w:pPr>
            <w:ins w:id="2342" w:author="Zhunisbayev, Olzhasbek [Bolashak Atyrau Limited]" w:date="2024-10-30T19:25:00Z" w16du:dateUtc="2024-10-30T14:25:00Z">
              <w:r w:rsidRPr="00BF38C6">
                <w:rPr>
                  <w:rFonts w:ascii="Arial Narrow" w:hAnsi="Arial Narrow" w:cs="Arial"/>
                  <w:color w:val="auto"/>
                  <w:sz w:val="16"/>
                  <w:szCs w:val="16"/>
                  <w:lang w:val="en-GB"/>
                </w:rPr>
                <w:t>BFH</w:t>
              </w:r>
              <w:r w:rsidRPr="00BF38C6">
                <w:rPr>
                  <w:rFonts w:ascii="Arial Narrow" w:hAnsi="Arial Narrow" w:cs="Arial"/>
                  <w:color w:val="auto"/>
                  <w:sz w:val="16"/>
                  <w:szCs w:val="16"/>
                  <w:lang w:val="ru-RU"/>
                </w:rPr>
                <w:t xml:space="preserve"> – ФАКЕЛЬНЫЙ ГАЗ, ВЫСОКОЕ ДАВЛЕНИЕ</w:t>
              </w:r>
            </w:ins>
          </w:p>
          <w:p w14:paraId="38C8AA1F" w14:textId="77777777" w:rsidR="00A3339C" w:rsidRPr="00BF38C6" w:rsidRDefault="00A3339C" w:rsidP="00A3339C">
            <w:pPr>
              <w:pStyle w:val="CellBody"/>
              <w:tabs>
                <w:tab w:val="left" w:pos="0"/>
              </w:tabs>
              <w:rPr>
                <w:ins w:id="2343" w:author="Zhunisbayev, Olzhasbek [Bolashak Atyrau Limited]" w:date="2024-10-30T19:25:00Z" w16du:dateUtc="2024-10-30T14:25:00Z"/>
                <w:rFonts w:ascii="Arial Narrow" w:hAnsi="Arial Narrow" w:cs="Arial"/>
                <w:color w:val="auto"/>
                <w:sz w:val="16"/>
                <w:szCs w:val="16"/>
                <w:lang w:val="ru-RU"/>
              </w:rPr>
            </w:pPr>
            <w:ins w:id="2344" w:author="Zhunisbayev, Olzhasbek [Bolashak Atyrau Limited]" w:date="2024-10-30T19:25:00Z" w16du:dateUtc="2024-10-30T14:25: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7D9402A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CCD</w:t>
            </w:r>
            <w:r w:rsidRPr="00BF38C6">
              <w:rPr>
                <w:rFonts w:ascii="Arial Narrow" w:hAnsi="Arial Narrow" w:cs="Arial"/>
                <w:color w:val="auto"/>
                <w:sz w:val="16"/>
                <w:szCs w:val="16"/>
                <w:lang w:val="ru-RU"/>
              </w:rPr>
              <w:t xml:space="preserve"> – ДЕЭМУЛЬГАТОР</w:t>
            </w:r>
          </w:p>
          <w:p w14:paraId="323800D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CI</w:t>
            </w:r>
            <w:r w:rsidRPr="00BF38C6">
              <w:rPr>
                <w:rFonts w:ascii="Arial Narrow" w:hAnsi="Arial Narrow" w:cs="Arial"/>
                <w:color w:val="auto"/>
                <w:sz w:val="16"/>
                <w:szCs w:val="16"/>
                <w:lang w:val="ru-RU"/>
              </w:rPr>
              <w:t xml:space="preserve"> – ИНГИБИТОР КОРРОЗИИ И АНТИНАКИПИН</w:t>
            </w:r>
          </w:p>
          <w:p w14:paraId="2984148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CT</w:t>
            </w:r>
            <w:r w:rsidRPr="00BF38C6">
              <w:rPr>
                <w:rFonts w:ascii="Arial Narrow" w:hAnsi="Arial Narrow" w:cs="Arial"/>
                <w:color w:val="auto"/>
                <w:sz w:val="16"/>
                <w:szCs w:val="16"/>
                <w:lang w:val="ru-RU"/>
              </w:rPr>
              <w:t xml:space="preserve"> – ФОСФАТ НАТРИЯ</w:t>
            </w:r>
          </w:p>
          <w:p w14:paraId="4B14B7F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74E263A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FGH</w:t>
            </w:r>
            <w:r w:rsidRPr="00BF38C6">
              <w:rPr>
                <w:rFonts w:ascii="Arial Narrow" w:hAnsi="Arial Narrow" w:cs="Arial"/>
                <w:color w:val="auto"/>
                <w:sz w:val="16"/>
                <w:szCs w:val="16"/>
                <w:lang w:val="ru-RU"/>
              </w:rPr>
              <w:t xml:space="preserve"> – ТОПЛИВНЫЙ ГАЗ, ВЫСОКОЕ ДАВЛЕНИЕ</w:t>
            </w:r>
          </w:p>
          <w:p w14:paraId="2C16179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FM</w:t>
            </w:r>
            <w:r w:rsidRPr="00BF38C6">
              <w:rPr>
                <w:rFonts w:ascii="Arial Narrow" w:hAnsi="Arial Narrow" w:cs="Arial"/>
                <w:color w:val="auto"/>
                <w:sz w:val="16"/>
                <w:szCs w:val="16"/>
                <w:lang w:val="ru-RU"/>
              </w:rPr>
              <w:t xml:space="preserve"> – МЕТАНОЛ</w:t>
            </w:r>
          </w:p>
          <w:p w14:paraId="6693197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GE</w:t>
            </w:r>
            <w:r w:rsidRPr="00BF38C6">
              <w:rPr>
                <w:rFonts w:ascii="Arial Narrow" w:hAnsi="Arial Narrow" w:cs="Arial"/>
                <w:color w:val="auto"/>
                <w:sz w:val="16"/>
                <w:szCs w:val="16"/>
                <w:lang w:val="ru-RU"/>
              </w:rPr>
              <w:t xml:space="preserve"> – ОБЕССЕРЕННЫЙ ГАЗ</w:t>
            </w:r>
          </w:p>
          <w:p w14:paraId="3445243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GHC</w:t>
            </w:r>
            <w:r w:rsidRPr="00BF38C6">
              <w:rPr>
                <w:rFonts w:ascii="Arial Narrow" w:hAnsi="Arial Narrow" w:cs="Arial"/>
                <w:color w:val="auto"/>
                <w:sz w:val="16"/>
                <w:szCs w:val="16"/>
                <w:lang w:val="ru-RU"/>
              </w:rPr>
              <w:t xml:space="preserve"> – УГЛЕВОДОРОДНЫЕ ПАРЫ</w:t>
            </w:r>
          </w:p>
          <w:p w14:paraId="5B8AB249"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КИСЛЫЙ ГАЗ</w:t>
            </w:r>
          </w:p>
          <w:p w14:paraId="72E67AB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0EFF141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p w14:paraId="79D2CBC1" w14:textId="77777777" w:rsidR="007E33A5" w:rsidRPr="00BF38C6" w:rsidRDefault="007E33A5" w:rsidP="007E33A5">
            <w:pPr>
              <w:pStyle w:val="CellBody"/>
              <w:rPr>
                <w:ins w:id="2345" w:author="Zhunisbayev, Olzhasbek [Bolashak Atyrau Limited]" w:date="2024-10-30T19:26:00Z" w16du:dateUtc="2024-10-30T14:26:00Z"/>
                <w:rFonts w:ascii="Arial Narrow" w:hAnsi="Arial Narrow" w:cs="Arial"/>
                <w:color w:val="auto"/>
                <w:sz w:val="16"/>
                <w:szCs w:val="16"/>
                <w:lang w:val="ru-RU"/>
              </w:rPr>
            </w:pPr>
            <w:ins w:id="2346" w:author="Zhunisbayev, Olzhasbek [Bolashak Atyrau Limited]" w:date="2024-10-30T19:26:00Z" w16du:dateUtc="2024-10-30T14:26:00Z">
              <w:r w:rsidRPr="00BF38C6">
                <w:rPr>
                  <w:rFonts w:ascii="Arial Narrow" w:hAnsi="Arial Narrow" w:cs="Arial"/>
                  <w:color w:val="auto"/>
                  <w:sz w:val="16"/>
                  <w:szCs w:val="16"/>
                  <w:lang w:val="en-GB"/>
                </w:rPr>
                <w:t>SH</w:t>
              </w:r>
              <w:r w:rsidRPr="00BF38C6">
                <w:rPr>
                  <w:rFonts w:ascii="Arial Narrow" w:hAnsi="Arial Narrow" w:cs="Arial"/>
                  <w:color w:val="auto"/>
                  <w:sz w:val="16"/>
                  <w:szCs w:val="16"/>
                  <w:lang w:val="ru-RU"/>
                </w:rPr>
                <w:t>- ПАР, ВЫСОКОЕ ДАВЛЕНИЕ</w:t>
              </w:r>
            </w:ins>
          </w:p>
          <w:p w14:paraId="089AD2A7" w14:textId="77777777" w:rsidR="00504E4E" w:rsidRPr="006759B5" w:rsidRDefault="00504E4E" w:rsidP="00504E4E">
            <w:pPr>
              <w:pStyle w:val="CellBody"/>
              <w:rPr>
                <w:ins w:id="2347" w:author="Zhunisbayev, Olzhasbek [Bolashak Atyrau Limited]" w:date="2024-10-30T19:26:00Z" w16du:dateUtc="2024-10-30T14:26:00Z"/>
                <w:rFonts w:ascii="Arial Narrow" w:hAnsi="Arial Narrow" w:cs="Arial"/>
                <w:color w:val="auto"/>
                <w:sz w:val="16"/>
                <w:szCs w:val="16"/>
                <w:lang w:val="ru-RU"/>
              </w:rPr>
            </w:pPr>
            <w:ins w:id="2348" w:author="Zhunisbayev, Olzhasbek [Bolashak Atyrau Limited]" w:date="2024-10-30T19:26:00Z" w16du:dateUtc="2024-10-30T14:26:00Z">
              <w:r w:rsidRPr="00BF38C6">
                <w:rPr>
                  <w:rFonts w:ascii="Arial Narrow" w:hAnsi="Arial Narrow" w:cs="Arial"/>
                  <w:color w:val="auto"/>
                  <w:sz w:val="16"/>
                  <w:szCs w:val="16"/>
                  <w:lang w:val="en-GB"/>
                </w:rPr>
                <w:t>WBH</w:t>
              </w:r>
              <w:r w:rsidRPr="00BF38C6">
                <w:rPr>
                  <w:rFonts w:ascii="Arial Narrow" w:hAnsi="Arial Narrow" w:cs="Arial"/>
                  <w:color w:val="auto"/>
                  <w:sz w:val="16"/>
                  <w:szCs w:val="16"/>
                  <w:lang w:val="ru-RU"/>
                </w:rPr>
                <w:t xml:space="preserve"> – ПИТАТЕЛЬНАЯ ВОДА КОТЛОВ, ВЫС</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ДАВЛ</w:t>
              </w:r>
              <w:r w:rsidRPr="006759B5">
                <w:rPr>
                  <w:rFonts w:ascii="Arial Narrow" w:hAnsi="Arial Narrow" w:cs="Arial"/>
                  <w:color w:val="auto"/>
                  <w:sz w:val="16"/>
                  <w:szCs w:val="16"/>
                  <w:lang w:val="ru-RU"/>
                </w:rPr>
                <w:t>.</w:t>
              </w:r>
            </w:ins>
          </w:p>
          <w:p w14:paraId="2408B177" w14:textId="77777777" w:rsidR="00F772B5" w:rsidRPr="006759B5"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WSR</w:t>
            </w:r>
            <w:r w:rsidRPr="00BF38C6">
              <w:rPr>
                <w:rFonts w:ascii="Arial Narrow" w:hAnsi="Arial Narrow" w:cs="Arial"/>
                <w:color w:val="auto"/>
                <w:sz w:val="16"/>
                <w:szCs w:val="16"/>
                <w:lang w:val="ru-RU"/>
              </w:rPr>
              <w:t xml:space="preserve"> – КИСЛАЯ ВОДА</w:t>
            </w:r>
          </w:p>
          <w:p w14:paraId="6AB2FDE3" w14:textId="77777777" w:rsidR="00F772B5" w:rsidRPr="006759B5" w:rsidRDefault="00F772B5" w:rsidP="00F772B5">
            <w:pPr>
              <w:pStyle w:val="CellBody"/>
              <w:rPr>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6FC2E280" w14:textId="77777777" w:rsidR="00F772B5" w:rsidRPr="00BF38C6" w:rsidRDefault="00F772B5" w:rsidP="00F772B5">
            <w:pPr>
              <w:pStyle w:val="CellBodyCentered"/>
              <w:rPr>
                <w:rFonts w:ascii="Arial Narrow" w:hAnsi="Arial Narrow" w:cs="Arial"/>
                <w:b/>
                <w:color w:val="auto"/>
                <w:sz w:val="16"/>
                <w:szCs w:val="16"/>
                <w:lang w:val="ru-RU"/>
              </w:rPr>
            </w:pPr>
          </w:p>
          <w:p w14:paraId="22783E11"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cs="Arial"/>
                <w:b/>
                <w:color w:val="auto"/>
                <w:sz w:val="16"/>
                <w:szCs w:val="16"/>
                <w:lang w:val="en-GB"/>
              </w:rPr>
              <w:t>900P22</w:t>
            </w:r>
          </w:p>
        </w:tc>
        <w:tc>
          <w:tcPr>
            <w:tcW w:w="720" w:type="dxa"/>
            <w:tcBorders>
              <w:top w:val="single" w:sz="6" w:space="0" w:color="auto"/>
              <w:left w:val="single" w:sz="6" w:space="0" w:color="auto"/>
              <w:bottom w:val="single" w:sz="6" w:space="0" w:color="auto"/>
              <w:right w:val="single" w:sz="6" w:space="0" w:color="auto"/>
            </w:tcBorders>
          </w:tcPr>
          <w:p w14:paraId="79F1C580" w14:textId="77777777" w:rsidR="00F772B5" w:rsidRPr="00BF38C6" w:rsidRDefault="00F772B5" w:rsidP="00F772B5">
            <w:pPr>
              <w:pStyle w:val="CellBodyCentered"/>
              <w:rPr>
                <w:rFonts w:ascii="Arial Narrow" w:hAnsi="Arial Narrow" w:cs="Arial"/>
                <w:color w:val="auto"/>
                <w:sz w:val="16"/>
                <w:szCs w:val="16"/>
                <w:lang w:val="en-GB"/>
              </w:rPr>
            </w:pPr>
          </w:p>
          <w:p w14:paraId="4B32A999"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3FAAD538" w14:textId="77777777" w:rsidR="00F772B5" w:rsidRDefault="00F772B5" w:rsidP="00F772B5">
            <w:pPr>
              <w:pStyle w:val="CellBodyCentered"/>
              <w:ind w:left="67"/>
              <w:rPr>
                <w:rFonts w:ascii="Arial Narrow" w:hAnsi="Arial Narrow"/>
                <w:color w:val="auto"/>
                <w:sz w:val="16"/>
                <w:szCs w:val="16"/>
              </w:rPr>
            </w:pPr>
          </w:p>
          <w:p w14:paraId="71A13436" w14:textId="642A23C3" w:rsidR="00F772B5" w:rsidRPr="00BF38C6" w:rsidRDefault="00F772B5" w:rsidP="00F772B5">
            <w:pPr>
              <w:pStyle w:val="CellBodyCentered"/>
              <w:ind w:left="67"/>
              <w:rPr>
                <w:rFonts w:ascii="Arial Narrow" w:hAnsi="Arial Narrow" w:cs="Arial"/>
                <w:color w:val="auto"/>
                <w:sz w:val="16"/>
                <w:szCs w:val="16"/>
                <w:lang w:val="ru-RU"/>
              </w:rPr>
            </w:pPr>
            <w:r w:rsidRPr="00BF38C6">
              <w:rPr>
                <w:rFonts w:ascii="Arial Narrow" w:hAnsi="Arial Narrow"/>
                <w:color w:val="auto"/>
                <w:sz w:val="16"/>
                <w:szCs w:val="16"/>
                <w:lang w:val="ru-RU"/>
              </w:rPr>
              <w:t xml:space="preserve">НЕРЖ СТАЛЬ </w:t>
            </w:r>
            <w:r w:rsidRPr="00BF38C6">
              <w:rPr>
                <w:rFonts w:ascii="Arial Narrow" w:hAnsi="Arial Narrow" w:cs="Arial"/>
                <w:color w:val="auto"/>
                <w:sz w:val="16"/>
                <w:szCs w:val="16"/>
                <w:lang w:val="ru-RU"/>
              </w:rPr>
              <w:t>316/316</w:t>
            </w:r>
            <w:r w:rsidRPr="00BF38C6">
              <w:rPr>
                <w:rFonts w:ascii="Arial Narrow" w:hAnsi="Arial Narrow" w:cs="Arial"/>
                <w:color w:val="auto"/>
                <w:sz w:val="16"/>
                <w:szCs w:val="16"/>
                <w:lang w:val="en-GB"/>
              </w:rPr>
              <w:t>L</w:t>
            </w:r>
          </w:p>
          <w:p w14:paraId="505CEF75" w14:textId="77777777" w:rsidR="00F772B5" w:rsidRPr="00BF38C6" w:rsidRDefault="00F772B5" w:rsidP="00F772B5">
            <w:pPr>
              <w:pStyle w:val="CellBodyCentered"/>
              <w:ind w:left="-33"/>
              <w:rPr>
                <w:rFonts w:ascii="Arial Narrow" w:hAnsi="Arial Narrow" w:cs="Arial"/>
                <w:color w:val="auto"/>
                <w:sz w:val="16"/>
                <w:szCs w:val="16"/>
                <w:lang w:val="ru-RU"/>
              </w:rPr>
            </w:pPr>
          </w:p>
          <w:p w14:paraId="185B2E74"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Примечание 1</w:t>
            </w:r>
          </w:p>
        </w:tc>
        <w:tc>
          <w:tcPr>
            <w:tcW w:w="810" w:type="dxa"/>
            <w:tcBorders>
              <w:top w:val="single" w:sz="6" w:space="0" w:color="auto"/>
              <w:left w:val="single" w:sz="6" w:space="0" w:color="auto"/>
              <w:bottom w:val="single" w:sz="6" w:space="0" w:color="auto"/>
              <w:right w:val="single" w:sz="6" w:space="0" w:color="auto"/>
            </w:tcBorders>
          </w:tcPr>
          <w:p w14:paraId="7D11CE89" w14:textId="77777777" w:rsidR="00F772B5" w:rsidRPr="00BF38C6" w:rsidRDefault="00F772B5" w:rsidP="00F772B5">
            <w:pPr>
              <w:pStyle w:val="CellBodyCentered"/>
              <w:jc w:val="left"/>
              <w:rPr>
                <w:rFonts w:ascii="Arial Narrow" w:hAnsi="Arial Narrow" w:cs="Arial"/>
                <w:color w:val="auto"/>
                <w:sz w:val="16"/>
                <w:szCs w:val="16"/>
                <w:lang w:val="en-GB"/>
              </w:rPr>
            </w:pPr>
          </w:p>
          <w:p w14:paraId="2F2D5907"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 xml:space="preserve">КЛАСС </w:t>
            </w:r>
            <w:r w:rsidRPr="00BF38C6">
              <w:rPr>
                <w:rFonts w:ascii="Arial Narrow" w:hAnsi="Arial Narrow" w:cs="Arial"/>
                <w:color w:val="auto"/>
                <w:sz w:val="16"/>
                <w:szCs w:val="16"/>
                <w:lang w:val="en-GB"/>
              </w:rPr>
              <w:t>900</w:t>
            </w:r>
          </w:p>
          <w:p w14:paraId="79BD33BC"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RF/CF</w:t>
            </w:r>
          </w:p>
        </w:tc>
        <w:tc>
          <w:tcPr>
            <w:tcW w:w="709" w:type="dxa"/>
            <w:tcBorders>
              <w:top w:val="single" w:sz="6" w:space="0" w:color="auto"/>
              <w:left w:val="single" w:sz="6" w:space="0" w:color="auto"/>
              <w:bottom w:val="single" w:sz="6" w:space="0" w:color="auto"/>
              <w:right w:val="single" w:sz="6" w:space="0" w:color="auto"/>
            </w:tcBorders>
          </w:tcPr>
          <w:p w14:paraId="6A76BD76" w14:textId="77777777" w:rsidR="00F772B5" w:rsidRPr="00BF38C6" w:rsidRDefault="00F772B5" w:rsidP="00F772B5">
            <w:pPr>
              <w:pStyle w:val="CellBodyCentered"/>
              <w:rPr>
                <w:rFonts w:ascii="Arial Narrow" w:hAnsi="Arial Narrow" w:cs="Arial"/>
                <w:color w:val="auto"/>
                <w:sz w:val="16"/>
                <w:szCs w:val="16"/>
                <w:lang w:val="en-GB"/>
              </w:rPr>
            </w:pPr>
          </w:p>
          <w:p w14:paraId="684F55F8" w14:textId="0D26386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+350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46A1FFD5" w14:textId="77777777" w:rsidR="00F772B5" w:rsidRPr="00BF38C6" w:rsidRDefault="00F772B5" w:rsidP="00F772B5">
            <w:pPr>
              <w:pStyle w:val="CellBodyCentered"/>
              <w:jc w:val="left"/>
              <w:rPr>
                <w:rFonts w:ascii="Arial Narrow" w:hAnsi="Arial Narrow" w:cs="Arial"/>
                <w:color w:val="auto"/>
                <w:sz w:val="16"/>
                <w:szCs w:val="16"/>
                <w:u w:val="single"/>
                <w:lang w:val="ru-RU"/>
              </w:rPr>
            </w:pPr>
          </w:p>
          <w:p w14:paraId="7F20E608" w14:textId="0C11B740"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 xml:space="preserve"> </w:t>
            </w:r>
          </w:p>
          <w:p w14:paraId="2C25AE4E"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3732E510" w14:textId="60ED3C27" w:rsidR="00F772B5" w:rsidRPr="00BF38C6" w:rsidRDefault="00F772B5" w:rsidP="00F772B5">
            <w:pPr>
              <w:pStyle w:val="CellBody"/>
              <w:rPr>
                <w:rFonts w:ascii="Arial Narrow" w:hAnsi="Arial Narrow" w:cs="Arial"/>
                <w:color w:val="auto"/>
                <w:sz w:val="16"/>
                <w:szCs w:val="16"/>
                <w:lang w:val="ru-RU"/>
              </w:rPr>
            </w:pPr>
            <w:r w:rsidRPr="006759B5">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w:t>
            </w:r>
            <w:r w:rsidRPr="00BF38C6">
              <w:rPr>
                <w:rFonts w:ascii="Arial Narrow" w:hAnsi="Arial Narrow" w:cs="Arial"/>
                <w:color w:val="auto"/>
                <w:sz w:val="16"/>
                <w:szCs w:val="16"/>
                <w:lang w:val="ru-RU"/>
              </w:rPr>
              <w:t xml:space="preserve">= 148,9 </w:t>
            </w:r>
            <w:r w:rsidRPr="00BF38C6">
              <w:rPr>
                <w:rFonts w:ascii="Arial Narrow" w:hAnsi="Arial Narrow"/>
                <w:color w:val="auto"/>
                <w:sz w:val="16"/>
                <w:szCs w:val="16"/>
                <w:lang w:val="ru-RU"/>
              </w:rPr>
              <w:t>бар (изб.)</w:t>
            </w:r>
          </w:p>
          <w:p w14:paraId="368A645D" w14:textId="10C2CAC2"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144,3 </w:t>
            </w:r>
            <w:r w:rsidRPr="00BF38C6">
              <w:rPr>
                <w:rFonts w:ascii="Arial Narrow" w:hAnsi="Arial Narrow"/>
                <w:color w:val="auto"/>
                <w:sz w:val="16"/>
                <w:szCs w:val="16"/>
                <w:lang w:val="ru-RU"/>
              </w:rPr>
              <w:t>бар (изб.)</w:t>
            </w:r>
          </w:p>
          <w:p w14:paraId="76391D8C" w14:textId="1E8BA06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126,6 </w:t>
            </w:r>
            <w:r w:rsidRPr="00BF38C6">
              <w:rPr>
                <w:rFonts w:ascii="Arial Narrow" w:hAnsi="Arial Narrow"/>
                <w:color w:val="auto"/>
                <w:sz w:val="16"/>
                <w:szCs w:val="16"/>
                <w:lang w:val="ru-RU"/>
              </w:rPr>
              <w:t>бар (изб.)</w:t>
            </w:r>
          </w:p>
          <w:p w14:paraId="082F74EE" w14:textId="21453E1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115,5 </w:t>
            </w:r>
            <w:r w:rsidRPr="00BF38C6">
              <w:rPr>
                <w:rFonts w:ascii="Arial Narrow" w:hAnsi="Arial Narrow"/>
                <w:color w:val="auto"/>
                <w:sz w:val="16"/>
                <w:szCs w:val="16"/>
                <w:lang w:val="ru-RU"/>
              </w:rPr>
              <w:t>бар (изб.)</w:t>
            </w:r>
          </w:p>
          <w:p w14:paraId="1FA585AF" w14:textId="5342DF3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107,0 </w:t>
            </w:r>
            <w:r w:rsidRPr="00BF38C6">
              <w:rPr>
                <w:rFonts w:ascii="Arial Narrow" w:hAnsi="Arial Narrow"/>
                <w:color w:val="auto"/>
                <w:sz w:val="16"/>
                <w:szCs w:val="16"/>
                <w:lang w:val="ru-RU"/>
              </w:rPr>
              <w:t>бар (изб.)</w:t>
            </w:r>
          </w:p>
          <w:p w14:paraId="2C065F65" w14:textId="38984D1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250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100,1 </w:t>
            </w:r>
            <w:r w:rsidRPr="00BF38C6">
              <w:rPr>
                <w:rFonts w:ascii="Arial Narrow" w:hAnsi="Arial Narrow"/>
                <w:color w:val="auto"/>
                <w:sz w:val="16"/>
                <w:szCs w:val="16"/>
                <w:lang w:val="ru-RU"/>
              </w:rPr>
              <w:t>бар (изб.)</w:t>
            </w:r>
          </w:p>
          <w:p w14:paraId="0B8670D9" w14:textId="59531E9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300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94,9 </w:t>
            </w:r>
            <w:r w:rsidRPr="00BF38C6">
              <w:rPr>
                <w:rFonts w:ascii="Arial Narrow" w:hAnsi="Arial Narrow"/>
                <w:color w:val="auto"/>
                <w:sz w:val="16"/>
                <w:szCs w:val="16"/>
                <w:lang w:val="ru-RU"/>
              </w:rPr>
              <w:t>бар (изб.)</w:t>
            </w:r>
          </w:p>
          <w:p w14:paraId="3FA3EF6D" w14:textId="2C89DF74"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ru-RU"/>
              </w:rPr>
              <w:t>350 °</w:t>
            </w:r>
            <w:r w:rsidRPr="00BF38C6">
              <w:rPr>
                <w:rFonts w:ascii="Arial Narrow" w:hAnsi="Arial Narrow" w:cs="Arial"/>
                <w:snapToGrid w:val="0"/>
                <w:color w:val="auto"/>
                <w:sz w:val="16"/>
                <w:szCs w:val="16"/>
                <w:lang w:val="en-GB"/>
              </w:rPr>
              <w:t>C</w:t>
            </w:r>
            <w:r w:rsidRPr="00BF38C6">
              <w:rPr>
                <w:rFonts w:ascii="Arial Narrow" w:hAnsi="Arial Narrow" w:cs="Arial"/>
                <w:snapToGrid w:val="0"/>
                <w:color w:val="auto"/>
                <w:sz w:val="16"/>
                <w:szCs w:val="16"/>
                <w:lang w:val="ru-RU"/>
              </w:rPr>
              <w:t xml:space="preserve"> = 91,0 </w:t>
            </w:r>
            <w:r w:rsidRPr="00BF38C6">
              <w:rPr>
                <w:rFonts w:ascii="Arial Narrow" w:hAnsi="Arial Narrow"/>
                <w:color w:val="auto"/>
                <w:sz w:val="16"/>
                <w:szCs w:val="16"/>
                <w:lang w:val="ru-RU"/>
              </w:rPr>
              <w:t>бар (изб.)</w:t>
            </w:r>
          </w:p>
          <w:p w14:paraId="0F250417" w14:textId="77777777"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1A1A9184" w14:textId="77777777" w:rsidR="00F772B5" w:rsidRPr="00BF38C6" w:rsidRDefault="00F772B5" w:rsidP="00F772B5">
            <w:pPr>
              <w:pStyle w:val="CellBodyCentered"/>
              <w:rPr>
                <w:rFonts w:ascii="Arial Narrow" w:hAnsi="Arial Narrow" w:cs="Arial"/>
                <w:color w:val="auto"/>
                <w:sz w:val="16"/>
                <w:szCs w:val="16"/>
                <w:lang w:val="ru-RU"/>
              </w:rPr>
            </w:pPr>
          </w:p>
          <w:p w14:paraId="084D4069"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16ACAC40" w14:textId="77777777" w:rsidR="00F772B5" w:rsidRPr="00BF38C6" w:rsidRDefault="00F772B5" w:rsidP="00F772B5">
            <w:pPr>
              <w:pStyle w:val="CellBodyCentered"/>
              <w:rPr>
                <w:rFonts w:ascii="Arial Narrow" w:hAnsi="Arial Narrow" w:cs="Arial"/>
                <w:color w:val="auto"/>
                <w:sz w:val="16"/>
                <w:szCs w:val="16"/>
                <w:lang w:val="ru-RU"/>
              </w:rPr>
            </w:pPr>
          </w:p>
          <w:p w14:paraId="7958DE4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100</w:t>
            </w:r>
          </w:p>
        </w:tc>
      </w:tr>
      <w:tr w:rsidR="00F772B5" w:rsidRPr="00BF38C6" w14:paraId="45428DD0" w14:textId="77777777" w:rsidTr="002A7110">
        <w:tc>
          <w:tcPr>
            <w:tcW w:w="3332" w:type="dxa"/>
            <w:tcBorders>
              <w:top w:val="single" w:sz="6" w:space="0" w:color="auto"/>
              <w:left w:val="single" w:sz="6" w:space="0" w:color="auto"/>
              <w:bottom w:val="single" w:sz="6" w:space="0" w:color="auto"/>
              <w:right w:val="single" w:sz="6" w:space="0" w:color="auto"/>
            </w:tcBorders>
          </w:tcPr>
          <w:p w14:paraId="5063C895" w14:textId="77777777" w:rsidR="00F772B5" w:rsidRPr="00690A7C" w:rsidRDefault="00F772B5" w:rsidP="00F772B5">
            <w:pPr>
              <w:pStyle w:val="CellBody"/>
              <w:rPr>
                <w:rFonts w:ascii="Arial Narrow" w:hAnsi="Arial Narrow" w:cs="Arial"/>
                <w:color w:val="auto"/>
                <w:sz w:val="16"/>
                <w:szCs w:val="16"/>
                <w:u w:val="single"/>
                <w:lang w:val="ru-RU"/>
                <w:rPrChange w:id="2349" w:author="Zhunisbayev, Olzhasbek [Bolashak Atyrau Limited]" w:date="2024-10-30T19:27:00Z" w16du:dateUtc="2024-10-30T14:27:00Z">
                  <w:rPr>
                    <w:rFonts w:ascii="Arial Narrow" w:hAnsi="Arial Narrow" w:cs="Arial"/>
                    <w:color w:val="auto"/>
                    <w:sz w:val="16"/>
                    <w:szCs w:val="16"/>
                    <w:u w:val="single"/>
                    <w:lang w:val="en-GB"/>
                  </w:rPr>
                </w:rPrChange>
              </w:rPr>
            </w:pPr>
          </w:p>
          <w:p w14:paraId="2B083CF8" w14:textId="77777777" w:rsidR="00504E4E" w:rsidRPr="00BF38C6" w:rsidRDefault="00504E4E" w:rsidP="00504E4E">
            <w:pPr>
              <w:pStyle w:val="CellBody"/>
              <w:rPr>
                <w:ins w:id="2350" w:author="Zhunisbayev, Olzhasbek [Bolashak Atyrau Limited]" w:date="2024-10-30T19:26:00Z" w16du:dateUtc="2024-10-30T14:26:00Z"/>
                <w:rFonts w:ascii="Arial Narrow" w:hAnsi="Arial Narrow" w:cs="Arial"/>
                <w:color w:val="auto"/>
                <w:sz w:val="16"/>
                <w:szCs w:val="16"/>
                <w:lang w:val="ru-RU"/>
              </w:rPr>
            </w:pPr>
            <w:ins w:id="2351" w:author="Zhunisbayev, Olzhasbek [Bolashak Atyrau Limited]" w:date="2024-10-30T19:26:00Z" w16du:dateUtc="2024-10-30T14:26:00Z">
              <w:r w:rsidRPr="00BF38C6">
                <w:rPr>
                  <w:rFonts w:ascii="Arial Narrow" w:hAnsi="Arial Narrow" w:cs="Arial"/>
                  <w:color w:val="auto"/>
                  <w:sz w:val="16"/>
                  <w:szCs w:val="16"/>
                  <w:lang w:val="en-GB"/>
                </w:rPr>
                <w:t>BFH</w:t>
              </w:r>
              <w:r w:rsidRPr="00BF38C6">
                <w:rPr>
                  <w:rFonts w:ascii="Arial Narrow" w:hAnsi="Arial Narrow" w:cs="Arial"/>
                  <w:color w:val="auto"/>
                  <w:sz w:val="16"/>
                  <w:szCs w:val="16"/>
                  <w:lang w:val="ru-RU"/>
                </w:rPr>
                <w:t xml:space="preserve"> – ФАКЕЛЬНЫЙ ГАЗ, ВЫСОКОЕ ДАВЛЕНИЕ</w:t>
              </w:r>
            </w:ins>
          </w:p>
          <w:p w14:paraId="1F12CCE7"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PHC</w:t>
            </w:r>
            <w:r w:rsidRPr="00690A7C">
              <w:rPr>
                <w:rFonts w:ascii="Arial Narrow" w:hAnsi="Arial Narrow" w:cs="Arial"/>
                <w:color w:val="auto"/>
                <w:sz w:val="16"/>
                <w:szCs w:val="16"/>
                <w:lang w:val="ru-RU"/>
                <w:rPrChange w:id="2352" w:author="Zhunisbayev, Olzhasbek [Bolashak Atyrau Limited]" w:date="2024-10-30T19:27:00Z" w16du:dateUtc="2024-10-30T14:27:00Z">
                  <w:rPr>
                    <w:rFonts w:ascii="Arial Narrow" w:hAnsi="Arial Narrow" w:cs="Arial"/>
                    <w:color w:val="auto"/>
                    <w:sz w:val="16"/>
                    <w:szCs w:val="16"/>
                    <w:lang w:val="en-GB"/>
                  </w:rPr>
                </w:rPrChange>
              </w:rPr>
              <w:t xml:space="preserve"> – </w:t>
            </w:r>
            <w:r w:rsidRPr="00BF38C6">
              <w:rPr>
                <w:rFonts w:ascii="Arial Narrow" w:hAnsi="Arial Narrow" w:cs="Arial"/>
                <w:color w:val="auto"/>
                <w:sz w:val="16"/>
                <w:szCs w:val="16"/>
                <w:lang w:val="ru-RU"/>
              </w:rPr>
              <w:t>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2F4B8C6A" w14:textId="77777777" w:rsidR="00F772B5" w:rsidRPr="00690A7C" w:rsidRDefault="00F772B5" w:rsidP="00F772B5">
            <w:pPr>
              <w:pStyle w:val="CellBodyCentered"/>
              <w:rPr>
                <w:rFonts w:ascii="Arial Narrow" w:hAnsi="Arial Narrow" w:cs="Arial"/>
                <w:b/>
                <w:color w:val="auto"/>
                <w:sz w:val="16"/>
                <w:szCs w:val="16"/>
                <w:lang w:val="ru-RU"/>
                <w:rPrChange w:id="2353" w:author="Zhunisbayev, Olzhasbek [Bolashak Atyrau Limited]" w:date="2024-10-30T19:27:00Z" w16du:dateUtc="2024-10-30T14:27:00Z">
                  <w:rPr>
                    <w:rFonts w:ascii="Arial Narrow" w:hAnsi="Arial Narrow" w:cs="Arial"/>
                    <w:b/>
                    <w:color w:val="auto"/>
                    <w:sz w:val="16"/>
                    <w:szCs w:val="16"/>
                    <w:lang w:val="en-GB"/>
                  </w:rPr>
                </w:rPrChange>
              </w:rPr>
            </w:pPr>
          </w:p>
          <w:p w14:paraId="005697D4"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cs="Arial"/>
                <w:b/>
                <w:color w:val="auto"/>
                <w:sz w:val="16"/>
                <w:szCs w:val="16"/>
                <w:lang w:val="en-GB"/>
              </w:rPr>
              <w:t>1500A60</w:t>
            </w:r>
          </w:p>
        </w:tc>
        <w:tc>
          <w:tcPr>
            <w:tcW w:w="720" w:type="dxa"/>
            <w:tcBorders>
              <w:top w:val="single" w:sz="6" w:space="0" w:color="auto"/>
              <w:left w:val="single" w:sz="6" w:space="0" w:color="auto"/>
              <w:bottom w:val="single" w:sz="6" w:space="0" w:color="auto"/>
              <w:right w:val="single" w:sz="6" w:space="0" w:color="auto"/>
            </w:tcBorders>
          </w:tcPr>
          <w:p w14:paraId="150B40E9" w14:textId="77777777" w:rsidR="00F772B5" w:rsidRPr="00BF38C6" w:rsidRDefault="00F772B5" w:rsidP="00F772B5">
            <w:pPr>
              <w:pStyle w:val="CellBodyCentered"/>
              <w:rPr>
                <w:rFonts w:ascii="Arial Narrow" w:hAnsi="Arial Narrow" w:cs="Arial"/>
                <w:color w:val="auto"/>
                <w:sz w:val="16"/>
                <w:szCs w:val="16"/>
                <w:lang w:val="en-GB"/>
              </w:rPr>
            </w:pPr>
          </w:p>
          <w:p w14:paraId="6BC5FA8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25289A4A" w14:textId="77777777" w:rsidR="00F772B5" w:rsidRPr="00BF38C6" w:rsidRDefault="00F772B5" w:rsidP="00F772B5">
            <w:pPr>
              <w:pStyle w:val="CellBodyCentered"/>
              <w:rPr>
                <w:rFonts w:ascii="Arial Narrow" w:hAnsi="Arial Narrow" w:cs="Arial"/>
                <w:color w:val="auto"/>
                <w:sz w:val="16"/>
                <w:szCs w:val="16"/>
                <w:lang w:val="ru-RU"/>
              </w:rPr>
            </w:pPr>
          </w:p>
          <w:p w14:paraId="7B1DC473" w14:textId="66B08978" w:rsidR="00F772B5" w:rsidRPr="001549BC" w:rsidRDefault="00F772B5" w:rsidP="00F772B5">
            <w:pPr>
              <w:pStyle w:val="CellBodyCentered"/>
              <w:rPr>
                <w:ins w:id="2354"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СПЛАВ</w:t>
            </w:r>
            <w:ins w:id="2355" w:author="Zhunisbayev, Olzhasbek [Bolashak Atyrau Limited]" w:date="2024-05-08T22:20:00Z">
              <w:r w:rsidRPr="00BF38C6">
                <w:rPr>
                  <w:rFonts w:ascii="Arial Narrow" w:hAnsi="Arial Narrow" w:cs="Arial"/>
                  <w:color w:val="auto"/>
                  <w:sz w:val="16"/>
                  <w:szCs w:val="16"/>
                  <w:lang w:val="ru-RU"/>
                </w:rPr>
                <w:t xml:space="preserve"> </w:t>
              </w:r>
            </w:ins>
            <w:r>
              <w:rPr>
                <w:rFonts w:ascii="Arial Narrow" w:hAnsi="Arial Narrow" w:cs="Arial"/>
                <w:color w:val="auto"/>
                <w:sz w:val="16"/>
                <w:szCs w:val="16"/>
              </w:rPr>
              <w:t>6</w:t>
            </w:r>
            <w:ins w:id="2356" w:author="Zhunisbayev, Olzhasbek [Bolashak Atyrau Limited]" w:date="2024-05-08T22:20:00Z">
              <w:r w:rsidRPr="00BF38C6">
                <w:rPr>
                  <w:rFonts w:ascii="Arial Narrow" w:hAnsi="Arial Narrow" w:cs="Arial"/>
                  <w:color w:val="auto"/>
                  <w:sz w:val="16"/>
                  <w:szCs w:val="16"/>
                  <w:lang w:val="ru-RU"/>
                </w:rPr>
                <w:t>25</w:t>
              </w:r>
            </w:ins>
            <w:r>
              <w:rPr>
                <w:rFonts w:ascii="Arial Narrow" w:hAnsi="Arial Narrow" w:cs="Arial"/>
                <w:color w:val="auto"/>
                <w:sz w:val="16"/>
                <w:szCs w:val="16"/>
              </w:rPr>
              <w:t xml:space="preserve"> </w:t>
            </w:r>
            <w:r>
              <w:rPr>
                <w:rFonts w:ascii="Arial Narrow" w:hAnsi="Arial Narrow" w:cs="Arial"/>
                <w:color w:val="auto"/>
                <w:sz w:val="16"/>
                <w:szCs w:val="16"/>
                <w:lang w:val="en-GB"/>
              </w:rPr>
              <w:t>(UNS N06625)</w:t>
            </w:r>
          </w:p>
          <w:p w14:paraId="38B6A536" w14:textId="55323F70"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51ECCE4D" w14:textId="77777777" w:rsidR="00F772B5" w:rsidRPr="00BF38C6" w:rsidRDefault="00F772B5" w:rsidP="00F772B5">
            <w:pPr>
              <w:pStyle w:val="CellBodyCentered"/>
              <w:jc w:val="left"/>
              <w:rPr>
                <w:rFonts w:ascii="Arial Narrow" w:hAnsi="Arial Narrow"/>
                <w:color w:val="auto"/>
                <w:sz w:val="16"/>
                <w:szCs w:val="16"/>
                <w:lang w:val="ru-RU"/>
              </w:rPr>
            </w:pPr>
          </w:p>
          <w:p w14:paraId="04B336F8"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olor w:val="auto"/>
                <w:sz w:val="16"/>
                <w:szCs w:val="16"/>
                <w:lang w:val="ru-RU"/>
              </w:rPr>
              <w:t>КЛАСС</w:t>
            </w:r>
            <w:r w:rsidRPr="00BF38C6">
              <w:rPr>
                <w:rFonts w:ascii="Arial Narrow" w:hAnsi="Arial Narrow" w:cs="Arial"/>
                <w:color w:val="auto"/>
                <w:sz w:val="16"/>
                <w:szCs w:val="16"/>
                <w:lang w:val="en-GB"/>
              </w:rPr>
              <w:t xml:space="preserve"> 1500</w:t>
            </w:r>
          </w:p>
          <w:p w14:paraId="404B5488" w14:textId="77777777" w:rsidR="00F772B5"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RF/CF</w:t>
            </w:r>
          </w:p>
          <w:p w14:paraId="6A507725" w14:textId="718A4762"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lang w:val="en-GB"/>
              </w:rPr>
              <w:t>Прим. 8</w:t>
            </w:r>
          </w:p>
        </w:tc>
        <w:tc>
          <w:tcPr>
            <w:tcW w:w="709" w:type="dxa"/>
            <w:tcBorders>
              <w:top w:val="single" w:sz="6" w:space="0" w:color="auto"/>
              <w:left w:val="single" w:sz="6" w:space="0" w:color="auto"/>
              <w:bottom w:val="single" w:sz="6" w:space="0" w:color="auto"/>
              <w:right w:val="single" w:sz="6" w:space="0" w:color="auto"/>
            </w:tcBorders>
          </w:tcPr>
          <w:p w14:paraId="2BF7C958" w14:textId="77777777" w:rsidR="00F772B5" w:rsidRPr="00BF38C6" w:rsidRDefault="00F772B5" w:rsidP="00F772B5">
            <w:pPr>
              <w:pStyle w:val="CellBodyCentered"/>
              <w:rPr>
                <w:rFonts w:ascii="Arial Narrow" w:hAnsi="Arial Narrow" w:cs="Arial"/>
                <w:color w:val="auto"/>
                <w:sz w:val="16"/>
                <w:szCs w:val="16"/>
                <w:lang w:val="en-GB"/>
              </w:rPr>
            </w:pPr>
          </w:p>
          <w:p w14:paraId="5BF3F4F5"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w:t>
            </w:r>
            <w:r w:rsidRPr="00BF38C6">
              <w:rPr>
                <w:rFonts w:ascii="Arial Narrow" w:hAnsi="Arial Narrow" w:cs="Arial"/>
                <w:color w:val="auto"/>
                <w:sz w:val="16"/>
                <w:szCs w:val="16"/>
                <w:lang w:val="ru-RU"/>
              </w:rPr>
              <w:t>100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+110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3909397D" w14:textId="77777777" w:rsidR="00F772B5" w:rsidRPr="00BF38C6" w:rsidRDefault="00F772B5" w:rsidP="00F772B5">
            <w:pPr>
              <w:pStyle w:val="CellBodyCentered"/>
              <w:jc w:val="left"/>
              <w:rPr>
                <w:rFonts w:ascii="Arial Narrow" w:hAnsi="Arial Narrow" w:cs="Arial"/>
                <w:color w:val="auto"/>
                <w:sz w:val="16"/>
                <w:szCs w:val="16"/>
                <w:u w:val="single"/>
                <w:lang w:val="ru-RU"/>
              </w:rPr>
            </w:pPr>
          </w:p>
          <w:p w14:paraId="4511C50A" w14:textId="1C2DC4FC"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3</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8</w:t>
            </w:r>
            <w:r w:rsidRPr="00BF38C6">
              <w:rPr>
                <w:rFonts w:ascii="Arial Narrow" w:hAnsi="Arial Narrow" w:cs="Arial"/>
                <w:color w:val="auto"/>
                <w:sz w:val="16"/>
                <w:szCs w:val="16"/>
                <w:u w:val="single"/>
                <w:lang w:val="ru-RU"/>
              </w:rPr>
              <w:t xml:space="preserve"> </w:t>
            </w:r>
          </w:p>
          <w:p w14:paraId="55C0E706"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1F277065"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максимум = 184 бар (изб.) при макс. расчетной температуре</w:t>
            </w:r>
          </w:p>
          <w:p w14:paraId="3944B52C" w14:textId="77777777"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1BE73AEB" w14:textId="77777777" w:rsidR="00F772B5" w:rsidRPr="00BF38C6" w:rsidRDefault="00F772B5" w:rsidP="00F772B5">
            <w:pPr>
              <w:pStyle w:val="CellBodyCentered"/>
              <w:rPr>
                <w:rFonts w:ascii="Arial Narrow" w:hAnsi="Arial Narrow" w:cs="Arial"/>
                <w:color w:val="auto"/>
                <w:sz w:val="16"/>
                <w:szCs w:val="16"/>
                <w:lang w:val="ru-RU"/>
              </w:rPr>
            </w:pPr>
          </w:p>
          <w:p w14:paraId="10CC0C5C"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HET</w:t>
            </w:r>
          </w:p>
        </w:tc>
        <w:tc>
          <w:tcPr>
            <w:tcW w:w="450" w:type="dxa"/>
            <w:tcBorders>
              <w:top w:val="single" w:sz="6" w:space="0" w:color="auto"/>
              <w:left w:val="single" w:sz="6" w:space="0" w:color="auto"/>
              <w:bottom w:val="single" w:sz="6" w:space="0" w:color="auto"/>
              <w:right w:val="single" w:sz="6" w:space="0" w:color="auto"/>
            </w:tcBorders>
          </w:tcPr>
          <w:p w14:paraId="7F02E7BB" w14:textId="77777777" w:rsidR="00F772B5" w:rsidRPr="00BF38C6" w:rsidRDefault="00F772B5" w:rsidP="00F772B5">
            <w:pPr>
              <w:pStyle w:val="CellBodyCentered"/>
              <w:rPr>
                <w:rFonts w:ascii="Arial Narrow" w:hAnsi="Arial Narrow" w:cs="Arial"/>
                <w:color w:val="auto"/>
                <w:sz w:val="16"/>
                <w:szCs w:val="16"/>
                <w:lang w:val="ru-RU"/>
              </w:rPr>
            </w:pPr>
          </w:p>
          <w:p w14:paraId="2D80E79F"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100</w:t>
            </w:r>
          </w:p>
        </w:tc>
      </w:tr>
      <w:tr w:rsidR="00F772B5" w:rsidRPr="00BF38C6" w14:paraId="1F423E66" w14:textId="77777777" w:rsidTr="002A7110">
        <w:tc>
          <w:tcPr>
            <w:tcW w:w="3332" w:type="dxa"/>
            <w:tcBorders>
              <w:top w:val="single" w:sz="6" w:space="0" w:color="auto"/>
              <w:left w:val="single" w:sz="6" w:space="0" w:color="auto"/>
              <w:bottom w:val="single" w:sz="6" w:space="0" w:color="auto"/>
              <w:right w:val="single" w:sz="6" w:space="0" w:color="auto"/>
            </w:tcBorders>
          </w:tcPr>
          <w:p w14:paraId="2547303E" w14:textId="77777777" w:rsidR="00F772B5" w:rsidRPr="00BF38C6" w:rsidRDefault="00F772B5" w:rsidP="00F772B5">
            <w:pPr>
              <w:pStyle w:val="CellBody"/>
              <w:rPr>
                <w:rFonts w:ascii="Arial Narrow" w:hAnsi="Arial Narrow" w:cs="Arial"/>
                <w:color w:val="auto"/>
                <w:sz w:val="16"/>
                <w:szCs w:val="16"/>
                <w:u w:val="single"/>
                <w:lang w:val="ru-RU"/>
              </w:rPr>
            </w:pPr>
          </w:p>
          <w:p w14:paraId="37127F89" w14:textId="3B1E30C8"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olor w:val="auto"/>
                <w:sz w:val="16"/>
                <w:szCs w:val="16"/>
                <w:u w:val="single"/>
                <w:lang w:val="ru-RU"/>
              </w:rPr>
              <w:t>ЭКСПЛУАТАЦИЯ КИСЛОЙ СРЕДЕ</w:t>
            </w:r>
          </w:p>
          <w:p w14:paraId="2D398B95" w14:textId="77777777" w:rsidR="00F772B5" w:rsidRPr="006759B5" w:rsidRDefault="00F772B5" w:rsidP="00F772B5">
            <w:pPr>
              <w:pStyle w:val="CellBody"/>
              <w:rPr>
                <w:rFonts w:ascii="Arial Narrow" w:hAnsi="Arial Narrow" w:cs="Arial"/>
                <w:color w:val="auto"/>
                <w:sz w:val="16"/>
                <w:szCs w:val="16"/>
                <w:lang w:val="ru-RU"/>
              </w:rPr>
            </w:pPr>
          </w:p>
          <w:p w14:paraId="5BB36969" w14:textId="1F48217D"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КИСЛЫЙ ГАЗ</w:t>
            </w:r>
          </w:p>
        </w:tc>
        <w:tc>
          <w:tcPr>
            <w:tcW w:w="720" w:type="dxa"/>
            <w:tcBorders>
              <w:top w:val="single" w:sz="6" w:space="0" w:color="auto"/>
              <w:left w:val="single" w:sz="6" w:space="0" w:color="auto"/>
              <w:bottom w:val="single" w:sz="6" w:space="0" w:color="auto"/>
              <w:right w:val="single" w:sz="6" w:space="0" w:color="auto"/>
            </w:tcBorders>
          </w:tcPr>
          <w:p w14:paraId="0CDFB54B" w14:textId="77777777" w:rsidR="00F772B5" w:rsidRPr="00BF38C6" w:rsidRDefault="00F772B5" w:rsidP="00F772B5">
            <w:pPr>
              <w:pStyle w:val="CellBodyCentered"/>
              <w:rPr>
                <w:rFonts w:ascii="Arial Narrow" w:hAnsi="Arial Narrow" w:cs="Arial"/>
                <w:b/>
                <w:color w:val="auto"/>
                <w:sz w:val="16"/>
                <w:szCs w:val="16"/>
                <w:lang w:val="ru-RU"/>
              </w:rPr>
            </w:pPr>
          </w:p>
          <w:p w14:paraId="7D3AB10B"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cs="Arial"/>
                <w:b/>
                <w:color w:val="auto"/>
                <w:sz w:val="16"/>
                <w:szCs w:val="16"/>
                <w:lang w:val="ru-RU"/>
              </w:rPr>
              <w:t>1500F22</w:t>
            </w:r>
          </w:p>
        </w:tc>
        <w:tc>
          <w:tcPr>
            <w:tcW w:w="720" w:type="dxa"/>
            <w:tcBorders>
              <w:top w:val="single" w:sz="6" w:space="0" w:color="auto"/>
              <w:left w:val="single" w:sz="6" w:space="0" w:color="auto"/>
              <w:bottom w:val="single" w:sz="6" w:space="0" w:color="auto"/>
              <w:right w:val="single" w:sz="6" w:space="0" w:color="auto"/>
            </w:tcBorders>
          </w:tcPr>
          <w:p w14:paraId="4FA6F90B" w14:textId="77777777" w:rsidR="00F772B5" w:rsidRPr="00BF38C6" w:rsidRDefault="00F772B5" w:rsidP="00F772B5">
            <w:pPr>
              <w:pStyle w:val="CellBodyCentered"/>
              <w:rPr>
                <w:rFonts w:ascii="Arial Narrow" w:hAnsi="Arial Narrow" w:cs="Arial"/>
                <w:color w:val="auto"/>
                <w:sz w:val="16"/>
                <w:szCs w:val="16"/>
                <w:lang w:val="en-GB"/>
              </w:rPr>
            </w:pPr>
          </w:p>
          <w:p w14:paraId="53ACF33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2CFA4A43" w14:textId="77777777" w:rsidR="00F772B5" w:rsidRPr="00BF38C6" w:rsidRDefault="00F772B5" w:rsidP="00F772B5">
            <w:pPr>
              <w:pStyle w:val="CellBodyCentered"/>
              <w:rPr>
                <w:rFonts w:ascii="Arial Narrow" w:hAnsi="Arial Narrow"/>
                <w:color w:val="auto"/>
                <w:sz w:val="16"/>
                <w:szCs w:val="16"/>
                <w:lang w:val="ru-RU"/>
              </w:rPr>
            </w:pPr>
          </w:p>
          <w:p w14:paraId="18FFAD4E" w14:textId="7A0435B1" w:rsidR="00F772B5" w:rsidRPr="006759B5"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НИЗКОЛЕГИРОВАННАЯ УГЛЕРОДИСТАЯ СТАЛЬ 2-1/4Cr-1Mo КЛАСС 3 МОДИФ</w:t>
            </w:r>
            <w:r w:rsidRPr="006759B5">
              <w:rPr>
                <w:rFonts w:ascii="Arial Narrow" w:hAnsi="Arial Narrow"/>
                <w:color w:val="auto"/>
                <w:sz w:val="16"/>
                <w:szCs w:val="16"/>
                <w:lang w:val="ru-RU"/>
              </w:rPr>
              <w:t>.</w:t>
            </w:r>
          </w:p>
          <w:p w14:paraId="23A84F52" w14:textId="0E8CB23A"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0AF7C94B" w14:textId="77777777" w:rsidR="00F772B5" w:rsidRPr="00BF38C6" w:rsidRDefault="00F772B5" w:rsidP="00F772B5">
            <w:pPr>
              <w:pStyle w:val="CellBodyCentered"/>
              <w:rPr>
                <w:rFonts w:ascii="Arial Narrow" w:hAnsi="Arial Narrow"/>
                <w:color w:val="auto"/>
                <w:sz w:val="16"/>
                <w:szCs w:val="16"/>
                <w:lang w:val="en-GB"/>
              </w:rPr>
            </w:pPr>
          </w:p>
          <w:p w14:paraId="5EF2072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w:t>
            </w:r>
          </w:p>
          <w:p w14:paraId="060A4DC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1500</w:t>
            </w:r>
          </w:p>
          <w:p w14:paraId="06C7827F" w14:textId="77777777" w:rsidR="00F772B5"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RF</w:t>
            </w:r>
            <w:r w:rsidRPr="00BF38C6">
              <w:rPr>
                <w:rFonts w:ascii="Arial Narrow" w:hAnsi="Arial Narrow"/>
                <w:color w:val="auto"/>
                <w:sz w:val="16"/>
                <w:szCs w:val="16"/>
                <w:lang w:val="en-GB"/>
              </w:rPr>
              <w:t>/CF</w:t>
            </w:r>
          </w:p>
          <w:p w14:paraId="545570A7" w14:textId="750F7335" w:rsidR="00F772B5" w:rsidRPr="00BF38C6" w:rsidRDefault="00F772B5" w:rsidP="00F772B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Прим. 8</w:t>
            </w:r>
          </w:p>
        </w:tc>
        <w:tc>
          <w:tcPr>
            <w:tcW w:w="709" w:type="dxa"/>
            <w:tcBorders>
              <w:top w:val="single" w:sz="6" w:space="0" w:color="auto"/>
              <w:left w:val="single" w:sz="6" w:space="0" w:color="auto"/>
              <w:bottom w:val="single" w:sz="6" w:space="0" w:color="auto"/>
              <w:right w:val="single" w:sz="6" w:space="0" w:color="auto"/>
            </w:tcBorders>
          </w:tcPr>
          <w:p w14:paraId="6CCF8F75" w14:textId="77777777" w:rsidR="00F772B5" w:rsidRPr="00BF38C6" w:rsidRDefault="00F772B5" w:rsidP="00F772B5">
            <w:pPr>
              <w:pStyle w:val="CellBodyCentered"/>
              <w:keepNext/>
              <w:keepLines/>
              <w:outlineLvl w:val="6"/>
              <w:rPr>
                <w:rFonts w:ascii="Arial Narrow" w:hAnsi="Arial Narrow" w:cs="Arial"/>
                <w:color w:val="auto"/>
                <w:sz w:val="16"/>
                <w:szCs w:val="16"/>
                <w:lang w:val="en-GB"/>
              </w:rPr>
            </w:pPr>
          </w:p>
          <w:p w14:paraId="71BF5EB5" w14:textId="77777777" w:rsidR="00F772B5" w:rsidRPr="00BF38C6" w:rsidRDefault="00F772B5" w:rsidP="00F772B5">
            <w:pPr>
              <w:pStyle w:val="CellBodyCentered"/>
              <w:keepNext/>
              <w:keepLines/>
              <w:outlineLvl w:val="6"/>
              <w:rPr>
                <w:rFonts w:ascii="Arial Narrow" w:hAnsi="Arial Narrow" w:cs="Arial"/>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-40 </w:t>
            </w:r>
            <w:r w:rsidRPr="00BF38C6">
              <w:rPr>
                <w:rFonts w:ascii="Arial Narrow" w:hAnsi="Arial Narrow" w:cs="Arial"/>
                <w:color w:val="auto"/>
                <w:sz w:val="16"/>
                <w:szCs w:val="16"/>
                <w:lang w:val="ru-RU"/>
              </w:rPr>
              <w:t xml:space="preserve">до </w:t>
            </w:r>
            <w:r w:rsidRPr="00BF38C6">
              <w:rPr>
                <w:rFonts w:ascii="Arial Narrow" w:hAnsi="Arial Narrow" w:cs="Arial"/>
                <w:color w:val="auto"/>
                <w:sz w:val="16"/>
                <w:szCs w:val="16"/>
                <w:lang w:val="en-GB"/>
              </w:rPr>
              <w:t>155</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55A13279" w14:textId="77777777" w:rsidR="00F772B5" w:rsidRPr="00BF38C6" w:rsidRDefault="00F772B5" w:rsidP="00F772B5">
            <w:pPr>
              <w:pStyle w:val="CellBodyCentered"/>
              <w:keepNext/>
              <w:keepLines/>
              <w:jc w:val="left"/>
              <w:outlineLvl w:val="6"/>
              <w:rPr>
                <w:rFonts w:ascii="Arial Narrow" w:hAnsi="Arial Narrow" w:cs="Arial"/>
                <w:color w:val="auto"/>
                <w:sz w:val="16"/>
                <w:szCs w:val="16"/>
                <w:u w:val="single"/>
                <w:lang w:val="ru-RU"/>
              </w:rPr>
            </w:pPr>
          </w:p>
          <w:p w14:paraId="23447C9B" w14:textId="0E99F0EE"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10</w:t>
            </w:r>
            <w:r w:rsidRPr="00BF38C6">
              <w:rPr>
                <w:rFonts w:ascii="Arial Narrow" w:hAnsi="Arial Narrow" w:cs="Arial"/>
                <w:color w:val="auto"/>
                <w:sz w:val="16"/>
                <w:szCs w:val="16"/>
                <w:u w:val="single"/>
                <w:lang w:val="ru-RU"/>
              </w:rPr>
              <w:t xml:space="preserve"> </w:t>
            </w:r>
          </w:p>
          <w:p w14:paraId="156CFC56"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3AAEF68F" w14:textId="2E71B373" w:rsidR="00F772B5" w:rsidRPr="00BF38C6" w:rsidRDefault="00F772B5" w:rsidP="00F772B5">
            <w:pPr>
              <w:pStyle w:val="CellBody"/>
              <w:keepNext/>
              <w:keepLines/>
              <w:outlineLvl w:val="6"/>
              <w:rPr>
                <w:rFonts w:ascii="Arial Narrow" w:hAnsi="Arial Narrow" w:cs="Arial"/>
                <w:color w:val="auto"/>
                <w:sz w:val="16"/>
                <w:szCs w:val="16"/>
                <w:lang w:val="ru-RU"/>
              </w:rPr>
            </w:pPr>
            <w:r w:rsidRPr="006759B5">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38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258,6 бар (изб.)</w:t>
            </w:r>
          </w:p>
          <w:p w14:paraId="653592FB" w14:textId="49E9069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258,6 бар (изб.)</w:t>
            </w:r>
          </w:p>
          <w:p w14:paraId="53548884" w14:textId="7C627991"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257,6 бар (изб.)</w:t>
            </w:r>
          </w:p>
          <w:p w14:paraId="6D0607EB" w14:textId="2BB657D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250,8 бар (изб.)</w:t>
            </w:r>
          </w:p>
          <w:p w14:paraId="72D20F5D" w14:textId="295FE372" w:rsidR="00F772B5" w:rsidRPr="0010308A"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155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250,1 бар (изб.)</w:t>
            </w:r>
          </w:p>
        </w:tc>
        <w:tc>
          <w:tcPr>
            <w:tcW w:w="611" w:type="dxa"/>
            <w:tcBorders>
              <w:top w:val="single" w:sz="6" w:space="0" w:color="auto"/>
              <w:left w:val="single" w:sz="6" w:space="0" w:color="auto"/>
              <w:bottom w:val="single" w:sz="6" w:space="0" w:color="auto"/>
              <w:right w:val="single" w:sz="6" w:space="0" w:color="auto"/>
            </w:tcBorders>
          </w:tcPr>
          <w:p w14:paraId="7FA45C17" w14:textId="77777777" w:rsidR="00F772B5" w:rsidRPr="00BF38C6" w:rsidRDefault="00F772B5" w:rsidP="00F772B5">
            <w:pPr>
              <w:pStyle w:val="CellBodyCentered"/>
              <w:keepNext/>
              <w:keepLines/>
              <w:outlineLvl w:val="6"/>
              <w:rPr>
                <w:rFonts w:ascii="Arial Narrow" w:hAnsi="Arial Narrow" w:cs="Arial"/>
                <w:color w:val="auto"/>
                <w:sz w:val="16"/>
                <w:szCs w:val="16"/>
                <w:lang w:val="ru-RU"/>
              </w:rPr>
            </w:pPr>
          </w:p>
          <w:p w14:paraId="5F6DE18E"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ДА</w:t>
            </w:r>
          </w:p>
        </w:tc>
        <w:tc>
          <w:tcPr>
            <w:tcW w:w="450" w:type="dxa"/>
            <w:tcBorders>
              <w:top w:val="single" w:sz="6" w:space="0" w:color="auto"/>
              <w:left w:val="single" w:sz="6" w:space="0" w:color="auto"/>
              <w:bottom w:val="single" w:sz="6" w:space="0" w:color="auto"/>
              <w:right w:val="single" w:sz="6" w:space="0" w:color="auto"/>
            </w:tcBorders>
          </w:tcPr>
          <w:p w14:paraId="1572E087" w14:textId="77777777" w:rsidR="00F772B5" w:rsidRPr="00BF38C6" w:rsidRDefault="00F772B5" w:rsidP="00F772B5">
            <w:pPr>
              <w:pStyle w:val="CellBodyCentered"/>
              <w:rPr>
                <w:rFonts w:ascii="Arial Narrow" w:hAnsi="Arial Narrow" w:cs="Arial"/>
                <w:color w:val="auto"/>
                <w:sz w:val="16"/>
                <w:szCs w:val="16"/>
                <w:lang w:val="ru-RU"/>
              </w:rPr>
            </w:pPr>
          </w:p>
          <w:p w14:paraId="731C49A5"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100</w:t>
            </w:r>
          </w:p>
        </w:tc>
      </w:tr>
      <w:tr w:rsidR="00F772B5" w:rsidRPr="00BF38C6" w14:paraId="32443E5F" w14:textId="77777777" w:rsidTr="002A7110">
        <w:tc>
          <w:tcPr>
            <w:tcW w:w="3332" w:type="dxa"/>
            <w:tcBorders>
              <w:top w:val="single" w:sz="6" w:space="0" w:color="auto"/>
              <w:left w:val="single" w:sz="6" w:space="0" w:color="auto"/>
              <w:bottom w:val="single" w:sz="6" w:space="0" w:color="auto"/>
              <w:right w:val="single" w:sz="6" w:space="0" w:color="auto"/>
            </w:tcBorders>
          </w:tcPr>
          <w:p w14:paraId="4B60817B" w14:textId="77777777" w:rsidR="00F772B5" w:rsidRPr="00BF38C6" w:rsidRDefault="00F772B5" w:rsidP="00F772B5">
            <w:pPr>
              <w:pStyle w:val="CellBody"/>
              <w:rPr>
                <w:rFonts w:ascii="Arial Narrow" w:hAnsi="Arial Narrow" w:cs="Arial"/>
                <w:color w:val="auto"/>
                <w:sz w:val="16"/>
                <w:szCs w:val="16"/>
                <w:lang w:val="ru-RU"/>
              </w:rPr>
            </w:pPr>
          </w:p>
          <w:p w14:paraId="6593E3E0" w14:textId="77777777" w:rsidR="00690A7C" w:rsidRPr="00BF38C6" w:rsidRDefault="00690A7C" w:rsidP="00690A7C">
            <w:pPr>
              <w:pStyle w:val="CellBody"/>
              <w:rPr>
                <w:ins w:id="2357" w:author="Zhunisbayev, Olzhasbek [Bolashak Atyrau Limited]" w:date="2024-10-30T19:27:00Z" w16du:dateUtc="2024-10-30T14:27:00Z"/>
                <w:rFonts w:ascii="Arial Narrow" w:hAnsi="Arial Narrow" w:cs="Arial"/>
                <w:color w:val="auto"/>
                <w:sz w:val="16"/>
                <w:szCs w:val="16"/>
                <w:lang w:val="ru-RU"/>
              </w:rPr>
            </w:pPr>
            <w:ins w:id="2358" w:author="Zhunisbayev, Olzhasbek [Bolashak Atyrau Limited]" w:date="2024-10-30T19:27:00Z" w16du:dateUtc="2024-10-30T14:27:00Z">
              <w:r w:rsidRPr="00BF38C6">
                <w:rPr>
                  <w:rFonts w:ascii="Arial Narrow" w:hAnsi="Arial Narrow" w:cs="Arial"/>
                  <w:color w:val="auto"/>
                  <w:sz w:val="16"/>
                  <w:szCs w:val="16"/>
                  <w:lang w:val="en-GB"/>
                </w:rPr>
                <w:t>BFH</w:t>
              </w:r>
              <w:r w:rsidRPr="00BF38C6">
                <w:rPr>
                  <w:rFonts w:ascii="Arial Narrow" w:hAnsi="Arial Narrow" w:cs="Arial"/>
                  <w:color w:val="auto"/>
                  <w:sz w:val="16"/>
                  <w:szCs w:val="16"/>
                  <w:lang w:val="ru-RU"/>
                </w:rPr>
                <w:t xml:space="preserve"> – ФАКЕЛЬНЫЙ ГАЗ, ВЫСОКОЕ ДАВЛЕНИЕ</w:t>
              </w:r>
            </w:ins>
          </w:p>
          <w:p w14:paraId="50542EE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4897A73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7CF5A56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tc>
        <w:tc>
          <w:tcPr>
            <w:tcW w:w="720" w:type="dxa"/>
            <w:tcBorders>
              <w:top w:val="single" w:sz="6" w:space="0" w:color="auto"/>
              <w:left w:val="single" w:sz="6" w:space="0" w:color="auto"/>
              <w:bottom w:val="single" w:sz="6" w:space="0" w:color="auto"/>
              <w:right w:val="single" w:sz="6" w:space="0" w:color="auto"/>
            </w:tcBorders>
          </w:tcPr>
          <w:p w14:paraId="76D7D08F" w14:textId="77777777" w:rsidR="00F772B5" w:rsidRPr="00BF38C6" w:rsidRDefault="00F772B5" w:rsidP="00F772B5">
            <w:pPr>
              <w:pStyle w:val="CellBodyCentered"/>
              <w:rPr>
                <w:rFonts w:ascii="Arial Narrow" w:hAnsi="Arial Narrow"/>
                <w:b/>
                <w:color w:val="auto"/>
                <w:sz w:val="16"/>
                <w:szCs w:val="16"/>
                <w:lang w:val="ru-RU"/>
              </w:rPr>
            </w:pPr>
          </w:p>
          <w:p w14:paraId="5069044C"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1500H1</w:t>
            </w:r>
          </w:p>
        </w:tc>
        <w:tc>
          <w:tcPr>
            <w:tcW w:w="720" w:type="dxa"/>
            <w:tcBorders>
              <w:top w:val="single" w:sz="6" w:space="0" w:color="auto"/>
              <w:left w:val="single" w:sz="6" w:space="0" w:color="auto"/>
              <w:bottom w:val="single" w:sz="6" w:space="0" w:color="auto"/>
              <w:right w:val="single" w:sz="6" w:space="0" w:color="auto"/>
            </w:tcBorders>
          </w:tcPr>
          <w:p w14:paraId="67D6A54F" w14:textId="77777777" w:rsidR="00F772B5" w:rsidRPr="00BF38C6" w:rsidRDefault="00F772B5" w:rsidP="00F772B5">
            <w:pPr>
              <w:pStyle w:val="CellBodyCentered"/>
              <w:rPr>
                <w:rFonts w:ascii="Arial Narrow" w:hAnsi="Arial Narrow"/>
                <w:color w:val="auto"/>
                <w:sz w:val="16"/>
                <w:szCs w:val="16"/>
                <w:lang w:val="en-GB"/>
              </w:rPr>
            </w:pPr>
          </w:p>
          <w:p w14:paraId="3090AF67"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w:t>
            </w:r>
          </w:p>
        </w:tc>
        <w:tc>
          <w:tcPr>
            <w:tcW w:w="900" w:type="dxa"/>
            <w:tcBorders>
              <w:top w:val="single" w:sz="6" w:space="0" w:color="auto"/>
              <w:left w:val="single" w:sz="6" w:space="0" w:color="auto"/>
              <w:bottom w:val="single" w:sz="6" w:space="0" w:color="auto"/>
              <w:right w:val="single" w:sz="6" w:space="0" w:color="auto"/>
            </w:tcBorders>
          </w:tcPr>
          <w:p w14:paraId="39A5C4E1" w14:textId="77777777" w:rsidR="00F772B5" w:rsidRPr="00BF38C6" w:rsidRDefault="00F772B5" w:rsidP="00F772B5">
            <w:pPr>
              <w:pStyle w:val="CellBodyCentered"/>
              <w:rPr>
                <w:rFonts w:ascii="Arial Narrow" w:hAnsi="Arial Narrow"/>
                <w:color w:val="auto"/>
                <w:sz w:val="16"/>
                <w:szCs w:val="16"/>
                <w:lang w:val="ru-RU"/>
              </w:rPr>
            </w:pPr>
          </w:p>
          <w:p w14:paraId="374C55FA"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068B2321"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27E259A1" w14:textId="7A981436"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31953375" w14:textId="77777777" w:rsidR="00F772B5" w:rsidRPr="00BF38C6" w:rsidRDefault="00F772B5" w:rsidP="00F772B5">
            <w:pPr>
              <w:pStyle w:val="CellBodyCentered"/>
              <w:rPr>
                <w:rFonts w:ascii="Arial Narrow" w:hAnsi="Arial Narrow"/>
                <w:color w:val="auto"/>
                <w:sz w:val="16"/>
                <w:szCs w:val="16"/>
                <w:lang w:val="ru-RU"/>
              </w:rPr>
            </w:pPr>
          </w:p>
          <w:p w14:paraId="43E3CB4C"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w:t>
            </w:r>
          </w:p>
          <w:p w14:paraId="14FAFA81"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1500</w:t>
            </w:r>
          </w:p>
          <w:p w14:paraId="1B505F65" w14:textId="77777777" w:rsidR="00F772B5"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RF</w:t>
            </w:r>
            <w:r w:rsidRPr="00BF38C6">
              <w:rPr>
                <w:rFonts w:ascii="Arial Narrow" w:hAnsi="Arial Narrow"/>
                <w:color w:val="auto"/>
                <w:sz w:val="16"/>
                <w:szCs w:val="16"/>
                <w:lang w:val="en-GB"/>
              </w:rPr>
              <w:t>/CF</w:t>
            </w:r>
          </w:p>
          <w:p w14:paraId="7B68DCCF" w14:textId="7E1A315D" w:rsidR="00F772B5" w:rsidRPr="00BF38C6" w:rsidRDefault="00F772B5" w:rsidP="00F772B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Прим. 8</w:t>
            </w:r>
          </w:p>
        </w:tc>
        <w:tc>
          <w:tcPr>
            <w:tcW w:w="709" w:type="dxa"/>
            <w:tcBorders>
              <w:top w:val="single" w:sz="6" w:space="0" w:color="auto"/>
              <w:left w:val="single" w:sz="6" w:space="0" w:color="auto"/>
              <w:bottom w:val="single" w:sz="6" w:space="0" w:color="auto"/>
              <w:right w:val="single" w:sz="6" w:space="0" w:color="auto"/>
            </w:tcBorders>
          </w:tcPr>
          <w:p w14:paraId="00EBE904" w14:textId="77777777" w:rsidR="00F772B5" w:rsidRPr="00BF38C6" w:rsidRDefault="00F772B5" w:rsidP="00F772B5">
            <w:pPr>
              <w:pStyle w:val="CellBodyCentered"/>
              <w:rPr>
                <w:rFonts w:ascii="Arial Narrow" w:hAnsi="Arial Narrow"/>
                <w:color w:val="auto"/>
                <w:sz w:val="16"/>
                <w:szCs w:val="16"/>
                <w:lang w:val="en-GB"/>
              </w:rPr>
            </w:pPr>
          </w:p>
          <w:p w14:paraId="7556DCA5" w14:textId="72C220E3"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343 </w:t>
            </w:r>
            <w:r w:rsidRPr="00BF38C6">
              <w:rPr>
                <w:rFonts w:ascii="Arial Narrow" w:hAnsi="Arial Narrow" w:cs="Arial"/>
                <w:color w:val="auto"/>
                <w:sz w:val="16"/>
                <w:szCs w:val="16"/>
                <w:lang w:val="ru-RU"/>
              </w:rPr>
              <w:t>°C</w:t>
            </w:r>
          </w:p>
        </w:tc>
        <w:tc>
          <w:tcPr>
            <w:tcW w:w="1951" w:type="dxa"/>
            <w:tcBorders>
              <w:top w:val="single" w:sz="6" w:space="0" w:color="auto"/>
              <w:left w:val="single" w:sz="6" w:space="0" w:color="auto"/>
              <w:bottom w:val="single" w:sz="6" w:space="0" w:color="auto"/>
              <w:right w:val="single" w:sz="6" w:space="0" w:color="auto"/>
            </w:tcBorders>
          </w:tcPr>
          <w:p w14:paraId="205BADDD" w14:textId="77777777" w:rsidR="00F772B5" w:rsidRPr="00BF38C6" w:rsidRDefault="00F772B5" w:rsidP="00F772B5">
            <w:pPr>
              <w:pStyle w:val="CellBody"/>
              <w:rPr>
                <w:rFonts w:ascii="Arial Narrow" w:hAnsi="Arial Narrow"/>
                <w:color w:val="auto"/>
                <w:sz w:val="16"/>
                <w:szCs w:val="16"/>
                <w:u w:val="single"/>
                <w:lang w:val="ru-RU"/>
              </w:rPr>
            </w:pPr>
          </w:p>
          <w:p w14:paraId="489AC624" w14:textId="25E9D3CB"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w:t>
            </w:r>
          </w:p>
          <w:p w14:paraId="74B02306"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68535A85" w14:textId="7182A705"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6759B5">
              <w:rPr>
                <w:rFonts w:ascii="Arial Narrow" w:hAnsi="Arial Narrow"/>
                <w:color w:val="auto"/>
                <w:sz w:val="16"/>
                <w:szCs w:val="16"/>
                <w:lang w:val="ru-RU"/>
              </w:rPr>
              <w:t xml:space="preserve"> </w:t>
            </w:r>
            <w:r w:rsidRPr="00BF38C6">
              <w:rPr>
                <w:rFonts w:ascii="Arial Narrow" w:hAnsi="Arial Narrow"/>
                <w:color w:val="auto"/>
                <w:sz w:val="16"/>
                <w:szCs w:val="16"/>
                <w:lang w:val="ru-RU"/>
              </w:rPr>
              <w:t>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255,3 бар (изб.)</w:t>
            </w:r>
          </w:p>
          <w:p w14:paraId="60C47BF4" w14:textId="4F0ED21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250,6 </w:t>
            </w:r>
            <w:r w:rsidRPr="00BF38C6">
              <w:rPr>
                <w:rFonts w:ascii="Arial Narrow" w:hAnsi="Arial Narrow"/>
                <w:color w:val="auto"/>
                <w:sz w:val="16"/>
                <w:szCs w:val="16"/>
                <w:lang w:val="ru-RU"/>
              </w:rPr>
              <w:t>бар (изб.)</w:t>
            </w:r>
          </w:p>
          <w:p w14:paraId="6CD41F19" w14:textId="782142C8"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233,0 </w:t>
            </w:r>
            <w:r w:rsidRPr="00BF38C6">
              <w:rPr>
                <w:rFonts w:ascii="Arial Narrow" w:hAnsi="Arial Narrow"/>
                <w:color w:val="auto"/>
                <w:sz w:val="16"/>
                <w:szCs w:val="16"/>
                <w:lang w:val="ru-RU"/>
              </w:rPr>
              <w:t>бар (изб.)</w:t>
            </w:r>
          </w:p>
          <w:p w14:paraId="20B9EBA9" w14:textId="626CD423"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150 °</w:t>
            </w:r>
            <w:r w:rsidRPr="00BF38C6">
              <w:rPr>
                <w:rFonts w:ascii="Arial Narrow" w:hAnsi="Arial Narrow"/>
                <w:snapToGrid w:val="0"/>
                <w:color w:val="auto"/>
                <w:sz w:val="16"/>
                <w:szCs w:val="16"/>
                <w:lang w:val="ru-RU"/>
              </w:rPr>
              <w:t xml:space="preserve">C = 225,4 </w:t>
            </w:r>
            <w:r w:rsidRPr="00BF38C6">
              <w:rPr>
                <w:rFonts w:ascii="Arial Narrow" w:hAnsi="Arial Narrow"/>
                <w:color w:val="auto"/>
                <w:sz w:val="16"/>
                <w:szCs w:val="16"/>
                <w:lang w:val="ru-RU"/>
              </w:rPr>
              <w:t>бар (изб.)</w:t>
            </w:r>
          </w:p>
          <w:p w14:paraId="17926353" w14:textId="0741DDD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200 °</w:t>
            </w:r>
            <w:r w:rsidRPr="00BF38C6">
              <w:rPr>
                <w:rFonts w:ascii="Arial Narrow" w:hAnsi="Arial Narrow"/>
                <w:snapToGrid w:val="0"/>
                <w:color w:val="auto"/>
                <w:sz w:val="16"/>
                <w:szCs w:val="16"/>
                <w:lang w:val="ru-RU"/>
              </w:rPr>
              <w:t xml:space="preserve">C = 219,0 </w:t>
            </w:r>
            <w:r w:rsidRPr="00BF38C6">
              <w:rPr>
                <w:rFonts w:ascii="Arial Narrow" w:hAnsi="Arial Narrow"/>
                <w:color w:val="auto"/>
                <w:sz w:val="16"/>
                <w:szCs w:val="16"/>
                <w:lang w:val="ru-RU"/>
              </w:rPr>
              <w:t>бар (изб.)</w:t>
            </w:r>
          </w:p>
          <w:p w14:paraId="65F93214" w14:textId="7FA74A7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250 °</w:t>
            </w:r>
            <w:r w:rsidRPr="00BF38C6">
              <w:rPr>
                <w:rFonts w:ascii="Arial Narrow" w:hAnsi="Arial Narrow"/>
                <w:snapToGrid w:val="0"/>
                <w:color w:val="auto"/>
                <w:sz w:val="16"/>
                <w:szCs w:val="16"/>
                <w:lang w:val="ru-RU"/>
              </w:rPr>
              <w:t xml:space="preserve">C = 209,7 </w:t>
            </w:r>
            <w:r w:rsidRPr="00BF38C6">
              <w:rPr>
                <w:rFonts w:ascii="Arial Narrow" w:hAnsi="Arial Narrow"/>
                <w:color w:val="auto"/>
                <w:sz w:val="16"/>
                <w:szCs w:val="16"/>
                <w:lang w:val="ru-RU"/>
              </w:rPr>
              <w:t>бар (изб.)</w:t>
            </w:r>
          </w:p>
          <w:p w14:paraId="24031BAF" w14:textId="59EAEF19"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300 °</w:t>
            </w:r>
            <w:r w:rsidRPr="00BF38C6">
              <w:rPr>
                <w:rFonts w:ascii="Arial Narrow" w:hAnsi="Arial Narrow"/>
                <w:snapToGrid w:val="0"/>
                <w:color w:val="auto"/>
                <w:sz w:val="16"/>
                <w:szCs w:val="16"/>
                <w:lang w:val="ru-RU"/>
              </w:rPr>
              <w:t xml:space="preserve">C = 199,1 </w:t>
            </w:r>
            <w:r w:rsidRPr="00BF38C6">
              <w:rPr>
                <w:rFonts w:ascii="Arial Narrow" w:hAnsi="Arial Narrow"/>
                <w:color w:val="auto"/>
                <w:sz w:val="16"/>
                <w:szCs w:val="16"/>
                <w:lang w:val="ru-RU"/>
              </w:rPr>
              <w:t>бар (изб.)</w:t>
            </w:r>
          </w:p>
          <w:p w14:paraId="2649CA10" w14:textId="3EADD8D2"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343 °</w:t>
            </w:r>
            <w:r w:rsidRPr="00BF38C6">
              <w:rPr>
                <w:rFonts w:ascii="Arial Narrow" w:hAnsi="Arial Narrow"/>
                <w:snapToGrid w:val="0"/>
                <w:color w:val="auto"/>
                <w:sz w:val="16"/>
                <w:szCs w:val="16"/>
                <w:lang w:val="ru-RU"/>
              </w:rPr>
              <w:t xml:space="preserve">C = 189,4 </w:t>
            </w:r>
            <w:r w:rsidRPr="00BF38C6">
              <w:rPr>
                <w:rFonts w:ascii="Arial Narrow" w:hAnsi="Arial Narrow"/>
                <w:color w:val="auto"/>
                <w:sz w:val="16"/>
                <w:szCs w:val="16"/>
                <w:lang w:val="ru-RU"/>
              </w:rPr>
              <w:t>бар (изб.)</w:t>
            </w:r>
          </w:p>
          <w:p w14:paraId="71B125A2" w14:textId="77777777" w:rsidR="00F772B5" w:rsidRPr="00BF38C6" w:rsidRDefault="00F772B5" w:rsidP="00F772B5">
            <w:pPr>
              <w:pStyle w:val="CellBody"/>
              <w:rPr>
                <w:rFonts w:ascii="Arial Narrow" w:hAnsi="Arial Narrow" w:cs="Arial"/>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33FDA5C6" w14:textId="77777777" w:rsidR="00F772B5" w:rsidRPr="00BF38C6" w:rsidRDefault="00F772B5" w:rsidP="00F772B5">
            <w:pPr>
              <w:pStyle w:val="CellBodyCentered"/>
              <w:rPr>
                <w:rFonts w:ascii="Arial Narrow" w:hAnsi="Arial Narrow" w:cs="Arial"/>
                <w:color w:val="auto"/>
                <w:sz w:val="16"/>
                <w:szCs w:val="16"/>
                <w:lang w:val="ru-RU"/>
              </w:rPr>
            </w:pPr>
          </w:p>
          <w:p w14:paraId="24CD6264" w14:textId="67ABF21E"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w:t>
            </w:r>
            <w:r>
              <w:rPr>
                <w:rFonts w:ascii="Arial Narrow" w:hAnsi="Arial Narrow" w:cs="Arial"/>
                <w:color w:val="auto"/>
                <w:sz w:val="16"/>
                <w:szCs w:val="16"/>
              </w:rPr>
              <w:t>рим</w:t>
            </w:r>
            <w:r w:rsidRPr="00BF38C6">
              <w:rPr>
                <w:rFonts w:ascii="Arial Narrow" w:hAnsi="Arial Narrow" w:cs="Arial"/>
                <w:color w:val="auto"/>
                <w:sz w:val="16"/>
                <w:szCs w:val="16"/>
                <w:lang w:val="ru-RU"/>
              </w:rPr>
              <w:t>. 3</w:t>
            </w:r>
          </w:p>
        </w:tc>
        <w:tc>
          <w:tcPr>
            <w:tcW w:w="450" w:type="dxa"/>
            <w:tcBorders>
              <w:top w:val="single" w:sz="6" w:space="0" w:color="auto"/>
              <w:left w:val="single" w:sz="6" w:space="0" w:color="auto"/>
              <w:bottom w:val="single" w:sz="6" w:space="0" w:color="auto"/>
              <w:right w:val="single" w:sz="6" w:space="0" w:color="auto"/>
            </w:tcBorders>
          </w:tcPr>
          <w:p w14:paraId="76445869" w14:textId="77777777" w:rsidR="00F772B5" w:rsidRPr="00BF38C6" w:rsidRDefault="00F772B5" w:rsidP="00F772B5">
            <w:pPr>
              <w:pStyle w:val="CellBodyCentered"/>
              <w:jc w:val="left"/>
              <w:rPr>
                <w:rFonts w:ascii="Arial Narrow" w:hAnsi="Arial Narrow"/>
                <w:color w:val="auto"/>
                <w:sz w:val="16"/>
                <w:szCs w:val="16"/>
                <w:lang w:val="en-GB"/>
              </w:rPr>
            </w:pPr>
          </w:p>
          <w:p w14:paraId="3700BC4A"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486E22FC" w14:textId="77777777" w:rsidTr="002A7110">
        <w:tc>
          <w:tcPr>
            <w:tcW w:w="3332" w:type="dxa"/>
            <w:tcBorders>
              <w:top w:val="single" w:sz="6" w:space="0" w:color="auto"/>
              <w:left w:val="single" w:sz="6" w:space="0" w:color="auto"/>
              <w:bottom w:val="single" w:sz="6" w:space="0" w:color="auto"/>
              <w:right w:val="single" w:sz="6" w:space="0" w:color="auto"/>
            </w:tcBorders>
          </w:tcPr>
          <w:p w14:paraId="7F199408" w14:textId="77777777" w:rsidR="00F772B5" w:rsidRPr="00BF38C6" w:rsidRDefault="00F772B5" w:rsidP="00F772B5">
            <w:pPr>
              <w:pStyle w:val="CellBody"/>
              <w:rPr>
                <w:rFonts w:ascii="Arial Narrow" w:hAnsi="Arial Narrow" w:cs="Arial"/>
                <w:color w:val="auto"/>
                <w:sz w:val="16"/>
                <w:szCs w:val="16"/>
                <w:lang w:val="ru-RU"/>
              </w:rPr>
            </w:pPr>
          </w:p>
          <w:p w14:paraId="1350E8B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21FCD7C0"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rPr>
              <w:t>GS</w:t>
            </w:r>
            <w:r w:rsidRPr="00BF38C6">
              <w:rPr>
                <w:rFonts w:ascii="Arial Narrow" w:hAnsi="Arial Narrow"/>
                <w:color w:val="auto"/>
                <w:sz w:val="16"/>
                <w:szCs w:val="16"/>
                <w:lang w:val="ru-RU"/>
              </w:rPr>
              <w:t xml:space="preserve"> – КИСЛЫЙ ГАЗ</w:t>
            </w:r>
          </w:p>
          <w:p w14:paraId="7BEDB2B8"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HOS – ПОДАЧА ГИДРАВЛИЧЕСКОГО МАСЛА</w:t>
            </w:r>
          </w:p>
          <w:p w14:paraId="68EE321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150519FE" w14:textId="77777777" w:rsidR="00F772B5" w:rsidRPr="00BF38C6" w:rsidRDefault="00F772B5" w:rsidP="00F772B5">
            <w:pPr>
              <w:pStyle w:val="CellBodyCentered"/>
              <w:rPr>
                <w:rFonts w:ascii="Arial Narrow" w:hAnsi="Arial Narrow"/>
                <w:b/>
                <w:color w:val="auto"/>
                <w:sz w:val="16"/>
                <w:szCs w:val="16"/>
                <w:lang w:val="ru-RU"/>
              </w:rPr>
            </w:pPr>
          </w:p>
          <w:p w14:paraId="7FC2D320"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1500K1</w:t>
            </w:r>
          </w:p>
        </w:tc>
        <w:tc>
          <w:tcPr>
            <w:tcW w:w="720" w:type="dxa"/>
            <w:tcBorders>
              <w:top w:val="single" w:sz="6" w:space="0" w:color="auto"/>
              <w:left w:val="single" w:sz="6" w:space="0" w:color="auto"/>
              <w:bottom w:val="single" w:sz="6" w:space="0" w:color="auto"/>
              <w:right w:val="single" w:sz="6" w:space="0" w:color="auto"/>
            </w:tcBorders>
          </w:tcPr>
          <w:p w14:paraId="702A791E" w14:textId="77777777" w:rsidR="00F772B5" w:rsidRPr="00BF38C6" w:rsidRDefault="00F772B5" w:rsidP="00F772B5">
            <w:pPr>
              <w:pStyle w:val="CellBodyCentered"/>
              <w:rPr>
                <w:rFonts w:ascii="Arial Narrow" w:hAnsi="Arial Narrow"/>
                <w:color w:val="auto"/>
                <w:sz w:val="16"/>
                <w:szCs w:val="16"/>
                <w:lang w:val="en-GB"/>
              </w:rPr>
            </w:pPr>
          </w:p>
          <w:p w14:paraId="287575E7"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3D38D817" w14:textId="77777777" w:rsidR="00F772B5" w:rsidRPr="00BF38C6" w:rsidRDefault="00F772B5" w:rsidP="00F772B5">
            <w:pPr>
              <w:pStyle w:val="CellBodyCentered"/>
              <w:rPr>
                <w:rFonts w:ascii="Arial Narrow" w:hAnsi="Arial Narrow"/>
                <w:color w:val="auto"/>
                <w:sz w:val="16"/>
                <w:szCs w:val="16"/>
                <w:lang w:val="ru-RU"/>
              </w:rPr>
            </w:pPr>
          </w:p>
          <w:p w14:paraId="265EB002"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1992FCB8"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0C8F0EFD" w14:textId="3D55F9D8"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673EA632" w14:textId="77777777" w:rsidR="00F772B5" w:rsidRPr="00BF38C6" w:rsidRDefault="00F772B5" w:rsidP="00F772B5">
            <w:pPr>
              <w:pStyle w:val="CellBodyCentered"/>
              <w:rPr>
                <w:rFonts w:ascii="Arial Narrow" w:hAnsi="Arial Narrow"/>
                <w:color w:val="auto"/>
                <w:sz w:val="16"/>
                <w:szCs w:val="16"/>
                <w:lang w:val="ru-RU"/>
              </w:rPr>
            </w:pPr>
          </w:p>
          <w:p w14:paraId="697AC565"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КЛАСС 1500</w:t>
            </w:r>
          </w:p>
          <w:p w14:paraId="70DDD2C6" w14:textId="77777777" w:rsidR="00F772B5"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RF</w:t>
            </w:r>
            <w:r w:rsidRPr="00BF38C6">
              <w:rPr>
                <w:rFonts w:ascii="Arial Narrow" w:hAnsi="Arial Narrow"/>
                <w:color w:val="auto"/>
                <w:sz w:val="16"/>
                <w:szCs w:val="16"/>
                <w:lang w:val="en-GB"/>
              </w:rPr>
              <w:t>/CF</w:t>
            </w:r>
          </w:p>
          <w:p w14:paraId="25F3AFD9" w14:textId="1B5C47C6" w:rsidR="00F772B5" w:rsidRPr="00BF38C6" w:rsidRDefault="00F772B5" w:rsidP="00F772B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Прим. 8</w:t>
            </w:r>
          </w:p>
        </w:tc>
        <w:tc>
          <w:tcPr>
            <w:tcW w:w="709" w:type="dxa"/>
            <w:tcBorders>
              <w:top w:val="single" w:sz="6" w:space="0" w:color="auto"/>
              <w:left w:val="single" w:sz="6" w:space="0" w:color="auto"/>
              <w:bottom w:val="single" w:sz="6" w:space="0" w:color="auto"/>
              <w:right w:val="single" w:sz="6" w:space="0" w:color="auto"/>
            </w:tcBorders>
          </w:tcPr>
          <w:p w14:paraId="10ADF0DA" w14:textId="77777777" w:rsidR="00F772B5" w:rsidRPr="00BF38C6" w:rsidRDefault="00F772B5" w:rsidP="00F772B5">
            <w:pPr>
              <w:pStyle w:val="CellBodyCentered"/>
              <w:rPr>
                <w:rFonts w:ascii="Arial Narrow" w:hAnsi="Arial Narrow"/>
                <w:color w:val="auto"/>
                <w:sz w:val="16"/>
                <w:szCs w:val="16"/>
                <w:lang w:val="en-GB"/>
              </w:rPr>
            </w:pPr>
          </w:p>
          <w:p w14:paraId="7BFD8693" w14:textId="41BE673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+126 °C</w:t>
            </w:r>
          </w:p>
        </w:tc>
        <w:tc>
          <w:tcPr>
            <w:tcW w:w="1951" w:type="dxa"/>
            <w:tcBorders>
              <w:top w:val="single" w:sz="6" w:space="0" w:color="auto"/>
              <w:left w:val="single" w:sz="6" w:space="0" w:color="auto"/>
              <w:bottom w:val="single" w:sz="6" w:space="0" w:color="auto"/>
              <w:right w:val="single" w:sz="6" w:space="0" w:color="auto"/>
            </w:tcBorders>
          </w:tcPr>
          <w:p w14:paraId="4820BC20" w14:textId="77777777" w:rsidR="00F772B5" w:rsidRPr="00BF38C6" w:rsidRDefault="00F772B5" w:rsidP="00F772B5">
            <w:pPr>
              <w:pStyle w:val="CellBody"/>
              <w:rPr>
                <w:rFonts w:ascii="Arial Narrow" w:hAnsi="Arial Narrow"/>
                <w:color w:val="auto"/>
                <w:sz w:val="16"/>
                <w:szCs w:val="16"/>
                <w:u w:val="single"/>
                <w:lang w:val="ru-RU"/>
              </w:rPr>
            </w:pPr>
          </w:p>
          <w:p w14:paraId="48A4F221" w14:textId="77777777"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w:t>
            </w:r>
          </w:p>
          <w:p w14:paraId="7AE9C3E9"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3AEEF50D" w14:textId="44D5A85B"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255,3 бар (изб.)</w:t>
            </w:r>
          </w:p>
          <w:p w14:paraId="7C3BC0BF" w14:textId="44234C9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250,6 </w:t>
            </w:r>
            <w:r w:rsidRPr="00BF38C6">
              <w:rPr>
                <w:rFonts w:ascii="Arial Narrow" w:hAnsi="Arial Narrow"/>
                <w:color w:val="auto"/>
                <w:sz w:val="16"/>
                <w:szCs w:val="16"/>
                <w:lang w:val="ru-RU"/>
              </w:rPr>
              <w:t>бар (изб.)</w:t>
            </w:r>
          </w:p>
          <w:p w14:paraId="1B5E551A" w14:textId="265D00E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233,0 </w:t>
            </w:r>
            <w:r w:rsidRPr="00BF38C6">
              <w:rPr>
                <w:rFonts w:ascii="Arial Narrow" w:hAnsi="Arial Narrow"/>
                <w:color w:val="auto"/>
                <w:sz w:val="16"/>
                <w:szCs w:val="16"/>
                <w:lang w:val="ru-RU"/>
              </w:rPr>
              <w:t>бар (изб.)</w:t>
            </w:r>
          </w:p>
          <w:p w14:paraId="75AA0C9B" w14:textId="4A6A9A54"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126 °</w:t>
            </w:r>
            <w:r w:rsidRPr="00BF38C6">
              <w:rPr>
                <w:rFonts w:ascii="Arial Narrow" w:hAnsi="Arial Narrow"/>
                <w:snapToGrid w:val="0"/>
                <w:color w:val="auto"/>
                <w:sz w:val="16"/>
                <w:szCs w:val="16"/>
                <w:lang w:val="ru-RU"/>
              </w:rPr>
              <w:t xml:space="preserve">C = 228,9 </w:t>
            </w:r>
            <w:r w:rsidRPr="00BF38C6">
              <w:rPr>
                <w:rFonts w:ascii="Arial Narrow" w:hAnsi="Arial Narrow"/>
                <w:color w:val="auto"/>
                <w:sz w:val="16"/>
                <w:szCs w:val="16"/>
                <w:lang w:val="ru-RU"/>
              </w:rPr>
              <w:t>бар (изб.)</w:t>
            </w:r>
          </w:p>
          <w:p w14:paraId="17B29F0E" w14:textId="77777777" w:rsidR="00F772B5" w:rsidRPr="00BF38C6" w:rsidRDefault="00F772B5" w:rsidP="00F772B5">
            <w:pPr>
              <w:pStyle w:val="CellBody"/>
              <w:rPr>
                <w:rFonts w:ascii="Arial Narrow" w:hAnsi="Arial Narrow" w:cs="Arial"/>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3A8CA298" w14:textId="77777777" w:rsidR="00F772B5" w:rsidRPr="00BF38C6" w:rsidRDefault="00F772B5" w:rsidP="00F772B5">
            <w:pPr>
              <w:pStyle w:val="CellBodyCentered"/>
              <w:rPr>
                <w:rFonts w:ascii="Arial Narrow" w:hAnsi="Arial Narrow" w:cs="Arial"/>
                <w:color w:val="auto"/>
                <w:sz w:val="16"/>
                <w:szCs w:val="16"/>
                <w:lang w:val="ru-RU"/>
              </w:rPr>
            </w:pPr>
          </w:p>
          <w:p w14:paraId="40467823"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ДА</w:t>
            </w:r>
          </w:p>
        </w:tc>
        <w:tc>
          <w:tcPr>
            <w:tcW w:w="450" w:type="dxa"/>
            <w:tcBorders>
              <w:top w:val="single" w:sz="6" w:space="0" w:color="auto"/>
              <w:left w:val="single" w:sz="6" w:space="0" w:color="auto"/>
              <w:bottom w:val="single" w:sz="6" w:space="0" w:color="auto"/>
              <w:right w:val="single" w:sz="6" w:space="0" w:color="auto"/>
            </w:tcBorders>
          </w:tcPr>
          <w:p w14:paraId="6A7BA52A" w14:textId="77777777" w:rsidR="00F772B5" w:rsidRPr="00BF38C6" w:rsidRDefault="00F772B5" w:rsidP="00F772B5">
            <w:pPr>
              <w:pStyle w:val="CellBodyCentered"/>
              <w:rPr>
                <w:rFonts w:ascii="Arial Narrow" w:hAnsi="Arial Narrow"/>
                <w:color w:val="auto"/>
                <w:sz w:val="16"/>
                <w:szCs w:val="16"/>
                <w:lang w:val="en-GB"/>
              </w:rPr>
            </w:pPr>
          </w:p>
          <w:p w14:paraId="247C1CEB"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4C1A4C62" w14:textId="77777777" w:rsidTr="002A7110">
        <w:tc>
          <w:tcPr>
            <w:tcW w:w="3332" w:type="dxa"/>
            <w:tcBorders>
              <w:top w:val="single" w:sz="6" w:space="0" w:color="auto"/>
              <w:left w:val="single" w:sz="6" w:space="0" w:color="auto"/>
              <w:bottom w:val="single" w:sz="6" w:space="0" w:color="auto"/>
              <w:right w:val="single" w:sz="6" w:space="0" w:color="auto"/>
            </w:tcBorders>
          </w:tcPr>
          <w:p w14:paraId="4440FF8E" w14:textId="77777777" w:rsidR="00F772B5" w:rsidRPr="00BF38C6" w:rsidRDefault="00F772B5" w:rsidP="00F772B5">
            <w:pPr>
              <w:pStyle w:val="CellBody"/>
              <w:rPr>
                <w:rFonts w:ascii="Arial Narrow" w:hAnsi="Arial Narrow"/>
                <w:color w:val="auto"/>
                <w:sz w:val="16"/>
                <w:szCs w:val="16"/>
                <w:lang w:val="ru-RU"/>
              </w:rPr>
            </w:pPr>
          </w:p>
          <w:p w14:paraId="46D2B968" w14:textId="77777777" w:rsidR="004630AB" w:rsidRPr="00BF38C6" w:rsidRDefault="004630AB" w:rsidP="004630AB">
            <w:pPr>
              <w:pStyle w:val="CellBody"/>
              <w:rPr>
                <w:ins w:id="2359" w:author="Zhunisbayev, Olzhasbek [Bolashak Atyrau Limited]" w:date="2024-10-30T19:28:00Z" w16du:dateUtc="2024-10-30T14:28:00Z"/>
                <w:rFonts w:ascii="Arial Narrow" w:hAnsi="Arial Narrow" w:cs="Arial"/>
                <w:color w:val="auto"/>
                <w:sz w:val="16"/>
                <w:szCs w:val="16"/>
                <w:lang w:val="ru-RU"/>
              </w:rPr>
            </w:pPr>
            <w:ins w:id="2360" w:author="Zhunisbayev, Olzhasbek [Bolashak Atyrau Limited]" w:date="2024-10-30T19:28:00Z" w16du:dateUtc="2024-10-30T14:28:00Z">
              <w:r w:rsidRPr="00BF38C6">
                <w:rPr>
                  <w:rFonts w:ascii="Arial Narrow" w:hAnsi="Arial Narrow" w:cs="Arial"/>
                  <w:color w:val="auto"/>
                  <w:sz w:val="16"/>
                  <w:szCs w:val="16"/>
                  <w:lang w:val="en-GB"/>
                </w:rPr>
                <w:t>BF</w:t>
              </w:r>
              <w:r w:rsidRPr="00BF38C6">
                <w:rPr>
                  <w:rFonts w:ascii="Arial Narrow" w:hAnsi="Arial Narrow" w:cs="Arial"/>
                  <w:color w:val="auto"/>
                  <w:sz w:val="16"/>
                  <w:szCs w:val="16"/>
                  <w:lang w:val="ru-RU"/>
                </w:rPr>
                <w:t xml:space="preserve"> – ФАКЕЛЬНЫЙ ГАЗ (ТОЛЬКО </w:t>
              </w:r>
              <w:r>
                <w:rPr>
                  <w:rFonts w:ascii="Arial Narrow" w:hAnsi="Arial Narrow" w:cs="Arial"/>
                  <w:color w:val="auto"/>
                  <w:sz w:val="16"/>
                  <w:szCs w:val="16"/>
                  <w:lang w:val="ru-RU"/>
                </w:rPr>
                <w:t>ВНЕ ЗАВОДА</w:t>
              </w:r>
              <w:r w:rsidRPr="00BF38C6">
                <w:rPr>
                  <w:rFonts w:ascii="Arial Narrow" w:hAnsi="Arial Narrow" w:cs="Arial"/>
                  <w:color w:val="auto"/>
                  <w:sz w:val="16"/>
                  <w:szCs w:val="16"/>
                  <w:lang w:val="ru-RU"/>
                </w:rPr>
                <w:t>)</w:t>
              </w:r>
            </w:ins>
          </w:p>
          <w:p w14:paraId="1D1FA49F" w14:textId="77777777" w:rsidR="004630AB" w:rsidRPr="00BF38C6" w:rsidRDefault="004630AB" w:rsidP="004630AB">
            <w:pPr>
              <w:pStyle w:val="CellBody"/>
              <w:rPr>
                <w:ins w:id="2361" w:author="Zhunisbayev, Olzhasbek [Bolashak Atyrau Limited]" w:date="2024-10-30T19:28:00Z" w16du:dateUtc="2024-10-30T14:28:00Z"/>
                <w:rFonts w:ascii="Arial Narrow" w:hAnsi="Arial Narrow" w:cs="Arial"/>
                <w:color w:val="auto"/>
                <w:sz w:val="16"/>
                <w:szCs w:val="16"/>
                <w:lang w:val="ru-RU"/>
              </w:rPr>
            </w:pPr>
            <w:ins w:id="2362" w:author="Zhunisbayev, Olzhasbek [Bolashak Atyrau Limited]" w:date="2024-10-30T19:28:00Z" w16du:dateUtc="2024-10-30T14:28:00Z">
              <w:r w:rsidRPr="00BF38C6">
                <w:rPr>
                  <w:rFonts w:ascii="Arial Narrow" w:hAnsi="Arial Narrow" w:cs="Arial"/>
                  <w:color w:val="auto"/>
                  <w:sz w:val="16"/>
                  <w:szCs w:val="16"/>
                  <w:lang w:val="en-GB"/>
                </w:rPr>
                <w:t>BFH</w:t>
              </w:r>
              <w:r w:rsidRPr="00BF38C6">
                <w:rPr>
                  <w:rFonts w:ascii="Arial Narrow" w:hAnsi="Arial Narrow" w:cs="Arial"/>
                  <w:color w:val="auto"/>
                  <w:sz w:val="16"/>
                  <w:szCs w:val="16"/>
                  <w:lang w:val="ru-RU"/>
                </w:rPr>
                <w:t xml:space="preserve"> – ФАКЕЛЬНЫЙ ГАЗ, ВЫСОКОЕ ДАВЛЕНИЕ</w:t>
              </w:r>
            </w:ins>
          </w:p>
          <w:p w14:paraId="61FB396F" w14:textId="77777777" w:rsidR="004630AB" w:rsidRPr="00BF38C6" w:rsidRDefault="004630AB" w:rsidP="004630AB">
            <w:pPr>
              <w:pStyle w:val="CellBody"/>
              <w:tabs>
                <w:tab w:val="left" w:pos="0"/>
              </w:tabs>
              <w:rPr>
                <w:ins w:id="2363" w:author="Zhunisbayev, Olzhasbek [Bolashak Atyrau Limited]" w:date="2024-10-30T19:28:00Z" w16du:dateUtc="2024-10-30T14:28:00Z"/>
                <w:rFonts w:ascii="Arial Narrow" w:hAnsi="Arial Narrow" w:cs="Arial"/>
                <w:color w:val="auto"/>
                <w:sz w:val="16"/>
                <w:szCs w:val="16"/>
                <w:lang w:val="ru-RU"/>
              </w:rPr>
            </w:pPr>
            <w:ins w:id="2364" w:author="Zhunisbayev, Olzhasbek [Bolashak Atyrau Limited]" w:date="2024-10-30T19:28:00Z" w16du:dateUtc="2024-10-30T14:28: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0C98B48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FGH – ТОПЛИВНЫЙ ГАЗ, ВЫСОКОЕ ДАВЛЕНИЕ</w:t>
            </w:r>
          </w:p>
          <w:p w14:paraId="5952F6AF"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HOS</w:t>
            </w:r>
            <w:r w:rsidRPr="00BF38C6">
              <w:rPr>
                <w:rFonts w:ascii="Arial Narrow" w:hAnsi="Arial Narrow" w:cs="Arial"/>
                <w:color w:val="auto"/>
                <w:sz w:val="16"/>
                <w:szCs w:val="16"/>
                <w:lang w:val="ru-RU"/>
              </w:rPr>
              <w:t xml:space="preserve"> – </w:t>
            </w:r>
            <w:r w:rsidRPr="00BF38C6">
              <w:rPr>
                <w:rFonts w:ascii="Arial Narrow" w:hAnsi="Arial Narrow"/>
                <w:color w:val="auto"/>
                <w:sz w:val="16"/>
                <w:szCs w:val="16"/>
                <w:lang w:val="ru-RU"/>
              </w:rPr>
              <w:t>ПОДАЧА ГИДРАВЛИЧЕСКОГО МАСЛА</w:t>
            </w:r>
          </w:p>
          <w:p w14:paraId="25E5D543" w14:textId="77777777" w:rsidR="001C72CB" w:rsidRPr="00BF38C6" w:rsidRDefault="001C72CB" w:rsidP="001C72CB">
            <w:pPr>
              <w:pStyle w:val="CellBody"/>
              <w:rPr>
                <w:ins w:id="2365" w:author="Zhunisbayev, Olzhasbek [Bolashak Atyrau Limited]" w:date="2024-10-30T19:28:00Z" w16du:dateUtc="2024-10-30T14:28:00Z"/>
                <w:rFonts w:ascii="Arial Narrow" w:hAnsi="Arial Narrow" w:cs="Arial"/>
                <w:color w:val="auto"/>
                <w:sz w:val="16"/>
                <w:szCs w:val="16"/>
                <w:lang w:val="ru-RU"/>
              </w:rPr>
            </w:pPr>
            <w:ins w:id="2366" w:author="Zhunisbayev, Olzhasbek [Bolashak Atyrau Limited]" w:date="2024-10-30T19:28:00Z" w16du:dateUtc="2024-10-30T14:28:00Z">
              <w:r w:rsidRPr="00BF38C6">
                <w:rPr>
                  <w:rFonts w:ascii="Arial Narrow" w:hAnsi="Arial Narrow" w:cs="Arial"/>
                  <w:color w:val="auto"/>
                  <w:sz w:val="16"/>
                  <w:szCs w:val="16"/>
                  <w:lang w:val="en-GB"/>
                </w:rPr>
                <w:t>NH</w:t>
              </w:r>
              <w:r w:rsidRPr="00BF38C6">
                <w:rPr>
                  <w:rFonts w:ascii="Arial Narrow" w:hAnsi="Arial Narrow" w:cs="Arial"/>
                  <w:color w:val="auto"/>
                  <w:sz w:val="16"/>
                  <w:szCs w:val="16"/>
                  <w:lang w:val="ru-RU"/>
                </w:rPr>
                <w:t xml:space="preserve"> – АЗОТ, ВЫСОКОЕ ДАВЛЕНИЕ</w:t>
              </w:r>
            </w:ins>
          </w:p>
          <w:p w14:paraId="5ECE8EA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 xml:space="preserve">PHC </w:t>
            </w:r>
            <w:r w:rsidRPr="00BF38C6">
              <w:rPr>
                <w:rFonts w:ascii="Arial Narrow" w:hAnsi="Arial Narrow" w:cs="Arial"/>
                <w:color w:val="auto"/>
                <w:sz w:val="16"/>
                <w:szCs w:val="16"/>
                <w:lang w:val="ru-RU"/>
              </w:rPr>
              <w:t>–</w:t>
            </w:r>
            <w:r w:rsidRPr="00BF38C6">
              <w:rPr>
                <w:rFonts w:ascii="Arial Narrow" w:hAnsi="Arial Narrow"/>
                <w:color w:val="auto"/>
                <w:sz w:val="16"/>
                <w:szCs w:val="16"/>
                <w:lang w:val="ru-RU"/>
              </w:rPr>
              <w:t xml:space="preserve"> 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3542CEBE" w14:textId="77777777" w:rsidR="00F772B5" w:rsidRPr="00BF38C6" w:rsidRDefault="00F772B5" w:rsidP="00F772B5">
            <w:pPr>
              <w:pStyle w:val="CellBodyCentered"/>
              <w:rPr>
                <w:rFonts w:ascii="Arial Narrow" w:hAnsi="Arial Narrow"/>
                <w:b/>
                <w:color w:val="auto"/>
                <w:sz w:val="16"/>
                <w:szCs w:val="16"/>
                <w:lang w:val="ru-RU"/>
              </w:rPr>
            </w:pPr>
          </w:p>
          <w:p w14:paraId="5F022C75"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1500P1</w:t>
            </w:r>
          </w:p>
        </w:tc>
        <w:tc>
          <w:tcPr>
            <w:tcW w:w="720" w:type="dxa"/>
            <w:tcBorders>
              <w:top w:val="single" w:sz="6" w:space="0" w:color="auto"/>
              <w:left w:val="single" w:sz="6" w:space="0" w:color="auto"/>
              <w:bottom w:val="single" w:sz="6" w:space="0" w:color="auto"/>
              <w:right w:val="single" w:sz="6" w:space="0" w:color="auto"/>
            </w:tcBorders>
          </w:tcPr>
          <w:p w14:paraId="717071BF" w14:textId="77777777" w:rsidR="00F772B5" w:rsidRPr="00BF38C6" w:rsidRDefault="00F772B5" w:rsidP="00F772B5">
            <w:pPr>
              <w:pStyle w:val="CellBodyCentered"/>
              <w:rPr>
                <w:rFonts w:ascii="Arial Narrow" w:hAnsi="Arial Narrow"/>
                <w:color w:val="auto"/>
                <w:sz w:val="16"/>
                <w:szCs w:val="16"/>
                <w:lang w:val="en-GB"/>
              </w:rPr>
            </w:pPr>
          </w:p>
          <w:p w14:paraId="01C8A626"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w:t>
            </w:r>
          </w:p>
          <w:p w14:paraId="099AB9BA" w14:textId="77777777" w:rsidR="00F772B5" w:rsidRPr="00BF38C6" w:rsidRDefault="00F772B5" w:rsidP="00F772B5">
            <w:pPr>
              <w:pStyle w:val="CellBodyCentered"/>
              <w:rPr>
                <w:rFonts w:ascii="Arial Narrow" w:hAnsi="Arial Narrow"/>
                <w:color w:val="auto"/>
                <w:sz w:val="16"/>
                <w:szCs w:val="16"/>
                <w:lang w:val="ru-RU"/>
              </w:rPr>
            </w:pPr>
          </w:p>
          <w:p w14:paraId="0FD3D7B6" w14:textId="77777777" w:rsidR="00F772B5" w:rsidRPr="00BF38C6" w:rsidRDefault="00F772B5" w:rsidP="00F772B5">
            <w:pPr>
              <w:pStyle w:val="CellBodyCentered"/>
              <w:rPr>
                <w:rFonts w:ascii="Arial Narrow" w:hAnsi="Arial Narrow"/>
                <w:color w:val="auto"/>
                <w:sz w:val="16"/>
                <w:szCs w:val="16"/>
                <w:lang w:val="ru-RU"/>
              </w:rPr>
            </w:pPr>
          </w:p>
          <w:p w14:paraId="4D0721FF" w14:textId="763E6B42" w:rsidR="00F772B5" w:rsidRPr="00BF38C6" w:rsidRDefault="00F772B5" w:rsidP="00F772B5">
            <w:pPr>
              <w:pStyle w:val="CellBodyCentered"/>
              <w:rPr>
                <w:rFonts w:ascii="Arial Narrow" w:hAnsi="Arial Narrow" w:cs="Arial"/>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25B009C5" w14:textId="77777777" w:rsidR="00F772B5" w:rsidRPr="00BF38C6" w:rsidRDefault="00F772B5" w:rsidP="00F772B5">
            <w:pPr>
              <w:pStyle w:val="CellBodyCentered"/>
              <w:rPr>
                <w:rFonts w:ascii="Arial Narrow" w:hAnsi="Arial Narrow"/>
                <w:color w:val="auto"/>
                <w:sz w:val="16"/>
                <w:szCs w:val="16"/>
                <w:lang w:val="ru-RU"/>
              </w:rPr>
            </w:pPr>
          </w:p>
          <w:p w14:paraId="6D73895B" w14:textId="2C2EBB6A"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НЕРЖ СТАЛЬ 316/316L</w:t>
            </w:r>
          </w:p>
          <w:p w14:paraId="04694A25" w14:textId="77777777" w:rsidR="00F772B5" w:rsidRPr="00BF38C6" w:rsidRDefault="00F772B5" w:rsidP="00F772B5">
            <w:pPr>
              <w:pStyle w:val="CellBodyCentered"/>
              <w:rPr>
                <w:rFonts w:ascii="Arial Narrow" w:hAnsi="Arial Narrow"/>
                <w:color w:val="auto"/>
                <w:sz w:val="16"/>
                <w:szCs w:val="16"/>
                <w:lang w:val="ru-RU"/>
              </w:rPr>
            </w:pPr>
          </w:p>
          <w:p w14:paraId="564E1813" w14:textId="1F6A82E2"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del w:id="2367" w:author="Zhunisbayev, Olzhasbek [Bolashak Atyrau Limited]" w:date="2024-10-30T19:29:00Z" w16du:dateUtc="2024-10-30T14:29:00Z">
              <w:r w:rsidRPr="00BF38C6" w:rsidDel="00640BCF">
                <w:rPr>
                  <w:rFonts w:ascii="Arial Narrow" w:hAnsi="Arial Narrow" w:cs="Arial"/>
                  <w:color w:val="auto"/>
                  <w:sz w:val="16"/>
                  <w:szCs w:val="16"/>
                  <w:lang w:val="ru-RU"/>
                </w:rPr>
                <w:delText>ечание</w:delText>
              </w:r>
            </w:del>
            <w:r w:rsidRPr="00BF38C6">
              <w:rPr>
                <w:rFonts w:ascii="Arial Narrow" w:hAnsi="Arial Narrow" w:cs="Arial"/>
                <w:color w:val="auto"/>
                <w:sz w:val="16"/>
                <w:szCs w:val="16"/>
                <w:lang w:val="ru-RU"/>
              </w:rPr>
              <w:t xml:space="preserve"> 1</w:t>
            </w:r>
          </w:p>
        </w:tc>
        <w:tc>
          <w:tcPr>
            <w:tcW w:w="810" w:type="dxa"/>
            <w:tcBorders>
              <w:top w:val="single" w:sz="6" w:space="0" w:color="auto"/>
              <w:left w:val="single" w:sz="6" w:space="0" w:color="auto"/>
              <w:bottom w:val="single" w:sz="6" w:space="0" w:color="auto"/>
              <w:right w:val="single" w:sz="6" w:space="0" w:color="auto"/>
            </w:tcBorders>
          </w:tcPr>
          <w:p w14:paraId="0CFE784F" w14:textId="77777777" w:rsidR="00F772B5" w:rsidRPr="00BF38C6" w:rsidRDefault="00F772B5" w:rsidP="00F772B5">
            <w:pPr>
              <w:pStyle w:val="CellBodyCentered"/>
              <w:rPr>
                <w:rFonts w:ascii="Arial Narrow" w:hAnsi="Arial Narrow"/>
                <w:color w:val="auto"/>
                <w:sz w:val="16"/>
                <w:szCs w:val="16"/>
                <w:lang w:val="ru-RU"/>
              </w:rPr>
            </w:pPr>
          </w:p>
          <w:p w14:paraId="195A154A"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w:t>
            </w:r>
          </w:p>
          <w:p w14:paraId="2FEF804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1500</w:t>
            </w:r>
          </w:p>
          <w:p w14:paraId="491C7D16" w14:textId="77777777" w:rsidR="00F772B5"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RF</w:t>
            </w:r>
            <w:r w:rsidRPr="00BF38C6">
              <w:rPr>
                <w:rFonts w:ascii="Arial Narrow" w:hAnsi="Arial Narrow"/>
                <w:color w:val="auto"/>
                <w:sz w:val="16"/>
                <w:szCs w:val="16"/>
                <w:lang w:val="en-GB"/>
              </w:rPr>
              <w:t>/CF</w:t>
            </w:r>
          </w:p>
          <w:p w14:paraId="12187604" w14:textId="01D106EB" w:rsidR="00F772B5" w:rsidRPr="00BF38C6" w:rsidRDefault="00F772B5" w:rsidP="00F772B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Прим. 8</w:t>
            </w:r>
          </w:p>
        </w:tc>
        <w:tc>
          <w:tcPr>
            <w:tcW w:w="709" w:type="dxa"/>
            <w:tcBorders>
              <w:top w:val="single" w:sz="6" w:space="0" w:color="auto"/>
              <w:left w:val="single" w:sz="6" w:space="0" w:color="auto"/>
              <w:bottom w:val="single" w:sz="6" w:space="0" w:color="auto"/>
              <w:right w:val="single" w:sz="6" w:space="0" w:color="auto"/>
            </w:tcBorders>
          </w:tcPr>
          <w:p w14:paraId="4F742B9A" w14:textId="77777777" w:rsidR="00F772B5" w:rsidRPr="00BF38C6" w:rsidRDefault="00F772B5" w:rsidP="00F772B5">
            <w:pPr>
              <w:pStyle w:val="CellBodyCentered"/>
              <w:rPr>
                <w:rFonts w:ascii="Arial Narrow" w:hAnsi="Arial Narrow"/>
                <w:color w:val="auto"/>
                <w:sz w:val="16"/>
                <w:szCs w:val="16"/>
                <w:lang w:val="en-GB"/>
              </w:rPr>
            </w:pPr>
          </w:p>
          <w:p w14:paraId="36B99CF8" w14:textId="6255AF7B"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 -50 до +</w:t>
            </w:r>
            <w:del w:id="2368" w:author="Zhunisbayev, Olzhasbek [Bolashak Atyrau Limited]" w:date="2024-10-30T19:32:00Z" w16du:dateUtc="2024-10-30T14:32:00Z">
              <w:r w:rsidRPr="00BF38C6" w:rsidDel="00D42DCD">
                <w:rPr>
                  <w:rFonts w:ascii="Arial Narrow" w:hAnsi="Arial Narrow"/>
                  <w:color w:val="auto"/>
                  <w:sz w:val="16"/>
                  <w:szCs w:val="16"/>
                  <w:lang w:val="ru-RU"/>
                </w:rPr>
                <w:delText xml:space="preserve">100 </w:delText>
              </w:r>
            </w:del>
            <w:ins w:id="2369" w:author="Zhunisbayev, Olzhasbek [Bolashak Atyrau Limited]" w:date="2024-10-30T19:32:00Z" w16du:dateUtc="2024-10-30T14:32:00Z">
              <w:r w:rsidR="00D42DCD">
                <w:rPr>
                  <w:rFonts w:ascii="Arial Narrow" w:hAnsi="Arial Narrow"/>
                  <w:color w:val="auto"/>
                  <w:sz w:val="16"/>
                  <w:szCs w:val="16"/>
                </w:rPr>
                <w:t>2</w:t>
              </w:r>
              <w:r w:rsidR="00D42DCD" w:rsidRPr="00BF38C6">
                <w:rPr>
                  <w:rFonts w:ascii="Arial Narrow" w:hAnsi="Arial Narrow"/>
                  <w:color w:val="auto"/>
                  <w:sz w:val="16"/>
                  <w:szCs w:val="16"/>
                  <w:lang w:val="ru-RU"/>
                </w:rPr>
                <w:t xml:space="preserve">00 </w:t>
              </w:r>
            </w:ins>
            <w:r w:rsidRPr="00BF38C6">
              <w:rPr>
                <w:rFonts w:ascii="Arial Narrow" w:hAnsi="Arial Narrow" w:cs="Arial"/>
                <w:color w:val="auto"/>
                <w:sz w:val="16"/>
                <w:szCs w:val="16"/>
                <w:lang w:val="ru-RU"/>
              </w:rPr>
              <w:t>°C</w:t>
            </w:r>
          </w:p>
        </w:tc>
        <w:tc>
          <w:tcPr>
            <w:tcW w:w="1951" w:type="dxa"/>
            <w:tcBorders>
              <w:top w:val="single" w:sz="6" w:space="0" w:color="auto"/>
              <w:left w:val="single" w:sz="6" w:space="0" w:color="auto"/>
              <w:bottom w:val="single" w:sz="6" w:space="0" w:color="auto"/>
              <w:right w:val="single" w:sz="6" w:space="0" w:color="auto"/>
            </w:tcBorders>
          </w:tcPr>
          <w:p w14:paraId="09C7B0C3" w14:textId="77777777" w:rsidR="00F772B5" w:rsidRPr="00BF38C6" w:rsidRDefault="00F772B5" w:rsidP="00F772B5">
            <w:pPr>
              <w:pStyle w:val="CellBody"/>
              <w:rPr>
                <w:rFonts w:ascii="Arial Narrow" w:hAnsi="Arial Narrow"/>
                <w:color w:val="auto"/>
                <w:sz w:val="16"/>
                <w:szCs w:val="16"/>
                <w:u w:val="single"/>
                <w:lang w:val="ru-RU"/>
              </w:rPr>
            </w:pPr>
          </w:p>
          <w:p w14:paraId="033B4CA5" w14:textId="186CCC12"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 xml:space="preserve"> </w:t>
            </w:r>
          </w:p>
          <w:p w14:paraId="14F806B9"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62CAD57F" w14:textId="6B9C8440"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248,2 бар (изб.)</w:t>
            </w:r>
          </w:p>
          <w:p w14:paraId="1A6D5AE1" w14:textId="564FCC4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240,6 </w:t>
            </w:r>
            <w:r w:rsidRPr="00BF38C6">
              <w:rPr>
                <w:rFonts w:ascii="Arial Narrow" w:hAnsi="Arial Narrow"/>
                <w:color w:val="auto"/>
                <w:sz w:val="16"/>
                <w:szCs w:val="16"/>
                <w:lang w:val="ru-RU"/>
              </w:rPr>
              <w:t>бар (изб.)</w:t>
            </w:r>
          </w:p>
          <w:p w14:paraId="7044393C" w14:textId="74EA45E3" w:rsidR="00F772B5" w:rsidRPr="00137754" w:rsidRDefault="00F772B5" w:rsidP="00F772B5">
            <w:pPr>
              <w:pStyle w:val="CellBody"/>
              <w:rPr>
                <w:ins w:id="2370" w:author="Zhunisbayev, Olzhasbek [Bolashak Atyrau Limited]" w:date="2024-10-30T19:32:00Z" w16du:dateUtc="2024-10-30T14:32:00Z"/>
                <w:rFonts w:ascii="Arial Narrow" w:hAnsi="Arial Narrow"/>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211,0 </w:t>
            </w:r>
            <w:r w:rsidRPr="00BF38C6">
              <w:rPr>
                <w:rFonts w:ascii="Arial Narrow" w:hAnsi="Arial Narrow"/>
                <w:color w:val="auto"/>
                <w:sz w:val="16"/>
                <w:szCs w:val="16"/>
                <w:lang w:val="ru-RU"/>
              </w:rPr>
              <w:t>бар (изб.)</w:t>
            </w:r>
          </w:p>
          <w:p w14:paraId="288A798E" w14:textId="77777777" w:rsidR="00D42DCD" w:rsidRPr="00780A33" w:rsidRDefault="00D42DCD" w:rsidP="00D42DCD">
            <w:pPr>
              <w:pStyle w:val="CellBody"/>
              <w:rPr>
                <w:ins w:id="2371" w:author="Zhunisbayev, Olzhasbek [Bolashak Atyrau Limited]" w:date="2024-10-30T19:32:00Z" w16du:dateUtc="2024-10-30T14:32:00Z"/>
                <w:rFonts w:ascii="Arial Narrow" w:hAnsi="Arial Narrow"/>
                <w:color w:val="auto"/>
                <w:sz w:val="16"/>
                <w:szCs w:val="16"/>
                <w:lang w:val="ru-RU"/>
              </w:rPr>
            </w:pPr>
            <w:ins w:id="2372" w:author="Zhunisbayev, Olzhasbek [Bolashak Atyrau Limited]" w:date="2024-10-30T19:32:00Z" w16du:dateUtc="2024-10-30T14:32:00Z">
              <w:r w:rsidRPr="00BF38C6">
                <w:rPr>
                  <w:rFonts w:ascii="Arial Narrow" w:hAnsi="Arial Narrow"/>
                  <w:color w:val="auto"/>
                  <w:sz w:val="16"/>
                  <w:szCs w:val="16"/>
                  <w:lang w:val="ru-RU"/>
                </w:rPr>
                <w:t>1</w:t>
              </w:r>
              <w:r w:rsidRPr="00780A33">
                <w:rPr>
                  <w:rFonts w:ascii="Arial Narrow" w:hAnsi="Arial Narrow"/>
                  <w:color w:val="auto"/>
                  <w:sz w:val="16"/>
                  <w:szCs w:val="16"/>
                  <w:lang w:val="ru-RU"/>
                </w:rPr>
                <w:t>5</w:t>
              </w: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w:t>
              </w:r>
              <w:r w:rsidRPr="00780A33">
                <w:rPr>
                  <w:rFonts w:ascii="Arial Narrow" w:hAnsi="Arial Narrow"/>
                  <w:snapToGrid w:val="0"/>
                  <w:color w:val="auto"/>
                  <w:sz w:val="16"/>
                  <w:szCs w:val="16"/>
                  <w:lang w:val="ru-RU"/>
                </w:rPr>
                <w:t>192</w:t>
              </w:r>
              <w:r w:rsidRPr="00BF38C6">
                <w:rPr>
                  <w:rFonts w:ascii="Arial Narrow" w:hAnsi="Arial Narrow"/>
                  <w:snapToGrid w:val="0"/>
                  <w:color w:val="auto"/>
                  <w:sz w:val="16"/>
                  <w:szCs w:val="16"/>
                  <w:lang w:val="ru-RU"/>
                </w:rPr>
                <w:t>,</w:t>
              </w:r>
              <w:r w:rsidRPr="00780A33">
                <w:rPr>
                  <w:rFonts w:ascii="Arial Narrow" w:hAnsi="Arial Narrow"/>
                  <w:snapToGrid w:val="0"/>
                  <w:color w:val="auto"/>
                  <w:sz w:val="16"/>
                  <w:szCs w:val="16"/>
                  <w:lang w:val="ru-RU"/>
                </w:rPr>
                <w:t>5</w:t>
              </w:r>
              <w:r w:rsidRPr="00BF38C6">
                <w:rPr>
                  <w:rFonts w:ascii="Arial Narrow" w:hAnsi="Arial Narrow"/>
                  <w:snapToGrid w:val="0"/>
                  <w:color w:val="auto"/>
                  <w:sz w:val="16"/>
                  <w:szCs w:val="16"/>
                  <w:lang w:val="ru-RU"/>
                </w:rPr>
                <w:t xml:space="preserve"> </w:t>
              </w:r>
              <w:r w:rsidRPr="00BF38C6">
                <w:rPr>
                  <w:rFonts w:ascii="Arial Narrow" w:hAnsi="Arial Narrow"/>
                  <w:color w:val="auto"/>
                  <w:sz w:val="16"/>
                  <w:szCs w:val="16"/>
                  <w:lang w:val="ru-RU"/>
                </w:rPr>
                <w:t>бар (изб.)</w:t>
              </w:r>
            </w:ins>
          </w:p>
          <w:p w14:paraId="63660736" w14:textId="77777777" w:rsidR="00D42DCD" w:rsidRPr="00780A33" w:rsidRDefault="00D42DCD" w:rsidP="00D42DCD">
            <w:pPr>
              <w:pStyle w:val="CellBody"/>
              <w:rPr>
                <w:ins w:id="2373" w:author="Zhunisbayev, Olzhasbek [Bolashak Atyrau Limited]" w:date="2024-10-30T19:32:00Z" w16du:dateUtc="2024-10-30T14:32:00Z"/>
                <w:rFonts w:ascii="Arial Narrow" w:hAnsi="Arial Narrow"/>
                <w:color w:val="auto"/>
                <w:sz w:val="16"/>
                <w:szCs w:val="16"/>
                <w:lang w:val="ru-RU"/>
              </w:rPr>
            </w:pPr>
            <w:ins w:id="2374" w:author="Zhunisbayev, Olzhasbek [Bolashak Atyrau Limited]" w:date="2024-10-30T19:32:00Z" w16du:dateUtc="2024-10-30T14:32:00Z">
              <w:r w:rsidRPr="00780A33">
                <w:rPr>
                  <w:rFonts w:ascii="Arial Narrow" w:hAnsi="Arial Narrow"/>
                  <w:color w:val="auto"/>
                  <w:sz w:val="16"/>
                  <w:szCs w:val="16"/>
                  <w:lang w:val="ru-RU"/>
                </w:rPr>
                <w:t>20</w:t>
              </w: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w:t>
              </w:r>
              <w:r w:rsidRPr="00780A33">
                <w:rPr>
                  <w:rFonts w:ascii="Arial Narrow" w:hAnsi="Arial Narrow"/>
                  <w:snapToGrid w:val="0"/>
                  <w:color w:val="auto"/>
                  <w:sz w:val="16"/>
                  <w:szCs w:val="16"/>
                  <w:lang w:val="ru-RU"/>
                </w:rPr>
                <w:t>1</w:t>
              </w:r>
              <w:r w:rsidRPr="00D42DCD">
                <w:rPr>
                  <w:rFonts w:ascii="Arial Narrow" w:hAnsi="Arial Narrow"/>
                  <w:snapToGrid w:val="0"/>
                  <w:color w:val="auto"/>
                  <w:sz w:val="16"/>
                  <w:szCs w:val="16"/>
                  <w:lang w:val="ru-RU"/>
                  <w:rPrChange w:id="2375" w:author="Zhunisbayev, Olzhasbek [Bolashak Atyrau Limited]" w:date="2024-10-30T19:32:00Z" w16du:dateUtc="2024-10-30T14:32:00Z">
                    <w:rPr>
                      <w:rFonts w:ascii="Arial Narrow" w:hAnsi="Arial Narrow"/>
                      <w:snapToGrid w:val="0"/>
                      <w:color w:val="auto"/>
                      <w:sz w:val="16"/>
                      <w:szCs w:val="16"/>
                    </w:rPr>
                  </w:rPrChange>
                </w:rPr>
                <w:t>78</w:t>
              </w:r>
              <w:r w:rsidRPr="00BF38C6">
                <w:rPr>
                  <w:rFonts w:ascii="Arial Narrow" w:hAnsi="Arial Narrow"/>
                  <w:snapToGrid w:val="0"/>
                  <w:color w:val="auto"/>
                  <w:sz w:val="16"/>
                  <w:szCs w:val="16"/>
                  <w:lang w:val="ru-RU"/>
                </w:rPr>
                <w:t>,</w:t>
              </w:r>
              <w:r w:rsidRPr="00D42DCD">
                <w:rPr>
                  <w:rFonts w:ascii="Arial Narrow" w:hAnsi="Arial Narrow"/>
                  <w:snapToGrid w:val="0"/>
                  <w:color w:val="auto"/>
                  <w:sz w:val="16"/>
                  <w:szCs w:val="16"/>
                  <w:lang w:val="ru-RU"/>
                  <w:rPrChange w:id="2376" w:author="Zhunisbayev, Olzhasbek [Bolashak Atyrau Limited]" w:date="2024-10-30T19:32:00Z" w16du:dateUtc="2024-10-30T14:32:00Z">
                    <w:rPr>
                      <w:rFonts w:ascii="Arial Narrow" w:hAnsi="Arial Narrow"/>
                      <w:snapToGrid w:val="0"/>
                      <w:color w:val="auto"/>
                      <w:sz w:val="16"/>
                      <w:szCs w:val="16"/>
                    </w:rPr>
                  </w:rPrChange>
                </w:rPr>
                <w:t>3</w:t>
              </w:r>
              <w:r w:rsidRPr="00BF38C6">
                <w:rPr>
                  <w:rFonts w:ascii="Arial Narrow" w:hAnsi="Arial Narrow"/>
                  <w:snapToGrid w:val="0"/>
                  <w:color w:val="auto"/>
                  <w:sz w:val="16"/>
                  <w:szCs w:val="16"/>
                  <w:lang w:val="ru-RU"/>
                </w:rPr>
                <w:t xml:space="preserve"> </w:t>
              </w:r>
              <w:r w:rsidRPr="00BF38C6">
                <w:rPr>
                  <w:rFonts w:ascii="Arial Narrow" w:hAnsi="Arial Narrow"/>
                  <w:color w:val="auto"/>
                  <w:sz w:val="16"/>
                  <w:szCs w:val="16"/>
                  <w:lang w:val="ru-RU"/>
                </w:rPr>
                <w:t>бар (изб.)</w:t>
              </w:r>
            </w:ins>
          </w:p>
          <w:p w14:paraId="55B85DD4" w14:textId="2354113C" w:rsidR="00D42DCD" w:rsidRPr="00D42DCD" w:rsidDel="00D42DCD" w:rsidRDefault="00D42DCD" w:rsidP="00F772B5">
            <w:pPr>
              <w:pStyle w:val="CellBody"/>
              <w:rPr>
                <w:del w:id="2377" w:author="Zhunisbayev, Olzhasbek [Bolashak Atyrau Limited]" w:date="2024-10-30T19:32:00Z" w16du:dateUtc="2024-10-30T14:32:00Z"/>
                <w:rFonts w:ascii="Arial Narrow" w:hAnsi="Arial Narrow" w:cs="Arial"/>
                <w:color w:val="auto"/>
                <w:sz w:val="16"/>
                <w:szCs w:val="16"/>
                <w:u w:val="single"/>
                <w:lang w:val="ru-RU"/>
              </w:rPr>
            </w:pPr>
          </w:p>
          <w:p w14:paraId="0454A84A" w14:textId="77777777" w:rsidR="00F772B5" w:rsidRPr="00BF38C6" w:rsidRDefault="00F772B5" w:rsidP="00F772B5">
            <w:pPr>
              <w:pStyle w:val="CellBody"/>
              <w:rPr>
                <w:rFonts w:ascii="Arial Narrow" w:hAnsi="Arial Narrow" w:cs="Arial"/>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3EC8CB2A" w14:textId="77777777" w:rsidR="00F772B5" w:rsidRPr="00BF38C6" w:rsidRDefault="00F772B5" w:rsidP="00F772B5">
            <w:pPr>
              <w:pStyle w:val="CellBodyCentered"/>
              <w:rPr>
                <w:rFonts w:ascii="Arial Narrow" w:hAnsi="Arial Narrow"/>
                <w:color w:val="auto"/>
                <w:sz w:val="16"/>
                <w:szCs w:val="16"/>
                <w:lang w:val="ru-RU"/>
              </w:rPr>
            </w:pPr>
          </w:p>
          <w:p w14:paraId="3826F183"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490BED9B" w14:textId="77777777" w:rsidR="00F772B5" w:rsidRPr="00BF38C6" w:rsidRDefault="00F772B5" w:rsidP="00F772B5">
            <w:pPr>
              <w:pStyle w:val="CellBodyCentered"/>
              <w:rPr>
                <w:rFonts w:ascii="Arial Narrow" w:hAnsi="Arial Narrow"/>
                <w:color w:val="auto"/>
                <w:sz w:val="16"/>
                <w:szCs w:val="16"/>
                <w:lang w:val="en-GB"/>
              </w:rPr>
            </w:pPr>
          </w:p>
          <w:p w14:paraId="69A723E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1C72CB" w:rsidRPr="00F94BC8" w14:paraId="31EB416D" w14:textId="77777777" w:rsidTr="002A7110">
        <w:trPr>
          <w:ins w:id="2378" w:author="Zhunisbayev, Olzhasbek [Bolashak Atyrau Limited]" w:date="2024-10-30T19:28:00Z"/>
        </w:trPr>
        <w:tc>
          <w:tcPr>
            <w:tcW w:w="3332" w:type="dxa"/>
            <w:tcBorders>
              <w:top w:val="single" w:sz="6" w:space="0" w:color="auto"/>
              <w:left w:val="single" w:sz="6" w:space="0" w:color="auto"/>
              <w:bottom w:val="single" w:sz="6" w:space="0" w:color="auto"/>
              <w:right w:val="single" w:sz="6" w:space="0" w:color="auto"/>
            </w:tcBorders>
          </w:tcPr>
          <w:p w14:paraId="10A84130" w14:textId="77777777" w:rsidR="001C72CB" w:rsidRPr="00137754" w:rsidRDefault="001C72CB" w:rsidP="00F772B5">
            <w:pPr>
              <w:pStyle w:val="CellBody"/>
              <w:rPr>
                <w:ins w:id="2379" w:author="Zhunisbayev, Olzhasbek [Bolashak Atyrau Limited]" w:date="2024-10-30T19:28:00Z" w16du:dateUtc="2024-10-30T14:28:00Z"/>
                <w:rFonts w:ascii="Arial Narrow" w:hAnsi="Arial Narrow"/>
                <w:color w:val="auto"/>
                <w:sz w:val="16"/>
                <w:szCs w:val="16"/>
                <w:lang w:val="ru-RU"/>
              </w:rPr>
            </w:pPr>
          </w:p>
          <w:p w14:paraId="78425C7D" w14:textId="77777777" w:rsidR="001C72CB" w:rsidRPr="00BF38C6" w:rsidRDefault="001C72CB" w:rsidP="001C72CB">
            <w:pPr>
              <w:pStyle w:val="CellBody"/>
              <w:tabs>
                <w:tab w:val="left" w:pos="0"/>
              </w:tabs>
              <w:rPr>
                <w:ins w:id="2380" w:author="Zhunisbayev, Olzhasbek [Bolashak Atyrau Limited]" w:date="2024-10-30T19:29:00Z" w16du:dateUtc="2024-10-30T14:29:00Z"/>
                <w:rFonts w:ascii="Arial Narrow" w:hAnsi="Arial Narrow" w:cs="Arial"/>
                <w:color w:val="auto"/>
                <w:sz w:val="16"/>
                <w:szCs w:val="16"/>
                <w:lang w:val="ru-RU"/>
              </w:rPr>
            </w:pPr>
            <w:ins w:id="2381" w:author="Zhunisbayev, Olzhasbek [Bolashak Atyrau Limited]" w:date="2024-10-30T19:29:00Z" w16du:dateUtc="2024-10-30T14:29:00Z">
              <w:r w:rsidRPr="00BF38C6">
                <w:rPr>
                  <w:rFonts w:ascii="Arial Narrow" w:hAnsi="Arial Narrow"/>
                  <w:color w:val="auto"/>
                  <w:sz w:val="16"/>
                  <w:szCs w:val="16"/>
                </w:rPr>
                <w:t>BD</w:t>
              </w:r>
              <w:r w:rsidRPr="00BF38C6">
                <w:rPr>
                  <w:rFonts w:ascii="Arial Narrow" w:hAnsi="Arial Narrow"/>
                  <w:color w:val="auto"/>
                  <w:sz w:val="16"/>
                  <w:szCs w:val="16"/>
                  <w:lang w:val="ru-RU"/>
                </w:rPr>
                <w:t xml:space="preserve"> – ПРОДУВКА, УГЛЕВОДОРОДЫ</w:t>
              </w:r>
            </w:ins>
          </w:p>
          <w:p w14:paraId="5A105EDC" w14:textId="77777777" w:rsidR="001C72CB" w:rsidRPr="00BF38C6" w:rsidRDefault="001C72CB" w:rsidP="001C72CB">
            <w:pPr>
              <w:pStyle w:val="CellBody"/>
              <w:rPr>
                <w:ins w:id="2382" w:author="Zhunisbayev, Olzhasbek [Bolashak Atyrau Limited]" w:date="2024-10-30T19:29:00Z" w16du:dateUtc="2024-10-30T14:29:00Z"/>
                <w:rFonts w:ascii="Arial Narrow" w:hAnsi="Arial Narrow" w:cs="Arial"/>
                <w:color w:val="auto"/>
                <w:sz w:val="16"/>
                <w:szCs w:val="16"/>
                <w:lang w:val="ru-RU"/>
              </w:rPr>
            </w:pPr>
            <w:ins w:id="2383" w:author="Zhunisbayev, Olzhasbek [Bolashak Atyrau Limited]" w:date="2024-10-30T19:29:00Z" w16du:dateUtc="2024-10-30T14:29:00Z">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ins>
          </w:p>
          <w:p w14:paraId="4D69B765" w14:textId="77777777" w:rsidR="001C72CB" w:rsidRPr="00BF38C6" w:rsidRDefault="001C72CB" w:rsidP="001C72CB">
            <w:pPr>
              <w:pStyle w:val="CellBody"/>
              <w:rPr>
                <w:ins w:id="2384" w:author="Zhunisbayev, Olzhasbek [Bolashak Atyrau Limited]" w:date="2024-10-30T19:29:00Z" w16du:dateUtc="2024-10-30T14:29:00Z"/>
                <w:rFonts w:ascii="Arial Narrow" w:hAnsi="Arial Narrow" w:cs="Arial"/>
                <w:color w:val="auto"/>
                <w:sz w:val="16"/>
                <w:szCs w:val="16"/>
                <w:lang w:val="ru-RU"/>
              </w:rPr>
            </w:pPr>
            <w:ins w:id="2385" w:author="Zhunisbayev, Olzhasbek [Bolashak Atyrau Limited]" w:date="2024-10-30T19:29:00Z" w16du:dateUtc="2024-10-30T14:29:00Z">
              <w:r w:rsidRPr="00BF38C6">
                <w:rPr>
                  <w:rFonts w:ascii="Arial Narrow" w:hAnsi="Arial Narrow" w:cs="Arial"/>
                  <w:color w:val="auto"/>
                  <w:sz w:val="16"/>
                  <w:szCs w:val="16"/>
                  <w:lang w:val="en-GB"/>
                </w:rPr>
                <w:t>NH</w:t>
              </w:r>
              <w:r w:rsidRPr="00BF38C6">
                <w:rPr>
                  <w:rFonts w:ascii="Arial Narrow" w:hAnsi="Arial Narrow" w:cs="Arial"/>
                  <w:color w:val="auto"/>
                  <w:sz w:val="16"/>
                  <w:szCs w:val="16"/>
                  <w:lang w:val="ru-RU"/>
                </w:rPr>
                <w:t xml:space="preserve"> – АЗОТ, ВЫСОКОЕ ДАВЛЕНИЕ</w:t>
              </w:r>
            </w:ins>
          </w:p>
          <w:p w14:paraId="5917983C" w14:textId="77777777" w:rsidR="001C72CB" w:rsidRPr="001C72CB" w:rsidRDefault="001C72CB" w:rsidP="00F772B5">
            <w:pPr>
              <w:pStyle w:val="CellBody"/>
              <w:rPr>
                <w:ins w:id="2386" w:author="Zhunisbayev, Olzhasbek [Bolashak Atyrau Limited]" w:date="2024-10-30T19:28:00Z" w16du:dateUtc="2024-10-30T14:28:00Z"/>
                <w:rFonts w:ascii="Arial Narrow" w:hAnsi="Arial Narrow"/>
                <w:color w:val="auto"/>
                <w:sz w:val="16"/>
                <w:szCs w:val="16"/>
                <w:lang w:val="ru-RU"/>
                <w:rPrChange w:id="2387" w:author="Zhunisbayev, Olzhasbek [Bolashak Atyrau Limited]" w:date="2024-10-30T19:29:00Z" w16du:dateUtc="2024-10-30T14:29:00Z">
                  <w:rPr>
                    <w:ins w:id="2388" w:author="Zhunisbayev, Olzhasbek [Bolashak Atyrau Limited]" w:date="2024-10-30T19:28:00Z" w16du:dateUtc="2024-10-30T14:28:00Z"/>
                    <w:rFonts w:ascii="Arial Narrow" w:hAnsi="Arial Narrow"/>
                    <w:color w:val="auto"/>
                    <w:sz w:val="16"/>
                    <w:szCs w:val="16"/>
                  </w:rPr>
                </w:rPrChange>
              </w:rPr>
            </w:pPr>
          </w:p>
          <w:p w14:paraId="4FC6F573" w14:textId="77777777" w:rsidR="001C72CB" w:rsidRPr="001C72CB" w:rsidRDefault="001C72CB" w:rsidP="00F772B5">
            <w:pPr>
              <w:pStyle w:val="CellBody"/>
              <w:rPr>
                <w:ins w:id="2389" w:author="Zhunisbayev, Olzhasbek [Bolashak Atyrau Limited]" w:date="2024-10-30T19:28:00Z" w16du:dateUtc="2024-10-30T14:28:00Z"/>
                <w:rFonts w:ascii="Arial Narrow" w:hAnsi="Arial Narrow"/>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5F5EB407" w14:textId="77777777" w:rsidR="001C72CB" w:rsidRPr="001C72CB" w:rsidRDefault="001C72CB" w:rsidP="00F772B5">
            <w:pPr>
              <w:pStyle w:val="CellBodyCentered"/>
              <w:rPr>
                <w:ins w:id="2390" w:author="Zhunisbayev, Olzhasbek [Bolashak Atyrau Limited]" w:date="2024-10-30T19:28:00Z" w16du:dateUtc="2024-10-30T14:28:00Z"/>
                <w:rFonts w:ascii="Arial Narrow" w:hAnsi="Arial Narrow"/>
                <w:b/>
                <w:color w:val="auto"/>
                <w:sz w:val="16"/>
                <w:szCs w:val="16"/>
                <w:lang w:val="ru-RU"/>
                <w:rPrChange w:id="2391" w:author="Zhunisbayev, Olzhasbek [Bolashak Atyrau Limited]" w:date="2024-10-30T19:29:00Z" w16du:dateUtc="2024-10-30T14:29:00Z">
                  <w:rPr>
                    <w:ins w:id="2392" w:author="Zhunisbayev, Olzhasbek [Bolashak Atyrau Limited]" w:date="2024-10-30T19:28:00Z" w16du:dateUtc="2024-10-30T14:28:00Z"/>
                    <w:rFonts w:ascii="Arial Narrow" w:hAnsi="Arial Narrow"/>
                    <w:b/>
                    <w:color w:val="auto"/>
                    <w:sz w:val="16"/>
                    <w:szCs w:val="16"/>
                  </w:rPr>
                </w:rPrChange>
              </w:rPr>
            </w:pPr>
          </w:p>
          <w:p w14:paraId="1EC30E9A" w14:textId="0CD89703" w:rsidR="001C72CB" w:rsidRPr="001C72CB" w:rsidRDefault="001C72CB" w:rsidP="00F772B5">
            <w:pPr>
              <w:pStyle w:val="CellBodyCentered"/>
              <w:rPr>
                <w:ins w:id="2393" w:author="Zhunisbayev, Olzhasbek [Bolashak Atyrau Limited]" w:date="2024-10-30T19:28:00Z" w16du:dateUtc="2024-10-30T14:28:00Z"/>
                <w:rFonts w:ascii="Arial Narrow" w:hAnsi="Arial Narrow"/>
                <w:b/>
                <w:color w:val="auto"/>
                <w:sz w:val="16"/>
                <w:szCs w:val="16"/>
                <w:rPrChange w:id="2394" w:author="Zhunisbayev, Olzhasbek [Bolashak Atyrau Limited]" w:date="2024-10-30T19:28:00Z" w16du:dateUtc="2024-10-30T14:28:00Z">
                  <w:rPr>
                    <w:ins w:id="2395" w:author="Zhunisbayev, Olzhasbek [Bolashak Atyrau Limited]" w:date="2024-10-30T19:28:00Z" w16du:dateUtc="2024-10-30T14:28:00Z"/>
                    <w:rFonts w:ascii="Arial Narrow" w:hAnsi="Arial Narrow"/>
                    <w:b/>
                    <w:color w:val="auto"/>
                    <w:sz w:val="16"/>
                    <w:szCs w:val="16"/>
                    <w:lang w:val="ru-RU"/>
                  </w:rPr>
                </w:rPrChange>
              </w:rPr>
            </w:pPr>
            <w:ins w:id="2396" w:author="Zhunisbayev, Olzhasbek [Bolashak Atyrau Limited]" w:date="2024-10-30T19:28:00Z" w16du:dateUtc="2024-10-30T14:28:00Z">
              <w:r>
                <w:rPr>
                  <w:rFonts w:ascii="Arial Narrow" w:hAnsi="Arial Narrow"/>
                  <w:b/>
                  <w:color w:val="auto"/>
                  <w:sz w:val="16"/>
                  <w:szCs w:val="16"/>
                </w:rPr>
                <w:t>1500P2</w:t>
              </w:r>
            </w:ins>
          </w:p>
        </w:tc>
        <w:tc>
          <w:tcPr>
            <w:tcW w:w="720" w:type="dxa"/>
            <w:tcBorders>
              <w:top w:val="single" w:sz="6" w:space="0" w:color="auto"/>
              <w:left w:val="single" w:sz="6" w:space="0" w:color="auto"/>
              <w:bottom w:val="single" w:sz="6" w:space="0" w:color="auto"/>
              <w:right w:val="single" w:sz="6" w:space="0" w:color="auto"/>
            </w:tcBorders>
          </w:tcPr>
          <w:p w14:paraId="1510BF2D" w14:textId="77777777" w:rsidR="001C72CB" w:rsidRDefault="001C72CB" w:rsidP="00F772B5">
            <w:pPr>
              <w:pStyle w:val="CellBodyCentered"/>
              <w:rPr>
                <w:ins w:id="2397" w:author="Zhunisbayev, Olzhasbek [Bolashak Atyrau Limited]" w:date="2024-10-30T19:29:00Z" w16du:dateUtc="2024-10-30T14:29:00Z"/>
                <w:rFonts w:ascii="Arial Narrow" w:hAnsi="Arial Narrow"/>
                <w:color w:val="auto"/>
                <w:sz w:val="16"/>
                <w:szCs w:val="16"/>
                <w:lang w:val="en-GB"/>
              </w:rPr>
            </w:pPr>
          </w:p>
          <w:p w14:paraId="3E82E60F" w14:textId="77777777" w:rsidR="00640BCF" w:rsidRPr="00BF38C6" w:rsidRDefault="00640BCF" w:rsidP="00640BCF">
            <w:pPr>
              <w:pStyle w:val="CellBodyCentered"/>
              <w:rPr>
                <w:ins w:id="2398" w:author="Zhunisbayev, Olzhasbek [Bolashak Atyrau Limited]" w:date="2024-10-30T19:29:00Z" w16du:dateUtc="2024-10-30T14:29:00Z"/>
                <w:rFonts w:ascii="Arial Narrow" w:hAnsi="Arial Narrow"/>
                <w:color w:val="auto"/>
                <w:sz w:val="16"/>
                <w:szCs w:val="16"/>
                <w:lang w:val="ru-RU"/>
              </w:rPr>
            </w:pPr>
            <w:ins w:id="2399" w:author="Zhunisbayev, Olzhasbek [Bolashak Atyrau Limited]" w:date="2024-10-30T19:29:00Z" w16du:dateUtc="2024-10-30T14:29:00Z">
              <w:r w:rsidRPr="00BF38C6">
                <w:rPr>
                  <w:rFonts w:ascii="Arial Narrow" w:hAnsi="Arial Narrow"/>
                  <w:color w:val="auto"/>
                  <w:sz w:val="16"/>
                  <w:szCs w:val="16"/>
                  <w:lang w:val="ru-RU"/>
                </w:rPr>
                <w:t>1,0</w:t>
              </w:r>
            </w:ins>
          </w:p>
          <w:p w14:paraId="3C13EAE9" w14:textId="77777777" w:rsidR="00640BCF" w:rsidRPr="00BF38C6" w:rsidRDefault="00640BCF" w:rsidP="00F772B5">
            <w:pPr>
              <w:pStyle w:val="CellBodyCentered"/>
              <w:rPr>
                <w:ins w:id="2400" w:author="Zhunisbayev, Olzhasbek [Bolashak Atyrau Limited]" w:date="2024-10-30T19:28:00Z" w16du:dateUtc="2024-10-30T14:28:00Z"/>
                <w:rFonts w:ascii="Arial Narrow" w:hAnsi="Arial Narrow"/>
                <w:color w:val="auto"/>
                <w:sz w:val="16"/>
                <w:szCs w:val="16"/>
                <w:lang w:val="en-GB"/>
              </w:rPr>
            </w:pPr>
          </w:p>
        </w:tc>
        <w:tc>
          <w:tcPr>
            <w:tcW w:w="900" w:type="dxa"/>
            <w:tcBorders>
              <w:top w:val="single" w:sz="6" w:space="0" w:color="auto"/>
              <w:left w:val="single" w:sz="6" w:space="0" w:color="auto"/>
              <w:bottom w:val="single" w:sz="6" w:space="0" w:color="auto"/>
              <w:right w:val="single" w:sz="6" w:space="0" w:color="auto"/>
            </w:tcBorders>
          </w:tcPr>
          <w:p w14:paraId="72F3427C" w14:textId="77777777" w:rsidR="001C72CB" w:rsidRDefault="001C72CB" w:rsidP="00F772B5">
            <w:pPr>
              <w:pStyle w:val="CellBodyCentered"/>
              <w:rPr>
                <w:ins w:id="2401" w:author="Zhunisbayev, Olzhasbek [Bolashak Atyrau Limited]" w:date="2024-10-30T19:29:00Z" w16du:dateUtc="2024-10-30T14:29:00Z"/>
                <w:rFonts w:ascii="Arial Narrow" w:hAnsi="Arial Narrow"/>
                <w:color w:val="auto"/>
                <w:sz w:val="16"/>
                <w:szCs w:val="16"/>
              </w:rPr>
            </w:pPr>
          </w:p>
          <w:p w14:paraId="3BFB7515" w14:textId="77777777" w:rsidR="00640BCF" w:rsidRPr="00BF38C6" w:rsidRDefault="00640BCF" w:rsidP="00640BCF">
            <w:pPr>
              <w:pStyle w:val="CellBodyCentered"/>
              <w:rPr>
                <w:ins w:id="2402" w:author="Zhunisbayev, Olzhasbek [Bolashak Atyrau Limited]" w:date="2024-10-30T19:29:00Z" w16du:dateUtc="2024-10-30T14:29:00Z"/>
                <w:rFonts w:ascii="Arial Narrow" w:hAnsi="Arial Narrow"/>
                <w:color w:val="auto"/>
                <w:sz w:val="16"/>
                <w:szCs w:val="16"/>
                <w:lang w:val="ru-RU"/>
              </w:rPr>
            </w:pPr>
            <w:ins w:id="2403" w:author="Zhunisbayev, Olzhasbek [Bolashak Atyrau Limited]" w:date="2024-10-30T19:29:00Z" w16du:dateUtc="2024-10-30T14:29:00Z">
              <w:r w:rsidRPr="00BF38C6">
                <w:rPr>
                  <w:rFonts w:ascii="Arial Narrow" w:hAnsi="Arial Narrow"/>
                  <w:color w:val="auto"/>
                  <w:sz w:val="16"/>
                  <w:szCs w:val="16"/>
                  <w:lang w:val="ru-RU"/>
                </w:rPr>
                <w:t>НЕРЖ СТАЛЬ 316/316L</w:t>
              </w:r>
            </w:ins>
          </w:p>
          <w:p w14:paraId="38C785CA" w14:textId="77777777" w:rsidR="00640BCF" w:rsidRPr="00BF38C6" w:rsidRDefault="00640BCF" w:rsidP="00640BCF">
            <w:pPr>
              <w:pStyle w:val="CellBodyCentered"/>
              <w:rPr>
                <w:ins w:id="2404" w:author="Zhunisbayev, Olzhasbek [Bolashak Atyrau Limited]" w:date="2024-10-30T19:29:00Z" w16du:dateUtc="2024-10-30T14:29:00Z"/>
                <w:rFonts w:ascii="Arial Narrow" w:hAnsi="Arial Narrow"/>
                <w:color w:val="auto"/>
                <w:sz w:val="16"/>
                <w:szCs w:val="16"/>
                <w:lang w:val="ru-RU"/>
              </w:rPr>
            </w:pPr>
          </w:p>
          <w:p w14:paraId="6327B2A0" w14:textId="59646415" w:rsidR="00640BCF" w:rsidRPr="00640BCF" w:rsidRDefault="00640BCF" w:rsidP="00640BCF">
            <w:pPr>
              <w:pStyle w:val="CellBodyCentered"/>
              <w:rPr>
                <w:ins w:id="2405" w:author="Zhunisbayev, Olzhasbek [Bolashak Atyrau Limited]" w:date="2024-10-30T19:28:00Z" w16du:dateUtc="2024-10-30T14:28:00Z"/>
                <w:rFonts w:ascii="Arial Narrow" w:hAnsi="Arial Narrow"/>
                <w:color w:val="auto"/>
                <w:sz w:val="16"/>
                <w:szCs w:val="16"/>
                <w:rPrChange w:id="2406" w:author="Zhunisbayev, Olzhasbek [Bolashak Atyrau Limited]" w:date="2024-10-30T19:29:00Z" w16du:dateUtc="2024-10-30T14:29:00Z">
                  <w:rPr>
                    <w:ins w:id="2407" w:author="Zhunisbayev, Olzhasbek [Bolashak Atyrau Limited]" w:date="2024-10-30T19:28:00Z" w16du:dateUtc="2024-10-30T14:28:00Z"/>
                    <w:rFonts w:ascii="Arial Narrow" w:hAnsi="Arial Narrow"/>
                    <w:color w:val="auto"/>
                    <w:sz w:val="16"/>
                    <w:szCs w:val="16"/>
                    <w:lang w:val="ru-RU"/>
                  </w:rPr>
                </w:rPrChange>
              </w:rPr>
            </w:pPr>
            <w:ins w:id="2408" w:author="Zhunisbayev, Olzhasbek [Bolashak Atyrau Limited]" w:date="2024-10-30T19:29:00Z" w16du:dateUtc="2024-10-30T14:29:00Z">
              <w:r w:rsidRPr="00BF38C6">
                <w:rPr>
                  <w:rFonts w:ascii="Arial Narrow" w:hAnsi="Arial Narrow" w:cs="Arial"/>
                  <w:color w:val="auto"/>
                  <w:sz w:val="16"/>
                  <w:szCs w:val="16"/>
                  <w:lang w:val="ru-RU"/>
                </w:rPr>
                <w:t>Прим 1</w:t>
              </w:r>
            </w:ins>
          </w:p>
        </w:tc>
        <w:tc>
          <w:tcPr>
            <w:tcW w:w="810" w:type="dxa"/>
            <w:tcBorders>
              <w:top w:val="single" w:sz="6" w:space="0" w:color="auto"/>
              <w:left w:val="single" w:sz="6" w:space="0" w:color="auto"/>
              <w:bottom w:val="single" w:sz="6" w:space="0" w:color="auto"/>
              <w:right w:val="single" w:sz="6" w:space="0" w:color="auto"/>
            </w:tcBorders>
          </w:tcPr>
          <w:p w14:paraId="122B6FAF" w14:textId="77777777" w:rsidR="001C72CB" w:rsidRDefault="001C72CB" w:rsidP="00F772B5">
            <w:pPr>
              <w:pStyle w:val="CellBodyCentered"/>
              <w:rPr>
                <w:ins w:id="2409" w:author="Zhunisbayev, Olzhasbek [Bolashak Atyrau Limited]" w:date="2024-10-30T19:29:00Z" w16du:dateUtc="2024-10-30T14:29:00Z"/>
                <w:rFonts w:ascii="Arial Narrow" w:hAnsi="Arial Narrow"/>
                <w:color w:val="auto"/>
                <w:sz w:val="16"/>
                <w:szCs w:val="16"/>
              </w:rPr>
            </w:pPr>
          </w:p>
          <w:p w14:paraId="7A1152AA" w14:textId="77777777" w:rsidR="00640BCF" w:rsidRPr="00BF38C6" w:rsidRDefault="00640BCF" w:rsidP="00640BCF">
            <w:pPr>
              <w:pStyle w:val="CellBodyCentered"/>
              <w:rPr>
                <w:ins w:id="2410" w:author="Zhunisbayev, Olzhasbek [Bolashak Atyrau Limited]" w:date="2024-10-30T19:29:00Z" w16du:dateUtc="2024-10-30T14:29:00Z"/>
                <w:rFonts w:ascii="Arial Narrow" w:hAnsi="Arial Narrow" w:cs="Arial"/>
                <w:color w:val="auto"/>
                <w:sz w:val="16"/>
                <w:szCs w:val="16"/>
                <w:lang w:val="ru-RU"/>
              </w:rPr>
            </w:pPr>
            <w:ins w:id="2411" w:author="Zhunisbayev, Olzhasbek [Bolashak Atyrau Limited]" w:date="2024-10-30T19:29:00Z" w16du:dateUtc="2024-10-30T14:29:00Z">
              <w:r w:rsidRPr="00BF38C6">
                <w:rPr>
                  <w:rFonts w:ascii="Arial Narrow" w:hAnsi="Arial Narrow"/>
                  <w:color w:val="auto"/>
                  <w:sz w:val="16"/>
                  <w:szCs w:val="16"/>
                  <w:lang w:val="ru-RU"/>
                </w:rPr>
                <w:t>КЛАСС</w:t>
              </w:r>
            </w:ins>
          </w:p>
          <w:p w14:paraId="059D3162" w14:textId="77777777" w:rsidR="00640BCF" w:rsidRPr="00BF38C6" w:rsidRDefault="00640BCF" w:rsidP="00640BCF">
            <w:pPr>
              <w:pStyle w:val="CellBodyCentered"/>
              <w:rPr>
                <w:ins w:id="2412" w:author="Zhunisbayev, Olzhasbek [Bolashak Atyrau Limited]" w:date="2024-10-30T19:29:00Z" w16du:dateUtc="2024-10-30T14:29:00Z"/>
                <w:rFonts w:ascii="Arial Narrow" w:hAnsi="Arial Narrow" w:cs="Arial"/>
                <w:color w:val="auto"/>
                <w:sz w:val="16"/>
                <w:szCs w:val="16"/>
                <w:lang w:val="ru-RU"/>
              </w:rPr>
            </w:pPr>
            <w:ins w:id="2413" w:author="Zhunisbayev, Olzhasbek [Bolashak Atyrau Limited]" w:date="2024-10-30T19:29:00Z" w16du:dateUtc="2024-10-30T14:29:00Z">
              <w:r w:rsidRPr="00BF38C6">
                <w:rPr>
                  <w:rFonts w:ascii="Arial Narrow" w:hAnsi="Arial Narrow"/>
                  <w:color w:val="auto"/>
                  <w:sz w:val="16"/>
                  <w:szCs w:val="16"/>
                  <w:lang w:val="ru-RU"/>
                </w:rPr>
                <w:t>1500</w:t>
              </w:r>
            </w:ins>
          </w:p>
          <w:p w14:paraId="7A7C262F" w14:textId="77777777" w:rsidR="00640BCF" w:rsidRDefault="00640BCF" w:rsidP="00640BCF">
            <w:pPr>
              <w:pStyle w:val="CellBodyCentered"/>
              <w:rPr>
                <w:ins w:id="2414" w:author="Zhunisbayev, Olzhasbek [Bolashak Atyrau Limited]" w:date="2024-10-30T19:29:00Z" w16du:dateUtc="2024-10-30T14:29:00Z"/>
                <w:rFonts w:ascii="Arial Narrow" w:hAnsi="Arial Narrow"/>
                <w:color w:val="auto"/>
                <w:sz w:val="16"/>
                <w:szCs w:val="16"/>
                <w:lang w:val="en-GB"/>
              </w:rPr>
            </w:pPr>
            <w:ins w:id="2415" w:author="Zhunisbayev, Olzhasbek [Bolashak Atyrau Limited]" w:date="2024-10-30T19:29:00Z" w16du:dateUtc="2024-10-30T14:29:00Z">
              <w:r w:rsidRPr="00BF38C6">
                <w:rPr>
                  <w:rFonts w:ascii="Arial Narrow" w:hAnsi="Arial Narrow"/>
                  <w:color w:val="auto"/>
                  <w:sz w:val="16"/>
                  <w:szCs w:val="16"/>
                  <w:lang w:val="ru-RU"/>
                </w:rPr>
                <w:t>RF</w:t>
              </w:r>
              <w:r w:rsidRPr="00BF38C6">
                <w:rPr>
                  <w:rFonts w:ascii="Arial Narrow" w:hAnsi="Arial Narrow"/>
                  <w:color w:val="auto"/>
                  <w:sz w:val="16"/>
                  <w:szCs w:val="16"/>
                  <w:lang w:val="en-GB"/>
                </w:rPr>
                <w:t>/CF</w:t>
              </w:r>
            </w:ins>
          </w:p>
          <w:p w14:paraId="04FC96FE" w14:textId="07D1D203" w:rsidR="00640BCF" w:rsidRPr="00640BCF" w:rsidRDefault="00640BCF" w:rsidP="00640BCF">
            <w:pPr>
              <w:pStyle w:val="CellBodyCentered"/>
              <w:rPr>
                <w:ins w:id="2416" w:author="Zhunisbayev, Olzhasbek [Bolashak Atyrau Limited]" w:date="2024-10-30T19:28:00Z" w16du:dateUtc="2024-10-30T14:28:00Z"/>
                <w:rFonts w:ascii="Arial Narrow" w:hAnsi="Arial Narrow"/>
                <w:color w:val="auto"/>
                <w:sz w:val="16"/>
                <w:szCs w:val="16"/>
                <w:rPrChange w:id="2417" w:author="Zhunisbayev, Olzhasbek [Bolashak Atyrau Limited]" w:date="2024-10-30T19:29:00Z" w16du:dateUtc="2024-10-30T14:29:00Z">
                  <w:rPr>
                    <w:ins w:id="2418" w:author="Zhunisbayev, Olzhasbek [Bolashak Atyrau Limited]" w:date="2024-10-30T19:28:00Z" w16du:dateUtc="2024-10-30T14:28:00Z"/>
                    <w:rFonts w:ascii="Arial Narrow" w:hAnsi="Arial Narrow"/>
                    <w:color w:val="auto"/>
                    <w:sz w:val="16"/>
                    <w:szCs w:val="16"/>
                    <w:lang w:val="ru-RU"/>
                  </w:rPr>
                </w:rPrChange>
              </w:rPr>
            </w:pPr>
            <w:ins w:id="2419" w:author="Zhunisbayev, Olzhasbek [Bolashak Atyrau Limited]" w:date="2024-10-30T19:29:00Z" w16du:dateUtc="2024-10-30T14:29:00Z">
              <w:r>
                <w:rPr>
                  <w:rFonts w:ascii="Arial Narrow" w:hAnsi="Arial Narrow" w:cs="Arial"/>
                  <w:color w:val="auto"/>
                  <w:sz w:val="16"/>
                  <w:szCs w:val="16"/>
                  <w:lang w:val="en-GB"/>
                </w:rPr>
                <w:t>Прим. 8</w:t>
              </w:r>
            </w:ins>
          </w:p>
        </w:tc>
        <w:tc>
          <w:tcPr>
            <w:tcW w:w="709" w:type="dxa"/>
            <w:tcBorders>
              <w:top w:val="single" w:sz="6" w:space="0" w:color="auto"/>
              <w:left w:val="single" w:sz="6" w:space="0" w:color="auto"/>
              <w:bottom w:val="single" w:sz="6" w:space="0" w:color="auto"/>
              <w:right w:val="single" w:sz="6" w:space="0" w:color="auto"/>
            </w:tcBorders>
          </w:tcPr>
          <w:p w14:paraId="643081C3" w14:textId="77777777" w:rsidR="001C72CB" w:rsidRDefault="001C72CB" w:rsidP="00F772B5">
            <w:pPr>
              <w:pStyle w:val="CellBodyCentered"/>
              <w:rPr>
                <w:ins w:id="2420" w:author="Zhunisbayev, Olzhasbek [Bolashak Atyrau Limited]" w:date="2024-10-30T19:30:00Z" w16du:dateUtc="2024-10-30T14:30:00Z"/>
                <w:rFonts w:ascii="Arial Narrow" w:hAnsi="Arial Narrow"/>
                <w:color w:val="auto"/>
                <w:sz w:val="16"/>
                <w:szCs w:val="16"/>
                <w:lang w:val="en-GB"/>
              </w:rPr>
            </w:pPr>
          </w:p>
          <w:p w14:paraId="69395335" w14:textId="23FD5416" w:rsidR="00640BCF" w:rsidRPr="00BF38C6" w:rsidRDefault="00640BCF" w:rsidP="00F772B5">
            <w:pPr>
              <w:pStyle w:val="CellBodyCentered"/>
              <w:rPr>
                <w:ins w:id="2421" w:author="Zhunisbayev, Olzhasbek [Bolashak Atyrau Limited]" w:date="2024-10-30T19:28:00Z" w16du:dateUtc="2024-10-30T14:28:00Z"/>
                <w:rFonts w:ascii="Arial Narrow" w:hAnsi="Arial Narrow"/>
                <w:color w:val="auto"/>
                <w:sz w:val="16"/>
                <w:szCs w:val="16"/>
                <w:lang w:val="en-GB"/>
              </w:rPr>
            </w:pPr>
            <w:ins w:id="2422" w:author="Zhunisbayev, Olzhasbek [Bolashak Atyrau Limited]" w:date="2024-10-30T19:30:00Z" w16du:dateUtc="2024-10-30T14:30:00Z">
              <w:r w:rsidRPr="00BF38C6">
                <w:rPr>
                  <w:rFonts w:ascii="Arial Narrow" w:hAnsi="Arial Narrow"/>
                  <w:color w:val="auto"/>
                  <w:sz w:val="16"/>
                  <w:szCs w:val="16"/>
                  <w:lang w:val="ru-RU"/>
                </w:rPr>
                <w:t>От -</w:t>
              </w:r>
              <w:r>
                <w:rPr>
                  <w:rFonts w:ascii="Arial Narrow" w:hAnsi="Arial Narrow"/>
                  <w:color w:val="auto"/>
                  <w:sz w:val="16"/>
                  <w:szCs w:val="16"/>
                </w:rPr>
                <w:t>10</w:t>
              </w:r>
              <w:r w:rsidRPr="00BF38C6">
                <w:rPr>
                  <w:rFonts w:ascii="Arial Narrow" w:hAnsi="Arial Narrow"/>
                  <w:color w:val="auto"/>
                  <w:sz w:val="16"/>
                  <w:szCs w:val="16"/>
                  <w:lang w:val="ru-RU"/>
                </w:rPr>
                <w:t>0 до +</w:t>
              </w:r>
              <w:r>
                <w:rPr>
                  <w:rFonts w:ascii="Arial Narrow" w:hAnsi="Arial Narrow"/>
                  <w:color w:val="auto"/>
                  <w:sz w:val="16"/>
                  <w:szCs w:val="16"/>
                </w:rPr>
                <w:t>2</w:t>
              </w:r>
              <w:r w:rsidRPr="00BF38C6">
                <w:rPr>
                  <w:rFonts w:ascii="Arial Narrow" w:hAnsi="Arial Narrow"/>
                  <w:color w:val="auto"/>
                  <w:sz w:val="16"/>
                  <w:szCs w:val="16"/>
                  <w:lang w:val="ru-RU"/>
                </w:rPr>
                <w:t xml:space="preserve">00 </w:t>
              </w:r>
              <w:r w:rsidRPr="00BF38C6">
                <w:rPr>
                  <w:rFonts w:ascii="Arial Narrow" w:hAnsi="Arial Narrow" w:cs="Arial"/>
                  <w:color w:val="auto"/>
                  <w:sz w:val="16"/>
                  <w:szCs w:val="16"/>
                  <w:lang w:val="ru-RU"/>
                </w:rPr>
                <w:t>°C</w:t>
              </w:r>
            </w:ins>
          </w:p>
        </w:tc>
        <w:tc>
          <w:tcPr>
            <w:tcW w:w="1951" w:type="dxa"/>
            <w:tcBorders>
              <w:top w:val="single" w:sz="6" w:space="0" w:color="auto"/>
              <w:left w:val="single" w:sz="6" w:space="0" w:color="auto"/>
              <w:bottom w:val="single" w:sz="6" w:space="0" w:color="auto"/>
              <w:right w:val="single" w:sz="6" w:space="0" w:color="auto"/>
            </w:tcBorders>
          </w:tcPr>
          <w:p w14:paraId="5618D5EB" w14:textId="77777777" w:rsidR="001C72CB" w:rsidRPr="00F67A6A" w:rsidRDefault="001C72CB" w:rsidP="00F772B5">
            <w:pPr>
              <w:pStyle w:val="CellBody"/>
              <w:rPr>
                <w:ins w:id="2423" w:author="Zhunisbayev, Olzhasbek [Bolashak Atyrau Limited]" w:date="2024-10-30T19:30:00Z" w16du:dateUtc="2024-10-30T14:30:00Z"/>
                <w:rFonts w:ascii="Arial Narrow" w:hAnsi="Arial Narrow"/>
                <w:color w:val="auto"/>
                <w:sz w:val="16"/>
                <w:szCs w:val="16"/>
                <w:u w:val="single"/>
                <w:lang w:val="ru-RU"/>
                <w:rPrChange w:id="2424" w:author="Zhunisbayev, Olzhasbek [Bolashak Atyrau Limited]" w:date="2024-10-30T19:30:00Z" w16du:dateUtc="2024-10-30T14:30:00Z">
                  <w:rPr>
                    <w:ins w:id="2425" w:author="Zhunisbayev, Olzhasbek [Bolashak Atyrau Limited]" w:date="2024-10-30T19:30:00Z" w16du:dateUtc="2024-10-30T14:30:00Z"/>
                    <w:rFonts w:ascii="Arial Narrow" w:hAnsi="Arial Narrow"/>
                    <w:color w:val="auto"/>
                    <w:sz w:val="16"/>
                    <w:szCs w:val="16"/>
                    <w:u w:val="single"/>
                  </w:rPr>
                </w:rPrChange>
              </w:rPr>
            </w:pPr>
          </w:p>
          <w:p w14:paraId="11D37E0D" w14:textId="77777777" w:rsidR="00F67A6A" w:rsidRPr="006759B5" w:rsidRDefault="00F67A6A" w:rsidP="00F67A6A">
            <w:pPr>
              <w:pStyle w:val="CellBody"/>
              <w:rPr>
                <w:ins w:id="2426" w:author="Zhunisbayev, Olzhasbek [Bolashak Atyrau Limited]" w:date="2024-10-30T19:30:00Z" w16du:dateUtc="2024-10-30T14:30:00Z"/>
                <w:rFonts w:ascii="Arial Narrow" w:hAnsi="Arial Narrow" w:cs="Arial"/>
                <w:color w:val="auto"/>
                <w:sz w:val="16"/>
                <w:szCs w:val="16"/>
                <w:u w:val="single"/>
                <w:lang w:val="ru-RU"/>
              </w:rPr>
            </w:pPr>
            <w:ins w:id="2427" w:author="Zhunisbayev, Olzhasbek [Bolashak Atyrau Limited]" w:date="2024-10-30T19:30:00Z" w16du:dateUtc="2024-10-30T14:30:00Z">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 xml:space="preserve"> </w:t>
              </w:r>
            </w:ins>
          </w:p>
          <w:p w14:paraId="79977EDA" w14:textId="77777777" w:rsidR="00F67A6A" w:rsidRPr="00BF38C6" w:rsidRDefault="00F67A6A" w:rsidP="00F67A6A">
            <w:pPr>
              <w:pStyle w:val="CellBody"/>
              <w:rPr>
                <w:ins w:id="2428" w:author="Zhunisbayev, Olzhasbek [Bolashak Atyrau Limited]" w:date="2024-10-30T19:30:00Z" w16du:dateUtc="2024-10-30T14:30:00Z"/>
                <w:rFonts w:ascii="Arial Narrow" w:hAnsi="Arial Narrow" w:cs="Arial"/>
                <w:color w:val="auto"/>
                <w:sz w:val="16"/>
                <w:szCs w:val="16"/>
                <w:u w:val="single"/>
                <w:lang w:val="ru-RU"/>
              </w:rPr>
            </w:pPr>
            <w:ins w:id="2429" w:author="Zhunisbayev, Olzhasbek [Bolashak Atyrau Limited]" w:date="2024-10-30T19:30:00Z" w16du:dateUtc="2024-10-30T14:30:00Z">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ins>
          </w:p>
          <w:p w14:paraId="43EA71FF" w14:textId="2D99409A" w:rsidR="00F67A6A" w:rsidRPr="00BF38C6" w:rsidRDefault="00F67A6A" w:rsidP="00F67A6A">
            <w:pPr>
              <w:pStyle w:val="CellBody"/>
              <w:rPr>
                <w:ins w:id="2430" w:author="Zhunisbayev, Olzhasbek [Bolashak Atyrau Limited]" w:date="2024-10-30T19:30:00Z" w16du:dateUtc="2024-10-30T14:30:00Z"/>
                <w:rFonts w:ascii="Arial Narrow" w:hAnsi="Arial Narrow" w:cs="Arial"/>
                <w:color w:val="auto"/>
                <w:sz w:val="16"/>
                <w:szCs w:val="16"/>
                <w:lang w:val="ru-RU"/>
              </w:rPr>
            </w:pPr>
            <w:ins w:id="2431" w:author="Zhunisbayev, Olzhasbek [Bolashak Atyrau Limited]" w:date="2024-10-30T19:30:00Z" w16du:dateUtc="2024-10-30T14:30:00Z">
              <w:r w:rsidRPr="00BF38C6">
                <w:rPr>
                  <w:rFonts w:ascii="Arial Narrow" w:hAnsi="Arial Narrow"/>
                  <w:color w:val="auto"/>
                  <w:sz w:val="16"/>
                  <w:szCs w:val="16"/>
                  <w:lang w:val="ru-RU"/>
                </w:rPr>
                <w:t>-</w:t>
              </w:r>
              <w:r w:rsidRPr="00F67A6A">
                <w:rPr>
                  <w:rFonts w:ascii="Arial Narrow" w:hAnsi="Arial Narrow"/>
                  <w:color w:val="auto"/>
                  <w:sz w:val="16"/>
                  <w:szCs w:val="16"/>
                  <w:lang w:val="ru-RU"/>
                  <w:rPrChange w:id="2432" w:author="Zhunisbayev, Olzhasbek [Bolashak Atyrau Limited]" w:date="2024-10-30T19:30:00Z" w16du:dateUtc="2024-10-30T14:30:00Z">
                    <w:rPr>
                      <w:rFonts w:ascii="Arial Narrow" w:hAnsi="Arial Narrow"/>
                      <w:color w:val="auto"/>
                      <w:sz w:val="16"/>
                      <w:szCs w:val="16"/>
                    </w:rPr>
                  </w:rPrChange>
                </w:rPr>
                <w:t>10</w:t>
              </w:r>
              <w:r w:rsidRPr="00BF38C6">
                <w:rPr>
                  <w:rFonts w:ascii="Arial Narrow" w:hAnsi="Arial Narrow"/>
                  <w:color w:val="auto"/>
                  <w:sz w:val="16"/>
                  <w:szCs w:val="16"/>
                  <w:lang w:val="ru-RU"/>
                </w:rPr>
                <w:t>0 до 38 °</w:t>
              </w:r>
              <w:r w:rsidRPr="00BF38C6">
                <w:rPr>
                  <w:rFonts w:ascii="Arial Narrow" w:hAnsi="Arial Narrow"/>
                  <w:snapToGrid w:val="0"/>
                  <w:color w:val="auto"/>
                  <w:sz w:val="16"/>
                  <w:szCs w:val="16"/>
                  <w:lang w:val="ru-RU"/>
                </w:rPr>
                <w:t>C</w:t>
              </w:r>
              <w:r w:rsidRPr="00BF38C6">
                <w:rPr>
                  <w:rFonts w:ascii="Arial Narrow" w:hAnsi="Arial Narrow"/>
                  <w:color w:val="auto"/>
                  <w:sz w:val="16"/>
                  <w:szCs w:val="16"/>
                  <w:lang w:val="ru-RU"/>
                </w:rPr>
                <w:t>=248,2 бар</w:t>
              </w:r>
              <w:r w:rsidRPr="00F67A6A">
                <w:rPr>
                  <w:rFonts w:ascii="Arial Narrow" w:hAnsi="Arial Narrow"/>
                  <w:color w:val="auto"/>
                  <w:sz w:val="16"/>
                  <w:szCs w:val="16"/>
                  <w:lang w:val="ru-RU"/>
                  <w:rPrChange w:id="2433" w:author="Zhunisbayev, Olzhasbek [Bolashak Atyrau Limited]" w:date="2024-10-30T19:30:00Z" w16du:dateUtc="2024-10-30T14:30:00Z">
                    <w:rPr>
                      <w:rFonts w:ascii="Arial Narrow" w:hAnsi="Arial Narrow"/>
                      <w:color w:val="auto"/>
                      <w:sz w:val="16"/>
                      <w:szCs w:val="16"/>
                    </w:rPr>
                  </w:rPrChange>
                </w:rPr>
                <w:t xml:space="preserve"> </w:t>
              </w:r>
              <w:r w:rsidRPr="00BF38C6">
                <w:rPr>
                  <w:rFonts w:ascii="Arial Narrow" w:hAnsi="Arial Narrow"/>
                  <w:color w:val="auto"/>
                  <w:sz w:val="16"/>
                  <w:szCs w:val="16"/>
                  <w:lang w:val="ru-RU"/>
                </w:rPr>
                <w:t>(изб.)</w:t>
              </w:r>
            </w:ins>
          </w:p>
          <w:p w14:paraId="142426C5" w14:textId="77777777" w:rsidR="00F67A6A" w:rsidRPr="00BF38C6" w:rsidRDefault="00F67A6A" w:rsidP="00F67A6A">
            <w:pPr>
              <w:pStyle w:val="CellBody"/>
              <w:rPr>
                <w:ins w:id="2434" w:author="Zhunisbayev, Olzhasbek [Bolashak Atyrau Limited]" w:date="2024-10-30T19:30:00Z" w16du:dateUtc="2024-10-30T14:30:00Z"/>
                <w:rFonts w:ascii="Arial Narrow" w:hAnsi="Arial Narrow" w:cs="Arial"/>
                <w:color w:val="auto"/>
                <w:sz w:val="16"/>
                <w:szCs w:val="16"/>
                <w:lang w:val="ru-RU"/>
              </w:rPr>
            </w:pPr>
            <w:ins w:id="2435" w:author="Zhunisbayev, Olzhasbek [Bolashak Atyrau Limited]" w:date="2024-10-30T19:30:00Z" w16du:dateUtc="2024-10-30T14:30:00Z">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240,6 </w:t>
              </w:r>
              <w:r w:rsidRPr="00BF38C6">
                <w:rPr>
                  <w:rFonts w:ascii="Arial Narrow" w:hAnsi="Arial Narrow"/>
                  <w:color w:val="auto"/>
                  <w:sz w:val="16"/>
                  <w:szCs w:val="16"/>
                  <w:lang w:val="ru-RU"/>
                </w:rPr>
                <w:t>бар (изб.)</w:t>
              </w:r>
            </w:ins>
          </w:p>
          <w:p w14:paraId="49F012F5" w14:textId="77777777" w:rsidR="00F67A6A" w:rsidRPr="00137754" w:rsidRDefault="00F67A6A" w:rsidP="00F67A6A">
            <w:pPr>
              <w:pStyle w:val="CellBody"/>
              <w:rPr>
                <w:ins w:id="2436" w:author="Zhunisbayev, Olzhasbek [Bolashak Atyrau Limited]" w:date="2024-10-30T19:30:00Z" w16du:dateUtc="2024-10-30T14:30:00Z"/>
                <w:rFonts w:ascii="Arial Narrow" w:hAnsi="Arial Narrow"/>
                <w:color w:val="auto"/>
                <w:sz w:val="16"/>
                <w:szCs w:val="16"/>
                <w:lang w:val="ru-RU"/>
              </w:rPr>
            </w:pPr>
            <w:ins w:id="2437" w:author="Zhunisbayev, Olzhasbek [Bolashak Atyrau Limited]" w:date="2024-10-30T19:30:00Z" w16du:dateUtc="2024-10-30T14:30:00Z">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211,0 </w:t>
              </w:r>
              <w:r w:rsidRPr="00BF38C6">
                <w:rPr>
                  <w:rFonts w:ascii="Arial Narrow" w:hAnsi="Arial Narrow"/>
                  <w:color w:val="auto"/>
                  <w:sz w:val="16"/>
                  <w:szCs w:val="16"/>
                  <w:lang w:val="ru-RU"/>
                </w:rPr>
                <w:t>бар (изб.)</w:t>
              </w:r>
            </w:ins>
          </w:p>
          <w:p w14:paraId="019E840D" w14:textId="1EEBEDC8" w:rsidR="00F67A6A" w:rsidRPr="00F67A6A" w:rsidRDefault="00F67A6A" w:rsidP="00F67A6A">
            <w:pPr>
              <w:pStyle w:val="CellBody"/>
              <w:rPr>
                <w:ins w:id="2438" w:author="Zhunisbayev, Olzhasbek [Bolashak Atyrau Limited]" w:date="2024-10-30T19:30:00Z" w16du:dateUtc="2024-10-30T14:30:00Z"/>
                <w:rFonts w:ascii="Arial Narrow" w:hAnsi="Arial Narrow"/>
                <w:color w:val="auto"/>
                <w:sz w:val="16"/>
                <w:szCs w:val="16"/>
                <w:lang w:val="ru-RU"/>
                <w:rPrChange w:id="2439" w:author="Zhunisbayev, Olzhasbek [Bolashak Atyrau Limited]" w:date="2024-10-30T19:31:00Z" w16du:dateUtc="2024-10-30T14:31:00Z">
                  <w:rPr>
                    <w:ins w:id="2440" w:author="Zhunisbayev, Olzhasbek [Bolashak Atyrau Limited]" w:date="2024-10-30T19:30:00Z" w16du:dateUtc="2024-10-30T14:30:00Z"/>
                    <w:rFonts w:ascii="Arial Narrow" w:hAnsi="Arial Narrow"/>
                    <w:color w:val="auto"/>
                    <w:sz w:val="16"/>
                    <w:szCs w:val="16"/>
                  </w:rPr>
                </w:rPrChange>
              </w:rPr>
            </w:pPr>
            <w:ins w:id="2441" w:author="Zhunisbayev, Olzhasbek [Bolashak Atyrau Limited]" w:date="2024-10-30T19:30:00Z" w16du:dateUtc="2024-10-30T14:30:00Z">
              <w:r w:rsidRPr="00BF38C6">
                <w:rPr>
                  <w:rFonts w:ascii="Arial Narrow" w:hAnsi="Arial Narrow"/>
                  <w:color w:val="auto"/>
                  <w:sz w:val="16"/>
                  <w:szCs w:val="16"/>
                  <w:lang w:val="ru-RU"/>
                </w:rPr>
                <w:t>1</w:t>
              </w:r>
              <w:r w:rsidRPr="00F67A6A">
                <w:rPr>
                  <w:rFonts w:ascii="Arial Narrow" w:hAnsi="Arial Narrow"/>
                  <w:color w:val="auto"/>
                  <w:sz w:val="16"/>
                  <w:szCs w:val="16"/>
                  <w:lang w:val="ru-RU"/>
                  <w:rPrChange w:id="2442" w:author="Zhunisbayev, Olzhasbek [Bolashak Atyrau Limited]" w:date="2024-10-30T19:31:00Z" w16du:dateUtc="2024-10-30T14:31:00Z">
                    <w:rPr>
                      <w:rFonts w:ascii="Arial Narrow" w:hAnsi="Arial Narrow"/>
                      <w:color w:val="auto"/>
                      <w:sz w:val="16"/>
                      <w:szCs w:val="16"/>
                    </w:rPr>
                  </w:rPrChange>
                </w:rPr>
                <w:t>5</w:t>
              </w:r>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w:t>
              </w:r>
              <w:r w:rsidRPr="00F67A6A">
                <w:rPr>
                  <w:rFonts w:ascii="Arial Narrow" w:hAnsi="Arial Narrow"/>
                  <w:snapToGrid w:val="0"/>
                  <w:color w:val="auto"/>
                  <w:sz w:val="16"/>
                  <w:szCs w:val="16"/>
                  <w:lang w:val="ru-RU"/>
                  <w:rPrChange w:id="2443" w:author="Zhunisbayev, Olzhasbek [Bolashak Atyrau Limited]" w:date="2024-10-30T19:31:00Z" w16du:dateUtc="2024-10-30T14:31:00Z">
                    <w:rPr>
                      <w:rFonts w:ascii="Arial Narrow" w:hAnsi="Arial Narrow"/>
                      <w:snapToGrid w:val="0"/>
                      <w:color w:val="auto"/>
                      <w:sz w:val="16"/>
                      <w:szCs w:val="16"/>
                    </w:rPr>
                  </w:rPrChange>
                </w:rPr>
                <w:t>192</w:t>
              </w:r>
              <w:r w:rsidRPr="00BF38C6">
                <w:rPr>
                  <w:rFonts w:ascii="Arial Narrow" w:hAnsi="Arial Narrow"/>
                  <w:snapToGrid w:val="0"/>
                  <w:color w:val="auto"/>
                  <w:sz w:val="16"/>
                  <w:szCs w:val="16"/>
                  <w:lang w:val="ru-RU"/>
                </w:rPr>
                <w:t>,</w:t>
              </w:r>
              <w:r w:rsidRPr="00F67A6A">
                <w:rPr>
                  <w:rFonts w:ascii="Arial Narrow" w:hAnsi="Arial Narrow"/>
                  <w:snapToGrid w:val="0"/>
                  <w:color w:val="auto"/>
                  <w:sz w:val="16"/>
                  <w:szCs w:val="16"/>
                  <w:lang w:val="ru-RU"/>
                  <w:rPrChange w:id="2444" w:author="Zhunisbayev, Olzhasbek [Bolashak Atyrau Limited]" w:date="2024-10-30T19:31:00Z" w16du:dateUtc="2024-10-30T14:31:00Z">
                    <w:rPr>
                      <w:rFonts w:ascii="Arial Narrow" w:hAnsi="Arial Narrow"/>
                      <w:snapToGrid w:val="0"/>
                      <w:color w:val="auto"/>
                      <w:sz w:val="16"/>
                      <w:szCs w:val="16"/>
                    </w:rPr>
                  </w:rPrChange>
                </w:rPr>
                <w:t>5</w:t>
              </w:r>
              <w:r w:rsidRPr="00BF38C6">
                <w:rPr>
                  <w:rFonts w:ascii="Arial Narrow" w:hAnsi="Arial Narrow"/>
                  <w:snapToGrid w:val="0"/>
                  <w:color w:val="auto"/>
                  <w:sz w:val="16"/>
                  <w:szCs w:val="16"/>
                  <w:lang w:val="ru-RU"/>
                </w:rPr>
                <w:t xml:space="preserve"> </w:t>
              </w:r>
              <w:r w:rsidRPr="00BF38C6">
                <w:rPr>
                  <w:rFonts w:ascii="Arial Narrow" w:hAnsi="Arial Narrow"/>
                  <w:color w:val="auto"/>
                  <w:sz w:val="16"/>
                  <w:szCs w:val="16"/>
                  <w:lang w:val="ru-RU"/>
                </w:rPr>
                <w:t>бар (изб.)</w:t>
              </w:r>
            </w:ins>
          </w:p>
          <w:p w14:paraId="7225F2CE" w14:textId="0CB2396B" w:rsidR="00F67A6A" w:rsidRPr="00F67A6A" w:rsidRDefault="00F67A6A" w:rsidP="00F67A6A">
            <w:pPr>
              <w:pStyle w:val="CellBody"/>
              <w:rPr>
                <w:ins w:id="2445" w:author="Zhunisbayev, Olzhasbek [Bolashak Atyrau Limited]" w:date="2024-10-30T19:30:00Z" w16du:dateUtc="2024-10-30T14:30:00Z"/>
                <w:rFonts w:ascii="Arial Narrow" w:hAnsi="Arial Narrow"/>
                <w:color w:val="auto"/>
                <w:sz w:val="16"/>
                <w:szCs w:val="16"/>
                <w:lang w:val="ru-RU"/>
                <w:rPrChange w:id="2446" w:author="Zhunisbayev, Olzhasbek [Bolashak Atyrau Limited]" w:date="2024-10-30T19:31:00Z" w16du:dateUtc="2024-10-30T14:31:00Z">
                  <w:rPr>
                    <w:ins w:id="2447" w:author="Zhunisbayev, Olzhasbek [Bolashak Atyrau Limited]" w:date="2024-10-30T19:30:00Z" w16du:dateUtc="2024-10-30T14:30:00Z"/>
                    <w:rFonts w:ascii="Arial Narrow" w:hAnsi="Arial Narrow"/>
                    <w:color w:val="auto"/>
                    <w:sz w:val="16"/>
                    <w:szCs w:val="16"/>
                  </w:rPr>
                </w:rPrChange>
              </w:rPr>
            </w:pPr>
            <w:ins w:id="2448" w:author="Zhunisbayev, Olzhasbek [Bolashak Atyrau Limited]" w:date="2024-10-30T19:31:00Z" w16du:dateUtc="2024-10-30T14:31:00Z">
              <w:r w:rsidRPr="00F67A6A">
                <w:rPr>
                  <w:rFonts w:ascii="Arial Narrow" w:hAnsi="Arial Narrow"/>
                  <w:color w:val="auto"/>
                  <w:sz w:val="16"/>
                  <w:szCs w:val="16"/>
                  <w:lang w:val="ru-RU"/>
                  <w:rPrChange w:id="2449" w:author="Zhunisbayev, Olzhasbek [Bolashak Atyrau Limited]" w:date="2024-10-30T19:31:00Z" w16du:dateUtc="2024-10-30T14:31:00Z">
                    <w:rPr>
                      <w:rFonts w:ascii="Arial Narrow" w:hAnsi="Arial Narrow"/>
                      <w:color w:val="auto"/>
                      <w:sz w:val="16"/>
                      <w:szCs w:val="16"/>
                    </w:rPr>
                  </w:rPrChange>
                </w:rPr>
                <w:t>20</w:t>
              </w:r>
            </w:ins>
            <w:ins w:id="2450" w:author="Zhunisbayev, Olzhasbek [Bolashak Atyrau Limited]" w:date="2024-10-30T19:30:00Z" w16du:dateUtc="2024-10-30T14:30:00Z">
              <w:r w:rsidRPr="00BF38C6">
                <w:rPr>
                  <w:rFonts w:ascii="Arial Narrow" w:hAnsi="Arial Narrow"/>
                  <w:color w:val="auto"/>
                  <w:sz w:val="16"/>
                  <w:szCs w:val="16"/>
                  <w:lang w:val="ru-RU"/>
                </w:rPr>
                <w:t>0 °</w:t>
              </w:r>
              <w:r w:rsidRPr="00BF38C6">
                <w:rPr>
                  <w:rFonts w:ascii="Arial Narrow" w:hAnsi="Arial Narrow"/>
                  <w:snapToGrid w:val="0"/>
                  <w:color w:val="auto"/>
                  <w:sz w:val="16"/>
                  <w:szCs w:val="16"/>
                  <w:lang w:val="ru-RU"/>
                </w:rPr>
                <w:t xml:space="preserve">C = </w:t>
              </w:r>
              <w:r w:rsidRPr="00F67A6A">
                <w:rPr>
                  <w:rFonts w:ascii="Arial Narrow" w:hAnsi="Arial Narrow"/>
                  <w:snapToGrid w:val="0"/>
                  <w:color w:val="auto"/>
                  <w:sz w:val="16"/>
                  <w:szCs w:val="16"/>
                  <w:lang w:val="ru-RU"/>
                  <w:rPrChange w:id="2451" w:author="Zhunisbayev, Olzhasbek [Bolashak Atyrau Limited]" w:date="2024-10-30T19:31:00Z" w16du:dateUtc="2024-10-30T14:31:00Z">
                    <w:rPr>
                      <w:rFonts w:ascii="Arial Narrow" w:hAnsi="Arial Narrow"/>
                      <w:snapToGrid w:val="0"/>
                      <w:color w:val="auto"/>
                      <w:sz w:val="16"/>
                      <w:szCs w:val="16"/>
                    </w:rPr>
                  </w:rPrChange>
                </w:rPr>
                <w:t>1</w:t>
              </w:r>
            </w:ins>
            <w:ins w:id="2452" w:author="Zhunisbayev, Olzhasbek [Bolashak Atyrau Limited]" w:date="2024-10-30T19:31:00Z" w16du:dateUtc="2024-10-30T14:31:00Z">
              <w:r w:rsidRPr="00137754">
                <w:rPr>
                  <w:rFonts w:ascii="Arial Narrow" w:hAnsi="Arial Narrow"/>
                  <w:snapToGrid w:val="0"/>
                  <w:color w:val="auto"/>
                  <w:sz w:val="16"/>
                  <w:szCs w:val="16"/>
                  <w:lang w:val="ru-RU"/>
                </w:rPr>
                <w:t>78</w:t>
              </w:r>
            </w:ins>
            <w:ins w:id="2453" w:author="Zhunisbayev, Olzhasbek [Bolashak Atyrau Limited]" w:date="2024-10-30T19:30:00Z" w16du:dateUtc="2024-10-30T14:30:00Z">
              <w:r w:rsidRPr="00BF38C6">
                <w:rPr>
                  <w:rFonts w:ascii="Arial Narrow" w:hAnsi="Arial Narrow"/>
                  <w:snapToGrid w:val="0"/>
                  <w:color w:val="auto"/>
                  <w:sz w:val="16"/>
                  <w:szCs w:val="16"/>
                  <w:lang w:val="ru-RU"/>
                </w:rPr>
                <w:t>,</w:t>
              </w:r>
            </w:ins>
            <w:ins w:id="2454" w:author="Zhunisbayev, Olzhasbek [Bolashak Atyrau Limited]" w:date="2024-10-30T19:31:00Z" w16du:dateUtc="2024-10-30T14:31:00Z">
              <w:r w:rsidRPr="00137754">
                <w:rPr>
                  <w:rFonts w:ascii="Arial Narrow" w:hAnsi="Arial Narrow"/>
                  <w:snapToGrid w:val="0"/>
                  <w:color w:val="auto"/>
                  <w:sz w:val="16"/>
                  <w:szCs w:val="16"/>
                  <w:lang w:val="ru-RU"/>
                </w:rPr>
                <w:t>3</w:t>
              </w:r>
            </w:ins>
            <w:ins w:id="2455" w:author="Zhunisbayev, Olzhasbek [Bolashak Atyrau Limited]" w:date="2024-10-30T19:30:00Z" w16du:dateUtc="2024-10-30T14:30:00Z">
              <w:r w:rsidRPr="00BF38C6">
                <w:rPr>
                  <w:rFonts w:ascii="Arial Narrow" w:hAnsi="Arial Narrow"/>
                  <w:snapToGrid w:val="0"/>
                  <w:color w:val="auto"/>
                  <w:sz w:val="16"/>
                  <w:szCs w:val="16"/>
                  <w:lang w:val="ru-RU"/>
                </w:rPr>
                <w:t xml:space="preserve"> </w:t>
              </w:r>
              <w:r w:rsidRPr="00BF38C6">
                <w:rPr>
                  <w:rFonts w:ascii="Arial Narrow" w:hAnsi="Arial Narrow"/>
                  <w:color w:val="auto"/>
                  <w:sz w:val="16"/>
                  <w:szCs w:val="16"/>
                  <w:lang w:val="ru-RU"/>
                </w:rPr>
                <w:t>бар (изб.)</w:t>
              </w:r>
            </w:ins>
          </w:p>
          <w:p w14:paraId="5739F64A" w14:textId="77777777" w:rsidR="00F67A6A" w:rsidRPr="00F67A6A" w:rsidRDefault="00F67A6A" w:rsidP="00F772B5">
            <w:pPr>
              <w:pStyle w:val="CellBody"/>
              <w:rPr>
                <w:ins w:id="2456" w:author="Zhunisbayev, Olzhasbek [Bolashak Atyrau Limited]" w:date="2024-10-30T19:28:00Z" w16du:dateUtc="2024-10-30T14:28:00Z"/>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65AA4D25" w14:textId="77777777" w:rsidR="001C72CB" w:rsidRPr="00BF38C6" w:rsidRDefault="001C72CB" w:rsidP="00F772B5">
            <w:pPr>
              <w:pStyle w:val="CellBodyCentered"/>
              <w:rPr>
                <w:ins w:id="2457" w:author="Zhunisbayev, Olzhasbek [Bolashak Atyrau Limited]" w:date="2024-10-30T19:28:00Z" w16du:dateUtc="2024-10-30T14:28:00Z"/>
                <w:rFonts w:ascii="Arial Narrow" w:hAnsi="Arial Narrow"/>
                <w:color w:val="auto"/>
                <w:sz w:val="16"/>
                <w:szCs w:val="16"/>
                <w:lang w:val="ru-RU"/>
              </w:rPr>
            </w:pPr>
          </w:p>
        </w:tc>
        <w:tc>
          <w:tcPr>
            <w:tcW w:w="450" w:type="dxa"/>
            <w:tcBorders>
              <w:top w:val="single" w:sz="6" w:space="0" w:color="auto"/>
              <w:left w:val="single" w:sz="6" w:space="0" w:color="auto"/>
              <w:bottom w:val="single" w:sz="6" w:space="0" w:color="auto"/>
              <w:right w:val="single" w:sz="6" w:space="0" w:color="auto"/>
            </w:tcBorders>
          </w:tcPr>
          <w:p w14:paraId="515E8398" w14:textId="77777777" w:rsidR="001C72CB" w:rsidRPr="00F67A6A" w:rsidRDefault="001C72CB" w:rsidP="00F772B5">
            <w:pPr>
              <w:pStyle w:val="CellBodyCentered"/>
              <w:rPr>
                <w:ins w:id="2458" w:author="Zhunisbayev, Olzhasbek [Bolashak Atyrau Limited]" w:date="2024-10-30T19:28:00Z" w16du:dateUtc="2024-10-30T14:28:00Z"/>
                <w:rFonts w:ascii="Arial Narrow" w:hAnsi="Arial Narrow"/>
                <w:color w:val="auto"/>
                <w:sz w:val="16"/>
                <w:szCs w:val="16"/>
                <w:lang w:val="ru-RU"/>
                <w:rPrChange w:id="2459" w:author="Zhunisbayev, Olzhasbek [Bolashak Atyrau Limited]" w:date="2024-10-30T19:30:00Z" w16du:dateUtc="2024-10-30T14:30:00Z">
                  <w:rPr>
                    <w:ins w:id="2460" w:author="Zhunisbayev, Olzhasbek [Bolashak Atyrau Limited]" w:date="2024-10-30T19:28:00Z" w16du:dateUtc="2024-10-30T14:28:00Z"/>
                    <w:rFonts w:ascii="Arial Narrow" w:hAnsi="Arial Narrow"/>
                    <w:color w:val="auto"/>
                    <w:sz w:val="16"/>
                    <w:szCs w:val="16"/>
                    <w:lang w:val="en-GB"/>
                  </w:rPr>
                </w:rPrChange>
              </w:rPr>
            </w:pPr>
          </w:p>
        </w:tc>
      </w:tr>
      <w:tr w:rsidR="00F772B5" w:rsidRPr="00BF38C6" w14:paraId="6581D255" w14:textId="77777777" w:rsidTr="002A7110">
        <w:tc>
          <w:tcPr>
            <w:tcW w:w="3332" w:type="dxa"/>
            <w:tcBorders>
              <w:top w:val="single" w:sz="6" w:space="0" w:color="auto"/>
              <w:left w:val="single" w:sz="6" w:space="0" w:color="auto"/>
              <w:bottom w:val="single" w:sz="6" w:space="0" w:color="auto"/>
              <w:right w:val="single" w:sz="6" w:space="0" w:color="auto"/>
            </w:tcBorders>
          </w:tcPr>
          <w:p w14:paraId="27F12D29" w14:textId="77777777" w:rsidR="00F772B5" w:rsidRPr="00F67A6A" w:rsidRDefault="00F772B5" w:rsidP="00F772B5">
            <w:pPr>
              <w:pStyle w:val="CellBody"/>
              <w:rPr>
                <w:rFonts w:ascii="Arial Narrow" w:hAnsi="Arial Narrow" w:cs="Arial"/>
                <w:color w:val="auto"/>
                <w:sz w:val="16"/>
                <w:szCs w:val="16"/>
                <w:lang w:val="ru-RU"/>
                <w:rPrChange w:id="2461" w:author="Zhunisbayev, Olzhasbek [Bolashak Atyrau Limited]" w:date="2024-10-30T19:30:00Z" w16du:dateUtc="2024-10-30T14:30:00Z">
                  <w:rPr>
                    <w:rFonts w:ascii="Arial Narrow" w:hAnsi="Arial Narrow" w:cs="Arial"/>
                    <w:color w:val="auto"/>
                    <w:sz w:val="16"/>
                    <w:szCs w:val="16"/>
                    <w:lang w:val="en-GB"/>
                  </w:rPr>
                </w:rPrChange>
              </w:rPr>
            </w:pPr>
          </w:p>
          <w:p w14:paraId="38E54B44" w14:textId="77777777" w:rsidR="00F67A6A" w:rsidRPr="00BF38C6" w:rsidRDefault="00F67A6A" w:rsidP="00F67A6A">
            <w:pPr>
              <w:pStyle w:val="CellBody"/>
              <w:rPr>
                <w:ins w:id="2462" w:author="Zhunisbayev, Olzhasbek [Bolashak Atyrau Limited]" w:date="2024-10-30T19:31:00Z" w16du:dateUtc="2024-10-30T14:31:00Z"/>
                <w:rFonts w:ascii="Arial Narrow" w:hAnsi="Arial Narrow" w:cs="Arial"/>
                <w:color w:val="auto"/>
                <w:sz w:val="16"/>
                <w:szCs w:val="16"/>
                <w:lang w:val="ru-RU"/>
              </w:rPr>
            </w:pPr>
            <w:ins w:id="2463" w:author="Zhunisbayev, Olzhasbek [Bolashak Atyrau Limited]" w:date="2024-10-30T19:31:00Z" w16du:dateUtc="2024-10-30T14:31:00Z">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ins>
          </w:p>
          <w:p w14:paraId="6A5E4466"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PHC</w:t>
            </w:r>
            <w:r w:rsidRPr="00F67A6A">
              <w:rPr>
                <w:rFonts w:ascii="Arial Narrow" w:hAnsi="Arial Narrow" w:cs="Arial"/>
                <w:color w:val="auto"/>
                <w:sz w:val="16"/>
                <w:szCs w:val="16"/>
                <w:lang w:val="ru-RU"/>
                <w:rPrChange w:id="2464" w:author="Zhunisbayev, Olzhasbek [Bolashak Atyrau Limited]" w:date="2024-10-30T19:31:00Z" w16du:dateUtc="2024-10-30T14:31:00Z">
                  <w:rPr>
                    <w:rFonts w:ascii="Arial Narrow" w:hAnsi="Arial Narrow" w:cs="Arial"/>
                    <w:color w:val="auto"/>
                    <w:sz w:val="16"/>
                    <w:szCs w:val="16"/>
                    <w:lang w:val="en-GB"/>
                  </w:rPr>
                </w:rPrChange>
              </w:rPr>
              <w:t xml:space="preserve"> – </w:t>
            </w:r>
            <w:r w:rsidRPr="00BF38C6">
              <w:rPr>
                <w:rFonts w:ascii="Arial Narrow" w:hAnsi="Arial Narrow" w:cs="Arial"/>
                <w:color w:val="auto"/>
                <w:sz w:val="16"/>
                <w:szCs w:val="16"/>
                <w:lang w:val="ru-RU"/>
              </w:rPr>
              <w:t>ТЕХНОЛОГИЧЕСКИЕ</w:t>
            </w:r>
            <w:r w:rsidRPr="00F67A6A">
              <w:rPr>
                <w:rFonts w:ascii="Arial Narrow" w:hAnsi="Arial Narrow" w:cs="Arial"/>
                <w:color w:val="auto"/>
                <w:sz w:val="16"/>
                <w:szCs w:val="16"/>
                <w:lang w:val="ru-RU"/>
                <w:rPrChange w:id="2465" w:author="Zhunisbayev, Olzhasbek [Bolashak Atyrau Limited]" w:date="2024-10-30T19:31:00Z" w16du:dateUtc="2024-10-30T14:31:00Z">
                  <w:rPr>
                    <w:rFonts w:ascii="Arial Narrow" w:hAnsi="Arial Narrow" w:cs="Arial"/>
                    <w:color w:val="auto"/>
                    <w:sz w:val="16"/>
                    <w:szCs w:val="16"/>
                    <w:lang w:val="en-GB"/>
                  </w:rPr>
                </w:rPrChange>
              </w:rPr>
              <w:t xml:space="preserve"> </w:t>
            </w:r>
            <w:r w:rsidRPr="00BF38C6">
              <w:rPr>
                <w:rFonts w:ascii="Arial Narrow" w:hAnsi="Arial Narrow" w:cs="Arial"/>
                <w:color w:val="auto"/>
                <w:sz w:val="16"/>
                <w:szCs w:val="16"/>
                <w:lang w:val="ru-RU"/>
              </w:rPr>
              <w:t>УГЛЕВОДОРОДЫ</w:t>
            </w:r>
          </w:p>
        </w:tc>
        <w:tc>
          <w:tcPr>
            <w:tcW w:w="720" w:type="dxa"/>
            <w:tcBorders>
              <w:top w:val="single" w:sz="6" w:space="0" w:color="auto"/>
              <w:left w:val="single" w:sz="6" w:space="0" w:color="auto"/>
              <w:bottom w:val="single" w:sz="6" w:space="0" w:color="auto"/>
              <w:right w:val="single" w:sz="6" w:space="0" w:color="auto"/>
            </w:tcBorders>
          </w:tcPr>
          <w:p w14:paraId="3D72FA56" w14:textId="77777777" w:rsidR="00F772B5" w:rsidRPr="00F67A6A" w:rsidRDefault="00F772B5" w:rsidP="00F772B5">
            <w:pPr>
              <w:pStyle w:val="CellBodyCentered"/>
              <w:rPr>
                <w:rFonts w:ascii="Arial Narrow" w:hAnsi="Arial Narrow" w:cs="Arial"/>
                <w:b/>
                <w:color w:val="auto"/>
                <w:sz w:val="16"/>
                <w:szCs w:val="16"/>
                <w:lang w:val="ru-RU"/>
                <w:rPrChange w:id="2466" w:author="Zhunisbayev, Olzhasbek [Bolashak Atyrau Limited]" w:date="2024-10-30T19:31:00Z" w16du:dateUtc="2024-10-30T14:31:00Z">
                  <w:rPr>
                    <w:rFonts w:ascii="Arial Narrow" w:hAnsi="Arial Narrow" w:cs="Arial"/>
                    <w:b/>
                    <w:color w:val="auto"/>
                    <w:sz w:val="16"/>
                    <w:szCs w:val="16"/>
                    <w:lang w:val="en-GB"/>
                  </w:rPr>
                </w:rPrChange>
              </w:rPr>
            </w:pPr>
          </w:p>
          <w:p w14:paraId="7EFA83B0"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cs="Arial"/>
                <w:b/>
                <w:color w:val="auto"/>
                <w:sz w:val="16"/>
                <w:szCs w:val="16"/>
                <w:lang w:val="en-GB"/>
              </w:rPr>
              <w:t>2500A60</w:t>
            </w:r>
          </w:p>
        </w:tc>
        <w:tc>
          <w:tcPr>
            <w:tcW w:w="720" w:type="dxa"/>
            <w:tcBorders>
              <w:top w:val="single" w:sz="6" w:space="0" w:color="auto"/>
              <w:left w:val="single" w:sz="6" w:space="0" w:color="auto"/>
              <w:bottom w:val="single" w:sz="6" w:space="0" w:color="auto"/>
              <w:right w:val="single" w:sz="6" w:space="0" w:color="auto"/>
            </w:tcBorders>
          </w:tcPr>
          <w:p w14:paraId="6B9AFDF5" w14:textId="77777777" w:rsidR="00F772B5" w:rsidRPr="00BF38C6" w:rsidRDefault="00F772B5" w:rsidP="00F772B5">
            <w:pPr>
              <w:pStyle w:val="CellBodyCentered"/>
              <w:rPr>
                <w:rFonts w:ascii="Arial Narrow" w:hAnsi="Arial Narrow" w:cs="Arial"/>
                <w:color w:val="auto"/>
                <w:sz w:val="16"/>
                <w:szCs w:val="16"/>
                <w:lang w:val="en-GB"/>
              </w:rPr>
            </w:pPr>
          </w:p>
          <w:p w14:paraId="340D8622"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1</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tc>
        <w:tc>
          <w:tcPr>
            <w:tcW w:w="900" w:type="dxa"/>
            <w:tcBorders>
              <w:top w:val="single" w:sz="6" w:space="0" w:color="auto"/>
              <w:left w:val="single" w:sz="6" w:space="0" w:color="auto"/>
              <w:bottom w:val="single" w:sz="6" w:space="0" w:color="auto"/>
              <w:right w:val="single" w:sz="6" w:space="0" w:color="auto"/>
            </w:tcBorders>
          </w:tcPr>
          <w:p w14:paraId="05DF9003" w14:textId="77777777" w:rsidR="00F772B5" w:rsidRPr="00BF38C6" w:rsidRDefault="00F772B5" w:rsidP="00F772B5">
            <w:pPr>
              <w:pStyle w:val="CellBodyCentered"/>
              <w:rPr>
                <w:rFonts w:ascii="Arial Narrow" w:hAnsi="Arial Narrow" w:cs="Arial"/>
                <w:color w:val="auto"/>
                <w:sz w:val="16"/>
                <w:szCs w:val="16"/>
                <w:lang w:val="ru-RU"/>
              </w:rPr>
            </w:pPr>
          </w:p>
          <w:p w14:paraId="2E630C5E" w14:textId="77777777" w:rsidR="00F772B5" w:rsidRPr="001549BC" w:rsidRDefault="00F772B5" w:rsidP="00F772B5">
            <w:pPr>
              <w:pStyle w:val="CellBodyCentered"/>
              <w:rPr>
                <w:ins w:id="2467"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СПЛАВ</w:t>
            </w:r>
            <w:ins w:id="2468" w:author="Zhunisbayev, Olzhasbek [Bolashak Atyrau Limited]" w:date="2024-05-08T22:20:00Z">
              <w:r w:rsidRPr="00BF38C6">
                <w:rPr>
                  <w:rFonts w:ascii="Arial Narrow" w:hAnsi="Arial Narrow" w:cs="Arial"/>
                  <w:color w:val="auto"/>
                  <w:sz w:val="16"/>
                  <w:szCs w:val="16"/>
                  <w:lang w:val="ru-RU"/>
                </w:rPr>
                <w:t xml:space="preserve"> </w:t>
              </w:r>
            </w:ins>
            <w:r>
              <w:rPr>
                <w:rFonts w:ascii="Arial Narrow" w:hAnsi="Arial Narrow" w:cs="Arial"/>
                <w:color w:val="auto"/>
                <w:sz w:val="16"/>
                <w:szCs w:val="16"/>
              </w:rPr>
              <w:t>6</w:t>
            </w:r>
            <w:ins w:id="2469" w:author="Zhunisbayev, Olzhasbek [Bolashak Atyrau Limited]" w:date="2024-05-08T22:20:00Z">
              <w:r w:rsidRPr="00BF38C6">
                <w:rPr>
                  <w:rFonts w:ascii="Arial Narrow" w:hAnsi="Arial Narrow" w:cs="Arial"/>
                  <w:color w:val="auto"/>
                  <w:sz w:val="16"/>
                  <w:szCs w:val="16"/>
                  <w:lang w:val="ru-RU"/>
                </w:rPr>
                <w:t>25</w:t>
              </w:r>
            </w:ins>
            <w:r>
              <w:rPr>
                <w:rFonts w:ascii="Arial Narrow" w:hAnsi="Arial Narrow" w:cs="Arial"/>
                <w:color w:val="auto"/>
                <w:sz w:val="16"/>
                <w:szCs w:val="16"/>
              </w:rPr>
              <w:t xml:space="preserve"> </w:t>
            </w:r>
            <w:r>
              <w:rPr>
                <w:rFonts w:ascii="Arial Narrow" w:hAnsi="Arial Narrow" w:cs="Arial"/>
                <w:color w:val="auto"/>
                <w:sz w:val="16"/>
                <w:szCs w:val="16"/>
                <w:lang w:val="en-GB"/>
              </w:rPr>
              <w:t>(UNS N06625)</w:t>
            </w:r>
          </w:p>
          <w:p w14:paraId="34B0F8D6" w14:textId="28DE4EFD"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0446F5F3" w14:textId="77777777" w:rsidR="00F772B5" w:rsidRPr="00BF38C6" w:rsidRDefault="00F772B5" w:rsidP="00F772B5">
            <w:pPr>
              <w:pStyle w:val="CellBodyCentered"/>
              <w:rPr>
                <w:rFonts w:ascii="Arial Narrow" w:hAnsi="Arial Narrow"/>
                <w:color w:val="auto"/>
                <w:sz w:val="16"/>
                <w:szCs w:val="16"/>
                <w:lang w:val="ru-RU"/>
              </w:rPr>
            </w:pPr>
          </w:p>
          <w:p w14:paraId="31561457"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w:t>
            </w:r>
          </w:p>
          <w:p w14:paraId="4E5715C3"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2500</w:t>
            </w:r>
          </w:p>
          <w:p w14:paraId="7DEAB09A" w14:textId="13E3EF63" w:rsidR="00F772B5"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rPr>
              <w:t>RTJ</w:t>
            </w:r>
            <w:r>
              <w:rPr>
                <w:rFonts w:ascii="Arial Narrow" w:hAnsi="Arial Narrow" w:cs="Arial"/>
                <w:color w:val="auto"/>
                <w:sz w:val="16"/>
                <w:szCs w:val="16"/>
              </w:rPr>
              <w:t xml:space="preserve"> </w:t>
            </w:r>
            <w:r w:rsidRPr="00BF38C6">
              <w:rPr>
                <w:rFonts w:ascii="Arial Narrow" w:hAnsi="Arial Narrow" w:cs="Arial"/>
                <w:color w:val="auto"/>
                <w:sz w:val="16"/>
                <w:szCs w:val="16"/>
                <w:lang w:val="ru-RU"/>
              </w:rPr>
              <w:t>(&lt;2</w:t>
            </w:r>
            <w:r w:rsidRPr="00BF38C6">
              <w:rPr>
                <w:rFonts w:ascii="Arial Narrow" w:hAnsi="Arial Narrow" w:cs="Arial"/>
                <w:color w:val="auto"/>
                <w:sz w:val="16"/>
                <w:szCs w:val="16"/>
                <w:lang w:val="en-GB"/>
              </w:rPr>
              <w:t>”</w:t>
            </w:r>
            <w:r w:rsidRPr="00BF38C6">
              <w:rPr>
                <w:rFonts w:ascii="Arial Narrow" w:hAnsi="Arial Narrow" w:cs="Arial"/>
                <w:color w:val="auto"/>
                <w:sz w:val="16"/>
                <w:szCs w:val="16"/>
                <w:lang w:val="ru-RU"/>
              </w:rPr>
              <w:t>)</w:t>
            </w:r>
            <w:r>
              <w:rPr>
                <w:rFonts w:ascii="Arial Narrow" w:hAnsi="Arial Narrow" w:cs="Arial"/>
                <w:color w:val="auto"/>
                <w:sz w:val="16"/>
                <w:szCs w:val="16"/>
              </w:rPr>
              <w:t xml:space="preserve"> </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CF</w:t>
            </w:r>
          </w:p>
          <w:p w14:paraId="03993D78" w14:textId="42EEB107" w:rsidR="00F772B5" w:rsidRPr="00BF38C6" w:rsidRDefault="00F772B5" w:rsidP="00F772B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Прим. 8</w:t>
            </w:r>
          </w:p>
          <w:p w14:paraId="2F861130" w14:textId="77777777" w:rsidR="00F772B5" w:rsidRPr="00BF38C6" w:rsidRDefault="00F772B5" w:rsidP="00F772B5">
            <w:pPr>
              <w:pStyle w:val="CellBodyCentered"/>
              <w:rPr>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454E210C" w14:textId="77777777" w:rsidR="00F772B5" w:rsidRPr="00BF38C6" w:rsidRDefault="00F772B5" w:rsidP="00F772B5">
            <w:pPr>
              <w:pStyle w:val="CellBodyCentered"/>
              <w:jc w:val="left"/>
              <w:rPr>
                <w:rFonts w:ascii="Arial Narrow" w:hAnsi="Arial Narrow" w:cs="Arial"/>
                <w:color w:val="auto"/>
                <w:sz w:val="16"/>
                <w:szCs w:val="16"/>
                <w:lang w:val="en-GB"/>
              </w:rPr>
            </w:pPr>
          </w:p>
          <w:p w14:paraId="6156B58E" w14:textId="45EC821E"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т -100 до +</w:t>
            </w:r>
            <w:del w:id="2470" w:author="Zhunisbayev, Olzhasbek [Bolashak Atyrau Limited]" w:date="2024-10-30T19:32:00Z" w16du:dateUtc="2024-10-30T14:32:00Z">
              <w:r w:rsidRPr="00BF38C6" w:rsidDel="00D42DCD">
                <w:rPr>
                  <w:rFonts w:ascii="Arial Narrow" w:hAnsi="Arial Narrow" w:cs="Arial"/>
                  <w:color w:val="auto"/>
                  <w:sz w:val="16"/>
                  <w:szCs w:val="16"/>
                  <w:lang w:val="ru-RU"/>
                </w:rPr>
                <w:delText xml:space="preserve">110 </w:delText>
              </w:r>
            </w:del>
            <w:ins w:id="2471" w:author="Zhunisbayev, Olzhasbek [Bolashak Atyrau Limited]" w:date="2024-10-30T19:32:00Z" w16du:dateUtc="2024-10-30T14:32:00Z">
              <w:r w:rsidR="00D42DCD" w:rsidRPr="00BF38C6">
                <w:rPr>
                  <w:rFonts w:ascii="Arial Narrow" w:hAnsi="Arial Narrow" w:cs="Arial"/>
                  <w:color w:val="auto"/>
                  <w:sz w:val="16"/>
                  <w:szCs w:val="16"/>
                  <w:lang w:val="ru-RU"/>
                </w:rPr>
                <w:t>1</w:t>
              </w:r>
              <w:r w:rsidR="00D42DCD">
                <w:rPr>
                  <w:rFonts w:ascii="Arial Narrow" w:hAnsi="Arial Narrow" w:cs="Arial"/>
                  <w:color w:val="auto"/>
                  <w:sz w:val="16"/>
                  <w:szCs w:val="16"/>
                </w:rPr>
                <w:t>8</w:t>
              </w:r>
              <w:r w:rsidR="00D42DCD" w:rsidRPr="00BF38C6">
                <w:rPr>
                  <w:rFonts w:ascii="Arial Narrow" w:hAnsi="Arial Narrow" w:cs="Arial"/>
                  <w:color w:val="auto"/>
                  <w:sz w:val="16"/>
                  <w:szCs w:val="16"/>
                  <w:lang w:val="ru-RU"/>
                </w:rPr>
                <w:t xml:space="preserve">0 </w:t>
              </w:r>
            </w:ins>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567FED83" w14:textId="77777777" w:rsidR="00F772B5" w:rsidRPr="00BF38C6" w:rsidRDefault="00F772B5" w:rsidP="00F772B5">
            <w:pPr>
              <w:pStyle w:val="CellBody"/>
              <w:rPr>
                <w:rFonts w:ascii="Arial Narrow" w:hAnsi="Arial Narrow" w:cs="Arial"/>
                <w:color w:val="auto"/>
                <w:sz w:val="16"/>
                <w:szCs w:val="16"/>
                <w:lang w:val="ru-RU"/>
              </w:rPr>
            </w:pPr>
          </w:p>
          <w:p w14:paraId="451976D2" w14:textId="77777777"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3</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8</w:t>
            </w:r>
            <w:r w:rsidRPr="00BF38C6">
              <w:rPr>
                <w:rFonts w:ascii="Arial Narrow" w:hAnsi="Arial Narrow" w:cs="Arial"/>
                <w:color w:val="auto"/>
                <w:sz w:val="16"/>
                <w:szCs w:val="16"/>
                <w:u w:val="single"/>
                <w:lang w:val="ru-RU"/>
              </w:rPr>
              <w:t xml:space="preserve"> </w:t>
            </w:r>
          </w:p>
          <w:p w14:paraId="7CF031A0"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13872DB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максимум = 324 бар (изб.) при макс. расчетной температуре</w:t>
            </w:r>
          </w:p>
          <w:p w14:paraId="43F2874C" w14:textId="77777777"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4A3D4E11" w14:textId="77777777" w:rsidR="00F772B5" w:rsidRPr="00BF38C6" w:rsidRDefault="00F772B5" w:rsidP="00F772B5">
            <w:pPr>
              <w:pStyle w:val="CellBodyCentered"/>
              <w:rPr>
                <w:rFonts w:ascii="Arial Narrow" w:hAnsi="Arial Narrow"/>
                <w:color w:val="auto"/>
                <w:sz w:val="16"/>
                <w:szCs w:val="16"/>
                <w:lang w:val="ru-RU"/>
              </w:rPr>
            </w:pPr>
          </w:p>
          <w:p w14:paraId="2CE8CBC0"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79DD5BF7" w14:textId="77777777" w:rsidR="00F772B5" w:rsidRPr="00BF38C6" w:rsidRDefault="00F772B5" w:rsidP="00F772B5">
            <w:pPr>
              <w:pStyle w:val="CellBodyCentered"/>
              <w:rPr>
                <w:rFonts w:ascii="Arial Narrow" w:hAnsi="Arial Narrow"/>
                <w:color w:val="auto"/>
                <w:sz w:val="16"/>
                <w:szCs w:val="16"/>
                <w:lang w:val="en-GB"/>
              </w:rPr>
            </w:pPr>
          </w:p>
          <w:p w14:paraId="3C1DFD0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1AB3C98D" w14:textId="77777777" w:rsidTr="002A7110">
        <w:tc>
          <w:tcPr>
            <w:tcW w:w="3332" w:type="dxa"/>
            <w:tcBorders>
              <w:top w:val="single" w:sz="6" w:space="0" w:color="auto"/>
              <w:left w:val="single" w:sz="6" w:space="0" w:color="auto"/>
              <w:bottom w:val="single" w:sz="6" w:space="0" w:color="auto"/>
              <w:right w:val="single" w:sz="6" w:space="0" w:color="auto"/>
            </w:tcBorders>
          </w:tcPr>
          <w:p w14:paraId="406EF553" w14:textId="77777777" w:rsidR="00F772B5" w:rsidRPr="00BF38C6" w:rsidRDefault="00F772B5" w:rsidP="00F772B5">
            <w:pPr>
              <w:pStyle w:val="CellBody"/>
              <w:rPr>
                <w:rFonts w:ascii="Arial Narrow" w:hAnsi="Arial Narrow" w:cs="Arial"/>
                <w:color w:val="auto"/>
                <w:sz w:val="16"/>
                <w:szCs w:val="16"/>
                <w:lang w:val="ru-RU"/>
              </w:rPr>
            </w:pPr>
          </w:p>
          <w:p w14:paraId="7BC640F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1973033F" w14:textId="77777777" w:rsidR="00F67A6A" w:rsidRPr="00BF38C6" w:rsidRDefault="00F67A6A" w:rsidP="00F67A6A">
            <w:pPr>
              <w:pStyle w:val="CellBody"/>
              <w:rPr>
                <w:ins w:id="2472" w:author="Zhunisbayev, Olzhasbek [Bolashak Atyrau Limited]" w:date="2024-10-30T19:31:00Z" w16du:dateUtc="2024-10-30T14:31:00Z"/>
                <w:rFonts w:ascii="Arial Narrow" w:hAnsi="Arial Narrow" w:cs="Arial"/>
                <w:color w:val="auto"/>
                <w:sz w:val="16"/>
                <w:szCs w:val="16"/>
                <w:lang w:val="ru-RU"/>
              </w:rPr>
            </w:pPr>
            <w:ins w:id="2473" w:author="Zhunisbayev, Olzhasbek [Bolashak Atyrau Limited]" w:date="2024-10-30T19:31:00Z" w16du:dateUtc="2024-10-30T14:31:00Z">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ins>
          </w:p>
          <w:p w14:paraId="7FB69545"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tc>
        <w:tc>
          <w:tcPr>
            <w:tcW w:w="720" w:type="dxa"/>
            <w:tcBorders>
              <w:top w:val="single" w:sz="6" w:space="0" w:color="auto"/>
              <w:left w:val="single" w:sz="6" w:space="0" w:color="auto"/>
              <w:bottom w:val="single" w:sz="6" w:space="0" w:color="auto"/>
              <w:right w:val="single" w:sz="6" w:space="0" w:color="auto"/>
            </w:tcBorders>
          </w:tcPr>
          <w:p w14:paraId="6BF588D6" w14:textId="77777777" w:rsidR="00F772B5" w:rsidRPr="006759B5" w:rsidRDefault="00F772B5" w:rsidP="00F772B5">
            <w:pPr>
              <w:pStyle w:val="CellBodyCentered"/>
              <w:rPr>
                <w:rFonts w:ascii="Arial Narrow" w:hAnsi="Arial Narrow" w:cs="Arial"/>
                <w:b/>
                <w:color w:val="auto"/>
                <w:sz w:val="16"/>
                <w:szCs w:val="16"/>
                <w:lang w:val="ru-RU"/>
              </w:rPr>
            </w:pPr>
          </w:p>
          <w:p w14:paraId="1A8986F5" w14:textId="2998F4D6" w:rsidR="00F772B5" w:rsidRPr="00BF38C6" w:rsidRDefault="00F772B5" w:rsidP="00F772B5">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t>2500F22</w:t>
            </w:r>
          </w:p>
        </w:tc>
        <w:tc>
          <w:tcPr>
            <w:tcW w:w="720" w:type="dxa"/>
            <w:tcBorders>
              <w:top w:val="single" w:sz="6" w:space="0" w:color="auto"/>
              <w:left w:val="single" w:sz="6" w:space="0" w:color="auto"/>
              <w:bottom w:val="single" w:sz="6" w:space="0" w:color="auto"/>
              <w:right w:val="single" w:sz="6" w:space="0" w:color="auto"/>
            </w:tcBorders>
          </w:tcPr>
          <w:p w14:paraId="290B2778" w14:textId="77777777" w:rsidR="00F772B5" w:rsidRPr="00BF38C6" w:rsidRDefault="00F772B5" w:rsidP="00F772B5">
            <w:pPr>
              <w:pStyle w:val="CellBodyCentered"/>
              <w:rPr>
                <w:rFonts w:ascii="Arial Narrow" w:hAnsi="Arial Narrow" w:cs="Arial"/>
                <w:color w:val="auto"/>
                <w:sz w:val="16"/>
                <w:szCs w:val="16"/>
                <w:lang w:val="en-GB"/>
              </w:rPr>
            </w:pPr>
          </w:p>
          <w:p w14:paraId="2BF5DE7E"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12654E95" w14:textId="77777777" w:rsidR="00F772B5" w:rsidRPr="00BF38C6" w:rsidRDefault="00F772B5" w:rsidP="00F772B5">
            <w:pPr>
              <w:pStyle w:val="CellBodyCentered"/>
              <w:rPr>
                <w:rFonts w:ascii="Arial Narrow" w:hAnsi="Arial Narrow"/>
                <w:color w:val="auto"/>
                <w:sz w:val="16"/>
                <w:szCs w:val="16"/>
                <w:lang w:val="ru-RU"/>
              </w:rPr>
            </w:pPr>
          </w:p>
          <w:p w14:paraId="1BC509EB" w14:textId="65663A32"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НИЗКОЛЕГИРОВАННАЯ УГЛЕРОДИСТАЯ СТАЛЬ 2-1/4Cr-1Mo КЛАСС 3 МОДИФ</w:t>
            </w:r>
            <w:r w:rsidRPr="006759B5">
              <w:rPr>
                <w:rFonts w:ascii="Arial Narrow" w:hAnsi="Arial Narrow"/>
                <w:color w:val="auto"/>
                <w:sz w:val="16"/>
                <w:szCs w:val="16"/>
                <w:lang w:val="ru-RU"/>
              </w:rPr>
              <w:t>.</w:t>
            </w:r>
          </w:p>
          <w:p w14:paraId="711A3829" w14:textId="6FA43205" w:rsidR="00F772B5" w:rsidRPr="00BF38C6"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Прим</w:t>
            </w:r>
            <w:r>
              <w:rPr>
                <w:rFonts w:ascii="Arial Narrow" w:hAnsi="Arial Narrow" w:cs="Arial"/>
                <w:color w:val="auto"/>
                <w:sz w:val="16"/>
                <w:szCs w:val="16"/>
              </w:rPr>
              <w:t xml:space="preserve"> </w:t>
            </w:r>
            <w:r w:rsidRPr="00BF38C6">
              <w:rPr>
                <w:rFonts w:ascii="Arial Narrow" w:hAnsi="Arial Narrow" w:cs="Arial"/>
                <w:color w:val="auto"/>
                <w:sz w:val="16"/>
                <w:szCs w:val="16"/>
                <w:lang w:val="ru-RU"/>
              </w:rPr>
              <w:t>1</w:t>
            </w:r>
          </w:p>
        </w:tc>
        <w:tc>
          <w:tcPr>
            <w:tcW w:w="810" w:type="dxa"/>
            <w:tcBorders>
              <w:top w:val="single" w:sz="6" w:space="0" w:color="auto"/>
              <w:left w:val="single" w:sz="6" w:space="0" w:color="auto"/>
              <w:bottom w:val="single" w:sz="6" w:space="0" w:color="auto"/>
              <w:right w:val="single" w:sz="6" w:space="0" w:color="auto"/>
            </w:tcBorders>
          </w:tcPr>
          <w:p w14:paraId="15E97B27" w14:textId="77777777" w:rsidR="00F772B5" w:rsidRPr="00BF38C6" w:rsidRDefault="00F772B5" w:rsidP="00F772B5">
            <w:pPr>
              <w:pStyle w:val="CellBodyCentered"/>
              <w:rPr>
                <w:rFonts w:ascii="Arial Narrow" w:hAnsi="Arial Narrow"/>
                <w:color w:val="auto"/>
                <w:sz w:val="16"/>
                <w:szCs w:val="16"/>
                <w:lang w:val="en-GB"/>
              </w:rPr>
            </w:pPr>
          </w:p>
          <w:p w14:paraId="39263D31"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w:t>
            </w:r>
          </w:p>
          <w:p w14:paraId="0B065938"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2500</w:t>
            </w:r>
          </w:p>
          <w:p w14:paraId="7F7984A7" w14:textId="77777777" w:rsidR="00F772B5"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rPr>
              <w:t>RTJ</w:t>
            </w:r>
            <w:r>
              <w:rPr>
                <w:rFonts w:ascii="Arial Narrow" w:hAnsi="Arial Narrow" w:cs="Arial"/>
                <w:color w:val="auto"/>
                <w:sz w:val="16"/>
                <w:szCs w:val="16"/>
              </w:rPr>
              <w:t xml:space="preserve"> </w:t>
            </w:r>
            <w:r w:rsidRPr="00BF38C6">
              <w:rPr>
                <w:rFonts w:ascii="Arial Narrow" w:hAnsi="Arial Narrow" w:cs="Arial"/>
                <w:color w:val="auto"/>
                <w:sz w:val="16"/>
                <w:szCs w:val="16"/>
                <w:lang w:val="ru-RU"/>
              </w:rPr>
              <w:t>(&lt;2</w:t>
            </w:r>
            <w:r w:rsidRPr="00BF38C6">
              <w:rPr>
                <w:rFonts w:ascii="Arial Narrow" w:hAnsi="Arial Narrow" w:cs="Arial"/>
                <w:color w:val="auto"/>
                <w:sz w:val="16"/>
                <w:szCs w:val="16"/>
                <w:lang w:val="en-GB"/>
              </w:rPr>
              <w:t>”</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CF</w:t>
            </w:r>
          </w:p>
          <w:p w14:paraId="0D9979B6" w14:textId="41BEAE0D"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s="Arial"/>
                <w:color w:val="auto"/>
                <w:sz w:val="16"/>
                <w:szCs w:val="16"/>
                <w:lang w:val="en-GB"/>
              </w:rPr>
              <w:t>Прим. 8</w:t>
            </w:r>
          </w:p>
        </w:tc>
        <w:tc>
          <w:tcPr>
            <w:tcW w:w="709" w:type="dxa"/>
            <w:tcBorders>
              <w:top w:val="single" w:sz="6" w:space="0" w:color="auto"/>
              <w:left w:val="single" w:sz="6" w:space="0" w:color="auto"/>
              <w:bottom w:val="single" w:sz="6" w:space="0" w:color="auto"/>
              <w:right w:val="single" w:sz="6" w:space="0" w:color="auto"/>
            </w:tcBorders>
          </w:tcPr>
          <w:p w14:paraId="53DEEFB7" w14:textId="77777777" w:rsidR="00F772B5" w:rsidRPr="00BF38C6" w:rsidRDefault="00F772B5" w:rsidP="00F772B5">
            <w:pPr>
              <w:pStyle w:val="CellBodyCentered"/>
              <w:rPr>
                <w:rFonts w:ascii="Arial Narrow" w:hAnsi="Arial Narrow" w:cs="Arial"/>
                <w:color w:val="auto"/>
                <w:sz w:val="16"/>
                <w:szCs w:val="16"/>
                <w:lang w:val="ru-RU"/>
              </w:rPr>
            </w:pPr>
          </w:p>
          <w:p w14:paraId="2A9F2CF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Oт -40 до +180 °C</w:t>
            </w:r>
          </w:p>
        </w:tc>
        <w:tc>
          <w:tcPr>
            <w:tcW w:w="1951" w:type="dxa"/>
            <w:tcBorders>
              <w:top w:val="single" w:sz="6" w:space="0" w:color="auto"/>
              <w:left w:val="single" w:sz="6" w:space="0" w:color="auto"/>
              <w:bottom w:val="single" w:sz="6" w:space="0" w:color="auto"/>
              <w:right w:val="single" w:sz="6" w:space="0" w:color="auto"/>
            </w:tcBorders>
          </w:tcPr>
          <w:p w14:paraId="2FA82E9D" w14:textId="77777777" w:rsidR="00F772B5" w:rsidRPr="006759B5" w:rsidRDefault="00F772B5" w:rsidP="00F772B5">
            <w:pPr>
              <w:pStyle w:val="CellBody"/>
              <w:rPr>
                <w:rFonts w:ascii="Arial Narrow" w:hAnsi="Arial Narrow" w:cs="Arial"/>
                <w:color w:val="auto"/>
                <w:sz w:val="16"/>
                <w:szCs w:val="16"/>
                <w:u w:val="single"/>
                <w:lang w:val="ru-RU"/>
              </w:rPr>
            </w:pPr>
          </w:p>
          <w:p w14:paraId="3F4B3CE6" w14:textId="4EFD3C64"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10</w:t>
            </w:r>
            <w:r w:rsidRPr="00BF38C6">
              <w:rPr>
                <w:rFonts w:ascii="Arial Narrow" w:hAnsi="Arial Narrow" w:cs="Arial"/>
                <w:color w:val="auto"/>
                <w:sz w:val="16"/>
                <w:szCs w:val="16"/>
                <w:u w:val="single"/>
                <w:lang w:val="ru-RU"/>
              </w:rPr>
              <w:t xml:space="preserve"> </w:t>
            </w:r>
          </w:p>
          <w:p w14:paraId="446C2111"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49A31768" w14:textId="4494EF8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40 до 38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430,9 бар (изб.)</w:t>
            </w:r>
          </w:p>
          <w:p w14:paraId="10C5C9B9" w14:textId="5E1A8D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50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430,9 бар (изб.)</w:t>
            </w:r>
          </w:p>
          <w:p w14:paraId="0ED888FD" w14:textId="2C44C31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100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429,4 бар (изб.)</w:t>
            </w:r>
          </w:p>
          <w:p w14:paraId="240C1007" w14:textId="31775DAA"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150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418,2 бар (изб.) </w:t>
            </w:r>
          </w:p>
          <w:p w14:paraId="7DCFA645" w14:textId="7F97143C"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180 °</w:t>
            </w:r>
            <w:r w:rsidRPr="00BF38C6">
              <w:rPr>
                <w:rFonts w:ascii="Arial Narrow" w:hAnsi="Arial Narrow" w:cs="Arial"/>
                <w:color w:val="auto"/>
                <w:sz w:val="16"/>
                <w:szCs w:val="16"/>
                <w:lang w:val="en-GB"/>
              </w:rPr>
              <w:t>C</w:t>
            </w:r>
            <w:r w:rsidRPr="00BF38C6">
              <w:rPr>
                <w:rFonts w:ascii="Arial Narrow" w:hAnsi="Arial Narrow" w:cs="Arial"/>
                <w:color w:val="auto"/>
                <w:sz w:val="16"/>
                <w:szCs w:val="16"/>
                <w:lang w:val="ru-RU"/>
              </w:rPr>
              <w:t xml:space="preserve"> = 410,5 бар (изб.) </w:t>
            </w:r>
          </w:p>
          <w:p w14:paraId="222A9B15" w14:textId="77777777" w:rsidR="00F772B5" w:rsidRPr="00BF38C6" w:rsidRDefault="00F772B5" w:rsidP="00F772B5">
            <w:pPr>
              <w:pStyle w:val="CellBody"/>
              <w:rPr>
                <w:rFonts w:ascii="Arial Narrow" w:hAnsi="Arial Narrow" w:cs="Arial"/>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3769DFCA" w14:textId="77777777" w:rsidR="00F772B5" w:rsidRPr="00BF38C6" w:rsidRDefault="00F772B5" w:rsidP="00F772B5">
            <w:pPr>
              <w:pStyle w:val="CellBodyCentered"/>
              <w:jc w:val="left"/>
              <w:rPr>
                <w:rFonts w:ascii="Arial Narrow" w:hAnsi="Arial Narrow" w:cs="Arial"/>
                <w:color w:val="auto"/>
                <w:sz w:val="16"/>
                <w:szCs w:val="16"/>
                <w:lang w:val="ru-RU"/>
              </w:rPr>
            </w:pPr>
          </w:p>
          <w:p w14:paraId="73BB2C42"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ДА</w:t>
            </w:r>
          </w:p>
          <w:p w14:paraId="6E9DE50C" w14:textId="77777777" w:rsidR="00F772B5" w:rsidRPr="00BF38C6" w:rsidRDefault="00F772B5" w:rsidP="00F772B5">
            <w:pPr>
              <w:pStyle w:val="CellBodyCentered"/>
              <w:ind w:left="720"/>
              <w:rPr>
                <w:rFonts w:ascii="Arial Narrow" w:hAnsi="Arial Narrow" w:cs="Arial"/>
                <w:color w:val="auto"/>
                <w:sz w:val="16"/>
                <w:szCs w:val="16"/>
                <w:lang w:val="ru-RU"/>
              </w:rPr>
            </w:pPr>
            <w:r w:rsidRPr="00BF38C6">
              <w:rPr>
                <w:rFonts w:ascii="Arial Narrow" w:hAnsi="Arial Narrow" w:cs="Arial"/>
                <w:color w:val="auto"/>
                <w:sz w:val="16"/>
                <w:szCs w:val="16"/>
                <w:lang w:val="ru-RU"/>
              </w:rPr>
              <w:t>ДА</w:t>
            </w:r>
          </w:p>
        </w:tc>
        <w:tc>
          <w:tcPr>
            <w:tcW w:w="450" w:type="dxa"/>
            <w:tcBorders>
              <w:top w:val="single" w:sz="6" w:space="0" w:color="auto"/>
              <w:left w:val="single" w:sz="6" w:space="0" w:color="auto"/>
              <w:bottom w:val="single" w:sz="6" w:space="0" w:color="auto"/>
              <w:right w:val="single" w:sz="6" w:space="0" w:color="auto"/>
            </w:tcBorders>
          </w:tcPr>
          <w:p w14:paraId="3A68EDFA" w14:textId="77777777" w:rsidR="00F772B5" w:rsidRPr="00BF38C6" w:rsidRDefault="00F772B5" w:rsidP="00F772B5">
            <w:pPr>
              <w:pStyle w:val="CellBodyCentered"/>
              <w:rPr>
                <w:rFonts w:ascii="Arial Narrow" w:hAnsi="Arial Narrow" w:cs="Arial"/>
                <w:color w:val="auto"/>
                <w:sz w:val="16"/>
                <w:szCs w:val="16"/>
                <w:lang w:val="ru-RU"/>
              </w:rPr>
            </w:pPr>
          </w:p>
          <w:p w14:paraId="667E69F5"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100</w:t>
            </w:r>
          </w:p>
        </w:tc>
      </w:tr>
      <w:tr w:rsidR="00F772B5" w:rsidRPr="00BF38C6" w14:paraId="10465457" w14:textId="77777777" w:rsidTr="002A7110">
        <w:tc>
          <w:tcPr>
            <w:tcW w:w="3332" w:type="dxa"/>
            <w:tcBorders>
              <w:top w:val="single" w:sz="6" w:space="0" w:color="auto"/>
              <w:left w:val="single" w:sz="6" w:space="0" w:color="auto"/>
              <w:bottom w:val="single" w:sz="6" w:space="0" w:color="auto"/>
              <w:right w:val="single" w:sz="6" w:space="0" w:color="auto"/>
            </w:tcBorders>
          </w:tcPr>
          <w:p w14:paraId="7E47EF20" w14:textId="77777777" w:rsidR="00F772B5" w:rsidRPr="00BF38C6" w:rsidRDefault="00F772B5" w:rsidP="00F772B5">
            <w:pPr>
              <w:pStyle w:val="CellBody"/>
              <w:rPr>
                <w:rFonts w:ascii="Arial Narrow" w:hAnsi="Arial Narrow"/>
                <w:color w:val="auto"/>
                <w:sz w:val="16"/>
                <w:szCs w:val="16"/>
                <w:lang w:val="ru-RU"/>
              </w:rPr>
            </w:pPr>
          </w:p>
          <w:p w14:paraId="3318AF8D" w14:textId="77777777" w:rsidR="00C327BA" w:rsidRPr="00BF38C6" w:rsidRDefault="00C327BA" w:rsidP="00C327BA">
            <w:pPr>
              <w:pStyle w:val="CellBody"/>
              <w:tabs>
                <w:tab w:val="left" w:pos="0"/>
              </w:tabs>
              <w:rPr>
                <w:ins w:id="2474" w:author="Zhunisbayev, Olzhasbek [Bolashak Atyrau Limited]" w:date="2024-10-30T19:33:00Z" w16du:dateUtc="2024-10-30T14:33:00Z"/>
                <w:rFonts w:ascii="Arial Narrow" w:hAnsi="Arial Narrow" w:cs="Arial"/>
                <w:color w:val="auto"/>
                <w:sz w:val="16"/>
                <w:szCs w:val="16"/>
                <w:lang w:val="ru-RU"/>
              </w:rPr>
            </w:pPr>
            <w:ins w:id="2475" w:author="Zhunisbayev, Olzhasbek [Bolashak Atyrau Limited]" w:date="2024-10-30T19:33:00Z" w16du:dateUtc="2024-10-30T14:33: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28AD94B7" w14:textId="0424E446"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GHC – УГЛЕВОДОРОДНЫЕ ПАРЫ</w:t>
            </w:r>
          </w:p>
          <w:p w14:paraId="794D1203" w14:textId="77777777" w:rsidR="00777F90" w:rsidRPr="00BF38C6" w:rsidRDefault="00777F90" w:rsidP="00777F90">
            <w:pPr>
              <w:pStyle w:val="CellBody"/>
              <w:tabs>
                <w:tab w:val="left" w:pos="0"/>
              </w:tabs>
              <w:rPr>
                <w:ins w:id="2476" w:author="Zhunisbayev, Olzhasbek [Bolashak Atyrau Limited]" w:date="2024-10-30T19:33:00Z" w16du:dateUtc="2024-10-30T14:33:00Z"/>
                <w:rFonts w:ascii="Arial Narrow" w:hAnsi="Arial Narrow" w:cs="Arial"/>
                <w:color w:val="auto"/>
                <w:sz w:val="16"/>
                <w:szCs w:val="16"/>
                <w:lang w:val="ru-RU"/>
              </w:rPr>
            </w:pPr>
            <w:ins w:id="2477" w:author="Zhunisbayev, Olzhasbek [Bolashak Atyrau Limited]" w:date="2024-10-30T19:33:00Z" w16du:dateUtc="2024-10-30T14:33:00Z">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ins>
          </w:p>
          <w:p w14:paraId="262EEE2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GHP – ЗАКАЧКА ГАЗА, ВЫСОКОЕ ДАВЛЕНИЕ</w:t>
            </w:r>
          </w:p>
          <w:p w14:paraId="7172EE1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GS – СЫРОЙ ГАЗ</w:t>
            </w:r>
          </w:p>
          <w:p w14:paraId="6124AA5E"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PHC – ТЕХНОЛОГИЧЕСКИЕ УГЛЕВОДОРОДЫ</w:t>
            </w:r>
          </w:p>
          <w:p w14:paraId="56A8B309"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PL – СМАЗОЧНОЕ МАСЛО</w:t>
            </w:r>
          </w:p>
          <w:p w14:paraId="20E946C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tc>
        <w:tc>
          <w:tcPr>
            <w:tcW w:w="720" w:type="dxa"/>
            <w:tcBorders>
              <w:top w:val="single" w:sz="6" w:space="0" w:color="auto"/>
              <w:left w:val="single" w:sz="6" w:space="0" w:color="auto"/>
              <w:bottom w:val="single" w:sz="6" w:space="0" w:color="auto"/>
              <w:right w:val="single" w:sz="6" w:space="0" w:color="auto"/>
            </w:tcBorders>
          </w:tcPr>
          <w:p w14:paraId="2D7ED2BB" w14:textId="77777777" w:rsidR="0010308A" w:rsidRDefault="0010308A" w:rsidP="00F772B5">
            <w:pPr>
              <w:pStyle w:val="CellBodyCentered"/>
              <w:rPr>
                <w:rFonts w:ascii="Arial Narrow" w:hAnsi="Arial Narrow" w:cs="Arial"/>
                <w:b/>
                <w:color w:val="auto"/>
                <w:sz w:val="16"/>
                <w:szCs w:val="16"/>
                <w:lang w:val="ru-RU"/>
              </w:rPr>
            </w:pPr>
          </w:p>
          <w:p w14:paraId="304CDFFD" w14:textId="15B3CAFC" w:rsidR="00F772B5" w:rsidRPr="00BF38C6" w:rsidRDefault="00F772B5" w:rsidP="00F772B5">
            <w:pPr>
              <w:pStyle w:val="CellBodyCentered"/>
              <w:rPr>
                <w:rFonts w:ascii="Arial Narrow" w:hAnsi="Arial Narrow" w:cs="Arial"/>
                <w:b/>
                <w:color w:val="auto"/>
                <w:sz w:val="16"/>
                <w:szCs w:val="16"/>
                <w:lang w:val="en-GB"/>
              </w:rPr>
            </w:pPr>
            <w:r w:rsidRPr="00BF38C6">
              <w:rPr>
                <w:rFonts w:ascii="Arial Narrow" w:hAnsi="Arial Narrow" w:cs="Arial"/>
                <w:b/>
                <w:color w:val="auto"/>
                <w:sz w:val="16"/>
                <w:szCs w:val="16"/>
                <w:lang w:val="en-GB"/>
              </w:rPr>
              <w:t>2500H1</w:t>
            </w:r>
          </w:p>
        </w:tc>
        <w:tc>
          <w:tcPr>
            <w:tcW w:w="720" w:type="dxa"/>
            <w:tcBorders>
              <w:top w:val="single" w:sz="6" w:space="0" w:color="auto"/>
              <w:left w:val="single" w:sz="6" w:space="0" w:color="auto"/>
              <w:bottom w:val="single" w:sz="6" w:space="0" w:color="auto"/>
              <w:right w:val="single" w:sz="6" w:space="0" w:color="auto"/>
            </w:tcBorders>
          </w:tcPr>
          <w:p w14:paraId="1039C062" w14:textId="77777777" w:rsidR="00F772B5" w:rsidRPr="00BF38C6" w:rsidRDefault="00F772B5" w:rsidP="00F772B5">
            <w:pPr>
              <w:pStyle w:val="CellBodyCentered"/>
              <w:rPr>
                <w:rFonts w:ascii="Arial Narrow" w:hAnsi="Arial Narrow"/>
                <w:color w:val="auto"/>
                <w:sz w:val="16"/>
                <w:szCs w:val="16"/>
                <w:lang w:val="en-GB"/>
              </w:rPr>
            </w:pPr>
          </w:p>
          <w:p w14:paraId="1296306B"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1,5</w:t>
            </w:r>
          </w:p>
        </w:tc>
        <w:tc>
          <w:tcPr>
            <w:tcW w:w="900" w:type="dxa"/>
            <w:tcBorders>
              <w:top w:val="single" w:sz="6" w:space="0" w:color="auto"/>
              <w:left w:val="single" w:sz="6" w:space="0" w:color="auto"/>
              <w:bottom w:val="single" w:sz="6" w:space="0" w:color="auto"/>
              <w:right w:val="single" w:sz="6" w:space="0" w:color="auto"/>
            </w:tcBorders>
          </w:tcPr>
          <w:p w14:paraId="26CC30EB" w14:textId="77777777" w:rsidR="00F772B5" w:rsidRPr="00BF38C6" w:rsidRDefault="00F772B5" w:rsidP="00F772B5">
            <w:pPr>
              <w:pStyle w:val="CellBodyCentered"/>
              <w:rPr>
                <w:rFonts w:ascii="Arial Narrow" w:hAnsi="Arial Narrow"/>
                <w:color w:val="auto"/>
                <w:sz w:val="16"/>
                <w:szCs w:val="16"/>
                <w:lang w:val="ru-RU"/>
              </w:rPr>
            </w:pPr>
          </w:p>
          <w:p w14:paraId="30735CED"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54C0BFBF"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1D59BDB6" w14:textId="1D2F08DA"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16CFBADF" w14:textId="77777777" w:rsidR="00F772B5" w:rsidRPr="00BF38C6" w:rsidRDefault="00F772B5" w:rsidP="00F772B5">
            <w:pPr>
              <w:pStyle w:val="CellBodyCentered"/>
              <w:rPr>
                <w:rFonts w:ascii="Arial Narrow" w:hAnsi="Arial Narrow"/>
                <w:color w:val="auto"/>
                <w:sz w:val="16"/>
                <w:szCs w:val="16"/>
                <w:lang w:val="ru-RU"/>
              </w:rPr>
            </w:pPr>
          </w:p>
          <w:p w14:paraId="3A40C8FD"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КЛАСС 2500</w:t>
            </w:r>
          </w:p>
          <w:p w14:paraId="55536FFB" w14:textId="77777777" w:rsidR="00F772B5"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RTJ</w:t>
            </w:r>
            <w:r w:rsidRPr="00BF38C6">
              <w:rPr>
                <w:rFonts w:ascii="Arial Narrow" w:hAnsi="Arial Narrow" w:cs="Arial"/>
                <w:color w:val="auto"/>
                <w:sz w:val="16"/>
                <w:szCs w:val="16"/>
                <w:lang w:val="ru-RU"/>
              </w:rPr>
              <w:t xml:space="preserve"> (&lt;2</w:t>
            </w:r>
            <w:r w:rsidRPr="00BF38C6">
              <w:rPr>
                <w:rFonts w:ascii="Arial Narrow" w:hAnsi="Arial Narrow" w:cs="Arial"/>
                <w:color w:val="auto"/>
                <w:sz w:val="16"/>
                <w:szCs w:val="16"/>
                <w:lang w:val="en-GB"/>
              </w:rPr>
              <w:t>”</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CF</w:t>
            </w:r>
          </w:p>
          <w:p w14:paraId="626B72CA" w14:textId="276AFADB" w:rsidR="00F772B5" w:rsidRPr="00BF38C6" w:rsidRDefault="00F772B5" w:rsidP="00F772B5">
            <w:pPr>
              <w:pStyle w:val="CellBodyCentered"/>
              <w:rPr>
                <w:rFonts w:ascii="Arial Narrow" w:hAnsi="Arial Narrow" w:cs="Arial"/>
                <w:color w:val="auto"/>
                <w:sz w:val="16"/>
                <w:szCs w:val="16"/>
                <w:lang w:val="ru-RU"/>
              </w:rPr>
            </w:pPr>
            <w:r>
              <w:rPr>
                <w:rFonts w:ascii="Arial Narrow" w:hAnsi="Arial Narrow" w:cs="Arial"/>
                <w:color w:val="auto"/>
                <w:sz w:val="16"/>
                <w:szCs w:val="16"/>
                <w:lang w:val="en-GB"/>
              </w:rPr>
              <w:t>Прим. 8</w:t>
            </w:r>
          </w:p>
        </w:tc>
        <w:tc>
          <w:tcPr>
            <w:tcW w:w="709" w:type="dxa"/>
            <w:tcBorders>
              <w:top w:val="single" w:sz="6" w:space="0" w:color="auto"/>
              <w:left w:val="single" w:sz="6" w:space="0" w:color="auto"/>
              <w:bottom w:val="single" w:sz="6" w:space="0" w:color="auto"/>
              <w:right w:val="single" w:sz="6" w:space="0" w:color="auto"/>
            </w:tcBorders>
          </w:tcPr>
          <w:p w14:paraId="4F1FAA44" w14:textId="77777777" w:rsidR="00F772B5" w:rsidRPr="00BF38C6" w:rsidRDefault="00F772B5" w:rsidP="00F772B5">
            <w:pPr>
              <w:pStyle w:val="CellBodyCentered"/>
              <w:rPr>
                <w:rFonts w:ascii="Arial Narrow" w:hAnsi="Arial Narrow"/>
                <w:color w:val="auto"/>
                <w:sz w:val="16"/>
                <w:szCs w:val="16"/>
                <w:lang w:val="en-GB"/>
              </w:rPr>
            </w:pPr>
          </w:p>
          <w:p w14:paraId="0CD3C85A" w14:textId="1DC398B6"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+200 °C</w:t>
            </w:r>
          </w:p>
        </w:tc>
        <w:tc>
          <w:tcPr>
            <w:tcW w:w="1951" w:type="dxa"/>
            <w:tcBorders>
              <w:top w:val="single" w:sz="6" w:space="0" w:color="auto"/>
              <w:left w:val="single" w:sz="6" w:space="0" w:color="auto"/>
              <w:bottom w:val="single" w:sz="6" w:space="0" w:color="auto"/>
              <w:right w:val="single" w:sz="6" w:space="0" w:color="auto"/>
            </w:tcBorders>
          </w:tcPr>
          <w:p w14:paraId="33B9C969" w14:textId="77777777" w:rsidR="00F772B5" w:rsidRPr="00BF38C6" w:rsidRDefault="00F772B5" w:rsidP="00F772B5">
            <w:pPr>
              <w:pStyle w:val="CellBody"/>
              <w:rPr>
                <w:rFonts w:ascii="Arial Narrow" w:hAnsi="Arial Narrow"/>
                <w:color w:val="auto"/>
                <w:sz w:val="16"/>
                <w:szCs w:val="16"/>
                <w:lang w:val="ru-RU"/>
              </w:rPr>
            </w:pPr>
          </w:p>
          <w:p w14:paraId="2413AEFC" w14:textId="004F06C1"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w:t>
            </w:r>
          </w:p>
          <w:p w14:paraId="222CC753"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3C3B1C84" w14:textId="0602CB58" w:rsidR="00F772B5" w:rsidRPr="00BF38C6" w:rsidRDefault="00F772B5" w:rsidP="00F772B5">
            <w:pPr>
              <w:pStyle w:val="CellBody"/>
              <w:rPr>
                <w:rFonts w:ascii="Arial Narrow" w:hAnsi="Arial Narrow"/>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cs="Arial"/>
                <w:color w:val="auto"/>
                <w:sz w:val="16"/>
                <w:szCs w:val="16"/>
                <w:lang w:val="ru-RU"/>
              </w:rPr>
              <w:t>°C</w:t>
            </w:r>
            <w:r w:rsidRPr="00BF38C6">
              <w:rPr>
                <w:rFonts w:ascii="Arial Narrow" w:hAnsi="Arial Narrow"/>
                <w:color w:val="auto"/>
                <w:sz w:val="16"/>
                <w:szCs w:val="16"/>
                <w:lang w:val="ru-RU"/>
              </w:rPr>
              <w:t xml:space="preserve"> = 425,5 бар (изб.)</w:t>
            </w:r>
          </w:p>
          <w:p w14:paraId="42C1C301" w14:textId="63F798D4"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 xml:space="preserve">50 </w:t>
            </w:r>
            <w:r w:rsidRPr="00BF38C6">
              <w:rPr>
                <w:rFonts w:ascii="Arial Narrow" w:hAnsi="Arial Narrow" w:cs="Arial"/>
                <w:color w:val="auto"/>
                <w:sz w:val="16"/>
                <w:szCs w:val="16"/>
                <w:lang w:val="ru-RU"/>
              </w:rPr>
              <w:t>°C</w:t>
            </w:r>
            <w:r w:rsidRPr="00BF38C6">
              <w:rPr>
                <w:rFonts w:ascii="Arial Narrow" w:hAnsi="Arial Narrow"/>
                <w:color w:val="auto"/>
                <w:sz w:val="16"/>
                <w:szCs w:val="16"/>
                <w:lang w:val="ru-RU"/>
              </w:rPr>
              <w:t xml:space="preserve"> = 417,7 бар (изб.)</w:t>
            </w:r>
          </w:p>
          <w:p w14:paraId="1E62C90B" w14:textId="73F42E71"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 xml:space="preserve">100 </w:t>
            </w:r>
            <w:r w:rsidRPr="00BF38C6">
              <w:rPr>
                <w:rFonts w:ascii="Arial Narrow" w:hAnsi="Arial Narrow" w:cs="Arial"/>
                <w:color w:val="auto"/>
                <w:sz w:val="16"/>
                <w:szCs w:val="16"/>
                <w:lang w:val="ru-RU"/>
              </w:rPr>
              <w:t>°C</w:t>
            </w:r>
            <w:r w:rsidRPr="00BF38C6">
              <w:rPr>
                <w:rFonts w:ascii="Arial Narrow" w:hAnsi="Arial Narrow"/>
                <w:color w:val="auto"/>
                <w:sz w:val="16"/>
                <w:szCs w:val="16"/>
                <w:lang w:val="ru-RU"/>
              </w:rPr>
              <w:t xml:space="preserve"> = 388,3 бар (изб.)</w:t>
            </w:r>
          </w:p>
          <w:p w14:paraId="4EC77001" w14:textId="06B0E4C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 xml:space="preserve">150 </w:t>
            </w:r>
            <w:r w:rsidRPr="00BF38C6">
              <w:rPr>
                <w:rFonts w:ascii="Arial Narrow" w:hAnsi="Arial Narrow" w:cs="Arial"/>
                <w:color w:val="auto"/>
                <w:sz w:val="16"/>
                <w:szCs w:val="16"/>
                <w:lang w:val="ru-RU"/>
              </w:rPr>
              <w:t>°C</w:t>
            </w:r>
            <w:r w:rsidRPr="00BF38C6">
              <w:rPr>
                <w:rFonts w:ascii="Arial Narrow" w:hAnsi="Arial Narrow"/>
                <w:color w:val="auto"/>
                <w:sz w:val="16"/>
                <w:szCs w:val="16"/>
                <w:lang w:val="ru-RU"/>
              </w:rPr>
              <w:t xml:space="preserve"> = 375,6 бар (изб.)</w:t>
            </w:r>
          </w:p>
          <w:p w14:paraId="5420BB5E" w14:textId="0C436C65"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 xml:space="preserve">200 </w:t>
            </w:r>
            <w:r w:rsidRPr="00BF38C6">
              <w:rPr>
                <w:rFonts w:ascii="Arial Narrow" w:hAnsi="Arial Narrow" w:cs="Arial"/>
                <w:color w:val="auto"/>
                <w:sz w:val="16"/>
                <w:szCs w:val="16"/>
                <w:lang w:val="ru-RU"/>
              </w:rPr>
              <w:t>°C</w:t>
            </w:r>
            <w:r w:rsidRPr="00BF38C6">
              <w:rPr>
                <w:rFonts w:ascii="Arial Narrow" w:hAnsi="Arial Narrow"/>
                <w:color w:val="auto"/>
                <w:sz w:val="16"/>
                <w:szCs w:val="16"/>
                <w:lang w:val="ru-RU"/>
              </w:rPr>
              <w:t xml:space="preserve"> = 365,0 бар (изб.)</w:t>
            </w:r>
          </w:p>
          <w:p w14:paraId="06C0D94C" w14:textId="77777777" w:rsidR="00F772B5" w:rsidRPr="00BF38C6" w:rsidRDefault="00F772B5" w:rsidP="00F772B5">
            <w:pPr>
              <w:pStyle w:val="CellBody"/>
              <w:rPr>
                <w:rFonts w:ascii="Arial Narrow" w:hAnsi="Arial Narrow"/>
                <w:color w:val="auto"/>
                <w:sz w:val="16"/>
                <w:szCs w:val="16"/>
                <w:lang w:val="ru-RU"/>
              </w:rPr>
            </w:pPr>
          </w:p>
        </w:tc>
        <w:tc>
          <w:tcPr>
            <w:tcW w:w="611" w:type="dxa"/>
            <w:tcBorders>
              <w:top w:val="single" w:sz="6" w:space="0" w:color="auto"/>
              <w:left w:val="single" w:sz="6" w:space="0" w:color="auto"/>
              <w:bottom w:val="single" w:sz="6" w:space="0" w:color="auto"/>
              <w:right w:val="single" w:sz="6" w:space="0" w:color="auto"/>
            </w:tcBorders>
          </w:tcPr>
          <w:p w14:paraId="2F5CEB69" w14:textId="77777777" w:rsidR="00F772B5" w:rsidRPr="00BF38C6" w:rsidRDefault="00F772B5" w:rsidP="00F772B5">
            <w:pPr>
              <w:pStyle w:val="CellBodyCentered"/>
              <w:rPr>
                <w:rFonts w:ascii="Arial Narrow" w:hAnsi="Arial Narrow" w:cs="Arial"/>
                <w:color w:val="auto"/>
                <w:sz w:val="16"/>
                <w:szCs w:val="16"/>
                <w:lang w:val="ru-RU"/>
              </w:rPr>
            </w:pPr>
          </w:p>
          <w:p w14:paraId="1ABFFAD5" w14:textId="5B79473F"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w:t>
            </w:r>
            <w:r>
              <w:rPr>
                <w:rFonts w:ascii="Arial Narrow" w:hAnsi="Arial Narrow" w:cs="Arial"/>
                <w:color w:val="auto"/>
                <w:sz w:val="16"/>
                <w:szCs w:val="16"/>
              </w:rPr>
              <w:t>рим</w:t>
            </w:r>
            <w:r w:rsidRPr="00BF38C6">
              <w:rPr>
                <w:rFonts w:ascii="Arial Narrow" w:hAnsi="Arial Narrow" w:cs="Arial"/>
                <w:color w:val="auto"/>
                <w:sz w:val="16"/>
                <w:szCs w:val="16"/>
                <w:lang w:val="ru-RU"/>
              </w:rPr>
              <w:t>. 3</w:t>
            </w:r>
          </w:p>
        </w:tc>
        <w:tc>
          <w:tcPr>
            <w:tcW w:w="450" w:type="dxa"/>
            <w:tcBorders>
              <w:top w:val="single" w:sz="6" w:space="0" w:color="auto"/>
              <w:left w:val="single" w:sz="6" w:space="0" w:color="auto"/>
              <w:bottom w:val="single" w:sz="6" w:space="0" w:color="auto"/>
              <w:right w:val="single" w:sz="6" w:space="0" w:color="auto"/>
            </w:tcBorders>
          </w:tcPr>
          <w:p w14:paraId="52066F21" w14:textId="77777777" w:rsidR="00F772B5" w:rsidRPr="00BF38C6" w:rsidRDefault="00F772B5" w:rsidP="00F772B5">
            <w:pPr>
              <w:pStyle w:val="CellBodyCentered"/>
              <w:jc w:val="left"/>
              <w:rPr>
                <w:rFonts w:ascii="Arial Narrow" w:hAnsi="Arial Narrow"/>
                <w:color w:val="auto"/>
                <w:sz w:val="16"/>
                <w:szCs w:val="16"/>
                <w:lang w:val="en-GB"/>
              </w:rPr>
            </w:pPr>
          </w:p>
          <w:p w14:paraId="5BE2363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3DBAC238" w14:textId="77777777" w:rsidTr="002A7110">
        <w:tc>
          <w:tcPr>
            <w:tcW w:w="3332" w:type="dxa"/>
            <w:tcBorders>
              <w:top w:val="single" w:sz="6" w:space="0" w:color="auto"/>
              <w:left w:val="single" w:sz="6" w:space="0" w:color="auto"/>
              <w:bottom w:val="single" w:sz="6" w:space="0" w:color="auto"/>
              <w:right w:val="single" w:sz="6" w:space="0" w:color="auto"/>
            </w:tcBorders>
          </w:tcPr>
          <w:p w14:paraId="751E5336" w14:textId="77777777" w:rsidR="00F772B5" w:rsidRPr="00BF38C6" w:rsidRDefault="00F772B5" w:rsidP="00F772B5">
            <w:pPr>
              <w:pStyle w:val="CellBody"/>
              <w:rPr>
                <w:rFonts w:ascii="Arial Narrow" w:hAnsi="Arial Narrow" w:cs="Arial"/>
                <w:color w:val="auto"/>
                <w:sz w:val="16"/>
                <w:szCs w:val="16"/>
                <w:lang w:val="ru-RU"/>
              </w:rPr>
            </w:pPr>
          </w:p>
          <w:p w14:paraId="15223766" w14:textId="77777777" w:rsidR="004302FB" w:rsidRPr="00BF38C6" w:rsidRDefault="004302FB" w:rsidP="004302FB">
            <w:pPr>
              <w:pStyle w:val="CellBody"/>
              <w:tabs>
                <w:tab w:val="left" w:pos="0"/>
              </w:tabs>
              <w:rPr>
                <w:ins w:id="2478" w:author="Zhunisbayev, Olzhasbek [Bolashak Atyrau Limited]" w:date="2024-10-30T19:34:00Z" w16du:dateUtc="2024-10-30T14:34:00Z"/>
                <w:rFonts w:ascii="Arial Narrow" w:hAnsi="Arial Narrow" w:cs="Arial"/>
                <w:color w:val="auto"/>
                <w:sz w:val="16"/>
                <w:szCs w:val="16"/>
                <w:lang w:val="ru-RU"/>
              </w:rPr>
            </w:pPr>
            <w:ins w:id="2479" w:author="Zhunisbayev, Olzhasbek [Bolashak Atyrau Limited]" w:date="2024-10-30T19:34:00Z" w16du:dateUtc="2024-10-30T14:34: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276B3501"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22DB29A8" w14:textId="77777777" w:rsidR="004302FB" w:rsidRPr="00BF38C6" w:rsidRDefault="004302FB" w:rsidP="004302FB">
            <w:pPr>
              <w:pStyle w:val="CellBody"/>
              <w:tabs>
                <w:tab w:val="left" w:pos="0"/>
              </w:tabs>
              <w:rPr>
                <w:ins w:id="2480" w:author="Zhunisbayev, Olzhasbek [Bolashak Atyrau Limited]" w:date="2024-10-30T19:34:00Z" w16du:dateUtc="2024-10-30T14:34:00Z"/>
                <w:rFonts w:ascii="Arial Narrow" w:hAnsi="Arial Narrow" w:cs="Arial"/>
                <w:color w:val="auto"/>
                <w:sz w:val="16"/>
                <w:szCs w:val="16"/>
                <w:lang w:val="ru-RU"/>
              </w:rPr>
            </w:pPr>
            <w:ins w:id="2481" w:author="Zhunisbayev, Olzhasbek [Bolashak Atyrau Limited]" w:date="2024-10-30T19:34:00Z" w16du:dateUtc="2024-10-30T14:34:00Z">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ins>
          </w:p>
          <w:p w14:paraId="5A308C54" w14:textId="77777777" w:rsidR="00F772B5" w:rsidRPr="00A4517B" w:rsidRDefault="00F772B5" w:rsidP="00F772B5">
            <w:pPr>
              <w:pStyle w:val="CellBody"/>
              <w:rPr>
                <w:ins w:id="2482" w:author="Zhunisbayev, Olzhasbek [Bolashak Atyrau Limited]" w:date="2024-10-30T19:34:00Z" w16du:dateUtc="2024-10-30T14:34:00Z"/>
                <w:rFonts w:ascii="Arial Narrow" w:hAnsi="Arial Narrow" w:cs="Arial"/>
                <w:color w:val="auto"/>
                <w:sz w:val="16"/>
                <w:szCs w:val="16"/>
                <w:lang w:val="ru-RU"/>
                <w:rPrChange w:id="2483" w:author="Zhunisbayev, Olzhasbek [Bolashak Atyrau Limited]" w:date="2024-10-30T19:35:00Z" w16du:dateUtc="2024-10-30T14:35:00Z">
                  <w:rPr>
                    <w:ins w:id="2484" w:author="Zhunisbayev, Olzhasbek [Bolashak Atyrau Limited]" w:date="2024-10-30T19:34:00Z" w16du:dateUtc="2024-10-30T14:34:00Z"/>
                    <w:rFonts w:ascii="Arial Narrow" w:hAnsi="Arial Narrow" w:cs="Arial"/>
                    <w:color w:val="auto"/>
                    <w:sz w:val="16"/>
                    <w:szCs w:val="16"/>
                  </w:rPr>
                </w:rPrChange>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56DD40E7" w14:textId="29E8A22D" w:rsidR="004302FB" w:rsidRPr="004302FB" w:rsidRDefault="004302FB" w:rsidP="00F772B5">
            <w:pPr>
              <w:pStyle w:val="CellBody"/>
              <w:rPr>
                <w:rFonts w:ascii="Arial Narrow" w:hAnsi="Arial Narrow"/>
                <w:color w:val="auto"/>
                <w:sz w:val="16"/>
                <w:szCs w:val="16"/>
                <w:rPrChange w:id="2485" w:author="Zhunisbayev, Olzhasbek [Bolashak Atyrau Limited]" w:date="2024-10-30T19:34:00Z" w16du:dateUtc="2024-10-30T14:34:00Z">
                  <w:rPr>
                    <w:rFonts w:ascii="Arial Narrow" w:hAnsi="Arial Narrow"/>
                    <w:color w:val="auto"/>
                    <w:sz w:val="16"/>
                    <w:szCs w:val="16"/>
                    <w:lang w:val="ru-RU"/>
                  </w:rPr>
                </w:rPrChange>
              </w:rPr>
            </w:pPr>
            <w:ins w:id="2486" w:author="Zhunisbayev, Olzhasbek [Bolashak Atyrau Limited]" w:date="2024-10-30T19:34:00Z" w16du:dateUtc="2024-10-30T14:34:00Z">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ins>
          </w:p>
        </w:tc>
        <w:tc>
          <w:tcPr>
            <w:tcW w:w="720" w:type="dxa"/>
            <w:tcBorders>
              <w:top w:val="single" w:sz="6" w:space="0" w:color="auto"/>
              <w:left w:val="single" w:sz="6" w:space="0" w:color="auto"/>
              <w:bottom w:val="single" w:sz="6" w:space="0" w:color="auto"/>
              <w:right w:val="single" w:sz="6" w:space="0" w:color="auto"/>
            </w:tcBorders>
          </w:tcPr>
          <w:p w14:paraId="010FBA15" w14:textId="77777777" w:rsidR="00F772B5" w:rsidRPr="00BF38C6" w:rsidRDefault="00F772B5" w:rsidP="00F772B5">
            <w:pPr>
              <w:pStyle w:val="CellBodyCentered"/>
              <w:rPr>
                <w:rFonts w:ascii="Arial Narrow" w:hAnsi="Arial Narrow" w:cs="Arial"/>
                <w:b/>
                <w:color w:val="auto"/>
                <w:sz w:val="16"/>
                <w:szCs w:val="16"/>
                <w:lang w:val="ru-RU"/>
              </w:rPr>
            </w:pPr>
          </w:p>
          <w:p w14:paraId="53627B23"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ru-RU"/>
              </w:rPr>
              <w:t>2500</w:t>
            </w:r>
            <w:r w:rsidRPr="00BF38C6">
              <w:rPr>
                <w:rFonts w:ascii="Arial Narrow" w:hAnsi="Arial Narrow" w:cs="Arial"/>
                <w:b/>
                <w:color w:val="auto"/>
                <w:sz w:val="16"/>
                <w:szCs w:val="16"/>
                <w:lang w:val="en-GB"/>
              </w:rPr>
              <w:t>K</w:t>
            </w:r>
            <w:r w:rsidRPr="00BF38C6">
              <w:rPr>
                <w:rFonts w:ascii="Arial Narrow" w:hAnsi="Arial Narrow" w:cs="Arial"/>
                <w:b/>
                <w:color w:val="auto"/>
                <w:sz w:val="16"/>
                <w:szCs w:val="16"/>
                <w:lang w:val="ru-RU"/>
              </w:rPr>
              <w:t>1</w:t>
            </w:r>
          </w:p>
        </w:tc>
        <w:tc>
          <w:tcPr>
            <w:tcW w:w="720" w:type="dxa"/>
            <w:tcBorders>
              <w:top w:val="single" w:sz="6" w:space="0" w:color="auto"/>
              <w:left w:val="single" w:sz="6" w:space="0" w:color="auto"/>
              <w:bottom w:val="single" w:sz="6" w:space="0" w:color="auto"/>
              <w:right w:val="single" w:sz="6" w:space="0" w:color="auto"/>
            </w:tcBorders>
          </w:tcPr>
          <w:p w14:paraId="041AE0CF" w14:textId="77777777" w:rsidR="00F772B5" w:rsidRPr="00BF38C6" w:rsidRDefault="00F772B5" w:rsidP="00F772B5">
            <w:pPr>
              <w:pStyle w:val="CellBodyCentered"/>
              <w:jc w:val="left"/>
              <w:rPr>
                <w:rFonts w:ascii="Arial Narrow" w:hAnsi="Arial Narrow" w:cs="Arial"/>
                <w:color w:val="auto"/>
                <w:sz w:val="16"/>
                <w:szCs w:val="16"/>
                <w:lang w:val="en-GB"/>
              </w:rPr>
            </w:pPr>
          </w:p>
          <w:p w14:paraId="162F2424"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298A42BC" w14:textId="77777777" w:rsidR="00F772B5" w:rsidRPr="00BF38C6" w:rsidRDefault="00F772B5" w:rsidP="00F772B5">
            <w:pPr>
              <w:pStyle w:val="CellBodyCentered"/>
              <w:rPr>
                <w:rFonts w:ascii="Arial Narrow" w:hAnsi="Arial Narrow"/>
                <w:color w:val="auto"/>
                <w:sz w:val="16"/>
                <w:szCs w:val="16"/>
                <w:lang w:val="ru-RU"/>
              </w:rPr>
            </w:pPr>
          </w:p>
          <w:p w14:paraId="2755920D"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18D0CE3F"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p w14:paraId="49F5C664" w14:textId="2BC107D0"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74C8D5D9" w14:textId="77777777" w:rsidR="00F772B5" w:rsidRPr="00BF38C6" w:rsidRDefault="00F772B5" w:rsidP="00F772B5">
            <w:pPr>
              <w:pStyle w:val="CellBodyCentered"/>
              <w:rPr>
                <w:rFonts w:ascii="Arial Narrow" w:hAnsi="Arial Narrow" w:cs="Arial"/>
                <w:color w:val="auto"/>
                <w:sz w:val="16"/>
                <w:szCs w:val="16"/>
                <w:lang w:val="ru-RU"/>
              </w:rPr>
            </w:pPr>
          </w:p>
          <w:p w14:paraId="57C0D8C5"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КЛАСС</w:t>
            </w:r>
            <w:r w:rsidRPr="00BF38C6">
              <w:rPr>
                <w:rFonts w:ascii="Arial Narrow" w:hAnsi="Arial Narrow" w:cs="Arial"/>
                <w:color w:val="auto"/>
                <w:sz w:val="16"/>
                <w:szCs w:val="16"/>
                <w:lang w:val="en-GB"/>
              </w:rPr>
              <w:t xml:space="preserve"> 2500</w:t>
            </w:r>
          </w:p>
          <w:p w14:paraId="593DB2E6" w14:textId="77777777" w:rsidR="00F772B5"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rPr>
              <w:t>RTJ</w:t>
            </w:r>
            <w:r w:rsidRPr="00BF38C6">
              <w:rPr>
                <w:rFonts w:ascii="Arial Narrow" w:hAnsi="Arial Narrow" w:cs="Arial"/>
                <w:color w:val="auto"/>
                <w:sz w:val="16"/>
                <w:szCs w:val="16"/>
                <w:lang w:val="ru-RU"/>
              </w:rPr>
              <w:t xml:space="preserve"> (&lt;2</w:t>
            </w:r>
            <w:r w:rsidRPr="00BF38C6">
              <w:rPr>
                <w:rFonts w:ascii="Arial Narrow" w:hAnsi="Arial Narrow" w:cs="Arial"/>
                <w:color w:val="auto"/>
                <w:sz w:val="16"/>
                <w:szCs w:val="16"/>
                <w:lang w:val="en-GB"/>
              </w:rPr>
              <w:t>”</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CF</w:t>
            </w:r>
          </w:p>
          <w:p w14:paraId="1C48EFFC" w14:textId="79BAC8C0"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lang w:val="en-GB"/>
              </w:rPr>
              <w:t>Прим. 8</w:t>
            </w:r>
          </w:p>
        </w:tc>
        <w:tc>
          <w:tcPr>
            <w:tcW w:w="709" w:type="dxa"/>
            <w:tcBorders>
              <w:top w:val="single" w:sz="6" w:space="0" w:color="auto"/>
              <w:left w:val="single" w:sz="6" w:space="0" w:color="auto"/>
              <w:bottom w:val="single" w:sz="6" w:space="0" w:color="auto"/>
              <w:right w:val="single" w:sz="6" w:space="0" w:color="auto"/>
            </w:tcBorders>
          </w:tcPr>
          <w:p w14:paraId="352B5809" w14:textId="77777777" w:rsidR="00F772B5" w:rsidRPr="00BF38C6" w:rsidRDefault="00F772B5" w:rsidP="00F772B5">
            <w:pPr>
              <w:pStyle w:val="CellBodyCentered"/>
              <w:rPr>
                <w:rFonts w:ascii="Arial Narrow" w:hAnsi="Arial Narrow" w:cs="Arial"/>
                <w:color w:val="auto"/>
                <w:sz w:val="16"/>
                <w:szCs w:val="16"/>
                <w:lang w:val="ru-RU"/>
              </w:rPr>
            </w:pPr>
          </w:p>
          <w:p w14:paraId="5ADD21AB" w14:textId="191B1B58"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Pr>
                <w:rFonts w:ascii="Arial Narrow" w:hAnsi="Arial Narrow" w:cs="Arial"/>
                <w:color w:val="auto"/>
                <w:sz w:val="16"/>
                <w:szCs w:val="16"/>
                <w:lang w:val="en-GB"/>
              </w:rPr>
              <w:t>-40</w:t>
            </w:r>
            <w:r w:rsidRPr="00BF38C6">
              <w:rPr>
                <w:rFonts w:ascii="Arial Narrow" w:hAnsi="Arial Narrow" w:cs="Arial"/>
                <w:color w:val="auto"/>
                <w:sz w:val="16"/>
                <w:szCs w:val="16"/>
                <w:lang w:val="en-GB"/>
              </w:rPr>
              <w:t xml:space="preserve"> </w:t>
            </w:r>
            <w:r w:rsidRPr="00BF38C6">
              <w:rPr>
                <w:rFonts w:ascii="Arial Narrow" w:hAnsi="Arial Narrow" w:cs="Arial"/>
                <w:color w:val="auto"/>
                <w:sz w:val="16"/>
                <w:szCs w:val="16"/>
                <w:lang w:val="ru-RU"/>
              </w:rPr>
              <w:t xml:space="preserve">до </w:t>
            </w:r>
            <w:r w:rsidRPr="00BF38C6">
              <w:rPr>
                <w:rFonts w:ascii="Arial Narrow" w:hAnsi="Arial Narrow" w:cs="Arial"/>
                <w:color w:val="auto"/>
                <w:sz w:val="16"/>
                <w:szCs w:val="16"/>
                <w:lang w:val="en-GB"/>
              </w:rPr>
              <w:t>+200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658AF3A2" w14:textId="77777777" w:rsidR="00F772B5" w:rsidRPr="00BF38C6" w:rsidRDefault="00F772B5" w:rsidP="00F772B5">
            <w:pPr>
              <w:pStyle w:val="CellBody"/>
              <w:rPr>
                <w:rFonts w:ascii="Arial Narrow" w:hAnsi="Arial Narrow" w:cs="Arial"/>
                <w:color w:val="auto"/>
                <w:sz w:val="16"/>
                <w:szCs w:val="16"/>
                <w:u w:val="single"/>
                <w:lang w:val="ru-RU"/>
              </w:rPr>
            </w:pPr>
          </w:p>
          <w:p w14:paraId="3C6D1977" w14:textId="77777777"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1</w:t>
            </w:r>
            <w:r w:rsidRPr="00BF38C6">
              <w:rPr>
                <w:rFonts w:ascii="Arial Narrow" w:hAnsi="Arial Narrow" w:cs="Arial"/>
                <w:color w:val="auto"/>
                <w:sz w:val="16"/>
                <w:szCs w:val="16"/>
                <w:u w:val="single"/>
                <w:lang w:val="ru-RU"/>
              </w:rPr>
              <w:t xml:space="preserve"> </w:t>
            </w:r>
          </w:p>
          <w:p w14:paraId="4076C498"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1CBEE99C"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Максимум = 365 бар (изб.) при макс. расчетной температуре</w:t>
            </w:r>
          </w:p>
          <w:p w14:paraId="63DFBA03" w14:textId="77777777" w:rsidR="00F772B5" w:rsidRDefault="00F772B5" w:rsidP="00F772B5">
            <w:pPr>
              <w:pStyle w:val="CellBody"/>
              <w:rPr>
                <w:rFonts w:ascii="Arial Narrow" w:hAnsi="Arial Narrow"/>
                <w:color w:val="auto"/>
                <w:sz w:val="16"/>
                <w:szCs w:val="16"/>
                <w:u w:val="single"/>
                <w:lang w:val="ru-RU"/>
              </w:rPr>
            </w:pPr>
          </w:p>
          <w:p w14:paraId="50AEAA03" w14:textId="77777777" w:rsidR="0010308A" w:rsidRDefault="0010308A" w:rsidP="00F772B5">
            <w:pPr>
              <w:pStyle w:val="CellBody"/>
              <w:rPr>
                <w:rFonts w:ascii="Arial Narrow" w:hAnsi="Arial Narrow"/>
                <w:color w:val="auto"/>
                <w:sz w:val="16"/>
                <w:szCs w:val="16"/>
                <w:u w:val="single"/>
                <w:lang w:val="ru-RU"/>
              </w:rPr>
            </w:pPr>
          </w:p>
          <w:p w14:paraId="054AE763" w14:textId="77777777" w:rsidR="0010308A" w:rsidRDefault="0010308A" w:rsidP="00F772B5">
            <w:pPr>
              <w:pStyle w:val="CellBody"/>
              <w:rPr>
                <w:rFonts w:ascii="Arial Narrow" w:hAnsi="Arial Narrow"/>
                <w:color w:val="auto"/>
                <w:sz w:val="16"/>
                <w:szCs w:val="16"/>
                <w:u w:val="single"/>
                <w:lang w:val="ru-RU"/>
              </w:rPr>
            </w:pPr>
          </w:p>
          <w:p w14:paraId="6B32EFDE" w14:textId="77777777" w:rsidR="0010308A" w:rsidRDefault="0010308A" w:rsidP="00F772B5">
            <w:pPr>
              <w:pStyle w:val="CellBody"/>
              <w:rPr>
                <w:rFonts w:ascii="Arial Narrow" w:hAnsi="Arial Narrow"/>
                <w:color w:val="auto"/>
                <w:sz w:val="16"/>
                <w:szCs w:val="16"/>
                <w:u w:val="single"/>
                <w:lang w:val="ru-RU"/>
              </w:rPr>
            </w:pPr>
          </w:p>
          <w:p w14:paraId="1FD3EBF9" w14:textId="77777777" w:rsidR="0010308A" w:rsidRDefault="0010308A" w:rsidP="00F772B5">
            <w:pPr>
              <w:pStyle w:val="CellBody"/>
              <w:rPr>
                <w:rFonts w:ascii="Arial Narrow" w:hAnsi="Arial Narrow"/>
                <w:color w:val="auto"/>
                <w:sz w:val="16"/>
                <w:szCs w:val="16"/>
                <w:u w:val="single"/>
                <w:lang w:val="ru-RU"/>
              </w:rPr>
            </w:pPr>
          </w:p>
          <w:p w14:paraId="7EB936D4" w14:textId="77777777" w:rsidR="0010308A" w:rsidRDefault="0010308A" w:rsidP="00F772B5">
            <w:pPr>
              <w:pStyle w:val="CellBody"/>
              <w:rPr>
                <w:rFonts w:ascii="Arial Narrow" w:hAnsi="Arial Narrow"/>
                <w:color w:val="auto"/>
                <w:sz w:val="16"/>
                <w:szCs w:val="16"/>
                <w:u w:val="single"/>
                <w:lang w:val="ru-RU"/>
              </w:rPr>
            </w:pPr>
          </w:p>
          <w:p w14:paraId="716094D1" w14:textId="77777777" w:rsidR="0010308A" w:rsidRDefault="0010308A" w:rsidP="00F772B5">
            <w:pPr>
              <w:pStyle w:val="CellBody"/>
              <w:rPr>
                <w:rFonts w:ascii="Arial Narrow" w:hAnsi="Arial Narrow"/>
                <w:color w:val="auto"/>
                <w:sz w:val="16"/>
                <w:szCs w:val="16"/>
                <w:u w:val="single"/>
                <w:lang w:val="ru-RU"/>
              </w:rPr>
            </w:pPr>
          </w:p>
          <w:p w14:paraId="6314BAB8" w14:textId="77777777" w:rsidR="0010308A" w:rsidRPr="00BF38C6" w:rsidRDefault="0010308A" w:rsidP="00F772B5">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2D4C15C3" w14:textId="77777777" w:rsidR="00F772B5" w:rsidRPr="00BF38C6" w:rsidRDefault="00F772B5" w:rsidP="00F772B5">
            <w:pPr>
              <w:pStyle w:val="CellBodyCentered"/>
              <w:rPr>
                <w:rFonts w:ascii="Arial Narrow" w:hAnsi="Arial Narrow" w:cs="Arial"/>
                <w:color w:val="auto"/>
                <w:sz w:val="16"/>
                <w:szCs w:val="16"/>
                <w:lang w:val="ru-RU"/>
              </w:rPr>
            </w:pPr>
          </w:p>
          <w:p w14:paraId="5AEBA96A"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ДА</w:t>
            </w:r>
          </w:p>
        </w:tc>
        <w:tc>
          <w:tcPr>
            <w:tcW w:w="450" w:type="dxa"/>
            <w:tcBorders>
              <w:top w:val="single" w:sz="6" w:space="0" w:color="auto"/>
              <w:left w:val="single" w:sz="6" w:space="0" w:color="auto"/>
              <w:bottom w:val="single" w:sz="6" w:space="0" w:color="auto"/>
              <w:right w:val="single" w:sz="6" w:space="0" w:color="auto"/>
            </w:tcBorders>
          </w:tcPr>
          <w:p w14:paraId="1DCF1D9A" w14:textId="77777777" w:rsidR="00F772B5" w:rsidRPr="00BF38C6" w:rsidRDefault="00F772B5" w:rsidP="00F772B5">
            <w:pPr>
              <w:pStyle w:val="CellBodyCentered"/>
              <w:rPr>
                <w:rFonts w:ascii="Arial Narrow" w:hAnsi="Arial Narrow" w:cs="Arial"/>
                <w:color w:val="auto"/>
                <w:sz w:val="16"/>
                <w:szCs w:val="16"/>
                <w:lang w:val="en-GB"/>
              </w:rPr>
            </w:pPr>
          </w:p>
          <w:p w14:paraId="2DAF6B79"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4AF388F2" w14:textId="77777777" w:rsidTr="002A7110">
        <w:tc>
          <w:tcPr>
            <w:tcW w:w="3332" w:type="dxa"/>
            <w:tcBorders>
              <w:top w:val="single" w:sz="6" w:space="0" w:color="auto"/>
              <w:left w:val="single" w:sz="6" w:space="0" w:color="auto"/>
              <w:bottom w:val="single" w:sz="6" w:space="0" w:color="auto"/>
              <w:right w:val="single" w:sz="6" w:space="0" w:color="auto"/>
            </w:tcBorders>
          </w:tcPr>
          <w:p w14:paraId="40B9C033" w14:textId="77777777" w:rsidR="00F772B5" w:rsidRPr="00BF38C6" w:rsidRDefault="00F772B5" w:rsidP="00F772B5">
            <w:pPr>
              <w:pStyle w:val="CellBody"/>
              <w:rPr>
                <w:rFonts w:ascii="Arial Narrow" w:hAnsi="Arial Narrow"/>
                <w:color w:val="auto"/>
                <w:sz w:val="16"/>
                <w:szCs w:val="16"/>
                <w:lang w:val="ru-RU"/>
              </w:rPr>
            </w:pPr>
          </w:p>
          <w:p w14:paraId="310F46E9"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BF – ФАКЕЛЬНЫЙ ГАЗ</w:t>
            </w:r>
          </w:p>
          <w:p w14:paraId="32201F14"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SG</w:t>
            </w:r>
            <w:r w:rsidRPr="00BF38C6">
              <w:rPr>
                <w:rFonts w:ascii="Arial Narrow" w:hAnsi="Arial Narrow" w:cs="Arial"/>
                <w:color w:val="auto"/>
                <w:sz w:val="16"/>
                <w:szCs w:val="16"/>
                <w:lang w:val="ru-RU"/>
              </w:rPr>
              <w:t xml:space="preserve"> – УПЛОТНИТЕЛЬНЫЙ ГАЗ</w:t>
            </w:r>
          </w:p>
          <w:p w14:paraId="1555123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VB</w:t>
            </w:r>
            <w:r w:rsidRPr="00BF38C6">
              <w:rPr>
                <w:rFonts w:ascii="Arial Narrow" w:hAnsi="Arial Narrow" w:cs="Arial"/>
                <w:color w:val="auto"/>
                <w:sz w:val="16"/>
                <w:szCs w:val="16"/>
                <w:lang w:val="ru-RU"/>
              </w:rPr>
              <w:t xml:space="preserve"> – ВОЗДУХ ДЛЯ ДЫХАНИЯ</w:t>
            </w:r>
          </w:p>
        </w:tc>
        <w:tc>
          <w:tcPr>
            <w:tcW w:w="720" w:type="dxa"/>
            <w:tcBorders>
              <w:top w:val="single" w:sz="6" w:space="0" w:color="auto"/>
              <w:left w:val="single" w:sz="6" w:space="0" w:color="auto"/>
              <w:bottom w:val="single" w:sz="6" w:space="0" w:color="auto"/>
              <w:right w:val="single" w:sz="6" w:space="0" w:color="auto"/>
            </w:tcBorders>
          </w:tcPr>
          <w:p w14:paraId="7BA89A8C" w14:textId="77777777" w:rsidR="00F772B5" w:rsidRPr="00BF38C6" w:rsidRDefault="00F772B5" w:rsidP="00F772B5">
            <w:pPr>
              <w:pStyle w:val="CellBodyCentered"/>
              <w:rPr>
                <w:rFonts w:ascii="Arial Narrow" w:hAnsi="Arial Narrow" w:cs="Arial"/>
                <w:b/>
                <w:color w:val="auto"/>
                <w:sz w:val="16"/>
                <w:szCs w:val="16"/>
                <w:lang w:val="ru-RU"/>
              </w:rPr>
            </w:pPr>
          </w:p>
          <w:p w14:paraId="0E3DF382"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cs="Arial"/>
                <w:b/>
                <w:color w:val="auto"/>
                <w:sz w:val="16"/>
                <w:szCs w:val="16"/>
                <w:lang w:val="ru-RU"/>
              </w:rPr>
              <w:t>2500P1</w:t>
            </w:r>
          </w:p>
        </w:tc>
        <w:tc>
          <w:tcPr>
            <w:tcW w:w="720" w:type="dxa"/>
            <w:tcBorders>
              <w:top w:val="single" w:sz="6" w:space="0" w:color="auto"/>
              <w:left w:val="single" w:sz="6" w:space="0" w:color="auto"/>
              <w:bottom w:val="single" w:sz="6" w:space="0" w:color="auto"/>
              <w:right w:val="single" w:sz="6" w:space="0" w:color="auto"/>
            </w:tcBorders>
          </w:tcPr>
          <w:p w14:paraId="79B3856F" w14:textId="77777777" w:rsidR="00F772B5" w:rsidRPr="00BF38C6" w:rsidRDefault="00F772B5" w:rsidP="00F772B5">
            <w:pPr>
              <w:pStyle w:val="CellBodyCentered"/>
              <w:rPr>
                <w:rFonts w:ascii="Arial Narrow" w:hAnsi="Arial Narrow"/>
                <w:color w:val="auto"/>
                <w:sz w:val="16"/>
                <w:szCs w:val="16"/>
                <w:lang w:val="en-GB"/>
              </w:rPr>
            </w:pPr>
          </w:p>
          <w:p w14:paraId="7712F0E7"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w:t>
            </w:r>
          </w:p>
          <w:p w14:paraId="2CB0B83E" w14:textId="77777777" w:rsidR="00F772B5" w:rsidRPr="00BF38C6" w:rsidRDefault="00F772B5" w:rsidP="00F772B5">
            <w:pPr>
              <w:pStyle w:val="CellBodyCentered"/>
              <w:rPr>
                <w:rFonts w:ascii="Arial Narrow" w:hAnsi="Arial Narrow"/>
                <w:color w:val="auto"/>
                <w:sz w:val="16"/>
                <w:szCs w:val="16"/>
                <w:lang w:val="ru-RU"/>
              </w:rPr>
            </w:pPr>
          </w:p>
          <w:p w14:paraId="1298F2C6"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Прим. 2</w:t>
            </w:r>
          </w:p>
        </w:tc>
        <w:tc>
          <w:tcPr>
            <w:tcW w:w="900" w:type="dxa"/>
            <w:tcBorders>
              <w:top w:val="single" w:sz="6" w:space="0" w:color="auto"/>
              <w:left w:val="single" w:sz="6" w:space="0" w:color="auto"/>
              <w:bottom w:val="single" w:sz="6" w:space="0" w:color="auto"/>
              <w:right w:val="single" w:sz="6" w:space="0" w:color="auto"/>
            </w:tcBorders>
          </w:tcPr>
          <w:p w14:paraId="10A65E04" w14:textId="77777777" w:rsidR="00F772B5" w:rsidRPr="00BF38C6" w:rsidRDefault="00F772B5" w:rsidP="00F772B5">
            <w:pPr>
              <w:pStyle w:val="CellBodyCentered"/>
              <w:rPr>
                <w:rFonts w:ascii="Arial Narrow" w:hAnsi="Arial Narrow"/>
                <w:color w:val="auto"/>
                <w:sz w:val="16"/>
                <w:szCs w:val="16"/>
                <w:lang w:val="ru-RU"/>
              </w:rPr>
            </w:pPr>
          </w:p>
          <w:p w14:paraId="7F89B26E" w14:textId="77777777" w:rsidR="00F772B5" w:rsidRPr="006759B5"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НЕРЖ</w:t>
            </w:r>
          </w:p>
          <w:p w14:paraId="597168E3" w14:textId="4371CB1B"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СТАЛЬ 316/316L</w:t>
            </w:r>
          </w:p>
          <w:p w14:paraId="47C906AD" w14:textId="39300097" w:rsidR="00F772B5" w:rsidRPr="006759B5"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1</w:t>
            </w:r>
          </w:p>
          <w:p w14:paraId="12401605" w14:textId="77777777" w:rsidR="00F772B5" w:rsidRPr="006759B5" w:rsidRDefault="00F772B5" w:rsidP="00F772B5">
            <w:pPr>
              <w:pStyle w:val="CellBodyCentered"/>
              <w:rPr>
                <w:rFonts w:ascii="Arial Narrow" w:hAnsi="Arial Narrow" w:cs="Arial"/>
                <w:color w:val="auto"/>
                <w:sz w:val="16"/>
                <w:szCs w:val="16"/>
                <w:lang w:val="ru-RU"/>
              </w:rPr>
            </w:pPr>
          </w:p>
          <w:p w14:paraId="6ED1B776" w14:textId="5A127C86" w:rsidR="00F772B5" w:rsidRPr="00BF38C6" w:rsidRDefault="00F772B5" w:rsidP="00F772B5">
            <w:pPr>
              <w:pStyle w:val="CellBodyCentered"/>
              <w:rPr>
                <w:rFonts w:ascii="Arial Narrow" w:hAnsi="Arial Narrow" w:cs="Arial"/>
                <w:snapToGrid w:val="0"/>
                <w:color w:val="auto"/>
                <w:sz w:val="16"/>
                <w:szCs w:val="16"/>
                <w:lang w:val="ru-RU"/>
              </w:rPr>
            </w:pPr>
            <w:r w:rsidRPr="00BF38C6">
              <w:rPr>
                <w:rFonts w:ascii="Arial Narrow" w:hAnsi="Arial Narrow" w:cs="Arial"/>
                <w:color w:val="auto"/>
                <w:sz w:val="16"/>
                <w:szCs w:val="16"/>
                <w:lang w:val="ru-RU"/>
              </w:rPr>
              <w:t>Прим</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 Врем</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w:t>
            </w:r>
            <w:r w:rsidRPr="006759B5">
              <w:rPr>
                <w:rFonts w:ascii="Arial Narrow" w:hAnsi="Arial Narrow" w:cs="Arial"/>
                <w:color w:val="auto"/>
                <w:sz w:val="16"/>
                <w:szCs w:val="16"/>
                <w:lang w:val="ru-RU"/>
              </w:rPr>
              <w:t>у</w:t>
            </w:r>
            <w:r w:rsidRPr="00BF38C6">
              <w:rPr>
                <w:rFonts w:ascii="Arial Narrow" w:hAnsi="Arial Narrow" w:cs="Arial"/>
                <w:color w:val="auto"/>
                <w:sz w:val="16"/>
                <w:szCs w:val="16"/>
                <w:lang w:val="ru-RU"/>
              </w:rPr>
              <w:t>сл</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350 бар(изб.) при 120 °</w:t>
            </w:r>
            <w:r w:rsidRPr="00BF38C6">
              <w:rPr>
                <w:rFonts w:ascii="Arial Narrow" w:hAnsi="Arial Narrow" w:cs="Arial"/>
                <w:snapToGrid w:val="0"/>
                <w:color w:val="auto"/>
                <w:sz w:val="16"/>
                <w:szCs w:val="16"/>
                <w:lang w:val="ru-RU"/>
              </w:rPr>
              <w:t>C</w:t>
            </w:r>
          </w:p>
          <w:p w14:paraId="5F666F27" w14:textId="49255B65" w:rsidR="00F772B5" w:rsidRPr="00BF38C6" w:rsidRDefault="00F772B5" w:rsidP="00F772B5">
            <w:pPr>
              <w:pStyle w:val="CellBodyCentered"/>
              <w:rPr>
                <w:rFonts w:ascii="Arial Narrow" w:hAnsi="Arial Narrow" w:cs="Arial"/>
                <w:color w:val="auto"/>
                <w:sz w:val="16"/>
                <w:szCs w:val="16"/>
                <w:lang w:val="ru-RU"/>
              </w:rPr>
            </w:pPr>
          </w:p>
        </w:tc>
        <w:tc>
          <w:tcPr>
            <w:tcW w:w="810" w:type="dxa"/>
            <w:tcBorders>
              <w:top w:val="single" w:sz="6" w:space="0" w:color="auto"/>
              <w:left w:val="single" w:sz="6" w:space="0" w:color="auto"/>
              <w:bottom w:val="single" w:sz="6" w:space="0" w:color="auto"/>
              <w:right w:val="single" w:sz="6" w:space="0" w:color="auto"/>
            </w:tcBorders>
          </w:tcPr>
          <w:p w14:paraId="77C30980" w14:textId="77777777" w:rsidR="00F772B5" w:rsidRPr="00C91198" w:rsidRDefault="00F772B5" w:rsidP="00F772B5">
            <w:pPr>
              <w:pStyle w:val="CellBodyCentered"/>
              <w:rPr>
                <w:rFonts w:ascii="Arial Narrow" w:hAnsi="Arial Narrow"/>
                <w:color w:val="auto"/>
                <w:sz w:val="16"/>
                <w:szCs w:val="16"/>
                <w:lang w:val="ru-RU"/>
              </w:rPr>
            </w:pPr>
          </w:p>
          <w:p w14:paraId="105067A4"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w:t>
            </w:r>
          </w:p>
          <w:p w14:paraId="77A4C708"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ru-RU"/>
              </w:rPr>
              <w:t>2500</w:t>
            </w:r>
          </w:p>
          <w:p w14:paraId="3F1FD64F" w14:textId="77777777" w:rsidR="00F772B5" w:rsidRDefault="00F772B5" w:rsidP="00F772B5">
            <w:pPr>
              <w:pStyle w:val="CellBodyCentered"/>
              <w:rPr>
                <w:ins w:id="2487" w:author="Zhunisbayev, Olzhasbek [Bolashak Atyrau Limited]" w:date="2024-05-11T20:29:00Z"/>
                <w:rFonts w:ascii="Arial Narrow" w:hAnsi="Arial Narrow" w:cs="Arial"/>
                <w:color w:val="auto"/>
                <w:sz w:val="16"/>
                <w:szCs w:val="16"/>
                <w:lang w:val="en-GB"/>
              </w:rPr>
            </w:pPr>
            <w:r w:rsidRPr="00BF38C6">
              <w:rPr>
                <w:rFonts w:ascii="Arial Narrow" w:hAnsi="Arial Narrow" w:cs="Arial"/>
                <w:color w:val="auto"/>
                <w:sz w:val="16"/>
                <w:szCs w:val="16"/>
              </w:rPr>
              <w:t>RTJ</w:t>
            </w:r>
            <w:r w:rsidRPr="00BF38C6">
              <w:rPr>
                <w:rFonts w:ascii="Arial Narrow" w:hAnsi="Arial Narrow" w:cs="Arial"/>
                <w:color w:val="auto"/>
                <w:sz w:val="16"/>
                <w:szCs w:val="16"/>
                <w:lang w:val="ru-RU"/>
              </w:rPr>
              <w:t xml:space="preserve"> (&lt;2</w:t>
            </w:r>
            <w:r w:rsidRPr="00BF38C6">
              <w:rPr>
                <w:rFonts w:ascii="Arial Narrow" w:hAnsi="Arial Narrow" w:cs="Arial"/>
                <w:color w:val="auto"/>
                <w:sz w:val="16"/>
                <w:szCs w:val="16"/>
                <w:lang w:val="en-GB"/>
              </w:rPr>
              <w:t>”</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CF</w:t>
            </w:r>
          </w:p>
          <w:p w14:paraId="0774708D" w14:textId="436D5BA8" w:rsidR="00F772B5" w:rsidRPr="00BF38C6" w:rsidRDefault="00F772B5" w:rsidP="00F772B5">
            <w:pPr>
              <w:pStyle w:val="CellBodyCentered"/>
              <w:rPr>
                <w:rFonts w:ascii="Arial Narrow" w:hAnsi="Arial Narrow" w:cs="Arial"/>
                <w:color w:val="auto"/>
                <w:sz w:val="16"/>
                <w:szCs w:val="16"/>
                <w:lang w:val="ru-RU"/>
              </w:rPr>
            </w:pPr>
            <w:ins w:id="2488" w:author="Zhunisbayev, Olzhasbek [Bolashak Atyrau Limited]" w:date="2024-05-11T20:29:00Z">
              <w:r>
                <w:rPr>
                  <w:rFonts w:ascii="Arial Narrow" w:hAnsi="Arial Narrow" w:cs="Arial"/>
                  <w:color w:val="auto"/>
                  <w:sz w:val="16"/>
                  <w:szCs w:val="16"/>
                  <w:lang w:val="en-GB"/>
                </w:rPr>
                <w:t>Прим. 8</w:t>
              </w:r>
            </w:ins>
          </w:p>
        </w:tc>
        <w:tc>
          <w:tcPr>
            <w:tcW w:w="709" w:type="dxa"/>
            <w:tcBorders>
              <w:top w:val="single" w:sz="6" w:space="0" w:color="auto"/>
              <w:left w:val="single" w:sz="6" w:space="0" w:color="auto"/>
              <w:bottom w:val="single" w:sz="6" w:space="0" w:color="auto"/>
              <w:right w:val="single" w:sz="6" w:space="0" w:color="auto"/>
            </w:tcBorders>
          </w:tcPr>
          <w:p w14:paraId="190E8167" w14:textId="77777777" w:rsidR="00F772B5" w:rsidRPr="00BF38C6" w:rsidRDefault="00F772B5" w:rsidP="00F772B5">
            <w:pPr>
              <w:pStyle w:val="CellBodyCentered"/>
              <w:rPr>
                <w:rFonts w:ascii="Arial Narrow" w:hAnsi="Arial Narrow"/>
                <w:color w:val="auto"/>
                <w:sz w:val="16"/>
                <w:szCs w:val="16"/>
                <w:lang w:val="en-GB"/>
              </w:rPr>
            </w:pPr>
          </w:p>
          <w:p w14:paraId="5C871E63" w14:textId="2D28E62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 xml:space="preserve">От </w:t>
            </w: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+120 </w:t>
            </w:r>
            <w:r w:rsidRPr="00BF38C6">
              <w:rPr>
                <w:rFonts w:ascii="Arial Narrow" w:hAnsi="Arial Narrow" w:cs="Arial"/>
                <w:color w:val="auto"/>
                <w:sz w:val="16"/>
                <w:szCs w:val="16"/>
                <w:lang w:val="ru-RU"/>
              </w:rPr>
              <w:sym w:font="Symbol" w:char="F0B0"/>
            </w:r>
            <w:r w:rsidRPr="00BF38C6">
              <w:rPr>
                <w:rFonts w:ascii="Arial Narrow" w:hAnsi="Arial Narrow"/>
                <w:color w:val="auto"/>
                <w:sz w:val="16"/>
                <w:szCs w:val="16"/>
                <w:lang w:val="ru-RU"/>
              </w:rPr>
              <w:t>C</w:t>
            </w:r>
          </w:p>
        </w:tc>
        <w:tc>
          <w:tcPr>
            <w:tcW w:w="1951" w:type="dxa"/>
            <w:tcBorders>
              <w:top w:val="single" w:sz="6" w:space="0" w:color="auto"/>
              <w:left w:val="single" w:sz="6" w:space="0" w:color="auto"/>
              <w:bottom w:val="single" w:sz="6" w:space="0" w:color="auto"/>
              <w:right w:val="single" w:sz="6" w:space="0" w:color="auto"/>
            </w:tcBorders>
          </w:tcPr>
          <w:p w14:paraId="46A5B13A" w14:textId="77777777" w:rsidR="00F772B5" w:rsidRPr="00BF38C6" w:rsidRDefault="00F772B5" w:rsidP="00F772B5">
            <w:pPr>
              <w:pStyle w:val="CellBody"/>
              <w:rPr>
                <w:rFonts w:ascii="Arial Narrow" w:hAnsi="Arial Narrow"/>
                <w:color w:val="auto"/>
                <w:sz w:val="16"/>
                <w:szCs w:val="16"/>
                <w:u w:val="single"/>
                <w:lang w:val="ru-RU"/>
              </w:rPr>
            </w:pPr>
          </w:p>
          <w:p w14:paraId="06C06944" w14:textId="3EF104B4"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 xml:space="preserve"> </w:t>
            </w:r>
          </w:p>
          <w:p w14:paraId="1E93086F"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6C56C2D5" w14:textId="21CEFA77" w:rsidR="00F772B5" w:rsidRPr="00BF38C6" w:rsidRDefault="00F772B5" w:rsidP="00F772B5">
            <w:pPr>
              <w:pStyle w:val="CellBody"/>
              <w:rPr>
                <w:rFonts w:ascii="Arial Narrow" w:hAnsi="Arial Narrow" w:cs="Arial"/>
                <w:color w:val="auto"/>
                <w:sz w:val="16"/>
                <w:szCs w:val="16"/>
                <w:lang w:val="ru-RU"/>
              </w:rPr>
            </w:pPr>
            <w:r>
              <w:rPr>
                <w:rFonts w:ascii="Arial Narrow" w:hAnsi="Arial Narrow"/>
                <w:color w:val="auto"/>
                <w:sz w:val="16"/>
                <w:szCs w:val="16"/>
                <w:lang w:val="ru-RU"/>
              </w:rPr>
              <w:t>-40</w:t>
            </w:r>
            <w:r w:rsidRPr="00BF38C6">
              <w:rPr>
                <w:rFonts w:ascii="Arial Narrow" w:hAnsi="Arial Narrow"/>
                <w:color w:val="auto"/>
                <w:sz w:val="16"/>
                <w:szCs w:val="16"/>
                <w:lang w:val="ru-RU"/>
              </w:rPr>
              <w:t xml:space="preserve"> до 38 °</w:t>
            </w:r>
            <w:r w:rsidRPr="00BF38C6">
              <w:rPr>
                <w:rFonts w:ascii="Arial Narrow" w:hAnsi="Arial Narrow"/>
                <w:snapToGrid w:val="0"/>
                <w:color w:val="auto"/>
                <w:sz w:val="16"/>
                <w:szCs w:val="16"/>
                <w:lang w:val="ru-RU"/>
              </w:rPr>
              <w:t xml:space="preserve">C </w:t>
            </w:r>
            <w:r w:rsidRPr="00BF38C6">
              <w:rPr>
                <w:rFonts w:ascii="Arial Narrow" w:hAnsi="Arial Narrow"/>
                <w:color w:val="auto"/>
                <w:sz w:val="16"/>
                <w:szCs w:val="16"/>
                <w:lang w:val="ru-RU"/>
              </w:rPr>
              <w:t>= 413,7 бар (изб.)</w:t>
            </w:r>
          </w:p>
          <w:p w14:paraId="577D66EE" w14:textId="28F31EC5"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50 °</w:t>
            </w:r>
            <w:r w:rsidRPr="00BF38C6">
              <w:rPr>
                <w:rFonts w:ascii="Arial Narrow" w:hAnsi="Arial Narrow"/>
                <w:snapToGrid w:val="0"/>
                <w:color w:val="auto"/>
                <w:sz w:val="16"/>
                <w:szCs w:val="16"/>
                <w:lang w:val="ru-RU"/>
              </w:rPr>
              <w:t xml:space="preserve">C = 400,9 </w:t>
            </w:r>
            <w:r w:rsidRPr="00BF38C6">
              <w:rPr>
                <w:rFonts w:ascii="Arial Narrow" w:hAnsi="Arial Narrow"/>
                <w:color w:val="auto"/>
                <w:sz w:val="16"/>
                <w:szCs w:val="16"/>
                <w:lang w:val="ru-RU"/>
              </w:rPr>
              <w:t>бар (изб.)</w:t>
            </w:r>
          </w:p>
          <w:p w14:paraId="00E2A017" w14:textId="4EC9653D"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olor w:val="auto"/>
                <w:sz w:val="16"/>
                <w:szCs w:val="16"/>
                <w:lang w:val="ru-RU"/>
              </w:rPr>
              <w:t>100 °</w:t>
            </w:r>
            <w:r w:rsidRPr="00BF38C6">
              <w:rPr>
                <w:rFonts w:ascii="Arial Narrow" w:hAnsi="Arial Narrow"/>
                <w:snapToGrid w:val="0"/>
                <w:color w:val="auto"/>
                <w:sz w:val="16"/>
                <w:szCs w:val="16"/>
                <w:lang w:val="ru-RU"/>
              </w:rPr>
              <w:t xml:space="preserve">C = 351,6 </w:t>
            </w:r>
            <w:r w:rsidRPr="00BF38C6">
              <w:rPr>
                <w:rFonts w:ascii="Arial Narrow" w:hAnsi="Arial Narrow"/>
                <w:color w:val="auto"/>
                <w:sz w:val="16"/>
                <w:szCs w:val="16"/>
                <w:lang w:val="ru-RU"/>
              </w:rPr>
              <w:t>бар (изб.)</w:t>
            </w:r>
          </w:p>
          <w:p w14:paraId="11244DDA" w14:textId="5B7723CD"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120 °</w:t>
            </w:r>
            <w:r w:rsidRPr="00BF38C6">
              <w:rPr>
                <w:rFonts w:ascii="Arial Narrow" w:hAnsi="Arial Narrow"/>
                <w:snapToGrid w:val="0"/>
                <w:color w:val="auto"/>
                <w:sz w:val="16"/>
                <w:szCs w:val="16"/>
                <w:lang w:val="ru-RU"/>
              </w:rPr>
              <w:t xml:space="preserve">C = 339,2 </w:t>
            </w:r>
            <w:r w:rsidRPr="00BF38C6">
              <w:rPr>
                <w:rFonts w:ascii="Arial Narrow" w:hAnsi="Arial Narrow"/>
                <w:color w:val="auto"/>
                <w:sz w:val="16"/>
                <w:szCs w:val="16"/>
                <w:lang w:val="ru-RU"/>
              </w:rPr>
              <w:t>бар (изб.)</w:t>
            </w:r>
          </w:p>
          <w:p w14:paraId="38CB6037" w14:textId="77777777" w:rsidR="00F772B5" w:rsidRPr="00BF38C6" w:rsidRDefault="00F772B5" w:rsidP="00F772B5">
            <w:pPr>
              <w:pStyle w:val="CellBody"/>
              <w:rPr>
                <w:rFonts w:ascii="Arial Narrow" w:hAnsi="Arial Narrow" w:cs="Arial"/>
                <w:color w:val="auto"/>
                <w:sz w:val="16"/>
                <w:szCs w:val="16"/>
                <w:u w:val="single"/>
                <w:lang w:val="ru-RU"/>
              </w:rPr>
            </w:pPr>
          </w:p>
          <w:p w14:paraId="6D36EFEA" w14:textId="77777777" w:rsidR="00F772B5" w:rsidRPr="00BF38C6" w:rsidRDefault="00F772B5" w:rsidP="00F772B5">
            <w:pPr>
              <w:pStyle w:val="CellBody"/>
              <w:rPr>
                <w:rFonts w:ascii="Arial Narrow" w:hAnsi="Arial Narrow" w:cs="Arial"/>
                <w:color w:val="auto"/>
                <w:sz w:val="16"/>
                <w:szCs w:val="16"/>
                <w:u w:val="single"/>
                <w:lang w:val="ru-RU"/>
              </w:rPr>
            </w:pPr>
          </w:p>
          <w:p w14:paraId="6F9EC291" w14:textId="77777777" w:rsidR="00F772B5" w:rsidRPr="00BF38C6" w:rsidRDefault="00F772B5" w:rsidP="00F772B5">
            <w:pPr>
              <w:pStyle w:val="CellBody"/>
              <w:rPr>
                <w:rFonts w:ascii="Arial Narrow" w:hAnsi="Arial Narrow" w:cs="Arial"/>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389B1782" w14:textId="77777777" w:rsidR="00F772B5" w:rsidRPr="00BF38C6" w:rsidRDefault="00F772B5" w:rsidP="00F772B5">
            <w:pPr>
              <w:pStyle w:val="CellBodyCentered"/>
              <w:rPr>
                <w:rFonts w:ascii="Arial Narrow" w:hAnsi="Arial Narrow" w:cs="Arial"/>
                <w:color w:val="auto"/>
                <w:sz w:val="16"/>
                <w:szCs w:val="16"/>
                <w:lang w:val="ru-RU"/>
              </w:rPr>
            </w:pPr>
          </w:p>
          <w:p w14:paraId="30E1A02F"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5ACAE943" w14:textId="77777777" w:rsidR="00F772B5" w:rsidRPr="00BF38C6" w:rsidRDefault="00F772B5" w:rsidP="00F772B5">
            <w:pPr>
              <w:pStyle w:val="CellBodyCentered"/>
              <w:rPr>
                <w:rFonts w:ascii="Arial Narrow" w:hAnsi="Arial Narrow"/>
                <w:color w:val="auto"/>
                <w:sz w:val="16"/>
                <w:szCs w:val="16"/>
                <w:lang w:val="en-GB"/>
              </w:rPr>
            </w:pPr>
          </w:p>
          <w:p w14:paraId="3563A667"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13726993" w14:textId="77777777" w:rsidTr="002A7110">
        <w:tc>
          <w:tcPr>
            <w:tcW w:w="3332" w:type="dxa"/>
            <w:tcBorders>
              <w:top w:val="single" w:sz="6" w:space="0" w:color="auto"/>
              <w:left w:val="single" w:sz="6" w:space="0" w:color="auto"/>
              <w:bottom w:val="single" w:sz="6" w:space="0" w:color="auto"/>
              <w:right w:val="single" w:sz="6" w:space="0" w:color="auto"/>
            </w:tcBorders>
          </w:tcPr>
          <w:p w14:paraId="7BD98959" w14:textId="77777777" w:rsidR="00F772B5" w:rsidRPr="00BF38C6" w:rsidRDefault="00F772B5" w:rsidP="00F772B5">
            <w:pPr>
              <w:pStyle w:val="CellBody"/>
              <w:rPr>
                <w:rFonts w:ascii="Arial Narrow" w:hAnsi="Arial Narrow" w:cs="Arial"/>
                <w:color w:val="auto"/>
                <w:sz w:val="16"/>
                <w:szCs w:val="16"/>
                <w:lang w:val="ru-RU"/>
              </w:rPr>
            </w:pPr>
          </w:p>
          <w:p w14:paraId="63770893" w14:textId="77777777" w:rsidR="00F772B5" w:rsidRPr="00BF38C6" w:rsidRDefault="00F772B5" w:rsidP="00F772B5">
            <w:pPr>
              <w:pStyle w:val="CellBody"/>
              <w:keepNext/>
              <w:keepLines/>
              <w:outlineLvl w:val="6"/>
              <w:rPr>
                <w:rFonts w:ascii="Arial Narrow" w:hAnsi="Arial Narrow" w:cs="Arial"/>
                <w:color w:val="auto"/>
                <w:sz w:val="16"/>
                <w:szCs w:val="16"/>
                <w:lang w:val="ru-RU"/>
              </w:rPr>
            </w:pPr>
            <w:r w:rsidRPr="00BF38C6">
              <w:rPr>
                <w:rFonts w:ascii="Arial Narrow" w:hAnsi="Arial Narrow" w:cs="Arial"/>
                <w:color w:val="auto"/>
                <w:sz w:val="16"/>
                <w:szCs w:val="16"/>
                <w:lang w:val="en-GB"/>
              </w:rPr>
              <w:t>BFH</w:t>
            </w:r>
            <w:r w:rsidRPr="00BF38C6">
              <w:rPr>
                <w:rFonts w:ascii="Arial Narrow" w:hAnsi="Arial Narrow" w:cs="Arial"/>
                <w:color w:val="auto"/>
                <w:sz w:val="16"/>
                <w:szCs w:val="16"/>
                <w:lang w:val="ru-RU"/>
              </w:rPr>
              <w:t xml:space="preserve"> – ФАКЕЛЬНЫЙ ГАЗ, ВЫСОКОЕ ДАВЛЕНИЕ</w:t>
            </w:r>
          </w:p>
          <w:p w14:paraId="6890E94F" w14:textId="77777777" w:rsidR="00F772B5" w:rsidRPr="00BF38C6" w:rsidRDefault="00F772B5" w:rsidP="00F772B5">
            <w:pPr>
              <w:pStyle w:val="CellBody"/>
              <w:keepNext/>
              <w:keepLines/>
              <w:outlineLvl w:val="6"/>
              <w:rPr>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1A5369D9"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en-GB"/>
              </w:rPr>
              <w:t xml:space="preserve">SG – </w:t>
            </w:r>
            <w:r w:rsidRPr="00BF38C6">
              <w:rPr>
                <w:rFonts w:ascii="Arial Narrow" w:hAnsi="Arial Narrow" w:cs="Arial"/>
                <w:color w:val="auto"/>
                <w:sz w:val="16"/>
                <w:szCs w:val="16"/>
                <w:lang w:val="ru-RU"/>
              </w:rPr>
              <w:t>УПЛОТНИТЕЛЬНЫЙ ГАЗ</w:t>
            </w:r>
          </w:p>
        </w:tc>
        <w:tc>
          <w:tcPr>
            <w:tcW w:w="720" w:type="dxa"/>
            <w:tcBorders>
              <w:top w:val="single" w:sz="6" w:space="0" w:color="auto"/>
              <w:left w:val="single" w:sz="6" w:space="0" w:color="auto"/>
              <w:bottom w:val="single" w:sz="6" w:space="0" w:color="auto"/>
              <w:right w:val="single" w:sz="6" w:space="0" w:color="auto"/>
            </w:tcBorders>
          </w:tcPr>
          <w:p w14:paraId="0D105DC3" w14:textId="77777777" w:rsidR="00F772B5" w:rsidRPr="00BF38C6" w:rsidRDefault="00F772B5" w:rsidP="00F772B5">
            <w:pPr>
              <w:pStyle w:val="CellBodyCentered"/>
              <w:rPr>
                <w:rFonts w:ascii="Arial Narrow" w:hAnsi="Arial Narrow" w:cs="Arial"/>
                <w:b/>
                <w:color w:val="auto"/>
                <w:sz w:val="16"/>
                <w:szCs w:val="16"/>
                <w:lang w:val="en-GB"/>
              </w:rPr>
            </w:pPr>
          </w:p>
          <w:p w14:paraId="47E9B098"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2500P2</w:t>
            </w:r>
          </w:p>
        </w:tc>
        <w:tc>
          <w:tcPr>
            <w:tcW w:w="720" w:type="dxa"/>
            <w:tcBorders>
              <w:top w:val="single" w:sz="6" w:space="0" w:color="auto"/>
              <w:left w:val="single" w:sz="6" w:space="0" w:color="auto"/>
              <w:bottom w:val="single" w:sz="6" w:space="0" w:color="auto"/>
              <w:right w:val="single" w:sz="6" w:space="0" w:color="auto"/>
            </w:tcBorders>
          </w:tcPr>
          <w:p w14:paraId="6B289E3E" w14:textId="77777777" w:rsidR="00F772B5" w:rsidRPr="00BF38C6" w:rsidRDefault="00F772B5" w:rsidP="00F772B5">
            <w:pPr>
              <w:pStyle w:val="CellBodyCentered"/>
              <w:rPr>
                <w:rFonts w:ascii="Arial Narrow" w:hAnsi="Arial Narrow"/>
                <w:color w:val="auto"/>
                <w:sz w:val="16"/>
                <w:szCs w:val="16"/>
                <w:lang w:val="en-GB"/>
              </w:rPr>
            </w:pPr>
          </w:p>
          <w:p w14:paraId="104BA75D"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1,0</w:t>
            </w:r>
          </w:p>
          <w:p w14:paraId="4160518F" w14:textId="77777777" w:rsidR="00F772B5" w:rsidRPr="00BF38C6" w:rsidRDefault="00F772B5" w:rsidP="00F772B5">
            <w:pPr>
              <w:pStyle w:val="CellBodyCentered"/>
              <w:rPr>
                <w:rFonts w:ascii="Arial Narrow" w:hAnsi="Arial Narrow"/>
                <w:color w:val="auto"/>
                <w:sz w:val="16"/>
                <w:szCs w:val="16"/>
                <w:lang w:val="en-GB"/>
              </w:rPr>
            </w:pPr>
          </w:p>
          <w:p w14:paraId="2725AC53"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Прим. 2</w:t>
            </w:r>
          </w:p>
        </w:tc>
        <w:tc>
          <w:tcPr>
            <w:tcW w:w="900" w:type="dxa"/>
            <w:tcBorders>
              <w:top w:val="single" w:sz="6" w:space="0" w:color="auto"/>
              <w:left w:val="single" w:sz="6" w:space="0" w:color="auto"/>
              <w:bottom w:val="single" w:sz="6" w:space="0" w:color="auto"/>
              <w:right w:val="single" w:sz="6" w:space="0" w:color="auto"/>
            </w:tcBorders>
          </w:tcPr>
          <w:p w14:paraId="6B50A9AB" w14:textId="77777777" w:rsidR="00F772B5" w:rsidRPr="00BF38C6" w:rsidRDefault="00F772B5" w:rsidP="00F772B5">
            <w:pPr>
              <w:pStyle w:val="CellBodyCentered"/>
              <w:rPr>
                <w:rFonts w:ascii="Arial Narrow" w:hAnsi="Arial Narrow" w:cs="Arial"/>
                <w:color w:val="auto"/>
                <w:sz w:val="16"/>
                <w:szCs w:val="16"/>
                <w:lang w:val="ru-RU"/>
              </w:rPr>
            </w:pPr>
          </w:p>
          <w:p w14:paraId="1089E3D5" w14:textId="1A00966C" w:rsidR="00F772B5" w:rsidRPr="00BF38C6" w:rsidRDefault="00F772B5" w:rsidP="00F772B5">
            <w:pPr>
              <w:pStyle w:val="CellBodyCentered"/>
              <w:keepNext/>
              <w:keepLines/>
              <w:outlineLvl w:val="6"/>
              <w:rPr>
                <w:rFonts w:ascii="Arial Narrow" w:hAnsi="Arial Narrow" w:cs="Arial"/>
                <w:color w:val="auto"/>
                <w:sz w:val="16"/>
                <w:szCs w:val="16"/>
                <w:lang w:val="ru-RU"/>
              </w:rPr>
            </w:pPr>
            <w:r w:rsidRPr="00BF38C6">
              <w:rPr>
                <w:rFonts w:ascii="Arial Narrow" w:hAnsi="Arial Narrow" w:cs="Arial"/>
                <w:color w:val="auto"/>
                <w:sz w:val="16"/>
                <w:szCs w:val="16"/>
                <w:lang w:val="ru-RU"/>
              </w:rPr>
              <w:t>НЕРЖ СТАЛЬ 316/316</w:t>
            </w:r>
            <w:r w:rsidRPr="00BF38C6">
              <w:rPr>
                <w:rFonts w:ascii="Arial Narrow" w:hAnsi="Arial Narrow" w:cs="Arial"/>
                <w:color w:val="auto"/>
                <w:sz w:val="16"/>
                <w:szCs w:val="16"/>
                <w:lang w:val="en-GB"/>
              </w:rPr>
              <w:t>L</w:t>
            </w:r>
          </w:p>
          <w:p w14:paraId="14F62CA3"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 xml:space="preserve">(Фланец </w:t>
            </w:r>
            <w:r w:rsidRPr="00BF38C6">
              <w:rPr>
                <w:rFonts w:ascii="Arial Narrow" w:hAnsi="Arial Narrow"/>
                <w:color w:val="auto"/>
                <w:sz w:val="16"/>
                <w:szCs w:val="16"/>
              </w:rPr>
              <w:t>F</w:t>
            </w:r>
            <w:r w:rsidRPr="00BF38C6">
              <w:rPr>
                <w:rFonts w:ascii="Arial Narrow" w:hAnsi="Arial Narrow"/>
                <w:color w:val="auto"/>
                <w:sz w:val="16"/>
                <w:szCs w:val="16"/>
                <w:lang w:val="ru-RU"/>
              </w:rPr>
              <w:t>321)</w:t>
            </w:r>
          </w:p>
          <w:p w14:paraId="0B3808CF" w14:textId="77777777" w:rsidR="00F772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Прим 1</w:t>
            </w:r>
          </w:p>
          <w:p w14:paraId="02312397" w14:textId="33DEE795" w:rsidR="00F772B5" w:rsidRPr="00A11B41" w:rsidRDefault="00F772B5" w:rsidP="00F772B5">
            <w:pPr>
              <w:pStyle w:val="CellBodyCentered"/>
              <w:rPr>
                <w:rFonts w:ascii="Arial Narrow" w:hAnsi="Arial Narrow"/>
                <w:color w:val="auto"/>
                <w:sz w:val="16"/>
                <w:szCs w:val="16"/>
              </w:rPr>
            </w:pPr>
          </w:p>
        </w:tc>
        <w:tc>
          <w:tcPr>
            <w:tcW w:w="810" w:type="dxa"/>
            <w:tcBorders>
              <w:top w:val="single" w:sz="6" w:space="0" w:color="auto"/>
              <w:left w:val="single" w:sz="6" w:space="0" w:color="auto"/>
              <w:bottom w:val="single" w:sz="6" w:space="0" w:color="auto"/>
              <w:right w:val="single" w:sz="6" w:space="0" w:color="auto"/>
            </w:tcBorders>
          </w:tcPr>
          <w:p w14:paraId="322EFE85" w14:textId="77777777" w:rsidR="00F772B5" w:rsidRPr="00BF38C6" w:rsidRDefault="00F772B5" w:rsidP="00F772B5">
            <w:pPr>
              <w:pStyle w:val="CellBodyCentered"/>
              <w:rPr>
                <w:rFonts w:ascii="Arial Narrow" w:hAnsi="Arial Narrow"/>
                <w:color w:val="auto"/>
                <w:sz w:val="16"/>
                <w:szCs w:val="16"/>
                <w:lang w:val="en-GB"/>
              </w:rPr>
            </w:pPr>
          </w:p>
          <w:p w14:paraId="4FE703AB"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КЛАСС</w:t>
            </w:r>
          </w:p>
          <w:p w14:paraId="6C848F4F"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2500</w:t>
            </w:r>
          </w:p>
          <w:p w14:paraId="0D6E57F8" w14:textId="77777777" w:rsidR="00F772B5" w:rsidRDefault="00F772B5" w:rsidP="00F772B5">
            <w:pPr>
              <w:pStyle w:val="CellBodyCentered"/>
              <w:rPr>
                <w:ins w:id="2489" w:author="Zhunisbayev, Olzhasbek [Bolashak Atyrau Limited]" w:date="2024-05-11T20:29:00Z"/>
                <w:rFonts w:ascii="Arial Narrow" w:hAnsi="Arial Narrow" w:cs="Arial"/>
                <w:color w:val="auto"/>
                <w:sz w:val="16"/>
                <w:szCs w:val="16"/>
                <w:lang w:val="en-GB"/>
              </w:rPr>
            </w:pPr>
            <w:r w:rsidRPr="00BF38C6">
              <w:rPr>
                <w:rFonts w:ascii="Arial Narrow" w:hAnsi="Arial Narrow" w:cs="Arial"/>
                <w:color w:val="auto"/>
                <w:sz w:val="16"/>
                <w:szCs w:val="16"/>
              </w:rPr>
              <w:t>RTJ</w:t>
            </w:r>
            <w:r w:rsidRPr="00BF38C6">
              <w:rPr>
                <w:rFonts w:ascii="Arial Narrow" w:hAnsi="Arial Narrow" w:cs="Arial"/>
                <w:color w:val="auto"/>
                <w:sz w:val="16"/>
                <w:szCs w:val="16"/>
                <w:lang w:val="ru-RU"/>
              </w:rPr>
              <w:t xml:space="preserve"> (&lt;2</w:t>
            </w:r>
            <w:r w:rsidRPr="00BF38C6">
              <w:rPr>
                <w:rFonts w:ascii="Arial Narrow" w:hAnsi="Arial Narrow" w:cs="Arial"/>
                <w:color w:val="auto"/>
                <w:sz w:val="16"/>
                <w:szCs w:val="16"/>
                <w:lang w:val="en-GB"/>
              </w:rPr>
              <w:t>”</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CF</w:t>
            </w:r>
          </w:p>
          <w:p w14:paraId="347AC1E3" w14:textId="5DCDA07F" w:rsidR="00F772B5" w:rsidRPr="00BF38C6" w:rsidRDefault="00F772B5" w:rsidP="00F772B5">
            <w:pPr>
              <w:pStyle w:val="CellBodyCentered"/>
              <w:rPr>
                <w:rFonts w:ascii="Arial Narrow" w:hAnsi="Arial Narrow" w:cs="Arial"/>
                <w:color w:val="auto"/>
                <w:sz w:val="16"/>
                <w:szCs w:val="16"/>
                <w:lang w:val="en-GB"/>
              </w:rPr>
            </w:pPr>
            <w:ins w:id="2490" w:author="Zhunisbayev, Olzhasbek [Bolashak Atyrau Limited]" w:date="2024-05-11T20:29:00Z">
              <w:r>
                <w:rPr>
                  <w:rFonts w:ascii="Arial Narrow" w:hAnsi="Arial Narrow" w:cs="Arial"/>
                  <w:color w:val="auto"/>
                  <w:sz w:val="16"/>
                  <w:szCs w:val="16"/>
                  <w:lang w:val="en-GB"/>
                </w:rPr>
                <w:t>Прим. 8</w:t>
              </w:r>
            </w:ins>
          </w:p>
        </w:tc>
        <w:tc>
          <w:tcPr>
            <w:tcW w:w="709" w:type="dxa"/>
            <w:tcBorders>
              <w:top w:val="single" w:sz="6" w:space="0" w:color="auto"/>
              <w:left w:val="single" w:sz="6" w:space="0" w:color="auto"/>
              <w:bottom w:val="single" w:sz="6" w:space="0" w:color="auto"/>
              <w:right w:val="single" w:sz="6" w:space="0" w:color="auto"/>
            </w:tcBorders>
          </w:tcPr>
          <w:p w14:paraId="646CE26D" w14:textId="77777777" w:rsidR="00F772B5" w:rsidRPr="00BF38C6" w:rsidRDefault="00F772B5" w:rsidP="00F772B5">
            <w:pPr>
              <w:pStyle w:val="CellBodyCentered"/>
              <w:keepNext/>
              <w:keepLines/>
              <w:jc w:val="left"/>
              <w:outlineLvl w:val="6"/>
              <w:rPr>
                <w:rFonts w:ascii="Arial Narrow" w:hAnsi="Arial Narrow" w:cs="Arial"/>
                <w:color w:val="auto"/>
                <w:sz w:val="16"/>
                <w:szCs w:val="16"/>
                <w:lang w:val="en-GB"/>
              </w:rPr>
            </w:pPr>
          </w:p>
          <w:p w14:paraId="40375BF2" w14:textId="744BCB24" w:rsidR="00F772B5" w:rsidRPr="00BF38C6" w:rsidRDefault="00F772B5" w:rsidP="00F772B5">
            <w:pPr>
              <w:pStyle w:val="CellBodyCentered"/>
              <w:keepNext/>
              <w:keepLines/>
              <w:outlineLvl w:val="6"/>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+120 </w:t>
            </w:r>
            <w:r w:rsidRPr="00BF38C6">
              <w:rPr>
                <w:rFonts w:ascii="Arial Narrow" w:hAnsi="Arial Narrow" w:cs="Arial"/>
                <w:color w:val="auto"/>
                <w:sz w:val="16"/>
                <w:szCs w:val="16"/>
                <w:lang w:val="en-GB"/>
              </w:rPr>
              <w:sym w:font="Symbol" w:char="F0B0"/>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26CF1F6B" w14:textId="77777777" w:rsidR="00F772B5" w:rsidRPr="00BF38C6" w:rsidRDefault="00F772B5" w:rsidP="00F772B5">
            <w:pPr>
              <w:pStyle w:val="CellBody"/>
              <w:rPr>
                <w:rFonts w:ascii="Arial Narrow" w:hAnsi="Arial Narrow" w:cs="Arial"/>
                <w:color w:val="auto"/>
                <w:sz w:val="16"/>
                <w:szCs w:val="16"/>
                <w:u w:val="single"/>
                <w:lang w:val="ru-RU"/>
              </w:rPr>
            </w:pPr>
          </w:p>
          <w:p w14:paraId="4DEFECAF" w14:textId="00EE987F"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4</w:t>
            </w:r>
            <w:r w:rsidRPr="00BF38C6">
              <w:rPr>
                <w:rFonts w:ascii="Arial Narrow" w:hAnsi="Arial Narrow" w:cs="Arial"/>
                <w:color w:val="auto"/>
                <w:sz w:val="16"/>
                <w:szCs w:val="16"/>
                <w:u w:val="single"/>
                <w:lang w:val="ru-RU"/>
              </w:rPr>
              <w:t xml:space="preserve"> </w:t>
            </w:r>
          </w:p>
          <w:p w14:paraId="0857E765" w14:textId="77777777"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p>
          <w:p w14:paraId="73600439" w14:textId="298291D4"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Максимум = 350 бар (изб.) при макс. </w:t>
            </w:r>
            <w:r w:rsidRPr="006759B5">
              <w:rPr>
                <w:rFonts w:ascii="Arial Narrow" w:hAnsi="Arial Narrow" w:cs="Arial"/>
                <w:color w:val="auto"/>
                <w:sz w:val="16"/>
                <w:szCs w:val="16"/>
                <w:lang w:val="ru-RU"/>
              </w:rPr>
              <w:t>р</w:t>
            </w:r>
            <w:r w:rsidRPr="00BF38C6">
              <w:rPr>
                <w:rFonts w:ascii="Arial Narrow" w:hAnsi="Arial Narrow" w:cs="Arial"/>
                <w:color w:val="auto"/>
                <w:sz w:val="16"/>
                <w:szCs w:val="16"/>
                <w:lang w:val="ru-RU"/>
              </w:rPr>
              <w:t>асч</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температуре</w:t>
            </w:r>
          </w:p>
          <w:p w14:paraId="458EEBCD" w14:textId="77777777" w:rsidR="00F772B5" w:rsidRPr="00BF38C6" w:rsidRDefault="00F772B5" w:rsidP="00F772B5">
            <w:pPr>
              <w:pStyle w:val="CellBody"/>
              <w:rPr>
                <w:rFonts w:ascii="Arial Narrow" w:hAnsi="Arial Narrow"/>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16F9034C" w14:textId="77777777" w:rsidR="00F772B5" w:rsidRPr="00BF38C6" w:rsidRDefault="00F772B5" w:rsidP="00F772B5">
            <w:pPr>
              <w:pStyle w:val="CellBodyCentered"/>
              <w:rPr>
                <w:rFonts w:ascii="Arial Narrow" w:hAnsi="Arial Narrow" w:cs="Arial"/>
                <w:color w:val="auto"/>
                <w:sz w:val="16"/>
                <w:szCs w:val="16"/>
                <w:lang w:val="ru-RU"/>
              </w:rPr>
            </w:pPr>
          </w:p>
          <w:p w14:paraId="6A003CB2"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26255A73" w14:textId="77777777" w:rsidR="00F772B5" w:rsidRPr="00BF38C6" w:rsidRDefault="00F772B5" w:rsidP="00F772B5">
            <w:pPr>
              <w:pStyle w:val="CellBodyCentered"/>
              <w:rPr>
                <w:rFonts w:ascii="Arial Narrow" w:hAnsi="Arial Narrow"/>
                <w:color w:val="auto"/>
                <w:sz w:val="16"/>
                <w:szCs w:val="16"/>
                <w:lang w:val="ru-RU"/>
              </w:rPr>
            </w:pPr>
          </w:p>
          <w:p w14:paraId="020BA2D5"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100</w:t>
            </w:r>
          </w:p>
        </w:tc>
      </w:tr>
      <w:tr w:rsidR="00F772B5" w:rsidRPr="00BF38C6" w14:paraId="07DB493D" w14:textId="77777777" w:rsidTr="002A7110">
        <w:tc>
          <w:tcPr>
            <w:tcW w:w="3332" w:type="dxa"/>
            <w:tcBorders>
              <w:top w:val="single" w:sz="6" w:space="0" w:color="auto"/>
              <w:left w:val="single" w:sz="6" w:space="0" w:color="auto"/>
              <w:bottom w:val="single" w:sz="6" w:space="0" w:color="auto"/>
              <w:right w:val="single" w:sz="6" w:space="0" w:color="auto"/>
            </w:tcBorders>
          </w:tcPr>
          <w:p w14:paraId="63C72717" w14:textId="77777777" w:rsidR="00F772B5" w:rsidRDefault="00F772B5" w:rsidP="00F772B5">
            <w:pPr>
              <w:pStyle w:val="CellBody"/>
              <w:rPr>
                <w:ins w:id="2491" w:author="Zhunisbayev, Olzhasbek [Bolashak Atyrau Limited]" w:date="2024-05-11T20:28:00Z"/>
                <w:rFonts w:ascii="Arial Narrow" w:hAnsi="Arial Narrow" w:cs="Arial"/>
                <w:color w:val="auto"/>
                <w:sz w:val="16"/>
                <w:szCs w:val="16"/>
              </w:rPr>
            </w:pPr>
          </w:p>
          <w:p w14:paraId="23E13A6A" w14:textId="363F2C45" w:rsidR="00F772B5" w:rsidRPr="00B513F4" w:rsidRDefault="00F772B5" w:rsidP="00F772B5">
            <w:pPr>
              <w:pStyle w:val="CellBody"/>
              <w:rPr>
                <w:rFonts w:ascii="Arial Narrow" w:hAnsi="Arial Narrow" w:cs="Arial"/>
                <w:color w:val="auto"/>
                <w:sz w:val="16"/>
                <w:szCs w:val="16"/>
                <w:rPrChange w:id="2492" w:author="Zhunisbayev, Olzhasbek [Bolashak Atyrau Limited]" w:date="2024-05-11T20:28:00Z">
                  <w:rPr>
                    <w:rFonts w:ascii="Arial Narrow" w:hAnsi="Arial Narrow" w:cs="Arial"/>
                    <w:color w:val="auto"/>
                    <w:sz w:val="16"/>
                    <w:szCs w:val="16"/>
                    <w:lang w:val="ru-RU"/>
                  </w:rPr>
                </w:rPrChange>
              </w:rPr>
            </w:pPr>
            <w:ins w:id="2493" w:author="Zhunisbayev, Olzhasbek [Bolashak Atyrau Limited]" w:date="2024-05-11T20:28:00Z">
              <w:r w:rsidRPr="00BF38C6">
                <w:rPr>
                  <w:rFonts w:ascii="Arial Narrow" w:hAnsi="Arial Narrow" w:cs="Arial"/>
                  <w:color w:val="auto"/>
                  <w:sz w:val="16"/>
                  <w:szCs w:val="16"/>
                  <w:lang w:val="en-GB"/>
                </w:rPr>
                <w:t xml:space="preserve">SG – </w:t>
              </w:r>
              <w:r w:rsidRPr="00BF38C6">
                <w:rPr>
                  <w:rFonts w:ascii="Arial Narrow" w:hAnsi="Arial Narrow" w:cs="Arial"/>
                  <w:color w:val="auto"/>
                  <w:sz w:val="16"/>
                  <w:szCs w:val="16"/>
                  <w:lang w:val="ru-RU"/>
                </w:rPr>
                <w:t>УПЛОТНИТЕЛЬНЫЙ ГАЗ</w:t>
              </w:r>
            </w:ins>
          </w:p>
        </w:tc>
        <w:tc>
          <w:tcPr>
            <w:tcW w:w="720" w:type="dxa"/>
            <w:tcBorders>
              <w:top w:val="single" w:sz="6" w:space="0" w:color="auto"/>
              <w:left w:val="single" w:sz="6" w:space="0" w:color="auto"/>
              <w:bottom w:val="single" w:sz="6" w:space="0" w:color="auto"/>
              <w:right w:val="single" w:sz="6" w:space="0" w:color="auto"/>
            </w:tcBorders>
          </w:tcPr>
          <w:p w14:paraId="3887CEE4" w14:textId="77777777" w:rsidR="00F772B5" w:rsidRDefault="00F772B5" w:rsidP="00F772B5">
            <w:pPr>
              <w:pStyle w:val="CellBodyCentered"/>
              <w:rPr>
                <w:ins w:id="2494" w:author="Zhunisbayev, Olzhasbek [Bolashak Atyrau Limited]" w:date="2024-05-11T20:27:00Z"/>
                <w:rFonts w:ascii="Arial Narrow" w:hAnsi="Arial Narrow" w:cs="Arial"/>
                <w:b/>
                <w:color w:val="auto"/>
                <w:sz w:val="16"/>
                <w:szCs w:val="16"/>
                <w:lang w:val="en-GB"/>
              </w:rPr>
            </w:pPr>
          </w:p>
          <w:p w14:paraId="18FB25E8" w14:textId="65C99A8E" w:rsidR="00F772B5" w:rsidRPr="00B513F4" w:rsidRDefault="00F772B5" w:rsidP="00F772B5">
            <w:pPr>
              <w:pStyle w:val="CellBodyCentered"/>
              <w:rPr>
                <w:ins w:id="2495" w:author="Zhunisbayev, Olzhasbek [Bolashak Atyrau Limited]" w:date="2024-05-11T20:27:00Z"/>
                <w:rFonts w:ascii="Arial Narrow" w:hAnsi="Arial Narrow" w:cs="Arial"/>
                <w:b/>
                <w:color w:val="auto"/>
                <w:sz w:val="16"/>
                <w:szCs w:val="16"/>
                <w:rPrChange w:id="2496" w:author="Zhunisbayev, Olzhasbek [Bolashak Atyrau Limited]" w:date="2024-05-11T20:28:00Z">
                  <w:rPr>
                    <w:ins w:id="2497" w:author="Zhunisbayev, Olzhasbek [Bolashak Atyrau Limited]" w:date="2024-05-11T20:27:00Z"/>
                    <w:rFonts w:ascii="Arial Narrow" w:hAnsi="Arial Narrow" w:cs="Arial"/>
                    <w:b/>
                    <w:color w:val="auto"/>
                    <w:sz w:val="16"/>
                    <w:szCs w:val="16"/>
                    <w:lang w:val="en-GB"/>
                  </w:rPr>
                </w:rPrChange>
              </w:rPr>
            </w:pPr>
            <w:ins w:id="2498" w:author="Zhunisbayev, Olzhasbek [Bolashak Atyrau Limited]" w:date="2024-05-11T20:28:00Z">
              <w:r>
                <w:rPr>
                  <w:rFonts w:ascii="Arial Narrow" w:hAnsi="Arial Narrow" w:cs="Arial"/>
                  <w:b/>
                  <w:color w:val="auto"/>
                  <w:sz w:val="16"/>
                  <w:szCs w:val="16"/>
                  <w:lang w:val="en-GB"/>
                </w:rPr>
                <w:t>2500</w:t>
              </w:r>
              <w:r>
                <w:rPr>
                  <w:rFonts w:ascii="Arial Narrow" w:hAnsi="Arial Narrow" w:cs="Arial"/>
                  <w:b/>
                  <w:color w:val="auto"/>
                  <w:sz w:val="16"/>
                  <w:szCs w:val="16"/>
                </w:rPr>
                <w:t>P3</w:t>
              </w:r>
            </w:ins>
          </w:p>
          <w:p w14:paraId="128AB52D" w14:textId="77777777" w:rsidR="00F772B5" w:rsidRPr="00BF38C6" w:rsidRDefault="00F772B5" w:rsidP="00F772B5">
            <w:pPr>
              <w:pStyle w:val="CellBodyCentered"/>
              <w:rPr>
                <w:rFonts w:ascii="Arial Narrow" w:hAnsi="Arial Narrow" w:cs="Arial"/>
                <w:b/>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10C5AF55" w14:textId="77777777" w:rsidR="00F772B5" w:rsidRDefault="00F772B5" w:rsidP="00F772B5">
            <w:pPr>
              <w:pStyle w:val="CellBodyCentered"/>
              <w:rPr>
                <w:ins w:id="2499" w:author="Zhunisbayev, Olzhasbek [Bolashak Atyrau Limited]" w:date="2024-05-11T20:28:00Z"/>
                <w:rFonts w:ascii="Arial Narrow" w:hAnsi="Arial Narrow"/>
                <w:color w:val="auto"/>
                <w:sz w:val="16"/>
                <w:szCs w:val="16"/>
                <w:lang w:val="en-GB"/>
              </w:rPr>
            </w:pPr>
          </w:p>
          <w:p w14:paraId="6E552974" w14:textId="7F01F83D" w:rsidR="00F772B5" w:rsidRPr="00BF38C6" w:rsidRDefault="00F772B5" w:rsidP="00F772B5">
            <w:pPr>
              <w:pStyle w:val="CellBodyCentered"/>
              <w:rPr>
                <w:rFonts w:ascii="Arial Narrow" w:hAnsi="Arial Narrow"/>
                <w:color w:val="auto"/>
                <w:sz w:val="16"/>
                <w:szCs w:val="16"/>
                <w:lang w:val="en-GB"/>
              </w:rPr>
            </w:pPr>
            <w:ins w:id="2500" w:author="Zhunisbayev, Olzhasbek [Bolashak Atyrau Limited]" w:date="2024-05-11T20:28:00Z">
              <w:r w:rsidRPr="00BF38C6">
                <w:rPr>
                  <w:rFonts w:ascii="Arial Narrow" w:hAnsi="Arial Narrow"/>
                  <w:color w:val="auto"/>
                  <w:sz w:val="16"/>
                  <w:szCs w:val="16"/>
                  <w:lang w:val="en-GB"/>
                </w:rPr>
                <w:t>1,0</w:t>
              </w:r>
            </w:ins>
          </w:p>
        </w:tc>
        <w:tc>
          <w:tcPr>
            <w:tcW w:w="900" w:type="dxa"/>
            <w:tcBorders>
              <w:top w:val="single" w:sz="6" w:space="0" w:color="auto"/>
              <w:left w:val="single" w:sz="6" w:space="0" w:color="auto"/>
              <w:bottom w:val="single" w:sz="6" w:space="0" w:color="auto"/>
              <w:right w:val="single" w:sz="6" w:space="0" w:color="auto"/>
            </w:tcBorders>
          </w:tcPr>
          <w:p w14:paraId="2B1753FC" w14:textId="77777777" w:rsidR="00F772B5" w:rsidRPr="006759B5" w:rsidRDefault="00F772B5" w:rsidP="00F772B5">
            <w:pPr>
              <w:pStyle w:val="CellBodyCentered"/>
              <w:rPr>
                <w:ins w:id="2501" w:author="Zhunisbayev, Olzhasbek [Bolashak Atyrau Limited]" w:date="2024-05-11T20:28:00Z"/>
                <w:rFonts w:ascii="Arial Narrow" w:hAnsi="Arial Narrow" w:cs="Arial"/>
                <w:color w:val="auto"/>
                <w:sz w:val="16"/>
                <w:szCs w:val="16"/>
                <w:lang w:val="ru-RU"/>
              </w:rPr>
            </w:pPr>
          </w:p>
          <w:p w14:paraId="4BDA4B21" w14:textId="77777777" w:rsidR="00F772B5" w:rsidRPr="00BF38C6" w:rsidRDefault="00F772B5" w:rsidP="00F772B5">
            <w:pPr>
              <w:pStyle w:val="CellBodyCentered"/>
              <w:keepNext/>
              <w:keepLines/>
              <w:outlineLvl w:val="6"/>
              <w:rPr>
                <w:ins w:id="2502" w:author="Zhunisbayev, Olzhasbek [Bolashak Atyrau Limited]" w:date="2024-05-11T20:28:00Z"/>
                <w:rFonts w:ascii="Arial Narrow" w:hAnsi="Arial Narrow" w:cs="Arial"/>
                <w:color w:val="auto"/>
                <w:sz w:val="16"/>
                <w:szCs w:val="16"/>
                <w:lang w:val="ru-RU"/>
              </w:rPr>
            </w:pPr>
            <w:ins w:id="2503" w:author="Zhunisbayev, Olzhasbek [Bolashak Atyrau Limited]" w:date="2024-05-11T20:28:00Z">
              <w:r w:rsidRPr="00BF38C6">
                <w:rPr>
                  <w:rFonts w:ascii="Arial Narrow" w:hAnsi="Arial Narrow" w:cs="Arial"/>
                  <w:color w:val="auto"/>
                  <w:sz w:val="16"/>
                  <w:szCs w:val="16"/>
                  <w:lang w:val="ru-RU"/>
                </w:rPr>
                <w:t>НЕРЖ СТАЛЬ 316/316</w:t>
              </w:r>
              <w:r w:rsidRPr="00BF38C6">
                <w:rPr>
                  <w:rFonts w:ascii="Arial Narrow" w:hAnsi="Arial Narrow" w:cs="Arial"/>
                  <w:color w:val="auto"/>
                  <w:sz w:val="16"/>
                  <w:szCs w:val="16"/>
                  <w:lang w:val="en-GB"/>
                </w:rPr>
                <w:t>L</w:t>
              </w:r>
            </w:ins>
          </w:p>
          <w:p w14:paraId="10810057" w14:textId="77777777" w:rsidR="00F772B5" w:rsidRPr="00BF38C6" w:rsidRDefault="00F772B5" w:rsidP="00F772B5">
            <w:pPr>
              <w:pStyle w:val="CellBodyCentered"/>
              <w:rPr>
                <w:ins w:id="2504" w:author="Zhunisbayev, Olzhasbek [Bolashak Atyrau Limited]" w:date="2024-05-11T20:28:00Z"/>
                <w:rFonts w:ascii="Arial Narrow" w:hAnsi="Arial Narrow"/>
                <w:color w:val="auto"/>
                <w:sz w:val="16"/>
                <w:szCs w:val="16"/>
                <w:lang w:val="ru-RU"/>
              </w:rPr>
            </w:pPr>
            <w:ins w:id="2505" w:author="Zhunisbayev, Olzhasbek [Bolashak Atyrau Limited]" w:date="2024-05-11T20:28:00Z">
              <w:r w:rsidRPr="00BF38C6">
                <w:rPr>
                  <w:rFonts w:ascii="Arial Narrow" w:hAnsi="Arial Narrow"/>
                  <w:color w:val="auto"/>
                  <w:sz w:val="16"/>
                  <w:szCs w:val="16"/>
                  <w:lang w:val="ru-RU"/>
                </w:rPr>
                <w:t xml:space="preserve">(Фланец </w:t>
              </w:r>
              <w:r w:rsidRPr="00BF38C6">
                <w:rPr>
                  <w:rFonts w:ascii="Arial Narrow" w:hAnsi="Arial Narrow"/>
                  <w:color w:val="auto"/>
                  <w:sz w:val="16"/>
                  <w:szCs w:val="16"/>
                </w:rPr>
                <w:t>F</w:t>
              </w:r>
              <w:r w:rsidRPr="00BF38C6">
                <w:rPr>
                  <w:rFonts w:ascii="Arial Narrow" w:hAnsi="Arial Narrow"/>
                  <w:color w:val="auto"/>
                  <w:sz w:val="16"/>
                  <w:szCs w:val="16"/>
                  <w:lang w:val="ru-RU"/>
                </w:rPr>
                <w:t>321)</w:t>
              </w:r>
            </w:ins>
          </w:p>
          <w:p w14:paraId="3FF6CACB" w14:textId="77777777" w:rsidR="00F772B5" w:rsidRDefault="00F772B5" w:rsidP="00F772B5">
            <w:pPr>
              <w:pStyle w:val="CellBodyCentered"/>
              <w:rPr>
                <w:ins w:id="2506" w:author="Zhunisbayev, Olzhasbek [Bolashak Atyrau Limited]" w:date="2024-05-11T20:28:00Z"/>
                <w:rFonts w:ascii="Arial Narrow" w:hAnsi="Arial Narrow"/>
                <w:color w:val="auto"/>
                <w:sz w:val="16"/>
                <w:szCs w:val="16"/>
              </w:rPr>
            </w:pPr>
            <w:ins w:id="2507" w:author="Zhunisbayev, Olzhasbek [Bolashak Atyrau Limited]" w:date="2024-05-11T20:28:00Z">
              <w:r w:rsidRPr="00BF38C6">
                <w:rPr>
                  <w:rFonts w:ascii="Arial Narrow" w:hAnsi="Arial Narrow"/>
                  <w:color w:val="auto"/>
                  <w:sz w:val="16"/>
                  <w:szCs w:val="16"/>
                  <w:lang w:val="ru-RU"/>
                </w:rPr>
                <w:t>Прим 1</w:t>
              </w:r>
            </w:ins>
          </w:p>
          <w:p w14:paraId="54244A7D" w14:textId="77777777" w:rsidR="00F772B5" w:rsidRPr="006471D0" w:rsidRDefault="00F772B5" w:rsidP="00F772B5">
            <w:pPr>
              <w:pStyle w:val="CellBodyCentered"/>
              <w:rPr>
                <w:rFonts w:ascii="Arial Narrow" w:hAnsi="Arial Narrow" w:cs="Arial"/>
                <w:color w:val="auto"/>
                <w:sz w:val="16"/>
                <w:szCs w:val="16"/>
                <w:rPrChange w:id="2508" w:author="Zhunisbayev, Olzhasbek [Bolashak Atyrau Limited]" w:date="2024-05-11T20:28:00Z">
                  <w:rPr>
                    <w:rFonts w:ascii="Arial Narrow" w:hAnsi="Arial Narrow" w:cs="Arial"/>
                    <w:color w:val="auto"/>
                    <w:sz w:val="16"/>
                    <w:szCs w:val="16"/>
                    <w:lang w:val="ru-RU"/>
                  </w:rPr>
                </w:rPrChange>
              </w:rPr>
            </w:pPr>
          </w:p>
        </w:tc>
        <w:tc>
          <w:tcPr>
            <w:tcW w:w="810" w:type="dxa"/>
            <w:tcBorders>
              <w:top w:val="single" w:sz="6" w:space="0" w:color="auto"/>
              <w:left w:val="single" w:sz="6" w:space="0" w:color="auto"/>
              <w:bottom w:val="single" w:sz="6" w:space="0" w:color="auto"/>
              <w:right w:val="single" w:sz="6" w:space="0" w:color="auto"/>
            </w:tcBorders>
          </w:tcPr>
          <w:p w14:paraId="10FE18F8" w14:textId="77777777" w:rsidR="00F772B5" w:rsidRDefault="00F772B5" w:rsidP="00F772B5">
            <w:pPr>
              <w:pStyle w:val="CellBodyCentered"/>
              <w:rPr>
                <w:ins w:id="2509" w:author="Zhunisbayev, Olzhasbek [Bolashak Atyrau Limited]" w:date="2024-05-11T20:29:00Z"/>
                <w:rFonts w:ascii="Arial Narrow" w:hAnsi="Arial Narrow"/>
                <w:color w:val="auto"/>
                <w:sz w:val="16"/>
                <w:szCs w:val="16"/>
                <w:lang w:val="en-GB"/>
              </w:rPr>
            </w:pPr>
          </w:p>
          <w:p w14:paraId="1C18E6FA" w14:textId="77777777" w:rsidR="00F772B5" w:rsidRPr="00BF38C6" w:rsidRDefault="00F772B5" w:rsidP="00F772B5">
            <w:pPr>
              <w:pStyle w:val="CellBodyCentered"/>
              <w:rPr>
                <w:ins w:id="2510" w:author="Zhunisbayev, Olzhasbek [Bolashak Atyrau Limited]" w:date="2024-05-11T20:29:00Z"/>
                <w:rFonts w:ascii="Arial Narrow" w:hAnsi="Arial Narrow" w:cs="Arial"/>
                <w:color w:val="auto"/>
                <w:sz w:val="16"/>
                <w:szCs w:val="16"/>
                <w:lang w:val="ru-RU"/>
              </w:rPr>
            </w:pPr>
            <w:ins w:id="2511" w:author="Zhunisbayev, Olzhasbek [Bolashak Atyrau Limited]" w:date="2024-05-11T20:29:00Z">
              <w:r w:rsidRPr="00BF38C6">
                <w:rPr>
                  <w:rFonts w:ascii="Arial Narrow" w:hAnsi="Arial Narrow"/>
                  <w:color w:val="auto"/>
                  <w:sz w:val="16"/>
                  <w:szCs w:val="16"/>
                  <w:lang w:val="ru-RU"/>
                </w:rPr>
                <w:t>КЛАСС</w:t>
              </w:r>
            </w:ins>
          </w:p>
          <w:p w14:paraId="0261CF14" w14:textId="77777777" w:rsidR="00F772B5" w:rsidRPr="00BF38C6" w:rsidRDefault="00F772B5" w:rsidP="00F772B5">
            <w:pPr>
              <w:pStyle w:val="CellBodyCentered"/>
              <w:rPr>
                <w:ins w:id="2512" w:author="Zhunisbayev, Olzhasbek [Bolashak Atyrau Limited]" w:date="2024-05-11T20:29:00Z"/>
                <w:rFonts w:ascii="Arial Narrow" w:hAnsi="Arial Narrow"/>
                <w:color w:val="auto"/>
                <w:sz w:val="16"/>
                <w:szCs w:val="16"/>
                <w:lang w:val="en-GB"/>
              </w:rPr>
            </w:pPr>
            <w:ins w:id="2513" w:author="Zhunisbayev, Olzhasbek [Bolashak Atyrau Limited]" w:date="2024-05-11T20:29:00Z">
              <w:r w:rsidRPr="00BF38C6">
                <w:rPr>
                  <w:rFonts w:ascii="Arial Narrow" w:hAnsi="Arial Narrow"/>
                  <w:color w:val="auto"/>
                  <w:sz w:val="16"/>
                  <w:szCs w:val="16"/>
                  <w:lang w:val="en-GB"/>
                </w:rPr>
                <w:t>2500</w:t>
              </w:r>
            </w:ins>
          </w:p>
          <w:p w14:paraId="717E192D" w14:textId="77777777" w:rsidR="00F772B5" w:rsidRDefault="00F772B5" w:rsidP="00F772B5">
            <w:pPr>
              <w:pStyle w:val="CellBodyCentered"/>
              <w:rPr>
                <w:ins w:id="2514" w:author="Zhunisbayev, Olzhasbek [Bolashak Atyrau Limited]" w:date="2024-05-11T20:29:00Z"/>
                <w:rFonts w:ascii="Arial Narrow" w:hAnsi="Arial Narrow" w:cs="Arial"/>
                <w:color w:val="auto"/>
                <w:sz w:val="16"/>
                <w:szCs w:val="16"/>
                <w:lang w:val="en-GB"/>
              </w:rPr>
            </w:pPr>
            <w:ins w:id="2515" w:author="Zhunisbayev, Olzhasbek [Bolashak Atyrau Limited]" w:date="2024-05-11T20:29:00Z">
              <w:r w:rsidRPr="00BF38C6">
                <w:rPr>
                  <w:rFonts w:ascii="Arial Narrow" w:hAnsi="Arial Narrow" w:cs="Arial"/>
                  <w:color w:val="auto"/>
                  <w:sz w:val="16"/>
                  <w:szCs w:val="16"/>
                </w:rPr>
                <w:t>RTJ</w:t>
              </w:r>
              <w:r w:rsidRPr="00BF38C6">
                <w:rPr>
                  <w:rFonts w:ascii="Arial Narrow" w:hAnsi="Arial Narrow" w:cs="Arial"/>
                  <w:color w:val="auto"/>
                  <w:sz w:val="16"/>
                  <w:szCs w:val="16"/>
                  <w:lang w:val="ru-RU"/>
                </w:rPr>
                <w:t xml:space="preserve"> (&lt;2</w:t>
              </w:r>
              <w:r w:rsidRPr="00BF38C6">
                <w:rPr>
                  <w:rFonts w:ascii="Arial Narrow" w:hAnsi="Arial Narrow" w:cs="Arial"/>
                  <w:color w:val="auto"/>
                  <w:sz w:val="16"/>
                  <w:szCs w:val="16"/>
                  <w:lang w:val="en-GB"/>
                </w:rPr>
                <w:t>”</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CF</w:t>
              </w:r>
            </w:ins>
          </w:p>
          <w:p w14:paraId="0F4A874A" w14:textId="57A7243F" w:rsidR="00F772B5" w:rsidRPr="00BF38C6" w:rsidRDefault="00F772B5" w:rsidP="00F772B5">
            <w:pPr>
              <w:pStyle w:val="CellBodyCentered"/>
              <w:rPr>
                <w:rFonts w:ascii="Arial Narrow" w:hAnsi="Arial Narrow"/>
                <w:color w:val="auto"/>
                <w:sz w:val="16"/>
                <w:szCs w:val="16"/>
                <w:lang w:val="en-GB"/>
              </w:rPr>
            </w:pPr>
            <w:ins w:id="2516" w:author="Zhunisbayev, Olzhasbek [Bolashak Atyrau Limited]" w:date="2024-05-11T20:29:00Z">
              <w:r>
                <w:rPr>
                  <w:rFonts w:ascii="Arial Narrow" w:hAnsi="Arial Narrow" w:cs="Arial"/>
                  <w:color w:val="auto"/>
                  <w:sz w:val="16"/>
                  <w:szCs w:val="16"/>
                  <w:lang w:val="en-GB"/>
                </w:rPr>
                <w:t>Прим. 8</w:t>
              </w:r>
            </w:ins>
          </w:p>
        </w:tc>
        <w:tc>
          <w:tcPr>
            <w:tcW w:w="709" w:type="dxa"/>
            <w:tcBorders>
              <w:top w:val="single" w:sz="6" w:space="0" w:color="auto"/>
              <w:left w:val="single" w:sz="6" w:space="0" w:color="auto"/>
              <w:bottom w:val="single" w:sz="6" w:space="0" w:color="auto"/>
              <w:right w:val="single" w:sz="6" w:space="0" w:color="auto"/>
            </w:tcBorders>
          </w:tcPr>
          <w:p w14:paraId="05D71F30" w14:textId="77777777" w:rsidR="00F772B5" w:rsidRDefault="00F772B5" w:rsidP="00F772B5">
            <w:pPr>
              <w:pStyle w:val="CellBodyCentered"/>
              <w:keepNext/>
              <w:keepLines/>
              <w:jc w:val="left"/>
              <w:outlineLvl w:val="6"/>
              <w:rPr>
                <w:ins w:id="2517" w:author="Zhunisbayev, Olzhasbek [Bolashak Atyrau Limited]" w:date="2024-05-11T20:29:00Z"/>
                <w:rFonts w:ascii="Arial Narrow" w:hAnsi="Arial Narrow" w:cs="Arial"/>
                <w:color w:val="auto"/>
                <w:sz w:val="16"/>
                <w:szCs w:val="16"/>
                <w:lang w:val="en-GB"/>
              </w:rPr>
            </w:pPr>
          </w:p>
          <w:p w14:paraId="3934C83F" w14:textId="28D42F42" w:rsidR="00F772B5" w:rsidRPr="00BF38C6" w:rsidRDefault="00F772B5">
            <w:pPr>
              <w:pStyle w:val="CellBodyCentered"/>
              <w:keepNext/>
              <w:keepLines/>
              <w:outlineLvl w:val="6"/>
              <w:rPr>
                <w:rFonts w:ascii="Arial Narrow" w:hAnsi="Arial Narrow" w:cs="Arial"/>
                <w:color w:val="auto"/>
                <w:sz w:val="16"/>
                <w:szCs w:val="16"/>
                <w:lang w:val="en-GB"/>
              </w:rPr>
              <w:pPrChange w:id="2518" w:author="Zhunisbayev, Olzhasbek [Bolashak Atyrau Limited]" w:date="2024-05-11T20:29:00Z">
                <w:pPr>
                  <w:pStyle w:val="CellBodyCentered"/>
                  <w:keepNext/>
                  <w:keepLines/>
                  <w:jc w:val="left"/>
                  <w:outlineLvl w:val="6"/>
                </w:pPr>
              </w:pPrChange>
            </w:pPr>
            <w:ins w:id="2519" w:author="Zhunisbayev, Olzhasbek [Bolashak Atyrau Limited]" w:date="2024-05-11T20:29:00Z">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Pr>
                  <w:rFonts w:ascii="Arial Narrow" w:hAnsi="Arial Narrow" w:cs="Arial"/>
                  <w:color w:val="auto"/>
                  <w:sz w:val="16"/>
                  <w:szCs w:val="16"/>
                  <w:lang w:val="ru-RU"/>
                </w:rPr>
                <w:t>-40</w:t>
              </w:r>
              <w:r w:rsidRPr="00BF38C6">
                <w:rPr>
                  <w:rFonts w:ascii="Arial Narrow" w:hAnsi="Arial Narrow" w:cs="Arial"/>
                  <w:color w:val="auto"/>
                  <w:sz w:val="16"/>
                  <w:szCs w:val="16"/>
                  <w:lang w:val="ru-RU"/>
                </w:rPr>
                <w:t xml:space="preserve"> до +120 </w:t>
              </w:r>
              <w:r w:rsidRPr="00BF38C6">
                <w:rPr>
                  <w:rFonts w:ascii="Arial Narrow" w:hAnsi="Arial Narrow" w:cs="Arial"/>
                  <w:color w:val="auto"/>
                  <w:sz w:val="16"/>
                  <w:szCs w:val="16"/>
                  <w:lang w:val="en-GB"/>
                </w:rPr>
                <w:sym w:font="Symbol" w:char="F0B0"/>
              </w:r>
              <w:r w:rsidRPr="00BF38C6">
                <w:rPr>
                  <w:rFonts w:ascii="Arial Narrow" w:hAnsi="Arial Narrow" w:cs="Arial"/>
                  <w:color w:val="auto"/>
                  <w:sz w:val="16"/>
                  <w:szCs w:val="16"/>
                  <w:lang w:val="en-GB"/>
                </w:rPr>
                <w:t>C</w:t>
              </w:r>
            </w:ins>
          </w:p>
        </w:tc>
        <w:tc>
          <w:tcPr>
            <w:tcW w:w="1951" w:type="dxa"/>
            <w:tcBorders>
              <w:top w:val="single" w:sz="6" w:space="0" w:color="auto"/>
              <w:left w:val="single" w:sz="6" w:space="0" w:color="auto"/>
              <w:bottom w:val="single" w:sz="6" w:space="0" w:color="auto"/>
              <w:right w:val="single" w:sz="6" w:space="0" w:color="auto"/>
            </w:tcBorders>
          </w:tcPr>
          <w:p w14:paraId="6CBEAF10" w14:textId="77777777" w:rsidR="00F772B5" w:rsidRPr="006759B5" w:rsidRDefault="00F772B5" w:rsidP="00F772B5">
            <w:pPr>
              <w:pStyle w:val="CellBody"/>
              <w:rPr>
                <w:ins w:id="2520" w:author="Zhunisbayev, Olzhasbek [Bolashak Atyrau Limited]" w:date="2024-05-11T20:29:00Z"/>
                <w:rFonts w:ascii="Arial Narrow" w:hAnsi="Arial Narrow" w:cs="Arial"/>
                <w:color w:val="auto"/>
                <w:sz w:val="16"/>
                <w:szCs w:val="16"/>
                <w:u w:val="single"/>
                <w:lang w:val="ru-RU"/>
              </w:rPr>
            </w:pPr>
          </w:p>
          <w:p w14:paraId="1168C075" w14:textId="77777777" w:rsidR="00F772B5" w:rsidRPr="006759B5" w:rsidRDefault="00F772B5" w:rsidP="00F772B5">
            <w:pPr>
              <w:pStyle w:val="CellBody"/>
              <w:rPr>
                <w:ins w:id="2521" w:author="Zhunisbayev, Olzhasbek [Bolashak Atyrau Limited]" w:date="2024-05-11T20:29:00Z"/>
                <w:rFonts w:ascii="Arial Narrow" w:hAnsi="Arial Narrow" w:cs="Arial"/>
                <w:color w:val="auto"/>
                <w:sz w:val="16"/>
                <w:szCs w:val="16"/>
                <w:u w:val="single"/>
                <w:lang w:val="ru-RU"/>
              </w:rPr>
            </w:pPr>
            <w:ins w:id="2522" w:author="Zhunisbayev, Olzhasbek [Bolashak Atyrau Limited]" w:date="2024-05-11T20:29:00Z">
              <w:r w:rsidRPr="00BF38C6">
                <w:rPr>
                  <w:rFonts w:ascii="Arial Narrow" w:hAnsi="Arial Narrow" w:cs="Arial"/>
                  <w:color w:val="auto"/>
                  <w:sz w:val="16"/>
                  <w:szCs w:val="16"/>
                  <w:u w:val="single"/>
                  <w:lang w:val="ru-RU"/>
                </w:rPr>
                <w:t xml:space="preserve">По </w:t>
              </w:r>
              <w:r w:rsidRPr="00BF38C6">
                <w:rPr>
                  <w:rFonts w:ascii="Arial Narrow" w:hAnsi="Arial Narrow" w:cs="Arial"/>
                  <w:color w:val="auto"/>
                  <w:sz w:val="16"/>
                  <w:szCs w:val="16"/>
                  <w:u w:val="single"/>
                  <w:lang w:val="en-GB"/>
                </w:rPr>
                <w:t>ASME</w:t>
              </w:r>
              <w:r w:rsidRPr="00BF38C6">
                <w:rPr>
                  <w:rFonts w:ascii="Arial Narrow" w:hAnsi="Arial Narrow" w:cs="Arial"/>
                  <w:color w:val="auto"/>
                  <w:sz w:val="16"/>
                  <w:szCs w:val="16"/>
                  <w:u w:val="single"/>
                  <w:lang w:val="ru-RU"/>
                </w:rPr>
                <w:t xml:space="preserve"> </w:t>
              </w:r>
              <w:r w:rsidRPr="00BF38C6">
                <w:rPr>
                  <w:rFonts w:ascii="Arial Narrow" w:hAnsi="Arial Narrow" w:cs="Arial"/>
                  <w:color w:val="auto"/>
                  <w:sz w:val="16"/>
                  <w:szCs w:val="16"/>
                  <w:u w:val="single"/>
                  <w:lang w:val="en-GB"/>
                </w:rPr>
                <w:t>B</w:t>
              </w:r>
              <w:r w:rsidRPr="00BF38C6">
                <w:rPr>
                  <w:rFonts w:ascii="Arial Narrow" w:hAnsi="Arial Narrow" w:cs="Arial"/>
                  <w:color w:val="auto"/>
                  <w:sz w:val="16"/>
                  <w:szCs w:val="16"/>
                  <w:u w:val="single"/>
                  <w:lang w:val="ru-RU"/>
                </w:rPr>
                <w:t>16.5, группа матер</w:t>
              </w:r>
              <w:r>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2</w:t>
              </w:r>
              <w:r w:rsidRPr="00BF38C6">
                <w:rPr>
                  <w:rFonts w:ascii="Arial Narrow" w:hAnsi="Arial Narrow" w:cs="Arial"/>
                  <w:color w:val="auto"/>
                  <w:sz w:val="16"/>
                  <w:szCs w:val="16"/>
                  <w:u w:val="single"/>
                  <w:lang w:val="ru-RU"/>
                </w:rPr>
                <w:t>.</w:t>
              </w:r>
              <w:r w:rsidRPr="006759B5">
                <w:rPr>
                  <w:rFonts w:ascii="Arial Narrow" w:hAnsi="Arial Narrow" w:cs="Arial"/>
                  <w:color w:val="auto"/>
                  <w:sz w:val="16"/>
                  <w:szCs w:val="16"/>
                  <w:u w:val="single"/>
                  <w:lang w:val="ru-RU"/>
                </w:rPr>
                <w:t>4</w:t>
              </w:r>
              <w:r w:rsidRPr="00BF38C6">
                <w:rPr>
                  <w:rFonts w:ascii="Arial Narrow" w:hAnsi="Arial Narrow" w:cs="Arial"/>
                  <w:color w:val="auto"/>
                  <w:sz w:val="16"/>
                  <w:szCs w:val="16"/>
                  <w:u w:val="single"/>
                  <w:lang w:val="ru-RU"/>
                </w:rPr>
                <w:t xml:space="preserve"> </w:t>
              </w:r>
            </w:ins>
          </w:p>
          <w:p w14:paraId="7AAC0E1C" w14:textId="77777777" w:rsidR="00F772B5" w:rsidRPr="00BF38C6" w:rsidRDefault="00F772B5" w:rsidP="00F772B5">
            <w:pPr>
              <w:pStyle w:val="CellBody"/>
              <w:rPr>
                <w:ins w:id="2523" w:author="Zhunisbayev, Olzhasbek [Bolashak Atyrau Limited]" w:date="2024-05-11T20:29:00Z"/>
                <w:rFonts w:ascii="Arial Narrow" w:hAnsi="Arial Narrow" w:cs="Arial"/>
                <w:color w:val="auto"/>
                <w:sz w:val="16"/>
                <w:szCs w:val="16"/>
                <w:u w:val="single"/>
                <w:lang w:val="ru-RU"/>
              </w:rPr>
            </w:pPr>
            <w:ins w:id="2524" w:author="Zhunisbayev, Olzhasbek [Bolashak Atyrau Limited]" w:date="2024-05-11T20:29:00Z">
              <w:r w:rsidRPr="00BF38C6">
                <w:rPr>
                  <w:rFonts w:ascii="Arial Narrow" w:hAnsi="Arial Narrow" w:cs="Arial"/>
                  <w:color w:val="auto"/>
                  <w:sz w:val="16"/>
                  <w:szCs w:val="16"/>
                  <w:u w:val="single"/>
                  <w:lang w:val="ru-RU"/>
                </w:rPr>
                <w:t>(огран</w:t>
              </w:r>
              <w:r>
                <w:rPr>
                  <w:rFonts w:ascii="Arial Narrow" w:hAnsi="Arial Narrow" w:cs="Arial"/>
                  <w:color w:val="auto"/>
                  <w:sz w:val="16"/>
                  <w:szCs w:val="16"/>
                  <w:u w:val="single"/>
                  <w:lang w:val="ru-RU"/>
                </w:rPr>
                <w:t>.</w:t>
              </w:r>
              <w:r w:rsidRPr="00BF38C6">
                <w:rPr>
                  <w:rFonts w:ascii="Arial Narrow" w:hAnsi="Arial Narrow" w:cs="Arial"/>
                  <w:color w:val="auto"/>
                  <w:sz w:val="16"/>
                  <w:szCs w:val="16"/>
                  <w:u w:val="single"/>
                  <w:lang w:val="ru-RU"/>
                </w:rPr>
                <w:t xml:space="preserve"> </w:t>
              </w:r>
              <w:r w:rsidRPr="006759B5">
                <w:rPr>
                  <w:rFonts w:ascii="Arial Narrow" w:hAnsi="Arial Narrow" w:cs="Arial"/>
                  <w:color w:val="auto"/>
                  <w:sz w:val="16"/>
                  <w:szCs w:val="16"/>
                  <w:u w:val="single"/>
                  <w:lang w:val="ru-RU"/>
                </w:rPr>
                <w:t>классом</w:t>
              </w:r>
              <w:r w:rsidRPr="00BF38C6">
                <w:rPr>
                  <w:rFonts w:ascii="Arial Narrow" w:hAnsi="Arial Narrow" w:cs="Arial"/>
                  <w:color w:val="auto"/>
                  <w:sz w:val="16"/>
                  <w:szCs w:val="16"/>
                  <w:u w:val="single"/>
                  <w:lang w:val="ru-RU"/>
                </w:rPr>
                <w:t xml:space="preserve"> фланцев)</w:t>
              </w:r>
            </w:ins>
          </w:p>
          <w:p w14:paraId="35A63E8F" w14:textId="77777777" w:rsidR="00F772B5" w:rsidRPr="00BF38C6" w:rsidRDefault="00F772B5" w:rsidP="00F772B5">
            <w:pPr>
              <w:pStyle w:val="CellBody"/>
              <w:rPr>
                <w:ins w:id="2525" w:author="Zhunisbayev, Olzhasbek [Bolashak Atyrau Limited]" w:date="2024-05-11T20:29:00Z"/>
                <w:rFonts w:ascii="Arial Narrow" w:hAnsi="Arial Narrow" w:cs="Arial"/>
                <w:color w:val="auto"/>
                <w:sz w:val="16"/>
                <w:szCs w:val="16"/>
                <w:lang w:val="ru-RU"/>
              </w:rPr>
            </w:pPr>
            <w:ins w:id="2526" w:author="Zhunisbayev, Olzhasbek [Bolashak Atyrau Limited]" w:date="2024-05-11T20:29:00Z">
              <w:r w:rsidRPr="00BF38C6">
                <w:rPr>
                  <w:rFonts w:ascii="Arial Narrow" w:hAnsi="Arial Narrow" w:cs="Arial"/>
                  <w:color w:val="auto"/>
                  <w:sz w:val="16"/>
                  <w:szCs w:val="16"/>
                  <w:lang w:val="ru-RU"/>
                </w:rPr>
                <w:t xml:space="preserve">Максимум = 350 бар (изб.) при макс. </w:t>
              </w:r>
              <w:r w:rsidRPr="006759B5">
                <w:rPr>
                  <w:rFonts w:ascii="Arial Narrow" w:hAnsi="Arial Narrow" w:cs="Arial"/>
                  <w:color w:val="auto"/>
                  <w:sz w:val="16"/>
                  <w:szCs w:val="16"/>
                  <w:lang w:val="ru-RU"/>
                </w:rPr>
                <w:t>р</w:t>
              </w:r>
              <w:r w:rsidRPr="00BF38C6">
                <w:rPr>
                  <w:rFonts w:ascii="Arial Narrow" w:hAnsi="Arial Narrow" w:cs="Arial"/>
                  <w:color w:val="auto"/>
                  <w:sz w:val="16"/>
                  <w:szCs w:val="16"/>
                  <w:lang w:val="ru-RU"/>
                </w:rPr>
                <w:t>асч</w:t>
              </w:r>
              <w:r w:rsidRPr="006759B5">
                <w:rPr>
                  <w:rFonts w:ascii="Arial Narrow" w:hAnsi="Arial Narrow" w:cs="Arial"/>
                  <w:color w:val="auto"/>
                  <w:sz w:val="16"/>
                  <w:szCs w:val="16"/>
                  <w:lang w:val="ru-RU"/>
                </w:rPr>
                <w:t>.</w:t>
              </w:r>
              <w:r w:rsidRPr="00BF38C6">
                <w:rPr>
                  <w:rFonts w:ascii="Arial Narrow" w:hAnsi="Arial Narrow" w:cs="Arial"/>
                  <w:color w:val="auto"/>
                  <w:sz w:val="16"/>
                  <w:szCs w:val="16"/>
                  <w:lang w:val="ru-RU"/>
                </w:rPr>
                <w:t xml:space="preserve"> температуре</w:t>
              </w:r>
            </w:ins>
          </w:p>
          <w:p w14:paraId="38F2F2BA" w14:textId="77777777" w:rsidR="00F772B5" w:rsidRPr="006759B5" w:rsidRDefault="00F772B5" w:rsidP="00F772B5">
            <w:pPr>
              <w:pStyle w:val="CellBody"/>
              <w:rPr>
                <w:rFonts w:ascii="Arial Narrow" w:hAnsi="Arial Narrow" w:cs="Arial"/>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1CC02B47" w14:textId="77777777" w:rsidR="00F772B5" w:rsidRPr="006759B5" w:rsidRDefault="00F772B5" w:rsidP="00F772B5">
            <w:pPr>
              <w:pStyle w:val="CellBodyCentered"/>
              <w:rPr>
                <w:ins w:id="2527" w:author="Zhunisbayev, Olzhasbek [Bolashak Atyrau Limited]" w:date="2024-05-11T20:29:00Z"/>
                <w:rFonts w:ascii="Arial Narrow" w:hAnsi="Arial Narrow" w:cs="Arial"/>
                <w:color w:val="auto"/>
                <w:sz w:val="16"/>
                <w:szCs w:val="16"/>
                <w:lang w:val="ru-RU"/>
              </w:rPr>
            </w:pPr>
          </w:p>
          <w:p w14:paraId="5B569B3E" w14:textId="13491717" w:rsidR="00F772B5" w:rsidRPr="00FB4A92" w:rsidRDefault="00F772B5" w:rsidP="00F772B5">
            <w:pPr>
              <w:pStyle w:val="CellBodyCentered"/>
              <w:rPr>
                <w:rFonts w:ascii="Arial Narrow" w:hAnsi="Arial Narrow" w:cs="Arial"/>
                <w:color w:val="auto"/>
                <w:sz w:val="16"/>
                <w:szCs w:val="16"/>
                <w:rPrChange w:id="2528" w:author="Zhunisbayev, Olzhasbek [Bolashak Atyrau Limited]" w:date="2024-05-11T20:29:00Z">
                  <w:rPr>
                    <w:rFonts w:ascii="Arial Narrow" w:hAnsi="Arial Narrow" w:cs="Arial"/>
                    <w:color w:val="auto"/>
                    <w:sz w:val="16"/>
                    <w:szCs w:val="16"/>
                    <w:lang w:val="ru-RU"/>
                  </w:rPr>
                </w:rPrChange>
              </w:rPr>
            </w:pPr>
            <w:ins w:id="2529" w:author="Zhunisbayev, Olzhasbek [Bolashak Atyrau Limited]" w:date="2024-05-11T20:29:00Z">
              <w:r w:rsidRPr="00BF38C6">
                <w:rPr>
                  <w:rFonts w:ascii="Arial Narrow" w:hAnsi="Arial Narrow" w:cs="Arial"/>
                  <w:color w:val="auto"/>
                  <w:sz w:val="16"/>
                  <w:szCs w:val="16"/>
                  <w:lang w:val="ru-RU"/>
                </w:rPr>
                <w:t>НЕТ</w:t>
              </w:r>
            </w:ins>
          </w:p>
        </w:tc>
        <w:tc>
          <w:tcPr>
            <w:tcW w:w="450" w:type="dxa"/>
            <w:tcBorders>
              <w:top w:val="single" w:sz="6" w:space="0" w:color="auto"/>
              <w:left w:val="single" w:sz="6" w:space="0" w:color="auto"/>
              <w:bottom w:val="single" w:sz="6" w:space="0" w:color="auto"/>
              <w:right w:val="single" w:sz="6" w:space="0" w:color="auto"/>
            </w:tcBorders>
          </w:tcPr>
          <w:p w14:paraId="43FB2272" w14:textId="77777777" w:rsidR="00F772B5" w:rsidRDefault="00F772B5" w:rsidP="00F772B5">
            <w:pPr>
              <w:pStyle w:val="CellBodyCentered"/>
              <w:rPr>
                <w:ins w:id="2530" w:author="Zhunisbayev, Olzhasbek [Bolashak Atyrau Limited]" w:date="2024-05-11T20:29:00Z"/>
                <w:rFonts w:ascii="Arial Narrow" w:hAnsi="Arial Narrow"/>
                <w:color w:val="auto"/>
                <w:sz w:val="16"/>
                <w:szCs w:val="16"/>
              </w:rPr>
            </w:pPr>
          </w:p>
          <w:p w14:paraId="248E72EA" w14:textId="146554A5" w:rsidR="00F772B5" w:rsidRPr="00FB4A92" w:rsidRDefault="00F772B5" w:rsidP="00F772B5">
            <w:pPr>
              <w:pStyle w:val="CellBodyCentered"/>
              <w:rPr>
                <w:rFonts w:ascii="Arial Narrow" w:hAnsi="Arial Narrow"/>
                <w:color w:val="auto"/>
                <w:sz w:val="16"/>
                <w:szCs w:val="16"/>
                <w:rPrChange w:id="2531" w:author="Zhunisbayev, Olzhasbek [Bolashak Atyrau Limited]" w:date="2024-05-11T20:29:00Z">
                  <w:rPr>
                    <w:rFonts w:ascii="Arial Narrow" w:hAnsi="Arial Narrow"/>
                    <w:color w:val="auto"/>
                    <w:sz w:val="16"/>
                    <w:szCs w:val="16"/>
                    <w:lang w:val="ru-RU"/>
                  </w:rPr>
                </w:rPrChange>
              </w:rPr>
            </w:pPr>
            <w:ins w:id="2532" w:author="Zhunisbayev, Olzhasbek [Bolashak Atyrau Limited]" w:date="2024-05-11T20:29:00Z">
              <w:r w:rsidRPr="00BF38C6">
                <w:rPr>
                  <w:rFonts w:ascii="Arial Narrow" w:hAnsi="Arial Narrow"/>
                  <w:color w:val="auto"/>
                  <w:sz w:val="16"/>
                  <w:szCs w:val="16"/>
                  <w:lang w:val="ru-RU"/>
                </w:rPr>
                <w:t>100</w:t>
              </w:r>
            </w:ins>
          </w:p>
        </w:tc>
      </w:tr>
      <w:tr w:rsidR="00F772B5" w:rsidRPr="00BF38C6" w:rsidDel="00FB4A92" w14:paraId="69047A25" w14:textId="6AC655AA" w:rsidTr="002A7110">
        <w:trPr>
          <w:del w:id="2533" w:author="Zhunisbayev, Olzhasbek [Bolashak Atyrau Limited]" w:date="2024-05-11T20:30:00Z"/>
        </w:trPr>
        <w:tc>
          <w:tcPr>
            <w:tcW w:w="3332" w:type="dxa"/>
            <w:tcBorders>
              <w:top w:val="single" w:sz="6" w:space="0" w:color="auto"/>
              <w:left w:val="single" w:sz="6" w:space="0" w:color="auto"/>
              <w:bottom w:val="single" w:sz="6" w:space="0" w:color="auto"/>
              <w:right w:val="single" w:sz="6" w:space="0" w:color="auto"/>
            </w:tcBorders>
          </w:tcPr>
          <w:p w14:paraId="2748D59E" w14:textId="1212B842" w:rsidR="00F772B5" w:rsidRPr="00BF38C6" w:rsidDel="00FB4A92" w:rsidRDefault="00F772B5" w:rsidP="00F772B5">
            <w:pPr>
              <w:pStyle w:val="CellBody"/>
              <w:rPr>
                <w:del w:id="2534" w:author="Zhunisbayev, Olzhasbek [Bolashak Atyrau Limited]" w:date="2024-05-11T20:30:00Z"/>
                <w:rFonts w:ascii="Arial Narrow" w:hAnsi="Arial Narrow"/>
                <w:color w:val="auto"/>
                <w:sz w:val="16"/>
                <w:szCs w:val="16"/>
                <w:lang w:val="ru-RU"/>
              </w:rPr>
            </w:pPr>
          </w:p>
          <w:p w14:paraId="3037D522" w14:textId="1943F9B7" w:rsidR="00F772B5" w:rsidRPr="00BF38C6" w:rsidDel="00FB4A92" w:rsidRDefault="00F772B5" w:rsidP="00F772B5">
            <w:pPr>
              <w:pStyle w:val="CellBody"/>
              <w:rPr>
                <w:del w:id="2535" w:author="Zhunisbayev, Olzhasbek [Bolashak Atyrau Limited]" w:date="2024-05-11T20:30:00Z"/>
                <w:rFonts w:ascii="Arial Narrow" w:hAnsi="Arial Narrow" w:cs="Arial"/>
                <w:color w:val="auto"/>
                <w:sz w:val="16"/>
                <w:szCs w:val="16"/>
                <w:lang w:val="ru-RU"/>
              </w:rPr>
            </w:pPr>
            <w:del w:id="2536" w:author="Zhunisbayev, Olzhasbek [Bolashak Atyrau Limited]" w:date="2024-05-11T20:30:00Z">
              <w:r w:rsidRPr="00BF38C6" w:rsidDel="00FB4A92">
                <w:rPr>
                  <w:rFonts w:ascii="Arial Narrow" w:hAnsi="Arial Narrow"/>
                  <w:color w:val="auto"/>
                  <w:sz w:val="16"/>
                  <w:szCs w:val="16"/>
                  <w:lang w:val="ru-RU"/>
                </w:rPr>
                <w:delText xml:space="preserve">BF </w:delText>
              </w:r>
              <w:r w:rsidRPr="00BF38C6" w:rsidDel="00FB4A92">
                <w:rPr>
                  <w:rFonts w:ascii="Arial Narrow" w:hAnsi="Arial Narrow" w:cs="Arial"/>
                  <w:color w:val="auto"/>
                  <w:sz w:val="16"/>
                  <w:szCs w:val="16"/>
                  <w:lang w:val="ru-RU"/>
                </w:rPr>
                <w:delText>–</w:delText>
              </w:r>
              <w:r w:rsidRPr="00BF38C6" w:rsidDel="00FB4A92">
                <w:rPr>
                  <w:rFonts w:ascii="Arial Narrow" w:hAnsi="Arial Narrow"/>
                  <w:color w:val="auto"/>
                  <w:sz w:val="16"/>
                  <w:szCs w:val="16"/>
                  <w:lang w:val="ru-RU"/>
                </w:rPr>
                <w:delText xml:space="preserve"> ФАКЕЛЬНЫЙ ГАЗ (ТОЛЬКО ВНЕ УЧАСТКА)</w:delText>
              </w:r>
            </w:del>
          </w:p>
        </w:tc>
        <w:tc>
          <w:tcPr>
            <w:tcW w:w="720" w:type="dxa"/>
            <w:tcBorders>
              <w:top w:val="single" w:sz="6" w:space="0" w:color="auto"/>
              <w:left w:val="single" w:sz="6" w:space="0" w:color="auto"/>
              <w:bottom w:val="single" w:sz="6" w:space="0" w:color="auto"/>
              <w:right w:val="single" w:sz="6" w:space="0" w:color="auto"/>
            </w:tcBorders>
          </w:tcPr>
          <w:p w14:paraId="68F83ECF" w14:textId="5FCFAAD5" w:rsidR="00F772B5" w:rsidRPr="00BF38C6" w:rsidDel="00FB4A92" w:rsidRDefault="00F772B5" w:rsidP="00F772B5">
            <w:pPr>
              <w:pStyle w:val="CellBodyCentered"/>
              <w:rPr>
                <w:del w:id="2537" w:author="Zhunisbayev, Olzhasbek [Bolashak Atyrau Limited]" w:date="2024-05-11T20:30:00Z"/>
                <w:rFonts w:ascii="Arial Narrow" w:hAnsi="Arial Narrow"/>
                <w:b/>
                <w:color w:val="auto"/>
                <w:sz w:val="16"/>
                <w:szCs w:val="16"/>
                <w:lang w:val="ru-RU"/>
              </w:rPr>
            </w:pPr>
          </w:p>
          <w:p w14:paraId="168E73A7" w14:textId="04E52A51" w:rsidR="00F772B5" w:rsidRPr="00BF38C6" w:rsidDel="00FB4A92" w:rsidRDefault="00F772B5" w:rsidP="00F772B5">
            <w:pPr>
              <w:pStyle w:val="CellBodyCentered"/>
              <w:rPr>
                <w:del w:id="2538" w:author="Zhunisbayev, Olzhasbek [Bolashak Atyrau Limited]" w:date="2024-05-11T20:30:00Z"/>
                <w:rFonts w:ascii="Arial Narrow" w:hAnsi="Arial Narrow" w:cs="Arial"/>
                <w:b/>
                <w:color w:val="auto"/>
                <w:sz w:val="16"/>
                <w:szCs w:val="16"/>
                <w:lang w:val="ru-RU"/>
              </w:rPr>
            </w:pPr>
            <w:del w:id="2539" w:author="Zhunisbayev, Olzhasbek [Bolashak Atyrau Limited]" w:date="2024-05-11T20:30:00Z">
              <w:r w:rsidRPr="00BF38C6" w:rsidDel="00FB4A92">
                <w:rPr>
                  <w:rFonts w:ascii="Arial Narrow" w:hAnsi="Arial Narrow"/>
                  <w:b/>
                  <w:color w:val="auto"/>
                  <w:sz w:val="16"/>
                  <w:szCs w:val="16"/>
                  <w:lang w:val="ru-RU"/>
                </w:rPr>
                <w:delText>10000A</w:delText>
              </w:r>
            </w:del>
          </w:p>
        </w:tc>
        <w:tc>
          <w:tcPr>
            <w:tcW w:w="720" w:type="dxa"/>
            <w:tcBorders>
              <w:top w:val="single" w:sz="6" w:space="0" w:color="auto"/>
              <w:left w:val="single" w:sz="6" w:space="0" w:color="auto"/>
              <w:bottom w:val="single" w:sz="6" w:space="0" w:color="auto"/>
              <w:right w:val="single" w:sz="6" w:space="0" w:color="auto"/>
            </w:tcBorders>
          </w:tcPr>
          <w:p w14:paraId="71F78915" w14:textId="66950797" w:rsidR="00F772B5" w:rsidRPr="00BF38C6" w:rsidDel="00FB4A92" w:rsidRDefault="00F772B5" w:rsidP="00F772B5">
            <w:pPr>
              <w:pStyle w:val="CellBodyCentered"/>
              <w:rPr>
                <w:del w:id="2540" w:author="Zhunisbayev, Olzhasbek [Bolashak Atyrau Limited]" w:date="2024-05-11T20:30:00Z"/>
                <w:rFonts w:ascii="Arial Narrow" w:hAnsi="Arial Narrow"/>
                <w:color w:val="auto"/>
                <w:sz w:val="16"/>
                <w:szCs w:val="16"/>
                <w:lang w:val="en-GB"/>
              </w:rPr>
            </w:pPr>
          </w:p>
          <w:p w14:paraId="4052EC68" w14:textId="0A171881" w:rsidR="00F772B5" w:rsidRPr="00BF38C6" w:rsidDel="00FB4A92" w:rsidRDefault="00F772B5" w:rsidP="00F772B5">
            <w:pPr>
              <w:pStyle w:val="CellBodyCentered"/>
              <w:rPr>
                <w:del w:id="2541" w:author="Zhunisbayev, Olzhasbek [Bolashak Atyrau Limited]" w:date="2024-05-11T20:30:00Z"/>
                <w:rFonts w:ascii="Arial Narrow" w:hAnsi="Arial Narrow" w:cs="Arial"/>
                <w:color w:val="auto"/>
                <w:sz w:val="16"/>
                <w:szCs w:val="16"/>
                <w:lang w:val="ru-RU"/>
              </w:rPr>
            </w:pPr>
            <w:del w:id="2542" w:author="Zhunisbayev, Olzhasbek [Bolashak Atyrau Limited]" w:date="2024-05-11T20:30:00Z">
              <w:r w:rsidRPr="00BF38C6" w:rsidDel="00FB4A92">
                <w:rPr>
                  <w:rFonts w:ascii="Arial Narrow" w:hAnsi="Arial Narrow"/>
                  <w:color w:val="auto"/>
                  <w:sz w:val="16"/>
                  <w:szCs w:val="16"/>
                  <w:lang w:val="ru-RU"/>
                </w:rPr>
                <w:delText>0,0</w:delText>
              </w:r>
            </w:del>
          </w:p>
        </w:tc>
        <w:tc>
          <w:tcPr>
            <w:tcW w:w="900" w:type="dxa"/>
            <w:tcBorders>
              <w:top w:val="single" w:sz="6" w:space="0" w:color="auto"/>
              <w:left w:val="single" w:sz="6" w:space="0" w:color="auto"/>
              <w:bottom w:val="single" w:sz="6" w:space="0" w:color="auto"/>
              <w:right w:val="single" w:sz="6" w:space="0" w:color="auto"/>
            </w:tcBorders>
          </w:tcPr>
          <w:p w14:paraId="77FFDED0" w14:textId="3313D16C" w:rsidR="00F772B5" w:rsidRPr="00BF38C6" w:rsidDel="00FB4A92" w:rsidRDefault="00F772B5" w:rsidP="00F772B5">
            <w:pPr>
              <w:pStyle w:val="CellBodyCentered"/>
              <w:jc w:val="left"/>
              <w:rPr>
                <w:del w:id="2543" w:author="Zhunisbayev, Olzhasbek [Bolashak Atyrau Limited]" w:date="2024-05-11T20:30:00Z"/>
                <w:rFonts w:ascii="Arial Narrow" w:hAnsi="Arial Narrow" w:cs="Arial"/>
                <w:color w:val="auto"/>
                <w:sz w:val="16"/>
                <w:szCs w:val="16"/>
                <w:lang w:val="ru-RU"/>
              </w:rPr>
            </w:pPr>
          </w:p>
          <w:p w14:paraId="2E13CE05" w14:textId="0B7726DC" w:rsidR="00F772B5" w:rsidRPr="00BF38C6" w:rsidDel="00FB4A92" w:rsidRDefault="00F772B5" w:rsidP="00F772B5">
            <w:pPr>
              <w:pStyle w:val="CellBodyCentered"/>
              <w:rPr>
                <w:del w:id="2544" w:author="Zhunisbayev, Olzhasbek [Bolashak Atyrau Limited]" w:date="2024-05-11T20:30:00Z"/>
                <w:rFonts w:ascii="Arial Narrow" w:hAnsi="Arial Narrow" w:cs="Arial"/>
                <w:color w:val="auto"/>
                <w:sz w:val="16"/>
                <w:szCs w:val="16"/>
                <w:lang w:val="ru-RU"/>
              </w:rPr>
            </w:pPr>
            <w:del w:id="2545" w:author="Zhunisbayev, Olzhasbek [Bolashak Atyrau Limited]" w:date="2024-05-11T20:30:00Z">
              <w:r w:rsidRPr="00BF38C6" w:rsidDel="00FB4A92">
                <w:rPr>
                  <w:rFonts w:ascii="Arial Narrow" w:hAnsi="Arial Narrow" w:cs="Arial"/>
                  <w:color w:val="auto"/>
                  <w:sz w:val="16"/>
                  <w:szCs w:val="16"/>
                  <w:lang w:val="ru-RU"/>
                </w:rPr>
                <w:delText xml:space="preserve">КОРРОЗИЙНО-УСТОЙЧИВЫЙ СПЛАВ </w:delText>
              </w:r>
              <w:r w:rsidRPr="00BF38C6" w:rsidDel="00FB4A92">
                <w:rPr>
                  <w:rFonts w:ascii="Arial Narrow" w:hAnsi="Arial Narrow" w:cs="Arial"/>
                  <w:color w:val="auto"/>
                  <w:sz w:val="16"/>
                  <w:szCs w:val="16"/>
                </w:rPr>
                <w:delText>INC</w:delText>
              </w:r>
              <w:r w:rsidRPr="00BF38C6" w:rsidDel="00FB4A92">
                <w:rPr>
                  <w:rFonts w:ascii="Arial Narrow" w:hAnsi="Arial Narrow"/>
                  <w:color w:val="auto"/>
                  <w:sz w:val="16"/>
                  <w:szCs w:val="16"/>
                  <w:lang w:val="ru-RU"/>
                </w:rPr>
                <w:delText xml:space="preserve"> 825</w:delText>
              </w:r>
            </w:del>
          </w:p>
          <w:p w14:paraId="48D3646A" w14:textId="14B5A3F6" w:rsidR="00F772B5" w:rsidRPr="00BF38C6" w:rsidDel="00FB4A92" w:rsidRDefault="00F772B5" w:rsidP="00F772B5">
            <w:pPr>
              <w:pStyle w:val="CellBodyCentered"/>
              <w:rPr>
                <w:del w:id="2546" w:author="Zhunisbayev, Olzhasbek [Bolashak Atyrau Limited]" w:date="2024-05-11T20:30:00Z"/>
                <w:rFonts w:ascii="Arial Narrow" w:hAnsi="Arial Narrow" w:cs="Arial"/>
                <w:color w:val="auto"/>
                <w:sz w:val="16"/>
                <w:szCs w:val="16"/>
                <w:lang w:val="ru-RU"/>
              </w:rPr>
            </w:pPr>
            <w:del w:id="2547" w:author="Zhunisbayev, Olzhasbek [Bolashak Atyrau Limited]" w:date="2024-05-11T20:30:00Z">
              <w:r w:rsidRPr="00BF38C6" w:rsidDel="00FB4A92">
                <w:rPr>
                  <w:rFonts w:ascii="Arial Narrow" w:hAnsi="Arial Narrow"/>
                  <w:color w:val="auto"/>
                  <w:sz w:val="16"/>
                  <w:szCs w:val="16"/>
                  <w:lang w:val="ru-RU"/>
                </w:rPr>
                <w:delText>UNS NO8825</w:delText>
              </w:r>
            </w:del>
          </w:p>
        </w:tc>
        <w:tc>
          <w:tcPr>
            <w:tcW w:w="810" w:type="dxa"/>
            <w:tcBorders>
              <w:top w:val="single" w:sz="6" w:space="0" w:color="auto"/>
              <w:left w:val="single" w:sz="6" w:space="0" w:color="auto"/>
              <w:bottom w:val="single" w:sz="6" w:space="0" w:color="auto"/>
              <w:right w:val="single" w:sz="6" w:space="0" w:color="auto"/>
            </w:tcBorders>
          </w:tcPr>
          <w:p w14:paraId="165C342F" w14:textId="175FD016" w:rsidR="00F772B5" w:rsidRPr="00BF38C6" w:rsidDel="00FB4A92" w:rsidRDefault="00F772B5" w:rsidP="00F772B5">
            <w:pPr>
              <w:pStyle w:val="CellBodyCentered"/>
              <w:jc w:val="left"/>
              <w:rPr>
                <w:del w:id="2548" w:author="Zhunisbayev, Olzhasbek [Bolashak Atyrau Limited]" w:date="2024-05-11T20:30:00Z"/>
                <w:rFonts w:ascii="Arial Narrow" w:hAnsi="Arial Narrow"/>
                <w:color w:val="auto"/>
                <w:sz w:val="16"/>
                <w:szCs w:val="16"/>
                <w:lang w:val="ru-RU"/>
              </w:rPr>
            </w:pPr>
          </w:p>
          <w:p w14:paraId="6A4AAB8A" w14:textId="1AFC6D71" w:rsidR="00F772B5" w:rsidRPr="00BF38C6" w:rsidDel="00FB4A92" w:rsidRDefault="00F772B5" w:rsidP="00F772B5">
            <w:pPr>
              <w:pStyle w:val="CellBodyCentered"/>
              <w:rPr>
                <w:del w:id="2549" w:author="Zhunisbayev, Olzhasbek [Bolashak Atyrau Limited]" w:date="2024-05-11T20:30:00Z"/>
                <w:rFonts w:ascii="Arial Narrow" w:hAnsi="Arial Narrow" w:cs="Arial"/>
                <w:color w:val="auto"/>
                <w:sz w:val="16"/>
                <w:szCs w:val="16"/>
                <w:lang w:val="ru-RU"/>
              </w:rPr>
            </w:pPr>
            <w:del w:id="2550" w:author="Zhunisbayev, Olzhasbek [Bolashak Atyrau Limited]" w:date="2024-05-11T20:30:00Z">
              <w:r w:rsidRPr="00BF38C6" w:rsidDel="00FB4A92">
                <w:rPr>
                  <w:rFonts w:ascii="Arial Narrow" w:hAnsi="Arial Narrow"/>
                  <w:color w:val="auto"/>
                  <w:sz w:val="16"/>
                  <w:szCs w:val="16"/>
                  <w:lang w:val="ru-RU"/>
                </w:rPr>
                <w:delText>КЛАСС</w:delText>
              </w:r>
            </w:del>
          </w:p>
          <w:p w14:paraId="4DA3BD60" w14:textId="208B57AF" w:rsidR="00F772B5" w:rsidRPr="00BF38C6" w:rsidDel="00FB4A92" w:rsidRDefault="00F772B5" w:rsidP="00F772B5">
            <w:pPr>
              <w:pStyle w:val="CellBodyCentered"/>
              <w:rPr>
                <w:del w:id="2551" w:author="Zhunisbayev, Olzhasbek [Bolashak Atyrau Limited]" w:date="2024-05-11T20:30:00Z"/>
                <w:rFonts w:ascii="Arial Narrow" w:hAnsi="Arial Narrow" w:cs="Arial"/>
                <w:color w:val="auto"/>
                <w:sz w:val="16"/>
                <w:szCs w:val="16"/>
                <w:lang w:val="ru-RU"/>
              </w:rPr>
            </w:pPr>
            <w:del w:id="2552" w:author="Zhunisbayev, Olzhasbek [Bolashak Atyrau Limited]" w:date="2024-05-11T20:30:00Z">
              <w:r w:rsidRPr="00BF38C6" w:rsidDel="00FB4A92">
                <w:rPr>
                  <w:rFonts w:ascii="Arial Narrow" w:hAnsi="Arial Narrow"/>
                  <w:color w:val="auto"/>
                  <w:sz w:val="16"/>
                  <w:szCs w:val="16"/>
                  <w:lang w:val="ru-RU"/>
                </w:rPr>
                <w:delText>10000 фунтов на кв. дюйм</w:delText>
              </w:r>
            </w:del>
          </w:p>
          <w:p w14:paraId="1DA4E976" w14:textId="0BE87108" w:rsidR="00F772B5" w:rsidRPr="00BF38C6" w:rsidDel="00FB4A92" w:rsidRDefault="00F772B5" w:rsidP="00F772B5">
            <w:pPr>
              <w:pStyle w:val="CellBodyCentered"/>
              <w:rPr>
                <w:del w:id="2553" w:author="Zhunisbayev, Olzhasbek [Bolashak Atyrau Limited]" w:date="2024-05-11T20:30:00Z"/>
                <w:rFonts w:ascii="Arial Narrow" w:hAnsi="Arial Narrow" w:cs="Arial"/>
                <w:color w:val="auto"/>
                <w:sz w:val="16"/>
                <w:szCs w:val="16"/>
                <w:lang w:val="ru-RU"/>
              </w:rPr>
            </w:pPr>
            <w:del w:id="2554" w:author="Zhunisbayev, Olzhasbek [Bolashak Atyrau Limited]" w:date="2024-05-11T20:30:00Z">
              <w:r w:rsidRPr="00BF38C6" w:rsidDel="00FB4A92">
                <w:rPr>
                  <w:rFonts w:ascii="Arial Narrow" w:hAnsi="Arial Narrow"/>
                  <w:color w:val="auto"/>
                  <w:sz w:val="16"/>
                  <w:szCs w:val="16"/>
                  <w:lang w:val="ru-RU"/>
                </w:rPr>
                <w:delText xml:space="preserve">API 6A </w:delText>
              </w:r>
              <w:r w:rsidRPr="00BF38C6" w:rsidDel="00FB4A92">
                <w:rPr>
                  <w:rFonts w:ascii="Arial Narrow" w:hAnsi="Arial Narrow" w:cs="Arial"/>
                  <w:color w:val="auto"/>
                  <w:sz w:val="16"/>
                  <w:szCs w:val="16"/>
                </w:rPr>
                <w:delText>CF</w:delText>
              </w:r>
            </w:del>
          </w:p>
          <w:p w14:paraId="5A9D28AF" w14:textId="6F450570" w:rsidR="00F772B5" w:rsidRPr="00BF38C6" w:rsidDel="00FB4A92" w:rsidRDefault="00F772B5" w:rsidP="00F772B5">
            <w:pPr>
              <w:pStyle w:val="CellBodyCentered"/>
              <w:rPr>
                <w:del w:id="2555" w:author="Zhunisbayev, Olzhasbek [Bolashak Atyrau Limited]" w:date="2024-05-11T20:30:00Z"/>
                <w:rFonts w:ascii="Arial Narrow" w:hAnsi="Arial Narrow" w:cs="Arial"/>
                <w:color w:val="auto"/>
                <w:sz w:val="16"/>
                <w:szCs w:val="16"/>
                <w:lang w:val="ru-RU"/>
              </w:rPr>
            </w:pPr>
          </w:p>
        </w:tc>
        <w:tc>
          <w:tcPr>
            <w:tcW w:w="709" w:type="dxa"/>
            <w:tcBorders>
              <w:top w:val="single" w:sz="6" w:space="0" w:color="auto"/>
              <w:left w:val="single" w:sz="6" w:space="0" w:color="auto"/>
              <w:bottom w:val="single" w:sz="6" w:space="0" w:color="auto"/>
              <w:right w:val="single" w:sz="6" w:space="0" w:color="auto"/>
            </w:tcBorders>
          </w:tcPr>
          <w:p w14:paraId="5A2EB317" w14:textId="2D4AED41" w:rsidR="00F772B5" w:rsidRPr="00BF38C6" w:rsidDel="00FB4A92" w:rsidRDefault="00F772B5" w:rsidP="00F772B5">
            <w:pPr>
              <w:pStyle w:val="CellBodyCentered"/>
              <w:rPr>
                <w:del w:id="2556" w:author="Zhunisbayev, Olzhasbek [Bolashak Atyrau Limited]" w:date="2024-05-11T20:30:00Z"/>
                <w:rFonts w:ascii="Arial Narrow" w:hAnsi="Arial Narrow" w:cs="Arial"/>
                <w:color w:val="auto"/>
                <w:sz w:val="16"/>
                <w:szCs w:val="16"/>
                <w:lang w:val="ru-RU"/>
              </w:rPr>
            </w:pPr>
            <w:del w:id="2557" w:author="Zhunisbayev, Olzhasbek [Bolashak Atyrau Limited]" w:date="2024-05-11T20:30:00Z">
              <w:r w:rsidDel="00FB4A92">
                <w:rPr>
                  <w:rFonts w:ascii="Arial Narrow" w:hAnsi="Arial Narrow"/>
                  <w:noProof/>
                  <w:color w:val="auto"/>
                  <w:sz w:val="16"/>
                  <w:szCs w:val="16"/>
                  <w:u w:val="single"/>
                  <w:lang w:val="ru-RU" w:eastAsia="ru-RU"/>
                </w:rPr>
                <mc:AlternateContent>
                  <mc:Choice Requires="wps">
                    <w:drawing>
                      <wp:anchor distT="0" distB="0" distL="114300" distR="114300" simplePos="0" relativeHeight="254287872" behindDoc="0" locked="0" layoutInCell="1" allowOverlap="1" wp14:anchorId="6EE15191" wp14:editId="27447C95">
                        <wp:simplePos x="0" y="0"/>
                        <wp:positionH relativeFrom="column">
                          <wp:posOffset>12700</wp:posOffset>
                        </wp:positionH>
                        <wp:positionV relativeFrom="paragraph">
                          <wp:posOffset>634365</wp:posOffset>
                        </wp:positionV>
                        <wp:extent cx="2138045" cy="281940"/>
                        <wp:effectExtent l="10160" t="5715" r="13970" b="7620"/>
                        <wp:wrapNone/>
                        <wp:docPr id="584014586" name="Text Box 3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281940"/>
                                </a:xfrm>
                                <a:prstGeom prst="rect">
                                  <a:avLst/>
                                </a:prstGeom>
                                <a:solidFill>
                                  <a:srgbClr val="FFFFFF"/>
                                </a:solidFill>
                                <a:ln w="9525">
                                  <a:solidFill>
                                    <a:srgbClr val="000000"/>
                                  </a:solidFill>
                                  <a:miter lim="800000"/>
                                  <a:headEnd/>
                                  <a:tailEnd/>
                                </a:ln>
                              </wps:spPr>
                              <wps:txbx>
                                <w:txbxContent>
                                  <w:p w14:paraId="5847661D" w14:textId="77777777" w:rsidR="00F772B5" w:rsidRPr="005D28FA" w:rsidRDefault="00F772B5" w:rsidP="00BA168E">
                                    <w:pPr>
                                      <w:spacing w:before="0"/>
                                      <w:ind w:left="0"/>
                                      <w:jc w:val="center"/>
                                      <w:rPr>
                                        <w:color w:val="auto"/>
                                        <w:lang w:val="ru-RU"/>
                                      </w:rPr>
                                    </w:pPr>
                                    <w:r>
                                      <w:rPr>
                                        <w:color w:val="auto"/>
                                        <w:lang w:val="ru-RU"/>
                                      </w:rPr>
                                      <w:t>НЕ ИСПОЛЬЗУЕТСЯ НА ПБР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15191" id="Text Box 3849" o:spid="_x0000_s1049" type="#_x0000_t202" style="position:absolute;left:0;text-align:left;margin-left:1pt;margin-top:49.95pt;width:168.35pt;height:22.2pt;z-index:25428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">
                        <v:textbox>
                          <w:txbxContent>
                            <w:p w14:paraId="5847661D" w14:textId="77777777" w:rsidR="00F772B5" w:rsidRPr="005D28FA" w:rsidRDefault="00F772B5" w:rsidP="00BA168E">
                              <w:pPr>
                                <w:spacing w:before="0"/>
                                <w:ind w:left="0"/>
                                <w:jc w:val="center"/>
                                <w:rPr>
                                  <w:color w:val="auto"/>
                                  <w:lang w:val="ru-RU"/>
                                </w:rPr>
                              </w:pPr>
                              <w:r>
                                <w:rPr>
                                  <w:color w:val="auto"/>
                                  <w:lang w:val="ru-RU"/>
                                </w:rPr>
                                <w:t>НЕ ИСПОЛЬЗУЕТСЯ НА ПБР</w:t>
                              </w:r>
                            </w:p>
                          </w:txbxContent>
                        </v:textbox>
                      </v:shape>
                    </w:pict>
                  </mc:Fallback>
                </mc:AlternateContent>
              </w:r>
              <w:r w:rsidRPr="00BF38C6" w:rsidDel="00FB4A92">
                <w:rPr>
                  <w:rFonts w:ascii="Arial Narrow" w:hAnsi="Arial Narrow"/>
                  <w:color w:val="auto"/>
                  <w:sz w:val="16"/>
                  <w:szCs w:val="16"/>
                  <w:lang w:val="ru-RU"/>
                </w:rPr>
                <w:delText>От -140 до +135 °C</w:delText>
              </w:r>
            </w:del>
          </w:p>
        </w:tc>
        <w:tc>
          <w:tcPr>
            <w:tcW w:w="1951" w:type="dxa"/>
            <w:tcBorders>
              <w:top w:val="single" w:sz="6" w:space="0" w:color="auto"/>
              <w:left w:val="single" w:sz="6" w:space="0" w:color="auto"/>
              <w:bottom w:val="single" w:sz="6" w:space="0" w:color="auto"/>
              <w:right w:val="single" w:sz="6" w:space="0" w:color="auto"/>
            </w:tcBorders>
          </w:tcPr>
          <w:p w14:paraId="4C995A50" w14:textId="2E7C99AD" w:rsidR="00F772B5" w:rsidRPr="00BF38C6" w:rsidDel="00FB4A92" w:rsidRDefault="00F772B5" w:rsidP="00F772B5">
            <w:pPr>
              <w:pStyle w:val="CellBody"/>
              <w:rPr>
                <w:del w:id="2558" w:author="Zhunisbayev, Olzhasbek [Bolashak Atyrau Limited]" w:date="2024-05-11T20:30:00Z"/>
                <w:rFonts w:ascii="Arial Narrow" w:hAnsi="Arial Narrow"/>
                <w:color w:val="auto"/>
                <w:sz w:val="16"/>
                <w:szCs w:val="16"/>
                <w:u w:val="single"/>
                <w:lang w:val="ru-RU"/>
              </w:rPr>
            </w:pPr>
          </w:p>
          <w:p w14:paraId="322A8A8D" w14:textId="5AEEFD30" w:rsidR="00F772B5" w:rsidRPr="00BF38C6" w:rsidDel="00FB4A92" w:rsidRDefault="00F772B5" w:rsidP="00F772B5">
            <w:pPr>
              <w:pStyle w:val="CellBody"/>
              <w:rPr>
                <w:del w:id="2559" w:author="Zhunisbayev, Olzhasbek [Bolashak Atyrau Limited]" w:date="2024-05-11T20:30:00Z"/>
                <w:rFonts w:ascii="Arial Narrow" w:hAnsi="Arial Narrow" w:cs="Arial"/>
                <w:color w:val="auto"/>
                <w:sz w:val="16"/>
                <w:szCs w:val="16"/>
                <w:u w:val="single"/>
                <w:lang w:val="ru-RU"/>
              </w:rPr>
            </w:pPr>
            <w:del w:id="2560" w:author="Zhunisbayev, Olzhasbek [Bolashak Atyrau Limited]" w:date="2024-05-11T20:30:00Z">
              <w:r w:rsidRPr="00BF38C6" w:rsidDel="00FB4A92">
                <w:rPr>
                  <w:rFonts w:ascii="Arial Narrow" w:hAnsi="Arial Narrow"/>
                  <w:color w:val="auto"/>
                  <w:sz w:val="16"/>
                  <w:szCs w:val="16"/>
                  <w:u w:val="single"/>
                  <w:lang w:val="ru-RU"/>
                </w:rPr>
                <w:delText>По API 6A - 10000 фунтов на кв. дюйм</w:delText>
              </w:r>
            </w:del>
          </w:p>
          <w:p w14:paraId="251214BF" w14:textId="08A2291A" w:rsidR="00F772B5" w:rsidRPr="00BF38C6" w:rsidDel="00FB4A92" w:rsidRDefault="00F772B5" w:rsidP="00F772B5">
            <w:pPr>
              <w:pStyle w:val="CellBody"/>
              <w:rPr>
                <w:del w:id="2561" w:author="Zhunisbayev, Olzhasbek [Bolashak Atyrau Limited]" w:date="2024-05-11T20:30:00Z"/>
                <w:rFonts w:ascii="Arial Narrow" w:hAnsi="Arial Narrow" w:cs="Arial"/>
                <w:color w:val="auto"/>
                <w:sz w:val="16"/>
                <w:szCs w:val="16"/>
                <w:u w:val="single"/>
                <w:lang w:val="ru-RU"/>
              </w:rPr>
            </w:pPr>
            <w:del w:id="2562" w:author="Zhunisbayev, Olzhasbek [Bolashak Atyrau Limited]" w:date="2024-05-11T20:30:00Z">
              <w:r w:rsidRPr="00BF38C6" w:rsidDel="00FB4A92">
                <w:rPr>
                  <w:rFonts w:ascii="Arial Narrow" w:hAnsi="Arial Narrow"/>
                  <w:color w:val="auto"/>
                  <w:sz w:val="16"/>
                  <w:szCs w:val="16"/>
                  <w:lang w:val="ru-RU"/>
                </w:rPr>
                <w:delText>(ограничивается толщиной стенки трубы)</w:delText>
              </w:r>
            </w:del>
          </w:p>
        </w:tc>
        <w:tc>
          <w:tcPr>
            <w:tcW w:w="611" w:type="dxa"/>
            <w:tcBorders>
              <w:top w:val="single" w:sz="6" w:space="0" w:color="auto"/>
              <w:left w:val="single" w:sz="6" w:space="0" w:color="auto"/>
              <w:bottom w:val="single" w:sz="6" w:space="0" w:color="auto"/>
              <w:right w:val="single" w:sz="6" w:space="0" w:color="auto"/>
            </w:tcBorders>
          </w:tcPr>
          <w:p w14:paraId="41B2AED7" w14:textId="500F76BA" w:rsidR="00F772B5" w:rsidRPr="00BF38C6" w:rsidDel="00FB4A92" w:rsidRDefault="00F772B5" w:rsidP="00F772B5">
            <w:pPr>
              <w:pStyle w:val="CellBodyCentered"/>
              <w:rPr>
                <w:del w:id="2563" w:author="Zhunisbayev, Olzhasbek [Bolashak Atyrau Limited]" w:date="2024-05-11T20:30:00Z"/>
                <w:rFonts w:ascii="Arial Narrow" w:hAnsi="Arial Narrow" w:cs="Arial"/>
                <w:color w:val="auto"/>
                <w:sz w:val="16"/>
                <w:szCs w:val="16"/>
                <w:lang w:val="ru-RU"/>
              </w:rPr>
            </w:pPr>
          </w:p>
          <w:p w14:paraId="7EEA4492" w14:textId="56A1F1AA" w:rsidR="00F772B5" w:rsidRPr="00BF38C6" w:rsidDel="00FB4A92" w:rsidRDefault="00F772B5" w:rsidP="00F772B5">
            <w:pPr>
              <w:pStyle w:val="CellBodyCentered"/>
              <w:rPr>
                <w:del w:id="2564" w:author="Zhunisbayev, Olzhasbek [Bolashak Atyrau Limited]" w:date="2024-05-11T20:30:00Z"/>
                <w:rFonts w:ascii="Arial Narrow" w:hAnsi="Arial Narrow" w:cs="Arial"/>
                <w:color w:val="auto"/>
                <w:sz w:val="16"/>
                <w:szCs w:val="16"/>
                <w:lang w:val="ru-RU"/>
              </w:rPr>
            </w:pPr>
            <w:del w:id="2565" w:author="Zhunisbayev, Olzhasbek [Bolashak Atyrau Limited]" w:date="2024-05-11T20:30:00Z">
              <w:r w:rsidRPr="00BF38C6" w:rsidDel="00FB4A92">
                <w:rPr>
                  <w:rFonts w:ascii="Arial Narrow" w:hAnsi="Arial Narrow" w:cs="Arial"/>
                  <w:color w:val="auto"/>
                  <w:sz w:val="16"/>
                  <w:szCs w:val="16"/>
                  <w:lang w:val="ru-RU"/>
                </w:rPr>
                <w:delText>НЕТ</w:delText>
              </w:r>
            </w:del>
          </w:p>
        </w:tc>
        <w:tc>
          <w:tcPr>
            <w:tcW w:w="450" w:type="dxa"/>
            <w:tcBorders>
              <w:top w:val="single" w:sz="6" w:space="0" w:color="auto"/>
              <w:left w:val="single" w:sz="6" w:space="0" w:color="auto"/>
              <w:bottom w:val="single" w:sz="6" w:space="0" w:color="auto"/>
              <w:right w:val="single" w:sz="6" w:space="0" w:color="auto"/>
            </w:tcBorders>
          </w:tcPr>
          <w:p w14:paraId="7C558667" w14:textId="1DC0FDD2" w:rsidR="00F772B5" w:rsidRPr="00BF38C6" w:rsidDel="00FB4A92" w:rsidRDefault="00F772B5" w:rsidP="00F772B5">
            <w:pPr>
              <w:pStyle w:val="CellBodyCentered"/>
              <w:jc w:val="left"/>
              <w:rPr>
                <w:del w:id="2566" w:author="Zhunisbayev, Olzhasbek [Bolashak Atyrau Limited]" w:date="2024-05-11T20:30:00Z"/>
                <w:rFonts w:ascii="Arial Narrow" w:hAnsi="Arial Narrow"/>
                <w:color w:val="auto"/>
                <w:sz w:val="16"/>
                <w:szCs w:val="16"/>
                <w:lang w:val="en-GB"/>
              </w:rPr>
            </w:pPr>
          </w:p>
          <w:p w14:paraId="781216E0" w14:textId="26822B5D" w:rsidR="00F772B5" w:rsidRPr="00BF38C6" w:rsidDel="00FB4A92" w:rsidRDefault="00F772B5" w:rsidP="00F772B5">
            <w:pPr>
              <w:pStyle w:val="CellBodyCentered"/>
              <w:rPr>
                <w:del w:id="2567" w:author="Zhunisbayev, Olzhasbek [Bolashak Atyrau Limited]" w:date="2024-05-11T20:30:00Z"/>
                <w:rFonts w:ascii="Arial Narrow" w:hAnsi="Arial Narrow" w:cs="Arial"/>
                <w:color w:val="auto"/>
                <w:sz w:val="16"/>
                <w:szCs w:val="16"/>
                <w:lang w:val="ru-RU"/>
              </w:rPr>
            </w:pPr>
            <w:del w:id="2568" w:author="Zhunisbayev, Olzhasbek [Bolashak Atyrau Limited]" w:date="2024-05-11T20:30:00Z">
              <w:r w:rsidRPr="00BF38C6" w:rsidDel="00FB4A92">
                <w:rPr>
                  <w:rFonts w:ascii="Arial Narrow" w:hAnsi="Arial Narrow"/>
                  <w:color w:val="auto"/>
                  <w:sz w:val="16"/>
                  <w:szCs w:val="16"/>
                  <w:lang w:val="ru-RU"/>
                </w:rPr>
                <w:delText>100</w:delText>
              </w:r>
            </w:del>
          </w:p>
        </w:tc>
      </w:tr>
      <w:tr w:rsidR="00F772B5" w:rsidRPr="00BF38C6" w14:paraId="476DBF26" w14:textId="77777777" w:rsidTr="002A7110">
        <w:tc>
          <w:tcPr>
            <w:tcW w:w="3332" w:type="dxa"/>
            <w:tcBorders>
              <w:top w:val="single" w:sz="6" w:space="0" w:color="auto"/>
              <w:left w:val="single" w:sz="6" w:space="0" w:color="auto"/>
              <w:bottom w:val="single" w:sz="6" w:space="0" w:color="auto"/>
              <w:right w:val="single" w:sz="6" w:space="0" w:color="auto"/>
            </w:tcBorders>
          </w:tcPr>
          <w:p w14:paraId="6BCED77F" w14:textId="77777777" w:rsidR="00F772B5" w:rsidRPr="00BF38C6" w:rsidRDefault="00F772B5" w:rsidP="00F772B5">
            <w:pPr>
              <w:pStyle w:val="CellBody"/>
              <w:rPr>
                <w:rFonts w:ascii="Arial Narrow" w:hAnsi="Arial Narrow" w:cs="Arial"/>
                <w:color w:val="auto"/>
                <w:sz w:val="16"/>
                <w:szCs w:val="16"/>
                <w:lang w:val="ru-RU"/>
              </w:rPr>
            </w:pPr>
          </w:p>
          <w:p w14:paraId="792E1F37"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GHP</w:t>
            </w:r>
            <w:r w:rsidRPr="00BF38C6">
              <w:rPr>
                <w:rFonts w:ascii="Arial Narrow" w:hAnsi="Arial Narrow" w:cs="Arial"/>
                <w:color w:val="auto"/>
                <w:sz w:val="16"/>
                <w:szCs w:val="16"/>
                <w:lang w:val="ru-RU"/>
              </w:rPr>
              <w:t xml:space="preserve"> – ЗАКАЧКА ГАЗА, ВЫСОКОЕ ДАВЛЕНИЕ</w:t>
            </w:r>
          </w:p>
          <w:p w14:paraId="79707963"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34F1A286" w14:textId="77777777" w:rsidR="00F772B5" w:rsidRPr="00137754" w:rsidRDefault="00F772B5" w:rsidP="00F772B5">
            <w:pPr>
              <w:pStyle w:val="CellBody"/>
              <w:keepNext/>
              <w:keepLines/>
              <w:outlineLvl w:val="6"/>
              <w:rPr>
                <w:ins w:id="2569" w:author="Zhunisbayev, Olzhasbek [Bolashak Atyrau Limited]" w:date="2024-10-30T19:35:00Z" w16du:dateUtc="2024-10-30T14:35:00Z"/>
                <w:rFonts w:ascii="Arial Narrow" w:hAnsi="Arial Narrow" w:cs="Arial"/>
                <w:color w:val="auto"/>
                <w:sz w:val="16"/>
                <w:szCs w:val="16"/>
                <w:lang w:val="ru-RU"/>
              </w:rPr>
            </w:pPr>
            <w:r w:rsidRPr="00BF38C6">
              <w:rPr>
                <w:rFonts w:ascii="Arial Narrow" w:hAnsi="Arial Narrow" w:cs="Arial"/>
                <w:color w:val="auto"/>
                <w:sz w:val="16"/>
                <w:szCs w:val="16"/>
                <w:lang w:val="en-GB"/>
              </w:rPr>
              <w:t>PHC</w:t>
            </w:r>
            <w:r w:rsidRPr="00BF38C6">
              <w:rPr>
                <w:rFonts w:ascii="Arial Narrow" w:hAnsi="Arial Narrow" w:cs="Arial"/>
                <w:color w:val="auto"/>
                <w:sz w:val="16"/>
                <w:szCs w:val="16"/>
                <w:lang w:val="ru-RU"/>
              </w:rPr>
              <w:t xml:space="preserve"> – ТЕХНОЛОГИЧЕСКИЕ УГЛЕВОДОРОДЫ</w:t>
            </w:r>
          </w:p>
          <w:p w14:paraId="42FF6B85" w14:textId="77777777" w:rsidR="00471A53" w:rsidRPr="00BF38C6" w:rsidRDefault="00471A53" w:rsidP="00471A53">
            <w:pPr>
              <w:pStyle w:val="CellBody"/>
              <w:tabs>
                <w:tab w:val="left" w:pos="0"/>
              </w:tabs>
              <w:rPr>
                <w:ins w:id="2570" w:author="Zhunisbayev, Olzhasbek [Bolashak Atyrau Limited]" w:date="2024-10-30T19:35:00Z" w16du:dateUtc="2024-10-30T14:35:00Z"/>
                <w:rFonts w:ascii="Arial Narrow" w:hAnsi="Arial Narrow" w:cs="Arial"/>
                <w:color w:val="auto"/>
                <w:sz w:val="16"/>
                <w:szCs w:val="16"/>
                <w:lang w:val="ru-RU"/>
              </w:rPr>
            </w:pPr>
            <w:ins w:id="2571" w:author="Zhunisbayev, Olzhasbek [Bolashak Atyrau Limited]" w:date="2024-10-30T19:35:00Z" w16du:dateUtc="2024-10-30T14:35:00Z">
              <w:r w:rsidRPr="00BF38C6">
                <w:rPr>
                  <w:rFonts w:ascii="Arial Narrow" w:hAnsi="Arial Narrow"/>
                  <w:color w:val="auto"/>
                  <w:sz w:val="16"/>
                  <w:szCs w:val="16"/>
                </w:rPr>
                <w:t>NL</w:t>
              </w:r>
              <w:r w:rsidRPr="00BF38C6">
                <w:rPr>
                  <w:rFonts w:ascii="Arial Narrow" w:hAnsi="Arial Narrow"/>
                  <w:color w:val="auto"/>
                  <w:sz w:val="16"/>
                  <w:szCs w:val="16"/>
                  <w:lang w:val="ru-RU"/>
                </w:rPr>
                <w:t xml:space="preserve"> – АЗОТ, НИЗКОЕ ДАВЛЕНИЕ</w:t>
              </w:r>
            </w:ins>
          </w:p>
          <w:p w14:paraId="6AEDC745" w14:textId="77777777" w:rsidR="00471A53" w:rsidRPr="00FD032D" w:rsidRDefault="00471A53" w:rsidP="00F772B5">
            <w:pPr>
              <w:pStyle w:val="CellBody"/>
              <w:keepNext/>
              <w:keepLines/>
              <w:outlineLvl w:val="6"/>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3F028918"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10000A60</w:t>
            </w:r>
          </w:p>
        </w:tc>
        <w:tc>
          <w:tcPr>
            <w:tcW w:w="720" w:type="dxa"/>
            <w:tcBorders>
              <w:top w:val="single" w:sz="6" w:space="0" w:color="auto"/>
              <w:left w:val="single" w:sz="6" w:space="0" w:color="auto"/>
              <w:bottom w:val="single" w:sz="6" w:space="0" w:color="auto"/>
              <w:right w:val="single" w:sz="6" w:space="0" w:color="auto"/>
            </w:tcBorders>
          </w:tcPr>
          <w:p w14:paraId="5F522E44" w14:textId="77777777" w:rsidR="00F772B5" w:rsidRPr="00BF38C6" w:rsidRDefault="00F772B5" w:rsidP="00F772B5">
            <w:pPr>
              <w:pStyle w:val="CellBodyCentered"/>
              <w:jc w:val="left"/>
              <w:rPr>
                <w:rFonts w:ascii="Arial Narrow" w:hAnsi="Arial Narrow"/>
                <w:color w:val="auto"/>
                <w:sz w:val="16"/>
                <w:szCs w:val="16"/>
                <w:lang w:val="en-GB"/>
              </w:rPr>
            </w:pPr>
          </w:p>
          <w:p w14:paraId="6EC5CAA8"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w:t>
            </w:r>
          </w:p>
        </w:tc>
        <w:tc>
          <w:tcPr>
            <w:tcW w:w="900" w:type="dxa"/>
            <w:tcBorders>
              <w:top w:val="single" w:sz="6" w:space="0" w:color="auto"/>
              <w:left w:val="single" w:sz="6" w:space="0" w:color="auto"/>
              <w:bottom w:val="single" w:sz="6" w:space="0" w:color="auto"/>
              <w:right w:val="single" w:sz="6" w:space="0" w:color="auto"/>
            </w:tcBorders>
          </w:tcPr>
          <w:p w14:paraId="34FC74B6" w14:textId="77777777" w:rsidR="00F772B5" w:rsidRPr="00BF38C6" w:rsidRDefault="00F772B5" w:rsidP="00F772B5">
            <w:pPr>
              <w:pStyle w:val="CellBodyCentered"/>
              <w:rPr>
                <w:rFonts w:ascii="Arial Narrow" w:hAnsi="Arial Narrow" w:cs="Arial"/>
                <w:color w:val="auto"/>
                <w:sz w:val="16"/>
                <w:szCs w:val="16"/>
                <w:lang w:val="ru-RU"/>
              </w:rPr>
            </w:pPr>
          </w:p>
          <w:p w14:paraId="44DE0FC2" w14:textId="77777777" w:rsidR="00F772B5" w:rsidRPr="001549BC" w:rsidRDefault="00F772B5" w:rsidP="00F772B5">
            <w:pPr>
              <w:pStyle w:val="CellBodyCentered"/>
              <w:rPr>
                <w:ins w:id="2572"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СПЛАВ</w:t>
            </w:r>
            <w:ins w:id="2573" w:author="Zhunisbayev, Olzhasbek [Bolashak Atyrau Limited]" w:date="2024-05-08T22:20:00Z">
              <w:r w:rsidRPr="00BF38C6">
                <w:rPr>
                  <w:rFonts w:ascii="Arial Narrow" w:hAnsi="Arial Narrow" w:cs="Arial"/>
                  <w:color w:val="auto"/>
                  <w:sz w:val="16"/>
                  <w:szCs w:val="16"/>
                  <w:lang w:val="ru-RU"/>
                </w:rPr>
                <w:t xml:space="preserve"> </w:t>
              </w:r>
            </w:ins>
            <w:r>
              <w:rPr>
                <w:rFonts w:ascii="Arial Narrow" w:hAnsi="Arial Narrow" w:cs="Arial"/>
                <w:color w:val="auto"/>
                <w:sz w:val="16"/>
                <w:szCs w:val="16"/>
              </w:rPr>
              <w:t>6</w:t>
            </w:r>
            <w:ins w:id="2574" w:author="Zhunisbayev, Olzhasbek [Bolashak Atyrau Limited]" w:date="2024-05-08T22:20:00Z">
              <w:r w:rsidRPr="00BF38C6">
                <w:rPr>
                  <w:rFonts w:ascii="Arial Narrow" w:hAnsi="Arial Narrow" w:cs="Arial"/>
                  <w:color w:val="auto"/>
                  <w:sz w:val="16"/>
                  <w:szCs w:val="16"/>
                  <w:lang w:val="ru-RU"/>
                </w:rPr>
                <w:t>25</w:t>
              </w:r>
            </w:ins>
            <w:r>
              <w:rPr>
                <w:rFonts w:ascii="Arial Narrow" w:hAnsi="Arial Narrow" w:cs="Arial"/>
                <w:color w:val="auto"/>
                <w:sz w:val="16"/>
                <w:szCs w:val="16"/>
              </w:rPr>
              <w:t xml:space="preserve"> </w:t>
            </w:r>
            <w:r>
              <w:rPr>
                <w:rFonts w:ascii="Arial Narrow" w:hAnsi="Arial Narrow" w:cs="Arial"/>
                <w:color w:val="auto"/>
                <w:sz w:val="16"/>
                <w:szCs w:val="16"/>
                <w:lang w:val="en-GB"/>
              </w:rPr>
              <w:t>(UNS N06625)</w:t>
            </w:r>
          </w:p>
          <w:p w14:paraId="6C3669E2" w14:textId="160F59A0"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645FD1FC" w14:textId="77777777" w:rsidR="00F772B5" w:rsidRPr="00C91198" w:rsidRDefault="00F772B5" w:rsidP="00F772B5">
            <w:pPr>
              <w:pStyle w:val="CellBodyCentered"/>
              <w:jc w:val="left"/>
              <w:rPr>
                <w:rFonts w:ascii="Arial Narrow" w:hAnsi="Arial Narrow"/>
                <w:color w:val="auto"/>
                <w:sz w:val="16"/>
                <w:szCs w:val="16"/>
              </w:rPr>
            </w:pPr>
          </w:p>
          <w:p w14:paraId="4B079B2B" w14:textId="77777777" w:rsidR="00F772B5" w:rsidRPr="00C91198"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КЛАСС</w:t>
            </w:r>
          </w:p>
          <w:p w14:paraId="7DD8ACAA" w14:textId="31FB557F" w:rsidR="00F772B5" w:rsidRPr="004F6E5B" w:rsidRDefault="00F772B5" w:rsidP="00F772B5">
            <w:pPr>
              <w:pStyle w:val="CellBodyCentered"/>
              <w:rPr>
                <w:rFonts w:ascii="Arial Narrow" w:hAnsi="Arial Narrow"/>
                <w:color w:val="auto"/>
                <w:sz w:val="16"/>
                <w:szCs w:val="16"/>
              </w:rPr>
            </w:pPr>
            <w:r w:rsidRPr="00C91198">
              <w:rPr>
                <w:rFonts w:ascii="Arial Narrow" w:hAnsi="Arial Narrow"/>
                <w:color w:val="auto"/>
                <w:sz w:val="16"/>
                <w:szCs w:val="16"/>
              </w:rPr>
              <w:t xml:space="preserve">10000 </w:t>
            </w:r>
            <w:r>
              <w:rPr>
                <w:rFonts w:ascii="Arial Narrow" w:hAnsi="Arial Narrow"/>
                <w:color w:val="auto"/>
                <w:sz w:val="16"/>
                <w:szCs w:val="16"/>
              </w:rPr>
              <w:t>psi</w:t>
            </w:r>
          </w:p>
          <w:p w14:paraId="47CF7507" w14:textId="4C9377FD" w:rsidR="00F772B5" w:rsidRDefault="00F772B5" w:rsidP="00F772B5">
            <w:pPr>
              <w:pStyle w:val="CellBodyCentered"/>
              <w:rPr>
                <w:rFonts w:ascii="Arial Narrow" w:hAnsi="Arial Narrow"/>
                <w:color w:val="auto"/>
                <w:sz w:val="16"/>
                <w:szCs w:val="16"/>
              </w:rPr>
            </w:pPr>
            <w:r w:rsidRPr="00C91198">
              <w:rPr>
                <w:rFonts w:ascii="Arial Narrow" w:hAnsi="Arial Narrow"/>
                <w:color w:val="auto"/>
                <w:sz w:val="16"/>
                <w:szCs w:val="16"/>
              </w:rPr>
              <w:t>API 6A</w:t>
            </w:r>
            <w:r>
              <w:rPr>
                <w:rFonts w:ascii="Arial Narrow" w:hAnsi="Arial Narrow"/>
                <w:color w:val="auto"/>
                <w:sz w:val="16"/>
                <w:szCs w:val="16"/>
              </w:rPr>
              <w:t xml:space="preserve"> </w:t>
            </w:r>
            <w:r w:rsidRPr="00C91198">
              <w:rPr>
                <w:rFonts w:ascii="Arial Narrow" w:hAnsi="Arial Narrow"/>
                <w:color w:val="auto"/>
                <w:sz w:val="16"/>
                <w:szCs w:val="16"/>
              </w:rPr>
              <w:t>CF</w:t>
            </w:r>
          </w:p>
          <w:p w14:paraId="3FB2E439" w14:textId="4CEA3ED7" w:rsidR="00F772B5" w:rsidRPr="00585597" w:rsidRDefault="00F772B5" w:rsidP="00F772B5">
            <w:pPr>
              <w:pStyle w:val="CellBodyCentered"/>
              <w:rPr>
                <w:rFonts w:ascii="Arial Narrow" w:hAnsi="Arial Narrow"/>
                <w:color w:val="auto"/>
                <w:sz w:val="16"/>
                <w:szCs w:val="16"/>
              </w:rPr>
            </w:pPr>
            <w:ins w:id="2575" w:author="Zhunisbayev, Olzhasbek [Bolashak Atyrau Limited]" w:date="2024-05-11T20:29:00Z">
              <w:r>
                <w:rPr>
                  <w:rFonts w:ascii="Arial Narrow" w:hAnsi="Arial Narrow" w:cs="Arial"/>
                  <w:color w:val="auto"/>
                  <w:sz w:val="16"/>
                  <w:szCs w:val="16"/>
                  <w:lang w:val="en-GB"/>
                </w:rPr>
                <w:t>Прим. 8</w:t>
              </w:r>
            </w:ins>
          </w:p>
          <w:p w14:paraId="7CC9711F" w14:textId="77777777" w:rsidR="00F772B5" w:rsidRPr="00C91198" w:rsidRDefault="00F772B5" w:rsidP="00F772B5">
            <w:pPr>
              <w:pStyle w:val="CellBodyCentered"/>
              <w:rPr>
                <w:rFonts w:ascii="Arial Narrow" w:hAnsi="Arial Narrow"/>
                <w:color w:val="auto"/>
                <w:sz w:val="16"/>
                <w:szCs w:val="16"/>
              </w:rPr>
            </w:pPr>
          </w:p>
        </w:tc>
        <w:tc>
          <w:tcPr>
            <w:tcW w:w="709" w:type="dxa"/>
            <w:tcBorders>
              <w:top w:val="single" w:sz="6" w:space="0" w:color="auto"/>
              <w:left w:val="single" w:sz="6" w:space="0" w:color="auto"/>
              <w:bottom w:val="single" w:sz="6" w:space="0" w:color="auto"/>
              <w:right w:val="single" w:sz="6" w:space="0" w:color="auto"/>
            </w:tcBorders>
          </w:tcPr>
          <w:p w14:paraId="57059B76" w14:textId="77777777" w:rsidR="00F772B5" w:rsidRPr="00BF38C6" w:rsidRDefault="00F772B5" w:rsidP="00F772B5">
            <w:pPr>
              <w:pStyle w:val="CellBodyCentered"/>
              <w:rPr>
                <w:rFonts w:ascii="Arial Narrow" w:hAnsi="Arial Narrow"/>
                <w:color w:val="auto"/>
                <w:sz w:val="16"/>
                <w:szCs w:val="16"/>
                <w:lang w:val="en-GB"/>
              </w:rPr>
            </w:pPr>
          </w:p>
          <w:p w14:paraId="0D29D89C" w14:textId="51734A7D"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 -1</w:t>
            </w:r>
            <w:ins w:id="2576" w:author="Zhunisbayev, Olzhasbek [Bolashak Atyrau Limited]" w:date="2024-10-30T19:35:00Z" w16du:dateUtc="2024-10-30T14:35:00Z">
              <w:r w:rsidR="00A4517B">
                <w:rPr>
                  <w:rFonts w:ascii="Arial Narrow" w:hAnsi="Arial Narrow"/>
                  <w:color w:val="auto"/>
                  <w:sz w:val="16"/>
                  <w:szCs w:val="16"/>
                </w:rPr>
                <w:t>2</w:t>
              </w:r>
            </w:ins>
            <w:del w:id="2577" w:author="Zhunisbayev, Olzhasbek [Bolashak Atyrau Limited]" w:date="2024-10-30T19:35:00Z" w16du:dateUtc="2024-10-30T14:35:00Z">
              <w:r w:rsidRPr="00BF38C6" w:rsidDel="00A4517B">
                <w:rPr>
                  <w:rFonts w:ascii="Arial Narrow" w:hAnsi="Arial Narrow"/>
                  <w:color w:val="auto"/>
                  <w:sz w:val="16"/>
                  <w:szCs w:val="16"/>
                  <w:lang w:val="ru-RU"/>
                </w:rPr>
                <w:delText>0</w:delText>
              </w:r>
            </w:del>
            <w:r w:rsidRPr="00BF38C6">
              <w:rPr>
                <w:rFonts w:ascii="Arial Narrow" w:hAnsi="Arial Narrow"/>
                <w:color w:val="auto"/>
                <w:sz w:val="16"/>
                <w:szCs w:val="16"/>
                <w:lang w:val="ru-RU"/>
              </w:rPr>
              <w:t>0 до +1</w:t>
            </w:r>
            <w:ins w:id="2578" w:author="Zhunisbayev, Olzhasbek [Bolashak Atyrau Limited]" w:date="2024-10-30T19:35:00Z" w16du:dateUtc="2024-10-30T14:35:00Z">
              <w:r w:rsidR="00A4517B">
                <w:rPr>
                  <w:rFonts w:ascii="Arial Narrow" w:hAnsi="Arial Narrow"/>
                  <w:color w:val="auto"/>
                  <w:sz w:val="16"/>
                  <w:szCs w:val="16"/>
                  <w:lang w:val="en-GB"/>
                </w:rPr>
                <w:t>3</w:t>
              </w:r>
            </w:ins>
            <w:del w:id="2579" w:author="Zhunisbayev, Olzhasbek [Bolashak Atyrau Limited]" w:date="2024-10-30T19:35:00Z" w16du:dateUtc="2024-10-30T14:35:00Z">
              <w:r w:rsidRPr="00BF38C6" w:rsidDel="00A4517B">
                <w:rPr>
                  <w:rFonts w:ascii="Arial Narrow" w:hAnsi="Arial Narrow"/>
                  <w:color w:val="auto"/>
                  <w:sz w:val="16"/>
                  <w:szCs w:val="16"/>
                  <w:lang w:val="en-GB"/>
                </w:rPr>
                <w:delText>1</w:delText>
              </w:r>
            </w:del>
            <w:r w:rsidRPr="00BF38C6">
              <w:rPr>
                <w:rFonts w:ascii="Arial Narrow" w:hAnsi="Arial Narrow"/>
                <w:color w:val="auto"/>
                <w:sz w:val="16"/>
                <w:szCs w:val="16"/>
                <w:lang w:val="en-GB"/>
              </w:rPr>
              <w:t>0</w:t>
            </w:r>
            <w:r w:rsidRPr="00BF38C6">
              <w:rPr>
                <w:rFonts w:ascii="Arial Narrow" w:hAnsi="Arial Narrow"/>
                <w:color w:val="auto"/>
                <w:sz w:val="16"/>
                <w:szCs w:val="16"/>
                <w:lang w:val="ru-RU"/>
              </w:rPr>
              <w:t xml:space="preserve"> °C</w:t>
            </w:r>
          </w:p>
        </w:tc>
        <w:tc>
          <w:tcPr>
            <w:tcW w:w="1951" w:type="dxa"/>
            <w:tcBorders>
              <w:top w:val="single" w:sz="6" w:space="0" w:color="auto"/>
              <w:left w:val="single" w:sz="6" w:space="0" w:color="auto"/>
              <w:bottom w:val="single" w:sz="6" w:space="0" w:color="auto"/>
              <w:right w:val="single" w:sz="6" w:space="0" w:color="auto"/>
            </w:tcBorders>
          </w:tcPr>
          <w:p w14:paraId="52D72D92" w14:textId="77777777" w:rsidR="00F772B5" w:rsidRPr="006759B5" w:rsidRDefault="00F772B5" w:rsidP="00F772B5">
            <w:pPr>
              <w:pStyle w:val="CellBody"/>
              <w:rPr>
                <w:rFonts w:ascii="Arial Narrow" w:hAnsi="Arial Narrow"/>
                <w:color w:val="auto"/>
                <w:sz w:val="16"/>
                <w:szCs w:val="16"/>
                <w:u w:val="single"/>
                <w:lang w:val="ru-RU"/>
              </w:rPr>
            </w:pPr>
          </w:p>
          <w:p w14:paraId="36469C92" w14:textId="6F7881A1"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olor w:val="auto"/>
                <w:sz w:val="16"/>
                <w:szCs w:val="16"/>
                <w:u w:val="single"/>
                <w:lang w:val="ru-RU"/>
              </w:rPr>
              <w:t xml:space="preserve">По API 6A - 10000 </w:t>
            </w:r>
            <w:r>
              <w:rPr>
                <w:rFonts w:ascii="Arial Narrow" w:hAnsi="Arial Narrow"/>
                <w:color w:val="auto"/>
                <w:sz w:val="16"/>
                <w:szCs w:val="16"/>
                <w:u w:val="single"/>
              </w:rPr>
              <w:t>psi</w:t>
            </w:r>
          </w:p>
          <w:p w14:paraId="4DF154E5" w14:textId="77777777" w:rsidR="00F772B5" w:rsidRPr="00BF38C6" w:rsidRDefault="00F772B5" w:rsidP="00F772B5">
            <w:pPr>
              <w:pStyle w:val="CellBody"/>
              <w:keepNext/>
              <w:keepLines/>
              <w:outlineLvl w:val="6"/>
              <w:rPr>
                <w:rFonts w:ascii="Arial Narrow" w:hAnsi="Arial Narrow" w:cs="Arial"/>
                <w:color w:val="auto"/>
                <w:sz w:val="16"/>
                <w:szCs w:val="16"/>
                <w:lang w:val="ru-RU"/>
              </w:rPr>
            </w:pPr>
            <w:r w:rsidRPr="00BF38C6">
              <w:rPr>
                <w:rFonts w:ascii="Arial Narrow" w:hAnsi="Arial Narrow" w:cs="Arial"/>
                <w:color w:val="auto"/>
                <w:sz w:val="16"/>
                <w:szCs w:val="16"/>
                <w:lang w:val="ru-RU"/>
              </w:rPr>
              <w:t xml:space="preserve">максимум = </w:t>
            </w:r>
            <w:r w:rsidRPr="00BF38C6">
              <w:rPr>
                <w:rFonts w:ascii="Arial Narrow" w:hAnsi="Arial Narrow" w:cs="Arial"/>
                <w:snapToGrid w:val="0"/>
                <w:color w:val="auto"/>
                <w:sz w:val="16"/>
                <w:szCs w:val="16"/>
                <w:lang w:val="ru-RU"/>
              </w:rPr>
              <w:t xml:space="preserve">600 бар (изб.) </w:t>
            </w:r>
            <w:r w:rsidRPr="00BF38C6">
              <w:rPr>
                <w:rFonts w:ascii="Arial Narrow" w:hAnsi="Arial Narrow" w:cs="Arial"/>
                <w:color w:val="auto"/>
                <w:sz w:val="16"/>
                <w:szCs w:val="16"/>
                <w:lang w:val="ru-RU"/>
              </w:rPr>
              <w:t>при макс. расчетной температуре</w:t>
            </w:r>
          </w:p>
          <w:p w14:paraId="3E52B673" w14:textId="77777777" w:rsidR="00F772B5" w:rsidRPr="00BF38C6" w:rsidRDefault="00F772B5" w:rsidP="00F772B5">
            <w:pPr>
              <w:pStyle w:val="CellBody"/>
              <w:keepNext/>
              <w:keepLines/>
              <w:outlineLvl w:val="6"/>
              <w:rPr>
                <w:rFonts w:ascii="Arial Narrow" w:hAnsi="Arial Narrow" w:cs="Arial"/>
                <w:color w:val="auto"/>
                <w:sz w:val="16"/>
                <w:szCs w:val="16"/>
                <w:u w:val="single"/>
                <w:lang w:val="ru-RU"/>
              </w:rPr>
            </w:pPr>
          </w:p>
        </w:tc>
        <w:tc>
          <w:tcPr>
            <w:tcW w:w="611" w:type="dxa"/>
            <w:tcBorders>
              <w:top w:val="single" w:sz="6" w:space="0" w:color="auto"/>
              <w:left w:val="single" w:sz="6" w:space="0" w:color="auto"/>
              <w:bottom w:val="single" w:sz="6" w:space="0" w:color="auto"/>
              <w:right w:val="single" w:sz="6" w:space="0" w:color="auto"/>
            </w:tcBorders>
          </w:tcPr>
          <w:p w14:paraId="062E2AC7" w14:textId="77777777" w:rsidR="00F772B5" w:rsidRPr="00BF38C6" w:rsidRDefault="00F772B5" w:rsidP="00F772B5">
            <w:pPr>
              <w:pStyle w:val="CellBodyCentered"/>
              <w:rPr>
                <w:rFonts w:ascii="Arial Narrow" w:hAnsi="Arial Narrow"/>
                <w:color w:val="auto"/>
                <w:sz w:val="16"/>
                <w:szCs w:val="16"/>
                <w:lang w:val="ru-RU"/>
              </w:rPr>
            </w:pPr>
          </w:p>
          <w:p w14:paraId="342BD555"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НЕТ</w:t>
            </w:r>
          </w:p>
        </w:tc>
        <w:tc>
          <w:tcPr>
            <w:tcW w:w="450" w:type="dxa"/>
            <w:tcBorders>
              <w:top w:val="single" w:sz="6" w:space="0" w:color="auto"/>
              <w:left w:val="single" w:sz="6" w:space="0" w:color="auto"/>
              <w:bottom w:val="single" w:sz="6" w:space="0" w:color="auto"/>
              <w:right w:val="single" w:sz="6" w:space="0" w:color="auto"/>
            </w:tcBorders>
          </w:tcPr>
          <w:p w14:paraId="10A3EAD5" w14:textId="77777777" w:rsidR="00F772B5" w:rsidRPr="00BF38C6" w:rsidRDefault="00F772B5" w:rsidP="00F772B5">
            <w:pPr>
              <w:pStyle w:val="CellBodyCentered"/>
              <w:rPr>
                <w:rFonts w:ascii="Arial Narrow" w:hAnsi="Arial Narrow"/>
                <w:color w:val="auto"/>
                <w:sz w:val="16"/>
                <w:szCs w:val="16"/>
                <w:lang w:val="en-GB"/>
              </w:rPr>
            </w:pPr>
          </w:p>
          <w:p w14:paraId="7B74B5C2"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100</w:t>
            </w:r>
          </w:p>
        </w:tc>
      </w:tr>
      <w:tr w:rsidR="00F772B5" w:rsidRPr="00BF38C6" w14:paraId="53D32D67" w14:textId="77777777" w:rsidTr="002A7110">
        <w:tc>
          <w:tcPr>
            <w:tcW w:w="3332" w:type="dxa"/>
            <w:tcBorders>
              <w:top w:val="single" w:sz="6" w:space="0" w:color="auto"/>
              <w:left w:val="single" w:sz="6" w:space="0" w:color="auto"/>
              <w:bottom w:val="single" w:sz="6" w:space="0" w:color="auto"/>
              <w:right w:val="single" w:sz="6" w:space="0" w:color="auto"/>
            </w:tcBorders>
          </w:tcPr>
          <w:p w14:paraId="584AEF64" w14:textId="77777777" w:rsidR="00F772B5" w:rsidRPr="00BF38C6" w:rsidRDefault="00F772B5" w:rsidP="00F772B5">
            <w:pPr>
              <w:pStyle w:val="CellBody"/>
              <w:rPr>
                <w:rFonts w:ascii="Arial Narrow" w:hAnsi="Arial Narrow" w:cs="Arial"/>
                <w:color w:val="auto"/>
                <w:sz w:val="16"/>
                <w:szCs w:val="16"/>
                <w:lang w:val="ru-RU"/>
              </w:rPr>
            </w:pPr>
          </w:p>
          <w:p w14:paraId="07326844" w14:textId="77777777" w:rsidR="00471A53" w:rsidRPr="00BF38C6" w:rsidRDefault="00471A53" w:rsidP="00471A53">
            <w:pPr>
              <w:pStyle w:val="CellBody"/>
              <w:tabs>
                <w:tab w:val="left" w:pos="0"/>
              </w:tabs>
              <w:rPr>
                <w:ins w:id="2580" w:author="Zhunisbayev, Olzhasbek [Bolashak Atyrau Limited]" w:date="2024-10-30T19:35:00Z" w16du:dateUtc="2024-10-30T14:35:00Z"/>
                <w:rFonts w:ascii="Arial Narrow" w:hAnsi="Arial Narrow" w:cs="Arial"/>
                <w:color w:val="auto"/>
                <w:sz w:val="16"/>
                <w:szCs w:val="16"/>
                <w:lang w:val="ru-RU"/>
              </w:rPr>
            </w:pPr>
            <w:ins w:id="2581" w:author="Zhunisbayev, Olzhasbek [Bolashak Atyrau Limited]" w:date="2024-10-30T19:35:00Z" w16du:dateUtc="2024-10-30T14:35:00Z">
              <w:r w:rsidRPr="00BF38C6">
                <w:rPr>
                  <w:rFonts w:ascii="Arial Narrow" w:hAnsi="Arial Narrow"/>
                  <w:color w:val="auto"/>
                  <w:sz w:val="16"/>
                  <w:szCs w:val="16"/>
                </w:rPr>
                <w:t>BFL</w:t>
              </w:r>
              <w:r w:rsidRPr="00BF38C6">
                <w:rPr>
                  <w:rFonts w:ascii="Arial Narrow" w:hAnsi="Arial Narrow"/>
                  <w:color w:val="auto"/>
                  <w:sz w:val="16"/>
                  <w:szCs w:val="16"/>
                  <w:lang w:val="ru-RU"/>
                </w:rPr>
                <w:t xml:space="preserve"> – ФАКЕЛЬНЫЙ ГАЗ, НИЗКОЕ ДАВЛЕНИЕ</w:t>
              </w:r>
            </w:ins>
          </w:p>
          <w:p w14:paraId="4DCEC052"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DHC</w:t>
            </w:r>
            <w:r w:rsidRPr="00BF38C6">
              <w:rPr>
                <w:rFonts w:ascii="Arial Narrow" w:hAnsi="Arial Narrow" w:cs="Arial"/>
                <w:color w:val="auto"/>
                <w:sz w:val="16"/>
                <w:szCs w:val="16"/>
                <w:lang w:val="ru-RU"/>
              </w:rPr>
              <w:t xml:space="preserve"> – ДРЕНАЖ, УГЛЕВОДОРОДЫ</w:t>
            </w:r>
          </w:p>
          <w:p w14:paraId="0FB4E056"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GHP</w:t>
            </w:r>
            <w:r w:rsidRPr="00BF38C6">
              <w:rPr>
                <w:rFonts w:ascii="Arial Narrow" w:hAnsi="Arial Narrow" w:cs="Arial"/>
                <w:color w:val="auto"/>
                <w:sz w:val="16"/>
                <w:szCs w:val="16"/>
                <w:lang w:val="ru-RU"/>
              </w:rPr>
              <w:t xml:space="preserve"> – ЗАКАЧКА ГАЗА, ВЫСОКОЕ ДАВЛЕНИЕ</w:t>
            </w:r>
          </w:p>
          <w:p w14:paraId="290EEEDA"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GS</w:t>
            </w:r>
            <w:r w:rsidRPr="00BF38C6">
              <w:rPr>
                <w:rFonts w:ascii="Arial Narrow" w:hAnsi="Arial Narrow" w:cs="Arial"/>
                <w:color w:val="auto"/>
                <w:sz w:val="16"/>
                <w:szCs w:val="16"/>
                <w:lang w:val="ru-RU"/>
              </w:rPr>
              <w:t xml:space="preserve"> – СЫРОЙ ГАЗ</w:t>
            </w:r>
          </w:p>
          <w:p w14:paraId="3CEDF01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en-GB"/>
              </w:rPr>
              <w:t>KM</w:t>
            </w:r>
            <w:r w:rsidRPr="00BF38C6">
              <w:rPr>
                <w:rFonts w:ascii="Arial Narrow" w:hAnsi="Arial Narrow" w:cs="Arial"/>
                <w:color w:val="auto"/>
                <w:sz w:val="16"/>
                <w:szCs w:val="16"/>
                <w:lang w:val="ru-RU"/>
              </w:rPr>
              <w:t xml:space="preserve"> – РАСТВОР ДЛЯ ГЛУШЕНИЯ СКВАЖИН</w:t>
            </w:r>
          </w:p>
        </w:tc>
        <w:tc>
          <w:tcPr>
            <w:tcW w:w="720" w:type="dxa"/>
            <w:tcBorders>
              <w:top w:val="single" w:sz="6" w:space="0" w:color="auto"/>
              <w:left w:val="single" w:sz="6" w:space="0" w:color="auto"/>
              <w:bottom w:val="single" w:sz="6" w:space="0" w:color="auto"/>
              <w:right w:val="single" w:sz="6" w:space="0" w:color="auto"/>
            </w:tcBorders>
          </w:tcPr>
          <w:p w14:paraId="0F20ACD4" w14:textId="77777777" w:rsidR="00F772B5" w:rsidRPr="00BF38C6" w:rsidRDefault="00F772B5" w:rsidP="00F772B5">
            <w:pPr>
              <w:pStyle w:val="CellBodyCentered"/>
              <w:rPr>
                <w:rFonts w:ascii="Arial Narrow" w:hAnsi="Arial Narrow"/>
                <w:b/>
                <w:color w:val="auto"/>
                <w:sz w:val="16"/>
                <w:szCs w:val="16"/>
                <w:lang w:val="ru-RU"/>
              </w:rPr>
            </w:pPr>
          </w:p>
          <w:p w14:paraId="7392E7E7"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b/>
                <w:color w:val="auto"/>
                <w:sz w:val="16"/>
                <w:szCs w:val="16"/>
                <w:lang w:val="ru-RU"/>
              </w:rPr>
              <w:t>10000F22</w:t>
            </w:r>
          </w:p>
        </w:tc>
        <w:tc>
          <w:tcPr>
            <w:tcW w:w="720" w:type="dxa"/>
            <w:tcBorders>
              <w:top w:val="single" w:sz="6" w:space="0" w:color="auto"/>
              <w:left w:val="single" w:sz="6" w:space="0" w:color="auto"/>
              <w:bottom w:val="single" w:sz="6" w:space="0" w:color="auto"/>
              <w:right w:val="single" w:sz="6" w:space="0" w:color="auto"/>
            </w:tcBorders>
          </w:tcPr>
          <w:p w14:paraId="65D76D2C" w14:textId="77777777" w:rsidR="00F772B5" w:rsidRPr="00BF38C6" w:rsidRDefault="00F772B5" w:rsidP="00F772B5">
            <w:pPr>
              <w:pStyle w:val="CellBodyCentered"/>
              <w:rPr>
                <w:rFonts w:ascii="Arial Narrow" w:hAnsi="Arial Narrow"/>
                <w:color w:val="auto"/>
                <w:sz w:val="16"/>
                <w:szCs w:val="16"/>
                <w:lang w:val="en-GB"/>
              </w:rPr>
            </w:pPr>
          </w:p>
          <w:p w14:paraId="14840C53"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28D98FBD" w14:textId="77777777" w:rsidR="00F772B5" w:rsidRPr="00BF38C6" w:rsidRDefault="00F772B5" w:rsidP="00F772B5">
            <w:pPr>
              <w:pStyle w:val="CellBodyCentered"/>
              <w:rPr>
                <w:rFonts w:ascii="Arial Narrow" w:hAnsi="Arial Narrow"/>
                <w:color w:val="auto"/>
                <w:sz w:val="16"/>
                <w:szCs w:val="16"/>
                <w:lang w:val="ru-RU"/>
              </w:rPr>
            </w:pPr>
          </w:p>
          <w:p w14:paraId="3D6C195B" w14:textId="3C53AB2E" w:rsidR="00F772B5" w:rsidRPr="00C91198"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НИЗКОЛЕГИРОВАННАЯ УГЛЕРОДИСТАЯ СТАЛЬ 2-1/4Cr-1Mo КЛАСС 3 МОДИФ</w:t>
            </w:r>
            <w:r w:rsidRPr="00C91198">
              <w:rPr>
                <w:rFonts w:ascii="Arial Narrow" w:hAnsi="Arial Narrow"/>
                <w:color w:val="auto"/>
                <w:sz w:val="16"/>
                <w:szCs w:val="16"/>
                <w:lang w:val="ru-RU"/>
              </w:rPr>
              <w:t>.</w:t>
            </w:r>
          </w:p>
          <w:p w14:paraId="56C469CF" w14:textId="2A9638F7" w:rsidR="00F772B5" w:rsidRPr="00BF38C6" w:rsidRDefault="00F772B5" w:rsidP="0010308A">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481C1A11" w14:textId="77777777" w:rsidR="00F772B5" w:rsidRPr="006759B5" w:rsidRDefault="00F772B5" w:rsidP="00F772B5">
            <w:pPr>
              <w:pStyle w:val="CellBodyCentered"/>
              <w:rPr>
                <w:rFonts w:ascii="Arial Narrow" w:hAnsi="Arial Narrow"/>
                <w:color w:val="auto"/>
                <w:sz w:val="16"/>
                <w:szCs w:val="16"/>
              </w:rPr>
            </w:pPr>
          </w:p>
          <w:p w14:paraId="7920DF48" w14:textId="77777777" w:rsidR="00F772B5" w:rsidRPr="006759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КЛАСС</w:t>
            </w:r>
          </w:p>
          <w:p w14:paraId="7D22B694" w14:textId="420C3EE9" w:rsidR="00F772B5" w:rsidRPr="008457B2" w:rsidRDefault="00F772B5" w:rsidP="00F772B5">
            <w:pPr>
              <w:pStyle w:val="CellBodyCentered"/>
              <w:rPr>
                <w:rFonts w:ascii="Arial Narrow" w:hAnsi="Arial Narrow"/>
                <w:color w:val="auto"/>
                <w:sz w:val="16"/>
                <w:szCs w:val="16"/>
              </w:rPr>
            </w:pPr>
            <w:r w:rsidRPr="006759B5">
              <w:rPr>
                <w:rFonts w:ascii="Arial Narrow" w:hAnsi="Arial Narrow"/>
                <w:color w:val="auto"/>
                <w:sz w:val="16"/>
                <w:szCs w:val="16"/>
              </w:rPr>
              <w:t xml:space="preserve">10000 </w:t>
            </w:r>
            <w:r>
              <w:rPr>
                <w:rFonts w:ascii="Arial Narrow" w:hAnsi="Arial Narrow"/>
                <w:color w:val="auto"/>
                <w:sz w:val="16"/>
                <w:szCs w:val="16"/>
              </w:rPr>
              <w:t>psi</w:t>
            </w:r>
          </w:p>
          <w:p w14:paraId="78A86A6E" w14:textId="77777777" w:rsidR="00F772B5" w:rsidRDefault="00F772B5" w:rsidP="00F772B5">
            <w:pPr>
              <w:pStyle w:val="CellBodyCentered"/>
              <w:rPr>
                <w:rFonts w:ascii="Arial Narrow" w:hAnsi="Arial Narrow"/>
                <w:color w:val="auto"/>
                <w:sz w:val="16"/>
                <w:szCs w:val="16"/>
              </w:rPr>
            </w:pPr>
            <w:r w:rsidRPr="006759B5">
              <w:rPr>
                <w:rFonts w:ascii="Arial Narrow" w:hAnsi="Arial Narrow"/>
                <w:color w:val="auto"/>
                <w:sz w:val="16"/>
                <w:szCs w:val="16"/>
              </w:rPr>
              <w:t>API 6A CF</w:t>
            </w:r>
          </w:p>
          <w:p w14:paraId="37C33B7C" w14:textId="7008008F" w:rsidR="00F772B5" w:rsidRPr="00585597" w:rsidRDefault="00F772B5" w:rsidP="00F772B5">
            <w:pPr>
              <w:pStyle w:val="CellBodyCentered"/>
              <w:rPr>
                <w:rFonts w:ascii="Arial Narrow" w:hAnsi="Arial Narrow"/>
                <w:color w:val="auto"/>
                <w:sz w:val="16"/>
                <w:szCs w:val="16"/>
              </w:rPr>
            </w:pPr>
            <w:ins w:id="2582" w:author="Zhunisbayev, Olzhasbek [Bolashak Atyrau Limited]" w:date="2024-05-11T20:29:00Z">
              <w:r>
                <w:rPr>
                  <w:rFonts w:ascii="Arial Narrow" w:hAnsi="Arial Narrow" w:cs="Arial"/>
                  <w:color w:val="auto"/>
                  <w:sz w:val="16"/>
                  <w:szCs w:val="16"/>
                  <w:lang w:val="en-GB"/>
                </w:rPr>
                <w:t>Прим. 8</w:t>
              </w:r>
            </w:ins>
          </w:p>
        </w:tc>
        <w:tc>
          <w:tcPr>
            <w:tcW w:w="709" w:type="dxa"/>
            <w:tcBorders>
              <w:top w:val="single" w:sz="6" w:space="0" w:color="auto"/>
              <w:left w:val="single" w:sz="6" w:space="0" w:color="auto"/>
              <w:bottom w:val="single" w:sz="6" w:space="0" w:color="auto"/>
              <w:right w:val="single" w:sz="6" w:space="0" w:color="auto"/>
            </w:tcBorders>
          </w:tcPr>
          <w:p w14:paraId="0EC92A85" w14:textId="77777777" w:rsidR="00F772B5" w:rsidRPr="006759B5" w:rsidRDefault="00F772B5" w:rsidP="00F772B5">
            <w:pPr>
              <w:pStyle w:val="CellBodyCentered"/>
              <w:ind w:left="720"/>
              <w:rPr>
                <w:rFonts w:ascii="Arial Narrow" w:hAnsi="Arial Narrow"/>
                <w:color w:val="auto"/>
                <w:sz w:val="16"/>
                <w:szCs w:val="16"/>
              </w:rPr>
            </w:pPr>
          </w:p>
          <w:p w14:paraId="5670F4BA"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От</w:t>
            </w:r>
            <w:r w:rsidRPr="00BF38C6">
              <w:rPr>
                <w:rFonts w:ascii="Arial Narrow" w:hAnsi="Arial Narrow"/>
                <w:color w:val="auto"/>
                <w:sz w:val="16"/>
                <w:szCs w:val="16"/>
                <w:lang w:val="en-GB"/>
              </w:rPr>
              <w:t xml:space="preserve"> </w:t>
            </w:r>
            <w:r w:rsidRPr="00BF38C6">
              <w:rPr>
                <w:rFonts w:ascii="Arial Narrow" w:hAnsi="Arial Narrow"/>
                <w:color w:val="auto"/>
                <w:sz w:val="16"/>
                <w:szCs w:val="16"/>
                <w:lang w:val="ru-RU"/>
              </w:rPr>
              <w:t>-4</w:t>
            </w:r>
            <w:r w:rsidRPr="00BF38C6">
              <w:rPr>
                <w:rFonts w:ascii="Arial Narrow" w:hAnsi="Arial Narrow"/>
                <w:color w:val="auto"/>
                <w:sz w:val="16"/>
                <w:szCs w:val="16"/>
                <w:lang w:val="en-GB"/>
              </w:rPr>
              <w:t>0</w:t>
            </w:r>
            <w:r w:rsidRPr="00BF38C6">
              <w:rPr>
                <w:rFonts w:ascii="Arial Narrow" w:hAnsi="Arial Narrow"/>
                <w:color w:val="auto"/>
                <w:sz w:val="16"/>
                <w:szCs w:val="16"/>
                <w:lang w:val="ru-RU"/>
              </w:rPr>
              <w:t xml:space="preserve"> до +1</w:t>
            </w:r>
            <w:r w:rsidRPr="00BF38C6">
              <w:rPr>
                <w:rFonts w:ascii="Arial Narrow" w:hAnsi="Arial Narrow"/>
                <w:color w:val="auto"/>
                <w:sz w:val="16"/>
                <w:szCs w:val="16"/>
                <w:lang w:val="en-GB"/>
              </w:rPr>
              <w:t>3</w:t>
            </w:r>
            <w:r w:rsidRPr="00BF38C6">
              <w:rPr>
                <w:rFonts w:ascii="Arial Narrow" w:hAnsi="Arial Narrow"/>
                <w:color w:val="auto"/>
                <w:sz w:val="16"/>
                <w:szCs w:val="16"/>
                <w:lang w:val="ru-RU"/>
              </w:rPr>
              <w:t>0 °C</w:t>
            </w:r>
          </w:p>
        </w:tc>
        <w:tc>
          <w:tcPr>
            <w:tcW w:w="1951" w:type="dxa"/>
            <w:tcBorders>
              <w:top w:val="single" w:sz="6" w:space="0" w:color="auto"/>
              <w:left w:val="single" w:sz="6" w:space="0" w:color="auto"/>
              <w:bottom w:val="single" w:sz="6" w:space="0" w:color="auto"/>
              <w:right w:val="single" w:sz="6" w:space="0" w:color="auto"/>
            </w:tcBorders>
          </w:tcPr>
          <w:p w14:paraId="46695731" w14:textId="77777777" w:rsidR="00F772B5" w:rsidRPr="00BF38C6" w:rsidRDefault="00F772B5" w:rsidP="00F772B5">
            <w:pPr>
              <w:pStyle w:val="CellBody"/>
              <w:rPr>
                <w:rFonts w:ascii="Arial Narrow" w:hAnsi="Arial Narrow"/>
                <w:color w:val="auto"/>
                <w:sz w:val="16"/>
                <w:szCs w:val="16"/>
                <w:lang w:val="ru-RU"/>
              </w:rPr>
            </w:pPr>
          </w:p>
          <w:p w14:paraId="5242C18D" w14:textId="7D8BAB39" w:rsidR="00F772B5" w:rsidRPr="006759B5" w:rsidRDefault="00F772B5" w:rsidP="00F772B5">
            <w:pPr>
              <w:pStyle w:val="CellBody"/>
              <w:rPr>
                <w:rFonts w:ascii="Arial Narrow" w:hAnsi="Arial Narrow" w:cs="Arial"/>
                <w:color w:val="auto"/>
                <w:sz w:val="16"/>
                <w:szCs w:val="16"/>
                <w:u w:val="single"/>
                <w:lang w:val="ru-RU"/>
              </w:rPr>
            </w:pPr>
            <w:r w:rsidRPr="00BF38C6">
              <w:rPr>
                <w:rFonts w:ascii="Arial Narrow" w:hAnsi="Arial Narrow"/>
                <w:color w:val="auto"/>
                <w:sz w:val="16"/>
                <w:szCs w:val="16"/>
                <w:u w:val="single"/>
                <w:lang w:val="ru-RU"/>
              </w:rPr>
              <w:t xml:space="preserve">По API 6A - 10000 </w:t>
            </w:r>
            <w:r>
              <w:rPr>
                <w:rFonts w:ascii="Arial Narrow" w:hAnsi="Arial Narrow"/>
                <w:color w:val="auto"/>
                <w:sz w:val="16"/>
                <w:szCs w:val="16"/>
                <w:u w:val="single"/>
              </w:rPr>
              <w:t>psi</w:t>
            </w:r>
          </w:p>
          <w:p w14:paraId="66081463" w14:textId="77777777" w:rsidR="00F772B5" w:rsidRPr="00BF38C6" w:rsidRDefault="00F772B5" w:rsidP="00F772B5">
            <w:pPr>
              <w:pStyle w:val="CellBody"/>
              <w:keepNext/>
              <w:keepLines/>
              <w:outlineLvl w:val="6"/>
              <w:rPr>
                <w:rFonts w:ascii="Arial Narrow" w:hAnsi="Arial Narrow" w:cs="Arial"/>
                <w:color w:val="auto"/>
                <w:sz w:val="16"/>
                <w:szCs w:val="16"/>
                <w:u w:val="single"/>
                <w:lang w:val="ru-RU"/>
              </w:rPr>
            </w:pPr>
            <w:r w:rsidRPr="00BF38C6">
              <w:rPr>
                <w:rFonts w:ascii="Arial Narrow" w:hAnsi="Arial Narrow" w:cs="Arial"/>
                <w:color w:val="auto"/>
                <w:sz w:val="16"/>
                <w:szCs w:val="16"/>
                <w:lang w:val="ru-RU"/>
              </w:rPr>
              <w:t xml:space="preserve">максимум = </w:t>
            </w:r>
            <w:r w:rsidRPr="00BF38C6">
              <w:rPr>
                <w:rFonts w:ascii="Arial Narrow" w:hAnsi="Arial Narrow" w:cs="Arial"/>
                <w:snapToGrid w:val="0"/>
                <w:color w:val="auto"/>
                <w:sz w:val="16"/>
                <w:szCs w:val="16"/>
                <w:lang w:val="ru-RU"/>
              </w:rPr>
              <w:t xml:space="preserve">600 бар (изб.) </w:t>
            </w:r>
            <w:r w:rsidRPr="00BF38C6">
              <w:rPr>
                <w:rFonts w:ascii="Arial Narrow" w:hAnsi="Arial Narrow" w:cs="Arial"/>
                <w:color w:val="auto"/>
                <w:sz w:val="16"/>
                <w:szCs w:val="16"/>
                <w:lang w:val="ru-RU"/>
              </w:rPr>
              <w:t>при макс. расчетной температуре</w:t>
            </w:r>
          </w:p>
        </w:tc>
        <w:tc>
          <w:tcPr>
            <w:tcW w:w="611" w:type="dxa"/>
            <w:tcBorders>
              <w:top w:val="single" w:sz="6" w:space="0" w:color="auto"/>
              <w:left w:val="single" w:sz="6" w:space="0" w:color="auto"/>
              <w:bottom w:val="single" w:sz="6" w:space="0" w:color="auto"/>
              <w:right w:val="single" w:sz="6" w:space="0" w:color="auto"/>
            </w:tcBorders>
          </w:tcPr>
          <w:p w14:paraId="5F0315D2" w14:textId="77777777" w:rsidR="00F772B5" w:rsidRPr="00BF38C6" w:rsidRDefault="00F772B5" w:rsidP="00F772B5">
            <w:pPr>
              <w:pStyle w:val="CellBodyCentered"/>
              <w:rPr>
                <w:rFonts w:ascii="Arial Narrow" w:hAnsi="Arial Narrow"/>
                <w:color w:val="auto"/>
                <w:sz w:val="16"/>
                <w:szCs w:val="16"/>
                <w:lang w:val="ru-RU"/>
              </w:rPr>
            </w:pPr>
          </w:p>
          <w:p w14:paraId="1468FCCC"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olor w:val="auto"/>
                <w:sz w:val="16"/>
                <w:szCs w:val="16"/>
                <w:lang w:val="ru-RU"/>
              </w:rPr>
              <w:t>ДА</w:t>
            </w:r>
          </w:p>
        </w:tc>
        <w:tc>
          <w:tcPr>
            <w:tcW w:w="450" w:type="dxa"/>
            <w:tcBorders>
              <w:top w:val="single" w:sz="6" w:space="0" w:color="auto"/>
              <w:left w:val="single" w:sz="6" w:space="0" w:color="auto"/>
              <w:bottom w:val="single" w:sz="6" w:space="0" w:color="auto"/>
              <w:right w:val="single" w:sz="6" w:space="0" w:color="auto"/>
            </w:tcBorders>
          </w:tcPr>
          <w:p w14:paraId="1AB6D9FB" w14:textId="77777777" w:rsidR="00F772B5" w:rsidRPr="00BF38C6" w:rsidRDefault="00F772B5" w:rsidP="00F772B5">
            <w:pPr>
              <w:pStyle w:val="CellBodyCentered"/>
              <w:rPr>
                <w:rFonts w:ascii="Arial Narrow" w:hAnsi="Arial Narrow" w:cs="Arial"/>
                <w:color w:val="auto"/>
                <w:sz w:val="16"/>
                <w:szCs w:val="16"/>
                <w:lang w:val="en-GB"/>
              </w:rPr>
            </w:pPr>
          </w:p>
          <w:p w14:paraId="73D52AAD"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100</w:t>
            </w:r>
          </w:p>
        </w:tc>
      </w:tr>
      <w:tr w:rsidR="00F772B5" w:rsidRPr="00BF38C6" w14:paraId="686E20FA" w14:textId="77777777" w:rsidTr="002A7110">
        <w:tc>
          <w:tcPr>
            <w:tcW w:w="3332" w:type="dxa"/>
            <w:tcBorders>
              <w:top w:val="single" w:sz="6" w:space="0" w:color="auto"/>
              <w:left w:val="single" w:sz="6" w:space="0" w:color="auto"/>
              <w:bottom w:val="single" w:sz="6" w:space="0" w:color="auto"/>
              <w:right w:val="single" w:sz="6" w:space="0" w:color="auto"/>
            </w:tcBorders>
          </w:tcPr>
          <w:p w14:paraId="67819A50" w14:textId="77777777" w:rsidR="00F772B5" w:rsidRPr="00BF38C6" w:rsidRDefault="00F772B5" w:rsidP="00F772B5">
            <w:pPr>
              <w:pStyle w:val="CellBody"/>
              <w:rPr>
                <w:rFonts w:ascii="Arial Narrow" w:hAnsi="Arial Narrow" w:cs="Arial"/>
                <w:color w:val="auto"/>
                <w:sz w:val="16"/>
                <w:szCs w:val="16"/>
                <w:lang w:val="ru-RU"/>
              </w:rPr>
            </w:pPr>
          </w:p>
          <w:p w14:paraId="7209DD5B"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rPr>
              <w:t>FGH</w:t>
            </w:r>
            <w:r w:rsidRPr="00BF38C6">
              <w:rPr>
                <w:rFonts w:ascii="Arial Narrow" w:hAnsi="Arial Narrow" w:cs="Arial"/>
                <w:color w:val="auto"/>
                <w:sz w:val="16"/>
                <w:szCs w:val="16"/>
                <w:lang w:val="ru-RU"/>
              </w:rPr>
              <w:t xml:space="preserve"> – ТОПЛИВНЫЙ ГАЗ, ВЫСОКОЕ ДАВЛЕНИЕ</w:t>
            </w:r>
          </w:p>
          <w:p w14:paraId="7F7DD448"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rPr>
              <w:t>KM</w:t>
            </w:r>
            <w:r w:rsidRPr="00BF38C6">
              <w:rPr>
                <w:rFonts w:ascii="Arial Narrow" w:hAnsi="Arial Narrow" w:cs="Arial"/>
                <w:color w:val="auto"/>
                <w:sz w:val="16"/>
                <w:szCs w:val="16"/>
                <w:lang w:val="ru-RU"/>
              </w:rPr>
              <w:t xml:space="preserve"> – РАСТВОР ДЛЯ ГЛУШЕНИЯ СКВАЖИН</w:t>
            </w:r>
          </w:p>
        </w:tc>
        <w:tc>
          <w:tcPr>
            <w:tcW w:w="720" w:type="dxa"/>
            <w:tcBorders>
              <w:top w:val="single" w:sz="6" w:space="0" w:color="auto"/>
              <w:left w:val="single" w:sz="6" w:space="0" w:color="auto"/>
              <w:bottom w:val="single" w:sz="6" w:space="0" w:color="auto"/>
              <w:right w:val="single" w:sz="6" w:space="0" w:color="auto"/>
            </w:tcBorders>
          </w:tcPr>
          <w:p w14:paraId="1945C179" w14:textId="77777777" w:rsidR="00F772B5" w:rsidRPr="00BF38C6" w:rsidRDefault="00F772B5" w:rsidP="00F772B5">
            <w:pPr>
              <w:pStyle w:val="CellBodyCentered"/>
              <w:rPr>
                <w:rFonts w:ascii="Arial Narrow" w:hAnsi="Arial Narrow"/>
                <w:b/>
                <w:color w:val="auto"/>
                <w:sz w:val="16"/>
                <w:szCs w:val="16"/>
                <w:lang w:val="ru-RU"/>
              </w:rPr>
            </w:pPr>
          </w:p>
          <w:p w14:paraId="241C076A"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b/>
                <w:color w:val="auto"/>
                <w:sz w:val="16"/>
                <w:szCs w:val="16"/>
              </w:rPr>
              <w:t>10000H5A</w:t>
            </w:r>
          </w:p>
        </w:tc>
        <w:tc>
          <w:tcPr>
            <w:tcW w:w="720" w:type="dxa"/>
            <w:tcBorders>
              <w:top w:val="single" w:sz="6" w:space="0" w:color="auto"/>
              <w:left w:val="single" w:sz="6" w:space="0" w:color="auto"/>
              <w:bottom w:val="single" w:sz="6" w:space="0" w:color="auto"/>
              <w:right w:val="single" w:sz="6" w:space="0" w:color="auto"/>
            </w:tcBorders>
          </w:tcPr>
          <w:p w14:paraId="625539C8" w14:textId="77777777" w:rsidR="00F772B5" w:rsidRPr="00BF38C6" w:rsidRDefault="00F772B5" w:rsidP="00F772B5">
            <w:pPr>
              <w:pStyle w:val="CellBodyCentered"/>
              <w:rPr>
                <w:rFonts w:ascii="Arial Narrow" w:hAnsi="Arial Narrow"/>
                <w:color w:val="auto"/>
                <w:sz w:val="16"/>
                <w:szCs w:val="16"/>
                <w:lang w:val="en-GB"/>
              </w:rPr>
            </w:pPr>
          </w:p>
          <w:p w14:paraId="7A96AA69" w14:textId="77777777"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olor w:val="auto"/>
                <w:sz w:val="16"/>
                <w:szCs w:val="16"/>
                <w:lang w:val="en-GB"/>
              </w:rPr>
              <w:t>1,5</w:t>
            </w:r>
          </w:p>
          <w:p w14:paraId="0114688C" w14:textId="77777777" w:rsidR="00F772B5" w:rsidRPr="00BF38C6" w:rsidRDefault="00F772B5" w:rsidP="00F772B5">
            <w:pPr>
              <w:pStyle w:val="CellBodyCentered"/>
              <w:ind w:left="720"/>
              <w:rPr>
                <w:rFonts w:ascii="Arial Narrow" w:hAnsi="Arial Narrow"/>
                <w:color w:val="auto"/>
                <w:sz w:val="16"/>
                <w:szCs w:val="16"/>
                <w:lang w:val="ru-RU"/>
              </w:rPr>
            </w:pPr>
            <w:r w:rsidRPr="00BF38C6">
              <w:rPr>
                <w:rFonts w:ascii="Arial Narrow" w:hAnsi="Arial Narrow"/>
                <w:color w:val="auto"/>
                <w:sz w:val="16"/>
                <w:szCs w:val="16"/>
                <w:lang w:val="ru-RU"/>
              </w:rPr>
              <w:t>1,5</w:t>
            </w:r>
          </w:p>
        </w:tc>
        <w:tc>
          <w:tcPr>
            <w:tcW w:w="900" w:type="dxa"/>
            <w:tcBorders>
              <w:top w:val="single" w:sz="6" w:space="0" w:color="auto"/>
              <w:left w:val="single" w:sz="6" w:space="0" w:color="auto"/>
              <w:bottom w:val="single" w:sz="6" w:space="0" w:color="auto"/>
              <w:right w:val="single" w:sz="6" w:space="0" w:color="auto"/>
            </w:tcBorders>
          </w:tcPr>
          <w:p w14:paraId="06FB73A4" w14:textId="77777777" w:rsidR="00F772B5" w:rsidRPr="00BF38C6" w:rsidRDefault="00F772B5" w:rsidP="00F772B5">
            <w:pPr>
              <w:pStyle w:val="CellBodyCentered"/>
              <w:rPr>
                <w:rFonts w:ascii="Arial Narrow" w:hAnsi="Arial Narrow"/>
                <w:color w:val="auto"/>
                <w:sz w:val="16"/>
                <w:szCs w:val="16"/>
                <w:lang w:val="ru-RU"/>
              </w:rPr>
            </w:pPr>
          </w:p>
          <w:p w14:paraId="51538A57"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74D0D7D2" w14:textId="7DF161E5" w:rsidR="00F772B5" w:rsidRPr="00585597"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0AF4766C" w14:textId="77777777" w:rsidR="00F772B5" w:rsidRPr="006759B5" w:rsidRDefault="00F772B5" w:rsidP="00F772B5">
            <w:pPr>
              <w:pStyle w:val="CellBodyCentered"/>
              <w:rPr>
                <w:rFonts w:ascii="Arial Narrow" w:hAnsi="Arial Narrow"/>
                <w:color w:val="auto"/>
                <w:sz w:val="16"/>
                <w:szCs w:val="16"/>
              </w:rPr>
            </w:pPr>
          </w:p>
          <w:p w14:paraId="5F6FCCB2" w14:textId="77777777" w:rsidR="00F772B5" w:rsidRPr="006759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КЛАСС</w:t>
            </w:r>
          </w:p>
          <w:p w14:paraId="119F21AB" w14:textId="77777777" w:rsidR="00F772B5" w:rsidRDefault="00F772B5" w:rsidP="00F772B5">
            <w:pPr>
              <w:pStyle w:val="CellBodyCentered"/>
              <w:rPr>
                <w:rFonts w:ascii="Arial Narrow" w:hAnsi="Arial Narrow"/>
                <w:color w:val="auto"/>
                <w:sz w:val="16"/>
                <w:szCs w:val="16"/>
              </w:rPr>
            </w:pPr>
            <w:r w:rsidRPr="006759B5">
              <w:rPr>
                <w:rFonts w:ascii="Arial Narrow" w:hAnsi="Arial Narrow"/>
                <w:color w:val="auto"/>
                <w:sz w:val="16"/>
                <w:szCs w:val="16"/>
              </w:rPr>
              <w:t xml:space="preserve">10000 </w:t>
            </w:r>
            <w:r>
              <w:rPr>
                <w:rFonts w:ascii="Arial Narrow" w:hAnsi="Arial Narrow"/>
                <w:color w:val="auto"/>
                <w:sz w:val="16"/>
                <w:szCs w:val="16"/>
              </w:rPr>
              <w:t>psi</w:t>
            </w:r>
            <w:r w:rsidRPr="006759B5">
              <w:rPr>
                <w:rFonts w:ascii="Arial Narrow" w:hAnsi="Arial Narrow"/>
                <w:color w:val="auto"/>
                <w:sz w:val="16"/>
                <w:szCs w:val="16"/>
              </w:rPr>
              <w:t xml:space="preserve"> API 6A CF</w:t>
            </w:r>
          </w:p>
          <w:p w14:paraId="5F0CC318" w14:textId="20DB6594" w:rsidR="00F772B5" w:rsidRPr="00585597" w:rsidRDefault="00F772B5" w:rsidP="00F772B5">
            <w:pPr>
              <w:pStyle w:val="CellBodyCentered"/>
              <w:rPr>
                <w:rFonts w:ascii="Arial Narrow" w:hAnsi="Arial Narrow"/>
                <w:color w:val="auto"/>
                <w:sz w:val="16"/>
                <w:szCs w:val="16"/>
              </w:rPr>
            </w:pPr>
            <w:ins w:id="2583" w:author="Zhunisbayev, Olzhasbek [Bolashak Atyrau Limited]" w:date="2024-05-11T20:29:00Z">
              <w:r>
                <w:rPr>
                  <w:rFonts w:ascii="Arial Narrow" w:hAnsi="Arial Narrow" w:cs="Arial"/>
                  <w:color w:val="auto"/>
                  <w:sz w:val="16"/>
                  <w:szCs w:val="16"/>
                  <w:lang w:val="en-GB"/>
                </w:rPr>
                <w:t>Прим. 8</w:t>
              </w:r>
            </w:ins>
          </w:p>
        </w:tc>
        <w:tc>
          <w:tcPr>
            <w:tcW w:w="709" w:type="dxa"/>
            <w:tcBorders>
              <w:top w:val="single" w:sz="6" w:space="0" w:color="auto"/>
              <w:left w:val="single" w:sz="6" w:space="0" w:color="auto"/>
              <w:bottom w:val="single" w:sz="6" w:space="0" w:color="auto"/>
              <w:right w:val="single" w:sz="6" w:space="0" w:color="auto"/>
            </w:tcBorders>
          </w:tcPr>
          <w:p w14:paraId="14DA91C9" w14:textId="77777777" w:rsidR="00F772B5" w:rsidRDefault="00F772B5" w:rsidP="00F772B5">
            <w:pPr>
              <w:pStyle w:val="CellBodyCentered"/>
              <w:rPr>
                <w:rFonts w:ascii="Arial Narrow" w:hAnsi="Arial Narrow"/>
                <w:color w:val="auto"/>
                <w:sz w:val="16"/>
                <w:szCs w:val="16"/>
              </w:rPr>
            </w:pPr>
          </w:p>
          <w:p w14:paraId="07A56848" w14:textId="7E4414B0"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От</w:t>
            </w:r>
            <w:r w:rsidRPr="00BF38C6">
              <w:rPr>
                <w:rFonts w:ascii="Arial Narrow" w:hAnsi="Arial Narrow"/>
                <w:color w:val="auto"/>
                <w:sz w:val="16"/>
                <w:szCs w:val="16"/>
                <w:lang w:val="en-GB"/>
              </w:rPr>
              <w:t xml:space="preserve"> </w:t>
            </w:r>
            <w:r w:rsidRPr="00BF38C6">
              <w:rPr>
                <w:rFonts w:ascii="Arial Narrow" w:hAnsi="Arial Narrow"/>
                <w:color w:val="auto"/>
                <w:sz w:val="16"/>
                <w:szCs w:val="16"/>
                <w:lang w:val="ru-RU"/>
              </w:rPr>
              <w:t>-4</w:t>
            </w:r>
            <w:r w:rsidRPr="00BF38C6">
              <w:rPr>
                <w:rFonts w:ascii="Arial Narrow" w:hAnsi="Arial Narrow"/>
                <w:color w:val="auto"/>
                <w:sz w:val="16"/>
                <w:szCs w:val="16"/>
                <w:lang w:val="en-GB"/>
              </w:rPr>
              <w:t>0</w:t>
            </w:r>
            <w:r w:rsidRPr="00BF38C6">
              <w:rPr>
                <w:rFonts w:ascii="Arial Narrow" w:hAnsi="Arial Narrow"/>
                <w:color w:val="auto"/>
                <w:sz w:val="16"/>
                <w:szCs w:val="16"/>
                <w:lang w:val="ru-RU"/>
              </w:rPr>
              <w:t xml:space="preserve"> до +110 °C</w:t>
            </w:r>
          </w:p>
        </w:tc>
        <w:tc>
          <w:tcPr>
            <w:tcW w:w="1951" w:type="dxa"/>
            <w:tcBorders>
              <w:top w:val="single" w:sz="6" w:space="0" w:color="auto"/>
              <w:left w:val="single" w:sz="6" w:space="0" w:color="auto"/>
              <w:bottom w:val="single" w:sz="6" w:space="0" w:color="auto"/>
              <w:right w:val="single" w:sz="6" w:space="0" w:color="auto"/>
            </w:tcBorders>
          </w:tcPr>
          <w:p w14:paraId="6F9E4F98" w14:textId="77777777" w:rsidR="00F772B5" w:rsidRPr="00BF38C6" w:rsidRDefault="00F772B5" w:rsidP="00F772B5">
            <w:pPr>
              <w:pStyle w:val="CellBody"/>
              <w:rPr>
                <w:rFonts w:ascii="Arial Narrow" w:hAnsi="Arial Narrow"/>
                <w:color w:val="auto"/>
                <w:sz w:val="16"/>
                <w:szCs w:val="16"/>
                <w:lang w:val="ru-RU"/>
              </w:rPr>
            </w:pPr>
          </w:p>
          <w:p w14:paraId="2475B265" w14:textId="77777777" w:rsidR="00F772B5" w:rsidRPr="006759B5" w:rsidRDefault="00F772B5" w:rsidP="00F772B5">
            <w:pPr>
              <w:pStyle w:val="CellBody"/>
              <w:rPr>
                <w:ins w:id="2584" w:author="Zhunisbayev, Olzhasbek [Bolashak Atyrau Limited]" w:date="2024-05-11T19:53:00Z"/>
                <w:rFonts w:ascii="Arial Narrow" w:hAnsi="Arial Narrow" w:cs="Arial"/>
                <w:color w:val="auto"/>
                <w:sz w:val="16"/>
                <w:szCs w:val="16"/>
                <w:lang w:val="ru-RU"/>
              </w:rPr>
            </w:pPr>
            <w:ins w:id="2585" w:author="Zhunisbayev, Olzhasbek [Bolashak Atyrau Limited]" w:date="2024-05-11T19:53:00Z">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ins>
          </w:p>
          <w:p w14:paraId="3AF4D69A"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максимум = 600 бар (изб.) при макс. расчетной температуре</w:t>
            </w:r>
          </w:p>
        </w:tc>
        <w:tc>
          <w:tcPr>
            <w:tcW w:w="611" w:type="dxa"/>
            <w:tcBorders>
              <w:top w:val="single" w:sz="6" w:space="0" w:color="auto"/>
              <w:left w:val="single" w:sz="6" w:space="0" w:color="auto"/>
              <w:bottom w:val="single" w:sz="6" w:space="0" w:color="auto"/>
              <w:right w:val="single" w:sz="6" w:space="0" w:color="auto"/>
            </w:tcBorders>
          </w:tcPr>
          <w:p w14:paraId="1B0634A5" w14:textId="77777777" w:rsidR="00F772B5" w:rsidRPr="006759B5" w:rsidRDefault="00F772B5" w:rsidP="00F772B5">
            <w:pPr>
              <w:pStyle w:val="CellBodyCentered"/>
              <w:ind w:left="-28" w:right="-28"/>
              <w:rPr>
                <w:rFonts w:ascii="Arial Narrow" w:hAnsi="Arial Narrow"/>
                <w:color w:val="auto"/>
                <w:sz w:val="16"/>
                <w:szCs w:val="16"/>
                <w:lang w:val="ru-RU"/>
              </w:rPr>
            </w:pPr>
          </w:p>
          <w:p w14:paraId="1B0A5842" w14:textId="78421AAC" w:rsidR="00F772B5" w:rsidRDefault="00F772B5" w:rsidP="00F772B5">
            <w:pPr>
              <w:pStyle w:val="CellBodyCentered"/>
              <w:ind w:left="-28" w:right="-28"/>
              <w:rPr>
                <w:rFonts w:ascii="Arial Narrow" w:hAnsi="Arial Narrow"/>
                <w:color w:val="auto"/>
                <w:sz w:val="16"/>
                <w:szCs w:val="16"/>
              </w:rPr>
            </w:pPr>
            <w:r>
              <w:rPr>
                <w:rFonts w:ascii="Arial Narrow" w:hAnsi="Arial Narrow"/>
                <w:color w:val="auto"/>
                <w:sz w:val="16"/>
                <w:szCs w:val="16"/>
              </w:rPr>
              <w:t>ДА,</w:t>
            </w:r>
          </w:p>
          <w:p w14:paraId="03A5A3ED" w14:textId="142B76BD" w:rsidR="00F772B5" w:rsidRPr="00585597" w:rsidRDefault="00F772B5" w:rsidP="00F772B5">
            <w:pPr>
              <w:pStyle w:val="CellBodyCentered"/>
              <w:ind w:left="-28" w:right="-28"/>
              <w:rPr>
                <w:rFonts w:ascii="Arial Narrow" w:hAnsi="Arial Narrow"/>
                <w:color w:val="auto"/>
                <w:sz w:val="16"/>
                <w:szCs w:val="16"/>
              </w:rPr>
            </w:pPr>
            <w:r>
              <w:rPr>
                <w:rFonts w:ascii="Arial Narrow" w:hAnsi="Arial Narrow"/>
                <w:color w:val="auto"/>
                <w:sz w:val="16"/>
                <w:szCs w:val="16"/>
              </w:rPr>
              <w:t>Прим. 7</w:t>
            </w:r>
          </w:p>
        </w:tc>
        <w:tc>
          <w:tcPr>
            <w:tcW w:w="450" w:type="dxa"/>
            <w:tcBorders>
              <w:top w:val="single" w:sz="6" w:space="0" w:color="auto"/>
              <w:left w:val="single" w:sz="6" w:space="0" w:color="auto"/>
              <w:bottom w:val="single" w:sz="6" w:space="0" w:color="auto"/>
              <w:right w:val="single" w:sz="6" w:space="0" w:color="auto"/>
            </w:tcBorders>
          </w:tcPr>
          <w:p w14:paraId="048E76BF" w14:textId="7EBD3EFF" w:rsidR="00F772B5" w:rsidRPr="00585597" w:rsidRDefault="00F772B5" w:rsidP="00F772B5">
            <w:pPr>
              <w:pStyle w:val="CellBodyCentered"/>
              <w:ind w:left="720"/>
              <w:rPr>
                <w:rFonts w:ascii="Arial Narrow" w:hAnsi="Arial Narrow" w:cs="Arial"/>
                <w:color w:val="auto"/>
                <w:sz w:val="16"/>
                <w:szCs w:val="16"/>
              </w:rPr>
            </w:pPr>
            <w:r>
              <w:rPr>
                <w:rFonts w:ascii="Arial Narrow" w:hAnsi="Arial Narrow" w:cs="Arial"/>
                <w:color w:val="auto"/>
                <w:sz w:val="16"/>
                <w:szCs w:val="16"/>
              </w:rPr>
              <w:t>ыы</w:t>
            </w:r>
          </w:p>
        </w:tc>
      </w:tr>
      <w:tr w:rsidR="00F772B5" w:rsidRPr="00BF38C6" w14:paraId="777EE08E" w14:textId="77777777" w:rsidTr="002A7110">
        <w:tc>
          <w:tcPr>
            <w:tcW w:w="3332" w:type="dxa"/>
            <w:tcBorders>
              <w:top w:val="single" w:sz="6" w:space="0" w:color="auto"/>
              <w:left w:val="single" w:sz="6" w:space="0" w:color="auto"/>
              <w:bottom w:val="single" w:sz="6" w:space="0" w:color="auto"/>
              <w:right w:val="single" w:sz="6" w:space="0" w:color="auto"/>
            </w:tcBorders>
          </w:tcPr>
          <w:p w14:paraId="7A4629A6" w14:textId="77777777" w:rsidR="00F772B5" w:rsidRPr="00BF38C6" w:rsidRDefault="00F772B5" w:rsidP="00F772B5">
            <w:pPr>
              <w:pStyle w:val="CellBody"/>
              <w:rPr>
                <w:rFonts w:ascii="Arial Narrow" w:hAnsi="Arial Narrow" w:cs="Arial"/>
                <w:color w:val="auto"/>
                <w:sz w:val="16"/>
                <w:szCs w:val="16"/>
                <w:lang w:val="ru-RU"/>
              </w:rPr>
            </w:pPr>
          </w:p>
          <w:p w14:paraId="70B8ACC7" w14:textId="019128AA" w:rsidR="00F772B5" w:rsidRPr="00602091" w:rsidRDefault="00F772B5" w:rsidP="00F772B5">
            <w:pPr>
              <w:pStyle w:val="CellBody"/>
              <w:rPr>
                <w:rFonts w:ascii="Arial Narrow" w:hAnsi="Arial Narrow" w:cs="Arial"/>
                <w:color w:val="auto"/>
                <w:sz w:val="16"/>
                <w:szCs w:val="16"/>
                <w:u w:val="single"/>
                <w:lang w:val="ru-RU"/>
              </w:rPr>
            </w:pPr>
            <w:r w:rsidRPr="00602091">
              <w:rPr>
                <w:rFonts w:ascii="Arial Narrow" w:hAnsi="Arial Narrow" w:cs="Arial"/>
                <w:color w:val="auto"/>
                <w:sz w:val="16"/>
                <w:szCs w:val="16"/>
                <w:u w:val="single"/>
                <w:lang w:val="ru-RU"/>
              </w:rPr>
              <w:t>ЭКСПЛУАТАЦИЯ В КИСЛОЙ СРЕДЕ</w:t>
            </w:r>
          </w:p>
          <w:p w14:paraId="1D2A953A" w14:textId="77777777" w:rsidR="00F772B5" w:rsidRPr="00C91198" w:rsidRDefault="00F772B5" w:rsidP="00F772B5">
            <w:pPr>
              <w:pStyle w:val="CellBody"/>
              <w:rPr>
                <w:rFonts w:ascii="Arial Narrow" w:hAnsi="Arial Narrow" w:cs="Arial"/>
                <w:color w:val="auto"/>
                <w:sz w:val="16"/>
                <w:szCs w:val="16"/>
                <w:lang w:val="ru-RU"/>
              </w:rPr>
            </w:pPr>
          </w:p>
          <w:p w14:paraId="74268E0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FGH – ТОПЛИВНЫЙ ГАЗ, ВЫСОКОЕ ДАВЛЕНИЕ</w:t>
            </w:r>
          </w:p>
          <w:p w14:paraId="51CE4974" w14:textId="36EDA8A2" w:rsidR="00F772B5" w:rsidRPr="0010308A" w:rsidRDefault="00F772B5" w:rsidP="00C47136">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KM – РАСТВОР ДЛЯ ГЛУШЕНИЯ СКВАЖИН</w:t>
            </w:r>
          </w:p>
        </w:tc>
        <w:tc>
          <w:tcPr>
            <w:tcW w:w="720" w:type="dxa"/>
            <w:tcBorders>
              <w:top w:val="single" w:sz="6" w:space="0" w:color="auto"/>
              <w:left w:val="single" w:sz="6" w:space="0" w:color="auto"/>
              <w:bottom w:val="single" w:sz="6" w:space="0" w:color="auto"/>
              <w:right w:val="single" w:sz="6" w:space="0" w:color="auto"/>
            </w:tcBorders>
          </w:tcPr>
          <w:p w14:paraId="71E4CD6A" w14:textId="77777777" w:rsidR="00F772B5" w:rsidRPr="00BF38C6" w:rsidRDefault="00F772B5" w:rsidP="00F772B5">
            <w:pPr>
              <w:pStyle w:val="CellBodyCentered"/>
              <w:rPr>
                <w:rFonts w:ascii="Arial Narrow" w:hAnsi="Arial Narrow" w:cs="Arial"/>
                <w:b/>
                <w:color w:val="auto"/>
                <w:sz w:val="16"/>
                <w:szCs w:val="16"/>
                <w:lang w:val="ru-RU"/>
                <w:rPrChange w:id="2586" w:author="Zhunisbayev, Olzhasbek A [Bolashak Atyrau Limited]" w:date="2022-06-06T22:35:00Z">
                  <w:rPr>
                    <w:rFonts w:ascii="Arial" w:hAnsi="Arial" w:cs="Arial"/>
                    <w:b/>
                    <w:color w:val="auto"/>
                    <w:sz w:val="16"/>
                    <w:szCs w:val="16"/>
                  </w:rPr>
                </w:rPrChange>
              </w:rPr>
            </w:pPr>
          </w:p>
          <w:p w14:paraId="71A95962" w14:textId="66280E7D" w:rsidR="00F772B5" w:rsidRPr="00825F01" w:rsidRDefault="00F772B5" w:rsidP="00F772B5">
            <w:pPr>
              <w:pStyle w:val="CellBodyCentered"/>
              <w:rPr>
                <w:rFonts w:ascii="Arial Narrow" w:hAnsi="Arial Narrow" w:cs="Arial"/>
                <w:b/>
                <w:color w:val="auto"/>
                <w:sz w:val="16"/>
                <w:szCs w:val="16"/>
                <w:rPrChange w:id="2587" w:author="Zhunisbayev, Olzhasbek [Bolashak Atyrau Limited]" w:date="2024-10-21T10:09:00Z" w16du:dateUtc="2024-10-21T05:09:00Z">
                  <w:rPr>
                    <w:rFonts w:ascii="Arial Narrow" w:hAnsi="Arial Narrow" w:cs="Arial"/>
                    <w:b/>
                    <w:color w:val="auto"/>
                    <w:sz w:val="16"/>
                    <w:szCs w:val="16"/>
                    <w:lang w:val="ru-RU"/>
                  </w:rPr>
                </w:rPrChange>
              </w:rPr>
            </w:pPr>
            <w:r w:rsidRPr="00BF38C6">
              <w:rPr>
                <w:rFonts w:ascii="Arial Narrow" w:hAnsi="Arial Narrow" w:cs="Arial"/>
                <w:b/>
                <w:color w:val="auto"/>
                <w:sz w:val="16"/>
                <w:szCs w:val="16"/>
                <w:lang w:val="ru-RU"/>
              </w:rPr>
              <w:t>10000K</w:t>
            </w:r>
            <w:ins w:id="2588" w:author="Zhunisbayev, Olzhasbek [Bolashak Atyrau Limited]" w:date="2024-10-21T10:09:00Z" w16du:dateUtc="2024-10-21T05:09:00Z">
              <w:r>
                <w:rPr>
                  <w:rFonts w:ascii="Arial Narrow" w:hAnsi="Arial Narrow" w:cs="Arial"/>
                  <w:b/>
                  <w:color w:val="auto"/>
                  <w:sz w:val="16"/>
                  <w:szCs w:val="16"/>
                </w:rPr>
                <w:t>5A</w:t>
              </w:r>
            </w:ins>
          </w:p>
        </w:tc>
        <w:tc>
          <w:tcPr>
            <w:tcW w:w="720" w:type="dxa"/>
            <w:tcBorders>
              <w:top w:val="single" w:sz="6" w:space="0" w:color="auto"/>
              <w:left w:val="single" w:sz="6" w:space="0" w:color="auto"/>
              <w:bottom w:val="single" w:sz="6" w:space="0" w:color="auto"/>
              <w:right w:val="single" w:sz="6" w:space="0" w:color="auto"/>
            </w:tcBorders>
          </w:tcPr>
          <w:p w14:paraId="08D70ACD" w14:textId="77777777" w:rsidR="00F772B5" w:rsidRPr="00BF38C6" w:rsidRDefault="00F772B5" w:rsidP="00F772B5">
            <w:pPr>
              <w:pStyle w:val="CellBodyCentered"/>
              <w:rPr>
                <w:rFonts w:ascii="Arial Narrow" w:hAnsi="Arial Narrow" w:cs="Arial"/>
                <w:color w:val="auto"/>
                <w:sz w:val="16"/>
                <w:szCs w:val="16"/>
                <w:lang w:val="ru-RU"/>
              </w:rPr>
            </w:pPr>
          </w:p>
          <w:p w14:paraId="3CC61A3D" w14:textId="77777777"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3,0</w:t>
            </w:r>
          </w:p>
        </w:tc>
        <w:tc>
          <w:tcPr>
            <w:tcW w:w="900" w:type="dxa"/>
            <w:tcBorders>
              <w:top w:val="single" w:sz="6" w:space="0" w:color="auto"/>
              <w:left w:val="single" w:sz="6" w:space="0" w:color="auto"/>
              <w:bottom w:val="single" w:sz="6" w:space="0" w:color="auto"/>
              <w:right w:val="single" w:sz="6" w:space="0" w:color="auto"/>
            </w:tcBorders>
          </w:tcPr>
          <w:p w14:paraId="16E95FBE" w14:textId="77777777" w:rsidR="00F772B5" w:rsidRPr="00BF38C6" w:rsidRDefault="00F772B5" w:rsidP="00F772B5">
            <w:pPr>
              <w:pStyle w:val="CellBodyCentered"/>
              <w:rPr>
                <w:rFonts w:ascii="Arial Narrow" w:hAnsi="Arial Narrow" w:cs="Arial"/>
                <w:color w:val="auto"/>
                <w:sz w:val="16"/>
                <w:szCs w:val="16"/>
                <w:lang w:val="ru-RU"/>
              </w:rPr>
            </w:pPr>
          </w:p>
          <w:p w14:paraId="5BD9450E"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2C8C6F9A" w14:textId="393B0965"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22A22FA1" w14:textId="77777777" w:rsidR="00F772B5" w:rsidRPr="006759B5" w:rsidRDefault="00F772B5" w:rsidP="00F772B5">
            <w:pPr>
              <w:pStyle w:val="CellBodyCentered"/>
              <w:rPr>
                <w:rFonts w:ascii="Arial Narrow" w:hAnsi="Arial Narrow"/>
                <w:color w:val="auto"/>
                <w:sz w:val="16"/>
                <w:szCs w:val="16"/>
              </w:rPr>
            </w:pPr>
          </w:p>
          <w:p w14:paraId="4309EE4F" w14:textId="77777777" w:rsidR="00F772B5" w:rsidRPr="006759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КЛАСС</w:t>
            </w:r>
          </w:p>
          <w:p w14:paraId="6F0816BA" w14:textId="01DB7EA3" w:rsidR="00F772B5" w:rsidRPr="00602091" w:rsidRDefault="00F772B5" w:rsidP="00F772B5">
            <w:pPr>
              <w:pStyle w:val="CellBodyCentered"/>
              <w:rPr>
                <w:rFonts w:ascii="Arial Narrow" w:hAnsi="Arial Narrow"/>
                <w:color w:val="auto"/>
                <w:sz w:val="16"/>
                <w:szCs w:val="16"/>
              </w:rPr>
            </w:pPr>
            <w:r w:rsidRPr="006759B5">
              <w:rPr>
                <w:rFonts w:ascii="Arial Narrow" w:hAnsi="Arial Narrow"/>
                <w:color w:val="auto"/>
                <w:sz w:val="16"/>
                <w:szCs w:val="16"/>
              </w:rPr>
              <w:t xml:space="preserve">10000 </w:t>
            </w:r>
            <w:r>
              <w:rPr>
                <w:rFonts w:ascii="Arial Narrow" w:hAnsi="Arial Narrow"/>
                <w:color w:val="auto"/>
                <w:sz w:val="16"/>
                <w:szCs w:val="16"/>
              </w:rPr>
              <w:t>psi</w:t>
            </w:r>
          </w:p>
          <w:p w14:paraId="6BCA52F6" w14:textId="77777777" w:rsidR="00F772B5" w:rsidRDefault="00F772B5" w:rsidP="00F772B5">
            <w:pPr>
              <w:pStyle w:val="CellBodyCentered"/>
              <w:jc w:val="left"/>
              <w:rPr>
                <w:rFonts w:ascii="Arial Narrow" w:hAnsi="Arial Narrow"/>
                <w:color w:val="auto"/>
                <w:sz w:val="16"/>
                <w:szCs w:val="16"/>
              </w:rPr>
            </w:pPr>
            <w:r w:rsidRPr="006759B5">
              <w:rPr>
                <w:rFonts w:ascii="Arial Narrow" w:hAnsi="Arial Narrow"/>
                <w:color w:val="auto"/>
                <w:sz w:val="16"/>
                <w:szCs w:val="16"/>
              </w:rPr>
              <w:t>API 6A</w:t>
            </w:r>
            <w:r>
              <w:rPr>
                <w:rFonts w:ascii="Arial Narrow" w:hAnsi="Arial Narrow"/>
                <w:color w:val="auto"/>
                <w:sz w:val="16"/>
                <w:szCs w:val="16"/>
              </w:rPr>
              <w:t xml:space="preserve"> </w:t>
            </w:r>
            <w:r w:rsidRPr="006759B5">
              <w:rPr>
                <w:rFonts w:ascii="Arial Narrow" w:hAnsi="Arial Narrow"/>
                <w:color w:val="auto"/>
                <w:sz w:val="16"/>
                <w:szCs w:val="16"/>
              </w:rPr>
              <w:t>CF</w:t>
            </w:r>
          </w:p>
          <w:p w14:paraId="169B6A60" w14:textId="7FD01C16" w:rsidR="00555D52" w:rsidRPr="006759B5" w:rsidRDefault="00555D52" w:rsidP="00555D52">
            <w:pPr>
              <w:pStyle w:val="CellBodyCentered"/>
              <w:rPr>
                <w:rFonts w:ascii="Arial Narrow" w:hAnsi="Arial Narrow"/>
                <w:color w:val="auto"/>
                <w:sz w:val="16"/>
                <w:szCs w:val="16"/>
              </w:rPr>
            </w:pPr>
            <w:ins w:id="2589" w:author="Zhunisbayev, Olzhasbek [Bolashak Atyrau Limited]" w:date="2024-05-11T20:29:00Z">
              <w:r>
                <w:rPr>
                  <w:rFonts w:ascii="Arial Narrow" w:hAnsi="Arial Narrow" w:cs="Arial"/>
                  <w:color w:val="auto"/>
                  <w:sz w:val="16"/>
                  <w:szCs w:val="16"/>
                  <w:lang w:val="en-GB"/>
                </w:rPr>
                <w:t>Прим. 8</w:t>
              </w:r>
            </w:ins>
          </w:p>
        </w:tc>
        <w:tc>
          <w:tcPr>
            <w:tcW w:w="709" w:type="dxa"/>
            <w:tcBorders>
              <w:top w:val="single" w:sz="6" w:space="0" w:color="auto"/>
              <w:left w:val="single" w:sz="6" w:space="0" w:color="auto"/>
              <w:bottom w:val="single" w:sz="6" w:space="0" w:color="auto"/>
              <w:right w:val="single" w:sz="6" w:space="0" w:color="auto"/>
            </w:tcBorders>
          </w:tcPr>
          <w:p w14:paraId="634C9161" w14:textId="77777777" w:rsidR="00F772B5" w:rsidRPr="006759B5" w:rsidRDefault="00F772B5" w:rsidP="00F772B5">
            <w:pPr>
              <w:pStyle w:val="CellBodyCentered"/>
              <w:rPr>
                <w:rFonts w:ascii="Arial Narrow" w:hAnsi="Arial Narrow" w:cs="Arial"/>
                <w:color w:val="auto"/>
                <w:sz w:val="16"/>
                <w:szCs w:val="16"/>
              </w:rPr>
            </w:pPr>
          </w:p>
          <w:p w14:paraId="0B723266" w14:textId="424AE35D"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ru-RU"/>
              </w:rPr>
              <w:t>От -40 до +</w:t>
            </w:r>
            <w:r w:rsidR="00555D52">
              <w:rPr>
                <w:rFonts w:ascii="Arial Narrow" w:hAnsi="Arial Narrow" w:cs="Arial"/>
                <w:color w:val="auto"/>
                <w:sz w:val="16"/>
                <w:szCs w:val="16"/>
              </w:rPr>
              <w:t>90</w:t>
            </w:r>
            <w:r w:rsidRPr="00BF38C6">
              <w:rPr>
                <w:rFonts w:ascii="Arial Narrow" w:hAnsi="Arial Narrow" w:cs="Arial"/>
                <w:color w:val="auto"/>
                <w:sz w:val="16"/>
                <w:szCs w:val="16"/>
                <w:lang w:val="ru-RU"/>
              </w:rPr>
              <w:t xml:space="preserve"> °C</w:t>
            </w:r>
          </w:p>
        </w:tc>
        <w:tc>
          <w:tcPr>
            <w:tcW w:w="1951" w:type="dxa"/>
            <w:tcBorders>
              <w:top w:val="single" w:sz="6" w:space="0" w:color="auto"/>
              <w:left w:val="single" w:sz="6" w:space="0" w:color="auto"/>
              <w:bottom w:val="single" w:sz="6" w:space="0" w:color="auto"/>
              <w:right w:val="single" w:sz="6" w:space="0" w:color="auto"/>
            </w:tcBorders>
          </w:tcPr>
          <w:p w14:paraId="370425B5" w14:textId="77777777" w:rsidR="00F772B5" w:rsidRPr="00BF38C6" w:rsidRDefault="00F772B5" w:rsidP="00F772B5">
            <w:pPr>
              <w:pStyle w:val="CellBody"/>
              <w:rPr>
                <w:rFonts w:ascii="Arial Narrow" w:hAnsi="Arial Narrow" w:cs="Arial"/>
                <w:color w:val="auto"/>
                <w:sz w:val="16"/>
                <w:szCs w:val="16"/>
                <w:lang w:val="ru-RU"/>
              </w:rPr>
            </w:pPr>
          </w:p>
          <w:p w14:paraId="04080757" w14:textId="77777777" w:rsidR="00650FB2" w:rsidRPr="006759B5" w:rsidRDefault="00650FB2" w:rsidP="00650FB2">
            <w:pPr>
              <w:pStyle w:val="CellBody"/>
              <w:rPr>
                <w:ins w:id="2590" w:author="Zhunisbayev, Olzhasbek [Bolashak Atyrau Limited]" w:date="2024-05-11T19:53:00Z"/>
                <w:rFonts w:ascii="Arial Narrow" w:hAnsi="Arial Narrow" w:cs="Arial"/>
                <w:color w:val="auto"/>
                <w:sz w:val="16"/>
                <w:szCs w:val="16"/>
                <w:lang w:val="ru-RU"/>
              </w:rPr>
            </w:pPr>
            <w:ins w:id="2591" w:author="Zhunisbayev, Olzhasbek [Bolashak Atyrau Limited]" w:date="2024-05-11T19:53:00Z">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ins>
          </w:p>
          <w:p w14:paraId="42FAA8DC" w14:textId="430E5289" w:rsidR="00F772B5" w:rsidRPr="00BF38C6" w:rsidRDefault="00650FB2" w:rsidP="00650FB2">
            <w:pPr>
              <w:pStyle w:val="CellBody"/>
              <w:rPr>
                <w:rFonts w:ascii="Arial Narrow" w:hAnsi="Arial Narrow"/>
                <w:color w:val="auto"/>
                <w:sz w:val="16"/>
                <w:szCs w:val="16"/>
                <w:lang w:val="ru-RU"/>
              </w:rPr>
            </w:pPr>
            <w:r w:rsidRPr="00BF38C6">
              <w:rPr>
                <w:rFonts w:ascii="Arial Narrow" w:hAnsi="Arial Narrow"/>
                <w:color w:val="auto"/>
                <w:sz w:val="16"/>
                <w:szCs w:val="16"/>
                <w:lang w:val="ru-RU"/>
              </w:rPr>
              <w:t>максимум = 600 бар (изб.) при макс. расчетной температуре</w:t>
            </w:r>
          </w:p>
        </w:tc>
        <w:tc>
          <w:tcPr>
            <w:tcW w:w="611" w:type="dxa"/>
            <w:tcBorders>
              <w:top w:val="single" w:sz="6" w:space="0" w:color="auto"/>
              <w:left w:val="single" w:sz="6" w:space="0" w:color="auto"/>
              <w:bottom w:val="single" w:sz="6" w:space="0" w:color="auto"/>
              <w:right w:val="single" w:sz="6" w:space="0" w:color="auto"/>
            </w:tcBorders>
          </w:tcPr>
          <w:p w14:paraId="252CCA07" w14:textId="77777777" w:rsidR="00F772B5" w:rsidRPr="00BF38C6" w:rsidRDefault="00F772B5" w:rsidP="00F772B5">
            <w:pPr>
              <w:pStyle w:val="CellBodyCentered"/>
              <w:rPr>
                <w:rFonts w:ascii="Arial Narrow" w:hAnsi="Arial Narrow" w:cs="Arial"/>
                <w:color w:val="auto"/>
                <w:sz w:val="16"/>
                <w:szCs w:val="16"/>
                <w:lang w:val="ru-RU"/>
              </w:rPr>
            </w:pPr>
          </w:p>
          <w:p w14:paraId="424F3AAC" w14:textId="6DA826F4" w:rsidR="00F772B5" w:rsidRPr="00BF38C6" w:rsidRDefault="00F772B5" w:rsidP="00F772B5">
            <w:pPr>
              <w:pStyle w:val="CellBodyCentered"/>
              <w:ind w:hanging="79"/>
              <w:rPr>
                <w:rFonts w:ascii="Arial Narrow" w:hAnsi="Arial Narrow" w:cs="Arial"/>
                <w:color w:val="auto"/>
                <w:sz w:val="16"/>
                <w:szCs w:val="16"/>
                <w:lang w:val="ru-RU"/>
              </w:rPr>
            </w:pPr>
            <w:del w:id="2592" w:author="Zhunisbayev, Olzhasbek [Bolashak Atyrau Limited]" w:date="2024-10-21T10:10:00Z" w16du:dateUtc="2024-10-21T05:10:00Z">
              <w:r w:rsidRPr="00BF38C6" w:rsidDel="00825F01">
                <w:rPr>
                  <w:rFonts w:ascii="Arial Narrow" w:hAnsi="Arial Narrow" w:cs="Arial"/>
                  <w:color w:val="auto"/>
                  <w:sz w:val="16"/>
                  <w:szCs w:val="16"/>
                  <w:lang w:val="ru-RU"/>
                </w:rPr>
                <w:delText>ПРИМ. 3</w:delText>
              </w:r>
            </w:del>
            <w:ins w:id="2593" w:author="Zhunisbayev, Olzhasbek [Bolashak Atyrau Limited]" w:date="2024-10-21T10:10:00Z" w16du:dateUtc="2024-10-21T05:10:00Z">
              <w:r>
                <w:rPr>
                  <w:rFonts w:ascii="Arial Narrow" w:hAnsi="Arial Narrow" w:cs="Arial"/>
                  <w:color w:val="auto"/>
                  <w:sz w:val="16"/>
                  <w:szCs w:val="16"/>
                  <w:lang w:val="ru-RU"/>
                </w:rPr>
                <w:t>ДА</w:t>
              </w:r>
            </w:ins>
          </w:p>
        </w:tc>
        <w:tc>
          <w:tcPr>
            <w:tcW w:w="450" w:type="dxa"/>
            <w:tcBorders>
              <w:top w:val="single" w:sz="6" w:space="0" w:color="auto"/>
              <w:left w:val="single" w:sz="6" w:space="0" w:color="auto"/>
              <w:bottom w:val="single" w:sz="6" w:space="0" w:color="auto"/>
              <w:right w:val="single" w:sz="6" w:space="0" w:color="auto"/>
            </w:tcBorders>
          </w:tcPr>
          <w:p w14:paraId="748AA0F0" w14:textId="77777777" w:rsidR="00F772B5" w:rsidRPr="00BF38C6" w:rsidRDefault="00F772B5" w:rsidP="00F772B5">
            <w:pPr>
              <w:pStyle w:val="CellBodyCentered"/>
              <w:jc w:val="left"/>
              <w:rPr>
                <w:rFonts w:ascii="Arial Narrow" w:hAnsi="Arial Narrow" w:cs="Arial"/>
                <w:color w:val="auto"/>
                <w:sz w:val="16"/>
                <w:szCs w:val="16"/>
                <w:lang w:val="en-GB"/>
              </w:rPr>
            </w:pPr>
          </w:p>
          <w:p w14:paraId="054D09D5"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100</w:t>
            </w:r>
          </w:p>
        </w:tc>
      </w:tr>
      <w:tr w:rsidR="00F772B5" w:rsidRPr="00BF38C6" w14:paraId="55B51C57" w14:textId="77777777" w:rsidTr="0010308A">
        <w:trPr>
          <w:trHeight w:val="1281"/>
        </w:trPr>
        <w:tc>
          <w:tcPr>
            <w:tcW w:w="3332" w:type="dxa"/>
            <w:tcBorders>
              <w:top w:val="single" w:sz="6" w:space="0" w:color="auto"/>
              <w:left w:val="single" w:sz="6" w:space="0" w:color="auto"/>
              <w:bottom w:val="single" w:sz="6" w:space="0" w:color="auto"/>
              <w:right w:val="single" w:sz="6" w:space="0" w:color="auto"/>
            </w:tcBorders>
          </w:tcPr>
          <w:p w14:paraId="25F5FBC5" w14:textId="77777777" w:rsidR="00F772B5" w:rsidRPr="00BF38C6" w:rsidRDefault="00F772B5" w:rsidP="00F772B5">
            <w:pPr>
              <w:pStyle w:val="CellBody"/>
              <w:rPr>
                <w:rFonts w:ascii="Arial Narrow" w:hAnsi="Arial Narrow"/>
                <w:color w:val="auto"/>
                <w:sz w:val="16"/>
                <w:szCs w:val="16"/>
                <w:u w:val="single"/>
                <w:lang w:val="ru-RU"/>
              </w:rPr>
            </w:pPr>
          </w:p>
          <w:p w14:paraId="68C88D82" w14:textId="659625DC" w:rsidR="00F772B5" w:rsidRPr="00BF38C6" w:rsidRDefault="00F772B5" w:rsidP="00F772B5">
            <w:pPr>
              <w:pStyle w:val="CellBody"/>
              <w:rPr>
                <w:rFonts w:ascii="Arial Narrow" w:hAnsi="Arial Narrow"/>
                <w:color w:val="auto"/>
                <w:sz w:val="16"/>
                <w:szCs w:val="16"/>
                <w:u w:val="single"/>
                <w:lang w:val="ru-RU"/>
              </w:rPr>
            </w:pPr>
            <w:r w:rsidRPr="00BF38C6">
              <w:rPr>
                <w:rFonts w:ascii="Arial Narrow" w:hAnsi="Arial Narrow"/>
                <w:color w:val="auto"/>
                <w:sz w:val="16"/>
                <w:szCs w:val="16"/>
                <w:u w:val="single"/>
                <w:lang w:val="ru-RU"/>
              </w:rPr>
              <w:t xml:space="preserve">ТОЛЬКО </w:t>
            </w:r>
            <w:r w:rsidRPr="006759B5">
              <w:rPr>
                <w:rFonts w:ascii="Arial Narrow" w:hAnsi="Arial Narrow"/>
                <w:color w:val="auto"/>
                <w:sz w:val="16"/>
                <w:szCs w:val="16"/>
                <w:u w:val="single"/>
                <w:lang w:val="ru-RU"/>
              </w:rPr>
              <w:t xml:space="preserve">МАГИСТРАЛЬНЫЙ </w:t>
            </w:r>
            <w:r w:rsidRPr="00BF38C6">
              <w:rPr>
                <w:rFonts w:ascii="Arial Narrow" w:hAnsi="Arial Narrow"/>
                <w:color w:val="auto"/>
                <w:sz w:val="16"/>
                <w:szCs w:val="16"/>
                <w:u w:val="single"/>
                <w:lang w:val="ru-RU"/>
              </w:rPr>
              <w:t>ТРУБОПРОВОД</w:t>
            </w:r>
          </w:p>
          <w:p w14:paraId="70E99601" w14:textId="77777777" w:rsidR="00F772B5" w:rsidRPr="00BF38C6" w:rsidRDefault="00F772B5" w:rsidP="00F772B5">
            <w:pPr>
              <w:pStyle w:val="CellBody"/>
              <w:rPr>
                <w:rFonts w:ascii="Arial Narrow" w:hAnsi="Arial Narrow"/>
                <w:color w:val="auto"/>
                <w:sz w:val="16"/>
                <w:szCs w:val="16"/>
                <w:u w:val="single"/>
                <w:lang w:val="ru-RU"/>
              </w:rPr>
            </w:pPr>
          </w:p>
          <w:p w14:paraId="4C2CA623" w14:textId="77777777" w:rsidR="00F772B5" w:rsidRPr="00BF38C6" w:rsidRDefault="00F772B5" w:rsidP="00F772B5">
            <w:pPr>
              <w:pStyle w:val="CellBody"/>
              <w:rPr>
                <w:rFonts w:ascii="Arial Narrow" w:hAnsi="Arial Narrow"/>
                <w:color w:val="auto"/>
                <w:sz w:val="16"/>
                <w:szCs w:val="16"/>
                <w:u w:val="single"/>
                <w:lang w:val="ru-RU"/>
              </w:rPr>
            </w:pPr>
            <w:r w:rsidRPr="00BF38C6">
              <w:rPr>
                <w:rFonts w:ascii="Arial Narrow" w:hAnsi="Arial Narrow"/>
                <w:color w:val="auto"/>
                <w:sz w:val="16"/>
                <w:szCs w:val="16"/>
                <w:u w:val="single"/>
                <w:lang w:val="ru-RU"/>
              </w:rPr>
              <w:t>ПОДЗЕМНЫЙ</w:t>
            </w:r>
          </w:p>
          <w:p w14:paraId="67EE7DA1" w14:textId="77777777" w:rsidR="00F772B5" w:rsidRPr="00BF38C6" w:rsidRDefault="00F772B5" w:rsidP="00F772B5">
            <w:pPr>
              <w:pStyle w:val="CellBody"/>
              <w:rPr>
                <w:rFonts w:ascii="Arial Narrow" w:hAnsi="Arial Narrow"/>
                <w:color w:val="auto"/>
                <w:sz w:val="16"/>
                <w:szCs w:val="16"/>
                <w:u w:val="single"/>
                <w:lang w:val="ru-RU"/>
              </w:rPr>
            </w:pPr>
          </w:p>
          <w:p w14:paraId="58DB3AF8" w14:textId="47DC45E1" w:rsidR="00F772B5" w:rsidRPr="00BF38C6" w:rsidRDefault="00F772B5" w:rsidP="0010308A">
            <w:pPr>
              <w:pStyle w:val="CellBody"/>
              <w:rPr>
                <w:rFonts w:ascii="Arial Narrow" w:hAnsi="Arial Narrow" w:cs="Arial"/>
                <w:color w:val="auto"/>
                <w:sz w:val="16"/>
                <w:szCs w:val="16"/>
                <w:lang w:val="ru-RU"/>
              </w:rPr>
            </w:pPr>
            <w:r w:rsidRPr="00602091">
              <w:rPr>
                <w:rFonts w:ascii="Arial Narrow" w:hAnsi="Arial Narrow"/>
                <w:color w:val="auto"/>
                <w:sz w:val="16"/>
                <w:szCs w:val="16"/>
                <w:lang w:val="ru-RU"/>
              </w:rPr>
              <w:t>GHP – ЗАКАЧКА ГАЗА, ВЫСОКОЕ ДАВЛЕНИЕ</w:t>
            </w:r>
          </w:p>
        </w:tc>
        <w:tc>
          <w:tcPr>
            <w:tcW w:w="720" w:type="dxa"/>
            <w:tcBorders>
              <w:top w:val="single" w:sz="6" w:space="0" w:color="auto"/>
              <w:left w:val="single" w:sz="6" w:space="0" w:color="auto"/>
              <w:bottom w:val="single" w:sz="6" w:space="0" w:color="auto"/>
              <w:right w:val="single" w:sz="6" w:space="0" w:color="auto"/>
            </w:tcBorders>
          </w:tcPr>
          <w:p w14:paraId="6D722597" w14:textId="77777777" w:rsidR="00F772B5" w:rsidRPr="00BF38C6" w:rsidRDefault="00F772B5" w:rsidP="00F772B5">
            <w:pPr>
              <w:pStyle w:val="CellBodyCentered"/>
              <w:rPr>
                <w:rFonts w:ascii="Arial Narrow" w:hAnsi="Arial Narrow" w:cs="Arial"/>
                <w:b/>
                <w:color w:val="auto"/>
                <w:sz w:val="16"/>
                <w:szCs w:val="16"/>
                <w:lang w:val="ru-RU"/>
              </w:rPr>
            </w:pPr>
          </w:p>
          <w:p w14:paraId="4F190877" w14:textId="77777777" w:rsidR="00F772B5" w:rsidRPr="00BF38C6" w:rsidRDefault="00F772B5" w:rsidP="00F772B5">
            <w:pPr>
              <w:pStyle w:val="CellBodyCentered"/>
              <w:rPr>
                <w:rFonts w:ascii="Arial Narrow" w:hAnsi="Arial Narrow"/>
                <w:b/>
                <w:color w:val="auto"/>
                <w:sz w:val="16"/>
                <w:szCs w:val="16"/>
                <w:lang w:val="ru-RU"/>
              </w:rPr>
            </w:pPr>
            <w:r w:rsidRPr="00BF38C6">
              <w:rPr>
                <w:rFonts w:ascii="Arial Narrow" w:hAnsi="Arial Narrow" w:cs="Arial"/>
                <w:b/>
                <w:color w:val="auto"/>
                <w:sz w:val="16"/>
                <w:szCs w:val="16"/>
                <w:lang w:val="en-GB"/>
              </w:rPr>
              <w:t>10000X1</w:t>
            </w:r>
          </w:p>
        </w:tc>
        <w:tc>
          <w:tcPr>
            <w:tcW w:w="720" w:type="dxa"/>
            <w:tcBorders>
              <w:top w:val="single" w:sz="6" w:space="0" w:color="auto"/>
              <w:left w:val="single" w:sz="6" w:space="0" w:color="auto"/>
              <w:bottom w:val="single" w:sz="6" w:space="0" w:color="auto"/>
              <w:right w:val="single" w:sz="6" w:space="0" w:color="auto"/>
            </w:tcBorders>
          </w:tcPr>
          <w:p w14:paraId="0E66ABC1" w14:textId="77777777" w:rsidR="00F772B5" w:rsidRPr="00BF38C6" w:rsidRDefault="00F772B5" w:rsidP="00F772B5">
            <w:pPr>
              <w:pStyle w:val="CellBodyCentered"/>
              <w:rPr>
                <w:rFonts w:ascii="Arial Narrow" w:hAnsi="Arial Narrow" w:cs="Arial"/>
                <w:color w:val="auto"/>
                <w:sz w:val="16"/>
                <w:szCs w:val="16"/>
                <w:lang w:val="en-GB"/>
              </w:rPr>
            </w:pPr>
          </w:p>
          <w:p w14:paraId="0370B6F3" w14:textId="0797AE5A" w:rsidR="00F772B5" w:rsidRPr="00BF38C6" w:rsidRDefault="00F772B5" w:rsidP="00F772B5">
            <w:pPr>
              <w:pStyle w:val="CellBodyCentered"/>
              <w:rPr>
                <w:rFonts w:ascii="Arial Narrow" w:hAnsi="Arial Narrow" w:cs="Arial"/>
                <w:color w:val="auto"/>
                <w:sz w:val="16"/>
                <w:szCs w:val="16"/>
                <w:lang w:val="en-GB"/>
              </w:rPr>
            </w:pPr>
            <w:r w:rsidRPr="00BF38C6">
              <w:rPr>
                <w:rFonts w:ascii="Arial Narrow" w:hAnsi="Arial Narrow" w:cs="Arial"/>
                <w:color w:val="auto"/>
                <w:sz w:val="16"/>
                <w:szCs w:val="16"/>
                <w:lang w:val="en-GB"/>
              </w:rPr>
              <w:t>3</w:t>
            </w:r>
            <w:r w:rsidRPr="00BF38C6">
              <w:rPr>
                <w:rFonts w:ascii="Arial Narrow" w:hAnsi="Arial Narrow" w:cs="Arial"/>
                <w:color w:val="auto"/>
                <w:sz w:val="16"/>
                <w:szCs w:val="16"/>
                <w:lang w:val="ru-RU"/>
              </w:rPr>
              <w:t>,</w:t>
            </w:r>
            <w:r w:rsidRPr="00BF38C6">
              <w:rPr>
                <w:rFonts w:ascii="Arial Narrow" w:hAnsi="Arial Narrow" w:cs="Arial"/>
                <w:color w:val="auto"/>
                <w:sz w:val="16"/>
                <w:szCs w:val="16"/>
                <w:lang w:val="en-GB"/>
              </w:rPr>
              <w:t>0</w:t>
            </w:r>
          </w:p>
          <w:p w14:paraId="16273BAE" w14:textId="77777777" w:rsidR="00F772B5" w:rsidRPr="00BF38C6" w:rsidRDefault="00F772B5" w:rsidP="00F772B5">
            <w:pPr>
              <w:pStyle w:val="CellBodyCentered"/>
              <w:rPr>
                <w:rFonts w:ascii="Arial Narrow" w:hAnsi="Arial Narrow" w:cs="Arial"/>
                <w:color w:val="auto"/>
                <w:sz w:val="16"/>
                <w:szCs w:val="16"/>
                <w:lang w:val="en-GB"/>
              </w:rPr>
            </w:pPr>
          </w:p>
          <w:p w14:paraId="7A294CE9" w14:textId="77777777" w:rsidR="00F772B5" w:rsidRPr="00BF38C6" w:rsidRDefault="00F772B5" w:rsidP="00F772B5">
            <w:pPr>
              <w:pStyle w:val="CellBodyCentered"/>
              <w:rPr>
                <w:rFonts w:ascii="Arial Narrow" w:hAnsi="Arial Narrow" w:cs="Arial"/>
                <w:color w:val="auto"/>
                <w:sz w:val="16"/>
                <w:szCs w:val="16"/>
                <w:lang w:val="en-GB"/>
              </w:rPr>
            </w:pPr>
          </w:p>
          <w:p w14:paraId="1D788A85" w14:textId="77777777" w:rsidR="00F772B5" w:rsidRPr="00BF38C6" w:rsidRDefault="00F772B5" w:rsidP="00F772B5">
            <w:pPr>
              <w:pStyle w:val="CellBodyCentered"/>
              <w:rPr>
                <w:rFonts w:ascii="Arial Narrow" w:hAnsi="Arial Narrow" w:cs="Arial"/>
                <w:color w:val="auto"/>
                <w:sz w:val="16"/>
                <w:szCs w:val="16"/>
                <w:lang w:val="en-GB"/>
              </w:rPr>
            </w:pPr>
          </w:p>
          <w:p w14:paraId="3466DE2B" w14:textId="77777777" w:rsidR="00F772B5" w:rsidRPr="00BF38C6" w:rsidRDefault="00F772B5" w:rsidP="00F772B5">
            <w:pPr>
              <w:pStyle w:val="CellBodyCentered"/>
              <w:rPr>
                <w:rFonts w:ascii="Arial Narrow" w:hAnsi="Arial Narrow" w:cs="Arial"/>
                <w:color w:val="auto"/>
                <w:sz w:val="16"/>
                <w:szCs w:val="16"/>
                <w:lang w:val="en-GB"/>
              </w:rPr>
            </w:pPr>
          </w:p>
          <w:p w14:paraId="6965E6E5" w14:textId="77777777" w:rsidR="00F772B5" w:rsidRPr="00BF38C6" w:rsidRDefault="00F772B5" w:rsidP="00F772B5">
            <w:pPr>
              <w:pStyle w:val="CellBodyCentered"/>
              <w:rPr>
                <w:rFonts w:ascii="Arial Narrow" w:hAnsi="Arial Narrow" w:cs="Arial"/>
                <w:color w:val="auto"/>
                <w:sz w:val="16"/>
                <w:szCs w:val="16"/>
                <w:lang w:val="en-GB"/>
              </w:rPr>
            </w:pPr>
          </w:p>
          <w:p w14:paraId="0557BFC7" w14:textId="77777777" w:rsidR="00F772B5" w:rsidRPr="00BF38C6" w:rsidRDefault="00F772B5" w:rsidP="00F772B5">
            <w:pPr>
              <w:pStyle w:val="CellBodyCentered"/>
              <w:rPr>
                <w:rFonts w:ascii="Arial Narrow" w:hAnsi="Arial Narrow"/>
                <w:color w:val="auto"/>
                <w:sz w:val="16"/>
                <w:szCs w:val="16"/>
                <w:lang w:val="ru-RU"/>
              </w:rPr>
            </w:pPr>
          </w:p>
        </w:tc>
        <w:tc>
          <w:tcPr>
            <w:tcW w:w="900" w:type="dxa"/>
            <w:tcBorders>
              <w:top w:val="single" w:sz="6" w:space="0" w:color="auto"/>
              <w:left w:val="single" w:sz="6" w:space="0" w:color="auto"/>
              <w:bottom w:val="single" w:sz="6" w:space="0" w:color="auto"/>
              <w:right w:val="single" w:sz="6" w:space="0" w:color="auto"/>
            </w:tcBorders>
          </w:tcPr>
          <w:p w14:paraId="1264EDF1" w14:textId="77777777" w:rsidR="00F772B5" w:rsidRPr="00BF38C6" w:rsidRDefault="00F772B5" w:rsidP="00F772B5">
            <w:pPr>
              <w:pStyle w:val="CellBodyCentered"/>
              <w:rPr>
                <w:rFonts w:ascii="Arial Narrow" w:hAnsi="Arial Narrow" w:cs="Arial"/>
                <w:color w:val="auto"/>
                <w:sz w:val="16"/>
                <w:szCs w:val="16"/>
                <w:lang w:val="ru-RU"/>
              </w:rPr>
            </w:pPr>
          </w:p>
          <w:p w14:paraId="27B06D19" w14:textId="77777777" w:rsidR="00F772B5" w:rsidRPr="00BF38C6" w:rsidRDefault="00F772B5" w:rsidP="00F772B5">
            <w:pPr>
              <w:pStyle w:val="CellBodyCentered"/>
              <w:rPr>
                <w:rFonts w:ascii="Arial Narrow" w:hAnsi="Arial Narrow"/>
                <w:color w:val="auto"/>
                <w:sz w:val="16"/>
                <w:szCs w:val="16"/>
                <w:lang w:val="ru-RU"/>
              </w:rPr>
            </w:pPr>
            <w:r>
              <w:rPr>
                <w:rFonts w:ascii="Arial Narrow" w:hAnsi="Arial Narrow" w:cs="Arial"/>
                <w:color w:val="auto"/>
                <w:sz w:val="16"/>
                <w:szCs w:val="16"/>
              </w:rPr>
              <w:t>LTCS</w:t>
            </w:r>
          </w:p>
          <w:p w14:paraId="7AD7A6FD" w14:textId="36562988"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ru-RU"/>
              </w:rPr>
              <w:t>Прим 1</w:t>
            </w:r>
          </w:p>
        </w:tc>
        <w:tc>
          <w:tcPr>
            <w:tcW w:w="810" w:type="dxa"/>
            <w:tcBorders>
              <w:top w:val="single" w:sz="6" w:space="0" w:color="auto"/>
              <w:left w:val="single" w:sz="6" w:space="0" w:color="auto"/>
              <w:bottom w:val="single" w:sz="6" w:space="0" w:color="auto"/>
              <w:right w:val="single" w:sz="6" w:space="0" w:color="auto"/>
            </w:tcBorders>
          </w:tcPr>
          <w:p w14:paraId="3E2E27EE" w14:textId="77777777" w:rsidR="00F772B5" w:rsidRPr="00C91198" w:rsidRDefault="00F772B5" w:rsidP="00F772B5">
            <w:pPr>
              <w:pStyle w:val="CellBodyCentered"/>
              <w:rPr>
                <w:rFonts w:ascii="Arial Narrow" w:hAnsi="Arial Narrow"/>
                <w:color w:val="auto"/>
                <w:sz w:val="16"/>
                <w:szCs w:val="16"/>
              </w:rPr>
            </w:pPr>
          </w:p>
          <w:p w14:paraId="0BBEB526" w14:textId="77777777" w:rsidR="00F772B5" w:rsidRPr="00C91198"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КЛАСС</w:t>
            </w:r>
          </w:p>
          <w:p w14:paraId="2E38248F" w14:textId="4ABF4F4D" w:rsidR="00F772B5" w:rsidRPr="00602091" w:rsidRDefault="00F772B5" w:rsidP="00F772B5">
            <w:pPr>
              <w:pStyle w:val="CellBodyCentered"/>
              <w:rPr>
                <w:rFonts w:ascii="Arial Narrow" w:hAnsi="Arial Narrow" w:cs="Arial"/>
                <w:color w:val="auto"/>
                <w:sz w:val="16"/>
                <w:szCs w:val="16"/>
              </w:rPr>
            </w:pPr>
            <w:r w:rsidRPr="00C91198">
              <w:rPr>
                <w:rFonts w:ascii="Arial Narrow" w:hAnsi="Arial Narrow" w:cs="Arial"/>
                <w:color w:val="auto"/>
                <w:sz w:val="16"/>
                <w:szCs w:val="16"/>
              </w:rPr>
              <w:t xml:space="preserve">10000 </w:t>
            </w:r>
            <w:r>
              <w:rPr>
                <w:rFonts w:ascii="Arial Narrow" w:hAnsi="Arial Narrow"/>
                <w:color w:val="auto"/>
                <w:sz w:val="16"/>
                <w:szCs w:val="16"/>
              </w:rPr>
              <w:t>psi</w:t>
            </w:r>
          </w:p>
          <w:p w14:paraId="23923FEC" w14:textId="59630A86" w:rsidR="00F772B5" w:rsidRPr="00BF38C6" w:rsidRDefault="00F772B5" w:rsidP="00F772B5">
            <w:pPr>
              <w:pStyle w:val="CellBodyCentered"/>
              <w:rPr>
                <w:rFonts w:ascii="Arial Narrow" w:hAnsi="Arial Narrow"/>
                <w:color w:val="auto"/>
                <w:sz w:val="16"/>
                <w:szCs w:val="16"/>
                <w:lang w:val="en-GB"/>
              </w:rPr>
            </w:pPr>
            <w:r w:rsidRPr="00BF38C6">
              <w:rPr>
                <w:rFonts w:ascii="Arial Narrow" w:hAnsi="Arial Narrow" w:cs="Arial"/>
                <w:color w:val="auto"/>
                <w:sz w:val="16"/>
                <w:szCs w:val="16"/>
                <w:lang w:val="en-GB"/>
              </w:rPr>
              <w:t>API</w:t>
            </w:r>
            <w:r w:rsidRPr="00C91198">
              <w:rPr>
                <w:rFonts w:ascii="Arial Narrow" w:hAnsi="Arial Narrow" w:cs="Arial"/>
                <w:color w:val="auto"/>
                <w:sz w:val="16"/>
                <w:szCs w:val="16"/>
              </w:rPr>
              <w:t xml:space="preserve"> 6</w:t>
            </w:r>
            <w:r w:rsidRPr="00BF38C6">
              <w:rPr>
                <w:rFonts w:ascii="Arial Narrow" w:hAnsi="Arial Narrow" w:cs="Arial"/>
                <w:color w:val="auto"/>
                <w:sz w:val="16"/>
                <w:szCs w:val="16"/>
                <w:lang w:val="en-GB"/>
              </w:rPr>
              <w:t>A</w:t>
            </w:r>
            <w:r>
              <w:rPr>
                <w:rFonts w:ascii="Arial Narrow" w:hAnsi="Arial Narrow" w:cs="Arial"/>
                <w:color w:val="auto"/>
                <w:sz w:val="16"/>
                <w:szCs w:val="16"/>
                <w:lang w:val="en-GB"/>
              </w:rPr>
              <w:t xml:space="preserve"> </w:t>
            </w:r>
            <w:r w:rsidRPr="00BF38C6">
              <w:rPr>
                <w:rFonts w:ascii="Arial Narrow" w:hAnsi="Arial Narrow" w:cs="Arial"/>
                <w:color w:val="auto"/>
                <w:sz w:val="16"/>
                <w:szCs w:val="16"/>
              </w:rPr>
              <w:t>CF</w:t>
            </w:r>
          </w:p>
        </w:tc>
        <w:tc>
          <w:tcPr>
            <w:tcW w:w="709" w:type="dxa"/>
            <w:tcBorders>
              <w:top w:val="single" w:sz="6" w:space="0" w:color="auto"/>
              <w:left w:val="single" w:sz="6" w:space="0" w:color="auto"/>
              <w:bottom w:val="single" w:sz="6" w:space="0" w:color="auto"/>
              <w:right w:val="single" w:sz="6" w:space="0" w:color="auto"/>
            </w:tcBorders>
          </w:tcPr>
          <w:p w14:paraId="3CAB0658" w14:textId="77777777" w:rsidR="00F772B5" w:rsidRPr="00BF38C6" w:rsidRDefault="00F772B5" w:rsidP="00F772B5">
            <w:pPr>
              <w:pStyle w:val="CellBodyCentered"/>
              <w:rPr>
                <w:rFonts w:ascii="Arial Narrow" w:hAnsi="Arial Narrow" w:cs="Arial"/>
                <w:color w:val="auto"/>
                <w:sz w:val="16"/>
                <w:szCs w:val="16"/>
                <w:lang w:val="en-GB"/>
              </w:rPr>
            </w:pPr>
          </w:p>
          <w:p w14:paraId="081F2DFF"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O</w:t>
            </w:r>
            <w:r w:rsidRPr="00BF38C6">
              <w:rPr>
                <w:rFonts w:ascii="Arial Narrow" w:hAnsi="Arial Narrow" w:cs="Arial"/>
                <w:color w:val="auto"/>
                <w:sz w:val="16"/>
                <w:szCs w:val="16"/>
                <w:lang w:val="ru-RU"/>
              </w:rPr>
              <w:t xml:space="preserve">т </w:t>
            </w:r>
            <w:r w:rsidRPr="00BF38C6">
              <w:rPr>
                <w:rFonts w:ascii="Arial Narrow" w:hAnsi="Arial Narrow" w:cs="Arial"/>
                <w:color w:val="auto"/>
                <w:sz w:val="16"/>
                <w:szCs w:val="16"/>
                <w:lang w:val="en-GB"/>
              </w:rPr>
              <w:t xml:space="preserve">0 </w:t>
            </w:r>
            <w:r w:rsidRPr="00BF38C6">
              <w:rPr>
                <w:rFonts w:ascii="Arial Narrow" w:hAnsi="Arial Narrow" w:cs="Arial"/>
                <w:color w:val="auto"/>
                <w:sz w:val="16"/>
                <w:szCs w:val="16"/>
                <w:lang w:val="ru-RU"/>
              </w:rPr>
              <w:t>до</w:t>
            </w:r>
            <w:r w:rsidRPr="00BF38C6">
              <w:rPr>
                <w:rFonts w:ascii="Arial Narrow" w:hAnsi="Arial Narrow" w:cs="Arial"/>
                <w:color w:val="auto"/>
                <w:sz w:val="16"/>
                <w:szCs w:val="16"/>
                <w:lang w:val="en-GB"/>
              </w:rPr>
              <w:t xml:space="preserve"> +110</w:t>
            </w:r>
            <w:r w:rsidRPr="00BF38C6">
              <w:rPr>
                <w:rFonts w:ascii="Arial Narrow" w:hAnsi="Arial Narrow" w:cs="Arial"/>
                <w:color w:val="auto"/>
                <w:sz w:val="16"/>
                <w:szCs w:val="16"/>
                <w:lang w:val="ru-RU"/>
              </w:rPr>
              <w:t xml:space="preserve"> </w:t>
            </w:r>
            <w:r w:rsidRPr="00BF38C6">
              <w:rPr>
                <w:rFonts w:ascii="Arial Narrow" w:hAnsi="Arial Narrow" w:cs="Arial"/>
                <w:color w:val="auto"/>
                <w:sz w:val="16"/>
                <w:szCs w:val="16"/>
                <w:lang w:val="en-GB"/>
              </w:rPr>
              <w:t>°C</w:t>
            </w:r>
          </w:p>
        </w:tc>
        <w:tc>
          <w:tcPr>
            <w:tcW w:w="1951" w:type="dxa"/>
            <w:tcBorders>
              <w:top w:val="single" w:sz="6" w:space="0" w:color="auto"/>
              <w:left w:val="single" w:sz="6" w:space="0" w:color="auto"/>
              <w:bottom w:val="single" w:sz="6" w:space="0" w:color="auto"/>
              <w:right w:val="single" w:sz="6" w:space="0" w:color="auto"/>
            </w:tcBorders>
          </w:tcPr>
          <w:p w14:paraId="2F3442D0" w14:textId="77777777" w:rsidR="00F772B5" w:rsidRPr="00BF38C6" w:rsidRDefault="00F772B5" w:rsidP="00F772B5">
            <w:pPr>
              <w:pStyle w:val="CellBody"/>
              <w:rPr>
                <w:rFonts w:ascii="Arial Narrow" w:hAnsi="Arial Narrow"/>
                <w:color w:val="auto"/>
                <w:sz w:val="16"/>
                <w:szCs w:val="16"/>
                <w:lang w:val="ru-RU"/>
              </w:rPr>
            </w:pPr>
          </w:p>
          <w:p w14:paraId="40E18841" w14:textId="77777777" w:rsidR="00F772B5" w:rsidRPr="006759B5" w:rsidRDefault="00F772B5" w:rsidP="00F772B5">
            <w:pPr>
              <w:pStyle w:val="CellBody"/>
              <w:rPr>
                <w:ins w:id="2594" w:author="Zhunisbayev, Olzhasbek [Bolashak Atyrau Limited]" w:date="2024-05-11T19:53:00Z"/>
                <w:rFonts w:ascii="Arial Narrow" w:hAnsi="Arial Narrow" w:cs="Arial"/>
                <w:color w:val="auto"/>
                <w:sz w:val="16"/>
                <w:szCs w:val="16"/>
                <w:lang w:val="ru-RU"/>
              </w:rPr>
            </w:pPr>
            <w:ins w:id="2595" w:author="Zhunisbayev, Olzhasbek [Bolashak Atyrau Limited]" w:date="2024-05-11T19:53:00Z">
              <w:r w:rsidRPr="00BF38C6">
                <w:rPr>
                  <w:rFonts w:ascii="Arial Narrow" w:hAnsi="Arial Narrow" w:cs="Arial"/>
                  <w:color w:val="auto"/>
                  <w:sz w:val="16"/>
                  <w:szCs w:val="16"/>
                  <w:lang w:val="ru-RU"/>
                </w:rPr>
                <w:t xml:space="preserve">ТУ НА </w:t>
              </w:r>
              <w:r w:rsidRPr="006759B5">
                <w:rPr>
                  <w:rFonts w:ascii="Arial Narrow" w:hAnsi="Arial Narrow" w:cs="Arial"/>
                  <w:color w:val="auto"/>
                  <w:sz w:val="16"/>
                  <w:szCs w:val="16"/>
                  <w:lang w:val="ru-RU"/>
                </w:rPr>
                <w:t xml:space="preserve">МАГИСТР. </w:t>
              </w:r>
              <w:r w:rsidRPr="00BF38C6">
                <w:rPr>
                  <w:rFonts w:ascii="Arial Narrow" w:hAnsi="Arial Narrow" w:cs="Arial"/>
                  <w:color w:val="auto"/>
                  <w:sz w:val="16"/>
                  <w:szCs w:val="16"/>
                  <w:lang w:val="ru-RU"/>
                </w:rPr>
                <w:t>ТРУБОПР</w:t>
              </w:r>
              <w:r w:rsidRPr="006759B5">
                <w:rPr>
                  <w:rFonts w:ascii="Arial Narrow" w:hAnsi="Arial Narrow" w:cs="Arial"/>
                  <w:color w:val="auto"/>
                  <w:sz w:val="16"/>
                  <w:szCs w:val="16"/>
                  <w:lang w:val="ru-RU"/>
                </w:rPr>
                <w:t>.</w:t>
              </w:r>
            </w:ins>
          </w:p>
          <w:p w14:paraId="65F30014"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olor w:val="auto"/>
                <w:sz w:val="16"/>
                <w:szCs w:val="16"/>
                <w:lang w:val="ru-RU"/>
              </w:rPr>
              <w:t>максимум = 600 бар (изб.) при макс. расчетной температуре</w:t>
            </w:r>
          </w:p>
        </w:tc>
        <w:tc>
          <w:tcPr>
            <w:tcW w:w="611" w:type="dxa"/>
            <w:tcBorders>
              <w:top w:val="single" w:sz="6" w:space="0" w:color="auto"/>
              <w:left w:val="single" w:sz="6" w:space="0" w:color="auto"/>
              <w:bottom w:val="single" w:sz="6" w:space="0" w:color="auto"/>
              <w:right w:val="single" w:sz="6" w:space="0" w:color="auto"/>
            </w:tcBorders>
          </w:tcPr>
          <w:p w14:paraId="3656F25C" w14:textId="77777777" w:rsidR="00F772B5" w:rsidRPr="00BF38C6" w:rsidRDefault="00F772B5" w:rsidP="00F772B5">
            <w:pPr>
              <w:pStyle w:val="CellBodyCentered"/>
              <w:ind w:hanging="79"/>
              <w:rPr>
                <w:rFonts w:ascii="Arial Narrow" w:hAnsi="Arial Narrow" w:cs="Arial"/>
                <w:color w:val="auto"/>
                <w:sz w:val="16"/>
                <w:szCs w:val="16"/>
                <w:lang w:val="ru-RU"/>
              </w:rPr>
            </w:pPr>
          </w:p>
          <w:p w14:paraId="409C7DE7" w14:textId="3E4DC5C4" w:rsidR="00F772B5" w:rsidRPr="00BF38C6" w:rsidRDefault="00F772B5" w:rsidP="00F772B5">
            <w:pPr>
              <w:pStyle w:val="CellBodyCentered"/>
              <w:ind w:left="-28" w:right="-28"/>
              <w:rPr>
                <w:rFonts w:ascii="Arial Narrow" w:hAnsi="Arial Narrow" w:cs="Arial"/>
                <w:color w:val="auto"/>
                <w:sz w:val="16"/>
                <w:szCs w:val="16"/>
                <w:lang w:val="ru-RU"/>
              </w:rPr>
            </w:pPr>
            <w:ins w:id="2596" w:author="Zhunisbayev, Olzhasbek [Bolashak Atyrau Limited]" w:date="2024-05-11T19:54:00Z">
              <w:r w:rsidRPr="006A0937">
                <w:rPr>
                  <w:rFonts w:ascii="Arial Narrow" w:hAnsi="Arial Narrow" w:cs="Arial"/>
                  <w:sz w:val="16"/>
                  <w:szCs w:val="16"/>
                  <w:lang w:val="ru-RU"/>
                  <w:rPrChange w:id="2597" w:author="Zhunisbayev, Olzhasbek [Bolashak Atyrau Limited]" w:date="2024-05-11T19:54:00Z">
                    <w:rPr>
                      <w:rFonts w:ascii="Arial Narrow" w:hAnsi="Arial Narrow" w:cs="Arial"/>
                      <w:color w:val="auto"/>
                      <w:sz w:val="16"/>
                      <w:szCs w:val="16"/>
                      <w:lang w:val="ru-RU"/>
                    </w:rPr>
                  </w:rPrChange>
                </w:rPr>
                <w:t>Свар. швы надземных труб, в кислой среде.</w:t>
              </w:r>
            </w:ins>
          </w:p>
        </w:tc>
        <w:tc>
          <w:tcPr>
            <w:tcW w:w="450" w:type="dxa"/>
            <w:tcBorders>
              <w:top w:val="single" w:sz="6" w:space="0" w:color="auto"/>
              <w:left w:val="single" w:sz="6" w:space="0" w:color="auto"/>
              <w:bottom w:val="single" w:sz="6" w:space="0" w:color="auto"/>
              <w:right w:val="single" w:sz="6" w:space="0" w:color="auto"/>
            </w:tcBorders>
          </w:tcPr>
          <w:p w14:paraId="4E96CF86" w14:textId="77777777" w:rsidR="00F772B5" w:rsidRPr="00BF38C6" w:rsidRDefault="00F772B5" w:rsidP="00F772B5">
            <w:pPr>
              <w:pStyle w:val="CellBodyCentered"/>
              <w:rPr>
                <w:rFonts w:ascii="Arial Narrow" w:hAnsi="Arial Narrow" w:cs="Arial"/>
                <w:color w:val="auto"/>
                <w:sz w:val="16"/>
                <w:szCs w:val="16"/>
                <w:lang w:val="ru-RU"/>
              </w:rPr>
            </w:pPr>
          </w:p>
          <w:p w14:paraId="0AA421E6" w14:textId="77777777" w:rsidR="00F772B5" w:rsidRPr="00BF38C6" w:rsidRDefault="00F772B5" w:rsidP="00F772B5">
            <w:pPr>
              <w:pStyle w:val="CellBodyCentered"/>
              <w:rPr>
                <w:rFonts w:ascii="Arial Narrow" w:hAnsi="Arial Narrow"/>
                <w:color w:val="auto"/>
                <w:sz w:val="16"/>
                <w:szCs w:val="16"/>
                <w:lang w:val="ru-RU"/>
              </w:rPr>
            </w:pPr>
            <w:r w:rsidRPr="00BF38C6">
              <w:rPr>
                <w:rFonts w:ascii="Arial Narrow" w:hAnsi="Arial Narrow" w:cs="Arial"/>
                <w:color w:val="auto"/>
                <w:sz w:val="16"/>
                <w:szCs w:val="16"/>
                <w:lang w:val="en-GB"/>
              </w:rPr>
              <w:t>100</w:t>
            </w:r>
          </w:p>
        </w:tc>
      </w:tr>
      <w:tr w:rsidR="00F772B5" w:rsidRPr="00BF38C6" w14:paraId="2CFBA836" w14:textId="77777777" w:rsidTr="002A7110">
        <w:tc>
          <w:tcPr>
            <w:tcW w:w="3332" w:type="dxa"/>
            <w:tcBorders>
              <w:top w:val="single" w:sz="6" w:space="0" w:color="auto"/>
              <w:left w:val="single" w:sz="6" w:space="0" w:color="auto"/>
              <w:bottom w:val="single" w:sz="6" w:space="0" w:color="auto"/>
              <w:right w:val="single" w:sz="6" w:space="0" w:color="auto"/>
            </w:tcBorders>
          </w:tcPr>
          <w:p w14:paraId="12F25ECB" w14:textId="77777777" w:rsidR="00F772B5" w:rsidRPr="006759B5" w:rsidRDefault="00F772B5" w:rsidP="00F772B5">
            <w:pPr>
              <w:pStyle w:val="CellBody"/>
              <w:rPr>
                <w:rFonts w:ascii="Arial Narrow" w:hAnsi="Arial Narrow" w:cs="Arial"/>
                <w:color w:val="auto"/>
                <w:sz w:val="16"/>
                <w:szCs w:val="16"/>
                <w:u w:val="single"/>
                <w:lang w:val="ru-RU"/>
              </w:rPr>
            </w:pPr>
          </w:p>
          <w:p w14:paraId="200D20C1" w14:textId="27197E01"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ТОЛЬКО</w:t>
            </w:r>
            <w:r w:rsidRPr="006759B5">
              <w:rPr>
                <w:rFonts w:ascii="Arial Narrow" w:hAnsi="Arial Narrow" w:cs="Arial"/>
                <w:color w:val="auto"/>
                <w:sz w:val="16"/>
                <w:szCs w:val="16"/>
                <w:u w:val="single"/>
                <w:lang w:val="ru-RU"/>
              </w:rPr>
              <w:t xml:space="preserve"> МАГИСТРАЛЬНЫЙ </w:t>
            </w:r>
            <w:r w:rsidRPr="00BF38C6">
              <w:rPr>
                <w:rFonts w:ascii="Arial Narrow" w:hAnsi="Arial Narrow" w:cs="Arial"/>
                <w:color w:val="auto"/>
                <w:sz w:val="16"/>
                <w:szCs w:val="16"/>
                <w:u w:val="single"/>
                <w:lang w:val="ru-RU"/>
              </w:rPr>
              <w:t xml:space="preserve"> ТРУБОПРОВОД</w:t>
            </w:r>
          </w:p>
          <w:p w14:paraId="5D274CDD" w14:textId="77777777" w:rsidR="00F772B5" w:rsidRPr="006759B5" w:rsidRDefault="00F772B5" w:rsidP="00F772B5">
            <w:pPr>
              <w:pStyle w:val="CellBody"/>
              <w:rPr>
                <w:rFonts w:ascii="Arial Narrow" w:hAnsi="Arial Narrow" w:cs="Arial"/>
                <w:color w:val="auto"/>
                <w:sz w:val="16"/>
                <w:szCs w:val="16"/>
                <w:u w:val="single"/>
                <w:lang w:val="ru-RU"/>
              </w:rPr>
            </w:pPr>
          </w:p>
          <w:p w14:paraId="32AE5C36" w14:textId="00CD4045"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u w:val="single"/>
                <w:lang w:val="ru-RU"/>
              </w:rPr>
              <w:t>НАДЗЕМНЫЙ</w:t>
            </w:r>
          </w:p>
          <w:p w14:paraId="44BA7460" w14:textId="77777777" w:rsidR="00F772B5" w:rsidRPr="006759B5" w:rsidRDefault="00F772B5" w:rsidP="00F772B5">
            <w:pPr>
              <w:pStyle w:val="CellBody"/>
              <w:rPr>
                <w:rFonts w:ascii="Arial Narrow" w:hAnsi="Arial Narrow" w:cs="Arial"/>
                <w:color w:val="auto"/>
                <w:sz w:val="16"/>
                <w:szCs w:val="16"/>
                <w:lang w:val="ru-RU"/>
              </w:rPr>
            </w:pPr>
          </w:p>
          <w:p w14:paraId="6614641F" w14:textId="3E3CFCC9" w:rsidR="00F772B5" w:rsidRPr="00BF38C6" w:rsidRDefault="00F772B5" w:rsidP="00F772B5">
            <w:pPr>
              <w:pStyle w:val="CellBody"/>
              <w:rPr>
                <w:rFonts w:ascii="Arial Narrow" w:hAnsi="Arial Narrow" w:cs="Arial"/>
                <w:color w:val="auto"/>
                <w:sz w:val="16"/>
                <w:szCs w:val="16"/>
                <w:u w:val="single"/>
                <w:lang w:val="ru-RU"/>
              </w:rPr>
            </w:pPr>
            <w:r w:rsidRPr="00BF38C6">
              <w:rPr>
                <w:rFonts w:ascii="Arial Narrow" w:hAnsi="Arial Narrow" w:cs="Arial"/>
                <w:color w:val="auto"/>
                <w:sz w:val="16"/>
                <w:szCs w:val="16"/>
                <w:lang w:val="en-GB"/>
              </w:rPr>
              <w:t>GHP</w:t>
            </w:r>
            <w:r w:rsidRPr="00BF38C6">
              <w:rPr>
                <w:rFonts w:ascii="Arial Narrow" w:hAnsi="Arial Narrow" w:cs="Arial"/>
                <w:color w:val="auto"/>
                <w:sz w:val="16"/>
                <w:szCs w:val="16"/>
                <w:lang w:val="ru-RU"/>
              </w:rPr>
              <w:t xml:space="preserve"> – ЗАКАЧКА ГАЗА, ВЫСОКОЕ ДАВЛЕНИЕ</w:t>
            </w:r>
          </w:p>
        </w:tc>
        <w:tc>
          <w:tcPr>
            <w:tcW w:w="720" w:type="dxa"/>
            <w:tcBorders>
              <w:top w:val="single" w:sz="6" w:space="0" w:color="auto"/>
              <w:left w:val="single" w:sz="6" w:space="0" w:color="auto"/>
              <w:bottom w:val="single" w:sz="6" w:space="0" w:color="auto"/>
              <w:right w:val="single" w:sz="6" w:space="0" w:color="auto"/>
            </w:tcBorders>
          </w:tcPr>
          <w:p w14:paraId="3751F7AB" w14:textId="77777777" w:rsidR="00F772B5" w:rsidRPr="00BF38C6" w:rsidRDefault="00F772B5" w:rsidP="00F772B5">
            <w:pPr>
              <w:pStyle w:val="CellBodyCentered"/>
              <w:ind w:left="-152" w:right="-114"/>
              <w:rPr>
                <w:rFonts w:ascii="Arial Narrow" w:hAnsi="Arial Narrow" w:cs="Arial"/>
                <w:b/>
                <w:color w:val="auto"/>
                <w:sz w:val="16"/>
                <w:szCs w:val="16"/>
                <w:lang w:val="ru-RU"/>
              </w:rPr>
            </w:pPr>
          </w:p>
          <w:p w14:paraId="5E971F01" w14:textId="77777777" w:rsidR="00F772B5" w:rsidRPr="00BF38C6" w:rsidRDefault="00F772B5" w:rsidP="00F772B5">
            <w:pPr>
              <w:pStyle w:val="CellBodyCentered"/>
              <w:rPr>
                <w:rFonts w:ascii="Arial Narrow" w:hAnsi="Arial Narrow" w:cs="Arial"/>
                <w:b/>
                <w:color w:val="auto"/>
                <w:sz w:val="16"/>
                <w:szCs w:val="16"/>
                <w:lang w:val="ru-RU"/>
              </w:rPr>
            </w:pPr>
            <w:r w:rsidRPr="00BF38C6">
              <w:rPr>
                <w:rFonts w:ascii="Arial Narrow" w:hAnsi="Arial Narrow" w:cs="Arial"/>
                <w:b/>
                <w:color w:val="auto"/>
                <w:sz w:val="16"/>
                <w:szCs w:val="16"/>
                <w:lang w:val="en-GB"/>
              </w:rPr>
              <w:t>10000X22</w:t>
            </w:r>
          </w:p>
        </w:tc>
        <w:tc>
          <w:tcPr>
            <w:tcW w:w="720" w:type="dxa"/>
            <w:tcBorders>
              <w:top w:val="single" w:sz="6" w:space="0" w:color="auto"/>
              <w:left w:val="single" w:sz="6" w:space="0" w:color="auto"/>
              <w:bottom w:val="single" w:sz="6" w:space="0" w:color="auto"/>
              <w:right w:val="single" w:sz="6" w:space="0" w:color="auto"/>
            </w:tcBorders>
          </w:tcPr>
          <w:p w14:paraId="668D58EE" w14:textId="77777777" w:rsidR="00F772B5" w:rsidRPr="00BF38C6" w:rsidRDefault="00F772B5" w:rsidP="00F772B5">
            <w:pPr>
              <w:pStyle w:val="CellBody"/>
              <w:rPr>
                <w:rFonts w:ascii="Arial Narrow" w:hAnsi="Arial Narrow" w:cs="Arial"/>
                <w:color w:val="auto"/>
                <w:sz w:val="16"/>
                <w:szCs w:val="16"/>
                <w:lang w:val="ru-RU"/>
              </w:rPr>
            </w:pPr>
          </w:p>
          <w:p w14:paraId="57998E0F" w14:textId="77777777" w:rsidR="00F772B5" w:rsidRPr="00BF38C6" w:rsidRDefault="00F772B5" w:rsidP="00F772B5">
            <w:pPr>
              <w:pStyle w:val="CellBody"/>
              <w:jc w:val="center"/>
              <w:rPr>
                <w:rFonts w:ascii="Arial Narrow" w:hAnsi="Arial Narrow" w:cs="Arial"/>
                <w:color w:val="auto"/>
                <w:sz w:val="16"/>
                <w:szCs w:val="16"/>
                <w:lang w:val="ru-RU"/>
              </w:rPr>
            </w:pPr>
            <w:r w:rsidRPr="00BF38C6">
              <w:rPr>
                <w:rFonts w:ascii="Arial Narrow" w:hAnsi="Arial Narrow" w:cs="Arial"/>
                <w:color w:val="auto"/>
                <w:sz w:val="16"/>
                <w:szCs w:val="16"/>
                <w:lang w:val="ru-RU"/>
              </w:rPr>
              <w:t>3,0</w:t>
            </w:r>
          </w:p>
          <w:p w14:paraId="38EBA8FF" w14:textId="77777777"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w:t>
            </w:r>
          </w:p>
        </w:tc>
        <w:tc>
          <w:tcPr>
            <w:tcW w:w="900" w:type="dxa"/>
            <w:tcBorders>
              <w:top w:val="single" w:sz="6" w:space="0" w:color="auto"/>
              <w:left w:val="single" w:sz="6" w:space="0" w:color="auto"/>
              <w:bottom w:val="single" w:sz="6" w:space="0" w:color="auto"/>
              <w:right w:val="single" w:sz="6" w:space="0" w:color="auto"/>
            </w:tcBorders>
          </w:tcPr>
          <w:p w14:paraId="523A66D1" w14:textId="77777777" w:rsidR="00F772B5" w:rsidRPr="006759B5" w:rsidRDefault="00F772B5" w:rsidP="00F772B5">
            <w:pPr>
              <w:pStyle w:val="CellBodyCentered"/>
              <w:rPr>
                <w:rFonts w:ascii="Arial Narrow" w:hAnsi="Arial Narrow"/>
                <w:color w:val="auto"/>
                <w:sz w:val="16"/>
                <w:szCs w:val="16"/>
                <w:lang w:val="ru-RU"/>
              </w:rPr>
            </w:pPr>
          </w:p>
          <w:p w14:paraId="1CA8FF2B" w14:textId="1D598411" w:rsidR="00F772B5" w:rsidRPr="006759B5" w:rsidRDefault="00F772B5" w:rsidP="00F772B5">
            <w:pPr>
              <w:pStyle w:val="CellBodyCentered"/>
              <w:rPr>
                <w:rFonts w:ascii="Arial Narrow" w:hAnsi="Arial Narrow"/>
                <w:color w:val="auto"/>
                <w:sz w:val="16"/>
                <w:szCs w:val="16"/>
                <w:lang w:val="ru-RU"/>
              </w:rPr>
            </w:pPr>
            <w:r w:rsidRPr="00BF38C6">
              <w:rPr>
                <w:rFonts w:ascii="Arial Narrow" w:hAnsi="Arial Narrow"/>
                <w:color w:val="auto"/>
                <w:sz w:val="16"/>
                <w:szCs w:val="16"/>
                <w:lang w:val="ru-RU"/>
              </w:rPr>
              <w:t>НИЗКОЛЕГИРОВАННАЯ УГЛЕРОДИСТАЯ СТАЛЬ 2-1/4Cr-1Mo КЛАСС 3 МОДИФ</w:t>
            </w:r>
            <w:r w:rsidRPr="006759B5">
              <w:rPr>
                <w:rFonts w:ascii="Arial Narrow" w:hAnsi="Arial Narrow"/>
                <w:color w:val="auto"/>
                <w:sz w:val="16"/>
                <w:szCs w:val="16"/>
                <w:lang w:val="ru-RU"/>
              </w:rPr>
              <w:t>.</w:t>
            </w:r>
          </w:p>
          <w:p w14:paraId="6609B77C" w14:textId="77777777" w:rsidR="00F772B5" w:rsidRDefault="00F772B5" w:rsidP="00F772B5">
            <w:pPr>
              <w:pStyle w:val="CellBodyCentered"/>
              <w:rPr>
                <w:rFonts w:ascii="Arial Narrow" w:hAnsi="Arial Narrow" w:cs="Arial"/>
                <w:color w:val="auto"/>
                <w:sz w:val="16"/>
                <w:szCs w:val="16"/>
              </w:rPr>
            </w:pPr>
            <w:r w:rsidRPr="00BF38C6">
              <w:rPr>
                <w:rFonts w:ascii="Arial Narrow" w:hAnsi="Arial Narrow" w:cs="Arial"/>
                <w:color w:val="auto"/>
                <w:sz w:val="16"/>
                <w:szCs w:val="16"/>
                <w:lang w:val="ru-RU"/>
              </w:rPr>
              <w:t>Прим</w:t>
            </w:r>
            <w:r>
              <w:rPr>
                <w:rFonts w:ascii="Arial Narrow" w:hAnsi="Arial Narrow" w:cs="Arial"/>
                <w:color w:val="auto"/>
                <w:sz w:val="16"/>
                <w:szCs w:val="16"/>
              </w:rPr>
              <w:t>.</w:t>
            </w:r>
            <w:r w:rsidRPr="00BF38C6">
              <w:rPr>
                <w:rFonts w:ascii="Arial Narrow" w:hAnsi="Arial Narrow" w:cs="Arial"/>
                <w:color w:val="auto"/>
                <w:sz w:val="16"/>
                <w:szCs w:val="16"/>
                <w:lang w:val="ru-RU"/>
              </w:rPr>
              <w:t xml:space="preserve"> 1</w:t>
            </w:r>
          </w:p>
          <w:p w14:paraId="70AD2703" w14:textId="1E13B9CC" w:rsidR="00F772B5" w:rsidRPr="00611B87" w:rsidRDefault="00F772B5" w:rsidP="00F772B5">
            <w:pPr>
              <w:pStyle w:val="CellBodyCentered"/>
              <w:rPr>
                <w:rFonts w:ascii="Arial Narrow" w:hAnsi="Arial Narrow" w:cs="Arial"/>
                <w:color w:val="auto"/>
                <w:sz w:val="16"/>
                <w:szCs w:val="16"/>
              </w:rPr>
            </w:pPr>
          </w:p>
        </w:tc>
        <w:tc>
          <w:tcPr>
            <w:tcW w:w="810" w:type="dxa"/>
            <w:tcBorders>
              <w:top w:val="single" w:sz="6" w:space="0" w:color="auto"/>
              <w:left w:val="single" w:sz="6" w:space="0" w:color="auto"/>
              <w:bottom w:val="single" w:sz="6" w:space="0" w:color="auto"/>
              <w:right w:val="single" w:sz="6" w:space="0" w:color="auto"/>
            </w:tcBorders>
          </w:tcPr>
          <w:p w14:paraId="3DBE851E" w14:textId="77777777" w:rsidR="00F772B5" w:rsidRPr="006759B5" w:rsidRDefault="00F772B5" w:rsidP="00F772B5">
            <w:pPr>
              <w:pStyle w:val="CellBodyCentered"/>
              <w:rPr>
                <w:rFonts w:ascii="Arial Narrow" w:hAnsi="Arial Narrow"/>
                <w:color w:val="auto"/>
                <w:sz w:val="16"/>
                <w:szCs w:val="16"/>
              </w:rPr>
            </w:pPr>
          </w:p>
          <w:p w14:paraId="5105A072" w14:textId="77777777" w:rsidR="00F772B5" w:rsidRPr="006759B5" w:rsidRDefault="00F772B5" w:rsidP="00F772B5">
            <w:pPr>
              <w:pStyle w:val="CellBodyCentered"/>
              <w:rPr>
                <w:rFonts w:ascii="Arial Narrow" w:hAnsi="Arial Narrow"/>
                <w:color w:val="auto"/>
                <w:sz w:val="16"/>
                <w:szCs w:val="16"/>
              </w:rPr>
            </w:pPr>
            <w:r w:rsidRPr="00BF38C6">
              <w:rPr>
                <w:rFonts w:ascii="Arial Narrow" w:hAnsi="Arial Narrow"/>
                <w:color w:val="auto"/>
                <w:sz w:val="16"/>
                <w:szCs w:val="16"/>
                <w:lang w:val="ru-RU"/>
              </w:rPr>
              <w:t>КЛАСС</w:t>
            </w:r>
          </w:p>
          <w:p w14:paraId="5FE9195E" w14:textId="0F863E5C" w:rsidR="00F772B5" w:rsidRPr="00501774" w:rsidRDefault="00F772B5" w:rsidP="00F772B5">
            <w:pPr>
              <w:pStyle w:val="CellBodyCentered"/>
              <w:rPr>
                <w:rFonts w:ascii="Arial Narrow" w:hAnsi="Arial Narrow"/>
                <w:color w:val="auto"/>
                <w:sz w:val="16"/>
                <w:szCs w:val="16"/>
              </w:rPr>
            </w:pPr>
            <w:r w:rsidRPr="006759B5">
              <w:rPr>
                <w:rFonts w:ascii="Arial Narrow" w:hAnsi="Arial Narrow"/>
                <w:color w:val="auto"/>
                <w:sz w:val="16"/>
                <w:szCs w:val="16"/>
              </w:rPr>
              <w:t xml:space="preserve">10000 </w:t>
            </w:r>
            <w:r>
              <w:rPr>
                <w:rFonts w:ascii="Arial Narrow" w:hAnsi="Arial Narrow"/>
                <w:color w:val="auto"/>
                <w:sz w:val="16"/>
                <w:szCs w:val="16"/>
              </w:rPr>
              <w:t>psi</w:t>
            </w:r>
          </w:p>
          <w:p w14:paraId="01B55B27" w14:textId="116BFE13" w:rsidR="00F772B5" w:rsidRPr="006759B5" w:rsidRDefault="00F772B5" w:rsidP="00F772B5">
            <w:pPr>
              <w:pStyle w:val="CellBodyCentered"/>
              <w:rPr>
                <w:rFonts w:ascii="Arial Narrow" w:hAnsi="Arial Narrow"/>
                <w:color w:val="auto"/>
                <w:sz w:val="16"/>
                <w:szCs w:val="16"/>
              </w:rPr>
            </w:pPr>
            <w:r w:rsidRPr="006759B5">
              <w:rPr>
                <w:rFonts w:ascii="Arial Narrow" w:hAnsi="Arial Narrow"/>
                <w:color w:val="auto"/>
                <w:sz w:val="16"/>
                <w:szCs w:val="16"/>
              </w:rPr>
              <w:t>API 6A</w:t>
            </w:r>
            <w:r>
              <w:rPr>
                <w:rFonts w:ascii="Arial Narrow" w:hAnsi="Arial Narrow"/>
                <w:color w:val="auto"/>
                <w:sz w:val="16"/>
                <w:szCs w:val="16"/>
              </w:rPr>
              <w:t xml:space="preserve"> </w:t>
            </w:r>
            <w:r w:rsidRPr="006759B5">
              <w:rPr>
                <w:rFonts w:ascii="Arial Narrow" w:hAnsi="Arial Narrow"/>
                <w:color w:val="auto"/>
                <w:sz w:val="16"/>
                <w:szCs w:val="16"/>
              </w:rPr>
              <w:t>CF</w:t>
            </w:r>
          </w:p>
        </w:tc>
        <w:tc>
          <w:tcPr>
            <w:tcW w:w="709" w:type="dxa"/>
            <w:tcBorders>
              <w:top w:val="single" w:sz="6" w:space="0" w:color="auto"/>
              <w:left w:val="single" w:sz="6" w:space="0" w:color="auto"/>
              <w:bottom w:val="single" w:sz="6" w:space="0" w:color="auto"/>
              <w:right w:val="single" w:sz="6" w:space="0" w:color="auto"/>
            </w:tcBorders>
          </w:tcPr>
          <w:p w14:paraId="25769B3F" w14:textId="77777777" w:rsidR="00F772B5" w:rsidRPr="006759B5" w:rsidRDefault="00F772B5" w:rsidP="00F772B5">
            <w:pPr>
              <w:pStyle w:val="CellBodyCentered"/>
              <w:rPr>
                <w:rFonts w:ascii="Arial Narrow" w:hAnsi="Arial Narrow"/>
                <w:color w:val="auto"/>
                <w:sz w:val="16"/>
                <w:szCs w:val="16"/>
              </w:rPr>
            </w:pPr>
          </w:p>
          <w:p w14:paraId="522E7C95"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olor w:val="auto"/>
                <w:sz w:val="16"/>
                <w:szCs w:val="16"/>
                <w:lang w:val="ru-RU"/>
              </w:rPr>
              <w:t>Oт -40 до +110 °C</w:t>
            </w:r>
          </w:p>
        </w:tc>
        <w:tc>
          <w:tcPr>
            <w:tcW w:w="1951" w:type="dxa"/>
            <w:tcBorders>
              <w:top w:val="single" w:sz="6" w:space="0" w:color="auto"/>
              <w:left w:val="single" w:sz="6" w:space="0" w:color="auto"/>
              <w:bottom w:val="single" w:sz="6" w:space="0" w:color="auto"/>
              <w:right w:val="single" w:sz="6" w:space="0" w:color="auto"/>
            </w:tcBorders>
          </w:tcPr>
          <w:p w14:paraId="0C7C633A" w14:textId="77777777" w:rsidR="00F772B5" w:rsidRPr="006759B5" w:rsidRDefault="00F772B5" w:rsidP="00F772B5">
            <w:pPr>
              <w:pStyle w:val="CellBody"/>
              <w:rPr>
                <w:rFonts w:ascii="Arial Narrow" w:hAnsi="Arial Narrow" w:cs="Arial"/>
                <w:color w:val="auto"/>
                <w:sz w:val="16"/>
                <w:szCs w:val="16"/>
                <w:lang w:val="ru-RU"/>
              </w:rPr>
            </w:pPr>
          </w:p>
          <w:p w14:paraId="5C6E2F8D" w14:textId="2076E6AE" w:rsidR="00F772B5" w:rsidRPr="00BF38C6" w:rsidRDefault="00F772B5" w:rsidP="00F772B5">
            <w:pPr>
              <w:pStyle w:val="CellBody"/>
              <w:rPr>
                <w:rFonts w:ascii="Arial Narrow" w:hAnsi="Arial Narrow" w:cs="Arial"/>
                <w:color w:val="auto"/>
                <w:sz w:val="16"/>
                <w:szCs w:val="16"/>
                <w:lang w:val="ru-RU"/>
              </w:rPr>
            </w:pPr>
            <w:r w:rsidRPr="00BF38C6">
              <w:rPr>
                <w:rFonts w:ascii="Arial Narrow" w:hAnsi="Arial Narrow" w:cs="Arial"/>
                <w:color w:val="auto"/>
                <w:sz w:val="16"/>
                <w:szCs w:val="16"/>
                <w:lang w:val="ru-RU"/>
              </w:rPr>
              <w:t>ТУ НА ТРУБОПРОВОД</w:t>
            </w:r>
          </w:p>
          <w:p w14:paraId="0A2322BF" w14:textId="77777777" w:rsidR="00F772B5" w:rsidRPr="00BF38C6" w:rsidRDefault="00F772B5" w:rsidP="00F772B5">
            <w:pPr>
              <w:pStyle w:val="CellBody"/>
              <w:rPr>
                <w:rFonts w:ascii="Arial Narrow" w:hAnsi="Arial Narrow"/>
                <w:color w:val="auto"/>
                <w:sz w:val="16"/>
                <w:szCs w:val="16"/>
                <w:lang w:val="ru-RU"/>
              </w:rPr>
            </w:pPr>
            <w:r w:rsidRPr="00BF38C6">
              <w:rPr>
                <w:rFonts w:ascii="Arial Narrow" w:hAnsi="Arial Narrow" w:cs="Arial"/>
                <w:color w:val="auto"/>
                <w:sz w:val="16"/>
                <w:szCs w:val="16"/>
                <w:lang w:val="ru-RU"/>
              </w:rPr>
              <w:t xml:space="preserve">максимум = </w:t>
            </w:r>
            <w:r w:rsidRPr="00BF38C6">
              <w:rPr>
                <w:rFonts w:ascii="Arial Narrow" w:hAnsi="Arial Narrow" w:cs="Arial"/>
                <w:snapToGrid w:val="0"/>
                <w:color w:val="auto"/>
                <w:sz w:val="16"/>
                <w:szCs w:val="16"/>
                <w:lang w:val="ru-RU"/>
              </w:rPr>
              <w:t>600 бар (изб) при макс. расчетной температуре</w:t>
            </w:r>
          </w:p>
        </w:tc>
        <w:tc>
          <w:tcPr>
            <w:tcW w:w="611" w:type="dxa"/>
            <w:tcBorders>
              <w:top w:val="single" w:sz="6" w:space="0" w:color="auto"/>
              <w:left w:val="single" w:sz="6" w:space="0" w:color="auto"/>
              <w:bottom w:val="single" w:sz="6" w:space="0" w:color="auto"/>
              <w:right w:val="single" w:sz="6" w:space="0" w:color="auto"/>
            </w:tcBorders>
          </w:tcPr>
          <w:p w14:paraId="00F8A9CB" w14:textId="77777777" w:rsidR="00F772B5" w:rsidRPr="00BF38C6" w:rsidRDefault="00F772B5" w:rsidP="00F772B5">
            <w:pPr>
              <w:pStyle w:val="CellBodyCentered"/>
              <w:ind w:hanging="79"/>
              <w:rPr>
                <w:rFonts w:ascii="Arial Narrow" w:hAnsi="Arial Narrow" w:cs="Arial"/>
                <w:color w:val="auto"/>
                <w:sz w:val="16"/>
                <w:szCs w:val="16"/>
                <w:lang w:val="ru-RU"/>
              </w:rPr>
            </w:pPr>
          </w:p>
          <w:p w14:paraId="5E969142" w14:textId="6B4C6E81" w:rsidR="00F772B5" w:rsidRPr="00BF38C6" w:rsidRDefault="00F772B5" w:rsidP="00F772B5">
            <w:pPr>
              <w:pStyle w:val="CellBodyCentered"/>
              <w:rPr>
                <w:rFonts w:ascii="Arial Narrow" w:hAnsi="Arial Narrow" w:cs="Arial"/>
                <w:color w:val="auto"/>
                <w:sz w:val="16"/>
                <w:szCs w:val="16"/>
                <w:lang w:val="ru-RU"/>
              </w:rPr>
            </w:pPr>
            <w:ins w:id="2598" w:author="Zhunisbayev, Olzhasbek [Bolashak Atyrau Limited]" w:date="2024-05-11T19:54:00Z">
              <w:r w:rsidRPr="006A0937">
                <w:rPr>
                  <w:rFonts w:ascii="Arial Narrow" w:hAnsi="Arial Narrow" w:cs="Arial"/>
                  <w:sz w:val="16"/>
                  <w:szCs w:val="16"/>
                  <w:lang w:val="ru-RU"/>
                  <w:rPrChange w:id="2599" w:author="Zhunisbayev, Olzhasbek [Bolashak Atyrau Limited]" w:date="2024-05-11T19:54:00Z">
                    <w:rPr>
                      <w:rFonts w:ascii="Arial Narrow" w:hAnsi="Arial Narrow" w:cs="Arial"/>
                      <w:color w:val="auto"/>
                      <w:sz w:val="16"/>
                      <w:szCs w:val="16"/>
                      <w:lang w:val="ru-RU"/>
                    </w:rPr>
                  </w:rPrChange>
                </w:rPr>
                <w:t>Свар. швы надземных труб, в кислой среде.</w:t>
              </w:r>
            </w:ins>
          </w:p>
        </w:tc>
        <w:tc>
          <w:tcPr>
            <w:tcW w:w="450" w:type="dxa"/>
            <w:tcBorders>
              <w:top w:val="single" w:sz="6" w:space="0" w:color="auto"/>
              <w:left w:val="single" w:sz="6" w:space="0" w:color="auto"/>
              <w:bottom w:val="single" w:sz="6" w:space="0" w:color="auto"/>
              <w:right w:val="single" w:sz="6" w:space="0" w:color="auto"/>
            </w:tcBorders>
          </w:tcPr>
          <w:p w14:paraId="514F79E0" w14:textId="77777777" w:rsidR="00F772B5" w:rsidRPr="00BF38C6" w:rsidRDefault="00F772B5" w:rsidP="00F772B5">
            <w:pPr>
              <w:pStyle w:val="CellBodyCentered"/>
              <w:rPr>
                <w:rFonts w:ascii="Arial Narrow" w:hAnsi="Arial Narrow" w:cs="Arial"/>
                <w:color w:val="auto"/>
                <w:sz w:val="16"/>
                <w:szCs w:val="16"/>
                <w:lang w:val="ru-RU"/>
              </w:rPr>
            </w:pPr>
          </w:p>
          <w:p w14:paraId="71037711" w14:textId="77777777" w:rsidR="00F772B5" w:rsidRPr="00BF38C6" w:rsidRDefault="00F772B5" w:rsidP="00F772B5">
            <w:pPr>
              <w:pStyle w:val="CellBodyCentered"/>
              <w:rPr>
                <w:rFonts w:ascii="Arial Narrow" w:hAnsi="Arial Narrow" w:cs="Arial"/>
                <w:color w:val="auto"/>
                <w:sz w:val="16"/>
                <w:szCs w:val="16"/>
                <w:lang w:val="ru-RU"/>
              </w:rPr>
            </w:pPr>
            <w:r w:rsidRPr="00BF38C6">
              <w:rPr>
                <w:rFonts w:ascii="Arial Narrow" w:hAnsi="Arial Narrow" w:cs="Arial"/>
                <w:color w:val="auto"/>
                <w:sz w:val="16"/>
                <w:szCs w:val="16"/>
                <w:lang w:val="ru-RU"/>
              </w:rPr>
              <w:t>100</w:t>
            </w:r>
          </w:p>
        </w:tc>
      </w:tr>
    </w:tbl>
    <w:p w14:paraId="4F78F74B" w14:textId="0E158810" w:rsidR="00BA168E" w:rsidRPr="00981FDE" w:rsidRDefault="00BA168E" w:rsidP="006E5F73">
      <w:pPr>
        <w:pStyle w:val="Text1Bold"/>
        <w:ind w:left="851" w:hanging="671"/>
        <w:rPr>
          <w:color w:val="auto"/>
          <w:lang w:val="ru-RU"/>
        </w:rPr>
      </w:pPr>
      <w:r w:rsidRPr="00981FDE">
        <w:rPr>
          <w:color w:val="auto"/>
          <w:lang w:val="ru-RU"/>
        </w:rPr>
        <w:lastRenderedPageBreak/>
        <w:t>ПРИМЕЧАНИЯ:</w:t>
      </w:r>
    </w:p>
    <w:p w14:paraId="6EB3DD66" w14:textId="559DFF7B" w:rsidR="00BA168E" w:rsidRPr="000C142F" w:rsidRDefault="00BA168E" w:rsidP="006E5F73">
      <w:pPr>
        <w:pStyle w:val="TableTitle1"/>
        <w:numPr>
          <w:ilvl w:val="0"/>
          <w:numId w:val="94"/>
        </w:numPr>
        <w:tabs>
          <w:tab w:val="clear" w:pos="1080"/>
        </w:tabs>
        <w:ind w:left="1134" w:hanging="425"/>
        <w:jc w:val="both"/>
        <w:rPr>
          <w:rFonts w:ascii="Times New Roman" w:hAnsi="Times New Roman"/>
          <w:b w:val="0"/>
          <w:bCs w:val="0"/>
          <w:color w:val="auto"/>
          <w:sz w:val="22"/>
          <w:szCs w:val="22"/>
          <w:lang w:val="ru-RU"/>
        </w:rPr>
      </w:pPr>
      <w:r w:rsidRPr="000C142F">
        <w:rPr>
          <w:rFonts w:ascii="Times New Roman" w:hAnsi="Times New Roman"/>
          <w:b w:val="0"/>
          <w:bCs w:val="0"/>
          <w:color w:val="auto"/>
          <w:sz w:val="22"/>
          <w:szCs w:val="22"/>
          <w:lang w:val="ru-RU"/>
        </w:rPr>
        <w:t xml:space="preserve">Все материалы должны быть в соответствии с NACE MR0175 / ISO 15156 </w:t>
      </w:r>
      <w:del w:id="2600" w:author="Zhunisbayev, Olzhasbek [Bolashak Atyrau Limited]" w:date="2024-05-11T20:42:00Z">
        <w:r w:rsidRPr="000C142F" w:rsidDel="00611B87">
          <w:rPr>
            <w:rFonts w:ascii="Times New Roman" w:hAnsi="Times New Roman"/>
            <w:b w:val="0"/>
            <w:bCs w:val="0"/>
            <w:color w:val="auto"/>
            <w:sz w:val="22"/>
            <w:szCs w:val="22"/>
            <w:lang w:val="ru-RU"/>
          </w:rPr>
          <w:delText>-</w:delText>
        </w:r>
      </w:del>
      <w:ins w:id="2601" w:author="Zhunisbayev, Olzhasbek [Bolashak Atyrau Limited]" w:date="2024-05-11T20:42:00Z">
        <w:r w:rsidR="00611B87">
          <w:rPr>
            <w:rFonts w:ascii="Times New Roman" w:hAnsi="Times New Roman"/>
            <w:b w:val="0"/>
            <w:bCs w:val="0"/>
            <w:color w:val="auto"/>
            <w:sz w:val="22"/>
            <w:szCs w:val="22"/>
            <w:lang w:val="ru-RU"/>
          </w:rPr>
          <w:t>–</w:t>
        </w:r>
      </w:ins>
      <w:r w:rsidRPr="000C142F">
        <w:rPr>
          <w:rFonts w:ascii="Times New Roman" w:hAnsi="Times New Roman"/>
          <w:b w:val="0"/>
          <w:bCs w:val="0"/>
          <w:color w:val="auto"/>
          <w:sz w:val="22"/>
          <w:szCs w:val="22"/>
          <w:lang w:val="ru-RU"/>
        </w:rPr>
        <w:t xml:space="preserve"> </w:t>
      </w:r>
      <w:del w:id="2602" w:author="Zhunisbayev, Olzhasbek [Bolashak Atyrau Limited]" w:date="2024-05-11T20:42:00Z">
        <w:r w:rsidRPr="000C142F" w:rsidDel="00611B87">
          <w:rPr>
            <w:rFonts w:ascii="Times New Roman" w:hAnsi="Times New Roman"/>
            <w:b w:val="0"/>
            <w:bCs w:val="0"/>
            <w:color w:val="auto"/>
            <w:sz w:val="22"/>
            <w:szCs w:val="22"/>
            <w:lang w:val="ru-RU"/>
          </w:rPr>
          <w:delText>2009</w:delText>
        </w:r>
      </w:del>
      <w:ins w:id="2603" w:author="Zhunisbayev, Olzhasbek [Bolashak Atyrau Limited]" w:date="2024-05-11T20:42:00Z">
        <w:r w:rsidR="00611B87" w:rsidRPr="006759B5">
          <w:rPr>
            <w:rFonts w:ascii="Times New Roman" w:hAnsi="Times New Roman"/>
            <w:b w:val="0"/>
            <w:bCs w:val="0"/>
            <w:color w:val="auto"/>
            <w:sz w:val="22"/>
            <w:szCs w:val="22"/>
            <w:lang w:val="ru-RU"/>
          </w:rPr>
          <w:t>посл.ред.</w:t>
        </w:r>
      </w:ins>
      <w:del w:id="2604" w:author="Zhunisbayev, Olzhasbek [Bolashak Atyrau Limited]" w:date="2024-05-11T20:42:00Z">
        <w:r w:rsidRPr="000C142F" w:rsidDel="00611B87">
          <w:rPr>
            <w:rFonts w:ascii="Times New Roman" w:hAnsi="Times New Roman"/>
            <w:b w:val="0"/>
            <w:bCs w:val="0"/>
            <w:color w:val="auto"/>
            <w:sz w:val="22"/>
            <w:szCs w:val="22"/>
            <w:lang w:val="ru-RU"/>
          </w:rPr>
          <w:delText>.</w:delText>
        </w:r>
      </w:del>
    </w:p>
    <w:p w14:paraId="05417424" w14:textId="3C84EB4F" w:rsidR="00BA168E" w:rsidRDefault="00BA168E" w:rsidP="006E5F73">
      <w:pPr>
        <w:pStyle w:val="List1"/>
        <w:numPr>
          <w:ilvl w:val="0"/>
          <w:numId w:val="4"/>
        </w:numPr>
        <w:tabs>
          <w:tab w:val="clear" w:pos="1080"/>
        </w:tabs>
        <w:ind w:left="1134" w:hanging="425"/>
        <w:jc w:val="both"/>
        <w:rPr>
          <w:color w:val="auto"/>
          <w:lang w:val="ru-RU"/>
        </w:rPr>
      </w:pPr>
      <w:del w:id="2605" w:author="Zhunisbayev, Olzhasbek [Bolashak Atyrau Limited]" w:date="2024-05-11T20:43:00Z">
        <w:r w:rsidRPr="00981FDE" w:rsidDel="00A84673">
          <w:rPr>
            <w:color w:val="auto"/>
            <w:lang w:val="ru-RU"/>
          </w:rPr>
          <w:delText>Запас толщины стенок: 1,0 мм</w:delText>
        </w:r>
      </w:del>
      <w:ins w:id="2606" w:author="Zhunisbayev, Olzhasbek [Bolashak Atyrau Limited]" w:date="2024-05-11T20:43:00Z">
        <w:r w:rsidR="00A84673" w:rsidRPr="006759B5">
          <w:rPr>
            <w:color w:val="auto"/>
            <w:lang w:val="ru-RU"/>
          </w:rPr>
          <w:t xml:space="preserve">Если указано Покупателем, материалы компонентов трубопроводов должны соответствовать </w:t>
        </w:r>
        <w:r w:rsidR="00A84673">
          <w:rPr>
            <w:color w:val="auto"/>
          </w:rPr>
          <w:t>IOGP</w:t>
        </w:r>
        <w:r w:rsidR="00A84673" w:rsidRPr="004B618B">
          <w:rPr>
            <w:color w:val="auto"/>
            <w:lang w:val="ru-RU"/>
          </w:rPr>
          <w:t xml:space="preserve"> </w:t>
        </w:r>
        <w:r w:rsidR="00A84673">
          <w:rPr>
            <w:color w:val="auto"/>
          </w:rPr>
          <w:t>S</w:t>
        </w:r>
        <w:r w:rsidR="00A84673" w:rsidRPr="004B618B">
          <w:rPr>
            <w:color w:val="auto"/>
            <w:lang w:val="ru-RU"/>
          </w:rPr>
          <w:t>-563</w:t>
        </w:r>
        <w:r w:rsidR="00427061" w:rsidRPr="004B618B">
          <w:rPr>
            <w:color w:val="auto"/>
            <w:lang w:val="ru-RU"/>
          </w:rPr>
          <w:t xml:space="preserve"> </w:t>
        </w:r>
        <w:r w:rsidR="00427061">
          <w:rPr>
            <w:color w:val="auto"/>
            <w:lang w:val="kk-KZ"/>
          </w:rPr>
          <w:t>в каждом класс</w:t>
        </w:r>
      </w:ins>
      <w:ins w:id="2607" w:author="Zhunisbayev, Olzhasbek [Bolashak Atyrau Limited]" w:date="2024-05-11T20:44:00Z">
        <w:r w:rsidR="00427061">
          <w:rPr>
            <w:color w:val="auto"/>
            <w:lang w:val="kk-KZ"/>
          </w:rPr>
          <w:t xml:space="preserve">а линии трубопроводов. Таблицы данных материалов доступны по </w:t>
        </w:r>
        <w:r w:rsidR="00427061" w:rsidRPr="006759B5">
          <w:rPr>
            <w:color w:val="auto"/>
            <w:lang w:val="ru-RU"/>
          </w:rPr>
          <w:t>адресу:</w:t>
        </w:r>
      </w:ins>
      <w:ins w:id="2608" w:author="Zhunisbayev, Olzhasbek [Bolashak Atyrau Limited]" w:date="2024-05-11T20:45:00Z">
        <w:r w:rsidR="00427061" w:rsidRPr="006759B5">
          <w:rPr>
            <w:color w:val="auto"/>
            <w:lang w:val="ru-RU"/>
          </w:rPr>
          <w:t xml:space="preserve"> </w:t>
        </w:r>
        <w:r w:rsidR="00427061">
          <w:rPr>
            <w:b/>
            <w:color w:val="auto"/>
            <w:lang w:val="en-GB"/>
          </w:rPr>
          <w:fldChar w:fldCharType="begin"/>
        </w:r>
        <w:r w:rsidR="00427061">
          <w:rPr>
            <w:color w:val="auto"/>
            <w:lang w:val="en-GB"/>
          </w:rPr>
          <w:instrText>HYPERLINK</w:instrText>
        </w:r>
        <w:r w:rsidR="00427061" w:rsidRPr="004B618B">
          <w:rPr>
            <w:color w:val="auto"/>
            <w:lang w:val="ru-RU"/>
          </w:rPr>
          <w:instrText xml:space="preserve"> "</w:instrText>
        </w:r>
        <w:r w:rsidR="00427061">
          <w:rPr>
            <w:color w:val="auto"/>
            <w:lang w:val="en-GB"/>
          </w:rPr>
          <w:instrText>http</w:instrText>
        </w:r>
        <w:r w:rsidR="00427061" w:rsidRPr="004B618B">
          <w:rPr>
            <w:color w:val="auto"/>
            <w:lang w:val="ru-RU"/>
          </w:rPr>
          <w:instrText>://</w:instrText>
        </w:r>
        <w:r w:rsidR="00427061" w:rsidRPr="00E5119C">
          <w:rPr>
            <w:color w:val="auto"/>
            <w:lang w:val="en-GB"/>
          </w:rPr>
          <w:instrText>www</w:instrText>
        </w:r>
        <w:r w:rsidR="00427061" w:rsidRPr="004B618B">
          <w:rPr>
            <w:color w:val="auto"/>
            <w:lang w:val="ru-RU"/>
          </w:rPr>
          <w:instrText>.</w:instrText>
        </w:r>
        <w:r w:rsidR="00427061" w:rsidRPr="00E5119C">
          <w:rPr>
            <w:color w:val="auto"/>
            <w:lang w:val="en-GB"/>
          </w:rPr>
          <w:instrText>iogp</w:instrText>
        </w:r>
        <w:r w:rsidR="00427061" w:rsidRPr="004B618B">
          <w:rPr>
            <w:color w:val="auto"/>
            <w:lang w:val="ru-RU"/>
          </w:rPr>
          <w:instrText>-</w:instrText>
        </w:r>
        <w:r w:rsidR="00427061" w:rsidRPr="00E5119C">
          <w:rPr>
            <w:color w:val="auto"/>
            <w:lang w:val="en-GB"/>
          </w:rPr>
          <w:instrText>jip</w:instrText>
        </w:r>
        <w:r w:rsidR="00427061" w:rsidRPr="004B618B">
          <w:rPr>
            <w:color w:val="auto"/>
            <w:lang w:val="ru-RU"/>
          </w:rPr>
          <w:instrText>33.</w:instrText>
        </w:r>
        <w:r w:rsidR="00427061" w:rsidRPr="00E5119C">
          <w:rPr>
            <w:color w:val="auto"/>
            <w:lang w:val="en-GB"/>
          </w:rPr>
          <w:instrText>org</w:instrText>
        </w:r>
        <w:r w:rsidR="00427061" w:rsidRPr="004B618B">
          <w:rPr>
            <w:color w:val="auto"/>
            <w:lang w:val="ru-RU"/>
          </w:rPr>
          <w:instrText>/</w:instrText>
        </w:r>
        <w:r w:rsidR="00427061" w:rsidRPr="00E5119C">
          <w:rPr>
            <w:color w:val="auto"/>
            <w:lang w:val="en-GB"/>
          </w:rPr>
          <w:instrText>library</w:instrText>
        </w:r>
        <w:r w:rsidR="00427061" w:rsidRPr="004B618B">
          <w:rPr>
            <w:color w:val="auto"/>
            <w:lang w:val="ru-RU"/>
          </w:rPr>
          <w:instrText>/"</w:instrText>
        </w:r>
        <w:r w:rsidR="00427061">
          <w:rPr>
            <w:b/>
            <w:color w:val="auto"/>
            <w:lang w:val="en-GB"/>
          </w:rPr>
        </w:r>
        <w:r w:rsidR="00427061">
          <w:rPr>
            <w:b/>
            <w:color w:val="auto"/>
            <w:lang w:val="en-GB"/>
          </w:rPr>
          <w:fldChar w:fldCharType="separate"/>
        </w:r>
        <w:r w:rsidR="00427061" w:rsidRPr="00FA50D4">
          <w:rPr>
            <w:rStyle w:val="Hyperlink"/>
            <w:lang w:val="en-GB"/>
          </w:rPr>
          <w:t>www</w:t>
        </w:r>
        <w:r w:rsidR="00427061" w:rsidRPr="004B618B">
          <w:rPr>
            <w:rStyle w:val="Hyperlink"/>
            <w:lang w:val="ru-RU"/>
          </w:rPr>
          <w:t>.</w:t>
        </w:r>
        <w:r w:rsidR="00427061" w:rsidRPr="00FA50D4">
          <w:rPr>
            <w:rStyle w:val="Hyperlink"/>
            <w:lang w:val="en-GB"/>
          </w:rPr>
          <w:t>iogp</w:t>
        </w:r>
        <w:r w:rsidR="00427061" w:rsidRPr="004B618B">
          <w:rPr>
            <w:rStyle w:val="Hyperlink"/>
            <w:lang w:val="ru-RU"/>
          </w:rPr>
          <w:t>-</w:t>
        </w:r>
        <w:r w:rsidR="00427061" w:rsidRPr="00FA50D4">
          <w:rPr>
            <w:rStyle w:val="Hyperlink"/>
            <w:lang w:val="en-GB"/>
          </w:rPr>
          <w:t>jip</w:t>
        </w:r>
        <w:r w:rsidR="00427061" w:rsidRPr="004B618B">
          <w:rPr>
            <w:rStyle w:val="Hyperlink"/>
            <w:lang w:val="ru-RU"/>
          </w:rPr>
          <w:t>33.</w:t>
        </w:r>
        <w:r w:rsidR="00427061" w:rsidRPr="00FA50D4">
          <w:rPr>
            <w:rStyle w:val="Hyperlink"/>
            <w:lang w:val="en-GB"/>
          </w:rPr>
          <w:t>org</w:t>
        </w:r>
        <w:r w:rsidR="00427061" w:rsidRPr="004B618B">
          <w:rPr>
            <w:rStyle w:val="Hyperlink"/>
            <w:lang w:val="ru-RU"/>
          </w:rPr>
          <w:t>/</w:t>
        </w:r>
        <w:r w:rsidR="00427061" w:rsidRPr="00FA50D4">
          <w:rPr>
            <w:rStyle w:val="Hyperlink"/>
            <w:lang w:val="en-GB"/>
          </w:rPr>
          <w:t>library</w:t>
        </w:r>
        <w:r w:rsidR="00427061" w:rsidRPr="004B618B">
          <w:rPr>
            <w:rStyle w:val="Hyperlink"/>
            <w:lang w:val="ru-RU"/>
          </w:rPr>
          <w:t>/</w:t>
        </w:r>
        <w:r w:rsidR="00427061">
          <w:rPr>
            <w:b/>
            <w:color w:val="auto"/>
            <w:lang w:val="en-GB"/>
          </w:rPr>
          <w:fldChar w:fldCharType="end"/>
        </w:r>
      </w:ins>
    </w:p>
    <w:p w14:paraId="3B1133B7" w14:textId="2BC002F3" w:rsidR="00BA168E" w:rsidRDefault="00BA168E" w:rsidP="006E5F73">
      <w:pPr>
        <w:pStyle w:val="List1"/>
        <w:numPr>
          <w:ilvl w:val="0"/>
          <w:numId w:val="4"/>
        </w:numPr>
        <w:tabs>
          <w:tab w:val="clear" w:pos="1080"/>
        </w:tabs>
        <w:ind w:left="1134" w:hanging="425"/>
        <w:jc w:val="both"/>
        <w:rPr>
          <w:color w:val="auto"/>
          <w:lang w:val="ru-RU"/>
        </w:rPr>
      </w:pPr>
      <w:r w:rsidRPr="00981FDE">
        <w:rPr>
          <w:color w:val="auto"/>
          <w:lang w:val="ru-RU"/>
        </w:rPr>
        <w:t xml:space="preserve">Послесварочная термическая обработка в соответствии с </w:t>
      </w:r>
      <w:del w:id="2609" w:author="Zhunisbayev, Olzhasbek [Bolashak Atyrau Limited]" w:date="2024-05-11T20:45:00Z">
        <w:r w:rsidRPr="00981FDE" w:rsidDel="00427061">
          <w:rPr>
            <w:color w:val="auto"/>
            <w:lang w:val="ru-RU"/>
          </w:rPr>
          <w:delText>ASME B31.3</w:delText>
        </w:r>
      </w:del>
      <w:ins w:id="2610" w:author="Zhunisbayev, Olzhasbek [Bolashak Atyrau Limited]" w:date="2024-05-11T20:45:00Z">
        <w:r w:rsidR="00427061">
          <w:rPr>
            <w:color w:val="auto"/>
          </w:rPr>
          <w:t>W</w:t>
        </w:r>
        <w:r w:rsidR="00427061" w:rsidRPr="004B618B">
          <w:rPr>
            <w:color w:val="auto"/>
            <w:lang w:val="ru-RU"/>
          </w:rPr>
          <w:t>-</w:t>
        </w:r>
        <w:r w:rsidR="00427061">
          <w:rPr>
            <w:color w:val="auto"/>
          </w:rPr>
          <w:t>ST</w:t>
        </w:r>
        <w:r w:rsidR="00427061" w:rsidRPr="004B618B">
          <w:rPr>
            <w:color w:val="auto"/>
            <w:lang w:val="ru-RU"/>
          </w:rPr>
          <w:t xml:space="preserve">-2025 </w:t>
        </w:r>
        <w:r w:rsidR="00427061" w:rsidRPr="006759B5">
          <w:rPr>
            <w:color w:val="auto"/>
            <w:lang w:val="ru-RU"/>
          </w:rPr>
          <w:t>таблица 1</w:t>
        </w:r>
      </w:ins>
      <w:r w:rsidRPr="00981FDE">
        <w:rPr>
          <w:color w:val="auto"/>
          <w:lang w:val="ru-RU"/>
        </w:rPr>
        <w:t xml:space="preserve"> (толщ &gt; 19 мм).</w:t>
      </w:r>
    </w:p>
    <w:p w14:paraId="0F8F1F45" w14:textId="77777777" w:rsidR="00BA168E" w:rsidRDefault="00BA168E" w:rsidP="006E5F73">
      <w:pPr>
        <w:pStyle w:val="List1"/>
        <w:numPr>
          <w:ilvl w:val="0"/>
          <w:numId w:val="4"/>
        </w:numPr>
        <w:tabs>
          <w:tab w:val="clear" w:pos="1080"/>
        </w:tabs>
        <w:ind w:left="1134" w:hanging="425"/>
        <w:jc w:val="both"/>
        <w:rPr>
          <w:color w:val="auto"/>
          <w:lang w:val="ru-RU"/>
        </w:rPr>
      </w:pPr>
      <w:r>
        <w:rPr>
          <w:color w:val="auto"/>
          <w:lang w:val="ru-RU"/>
        </w:rPr>
        <w:t>Расчетную температуру 410 °</w:t>
      </w:r>
      <w:r>
        <w:rPr>
          <w:color w:val="auto"/>
        </w:rPr>
        <w:t>C</w:t>
      </w:r>
      <w:r>
        <w:rPr>
          <w:color w:val="auto"/>
          <w:lang w:val="ru-RU"/>
        </w:rPr>
        <w:t xml:space="preserve"> следует использовать только в отношении трубной обвязки нагревателя регенерированного газа (</w:t>
      </w:r>
      <w:r>
        <w:rPr>
          <w:color w:val="auto"/>
        </w:rPr>
        <w:t>E</w:t>
      </w:r>
      <w:r>
        <w:rPr>
          <w:color w:val="auto"/>
          <w:lang w:val="ru-RU"/>
        </w:rPr>
        <w:t xml:space="preserve">-731) установки очистки от </w:t>
      </w:r>
      <w:r>
        <w:rPr>
          <w:color w:val="auto"/>
        </w:rPr>
        <w:t>COS</w:t>
      </w:r>
      <w:r>
        <w:rPr>
          <w:color w:val="auto"/>
          <w:lang w:val="ru-RU"/>
        </w:rPr>
        <w:t>, температура для других линий ограничена значением в 343 °</w:t>
      </w:r>
      <w:r>
        <w:rPr>
          <w:color w:val="auto"/>
        </w:rPr>
        <w:t>C</w:t>
      </w:r>
      <w:r>
        <w:rPr>
          <w:color w:val="auto"/>
          <w:lang w:val="ru-RU"/>
        </w:rPr>
        <w:t>.</w:t>
      </w:r>
    </w:p>
    <w:p w14:paraId="00AF6274" w14:textId="77777777" w:rsidR="00BA168E" w:rsidRPr="00427061" w:rsidRDefault="00BA168E" w:rsidP="006E5F73">
      <w:pPr>
        <w:pStyle w:val="List1"/>
        <w:numPr>
          <w:ilvl w:val="0"/>
          <w:numId w:val="4"/>
        </w:numPr>
        <w:tabs>
          <w:tab w:val="clear" w:pos="1080"/>
        </w:tabs>
        <w:ind w:left="1134" w:hanging="425"/>
        <w:jc w:val="both"/>
        <w:rPr>
          <w:ins w:id="2611" w:author="Zhunisbayev, Olzhasbek [Bolashak Atyrau Limited]" w:date="2024-05-11T20:45:00Z"/>
          <w:color w:val="auto"/>
          <w:lang w:val="ru-RU"/>
          <w:rPrChange w:id="2612" w:author="Zhunisbayev, Olzhasbek [Bolashak Atyrau Limited]" w:date="2024-05-11T20:45:00Z">
            <w:rPr>
              <w:ins w:id="2613" w:author="Zhunisbayev, Olzhasbek [Bolashak Atyrau Limited]" w:date="2024-05-11T20:45:00Z"/>
              <w:color w:val="auto"/>
            </w:rPr>
          </w:rPrChange>
        </w:rPr>
      </w:pPr>
      <w:r>
        <w:rPr>
          <w:color w:val="auto"/>
          <w:lang w:val="ru-RU"/>
        </w:rPr>
        <w:t>Ручные клапаны, используемые при температурах ниже -100 °</w:t>
      </w:r>
      <w:r>
        <w:rPr>
          <w:color w:val="auto"/>
        </w:rPr>
        <w:t>C</w:t>
      </w:r>
      <w:r>
        <w:rPr>
          <w:color w:val="auto"/>
          <w:lang w:val="ru-RU"/>
        </w:rPr>
        <w:t>, отсутствуют. Клапаны, которые предполагается использовать при температурах ниже данного значения, будут рассмотрены отделом трубных материалов и учтены в качестве изделий особого назначения.</w:t>
      </w:r>
    </w:p>
    <w:p w14:paraId="5B4B9BA5" w14:textId="132D99D0" w:rsidR="00427061" w:rsidRPr="00AC1375" w:rsidRDefault="008C4DE2" w:rsidP="006E5F73">
      <w:pPr>
        <w:pStyle w:val="List1"/>
        <w:numPr>
          <w:ilvl w:val="0"/>
          <w:numId w:val="4"/>
        </w:numPr>
        <w:tabs>
          <w:tab w:val="clear" w:pos="1080"/>
        </w:tabs>
        <w:ind w:left="1134" w:hanging="425"/>
        <w:jc w:val="both"/>
        <w:rPr>
          <w:ins w:id="2614" w:author="Zhunisbayev, Olzhasbek [Bolashak Atyrau Limited]" w:date="2024-05-11T20:57:00Z"/>
          <w:color w:val="auto"/>
          <w:lang w:val="ru-RU"/>
          <w:rPrChange w:id="2615" w:author="Zhunisbayev, Olzhasbek [Bolashak Atyrau Limited]" w:date="2024-05-11T20:57:00Z">
            <w:rPr>
              <w:ins w:id="2616" w:author="Zhunisbayev, Olzhasbek [Bolashak Atyrau Limited]" w:date="2024-05-11T20:57:00Z"/>
              <w:color w:val="auto"/>
            </w:rPr>
          </w:rPrChange>
        </w:rPr>
      </w:pPr>
      <w:ins w:id="2617" w:author="Zhunisbayev, Olzhasbek [Bolashak Atyrau Limited]" w:date="2024-05-11T20:52:00Z">
        <w:r w:rsidRPr="006759B5">
          <w:rPr>
            <w:color w:val="auto"/>
            <w:lang w:val="ru-RU"/>
          </w:rPr>
          <w:t>Использование трубопроводов из углеродистой стали в кислой среде</w:t>
        </w:r>
        <w:r w:rsidR="0077740C" w:rsidRPr="006759B5">
          <w:rPr>
            <w:color w:val="auto"/>
            <w:lang w:val="ru-RU"/>
          </w:rPr>
          <w:t xml:space="preserve"> (150</w:t>
        </w:r>
        <w:r w:rsidR="0077740C" w:rsidRPr="0077740C">
          <w:rPr>
            <w:color w:val="auto"/>
          </w:rPr>
          <w:t>K</w:t>
        </w:r>
        <w:r w:rsidR="0077740C" w:rsidRPr="006759B5">
          <w:rPr>
            <w:color w:val="auto"/>
            <w:lang w:val="ru-RU"/>
          </w:rPr>
          <w:t>21, 300</w:t>
        </w:r>
        <w:r w:rsidR="0077740C" w:rsidRPr="0077740C">
          <w:rPr>
            <w:color w:val="auto"/>
          </w:rPr>
          <w:t>K</w:t>
        </w:r>
        <w:r w:rsidR="0077740C" w:rsidRPr="006759B5">
          <w:rPr>
            <w:color w:val="auto"/>
            <w:lang w:val="ru-RU"/>
          </w:rPr>
          <w:t>21, 600</w:t>
        </w:r>
        <w:r w:rsidR="0077740C" w:rsidRPr="0077740C">
          <w:rPr>
            <w:color w:val="auto"/>
          </w:rPr>
          <w:t>K</w:t>
        </w:r>
        <w:r w:rsidR="0077740C" w:rsidRPr="006759B5">
          <w:rPr>
            <w:color w:val="auto"/>
            <w:lang w:val="ru-RU"/>
          </w:rPr>
          <w:t xml:space="preserve">21 </w:t>
        </w:r>
        <w:r w:rsidR="0077740C" w:rsidRPr="0077740C">
          <w:rPr>
            <w:color w:val="auto"/>
          </w:rPr>
          <w:t>and</w:t>
        </w:r>
        <w:r w:rsidR="0077740C" w:rsidRPr="006759B5">
          <w:rPr>
            <w:color w:val="auto"/>
            <w:lang w:val="ru-RU"/>
          </w:rPr>
          <w:t xml:space="preserve"> 900</w:t>
        </w:r>
        <w:r w:rsidR="0077740C" w:rsidRPr="0077740C">
          <w:rPr>
            <w:color w:val="auto"/>
          </w:rPr>
          <w:t>K</w:t>
        </w:r>
        <w:r w:rsidR="0077740C" w:rsidRPr="006759B5">
          <w:rPr>
            <w:color w:val="auto"/>
            <w:lang w:val="ru-RU"/>
          </w:rPr>
          <w:t>21) ограничено температурой</w:t>
        </w:r>
        <w:r w:rsidR="0077740C" w:rsidRPr="004B618B">
          <w:rPr>
            <w:lang w:val="ru-RU"/>
          </w:rPr>
          <w:t xml:space="preserve"> </w:t>
        </w:r>
        <w:r w:rsidR="0077740C" w:rsidRPr="006759B5">
          <w:rPr>
            <w:color w:val="auto"/>
            <w:lang w:val="ru-RU"/>
          </w:rPr>
          <w:t>260°</w:t>
        </w:r>
        <w:r w:rsidR="0077740C" w:rsidRPr="0077740C">
          <w:rPr>
            <w:color w:val="auto"/>
          </w:rPr>
          <w:t>C</w:t>
        </w:r>
      </w:ins>
      <w:ins w:id="2618" w:author="Zhunisbayev, Olzhasbek [Bolashak Atyrau Limited]" w:date="2024-05-11T20:53:00Z">
        <w:r w:rsidR="0077740C" w:rsidRPr="006759B5">
          <w:rPr>
            <w:color w:val="auto"/>
            <w:lang w:val="ru-RU"/>
          </w:rPr>
          <w:t xml:space="preserve"> при </w:t>
        </w:r>
        <w:r w:rsidR="006412BB" w:rsidRPr="006759B5">
          <w:rPr>
            <w:color w:val="auto"/>
            <w:lang w:val="ru-RU"/>
          </w:rPr>
          <w:t xml:space="preserve">обслуживании сырой нефти, содержащий </w:t>
        </w:r>
        <w:r w:rsidR="006412BB">
          <w:rPr>
            <w:color w:val="auto"/>
          </w:rPr>
          <w:t>H</w:t>
        </w:r>
        <w:r w:rsidR="006412BB" w:rsidRPr="004B618B">
          <w:rPr>
            <w:color w:val="auto"/>
            <w:lang w:val="ru-RU"/>
          </w:rPr>
          <w:t>2</w:t>
        </w:r>
        <w:r w:rsidR="006412BB">
          <w:rPr>
            <w:color w:val="auto"/>
          </w:rPr>
          <w:t>S</w:t>
        </w:r>
        <w:r w:rsidR="006412BB" w:rsidRPr="006759B5">
          <w:rPr>
            <w:color w:val="auto"/>
            <w:lang w:val="ru-RU"/>
          </w:rPr>
          <w:t xml:space="preserve"> и/или органические сернистые соединения, например, в </w:t>
        </w:r>
      </w:ins>
      <w:ins w:id="2619" w:author="Zhunisbayev, Olzhasbek [Bolashak Atyrau Limited]" w:date="2024-05-11T20:54:00Z">
        <w:r w:rsidR="006412BB" w:rsidRPr="006759B5">
          <w:rPr>
            <w:color w:val="auto"/>
            <w:lang w:val="ru-RU"/>
          </w:rPr>
          <w:t xml:space="preserve">установке стабилизации сырой нефти. </w:t>
        </w:r>
        <w:r w:rsidR="005656B6" w:rsidRPr="006759B5">
          <w:rPr>
            <w:color w:val="auto"/>
            <w:lang w:val="ru-RU"/>
          </w:rPr>
          <w:t xml:space="preserve">В среде углеводородного газа, содержащий </w:t>
        </w:r>
        <w:r w:rsidR="005656B6">
          <w:rPr>
            <w:color w:val="auto"/>
          </w:rPr>
          <w:t>H</w:t>
        </w:r>
        <w:r w:rsidR="005656B6" w:rsidRPr="004B618B">
          <w:rPr>
            <w:color w:val="auto"/>
            <w:lang w:val="ru-RU"/>
          </w:rPr>
          <w:t>2</w:t>
        </w:r>
        <w:r w:rsidR="005656B6">
          <w:rPr>
            <w:color w:val="auto"/>
          </w:rPr>
          <w:t>S</w:t>
        </w:r>
        <w:r w:rsidR="005656B6" w:rsidRPr="006759B5">
          <w:rPr>
            <w:color w:val="auto"/>
            <w:lang w:val="ru-RU"/>
          </w:rPr>
          <w:t xml:space="preserve">, например, </w:t>
        </w:r>
      </w:ins>
      <w:ins w:id="2620" w:author="Zhunisbayev, Olzhasbek [Bolashak Atyrau Limited]" w:date="2024-05-11T20:55:00Z">
        <w:r w:rsidR="005656B6" w:rsidRPr="006759B5">
          <w:rPr>
            <w:color w:val="auto"/>
            <w:lang w:val="ru-RU"/>
          </w:rPr>
          <w:t>на установках</w:t>
        </w:r>
        <w:r w:rsidR="00674FAF" w:rsidRPr="006759B5">
          <w:rPr>
            <w:color w:val="auto"/>
            <w:lang w:val="ru-RU"/>
          </w:rPr>
          <w:t xml:space="preserve"> осушки газа в</w:t>
        </w:r>
        <w:r w:rsidR="005656B6" w:rsidRPr="006759B5">
          <w:rPr>
            <w:color w:val="auto"/>
            <w:lang w:val="ru-RU"/>
          </w:rPr>
          <w:t xml:space="preserve"> молекулярно</w:t>
        </w:r>
        <w:r w:rsidR="00674FAF" w:rsidRPr="006759B5">
          <w:rPr>
            <w:color w:val="auto"/>
            <w:lang w:val="ru-RU"/>
          </w:rPr>
          <w:t>й</w:t>
        </w:r>
        <w:r w:rsidR="005656B6" w:rsidRPr="006759B5">
          <w:rPr>
            <w:color w:val="auto"/>
            <w:lang w:val="ru-RU"/>
          </w:rPr>
          <w:t xml:space="preserve"> сит</w:t>
        </w:r>
        <w:r w:rsidR="00674FAF" w:rsidRPr="006759B5">
          <w:rPr>
            <w:color w:val="auto"/>
            <w:lang w:val="ru-RU"/>
          </w:rPr>
          <w:t xml:space="preserve">е ограничено температурой </w:t>
        </w:r>
      </w:ins>
      <w:ins w:id="2621" w:author="Zhunisbayev, Olzhasbek [Bolashak Atyrau Limited]" w:date="2024-05-11T20:56:00Z">
        <w:r w:rsidR="00674FAF" w:rsidRPr="006759B5">
          <w:rPr>
            <w:color w:val="auto"/>
            <w:lang w:val="ru-RU"/>
          </w:rPr>
          <w:t>230°</w:t>
        </w:r>
        <w:r w:rsidR="00674FAF" w:rsidRPr="0077740C">
          <w:rPr>
            <w:color w:val="auto"/>
          </w:rPr>
          <w:t>C</w:t>
        </w:r>
        <w:r w:rsidR="00674FAF" w:rsidRPr="006759B5">
          <w:rPr>
            <w:color w:val="auto"/>
            <w:lang w:val="ru-RU"/>
          </w:rPr>
          <w:t xml:space="preserve">. Исключение составляют установки улавливания серы и хвостового газа, где трубопроводы из углеродистой стали могут использоваться при температуре до </w:t>
        </w:r>
        <w:r w:rsidR="00AC1375" w:rsidRPr="006759B5">
          <w:rPr>
            <w:color w:val="auto"/>
            <w:lang w:val="ru-RU"/>
          </w:rPr>
          <w:t>343°</w:t>
        </w:r>
        <w:r w:rsidR="00AC1375" w:rsidRPr="00AC1375">
          <w:rPr>
            <w:color w:val="auto"/>
          </w:rPr>
          <w:t>C</w:t>
        </w:r>
        <w:r w:rsidR="00AC1375" w:rsidRPr="006759B5">
          <w:rPr>
            <w:color w:val="auto"/>
            <w:lang w:val="ru-RU"/>
          </w:rPr>
          <w:t xml:space="preserve"> из-за более низкого парциального давления </w:t>
        </w:r>
        <w:r w:rsidR="00AC1375" w:rsidRPr="00AC1375">
          <w:rPr>
            <w:color w:val="auto"/>
          </w:rPr>
          <w:t>H</w:t>
        </w:r>
        <w:r w:rsidR="00AC1375" w:rsidRPr="006759B5">
          <w:rPr>
            <w:color w:val="auto"/>
            <w:lang w:val="ru-RU"/>
          </w:rPr>
          <w:t>2</w:t>
        </w:r>
        <w:r w:rsidR="00AC1375" w:rsidRPr="00AC1375">
          <w:rPr>
            <w:color w:val="auto"/>
          </w:rPr>
          <w:t>S</w:t>
        </w:r>
        <w:r w:rsidR="00AC1375" w:rsidRPr="006759B5">
          <w:rPr>
            <w:color w:val="auto"/>
            <w:lang w:val="ru-RU"/>
          </w:rPr>
          <w:t>.</w:t>
        </w:r>
      </w:ins>
    </w:p>
    <w:p w14:paraId="509E8942" w14:textId="1BF2DCE4" w:rsidR="00AC1375" w:rsidRPr="00950E66" w:rsidRDefault="00AC1375" w:rsidP="006E5F73">
      <w:pPr>
        <w:pStyle w:val="List1"/>
        <w:numPr>
          <w:ilvl w:val="0"/>
          <w:numId w:val="4"/>
        </w:numPr>
        <w:tabs>
          <w:tab w:val="clear" w:pos="1080"/>
        </w:tabs>
        <w:ind w:left="1134" w:hanging="425"/>
        <w:jc w:val="both"/>
        <w:rPr>
          <w:ins w:id="2622" w:author="Zhunisbayev, Olzhasbek [Bolashak Atyrau Limited]" w:date="2024-05-11T21:01:00Z"/>
          <w:color w:val="auto"/>
          <w:lang w:val="ru-RU"/>
          <w:rPrChange w:id="2623" w:author="Zhunisbayev, Olzhasbek [Bolashak Atyrau Limited]" w:date="2024-05-11T21:01:00Z">
            <w:rPr>
              <w:ins w:id="2624" w:author="Zhunisbayev, Olzhasbek [Bolashak Atyrau Limited]" w:date="2024-05-11T21:01:00Z"/>
              <w:color w:val="auto"/>
            </w:rPr>
          </w:rPrChange>
        </w:rPr>
      </w:pPr>
      <w:ins w:id="2625" w:author="Zhunisbayev, Olzhasbek [Bolashak Atyrau Limited]" w:date="2024-05-11T20:57:00Z">
        <w:r w:rsidRPr="006759B5">
          <w:rPr>
            <w:color w:val="auto"/>
            <w:lang w:val="ru-RU"/>
          </w:rPr>
          <w:t>Линии глушения</w:t>
        </w:r>
      </w:ins>
      <w:ins w:id="2626" w:author="Zhunisbayev, Olzhasbek [Bolashak Atyrau Limited]" w:date="2024-05-11T20:58:00Z">
        <w:r w:rsidR="007B6D2D" w:rsidRPr="006759B5">
          <w:rPr>
            <w:color w:val="auto"/>
            <w:lang w:val="ru-RU"/>
          </w:rPr>
          <w:t xml:space="preserve"> должны рассматриваться как кислая среда со </w:t>
        </w:r>
      </w:ins>
      <w:ins w:id="2627" w:author="Zhunisbayev, Olzhasbek [Bolashak Atyrau Limited]" w:date="2024-05-11T20:59:00Z">
        <w:r w:rsidR="007B6D2D" w:rsidRPr="004B618B">
          <w:rPr>
            <w:color w:val="auto"/>
            <w:lang w:val="ru-RU"/>
          </w:rPr>
          <w:t xml:space="preserve">100% </w:t>
        </w:r>
        <w:r w:rsidR="007B6D2D" w:rsidRPr="006759B5">
          <w:rPr>
            <w:color w:val="auto"/>
            <w:lang w:val="ru-RU"/>
          </w:rPr>
          <w:t xml:space="preserve">ПСТО в соответствии </w:t>
        </w:r>
        <w:r w:rsidR="007B6D2D">
          <w:rPr>
            <w:color w:val="auto"/>
            <w:lang w:val="kk-KZ"/>
          </w:rPr>
          <w:t>с</w:t>
        </w:r>
        <w:r w:rsidR="007B6D2D" w:rsidRPr="004B618B">
          <w:rPr>
            <w:color w:val="auto"/>
            <w:lang w:val="ru-RU"/>
          </w:rPr>
          <w:t xml:space="preserve"> </w:t>
        </w:r>
        <w:r w:rsidR="007B6D2D">
          <w:rPr>
            <w:color w:val="auto"/>
          </w:rPr>
          <w:t>W</w:t>
        </w:r>
        <w:r w:rsidR="007B6D2D" w:rsidRPr="004B618B">
          <w:rPr>
            <w:color w:val="auto"/>
            <w:lang w:val="ru-RU"/>
          </w:rPr>
          <w:t>-</w:t>
        </w:r>
        <w:r w:rsidR="007B6D2D">
          <w:rPr>
            <w:color w:val="auto"/>
          </w:rPr>
          <w:t>ST</w:t>
        </w:r>
        <w:r w:rsidR="007B6D2D" w:rsidRPr="004B618B">
          <w:rPr>
            <w:color w:val="auto"/>
            <w:lang w:val="ru-RU"/>
          </w:rPr>
          <w:t>-2011</w:t>
        </w:r>
        <w:r w:rsidR="00E2747B" w:rsidRPr="004B618B">
          <w:rPr>
            <w:color w:val="auto"/>
            <w:lang w:val="ru-RU"/>
          </w:rPr>
          <w:t xml:space="preserve">. </w:t>
        </w:r>
      </w:ins>
      <w:ins w:id="2628" w:author="Zhunisbayev, Olzhasbek [Bolashak Atyrau Limited]" w:date="2024-05-11T21:00:00Z">
        <w:r w:rsidR="002345E8" w:rsidRPr="006759B5">
          <w:rPr>
            <w:color w:val="auto"/>
            <w:lang w:val="ru-RU"/>
          </w:rPr>
          <w:t>ПСТО для не кислых сред</w:t>
        </w:r>
        <w:r w:rsidR="00950E66" w:rsidRPr="006759B5">
          <w:rPr>
            <w:color w:val="auto"/>
            <w:lang w:val="ru-RU"/>
          </w:rPr>
          <w:t xml:space="preserve"> должны применяться в соответствии с таблицей </w:t>
        </w:r>
      </w:ins>
      <w:ins w:id="2629" w:author="Zhunisbayev, Olzhasbek [Bolashak Atyrau Limited]" w:date="2024-05-11T21:01:00Z">
        <w:r w:rsidR="00950E66" w:rsidRPr="006759B5">
          <w:rPr>
            <w:color w:val="auto"/>
            <w:lang w:val="ru-RU"/>
          </w:rPr>
          <w:t xml:space="preserve">1 </w:t>
        </w:r>
        <w:r w:rsidR="00950E66">
          <w:rPr>
            <w:color w:val="auto"/>
          </w:rPr>
          <w:t>W</w:t>
        </w:r>
        <w:r w:rsidR="00950E66" w:rsidRPr="004B618B">
          <w:rPr>
            <w:color w:val="auto"/>
            <w:lang w:val="ru-RU"/>
          </w:rPr>
          <w:t>-</w:t>
        </w:r>
        <w:r w:rsidR="00950E66">
          <w:rPr>
            <w:color w:val="auto"/>
          </w:rPr>
          <w:t>ST</w:t>
        </w:r>
        <w:r w:rsidR="00950E66" w:rsidRPr="004B618B">
          <w:rPr>
            <w:color w:val="auto"/>
            <w:lang w:val="ru-RU"/>
          </w:rPr>
          <w:t>-2025 (</w:t>
        </w:r>
        <w:r w:rsidR="00950E66" w:rsidRPr="00981FDE">
          <w:rPr>
            <w:color w:val="auto"/>
            <w:lang w:val="ru-RU"/>
          </w:rPr>
          <w:t>толщ &gt; 19 мм</w:t>
        </w:r>
        <w:r w:rsidR="00950E66" w:rsidRPr="004B618B">
          <w:rPr>
            <w:color w:val="auto"/>
            <w:lang w:val="ru-RU"/>
          </w:rPr>
          <w:t>).</w:t>
        </w:r>
      </w:ins>
    </w:p>
    <w:p w14:paraId="57C34521" w14:textId="0969D13A" w:rsidR="00950E66" w:rsidRDefault="00D14C5B" w:rsidP="006E5F73">
      <w:pPr>
        <w:pStyle w:val="List1"/>
        <w:numPr>
          <w:ilvl w:val="0"/>
          <w:numId w:val="4"/>
        </w:numPr>
        <w:tabs>
          <w:tab w:val="clear" w:pos="1080"/>
        </w:tabs>
        <w:ind w:left="1134" w:hanging="425"/>
        <w:jc w:val="both"/>
        <w:rPr>
          <w:color w:val="auto"/>
          <w:lang w:val="ru-RU"/>
        </w:rPr>
      </w:pPr>
      <w:ins w:id="2630" w:author="Zhunisbayev, Olzhasbek [Bolashak Atyrau Limited]" w:date="2024-05-11T21:01:00Z">
        <w:r w:rsidRPr="006759B5">
          <w:rPr>
            <w:color w:val="auto"/>
            <w:lang w:val="ru-RU"/>
          </w:rPr>
          <w:t xml:space="preserve">Компактный фланец может использоваться ТОЛЬКО для подсоединения </w:t>
        </w:r>
      </w:ins>
      <w:ins w:id="2631" w:author="Zhunisbayev, Olzhasbek [Bolashak Atyrau Limited]" w:date="2024-05-11T21:02:00Z">
        <w:r w:rsidRPr="006759B5">
          <w:rPr>
            <w:color w:val="auto"/>
            <w:lang w:val="ru-RU"/>
          </w:rPr>
          <w:t>к существующим трубопроводам и обордованию.</w:t>
        </w:r>
      </w:ins>
    </w:p>
    <w:p w14:paraId="3EF412E7" w14:textId="24583AE3" w:rsidR="00562FE6" w:rsidRPr="00AE4D64" w:rsidRDefault="00562FE6" w:rsidP="00E82190">
      <w:pPr>
        <w:pStyle w:val="Heading1"/>
        <w:tabs>
          <w:tab w:val="clear" w:pos="720"/>
        </w:tabs>
        <w:ind w:left="0" w:firstLine="0"/>
        <w:rPr>
          <w:color w:val="auto"/>
          <w:w w:val="0"/>
          <w:lang w:val="ru-RU"/>
        </w:rPr>
        <w:sectPr w:rsidR="00562FE6" w:rsidRPr="00AE4D64" w:rsidSect="00E376CF">
          <w:headerReference w:type="default" r:id="rId11"/>
          <w:footerReference w:type="default" r:id="rId12"/>
          <w:headerReference w:type="first" r:id="rId13"/>
          <w:footerReference w:type="first" r:id="rId14"/>
          <w:pgSz w:w="11907" w:h="16840" w:code="9"/>
          <w:pgMar w:top="1260" w:right="1440" w:bottom="1800" w:left="1440" w:header="567" w:footer="692" w:gutter="0"/>
          <w:cols w:space="720"/>
          <w:noEndnote/>
          <w:titlePg/>
          <w:docGrid w:linePitch="299"/>
        </w:sectPr>
      </w:pPr>
    </w:p>
    <w:p w14:paraId="519DE318" w14:textId="2D5A07F3" w:rsidR="00BA168E" w:rsidRPr="008F2FDD" w:rsidRDefault="00BA168E" w:rsidP="00BA168E">
      <w:pPr>
        <w:pStyle w:val="Heading1"/>
        <w:tabs>
          <w:tab w:val="clear" w:pos="720"/>
        </w:tabs>
        <w:ind w:left="0" w:firstLine="0"/>
        <w:rPr>
          <w:color w:val="auto"/>
          <w:lang w:val="ru-RU"/>
        </w:rPr>
      </w:pPr>
      <w:bookmarkStart w:id="2632" w:name="_Toc182313249"/>
      <w:r>
        <w:rPr>
          <w:color w:val="auto"/>
          <w:lang w:val="ru-RU"/>
        </w:rPr>
        <w:lastRenderedPageBreak/>
        <w:t xml:space="preserve">ПРИЛОЖЕНИЕ </w:t>
      </w:r>
      <w:r w:rsidR="007406F6" w:rsidRPr="007406F6">
        <w:rPr>
          <w:color w:val="auto"/>
          <w:lang w:val="ru-RU"/>
        </w:rPr>
        <w:t>В</w:t>
      </w:r>
      <w:r w:rsidRPr="008F2FDD">
        <w:rPr>
          <w:color w:val="auto"/>
          <w:lang w:val="ru-RU"/>
        </w:rPr>
        <w:t xml:space="preserve"> Проектные ограничения на регулирующие клапаны</w:t>
      </w:r>
      <w:bookmarkEnd w:id="2632"/>
    </w:p>
    <w:p w14:paraId="311DE4EA" w14:textId="45511458" w:rsidR="00BA168E" w:rsidRPr="00670A1A" w:rsidRDefault="00673A21" w:rsidP="00BA168E">
      <w:pPr>
        <w:autoSpaceDE/>
        <w:autoSpaceDN/>
        <w:adjustRightInd/>
        <w:spacing w:before="0" w:line="240" w:lineRule="auto"/>
        <w:ind w:left="0"/>
        <w:rPr>
          <w:color w:val="auto"/>
          <w:lang w:val="ru-RU"/>
        </w:rPr>
      </w:pPr>
      <w:r>
        <w:rPr>
          <w:rFonts w:asciiTheme="minorHAnsi" w:hAnsiTheme="minorHAnsi"/>
          <w:noProof/>
          <w:sz w:val="14"/>
          <w:szCs w:val="14"/>
        </w:rPr>
        <mc:AlternateContent>
          <mc:Choice Requires="wpg">
            <w:drawing>
              <wp:anchor distT="0" distB="0" distL="114300" distR="114300" simplePos="0" relativeHeight="251609088" behindDoc="1" locked="0" layoutInCell="1" allowOverlap="1" wp14:anchorId="21A5953C" wp14:editId="3AC8EF44">
                <wp:simplePos x="0" y="0"/>
                <wp:positionH relativeFrom="column">
                  <wp:posOffset>-35781</wp:posOffset>
                </wp:positionH>
                <wp:positionV relativeFrom="paragraph">
                  <wp:posOffset>357643</wp:posOffset>
                </wp:positionV>
                <wp:extent cx="5993130" cy="6116320"/>
                <wp:effectExtent l="0" t="0" r="7620" b="17780"/>
                <wp:wrapNone/>
                <wp:docPr id="445840296" name="Group 2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16320"/>
                          <a:chOff x="1391" y="2379"/>
                          <a:chExt cx="9438" cy="9632"/>
                        </a:xfrm>
                      </wpg:grpSpPr>
                      <wps:wsp>
                        <wps:cNvPr id="1226656703" name="AutoShape 2558"/>
                        <wps:cNvCnPr>
                          <a:cxnSpLocks noChangeShapeType="1"/>
                        </wps:cNvCnPr>
                        <wps:spPr bwMode="auto">
                          <a:xfrm>
                            <a:off x="3791" y="7207"/>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5511359" name="AutoShape 2559"/>
                        <wps:cNvCnPr>
                          <a:cxnSpLocks noChangeShapeType="1"/>
                        </wps:cNvCnPr>
                        <wps:spPr bwMode="auto">
                          <a:xfrm>
                            <a:off x="7076" y="7212"/>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416319" name="AutoShape 2560"/>
                        <wps:cNvSpPr>
                          <a:spLocks noChangeArrowheads="1"/>
                        </wps:cNvSpPr>
                        <wps:spPr bwMode="auto">
                          <a:xfrm>
                            <a:off x="4414" y="3676"/>
                            <a:ext cx="2738" cy="1257"/>
                          </a:xfrm>
                          <a:prstGeom prst="flowChartDecision">
                            <a:avLst/>
                          </a:prstGeom>
                          <a:solidFill>
                            <a:srgbClr val="FFFFFF"/>
                          </a:solidFill>
                          <a:ln w="9525">
                            <a:solidFill>
                              <a:srgbClr val="000000"/>
                            </a:solidFill>
                            <a:miter lim="800000"/>
                            <a:headEnd/>
                            <a:tailEnd/>
                          </a:ln>
                        </wps:spPr>
                        <wps:txbx>
                          <w:txbxContent>
                            <w:p w14:paraId="03CA8EE1" w14:textId="77777777" w:rsidR="00BF7F3C" w:rsidRPr="001632B2" w:rsidRDefault="00BF7F3C" w:rsidP="00BA168E">
                              <w:pPr>
                                <w:spacing w:before="0" w:line="240" w:lineRule="auto"/>
                                <w:ind w:left="0"/>
                                <w:jc w:val="center"/>
                                <w:rPr>
                                  <w:rFonts w:asciiTheme="minorHAnsi" w:hAnsiTheme="minorHAnsi"/>
                                  <w:sz w:val="10"/>
                                  <w:szCs w:val="14"/>
                                </w:rPr>
                              </w:pPr>
                              <w:r w:rsidRPr="001E3AE7">
                                <w:rPr>
                                  <w:rFonts w:asciiTheme="minorHAnsi" w:hAnsiTheme="minorHAnsi"/>
                                  <w:sz w:val="10"/>
                                  <w:lang w:val="ru-RU"/>
                                </w:rPr>
                                <w:t xml:space="preserve">Соответствует ли конструкция штоковой гайки клапана примечанию </w:t>
                              </w:r>
                              <w:r w:rsidRPr="001632B2">
                                <w:rPr>
                                  <w:rFonts w:asciiTheme="minorHAnsi" w:hAnsiTheme="minorHAnsi"/>
                                  <w:sz w:val="10"/>
                                </w:rPr>
                                <w:t>3?</w:t>
                              </w:r>
                            </w:p>
                          </w:txbxContent>
                        </wps:txbx>
                        <wps:bodyPr rot="0" vert="horz" wrap="square" lIns="91440" tIns="45720" rIns="91440" bIns="45720" anchor="t" anchorCtr="0" upright="1">
                          <a:noAutofit/>
                        </wps:bodyPr>
                      </wps:wsp>
                      <wps:wsp>
                        <wps:cNvPr id="1607444447" name="Oval 2561"/>
                        <wps:cNvSpPr>
                          <a:spLocks noChangeArrowheads="1"/>
                        </wps:cNvSpPr>
                        <wps:spPr bwMode="auto">
                          <a:xfrm>
                            <a:off x="4920" y="2379"/>
                            <a:ext cx="1715" cy="933"/>
                          </a:xfrm>
                          <a:prstGeom prst="ellipse">
                            <a:avLst/>
                          </a:prstGeom>
                          <a:solidFill>
                            <a:srgbClr val="FFFFFF"/>
                          </a:solidFill>
                          <a:ln w="9525">
                            <a:solidFill>
                              <a:srgbClr val="000000"/>
                            </a:solidFill>
                            <a:round/>
                            <a:headEnd/>
                            <a:tailEnd/>
                          </a:ln>
                        </wps:spPr>
                        <wps:txbx>
                          <w:txbxContent>
                            <w:p w14:paraId="542C7E3D" w14:textId="41A32113" w:rsidR="00BF7F3C" w:rsidRPr="001632B2" w:rsidRDefault="00BF7F3C" w:rsidP="00BA168E">
                              <w:pPr>
                                <w:spacing w:before="0" w:line="240" w:lineRule="auto"/>
                                <w:ind w:left="-90"/>
                                <w:jc w:val="center"/>
                                <w:rPr>
                                  <w:rFonts w:ascii="Calibri" w:hAnsi="Calibri"/>
                                  <w:b/>
                                  <w:sz w:val="12"/>
                                  <w:szCs w:val="12"/>
                                </w:rPr>
                              </w:pPr>
                              <w:r>
                                <w:rPr>
                                  <w:rFonts w:ascii="Calibri" w:hAnsi="Calibri"/>
                                  <w:b/>
                                  <w:sz w:val="12"/>
                                  <w:szCs w:val="12"/>
                                </w:rPr>
                                <w:t>Р</w:t>
                              </w:r>
                              <w:r w:rsidRPr="001632B2">
                                <w:rPr>
                                  <w:rFonts w:ascii="Calibri" w:hAnsi="Calibri"/>
                                  <w:b/>
                                  <w:sz w:val="12"/>
                                  <w:szCs w:val="12"/>
                                </w:rPr>
                                <w:t>егулирующ</w:t>
                              </w:r>
                              <w:r>
                                <w:rPr>
                                  <w:rFonts w:ascii="Calibri" w:hAnsi="Calibri"/>
                                  <w:b/>
                                  <w:sz w:val="12"/>
                                  <w:szCs w:val="12"/>
                                </w:rPr>
                                <w:t xml:space="preserve">ий </w:t>
                              </w:r>
                              <w:r w:rsidRPr="001632B2">
                                <w:rPr>
                                  <w:rFonts w:ascii="Calibri" w:hAnsi="Calibri"/>
                                  <w:b/>
                                  <w:sz w:val="12"/>
                                  <w:szCs w:val="12"/>
                                </w:rPr>
                                <w:t>к</w:t>
                              </w:r>
                              <w:r>
                                <w:rPr>
                                  <w:rFonts w:ascii="Calibri" w:hAnsi="Calibri"/>
                                  <w:b/>
                                  <w:sz w:val="12"/>
                                  <w:szCs w:val="12"/>
                                </w:rPr>
                                <w:t>лапан д</w:t>
                              </w:r>
                              <w:r w:rsidRPr="001632B2">
                                <w:rPr>
                                  <w:rFonts w:ascii="Calibri" w:hAnsi="Calibri"/>
                                  <w:b/>
                                  <w:sz w:val="12"/>
                                  <w:szCs w:val="12"/>
                                </w:rPr>
                                <w:t>иам</w:t>
                              </w:r>
                              <w:r w:rsidR="00732EDF">
                                <w:rPr>
                                  <w:rFonts w:ascii="Calibri" w:hAnsi="Calibri"/>
                                  <w:b/>
                                  <w:sz w:val="12"/>
                                  <w:szCs w:val="12"/>
                                </w:rPr>
                                <w:t>.</w:t>
                              </w:r>
                            </w:p>
                            <w:p w14:paraId="49F3DAED" w14:textId="77777777" w:rsidR="00BF7F3C" w:rsidRPr="001632B2" w:rsidRDefault="00BF7F3C" w:rsidP="00BA168E">
                              <w:pPr>
                                <w:spacing w:before="0" w:line="240" w:lineRule="auto"/>
                                <w:ind w:left="-90"/>
                                <w:jc w:val="center"/>
                                <w:rPr>
                                  <w:rFonts w:ascii="Calibri" w:hAnsi="Calibri"/>
                                  <w:b/>
                                  <w:sz w:val="12"/>
                                  <w:szCs w:val="12"/>
                                </w:rPr>
                              </w:pPr>
                              <w:r w:rsidRPr="001632B2">
                                <w:rPr>
                                  <w:rFonts w:ascii="Calibri" w:hAnsi="Calibri"/>
                                  <w:b/>
                                  <w:sz w:val="12"/>
                                  <w:szCs w:val="12"/>
                                </w:rPr>
                                <w:t>3/4 – 1 1/2 дюйм</w:t>
                              </w:r>
                            </w:p>
                          </w:txbxContent>
                        </wps:txbx>
                        <wps:bodyPr rot="0" vert="horz" wrap="square" lIns="91440" tIns="45720" rIns="91440" bIns="45720" anchor="t" anchorCtr="0" upright="1">
                          <a:noAutofit/>
                        </wps:bodyPr>
                      </wps:wsp>
                      <wps:wsp>
                        <wps:cNvPr id="925374445" name="AutoShape 2562"/>
                        <wps:cNvCnPr>
                          <a:cxnSpLocks noChangeShapeType="1"/>
                        </wps:cNvCnPr>
                        <wps:spPr bwMode="auto">
                          <a:xfrm flipH="1">
                            <a:off x="5781" y="3312"/>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547854" name="AutoShape 2563"/>
                        <wps:cNvSpPr>
                          <a:spLocks noChangeArrowheads="1"/>
                        </wps:cNvSpPr>
                        <wps:spPr bwMode="auto">
                          <a:xfrm>
                            <a:off x="7813" y="3723"/>
                            <a:ext cx="2951" cy="1090"/>
                          </a:xfrm>
                          <a:prstGeom prst="flowChartAlternateProcess">
                            <a:avLst/>
                          </a:prstGeom>
                          <a:solidFill>
                            <a:srgbClr val="FFFFFF"/>
                          </a:solidFill>
                          <a:ln w="9525">
                            <a:solidFill>
                              <a:srgbClr val="000000"/>
                            </a:solidFill>
                            <a:miter lim="800000"/>
                            <a:headEnd/>
                            <a:tailEnd/>
                          </a:ln>
                        </wps:spPr>
                        <wps:txbx>
                          <w:txbxContent>
                            <w:p w14:paraId="6A18036A" w14:textId="77777777" w:rsidR="00BF7F3C" w:rsidRPr="001632B2" w:rsidRDefault="00BF7F3C" w:rsidP="00BA168E">
                              <w:pPr>
                                <w:spacing w:before="0" w:line="240" w:lineRule="auto"/>
                                <w:ind w:left="0"/>
                                <w:jc w:val="center"/>
                                <w:rPr>
                                  <w:rFonts w:ascii="Calibri" w:hAnsi="Calibri"/>
                                  <w:sz w:val="12"/>
                                  <w:szCs w:val="14"/>
                                </w:rPr>
                              </w:pPr>
                              <w:r w:rsidRPr="001632B2">
                                <w:rPr>
                                  <w:rFonts w:ascii="Calibri" w:hAnsi="Calibri"/>
                                  <w:sz w:val="12"/>
                                </w:rPr>
                                <w:t>ΔP</w:t>
                              </w:r>
                              <w:r w:rsidRPr="001E3AE7">
                                <w:rPr>
                                  <w:rFonts w:ascii="Calibri" w:hAnsi="Calibri"/>
                                  <w:sz w:val="12"/>
                                  <w:lang w:val="ru-RU"/>
                                </w:rPr>
                                <w:t xml:space="preserve"> клапана &lt;=150 </w:t>
                              </w:r>
                              <w:r w:rsidRPr="001632B2">
                                <w:rPr>
                                  <w:rFonts w:ascii="Calibri" w:hAnsi="Calibri"/>
                                  <w:sz w:val="12"/>
                                </w:rPr>
                                <w:t>psi</w:t>
                              </w:r>
                              <w:r w:rsidRPr="001E3AE7">
                                <w:rPr>
                                  <w:rFonts w:ascii="Calibri" w:hAnsi="Calibri"/>
                                  <w:sz w:val="12"/>
                                  <w:lang w:val="ru-RU"/>
                                </w:rPr>
                                <w:t xml:space="preserve"> для жидкой и парообразной среды </w:t>
                              </w:r>
                              <w:r w:rsidRPr="001632B2">
                                <w:rPr>
                                  <w:rFonts w:ascii="Calibri" w:hAnsi="Calibri"/>
                                  <w:sz w:val="12"/>
                                </w:rPr>
                                <w:t>vapor</w:t>
                              </w:r>
                              <w:r w:rsidRPr="001E3AE7">
                                <w:rPr>
                                  <w:rFonts w:ascii="Calibri" w:hAnsi="Calibri"/>
                                  <w:sz w:val="12"/>
                                  <w:lang w:val="ru-RU"/>
                                </w:rPr>
                                <w:t xml:space="preserve">; &lt;=125 для среды многвенного испарения согласно примечанию </w:t>
                              </w:r>
                              <w:r w:rsidRPr="001632B2">
                                <w:rPr>
                                  <w:rFonts w:ascii="Calibri" w:hAnsi="Calibri"/>
                                  <w:sz w:val="12"/>
                                </w:rPr>
                                <w:t>3. Необходимо дальнейнее согласование с изготовителем и техническим экспертом.</w:t>
                              </w:r>
                            </w:p>
                          </w:txbxContent>
                        </wps:txbx>
                        <wps:bodyPr rot="0" vert="horz" wrap="square" lIns="91440" tIns="45720" rIns="91440" bIns="45720" anchor="t" anchorCtr="0" upright="1">
                          <a:noAutofit/>
                        </wps:bodyPr>
                      </wps:wsp>
                      <wps:wsp>
                        <wps:cNvPr id="814046282" name="AutoShape 2564"/>
                        <wps:cNvCnPr>
                          <a:cxnSpLocks noChangeShapeType="1"/>
                        </wps:cNvCnPr>
                        <wps:spPr bwMode="auto">
                          <a:xfrm>
                            <a:off x="7135" y="4235"/>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4424224" name="AutoShape 2565"/>
                        <wps:cNvSpPr>
                          <a:spLocks noChangeArrowheads="1"/>
                        </wps:cNvSpPr>
                        <wps:spPr bwMode="auto">
                          <a:xfrm>
                            <a:off x="4782" y="5250"/>
                            <a:ext cx="2010" cy="643"/>
                          </a:xfrm>
                          <a:prstGeom prst="roundRect">
                            <a:avLst>
                              <a:gd name="adj" fmla="val 16667"/>
                            </a:avLst>
                          </a:prstGeom>
                          <a:solidFill>
                            <a:srgbClr val="FFFFFF"/>
                          </a:solidFill>
                          <a:ln w="9525">
                            <a:solidFill>
                              <a:srgbClr val="000000"/>
                            </a:solidFill>
                            <a:round/>
                            <a:headEnd/>
                            <a:tailEnd/>
                          </a:ln>
                        </wps:spPr>
                        <wps:txbx>
                          <w:txbxContent>
                            <w:p w14:paraId="0074C19D" w14:textId="77777777" w:rsidR="00BF7F3C" w:rsidRPr="00CA2BEB" w:rsidRDefault="00BF7F3C" w:rsidP="00BA168E">
                              <w:pPr>
                                <w:spacing w:before="0" w:line="240" w:lineRule="auto"/>
                                <w:ind w:left="-142"/>
                                <w:jc w:val="center"/>
                                <w:rPr>
                                  <w:rFonts w:asciiTheme="minorHAnsi" w:hAnsiTheme="minorHAnsi"/>
                                  <w:sz w:val="11"/>
                                  <w:szCs w:val="11"/>
                                  <w:lang w:val="ru-RU"/>
                                </w:rPr>
                              </w:pPr>
                              <w:r w:rsidRPr="0042023D">
                                <w:rPr>
                                  <w:rFonts w:asciiTheme="minorHAnsi" w:hAnsiTheme="minorHAnsi"/>
                                  <w:sz w:val="11"/>
                                  <w:szCs w:val="11"/>
                                  <w:lang w:val="ru-RU"/>
                                </w:rPr>
                                <w:t xml:space="preserve">Рабочая среда клапана </w:t>
                              </w:r>
                            </w:p>
                            <w:p w14:paraId="1A346261" w14:textId="77777777" w:rsidR="00BF7F3C" w:rsidRPr="0042023D" w:rsidRDefault="00BF7F3C" w:rsidP="00BA168E">
                              <w:pPr>
                                <w:spacing w:before="0" w:line="240" w:lineRule="auto"/>
                                <w:ind w:left="-142"/>
                                <w:jc w:val="center"/>
                                <w:rPr>
                                  <w:rFonts w:asciiTheme="minorHAnsi" w:hAnsiTheme="minorHAnsi"/>
                                  <w:spacing w:val="-20"/>
                                  <w:sz w:val="11"/>
                                  <w:szCs w:val="11"/>
                                  <w:lang w:val="ru-RU"/>
                                </w:rPr>
                              </w:pPr>
                              <w:r w:rsidRPr="0042023D">
                                <w:rPr>
                                  <w:rFonts w:asciiTheme="minorHAnsi" w:hAnsiTheme="minorHAnsi"/>
                                  <w:sz w:val="11"/>
                                  <w:szCs w:val="11"/>
                                  <w:lang w:val="ru-RU"/>
                                </w:rPr>
                                <w:t>(параметры технологической</w:t>
                              </w:r>
                              <w:r w:rsidRPr="0042023D">
                                <w:rPr>
                                  <w:rFonts w:asciiTheme="minorHAnsi" w:hAnsiTheme="minorHAnsi"/>
                                  <w:spacing w:val="-20"/>
                                  <w:sz w:val="11"/>
                                  <w:szCs w:val="11"/>
                                  <w:lang w:val="ru-RU"/>
                                </w:rPr>
                                <w:t xml:space="preserve"> среды </w:t>
                              </w:r>
                              <w:r w:rsidRPr="0042023D">
                                <w:rPr>
                                  <w:rFonts w:ascii="Calibri" w:hAnsi="Calibri"/>
                                  <w:sz w:val="11"/>
                                  <w:szCs w:val="11"/>
                                  <w:lang w:val="ru-RU"/>
                                </w:rPr>
                                <w:t>клапана)</w:t>
                              </w:r>
                            </w:p>
                          </w:txbxContent>
                        </wps:txbx>
                        <wps:bodyPr rot="0" vert="horz" wrap="square" lIns="91440" tIns="45720" rIns="91440" bIns="45720" anchor="t" anchorCtr="0" upright="1">
                          <a:noAutofit/>
                        </wps:bodyPr>
                      </wps:wsp>
                      <wps:wsp>
                        <wps:cNvPr id="1863940663" name="AutoShape 2566"/>
                        <wps:cNvCnPr>
                          <a:cxnSpLocks noChangeShapeType="1"/>
                          <a:stCxn id="878903324" idx="1"/>
                        </wps:cNvCnPr>
                        <wps:spPr bwMode="auto">
                          <a:xfrm>
                            <a:off x="5770" y="4867"/>
                            <a:ext cx="11" cy="3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3238637" name="AutoShape 2567"/>
                        <wps:cNvCnPr>
                          <a:cxnSpLocks noChangeShapeType="1"/>
                        </wps:cNvCnPr>
                        <wps:spPr bwMode="auto">
                          <a:xfrm>
                            <a:off x="6790" y="5552"/>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18927" name="AutoShape 2568"/>
                        <wps:cNvCnPr>
                          <a:cxnSpLocks noChangeShapeType="1"/>
                        </wps:cNvCnPr>
                        <wps:spPr bwMode="auto">
                          <a:xfrm>
                            <a:off x="9091" y="5535"/>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8142112" name="AutoShape 2569"/>
                        <wps:cNvCnPr>
                          <a:cxnSpLocks noChangeShapeType="1"/>
                          <a:stCxn id="384424224" idx="2"/>
                        </wps:cNvCnPr>
                        <wps:spPr bwMode="auto">
                          <a:xfrm flipH="1">
                            <a:off x="5784" y="5893"/>
                            <a:ext cx="3" cy="7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6111124" name="AutoShape 2570"/>
                        <wps:cNvCnPr>
                          <a:cxnSpLocks noChangeShapeType="1"/>
                        </wps:cNvCnPr>
                        <wps:spPr bwMode="auto">
                          <a:xfrm flipH="1">
                            <a:off x="2497" y="5556"/>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1740631" name="AutoShape 2571"/>
                        <wps:cNvCnPr>
                          <a:cxnSpLocks noChangeShapeType="1"/>
                        </wps:cNvCnPr>
                        <wps:spPr bwMode="auto">
                          <a:xfrm flipH="1">
                            <a:off x="2487" y="5556"/>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7367733" name="AutoShape 2572"/>
                        <wps:cNvSpPr>
                          <a:spLocks noChangeArrowheads="1"/>
                        </wps:cNvSpPr>
                        <wps:spPr bwMode="auto">
                          <a:xfrm>
                            <a:off x="1552" y="6649"/>
                            <a:ext cx="1882" cy="1265"/>
                          </a:xfrm>
                          <a:prstGeom prst="flowChartDecision">
                            <a:avLst/>
                          </a:prstGeom>
                          <a:solidFill>
                            <a:srgbClr val="FFFFFF"/>
                          </a:solidFill>
                          <a:ln w="9525">
                            <a:solidFill>
                              <a:srgbClr val="000000"/>
                            </a:solidFill>
                            <a:miter lim="800000"/>
                            <a:headEnd/>
                            <a:tailEnd/>
                          </a:ln>
                        </wps:spPr>
                        <wps:txbx>
                          <w:txbxContent>
                            <w:p w14:paraId="5D27FF60"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627CF2A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6E76806E"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275 psi</w:t>
                              </w:r>
                            </w:p>
                            <w:p w14:paraId="5329F4E5"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1553975587" name="AutoShape 2573"/>
                        <wps:cNvSpPr>
                          <a:spLocks noChangeArrowheads="1"/>
                        </wps:cNvSpPr>
                        <wps:spPr bwMode="auto">
                          <a:xfrm>
                            <a:off x="4919" y="9456"/>
                            <a:ext cx="3358" cy="1429"/>
                          </a:xfrm>
                          <a:prstGeom prst="flowChartDecision">
                            <a:avLst/>
                          </a:prstGeom>
                          <a:solidFill>
                            <a:srgbClr val="FFFFFF"/>
                          </a:solidFill>
                          <a:ln w="9525">
                            <a:solidFill>
                              <a:srgbClr val="000000"/>
                            </a:solidFill>
                            <a:miter lim="800000"/>
                            <a:headEnd/>
                            <a:tailEnd/>
                          </a:ln>
                        </wps:spPr>
                        <wps:txbx>
                          <w:txbxContent>
                            <w:p w14:paraId="4DA42C32" w14:textId="77777777" w:rsidR="00BF7F3C" w:rsidRPr="0042023D" w:rsidRDefault="00BF7F3C" w:rsidP="00BA168E">
                              <w:pPr>
                                <w:spacing w:before="0" w:line="240" w:lineRule="auto"/>
                                <w:ind w:left="-284" w:right="-34" w:firstLine="142"/>
                                <w:jc w:val="center"/>
                                <w:rPr>
                                  <w:rFonts w:asciiTheme="minorHAnsi" w:hAnsiTheme="minorHAnsi"/>
                                  <w:sz w:val="13"/>
                                  <w:szCs w:val="13"/>
                                  <w:lang w:val="ru-RU"/>
                                </w:rPr>
                              </w:pPr>
                              <w:r w:rsidRPr="0042023D">
                                <w:rPr>
                                  <w:rFonts w:asciiTheme="minorHAnsi" w:hAnsiTheme="minorHAnsi"/>
                                  <w:sz w:val="13"/>
                                  <w:szCs w:val="13"/>
                                  <w:lang w:val="ru-RU"/>
                                </w:rPr>
                                <w:t>Проверить конструкцию диска. У этого клапана диск, направляемый в одной точке?</w:t>
                              </w:r>
                            </w:p>
                            <w:p w14:paraId="2E406889" w14:textId="77777777" w:rsidR="00BF7F3C" w:rsidRPr="0042023D" w:rsidRDefault="00BF7F3C" w:rsidP="00BA168E">
                              <w:pPr>
                                <w:spacing w:before="0" w:line="240" w:lineRule="auto"/>
                                <w:ind w:left="-284" w:right="-34" w:firstLine="142"/>
                                <w:jc w:val="center"/>
                                <w:rPr>
                                  <w:rFonts w:asciiTheme="minorHAnsi" w:hAnsiTheme="minorHAnsi"/>
                                  <w:sz w:val="13"/>
                                  <w:szCs w:val="13"/>
                                </w:rPr>
                              </w:pPr>
                              <w:r w:rsidRPr="0042023D">
                                <w:rPr>
                                  <w:rFonts w:asciiTheme="minorHAnsi" w:hAnsiTheme="minorHAnsi"/>
                                  <w:sz w:val="13"/>
                                  <w:szCs w:val="13"/>
                                  <w:lang w:val="ru-RU"/>
                                </w:rPr>
                                <w:t xml:space="preserve"> </w:t>
                              </w:r>
                              <w:r w:rsidRPr="0042023D">
                                <w:rPr>
                                  <w:rFonts w:asciiTheme="minorHAnsi" w:hAnsiTheme="minorHAnsi"/>
                                  <w:sz w:val="13"/>
                                  <w:szCs w:val="13"/>
                                </w:rPr>
                                <w:t>См. прим. 2</w:t>
                              </w:r>
                            </w:p>
                          </w:txbxContent>
                        </wps:txbx>
                        <wps:bodyPr rot="0" vert="horz" wrap="square" lIns="91440" tIns="45720" rIns="91440" bIns="45720" anchor="t" anchorCtr="0" upright="1">
                          <a:noAutofit/>
                        </wps:bodyPr>
                      </wps:wsp>
                      <wps:wsp>
                        <wps:cNvPr id="2013812906" name="Oval 2574"/>
                        <wps:cNvSpPr>
                          <a:spLocks noChangeArrowheads="1"/>
                        </wps:cNvSpPr>
                        <wps:spPr bwMode="auto">
                          <a:xfrm>
                            <a:off x="8805" y="9608"/>
                            <a:ext cx="1837" cy="1115"/>
                          </a:xfrm>
                          <a:prstGeom prst="ellipse">
                            <a:avLst/>
                          </a:prstGeom>
                          <a:solidFill>
                            <a:srgbClr val="FFFFFF"/>
                          </a:solidFill>
                          <a:ln w="9525">
                            <a:solidFill>
                              <a:srgbClr val="000000"/>
                            </a:solidFill>
                            <a:round/>
                            <a:headEnd/>
                            <a:tailEnd/>
                          </a:ln>
                        </wps:spPr>
                        <wps:txbx>
                          <w:txbxContent>
                            <w:p w14:paraId="5D7794B3" w14:textId="77777777" w:rsidR="00BF7F3C" w:rsidRPr="0042023D" w:rsidRDefault="00BF7F3C" w:rsidP="00BA168E">
                              <w:pPr>
                                <w:spacing w:before="0" w:line="240" w:lineRule="auto"/>
                                <w:ind w:left="-142" w:right="-170"/>
                                <w:jc w:val="center"/>
                                <w:rPr>
                                  <w:rFonts w:ascii="Calibri" w:hAnsi="Calibri"/>
                                  <w:sz w:val="12"/>
                                  <w:szCs w:val="12"/>
                                  <w:lang w:val="ru-RU"/>
                                </w:rPr>
                              </w:pPr>
                              <w:r w:rsidRPr="0042023D">
                                <w:rPr>
                                  <w:rFonts w:ascii="Calibri" w:hAnsi="Calibri"/>
                                  <w:sz w:val="12"/>
                                  <w:szCs w:val="12"/>
                                  <w:lang w:val="ru-RU"/>
                                </w:rPr>
                                <w:t xml:space="preserve">Классифицируется как диск, направляемый в одной точке все значения могут быть увеличены на 50 </w:t>
                              </w:r>
                              <w:r w:rsidRPr="0042023D">
                                <w:rPr>
                                  <w:rFonts w:ascii="Calibri" w:hAnsi="Calibri"/>
                                  <w:sz w:val="12"/>
                                  <w:szCs w:val="12"/>
                                </w:rPr>
                                <w:t>psi</w:t>
                              </w:r>
                              <w:r w:rsidRPr="0042023D">
                                <w:rPr>
                                  <w:rFonts w:ascii="Calibri" w:hAnsi="Calibri"/>
                                  <w:sz w:val="12"/>
                                  <w:szCs w:val="12"/>
                                  <w:lang w:val="ru-RU"/>
                                </w:rPr>
                                <w:t>)</w:t>
                              </w:r>
                            </w:p>
                          </w:txbxContent>
                        </wps:txbx>
                        <wps:bodyPr rot="0" vert="horz" wrap="square" lIns="91440" tIns="45720" rIns="91440" bIns="45720" anchor="t" anchorCtr="0" upright="1">
                          <a:noAutofit/>
                        </wps:bodyPr>
                      </wps:wsp>
                      <wps:wsp>
                        <wps:cNvPr id="398340067" name="Rectangle 2575"/>
                        <wps:cNvSpPr>
                          <a:spLocks noChangeArrowheads="1"/>
                        </wps:cNvSpPr>
                        <wps:spPr bwMode="auto">
                          <a:xfrm>
                            <a:off x="4670" y="11169"/>
                            <a:ext cx="3865" cy="842"/>
                          </a:xfrm>
                          <a:prstGeom prst="rect">
                            <a:avLst/>
                          </a:prstGeom>
                          <a:solidFill>
                            <a:srgbClr val="FFFFFF"/>
                          </a:solidFill>
                          <a:ln w="9525">
                            <a:solidFill>
                              <a:srgbClr val="000000"/>
                            </a:solidFill>
                            <a:miter lim="800000"/>
                            <a:headEnd/>
                            <a:tailEnd/>
                          </a:ln>
                        </wps:spPr>
                        <wps:txbx>
                          <w:txbxContent>
                            <w:p w14:paraId="756EAD7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32027C30"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246306F2"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wps:txbx>
                        <wps:bodyPr rot="0" vert="horz" wrap="square" lIns="91440" tIns="45720" rIns="91440" bIns="45720" anchor="t" anchorCtr="0" upright="1">
                          <a:noAutofit/>
                        </wps:bodyPr>
                      </wps:wsp>
                      <wps:wsp>
                        <wps:cNvPr id="131816166" name="AutoShape 2576"/>
                        <wps:cNvCnPr>
                          <a:cxnSpLocks noChangeShapeType="1"/>
                        </wps:cNvCnPr>
                        <wps:spPr bwMode="auto">
                          <a:xfrm>
                            <a:off x="3434" y="7221"/>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4035336" name="AutoShape 2577"/>
                        <wps:cNvCnPr>
                          <a:cxnSpLocks noChangeShapeType="1"/>
                        </wps:cNvCnPr>
                        <wps:spPr bwMode="auto">
                          <a:xfrm>
                            <a:off x="6700" y="7215"/>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9123584" name="AutoShape 2578"/>
                        <wps:cNvCnPr>
                          <a:cxnSpLocks noChangeShapeType="1"/>
                        </wps:cNvCnPr>
                        <wps:spPr bwMode="auto">
                          <a:xfrm>
                            <a:off x="10035" y="7195"/>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1575439" name="AutoShape 2579"/>
                        <wps:cNvCnPr>
                          <a:cxnSpLocks noChangeShapeType="1"/>
                        </wps:cNvCnPr>
                        <wps:spPr bwMode="auto">
                          <a:xfrm>
                            <a:off x="10392" y="719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1932265" name="AutoShape 2580"/>
                        <wps:cNvCnPr>
                          <a:cxnSpLocks noChangeShapeType="1"/>
                        </wps:cNvCnPr>
                        <wps:spPr bwMode="auto">
                          <a:xfrm>
                            <a:off x="3789" y="9083"/>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3413102" name="AutoShape 2581"/>
                        <wps:cNvCnPr>
                          <a:cxnSpLocks noChangeShapeType="1"/>
                        </wps:cNvCnPr>
                        <wps:spPr bwMode="auto">
                          <a:xfrm flipH="1" flipV="1">
                            <a:off x="6625" y="9083"/>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4457290" name="AutoShape 2582"/>
                        <wps:cNvCnPr>
                          <a:cxnSpLocks noChangeShapeType="1"/>
                        </wps:cNvCnPr>
                        <wps:spPr bwMode="auto">
                          <a:xfrm>
                            <a:off x="6605" y="10885"/>
                            <a:ext cx="2"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1804893" name="AutoShape 2583"/>
                        <wps:cNvCnPr>
                          <a:cxnSpLocks noChangeShapeType="1"/>
                        </wps:cNvCnPr>
                        <wps:spPr bwMode="auto">
                          <a:xfrm>
                            <a:off x="8283" y="10159"/>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6032443" name="AutoShape 2584"/>
                        <wps:cNvCnPr>
                          <a:cxnSpLocks noChangeShapeType="1"/>
                        </wps:cNvCnPr>
                        <wps:spPr bwMode="auto">
                          <a:xfrm>
                            <a:off x="5777" y="7772"/>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9459379" name="AutoShape 2585"/>
                        <wps:cNvCnPr>
                          <a:cxnSpLocks noChangeShapeType="1"/>
                        </wps:cNvCnPr>
                        <wps:spPr bwMode="auto">
                          <a:xfrm>
                            <a:off x="2487" y="7786"/>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6241074" name="AutoShape 2586"/>
                        <wps:cNvCnPr>
                          <a:cxnSpLocks noChangeShapeType="1"/>
                        </wps:cNvCnPr>
                        <wps:spPr bwMode="auto">
                          <a:xfrm>
                            <a:off x="6607" y="9066"/>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1027327" name="Text Box 2587"/>
                        <wps:cNvSpPr txBox="1">
                          <a:spLocks noChangeArrowheads="1"/>
                        </wps:cNvSpPr>
                        <wps:spPr bwMode="auto">
                          <a:xfrm>
                            <a:off x="6719" y="3676"/>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41274"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582828431" name="Text Box 2588"/>
                        <wps:cNvSpPr txBox="1">
                          <a:spLocks noChangeArrowheads="1"/>
                        </wps:cNvSpPr>
                        <wps:spPr bwMode="auto">
                          <a:xfrm>
                            <a:off x="5129" y="4581"/>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07A39"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878903324" name="Text Box 2589"/>
                        <wps:cNvSpPr txBox="1">
                          <a:spLocks noChangeArrowheads="1"/>
                        </wps:cNvSpPr>
                        <wps:spPr bwMode="auto">
                          <a:xfrm>
                            <a:off x="5770" y="4581"/>
                            <a:ext cx="2760"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15C83" w14:textId="77777777" w:rsidR="00BF7F3C" w:rsidRPr="00BC5688" w:rsidRDefault="00BF7F3C" w:rsidP="00BA168E">
                              <w:pPr>
                                <w:tabs>
                                  <w:tab w:val="left" w:pos="3015"/>
                                </w:tabs>
                                <w:ind w:left="0"/>
                                <w:rPr>
                                  <w:rFonts w:asciiTheme="minorHAnsi" w:hAnsiTheme="minorHAnsi"/>
                                  <w:color w:val="auto"/>
                                  <w:sz w:val="14"/>
                                  <w:szCs w:val="14"/>
                                </w:rPr>
                              </w:pPr>
                              <w:r>
                                <w:rPr>
                                  <w:rFonts w:asciiTheme="minorHAnsi" w:hAnsiTheme="minorHAnsi"/>
                                  <w:color w:val="auto"/>
                                  <w:sz w:val="14"/>
                                </w:rPr>
                                <w:t>(Выдвижной шток и штурвал)</w:t>
                              </w:r>
                            </w:p>
                            <w:p w14:paraId="0166BDFF" w14:textId="77777777" w:rsidR="00BF7F3C" w:rsidRPr="00BC5688" w:rsidRDefault="00BF7F3C" w:rsidP="00BA168E">
                              <w:pPr>
                                <w:ind w:left="0"/>
                                <w:jc w:val="center"/>
                                <w:rPr>
                                  <w:sz w:val="14"/>
                                  <w:szCs w:val="14"/>
                                </w:rPr>
                              </w:pPr>
                            </w:p>
                          </w:txbxContent>
                        </wps:txbx>
                        <wps:bodyPr rot="0" vert="horz" wrap="square" lIns="91440" tIns="45720" rIns="91440" bIns="45720" anchor="t" anchorCtr="0" upright="1">
                          <a:noAutofit/>
                        </wps:bodyPr>
                      </wps:wsp>
                      <wps:wsp>
                        <wps:cNvPr id="422961561" name="Text Box 2590"/>
                        <wps:cNvSpPr txBox="1">
                          <a:spLocks noChangeArrowheads="1"/>
                        </wps:cNvSpPr>
                        <wps:spPr bwMode="auto">
                          <a:xfrm>
                            <a:off x="3378" y="5298"/>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3BAB6"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09CE7C16"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szCs w:val="14"/>
                                </w:rPr>
                                <w:t>Среда</w:t>
                              </w:r>
                            </w:p>
                            <w:p w14:paraId="517B12A9"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1963893554" name="Text Box 2591"/>
                        <wps:cNvSpPr txBox="1">
                          <a:spLocks noChangeArrowheads="1"/>
                        </wps:cNvSpPr>
                        <wps:spPr bwMode="auto">
                          <a:xfrm>
                            <a:off x="6756" y="5284"/>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7DB98"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5F10487C"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0EB996F7"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1734192572" name="Text Box 2592"/>
                        <wps:cNvSpPr txBox="1">
                          <a:spLocks noChangeArrowheads="1"/>
                        </wps:cNvSpPr>
                        <wps:spPr bwMode="auto">
                          <a:xfrm>
                            <a:off x="4781" y="5893"/>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505FE"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2213D63D"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wps:txbx>
                        <wps:bodyPr rot="0" vert="horz" wrap="square" lIns="91440" tIns="45720" rIns="91440" bIns="45720" anchor="t" anchorCtr="0" upright="1">
                          <a:noAutofit/>
                        </wps:bodyPr>
                      </wps:wsp>
                      <wps:wsp>
                        <wps:cNvPr id="1156701508" name="Text Box 2593"/>
                        <wps:cNvSpPr txBox="1">
                          <a:spLocks noChangeArrowheads="1"/>
                        </wps:cNvSpPr>
                        <wps:spPr bwMode="auto">
                          <a:xfrm>
                            <a:off x="9768" y="665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3684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950267528" name="Text Box 2594"/>
                        <wps:cNvSpPr txBox="1">
                          <a:spLocks noChangeArrowheads="1"/>
                        </wps:cNvSpPr>
                        <wps:spPr bwMode="auto">
                          <a:xfrm>
                            <a:off x="6358" y="662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536F9"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916347002" name="Text Box 2595"/>
                        <wps:cNvSpPr txBox="1">
                          <a:spLocks noChangeArrowheads="1"/>
                        </wps:cNvSpPr>
                        <wps:spPr bwMode="auto">
                          <a:xfrm>
                            <a:off x="3172" y="665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E92AE"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722572154" name="AutoShape 2596"/>
                        <wps:cNvSpPr>
                          <a:spLocks noChangeArrowheads="1"/>
                        </wps:cNvSpPr>
                        <wps:spPr bwMode="auto">
                          <a:xfrm>
                            <a:off x="1391" y="8195"/>
                            <a:ext cx="2183" cy="748"/>
                          </a:xfrm>
                          <a:prstGeom prst="flowChartAlternateProcess">
                            <a:avLst/>
                          </a:prstGeom>
                          <a:solidFill>
                            <a:srgbClr val="FFFFFF"/>
                          </a:solidFill>
                          <a:ln w="9525">
                            <a:solidFill>
                              <a:srgbClr val="000000"/>
                            </a:solidFill>
                            <a:miter lim="800000"/>
                            <a:headEnd/>
                            <a:tailEnd/>
                          </a:ln>
                        </wps:spPr>
                        <wps:txbx>
                          <w:txbxContent>
                            <w:p w14:paraId="622435B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222D650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4288A1B1"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1347088367" name="Text Box 2597"/>
                        <wps:cNvSpPr txBox="1">
                          <a:spLocks noChangeArrowheads="1"/>
                        </wps:cNvSpPr>
                        <wps:spPr bwMode="auto">
                          <a:xfrm>
                            <a:off x="8334" y="7517"/>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7735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207473789" name="Text Box 2598"/>
                        <wps:cNvSpPr txBox="1">
                          <a:spLocks noChangeArrowheads="1"/>
                        </wps:cNvSpPr>
                        <wps:spPr bwMode="auto">
                          <a:xfrm>
                            <a:off x="5052" y="7517"/>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AC0C5"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213167504" name="Text Box 2599"/>
                        <wps:cNvSpPr txBox="1">
                          <a:spLocks noChangeArrowheads="1"/>
                        </wps:cNvSpPr>
                        <wps:spPr bwMode="auto">
                          <a:xfrm>
                            <a:off x="1762" y="754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3365A"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788170623" name="Text Box 2600"/>
                        <wps:cNvSpPr txBox="1">
                          <a:spLocks noChangeArrowheads="1"/>
                        </wps:cNvSpPr>
                        <wps:spPr bwMode="auto">
                          <a:xfrm>
                            <a:off x="7997" y="9558"/>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205B8"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421109433" name="Text Box 2601"/>
                        <wps:cNvSpPr txBox="1">
                          <a:spLocks noChangeArrowheads="1"/>
                        </wps:cNvSpPr>
                        <wps:spPr bwMode="auto">
                          <a:xfrm>
                            <a:off x="6700" y="10598"/>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BFD4D"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836076209" name="AutoShape 2602"/>
                        <wps:cNvSpPr>
                          <a:spLocks noChangeArrowheads="1"/>
                        </wps:cNvSpPr>
                        <wps:spPr bwMode="auto">
                          <a:xfrm>
                            <a:off x="4837" y="6635"/>
                            <a:ext cx="1882" cy="1137"/>
                          </a:xfrm>
                          <a:prstGeom prst="flowChartDecision">
                            <a:avLst/>
                          </a:prstGeom>
                          <a:solidFill>
                            <a:srgbClr val="FFFFFF"/>
                          </a:solidFill>
                          <a:ln w="9525">
                            <a:solidFill>
                              <a:srgbClr val="000000"/>
                            </a:solidFill>
                            <a:miter lim="800000"/>
                            <a:headEnd/>
                            <a:tailEnd/>
                          </a:ln>
                        </wps:spPr>
                        <wps:txbx>
                          <w:txbxContent>
                            <w:p w14:paraId="2D6839D3"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127F2FBE"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34574891"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300 psi</w:t>
                              </w:r>
                            </w:p>
                            <w:p w14:paraId="1387B387"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691542154" name="AutoShape 2603"/>
                        <wps:cNvSpPr>
                          <a:spLocks noChangeArrowheads="1"/>
                        </wps:cNvSpPr>
                        <wps:spPr bwMode="auto">
                          <a:xfrm>
                            <a:off x="8153" y="6635"/>
                            <a:ext cx="1882" cy="1279"/>
                          </a:xfrm>
                          <a:prstGeom prst="flowChartDecision">
                            <a:avLst/>
                          </a:prstGeom>
                          <a:solidFill>
                            <a:srgbClr val="FFFFFF"/>
                          </a:solidFill>
                          <a:ln w="9525">
                            <a:solidFill>
                              <a:srgbClr val="000000"/>
                            </a:solidFill>
                            <a:miter lim="800000"/>
                            <a:headEnd/>
                            <a:tailEnd/>
                          </a:ln>
                        </wps:spPr>
                        <wps:txbx>
                          <w:txbxContent>
                            <w:p w14:paraId="6B0F61A2"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482171D9"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46195E2F"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350 psi</w:t>
                              </w:r>
                            </w:p>
                            <w:p w14:paraId="563F0E6F"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1296285372" name="AutoShape 2604"/>
                        <wps:cNvSpPr>
                          <a:spLocks noChangeArrowheads="1"/>
                        </wps:cNvSpPr>
                        <wps:spPr bwMode="auto">
                          <a:xfrm>
                            <a:off x="4683" y="8212"/>
                            <a:ext cx="2183" cy="731"/>
                          </a:xfrm>
                          <a:prstGeom prst="flowChartAlternateProcess">
                            <a:avLst/>
                          </a:prstGeom>
                          <a:solidFill>
                            <a:srgbClr val="FFFFFF"/>
                          </a:solidFill>
                          <a:ln w="9525">
                            <a:solidFill>
                              <a:srgbClr val="000000"/>
                            </a:solidFill>
                            <a:miter lim="800000"/>
                            <a:headEnd/>
                            <a:tailEnd/>
                          </a:ln>
                        </wps:spPr>
                        <wps:txbx>
                          <w:txbxContent>
                            <w:p w14:paraId="0DE65177"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57CFFBB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60F7E814"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2127452149" name="AutoShape 2605"/>
                        <wps:cNvSpPr>
                          <a:spLocks noChangeArrowheads="1"/>
                        </wps:cNvSpPr>
                        <wps:spPr bwMode="auto">
                          <a:xfrm>
                            <a:off x="8006" y="8229"/>
                            <a:ext cx="2183" cy="714"/>
                          </a:xfrm>
                          <a:prstGeom prst="flowChartAlternateProcess">
                            <a:avLst/>
                          </a:prstGeom>
                          <a:solidFill>
                            <a:srgbClr val="FFFFFF"/>
                          </a:solidFill>
                          <a:ln w="9525">
                            <a:solidFill>
                              <a:srgbClr val="000000"/>
                            </a:solidFill>
                            <a:miter lim="800000"/>
                            <a:headEnd/>
                            <a:tailEnd/>
                          </a:ln>
                        </wps:spPr>
                        <wps:txbx>
                          <w:txbxContent>
                            <w:p w14:paraId="0D3A805C"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185B07F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774E4215"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461188074" name="AutoShape 2606"/>
                        <wps:cNvCnPr>
                          <a:cxnSpLocks noChangeShapeType="1"/>
                        </wps:cNvCnPr>
                        <wps:spPr bwMode="auto">
                          <a:xfrm>
                            <a:off x="9088" y="7787"/>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A5953C" id="Group 2557" o:spid="_x0000_s1050" style="position:absolute;margin-left:-2.8pt;margin-top:28.15pt;width:471.9pt;height:481.6pt;z-index:-251707392" coordorigin="1391,2379" coordsize="9438,9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">
                <v:shapetype id="_x0000_t32" coordsize="21600,21600" o:spt="32" o:oned="t" path="m,l21600,21600e" filled="f">
                  <v:path arrowok="t" fillok="f" o:connecttype="none"/>
                  <o:lock v:ext="edit" shapetype="t"/>
                </v:shapetype>
                <v:shape id="AutoShape 2558" o:spid="_x0000_s1051" type="#_x0000_t32" style="position:absolute;left:3791;top:7207;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">
                  <v:stroke endarrow="block"/>
                </v:shape>
                <v:shape id="AutoShape 2559" o:spid="_x0000_s1052" type="#_x0000_t32" style="position:absolute;left:7076;top:7212;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">
                  <v:stroke endarrow="block"/>
                </v:shape>
                <v:shapetype id="_x0000_t110" coordsize="21600,21600" o:spt="110" path="m10800,l,10800,10800,21600,21600,10800xe">
                  <v:stroke joinstyle="miter"/>
                  <v:path gradientshapeok="t" o:connecttype="rect" textboxrect="5400,5400,16200,16200"/>
                </v:shapetype>
                <v:shape id="AutoShape 2560" o:spid="_x0000_s1053" type="#_x0000_t110" style="position:absolute;left:4414;top:3676;width:2738;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">
                  <v:textbox>
                    <w:txbxContent>
                      <w:p w14:paraId="03CA8EE1" w14:textId="77777777" w:rsidR="00BF7F3C" w:rsidRPr="001632B2" w:rsidRDefault="00BF7F3C" w:rsidP="00BA168E">
                        <w:pPr>
                          <w:spacing w:before="0" w:line="240" w:lineRule="auto"/>
                          <w:ind w:left="0"/>
                          <w:jc w:val="center"/>
                          <w:rPr>
                            <w:rFonts w:asciiTheme="minorHAnsi" w:hAnsiTheme="minorHAnsi"/>
                            <w:sz w:val="10"/>
                            <w:szCs w:val="14"/>
                          </w:rPr>
                        </w:pPr>
                        <w:r w:rsidRPr="001E3AE7">
                          <w:rPr>
                            <w:rFonts w:asciiTheme="minorHAnsi" w:hAnsiTheme="minorHAnsi"/>
                            <w:sz w:val="10"/>
                            <w:lang w:val="ru-RU"/>
                          </w:rPr>
                          <w:t xml:space="preserve">Соответствует ли конструкция штоковой гайки клапана примечанию </w:t>
                        </w:r>
                        <w:r w:rsidRPr="001632B2">
                          <w:rPr>
                            <w:rFonts w:asciiTheme="minorHAnsi" w:hAnsiTheme="minorHAnsi"/>
                            <w:sz w:val="10"/>
                          </w:rPr>
                          <w:t>3?</w:t>
                        </w:r>
                      </w:p>
                    </w:txbxContent>
                  </v:textbox>
                </v:shape>
                <v:oval id="Oval 2561" o:spid="_x0000_s1054" style="position:absolute;left:4920;top:2379;width:1715;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">
                  <v:textbox>
                    <w:txbxContent>
                      <w:p w14:paraId="542C7E3D" w14:textId="41A32113" w:rsidR="00BF7F3C" w:rsidRPr="001632B2" w:rsidRDefault="00BF7F3C" w:rsidP="00BA168E">
                        <w:pPr>
                          <w:spacing w:before="0" w:line="240" w:lineRule="auto"/>
                          <w:ind w:left="-90"/>
                          <w:jc w:val="center"/>
                          <w:rPr>
                            <w:rFonts w:ascii="Calibri" w:hAnsi="Calibri"/>
                            <w:b/>
                            <w:sz w:val="12"/>
                            <w:szCs w:val="12"/>
                          </w:rPr>
                        </w:pPr>
                        <w:r>
                          <w:rPr>
                            <w:rFonts w:ascii="Calibri" w:hAnsi="Calibri"/>
                            <w:b/>
                            <w:sz w:val="12"/>
                            <w:szCs w:val="12"/>
                          </w:rPr>
                          <w:t>Р</w:t>
                        </w:r>
                        <w:r w:rsidRPr="001632B2">
                          <w:rPr>
                            <w:rFonts w:ascii="Calibri" w:hAnsi="Calibri"/>
                            <w:b/>
                            <w:sz w:val="12"/>
                            <w:szCs w:val="12"/>
                          </w:rPr>
                          <w:t>егулирующ</w:t>
                        </w:r>
                        <w:r>
                          <w:rPr>
                            <w:rFonts w:ascii="Calibri" w:hAnsi="Calibri"/>
                            <w:b/>
                            <w:sz w:val="12"/>
                            <w:szCs w:val="12"/>
                          </w:rPr>
                          <w:t xml:space="preserve">ий </w:t>
                        </w:r>
                        <w:r w:rsidRPr="001632B2">
                          <w:rPr>
                            <w:rFonts w:ascii="Calibri" w:hAnsi="Calibri"/>
                            <w:b/>
                            <w:sz w:val="12"/>
                            <w:szCs w:val="12"/>
                          </w:rPr>
                          <w:t>к</w:t>
                        </w:r>
                        <w:r>
                          <w:rPr>
                            <w:rFonts w:ascii="Calibri" w:hAnsi="Calibri"/>
                            <w:b/>
                            <w:sz w:val="12"/>
                            <w:szCs w:val="12"/>
                          </w:rPr>
                          <w:t>лапан д</w:t>
                        </w:r>
                        <w:r w:rsidRPr="001632B2">
                          <w:rPr>
                            <w:rFonts w:ascii="Calibri" w:hAnsi="Calibri"/>
                            <w:b/>
                            <w:sz w:val="12"/>
                            <w:szCs w:val="12"/>
                          </w:rPr>
                          <w:t>иам</w:t>
                        </w:r>
                        <w:r w:rsidR="00732EDF">
                          <w:rPr>
                            <w:rFonts w:ascii="Calibri" w:hAnsi="Calibri"/>
                            <w:b/>
                            <w:sz w:val="12"/>
                            <w:szCs w:val="12"/>
                          </w:rPr>
                          <w:t>.</w:t>
                        </w:r>
                      </w:p>
                      <w:p w14:paraId="49F3DAED" w14:textId="77777777" w:rsidR="00BF7F3C" w:rsidRPr="001632B2" w:rsidRDefault="00BF7F3C" w:rsidP="00BA168E">
                        <w:pPr>
                          <w:spacing w:before="0" w:line="240" w:lineRule="auto"/>
                          <w:ind w:left="-90"/>
                          <w:jc w:val="center"/>
                          <w:rPr>
                            <w:rFonts w:ascii="Calibri" w:hAnsi="Calibri"/>
                            <w:b/>
                            <w:sz w:val="12"/>
                            <w:szCs w:val="12"/>
                          </w:rPr>
                        </w:pPr>
                        <w:r w:rsidRPr="001632B2">
                          <w:rPr>
                            <w:rFonts w:ascii="Calibri" w:hAnsi="Calibri"/>
                            <w:b/>
                            <w:sz w:val="12"/>
                            <w:szCs w:val="12"/>
                          </w:rPr>
                          <w:t>3/4 – 1 1/2 дюйм</w:t>
                        </w:r>
                      </w:p>
                    </w:txbxContent>
                  </v:textbox>
                </v:oval>
                <v:shape id="AutoShape 2562" o:spid="_x0000_s1055" type="#_x0000_t32" style="position:absolute;left:5781;top:3312;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">
                  <v:stroke endarrow="block"/>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563" o:spid="_x0000_s1056" type="#_x0000_t176" style="position:absolute;left:7813;top:3723;width:2951;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">
                  <v:textbox>
                    <w:txbxContent>
                      <w:p w14:paraId="6A18036A" w14:textId="77777777" w:rsidR="00BF7F3C" w:rsidRPr="001632B2" w:rsidRDefault="00BF7F3C" w:rsidP="00BA168E">
                        <w:pPr>
                          <w:spacing w:before="0" w:line="240" w:lineRule="auto"/>
                          <w:ind w:left="0"/>
                          <w:jc w:val="center"/>
                          <w:rPr>
                            <w:rFonts w:ascii="Calibri" w:hAnsi="Calibri"/>
                            <w:sz w:val="12"/>
                            <w:szCs w:val="14"/>
                          </w:rPr>
                        </w:pPr>
                        <w:r w:rsidRPr="001632B2">
                          <w:rPr>
                            <w:rFonts w:ascii="Calibri" w:hAnsi="Calibri"/>
                            <w:sz w:val="12"/>
                          </w:rPr>
                          <w:t>ΔP</w:t>
                        </w:r>
                        <w:r w:rsidRPr="001E3AE7">
                          <w:rPr>
                            <w:rFonts w:ascii="Calibri" w:hAnsi="Calibri"/>
                            <w:sz w:val="12"/>
                            <w:lang w:val="ru-RU"/>
                          </w:rPr>
                          <w:t xml:space="preserve"> клапана &lt;=150 </w:t>
                        </w:r>
                        <w:r w:rsidRPr="001632B2">
                          <w:rPr>
                            <w:rFonts w:ascii="Calibri" w:hAnsi="Calibri"/>
                            <w:sz w:val="12"/>
                          </w:rPr>
                          <w:t>psi</w:t>
                        </w:r>
                        <w:r w:rsidRPr="001E3AE7">
                          <w:rPr>
                            <w:rFonts w:ascii="Calibri" w:hAnsi="Calibri"/>
                            <w:sz w:val="12"/>
                            <w:lang w:val="ru-RU"/>
                          </w:rPr>
                          <w:t xml:space="preserve"> для жидкой и парообразной среды </w:t>
                        </w:r>
                        <w:r w:rsidRPr="001632B2">
                          <w:rPr>
                            <w:rFonts w:ascii="Calibri" w:hAnsi="Calibri"/>
                            <w:sz w:val="12"/>
                          </w:rPr>
                          <w:t>vapor</w:t>
                        </w:r>
                        <w:r w:rsidRPr="001E3AE7">
                          <w:rPr>
                            <w:rFonts w:ascii="Calibri" w:hAnsi="Calibri"/>
                            <w:sz w:val="12"/>
                            <w:lang w:val="ru-RU"/>
                          </w:rPr>
                          <w:t xml:space="preserve">; &lt;=125 для среды многвенного испарения согласно примечанию </w:t>
                        </w:r>
                        <w:r w:rsidRPr="001632B2">
                          <w:rPr>
                            <w:rFonts w:ascii="Calibri" w:hAnsi="Calibri"/>
                            <w:sz w:val="12"/>
                          </w:rPr>
                          <w:t>3. Необходимо дальнейнее согласование с изготовителем и техническим экспертом.</w:t>
                        </w:r>
                      </w:p>
                    </w:txbxContent>
                  </v:textbox>
                </v:shape>
                <v:shape id="AutoShape 2564" o:spid="_x0000_s1057" type="#_x0000_t32" style="position:absolute;left:7135;top:4235;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">
                  <v:stroke endarrow="block"/>
                </v:shape>
                <v:roundrect id="AutoShape 2565" o:spid="_x0000_s1058" style="position:absolute;left:4782;top:5250;width:2010;height:6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">
                  <v:textbox>
                    <w:txbxContent>
                      <w:p w14:paraId="0074C19D" w14:textId="77777777" w:rsidR="00BF7F3C" w:rsidRPr="00CA2BEB" w:rsidRDefault="00BF7F3C" w:rsidP="00BA168E">
                        <w:pPr>
                          <w:spacing w:before="0" w:line="240" w:lineRule="auto"/>
                          <w:ind w:left="-142"/>
                          <w:jc w:val="center"/>
                          <w:rPr>
                            <w:rFonts w:asciiTheme="minorHAnsi" w:hAnsiTheme="minorHAnsi"/>
                            <w:sz w:val="11"/>
                            <w:szCs w:val="11"/>
                            <w:lang w:val="ru-RU"/>
                          </w:rPr>
                        </w:pPr>
                        <w:r w:rsidRPr="0042023D">
                          <w:rPr>
                            <w:rFonts w:asciiTheme="minorHAnsi" w:hAnsiTheme="minorHAnsi"/>
                            <w:sz w:val="11"/>
                            <w:szCs w:val="11"/>
                            <w:lang w:val="ru-RU"/>
                          </w:rPr>
                          <w:t xml:space="preserve">Рабочая среда клапана </w:t>
                        </w:r>
                      </w:p>
                      <w:p w14:paraId="1A346261" w14:textId="77777777" w:rsidR="00BF7F3C" w:rsidRPr="0042023D" w:rsidRDefault="00BF7F3C" w:rsidP="00BA168E">
                        <w:pPr>
                          <w:spacing w:before="0" w:line="240" w:lineRule="auto"/>
                          <w:ind w:left="-142"/>
                          <w:jc w:val="center"/>
                          <w:rPr>
                            <w:rFonts w:asciiTheme="minorHAnsi" w:hAnsiTheme="minorHAnsi"/>
                            <w:spacing w:val="-20"/>
                            <w:sz w:val="11"/>
                            <w:szCs w:val="11"/>
                            <w:lang w:val="ru-RU"/>
                          </w:rPr>
                        </w:pPr>
                        <w:r w:rsidRPr="0042023D">
                          <w:rPr>
                            <w:rFonts w:asciiTheme="minorHAnsi" w:hAnsiTheme="minorHAnsi"/>
                            <w:sz w:val="11"/>
                            <w:szCs w:val="11"/>
                            <w:lang w:val="ru-RU"/>
                          </w:rPr>
                          <w:t>(параметры технологической</w:t>
                        </w:r>
                        <w:r w:rsidRPr="0042023D">
                          <w:rPr>
                            <w:rFonts w:asciiTheme="minorHAnsi" w:hAnsiTheme="minorHAnsi"/>
                            <w:spacing w:val="-20"/>
                            <w:sz w:val="11"/>
                            <w:szCs w:val="11"/>
                            <w:lang w:val="ru-RU"/>
                          </w:rPr>
                          <w:t xml:space="preserve"> среды </w:t>
                        </w:r>
                        <w:r w:rsidRPr="0042023D">
                          <w:rPr>
                            <w:rFonts w:ascii="Calibri" w:hAnsi="Calibri"/>
                            <w:sz w:val="11"/>
                            <w:szCs w:val="11"/>
                            <w:lang w:val="ru-RU"/>
                          </w:rPr>
                          <w:t>клапана)</w:t>
                        </w:r>
                      </w:p>
                    </w:txbxContent>
                  </v:textbox>
                </v:roundrect>
                <v:shape id="AutoShape 2566" o:spid="_x0000_s1059" type="#_x0000_t32" style="position:absolute;left:5770;top:4867;width:11;height: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">
                  <v:stroke endarrow="block"/>
                </v:shape>
                <v:shape id="AutoShape 2567" o:spid="_x0000_s1060" type="#_x0000_t32" style="position:absolute;left:6790;top:5552;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">
                  <v:stroke endarrow="block"/>
                </v:shape>
                <v:shape id="AutoShape 2568" o:spid="_x0000_s1061" type="#_x0000_t32" style="position:absolute;left:9091;top:5535;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">
                  <v:stroke endarrow="block"/>
                </v:shape>
                <v:shape id="AutoShape 2569" o:spid="_x0000_s1062" type="#_x0000_t32" style="position:absolute;left:5784;top:5893;width:3;height:7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">
                  <v:stroke endarrow="block"/>
                </v:shape>
                <v:shape id="AutoShape 2570" o:spid="_x0000_s1063" type="#_x0000_t32" style="position:absolute;left:2497;top:5556;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">
                  <v:stroke endarrow="block"/>
                </v:shape>
                <v:shape id="AutoShape 2571" o:spid="_x0000_s1064" type="#_x0000_t32" style="position:absolute;left:2487;top:5556;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">
                  <v:stroke endarrow="block"/>
                </v:shape>
                <v:shape id="AutoShape 2572" o:spid="_x0000_s1065" type="#_x0000_t110" style="position:absolute;left:1552;top:6649;width:1882;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">
                  <v:textbox>
                    <w:txbxContent>
                      <w:p w14:paraId="5D27FF60"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627CF2A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6E76806E"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275 psi</w:t>
                        </w:r>
                      </w:p>
                      <w:p w14:paraId="5329F4E5" w14:textId="77777777" w:rsidR="00BF7F3C" w:rsidRPr="00BC5688" w:rsidRDefault="00BF7F3C" w:rsidP="00BA168E">
                        <w:pPr>
                          <w:rPr>
                            <w:rFonts w:asciiTheme="minorHAnsi" w:hAnsiTheme="minorHAnsi"/>
                            <w:sz w:val="14"/>
                            <w:szCs w:val="14"/>
                          </w:rPr>
                        </w:pPr>
                      </w:p>
                    </w:txbxContent>
                  </v:textbox>
                </v:shape>
                <v:shape id="AutoShape 2573" o:spid="_x0000_s1066" type="#_x0000_t110" style="position:absolute;left:4919;top:9456;width:335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">
                  <v:textbox>
                    <w:txbxContent>
                      <w:p w14:paraId="4DA42C32" w14:textId="77777777" w:rsidR="00BF7F3C" w:rsidRPr="0042023D" w:rsidRDefault="00BF7F3C" w:rsidP="00BA168E">
                        <w:pPr>
                          <w:spacing w:before="0" w:line="240" w:lineRule="auto"/>
                          <w:ind w:left="-284" w:right="-34" w:firstLine="142"/>
                          <w:jc w:val="center"/>
                          <w:rPr>
                            <w:rFonts w:asciiTheme="minorHAnsi" w:hAnsiTheme="minorHAnsi"/>
                            <w:sz w:val="13"/>
                            <w:szCs w:val="13"/>
                            <w:lang w:val="ru-RU"/>
                          </w:rPr>
                        </w:pPr>
                        <w:r w:rsidRPr="0042023D">
                          <w:rPr>
                            <w:rFonts w:asciiTheme="minorHAnsi" w:hAnsiTheme="minorHAnsi"/>
                            <w:sz w:val="13"/>
                            <w:szCs w:val="13"/>
                            <w:lang w:val="ru-RU"/>
                          </w:rPr>
                          <w:t>Проверить конструкцию диска. У этого клапана диск, направляемый в одной точке?</w:t>
                        </w:r>
                      </w:p>
                      <w:p w14:paraId="2E406889" w14:textId="77777777" w:rsidR="00BF7F3C" w:rsidRPr="0042023D" w:rsidRDefault="00BF7F3C" w:rsidP="00BA168E">
                        <w:pPr>
                          <w:spacing w:before="0" w:line="240" w:lineRule="auto"/>
                          <w:ind w:left="-284" w:right="-34" w:firstLine="142"/>
                          <w:jc w:val="center"/>
                          <w:rPr>
                            <w:rFonts w:asciiTheme="minorHAnsi" w:hAnsiTheme="minorHAnsi"/>
                            <w:sz w:val="13"/>
                            <w:szCs w:val="13"/>
                          </w:rPr>
                        </w:pPr>
                        <w:r w:rsidRPr="0042023D">
                          <w:rPr>
                            <w:rFonts w:asciiTheme="minorHAnsi" w:hAnsiTheme="minorHAnsi"/>
                            <w:sz w:val="13"/>
                            <w:szCs w:val="13"/>
                            <w:lang w:val="ru-RU"/>
                          </w:rPr>
                          <w:t xml:space="preserve"> </w:t>
                        </w:r>
                        <w:r w:rsidRPr="0042023D">
                          <w:rPr>
                            <w:rFonts w:asciiTheme="minorHAnsi" w:hAnsiTheme="minorHAnsi"/>
                            <w:sz w:val="13"/>
                            <w:szCs w:val="13"/>
                          </w:rPr>
                          <w:t>См. прим. 2</w:t>
                        </w:r>
                      </w:p>
                    </w:txbxContent>
                  </v:textbox>
                </v:shape>
                <v:oval id="Oval 2574" o:spid="_x0000_s1067" style="position:absolute;left:8805;top:9608;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">
                  <v:textbox>
                    <w:txbxContent>
                      <w:p w14:paraId="5D7794B3" w14:textId="77777777" w:rsidR="00BF7F3C" w:rsidRPr="0042023D" w:rsidRDefault="00BF7F3C" w:rsidP="00BA168E">
                        <w:pPr>
                          <w:spacing w:before="0" w:line="240" w:lineRule="auto"/>
                          <w:ind w:left="-142" w:right="-170"/>
                          <w:jc w:val="center"/>
                          <w:rPr>
                            <w:rFonts w:ascii="Calibri" w:hAnsi="Calibri"/>
                            <w:sz w:val="12"/>
                            <w:szCs w:val="12"/>
                            <w:lang w:val="ru-RU"/>
                          </w:rPr>
                        </w:pPr>
                        <w:r w:rsidRPr="0042023D">
                          <w:rPr>
                            <w:rFonts w:ascii="Calibri" w:hAnsi="Calibri"/>
                            <w:sz w:val="12"/>
                            <w:szCs w:val="12"/>
                            <w:lang w:val="ru-RU"/>
                          </w:rPr>
                          <w:t xml:space="preserve">Классифицируется как диск, направляемый в одной точке все значения могут быть увеличены на 50 </w:t>
                        </w:r>
                        <w:r w:rsidRPr="0042023D">
                          <w:rPr>
                            <w:rFonts w:ascii="Calibri" w:hAnsi="Calibri"/>
                            <w:sz w:val="12"/>
                            <w:szCs w:val="12"/>
                          </w:rPr>
                          <w:t>psi</w:t>
                        </w:r>
                        <w:r w:rsidRPr="0042023D">
                          <w:rPr>
                            <w:rFonts w:ascii="Calibri" w:hAnsi="Calibri"/>
                            <w:sz w:val="12"/>
                            <w:szCs w:val="12"/>
                            <w:lang w:val="ru-RU"/>
                          </w:rPr>
                          <w:t>)</w:t>
                        </w:r>
                      </w:p>
                    </w:txbxContent>
                  </v:textbox>
                </v:oval>
                <v:rect id="Rectangle 2575" o:spid="_x0000_s1068" style="position:absolute;left:4670;top:11169;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">
                  <v:textbox>
                    <w:txbxContent>
                      <w:p w14:paraId="756EAD7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32027C30"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246306F2"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v:textbox>
                </v:rect>
                <v:shape id="AutoShape 2576" o:spid="_x0000_s1069" type="#_x0000_t32" style="position:absolute;left:3434;top:7221;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">
                  <v:stroke endarrow="block"/>
                </v:shape>
                <v:shape id="AutoShape 2577" o:spid="_x0000_s1070" type="#_x0000_t32" style="position:absolute;left:6700;top:7215;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">
                  <v:stroke endarrow="block"/>
                </v:shape>
                <v:shape id="AutoShape 2578" o:spid="_x0000_s1071" type="#_x0000_t32" style="position:absolute;left:10035;top:7195;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">
                  <v:stroke endarrow="block"/>
                </v:shape>
                <v:shape id="AutoShape 2579" o:spid="_x0000_s1072" type="#_x0000_t32" style="position:absolute;left:10392;top:719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">
                  <v:stroke endarrow="block"/>
                </v:shape>
                <v:shape id="AutoShape 2580" o:spid="_x0000_s1073" type="#_x0000_t32" style="position:absolute;left:3789;top:9083;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">
                  <v:stroke endarrow="block"/>
                </v:shape>
                <v:shape id="AutoShape 2581" o:spid="_x0000_s1074" type="#_x0000_t32" style="position:absolute;left:6625;top:9083;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">
                  <v:stroke endarrow="block"/>
                </v:shape>
                <v:shape id="AutoShape 2582" o:spid="_x0000_s1075" type="#_x0000_t32" style="position:absolute;left:6605;top:10885;width:2;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">
                  <v:stroke endarrow="block"/>
                </v:shape>
                <v:shape id="AutoShape 2583" o:spid="_x0000_s1076" type="#_x0000_t32" style="position:absolute;left:8283;top:10159;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">
                  <v:stroke endarrow="block"/>
                </v:shape>
                <v:shape id="AutoShape 2584" o:spid="_x0000_s1077" type="#_x0000_t32" style="position:absolute;left:5777;top:7772;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">
                  <v:stroke endarrow="block"/>
                </v:shape>
                <v:shape id="AutoShape 2585" o:spid="_x0000_s1078" type="#_x0000_t32" style="position:absolute;left:2487;top:7786;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">
                  <v:stroke endarrow="block"/>
                </v:shape>
                <v:shape id="AutoShape 2586" o:spid="_x0000_s1079" type="#_x0000_t32" style="position:absolute;left:6607;top:9066;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">
                  <v:stroke endarrow="block"/>
                </v:shape>
                <v:shape id="Text Box 2587" o:spid="_x0000_s1080" type="#_x0000_t202" style="position:absolute;left:6719;top:3676;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" filled="f" stroked="f">
                  <v:textbox>
                    <w:txbxContent>
                      <w:p w14:paraId="68D41274"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588" o:spid="_x0000_s1081" type="#_x0000_t202" style="position:absolute;left:5129;top:4581;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" filled="f" stroked="f">
                  <v:textbox>
                    <w:txbxContent>
                      <w:p w14:paraId="43007A39"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589" o:spid="_x0000_s1082" type="#_x0000_t202" style="position:absolute;left:5770;top:4581;width:2760;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" filled="f" stroked="f">
                  <v:textbox>
                    <w:txbxContent>
                      <w:p w14:paraId="18A15C83" w14:textId="77777777" w:rsidR="00BF7F3C" w:rsidRPr="00BC5688" w:rsidRDefault="00BF7F3C" w:rsidP="00BA168E">
                        <w:pPr>
                          <w:tabs>
                            <w:tab w:val="left" w:pos="3015"/>
                          </w:tabs>
                          <w:ind w:left="0"/>
                          <w:rPr>
                            <w:rFonts w:asciiTheme="minorHAnsi" w:hAnsiTheme="minorHAnsi"/>
                            <w:color w:val="auto"/>
                            <w:sz w:val="14"/>
                            <w:szCs w:val="14"/>
                          </w:rPr>
                        </w:pPr>
                        <w:r>
                          <w:rPr>
                            <w:rFonts w:asciiTheme="minorHAnsi" w:hAnsiTheme="minorHAnsi"/>
                            <w:color w:val="auto"/>
                            <w:sz w:val="14"/>
                          </w:rPr>
                          <w:t>(Выдвижной шток и штурвал)</w:t>
                        </w:r>
                      </w:p>
                      <w:p w14:paraId="0166BDFF" w14:textId="77777777" w:rsidR="00BF7F3C" w:rsidRPr="00BC5688" w:rsidRDefault="00BF7F3C" w:rsidP="00BA168E">
                        <w:pPr>
                          <w:ind w:left="0"/>
                          <w:jc w:val="center"/>
                          <w:rPr>
                            <w:sz w:val="14"/>
                            <w:szCs w:val="14"/>
                          </w:rPr>
                        </w:pPr>
                      </w:p>
                    </w:txbxContent>
                  </v:textbox>
                </v:shape>
                <v:shape id="Text Box 2590" o:spid="_x0000_s1083" type="#_x0000_t202" style="position:absolute;left:3378;top:5298;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" filled="f" stroked="f">
                  <v:textbox>
                    <w:txbxContent>
                      <w:p w14:paraId="0373BAB6"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09CE7C16"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szCs w:val="14"/>
                          </w:rPr>
                          <w:t>Среда</w:t>
                        </w:r>
                      </w:p>
                      <w:p w14:paraId="517B12A9" w14:textId="77777777" w:rsidR="00BF7F3C" w:rsidRPr="00BC5688" w:rsidRDefault="00BF7F3C" w:rsidP="00BA168E">
                        <w:pPr>
                          <w:spacing w:before="0"/>
                          <w:ind w:left="0"/>
                          <w:rPr>
                            <w:rFonts w:asciiTheme="minorHAnsi" w:hAnsiTheme="minorHAnsi"/>
                            <w:sz w:val="14"/>
                            <w:szCs w:val="14"/>
                          </w:rPr>
                        </w:pPr>
                      </w:p>
                    </w:txbxContent>
                  </v:textbox>
                </v:shape>
                <v:shape id="Text Box 2591" o:spid="_x0000_s1084" type="#_x0000_t202" style="position:absolute;left:6756;top:5284;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" filled="f" stroked="f">
                  <v:textbox>
                    <w:txbxContent>
                      <w:p w14:paraId="67D7DB98"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5F10487C"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0EB996F7" w14:textId="77777777" w:rsidR="00BF7F3C" w:rsidRPr="00BC5688" w:rsidRDefault="00BF7F3C" w:rsidP="00BA168E">
                        <w:pPr>
                          <w:spacing w:before="0"/>
                          <w:ind w:left="0"/>
                          <w:rPr>
                            <w:rFonts w:asciiTheme="minorHAnsi" w:hAnsiTheme="minorHAnsi"/>
                            <w:sz w:val="14"/>
                            <w:szCs w:val="14"/>
                          </w:rPr>
                        </w:pPr>
                      </w:p>
                    </w:txbxContent>
                  </v:textbox>
                </v:shape>
                <v:shape id="Text Box 2592" o:spid="_x0000_s1085" type="#_x0000_t202" style="position:absolute;left:4781;top:5893;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" filled="f" stroked="f">
                  <v:textbox>
                    <w:txbxContent>
                      <w:p w14:paraId="5A9505FE"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2213D63D"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v:textbox>
                </v:shape>
                <v:shape id="Text Box 2593" o:spid="_x0000_s1086" type="#_x0000_t202" style="position:absolute;left:9768;top:665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" filled="f" stroked="f">
                  <v:textbox>
                    <w:txbxContent>
                      <w:p w14:paraId="4563684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594" o:spid="_x0000_s1087" type="#_x0000_t202" style="position:absolute;left:6358;top:662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" filled="f" stroked="f">
                  <v:textbox>
                    <w:txbxContent>
                      <w:p w14:paraId="64E536F9"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595" o:spid="_x0000_s1088" type="#_x0000_t202" style="position:absolute;left:3172;top:665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" filled="f" stroked="f">
                  <v:textbox>
                    <w:txbxContent>
                      <w:p w14:paraId="2A4E92AE"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596" o:spid="_x0000_s1089" type="#_x0000_t176" style="position:absolute;left:1391;top:8195;width:2183;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">
                  <v:textbox>
                    <w:txbxContent>
                      <w:p w14:paraId="622435B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222D650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4288A1B1"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Text Box 2597" o:spid="_x0000_s1090" type="#_x0000_t202" style="position:absolute;left:8334;top:7517;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" filled="f" stroked="f">
                  <v:textbox>
                    <w:txbxContent>
                      <w:p w14:paraId="0CD7735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598" o:spid="_x0000_s1091" type="#_x0000_t202" style="position:absolute;left:5052;top:7517;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" filled="f" stroked="f">
                  <v:textbox>
                    <w:txbxContent>
                      <w:p w14:paraId="35AAC0C5"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599" o:spid="_x0000_s1092" type="#_x0000_t202" style="position:absolute;left:1762;top:754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" filled="f" stroked="f">
                  <v:textbox>
                    <w:txbxContent>
                      <w:p w14:paraId="3563365A"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00" o:spid="_x0000_s1093" type="#_x0000_t202" style="position:absolute;left:7997;top:9558;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" filled="f" stroked="f">
                  <v:textbox>
                    <w:txbxContent>
                      <w:p w14:paraId="4F8205B8"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01" o:spid="_x0000_s1094" type="#_x0000_t202" style="position:absolute;left:6700;top:10598;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" filled="f" stroked="f">
                  <v:textbox>
                    <w:txbxContent>
                      <w:p w14:paraId="1DDBFD4D"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602" o:spid="_x0000_s1095" type="#_x0000_t110" style="position:absolute;left:4837;top:6635;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">
                  <v:textbox>
                    <w:txbxContent>
                      <w:p w14:paraId="2D6839D3"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127F2FBE"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34574891"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300 psi</w:t>
                        </w:r>
                      </w:p>
                      <w:p w14:paraId="1387B387" w14:textId="77777777" w:rsidR="00BF7F3C" w:rsidRPr="00BC5688" w:rsidRDefault="00BF7F3C" w:rsidP="00BA168E">
                        <w:pPr>
                          <w:rPr>
                            <w:rFonts w:asciiTheme="minorHAnsi" w:hAnsiTheme="minorHAnsi"/>
                            <w:sz w:val="14"/>
                            <w:szCs w:val="14"/>
                          </w:rPr>
                        </w:pPr>
                      </w:p>
                    </w:txbxContent>
                  </v:textbox>
                </v:shape>
                <v:shape id="AutoShape 2603" o:spid="_x0000_s1096" type="#_x0000_t110" style="position:absolute;left:8153;top:6635;width:1882;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">
                  <v:textbox>
                    <w:txbxContent>
                      <w:p w14:paraId="6B0F61A2"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482171D9"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46195E2F"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350 psi</w:t>
                        </w:r>
                      </w:p>
                      <w:p w14:paraId="563F0E6F" w14:textId="77777777" w:rsidR="00BF7F3C" w:rsidRPr="00BC5688" w:rsidRDefault="00BF7F3C" w:rsidP="00BA168E">
                        <w:pPr>
                          <w:rPr>
                            <w:rFonts w:asciiTheme="minorHAnsi" w:hAnsiTheme="minorHAnsi"/>
                            <w:sz w:val="14"/>
                            <w:szCs w:val="14"/>
                          </w:rPr>
                        </w:pPr>
                      </w:p>
                    </w:txbxContent>
                  </v:textbox>
                </v:shape>
                <v:shape id="AutoShape 2604" o:spid="_x0000_s1097" type="#_x0000_t176" style="position:absolute;left:4683;top:8212;width:2183;height: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">
                  <v:textbox>
                    <w:txbxContent>
                      <w:p w14:paraId="0DE65177"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57CFFBB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60F7E814"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AutoShape 2605" o:spid="_x0000_s1098" type="#_x0000_t176" style="position:absolute;left:8006;top:8229;width:2183;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">
                  <v:textbox>
                    <w:txbxContent>
                      <w:p w14:paraId="0D3A805C"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185B07F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774E4215"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AutoShape 2606" o:spid="_x0000_s1099" type="#_x0000_t32" style="position:absolute;left:9088;top:7787;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">
                  <v:stroke endarrow="block"/>
                </v:shape>
              </v:group>
            </w:pict>
          </mc:Fallback>
        </mc:AlternateContent>
      </w:r>
      <w:r w:rsidR="00BA168E" w:rsidRPr="001E3AE7">
        <w:rPr>
          <w:b/>
          <w:color w:val="auto"/>
          <w:lang w:val="ru-RU"/>
        </w:rPr>
        <w:t xml:space="preserve">Рисунок </w:t>
      </w:r>
      <w:r w:rsidR="00BA168E">
        <w:rPr>
          <w:b/>
          <w:color w:val="auto"/>
        </w:rPr>
        <w:t>D</w:t>
      </w:r>
      <w:r w:rsidR="00BA168E" w:rsidRPr="001E3AE7">
        <w:rPr>
          <w:b/>
          <w:color w:val="auto"/>
          <w:lang w:val="ru-RU"/>
        </w:rPr>
        <w:t>-1</w:t>
      </w:r>
      <w:r w:rsidR="00BA168E" w:rsidRPr="001E3AE7">
        <w:rPr>
          <w:color w:val="auto"/>
          <w:lang w:val="ru-RU"/>
        </w:rPr>
        <w:t xml:space="preserve">: Общее правило для Т-образных регулирующих клапанов с ненаправляемым шарнирным диском и соответствующей конструкцией гайки штока (см. примечание 3). </w:t>
      </w:r>
      <w:r w:rsidR="00BA168E" w:rsidRPr="00670A1A">
        <w:rPr>
          <w:color w:val="auto"/>
          <w:lang w:val="ru-RU"/>
        </w:rPr>
        <w:t xml:space="preserve">Диаметр клапана от 3/4 до 1-1/2 дюйм </w:t>
      </w:r>
    </w:p>
    <w:p w14:paraId="62E3ACA3" w14:textId="77777777" w:rsidR="00BA168E" w:rsidRPr="00670A1A" w:rsidRDefault="00BA168E" w:rsidP="00BA168E">
      <w:pPr>
        <w:spacing w:before="0"/>
        <w:ind w:left="0"/>
        <w:rPr>
          <w:rFonts w:asciiTheme="minorHAnsi" w:hAnsiTheme="minorHAnsi"/>
          <w:sz w:val="14"/>
          <w:szCs w:val="14"/>
          <w:lang w:val="ru-RU"/>
        </w:rPr>
      </w:pPr>
    </w:p>
    <w:p w14:paraId="129C16D3" w14:textId="77777777" w:rsidR="00BA168E" w:rsidRPr="00670A1A" w:rsidRDefault="00BA168E" w:rsidP="00BA168E">
      <w:pPr>
        <w:spacing w:before="0"/>
        <w:ind w:left="0"/>
        <w:rPr>
          <w:rFonts w:asciiTheme="minorHAnsi" w:hAnsiTheme="minorHAnsi"/>
          <w:sz w:val="14"/>
          <w:szCs w:val="14"/>
          <w:lang w:val="ru-RU"/>
        </w:rPr>
      </w:pPr>
    </w:p>
    <w:p w14:paraId="09245C92" w14:textId="77777777" w:rsidR="00BA168E" w:rsidRPr="00670A1A" w:rsidRDefault="00BA168E" w:rsidP="00BA168E">
      <w:pPr>
        <w:spacing w:before="0"/>
        <w:ind w:left="0"/>
        <w:rPr>
          <w:rFonts w:asciiTheme="minorHAnsi" w:hAnsiTheme="minorHAnsi"/>
          <w:sz w:val="14"/>
          <w:szCs w:val="14"/>
          <w:lang w:val="ru-RU"/>
        </w:rPr>
      </w:pPr>
    </w:p>
    <w:p w14:paraId="52FFFE31" w14:textId="77777777" w:rsidR="00BA168E" w:rsidRPr="00670A1A" w:rsidRDefault="00BA168E" w:rsidP="00BA168E">
      <w:pPr>
        <w:spacing w:before="0"/>
        <w:ind w:left="0"/>
        <w:rPr>
          <w:rFonts w:asciiTheme="minorHAnsi" w:hAnsiTheme="minorHAnsi"/>
          <w:sz w:val="14"/>
          <w:szCs w:val="14"/>
          <w:lang w:val="ru-RU"/>
        </w:rPr>
      </w:pPr>
    </w:p>
    <w:p w14:paraId="41C77DA2" w14:textId="77777777" w:rsidR="00BA168E" w:rsidRPr="00670A1A" w:rsidRDefault="00BA168E" w:rsidP="00BA168E">
      <w:pPr>
        <w:spacing w:before="0"/>
        <w:ind w:left="0"/>
        <w:rPr>
          <w:rFonts w:asciiTheme="minorHAnsi" w:hAnsiTheme="minorHAnsi"/>
          <w:sz w:val="14"/>
          <w:szCs w:val="14"/>
          <w:lang w:val="ru-RU"/>
        </w:rPr>
      </w:pPr>
    </w:p>
    <w:p w14:paraId="1D2B95E8" w14:textId="77777777" w:rsidR="00BA168E" w:rsidRPr="00670A1A" w:rsidRDefault="00BA168E" w:rsidP="00BA168E">
      <w:pPr>
        <w:spacing w:before="0"/>
        <w:ind w:left="0"/>
        <w:rPr>
          <w:rFonts w:asciiTheme="minorHAnsi" w:hAnsiTheme="minorHAnsi"/>
          <w:sz w:val="14"/>
          <w:szCs w:val="14"/>
          <w:lang w:val="ru-RU"/>
        </w:rPr>
      </w:pPr>
    </w:p>
    <w:p w14:paraId="2C22A7E5" w14:textId="77777777" w:rsidR="00BA168E" w:rsidRPr="00670A1A" w:rsidRDefault="00BA168E" w:rsidP="00BA168E">
      <w:pPr>
        <w:spacing w:before="0"/>
        <w:ind w:left="0"/>
        <w:rPr>
          <w:rFonts w:asciiTheme="minorHAnsi" w:hAnsiTheme="minorHAnsi"/>
          <w:sz w:val="14"/>
          <w:szCs w:val="14"/>
          <w:lang w:val="ru-RU"/>
        </w:rPr>
      </w:pPr>
    </w:p>
    <w:p w14:paraId="488FC206" w14:textId="77777777" w:rsidR="00BA168E" w:rsidRPr="00670A1A" w:rsidRDefault="00BA168E" w:rsidP="00BA168E">
      <w:pPr>
        <w:spacing w:before="0"/>
        <w:ind w:left="0"/>
        <w:rPr>
          <w:rFonts w:asciiTheme="minorHAnsi" w:hAnsiTheme="minorHAnsi"/>
          <w:sz w:val="14"/>
          <w:szCs w:val="14"/>
          <w:lang w:val="ru-RU"/>
        </w:rPr>
      </w:pPr>
    </w:p>
    <w:p w14:paraId="4E13451C" w14:textId="77777777" w:rsidR="00BA168E" w:rsidRPr="00670A1A" w:rsidRDefault="00BA168E" w:rsidP="00BA168E">
      <w:pPr>
        <w:spacing w:before="0"/>
        <w:ind w:left="0"/>
        <w:rPr>
          <w:rFonts w:asciiTheme="minorHAnsi" w:hAnsiTheme="minorHAnsi"/>
          <w:sz w:val="14"/>
          <w:szCs w:val="14"/>
          <w:lang w:val="ru-RU"/>
        </w:rPr>
      </w:pPr>
    </w:p>
    <w:p w14:paraId="544F1059" w14:textId="77777777" w:rsidR="00BA168E" w:rsidRPr="00670A1A" w:rsidRDefault="00BA168E" w:rsidP="00BA168E">
      <w:pPr>
        <w:spacing w:before="0"/>
        <w:ind w:left="0"/>
        <w:rPr>
          <w:rFonts w:asciiTheme="minorHAnsi" w:hAnsiTheme="minorHAnsi"/>
          <w:sz w:val="14"/>
          <w:szCs w:val="14"/>
          <w:lang w:val="ru-RU"/>
        </w:rPr>
      </w:pPr>
    </w:p>
    <w:p w14:paraId="7833039D" w14:textId="77777777" w:rsidR="00BA168E" w:rsidRPr="00670A1A" w:rsidRDefault="00BA168E" w:rsidP="00BA168E">
      <w:pPr>
        <w:spacing w:before="0"/>
        <w:ind w:left="0"/>
        <w:rPr>
          <w:rFonts w:asciiTheme="minorHAnsi" w:hAnsiTheme="minorHAnsi"/>
          <w:sz w:val="14"/>
          <w:szCs w:val="14"/>
          <w:lang w:val="ru-RU"/>
        </w:rPr>
      </w:pPr>
    </w:p>
    <w:p w14:paraId="581EA3B5" w14:textId="77777777" w:rsidR="00BA168E" w:rsidRPr="00670A1A" w:rsidRDefault="00BA168E" w:rsidP="00BA168E">
      <w:pPr>
        <w:spacing w:before="0"/>
        <w:ind w:left="0"/>
        <w:rPr>
          <w:rFonts w:asciiTheme="minorHAnsi" w:hAnsiTheme="minorHAnsi"/>
          <w:sz w:val="14"/>
          <w:szCs w:val="14"/>
          <w:lang w:val="ru-RU"/>
        </w:rPr>
      </w:pPr>
    </w:p>
    <w:p w14:paraId="2A7B3265" w14:textId="77777777" w:rsidR="00BA168E" w:rsidRPr="00670A1A" w:rsidRDefault="00BA168E" w:rsidP="00BA168E">
      <w:pPr>
        <w:spacing w:before="0"/>
        <w:ind w:left="0"/>
        <w:rPr>
          <w:rFonts w:asciiTheme="minorHAnsi" w:hAnsiTheme="minorHAnsi"/>
          <w:sz w:val="14"/>
          <w:szCs w:val="14"/>
          <w:lang w:val="ru-RU"/>
        </w:rPr>
      </w:pPr>
    </w:p>
    <w:p w14:paraId="534905C9" w14:textId="77777777" w:rsidR="00BA168E" w:rsidRPr="00670A1A" w:rsidRDefault="00BA168E" w:rsidP="00BA168E">
      <w:pPr>
        <w:spacing w:before="0"/>
        <w:ind w:left="0"/>
        <w:rPr>
          <w:rFonts w:asciiTheme="minorHAnsi" w:hAnsiTheme="minorHAnsi"/>
          <w:sz w:val="14"/>
          <w:szCs w:val="14"/>
          <w:lang w:val="ru-RU"/>
        </w:rPr>
      </w:pPr>
    </w:p>
    <w:p w14:paraId="336FD998" w14:textId="77777777" w:rsidR="00BA168E" w:rsidRPr="00670A1A" w:rsidRDefault="00BA168E" w:rsidP="00BA168E">
      <w:pPr>
        <w:spacing w:before="0"/>
        <w:ind w:left="0"/>
        <w:rPr>
          <w:rFonts w:asciiTheme="minorHAnsi" w:hAnsiTheme="minorHAnsi"/>
          <w:sz w:val="14"/>
          <w:szCs w:val="14"/>
          <w:lang w:val="ru-RU"/>
        </w:rPr>
      </w:pPr>
    </w:p>
    <w:p w14:paraId="64FB736F" w14:textId="77777777" w:rsidR="00BA168E" w:rsidRPr="00670A1A" w:rsidRDefault="00BA168E" w:rsidP="00BA168E">
      <w:pPr>
        <w:spacing w:before="0"/>
        <w:ind w:left="0"/>
        <w:rPr>
          <w:rFonts w:asciiTheme="minorHAnsi" w:hAnsiTheme="minorHAnsi"/>
          <w:sz w:val="14"/>
          <w:szCs w:val="14"/>
          <w:lang w:val="ru-RU"/>
        </w:rPr>
      </w:pPr>
    </w:p>
    <w:p w14:paraId="1D8853A6" w14:textId="77777777" w:rsidR="00BA168E" w:rsidRPr="00670A1A" w:rsidRDefault="00BA168E" w:rsidP="00BA168E">
      <w:pPr>
        <w:spacing w:before="0"/>
        <w:ind w:left="0"/>
        <w:rPr>
          <w:rFonts w:asciiTheme="minorHAnsi" w:hAnsiTheme="minorHAnsi"/>
          <w:sz w:val="14"/>
          <w:szCs w:val="14"/>
          <w:lang w:val="ru-RU"/>
        </w:rPr>
      </w:pPr>
    </w:p>
    <w:p w14:paraId="11FDD77B" w14:textId="77777777" w:rsidR="00BA168E" w:rsidRPr="00670A1A" w:rsidRDefault="00BA168E" w:rsidP="00BA168E">
      <w:pPr>
        <w:spacing w:before="0"/>
        <w:ind w:left="0"/>
        <w:rPr>
          <w:rFonts w:asciiTheme="minorHAnsi" w:hAnsiTheme="minorHAnsi"/>
          <w:sz w:val="14"/>
          <w:szCs w:val="14"/>
          <w:lang w:val="ru-RU"/>
        </w:rPr>
      </w:pPr>
    </w:p>
    <w:p w14:paraId="52404ACC" w14:textId="77777777" w:rsidR="00BA168E" w:rsidRPr="00670A1A" w:rsidRDefault="00BA168E" w:rsidP="00BA168E">
      <w:pPr>
        <w:spacing w:before="0"/>
        <w:ind w:left="0"/>
        <w:rPr>
          <w:rFonts w:asciiTheme="minorHAnsi" w:hAnsiTheme="minorHAnsi"/>
          <w:sz w:val="14"/>
          <w:szCs w:val="14"/>
          <w:lang w:val="ru-RU"/>
        </w:rPr>
      </w:pPr>
    </w:p>
    <w:p w14:paraId="07824808" w14:textId="77777777" w:rsidR="00BA168E" w:rsidRPr="00670A1A" w:rsidRDefault="00BA168E" w:rsidP="00BA168E">
      <w:pPr>
        <w:spacing w:before="0"/>
        <w:ind w:left="0"/>
        <w:rPr>
          <w:rFonts w:asciiTheme="minorHAnsi" w:hAnsiTheme="minorHAnsi"/>
          <w:sz w:val="14"/>
          <w:szCs w:val="14"/>
          <w:lang w:val="ru-RU"/>
        </w:rPr>
      </w:pPr>
    </w:p>
    <w:p w14:paraId="2C121F2B" w14:textId="77777777" w:rsidR="00BA168E" w:rsidRPr="00670A1A" w:rsidRDefault="00BA168E" w:rsidP="00BA168E">
      <w:pPr>
        <w:spacing w:before="0"/>
        <w:ind w:left="0"/>
        <w:rPr>
          <w:rFonts w:asciiTheme="minorHAnsi" w:hAnsiTheme="minorHAnsi"/>
          <w:sz w:val="14"/>
          <w:szCs w:val="14"/>
          <w:lang w:val="ru-RU"/>
        </w:rPr>
      </w:pPr>
    </w:p>
    <w:p w14:paraId="4E427A4E" w14:textId="77777777" w:rsidR="00BA168E" w:rsidRPr="00670A1A" w:rsidRDefault="00BA168E" w:rsidP="00BA168E">
      <w:pPr>
        <w:spacing w:before="0"/>
        <w:ind w:left="0"/>
        <w:rPr>
          <w:rFonts w:asciiTheme="minorHAnsi" w:hAnsiTheme="minorHAnsi"/>
          <w:sz w:val="14"/>
          <w:szCs w:val="14"/>
          <w:lang w:val="ru-RU"/>
        </w:rPr>
      </w:pPr>
    </w:p>
    <w:p w14:paraId="675AD953" w14:textId="77777777" w:rsidR="00BA168E" w:rsidRPr="00670A1A" w:rsidRDefault="00BA168E" w:rsidP="00BA168E">
      <w:pPr>
        <w:spacing w:before="0"/>
        <w:ind w:left="0"/>
        <w:rPr>
          <w:rFonts w:asciiTheme="minorHAnsi" w:hAnsiTheme="minorHAnsi"/>
          <w:sz w:val="14"/>
          <w:szCs w:val="14"/>
          <w:lang w:val="ru-RU"/>
        </w:rPr>
      </w:pPr>
    </w:p>
    <w:p w14:paraId="235040F0" w14:textId="77777777" w:rsidR="00BA168E" w:rsidRPr="00670A1A" w:rsidRDefault="00BA168E" w:rsidP="00BA168E">
      <w:pPr>
        <w:spacing w:before="0"/>
        <w:ind w:left="0"/>
        <w:rPr>
          <w:rFonts w:asciiTheme="minorHAnsi" w:hAnsiTheme="minorHAnsi"/>
          <w:sz w:val="14"/>
          <w:szCs w:val="14"/>
          <w:lang w:val="ru-RU"/>
        </w:rPr>
      </w:pPr>
    </w:p>
    <w:p w14:paraId="58D7ED5C" w14:textId="77777777" w:rsidR="00BA168E" w:rsidRPr="00670A1A" w:rsidRDefault="00BA168E" w:rsidP="00BA168E">
      <w:pPr>
        <w:spacing w:before="0"/>
        <w:ind w:left="0"/>
        <w:rPr>
          <w:rFonts w:asciiTheme="minorHAnsi" w:hAnsiTheme="minorHAnsi"/>
          <w:sz w:val="14"/>
          <w:szCs w:val="14"/>
          <w:lang w:val="ru-RU"/>
        </w:rPr>
      </w:pPr>
    </w:p>
    <w:p w14:paraId="6EB9C8C5" w14:textId="77777777" w:rsidR="00BA168E" w:rsidRPr="00670A1A" w:rsidRDefault="00BA168E" w:rsidP="00BA168E">
      <w:pPr>
        <w:spacing w:before="0"/>
        <w:ind w:left="0"/>
        <w:rPr>
          <w:rFonts w:asciiTheme="minorHAnsi" w:hAnsiTheme="minorHAnsi"/>
          <w:sz w:val="14"/>
          <w:szCs w:val="14"/>
          <w:lang w:val="ru-RU"/>
        </w:rPr>
      </w:pPr>
    </w:p>
    <w:p w14:paraId="6858326A" w14:textId="77777777" w:rsidR="00BA168E" w:rsidRPr="00670A1A" w:rsidRDefault="00BA168E" w:rsidP="00BA168E">
      <w:pPr>
        <w:spacing w:before="0"/>
        <w:ind w:left="0"/>
        <w:rPr>
          <w:rFonts w:asciiTheme="minorHAnsi" w:hAnsiTheme="minorHAnsi"/>
          <w:sz w:val="14"/>
          <w:szCs w:val="14"/>
          <w:lang w:val="ru-RU"/>
        </w:rPr>
      </w:pPr>
    </w:p>
    <w:p w14:paraId="1A92E84C" w14:textId="77777777" w:rsidR="00BA168E" w:rsidRPr="00670A1A" w:rsidRDefault="00BA168E" w:rsidP="00BA168E">
      <w:pPr>
        <w:spacing w:before="0"/>
        <w:ind w:left="0"/>
        <w:rPr>
          <w:rFonts w:asciiTheme="minorHAnsi" w:hAnsiTheme="minorHAnsi"/>
          <w:sz w:val="14"/>
          <w:szCs w:val="14"/>
          <w:lang w:val="ru-RU"/>
        </w:rPr>
      </w:pPr>
    </w:p>
    <w:p w14:paraId="10E672A5" w14:textId="77777777" w:rsidR="00BA168E" w:rsidRPr="00670A1A" w:rsidRDefault="00BA168E" w:rsidP="00BA168E">
      <w:pPr>
        <w:spacing w:before="0"/>
        <w:ind w:left="0"/>
        <w:rPr>
          <w:rFonts w:asciiTheme="minorHAnsi" w:hAnsiTheme="minorHAnsi"/>
          <w:sz w:val="14"/>
          <w:szCs w:val="14"/>
          <w:lang w:val="ru-RU"/>
        </w:rPr>
      </w:pPr>
    </w:p>
    <w:p w14:paraId="73C8DEE8" w14:textId="77777777" w:rsidR="00BA168E" w:rsidRPr="00670A1A" w:rsidRDefault="00BA168E" w:rsidP="00BA168E">
      <w:pPr>
        <w:spacing w:before="0"/>
        <w:ind w:left="0"/>
        <w:rPr>
          <w:rFonts w:asciiTheme="minorHAnsi" w:hAnsiTheme="minorHAnsi"/>
          <w:sz w:val="14"/>
          <w:szCs w:val="14"/>
          <w:lang w:val="ru-RU"/>
        </w:rPr>
      </w:pPr>
    </w:p>
    <w:p w14:paraId="7C1C689B" w14:textId="77777777" w:rsidR="00BA168E" w:rsidRPr="00670A1A" w:rsidRDefault="00BA168E" w:rsidP="00BA168E">
      <w:pPr>
        <w:spacing w:before="0"/>
        <w:ind w:left="0"/>
        <w:rPr>
          <w:rFonts w:asciiTheme="minorHAnsi" w:hAnsiTheme="minorHAnsi"/>
          <w:sz w:val="14"/>
          <w:szCs w:val="14"/>
          <w:lang w:val="ru-RU"/>
        </w:rPr>
      </w:pPr>
    </w:p>
    <w:p w14:paraId="68E60C19" w14:textId="77777777" w:rsidR="00BA168E" w:rsidRPr="00670A1A" w:rsidRDefault="00BA168E" w:rsidP="00BA168E">
      <w:pPr>
        <w:spacing w:before="0"/>
        <w:ind w:left="0"/>
        <w:rPr>
          <w:rFonts w:asciiTheme="minorHAnsi" w:hAnsiTheme="minorHAnsi"/>
          <w:sz w:val="14"/>
          <w:szCs w:val="14"/>
          <w:lang w:val="ru-RU"/>
        </w:rPr>
      </w:pPr>
    </w:p>
    <w:p w14:paraId="5C6B1CC8" w14:textId="77777777" w:rsidR="00BA168E" w:rsidRPr="00670A1A" w:rsidRDefault="00BA168E" w:rsidP="00BA168E">
      <w:pPr>
        <w:spacing w:before="0"/>
        <w:ind w:left="0"/>
        <w:rPr>
          <w:rFonts w:asciiTheme="minorHAnsi" w:hAnsiTheme="minorHAnsi"/>
          <w:sz w:val="14"/>
          <w:szCs w:val="14"/>
          <w:lang w:val="ru-RU"/>
        </w:rPr>
      </w:pPr>
    </w:p>
    <w:p w14:paraId="143C0E9C" w14:textId="77777777" w:rsidR="00BA168E" w:rsidRPr="00670A1A" w:rsidRDefault="00BA168E" w:rsidP="00BA168E">
      <w:pPr>
        <w:spacing w:before="0"/>
        <w:ind w:left="0"/>
        <w:rPr>
          <w:rFonts w:asciiTheme="minorHAnsi" w:hAnsiTheme="minorHAnsi"/>
          <w:sz w:val="14"/>
          <w:szCs w:val="14"/>
          <w:lang w:val="ru-RU"/>
        </w:rPr>
      </w:pPr>
    </w:p>
    <w:p w14:paraId="5F092400" w14:textId="77777777" w:rsidR="00BA168E" w:rsidRPr="00670A1A" w:rsidRDefault="00BA168E" w:rsidP="00BA168E">
      <w:pPr>
        <w:spacing w:before="0"/>
        <w:ind w:left="0"/>
        <w:rPr>
          <w:rFonts w:asciiTheme="minorHAnsi" w:hAnsiTheme="minorHAnsi"/>
          <w:sz w:val="14"/>
          <w:szCs w:val="14"/>
          <w:lang w:val="ru-RU"/>
        </w:rPr>
      </w:pPr>
    </w:p>
    <w:p w14:paraId="7CB71014" w14:textId="77777777" w:rsidR="00BA168E" w:rsidRPr="00686AFA" w:rsidRDefault="00BA168E" w:rsidP="00BA168E">
      <w:pPr>
        <w:spacing w:before="0"/>
        <w:ind w:left="0"/>
        <w:rPr>
          <w:rFonts w:asciiTheme="minorHAnsi" w:hAnsiTheme="minorHAnsi"/>
          <w:sz w:val="13"/>
          <w:szCs w:val="13"/>
        </w:rPr>
      </w:pPr>
      <w:r w:rsidRPr="00686AFA">
        <w:rPr>
          <w:rFonts w:asciiTheme="minorHAnsi" w:hAnsiTheme="minorHAnsi"/>
          <w:sz w:val="13"/>
          <w:szCs w:val="13"/>
        </w:rPr>
        <w:t>Примечания:</w:t>
      </w:r>
    </w:p>
    <w:p w14:paraId="15F0C7AE" w14:textId="77777777" w:rsidR="00BA168E" w:rsidRPr="00686AFA" w:rsidRDefault="00BA168E" w:rsidP="00BA168E">
      <w:pPr>
        <w:pStyle w:val="ListParagraph"/>
        <w:numPr>
          <w:ilvl w:val="0"/>
          <w:numId w:val="50"/>
        </w:numPr>
        <w:spacing w:after="0" w:line="240" w:lineRule="auto"/>
        <w:rPr>
          <w:rFonts w:asciiTheme="minorHAnsi" w:hAnsiTheme="minorHAnsi"/>
          <w:sz w:val="13"/>
          <w:szCs w:val="13"/>
          <w:lang w:val="ru-RU"/>
        </w:rPr>
      </w:pPr>
      <w:r w:rsidRPr="00686AFA">
        <w:rPr>
          <w:rFonts w:asciiTheme="minorHAnsi" w:hAnsiTheme="minorHAnsi"/>
          <w:sz w:val="13"/>
          <w:szCs w:val="13"/>
          <w:lang w:val="ru-RU"/>
        </w:rPr>
        <w:t>Общее правило состоит в том, чтобы ограничить максимальный перепад давления для регулирующих клапанов с ненаправляемыми шарнирными дисками.</w:t>
      </w:r>
    </w:p>
    <w:p w14:paraId="51290DCA" w14:textId="77777777" w:rsidR="00BA168E" w:rsidRPr="00686AFA" w:rsidRDefault="00BA168E" w:rsidP="00BA168E">
      <w:pPr>
        <w:pStyle w:val="ListParagraph"/>
        <w:numPr>
          <w:ilvl w:val="0"/>
          <w:numId w:val="50"/>
        </w:numPr>
        <w:spacing w:after="0" w:line="240" w:lineRule="auto"/>
        <w:rPr>
          <w:rFonts w:asciiTheme="minorHAnsi" w:hAnsiTheme="minorHAnsi"/>
          <w:sz w:val="13"/>
          <w:szCs w:val="13"/>
          <w:lang w:val="ru-RU"/>
        </w:rPr>
      </w:pPr>
      <w:r w:rsidRPr="00686AFA">
        <w:rPr>
          <w:rFonts w:asciiTheme="minorHAnsi" w:hAnsiTheme="minorHAnsi"/>
          <w:sz w:val="13"/>
          <w:szCs w:val="13"/>
        </w:rPr>
        <w:t>T</w:t>
      </w:r>
      <w:r w:rsidRPr="00686AFA">
        <w:rPr>
          <w:rFonts w:asciiTheme="minorHAnsi" w:hAnsiTheme="minorHAnsi"/>
          <w:sz w:val="13"/>
          <w:szCs w:val="13"/>
          <w:lang w:val="ru-RU"/>
        </w:rPr>
        <w:t>-образные регулирующие клапаны как правило имеют ненаправляемые шарнирные диски в диапазонах низкого давления классов 150,300 и 600.  Начиная с класса 600 для некоторых производителей и с класса 900 и выше для большинства производителей, диски направляются в одной точке и помещены в корус типа клетки.</w:t>
      </w:r>
    </w:p>
    <w:p w14:paraId="2F02E556" w14:textId="77777777" w:rsidR="00BA168E" w:rsidRPr="00686AFA" w:rsidRDefault="00BA168E" w:rsidP="00BA168E">
      <w:pPr>
        <w:pStyle w:val="ListParagraph"/>
        <w:numPr>
          <w:ilvl w:val="0"/>
          <w:numId w:val="50"/>
        </w:numPr>
        <w:spacing w:after="0" w:line="240" w:lineRule="auto"/>
        <w:rPr>
          <w:rFonts w:asciiTheme="minorHAnsi" w:hAnsiTheme="minorHAnsi"/>
          <w:sz w:val="13"/>
          <w:szCs w:val="13"/>
          <w:lang w:val="ru-RU"/>
        </w:rPr>
      </w:pPr>
      <w:r w:rsidRPr="00686AFA">
        <w:rPr>
          <w:rFonts w:asciiTheme="minorHAnsi" w:hAnsiTheme="minorHAnsi"/>
          <w:sz w:val="13"/>
          <w:szCs w:val="13"/>
          <w:lang w:val="ru-RU"/>
        </w:rPr>
        <w:t xml:space="preserve">Общее предупреждение по конструкции </w:t>
      </w:r>
      <w:r w:rsidRPr="00686AFA">
        <w:rPr>
          <w:rFonts w:asciiTheme="minorHAnsi" w:hAnsiTheme="minorHAnsi"/>
          <w:sz w:val="13"/>
          <w:szCs w:val="13"/>
        </w:rPr>
        <w:t>T</w:t>
      </w:r>
      <w:r w:rsidRPr="00686AFA">
        <w:rPr>
          <w:rFonts w:asciiTheme="minorHAnsi" w:hAnsiTheme="minorHAnsi"/>
          <w:sz w:val="13"/>
          <w:szCs w:val="13"/>
          <w:lang w:val="ru-RU"/>
        </w:rPr>
        <w:t xml:space="preserve">-образных регулирующих клапанов при их применении в качестве дроссельных.  Большинство регулирующих клапанов имеют выдвижной шпиндель и выдвижной штурвал.  Штоковая гайка имеет резьбу со стороны штока на стороне хомута.  В условиях повышенной вибрации конструкция клапана должна быть устойчивой к отказу из-за высокой осевой нагрузки.  Некоторые изготовители делают </w:t>
      </w:r>
      <w:r w:rsidRPr="00686AFA">
        <w:rPr>
          <w:rFonts w:asciiTheme="minorHAnsi" w:hAnsiTheme="minorHAnsi"/>
          <w:sz w:val="13"/>
          <w:szCs w:val="13"/>
        </w:rPr>
        <w:t>T</w:t>
      </w:r>
      <w:r w:rsidRPr="00686AFA">
        <w:rPr>
          <w:rFonts w:asciiTheme="minorHAnsi" w:hAnsiTheme="minorHAnsi"/>
          <w:sz w:val="13"/>
          <w:szCs w:val="13"/>
          <w:lang w:val="ru-RU"/>
        </w:rPr>
        <w:t xml:space="preserve">-образные регулирующие клапаны аналогично шиберным задвижкам по стандарту </w:t>
      </w:r>
      <w:r w:rsidRPr="00686AFA">
        <w:rPr>
          <w:rFonts w:asciiTheme="minorHAnsi" w:hAnsiTheme="minorHAnsi"/>
          <w:sz w:val="13"/>
          <w:szCs w:val="13"/>
        </w:rPr>
        <w:t>API</w:t>
      </w:r>
      <w:r w:rsidRPr="00686AFA">
        <w:rPr>
          <w:rFonts w:asciiTheme="minorHAnsi" w:hAnsiTheme="minorHAnsi"/>
          <w:sz w:val="13"/>
          <w:szCs w:val="13"/>
          <w:lang w:val="ru-RU"/>
        </w:rPr>
        <w:t xml:space="preserve"> 600 для возможности привода с помощью конической шестерни.  Конструкция типа "шпиндельная гайка к опорному фланцу подшипника" у регулирующих клапанов с ручным штурвалом очень похожа на аналогичную конструкцию у шиберных задвижек. Переход от штоковой гайки к опорному фланцу выполнен под прямым углом, что позволяет концентрировать высокое механическое напряжение при осевой нагрузке.  При вибрации во время дросселирования к осевой нагрузке добавляются резкие пульсации ударной нагрузки.  Данная ударная нагрузка обычно не является серьезной у шиберных задвижек.  Опорный фланец штоковой гайки обычно делается из нирезисита, который очень хрупок.  При таком хрупком материале и дополнительной высокой концентрации напряжений с расположением под прямым углом возникает возможность растрескивания, которое ранее случалось в условиях сильной вибрации штока.</w:t>
      </w:r>
    </w:p>
    <w:p w14:paraId="1D24DDC0" w14:textId="77777777" w:rsidR="00BA168E" w:rsidRPr="00686AFA" w:rsidRDefault="00BA168E" w:rsidP="00BA168E">
      <w:pPr>
        <w:pStyle w:val="ListParagraph"/>
        <w:spacing w:after="0" w:line="240" w:lineRule="auto"/>
        <w:ind w:left="360"/>
        <w:rPr>
          <w:rFonts w:asciiTheme="minorHAnsi" w:hAnsiTheme="minorHAnsi"/>
          <w:sz w:val="13"/>
          <w:szCs w:val="13"/>
          <w:lang w:val="ru-RU"/>
        </w:rPr>
      </w:pPr>
      <w:r w:rsidRPr="00686AFA">
        <w:rPr>
          <w:rFonts w:asciiTheme="minorHAnsi" w:hAnsiTheme="minorHAnsi"/>
          <w:sz w:val="13"/>
          <w:szCs w:val="13"/>
          <w:lang w:val="ru-RU"/>
        </w:rPr>
        <w:t>Такой тип клапана можно найти в классе 150 и классе 300 для больших размеров свыше 6 дюймов.  Такую конструкцию можно также найти у клапанов класса 600 до 4 дюймов и класса 1500 до 2 дюймов.</w:t>
      </w:r>
    </w:p>
    <w:p w14:paraId="2A5BC97F" w14:textId="77777777" w:rsidR="00BA168E" w:rsidRPr="001E3AE7" w:rsidRDefault="00BA168E" w:rsidP="00BA168E">
      <w:pPr>
        <w:pStyle w:val="ListParagraph"/>
        <w:spacing w:after="0" w:line="240" w:lineRule="auto"/>
        <w:ind w:left="360"/>
        <w:rPr>
          <w:rFonts w:asciiTheme="minorHAnsi" w:hAnsiTheme="minorHAnsi"/>
          <w:sz w:val="14"/>
          <w:szCs w:val="14"/>
          <w:lang w:val="ru-RU"/>
        </w:rPr>
      </w:pPr>
      <w:r w:rsidRPr="00686AFA">
        <w:rPr>
          <w:rFonts w:asciiTheme="minorHAnsi" w:hAnsiTheme="minorHAnsi"/>
          <w:sz w:val="13"/>
          <w:szCs w:val="13"/>
          <w:lang w:val="ru-RU"/>
        </w:rPr>
        <w:t xml:space="preserve">Пока не появится возможность внести изменения в конструкцию штоковой гайки, перепад давления для данного типа конструкции следует ограничить 150 </w:t>
      </w:r>
      <w:r w:rsidRPr="00686AFA">
        <w:rPr>
          <w:rFonts w:asciiTheme="minorHAnsi" w:hAnsiTheme="minorHAnsi"/>
          <w:sz w:val="13"/>
          <w:szCs w:val="13"/>
        </w:rPr>
        <w:t>psi</w:t>
      </w:r>
      <w:r w:rsidRPr="00686AFA">
        <w:rPr>
          <w:rFonts w:asciiTheme="minorHAnsi" w:hAnsiTheme="minorHAnsi"/>
          <w:sz w:val="13"/>
          <w:szCs w:val="13"/>
          <w:lang w:val="ru-RU"/>
        </w:rPr>
        <w:t xml:space="preserve"> для жидкой среды и 125 </w:t>
      </w:r>
      <w:r w:rsidRPr="00686AFA">
        <w:rPr>
          <w:rFonts w:asciiTheme="minorHAnsi" w:hAnsiTheme="minorHAnsi"/>
          <w:sz w:val="13"/>
          <w:szCs w:val="13"/>
        </w:rPr>
        <w:t>psi</w:t>
      </w:r>
      <w:r w:rsidRPr="00686AFA">
        <w:rPr>
          <w:rFonts w:asciiTheme="minorHAnsi" w:hAnsiTheme="minorHAnsi"/>
          <w:sz w:val="13"/>
          <w:szCs w:val="13"/>
          <w:lang w:val="ru-RU"/>
        </w:rPr>
        <w:t xml:space="preserve"> для среды мгновенного испарения, независимо от размеров.</w:t>
      </w:r>
      <w:r w:rsidRPr="001E3AE7">
        <w:rPr>
          <w:lang w:val="ru-RU"/>
        </w:rPr>
        <w:br w:type="page"/>
      </w:r>
    </w:p>
    <w:p w14:paraId="1E4DD033" w14:textId="77777777" w:rsidR="00BA168E" w:rsidRPr="004A035B" w:rsidRDefault="00BA168E" w:rsidP="00194982">
      <w:pPr>
        <w:pStyle w:val="ListParagraph"/>
        <w:spacing w:after="0" w:line="240" w:lineRule="auto"/>
        <w:ind w:left="709"/>
        <w:rPr>
          <w:lang w:val="ru-RU"/>
        </w:rPr>
      </w:pPr>
      <w:r w:rsidRPr="001E3AE7">
        <w:rPr>
          <w:b/>
          <w:lang w:val="ru-RU"/>
        </w:rPr>
        <w:lastRenderedPageBreak/>
        <w:t xml:space="preserve">Рисунок </w:t>
      </w:r>
      <w:r>
        <w:rPr>
          <w:b/>
        </w:rPr>
        <w:t>D</w:t>
      </w:r>
      <w:r w:rsidRPr="001E3AE7">
        <w:rPr>
          <w:b/>
          <w:lang w:val="ru-RU"/>
        </w:rPr>
        <w:t xml:space="preserve">-2: </w:t>
      </w:r>
      <w:r w:rsidRPr="001E3AE7">
        <w:rPr>
          <w:lang w:val="ru-RU"/>
        </w:rPr>
        <w:t>Клапан диаметром 2 дюйма</w:t>
      </w:r>
    </w:p>
    <w:p w14:paraId="2A38FDCF" w14:textId="0E821A77" w:rsidR="00BA168E" w:rsidRPr="001E3AE7" w:rsidRDefault="00673A21" w:rsidP="00BA168E">
      <w:pPr>
        <w:pStyle w:val="ListParagraph"/>
        <w:spacing w:line="240" w:lineRule="auto"/>
        <w:ind w:left="360"/>
        <w:rPr>
          <w:lang w:val="ru-RU"/>
        </w:rPr>
      </w:pPr>
      <w:r>
        <w:rPr>
          <w:b/>
          <w:noProof/>
        </w:rPr>
        <mc:AlternateContent>
          <mc:Choice Requires="wpg">
            <w:drawing>
              <wp:anchor distT="0" distB="0" distL="114300" distR="114300" simplePos="0" relativeHeight="251610112" behindDoc="1" locked="0" layoutInCell="1" allowOverlap="1" wp14:anchorId="685AE3F4" wp14:editId="48F8DEA4">
                <wp:simplePos x="0" y="0"/>
                <wp:positionH relativeFrom="column">
                  <wp:posOffset>-27940</wp:posOffset>
                </wp:positionH>
                <wp:positionV relativeFrom="paragraph">
                  <wp:posOffset>64135</wp:posOffset>
                </wp:positionV>
                <wp:extent cx="5993130" cy="6160135"/>
                <wp:effectExtent l="10160" t="6350" r="0" b="5715"/>
                <wp:wrapNone/>
                <wp:docPr id="640244278" name="Group 2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60135"/>
                          <a:chOff x="837" y="1853"/>
                          <a:chExt cx="9438" cy="9701"/>
                        </a:xfrm>
                      </wpg:grpSpPr>
                      <wps:wsp>
                        <wps:cNvPr id="1676896210" name="AutoShape 2608"/>
                        <wps:cNvCnPr>
                          <a:cxnSpLocks noChangeShapeType="1"/>
                        </wps:cNvCnPr>
                        <wps:spPr bwMode="auto">
                          <a:xfrm>
                            <a:off x="3237" y="669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5223951" name="AutoShape 2609"/>
                        <wps:cNvCnPr>
                          <a:cxnSpLocks noChangeShapeType="1"/>
                        </wps:cNvCnPr>
                        <wps:spPr bwMode="auto">
                          <a:xfrm>
                            <a:off x="6522" y="6699"/>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7595830" name="AutoShape 2610"/>
                        <wps:cNvSpPr>
                          <a:spLocks noChangeArrowheads="1"/>
                        </wps:cNvSpPr>
                        <wps:spPr bwMode="auto">
                          <a:xfrm>
                            <a:off x="3860" y="3163"/>
                            <a:ext cx="2738" cy="1137"/>
                          </a:xfrm>
                          <a:prstGeom prst="flowChartDecision">
                            <a:avLst/>
                          </a:prstGeom>
                          <a:solidFill>
                            <a:srgbClr val="FFFFFF"/>
                          </a:solidFill>
                          <a:ln w="9525">
                            <a:solidFill>
                              <a:srgbClr val="000000"/>
                            </a:solidFill>
                            <a:miter lim="800000"/>
                            <a:headEnd/>
                            <a:tailEnd/>
                          </a:ln>
                        </wps:spPr>
                        <wps:txbx>
                          <w:txbxContent>
                            <w:p w14:paraId="07383A2E" w14:textId="77777777" w:rsidR="00BF7F3C" w:rsidRPr="00432EE9" w:rsidRDefault="00BF7F3C" w:rsidP="00BA168E">
                              <w:pPr>
                                <w:spacing w:before="0" w:line="240" w:lineRule="auto"/>
                                <w:ind w:left="0"/>
                                <w:jc w:val="center"/>
                                <w:rPr>
                                  <w:rFonts w:asciiTheme="minorHAnsi" w:hAnsiTheme="minorHAnsi"/>
                                  <w:sz w:val="10"/>
                                  <w:szCs w:val="14"/>
                                </w:rPr>
                              </w:pPr>
                              <w:r w:rsidRPr="001E3AE7">
                                <w:rPr>
                                  <w:rFonts w:asciiTheme="minorHAnsi" w:hAnsiTheme="minorHAnsi"/>
                                  <w:sz w:val="10"/>
                                  <w:lang w:val="ru-RU"/>
                                </w:rPr>
                                <w:t xml:space="preserve">Соответствует ли конструкция штоковой гайки клапана примечанию </w:t>
                              </w:r>
                              <w:r w:rsidRPr="00432EE9">
                                <w:rPr>
                                  <w:rFonts w:asciiTheme="minorHAnsi" w:hAnsiTheme="minorHAnsi"/>
                                  <w:sz w:val="10"/>
                                </w:rPr>
                                <w:t>3?</w:t>
                              </w:r>
                            </w:p>
                          </w:txbxContent>
                        </wps:txbx>
                        <wps:bodyPr rot="0" vert="horz" wrap="square" lIns="91440" tIns="45720" rIns="91440" bIns="45720" anchor="t" anchorCtr="0" upright="1">
                          <a:noAutofit/>
                        </wps:bodyPr>
                      </wps:wsp>
                      <wps:wsp>
                        <wps:cNvPr id="242036564" name="Oval 2611"/>
                        <wps:cNvSpPr>
                          <a:spLocks noChangeArrowheads="1"/>
                        </wps:cNvSpPr>
                        <wps:spPr bwMode="auto">
                          <a:xfrm>
                            <a:off x="4392" y="1853"/>
                            <a:ext cx="1676" cy="946"/>
                          </a:xfrm>
                          <a:prstGeom prst="ellipse">
                            <a:avLst/>
                          </a:prstGeom>
                          <a:solidFill>
                            <a:srgbClr val="FFFFFF"/>
                          </a:solidFill>
                          <a:ln w="9525">
                            <a:solidFill>
                              <a:srgbClr val="000000"/>
                            </a:solidFill>
                            <a:round/>
                            <a:headEnd/>
                            <a:tailEnd/>
                          </a:ln>
                        </wps:spPr>
                        <wps:txbx>
                          <w:txbxContent>
                            <w:p w14:paraId="4F0A15FA" w14:textId="77777777" w:rsidR="00BF7F3C" w:rsidRPr="00432EE9" w:rsidRDefault="00BF7F3C" w:rsidP="00BA168E">
                              <w:pPr>
                                <w:spacing w:before="0" w:line="240" w:lineRule="auto"/>
                                <w:ind w:left="0"/>
                                <w:jc w:val="center"/>
                                <w:rPr>
                                  <w:rFonts w:ascii="Calibri" w:hAnsi="Calibri"/>
                                  <w:b/>
                                  <w:sz w:val="12"/>
                                  <w:szCs w:val="16"/>
                                </w:rPr>
                              </w:pPr>
                              <w:r w:rsidRPr="00432EE9">
                                <w:rPr>
                                  <w:rFonts w:ascii="Calibri" w:hAnsi="Calibri"/>
                                  <w:b/>
                                  <w:sz w:val="12"/>
                                </w:rPr>
                                <w:t>Регулирующий клапан диаметром 2</w:t>
                              </w:r>
                              <w:r>
                                <w:rPr>
                                  <w:rFonts w:ascii="Calibri" w:hAnsi="Calibri"/>
                                  <w:b/>
                                  <w:sz w:val="12"/>
                                </w:rPr>
                                <w:t xml:space="preserve"> дюйм</w:t>
                              </w:r>
                            </w:p>
                          </w:txbxContent>
                        </wps:txbx>
                        <wps:bodyPr rot="0" vert="horz" wrap="square" lIns="91440" tIns="45720" rIns="91440" bIns="45720" anchor="t" anchorCtr="0" upright="1">
                          <a:noAutofit/>
                        </wps:bodyPr>
                      </wps:wsp>
                      <wps:wsp>
                        <wps:cNvPr id="1640024171" name="AutoShape 2612"/>
                        <wps:cNvCnPr>
                          <a:cxnSpLocks noChangeShapeType="1"/>
                        </wps:cNvCnPr>
                        <wps:spPr bwMode="auto">
                          <a:xfrm flipH="1">
                            <a:off x="5227" y="2799"/>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4614507" name="AutoShape 2613"/>
                        <wps:cNvSpPr>
                          <a:spLocks noChangeArrowheads="1"/>
                        </wps:cNvSpPr>
                        <wps:spPr bwMode="auto">
                          <a:xfrm>
                            <a:off x="7259" y="3210"/>
                            <a:ext cx="2809" cy="1090"/>
                          </a:xfrm>
                          <a:prstGeom prst="flowChartAlternateProcess">
                            <a:avLst/>
                          </a:prstGeom>
                          <a:solidFill>
                            <a:srgbClr val="FFFFFF"/>
                          </a:solidFill>
                          <a:ln w="9525">
                            <a:solidFill>
                              <a:srgbClr val="000000"/>
                            </a:solidFill>
                            <a:miter lim="800000"/>
                            <a:headEnd/>
                            <a:tailEnd/>
                          </a:ln>
                        </wps:spPr>
                        <wps:txbx>
                          <w:txbxContent>
                            <w:p w14:paraId="2222B643" w14:textId="77777777" w:rsidR="00BF7F3C" w:rsidRPr="00432EE9" w:rsidRDefault="00BF7F3C" w:rsidP="00BA168E">
                              <w:pPr>
                                <w:spacing w:before="0" w:line="240" w:lineRule="auto"/>
                                <w:ind w:left="0"/>
                                <w:jc w:val="center"/>
                                <w:rPr>
                                  <w:rFonts w:ascii="Calibri" w:hAnsi="Calibri"/>
                                  <w:sz w:val="12"/>
                                  <w:szCs w:val="14"/>
                                </w:rPr>
                              </w:pPr>
                              <w:r w:rsidRPr="00432EE9">
                                <w:rPr>
                                  <w:rFonts w:ascii="Calibri" w:hAnsi="Calibri"/>
                                  <w:sz w:val="12"/>
                                </w:rPr>
                                <w:t>ΔP</w:t>
                              </w:r>
                              <w:r w:rsidRPr="001E3AE7">
                                <w:rPr>
                                  <w:rFonts w:ascii="Calibri" w:hAnsi="Calibri"/>
                                  <w:sz w:val="12"/>
                                  <w:lang w:val="ru-RU"/>
                                </w:rPr>
                                <w:t xml:space="preserve"> клапана &lt;=150 </w:t>
                              </w:r>
                              <w:r w:rsidRPr="00432EE9">
                                <w:rPr>
                                  <w:rFonts w:ascii="Calibri" w:hAnsi="Calibri"/>
                                  <w:sz w:val="12"/>
                                </w:rPr>
                                <w:t>psi</w:t>
                              </w:r>
                              <w:r w:rsidRPr="001E3AE7">
                                <w:rPr>
                                  <w:rFonts w:ascii="Calibri" w:hAnsi="Calibri"/>
                                  <w:sz w:val="12"/>
                                  <w:lang w:val="ru-RU"/>
                                </w:rPr>
                                <w:t xml:space="preserve"> для жидкой и парообразной среды; &lt;=125 для среды многвенного испарения согласно примечанию </w:t>
                              </w:r>
                              <w:r w:rsidRPr="00432EE9">
                                <w:rPr>
                                  <w:rFonts w:ascii="Calibri" w:hAnsi="Calibri"/>
                                  <w:sz w:val="12"/>
                                </w:rPr>
                                <w:t>3. Необходимо дальнейнее согласование с изготовителем и техническим экспертом.</w:t>
                              </w:r>
                            </w:p>
                          </w:txbxContent>
                        </wps:txbx>
                        <wps:bodyPr rot="0" vert="horz" wrap="square" lIns="91440" tIns="45720" rIns="91440" bIns="45720" anchor="t" anchorCtr="0" upright="1">
                          <a:noAutofit/>
                        </wps:bodyPr>
                      </wps:wsp>
                      <wps:wsp>
                        <wps:cNvPr id="426185099" name="AutoShape 2614"/>
                        <wps:cNvCnPr>
                          <a:cxnSpLocks noChangeShapeType="1"/>
                        </wps:cNvCnPr>
                        <wps:spPr bwMode="auto">
                          <a:xfrm>
                            <a:off x="6581" y="3722"/>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602228" name="AutoShape 2615"/>
                        <wps:cNvSpPr>
                          <a:spLocks noChangeArrowheads="1"/>
                        </wps:cNvSpPr>
                        <wps:spPr bwMode="auto">
                          <a:xfrm>
                            <a:off x="4228" y="4737"/>
                            <a:ext cx="2010" cy="570"/>
                          </a:xfrm>
                          <a:prstGeom prst="roundRect">
                            <a:avLst>
                              <a:gd name="adj" fmla="val 16667"/>
                            </a:avLst>
                          </a:prstGeom>
                          <a:solidFill>
                            <a:srgbClr val="FFFFFF"/>
                          </a:solidFill>
                          <a:ln w="9525">
                            <a:solidFill>
                              <a:srgbClr val="000000"/>
                            </a:solidFill>
                            <a:round/>
                            <a:headEnd/>
                            <a:tailEnd/>
                          </a:ln>
                        </wps:spPr>
                        <wps:txbx>
                          <w:txbxContent>
                            <w:p w14:paraId="0F3D5780"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Рабочая среда клапана (параметры технологической среды клапана)</w:t>
                              </w:r>
                            </w:p>
                          </w:txbxContent>
                        </wps:txbx>
                        <wps:bodyPr rot="0" vert="horz" wrap="square" lIns="91440" tIns="45720" rIns="91440" bIns="45720" anchor="t" anchorCtr="0" upright="1">
                          <a:noAutofit/>
                        </wps:bodyPr>
                      </wps:wsp>
                      <wps:wsp>
                        <wps:cNvPr id="1328791572" name="AutoShape 2616"/>
                        <wps:cNvCnPr>
                          <a:cxnSpLocks noChangeShapeType="1"/>
                        </wps:cNvCnPr>
                        <wps:spPr bwMode="auto">
                          <a:xfrm>
                            <a:off x="5227" y="4283"/>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2435821" name="AutoShape 2617"/>
                        <wps:cNvCnPr>
                          <a:cxnSpLocks noChangeShapeType="1"/>
                        </wps:cNvCnPr>
                        <wps:spPr bwMode="auto">
                          <a:xfrm>
                            <a:off x="6236" y="5039"/>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8298866" name="AutoShape 2618"/>
                        <wps:cNvCnPr>
                          <a:cxnSpLocks noChangeShapeType="1"/>
                        </wps:cNvCnPr>
                        <wps:spPr bwMode="auto">
                          <a:xfrm>
                            <a:off x="8537" y="5022"/>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432522" name="AutoShape 2619"/>
                        <wps:cNvCnPr>
                          <a:cxnSpLocks noChangeShapeType="1"/>
                        </wps:cNvCnPr>
                        <wps:spPr bwMode="auto">
                          <a:xfrm>
                            <a:off x="5230" y="5290"/>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2384478" name="AutoShape 2620"/>
                        <wps:cNvCnPr>
                          <a:cxnSpLocks noChangeShapeType="1"/>
                        </wps:cNvCnPr>
                        <wps:spPr bwMode="auto">
                          <a:xfrm flipH="1">
                            <a:off x="1943" y="5043"/>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4890375" name="AutoShape 2621"/>
                        <wps:cNvCnPr>
                          <a:cxnSpLocks noChangeShapeType="1"/>
                        </wps:cNvCnPr>
                        <wps:spPr bwMode="auto">
                          <a:xfrm flipH="1">
                            <a:off x="1933" y="5043"/>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927743" name="AutoShape 2622"/>
                        <wps:cNvSpPr>
                          <a:spLocks noChangeArrowheads="1"/>
                        </wps:cNvSpPr>
                        <wps:spPr bwMode="auto">
                          <a:xfrm>
                            <a:off x="998" y="6136"/>
                            <a:ext cx="1882" cy="1137"/>
                          </a:xfrm>
                          <a:prstGeom prst="flowChartDecision">
                            <a:avLst/>
                          </a:prstGeom>
                          <a:solidFill>
                            <a:srgbClr val="FFFFFF"/>
                          </a:solidFill>
                          <a:ln w="9525">
                            <a:solidFill>
                              <a:srgbClr val="000000"/>
                            </a:solidFill>
                            <a:miter lim="800000"/>
                            <a:headEnd/>
                            <a:tailEnd/>
                          </a:ln>
                        </wps:spPr>
                        <wps:txbx>
                          <w:txbxContent>
                            <w:p w14:paraId="59F8FB58"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3FCF52F5"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0FAE61BD"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225 psi</w:t>
                              </w:r>
                            </w:p>
                            <w:p w14:paraId="2FE8563E"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500186115" name="AutoShape 2623"/>
                        <wps:cNvSpPr>
                          <a:spLocks noChangeArrowheads="1"/>
                        </wps:cNvSpPr>
                        <wps:spPr bwMode="auto">
                          <a:xfrm>
                            <a:off x="4365" y="8943"/>
                            <a:ext cx="3358" cy="1429"/>
                          </a:xfrm>
                          <a:prstGeom prst="flowChartDecision">
                            <a:avLst/>
                          </a:prstGeom>
                          <a:solidFill>
                            <a:srgbClr val="FFFFFF"/>
                          </a:solidFill>
                          <a:ln w="9525">
                            <a:solidFill>
                              <a:srgbClr val="000000"/>
                            </a:solidFill>
                            <a:miter lim="800000"/>
                            <a:headEnd/>
                            <a:tailEnd/>
                          </a:ln>
                        </wps:spPr>
                        <wps:txbx>
                          <w:txbxContent>
                            <w:p w14:paraId="0B02947A" w14:textId="77777777" w:rsidR="00BF7F3C" w:rsidRPr="0042023D" w:rsidRDefault="00BF7F3C" w:rsidP="00BA168E">
                              <w:pPr>
                                <w:spacing w:before="0" w:line="240" w:lineRule="auto"/>
                                <w:ind w:left="-142" w:right="-34"/>
                                <w:jc w:val="center"/>
                                <w:rPr>
                                  <w:rFonts w:asciiTheme="minorHAnsi" w:hAnsiTheme="minorHAnsi"/>
                                  <w:sz w:val="13"/>
                                  <w:szCs w:val="13"/>
                                  <w:lang w:val="ru-RU"/>
                                </w:rPr>
                              </w:pPr>
                              <w:r w:rsidRPr="0042023D">
                                <w:rPr>
                                  <w:rFonts w:asciiTheme="minorHAnsi" w:hAnsiTheme="minorHAnsi"/>
                                  <w:sz w:val="13"/>
                                  <w:szCs w:val="13"/>
                                  <w:lang w:val="ru-RU"/>
                                </w:rPr>
                                <w:t>Проверить конструкцию диска. У этого клапана диск, направляемый в одной точке?</w:t>
                              </w:r>
                            </w:p>
                            <w:p w14:paraId="7D06C6FC" w14:textId="77777777" w:rsidR="00BF7F3C" w:rsidRPr="0042023D" w:rsidRDefault="00BF7F3C" w:rsidP="00BA168E">
                              <w:pPr>
                                <w:spacing w:before="0" w:line="240" w:lineRule="auto"/>
                                <w:ind w:left="-142" w:right="-34"/>
                                <w:jc w:val="center"/>
                                <w:rPr>
                                  <w:rFonts w:asciiTheme="minorHAnsi" w:hAnsiTheme="minorHAnsi"/>
                                  <w:sz w:val="13"/>
                                  <w:szCs w:val="13"/>
                                </w:rPr>
                              </w:pPr>
                              <w:r w:rsidRPr="001E3AE7">
                                <w:rPr>
                                  <w:rFonts w:asciiTheme="minorHAnsi" w:hAnsiTheme="minorHAnsi"/>
                                  <w:sz w:val="14"/>
                                  <w:lang w:val="ru-RU"/>
                                </w:rPr>
                                <w:t xml:space="preserve"> </w:t>
                              </w:r>
                              <w:r w:rsidRPr="0042023D">
                                <w:rPr>
                                  <w:rFonts w:asciiTheme="minorHAnsi" w:hAnsiTheme="minorHAnsi"/>
                                  <w:sz w:val="13"/>
                                  <w:szCs w:val="13"/>
                                </w:rPr>
                                <w:t>См. прим. 2</w:t>
                              </w:r>
                            </w:p>
                          </w:txbxContent>
                        </wps:txbx>
                        <wps:bodyPr rot="0" vert="horz" wrap="square" lIns="91440" tIns="45720" rIns="91440" bIns="45720" anchor="t" anchorCtr="0" upright="1">
                          <a:noAutofit/>
                        </wps:bodyPr>
                      </wps:wsp>
                      <wps:wsp>
                        <wps:cNvPr id="444633565" name="Oval 2624"/>
                        <wps:cNvSpPr>
                          <a:spLocks noChangeArrowheads="1"/>
                        </wps:cNvSpPr>
                        <wps:spPr bwMode="auto">
                          <a:xfrm>
                            <a:off x="8251" y="9095"/>
                            <a:ext cx="1837" cy="1115"/>
                          </a:xfrm>
                          <a:prstGeom prst="ellipse">
                            <a:avLst/>
                          </a:prstGeom>
                          <a:solidFill>
                            <a:srgbClr val="FFFFFF"/>
                          </a:solidFill>
                          <a:ln w="9525">
                            <a:solidFill>
                              <a:srgbClr val="000000"/>
                            </a:solidFill>
                            <a:round/>
                            <a:headEnd/>
                            <a:tailEnd/>
                          </a:ln>
                        </wps:spPr>
                        <wps:txbx>
                          <w:txbxContent>
                            <w:p w14:paraId="6B5675B2" w14:textId="77777777" w:rsidR="00BF7F3C" w:rsidRPr="001E3AE7" w:rsidRDefault="00BF7F3C" w:rsidP="00BA168E">
                              <w:pPr>
                                <w:spacing w:before="0" w:line="240" w:lineRule="auto"/>
                                <w:ind w:left="0"/>
                                <w:jc w:val="center"/>
                                <w:rPr>
                                  <w:rFonts w:ascii="Calibri" w:hAnsi="Calibri"/>
                                  <w:sz w:val="10"/>
                                  <w:szCs w:val="14"/>
                                  <w:lang w:val="ru-RU"/>
                                </w:rPr>
                              </w:pPr>
                              <w:r w:rsidRPr="001E3AE7">
                                <w:rPr>
                                  <w:rFonts w:ascii="Calibri" w:hAnsi="Calibri"/>
                                  <w:sz w:val="10"/>
                                  <w:lang w:val="ru-RU"/>
                                </w:rPr>
                                <w:t xml:space="preserve">Классифицируется как диск, направляемый в одной точке (все значения могут быть увеличены на 50 </w:t>
                              </w:r>
                              <w:r w:rsidRPr="00D07EA1">
                                <w:rPr>
                                  <w:rFonts w:ascii="Calibri" w:hAnsi="Calibri"/>
                                  <w:sz w:val="10"/>
                                </w:rPr>
                                <w:t>psi</w:t>
                              </w:r>
                              <w:r w:rsidRPr="001E3AE7">
                                <w:rPr>
                                  <w:rFonts w:ascii="Calibri" w:hAnsi="Calibri"/>
                                  <w:sz w:val="10"/>
                                  <w:lang w:val="ru-RU"/>
                                </w:rPr>
                                <w:t>)</w:t>
                              </w:r>
                            </w:p>
                          </w:txbxContent>
                        </wps:txbx>
                        <wps:bodyPr rot="0" vert="horz" wrap="square" lIns="91440" tIns="45720" rIns="91440" bIns="45720" anchor="t" anchorCtr="0" upright="1">
                          <a:noAutofit/>
                        </wps:bodyPr>
                      </wps:wsp>
                      <wps:wsp>
                        <wps:cNvPr id="513844417" name="Rectangle 2625"/>
                        <wps:cNvSpPr>
                          <a:spLocks noChangeArrowheads="1"/>
                        </wps:cNvSpPr>
                        <wps:spPr bwMode="auto">
                          <a:xfrm>
                            <a:off x="4116" y="10712"/>
                            <a:ext cx="3865" cy="842"/>
                          </a:xfrm>
                          <a:prstGeom prst="rect">
                            <a:avLst/>
                          </a:prstGeom>
                          <a:solidFill>
                            <a:srgbClr val="FFFFFF"/>
                          </a:solidFill>
                          <a:ln w="9525">
                            <a:solidFill>
                              <a:srgbClr val="000000"/>
                            </a:solidFill>
                            <a:miter lim="800000"/>
                            <a:headEnd/>
                            <a:tailEnd/>
                          </a:ln>
                        </wps:spPr>
                        <wps:txbx>
                          <w:txbxContent>
                            <w:p w14:paraId="425F8F9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6714CC1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23E6F46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wps:txbx>
                        <wps:bodyPr rot="0" vert="horz" wrap="square" lIns="91440" tIns="45720" rIns="91440" bIns="45720" anchor="t" anchorCtr="0" upright="1">
                          <a:noAutofit/>
                        </wps:bodyPr>
                      </wps:wsp>
                      <wps:wsp>
                        <wps:cNvPr id="430458378" name="AutoShape 2626"/>
                        <wps:cNvCnPr>
                          <a:cxnSpLocks noChangeShapeType="1"/>
                        </wps:cNvCnPr>
                        <wps:spPr bwMode="auto">
                          <a:xfrm>
                            <a:off x="2880" y="6708"/>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4322152" name="AutoShape 2627"/>
                        <wps:cNvCnPr>
                          <a:cxnSpLocks noChangeShapeType="1"/>
                        </wps:cNvCnPr>
                        <wps:spPr bwMode="auto">
                          <a:xfrm>
                            <a:off x="6146" y="6702"/>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2810720" name="AutoShape 2628"/>
                        <wps:cNvCnPr>
                          <a:cxnSpLocks noChangeShapeType="1"/>
                        </wps:cNvCnPr>
                        <wps:spPr bwMode="auto">
                          <a:xfrm>
                            <a:off x="9481" y="6682"/>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624892" name="AutoShape 2629"/>
                        <wps:cNvCnPr>
                          <a:cxnSpLocks noChangeShapeType="1"/>
                        </wps:cNvCnPr>
                        <wps:spPr bwMode="auto">
                          <a:xfrm>
                            <a:off x="9838" y="6681"/>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3169440" name="AutoShape 2630"/>
                        <wps:cNvCnPr>
                          <a:cxnSpLocks noChangeShapeType="1"/>
                        </wps:cNvCnPr>
                        <wps:spPr bwMode="auto">
                          <a:xfrm>
                            <a:off x="3235" y="8570"/>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5740336" name="AutoShape 2631"/>
                        <wps:cNvCnPr>
                          <a:cxnSpLocks noChangeShapeType="1"/>
                        </wps:cNvCnPr>
                        <wps:spPr bwMode="auto">
                          <a:xfrm flipH="1" flipV="1">
                            <a:off x="6071" y="8570"/>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7013325" name="AutoShape 2632"/>
                        <wps:cNvCnPr>
                          <a:cxnSpLocks noChangeShapeType="1"/>
                        </wps:cNvCnPr>
                        <wps:spPr bwMode="auto">
                          <a:xfrm>
                            <a:off x="6051" y="10372"/>
                            <a:ext cx="2"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8977236" name="AutoShape 2633"/>
                        <wps:cNvCnPr>
                          <a:cxnSpLocks noChangeShapeType="1"/>
                        </wps:cNvCnPr>
                        <wps:spPr bwMode="auto">
                          <a:xfrm>
                            <a:off x="7729" y="9646"/>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1225002" name="AutoShape 2634"/>
                        <wps:cNvCnPr>
                          <a:cxnSpLocks noChangeShapeType="1"/>
                        </wps:cNvCnPr>
                        <wps:spPr bwMode="auto">
                          <a:xfrm>
                            <a:off x="5223" y="7259"/>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7202325" name="AutoShape 2635"/>
                        <wps:cNvCnPr>
                          <a:cxnSpLocks noChangeShapeType="1"/>
                        </wps:cNvCnPr>
                        <wps:spPr bwMode="auto">
                          <a:xfrm>
                            <a:off x="1933" y="7273"/>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6778640" name="AutoShape 2636"/>
                        <wps:cNvCnPr>
                          <a:cxnSpLocks noChangeShapeType="1"/>
                        </wps:cNvCnPr>
                        <wps:spPr bwMode="auto">
                          <a:xfrm>
                            <a:off x="6053" y="8553"/>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3702098" name="Text Box 2637"/>
                        <wps:cNvSpPr txBox="1">
                          <a:spLocks noChangeArrowheads="1"/>
                        </wps:cNvSpPr>
                        <wps:spPr bwMode="auto">
                          <a:xfrm>
                            <a:off x="6165" y="3163"/>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72F90"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484717538" name="Text Box 2638"/>
                        <wps:cNvSpPr txBox="1">
                          <a:spLocks noChangeArrowheads="1"/>
                        </wps:cNvSpPr>
                        <wps:spPr bwMode="auto">
                          <a:xfrm>
                            <a:off x="4575" y="4068"/>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188E8"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851305730" name="Text Box 2639"/>
                        <wps:cNvSpPr txBox="1">
                          <a:spLocks noChangeArrowheads="1"/>
                        </wps:cNvSpPr>
                        <wps:spPr bwMode="auto">
                          <a:xfrm>
                            <a:off x="2824" y="4785"/>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E361E"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188EFAA3"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4031FB9B"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408198711" name="Text Box 2640"/>
                        <wps:cNvSpPr txBox="1">
                          <a:spLocks noChangeArrowheads="1"/>
                        </wps:cNvSpPr>
                        <wps:spPr bwMode="auto">
                          <a:xfrm>
                            <a:off x="6202" y="4771"/>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2FFD5"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791D892F"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7D24C51C"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953643162" name="Text Box 2641"/>
                        <wps:cNvSpPr txBox="1">
                          <a:spLocks noChangeArrowheads="1"/>
                        </wps:cNvSpPr>
                        <wps:spPr bwMode="auto">
                          <a:xfrm>
                            <a:off x="4227" y="5380"/>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39DBA"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7A46CA6C"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wps:txbx>
                        <wps:bodyPr rot="0" vert="horz" wrap="square" lIns="91440" tIns="45720" rIns="91440" bIns="45720" anchor="t" anchorCtr="0" upright="1">
                          <a:noAutofit/>
                        </wps:bodyPr>
                      </wps:wsp>
                      <wps:wsp>
                        <wps:cNvPr id="1521046876" name="Text Box 2642"/>
                        <wps:cNvSpPr txBox="1">
                          <a:spLocks noChangeArrowheads="1"/>
                        </wps:cNvSpPr>
                        <wps:spPr bwMode="auto">
                          <a:xfrm>
                            <a:off x="9214" y="6138"/>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FF8B1"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582263116" name="Text Box 2643"/>
                        <wps:cNvSpPr txBox="1">
                          <a:spLocks noChangeArrowheads="1"/>
                        </wps:cNvSpPr>
                        <wps:spPr bwMode="auto">
                          <a:xfrm>
                            <a:off x="5804" y="611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1B3CA"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115086648" name="Text Box 2644"/>
                        <wps:cNvSpPr txBox="1">
                          <a:spLocks noChangeArrowheads="1"/>
                        </wps:cNvSpPr>
                        <wps:spPr bwMode="auto">
                          <a:xfrm>
                            <a:off x="2618" y="6138"/>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B7C8C"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348978434" name="AutoShape 2645"/>
                        <wps:cNvSpPr>
                          <a:spLocks noChangeArrowheads="1"/>
                        </wps:cNvSpPr>
                        <wps:spPr bwMode="auto">
                          <a:xfrm>
                            <a:off x="837" y="7682"/>
                            <a:ext cx="2183" cy="676"/>
                          </a:xfrm>
                          <a:prstGeom prst="flowChartAlternateProcess">
                            <a:avLst/>
                          </a:prstGeom>
                          <a:solidFill>
                            <a:srgbClr val="FFFFFF"/>
                          </a:solidFill>
                          <a:ln w="9525">
                            <a:solidFill>
                              <a:srgbClr val="000000"/>
                            </a:solidFill>
                            <a:miter lim="800000"/>
                            <a:headEnd/>
                            <a:tailEnd/>
                          </a:ln>
                        </wps:spPr>
                        <wps:txbx>
                          <w:txbxContent>
                            <w:p w14:paraId="5C8A40C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3EE35E2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правил. Дальнейшая оценка не требуются.</w:t>
                              </w:r>
                            </w:p>
                            <w:p w14:paraId="339F7B19"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1458733653" name="Text Box 2646"/>
                        <wps:cNvSpPr txBox="1">
                          <a:spLocks noChangeArrowheads="1"/>
                        </wps:cNvSpPr>
                        <wps:spPr bwMode="auto">
                          <a:xfrm>
                            <a:off x="7780" y="700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BB805"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2093645749" name="Text Box 2647"/>
                        <wps:cNvSpPr txBox="1">
                          <a:spLocks noChangeArrowheads="1"/>
                        </wps:cNvSpPr>
                        <wps:spPr bwMode="auto">
                          <a:xfrm>
                            <a:off x="4498" y="700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944C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06263517" name="Text Box 2648"/>
                        <wps:cNvSpPr txBox="1">
                          <a:spLocks noChangeArrowheads="1"/>
                        </wps:cNvSpPr>
                        <wps:spPr bwMode="auto">
                          <a:xfrm>
                            <a:off x="1208" y="703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800EA"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918605384" name="Text Box 2649"/>
                        <wps:cNvSpPr txBox="1">
                          <a:spLocks noChangeArrowheads="1"/>
                        </wps:cNvSpPr>
                        <wps:spPr bwMode="auto">
                          <a:xfrm>
                            <a:off x="7443" y="9045"/>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C3861"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304259107" name="Text Box 2650"/>
                        <wps:cNvSpPr txBox="1">
                          <a:spLocks noChangeArrowheads="1"/>
                        </wps:cNvSpPr>
                        <wps:spPr bwMode="auto">
                          <a:xfrm>
                            <a:off x="6146" y="10085"/>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5AA0B"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357651407" name="AutoShape 2651"/>
                        <wps:cNvSpPr>
                          <a:spLocks noChangeArrowheads="1"/>
                        </wps:cNvSpPr>
                        <wps:spPr bwMode="auto">
                          <a:xfrm>
                            <a:off x="4283" y="6122"/>
                            <a:ext cx="1882" cy="1137"/>
                          </a:xfrm>
                          <a:prstGeom prst="flowChartDecision">
                            <a:avLst/>
                          </a:prstGeom>
                          <a:solidFill>
                            <a:srgbClr val="FFFFFF"/>
                          </a:solidFill>
                          <a:ln w="9525">
                            <a:solidFill>
                              <a:srgbClr val="000000"/>
                            </a:solidFill>
                            <a:miter lim="800000"/>
                            <a:headEnd/>
                            <a:tailEnd/>
                          </a:ln>
                        </wps:spPr>
                        <wps:txbx>
                          <w:txbxContent>
                            <w:p w14:paraId="6FCBFECE"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7FFB0797"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5C5F20A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250 psi</w:t>
                              </w:r>
                            </w:p>
                            <w:p w14:paraId="487520DA"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979376254" name="AutoShape 2652"/>
                        <wps:cNvSpPr>
                          <a:spLocks noChangeArrowheads="1"/>
                        </wps:cNvSpPr>
                        <wps:spPr bwMode="auto">
                          <a:xfrm>
                            <a:off x="7599" y="6122"/>
                            <a:ext cx="1882" cy="1137"/>
                          </a:xfrm>
                          <a:prstGeom prst="flowChartDecision">
                            <a:avLst/>
                          </a:prstGeom>
                          <a:solidFill>
                            <a:srgbClr val="FFFFFF"/>
                          </a:solidFill>
                          <a:ln w="9525">
                            <a:solidFill>
                              <a:srgbClr val="000000"/>
                            </a:solidFill>
                            <a:miter lim="800000"/>
                            <a:headEnd/>
                            <a:tailEnd/>
                          </a:ln>
                        </wps:spPr>
                        <wps:txbx>
                          <w:txbxContent>
                            <w:p w14:paraId="7BC89AF6"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59EDC00F"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10EDE07C"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300 psi</w:t>
                              </w:r>
                            </w:p>
                            <w:p w14:paraId="10C9B124"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1326711433" name="AutoShape 2653"/>
                        <wps:cNvSpPr>
                          <a:spLocks noChangeArrowheads="1"/>
                        </wps:cNvSpPr>
                        <wps:spPr bwMode="auto">
                          <a:xfrm>
                            <a:off x="4129" y="7699"/>
                            <a:ext cx="2183" cy="676"/>
                          </a:xfrm>
                          <a:prstGeom prst="flowChartAlternateProcess">
                            <a:avLst/>
                          </a:prstGeom>
                          <a:solidFill>
                            <a:srgbClr val="FFFFFF"/>
                          </a:solidFill>
                          <a:ln w="9525">
                            <a:solidFill>
                              <a:srgbClr val="000000"/>
                            </a:solidFill>
                            <a:miter lim="800000"/>
                            <a:headEnd/>
                            <a:tailEnd/>
                          </a:ln>
                        </wps:spPr>
                        <wps:txbx>
                          <w:txbxContent>
                            <w:p w14:paraId="49305D8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5F803D8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правил. Дальнейшая оценка не требуются.</w:t>
                              </w:r>
                            </w:p>
                            <w:p w14:paraId="55C58D88"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2035451140" name="AutoShape 2654"/>
                        <wps:cNvSpPr>
                          <a:spLocks noChangeArrowheads="1"/>
                        </wps:cNvSpPr>
                        <wps:spPr bwMode="auto">
                          <a:xfrm>
                            <a:off x="7452" y="7716"/>
                            <a:ext cx="2183" cy="676"/>
                          </a:xfrm>
                          <a:prstGeom prst="flowChartAlternateProcess">
                            <a:avLst/>
                          </a:prstGeom>
                          <a:solidFill>
                            <a:srgbClr val="FFFFFF"/>
                          </a:solidFill>
                          <a:ln w="9525">
                            <a:solidFill>
                              <a:srgbClr val="000000"/>
                            </a:solidFill>
                            <a:miter lim="800000"/>
                            <a:headEnd/>
                            <a:tailEnd/>
                          </a:ln>
                        </wps:spPr>
                        <wps:txbx>
                          <w:txbxContent>
                            <w:p w14:paraId="4861AF1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6687088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правил. Дальнейшая оценка не требуются.</w:t>
                              </w:r>
                            </w:p>
                            <w:p w14:paraId="65600B72"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147981598" name="AutoShape 2655"/>
                        <wps:cNvCnPr>
                          <a:cxnSpLocks noChangeShapeType="1"/>
                        </wps:cNvCnPr>
                        <wps:spPr bwMode="auto">
                          <a:xfrm>
                            <a:off x="8534" y="7274"/>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5AE3F4" id="Group 2607" o:spid="_x0000_s1100" style="position:absolute;left:0;text-align:left;margin-left:-2.2pt;margin-top:5.05pt;width:471.9pt;height:485.05pt;z-index:-251706368" coordorigin="837,1853" coordsize="9438,9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">
                <v:shape id="AutoShape 2608" o:spid="_x0000_s1101" type="#_x0000_t32" style="position:absolute;left:3237;top:669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">
                  <v:stroke endarrow="block"/>
                </v:shape>
                <v:shape id="AutoShape 2609" o:spid="_x0000_s1102" type="#_x0000_t32" style="position:absolute;left:6522;top:6699;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">
                  <v:stroke endarrow="block"/>
                </v:shape>
                <v:shape id="AutoShape 2610" o:spid="_x0000_s1103" type="#_x0000_t110" style="position:absolute;left:3860;top:3163;width:27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">
                  <v:textbox>
                    <w:txbxContent>
                      <w:p w14:paraId="07383A2E" w14:textId="77777777" w:rsidR="00BF7F3C" w:rsidRPr="00432EE9" w:rsidRDefault="00BF7F3C" w:rsidP="00BA168E">
                        <w:pPr>
                          <w:spacing w:before="0" w:line="240" w:lineRule="auto"/>
                          <w:ind w:left="0"/>
                          <w:jc w:val="center"/>
                          <w:rPr>
                            <w:rFonts w:asciiTheme="minorHAnsi" w:hAnsiTheme="minorHAnsi"/>
                            <w:sz w:val="10"/>
                            <w:szCs w:val="14"/>
                          </w:rPr>
                        </w:pPr>
                        <w:r w:rsidRPr="001E3AE7">
                          <w:rPr>
                            <w:rFonts w:asciiTheme="minorHAnsi" w:hAnsiTheme="minorHAnsi"/>
                            <w:sz w:val="10"/>
                            <w:lang w:val="ru-RU"/>
                          </w:rPr>
                          <w:t xml:space="preserve">Соответствует ли конструкция штоковой гайки клапана примечанию </w:t>
                        </w:r>
                        <w:r w:rsidRPr="00432EE9">
                          <w:rPr>
                            <w:rFonts w:asciiTheme="minorHAnsi" w:hAnsiTheme="minorHAnsi"/>
                            <w:sz w:val="10"/>
                          </w:rPr>
                          <w:t>3?</w:t>
                        </w:r>
                      </w:p>
                    </w:txbxContent>
                  </v:textbox>
                </v:shape>
                <v:oval id="Oval 2611" o:spid="_x0000_s1104" style="position:absolute;left:4392;top:1853;width:167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">
                  <v:textbox>
                    <w:txbxContent>
                      <w:p w14:paraId="4F0A15FA" w14:textId="77777777" w:rsidR="00BF7F3C" w:rsidRPr="00432EE9" w:rsidRDefault="00BF7F3C" w:rsidP="00BA168E">
                        <w:pPr>
                          <w:spacing w:before="0" w:line="240" w:lineRule="auto"/>
                          <w:ind w:left="0"/>
                          <w:jc w:val="center"/>
                          <w:rPr>
                            <w:rFonts w:ascii="Calibri" w:hAnsi="Calibri"/>
                            <w:b/>
                            <w:sz w:val="12"/>
                            <w:szCs w:val="16"/>
                          </w:rPr>
                        </w:pPr>
                        <w:r w:rsidRPr="00432EE9">
                          <w:rPr>
                            <w:rFonts w:ascii="Calibri" w:hAnsi="Calibri"/>
                            <w:b/>
                            <w:sz w:val="12"/>
                          </w:rPr>
                          <w:t>Регулирующий клапан диаметром 2</w:t>
                        </w:r>
                        <w:r>
                          <w:rPr>
                            <w:rFonts w:ascii="Calibri" w:hAnsi="Calibri"/>
                            <w:b/>
                            <w:sz w:val="12"/>
                          </w:rPr>
                          <w:t xml:space="preserve"> дюйм</w:t>
                        </w:r>
                      </w:p>
                    </w:txbxContent>
                  </v:textbox>
                </v:oval>
                <v:shape id="AutoShape 2612" o:spid="_x0000_s1105" type="#_x0000_t32" style="position:absolute;left:5227;top:2799;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">
                  <v:stroke endarrow="block"/>
                </v:shape>
                <v:shape id="AutoShape 2613" o:spid="_x0000_s1106" type="#_x0000_t176" style="position:absolute;left:7259;top:3210;width:280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">
                  <v:textbox>
                    <w:txbxContent>
                      <w:p w14:paraId="2222B643" w14:textId="77777777" w:rsidR="00BF7F3C" w:rsidRPr="00432EE9" w:rsidRDefault="00BF7F3C" w:rsidP="00BA168E">
                        <w:pPr>
                          <w:spacing w:before="0" w:line="240" w:lineRule="auto"/>
                          <w:ind w:left="0"/>
                          <w:jc w:val="center"/>
                          <w:rPr>
                            <w:rFonts w:ascii="Calibri" w:hAnsi="Calibri"/>
                            <w:sz w:val="12"/>
                            <w:szCs w:val="14"/>
                          </w:rPr>
                        </w:pPr>
                        <w:r w:rsidRPr="00432EE9">
                          <w:rPr>
                            <w:rFonts w:ascii="Calibri" w:hAnsi="Calibri"/>
                            <w:sz w:val="12"/>
                          </w:rPr>
                          <w:t>ΔP</w:t>
                        </w:r>
                        <w:r w:rsidRPr="001E3AE7">
                          <w:rPr>
                            <w:rFonts w:ascii="Calibri" w:hAnsi="Calibri"/>
                            <w:sz w:val="12"/>
                            <w:lang w:val="ru-RU"/>
                          </w:rPr>
                          <w:t xml:space="preserve"> клапана &lt;=150 </w:t>
                        </w:r>
                        <w:r w:rsidRPr="00432EE9">
                          <w:rPr>
                            <w:rFonts w:ascii="Calibri" w:hAnsi="Calibri"/>
                            <w:sz w:val="12"/>
                          </w:rPr>
                          <w:t>psi</w:t>
                        </w:r>
                        <w:r w:rsidRPr="001E3AE7">
                          <w:rPr>
                            <w:rFonts w:ascii="Calibri" w:hAnsi="Calibri"/>
                            <w:sz w:val="12"/>
                            <w:lang w:val="ru-RU"/>
                          </w:rPr>
                          <w:t xml:space="preserve"> для жидкой и парообразной среды; &lt;=125 для среды многвенного испарения согласно примечанию </w:t>
                        </w:r>
                        <w:r w:rsidRPr="00432EE9">
                          <w:rPr>
                            <w:rFonts w:ascii="Calibri" w:hAnsi="Calibri"/>
                            <w:sz w:val="12"/>
                          </w:rPr>
                          <w:t>3. Необходимо дальнейнее согласование с изготовителем и техническим экспертом.</w:t>
                        </w:r>
                      </w:p>
                    </w:txbxContent>
                  </v:textbox>
                </v:shape>
                <v:shape id="AutoShape 2614" o:spid="_x0000_s1107" type="#_x0000_t32" style="position:absolute;left:6581;top:3722;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">
                  <v:stroke endarrow="block"/>
                </v:shape>
                <v:roundrect id="AutoShape 2615" o:spid="_x0000_s1108" style="position:absolute;left:4228;top:4737;width:201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">
                  <v:textbox>
                    <w:txbxContent>
                      <w:p w14:paraId="0F3D5780"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Рабочая среда клапана (параметры технологической среды клапана)</w:t>
                        </w:r>
                      </w:p>
                    </w:txbxContent>
                  </v:textbox>
                </v:roundrect>
                <v:shape id="AutoShape 2616" o:spid="_x0000_s1109" type="#_x0000_t32" style="position:absolute;left:5227;top:4283;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">
                  <v:stroke endarrow="block"/>
                </v:shape>
                <v:shape id="AutoShape 2617" o:spid="_x0000_s1110" type="#_x0000_t32" style="position:absolute;left:6236;top:5039;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">
                  <v:stroke endarrow="block"/>
                </v:shape>
                <v:shape id="AutoShape 2618" o:spid="_x0000_s1111" type="#_x0000_t32" style="position:absolute;left:8537;top:5022;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">
                  <v:stroke endarrow="block"/>
                </v:shape>
                <v:shape id="AutoShape 2619" o:spid="_x0000_s1112" type="#_x0000_t32" style="position:absolute;left:5230;top:5290;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">
                  <v:stroke endarrow="block"/>
                </v:shape>
                <v:shape id="AutoShape 2620" o:spid="_x0000_s1113" type="#_x0000_t32" style="position:absolute;left:1943;top:5043;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">
                  <v:stroke endarrow="block"/>
                </v:shape>
                <v:shape id="AutoShape 2621" o:spid="_x0000_s1114" type="#_x0000_t32" style="position:absolute;left:1933;top:5043;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">
                  <v:stroke endarrow="block"/>
                </v:shape>
                <v:shape id="AutoShape 2622" o:spid="_x0000_s1115" type="#_x0000_t110" style="position:absolute;left:998;top:6136;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">
                  <v:textbox>
                    <w:txbxContent>
                      <w:p w14:paraId="59F8FB58"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3FCF52F5"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0FAE61BD"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225 psi</w:t>
                        </w:r>
                      </w:p>
                      <w:p w14:paraId="2FE8563E" w14:textId="77777777" w:rsidR="00BF7F3C" w:rsidRPr="00BC5688" w:rsidRDefault="00BF7F3C" w:rsidP="00BA168E">
                        <w:pPr>
                          <w:rPr>
                            <w:rFonts w:asciiTheme="minorHAnsi" w:hAnsiTheme="minorHAnsi"/>
                            <w:sz w:val="14"/>
                            <w:szCs w:val="14"/>
                          </w:rPr>
                        </w:pPr>
                      </w:p>
                    </w:txbxContent>
                  </v:textbox>
                </v:shape>
                <v:shape id="AutoShape 2623" o:spid="_x0000_s1116" type="#_x0000_t110" style="position:absolute;left:4365;top:8943;width:335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">
                  <v:textbox>
                    <w:txbxContent>
                      <w:p w14:paraId="0B02947A" w14:textId="77777777" w:rsidR="00BF7F3C" w:rsidRPr="0042023D" w:rsidRDefault="00BF7F3C" w:rsidP="00BA168E">
                        <w:pPr>
                          <w:spacing w:before="0" w:line="240" w:lineRule="auto"/>
                          <w:ind w:left="-142" w:right="-34"/>
                          <w:jc w:val="center"/>
                          <w:rPr>
                            <w:rFonts w:asciiTheme="minorHAnsi" w:hAnsiTheme="minorHAnsi"/>
                            <w:sz w:val="13"/>
                            <w:szCs w:val="13"/>
                            <w:lang w:val="ru-RU"/>
                          </w:rPr>
                        </w:pPr>
                        <w:r w:rsidRPr="0042023D">
                          <w:rPr>
                            <w:rFonts w:asciiTheme="minorHAnsi" w:hAnsiTheme="minorHAnsi"/>
                            <w:sz w:val="13"/>
                            <w:szCs w:val="13"/>
                            <w:lang w:val="ru-RU"/>
                          </w:rPr>
                          <w:t>Проверить конструкцию диска. У этого клапана диск, направляемый в одной точке?</w:t>
                        </w:r>
                      </w:p>
                      <w:p w14:paraId="7D06C6FC" w14:textId="77777777" w:rsidR="00BF7F3C" w:rsidRPr="0042023D" w:rsidRDefault="00BF7F3C" w:rsidP="00BA168E">
                        <w:pPr>
                          <w:spacing w:before="0" w:line="240" w:lineRule="auto"/>
                          <w:ind w:left="-142" w:right="-34"/>
                          <w:jc w:val="center"/>
                          <w:rPr>
                            <w:rFonts w:asciiTheme="minorHAnsi" w:hAnsiTheme="minorHAnsi"/>
                            <w:sz w:val="13"/>
                            <w:szCs w:val="13"/>
                          </w:rPr>
                        </w:pPr>
                        <w:r w:rsidRPr="001E3AE7">
                          <w:rPr>
                            <w:rFonts w:asciiTheme="minorHAnsi" w:hAnsiTheme="minorHAnsi"/>
                            <w:sz w:val="14"/>
                            <w:lang w:val="ru-RU"/>
                          </w:rPr>
                          <w:t xml:space="preserve"> </w:t>
                        </w:r>
                        <w:r w:rsidRPr="0042023D">
                          <w:rPr>
                            <w:rFonts w:asciiTheme="minorHAnsi" w:hAnsiTheme="minorHAnsi"/>
                            <w:sz w:val="13"/>
                            <w:szCs w:val="13"/>
                          </w:rPr>
                          <w:t>См. прим. 2</w:t>
                        </w:r>
                      </w:p>
                    </w:txbxContent>
                  </v:textbox>
                </v:shape>
                <v:oval id="Oval 2624" o:spid="_x0000_s1117" style="position:absolute;left:8251;top:9095;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">
                  <v:textbox>
                    <w:txbxContent>
                      <w:p w14:paraId="6B5675B2" w14:textId="77777777" w:rsidR="00BF7F3C" w:rsidRPr="001E3AE7" w:rsidRDefault="00BF7F3C" w:rsidP="00BA168E">
                        <w:pPr>
                          <w:spacing w:before="0" w:line="240" w:lineRule="auto"/>
                          <w:ind w:left="0"/>
                          <w:jc w:val="center"/>
                          <w:rPr>
                            <w:rFonts w:ascii="Calibri" w:hAnsi="Calibri"/>
                            <w:sz w:val="10"/>
                            <w:szCs w:val="14"/>
                            <w:lang w:val="ru-RU"/>
                          </w:rPr>
                        </w:pPr>
                        <w:r w:rsidRPr="001E3AE7">
                          <w:rPr>
                            <w:rFonts w:ascii="Calibri" w:hAnsi="Calibri"/>
                            <w:sz w:val="10"/>
                            <w:lang w:val="ru-RU"/>
                          </w:rPr>
                          <w:t xml:space="preserve">Классифицируется как диск, направляемый в одной точке (все значения могут быть увеличены на 50 </w:t>
                        </w:r>
                        <w:r w:rsidRPr="00D07EA1">
                          <w:rPr>
                            <w:rFonts w:ascii="Calibri" w:hAnsi="Calibri"/>
                            <w:sz w:val="10"/>
                          </w:rPr>
                          <w:t>psi</w:t>
                        </w:r>
                        <w:r w:rsidRPr="001E3AE7">
                          <w:rPr>
                            <w:rFonts w:ascii="Calibri" w:hAnsi="Calibri"/>
                            <w:sz w:val="10"/>
                            <w:lang w:val="ru-RU"/>
                          </w:rPr>
                          <w:t>)</w:t>
                        </w:r>
                      </w:p>
                    </w:txbxContent>
                  </v:textbox>
                </v:oval>
                <v:rect id="Rectangle 2625" o:spid="_x0000_s1118" style="position:absolute;left:4116;top:10712;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">
                  <v:textbox>
                    <w:txbxContent>
                      <w:p w14:paraId="425F8F9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6714CC1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23E6F46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v:textbox>
                </v:rect>
                <v:shape id="AutoShape 2626" o:spid="_x0000_s1119" type="#_x0000_t32" style="position:absolute;left:2880;top:6708;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">
                  <v:stroke endarrow="block"/>
                </v:shape>
                <v:shape id="AutoShape 2627" o:spid="_x0000_s1120" type="#_x0000_t32" style="position:absolute;left:6146;top:6702;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">
                  <v:stroke endarrow="block"/>
                </v:shape>
                <v:shape id="AutoShape 2628" o:spid="_x0000_s1121" type="#_x0000_t32" style="position:absolute;left:9481;top:6682;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">
                  <v:stroke endarrow="block"/>
                </v:shape>
                <v:shape id="AutoShape 2629" o:spid="_x0000_s1122" type="#_x0000_t32" style="position:absolute;left:9838;top:6681;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">
                  <v:stroke endarrow="block"/>
                </v:shape>
                <v:shape id="AutoShape 2630" o:spid="_x0000_s1123" type="#_x0000_t32" style="position:absolute;left:3235;top:8570;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">
                  <v:stroke endarrow="block"/>
                </v:shape>
                <v:shape id="AutoShape 2631" o:spid="_x0000_s1124" type="#_x0000_t32" style="position:absolute;left:6071;top:8570;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">
                  <v:stroke endarrow="block"/>
                </v:shape>
                <v:shape id="AutoShape 2632" o:spid="_x0000_s1125" type="#_x0000_t32" style="position:absolute;left:6051;top:10372;width:2;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">
                  <v:stroke endarrow="block"/>
                </v:shape>
                <v:shape id="AutoShape 2633" o:spid="_x0000_s1126" type="#_x0000_t32" style="position:absolute;left:7729;top:9646;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">
                  <v:stroke endarrow="block"/>
                </v:shape>
                <v:shape id="AutoShape 2634" o:spid="_x0000_s1127" type="#_x0000_t32" style="position:absolute;left:5223;top:7259;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">
                  <v:stroke endarrow="block"/>
                </v:shape>
                <v:shape id="AutoShape 2635" o:spid="_x0000_s1128" type="#_x0000_t32" style="position:absolute;left:1933;top:7273;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">
                  <v:stroke endarrow="block"/>
                </v:shape>
                <v:shape id="AutoShape 2636" o:spid="_x0000_s1129" type="#_x0000_t32" style="position:absolute;left:6053;top:8553;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">
                  <v:stroke endarrow="block"/>
                </v:shape>
                <v:shape id="Text Box 2637" o:spid="_x0000_s1130" type="#_x0000_t202" style="position:absolute;left:6165;top:3163;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" filled="f" stroked="f">
                  <v:textbox>
                    <w:txbxContent>
                      <w:p w14:paraId="4C972F90"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638" o:spid="_x0000_s1131" type="#_x0000_t202" style="position:absolute;left:4575;top:4068;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" filled="f" stroked="f">
                  <v:textbox>
                    <w:txbxContent>
                      <w:p w14:paraId="642188E8"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39" o:spid="_x0000_s1132" type="#_x0000_t202" style="position:absolute;left:2824;top:4785;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" filled="f" stroked="f">
                  <v:textbox>
                    <w:txbxContent>
                      <w:p w14:paraId="689E361E"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188EFAA3"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4031FB9B" w14:textId="77777777" w:rsidR="00BF7F3C" w:rsidRPr="00BC5688" w:rsidRDefault="00BF7F3C" w:rsidP="00BA168E">
                        <w:pPr>
                          <w:spacing w:before="0"/>
                          <w:ind w:left="0"/>
                          <w:rPr>
                            <w:rFonts w:asciiTheme="minorHAnsi" w:hAnsiTheme="minorHAnsi"/>
                            <w:sz w:val="14"/>
                            <w:szCs w:val="14"/>
                          </w:rPr>
                        </w:pPr>
                      </w:p>
                    </w:txbxContent>
                  </v:textbox>
                </v:shape>
                <v:shape id="Text Box 2640" o:spid="_x0000_s1133" type="#_x0000_t202" style="position:absolute;left:6202;top:4771;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" filled="f" stroked="f">
                  <v:textbox>
                    <w:txbxContent>
                      <w:p w14:paraId="6702FFD5"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791D892F"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7D24C51C" w14:textId="77777777" w:rsidR="00BF7F3C" w:rsidRPr="00BC5688" w:rsidRDefault="00BF7F3C" w:rsidP="00BA168E">
                        <w:pPr>
                          <w:spacing w:before="0"/>
                          <w:ind w:left="0"/>
                          <w:rPr>
                            <w:rFonts w:asciiTheme="minorHAnsi" w:hAnsiTheme="minorHAnsi"/>
                            <w:sz w:val="14"/>
                            <w:szCs w:val="14"/>
                          </w:rPr>
                        </w:pPr>
                      </w:p>
                    </w:txbxContent>
                  </v:textbox>
                </v:shape>
                <v:shape id="Text Box 2641" o:spid="_x0000_s1134" type="#_x0000_t202" style="position:absolute;left:4227;top:5380;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" filled="f" stroked="f">
                  <v:textbox>
                    <w:txbxContent>
                      <w:p w14:paraId="5E839DBA"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7A46CA6C"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v:textbox>
                </v:shape>
                <v:shape id="Text Box 2642" o:spid="_x0000_s1135" type="#_x0000_t202" style="position:absolute;left:9214;top:6138;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" filled="f" stroked="f">
                  <v:textbox>
                    <w:txbxContent>
                      <w:p w14:paraId="45AFF8B1"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643" o:spid="_x0000_s1136" type="#_x0000_t202" style="position:absolute;left:5804;top:611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" filled="f" stroked="f">
                  <v:textbox>
                    <w:txbxContent>
                      <w:p w14:paraId="7971B3CA"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644" o:spid="_x0000_s1137" type="#_x0000_t202" style="position:absolute;left:2618;top:6138;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" filled="f" stroked="f">
                  <v:textbox>
                    <w:txbxContent>
                      <w:p w14:paraId="3F8B7C8C"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645" o:spid="_x0000_s1138" type="#_x0000_t176" style="position:absolute;left:837;top:7682;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">
                  <v:textbox>
                    <w:txbxContent>
                      <w:p w14:paraId="5C8A40C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3EE35E2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правил. Дальнейшая оценка не требуются.</w:t>
                        </w:r>
                      </w:p>
                      <w:p w14:paraId="339F7B19"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Text Box 2646" o:spid="_x0000_s1139" type="#_x0000_t202" style="position:absolute;left:7780;top:700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" filled="f" stroked="f">
                  <v:textbox>
                    <w:txbxContent>
                      <w:p w14:paraId="6F3BB805"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47" o:spid="_x0000_s1140" type="#_x0000_t202" style="position:absolute;left:4498;top:700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" filled="f" stroked="f">
                  <v:textbox>
                    <w:txbxContent>
                      <w:p w14:paraId="2BE944C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48" o:spid="_x0000_s1141" type="#_x0000_t202" style="position:absolute;left:1208;top:703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" filled="f" stroked="f">
                  <v:textbox>
                    <w:txbxContent>
                      <w:p w14:paraId="3A7800EA"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49" o:spid="_x0000_s1142" type="#_x0000_t202" style="position:absolute;left:7443;top:9045;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" filled="f" stroked="f">
                  <v:textbox>
                    <w:txbxContent>
                      <w:p w14:paraId="188C3861"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50" o:spid="_x0000_s1143" type="#_x0000_t202" style="position:absolute;left:6146;top:10085;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" filled="f" stroked="f">
                  <v:textbox>
                    <w:txbxContent>
                      <w:p w14:paraId="11B5AA0B"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651" o:spid="_x0000_s1144" type="#_x0000_t110" style="position:absolute;left:4283;top:6122;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">
                  <v:textbox>
                    <w:txbxContent>
                      <w:p w14:paraId="6FCBFECE"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7FFB0797"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5C5F20A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250 psi</w:t>
                        </w:r>
                      </w:p>
                      <w:p w14:paraId="487520DA" w14:textId="77777777" w:rsidR="00BF7F3C" w:rsidRPr="00BC5688" w:rsidRDefault="00BF7F3C" w:rsidP="00BA168E">
                        <w:pPr>
                          <w:rPr>
                            <w:rFonts w:asciiTheme="minorHAnsi" w:hAnsiTheme="minorHAnsi"/>
                            <w:sz w:val="14"/>
                            <w:szCs w:val="14"/>
                          </w:rPr>
                        </w:pPr>
                      </w:p>
                    </w:txbxContent>
                  </v:textbox>
                </v:shape>
                <v:shape id="AutoShape 2652" o:spid="_x0000_s1145" type="#_x0000_t110" style="position:absolute;left:7599;top:6122;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">
                  <v:textbox>
                    <w:txbxContent>
                      <w:p w14:paraId="7BC89AF6"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59EDC00F"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10EDE07C"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300 psi</w:t>
                        </w:r>
                      </w:p>
                      <w:p w14:paraId="10C9B124" w14:textId="77777777" w:rsidR="00BF7F3C" w:rsidRPr="00BC5688" w:rsidRDefault="00BF7F3C" w:rsidP="00BA168E">
                        <w:pPr>
                          <w:rPr>
                            <w:rFonts w:asciiTheme="minorHAnsi" w:hAnsiTheme="minorHAnsi"/>
                            <w:sz w:val="14"/>
                            <w:szCs w:val="14"/>
                          </w:rPr>
                        </w:pPr>
                      </w:p>
                    </w:txbxContent>
                  </v:textbox>
                </v:shape>
                <v:shape id="AutoShape 2653" o:spid="_x0000_s1146" type="#_x0000_t176" style="position:absolute;left:4129;top:7699;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">
                  <v:textbox>
                    <w:txbxContent>
                      <w:p w14:paraId="49305D8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5F803D8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правил. Дальнейшая оценка не требуются.</w:t>
                        </w:r>
                      </w:p>
                      <w:p w14:paraId="55C58D88"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AutoShape 2654" o:spid="_x0000_s1147" type="#_x0000_t176" style="position:absolute;left:7452;top:7716;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">
                  <v:textbox>
                    <w:txbxContent>
                      <w:p w14:paraId="4861AF1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6687088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правил. Дальнейшая оценка не требуются.</w:t>
                        </w:r>
                      </w:p>
                      <w:p w14:paraId="65600B72"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AutoShape 2655" o:spid="_x0000_s1148" type="#_x0000_t32" style="position:absolute;left:8534;top:7274;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">
                  <v:stroke endarrow="block"/>
                </v:shape>
              </v:group>
            </w:pict>
          </mc:Fallback>
        </mc:AlternateContent>
      </w:r>
    </w:p>
    <w:p w14:paraId="676DBA66" w14:textId="77777777" w:rsidR="00BA168E" w:rsidRPr="001E3AE7" w:rsidRDefault="00BA168E" w:rsidP="00BA168E">
      <w:pPr>
        <w:pStyle w:val="ListParagraph"/>
        <w:spacing w:line="240" w:lineRule="auto"/>
        <w:ind w:left="360"/>
        <w:rPr>
          <w:lang w:val="ru-RU"/>
        </w:rPr>
      </w:pPr>
    </w:p>
    <w:p w14:paraId="7794D0D7" w14:textId="77777777" w:rsidR="00BA168E" w:rsidRPr="001E3AE7" w:rsidRDefault="00BA168E" w:rsidP="00BA168E">
      <w:pPr>
        <w:pStyle w:val="ListParagraph"/>
        <w:spacing w:line="240" w:lineRule="auto"/>
        <w:ind w:left="360"/>
        <w:rPr>
          <w:lang w:val="ru-RU"/>
        </w:rPr>
      </w:pPr>
    </w:p>
    <w:p w14:paraId="231CB6A0" w14:textId="77777777" w:rsidR="00BA168E" w:rsidRPr="001E3AE7" w:rsidRDefault="00BA168E" w:rsidP="00BA168E">
      <w:pPr>
        <w:pStyle w:val="ListParagraph"/>
        <w:spacing w:line="240" w:lineRule="auto"/>
        <w:ind w:left="360"/>
        <w:rPr>
          <w:lang w:val="ru-RU"/>
        </w:rPr>
      </w:pPr>
    </w:p>
    <w:p w14:paraId="1F96EEF8" w14:textId="77777777" w:rsidR="00BA168E" w:rsidRPr="001E3AE7" w:rsidRDefault="00BA168E" w:rsidP="00BA168E">
      <w:pPr>
        <w:pStyle w:val="ListParagraph"/>
        <w:spacing w:line="240" w:lineRule="auto"/>
        <w:ind w:left="360"/>
        <w:rPr>
          <w:lang w:val="ru-RU"/>
        </w:rPr>
      </w:pPr>
    </w:p>
    <w:p w14:paraId="7C5A6792" w14:textId="77777777" w:rsidR="00BA168E" w:rsidRPr="001E3AE7" w:rsidRDefault="00BA168E" w:rsidP="00BA168E">
      <w:pPr>
        <w:pStyle w:val="ListParagraph"/>
        <w:spacing w:line="240" w:lineRule="auto"/>
        <w:ind w:left="360"/>
        <w:rPr>
          <w:lang w:val="ru-RU"/>
        </w:rPr>
      </w:pPr>
    </w:p>
    <w:p w14:paraId="3344572F" w14:textId="77777777" w:rsidR="00BA168E" w:rsidRPr="001E3AE7" w:rsidRDefault="00BA168E" w:rsidP="00BA168E">
      <w:pPr>
        <w:pStyle w:val="ListParagraph"/>
        <w:spacing w:line="240" w:lineRule="auto"/>
        <w:ind w:left="360"/>
        <w:rPr>
          <w:lang w:val="ru-RU"/>
        </w:rPr>
      </w:pPr>
    </w:p>
    <w:p w14:paraId="5FD16563" w14:textId="77777777" w:rsidR="00BA168E" w:rsidRPr="001E3AE7" w:rsidRDefault="00BA168E" w:rsidP="00BA168E">
      <w:pPr>
        <w:pStyle w:val="ListParagraph"/>
        <w:spacing w:line="240" w:lineRule="auto"/>
        <w:ind w:left="360"/>
        <w:rPr>
          <w:lang w:val="ru-RU"/>
        </w:rPr>
      </w:pPr>
    </w:p>
    <w:p w14:paraId="7F2B7375" w14:textId="77777777" w:rsidR="00BA168E" w:rsidRPr="001E3AE7" w:rsidRDefault="00BA168E" w:rsidP="00BA168E">
      <w:pPr>
        <w:pStyle w:val="ListParagraph"/>
        <w:spacing w:line="240" w:lineRule="auto"/>
        <w:ind w:left="360"/>
        <w:rPr>
          <w:lang w:val="ru-RU"/>
        </w:rPr>
      </w:pPr>
    </w:p>
    <w:p w14:paraId="40F9504E" w14:textId="77777777" w:rsidR="00BA168E" w:rsidRPr="001E3AE7" w:rsidRDefault="00BA168E" w:rsidP="00BA168E">
      <w:pPr>
        <w:pStyle w:val="ListParagraph"/>
        <w:spacing w:line="240" w:lineRule="auto"/>
        <w:ind w:left="360"/>
        <w:rPr>
          <w:lang w:val="ru-RU"/>
        </w:rPr>
      </w:pPr>
    </w:p>
    <w:p w14:paraId="378AA378" w14:textId="77777777" w:rsidR="00BA168E" w:rsidRPr="001E3AE7" w:rsidRDefault="00BA168E" w:rsidP="00BA168E">
      <w:pPr>
        <w:pStyle w:val="ListParagraph"/>
        <w:spacing w:line="240" w:lineRule="auto"/>
        <w:ind w:left="360"/>
        <w:rPr>
          <w:lang w:val="ru-RU"/>
        </w:rPr>
      </w:pPr>
    </w:p>
    <w:p w14:paraId="5CADF1FB" w14:textId="77777777" w:rsidR="00BA168E" w:rsidRPr="001E3AE7" w:rsidRDefault="00BA168E" w:rsidP="00BA168E">
      <w:pPr>
        <w:pStyle w:val="ListParagraph"/>
        <w:spacing w:line="240" w:lineRule="auto"/>
        <w:ind w:left="360"/>
        <w:rPr>
          <w:lang w:val="ru-RU"/>
        </w:rPr>
      </w:pPr>
    </w:p>
    <w:p w14:paraId="18291DA7" w14:textId="77777777" w:rsidR="00BA168E" w:rsidRPr="001E3AE7" w:rsidRDefault="00BA168E" w:rsidP="00BA168E">
      <w:pPr>
        <w:pStyle w:val="ListParagraph"/>
        <w:spacing w:line="240" w:lineRule="auto"/>
        <w:ind w:left="360"/>
        <w:rPr>
          <w:lang w:val="ru-RU"/>
        </w:rPr>
      </w:pPr>
    </w:p>
    <w:p w14:paraId="7C633F9E" w14:textId="77777777" w:rsidR="00BA168E" w:rsidRPr="001E3AE7" w:rsidRDefault="00BA168E" w:rsidP="00BA168E">
      <w:pPr>
        <w:pStyle w:val="ListParagraph"/>
        <w:spacing w:line="240" w:lineRule="auto"/>
        <w:ind w:left="360"/>
        <w:rPr>
          <w:lang w:val="ru-RU"/>
        </w:rPr>
      </w:pPr>
    </w:p>
    <w:p w14:paraId="068C9A32" w14:textId="77777777" w:rsidR="00BA168E" w:rsidRPr="001E3AE7" w:rsidRDefault="00BA168E" w:rsidP="00BA168E">
      <w:pPr>
        <w:pStyle w:val="ListParagraph"/>
        <w:spacing w:line="240" w:lineRule="auto"/>
        <w:ind w:left="360"/>
        <w:rPr>
          <w:lang w:val="ru-RU"/>
        </w:rPr>
      </w:pPr>
    </w:p>
    <w:p w14:paraId="5B042523" w14:textId="77777777" w:rsidR="00BA168E" w:rsidRPr="001E3AE7" w:rsidRDefault="00BA168E" w:rsidP="00BA168E">
      <w:pPr>
        <w:pStyle w:val="ListParagraph"/>
        <w:spacing w:line="240" w:lineRule="auto"/>
        <w:ind w:left="360"/>
        <w:rPr>
          <w:lang w:val="ru-RU"/>
        </w:rPr>
      </w:pPr>
    </w:p>
    <w:p w14:paraId="491199AA" w14:textId="77777777" w:rsidR="00BA168E" w:rsidRPr="001E3AE7" w:rsidRDefault="00BA168E" w:rsidP="00BA168E">
      <w:pPr>
        <w:pStyle w:val="ListParagraph"/>
        <w:spacing w:line="240" w:lineRule="auto"/>
        <w:ind w:left="360"/>
        <w:rPr>
          <w:lang w:val="ru-RU"/>
        </w:rPr>
      </w:pPr>
    </w:p>
    <w:p w14:paraId="4340E274" w14:textId="77777777" w:rsidR="00BA168E" w:rsidRPr="001E3AE7" w:rsidRDefault="00BA168E" w:rsidP="00BA168E">
      <w:pPr>
        <w:pStyle w:val="ListParagraph"/>
        <w:spacing w:line="240" w:lineRule="auto"/>
        <w:ind w:left="360"/>
        <w:rPr>
          <w:lang w:val="ru-RU"/>
        </w:rPr>
      </w:pPr>
    </w:p>
    <w:p w14:paraId="2B3C51DC" w14:textId="77777777" w:rsidR="00BA168E" w:rsidRPr="001E3AE7" w:rsidRDefault="00BA168E" w:rsidP="00BA168E">
      <w:pPr>
        <w:pStyle w:val="ListParagraph"/>
        <w:spacing w:line="240" w:lineRule="auto"/>
        <w:ind w:left="360"/>
        <w:rPr>
          <w:lang w:val="ru-RU"/>
        </w:rPr>
      </w:pPr>
    </w:p>
    <w:p w14:paraId="441D36F8" w14:textId="77777777" w:rsidR="00BA168E" w:rsidRPr="001E3AE7" w:rsidRDefault="00BA168E" w:rsidP="00BA168E">
      <w:pPr>
        <w:pStyle w:val="ListParagraph"/>
        <w:spacing w:line="240" w:lineRule="auto"/>
        <w:ind w:left="360"/>
        <w:rPr>
          <w:lang w:val="ru-RU"/>
        </w:rPr>
      </w:pPr>
    </w:p>
    <w:p w14:paraId="2FD29DF6" w14:textId="77777777" w:rsidR="00BA168E" w:rsidRPr="004A035B" w:rsidRDefault="00BA168E" w:rsidP="00BA168E">
      <w:pPr>
        <w:pStyle w:val="ListParagraph"/>
        <w:spacing w:line="240" w:lineRule="auto"/>
        <w:ind w:left="360"/>
        <w:rPr>
          <w:lang w:val="ru-RU"/>
        </w:rPr>
      </w:pPr>
    </w:p>
    <w:p w14:paraId="3E02C65A" w14:textId="77777777" w:rsidR="00BA168E" w:rsidRPr="004A035B" w:rsidRDefault="00BA168E" w:rsidP="00BA168E">
      <w:pPr>
        <w:pStyle w:val="ListParagraph"/>
        <w:spacing w:line="240" w:lineRule="auto"/>
        <w:ind w:left="360"/>
        <w:rPr>
          <w:lang w:val="ru-RU"/>
        </w:rPr>
      </w:pPr>
    </w:p>
    <w:p w14:paraId="0B803853" w14:textId="77777777" w:rsidR="00BA168E" w:rsidRPr="001E3AE7" w:rsidRDefault="00BA168E" w:rsidP="00BA168E">
      <w:pPr>
        <w:spacing w:before="0"/>
        <w:ind w:left="0"/>
        <w:rPr>
          <w:rFonts w:asciiTheme="minorHAnsi" w:hAnsiTheme="minorHAnsi"/>
          <w:sz w:val="14"/>
          <w:szCs w:val="14"/>
          <w:lang w:val="ru-RU"/>
        </w:rPr>
      </w:pPr>
      <w:r w:rsidRPr="001E3AE7">
        <w:rPr>
          <w:rFonts w:asciiTheme="minorHAnsi" w:hAnsiTheme="minorHAnsi"/>
          <w:sz w:val="14"/>
          <w:lang w:val="ru-RU"/>
        </w:rPr>
        <w:t>Примечания:</w:t>
      </w:r>
    </w:p>
    <w:p w14:paraId="50FD8285" w14:textId="77777777" w:rsidR="00BA168E" w:rsidRPr="001E3AE7" w:rsidRDefault="00BA168E" w:rsidP="00BA168E">
      <w:pPr>
        <w:pStyle w:val="ListParagraph"/>
        <w:numPr>
          <w:ilvl w:val="0"/>
          <w:numId w:val="51"/>
        </w:numPr>
        <w:spacing w:after="0" w:line="240" w:lineRule="auto"/>
        <w:rPr>
          <w:rFonts w:asciiTheme="minorHAnsi" w:hAnsiTheme="minorHAnsi"/>
          <w:sz w:val="14"/>
          <w:szCs w:val="14"/>
          <w:lang w:val="ru-RU"/>
        </w:rPr>
      </w:pPr>
      <w:r w:rsidRPr="001E3AE7">
        <w:rPr>
          <w:rFonts w:asciiTheme="minorHAnsi" w:hAnsiTheme="minorHAnsi"/>
          <w:sz w:val="14"/>
          <w:lang w:val="ru-RU"/>
        </w:rPr>
        <w:t>Общее правило состоит в том, чтобы ограничить максимальный перепад давления для регулирующих клапанов с ненаправляемыми шарнирными дисками.</w:t>
      </w:r>
    </w:p>
    <w:p w14:paraId="28851544" w14:textId="77777777" w:rsidR="00BA168E" w:rsidRPr="001E3AE7" w:rsidRDefault="00BA168E" w:rsidP="00BA168E">
      <w:pPr>
        <w:pStyle w:val="ListParagraph"/>
        <w:numPr>
          <w:ilvl w:val="0"/>
          <w:numId w:val="51"/>
        </w:numPr>
        <w:spacing w:after="0" w:line="240" w:lineRule="auto"/>
        <w:rPr>
          <w:rFonts w:asciiTheme="minorHAnsi" w:hAnsiTheme="minorHAnsi"/>
          <w:sz w:val="14"/>
          <w:szCs w:val="14"/>
          <w:lang w:val="ru-RU"/>
        </w:rPr>
      </w:pPr>
      <w:r>
        <w:rPr>
          <w:rFonts w:asciiTheme="minorHAnsi" w:hAnsiTheme="minorHAnsi"/>
          <w:sz w:val="14"/>
        </w:rPr>
        <w:t>T</w:t>
      </w:r>
      <w:r w:rsidRPr="001E3AE7">
        <w:rPr>
          <w:rFonts w:asciiTheme="minorHAnsi" w:hAnsiTheme="minorHAnsi"/>
          <w:sz w:val="14"/>
          <w:lang w:val="ru-RU"/>
        </w:rPr>
        <w:t>-образные регулирующие клапаны как правило имеют ненаправляемые шарнирные диски в диапазонах низкого давления классов 150,300 и 600.  Начиная с класса 600 для некоторых производителей и с класса 900 и выше для большинства производителей, диски направляются в одной точке и помещены в корпус типа клетки.</w:t>
      </w:r>
    </w:p>
    <w:p w14:paraId="148D893A" w14:textId="77777777" w:rsidR="00BA168E" w:rsidRPr="001E3AE7" w:rsidRDefault="00BA168E" w:rsidP="00BA168E">
      <w:pPr>
        <w:pStyle w:val="ListParagraph"/>
        <w:numPr>
          <w:ilvl w:val="0"/>
          <w:numId w:val="51"/>
        </w:numPr>
        <w:spacing w:after="0" w:line="240" w:lineRule="auto"/>
        <w:rPr>
          <w:rFonts w:asciiTheme="minorHAnsi" w:hAnsiTheme="minorHAnsi"/>
          <w:sz w:val="14"/>
          <w:szCs w:val="14"/>
          <w:lang w:val="ru-RU"/>
        </w:rPr>
      </w:pPr>
      <w:r w:rsidRPr="001E3AE7">
        <w:rPr>
          <w:rFonts w:asciiTheme="minorHAnsi" w:hAnsiTheme="minorHAnsi"/>
          <w:sz w:val="14"/>
          <w:lang w:val="ru-RU"/>
        </w:rPr>
        <w:t xml:space="preserve">Общее предупреждение по конструкции </w:t>
      </w:r>
      <w:r>
        <w:rPr>
          <w:rFonts w:asciiTheme="minorHAnsi" w:hAnsiTheme="minorHAnsi"/>
          <w:sz w:val="14"/>
        </w:rPr>
        <w:t>T</w:t>
      </w:r>
      <w:r w:rsidRPr="001E3AE7">
        <w:rPr>
          <w:rFonts w:asciiTheme="minorHAnsi" w:hAnsiTheme="minorHAnsi"/>
          <w:sz w:val="14"/>
          <w:lang w:val="ru-RU"/>
        </w:rPr>
        <w:t xml:space="preserve">-образных регулирующих клапанов при их применении в качестве дроссельных.  Большинство регулирующих клапанов имеют выдвижной шток и выдвижной штурвал.  Штоковая гайка имеет резьбу со стороны штока на стороне хомута.  В условиях повышенной вибрации конструкция клапана должна быть устойчивой к отказу из-за высокой осевой нагрузки.  Некоторые изготовители делают </w:t>
      </w:r>
      <w:r>
        <w:rPr>
          <w:rFonts w:asciiTheme="minorHAnsi" w:hAnsiTheme="minorHAnsi"/>
          <w:sz w:val="14"/>
        </w:rPr>
        <w:t>T</w:t>
      </w:r>
      <w:r w:rsidRPr="001E3AE7">
        <w:rPr>
          <w:rFonts w:asciiTheme="minorHAnsi" w:hAnsiTheme="minorHAnsi"/>
          <w:sz w:val="14"/>
          <w:lang w:val="ru-RU"/>
        </w:rPr>
        <w:t xml:space="preserve">-образные регулирующие клапаны аналогично шиберным задвижкам по стандарту </w:t>
      </w:r>
      <w:r>
        <w:rPr>
          <w:rFonts w:asciiTheme="minorHAnsi" w:hAnsiTheme="minorHAnsi"/>
          <w:sz w:val="14"/>
        </w:rPr>
        <w:t>API</w:t>
      </w:r>
      <w:r w:rsidRPr="001E3AE7">
        <w:rPr>
          <w:rFonts w:asciiTheme="minorHAnsi" w:hAnsiTheme="minorHAnsi"/>
          <w:sz w:val="14"/>
          <w:lang w:val="ru-RU"/>
        </w:rPr>
        <w:t xml:space="preserve"> 600 для возможности привода с помощью конической шестерни.  Конструкция типа "штоковая гайка к опорному фланцу подшипника" у регулирующих клапанов с ручным штурвалом очень похожа на аналогичную конструкцию у шиберных задвижек. Переход от штоковой гайки к опорному фланцу выполнен под прямым углом, что позволяет концентрировать высокое механическое напряжение при осевой нагрузке.  При вибрации во время дросселирования к осевой нагрузке добавляются резкие пульсации ударной нагрузки.  Данная ударная нагрузка обычно не является серьезной у шиберных задвижек.  Опорный фланец штоковой гайки обычно делается из нирезисита, который очень хрупок.  При таком хрупком материале и дополнительной высокой концентрации напряжений с расположением под прямым углом возникает возможность растрескивания, которое ранее случалось в условиях сильной вибрации штока.</w:t>
      </w:r>
    </w:p>
    <w:p w14:paraId="14D64067" w14:textId="77777777" w:rsidR="00BA168E" w:rsidRPr="001E3AE7" w:rsidRDefault="00BA168E" w:rsidP="00BA168E">
      <w:pPr>
        <w:pStyle w:val="ListParagraph"/>
        <w:spacing w:after="0" w:line="240" w:lineRule="auto"/>
        <w:ind w:left="360"/>
        <w:rPr>
          <w:rFonts w:asciiTheme="minorHAnsi" w:hAnsiTheme="minorHAnsi"/>
          <w:sz w:val="14"/>
          <w:szCs w:val="14"/>
          <w:lang w:val="ru-RU"/>
        </w:rPr>
      </w:pPr>
      <w:r w:rsidRPr="001E3AE7">
        <w:rPr>
          <w:rFonts w:asciiTheme="minorHAnsi" w:hAnsiTheme="minorHAnsi"/>
          <w:sz w:val="14"/>
          <w:lang w:val="ru-RU"/>
        </w:rPr>
        <w:t>Такой тип клапана можно найти в классе 150 и классе 300 для больших размеров свыше 6 дюймов.  Такую конструкцию можно также найти у клапанов класса 600 до 4 дюймов и класса 1500 до 2 дюймов.</w:t>
      </w:r>
    </w:p>
    <w:p w14:paraId="7A716A15" w14:textId="77777777" w:rsidR="00BA168E" w:rsidRPr="001E3AE7" w:rsidRDefault="00BA168E" w:rsidP="00BA168E">
      <w:pPr>
        <w:pStyle w:val="ListParagraph"/>
        <w:spacing w:after="0" w:line="240" w:lineRule="auto"/>
        <w:ind w:left="360"/>
        <w:rPr>
          <w:rFonts w:asciiTheme="minorHAnsi" w:hAnsiTheme="minorHAnsi"/>
          <w:sz w:val="14"/>
          <w:szCs w:val="14"/>
          <w:lang w:val="ru-RU"/>
        </w:rPr>
      </w:pPr>
      <w:r w:rsidRPr="001E3AE7">
        <w:rPr>
          <w:rFonts w:asciiTheme="minorHAnsi" w:hAnsiTheme="minorHAnsi"/>
          <w:sz w:val="14"/>
          <w:lang w:val="ru-RU"/>
        </w:rPr>
        <w:t xml:space="preserve">Пока не появится возможность внести изменения в конструкцию штоковой гайки, перепад давления для данного типа конструкции следует ограничить 150 </w:t>
      </w:r>
      <w:r>
        <w:rPr>
          <w:rFonts w:asciiTheme="minorHAnsi" w:hAnsiTheme="minorHAnsi"/>
          <w:sz w:val="14"/>
        </w:rPr>
        <w:t>psi</w:t>
      </w:r>
      <w:r w:rsidRPr="001E3AE7">
        <w:rPr>
          <w:rFonts w:asciiTheme="minorHAnsi" w:hAnsiTheme="minorHAnsi"/>
          <w:sz w:val="14"/>
          <w:lang w:val="ru-RU"/>
        </w:rPr>
        <w:t xml:space="preserve"> для жидкой среды и 125 </w:t>
      </w:r>
      <w:r>
        <w:rPr>
          <w:rFonts w:asciiTheme="minorHAnsi" w:hAnsiTheme="minorHAnsi"/>
          <w:sz w:val="14"/>
        </w:rPr>
        <w:t>psi</w:t>
      </w:r>
      <w:r w:rsidRPr="001E3AE7">
        <w:rPr>
          <w:rFonts w:asciiTheme="minorHAnsi" w:hAnsiTheme="minorHAnsi"/>
          <w:sz w:val="14"/>
          <w:lang w:val="ru-RU"/>
        </w:rPr>
        <w:t xml:space="preserve"> для среды мгновенного испарения, независимо от размеров.</w:t>
      </w:r>
    </w:p>
    <w:p w14:paraId="6BFFB072" w14:textId="77777777" w:rsidR="00BA168E" w:rsidRPr="00F7708B" w:rsidRDefault="00BA168E" w:rsidP="00BA168E">
      <w:pPr>
        <w:pStyle w:val="ListParagraph"/>
        <w:spacing w:after="0" w:line="240" w:lineRule="auto"/>
        <w:ind w:left="360"/>
        <w:rPr>
          <w:b/>
          <w:lang w:val="ru-RU"/>
        </w:rPr>
      </w:pPr>
    </w:p>
    <w:p w14:paraId="4B20F954" w14:textId="77777777" w:rsidR="00BA168E" w:rsidRPr="001E3AE7" w:rsidRDefault="00BA168E" w:rsidP="00194982">
      <w:pPr>
        <w:pStyle w:val="ListParagraph"/>
        <w:spacing w:after="0" w:line="240" w:lineRule="auto"/>
        <w:ind w:left="709"/>
        <w:rPr>
          <w:lang w:val="ru-RU"/>
        </w:rPr>
      </w:pPr>
      <w:r w:rsidRPr="001E3AE7">
        <w:rPr>
          <w:b/>
          <w:lang w:val="ru-RU"/>
        </w:rPr>
        <w:lastRenderedPageBreak/>
        <w:t xml:space="preserve">Рисунок </w:t>
      </w:r>
      <w:r>
        <w:rPr>
          <w:b/>
        </w:rPr>
        <w:t>D</w:t>
      </w:r>
      <w:r w:rsidRPr="001E3AE7">
        <w:rPr>
          <w:b/>
          <w:lang w:val="ru-RU"/>
        </w:rPr>
        <w:t xml:space="preserve">-3: </w:t>
      </w:r>
      <w:r w:rsidRPr="001E3AE7">
        <w:rPr>
          <w:lang w:val="ru-RU"/>
        </w:rPr>
        <w:t>Клапан диаметром 3 дюйма</w:t>
      </w:r>
    </w:p>
    <w:p w14:paraId="4B09E55B" w14:textId="39EB1CDF" w:rsidR="00BA168E" w:rsidRPr="001E3AE7" w:rsidRDefault="00673A21" w:rsidP="00BA168E">
      <w:pPr>
        <w:pStyle w:val="ListParagraph"/>
        <w:spacing w:line="240" w:lineRule="auto"/>
        <w:ind w:left="360"/>
        <w:rPr>
          <w:lang w:val="ru-RU"/>
        </w:rPr>
      </w:pPr>
      <w:r>
        <w:rPr>
          <w:noProof/>
        </w:rPr>
        <mc:AlternateContent>
          <mc:Choice Requires="wpg">
            <w:drawing>
              <wp:anchor distT="0" distB="0" distL="114300" distR="114300" simplePos="0" relativeHeight="251611136" behindDoc="1" locked="0" layoutInCell="1" allowOverlap="1" wp14:anchorId="01E7FA96" wp14:editId="127BFED0">
                <wp:simplePos x="0" y="0"/>
                <wp:positionH relativeFrom="column">
                  <wp:posOffset>-40640</wp:posOffset>
                </wp:positionH>
                <wp:positionV relativeFrom="paragraph">
                  <wp:posOffset>109220</wp:posOffset>
                </wp:positionV>
                <wp:extent cx="5993130" cy="6160135"/>
                <wp:effectExtent l="6985" t="13335" r="635" b="8255"/>
                <wp:wrapNone/>
                <wp:docPr id="798112667" name="Group 2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60135"/>
                          <a:chOff x="1376" y="1924"/>
                          <a:chExt cx="9438" cy="9701"/>
                        </a:xfrm>
                      </wpg:grpSpPr>
                      <wps:wsp>
                        <wps:cNvPr id="728850703" name="AutoShape 2657"/>
                        <wps:cNvCnPr>
                          <a:cxnSpLocks noChangeShapeType="1"/>
                        </wps:cNvCnPr>
                        <wps:spPr bwMode="auto">
                          <a:xfrm>
                            <a:off x="3776" y="6765"/>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054854" name="AutoShape 2658"/>
                        <wps:cNvCnPr>
                          <a:cxnSpLocks noChangeShapeType="1"/>
                        </wps:cNvCnPr>
                        <wps:spPr bwMode="auto">
                          <a:xfrm>
                            <a:off x="7061" y="6770"/>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5991478" name="AutoShape 2659"/>
                        <wps:cNvSpPr>
                          <a:spLocks noChangeArrowheads="1"/>
                        </wps:cNvSpPr>
                        <wps:spPr bwMode="auto">
                          <a:xfrm>
                            <a:off x="4399" y="3234"/>
                            <a:ext cx="2738" cy="1137"/>
                          </a:xfrm>
                          <a:prstGeom prst="flowChartDecision">
                            <a:avLst/>
                          </a:prstGeom>
                          <a:solidFill>
                            <a:srgbClr val="FFFFFF"/>
                          </a:solidFill>
                          <a:ln w="9525">
                            <a:solidFill>
                              <a:srgbClr val="000000"/>
                            </a:solidFill>
                            <a:miter lim="800000"/>
                            <a:headEnd/>
                            <a:tailEnd/>
                          </a:ln>
                        </wps:spPr>
                        <wps:txbx>
                          <w:txbxContent>
                            <w:p w14:paraId="1FF19782" w14:textId="77777777" w:rsidR="00BF7F3C" w:rsidRPr="00732EDF" w:rsidRDefault="00BF7F3C" w:rsidP="00BA168E">
                              <w:pPr>
                                <w:spacing w:before="0" w:line="240" w:lineRule="auto"/>
                                <w:ind w:left="0"/>
                                <w:jc w:val="center"/>
                                <w:rPr>
                                  <w:rFonts w:asciiTheme="minorHAnsi" w:hAnsiTheme="minorHAnsi"/>
                                  <w:sz w:val="10"/>
                                  <w:szCs w:val="14"/>
                                </w:rPr>
                              </w:pPr>
                              <w:r w:rsidRPr="00732EDF">
                                <w:rPr>
                                  <w:rFonts w:asciiTheme="minorHAnsi" w:hAnsiTheme="minorHAnsi"/>
                                  <w:sz w:val="10"/>
                                  <w:lang w:val="ru-RU"/>
                                </w:rPr>
                                <w:t xml:space="preserve">Соответствует ли конструкция штоковой гайки клапана примечанию </w:t>
                              </w:r>
                              <w:r w:rsidRPr="00732EDF">
                                <w:rPr>
                                  <w:rFonts w:asciiTheme="minorHAnsi" w:hAnsiTheme="minorHAnsi"/>
                                  <w:sz w:val="10"/>
                                </w:rPr>
                                <w:t>3?</w:t>
                              </w:r>
                            </w:p>
                          </w:txbxContent>
                        </wps:txbx>
                        <wps:bodyPr rot="0" vert="horz" wrap="square" lIns="91440" tIns="45720" rIns="91440" bIns="45720" anchor="t" anchorCtr="0" upright="1">
                          <a:noAutofit/>
                        </wps:bodyPr>
                      </wps:wsp>
                      <wps:wsp>
                        <wps:cNvPr id="780000193" name="Oval 2660"/>
                        <wps:cNvSpPr>
                          <a:spLocks noChangeArrowheads="1"/>
                        </wps:cNvSpPr>
                        <wps:spPr bwMode="auto">
                          <a:xfrm>
                            <a:off x="4931" y="1924"/>
                            <a:ext cx="1676" cy="946"/>
                          </a:xfrm>
                          <a:prstGeom prst="ellipse">
                            <a:avLst/>
                          </a:prstGeom>
                          <a:solidFill>
                            <a:srgbClr val="FFFFFF"/>
                          </a:solidFill>
                          <a:ln w="9525">
                            <a:solidFill>
                              <a:srgbClr val="000000"/>
                            </a:solidFill>
                            <a:round/>
                            <a:headEnd/>
                            <a:tailEnd/>
                          </a:ln>
                        </wps:spPr>
                        <wps:txbx>
                          <w:txbxContent>
                            <w:p w14:paraId="569D92A6" w14:textId="77777777" w:rsidR="00BF7F3C" w:rsidRPr="00D40D50" w:rsidRDefault="00BF7F3C" w:rsidP="00BA168E">
                              <w:pPr>
                                <w:spacing w:before="0" w:line="240" w:lineRule="auto"/>
                                <w:ind w:left="0"/>
                                <w:jc w:val="center"/>
                                <w:rPr>
                                  <w:rFonts w:ascii="Calibri" w:hAnsi="Calibri"/>
                                  <w:b/>
                                  <w:sz w:val="12"/>
                                  <w:szCs w:val="16"/>
                                </w:rPr>
                              </w:pPr>
                              <w:r w:rsidRPr="00D40D50">
                                <w:rPr>
                                  <w:rFonts w:ascii="Calibri" w:hAnsi="Calibri"/>
                                  <w:b/>
                                  <w:sz w:val="12"/>
                                </w:rPr>
                                <w:t xml:space="preserve">Регулирующий клапан диаметром 3 </w:t>
                              </w:r>
                              <w:r>
                                <w:rPr>
                                  <w:rFonts w:ascii="Calibri" w:hAnsi="Calibri"/>
                                  <w:b/>
                                  <w:sz w:val="12"/>
                                </w:rPr>
                                <w:t>дюйм</w:t>
                              </w:r>
                            </w:p>
                          </w:txbxContent>
                        </wps:txbx>
                        <wps:bodyPr rot="0" vert="horz" wrap="square" lIns="91440" tIns="45720" rIns="91440" bIns="45720" anchor="t" anchorCtr="0" upright="1">
                          <a:noAutofit/>
                        </wps:bodyPr>
                      </wps:wsp>
                      <wps:wsp>
                        <wps:cNvPr id="339462315" name="AutoShape 2661"/>
                        <wps:cNvCnPr>
                          <a:cxnSpLocks noChangeShapeType="1"/>
                        </wps:cNvCnPr>
                        <wps:spPr bwMode="auto">
                          <a:xfrm flipH="1">
                            <a:off x="5766" y="287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3448201" name="AutoShape 2662"/>
                        <wps:cNvSpPr>
                          <a:spLocks noChangeArrowheads="1"/>
                        </wps:cNvSpPr>
                        <wps:spPr bwMode="auto">
                          <a:xfrm>
                            <a:off x="7798" y="3281"/>
                            <a:ext cx="2809" cy="1090"/>
                          </a:xfrm>
                          <a:prstGeom prst="flowChartAlternateProcess">
                            <a:avLst/>
                          </a:prstGeom>
                          <a:solidFill>
                            <a:srgbClr val="FFFFFF"/>
                          </a:solidFill>
                          <a:ln w="9525">
                            <a:solidFill>
                              <a:srgbClr val="000000"/>
                            </a:solidFill>
                            <a:miter lim="800000"/>
                            <a:headEnd/>
                            <a:tailEnd/>
                          </a:ln>
                        </wps:spPr>
                        <wps:txbx>
                          <w:txbxContent>
                            <w:p w14:paraId="56ADC80F" w14:textId="77777777" w:rsidR="00BF7F3C" w:rsidRPr="00D40D50" w:rsidRDefault="00BF7F3C" w:rsidP="00BA168E">
                              <w:pPr>
                                <w:spacing w:before="0" w:line="240" w:lineRule="auto"/>
                                <w:ind w:left="0"/>
                                <w:jc w:val="center"/>
                                <w:rPr>
                                  <w:rFonts w:ascii="Calibri" w:hAnsi="Calibri"/>
                                  <w:sz w:val="12"/>
                                  <w:szCs w:val="14"/>
                                </w:rPr>
                              </w:pPr>
                              <w:r w:rsidRPr="00D40D50">
                                <w:rPr>
                                  <w:rFonts w:ascii="Calibri" w:hAnsi="Calibri"/>
                                  <w:sz w:val="12"/>
                                </w:rPr>
                                <w:t>ΔP</w:t>
                              </w:r>
                              <w:r w:rsidRPr="001E3AE7">
                                <w:rPr>
                                  <w:rFonts w:ascii="Calibri" w:hAnsi="Calibri"/>
                                  <w:sz w:val="12"/>
                                  <w:lang w:val="ru-RU"/>
                                </w:rPr>
                                <w:t xml:space="preserve"> клапана &lt;=150 </w:t>
                              </w:r>
                              <w:r w:rsidRPr="00D40D50">
                                <w:rPr>
                                  <w:rFonts w:ascii="Calibri" w:hAnsi="Calibri"/>
                                  <w:sz w:val="12"/>
                                </w:rPr>
                                <w:t>psi</w:t>
                              </w:r>
                              <w:r w:rsidRPr="001E3AE7">
                                <w:rPr>
                                  <w:rFonts w:ascii="Calibri" w:hAnsi="Calibri"/>
                                  <w:sz w:val="12"/>
                                  <w:lang w:val="ru-RU"/>
                                </w:rPr>
                                <w:t xml:space="preserve"> для жидкой и парообразной среды; &lt;=125 для среды многвенного испарения согласно примечанию </w:t>
                              </w:r>
                              <w:r w:rsidRPr="00D40D50">
                                <w:rPr>
                                  <w:rFonts w:ascii="Calibri" w:hAnsi="Calibri"/>
                                  <w:sz w:val="12"/>
                                </w:rPr>
                                <w:t>3. Необходимо дальнейнее согласование с изготовителем и техническим экспертом.</w:t>
                              </w:r>
                            </w:p>
                          </w:txbxContent>
                        </wps:txbx>
                        <wps:bodyPr rot="0" vert="horz" wrap="square" lIns="91440" tIns="45720" rIns="91440" bIns="45720" anchor="t" anchorCtr="0" upright="1">
                          <a:noAutofit/>
                        </wps:bodyPr>
                      </wps:wsp>
                      <wps:wsp>
                        <wps:cNvPr id="532600410" name="AutoShape 2663"/>
                        <wps:cNvCnPr>
                          <a:cxnSpLocks noChangeShapeType="1"/>
                        </wps:cNvCnPr>
                        <wps:spPr bwMode="auto">
                          <a:xfrm>
                            <a:off x="7120" y="3793"/>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7079573" name="AutoShape 2664"/>
                        <wps:cNvSpPr>
                          <a:spLocks noChangeArrowheads="1"/>
                        </wps:cNvSpPr>
                        <wps:spPr bwMode="auto">
                          <a:xfrm>
                            <a:off x="4767" y="4808"/>
                            <a:ext cx="2010" cy="570"/>
                          </a:xfrm>
                          <a:prstGeom prst="roundRect">
                            <a:avLst>
                              <a:gd name="adj" fmla="val 16667"/>
                            </a:avLst>
                          </a:prstGeom>
                          <a:solidFill>
                            <a:srgbClr val="FFFFFF"/>
                          </a:solidFill>
                          <a:ln w="9525">
                            <a:solidFill>
                              <a:srgbClr val="000000"/>
                            </a:solidFill>
                            <a:round/>
                            <a:headEnd/>
                            <a:tailEnd/>
                          </a:ln>
                        </wps:spPr>
                        <wps:txbx>
                          <w:txbxContent>
                            <w:p w14:paraId="4315E684"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 xml:space="preserve">Рабочая среда клапана </w:t>
                              </w:r>
                            </w:p>
                            <w:p w14:paraId="3A3937BC"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(параметры технологической среды клапана)</w:t>
                              </w:r>
                            </w:p>
                          </w:txbxContent>
                        </wps:txbx>
                        <wps:bodyPr rot="0" vert="horz" wrap="square" lIns="91440" tIns="45720" rIns="91440" bIns="45720" anchor="t" anchorCtr="0" upright="1">
                          <a:noAutofit/>
                        </wps:bodyPr>
                      </wps:wsp>
                      <wps:wsp>
                        <wps:cNvPr id="616327596" name="AutoShape 2665"/>
                        <wps:cNvCnPr>
                          <a:cxnSpLocks noChangeShapeType="1"/>
                        </wps:cNvCnPr>
                        <wps:spPr bwMode="auto">
                          <a:xfrm>
                            <a:off x="5766" y="435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888913" name="AutoShape 2666"/>
                        <wps:cNvCnPr>
                          <a:cxnSpLocks noChangeShapeType="1"/>
                        </wps:cNvCnPr>
                        <wps:spPr bwMode="auto">
                          <a:xfrm>
                            <a:off x="6775" y="5110"/>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1935577" name="AutoShape 2667"/>
                        <wps:cNvCnPr>
                          <a:cxnSpLocks noChangeShapeType="1"/>
                        </wps:cNvCnPr>
                        <wps:spPr bwMode="auto">
                          <a:xfrm>
                            <a:off x="9076" y="5093"/>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3321981" name="AutoShape 2668"/>
                        <wps:cNvCnPr>
                          <a:cxnSpLocks noChangeShapeType="1"/>
                        </wps:cNvCnPr>
                        <wps:spPr bwMode="auto">
                          <a:xfrm>
                            <a:off x="5769" y="5361"/>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7280186" name="AutoShape 2669"/>
                        <wps:cNvCnPr>
                          <a:cxnSpLocks noChangeShapeType="1"/>
                        </wps:cNvCnPr>
                        <wps:spPr bwMode="auto">
                          <a:xfrm flipH="1">
                            <a:off x="2482" y="5114"/>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5919598" name="AutoShape 2670"/>
                        <wps:cNvCnPr>
                          <a:cxnSpLocks noChangeShapeType="1"/>
                        </wps:cNvCnPr>
                        <wps:spPr bwMode="auto">
                          <a:xfrm flipH="1">
                            <a:off x="2472" y="5114"/>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2406950" name="AutoShape 2671"/>
                        <wps:cNvSpPr>
                          <a:spLocks noChangeArrowheads="1"/>
                        </wps:cNvSpPr>
                        <wps:spPr bwMode="auto">
                          <a:xfrm>
                            <a:off x="1537" y="6207"/>
                            <a:ext cx="1882" cy="1137"/>
                          </a:xfrm>
                          <a:prstGeom prst="flowChartDecision">
                            <a:avLst/>
                          </a:prstGeom>
                          <a:solidFill>
                            <a:srgbClr val="FFFFFF"/>
                          </a:solidFill>
                          <a:ln w="9525">
                            <a:solidFill>
                              <a:srgbClr val="000000"/>
                            </a:solidFill>
                            <a:miter lim="800000"/>
                            <a:headEnd/>
                            <a:tailEnd/>
                          </a:ln>
                        </wps:spPr>
                        <wps:txbx>
                          <w:txbxContent>
                            <w:p w14:paraId="0DA0CAAD"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 xml:space="preserve">ΔP </w:t>
                              </w:r>
                            </w:p>
                            <w:p w14:paraId="6C8BF80E"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 xml:space="preserve">&lt; или = </w:t>
                              </w:r>
                            </w:p>
                            <w:p w14:paraId="50B82D8B"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200 psi</w:t>
                              </w:r>
                            </w:p>
                            <w:p w14:paraId="44B7FC19" w14:textId="77777777" w:rsidR="00BF7F3C" w:rsidRPr="00732EDF" w:rsidRDefault="00BF7F3C" w:rsidP="00BA168E">
                              <w:pPr>
                                <w:rPr>
                                  <w:rFonts w:asciiTheme="minorHAnsi" w:hAnsiTheme="minorHAnsi"/>
                                  <w:sz w:val="12"/>
                                  <w:szCs w:val="12"/>
                                </w:rPr>
                              </w:pPr>
                            </w:p>
                          </w:txbxContent>
                        </wps:txbx>
                        <wps:bodyPr rot="0" vert="horz" wrap="square" lIns="91440" tIns="45720" rIns="91440" bIns="45720" anchor="t" anchorCtr="0" upright="1">
                          <a:noAutofit/>
                        </wps:bodyPr>
                      </wps:wsp>
                      <wps:wsp>
                        <wps:cNvPr id="867141737" name="AutoShape 2672"/>
                        <wps:cNvSpPr>
                          <a:spLocks noChangeArrowheads="1"/>
                        </wps:cNvSpPr>
                        <wps:spPr bwMode="auto">
                          <a:xfrm>
                            <a:off x="4904" y="9014"/>
                            <a:ext cx="3358" cy="1492"/>
                          </a:xfrm>
                          <a:prstGeom prst="flowChartDecision">
                            <a:avLst/>
                          </a:prstGeom>
                          <a:solidFill>
                            <a:srgbClr val="FFFFFF"/>
                          </a:solidFill>
                          <a:ln w="9525">
                            <a:solidFill>
                              <a:srgbClr val="000000"/>
                            </a:solidFill>
                            <a:miter lim="800000"/>
                            <a:headEnd/>
                            <a:tailEnd/>
                          </a:ln>
                        </wps:spPr>
                        <wps:txbx>
                          <w:txbxContent>
                            <w:p w14:paraId="31A4C1CD" w14:textId="77777777" w:rsidR="00BF7F3C" w:rsidRPr="0042023D" w:rsidRDefault="00BF7F3C" w:rsidP="00BA168E">
                              <w:pPr>
                                <w:spacing w:before="0" w:line="240" w:lineRule="auto"/>
                                <w:ind w:left="-142" w:right="-27"/>
                                <w:jc w:val="center"/>
                                <w:rPr>
                                  <w:rFonts w:asciiTheme="minorHAnsi" w:hAnsiTheme="minorHAnsi"/>
                                  <w:sz w:val="13"/>
                                  <w:szCs w:val="13"/>
                                  <w:lang w:val="ru-RU"/>
                                </w:rPr>
                              </w:pPr>
                              <w:r w:rsidRPr="0042023D">
                                <w:rPr>
                                  <w:rFonts w:asciiTheme="minorHAnsi" w:hAnsiTheme="minorHAnsi"/>
                                  <w:sz w:val="13"/>
                                  <w:szCs w:val="13"/>
                                  <w:lang w:val="ru-RU"/>
                                </w:rPr>
                                <w:t>Проверка конструкции диска. У этого клапана диск, направляемый в одной точке?</w:t>
                              </w:r>
                            </w:p>
                            <w:p w14:paraId="18AB91DE" w14:textId="77777777" w:rsidR="00BF7F3C" w:rsidRPr="0042023D" w:rsidRDefault="00BF7F3C" w:rsidP="00BA168E">
                              <w:pPr>
                                <w:spacing w:before="0" w:line="240" w:lineRule="auto"/>
                                <w:ind w:left="-142" w:right="-27"/>
                                <w:jc w:val="center"/>
                                <w:rPr>
                                  <w:rFonts w:asciiTheme="minorHAnsi" w:hAnsiTheme="minorHAnsi"/>
                                  <w:sz w:val="13"/>
                                  <w:szCs w:val="13"/>
                                </w:rPr>
                              </w:pPr>
                              <w:r w:rsidRPr="0042023D">
                                <w:rPr>
                                  <w:rFonts w:asciiTheme="minorHAnsi" w:hAnsiTheme="minorHAnsi"/>
                                  <w:sz w:val="13"/>
                                  <w:szCs w:val="13"/>
                                  <w:lang w:val="ru-RU"/>
                                </w:rPr>
                                <w:t xml:space="preserve"> </w:t>
                              </w:r>
                              <w:r w:rsidRPr="0042023D">
                                <w:rPr>
                                  <w:rFonts w:asciiTheme="minorHAnsi" w:hAnsiTheme="minorHAnsi"/>
                                  <w:sz w:val="13"/>
                                  <w:szCs w:val="13"/>
                                </w:rPr>
                                <w:t>См. прим. 2</w:t>
                              </w:r>
                            </w:p>
                          </w:txbxContent>
                        </wps:txbx>
                        <wps:bodyPr rot="0" vert="horz" wrap="square" lIns="91440" tIns="45720" rIns="91440" bIns="45720" anchor="t" anchorCtr="0" upright="1">
                          <a:noAutofit/>
                        </wps:bodyPr>
                      </wps:wsp>
                      <wps:wsp>
                        <wps:cNvPr id="371958090" name="Oval 2673"/>
                        <wps:cNvSpPr>
                          <a:spLocks noChangeArrowheads="1"/>
                        </wps:cNvSpPr>
                        <wps:spPr bwMode="auto">
                          <a:xfrm>
                            <a:off x="8790" y="9166"/>
                            <a:ext cx="1837" cy="1115"/>
                          </a:xfrm>
                          <a:prstGeom prst="ellipse">
                            <a:avLst/>
                          </a:prstGeom>
                          <a:solidFill>
                            <a:srgbClr val="FFFFFF"/>
                          </a:solidFill>
                          <a:ln w="9525">
                            <a:solidFill>
                              <a:srgbClr val="000000"/>
                            </a:solidFill>
                            <a:round/>
                            <a:headEnd/>
                            <a:tailEnd/>
                          </a:ln>
                        </wps:spPr>
                        <wps:txbx>
                          <w:txbxContent>
                            <w:p w14:paraId="07A6B3A9" w14:textId="77777777" w:rsidR="00BF7F3C" w:rsidRPr="001E3AE7" w:rsidRDefault="00BF7F3C" w:rsidP="00BA168E">
                              <w:pPr>
                                <w:spacing w:before="0" w:line="240" w:lineRule="auto"/>
                                <w:ind w:left="0"/>
                                <w:jc w:val="center"/>
                                <w:rPr>
                                  <w:rFonts w:ascii="Calibri" w:hAnsi="Calibri"/>
                                  <w:sz w:val="10"/>
                                  <w:szCs w:val="14"/>
                                  <w:lang w:val="ru-RU"/>
                                </w:rPr>
                              </w:pPr>
                              <w:r w:rsidRPr="001E3AE7">
                                <w:rPr>
                                  <w:rFonts w:ascii="Calibri" w:hAnsi="Calibri"/>
                                  <w:sz w:val="10"/>
                                  <w:lang w:val="ru-RU"/>
                                </w:rPr>
                                <w:t xml:space="preserve">Классифицируется как диск, направляемый в одной точке (все значения могут быть увеличены на 50 </w:t>
                              </w:r>
                              <w:r w:rsidRPr="00D40D50">
                                <w:rPr>
                                  <w:rFonts w:ascii="Calibri" w:hAnsi="Calibri"/>
                                  <w:sz w:val="10"/>
                                </w:rPr>
                                <w:t>psi</w:t>
                              </w:r>
                              <w:r w:rsidRPr="001E3AE7">
                                <w:rPr>
                                  <w:rFonts w:ascii="Calibri" w:hAnsi="Calibri"/>
                                  <w:sz w:val="10"/>
                                  <w:lang w:val="ru-RU"/>
                                </w:rPr>
                                <w:t>)</w:t>
                              </w:r>
                            </w:p>
                          </w:txbxContent>
                        </wps:txbx>
                        <wps:bodyPr rot="0" vert="horz" wrap="square" lIns="91440" tIns="45720" rIns="91440" bIns="45720" anchor="t" anchorCtr="0" upright="1">
                          <a:noAutofit/>
                        </wps:bodyPr>
                      </wps:wsp>
                      <wps:wsp>
                        <wps:cNvPr id="86567901" name="Rectangle 2674"/>
                        <wps:cNvSpPr>
                          <a:spLocks noChangeArrowheads="1"/>
                        </wps:cNvSpPr>
                        <wps:spPr bwMode="auto">
                          <a:xfrm>
                            <a:off x="4655" y="10783"/>
                            <a:ext cx="3865" cy="842"/>
                          </a:xfrm>
                          <a:prstGeom prst="rect">
                            <a:avLst/>
                          </a:prstGeom>
                          <a:solidFill>
                            <a:srgbClr val="FFFFFF"/>
                          </a:solidFill>
                          <a:ln w="9525">
                            <a:solidFill>
                              <a:srgbClr val="000000"/>
                            </a:solidFill>
                            <a:miter lim="800000"/>
                            <a:headEnd/>
                            <a:tailEnd/>
                          </a:ln>
                        </wps:spPr>
                        <wps:txbx>
                          <w:txbxContent>
                            <w:p w14:paraId="3D1CFEF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1C6F4BD7"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74BD2A5B"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wps:txbx>
                        <wps:bodyPr rot="0" vert="horz" wrap="square" lIns="91440" tIns="45720" rIns="91440" bIns="45720" anchor="t" anchorCtr="0" upright="1">
                          <a:noAutofit/>
                        </wps:bodyPr>
                      </wps:wsp>
                      <wps:wsp>
                        <wps:cNvPr id="1591341694" name="AutoShape 2675"/>
                        <wps:cNvCnPr>
                          <a:cxnSpLocks noChangeShapeType="1"/>
                        </wps:cNvCnPr>
                        <wps:spPr bwMode="auto">
                          <a:xfrm>
                            <a:off x="3419" y="6779"/>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3136070" name="AutoShape 2676"/>
                        <wps:cNvCnPr>
                          <a:cxnSpLocks noChangeShapeType="1"/>
                        </wps:cNvCnPr>
                        <wps:spPr bwMode="auto">
                          <a:xfrm>
                            <a:off x="6685" y="6773"/>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0199648" name="AutoShape 2677"/>
                        <wps:cNvCnPr>
                          <a:cxnSpLocks noChangeShapeType="1"/>
                        </wps:cNvCnPr>
                        <wps:spPr bwMode="auto">
                          <a:xfrm>
                            <a:off x="10020" y="6753"/>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1438340" name="AutoShape 2678"/>
                        <wps:cNvCnPr>
                          <a:cxnSpLocks noChangeShapeType="1"/>
                        </wps:cNvCnPr>
                        <wps:spPr bwMode="auto">
                          <a:xfrm>
                            <a:off x="10377" y="6752"/>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7567940" name="AutoShape 2679"/>
                        <wps:cNvCnPr>
                          <a:cxnSpLocks noChangeShapeType="1"/>
                        </wps:cNvCnPr>
                        <wps:spPr bwMode="auto">
                          <a:xfrm>
                            <a:off x="3774" y="8641"/>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4989383" name="AutoShape 2680"/>
                        <wps:cNvCnPr>
                          <a:cxnSpLocks noChangeShapeType="1"/>
                        </wps:cNvCnPr>
                        <wps:spPr bwMode="auto">
                          <a:xfrm flipH="1" flipV="1">
                            <a:off x="6610" y="8641"/>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2033853" name="AutoShape 2681"/>
                        <wps:cNvCnPr>
                          <a:cxnSpLocks noChangeShapeType="1"/>
                        </wps:cNvCnPr>
                        <wps:spPr bwMode="auto">
                          <a:xfrm>
                            <a:off x="6592" y="10506"/>
                            <a:ext cx="0" cy="27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6223069" name="AutoShape 2682"/>
                        <wps:cNvCnPr>
                          <a:cxnSpLocks noChangeShapeType="1"/>
                        </wps:cNvCnPr>
                        <wps:spPr bwMode="auto">
                          <a:xfrm>
                            <a:off x="8268" y="9756"/>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36216" name="AutoShape 2683"/>
                        <wps:cNvCnPr>
                          <a:cxnSpLocks noChangeShapeType="1"/>
                        </wps:cNvCnPr>
                        <wps:spPr bwMode="auto">
                          <a:xfrm>
                            <a:off x="5762" y="7330"/>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5720805" name="AutoShape 2684"/>
                        <wps:cNvCnPr>
                          <a:cxnSpLocks noChangeShapeType="1"/>
                        </wps:cNvCnPr>
                        <wps:spPr bwMode="auto">
                          <a:xfrm>
                            <a:off x="2472" y="7344"/>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0047823" name="AutoShape 2685"/>
                        <wps:cNvCnPr>
                          <a:cxnSpLocks noChangeShapeType="1"/>
                        </wps:cNvCnPr>
                        <wps:spPr bwMode="auto">
                          <a:xfrm>
                            <a:off x="6592" y="862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0031600" name="Text Box 2686"/>
                        <wps:cNvSpPr txBox="1">
                          <a:spLocks noChangeArrowheads="1"/>
                        </wps:cNvSpPr>
                        <wps:spPr bwMode="auto">
                          <a:xfrm>
                            <a:off x="6704" y="3234"/>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2BF45"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403549714" name="Text Box 2687"/>
                        <wps:cNvSpPr txBox="1">
                          <a:spLocks noChangeArrowheads="1"/>
                        </wps:cNvSpPr>
                        <wps:spPr bwMode="auto">
                          <a:xfrm>
                            <a:off x="5114" y="4139"/>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9E91F"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829884138" name="Text Box 2688"/>
                        <wps:cNvSpPr txBox="1">
                          <a:spLocks noChangeArrowheads="1"/>
                        </wps:cNvSpPr>
                        <wps:spPr bwMode="auto">
                          <a:xfrm>
                            <a:off x="3363" y="4856"/>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3B7A6"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4A992C87"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714E0CFC"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1999683484" name="Text Box 2689"/>
                        <wps:cNvSpPr txBox="1">
                          <a:spLocks noChangeArrowheads="1"/>
                        </wps:cNvSpPr>
                        <wps:spPr bwMode="auto">
                          <a:xfrm>
                            <a:off x="6741" y="4842"/>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72628"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60AF9536"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4AFC19CD"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470738771" name="Text Box 2690"/>
                        <wps:cNvSpPr txBox="1">
                          <a:spLocks noChangeArrowheads="1"/>
                        </wps:cNvSpPr>
                        <wps:spPr bwMode="auto">
                          <a:xfrm>
                            <a:off x="4766" y="5451"/>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EF506"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312AB3C2"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wps:txbx>
                        <wps:bodyPr rot="0" vert="horz" wrap="square" lIns="91440" tIns="45720" rIns="91440" bIns="45720" anchor="t" anchorCtr="0" upright="1">
                          <a:noAutofit/>
                        </wps:bodyPr>
                      </wps:wsp>
                      <wps:wsp>
                        <wps:cNvPr id="2045189543" name="Text Box 2691"/>
                        <wps:cNvSpPr txBox="1">
                          <a:spLocks noChangeArrowheads="1"/>
                        </wps:cNvSpPr>
                        <wps:spPr bwMode="auto">
                          <a:xfrm>
                            <a:off x="9753"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2942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420793106" name="Text Box 2692"/>
                        <wps:cNvSpPr txBox="1">
                          <a:spLocks noChangeArrowheads="1"/>
                        </wps:cNvSpPr>
                        <wps:spPr bwMode="auto">
                          <a:xfrm>
                            <a:off x="6343" y="61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FFE7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2014517841" name="Text Box 2693"/>
                        <wps:cNvSpPr txBox="1">
                          <a:spLocks noChangeArrowheads="1"/>
                        </wps:cNvSpPr>
                        <wps:spPr bwMode="auto">
                          <a:xfrm>
                            <a:off x="3157"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41678"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054087763" name="AutoShape 2694"/>
                        <wps:cNvSpPr>
                          <a:spLocks noChangeArrowheads="1"/>
                        </wps:cNvSpPr>
                        <wps:spPr bwMode="auto">
                          <a:xfrm>
                            <a:off x="1376" y="7753"/>
                            <a:ext cx="2183" cy="676"/>
                          </a:xfrm>
                          <a:prstGeom prst="flowChartAlternateProcess">
                            <a:avLst/>
                          </a:prstGeom>
                          <a:solidFill>
                            <a:srgbClr val="FFFFFF"/>
                          </a:solidFill>
                          <a:ln w="9525">
                            <a:solidFill>
                              <a:srgbClr val="000000"/>
                            </a:solidFill>
                            <a:miter lim="800000"/>
                            <a:headEnd/>
                            <a:tailEnd/>
                          </a:ln>
                        </wps:spPr>
                        <wps:txbx>
                          <w:txbxContent>
                            <w:p w14:paraId="3892E83F"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В пределах общих правил.</w:t>
                              </w:r>
                            </w:p>
                            <w:p w14:paraId="76E47C3F"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Дальнейшая оценка не требуются.</w:t>
                              </w:r>
                            </w:p>
                            <w:p w14:paraId="367F620A" w14:textId="77777777" w:rsidR="00BF7F3C" w:rsidRPr="00732EDF" w:rsidRDefault="00BF7F3C" w:rsidP="00BA168E">
                              <w:pPr>
                                <w:spacing w:before="0" w:line="240" w:lineRule="auto"/>
                                <w:ind w:left="0"/>
                                <w:rPr>
                                  <w:rFonts w:asciiTheme="minorHAnsi" w:hAnsiTheme="minorHAnsi"/>
                                  <w:sz w:val="12"/>
                                  <w:szCs w:val="12"/>
                                  <w:lang w:val="ru-RU"/>
                                </w:rPr>
                              </w:pPr>
                            </w:p>
                          </w:txbxContent>
                        </wps:txbx>
                        <wps:bodyPr rot="0" vert="horz" wrap="square" lIns="91440" tIns="45720" rIns="91440" bIns="45720" anchor="t" anchorCtr="0" upright="1">
                          <a:noAutofit/>
                        </wps:bodyPr>
                      </wps:wsp>
                      <wps:wsp>
                        <wps:cNvPr id="732099405" name="Text Box 2695"/>
                        <wps:cNvSpPr txBox="1">
                          <a:spLocks noChangeArrowheads="1"/>
                        </wps:cNvSpPr>
                        <wps:spPr bwMode="auto">
                          <a:xfrm>
                            <a:off x="8319"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B2C26"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035196173" name="Text Box 2696"/>
                        <wps:cNvSpPr txBox="1">
                          <a:spLocks noChangeArrowheads="1"/>
                        </wps:cNvSpPr>
                        <wps:spPr bwMode="auto">
                          <a:xfrm>
                            <a:off x="5037"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69BAC"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653224620" name="Text Box 2697"/>
                        <wps:cNvSpPr txBox="1">
                          <a:spLocks noChangeArrowheads="1"/>
                        </wps:cNvSpPr>
                        <wps:spPr bwMode="auto">
                          <a:xfrm>
                            <a:off x="1747" y="710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57D9E"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687280311" name="Text Box 2698"/>
                        <wps:cNvSpPr txBox="1">
                          <a:spLocks noChangeArrowheads="1"/>
                        </wps:cNvSpPr>
                        <wps:spPr bwMode="auto">
                          <a:xfrm>
                            <a:off x="7982" y="9116"/>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88E9C"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809827519" name="Text Box 2699"/>
                        <wps:cNvSpPr txBox="1">
                          <a:spLocks noChangeArrowheads="1"/>
                        </wps:cNvSpPr>
                        <wps:spPr bwMode="auto">
                          <a:xfrm>
                            <a:off x="6685" y="10156"/>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266DF"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187654601" name="AutoShape 2700"/>
                        <wps:cNvSpPr>
                          <a:spLocks noChangeArrowheads="1"/>
                        </wps:cNvSpPr>
                        <wps:spPr bwMode="auto">
                          <a:xfrm>
                            <a:off x="4822" y="6193"/>
                            <a:ext cx="1882" cy="1137"/>
                          </a:xfrm>
                          <a:prstGeom prst="flowChartDecision">
                            <a:avLst/>
                          </a:prstGeom>
                          <a:solidFill>
                            <a:srgbClr val="FFFFFF"/>
                          </a:solidFill>
                          <a:ln w="9525">
                            <a:solidFill>
                              <a:srgbClr val="000000"/>
                            </a:solidFill>
                            <a:miter lim="800000"/>
                            <a:headEnd/>
                            <a:tailEnd/>
                          </a:ln>
                        </wps:spPr>
                        <wps:txbx>
                          <w:txbxContent>
                            <w:p w14:paraId="693B909F" w14:textId="77777777" w:rsidR="00BF7F3C" w:rsidRPr="00732EDF" w:rsidRDefault="00BF7F3C" w:rsidP="00732EDF">
                              <w:pPr>
                                <w:spacing w:before="0" w:line="240" w:lineRule="auto"/>
                                <w:ind w:left="0"/>
                                <w:jc w:val="center"/>
                                <w:rPr>
                                  <w:rFonts w:asciiTheme="minorHAnsi" w:hAnsiTheme="minorHAnsi"/>
                                  <w:sz w:val="10"/>
                                  <w:szCs w:val="10"/>
                                </w:rPr>
                              </w:pPr>
                              <w:r w:rsidRPr="00732EDF">
                                <w:rPr>
                                  <w:rFonts w:asciiTheme="minorHAnsi" w:hAnsiTheme="minorHAnsi"/>
                                  <w:sz w:val="10"/>
                                  <w:szCs w:val="18"/>
                                </w:rPr>
                                <w:t xml:space="preserve">ΔP </w:t>
                              </w:r>
                            </w:p>
                            <w:p w14:paraId="2D2825FD" w14:textId="77777777" w:rsidR="00BF7F3C" w:rsidRPr="00732EDF" w:rsidRDefault="00BF7F3C" w:rsidP="00732EDF">
                              <w:pPr>
                                <w:spacing w:before="0" w:line="240" w:lineRule="auto"/>
                                <w:ind w:left="0"/>
                                <w:jc w:val="center"/>
                                <w:rPr>
                                  <w:rFonts w:asciiTheme="minorHAnsi" w:hAnsiTheme="minorHAnsi"/>
                                  <w:sz w:val="10"/>
                                  <w:szCs w:val="10"/>
                                </w:rPr>
                              </w:pPr>
                              <w:r w:rsidRPr="00732EDF">
                                <w:rPr>
                                  <w:rFonts w:asciiTheme="minorHAnsi" w:hAnsiTheme="minorHAnsi"/>
                                  <w:sz w:val="10"/>
                                  <w:szCs w:val="18"/>
                                </w:rPr>
                                <w:t xml:space="preserve">&lt; или = </w:t>
                              </w:r>
                            </w:p>
                            <w:p w14:paraId="784628E8" w14:textId="77777777" w:rsidR="00BF7F3C" w:rsidRPr="00732EDF" w:rsidRDefault="00BF7F3C" w:rsidP="00732EDF">
                              <w:pPr>
                                <w:spacing w:before="0" w:line="240" w:lineRule="auto"/>
                                <w:ind w:left="0"/>
                                <w:jc w:val="center"/>
                                <w:rPr>
                                  <w:rFonts w:asciiTheme="minorHAnsi" w:hAnsiTheme="minorHAnsi"/>
                                  <w:sz w:val="10"/>
                                  <w:szCs w:val="10"/>
                                </w:rPr>
                              </w:pPr>
                              <w:r w:rsidRPr="00732EDF">
                                <w:rPr>
                                  <w:rFonts w:asciiTheme="minorHAnsi" w:hAnsiTheme="minorHAnsi"/>
                                  <w:sz w:val="10"/>
                                  <w:szCs w:val="18"/>
                                </w:rPr>
                                <w:t>225 psi</w:t>
                              </w:r>
                            </w:p>
                            <w:p w14:paraId="369C4FDB" w14:textId="77777777" w:rsidR="00BF7F3C" w:rsidRPr="00732EDF" w:rsidRDefault="00BF7F3C" w:rsidP="00732EDF">
                              <w:pPr>
                                <w:spacing w:before="0"/>
                                <w:rPr>
                                  <w:rFonts w:asciiTheme="minorHAnsi" w:hAnsiTheme="minorHAnsi"/>
                                  <w:sz w:val="10"/>
                                  <w:szCs w:val="10"/>
                                </w:rPr>
                              </w:pPr>
                            </w:p>
                          </w:txbxContent>
                        </wps:txbx>
                        <wps:bodyPr rot="0" vert="horz" wrap="square" lIns="91440" tIns="45720" rIns="91440" bIns="45720" anchor="t" anchorCtr="0" upright="1">
                          <a:noAutofit/>
                        </wps:bodyPr>
                      </wps:wsp>
                      <wps:wsp>
                        <wps:cNvPr id="443093889" name="AutoShape 2701"/>
                        <wps:cNvSpPr>
                          <a:spLocks noChangeArrowheads="1"/>
                        </wps:cNvSpPr>
                        <wps:spPr bwMode="auto">
                          <a:xfrm>
                            <a:off x="8138" y="6193"/>
                            <a:ext cx="1882" cy="1137"/>
                          </a:xfrm>
                          <a:prstGeom prst="flowChartDecision">
                            <a:avLst/>
                          </a:prstGeom>
                          <a:solidFill>
                            <a:srgbClr val="FFFFFF"/>
                          </a:solidFill>
                          <a:ln w="9525">
                            <a:solidFill>
                              <a:srgbClr val="000000"/>
                            </a:solidFill>
                            <a:miter lim="800000"/>
                            <a:headEnd/>
                            <a:tailEnd/>
                          </a:ln>
                        </wps:spPr>
                        <wps:txbx>
                          <w:txbxContent>
                            <w:p w14:paraId="79E8C34F"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 xml:space="preserve">ΔP </w:t>
                              </w:r>
                            </w:p>
                            <w:p w14:paraId="7199B325"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 xml:space="preserve">&lt; или = </w:t>
                              </w:r>
                            </w:p>
                            <w:p w14:paraId="307A7F9D"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275 psi</w:t>
                              </w:r>
                            </w:p>
                            <w:p w14:paraId="667E7689" w14:textId="77777777" w:rsidR="00BF7F3C" w:rsidRPr="00732EDF" w:rsidRDefault="00BF7F3C" w:rsidP="00BA168E">
                              <w:pPr>
                                <w:rPr>
                                  <w:rFonts w:asciiTheme="minorHAnsi" w:hAnsiTheme="minorHAnsi"/>
                                  <w:sz w:val="12"/>
                                  <w:szCs w:val="12"/>
                                </w:rPr>
                              </w:pPr>
                            </w:p>
                          </w:txbxContent>
                        </wps:txbx>
                        <wps:bodyPr rot="0" vert="horz" wrap="square" lIns="91440" tIns="45720" rIns="91440" bIns="45720" anchor="t" anchorCtr="0" upright="1">
                          <a:noAutofit/>
                        </wps:bodyPr>
                      </wps:wsp>
                      <wps:wsp>
                        <wps:cNvPr id="221689935" name="AutoShape 2702"/>
                        <wps:cNvSpPr>
                          <a:spLocks noChangeArrowheads="1"/>
                        </wps:cNvSpPr>
                        <wps:spPr bwMode="auto">
                          <a:xfrm>
                            <a:off x="4668" y="7770"/>
                            <a:ext cx="2183" cy="676"/>
                          </a:xfrm>
                          <a:prstGeom prst="flowChartAlternateProcess">
                            <a:avLst/>
                          </a:prstGeom>
                          <a:solidFill>
                            <a:srgbClr val="FFFFFF"/>
                          </a:solidFill>
                          <a:ln w="9525">
                            <a:solidFill>
                              <a:srgbClr val="000000"/>
                            </a:solidFill>
                            <a:miter lim="800000"/>
                            <a:headEnd/>
                            <a:tailEnd/>
                          </a:ln>
                        </wps:spPr>
                        <wps:txbx>
                          <w:txbxContent>
                            <w:p w14:paraId="4DB0D736"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В пределах общих правил.</w:t>
                              </w:r>
                            </w:p>
                            <w:p w14:paraId="143D0AE3"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Дальнейшая оценка не требуются.</w:t>
                              </w:r>
                            </w:p>
                            <w:p w14:paraId="04D758E5" w14:textId="77777777" w:rsidR="00BF7F3C" w:rsidRPr="00732EDF" w:rsidRDefault="00BF7F3C" w:rsidP="00BA168E">
                              <w:pPr>
                                <w:spacing w:before="0" w:line="240" w:lineRule="auto"/>
                                <w:ind w:left="0"/>
                                <w:rPr>
                                  <w:rFonts w:asciiTheme="minorHAnsi" w:hAnsiTheme="minorHAnsi"/>
                                  <w:sz w:val="12"/>
                                  <w:szCs w:val="12"/>
                                  <w:lang w:val="ru-RU"/>
                                </w:rPr>
                              </w:pPr>
                            </w:p>
                          </w:txbxContent>
                        </wps:txbx>
                        <wps:bodyPr rot="0" vert="horz" wrap="square" lIns="91440" tIns="45720" rIns="91440" bIns="45720" anchor="t" anchorCtr="0" upright="1">
                          <a:noAutofit/>
                        </wps:bodyPr>
                      </wps:wsp>
                      <wps:wsp>
                        <wps:cNvPr id="770914661" name="AutoShape 2703"/>
                        <wps:cNvSpPr>
                          <a:spLocks noChangeArrowheads="1"/>
                        </wps:cNvSpPr>
                        <wps:spPr bwMode="auto">
                          <a:xfrm>
                            <a:off x="7991" y="7787"/>
                            <a:ext cx="2183" cy="676"/>
                          </a:xfrm>
                          <a:prstGeom prst="flowChartAlternateProcess">
                            <a:avLst/>
                          </a:prstGeom>
                          <a:solidFill>
                            <a:srgbClr val="FFFFFF"/>
                          </a:solidFill>
                          <a:ln w="9525">
                            <a:solidFill>
                              <a:srgbClr val="000000"/>
                            </a:solidFill>
                            <a:miter lim="800000"/>
                            <a:headEnd/>
                            <a:tailEnd/>
                          </a:ln>
                        </wps:spPr>
                        <wps:txbx>
                          <w:txbxContent>
                            <w:p w14:paraId="68464DA0"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В пределах общих правил.</w:t>
                              </w:r>
                            </w:p>
                            <w:p w14:paraId="6C1CE277"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Дальнейшая оценка не требуются.</w:t>
                              </w:r>
                            </w:p>
                            <w:p w14:paraId="2B28EC4A" w14:textId="77777777" w:rsidR="00BF7F3C" w:rsidRPr="00732EDF" w:rsidRDefault="00BF7F3C" w:rsidP="00BA168E">
                              <w:pPr>
                                <w:spacing w:before="0" w:line="240" w:lineRule="auto"/>
                                <w:ind w:left="0"/>
                                <w:rPr>
                                  <w:rFonts w:asciiTheme="minorHAnsi" w:hAnsiTheme="minorHAnsi"/>
                                  <w:sz w:val="12"/>
                                  <w:szCs w:val="12"/>
                                  <w:lang w:val="ru-RU"/>
                                </w:rPr>
                              </w:pPr>
                            </w:p>
                          </w:txbxContent>
                        </wps:txbx>
                        <wps:bodyPr rot="0" vert="horz" wrap="square" lIns="91440" tIns="45720" rIns="91440" bIns="45720" anchor="t" anchorCtr="0" upright="1">
                          <a:noAutofit/>
                        </wps:bodyPr>
                      </wps:wsp>
                      <wps:wsp>
                        <wps:cNvPr id="102729359" name="AutoShape 2704"/>
                        <wps:cNvCnPr>
                          <a:cxnSpLocks noChangeShapeType="1"/>
                        </wps:cNvCnPr>
                        <wps:spPr bwMode="auto">
                          <a:xfrm>
                            <a:off x="9073" y="7345"/>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E7FA96" id="Group 2656" o:spid="_x0000_s1149" style="position:absolute;left:0;text-align:left;margin-left:-3.2pt;margin-top:8.6pt;width:471.9pt;height:485.05pt;z-index:-251705344" coordorigin="1376,1924" coordsize="9438,9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">
                <v:shape id="AutoShape 2657" o:spid="_x0000_s1150" type="#_x0000_t32" style="position:absolute;left:3776;top:6765;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">
                  <v:stroke endarrow="block"/>
                </v:shape>
                <v:shape id="AutoShape 2658" o:spid="_x0000_s1151" type="#_x0000_t32" style="position:absolute;left:7061;top:6770;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">
                  <v:stroke endarrow="block"/>
                </v:shape>
                <v:shape id="AutoShape 2659" o:spid="_x0000_s1152" type="#_x0000_t110" style="position:absolute;left:4399;top:3234;width:27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">
                  <v:textbox>
                    <w:txbxContent>
                      <w:p w14:paraId="1FF19782" w14:textId="77777777" w:rsidR="00BF7F3C" w:rsidRPr="00732EDF" w:rsidRDefault="00BF7F3C" w:rsidP="00BA168E">
                        <w:pPr>
                          <w:spacing w:before="0" w:line="240" w:lineRule="auto"/>
                          <w:ind w:left="0"/>
                          <w:jc w:val="center"/>
                          <w:rPr>
                            <w:rFonts w:asciiTheme="minorHAnsi" w:hAnsiTheme="minorHAnsi"/>
                            <w:sz w:val="10"/>
                            <w:szCs w:val="14"/>
                          </w:rPr>
                        </w:pPr>
                        <w:r w:rsidRPr="00732EDF">
                          <w:rPr>
                            <w:rFonts w:asciiTheme="minorHAnsi" w:hAnsiTheme="minorHAnsi"/>
                            <w:sz w:val="10"/>
                            <w:lang w:val="ru-RU"/>
                          </w:rPr>
                          <w:t xml:space="preserve">Соответствует ли конструкция штоковой гайки клапана примечанию </w:t>
                        </w:r>
                        <w:r w:rsidRPr="00732EDF">
                          <w:rPr>
                            <w:rFonts w:asciiTheme="minorHAnsi" w:hAnsiTheme="minorHAnsi"/>
                            <w:sz w:val="10"/>
                          </w:rPr>
                          <w:t>3?</w:t>
                        </w:r>
                      </w:p>
                    </w:txbxContent>
                  </v:textbox>
                </v:shape>
                <v:oval id="Oval 2660" o:spid="_x0000_s1153" style="position:absolute;left:4931;top:1924;width:167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">
                  <v:textbox>
                    <w:txbxContent>
                      <w:p w14:paraId="569D92A6" w14:textId="77777777" w:rsidR="00BF7F3C" w:rsidRPr="00D40D50" w:rsidRDefault="00BF7F3C" w:rsidP="00BA168E">
                        <w:pPr>
                          <w:spacing w:before="0" w:line="240" w:lineRule="auto"/>
                          <w:ind w:left="0"/>
                          <w:jc w:val="center"/>
                          <w:rPr>
                            <w:rFonts w:ascii="Calibri" w:hAnsi="Calibri"/>
                            <w:b/>
                            <w:sz w:val="12"/>
                            <w:szCs w:val="16"/>
                          </w:rPr>
                        </w:pPr>
                        <w:r w:rsidRPr="00D40D50">
                          <w:rPr>
                            <w:rFonts w:ascii="Calibri" w:hAnsi="Calibri"/>
                            <w:b/>
                            <w:sz w:val="12"/>
                          </w:rPr>
                          <w:t xml:space="preserve">Регулирующий клапан диаметром 3 </w:t>
                        </w:r>
                        <w:r>
                          <w:rPr>
                            <w:rFonts w:ascii="Calibri" w:hAnsi="Calibri"/>
                            <w:b/>
                            <w:sz w:val="12"/>
                          </w:rPr>
                          <w:t>дюйм</w:t>
                        </w:r>
                      </w:p>
                    </w:txbxContent>
                  </v:textbox>
                </v:oval>
                <v:shape id="AutoShape 2661" o:spid="_x0000_s1154" type="#_x0000_t32" style="position:absolute;left:5766;top:2870;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">
                  <v:stroke endarrow="block"/>
                </v:shape>
                <v:shape id="AutoShape 2662" o:spid="_x0000_s1155" type="#_x0000_t176" style="position:absolute;left:7798;top:3281;width:280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">
                  <v:textbox>
                    <w:txbxContent>
                      <w:p w14:paraId="56ADC80F" w14:textId="77777777" w:rsidR="00BF7F3C" w:rsidRPr="00D40D50" w:rsidRDefault="00BF7F3C" w:rsidP="00BA168E">
                        <w:pPr>
                          <w:spacing w:before="0" w:line="240" w:lineRule="auto"/>
                          <w:ind w:left="0"/>
                          <w:jc w:val="center"/>
                          <w:rPr>
                            <w:rFonts w:ascii="Calibri" w:hAnsi="Calibri"/>
                            <w:sz w:val="12"/>
                            <w:szCs w:val="14"/>
                          </w:rPr>
                        </w:pPr>
                        <w:r w:rsidRPr="00D40D50">
                          <w:rPr>
                            <w:rFonts w:ascii="Calibri" w:hAnsi="Calibri"/>
                            <w:sz w:val="12"/>
                          </w:rPr>
                          <w:t>ΔP</w:t>
                        </w:r>
                        <w:r w:rsidRPr="001E3AE7">
                          <w:rPr>
                            <w:rFonts w:ascii="Calibri" w:hAnsi="Calibri"/>
                            <w:sz w:val="12"/>
                            <w:lang w:val="ru-RU"/>
                          </w:rPr>
                          <w:t xml:space="preserve"> клапана &lt;=150 </w:t>
                        </w:r>
                        <w:r w:rsidRPr="00D40D50">
                          <w:rPr>
                            <w:rFonts w:ascii="Calibri" w:hAnsi="Calibri"/>
                            <w:sz w:val="12"/>
                          </w:rPr>
                          <w:t>psi</w:t>
                        </w:r>
                        <w:r w:rsidRPr="001E3AE7">
                          <w:rPr>
                            <w:rFonts w:ascii="Calibri" w:hAnsi="Calibri"/>
                            <w:sz w:val="12"/>
                            <w:lang w:val="ru-RU"/>
                          </w:rPr>
                          <w:t xml:space="preserve"> для жидкой и парообразной среды; &lt;=125 для среды многвенного испарения согласно примечанию </w:t>
                        </w:r>
                        <w:r w:rsidRPr="00D40D50">
                          <w:rPr>
                            <w:rFonts w:ascii="Calibri" w:hAnsi="Calibri"/>
                            <w:sz w:val="12"/>
                          </w:rPr>
                          <w:t>3. Необходимо дальнейнее согласование с изготовителем и техническим экспертом.</w:t>
                        </w:r>
                      </w:p>
                    </w:txbxContent>
                  </v:textbox>
                </v:shape>
                <v:shape id="AutoShape 2663" o:spid="_x0000_s1156" type="#_x0000_t32" style="position:absolute;left:7120;top:3793;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">
                  <v:stroke endarrow="block"/>
                </v:shape>
                <v:roundrect id="AutoShape 2664" o:spid="_x0000_s1157" style="position:absolute;left:4767;top:4808;width:201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">
                  <v:textbox>
                    <w:txbxContent>
                      <w:p w14:paraId="4315E684"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 xml:space="preserve">Рабочая среда клапана </w:t>
                        </w:r>
                      </w:p>
                      <w:p w14:paraId="3A3937BC"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(параметры технологической среды клапана)</w:t>
                        </w:r>
                      </w:p>
                    </w:txbxContent>
                  </v:textbox>
                </v:roundrect>
                <v:shape id="AutoShape 2665" o:spid="_x0000_s1158" type="#_x0000_t32" style="position:absolute;left:5766;top:435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">
                  <v:stroke endarrow="block"/>
                </v:shape>
                <v:shape id="AutoShape 2666" o:spid="_x0000_s1159" type="#_x0000_t32" style="position:absolute;left:6775;top:5110;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">
                  <v:stroke endarrow="block"/>
                </v:shape>
                <v:shape id="AutoShape 2667" o:spid="_x0000_s1160" type="#_x0000_t32" style="position:absolute;left:9076;top:5093;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">
                  <v:stroke endarrow="block"/>
                </v:shape>
                <v:shape id="AutoShape 2668" o:spid="_x0000_s1161" type="#_x0000_t32" style="position:absolute;left:5769;top:5361;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">
                  <v:stroke endarrow="block"/>
                </v:shape>
                <v:shape id="AutoShape 2669" o:spid="_x0000_s1162" type="#_x0000_t32" style="position:absolute;left:2482;top:5114;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">
                  <v:stroke endarrow="block"/>
                </v:shape>
                <v:shape id="AutoShape 2670" o:spid="_x0000_s1163" type="#_x0000_t32" style="position:absolute;left:2472;top:5114;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">
                  <v:stroke endarrow="block"/>
                </v:shape>
                <v:shape id="AutoShape 2671" o:spid="_x0000_s1164" type="#_x0000_t110" style="position:absolute;left:1537;top:6207;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">
                  <v:textbox>
                    <w:txbxContent>
                      <w:p w14:paraId="0DA0CAAD"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 xml:space="preserve">ΔP </w:t>
                        </w:r>
                      </w:p>
                      <w:p w14:paraId="6C8BF80E"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 xml:space="preserve">&lt; или = </w:t>
                        </w:r>
                      </w:p>
                      <w:p w14:paraId="50B82D8B"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200 psi</w:t>
                        </w:r>
                      </w:p>
                      <w:p w14:paraId="44B7FC19" w14:textId="77777777" w:rsidR="00BF7F3C" w:rsidRPr="00732EDF" w:rsidRDefault="00BF7F3C" w:rsidP="00BA168E">
                        <w:pPr>
                          <w:rPr>
                            <w:rFonts w:asciiTheme="minorHAnsi" w:hAnsiTheme="minorHAnsi"/>
                            <w:sz w:val="12"/>
                            <w:szCs w:val="12"/>
                          </w:rPr>
                        </w:pPr>
                      </w:p>
                    </w:txbxContent>
                  </v:textbox>
                </v:shape>
                <v:shape id="AutoShape 2672" o:spid="_x0000_s1165" type="#_x0000_t110" style="position:absolute;left:4904;top:9014;width:335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">
                  <v:textbox>
                    <w:txbxContent>
                      <w:p w14:paraId="31A4C1CD" w14:textId="77777777" w:rsidR="00BF7F3C" w:rsidRPr="0042023D" w:rsidRDefault="00BF7F3C" w:rsidP="00BA168E">
                        <w:pPr>
                          <w:spacing w:before="0" w:line="240" w:lineRule="auto"/>
                          <w:ind w:left="-142" w:right="-27"/>
                          <w:jc w:val="center"/>
                          <w:rPr>
                            <w:rFonts w:asciiTheme="minorHAnsi" w:hAnsiTheme="minorHAnsi"/>
                            <w:sz w:val="13"/>
                            <w:szCs w:val="13"/>
                            <w:lang w:val="ru-RU"/>
                          </w:rPr>
                        </w:pPr>
                        <w:r w:rsidRPr="0042023D">
                          <w:rPr>
                            <w:rFonts w:asciiTheme="minorHAnsi" w:hAnsiTheme="minorHAnsi"/>
                            <w:sz w:val="13"/>
                            <w:szCs w:val="13"/>
                            <w:lang w:val="ru-RU"/>
                          </w:rPr>
                          <w:t>Проверка конструкции диска. У этого клапана диск, направляемый в одной точке?</w:t>
                        </w:r>
                      </w:p>
                      <w:p w14:paraId="18AB91DE" w14:textId="77777777" w:rsidR="00BF7F3C" w:rsidRPr="0042023D" w:rsidRDefault="00BF7F3C" w:rsidP="00BA168E">
                        <w:pPr>
                          <w:spacing w:before="0" w:line="240" w:lineRule="auto"/>
                          <w:ind w:left="-142" w:right="-27"/>
                          <w:jc w:val="center"/>
                          <w:rPr>
                            <w:rFonts w:asciiTheme="minorHAnsi" w:hAnsiTheme="minorHAnsi"/>
                            <w:sz w:val="13"/>
                            <w:szCs w:val="13"/>
                          </w:rPr>
                        </w:pPr>
                        <w:r w:rsidRPr="0042023D">
                          <w:rPr>
                            <w:rFonts w:asciiTheme="minorHAnsi" w:hAnsiTheme="minorHAnsi"/>
                            <w:sz w:val="13"/>
                            <w:szCs w:val="13"/>
                            <w:lang w:val="ru-RU"/>
                          </w:rPr>
                          <w:t xml:space="preserve"> </w:t>
                        </w:r>
                        <w:r w:rsidRPr="0042023D">
                          <w:rPr>
                            <w:rFonts w:asciiTheme="minorHAnsi" w:hAnsiTheme="minorHAnsi"/>
                            <w:sz w:val="13"/>
                            <w:szCs w:val="13"/>
                          </w:rPr>
                          <w:t>См. прим. 2</w:t>
                        </w:r>
                      </w:p>
                    </w:txbxContent>
                  </v:textbox>
                </v:shape>
                <v:oval id="Oval 2673" o:spid="_x0000_s1166" style="position:absolute;left:8790;top:9166;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">
                  <v:textbox>
                    <w:txbxContent>
                      <w:p w14:paraId="07A6B3A9" w14:textId="77777777" w:rsidR="00BF7F3C" w:rsidRPr="001E3AE7" w:rsidRDefault="00BF7F3C" w:rsidP="00BA168E">
                        <w:pPr>
                          <w:spacing w:before="0" w:line="240" w:lineRule="auto"/>
                          <w:ind w:left="0"/>
                          <w:jc w:val="center"/>
                          <w:rPr>
                            <w:rFonts w:ascii="Calibri" w:hAnsi="Calibri"/>
                            <w:sz w:val="10"/>
                            <w:szCs w:val="14"/>
                            <w:lang w:val="ru-RU"/>
                          </w:rPr>
                        </w:pPr>
                        <w:r w:rsidRPr="001E3AE7">
                          <w:rPr>
                            <w:rFonts w:ascii="Calibri" w:hAnsi="Calibri"/>
                            <w:sz w:val="10"/>
                            <w:lang w:val="ru-RU"/>
                          </w:rPr>
                          <w:t xml:space="preserve">Классифицируется как диск, направляемый в одной точке (все значения могут быть увеличены на 50 </w:t>
                        </w:r>
                        <w:r w:rsidRPr="00D40D50">
                          <w:rPr>
                            <w:rFonts w:ascii="Calibri" w:hAnsi="Calibri"/>
                            <w:sz w:val="10"/>
                          </w:rPr>
                          <w:t>psi</w:t>
                        </w:r>
                        <w:r w:rsidRPr="001E3AE7">
                          <w:rPr>
                            <w:rFonts w:ascii="Calibri" w:hAnsi="Calibri"/>
                            <w:sz w:val="10"/>
                            <w:lang w:val="ru-RU"/>
                          </w:rPr>
                          <w:t>)</w:t>
                        </w:r>
                      </w:p>
                    </w:txbxContent>
                  </v:textbox>
                </v:oval>
                <v:rect id="Rectangle 2674" o:spid="_x0000_s1167" style="position:absolute;left:4655;top:10783;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">
                  <v:textbox>
                    <w:txbxContent>
                      <w:p w14:paraId="3D1CFEF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1C6F4BD7"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74BD2A5B"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v:textbox>
                </v:rect>
                <v:shape id="AutoShape 2675" o:spid="_x0000_s1168" type="#_x0000_t32" style="position:absolute;left:3419;top:6779;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">
                  <v:stroke endarrow="block"/>
                </v:shape>
                <v:shape id="AutoShape 2676" o:spid="_x0000_s1169" type="#_x0000_t32" style="position:absolute;left:6685;top:6773;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">
                  <v:stroke endarrow="block"/>
                </v:shape>
                <v:shape id="AutoShape 2677" o:spid="_x0000_s1170" type="#_x0000_t32" style="position:absolute;left:10020;top:6753;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">
                  <v:stroke endarrow="block"/>
                </v:shape>
                <v:shape id="AutoShape 2678" o:spid="_x0000_s1171" type="#_x0000_t32" style="position:absolute;left:10377;top:6752;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">
                  <v:stroke endarrow="block"/>
                </v:shape>
                <v:shape id="AutoShape 2679" o:spid="_x0000_s1172" type="#_x0000_t32" style="position:absolute;left:3774;top:8641;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">
                  <v:stroke endarrow="block"/>
                </v:shape>
                <v:shape id="AutoShape 2680" o:spid="_x0000_s1173" type="#_x0000_t32" style="position:absolute;left:6610;top:8641;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">
                  <v:stroke endarrow="block"/>
                </v:shape>
                <v:shape id="AutoShape 2681" o:spid="_x0000_s1174" type="#_x0000_t32" style="position:absolute;left:6592;top:10506;width:0;height: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">
                  <v:stroke endarrow="block"/>
                </v:shape>
                <v:shape id="AutoShape 2682" o:spid="_x0000_s1175" type="#_x0000_t32" style="position:absolute;left:8268;top:9756;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">
                  <v:stroke endarrow="block"/>
                </v:shape>
                <v:shape id="AutoShape 2683" o:spid="_x0000_s1176" type="#_x0000_t32" style="position:absolute;left:5762;top:7330;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">
                  <v:stroke endarrow="block"/>
                </v:shape>
                <v:shape id="AutoShape 2684" o:spid="_x0000_s1177" type="#_x0000_t32" style="position:absolute;left:2472;top:7344;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">
                  <v:stroke endarrow="block"/>
                </v:shape>
                <v:shape id="AutoShape 2685" o:spid="_x0000_s1178" type="#_x0000_t32" style="position:absolute;left:6592;top:862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">
                  <v:stroke endarrow="block"/>
                </v:shape>
                <v:shape id="Text Box 2686" o:spid="_x0000_s1179" type="#_x0000_t202" style="position:absolute;left:6704;top:3234;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" filled="f" stroked="f">
                  <v:textbox>
                    <w:txbxContent>
                      <w:p w14:paraId="0A22BF45"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687" o:spid="_x0000_s1180" type="#_x0000_t202" style="position:absolute;left:5114;top:4139;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" filled="f" stroked="f">
                  <v:textbox>
                    <w:txbxContent>
                      <w:p w14:paraId="7A69E91F"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88" o:spid="_x0000_s1181" type="#_x0000_t202" style="position:absolute;left:3363;top:4856;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" filled="f" stroked="f">
                  <v:textbox>
                    <w:txbxContent>
                      <w:p w14:paraId="35B3B7A6"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4A992C87"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714E0CFC" w14:textId="77777777" w:rsidR="00BF7F3C" w:rsidRPr="00BC5688" w:rsidRDefault="00BF7F3C" w:rsidP="00BA168E">
                        <w:pPr>
                          <w:spacing w:before="0"/>
                          <w:ind w:left="0"/>
                          <w:rPr>
                            <w:rFonts w:asciiTheme="minorHAnsi" w:hAnsiTheme="minorHAnsi"/>
                            <w:sz w:val="14"/>
                            <w:szCs w:val="14"/>
                          </w:rPr>
                        </w:pPr>
                      </w:p>
                    </w:txbxContent>
                  </v:textbox>
                </v:shape>
                <v:shape id="Text Box 2689" o:spid="_x0000_s1182" type="#_x0000_t202" style="position:absolute;left:6741;top:4842;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" filled="f" stroked="f">
                  <v:textbox>
                    <w:txbxContent>
                      <w:p w14:paraId="0AE72628"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60AF9536"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4AFC19CD" w14:textId="77777777" w:rsidR="00BF7F3C" w:rsidRPr="00BC5688" w:rsidRDefault="00BF7F3C" w:rsidP="00BA168E">
                        <w:pPr>
                          <w:spacing w:before="0"/>
                          <w:ind w:left="0"/>
                          <w:rPr>
                            <w:rFonts w:asciiTheme="minorHAnsi" w:hAnsiTheme="minorHAnsi"/>
                            <w:sz w:val="14"/>
                            <w:szCs w:val="14"/>
                          </w:rPr>
                        </w:pPr>
                      </w:p>
                    </w:txbxContent>
                  </v:textbox>
                </v:shape>
                <v:shape id="Text Box 2690" o:spid="_x0000_s1183" type="#_x0000_t202" style="position:absolute;left:4766;top:5451;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" filled="f" stroked="f">
                  <v:textbox>
                    <w:txbxContent>
                      <w:p w14:paraId="149EF506"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312AB3C2"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v:textbox>
                </v:shape>
                <v:shape id="Text Box 2691" o:spid="_x0000_s1184" type="#_x0000_t202" style="position:absolute;left:9753;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" filled="f" stroked="f">
                  <v:textbox>
                    <w:txbxContent>
                      <w:p w14:paraId="5DF2942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692" o:spid="_x0000_s1185" type="#_x0000_t202" style="position:absolute;left:6343;top:61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" filled="f" stroked="f">
                  <v:textbox>
                    <w:txbxContent>
                      <w:p w14:paraId="7DCFFE7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693" o:spid="_x0000_s1186" type="#_x0000_t202" style="position:absolute;left:3157;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" filled="f" stroked="f">
                  <v:textbox>
                    <w:txbxContent>
                      <w:p w14:paraId="60141678"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694" o:spid="_x0000_s1187" type="#_x0000_t176" style="position:absolute;left:1376;top:7753;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">
                  <v:textbox>
                    <w:txbxContent>
                      <w:p w14:paraId="3892E83F"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В пределах общих правил.</w:t>
                        </w:r>
                      </w:p>
                      <w:p w14:paraId="76E47C3F"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Дальнейшая оценка не требуются.</w:t>
                        </w:r>
                      </w:p>
                      <w:p w14:paraId="367F620A" w14:textId="77777777" w:rsidR="00BF7F3C" w:rsidRPr="00732EDF" w:rsidRDefault="00BF7F3C" w:rsidP="00BA168E">
                        <w:pPr>
                          <w:spacing w:before="0" w:line="240" w:lineRule="auto"/>
                          <w:ind w:left="0"/>
                          <w:rPr>
                            <w:rFonts w:asciiTheme="minorHAnsi" w:hAnsiTheme="minorHAnsi"/>
                            <w:sz w:val="12"/>
                            <w:szCs w:val="12"/>
                            <w:lang w:val="ru-RU"/>
                          </w:rPr>
                        </w:pPr>
                      </w:p>
                    </w:txbxContent>
                  </v:textbox>
                </v:shape>
                <v:shape id="Text Box 2695" o:spid="_x0000_s1188" type="#_x0000_t202" style="position:absolute;left:8319;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" filled="f" stroked="f">
                  <v:textbox>
                    <w:txbxContent>
                      <w:p w14:paraId="052B2C26"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96" o:spid="_x0000_s1189" type="#_x0000_t202" style="position:absolute;left:5037;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" filled="f" stroked="f">
                  <v:textbox>
                    <w:txbxContent>
                      <w:p w14:paraId="6DE69BAC"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97" o:spid="_x0000_s1190" type="#_x0000_t202" style="position:absolute;left:1747;top:710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" filled="f" stroked="f">
                  <v:textbox>
                    <w:txbxContent>
                      <w:p w14:paraId="65657D9E"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98" o:spid="_x0000_s1191" type="#_x0000_t202" style="position:absolute;left:7982;top:9116;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" filled="f" stroked="f">
                  <v:textbox>
                    <w:txbxContent>
                      <w:p w14:paraId="35288E9C"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699" o:spid="_x0000_s1192" type="#_x0000_t202" style="position:absolute;left:6685;top:10156;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" filled="f" stroked="f">
                  <v:textbox>
                    <w:txbxContent>
                      <w:p w14:paraId="784266DF"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700" o:spid="_x0000_s1193" type="#_x0000_t110" style="position:absolute;left:4822;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">
                  <v:textbox>
                    <w:txbxContent>
                      <w:p w14:paraId="693B909F" w14:textId="77777777" w:rsidR="00BF7F3C" w:rsidRPr="00732EDF" w:rsidRDefault="00BF7F3C" w:rsidP="00732EDF">
                        <w:pPr>
                          <w:spacing w:before="0" w:line="240" w:lineRule="auto"/>
                          <w:ind w:left="0"/>
                          <w:jc w:val="center"/>
                          <w:rPr>
                            <w:rFonts w:asciiTheme="minorHAnsi" w:hAnsiTheme="minorHAnsi"/>
                            <w:sz w:val="10"/>
                            <w:szCs w:val="10"/>
                          </w:rPr>
                        </w:pPr>
                        <w:r w:rsidRPr="00732EDF">
                          <w:rPr>
                            <w:rFonts w:asciiTheme="minorHAnsi" w:hAnsiTheme="minorHAnsi"/>
                            <w:sz w:val="10"/>
                            <w:szCs w:val="18"/>
                          </w:rPr>
                          <w:t xml:space="preserve">ΔP </w:t>
                        </w:r>
                      </w:p>
                      <w:p w14:paraId="2D2825FD" w14:textId="77777777" w:rsidR="00BF7F3C" w:rsidRPr="00732EDF" w:rsidRDefault="00BF7F3C" w:rsidP="00732EDF">
                        <w:pPr>
                          <w:spacing w:before="0" w:line="240" w:lineRule="auto"/>
                          <w:ind w:left="0"/>
                          <w:jc w:val="center"/>
                          <w:rPr>
                            <w:rFonts w:asciiTheme="minorHAnsi" w:hAnsiTheme="minorHAnsi"/>
                            <w:sz w:val="10"/>
                            <w:szCs w:val="10"/>
                          </w:rPr>
                        </w:pPr>
                        <w:r w:rsidRPr="00732EDF">
                          <w:rPr>
                            <w:rFonts w:asciiTheme="minorHAnsi" w:hAnsiTheme="minorHAnsi"/>
                            <w:sz w:val="10"/>
                            <w:szCs w:val="18"/>
                          </w:rPr>
                          <w:t xml:space="preserve">&lt; или = </w:t>
                        </w:r>
                      </w:p>
                      <w:p w14:paraId="784628E8" w14:textId="77777777" w:rsidR="00BF7F3C" w:rsidRPr="00732EDF" w:rsidRDefault="00BF7F3C" w:rsidP="00732EDF">
                        <w:pPr>
                          <w:spacing w:before="0" w:line="240" w:lineRule="auto"/>
                          <w:ind w:left="0"/>
                          <w:jc w:val="center"/>
                          <w:rPr>
                            <w:rFonts w:asciiTheme="minorHAnsi" w:hAnsiTheme="minorHAnsi"/>
                            <w:sz w:val="10"/>
                            <w:szCs w:val="10"/>
                          </w:rPr>
                        </w:pPr>
                        <w:r w:rsidRPr="00732EDF">
                          <w:rPr>
                            <w:rFonts w:asciiTheme="minorHAnsi" w:hAnsiTheme="minorHAnsi"/>
                            <w:sz w:val="10"/>
                            <w:szCs w:val="18"/>
                          </w:rPr>
                          <w:t>225 psi</w:t>
                        </w:r>
                      </w:p>
                      <w:p w14:paraId="369C4FDB" w14:textId="77777777" w:rsidR="00BF7F3C" w:rsidRPr="00732EDF" w:rsidRDefault="00BF7F3C" w:rsidP="00732EDF">
                        <w:pPr>
                          <w:spacing w:before="0"/>
                          <w:rPr>
                            <w:rFonts w:asciiTheme="minorHAnsi" w:hAnsiTheme="minorHAnsi"/>
                            <w:sz w:val="10"/>
                            <w:szCs w:val="10"/>
                          </w:rPr>
                        </w:pPr>
                      </w:p>
                    </w:txbxContent>
                  </v:textbox>
                </v:shape>
                <v:shape id="AutoShape 2701" o:spid="_x0000_s1194" type="#_x0000_t110" style="position:absolute;left:8138;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">
                  <v:textbox>
                    <w:txbxContent>
                      <w:p w14:paraId="79E8C34F"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 xml:space="preserve">ΔP </w:t>
                        </w:r>
                      </w:p>
                      <w:p w14:paraId="7199B325"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 xml:space="preserve">&lt; или = </w:t>
                        </w:r>
                      </w:p>
                      <w:p w14:paraId="307A7F9D" w14:textId="77777777" w:rsidR="00BF7F3C" w:rsidRPr="00732EDF" w:rsidRDefault="00BF7F3C" w:rsidP="00BA168E">
                        <w:pPr>
                          <w:spacing w:before="0" w:line="240" w:lineRule="auto"/>
                          <w:ind w:left="0"/>
                          <w:jc w:val="center"/>
                          <w:rPr>
                            <w:rFonts w:asciiTheme="minorHAnsi" w:hAnsiTheme="minorHAnsi"/>
                            <w:sz w:val="12"/>
                            <w:szCs w:val="12"/>
                          </w:rPr>
                        </w:pPr>
                        <w:r w:rsidRPr="00732EDF">
                          <w:rPr>
                            <w:rFonts w:asciiTheme="minorHAnsi" w:hAnsiTheme="minorHAnsi"/>
                            <w:sz w:val="12"/>
                            <w:szCs w:val="20"/>
                          </w:rPr>
                          <w:t>275 psi</w:t>
                        </w:r>
                      </w:p>
                      <w:p w14:paraId="667E7689" w14:textId="77777777" w:rsidR="00BF7F3C" w:rsidRPr="00732EDF" w:rsidRDefault="00BF7F3C" w:rsidP="00BA168E">
                        <w:pPr>
                          <w:rPr>
                            <w:rFonts w:asciiTheme="minorHAnsi" w:hAnsiTheme="minorHAnsi"/>
                            <w:sz w:val="12"/>
                            <w:szCs w:val="12"/>
                          </w:rPr>
                        </w:pPr>
                      </w:p>
                    </w:txbxContent>
                  </v:textbox>
                </v:shape>
                <v:shape id="AutoShape 2702" o:spid="_x0000_s1195" type="#_x0000_t176" style="position:absolute;left:4668;top:7770;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">
                  <v:textbox>
                    <w:txbxContent>
                      <w:p w14:paraId="4DB0D736"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В пределах общих правил.</w:t>
                        </w:r>
                      </w:p>
                      <w:p w14:paraId="143D0AE3"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Дальнейшая оценка не требуются.</w:t>
                        </w:r>
                      </w:p>
                      <w:p w14:paraId="04D758E5" w14:textId="77777777" w:rsidR="00BF7F3C" w:rsidRPr="00732EDF" w:rsidRDefault="00BF7F3C" w:rsidP="00BA168E">
                        <w:pPr>
                          <w:spacing w:before="0" w:line="240" w:lineRule="auto"/>
                          <w:ind w:left="0"/>
                          <w:rPr>
                            <w:rFonts w:asciiTheme="minorHAnsi" w:hAnsiTheme="minorHAnsi"/>
                            <w:sz w:val="12"/>
                            <w:szCs w:val="12"/>
                            <w:lang w:val="ru-RU"/>
                          </w:rPr>
                        </w:pPr>
                      </w:p>
                    </w:txbxContent>
                  </v:textbox>
                </v:shape>
                <v:shape id="AutoShape 2703" o:spid="_x0000_s1196" type="#_x0000_t176" style="position:absolute;left:7991;top:7787;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">
                  <v:textbox>
                    <w:txbxContent>
                      <w:p w14:paraId="68464DA0"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В пределах общих правил.</w:t>
                        </w:r>
                      </w:p>
                      <w:p w14:paraId="6C1CE277" w14:textId="77777777" w:rsidR="00BF7F3C" w:rsidRPr="00732EDF" w:rsidRDefault="00BF7F3C" w:rsidP="00BA168E">
                        <w:pPr>
                          <w:spacing w:before="0" w:line="240" w:lineRule="auto"/>
                          <w:ind w:left="0"/>
                          <w:jc w:val="center"/>
                          <w:rPr>
                            <w:rFonts w:asciiTheme="minorHAnsi" w:hAnsiTheme="minorHAnsi"/>
                            <w:sz w:val="12"/>
                            <w:szCs w:val="12"/>
                            <w:lang w:val="ru-RU"/>
                          </w:rPr>
                        </w:pPr>
                        <w:r w:rsidRPr="00732EDF">
                          <w:rPr>
                            <w:rFonts w:asciiTheme="minorHAnsi" w:hAnsiTheme="minorHAnsi"/>
                            <w:sz w:val="12"/>
                            <w:szCs w:val="20"/>
                            <w:lang w:val="ru-RU"/>
                          </w:rPr>
                          <w:t>Дальнейшая оценка не требуются.</w:t>
                        </w:r>
                      </w:p>
                      <w:p w14:paraId="2B28EC4A" w14:textId="77777777" w:rsidR="00BF7F3C" w:rsidRPr="00732EDF" w:rsidRDefault="00BF7F3C" w:rsidP="00BA168E">
                        <w:pPr>
                          <w:spacing w:before="0" w:line="240" w:lineRule="auto"/>
                          <w:ind w:left="0"/>
                          <w:rPr>
                            <w:rFonts w:asciiTheme="minorHAnsi" w:hAnsiTheme="minorHAnsi"/>
                            <w:sz w:val="12"/>
                            <w:szCs w:val="12"/>
                            <w:lang w:val="ru-RU"/>
                          </w:rPr>
                        </w:pPr>
                      </w:p>
                    </w:txbxContent>
                  </v:textbox>
                </v:shape>
                <v:shape id="AutoShape 2704" o:spid="_x0000_s1197" type="#_x0000_t32" style="position:absolute;left:9073;top:7345;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">
                  <v:stroke endarrow="block"/>
                </v:shape>
              </v:group>
            </w:pict>
          </mc:Fallback>
        </mc:AlternateContent>
      </w:r>
    </w:p>
    <w:p w14:paraId="55B0A5BB" w14:textId="77777777" w:rsidR="00BA168E" w:rsidRPr="001E3AE7" w:rsidRDefault="00BA168E" w:rsidP="00BA168E">
      <w:pPr>
        <w:pStyle w:val="ListParagraph"/>
        <w:spacing w:line="240" w:lineRule="auto"/>
        <w:ind w:left="360"/>
        <w:rPr>
          <w:lang w:val="ru-RU"/>
        </w:rPr>
      </w:pPr>
    </w:p>
    <w:p w14:paraId="74D2D052" w14:textId="77777777" w:rsidR="00BA168E" w:rsidRPr="001E3AE7" w:rsidRDefault="00BA168E" w:rsidP="00BA168E">
      <w:pPr>
        <w:pStyle w:val="ListParagraph"/>
        <w:spacing w:line="240" w:lineRule="auto"/>
        <w:ind w:left="360"/>
        <w:rPr>
          <w:lang w:val="ru-RU"/>
        </w:rPr>
      </w:pPr>
    </w:p>
    <w:p w14:paraId="568ECE60" w14:textId="77777777" w:rsidR="00BA168E" w:rsidRPr="001E3AE7" w:rsidRDefault="00BA168E" w:rsidP="00BA168E">
      <w:pPr>
        <w:pStyle w:val="ListParagraph"/>
        <w:spacing w:line="240" w:lineRule="auto"/>
        <w:ind w:left="360"/>
        <w:rPr>
          <w:lang w:val="ru-RU"/>
        </w:rPr>
      </w:pPr>
    </w:p>
    <w:p w14:paraId="3F902AFE" w14:textId="77777777" w:rsidR="00BA168E" w:rsidRPr="001E3AE7" w:rsidRDefault="00BA168E" w:rsidP="00BA168E">
      <w:pPr>
        <w:pStyle w:val="ListParagraph"/>
        <w:spacing w:line="240" w:lineRule="auto"/>
        <w:ind w:left="360"/>
        <w:rPr>
          <w:lang w:val="ru-RU"/>
        </w:rPr>
      </w:pPr>
    </w:p>
    <w:p w14:paraId="18CE1E41" w14:textId="77777777" w:rsidR="00BA168E" w:rsidRPr="001E3AE7" w:rsidRDefault="00BA168E" w:rsidP="00BA168E">
      <w:pPr>
        <w:pStyle w:val="ListParagraph"/>
        <w:spacing w:line="240" w:lineRule="auto"/>
        <w:ind w:left="360"/>
        <w:rPr>
          <w:lang w:val="ru-RU"/>
        </w:rPr>
      </w:pPr>
    </w:p>
    <w:p w14:paraId="366B5E22" w14:textId="77777777" w:rsidR="00BA168E" w:rsidRPr="001E3AE7" w:rsidRDefault="00BA168E" w:rsidP="00BA168E">
      <w:pPr>
        <w:pStyle w:val="ListParagraph"/>
        <w:spacing w:line="240" w:lineRule="auto"/>
        <w:ind w:left="360"/>
        <w:rPr>
          <w:lang w:val="ru-RU"/>
        </w:rPr>
      </w:pPr>
    </w:p>
    <w:p w14:paraId="500712DF" w14:textId="77777777" w:rsidR="00BA168E" w:rsidRPr="001E3AE7" w:rsidRDefault="00BA168E" w:rsidP="00BA168E">
      <w:pPr>
        <w:pStyle w:val="ListParagraph"/>
        <w:spacing w:line="240" w:lineRule="auto"/>
        <w:ind w:left="360"/>
        <w:rPr>
          <w:lang w:val="ru-RU"/>
        </w:rPr>
      </w:pPr>
    </w:p>
    <w:p w14:paraId="3A6BCAA8" w14:textId="77777777" w:rsidR="00BA168E" w:rsidRPr="001E3AE7" w:rsidRDefault="00BA168E" w:rsidP="00BA168E">
      <w:pPr>
        <w:pStyle w:val="ListParagraph"/>
        <w:spacing w:line="240" w:lineRule="auto"/>
        <w:ind w:left="360"/>
        <w:rPr>
          <w:lang w:val="ru-RU"/>
        </w:rPr>
      </w:pPr>
    </w:p>
    <w:p w14:paraId="544A5A1C" w14:textId="77777777" w:rsidR="00BA168E" w:rsidRPr="001E3AE7" w:rsidRDefault="00BA168E" w:rsidP="00BA168E">
      <w:pPr>
        <w:pStyle w:val="ListParagraph"/>
        <w:spacing w:line="240" w:lineRule="auto"/>
        <w:ind w:left="360"/>
        <w:rPr>
          <w:lang w:val="ru-RU"/>
        </w:rPr>
      </w:pPr>
    </w:p>
    <w:p w14:paraId="436FBE29" w14:textId="77777777" w:rsidR="00BA168E" w:rsidRPr="001E3AE7" w:rsidRDefault="00BA168E" w:rsidP="00BA168E">
      <w:pPr>
        <w:pStyle w:val="ListParagraph"/>
        <w:spacing w:line="240" w:lineRule="auto"/>
        <w:ind w:left="360"/>
        <w:rPr>
          <w:lang w:val="ru-RU"/>
        </w:rPr>
      </w:pPr>
    </w:p>
    <w:p w14:paraId="30DF0A81" w14:textId="77777777" w:rsidR="00BA168E" w:rsidRPr="001E3AE7" w:rsidRDefault="00BA168E" w:rsidP="00BA168E">
      <w:pPr>
        <w:pStyle w:val="ListParagraph"/>
        <w:spacing w:line="240" w:lineRule="auto"/>
        <w:ind w:left="360"/>
        <w:rPr>
          <w:lang w:val="ru-RU"/>
        </w:rPr>
      </w:pPr>
    </w:p>
    <w:p w14:paraId="77A2C802" w14:textId="77777777" w:rsidR="00BA168E" w:rsidRPr="001E3AE7" w:rsidRDefault="00BA168E" w:rsidP="00BA168E">
      <w:pPr>
        <w:pStyle w:val="ListParagraph"/>
        <w:spacing w:line="240" w:lineRule="auto"/>
        <w:ind w:left="360"/>
        <w:rPr>
          <w:lang w:val="ru-RU"/>
        </w:rPr>
      </w:pPr>
    </w:p>
    <w:p w14:paraId="3ADFEA11" w14:textId="77777777" w:rsidR="00BA168E" w:rsidRPr="001E3AE7" w:rsidRDefault="00BA168E" w:rsidP="00BA168E">
      <w:pPr>
        <w:pStyle w:val="ListParagraph"/>
        <w:spacing w:line="240" w:lineRule="auto"/>
        <w:ind w:left="360"/>
        <w:rPr>
          <w:lang w:val="ru-RU"/>
        </w:rPr>
      </w:pPr>
    </w:p>
    <w:p w14:paraId="3B235309" w14:textId="77777777" w:rsidR="00BA168E" w:rsidRPr="001E3AE7" w:rsidRDefault="00BA168E" w:rsidP="00BA168E">
      <w:pPr>
        <w:pStyle w:val="ListParagraph"/>
        <w:spacing w:line="240" w:lineRule="auto"/>
        <w:ind w:left="360"/>
        <w:rPr>
          <w:lang w:val="ru-RU"/>
        </w:rPr>
      </w:pPr>
    </w:p>
    <w:p w14:paraId="55355756" w14:textId="77777777" w:rsidR="00BA168E" w:rsidRPr="001E3AE7" w:rsidRDefault="00BA168E" w:rsidP="00BA168E">
      <w:pPr>
        <w:pStyle w:val="ListParagraph"/>
        <w:spacing w:line="240" w:lineRule="auto"/>
        <w:ind w:left="360"/>
        <w:rPr>
          <w:lang w:val="ru-RU"/>
        </w:rPr>
      </w:pPr>
    </w:p>
    <w:p w14:paraId="7A645AA0" w14:textId="77777777" w:rsidR="00BA168E" w:rsidRPr="001E3AE7" w:rsidRDefault="00BA168E" w:rsidP="00BA168E">
      <w:pPr>
        <w:pStyle w:val="ListParagraph"/>
        <w:spacing w:line="240" w:lineRule="auto"/>
        <w:ind w:left="360"/>
        <w:rPr>
          <w:lang w:val="ru-RU"/>
        </w:rPr>
      </w:pPr>
    </w:p>
    <w:p w14:paraId="76F5AAE7" w14:textId="77777777" w:rsidR="00BA168E" w:rsidRPr="001E3AE7" w:rsidRDefault="00BA168E" w:rsidP="00BA168E">
      <w:pPr>
        <w:pStyle w:val="ListParagraph"/>
        <w:spacing w:line="240" w:lineRule="auto"/>
        <w:ind w:left="360"/>
        <w:rPr>
          <w:lang w:val="ru-RU"/>
        </w:rPr>
      </w:pPr>
    </w:p>
    <w:p w14:paraId="49AA46A5" w14:textId="77777777" w:rsidR="00BA168E" w:rsidRPr="001E3AE7" w:rsidRDefault="00BA168E" w:rsidP="00BA168E">
      <w:pPr>
        <w:pStyle w:val="ListParagraph"/>
        <w:spacing w:line="240" w:lineRule="auto"/>
        <w:ind w:left="360"/>
        <w:rPr>
          <w:lang w:val="ru-RU"/>
        </w:rPr>
      </w:pPr>
    </w:p>
    <w:p w14:paraId="246502FB" w14:textId="77777777" w:rsidR="00BA168E" w:rsidRPr="001E3AE7" w:rsidRDefault="00BA168E" w:rsidP="00BA168E">
      <w:pPr>
        <w:pStyle w:val="ListParagraph"/>
        <w:spacing w:line="240" w:lineRule="auto"/>
        <w:ind w:left="360"/>
        <w:rPr>
          <w:lang w:val="ru-RU"/>
        </w:rPr>
      </w:pPr>
    </w:p>
    <w:p w14:paraId="52302542" w14:textId="77777777" w:rsidR="00BA168E" w:rsidRPr="001E3AE7" w:rsidRDefault="00BA168E" w:rsidP="00BA168E">
      <w:pPr>
        <w:pStyle w:val="ListParagraph"/>
        <w:spacing w:line="240" w:lineRule="auto"/>
        <w:ind w:left="360"/>
        <w:rPr>
          <w:lang w:val="ru-RU"/>
        </w:rPr>
      </w:pPr>
    </w:p>
    <w:p w14:paraId="1C123929" w14:textId="77777777" w:rsidR="00BA168E" w:rsidRPr="001E3AE7" w:rsidRDefault="00BA168E" w:rsidP="00BA168E">
      <w:pPr>
        <w:pStyle w:val="ListParagraph"/>
        <w:spacing w:line="240" w:lineRule="auto"/>
        <w:ind w:left="360"/>
        <w:rPr>
          <w:lang w:val="ru-RU"/>
        </w:rPr>
      </w:pPr>
    </w:p>
    <w:p w14:paraId="022787C1" w14:textId="77777777" w:rsidR="00BA168E" w:rsidRPr="001E3AE7" w:rsidRDefault="00BA168E" w:rsidP="00BA168E">
      <w:pPr>
        <w:spacing w:before="0"/>
        <w:ind w:left="0"/>
        <w:rPr>
          <w:rFonts w:asciiTheme="minorHAnsi" w:hAnsiTheme="minorHAnsi"/>
          <w:sz w:val="14"/>
          <w:szCs w:val="14"/>
          <w:lang w:val="ru-RU"/>
        </w:rPr>
      </w:pPr>
      <w:r w:rsidRPr="001E3AE7">
        <w:rPr>
          <w:rFonts w:asciiTheme="minorHAnsi" w:hAnsiTheme="minorHAnsi"/>
          <w:sz w:val="14"/>
          <w:lang w:val="ru-RU"/>
        </w:rPr>
        <w:t>Примечания:</w:t>
      </w:r>
    </w:p>
    <w:p w14:paraId="418FB0E2" w14:textId="77777777" w:rsidR="00BA168E" w:rsidRPr="001E3AE7" w:rsidRDefault="00BA168E" w:rsidP="00BA168E">
      <w:pPr>
        <w:pStyle w:val="ListParagraph"/>
        <w:numPr>
          <w:ilvl w:val="0"/>
          <w:numId w:val="52"/>
        </w:numPr>
        <w:spacing w:after="0" w:line="240" w:lineRule="auto"/>
        <w:rPr>
          <w:rFonts w:asciiTheme="minorHAnsi" w:hAnsiTheme="minorHAnsi"/>
          <w:sz w:val="14"/>
          <w:szCs w:val="14"/>
          <w:lang w:val="ru-RU"/>
        </w:rPr>
      </w:pPr>
      <w:r w:rsidRPr="001E3AE7">
        <w:rPr>
          <w:rFonts w:asciiTheme="minorHAnsi" w:hAnsiTheme="minorHAnsi"/>
          <w:sz w:val="14"/>
          <w:lang w:val="ru-RU"/>
        </w:rPr>
        <w:t>Общее правило состоит в том, чтобы ограничить максимальный перепад давления для регулирующих клапанов с ненаправляемыми шарнирными дисками.</w:t>
      </w:r>
    </w:p>
    <w:p w14:paraId="4081A9AB" w14:textId="77777777" w:rsidR="00BA168E" w:rsidRPr="001E3AE7" w:rsidRDefault="00BA168E" w:rsidP="00BA168E">
      <w:pPr>
        <w:pStyle w:val="ListParagraph"/>
        <w:numPr>
          <w:ilvl w:val="0"/>
          <w:numId w:val="52"/>
        </w:numPr>
        <w:spacing w:after="0" w:line="240" w:lineRule="auto"/>
        <w:rPr>
          <w:rFonts w:asciiTheme="minorHAnsi" w:hAnsiTheme="minorHAnsi"/>
          <w:sz w:val="14"/>
          <w:szCs w:val="14"/>
          <w:lang w:val="ru-RU"/>
        </w:rPr>
      </w:pPr>
      <w:r>
        <w:rPr>
          <w:rFonts w:asciiTheme="minorHAnsi" w:hAnsiTheme="minorHAnsi"/>
          <w:sz w:val="14"/>
        </w:rPr>
        <w:t>T</w:t>
      </w:r>
      <w:r w:rsidRPr="001E3AE7">
        <w:rPr>
          <w:rFonts w:asciiTheme="minorHAnsi" w:hAnsiTheme="minorHAnsi"/>
          <w:sz w:val="14"/>
          <w:lang w:val="ru-RU"/>
        </w:rPr>
        <w:t>-образные регулирующие клапаны как правило имеют ненаправляемые шарнирные диски в диапазонах низкого давления классов 150,300 и 600.  Начиная с класса 600 для некоторых производителей и с класса 900 и выше для большинства производителей, диски направляются в одной точке и помещены в корпус типа клетки.</w:t>
      </w:r>
    </w:p>
    <w:p w14:paraId="4956CE40" w14:textId="77777777" w:rsidR="00BA168E" w:rsidRPr="001E3AE7" w:rsidRDefault="00BA168E" w:rsidP="00BA168E">
      <w:pPr>
        <w:pStyle w:val="ListParagraph"/>
        <w:numPr>
          <w:ilvl w:val="0"/>
          <w:numId w:val="52"/>
        </w:numPr>
        <w:spacing w:after="0" w:line="240" w:lineRule="auto"/>
        <w:rPr>
          <w:rFonts w:asciiTheme="minorHAnsi" w:hAnsiTheme="minorHAnsi"/>
          <w:sz w:val="14"/>
          <w:szCs w:val="14"/>
          <w:lang w:val="ru-RU"/>
        </w:rPr>
      </w:pPr>
      <w:r w:rsidRPr="001E3AE7">
        <w:rPr>
          <w:rFonts w:asciiTheme="minorHAnsi" w:hAnsiTheme="minorHAnsi"/>
          <w:sz w:val="14"/>
          <w:lang w:val="ru-RU"/>
        </w:rPr>
        <w:t xml:space="preserve">Общее предупреждение по конструкции </w:t>
      </w:r>
      <w:r>
        <w:rPr>
          <w:rFonts w:asciiTheme="minorHAnsi" w:hAnsiTheme="minorHAnsi"/>
          <w:sz w:val="14"/>
        </w:rPr>
        <w:t>T</w:t>
      </w:r>
      <w:r w:rsidRPr="001E3AE7">
        <w:rPr>
          <w:rFonts w:asciiTheme="minorHAnsi" w:hAnsiTheme="minorHAnsi"/>
          <w:sz w:val="14"/>
          <w:lang w:val="ru-RU"/>
        </w:rPr>
        <w:t xml:space="preserve">-образных регулирующих клапанов при их применении в качестве дроссельных.  Большинство регулирующих клапанов имеют выдвижной шток и выдвижной штурвал.  Штоковая гайка имеет резьбу со стороны штока на стороне хомута.  В условиях повышенной вибрации конструкция клапана должна быть устойчивой к отказу из-за высокой осевой нагрузки.  Некоторые изготовители делают </w:t>
      </w:r>
      <w:r>
        <w:rPr>
          <w:rFonts w:asciiTheme="minorHAnsi" w:hAnsiTheme="minorHAnsi"/>
          <w:sz w:val="14"/>
        </w:rPr>
        <w:t>T</w:t>
      </w:r>
      <w:r w:rsidRPr="001E3AE7">
        <w:rPr>
          <w:rFonts w:asciiTheme="minorHAnsi" w:hAnsiTheme="minorHAnsi"/>
          <w:sz w:val="14"/>
          <w:lang w:val="ru-RU"/>
        </w:rPr>
        <w:t xml:space="preserve">-образные регулирующие клапаны аналогично шиберным задвижкам по стандарту </w:t>
      </w:r>
      <w:r>
        <w:rPr>
          <w:rFonts w:asciiTheme="minorHAnsi" w:hAnsiTheme="minorHAnsi"/>
          <w:sz w:val="14"/>
        </w:rPr>
        <w:t>API</w:t>
      </w:r>
      <w:r w:rsidRPr="001E3AE7">
        <w:rPr>
          <w:rFonts w:asciiTheme="minorHAnsi" w:hAnsiTheme="minorHAnsi"/>
          <w:sz w:val="14"/>
          <w:lang w:val="ru-RU"/>
        </w:rPr>
        <w:t xml:space="preserve"> 600 для возможности привода с помощью конической шестерни.  Конструкция типа "штоковая гайка к опорному фланцу подшипника" у регулирующих клапанов с ручным штурвалом очень похожа на аналогичную конструкцию у шиберных задвижек. Переход от штоковой гайки к опорному фланцу выполнен под прямым углом, что позволяет концентрировать высокое механическое напряжение при осевой нагрузке.  При вибрации во время дросселирования к осевой нагрузке добавляются резкие пульсации ударной нагрузки.  Данная ударная нагрузка обычно не является серьезной у шиберных задвижек.  Опорный фланец штоковой гайки обычно делается из нирезисита, который очень хрупок.  При таком хрупком материале и дополнительной высокой концентрации напряжений с расположением под прямым углом возникает возможность растрескивания, которое ранее случалось в условиях сильной вибрации штока.</w:t>
      </w:r>
    </w:p>
    <w:p w14:paraId="223351E1" w14:textId="77777777" w:rsidR="00BA168E" w:rsidRPr="001E3AE7" w:rsidRDefault="00BA168E" w:rsidP="00BA168E">
      <w:pPr>
        <w:pStyle w:val="ListParagraph"/>
        <w:spacing w:after="0" w:line="240" w:lineRule="auto"/>
        <w:ind w:left="360"/>
        <w:rPr>
          <w:rFonts w:asciiTheme="minorHAnsi" w:hAnsiTheme="minorHAnsi"/>
          <w:sz w:val="14"/>
          <w:szCs w:val="14"/>
          <w:lang w:val="ru-RU"/>
        </w:rPr>
      </w:pPr>
      <w:r w:rsidRPr="001E3AE7">
        <w:rPr>
          <w:rFonts w:asciiTheme="minorHAnsi" w:hAnsiTheme="minorHAnsi"/>
          <w:sz w:val="14"/>
          <w:lang w:val="ru-RU"/>
        </w:rPr>
        <w:t>Такой тип клапана можно найти в классе 150 и классе 300 для больших размеров свыше 6 дюймов.  Такую конструкцию можно также найти у клапанов класса 600 до 4 дюймов и класса 1500 до 2 дюймов.</w:t>
      </w:r>
    </w:p>
    <w:p w14:paraId="25D8FC68" w14:textId="77777777" w:rsidR="00BA168E" w:rsidRPr="001E3AE7" w:rsidRDefault="00BA168E" w:rsidP="00BA168E">
      <w:pPr>
        <w:pStyle w:val="ListParagraph"/>
        <w:spacing w:after="0" w:line="240" w:lineRule="auto"/>
        <w:ind w:left="360"/>
        <w:rPr>
          <w:rFonts w:asciiTheme="minorHAnsi" w:hAnsiTheme="minorHAnsi"/>
          <w:sz w:val="14"/>
          <w:szCs w:val="14"/>
          <w:lang w:val="ru-RU"/>
        </w:rPr>
      </w:pPr>
      <w:r w:rsidRPr="001E3AE7">
        <w:rPr>
          <w:rFonts w:asciiTheme="minorHAnsi" w:hAnsiTheme="minorHAnsi"/>
          <w:sz w:val="14"/>
          <w:lang w:val="ru-RU"/>
        </w:rPr>
        <w:t xml:space="preserve">Пока не появится возможность внести изменения в конструкцию штоковой гайки, перепад давления для данного типа конструкции следует ограничить 150 </w:t>
      </w:r>
      <w:r>
        <w:rPr>
          <w:rFonts w:asciiTheme="minorHAnsi" w:hAnsiTheme="minorHAnsi"/>
          <w:sz w:val="14"/>
        </w:rPr>
        <w:t>psi</w:t>
      </w:r>
      <w:r w:rsidRPr="001E3AE7">
        <w:rPr>
          <w:rFonts w:asciiTheme="minorHAnsi" w:hAnsiTheme="minorHAnsi"/>
          <w:sz w:val="14"/>
          <w:lang w:val="ru-RU"/>
        </w:rPr>
        <w:t xml:space="preserve"> для жидкой среды и 125 </w:t>
      </w:r>
      <w:r>
        <w:rPr>
          <w:rFonts w:asciiTheme="minorHAnsi" w:hAnsiTheme="minorHAnsi"/>
          <w:sz w:val="14"/>
        </w:rPr>
        <w:t>psi</w:t>
      </w:r>
      <w:r w:rsidRPr="001E3AE7">
        <w:rPr>
          <w:rFonts w:asciiTheme="minorHAnsi" w:hAnsiTheme="minorHAnsi"/>
          <w:sz w:val="14"/>
          <w:lang w:val="ru-RU"/>
        </w:rPr>
        <w:t xml:space="preserve"> для среды мгновенного испарения, независимо от размеров.</w:t>
      </w:r>
    </w:p>
    <w:p w14:paraId="1057E931" w14:textId="77777777" w:rsidR="00BA168E" w:rsidRPr="001E3AE7" w:rsidRDefault="00BA168E" w:rsidP="00194982">
      <w:pPr>
        <w:autoSpaceDE/>
        <w:autoSpaceDN/>
        <w:adjustRightInd/>
        <w:spacing w:before="0" w:line="240" w:lineRule="auto"/>
        <w:ind w:left="709"/>
        <w:rPr>
          <w:lang w:val="ru-RU"/>
        </w:rPr>
      </w:pPr>
      <w:r w:rsidRPr="001E3AE7">
        <w:rPr>
          <w:lang w:val="ru-RU"/>
        </w:rPr>
        <w:br w:type="page"/>
      </w:r>
      <w:r w:rsidRPr="001E3AE7">
        <w:rPr>
          <w:b/>
          <w:lang w:val="ru-RU"/>
        </w:rPr>
        <w:lastRenderedPageBreak/>
        <w:t xml:space="preserve">Рисунок </w:t>
      </w:r>
      <w:r>
        <w:rPr>
          <w:b/>
        </w:rPr>
        <w:t>D</w:t>
      </w:r>
      <w:r w:rsidRPr="001E3AE7">
        <w:rPr>
          <w:b/>
          <w:lang w:val="ru-RU"/>
        </w:rPr>
        <w:t>-4:</w:t>
      </w:r>
      <w:r w:rsidRPr="001E3AE7">
        <w:rPr>
          <w:lang w:val="ru-RU"/>
        </w:rPr>
        <w:t xml:space="preserve"> Клапан диаметром 4-6 дюймов</w:t>
      </w:r>
    </w:p>
    <w:p w14:paraId="1799B440" w14:textId="4ACC0F69" w:rsidR="00BA168E" w:rsidRPr="001E3AE7" w:rsidRDefault="00673A21" w:rsidP="00BA168E">
      <w:pPr>
        <w:pStyle w:val="ListParagraph"/>
        <w:spacing w:line="240" w:lineRule="auto"/>
        <w:ind w:left="360"/>
        <w:rPr>
          <w:lang w:val="ru-RU"/>
        </w:rPr>
      </w:pPr>
      <w:r>
        <w:rPr>
          <w:noProof/>
        </w:rPr>
        <mc:AlternateContent>
          <mc:Choice Requires="wpg">
            <w:drawing>
              <wp:anchor distT="0" distB="0" distL="114300" distR="114300" simplePos="0" relativeHeight="251612160" behindDoc="1" locked="0" layoutInCell="1" allowOverlap="1" wp14:anchorId="3B84F208" wp14:editId="697F116A">
                <wp:simplePos x="0" y="0"/>
                <wp:positionH relativeFrom="column">
                  <wp:posOffset>-45085</wp:posOffset>
                </wp:positionH>
                <wp:positionV relativeFrom="paragraph">
                  <wp:posOffset>100965</wp:posOffset>
                </wp:positionV>
                <wp:extent cx="5993130" cy="6160135"/>
                <wp:effectExtent l="12065" t="5080" r="0" b="6985"/>
                <wp:wrapNone/>
                <wp:docPr id="1811307417" name="Group 27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60135"/>
                          <a:chOff x="1376" y="1924"/>
                          <a:chExt cx="9438" cy="9701"/>
                        </a:xfrm>
                      </wpg:grpSpPr>
                      <wps:wsp>
                        <wps:cNvPr id="352557210" name="AutoShape 2706"/>
                        <wps:cNvCnPr>
                          <a:cxnSpLocks noChangeShapeType="1"/>
                        </wps:cNvCnPr>
                        <wps:spPr bwMode="auto">
                          <a:xfrm>
                            <a:off x="3776" y="6765"/>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7939187" name="AutoShape 2707"/>
                        <wps:cNvCnPr>
                          <a:cxnSpLocks noChangeShapeType="1"/>
                        </wps:cNvCnPr>
                        <wps:spPr bwMode="auto">
                          <a:xfrm>
                            <a:off x="7061" y="6770"/>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8120984" name="AutoShape 2708"/>
                        <wps:cNvSpPr>
                          <a:spLocks noChangeArrowheads="1"/>
                        </wps:cNvSpPr>
                        <wps:spPr bwMode="auto">
                          <a:xfrm>
                            <a:off x="4399" y="3234"/>
                            <a:ext cx="2738" cy="1137"/>
                          </a:xfrm>
                          <a:prstGeom prst="flowChartDecision">
                            <a:avLst/>
                          </a:prstGeom>
                          <a:solidFill>
                            <a:srgbClr val="FFFFFF"/>
                          </a:solidFill>
                          <a:ln w="9525">
                            <a:solidFill>
                              <a:srgbClr val="000000"/>
                            </a:solidFill>
                            <a:miter lim="800000"/>
                            <a:headEnd/>
                            <a:tailEnd/>
                          </a:ln>
                        </wps:spPr>
                        <wps:txbx>
                          <w:txbxContent>
                            <w:p w14:paraId="2903FE7E" w14:textId="77777777" w:rsidR="00BF7F3C" w:rsidRPr="00300D7A" w:rsidRDefault="00BF7F3C" w:rsidP="00BA168E">
                              <w:pPr>
                                <w:spacing w:before="0" w:line="240" w:lineRule="auto"/>
                                <w:ind w:left="0"/>
                                <w:jc w:val="center"/>
                                <w:rPr>
                                  <w:rFonts w:asciiTheme="minorHAnsi" w:hAnsiTheme="minorHAnsi"/>
                                  <w:sz w:val="10"/>
                                  <w:szCs w:val="14"/>
                                </w:rPr>
                              </w:pPr>
                              <w:r w:rsidRPr="001E3AE7">
                                <w:rPr>
                                  <w:rFonts w:asciiTheme="minorHAnsi" w:hAnsiTheme="minorHAnsi"/>
                                  <w:sz w:val="10"/>
                                  <w:lang w:val="ru-RU"/>
                                </w:rPr>
                                <w:t xml:space="preserve">Соответствует ли конструкция штоковой гайки клапана примечанию </w:t>
                              </w:r>
                              <w:r w:rsidRPr="00300D7A">
                                <w:rPr>
                                  <w:rFonts w:asciiTheme="minorHAnsi" w:hAnsiTheme="minorHAnsi"/>
                                  <w:sz w:val="10"/>
                                </w:rPr>
                                <w:t>3?</w:t>
                              </w:r>
                            </w:p>
                          </w:txbxContent>
                        </wps:txbx>
                        <wps:bodyPr rot="0" vert="horz" wrap="square" lIns="91440" tIns="45720" rIns="91440" bIns="45720" anchor="t" anchorCtr="0" upright="1">
                          <a:noAutofit/>
                        </wps:bodyPr>
                      </wps:wsp>
                      <wps:wsp>
                        <wps:cNvPr id="461884085" name="Oval 2709"/>
                        <wps:cNvSpPr>
                          <a:spLocks noChangeArrowheads="1"/>
                        </wps:cNvSpPr>
                        <wps:spPr bwMode="auto">
                          <a:xfrm>
                            <a:off x="4931" y="1924"/>
                            <a:ext cx="1676" cy="946"/>
                          </a:xfrm>
                          <a:prstGeom prst="ellipse">
                            <a:avLst/>
                          </a:prstGeom>
                          <a:solidFill>
                            <a:srgbClr val="FFFFFF"/>
                          </a:solidFill>
                          <a:ln w="9525">
                            <a:solidFill>
                              <a:srgbClr val="000000"/>
                            </a:solidFill>
                            <a:round/>
                            <a:headEnd/>
                            <a:tailEnd/>
                          </a:ln>
                        </wps:spPr>
                        <wps:txbx>
                          <w:txbxContent>
                            <w:p w14:paraId="4F5E6C06" w14:textId="77777777" w:rsidR="00BF7F3C" w:rsidRPr="00D40D50" w:rsidRDefault="00BF7F3C" w:rsidP="00BA168E">
                              <w:pPr>
                                <w:spacing w:before="0" w:line="240" w:lineRule="auto"/>
                                <w:ind w:left="0"/>
                                <w:jc w:val="center"/>
                                <w:rPr>
                                  <w:rFonts w:ascii="Calibri" w:hAnsi="Calibri"/>
                                  <w:b/>
                                  <w:sz w:val="12"/>
                                  <w:szCs w:val="16"/>
                                </w:rPr>
                              </w:pPr>
                              <w:r w:rsidRPr="00D40D50">
                                <w:rPr>
                                  <w:rFonts w:ascii="Calibri" w:hAnsi="Calibri"/>
                                  <w:b/>
                                  <w:sz w:val="12"/>
                                </w:rPr>
                                <w:t xml:space="preserve">Регулирующий клапан диаметром </w:t>
                              </w:r>
                              <w:r>
                                <w:rPr>
                                  <w:rFonts w:ascii="Calibri" w:hAnsi="Calibri"/>
                                  <w:b/>
                                  <w:sz w:val="12"/>
                                </w:rPr>
                                <w:t>4 - 6 дюйм</w:t>
                              </w:r>
                            </w:p>
                          </w:txbxContent>
                        </wps:txbx>
                        <wps:bodyPr rot="0" vert="horz" wrap="square" lIns="91440" tIns="45720" rIns="91440" bIns="45720" anchor="t" anchorCtr="0" upright="1">
                          <a:noAutofit/>
                        </wps:bodyPr>
                      </wps:wsp>
                      <wps:wsp>
                        <wps:cNvPr id="1541301547" name="AutoShape 2710"/>
                        <wps:cNvCnPr>
                          <a:cxnSpLocks noChangeShapeType="1"/>
                        </wps:cNvCnPr>
                        <wps:spPr bwMode="auto">
                          <a:xfrm flipH="1">
                            <a:off x="5766" y="287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2827557" name="AutoShape 2711"/>
                        <wps:cNvSpPr>
                          <a:spLocks noChangeArrowheads="1"/>
                        </wps:cNvSpPr>
                        <wps:spPr bwMode="auto">
                          <a:xfrm>
                            <a:off x="7798" y="3281"/>
                            <a:ext cx="2809" cy="1090"/>
                          </a:xfrm>
                          <a:prstGeom prst="flowChartAlternateProcess">
                            <a:avLst/>
                          </a:prstGeom>
                          <a:solidFill>
                            <a:srgbClr val="FFFFFF"/>
                          </a:solidFill>
                          <a:ln w="9525">
                            <a:solidFill>
                              <a:srgbClr val="000000"/>
                            </a:solidFill>
                            <a:miter lim="800000"/>
                            <a:headEnd/>
                            <a:tailEnd/>
                          </a:ln>
                        </wps:spPr>
                        <wps:txbx>
                          <w:txbxContent>
                            <w:p w14:paraId="15065682" w14:textId="77777777" w:rsidR="00BF7F3C" w:rsidRPr="00300D7A" w:rsidRDefault="00BF7F3C" w:rsidP="00BA168E">
                              <w:pPr>
                                <w:spacing w:before="0" w:line="240" w:lineRule="auto"/>
                                <w:ind w:left="0"/>
                                <w:jc w:val="center"/>
                                <w:rPr>
                                  <w:rFonts w:ascii="Calibri" w:hAnsi="Calibri"/>
                                  <w:sz w:val="12"/>
                                  <w:szCs w:val="14"/>
                                </w:rPr>
                              </w:pPr>
                              <w:r w:rsidRPr="00300D7A">
                                <w:rPr>
                                  <w:rFonts w:ascii="Calibri" w:hAnsi="Calibri"/>
                                  <w:sz w:val="12"/>
                                </w:rPr>
                                <w:t>ΔP</w:t>
                              </w:r>
                              <w:r w:rsidRPr="001E3AE7">
                                <w:rPr>
                                  <w:rFonts w:ascii="Calibri" w:hAnsi="Calibri"/>
                                  <w:sz w:val="12"/>
                                  <w:lang w:val="ru-RU"/>
                                </w:rPr>
                                <w:t xml:space="preserve"> клапана &lt;=150 </w:t>
                              </w:r>
                              <w:r w:rsidRPr="00300D7A">
                                <w:rPr>
                                  <w:rFonts w:ascii="Calibri" w:hAnsi="Calibri"/>
                                  <w:sz w:val="12"/>
                                </w:rPr>
                                <w:t>psi</w:t>
                              </w:r>
                              <w:r w:rsidRPr="001E3AE7">
                                <w:rPr>
                                  <w:rFonts w:ascii="Calibri" w:hAnsi="Calibri"/>
                                  <w:sz w:val="12"/>
                                  <w:lang w:val="ru-RU"/>
                                </w:rPr>
                                <w:t xml:space="preserve"> для жидкой и парообразной среды; &lt;=125 для среды многвенного испарения согласно примечанию </w:t>
                              </w:r>
                              <w:r w:rsidRPr="00300D7A">
                                <w:rPr>
                                  <w:rFonts w:ascii="Calibri" w:hAnsi="Calibri"/>
                                  <w:sz w:val="12"/>
                                </w:rPr>
                                <w:t>3. Необходимо дальнейнее согласование с изготовителем и техническим экспертом.</w:t>
                              </w:r>
                            </w:p>
                          </w:txbxContent>
                        </wps:txbx>
                        <wps:bodyPr rot="0" vert="horz" wrap="square" lIns="91440" tIns="45720" rIns="91440" bIns="45720" anchor="t" anchorCtr="0" upright="1">
                          <a:noAutofit/>
                        </wps:bodyPr>
                      </wps:wsp>
                      <wps:wsp>
                        <wps:cNvPr id="713620368" name="AutoShape 2712"/>
                        <wps:cNvCnPr>
                          <a:cxnSpLocks noChangeShapeType="1"/>
                        </wps:cNvCnPr>
                        <wps:spPr bwMode="auto">
                          <a:xfrm>
                            <a:off x="7120" y="3793"/>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9662198" name="AutoShape 2713"/>
                        <wps:cNvSpPr>
                          <a:spLocks noChangeArrowheads="1"/>
                        </wps:cNvSpPr>
                        <wps:spPr bwMode="auto">
                          <a:xfrm>
                            <a:off x="4767" y="4808"/>
                            <a:ext cx="2010" cy="570"/>
                          </a:xfrm>
                          <a:prstGeom prst="roundRect">
                            <a:avLst>
                              <a:gd name="adj" fmla="val 16667"/>
                            </a:avLst>
                          </a:prstGeom>
                          <a:solidFill>
                            <a:srgbClr val="FFFFFF"/>
                          </a:solidFill>
                          <a:ln w="9525">
                            <a:solidFill>
                              <a:srgbClr val="000000"/>
                            </a:solidFill>
                            <a:round/>
                            <a:headEnd/>
                            <a:tailEnd/>
                          </a:ln>
                        </wps:spPr>
                        <wps:txbx>
                          <w:txbxContent>
                            <w:p w14:paraId="1737FAA6"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 xml:space="preserve">Рабочая среда клапана </w:t>
                              </w:r>
                            </w:p>
                            <w:p w14:paraId="59977FB4"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(параметры технологической среды клапана)</w:t>
                              </w:r>
                            </w:p>
                          </w:txbxContent>
                        </wps:txbx>
                        <wps:bodyPr rot="0" vert="horz" wrap="square" lIns="91440" tIns="45720" rIns="91440" bIns="45720" anchor="t" anchorCtr="0" upright="1">
                          <a:noAutofit/>
                        </wps:bodyPr>
                      </wps:wsp>
                      <wps:wsp>
                        <wps:cNvPr id="413585226" name="AutoShape 2714"/>
                        <wps:cNvCnPr>
                          <a:cxnSpLocks noChangeShapeType="1"/>
                        </wps:cNvCnPr>
                        <wps:spPr bwMode="auto">
                          <a:xfrm>
                            <a:off x="5766" y="435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8552210" name="AutoShape 2715"/>
                        <wps:cNvCnPr>
                          <a:cxnSpLocks noChangeShapeType="1"/>
                        </wps:cNvCnPr>
                        <wps:spPr bwMode="auto">
                          <a:xfrm>
                            <a:off x="6775" y="5110"/>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4895900" name="AutoShape 2716"/>
                        <wps:cNvCnPr>
                          <a:cxnSpLocks noChangeShapeType="1"/>
                        </wps:cNvCnPr>
                        <wps:spPr bwMode="auto">
                          <a:xfrm>
                            <a:off x="9076" y="5093"/>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2716050" name="AutoShape 2717"/>
                        <wps:cNvCnPr>
                          <a:cxnSpLocks noChangeShapeType="1"/>
                        </wps:cNvCnPr>
                        <wps:spPr bwMode="auto">
                          <a:xfrm>
                            <a:off x="5769" y="5361"/>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6532475" name="AutoShape 2718"/>
                        <wps:cNvCnPr>
                          <a:cxnSpLocks noChangeShapeType="1"/>
                        </wps:cNvCnPr>
                        <wps:spPr bwMode="auto">
                          <a:xfrm flipH="1">
                            <a:off x="2482" y="5114"/>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5338425" name="AutoShape 2719"/>
                        <wps:cNvCnPr>
                          <a:cxnSpLocks noChangeShapeType="1"/>
                        </wps:cNvCnPr>
                        <wps:spPr bwMode="auto">
                          <a:xfrm flipH="1">
                            <a:off x="2472" y="5114"/>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8953719" name="AutoShape 2720"/>
                        <wps:cNvSpPr>
                          <a:spLocks noChangeArrowheads="1"/>
                        </wps:cNvSpPr>
                        <wps:spPr bwMode="auto">
                          <a:xfrm>
                            <a:off x="1537" y="6207"/>
                            <a:ext cx="1882" cy="1137"/>
                          </a:xfrm>
                          <a:prstGeom prst="flowChartDecision">
                            <a:avLst/>
                          </a:prstGeom>
                          <a:solidFill>
                            <a:srgbClr val="FFFFFF"/>
                          </a:solidFill>
                          <a:ln w="9525">
                            <a:solidFill>
                              <a:srgbClr val="000000"/>
                            </a:solidFill>
                            <a:miter lim="800000"/>
                            <a:headEnd/>
                            <a:tailEnd/>
                          </a:ln>
                        </wps:spPr>
                        <wps:txbx>
                          <w:txbxContent>
                            <w:p w14:paraId="573B3D13"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16A2DEA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0144F4A8"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175 psi</w:t>
                              </w:r>
                            </w:p>
                            <w:p w14:paraId="4D6A7CCA"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1301740261" name="AutoShape 2721"/>
                        <wps:cNvSpPr>
                          <a:spLocks noChangeArrowheads="1"/>
                        </wps:cNvSpPr>
                        <wps:spPr bwMode="auto">
                          <a:xfrm>
                            <a:off x="4904" y="9014"/>
                            <a:ext cx="3358" cy="1492"/>
                          </a:xfrm>
                          <a:prstGeom prst="flowChartDecision">
                            <a:avLst/>
                          </a:prstGeom>
                          <a:solidFill>
                            <a:srgbClr val="FFFFFF"/>
                          </a:solidFill>
                          <a:ln w="9525">
                            <a:solidFill>
                              <a:srgbClr val="000000"/>
                            </a:solidFill>
                            <a:miter lim="800000"/>
                            <a:headEnd/>
                            <a:tailEnd/>
                          </a:ln>
                        </wps:spPr>
                        <wps:txbx>
                          <w:txbxContent>
                            <w:p w14:paraId="4AF401AB" w14:textId="77777777" w:rsidR="00BF7F3C" w:rsidRPr="0042023D" w:rsidRDefault="00BF7F3C" w:rsidP="00BA168E">
                              <w:pPr>
                                <w:spacing w:before="0" w:line="240" w:lineRule="auto"/>
                                <w:ind w:left="-142" w:right="-168"/>
                                <w:jc w:val="center"/>
                                <w:rPr>
                                  <w:rFonts w:asciiTheme="minorHAnsi" w:hAnsiTheme="minorHAnsi"/>
                                  <w:sz w:val="13"/>
                                  <w:szCs w:val="13"/>
                                  <w:lang w:val="ru-RU"/>
                                </w:rPr>
                              </w:pPr>
                              <w:r w:rsidRPr="0042023D">
                                <w:rPr>
                                  <w:rFonts w:asciiTheme="minorHAnsi" w:hAnsiTheme="minorHAnsi"/>
                                  <w:sz w:val="13"/>
                                  <w:szCs w:val="13"/>
                                  <w:lang w:val="ru-RU"/>
                                </w:rPr>
                                <w:t>Проверка конструкции диска. У этого клапана диск, направляемый в одной точке?</w:t>
                              </w:r>
                            </w:p>
                            <w:p w14:paraId="0DF0E979" w14:textId="77777777" w:rsidR="00BF7F3C" w:rsidRPr="0042023D" w:rsidRDefault="00BF7F3C" w:rsidP="00BA168E">
                              <w:pPr>
                                <w:spacing w:before="0" w:line="240" w:lineRule="auto"/>
                                <w:ind w:left="0"/>
                                <w:jc w:val="center"/>
                                <w:rPr>
                                  <w:rFonts w:asciiTheme="minorHAnsi" w:hAnsiTheme="minorHAnsi"/>
                                  <w:sz w:val="13"/>
                                  <w:szCs w:val="13"/>
                                </w:rPr>
                              </w:pPr>
                              <w:r w:rsidRPr="001E3AE7">
                                <w:rPr>
                                  <w:rFonts w:asciiTheme="minorHAnsi" w:hAnsiTheme="minorHAnsi"/>
                                  <w:sz w:val="14"/>
                                  <w:lang w:val="ru-RU"/>
                                </w:rPr>
                                <w:t xml:space="preserve"> </w:t>
                              </w:r>
                              <w:r w:rsidRPr="0042023D">
                                <w:rPr>
                                  <w:rFonts w:asciiTheme="minorHAnsi" w:hAnsiTheme="minorHAnsi"/>
                                  <w:sz w:val="13"/>
                                  <w:szCs w:val="13"/>
                                </w:rPr>
                                <w:t>См. прим. 2</w:t>
                              </w:r>
                            </w:p>
                          </w:txbxContent>
                        </wps:txbx>
                        <wps:bodyPr rot="0" vert="horz" wrap="square" lIns="91440" tIns="45720" rIns="91440" bIns="45720" anchor="t" anchorCtr="0" upright="1">
                          <a:noAutofit/>
                        </wps:bodyPr>
                      </wps:wsp>
                      <wps:wsp>
                        <wps:cNvPr id="1025329046" name="Oval 2722"/>
                        <wps:cNvSpPr>
                          <a:spLocks noChangeArrowheads="1"/>
                        </wps:cNvSpPr>
                        <wps:spPr bwMode="auto">
                          <a:xfrm>
                            <a:off x="8790" y="9166"/>
                            <a:ext cx="1837" cy="1115"/>
                          </a:xfrm>
                          <a:prstGeom prst="ellipse">
                            <a:avLst/>
                          </a:prstGeom>
                          <a:solidFill>
                            <a:srgbClr val="FFFFFF"/>
                          </a:solidFill>
                          <a:ln w="9525">
                            <a:solidFill>
                              <a:srgbClr val="000000"/>
                            </a:solidFill>
                            <a:round/>
                            <a:headEnd/>
                            <a:tailEnd/>
                          </a:ln>
                        </wps:spPr>
                        <wps:txbx>
                          <w:txbxContent>
                            <w:p w14:paraId="2C1B1D05" w14:textId="77777777" w:rsidR="00BF7F3C" w:rsidRPr="001E3AE7" w:rsidRDefault="00BF7F3C" w:rsidP="00BA168E">
                              <w:pPr>
                                <w:spacing w:before="0" w:line="240" w:lineRule="auto"/>
                                <w:ind w:left="0"/>
                                <w:jc w:val="center"/>
                                <w:rPr>
                                  <w:rFonts w:ascii="Calibri" w:hAnsi="Calibri"/>
                                  <w:sz w:val="10"/>
                                  <w:szCs w:val="14"/>
                                  <w:lang w:val="ru-RU"/>
                                </w:rPr>
                              </w:pPr>
                              <w:r w:rsidRPr="001E3AE7">
                                <w:rPr>
                                  <w:rFonts w:ascii="Calibri" w:hAnsi="Calibri"/>
                                  <w:sz w:val="10"/>
                                  <w:lang w:val="ru-RU"/>
                                </w:rPr>
                                <w:t xml:space="preserve">Классифицируется как диск, направляемый в одной точке (все значения могут быть увеличены на 50 </w:t>
                              </w:r>
                              <w:r w:rsidRPr="00300D7A">
                                <w:rPr>
                                  <w:rFonts w:ascii="Calibri" w:hAnsi="Calibri"/>
                                  <w:sz w:val="10"/>
                                </w:rPr>
                                <w:t>psi</w:t>
                              </w:r>
                              <w:r w:rsidRPr="001E3AE7">
                                <w:rPr>
                                  <w:rFonts w:ascii="Calibri" w:hAnsi="Calibri"/>
                                  <w:sz w:val="10"/>
                                  <w:lang w:val="ru-RU"/>
                                </w:rPr>
                                <w:t>)</w:t>
                              </w:r>
                            </w:p>
                          </w:txbxContent>
                        </wps:txbx>
                        <wps:bodyPr rot="0" vert="horz" wrap="square" lIns="91440" tIns="45720" rIns="91440" bIns="45720" anchor="t" anchorCtr="0" upright="1">
                          <a:noAutofit/>
                        </wps:bodyPr>
                      </wps:wsp>
                      <wps:wsp>
                        <wps:cNvPr id="328951391" name="Rectangle 2723"/>
                        <wps:cNvSpPr>
                          <a:spLocks noChangeArrowheads="1"/>
                        </wps:cNvSpPr>
                        <wps:spPr bwMode="auto">
                          <a:xfrm>
                            <a:off x="4655" y="10783"/>
                            <a:ext cx="3865" cy="842"/>
                          </a:xfrm>
                          <a:prstGeom prst="rect">
                            <a:avLst/>
                          </a:prstGeom>
                          <a:solidFill>
                            <a:srgbClr val="FFFFFF"/>
                          </a:solidFill>
                          <a:ln w="9525">
                            <a:solidFill>
                              <a:srgbClr val="000000"/>
                            </a:solidFill>
                            <a:miter lim="800000"/>
                            <a:headEnd/>
                            <a:tailEnd/>
                          </a:ln>
                        </wps:spPr>
                        <wps:txbx>
                          <w:txbxContent>
                            <w:p w14:paraId="376093A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0F0E2CA4"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2DD34C6C"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wps:txbx>
                        <wps:bodyPr rot="0" vert="horz" wrap="square" lIns="91440" tIns="45720" rIns="91440" bIns="45720" anchor="t" anchorCtr="0" upright="1">
                          <a:noAutofit/>
                        </wps:bodyPr>
                      </wps:wsp>
                      <wps:wsp>
                        <wps:cNvPr id="951767020" name="AutoShape 2724"/>
                        <wps:cNvCnPr>
                          <a:cxnSpLocks noChangeShapeType="1"/>
                        </wps:cNvCnPr>
                        <wps:spPr bwMode="auto">
                          <a:xfrm>
                            <a:off x="3419" y="6779"/>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6882636" name="AutoShape 2725"/>
                        <wps:cNvCnPr>
                          <a:cxnSpLocks noChangeShapeType="1"/>
                        </wps:cNvCnPr>
                        <wps:spPr bwMode="auto">
                          <a:xfrm>
                            <a:off x="6685" y="6773"/>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1001354" name="AutoShape 2726"/>
                        <wps:cNvCnPr>
                          <a:cxnSpLocks noChangeShapeType="1"/>
                        </wps:cNvCnPr>
                        <wps:spPr bwMode="auto">
                          <a:xfrm>
                            <a:off x="10020" y="6753"/>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0103765" name="AutoShape 2727"/>
                        <wps:cNvCnPr>
                          <a:cxnSpLocks noChangeShapeType="1"/>
                        </wps:cNvCnPr>
                        <wps:spPr bwMode="auto">
                          <a:xfrm>
                            <a:off x="10377" y="6752"/>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6415466" name="AutoShape 2728"/>
                        <wps:cNvCnPr>
                          <a:cxnSpLocks noChangeShapeType="1"/>
                        </wps:cNvCnPr>
                        <wps:spPr bwMode="auto">
                          <a:xfrm>
                            <a:off x="3774" y="8641"/>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760831" name="AutoShape 2729"/>
                        <wps:cNvCnPr>
                          <a:cxnSpLocks noChangeShapeType="1"/>
                        </wps:cNvCnPr>
                        <wps:spPr bwMode="auto">
                          <a:xfrm flipH="1" flipV="1">
                            <a:off x="6610" y="8641"/>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2894936" name="AutoShape 2730"/>
                        <wps:cNvCnPr>
                          <a:cxnSpLocks noChangeShapeType="1"/>
                        </wps:cNvCnPr>
                        <wps:spPr bwMode="auto">
                          <a:xfrm>
                            <a:off x="6592" y="10506"/>
                            <a:ext cx="0" cy="27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70176946" name="AutoShape 2731"/>
                        <wps:cNvCnPr>
                          <a:cxnSpLocks noChangeShapeType="1"/>
                        </wps:cNvCnPr>
                        <wps:spPr bwMode="auto">
                          <a:xfrm>
                            <a:off x="8268" y="9756"/>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4403986" name="AutoShape 2732"/>
                        <wps:cNvCnPr>
                          <a:cxnSpLocks noChangeShapeType="1"/>
                        </wps:cNvCnPr>
                        <wps:spPr bwMode="auto">
                          <a:xfrm>
                            <a:off x="5762" y="7330"/>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0118825" name="AutoShape 2733"/>
                        <wps:cNvCnPr>
                          <a:cxnSpLocks noChangeShapeType="1"/>
                        </wps:cNvCnPr>
                        <wps:spPr bwMode="auto">
                          <a:xfrm>
                            <a:off x="2472" y="7344"/>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1072888" name="AutoShape 2734"/>
                        <wps:cNvCnPr>
                          <a:cxnSpLocks noChangeShapeType="1"/>
                        </wps:cNvCnPr>
                        <wps:spPr bwMode="auto">
                          <a:xfrm>
                            <a:off x="6592" y="862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7292470" name="Text Box 2735"/>
                        <wps:cNvSpPr txBox="1">
                          <a:spLocks noChangeArrowheads="1"/>
                        </wps:cNvSpPr>
                        <wps:spPr bwMode="auto">
                          <a:xfrm>
                            <a:off x="6704" y="3234"/>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93D32"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2059273127" name="Text Box 2736"/>
                        <wps:cNvSpPr txBox="1">
                          <a:spLocks noChangeArrowheads="1"/>
                        </wps:cNvSpPr>
                        <wps:spPr bwMode="auto">
                          <a:xfrm>
                            <a:off x="5114" y="4139"/>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1D85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958690304" name="Text Box 2737"/>
                        <wps:cNvSpPr txBox="1">
                          <a:spLocks noChangeArrowheads="1"/>
                        </wps:cNvSpPr>
                        <wps:spPr bwMode="auto">
                          <a:xfrm>
                            <a:off x="3363" y="4856"/>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E31CF"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3CE9BF25"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6E56CC53"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17968340" name="Text Box 2738"/>
                        <wps:cNvSpPr txBox="1">
                          <a:spLocks noChangeArrowheads="1"/>
                        </wps:cNvSpPr>
                        <wps:spPr bwMode="auto">
                          <a:xfrm>
                            <a:off x="6741" y="4842"/>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74B81"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6FC84FF4"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72B03767"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952619245" name="Text Box 2739"/>
                        <wps:cNvSpPr txBox="1">
                          <a:spLocks noChangeArrowheads="1"/>
                        </wps:cNvSpPr>
                        <wps:spPr bwMode="auto">
                          <a:xfrm>
                            <a:off x="4766" y="5451"/>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27F90"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1E749700"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wps:txbx>
                        <wps:bodyPr rot="0" vert="horz" wrap="square" lIns="91440" tIns="45720" rIns="91440" bIns="45720" anchor="t" anchorCtr="0" upright="1">
                          <a:noAutofit/>
                        </wps:bodyPr>
                      </wps:wsp>
                      <wps:wsp>
                        <wps:cNvPr id="342025461" name="Text Box 2740"/>
                        <wps:cNvSpPr txBox="1">
                          <a:spLocks noChangeArrowheads="1"/>
                        </wps:cNvSpPr>
                        <wps:spPr bwMode="auto">
                          <a:xfrm>
                            <a:off x="9753"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192F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657774590" name="Text Box 2741"/>
                        <wps:cNvSpPr txBox="1">
                          <a:spLocks noChangeArrowheads="1"/>
                        </wps:cNvSpPr>
                        <wps:spPr bwMode="auto">
                          <a:xfrm>
                            <a:off x="6343" y="61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9FF44"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965553101" name="Text Box 2742"/>
                        <wps:cNvSpPr txBox="1">
                          <a:spLocks noChangeArrowheads="1"/>
                        </wps:cNvSpPr>
                        <wps:spPr bwMode="auto">
                          <a:xfrm>
                            <a:off x="3157"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00B11"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494395787" name="AutoShape 2743"/>
                        <wps:cNvSpPr>
                          <a:spLocks noChangeArrowheads="1"/>
                        </wps:cNvSpPr>
                        <wps:spPr bwMode="auto">
                          <a:xfrm>
                            <a:off x="1376" y="7753"/>
                            <a:ext cx="2183" cy="676"/>
                          </a:xfrm>
                          <a:prstGeom prst="flowChartAlternateProcess">
                            <a:avLst/>
                          </a:prstGeom>
                          <a:solidFill>
                            <a:srgbClr val="FFFFFF"/>
                          </a:solidFill>
                          <a:ln w="9525">
                            <a:solidFill>
                              <a:srgbClr val="000000"/>
                            </a:solidFill>
                            <a:miter lim="800000"/>
                            <a:headEnd/>
                            <a:tailEnd/>
                          </a:ln>
                        </wps:spPr>
                        <wps:txbx>
                          <w:txbxContent>
                            <w:p w14:paraId="5E0364A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4339843B"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1092A74D"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292905273" name="Text Box 2744"/>
                        <wps:cNvSpPr txBox="1">
                          <a:spLocks noChangeArrowheads="1"/>
                        </wps:cNvSpPr>
                        <wps:spPr bwMode="auto">
                          <a:xfrm>
                            <a:off x="8319"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429E1"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327297118" name="Text Box 2745"/>
                        <wps:cNvSpPr txBox="1">
                          <a:spLocks noChangeArrowheads="1"/>
                        </wps:cNvSpPr>
                        <wps:spPr bwMode="auto">
                          <a:xfrm>
                            <a:off x="5037"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31DE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923797509" name="Text Box 2746"/>
                        <wps:cNvSpPr txBox="1">
                          <a:spLocks noChangeArrowheads="1"/>
                        </wps:cNvSpPr>
                        <wps:spPr bwMode="auto">
                          <a:xfrm>
                            <a:off x="1747" y="710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2BA24"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369120808" name="Text Box 2747"/>
                        <wps:cNvSpPr txBox="1">
                          <a:spLocks noChangeArrowheads="1"/>
                        </wps:cNvSpPr>
                        <wps:spPr bwMode="auto">
                          <a:xfrm>
                            <a:off x="7982" y="9116"/>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AD95C"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2083622178" name="Text Box 2748"/>
                        <wps:cNvSpPr txBox="1">
                          <a:spLocks noChangeArrowheads="1"/>
                        </wps:cNvSpPr>
                        <wps:spPr bwMode="auto">
                          <a:xfrm>
                            <a:off x="6685" y="10156"/>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9A9DF"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274347840" name="AutoShape 2749"/>
                        <wps:cNvSpPr>
                          <a:spLocks noChangeArrowheads="1"/>
                        </wps:cNvSpPr>
                        <wps:spPr bwMode="auto">
                          <a:xfrm>
                            <a:off x="4822" y="6193"/>
                            <a:ext cx="1882" cy="1137"/>
                          </a:xfrm>
                          <a:prstGeom prst="flowChartDecision">
                            <a:avLst/>
                          </a:prstGeom>
                          <a:solidFill>
                            <a:srgbClr val="FFFFFF"/>
                          </a:solidFill>
                          <a:ln w="9525">
                            <a:solidFill>
                              <a:srgbClr val="000000"/>
                            </a:solidFill>
                            <a:miter lim="800000"/>
                            <a:headEnd/>
                            <a:tailEnd/>
                          </a:ln>
                        </wps:spPr>
                        <wps:txbx>
                          <w:txbxContent>
                            <w:p w14:paraId="52B0FAA4"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6A8C4509"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22416AD9"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200 psi</w:t>
                              </w:r>
                            </w:p>
                            <w:p w14:paraId="42ACD4FB"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1996292414" name="AutoShape 2750"/>
                        <wps:cNvSpPr>
                          <a:spLocks noChangeArrowheads="1"/>
                        </wps:cNvSpPr>
                        <wps:spPr bwMode="auto">
                          <a:xfrm>
                            <a:off x="8138" y="6193"/>
                            <a:ext cx="1882" cy="1137"/>
                          </a:xfrm>
                          <a:prstGeom prst="flowChartDecision">
                            <a:avLst/>
                          </a:prstGeom>
                          <a:solidFill>
                            <a:srgbClr val="FFFFFF"/>
                          </a:solidFill>
                          <a:ln w="9525">
                            <a:solidFill>
                              <a:srgbClr val="000000"/>
                            </a:solidFill>
                            <a:miter lim="800000"/>
                            <a:headEnd/>
                            <a:tailEnd/>
                          </a:ln>
                        </wps:spPr>
                        <wps:txbx>
                          <w:txbxContent>
                            <w:p w14:paraId="1ADB68F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6E571F66"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1F5C916E"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250 psi</w:t>
                              </w:r>
                            </w:p>
                            <w:p w14:paraId="3D43E8BA"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1335729266" name="AutoShape 2751"/>
                        <wps:cNvSpPr>
                          <a:spLocks noChangeArrowheads="1"/>
                        </wps:cNvSpPr>
                        <wps:spPr bwMode="auto">
                          <a:xfrm>
                            <a:off x="4668" y="7770"/>
                            <a:ext cx="2183" cy="676"/>
                          </a:xfrm>
                          <a:prstGeom prst="flowChartAlternateProcess">
                            <a:avLst/>
                          </a:prstGeom>
                          <a:solidFill>
                            <a:srgbClr val="FFFFFF"/>
                          </a:solidFill>
                          <a:ln w="9525">
                            <a:solidFill>
                              <a:srgbClr val="000000"/>
                            </a:solidFill>
                            <a:miter lim="800000"/>
                            <a:headEnd/>
                            <a:tailEnd/>
                          </a:ln>
                        </wps:spPr>
                        <wps:txbx>
                          <w:txbxContent>
                            <w:p w14:paraId="568726E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19EB6B1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77792E85"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1656727265" name="AutoShape 2752"/>
                        <wps:cNvSpPr>
                          <a:spLocks noChangeArrowheads="1"/>
                        </wps:cNvSpPr>
                        <wps:spPr bwMode="auto">
                          <a:xfrm>
                            <a:off x="7991" y="7787"/>
                            <a:ext cx="2183" cy="676"/>
                          </a:xfrm>
                          <a:prstGeom prst="flowChartAlternateProcess">
                            <a:avLst/>
                          </a:prstGeom>
                          <a:solidFill>
                            <a:srgbClr val="FFFFFF"/>
                          </a:solidFill>
                          <a:ln w="9525">
                            <a:solidFill>
                              <a:srgbClr val="000000"/>
                            </a:solidFill>
                            <a:miter lim="800000"/>
                            <a:headEnd/>
                            <a:tailEnd/>
                          </a:ln>
                        </wps:spPr>
                        <wps:txbx>
                          <w:txbxContent>
                            <w:p w14:paraId="6D55F8C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1636514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3CD9AA73"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1329274355" name="AutoShape 2753"/>
                        <wps:cNvCnPr>
                          <a:cxnSpLocks noChangeShapeType="1"/>
                        </wps:cNvCnPr>
                        <wps:spPr bwMode="auto">
                          <a:xfrm>
                            <a:off x="9073" y="7345"/>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84F208" id="Group 2705" o:spid="_x0000_s1198" style="position:absolute;left:0;text-align:left;margin-left:-3.55pt;margin-top:7.95pt;width:471.9pt;height:485.05pt;z-index:-251704320" coordorigin="1376,1924" coordsize="9438,9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">
                <v:shape id="AutoShape 2706" o:spid="_x0000_s1199" type="#_x0000_t32" style="position:absolute;left:3776;top:6765;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">
                  <v:stroke endarrow="block"/>
                </v:shape>
                <v:shape id="AutoShape 2707" o:spid="_x0000_s1200" type="#_x0000_t32" style="position:absolute;left:7061;top:6770;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">
                  <v:stroke endarrow="block"/>
                </v:shape>
                <v:shape id="AutoShape 2708" o:spid="_x0000_s1201" type="#_x0000_t110" style="position:absolute;left:4399;top:3234;width:27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">
                  <v:textbox>
                    <w:txbxContent>
                      <w:p w14:paraId="2903FE7E" w14:textId="77777777" w:rsidR="00BF7F3C" w:rsidRPr="00300D7A" w:rsidRDefault="00BF7F3C" w:rsidP="00BA168E">
                        <w:pPr>
                          <w:spacing w:before="0" w:line="240" w:lineRule="auto"/>
                          <w:ind w:left="0"/>
                          <w:jc w:val="center"/>
                          <w:rPr>
                            <w:rFonts w:asciiTheme="minorHAnsi" w:hAnsiTheme="minorHAnsi"/>
                            <w:sz w:val="10"/>
                            <w:szCs w:val="14"/>
                          </w:rPr>
                        </w:pPr>
                        <w:r w:rsidRPr="001E3AE7">
                          <w:rPr>
                            <w:rFonts w:asciiTheme="minorHAnsi" w:hAnsiTheme="minorHAnsi"/>
                            <w:sz w:val="10"/>
                            <w:lang w:val="ru-RU"/>
                          </w:rPr>
                          <w:t xml:space="preserve">Соответствует ли конструкция штоковой гайки клапана примечанию </w:t>
                        </w:r>
                        <w:r w:rsidRPr="00300D7A">
                          <w:rPr>
                            <w:rFonts w:asciiTheme="minorHAnsi" w:hAnsiTheme="minorHAnsi"/>
                            <w:sz w:val="10"/>
                          </w:rPr>
                          <w:t>3?</w:t>
                        </w:r>
                      </w:p>
                    </w:txbxContent>
                  </v:textbox>
                </v:shape>
                <v:oval id="Oval 2709" o:spid="_x0000_s1202" style="position:absolute;left:4931;top:1924;width:167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">
                  <v:textbox>
                    <w:txbxContent>
                      <w:p w14:paraId="4F5E6C06" w14:textId="77777777" w:rsidR="00BF7F3C" w:rsidRPr="00D40D50" w:rsidRDefault="00BF7F3C" w:rsidP="00BA168E">
                        <w:pPr>
                          <w:spacing w:before="0" w:line="240" w:lineRule="auto"/>
                          <w:ind w:left="0"/>
                          <w:jc w:val="center"/>
                          <w:rPr>
                            <w:rFonts w:ascii="Calibri" w:hAnsi="Calibri"/>
                            <w:b/>
                            <w:sz w:val="12"/>
                            <w:szCs w:val="16"/>
                          </w:rPr>
                        </w:pPr>
                        <w:r w:rsidRPr="00D40D50">
                          <w:rPr>
                            <w:rFonts w:ascii="Calibri" w:hAnsi="Calibri"/>
                            <w:b/>
                            <w:sz w:val="12"/>
                          </w:rPr>
                          <w:t xml:space="preserve">Регулирующий клапан диаметром </w:t>
                        </w:r>
                        <w:r>
                          <w:rPr>
                            <w:rFonts w:ascii="Calibri" w:hAnsi="Calibri"/>
                            <w:b/>
                            <w:sz w:val="12"/>
                          </w:rPr>
                          <w:t>4 - 6 дюйм</w:t>
                        </w:r>
                      </w:p>
                    </w:txbxContent>
                  </v:textbox>
                </v:oval>
                <v:shape id="AutoShape 2710" o:spid="_x0000_s1203" type="#_x0000_t32" style="position:absolute;left:5766;top:2870;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">
                  <v:stroke endarrow="block"/>
                </v:shape>
                <v:shape id="AutoShape 2711" o:spid="_x0000_s1204" type="#_x0000_t176" style="position:absolute;left:7798;top:3281;width:280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">
                  <v:textbox>
                    <w:txbxContent>
                      <w:p w14:paraId="15065682" w14:textId="77777777" w:rsidR="00BF7F3C" w:rsidRPr="00300D7A" w:rsidRDefault="00BF7F3C" w:rsidP="00BA168E">
                        <w:pPr>
                          <w:spacing w:before="0" w:line="240" w:lineRule="auto"/>
                          <w:ind w:left="0"/>
                          <w:jc w:val="center"/>
                          <w:rPr>
                            <w:rFonts w:ascii="Calibri" w:hAnsi="Calibri"/>
                            <w:sz w:val="12"/>
                            <w:szCs w:val="14"/>
                          </w:rPr>
                        </w:pPr>
                        <w:r w:rsidRPr="00300D7A">
                          <w:rPr>
                            <w:rFonts w:ascii="Calibri" w:hAnsi="Calibri"/>
                            <w:sz w:val="12"/>
                          </w:rPr>
                          <w:t>ΔP</w:t>
                        </w:r>
                        <w:r w:rsidRPr="001E3AE7">
                          <w:rPr>
                            <w:rFonts w:ascii="Calibri" w:hAnsi="Calibri"/>
                            <w:sz w:val="12"/>
                            <w:lang w:val="ru-RU"/>
                          </w:rPr>
                          <w:t xml:space="preserve"> клапана &lt;=150 </w:t>
                        </w:r>
                        <w:r w:rsidRPr="00300D7A">
                          <w:rPr>
                            <w:rFonts w:ascii="Calibri" w:hAnsi="Calibri"/>
                            <w:sz w:val="12"/>
                          </w:rPr>
                          <w:t>psi</w:t>
                        </w:r>
                        <w:r w:rsidRPr="001E3AE7">
                          <w:rPr>
                            <w:rFonts w:ascii="Calibri" w:hAnsi="Calibri"/>
                            <w:sz w:val="12"/>
                            <w:lang w:val="ru-RU"/>
                          </w:rPr>
                          <w:t xml:space="preserve"> для жидкой и парообразной среды; &lt;=125 для среды многвенного испарения согласно примечанию </w:t>
                        </w:r>
                        <w:r w:rsidRPr="00300D7A">
                          <w:rPr>
                            <w:rFonts w:ascii="Calibri" w:hAnsi="Calibri"/>
                            <w:sz w:val="12"/>
                          </w:rPr>
                          <w:t>3. Необходимо дальнейнее согласование с изготовителем и техническим экспертом.</w:t>
                        </w:r>
                      </w:p>
                    </w:txbxContent>
                  </v:textbox>
                </v:shape>
                <v:shape id="AutoShape 2712" o:spid="_x0000_s1205" type="#_x0000_t32" style="position:absolute;left:7120;top:3793;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">
                  <v:stroke endarrow="block"/>
                </v:shape>
                <v:roundrect id="AutoShape 2713" o:spid="_x0000_s1206" style="position:absolute;left:4767;top:4808;width:201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">
                  <v:textbox>
                    <w:txbxContent>
                      <w:p w14:paraId="1737FAA6"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 xml:space="preserve">Рабочая среда клапана </w:t>
                        </w:r>
                      </w:p>
                      <w:p w14:paraId="59977FB4"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(параметры технологической среды клапана)</w:t>
                        </w:r>
                      </w:p>
                    </w:txbxContent>
                  </v:textbox>
                </v:roundrect>
                <v:shape id="AutoShape 2714" o:spid="_x0000_s1207" type="#_x0000_t32" style="position:absolute;left:5766;top:435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">
                  <v:stroke endarrow="block"/>
                </v:shape>
                <v:shape id="AutoShape 2715" o:spid="_x0000_s1208" type="#_x0000_t32" style="position:absolute;left:6775;top:5110;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">
                  <v:stroke endarrow="block"/>
                </v:shape>
                <v:shape id="AutoShape 2716" o:spid="_x0000_s1209" type="#_x0000_t32" style="position:absolute;left:9076;top:5093;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">
                  <v:stroke endarrow="block"/>
                </v:shape>
                <v:shape id="AutoShape 2717" o:spid="_x0000_s1210" type="#_x0000_t32" style="position:absolute;left:5769;top:5361;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">
                  <v:stroke endarrow="block"/>
                </v:shape>
                <v:shape id="AutoShape 2718" o:spid="_x0000_s1211" type="#_x0000_t32" style="position:absolute;left:2482;top:5114;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">
                  <v:stroke endarrow="block"/>
                </v:shape>
                <v:shape id="AutoShape 2719" o:spid="_x0000_s1212" type="#_x0000_t32" style="position:absolute;left:2472;top:5114;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">
                  <v:stroke endarrow="block"/>
                </v:shape>
                <v:shape id="AutoShape 2720" o:spid="_x0000_s1213" type="#_x0000_t110" style="position:absolute;left:1537;top:6207;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">
                  <v:textbox>
                    <w:txbxContent>
                      <w:p w14:paraId="573B3D13"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16A2DEA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0144F4A8"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175 psi</w:t>
                        </w:r>
                      </w:p>
                      <w:p w14:paraId="4D6A7CCA" w14:textId="77777777" w:rsidR="00BF7F3C" w:rsidRPr="00BC5688" w:rsidRDefault="00BF7F3C" w:rsidP="00BA168E">
                        <w:pPr>
                          <w:rPr>
                            <w:rFonts w:asciiTheme="minorHAnsi" w:hAnsiTheme="minorHAnsi"/>
                            <w:sz w:val="14"/>
                            <w:szCs w:val="14"/>
                          </w:rPr>
                        </w:pPr>
                      </w:p>
                    </w:txbxContent>
                  </v:textbox>
                </v:shape>
                <v:shape id="AutoShape 2721" o:spid="_x0000_s1214" type="#_x0000_t110" style="position:absolute;left:4904;top:9014;width:335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">
                  <v:textbox>
                    <w:txbxContent>
                      <w:p w14:paraId="4AF401AB" w14:textId="77777777" w:rsidR="00BF7F3C" w:rsidRPr="0042023D" w:rsidRDefault="00BF7F3C" w:rsidP="00BA168E">
                        <w:pPr>
                          <w:spacing w:before="0" w:line="240" w:lineRule="auto"/>
                          <w:ind w:left="-142" w:right="-168"/>
                          <w:jc w:val="center"/>
                          <w:rPr>
                            <w:rFonts w:asciiTheme="minorHAnsi" w:hAnsiTheme="minorHAnsi"/>
                            <w:sz w:val="13"/>
                            <w:szCs w:val="13"/>
                            <w:lang w:val="ru-RU"/>
                          </w:rPr>
                        </w:pPr>
                        <w:r w:rsidRPr="0042023D">
                          <w:rPr>
                            <w:rFonts w:asciiTheme="minorHAnsi" w:hAnsiTheme="minorHAnsi"/>
                            <w:sz w:val="13"/>
                            <w:szCs w:val="13"/>
                            <w:lang w:val="ru-RU"/>
                          </w:rPr>
                          <w:t>Проверка конструкции диска. У этого клапана диск, направляемый в одной точке?</w:t>
                        </w:r>
                      </w:p>
                      <w:p w14:paraId="0DF0E979" w14:textId="77777777" w:rsidR="00BF7F3C" w:rsidRPr="0042023D" w:rsidRDefault="00BF7F3C" w:rsidP="00BA168E">
                        <w:pPr>
                          <w:spacing w:before="0" w:line="240" w:lineRule="auto"/>
                          <w:ind w:left="0"/>
                          <w:jc w:val="center"/>
                          <w:rPr>
                            <w:rFonts w:asciiTheme="minorHAnsi" w:hAnsiTheme="minorHAnsi"/>
                            <w:sz w:val="13"/>
                            <w:szCs w:val="13"/>
                          </w:rPr>
                        </w:pPr>
                        <w:r w:rsidRPr="001E3AE7">
                          <w:rPr>
                            <w:rFonts w:asciiTheme="minorHAnsi" w:hAnsiTheme="minorHAnsi"/>
                            <w:sz w:val="14"/>
                            <w:lang w:val="ru-RU"/>
                          </w:rPr>
                          <w:t xml:space="preserve"> </w:t>
                        </w:r>
                        <w:r w:rsidRPr="0042023D">
                          <w:rPr>
                            <w:rFonts w:asciiTheme="minorHAnsi" w:hAnsiTheme="minorHAnsi"/>
                            <w:sz w:val="13"/>
                            <w:szCs w:val="13"/>
                          </w:rPr>
                          <w:t>См. прим. 2</w:t>
                        </w:r>
                      </w:p>
                    </w:txbxContent>
                  </v:textbox>
                </v:shape>
                <v:oval id="Oval 2722" o:spid="_x0000_s1215" style="position:absolute;left:8790;top:9166;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">
                  <v:textbox>
                    <w:txbxContent>
                      <w:p w14:paraId="2C1B1D05" w14:textId="77777777" w:rsidR="00BF7F3C" w:rsidRPr="001E3AE7" w:rsidRDefault="00BF7F3C" w:rsidP="00BA168E">
                        <w:pPr>
                          <w:spacing w:before="0" w:line="240" w:lineRule="auto"/>
                          <w:ind w:left="0"/>
                          <w:jc w:val="center"/>
                          <w:rPr>
                            <w:rFonts w:ascii="Calibri" w:hAnsi="Calibri"/>
                            <w:sz w:val="10"/>
                            <w:szCs w:val="14"/>
                            <w:lang w:val="ru-RU"/>
                          </w:rPr>
                        </w:pPr>
                        <w:r w:rsidRPr="001E3AE7">
                          <w:rPr>
                            <w:rFonts w:ascii="Calibri" w:hAnsi="Calibri"/>
                            <w:sz w:val="10"/>
                            <w:lang w:val="ru-RU"/>
                          </w:rPr>
                          <w:t xml:space="preserve">Классифицируется как диск, направляемый в одной точке (все значения могут быть увеличены на 50 </w:t>
                        </w:r>
                        <w:r w:rsidRPr="00300D7A">
                          <w:rPr>
                            <w:rFonts w:ascii="Calibri" w:hAnsi="Calibri"/>
                            <w:sz w:val="10"/>
                          </w:rPr>
                          <w:t>psi</w:t>
                        </w:r>
                        <w:r w:rsidRPr="001E3AE7">
                          <w:rPr>
                            <w:rFonts w:ascii="Calibri" w:hAnsi="Calibri"/>
                            <w:sz w:val="10"/>
                            <w:lang w:val="ru-RU"/>
                          </w:rPr>
                          <w:t>)</w:t>
                        </w:r>
                      </w:p>
                    </w:txbxContent>
                  </v:textbox>
                </v:oval>
                <v:rect id="Rectangle 2723" o:spid="_x0000_s1216" style="position:absolute;left:4655;top:10783;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">
                  <v:textbox>
                    <w:txbxContent>
                      <w:p w14:paraId="376093A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0F0E2CA4"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2DD34C6C"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v:textbox>
                </v:rect>
                <v:shape id="AutoShape 2724" o:spid="_x0000_s1217" type="#_x0000_t32" style="position:absolute;left:3419;top:6779;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">
                  <v:stroke endarrow="block"/>
                </v:shape>
                <v:shape id="AutoShape 2725" o:spid="_x0000_s1218" type="#_x0000_t32" style="position:absolute;left:6685;top:6773;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">
                  <v:stroke endarrow="block"/>
                </v:shape>
                <v:shape id="AutoShape 2726" o:spid="_x0000_s1219" type="#_x0000_t32" style="position:absolute;left:10020;top:6753;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">
                  <v:stroke endarrow="block"/>
                </v:shape>
                <v:shape id="AutoShape 2727" o:spid="_x0000_s1220" type="#_x0000_t32" style="position:absolute;left:10377;top:6752;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">
                  <v:stroke endarrow="block"/>
                </v:shape>
                <v:shape id="AutoShape 2728" o:spid="_x0000_s1221" type="#_x0000_t32" style="position:absolute;left:3774;top:8641;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">
                  <v:stroke endarrow="block"/>
                </v:shape>
                <v:shape id="AutoShape 2729" o:spid="_x0000_s1222" type="#_x0000_t32" style="position:absolute;left:6610;top:8641;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">
                  <v:stroke endarrow="block"/>
                </v:shape>
                <v:shape id="AutoShape 2730" o:spid="_x0000_s1223" type="#_x0000_t32" style="position:absolute;left:6592;top:10506;width:0;height: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">
                  <v:stroke endarrow="block"/>
                </v:shape>
                <v:shape id="AutoShape 2731" o:spid="_x0000_s1224" type="#_x0000_t32" style="position:absolute;left:8268;top:9756;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">
                  <v:stroke endarrow="block"/>
                </v:shape>
                <v:shape id="AutoShape 2732" o:spid="_x0000_s1225" type="#_x0000_t32" style="position:absolute;left:5762;top:7330;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">
                  <v:stroke endarrow="block"/>
                </v:shape>
                <v:shape id="AutoShape 2733" o:spid="_x0000_s1226" type="#_x0000_t32" style="position:absolute;left:2472;top:7344;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">
                  <v:stroke endarrow="block"/>
                </v:shape>
                <v:shape id="AutoShape 2734" o:spid="_x0000_s1227" type="#_x0000_t32" style="position:absolute;left:6592;top:862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">
                  <v:stroke endarrow="block"/>
                </v:shape>
                <v:shape id="Text Box 2735" o:spid="_x0000_s1228" type="#_x0000_t202" style="position:absolute;left:6704;top:3234;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" filled="f" stroked="f">
                  <v:textbox>
                    <w:txbxContent>
                      <w:p w14:paraId="6F093D32"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736" o:spid="_x0000_s1229" type="#_x0000_t202" style="position:absolute;left:5114;top:4139;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" filled="f" stroked="f">
                  <v:textbox>
                    <w:txbxContent>
                      <w:p w14:paraId="7F11D85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37" o:spid="_x0000_s1230" type="#_x0000_t202" style="position:absolute;left:3363;top:4856;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" filled="f" stroked="f">
                  <v:textbox>
                    <w:txbxContent>
                      <w:p w14:paraId="519E31CF"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3CE9BF25"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6E56CC53" w14:textId="77777777" w:rsidR="00BF7F3C" w:rsidRPr="00BC5688" w:rsidRDefault="00BF7F3C" w:rsidP="00BA168E">
                        <w:pPr>
                          <w:spacing w:before="0"/>
                          <w:ind w:left="0"/>
                          <w:rPr>
                            <w:rFonts w:asciiTheme="minorHAnsi" w:hAnsiTheme="minorHAnsi"/>
                            <w:sz w:val="14"/>
                            <w:szCs w:val="14"/>
                          </w:rPr>
                        </w:pPr>
                      </w:p>
                    </w:txbxContent>
                  </v:textbox>
                </v:shape>
                <v:shape id="Text Box 2738" o:spid="_x0000_s1231" type="#_x0000_t202" style="position:absolute;left:6741;top:4842;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" filled="f" stroked="f">
                  <v:textbox>
                    <w:txbxContent>
                      <w:p w14:paraId="22674B81"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6FC84FF4"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72B03767" w14:textId="77777777" w:rsidR="00BF7F3C" w:rsidRPr="00BC5688" w:rsidRDefault="00BF7F3C" w:rsidP="00BA168E">
                        <w:pPr>
                          <w:spacing w:before="0"/>
                          <w:ind w:left="0"/>
                          <w:rPr>
                            <w:rFonts w:asciiTheme="minorHAnsi" w:hAnsiTheme="minorHAnsi"/>
                            <w:sz w:val="14"/>
                            <w:szCs w:val="14"/>
                          </w:rPr>
                        </w:pPr>
                      </w:p>
                    </w:txbxContent>
                  </v:textbox>
                </v:shape>
                <v:shape id="Text Box 2739" o:spid="_x0000_s1232" type="#_x0000_t202" style="position:absolute;left:4766;top:5451;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" filled="f" stroked="f">
                  <v:textbox>
                    <w:txbxContent>
                      <w:p w14:paraId="58D27F90"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1E749700"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v:textbox>
                </v:shape>
                <v:shape id="Text Box 2740" o:spid="_x0000_s1233" type="#_x0000_t202" style="position:absolute;left:9753;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" filled="f" stroked="f">
                  <v:textbox>
                    <w:txbxContent>
                      <w:p w14:paraId="771192F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741" o:spid="_x0000_s1234" type="#_x0000_t202" style="position:absolute;left:6343;top:61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" filled="f" stroked="f">
                  <v:textbox>
                    <w:txbxContent>
                      <w:p w14:paraId="4949FF44"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742" o:spid="_x0000_s1235" type="#_x0000_t202" style="position:absolute;left:3157;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" filled="f" stroked="f">
                  <v:textbox>
                    <w:txbxContent>
                      <w:p w14:paraId="4A500B11"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743" o:spid="_x0000_s1236" type="#_x0000_t176" style="position:absolute;left:1376;top:7753;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">
                  <v:textbox>
                    <w:txbxContent>
                      <w:p w14:paraId="5E0364A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4339843B"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1092A74D"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Text Box 2744" o:spid="_x0000_s1237" type="#_x0000_t202" style="position:absolute;left:8319;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" filled="f" stroked="f">
                  <v:textbox>
                    <w:txbxContent>
                      <w:p w14:paraId="6BA429E1"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45" o:spid="_x0000_s1238" type="#_x0000_t202" style="position:absolute;left:5037;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" filled="f" stroked="f">
                  <v:textbox>
                    <w:txbxContent>
                      <w:p w14:paraId="37431DE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46" o:spid="_x0000_s1239" type="#_x0000_t202" style="position:absolute;left:1747;top:710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" filled="f" stroked="f">
                  <v:textbox>
                    <w:txbxContent>
                      <w:p w14:paraId="7F42BA24"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47" o:spid="_x0000_s1240" type="#_x0000_t202" style="position:absolute;left:7982;top:9116;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" filled="f" stroked="f">
                  <v:textbox>
                    <w:txbxContent>
                      <w:p w14:paraId="1D7AD95C"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48" o:spid="_x0000_s1241" type="#_x0000_t202" style="position:absolute;left:6685;top:10156;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" filled="f" stroked="f">
                  <v:textbox>
                    <w:txbxContent>
                      <w:p w14:paraId="24B9A9DF"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749" o:spid="_x0000_s1242" type="#_x0000_t110" style="position:absolute;left:4822;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">
                  <v:textbox>
                    <w:txbxContent>
                      <w:p w14:paraId="52B0FAA4"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6A8C4509"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22416AD9"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200 psi</w:t>
                        </w:r>
                      </w:p>
                      <w:p w14:paraId="42ACD4FB" w14:textId="77777777" w:rsidR="00BF7F3C" w:rsidRPr="00BC5688" w:rsidRDefault="00BF7F3C" w:rsidP="00BA168E">
                        <w:pPr>
                          <w:rPr>
                            <w:rFonts w:asciiTheme="minorHAnsi" w:hAnsiTheme="minorHAnsi"/>
                            <w:sz w:val="14"/>
                            <w:szCs w:val="14"/>
                          </w:rPr>
                        </w:pPr>
                      </w:p>
                    </w:txbxContent>
                  </v:textbox>
                </v:shape>
                <v:shape id="AutoShape 2750" o:spid="_x0000_s1243" type="#_x0000_t110" style="position:absolute;left:8138;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">
                  <v:textbox>
                    <w:txbxContent>
                      <w:p w14:paraId="1ADB68F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6E571F66"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1F5C916E"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250 psi</w:t>
                        </w:r>
                      </w:p>
                      <w:p w14:paraId="3D43E8BA" w14:textId="77777777" w:rsidR="00BF7F3C" w:rsidRPr="00BC5688" w:rsidRDefault="00BF7F3C" w:rsidP="00BA168E">
                        <w:pPr>
                          <w:rPr>
                            <w:rFonts w:asciiTheme="minorHAnsi" w:hAnsiTheme="minorHAnsi"/>
                            <w:sz w:val="14"/>
                            <w:szCs w:val="14"/>
                          </w:rPr>
                        </w:pPr>
                      </w:p>
                    </w:txbxContent>
                  </v:textbox>
                </v:shape>
                <v:shape id="AutoShape 2751" o:spid="_x0000_s1244" type="#_x0000_t176" style="position:absolute;left:4668;top:7770;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">
                  <v:textbox>
                    <w:txbxContent>
                      <w:p w14:paraId="568726E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19EB6B1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77792E85"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AutoShape 2752" o:spid="_x0000_s1245" type="#_x0000_t176" style="position:absolute;left:7991;top:7787;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">
                  <v:textbox>
                    <w:txbxContent>
                      <w:p w14:paraId="6D55F8C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1636514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3CD9AA73"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AutoShape 2753" o:spid="_x0000_s1246" type="#_x0000_t32" style="position:absolute;left:9073;top:7345;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">
                  <v:stroke endarrow="block"/>
                </v:shape>
              </v:group>
            </w:pict>
          </mc:Fallback>
        </mc:AlternateContent>
      </w:r>
    </w:p>
    <w:p w14:paraId="7EA4BE9B" w14:textId="77777777" w:rsidR="00BA168E" w:rsidRPr="001E3AE7" w:rsidRDefault="00BA168E" w:rsidP="00BA168E">
      <w:pPr>
        <w:pStyle w:val="ListParagraph"/>
        <w:spacing w:line="240" w:lineRule="auto"/>
        <w:ind w:left="360"/>
        <w:rPr>
          <w:lang w:val="ru-RU"/>
        </w:rPr>
      </w:pPr>
    </w:p>
    <w:p w14:paraId="11314BD4" w14:textId="77777777" w:rsidR="00BA168E" w:rsidRPr="001E3AE7" w:rsidRDefault="00BA168E" w:rsidP="00BA168E">
      <w:pPr>
        <w:pStyle w:val="ListParagraph"/>
        <w:spacing w:line="240" w:lineRule="auto"/>
        <w:ind w:left="360"/>
        <w:rPr>
          <w:lang w:val="ru-RU"/>
        </w:rPr>
      </w:pPr>
    </w:p>
    <w:p w14:paraId="2B36BFE3" w14:textId="77777777" w:rsidR="00BA168E" w:rsidRPr="001E3AE7" w:rsidRDefault="00BA168E" w:rsidP="00BA168E">
      <w:pPr>
        <w:pStyle w:val="ListParagraph"/>
        <w:spacing w:line="240" w:lineRule="auto"/>
        <w:ind w:left="360"/>
        <w:rPr>
          <w:lang w:val="ru-RU"/>
        </w:rPr>
      </w:pPr>
    </w:p>
    <w:p w14:paraId="6E6C1FF5" w14:textId="77777777" w:rsidR="00BA168E" w:rsidRPr="001E3AE7" w:rsidRDefault="00BA168E" w:rsidP="00BA168E">
      <w:pPr>
        <w:pStyle w:val="ListParagraph"/>
        <w:spacing w:line="240" w:lineRule="auto"/>
        <w:ind w:left="360"/>
        <w:rPr>
          <w:lang w:val="ru-RU"/>
        </w:rPr>
      </w:pPr>
    </w:p>
    <w:p w14:paraId="4512F88F" w14:textId="77777777" w:rsidR="00BA168E" w:rsidRPr="001E3AE7" w:rsidRDefault="00BA168E" w:rsidP="00BA168E">
      <w:pPr>
        <w:pStyle w:val="ListParagraph"/>
        <w:spacing w:line="240" w:lineRule="auto"/>
        <w:ind w:left="360"/>
        <w:rPr>
          <w:lang w:val="ru-RU"/>
        </w:rPr>
      </w:pPr>
    </w:p>
    <w:p w14:paraId="03D657DA" w14:textId="77777777" w:rsidR="00BA168E" w:rsidRPr="001E3AE7" w:rsidRDefault="00BA168E" w:rsidP="00BA168E">
      <w:pPr>
        <w:pStyle w:val="ListParagraph"/>
        <w:spacing w:line="240" w:lineRule="auto"/>
        <w:ind w:left="360"/>
        <w:rPr>
          <w:lang w:val="ru-RU"/>
        </w:rPr>
      </w:pPr>
    </w:p>
    <w:p w14:paraId="50F4E7C3" w14:textId="77777777" w:rsidR="00BA168E" w:rsidRPr="001E3AE7" w:rsidRDefault="00BA168E" w:rsidP="00BA168E">
      <w:pPr>
        <w:pStyle w:val="ListParagraph"/>
        <w:spacing w:line="240" w:lineRule="auto"/>
        <w:ind w:left="360"/>
        <w:rPr>
          <w:lang w:val="ru-RU"/>
        </w:rPr>
      </w:pPr>
    </w:p>
    <w:p w14:paraId="5E6C0C10" w14:textId="77777777" w:rsidR="00BA168E" w:rsidRPr="001E3AE7" w:rsidRDefault="00BA168E" w:rsidP="00BA168E">
      <w:pPr>
        <w:pStyle w:val="ListParagraph"/>
        <w:spacing w:line="240" w:lineRule="auto"/>
        <w:ind w:left="360"/>
        <w:rPr>
          <w:lang w:val="ru-RU"/>
        </w:rPr>
      </w:pPr>
    </w:p>
    <w:p w14:paraId="7217B50D" w14:textId="77777777" w:rsidR="00BA168E" w:rsidRPr="001E3AE7" w:rsidRDefault="00BA168E" w:rsidP="00BA168E">
      <w:pPr>
        <w:pStyle w:val="ListParagraph"/>
        <w:spacing w:line="240" w:lineRule="auto"/>
        <w:ind w:left="360"/>
        <w:rPr>
          <w:lang w:val="ru-RU"/>
        </w:rPr>
      </w:pPr>
    </w:p>
    <w:p w14:paraId="12899B80" w14:textId="77777777" w:rsidR="00BA168E" w:rsidRPr="001E3AE7" w:rsidRDefault="00BA168E" w:rsidP="00BA168E">
      <w:pPr>
        <w:pStyle w:val="ListParagraph"/>
        <w:spacing w:line="240" w:lineRule="auto"/>
        <w:ind w:left="360"/>
        <w:rPr>
          <w:lang w:val="ru-RU"/>
        </w:rPr>
      </w:pPr>
    </w:p>
    <w:p w14:paraId="441F4701" w14:textId="77777777" w:rsidR="00BA168E" w:rsidRPr="001E3AE7" w:rsidRDefault="00BA168E" w:rsidP="00BA168E">
      <w:pPr>
        <w:pStyle w:val="ListParagraph"/>
        <w:spacing w:line="240" w:lineRule="auto"/>
        <w:ind w:left="360"/>
        <w:rPr>
          <w:lang w:val="ru-RU"/>
        </w:rPr>
      </w:pPr>
    </w:p>
    <w:p w14:paraId="7EF3D278" w14:textId="77777777" w:rsidR="00BA168E" w:rsidRPr="001E3AE7" w:rsidRDefault="00BA168E" w:rsidP="00BA168E">
      <w:pPr>
        <w:pStyle w:val="ListParagraph"/>
        <w:spacing w:line="240" w:lineRule="auto"/>
        <w:ind w:left="360"/>
        <w:rPr>
          <w:lang w:val="ru-RU"/>
        </w:rPr>
      </w:pPr>
    </w:p>
    <w:p w14:paraId="6ADE2F04" w14:textId="77777777" w:rsidR="00BA168E" w:rsidRPr="001E3AE7" w:rsidRDefault="00BA168E" w:rsidP="00BA168E">
      <w:pPr>
        <w:pStyle w:val="ListParagraph"/>
        <w:spacing w:line="240" w:lineRule="auto"/>
        <w:ind w:left="360"/>
        <w:rPr>
          <w:lang w:val="ru-RU"/>
        </w:rPr>
      </w:pPr>
    </w:p>
    <w:p w14:paraId="68BE9C2B" w14:textId="77777777" w:rsidR="00BA168E" w:rsidRPr="001E3AE7" w:rsidRDefault="00BA168E" w:rsidP="00BA168E">
      <w:pPr>
        <w:pStyle w:val="ListParagraph"/>
        <w:spacing w:line="240" w:lineRule="auto"/>
        <w:ind w:left="360"/>
        <w:rPr>
          <w:lang w:val="ru-RU"/>
        </w:rPr>
      </w:pPr>
    </w:p>
    <w:p w14:paraId="737A173A" w14:textId="77777777" w:rsidR="00BA168E" w:rsidRPr="001E3AE7" w:rsidRDefault="00BA168E" w:rsidP="00BA168E">
      <w:pPr>
        <w:pStyle w:val="ListParagraph"/>
        <w:spacing w:line="240" w:lineRule="auto"/>
        <w:ind w:left="360"/>
        <w:rPr>
          <w:lang w:val="ru-RU"/>
        </w:rPr>
      </w:pPr>
    </w:p>
    <w:p w14:paraId="2DDA04B5" w14:textId="77777777" w:rsidR="00BA168E" w:rsidRPr="001E3AE7" w:rsidRDefault="00BA168E" w:rsidP="00BA168E">
      <w:pPr>
        <w:pStyle w:val="ListParagraph"/>
        <w:spacing w:line="240" w:lineRule="auto"/>
        <w:ind w:left="360"/>
        <w:rPr>
          <w:lang w:val="ru-RU"/>
        </w:rPr>
      </w:pPr>
    </w:p>
    <w:p w14:paraId="1FF35851" w14:textId="77777777" w:rsidR="00BA168E" w:rsidRPr="001E3AE7" w:rsidRDefault="00BA168E" w:rsidP="00BA168E">
      <w:pPr>
        <w:pStyle w:val="ListParagraph"/>
        <w:spacing w:line="240" w:lineRule="auto"/>
        <w:ind w:left="360"/>
        <w:rPr>
          <w:lang w:val="ru-RU"/>
        </w:rPr>
      </w:pPr>
    </w:p>
    <w:p w14:paraId="558FD69E" w14:textId="77777777" w:rsidR="00BA168E" w:rsidRPr="001E3AE7" w:rsidRDefault="00BA168E" w:rsidP="00BA168E">
      <w:pPr>
        <w:pStyle w:val="ListParagraph"/>
        <w:spacing w:line="240" w:lineRule="auto"/>
        <w:ind w:left="360"/>
        <w:rPr>
          <w:lang w:val="ru-RU"/>
        </w:rPr>
      </w:pPr>
    </w:p>
    <w:p w14:paraId="0A295846" w14:textId="77777777" w:rsidR="00BA168E" w:rsidRPr="001E3AE7" w:rsidRDefault="00BA168E" w:rsidP="00BA168E">
      <w:pPr>
        <w:pStyle w:val="ListParagraph"/>
        <w:spacing w:line="240" w:lineRule="auto"/>
        <w:ind w:left="360"/>
        <w:rPr>
          <w:lang w:val="ru-RU"/>
        </w:rPr>
      </w:pPr>
    </w:p>
    <w:p w14:paraId="6F2C25FB" w14:textId="77777777" w:rsidR="00BA168E" w:rsidRPr="001E3AE7" w:rsidRDefault="00BA168E" w:rsidP="00BA168E">
      <w:pPr>
        <w:pStyle w:val="ListParagraph"/>
        <w:spacing w:line="240" w:lineRule="auto"/>
        <w:ind w:left="360"/>
        <w:rPr>
          <w:lang w:val="ru-RU"/>
        </w:rPr>
      </w:pPr>
    </w:p>
    <w:p w14:paraId="0BBA0300" w14:textId="77777777" w:rsidR="00BA168E" w:rsidRPr="001E3AE7" w:rsidRDefault="00BA168E" w:rsidP="00BA168E">
      <w:pPr>
        <w:pStyle w:val="ListParagraph"/>
        <w:spacing w:line="240" w:lineRule="auto"/>
        <w:ind w:left="360"/>
        <w:rPr>
          <w:lang w:val="ru-RU"/>
        </w:rPr>
      </w:pPr>
    </w:p>
    <w:p w14:paraId="7A11D15E" w14:textId="77777777" w:rsidR="00BA168E" w:rsidRPr="001E3AE7" w:rsidRDefault="00BA168E" w:rsidP="00BA168E">
      <w:pPr>
        <w:spacing w:before="0"/>
        <w:ind w:left="0"/>
        <w:rPr>
          <w:rFonts w:asciiTheme="minorHAnsi" w:hAnsiTheme="minorHAnsi"/>
          <w:sz w:val="14"/>
          <w:szCs w:val="14"/>
          <w:lang w:val="ru-RU"/>
        </w:rPr>
      </w:pPr>
      <w:r w:rsidRPr="001E3AE7">
        <w:rPr>
          <w:rFonts w:asciiTheme="minorHAnsi" w:hAnsiTheme="minorHAnsi"/>
          <w:sz w:val="14"/>
          <w:lang w:val="ru-RU"/>
        </w:rPr>
        <w:t>Примечания:</w:t>
      </w:r>
    </w:p>
    <w:p w14:paraId="1899F019" w14:textId="77777777" w:rsidR="00BA168E" w:rsidRPr="002F72E5" w:rsidRDefault="00BA168E" w:rsidP="00BA168E">
      <w:pPr>
        <w:pStyle w:val="ListParagraph"/>
        <w:numPr>
          <w:ilvl w:val="0"/>
          <w:numId w:val="53"/>
        </w:numPr>
        <w:spacing w:after="0" w:line="240" w:lineRule="auto"/>
        <w:rPr>
          <w:rFonts w:asciiTheme="minorHAnsi" w:hAnsiTheme="minorHAnsi"/>
          <w:sz w:val="14"/>
          <w:szCs w:val="14"/>
          <w:lang w:val="ru-RU"/>
        </w:rPr>
      </w:pPr>
      <w:r w:rsidRPr="00550B67">
        <w:rPr>
          <w:rFonts w:asciiTheme="minorHAnsi" w:hAnsiTheme="minorHAnsi"/>
          <w:sz w:val="14"/>
          <w:lang w:val="ru-RU"/>
        </w:rPr>
        <w:t>Общее правило состоит в том, чтобы ограничить максимальный перепад давления для регулирующих клапанов с ненаправляемыми шарнирными дисками.</w:t>
      </w:r>
    </w:p>
    <w:p w14:paraId="649CA6C0" w14:textId="77777777" w:rsidR="00BA168E" w:rsidRPr="002F72E5" w:rsidRDefault="00BA168E" w:rsidP="00BA168E">
      <w:pPr>
        <w:pStyle w:val="ListParagraph"/>
        <w:numPr>
          <w:ilvl w:val="0"/>
          <w:numId w:val="53"/>
        </w:numPr>
        <w:spacing w:after="0" w:line="240" w:lineRule="auto"/>
        <w:rPr>
          <w:rFonts w:asciiTheme="minorHAnsi" w:hAnsiTheme="minorHAnsi"/>
          <w:sz w:val="14"/>
          <w:szCs w:val="14"/>
          <w:lang w:val="ru-RU"/>
        </w:rPr>
      </w:pPr>
      <w:r>
        <w:rPr>
          <w:rFonts w:asciiTheme="minorHAnsi" w:hAnsiTheme="minorHAnsi"/>
          <w:sz w:val="14"/>
        </w:rPr>
        <w:t>T</w:t>
      </w:r>
      <w:r w:rsidRPr="00550B67">
        <w:rPr>
          <w:rFonts w:asciiTheme="minorHAnsi" w:hAnsiTheme="minorHAnsi"/>
          <w:sz w:val="14"/>
          <w:lang w:val="ru-RU"/>
        </w:rPr>
        <w:t>-образные регулирующие клапаны как правило имеют ненаправляемые шарнирные диски в диапазонах низкого давления классов 150,300 и 600.  Начиная с класса 600 для некоторых производителей и с класса 900 и выше для большинства производителей, диски направляются в одной точке и помещены в корпус типа клетки.</w:t>
      </w:r>
    </w:p>
    <w:p w14:paraId="68B61260" w14:textId="77777777" w:rsidR="00BA168E" w:rsidRPr="002F72E5" w:rsidRDefault="00BA168E" w:rsidP="00BA168E">
      <w:pPr>
        <w:pStyle w:val="ListParagraph"/>
        <w:numPr>
          <w:ilvl w:val="0"/>
          <w:numId w:val="53"/>
        </w:numPr>
        <w:spacing w:after="0" w:line="240" w:lineRule="auto"/>
        <w:rPr>
          <w:rFonts w:asciiTheme="minorHAnsi" w:hAnsiTheme="minorHAnsi"/>
          <w:sz w:val="14"/>
          <w:szCs w:val="14"/>
          <w:lang w:val="ru-RU"/>
        </w:rPr>
      </w:pPr>
      <w:r w:rsidRPr="00550B67">
        <w:rPr>
          <w:rFonts w:asciiTheme="minorHAnsi" w:hAnsiTheme="minorHAnsi"/>
          <w:sz w:val="14"/>
          <w:lang w:val="ru-RU"/>
        </w:rPr>
        <w:t xml:space="preserve">Общее предупреждение по конструкции </w:t>
      </w:r>
      <w:r>
        <w:rPr>
          <w:rFonts w:asciiTheme="minorHAnsi" w:hAnsiTheme="minorHAnsi"/>
          <w:sz w:val="14"/>
        </w:rPr>
        <w:t>T</w:t>
      </w:r>
      <w:r w:rsidRPr="00550B67">
        <w:rPr>
          <w:rFonts w:asciiTheme="minorHAnsi" w:hAnsiTheme="minorHAnsi"/>
          <w:sz w:val="14"/>
          <w:lang w:val="ru-RU"/>
        </w:rPr>
        <w:t xml:space="preserve">-образных регулирующих клапанов при их применении в качестве дроссельных.  Большинство регулирующих клапанов имеют выдвижной шток и выдвижной штурвал.  Штоковая гайка имеет резьбу со стороны штока на стороне хомута.  В условиях повышенной вибрации конструкция клапана должна быть устойчивой к отказу из-за высокой осевой нагрузки.  Некоторые изготовители делают </w:t>
      </w:r>
      <w:r>
        <w:rPr>
          <w:rFonts w:asciiTheme="minorHAnsi" w:hAnsiTheme="minorHAnsi"/>
          <w:sz w:val="14"/>
        </w:rPr>
        <w:t>T</w:t>
      </w:r>
      <w:r w:rsidRPr="00550B67">
        <w:rPr>
          <w:rFonts w:asciiTheme="minorHAnsi" w:hAnsiTheme="minorHAnsi"/>
          <w:sz w:val="14"/>
          <w:lang w:val="ru-RU"/>
        </w:rPr>
        <w:t xml:space="preserve">-образные регулирующие клапаны аналогично шиберным задвижкам по стандарту </w:t>
      </w:r>
      <w:r>
        <w:rPr>
          <w:rFonts w:asciiTheme="minorHAnsi" w:hAnsiTheme="minorHAnsi"/>
          <w:sz w:val="14"/>
        </w:rPr>
        <w:t>API</w:t>
      </w:r>
      <w:r w:rsidRPr="00550B67">
        <w:rPr>
          <w:rFonts w:asciiTheme="minorHAnsi" w:hAnsiTheme="minorHAnsi"/>
          <w:sz w:val="14"/>
          <w:lang w:val="ru-RU"/>
        </w:rPr>
        <w:t xml:space="preserve"> 600 для возможности привода с помощью конической шестерни.  Конструкция типа "штоковая гайка к опорному фланцу подшипника" у регулирующих клапанов с ручным штурвалом очень похожа на аналогичную конструкцию у шиберных задвижек. Переход от штоковой гайки к опорному фланцу выполнен под прямым углом, что позволяет концентрировать высокое механическое напряжение при осевой нагрузке.  При вибрации во время дросселирования к осевой нагрузке добавляются резкие пульсации ударной нагрузки.  Данная ударная нагрузка обычно не является серьезной у шиберных задвижек.  Опорный фланец штоковой гайки обычно делается из нирезисита, который очень хрупок.  При таком хрупком материале и дополнительной высокой концентрации напряжений с расположением под прямым углом возникает возможность растрескивания, которое ранее случалось в условиях сильной вибрации штока.</w:t>
      </w:r>
    </w:p>
    <w:p w14:paraId="2BEBEC08" w14:textId="77777777" w:rsidR="00BA168E" w:rsidRPr="002F72E5" w:rsidRDefault="00BA168E" w:rsidP="00BA168E">
      <w:pPr>
        <w:pStyle w:val="ListParagraph"/>
        <w:spacing w:after="0" w:line="240" w:lineRule="auto"/>
        <w:ind w:left="360"/>
        <w:rPr>
          <w:rFonts w:asciiTheme="minorHAnsi" w:hAnsiTheme="minorHAnsi"/>
          <w:sz w:val="14"/>
          <w:szCs w:val="14"/>
          <w:lang w:val="ru-RU"/>
        </w:rPr>
      </w:pPr>
      <w:r w:rsidRPr="00550B67">
        <w:rPr>
          <w:rFonts w:asciiTheme="minorHAnsi" w:hAnsiTheme="minorHAnsi"/>
          <w:sz w:val="14"/>
          <w:lang w:val="ru-RU"/>
        </w:rPr>
        <w:t>Такой тип клапана можно найти в классе 150 и классе 300 для больших размеров свыше 6 дюймов.  Такую конструкцию можно также найти у клапанов класса 600 до 4 дюймов и класса 1500 до 2 дюймов.</w:t>
      </w:r>
    </w:p>
    <w:p w14:paraId="14CAABC0" w14:textId="77777777" w:rsidR="00BA168E" w:rsidRPr="002F72E5" w:rsidRDefault="00BA168E" w:rsidP="00BA168E">
      <w:pPr>
        <w:pStyle w:val="ListParagraph"/>
        <w:spacing w:after="0" w:line="240" w:lineRule="auto"/>
        <w:ind w:left="360"/>
        <w:rPr>
          <w:rFonts w:asciiTheme="minorHAnsi" w:hAnsiTheme="minorHAnsi"/>
          <w:sz w:val="14"/>
          <w:szCs w:val="14"/>
          <w:lang w:val="ru-RU"/>
        </w:rPr>
      </w:pPr>
      <w:r w:rsidRPr="00550B67">
        <w:rPr>
          <w:rFonts w:asciiTheme="minorHAnsi" w:hAnsiTheme="minorHAnsi"/>
          <w:sz w:val="14"/>
          <w:lang w:val="ru-RU"/>
        </w:rPr>
        <w:t xml:space="preserve">Пока не появится возможность внести изменения в конструкцию штоковой гайки, перепад давления для данного типа конструкции следует ограничить 150 </w:t>
      </w:r>
      <w:r>
        <w:rPr>
          <w:rFonts w:asciiTheme="minorHAnsi" w:hAnsiTheme="minorHAnsi"/>
          <w:sz w:val="14"/>
        </w:rPr>
        <w:t>psi</w:t>
      </w:r>
      <w:r w:rsidRPr="00550B67">
        <w:rPr>
          <w:rFonts w:asciiTheme="minorHAnsi" w:hAnsiTheme="minorHAnsi"/>
          <w:sz w:val="14"/>
          <w:lang w:val="ru-RU"/>
        </w:rPr>
        <w:t xml:space="preserve"> для жидкой среды и 125 </w:t>
      </w:r>
      <w:r>
        <w:rPr>
          <w:rFonts w:asciiTheme="minorHAnsi" w:hAnsiTheme="minorHAnsi"/>
          <w:sz w:val="14"/>
        </w:rPr>
        <w:t>psi</w:t>
      </w:r>
      <w:r w:rsidRPr="00550B67">
        <w:rPr>
          <w:rFonts w:asciiTheme="minorHAnsi" w:hAnsiTheme="minorHAnsi"/>
          <w:sz w:val="14"/>
          <w:lang w:val="ru-RU"/>
        </w:rPr>
        <w:t xml:space="preserve"> для среды мгновенного испарения, независимо от размеров.</w:t>
      </w:r>
    </w:p>
    <w:p w14:paraId="3E2BAB1C" w14:textId="77777777" w:rsidR="00BA168E" w:rsidRPr="00F7708B" w:rsidRDefault="00BA168E" w:rsidP="00BA168E">
      <w:pPr>
        <w:pStyle w:val="ListParagraph"/>
        <w:spacing w:after="0" w:line="240" w:lineRule="auto"/>
        <w:ind w:left="360"/>
        <w:rPr>
          <w:b/>
          <w:lang w:val="ru-RU"/>
        </w:rPr>
      </w:pPr>
    </w:p>
    <w:p w14:paraId="180820DD" w14:textId="77777777" w:rsidR="00BA168E" w:rsidRPr="002F72E5" w:rsidRDefault="00BA168E" w:rsidP="00194982">
      <w:pPr>
        <w:pStyle w:val="ListParagraph"/>
        <w:spacing w:after="0" w:line="240" w:lineRule="auto"/>
        <w:ind w:left="709"/>
        <w:rPr>
          <w:lang w:val="ru-RU"/>
        </w:rPr>
      </w:pPr>
      <w:r w:rsidRPr="00550B67">
        <w:rPr>
          <w:b/>
          <w:lang w:val="ru-RU"/>
        </w:rPr>
        <w:lastRenderedPageBreak/>
        <w:t xml:space="preserve">Рисунок </w:t>
      </w:r>
      <w:r>
        <w:rPr>
          <w:b/>
        </w:rPr>
        <w:t>D</w:t>
      </w:r>
      <w:r w:rsidRPr="00550B67">
        <w:rPr>
          <w:b/>
          <w:lang w:val="ru-RU"/>
        </w:rPr>
        <w:t>-5:</w:t>
      </w:r>
      <w:r w:rsidRPr="00550B67">
        <w:rPr>
          <w:lang w:val="ru-RU"/>
        </w:rPr>
        <w:t xml:space="preserve"> Клапан диаметром 8 дюймов</w:t>
      </w:r>
    </w:p>
    <w:p w14:paraId="0AE177D5" w14:textId="3FCF296C" w:rsidR="00BA168E" w:rsidRPr="002F72E5" w:rsidRDefault="00673A21" w:rsidP="00BA168E">
      <w:pPr>
        <w:pStyle w:val="ListParagraph"/>
        <w:spacing w:line="240" w:lineRule="auto"/>
        <w:ind w:left="360"/>
        <w:rPr>
          <w:lang w:val="ru-RU"/>
        </w:rPr>
      </w:pPr>
      <w:r>
        <w:rPr>
          <w:noProof/>
        </w:rPr>
        <mc:AlternateContent>
          <mc:Choice Requires="wpg">
            <w:drawing>
              <wp:anchor distT="0" distB="0" distL="114300" distR="114300" simplePos="0" relativeHeight="251613184" behindDoc="1" locked="0" layoutInCell="1" allowOverlap="1" wp14:anchorId="7645F6D2" wp14:editId="2DB625A6">
                <wp:simplePos x="0" y="0"/>
                <wp:positionH relativeFrom="column">
                  <wp:posOffset>-45085</wp:posOffset>
                </wp:positionH>
                <wp:positionV relativeFrom="paragraph">
                  <wp:posOffset>129540</wp:posOffset>
                </wp:positionV>
                <wp:extent cx="5993130" cy="6160135"/>
                <wp:effectExtent l="12065" t="13335" r="0" b="8255"/>
                <wp:wrapNone/>
                <wp:docPr id="1237333494" name="Group 2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60135"/>
                          <a:chOff x="1376" y="1924"/>
                          <a:chExt cx="9438" cy="9701"/>
                        </a:xfrm>
                      </wpg:grpSpPr>
                      <wps:wsp>
                        <wps:cNvPr id="1695644203" name="AutoShape 2755"/>
                        <wps:cNvCnPr>
                          <a:cxnSpLocks noChangeShapeType="1"/>
                        </wps:cNvCnPr>
                        <wps:spPr bwMode="auto">
                          <a:xfrm>
                            <a:off x="3776" y="6765"/>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4965576" name="AutoShape 2756"/>
                        <wps:cNvCnPr>
                          <a:cxnSpLocks noChangeShapeType="1"/>
                        </wps:cNvCnPr>
                        <wps:spPr bwMode="auto">
                          <a:xfrm>
                            <a:off x="7061" y="6770"/>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0811962" name="AutoShape 2757"/>
                        <wps:cNvSpPr>
                          <a:spLocks noChangeArrowheads="1"/>
                        </wps:cNvSpPr>
                        <wps:spPr bwMode="auto">
                          <a:xfrm>
                            <a:off x="4399" y="3234"/>
                            <a:ext cx="2738" cy="1137"/>
                          </a:xfrm>
                          <a:prstGeom prst="flowChartDecision">
                            <a:avLst/>
                          </a:prstGeom>
                          <a:solidFill>
                            <a:srgbClr val="FFFFFF"/>
                          </a:solidFill>
                          <a:ln w="9525">
                            <a:solidFill>
                              <a:srgbClr val="000000"/>
                            </a:solidFill>
                            <a:miter lim="800000"/>
                            <a:headEnd/>
                            <a:tailEnd/>
                          </a:ln>
                        </wps:spPr>
                        <wps:txbx>
                          <w:txbxContent>
                            <w:p w14:paraId="3A5F482B" w14:textId="77777777" w:rsidR="00BF7F3C" w:rsidRPr="004628A3" w:rsidRDefault="00BF7F3C" w:rsidP="00BA168E">
                              <w:pPr>
                                <w:spacing w:before="0" w:line="240" w:lineRule="auto"/>
                                <w:ind w:left="0"/>
                                <w:jc w:val="center"/>
                                <w:rPr>
                                  <w:rFonts w:asciiTheme="minorHAnsi" w:hAnsiTheme="minorHAnsi"/>
                                  <w:sz w:val="10"/>
                                  <w:szCs w:val="14"/>
                                </w:rPr>
                              </w:pPr>
                              <w:r w:rsidRPr="001E3AE7">
                                <w:rPr>
                                  <w:rFonts w:asciiTheme="minorHAnsi" w:hAnsiTheme="minorHAnsi"/>
                                  <w:sz w:val="10"/>
                                  <w:lang w:val="ru-RU"/>
                                </w:rPr>
                                <w:t xml:space="preserve">Соответствует ли конструкция штоковой гайки клапана примечанию </w:t>
                              </w:r>
                              <w:r w:rsidRPr="004628A3">
                                <w:rPr>
                                  <w:rFonts w:asciiTheme="minorHAnsi" w:hAnsiTheme="minorHAnsi"/>
                                  <w:sz w:val="10"/>
                                </w:rPr>
                                <w:t>3?</w:t>
                              </w:r>
                            </w:p>
                          </w:txbxContent>
                        </wps:txbx>
                        <wps:bodyPr rot="0" vert="horz" wrap="square" lIns="91440" tIns="45720" rIns="91440" bIns="45720" anchor="t" anchorCtr="0" upright="1">
                          <a:noAutofit/>
                        </wps:bodyPr>
                      </wps:wsp>
                      <wps:wsp>
                        <wps:cNvPr id="1447005406" name="Oval 2758"/>
                        <wps:cNvSpPr>
                          <a:spLocks noChangeArrowheads="1"/>
                        </wps:cNvSpPr>
                        <wps:spPr bwMode="auto">
                          <a:xfrm>
                            <a:off x="4931" y="1924"/>
                            <a:ext cx="1676" cy="946"/>
                          </a:xfrm>
                          <a:prstGeom prst="ellipse">
                            <a:avLst/>
                          </a:prstGeom>
                          <a:solidFill>
                            <a:srgbClr val="FFFFFF"/>
                          </a:solidFill>
                          <a:ln w="9525">
                            <a:solidFill>
                              <a:srgbClr val="000000"/>
                            </a:solidFill>
                            <a:round/>
                            <a:headEnd/>
                            <a:tailEnd/>
                          </a:ln>
                        </wps:spPr>
                        <wps:txbx>
                          <w:txbxContent>
                            <w:p w14:paraId="317CBB96" w14:textId="77777777" w:rsidR="00BF7F3C" w:rsidRPr="004628A3" w:rsidRDefault="00BF7F3C" w:rsidP="00BA168E">
                              <w:pPr>
                                <w:spacing w:before="0" w:line="240" w:lineRule="auto"/>
                                <w:ind w:left="0"/>
                                <w:jc w:val="center"/>
                                <w:rPr>
                                  <w:rFonts w:ascii="Calibri" w:hAnsi="Calibri"/>
                                  <w:b/>
                                  <w:sz w:val="12"/>
                                  <w:szCs w:val="16"/>
                                </w:rPr>
                              </w:pPr>
                              <w:r w:rsidRPr="004628A3">
                                <w:rPr>
                                  <w:rFonts w:ascii="Calibri" w:hAnsi="Calibri"/>
                                  <w:b/>
                                  <w:sz w:val="12"/>
                                </w:rPr>
                                <w:t xml:space="preserve">Регулирующий клапан диаметром </w:t>
                              </w:r>
                              <w:r>
                                <w:rPr>
                                  <w:rFonts w:ascii="Calibri" w:hAnsi="Calibri"/>
                                  <w:b/>
                                  <w:sz w:val="12"/>
                                </w:rPr>
                                <w:t>8 дюйм</w:t>
                              </w:r>
                            </w:p>
                          </w:txbxContent>
                        </wps:txbx>
                        <wps:bodyPr rot="0" vert="horz" wrap="square" lIns="91440" tIns="45720" rIns="91440" bIns="45720" anchor="t" anchorCtr="0" upright="1">
                          <a:noAutofit/>
                        </wps:bodyPr>
                      </wps:wsp>
                      <wps:wsp>
                        <wps:cNvPr id="206789692" name="AutoShape 2759"/>
                        <wps:cNvCnPr>
                          <a:cxnSpLocks noChangeShapeType="1"/>
                        </wps:cNvCnPr>
                        <wps:spPr bwMode="auto">
                          <a:xfrm flipH="1">
                            <a:off x="5766" y="287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0082473" name="AutoShape 2760"/>
                        <wps:cNvSpPr>
                          <a:spLocks noChangeArrowheads="1"/>
                        </wps:cNvSpPr>
                        <wps:spPr bwMode="auto">
                          <a:xfrm>
                            <a:off x="7798" y="3281"/>
                            <a:ext cx="2809" cy="1090"/>
                          </a:xfrm>
                          <a:prstGeom prst="flowChartAlternateProcess">
                            <a:avLst/>
                          </a:prstGeom>
                          <a:solidFill>
                            <a:srgbClr val="FFFFFF"/>
                          </a:solidFill>
                          <a:ln w="9525">
                            <a:solidFill>
                              <a:srgbClr val="000000"/>
                            </a:solidFill>
                            <a:miter lim="800000"/>
                            <a:headEnd/>
                            <a:tailEnd/>
                          </a:ln>
                        </wps:spPr>
                        <wps:txbx>
                          <w:txbxContent>
                            <w:p w14:paraId="2953FD59" w14:textId="77777777" w:rsidR="00BF7F3C" w:rsidRPr="004628A3" w:rsidRDefault="00BF7F3C" w:rsidP="00BA168E">
                              <w:pPr>
                                <w:spacing w:before="0" w:line="240" w:lineRule="auto"/>
                                <w:ind w:left="0"/>
                                <w:jc w:val="center"/>
                                <w:rPr>
                                  <w:rFonts w:ascii="Calibri" w:hAnsi="Calibri"/>
                                  <w:sz w:val="12"/>
                                  <w:szCs w:val="14"/>
                                </w:rPr>
                              </w:pPr>
                              <w:r w:rsidRPr="004628A3">
                                <w:rPr>
                                  <w:rFonts w:ascii="Calibri" w:hAnsi="Calibri"/>
                                  <w:sz w:val="12"/>
                                </w:rPr>
                                <w:t>ΔP</w:t>
                              </w:r>
                              <w:r w:rsidRPr="001E3AE7">
                                <w:rPr>
                                  <w:rFonts w:ascii="Calibri" w:hAnsi="Calibri"/>
                                  <w:sz w:val="12"/>
                                  <w:lang w:val="ru-RU"/>
                                </w:rPr>
                                <w:t xml:space="preserve"> клапана &lt;=150 </w:t>
                              </w:r>
                              <w:r w:rsidRPr="004628A3">
                                <w:rPr>
                                  <w:rFonts w:ascii="Calibri" w:hAnsi="Calibri"/>
                                  <w:sz w:val="12"/>
                                </w:rPr>
                                <w:t>psi</w:t>
                              </w:r>
                              <w:r w:rsidRPr="001E3AE7">
                                <w:rPr>
                                  <w:rFonts w:ascii="Calibri" w:hAnsi="Calibri"/>
                                  <w:sz w:val="12"/>
                                  <w:lang w:val="ru-RU"/>
                                </w:rPr>
                                <w:t xml:space="preserve"> для жидкой и парообразной среды; &lt;=125 для среды многвенного испарения согласно примечанию </w:t>
                              </w:r>
                              <w:r w:rsidRPr="004628A3">
                                <w:rPr>
                                  <w:rFonts w:ascii="Calibri" w:hAnsi="Calibri"/>
                                  <w:sz w:val="12"/>
                                </w:rPr>
                                <w:t>3. Необходимо дальнейнее согласование с изготовителем и техническим экспертом.</w:t>
                              </w:r>
                            </w:p>
                          </w:txbxContent>
                        </wps:txbx>
                        <wps:bodyPr rot="0" vert="horz" wrap="square" lIns="91440" tIns="45720" rIns="91440" bIns="45720" anchor="t" anchorCtr="0" upright="1">
                          <a:noAutofit/>
                        </wps:bodyPr>
                      </wps:wsp>
                      <wps:wsp>
                        <wps:cNvPr id="1851708843" name="AutoShape 2761"/>
                        <wps:cNvCnPr>
                          <a:cxnSpLocks noChangeShapeType="1"/>
                        </wps:cNvCnPr>
                        <wps:spPr bwMode="auto">
                          <a:xfrm>
                            <a:off x="7120" y="3793"/>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4151242" name="AutoShape 2762"/>
                        <wps:cNvSpPr>
                          <a:spLocks noChangeArrowheads="1"/>
                        </wps:cNvSpPr>
                        <wps:spPr bwMode="auto">
                          <a:xfrm>
                            <a:off x="4767" y="4808"/>
                            <a:ext cx="2010" cy="570"/>
                          </a:xfrm>
                          <a:prstGeom prst="roundRect">
                            <a:avLst>
                              <a:gd name="adj" fmla="val 16667"/>
                            </a:avLst>
                          </a:prstGeom>
                          <a:solidFill>
                            <a:srgbClr val="FFFFFF"/>
                          </a:solidFill>
                          <a:ln w="9525">
                            <a:solidFill>
                              <a:srgbClr val="000000"/>
                            </a:solidFill>
                            <a:round/>
                            <a:headEnd/>
                            <a:tailEnd/>
                          </a:ln>
                        </wps:spPr>
                        <wps:txbx>
                          <w:txbxContent>
                            <w:p w14:paraId="0D074EF4"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 xml:space="preserve">Рабочая среда клапана </w:t>
                              </w:r>
                            </w:p>
                            <w:p w14:paraId="6C6CAE32"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(параметры технологической среды клапана)</w:t>
                              </w:r>
                            </w:p>
                          </w:txbxContent>
                        </wps:txbx>
                        <wps:bodyPr rot="0" vert="horz" wrap="square" lIns="91440" tIns="45720" rIns="91440" bIns="45720" anchor="t" anchorCtr="0" upright="1">
                          <a:noAutofit/>
                        </wps:bodyPr>
                      </wps:wsp>
                      <wps:wsp>
                        <wps:cNvPr id="428829459" name="AutoShape 2763"/>
                        <wps:cNvCnPr>
                          <a:cxnSpLocks noChangeShapeType="1"/>
                        </wps:cNvCnPr>
                        <wps:spPr bwMode="auto">
                          <a:xfrm>
                            <a:off x="5766" y="435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296393" name="AutoShape 2764"/>
                        <wps:cNvCnPr>
                          <a:cxnSpLocks noChangeShapeType="1"/>
                        </wps:cNvCnPr>
                        <wps:spPr bwMode="auto">
                          <a:xfrm>
                            <a:off x="6775" y="5110"/>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9543427" name="AutoShape 2765"/>
                        <wps:cNvCnPr>
                          <a:cxnSpLocks noChangeShapeType="1"/>
                        </wps:cNvCnPr>
                        <wps:spPr bwMode="auto">
                          <a:xfrm>
                            <a:off x="9076" y="5093"/>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6212339" name="AutoShape 2766"/>
                        <wps:cNvCnPr>
                          <a:cxnSpLocks noChangeShapeType="1"/>
                        </wps:cNvCnPr>
                        <wps:spPr bwMode="auto">
                          <a:xfrm>
                            <a:off x="5769" y="5361"/>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9246278" name="AutoShape 2767"/>
                        <wps:cNvCnPr>
                          <a:cxnSpLocks noChangeShapeType="1"/>
                        </wps:cNvCnPr>
                        <wps:spPr bwMode="auto">
                          <a:xfrm flipH="1">
                            <a:off x="2482" y="5114"/>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2574608" name="AutoShape 2768"/>
                        <wps:cNvCnPr>
                          <a:cxnSpLocks noChangeShapeType="1"/>
                        </wps:cNvCnPr>
                        <wps:spPr bwMode="auto">
                          <a:xfrm flipH="1">
                            <a:off x="2472" y="5114"/>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0129060" name="AutoShape 2769"/>
                        <wps:cNvSpPr>
                          <a:spLocks noChangeArrowheads="1"/>
                        </wps:cNvSpPr>
                        <wps:spPr bwMode="auto">
                          <a:xfrm>
                            <a:off x="1537" y="6207"/>
                            <a:ext cx="1882" cy="1137"/>
                          </a:xfrm>
                          <a:prstGeom prst="flowChartDecision">
                            <a:avLst/>
                          </a:prstGeom>
                          <a:solidFill>
                            <a:srgbClr val="FFFFFF"/>
                          </a:solidFill>
                          <a:ln w="9525">
                            <a:solidFill>
                              <a:srgbClr val="000000"/>
                            </a:solidFill>
                            <a:miter lim="800000"/>
                            <a:headEnd/>
                            <a:tailEnd/>
                          </a:ln>
                        </wps:spPr>
                        <wps:txbx>
                          <w:txbxContent>
                            <w:p w14:paraId="28FA8F47"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2F576445"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46AE7DDD"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150 psi</w:t>
                              </w:r>
                            </w:p>
                            <w:p w14:paraId="2F1F561C"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373027971" name="AutoShape 2770"/>
                        <wps:cNvSpPr>
                          <a:spLocks noChangeArrowheads="1"/>
                        </wps:cNvSpPr>
                        <wps:spPr bwMode="auto">
                          <a:xfrm>
                            <a:off x="4904" y="9014"/>
                            <a:ext cx="3358" cy="1492"/>
                          </a:xfrm>
                          <a:prstGeom prst="flowChartDecision">
                            <a:avLst/>
                          </a:prstGeom>
                          <a:solidFill>
                            <a:srgbClr val="FFFFFF"/>
                          </a:solidFill>
                          <a:ln w="9525">
                            <a:solidFill>
                              <a:srgbClr val="000000"/>
                            </a:solidFill>
                            <a:miter lim="800000"/>
                            <a:headEnd/>
                            <a:tailEnd/>
                          </a:ln>
                        </wps:spPr>
                        <wps:txbx>
                          <w:txbxContent>
                            <w:p w14:paraId="449DA112" w14:textId="77777777" w:rsidR="00BF7F3C" w:rsidRPr="006974F3" w:rsidRDefault="00BF7F3C" w:rsidP="00BA168E">
                              <w:pPr>
                                <w:spacing w:before="0" w:line="240" w:lineRule="auto"/>
                                <w:ind w:left="-142" w:right="-168"/>
                                <w:jc w:val="center"/>
                                <w:rPr>
                                  <w:rFonts w:asciiTheme="minorHAnsi" w:hAnsiTheme="minorHAnsi"/>
                                  <w:sz w:val="13"/>
                                  <w:szCs w:val="13"/>
                                  <w:lang w:val="ru-RU"/>
                                </w:rPr>
                              </w:pPr>
                              <w:r w:rsidRPr="006974F3">
                                <w:rPr>
                                  <w:rFonts w:asciiTheme="minorHAnsi" w:hAnsiTheme="minorHAnsi"/>
                                  <w:sz w:val="13"/>
                                  <w:szCs w:val="13"/>
                                  <w:lang w:val="ru-RU"/>
                                </w:rPr>
                                <w:t>Проверка конструкции диска. У этого клапана диск, направляемый в одной точке?</w:t>
                              </w:r>
                            </w:p>
                            <w:p w14:paraId="6E39136A" w14:textId="77777777" w:rsidR="00BF7F3C" w:rsidRPr="006974F3" w:rsidRDefault="00BF7F3C" w:rsidP="00BA168E">
                              <w:pPr>
                                <w:spacing w:before="0" w:line="240" w:lineRule="auto"/>
                                <w:ind w:left="-142" w:right="-168"/>
                                <w:jc w:val="center"/>
                                <w:rPr>
                                  <w:rFonts w:asciiTheme="minorHAnsi" w:hAnsiTheme="minorHAnsi"/>
                                  <w:sz w:val="13"/>
                                  <w:szCs w:val="13"/>
                                </w:rPr>
                              </w:pPr>
                              <w:r w:rsidRPr="006974F3">
                                <w:rPr>
                                  <w:rFonts w:asciiTheme="minorHAnsi" w:hAnsiTheme="minorHAnsi"/>
                                  <w:sz w:val="13"/>
                                  <w:szCs w:val="13"/>
                                  <w:lang w:val="ru-RU"/>
                                </w:rPr>
                                <w:t xml:space="preserve"> </w:t>
                              </w:r>
                              <w:r w:rsidRPr="006974F3">
                                <w:rPr>
                                  <w:rFonts w:asciiTheme="minorHAnsi" w:hAnsiTheme="minorHAnsi"/>
                                  <w:sz w:val="13"/>
                                  <w:szCs w:val="13"/>
                                </w:rPr>
                                <w:t>См. прим. 2</w:t>
                              </w:r>
                            </w:p>
                          </w:txbxContent>
                        </wps:txbx>
                        <wps:bodyPr rot="0" vert="horz" wrap="square" lIns="91440" tIns="45720" rIns="91440" bIns="45720" anchor="t" anchorCtr="0" upright="1">
                          <a:noAutofit/>
                        </wps:bodyPr>
                      </wps:wsp>
                      <wps:wsp>
                        <wps:cNvPr id="1595532172" name="Oval 2771"/>
                        <wps:cNvSpPr>
                          <a:spLocks noChangeArrowheads="1"/>
                        </wps:cNvSpPr>
                        <wps:spPr bwMode="auto">
                          <a:xfrm>
                            <a:off x="8790" y="9166"/>
                            <a:ext cx="1837" cy="1115"/>
                          </a:xfrm>
                          <a:prstGeom prst="ellipse">
                            <a:avLst/>
                          </a:prstGeom>
                          <a:solidFill>
                            <a:srgbClr val="FFFFFF"/>
                          </a:solidFill>
                          <a:ln w="9525">
                            <a:solidFill>
                              <a:srgbClr val="000000"/>
                            </a:solidFill>
                            <a:round/>
                            <a:headEnd/>
                            <a:tailEnd/>
                          </a:ln>
                        </wps:spPr>
                        <wps:txbx>
                          <w:txbxContent>
                            <w:p w14:paraId="19C3F463" w14:textId="77777777" w:rsidR="00BF7F3C" w:rsidRPr="001E3AE7" w:rsidRDefault="00BF7F3C" w:rsidP="00BA168E">
                              <w:pPr>
                                <w:spacing w:before="0" w:line="240" w:lineRule="auto"/>
                                <w:ind w:left="0"/>
                                <w:jc w:val="center"/>
                                <w:rPr>
                                  <w:rFonts w:ascii="Calibri" w:hAnsi="Calibri"/>
                                  <w:sz w:val="10"/>
                                  <w:szCs w:val="14"/>
                                  <w:lang w:val="ru-RU"/>
                                </w:rPr>
                              </w:pPr>
                              <w:r w:rsidRPr="001E3AE7">
                                <w:rPr>
                                  <w:rFonts w:ascii="Calibri" w:hAnsi="Calibri"/>
                                  <w:sz w:val="10"/>
                                  <w:lang w:val="ru-RU"/>
                                </w:rPr>
                                <w:t xml:space="preserve">Классифицируется как диск, направляемый в одной точке (все значения могут быть увеличены на 50 </w:t>
                              </w:r>
                              <w:r w:rsidRPr="004628A3">
                                <w:rPr>
                                  <w:rFonts w:ascii="Calibri" w:hAnsi="Calibri"/>
                                  <w:sz w:val="10"/>
                                </w:rPr>
                                <w:t>psi</w:t>
                              </w:r>
                              <w:r w:rsidRPr="001E3AE7">
                                <w:rPr>
                                  <w:rFonts w:ascii="Calibri" w:hAnsi="Calibri"/>
                                  <w:sz w:val="10"/>
                                  <w:lang w:val="ru-RU"/>
                                </w:rPr>
                                <w:t>)</w:t>
                              </w:r>
                            </w:p>
                          </w:txbxContent>
                        </wps:txbx>
                        <wps:bodyPr rot="0" vert="horz" wrap="square" lIns="91440" tIns="45720" rIns="91440" bIns="45720" anchor="t" anchorCtr="0" upright="1">
                          <a:noAutofit/>
                        </wps:bodyPr>
                      </wps:wsp>
                      <wps:wsp>
                        <wps:cNvPr id="1035159918" name="Rectangle 2772"/>
                        <wps:cNvSpPr>
                          <a:spLocks noChangeArrowheads="1"/>
                        </wps:cNvSpPr>
                        <wps:spPr bwMode="auto">
                          <a:xfrm>
                            <a:off x="4655" y="10783"/>
                            <a:ext cx="3865" cy="842"/>
                          </a:xfrm>
                          <a:prstGeom prst="rect">
                            <a:avLst/>
                          </a:prstGeom>
                          <a:solidFill>
                            <a:srgbClr val="FFFFFF"/>
                          </a:solidFill>
                          <a:ln w="9525">
                            <a:solidFill>
                              <a:srgbClr val="000000"/>
                            </a:solidFill>
                            <a:miter lim="800000"/>
                            <a:headEnd/>
                            <a:tailEnd/>
                          </a:ln>
                        </wps:spPr>
                        <wps:txbx>
                          <w:txbxContent>
                            <w:p w14:paraId="7C7BB95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3181E54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5F45576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wps:txbx>
                        <wps:bodyPr rot="0" vert="horz" wrap="square" lIns="91440" tIns="45720" rIns="91440" bIns="45720" anchor="t" anchorCtr="0" upright="1">
                          <a:noAutofit/>
                        </wps:bodyPr>
                      </wps:wsp>
                      <wps:wsp>
                        <wps:cNvPr id="1725226652" name="AutoShape 2773"/>
                        <wps:cNvCnPr>
                          <a:cxnSpLocks noChangeShapeType="1"/>
                        </wps:cNvCnPr>
                        <wps:spPr bwMode="auto">
                          <a:xfrm>
                            <a:off x="3419" y="6779"/>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81418084" name="AutoShape 2774"/>
                        <wps:cNvCnPr>
                          <a:cxnSpLocks noChangeShapeType="1"/>
                        </wps:cNvCnPr>
                        <wps:spPr bwMode="auto">
                          <a:xfrm>
                            <a:off x="6685" y="6773"/>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2089423" name="AutoShape 2775"/>
                        <wps:cNvCnPr>
                          <a:cxnSpLocks noChangeShapeType="1"/>
                        </wps:cNvCnPr>
                        <wps:spPr bwMode="auto">
                          <a:xfrm>
                            <a:off x="10020" y="6753"/>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79160198" name="AutoShape 2776"/>
                        <wps:cNvCnPr>
                          <a:cxnSpLocks noChangeShapeType="1"/>
                        </wps:cNvCnPr>
                        <wps:spPr bwMode="auto">
                          <a:xfrm>
                            <a:off x="10377" y="6752"/>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3206143" name="AutoShape 2777"/>
                        <wps:cNvCnPr>
                          <a:cxnSpLocks noChangeShapeType="1"/>
                        </wps:cNvCnPr>
                        <wps:spPr bwMode="auto">
                          <a:xfrm>
                            <a:off x="3774" y="8641"/>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3073473" name="AutoShape 2778"/>
                        <wps:cNvCnPr>
                          <a:cxnSpLocks noChangeShapeType="1"/>
                        </wps:cNvCnPr>
                        <wps:spPr bwMode="auto">
                          <a:xfrm flipH="1" flipV="1">
                            <a:off x="6610" y="8641"/>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482463" name="AutoShape 2779"/>
                        <wps:cNvCnPr>
                          <a:cxnSpLocks noChangeShapeType="1"/>
                        </wps:cNvCnPr>
                        <wps:spPr bwMode="auto">
                          <a:xfrm>
                            <a:off x="6592" y="10506"/>
                            <a:ext cx="0" cy="27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25493526" name="AutoShape 2780"/>
                        <wps:cNvCnPr>
                          <a:cxnSpLocks noChangeShapeType="1"/>
                        </wps:cNvCnPr>
                        <wps:spPr bwMode="auto">
                          <a:xfrm>
                            <a:off x="8268" y="9756"/>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8868450" name="AutoShape 2781"/>
                        <wps:cNvCnPr>
                          <a:cxnSpLocks noChangeShapeType="1"/>
                        </wps:cNvCnPr>
                        <wps:spPr bwMode="auto">
                          <a:xfrm>
                            <a:off x="5762" y="7330"/>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6750239" name="AutoShape 2782"/>
                        <wps:cNvCnPr>
                          <a:cxnSpLocks noChangeShapeType="1"/>
                        </wps:cNvCnPr>
                        <wps:spPr bwMode="auto">
                          <a:xfrm>
                            <a:off x="2472" y="7344"/>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5070693" name="AutoShape 2783"/>
                        <wps:cNvCnPr>
                          <a:cxnSpLocks noChangeShapeType="1"/>
                        </wps:cNvCnPr>
                        <wps:spPr bwMode="auto">
                          <a:xfrm>
                            <a:off x="6592" y="862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4682787" name="Text Box 2784"/>
                        <wps:cNvSpPr txBox="1">
                          <a:spLocks noChangeArrowheads="1"/>
                        </wps:cNvSpPr>
                        <wps:spPr bwMode="auto">
                          <a:xfrm>
                            <a:off x="6704" y="3234"/>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CCB5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903791664" name="Text Box 2785"/>
                        <wps:cNvSpPr txBox="1">
                          <a:spLocks noChangeArrowheads="1"/>
                        </wps:cNvSpPr>
                        <wps:spPr bwMode="auto">
                          <a:xfrm>
                            <a:off x="5114" y="4139"/>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7E47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757427584" name="Text Box 2786"/>
                        <wps:cNvSpPr txBox="1">
                          <a:spLocks noChangeArrowheads="1"/>
                        </wps:cNvSpPr>
                        <wps:spPr bwMode="auto">
                          <a:xfrm>
                            <a:off x="3363" y="4856"/>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5FEB7"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17C96A74"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2505B1EB"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2090683946" name="Text Box 2787"/>
                        <wps:cNvSpPr txBox="1">
                          <a:spLocks noChangeArrowheads="1"/>
                        </wps:cNvSpPr>
                        <wps:spPr bwMode="auto">
                          <a:xfrm>
                            <a:off x="6741" y="4842"/>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6D8C"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529898DB"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432CF348" w14:textId="77777777" w:rsidR="00BF7F3C" w:rsidRPr="00BC5688" w:rsidRDefault="00BF7F3C" w:rsidP="00BA168E">
                              <w:pPr>
                                <w:spacing w:before="0"/>
                                <w:ind w:left="0"/>
                                <w:rPr>
                                  <w:rFonts w:asciiTheme="minorHAnsi" w:hAnsiTheme="minorHAnsi"/>
                                  <w:sz w:val="14"/>
                                  <w:szCs w:val="14"/>
                                </w:rPr>
                              </w:pPr>
                            </w:p>
                          </w:txbxContent>
                        </wps:txbx>
                        <wps:bodyPr rot="0" vert="horz" wrap="square" lIns="91440" tIns="45720" rIns="91440" bIns="45720" anchor="t" anchorCtr="0" upright="1">
                          <a:noAutofit/>
                        </wps:bodyPr>
                      </wps:wsp>
                      <wps:wsp>
                        <wps:cNvPr id="1423814633" name="Text Box 2788"/>
                        <wps:cNvSpPr txBox="1">
                          <a:spLocks noChangeArrowheads="1"/>
                        </wps:cNvSpPr>
                        <wps:spPr bwMode="auto">
                          <a:xfrm>
                            <a:off x="4766" y="5451"/>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16C8"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27F9C795"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wps:txbx>
                        <wps:bodyPr rot="0" vert="horz" wrap="square" lIns="91440" tIns="45720" rIns="91440" bIns="45720" anchor="t" anchorCtr="0" upright="1">
                          <a:noAutofit/>
                        </wps:bodyPr>
                      </wps:wsp>
                      <wps:wsp>
                        <wps:cNvPr id="521244171" name="Text Box 2789"/>
                        <wps:cNvSpPr txBox="1">
                          <a:spLocks noChangeArrowheads="1"/>
                        </wps:cNvSpPr>
                        <wps:spPr bwMode="auto">
                          <a:xfrm>
                            <a:off x="9753"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CCA99"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577592113" name="Text Box 2790"/>
                        <wps:cNvSpPr txBox="1">
                          <a:spLocks noChangeArrowheads="1"/>
                        </wps:cNvSpPr>
                        <wps:spPr bwMode="auto">
                          <a:xfrm>
                            <a:off x="6343" y="61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6828B"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557433123" name="Text Box 2791"/>
                        <wps:cNvSpPr txBox="1">
                          <a:spLocks noChangeArrowheads="1"/>
                        </wps:cNvSpPr>
                        <wps:spPr bwMode="auto">
                          <a:xfrm>
                            <a:off x="3157"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BAC28"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430564363" name="AutoShape 2792"/>
                        <wps:cNvSpPr>
                          <a:spLocks noChangeArrowheads="1"/>
                        </wps:cNvSpPr>
                        <wps:spPr bwMode="auto">
                          <a:xfrm>
                            <a:off x="1376" y="7753"/>
                            <a:ext cx="2183" cy="676"/>
                          </a:xfrm>
                          <a:prstGeom prst="flowChartAlternateProcess">
                            <a:avLst/>
                          </a:prstGeom>
                          <a:solidFill>
                            <a:srgbClr val="FFFFFF"/>
                          </a:solidFill>
                          <a:ln w="9525">
                            <a:solidFill>
                              <a:srgbClr val="000000"/>
                            </a:solidFill>
                            <a:miter lim="800000"/>
                            <a:headEnd/>
                            <a:tailEnd/>
                          </a:ln>
                        </wps:spPr>
                        <wps:txbx>
                          <w:txbxContent>
                            <w:p w14:paraId="6AAB11B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3FD3C11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39A39C39"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1612540590" name="Text Box 2793"/>
                        <wps:cNvSpPr txBox="1">
                          <a:spLocks noChangeArrowheads="1"/>
                        </wps:cNvSpPr>
                        <wps:spPr bwMode="auto">
                          <a:xfrm>
                            <a:off x="8319"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9BEAD"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038840142" name="Text Box 2794"/>
                        <wps:cNvSpPr txBox="1">
                          <a:spLocks noChangeArrowheads="1"/>
                        </wps:cNvSpPr>
                        <wps:spPr bwMode="auto">
                          <a:xfrm>
                            <a:off x="5037"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D38CD"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529466501" name="Text Box 2795"/>
                        <wps:cNvSpPr txBox="1">
                          <a:spLocks noChangeArrowheads="1"/>
                        </wps:cNvSpPr>
                        <wps:spPr bwMode="auto">
                          <a:xfrm>
                            <a:off x="1747" y="710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E176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473063977" name="Text Box 2796"/>
                        <wps:cNvSpPr txBox="1">
                          <a:spLocks noChangeArrowheads="1"/>
                        </wps:cNvSpPr>
                        <wps:spPr bwMode="auto">
                          <a:xfrm>
                            <a:off x="7982" y="9116"/>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9D33B"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818801351" name="Text Box 2797"/>
                        <wps:cNvSpPr txBox="1">
                          <a:spLocks noChangeArrowheads="1"/>
                        </wps:cNvSpPr>
                        <wps:spPr bwMode="auto">
                          <a:xfrm>
                            <a:off x="6685" y="10156"/>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956D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53268936" name="AutoShape 2798"/>
                        <wps:cNvSpPr>
                          <a:spLocks noChangeArrowheads="1"/>
                        </wps:cNvSpPr>
                        <wps:spPr bwMode="auto">
                          <a:xfrm>
                            <a:off x="4822" y="6193"/>
                            <a:ext cx="1882" cy="1137"/>
                          </a:xfrm>
                          <a:prstGeom prst="flowChartDecision">
                            <a:avLst/>
                          </a:prstGeom>
                          <a:solidFill>
                            <a:srgbClr val="FFFFFF"/>
                          </a:solidFill>
                          <a:ln w="9525">
                            <a:solidFill>
                              <a:srgbClr val="000000"/>
                            </a:solidFill>
                            <a:miter lim="800000"/>
                            <a:headEnd/>
                            <a:tailEnd/>
                          </a:ln>
                        </wps:spPr>
                        <wps:txbx>
                          <w:txbxContent>
                            <w:p w14:paraId="2D6D42A7"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53A2C1D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25F3C973"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175 psi</w:t>
                              </w:r>
                            </w:p>
                            <w:p w14:paraId="148400EB"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2032544457" name="AutoShape 2799"/>
                        <wps:cNvSpPr>
                          <a:spLocks noChangeArrowheads="1"/>
                        </wps:cNvSpPr>
                        <wps:spPr bwMode="auto">
                          <a:xfrm>
                            <a:off x="8138" y="6193"/>
                            <a:ext cx="1882" cy="1137"/>
                          </a:xfrm>
                          <a:prstGeom prst="flowChartDecision">
                            <a:avLst/>
                          </a:prstGeom>
                          <a:solidFill>
                            <a:srgbClr val="FFFFFF"/>
                          </a:solidFill>
                          <a:ln w="9525">
                            <a:solidFill>
                              <a:srgbClr val="000000"/>
                            </a:solidFill>
                            <a:miter lim="800000"/>
                            <a:headEnd/>
                            <a:tailEnd/>
                          </a:ln>
                        </wps:spPr>
                        <wps:txbx>
                          <w:txbxContent>
                            <w:p w14:paraId="2ABE386F"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5E87BB23"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18230C21"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225 psi</w:t>
                              </w:r>
                            </w:p>
                            <w:p w14:paraId="1394FC5F" w14:textId="77777777" w:rsidR="00BF7F3C" w:rsidRPr="00BC5688" w:rsidRDefault="00BF7F3C" w:rsidP="00BA168E">
                              <w:pPr>
                                <w:rPr>
                                  <w:rFonts w:asciiTheme="minorHAnsi" w:hAnsiTheme="minorHAnsi"/>
                                  <w:sz w:val="14"/>
                                  <w:szCs w:val="14"/>
                                </w:rPr>
                              </w:pPr>
                            </w:p>
                          </w:txbxContent>
                        </wps:txbx>
                        <wps:bodyPr rot="0" vert="horz" wrap="square" lIns="91440" tIns="45720" rIns="91440" bIns="45720" anchor="t" anchorCtr="0" upright="1">
                          <a:noAutofit/>
                        </wps:bodyPr>
                      </wps:wsp>
                      <wps:wsp>
                        <wps:cNvPr id="2125092050" name="AutoShape 2800"/>
                        <wps:cNvSpPr>
                          <a:spLocks noChangeArrowheads="1"/>
                        </wps:cNvSpPr>
                        <wps:spPr bwMode="auto">
                          <a:xfrm>
                            <a:off x="4668" y="7770"/>
                            <a:ext cx="2183" cy="676"/>
                          </a:xfrm>
                          <a:prstGeom prst="flowChartAlternateProcess">
                            <a:avLst/>
                          </a:prstGeom>
                          <a:solidFill>
                            <a:srgbClr val="FFFFFF"/>
                          </a:solidFill>
                          <a:ln w="9525">
                            <a:solidFill>
                              <a:srgbClr val="000000"/>
                            </a:solidFill>
                            <a:miter lim="800000"/>
                            <a:headEnd/>
                            <a:tailEnd/>
                          </a:ln>
                        </wps:spPr>
                        <wps:txbx>
                          <w:txbxContent>
                            <w:p w14:paraId="57FC6DB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0A0AED24"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60382CC2"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1183051333" name="AutoShape 2801"/>
                        <wps:cNvSpPr>
                          <a:spLocks noChangeArrowheads="1"/>
                        </wps:cNvSpPr>
                        <wps:spPr bwMode="auto">
                          <a:xfrm>
                            <a:off x="7991" y="7787"/>
                            <a:ext cx="2183" cy="676"/>
                          </a:xfrm>
                          <a:prstGeom prst="flowChartAlternateProcess">
                            <a:avLst/>
                          </a:prstGeom>
                          <a:solidFill>
                            <a:srgbClr val="FFFFFF"/>
                          </a:solidFill>
                          <a:ln w="9525">
                            <a:solidFill>
                              <a:srgbClr val="000000"/>
                            </a:solidFill>
                            <a:miter lim="800000"/>
                            <a:headEnd/>
                            <a:tailEnd/>
                          </a:ln>
                        </wps:spPr>
                        <wps:txbx>
                          <w:txbxContent>
                            <w:p w14:paraId="0BE0D25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4AF3166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6AAF0E02" w14:textId="77777777" w:rsidR="00BF7F3C" w:rsidRPr="001E3AE7" w:rsidRDefault="00BF7F3C" w:rsidP="00BA168E">
                              <w:pPr>
                                <w:spacing w:before="0" w:line="240" w:lineRule="auto"/>
                                <w:ind w:left="0"/>
                                <w:rPr>
                                  <w:rFonts w:asciiTheme="minorHAnsi" w:hAnsiTheme="minorHAnsi"/>
                                  <w:sz w:val="14"/>
                                  <w:szCs w:val="14"/>
                                  <w:lang w:val="ru-RU"/>
                                </w:rPr>
                              </w:pPr>
                            </w:p>
                          </w:txbxContent>
                        </wps:txbx>
                        <wps:bodyPr rot="0" vert="horz" wrap="square" lIns="91440" tIns="45720" rIns="91440" bIns="45720" anchor="t" anchorCtr="0" upright="1">
                          <a:noAutofit/>
                        </wps:bodyPr>
                      </wps:wsp>
                      <wps:wsp>
                        <wps:cNvPr id="555438304" name="AutoShape 2802"/>
                        <wps:cNvCnPr>
                          <a:cxnSpLocks noChangeShapeType="1"/>
                        </wps:cNvCnPr>
                        <wps:spPr bwMode="auto">
                          <a:xfrm>
                            <a:off x="9073" y="7345"/>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45F6D2" id="Group 2754" o:spid="_x0000_s1247" style="position:absolute;left:0;text-align:left;margin-left:-3.55pt;margin-top:10.2pt;width:471.9pt;height:485.05pt;z-index:-251703296" coordorigin="1376,1924" coordsize="9438,9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">
                <v:shape id="AutoShape 2755" o:spid="_x0000_s1248" type="#_x0000_t32" style="position:absolute;left:3776;top:6765;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">
                  <v:stroke endarrow="block"/>
                </v:shape>
                <v:shape id="AutoShape 2756" o:spid="_x0000_s1249" type="#_x0000_t32" style="position:absolute;left:7061;top:6770;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">
                  <v:stroke endarrow="block"/>
                </v:shape>
                <v:shape id="AutoShape 2757" o:spid="_x0000_s1250" type="#_x0000_t110" style="position:absolute;left:4399;top:3234;width:27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">
                  <v:textbox>
                    <w:txbxContent>
                      <w:p w14:paraId="3A5F482B" w14:textId="77777777" w:rsidR="00BF7F3C" w:rsidRPr="004628A3" w:rsidRDefault="00BF7F3C" w:rsidP="00BA168E">
                        <w:pPr>
                          <w:spacing w:before="0" w:line="240" w:lineRule="auto"/>
                          <w:ind w:left="0"/>
                          <w:jc w:val="center"/>
                          <w:rPr>
                            <w:rFonts w:asciiTheme="minorHAnsi" w:hAnsiTheme="minorHAnsi"/>
                            <w:sz w:val="10"/>
                            <w:szCs w:val="14"/>
                          </w:rPr>
                        </w:pPr>
                        <w:r w:rsidRPr="001E3AE7">
                          <w:rPr>
                            <w:rFonts w:asciiTheme="minorHAnsi" w:hAnsiTheme="minorHAnsi"/>
                            <w:sz w:val="10"/>
                            <w:lang w:val="ru-RU"/>
                          </w:rPr>
                          <w:t xml:space="preserve">Соответствует ли конструкция штоковой гайки клапана примечанию </w:t>
                        </w:r>
                        <w:r w:rsidRPr="004628A3">
                          <w:rPr>
                            <w:rFonts w:asciiTheme="minorHAnsi" w:hAnsiTheme="minorHAnsi"/>
                            <w:sz w:val="10"/>
                          </w:rPr>
                          <w:t>3?</w:t>
                        </w:r>
                      </w:p>
                    </w:txbxContent>
                  </v:textbox>
                </v:shape>
                <v:oval id="Oval 2758" o:spid="_x0000_s1251" style="position:absolute;left:4931;top:1924;width:167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">
                  <v:textbox>
                    <w:txbxContent>
                      <w:p w14:paraId="317CBB96" w14:textId="77777777" w:rsidR="00BF7F3C" w:rsidRPr="004628A3" w:rsidRDefault="00BF7F3C" w:rsidP="00BA168E">
                        <w:pPr>
                          <w:spacing w:before="0" w:line="240" w:lineRule="auto"/>
                          <w:ind w:left="0"/>
                          <w:jc w:val="center"/>
                          <w:rPr>
                            <w:rFonts w:ascii="Calibri" w:hAnsi="Calibri"/>
                            <w:b/>
                            <w:sz w:val="12"/>
                            <w:szCs w:val="16"/>
                          </w:rPr>
                        </w:pPr>
                        <w:r w:rsidRPr="004628A3">
                          <w:rPr>
                            <w:rFonts w:ascii="Calibri" w:hAnsi="Calibri"/>
                            <w:b/>
                            <w:sz w:val="12"/>
                          </w:rPr>
                          <w:t xml:space="preserve">Регулирующий клапан диаметром </w:t>
                        </w:r>
                        <w:r>
                          <w:rPr>
                            <w:rFonts w:ascii="Calibri" w:hAnsi="Calibri"/>
                            <w:b/>
                            <w:sz w:val="12"/>
                          </w:rPr>
                          <w:t>8 дюйм</w:t>
                        </w:r>
                      </w:p>
                    </w:txbxContent>
                  </v:textbox>
                </v:oval>
                <v:shape id="AutoShape 2759" o:spid="_x0000_s1252" type="#_x0000_t32" style="position:absolute;left:5766;top:2870;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">
                  <v:stroke endarrow="block"/>
                </v:shape>
                <v:shape id="AutoShape 2760" o:spid="_x0000_s1253" type="#_x0000_t176" style="position:absolute;left:7798;top:3281;width:280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">
                  <v:textbox>
                    <w:txbxContent>
                      <w:p w14:paraId="2953FD59" w14:textId="77777777" w:rsidR="00BF7F3C" w:rsidRPr="004628A3" w:rsidRDefault="00BF7F3C" w:rsidP="00BA168E">
                        <w:pPr>
                          <w:spacing w:before="0" w:line="240" w:lineRule="auto"/>
                          <w:ind w:left="0"/>
                          <w:jc w:val="center"/>
                          <w:rPr>
                            <w:rFonts w:ascii="Calibri" w:hAnsi="Calibri"/>
                            <w:sz w:val="12"/>
                            <w:szCs w:val="14"/>
                          </w:rPr>
                        </w:pPr>
                        <w:r w:rsidRPr="004628A3">
                          <w:rPr>
                            <w:rFonts w:ascii="Calibri" w:hAnsi="Calibri"/>
                            <w:sz w:val="12"/>
                          </w:rPr>
                          <w:t>ΔP</w:t>
                        </w:r>
                        <w:r w:rsidRPr="001E3AE7">
                          <w:rPr>
                            <w:rFonts w:ascii="Calibri" w:hAnsi="Calibri"/>
                            <w:sz w:val="12"/>
                            <w:lang w:val="ru-RU"/>
                          </w:rPr>
                          <w:t xml:space="preserve"> клапана &lt;=150 </w:t>
                        </w:r>
                        <w:r w:rsidRPr="004628A3">
                          <w:rPr>
                            <w:rFonts w:ascii="Calibri" w:hAnsi="Calibri"/>
                            <w:sz w:val="12"/>
                          </w:rPr>
                          <w:t>psi</w:t>
                        </w:r>
                        <w:r w:rsidRPr="001E3AE7">
                          <w:rPr>
                            <w:rFonts w:ascii="Calibri" w:hAnsi="Calibri"/>
                            <w:sz w:val="12"/>
                            <w:lang w:val="ru-RU"/>
                          </w:rPr>
                          <w:t xml:space="preserve"> для жидкой и парообразной среды; &lt;=125 для среды многвенного испарения согласно примечанию </w:t>
                        </w:r>
                        <w:r w:rsidRPr="004628A3">
                          <w:rPr>
                            <w:rFonts w:ascii="Calibri" w:hAnsi="Calibri"/>
                            <w:sz w:val="12"/>
                          </w:rPr>
                          <w:t>3. Необходимо дальнейнее согласование с изготовителем и техническим экспертом.</w:t>
                        </w:r>
                      </w:p>
                    </w:txbxContent>
                  </v:textbox>
                </v:shape>
                <v:shape id="AutoShape 2761" o:spid="_x0000_s1254" type="#_x0000_t32" style="position:absolute;left:7120;top:3793;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">
                  <v:stroke endarrow="block"/>
                </v:shape>
                <v:roundrect id="AutoShape 2762" o:spid="_x0000_s1255" style="position:absolute;left:4767;top:4808;width:201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">
                  <v:textbox>
                    <w:txbxContent>
                      <w:p w14:paraId="0D074EF4"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 xml:space="preserve">Рабочая среда клапана </w:t>
                        </w:r>
                      </w:p>
                      <w:p w14:paraId="6C6CAE32" w14:textId="77777777" w:rsidR="00BF7F3C" w:rsidRPr="001E3AE7" w:rsidRDefault="00BF7F3C" w:rsidP="00BA168E">
                        <w:pPr>
                          <w:spacing w:before="0" w:line="240" w:lineRule="auto"/>
                          <w:ind w:left="0"/>
                          <w:jc w:val="center"/>
                          <w:rPr>
                            <w:rFonts w:asciiTheme="minorHAnsi" w:hAnsiTheme="minorHAnsi"/>
                            <w:sz w:val="11"/>
                            <w:szCs w:val="15"/>
                            <w:lang w:val="ru-RU"/>
                          </w:rPr>
                        </w:pPr>
                        <w:r w:rsidRPr="001E3AE7">
                          <w:rPr>
                            <w:rFonts w:asciiTheme="minorHAnsi" w:hAnsiTheme="minorHAnsi"/>
                            <w:sz w:val="11"/>
                            <w:lang w:val="ru-RU"/>
                          </w:rPr>
                          <w:t>(параметры технологической среды клапана)</w:t>
                        </w:r>
                      </w:p>
                    </w:txbxContent>
                  </v:textbox>
                </v:roundrect>
                <v:shape id="AutoShape 2763" o:spid="_x0000_s1256" type="#_x0000_t32" style="position:absolute;left:5766;top:435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">
                  <v:stroke endarrow="block"/>
                </v:shape>
                <v:shape id="AutoShape 2764" o:spid="_x0000_s1257" type="#_x0000_t32" style="position:absolute;left:6775;top:5110;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">
                  <v:stroke endarrow="block"/>
                </v:shape>
                <v:shape id="AutoShape 2765" o:spid="_x0000_s1258" type="#_x0000_t32" style="position:absolute;left:9076;top:5093;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">
                  <v:stroke endarrow="block"/>
                </v:shape>
                <v:shape id="AutoShape 2766" o:spid="_x0000_s1259" type="#_x0000_t32" style="position:absolute;left:5769;top:5361;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">
                  <v:stroke endarrow="block"/>
                </v:shape>
                <v:shape id="AutoShape 2767" o:spid="_x0000_s1260" type="#_x0000_t32" style="position:absolute;left:2482;top:5114;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">
                  <v:stroke endarrow="block"/>
                </v:shape>
                <v:shape id="AutoShape 2768" o:spid="_x0000_s1261" type="#_x0000_t32" style="position:absolute;left:2472;top:5114;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">
                  <v:stroke endarrow="block"/>
                </v:shape>
                <v:shape id="AutoShape 2769" o:spid="_x0000_s1262" type="#_x0000_t110" style="position:absolute;left:1537;top:6207;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">
                  <v:textbox>
                    <w:txbxContent>
                      <w:p w14:paraId="28FA8F47"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2F576445"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46AE7DDD"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150 psi</w:t>
                        </w:r>
                      </w:p>
                      <w:p w14:paraId="2F1F561C" w14:textId="77777777" w:rsidR="00BF7F3C" w:rsidRPr="00BC5688" w:rsidRDefault="00BF7F3C" w:rsidP="00BA168E">
                        <w:pPr>
                          <w:rPr>
                            <w:rFonts w:asciiTheme="minorHAnsi" w:hAnsiTheme="minorHAnsi"/>
                            <w:sz w:val="14"/>
                            <w:szCs w:val="14"/>
                          </w:rPr>
                        </w:pPr>
                      </w:p>
                    </w:txbxContent>
                  </v:textbox>
                </v:shape>
                <v:shape id="AutoShape 2770" o:spid="_x0000_s1263" type="#_x0000_t110" style="position:absolute;left:4904;top:9014;width:335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">
                  <v:textbox>
                    <w:txbxContent>
                      <w:p w14:paraId="449DA112" w14:textId="77777777" w:rsidR="00BF7F3C" w:rsidRPr="006974F3" w:rsidRDefault="00BF7F3C" w:rsidP="00BA168E">
                        <w:pPr>
                          <w:spacing w:before="0" w:line="240" w:lineRule="auto"/>
                          <w:ind w:left="-142" w:right="-168"/>
                          <w:jc w:val="center"/>
                          <w:rPr>
                            <w:rFonts w:asciiTheme="minorHAnsi" w:hAnsiTheme="minorHAnsi"/>
                            <w:sz w:val="13"/>
                            <w:szCs w:val="13"/>
                            <w:lang w:val="ru-RU"/>
                          </w:rPr>
                        </w:pPr>
                        <w:r w:rsidRPr="006974F3">
                          <w:rPr>
                            <w:rFonts w:asciiTheme="minorHAnsi" w:hAnsiTheme="minorHAnsi"/>
                            <w:sz w:val="13"/>
                            <w:szCs w:val="13"/>
                            <w:lang w:val="ru-RU"/>
                          </w:rPr>
                          <w:t>Проверка конструкции диска. У этого клапана диск, направляемый в одной точке?</w:t>
                        </w:r>
                      </w:p>
                      <w:p w14:paraId="6E39136A" w14:textId="77777777" w:rsidR="00BF7F3C" w:rsidRPr="006974F3" w:rsidRDefault="00BF7F3C" w:rsidP="00BA168E">
                        <w:pPr>
                          <w:spacing w:before="0" w:line="240" w:lineRule="auto"/>
                          <w:ind w:left="-142" w:right="-168"/>
                          <w:jc w:val="center"/>
                          <w:rPr>
                            <w:rFonts w:asciiTheme="minorHAnsi" w:hAnsiTheme="minorHAnsi"/>
                            <w:sz w:val="13"/>
                            <w:szCs w:val="13"/>
                          </w:rPr>
                        </w:pPr>
                        <w:r w:rsidRPr="006974F3">
                          <w:rPr>
                            <w:rFonts w:asciiTheme="minorHAnsi" w:hAnsiTheme="minorHAnsi"/>
                            <w:sz w:val="13"/>
                            <w:szCs w:val="13"/>
                            <w:lang w:val="ru-RU"/>
                          </w:rPr>
                          <w:t xml:space="preserve"> </w:t>
                        </w:r>
                        <w:r w:rsidRPr="006974F3">
                          <w:rPr>
                            <w:rFonts w:asciiTheme="minorHAnsi" w:hAnsiTheme="minorHAnsi"/>
                            <w:sz w:val="13"/>
                            <w:szCs w:val="13"/>
                          </w:rPr>
                          <w:t>См. прим. 2</w:t>
                        </w:r>
                      </w:p>
                    </w:txbxContent>
                  </v:textbox>
                </v:shape>
                <v:oval id="Oval 2771" o:spid="_x0000_s1264" style="position:absolute;left:8790;top:9166;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">
                  <v:textbox>
                    <w:txbxContent>
                      <w:p w14:paraId="19C3F463" w14:textId="77777777" w:rsidR="00BF7F3C" w:rsidRPr="001E3AE7" w:rsidRDefault="00BF7F3C" w:rsidP="00BA168E">
                        <w:pPr>
                          <w:spacing w:before="0" w:line="240" w:lineRule="auto"/>
                          <w:ind w:left="0"/>
                          <w:jc w:val="center"/>
                          <w:rPr>
                            <w:rFonts w:ascii="Calibri" w:hAnsi="Calibri"/>
                            <w:sz w:val="10"/>
                            <w:szCs w:val="14"/>
                            <w:lang w:val="ru-RU"/>
                          </w:rPr>
                        </w:pPr>
                        <w:r w:rsidRPr="001E3AE7">
                          <w:rPr>
                            <w:rFonts w:ascii="Calibri" w:hAnsi="Calibri"/>
                            <w:sz w:val="10"/>
                            <w:lang w:val="ru-RU"/>
                          </w:rPr>
                          <w:t xml:space="preserve">Классифицируется как диск, направляемый в одной точке (все значения могут быть увеличены на 50 </w:t>
                        </w:r>
                        <w:r w:rsidRPr="004628A3">
                          <w:rPr>
                            <w:rFonts w:ascii="Calibri" w:hAnsi="Calibri"/>
                            <w:sz w:val="10"/>
                          </w:rPr>
                          <w:t>psi</w:t>
                        </w:r>
                        <w:r w:rsidRPr="001E3AE7">
                          <w:rPr>
                            <w:rFonts w:ascii="Calibri" w:hAnsi="Calibri"/>
                            <w:sz w:val="10"/>
                            <w:lang w:val="ru-RU"/>
                          </w:rPr>
                          <w:t>)</w:t>
                        </w:r>
                      </w:p>
                    </w:txbxContent>
                  </v:textbox>
                </v:oval>
                <v:rect id="Rectangle 2772" o:spid="_x0000_s1265" style="position:absolute;left:4655;top:10783;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">
                  <v:textbox>
                    <w:txbxContent>
                      <w:p w14:paraId="7C7BB95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Необходима дальнейшая оценка.</w:t>
                        </w:r>
                      </w:p>
                      <w:p w14:paraId="3181E54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Связаться с изготовителем арматуры и запросить его мнение о приемлемости клапана в указанных технологических условиях.</w:t>
                        </w:r>
                      </w:p>
                      <w:p w14:paraId="5F45576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конечном итоге, возможно, придется рассматривать целесообразность применения </w:t>
                        </w:r>
                        <w:r>
                          <w:rPr>
                            <w:rFonts w:asciiTheme="minorHAnsi" w:hAnsiTheme="minorHAnsi"/>
                            <w:sz w:val="14"/>
                          </w:rPr>
                          <w:t>Y</w:t>
                        </w:r>
                        <w:r w:rsidRPr="001E3AE7">
                          <w:rPr>
                            <w:rFonts w:asciiTheme="minorHAnsi" w:hAnsiTheme="minorHAnsi"/>
                            <w:sz w:val="14"/>
                            <w:lang w:val="ru-RU"/>
                          </w:rPr>
                          <w:t>-образных клапанов.</w:t>
                        </w:r>
                      </w:p>
                    </w:txbxContent>
                  </v:textbox>
                </v:rect>
                <v:shape id="AutoShape 2773" o:spid="_x0000_s1266" type="#_x0000_t32" style="position:absolute;left:3419;top:6779;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">
                  <v:stroke endarrow="block"/>
                </v:shape>
                <v:shape id="AutoShape 2774" o:spid="_x0000_s1267" type="#_x0000_t32" style="position:absolute;left:6685;top:6773;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">
                  <v:stroke endarrow="block"/>
                </v:shape>
                <v:shape id="AutoShape 2775" o:spid="_x0000_s1268" type="#_x0000_t32" style="position:absolute;left:10020;top:6753;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">
                  <v:stroke endarrow="block"/>
                </v:shape>
                <v:shape id="AutoShape 2776" o:spid="_x0000_s1269" type="#_x0000_t32" style="position:absolute;left:10377;top:6752;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">
                  <v:stroke endarrow="block"/>
                </v:shape>
                <v:shape id="AutoShape 2777" o:spid="_x0000_s1270" type="#_x0000_t32" style="position:absolute;left:3774;top:8641;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">
                  <v:stroke endarrow="block"/>
                </v:shape>
                <v:shape id="AutoShape 2778" o:spid="_x0000_s1271" type="#_x0000_t32" style="position:absolute;left:6610;top:8641;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">
                  <v:stroke endarrow="block"/>
                </v:shape>
                <v:shape id="AutoShape 2779" o:spid="_x0000_s1272" type="#_x0000_t32" style="position:absolute;left:6592;top:10506;width:0;height: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">
                  <v:stroke endarrow="block"/>
                </v:shape>
                <v:shape id="AutoShape 2780" o:spid="_x0000_s1273" type="#_x0000_t32" style="position:absolute;left:8268;top:9756;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">
                  <v:stroke endarrow="block"/>
                </v:shape>
                <v:shape id="AutoShape 2781" o:spid="_x0000_s1274" type="#_x0000_t32" style="position:absolute;left:5762;top:7330;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">
                  <v:stroke endarrow="block"/>
                </v:shape>
                <v:shape id="AutoShape 2782" o:spid="_x0000_s1275" type="#_x0000_t32" style="position:absolute;left:2472;top:7344;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">
                  <v:stroke endarrow="block"/>
                </v:shape>
                <v:shape id="AutoShape 2783" o:spid="_x0000_s1276" type="#_x0000_t32" style="position:absolute;left:6592;top:862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">
                  <v:stroke endarrow="block"/>
                </v:shape>
                <v:shape id="Text Box 2784" o:spid="_x0000_s1277" type="#_x0000_t202" style="position:absolute;left:6704;top:3234;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" filled="f" stroked="f">
                  <v:textbox>
                    <w:txbxContent>
                      <w:p w14:paraId="222CCB57"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785" o:spid="_x0000_s1278" type="#_x0000_t202" style="position:absolute;left:5114;top:4139;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" filled="f" stroked="f">
                  <v:textbox>
                    <w:txbxContent>
                      <w:p w14:paraId="2367E47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86" o:spid="_x0000_s1279" type="#_x0000_t202" style="position:absolute;left:3363;top:4856;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" filled="f" stroked="f">
                  <v:textbox>
                    <w:txbxContent>
                      <w:p w14:paraId="05C5FEB7"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Финишная жидкость</w:t>
                        </w:r>
                      </w:p>
                      <w:p w14:paraId="17C96A74"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2505B1EB" w14:textId="77777777" w:rsidR="00BF7F3C" w:rsidRPr="00BC5688" w:rsidRDefault="00BF7F3C" w:rsidP="00BA168E">
                        <w:pPr>
                          <w:spacing w:before="0"/>
                          <w:ind w:left="0"/>
                          <w:rPr>
                            <w:rFonts w:asciiTheme="minorHAnsi" w:hAnsiTheme="minorHAnsi"/>
                            <w:sz w:val="14"/>
                            <w:szCs w:val="14"/>
                          </w:rPr>
                        </w:pPr>
                      </w:p>
                    </w:txbxContent>
                  </v:textbox>
                </v:shape>
                <v:shape id="Text Box 2787" o:spid="_x0000_s1280" type="#_x0000_t202" style="position:absolute;left:6741;top:4842;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" filled="f" stroked="f">
                  <v:textbox>
                    <w:txbxContent>
                      <w:p w14:paraId="6F956D8C"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Пары / газ</w:t>
                        </w:r>
                      </w:p>
                      <w:p w14:paraId="529898DB" w14:textId="77777777" w:rsidR="00BF7F3C" w:rsidRPr="00BC5688" w:rsidRDefault="00BF7F3C" w:rsidP="00BA168E">
                        <w:pPr>
                          <w:spacing w:before="0" w:line="240" w:lineRule="auto"/>
                          <w:ind w:left="0"/>
                          <w:rPr>
                            <w:rFonts w:asciiTheme="minorHAnsi" w:hAnsiTheme="minorHAnsi"/>
                            <w:sz w:val="14"/>
                            <w:szCs w:val="14"/>
                          </w:rPr>
                        </w:pPr>
                        <w:r>
                          <w:rPr>
                            <w:rFonts w:asciiTheme="minorHAnsi" w:hAnsiTheme="minorHAnsi"/>
                            <w:sz w:val="14"/>
                          </w:rPr>
                          <w:t>Среда</w:t>
                        </w:r>
                      </w:p>
                      <w:p w14:paraId="432CF348" w14:textId="77777777" w:rsidR="00BF7F3C" w:rsidRPr="00BC5688" w:rsidRDefault="00BF7F3C" w:rsidP="00BA168E">
                        <w:pPr>
                          <w:spacing w:before="0"/>
                          <w:ind w:left="0"/>
                          <w:rPr>
                            <w:rFonts w:asciiTheme="minorHAnsi" w:hAnsiTheme="minorHAnsi"/>
                            <w:sz w:val="14"/>
                            <w:szCs w:val="14"/>
                          </w:rPr>
                        </w:pPr>
                      </w:p>
                    </w:txbxContent>
                  </v:textbox>
                </v:shape>
                <v:shape id="Text Box 2788" o:spid="_x0000_s1281" type="#_x0000_t202" style="position:absolute;left:4766;top:5451;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" filled="f" stroked="f">
                  <v:textbox>
                    <w:txbxContent>
                      <w:p w14:paraId="315F16C8" w14:textId="77777777" w:rsidR="00BF7F3C" w:rsidRPr="001E3AE7" w:rsidRDefault="00BF7F3C" w:rsidP="00BA168E">
                        <w:pPr>
                          <w:shd w:val="clear" w:color="auto" w:fill="FFFFFF" w:themeFill="background1"/>
                          <w:spacing w:before="0" w:line="240" w:lineRule="auto"/>
                          <w:ind w:left="0"/>
                          <w:jc w:val="center"/>
                          <w:rPr>
                            <w:rFonts w:asciiTheme="minorHAnsi" w:hAnsiTheme="minorHAnsi"/>
                            <w:sz w:val="12"/>
                            <w:szCs w:val="14"/>
                            <w:lang w:val="ru-RU"/>
                          </w:rPr>
                        </w:pPr>
                        <w:r w:rsidRPr="001E3AE7">
                          <w:rPr>
                            <w:rFonts w:asciiTheme="minorHAnsi" w:hAnsiTheme="minorHAnsi"/>
                            <w:sz w:val="12"/>
                            <w:lang w:val="ru-RU"/>
                          </w:rPr>
                          <w:t>Среда, отличная от жидкости мгновенного испарения</w:t>
                        </w:r>
                      </w:p>
                      <w:p w14:paraId="27F9C795" w14:textId="77777777" w:rsidR="00BF7F3C" w:rsidRPr="001E3AE7" w:rsidRDefault="00BF7F3C" w:rsidP="00BA168E">
                        <w:pPr>
                          <w:shd w:val="clear" w:color="auto" w:fill="FFFFFF" w:themeFill="background1"/>
                          <w:spacing w:before="0"/>
                          <w:ind w:left="0"/>
                          <w:rPr>
                            <w:rFonts w:asciiTheme="minorHAnsi" w:hAnsiTheme="minorHAnsi"/>
                            <w:sz w:val="12"/>
                            <w:szCs w:val="14"/>
                            <w:lang w:val="ru-RU"/>
                          </w:rPr>
                        </w:pPr>
                      </w:p>
                    </w:txbxContent>
                  </v:textbox>
                </v:shape>
                <v:shape id="Text Box 2789" o:spid="_x0000_s1282" type="#_x0000_t202" style="position:absolute;left:9753;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" filled="f" stroked="f">
                  <v:textbox>
                    <w:txbxContent>
                      <w:p w14:paraId="6EECCA99"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790" o:spid="_x0000_s1283" type="#_x0000_t202" style="position:absolute;left:6343;top:61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" filled="f" stroked="f">
                  <v:textbox>
                    <w:txbxContent>
                      <w:p w14:paraId="68C6828B"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Text Box 2791" o:spid="_x0000_s1284" type="#_x0000_t202" style="position:absolute;left:3157;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" filled="f" stroked="f">
                  <v:textbox>
                    <w:txbxContent>
                      <w:p w14:paraId="4A3BAC28"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792" o:spid="_x0000_s1285" type="#_x0000_t176" style="position:absolute;left:1376;top:7753;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">
                  <v:textbox>
                    <w:txbxContent>
                      <w:p w14:paraId="6AAB11B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3FD3C11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39A39C39"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Text Box 2793" o:spid="_x0000_s1286" type="#_x0000_t202" style="position:absolute;left:8319;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" filled="f" stroked="f">
                  <v:textbox>
                    <w:txbxContent>
                      <w:p w14:paraId="0B69BEAD"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94" o:spid="_x0000_s1287" type="#_x0000_t202" style="position:absolute;left:5037;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" filled="f" stroked="f">
                  <v:textbox>
                    <w:txbxContent>
                      <w:p w14:paraId="7F2D38CD"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95" o:spid="_x0000_s1288" type="#_x0000_t202" style="position:absolute;left:1747;top:710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" filled="f" stroked="f">
                  <v:textbox>
                    <w:txbxContent>
                      <w:p w14:paraId="7B6E176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96" o:spid="_x0000_s1289" type="#_x0000_t202" style="position:absolute;left:7982;top:9116;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" filled="f" stroked="f">
                  <v:textbox>
                    <w:txbxContent>
                      <w:p w14:paraId="6C59D33B"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ДА</w:t>
                        </w:r>
                      </w:p>
                    </w:txbxContent>
                  </v:textbox>
                </v:shape>
                <v:shape id="Text Box 2797" o:spid="_x0000_s1290" type="#_x0000_t202" style="position:absolute;left:6685;top:10156;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" filled="f" stroked="f">
                  <v:textbox>
                    <w:txbxContent>
                      <w:p w14:paraId="7BF956D3" w14:textId="77777777" w:rsidR="00BF7F3C" w:rsidRPr="00BC5688" w:rsidRDefault="00BF7F3C" w:rsidP="00BA168E">
                        <w:pPr>
                          <w:ind w:left="0"/>
                          <w:jc w:val="center"/>
                          <w:rPr>
                            <w:rFonts w:asciiTheme="minorHAnsi" w:hAnsiTheme="minorHAnsi"/>
                            <w:b/>
                            <w:sz w:val="14"/>
                            <w:szCs w:val="14"/>
                          </w:rPr>
                        </w:pPr>
                        <w:r>
                          <w:rPr>
                            <w:rFonts w:asciiTheme="minorHAnsi" w:hAnsiTheme="minorHAnsi"/>
                            <w:b/>
                            <w:sz w:val="14"/>
                          </w:rPr>
                          <w:t>НЕТ</w:t>
                        </w:r>
                      </w:p>
                    </w:txbxContent>
                  </v:textbox>
                </v:shape>
                <v:shape id="AutoShape 2798" o:spid="_x0000_s1291" type="#_x0000_t110" style="position:absolute;left:4822;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">
                  <v:textbox>
                    <w:txbxContent>
                      <w:p w14:paraId="2D6D42A7"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53A2C1DB"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25F3C973"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175 psi</w:t>
                        </w:r>
                      </w:p>
                      <w:p w14:paraId="148400EB" w14:textId="77777777" w:rsidR="00BF7F3C" w:rsidRPr="00BC5688" w:rsidRDefault="00BF7F3C" w:rsidP="00BA168E">
                        <w:pPr>
                          <w:rPr>
                            <w:rFonts w:asciiTheme="minorHAnsi" w:hAnsiTheme="minorHAnsi"/>
                            <w:sz w:val="14"/>
                            <w:szCs w:val="14"/>
                          </w:rPr>
                        </w:pPr>
                      </w:p>
                    </w:txbxContent>
                  </v:textbox>
                </v:shape>
                <v:shape id="AutoShape 2799" o:spid="_x0000_s1292" type="#_x0000_t110" style="position:absolute;left:8138;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">
                  <v:textbox>
                    <w:txbxContent>
                      <w:p w14:paraId="2ABE386F"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ΔP </w:t>
                        </w:r>
                      </w:p>
                      <w:p w14:paraId="5E87BB23"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 xml:space="preserve">&lt; или = </w:t>
                        </w:r>
                      </w:p>
                      <w:p w14:paraId="18230C21" w14:textId="77777777" w:rsidR="00BF7F3C" w:rsidRPr="00BC5688"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225 psi</w:t>
                        </w:r>
                      </w:p>
                      <w:p w14:paraId="1394FC5F" w14:textId="77777777" w:rsidR="00BF7F3C" w:rsidRPr="00BC5688" w:rsidRDefault="00BF7F3C" w:rsidP="00BA168E">
                        <w:pPr>
                          <w:rPr>
                            <w:rFonts w:asciiTheme="minorHAnsi" w:hAnsiTheme="minorHAnsi"/>
                            <w:sz w:val="14"/>
                            <w:szCs w:val="14"/>
                          </w:rPr>
                        </w:pPr>
                      </w:p>
                    </w:txbxContent>
                  </v:textbox>
                </v:shape>
                <v:shape id="AutoShape 2800" o:spid="_x0000_s1293" type="#_x0000_t176" style="position:absolute;left:4668;top:7770;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">
                  <v:textbox>
                    <w:txbxContent>
                      <w:p w14:paraId="57FC6DB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0A0AED24"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60382CC2"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AutoShape 2801" o:spid="_x0000_s1294" type="#_x0000_t176" style="position:absolute;left:7991;top:7787;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">
                  <v:textbox>
                    <w:txbxContent>
                      <w:p w14:paraId="0BE0D25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w:t>
                        </w:r>
                      </w:p>
                      <w:p w14:paraId="4AF3166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Дальнейшая оценка не требуются.</w:t>
                        </w:r>
                      </w:p>
                      <w:p w14:paraId="6AAF0E02" w14:textId="77777777" w:rsidR="00BF7F3C" w:rsidRPr="001E3AE7" w:rsidRDefault="00BF7F3C" w:rsidP="00BA168E">
                        <w:pPr>
                          <w:spacing w:before="0" w:line="240" w:lineRule="auto"/>
                          <w:ind w:left="0"/>
                          <w:rPr>
                            <w:rFonts w:asciiTheme="minorHAnsi" w:hAnsiTheme="minorHAnsi"/>
                            <w:sz w:val="14"/>
                            <w:szCs w:val="14"/>
                            <w:lang w:val="ru-RU"/>
                          </w:rPr>
                        </w:pPr>
                      </w:p>
                    </w:txbxContent>
                  </v:textbox>
                </v:shape>
                <v:shape id="AutoShape 2802" o:spid="_x0000_s1295" type="#_x0000_t32" style="position:absolute;left:9073;top:7345;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">
                  <v:stroke endarrow="block"/>
                </v:shape>
              </v:group>
            </w:pict>
          </mc:Fallback>
        </mc:AlternateContent>
      </w:r>
    </w:p>
    <w:p w14:paraId="06BEED0A" w14:textId="77777777" w:rsidR="00BA168E" w:rsidRPr="002F72E5" w:rsidRDefault="00BA168E" w:rsidP="00BA168E">
      <w:pPr>
        <w:pStyle w:val="ListParagraph"/>
        <w:spacing w:line="240" w:lineRule="auto"/>
        <w:ind w:left="360"/>
        <w:rPr>
          <w:lang w:val="ru-RU"/>
        </w:rPr>
      </w:pPr>
    </w:p>
    <w:p w14:paraId="6598571F" w14:textId="77777777" w:rsidR="00BA168E" w:rsidRPr="002F72E5" w:rsidRDefault="00BA168E" w:rsidP="00BA168E">
      <w:pPr>
        <w:pStyle w:val="ListParagraph"/>
        <w:spacing w:line="240" w:lineRule="auto"/>
        <w:ind w:left="360"/>
        <w:rPr>
          <w:lang w:val="ru-RU"/>
        </w:rPr>
      </w:pPr>
    </w:p>
    <w:p w14:paraId="20532CD6" w14:textId="77777777" w:rsidR="00BA168E" w:rsidRPr="002F72E5" w:rsidRDefault="00BA168E" w:rsidP="00BA168E">
      <w:pPr>
        <w:pStyle w:val="ListParagraph"/>
        <w:spacing w:line="240" w:lineRule="auto"/>
        <w:ind w:left="360"/>
        <w:rPr>
          <w:lang w:val="ru-RU"/>
        </w:rPr>
      </w:pPr>
    </w:p>
    <w:p w14:paraId="31EBC8C9" w14:textId="77777777" w:rsidR="00BA168E" w:rsidRPr="002F72E5" w:rsidRDefault="00BA168E" w:rsidP="00BA168E">
      <w:pPr>
        <w:pStyle w:val="ListParagraph"/>
        <w:spacing w:line="240" w:lineRule="auto"/>
        <w:ind w:left="360"/>
        <w:rPr>
          <w:lang w:val="ru-RU"/>
        </w:rPr>
      </w:pPr>
    </w:p>
    <w:p w14:paraId="3D82A5F4" w14:textId="77777777" w:rsidR="00BA168E" w:rsidRPr="002F72E5" w:rsidRDefault="00BA168E" w:rsidP="00BA168E">
      <w:pPr>
        <w:pStyle w:val="ListParagraph"/>
        <w:spacing w:line="240" w:lineRule="auto"/>
        <w:ind w:left="360"/>
        <w:rPr>
          <w:lang w:val="ru-RU"/>
        </w:rPr>
      </w:pPr>
    </w:p>
    <w:p w14:paraId="582560CC" w14:textId="77777777" w:rsidR="00BA168E" w:rsidRPr="002F72E5" w:rsidRDefault="00BA168E" w:rsidP="00BA168E">
      <w:pPr>
        <w:pStyle w:val="ListParagraph"/>
        <w:spacing w:line="240" w:lineRule="auto"/>
        <w:ind w:left="360"/>
        <w:rPr>
          <w:lang w:val="ru-RU"/>
        </w:rPr>
      </w:pPr>
    </w:p>
    <w:p w14:paraId="2CFF662D" w14:textId="77777777" w:rsidR="00BA168E" w:rsidRPr="002F72E5" w:rsidRDefault="00BA168E" w:rsidP="00BA168E">
      <w:pPr>
        <w:pStyle w:val="ListParagraph"/>
        <w:spacing w:line="240" w:lineRule="auto"/>
        <w:ind w:left="360"/>
        <w:rPr>
          <w:lang w:val="ru-RU"/>
        </w:rPr>
      </w:pPr>
    </w:p>
    <w:p w14:paraId="5CFF8DAF" w14:textId="77777777" w:rsidR="00BA168E" w:rsidRPr="002F72E5" w:rsidRDefault="00BA168E" w:rsidP="00BA168E">
      <w:pPr>
        <w:pStyle w:val="ListParagraph"/>
        <w:spacing w:line="240" w:lineRule="auto"/>
        <w:ind w:left="360"/>
        <w:rPr>
          <w:lang w:val="ru-RU"/>
        </w:rPr>
      </w:pPr>
    </w:p>
    <w:p w14:paraId="52EB5B66" w14:textId="77777777" w:rsidR="00BA168E" w:rsidRPr="002F72E5" w:rsidRDefault="00BA168E" w:rsidP="00BA168E">
      <w:pPr>
        <w:pStyle w:val="ListParagraph"/>
        <w:spacing w:line="240" w:lineRule="auto"/>
        <w:ind w:left="360"/>
        <w:rPr>
          <w:lang w:val="ru-RU"/>
        </w:rPr>
      </w:pPr>
    </w:p>
    <w:p w14:paraId="2A1E3651" w14:textId="77777777" w:rsidR="00BA168E" w:rsidRPr="002F72E5" w:rsidRDefault="00BA168E" w:rsidP="00BA168E">
      <w:pPr>
        <w:pStyle w:val="ListParagraph"/>
        <w:spacing w:line="240" w:lineRule="auto"/>
        <w:ind w:left="360"/>
        <w:rPr>
          <w:lang w:val="ru-RU"/>
        </w:rPr>
      </w:pPr>
    </w:p>
    <w:p w14:paraId="6416883B" w14:textId="77777777" w:rsidR="00BA168E" w:rsidRPr="002F72E5" w:rsidRDefault="00BA168E" w:rsidP="00BA168E">
      <w:pPr>
        <w:pStyle w:val="ListParagraph"/>
        <w:spacing w:line="240" w:lineRule="auto"/>
        <w:ind w:left="360"/>
        <w:rPr>
          <w:lang w:val="ru-RU"/>
        </w:rPr>
      </w:pPr>
    </w:p>
    <w:p w14:paraId="4F753239" w14:textId="77777777" w:rsidR="00BA168E" w:rsidRPr="002F72E5" w:rsidRDefault="00BA168E" w:rsidP="00BA168E">
      <w:pPr>
        <w:pStyle w:val="ListParagraph"/>
        <w:spacing w:line="240" w:lineRule="auto"/>
        <w:ind w:left="360"/>
        <w:rPr>
          <w:lang w:val="ru-RU"/>
        </w:rPr>
      </w:pPr>
    </w:p>
    <w:p w14:paraId="5E149909" w14:textId="77777777" w:rsidR="00BA168E" w:rsidRPr="002F72E5" w:rsidRDefault="00BA168E" w:rsidP="00BA168E">
      <w:pPr>
        <w:pStyle w:val="ListParagraph"/>
        <w:spacing w:line="240" w:lineRule="auto"/>
        <w:ind w:left="360"/>
        <w:rPr>
          <w:lang w:val="ru-RU"/>
        </w:rPr>
      </w:pPr>
    </w:p>
    <w:p w14:paraId="573FD06D" w14:textId="77777777" w:rsidR="00BA168E" w:rsidRPr="002F72E5" w:rsidRDefault="00BA168E" w:rsidP="00BA168E">
      <w:pPr>
        <w:pStyle w:val="ListParagraph"/>
        <w:spacing w:line="240" w:lineRule="auto"/>
        <w:ind w:left="360"/>
        <w:rPr>
          <w:lang w:val="ru-RU"/>
        </w:rPr>
      </w:pPr>
    </w:p>
    <w:p w14:paraId="462BBD7D" w14:textId="77777777" w:rsidR="00BA168E" w:rsidRPr="002F72E5" w:rsidRDefault="00BA168E" w:rsidP="00BA168E">
      <w:pPr>
        <w:pStyle w:val="ListParagraph"/>
        <w:spacing w:line="240" w:lineRule="auto"/>
        <w:ind w:left="360"/>
        <w:rPr>
          <w:lang w:val="ru-RU"/>
        </w:rPr>
      </w:pPr>
    </w:p>
    <w:p w14:paraId="171140BA" w14:textId="77777777" w:rsidR="00BA168E" w:rsidRPr="002F72E5" w:rsidRDefault="00BA168E" w:rsidP="00BA168E">
      <w:pPr>
        <w:pStyle w:val="ListParagraph"/>
        <w:spacing w:line="240" w:lineRule="auto"/>
        <w:ind w:left="360"/>
        <w:rPr>
          <w:lang w:val="ru-RU"/>
        </w:rPr>
      </w:pPr>
    </w:p>
    <w:p w14:paraId="0BECCAA8" w14:textId="77777777" w:rsidR="00BA168E" w:rsidRPr="002F72E5" w:rsidRDefault="00BA168E" w:rsidP="00BA168E">
      <w:pPr>
        <w:pStyle w:val="ListParagraph"/>
        <w:spacing w:line="240" w:lineRule="auto"/>
        <w:ind w:left="360"/>
        <w:rPr>
          <w:lang w:val="ru-RU"/>
        </w:rPr>
      </w:pPr>
    </w:p>
    <w:p w14:paraId="16275385" w14:textId="77777777" w:rsidR="00BA168E" w:rsidRPr="002F72E5" w:rsidRDefault="00BA168E" w:rsidP="00BA168E">
      <w:pPr>
        <w:pStyle w:val="ListParagraph"/>
        <w:spacing w:line="240" w:lineRule="auto"/>
        <w:ind w:left="360"/>
        <w:rPr>
          <w:lang w:val="ru-RU"/>
        </w:rPr>
      </w:pPr>
    </w:p>
    <w:p w14:paraId="7DBBC98A" w14:textId="77777777" w:rsidR="00BA168E" w:rsidRPr="00670A1A" w:rsidRDefault="00BA168E" w:rsidP="00BA168E">
      <w:pPr>
        <w:pStyle w:val="ListParagraph"/>
        <w:spacing w:line="240" w:lineRule="auto"/>
        <w:ind w:left="360"/>
        <w:rPr>
          <w:lang w:val="ru-RU"/>
        </w:rPr>
      </w:pPr>
    </w:p>
    <w:p w14:paraId="282FA420" w14:textId="77777777" w:rsidR="00BA168E" w:rsidRPr="00670A1A" w:rsidRDefault="00BA168E" w:rsidP="00BA168E">
      <w:pPr>
        <w:pStyle w:val="ListParagraph"/>
        <w:spacing w:line="240" w:lineRule="auto"/>
        <w:ind w:left="360"/>
        <w:rPr>
          <w:lang w:val="ru-RU"/>
        </w:rPr>
      </w:pPr>
    </w:p>
    <w:p w14:paraId="46B8362B" w14:textId="77777777" w:rsidR="00BA168E" w:rsidRPr="002F72E5" w:rsidRDefault="00BA168E" w:rsidP="00BA168E">
      <w:pPr>
        <w:pStyle w:val="ListParagraph"/>
        <w:spacing w:line="240" w:lineRule="auto"/>
        <w:ind w:left="360"/>
        <w:rPr>
          <w:lang w:val="ru-RU"/>
        </w:rPr>
      </w:pPr>
    </w:p>
    <w:p w14:paraId="2402E198" w14:textId="77777777" w:rsidR="00BA168E" w:rsidRPr="002F72E5" w:rsidRDefault="00BA168E" w:rsidP="00BA168E">
      <w:pPr>
        <w:spacing w:before="0"/>
        <w:ind w:left="0"/>
        <w:rPr>
          <w:rFonts w:asciiTheme="minorHAnsi" w:hAnsiTheme="minorHAnsi"/>
          <w:sz w:val="14"/>
          <w:szCs w:val="14"/>
          <w:lang w:val="ru-RU"/>
        </w:rPr>
      </w:pPr>
      <w:r w:rsidRPr="00550B67">
        <w:rPr>
          <w:rFonts w:asciiTheme="minorHAnsi" w:hAnsiTheme="minorHAnsi"/>
          <w:sz w:val="14"/>
          <w:lang w:val="ru-RU"/>
        </w:rPr>
        <w:t>Примечания:</w:t>
      </w:r>
    </w:p>
    <w:p w14:paraId="1D95531F" w14:textId="77777777" w:rsidR="00BA168E" w:rsidRPr="002F72E5" w:rsidRDefault="00BA168E" w:rsidP="00BA168E">
      <w:pPr>
        <w:pStyle w:val="ListParagraph"/>
        <w:numPr>
          <w:ilvl w:val="0"/>
          <w:numId w:val="54"/>
        </w:numPr>
        <w:spacing w:after="0" w:line="240" w:lineRule="auto"/>
        <w:rPr>
          <w:rFonts w:asciiTheme="minorHAnsi" w:hAnsiTheme="minorHAnsi"/>
          <w:sz w:val="14"/>
          <w:szCs w:val="14"/>
          <w:lang w:val="ru-RU"/>
        </w:rPr>
      </w:pPr>
      <w:r w:rsidRPr="00550B67">
        <w:rPr>
          <w:rFonts w:asciiTheme="minorHAnsi" w:hAnsiTheme="minorHAnsi"/>
          <w:sz w:val="14"/>
          <w:lang w:val="ru-RU"/>
        </w:rPr>
        <w:t>Общее правило состоит в том, чтобы ограничить максимальный перепад давления для регулирующих клапанов с ненаправляемыми шарнирными дисками.</w:t>
      </w:r>
    </w:p>
    <w:p w14:paraId="04A28A02" w14:textId="77777777" w:rsidR="00BA168E" w:rsidRPr="002F72E5" w:rsidRDefault="00BA168E" w:rsidP="00BA168E">
      <w:pPr>
        <w:pStyle w:val="ListParagraph"/>
        <w:numPr>
          <w:ilvl w:val="0"/>
          <w:numId w:val="54"/>
        </w:numPr>
        <w:spacing w:after="0" w:line="240" w:lineRule="auto"/>
        <w:rPr>
          <w:rFonts w:asciiTheme="minorHAnsi" w:hAnsiTheme="minorHAnsi"/>
          <w:sz w:val="14"/>
          <w:szCs w:val="14"/>
          <w:lang w:val="ru-RU"/>
        </w:rPr>
      </w:pPr>
      <w:r>
        <w:rPr>
          <w:rFonts w:asciiTheme="minorHAnsi" w:hAnsiTheme="minorHAnsi"/>
          <w:sz w:val="14"/>
        </w:rPr>
        <w:t>T</w:t>
      </w:r>
      <w:r w:rsidRPr="00550B67">
        <w:rPr>
          <w:rFonts w:asciiTheme="minorHAnsi" w:hAnsiTheme="minorHAnsi"/>
          <w:sz w:val="14"/>
          <w:lang w:val="ru-RU"/>
        </w:rPr>
        <w:t>-образные регулирующие клапаны как правило имеют ненаправляемые шарнирные диски в диапазонах низкого давления классов 150,300 и 600.  Начиная с класса 600 для некоторых производителей и с класса 900 и выше для большинства производителей, диски направляются в одной точке и помещены в корпус типа клетки.</w:t>
      </w:r>
    </w:p>
    <w:p w14:paraId="6A95159D" w14:textId="77777777" w:rsidR="00BA168E" w:rsidRPr="002F72E5" w:rsidRDefault="00BA168E" w:rsidP="00BA168E">
      <w:pPr>
        <w:pStyle w:val="ListParagraph"/>
        <w:numPr>
          <w:ilvl w:val="0"/>
          <w:numId w:val="54"/>
        </w:numPr>
        <w:spacing w:after="0" w:line="240" w:lineRule="auto"/>
        <w:rPr>
          <w:rFonts w:asciiTheme="minorHAnsi" w:hAnsiTheme="minorHAnsi"/>
          <w:sz w:val="14"/>
          <w:szCs w:val="14"/>
          <w:lang w:val="ru-RU"/>
        </w:rPr>
      </w:pPr>
      <w:r w:rsidRPr="00550B67">
        <w:rPr>
          <w:rFonts w:asciiTheme="minorHAnsi" w:hAnsiTheme="minorHAnsi"/>
          <w:sz w:val="14"/>
          <w:lang w:val="ru-RU"/>
        </w:rPr>
        <w:t xml:space="preserve">Общее предупреждение по конструкции </w:t>
      </w:r>
      <w:r>
        <w:rPr>
          <w:rFonts w:asciiTheme="minorHAnsi" w:hAnsiTheme="minorHAnsi"/>
          <w:sz w:val="14"/>
        </w:rPr>
        <w:t>T</w:t>
      </w:r>
      <w:r w:rsidRPr="00550B67">
        <w:rPr>
          <w:rFonts w:asciiTheme="minorHAnsi" w:hAnsiTheme="minorHAnsi"/>
          <w:sz w:val="14"/>
          <w:lang w:val="ru-RU"/>
        </w:rPr>
        <w:t xml:space="preserve">-образных регулирующих клапанов при их применении в качестве дроссельных.  Большинство регулирующих клапанов имеют выдвижной шток и выдвижной штурвал.  Штоковая гайка имеет резьбу со стороны штока на стороне хомута.  В условиях повышенной вибрации конструкция клапана должна быть устойчивой к отказу из-за высокой осевой нагрузки.  Некоторые изготовители делают </w:t>
      </w:r>
      <w:r>
        <w:rPr>
          <w:rFonts w:asciiTheme="minorHAnsi" w:hAnsiTheme="minorHAnsi"/>
          <w:sz w:val="14"/>
        </w:rPr>
        <w:t>T</w:t>
      </w:r>
      <w:r w:rsidRPr="00550B67">
        <w:rPr>
          <w:rFonts w:asciiTheme="minorHAnsi" w:hAnsiTheme="minorHAnsi"/>
          <w:sz w:val="14"/>
          <w:lang w:val="ru-RU"/>
        </w:rPr>
        <w:t xml:space="preserve">-образные регулирующие клапаны аналогично шиберным задвижкам по стандарту </w:t>
      </w:r>
      <w:r>
        <w:rPr>
          <w:rFonts w:asciiTheme="minorHAnsi" w:hAnsiTheme="minorHAnsi"/>
          <w:sz w:val="14"/>
        </w:rPr>
        <w:t>API</w:t>
      </w:r>
      <w:r w:rsidRPr="00550B67">
        <w:rPr>
          <w:rFonts w:asciiTheme="minorHAnsi" w:hAnsiTheme="minorHAnsi"/>
          <w:sz w:val="14"/>
          <w:lang w:val="ru-RU"/>
        </w:rPr>
        <w:t xml:space="preserve"> 600 для возможности привода с помощью конической шестерни.  Конструкция типа "штоковая гайка к опорному фланцу подшипника" у регулирующих клапанов с ручным штурвалом очень похожа на аналогичную конструкцию у шиберных задвижек. Переход от штоковой гайки к опорному фланцу выполнен под прямым углом, что позволяет концентрировать высокое механическое напряжение при осевой нагрузке.  При вибрации во время дросселирования к осевой нагрузке добавляются резкие пульсации ударной нагрузки.  Данная ударная нагрузка обычно не является серьезной у шиберных задвижек.  Опорный фланец штоковой гайки обычно делается из нирезисита, который очень хрупок.  При таком хрупком материале и дополнительной высокой концентрации напряжений с расположением под прямым углом возникает возможность растрескивания, которое ранее случалось в условиях сильной вибрации штока.</w:t>
      </w:r>
    </w:p>
    <w:p w14:paraId="746B0C49" w14:textId="77777777" w:rsidR="00BA168E" w:rsidRPr="002F72E5" w:rsidRDefault="00BA168E" w:rsidP="00BA168E">
      <w:pPr>
        <w:pStyle w:val="ListParagraph"/>
        <w:spacing w:after="0" w:line="240" w:lineRule="auto"/>
        <w:ind w:left="360"/>
        <w:rPr>
          <w:rFonts w:asciiTheme="minorHAnsi" w:hAnsiTheme="minorHAnsi"/>
          <w:sz w:val="14"/>
          <w:szCs w:val="14"/>
          <w:lang w:val="ru-RU"/>
        </w:rPr>
      </w:pPr>
      <w:r w:rsidRPr="00550B67">
        <w:rPr>
          <w:rFonts w:asciiTheme="minorHAnsi" w:hAnsiTheme="minorHAnsi"/>
          <w:sz w:val="14"/>
          <w:lang w:val="ru-RU"/>
        </w:rPr>
        <w:t>Такой тип клапана можно найти в классе 150 и классе 300 для больших размеров свыше 6 дюймов.  Такую конструкцию можно также найти у клапанов класса 600 до 4 дюймов и класса 1500 до 2 дюймов.</w:t>
      </w:r>
    </w:p>
    <w:p w14:paraId="49C34E12" w14:textId="77777777" w:rsidR="00BA168E" w:rsidRPr="002F72E5" w:rsidRDefault="00BA168E" w:rsidP="00BA168E">
      <w:pPr>
        <w:autoSpaceDE/>
        <w:autoSpaceDN/>
        <w:adjustRightInd/>
        <w:spacing w:before="0" w:line="240" w:lineRule="auto"/>
        <w:ind w:left="360"/>
        <w:rPr>
          <w:rFonts w:asciiTheme="minorHAnsi" w:hAnsiTheme="minorHAnsi"/>
          <w:sz w:val="14"/>
          <w:szCs w:val="14"/>
          <w:lang w:val="ru-RU"/>
        </w:rPr>
        <w:sectPr w:rsidR="00BA168E" w:rsidRPr="002F72E5" w:rsidSect="00E376CF">
          <w:headerReference w:type="even" r:id="rId15"/>
          <w:headerReference w:type="default" r:id="rId16"/>
          <w:footerReference w:type="default" r:id="rId17"/>
          <w:headerReference w:type="first" r:id="rId18"/>
          <w:footerReference w:type="first" r:id="rId19"/>
          <w:pgSz w:w="11907" w:h="16840" w:code="9"/>
          <w:pgMar w:top="1080" w:right="1440" w:bottom="1440" w:left="1440" w:header="720" w:footer="475" w:gutter="0"/>
          <w:cols w:space="720"/>
          <w:titlePg/>
          <w:docGrid w:linePitch="299"/>
        </w:sectPr>
      </w:pPr>
      <w:r w:rsidRPr="00550B67">
        <w:rPr>
          <w:rFonts w:asciiTheme="minorHAnsi" w:hAnsiTheme="minorHAnsi"/>
          <w:sz w:val="14"/>
          <w:lang w:val="ru-RU"/>
        </w:rPr>
        <w:t xml:space="preserve">Пока не появится возможность внести изменения в конструкцию штоковой гайки, перепад давления для данного типа конструкции следует ограничить 150 </w:t>
      </w:r>
      <w:r>
        <w:rPr>
          <w:rFonts w:asciiTheme="minorHAnsi" w:hAnsiTheme="minorHAnsi"/>
          <w:sz w:val="14"/>
        </w:rPr>
        <w:t>psi</w:t>
      </w:r>
      <w:r w:rsidRPr="00550B67">
        <w:rPr>
          <w:rFonts w:asciiTheme="minorHAnsi" w:hAnsiTheme="minorHAnsi"/>
          <w:sz w:val="14"/>
          <w:lang w:val="ru-RU"/>
        </w:rPr>
        <w:t xml:space="preserve"> для жидкой среды и 125 </w:t>
      </w:r>
      <w:r>
        <w:rPr>
          <w:rFonts w:asciiTheme="minorHAnsi" w:hAnsiTheme="minorHAnsi"/>
          <w:sz w:val="14"/>
        </w:rPr>
        <w:t>psi</w:t>
      </w:r>
      <w:r w:rsidRPr="00550B67">
        <w:rPr>
          <w:rFonts w:asciiTheme="minorHAnsi" w:hAnsiTheme="minorHAnsi"/>
          <w:sz w:val="14"/>
          <w:lang w:val="ru-RU"/>
        </w:rPr>
        <w:t xml:space="preserve"> для среды мгновенного испарения, независимо от размеров.</w:t>
      </w:r>
      <w:r>
        <w:rPr>
          <w:rFonts w:asciiTheme="minorHAnsi" w:hAnsiTheme="minorHAnsi"/>
          <w:sz w:val="14"/>
          <w:lang w:val="ru-RU"/>
        </w:rPr>
        <w:br w:type="page"/>
      </w:r>
    </w:p>
    <w:p w14:paraId="6496E4A0" w14:textId="25E81434" w:rsidR="00BA168E" w:rsidRDefault="00673A21" w:rsidP="00BA168E">
      <w:pPr>
        <w:autoSpaceDE/>
        <w:autoSpaceDN/>
        <w:adjustRightInd/>
        <w:spacing w:before="0" w:line="240" w:lineRule="auto"/>
        <w:ind w:left="0"/>
        <w:rPr>
          <w:lang w:val="ru-RU"/>
        </w:rPr>
      </w:pPr>
      <w:r>
        <w:rPr>
          <w:noProof/>
          <w:sz w:val="24"/>
          <w:szCs w:val="24"/>
        </w:rPr>
        <w:lastRenderedPageBreak/>
        <mc:AlternateContent>
          <mc:Choice Requires="wpg">
            <w:drawing>
              <wp:anchor distT="0" distB="0" distL="114300" distR="114300" simplePos="0" relativeHeight="251614208" behindDoc="0" locked="0" layoutInCell="1" allowOverlap="1" wp14:anchorId="751AC5EE" wp14:editId="345116E5">
                <wp:simplePos x="0" y="0"/>
                <wp:positionH relativeFrom="column">
                  <wp:posOffset>-273685</wp:posOffset>
                </wp:positionH>
                <wp:positionV relativeFrom="paragraph">
                  <wp:posOffset>-133985</wp:posOffset>
                </wp:positionV>
                <wp:extent cx="9770745" cy="4944745"/>
                <wp:effectExtent l="12065" t="8890" r="0" b="8890"/>
                <wp:wrapNone/>
                <wp:docPr id="602140011" name="Group 2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70745" cy="4944745"/>
                          <a:chOff x="924" y="1433"/>
                          <a:chExt cx="15387" cy="7787"/>
                        </a:xfrm>
                      </wpg:grpSpPr>
                      <wps:wsp>
                        <wps:cNvPr id="1024859282" name="AutoShape 2804"/>
                        <wps:cNvCnPr>
                          <a:cxnSpLocks noChangeShapeType="1"/>
                        </wps:cNvCnPr>
                        <wps:spPr bwMode="auto">
                          <a:xfrm>
                            <a:off x="16001" y="6087"/>
                            <a:ext cx="0" cy="19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7378171" name="AutoShape 2805"/>
                        <wps:cNvCnPr>
                          <a:cxnSpLocks noChangeShapeType="1"/>
                        </wps:cNvCnPr>
                        <wps:spPr bwMode="auto">
                          <a:xfrm>
                            <a:off x="13531" y="6067"/>
                            <a:ext cx="2"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4208057" name="Oval 2806"/>
                        <wps:cNvSpPr>
                          <a:spLocks noChangeArrowheads="1"/>
                        </wps:cNvSpPr>
                        <wps:spPr bwMode="auto">
                          <a:xfrm>
                            <a:off x="7700" y="1433"/>
                            <a:ext cx="1854" cy="1114"/>
                          </a:xfrm>
                          <a:prstGeom prst="ellipse">
                            <a:avLst/>
                          </a:prstGeom>
                          <a:solidFill>
                            <a:srgbClr val="FFFFFF"/>
                          </a:solidFill>
                          <a:ln w="9525">
                            <a:solidFill>
                              <a:srgbClr val="000000"/>
                            </a:solidFill>
                            <a:round/>
                            <a:headEnd/>
                            <a:tailEnd/>
                          </a:ln>
                        </wps:spPr>
                        <wps:txbx>
                          <w:txbxContent>
                            <w:p w14:paraId="5B29353A" w14:textId="77777777" w:rsidR="00BF7F3C" w:rsidRPr="001E3AE7" w:rsidRDefault="00BF7F3C" w:rsidP="00BA168E">
                              <w:pPr>
                                <w:spacing w:before="0" w:line="240" w:lineRule="auto"/>
                                <w:ind w:left="0"/>
                                <w:jc w:val="center"/>
                                <w:rPr>
                                  <w:rFonts w:asciiTheme="minorHAnsi" w:hAnsiTheme="minorHAnsi"/>
                                  <w:b/>
                                  <w:sz w:val="12"/>
                                  <w:szCs w:val="16"/>
                                  <w:lang w:val="ru-RU"/>
                                </w:rPr>
                              </w:pPr>
                              <w:r w:rsidRPr="00842BDE">
                                <w:rPr>
                                  <w:rFonts w:asciiTheme="minorHAnsi" w:hAnsiTheme="minorHAnsi"/>
                                  <w:b/>
                                  <w:sz w:val="12"/>
                                </w:rPr>
                                <w:t>Y</w:t>
                              </w:r>
                              <w:r w:rsidRPr="001E3AE7">
                                <w:rPr>
                                  <w:rFonts w:asciiTheme="minorHAnsi" w:hAnsiTheme="minorHAnsi"/>
                                  <w:b/>
                                  <w:sz w:val="12"/>
                                  <w:lang w:val="ru-RU"/>
                                </w:rPr>
                                <w:t>-образный регулирующий клапан диаметром 3/4 – 1 1/2 дюйм</w:t>
                              </w:r>
                            </w:p>
                          </w:txbxContent>
                        </wps:txbx>
                        <wps:bodyPr rot="0" vert="horz" wrap="square" lIns="91440" tIns="45720" rIns="91440" bIns="45720" anchor="t" anchorCtr="0" upright="1">
                          <a:noAutofit/>
                        </wps:bodyPr>
                      </wps:wsp>
                      <wps:wsp>
                        <wps:cNvPr id="113760753" name="AutoShape 2807"/>
                        <wps:cNvSpPr>
                          <a:spLocks noChangeArrowheads="1"/>
                        </wps:cNvSpPr>
                        <wps:spPr bwMode="auto">
                          <a:xfrm>
                            <a:off x="7051" y="2847"/>
                            <a:ext cx="3174" cy="1421"/>
                          </a:xfrm>
                          <a:prstGeom prst="flowChartDecision">
                            <a:avLst/>
                          </a:prstGeom>
                          <a:solidFill>
                            <a:srgbClr val="FFFFFF"/>
                          </a:solidFill>
                          <a:ln w="9525">
                            <a:solidFill>
                              <a:srgbClr val="000000"/>
                            </a:solidFill>
                            <a:miter lim="800000"/>
                            <a:headEnd/>
                            <a:tailEnd/>
                          </a:ln>
                        </wps:spPr>
                        <wps:txbx>
                          <w:txbxContent>
                            <w:p w14:paraId="30564BAB" w14:textId="77777777" w:rsidR="00BF7F3C" w:rsidRPr="006974F3" w:rsidRDefault="00BF7F3C" w:rsidP="00BA168E">
                              <w:pPr>
                                <w:spacing w:line="240" w:lineRule="auto"/>
                                <w:ind w:left="-142" w:right="-104"/>
                                <w:jc w:val="center"/>
                                <w:rPr>
                                  <w:rFonts w:asciiTheme="minorHAnsi" w:hAnsiTheme="minorHAnsi"/>
                                  <w:sz w:val="11"/>
                                  <w:szCs w:val="11"/>
                                  <w:lang w:val="ru-RU"/>
                                </w:rPr>
                              </w:pPr>
                              <w:r w:rsidRPr="006974F3">
                                <w:rPr>
                                  <w:rFonts w:asciiTheme="minorHAnsi" w:hAnsiTheme="minorHAnsi"/>
                                  <w:sz w:val="11"/>
                                  <w:szCs w:val="11"/>
                                  <w:lang w:val="ru-RU"/>
                                </w:rPr>
                                <w:t xml:space="preserve">Есть ли у </w:t>
                              </w:r>
                              <w:r w:rsidRPr="006974F3">
                                <w:rPr>
                                  <w:rFonts w:asciiTheme="minorHAnsi" w:hAnsiTheme="minorHAnsi"/>
                                  <w:sz w:val="11"/>
                                  <w:szCs w:val="11"/>
                                </w:rPr>
                                <w:t>Y</w:t>
                              </w:r>
                              <w:r w:rsidRPr="006974F3">
                                <w:rPr>
                                  <w:rFonts w:asciiTheme="minorHAnsi" w:hAnsiTheme="minorHAnsi"/>
                                  <w:sz w:val="11"/>
                                  <w:szCs w:val="11"/>
                                  <w:lang w:val="ru-RU"/>
                                </w:rPr>
                                <w:t>-образного клапана полностью направляемый невращающийся диск? См. прим. 1.</w:t>
                              </w:r>
                            </w:p>
                          </w:txbxContent>
                        </wps:txbx>
                        <wps:bodyPr rot="0" vert="horz" wrap="square" lIns="91440" tIns="45720" rIns="91440" bIns="45720" anchor="t" anchorCtr="0" upright="1">
                          <a:noAutofit/>
                        </wps:bodyPr>
                      </wps:wsp>
                      <wps:wsp>
                        <wps:cNvPr id="695954098" name="AutoShape 2808"/>
                        <wps:cNvSpPr>
                          <a:spLocks noChangeArrowheads="1"/>
                        </wps:cNvSpPr>
                        <wps:spPr bwMode="auto">
                          <a:xfrm>
                            <a:off x="11087" y="3866"/>
                            <a:ext cx="2762" cy="890"/>
                          </a:xfrm>
                          <a:prstGeom prst="roundRect">
                            <a:avLst>
                              <a:gd name="adj" fmla="val 16667"/>
                            </a:avLst>
                          </a:prstGeom>
                          <a:solidFill>
                            <a:srgbClr val="FFFFFF"/>
                          </a:solidFill>
                          <a:ln w="9525">
                            <a:solidFill>
                              <a:srgbClr val="000000"/>
                            </a:solidFill>
                            <a:round/>
                            <a:headEnd/>
                            <a:tailEnd/>
                          </a:ln>
                        </wps:spPr>
                        <wps:txbx>
                          <w:txbxContent>
                            <w:p w14:paraId="4C3327AF" w14:textId="77777777" w:rsidR="00BF7F3C" w:rsidRPr="006974F3" w:rsidRDefault="00BF7F3C" w:rsidP="00BA168E">
                              <w:pPr>
                                <w:spacing w:before="0" w:line="240" w:lineRule="auto"/>
                                <w:ind w:left="-142" w:right="-162"/>
                                <w:jc w:val="center"/>
                                <w:rPr>
                                  <w:rFonts w:asciiTheme="minorHAnsi" w:hAnsiTheme="minorHAnsi"/>
                                  <w:sz w:val="11"/>
                                  <w:szCs w:val="11"/>
                                  <w:lang w:val="ru-RU"/>
                                </w:rPr>
                              </w:pPr>
                              <w:r w:rsidRPr="006974F3">
                                <w:rPr>
                                  <w:rFonts w:asciiTheme="minorHAnsi" w:hAnsiTheme="minorHAnsi"/>
                                  <w:sz w:val="11"/>
                                  <w:szCs w:val="11"/>
                                  <w:lang w:val="ru-RU"/>
                                </w:rPr>
                                <w:t>Рабочая среда клапана</w:t>
                              </w:r>
                            </w:p>
                            <w:p w14:paraId="618652A4" w14:textId="77777777" w:rsidR="00BF7F3C" w:rsidRPr="006974F3" w:rsidRDefault="00BF7F3C" w:rsidP="00BA168E">
                              <w:pPr>
                                <w:spacing w:before="0" w:line="240" w:lineRule="auto"/>
                                <w:ind w:left="-142" w:right="-162"/>
                                <w:jc w:val="center"/>
                                <w:rPr>
                                  <w:rFonts w:asciiTheme="minorHAnsi" w:hAnsiTheme="minorHAnsi"/>
                                  <w:sz w:val="11"/>
                                  <w:szCs w:val="11"/>
                                  <w:lang w:val="ru-RU"/>
                                </w:rPr>
                              </w:pPr>
                              <w:r w:rsidRPr="006974F3">
                                <w:rPr>
                                  <w:rFonts w:asciiTheme="minorHAnsi" w:hAnsiTheme="minorHAnsi"/>
                                  <w:sz w:val="11"/>
                                  <w:szCs w:val="11"/>
                                  <w:lang w:val="ru-RU"/>
                                </w:rPr>
                                <w:t>(Условия технологической среды клапана) | Данные положения относятся к невращающимся полностью регулируемым дискам или дискам с двойным регулированием|</w:t>
                              </w:r>
                            </w:p>
                          </w:txbxContent>
                        </wps:txbx>
                        <wps:bodyPr rot="0" vert="horz" wrap="square" lIns="91440" tIns="45720" rIns="91440" bIns="45720" anchor="t" anchorCtr="0" upright="1">
                          <a:noAutofit/>
                        </wps:bodyPr>
                      </wps:wsp>
                      <wps:wsp>
                        <wps:cNvPr id="260626457" name="AutoShape 2809"/>
                        <wps:cNvSpPr>
                          <a:spLocks noChangeArrowheads="1"/>
                        </wps:cNvSpPr>
                        <wps:spPr bwMode="auto">
                          <a:xfrm>
                            <a:off x="1221" y="5450"/>
                            <a:ext cx="1171" cy="1161"/>
                          </a:xfrm>
                          <a:prstGeom prst="flowChartDecision">
                            <a:avLst/>
                          </a:prstGeom>
                          <a:solidFill>
                            <a:srgbClr val="FFFFFF"/>
                          </a:solidFill>
                          <a:ln w="9525">
                            <a:solidFill>
                              <a:srgbClr val="000000"/>
                            </a:solidFill>
                            <a:miter lim="800000"/>
                            <a:headEnd/>
                            <a:tailEnd/>
                          </a:ln>
                        </wps:spPr>
                        <wps:txbx>
                          <w:txbxContent>
                            <w:p w14:paraId="75A97E94"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ΔP</w:t>
                              </w:r>
                            </w:p>
                            <w:p w14:paraId="0269DA7F"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 xml:space="preserve"> &lt; или = </w:t>
                              </w:r>
                            </w:p>
                            <w:p w14:paraId="31EFEED0"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500 psi</w:t>
                              </w:r>
                            </w:p>
                          </w:txbxContent>
                        </wps:txbx>
                        <wps:bodyPr rot="0" vert="horz" wrap="square" lIns="91440" tIns="45720" rIns="91440" bIns="45720" anchor="t" anchorCtr="0" upright="1">
                          <a:noAutofit/>
                        </wps:bodyPr>
                      </wps:wsp>
                      <wps:wsp>
                        <wps:cNvPr id="2013552412" name="AutoShape 2810"/>
                        <wps:cNvSpPr>
                          <a:spLocks noChangeArrowheads="1"/>
                        </wps:cNvSpPr>
                        <wps:spPr bwMode="auto">
                          <a:xfrm>
                            <a:off x="3135" y="3892"/>
                            <a:ext cx="2658" cy="890"/>
                          </a:xfrm>
                          <a:prstGeom prst="roundRect">
                            <a:avLst>
                              <a:gd name="adj" fmla="val 16667"/>
                            </a:avLst>
                          </a:prstGeom>
                          <a:solidFill>
                            <a:srgbClr val="FFFFFF"/>
                          </a:solidFill>
                          <a:ln w="9525">
                            <a:solidFill>
                              <a:srgbClr val="000000"/>
                            </a:solidFill>
                            <a:round/>
                            <a:headEnd/>
                            <a:tailEnd/>
                          </a:ln>
                        </wps:spPr>
                        <wps:txbx>
                          <w:txbxContent>
                            <w:p w14:paraId="6B2CBB65" w14:textId="77777777" w:rsidR="00BF7F3C" w:rsidRPr="006974F3" w:rsidRDefault="00BF7F3C" w:rsidP="00BA168E">
                              <w:pPr>
                                <w:spacing w:before="0" w:line="240" w:lineRule="auto"/>
                                <w:ind w:left="-142" w:right="-130"/>
                                <w:jc w:val="center"/>
                                <w:rPr>
                                  <w:rFonts w:asciiTheme="minorHAnsi" w:hAnsiTheme="minorHAnsi"/>
                                  <w:sz w:val="11"/>
                                  <w:szCs w:val="11"/>
                                  <w:lang w:val="ru-RU"/>
                                </w:rPr>
                              </w:pPr>
                              <w:r w:rsidRPr="006974F3">
                                <w:rPr>
                                  <w:rFonts w:asciiTheme="minorHAnsi" w:hAnsiTheme="minorHAnsi"/>
                                  <w:sz w:val="11"/>
                                  <w:szCs w:val="11"/>
                                  <w:lang w:val="ru-RU"/>
                                </w:rPr>
                                <w:t>Рабочая среда клапана</w:t>
                              </w:r>
                            </w:p>
                            <w:p w14:paraId="2E1E0336" w14:textId="77777777" w:rsidR="00BF7F3C" w:rsidRPr="006974F3" w:rsidRDefault="00BF7F3C" w:rsidP="00BA168E">
                              <w:pPr>
                                <w:spacing w:before="0" w:line="240" w:lineRule="auto"/>
                                <w:ind w:left="-142" w:right="-130"/>
                                <w:jc w:val="center"/>
                                <w:rPr>
                                  <w:rFonts w:asciiTheme="minorHAnsi" w:hAnsiTheme="minorHAnsi"/>
                                  <w:sz w:val="11"/>
                                  <w:szCs w:val="11"/>
                                  <w:lang w:val="ru-RU"/>
                                </w:rPr>
                              </w:pPr>
                              <w:r w:rsidRPr="006974F3">
                                <w:rPr>
                                  <w:rFonts w:asciiTheme="minorHAnsi" w:hAnsiTheme="minorHAnsi"/>
                                  <w:sz w:val="11"/>
                                  <w:szCs w:val="11"/>
                                  <w:lang w:val="ru-RU"/>
                                </w:rPr>
                                <w:t xml:space="preserve">(Условия технологической среды клапана) | Данные положения относятся к </w:t>
                              </w:r>
                              <w:r w:rsidRPr="006974F3">
                                <w:rPr>
                                  <w:rFonts w:asciiTheme="minorHAnsi" w:hAnsiTheme="minorHAnsi"/>
                                  <w:sz w:val="11"/>
                                  <w:szCs w:val="11"/>
                                </w:rPr>
                                <w:t>Y</w:t>
                              </w:r>
                              <w:r w:rsidRPr="006974F3">
                                <w:rPr>
                                  <w:rFonts w:asciiTheme="minorHAnsi" w:hAnsiTheme="minorHAnsi"/>
                                  <w:sz w:val="11"/>
                                  <w:szCs w:val="11"/>
                                  <w:lang w:val="ru-RU"/>
                                </w:rPr>
                                <w:t>-образным шарнирным дискам с одинарным регулированием|</w:t>
                              </w:r>
                            </w:p>
                          </w:txbxContent>
                        </wps:txbx>
                        <wps:bodyPr rot="0" vert="horz" wrap="square" lIns="91440" tIns="45720" rIns="91440" bIns="45720" anchor="t" anchorCtr="0" upright="1">
                          <a:noAutofit/>
                        </wps:bodyPr>
                      </wps:wsp>
                      <wps:wsp>
                        <wps:cNvPr id="1203623461" name="AutoShape 2811"/>
                        <wps:cNvSpPr>
                          <a:spLocks noChangeArrowheads="1"/>
                        </wps:cNvSpPr>
                        <wps:spPr bwMode="auto">
                          <a:xfrm>
                            <a:off x="924" y="6926"/>
                            <a:ext cx="1725" cy="768"/>
                          </a:xfrm>
                          <a:prstGeom prst="roundRect">
                            <a:avLst>
                              <a:gd name="adj" fmla="val 16667"/>
                            </a:avLst>
                          </a:prstGeom>
                          <a:solidFill>
                            <a:srgbClr val="FFFFFF"/>
                          </a:solidFill>
                          <a:ln w="9525">
                            <a:solidFill>
                              <a:srgbClr val="000000"/>
                            </a:solidFill>
                            <a:round/>
                            <a:headEnd/>
                            <a:tailEnd/>
                          </a:ln>
                        </wps:spPr>
                        <wps:txbx>
                          <w:txbxContent>
                            <w:p w14:paraId="239B77F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417988642" name="Rectangle 2812"/>
                        <wps:cNvSpPr>
                          <a:spLocks noChangeArrowheads="1"/>
                        </wps:cNvSpPr>
                        <wps:spPr bwMode="auto">
                          <a:xfrm>
                            <a:off x="2936" y="8293"/>
                            <a:ext cx="4801" cy="927"/>
                          </a:xfrm>
                          <a:prstGeom prst="rect">
                            <a:avLst/>
                          </a:prstGeom>
                          <a:solidFill>
                            <a:srgbClr val="FFFFFF"/>
                          </a:solidFill>
                          <a:ln w="9525">
                            <a:solidFill>
                              <a:srgbClr val="000000"/>
                            </a:solidFill>
                            <a:miter lim="800000"/>
                            <a:headEnd/>
                            <a:tailEnd/>
                          </a:ln>
                        </wps:spPr>
                        <wps:txbx>
                          <w:txbxContent>
                            <w:p w14:paraId="775B7988" w14:textId="77777777" w:rsidR="00BF7F3C" w:rsidRPr="006974F3" w:rsidRDefault="00BF7F3C" w:rsidP="00BA168E">
                              <w:pPr>
                                <w:spacing w:before="0" w:line="240" w:lineRule="auto"/>
                                <w:ind w:left="0"/>
                                <w:jc w:val="center"/>
                                <w:rPr>
                                  <w:rFonts w:asciiTheme="minorHAnsi" w:hAnsiTheme="minorHAnsi"/>
                                  <w:sz w:val="13"/>
                                  <w:szCs w:val="13"/>
                                  <w:lang w:val="ru-RU"/>
                                </w:rPr>
                              </w:pPr>
                              <w:r w:rsidRPr="006974F3">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6974F3">
                                <w:rPr>
                                  <w:rFonts w:asciiTheme="minorHAnsi" w:hAnsiTheme="minorHAnsi"/>
                                  <w:sz w:val="13"/>
                                  <w:szCs w:val="13"/>
                                </w:rPr>
                                <w:t>y</w:t>
                              </w:r>
                              <w:r w:rsidRPr="006974F3">
                                <w:rPr>
                                  <w:rFonts w:asciiTheme="minorHAnsi" w:hAnsiTheme="minorHAnsi"/>
                                  <w:sz w:val="13"/>
                                  <w:szCs w:val="13"/>
                                  <w:lang w:val="ru-RU"/>
                                </w:rPr>
                                <w:t>-образные клапаны или регулирующие клапаны с ручным управлением.</w:t>
                              </w:r>
                            </w:p>
                          </w:txbxContent>
                        </wps:txbx>
                        <wps:bodyPr rot="0" vert="horz" wrap="square" lIns="91440" tIns="45720" rIns="91440" bIns="45720" anchor="t" anchorCtr="0" upright="1">
                          <a:noAutofit/>
                        </wps:bodyPr>
                      </wps:wsp>
                      <wps:wsp>
                        <wps:cNvPr id="1681487650" name="AutoShape 2813"/>
                        <wps:cNvCnPr>
                          <a:cxnSpLocks noChangeShapeType="1"/>
                        </wps:cNvCnPr>
                        <wps:spPr bwMode="auto">
                          <a:xfrm>
                            <a:off x="8630" y="254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4134406" name="AutoShape 2814"/>
                        <wps:cNvCnPr>
                          <a:cxnSpLocks noChangeShapeType="1"/>
                        </wps:cNvCnPr>
                        <wps:spPr bwMode="auto">
                          <a:xfrm flipH="1">
                            <a:off x="4484" y="3553"/>
                            <a:ext cx="258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5462911" name="AutoShape 2815"/>
                        <wps:cNvCnPr>
                          <a:cxnSpLocks noChangeShapeType="1"/>
                        </wps:cNvCnPr>
                        <wps:spPr bwMode="auto">
                          <a:xfrm>
                            <a:off x="4484" y="3551"/>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546685" name="AutoShape 2816"/>
                        <wps:cNvCnPr>
                          <a:cxnSpLocks noChangeShapeType="1"/>
                        </wps:cNvCnPr>
                        <wps:spPr bwMode="auto">
                          <a:xfrm>
                            <a:off x="10225" y="3551"/>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9989913" name="AutoShape 2817"/>
                        <wps:cNvCnPr>
                          <a:cxnSpLocks noChangeShapeType="1"/>
                        </wps:cNvCnPr>
                        <wps:spPr bwMode="auto">
                          <a:xfrm>
                            <a:off x="12470" y="354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5017808" name="AutoShape 2818"/>
                        <wps:cNvCnPr>
                          <a:cxnSpLocks noChangeShapeType="1"/>
                        </wps:cNvCnPr>
                        <wps:spPr bwMode="auto">
                          <a:xfrm flipH="1">
                            <a:off x="1777" y="4343"/>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523945" name="AutoShape 2819"/>
                        <wps:cNvCnPr>
                          <a:cxnSpLocks noChangeShapeType="1"/>
                        </wps:cNvCnPr>
                        <wps:spPr bwMode="auto">
                          <a:xfrm>
                            <a:off x="1794" y="4333"/>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7770980" name="AutoShape 2820"/>
                        <wps:cNvCnPr>
                          <a:cxnSpLocks noChangeShapeType="1"/>
                        </wps:cNvCnPr>
                        <wps:spPr bwMode="auto">
                          <a:xfrm>
                            <a:off x="5800" y="4294"/>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4341458" name="AutoShape 2821"/>
                        <wps:cNvCnPr>
                          <a:cxnSpLocks noChangeShapeType="1"/>
                        </wps:cNvCnPr>
                        <wps:spPr bwMode="auto">
                          <a:xfrm>
                            <a:off x="6922" y="4316"/>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2012180" name="AutoShape 2822"/>
                        <wps:cNvCnPr>
                          <a:cxnSpLocks noChangeShapeType="1"/>
                        </wps:cNvCnPr>
                        <wps:spPr bwMode="auto">
                          <a:xfrm>
                            <a:off x="4457"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9174155" name="AutoShape 2823"/>
                        <wps:cNvCnPr>
                          <a:cxnSpLocks noChangeShapeType="1"/>
                        </wps:cNvCnPr>
                        <wps:spPr bwMode="auto">
                          <a:xfrm flipH="1">
                            <a:off x="9797" y="4367"/>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8709163" name="AutoShape 2824"/>
                        <wps:cNvCnPr>
                          <a:cxnSpLocks noChangeShapeType="1"/>
                        </wps:cNvCnPr>
                        <wps:spPr bwMode="auto">
                          <a:xfrm>
                            <a:off x="13853" y="4283"/>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8987339" name="AutoShape 2825"/>
                        <wps:cNvCnPr>
                          <a:cxnSpLocks noChangeShapeType="1"/>
                        </wps:cNvCnPr>
                        <wps:spPr bwMode="auto">
                          <a:xfrm>
                            <a:off x="9831" y="4362"/>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9345811" name="AutoShape 2826"/>
                        <wps:cNvCnPr>
                          <a:cxnSpLocks noChangeShapeType="1"/>
                        </wps:cNvCnPr>
                        <wps:spPr bwMode="auto">
                          <a:xfrm>
                            <a:off x="14967" y="4265"/>
                            <a:ext cx="0" cy="12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8194512" name="AutoShape 2827"/>
                        <wps:cNvCnPr>
                          <a:cxnSpLocks noChangeShapeType="1"/>
                        </wps:cNvCnPr>
                        <wps:spPr bwMode="auto">
                          <a:xfrm>
                            <a:off x="9830" y="6629"/>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3723713" name="AutoShape 2828"/>
                        <wps:cNvCnPr>
                          <a:cxnSpLocks noChangeShapeType="1"/>
                        </wps:cNvCnPr>
                        <wps:spPr bwMode="auto">
                          <a:xfrm>
                            <a:off x="12512" y="6637"/>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1853029" name="AutoShape 2829"/>
                        <wps:cNvCnPr>
                          <a:cxnSpLocks noChangeShapeType="1"/>
                        </wps:cNvCnPr>
                        <wps:spPr bwMode="auto">
                          <a:xfrm>
                            <a:off x="14954" y="6651"/>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8962342" name="AutoShape 2830"/>
                        <wps:cNvCnPr>
                          <a:cxnSpLocks noChangeShapeType="1"/>
                        </wps:cNvCnPr>
                        <wps:spPr bwMode="auto">
                          <a:xfrm flipV="1">
                            <a:off x="2392" y="6020"/>
                            <a:ext cx="34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5592934" name="AutoShape 2831"/>
                        <wps:cNvCnPr>
                          <a:cxnSpLocks noChangeShapeType="1"/>
                        </wps:cNvCnPr>
                        <wps:spPr bwMode="auto">
                          <a:xfrm>
                            <a:off x="2734" y="6018"/>
                            <a:ext cx="0" cy="19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2283743" name="AutoShape 2832"/>
                        <wps:cNvCnPr>
                          <a:cxnSpLocks noChangeShapeType="1"/>
                        </wps:cNvCnPr>
                        <wps:spPr bwMode="auto">
                          <a:xfrm>
                            <a:off x="2692" y="8002"/>
                            <a:ext cx="26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2873939" name="AutoShape 2833"/>
                        <wps:cNvCnPr>
                          <a:cxnSpLocks noChangeShapeType="1"/>
                        </wps:cNvCnPr>
                        <wps:spPr bwMode="auto">
                          <a:xfrm flipH="1">
                            <a:off x="5351" y="8003"/>
                            <a:ext cx="249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0248789" name="AutoShape 2834"/>
                        <wps:cNvCnPr>
                          <a:cxnSpLocks noChangeShapeType="1"/>
                        </wps:cNvCnPr>
                        <wps:spPr bwMode="auto">
                          <a:xfrm>
                            <a:off x="7529" y="6018"/>
                            <a:ext cx="34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4719806" name="AutoShape 2835"/>
                        <wps:cNvCnPr>
                          <a:cxnSpLocks noChangeShapeType="1"/>
                        </wps:cNvCnPr>
                        <wps:spPr bwMode="auto">
                          <a:xfrm flipV="1">
                            <a:off x="5039" y="6087"/>
                            <a:ext cx="3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6140798" name="AutoShape 2836"/>
                        <wps:cNvCnPr>
                          <a:cxnSpLocks noChangeShapeType="1"/>
                        </wps:cNvCnPr>
                        <wps:spPr bwMode="auto">
                          <a:xfrm>
                            <a:off x="10891" y="608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8236679" name="AutoShape 2837"/>
                        <wps:cNvCnPr>
                          <a:cxnSpLocks noChangeShapeType="1"/>
                        </wps:cNvCnPr>
                        <wps:spPr bwMode="auto">
                          <a:xfrm>
                            <a:off x="10437" y="606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1660892" name="AutoShape 2838"/>
                        <wps:cNvCnPr>
                          <a:cxnSpLocks noChangeShapeType="1"/>
                        </wps:cNvCnPr>
                        <wps:spPr bwMode="auto">
                          <a:xfrm>
                            <a:off x="10891" y="7981"/>
                            <a:ext cx="2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5422617" name="AutoShape 2839"/>
                        <wps:cNvCnPr>
                          <a:cxnSpLocks noChangeShapeType="1"/>
                        </wps:cNvCnPr>
                        <wps:spPr bwMode="auto">
                          <a:xfrm flipH="1" flipV="1">
                            <a:off x="13527" y="7981"/>
                            <a:ext cx="246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5775011" name="AutoShape 2840"/>
                        <wps:cNvCnPr>
                          <a:cxnSpLocks noChangeShapeType="1"/>
                        </wps:cNvCnPr>
                        <wps:spPr bwMode="auto">
                          <a:xfrm>
                            <a:off x="15547" y="6090"/>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5433184" name="AutoShape 2841"/>
                        <wps:cNvCnPr>
                          <a:cxnSpLocks noChangeShapeType="1"/>
                        </wps:cNvCnPr>
                        <wps:spPr bwMode="auto">
                          <a:xfrm>
                            <a:off x="13077" y="6071"/>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20012674" name="AutoShape 2842"/>
                        <wps:cNvCnPr>
                          <a:cxnSpLocks noChangeShapeType="1"/>
                        </wps:cNvCnPr>
                        <wps:spPr bwMode="auto">
                          <a:xfrm>
                            <a:off x="13540" y="7973"/>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6515242" name="Rectangle 2843"/>
                        <wps:cNvSpPr>
                          <a:spLocks noChangeArrowheads="1"/>
                        </wps:cNvSpPr>
                        <wps:spPr bwMode="auto">
                          <a:xfrm>
                            <a:off x="11223" y="8256"/>
                            <a:ext cx="4792" cy="910"/>
                          </a:xfrm>
                          <a:prstGeom prst="rect">
                            <a:avLst/>
                          </a:prstGeom>
                          <a:solidFill>
                            <a:srgbClr val="FFFFFF"/>
                          </a:solidFill>
                          <a:ln w="9525">
                            <a:solidFill>
                              <a:srgbClr val="000000"/>
                            </a:solidFill>
                            <a:miter lim="800000"/>
                            <a:headEnd/>
                            <a:tailEnd/>
                          </a:ln>
                        </wps:spPr>
                        <wps:txbx>
                          <w:txbxContent>
                            <w:p w14:paraId="6FC8FC50" w14:textId="77777777" w:rsidR="00BF7F3C" w:rsidRPr="006974F3" w:rsidRDefault="00BF7F3C" w:rsidP="00BA168E">
                              <w:pPr>
                                <w:spacing w:before="0" w:line="240" w:lineRule="auto"/>
                                <w:ind w:left="0"/>
                                <w:jc w:val="center"/>
                                <w:rPr>
                                  <w:rFonts w:asciiTheme="minorHAnsi" w:hAnsiTheme="minorHAnsi"/>
                                  <w:sz w:val="13"/>
                                  <w:szCs w:val="13"/>
                                  <w:lang w:val="ru-RU"/>
                                </w:rPr>
                              </w:pPr>
                              <w:r w:rsidRPr="006974F3">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6974F3">
                                <w:rPr>
                                  <w:rFonts w:asciiTheme="minorHAnsi" w:hAnsiTheme="minorHAnsi"/>
                                  <w:sz w:val="13"/>
                                  <w:szCs w:val="13"/>
                                </w:rPr>
                                <w:t>y</w:t>
                              </w:r>
                              <w:r w:rsidRPr="006974F3">
                                <w:rPr>
                                  <w:rFonts w:asciiTheme="minorHAnsi" w:hAnsiTheme="minorHAnsi"/>
                                  <w:sz w:val="13"/>
                                  <w:szCs w:val="13"/>
                                  <w:lang w:val="ru-RU"/>
                                </w:rPr>
                                <w:t>-образные клапаны или регулирующие клапаны с ручным управлением.</w:t>
                              </w:r>
                            </w:p>
                          </w:txbxContent>
                        </wps:txbx>
                        <wps:bodyPr rot="0" vert="horz" wrap="square" lIns="91440" tIns="45720" rIns="91440" bIns="45720" anchor="t" anchorCtr="0" upright="1">
                          <a:noAutofit/>
                        </wps:bodyPr>
                      </wps:wsp>
                      <wps:wsp>
                        <wps:cNvPr id="2105443131" name="AutoShape 2844"/>
                        <wps:cNvCnPr>
                          <a:cxnSpLocks noChangeShapeType="1"/>
                        </wps:cNvCnPr>
                        <wps:spPr bwMode="auto">
                          <a:xfrm>
                            <a:off x="5351" y="6087"/>
                            <a:ext cx="0" cy="1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7446106" name="AutoShape 2845"/>
                        <wps:cNvCnPr>
                          <a:cxnSpLocks noChangeShapeType="1"/>
                        </wps:cNvCnPr>
                        <wps:spPr bwMode="auto">
                          <a:xfrm>
                            <a:off x="7875" y="6002"/>
                            <a:ext cx="1" cy="20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4215308" name="AutoShape 2846"/>
                        <wps:cNvCnPr>
                          <a:cxnSpLocks noChangeShapeType="1"/>
                        </wps:cNvCnPr>
                        <wps:spPr bwMode="auto">
                          <a:xfrm flipH="1">
                            <a:off x="5334" y="800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6492061" name="AutoShape 2847"/>
                        <wps:cNvCnPr>
                          <a:cxnSpLocks noChangeShapeType="1"/>
                        </wps:cNvCnPr>
                        <wps:spPr bwMode="auto">
                          <a:xfrm>
                            <a:off x="6922" y="6602"/>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3573915" name="AutoShape 2848"/>
                        <wps:cNvCnPr>
                          <a:cxnSpLocks noChangeShapeType="1"/>
                        </wps:cNvCnPr>
                        <wps:spPr bwMode="auto">
                          <a:xfrm>
                            <a:off x="4440" y="668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6290851" name="AutoShape 2849"/>
                        <wps:cNvCnPr>
                          <a:cxnSpLocks noChangeShapeType="1"/>
                        </wps:cNvCnPr>
                        <wps:spPr bwMode="auto">
                          <a:xfrm>
                            <a:off x="1793" y="6653"/>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5177308" name="Text Box 2850"/>
                        <wps:cNvSpPr txBox="1">
                          <a:spLocks noChangeArrowheads="1"/>
                        </wps:cNvSpPr>
                        <wps:spPr bwMode="auto">
                          <a:xfrm>
                            <a:off x="9904" y="294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06408"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2055160600" name="Text Box 2851"/>
                        <wps:cNvSpPr txBox="1">
                          <a:spLocks noChangeArrowheads="1"/>
                        </wps:cNvSpPr>
                        <wps:spPr bwMode="auto">
                          <a:xfrm>
                            <a:off x="6406" y="29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65330"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287588284" name="AutoShape 2852"/>
                        <wps:cNvCnPr>
                          <a:cxnSpLocks noChangeShapeType="1"/>
                        </wps:cNvCnPr>
                        <wps:spPr bwMode="auto">
                          <a:xfrm>
                            <a:off x="12513"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8727956" name="AutoShape 2853"/>
                        <wps:cNvSpPr>
                          <a:spLocks noChangeArrowheads="1"/>
                        </wps:cNvSpPr>
                        <wps:spPr bwMode="auto">
                          <a:xfrm>
                            <a:off x="3850" y="5519"/>
                            <a:ext cx="1195" cy="1143"/>
                          </a:xfrm>
                          <a:prstGeom prst="flowChartDecision">
                            <a:avLst/>
                          </a:prstGeom>
                          <a:solidFill>
                            <a:srgbClr val="FFFFFF"/>
                          </a:solidFill>
                          <a:ln w="9525">
                            <a:solidFill>
                              <a:srgbClr val="000000"/>
                            </a:solidFill>
                            <a:miter lim="800000"/>
                            <a:headEnd/>
                            <a:tailEnd/>
                          </a:ln>
                        </wps:spPr>
                        <wps:txbx>
                          <w:txbxContent>
                            <w:p w14:paraId="091FB62C"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209C79D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2DFC2938"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600 psi</w:t>
                              </w:r>
                            </w:p>
                          </w:txbxContent>
                        </wps:txbx>
                        <wps:bodyPr rot="0" vert="horz" wrap="square" lIns="91440" tIns="45720" rIns="91440" bIns="45720" anchor="t" anchorCtr="0" upright="1">
                          <a:noAutofit/>
                        </wps:bodyPr>
                      </wps:wsp>
                      <wps:wsp>
                        <wps:cNvPr id="547352282" name="AutoShape 2854"/>
                        <wps:cNvSpPr>
                          <a:spLocks noChangeArrowheads="1"/>
                        </wps:cNvSpPr>
                        <wps:spPr bwMode="auto">
                          <a:xfrm>
                            <a:off x="6321" y="5452"/>
                            <a:ext cx="1214" cy="1133"/>
                          </a:xfrm>
                          <a:prstGeom prst="flowChartDecision">
                            <a:avLst/>
                          </a:prstGeom>
                          <a:solidFill>
                            <a:srgbClr val="FFFFFF"/>
                          </a:solidFill>
                          <a:ln w="9525">
                            <a:solidFill>
                              <a:srgbClr val="000000"/>
                            </a:solidFill>
                            <a:miter lim="800000"/>
                            <a:headEnd/>
                            <a:tailEnd/>
                          </a:ln>
                        </wps:spPr>
                        <wps:txbx>
                          <w:txbxContent>
                            <w:p w14:paraId="722A174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53CD1FD8"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7F4B7BE7"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700 psi</w:t>
                              </w:r>
                            </w:p>
                          </w:txbxContent>
                        </wps:txbx>
                        <wps:bodyPr rot="0" vert="horz" wrap="square" lIns="91440" tIns="45720" rIns="91440" bIns="45720" anchor="t" anchorCtr="0" upright="1">
                          <a:noAutofit/>
                        </wps:bodyPr>
                      </wps:wsp>
                      <wps:wsp>
                        <wps:cNvPr id="1977777980" name="AutoShape 2855"/>
                        <wps:cNvSpPr>
                          <a:spLocks noChangeArrowheads="1"/>
                        </wps:cNvSpPr>
                        <wps:spPr bwMode="auto">
                          <a:xfrm>
                            <a:off x="9241" y="5506"/>
                            <a:ext cx="1189" cy="1113"/>
                          </a:xfrm>
                          <a:prstGeom prst="flowChartDecision">
                            <a:avLst/>
                          </a:prstGeom>
                          <a:solidFill>
                            <a:srgbClr val="FFFFFF"/>
                          </a:solidFill>
                          <a:ln w="9525">
                            <a:solidFill>
                              <a:srgbClr val="000000"/>
                            </a:solidFill>
                            <a:miter lim="800000"/>
                            <a:headEnd/>
                            <a:tailEnd/>
                          </a:ln>
                        </wps:spPr>
                        <wps:txbx>
                          <w:txbxContent>
                            <w:p w14:paraId="7F46002C"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3B819D82"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76845213"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600 psi</w:t>
                              </w:r>
                            </w:p>
                          </w:txbxContent>
                        </wps:txbx>
                        <wps:bodyPr rot="0" vert="horz" wrap="square" lIns="91440" tIns="45720" rIns="91440" bIns="45720" anchor="t" anchorCtr="0" upright="1">
                          <a:noAutofit/>
                        </wps:bodyPr>
                      </wps:wsp>
                      <wps:wsp>
                        <wps:cNvPr id="903303519" name="AutoShape 2856"/>
                        <wps:cNvSpPr>
                          <a:spLocks noChangeArrowheads="1"/>
                        </wps:cNvSpPr>
                        <wps:spPr bwMode="auto">
                          <a:xfrm>
                            <a:off x="11954" y="5503"/>
                            <a:ext cx="1124" cy="1145"/>
                          </a:xfrm>
                          <a:prstGeom prst="flowChartDecision">
                            <a:avLst/>
                          </a:prstGeom>
                          <a:solidFill>
                            <a:srgbClr val="FFFFFF"/>
                          </a:solidFill>
                          <a:ln w="9525">
                            <a:solidFill>
                              <a:srgbClr val="000000"/>
                            </a:solidFill>
                            <a:miter lim="800000"/>
                            <a:headEnd/>
                            <a:tailEnd/>
                          </a:ln>
                        </wps:spPr>
                        <wps:txbx>
                          <w:txbxContent>
                            <w:p w14:paraId="34E1C6DE"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ΔP</w:t>
                              </w:r>
                            </w:p>
                            <w:p w14:paraId="5496F93B"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 xml:space="preserve"> &lt; или = </w:t>
                              </w:r>
                            </w:p>
                            <w:p w14:paraId="3EE42A52"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700 psi</w:t>
                              </w:r>
                            </w:p>
                          </w:txbxContent>
                        </wps:txbx>
                        <wps:bodyPr rot="0" vert="horz" wrap="square" lIns="91440" tIns="45720" rIns="91440" bIns="45720" anchor="t" anchorCtr="0" upright="1">
                          <a:noAutofit/>
                        </wps:bodyPr>
                      </wps:wsp>
                      <wps:wsp>
                        <wps:cNvPr id="1491701410" name="AutoShape 2857"/>
                        <wps:cNvSpPr>
                          <a:spLocks noChangeArrowheads="1"/>
                        </wps:cNvSpPr>
                        <wps:spPr bwMode="auto">
                          <a:xfrm>
                            <a:off x="14366" y="5518"/>
                            <a:ext cx="1180" cy="1144"/>
                          </a:xfrm>
                          <a:prstGeom prst="flowChartDecision">
                            <a:avLst/>
                          </a:prstGeom>
                          <a:solidFill>
                            <a:srgbClr val="FFFFFF"/>
                          </a:solidFill>
                          <a:ln w="9525">
                            <a:solidFill>
                              <a:srgbClr val="000000"/>
                            </a:solidFill>
                            <a:miter lim="800000"/>
                            <a:headEnd/>
                            <a:tailEnd/>
                          </a:ln>
                        </wps:spPr>
                        <wps:txbx>
                          <w:txbxContent>
                            <w:p w14:paraId="564C9DEE"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545395EA"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25AB25C6"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800 psi</w:t>
                              </w:r>
                            </w:p>
                          </w:txbxContent>
                        </wps:txbx>
                        <wps:bodyPr rot="0" vert="horz" wrap="square" lIns="91440" tIns="45720" rIns="91440" bIns="45720" anchor="t" anchorCtr="0" upright="1">
                          <a:noAutofit/>
                        </wps:bodyPr>
                      </wps:wsp>
                      <wps:wsp>
                        <wps:cNvPr id="1548691306" name="Text Box 2858"/>
                        <wps:cNvSpPr txBox="1">
                          <a:spLocks noChangeArrowheads="1"/>
                        </wps:cNvSpPr>
                        <wps:spPr bwMode="auto">
                          <a:xfrm>
                            <a:off x="13811" y="3921"/>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22D6C"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18C56500"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wps:txbx>
                        <wps:bodyPr rot="0" vert="horz" wrap="square" lIns="91440" tIns="45720" rIns="91440" bIns="45720" anchor="t" anchorCtr="0" upright="1">
                          <a:noAutofit/>
                        </wps:bodyPr>
                      </wps:wsp>
                      <wps:wsp>
                        <wps:cNvPr id="577029013" name="Text Box 2859"/>
                        <wps:cNvSpPr txBox="1">
                          <a:spLocks noChangeArrowheads="1"/>
                        </wps:cNvSpPr>
                        <wps:spPr bwMode="auto">
                          <a:xfrm>
                            <a:off x="9923" y="3972"/>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DB687" w14:textId="77777777" w:rsidR="00BF7F3C" w:rsidRDefault="00BF7F3C" w:rsidP="00BA168E">
                              <w:pPr>
                                <w:spacing w:before="0" w:line="240" w:lineRule="auto"/>
                                <w:ind w:left="0"/>
                                <w:jc w:val="center"/>
                                <w:rPr>
                                  <w:rFonts w:asciiTheme="minorHAnsi" w:hAnsiTheme="minorHAnsi"/>
                                  <w:b/>
                                  <w:sz w:val="14"/>
                                  <w:szCs w:val="14"/>
                                </w:rPr>
                              </w:pPr>
                              <w:r>
                                <w:rPr>
                                  <w:rFonts w:asciiTheme="minorHAnsi" w:hAnsiTheme="minorHAnsi"/>
                                  <w:b/>
                                  <w:sz w:val="14"/>
                                </w:rPr>
                                <w:t>Выделяемая жидкость</w:t>
                              </w:r>
                            </w:p>
                            <w:p w14:paraId="40F035E1" w14:textId="77777777" w:rsidR="00BF7F3C" w:rsidRDefault="00BF7F3C" w:rsidP="00BA168E">
                              <w:pPr>
                                <w:spacing w:before="0" w:line="240" w:lineRule="auto"/>
                                <w:ind w:left="0"/>
                                <w:jc w:val="center"/>
                                <w:rPr>
                                  <w:rFonts w:asciiTheme="minorHAnsi" w:hAnsiTheme="minorHAnsi"/>
                                  <w:b/>
                                  <w:sz w:val="14"/>
                                  <w:szCs w:val="14"/>
                                </w:rPr>
                              </w:pPr>
                              <w:r>
                                <w:rPr>
                                  <w:rFonts w:asciiTheme="minorHAnsi" w:hAnsiTheme="minorHAnsi"/>
                                  <w:b/>
                                  <w:sz w:val="14"/>
                                </w:rPr>
                                <w:t>Среда</w:t>
                              </w:r>
                            </w:p>
                          </w:txbxContent>
                        </wps:txbx>
                        <wps:bodyPr rot="0" vert="horz" wrap="square" lIns="91440" tIns="45720" rIns="91440" bIns="45720" anchor="t" anchorCtr="0" upright="1">
                          <a:noAutofit/>
                        </wps:bodyPr>
                      </wps:wsp>
                      <wps:wsp>
                        <wps:cNvPr id="678567358" name="Text Box 2860"/>
                        <wps:cNvSpPr txBox="1">
                          <a:spLocks noChangeArrowheads="1"/>
                        </wps:cNvSpPr>
                        <wps:spPr bwMode="auto">
                          <a:xfrm>
                            <a:off x="3456" y="4783"/>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BE5F2" w14:textId="77777777" w:rsidR="00BF7F3C" w:rsidRPr="006974F3"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6974F3">
                                <w:rPr>
                                  <w:rFonts w:asciiTheme="minorHAnsi" w:hAnsiTheme="minorHAnsi"/>
                                  <w:b/>
                                  <w:sz w:val="12"/>
                                  <w:szCs w:val="12"/>
                                  <w:lang w:val="ru-RU"/>
                                </w:rPr>
                                <w:t>Среда, отличная от жидкости мгновенного испарения</w:t>
                              </w:r>
                            </w:p>
                            <w:p w14:paraId="4ED15220" w14:textId="77777777" w:rsidR="00BF7F3C" w:rsidRPr="006974F3" w:rsidRDefault="00BF7F3C" w:rsidP="00BA168E">
                              <w:pPr>
                                <w:shd w:val="clear" w:color="auto" w:fill="FFFFFF" w:themeFill="background1"/>
                                <w:spacing w:before="0" w:line="240" w:lineRule="auto"/>
                                <w:ind w:left="0"/>
                                <w:jc w:val="center"/>
                                <w:rPr>
                                  <w:rFonts w:asciiTheme="minorHAnsi" w:hAnsiTheme="minorHAnsi"/>
                                  <w:b/>
                                  <w:sz w:val="12"/>
                                  <w:szCs w:val="12"/>
                                </w:rPr>
                              </w:pPr>
                              <w:r w:rsidRPr="006974F3">
                                <w:rPr>
                                  <w:rFonts w:asciiTheme="minorHAnsi" w:hAnsiTheme="minorHAnsi"/>
                                  <w:b/>
                                  <w:sz w:val="12"/>
                                  <w:szCs w:val="12"/>
                                </w:rPr>
                                <w:t>Среда</w:t>
                              </w:r>
                            </w:p>
                          </w:txbxContent>
                        </wps:txbx>
                        <wps:bodyPr rot="0" vert="horz" wrap="square" lIns="91440" tIns="45720" rIns="91440" bIns="45720" anchor="t" anchorCtr="0" upright="1">
                          <a:noAutofit/>
                        </wps:bodyPr>
                      </wps:wsp>
                      <wps:wsp>
                        <wps:cNvPr id="1518542360" name="Text Box 2861"/>
                        <wps:cNvSpPr txBox="1">
                          <a:spLocks noChangeArrowheads="1"/>
                        </wps:cNvSpPr>
                        <wps:spPr bwMode="auto">
                          <a:xfrm>
                            <a:off x="7152"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F7C7E"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311879827" name="Text Box 2862"/>
                        <wps:cNvSpPr txBox="1">
                          <a:spLocks noChangeArrowheads="1"/>
                        </wps:cNvSpPr>
                        <wps:spPr bwMode="auto">
                          <a:xfrm>
                            <a:off x="469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B1CD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990114106" name="Text Box 2863"/>
                        <wps:cNvSpPr txBox="1">
                          <a:spLocks noChangeArrowheads="1"/>
                        </wps:cNvSpPr>
                        <wps:spPr bwMode="auto">
                          <a:xfrm>
                            <a:off x="2054"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B500B"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625843999" name="Text Box 2864"/>
                        <wps:cNvSpPr txBox="1">
                          <a:spLocks noChangeArrowheads="1"/>
                        </wps:cNvSpPr>
                        <wps:spPr bwMode="auto">
                          <a:xfrm>
                            <a:off x="15250" y="55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D88B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2128763925" name="Text Box 2865"/>
                        <wps:cNvSpPr txBox="1">
                          <a:spLocks noChangeArrowheads="1"/>
                        </wps:cNvSpPr>
                        <wps:spPr bwMode="auto">
                          <a:xfrm>
                            <a:off x="12767" y="555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C704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252069544" name="Text Box 2866"/>
                        <wps:cNvSpPr txBox="1">
                          <a:spLocks noChangeArrowheads="1"/>
                        </wps:cNvSpPr>
                        <wps:spPr bwMode="auto">
                          <a:xfrm>
                            <a:off x="1012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FFA47"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18314111" name="Text Box 2867"/>
                        <wps:cNvSpPr txBox="1">
                          <a:spLocks noChangeArrowheads="1"/>
                        </wps:cNvSpPr>
                        <wps:spPr bwMode="auto">
                          <a:xfrm>
                            <a:off x="5703" y="3930"/>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507B3"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0AD540C9"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wps:txbx>
                        <wps:bodyPr rot="0" vert="horz" wrap="square" lIns="91440" tIns="45720" rIns="91440" bIns="45720" anchor="t" anchorCtr="0" upright="1">
                          <a:noAutofit/>
                        </wps:bodyPr>
                      </wps:wsp>
                      <wps:wsp>
                        <wps:cNvPr id="992820466" name="Text Box 2868"/>
                        <wps:cNvSpPr txBox="1">
                          <a:spLocks noChangeArrowheads="1"/>
                        </wps:cNvSpPr>
                        <wps:spPr bwMode="auto">
                          <a:xfrm>
                            <a:off x="1878" y="3981"/>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9892C" w14:textId="77777777" w:rsidR="00BF7F3C" w:rsidRPr="003C33BD" w:rsidRDefault="00BF7F3C" w:rsidP="00BA168E">
                              <w:pPr>
                                <w:spacing w:before="0" w:line="240" w:lineRule="auto"/>
                                <w:ind w:left="-142" w:right="-124"/>
                                <w:jc w:val="center"/>
                                <w:rPr>
                                  <w:rFonts w:asciiTheme="minorHAnsi" w:hAnsiTheme="minorHAnsi"/>
                                  <w:b/>
                                  <w:sz w:val="13"/>
                                  <w:szCs w:val="13"/>
                                </w:rPr>
                              </w:pPr>
                              <w:r w:rsidRPr="003C33BD">
                                <w:rPr>
                                  <w:rFonts w:asciiTheme="minorHAnsi" w:hAnsiTheme="minorHAnsi"/>
                                  <w:b/>
                                  <w:sz w:val="13"/>
                                  <w:szCs w:val="13"/>
                                </w:rPr>
                                <w:t>Жидкость мгновенного испарения</w:t>
                              </w:r>
                            </w:p>
                            <w:p w14:paraId="1C700B11" w14:textId="77777777" w:rsidR="00BF7F3C" w:rsidRPr="003C33BD" w:rsidRDefault="00BF7F3C" w:rsidP="00BA168E">
                              <w:pPr>
                                <w:spacing w:before="0" w:line="240" w:lineRule="auto"/>
                                <w:ind w:left="-142" w:right="-124"/>
                                <w:jc w:val="center"/>
                                <w:rPr>
                                  <w:rFonts w:asciiTheme="minorHAnsi" w:hAnsiTheme="minorHAnsi"/>
                                  <w:b/>
                                  <w:sz w:val="13"/>
                                  <w:szCs w:val="13"/>
                                </w:rPr>
                              </w:pPr>
                              <w:r w:rsidRPr="003C33BD">
                                <w:rPr>
                                  <w:rFonts w:asciiTheme="minorHAnsi" w:hAnsiTheme="minorHAnsi"/>
                                  <w:b/>
                                  <w:sz w:val="13"/>
                                  <w:szCs w:val="13"/>
                                </w:rPr>
                                <w:t>Среда</w:t>
                              </w:r>
                            </w:p>
                          </w:txbxContent>
                        </wps:txbx>
                        <wps:bodyPr rot="0" vert="horz" wrap="square" lIns="91440" tIns="45720" rIns="91440" bIns="45720" anchor="t" anchorCtr="0" upright="1">
                          <a:noAutofit/>
                        </wps:bodyPr>
                      </wps:wsp>
                      <wps:wsp>
                        <wps:cNvPr id="431058049" name="Text Box 2869"/>
                        <wps:cNvSpPr txBox="1">
                          <a:spLocks noChangeArrowheads="1"/>
                        </wps:cNvSpPr>
                        <wps:spPr bwMode="auto">
                          <a:xfrm>
                            <a:off x="1563" y="638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4CF6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539114660" name="Text Box 2870"/>
                        <wps:cNvSpPr txBox="1">
                          <a:spLocks noChangeArrowheads="1"/>
                        </wps:cNvSpPr>
                        <wps:spPr bwMode="auto">
                          <a:xfrm>
                            <a:off x="4201" y="6446"/>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4A677"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664790486" name="Text Box 2871"/>
                        <wps:cNvSpPr txBox="1">
                          <a:spLocks noChangeArrowheads="1"/>
                        </wps:cNvSpPr>
                        <wps:spPr bwMode="auto">
                          <a:xfrm>
                            <a:off x="6709" y="635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C78CB"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771623252" name="Text Box 2872"/>
                        <wps:cNvSpPr txBox="1">
                          <a:spLocks noChangeArrowheads="1"/>
                        </wps:cNvSpPr>
                        <wps:spPr bwMode="auto">
                          <a:xfrm>
                            <a:off x="14729" y="636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DAE11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114461243" name="Text Box 2873"/>
                        <wps:cNvSpPr txBox="1">
                          <a:spLocks noChangeArrowheads="1"/>
                        </wps:cNvSpPr>
                        <wps:spPr bwMode="auto">
                          <a:xfrm>
                            <a:off x="12297" y="634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7874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265520900" name="Text Box 2874"/>
                        <wps:cNvSpPr txBox="1">
                          <a:spLocks noChangeArrowheads="1"/>
                        </wps:cNvSpPr>
                        <wps:spPr bwMode="auto">
                          <a:xfrm>
                            <a:off x="9594" y="636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F13B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889317745" name="AutoShape 2875"/>
                        <wps:cNvSpPr>
                          <a:spLocks noChangeArrowheads="1"/>
                        </wps:cNvSpPr>
                        <wps:spPr bwMode="auto">
                          <a:xfrm>
                            <a:off x="3633" y="6987"/>
                            <a:ext cx="1610" cy="759"/>
                          </a:xfrm>
                          <a:prstGeom prst="roundRect">
                            <a:avLst>
                              <a:gd name="adj" fmla="val 16667"/>
                            </a:avLst>
                          </a:prstGeom>
                          <a:solidFill>
                            <a:srgbClr val="FFFFFF"/>
                          </a:solidFill>
                          <a:ln w="9525">
                            <a:solidFill>
                              <a:srgbClr val="000000"/>
                            </a:solidFill>
                            <a:round/>
                            <a:headEnd/>
                            <a:tailEnd/>
                          </a:ln>
                        </wps:spPr>
                        <wps:txbx>
                          <w:txbxContent>
                            <w:p w14:paraId="0DA3E21D" w14:textId="77777777" w:rsidR="00BF7F3C" w:rsidRPr="006974F3" w:rsidRDefault="00BF7F3C" w:rsidP="00BA168E">
                              <w:pPr>
                                <w:spacing w:before="0" w:line="240" w:lineRule="auto"/>
                                <w:ind w:left="-142" w:right="-168"/>
                                <w:jc w:val="center"/>
                                <w:rPr>
                                  <w:rFonts w:asciiTheme="minorHAnsi" w:hAnsiTheme="minorHAnsi"/>
                                  <w:sz w:val="14"/>
                                  <w:szCs w:val="14"/>
                                  <w:lang w:val="ru-RU"/>
                                </w:rPr>
                              </w:pPr>
                              <w:r w:rsidRPr="006974F3">
                                <w:rPr>
                                  <w:rFonts w:asciiTheme="minorHAnsi" w:hAnsiTheme="minorHAnsi"/>
                                  <w:sz w:val="14"/>
                                  <w:szCs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724057134" name="AutoShape 2876"/>
                        <wps:cNvSpPr>
                          <a:spLocks noChangeArrowheads="1"/>
                        </wps:cNvSpPr>
                        <wps:spPr bwMode="auto">
                          <a:xfrm>
                            <a:off x="6090" y="6935"/>
                            <a:ext cx="1695" cy="773"/>
                          </a:xfrm>
                          <a:prstGeom prst="roundRect">
                            <a:avLst>
                              <a:gd name="adj" fmla="val 16667"/>
                            </a:avLst>
                          </a:prstGeom>
                          <a:solidFill>
                            <a:srgbClr val="FFFFFF"/>
                          </a:solidFill>
                          <a:ln w="9525">
                            <a:solidFill>
                              <a:srgbClr val="000000"/>
                            </a:solidFill>
                            <a:round/>
                            <a:headEnd/>
                            <a:tailEnd/>
                          </a:ln>
                        </wps:spPr>
                        <wps:txbx>
                          <w:txbxContent>
                            <w:p w14:paraId="49CF2FC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316560504" name="AutoShape 2877"/>
                        <wps:cNvSpPr>
                          <a:spLocks noChangeArrowheads="1"/>
                        </wps:cNvSpPr>
                        <wps:spPr bwMode="auto">
                          <a:xfrm>
                            <a:off x="8919" y="6972"/>
                            <a:ext cx="1825" cy="773"/>
                          </a:xfrm>
                          <a:prstGeom prst="roundRect">
                            <a:avLst>
                              <a:gd name="adj" fmla="val 16667"/>
                            </a:avLst>
                          </a:prstGeom>
                          <a:solidFill>
                            <a:srgbClr val="FFFFFF"/>
                          </a:solidFill>
                          <a:ln w="9525">
                            <a:solidFill>
                              <a:srgbClr val="000000"/>
                            </a:solidFill>
                            <a:round/>
                            <a:headEnd/>
                            <a:tailEnd/>
                          </a:ln>
                        </wps:spPr>
                        <wps:txbx>
                          <w:txbxContent>
                            <w:p w14:paraId="57F28652"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91181760" name="AutoShape 2878"/>
                        <wps:cNvSpPr>
                          <a:spLocks noChangeArrowheads="1"/>
                        </wps:cNvSpPr>
                        <wps:spPr bwMode="auto">
                          <a:xfrm>
                            <a:off x="11601" y="6980"/>
                            <a:ext cx="1825" cy="773"/>
                          </a:xfrm>
                          <a:prstGeom prst="roundRect">
                            <a:avLst>
                              <a:gd name="adj" fmla="val 16667"/>
                            </a:avLst>
                          </a:prstGeom>
                          <a:solidFill>
                            <a:srgbClr val="FFFFFF"/>
                          </a:solidFill>
                          <a:ln w="9525">
                            <a:solidFill>
                              <a:srgbClr val="000000"/>
                            </a:solidFill>
                            <a:round/>
                            <a:headEnd/>
                            <a:tailEnd/>
                          </a:ln>
                        </wps:spPr>
                        <wps:txbx>
                          <w:txbxContent>
                            <w:p w14:paraId="45D15CA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546113087" name="AutoShape 2879"/>
                        <wps:cNvSpPr>
                          <a:spLocks noChangeArrowheads="1"/>
                        </wps:cNvSpPr>
                        <wps:spPr bwMode="auto">
                          <a:xfrm>
                            <a:off x="14058" y="6963"/>
                            <a:ext cx="1825" cy="773"/>
                          </a:xfrm>
                          <a:prstGeom prst="roundRect">
                            <a:avLst>
                              <a:gd name="adj" fmla="val 16667"/>
                            </a:avLst>
                          </a:prstGeom>
                          <a:solidFill>
                            <a:srgbClr val="FFFFFF"/>
                          </a:solidFill>
                          <a:ln w="9525">
                            <a:solidFill>
                              <a:srgbClr val="000000"/>
                            </a:solidFill>
                            <a:round/>
                            <a:headEnd/>
                            <a:tailEnd/>
                          </a:ln>
                        </wps:spPr>
                        <wps:txbx>
                          <w:txbxContent>
                            <w:p w14:paraId="7CB4C1E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357572188" name="Text Box 2880"/>
                        <wps:cNvSpPr txBox="1">
                          <a:spLocks noChangeArrowheads="1"/>
                        </wps:cNvSpPr>
                        <wps:spPr bwMode="auto">
                          <a:xfrm>
                            <a:off x="11516" y="4782"/>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10B3A" w14:textId="77777777" w:rsidR="00BF7F3C" w:rsidRPr="001E3AE7" w:rsidRDefault="00BF7F3C" w:rsidP="00BA168E">
                              <w:pPr>
                                <w:shd w:val="clear" w:color="auto" w:fill="FFFFFF" w:themeFill="background1"/>
                                <w:spacing w:before="0" w:line="240" w:lineRule="auto"/>
                                <w:ind w:left="0"/>
                                <w:jc w:val="center"/>
                                <w:rPr>
                                  <w:rFonts w:asciiTheme="minorHAnsi" w:hAnsiTheme="minorHAnsi"/>
                                  <w:b/>
                                  <w:sz w:val="12"/>
                                  <w:szCs w:val="14"/>
                                  <w:lang w:val="ru-RU"/>
                                </w:rPr>
                              </w:pPr>
                              <w:r w:rsidRPr="001E3AE7">
                                <w:rPr>
                                  <w:rFonts w:asciiTheme="minorHAnsi" w:hAnsiTheme="minorHAnsi"/>
                                  <w:b/>
                                  <w:sz w:val="12"/>
                                  <w:lang w:val="ru-RU"/>
                                </w:rPr>
                                <w:t>Среда, отличная от жидкости мгновенного испарения</w:t>
                              </w:r>
                            </w:p>
                            <w:p w14:paraId="79C879F2" w14:textId="77777777" w:rsidR="00BF7F3C" w:rsidRPr="00842BDE" w:rsidRDefault="00BF7F3C" w:rsidP="00BA168E">
                              <w:pPr>
                                <w:shd w:val="clear" w:color="auto" w:fill="FFFFFF" w:themeFill="background1"/>
                                <w:spacing w:before="0" w:line="240" w:lineRule="auto"/>
                                <w:ind w:left="0"/>
                                <w:jc w:val="center"/>
                                <w:rPr>
                                  <w:rFonts w:asciiTheme="minorHAnsi" w:hAnsiTheme="minorHAnsi"/>
                                  <w:b/>
                                  <w:sz w:val="12"/>
                                  <w:szCs w:val="14"/>
                                </w:rPr>
                              </w:pPr>
                              <w:r w:rsidRPr="00842BDE">
                                <w:rPr>
                                  <w:rFonts w:asciiTheme="minorHAnsi" w:hAnsiTheme="minorHAnsi"/>
                                  <w:b/>
                                  <w:sz w:val="12"/>
                                </w:rPr>
                                <w:t>Среда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1AC5EE" id="Group 2803" o:spid="_x0000_s1296" style="position:absolute;margin-left:-21.55pt;margin-top:-10.55pt;width:769.35pt;height:389.35pt;z-index:251614208" coordorigin="924,1433" coordsize="15387,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">
                <v:shape id="AutoShape 2804" o:spid="_x0000_s1297" type="#_x0000_t32" style="position:absolute;left:16001;top:6087;width:0;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">
                  <v:stroke endarrow="block"/>
                </v:shape>
                <v:shape id="AutoShape 2805" o:spid="_x0000_s1298" type="#_x0000_t32" style="position:absolute;left:13531;top:6067;width:2;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">
                  <v:stroke endarrow="block"/>
                </v:shape>
                <v:oval id="Oval 2806" o:spid="_x0000_s1299" style="position:absolute;left:7700;top:1433;width:1854;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">
                  <v:textbox>
                    <w:txbxContent>
                      <w:p w14:paraId="5B29353A" w14:textId="77777777" w:rsidR="00BF7F3C" w:rsidRPr="001E3AE7" w:rsidRDefault="00BF7F3C" w:rsidP="00BA168E">
                        <w:pPr>
                          <w:spacing w:before="0" w:line="240" w:lineRule="auto"/>
                          <w:ind w:left="0"/>
                          <w:jc w:val="center"/>
                          <w:rPr>
                            <w:rFonts w:asciiTheme="minorHAnsi" w:hAnsiTheme="minorHAnsi"/>
                            <w:b/>
                            <w:sz w:val="12"/>
                            <w:szCs w:val="16"/>
                            <w:lang w:val="ru-RU"/>
                          </w:rPr>
                        </w:pPr>
                        <w:r w:rsidRPr="00842BDE">
                          <w:rPr>
                            <w:rFonts w:asciiTheme="minorHAnsi" w:hAnsiTheme="minorHAnsi"/>
                            <w:b/>
                            <w:sz w:val="12"/>
                          </w:rPr>
                          <w:t>Y</w:t>
                        </w:r>
                        <w:r w:rsidRPr="001E3AE7">
                          <w:rPr>
                            <w:rFonts w:asciiTheme="minorHAnsi" w:hAnsiTheme="minorHAnsi"/>
                            <w:b/>
                            <w:sz w:val="12"/>
                            <w:lang w:val="ru-RU"/>
                          </w:rPr>
                          <w:t>-образный регулирующий клапан диаметром 3/4 – 1 1/2 дюйм</w:t>
                        </w:r>
                      </w:p>
                    </w:txbxContent>
                  </v:textbox>
                </v:oval>
                <v:shape id="AutoShape 2807" o:spid="_x0000_s1300" type="#_x0000_t110" style="position:absolute;left:7051;top:2847;width:3174;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">
                  <v:textbox>
                    <w:txbxContent>
                      <w:p w14:paraId="30564BAB" w14:textId="77777777" w:rsidR="00BF7F3C" w:rsidRPr="006974F3" w:rsidRDefault="00BF7F3C" w:rsidP="00BA168E">
                        <w:pPr>
                          <w:spacing w:line="240" w:lineRule="auto"/>
                          <w:ind w:left="-142" w:right="-104"/>
                          <w:jc w:val="center"/>
                          <w:rPr>
                            <w:rFonts w:asciiTheme="minorHAnsi" w:hAnsiTheme="minorHAnsi"/>
                            <w:sz w:val="11"/>
                            <w:szCs w:val="11"/>
                            <w:lang w:val="ru-RU"/>
                          </w:rPr>
                        </w:pPr>
                        <w:r w:rsidRPr="006974F3">
                          <w:rPr>
                            <w:rFonts w:asciiTheme="minorHAnsi" w:hAnsiTheme="minorHAnsi"/>
                            <w:sz w:val="11"/>
                            <w:szCs w:val="11"/>
                            <w:lang w:val="ru-RU"/>
                          </w:rPr>
                          <w:t xml:space="preserve">Есть ли у </w:t>
                        </w:r>
                        <w:r w:rsidRPr="006974F3">
                          <w:rPr>
                            <w:rFonts w:asciiTheme="minorHAnsi" w:hAnsiTheme="minorHAnsi"/>
                            <w:sz w:val="11"/>
                            <w:szCs w:val="11"/>
                          </w:rPr>
                          <w:t>Y</w:t>
                        </w:r>
                        <w:r w:rsidRPr="006974F3">
                          <w:rPr>
                            <w:rFonts w:asciiTheme="minorHAnsi" w:hAnsiTheme="minorHAnsi"/>
                            <w:sz w:val="11"/>
                            <w:szCs w:val="11"/>
                            <w:lang w:val="ru-RU"/>
                          </w:rPr>
                          <w:t>-образного клапана полностью направляемый невращающийся диск? См. прим. 1.</w:t>
                        </w:r>
                      </w:p>
                    </w:txbxContent>
                  </v:textbox>
                </v:shape>
                <v:roundrect id="AutoShape 2808" o:spid="_x0000_s1301" style="position:absolute;left:11087;top:3866;width:2762;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">
                  <v:textbox>
                    <w:txbxContent>
                      <w:p w14:paraId="4C3327AF" w14:textId="77777777" w:rsidR="00BF7F3C" w:rsidRPr="006974F3" w:rsidRDefault="00BF7F3C" w:rsidP="00BA168E">
                        <w:pPr>
                          <w:spacing w:before="0" w:line="240" w:lineRule="auto"/>
                          <w:ind w:left="-142" w:right="-162"/>
                          <w:jc w:val="center"/>
                          <w:rPr>
                            <w:rFonts w:asciiTheme="minorHAnsi" w:hAnsiTheme="minorHAnsi"/>
                            <w:sz w:val="11"/>
                            <w:szCs w:val="11"/>
                            <w:lang w:val="ru-RU"/>
                          </w:rPr>
                        </w:pPr>
                        <w:r w:rsidRPr="006974F3">
                          <w:rPr>
                            <w:rFonts w:asciiTheme="minorHAnsi" w:hAnsiTheme="minorHAnsi"/>
                            <w:sz w:val="11"/>
                            <w:szCs w:val="11"/>
                            <w:lang w:val="ru-RU"/>
                          </w:rPr>
                          <w:t>Рабочая среда клапана</w:t>
                        </w:r>
                      </w:p>
                      <w:p w14:paraId="618652A4" w14:textId="77777777" w:rsidR="00BF7F3C" w:rsidRPr="006974F3" w:rsidRDefault="00BF7F3C" w:rsidP="00BA168E">
                        <w:pPr>
                          <w:spacing w:before="0" w:line="240" w:lineRule="auto"/>
                          <w:ind w:left="-142" w:right="-162"/>
                          <w:jc w:val="center"/>
                          <w:rPr>
                            <w:rFonts w:asciiTheme="minorHAnsi" w:hAnsiTheme="minorHAnsi"/>
                            <w:sz w:val="11"/>
                            <w:szCs w:val="11"/>
                            <w:lang w:val="ru-RU"/>
                          </w:rPr>
                        </w:pPr>
                        <w:r w:rsidRPr="006974F3">
                          <w:rPr>
                            <w:rFonts w:asciiTheme="minorHAnsi" w:hAnsiTheme="minorHAnsi"/>
                            <w:sz w:val="11"/>
                            <w:szCs w:val="11"/>
                            <w:lang w:val="ru-RU"/>
                          </w:rPr>
                          <w:t>(Условия технологической среды клапана) | Данные положения относятся к невращающимся полностью регулируемым дискам или дискам с двойным регулированием|</w:t>
                        </w:r>
                      </w:p>
                    </w:txbxContent>
                  </v:textbox>
                </v:roundrect>
                <v:shape id="AutoShape 2809" o:spid="_x0000_s1302" type="#_x0000_t110" style="position:absolute;left:1221;top:5450;width:1171;height:1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">
                  <v:textbox>
                    <w:txbxContent>
                      <w:p w14:paraId="75A97E94"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ΔP</w:t>
                        </w:r>
                      </w:p>
                      <w:p w14:paraId="0269DA7F"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 xml:space="preserve"> &lt; или = </w:t>
                        </w:r>
                      </w:p>
                      <w:p w14:paraId="31EFEED0"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500 psi</w:t>
                        </w:r>
                      </w:p>
                    </w:txbxContent>
                  </v:textbox>
                </v:shape>
                <v:roundrect id="AutoShape 2810" o:spid="_x0000_s1303" style="position:absolute;left:3135;top:3892;width:2658;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">
                  <v:textbox>
                    <w:txbxContent>
                      <w:p w14:paraId="6B2CBB65" w14:textId="77777777" w:rsidR="00BF7F3C" w:rsidRPr="006974F3" w:rsidRDefault="00BF7F3C" w:rsidP="00BA168E">
                        <w:pPr>
                          <w:spacing w:before="0" w:line="240" w:lineRule="auto"/>
                          <w:ind w:left="-142" w:right="-130"/>
                          <w:jc w:val="center"/>
                          <w:rPr>
                            <w:rFonts w:asciiTheme="minorHAnsi" w:hAnsiTheme="minorHAnsi"/>
                            <w:sz w:val="11"/>
                            <w:szCs w:val="11"/>
                            <w:lang w:val="ru-RU"/>
                          </w:rPr>
                        </w:pPr>
                        <w:r w:rsidRPr="006974F3">
                          <w:rPr>
                            <w:rFonts w:asciiTheme="minorHAnsi" w:hAnsiTheme="minorHAnsi"/>
                            <w:sz w:val="11"/>
                            <w:szCs w:val="11"/>
                            <w:lang w:val="ru-RU"/>
                          </w:rPr>
                          <w:t>Рабочая среда клапана</w:t>
                        </w:r>
                      </w:p>
                      <w:p w14:paraId="2E1E0336" w14:textId="77777777" w:rsidR="00BF7F3C" w:rsidRPr="006974F3" w:rsidRDefault="00BF7F3C" w:rsidP="00BA168E">
                        <w:pPr>
                          <w:spacing w:before="0" w:line="240" w:lineRule="auto"/>
                          <w:ind w:left="-142" w:right="-130"/>
                          <w:jc w:val="center"/>
                          <w:rPr>
                            <w:rFonts w:asciiTheme="minorHAnsi" w:hAnsiTheme="minorHAnsi"/>
                            <w:sz w:val="11"/>
                            <w:szCs w:val="11"/>
                            <w:lang w:val="ru-RU"/>
                          </w:rPr>
                        </w:pPr>
                        <w:r w:rsidRPr="006974F3">
                          <w:rPr>
                            <w:rFonts w:asciiTheme="minorHAnsi" w:hAnsiTheme="minorHAnsi"/>
                            <w:sz w:val="11"/>
                            <w:szCs w:val="11"/>
                            <w:lang w:val="ru-RU"/>
                          </w:rPr>
                          <w:t xml:space="preserve">(Условия технологической среды клапана) | Данные положения относятся к </w:t>
                        </w:r>
                        <w:r w:rsidRPr="006974F3">
                          <w:rPr>
                            <w:rFonts w:asciiTheme="minorHAnsi" w:hAnsiTheme="minorHAnsi"/>
                            <w:sz w:val="11"/>
                            <w:szCs w:val="11"/>
                          </w:rPr>
                          <w:t>Y</w:t>
                        </w:r>
                        <w:r w:rsidRPr="006974F3">
                          <w:rPr>
                            <w:rFonts w:asciiTheme="minorHAnsi" w:hAnsiTheme="minorHAnsi"/>
                            <w:sz w:val="11"/>
                            <w:szCs w:val="11"/>
                            <w:lang w:val="ru-RU"/>
                          </w:rPr>
                          <w:t>-образным шарнирным дискам с одинарным регулированием|</w:t>
                        </w:r>
                      </w:p>
                    </w:txbxContent>
                  </v:textbox>
                </v:roundrect>
                <v:roundrect id="AutoShape 2811" o:spid="_x0000_s1304" style="position:absolute;left:924;top:6926;width:1725;height:7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">
                  <v:textbox>
                    <w:txbxContent>
                      <w:p w14:paraId="239B77F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v:textbox>
                </v:roundrect>
                <v:rect id="Rectangle 2812" o:spid="_x0000_s1305" style="position:absolute;left:2936;top:8293;width:480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">
                  <v:textbox>
                    <w:txbxContent>
                      <w:p w14:paraId="775B7988" w14:textId="77777777" w:rsidR="00BF7F3C" w:rsidRPr="006974F3" w:rsidRDefault="00BF7F3C" w:rsidP="00BA168E">
                        <w:pPr>
                          <w:spacing w:before="0" w:line="240" w:lineRule="auto"/>
                          <w:ind w:left="0"/>
                          <w:jc w:val="center"/>
                          <w:rPr>
                            <w:rFonts w:asciiTheme="minorHAnsi" w:hAnsiTheme="minorHAnsi"/>
                            <w:sz w:val="13"/>
                            <w:szCs w:val="13"/>
                            <w:lang w:val="ru-RU"/>
                          </w:rPr>
                        </w:pPr>
                        <w:r w:rsidRPr="006974F3">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6974F3">
                          <w:rPr>
                            <w:rFonts w:asciiTheme="minorHAnsi" w:hAnsiTheme="minorHAnsi"/>
                            <w:sz w:val="13"/>
                            <w:szCs w:val="13"/>
                          </w:rPr>
                          <w:t>y</w:t>
                        </w:r>
                        <w:r w:rsidRPr="006974F3">
                          <w:rPr>
                            <w:rFonts w:asciiTheme="minorHAnsi" w:hAnsiTheme="minorHAnsi"/>
                            <w:sz w:val="13"/>
                            <w:szCs w:val="13"/>
                            <w:lang w:val="ru-RU"/>
                          </w:rPr>
                          <w:t>-образные клапаны или регулирующие клапаны с ручным управлением.</w:t>
                        </w:r>
                      </w:p>
                    </w:txbxContent>
                  </v:textbox>
                </v:rect>
                <v:shape id="AutoShape 2813" o:spid="_x0000_s1306" type="#_x0000_t32" style="position:absolute;left:8630;top:254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">
                  <v:stroke endarrow="block"/>
                </v:shape>
                <v:shape id="AutoShape 2814" o:spid="_x0000_s1307" type="#_x0000_t32" style="position:absolute;left:4484;top:3553;width:25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">
                  <v:stroke endarrow="block"/>
                </v:shape>
                <v:shape id="AutoShape 2815" o:spid="_x0000_s1308" type="#_x0000_t32" style="position:absolute;left:4484;top:3551;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">
                  <v:stroke endarrow="block"/>
                </v:shape>
                <v:shape id="AutoShape 2816" o:spid="_x0000_s1309" type="#_x0000_t32" style="position:absolute;left:10225;top:3551;width:22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">
                  <v:stroke endarrow="block"/>
                </v:shape>
                <v:shape id="AutoShape 2817" o:spid="_x0000_s1310" type="#_x0000_t32" style="position:absolute;left:12470;top:3540;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">
                  <v:stroke endarrow="block"/>
                </v:shape>
                <v:shape id="AutoShape 2818" o:spid="_x0000_s1311" type="#_x0000_t32" style="position:absolute;left:1777;top:4343;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">
                  <v:stroke endarrow="block"/>
                </v:shape>
                <v:shape id="AutoShape 2819" o:spid="_x0000_s1312" type="#_x0000_t32" style="position:absolute;left:1794;top:4333;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">
                  <v:stroke endarrow="block"/>
                </v:shape>
                <v:shape id="AutoShape 2820" o:spid="_x0000_s1313" type="#_x0000_t32" style="position:absolute;left:5800;top:4294;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">
                  <v:stroke endarrow="block"/>
                </v:shape>
                <v:shape id="AutoShape 2821" o:spid="_x0000_s1314" type="#_x0000_t32" style="position:absolute;left:6922;top:4316;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">
                  <v:stroke endarrow="block"/>
                </v:shape>
                <v:shape id="AutoShape 2822" o:spid="_x0000_s1315" type="#_x0000_t32" style="position:absolute;left:4457;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">
                  <v:stroke endarrow="block"/>
                </v:shape>
                <v:shape id="AutoShape 2823" o:spid="_x0000_s1316" type="#_x0000_t32" style="position:absolute;left:9797;top:4367;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">
                  <v:stroke endarrow="block"/>
                </v:shape>
                <v:shape id="AutoShape 2824" o:spid="_x0000_s1317" type="#_x0000_t32" style="position:absolute;left:13853;top:4283;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">
                  <v:stroke endarrow="block"/>
                </v:shape>
                <v:shape id="AutoShape 2825" o:spid="_x0000_s1318" type="#_x0000_t32" style="position:absolute;left:9831;top:4362;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">
                  <v:stroke endarrow="block"/>
                </v:shape>
                <v:shape id="AutoShape 2826" o:spid="_x0000_s1319" type="#_x0000_t32" style="position:absolute;left:14967;top:4265;width:0;height:1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">
                  <v:stroke endarrow="block"/>
                </v:shape>
                <v:shape id="AutoShape 2827" o:spid="_x0000_s1320" type="#_x0000_t32" style="position:absolute;left:9830;top:6629;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">
                  <v:stroke endarrow="block"/>
                </v:shape>
                <v:shape id="AutoShape 2828" o:spid="_x0000_s1321" type="#_x0000_t32" style="position:absolute;left:12512;top:6637;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">
                  <v:stroke endarrow="block"/>
                </v:shape>
                <v:shape id="AutoShape 2829" o:spid="_x0000_s1322" type="#_x0000_t32" style="position:absolute;left:14954;top:6651;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">
                  <v:stroke endarrow="block"/>
                </v:shape>
                <v:shape id="AutoShape 2830" o:spid="_x0000_s1323" type="#_x0000_t32" style="position:absolute;left:2392;top:6020;width:34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">
                  <v:stroke endarrow="block"/>
                </v:shape>
                <v:shape id="AutoShape 2831" o:spid="_x0000_s1324" type="#_x0000_t32" style="position:absolute;left:2734;top:6018;width:0;height:19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">
                  <v:stroke endarrow="block"/>
                </v:shape>
                <v:shape id="AutoShape 2832" o:spid="_x0000_s1325" type="#_x0000_t32" style="position:absolute;left:2692;top:8002;width:2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">
                  <v:stroke endarrow="block"/>
                </v:shape>
                <v:shape id="AutoShape 2833" o:spid="_x0000_s1326" type="#_x0000_t32" style="position:absolute;left:5351;top:8003;width:24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">
                  <v:stroke endarrow="block"/>
                </v:shape>
                <v:shape id="AutoShape 2834" o:spid="_x0000_s1327" type="#_x0000_t32" style="position:absolute;left:7529;top:6018;width:3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">
                  <v:stroke endarrow="block"/>
                </v:shape>
                <v:shape id="AutoShape 2835" o:spid="_x0000_s1328" type="#_x0000_t32" style="position:absolute;left:5039;top:6087;width:3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">
                  <v:stroke endarrow="block"/>
                </v:shape>
                <v:shape id="AutoShape 2836" o:spid="_x0000_s1329" type="#_x0000_t32" style="position:absolute;left:10891;top:608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">
                  <v:stroke endarrow="block"/>
                </v:shape>
                <v:shape id="AutoShape 2837" o:spid="_x0000_s1330" type="#_x0000_t32" style="position:absolute;left:10437;top:606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">
                  <v:stroke endarrow="block"/>
                </v:shape>
                <v:shape id="AutoShape 2838" o:spid="_x0000_s1331" type="#_x0000_t32" style="position:absolute;left:10891;top:7981;width:2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">
                  <v:stroke endarrow="block"/>
                </v:shape>
                <v:shape id="AutoShape 2839" o:spid="_x0000_s1332" type="#_x0000_t32" style="position:absolute;left:13527;top:7981;width:246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">
                  <v:stroke endarrow="block"/>
                </v:shape>
                <v:shape id="AutoShape 2840" o:spid="_x0000_s1333" type="#_x0000_t32" style="position:absolute;left:15547;top:6090;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">
                  <v:stroke endarrow="block"/>
                </v:shape>
                <v:shape id="AutoShape 2841" o:spid="_x0000_s1334" type="#_x0000_t32" style="position:absolute;left:13077;top:6071;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">
                  <v:stroke endarrow="block"/>
                </v:shape>
                <v:shape id="AutoShape 2842" o:spid="_x0000_s1335" type="#_x0000_t32" style="position:absolute;left:13540;top:797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">
                  <v:stroke endarrow="block"/>
                </v:shape>
                <v:rect id="Rectangle 2843" o:spid="_x0000_s1336" style="position:absolute;left:11223;top:8256;width:4792;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">
                  <v:textbox>
                    <w:txbxContent>
                      <w:p w14:paraId="6FC8FC50" w14:textId="77777777" w:rsidR="00BF7F3C" w:rsidRPr="006974F3" w:rsidRDefault="00BF7F3C" w:rsidP="00BA168E">
                        <w:pPr>
                          <w:spacing w:before="0" w:line="240" w:lineRule="auto"/>
                          <w:ind w:left="0"/>
                          <w:jc w:val="center"/>
                          <w:rPr>
                            <w:rFonts w:asciiTheme="minorHAnsi" w:hAnsiTheme="minorHAnsi"/>
                            <w:sz w:val="13"/>
                            <w:szCs w:val="13"/>
                            <w:lang w:val="ru-RU"/>
                          </w:rPr>
                        </w:pPr>
                        <w:r w:rsidRPr="006974F3">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6974F3">
                          <w:rPr>
                            <w:rFonts w:asciiTheme="minorHAnsi" w:hAnsiTheme="minorHAnsi"/>
                            <w:sz w:val="13"/>
                            <w:szCs w:val="13"/>
                          </w:rPr>
                          <w:t>y</w:t>
                        </w:r>
                        <w:r w:rsidRPr="006974F3">
                          <w:rPr>
                            <w:rFonts w:asciiTheme="minorHAnsi" w:hAnsiTheme="minorHAnsi"/>
                            <w:sz w:val="13"/>
                            <w:szCs w:val="13"/>
                            <w:lang w:val="ru-RU"/>
                          </w:rPr>
                          <w:t>-образные клапаны или регулирующие клапаны с ручным управлением.</w:t>
                        </w:r>
                      </w:p>
                    </w:txbxContent>
                  </v:textbox>
                </v:rect>
                <v:shape id="AutoShape 2844" o:spid="_x0000_s1337" type="#_x0000_t32" style="position:absolute;left:5351;top:6087;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">
                  <v:stroke endarrow="block"/>
                </v:shape>
                <v:shape id="AutoShape 2845" o:spid="_x0000_s1338" type="#_x0000_t32" style="position:absolute;left:7875;top:6002;width:1;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">
                  <v:stroke endarrow="block"/>
                </v:shape>
                <v:shape id="AutoShape 2846" o:spid="_x0000_s1339" type="#_x0000_t32" style="position:absolute;left:5334;top:8007;width:0;height: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">
                  <v:stroke endarrow="block"/>
                </v:shape>
                <v:shape id="AutoShape 2847" o:spid="_x0000_s1340" type="#_x0000_t32" style="position:absolute;left:6922;top:6602;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">
                  <v:stroke endarrow="block"/>
                </v:shape>
                <v:shape id="AutoShape 2848" o:spid="_x0000_s1341" type="#_x0000_t32" style="position:absolute;left:4440;top:668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">
                  <v:stroke endarrow="block"/>
                </v:shape>
                <v:shape id="AutoShape 2849" o:spid="_x0000_s1342" type="#_x0000_t32" style="position:absolute;left:1793;top:6653;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">
                  <v:stroke endarrow="block"/>
                </v:shape>
                <v:shape id="Text Box 2850" o:spid="_x0000_s1343" type="#_x0000_t202" style="position:absolute;left:9904;top:294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" filled="f" stroked="f">
                  <v:textbox>
                    <w:txbxContent>
                      <w:p w14:paraId="53E06408"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851" o:spid="_x0000_s1344" type="#_x0000_t202" style="position:absolute;left:6406;top:29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" filled="f" stroked="f">
                  <v:textbox>
                    <w:txbxContent>
                      <w:p w14:paraId="28A65330"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AutoShape 2852" o:spid="_x0000_s1345" type="#_x0000_t32" style="position:absolute;left:12513;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">
                  <v:stroke endarrow="block"/>
                </v:shape>
                <v:shape id="AutoShape 2853" o:spid="_x0000_s1346" type="#_x0000_t110" style="position:absolute;left:3850;top:5519;width:11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">
                  <v:textbox>
                    <w:txbxContent>
                      <w:p w14:paraId="091FB62C"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209C79D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2DFC2938"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600 psi</w:t>
                        </w:r>
                      </w:p>
                    </w:txbxContent>
                  </v:textbox>
                </v:shape>
                <v:shape id="AutoShape 2854" o:spid="_x0000_s1347" type="#_x0000_t110" style="position:absolute;left:6321;top:5452;width:1214;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">
                  <v:textbox>
                    <w:txbxContent>
                      <w:p w14:paraId="722A174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53CD1FD8"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7F4B7BE7"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700 psi</w:t>
                        </w:r>
                      </w:p>
                    </w:txbxContent>
                  </v:textbox>
                </v:shape>
                <v:shape id="AutoShape 2855" o:spid="_x0000_s1348" type="#_x0000_t110" style="position:absolute;left:9241;top:5506;width:1189;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">
                  <v:textbox>
                    <w:txbxContent>
                      <w:p w14:paraId="7F46002C"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3B819D82"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76845213"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600 psi</w:t>
                        </w:r>
                      </w:p>
                    </w:txbxContent>
                  </v:textbox>
                </v:shape>
                <v:shape id="AutoShape 2856" o:spid="_x0000_s1349" type="#_x0000_t110" style="position:absolute;left:11954;top:5503;width:1124;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">
                  <v:textbox>
                    <w:txbxContent>
                      <w:p w14:paraId="34E1C6DE"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ΔP</w:t>
                        </w:r>
                      </w:p>
                      <w:p w14:paraId="5496F93B"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 xml:space="preserve"> &lt; или = </w:t>
                        </w:r>
                      </w:p>
                      <w:p w14:paraId="3EE42A52"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700 psi</w:t>
                        </w:r>
                      </w:p>
                    </w:txbxContent>
                  </v:textbox>
                </v:shape>
                <v:shape id="AutoShape 2857" o:spid="_x0000_s1350" type="#_x0000_t110" style="position:absolute;left:14366;top:5518;width:1180;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">
                  <v:textbox>
                    <w:txbxContent>
                      <w:p w14:paraId="564C9DEE"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545395EA"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25AB25C6"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800 psi</w:t>
                        </w:r>
                      </w:p>
                    </w:txbxContent>
                  </v:textbox>
                </v:shape>
                <v:shape id="Text Box 2858" o:spid="_x0000_s1351" type="#_x0000_t202" style="position:absolute;left:13811;top:3921;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" filled="f" stroked="f">
                  <v:textbox>
                    <w:txbxContent>
                      <w:p w14:paraId="4FF22D6C"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18C56500"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v:textbox>
                </v:shape>
                <v:shape id="Text Box 2859" o:spid="_x0000_s1352" type="#_x0000_t202" style="position:absolute;left:9923;top:3972;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" filled="f" stroked="f">
                  <v:textbox>
                    <w:txbxContent>
                      <w:p w14:paraId="5A1DB687" w14:textId="77777777" w:rsidR="00BF7F3C" w:rsidRDefault="00BF7F3C" w:rsidP="00BA168E">
                        <w:pPr>
                          <w:spacing w:before="0" w:line="240" w:lineRule="auto"/>
                          <w:ind w:left="0"/>
                          <w:jc w:val="center"/>
                          <w:rPr>
                            <w:rFonts w:asciiTheme="minorHAnsi" w:hAnsiTheme="minorHAnsi"/>
                            <w:b/>
                            <w:sz w:val="14"/>
                            <w:szCs w:val="14"/>
                          </w:rPr>
                        </w:pPr>
                        <w:r>
                          <w:rPr>
                            <w:rFonts w:asciiTheme="minorHAnsi" w:hAnsiTheme="minorHAnsi"/>
                            <w:b/>
                            <w:sz w:val="14"/>
                          </w:rPr>
                          <w:t>Выделяемая жидкость</w:t>
                        </w:r>
                      </w:p>
                      <w:p w14:paraId="40F035E1" w14:textId="77777777" w:rsidR="00BF7F3C" w:rsidRDefault="00BF7F3C" w:rsidP="00BA168E">
                        <w:pPr>
                          <w:spacing w:before="0" w:line="240" w:lineRule="auto"/>
                          <w:ind w:left="0"/>
                          <w:jc w:val="center"/>
                          <w:rPr>
                            <w:rFonts w:asciiTheme="minorHAnsi" w:hAnsiTheme="minorHAnsi"/>
                            <w:b/>
                            <w:sz w:val="14"/>
                            <w:szCs w:val="14"/>
                          </w:rPr>
                        </w:pPr>
                        <w:r>
                          <w:rPr>
                            <w:rFonts w:asciiTheme="minorHAnsi" w:hAnsiTheme="minorHAnsi"/>
                            <w:b/>
                            <w:sz w:val="14"/>
                          </w:rPr>
                          <w:t>Среда</w:t>
                        </w:r>
                      </w:p>
                    </w:txbxContent>
                  </v:textbox>
                </v:shape>
                <v:shape id="Text Box 2860" o:spid="_x0000_s1353" type="#_x0000_t202" style="position:absolute;left:3456;top:4783;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" filled="f" stroked="f">
                  <v:textbox>
                    <w:txbxContent>
                      <w:p w14:paraId="439BE5F2" w14:textId="77777777" w:rsidR="00BF7F3C" w:rsidRPr="006974F3"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6974F3">
                          <w:rPr>
                            <w:rFonts w:asciiTheme="minorHAnsi" w:hAnsiTheme="minorHAnsi"/>
                            <w:b/>
                            <w:sz w:val="12"/>
                            <w:szCs w:val="12"/>
                            <w:lang w:val="ru-RU"/>
                          </w:rPr>
                          <w:t>Среда, отличная от жидкости мгновенного испарения</w:t>
                        </w:r>
                      </w:p>
                      <w:p w14:paraId="4ED15220" w14:textId="77777777" w:rsidR="00BF7F3C" w:rsidRPr="006974F3" w:rsidRDefault="00BF7F3C" w:rsidP="00BA168E">
                        <w:pPr>
                          <w:shd w:val="clear" w:color="auto" w:fill="FFFFFF" w:themeFill="background1"/>
                          <w:spacing w:before="0" w:line="240" w:lineRule="auto"/>
                          <w:ind w:left="0"/>
                          <w:jc w:val="center"/>
                          <w:rPr>
                            <w:rFonts w:asciiTheme="minorHAnsi" w:hAnsiTheme="minorHAnsi"/>
                            <w:b/>
                            <w:sz w:val="12"/>
                            <w:szCs w:val="12"/>
                          </w:rPr>
                        </w:pPr>
                        <w:r w:rsidRPr="006974F3">
                          <w:rPr>
                            <w:rFonts w:asciiTheme="minorHAnsi" w:hAnsiTheme="minorHAnsi"/>
                            <w:b/>
                            <w:sz w:val="12"/>
                            <w:szCs w:val="12"/>
                          </w:rPr>
                          <w:t>Среда</w:t>
                        </w:r>
                      </w:p>
                    </w:txbxContent>
                  </v:textbox>
                </v:shape>
                <v:shape id="Text Box 2861" o:spid="_x0000_s1354" type="#_x0000_t202" style="position:absolute;left:7152;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" filled="f" stroked="f">
                  <v:textbox>
                    <w:txbxContent>
                      <w:p w14:paraId="28AF7C7E"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862" o:spid="_x0000_s1355" type="#_x0000_t202" style="position:absolute;left:469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" filled="f" stroked="f">
                  <v:textbox>
                    <w:txbxContent>
                      <w:p w14:paraId="2ACB1CD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863" o:spid="_x0000_s1356" type="#_x0000_t202" style="position:absolute;left:2054;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" filled="f" stroked="f">
                  <v:textbox>
                    <w:txbxContent>
                      <w:p w14:paraId="472B500B"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864" o:spid="_x0000_s1357" type="#_x0000_t202" style="position:absolute;left:15250;top:55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" filled="f" stroked="f">
                  <v:textbox>
                    <w:txbxContent>
                      <w:p w14:paraId="228D88B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865" o:spid="_x0000_s1358" type="#_x0000_t202" style="position:absolute;left:12767;top:555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" filled="f" stroked="f">
                  <v:textbox>
                    <w:txbxContent>
                      <w:p w14:paraId="7BDC704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866" o:spid="_x0000_s1359" type="#_x0000_t202" style="position:absolute;left:1012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" filled="f" stroked="f">
                  <v:textbox>
                    <w:txbxContent>
                      <w:p w14:paraId="77AFFA47"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867" o:spid="_x0000_s1360" type="#_x0000_t202" style="position:absolute;left:5703;top:3930;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" filled="f" stroked="f">
                  <v:textbox>
                    <w:txbxContent>
                      <w:p w14:paraId="5D1507B3"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0AD540C9"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v:textbox>
                </v:shape>
                <v:shape id="Text Box 2868" o:spid="_x0000_s1361" type="#_x0000_t202" style="position:absolute;left:1878;top:3981;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" filled="f" stroked="f">
                  <v:textbox>
                    <w:txbxContent>
                      <w:p w14:paraId="08D9892C" w14:textId="77777777" w:rsidR="00BF7F3C" w:rsidRPr="003C33BD" w:rsidRDefault="00BF7F3C" w:rsidP="00BA168E">
                        <w:pPr>
                          <w:spacing w:before="0" w:line="240" w:lineRule="auto"/>
                          <w:ind w:left="-142" w:right="-124"/>
                          <w:jc w:val="center"/>
                          <w:rPr>
                            <w:rFonts w:asciiTheme="minorHAnsi" w:hAnsiTheme="minorHAnsi"/>
                            <w:b/>
                            <w:sz w:val="13"/>
                            <w:szCs w:val="13"/>
                          </w:rPr>
                        </w:pPr>
                        <w:r w:rsidRPr="003C33BD">
                          <w:rPr>
                            <w:rFonts w:asciiTheme="minorHAnsi" w:hAnsiTheme="minorHAnsi"/>
                            <w:b/>
                            <w:sz w:val="13"/>
                            <w:szCs w:val="13"/>
                          </w:rPr>
                          <w:t>Жидкость мгновенного испарения</w:t>
                        </w:r>
                      </w:p>
                      <w:p w14:paraId="1C700B11" w14:textId="77777777" w:rsidR="00BF7F3C" w:rsidRPr="003C33BD" w:rsidRDefault="00BF7F3C" w:rsidP="00BA168E">
                        <w:pPr>
                          <w:spacing w:before="0" w:line="240" w:lineRule="auto"/>
                          <w:ind w:left="-142" w:right="-124"/>
                          <w:jc w:val="center"/>
                          <w:rPr>
                            <w:rFonts w:asciiTheme="minorHAnsi" w:hAnsiTheme="minorHAnsi"/>
                            <w:b/>
                            <w:sz w:val="13"/>
                            <w:szCs w:val="13"/>
                          </w:rPr>
                        </w:pPr>
                        <w:r w:rsidRPr="003C33BD">
                          <w:rPr>
                            <w:rFonts w:asciiTheme="minorHAnsi" w:hAnsiTheme="minorHAnsi"/>
                            <w:b/>
                            <w:sz w:val="13"/>
                            <w:szCs w:val="13"/>
                          </w:rPr>
                          <w:t>Среда</w:t>
                        </w:r>
                      </w:p>
                    </w:txbxContent>
                  </v:textbox>
                </v:shape>
                <v:shape id="Text Box 2869" o:spid="_x0000_s1362" type="#_x0000_t202" style="position:absolute;left:1563;top:638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" filled="f" stroked="f">
                  <v:textbox>
                    <w:txbxContent>
                      <w:p w14:paraId="7834CF6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870" o:spid="_x0000_s1363" type="#_x0000_t202" style="position:absolute;left:4201;top:6446;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" filled="f" stroked="f">
                  <v:textbox>
                    <w:txbxContent>
                      <w:p w14:paraId="6AF4A677"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871" o:spid="_x0000_s1364" type="#_x0000_t202" style="position:absolute;left:6709;top:635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" filled="f" stroked="f">
                  <v:textbox>
                    <w:txbxContent>
                      <w:p w14:paraId="779C78CB"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872" o:spid="_x0000_s1365" type="#_x0000_t202" style="position:absolute;left:14729;top:636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" filled="f" stroked="f">
                  <v:textbox>
                    <w:txbxContent>
                      <w:p w14:paraId="63DAE11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873" o:spid="_x0000_s1366" type="#_x0000_t202" style="position:absolute;left:12297;top:634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" filled="f" stroked="f">
                  <v:textbox>
                    <w:txbxContent>
                      <w:p w14:paraId="69A7874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874" o:spid="_x0000_s1367" type="#_x0000_t202" style="position:absolute;left:9594;top:636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" filled="f" stroked="f">
                  <v:textbox>
                    <w:txbxContent>
                      <w:p w14:paraId="7E8F13B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roundrect id="AutoShape 2875" o:spid="_x0000_s1368" style="position:absolute;left:3633;top:6987;width:1610;height:7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">
                  <v:textbox>
                    <w:txbxContent>
                      <w:p w14:paraId="0DA3E21D" w14:textId="77777777" w:rsidR="00BF7F3C" w:rsidRPr="006974F3" w:rsidRDefault="00BF7F3C" w:rsidP="00BA168E">
                        <w:pPr>
                          <w:spacing w:before="0" w:line="240" w:lineRule="auto"/>
                          <w:ind w:left="-142" w:right="-168"/>
                          <w:jc w:val="center"/>
                          <w:rPr>
                            <w:rFonts w:asciiTheme="minorHAnsi" w:hAnsiTheme="minorHAnsi"/>
                            <w:sz w:val="14"/>
                            <w:szCs w:val="14"/>
                            <w:lang w:val="ru-RU"/>
                          </w:rPr>
                        </w:pPr>
                        <w:r w:rsidRPr="006974F3">
                          <w:rPr>
                            <w:rFonts w:asciiTheme="minorHAnsi" w:hAnsiTheme="minorHAnsi"/>
                            <w:sz w:val="14"/>
                            <w:szCs w:val="14"/>
                            <w:lang w:val="ru-RU"/>
                          </w:rPr>
                          <w:t>В пределах общих правил.  Дальнейшая оценка не требуется.</w:t>
                        </w:r>
                      </w:p>
                    </w:txbxContent>
                  </v:textbox>
                </v:roundrect>
                <v:roundrect id="AutoShape 2876" o:spid="_x0000_s1369" style="position:absolute;left:6090;top:6935;width:169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">
                  <v:textbox>
                    <w:txbxContent>
                      <w:p w14:paraId="49CF2FC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v:textbox>
                </v:roundrect>
                <v:roundrect id="AutoShape 2877" o:spid="_x0000_s1370" style="position:absolute;left:8919;top:6972;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">
                  <v:textbox>
                    <w:txbxContent>
                      <w:p w14:paraId="57F28652"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v:textbox>
                </v:roundrect>
                <v:roundrect id="AutoShape 2878" o:spid="_x0000_s1371" style="position:absolute;left:11601;top:6980;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">
                  <v:textbox>
                    <w:txbxContent>
                      <w:p w14:paraId="45D15CA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v:textbox>
                </v:roundrect>
                <v:roundrect id="AutoShape 2879" o:spid="_x0000_s1372" style="position:absolute;left:14058;top:6963;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">
                  <v:textbox>
                    <w:txbxContent>
                      <w:p w14:paraId="7CB4C1E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v:textbox>
                </v:roundrect>
                <v:shape id="Text Box 2880" o:spid="_x0000_s1373" type="#_x0000_t202" style="position:absolute;left:11516;top:4782;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" filled="f" stroked="f">
                  <v:textbox>
                    <w:txbxContent>
                      <w:p w14:paraId="46710B3A" w14:textId="77777777" w:rsidR="00BF7F3C" w:rsidRPr="001E3AE7" w:rsidRDefault="00BF7F3C" w:rsidP="00BA168E">
                        <w:pPr>
                          <w:shd w:val="clear" w:color="auto" w:fill="FFFFFF" w:themeFill="background1"/>
                          <w:spacing w:before="0" w:line="240" w:lineRule="auto"/>
                          <w:ind w:left="0"/>
                          <w:jc w:val="center"/>
                          <w:rPr>
                            <w:rFonts w:asciiTheme="minorHAnsi" w:hAnsiTheme="minorHAnsi"/>
                            <w:b/>
                            <w:sz w:val="12"/>
                            <w:szCs w:val="14"/>
                            <w:lang w:val="ru-RU"/>
                          </w:rPr>
                        </w:pPr>
                        <w:r w:rsidRPr="001E3AE7">
                          <w:rPr>
                            <w:rFonts w:asciiTheme="minorHAnsi" w:hAnsiTheme="minorHAnsi"/>
                            <w:b/>
                            <w:sz w:val="12"/>
                            <w:lang w:val="ru-RU"/>
                          </w:rPr>
                          <w:t>Среда, отличная от жидкости мгновенного испарения</w:t>
                        </w:r>
                      </w:p>
                      <w:p w14:paraId="79C879F2" w14:textId="77777777" w:rsidR="00BF7F3C" w:rsidRPr="00842BDE" w:rsidRDefault="00BF7F3C" w:rsidP="00BA168E">
                        <w:pPr>
                          <w:shd w:val="clear" w:color="auto" w:fill="FFFFFF" w:themeFill="background1"/>
                          <w:spacing w:before="0" w:line="240" w:lineRule="auto"/>
                          <w:ind w:left="0"/>
                          <w:jc w:val="center"/>
                          <w:rPr>
                            <w:rFonts w:asciiTheme="minorHAnsi" w:hAnsiTheme="minorHAnsi"/>
                            <w:b/>
                            <w:sz w:val="12"/>
                            <w:szCs w:val="14"/>
                          </w:rPr>
                        </w:pPr>
                        <w:r w:rsidRPr="00842BDE">
                          <w:rPr>
                            <w:rFonts w:asciiTheme="minorHAnsi" w:hAnsiTheme="minorHAnsi"/>
                            <w:b/>
                            <w:sz w:val="12"/>
                          </w:rPr>
                          <w:t>Среда</w:t>
                        </w:r>
                      </w:p>
                    </w:txbxContent>
                  </v:textbox>
                </v:shape>
              </v:group>
            </w:pict>
          </mc:Fallback>
        </mc:AlternateContent>
      </w:r>
      <w:r w:rsidR="00BA168E" w:rsidRPr="00550B67">
        <w:rPr>
          <w:b/>
          <w:lang w:val="ru-RU"/>
        </w:rPr>
        <w:t xml:space="preserve">Рисунок </w:t>
      </w:r>
      <w:r w:rsidR="00BA168E">
        <w:rPr>
          <w:b/>
        </w:rPr>
        <w:t>D</w:t>
      </w:r>
      <w:r w:rsidR="00BA168E" w:rsidRPr="00550B67">
        <w:rPr>
          <w:b/>
          <w:lang w:val="ru-RU"/>
        </w:rPr>
        <w:t>-6:</w:t>
      </w:r>
      <w:r w:rsidR="00BA168E" w:rsidRPr="00550B67">
        <w:rPr>
          <w:lang w:val="ru-RU"/>
        </w:rPr>
        <w:t xml:space="preserve"> Общие правила для регулирующих </w:t>
      </w:r>
      <w:r w:rsidR="00BA168E">
        <w:t>Y</w:t>
      </w:r>
      <w:r w:rsidR="00BA168E" w:rsidRPr="00550B67">
        <w:rPr>
          <w:lang w:val="ru-RU"/>
        </w:rPr>
        <w:t>-образных</w:t>
      </w:r>
    </w:p>
    <w:p w14:paraId="0BCDB109" w14:textId="77777777" w:rsidR="00BA168E" w:rsidRDefault="00BA168E" w:rsidP="00BA168E">
      <w:pPr>
        <w:pStyle w:val="ListParagraph"/>
        <w:spacing w:after="0" w:line="240" w:lineRule="auto"/>
        <w:ind w:left="1080" w:firstLine="360"/>
      </w:pPr>
      <w:r>
        <w:t>клапанов диаметром 3/4 – 1-1/2 дюйма</w:t>
      </w:r>
    </w:p>
    <w:p w14:paraId="6D0D50C0" w14:textId="77777777" w:rsidR="00BA168E" w:rsidRDefault="00BA168E" w:rsidP="00BA168E">
      <w:pPr>
        <w:pStyle w:val="ListParagraph"/>
        <w:spacing w:after="0" w:line="240" w:lineRule="auto"/>
        <w:ind w:left="360"/>
        <w:rPr>
          <w:rFonts w:asciiTheme="minorHAnsi" w:hAnsiTheme="minorHAnsi"/>
          <w:sz w:val="14"/>
          <w:szCs w:val="14"/>
        </w:rPr>
      </w:pPr>
    </w:p>
    <w:p w14:paraId="32DFD594" w14:textId="77777777" w:rsidR="00BA168E" w:rsidRDefault="00BA168E" w:rsidP="00BA168E">
      <w:pPr>
        <w:pStyle w:val="ListParagraph"/>
        <w:spacing w:line="240" w:lineRule="auto"/>
        <w:ind w:left="360"/>
        <w:rPr>
          <w:b/>
        </w:rPr>
      </w:pPr>
    </w:p>
    <w:p w14:paraId="5011641C" w14:textId="77777777" w:rsidR="00BA168E" w:rsidRDefault="00BA168E" w:rsidP="00BA168E">
      <w:pPr>
        <w:pStyle w:val="ListParagraph"/>
        <w:spacing w:line="240" w:lineRule="auto"/>
        <w:ind w:left="360"/>
        <w:rPr>
          <w:b/>
        </w:rPr>
      </w:pPr>
    </w:p>
    <w:p w14:paraId="463A5BBD" w14:textId="77777777" w:rsidR="00BA168E" w:rsidRDefault="00BA168E" w:rsidP="00BA168E">
      <w:pPr>
        <w:pStyle w:val="ListParagraph"/>
        <w:spacing w:line="240" w:lineRule="auto"/>
        <w:ind w:left="360"/>
        <w:rPr>
          <w:b/>
        </w:rPr>
      </w:pPr>
    </w:p>
    <w:p w14:paraId="47DE4C22" w14:textId="77777777" w:rsidR="00BA168E" w:rsidRDefault="00BA168E" w:rsidP="00BA168E">
      <w:pPr>
        <w:pStyle w:val="ListParagraph"/>
        <w:spacing w:line="240" w:lineRule="auto"/>
        <w:ind w:left="360"/>
        <w:rPr>
          <w:b/>
        </w:rPr>
      </w:pPr>
    </w:p>
    <w:p w14:paraId="361B9276" w14:textId="77777777" w:rsidR="00BA168E" w:rsidRDefault="00BA168E" w:rsidP="00BA168E">
      <w:pPr>
        <w:pStyle w:val="ListParagraph"/>
        <w:spacing w:line="240" w:lineRule="auto"/>
        <w:ind w:left="360"/>
        <w:rPr>
          <w:b/>
        </w:rPr>
      </w:pPr>
    </w:p>
    <w:p w14:paraId="5ACE981A" w14:textId="77777777" w:rsidR="00BA168E" w:rsidRDefault="00BA168E" w:rsidP="00BA168E">
      <w:pPr>
        <w:pStyle w:val="ListParagraph"/>
        <w:spacing w:line="240" w:lineRule="auto"/>
        <w:ind w:left="360"/>
        <w:rPr>
          <w:b/>
        </w:rPr>
      </w:pPr>
    </w:p>
    <w:p w14:paraId="42ADF21D" w14:textId="77777777" w:rsidR="00BA168E" w:rsidRDefault="00BA168E" w:rsidP="00BA168E">
      <w:pPr>
        <w:pStyle w:val="ListParagraph"/>
        <w:spacing w:line="240" w:lineRule="auto"/>
        <w:ind w:left="360"/>
        <w:rPr>
          <w:b/>
        </w:rPr>
      </w:pPr>
    </w:p>
    <w:p w14:paraId="262E261E" w14:textId="77777777" w:rsidR="00BA168E" w:rsidRDefault="00BA168E" w:rsidP="00BA168E">
      <w:pPr>
        <w:pStyle w:val="ListParagraph"/>
        <w:spacing w:line="240" w:lineRule="auto"/>
        <w:ind w:left="360"/>
        <w:rPr>
          <w:b/>
        </w:rPr>
      </w:pPr>
    </w:p>
    <w:p w14:paraId="53790FBC" w14:textId="77777777" w:rsidR="00BA168E" w:rsidRDefault="00BA168E" w:rsidP="00BA168E">
      <w:pPr>
        <w:pStyle w:val="ListParagraph"/>
        <w:spacing w:line="240" w:lineRule="auto"/>
        <w:ind w:left="360"/>
        <w:rPr>
          <w:b/>
        </w:rPr>
      </w:pPr>
    </w:p>
    <w:p w14:paraId="665D7A08" w14:textId="77777777" w:rsidR="00BA168E" w:rsidRDefault="00BA168E" w:rsidP="00BA168E">
      <w:pPr>
        <w:pStyle w:val="ListParagraph"/>
        <w:spacing w:line="240" w:lineRule="auto"/>
        <w:ind w:left="360"/>
        <w:rPr>
          <w:b/>
        </w:rPr>
      </w:pPr>
    </w:p>
    <w:p w14:paraId="2B1F83D6" w14:textId="77777777" w:rsidR="00BA168E" w:rsidRDefault="00BA168E" w:rsidP="00BA168E">
      <w:pPr>
        <w:pStyle w:val="ListParagraph"/>
        <w:spacing w:line="240" w:lineRule="auto"/>
        <w:ind w:left="360"/>
        <w:rPr>
          <w:b/>
        </w:rPr>
      </w:pPr>
    </w:p>
    <w:p w14:paraId="7311770A" w14:textId="77777777" w:rsidR="00BA168E" w:rsidRDefault="00BA168E" w:rsidP="00BA168E">
      <w:pPr>
        <w:pStyle w:val="ListParagraph"/>
        <w:spacing w:line="240" w:lineRule="auto"/>
        <w:ind w:left="360"/>
        <w:rPr>
          <w:b/>
        </w:rPr>
      </w:pPr>
    </w:p>
    <w:p w14:paraId="0010B3B9" w14:textId="77777777" w:rsidR="00BA168E" w:rsidRDefault="00BA168E" w:rsidP="00BA168E">
      <w:pPr>
        <w:pStyle w:val="ListParagraph"/>
        <w:spacing w:line="240" w:lineRule="auto"/>
        <w:ind w:left="360"/>
        <w:rPr>
          <w:b/>
        </w:rPr>
      </w:pPr>
    </w:p>
    <w:p w14:paraId="1BCB61B4" w14:textId="77777777" w:rsidR="00BA168E" w:rsidRDefault="00BA168E" w:rsidP="00BA168E">
      <w:pPr>
        <w:pStyle w:val="ListParagraph"/>
        <w:spacing w:line="240" w:lineRule="auto"/>
        <w:ind w:left="360"/>
        <w:rPr>
          <w:b/>
        </w:rPr>
      </w:pPr>
    </w:p>
    <w:p w14:paraId="646FF149" w14:textId="77777777" w:rsidR="00BA168E" w:rsidRDefault="00BA168E" w:rsidP="00BA168E">
      <w:pPr>
        <w:pStyle w:val="ListParagraph"/>
        <w:spacing w:line="240" w:lineRule="auto"/>
        <w:ind w:left="360"/>
        <w:rPr>
          <w:b/>
        </w:rPr>
      </w:pPr>
    </w:p>
    <w:p w14:paraId="35885C28" w14:textId="77777777" w:rsidR="00BA168E" w:rsidRDefault="00BA168E" w:rsidP="00BA168E">
      <w:pPr>
        <w:ind w:left="0"/>
        <w:rPr>
          <w:rFonts w:asciiTheme="minorHAnsi" w:hAnsiTheme="minorHAnsi"/>
          <w:sz w:val="16"/>
          <w:szCs w:val="16"/>
        </w:rPr>
      </w:pPr>
      <w:r>
        <w:rPr>
          <w:rFonts w:asciiTheme="minorHAnsi" w:hAnsiTheme="minorHAnsi"/>
          <w:sz w:val="16"/>
        </w:rPr>
        <w:t>Примечания</w:t>
      </w:r>
    </w:p>
    <w:p w14:paraId="4B442DD1" w14:textId="77777777" w:rsidR="00BA168E" w:rsidRDefault="00BA168E" w:rsidP="00BA168E">
      <w:pPr>
        <w:pStyle w:val="ListParagraph"/>
        <w:numPr>
          <w:ilvl w:val="0"/>
          <w:numId w:val="55"/>
        </w:numPr>
        <w:spacing w:after="0" w:line="240" w:lineRule="auto"/>
        <w:rPr>
          <w:rFonts w:asciiTheme="minorHAnsi" w:hAnsiTheme="minorHAnsi"/>
          <w:sz w:val="16"/>
          <w:szCs w:val="16"/>
        </w:rPr>
      </w:pPr>
      <w:r w:rsidRPr="00550B67">
        <w:rPr>
          <w:rFonts w:asciiTheme="minorHAnsi" w:hAnsiTheme="minorHAnsi"/>
          <w:sz w:val="16"/>
          <w:lang w:val="ru-RU"/>
        </w:rPr>
        <w:t xml:space="preserve">У </w:t>
      </w:r>
      <w:r>
        <w:rPr>
          <w:rFonts w:asciiTheme="minorHAnsi" w:hAnsiTheme="minorHAnsi"/>
          <w:sz w:val="16"/>
        </w:rPr>
        <w:t>Y</w:t>
      </w:r>
      <w:r w:rsidRPr="00550B67">
        <w:rPr>
          <w:rFonts w:asciiTheme="minorHAnsi" w:hAnsiTheme="minorHAnsi"/>
          <w:sz w:val="16"/>
          <w:lang w:val="ru-RU"/>
        </w:rPr>
        <w:t xml:space="preserve">-образных клапанов обычно регулируемые шарнирные диски в корпусе типа клетки.  </w:t>
      </w:r>
      <w:r>
        <w:rPr>
          <w:rFonts w:asciiTheme="minorHAnsi" w:hAnsiTheme="minorHAnsi"/>
          <w:sz w:val="16"/>
        </w:rPr>
        <w:t>Диск регулируется в клетке в одной точке возле штока.</w:t>
      </w:r>
    </w:p>
    <w:p w14:paraId="119E891D" w14:textId="77777777" w:rsidR="00BA168E" w:rsidRPr="00AE4D64" w:rsidRDefault="00BA168E" w:rsidP="00BA168E">
      <w:pPr>
        <w:pStyle w:val="ListParagraph"/>
        <w:spacing w:after="0" w:line="240" w:lineRule="auto"/>
        <w:ind w:left="360"/>
        <w:rPr>
          <w:rFonts w:asciiTheme="minorHAnsi" w:hAnsiTheme="minorHAnsi"/>
          <w:sz w:val="16"/>
          <w:lang w:val="ru-RU"/>
        </w:rPr>
      </w:pPr>
      <w:r w:rsidRPr="00550B67">
        <w:rPr>
          <w:rFonts w:asciiTheme="minorHAnsi" w:hAnsiTheme="minorHAnsi"/>
          <w:sz w:val="16"/>
          <w:lang w:val="ru-RU"/>
        </w:rPr>
        <w:t>Некоторые изготовители предлагают полностью регулируемый диск или невращающийся диск, регулируемый в двух точках, что представляет собой конструкцию, наиболее устойчивую к вибрации диска и штока.  Важно выяснить, какова конструкция диска в оцениваемом клапане.  Если она не известна, предполагается, что это шарнирный диск с одинарным регулированием в корпусе типа клетки. Далее необходимо выяснить, требуется ли дальнейшая оценка.</w:t>
      </w:r>
    </w:p>
    <w:p w14:paraId="78ACE73D" w14:textId="5321C4DF" w:rsidR="00AE4D64" w:rsidRPr="009256D7" w:rsidRDefault="009256D7" w:rsidP="00AE4D64">
      <w:pPr>
        <w:pStyle w:val="ListParagraph"/>
        <w:numPr>
          <w:ilvl w:val="0"/>
          <w:numId w:val="55"/>
        </w:numPr>
        <w:spacing w:after="0" w:line="240" w:lineRule="auto"/>
        <w:rPr>
          <w:rFonts w:asciiTheme="minorHAnsi" w:hAnsiTheme="minorHAnsi"/>
          <w:sz w:val="16"/>
          <w:szCs w:val="16"/>
          <w:lang w:val="ru-RU"/>
        </w:rPr>
      </w:pPr>
      <w:r>
        <w:rPr>
          <w:rFonts w:asciiTheme="minorHAnsi" w:hAnsiTheme="minorHAnsi"/>
          <w:sz w:val="16"/>
          <w:lang w:val="ru-RU"/>
        </w:rPr>
        <w:t xml:space="preserve">При высоком </w:t>
      </w:r>
      <w:r w:rsidRPr="009256D7">
        <w:rPr>
          <w:rFonts w:asciiTheme="minorHAnsi" w:hAnsiTheme="minorHAnsi"/>
          <w:sz w:val="16"/>
          <w:lang w:val="ru-RU"/>
        </w:rPr>
        <w:t xml:space="preserve">ΔP </w:t>
      </w:r>
      <w:r>
        <w:rPr>
          <w:rFonts w:asciiTheme="minorHAnsi" w:hAnsiTheme="minorHAnsi"/>
          <w:sz w:val="16"/>
          <w:lang w:val="ru-RU"/>
        </w:rPr>
        <w:t>необходимо п</w:t>
      </w:r>
      <w:r w:rsidR="00AE4D64">
        <w:rPr>
          <w:rFonts w:asciiTheme="minorHAnsi" w:hAnsiTheme="minorHAnsi"/>
          <w:sz w:val="16"/>
          <w:lang w:val="ru-RU"/>
        </w:rPr>
        <w:t>роконсультир</w:t>
      </w:r>
      <w:r>
        <w:rPr>
          <w:rFonts w:asciiTheme="minorHAnsi" w:hAnsiTheme="minorHAnsi"/>
          <w:sz w:val="16"/>
          <w:lang w:val="ru-RU"/>
        </w:rPr>
        <w:t>оваться</w:t>
      </w:r>
      <w:r w:rsidR="00AE4D64">
        <w:rPr>
          <w:rFonts w:asciiTheme="minorHAnsi" w:hAnsiTheme="minorHAnsi"/>
          <w:sz w:val="16"/>
          <w:lang w:val="ru-RU"/>
        </w:rPr>
        <w:t xml:space="preserve"> с производителем клапана</w:t>
      </w:r>
      <w:r w:rsidR="00AC6F05">
        <w:rPr>
          <w:rFonts w:asciiTheme="minorHAnsi" w:hAnsiTheme="minorHAnsi"/>
          <w:sz w:val="16"/>
          <w:lang w:val="ru-RU"/>
        </w:rPr>
        <w:t xml:space="preserve"> о необходимости полного исполнения затвора из стеллита для уменьшения проблем с эрозией</w:t>
      </w:r>
      <w:ins w:id="2635" w:author="Zhunisbayev, Olzhasbek [Bolashak Atyrau Limited]" w:date="2024-11-12T13:45:00Z" w16du:dateUtc="2024-11-12T08:45:00Z">
        <w:r w:rsidR="00E654D9">
          <w:rPr>
            <w:rFonts w:asciiTheme="minorHAnsi" w:hAnsiTheme="minorHAnsi"/>
            <w:sz w:val="16"/>
            <w:lang w:val="ru-RU"/>
          </w:rPr>
          <w:t>.</w:t>
        </w:r>
      </w:ins>
    </w:p>
    <w:p w14:paraId="09FEDD61" w14:textId="77777777" w:rsidR="00BA168E" w:rsidRPr="00670A1A" w:rsidRDefault="00BA168E" w:rsidP="00BA168E">
      <w:pPr>
        <w:autoSpaceDE/>
        <w:autoSpaceDN/>
        <w:adjustRightInd/>
        <w:spacing w:before="0" w:line="240" w:lineRule="auto"/>
        <w:ind w:left="0"/>
        <w:rPr>
          <w:lang w:val="ru-RU"/>
        </w:rPr>
      </w:pPr>
      <w:r w:rsidRPr="00550B67">
        <w:rPr>
          <w:lang w:val="ru-RU"/>
        </w:rPr>
        <w:br w:type="page"/>
      </w:r>
      <w:r w:rsidRPr="00550B67">
        <w:rPr>
          <w:b/>
          <w:lang w:val="ru-RU"/>
        </w:rPr>
        <w:lastRenderedPageBreak/>
        <w:t xml:space="preserve">Рисунок </w:t>
      </w:r>
      <w:r>
        <w:rPr>
          <w:b/>
        </w:rPr>
        <w:t>D</w:t>
      </w:r>
      <w:r w:rsidRPr="00550B67">
        <w:rPr>
          <w:b/>
          <w:lang w:val="ru-RU"/>
        </w:rPr>
        <w:t>-7:</w:t>
      </w:r>
      <w:r w:rsidRPr="00550B67">
        <w:rPr>
          <w:lang w:val="ru-RU"/>
        </w:rPr>
        <w:t xml:space="preserve"> </w:t>
      </w:r>
      <w:r>
        <w:t>Y</w:t>
      </w:r>
      <w:r w:rsidRPr="00550B67">
        <w:rPr>
          <w:lang w:val="ru-RU"/>
        </w:rPr>
        <w:t xml:space="preserve">-образный регулирующий клапан </w:t>
      </w:r>
    </w:p>
    <w:p w14:paraId="117F7C6D" w14:textId="3DD9EE66" w:rsidR="00BA168E" w:rsidRDefault="00673A21" w:rsidP="00BA168E">
      <w:pPr>
        <w:autoSpaceDE/>
        <w:autoSpaceDN/>
        <w:adjustRightInd/>
        <w:spacing w:before="0" w:line="240" w:lineRule="auto"/>
        <w:ind w:firstLine="698"/>
        <w:rPr>
          <w:lang w:val="ru-RU"/>
        </w:rPr>
      </w:pPr>
      <w:r>
        <w:rPr>
          <w:noProof/>
        </w:rPr>
        <mc:AlternateContent>
          <mc:Choice Requires="wpg">
            <w:drawing>
              <wp:anchor distT="0" distB="0" distL="114300" distR="114300" simplePos="0" relativeHeight="251615232" behindDoc="0" locked="0" layoutInCell="1" allowOverlap="1" wp14:anchorId="1F282E2E" wp14:editId="6F056AAA">
                <wp:simplePos x="0" y="0"/>
                <wp:positionH relativeFrom="column">
                  <wp:posOffset>-395605</wp:posOffset>
                </wp:positionH>
                <wp:positionV relativeFrom="paragraph">
                  <wp:posOffset>-189230</wp:posOffset>
                </wp:positionV>
                <wp:extent cx="9770745" cy="4944745"/>
                <wp:effectExtent l="13970" t="9525" r="0" b="8255"/>
                <wp:wrapNone/>
                <wp:docPr id="1123425352" name="Group 2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70745" cy="4944745"/>
                          <a:chOff x="924" y="1433"/>
                          <a:chExt cx="15387" cy="7787"/>
                        </a:xfrm>
                      </wpg:grpSpPr>
                      <wps:wsp>
                        <wps:cNvPr id="778415285" name="AutoShape 2882"/>
                        <wps:cNvCnPr>
                          <a:cxnSpLocks noChangeShapeType="1"/>
                        </wps:cNvCnPr>
                        <wps:spPr bwMode="auto">
                          <a:xfrm>
                            <a:off x="16001" y="6087"/>
                            <a:ext cx="0" cy="19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7421933" name="AutoShape 2883"/>
                        <wps:cNvCnPr>
                          <a:cxnSpLocks noChangeShapeType="1"/>
                        </wps:cNvCnPr>
                        <wps:spPr bwMode="auto">
                          <a:xfrm>
                            <a:off x="13531" y="6067"/>
                            <a:ext cx="2"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3958000" name="Oval 2884"/>
                        <wps:cNvSpPr>
                          <a:spLocks noChangeArrowheads="1"/>
                        </wps:cNvSpPr>
                        <wps:spPr bwMode="auto">
                          <a:xfrm>
                            <a:off x="7700" y="1433"/>
                            <a:ext cx="1854" cy="1114"/>
                          </a:xfrm>
                          <a:prstGeom prst="ellipse">
                            <a:avLst/>
                          </a:prstGeom>
                          <a:solidFill>
                            <a:srgbClr val="FFFFFF"/>
                          </a:solidFill>
                          <a:ln w="9525">
                            <a:solidFill>
                              <a:srgbClr val="000000"/>
                            </a:solidFill>
                            <a:round/>
                            <a:headEnd/>
                            <a:tailEnd/>
                          </a:ln>
                        </wps:spPr>
                        <wps:txbx>
                          <w:txbxContent>
                            <w:p w14:paraId="335ABF2E" w14:textId="77777777" w:rsidR="00BF7F3C" w:rsidRPr="006974F3" w:rsidRDefault="00BF7F3C" w:rsidP="00BA168E">
                              <w:pPr>
                                <w:spacing w:before="0" w:line="240" w:lineRule="auto"/>
                                <w:ind w:left="-142" w:right="-176"/>
                                <w:jc w:val="center"/>
                                <w:rPr>
                                  <w:rFonts w:asciiTheme="minorHAnsi" w:hAnsiTheme="minorHAnsi"/>
                                  <w:b/>
                                  <w:sz w:val="14"/>
                                  <w:szCs w:val="14"/>
                                  <w:lang w:val="ru-RU"/>
                                </w:rPr>
                              </w:pPr>
                              <w:r w:rsidRPr="006974F3">
                                <w:rPr>
                                  <w:rFonts w:asciiTheme="minorHAnsi" w:hAnsiTheme="minorHAnsi"/>
                                  <w:b/>
                                  <w:sz w:val="14"/>
                                  <w:szCs w:val="14"/>
                                </w:rPr>
                                <w:t>Y</w:t>
                              </w:r>
                              <w:r w:rsidRPr="006974F3">
                                <w:rPr>
                                  <w:rFonts w:asciiTheme="minorHAnsi" w:hAnsiTheme="minorHAnsi"/>
                                  <w:b/>
                                  <w:sz w:val="14"/>
                                  <w:szCs w:val="14"/>
                                  <w:lang w:val="ru-RU"/>
                                </w:rPr>
                                <w:t>-образный регулирующий клапан, диаметр</w:t>
                              </w:r>
                            </w:p>
                            <w:p w14:paraId="3B6519D5" w14:textId="77777777" w:rsidR="00BF7F3C" w:rsidRPr="006974F3" w:rsidRDefault="00BF7F3C" w:rsidP="00BA168E">
                              <w:pPr>
                                <w:spacing w:before="0" w:line="240" w:lineRule="auto"/>
                                <w:ind w:left="-142" w:right="-176"/>
                                <w:jc w:val="center"/>
                                <w:rPr>
                                  <w:rFonts w:asciiTheme="minorHAnsi" w:hAnsiTheme="minorHAnsi"/>
                                  <w:b/>
                                  <w:sz w:val="14"/>
                                  <w:szCs w:val="14"/>
                                  <w:lang w:val="ru-RU"/>
                                </w:rPr>
                              </w:pPr>
                              <w:r w:rsidRPr="006974F3">
                                <w:rPr>
                                  <w:rFonts w:asciiTheme="minorHAnsi" w:hAnsiTheme="minorHAnsi"/>
                                  <w:b/>
                                  <w:sz w:val="14"/>
                                  <w:szCs w:val="14"/>
                                  <w:lang w:val="ru-RU"/>
                                </w:rPr>
                                <w:t>2 – 3 дюйма</w:t>
                              </w:r>
                            </w:p>
                          </w:txbxContent>
                        </wps:txbx>
                        <wps:bodyPr rot="0" vert="horz" wrap="square" lIns="91440" tIns="45720" rIns="91440" bIns="45720" anchor="t" anchorCtr="0" upright="1">
                          <a:noAutofit/>
                        </wps:bodyPr>
                      </wps:wsp>
                      <wps:wsp>
                        <wps:cNvPr id="104434220" name="AutoShape 2885"/>
                        <wps:cNvSpPr>
                          <a:spLocks noChangeArrowheads="1"/>
                        </wps:cNvSpPr>
                        <wps:spPr bwMode="auto">
                          <a:xfrm>
                            <a:off x="7051" y="2847"/>
                            <a:ext cx="3174" cy="1421"/>
                          </a:xfrm>
                          <a:prstGeom prst="flowChartDecision">
                            <a:avLst/>
                          </a:prstGeom>
                          <a:solidFill>
                            <a:srgbClr val="FFFFFF"/>
                          </a:solidFill>
                          <a:ln w="9525">
                            <a:solidFill>
                              <a:srgbClr val="000000"/>
                            </a:solidFill>
                            <a:miter lim="800000"/>
                            <a:headEnd/>
                            <a:tailEnd/>
                          </a:ln>
                        </wps:spPr>
                        <wps:txbx>
                          <w:txbxContent>
                            <w:p w14:paraId="0CDF62D9" w14:textId="77777777" w:rsidR="00BF7F3C" w:rsidRPr="00CA2BEB" w:rsidRDefault="00BF7F3C" w:rsidP="00BA168E">
                              <w:pPr>
                                <w:spacing w:before="0" w:line="240" w:lineRule="auto"/>
                                <w:ind w:left="-142" w:right="-104"/>
                                <w:jc w:val="center"/>
                                <w:rPr>
                                  <w:rFonts w:asciiTheme="minorHAnsi" w:hAnsiTheme="minorHAnsi"/>
                                  <w:sz w:val="13"/>
                                  <w:szCs w:val="13"/>
                                  <w:lang w:val="ru-RU"/>
                                </w:rPr>
                              </w:pPr>
                              <w:r w:rsidRPr="006974F3">
                                <w:rPr>
                                  <w:rFonts w:asciiTheme="minorHAnsi" w:hAnsiTheme="minorHAnsi"/>
                                  <w:sz w:val="13"/>
                                  <w:szCs w:val="13"/>
                                  <w:lang w:val="ru-RU"/>
                                </w:rPr>
                                <w:t xml:space="preserve">Есть ли у </w:t>
                              </w:r>
                              <w:r w:rsidRPr="006974F3">
                                <w:rPr>
                                  <w:rFonts w:asciiTheme="minorHAnsi" w:hAnsiTheme="minorHAnsi"/>
                                  <w:sz w:val="13"/>
                                  <w:szCs w:val="13"/>
                                </w:rPr>
                                <w:t>Y</w:t>
                              </w:r>
                              <w:r w:rsidRPr="006974F3">
                                <w:rPr>
                                  <w:rFonts w:asciiTheme="minorHAnsi" w:hAnsiTheme="minorHAnsi"/>
                                  <w:sz w:val="13"/>
                                  <w:szCs w:val="13"/>
                                  <w:lang w:val="ru-RU"/>
                                </w:rPr>
                                <w:t>-образного клапана полностью направляемый невращающийся диск?</w:t>
                              </w:r>
                            </w:p>
                            <w:p w14:paraId="70DFC677" w14:textId="77777777" w:rsidR="00BF7F3C" w:rsidRPr="006974F3" w:rsidRDefault="00BF7F3C" w:rsidP="00BA168E">
                              <w:pPr>
                                <w:spacing w:before="0" w:line="240" w:lineRule="auto"/>
                                <w:ind w:left="-142" w:right="-104"/>
                                <w:jc w:val="center"/>
                                <w:rPr>
                                  <w:rFonts w:asciiTheme="minorHAnsi" w:hAnsiTheme="minorHAnsi"/>
                                  <w:sz w:val="13"/>
                                  <w:szCs w:val="13"/>
                                  <w:lang w:val="ru-RU"/>
                                </w:rPr>
                              </w:pPr>
                              <w:r w:rsidRPr="006974F3">
                                <w:rPr>
                                  <w:rFonts w:asciiTheme="minorHAnsi" w:hAnsiTheme="minorHAnsi"/>
                                  <w:sz w:val="13"/>
                                  <w:szCs w:val="13"/>
                                  <w:lang w:val="ru-RU"/>
                                </w:rPr>
                                <w:t xml:space="preserve"> См. прим. 1.</w:t>
                              </w:r>
                            </w:p>
                          </w:txbxContent>
                        </wps:txbx>
                        <wps:bodyPr rot="0" vert="horz" wrap="square" lIns="91440" tIns="45720" rIns="91440" bIns="45720" anchor="t" anchorCtr="0" upright="1">
                          <a:noAutofit/>
                        </wps:bodyPr>
                      </wps:wsp>
                      <wps:wsp>
                        <wps:cNvPr id="1484895405" name="AutoShape 2886"/>
                        <wps:cNvSpPr>
                          <a:spLocks noChangeArrowheads="1"/>
                        </wps:cNvSpPr>
                        <wps:spPr bwMode="auto">
                          <a:xfrm>
                            <a:off x="11087" y="3866"/>
                            <a:ext cx="2762" cy="890"/>
                          </a:xfrm>
                          <a:prstGeom prst="roundRect">
                            <a:avLst>
                              <a:gd name="adj" fmla="val 16667"/>
                            </a:avLst>
                          </a:prstGeom>
                          <a:solidFill>
                            <a:srgbClr val="FFFFFF"/>
                          </a:solidFill>
                          <a:ln w="9525">
                            <a:solidFill>
                              <a:srgbClr val="000000"/>
                            </a:solidFill>
                            <a:round/>
                            <a:headEnd/>
                            <a:tailEnd/>
                          </a:ln>
                        </wps:spPr>
                        <wps:txbx>
                          <w:txbxContent>
                            <w:p w14:paraId="1850A52E" w14:textId="77777777" w:rsidR="00BF7F3C" w:rsidRPr="006974F3" w:rsidRDefault="00BF7F3C" w:rsidP="00BA168E">
                              <w:pPr>
                                <w:spacing w:before="0" w:line="240" w:lineRule="auto"/>
                                <w:ind w:left="-142" w:right="-162"/>
                                <w:jc w:val="center"/>
                                <w:rPr>
                                  <w:rFonts w:asciiTheme="minorHAnsi" w:hAnsiTheme="minorHAnsi"/>
                                  <w:sz w:val="13"/>
                                  <w:szCs w:val="13"/>
                                  <w:lang w:val="ru-RU"/>
                                </w:rPr>
                              </w:pPr>
                              <w:r w:rsidRPr="006974F3">
                                <w:rPr>
                                  <w:rFonts w:asciiTheme="minorHAnsi" w:hAnsiTheme="minorHAnsi"/>
                                  <w:sz w:val="13"/>
                                  <w:szCs w:val="13"/>
                                  <w:lang w:val="ru-RU"/>
                                </w:rPr>
                                <w:t>Рабочая среда клапана</w:t>
                              </w:r>
                            </w:p>
                            <w:p w14:paraId="68DD8F1B" w14:textId="77777777" w:rsidR="00BF7F3C" w:rsidRPr="00CA2BEB" w:rsidRDefault="00BF7F3C" w:rsidP="00BA168E">
                              <w:pPr>
                                <w:spacing w:before="0" w:line="240" w:lineRule="auto"/>
                                <w:ind w:left="-142" w:right="-162"/>
                                <w:jc w:val="center"/>
                                <w:rPr>
                                  <w:rFonts w:asciiTheme="minorHAnsi" w:hAnsiTheme="minorHAnsi"/>
                                  <w:sz w:val="13"/>
                                  <w:szCs w:val="13"/>
                                  <w:lang w:val="ru-RU"/>
                                </w:rPr>
                              </w:pPr>
                              <w:r w:rsidRPr="006974F3">
                                <w:rPr>
                                  <w:rFonts w:asciiTheme="minorHAnsi" w:hAnsiTheme="minorHAnsi"/>
                                  <w:sz w:val="13"/>
                                  <w:szCs w:val="13"/>
                                  <w:lang w:val="ru-RU"/>
                                </w:rPr>
                                <w:t xml:space="preserve">(Условия технологической среды клапана) </w:t>
                              </w:r>
                            </w:p>
                            <w:p w14:paraId="16C7DDE5" w14:textId="77777777" w:rsidR="00BF7F3C" w:rsidRPr="001E3AE7" w:rsidRDefault="00BF7F3C" w:rsidP="00BA168E">
                              <w:pPr>
                                <w:spacing w:before="0" w:line="240" w:lineRule="auto"/>
                                <w:ind w:left="-142" w:right="-162"/>
                                <w:jc w:val="center"/>
                                <w:rPr>
                                  <w:rFonts w:asciiTheme="minorHAnsi" w:hAnsiTheme="minorHAnsi"/>
                                  <w:sz w:val="14"/>
                                  <w:szCs w:val="14"/>
                                  <w:lang w:val="ru-RU"/>
                                </w:rPr>
                              </w:pPr>
                              <w:r w:rsidRPr="006974F3">
                                <w:rPr>
                                  <w:rFonts w:asciiTheme="minorHAnsi" w:hAnsiTheme="minorHAnsi"/>
                                  <w:sz w:val="13"/>
                                  <w:szCs w:val="13"/>
                                  <w:lang w:val="ru-RU"/>
                                </w:rPr>
                                <w:t>| Данные положения относятся к невращающимся полностью регулируемым|</w:t>
                              </w:r>
                              <w:r w:rsidRPr="001E3AE7">
                                <w:rPr>
                                  <w:rFonts w:asciiTheme="minorHAnsi" w:hAnsiTheme="minorHAnsi"/>
                                  <w:sz w:val="14"/>
                                  <w:lang w:val="ru-RU"/>
                                </w:rPr>
                                <w:t xml:space="preserve"> дискам или дискам с двойным регулированием|</w:t>
                              </w:r>
                            </w:p>
                          </w:txbxContent>
                        </wps:txbx>
                        <wps:bodyPr rot="0" vert="horz" wrap="square" lIns="91440" tIns="45720" rIns="91440" bIns="45720" anchor="t" anchorCtr="0" upright="1">
                          <a:noAutofit/>
                        </wps:bodyPr>
                      </wps:wsp>
                      <wps:wsp>
                        <wps:cNvPr id="270976696" name="AutoShape 2887"/>
                        <wps:cNvSpPr>
                          <a:spLocks noChangeArrowheads="1"/>
                        </wps:cNvSpPr>
                        <wps:spPr bwMode="auto">
                          <a:xfrm>
                            <a:off x="1221" y="5450"/>
                            <a:ext cx="1171" cy="1161"/>
                          </a:xfrm>
                          <a:prstGeom prst="flowChartDecision">
                            <a:avLst/>
                          </a:prstGeom>
                          <a:solidFill>
                            <a:srgbClr val="FFFFFF"/>
                          </a:solidFill>
                          <a:ln w="9525">
                            <a:solidFill>
                              <a:srgbClr val="000000"/>
                            </a:solidFill>
                            <a:miter lim="800000"/>
                            <a:headEnd/>
                            <a:tailEnd/>
                          </a:ln>
                        </wps:spPr>
                        <wps:txbx>
                          <w:txbxContent>
                            <w:p w14:paraId="4CCB298E"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2906150A"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6961DC0C"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400 psi</w:t>
                              </w:r>
                            </w:p>
                          </w:txbxContent>
                        </wps:txbx>
                        <wps:bodyPr rot="0" vert="horz" wrap="square" lIns="91440" tIns="45720" rIns="91440" bIns="45720" anchor="t" anchorCtr="0" upright="1">
                          <a:noAutofit/>
                        </wps:bodyPr>
                      </wps:wsp>
                      <wps:wsp>
                        <wps:cNvPr id="1099272087" name="AutoShape 2888"/>
                        <wps:cNvSpPr>
                          <a:spLocks noChangeArrowheads="1"/>
                        </wps:cNvSpPr>
                        <wps:spPr bwMode="auto">
                          <a:xfrm>
                            <a:off x="3135" y="3892"/>
                            <a:ext cx="2658" cy="890"/>
                          </a:xfrm>
                          <a:prstGeom prst="roundRect">
                            <a:avLst>
                              <a:gd name="adj" fmla="val 16667"/>
                            </a:avLst>
                          </a:prstGeom>
                          <a:solidFill>
                            <a:srgbClr val="FFFFFF"/>
                          </a:solidFill>
                          <a:ln w="9525">
                            <a:solidFill>
                              <a:srgbClr val="000000"/>
                            </a:solidFill>
                            <a:round/>
                            <a:headEnd/>
                            <a:tailEnd/>
                          </a:ln>
                        </wps:spPr>
                        <wps:txbx>
                          <w:txbxContent>
                            <w:p w14:paraId="43489B45"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Рабочая среда клапана </w:t>
                              </w:r>
                            </w:p>
                            <w:p w14:paraId="537975A4"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(Условия технологической среды клапана) </w:t>
                              </w:r>
                            </w:p>
                            <w:p w14:paraId="75A2EAAB"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|Данные положения относятся к </w:t>
                              </w:r>
                              <w:r w:rsidRPr="003C33BD">
                                <w:rPr>
                                  <w:rFonts w:asciiTheme="minorHAnsi" w:hAnsiTheme="minorHAnsi"/>
                                  <w:sz w:val="11"/>
                                  <w:szCs w:val="11"/>
                                </w:rPr>
                                <w:t>Y</w:t>
                              </w:r>
                              <w:r w:rsidRPr="003C33BD">
                                <w:rPr>
                                  <w:rFonts w:asciiTheme="minorHAnsi" w:hAnsiTheme="minorHAnsi"/>
                                  <w:sz w:val="11"/>
                                  <w:szCs w:val="11"/>
                                  <w:lang w:val="ru-RU"/>
                                </w:rPr>
                                <w:t>-образным шарнирным дискам с одинарным регулированием |</w:t>
                              </w:r>
                            </w:p>
                          </w:txbxContent>
                        </wps:txbx>
                        <wps:bodyPr rot="0" vert="horz" wrap="square" lIns="91440" tIns="45720" rIns="91440" bIns="45720" anchor="t" anchorCtr="0" upright="1">
                          <a:noAutofit/>
                        </wps:bodyPr>
                      </wps:wsp>
                      <wps:wsp>
                        <wps:cNvPr id="2059963900" name="AutoShape 2889"/>
                        <wps:cNvSpPr>
                          <a:spLocks noChangeArrowheads="1"/>
                        </wps:cNvSpPr>
                        <wps:spPr bwMode="auto">
                          <a:xfrm>
                            <a:off x="924" y="6926"/>
                            <a:ext cx="1725" cy="768"/>
                          </a:xfrm>
                          <a:prstGeom prst="roundRect">
                            <a:avLst>
                              <a:gd name="adj" fmla="val 16667"/>
                            </a:avLst>
                          </a:prstGeom>
                          <a:solidFill>
                            <a:srgbClr val="FFFFFF"/>
                          </a:solidFill>
                          <a:ln w="9525">
                            <a:solidFill>
                              <a:srgbClr val="000000"/>
                            </a:solidFill>
                            <a:round/>
                            <a:headEnd/>
                            <a:tailEnd/>
                          </a:ln>
                        </wps:spPr>
                        <wps:txbx>
                          <w:txbxContent>
                            <w:p w14:paraId="6BDB0F5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4DE8D18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77BBF0C0"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1135388028" name="Rectangle 2890"/>
                        <wps:cNvSpPr>
                          <a:spLocks noChangeArrowheads="1"/>
                        </wps:cNvSpPr>
                        <wps:spPr bwMode="auto">
                          <a:xfrm>
                            <a:off x="2936" y="8293"/>
                            <a:ext cx="4801" cy="927"/>
                          </a:xfrm>
                          <a:prstGeom prst="rect">
                            <a:avLst/>
                          </a:prstGeom>
                          <a:solidFill>
                            <a:srgbClr val="FFFFFF"/>
                          </a:solidFill>
                          <a:ln w="9525">
                            <a:solidFill>
                              <a:srgbClr val="000000"/>
                            </a:solidFill>
                            <a:miter lim="800000"/>
                            <a:headEnd/>
                            <a:tailEnd/>
                          </a:ln>
                        </wps:spPr>
                        <wps:txbx>
                          <w:txbxContent>
                            <w:p w14:paraId="7E898CE6" w14:textId="77777777" w:rsidR="00BF7F3C" w:rsidRPr="003C33BD" w:rsidRDefault="00BF7F3C" w:rsidP="00BA168E">
                              <w:pPr>
                                <w:spacing w:before="0" w:line="240" w:lineRule="auto"/>
                                <w:ind w:left="0"/>
                                <w:jc w:val="center"/>
                                <w:rPr>
                                  <w:rFonts w:asciiTheme="minorHAnsi" w:hAnsiTheme="minorHAnsi"/>
                                  <w:sz w:val="13"/>
                                  <w:szCs w:val="13"/>
                                  <w:lang w:val="ru-RU"/>
                                </w:rPr>
                              </w:pPr>
                              <w:r w:rsidRPr="003C33BD">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3C33BD">
                                <w:rPr>
                                  <w:rFonts w:asciiTheme="minorHAnsi" w:hAnsiTheme="minorHAnsi"/>
                                  <w:sz w:val="13"/>
                                  <w:szCs w:val="13"/>
                                </w:rPr>
                                <w:t>y</w:t>
                              </w:r>
                              <w:r w:rsidRPr="003C33BD">
                                <w:rPr>
                                  <w:rFonts w:asciiTheme="minorHAnsi" w:hAnsiTheme="minorHAnsi"/>
                                  <w:sz w:val="13"/>
                                  <w:szCs w:val="13"/>
                                  <w:lang w:val="ru-RU"/>
                                </w:rPr>
                                <w:t>-образные клапаны или регулирующие клапаны с ручным управлением.</w:t>
                              </w:r>
                            </w:p>
                          </w:txbxContent>
                        </wps:txbx>
                        <wps:bodyPr rot="0" vert="horz" wrap="square" lIns="91440" tIns="45720" rIns="91440" bIns="45720" anchor="t" anchorCtr="0" upright="1">
                          <a:noAutofit/>
                        </wps:bodyPr>
                      </wps:wsp>
                      <wps:wsp>
                        <wps:cNvPr id="1871800769" name="AutoShape 2891"/>
                        <wps:cNvCnPr>
                          <a:cxnSpLocks noChangeShapeType="1"/>
                        </wps:cNvCnPr>
                        <wps:spPr bwMode="auto">
                          <a:xfrm>
                            <a:off x="8630" y="254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9259374" name="AutoShape 2892"/>
                        <wps:cNvCnPr>
                          <a:cxnSpLocks noChangeShapeType="1"/>
                        </wps:cNvCnPr>
                        <wps:spPr bwMode="auto">
                          <a:xfrm flipH="1">
                            <a:off x="4484" y="3553"/>
                            <a:ext cx="258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6207370" name="AutoShape 2893"/>
                        <wps:cNvCnPr>
                          <a:cxnSpLocks noChangeShapeType="1"/>
                        </wps:cNvCnPr>
                        <wps:spPr bwMode="auto">
                          <a:xfrm>
                            <a:off x="4484" y="3551"/>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247679" name="AutoShape 2894"/>
                        <wps:cNvCnPr>
                          <a:cxnSpLocks noChangeShapeType="1"/>
                        </wps:cNvCnPr>
                        <wps:spPr bwMode="auto">
                          <a:xfrm>
                            <a:off x="10225" y="3551"/>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27272491" name="AutoShape 2895"/>
                        <wps:cNvCnPr>
                          <a:cxnSpLocks noChangeShapeType="1"/>
                        </wps:cNvCnPr>
                        <wps:spPr bwMode="auto">
                          <a:xfrm>
                            <a:off x="12470" y="354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8996807" name="AutoShape 2896"/>
                        <wps:cNvCnPr>
                          <a:cxnSpLocks noChangeShapeType="1"/>
                        </wps:cNvCnPr>
                        <wps:spPr bwMode="auto">
                          <a:xfrm flipH="1">
                            <a:off x="1777" y="4343"/>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756967" name="AutoShape 2897"/>
                        <wps:cNvCnPr>
                          <a:cxnSpLocks noChangeShapeType="1"/>
                        </wps:cNvCnPr>
                        <wps:spPr bwMode="auto">
                          <a:xfrm>
                            <a:off x="1794" y="4333"/>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6751175" name="AutoShape 2898"/>
                        <wps:cNvCnPr>
                          <a:cxnSpLocks noChangeShapeType="1"/>
                        </wps:cNvCnPr>
                        <wps:spPr bwMode="auto">
                          <a:xfrm>
                            <a:off x="5800" y="4294"/>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1955687" name="AutoShape 2899"/>
                        <wps:cNvCnPr>
                          <a:cxnSpLocks noChangeShapeType="1"/>
                        </wps:cNvCnPr>
                        <wps:spPr bwMode="auto">
                          <a:xfrm>
                            <a:off x="6922" y="4316"/>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7110146" name="AutoShape 2900"/>
                        <wps:cNvCnPr>
                          <a:cxnSpLocks noChangeShapeType="1"/>
                        </wps:cNvCnPr>
                        <wps:spPr bwMode="auto">
                          <a:xfrm>
                            <a:off x="4457"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2254705" name="AutoShape 2901"/>
                        <wps:cNvCnPr>
                          <a:cxnSpLocks noChangeShapeType="1"/>
                        </wps:cNvCnPr>
                        <wps:spPr bwMode="auto">
                          <a:xfrm flipH="1">
                            <a:off x="9797" y="4367"/>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7079279" name="AutoShape 2902"/>
                        <wps:cNvCnPr>
                          <a:cxnSpLocks noChangeShapeType="1"/>
                        </wps:cNvCnPr>
                        <wps:spPr bwMode="auto">
                          <a:xfrm>
                            <a:off x="13853" y="4283"/>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3346750" name="AutoShape 2903"/>
                        <wps:cNvCnPr>
                          <a:cxnSpLocks noChangeShapeType="1"/>
                        </wps:cNvCnPr>
                        <wps:spPr bwMode="auto">
                          <a:xfrm>
                            <a:off x="9831" y="4362"/>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6496590" name="AutoShape 2904"/>
                        <wps:cNvCnPr>
                          <a:cxnSpLocks noChangeShapeType="1"/>
                        </wps:cNvCnPr>
                        <wps:spPr bwMode="auto">
                          <a:xfrm>
                            <a:off x="14967" y="4265"/>
                            <a:ext cx="0" cy="12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1956247" name="AutoShape 2905"/>
                        <wps:cNvCnPr>
                          <a:cxnSpLocks noChangeShapeType="1"/>
                        </wps:cNvCnPr>
                        <wps:spPr bwMode="auto">
                          <a:xfrm>
                            <a:off x="9830" y="6629"/>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7462295" name="AutoShape 2906"/>
                        <wps:cNvCnPr>
                          <a:cxnSpLocks noChangeShapeType="1"/>
                        </wps:cNvCnPr>
                        <wps:spPr bwMode="auto">
                          <a:xfrm>
                            <a:off x="12512" y="6637"/>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9324360" name="AutoShape 2907"/>
                        <wps:cNvCnPr>
                          <a:cxnSpLocks noChangeShapeType="1"/>
                        </wps:cNvCnPr>
                        <wps:spPr bwMode="auto">
                          <a:xfrm>
                            <a:off x="14954" y="6651"/>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26509635" name="AutoShape 2908"/>
                        <wps:cNvCnPr>
                          <a:cxnSpLocks noChangeShapeType="1"/>
                        </wps:cNvCnPr>
                        <wps:spPr bwMode="auto">
                          <a:xfrm flipV="1">
                            <a:off x="2392" y="6020"/>
                            <a:ext cx="34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35303378" name="AutoShape 2909"/>
                        <wps:cNvCnPr>
                          <a:cxnSpLocks noChangeShapeType="1"/>
                        </wps:cNvCnPr>
                        <wps:spPr bwMode="auto">
                          <a:xfrm>
                            <a:off x="2734" y="6018"/>
                            <a:ext cx="0" cy="19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0217009" name="AutoShape 2910"/>
                        <wps:cNvCnPr>
                          <a:cxnSpLocks noChangeShapeType="1"/>
                        </wps:cNvCnPr>
                        <wps:spPr bwMode="auto">
                          <a:xfrm>
                            <a:off x="2692" y="8002"/>
                            <a:ext cx="26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0890546" name="AutoShape 2911"/>
                        <wps:cNvCnPr>
                          <a:cxnSpLocks noChangeShapeType="1"/>
                        </wps:cNvCnPr>
                        <wps:spPr bwMode="auto">
                          <a:xfrm flipH="1">
                            <a:off x="5351" y="8003"/>
                            <a:ext cx="249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3613929" name="AutoShape 2912"/>
                        <wps:cNvCnPr>
                          <a:cxnSpLocks noChangeShapeType="1"/>
                        </wps:cNvCnPr>
                        <wps:spPr bwMode="auto">
                          <a:xfrm>
                            <a:off x="7529" y="6018"/>
                            <a:ext cx="34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4465080" name="AutoShape 2913"/>
                        <wps:cNvCnPr>
                          <a:cxnSpLocks noChangeShapeType="1"/>
                        </wps:cNvCnPr>
                        <wps:spPr bwMode="auto">
                          <a:xfrm flipV="1">
                            <a:off x="5039" y="6087"/>
                            <a:ext cx="3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8741079" name="AutoShape 2914"/>
                        <wps:cNvCnPr>
                          <a:cxnSpLocks noChangeShapeType="1"/>
                        </wps:cNvCnPr>
                        <wps:spPr bwMode="auto">
                          <a:xfrm>
                            <a:off x="10891" y="608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5225562" name="AutoShape 2915"/>
                        <wps:cNvCnPr>
                          <a:cxnSpLocks noChangeShapeType="1"/>
                        </wps:cNvCnPr>
                        <wps:spPr bwMode="auto">
                          <a:xfrm>
                            <a:off x="10437" y="606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21595333" name="AutoShape 2916"/>
                        <wps:cNvCnPr>
                          <a:cxnSpLocks noChangeShapeType="1"/>
                        </wps:cNvCnPr>
                        <wps:spPr bwMode="auto">
                          <a:xfrm>
                            <a:off x="10891" y="7981"/>
                            <a:ext cx="2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6746283" name="AutoShape 2917"/>
                        <wps:cNvCnPr>
                          <a:cxnSpLocks noChangeShapeType="1"/>
                        </wps:cNvCnPr>
                        <wps:spPr bwMode="auto">
                          <a:xfrm flipH="1" flipV="1">
                            <a:off x="13527" y="7981"/>
                            <a:ext cx="246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8174026" name="AutoShape 2918"/>
                        <wps:cNvCnPr>
                          <a:cxnSpLocks noChangeShapeType="1"/>
                        </wps:cNvCnPr>
                        <wps:spPr bwMode="auto">
                          <a:xfrm>
                            <a:off x="15547" y="6090"/>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5047240" name="AutoShape 2919"/>
                        <wps:cNvCnPr>
                          <a:cxnSpLocks noChangeShapeType="1"/>
                        </wps:cNvCnPr>
                        <wps:spPr bwMode="auto">
                          <a:xfrm>
                            <a:off x="13077" y="6071"/>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7404825" name="AutoShape 2920"/>
                        <wps:cNvCnPr>
                          <a:cxnSpLocks noChangeShapeType="1"/>
                        </wps:cNvCnPr>
                        <wps:spPr bwMode="auto">
                          <a:xfrm>
                            <a:off x="13540" y="7973"/>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6823749" name="Rectangle 2921"/>
                        <wps:cNvSpPr>
                          <a:spLocks noChangeArrowheads="1"/>
                        </wps:cNvSpPr>
                        <wps:spPr bwMode="auto">
                          <a:xfrm>
                            <a:off x="11223" y="8256"/>
                            <a:ext cx="4792" cy="910"/>
                          </a:xfrm>
                          <a:prstGeom prst="rect">
                            <a:avLst/>
                          </a:prstGeom>
                          <a:solidFill>
                            <a:srgbClr val="FFFFFF"/>
                          </a:solidFill>
                          <a:ln w="9525">
                            <a:solidFill>
                              <a:srgbClr val="000000"/>
                            </a:solidFill>
                            <a:miter lim="800000"/>
                            <a:headEnd/>
                            <a:tailEnd/>
                          </a:ln>
                        </wps:spPr>
                        <wps:txbx>
                          <w:txbxContent>
                            <w:p w14:paraId="6289AC21" w14:textId="77777777" w:rsidR="00BF7F3C" w:rsidRPr="003C33BD" w:rsidRDefault="00BF7F3C" w:rsidP="00BA168E">
                              <w:pPr>
                                <w:spacing w:before="0" w:line="240" w:lineRule="auto"/>
                                <w:ind w:left="0"/>
                                <w:jc w:val="center"/>
                                <w:rPr>
                                  <w:rFonts w:asciiTheme="minorHAnsi" w:hAnsiTheme="minorHAnsi"/>
                                  <w:sz w:val="13"/>
                                  <w:szCs w:val="13"/>
                                  <w:lang w:val="ru-RU"/>
                                </w:rPr>
                              </w:pPr>
                              <w:r w:rsidRPr="003C33BD">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3C33BD">
                                <w:rPr>
                                  <w:rFonts w:asciiTheme="minorHAnsi" w:hAnsiTheme="minorHAnsi"/>
                                  <w:sz w:val="13"/>
                                  <w:szCs w:val="13"/>
                                </w:rPr>
                                <w:t>y</w:t>
                              </w:r>
                              <w:r w:rsidRPr="003C33BD">
                                <w:rPr>
                                  <w:rFonts w:asciiTheme="minorHAnsi" w:hAnsiTheme="minorHAnsi"/>
                                  <w:sz w:val="13"/>
                                  <w:szCs w:val="13"/>
                                  <w:lang w:val="ru-RU"/>
                                </w:rPr>
                                <w:t>-образные клапаны или регулирующие клапаны с ручным управлением.</w:t>
                              </w:r>
                            </w:p>
                          </w:txbxContent>
                        </wps:txbx>
                        <wps:bodyPr rot="0" vert="horz" wrap="square" lIns="91440" tIns="45720" rIns="91440" bIns="45720" anchor="t" anchorCtr="0" upright="1">
                          <a:noAutofit/>
                        </wps:bodyPr>
                      </wps:wsp>
                      <wps:wsp>
                        <wps:cNvPr id="755453338" name="AutoShape 2922"/>
                        <wps:cNvCnPr>
                          <a:cxnSpLocks noChangeShapeType="1"/>
                        </wps:cNvCnPr>
                        <wps:spPr bwMode="auto">
                          <a:xfrm>
                            <a:off x="5351" y="6087"/>
                            <a:ext cx="0" cy="1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1972380" name="AutoShape 2923"/>
                        <wps:cNvCnPr>
                          <a:cxnSpLocks noChangeShapeType="1"/>
                        </wps:cNvCnPr>
                        <wps:spPr bwMode="auto">
                          <a:xfrm>
                            <a:off x="7875" y="6002"/>
                            <a:ext cx="1" cy="20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7791322" name="AutoShape 2924"/>
                        <wps:cNvCnPr>
                          <a:cxnSpLocks noChangeShapeType="1"/>
                        </wps:cNvCnPr>
                        <wps:spPr bwMode="auto">
                          <a:xfrm flipH="1">
                            <a:off x="5334" y="800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8710552" name="AutoShape 2925"/>
                        <wps:cNvCnPr>
                          <a:cxnSpLocks noChangeShapeType="1"/>
                        </wps:cNvCnPr>
                        <wps:spPr bwMode="auto">
                          <a:xfrm>
                            <a:off x="6922" y="6602"/>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3691166" name="AutoShape 2926"/>
                        <wps:cNvCnPr>
                          <a:cxnSpLocks noChangeShapeType="1"/>
                        </wps:cNvCnPr>
                        <wps:spPr bwMode="auto">
                          <a:xfrm>
                            <a:off x="4440" y="668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9319365" name="AutoShape 2927"/>
                        <wps:cNvCnPr>
                          <a:cxnSpLocks noChangeShapeType="1"/>
                        </wps:cNvCnPr>
                        <wps:spPr bwMode="auto">
                          <a:xfrm>
                            <a:off x="1793" y="6653"/>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6278055" name="Text Box 2928"/>
                        <wps:cNvSpPr txBox="1">
                          <a:spLocks noChangeArrowheads="1"/>
                        </wps:cNvSpPr>
                        <wps:spPr bwMode="auto">
                          <a:xfrm>
                            <a:off x="9904" y="294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16E37"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2055250404" name="Text Box 2929"/>
                        <wps:cNvSpPr txBox="1">
                          <a:spLocks noChangeArrowheads="1"/>
                        </wps:cNvSpPr>
                        <wps:spPr bwMode="auto">
                          <a:xfrm>
                            <a:off x="6406" y="29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DF38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60758936" name="AutoShape 2930"/>
                        <wps:cNvCnPr>
                          <a:cxnSpLocks noChangeShapeType="1"/>
                        </wps:cNvCnPr>
                        <wps:spPr bwMode="auto">
                          <a:xfrm>
                            <a:off x="12513"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1704675" name="AutoShape 2931"/>
                        <wps:cNvSpPr>
                          <a:spLocks noChangeArrowheads="1"/>
                        </wps:cNvSpPr>
                        <wps:spPr bwMode="auto">
                          <a:xfrm>
                            <a:off x="3850" y="5519"/>
                            <a:ext cx="1195" cy="1143"/>
                          </a:xfrm>
                          <a:prstGeom prst="flowChartDecision">
                            <a:avLst/>
                          </a:prstGeom>
                          <a:solidFill>
                            <a:srgbClr val="FFFFFF"/>
                          </a:solidFill>
                          <a:ln w="9525">
                            <a:solidFill>
                              <a:srgbClr val="000000"/>
                            </a:solidFill>
                            <a:miter lim="800000"/>
                            <a:headEnd/>
                            <a:tailEnd/>
                          </a:ln>
                        </wps:spPr>
                        <wps:txbx>
                          <w:txbxContent>
                            <w:p w14:paraId="311192ED" w14:textId="77777777" w:rsidR="00BF7F3C" w:rsidRPr="00670A1A" w:rsidRDefault="00BF7F3C" w:rsidP="00BA168E">
                              <w:pPr>
                                <w:spacing w:before="0" w:line="240" w:lineRule="auto"/>
                                <w:ind w:left="-142" w:right="-257" w:hanging="142"/>
                                <w:jc w:val="center"/>
                                <w:rPr>
                                  <w:rFonts w:asciiTheme="minorHAnsi" w:hAnsiTheme="minorHAnsi"/>
                                  <w:sz w:val="12"/>
                                  <w:szCs w:val="12"/>
                                </w:rPr>
                              </w:pPr>
                              <w:r>
                                <w:rPr>
                                  <w:rFonts w:asciiTheme="minorHAnsi" w:hAnsiTheme="minorHAnsi"/>
                                  <w:sz w:val="12"/>
                                  <w:szCs w:val="12"/>
                                </w:rPr>
                                <w:t xml:space="preserve">  </w:t>
                              </w:r>
                              <w:r w:rsidRPr="00670A1A">
                                <w:rPr>
                                  <w:rFonts w:asciiTheme="minorHAnsi" w:hAnsiTheme="minorHAnsi"/>
                                  <w:sz w:val="12"/>
                                  <w:szCs w:val="12"/>
                                </w:rPr>
                                <w:t>ΔP</w:t>
                              </w:r>
                            </w:p>
                            <w:p w14:paraId="0A3E59A1"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15012C90"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500 psi</w:t>
                              </w:r>
                            </w:p>
                          </w:txbxContent>
                        </wps:txbx>
                        <wps:bodyPr rot="0" vert="horz" wrap="square" lIns="91440" tIns="45720" rIns="91440" bIns="45720" anchor="t" anchorCtr="0" upright="1">
                          <a:noAutofit/>
                        </wps:bodyPr>
                      </wps:wsp>
                      <wps:wsp>
                        <wps:cNvPr id="782137540" name="AutoShape 2932"/>
                        <wps:cNvSpPr>
                          <a:spLocks noChangeArrowheads="1"/>
                        </wps:cNvSpPr>
                        <wps:spPr bwMode="auto">
                          <a:xfrm>
                            <a:off x="6321" y="5452"/>
                            <a:ext cx="1214" cy="1133"/>
                          </a:xfrm>
                          <a:prstGeom prst="flowChartDecision">
                            <a:avLst/>
                          </a:prstGeom>
                          <a:solidFill>
                            <a:srgbClr val="FFFFFF"/>
                          </a:solidFill>
                          <a:ln w="9525">
                            <a:solidFill>
                              <a:srgbClr val="000000"/>
                            </a:solidFill>
                            <a:miter lim="800000"/>
                            <a:headEnd/>
                            <a:tailEnd/>
                          </a:ln>
                        </wps:spPr>
                        <wps:txbx>
                          <w:txbxContent>
                            <w:p w14:paraId="3F78EC8F"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1D180A29"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3E4A8310"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600 psi</w:t>
                              </w:r>
                            </w:p>
                          </w:txbxContent>
                        </wps:txbx>
                        <wps:bodyPr rot="0" vert="horz" wrap="square" lIns="91440" tIns="45720" rIns="91440" bIns="45720" anchor="t" anchorCtr="0" upright="1">
                          <a:noAutofit/>
                        </wps:bodyPr>
                      </wps:wsp>
                      <wps:wsp>
                        <wps:cNvPr id="1650129178" name="AutoShape 2933"/>
                        <wps:cNvSpPr>
                          <a:spLocks noChangeArrowheads="1"/>
                        </wps:cNvSpPr>
                        <wps:spPr bwMode="auto">
                          <a:xfrm>
                            <a:off x="9241" y="5506"/>
                            <a:ext cx="1189" cy="1113"/>
                          </a:xfrm>
                          <a:prstGeom prst="flowChartDecision">
                            <a:avLst/>
                          </a:prstGeom>
                          <a:solidFill>
                            <a:srgbClr val="FFFFFF"/>
                          </a:solidFill>
                          <a:ln w="9525">
                            <a:solidFill>
                              <a:srgbClr val="000000"/>
                            </a:solidFill>
                            <a:miter lim="800000"/>
                            <a:headEnd/>
                            <a:tailEnd/>
                          </a:ln>
                        </wps:spPr>
                        <wps:txbx>
                          <w:txbxContent>
                            <w:p w14:paraId="5A6FBFC8"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0C1D2EFB"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56A0060F"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500 psi</w:t>
                              </w:r>
                            </w:p>
                          </w:txbxContent>
                        </wps:txbx>
                        <wps:bodyPr rot="0" vert="horz" wrap="square" lIns="91440" tIns="45720" rIns="91440" bIns="45720" anchor="t" anchorCtr="0" upright="1">
                          <a:noAutofit/>
                        </wps:bodyPr>
                      </wps:wsp>
                      <wps:wsp>
                        <wps:cNvPr id="1386801686" name="AutoShape 2934"/>
                        <wps:cNvSpPr>
                          <a:spLocks noChangeArrowheads="1"/>
                        </wps:cNvSpPr>
                        <wps:spPr bwMode="auto">
                          <a:xfrm>
                            <a:off x="11954" y="5503"/>
                            <a:ext cx="1124" cy="1145"/>
                          </a:xfrm>
                          <a:prstGeom prst="flowChartDecision">
                            <a:avLst/>
                          </a:prstGeom>
                          <a:solidFill>
                            <a:srgbClr val="FFFFFF"/>
                          </a:solidFill>
                          <a:ln w="9525">
                            <a:solidFill>
                              <a:srgbClr val="000000"/>
                            </a:solidFill>
                            <a:miter lim="800000"/>
                            <a:headEnd/>
                            <a:tailEnd/>
                          </a:ln>
                        </wps:spPr>
                        <wps:txbx>
                          <w:txbxContent>
                            <w:p w14:paraId="51483D70"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5B69E347"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084102B9"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600 psi</w:t>
                              </w:r>
                            </w:p>
                          </w:txbxContent>
                        </wps:txbx>
                        <wps:bodyPr rot="0" vert="horz" wrap="square" lIns="91440" tIns="45720" rIns="91440" bIns="45720" anchor="t" anchorCtr="0" upright="1">
                          <a:noAutofit/>
                        </wps:bodyPr>
                      </wps:wsp>
                      <wps:wsp>
                        <wps:cNvPr id="286562930" name="AutoShape 2935"/>
                        <wps:cNvSpPr>
                          <a:spLocks noChangeArrowheads="1"/>
                        </wps:cNvSpPr>
                        <wps:spPr bwMode="auto">
                          <a:xfrm>
                            <a:off x="14366" y="5518"/>
                            <a:ext cx="1180" cy="1144"/>
                          </a:xfrm>
                          <a:prstGeom prst="flowChartDecision">
                            <a:avLst/>
                          </a:prstGeom>
                          <a:solidFill>
                            <a:srgbClr val="FFFFFF"/>
                          </a:solidFill>
                          <a:ln w="9525">
                            <a:solidFill>
                              <a:srgbClr val="000000"/>
                            </a:solidFill>
                            <a:miter lim="800000"/>
                            <a:headEnd/>
                            <a:tailEnd/>
                          </a:ln>
                        </wps:spPr>
                        <wps:txbx>
                          <w:txbxContent>
                            <w:p w14:paraId="7003FD83"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642178E2"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73275E53"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700 psi</w:t>
                              </w:r>
                            </w:p>
                          </w:txbxContent>
                        </wps:txbx>
                        <wps:bodyPr rot="0" vert="horz" wrap="square" lIns="91440" tIns="45720" rIns="91440" bIns="45720" anchor="t" anchorCtr="0" upright="1">
                          <a:noAutofit/>
                        </wps:bodyPr>
                      </wps:wsp>
                      <wps:wsp>
                        <wps:cNvPr id="1962378416" name="Text Box 2936"/>
                        <wps:cNvSpPr txBox="1">
                          <a:spLocks noChangeArrowheads="1"/>
                        </wps:cNvSpPr>
                        <wps:spPr bwMode="auto">
                          <a:xfrm>
                            <a:off x="13811" y="3921"/>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5A941"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754AF9FA"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wps:txbx>
                        <wps:bodyPr rot="0" vert="horz" wrap="square" lIns="91440" tIns="45720" rIns="91440" bIns="45720" anchor="t" anchorCtr="0" upright="1">
                          <a:noAutofit/>
                        </wps:bodyPr>
                      </wps:wsp>
                      <wps:wsp>
                        <wps:cNvPr id="1607985523" name="Text Box 2937"/>
                        <wps:cNvSpPr txBox="1">
                          <a:spLocks noChangeArrowheads="1"/>
                        </wps:cNvSpPr>
                        <wps:spPr bwMode="auto">
                          <a:xfrm>
                            <a:off x="9923" y="3972"/>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EC1A3"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Жидкость мгновенного испарения</w:t>
                              </w:r>
                            </w:p>
                            <w:p w14:paraId="4CA7530B"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wps:txbx>
                        <wps:bodyPr rot="0" vert="horz" wrap="square" lIns="91440" tIns="45720" rIns="91440" bIns="45720" anchor="t" anchorCtr="0" upright="1">
                          <a:noAutofit/>
                        </wps:bodyPr>
                      </wps:wsp>
                      <wps:wsp>
                        <wps:cNvPr id="1599783018" name="Text Box 2938"/>
                        <wps:cNvSpPr txBox="1">
                          <a:spLocks noChangeArrowheads="1"/>
                        </wps:cNvSpPr>
                        <wps:spPr bwMode="auto">
                          <a:xfrm>
                            <a:off x="3456" y="4783"/>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28CB0" w14:textId="77777777" w:rsidR="00BF7F3C" w:rsidRPr="003C33BD"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3C33BD">
                                <w:rPr>
                                  <w:rFonts w:asciiTheme="minorHAnsi" w:hAnsiTheme="minorHAnsi"/>
                                  <w:b/>
                                  <w:sz w:val="12"/>
                                  <w:szCs w:val="12"/>
                                  <w:lang w:val="ru-RU"/>
                                </w:rPr>
                                <w:t>Среда, отличная от жидкости мгновенного испарения</w:t>
                              </w:r>
                            </w:p>
                            <w:p w14:paraId="4E7C01D8" w14:textId="77777777" w:rsidR="00BF7F3C" w:rsidRPr="003C33BD" w:rsidRDefault="00BF7F3C" w:rsidP="00BA168E">
                              <w:pPr>
                                <w:shd w:val="clear" w:color="auto" w:fill="FFFFFF" w:themeFill="background1"/>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wps:txbx>
                        <wps:bodyPr rot="0" vert="horz" wrap="square" lIns="91440" tIns="45720" rIns="91440" bIns="45720" anchor="t" anchorCtr="0" upright="1">
                          <a:noAutofit/>
                        </wps:bodyPr>
                      </wps:wsp>
                      <wps:wsp>
                        <wps:cNvPr id="294438127" name="Text Box 2939"/>
                        <wps:cNvSpPr txBox="1">
                          <a:spLocks noChangeArrowheads="1"/>
                        </wps:cNvSpPr>
                        <wps:spPr bwMode="auto">
                          <a:xfrm>
                            <a:off x="7152"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48A3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707772681" name="Text Box 2940"/>
                        <wps:cNvSpPr txBox="1">
                          <a:spLocks noChangeArrowheads="1"/>
                        </wps:cNvSpPr>
                        <wps:spPr bwMode="auto">
                          <a:xfrm>
                            <a:off x="469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55F0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104476230" name="Text Box 2941"/>
                        <wps:cNvSpPr txBox="1">
                          <a:spLocks noChangeArrowheads="1"/>
                        </wps:cNvSpPr>
                        <wps:spPr bwMode="auto">
                          <a:xfrm>
                            <a:off x="2054"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62F9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262844173" name="Text Box 2942"/>
                        <wps:cNvSpPr txBox="1">
                          <a:spLocks noChangeArrowheads="1"/>
                        </wps:cNvSpPr>
                        <wps:spPr bwMode="auto">
                          <a:xfrm>
                            <a:off x="15250" y="55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46491"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610496674" name="Text Box 2943"/>
                        <wps:cNvSpPr txBox="1">
                          <a:spLocks noChangeArrowheads="1"/>
                        </wps:cNvSpPr>
                        <wps:spPr bwMode="auto">
                          <a:xfrm>
                            <a:off x="12767" y="555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D91D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339758099" name="Text Box 2944"/>
                        <wps:cNvSpPr txBox="1">
                          <a:spLocks noChangeArrowheads="1"/>
                        </wps:cNvSpPr>
                        <wps:spPr bwMode="auto">
                          <a:xfrm>
                            <a:off x="1012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D1EEB"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629018144" name="Text Box 2945"/>
                        <wps:cNvSpPr txBox="1">
                          <a:spLocks noChangeArrowheads="1"/>
                        </wps:cNvSpPr>
                        <wps:spPr bwMode="auto">
                          <a:xfrm>
                            <a:off x="5703" y="3930"/>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209CC"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3F9E8FFB"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wps:txbx>
                        <wps:bodyPr rot="0" vert="horz" wrap="square" lIns="91440" tIns="45720" rIns="91440" bIns="45720" anchor="t" anchorCtr="0" upright="1">
                          <a:noAutofit/>
                        </wps:bodyPr>
                      </wps:wsp>
                      <wps:wsp>
                        <wps:cNvPr id="1432303503" name="Text Box 2946"/>
                        <wps:cNvSpPr txBox="1">
                          <a:spLocks noChangeArrowheads="1"/>
                        </wps:cNvSpPr>
                        <wps:spPr bwMode="auto">
                          <a:xfrm>
                            <a:off x="1878" y="3981"/>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7E2C7"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Жидкость мгновенного испарения</w:t>
                              </w:r>
                            </w:p>
                            <w:p w14:paraId="1FA3AF22"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wps:txbx>
                        <wps:bodyPr rot="0" vert="horz" wrap="square" lIns="91440" tIns="45720" rIns="91440" bIns="45720" anchor="t" anchorCtr="0" upright="1">
                          <a:noAutofit/>
                        </wps:bodyPr>
                      </wps:wsp>
                      <wps:wsp>
                        <wps:cNvPr id="318561724" name="Text Box 2947"/>
                        <wps:cNvSpPr txBox="1">
                          <a:spLocks noChangeArrowheads="1"/>
                        </wps:cNvSpPr>
                        <wps:spPr bwMode="auto">
                          <a:xfrm>
                            <a:off x="1563" y="638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9F3B22"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215053959" name="Text Box 2948"/>
                        <wps:cNvSpPr txBox="1">
                          <a:spLocks noChangeArrowheads="1"/>
                        </wps:cNvSpPr>
                        <wps:spPr bwMode="auto">
                          <a:xfrm>
                            <a:off x="4201" y="6446"/>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E782C"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524633967" name="Text Box 2949"/>
                        <wps:cNvSpPr txBox="1">
                          <a:spLocks noChangeArrowheads="1"/>
                        </wps:cNvSpPr>
                        <wps:spPr bwMode="auto">
                          <a:xfrm>
                            <a:off x="6709" y="635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4923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257434465" name="Text Box 2950"/>
                        <wps:cNvSpPr txBox="1">
                          <a:spLocks noChangeArrowheads="1"/>
                        </wps:cNvSpPr>
                        <wps:spPr bwMode="auto">
                          <a:xfrm>
                            <a:off x="14729" y="636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7E5C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571333441" name="Text Box 2951"/>
                        <wps:cNvSpPr txBox="1">
                          <a:spLocks noChangeArrowheads="1"/>
                        </wps:cNvSpPr>
                        <wps:spPr bwMode="auto">
                          <a:xfrm>
                            <a:off x="12297" y="634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1CF2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991722491" name="Text Box 2952"/>
                        <wps:cNvSpPr txBox="1">
                          <a:spLocks noChangeArrowheads="1"/>
                        </wps:cNvSpPr>
                        <wps:spPr bwMode="auto">
                          <a:xfrm>
                            <a:off x="9594" y="636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AE427"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823139101" name="AutoShape 2953"/>
                        <wps:cNvSpPr>
                          <a:spLocks noChangeArrowheads="1"/>
                        </wps:cNvSpPr>
                        <wps:spPr bwMode="auto">
                          <a:xfrm>
                            <a:off x="3633" y="6987"/>
                            <a:ext cx="1610" cy="759"/>
                          </a:xfrm>
                          <a:prstGeom prst="roundRect">
                            <a:avLst>
                              <a:gd name="adj" fmla="val 16667"/>
                            </a:avLst>
                          </a:prstGeom>
                          <a:solidFill>
                            <a:srgbClr val="FFFFFF"/>
                          </a:solidFill>
                          <a:ln w="9525">
                            <a:solidFill>
                              <a:srgbClr val="000000"/>
                            </a:solidFill>
                            <a:round/>
                            <a:headEnd/>
                            <a:tailEnd/>
                          </a:ln>
                        </wps:spPr>
                        <wps:txbx>
                          <w:txbxContent>
                            <w:p w14:paraId="2E36D2CC" w14:textId="77777777" w:rsidR="00BF7F3C" w:rsidRPr="003C33BD" w:rsidRDefault="00BF7F3C" w:rsidP="00BA168E">
                              <w:pPr>
                                <w:spacing w:before="0" w:line="240" w:lineRule="auto"/>
                                <w:ind w:left="-142" w:right="-168"/>
                                <w:jc w:val="center"/>
                                <w:rPr>
                                  <w:rFonts w:asciiTheme="minorHAnsi" w:hAnsiTheme="minorHAnsi"/>
                                  <w:sz w:val="14"/>
                                  <w:szCs w:val="14"/>
                                  <w:lang w:val="ru-RU"/>
                                </w:rPr>
                              </w:pPr>
                              <w:r w:rsidRPr="003C33BD">
                                <w:rPr>
                                  <w:rFonts w:asciiTheme="minorHAnsi" w:hAnsiTheme="minorHAnsi"/>
                                  <w:sz w:val="14"/>
                                  <w:szCs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049330668" name="AutoShape 2954"/>
                        <wps:cNvSpPr>
                          <a:spLocks noChangeArrowheads="1"/>
                        </wps:cNvSpPr>
                        <wps:spPr bwMode="auto">
                          <a:xfrm>
                            <a:off x="6090" y="6935"/>
                            <a:ext cx="1695" cy="773"/>
                          </a:xfrm>
                          <a:prstGeom prst="roundRect">
                            <a:avLst>
                              <a:gd name="adj" fmla="val 16667"/>
                            </a:avLst>
                          </a:prstGeom>
                          <a:solidFill>
                            <a:srgbClr val="FFFFFF"/>
                          </a:solidFill>
                          <a:ln w="9525">
                            <a:solidFill>
                              <a:srgbClr val="000000"/>
                            </a:solidFill>
                            <a:round/>
                            <a:headEnd/>
                            <a:tailEnd/>
                          </a:ln>
                        </wps:spPr>
                        <wps:txbx>
                          <w:txbxContent>
                            <w:p w14:paraId="57AC8DF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604717108" name="AutoShape 2955"/>
                        <wps:cNvSpPr>
                          <a:spLocks noChangeArrowheads="1"/>
                        </wps:cNvSpPr>
                        <wps:spPr bwMode="auto">
                          <a:xfrm>
                            <a:off x="8919" y="6972"/>
                            <a:ext cx="1825" cy="773"/>
                          </a:xfrm>
                          <a:prstGeom prst="roundRect">
                            <a:avLst>
                              <a:gd name="adj" fmla="val 16667"/>
                            </a:avLst>
                          </a:prstGeom>
                          <a:solidFill>
                            <a:srgbClr val="FFFFFF"/>
                          </a:solidFill>
                          <a:ln w="9525">
                            <a:solidFill>
                              <a:srgbClr val="000000"/>
                            </a:solidFill>
                            <a:round/>
                            <a:headEnd/>
                            <a:tailEnd/>
                          </a:ln>
                        </wps:spPr>
                        <wps:txbx>
                          <w:txbxContent>
                            <w:p w14:paraId="4EE9E47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441312304" name="AutoShape 2956"/>
                        <wps:cNvSpPr>
                          <a:spLocks noChangeArrowheads="1"/>
                        </wps:cNvSpPr>
                        <wps:spPr bwMode="auto">
                          <a:xfrm>
                            <a:off x="11601" y="6980"/>
                            <a:ext cx="1825" cy="773"/>
                          </a:xfrm>
                          <a:prstGeom prst="roundRect">
                            <a:avLst>
                              <a:gd name="adj" fmla="val 16667"/>
                            </a:avLst>
                          </a:prstGeom>
                          <a:solidFill>
                            <a:srgbClr val="FFFFFF"/>
                          </a:solidFill>
                          <a:ln w="9525">
                            <a:solidFill>
                              <a:srgbClr val="000000"/>
                            </a:solidFill>
                            <a:round/>
                            <a:headEnd/>
                            <a:tailEnd/>
                          </a:ln>
                        </wps:spPr>
                        <wps:txbx>
                          <w:txbxContent>
                            <w:p w14:paraId="7294CD6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384888699" name="AutoShape 2957"/>
                        <wps:cNvSpPr>
                          <a:spLocks noChangeArrowheads="1"/>
                        </wps:cNvSpPr>
                        <wps:spPr bwMode="auto">
                          <a:xfrm>
                            <a:off x="14058" y="6963"/>
                            <a:ext cx="1825" cy="773"/>
                          </a:xfrm>
                          <a:prstGeom prst="roundRect">
                            <a:avLst>
                              <a:gd name="adj" fmla="val 16667"/>
                            </a:avLst>
                          </a:prstGeom>
                          <a:solidFill>
                            <a:srgbClr val="FFFFFF"/>
                          </a:solidFill>
                          <a:ln w="9525">
                            <a:solidFill>
                              <a:srgbClr val="000000"/>
                            </a:solidFill>
                            <a:round/>
                            <a:headEnd/>
                            <a:tailEnd/>
                          </a:ln>
                        </wps:spPr>
                        <wps:txbx>
                          <w:txbxContent>
                            <w:p w14:paraId="12C7F56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525993984" name="Text Box 2958"/>
                        <wps:cNvSpPr txBox="1">
                          <a:spLocks noChangeArrowheads="1"/>
                        </wps:cNvSpPr>
                        <wps:spPr bwMode="auto">
                          <a:xfrm>
                            <a:off x="11516" y="4782"/>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8763D" w14:textId="77777777" w:rsidR="00BF7F3C" w:rsidRPr="003C33BD"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3C33BD">
                                <w:rPr>
                                  <w:rFonts w:asciiTheme="minorHAnsi" w:hAnsiTheme="minorHAnsi"/>
                                  <w:b/>
                                  <w:sz w:val="12"/>
                                  <w:szCs w:val="12"/>
                                  <w:lang w:val="ru-RU"/>
                                </w:rPr>
                                <w:t>Среда, отличная от жидкости мгновенного испарения</w:t>
                              </w:r>
                            </w:p>
                            <w:p w14:paraId="5D7CF6BF" w14:textId="77777777" w:rsidR="00BF7F3C" w:rsidRPr="003C33BD" w:rsidRDefault="00BF7F3C" w:rsidP="00BA168E">
                              <w:pPr>
                                <w:shd w:val="clear" w:color="auto" w:fill="FFFFFF" w:themeFill="background1"/>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282E2E" id="Group 2881" o:spid="_x0000_s1374" style="position:absolute;left:0;text-align:left;margin-left:-31.15pt;margin-top:-14.9pt;width:769.35pt;height:389.35pt;z-index:251615232" coordorigin="924,1433" coordsize="15387,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">
                <v:shape id="AutoShape 2882" o:spid="_x0000_s1375" type="#_x0000_t32" style="position:absolute;left:16001;top:6087;width:0;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">
                  <v:stroke endarrow="block"/>
                </v:shape>
                <v:shape id="AutoShape 2883" o:spid="_x0000_s1376" type="#_x0000_t32" style="position:absolute;left:13531;top:6067;width:2;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">
                  <v:stroke endarrow="block"/>
                </v:shape>
                <v:oval id="Oval 2884" o:spid="_x0000_s1377" style="position:absolute;left:7700;top:1433;width:1854;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">
                  <v:textbox>
                    <w:txbxContent>
                      <w:p w14:paraId="335ABF2E" w14:textId="77777777" w:rsidR="00BF7F3C" w:rsidRPr="006974F3" w:rsidRDefault="00BF7F3C" w:rsidP="00BA168E">
                        <w:pPr>
                          <w:spacing w:before="0" w:line="240" w:lineRule="auto"/>
                          <w:ind w:left="-142" w:right="-176"/>
                          <w:jc w:val="center"/>
                          <w:rPr>
                            <w:rFonts w:asciiTheme="minorHAnsi" w:hAnsiTheme="minorHAnsi"/>
                            <w:b/>
                            <w:sz w:val="14"/>
                            <w:szCs w:val="14"/>
                            <w:lang w:val="ru-RU"/>
                          </w:rPr>
                        </w:pPr>
                        <w:r w:rsidRPr="006974F3">
                          <w:rPr>
                            <w:rFonts w:asciiTheme="minorHAnsi" w:hAnsiTheme="minorHAnsi"/>
                            <w:b/>
                            <w:sz w:val="14"/>
                            <w:szCs w:val="14"/>
                          </w:rPr>
                          <w:t>Y</w:t>
                        </w:r>
                        <w:r w:rsidRPr="006974F3">
                          <w:rPr>
                            <w:rFonts w:asciiTheme="minorHAnsi" w:hAnsiTheme="minorHAnsi"/>
                            <w:b/>
                            <w:sz w:val="14"/>
                            <w:szCs w:val="14"/>
                            <w:lang w:val="ru-RU"/>
                          </w:rPr>
                          <w:t>-образный регулирующий клапан, диаметр</w:t>
                        </w:r>
                      </w:p>
                      <w:p w14:paraId="3B6519D5" w14:textId="77777777" w:rsidR="00BF7F3C" w:rsidRPr="006974F3" w:rsidRDefault="00BF7F3C" w:rsidP="00BA168E">
                        <w:pPr>
                          <w:spacing w:before="0" w:line="240" w:lineRule="auto"/>
                          <w:ind w:left="-142" w:right="-176"/>
                          <w:jc w:val="center"/>
                          <w:rPr>
                            <w:rFonts w:asciiTheme="minorHAnsi" w:hAnsiTheme="minorHAnsi"/>
                            <w:b/>
                            <w:sz w:val="14"/>
                            <w:szCs w:val="14"/>
                            <w:lang w:val="ru-RU"/>
                          </w:rPr>
                        </w:pPr>
                        <w:r w:rsidRPr="006974F3">
                          <w:rPr>
                            <w:rFonts w:asciiTheme="minorHAnsi" w:hAnsiTheme="minorHAnsi"/>
                            <w:b/>
                            <w:sz w:val="14"/>
                            <w:szCs w:val="14"/>
                            <w:lang w:val="ru-RU"/>
                          </w:rPr>
                          <w:t>2 – 3 дюйма</w:t>
                        </w:r>
                      </w:p>
                    </w:txbxContent>
                  </v:textbox>
                </v:oval>
                <v:shape id="AutoShape 2885" o:spid="_x0000_s1378" type="#_x0000_t110" style="position:absolute;left:7051;top:2847;width:3174;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">
                  <v:textbox>
                    <w:txbxContent>
                      <w:p w14:paraId="0CDF62D9" w14:textId="77777777" w:rsidR="00BF7F3C" w:rsidRPr="00CA2BEB" w:rsidRDefault="00BF7F3C" w:rsidP="00BA168E">
                        <w:pPr>
                          <w:spacing w:before="0" w:line="240" w:lineRule="auto"/>
                          <w:ind w:left="-142" w:right="-104"/>
                          <w:jc w:val="center"/>
                          <w:rPr>
                            <w:rFonts w:asciiTheme="minorHAnsi" w:hAnsiTheme="minorHAnsi"/>
                            <w:sz w:val="13"/>
                            <w:szCs w:val="13"/>
                            <w:lang w:val="ru-RU"/>
                          </w:rPr>
                        </w:pPr>
                        <w:r w:rsidRPr="006974F3">
                          <w:rPr>
                            <w:rFonts w:asciiTheme="minorHAnsi" w:hAnsiTheme="minorHAnsi"/>
                            <w:sz w:val="13"/>
                            <w:szCs w:val="13"/>
                            <w:lang w:val="ru-RU"/>
                          </w:rPr>
                          <w:t xml:space="preserve">Есть ли у </w:t>
                        </w:r>
                        <w:r w:rsidRPr="006974F3">
                          <w:rPr>
                            <w:rFonts w:asciiTheme="minorHAnsi" w:hAnsiTheme="minorHAnsi"/>
                            <w:sz w:val="13"/>
                            <w:szCs w:val="13"/>
                          </w:rPr>
                          <w:t>Y</w:t>
                        </w:r>
                        <w:r w:rsidRPr="006974F3">
                          <w:rPr>
                            <w:rFonts w:asciiTheme="minorHAnsi" w:hAnsiTheme="minorHAnsi"/>
                            <w:sz w:val="13"/>
                            <w:szCs w:val="13"/>
                            <w:lang w:val="ru-RU"/>
                          </w:rPr>
                          <w:t>-образного клапана полностью направляемый невращающийся диск?</w:t>
                        </w:r>
                      </w:p>
                      <w:p w14:paraId="70DFC677" w14:textId="77777777" w:rsidR="00BF7F3C" w:rsidRPr="006974F3" w:rsidRDefault="00BF7F3C" w:rsidP="00BA168E">
                        <w:pPr>
                          <w:spacing w:before="0" w:line="240" w:lineRule="auto"/>
                          <w:ind w:left="-142" w:right="-104"/>
                          <w:jc w:val="center"/>
                          <w:rPr>
                            <w:rFonts w:asciiTheme="minorHAnsi" w:hAnsiTheme="minorHAnsi"/>
                            <w:sz w:val="13"/>
                            <w:szCs w:val="13"/>
                            <w:lang w:val="ru-RU"/>
                          </w:rPr>
                        </w:pPr>
                        <w:r w:rsidRPr="006974F3">
                          <w:rPr>
                            <w:rFonts w:asciiTheme="minorHAnsi" w:hAnsiTheme="minorHAnsi"/>
                            <w:sz w:val="13"/>
                            <w:szCs w:val="13"/>
                            <w:lang w:val="ru-RU"/>
                          </w:rPr>
                          <w:t xml:space="preserve"> См. прим. 1.</w:t>
                        </w:r>
                      </w:p>
                    </w:txbxContent>
                  </v:textbox>
                </v:shape>
                <v:roundrect id="AutoShape 2886" o:spid="_x0000_s1379" style="position:absolute;left:11087;top:3866;width:2762;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">
                  <v:textbox>
                    <w:txbxContent>
                      <w:p w14:paraId="1850A52E" w14:textId="77777777" w:rsidR="00BF7F3C" w:rsidRPr="006974F3" w:rsidRDefault="00BF7F3C" w:rsidP="00BA168E">
                        <w:pPr>
                          <w:spacing w:before="0" w:line="240" w:lineRule="auto"/>
                          <w:ind w:left="-142" w:right="-162"/>
                          <w:jc w:val="center"/>
                          <w:rPr>
                            <w:rFonts w:asciiTheme="minorHAnsi" w:hAnsiTheme="minorHAnsi"/>
                            <w:sz w:val="13"/>
                            <w:szCs w:val="13"/>
                            <w:lang w:val="ru-RU"/>
                          </w:rPr>
                        </w:pPr>
                        <w:r w:rsidRPr="006974F3">
                          <w:rPr>
                            <w:rFonts w:asciiTheme="minorHAnsi" w:hAnsiTheme="minorHAnsi"/>
                            <w:sz w:val="13"/>
                            <w:szCs w:val="13"/>
                            <w:lang w:val="ru-RU"/>
                          </w:rPr>
                          <w:t>Рабочая среда клапана</w:t>
                        </w:r>
                      </w:p>
                      <w:p w14:paraId="68DD8F1B" w14:textId="77777777" w:rsidR="00BF7F3C" w:rsidRPr="00CA2BEB" w:rsidRDefault="00BF7F3C" w:rsidP="00BA168E">
                        <w:pPr>
                          <w:spacing w:before="0" w:line="240" w:lineRule="auto"/>
                          <w:ind w:left="-142" w:right="-162"/>
                          <w:jc w:val="center"/>
                          <w:rPr>
                            <w:rFonts w:asciiTheme="minorHAnsi" w:hAnsiTheme="minorHAnsi"/>
                            <w:sz w:val="13"/>
                            <w:szCs w:val="13"/>
                            <w:lang w:val="ru-RU"/>
                          </w:rPr>
                        </w:pPr>
                        <w:r w:rsidRPr="006974F3">
                          <w:rPr>
                            <w:rFonts w:asciiTheme="minorHAnsi" w:hAnsiTheme="minorHAnsi"/>
                            <w:sz w:val="13"/>
                            <w:szCs w:val="13"/>
                            <w:lang w:val="ru-RU"/>
                          </w:rPr>
                          <w:t xml:space="preserve">(Условия технологической среды клапана) </w:t>
                        </w:r>
                      </w:p>
                      <w:p w14:paraId="16C7DDE5" w14:textId="77777777" w:rsidR="00BF7F3C" w:rsidRPr="001E3AE7" w:rsidRDefault="00BF7F3C" w:rsidP="00BA168E">
                        <w:pPr>
                          <w:spacing w:before="0" w:line="240" w:lineRule="auto"/>
                          <w:ind w:left="-142" w:right="-162"/>
                          <w:jc w:val="center"/>
                          <w:rPr>
                            <w:rFonts w:asciiTheme="minorHAnsi" w:hAnsiTheme="minorHAnsi"/>
                            <w:sz w:val="14"/>
                            <w:szCs w:val="14"/>
                            <w:lang w:val="ru-RU"/>
                          </w:rPr>
                        </w:pPr>
                        <w:r w:rsidRPr="006974F3">
                          <w:rPr>
                            <w:rFonts w:asciiTheme="minorHAnsi" w:hAnsiTheme="minorHAnsi"/>
                            <w:sz w:val="13"/>
                            <w:szCs w:val="13"/>
                            <w:lang w:val="ru-RU"/>
                          </w:rPr>
                          <w:t>| Данные положения относятся к невращающимся полностью регулируемым|</w:t>
                        </w:r>
                        <w:r w:rsidRPr="001E3AE7">
                          <w:rPr>
                            <w:rFonts w:asciiTheme="minorHAnsi" w:hAnsiTheme="minorHAnsi"/>
                            <w:sz w:val="14"/>
                            <w:lang w:val="ru-RU"/>
                          </w:rPr>
                          <w:t xml:space="preserve"> дискам или дискам с двойным регулированием|</w:t>
                        </w:r>
                      </w:p>
                    </w:txbxContent>
                  </v:textbox>
                </v:roundrect>
                <v:shape id="AutoShape 2887" o:spid="_x0000_s1380" type="#_x0000_t110" style="position:absolute;left:1221;top:5450;width:1171;height:1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">
                  <v:textbox>
                    <w:txbxContent>
                      <w:p w14:paraId="4CCB298E"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2906150A"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6961DC0C"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400 psi</w:t>
                        </w:r>
                      </w:p>
                    </w:txbxContent>
                  </v:textbox>
                </v:shape>
                <v:roundrect id="AutoShape 2888" o:spid="_x0000_s1381" style="position:absolute;left:3135;top:3892;width:2658;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">
                  <v:textbox>
                    <w:txbxContent>
                      <w:p w14:paraId="43489B45"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Рабочая среда клапана </w:t>
                        </w:r>
                      </w:p>
                      <w:p w14:paraId="537975A4"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(Условия технологической среды клапана) </w:t>
                        </w:r>
                      </w:p>
                      <w:p w14:paraId="75A2EAAB"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|Данные положения относятся к </w:t>
                        </w:r>
                        <w:r w:rsidRPr="003C33BD">
                          <w:rPr>
                            <w:rFonts w:asciiTheme="minorHAnsi" w:hAnsiTheme="minorHAnsi"/>
                            <w:sz w:val="11"/>
                            <w:szCs w:val="11"/>
                          </w:rPr>
                          <w:t>Y</w:t>
                        </w:r>
                        <w:r w:rsidRPr="003C33BD">
                          <w:rPr>
                            <w:rFonts w:asciiTheme="minorHAnsi" w:hAnsiTheme="minorHAnsi"/>
                            <w:sz w:val="11"/>
                            <w:szCs w:val="11"/>
                            <w:lang w:val="ru-RU"/>
                          </w:rPr>
                          <w:t>-образным шарнирным дискам с одинарным регулированием |</w:t>
                        </w:r>
                      </w:p>
                    </w:txbxContent>
                  </v:textbox>
                </v:roundrect>
                <v:roundrect id="AutoShape 2889" o:spid="_x0000_s1382" style="position:absolute;left:924;top:6926;width:1725;height:7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">
                  <v:textbox>
                    <w:txbxContent>
                      <w:p w14:paraId="6BDB0F5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4DE8D18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77BBF0C0"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rect id="Rectangle 2890" o:spid="_x0000_s1383" style="position:absolute;left:2936;top:8293;width:480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">
                  <v:textbox>
                    <w:txbxContent>
                      <w:p w14:paraId="7E898CE6" w14:textId="77777777" w:rsidR="00BF7F3C" w:rsidRPr="003C33BD" w:rsidRDefault="00BF7F3C" w:rsidP="00BA168E">
                        <w:pPr>
                          <w:spacing w:before="0" w:line="240" w:lineRule="auto"/>
                          <w:ind w:left="0"/>
                          <w:jc w:val="center"/>
                          <w:rPr>
                            <w:rFonts w:asciiTheme="minorHAnsi" w:hAnsiTheme="minorHAnsi"/>
                            <w:sz w:val="13"/>
                            <w:szCs w:val="13"/>
                            <w:lang w:val="ru-RU"/>
                          </w:rPr>
                        </w:pPr>
                        <w:r w:rsidRPr="003C33BD">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3C33BD">
                          <w:rPr>
                            <w:rFonts w:asciiTheme="minorHAnsi" w:hAnsiTheme="minorHAnsi"/>
                            <w:sz w:val="13"/>
                            <w:szCs w:val="13"/>
                          </w:rPr>
                          <w:t>y</w:t>
                        </w:r>
                        <w:r w:rsidRPr="003C33BD">
                          <w:rPr>
                            <w:rFonts w:asciiTheme="minorHAnsi" w:hAnsiTheme="minorHAnsi"/>
                            <w:sz w:val="13"/>
                            <w:szCs w:val="13"/>
                            <w:lang w:val="ru-RU"/>
                          </w:rPr>
                          <w:t>-образные клапаны или регулирующие клапаны с ручным управлением.</w:t>
                        </w:r>
                      </w:p>
                    </w:txbxContent>
                  </v:textbox>
                </v:rect>
                <v:shape id="AutoShape 2891" o:spid="_x0000_s1384" type="#_x0000_t32" style="position:absolute;left:8630;top:254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">
                  <v:stroke endarrow="block"/>
                </v:shape>
                <v:shape id="AutoShape 2892" o:spid="_x0000_s1385" type="#_x0000_t32" style="position:absolute;left:4484;top:3553;width:25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">
                  <v:stroke endarrow="block"/>
                </v:shape>
                <v:shape id="AutoShape 2893" o:spid="_x0000_s1386" type="#_x0000_t32" style="position:absolute;left:4484;top:3551;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">
                  <v:stroke endarrow="block"/>
                </v:shape>
                <v:shape id="AutoShape 2894" o:spid="_x0000_s1387" type="#_x0000_t32" style="position:absolute;left:10225;top:3551;width:22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">
                  <v:stroke endarrow="block"/>
                </v:shape>
                <v:shape id="AutoShape 2895" o:spid="_x0000_s1388" type="#_x0000_t32" style="position:absolute;left:12470;top:3540;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">
                  <v:stroke endarrow="block"/>
                </v:shape>
                <v:shape id="AutoShape 2896" o:spid="_x0000_s1389" type="#_x0000_t32" style="position:absolute;left:1777;top:4343;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">
                  <v:stroke endarrow="block"/>
                </v:shape>
                <v:shape id="AutoShape 2897" o:spid="_x0000_s1390" type="#_x0000_t32" style="position:absolute;left:1794;top:4333;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">
                  <v:stroke endarrow="block"/>
                </v:shape>
                <v:shape id="AutoShape 2898" o:spid="_x0000_s1391" type="#_x0000_t32" style="position:absolute;left:5800;top:4294;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">
                  <v:stroke endarrow="block"/>
                </v:shape>
                <v:shape id="AutoShape 2899" o:spid="_x0000_s1392" type="#_x0000_t32" style="position:absolute;left:6922;top:4316;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">
                  <v:stroke endarrow="block"/>
                </v:shape>
                <v:shape id="AutoShape 2900" o:spid="_x0000_s1393" type="#_x0000_t32" style="position:absolute;left:4457;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">
                  <v:stroke endarrow="block"/>
                </v:shape>
                <v:shape id="AutoShape 2901" o:spid="_x0000_s1394" type="#_x0000_t32" style="position:absolute;left:9797;top:4367;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">
                  <v:stroke endarrow="block"/>
                </v:shape>
                <v:shape id="AutoShape 2902" o:spid="_x0000_s1395" type="#_x0000_t32" style="position:absolute;left:13853;top:4283;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">
                  <v:stroke endarrow="block"/>
                </v:shape>
                <v:shape id="AutoShape 2903" o:spid="_x0000_s1396" type="#_x0000_t32" style="position:absolute;left:9831;top:4362;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">
                  <v:stroke endarrow="block"/>
                </v:shape>
                <v:shape id="AutoShape 2904" o:spid="_x0000_s1397" type="#_x0000_t32" style="position:absolute;left:14967;top:4265;width:0;height:1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">
                  <v:stroke endarrow="block"/>
                </v:shape>
                <v:shape id="AutoShape 2905" o:spid="_x0000_s1398" type="#_x0000_t32" style="position:absolute;left:9830;top:6629;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">
                  <v:stroke endarrow="block"/>
                </v:shape>
                <v:shape id="AutoShape 2906" o:spid="_x0000_s1399" type="#_x0000_t32" style="position:absolute;left:12512;top:6637;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">
                  <v:stroke endarrow="block"/>
                </v:shape>
                <v:shape id="AutoShape 2907" o:spid="_x0000_s1400" type="#_x0000_t32" style="position:absolute;left:14954;top:6651;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">
                  <v:stroke endarrow="block"/>
                </v:shape>
                <v:shape id="AutoShape 2908" o:spid="_x0000_s1401" type="#_x0000_t32" style="position:absolute;left:2392;top:6020;width:34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">
                  <v:stroke endarrow="block"/>
                </v:shape>
                <v:shape id="AutoShape 2909" o:spid="_x0000_s1402" type="#_x0000_t32" style="position:absolute;left:2734;top:6018;width:0;height:19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">
                  <v:stroke endarrow="block"/>
                </v:shape>
                <v:shape id="AutoShape 2910" o:spid="_x0000_s1403" type="#_x0000_t32" style="position:absolute;left:2692;top:8002;width:2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">
                  <v:stroke endarrow="block"/>
                </v:shape>
                <v:shape id="AutoShape 2911" o:spid="_x0000_s1404" type="#_x0000_t32" style="position:absolute;left:5351;top:8003;width:24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">
                  <v:stroke endarrow="block"/>
                </v:shape>
                <v:shape id="AutoShape 2912" o:spid="_x0000_s1405" type="#_x0000_t32" style="position:absolute;left:7529;top:6018;width:3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">
                  <v:stroke endarrow="block"/>
                </v:shape>
                <v:shape id="AutoShape 2913" o:spid="_x0000_s1406" type="#_x0000_t32" style="position:absolute;left:5039;top:6087;width:3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">
                  <v:stroke endarrow="block"/>
                </v:shape>
                <v:shape id="AutoShape 2914" o:spid="_x0000_s1407" type="#_x0000_t32" style="position:absolute;left:10891;top:608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">
                  <v:stroke endarrow="block"/>
                </v:shape>
                <v:shape id="AutoShape 2915" o:spid="_x0000_s1408" type="#_x0000_t32" style="position:absolute;left:10437;top:606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">
                  <v:stroke endarrow="block"/>
                </v:shape>
                <v:shape id="AutoShape 2916" o:spid="_x0000_s1409" type="#_x0000_t32" style="position:absolute;left:10891;top:7981;width:2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">
                  <v:stroke endarrow="block"/>
                </v:shape>
                <v:shape id="AutoShape 2917" o:spid="_x0000_s1410" type="#_x0000_t32" style="position:absolute;left:13527;top:7981;width:246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">
                  <v:stroke endarrow="block"/>
                </v:shape>
                <v:shape id="AutoShape 2918" o:spid="_x0000_s1411" type="#_x0000_t32" style="position:absolute;left:15547;top:6090;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">
                  <v:stroke endarrow="block"/>
                </v:shape>
                <v:shape id="AutoShape 2919" o:spid="_x0000_s1412" type="#_x0000_t32" style="position:absolute;left:13077;top:6071;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">
                  <v:stroke endarrow="block"/>
                </v:shape>
                <v:shape id="AutoShape 2920" o:spid="_x0000_s1413" type="#_x0000_t32" style="position:absolute;left:13540;top:797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">
                  <v:stroke endarrow="block"/>
                </v:shape>
                <v:rect id="Rectangle 2921" o:spid="_x0000_s1414" style="position:absolute;left:11223;top:8256;width:4792;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">
                  <v:textbox>
                    <w:txbxContent>
                      <w:p w14:paraId="6289AC21" w14:textId="77777777" w:rsidR="00BF7F3C" w:rsidRPr="003C33BD" w:rsidRDefault="00BF7F3C" w:rsidP="00BA168E">
                        <w:pPr>
                          <w:spacing w:before="0" w:line="240" w:lineRule="auto"/>
                          <w:ind w:left="0"/>
                          <w:jc w:val="center"/>
                          <w:rPr>
                            <w:rFonts w:asciiTheme="minorHAnsi" w:hAnsiTheme="minorHAnsi"/>
                            <w:sz w:val="13"/>
                            <w:szCs w:val="13"/>
                            <w:lang w:val="ru-RU"/>
                          </w:rPr>
                        </w:pPr>
                        <w:r w:rsidRPr="003C33BD">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3C33BD">
                          <w:rPr>
                            <w:rFonts w:asciiTheme="minorHAnsi" w:hAnsiTheme="minorHAnsi"/>
                            <w:sz w:val="13"/>
                            <w:szCs w:val="13"/>
                          </w:rPr>
                          <w:t>y</w:t>
                        </w:r>
                        <w:r w:rsidRPr="003C33BD">
                          <w:rPr>
                            <w:rFonts w:asciiTheme="minorHAnsi" w:hAnsiTheme="minorHAnsi"/>
                            <w:sz w:val="13"/>
                            <w:szCs w:val="13"/>
                            <w:lang w:val="ru-RU"/>
                          </w:rPr>
                          <w:t>-образные клапаны или регулирующие клапаны с ручным управлением.</w:t>
                        </w:r>
                      </w:p>
                    </w:txbxContent>
                  </v:textbox>
                </v:rect>
                <v:shape id="AutoShape 2922" o:spid="_x0000_s1415" type="#_x0000_t32" style="position:absolute;left:5351;top:6087;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">
                  <v:stroke endarrow="block"/>
                </v:shape>
                <v:shape id="AutoShape 2923" o:spid="_x0000_s1416" type="#_x0000_t32" style="position:absolute;left:7875;top:6002;width:1;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">
                  <v:stroke endarrow="block"/>
                </v:shape>
                <v:shape id="AutoShape 2924" o:spid="_x0000_s1417" type="#_x0000_t32" style="position:absolute;left:5334;top:8007;width:0;height: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">
                  <v:stroke endarrow="block"/>
                </v:shape>
                <v:shape id="AutoShape 2925" o:spid="_x0000_s1418" type="#_x0000_t32" style="position:absolute;left:6922;top:6602;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">
                  <v:stroke endarrow="block"/>
                </v:shape>
                <v:shape id="AutoShape 2926" o:spid="_x0000_s1419" type="#_x0000_t32" style="position:absolute;left:4440;top:668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">
                  <v:stroke endarrow="block"/>
                </v:shape>
                <v:shape id="AutoShape 2927" o:spid="_x0000_s1420" type="#_x0000_t32" style="position:absolute;left:1793;top:6653;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">
                  <v:stroke endarrow="block"/>
                </v:shape>
                <v:shape id="Text Box 2928" o:spid="_x0000_s1421" type="#_x0000_t202" style="position:absolute;left:9904;top:294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" filled="f" stroked="f">
                  <v:textbox>
                    <w:txbxContent>
                      <w:p w14:paraId="6F516E37"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929" o:spid="_x0000_s1422" type="#_x0000_t202" style="position:absolute;left:6406;top:29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" filled="f" stroked="f">
                  <v:textbox>
                    <w:txbxContent>
                      <w:p w14:paraId="2BBDF38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AutoShape 2930" o:spid="_x0000_s1423" type="#_x0000_t32" style="position:absolute;left:12513;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">
                  <v:stroke endarrow="block"/>
                </v:shape>
                <v:shape id="AutoShape 2931" o:spid="_x0000_s1424" type="#_x0000_t110" style="position:absolute;left:3850;top:5519;width:11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">
                  <v:textbox>
                    <w:txbxContent>
                      <w:p w14:paraId="311192ED" w14:textId="77777777" w:rsidR="00BF7F3C" w:rsidRPr="00670A1A" w:rsidRDefault="00BF7F3C" w:rsidP="00BA168E">
                        <w:pPr>
                          <w:spacing w:before="0" w:line="240" w:lineRule="auto"/>
                          <w:ind w:left="-142" w:right="-257" w:hanging="142"/>
                          <w:jc w:val="center"/>
                          <w:rPr>
                            <w:rFonts w:asciiTheme="minorHAnsi" w:hAnsiTheme="minorHAnsi"/>
                            <w:sz w:val="12"/>
                            <w:szCs w:val="12"/>
                          </w:rPr>
                        </w:pPr>
                        <w:r>
                          <w:rPr>
                            <w:rFonts w:asciiTheme="minorHAnsi" w:hAnsiTheme="minorHAnsi"/>
                            <w:sz w:val="12"/>
                            <w:szCs w:val="12"/>
                          </w:rPr>
                          <w:t xml:space="preserve">  </w:t>
                        </w:r>
                        <w:r w:rsidRPr="00670A1A">
                          <w:rPr>
                            <w:rFonts w:asciiTheme="minorHAnsi" w:hAnsiTheme="minorHAnsi"/>
                            <w:sz w:val="12"/>
                            <w:szCs w:val="12"/>
                          </w:rPr>
                          <w:t>ΔP</w:t>
                        </w:r>
                      </w:p>
                      <w:p w14:paraId="0A3E59A1"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15012C90"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500 psi</w:t>
                        </w:r>
                      </w:p>
                    </w:txbxContent>
                  </v:textbox>
                </v:shape>
                <v:shape id="AutoShape 2932" o:spid="_x0000_s1425" type="#_x0000_t110" style="position:absolute;left:6321;top:5452;width:1214;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">
                  <v:textbox>
                    <w:txbxContent>
                      <w:p w14:paraId="3F78EC8F"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1D180A29"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3E4A8310"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600 psi</w:t>
                        </w:r>
                      </w:p>
                    </w:txbxContent>
                  </v:textbox>
                </v:shape>
                <v:shape id="AutoShape 2933" o:spid="_x0000_s1426" type="#_x0000_t110" style="position:absolute;left:9241;top:5506;width:1189;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">
                  <v:textbox>
                    <w:txbxContent>
                      <w:p w14:paraId="5A6FBFC8"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0C1D2EFB"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56A0060F"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500 psi</w:t>
                        </w:r>
                      </w:p>
                    </w:txbxContent>
                  </v:textbox>
                </v:shape>
                <v:shape id="AutoShape 2934" o:spid="_x0000_s1427" type="#_x0000_t110" style="position:absolute;left:11954;top:5503;width:1124;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">
                  <v:textbox>
                    <w:txbxContent>
                      <w:p w14:paraId="51483D70"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5B69E347"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084102B9"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600 psi</w:t>
                        </w:r>
                      </w:p>
                    </w:txbxContent>
                  </v:textbox>
                </v:shape>
                <v:shape id="AutoShape 2935" o:spid="_x0000_s1428" type="#_x0000_t110" style="position:absolute;left:14366;top:5518;width:1180;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">
                  <v:textbox>
                    <w:txbxContent>
                      <w:p w14:paraId="7003FD83"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ΔP</w:t>
                        </w:r>
                      </w:p>
                      <w:p w14:paraId="642178E2"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 xml:space="preserve"> &lt; или = </w:t>
                        </w:r>
                      </w:p>
                      <w:p w14:paraId="73275E53" w14:textId="77777777" w:rsidR="00BF7F3C" w:rsidRPr="00670A1A" w:rsidRDefault="00BF7F3C" w:rsidP="00BA168E">
                        <w:pPr>
                          <w:spacing w:before="0" w:line="240" w:lineRule="auto"/>
                          <w:ind w:left="0"/>
                          <w:jc w:val="center"/>
                          <w:rPr>
                            <w:rFonts w:asciiTheme="minorHAnsi" w:hAnsiTheme="minorHAnsi"/>
                            <w:sz w:val="12"/>
                            <w:szCs w:val="12"/>
                          </w:rPr>
                        </w:pPr>
                        <w:r w:rsidRPr="00670A1A">
                          <w:rPr>
                            <w:rFonts w:asciiTheme="minorHAnsi" w:hAnsiTheme="minorHAnsi"/>
                            <w:sz w:val="12"/>
                            <w:szCs w:val="12"/>
                          </w:rPr>
                          <w:t>700 psi</w:t>
                        </w:r>
                      </w:p>
                    </w:txbxContent>
                  </v:textbox>
                </v:shape>
                <v:shape id="Text Box 2936" o:spid="_x0000_s1429" type="#_x0000_t202" style="position:absolute;left:13811;top:3921;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" filled="f" stroked="f">
                  <v:textbox>
                    <w:txbxContent>
                      <w:p w14:paraId="5455A941"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754AF9FA"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v:textbox>
                </v:shape>
                <v:shape id="Text Box 2937" o:spid="_x0000_s1430" type="#_x0000_t202" style="position:absolute;left:9923;top:3972;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" filled="f" stroked="f">
                  <v:textbox>
                    <w:txbxContent>
                      <w:p w14:paraId="318EC1A3"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Жидкость мгновенного испарения</w:t>
                        </w:r>
                      </w:p>
                      <w:p w14:paraId="4CA7530B"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v:textbox>
                </v:shape>
                <v:shape id="Text Box 2938" o:spid="_x0000_s1431" type="#_x0000_t202" style="position:absolute;left:3456;top:4783;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" filled="f" stroked="f">
                  <v:textbox>
                    <w:txbxContent>
                      <w:p w14:paraId="3E228CB0" w14:textId="77777777" w:rsidR="00BF7F3C" w:rsidRPr="003C33BD"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3C33BD">
                          <w:rPr>
                            <w:rFonts w:asciiTheme="minorHAnsi" w:hAnsiTheme="minorHAnsi"/>
                            <w:b/>
                            <w:sz w:val="12"/>
                            <w:szCs w:val="12"/>
                            <w:lang w:val="ru-RU"/>
                          </w:rPr>
                          <w:t>Среда, отличная от жидкости мгновенного испарения</w:t>
                        </w:r>
                      </w:p>
                      <w:p w14:paraId="4E7C01D8" w14:textId="77777777" w:rsidR="00BF7F3C" w:rsidRPr="003C33BD" w:rsidRDefault="00BF7F3C" w:rsidP="00BA168E">
                        <w:pPr>
                          <w:shd w:val="clear" w:color="auto" w:fill="FFFFFF" w:themeFill="background1"/>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v:textbox>
                </v:shape>
                <v:shape id="Text Box 2939" o:spid="_x0000_s1432" type="#_x0000_t202" style="position:absolute;left:7152;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" filled="f" stroked="f">
                  <v:textbox>
                    <w:txbxContent>
                      <w:p w14:paraId="1EA48A3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940" o:spid="_x0000_s1433" type="#_x0000_t202" style="position:absolute;left:469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" filled="f" stroked="f">
                  <v:textbox>
                    <w:txbxContent>
                      <w:p w14:paraId="01A55F0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941" o:spid="_x0000_s1434" type="#_x0000_t202" style="position:absolute;left:2054;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" filled="f" stroked="f">
                  <v:textbox>
                    <w:txbxContent>
                      <w:p w14:paraId="28762F9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942" o:spid="_x0000_s1435" type="#_x0000_t202" style="position:absolute;left:15250;top:55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" filled="f" stroked="f">
                  <v:textbox>
                    <w:txbxContent>
                      <w:p w14:paraId="58D46491"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943" o:spid="_x0000_s1436" type="#_x0000_t202" style="position:absolute;left:12767;top:555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" filled="f" stroked="f">
                  <v:textbox>
                    <w:txbxContent>
                      <w:p w14:paraId="429D91D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944" o:spid="_x0000_s1437" type="#_x0000_t202" style="position:absolute;left:1012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" filled="f" stroked="f">
                  <v:textbox>
                    <w:txbxContent>
                      <w:p w14:paraId="06AD1EEB"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2945" o:spid="_x0000_s1438" type="#_x0000_t202" style="position:absolute;left:5703;top:3930;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" filled="f" stroked="f">
                  <v:textbox>
                    <w:txbxContent>
                      <w:p w14:paraId="09E209CC"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3F9E8FFB"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v:textbox>
                </v:shape>
                <v:shape id="Text Box 2946" o:spid="_x0000_s1439" type="#_x0000_t202" style="position:absolute;left:1878;top:3981;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" filled="f" stroked="f">
                  <v:textbox>
                    <w:txbxContent>
                      <w:p w14:paraId="2D57E2C7"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Жидкость мгновенного испарения</w:t>
                        </w:r>
                      </w:p>
                      <w:p w14:paraId="1FA3AF22"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v:textbox>
                </v:shape>
                <v:shape id="Text Box 2947" o:spid="_x0000_s1440" type="#_x0000_t202" style="position:absolute;left:1563;top:638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" filled="f" stroked="f">
                  <v:textbox>
                    <w:txbxContent>
                      <w:p w14:paraId="559F3B22"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948" o:spid="_x0000_s1441" type="#_x0000_t202" style="position:absolute;left:4201;top:6446;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" filled="f" stroked="f">
                  <v:textbox>
                    <w:txbxContent>
                      <w:p w14:paraId="6C1E782C"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949" o:spid="_x0000_s1442" type="#_x0000_t202" style="position:absolute;left:6709;top:635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" filled="f" stroked="f">
                  <v:textbox>
                    <w:txbxContent>
                      <w:p w14:paraId="4194923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950" o:spid="_x0000_s1443" type="#_x0000_t202" style="position:absolute;left:14729;top:636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" filled="f" stroked="f">
                  <v:textbox>
                    <w:txbxContent>
                      <w:p w14:paraId="39E7E5C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951" o:spid="_x0000_s1444" type="#_x0000_t202" style="position:absolute;left:12297;top:634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" filled="f" stroked="f">
                  <v:textbox>
                    <w:txbxContent>
                      <w:p w14:paraId="4221CF2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2952" o:spid="_x0000_s1445" type="#_x0000_t202" style="position:absolute;left:9594;top:636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" filled="f" stroked="f">
                  <v:textbox>
                    <w:txbxContent>
                      <w:p w14:paraId="729AE427"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roundrect id="AutoShape 2953" o:spid="_x0000_s1446" style="position:absolute;left:3633;top:6987;width:1610;height:7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">
                  <v:textbox>
                    <w:txbxContent>
                      <w:p w14:paraId="2E36D2CC" w14:textId="77777777" w:rsidR="00BF7F3C" w:rsidRPr="003C33BD" w:rsidRDefault="00BF7F3C" w:rsidP="00BA168E">
                        <w:pPr>
                          <w:spacing w:before="0" w:line="240" w:lineRule="auto"/>
                          <w:ind w:left="-142" w:right="-168"/>
                          <w:jc w:val="center"/>
                          <w:rPr>
                            <w:rFonts w:asciiTheme="minorHAnsi" w:hAnsiTheme="minorHAnsi"/>
                            <w:sz w:val="14"/>
                            <w:szCs w:val="14"/>
                            <w:lang w:val="ru-RU"/>
                          </w:rPr>
                        </w:pPr>
                        <w:r w:rsidRPr="003C33BD">
                          <w:rPr>
                            <w:rFonts w:asciiTheme="minorHAnsi" w:hAnsiTheme="minorHAnsi"/>
                            <w:sz w:val="14"/>
                            <w:szCs w:val="14"/>
                            <w:lang w:val="ru-RU"/>
                          </w:rPr>
                          <w:t>В пределах общих правил.  Дальнейшая оценка не требуется.</w:t>
                        </w:r>
                      </w:p>
                    </w:txbxContent>
                  </v:textbox>
                </v:roundrect>
                <v:roundrect id="AutoShape 2954" o:spid="_x0000_s1447" style="position:absolute;left:6090;top:6935;width:169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">
                  <v:textbox>
                    <w:txbxContent>
                      <w:p w14:paraId="57AC8DF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v:textbox>
                </v:roundrect>
                <v:roundrect id="AutoShape 2955" o:spid="_x0000_s1448" style="position:absolute;left:8919;top:6972;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">
                  <v:textbox>
                    <w:txbxContent>
                      <w:p w14:paraId="4EE9E47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v:textbox>
                </v:roundrect>
                <v:roundrect id="AutoShape 2956" o:spid="_x0000_s1449" style="position:absolute;left:11601;top:6980;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">
                  <v:textbox>
                    <w:txbxContent>
                      <w:p w14:paraId="7294CD6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v:textbox>
                </v:roundrect>
                <v:roundrect id="AutoShape 2957" o:spid="_x0000_s1450" style="position:absolute;left:14058;top:6963;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">
                  <v:textbox>
                    <w:txbxContent>
                      <w:p w14:paraId="12C7F56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В пределах общих правил.  Дальнейшая оценка не требуется.</w:t>
                        </w:r>
                      </w:p>
                    </w:txbxContent>
                  </v:textbox>
                </v:roundrect>
                <v:shape id="Text Box 2958" o:spid="_x0000_s1451" type="#_x0000_t202" style="position:absolute;left:11516;top:4782;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" filled="f" stroked="f">
                  <v:textbox>
                    <w:txbxContent>
                      <w:p w14:paraId="7818763D" w14:textId="77777777" w:rsidR="00BF7F3C" w:rsidRPr="003C33BD"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3C33BD">
                          <w:rPr>
                            <w:rFonts w:asciiTheme="minorHAnsi" w:hAnsiTheme="minorHAnsi"/>
                            <w:b/>
                            <w:sz w:val="12"/>
                            <w:szCs w:val="12"/>
                            <w:lang w:val="ru-RU"/>
                          </w:rPr>
                          <w:t>Среда, отличная от жидкости мгновенного испарения</w:t>
                        </w:r>
                      </w:p>
                      <w:p w14:paraId="5D7CF6BF" w14:textId="77777777" w:rsidR="00BF7F3C" w:rsidRPr="003C33BD" w:rsidRDefault="00BF7F3C" w:rsidP="00BA168E">
                        <w:pPr>
                          <w:shd w:val="clear" w:color="auto" w:fill="FFFFFF" w:themeFill="background1"/>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v:textbox>
                </v:shape>
              </v:group>
            </w:pict>
          </mc:Fallback>
        </mc:AlternateContent>
      </w:r>
      <w:r w:rsidR="00BA168E" w:rsidRPr="00550B67">
        <w:rPr>
          <w:lang w:val="ru-RU"/>
        </w:rPr>
        <w:t>диаметром 2 – 3 дюйма</w:t>
      </w:r>
    </w:p>
    <w:p w14:paraId="62D51F30" w14:textId="77777777" w:rsidR="00BA168E" w:rsidRPr="002F72E5" w:rsidRDefault="00BA168E" w:rsidP="00BA168E">
      <w:pPr>
        <w:pStyle w:val="ListParagraph"/>
        <w:spacing w:line="240" w:lineRule="auto"/>
        <w:ind w:left="360"/>
        <w:rPr>
          <w:lang w:val="ru-RU"/>
        </w:rPr>
      </w:pPr>
    </w:p>
    <w:p w14:paraId="251A5A1E" w14:textId="77777777" w:rsidR="00BA168E" w:rsidRPr="002F72E5" w:rsidRDefault="00BA168E" w:rsidP="00BA168E">
      <w:pPr>
        <w:pStyle w:val="ListParagraph"/>
        <w:spacing w:line="240" w:lineRule="auto"/>
        <w:ind w:left="360"/>
        <w:rPr>
          <w:lang w:val="ru-RU"/>
        </w:rPr>
      </w:pPr>
    </w:p>
    <w:p w14:paraId="7EFFF707" w14:textId="77777777" w:rsidR="00BA168E" w:rsidRPr="002F72E5" w:rsidRDefault="00BA168E" w:rsidP="00BA168E">
      <w:pPr>
        <w:pStyle w:val="ListParagraph"/>
        <w:spacing w:line="240" w:lineRule="auto"/>
        <w:ind w:left="360"/>
        <w:rPr>
          <w:lang w:val="ru-RU"/>
        </w:rPr>
      </w:pPr>
    </w:p>
    <w:p w14:paraId="3CB4C858" w14:textId="77777777" w:rsidR="00BA168E" w:rsidRPr="002F72E5" w:rsidRDefault="00BA168E" w:rsidP="00BA168E">
      <w:pPr>
        <w:pStyle w:val="ListParagraph"/>
        <w:spacing w:line="240" w:lineRule="auto"/>
        <w:ind w:left="360"/>
        <w:rPr>
          <w:lang w:val="ru-RU"/>
        </w:rPr>
      </w:pPr>
    </w:p>
    <w:p w14:paraId="7E76BB18" w14:textId="77777777" w:rsidR="00BA168E" w:rsidRPr="002F72E5" w:rsidRDefault="00BA168E" w:rsidP="00BA168E">
      <w:pPr>
        <w:pStyle w:val="ListParagraph"/>
        <w:spacing w:line="240" w:lineRule="auto"/>
        <w:ind w:left="360"/>
        <w:rPr>
          <w:lang w:val="ru-RU"/>
        </w:rPr>
      </w:pPr>
    </w:p>
    <w:p w14:paraId="2BF493D6" w14:textId="77777777" w:rsidR="00BA168E" w:rsidRPr="002F72E5" w:rsidRDefault="00BA168E" w:rsidP="00BA168E">
      <w:pPr>
        <w:pStyle w:val="ListParagraph"/>
        <w:spacing w:line="240" w:lineRule="auto"/>
        <w:ind w:left="360"/>
        <w:rPr>
          <w:lang w:val="ru-RU"/>
        </w:rPr>
      </w:pPr>
    </w:p>
    <w:p w14:paraId="60D845FE" w14:textId="77777777" w:rsidR="00BA168E" w:rsidRPr="002F72E5" w:rsidRDefault="00BA168E" w:rsidP="00BA168E">
      <w:pPr>
        <w:pStyle w:val="ListParagraph"/>
        <w:spacing w:line="240" w:lineRule="auto"/>
        <w:ind w:left="360"/>
        <w:rPr>
          <w:lang w:val="ru-RU"/>
        </w:rPr>
      </w:pPr>
    </w:p>
    <w:p w14:paraId="64020587" w14:textId="77777777" w:rsidR="00BA168E" w:rsidRPr="002F72E5" w:rsidRDefault="00BA168E" w:rsidP="00BA168E">
      <w:pPr>
        <w:pStyle w:val="ListParagraph"/>
        <w:spacing w:line="240" w:lineRule="auto"/>
        <w:ind w:left="360"/>
        <w:rPr>
          <w:lang w:val="ru-RU"/>
        </w:rPr>
      </w:pPr>
    </w:p>
    <w:p w14:paraId="3C9AE73B" w14:textId="77777777" w:rsidR="00BA168E" w:rsidRPr="002F72E5" w:rsidRDefault="00BA168E" w:rsidP="00BA168E">
      <w:pPr>
        <w:pStyle w:val="ListParagraph"/>
        <w:spacing w:line="240" w:lineRule="auto"/>
        <w:ind w:left="360"/>
        <w:rPr>
          <w:lang w:val="ru-RU"/>
        </w:rPr>
      </w:pPr>
    </w:p>
    <w:p w14:paraId="1DA59E73" w14:textId="77777777" w:rsidR="00BA168E" w:rsidRPr="002F72E5" w:rsidRDefault="00BA168E" w:rsidP="00BA168E">
      <w:pPr>
        <w:pStyle w:val="ListParagraph"/>
        <w:spacing w:line="240" w:lineRule="auto"/>
        <w:ind w:left="360"/>
        <w:rPr>
          <w:lang w:val="ru-RU"/>
        </w:rPr>
      </w:pPr>
    </w:p>
    <w:p w14:paraId="75BC5759" w14:textId="77777777" w:rsidR="00BA168E" w:rsidRPr="002F72E5" w:rsidRDefault="00BA168E" w:rsidP="00BA168E">
      <w:pPr>
        <w:pStyle w:val="ListParagraph"/>
        <w:spacing w:line="240" w:lineRule="auto"/>
        <w:ind w:left="360"/>
        <w:rPr>
          <w:lang w:val="ru-RU"/>
        </w:rPr>
      </w:pPr>
    </w:p>
    <w:p w14:paraId="556FECAA" w14:textId="77777777" w:rsidR="00BA168E" w:rsidRPr="002F72E5" w:rsidRDefault="00BA168E" w:rsidP="00BA168E">
      <w:pPr>
        <w:pStyle w:val="ListParagraph"/>
        <w:spacing w:line="240" w:lineRule="auto"/>
        <w:ind w:left="360"/>
        <w:rPr>
          <w:lang w:val="ru-RU"/>
        </w:rPr>
      </w:pPr>
    </w:p>
    <w:p w14:paraId="41D70EFF" w14:textId="77777777" w:rsidR="00BA168E" w:rsidRPr="002F72E5" w:rsidRDefault="00BA168E" w:rsidP="00BA168E">
      <w:pPr>
        <w:pStyle w:val="ListParagraph"/>
        <w:spacing w:line="240" w:lineRule="auto"/>
        <w:ind w:left="360"/>
        <w:rPr>
          <w:lang w:val="ru-RU"/>
        </w:rPr>
      </w:pPr>
    </w:p>
    <w:p w14:paraId="72673349" w14:textId="77777777" w:rsidR="00BA168E" w:rsidRPr="002F72E5" w:rsidRDefault="00BA168E" w:rsidP="00BA168E">
      <w:pPr>
        <w:pStyle w:val="ListParagraph"/>
        <w:spacing w:line="240" w:lineRule="auto"/>
        <w:ind w:left="360"/>
        <w:rPr>
          <w:lang w:val="ru-RU"/>
        </w:rPr>
      </w:pPr>
    </w:p>
    <w:p w14:paraId="7C2771E0" w14:textId="77777777" w:rsidR="00BA168E" w:rsidRPr="002F72E5" w:rsidRDefault="00BA168E" w:rsidP="00BA168E">
      <w:pPr>
        <w:pStyle w:val="ListParagraph"/>
        <w:spacing w:line="240" w:lineRule="auto"/>
        <w:ind w:left="360"/>
        <w:rPr>
          <w:lang w:val="ru-RU"/>
        </w:rPr>
      </w:pPr>
    </w:p>
    <w:p w14:paraId="1048900B" w14:textId="77777777" w:rsidR="00BA168E" w:rsidRDefault="00BA168E" w:rsidP="00BA168E">
      <w:pPr>
        <w:pStyle w:val="ListParagraph"/>
        <w:spacing w:line="240" w:lineRule="auto"/>
        <w:ind w:left="360"/>
      </w:pPr>
    </w:p>
    <w:p w14:paraId="4ACABE9A" w14:textId="77777777" w:rsidR="00BA168E" w:rsidRDefault="00BA168E" w:rsidP="00BA168E">
      <w:pPr>
        <w:spacing w:before="0"/>
        <w:ind w:left="0"/>
        <w:rPr>
          <w:rFonts w:asciiTheme="minorHAnsi" w:hAnsiTheme="minorHAnsi"/>
          <w:sz w:val="16"/>
          <w:szCs w:val="16"/>
        </w:rPr>
      </w:pPr>
      <w:r>
        <w:rPr>
          <w:rFonts w:asciiTheme="minorHAnsi" w:hAnsiTheme="minorHAnsi"/>
          <w:sz w:val="16"/>
        </w:rPr>
        <w:t>Примечания</w:t>
      </w:r>
    </w:p>
    <w:p w14:paraId="5EFEF428" w14:textId="77777777" w:rsidR="00BA168E" w:rsidRDefault="00BA168E" w:rsidP="00BA168E">
      <w:pPr>
        <w:pStyle w:val="ListParagraph"/>
        <w:numPr>
          <w:ilvl w:val="0"/>
          <w:numId w:val="56"/>
        </w:numPr>
        <w:spacing w:after="0" w:line="240" w:lineRule="auto"/>
        <w:rPr>
          <w:rFonts w:asciiTheme="minorHAnsi" w:hAnsiTheme="minorHAnsi"/>
          <w:sz w:val="16"/>
          <w:szCs w:val="16"/>
        </w:rPr>
      </w:pPr>
      <w:r w:rsidRPr="00550B67">
        <w:rPr>
          <w:rFonts w:asciiTheme="minorHAnsi" w:hAnsiTheme="minorHAnsi"/>
          <w:sz w:val="16"/>
          <w:lang w:val="ru-RU"/>
        </w:rPr>
        <w:t xml:space="preserve">У </w:t>
      </w:r>
      <w:r>
        <w:rPr>
          <w:rFonts w:asciiTheme="minorHAnsi" w:hAnsiTheme="minorHAnsi"/>
          <w:sz w:val="16"/>
        </w:rPr>
        <w:t>Y</w:t>
      </w:r>
      <w:r w:rsidRPr="00550B67">
        <w:rPr>
          <w:rFonts w:asciiTheme="minorHAnsi" w:hAnsiTheme="minorHAnsi"/>
          <w:sz w:val="16"/>
          <w:lang w:val="ru-RU"/>
        </w:rPr>
        <w:t xml:space="preserve">-образных клапанов обычно регулируемые шарнирные диски в корпусе типа клетки.  </w:t>
      </w:r>
      <w:r>
        <w:rPr>
          <w:rFonts w:asciiTheme="minorHAnsi" w:hAnsiTheme="minorHAnsi"/>
          <w:sz w:val="16"/>
        </w:rPr>
        <w:t>Диск регулируется в клетке в одной точке возле штока.</w:t>
      </w:r>
    </w:p>
    <w:p w14:paraId="75E9970B" w14:textId="77777777" w:rsidR="00BA168E" w:rsidRDefault="00BA168E" w:rsidP="00BA168E">
      <w:pPr>
        <w:pStyle w:val="ListParagraph"/>
        <w:spacing w:after="0" w:line="240" w:lineRule="auto"/>
        <w:ind w:left="360"/>
        <w:rPr>
          <w:rFonts w:asciiTheme="minorHAnsi" w:hAnsiTheme="minorHAnsi"/>
          <w:sz w:val="16"/>
          <w:lang w:val="ru-RU"/>
        </w:rPr>
      </w:pPr>
      <w:r w:rsidRPr="00550B67">
        <w:rPr>
          <w:rFonts w:asciiTheme="minorHAnsi" w:hAnsiTheme="minorHAnsi"/>
          <w:sz w:val="16"/>
          <w:lang w:val="ru-RU"/>
        </w:rPr>
        <w:t>Некоторые изготовители предлагают полностью регулируемый диск или невращающийся диск, регулируемый в двух точках, что представляет собой конструкцию, наиболее устойчивую к вибрации диска и штока.  Важно выяснить, какова конструкция диска в оцениваемом клапане.  Если она не известна, предполагается, что это шарнирный диск с одинарным регулированием в корпусе типа клетки. Далее необходимо выяснить, требуется ли дальнейшая оценка.</w:t>
      </w:r>
    </w:p>
    <w:p w14:paraId="0B012259" w14:textId="2CF2AFB9" w:rsidR="00E654D9" w:rsidRPr="009256D7" w:rsidRDefault="00E654D9">
      <w:pPr>
        <w:pStyle w:val="ListParagraph"/>
        <w:numPr>
          <w:ilvl w:val="0"/>
          <w:numId w:val="56"/>
        </w:numPr>
        <w:spacing w:after="0" w:line="240" w:lineRule="auto"/>
        <w:rPr>
          <w:rFonts w:asciiTheme="minorHAnsi" w:hAnsiTheme="minorHAnsi"/>
          <w:sz w:val="16"/>
          <w:szCs w:val="16"/>
          <w:lang w:val="ru-RU"/>
        </w:rPr>
        <w:pPrChange w:id="2636" w:author="Zhunisbayev, Olzhasbek [Bolashak Atyrau Limited]" w:date="2024-11-12T13:45:00Z" w16du:dateUtc="2024-11-12T08:45:00Z">
          <w:pPr>
            <w:pStyle w:val="ListParagraph"/>
            <w:spacing w:after="0" w:line="240" w:lineRule="auto"/>
            <w:ind w:left="360"/>
          </w:pPr>
        </w:pPrChange>
      </w:pPr>
      <w:r>
        <w:rPr>
          <w:rFonts w:asciiTheme="minorHAnsi" w:hAnsiTheme="minorHAnsi"/>
          <w:sz w:val="16"/>
          <w:lang w:val="ru-RU"/>
        </w:rPr>
        <w:t xml:space="preserve">При высоком </w:t>
      </w:r>
      <w:r w:rsidRPr="009256D7">
        <w:rPr>
          <w:rFonts w:asciiTheme="minorHAnsi" w:hAnsiTheme="minorHAnsi"/>
          <w:sz w:val="16"/>
          <w:lang w:val="ru-RU"/>
        </w:rPr>
        <w:t xml:space="preserve">ΔP </w:t>
      </w:r>
      <w:r>
        <w:rPr>
          <w:rFonts w:asciiTheme="minorHAnsi" w:hAnsiTheme="minorHAnsi"/>
          <w:sz w:val="16"/>
          <w:lang w:val="ru-RU"/>
        </w:rPr>
        <w:t xml:space="preserve">необходимо проконсультироваться с производителем клапана о необходимости полного исполнения затвора из стеллита для уменьшения проблем с эрозией. </w:t>
      </w:r>
    </w:p>
    <w:p w14:paraId="1D546C25" w14:textId="17A9D91B" w:rsidR="00BA168E" w:rsidRPr="002F72E5" w:rsidRDefault="00673A21" w:rsidP="00BA168E">
      <w:pPr>
        <w:pStyle w:val="ListParagraph"/>
        <w:spacing w:after="0" w:line="240" w:lineRule="auto"/>
        <w:ind w:left="360"/>
        <w:rPr>
          <w:lang w:val="ru-RU"/>
        </w:rPr>
      </w:pPr>
      <w:r>
        <w:rPr>
          <w:noProof/>
        </w:rPr>
        <w:lastRenderedPageBreak/>
        <mc:AlternateContent>
          <mc:Choice Requires="wpg">
            <w:drawing>
              <wp:anchor distT="0" distB="0" distL="114300" distR="114300" simplePos="0" relativeHeight="251616256" behindDoc="0" locked="0" layoutInCell="1" allowOverlap="1" wp14:anchorId="638051C8" wp14:editId="499C9917">
                <wp:simplePos x="0" y="0"/>
                <wp:positionH relativeFrom="column">
                  <wp:posOffset>-398780</wp:posOffset>
                </wp:positionH>
                <wp:positionV relativeFrom="paragraph">
                  <wp:posOffset>19050</wp:posOffset>
                </wp:positionV>
                <wp:extent cx="9770745" cy="4944745"/>
                <wp:effectExtent l="10795" t="9525" r="635" b="8255"/>
                <wp:wrapNone/>
                <wp:docPr id="650818842" name="Group 2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70745" cy="4944745"/>
                          <a:chOff x="924" y="1433"/>
                          <a:chExt cx="15387" cy="7787"/>
                        </a:xfrm>
                      </wpg:grpSpPr>
                      <wps:wsp>
                        <wps:cNvPr id="236996929" name="AutoShape 2960"/>
                        <wps:cNvCnPr>
                          <a:cxnSpLocks noChangeShapeType="1"/>
                        </wps:cNvCnPr>
                        <wps:spPr bwMode="auto">
                          <a:xfrm>
                            <a:off x="16001" y="6087"/>
                            <a:ext cx="0" cy="19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6532234" name="AutoShape 2961"/>
                        <wps:cNvCnPr>
                          <a:cxnSpLocks noChangeShapeType="1"/>
                        </wps:cNvCnPr>
                        <wps:spPr bwMode="auto">
                          <a:xfrm>
                            <a:off x="13531" y="6067"/>
                            <a:ext cx="2"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8855172" name="Oval 2962"/>
                        <wps:cNvSpPr>
                          <a:spLocks noChangeArrowheads="1"/>
                        </wps:cNvSpPr>
                        <wps:spPr bwMode="auto">
                          <a:xfrm>
                            <a:off x="7700" y="1433"/>
                            <a:ext cx="1854" cy="1114"/>
                          </a:xfrm>
                          <a:prstGeom prst="ellipse">
                            <a:avLst/>
                          </a:prstGeom>
                          <a:solidFill>
                            <a:srgbClr val="FFFFFF"/>
                          </a:solidFill>
                          <a:ln w="9525">
                            <a:solidFill>
                              <a:srgbClr val="000000"/>
                            </a:solidFill>
                            <a:round/>
                            <a:headEnd/>
                            <a:tailEnd/>
                          </a:ln>
                        </wps:spPr>
                        <wps:txbx>
                          <w:txbxContent>
                            <w:p w14:paraId="577AF3D7" w14:textId="77777777" w:rsidR="00BF7F3C" w:rsidRPr="00CA2BEB" w:rsidRDefault="00BF7F3C" w:rsidP="00BA168E">
                              <w:pPr>
                                <w:spacing w:before="0" w:line="240" w:lineRule="auto"/>
                                <w:ind w:left="0"/>
                                <w:jc w:val="center"/>
                                <w:rPr>
                                  <w:rFonts w:asciiTheme="minorHAnsi" w:hAnsiTheme="minorHAnsi"/>
                                  <w:b/>
                                  <w:sz w:val="12"/>
                                  <w:lang w:val="ru-RU"/>
                                </w:rPr>
                              </w:pPr>
                              <w:r w:rsidRPr="00AB586F">
                                <w:rPr>
                                  <w:rFonts w:asciiTheme="minorHAnsi" w:hAnsiTheme="minorHAnsi"/>
                                  <w:b/>
                                  <w:sz w:val="12"/>
                                </w:rPr>
                                <w:t>Y</w:t>
                              </w:r>
                              <w:r w:rsidRPr="001E3AE7">
                                <w:rPr>
                                  <w:rFonts w:asciiTheme="minorHAnsi" w:hAnsiTheme="minorHAnsi"/>
                                  <w:b/>
                                  <w:sz w:val="12"/>
                                  <w:lang w:val="ru-RU"/>
                                </w:rPr>
                                <w:t xml:space="preserve">-образный регулирующий клапан диаметром </w:t>
                              </w:r>
                            </w:p>
                            <w:p w14:paraId="22E95FFD" w14:textId="77777777" w:rsidR="00BF7F3C" w:rsidRPr="001E3AE7" w:rsidRDefault="00BF7F3C" w:rsidP="00BA168E">
                              <w:pPr>
                                <w:spacing w:before="0" w:line="240" w:lineRule="auto"/>
                                <w:ind w:left="0"/>
                                <w:jc w:val="center"/>
                                <w:rPr>
                                  <w:rFonts w:asciiTheme="minorHAnsi" w:hAnsiTheme="minorHAnsi"/>
                                  <w:b/>
                                  <w:sz w:val="12"/>
                                  <w:szCs w:val="16"/>
                                  <w:lang w:val="ru-RU"/>
                                </w:rPr>
                              </w:pPr>
                              <w:r w:rsidRPr="001E3AE7">
                                <w:rPr>
                                  <w:rFonts w:asciiTheme="minorHAnsi" w:hAnsiTheme="minorHAnsi"/>
                                  <w:b/>
                                  <w:sz w:val="12"/>
                                  <w:lang w:val="ru-RU"/>
                                </w:rPr>
                                <w:t>4 – 6 дюйм</w:t>
                              </w:r>
                            </w:p>
                          </w:txbxContent>
                        </wps:txbx>
                        <wps:bodyPr rot="0" vert="horz" wrap="square" lIns="91440" tIns="45720" rIns="91440" bIns="45720" anchor="t" anchorCtr="0" upright="1">
                          <a:noAutofit/>
                        </wps:bodyPr>
                      </wps:wsp>
                      <wps:wsp>
                        <wps:cNvPr id="1098255311" name="AutoShape 2963"/>
                        <wps:cNvSpPr>
                          <a:spLocks noChangeArrowheads="1"/>
                        </wps:cNvSpPr>
                        <wps:spPr bwMode="auto">
                          <a:xfrm>
                            <a:off x="7051" y="2847"/>
                            <a:ext cx="3174" cy="1421"/>
                          </a:xfrm>
                          <a:prstGeom prst="flowChartDecision">
                            <a:avLst/>
                          </a:prstGeom>
                          <a:solidFill>
                            <a:srgbClr val="FFFFFF"/>
                          </a:solidFill>
                          <a:ln w="9525">
                            <a:solidFill>
                              <a:srgbClr val="000000"/>
                            </a:solidFill>
                            <a:miter lim="800000"/>
                            <a:headEnd/>
                            <a:tailEnd/>
                          </a:ln>
                        </wps:spPr>
                        <wps:txbx>
                          <w:txbxContent>
                            <w:p w14:paraId="1A1EEE9B" w14:textId="77777777" w:rsidR="00BF7F3C" w:rsidRPr="003C33BD" w:rsidRDefault="00BF7F3C" w:rsidP="00BA168E">
                              <w:pPr>
                                <w:spacing w:line="240" w:lineRule="auto"/>
                                <w:ind w:left="-142" w:right="-104"/>
                                <w:jc w:val="center"/>
                                <w:rPr>
                                  <w:rFonts w:asciiTheme="minorHAnsi" w:hAnsiTheme="minorHAnsi"/>
                                  <w:sz w:val="11"/>
                                  <w:szCs w:val="11"/>
                                  <w:lang w:val="ru-RU"/>
                                </w:rPr>
                              </w:pPr>
                              <w:r w:rsidRPr="003C33BD">
                                <w:rPr>
                                  <w:rFonts w:asciiTheme="minorHAnsi" w:hAnsiTheme="minorHAnsi"/>
                                  <w:sz w:val="11"/>
                                  <w:szCs w:val="11"/>
                                  <w:lang w:val="ru-RU"/>
                                </w:rPr>
                                <w:t xml:space="preserve">Есть ли у </w:t>
                              </w:r>
                              <w:r w:rsidRPr="003C33BD">
                                <w:rPr>
                                  <w:rFonts w:asciiTheme="minorHAnsi" w:hAnsiTheme="minorHAnsi"/>
                                  <w:sz w:val="11"/>
                                  <w:szCs w:val="11"/>
                                </w:rPr>
                                <w:t>Y</w:t>
                              </w:r>
                              <w:r w:rsidRPr="003C33BD">
                                <w:rPr>
                                  <w:rFonts w:asciiTheme="minorHAnsi" w:hAnsiTheme="minorHAnsi"/>
                                  <w:sz w:val="11"/>
                                  <w:szCs w:val="11"/>
                                  <w:lang w:val="ru-RU"/>
                                </w:rPr>
                                <w:t>-образного клапана полностью направляемый невращающийся диск? См. прим. 1.</w:t>
                              </w:r>
                            </w:p>
                          </w:txbxContent>
                        </wps:txbx>
                        <wps:bodyPr rot="0" vert="horz" wrap="square" lIns="91440" tIns="45720" rIns="91440" bIns="45720" anchor="t" anchorCtr="0" upright="1">
                          <a:noAutofit/>
                        </wps:bodyPr>
                      </wps:wsp>
                      <wps:wsp>
                        <wps:cNvPr id="1839143691" name="AutoShape 2964"/>
                        <wps:cNvSpPr>
                          <a:spLocks noChangeArrowheads="1"/>
                        </wps:cNvSpPr>
                        <wps:spPr bwMode="auto">
                          <a:xfrm>
                            <a:off x="11087" y="3866"/>
                            <a:ext cx="2762" cy="890"/>
                          </a:xfrm>
                          <a:prstGeom prst="roundRect">
                            <a:avLst>
                              <a:gd name="adj" fmla="val 16667"/>
                            </a:avLst>
                          </a:prstGeom>
                          <a:solidFill>
                            <a:srgbClr val="FFFFFF"/>
                          </a:solidFill>
                          <a:ln w="9525">
                            <a:solidFill>
                              <a:srgbClr val="000000"/>
                            </a:solidFill>
                            <a:round/>
                            <a:headEnd/>
                            <a:tailEnd/>
                          </a:ln>
                        </wps:spPr>
                        <wps:txbx>
                          <w:txbxContent>
                            <w:p w14:paraId="39F13ED3" w14:textId="77777777" w:rsidR="00BF7F3C" w:rsidRPr="003C33BD" w:rsidRDefault="00BF7F3C" w:rsidP="00BA168E">
                              <w:pPr>
                                <w:spacing w:before="0" w:line="240" w:lineRule="auto"/>
                                <w:ind w:left="0"/>
                                <w:jc w:val="center"/>
                                <w:rPr>
                                  <w:rFonts w:asciiTheme="minorHAnsi" w:hAnsiTheme="minorHAnsi"/>
                                  <w:sz w:val="11"/>
                                  <w:szCs w:val="11"/>
                                  <w:lang w:val="ru-RU"/>
                                </w:rPr>
                              </w:pPr>
                              <w:r w:rsidRPr="003C33BD">
                                <w:rPr>
                                  <w:rFonts w:asciiTheme="minorHAnsi" w:hAnsiTheme="minorHAnsi"/>
                                  <w:sz w:val="11"/>
                                  <w:szCs w:val="11"/>
                                  <w:lang w:val="ru-RU"/>
                                </w:rPr>
                                <w:t>Рабочая среда клапана</w:t>
                              </w:r>
                            </w:p>
                            <w:p w14:paraId="77040023" w14:textId="77777777" w:rsidR="00BF7F3C" w:rsidRPr="00CA2BEB" w:rsidRDefault="00BF7F3C" w:rsidP="00BA168E">
                              <w:pPr>
                                <w:spacing w:before="0" w:line="240" w:lineRule="auto"/>
                                <w:ind w:left="0"/>
                                <w:jc w:val="center"/>
                                <w:rPr>
                                  <w:rFonts w:asciiTheme="minorHAnsi" w:hAnsiTheme="minorHAnsi"/>
                                  <w:sz w:val="11"/>
                                  <w:szCs w:val="11"/>
                                  <w:lang w:val="ru-RU"/>
                                </w:rPr>
                              </w:pPr>
                              <w:r w:rsidRPr="003C33BD">
                                <w:rPr>
                                  <w:rFonts w:asciiTheme="minorHAnsi" w:hAnsiTheme="minorHAnsi"/>
                                  <w:sz w:val="11"/>
                                  <w:szCs w:val="11"/>
                                  <w:lang w:val="ru-RU"/>
                                </w:rPr>
                                <w:t xml:space="preserve">(Условия технологической среды клапана) </w:t>
                              </w:r>
                            </w:p>
                            <w:p w14:paraId="6F863699" w14:textId="77777777" w:rsidR="00BF7F3C" w:rsidRPr="003C33BD" w:rsidRDefault="00BF7F3C" w:rsidP="00BA168E">
                              <w:pPr>
                                <w:spacing w:before="0" w:line="240" w:lineRule="auto"/>
                                <w:ind w:left="0"/>
                                <w:jc w:val="center"/>
                                <w:rPr>
                                  <w:rFonts w:asciiTheme="minorHAnsi" w:hAnsiTheme="minorHAnsi"/>
                                  <w:sz w:val="11"/>
                                  <w:szCs w:val="11"/>
                                  <w:lang w:val="ru-RU"/>
                                </w:rPr>
                              </w:pPr>
                              <w:r w:rsidRPr="003C33BD">
                                <w:rPr>
                                  <w:rFonts w:asciiTheme="minorHAnsi" w:hAnsiTheme="minorHAnsi"/>
                                  <w:sz w:val="11"/>
                                  <w:szCs w:val="11"/>
                                  <w:lang w:val="ru-RU"/>
                                </w:rPr>
                                <w:t>| Данные положения относятся к невращающимся полностью регулируемым дискам или дискам с двойным регулированием|</w:t>
                              </w:r>
                            </w:p>
                          </w:txbxContent>
                        </wps:txbx>
                        <wps:bodyPr rot="0" vert="horz" wrap="square" lIns="91440" tIns="45720" rIns="91440" bIns="45720" anchor="t" anchorCtr="0" upright="1">
                          <a:noAutofit/>
                        </wps:bodyPr>
                      </wps:wsp>
                      <wps:wsp>
                        <wps:cNvPr id="934995872" name="AutoShape 2965"/>
                        <wps:cNvSpPr>
                          <a:spLocks noChangeArrowheads="1"/>
                        </wps:cNvSpPr>
                        <wps:spPr bwMode="auto">
                          <a:xfrm>
                            <a:off x="1221" y="5450"/>
                            <a:ext cx="1171" cy="1161"/>
                          </a:xfrm>
                          <a:prstGeom prst="flowChartDecision">
                            <a:avLst/>
                          </a:prstGeom>
                          <a:solidFill>
                            <a:srgbClr val="FFFFFF"/>
                          </a:solidFill>
                          <a:ln w="9525">
                            <a:solidFill>
                              <a:srgbClr val="000000"/>
                            </a:solidFill>
                            <a:miter lim="800000"/>
                            <a:headEnd/>
                            <a:tailEnd/>
                          </a:ln>
                        </wps:spPr>
                        <wps:txbx>
                          <w:txbxContent>
                            <w:p w14:paraId="3A7C8899"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ΔP</w:t>
                              </w:r>
                            </w:p>
                            <w:p w14:paraId="5691278D"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 xml:space="preserve"> &lt; или = </w:t>
                              </w:r>
                            </w:p>
                            <w:p w14:paraId="19A7417D"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350 psi</w:t>
                              </w:r>
                            </w:p>
                          </w:txbxContent>
                        </wps:txbx>
                        <wps:bodyPr rot="0" vert="horz" wrap="square" lIns="91440" tIns="45720" rIns="91440" bIns="45720" anchor="t" anchorCtr="0" upright="1">
                          <a:noAutofit/>
                        </wps:bodyPr>
                      </wps:wsp>
                      <wps:wsp>
                        <wps:cNvPr id="1821285220" name="AutoShape 2966"/>
                        <wps:cNvSpPr>
                          <a:spLocks noChangeArrowheads="1"/>
                        </wps:cNvSpPr>
                        <wps:spPr bwMode="auto">
                          <a:xfrm>
                            <a:off x="3135" y="3892"/>
                            <a:ext cx="2658" cy="890"/>
                          </a:xfrm>
                          <a:prstGeom prst="roundRect">
                            <a:avLst>
                              <a:gd name="adj" fmla="val 16667"/>
                            </a:avLst>
                          </a:prstGeom>
                          <a:solidFill>
                            <a:srgbClr val="FFFFFF"/>
                          </a:solidFill>
                          <a:ln w="9525">
                            <a:solidFill>
                              <a:srgbClr val="000000"/>
                            </a:solidFill>
                            <a:round/>
                            <a:headEnd/>
                            <a:tailEnd/>
                          </a:ln>
                        </wps:spPr>
                        <wps:txbx>
                          <w:txbxContent>
                            <w:p w14:paraId="3FC6A36B"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Рабочая среда клапана</w:t>
                              </w:r>
                            </w:p>
                            <w:p w14:paraId="42782420" w14:textId="77777777" w:rsidR="00BF7F3C" w:rsidRPr="00CA2BEB"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(Условия технологической среды клапана) </w:t>
                              </w:r>
                            </w:p>
                            <w:p w14:paraId="160EBAD1"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 Данные положения относятся к </w:t>
                              </w:r>
                              <w:r w:rsidRPr="003C33BD">
                                <w:rPr>
                                  <w:rFonts w:asciiTheme="minorHAnsi" w:hAnsiTheme="minorHAnsi"/>
                                  <w:sz w:val="11"/>
                                  <w:szCs w:val="11"/>
                                </w:rPr>
                                <w:t>Y</w:t>
                              </w:r>
                              <w:r w:rsidRPr="003C33BD">
                                <w:rPr>
                                  <w:rFonts w:asciiTheme="minorHAnsi" w:hAnsiTheme="minorHAnsi"/>
                                  <w:sz w:val="11"/>
                                  <w:szCs w:val="11"/>
                                  <w:lang w:val="ru-RU"/>
                                </w:rPr>
                                <w:t>-образным шарнирным дискам с одинарным регулированием |</w:t>
                              </w:r>
                            </w:p>
                          </w:txbxContent>
                        </wps:txbx>
                        <wps:bodyPr rot="0" vert="horz" wrap="square" lIns="91440" tIns="45720" rIns="91440" bIns="45720" anchor="t" anchorCtr="0" upright="1">
                          <a:noAutofit/>
                        </wps:bodyPr>
                      </wps:wsp>
                      <wps:wsp>
                        <wps:cNvPr id="437822804" name="AutoShape 2967"/>
                        <wps:cNvSpPr>
                          <a:spLocks noChangeArrowheads="1"/>
                        </wps:cNvSpPr>
                        <wps:spPr bwMode="auto">
                          <a:xfrm>
                            <a:off x="924" y="6926"/>
                            <a:ext cx="1725" cy="768"/>
                          </a:xfrm>
                          <a:prstGeom prst="roundRect">
                            <a:avLst>
                              <a:gd name="adj" fmla="val 16667"/>
                            </a:avLst>
                          </a:prstGeom>
                          <a:solidFill>
                            <a:srgbClr val="FFFFFF"/>
                          </a:solidFill>
                          <a:ln w="9525">
                            <a:solidFill>
                              <a:srgbClr val="000000"/>
                            </a:solidFill>
                            <a:round/>
                            <a:headEnd/>
                            <a:tailEnd/>
                          </a:ln>
                        </wps:spPr>
                        <wps:txbx>
                          <w:txbxContent>
                            <w:p w14:paraId="7A0D785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71CE7692"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18A7BEA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800299819" name="Rectangle 2968"/>
                        <wps:cNvSpPr>
                          <a:spLocks noChangeArrowheads="1"/>
                        </wps:cNvSpPr>
                        <wps:spPr bwMode="auto">
                          <a:xfrm>
                            <a:off x="2936" y="8293"/>
                            <a:ext cx="4801" cy="927"/>
                          </a:xfrm>
                          <a:prstGeom prst="rect">
                            <a:avLst/>
                          </a:prstGeom>
                          <a:solidFill>
                            <a:srgbClr val="FFFFFF"/>
                          </a:solidFill>
                          <a:ln w="9525">
                            <a:solidFill>
                              <a:srgbClr val="000000"/>
                            </a:solidFill>
                            <a:miter lim="800000"/>
                            <a:headEnd/>
                            <a:tailEnd/>
                          </a:ln>
                        </wps:spPr>
                        <wps:txbx>
                          <w:txbxContent>
                            <w:p w14:paraId="7CCC0B4C" w14:textId="77777777" w:rsidR="00BF7F3C" w:rsidRPr="00FE7CAC" w:rsidRDefault="00BF7F3C" w:rsidP="00BA168E">
                              <w:pPr>
                                <w:spacing w:before="0" w:line="240" w:lineRule="auto"/>
                                <w:ind w:left="0"/>
                                <w:jc w:val="center"/>
                                <w:rPr>
                                  <w:rFonts w:asciiTheme="minorHAnsi" w:hAnsiTheme="minorHAnsi"/>
                                  <w:sz w:val="13"/>
                                  <w:szCs w:val="13"/>
                                  <w:lang w:val="ru-RU"/>
                                </w:rPr>
                              </w:pPr>
                              <w:r w:rsidRPr="00FE7CAC">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FE7CAC">
                                <w:rPr>
                                  <w:rFonts w:asciiTheme="minorHAnsi" w:hAnsiTheme="minorHAnsi"/>
                                  <w:sz w:val="13"/>
                                  <w:szCs w:val="13"/>
                                </w:rPr>
                                <w:t>y</w:t>
                              </w:r>
                              <w:r w:rsidRPr="00FE7CAC">
                                <w:rPr>
                                  <w:rFonts w:asciiTheme="minorHAnsi" w:hAnsiTheme="minorHAnsi"/>
                                  <w:sz w:val="13"/>
                                  <w:szCs w:val="13"/>
                                  <w:lang w:val="ru-RU"/>
                                </w:rPr>
                                <w:t>-образные клапаны или регулирующие клапаны с ручным управлением.</w:t>
                              </w:r>
                            </w:p>
                          </w:txbxContent>
                        </wps:txbx>
                        <wps:bodyPr rot="0" vert="horz" wrap="square" lIns="91440" tIns="45720" rIns="91440" bIns="45720" anchor="t" anchorCtr="0" upright="1">
                          <a:noAutofit/>
                        </wps:bodyPr>
                      </wps:wsp>
                      <wps:wsp>
                        <wps:cNvPr id="1581961973" name="AutoShape 2969"/>
                        <wps:cNvCnPr>
                          <a:cxnSpLocks noChangeShapeType="1"/>
                        </wps:cNvCnPr>
                        <wps:spPr bwMode="auto">
                          <a:xfrm>
                            <a:off x="8630" y="254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25575386" name="AutoShape 2970"/>
                        <wps:cNvCnPr>
                          <a:cxnSpLocks noChangeShapeType="1"/>
                        </wps:cNvCnPr>
                        <wps:spPr bwMode="auto">
                          <a:xfrm flipH="1">
                            <a:off x="4484" y="3553"/>
                            <a:ext cx="258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9456650" name="AutoShape 2971"/>
                        <wps:cNvCnPr>
                          <a:cxnSpLocks noChangeShapeType="1"/>
                        </wps:cNvCnPr>
                        <wps:spPr bwMode="auto">
                          <a:xfrm>
                            <a:off x="4484" y="3551"/>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57036" name="AutoShape 2972"/>
                        <wps:cNvCnPr>
                          <a:cxnSpLocks noChangeShapeType="1"/>
                        </wps:cNvCnPr>
                        <wps:spPr bwMode="auto">
                          <a:xfrm>
                            <a:off x="10225" y="3551"/>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1914526" name="AutoShape 2973"/>
                        <wps:cNvCnPr>
                          <a:cxnSpLocks noChangeShapeType="1"/>
                        </wps:cNvCnPr>
                        <wps:spPr bwMode="auto">
                          <a:xfrm>
                            <a:off x="12470" y="354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8078279" name="AutoShape 2974"/>
                        <wps:cNvCnPr>
                          <a:cxnSpLocks noChangeShapeType="1"/>
                        </wps:cNvCnPr>
                        <wps:spPr bwMode="auto">
                          <a:xfrm flipH="1">
                            <a:off x="1777" y="4343"/>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984208" name="AutoShape 2975"/>
                        <wps:cNvCnPr>
                          <a:cxnSpLocks noChangeShapeType="1"/>
                        </wps:cNvCnPr>
                        <wps:spPr bwMode="auto">
                          <a:xfrm>
                            <a:off x="1794" y="4333"/>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34542582" name="AutoShape 2976"/>
                        <wps:cNvCnPr>
                          <a:cxnSpLocks noChangeShapeType="1"/>
                        </wps:cNvCnPr>
                        <wps:spPr bwMode="auto">
                          <a:xfrm>
                            <a:off x="5800" y="4294"/>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2237944" name="AutoShape 2977"/>
                        <wps:cNvCnPr>
                          <a:cxnSpLocks noChangeShapeType="1"/>
                        </wps:cNvCnPr>
                        <wps:spPr bwMode="auto">
                          <a:xfrm>
                            <a:off x="6922" y="4316"/>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5989502" name="AutoShape 2978"/>
                        <wps:cNvCnPr>
                          <a:cxnSpLocks noChangeShapeType="1"/>
                        </wps:cNvCnPr>
                        <wps:spPr bwMode="auto">
                          <a:xfrm>
                            <a:off x="4457"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726463" name="AutoShape 2979"/>
                        <wps:cNvCnPr>
                          <a:cxnSpLocks noChangeShapeType="1"/>
                        </wps:cNvCnPr>
                        <wps:spPr bwMode="auto">
                          <a:xfrm flipH="1">
                            <a:off x="9797" y="4367"/>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4782933" name="AutoShape 2980"/>
                        <wps:cNvCnPr>
                          <a:cxnSpLocks noChangeShapeType="1"/>
                        </wps:cNvCnPr>
                        <wps:spPr bwMode="auto">
                          <a:xfrm>
                            <a:off x="13853" y="4283"/>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634191" name="AutoShape 2981"/>
                        <wps:cNvCnPr>
                          <a:cxnSpLocks noChangeShapeType="1"/>
                        </wps:cNvCnPr>
                        <wps:spPr bwMode="auto">
                          <a:xfrm>
                            <a:off x="9831" y="4362"/>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7845248" name="AutoShape 2982"/>
                        <wps:cNvCnPr>
                          <a:cxnSpLocks noChangeShapeType="1"/>
                        </wps:cNvCnPr>
                        <wps:spPr bwMode="auto">
                          <a:xfrm>
                            <a:off x="14967" y="4265"/>
                            <a:ext cx="0" cy="12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323828" name="AutoShape 2983"/>
                        <wps:cNvCnPr>
                          <a:cxnSpLocks noChangeShapeType="1"/>
                        </wps:cNvCnPr>
                        <wps:spPr bwMode="auto">
                          <a:xfrm>
                            <a:off x="9830" y="6629"/>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3030868" name="AutoShape 2984"/>
                        <wps:cNvCnPr>
                          <a:cxnSpLocks noChangeShapeType="1"/>
                        </wps:cNvCnPr>
                        <wps:spPr bwMode="auto">
                          <a:xfrm>
                            <a:off x="12512" y="6637"/>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7018144" name="AutoShape 2985"/>
                        <wps:cNvCnPr>
                          <a:cxnSpLocks noChangeShapeType="1"/>
                        </wps:cNvCnPr>
                        <wps:spPr bwMode="auto">
                          <a:xfrm>
                            <a:off x="14954" y="6651"/>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0119470" name="AutoShape 2986"/>
                        <wps:cNvCnPr>
                          <a:cxnSpLocks noChangeShapeType="1"/>
                        </wps:cNvCnPr>
                        <wps:spPr bwMode="auto">
                          <a:xfrm flipV="1">
                            <a:off x="2392" y="6020"/>
                            <a:ext cx="34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3468667" name="AutoShape 2987"/>
                        <wps:cNvCnPr>
                          <a:cxnSpLocks noChangeShapeType="1"/>
                        </wps:cNvCnPr>
                        <wps:spPr bwMode="auto">
                          <a:xfrm>
                            <a:off x="2734" y="6018"/>
                            <a:ext cx="0" cy="19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7914293" name="AutoShape 2988"/>
                        <wps:cNvCnPr>
                          <a:cxnSpLocks noChangeShapeType="1"/>
                        </wps:cNvCnPr>
                        <wps:spPr bwMode="auto">
                          <a:xfrm>
                            <a:off x="2692" y="8002"/>
                            <a:ext cx="26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4979784" name="AutoShape 2989"/>
                        <wps:cNvCnPr>
                          <a:cxnSpLocks noChangeShapeType="1"/>
                        </wps:cNvCnPr>
                        <wps:spPr bwMode="auto">
                          <a:xfrm flipH="1">
                            <a:off x="5351" y="8003"/>
                            <a:ext cx="249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5563682" name="AutoShape 2990"/>
                        <wps:cNvCnPr>
                          <a:cxnSpLocks noChangeShapeType="1"/>
                        </wps:cNvCnPr>
                        <wps:spPr bwMode="auto">
                          <a:xfrm>
                            <a:off x="7529" y="6018"/>
                            <a:ext cx="34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9560383" name="AutoShape 2991"/>
                        <wps:cNvCnPr>
                          <a:cxnSpLocks noChangeShapeType="1"/>
                        </wps:cNvCnPr>
                        <wps:spPr bwMode="auto">
                          <a:xfrm flipV="1">
                            <a:off x="5039" y="6087"/>
                            <a:ext cx="3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43240" name="AutoShape 2992"/>
                        <wps:cNvCnPr>
                          <a:cxnSpLocks noChangeShapeType="1"/>
                        </wps:cNvCnPr>
                        <wps:spPr bwMode="auto">
                          <a:xfrm>
                            <a:off x="10891" y="608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7930556" name="AutoShape 2993"/>
                        <wps:cNvCnPr>
                          <a:cxnSpLocks noChangeShapeType="1"/>
                        </wps:cNvCnPr>
                        <wps:spPr bwMode="auto">
                          <a:xfrm>
                            <a:off x="10437" y="606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2977929" name="AutoShape 2994"/>
                        <wps:cNvCnPr>
                          <a:cxnSpLocks noChangeShapeType="1"/>
                        </wps:cNvCnPr>
                        <wps:spPr bwMode="auto">
                          <a:xfrm>
                            <a:off x="10891" y="7981"/>
                            <a:ext cx="2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6830081" name="AutoShape 2995"/>
                        <wps:cNvCnPr>
                          <a:cxnSpLocks noChangeShapeType="1"/>
                        </wps:cNvCnPr>
                        <wps:spPr bwMode="auto">
                          <a:xfrm flipH="1" flipV="1">
                            <a:off x="13527" y="7981"/>
                            <a:ext cx="246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0361185" name="AutoShape 2996"/>
                        <wps:cNvCnPr>
                          <a:cxnSpLocks noChangeShapeType="1"/>
                        </wps:cNvCnPr>
                        <wps:spPr bwMode="auto">
                          <a:xfrm>
                            <a:off x="15547" y="6090"/>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8380127" name="AutoShape 2997"/>
                        <wps:cNvCnPr>
                          <a:cxnSpLocks noChangeShapeType="1"/>
                        </wps:cNvCnPr>
                        <wps:spPr bwMode="auto">
                          <a:xfrm>
                            <a:off x="13077" y="6071"/>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1905767" name="AutoShape 2998"/>
                        <wps:cNvCnPr>
                          <a:cxnSpLocks noChangeShapeType="1"/>
                        </wps:cNvCnPr>
                        <wps:spPr bwMode="auto">
                          <a:xfrm>
                            <a:off x="13540" y="7973"/>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4900205" name="Rectangle 2999"/>
                        <wps:cNvSpPr>
                          <a:spLocks noChangeArrowheads="1"/>
                        </wps:cNvSpPr>
                        <wps:spPr bwMode="auto">
                          <a:xfrm>
                            <a:off x="11223" y="8256"/>
                            <a:ext cx="4792" cy="910"/>
                          </a:xfrm>
                          <a:prstGeom prst="rect">
                            <a:avLst/>
                          </a:prstGeom>
                          <a:solidFill>
                            <a:srgbClr val="FFFFFF"/>
                          </a:solidFill>
                          <a:ln w="9525">
                            <a:solidFill>
                              <a:srgbClr val="000000"/>
                            </a:solidFill>
                            <a:miter lim="800000"/>
                            <a:headEnd/>
                            <a:tailEnd/>
                          </a:ln>
                        </wps:spPr>
                        <wps:txbx>
                          <w:txbxContent>
                            <w:p w14:paraId="6444B761" w14:textId="77777777" w:rsidR="00BF7F3C" w:rsidRPr="00FE7CAC" w:rsidRDefault="00BF7F3C" w:rsidP="00BA168E">
                              <w:pPr>
                                <w:spacing w:before="0" w:line="240" w:lineRule="auto"/>
                                <w:ind w:left="0"/>
                                <w:jc w:val="center"/>
                                <w:rPr>
                                  <w:rFonts w:asciiTheme="minorHAnsi" w:hAnsiTheme="minorHAnsi"/>
                                  <w:sz w:val="13"/>
                                  <w:szCs w:val="13"/>
                                  <w:lang w:val="ru-RU"/>
                                </w:rPr>
                              </w:pPr>
                              <w:r w:rsidRPr="00FE7CAC">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FE7CAC">
                                <w:rPr>
                                  <w:rFonts w:asciiTheme="minorHAnsi" w:hAnsiTheme="minorHAnsi"/>
                                  <w:sz w:val="13"/>
                                  <w:szCs w:val="13"/>
                                </w:rPr>
                                <w:t>y</w:t>
                              </w:r>
                              <w:r w:rsidRPr="00FE7CAC">
                                <w:rPr>
                                  <w:rFonts w:asciiTheme="minorHAnsi" w:hAnsiTheme="minorHAnsi"/>
                                  <w:sz w:val="13"/>
                                  <w:szCs w:val="13"/>
                                  <w:lang w:val="ru-RU"/>
                                </w:rPr>
                                <w:t>-образные клапаны или регулирующие клапаны с ручным управлением.</w:t>
                              </w:r>
                            </w:p>
                          </w:txbxContent>
                        </wps:txbx>
                        <wps:bodyPr rot="0" vert="horz" wrap="square" lIns="91440" tIns="45720" rIns="91440" bIns="45720" anchor="t" anchorCtr="0" upright="1">
                          <a:noAutofit/>
                        </wps:bodyPr>
                      </wps:wsp>
                      <wps:wsp>
                        <wps:cNvPr id="448190176" name="AutoShape 3000"/>
                        <wps:cNvCnPr>
                          <a:cxnSpLocks noChangeShapeType="1"/>
                        </wps:cNvCnPr>
                        <wps:spPr bwMode="auto">
                          <a:xfrm>
                            <a:off x="5351" y="6087"/>
                            <a:ext cx="0" cy="1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9671913" name="AutoShape 3001"/>
                        <wps:cNvCnPr>
                          <a:cxnSpLocks noChangeShapeType="1"/>
                        </wps:cNvCnPr>
                        <wps:spPr bwMode="auto">
                          <a:xfrm>
                            <a:off x="7875" y="6002"/>
                            <a:ext cx="1" cy="20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6731456" name="AutoShape 3002"/>
                        <wps:cNvCnPr>
                          <a:cxnSpLocks noChangeShapeType="1"/>
                        </wps:cNvCnPr>
                        <wps:spPr bwMode="auto">
                          <a:xfrm flipH="1">
                            <a:off x="5334" y="800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87830916" name="AutoShape 3003"/>
                        <wps:cNvCnPr>
                          <a:cxnSpLocks noChangeShapeType="1"/>
                        </wps:cNvCnPr>
                        <wps:spPr bwMode="auto">
                          <a:xfrm>
                            <a:off x="6922" y="6602"/>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42472314" name="AutoShape 3004"/>
                        <wps:cNvCnPr>
                          <a:cxnSpLocks noChangeShapeType="1"/>
                        </wps:cNvCnPr>
                        <wps:spPr bwMode="auto">
                          <a:xfrm>
                            <a:off x="4440" y="668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9328562" name="AutoShape 3005"/>
                        <wps:cNvCnPr>
                          <a:cxnSpLocks noChangeShapeType="1"/>
                        </wps:cNvCnPr>
                        <wps:spPr bwMode="auto">
                          <a:xfrm>
                            <a:off x="1793" y="6653"/>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70373557" name="Text Box 3006"/>
                        <wps:cNvSpPr txBox="1">
                          <a:spLocks noChangeArrowheads="1"/>
                        </wps:cNvSpPr>
                        <wps:spPr bwMode="auto">
                          <a:xfrm>
                            <a:off x="9904" y="294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C614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2057990946" name="Text Box 3007"/>
                        <wps:cNvSpPr txBox="1">
                          <a:spLocks noChangeArrowheads="1"/>
                        </wps:cNvSpPr>
                        <wps:spPr bwMode="auto">
                          <a:xfrm>
                            <a:off x="6406" y="29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A362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97603794" name="AutoShape 3008"/>
                        <wps:cNvCnPr>
                          <a:cxnSpLocks noChangeShapeType="1"/>
                        </wps:cNvCnPr>
                        <wps:spPr bwMode="auto">
                          <a:xfrm>
                            <a:off x="12513"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3960392" name="AutoShape 3009"/>
                        <wps:cNvSpPr>
                          <a:spLocks noChangeArrowheads="1"/>
                        </wps:cNvSpPr>
                        <wps:spPr bwMode="auto">
                          <a:xfrm>
                            <a:off x="3850" y="5519"/>
                            <a:ext cx="1195" cy="1143"/>
                          </a:xfrm>
                          <a:prstGeom prst="flowChartDecision">
                            <a:avLst/>
                          </a:prstGeom>
                          <a:solidFill>
                            <a:srgbClr val="FFFFFF"/>
                          </a:solidFill>
                          <a:ln w="9525">
                            <a:solidFill>
                              <a:srgbClr val="000000"/>
                            </a:solidFill>
                            <a:miter lim="800000"/>
                            <a:headEnd/>
                            <a:tailEnd/>
                          </a:ln>
                        </wps:spPr>
                        <wps:txbx>
                          <w:txbxContent>
                            <w:p w14:paraId="0E3DB3B2"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7023785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1BCDC402"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450 psi</w:t>
                              </w:r>
                            </w:p>
                          </w:txbxContent>
                        </wps:txbx>
                        <wps:bodyPr rot="0" vert="horz" wrap="square" lIns="91440" tIns="45720" rIns="91440" bIns="45720" anchor="t" anchorCtr="0" upright="1">
                          <a:noAutofit/>
                        </wps:bodyPr>
                      </wps:wsp>
                      <wps:wsp>
                        <wps:cNvPr id="865336509" name="AutoShape 3010"/>
                        <wps:cNvSpPr>
                          <a:spLocks noChangeArrowheads="1"/>
                        </wps:cNvSpPr>
                        <wps:spPr bwMode="auto">
                          <a:xfrm>
                            <a:off x="6321" y="5452"/>
                            <a:ext cx="1214" cy="1133"/>
                          </a:xfrm>
                          <a:prstGeom prst="flowChartDecision">
                            <a:avLst/>
                          </a:prstGeom>
                          <a:solidFill>
                            <a:srgbClr val="FFFFFF"/>
                          </a:solidFill>
                          <a:ln w="9525">
                            <a:solidFill>
                              <a:srgbClr val="000000"/>
                            </a:solidFill>
                            <a:miter lim="800000"/>
                            <a:headEnd/>
                            <a:tailEnd/>
                          </a:ln>
                        </wps:spPr>
                        <wps:txbx>
                          <w:txbxContent>
                            <w:p w14:paraId="58AE6DF0"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36BC7DF5"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7838FDD0"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550 psi</w:t>
                              </w:r>
                            </w:p>
                          </w:txbxContent>
                        </wps:txbx>
                        <wps:bodyPr rot="0" vert="horz" wrap="square" lIns="91440" tIns="45720" rIns="91440" bIns="45720" anchor="t" anchorCtr="0" upright="1">
                          <a:noAutofit/>
                        </wps:bodyPr>
                      </wps:wsp>
                      <wps:wsp>
                        <wps:cNvPr id="1310347378" name="AutoShape 3011"/>
                        <wps:cNvSpPr>
                          <a:spLocks noChangeArrowheads="1"/>
                        </wps:cNvSpPr>
                        <wps:spPr bwMode="auto">
                          <a:xfrm>
                            <a:off x="9241" y="5506"/>
                            <a:ext cx="1189" cy="1113"/>
                          </a:xfrm>
                          <a:prstGeom prst="flowChartDecision">
                            <a:avLst/>
                          </a:prstGeom>
                          <a:solidFill>
                            <a:srgbClr val="FFFFFF"/>
                          </a:solidFill>
                          <a:ln w="9525">
                            <a:solidFill>
                              <a:srgbClr val="000000"/>
                            </a:solidFill>
                            <a:miter lim="800000"/>
                            <a:headEnd/>
                            <a:tailEnd/>
                          </a:ln>
                        </wps:spPr>
                        <wps:txbx>
                          <w:txbxContent>
                            <w:p w14:paraId="3FC11BB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6E52576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67F1307D"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450 psi</w:t>
                              </w:r>
                            </w:p>
                          </w:txbxContent>
                        </wps:txbx>
                        <wps:bodyPr rot="0" vert="horz" wrap="square" lIns="91440" tIns="45720" rIns="91440" bIns="45720" anchor="t" anchorCtr="0" upright="1">
                          <a:noAutofit/>
                        </wps:bodyPr>
                      </wps:wsp>
                      <wps:wsp>
                        <wps:cNvPr id="539267967" name="AutoShape 3012"/>
                        <wps:cNvSpPr>
                          <a:spLocks noChangeArrowheads="1"/>
                        </wps:cNvSpPr>
                        <wps:spPr bwMode="auto">
                          <a:xfrm>
                            <a:off x="11954" y="5503"/>
                            <a:ext cx="1124" cy="1145"/>
                          </a:xfrm>
                          <a:prstGeom prst="flowChartDecision">
                            <a:avLst/>
                          </a:prstGeom>
                          <a:solidFill>
                            <a:srgbClr val="FFFFFF"/>
                          </a:solidFill>
                          <a:ln w="9525">
                            <a:solidFill>
                              <a:srgbClr val="000000"/>
                            </a:solidFill>
                            <a:miter lim="800000"/>
                            <a:headEnd/>
                            <a:tailEnd/>
                          </a:ln>
                        </wps:spPr>
                        <wps:txbx>
                          <w:txbxContent>
                            <w:p w14:paraId="238A6DC4"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ΔP</w:t>
                              </w:r>
                            </w:p>
                            <w:p w14:paraId="10A1CDD9"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 xml:space="preserve"> &lt; или = </w:t>
                              </w:r>
                            </w:p>
                            <w:p w14:paraId="2A62C8E9"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550 psi</w:t>
                              </w:r>
                            </w:p>
                          </w:txbxContent>
                        </wps:txbx>
                        <wps:bodyPr rot="0" vert="horz" wrap="square" lIns="91440" tIns="45720" rIns="91440" bIns="45720" anchor="t" anchorCtr="0" upright="1">
                          <a:noAutofit/>
                        </wps:bodyPr>
                      </wps:wsp>
                      <wps:wsp>
                        <wps:cNvPr id="1844168715" name="AutoShape 3013"/>
                        <wps:cNvSpPr>
                          <a:spLocks noChangeArrowheads="1"/>
                        </wps:cNvSpPr>
                        <wps:spPr bwMode="auto">
                          <a:xfrm>
                            <a:off x="14366" y="5518"/>
                            <a:ext cx="1180" cy="1144"/>
                          </a:xfrm>
                          <a:prstGeom prst="flowChartDecision">
                            <a:avLst/>
                          </a:prstGeom>
                          <a:solidFill>
                            <a:srgbClr val="FFFFFF"/>
                          </a:solidFill>
                          <a:ln w="9525">
                            <a:solidFill>
                              <a:srgbClr val="000000"/>
                            </a:solidFill>
                            <a:miter lim="800000"/>
                            <a:headEnd/>
                            <a:tailEnd/>
                          </a:ln>
                        </wps:spPr>
                        <wps:txbx>
                          <w:txbxContent>
                            <w:p w14:paraId="7FCE6275"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ΔP</w:t>
                              </w:r>
                            </w:p>
                            <w:p w14:paraId="2BA41A04"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 xml:space="preserve"> &lt; или = </w:t>
                              </w:r>
                            </w:p>
                            <w:p w14:paraId="5186DA80"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650 psi</w:t>
                              </w:r>
                            </w:p>
                          </w:txbxContent>
                        </wps:txbx>
                        <wps:bodyPr rot="0" vert="horz" wrap="square" lIns="91440" tIns="45720" rIns="91440" bIns="45720" anchor="t" anchorCtr="0" upright="1">
                          <a:noAutofit/>
                        </wps:bodyPr>
                      </wps:wsp>
                      <wps:wsp>
                        <wps:cNvPr id="1273014429" name="Text Box 3014"/>
                        <wps:cNvSpPr txBox="1">
                          <a:spLocks noChangeArrowheads="1"/>
                        </wps:cNvSpPr>
                        <wps:spPr bwMode="auto">
                          <a:xfrm>
                            <a:off x="13811" y="3921"/>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06381"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76D630DD"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wps:txbx>
                        <wps:bodyPr rot="0" vert="horz" wrap="square" lIns="91440" tIns="45720" rIns="91440" bIns="45720" anchor="t" anchorCtr="0" upright="1">
                          <a:noAutofit/>
                        </wps:bodyPr>
                      </wps:wsp>
                      <wps:wsp>
                        <wps:cNvPr id="737653861" name="Text Box 3015"/>
                        <wps:cNvSpPr txBox="1">
                          <a:spLocks noChangeArrowheads="1"/>
                        </wps:cNvSpPr>
                        <wps:spPr bwMode="auto">
                          <a:xfrm>
                            <a:off x="9923" y="3972"/>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5ACFD"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Жидкость мгновенного испарения</w:t>
                              </w:r>
                            </w:p>
                            <w:p w14:paraId="649A2632"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wps:txbx>
                        <wps:bodyPr rot="0" vert="horz" wrap="square" lIns="91440" tIns="45720" rIns="91440" bIns="45720" anchor="t" anchorCtr="0" upright="1">
                          <a:noAutofit/>
                        </wps:bodyPr>
                      </wps:wsp>
                      <wps:wsp>
                        <wps:cNvPr id="723410287" name="Text Box 3016"/>
                        <wps:cNvSpPr txBox="1">
                          <a:spLocks noChangeArrowheads="1"/>
                        </wps:cNvSpPr>
                        <wps:spPr bwMode="auto">
                          <a:xfrm>
                            <a:off x="3456" y="4783"/>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64DE9" w14:textId="77777777" w:rsidR="00BF7F3C" w:rsidRPr="001E3AE7" w:rsidRDefault="00BF7F3C" w:rsidP="00BA168E">
                              <w:pPr>
                                <w:shd w:val="clear" w:color="auto" w:fill="FFFFFF" w:themeFill="background1"/>
                                <w:spacing w:before="0" w:line="240" w:lineRule="auto"/>
                                <w:ind w:left="0"/>
                                <w:jc w:val="center"/>
                                <w:rPr>
                                  <w:rFonts w:asciiTheme="minorHAnsi" w:hAnsiTheme="minorHAnsi"/>
                                  <w:b/>
                                  <w:sz w:val="12"/>
                                  <w:szCs w:val="14"/>
                                  <w:lang w:val="ru-RU"/>
                                </w:rPr>
                              </w:pPr>
                              <w:r w:rsidRPr="001E3AE7">
                                <w:rPr>
                                  <w:rFonts w:asciiTheme="minorHAnsi" w:hAnsiTheme="minorHAnsi"/>
                                  <w:b/>
                                  <w:sz w:val="12"/>
                                  <w:lang w:val="ru-RU"/>
                                </w:rPr>
                                <w:t>Среда, отличная от жидкости мгновенного испарения</w:t>
                              </w:r>
                            </w:p>
                            <w:p w14:paraId="7597A534" w14:textId="77777777" w:rsidR="00BF7F3C" w:rsidRPr="00AB586F" w:rsidRDefault="00BF7F3C" w:rsidP="00BA168E">
                              <w:pPr>
                                <w:shd w:val="clear" w:color="auto" w:fill="FFFFFF" w:themeFill="background1"/>
                                <w:spacing w:before="0" w:line="240" w:lineRule="auto"/>
                                <w:ind w:left="0"/>
                                <w:jc w:val="center"/>
                                <w:rPr>
                                  <w:rFonts w:asciiTheme="minorHAnsi" w:hAnsiTheme="minorHAnsi"/>
                                  <w:b/>
                                  <w:sz w:val="12"/>
                                  <w:szCs w:val="14"/>
                                </w:rPr>
                              </w:pPr>
                              <w:r w:rsidRPr="00AB586F">
                                <w:rPr>
                                  <w:rFonts w:asciiTheme="minorHAnsi" w:hAnsiTheme="minorHAnsi"/>
                                  <w:b/>
                                  <w:sz w:val="12"/>
                                </w:rPr>
                                <w:t>Среда</w:t>
                              </w:r>
                            </w:p>
                          </w:txbxContent>
                        </wps:txbx>
                        <wps:bodyPr rot="0" vert="horz" wrap="square" lIns="91440" tIns="45720" rIns="91440" bIns="45720" anchor="t" anchorCtr="0" upright="1">
                          <a:noAutofit/>
                        </wps:bodyPr>
                      </wps:wsp>
                      <wps:wsp>
                        <wps:cNvPr id="1011296432" name="Text Box 3017"/>
                        <wps:cNvSpPr txBox="1">
                          <a:spLocks noChangeArrowheads="1"/>
                        </wps:cNvSpPr>
                        <wps:spPr bwMode="auto">
                          <a:xfrm>
                            <a:off x="7152"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2DACE"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652872879" name="Text Box 3018"/>
                        <wps:cNvSpPr txBox="1">
                          <a:spLocks noChangeArrowheads="1"/>
                        </wps:cNvSpPr>
                        <wps:spPr bwMode="auto">
                          <a:xfrm>
                            <a:off x="469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F254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72258144" name="Text Box 3019"/>
                        <wps:cNvSpPr txBox="1">
                          <a:spLocks noChangeArrowheads="1"/>
                        </wps:cNvSpPr>
                        <wps:spPr bwMode="auto">
                          <a:xfrm>
                            <a:off x="2054"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379B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351143618" name="Text Box 3020"/>
                        <wps:cNvSpPr txBox="1">
                          <a:spLocks noChangeArrowheads="1"/>
                        </wps:cNvSpPr>
                        <wps:spPr bwMode="auto">
                          <a:xfrm>
                            <a:off x="15250" y="55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A382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2116485899" name="Text Box 3021"/>
                        <wps:cNvSpPr txBox="1">
                          <a:spLocks noChangeArrowheads="1"/>
                        </wps:cNvSpPr>
                        <wps:spPr bwMode="auto">
                          <a:xfrm>
                            <a:off x="12767" y="555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99F98"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966419765" name="Text Box 3022"/>
                        <wps:cNvSpPr txBox="1">
                          <a:spLocks noChangeArrowheads="1"/>
                        </wps:cNvSpPr>
                        <wps:spPr bwMode="auto">
                          <a:xfrm>
                            <a:off x="1012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E23C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984232494" name="Text Box 3023"/>
                        <wps:cNvSpPr txBox="1">
                          <a:spLocks noChangeArrowheads="1"/>
                        </wps:cNvSpPr>
                        <wps:spPr bwMode="auto">
                          <a:xfrm>
                            <a:off x="5703" y="3930"/>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DA7D6"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047CA57F"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wps:txbx>
                        <wps:bodyPr rot="0" vert="horz" wrap="square" lIns="91440" tIns="45720" rIns="91440" bIns="45720" anchor="t" anchorCtr="0" upright="1">
                          <a:noAutofit/>
                        </wps:bodyPr>
                      </wps:wsp>
                      <wps:wsp>
                        <wps:cNvPr id="538175935" name="Text Box 3024"/>
                        <wps:cNvSpPr txBox="1">
                          <a:spLocks noChangeArrowheads="1"/>
                        </wps:cNvSpPr>
                        <wps:spPr bwMode="auto">
                          <a:xfrm>
                            <a:off x="1878" y="3981"/>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A191A" w14:textId="77777777" w:rsidR="00BF7F3C" w:rsidRPr="003C33BD" w:rsidRDefault="00BF7F3C" w:rsidP="00BA168E">
                              <w:pPr>
                                <w:spacing w:before="0" w:line="240" w:lineRule="auto"/>
                                <w:ind w:left="0" w:right="17"/>
                                <w:jc w:val="center"/>
                                <w:rPr>
                                  <w:rFonts w:asciiTheme="minorHAnsi" w:hAnsiTheme="minorHAnsi"/>
                                  <w:b/>
                                  <w:sz w:val="12"/>
                                  <w:szCs w:val="12"/>
                                </w:rPr>
                              </w:pPr>
                              <w:r w:rsidRPr="003C33BD">
                                <w:rPr>
                                  <w:rFonts w:asciiTheme="minorHAnsi" w:hAnsiTheme="minorHAnsi"/>
                                  <w:b/>
                                  <w:sz w:val="12"/>
                                  <w:szCs w:val="12"/>
                                </w:rPr>
                                <w:t>Жидкость мгновенного испарения</w:t>
                              </w:r>
                            </w:p>
                            <w:p w14:paraId="6B61ECDC" w14:textId="77777777" w:rsidR="00BF7F3C" w:rsidRPr="003C33BD" w:rsidRDefault="00BF7F3C" w:rsidP="00BA168E">
                              <w:pPr>
                                <w:spacing w:before="0" w:line="240" w:lineRule="auto"/>
                                <w:ind w:left="0" w:right="17"/>
                                <w:jc w:val="center"/>
                                <w:rPr>
                                  <w:rFonts w:asciiTheme="minorHAnsi" w:hAnsiTheme="minorHAnsi"/>
                                  <w:b/>
                                  <w:sz w:val="12"/>
                                  <w:szCs w:val="12"/>
                                </w:rPr>
                              </w:pPr>
                              <w:r w:rsidRPr="003C33BD">
                                <w:rPr>
                                  <w:rFonts w:asciiTheme="minorHAnsi" w:hAnsiTheme="minorHAnsi"/>
                                  <w:b/>
                                  <w:sz w:val="12"/>
                                  <w:szCs w:val="12"/>
                                </w:rPr>
                                <w:t>Среда</w:t>
                              </w:r>
                            </w:p>
                          </w:txbxContent>
                        </wps:txbx>
                        <wps:bodyPr rot="0" vert="horz" wrap="square" lIns="91440" tIns="45720" rIns="91440" bIns="45720" anchor="t" anchorCtr="0" upright="1">
                          <a:noAutofit/>
                        </wps:bodyPr>
                      </wps:wsp>
                      <wps:wsp>
                        <wps:cNvPr id="1172494854" name="Text Box 3025"/>
                        <wps:cNvSpPr txBox="1">
                          <a:spLocks noChangeArrowheads="1"/>
                        </wps:cNvSpPr>
                        <wps:spPr bwMode="auto">
                          <a:xfrm>
                            <a:off x="1563" y="638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CCB7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26809159" name="Text Box 3026"/>
                        <wps:cNvSpPr txBox="1">
                          <a:spLocks noChangeArrowheads="1"/>
                        </wps:cNvSpPr>
                        <wps:spPr bwMode="auto">
                          <a:xfrm>
                            <a:off x="4201" y="6446"/>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CC24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777848596" name="Text Box 3027"/>
                        <wps:cNvSpPr txBox="1">
                          <a:spLocks noChangeArrowheads="1"/>
                        </wps:cNvSpPr>
                        <wps:spPr bwMode="auto">
                          <a:xfrm>
                            <a:off x="6709" y="635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0A86D"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486992759" name="Text Box 3028"/>
                        <wps:cNvSpPr txBox="1">
                          <a:spLocks noChangeArrowheads="1"/>
                        </wps:cNvSpPr>
                        <wps:spPr bwMode="auto">
                          <a:xfrm>
                            <a:off x="14729" y="636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DCB4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423129566" name="Text Box 3029"/>
                        <wps:cNvSpPr txBox="1">
                          <a:spLocks noChangeArrowheads="1"/>
                        </wps:cNvSpPr>
                        <wps:spPr bwMode="auto">
                          <a:xfrm>
                            <a:off x="12297" y="634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0409B"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115541037" name="Text Box 3030"/>
                        <wps:cNvSpPr txBox="1">
                          <a:spLocks noChangeArrowheads="1"/>
                        </wps:cNvSpPr>
                        <wps:spPr bwMode="auto">
                          <a:xfrm>
                            <a:off x="9594" y="636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FEA6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096965505" name="AutoShape 3031"/>
                        <wps:cNvSpPr>
                          <a:spLocks noChangeArrowheads="1"/>
                        </wps:cNvSpPr>
                        <wps:spPr bwMode="auto">
                          <a:xfrm>
                            <a:off x="3633" y="6987"/>
                            <a:ext cx="1610" cy="759"/>
                          </a:xfrm>
                          <a:prstGeom prst="roundRect">
                            <a:avLst>
                              <a:gd name="adj" fmla="val 16667"/>
                            </a:avLst>
                          </a:prstGeom>
                          <a:solidFill>
                            <a:srgbClr val="FFFFFF"/>
                          </a:solidFill>
                          <a:ln w="9525">
                            <a:solidFill>
                              <a:srgbClr val="000000"/>
                            </a:solidFill>
                            <a:round/>
                            <a:headEnd/>
                            <a:tailEnd/>
                          </a:ln>
                        </wps:spPr>
                        <wps:txbx>
                          <w:txbxContent>
                            <w:p w14:paraId="4718F998" w14:textId="77777777" w:rsidR="00BF7F3C" w:rsidRPr="00FE7CAC" w:rsidRDefault="00BF7F3C" w:rsidP="00BA168E">
                              <w:pPr>
                                <w:spacing w:before="0" w:line="240" w:lineRule="auto"/>
                                <w:ind w:left="-142" w:right="-168"/>
                                <w:jc w:val="center"/>
                                <w:rPr>
                                  <w:rFonts w:asciiTheme="minorHAnsi" w:hAnsiTheme="minorHAnsi"/>
                                  <w:sz w:val="14"/>
                                  <w:szCs w:val="14"/>
                                  <w:lang w:val="ru-RU"/>
                                </w:rPr>
                              </w:pPr>
                              <w:r w:rsidRPr="00FE7CAC">
                                <w:rPr>
                                  <w:rFonts w:asciiTheme="minorHAnsi" w:hAnsiTheme="minorHAnsi"/>
                                  <w:sz w:val="14"/>
                                  <w:szCs w:val="14"/>
                                  <w:lang w:val="ru-RU"/>
                                </w:rPr>
                                <w:t>В пределах общих правил.  Дальнейшая оценка не требуется.</w:t>
                              </w:r>
                            </w:p>
                          </w:txbxContent>
                        </wps:txbx>
                        <wps:bodyPr rot="0" vert="horz" wrap="square" lIns="91440" tIns="45720" rIns="91440" bIns="45720" anchor="t" anchorCtr="0" upright="1">
                          <a:noAutofit/>
                        </wps:bodyPr>
                      </wps:wsp>
                      <wps:wsp>
                        <wps:cNvPr id="1182748911" name="AutoShape 3032"/>
                        <wps:cNvSpPr>
                          <a:spLocks noChangeArrowheads="1"/>
                        </wps:cNvSpPr>
                        <wps:spPr bwMode="auto">
                          <a:xfrm>
                            <a:off x="6090" y="6935"/>
                            <a:ext cx="1695" cy="773"/>
                          </a:xfrm>
                          <a:prstGeom prst="roundRect">
                            <a:avLst>
                              <a:gd name="adj" fmla="val 16667"/>
                            </a:avLst>
                          </a:prstGeom>
                          <a:solidFill>
                            <a:srgbClr val="FFFFFF"/>
                          </a:solidFill>
                          <a:ln w="9525">
                            <a:solidFill>
                              <a:srgbClr val="000000"/>
                            </a:solidFill>
                            <a:round/>
                            <a:headEnd/>
                            <a:tailEnd/>
                          </a:ln>
                        </wps:spPr>
                        <wps:txbx>
                          <w:txbxContent>
                            <w:p w14:paraId="4CC3F330"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14554A0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27060DB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1221452981" name="AutoShape 3033"/>
                        <wps:cNvSpPr>
                          <a:spLocks noChangeArrowheads="1"/>
                        </wps:cNvSpPr>
                        <wps:spPr bwMode="auto">
                          <a:xfrm>
                            <a:off x="8919" y="6972"/>
                            <a:ext cx="1825" cy="773"/>
                          </a:xfrm>
                          <a:prstGeom prst="roundRect">
                            <a:avLst>
                              <a:gd name="adj" fmla="val 16667"/>
                            </a:avLst>
                          </a:prstGeom>
                          <a:solidFill>
                            <a:srgbClr val="FFFFFF"/>
                          </a:solidFill>
                          <a:ln w="9525">
                            <a:solidFill>
                              <a:srgbClr val="000000"/>
                            </a:solidFill>
                            <a:round/>
                            <a:headEnd/>
                            <a:tailEnd/>
                          </a:ln>
                        </wps:spPr>
                        <wps:txbx>
                          <w:txbxContent>
                            <w:p w14:paraId="1DD9D8A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495A811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30168507"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1906145061" name="AutoShape 3034"/>
                        <wps:cNvSpPr>
                          <a:spLocks noChangeArrowheads="1"/>
                        </wps:cNvSpPr>
                        <wps:spPr bwMode="auto">
                          <a:xfrm>
                            <a:off x="11601" y="6980"/>
                            <a:ext cx="1825" cy="773"/>
                          </a:xfrm>
                          <a:prstGeom prst="roundRect">
                            <a:avLst>
                              <a:gd name="adj" fmla="val 16667"/>
                            </a:avLst>
                          </a:prstGeom>
                          <a:solidFill>
                            <a:srgbClr val="FFFFFF"/>
                          </a:solidFill>
                          <a:ln w="9525">
                            <a:solidFill>
                              <a:srgbClr val="000000"/>
                            </a:solidFill>
                            <a:round/>
                            <a:headEnd/>
                            <a:tailEnd/>
                          </a:ln>
                        </wps:spPr>
                        <wps:txbx>
                          <w:txbxContent>
                            <w:p w14:paraId="1B1788B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70E3AD7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69828CC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1217026770" name="AutoShape 3035"/>
                        <wps:cNvSpPr>
                          <a:spLocks noChangeArrowheads="1"/>
                        </wps:cNvSpPr>
                        <wps:spPr bwMode="auto">
                          <a:xfrm>
                            <a:off x="14058" y="6963"/>
                            <a:ext cx="1825" cy="773"/>
                          </a:xfrm>
                          <a:prstGeom prst="roundRect">
                            <a:avLst>
                              <a:gd name="adj" fmla="val 16667"/>
                            </a:avLst>
                          </a:prstGeom>
                          <a:solidFill>
                            <a:srgbClr val="FFFFFF"/>
                          </a:solidFill>
                          <a:ln w="9525">
                            <a:solidFill>
                              <a:srgbClr val="000000"/>
                            </a:solidFill>
                            <a:round/>
                            <a:headEnd/>
                            <a:tailEnd/>
                          </a:ln>
                        </wps:spPr>
                        <wps:txbx>
                          <w:txbxContent>
                            <w:p w14:paraId="0E8E7BD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0B32848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2C12440C"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1074782093" name="Text Box 3036"/>
                        <wps:cNvSpPr txBox="1">
                          <a:spLocks noChangeArrowheads="1"/>
                        </wps:cNvSpPr>
                        <wps:spPr bwMode="auto">
                          <a:xfrm>
                            <a:off x="11516" y="4782"/>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2C18B" w14:textId="77777777" w:rsidR="00BF7F3C" w:rsidRPr="001E3AE7" w:rsidRDefault="00BF7F3C" w:rsidP="00BA168E">
                              <w:pPr>
                                <w:shd w:val="clear" w:color="auto" w:fill="FFFFFF" w:themeFill="background1"/>
                                <w:spacing w:before="0" w:line="240" w:lineRule="auto"/>
                                <w:ind w:left="0"/>
                                <w:jc w:val="center"/>
                                <w:rPr>
                                  <w:rFonts w:asciiTheme="minorHAnsi" w:hAnsiTheme="minorHAnsi"/>
                                  <w:b/>
                                  <w:sz w:val="12"/>
                                  <w:szCs w:val="14"/>
                                  <w:lang w:val="ru-RU"/>
                                </w:rPr>
                              </w:pPr>
                              <w:r w:rsidRPr="001E3AE7">
                                <w:rPr>
                                  <w:rFonts w:asciiTheme="minorHAnsi" w:hAnsiTheme="minorHAnsi"/>
                                  <w:b/>
                                  <w:sz w:val="12"/>
                                  <w:lang w:val="ru-RU"/>
                                </w:rPr>
                                <w:t>Среда, отличная от жидкости мгновенного испарения</w:t>
                              </w:r>
                            </w:p>
                            <w:p w14:paraId="23A7F359" w14:textId="77777777" w:rsidR="00BF7F3C" w:rsidRPr="00AB586F" w:rsidRDefault="00BF7F3C" w:rsidP="00BA168E">
                              <w:pPr>
                                <w:shd w:val="clear" w:color="auto" w:fill="FFFFFF" w:themeFill="background1"/>
                                <w:spacing w:before="0" w:line="240" w:lineRule="auto"/>
                                <w:ind w:left="0"/>
                                <w:jc w:val="center"/>
                                <w:rPr>
                                  <w:rFonts w:asciiTheme="minorHAnsi" w:hAnsiTheme="minorHAnsi"/>
                                  <w:b/>
                                  <w:sz w:val="12"/>
                                  <w:szCs w:val="14"/>
                                </w:rPr>
                              </w:pPr>
                              <w:r w:rsidRPr="00AB586F">
                                <w:rPr>
                                  <w:rFonts w:asciiTheme="minorHAnsi" w:hAnsiTheme="minorHAnsi"/>
                                  <w:b/>
                                  <w:sz w:val="12"/>
                                </w:rPr>
                                <w:t>Среда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8051C8" id="Group 2959" o:spid="_x0000_s1452" style="position:absolute;left:0;text-align:left;margin-left:-31.4pt;margin-top:1.5pt;width:769.35pt;height:389.35pt;z-index:251616256" coordorigin="924,1433" coordsize="15387,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">
                <v:shape id="AutoShape 2960" o:spid="_x0000_s1453" type="#_x0000_t32" style="position:absolute;left:16001;top:6087;width:0;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">
                  <v:stroke endarrow="block"/>
                </v:shape>
                <v:shape id="AutoShape 2961" o:spid="_x0000_s1454" type="#_x0000_t32" style="position:absolute;left:13531;top:6067;width:2;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">
                  <v:stroke endarrow="block"/>
                </v:shape>
                <v:oval id="Oval 2962" o:spid="_x0000_s1455" style="position:absolute;left:7700;top:1433;width:1854;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">
                  <v:textbox>
                    <w:txbxContent>
                      <w:p w14:paraId="577AF3D7" w14:textId="77777777" w:rsidR="00BF7F3C" w:rsidRPr="00CA2BEB" w:rsidRDefault="00BF7F3C" w:rsidP="00BA168E">
                        <w:pPr>
                          <w:spacing w:before="0" w:line="240" w:lineRule="auto"/>
                          <w:ind w:left="0"/>
                          <w:jc w:val="center"/>
                          <w:rPr>
                            <w:rFonts w:asciiTheme="minorHAnsi" w:hAnsiTheme="minorHAnsi"/>
                            <w:b/>
                            <w:sz w:val="12"/>
                            <w:lang w:val="ru-RU"/>
                          </w:rPr>
                        </w:pPr>
                        <w:r w:rsidRPr="00AB586F">
                          <w:rPr>
                            <w:rFonts w:asciiTheme="minorHAnsi" w:hAnsiTheme="minorHAnsi"/>
                            <w:b/>
                            <w:sz w:val="12"/>
                          </w:rPr>
                          <w:t>Y</w:t>
                        </w:r>
                        <w:r w:rsidRPr="001E3AE7">
                          <w:rPr>
                            <w:rFonts w:asciiTheme="minorHAnsi" w:hAnsiTheme="minorHAnsi"/>
                            <w:b/>
                            <w:sz w:val="12"/>
                            <w:lang w:val="ru-RU"/>
                          </w:rPr>
                          <w:t xml:space="preserve">-образный регулирующий клапан диаметром </w:t>
                        </w:r>
                      </w:p>
                      <w:p w14:paraId="22E95FFD" w14:textId="77777777" w:rsidR="00BF7F3C" w:rsidRPr="001E3AE7" w:rsidRDefault="00BF7F3C" w:rsidP="00BA168E">
                        <w:pPr>
                          <w:spacing w:before="0" w:line="240" w:lineRule="auto"/>
                          <w:ind w:left="0"/>
                          <w:jc w:val="center"/>
                          <w:rPr>
                            <w:rFonts w:asciiTheme="minorHAnsi" w:hAnsiTheme="minorHAnsi"/>
                            <w:b/>
                            <w:sz w:val="12"/>
                            <w:szCs w:val="16"/>
                            <w:lang w:val="ru-RU"/>
                          </w:rPr>
                        </w:pPr>
                        <w:r w:rsidRPr="001E3AE7">
                          <w:rPr>
                            <w:rFonts w:asciiTheme="minorHAnsi" w:hAnsiTheme="minorHAnsi"/>
                            <w:b/>
                            <w:sz w:val="12"/>
                            <w:lang w:val="ru-RU"/>
                          </w:rPr>
                          <w:t>4 – 6 дюйм</w:t>
                        </w:r>
                      </w:p>
                    </w:txbxContent>
                  </v:textbox>
                </v:oval>
                <v:shape id="AutoShape 2963" o:spid="_x0000_s1456" type="#_x0000_t110" style="position:absolute;left:7051;top:2847;width:3174;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">
                  <v:textbox>
                    <w:txbxContent>
                      <w:p w14:paraId="1A1EEE9B" w14:textId="77777777" w:rsidR="00BF7F3C" w:rsidRPr="003C33BD" w:rsidRDefault="00BF7F3C" w:rsidP="00BA168E">
                        <w:pPr>
                          <w:spacing w:line="240" w:lineRule="auto"/>
                          <w:ind w:left="-142" w:right="-104"/>
                          <w:jc w:val="center"/>
                          <w:rPr>
                            <w:rFonts w:asciiTheme="minorHAnsi" w:hAnsiTheme="minorHAnsi"/>
                            <w:sz w:val="11"/>
                            <w:szCs w:val="11"/>
                            <w:lang w:val="ru-RU"/>
                          </w:rPr>
                        </w:pPr>
                        <w:r w:rsidRPr="003C33BD">
                          <w:rPr>
                            <w:rFonts w:asciiTheme="minorHAnsi" w:hAnsiTheme="minorHAnsi"/>
                            <w:sz w:val="11"/>
                            <w:szCs w:val="11"/>
                            <w:lang w:val="ru-RU"/>
                          </w:rPr>
                          <w:t xml:space="preserve">Есть ли у </w:t>
                        </w:r>
                        <w:r w:rsidRPr="003C33BD">
                          <w:rPr>
                            <w:rFonts w:asciiTheme="minorHAnsi" w:hAnsiTheme="minorHAnsi"/>
                            <w:sz w:val="11"/>
                            <w:szCs w:val="11"/>
                          </w:rPr>
                          <w:t>Y</w:t>
                        </w:r>
                        <w:r w:rsidRPr="003C33BD">
                          <w:rPr>
                            <w:rFonts w:asciiTheme="minorHAnsi" w:hAnsiTheme="minorHAnsi"/>
                            <w:sz w:val="11"/>
                            <w:szCs w:val="11"/>
                            <w:lang w:val="ru-RU"/>
                          </w:rPr>
                          <w:t>-образного клапана полностью направляемый невращающийся диск? См. прим. 1.</w:t>
                        </w:r>
                      </w:p>
                    </w:txbxContent>
                  </v:textbox>
                </v:shape>
                <v:roundrect id="AutoShape 2964" o:spid="_x0000_s1457" style="position:absolute;left:11087;top:3866;width:2762;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">
                  <v:textbox>
                    <w:txbxContent>
                      <w:p w14:paraId="39F13ED3" w14:textId="77777777" w:rsidR="00BF7F3C" w:rsidRPr="003C33BD" w:rsidRDefault="00BF7F3C" w:rsidP="00BA168E">
                        <w:pPr>
                          <w:spacing w:before="0" w:line="240" w:lineRule="auto"/>
                          <w:ind w:left="0"/>
                          <w:jc w:val="center"/>
                          <w:rPr>
                            <w:rFonts w:asciiTheme="minorHAnsi" w:hAnsiTheme="minorHAnsi"/>
                            <w:sz w:val="11"/>
                            <w:szCs w:val="11"/>
                            <w:lang w:val="ru-RU"/>
                          </w:rPr>
                        </w:pPr>
                        <w:r w:rsidRPr="003C33BD">
                          <w:rPr>
                            <w:rFonts w:asciiTheme="minorHAnsi" w:hAnsiTheme="minorHAnsi"/>
                            <w:sz w:val="11"/>
                            <w:szCs w:val="11"/>
                            <w:lang w:val="ru-RU"/>
                          </w:rPr>
                          <w:t>Рабочая среда клапана</w:t>
                        </w:r>
                      </w:p>
                      <w:p w14:paraId="77040023" w14:textId="77777777" w:rsidR="00BF7F3C" w:rsidRPr="00CA2BEB" w:rsidRDefault="00BF7F3C" w:rsidP="00BA168E">
                        <w:pPr>
                          <w:spacing w:before="0" w:line="240" w:lineRule="auto"/>
                          <w:ind w:left="0"/>
                          <w:jc w:val="center"/>
                          <w:rPr>
                            <w:rFonts w:asciiTheme="minorHAnsi" w:hAnsiTheme="minorHAnsi"/>
                            <w:sz w:val="11"/>
                            <w:szCs w:val="11"/>
                            <w:lang w:val="ru-RU"/>
                          </w:rPr>
                        </w:pPr>
                        <w:r w:rsidRPr="003C33BD">
                          <w:rPr>
                            <w:rFonts w:asciiTheme="minorHAnsi" w:hAnsiTheme="minorHAnsi"/>
                            <w:sz w:val="11"/>
                            <w:szCs w:val="11"/>
                            <w:lang w:val="ru-RU"/>
                          </w:rPr>
                          <w:t xml:space="preserve">(Условия технологической среды клапана) </w:t>
                        </w:r>
                      </w:p>
                      <w:p w14:paraId="6F863699" w14:textId="77777777" w:rsidR="00BF7F3C" w:rsidRPr="003C33BD" w:rsidRDefault="00BF7F3C" w:rsidP="00BA168E">
                        <w:pPr>
                          <w:spacing w:before="0" w:line="240" w:lineRule="auto"/>
                          <w:ind w:left="0"/>
                          <w:jc w:val="center"/>
                          <w:rPr>
                            <w:rFonts w:asciiTheme="minorHAnsi" w:hAnsiTheme="minorHAnsi"/>
                            <w:sz w:val="11"/>
                            <w:szCs w:val="11"/>
                            <w:lang w:val="ru-RU"/>
                          </w:rPr>
                        </w:pPr>
                        <w:r w:rsidRPr="003C33BD">
                          <w:rPr>
                            <w:rFonts w:asciiTheme="minorHAnsi" w:hAnsiTheme="minorHAnsi"/>
                            <w:sz w:val="11"/>
                            <w:szCs w:val="11"/>
                            <w:lang w:val="ru-RU"/>
                          </w:rPr>
                          <w:t>| Данные положения относятся к невращающимся полностью регулируемым дискам или дискам с двойным регулированием|</w:t>
                        </w:r>
                      </w:p>
                    </w:txbxContent>
                  </v:textbox>
                </v:roundrect>
                <v:shape id="AutoShape 2965" o:spid="_x0000_s1458" type="#_x0000_t110" style="position:absolute;left:1221;top:5450;width:1171;height:1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">
                  <v:textbox>
                    <w:txbxContent>
                      <w:p w14:paraId="3A7C8899"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ΔP</w:t>
                        </w:r>
                      </w:p>
                      <w:p w14:paraId="5691278D"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 xml:space="preserve"> &lt; или = </w:t>
                        </w:r>
                      </w:p>
                      <w:p w14:paraId="19A7417D"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350 psi</w:t>
                        </w:r>
                      </w:p>
                    </w:txbxContent>
                  </v:textbox>
                </v:shape>
                <v:roundrect id="AutoShape 2966" o:spid="_x0000_s1459" style="position:absolute;left:3135;top:3892;width:2658;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">
                  <v:textbox>
                    <w:txbxContent>
                      <w:p w14:paraId="3FC6A36B"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Рабочая среда клапана</w:t>
                        </w:r>
                      </w:p>
                      <w:p w14:paraId="42782420" w14:textId="77777777" w:rsidR="00BF7F3C" w:rsidRPr="00CA2BEB"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(Условия технологической среды клапана) </w:t>
                        </w:r>
                      </w:p>
                      <w:p w14:paraId="160EBAD1" w14:textId="77777777" w:rsidR="00BF7F3C" w:rsidRPr="003C33BD" w:rsidRDefault="00BF7F3C" w:rsidP="00BA168E">
                        <w:pPr>
                          <w:spacing w:before="0" w:line="240" w:lineRule="auto"/>
                          <w:ind w:left="-142" w:right="-130"/>
                          <w:jc w:val="center"/>
                          <w:rPr>
                            <w:rFonts w:asciiTheme="minorHAnsi" w:hAnsiTheme="minorHAnsi"/>
                            <w:sz w:val="11"/>
                            <w:szCs w:val="11"/>
                            <w:lang w:val="ru-RU"/>
                          </w:rPr>
                        </w:pPr>
                        <w:r w:rsidRPr="003C33BD">
                          <w:rPr>
                            <w:rFonts w:asciiTheme="minorHAnsi" w:hAnsiTheme="minorHAnsi"/>
                            <w:sz w:val="11"/>
                            <w:szCs w:val="11"/>
                            <w:lang w:val="ru-RU"/>
                          </w:rPr>
                          <w:t xml:space="preserve">| Данные положения относятся к </w:t>
                        </w:r>
                        <w:r w:rsidRPr="003C33BD">
                          <w:rPr>
                            <w:rFonts w:asciiTheme="minorHAnsi" w:hAnsiTheme="minorHAnsi"/>
                            <w:sz w:val="11"/>
                            <w:szCs w:val="11"/>
                          </w:rPr>
                          <w:t>Y</w:t>
                        </w:r>
                        <w:r w:rsidRPr="003C33BD">
                          <w:rPr>
                            <w:rFonts w:asciiTheme="minorHAnsi" w:hAnsiTheme="minorHAnsi"/>
                            <w:sz w:val="11"/>
                            <w:szCs w:val="11"/>
                            <w:lang w:val="ru-RU"/>
                          </w:rPr>
                          <w:t>-образным шарнирным дискам с одинарным регулированием |</w:t>
                        </w:r>
                      </w:p>
                    </w:txbxContent>
                  </v:textbox>
                </v:roundrect>
                <v:roundrect id="AutoShape 2967" o:spid="_x0000_s1460" style="position:absolute;left:924;top:6926;width:1725;height:7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">
                  <v:textbox>
                    <w:txbxContent>
                      <w:p w14:paraId="7A0D785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71CE7692"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18A7BEA5"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rect id="Rectangle 2968" o:spid="_x0000_s1461" style="position:absolute;left:2936;top:8293;width:480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">
                  <v:textbox>
                    <w:txbxContent>
                      <w:p w14:paraId="7CCC0B4C" w14:textId="77777777" w:rsidR="00BF7F3C" w:rsidRPr="00FE7CAC" w:rsidRDefault="00BF7F3C" w:rsidP="00BA168E">
                        <w:pPr>
                          <w:spacing w:before="0" w:line="240" w:lineRule="auto"/>
                          <w:ind w:left="0"/>
                          <w:jc w:val="center"/>
                          <w:rPr>
                            <w:rFonts w:asciiTheme="minorHAnsi" w:hAnsiTheme="minorHAnsi"/>
                            <w:sz w:val="13"/>
                            <w:szCs w:val="13"/>
                            <w:lang w:val="ru-RU"/>
                          </w:rPr>
                        </w:pPr>
                        <w:r w:rsidRPr="00FE7CAC">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FE7CAC">
                          <w:rPr>
                            <w:rFonts w:asciiTheme="minorHAnsi" w:hAnsiTheme="minorHAnsi"/>
                            <w:sz w:val="13"/>
                            <w:szCs w:val="13"/>
                          </w:rPr>
                          <w:t>y</w:t>
                        </w:r>
                        <w:r w:rsidRPr="00FE7CAC">
                          <w:rPr>
                            <w:rFonts w:asciiTheme="minorHAnsi" w:hAnsiTheme="minorHAnsi"/>
                            <w:sz w:val="13"/>
                            <w:szCs w:val="13"/>
                            <w:lang w:val="ru-RU"/>
                          </w:rPr>
                          <w:t>-образные клапаны или регулирующие клапаны с ручным управлением.</w:t>
                        </w:r>
                      </w:p>
                    </w:txbxContent>
                  </v:textbox>
                </v:rect>
                <v:shape id="AutoShape 2969" o:spid="_x0000_s1462" type="#_x0000_t32" style="position:absolute;left:8630;top:254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">
                  <v:stroke endarrow="block"/>
                </v:shape>
                <v:shape id="AutoShape 2970" o:spid="_x0000_s1463" type="#_x0000_t32" style="position:absolute;left:4484;top:3553;width:25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">
                  <v:stroke endarrow="block"/>
                </v:shape>
                <v:shape id="AutoShape 2971" o:spid="_x0000_s1464" type="#_x0000_t32" style="position:absolute;left:4484;top:3551;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">
                  <v:stroke endarrow="block"/>
                </v:shape>
                <v:shape id="AutoShape 2972" o:spid="_x0000_s1465" type="#_x0000_t32" style="position:absolute;left:10225;top:3551;width:22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">
                  <v:stroke endarrow="block"/>
                </v:shape>
                <v:shape id="AutoShape 2973" o:spid="_x0000_s1466" type="#_x0000_t32" style="position:absolute;left:12470;top:3540;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">
                  <v:stroke endarrow="block"/>
                </v:shape>
                <v:shape id="AutoShape 2974" o:spid="_x0000_s1467" type="#_x0000_t32" style="position:absolute;left:1777;top:4343;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">
                  <v:stroke endarrow="block"/>
                </v:shape>
                <v:shape id="AutoShape 2975" o:spid="_x0000_s1468" type="#_x0000_t32" style="position:absolute;left:1794;top:4333;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">
                  <v:stroke endarrow="block"/>
                </v:shape>
                <v:shape id="AutoShape 2976" o:spid="_x0000_s1469" type="#_x0000_t32" style="position:absolute;left:5800;top:4294;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">
                  <v:stroke endarrow="block"/>
                </v:shape>
                <v:shape id="AutoShape 2977" o:spid="_x0000_s1470" type="#_x0000_t32" style="position:absolute;left:6922;top:4316;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">
                  <v:stroke endarrow="block"/>
                </v:shape>
                <v:shape id="AutoShape 2978" o:spid="_x0000_s1471" type="#_x0000_t32" style="position:absolute;left:4457;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">
                  <v:stroke endarrow="block"/>
                </v:shape>
                <v:shape id="AutoShape 2979" o:spid="_x0000_s1472" type="#_x0000_t32" style="position:absolute;left:9797;top:4367;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">
                  <v:stroke endarrow="block"/>
                </v:shape>
                <v:shape id="AutoShape 2980" o:spid="_x0000_s1473" type="#_x0000_t32" style="position:absolute;left:13853;top:4283;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">
                  <v:stroke endarrow="block"/>
                </v:shape>
                <v:shape id="AutoShape 2981" o:spid="_x0000_s1474" type="#_x0000_t32" style="position:absolute;left:9831;top:4362;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">
                  <v:stroke endarrow="block"/>
                </v:shape>
                <v:shape id="AutoShape 2982" o:spid="_x0000_s1475" type="#_x0000_t32" style="position:absolute;left:14967;top:4265;width:0;height:1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">
                  <v:stroke endarrow="block"/>
                </v:shape>
                <v:shape id="AutoShape 2983" o:spid="_x0000_s1476" type="#_x0000_t32" style="position:absolute;left:9830;top:6629;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">
                  <v:stroke endarrow="block"/>
                </v:shape>
                <v:shape id="AutoShape 2984" o:spid="_x0000_s1477" type="#_x0000_t32" style="position:absolute;left:12512;top:6637;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">
                  <v:stroke endarrow="block"/>
                </v:shape>
                <v:shape id="AutoShape 2985" o:spid="_x0000_s1478" type="#_x0000_t32" style="position:absolute;left:14954;top:6651;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">
                  <v:stroke endarrow="block"/>
                </v:shape>
                <v:shape id="AutoShape 2986" o:spid="_x0000_s1479" type="#_x0000_t32" style="position:absolute;left:2392;top:6020;width:34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">
                  <v:stroke endarrow="block"/>
                </v:shape>
                <v:shape id="AutoShape 2987" o:spid="_x0000_s1480" type="#_x0000_t32" style="position:absolute;left:2734;top:6018;width:0;height:19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">
                  <v:stroke endarrow="block"/>
                </v:shape>
                <v:shape id="AutoShape 2988" o:spid="_x0000_s1481" type="#_x0000_t32" style="position:absolute;left:2692;top:8002;width:2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">
                  <v:stroke endarrow="block"/>
                </v:shape>
                <v:shape id="AutoShape 2989" o:spid="_x0000_s1482" type="#_x0000_t32" style="position:absolute;left:5351;top:8003;width:24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">
                  <v:stroke endarrow="block"/>
                </v:shape>
                <v:shape id="AutoShape 2990" o:spid="_x0000_s1483" type="#_x0000_t32" style="position:absolute;left:7529;top:6018;width:3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">
                  <v:stroke endarrow="block"/>
                </v:shape>
                <v:shape id="AutoShape 2991" o:spid="_x0000_s1484" type="#_x0000_t32" style="position:absolute;left:5039;top:6087;width:3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">
                  <v:stroke endarrow="block"/>
                </v:shape>
                <v:shape id="AutoShape 2992" o:spid="_x0000_s1485" type="#_x0000_t32" style="position:absolute;left:10891;top:608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">
                  <v:stroke endarrow="block"/>
                </v:shape>
                <v:shape id="AutoShape 2993" o:spid="_x0000_s1486" type="#_x0000_t32" style="position:absolute;left:10437;top:606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">
                  <v:stroke endarrow="block"/>
                </v:shape>
                <v:shape id="AutoShape 2994" o:spid="_x0000_s1487" type="#_x0000_t32" style="position:absolute;left:10891;top:7981;width:2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">
                  <v:stroke endarrow="block"/>
                </v:shape>
                <v:shape id="AutoShape 2995" o:spid="_x0000_s1488" type="#_x0000_t32" style="position:absolute;left:13527;top:7981;width:246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">
                  <v:stroke endarrow="block"/>
                </v:shape>
                <v:shape id="AutoShape 2996" o:spid="_x0000_s1489" type="#_x0000_t32" style="position:absolute;left:15547;top:6090;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">
                  <v:stroke endarrow="block"/>
                </v:shape>
                <v:shape id="AutoShape 2997" o:spid="_x0000_s1490" type="#_x0000_t32" style="position:absolute;left:13077;top:6071;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">
                  <v:stroke endarrow="block"/>
                </v:shape>
                <v:shape id="AutoShape 2998" o:spid="_x0000_s1491" type="#_x0000_t32" style="position:absolute;left:13540;top:797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">
                  <v:stroke endarrow="block"/>
                </v:shape>
                <v:rect id="Rectangle 2999" o:spid="_x0000_s1492" style="position:absolute;left:11223;top:8256;width:4792;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">
                  <v:textbox>
                    <w:txbxContent>
                      <w:p w14:paraId="6444B761" w14:textId="77777777" w:rsidR="00BF7F3C" w:rsidRPr="00FE7CAC" w:rsidRDefault="00BF7F3C" w:rsidP="00BA168E">
                        <w:pPr>
                          <w:spacing w:before="0" w:line="240" w:lineRule="auto"/>
                          <w:ind w:left="0"/>
                          <w:jc w:val="center"/>
                          <w:rPr>
                            <w:rFonts w:asciiTheme="minorHAnsi" w:hAnsiTheme="minorHAnsi"/>
                            <w:sz w:val="13"/>
                            <w:szCs w:val="13"/>
                            <w:lang w:val="ru-RU"/>
                          </w:rPr>
                        </w:pPr>
                        <w:r w:rsidRPr="00FE7CAC">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FE7CAC">
                          <w:rPr>
                            <w:rFonts w:asciiTheme="minorHAnsi" w:hAnsiTheme="minorHAnsi"/>
                            <w:sz w:val="13"/>
                            <w:szCs w:val="13"/>
                          </w:rPr>
                          <w:t>y</w:t>
                        </w:r>
                        <w:r w:rsidRPr="00FE7CAC">
                          <w:rPr>
                            <w:rFonts w:asciiTheme="minorHAnsi" w:hAnsiTheme="minorHAnsi"/>
                            <w:sz w:val="13"/>
                            <w:szCs w:val="13"/>
                            <w:lang w:val="ru-RU"/>
                          </w:rPr>
                          <w:t>-образные клапаны или регулирующие клапаны с ручным управлением.</w:t>
                        </w:r>
                      </w:p>
                    </w:txbxContent>
                  </v:textbox>
                </v:rect>
                <v:shape id="AutoShape 3000" o:spid="_x0000_s1493" type="#_x0000_t32" style="position:absolute;left:5351;top:6087;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">
                  <v:stroke endarrow="block"/>
                </v:shape>
                <v:shape id="AutoShape 3001" o:spid="_x0000_s1494" type="#_x0000_t32" style="position:absolute;left:7875;top:6002;width:1;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">
                  <v:stroke endarrow="block"/>
                </v:shape>
                <v:shape id="AutoShape 3002" o:spid="_x0000_s1495" type="#_x0000_t32" style="position:absolute;left:5334;top:8007;width:0;height: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">
                  <v:stroke endarrow="block"/>
                </v:shape>
                <v:shape id="AutoShape 3003" o:spid="_x0000_s1496" type="#_x0000_t32" style="position:absolute;left:6922;top:6602;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">
                  <v:stroke endarrow="block"/>
                </v:shape>
                <v:shape id="AutoShape 3004" o:spid="_x0000_s1497" type="#_x0000_t32" style="position:absolute;left:4440;top:668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">
                  <v:stroke endarrow="block"/>
                </v:shape>
                <v:shape id="AutoShape 3005" o:spid="_x0000_s1498" type="#_x0000_t32" style="position:absolute;left:1793;top:6653;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">
                  <v:stroke endarrow="block"/>
                </v:shape>
                <v:shape id="Text Box 3006" o:spid="_x0000_s1499" type="#_x0000_t202" style="position:absolute;left:9904;top:294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" filled="f" stroked="f">
                  <v:textbox>
                    <w:txbxContent>
                      <w:p w14:paraId="076C614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007" o:spid="_x0000_s1500" type="#_x0000_t202" style="position:absolute;left:6406;top:29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" filled="f" stroked="f">
                  <v:textbox>
                    <w:txbxContent>
                      <w:p w14:paraId="170A362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AutoShape 3008" o:spid="_x0000_s1501" type="#_x0000_t32" style="position:absolute;left:12513;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">
                  <v:stroke endarrow="block"/>
                </v:shape>
                <v:shape id="AutoShape 3009" o:spid="_x0000_s1502" type="#_x0000_t110" style="position:absolute;left:3850;top:5519;width:11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">
                  <v:textbox>
                    <w:txbxContent>
                      <w:p w14:paraId="0E3DB3B2"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7023785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1BCDC402"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450 psi</w:t>
                        </w:r>
                      </w:p>
                    </w:txbxContent>
                  </v:textbox>
                </v:shape>
                <v:shape id="AutoShape 3010" o:spid="_x0000_s1503" type="#_x0000_t110" style="position:absolute;left:6321;top:5452;width:1214;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">
                  <v:textbox>
                    <w:txbxContent>
                      <w:p w14:paraId="58AE6DF0"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36BC7DF5"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7838FDD0"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550 psi</w:t>
                        </w:r>
                      </w:p>
                    </w:txbxContent>
                  </v:textbox>
                </v:shape>
                <v:shape id="AutoShape 3011" o:spid="_x0000_s1504" type="#_x0000_t110" style="position:absolute;left:9241;top:5506;width:1189;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">
                  <v:textbox>
                    <w:txbxContent>
                      <w:p w14:paraId="3FC11BB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ΔP</w:t>
                        </w:r>
                      </w:p>
                      <w:p w14:paraId="6E52576F" w14:textId="77777777" w:rsidR="00BF7F3C" w:rsidRDefault="00BF7F3C" w:rsidP="00BA168E">
                        <w:pPr>
                          <w:spacing w:before="0" w:line="240" w:lineRule="auto"/>
                          <w:ind w:left="-142" w:right="-117"/>
                          <w:jc w:val="center"/>
                          <w:rPr>
                            <w:rFonts w:asciiTheme="minorHAnsi" w:hAnsiTheme="minorHAnsi"/>
                            <w:sz w:val="14"/>
                            <w:szCs w:val="14"/>
                          </w:rPr>
                        </w:pPr>
                        <w:r>
                          <w:rPr>
                            <w:rFonts w:asciiTheme="minorHAnsi" w:hAnsiTheme="minorHAnsi"/>
                            <w:sz w:val="14"/>
                          </w:rPr>
                          <w:t xml:space="preserve"> &lt; или = </w:t>
                        </w:r>
                      </w:p>
                      <w:p w14:paraId="67F1307D"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450 psi</w:t>
                        </w:r>
                      </w:p>
                    </w:txbxContent>
                  </v:textbox>
                </v:shape>
                <v:shape id="AutoShape 3012" o:spid="_x0000_s1505" type="#_x0000_t110" style="position:absolute;left:11954;top:5503;width:1124;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">
                  <v:textbox>
                    <w:txbxContent>
                      <w:p w14:paraId="238A6DC4"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ΔP</w:t>
                        </w:r>
                      </w:p>
                      <w:p w14:paraId="10A1CDD9"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 xml:space="preserve"> &lt; или = </w:t>
                        </w:r>
                      </w:p>
                      <w:p w14:paraId="2A62C8E9"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550 psi</w:t>
                        </w:r>
                      </w:p>
                    </w:txbxContent>
                  </v:textbox>
                </v:shape>
                <v:shape id="AutoShape 3013" o:spid="_x0000_s1506" type="#_x0000_t110" style="position:absolute;left:14366;top:5518;width:1180;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">
                  <v:textbox>
                    <w:txbxContent>
                      <w:p w14:paraId="7FCE6275"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ΔP</w:t>
                        </w:r>
                      </w:p>
                      <w:p w14:paraId="2BA41A04" w14:textId="77777777" w:rsidR="00BF7F3C" w:rsidRDefault="00BF7F3C" w:rsidP="00BA168E">
                        <w:pPr>
                          <w:spacing w:before="0" w:line="240" w:lineRule="auto"/>
                          <w:ind w:left="-142" w:right="-137"/>
                          <w:jc w:val="center"/>
                          <w:rPr>
                            <w:rFonts w:asciiTheme="minorHAnsi" w:hAnsiTheme="minorHAnsi"/>
                            <w:sz w:val="14"/>
                            <w:szCs w:val="14"/>
                          </w:rPr>
                        </w:pPr>
                        <w:r>
                          <w:rPr>
                            <w:rFonts w:asciiTheme="minorHAnsi" w:hAnsiTheme="minorHAnsi"/>
                            <w:sz w:val="14"/>
                          </w:rPr>
                          <w:t xml:space="preserve"> &lt; или = </w:t>
                        </w:r>
                      </w:p>
                      <w:p w14:paraId="5186DA80"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650 psi</w:t>
                        </w:r>
                      </w:p>
                    </w:txbxContent>
                  </v:textbox>
                </v:shape>
                <v:shape id="Text Box 3014" o:spid="_x0000_s1507" type="#_x0000_t202" style="position:absolute;left:13811;top:3921;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" filled="f" stroked="f">
                  <v:textbox>
                    <w:txbxContent>
                      <w:p w14:paraId="72606381"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76D630DD"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v:textbox>
                </v:shape>
                <v:shape id="Text Box 3015" o:spid="_x0000_s1508" type="#_x0000_t202" style="position:absolute;left:9923;top:3972;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" filled="f" stroked="f">
                  <v:textbox>
                    <w:txbxContent>
                      <w:p w14:paraId="1215ACFD"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Жидкость мгновенного испарения</w:t>
                        </w:r>
                      </w:p>
                      <w:p w14:paraId="649A2632" w14:textId="77777777" w:rsidR="00BF7F3C" w:rsidRPr="003C33BD" w:rsidRDefault="00BF7F3C" w:rsidP="00BA168E">
                        <w:pPr>
                          <w:spacing w:before="0" w:line="240" w:lineRule="auto"/>
                          <w:ind w:left="0"/>
                          <w:jc w:val="center"/>
                          <w:rPr>
                            <w:rFonts w:asciiTheme="minorHAnsi" w:hAnsiTheme="minorHAnsi"/>
                            <w:b/>
                            <w:sz w:val="12"/>
                            <w:szCs w:val="12"/>
                          </w:rPr>
                        </w:pPr>
                        <w:r w:rsidRPr="003C33BD">
                          <w:rPr>
                            <w:rFonts w:asciiTheme="minorHAnsi" w:hAnsiTheme="minorHAnsi"/>
                            <w:b/>
                            <w:sz w:val="12"/>
                            <w:szCs w:val="12"/>
                          </w:rPr>
                          <w:t>Среда</w:t>
                        </w:r>
                      </w:p>
                    </w:txbxContent>
                  </v:textbox>
                </v:shape>
                <v:shape id="Text Box 3016" o:spid="_x0000_s1509" type="#_x0000_t202" style="position:absolute;left:3456;top:4783;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" filled="f" stroked="f">
                  <v:textbox>
                    <w:txbxContent>
                      <w:p w14:paraId="20764DE9" w14:textId="77777777" w:rsidR="00BF7F3C" w:rsidRPr="001E3AE7" w:rsidRDefault="00BF7F3C" w:rsidP="00BA168E">
                        <w:pPr>
                          <w:shd w:val="clear" w:color="auto" w:fill="FFFFFF" w:themeFill="background1"/>
                          <w:spacing w:before="0" w:line="240" w:lineRule="auto"/>
                          <w:ind w:left="0"/>
                          <w:jc w:val="center"/>
                          <w:rPr>
                            <w:rFonts w:asciiTheme="minorHAnsi" w:hAnsiTheme="minorHAnsi"/>
                            <w:b/>
                            <w:sz w:val="12"/>
                            <w:szCs w:val="14"/>
                            <w:lang w:val="ru-RU"/>
                          </w:rPr>
                        </w:pPr>
                        <w:r w:rsidRPr="001E3AE7">
                          <w:rPr>
                            <w:rFonts w:asciiTheme="minorHAnsi" w:hAnsiTheme="minorHAnsi"/>
                            <w:b/>
                            <w:sz w:val="12"/>
                            <w:lang w:val="ru-RU"/>
                          </w:rPr>
                          <w:t>Среда, отличная от жидкости мгновенного испарения</w:t>
                        </w:r>
                      </w:p>
                      <w:p w14:paraId="7597A534" w14:textId="77777777" w:rsidR="00BF7F3C" w:rsidRPr="00AB586F" w:rsidRDefault="00BF7F3C" w:rsidP="00BA168E">
                        <w:pPr>
                          <w:shd w:val="clear" w:color="auto" w:fill="FFFFFF" w:themeFill="background1"/>
                          <w:spacing w:before="0" w:line="240" w:lineRule="auto"/>
                          <w:ind w:left="0"/>
                          <w:jc w:val="center"/>
                          <w:rPr>
                            <w:rFonts w:asciiTheme="minorHAnsi" w:hAnsiTheme="minorHAnsi"/>
                            <w:b/>
                            <w:sz w:val="12"/>
                            <w:szCs w:val="14"/>
                          </w:rPr>
                        </w:pPr>
                        <w:r w:rsidRPr="00AB586F">
                          <w:rPr>
                            <w:rFonts w:asciiTheme="minorHAnsi" w:hAnsiTheme="minorHAnsi"/>
                            <w:b/>
                            <w:sz w:val="12"/>
                          </w:rPr>
                          <w:t>Среда</w:t>
                        </w:r>
                      </w:p>
                    </w:txbxContent>
                  </v:textbox>
                </v:shape>
                <v:shape id="Text Box 3017" o:spid="_x0000_s1510" type="#_x0000_t202" style="position:absolute;left:7152;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" filled="f" stroked="f">
                  <v:textbox>
                    <w:txbxContent>
                      <w:p w14:paraId="6B42DACE"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18" o:spid="_x0000_s1511" type="#_x0000_t202" style="position:absolute;left:469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" filled="f" stroked="f">
                  <v:textbox>
                    <w:txbxContent>
                      <w:p w14:paraId="34EF254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19" o:spid="_x0000_s1512" type="#_x0000_t202" style="position:absolute;left:2054;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" filled="f" stroked="f">
                  <v:textbox>
                    <w:txbxContent>
                      <w:p w14:paraId="569379B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20" o:spid="_x0000_s1513" type="#_x0000_t202" style="position:absolute;left:15250;top:55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" filled="f" stroked="f">
                  <v:textbox>
                    <w:txbxContent>
                      <w:p w14:paraId="7F9A382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21" o:spid="_x0000_s1514" type="#_x0000_t202" style="position:absolute;left:12767;top:555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" filled="f" stroked="f">
                  <v:textbox>
                    <w:txbxContent>
                      <w:p w14:paraId="18A99F98"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22" o:spid="_x0000_s1515" type="#_x0000_t202" style="position:absolute;left:1012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" filled="f" stroked="f">
                  <v:textbox>
                    <w:txbxContent>
                      <w:p w14:paraId="76CE23C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23" o:spid="_x0000_s1516" type="#_x0000_t202" style="position:absolute;left:5703;top:3930;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" filled="f" stroked="f">
                  <v:textbox>
                    <w:txbxContent>
                      <w:p w14:paraId="5ADDA7D6"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047CA57F"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v:textbox>
                </v:shape>
                <v:shape id="Text Box 3024" o:spid="_x0000_s1517" type="#_x0000_t202" style="position:absolute;left:1878;top:3981;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" filled="f" stroked="f">
                  <v:textbox>
                    <w:txbxContent>
                      <w:p w14:paraId="51BA191A" w14:textId="77777777" w:rsidR="00BF7F3C" w:rsidRPr="003C33BD" w:rsidRDefault="00BF7F3C" w:rsidP="00BA168E">
                        <w:pPr>
                          <w:spacing w:before="0" w:line="240" w:lineRule="auto"/>
                          <w:ind w:left="0" w:right="17"/>
                          <w:jc w:val="center"/>
                          <w:rPr>
                            <w:rFonts w:asciiTheme="minorHAnsi" w:hAnsiTheme="minorHAnsi"/>
                            <w:b/>
                            <w:sz w:val="12"/>
                            <w:szCs w:val="12"/>
                          </w:rPr>
                        </w:pPr>
                        <w:r w:rsidRPr="003C33BD">
                          <w:rPr>
                            <w:rFonts w:asciiTheme="minorHAnsi" w:hAnsiTheme="minorHAnsi"/>
                            <w:b/>
                            <w:sz w:val="12"/>
                            <w:szCs w:val="12"/>
                          </w:rPr>
                          <w:t>Жидкость мгновенного испарения</w:t>
                        </w:r>
                      </w:p>
                      <w:p w14:paraId="6B61ECDC" w14:textId="77777777" w:rsidR="00BF7F3C" w:rsidRPr="003C33BD" w:rsidRDefault="00BF7F3C" w:rsidP="00BA168E">
                        <w:pPr>
                          <w:spacing w:before="0" w:line="240" w:lineRule="auto"/>
                          <w:ind w:left="0" w:right="17"/>
                          <w:jc w:val="center"/>
                          <w:rPr>
                            <w:rFonts w:asciiTheme="minorHAnsi" w:hAnsiTheme="minorHAnsi"/>
                            <w:b/>
                            <w:sz w:val="12"/>
                            <w:szCs w:val="12"/>
                          </w:rPr>
                        </w:pPr>
                        <w:r w:rsidRPr="003C33BD">
                          <w:rPr>
                            <w:rFonts w:asciiTheme="minorHAnsi" w:hAnsiTheme="minorHAnsi"/>
                            <w:b/>
                            <w:sz w:val="12"/>
                            <w:szCs w:val="12"/>
                          </w:rPr>
                          <w:t>Среда</w:t>
                        </w:r>
                      </w:p>
                    </w:txbxContent>
                  </v:textbox>
                </v:shape>
                <v:shape id="Text Box 3025" o:spid="_x0000_s1518" type="#_x0000_t202" style="position:absolute;left:1563;top:638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" filled="f" stroked="f">
                  <v:textbox>
                    <w:txbxContent>
                      <w:p w14:paraId="790CCB7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026" o:spid="_x0000_s1519" type="#_x0000_t202" style="position:absolute;left:4201;top:6446;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" filled="f" stroked="f">
                  <v:textbox>
                    <w:txbxContent>
                      <w:p w14:paraId="07DCC24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027" o:spid="_x0000_s1520" type="#_x0000_t202" style="position:absolute;left:6709;top:635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" filled="f" stroked="f">
                  <v:textbox>
                    <w:txbxContent>
                      <w:p w14:paraId="3730A86D"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028" o:spid="_x0000_s1521" type="#_x0000_t202" style="position:absolute;left:14729;top:636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" filled="f" stroked="f">
                  <v:textbox>
                    <w:txbxContent>
                      <w:p w14:paraId="63CDCB4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029" o:spid="_x0000_s1522" type="#_x0000_t202" style="position:absolute;left:12297;top:634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" filled="f" stroked="f">
                  <v:textbox>
                    <w:txbxContent>
                      <w:p w14:paraId="27B0409B"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030" o:spid="_x0000_s1523" type="#_x0000_t202" style="position:absolute;left:9594;top:636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" filled="f" stroked="f">
                  <v:textbox>
                    <w:txbxContent>
                      <w:p w14:paraId="57BFEA6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roundrect id="AutoShape 3031" o:spid="_x0000_s1524" style="position:absolute;left:3633;top:6987;width:1610;height:7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">
                  <v:textbox>
                    <w:txbxContent>
                      <w:p w14:paraId="4718F998" w14:textId="77777777" w:rsidR="00BF7F3C" w:rsidRPr="00FE7CAC" w:rsidRDefault="00BF7F3C" w:rsidP="00BA168E">
                        <w:pPr>
                          <w:spacing w:before="0" w:line="240" w:lineRule="auto"/>
                          <w:ind w:left="-142" w:right="-168"/>
                          <w:jc w:val="center"/>
                          <w:rPr>
                            <w:rFonts w:asciiTheme="minorHAnsi" w:hAnsiTheme="minorHAnsi"/>
                            <w:sz w:val="14"/>
                            <w:szCs w:val="14"/>
                            <w:lang w:val="ru-RU"/>
                          </w:rPr>
                        </w:pPr>
                        <w:r w:rsidRPr="00FE7CAC">
                          <w:rPr>
                            <w:rFonts w:asciiTheme="minorHAnsi" w:hAnsiTheme="minorHAnsi"/>
                            <w:sz w:val="14"/>
                            <w:szCs w:val="14"/>
                            <w:lang w:val="ru-RU"/>
                          </w:rPr>
                          <w:t>В пределах общих правил.  Дальнейшая оценка не требуется.</w:t>
                        </w:r>
                      </w:p>
                    </w:txbxContent>
                  </v:textbox>
                </v:roundrect>
                <v:roundrect id="AutoShape 3032" o:spid="_x0000_s1525" style="position:absolute;left:6090;top:6935;width:169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">
                  <v:textbox>
                    <w:txbxContent>
                      <w:p w14:paraId="4CC3F330"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14554A0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27060DB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roundrect id="AutoShape 3033" o:spid="_x0000_s1526" style="position:absolute;left:8919;top:6972;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">
                  <v:textbox>
                    <w:txbxContent>
                      <w:p w14:paraId="1DD9D8A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495A811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30168507"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roundrect id="AutoShape 3034" o:spid="_x0000_s1527" style="position:absolute;left:11601;top:6980;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">
                  <v:textbox>
                    <w:txbxContent>
                      <w:p w14:paraId="1B1788B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70E3AD7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69828CC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roundrect id="AutoShape 3035" o:spid="_x0000_s1528" style="position:absolute;left:14058;top:6963;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">
                  <v:textbox>
                    <w:txbxContent>
                      <w:p w14:paraId="0E8E7BDD"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0B328483"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2C12440C"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shape id="Text Box 3036" o:spid="_x0000_s1529" type="#_x0000_t202" style="position:absolute;left:11516;top:4782;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" filled="f" stroked="f">
                  <v:textbox>
                    <w:txbxContent>
                      <w:p w14:paraId="6C62C18B" w14:textId="77777777" w:rsidR="00BF7F3C" w:rsidRPr="001E3AE7" w:rsidRDefault="00BF7F3C" w:rsidP="00BA168E">
                        <w:pPr>
                          <w:shd w:val="clear" w:color="auto" w:fill="FFFFFF" w:themeFill="background1"/>
                          <w:spacing w:before="0" w:line="240" w:lineRule="auto"/>
                          <w:ind w:left="0"/>
                          <w:jc w:val="center"/>
                          <w:rPr>
                            <w:rFonts w:asciiTheme="minorHAnsi" w:hAnsiTheme="minorHAnsi"/>
                            <w:b/>
                            <w:sz w:val="12"/>
                            <w:szCs w:val="14"/>
                            <w:lang w:val="ru-RU"/>
                          </w:rPr>
                        </w:pPr>
                        <w:r w:rsidRPr="001E3AE7">
                          <w:rPr>
                            <w:rFonts w:asciiTheme="minorHAnsi" w:hAnsiTheme="minorHAnsi"/>
                            <w:b/>
                            <w:sz w:val="12"/>
                            <w:lang w:val="ru-RU"/>
                          </w:rPr>
                          <w:t>Среда, отличная от жидкости мгновенного испарения</w:t>
                        </w:r>
                      </w:p>
                      <w:p w14:paraId="23A7F359" w14:textId="77777777" w:rsidR="00BF7F3C" w:rsidRPr="00AB586F" w:rsidRDefault="00BF7F3C" w:rsidP="00BA168E">
                        <w:pPr>
                          <w:shd w:val="clear" w:color="auto" w:fill="FFFFFF" w:themeFill="background1"/>
                          <w:spacing w:before="0" w:line="240" w:lineRule="auto"/>
                          <w:ind w:left="0"/>
                          <w:jc w:val="center"/>
                          <w:rPr>
                            <w:rFonts w:asciiTheme="minorHAnsi" w:hAnsiTheme="minorHAnsi"/>
                            <w:b/>
                            <w:sz w:val="12"/>
                            <w:szCs w:val="14"/>
                          </w:rPr>
                        </w:pPr>
                        <w:r w:rsidRPr="00AB586F">
                          <w:rPr>
                            <w:rFonts w:asciiTheme="minorHAnsi" w:hAnsiTheme="minorHAnsi"/>
                            <w:b/>
                            <w:sz w:val="12"/>
                          </w:rPr>
                          <w:t>Среда</w:t>
                        </w:r>
                      </w:p>
                    </w:txbxContent>
                  </v:textbox>
                </v:shape>
              </v:group>
            </w:pict>
          </mc:Fallback>
        </mc:AlternateContent>
      </w:r>
      <w:r w:rsidR="00BA168E" w:rsidRPr="00550B67">
        <w:rPr>
          <w:b/>
          <w:lang w:val="ru-RU"/>
        </w:rPr>
        <w:t xml:space="preserve">Рисунок </w:t>
      </w:r>
      <w:r w:rsidR="00BA168E">
        <w:rPr>
          <w:b/>
        </w:rPr>
        <w:t>D</w:t>
      </w:r>
      <w:r w:rsidR="00BA168E" w:rsidRPr="00550B67">
        <w:rPr>
          <w:b/>
          <w:lang w:val="ru-RU"/>
        </w:rPr>
        <w:t>- 8:</w:t>
      </w:r>
      <w:r w:rsidR="00BA168E" w:rsidRPr="00550B67">
        <w:rPr>
          <w:lang w:val="ru-RU"/>
        </w:rPr>
        <w:t xml:space="preserve"> </w:t>
      </w:r>
      <w:r w:rsidR="00BA168E">
        <w:t>Y</w:t>
      </w:r>
      <w:r w:rsidR="00BA168E" w:rsidRPr="00550B67">
        <w:rPr>
          <w:lang w:val="ru-RU"/>
        </w:rPr>
        <w:t>-образный регулирующий клапан</w:t>
      </w:r>
    </w:p>
    <w:p w14:paraId="4AC597B0" w14:textId="77777777" w:rsidR="00BA168E" w:rsidRDefault="00BA168E" w:rsidP="00BA168E">
      <w:pPr>
        <w:pStyle w:val="ListParagraph"/>
        <w:spacing w:after="0" w:line="240" w:lineRule="auto"/>
        <w:ind w:left="1800" w:firstLine="43"/>
      </w:pPr>
      <w:r>
        <w:t>диаметром 4 – 6 дюймов</w:t>
      </w:r>
    </w:p>
    <w:p w14:paraId="19592962" w14:textId="77777777" w:rsidR="00BA168E" w:rsidRDefault="00BA168E" w:rsidP="00BA168E">
      <w:pPr>
        <w:pStyle w:val="ListParagraph"/>
        <w:spacing w:line="240" w:lineRule="auto"/>
        <w:ind w:left="360"/>
      </w:pPr>
    </w:p>
    <w:p w14:paraId="0C956467" w14:textId="77777777" w:rsidR="00BA168E" w:rsidRDefault="00BA168E" w:rsidP="00BA168E">
      <w:pPr>
        <w:pStyle w:val="ListParagraph"/>
        <w:spacing w:line="240" w:lineRule="auto"/>
        <w:ind w:left="360"/>
      </w:pPr>
    </w:p>
    <w:p w14:paraId="5A39880D" w14:textId="77777777" w:rsidR="00BA168E" w:rsidRDefault="00BA168E" w:rsidP="00BA168E">
      <w:pPr>
        <w:pStyle w:val="ListParagraph"/>
        <w:spacing w:line="240" w:lineRule="auto"/>
        <w:ind w:left="360"/>
      </w:pPr>
    </w:p>
    <w:p w14:paraId="6C25433F" w14:textId="77777777" w:rsidR="00BA168E" w:rsidRDefault="00BA168E" w:rsidP="00BA168E">
      <w:pPr>
        <w:pStyle w:val="ListParagraph"/>
        <w:spacing w:line="240" w:lineRule="auto"/>
        <w:ind w:left="360"/>
      </w:pPr>
    </w:p>
    <w:p w14:paraId="6C91B0A2" w14:textId="77777777" w:rsidR="00BA168E" w:rsidRDefault="00BA168E" w:rsidP="00BA168E">
      <w:pPr>
        <w:pStyle w:val="ListParagraph"/>
        <w:spacing w:line="240" w:lineRule="auto"/>
        <w:ind w:left="360"/>
      </w:pPr>
    </w:p>
    <w:p w14:paraId="2C3234A8" w14:textId="77777777" w:rsidR="00BA168E" w:rsidRDefault="00BA168E" w:rsidP="00BA168E">
      <w:pPr>
        <w:pStyle w:val="ListParagraph"/>
        <w:spacing w:line="240" w:lineRule="auto"/>
        <w:ind w:left="360"/>
      </w:pPr>
    </w:p>
    <w:p w14:paraId="1D1AE9F9" w14:textId="77777777" w:rsidR="00BA168E" w:rsidRDefault="00BA168E" w:rsidP="00BA168E">
      <w:pPr>
        <w:pStyle w:val="ListParagraph"/>
        <w:spacing w:line="240" w:lineRule="auto"/>
        <w:ind w:left="360"/>
      </w:pPr>
    </w:p>
    <w:p w14:paraId="2C8EC03D" w14:textId="77777777" w:rsidR="00BA168E" w:rsidRDefault="00BA168E" w:rsidP="00BA168E">
      <w:pPr>
        <w:pStyle w:val="ListParagraph"/>
        <w:spacing w:line="240" w:lineRule="auto"/>
        <w:ind w:left="360"/>
      </w:pPr>
    </w:p>
    <w:p w14:paraId="7B71A246" w14:textId="77777777" w:rsidR="00BA168E" w:rsidRDefault="00BA168E" w:rsidP="00BA168E">
      <w:pPr>
        <w:pStyle w:val="ListParagraph"/>
        <w:spacing w:line="240" w:lineRule="auto"/>
        <w:ind w:left="360"/>
      </w:pPr>
    </w:p>
    <w:p w14:paraId="516B4786" w14:textId="77777777" w:rsidR="00BA168E" w:rsidRDefault="00BA168E" w:rsidP="00BA168E">
      <w:pPr>
        <w:pStyle w:val="ListParagraph"/>
        <w:spacing w:line="240" w:lineRule="auto"/>
        <w:ind w:left="360"/>
      </w:pPr>
    </w:p>
    <w:p w14:paraId="1BA3AF55" w14:textId="77777777" w:rsidR="00BA168E" w:rsidRDefault="00BA168E" w:rsidP="00BA168E">
      <w:pPr>
        <w:pStyle w:val="ListParagraph"/>
        <w:spacing w:line="240" w:lineRule="auto"/>
        <w:ind w:left="360"/>
      </w:pPr>
    </w:p>
    <w:p w14:paraId="718A0693" w14:textId="77777777" w:rsidR="00BA168E" w:rsidRDefault="00BA168E" w:rsidP="00BA168E">
      <w:pPr>
        <w:pStyle w:val="ListParagraph"/>
        <w:spacing w:line="240" w:lineRule="auto"/>
        <w:ind w:left="360"/>
      </w:pPr>
    </w:p>
    <w:p w14:paraId="572B262B" w14:textId="77777777" w:rsidR="00BA168E" w:rsidRDefault="00BA168E" w:rsidP="00BA168E">
      <w:pPr>
        <w:pStyle w:val="ListParagraph"/>
        <w:spacing w:line="240" w:lineRule="auto"/>
        <w:ind w:left="360"/>
      </w:pPr>
    </w:p>
    <w:p w14:paraId="2D6427B3" w14:textId="77777777" w:rsidR="00BA168E" w:rsidRDefault="00BA168E" w:rsidP="00BA168E">
      <w:pPr>
        <w:pStyle w:val="ListParagraph"/>
        <w:spacing w:line="240" w:lineRule="auto"/>
        <w:ind w:left="360"/>
      </w:pPr>
    </w:p>
    <w:p w14:paraId="7653BCF7" w14:textId="77777777" w:rsidR="00BA168E" w:rsidRDefault="00BA168E" w:rsidP="00BA168E">
      <w:pPr>
        <w:pStyle w:val="ListParagraph"/>
        <w:spacing w:line="240" w:lineRule="auto"/>
        <w:ind w:left="360"/>
      </w:pPr>
    </w:p>
    <w:p w14:paraId="05853FC1" w14:textId="77777777" w:rsidR="00BA168E" w:rsidRDefault="00BA168E" w:rsidP="00BA168E">
      <w:pPr>
        <w:pStyle w:val="ListParagraph"/>
        <w:spacing w:line="240" w:lineRule="auto"/>
        <w:ind w:left="360"/>
      </w:pPr>
    </w:p>
    <w:p w14:paraId="63EB7181" w14:textId="77777777" w:rsidR="00BA168E" w:rsidRDefault="00BA168E" w:rsidP="00BA168E">
      <w:pPr>
        <w:ind w:left="0"/>
        <w:rPr>
          <w:rFonts w:asciiTheme="minorHAnsi" w:hAnsiTheme="minorHAnsi"/>
          <w:sz w:val="16"/>
          <w:szCs w:val="16"/>
        </w:rPr>
      </w:pPr>
      <w:r>
        <w:rPr>
          <w:rFonts w:asciiTheme="minorHAnsi" w:hAnsiTheme="minorHAnsi"/>
          <w:sz w:val="16"/>
        </w:rPr>
        <w:t>Примечания</w:t>
      </w:r>
    </w:p>
    <w:p w14:paraId="5A6E4A03" w14:textId="77777777" w:rsidR="00BA168E" w:rsidRDefault="00BA168E" w:rsidP="00BA168E">
      <w:pPr>
        <w:pStyle w:val="ListParagraph"/>
        <w:numPr>
          <w:ilvl w:val="0"/>
          <w:numId w:val="57"/>
        </w:numPr>
        <w:spacing w:after="0" w:line="240" w:lineRule="auto"/>
        <w:rPr>
          <w:rFonts w:asciiTheme="minorHAnsi" w:hAnsiTheme="minorHAnsi"/>
          <w:sz w:val="16"/>
          <w:szCs w:val="16"/>
        </w:rPr>
      </w:pPr>
      <w:r w:rsidRPr="00550B67">
        <w:rPr>
          <w:rFonts w:asciiTheme="minorHAnsi" w:hAnsiTheme="minorHAnsi"/>
          <w:sz w:val="16"/>
          <w:lang w:val="ru-RU"/>
        </w:rPr>
        <w:t xml:space="preserve">У </w:t>
      </w:r>
      <w:r>
        <w:rPr>
          <w:rFonts w:asciiTheme="minorHAnsi" w:hAnsiTheme="minorHAnsi"/>
          <w:sz w:val="16"/>
        </w:rPr>
        <w:t>Y</w:t>
      </w:r>
      <w:r w:rsidRPr="00550B67">
        <w:rPr>
          <w:rFonts w:asciiTheme="minorHAnsi" w:hAnsiTheme="minorHAnsi"/>
          <w:sz w:val="16"/>
          <w:lang w:val="ru-RU"/>
        </w:rPr>
        <w:t xml:space="preserve">-образных клапанов обычно регулируемые шарнирные диски в корпусе типа клетки.  </w:t>
      </w:r>
      <w:r>
        <w:rPr>
          <w:rFonts w:asciiTheme="minorHAnsi" w:hAnsiTheme="minorHAnsi"/>
          <w:sz w:val="16"/>
        </w:rPr>
        <w:t>Диск регулируется в клетке в одной точке возле штока.</w:t>
      </w:r>
    </w:p>
    <w:p w14:paraId="541A415C" w14:textId="77777777" w:rsidR="00BA168E" w:rsidRDefault="00BA168E" w:rsidP="00BA168E">
      <w:pPr>
        <w:pStyle w:val="ListParagraph"/>
        <w:spacing w:after="0" w:line="240" w:lineRule="auto"/>
        <w:ind w:left="360"/>
        <w:rPr>
          <w:ins w:id="2637" w:author="Zhunisbayev, Olzhasbek [Bolashak Atyrau Limited]" w:date="2024-11-12T13:45:00Z" w16du:dateUtc="2024-11-12T08:45:00Z"/>
          <w:rFonts w:asciiTheme="minorHAnsi" w:hAnsiTheme="minorHAnsi"/>
          <w:sz w:val="16"/>
          <w:lang w:val="ru-RU"/>
        </w:rPr>
      </w:pPr>
      <w:r w:rsidRPr="00550B67">
        <w:rPr>
          <w:rFonts w:asciiTheme="minorHAnsi" w:hAnsiTheme="minorHAnsi"/>
          <w:sz w:val="16"/>
          <w:lang w:val="ru-RU"/>
        </w:rPr>
        <w:t>Некоторые изготовители предлагают полностью регулируемый диск или невращающийся диск, регулируемый в двух точках, что представляет собой конструкцию, наиболее устойчивую к вибрации диска и штока.  Важно выяснить, какова конструкция диска в оцениваемом клапане.  Если она не известна, предполагается, что это шарнирный диск с одинарным регулированием в корпусе типа клетки. Далее необходимо выяснить, требуется ли дальнейшая оценка.</w:t>
      </w:r>
    </w:p>
    <w:p w14:paraId="74528E10" w14:textId="1603BB1B" w:rsidR="00E654D9" w:rsidRPr="009256D7" w:rsidRDefault="00E654D9">
      <w:pPr>
        <w:pStyle w:val="ListParagraph"/>
        <w:numPr>
          <w:ilvl w:val="0"/>
          <w:numId w:val="57"/>
        </w:numPr>
        <w:spacing w:after="0" w:line="240" w:lineRule="auto"/>
        <w:rPr>
          <w:ins w:id="2638" w:author="Zhunisbayev, Olzhasbek [Bolashak Atyrau Limited]" w:date="2024-11-12T13:45:00Z" w16du:dateUtc="2024-11-12T08:45:00Z"/>
          <w:rFonts w:asciiTheme="minorHAnsi" w:hAnsiTheme="minorHAnsi"/>
          <w:sz w:val="16"/>
          <w:szCs w:val="16"/>
          <w:lang w:val="ru-RU"/>
        </w:rPr>
        <w:pPrChange w:id="2639" w:author="Zhunisbayev, Olzhasbek [Bolashak Atyrau Limited]" w:date="2024-11-12T13:45:00Z" w16du:dateUtc="2024-11-12T08:45:00Z">
          <w:pPr>
            <w:pStyle w:val="ListParagraph"/>
            <w:numPr>
              <w:numId w:val="55"/>
            </w:numPr>
            <w:spacing w:after="0" w:line="240" w:lineRule="auto"/>
            <w:ind w:left="360" w:hanging="360"/>
          </w:pPr>
        </w:pPrChange>
      </w:pPr>
      <w:ins w:id="2640" w:author="Zhunisbayev, Olzhasbek [Bolashak Atyrau Limited]" w:date="2024-11-12T13:45:00Z" w16du:dateUtc="2024-11-12T08:45:00Z">
        <w:r>
          <w:rPr>
            <w:rFonts w:asciiTheme="minorHAnsi" w:hAnsiTheme="minorHAnsi"/>
            <w:sz w:val="16"/>
            <w:lang w:val="ru-RU"/>
          </w:rPr>
          <w:t xml:space="preserve">При высоком </w:t>
        </w:r>
        <w:r w:rsidRPr="009256D7">
          <w:rPr>
            <w:rFonts w:asciiTheme="minorHAnsi" w:hAnsiTheme="minorHAnsi"/>
            <w:sz w:val="16"/>
            <w:lang w:val="ru-RU"/>
          </w:rPr>
          <w:t xml:space="preserve">ΔP </w:t>
        </w:r>
        <w:r>
          <w:rPr>
            <w:rFonts w:asciiTheme="minorHAnsi" w:hAnsiTheme="minorHAnsi"/>
            <w:sz w:val="16"/>
            <w:lang w:val="ru-RU"/>
          </w:rPr>
          <w:t xml:space="preserve">необходимо проконсультироваться с производителем клапана о необходимости полного исполнения затвора из стеллита для уменьшения проблем с эрозией. </w:t>
        </w:r>
      </w:ins>
    </w:p>
    <w:p w14:paraId="0E4A5252" w14:textId="2C32E0DA" w:rsidR="00BA168E" w:rsidRPr="002F72E5" w:rsidRDefault="00673A21" w:rsidP="00BA168E">
      <w:pPr>
        <w:pStyle w:val="ListParagraph"/>
        <w:spacing w:after="0" w:line="240" w:lineRule="auto"/>
        <w:ind w:left="360"/>
        <w:rPr>
          <w:lang w:val="ru-RU"/>
        </w:rPr>
      </w:pPr>
      <w:r>
        <w:rPr>
          <w:noProof/>
        </w:rPr>
        <w:lastRenderedPageBreak/>
        <mc:AlternateContent>
          <mc:Choice Requires="wpg">
            <w:drawing>
              <wp:anchor distT="0" distB="0" distL="114300" distR="114300" simplePos="0" relativeHeight="251617280" behindDoc="0" locked="0" layoutInCell="1" allowOverlap="1" wp14:anchorId="4CCE52E7" wp14:editId="2C1B3E54">
                <wp:simplePos x="0" y="0"/>
                <wp:positionH relativeFrom="column">
                  <wp:posOffset>-332740</wp:posOffset>
                </wp:positionH>
                <wp:positionV relativeFrom="paragraph">
                  <wp:posOffset>-120015</wp:posOffset>
                </wp:positionV>
                <wp:extent cx="9770745" cy="4944745"/>
                <wp:effectExtent l="10160" t="13335" r="1270" b="13970"/>
                <wp:wrapNone/>
                <wp:docPr id="1405919140" name="Group 30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70745" cy="4944745"/>
                          <a:chOff x="924" y="1433"/>
                          <a:chExt cx="15387" cy="7787"/>
                        </a:xfrm>
                      </wpg:grpSpPr>
                      <wps:wsp>
                        <wps:cNvPr id="181799644" name="AutoShape 3038"/>
                        <wps:cNvCnPr>
                          <a:cxnSpLocks noChangeShapeType="1"/>
                        </wps:cNvCnPr>
                        <wps:spPr bwMode="auto">
                          <a:xfrm>
                            <a:off x="16001" y="6087"/>
                            <a:ext cx="0" cy="19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8145777" name="AutoShape 3039"/>
                        <wps:cNvCnPr>
                          <a:cxnSpLocks noChangeShapeType="1"/>
                        </wps:cNvCnPr>
                        <wps:spPr bwMode="auto">
                          <a:xfrm>
                            <a:off x="13531" y="6067"/>
                            <a:ext cx="2"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0368026" name="Oval 3040"/>
                        <wps:cNvSpPr>
                          <a:spLocks noChangeArrowheads="1"/>
                        </wps:cNvSpPr>
                        <wps:spPr bwMode="auto">
                          <a:xfrm>
                            <a:off x="7700" y="1433"/>
                            <a:ext cx="1854" cy="1114"/>
                          </a:xfrm>
                          <a:prstGeom prst="ellipse">
                            <a:avLst/>
                          </a:prstGeom>
                          <a:solidFill>
                            <a:srgbClr val="FFFFFF"/>
                          </a:solidFill>
                          <a:ln w="9525">
                            <a:solidFill>
                              <a:srgbClr val="000000"/>
                            </a:solidFill>
                            <a:round/>
                            <a:headEnd/>
                            <a:tailEnd/>
                          </a:ln>
                        </wps:spPr>
                        <wps:txbx>
                          <w:txbxContent>
                            <w:p w14:paraId="1FBF72E2" w14:textId="77777777" w:rsidR="00BF7F3C" w:rsidRPr="00CA2BEB" w:rsidRDefault="00BF7F3C" w:rsidP="00BA168E">
                              <w:pPr>
                                <w:spacing w:before="0" w:line="240" w:lineRule="auto"/>
                                <w:ind w:left="0"/>
                                <w:jc w:val="center"/>
                                <w:rPr>
                                  <w:rFonts w:asciiTheme="minorHAnsi" w:hAnsiTheme="minorHAnsi"/>
                                  <w:b/>
                                  <w:sz w:val="13"/>
                                  <w:szCs w:val="13"/>
                                  <w:lang w:val="ru-RU"/>
                                </w:rPr>
                              </w:pPr>
                              <w:r w:rsidRPr="00FE7CAC">
                                <w:rPr>
                                  <w:rFonts w:asciiTheme="minorHAnsi" w:hAnsiTheme="minorHAnsi"/>
                                  <w:b/>
                                  <w:sz w:val="13"/>
                                  <w:szCs w:val="13"/>
                                </w:rPr>
                                <w:t>Y</w:t>
                              </w:r>
                              <w:r w:rsidRPr="00FE7CAC">
                                <w:rPr>
                                  <w:rFonts w:asciiTheme="minorHAnsi" w:hAnsiTheme="minorHAnsi"/>
                                  <w:b/>
                                  <w:sz w:val="13"/>
                                  <w:szCs w:val="13"/>
                                  <w:lang w:val="ru-RU"/>
                                </w:rPr>
                                <w:t xml:space="preserve">-образный регулирующий клапан диаметром </w:t>
                              </w:r>
                            </w:p>
                            <w:p w14:paraId="0EA71A73" w14:textId="77777777" w:rsidR="00BF7F3C" w:rsidRPr="00FE7CAC" w:rsidRDefault="00BF7F3C" w:rsidP="00BA168E">
                              <w:pPr>
                                <w:spacing w:before="0" w:line="240" w:lineRule="auto"/>
                                <w:ind w:left="0"/>
                                <w:jc w:val="center"/>
                                <w:rPr>
                                  <w:rFonts w:asciiTheme="minorHAnsi" w:hAnsiTheme="minorHAnsi"/>
                                  <w:b/>
                                  <w:sz w:val="13"/>
                                  <w:szCs w:val="13"/>
                                  <w:lang w:val="ru-RU"/>
                                </w:rPr>
                              </w:pPr>
                              <w:r w:rsidRPr="00FE7CAC">
                                <w:rPr>
                                  <w:rFonts w:asciiTheme="minorHAnsi" w:hAnsiTheme="minorHAnsi"/>
                                  <w:b/>
                                  <w:sz w:val="13"/>
                                  <w:szCs w:val="13"/>
                                  <w:lang w:val="ru-RU"/>
                                </w:rPr>
                                <w:t>8 дюйм</w:t>
                              </w:r>
                            </w:p>
                          </w:txbxContent>
                        </wps:txbx>
                        <wps:bodyPr rot="0" vert="horz" wrap="square" lIns="91440" tIns="45720" rIns="91440" bIns="45720" anchor="t" anchorCtr="0" upright="1">
                          <a:noAutofit/>
                        </wps:bodyPr>
                      </wps:wsp>
                      <wps:wsp>
                        <wps:cNvPr id="782905480" name="AutoShape 3041"/>
                        <wps:cNvSpPr>
                          <a:spLocks noChangeArrowheads="1"/>
                        </wps:cNvSpPr>
                        <wps:spPr bwMode="auto">
                          <a:xfrm>
                            <a:off x="7051" y="2847"/>
                            <a:ext cx="3174" cy="1421"/>
                          </a:xfrm>
                          <a:prstGeom prst="flowChartDecision">
                            <a:avLst/>
                          </a:prstGeom>
                          <a:solidFill>
                            <a:srgbClr val="FFFFFF"/>
                          </a:solidFill>
                          <a:ln w="9525">
                            <a:solidFill>
                              <a:srgbClr val="000000"/>
                            </a:solidFill>
                            <a:miter lim="800000"/>
                            <a:headEnd/>
                            <a:tailEnd/>
                          </a:ln>
                        </wps:spPr>
                        <wps:txbx>
                          <w:txbxContent>
                            <w:p w14:paraId="2F6AC308" w14:textId="77777777" w:rsidR="00BF7F3C" w:rsidRPr="00FE7CAC" w:rsidRDefault="00BF7F3C" w:rsidP="00BA168E">
                              <w:pPr>
                                <w:spacing w:line="240" w:lineRule="auto"/>
                                <w:ind w:left="-142" w:right="-104"/>
                                <w:jc w:val="center"/>
                                <w:rPr>
                                  <w:rFonts w:asciiTheme="minorHAnsi" w:hAnsiTheme="minorHAnsi"/>
                                  <w:sz w:val="11"/>
                                  <w:szCs w:val="11"/>
                                  <w:lang w:val="ru-RU"/>
                                </w:rPr>
                              </w:pPr>
                              <w:r w:rsidRPr="00FE7CAC">
                                <w:rPr>
                                  <w:rFonts w:asciiTheme="minorHAnsi" w:hAnsiTheme="minorHAnsi"/>
                                  <w:sz w:val="11"/>
                                  <w:szCs w:val="11"/>
                                  <w:lang w:val="ru-RU"/>
                                </w:rPr>
                                <w:t xml:space="preserve">Есть ли у </w:t>
                              </w:r>
                              <w:r w:rsidRPr="00FE7CAC">
                                <w:rPr>
                                  <w:rFonts w:asciiTheme="minorHAnsi" w:hAnsiTheme="minorHAnsi"/>
                                  <w:sz w:val="11"/>
                                  <w:szCs w:val="11"/>
                                </w:rPr>
                                <w:t>Y</w:t>
                              </w:r>
                              <w:r w:rsidRPr="00FE7CAC">
                                <w:rPr>
                                  <w:rFonts w:asciiTheme="minorHAnsi" w:hAnsiTheme="minorHAnsi"/>
                                  <w:sz w:val="11"/>
                                  <w:szCs w:val="11"/>
                                  <w:lang w:val="ru-RU"/>
                                </w:rPr>
                                <w:t>-образного клапана полностью регулируемый невращающийся диск? См. прим. 1.</w:t>
                              </w:r>
                            </w:p>
                          </w:txbxContent>
                        </wps:txbx>
                        <wps:bodyPr rot="0" vert="horz" wrap="square" lIns="91440" tIns="45720" rIns="91440" bIns="45720" anchor="t" anchorCtr="0" upright="1">
                          <a:noAutofit/>
                        </wps:bodyPr>
                      </wps:wsp>
                      <wps:wsp>
                        <wps:cNvPr id="1629464833" name="AutoShape 3042"/>
                        <wps:cNvSpPr>
                          <a:spLocks noChangeArrowheads="1"/>
                        </wps:cNvSpPr>
                        <wps:spPr bwMode="auto">
                          <a:xfrm>
                            <a:off x="11087" y="3866"/>
                            <a:ext cx="2762" cy="890"/>
                          </a:xfrm>
                          <a:prstGeom prst="roundRect">
                            <a:avLst>
                              <a:gd name="adj" fmla="val 16667"/>
                            </a:avLst>
                          </a:prstGeom>
                          <a:solidFill>
                            <a:srgbClr val="FFFFFF"/>
                          </a:solidFill>
                          <a:ln w="9525">
                            <a:solidFill>
                              <a:srgbClr val="000000"/>
                            </a:solidFill>
                            <a:round/>
                            <a:headEnd/>
                            <a:tailEnd/>
                          </a:ln>
                        </wps:spPr>
                        <wps:txbx>
                          <w:txbxContent>
                            <w:p w14:paraId="0D3ADA8E" w14:textId="77777777" w:rsidR="00BF7F3C" w:rsidRPr="00FE7CAC" w:rsidRDefault="00BF7F3C" w:rsidP="00BA168E">
                              <w:pPr>
                                <w:spacing w:before="0" w:line="240" w:lineRule="auto"/>
                                <w:ind w:left="0"/>
                                <w:jc w:val="center"/>
                                <w:rPr>
                                  <w:rFonts w:asciiTheme="minorHAnsi" w:hAnsiTheme="minorHAnsi"/>
                                  <w:sz w:val="11"/>
                                  <w:szCs w:val="11"/>
                                  <w:lang w:val="ru-RU"/>
                                </w:rPr>
                              </w:pPr>
                              <w:r w:rsidRPr="00FE7CAC">
                                <w:rPr>
                                  <w:rFonts w:asciiTheme="minorHAnsi" w:hAnsiTheme="minorHAnsi"/>
                                  <w:sz w:val="11"/>
                                  <w:szCs w:val="11"/>
                                  <w:lang w:val="ru-RU"/>
                                </w:rPr>
                                <w:t>Рабочая среда клапана</w:t>
                              </w:r>
                            </w:p>
                            <w:p w14:paraId="25DF3A7A" w14:textId="77777777" w:rsidR="00BF7F3C" w:rsidRPr="00CA2BEB" w:rsidRDefault="00BF7F3C" w:rsidP="00BA168E">
                              <w:pPr>
                                <w:spacing w:before="0" w:line="240" w:lineRule="auto"/>
                                <w:ind w:left="0"/>
                                <w:jc w:val="center"/>
                                <w:rPr>
                                  <w:rFonts w:asciiTheme="minorHAnsi" w:hAnsiTheme="minorHAnsi"/>
                                  <w:sz w:val="11"/>
                                  <w:szCs w:val="11"/>
                                  <w:lang w:val="ru-RU"/>
                                </w:rPr>
                              </w:pPr>
                              <w:r w:rsidRPr="00FE7CAC">
                                <w:rPr>
                                  <w:rFonts w:asciiTheme="minorHAnsi" w:hAnsiTheme="minorHAnsi"/>
                                  <w:sz w:val="11"/>
                                  <w:szCs w:val="11"/>
                                  <w:lang w:val="ru-RU"/>
                                </w:rPr>
                                <w:t xml:space="preserve">(Условия технологической среды клапана) </w:t>
                              </w:r>
                            </w:p>
                            <w:p w14:paraId="7FD31955" w14:textId="77777777" w:rsidR="00BF7F3C" w:rsidRPr="00FE7CAC" w:rsidRDefault="00BF7F3C" w:rsidP="00BA168E">
                              <w:pPr>
                                <w:spacing w:before="0" w:line="240" w:lineRule="auto"/>
                                <w:ind w:left="0"/>
                                <w:jc w:val="center"/>
                                <w:rPr>
                                  <w:rFonts w:asciiTheme="minorHAnsi" w:hAnsiTheme="minorHAnsi"/>
                                  <w:sz w:val="11"/>
                                  <w:szCs w:val="11"/>
                                  <w:lang w:val="ru-RU"/>
                                </w:rPr>
                              </w:pPr>
                              <w:r w:rsidRPr="00FE7CAC">
                                <w:rPr>
                                  <w:rFonts w:asciiTheme="minorHAnsi" w:hAnsiTheme="minorHAnsi"/>
                                  <w:sz w:val="11"/>
                                  <w:szCs w:val="11"/>
                                  <w:lang w:val="ru-RU"/>
                                </w:rPr>
                                <w:t>| Данные положения относятся к невращающимся полностью регулируемым дискам или дискам с двойным регулированием|</w:t>
                              </w:r>
                            </w:p>
                          </w:txbxContent>
                        </wps:txbx>
                        <wps:bodyPr rot="0" vert="horz" wrap="square" lIns="91440" tIns="45720" rIns="91440" bIns="45720" anchor="t" anchorCtr="0" upright="1">
                          <a:noAutofit/>
                        </wps:bodyPr>
                      </wps:wsp>
                      <wps:wsp>
                        <wps:cNvPr id="1523618952" name="AutoShape 3043"/>
                        <wps:cNvSpPr>
                          <a:spLocks noChangeArrowheads="1"/>
                        </wps:cNvSpPr>
                        <wps:spPr bwMode="auto">
                          <a:xfrm>
                            <a:off x="1221" y="5450"/>
                            <a:ext cx="1171" cy="1161"/>
                          </a:xfrm>
                          <a:prstGeom prst="flowChartDecision">
                            <a:avLst/>
                          </a:prstGeom>
                          <a:solidFill>
                            <a:srgbClr val="FFFFFF"/>
                          </a:solidFill>
                          <a:ln w="9525">
                            <a:solidFill>
                              <a:srgbClr val="000000"/>
                            </a:solidFill>
                            <a:miter lim="800000"/>
                            <a:headEnd/>
                            <a:tailEnd/>
                          </a:ln>
                        </wps:spPr>
                        <wps:txbx>
                          <w:txbxContent>
                            <w:p w14:paraId="2149B136"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23201FD0"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22713512"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300 psi</w:t>
                              </w:r>
                            </w:p>
                          </w:txbxContent>
                        </wps:txbx>
                        <wps:bodyPr rot="0" vert="horz" wrap="square" lIns="91440" tIns="45720" rIns="91440" bIns="45720" anchor="t" anchorCtr="0" upright="1">
                          <a:noAutofit/>
                        </wps:bodyPr>
                      </wps:wsp>
                      <wps:wsp>
                        <wps:cNvPr id="989843945" name="AutoShape 3044"/>
                        <wps:cNvSpPr>
                          <a:spLocks noChangeArrowheads="1"/>
                        </wps:cNvSpPr>
                        <wps:spPr bwMode="auto">
                          <a:xfrm>
                            <a:off x="3135" y="3892"/>
                            <a:ext cx="2658" cy="890"/>
                          </a:xfrm>
                          <a:prstGeom prst="roundRect">
                            <a:avLst>
                              <a:gd name="adj" fmla="val 16667"/>
                            </a:avLst>
                          </a:prstGeom>
                          <a:solidFill>
                            <a:srgbClr val="FFFFFF"/>
                          </a:solidFill>
                          <a:ln w="9525">
                            <a:solidFill>
                              <a:srgbClr val="000000"/>
                            </a:solidFill>
                            <a:round/>
                            <a:headEnd/>
                            <a:tailEnd/>
                          </a:ln>
                        </wps:spPr>
                        <wps:txbx>
                          <w:txbxContent>
                            <w:p w14:paraId="681CB8F4" w14:textId="77777777" w:rsidR="00BF7F3C" w:rsidRPr="00FE7CAC" w:rsidRDefault="00BF7F3C" w:rsidP="00BA168E">
                              <w:pPr>
                                <w:spacing w:before="0" w:line="240" w:lineRule="auto"/>
                                <w:ind w:left="-142" w:right="-130"/>
                                <w:jc w:val="center"/>
                                <w:rPr>
                                  <w:rFonts w:asciiTheme="minorHAnsi" w:hAnsiTheme="minorHAnsi"/>
                                  <w:sz w:val="11"/>
                                  <w:szCs w:val="11"/>
                                  <w:lang w:val="ru-RU"/>
                                </w:rPr>
                              </w:pPr>
                              <w:r w:rsidRPr="00FE7CAC">
                                <w:rPr>
                                  <w:rFonts w:asciiTheme="minorHAnsi" w:hAnsiTheme="minorHAnsi"/>
                                  <w:sz w:val="11"/>
                                  <w:szCs w:val="11"/>
                                  <w:lang w:val="ru-RU"/>
                                </w:rPr>
                                <w:t>Рабочая среда клапана</w:t>
                              </w:r>
                            </w:p>
                            <w:p w14:paraId="30F04960" w14:textId="77777777" w:rsidR="00BF7F3C" w:rsidRPr="00CA2BEB" w:rsidRDefault="00BF7F3C" w:rsidP="00BA168E">
                              <w:pPr>
                                <w:spacing w:before="0" w:line="240" w:lineRule="auto"/>
                                <w:ind w:left="-142" w:right="-130"/>
                                <w:jc w:val="center"/>
                                <w:rPr>
                                  <w:rFonts w:asciiTheme="minorHAnsi" w:hAnsiTheme="minorHAnsi"/>
                                  <w:sz w:val="11"/>
                                  <w:szCs w:val="11"/>
                                  <w:lang w:val="ru-RU"/>
                                </w:rPr>
                              </w:pPr>
                              <w:r w:rsidRPr="00FE7CAC">
                                <w:rPr>
                                  <w:rFonts w:asciiTheme="minorHAnsi" w:hAnsiTheme="minorHAnsi"/>
                                  <w:sz w:val="11"/>
                                  <w:szCs w:val="11"/>
                                  <w:lang w:val="ru-RU"/>
                                </w:rPr>
                                <w:t xml:space="preserve">(Условия технологической среды клапана) </w:t>
                              </w:r>
                            </w:p>
                            <w:p w14:paraId="0D3BAE76" w14:textId="77777777" w:rsidR="00BF7F3C" w:rsidRPr="00FE7CAC" w:rsidRDefault="00BF7F3C" w:rsidP="00BA168E">
                              <w:pPr>
                                <w:spacing w:before="0" w:line="240" w:lineRule="auto"/>
                                <w:ind w:left="-142" w:right="-130"/>
                                <w:jc w:val="center"/>
                                <w:rPr>
                                  <w:rFonts w:asciiTheme="minorHAnsi" w:hAnsiTheme="minorHAnsi"/>
                                  <w:sz w:val="11"/>
                                  <w:szCs w:val="11"/>
                                  <w:lang w:val="ru-RU"/>
                                </w:rPr>
                              </w:pPr>
                              <w:r w:rsidRPr="00FE7CAC">
                                <w:rPr>
                                  <w:rFonts w:asciiTheme="minorHAnsi" w:hAnsiTheme="minorHAnsi"/>
                                  <w:sz w:val="11"/>
                                  <w:szCs w:val="11"/>
                                  <w:lang w:val="ru-RU"/>
                                </w:rPr>
                                <w:t xml:space="preserve">| Данные положения относятся к </w:t>
                              </w:r>
                              <w:r w:rsidRPr="00FE7CAC">
                                <w:rPr>
                                  <w:rFonts w:asciiTheme="minorHAnsi" w:hAnsiTheme="minorHAnsi"/>
                                  <w:sz w:val="11"/>
                                  <w:szCs w:val="11"/>
                                </w:rPr>
                                <w:t>Y</w:t>
                              </w:r>
                              <w:r w:rsidRPr="00FE7CAC">
                                <w:rPr>
                                  <w:rFonts w:asciiTheme="minorHAnsi" w:hAnsiTheme="minorHAnsi"/>
                                  <w:sz w:val="11"/>
                                  <w:szCs w:val="11"/>
                                  <w:lang w:val="ru-RU"/>
                                </w:rPr>
                                <w:t>-образным шарнирным дискам с одинарным регулированием|</w:t>
                              </w:r>
                            </w:p>
                          </w:txbxContent>
                        </wps:txbx>
                        <wps:bodyPr rot="0" vert="horz" wrap="square" lIns="91440" tIns="45720" rIns="91440" bIns="45720" anchor="t" anchorCtr="0" upright="1">
                          <a:noAutofit/>
                        </wps:bodyPr>
                      </wps:wsp>
                      <wps:wsp>
                        <wps:cNvPr id="860966034" name="AutoShape 3045"/>
                        <wps:cNvSpPr>
                          <a:spLocks noChangeArrowheads="1"/>
                        </wps:cNvSpPr>
                        <wps:spPr bwMode="auto">
                          <a:xfrm>
                            <a:off x="924" y="6926"/>
                            <a:ext cx="1725" cy="768"/>
                          </a:xfrm>
                          <a:prstGeom prst="roundRect">
                            <a:avLst>
                              <a:gd name="adj" fmla="val 16667"/>
                            </a:avLst>
                          </a:prstGeom>
                          <a:solidFill>
                            <a:srgbClr val="FFFFFF"/>
                          </a:solidFill>
                          <a:ln w="9525">
                            <a:solidFill>
                              <a:srgbClr val="000000"/>
                            </a:solidFill>
                            <a:round/>
                            <a:headEnd/>
                            <a:tailEnd/>
                          </a:ln>
                        </wps:spPr>
                        <wps:txbx>
                          <w:txbxContent>
                            <w:p w14:paraId="3D9C72A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35E77810"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0BF5E04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965355926" name="Rectangle 3046"/>
                        <wps:cNvSpPr>
                          <a:spLocks noChangeArrowheads="1"/>
                        </wps:cNvSpPr>
                        <wps:spPr bwMode="auto">
                          <a:xfrm>
                            <a:off x="2936" y="8293"/>
                            <a:ext cx="4801" cy="927"/>
                          </a:xfrm>
                          <a:prstGeom prst="rect">
                            <a:avLst/>
                          </a:prstGeom>
                          <a:solidFill>
                            <a:srgbClr val="FFFFFF"/>
                          </a:solidFill>
                          <a:ln w="9525">
                            <a:solidFill>
                              <a:srgbClr val="000000"/>
                            </a:solidFill>
                            <a:miter lim="800000"/>
                            <a:headEnd/>
                            <a:tailEnd/>
                          </a:ln>
                        </wps:spPr>
                        <wps:txbx>
                          <w:txbxContent>
                            <w:p w14:paraId="6C4BBB6B" w14:textId="77777777" w:rsidR="00BF7F3C" w:rsidRPr="00FE7CAC" w:rsidRDefault="00BF7F3C" w:rsidP="00BA168E">
                              <w:pPr>
                                <w:spacing w:before="0" w:line="240" w:lineRule="auto"/>
                                <w:ind w:left="0"/>
                                <w:jc w:val="center"/>
                                <w:rPr>
                                  <w:rFonts w:asciiTheme="minorHAnsi" w:hAnsiTheme="minorHAnsi"/>
                                  <w:sz w:val="13"/>
                                  <w:szCs w:val="13"/>
                                  <w:lang w:val="ru-RU"/>
                                </w:rPr>
                              </w:pPr>
                              <w:r w:rsidRPr="00FE7CAC">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FE7CAC">
                                <w:rPr>
                                  <w:rFonts w:asciiTheme="minorHAnsi" w:hAnsiTheme="minorHAnsi"/>
                                  <w:sz w:val="13"/>
                                  <w:szCs w:val="13"/>
                                </w:rPr>
                                <w:t>y</w:t>
                              </w:r>
                              <w:r w:rsidRPr="00FE7CAC">
                                <w:rPr>
                                  <w:rFonts w:asciiTheme="minorHAnsi" w:hAnsiTheme="minorHAnsi"/>
                                  <w:sz w:val="13"/>
                                  <w:szCs w:val="13"/>
                                  <w:lang w:val="ru-RU"/>
                                </w:rPr>
                                <w:t>-образные клапаны или регулирующие клапаны с ручным управлением.</w:t>
                              </w:r>
                            </w:p>
                          </w:txbxContent>
                        </wps:txbx>
                        <wps:bodyPr rot="0" vert="horz" wrap="square" lIns="91440" tIns="45720" rIns="91440" bIns="45720" anchor="t" anchorCtr="0" upright="1">
                          <a:noAutofit/>
                        </wps:bodyPr>
                      </wps:wsp>
                      <wps:wsp>
                        <wps:cNvPr id="604473481" name="AutoShape 3047"/>
                        <wps:cNvCnPr>
                          <a:cxnSpLocks noChangeShapeType="1"/>
                        </wps:cNvCnPr>
                        <wps:spPr bwMode="auto">
                          <a:xfrm>
                            <a:off x="8630" y="254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0757148" name="AutoShape 3048"/>
                        <wps:cNvCnPr>
                          <a:cxnSpLocks noChangeShapeType="1"/>
                        </wps:cNvCnPr>
                        <wps:spPr bwMode="auto">
                          <a:xfrm flipH="1">
                            <a:off x="4484" y="3553"/>
                            <a:ext cx="258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2989432" name="AutoShape 3049"/>
                        <wps:cNvCnPr>
                          <a:cxnSpLocks noChangeShapeType="1"/>
                        </wps:cNvCnPr>
                        <wps:spPr bwMode="auto">
                          <a:xfrm>
                            <a:off x="4484" y="3551"/>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457124" name="AutoShape 3050"/>
                        <wps:cNvCnPr>
                          <a:cxnSpLocks noChangeShapeType="1"/>
                        </wps:cNvCnPr>
                        <wps:spPr bwMode="auto">
                          <a:xfrm>
                            <a:off x="10225" y="3551"/>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3289402" name="AutoShape 3051"/>
                        <wps:cNvCnPr>
                          <a:cxnSpLocks noChangeShapeType="1"/>
                        </wps:cNvCnPr>
                        <wps:spPr bwMode="auto">
                          <a:xfrm>
                            <a:off x="12470" y="354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7937293" name="AutoShape 3052"/>
                        <wps:cNvCnPr>
                          <a:cxnSpLocks noChangeShapeType="1"/>
                        </wps:cNvCnPr>
                        <wps:spPr bwMode="auto">
                          <a:xfrm flipH="1">
                            <a:off x="1777" y="4343"/>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7055710" name="AutoShape 3053"/>
                        <wps:cNvCnPr>
                          <a:cxnSpLocks noChangeShapeType="1"/>
                        </wps:cNvCnPr>
                        <wps:spPr bwMode="auto">
                          <a:xfrm>
                            <a:off x="1794" y="4333"/>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7444198" name="AutoShape 3054"/>
                        <wps:cNvCnPr>
                          <a:cxnSpLocks noChangeShapeType="1"/>
                        </wps:cNvCnPr>
                        <wps:spPr bwMode="auto">
                          <a:xfrm>
                            <a:off x="5800" y="4294"/>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8000540" name="AutoShape 3055"/>
                        <wps:cNvCnPr>
                          <a:cxnSpLocks noChangeShapeType="1"/>
                        </wps:cNvCnPr>
                        <wps:spPr bwMode="auto">
                          <a:xfrm>
                            <a:off x="6922" y="4316"/>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3275379" name="AutoShape 3056"/>
                        <wps:cNvCnPr>
                          <a:cxnSpLocks noChangeShapeType="1"/>
                        </wps:cNvCnPr>
                        <wps:spPr bwMode="auto">
                          <a:xfrm>
                            <a:off x="4457"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7414345" name="AutoShape 3057"/>
                        <wps:cNvCnPr>
                          <a:cxnSpLocks noChangeShapeType="1"/>
                        </wps:cNvCnPr>
                        <wps:spPr bwMode="auto">
                          <a:xfrm flipH="1">
                            <a:off x="9797" y="4367"/>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1387197" name="AutoShape 3058"/>
                        <wps:cNvCnPr>
                          <a:cxnSpLocks noChangeShapeType="1"/>
                        </wps:cNvCnPr>
                        <wps:spPr bwMode="auto">
                          <a:xfrm>
                            <a:off x="13853" y="4283"/>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2790579" name="AutoShape 3059"/>
                        <wps:cNvCnPr>
                          <a:cxnSpLocks noChangeShapeType="1"/>
                        </wps:cNvCnPr>
                        <wps:spPr bwMode="auto">
                          <a:xfrm>
                            <a:off x="9831" y="4362"/>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4632698" name="AutoShape 3060"/>
                        <wps:cNvCnPr>
                          <a:cxnSpLocks noChangeShapeType="1"/>
                        </wps:cNvCnPr>
                        <wps:spPr bwMode="auto">
                          <a:xfrm>
                            <a:off x="14967" y="4265"/>
                            <a:ext cx="0" cy="12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5443781" name="AutoShape 3061"/>
                        <wps:cNvCnPr>
                          <a:cxnSpLocks noChangeShapeType="1"/>
                        </wps:cNvCnPr>
                        <wps:spPr bwMode="auto">
                          <a:xfrm>
                            <a:off x="9830" y="6629"/>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1869636" name="AutoShape 3062"/>
                        <wps:cNvCnPr>
                          <a:cxnSpLocks noChangeShapeType="1"/>
                        </wps:cNvCnPr>
                        <wps:spPr bwMode="auto">
                          <a:xfrm>
                            <a:off x="12512" y="6637"/>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2568817" name="AutoShape 3063"/>
                        <wps:cNvCnPr>
                          <a:cxnSpLocks noChangeShapeType="1"/>
                        </wps:cNvCnPr>
                        <wps:spPr bwMode="auto">
                          <a:xfrm>
                            <a:off x="14954" y="6651"/>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584863" name="AutoShape 3064"/>
                        <wps:cNvCnPr>
                          <a:cxnSpLocks noChangeShapeType="1"/>
                        </wps:cNvCnPr>
                        <wps:spPr bwMode="auto">
                          <a:xfrm flipV="1">
                            <a:off x="2392" y="6020"/>
                            <a:ext cx="34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7569296" name="AutoShape 3065"/>
                        <wps:cNvCnPr>
                          <a:cxnSpLocks noChangeShapeType="1"/>
                        </wps:cNvCnPr>
                        <wps:spPr bwMode="auto">
                          <a:xfrm>
                            <a:off x="2734" y="6018"/>
                            <a:ext cx="0" cy="19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5490815" name="AutoShape 3066"/>
                        <wps:cNvCnPr>
                          <a:cxnSpLocks noChangeShapeType="1"/>
                        </wps:cNvCnPr>
                        <wps:spPr bwMode="auto">
                          <a:xfrm>
                            <a:off x="2692" y="8002"/>
                            <a:ext cx="26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6001012" name="AutoShape 3067"/>
                        <wps:cNvCnPr>
                          <a:cxnSpLocks noChangeShapeType="1"/>
                        </wps:cNvCnPr>
                        <wps:spPr bwMode="auto">
                          <a:xfrm flipH="1">
                            <a:off x="5351" y="8003"/>
                            <a:ext cx="249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2223724" name="AutoShape 3068"/>
                        <wps:cNvCnPr>
                          <a:cxnSpLocks noChangeShapeType="1"/>
                        </wps:cNvCnPr>
                        <wps:spPr bwMode="auto">
                          <a:xfrm>
                            <a:off x="7529" y="6018"/>
                            <a:ext cx="34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2532422" name="AutoShape 3069"/>
                        <wps:cNvCnPr>
                          <a:cxnSpLocks noChangeShapeType="1"/>
                        </wps:cNvCnPr>
                        <wps:spPr bwMode="auto">
                          <a:xfrm flipV="1">
                            <a:off x="5039" y="6087"/>
                            <a:ext cx="3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62956689" name="AutoShape 3070"/>
                        <wps:cNvCnPr>
                          <a:cxnSpLocks noChangeShapeType="1"/>
                        </wps:cNvCnPr>
                        <wps:spPr bwMode="auto">
                          <a:xfrm>
                            <a:off x="10891" y="608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929000" name="AutoShape 3071"/>
                        <wps:cNvCnPr>
                          <a:cxnSpLocks noChangeShapeType="1"/>
                        </wps:cNvCnPr>
                        <wps:spPr bwMode="auto">
                          <a:xfrm>
                            <a:off x="10437" y="606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6596902" name="AutoShape 3072"/>
                        <wps:cNvCnPr>
                          <a:cxnSpLocks noChangeShapeType="1"/>
                        </wps:cNvCnPr>
                        <wps:spPr bwMode="auto">
                          <a:xfrm>
                            <a:off x="10891" y="7981"/>
                            <a:ext cx="2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6412551" name="AutoShape 3073"/>
                        <wps:cNvCnPr>
                          <a:cxnSpLocks noChangeShapeType="1"/>
                        </wps:cNvCnPr>
                        <wps:spPr bwMode="auto">
                          <a:xfrm flipH="1" flipV="1">
                            <a:off x="13527" y="7981"/>
                            <a:ext cx="246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2090250" name="AutoShape 3074"/>
                        <wps:cNvCnPr>
                          <a:cxnSpLocks noChangeShapeType="1"/>
                        </wps:cNvCnPr>
                        <wps:spPr bwMode="auto">
                          <a:xfrm>
                            <a:off x="15547" y="6090"/>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6327022" name="AutoShape 3075"/>
                        <wps:cNvCnPr>
                          <a:cxnSpLocks noChangeShapeType="1"/>
                        </wps:cNvCnPr>
                        <wps:spPr bwMode="auto">
                          <a:xfrm>
                            <a:off x="13077" y="6071"/>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3524538" name="AutoShape 3076"/>
                        <wps:cNvCnPr>
                          <a:cxnSpLocks noChangeShapeType="1"/>
                        </wps:cNvCnPr>
                        <wps:spPr bwMode="auto">
                          <a:xfrm>
                            <a:off x="13540" y="7973"/>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703285" name="Rectangle 3077"/>
                        <wps:cNvSpPr>
                          <a:spLocks noChangeArrowheads="1"/>
                        </wps:cNvSpPr>
                        <wps:spPr bwMode="auto">
                          <a:xfrm>
                            <a:off x="11223" y="8256"/>
                            <a:ext cx="4792" cy="910"/>
                          </a:xfrm>
                          <a:prstGeom prst="rect">
                            <a:avLst/>
                          </a:prstGeom>
                          <a:solidFill>
                            <a:srgbClr val="FFFFFF"/>
                          </a:solidFill>
                          <a:ln w="9525">
                            <a:solidFill>
                              <a:srgbClr val="000000"/>
                            </a:solidFill>
                            <a:miter lim="800000"/>
                            <a:headEnd/>
                            <a:tailEnd/>
                          </a:ln>
                        </wps:spPr>
                        <wps:txbx>
                          <w:txbxContent>
                            <w:p w14:paraId="386E4E8C" w14:textId="77777777" w:rsidR="00BF7F3C" w:rsidRPr="00FE7CAC" w:rsidRDefault="00BF7F3C" w:rsidP="00BA168E">
                              <w:pPr>
                                <w:spacing w:before="0" w:line="240" w:lineRule="auto"/>
                                <w:ind w:left="0"/>
                                <w:jc w:val="center"/>
                                <w:rPr>
                                  <w:rFonts w:asciiTheme="minorHAnsi" w:hAnsiTheme="minorHAnsi"/>
                                  <w:sz w:val="13"/>
                                  <w:szCs w:val="13"/>
                                  <w:lang w:val="ru-RU"/>
                                </w:rPr>
                              </w:pPr>
                              <w:r w:rsidRPr="00FE7CAC">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FE7CAC">
                                <w:rPr>
                                  <w:rFonts w:asciiTheme="minorHAnsi" w:hAnsiTheme="minorHAnsi"/>
                                  <w:sz w:val="13"/>
                                  <w:szCs w:val="13"/>
                                </w:rPr>
                                <w:t>y</w:t>
                              </w:r>
                              <w:r w:rsidRPr="00FE7CAC">
                                <w:rPr>
                                  <w:rFonts w:asciiTheme="minorHAnsi" w:hAnsiTheme="minorHAnsi"/>
                                  <w:sz w:val="13"/>
                                  <w:szCs w:val="13"/>
                                  <w:lang w:val="ru-RU"/>
                                </w:rPr>
                                <w:t>-образные клапаны или регулирующие клапаны с ручным управлением.</w:t>
                              </w:r>
                            </w:p>
                          </w:txbxContent>
                        </wps:txbx>
                        <wps:bodyPr rot="0" vert="horz" wrap="square" lIns="91440" tIns="45720" rIns="91440" bIns="45720" anchor="t" anchorCtr="0" upright="1">
                          <a:noAutofit/>
                        </wps:bodyPr>
                      </wps:wsp>
                      <wps:wsp>
                        <wps:cNvPr id="520929165" name="AutoShape 3078"/>
                        <wps:cNvCnPr>
                          <a:cxnSpLocks noChangeShapeType="1"/>
                        </wps:cNvCnPr>
                        <wps:spPr bwMode="auto">
                          <a:xfrm>
                            <a:off x="5351" y="6087"/>
                            <a:ext cx="0" cy="1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4907587" name="AutoShape 3079"/>
                        <wps:cNvCnPr>
                          <a:cxnSpLocks noChangeShapeType="1"/>
                        </wps:cNvCnPr>
                        <wps:spPr bwMode="auto">
                          <a:xfrm>
                            <a:off x="7875" y="6002"/>
                            <a:ext cx="1" cy="20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4329583" name="AutoShape 3080"/>
                        <wps:cNvCnPr>
                          <a:cxnSpLocks noChangeShapeType="1"/>
                        </wps:cNvCnPr>
                        <wps:spPr bwMode="auto">
                          <a:xfrm flipH="1">
                            <a:off x="5334" y="800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937486" name="AutoShape 3081"/>
                        <wps:cNvCnPr>
                          <a:cxnSpLocks noChangeShapeType="1"/>
                        </wps:cNvCnPr>
                        <wps:spPr bwMode="auto">
                          <a:xfrm>
                            <a:off x="6922" y="6602"/>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4263473" name="AutoShape 3082"/>
                        <wps:cNvCnPr>
                          <a:cxnSpLocks noChangeShapeType="1"/>
                        </wps:cNvCnPr>
                        <wps:spPr bwMode="auto">
                          <a:xfrm>
                            <a:off x="4440" y="668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1992807" name="AutoShape 3083"/>
                        <wps:cNvCnPr>
                          <a:cxnSpLocks noChangeShapeType="1"/>
                        </wps:cNvCnPr>
                        <wps:spPr bwMode="auto">
                          <a:xfrm>
                            <a:off x="1793" y="6653"/>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4568424" name="Text Box 3084"/>
                        <wps:cNvSpPr txBox="1">
                          <a:spLocks noChangeArrowheads="1"/>
                        </wps:cNvSpPr>
                        <wps:spPr bwMode="auto">
                          <a:xfrm>
                            <a:off x="9904" y="294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8833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104090686" name="Text Box 3085"/>
                        <wps:cNvSpPr txBox="1">
                          <a:spLocks noChangeArrowheads="1"/>
                        </wps:cNvSpPr>
                        <wps:spPr bwMode="auto">
                          <a:xfrm>
                            <a:off x="6406" y="29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A3E8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541270163" name="AutoShape 3086"/>
                        <wps:cNvCnPr>
                          <a:cxnSpLocks noChangeShapeType="1"/>
                        </wps:cNvCnPr>
                        <wps:spPr bwMode="auto">
                          <a:xfrm>
                            <a:off x="12513"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260363" name="AutoShape 3087"/>
                        <wps:cNvSpPr>
                          <a:spLocks noChangeArrowheads="1"/>
                        </wps:cNvSpPr>
                        <wps:spPr bwMode="auto">
                          <a:xfrm>
                            <a:off x="3850" y="5519"/>
                            <a:ext cx="1195" cy="1143"/>
                          </a:xfrm>
                          <a:prstGeom prst="flowChartDecision">
                            <a:avLst/>
                          </a:prstGeom>
                          <a:solidFill>
                            <a:srgbClr val="FFFFFF"/>
                          </a:solidFill>
                          <a:ln w="9525">
                            <a:solidFill>
                              <a:srgbClr val="000000"/>
                            </a:solidFill>
                            <a:miter lim="800000"/>
                            <a:headEnd/>
                            <a:tailEnd/>
                          </a:ln>
                        </wps:spPr>
                        <wps:txbx>
                          <w:txbxContent>
                            <w:p w14:paraId="150CC4CB"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25E64B9F"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0EEFCE2A"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400 psi</w:t>
                              </w:r>
                            </w:p>
                          </w:txbxContent>
                        </wps:txbx>
                        <wps:bodyPr rot="0" vert="horz" wrap="square" lIns="91440" tIns="45720" rIns="91440" bIns="45720" anchor="t" anchorCtr="0" upright="1">
                          <a:noAutofit/>
                        </wps:bodyPr>
                      </wps:wsp>
                      <wps:wsp>
                        <wps:cNvPr id="66087708" name="AutoShape 3088"/>
                        <wps:cNvSpPr>
                          <a:spLocks noChangeArrowheads="1"/>
                        </wps:cNvSpPr>
                        <wps:spPr bwMode="auto">
                          <a:xfrm>
                            <a:off x="6321" y="5452"/>
                            <a:ext cx="1214" cy="1133"/>
                          </a:xfrm>
                          <a:prstGeom prst="flowChartDecision">
                            <a:avLst/>
                          </a:prstGeom>
                          <a:solidFill>
                            <a:srgbClr val="FFFFFF"/>
                          </a:solidFill>
                          <a:ln w="9525">
                            <a:solidFill>
                              <a:srgbClr val="000000"/>
                            </a:solidFill>
                            <a:miter lim="800000"/>
                            <a:headEnd/>
                            <a:tailEnd/>
                          </a:ln>
                        </wps:spPr>
                        <wps:txbx>
                          <w:txbxContent>
                            <w:p w14:paraId="3B8C31AD" w14:textId="77777777" w:rsidR="00BF7F3C" w:rsidRDefault="00BF7F3C" w:rsidP="00BA168E">
                              <w:pPr>
                                <w:spacing w:before="0" w:line="240" w:lineRule="auto"/>
                                <w:ind w:left="-142" w:right="-107"/>
                                <w:jc w:val="center"/>
                                <w:rPr>
                                  <w:rFonts w:asciiTheme="minorHAnsi" w:hAnsiTheme="minorHAnsi"/>
                                  <w:sz w:val="14"/>
                                  <w:szCs w:val="14"/>
                                </w:rPr>
                              </w:pPr>
                              <w:r>
                                <w:rPr>
                                  <w:rFonts w:asciiTheme="minorHAnsi" w:hAnsiTheme="minorHAnsi"/>
                                  <w:sz w:val="14"/>
                                </w:rPr>
                                <w:t>ΔP</w:t>
                              </w:r>
                            </w:p>
                            <w:p w14:paraId="0C5A7EB6" w14:textId="77777777" w:rsidR="00BF7F3C" w:rsidRDefault="00BF7F3C" w:rsidP="00BA168E">
                              <w:pPr>
                                <w:spacing w:before="0" w:line="240" w:lineRule="auto"/>
                                <w:ind w:left="-142" w:right="-107"/>
                                <w:jc w:val="center"/>
                                <w:rPr>
                                  <w:rFonts w:asciiTheme="minorHAnsi" w:hAnsiTheme="minorHAnsi"/>
                                  <w:sz w:val="14"/>
                                  <w:szCs w:val="14"/>
                                </w:rPr>
                              </w:pPr>
                              <w:r>
                                <w:rPr>
                                  <w:rFonts w:asciiTheme="minorHAnsi" w:hAnsiTheme="minorHAnsi"/>
                                  <w:sz w:val="14"/>
                                </w:rPr>
                                <w:t xml:space="preserve"> &lt; или = </w:t>
                              </w:r>
                            </w:p>
                            <w:p w14:paraId="06BBBCD3"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500 psi</w:t>
                              </w:r>
                            </w:p>
                          </w:txbxContent>
                        </wps:txbx>
                        <wps:bodyPr rot="0" vert="horz" wrap="square" lIns="91440" tIns="45720" rIns="91440" bIns="45720" anchor="t" anchorCtr="0" upright="1">
                          <a:noAutofit/>
                        </wps:bodyPr>
                      </wps:wsp>
                      <wps:wsp>
                        <wps:cNvPr id="788037210" name="AutoShape 3089"/>
                        <wps:cNvSpPr>
                          <a:spLocks noChangeArrowheads="1"/>
                        </wps:cNvSpPr>
                        <wps:spPr bwMode="auto">
                          <a:xfrm>
                            <a:off x="9241" y="5506"/>
                            <a:ext cx="1189" cy="1113"/>
                          </a:xfrm>
                          <a:prstGeom prst="flowChartDecision">
                            <a:avLst/>
                          </a:prstGeom>
                          <a:solidFill>
                            <a:srgbClr val="FFFFFF"/>
                          </a:solidFill>
                          <a:ln w="9525">
                            <a:solidFill>
                              <a:srgbClr val="000000"/>
                            </a:solidFill>
                            <a:miter lim="800000"/>
                            <a:headEnd/>
                            <a:tailEnd/>
                          </a:ln>
                        </wps:spPr>
                        <wps:txbx>
                          <w:txbxContent>
                            <w:p w14:paraId="35EBE544"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35C72211"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3372C124"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400 psi</w:t>
                              </w:r>
                            </w:p>
                          </w:txbxContent>
                        </wps:txbx>
                        <wps:bodyPr rot="0" vert="horz" wrap="square" lIns="91440" tIns="45720" rIns="91440" bIns="45720" anchor="t" anchorCtr="0" upright="1">
                          <a:noAutofit/>
                        </wps:bodyPr>
                      </wps:wsp>
                      <wps:wsp>
                        <wps:cNvPr id="2083949501" name="AutoShape 3090"/>
                        <wps:cNvSpPr>
                          <a:spLocks noChangeArrowheads="1"/>
                        </wps:cNvSpPr>
                        <wps:spPr bwMode="auto">
                          <a:xfrm>
                            <a:off x="11954" y="5503"/>
                            <a:ext cx="1124" cy="1145"/>
                          </a:xfrm>
                          <a:prstGeom prst="flowChartDecision">
                            <a:avLst/>
                          </a:prstGeom>
                          <a:solidFill>
                            <a:srgbClr val="FFFFFF"/>
                          </a:solidFill>
                          <a:ln w="9525">
                            <a:solidFill>
                              <a:srgbClr val="000000"/>
                            </a:solidFill>
                            <a:miter lim="800000"/>
                            <a:headEnd/>
                            <a:tailEnd/>
                          </a:ln>
                        </wps:spPr>
                        <wps:txbx>
                          <w:txbxContent>
                            <w:p w14:paraId="3FCC7860"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ΔP</w:t>
                              </w:r>
                            </w:p>
                            <w:p w14:paraId="2232CEB9"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 xml:space="preserve"> &lt; или = </w:t>
                              </w:r>
                            </w:p>
                            <w:p w14:paraId="12314C80"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500 psi</w:t>
                              </w:r>
                            </w:p>
                          </w:txbxContent>
                        </wps:txbx>
                        <wps:bodyPr rot="0" vert="horz" wrap="square" lIns="91440" tIns="45720" rIns="91440" bIns="45720" anchor="t" anchorCtr="0" upright="1">
                          <a:noAutofit/>
                        </wps:bodyPr>
                      </wps:wsp>
                      <wps:wsp>
                        <wps:cNvPr id="1109501727" name="AutoShape 3091"/>
                        <wps:cNvSpPr>
                          <a:spLocks noChangeArrowheads="1"/>
                        </wps:cNvSpPr>
                        <wps:spPr bwMode="auto">
                          <a:xfrm>
                            <a:off x="14366" y="5518"/>
                            <a:ext cx="1180" cy="1144"/>
                          </a:xfrm>
                          <a:prstGeom prst="flowChartDecision">
                            <a:avLst/>
                          </a:prstGeom>
                          <a:solidFill>
                            <a:srgbClr val="FFFFFF"/>
                          </a:solidFill>
                          <a:ln w="9525">
                            <a:solidFill>
                              <a:srgbClr val="000000"/>
                            </a:solidFill>
                            <a:miter lim="800000"/>
                            <a:headEnd/>
                            <a:tailEnd/>
                          </a:ln>
                        </wps:spPr>
                        <wps:txbx>
                          <w:txbxContent>
                            <w:p w14:paraId="16564AF5"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07864B96"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460E5DE8"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600 psi</w:t>
                              </w:r>
                            </w:p>
                          </w:txbxContent>
                        </wps:txbx>
                        <wps:bodyPr rot="0" vert="horz" wrap="square" lIns="91440" tIns="45720" rIns="91440" bIns="45720" anchor="t" anchorCtr="0" upright="1">
                          <a:noAutofit/>
                        </wps:bodyPr>
                      </wps:wsp>
                      <wps:wsp>
                        <wps:cNvPr id="1782087736" name="Text Box 3092"/>
                        <wps:cNvSpPr txBox="1">
                          <a:spLocks noChangeArrowheads="1"/>
                        </wps:cNvSpPr>
                        <wps:spPr bwMode="auto">
                          <a:xfrm>
                            <a:off x="13811" y="3921"/>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A0F93"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531423B0"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wps:txbx>
                        <wps:bodyPr rot="0" vert="horz" wrap="square" lIns="91440" tIns="45720" rIns="91440" bIns="45720" anchor="t" anchorCtr="0" upright="1">
                          <a:noAutofit/>
                        </wps:bodyPr>
                      </wps:wsp>
                      <wps:wsp>
                        <wps:cNvPr id="1116841185" name="Text Box 3093"/>
                        <wps:cNvSpPr txBox="1">
                          <a:spLocks noChangeArrowheads="1"/>
                        </wps:cNvSpPr>
                        <wps:spPr bwMode="auto">
                          <a:xfrm>
                            <a:off x="9923" y="3972"/>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6E68" w14:textId="77777777" w:rsidR="00BF7F3C" w:rsidRPr="00FE7CAC" w:rsidRDefault="00BF7F3C" w:rsidP="00BA168E">
                              <w:pPr>
                                <w:spacing w:before="0" w:line="240" w:lineRule="auto"/>
                                <w:ind w:left="0"/>
                                <w:jc w:val="center"/>
                                <w:rPr>
                                  <w:rFonts w:asciiTheme="minorHAnsi" w:hAnsiTheme="minorHAnsi"/>
                                  <w:b/>
                                  <w:sz w:val="12"/>
                                  <w:szCs w:val="12"/>
                                </w:rPr>
                              </w:pPr>
                              <w:r w:rsidRPr="00FE7CAC">
                                <w:rPr>
                                  <w:rFonts w:asciiTheme="minorHAnsi" w:hAnsiTheme="minorHAnsi"/>
                                  <w:b/>
                                  <w:sz w:val="12"/>
                                  <w:szCs w:val="12"/>
                                </w:rPr>
                                <w:t>Жидкость мгновенного испарения</w:t>
                              </w:r>
                            </w:p>
                            <w:p w14:paraId="55524D6B" w14:textId="77777777" w:rsidR="00BF7F3C" w:rsidRPr="00FE7CAC" w:rsidRDefault="00BF7F3C" w:rsidP="00BA168E">
                              <w:pPr>
                                <w:spacing w:before="0" w:line="240" w:lineRule="auto"/>
                                <w:ind w:left="0"/>
                                <w:jc w:val="center"/>
                                <w:rPr>
                                  <w:rFonts w:asciiTheme="minorHAnsi" w:hAnsiTheme="minorHAnsi"/>
                                  <w:b/>
                                  <w:sz w:val="12"/>
                                  <w:szCs w:val="12"/>
                                </w:rPr>
                              </w:pPr>
                              <w:r w:rsidRPr="00FE7CAC">
                                <w:rPr>
                                  <w:rFonts w:asciiTheme="minorHAnsi" w:hAnsiTheme="minorHAnsi"/>
                                  <w:b/>
                                  <w:sz w:val="12"/>
                                  <w:szCs w:val="12"/>
                                </w:rPr>
                                <w:t>Среда</w:t>
                              </w:r>
                            </w:p>
                          </w:txbxContent>
                        </wps:txbx>
                        <wps:bodyPr rot="0" vert="horz" wrap="square" lIns="91440" tIns="45720" rIns="91440" bIns="45720" anchor="t" anchorCtr="0" upright="1">
                          <a:noAutofit/>
                        </wps:bodyPr>
                      </wps:wsp>
                      <wps:wsp>
                        <wps:cNvPr id="1132843033" name="Text Box 3094"/>
                        <wps:cNvSpPr txBox="1">
                          <a:spLocks noChangeArrowheads="1"/>
                        </wps:cNvSpPr>
                        <wps:spPr bwMode="auto">
                          <a:xfrm>
                            <a:off x="3456" y="4783"/>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62A7E" w14:textId="77777777" w:rsidR="00BF7F3C" w:rsidRPr="00FE7CAC"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FE7CAC">
                                <w:rPr>
                                  <w:rFonts w:asciiTheme="minorHAnsi" w:hAnsiTheme="minorHAnsi"/>
                                  <w:b/>
                                  <w:sz w:val="12"/>
                                  <w:szCs w:val="12"/>
                                  <w:lang w:val="ru-RU"/>
                                </w:rPr>
                                <w:t>Среда, отличная от жидкости мгновенного испарения</w:t>
                              </w:r>
                            </w:p>
                            <w:p w14:paraId="6EA90A6C" w14:textId="77777777" w:rsidR="00BF7F3C" w:rsidRPr="00FE7CAC" w:rsidRDefault="00BF7F3C" w:rsidP="00BA168E">
                              <w:pPr>
                                <w:shd w:val="clear" w:color="auto" w:fill="FFFFFF" w:themeFill="background1"/>
                                <w:spacing w:before="0" w:line="240" w:lineRule="auto"/>
                                <w:ind w:left="0"/>
                                <w:jc w:val="center"/>
                                <w:rPr>
                                  <w:rFonts w:asciiTheme="minorHAnsi" w:hAnsiTheme="minorHAnsi"/>
                                  <w:b/>
                                  <w:sz w:val="12"/>
                                  <w:szCs w:val="12"/>
                                </w:rPr>
                              </w:pPr>
                              <w:r w:rsidRPr="00FE7CAC">
                                <w:rPr>
                                  <w:rFonts w:asciiTheme="minorHAnsi" w:hAnsiTheme="minorHAnsi"/>
                                  <w:b/>
                                  <w:sz w:val="12"/>
                                  <w:szCs w:val="12"/>
                                </w:rPr>
                                <w:t>Среда</w:t>
                              </w:r>
                            </w:p>
                          </w:txbxContent>
                        </wps:txbx>
                        <wps:bodyPr rot="0" vert="horz" wrap="square" lIns="91440" tIns="45720" rIns="91440" bIns="45720" anchor="t" anchorCtr="0" upright="1">
                          <a:noAutofit/>
                        </wps:bodyPr>
                      </wps:wsp>
                      <wps:wsp>
                        <wps:cNvPr id="282863870" name="Text Box 3095"/>
                        <wps:cNvSpPr txBox="1">
                          <a:spLocks noChangeArrowheads="1"/>
                        </wps:cNvSpPr>
                        <wps:spPr bwMode="auto">
                          <a:xfrm>
                            <a:off x="7152"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2114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920861871" name="Text Box 3096"/>
                        <wps:cNvSpPr txBox="1">
                          <a:spLocks noChangeArrowheads="1"/>
                        </wps:cNvSpPr>
                        <wps:spPr bwMode="auto">
                          <a:xfrm>
                            <a:off x="469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46D6C"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2001429015" name="Text Box 3097"/>
                        <wps:cNvSpPr txBox="1">
                          <a:spLocks noChangeArrowheads="1"/>
                        </wps:cNvSpPr>
                        <wps:spPr bwMode="auto">
                          <a:xfrm>
                            <a:off x="2054"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DC7D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916908866" name="Text Box 3098"/>
                        <wps:cNvSpPr txBox="1">
                          <a:spLocks noChangeArrowheads="1"/>
                        </wps:cNvSpPr>
                        <wps:spPr bwMode="auto">
                          <a:xfrm>
                            <a:off x="15250" y="55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3548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783406509" name="Text Box 3099"/>
                        <wps:cNvSpPr txBox="1">
                          <a:spLocks noChangeArrowheads="1"/>
                        </wps:cNvSpPr>
                        <wps:spPr bwMode="auto">
                          <a:xfrm>
                            <a:off x="12767" y="555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80D3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1072554083" name="Text Box 3100"/>
                        <wps:cNvSpPr txBox="1">
                          <a:spLocks noChangeArrowheads="1"/>
                        </wps:cNvSpPr>
                        <wps:spPr bwMode="auto">
                          <a:xfrm>
                            <a:off x="1012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815F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wps:txbx>
                        <wps:bodyPr rot="0" vert="horz" wrap="square" lIns="91440" tIns="45720" rIns="91440" bIns="45720" anchor="t" anchorCtr="0" upright="1">
                          <a:noAutofit/>
                        </wps:bodyPr>
                      </wps:wsp>
                      <wps:wsp>
                        <wps:cNvPr id="2028886028" name="Text Box 3101"/>
                        <wps:cNvSpPr txBox="1">
                          <a:spLocks noChangeArrowheads="1"/>
                        </wps:cNvSpPr>
                        <wps:spPr bwMode="auto">
                          <a:xfrm>
                            <a:off x="5703" y="3930"/>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68BE"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30CF0270"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wps:txbx>
                        <wps:bodyPr rot="0" vert="horz" wrap="square" lIns="91440" tIns="45720" rIns="91440" bIns="45720" anchor="t" anchorCtr="0" upright="1">
                          <a:noAutofit/>
                        </wps:bodyPr>
                      </wps:wsp>
                      <wps:wsp>
                        <wps:cNvPr id="790385603" name="Text Box 3102"/>
                        <wps:cNvSpPr txBox="1">
                          <a:spLocks noChangeArrowheads="1"/>
                        </wps:cNvSpPr>
                        <wps:spPr bwMode="auto">
                          <a:xfrm>
                            <a:off x="1878" y="3981"/>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DF509" w14:textId="77777777" w:rsidR="00BF7F3C" w:rsidRPr="00FE7CAC" w:rsidRDefault="00BF7F3C" w:rsidP="00BA168E">
                              <w:pPr>
                                <w:spacing w:before="0" w:line="240" w:lineRule="auto"/>
                                <w:ind w:left="0"/>
                                <w:jc w:val="center"/>
                                <w:rPr>
                                  <w:rFonts w:asciiTheme="minorHAnsi" w:hAnsiTheme="minorHAnsi"/>
                                  <w:b/>
                                  <w:sz w:val="12"/>
                                  <w:szCs w:val="12"/>
                                </w:rPr>
                              </w:pPr>
                              <w:r w:rsidRPr="00FE7CAC">
                                <w:rPr>
                                  <w:rFonts w:asciiTheme="minorHAnsi" w:hAnsiTheme="minorHAnsi"/>
                                  <w:b/>
                                  <w:sz w:val="12"/>
                                  <w:szCs w:val="12"/>
                                </w:rPr>
                                <w:t>Жидкость мгновенного испарения</w:t>
                              </w:r>
                            </w:p>
                            <w:p w14:paraId="642E47D0" w14:textId="77777777" w:rsidR="00BF7F3C" w:rsidRPr="00FE7CAC" w:rsidRDefault="00BF7F3C" w:rsidP="00BA168E">
                              <w:pPr>
                                <w:spacing w:before="0" w:line="240" w:lineRule="auto"/>
                                <w:ind w:left="0"/>
                                <w:jc w:val="center"/>
                                <w:rPr>
                                  <w:rFonts w:asciiTheme="minorHAnsi" w:hAnsiTheme="minorHAnsi"/>
                                  <w:b/>
                                  <w:sz w:val="12"/>
                                  <w:szCs w:val="12"/>
                                </w:rPr>
                              </w:pPr>
                              <w:r w:rsidRPr="00FE7CAC">
                                <w:rPr>
                                  <w:rFonts w:asciiTheme="minorHAnsi" w:hAnsiTheme="minorHAnsi"/>
                                  <w:b/>
                                  <w:sz w:val="12"/>
                                  <w:szCs w:val="12"/>
                                </w:rPr>
                                <w:t>Среда</w:t>
                              </w:r>
                            </w:p>
                          </w:txbxContent>
                        </wps:txbx>
                        <wps:bodyPr rot="0" vert="horz" wrap="square" lIns="91440" tIns="45720" rIns="91440" bIns="45720" anchor="t" anchorCtr="0" upright="1">
                          <a:noAutofit/>
                        </wps:bodyPr>
                      </wps:wsp>
                      <wps:wsp>
                        <wps:cNvPr id="383780660" name="Text Box 3103"/>
                        <wps:cNvSpPr txBox="1">
                          <a:spLocks noChangeArrowheads="1"/>
                        </wps:cNvSpPr>
                        <wps:spPr bwMode="auto">
                          <a:xfrm>
                            <a:off x="1563" y="638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4ABD8"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026073748" name="Text Box 3104"/>
                        <wps:cNvSpPr txBox="1">
                          <a:spLocks noChangeArrowheads="1"/>
                        </wps:cNvSpPr>
                        <wps:spPr bwMode="auto">
                          <a:xfrm>
                            <a:off x="4201" y="6446"/>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A000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905158444" name="Text Box 3105"/>
                        <wps:cNvSpPr txBox="1">
                          <a:spLocks noChangeArrowheads="1"/>
                        </wps:cNvSpPr>
                        <wps:spPr bwMode="auto">
                          <a:xfrm>
                            <a:off x="6709" y="635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6CD6A"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150392572" name="Text Box 3106"/>
                        <wps:cNvSpPr txBox="1">
                          <a:spLocks noChangeArrowheads="1"/>
                        </wps:cNvSpPr>
                        <wps:spPr bwMode="auto">
                          <a:xfrm>
                            <a:off x="14729" y="636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2587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108190872" name="Text Box 3107"/>
                        <wps:cNvSpPr txBox="1">
                          <a:spLocks noChangeArrowheads="1"/>
                        </wps:cNvSpPr>
                        <wps:spPr bwMode="auto">
                          <a:xfrm>
                            <a:off x="12297" y="634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3A808"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1648331826" name="Text Box 3108"/>
                        <wps:cNvSpPr txBox="1">
                          <a:spLocks noChangeArrowheads="1"/>
                        </wps:cNvSpPr>
                        <wps:spPr bwMode="auto">
                          <a:xfrm>
                            <a:off x="9594" y="636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F8892"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wps:txbx>
                        <wps:bodyPr rot="0" vert="horz" wrap="square" lIns="91440" tIns="45720" rIns="91440" bIns="45720" anchor="t" anchorCtr="0" upright="1">
                          <a:noAutofit/>
                        </wps:bodyPr>
                      </wps:wsp>
                      <wps:wsp>
                        <wps:cNvPr id="971041142" name="AutoShape 3109"/>
                        <wps:cNvSpPr>
                          <a:spLocks noChangeArrowheads="1"/>
                        </wps:cNvSpPr>
                        <wps:spPr bwMode="auto">
                          <a:xfrm>
                            <a:off x="3633" y="6987"/>
                            <a:ext cx="1610" cy="759"/>
                          </a:xfrm>
                          <a:prstGeom prst="roundRect">
                            <a:avLst>
                              <a:gd name="adj" fmla="val 16667"/>
                            </a:avLst>
                          </a:prstGeom>
                          <a:solidFill>
                            <a:srgbClr val="FFFFFF"/>
                          </a:solidFill>
                          <a:ln w="9525">
                            <a:solidFill>
                              <a:srgbClr val="000000"/>
                            </a:solidFill>
                            <a:round/>
                            <a:headEnd/>
                            <a:tailEnd/>
                          </a:ln>
                        </wps:spPr>
                        <wps:txbx>
                          <w:txbxContent>
                            <w:p w14:paraId="1AB5A116" w14:textId="77777777" w:rsidR="00BF7F3C" w:rsidRPr="00FE7CAC" w:rsidRDefault="00BF7F3C" w:rsidP="00BA168E">
                              <w:pPr>
                                <w:spacing w:before="0" w:line="240" w:lineRule="auto"/>
                                <w:ind w:left="-142" w:right="-178"/>
                                <w:jc w:val="center"/>
                                <w:rPr>
                                  <w:rFonts w:asciiTheme="minorHAnsi" w:hAnsiTheme="minorHAnsi"/>
                                  <w:sz w:val="14"/>
                                  <w:szCs w:val="14"/>
                                  <w:lang w:val="ru-RU"/>
                                </w:rPr>
                              </w:pPr>
                              <w:r w:rsidRPr="00FE7CAC">
                                <w:rPr>
                                  <w:rFonts w:asciiTheme="minorHAnsi" w:hAnsiTheme="minorHAnsi"/>
                                  <w:sz w:val="14"/>
                                  <w:szCs w:val="14"/>
                                  <w:lang w:val="ru-RU"/>
                                </w:rPr>
                                <w:t xml:space="preserve">В пределах общих </w:t>
                              </w:r>
                            </w:p>
                            <w:p w14:paraId="44F17E91" w14:textId="77777777" w:rsidR="00BF7F3C" w:rsidRPr="00FE7CAC" w:rsidRDefault="00BF7F3C" w:rsidP="00BA168E">
                              <w:pPr>
                                <w:spacing w:before="0" w:line="240" w:lineRule="auto"/>
                                <w:ind w:left="-142" w:right="-178"/>
                                <w:jc w:val="center"/>
                                <w:rPr>
                                  <w:rFonts w:asciiTheme="minorHAnsi" w:hAnsiTheme="minorHAnsi"/>
                                  <w:sz w:val="14"/>
                                  <w:szCs w:val="14"/>
                                  <w:lang w:val="ru-RU"/>
                                </w:rPr>
                              </w:pPr>
                              <w:r w:rsidRPr="00FE7CAC">
                                <w:rPr>
                                  <w:rFonts w:asciiTheme="minorHAnsi" w:hAnsiTheme="minorHAnsi"/>
                                  <w:sz w:val="14"/>
                                  <w:szCs w:val="14"/>
                                  <w:lang w:val="ru-RU"/>
                                </w:rPr>
                                <w:t>правил.  Дальнейшая оценка не требуется.</w:t>
                              </w:r>
                            </w:p>
                          </w:txbxContent>
                        </wps:txbx>
                        <wps:bodyPr rot="0" vert="horz" wrap="square" lIns="91440" tIns="45720" rIns="91440" bIns="45720" anchor="t" anchorCtr="0" upright="1">
                          <a:noAutofit/>
                        </wps:bodyPr>
                      </wps:wsp>
                      <wps:wsp>
                        <wps:cNvPr id="942500408" name="AutoShape 3110"/>
                        <wps:cNvSpPr>
                          <a:spLocks noChangeArrowheads="1"/>
                        </wps:cNvSpPr>
                        <wps:spPr bwMode="auto">
                          <a:xfrm>
                            <a:off x="6090" y="6935"/>
                            <a:ext cx="1695" cy="773"/>
                          </a:xfrm>
                          <a:prstGeom prst="roundRect">
                            <a:avLst>
                              <a:gd name="adj" fmla="val 16667"/>
                            </a:avLst>
                          </a:prstGeom>
                          <a:solidFill>
                            <a:srgbClr val="FFFFFF"/>
                          </a:solidFill>
                          <a:ln w="9525">
                            <a:solidFill>
                              <a:srgbClr val="000000"/>
                            </a:solidFill>
                            <a:round/>
                            <a:headEnd/>
                            <a:tailEnd/>
                          </a:ln>
                        </wps:spPr>
                        <wps:txbx>
                          <w:txbxContent>
                            <w:p w14:paraId="058F740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6B632FB2"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5729A2D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1942017590" name="AutoShape 3111"/>
                        <wps:cNvSpPr>
                          <a:spLocks noChangeArrowheads="1"/>
                        </wps:cNvSpPr>
                        <wps:spPr bwMode="auto">
                          <a:xfrm>
                            <a:off x="8919" y="6972"/>
                            <a:ext cx="1825" cy="773"/>
                          </a:xfrm>
                          <a:prstGeom prst="roundRect">
                            <a:avLst>
                              <a:gd name="adj" fmla="val 16667"/>
                            </a:avLst>
                          </a:prstGeom>
                          <a:solidFill>
                            <a:srgbClr val="FFFFFF"/>
                          </a:solidFill>
                          <a:ln w="9525">
                            <a:solidFill>
                              <a:srgbClr val="000000"/>
                            </a:solidFill>
                            <a:round/>
                            <a:headEnd/>
                            <a:tailEnd/>
                          </a:ln>
                        </wps:spPr>
                        <wps:txbx>
                          <w:txbxContent>
                            <w:p w14:paraId="6073047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37802C9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4B3C70E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786080308" name="AutoShape 3112"/>
                        <wps:cNvSpPr>
                          <a:spLocks noChangeArrowheads="1"/>
                        </wps:cNvSpPr>
                        <wps:spPr bwMode="auto">
                          <a:xfrm>
                            <a:off x="11601" y="6980"/>
                            <a:ext cx="1825" cy="773"/>
                          </a:xfrm>
                          <a:prstGeom prst="roundRect">
                            <a:avLst>
                              <a:gd name="adj" fmla="val 16667"/>
                            </a:avLst>
                          </a:prstGeom>
                          <a:solidFill>
                            <a:srgbClr val="FFFFFF"/>
                          </a:solidFill>
                          <a:ln w="9525">
                            <a:solidFill>
                              <a:srgbClr val="000000"/>
                            </a:solidFill>
                            <a:round/>
                            <a:headEnd/>
                            <a:tailEnd/>
                          </a:ln>
                        </wps:spPr>
                        <wps:txbx>
                          <w:txbxContent>
                            <w:p w14:paraId="275B498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7421B21C"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4BBAE11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511104901" name="AutoShape 3113"/>
                        <wps:cNvSpPr>
                          <a:spLocks noChangeArrowheads="1"/>
                        </wps:cNvSpPr>
                        <wps:spPr bwMode="auto">
                          <a:xfrm>
                            <a:off x="14058" y="6963"/>
                            <a:ext cx="1825" cy="773"/>
                          </a:xfrm>
                          <a:prstGeom prst="roundRect">
                            <a:avLst>
                              <a:gd name="adj" fmla="val 16667"/>
                            </a:avLst>
                          </a:prstGeom>
                          <a:solidFill>
                            <a:srgbClr val="FFFFFF"/>
                          </a:solidFill>
                          <a:ln w="9525">
                            <a:solidFill>
                              <a:srgbClr val="000000"/>
                            </a:solidFill>
                            <a:round/>
                            <a:headEnd/>
                            <a:tailEnd/>
                          </a:ln>
                        </wps:spPr>
                        <wps:txbx>
                          <w:txbxContent>
                            <w:p w14:paraId="2F38431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1C731A0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06BA79BB"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wps:txbx>
                        <wps:bodyPr rot="0" vert="horz" wrap="square" lIns="91440" tIns="45720" rIns="91440" bIns="45720" anchor="t" anchorCtr="0" upright="1">
                          <a:noAutofit/>
                        </wps:bodyPr>
                      </wps:wsp>
                      <wps:wsp>
                        <wps:cNvPr id="435028250" name="Text Box 3114"/>
                        <wps:cNvSpPr txBox="1">
                          <a:spLocks noChangeArrowheads="1"/>
                        </wps:cNvSpPr>
                        <wps:spPr bwMode="auto">
                          <a:xfrm>
                            <a:off x="11516" y="4782"/>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85D2A" w14:textId="77777777" w:rsidR="00BF7F3C" w:rsidRPr="00FE7CAC"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FE7CAC">
                                <w:rPr>
                                  <w:rFonts w:asciiTheme="minorHAnsi" w:hAnsiTheme="minorHAnsi"/>
                                  <w:b/>
                                  <w:sz w:val="12"/>
                                  <w:szCs w:val="12"/>
                                  <w:lang w:val="ru-RU"/>
                                </w:rPr>
                                <w:t>Среда, отличная от жидкости мгновенного испарения</w:t>
                              </w:r>
                            </w:p>
                            <w:p w14:paraId="394AEFBF" w14:textId="77777777" w:rsidR="00BF7F3C" w:rsidRPr="00FE7CAC" w:rsidRDefault="00BF7F3C" w:rsidP="00BA168E">
                              <w:pPr>
                                <w:shd w:val="clear" w:color="auto" w:fill="FFFFFF" w:themeFill="background1"/>
                                <w:spacing w:before="0" w:line="240" w:lineRule="auto"/>
                                <w:ind w:left="0"/>
                                <w:jc w:val="center"/>
                                <w:rPr>
                                  <w:rFonts w:asciiTheme="minorHAnsi" w:hAnsiTheme="minorHAnsi"/>
                                  <w:b/>
                                  <w:sz w:val="12"/>
                                  <w:szCs w:val="12"/>
                                </w:rPr>
                              </w:pPr>
                              <w:r w:rsidRPr="00FE7CAC">
                                <w:rPr>
                                  <w:rFonts w:asciiTheme="minorHAnsi" w:hAnsiTheme="minorHAnsi"/>
                                  <w:b/>
                                  <w:sz w:val="12"/>
                                  <w:szCs w:val="12"/>
                                </w:rPr>
                                <w:t>Среда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CE52E7" id="Group 3037" o:spid="_x0000_s1530" style="position:absolute;left:0;text-align:left;margin-left:-26.2pt;margin-top:-9.45pt;width:769.35pt;height:389.35pt;z-index:251617280" coordorigin="924,1433" coordsize="15387,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">
                <v:shape id="AutoShape 3038" o:spid="_x0000_s1531" type="#_x0000_t32" style="position:absolute;left:16001;top:6087;width:0;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">
                  <v:stroke endarrow="block"/>
                </v:shape>
                <v:shape id="AutoShape 3039" o:spid="_x0000_s1532" type="#_x0000_t32" style="position:absolute;left:13531;top:6067;width:2;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">
                  <v:stroke endarrow="block"/>
                </v:shape>
                <v:oval id="Oval 3040" o:spid="_x0000_s1533" style="position:absolute;left:7700;top:1433;width:1854;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">
                  <v:textbox>
                    <w:txbxContent>
                      <w:p w14:paraId="1FBF72E2" w14:textId="77777777" w:rsidR="00BF7F3C" w:rsidRPr="00CA2BEB" w:rsidRDefault="00BF7F3C" w:rsidP="00BA168E">
                        <w:pPr>
                          <w:spacing w:before="0" w:line="240" w:lineRule="auto"/>
                          <w:ind w:left="0"/>
                          <w:jc w:val="center"/>
                          <w:rPr>
                            <w:rFonts w:asciiTheme="minorHAnsi" w:hAnsiTheme="minorHAnsi"/>
                            <w:b/>
                            <w:sz w:val="13"/>
                            <w:szCs w:val="13"/>
                            <w:lang w:val="ru-RU"/>
                          </w:rPr>
                        </w:pPr>
                        <w:r w:rsidRPr="00FE7CAC">
                          <w:rPr>
                            <w:rFonts w:asciiTheme="minorHAnsi" w:hAnsiTheme="minorHAnsi"/>
                            <w:b/>
                            <w:sz w:val="13"/>
                            <w:szCs w:val="13"/>
                          </w:rPr>
                          <w:t>Y</w:t>
                        </w:r>
                        <w:r w:rsidRPr="00FE7CAC">
                          <w:rPr>
                            <w:rFonts w:asciiTheme="minorHAnsi" w:hAnsiTheme="minorHAnsi"/>
                            <w:b/>
                            <w:sz w:val="13"/>
                            <w:szCs w:val="13"/>
                            <w:lang w:val="ru-RU"/>
                          </w:rPr>
                          <w:t xml:space="preserve">-образный регулирующий клапан диаметром </w:t>
                        </w:r>
                      </w:p>
                      <w:p w14:paraId="0EA71A73" w14:textId="77777777" w:rsidR="00BF7F3C" w:rsidRPr="00FE7CAC" w:rsidRDefault="00BF7F3C" w:rsidP="00BA168E">
                        <w:pPr>
                          <w:spacing w:before="0" w:line="240" w:lineRule="auto"/>
                          <w:ind w:left="0"/>
                          <w:jc w:val="center"/>
                          <w:rPr>
                            <w:rFonts w:asciiTheme="minorHAnsi" w:hAnsiTheme="minorHAnsi"/>
                            <w:b/>
                            <w:sz w:val="13"/>
                            <w:szCs w:val="13"/>
                            <w:lang w:val="ru-RU"/>
                          </w:rPr>
                        </w:pPr>
                        <w:r w:rsidRPr="00FE7CAC">
                          <w:rPr>
                            <w:rFonts w:asciiTheme="minorHAnsi" w:hAnsiTheme="minorHAnsi"/>
                            <w:b/>
                            <w:sz w:val="13"/>
                            <w:szCs w:val="13"/>
                            <w:lang w:val="ru-RU"/>
                          </w:rPr>
                          <w:t>8 дюйм</w:t>
                        </w:r>
                      </w:p>
                    </w:txbxContent>
                  </v:textbox>
                </v:oval>
                <v:shape id="AutoShape 3041" o:spid="_x0000_s1534" type="#_x0000_t110" style="position:absolute;left:7051;top:2847;width:3174;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">
                  <v:textbox>
                    <w:txbxContent>
                      <w:p w14:paraId="2F6AC308" w14:textId="77777777" w:rsidR="00BF7F3C" w:rsidRPr="00FE7CAC" w:rsidRDefault="00BF7F3C" w:rsidP="00BA168E">
                        <w:pPr>
                          <w:spacing w:line="240" w:lineRule="auto"/>
                          <w:ind w:left="-142" w:right="-104"/>
                          <w:jc w:val="center"/>
                          <w:rPr>
                            <w:rFonts w:asciiTheme="minorHAnsi" w:hAnsiTheme="minorHAnsi"/>
                            <w:sz w:val="11"/>
                            <w:szCs w:val="11"/>
                            <w:lang w:val="ru-RU"/>
                          </w:rPr>
                        </w:pPr>
                        <w:r w:rsidRPr="00FE7CAC">
                          <w:rPr>
                            <w:rFonts w:asciiTheme="minorHAnsi" w:hAnsiTheme="minorHAnsi"/>
                            <w:sz w:val="11"/>
                            <w:szCs w:val="11"/>
                            <w:lang w:val="ru-RU"/>
                          </w:rPr>
                          <w:t xml:space="preserve">Есть ли у </w:t>
                        </w:r>
                        <w:r w:rsidRPr="00FE7CAC">
                          <w:rPr>
                            <w:rFonts w:asciiTheme="minorHAnsi" w:hAnsiTheme="minorHAnsi"/>
                            <w:sz w:val="11"/>
                            <w:szCs w:val="11"/>
                          </w:rPr>
                          <w:t>Y</w:t>
                        </w:r>
                        <w:r w:rsidRPr="00FE7CAC">
                          <w:rPr>
                            <w:rFonts w:asciiTheme="minorHAnsi" w:hAnsiTheme="minorHAnsi"/>
                            <w:sz w:val="11"/>
                            <w:szCs w:val="11"/>
                            <w:lang w:val="ru-RU"/>
                          </w:rPr>
                          <w:t>-образного клапана полностью регулируемый невращающийся диск? См. прим. 1.</w:t>
                        </w:r>
                      </w:p>
                    </w:txbxContent>
                  </v:textbox>
                </v:shape>
                <v:roundrect id="AutoShape 3042" o:spid="_x0000_s1535" style="position:absolute;left:11087;top:3866;width:2762;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">
                  <v:textbox>
                    <w:txbxContent>
                      <w:p w14:paraId="0D3ADA8E" w14:textId="77777777" w:rsidR="00BF7F3C" w:rsidRPr="00FE7CAC" w:rsidRDefault="00BF7F3C" w:rsidP="00BA168E">
                        <w:pPr>
                          <w:spacing w:before="0" w:line="240" w:lineRule="auto"/>
                          <w:ind w:left="0"/>
                          <w:jc w:val="center"/>
                          <w:rPr>
                            <w:rFonts w:asciiTheme="minorHAnsi" w:hAnsiTheme="minorHAnsi"/>
                            <w:sz w:val="11"/>
                            <w:szCs w:val="11"/>
                            <w:lang w:val="ru-RU"/>
                          </w:rPr>
                        </w:pPr>
                        <w:r w:rsidRPr="00FE7CAC">
                          <w:rPr>
                            <w:rFonts w:asciiTheme="minorHAnsi" w:hAnsiTheme="minorHAnsi"/>
                            <w:sz w:val="11"/>
                            <w:szCs w:val="11"/>
                            <w:lang w:val="ru-RU"/>
                          </w:rPr>
                          <w:t>Рабочая среда клапана</w:t>
                        </w:r>
                      </w:p>
                      <w:p w14:paraId="25DF3A7A" w14:textId="77777777" w:rsidR="00BF7F3C" w:rsidRPr="00CA2BEB" w:rsidRDefault="00BF7F3C" w:rsidP="00BA168E">
                        <w:pPr>
                          <w:spacing w:before="0" w:line="240" w:lineRule="auto"/>
                          <w:ind w:left="0"/>
                          <w:jc w:val="center"/>
                          <w:rPr>
                            <w:rFonts w:asciiTheme="minorHAnsi" w:hAnsiTheme="minorHAnsi"/>
                            <w:sz w:val="11"/>
                            <w:szCs w:val="11"/>
                            <w:lang w:val="ru-RU"/>
                          </w:rPr>
                        </w:pPr>
                        <w:r w:rsidRPr="00FE7CAC">
                          <w:rPr>
                            <w:rFonts w:asciiTheme="minorHAnsi" w:hAnsiTheme="minorHAnsi"/>
                            <w:sz w:val="11"/>
                            <w:szCs w:val="11"/>
                            <w:lang w:val="ru-RU"/>
                          </w:rPr>
                          <w:t xml:space="preserve">(Условия технологической среды клапана) </w:t>
                        </w:r>
                      </w:p>
                      <w:p w14:paraId="7FD31955" w14:textId="77777777" w:rsidR="00BF7F3C" w:rsidRPr="00FE7CAC" w:rsidRDefault="00BF7F3C" w:rsidP="00BA168E">
                        <w:pPr>
                          <w:spacing w:before="0" w:line="240" w:lineRule="auto"/>
                          <w:ind w:left="0"/>
                          <w:jc w:val="center"/>
                          <w:rPr>
                            <w:rFonts w:asciiTheme="minorHAnsi" w:hAnsiTheme="minorHAnsi"/>
                            <w:sz w:val="11"/>
                            <w:szCs w:val="11"/>
                            <w:lang w:val="ru-RU"/>
                          </w:rPr>
                        </w:pPr>
                        <w:r w:rsidRPr="00FE7CAC">
                          <w:rPr>
                            <w:rFonts w:asciiTheme="minorHAnsi" w:hAnsiTheme="minorHAnsi"/>
                            <w:sz w:val="11"/>
                            <w:szCs w:val="11"/>
                            <w:lang w:val="ru-RU"/>
                          </w:rPr>
                          <w:t>| Данные положения относятся к невращающимся полностью регулируемым дискам или дискам с двойным регулированием|</w:t>
                        </w:r>
                      </w:p>
                    </w:txbxContent>
                  </v:textbox>
                </v:roundrect>
                <v:shape id="AutoShape 3043" o:spid="_x0000_s1536" type="#_x0000_t110" style="position:absolute;left:1221;top:5450;width:1171;height:1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">
                  <v:textbox>
                    <w:txbxContent>
                      <w:p w14:paraId="2149B136"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23201FD0"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22713512"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300 psi</w:t>
                        </w:r>
                      </w:p>
                    </w:txbxContent>
                  </v:textbox>
                </v:shape>
                <v:roundrect id="AutoShape 3044" o:spid="_x0000_s1537" style="position:absolute;left:3135;top:3892;width:2658;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">
                  <v:textbox>
                    <w:txbxContent>
                      <w:p w14:paraId="681CB8F4" w14:textId="77777777" w:rsidR="00BF7F3C" w:rsidRPr="00FE7CAC" w:rsidRDefault="00BF7F3C" w:rsidP="00BA168E">
                        <w:pPr>
                          <w:spacing w:before="0" w:line="240" w:lineRule="auto"/>
                          <w:ind w:left="-142" w:right="-130"/>
                          <w:jc w:val="center"/>
                          <w:rPr>
                            <w:rFonts w:asciiTheme="minorHAnsi" w:hAnsiTheme="minorHAnsi"/>
                            <w:sz w:val="11"/>
                            <w:szCs w:val="11"/>
                            <w:lang w:val="ru-RU"/>
                          </w:rPr>
                        </w:pPr>
                        <w:r w:rsidRPr="00FE7CAC">
                          <w:rPr>
                            <w:rFonts w:asciiTheme="minorHAnsi" w:hAnsiTheme="minorHAnsi"/>
                            <w:sz w:val="11"/>
                            <w:szCs w:val="11"/>
                            <w:lang w:val="ru-RU"/>
                          </w:rPr>
                          <w:t>Рабочая среда клапана</w:t>
                        </w:r>
                      </w:p>
                      <w:p w14:paraId="30F04960" w14:textId="77777777" w:rsidR="00BF7F3C" w:rsidRPr="00CA2BEB" w:rsidRDefault="00BF7F3C" w:rsidP="00BA168E">
                        <w:pPr>
                          <w:spacing w:before="0" w:line="240" w:lineRule="auto"/>
                          <w:ind w:left="-142" w:right="-130"/>
                          <w:jc w:val="center"/>
                          <w:rPr>
                            <w:rFonts w:asciiTheme="minorHAnsi" w:hAnsiTheme="minorHAnsi"/>
                            <w:sz w:val="11"/>
                            <w:szCs w:val="11"/>
                            <w:lang w:val="ru-RU"/>
                          </w:rPr>
                        </w:pPr>
                        <w:r w:rsidRPr="00FE7CAC">
                          <w:rPr>
                            <w:rFonts w:asciiTheme="minorHAnsi" w:hAnsiTheme="minorHAnsi"/>
                            <w:sz w:val="11"/>
                            <w:szCs w:val="11"/>
                            <w:lang w:val="ru-RU"/>
                          </w:rPr>
                          <w:t xml:space="preserve">(Условия технологической среды клапана) </w:t>
                        </w:r>
                      </w:p>
                      <w:p w14:paraId="0D3BAE76" w14:textId="77777777" w:rsidR="00BF7F3C" w:rsidRPr="00FE7CAC" w:rsidRDefault="00BF7F3C" w:rsidP="00BA168E">
                        <w:pPr>
                          <w:spacing w:before="0" w:line="240" w:lineRule="auto"/>
                          <w:ind w:left="-142" w:right="-130"/>
                          <w:jc w:val="center"/>
                          <w:rPr>
                            <w:rFonts w:asciiTheme="minorHAnsi" w:hAnsiTheme="minorHAnsi"/>
                            <w:sz w:val="11"/>
                            <w:szCs w:val="11"/>
                            <w:lang w:val="ru-RU"/>
                          </w:rPr>
                        </w:pPr>
                        <w:r w:rsidRPr="00FE7CAC">
                          <w:rPr>
                            <w:rFonts w:asciiTheme="minorHAnsi" w:hAnsiTheme="minorHAnsi"/>
                            <w:sz w:val="11"/>
                            <w:szCs w:val="11"/>
                            <w:lang w:val="ru-RU"/>
                          </w:rPr>
                          <w:t xml:space="preserve">| Данные положения относятся к </w:t>
                        </w:r>
                        <w:r w:rsidRPr="00FE7CAC">
                          <w:rPr>
                            <w:rFonts w:asciiTheme="minorHAnsi" w:hAnsiTheme="minorHAnsi"/>
                            <w:sz w:val="11"/>
                            <w:szCs w:val="11"/>
                          </w:rPr>
                          <w:t>Y</w:t>
                        </w:r>
                        <w:r w:rsidRPr="00FE7CAC">
                          <w:rPr>
                            <w:rFonts w:asciiTheme="minorHAnsi" w:hAnsiTheme="minorHAnsi"/>
                            <w:sz w:val="11"/>
                            <w:szCs w:val="11"/>
                            <w:lang w:val="ru-RU"/>
                          </w:rPr>
                          <w:t>-образным шарнирным дискам с одинарным регулированием|</w:t>
                        </w:r>
                      </w:p>
                    </w:txbxContent>
                  </v:textbox>
                </v:roundrect>
                <v:roundrect id="AutoShape 3045" o:spid="_x0000_s1538" style="position:absolute;left:924;top:6926;width:1725;height:7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">
                  <v:textbox>
                    <w:txbxContent>
                      <w:p w14:paraId="3D9C72A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35E77810"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0BF5E046"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rect id="Rectangle 3046" o:spid="_x0000_s1539" style="position:absolute;left:2936;top:8293;width:480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">
                  <v:textbox>
                    <w:txbxContent>
                      <w:p w14:paraId="6C4BBB6B" w14:textId="77777777" w:rsidR="00BF7F3C" w:rsidRPr="00FE7CAC" w:rsidRDefault="00BF7F3C" w:rsidP="00BA168E">
                        <w:pPr>
                          <w:spacing w:before="0" w:line="240" w:lineRule="auto"/>
                          <w:ind w:left="0"/>
                          <w:jc w:val="center"/>
                          <w:rPr>
                            <w:rFonts w:asciiTheme="minorHAnsi" w:hAnsiTheme="minorHAnsi"/>
                            <w:sz w:val="13"/>
                            <w:szCs w:val="13"/>
                            <w:lang w:val="ru-RU"/>
                          </w:rPr>
                        </w:pPr>
                        <w:r w:rsidRPr="00FE7CAC">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FE7CAC">
                          <w:rPr>
                            <w:rFonts w:asciiTheme="minorHAnsi" w:hAnsiTheme="minorHAnsi"/>
                            <w:sz w:val="13"/>
                            <w:szCs w:val="13"/>
                          </w:rPr>
                          <w:t>y</w:t>
                        </w:r>
                        <w:r w:rsidRPr="00FE7CAC">
                          <w:rPr>
                            <w:rFonts w:asciiTheme="minorHAnsi" w:hAnsiTheme="minorHAnsi"/>
                            <w:sz w:val="13"/>
                            <w:szCs w:val="13"/>
                            <w:lang w:val="ru-RU"/>
                          </w:rPr>
                          <w:t>-образные клапаны или регулирующие клапаны с ручным управлением.</w:t>
                        </w:r>
                      </w:p>
                    </w:txbxContent>
                  </v:textbox>
                </v:rect>
                <v:shape id="AutoShape 3047" o:spid="_x0000_s1540" type="#_x0000_t32" style="position:absolute;left:8630;top:254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">
                  <v:stroke endarrow="block"/>
                </v:shape>
                <v:shape id="AutoShape 3048" o:spid="_x0000_s1541" type="#_x0000_t32" style="position:absolute;left:4484;top:3553;width:25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">
                  <v:stroke endarrow="block"/>
                </v:shape>
                <v:shape id="AutoShape 3049" o:spid="_x0000_s1542" type="#_x0000_t32" style="position:absolute;left:4484;top:3551;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">
                  <v:stroke endarrow="block"/>
                </v:shape>
                <v:shape id="AutoShape 3050" o:spid="_x0000_s1543" type="#_x0000_t32" style="position:absolute;left:10225;top:3551;width:22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">
                  <v:stroke endarrow="block"/>
                </v:shape>
                <v:shape id="AutoShape 3051" o:spid="_x0000_s1544" type="#_x0000_t32" style="position:absolute;left:12470;top:3540;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">
                  <v:stroke endarrow="block"/>
                </v:shape>
                <v:shape id="AutoShape 3052" o:spid="_x0000_s1545" type="#_x0000_t32" style="position:absolute;left:1777;top:4343;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">
                  <v:stroke endarrow="block"/>
                </v:shape>
                <v:shape id="AutoShape 3053" o:spid="_x0000_s1546" type="#_x0000_t32" style="position:absolute;left:1794;top:4333;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">
                  <v:stroke endarrow="block"/>
                </v:shape>
                <v:shape id="AutoShape 3054" o:spid="_x0000_s1547" type="#_x0000_t32" style="position:absolute;left:5800;top:4294;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">
                  <v:stroke endarrow="block"/>
                </v:shape>
                <v:shape id="AutoShape 3055" o:spid="_x0000_s1548" type="#_x0000_t32" style="position:absolute;left:6922;top:4316;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">
                  <v:stroke endarrow="block"/>
                </v:shape>
                <v:shape id="AutoShape 3056" o:spid="_x0000_s1549" type="#_x0000_t32" style="position:absolute;left:4457;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">
                  <v:stroke endarrow="block"/>
                </v:shape>
                <v:shape id="AutoShape 3057" o:spid="_x0000_s1550" type="#_x0000_t32" style="position:absolute;left:9797;top:4367;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">
                  <v:stroke endarrow="block"/>
                </v:shape>
                <v:shape id="AutoShape 3058" o:spid="_x0000_s1551" type="#_x0000_t32" style="position:absolute;left:13853;top:4283;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">
                  <v:stroke endarrow="block"/>
                </v:shape>
                <v:shape id="AutoShape 3059" o:spid="_x0000_s1552" type="#_x0000_t32" style="position:absolute;left:9831;top:4362;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">
                  <v:stroke endarrow="block"/>
                </v:shape>
                <v:shape id="AutoShape 3060" o:spid="_x0000_s1553" type="#_x0000_t32" style="position:absolute;left:14967;top:4265;width:0;height:1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">
                  <v:stroke endarrow="block"/>
                </v:shape>
                <v:shape id="AutoShape 3061" o:spid="_x0000_s1554" type="#_x0000_t32" style="position:absolute;left:9830;top:6629;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">
                  <v:stroke endarrow="block"/>
                </v:shape>
                <v:shape id="AutoShape 3062" o:spid="_x0000_s1555" type="#_x0000_t32" style="position:absolute;left:12512;top:6637;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">
                  <v:stroke endarrow="block"/>
                </v:shape>
                <v:shape id="AutoShape 3063" o:spid="_x0000_s1556" type="#_x0000_t32" style="position:absolute;left:14954;top:6651;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">
                  <v:stroke endarrow="block"/>
                </v:shape>
                <v:shape id="AutoShape 3064" o:spid="_x0000_s1557" type="#_x0000_t32" style="position:absolute;left:2392;top:6020;width:34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">
                  <v:stroke endarrow="block"/>
                </v:shape>
                <v:shape id="AutoShape 3065" o:spid="_x0000_s1558" type="#_x0000_t32" style="position:absolute;left:2734;top:6018;width:0;height:19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">
                  <v:stroke endarrow="block"/>
                </v:shape>
                <v:shape id="AutoShape 3066" o:spid="_x0000_s1559" type="#_x0000_t32" style="position:absolute;left:2692;top:8002;width:2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">
                  <v:stroke endarrow="block"/>
                </v:shape>
                <v:shape id="AutoShape 3067" o:spid="_x0000_s1560" type="#_x0000_t32" style="position:absolute;left:5351;top:8003;width:24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">
                  <v:stroke endarrow="block"/>
                </v:shape>
                <v:shape id="AutoShape 3068" o:spid="_x0000_s1561" type="#_x0000_t32" style="position:absolute;left:7529;top:6018;width:3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">
                  <v:stroke endarrow="block"/>
                </v:shape>
                <v:shape id="AutoShape 3069" o:spid="_x0000_s1562" type="#_x0000_t32" style="position:absolute;left:5039;top:6087;width:3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">
                  <v:stroke endarrow="block"/>
                </v:shape>
                <v:shape id="AutoShape 3070" o:spid="_x0000_s1563" type="#_x0000_t32" style="position:absolute;left:10891;top:608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">
                  <v:stroke endarrow="block"/>
                </v:shape>
                <v:shape id="AutoShape 3071" o:spid="_x0000_s1564" type="#_x0000_t32" style="position:absolute;left:10437;top:606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">
                  <v:stroke endarrow="block"/>
                </v:shape>
                <v:shape id="AutoShape 3072" o:spid="_x0000_s1565" type="#_x0000_t32" style="position:absolute;left:10891;top:7981;width:2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">
                  <v:stroke endarrow="block"/>
                </v:shape>
                <v:shape id="AutoShape 3073" o:spid="_x0000_s1566" type="#_x0000_t32" style="position:absolute;left:13527;top:7981;width:246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">
                  <v:stroke endarrow="block"/>
                </v:shape>
                <v:shape id="AutoShape 3074" o:spid="_x0000_s1567" type="#_x0000_t32" style="position:absolute;left:15547;top:6090;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">
                  <v:stroke endarrow="block"/>
                </v:shape>
                <v:shape id="AutoShape 3075" o:spid="_x0000_s1568" type="#_x0000_t32" style="position:absolute;left:13077;top:6071;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">
                  <v:stroke endarrow="block"/>
                </v:shape>
                <v:shape id="AutoShape 3076" o:spid="_x0000_s1569" type="#_x0000_t32" style="position:absolute;left:13540;top:797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">
                  <v:stroke endarrow="block"/>
                </v:shape>
                <v:rect id="Rectangle 3077" o:spid="_x0000_s1570" style="position:absolute;left:11223;top:8256;width:4792;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">
                  <v:textbox>
                    <w:txbxContent>
                      <w:p w14:paraId="386E4E8C" w14:textId="77777777" w:rsidR="00BF7F3C" w:rsidRPr="00FE7CAC" w:rsidRDefault="00BF7F3C" w:rsidP="00BA168E">
                        <w:pPr>
                          <w:spacing w:before="0" w:line="240" w:lineRule="auto"/>
                          <w:ind w:left="0"/>
                          <w:jc w:val="center"/>
                          <w:rPr>
                            <w:rFonts w:asciiTheme="minorHAnsi" w:hAnsiTheme="minorHAnsi"/>
                            <w:sz w:val="13"/>
                            <w:szCs w:val="13"/>
                            <w:lang w:val="ru-RU"/>
                          </w:rPr>
                        </w:pPr>
                        <w:r w:rsidRPr="00FE7CAC">
                          <w:rPr>
                            <w:rFonts w:asciiTheme="minorHAnsi" w:hAnsiTheme="minorHAnsi"/>
                            <w:sz w:val="13"/>
                            <w:szCs w:val="13"/>
                            <w:lang w:val="ru-RU"/>
                          </w:rPr>
                          <w:t xml:space="preserve">Необходима дальнейшая оценка.  Связаться с изготовителем арматуры и запросить его мнение о приемлемости клапана в указанных технологических условиях.  Следует изучить возможность перехода на полностью регулируемые </w:t>
                        </w:r>
                        <w:r w:rsidRPr="00FE7CAC">
                          <w:rPr>
                            <w:rFonts w:asciiTheme="minorHAnsi" w:hAnsiTheme="minorHAnsi"/>
                            <w:sz w:val="13"/>
                            <w:szCs w:val="13"/>
                          </w:rPr>
                          <w:t>y</w:t>
                        </w:r>
                        <w:r w:rsidRPr="00FE7CAC">
                          <w:rPr>
                            <w:rFonts w:asciiTheme="minorHAnsi" w:hAnsiTheme="minorHAnsi"/>
                            <w:sz w:val="13"/>
                            <w:szCs w:val="13"/>
                            <w:lang w:val="ru-RU"/>
                          </w:rPr>
                          <w:t>-образные клапаны или регулирующие клапаны с ручным управлением.</w:t>
                        </w:r>
                      </w:p>
                    </w:txbxContent>
                  </v:textbox>
                </v:rect>
                <v:shape id="AutoShape 3078" o:spid="_x0000_s1571" type="#_x0000_t32" style="position:absolute;left:5351;top:6087;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">
                  <v:stroke endarrow="block"/>
                </v:shape>
                <v:shape id="AutoShape 3079" o:spid="_x0000_s1572" type="#_x0000_t32" style="position:absolute;left:7875;top:6002;width:1;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">
                  <v:stroke endarrow="block"/>
                </v:shape>
                <v:shape id="AutoShape 3080" o:spid="_x0000_s1573" type="#_x0000_t32" style="position:absolute;left:5334;top:8007;width:0;height: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">
                  <v:stroke endarrow="block"/>
                </v:shape>
                <v:shape id="AutoShape 3081" o:spid="_x0000_s1574" type="#_x0000_t32" style="position:absolute;left:6922;top:6602;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">
                  <v:stroke endarrow="block"/>
                </v:shape>
                <v:shape id="AutoShape 3082" o:spid="_x0000_s1575" type="#_x0000_t32" style="position:absolute;left:4440;top:668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">
                  <v:stroke endarrow="block"/>
                </v:shape>
                <v:shape id="AutoShape 3083" o:spid="_x0000_s1576" type="#_x0000_t32" style="position:absolute;left:1793;top:6653;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">
                  <v:stroke endarrow="block"/>
                </v:shape>
                <v:shape id="Text Box 3084" o:spid="_x0000_s1577" type="#_x0000_t202" style="position:absolute;left:9904;top:294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" filled="f" stroked="f">
                  <v:textbox>
                    <w:txbxContent>
                      <w:p w14:paraId="6C68833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085" o:spid="_x0000_s1578" type="#_x0000_t202" style="position:absolute;left:6406;top:29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" filled="f" stroked="f">
                  <v:textbox>
                    <w:txbxContent>
                      <w:p w14:paraId="0C0A3E85"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AutoShape 3086" o:spid="_x0000_s1579" type="#_x0000_t32" style="position:absolute;left:12513;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">
                  <v:stroke endarrow="block"/>
                </v:shape>
                <v:shape id="AutoShape 3087" o:spid="_x0000_s1580" type="#_x0000_t110" style="position:absolute;left:3850;top:5519;width:11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">
                  <v:textbox>
                    <w:txbxContent>
                      <w:p w14:paraId="150CC4CB"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25E64B9F"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0EEFCE2A"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400 psi</w:t>
                        </w:r>
                      </w:p>
                    </w:txbxContent>
                  </v:textbox>
                </v:shape>
                <v:shape id="AutoShape 3088" o:spid="_x0000_s1581" type="#_x0000_t110" style="position:absolute;left:6321;top:5452;width:1214;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">
                  <v:textbox>
                    <w:txbxContent>
                      <w:p w14:paraId="3B8C31AD" w14:textId="77777777" w:rsidR="00BF7F3C" w:rsidRDefault="00BF7F3C" w:rsidP="00BA168E">
                        <w:pPr>
                          <w:spacing w:before="0" w:line="240" w:lineRule="auto"/>
                          <w:ind w:left="-142" w:right="-107"/>
                          <w:jc w:val="center"/>
                          <w:rPr>
                            <w:rFonts w:asciiTheme="minorHAnsi" w:hAnsiTheme="minorHAnsi"/>
                            <w:sz w:val="14"/>
                            <w:szCs w:val="14"/>
                          </w:rPr>
                        </w:pPr>
                        <w:r>
                          <w:rPr>
                            <w:rFonts w:asciiTheme="minorHAnsi" w:hAnsiTheme="minorHAnsi"/>
                            <w:sz w:val="14"/>
                          </w:rPr>
                          <w:t>ΔP</w:t>
                        </w:r>
                      </w:p>
                      <w:p w14:paraId="0C5A7EB6" w14:textId="77777777" w:rsidR="00BF7F3C" w:rsidRDefault="00BF7F3C" w:rsidP="00BA168E">
                        <w:pPr>
                          <w:spacing w:before="0" w:line="240" w:lineRule="auto"/>
                          <w:ind w:left="-142" w:right="-107"/>
                          <w:jc w:val="center"/>
                          <w:rPr>
                            <w:rFonts w:asciiTheme="minorHAnsi" w:hAnsiTheme="minorHAnsi"/>
                            <w:sz w:val="14"/>
                            <w:szCs w:val="14"/>
                          </w:rPr>
                        </w:pPr>
                        <w:r>
                          <w:rPr>
                            <w:rFonts w:asciiTheme="minorHAnsi" w:hAnsiTheme="minorHAnsi"/>
                            <w:sz w:val="14"/>
                          </w:rPr>
                          <w:t xml:space="preserve"> &lt; или = </w:t>
                        </w:r>
                      </w:p>
                      <w:p w14:paraId="06BBBCD3"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500 psi</w:t>
                        </w:r>
                      </w:p>
                    </w:txbxContent>
                  </v:textbox>
                </v:shape>
                <v:shape id="AutoShape 3089" o:spid="_x0000_s1582" type="#_x0000_t110" style="position:absolute;left:9241;top:5506;width:1189;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">
                  <v:textbox>
                    <w:txbxContent>
                      <w:p w14:paraId="35EBE544"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35C72211"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3372C124"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400 psi</w:t>
                        </w:r>
                      </w:p>
                    </w:txbxContent>
                  </v:textbox>
                </v:shape>
                <v:shape id="AutoShape 3090" o:spid="_x0000_s1583" type="#_x0000_t110" style="position:absolute;left:11954;top:5503;width:1124;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">
                  <v:textbox>
                    <w:txbxContent>
                      <w:p w14:paraId="3FCC7860"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ΔP</w:t>
                        </w:r>
                      </w:p>
                      <w:p w14:paraId="2232CEB9" w14:textId="77777777" w:rsidR="00BF7F3C" w:rsidRDefault="00BF7F3C" w:rsidP="00BA168E">
                        <w:pPr>
                          <w:spacing w:before="0" w:line="240" w:lineRule="auto"/>
                          <w:ind w:left="-142" w:right="-157"/>
                          <w:jc w:val="center"/>
                          <w:rPr>
                            <w:rFonts w:asciiTheme="minorHAnsi" w:hAnsiTheme="minorHAnsi"/>
                            <w:sz w:val="14"/>
                            <w:szCs w:val="14"/>
                          </w:rPr>
                        </w:pPr>
                        <w:r>
                          <w:rPr>
                            <w:rFonts w:asciiTheme="minorHAnsi" w:hAnsiTheme="minorHAnsi"/>
                            <w:sz w:val="14"/>
                          </w:rPr>
                          <w:t xml:space="preserve"> &lt; или = </w:t>
                        </w:r>
                      </w:p>
                      <w:p w14:paraId="12314C80"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500 psi</w:t>
                        </w:r>
                      </w:p>
                    </w:txbxContent>
                  </v:textbox>
                </v:shape>
                <v:shape id="AutoShape 3091" o:spid="_x0000_s1584" type="#_x0000_t110" style="position:absolute;left:14366;top:5518;width:1180;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">
                  <v:textbox>
                    <w:txbxContent>
                      <w:p w14:paraId="16564AF5"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ΔP</w:t>
                        </w:r>
                      </w:p>
                      <w:p w14:paraId="07864B96" w14:textId="77777777" w:rsidR="00BF7F3C" w:rsidRDefault="00BF7F3C" w:rsidP="00BA168E">
                        <w:pPr>
                          <w:spacing w:before="0" w:line="240" w:lineRule="auto"/>
                          <w:ind w:left="-142" w:right="-127"/>
                          <w:jc w:val="center"/>
                          <w:rPr>
                            <w:rFonts w:asciiTheme="minorHAnsi" w:hAnsiTheme="minorHAnsi"/>
                            <w:sz w:val="14"/>
                            <w:szCs w:val="14"/>
                          </w:rPr>
                        </w:pPr>
                        <w:r>
                          <w:rPr>
                            <w:rFonts w:asciiTheme="minorHAnsi" w:hAnsiTheme="minorHAnsi"/>
                            <w:sz w:val="14"/>
                          </w:rPr>
                          <w:t xml:space="preserve"> &lt; или = </w:t>
                        </w:r>
                      </w:p>
                      <w:p w14:paraId="460E5DE8" w14:textId="77777777" w:rsidR="00BF7F3C" w:rsidRDefault="00BF7F3C" w:rsidP="00BA168E">
                        <w:pPr>
                          <w:spacing w:before="0" w:line="240" w:lineRule="auto"/>
                          <w:ind w:left="0"/>
                          <w:jc w:val="center"/>
                          <w:rPr>
                            <w:rFonts w:asciiTheme="minorHAnsi" w:hAnsiTheme="minorHAnsi"/>
                            <w:sz w:val="14"/>
                            <w:szCs w:val="14"/>
                          </w:rPr>
                        </w:pPr>
                        <w:r>
                          <w:rPr>
                            <w:rFonts w:asciiTheme="minorHAnsi" w:hAnsiTheme="minorHAnsi"/>
                            <w:sz w:val="14"/>
                          </w:rPr>
                          <w:t>600 psi</w:t>
                        </w:r>
                      </w:p>
                    </w:txbxContent>
                  </v:textbox>
                </v:shape>
                <v:shape id="Text Box 3092" o:spid="_x0000_s1585" type="#_x0000_t202" style="position:absolute;left:13811;top:3921;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" filled="f" stroked="f">
                  <v:textbox>
                    <w:txbxContent>
                      <w:p w14:paraId="0D5A0F93"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531423B0"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v:textbox>
                </v:shape>
                <v:shape id="Text Box 3093" o:spid="_x0000_s1586" type="#_x0000_t202" style="position:absolute;left:9923;top:3972;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" filled="f" stroked="f">
                  <v:textbox>
                    <w:txbxContent>
                      <w:p w14:paraId="01026E68" w14:textId="77777777" w:rsidR="00BF7F3C" w:rsidRPr="00FE7CAC" w:rsidRDefault="00BF7F3C" w:rsidP="00BA168E">
                        <w:pPr>
                          <w:spacing w:before="0" w:line="240" w:lineRule="auto"/>
                          <w:ind w:left="0"/>
                          <w:jc w:val="center"/>
                          <w:rPr>
                            <w:rFonts w:asciiTheme="minorHAnsi" w:hAnsiTheme="minorHAnsi"/>
                            <w:b/>
                            <w:sz w:val="12"/>
                            <w:szCs w:val="12"/>
                          </w:rPr>
                        </w:pPr>
                        <w:r w:rsidRPr="00FE7CAC">
                          <w:rPr>
                            <w:rFonts w:asciiTheme="minorHAnsi" w:hAnsiTheme="minorHAnsi"/>
                            <w:b/>
                            <w:sz w:val="12"/>
                            <w:szCs w:val="12"/>
                          </w:rPr>
                          <w:t>Жидкость мгновенного испарения</w:t>
                        </w:r>
                      </w:p>
                      <w:p w14:paraId="55524D6B" w14:textId="77777777" w:rsidR="00BF7F3C" w:rsidRPr="00FE7CAC" w:rsidRDefault="00BF7F3C" w:rsidP="00BA168E">
                        <w:pPr>
                          <w:spacing w:before="0" w:line="240" w:lineRule="auto"/>
                          <w:ind w:left="0"/>
                          <w:jc w:val="center"/>
                          <w:rPr>
                            <w:rFonts w:asciiTheme="minorHAnsi" w:hAnsiTheme="minorHAnsi"/>
                            <w:b/>
                            <w:sz w:val="12"/>
                            <w:szCs w:val="12"/>
                          </w:rPr>
                        </w:pPr>
                        <w:r w:rsidRPr="00FE7CAC">
                          <w:rPr>
                            <w:rFonts w:asciiTheme="minorHAnsi" w:hAnsiTheme="minorHAnsi"/>
                            <w:b/>
                            <w:sz w:val="12"/>
                            <w:szCs w:val="12"/>
                          </w:rPr>
                          <w:t>Среда</w:t>
                        </w:r>
                      </w:p>
                    </w:txbxContent>
                  </v:textbox>
                </v:shape>
                <v:shape id="Text Box 3094" o:spid="_x0000_s1587" type="#_x0000_t202" style="position:absolute;left:3456;top:4783;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" filled="f" stroked="f">
                  <v:textbox>
                    <w:txbxContent>
                      <w:p w14:paraId="72562A7E" w14:textId="77777777" w:rsidR="00BF7F3C" w:rsidRPr="00FE7CAC"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FE7CAC">
                          <w:rPr>
                            <w:rFonts w:asciiTheme="minorHAnsi" w:hAnsiTheme="minorHAnsi"/>
                            <w:b/>
                            <w:sz w:val="12"/>
                            <w:szCs w:val="12"/>
                            <w:lang w:val="ru-RU"/>
                          </w:rPr>
                          <w:t>Среда, отличная от жидкости мгновенного испарения</w:t>
                        </w:r>
                      </w:p>
                      <w:p w14:paraId="6EA90A6C" w14:textId="77777777" w:rsidR="00BF7F3C" w:rsidRPr="00FE7CAC" w:rsidRDefault="00BF7F3C" w:rsidP="00BA168E">
                        <w:pPr>
                          <w:shd w:val="clear" w:color="auto" w:fill="FFFFFF" w:themeFill="background1"/>
                          <w:spacing w:before="0" w:line="240" w:lineRule="auto"/>
                          <w:ind w:left="0"/>
                          <w:jc w:val="center"/>
                          <w:rPr>
                            <w:rFonts w:asciiTheme="minorHAnsi" w:hAnsiTheme="minorHAnsi"/>
                            <w:b/>
                            <w:sz w:val="12"/>
                            <w:szCs w:val="12"/>
                          </w:rPr>
                        </w:pPr>
                        <w:r w:rsidRPr="00FE7CAC">
                          <w:rPr>
                            <w:rFonts w:asciiTheme="minorHAnsi" w:hAnsiTheme="minorHAnsi"/>
                            <w:b/>
                            <w:sz w:val="12"/>
                            <w:szCs w:val="12"/>
                          </w:rPr>
                          <w:t>Среда</w:t>
                        </w:r>
                      </w:p>
                    </w:txbxContent>
                  </v:textbox>
                </v:shape>
                <v:shape id="Text Box 3095" o:spid="_x0000_s1588" type="#_x0000_t202" style="position:absolute;left:7152;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" filled="f" stroked="f">
                  <v:textbox>
                    <w:txbxContent>
                      <w:p w14:paraId="6DF2114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96" o:spid="_x0000_s1589" type="#_x0000_t202" style="position:absolute;left:469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" filled="f" stroked="f">
                  <v:textbox>
                    <w:txbxContent>
                      <w:p w14:paraId="12C46D6C"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97" o:spid="_x0000_s1590" type="#_x0000_t202" style="position:absolute;left:2054;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" filled="f" stroked="f">
                  <v:textbox>
                    <w:txbxContent>
                      <w:p w14:paraId="51CDC7D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98" o:spid="_x0000_s1591" type="#_x0000_t202" style="position:absolute;left:15250;top:55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" filled="f" stroked="f">
                  <v:textbox>
                    <w:txbxContent>
                      <w:p w14:paraId="32B35489"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099" o:spid="_x0000_s1592" type="#_x0000_t202" style="position:absolute;left:12767;top:555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" filled="f" stroked="f">
                  <v:textbox>
                    <w:txbxContent>
                      <w:p w14:paraId="46D80D3F"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100" o:spid="_x0000_s1593" type="#_x0000_t202" style="position:absolute;left:1012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" filled="f" stroked="f">
                  <v:textbox>
                    <w:txbxContent>
                      <w:p w14:paraId="144815F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НЕТ</w:t>
                        </w:r>
                      </w:p>
                    </w:txbxContent>
                  </v:textbox>
                </v:shape>
                <v:shape id="Text Box 3101" o:spid="_x0000_s1594" type="#_x0000_t202" style="position:absolute;left:5703;top:3930;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" filled="f" stroked="f">
                  <v:textbox>
                    <w:txbxContent>
                      <w:p w14:paraId="1D5068BE"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Пары / газ</w:t>
                        </w:r>
                      </w:p>
                      <w:p w14:paraId="30CF0270" w14:textId="77777777" w:rsidR="00BF7F3C" w:rsidRDefault="00BF7F3C" w:rsidP="00BA168E">
                        <w:pPr>
                          <w:spacing w:before="0"/>
                          <w:ind w:left="0"/>
                          <w:jc w:val="center"/>
                          <w:rPr>
                            <w:rFonts w:asciiTheme="minorHAnsi" w:hAnsiTheme="minorHAnsi"/>
                            <w:b/>
                            <w:sz w:val="14"/>
                            <w:szCs w:val="14"/>
                          </w:rPr>
                        </w:pPr>
                        <w:r>
                          <w:rPr>
                            <w:rFonts w:asciiTheme="minorHAnsi" w:hAnsiTheme="minorHAnsi"/>
                            <w:b/>
                            <w:sz w:val="14"/>
                          </w:rPr>
                          <w:t>Среда</w:t>
                        </w:r>
                      </w:p>
                    </w:txbxContent>
                  </v:textbox>
                </v:shape>
                <v:shape id="Text Box 3102" o:spid="_x0000_s1595" type="#_x0000_t202" style="position:absolute;left:1878;top:3981;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" filled="f" stroked="f">
                  <v:textbox>
                    <w:txbxContent>
                      <w:p w14:paraId="7D7DF509" w14:textId="77777777" w:rsidR="00BF7F3C" w:rsidRPr="00FE7CAC" w:rsidRDefault="00BF7F3C" w:rsidP="00BA168E">
                        <w:pPr>
                          <w:spacing w:before="0" w:line="240" w:lineRule="auto"/>
                          <w:ind w:left="0"/>
                          <w:jc w:val="center"/>
                          <w:rPr>
                            <w:rFonts w:asciiTheme="minorHAnsi" w:hAnsiTheme="minorHAnsi"/>
                            <w:b/>
                            <w:sz w:val="12"/>
                            <w:szCs w:val="12"/>
                          </w:rPr>
                        </w:pPr>
                        <w:r w:rsidRPr="00FE7CAC">
                          <w:rPr>
                            <w:rFonts w:asciiTheme="minorHAnsi" w:hAnsiTheme="minorHAnsi"/>
                            <w:b/>
                            <w:sz w:val="12"/>
                            <w:szCs w:val="12"/>
                          </w:rPr>
                          <w:t>Жидкость мгновенного испарения</w:t>
                        </w:r>
                      </w:p>
                      <w:p w14:paraId="642E47D0" w14:textId="77777777" w:rsidR="00BF7F3C" w:rsidRPr="00FE7CAC" w:rsidRDefault="00BF7F3C" w:rsidP="00BA168E">
                        <w:pPr>
                          <w:spacing w:before="0" w:line="240" w:lineRule="auto"/>
                          <w:ind w:left="0"/>
                          <w:jc w:val="center"/>
                          <w:rPr>
                            <w:rFonts w:asciiTheme="minorHAnsi" w:hAnsiTheme="minorHAnsi"/>
                            <w:b/>
                            <w:sz w:val="12"/>
                            <w:szCs w:val="12"/>
                          </w:rPr>
                        </w:pPr>
                        <w:r w:rsidRPr="00FE7CAC">
                          <w:rPr>
                            <w:rFonts w:asciiTheme="minorHAnsi" w:hAnsiTheme="minorHAnsi"/>
                            <w:b/>
                            <w:sz w:val="12"/>
                            <w:szCs w:val="12"/>
                          </w:rPr>
                          <w:t>Среда</w:t>
                        </w:r>
                      </w:p>
                    </w:txbxContent>
                  </v:textbox>
                </v:shape>
                <v:shape id="Text Box 3103" o:spid="_x0000_s1596" type="#_x0000_t202" style="position:absolute;left:1563;top:638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" filled="f" stroked="f">
                  <v:textbox>
                    <w:txbxContent>
                      <w:p w14:paraId="51D4ABD8"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104" o:spid="_x0000_s1597" type="#_x0000_t202" style="position:absolute;left:4201;top:6446;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" filled="f" stroked="f">
                  <v:textbox>
                    <w:txbxContent>
                      <w:p w14:paraId="085A0003"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105" o:spid="_x0000_s1598" type="#_x0000_t202" style="position:absolute;left:6709;top:635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" filled="f" stroked="f">
                  <v:textbox>
                    <w:txbxContent>
                      <w:p w14:paraId="6456CD6A"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106" o:spid="_x0000_s1599" type="#_x0000_t202" style="position:absolute;left:14729;top:636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" filled="f" stroked="f">
                  <v:textbox>
                    <w:txbxContent>
                      <w:p w14:paraId="0A625874"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107" o:spid="_x0000_s1600" type="#_x0000_t202" style="position:absolute;left:12297;top:634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" filled="f" stroked="f">
                  <v:textbox>
                    <w:txbxContent>
                      <w:p w14:paraId="57C3A808"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shape id="Text Box 3108" o:spid="_x0000_s1601" type="#_x0000_t202" style="position:absolute;left:9594;top:636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" filled="f" stroked="f">
                  <v:textbox>
                    <w:txbxContent>
                      <w:p w14:paraId="3C8F8892" w14:textId="77777777" w:rsidR="00BF7F3C" w:rsidRDefault="00BF7F3C" w:rsidP="00BA168E">
                        <w:pPr>
                          <w:ind w:left="-142"/>
                          <w:jc w:val="center"/>
                          <w:rPr>
                            <w:rFonts w:asciiTheme="minorHAnsi" w:hAnsiTheme="minorHAnsi"/>
                            <w:b/>
                            <w:sz w:val="14"/>
                            <w:szCs w:val="14"/>
                          </w:rPr>
                        </w:pPr>
                        <w:r>
                          <w:rPr>
                            <w:rFonts w:asciiTheme="minorHAnsi" w:hAnsiTheme="minorHAnsi"/>
                            <w:b/>
                            <w:sz w:val="14"/>
                          </w:rPr>
                          <w:t>ДА</w:t>
                        </w:r>
                      </w:p>
                    </w:txbxContent>
                  </v:textbox>
                </v:shape>
                <v:roundrect id="AutoShape 3109" o:spid="_x0000_s1602" style="position:absolute;left:3633;top:6987;width:1610;height:7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">
                  <v:textbox>
                    <w:txbxContent>
                      <w:p w14:paraId="1AB5A116" w14:textId="77777777" w:rsidR="00BF7F3C" w:rsidRPr="00FE7CAC" w:rsidRDefault="00BF7F3C" w:rsidP="00BA168E">
                        <w:pPr>
                          <w:spacing w:before="0" w:line="240" w:lineRule="auto"/>
                          <w:ind w:left="-142" w:right="-178"/>
                          <w:jc w:val="center"/>
                          <w:rPr>
                            <w:rFonts w:asciiTheme="minorHAnsi" w:hAnsiTheme="minorHAnsi"/>
                            <w:sz w:val="14"/>
                            <w:szCs w:val="14"/>
                            <w:lang w:val="ru-RU"/>
                          </w:rPr>
                        </w:pPr>
                        <w:r w:rsidRPr="00FE7CAC">
                          <w:rPr>
                            <w:rFonts w:asciiTheme="minorHAnsi" w:hAnsiTheme="minorHAnsi"/>
                            <w:sz w:val="14"/>
                            <w:szCs w:val="14"/>
                            <w:lang w:val="ru-RU"/>
                          </w:rPr>
                          <w:t xml:space="preserve">В пределах общих </w:t>
                        </w:r>
                      </w:p>
                      <w:p w14:paraId="44F17E91" w14:textId="77777777" w:rsidR="00BF7F3C" w:rsidRPr="00FE7CAC" w:rsidRDefault="00BF7F3C" w:rsidP="00BA168E">
                        <w:pPr>
                          <w:spacing w:before="0" w:line="240" w:lineRule="auto"/>
                          <w:ind w:left="-142" w:right="-178"/>
                          <w:jc w:val="center"/>
                          <w:rPr>
                            <w:rFonts w:asciiTheme="minorHAnsi" w:hAnsiTheme="minorHAnsi"/>
                            <w:sz w:val="14"/>
                            <w:szCs w:val="14"/>
                            <w:lang w:val="ru-RU"/>
                          </w:rPr>
                        </w:pPr>
                        <w:r w:rsidRPr="00FE7CAC">
                          <w:rPr>
                            <w:rFonts w:asciiTheme="minorHAnsi" w:hAnsiTheme="minorHAnsi"/>
                            <w:sz w:val="14"/>
                            <w:szCs w:val="14"/>
                            <w:lang w:val="ru-RU"/>
                          </w:rPr>
                          <w:t>правил.  Дальнейшая оценка не требуется.</w:t>
                        </w:r>
                      </w:p>
                    </w:txbxContent>
                  </v:textbox>
                </v:roundrect>
                <v:roundrect id="AutoShape 3110" o:spid="_x0000_s1603" style="position:absolute;left:6090;top:6935;width:169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">
                  <v:textbox>
                    <w:txbxContent>
                      <w:p w14:paraId="058F740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6B632FB2"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5729A2D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roundrect id="AutoShape 3111" o:spid="_x0000_s1604" style="position:absolute;left:8919;top:6972;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">
                  <v:textbox>
                    <w:txbxContent>
                      <w:p w14:paraId="6073047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37802C9E"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4B3C70E1"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roundrect id="AutoShape 3112" o:spid="_x0000_s1605" style="position:absolute;left:11601;top:6980;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">
                  <v:textbox>
                    <w:txbxContent>
                      <w:p w14:paraId="275B498F"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7421B21C"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4BBAE118"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roundrect id="AutoShape 3113" o:spid="_x0000_s1606" style="position:absolute;left:14058;top:6963;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">
                  <v:textbox>
                    <w:txbxContent>
                      <w:p w14:paraId="2F38431A"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В пределах общих </w:t>
                        </w:r>
                      </w:p>
                      <w:p w14:paraId="1C731A09"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 xml:space="preserve">правил.  Дальнейшая </w:t>
                        </w:r>
                      </w:p>
                      <w:p w14:paraId="06BA79BB" w14:textId="77777777" w:rsidR="00BF7F3C" w:rsidRPr="001E3AE7" w:rsidRDefault="00BF7F3C" w:rsidP="00BA168E">
                        <w:pPr>
                          <w:spacing w:before="0" w:line="240" w:lineRule="auto"/>
                          <w:ind w:left="0"/>
                          <w:jc w:val="center"/>
                          <w:rPr>
                            <w:rFonts w:asciiTheme="minorHAnsi" w:hAnsiTheme="minorHAnsi"/>
                            <w:sz w:val="14"/>
                            <w:szCs w:val="14"/>
                            <w:lang w:val="ru-RU"/>
                          </w:rPr>
                        </w:pPr>
                        <w:r w:rsidRPr="001E3AE7">
                          <w:rPr>
                            <w:rFonts w:asciiTheme="minorHAnsi" w:hAnsiTheme="minorHAnsi"/>
                            <w:sz w:val="14"/>
                            <w:lang w:val="ru-RU"/>
                          </w:rPr>
                          <w:t>оценка не требуется.</w:t>
                        </w:r>
                      </w:p>
                    </w:txbxContent>
                  </v:textbox>
                </v:roundrect>
                <v:shape id="Text Box 3114" o:spid="_x0000_s1607" type="#_x0000_t202" style="position:absolute;left:11516;top:4782;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" filled="f" stroked="f">
                  <v:textbox>
                    <w:txbxContent>
                      <w:p w14:paraId="3CE85D2A" w14:textId="77777777" w:rsidR="00BF7F3C" w:rsidRPr="00FE7CAC" w:rsidRDefault="00BF7F3C" w:rsidP="00BA168E">
                        <w:pPr>
                          <w:shd w:val="clear" w:color="auto" w:fill="FFFFFF" w:themeFill="background1"/>
                          <w:spacing w:before="0" w:line="240" w:lineRule="auto"/>
                          <w:ind w:left="0"/>
                          <w:jc w:val="center"/>
                          <w:rPr>
                            <w:rFonts w:asciiTheme="minorHAnsi" w:hAnsiTheme="minorHAnsi"/>
                            <w:b/>
                            <w:sz w:val="12"/>
                            <w:szCs w:val="12"/>
                            <w:lang w:val="ru-RU"/>
                          </w:rPr>
                        </w:pPr>
                        <w:r w:rsidRPr="00FE7CAC">
                          <w:rPr>
                            <w:rFonts w:asciiTheme="minorHAnsi" w:hAnsiTheme="minorHAnsi"/>
                            <w:b/>
                            <w:sz w:val="12"/>
                            <w:szCs w:val="12"/>
                            <w:lang w:val="ru-RU"/>
                          </w:rPr>
                          <w:t>Среда, отличная от жидкости мгновенного испарения</w:t>
                        </w:r>
                      </w:p>
                      <w:p w14:paraId="394AEFBF" w14:textId="77777777" w:rsidR="00BF7F3C" w:rsidRPr="00FE7CAC" w:rsidRDefault="00BF7F3C" w:rsidP="00BA168E">
                        <w:pPr>
                          <w:shd w:val="clear" w:color="auto" w:fill="FFFFFF" w:themeFill="background1"/>
                          <w:spacing w:before="0" w:line="240" w:lineRule="auto"/>
                          <w:ind w:left="0"/>
                          <w:jc w:val="center"/>
                          <w:rPr>
                            <w:rFonts w:asciiTheme="minorHAnsi" w:hAnsiTheme="minorHAnsi"/>
                            <w:b/>
                            <w:sz w:val="12"/>
                            <w:szCs w:val="12"/>
                          </w:rPr>
                        </w:pPr>
                        <w:r w:rsidRPr="00FE7CAC">
                          <w:rPr>
                            <w:rFonts w:asciiTheme="minorHAnsi" w:hAnsiTheme="minorHAnsi"/>
                            <w:b/>
                            <w:sz w:val="12"/>
                            <w:szCs w:val="12"/>
                          </w:rPr>
                          <w:t>Среда</w:t>
                        </w:r>
                      </w:p>
                    </w:txbxContent>
                  </v:textbox>
                </v:shape>
              </v:group>
            </w:pict>
          </mc:Fallback>
        </mc:AlternateContent>
      </w:r>
      <w:r w:rsidR="00BA168E" w:rsidRPr="00550B67">
        <w:rPr>
          <w:b/>
          <w:lang w:val="ru-RU"/>
        </w:rPr>
        <w:t xml:space="preserve">Рисунок </w:t>
      </w:r>
      <w:r w:rsidR="00BA168E">
        <w:rPr>
          <w:b/>
        </w:rPr>
        <w:t>D</w:t>
      </w:r>
      <w:r w:rsidR="00BA168E" w:rsidRPr="00550B67">
        <w:rPr>
          <w:b/>
          <w:lang w:val="ru-RU"/>
        </w:rPr>
        <w:t xml:space="preserve">- 9: </w:t>
      </w:r>
      <w:r w:rsidR="00BA168E">
        <w:t>Y</w:t>
      </w:r>
      <w:r w:rsidR="00BA168E" w:rsidRPr="00550B67">
        <w:rPr>
          <w:lang w:val="ru-RU"/>
        </w:rPr>
        <w:t>-образный регулирующий клапан</w:t>
      </w:r>
    </w:p>
    <w:p w14:paraId="5444DCD8" w14:textId="77777777" w:rsidR="00BA168E" w:rsidRDefault="00BA168E" w:rsidP="00BA168E">
      <w:pPr>
        <w:pStyle w:val="ListParagraph"/>
        <w:spacing w:line="240" w:lineRule="auto"/>
        <w:ind w:left="1800" w:firstLine="43"/>
      </w:pPr>
      <w:r>
        <w:t>диаметром 8 дюймов</w:t>
      </w:r>
    </w:p>
    <w:p w14:paraId="70D92820" w14:textId="77777777" w:rsidR="00BA168E" w:rsidRDefault="00BA168E" w:rsidP="00BA168E">
      <w:pPr>
        <w:pStyle w:val="ListParagraph"/>
        <w:spacing w:line="240" w:lineRule="auto"/>
        <w:ind w:left="360"/>
      </w:pPr>
    </w:p>
    <w:p w14:paraId="55E555C6" w14:textId="77777777" w:rsidR="00BA168E" w:rsidRDefault="00BA168E" w:rsidP="00BA168E">
      <w:pPr>
        <w:pStyle w:val="ListParagraph"/>
        <w:spacing w:line="240" w:lineRule="auto"/>
        <w:ind w:left="360"/>
      </w:pPr>
    </w:p>
    <w:p w14:paraId="5A187A66" w14:textId="77777777" w:rsidR="00BA168E" w:rsidRDefault="00BA168E" w:rsidP="00BA168E">
      <w:pPr>
        <w:pStyle w:val="ListParagraph"/>
        <w:spacing w:line="240" w:lineRule="auto"/>
        <w:ind w:left="360"/>
      </w:pPr>
    </w:p>
    <w:p w14:paraId="781C835A" w14:textId="77777777" w:rsidR="00BA168E" w:rsidRDefault="00BA168E" w:rsidP="00BA168E">
      <w:pPr>
        <w:pStyle w:val="ListParagraph"/>
        <w:spacing w:line="240" w:lineRule="auto"/>
        <w:ind w:left="360"/>
      </w:pPr>
    </w:p>
    <w:p w14:paraId="78E80DE6" w14:textId="77777777" w:rsidR="00BA168E" w:rsidRDefault="00BA168E" w:rsidP="00BA168E">
      <w:pPr>
        <w:pStyle w:val="ListParagraph"/>
        <w:spacing w:line="240" w:lineRule="auto"/>
        <w:ind w:left="360"/>
      </w:pPr>
    </w:p>
    <w:p w14:paraId="796A3AA5" w14:textId="77777777" w:rsidR="00BA168E" w:rsidRDefault="00BA168E" w:rsidP="00BA168E">
      <w:pPr>
        <w:pStyle w:val="ListParagraph"/>
        <w:spacing w:line="240" w:lineRule="auto"/>
        <w:ind w:left="360"/>
      </w:pPr>
    </w:p>
    <w:p w14:paraId="7B58C326" w14:textId="77777777" w:rsidR="00BA168E" w:rsidRDefault="00BA168E" w:rsidP="00BA168E">
      <w:pPr>
        <w:pStyle w:val="ListParagraph"/>
        <w:spacing w:line="240" w:lineRule="auto"/>
        <w:ind w:left="360"/>
      </w:pPr>
    </w:p>
    <w:p w14:paraId="174388B6" w14:textId="77777777" w:rsidR="00BA168E" w:rsidRDefault="00BA168E" w:rsidP="00BA168E">
      <w:pPr>
        <w:pStyle w:val="ListParagraph"/>
        <w:spacing w:line="240" w:lineRule="auto"/>
        <w:ind w:left="360"/>
      </w:pPr>
    </w:p>
    <w:p w14:paraId="14E063FE" w14:textId="77777777" w:rsidR="00BA168E" w:rsidRDefault="00BA168E" w:rsidP="00BA168E">
      <w:pPr>
        <w:pStyle w:val="ListParagraph"/>
        <w:spacing w:line="240" w:lineRule="auto"/>
        <w:ind w:left="360"/>
      </w:pPr>
    </w:p>
    <w:p w14:paraId="7F68D1C0" w14:textId="77777777" w:rsidR="00BA168E" w:rsidRDefault="00BA168E" w:rsidP="00BA168E">
      <w:pPr>
        <w:pStyle w:val="ListParagraph"/>
        <w:spacing w:line="240" w:lineRule="auto"/>
        <w:ind w:left="360"/>
      </w:pPr>
    </w:p>
    <w:p w14:paraId="7343A1B7" w14:textId="77777777" w:rsidR="00BA168E" w:rsidRDefault="00BA168E" w:rsidP="00BA168E">
      <w:pPr>
        <w:pStyle w:val="ListParagraph"/>
        <w:spacing w:line="240" w:lineRule="auto"/>
        <w:ind w:left="360"/>
      </w:pPr>
    </w:p>
    <w:p w14:paraId="049FEA23" w14:textId="77777777" w:rsidR="00BA168E" w:rsidRDefault="00BA168E" w:rsidP="00BA168E">
      <w:pPr>
        <w:pStyle w:val="ListParagraph"/>
        <w:spacing w:line="240" w:lineRule="auto"/>
        <w:ind w:left="360"/>
      </w:pPr>
    </w:p>
    <w:p w14:paraId="05E5EF8D" w14:textId="77777777" w:rsidR="00BA168E" w:rsidRDefault="00BA168E" w:rsidP="00BA168E">
      <w:pPr>
        <w:pStyle w:val="ListParagraph"/>
        <w:spacing w:line="240" w:lineRule="auto"/>
        <w:ind w:left="360"/>
      </w:pPr>
    </w:p>
    <w:p w14:paraId="6123957D" w14:textId="77777777" w:rsidR="00BA168E" w:rsidRDefault="00BA168E" w:rsidP="00BA168E">
      <w:pPr>
        <w:pStyle w:val="ListParagraph"/>
        <w:spacing w:line="240" w:lineRule="auto"/>
        <w:ind w:left="360"/>
      </w:pPr>
    </w:p>
    <w:p w14:paraId="2D2ACF20" w14:textId="77777777" w:rsidR="00BA168E" w:rsidRDefault="00BA168E" w:rsidP="00BA168E">
      <w:pPr>
        <w:pStyle w:val="ListParagraph"/>
        <w:spacing w:line="240" w:lineRule="auto"/>
        <w:ind w:left="360"/>
      </w:pPr>
    </w:p>
    <w:p w14:paraId="5E58DBFC" w14:textId="77777777" w:rsidR="00BA168E" w:rsidRDefault="00BA168E" w:rsidP="00BA168E">
      <w:pPr>
        <w:ind w:left="0"/>
        <w:rPr>
          <w:rFonts w:asciiTheme="minorHAnsi" w:hAnsiTheme="minorHAnsi"/>
          <w:sz w:val="16"/>
          <w:szCs w:val="16"/>
        </w:rPr>
      </w:pPr>
      <w:r>
        <w:rPr>
          <w:rFonts w:asciiTheme="minorHAnsi" w:hAnsiTheme="minorHAnsi"/>
          <w:sz w:val="16"/>
        </w:rPr>
        <w:t>Примечания</w:t>
      </w:r>
    </w:p>
    <w:p w14:paraId="11FC38D4" w14:textId="77777777" w:rsidR="00BA168E" w:rsidRDefault="00BA168E" w:rsidP="00BA168E">
      <w:pPr>
        <w:pStyle w:val="ListParagraph"/>
        <w:numPr>
          <w:ilvl w:val="0"/>
          <w:numId w:val="58"/>
        </w:numPr>
        <w:spacing w:after="0" w:line="240" w:lineRule="auto"/>
        <w:rPr>
          <w:rFonts w:asciiTheme="minorHAnsi" w:hAnsiTheme="minorHAnsi"/>
          <w:sz w:val="16"/>
          <w:szCs w:val="16"/>
        </w:rPr>
      </w:pPr>
      <w:r w:rsidRPr="00550B67">
        <w:rPr>
          <w:rFonts w:asciiTheme="minorHAnsi" w:hAnsiTheme="minorHAnsi"/>
          <w:sz w:val="16"/>
          <w:lang w:val="ru-RU"/>
        </w:rPr>
        <w:t xml:space="preserve">У </w:t>
      </w:r>
      <w:r>
        <w:rPr>
          <w:rFonts w:asciiTheme="minorHAnsi" w:hAnsiTheme="minorHAnsi"/>
          <w:sz w:val="16"/>
        </w:rPr>
        <w:t>Y</w:t>
      </w:r>
      <w:r w:rsidRPr="00550B67">
        <w:rPr>
          <w:rFonts w:asciiTheme="minorHAnsi" w:hAnsiTheme="minorHAnsi"/>
          <w:sz w:val="16"/>
          <w:lang w:val="ru-RU"/>
        </w:rPr>
        <w:t xml:space="preserve">-образных клапанов обычно регулируемые шарнирные диски в корпусе типа клетки.  </w:t>
      </w:r>
      <w:r>
        <w:rPr>
          <w:rFonts w:asciiTheme="minorHAnsi" w:hAnsiTheme="minorHAnsi"/>
          <w:sz w:val="16"/>
        </w:rPr>
        <w:t>Диск регулируется в клетке в одной точке возле штока.</w:t>
      </w:r>
    </w:p>
    <w:p w14:paraId="1CFED379" w14:textId="77777777" w:rsidR="0031317E" w:rsidRDefault="00BA168E" w:rsidP="00E654D9">
      <w:pPr>
        <w:pStyle w:val="ListParagraph"/>
        <w:spacing w:after="0" w:line="240" w:lineRule="auto"/>
        <w:ind w:left="360"/>
        <w:rPr>
          <w:rFonts w:asciiTheme="minorHAnsi" w:hAnsiTheme="minorHAnsi"/>
          <w:sz w:val="16"/>
          <w:lang w:val="ru-RU"/>
        </w:rPr>
      </w:pPr>
      <w:r w:rsidRPr="00550B67">
        <w:rPr>
          <w:rFonts w:asciiTheme="minorHAnsi" w:hAnsiTheme="minorHAnsi"/>
          <w:sz w:val="16"/>
          <w:lang w:val="ru-RU"/>
        </w:rPr>
        <w:t xml:space="preserve">Некоторые изготовители предлагают полностью регулируемый диск или невращающийся диск, регулируемый в двух точках, что представляет собой конструкцию, наиболее устойчивую к вибрации диска и штока.  Важно выяснить, какова конструкция диска в оцениваемом клапане.  Если она не известна, предполагается, что это шарнирный диск с одинарным регулированием в корпусе типа клетки. </w:t>
      </w:r>
      <w:r>
        <w:rPr>
          <w:rFonts w:asciiTheme="minorHAnsi" w:hAnsiTheme="minorHAnsi"/>
          <w:sz w:val="16"/>
        </w:rPr>
        <w:t>Далее необходимо выяснить, требуется ли дальнейшая оценка.</w:t>
      </w:r>
    </w:p>
    <w:p w14:paraId="174DA732" w14:textId="21837C04" w:rsidR="00E654D9" w:rsidRPr="00E654D9" w:rsidRDefault="00E654D9">
      <w:pPr>
        <w:pStyle w:val="ListParagraph"/>
        <w:numPr>
          <w:ilvl w:val="0"/>
          <w:numId w:val="58"/>
        </w:numPr>
        <w:spacing w:after="0" w:line="240" w:lineRule="auto"/>
        <w:rPr>
          <w:rFonts w:asciiTheme="minorHAnsi" w:hAnsiTheme="minorHAnsi"/>
          <w:sz w:val="16"/>
          <w:lang w:val="ru-RU"/>
        </w:rPr>
        <w:pPrChange w:id="2641" w:author="Zhunisbayev, Olzhasbek [Bolashak Atyrau Limited]" w:date="2024-11-12T13:46:00Z" w16du:dateUtc="2024-11-12T08:46:00Z">
          <w:pPr>
            <w:pStyle w:val="ListParagraph"/>
            <w:spacing w:after="0" w:line="240" w:lineRule="auto"/>
            <w:ind w:left="360"/>
          </w:pPr>
        </w:pPrChange>
      </w:pPr>
      <w:r>
        <w:rPr>
          <w:rFonts w:asciiTheme="minorHAnsi" w:hAnsiTheme="minorHAnsi"/>
          <w:sz w:val="16"/>
          <w:lang w:val="ru-RU"/>
        </w:rPr>
        <w:t xml:space="preserve">При высоком </w:t>
      </w:r>
      <w:r w:rsidRPr="009256D7">
        <w:rPr>
          <w:rFonts w:asciiTheme="minorHAnsi" w:hAnsiTheme="minorHAnsi"/>
          <w:sz w:val="16"/>
          <w:lang w:val="ru-RU"/>
        </w:rPr>
        <w:t xml:space="preserve">ΔP </w:t>
      </w:r>
      <w:r>
        <w:rPr>
          <w:rFonts w:asciiTheme="minorHAnsi" w:hAnsiTheme="minorHAnsi"/>
          <w:sz w:val="16"/>
          <w:lang w:val="ru-RU"/>
        </w:rPr>
        <w:t xml:space="preserve">необходимо проконсультироваться с производителем клапана о необходимости полного исполнения затвора из стеллита для уменьшения проблем с эрозией. </w:t>
      </w:r>
    </w:p>
    <w:p w14:paraId="301E2775" w14:textId="3D54DCA5" w:rsidR="00E654D9" w:rsidRPr="00E654D9" w:rsidRDefault="00E654D9" w:rsidP="00E654D9">
      <w:pPr>
        <w:pStyle w:val="ListParagraph"/>
        <w:spacing w:after="0" w:line="240" w:lineRule="auto"/>
        <w:ind w:left="360"/>
        <w:rPr>
          <w:rFonts w:asciiTheme="minorHAnsi" w:hAnsiTheme="minorHAnsi"/>
          <w:sz w:val="16"/>
          <w:lang w:val="ru-RU"/>
        </w:rPr>
        <w:sectPr w:rsidR="00E654D9" w:rsidRPr="00E654D9" w:rsidSect="00E376CF">
          <w:headerReference w:type="even" r:id="rId20"/>
          <w:headerReference w:type="default" r:id="rId21"/>
          <w:footerReference w:type="default" r:id="rId22"/>
          <w:headerReference w:type="first" r:id="rId23"/>
          <w:footerReference w:type="first" r:id="rId24"/>
          <w:pgSz w:w="16840" w:h="11907" w:orient="landscape" w:code="9"/>
          <w:pgMar w:top="1440" w:right="1080" w:bottom="1440" w:left="1440" w:header="567" w:footer="357" w:gutter="0"/>
          <w:cols w:space="720"/>
          <w:noEndnote/>
          <w:titlePg/>
          <w:docGrid w:linePitch="299"/>
        </w:sectPr>
      </w:pPr>
    </w:p>
    <w:p w14:paraId="0FDC7332" w14:textId="77777777" w:rsidR="007738DF" w:rsidRPr="007738DF" w:rsidRDefault="007738DF" w:rsidP="0091497F">
      <w:pPr>
        <w:pStyle w:val="Heading1"/>
        <w:numPr>
          <w:ilvl w:val="0"/>
          <w:numId w:val="129"/>
        </w:numPr>
        <w:ind w:left="709" w:hanging="709"/>
        <w:rPr>
          <w:lang w:val="en-GB"/>
        </w:rPr>
      </w:pPr>
      <w:bookmarkStart w:id="2644" w:name="_Toc310942489"/>
      <w:bookmarkStart w:id="2645" w:name="_Toc314929804"/>
      <w:bookmarkStart w:id="2646" w:name="_Toc393266179"/>
      <w:bookmarkStart w:id="2647" w:name="_Toc182313250"/>
      <w:r w:rsidRPr="007738DF">
        <w:rPr>
          <w:lang w:val="en-GB"/>
        </w:rPr>
        <w:lastRenderedPageBreak/>
        <w:t>SCOPE</w:t>
      </w:r>
      <w:bookmarkEnd w:id="2644"/>
      <w:bookmarkEnd w:id="2645"/>
      <w:bookmarkEnd w:id="2646"/>
      <w:bookmarkEnd w:id="2647"/>
    </w:p>
    <w:p w14:paraId="173C07C7" w14:textId="77777777" w:rsidR="007738DF" w:rsidRPr="00034AB5" w:rsidRDefault="008277FC" w:rsidP="0091497F">
      <w:pPr>
        <w:pStyle w:val="TableTitle1"/>
        <w:numPr>
          <w:ilvl w:val="0"/>
          <w:numId w:val="69"/>
        </w:numPr>
        <w:tabs>
          <w:tab w:val="clear" w:pos="1080"/>
        </w:tabs>
        <w:ind w:left="1134" w:hanging="425"/>
        <w:jc w:val="both"/>
        <w:rPr>
          <w:rFonts w:ascii="Times New Roman" w:hAnsi="Times New Roman"/>
          <w:b w:val="0"/>
          <w:bCs w:val="0"/>
          <w:color w:val="auto"/>
          <w:w w:val="0"/>
          <w:sz w:val="22"/>
          <w:szCs w:val="22"/>
          <w:lang w:val="en-GB"/>
        </w:rPr>
      </w:pPr>
      <w:r w:rsidRPr="008277FC">
        <w:rPr>
          <w:rFonts w:ascii="Times New Roman" w:hAnsi="Times New Roman"/>
          <w:b w:val="0"/>
          <w:bCs w:val="0"/>
          <w:color w:val="auto"/>
          <w:w w:val="0"/>
          <w:sz w:val="22"/>
          <w:szCs w:val="22"/>
          <w:lang w:val="en-GB"/>
        </w:rPr>
        <w:t xml:space="preserve">This specification covers corporate piping material line classes to be used for onshore facilities and projects at Tengiz, using ASME B31.3 Process Piping, ASME B31.1 Power Piping, AMSE B31.4 Liquid Transportation Systems for Hydrocarbons and ASME B31.8 Gas Transmission and Distribution Piping Systems. </w:t>
      </w:r>
    </w:p>
    <w:p w14:paraId="75032320" w14:textId="77777777" w:rsidR="007738DF" w:rsidRPr="00981FDE" w:rsidRDefault="007738DF" w:rsidP="0091497F">
      <w:pPr>
        <w:pStyle w:val="List1"/>
        <w:numPr>
          <w:ilvl w:val="0"/>
          <w:numId w:val="4"/>
        </w:numPr>
        <w:tabs>
          <w:tab w:val="clear" w:pos="1080"/>
        </w:tabs>
        <w:ind w:left="1134" w:hanging="425"/>
        <w:jc w:val="both"/>
        <w:rPr>
          <w:color w:val="auto"/>
          <w:lang w:val="en-GB"/>
        </w:rPr>
      </w:pPr>
      <w:bookmarkStart w:id="2648" w:name="_Toc314124931"/>
      <w:bookmarkStart w:id="2649" w:name="_Toc314131382"/>
      <w:bookmarkStart w:id="2650" w:name="_Toc314132491"/>
      <w:bookmarkStart w:id="2651" w:name="_Toc314139943"/>
      <w:bookmarkStart w:id="2652" w:name="_Toc314140050"/>
      <w:bookmarkStart w:id="2653" w:name="_Toc314140388"/>
      <w:bookmarkStart w:id="2654" w:name="_Toc314834156"/>
      <w:bookmarkStart w:id="2655" w:name="_Toc314834564"/>
      <w:bookmarkStart w:id="2656" w:name="_Toc314834616"/>
      <w:bookmarkStart w:id="2657" w:name="_Toc314837166"/>
      <w:bookmarkStart w:id="2658" w:name="_Toc314929467"/>
      <w:bookmarkStart w:id="2659" w:name="_Toc314929519"/>
      <w:bookmarkStart w:id="2660" w:name="_Toc314929805"/>
      <w:bookmarkEnd w:id="2648"/>
      <w:bookmarkEnd w:id="2649"/>
      <w:bookmarkEnd w:id="2650"/>
      <w:bookmarkEnd w:id="2651"/>
      <w:bookmarkEnd w:id="2652"/>
      <w:bookmarkEnd w:id="2653"/>
      <w:bookmarkEnd w:id="2654"/>
      <w:bookmarkEnd w:id="2655"/>
      <w:bookmarkEnd w:id="2656"/>
      <w:bookmarkEnd w:id="2657"/>
      <w:bookmarkEnd w:id="2658"/>
      <w:bookmarkEnd w:id="2659"/>
      <w:bookmarkEnd w:id="2660"/>
      <w:r w:rsidRPr="00981FDE">
        <w:rPr>
          <w:color w:val="auto"/>
          <w:lang w:val="en-GB"/>
        </w:rPr>
        <w:t>Systems Excluded:</w:t>
      </w:r>
    </w:p>
    <w:p w14:paraId="1467678E" w14:textId="77777777" w:rsidR="007738DF" w:rsidRPr="00463215" w:rsidRDefault="007738DF" w:rsidP="0091497F">
      <w:pPr>
        <w:pStyle w:val="ListAlpha1"/>
        <w:numPr>
          <w:ilvl w:val="1"/>
          <w:numId w:val="4"/>
        </w:numPr>
        <w:tabs>
          <w:tab w:val="clear" w:pos="1080"/>
        </w:tabs>
        <w:ind w:left="1418" w:hanging="284"/>
        <w:jc w:val="both"/>
        <w:rPr>
          <w:color w:val="auto"/>
        </w:rPr>
      </w:pPr>
      <w:r w:rsidRPr="00463215">
        <w:rPr>
          <w:color w:val="auto"/>
        </w:rPr>
        <w:t>Instrument control piping, downstream of the piping block valve.</w:t>
      </w:r>
    </w:p>
    <w:p w14:paraId="5DFC7FD6" w14:textId="77777777" w:rsidR="007738DF" w:rsidRPr="0045779C" w:rsidRDefault="007738DF" w:rsidP="0091497F">
      <w:pPr>
        <w:pStyle w:val="ListAlpha1"/>
        <w:numPr>
          <w:ilvl w:val="1"/>
          <w:numId w:val="4"/>
        </w:numPr>
        <w:tabs>
          <w:tab w:val="clear" w:pos="1080"/>
        </w:tabs>
        <w:ind w:left="1418" w:hanging="284"/>
        <w:jc w:val="both"/>
        <w:rPr>
          <w:color w:val="auto"/>
          <w:lang w:val="ru-RU"/>
        </w:rPr>
      </w:pPr>
      <w:r w:rsidRPr="0045779C">
        <w:rPr>
          <w:color w:val="auto"/>
          <w:lang w:val="ru-RU"/>
        </w:rPr>
        <w:t>Instrument control valves</w:t>
      </w:r>
    </w:p>
    <w:p w14:paraId="3AC118FF" w14:textId="77777777" w:rsidR="007738DF" w:rsidRPr="00463215" w:rsidRDefault="007738DF" w:rsidP="0091497F">
      <w:pPr>
        <w:pStyle w:val="ListAlpha1"/>
        <w:numPr>
          <w:ilvl w:val="1"/>
          <w:numId w:val="4"/>
        </w:numPr>
        <w:tabs>
          <w:tab w:val="clear" w:pos="1080"/>
        </w:tabs>
        <w:ind w:left="1418" w:hanging="284"/>
        <w:jc w:val="both"/>
        <w:rPr>
          <w:color w:val="auto"/>
        </w:rPr>
      </w:pPr>
      <w:r w:rsidRPr="00463215">
        <w:rPr>
          <w:color w:val="auto"/>
        </w:rPr>
        <w:t>Items designated as Speciality Piping items (SP Tag Nos) these commodities are controlled within an SP register, compiled by the Piping  department.</w:t>
      </w:r>
    </w:p>
    <w:p w14:paraId="1CE8C9D4" w14:textId="77777777" w:rsidR="007738DF" w:rsidRPr="00463215" w:rsidRDefault="007738DF" w:rsidP="0091497F">
      <w:pPr>
        <w:pStyle w:val="ListAlpha1"/>
        <w:numPr>
          <w:ilvl w:val="1"/>
          <w:numId w:val="4"/>
        </w:numPr>
        <w:tabs>
          <w:tab w:val="clear" w:pos="1080"/>
        </w:tabs>
        <w:ind w:left="1418" w:hanging="284"/>
        <w:jc w:val="both"/>
        <w:rPr>
          <w:color w:val="auto"/>
        </w:rPr>
      </w:pPr>
      <w:r w:rsidRPr="00463215">
        <w:rPr>
          <w:color w:val="auto"/>
        </w:rPr>
        <w:t>Cryogenic piping (lower than -140ºC)</w:t>
      </w:r>
    </w:p>
    <w:p w14:paraId="29937FAA" w14:textId="77777777" w:rsidR="007738DF" w:rsidRPr="00981FDE" w:rsidRDefault="007738DF" w:rsidP="0091497F">
      <w:pPr>
        <w:pStyle w:val="List1"/>
        <w:numPr>
          <w:ilvl w:val="0"/>
          <w:numId w:val="4"/>
        </w:numPr>
        <w:tabs>
          <w:tab w:val="clear" w:pos="1080"/>
        </w:tabs>
        <w:ind w:left="1134" w:hanging="425"/>
        <w:jc w:val="both"/>
        <w:rPr>
          <w:color w:val="auto"/>
          <w:lang w:val="en-GB"/>
        </w:rPr>
      </w:pPr>
      <w:bookmarkStart w:id="2661" w:name="_Toc310942490"/>
      <w:bookmarkStart w:id="2662" w:name="_Toc314929807"/>
      <w:r w:rsidRPr="00981FDE">
        <w:rPr>
          <w:color w:val="auto"/>
          <w:lang w:val="en-GB"/>
        </w:rPr>
        <w:t>Legacy Documents</w:t>
      </w:r>
    </w:p>
    <w:p w14:paraId="1A9578B3" w14:textId="77777777" w:rsidR="007738DF" w:rsidRPr="00A3501F" w:rsidRDefault="007738DF" w:rsidP="0091497F">
      <w:pPr>
        <w:pStyle w:val="List1Continued"/>
        <w:tabs>
          <w:tab w:val="clear" w:pos="1080"/>
        </w:tabs>
        <w:ind w:left="1134"/>
        <w:jc w:val="both"/>
        <w:rPr>
          <w:color w:val="auto"/>
          <w:lang w:val="en-GB"/>
        </w:rPr>
      </w:pPr>
      <w:r w:rsidRPr="00A3501F">
        <w:rPr>
          <w:color w:val="auto"/>
          <w:lang w:val="en-GB"/>
        </w:rPr>
        <w:t>This specification shall be the master Piping Materials Specification for all new work executed on TCO facilities whether new greenfield installations or modifications or upgrades to existing installations.</w:t>
      </w:r>
    </w:p>
    <w:p w14:paraId="734419A1" w14:textId="397229C4" w:rsidR="007738DF" w:rsidRPr="00981FDE" w:rsidRDefault="00440FB1" w:rsidP="0091497F">
      <w:pPr>
        <w:pStyle w:val="List1Continued"/>
        <w:tabs>
          <w:tab w:val="clear" w:pos="1080"/>
        </w:tabs>
        <w:ind w:left="1134"/>
        <w:jc w:val="both"/>
        <w:rPr>
          <w:color w:val="auto"/>
          <w:lang w:val="en-GB"/>
        </w:rPr>
      </w:pPr>
      <w:r w:rsidRPr="00A3501F">
        <w:rPr>
          <w:color w:val="auto"/>
          <w:lang w:val="en-GB"/>
        </w:rPr>
        <w:t>However,</w:t>
      </w:r>
      <w:r w:rsidR="007738DF" w:rsidRPr="00A3501F">
        <w:rPr>
          <w:color w:val="auto"/>
          <w:lang w:val="en-GB"/>
        </w:rPr>
        <w:t xml:space="preserve"> it is recognised that it may be necessary to refer to the legacy documentation and associated cross references for the existing plants to establish components currently installed, how new components may interface with existing components as part of a new installation, or establish extent of replacement of existing components as part of modifications or upgrade of existing plant.</w:t>
      </w:r>
      <w:r w:rsidR="007738DF" w:rsidRPr="00981FDE">
        <w:rPr>
          <w:color w:val="auto"/>
          <w:lang w:val="en-GB"/>
        </w:rPr>
        <w:t xml:space="preserve"> </w:t>
      </w:r>
    </w:p>
    <w:p w14:paraId="169834F2" w14:textId="77777777" w:rsidR="007738DF" w:rsidRPr="00981FDE" w:rsidRDefault="007738DF" w:rsidP="0091497F">
      <w:pPr>
        <w:pStyle w:val="List1Continued"/>
        <w:tabs>
          <w:tab w:val="clear" w:pos="1080"/>
        </w:tabs>
        <w:ind w:left="1134"/>
        <w:jc w:val="both"/>
        <w:rPr>
          <w:color w:val="auto"/>
          <w:lang w:val="en-GB"/>
        </w:rPr>
      </w:pPr>
      <w:r w:rsidRPr="00981FDE">
        <w:rPr>
          <w:color w:val="auto"/>
          <w:lang w:val="en-GB"/>
        </w:rPr>
        <w:t>These legacy documents have been produced during various stages of development of the TCO facilities in Tengiz and are listed as follows:</w:t>
      </w:r>
    </w:p>
    <w:p w14:paraId="6833DA57" w14:textId="77777777" w:rsidR="007738DF" w:rsidRPr="00981FDE" w:rsidRDefault="007738DF" w:rsidP="007738DF">
      <w:pPr>
        <w:spacing w:before="0" w:line="240" w:lineRule="auto"/>
        <w:ind w:left="0"/>
        <w:rPr>
          <w:rFonts w:ascii="Helv" w:hAnsi="Helv" w:cs="Helv"/>
          <w:color w:val="auto"/>
          <w:sz w:val="20"/>
          <w:szCs w:val="20"/>
          <w:lang w:val="en-GB"/>
        </w:rPr>
      </w:pPr>
    </w:p>
    <w:p w14:paraId="284C1ED0" w14:textId="77777777" w:rsidR="007738DF" w:rsidRPr="00981FDE" w:rsidRDefault="007738DF" w:rsidP="00D648F7">
      <w:pPr>
        <w:pStyle w:val="Reference"/>
        <w:jc w:val="both"/>
        <w:rPr>
          <w:color w:val="auto"/>
          <w:lang w:val="en-GB"/>
        </w:rPr>
      </w:pPr>
      <w:r w:rsidRPr="00981FDE">
        <w:rPr>
          <w:color w:val="auto"/>
          <w:lang w:val="en-GB"/>
        </w:rPr>
        <w:t>L-ST-2003</w:t>
      </w:r>
      <w:r w:rsidRPr="00981FDE">
        <w:rPr>
          <w:color w:val="auto"/>
          <w:lang w:val="en-GB"/>
        </w:rPr>
        <w:tab/>
        <w:t>Piping Material Classes (KTL Plant)</w:t>
      </w:r>
    </w:p>
    <w:p w14:paraId="0B46D7EC" w14:textId="77777777" w:rsidR="007738DF" w:rsidRPr="00981FDE" w:rsidRDefault="007738DF" w:rsidP="00D648F7">
      <w:pPr>
        <w:pStyle w:val="Reference"/>
        <w:jc w:val="both"/>
        <w:rPr>
          <w:color w:val="auto"/>
          <w:lang w:val="en-GB"/>
        </w:rPr>
      </w:pPr>
      <w:r w:rsidRPr="00981FDE">
        <w:rPr>
          <w:color w:val="auto"/>
          <w:lang w:val="en-GB"/>
        </w:rPr>
        <w:t>L-ST-2003A</w:t>
      </w:r>
      <w:r w:rsidRPr="00981FDE">
        <w:rPr>
          <w:color w:val="auto"/>
          <w:lang w:val="en-GB"/>
        </w:rPr>
        <w:tab/>
        <w:t>Piping and Material Classes for SGP/SGI Plant and Field Facilities</w:t>
      </w:r>
    </w:p>
    <w:p w14:paraId="37D641B7" w14:textId="77777777" w:rsidR="007738DF" w:rsidRPr="00981FDE" w:rsidRDefault="007738DF" w:rsidP="00D648F7">
      <w:pPr>
        <w:pStyle w:val="Reference"/>
        <w:jc w:val="both"/>
        <w:rPr>
          <w:color w:val="auto"/>
          <w:lang w:val="en-GB"/>
        </w:rPr>
      </w:pPr>
      <w:r w:rsidRPr="00981FDE">
        <w:rPr>
          <w:color w:val="auto"/>
          <w:lang w:val="en-GB"/>
        </w:rPr>
        <w:t>L-ST-2003B</w:t>
      </w:r>
      <w:r w:rsidRPr="00981FDE">
        <w:rPr>
          <w:color w:val="auto"/>
          <w:lang w:val="en-GB"/>
        </w:rPr>
        <w:tab/>
        <w:t>Vent, Drain and Instrument Connection Details for SGP/SGI Plant and Field Facilities</w:t>
      </w:r>
    </w:p>
    <w:p w14:paraId="31A3E02C" w14:textId="77777777" w:rsidR="007738DF" w:rsidRPr="00981FDE" w:rsidRDefault="007738DF" w:rsidP="00D648F7">
      <w:pPr>
        <w:pStyle w:val="Reference"/>
        <w:jc w:val="both"/>
        <w:rPr>
          <w:color w:val="auto"/>
          <w:lang w:val="en-GB"/>
        </w:rPr>
      </w:pPr>
      <w:r w:rsidRPr="00981FDE">
        <w:rPr>
          <w:color w:val="auto"/>
          <w:lang w:val="en-GB"/>
        </w:rPr>
        <w:t>L-ST-2003C</w:t>
      </w:r>
      <w:r w:rsidRPr="00981FDE">
        <w:rPr>
          <w:color w:val="auto"/>
          <w:lang w:val="en-GB"/>
        </w:rPr>
        <w:tab/>
        <w:t>Standard Details Vent, Drain and Instrument Assembly Details for KTL Plant (Legacy Standard)</w:t>
      </w:r>
    </w:p>
    <w:p w14:paraId="76DBD7E4" w14:textId="75EDC40D" w:rsidR="007738DF" w:rsidRPr="00981FDE" w:rsidRDefault="007738DF" w:rsidP="00D648F7">
      <w:pPr>
        <w:pStyle w:val="Reference"/>
        <w:jc w:val="both"/>
        <w:rPr>
          <w:color w:val="auto"/>
          <w:lang w:val="en-GB"/>
        </w:rPr>
      </w:pPr>
      <w:r w:rsidRPr="00981FDE">
        <w:rPr>
          <w:color w:val="auto"/>
          <w:lang w:val="en-GB"/>
        </w:rPr>
        <w:t>L-ST-2003C Att</w:t>
      </w:r>
      <w:r w:rsidR="008762F3">
        <w:rPr>
          <w:color w:val="auto"/>
          <w:lang w:val="en-GB"/>
        </w:rPr>
        <w:t>.</w:t>
      </w:r>
      <w:r w:rsidRPr="00981FDE">
        <w:rPr>
          <w:color w:val="auto"/>
          <w:lang w:val="en-GB"/>
        </w:rPr>
        <w:t xml:space="preserve"> A</w:t>
      </w:r>
      <w:r w:rsidRPr="00981FDE">
        <w:rPr>
          <w:color w:val="auto"/>
          <w:lang w:val="en-GB"/>
        </w:rPr>
        <w:tab/>
        <w:t>Standard Details Vent, Drain and Instrument Assembly Details for KTL Plant (Legacy Standard)</w:t>
      </w:r>
    </w:p>
    <w:p w14:paraId="6AF632D9" w14:textId="77777777" w:rsidR="007738DF" w:rsidRPr="00981FDE" w:rsidRDefault="007738DF" w:rsidP="00D648F7">
      <w:pPr>
        <w:pStyle w:val="Reference"/>
        <w:jc w:val="both"/>
        <w:rPr>
          <w:color w:val="auto"/>
          <w:lang w:val="en-GB"/>
        </w:rPr>
      </w:pPr>
      <w:r w:rsidRPr="00981FDE">
        <w:rPr>
          <w:color w:val="auto"/>
          <w:lang w:val="en-GB"/>
        </w:rPr>
        <w:t>L-ST-2003-02605</w:t>
      </w:r>
      <w:r w:rsidRPr="00981FDE">
        <w:rPr>
          <w:color w:val="auto"/>
          <w:lang w:val="en-GB"/>
        </w:rPr>
        <w:tab/>
        <w:t>Piping Material Classes (Sulphur Expansion Project)</w:t>
      </w:r>
    </w:p>
    <w:p w14:paraId="37E52559" w14:textId="27BB530A" w:rsidR="00A83DF8" w:rsidRDefault="007738DF" w:rsidP="00D648F7">
      <w:pPr>
        <w:pStyle w:val="Reference"/>
        <w:jc w:val="both"/>
        <w:rPr>
          <w:color w:val="auto"/>
          <w:lang w:val="en-GB"/>
        </w:rPr>
      </w:pPr>
      <w:r w:rsidRPr="00981FDE">
        <w:rPr>
          <w:color w:val="auto"/>
          <w:lang w:val="en-GB"/>
        </w:rPr>
        <w:t xml:space="preserve">L-ST-2003-02605A </w:t>
      </w:r>
      <w:r w:rsidR="00A83DF8">
        <w:rPr>
          <w:color w:val="auto"/>
          <w:lang w:val="en-GB"/>
        </w:rPr>
        <w:t xml:space="preserve">   </w:t>
      </w:r>
      <w:r w:rsidR="00A83DF8" w:rsidRPr="00981FDE">
        <w:rPr>
          <w:color w:val="auto"/>
          <w:lang w:val="en-GB"/>
        </w:rPr>
        <w:t>Amendments to Line Class Detail Sheets</w:t>
      </w:r>
    </w:p>
    <w:p w14:paraId="020993C4" w14:textId="118D92C2" w:rsidR="007738DF" w:rsidRPr="00981FDE" w:rsidRDefault="007738DF" w:rsidP="00D648F7">
      <w:pPr>
        <w:pStyle w:val="Reference"/>
        <w:jc w:val="both"/>
        <w:rPr>
          <w:color w:val="auto"/>
          <w:lang w:val="en-GB"/>
        </w:rPr>
      </w:pPr>
      <w:r w:rsidRPr="00981FDE">
        <w:rPr>
          <w:color w:val="auto"/>
          <w:lang w:val="en-GB"/>
        </w:rPr>
        <w:t>(01-16)</w:t>
      </w:r>
      <w:r w:rsidRPr="00981FDE">
        <w:rPr>
          <w:color w:val="auto"/>
          <w:lang w:val="en-GB"/>
        </w:rPr>
        <w:tab/>
      </w:r>
    </w:p>
    <w:p w14:paraId="44766D17" w14:textId="77777777" w:rsidR="007738DF" w:rsidRPr="00981FDE" w:rsidRDefault="007738DF" w:rsidP="00D648F7">
      <w:pPr>
        <w:pStyle w:val="Reference"/>
        <w:jc w:val="both"/>
        <w:rPr>
          <w:color w:val="auto"/>
          <w:lang w:val="en-GB"/>
        </w:rPr>
      </w:pPr>
      <w:r w:rsidRPr="00981FDE">
        <w:rPr>
          <w:color w:val="auto"/>
          <w:lang w:val="en-GB"/>
        </w:rPr>
        <w:t>L-ST-2003A-04310</w:t>
      </w:r>
      <w:r w:rsidRPr="00981FDE">
        <w:rPr>
          <w:color w:val="auto"/>
          <w:lang w:val="en-GB"/>
        </w:rPr>
        <w:tab/>
        <w:t>Addendum to Piping and Material Classes for SGI/SGP Plant and Field Facilities (SGI/SGP Capacity and Reliability Project)</w:t>
      </w:r>
    </w:p>
    <w:p w14:paraId="0E43EF9D" w14:textId="23A9FB52" w:rsidR="007738DF" w:rsidRPr="00981FDE" w:rsidRDefault="007738DF" w:rsidP="00D648F7">
      <w:pPr>
        <w:pStyle w:val="List1Continued"/>
        <w:jc w:val="both"/>
        <w:rPr>
          <w:color w:val="auto"/>
          <w:lang w:val="en-GB"/>
        </w:rPr>
      </w:pPr>
      <w:r w:rsidRPr="00A3501F">
        <w:rPr>
          <w:color w:val="auto"/>
          <w:lang w:val="en-GB"/>
        </w:rPr>
        <w:t>These documents shall be used</w:t>
      </w:r>
      <w:r w:rsidR="003F52F7" w:rsidRPr="00A3501F">
        <w:rPr>
          <w:color w:val="auto"/>
          <w:lang w:val="en-GB"/>
        </w:rPr>
        <w:t xml:space="preserve"> </w:t>
      </w:r>
      <w:r w:rsidR="007B5983" w:rsidRPr="00A3501F">
        <w:rPr>
          <w:color w:val="auto"/>
          <w:lang w:val="en-GB"/>
        </w:rPr>
        <w:t>as reference sour</w:t>
      </w:r>
      <w:r w:rsidR="004F4845" w:rsidRPr="00A3501F">
        <w:rPr>
          <w:color w:val="auto"/>
          <w:lang w:val="en-GB"/>
        </w:rPr>
        <w:t>c</w:t>
      </w:r>
      <w:r w:rsidR="007B5983" w:rsidRPr="00A3501F">
        <w:rPr>
          <w:color w:val="auto"/>
          <w:lang w:val="en-GB"/>
        </w:rPr>
        <w:t>e</w:t>
      </w:r>
      <w:r w:rsidRPr="00A3501F">
        <w:rPr>
          <w:color w:val="auto"/>
          <w:lang w:val="en-GB"/>
        </w:rPr>
        <w:t xml:space="preserve"> for in-kind replacements only in existing facilities. All new installations and not in-kind replacements in existing facilities shall comply with this specification. Any deviation to this shall be agreed with Company.</w:t>
      </w:r>
      <w:r w:rsidRPr="00981FDE">
        <w:rPr>
          <w:color w:val="auto"/>
          <w:lang w:val="en-GB"/>
        </w:rPr>
        <w:t xml:space="preserve"> </w:t>
      </w:r>
    </w:p>
    <w:p w14:paraId="5F4C25DC" w14:textId="77777777" w:rsidR="007738DF" w:rsidRPr="00981FDE" w:rsidRDefault="007738DF" w:rsidP="00D648F7">
      <w:pPr>
        <w:pStyle w:val="List1Continued"/>
        <w:jc w:val="both"/>
        <w:rPr>
          <w:color w:val="auto"/>
          <w:lang w:val="en-GB"/>
        </w:rPr>
      </w:pPr>
      <w:r w:rsidRPr="00981FDE">
        <w:rPr>
          <w:color w:val="auto"/>
          <w:lang w:val="en-GB"/>
        </w:rPr>
        <w:t>Actual components installed shall be verified by physical inspection in the field.</w:t>
      </w:r>
    </w:p>
    <w:p w14:paraId="0755623C" w14:textId="77777777" w:rsidR="007738DF" w:rsidRPr="00981FDE" w:rsidRDefault="007738DF" w:rsidP="0091497F">
      <w:pPr>
        <w:pStyle w:val="Heading1"/>
        <w:numPr>
          <w:ilvl w:val="0"/>
          <w:numId w:val="129"/>
        </w:numPr>
        <w:ind w:left="709" w:hanging="709"/>
        <w:rPr>
          <w:lang w:val="en-GB"/>
        </w:rPr>
      </w:pPr>
      <w:bookmarkStart w:id="2663" w:name="_Toc393266180"/>
      <w:bookmarkStart w:id="2664" w:name="_Toc182313251"/>
      <w:r w:rsidRPr="00981FDE">
        <w:rPr>
          <w:lang w:val="en-GB"/>
        </w:rPr>
        <w:lastRenderedPageBreak/>
        <w:t>REFERENCES</w:t>
      </w:r>
      <w:bookmarkEnd w:id="2661"/>
      <w:bookmarkEnd w:id="2662"/>
      <w:bookmarkEnd w:id="2663"/>
      <w:bookmarkEnd w:id="2664"/>
      <w:del w:id="2665" w:author="Zhunisbayev, Olzhasbek A [Bolashak Atyrau Limited]" w:date="2022-06-07T15:43:00Z">
        <w:r w:rsidR="003F52F7" w:rsidDel="00D648F7">
          <w:rPr>
            <w:lang w:val="en-GB"/>
          </w:rPr>
          <w:delText xml:space="preserve"> </w:delText>
        </w:r>
        <w:r w:rsidR="003F52F7" w:rsidRPr="00A971F0" w:rsidDel="00D648F7">
          <w:rPr>
            <w:rFonts w:ascii="Arial" w:hAnsi="Arial"/>
            <w:color w:val="auto"/>
          </w:rPr>
          <w:delText>(</w:delText>
        </w:r>
        <w:r w:rsidR="003F52F7" w:rsidDel="00D648F7">
          <w:rPr>
            <w:rFonts w:ascii="Arial" w:hAnsi="Arial"/>
            <w:color w:val="auto"/>
          </w:rPr>
          <w:delText>ON HOLD</w:delText>
        </w:r>
        <w:r w:rsidR="003F52F7" w:rsidRPr="00A94A52" w:rsidDel="00D648F7">
          <w:rPr>
            <w:rFonts w:ascii="Arial" w:hAnsi="Arial"/>
            <w:color w:val="auto"/>
          </w:rPr>
          <w:delText>)</w:delText>
        </w:r>
      </w:del>
    </w:p>
    <w:p w14:paraId="71A64E31" w14:textId="77777777" w:rsidR="007738DF" w:rsidRPr="007738DF" w:rsidRDefault="007738DF" w:rsidP="0091497F">
      <w:pPr>
        <w:pStyle w:val="TableTitle1"/>
        <w:numPr>
          <w:ilvl w:val="0"/>
          <w:numId w:val="71"/>
        </w:numPr>
        <w:tabs>
          <w:tab w:val="clear" w:pos="1080"/>
        </w:tabs>
        <w:ind w:left="1134" w:hanging="425"/>
        <w:rPr>
          <w:rFonts w:ascii="Times New Roman" w:hAnsi="Times New Roman"/>
          <w:b w:val="0"/>
          <w:color w:val="auto"/>
          <w:sz w:val="22"/>
          <w:szCs w:val="22"/>
          <w:lang w:val="en-GB"/>
        </w:rPr>
      </w:pPr>
      <w:r w:rsidRPr="007738DF">
        <w:rPr>
          <w:rFonts w:ascii="Times New Roman" w:hAnsi="Times New Roman"/>
          <w:b w:val="0"/>
          <w:color w:val="auto"/>
          <w:sz w:val="22"/>
          <w:szCs w:val="22"/>
          <w:lang w:val="en-GB"/>
        </w:rPr>
        <w:t xml:space="preserve">All works and materials will comply with all relevant GOST / SNiP requirements by the application of ASME codes and standards as listed in this specification. </w:t>
      </w:r>
    </w:p>
    <w:p w14:paraId="1412A910"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 xml:space="preserve">Where a GOST or SNiP specifies a requirement which is at variance with this specification the most stringent requirement shall apply. </w:t>
      </w:r>
    </w:p>
    <w:p w14:paraId="2AEC76A6"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 xml:space="preserve">Where no acceptable GOST’s or SNiP’s Codes and Standards are available, equivalent internationally recognized codes and standards may be proposed by Contractor / Supplier for Purchaser acceptance. </w:t>
      </w:r>
    </w:p>
    <w:p w14:paraId="4C907BBF"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 xml:space="preserve">Reference shall be made, but not limited to the following documents which are </w:t>
      </w:r>
      <w:r>
        <w:rPr>
          <w:color w:val="auto"/>
          <w:lang w:val="en-GB"/>
        </w:rPr>
        <w:t xml:space="preserve">   </w:t>
      </w:r>
      <w:r w:rsidRPr="00981FDE">
        <w:rPr>
          <w:color w:val="auto"/>
          <w:lang w:val="en-GB"/>
        </w:rPr>
        <w:t>considered part of this specification.</w:t>
      </w:r>
    </w:p>
    <w:p w14:paraId="5DE82620"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Edition used should be that in effect at Contract award - The edition being used should be documented at that point.</w:t>
      </w:r>
    </w:p>
    <w:p w14:paraId="2E0B8E5D"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Design, construction, and general project requirements shall comply with the following Purchaser and Project specifications, Codes, Standards, and Regulations applicable in the country where the Project is located:</w:t>
      </w:r>
    </w:p>
    <w:p w14:paraId="0C615F7A" w14:textId="77777777" w:rsidR="007738DF" w:rsidRPr="00981FDE" w:rsidRDefault="007738DF" w:rsidP="0091497F">
      <w:pPr>
        <w:pStyle w:val="Heading2"/>
        <w:numPr>
          <w:ilvl w:val="1"/>
          <w:numId w:val="129"/>
        </w:numPr>
        <w:ind w:left="851" w:hanging="709"/>
        <w:rPr>
          <w:lang w:val="en-GB"/>
        </w:rPr>
      </w:pPr>
      <w:bookmarkStart w:id="2666" w:name="_Toc314929808"/>
      <w:bookmarkStart w:id="2667" w:name="_Toc393266181"/>
      <w:bookmarkStart w:id="2668" w:name="_Toc182313252"/>
      <w:r w:rsidRPr="00981FDE">
        <w:rPr>
          <w:lang w:val="en-GB"/>
        </w:rPr>
        <w:t>Engineering and Purchase Specifications</w:t>
      </w:r>
      <w:bookmarkEnd w:id="2666"/>
      <w:bookmarkEnd w:id="2667"/>
      <w:bookmarkEnd w:id="2668"/>
    </w:p>
    <w:p w14:paraId="0E988F0F"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A-ST-2005</w:t>
      </w:r>
      <w:r>
        <w:rPr>
          <w:color w:val="auto"/>
          <w:lang w:val="en-GB"/>
        </w:rPr>
        <w:tab/>
      </w:r>
      <w:r w:rsidRPr="001B5C37">
        <w:rPr>
          <w:color w:val="auto"/>
          <w:lang w:val="en-GB"/>
        </w:rPr>
        <w:t xml:space="preserve">Galvanising </w:t>
      </w:r>
    </w:p>
    <w:p w14:paraId="0DB4EDB9"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 xml:space="preserve">COM-SU-4743-TCO     External Coatings </w:t>
      </w:r>
    </w:p>
    <w:p w14:paraId="71107951"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 xml:space="preserve">COM-SU-5191-TCO     Coating Systems </w:t>
      </w:r>
    </w:p>
    <w:p w14:paraId="200B1196" w14:textId="77777777" w:rsidR="007738DF" w:rsidRDefault="007738DF" w:rsidP="007738DF">
      <w:pPr>
        <w:pStyle w:val="Reference"/>
        <w:tabs>
          <w:tab w:val="clear" w:pos="2680"/>
          <w:tab w:val="left" w:pos="2880"/>
        </w:tabs>
        <w:ind w:left="2880" w:hanging="2160"/>
        <w:rPr>
          <w:color w:val="auto"/>
          <w:lang w:val="en-GB"/>
        </w:rPr>
      </w:pPr>
      <w:r w:rsidRPr="001B5C37">
        <w:rPr>
          <w:color w:val="auto"/>
          <w:lang w:val="en-GB"/>
        </w:rPr>
        <w:t xml:space="preserve">CPM-PU-5074-TCO      Positive Material Identification Program for Source PMI </w:t>
      </w:r>
    </w:p>
    <w:p w14:paraId="63AE7664" w14:textId="17994144" w:rsidR="007738DF" w:rsidRPr="001B5C37" w:rsidRDefault="007738DF" w:rsidP="007738DF">
      <w:pPr>
        <w:pStyle w:val="Reference"/>
        <w:tabs>
          <w:tab w:val="clear" w:pos="2680"/>
          <w:tab w:val="left" w:pos="2880"/>
        </w:tabs>
        <w:ind w:left="2880" w:hanging="2160"/>
        <w:rPr>
          <w:b/>
          <w:bCs/>
          <w:color w:val="auto"/>
          <w:lang w:val="en-GB"/>
        </w:rPr>
      </w:pPr>
      <w:del w:id="2669" w:author="Olzhasbek Zhunisbayev" w:date="2023-10-06T16:00:00Z">
        <w:r w:rsidRPr="001B5C37" w:rsidDel="004D5A1F">
          <w:rPr>
            <w:color w:val="auto"/>
            <w:lang w:val="en-GB"/>
          </w:rPr>
          <w:delText>GEN</w:delText>
        </w:r>
      </w:del>
      <w:ins w:id="2670" w:author="Olzhasbek Zhunisbayev" w:date="2023-10-06T16:00:00Z">
        <w:r w:rsidR="004D5A1F">
          <w:rPr>
            <w:color w:val="auto"/>
            <w:lang w:val="en-GB"/>
          </w:rPr>
          <w:t>PIM</w:t>
        </w:r>
      </w:ins>
      <w:r w:rsidRPr="001B5C37">
        <w:rPr>
          <w:color w:val="auto"/>
          <w:lang w:val="en-GB"/>
        </w:rPr>
        <w:t>-SU-5209-TCO</w:t>
      </w:r>
      <w:r>
        <w:rPr>
          <w:color w:val="auto"/>
          <w:lang w:val="en-GB"/>
        </w:rPr>
        <w:tab/>
      </w:r>
      <w:r w:rsidRPr="001B5C37">
        <w:rPr>
          <w:color w:val="auto"/>
          <w:lang w:val="en-GB"/>
        </w:rPr>
        <w:t xml:space="preserve">Flange Gaskets and Bolting </w:t>
      </w:r>
    </w:p>
    <w:p w14:paraId="3700BE6F"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IRM-SU-1381-TCO</w:t>
      </w:r>
      <w:r>
        <w:rPr>
          <w:color w:val="auto"/>
          <w:lang w:val="en-GB"/>
        </w:rPr>
        <w:tab/>
      </w:r>
      <w:r w:rsidRPr="001B5C37">
        <w:rPr>
          <w:color w:val="auto"/>
          <w:lang w:val="en-GB"/>
        </w:rPr>
        <w:t xml:space="preserve">Thermal Insulation for Hot Lines, Vessels and Exchangers </w:t>
      </w:r>
    </w:p>
    <w:p w14:paraId="32967594"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IRM-SU-2634-TCO</w:t>
      </w:r>
      <w:r>
        <w:rPr>
          <w:color w:val="auto"/>
          <w:lang w:val="en-GB"/>
        </w:rPr>
        <w:tab/>
      </w:r>
      <w:r w:rsidRPr="001B5C37">
        <w:rPr>
          <w:color w:val="auto"/>
          <w:lang w:val="en-GB"/>
        </w:rPr>
        <w:t xml:space="preserve">Thermal Insulation for Cold Lines, Vessels and Exchangers </w:t>
      </w:r>
    </w:p>
    <w:p w14:paraId="51296CA8"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IRM-SU-3865-TCO</w:t>
      </w:r>
      <w:r>
        <w:rPr>
          <w:color w:val="auto"/>
          <w:lang w:val="en-GB"/>
        </w:rPr>
        <w:tab/>
      </w:r>
      <w:r w:rsidRPr="001B5C37">
        <w:rPr>
          <w:color w:val="auto"/>
          <w:lang w:val="en-GB"/>
        </w:rPr>
        <w:t xml:space="preserve">Thermal Insulation for Hot Storage Tanks </w:t>
      </w:r>
    </w:p>
    <w:p w14:paraId="3D3A4438"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L-ST-2005</w:t>
      </w:r>
      <w:r>
        <w:rPr>
          <w:color w:val="auto"/>
          <w:lang w:val="en-GB"/>
        </w:rPr>
        <w:tab/>
      </w:r>
      <w:r w:rsidRPr="001B5C37">
        <w:rPr>
          <w:color w:val="auto"/>
          <w:lang w:val="en-GB"/>
        </w:rPr>
        <w:t xml:space="preserve">Layout &amp; Piping for Mech. Packages  </w:t>
      </w:r>
    </w:p>
    <w:p w14:paraId="7F57F45A"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L-ST-2006</w:t>
      </w:r>
      <w:r>
        <w:rPr>
          <w:color w:val="auto"/>
          <w:lang w:val="en-GB"/>
        </w:rPr>
        <w:tab/>
      </w:r>
      <w:r w:rsidRPr="001B5C37">
        <w:rPr>
          <w:color w:val="auto"/>
          <w:lang w:val="en-GB"/>
        </w:rPr>
        <w:t xml:space="preserve">Colour Coding &amp; Material Traceability </w:t>
      </w:r>
    </w:p>
    <w:p w14:paraId="6C4622FE"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L-ST-2009</w:t>
      </w:r>
      <w:r>
        <w:rPr>
          <w:color w:val="auto"/>
          <w:lang w:val="en-GB"/>
        </w:rPr>
        <w:tab/>
      </w:r>
      <w:r w:rsidRPr="001B5C37">
        <w:rPr>
          <w:color w:val="auto"/>
          <w:lang w:val="en-GB"/>
        </w:rPr>
        <w:t xml:space="preserve">Purchase requirements for Pipe and Fittings and Flanges </w:t>
      </w:r>
    </w:p>
    <w:p w14:paraId="59B965AE" w14:textId="77777777" w:rsidR="007738DF" w:rsidRPr="00866348" w:rsidRDefault="007738DF" w:rsidP="007738DF">
      <w:pPr>
        <w:pStyle w:val="Reference"/>
        <w:rPr>
          <w:lang w:val="en-GB"/>
        </w:rPr>
      </w:pPr>
      <w:r w:rsidRPr="00866348">
        <w:rPr>
          <w:lang w:val="en-GB"/>
        </w:rPr>
        <w:t xml:space="preserve">L-ST-2025 </w:t>
      </w:r>
      <w:r w:rsidRPr="00866348">
        <w:rPr>
          <w:lang w:val="en-GB"/>
        </w:rPr>
        <w:tab/>
      </w:r>
      <w:r w:rsidRPr="004C2C41">
        <w:tab/>
      </w:r>
      <w:r w:rsidRPr="00866348">
        <w:rPr>
          <w:lang w:val="en-GB"/>
        </w:rPr>
        <w:t xml:space="preserve">Piping Standard Details </w:t>
      </w:r>
    </w:p>
    <w:p w14:paraId="387EA458"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L-ST-2030</w:t>
      </w:r>
      <w:r>
        <w:rPr>
          <w:color w:val="auto"/>
          <w:lang w:val="en-GB"/>
        </w:rPr>
        <w:tab/>
      </w:r>
      <w:r w:rsidRPr="001B5C37">
        <w:rPr>
          <w:color w:val="auto"/>
          <w:lang w:val="en-GB"/>
        </w:rPr>
        <w:t xml:space="preserve">Purchase Requirements for Bolting </w:t>
      </w:r>
    </w:p>
    <w:p w14:paraId="6D739F87"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L-ST-2048</w:t>
      </w:r>
      <w:r>
        <w:rPr>
          <w:color w:val="auto"/>
          <w:lang w:val="en-GB"/>
        </w:rPr>
        <w:tab/>
      </w:r>
      <w:r w:rsidRPr="001B5C37">
        <w:rPr>
          <w:color w:val="auto"/>
          <w:lang w:val="en-GB"/>
        </w:rPr>
        <w:t xml:space="preserve">Purchase Requirements for Special Pipe Supports </w:t>
      </w:r>
    </w:p>
    <w:p w14:paraId="07BBFCE6"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L-ST-2055</w:t>
      </w:r>
      <w:r>
        <w:rPr>
          <w:color w:val="auto"/>
          <w:lang w:val="en-GB"/>
        </w:rPr>
        <w:tab/>
      </w:r>
      <w:r w:rsidRPr="001B5C37">
        <w:rPr>
          <w:color w:val="auto"/>
          <w:lang w:val="en-GB"/>
        </w:rPr>
        <w:t xml:space="preserve">Vent, Drain and Instrument Connection Details. </w:t>
      </w:r>
    </w:p>
    <w:p w14:paraId="51E1CAF6" w14:textId="304E52F0"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L-ST-2056</w:t>
      </w:r>
      <w:r>
        <w:rPr>
          <w:color w:val="auto"/>
          <w:lang w:val="en-GB"/>
        </w:rPr>
        <w:tab/>
      </w:r>
      <w:r w:rsidR="009929FF">
        <w:rPr>
          <w:color w:val="auto"/>
          <w:lang w:val="en-GB"/>
        </w:rPr>
        <w:t xml:space="preserve">Detailed </w:t>
      </w:r>
      <w:r w:rsidRPr="001B5C37">
        <w:rPr>
          <w:color w:val="auto"/>
          <w:lang w:val="en-GB"/>
        </w:rPr>
        <w:t xml:space="preserve">Piping Line Class </w:t>
      </w:r>
      <w:r w:rsidR="009929FF">
        <w:rPr>
          <w:color w:val="auto"/>
          <w:lang w:val="en-GB"/>
        </w:rPr>
        <w:t>Specifications</w:t>
      </w:r>
    </w:p>
    <w:p w14:paraId="5E341D2D"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PIM-DU-5093-TCO</w:t>
      </w:r>
      <w:r>
        <w:rPr>
          <w:color w:val="auto"/>
          <w:lang w:val="en-GB"/>
        </w:rPr>
        <w:tab/>
      </w:r>
      <w:r w:rsidRPr="001B5C37">
        <w:rPr>
          <w:color w:val="auto"/>
          <w:lang w:val="en-GB"/>
        </w:rPr>
        <w:t xml:space="preserve">Process Unit and Offsite Layout </w:t>
      </w:r>
    </w:p>
    <w:p w14:paraId="10503113"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PIM-DU-5138-TCO</w:t>
      </w:r>
      <w:r>
        <w:rPr>
          <w:color w:val="auto"/>
          <w:lang w:val="en-GB"/>
        </w:rPr>
        <w:tab/>
      </w:r>
      <w:r w:rsidRPr="001B5C37">
        <w:rPr>
          <w:color w:val="auto"/>
          <w:lang w:val="en-GB"/>
        </w:rPr>
        <w:t xml:space="preserve">Piping Design </w:t>
      </w:r>
    </w:p>
    <w:p w14:paraId="6F7764B1"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PIM-DU-5155-TCO</w:t>
      </w:r>
      <w:r>
        <w:rPr>
          <w:color w:val="auto"/>
          <w:lang w:val="en-GB"/>
        </w:rPr>
        <w:tab/>
      </w:r>
      <w:r w:rsidRPr="00EF5FF9">
        <w:rPr>
          <w:color w:val="auto"/>
          <w:lang w:val="en-GB"/>
        </w:rPr>
        <w:t>Piping Flexibility and Stress Analysis</w:t>
      </w:r>
    </w:p>
    <w:p w14:paraId="525EBC62"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PIM-PU-5124-TCO</w:t>
      </w:r>
      <w:r>
        <w:rPr>
          <w:color w:val="auto"/>
          <w:lang w:val="en-GB"/>
        </w:rPr>
        <w:tab/>
      </w:r>
      <w:r w:rsidRPr="001B5C37">
        <w:rPr>
          <w:color w:val="auto"/>
          <w:lang w:val="en-GB"/>
        </w:rPr>
        <w:t xml:space="preserve">Installation of Underground HDPE Firewater Lines </w:t>
      </w:r>
    </w:p>
    <w:p w14:paraId="176DCC9A" w14:textId="6366B148"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PIM-S</w:t>
      </w:r>
      <w:r w:rsidRPr="00981FDE">
        <w:rPr>
          <w:color w:val="auto"/>
          <w:lang w:val="en-GB"/>
        </w:rPr>
        <w:t>U</w:t>
      </w:r>
      <w:r w:rsidRPr="001B5C37">
        <w:rPr>
          <w:color w:val="auto"/>
          <w:lang w:val="en-GB"/>
        </w:rPr>
        <w:t>-2505-TCO</w:t>
      </w:r>
      <w:r>
        <w:rPr>
          <w:color w:val="auto"/>
          <w:lang w:val="en-GB"/>
        </w:rPr>
        <w:tab/>
      </w:r>
      <w:del w:id="2671" w:author="Zhunisbayev, Olzhasbek [Bolashak Atyrau Limited]" w:date="2023-09-10T15:56:00Z">
        <w:r w:rsidRPr="001B5C37" w:rsidDel="00DF1507">
          <w:rPr>
            <w:color w:val="auto"/>
            <w:lang w:val="en-GB"/>
          </w:rPr>
          <w:delText xml:space="preserve">Carbon Steel </w:delText>
        </w:r>
      </w:del>
      <w:r w:rsidRPr="001B5C37">
        <w:rPr>
          <w:color w:val="auto"/>
          <w:lang w:val="en-GB"/>
        </w:rPr>
        <w:t xml:space="preserve">Piping Fabrication </w:t>
      </w:r>
    </w:p>
    <w:p w14:paraId="6A4EF0FB" w14:textId="610314D6" w:rsidR="007738DF" w:rsidRPr="001B5C37" w:rsidDel="00D648F7" w:rsidRDefault="007738DF" w:rsidP="007738DF">
      <w:pPr>
        <w:pStyle w:val="Reference"/>
        <w:tabs>
          <w:tab w:val="clear" w:pos="2680"/>
          <w:tab w:val="left" w:pos="2880"/>
        </w:tabs>
        <w:ind w:left="2880" w:hanging="2160"/>
        <w:rPr>
          <w:del w:id="2672" w:author="Zhunisbayev, Olzhasbek A [Bolashak Atyrau Limited]" w:date="2022-06-07T15:45:00Z"/>
          <w:b/>
          <w:bCs/>
          <w:color w:val="auto"/>
          <w:lang w:val="en-GB"/>
        </w:rPr>
      </w:pPr>
      <w:del w:id="2673" w:author="Zhunisbayev, Olzhasbek A [Bolashak Atyrau Limited]" w:date="2022-06-07T15:45:00Z">
        <w:r w:rsidRPr="001B5C37" w:rsidDel="00D648F7">
          <w:rPr>
            <w:color w:val="auto"/>
            <w:lang w:val="en-GB"/>
          </w:rPr>
          <w:delText>PIM-S</w:delText>
        </w:r>
        <w:r w:rsidRPr="00981FDE" w:rsidDel="00D648F7">
          <w:rPr>
            <w:color w:val="auto"/>
            <w:lang w:val="en-GB"/>
          </w:rPr>
          <w:delText>U</w:delText>
        </w:r>
        <w:r w:rsidRPr="001B5C37" w:rsidDel="00D648F7">
          <w:rPr>
            <w:color w:val="auto"/>
            <w:lang w:val="en-GB"/>
          </w:rPr>
          <w:delText>-4770-TCO</w:delText>
        </w:r>
        <w:r w:rsidDel="00D648F7">
          <w:rPr>
            <w:color w:val="auto"/>
            <w:lang w:val="en-GB"/>
          </w:rPr>
          <w:tab/>
        </w:r>
        <w:r w:rsidRPr="001B5C37" w:rsidDel="00D648F7">
          <w:rPr>
            <w:color w:val="auto"/>
            <w:lang w:val="en-GB"/>
          </w:rPr>
          <w:delText xml:space="preserve">Stainless Steel Piping Fabrication </w:delText>
        </w:r>
      </w:del>
    </w:p>
    <w:p w14:paraId="717FC07F" w14:textId="2ED37BA2" w:rsidR="007738DF" w:rsidRPr="00981FDE" w:rsidDel="00D648F7" w:rsidRDefault="007738DF" w:rsidP="007738DF">
      <w:pPr>
        <w:pStyle w:val="Reference"/>
        <w:tabs>
          <w:tab w:val="clear" w:pos="2680"/>
          <w:tab w:val="left" w:pos="2880"/>
        </w:tabs>
        <w:ind w:left="2880" w:hanging="2160"/>
        <w:rPr>
          <w:del w:id="2674" w:author="Zhunisbayev, Olzhasbek A [Bolashak Atyrau Limited]" w:date="2022-06-07T15:45:00Z"/>
          <w:color w:val="auto"/>
          <w:lang w:val="en-GB"/>
        </w:rPr>
      </w:pPr>
      <w:del w:id="2675" w:author="Zhunisbayev, Olzhasbek A [Bolashak Atyrau Limited]" w:date="2022-06-07T15:45:00Z">
        <w:r w:rsidRPr="00981FDE" w:rsidDel="00D648F7">
          <w:rPr>
            <w:color w:val="auto"/>
            <w:lang w:val="en-GB"/>
          </w:rPr>
          <w:delText>PIM-SU-4772-TCO</w:delText>
        </w:r>
        <w:r w:rsidDel="00D648F7">
          <w:rPr>
            <w:color w:val="auto"/>
            <w:lang w:val="en-GB"/>
          </w:rPr>
          <w:tab/>
        </w:r>
        <w:r w:rsidRPr="00981FDE" w:rsidDel="00D648F7">
          <w:rPr>
            <w:color w:val="auto"/>
            <w:lang w:val="en-GB"/>
          </w:rPr>
          <w:delText>Low Alloy Steel Piping Fabrication</w:delText>
        </w:r>
      </w:del>
    </w:p>
    <w:p w14:paraId="4D08B6E1"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PIM-SU-2411-TCO</w:t>
      </w:r>
      <w:r>
        <w:rPr>
          <w:color w:val="auto"/>
          <w:lang w:val="en-GB"/>
        </w:rPr>
        <w:tab/>
      </w:r>
      <w:r w:rsidRPr="001B5C37">
        <w:rPr>
          <w:color w:val="auto"/>
          <w:lang w:val="en-GB"/>
        </w:rPr>
        <w:t xml:space="preserve">Descaling and Cleaning </w:t>
      </w:r>
      <w:r>
        <w:rPr>
          <w:color w:val="auto"/>
          <w:lang w:val="en-GB"/>
        </w:rPr>
        <w:t xml:space="preserve">of </w:t>
      </w:r>
      <w:r w:rsidRPr="001B5C37">
        <w:rPr>
          <w:color w:val="auto"/>
          <w:lang w:val="en-GB"/>
        </w:rPr>
        <w:t xml:space="preserve">Steel Piping </w:t>
      </w:r>
    </w:p>
    <w:p w14:paraId="625CC18F"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lastRenderedPageBreak/>
        <w:t>PIM-SU-3541-TCO</w:t>
      </w:r>
      <w:r>
        <w:rPr>
          <w:color w:val="auto"/>
          <w:lang w:val="en-GB"/>
        </w:rPr>
        <w:tab/>
      </w:r>
      <w:r w:rsidRPr="001B5C37">
        <w:rPr>
          <w:color w:val="auto"/>
          <w:lang w:val="en-GB"/>
        </w:rPr>
        <w:t xml:space="preserve">Hydrotesting of Onshore Piping Systems </w:t>
      </w:r>
    </w:p>
    <w:p w14:paraId="1B7A7367"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PIM-SU-5104-TCO</w:t>
      </w:r>
      <w:r>
        <w:rPr>
          <w:color w:val="auto"/>
          <w:lang w:val="en-GB"/>
        </w:rPr>
        <w:tab/>
      </w:r>
      <w:r w:rsidRPr="001B5C37">
        <w:rPr>
          <w:color w:val="auto"/>
          <w:lang w:val="en-GB"/>
        </w:rPr>
        <w:t xml:space="preserve">Valves Purchase </w:t>
      </w:r>
    </w:p>
    <w:p w14:paraId="43A9F1D6" w14:textId="77777777" w:rsidR="007738DF" w:rsidRPr="001B5C37" w:rsidRDefault="007738DF" w:rsidP="007738DF">
      <w:pPr>
        <w:pStyle w:val="Reference"/>
        <w:tabs>
          <w:tab w:val="clear" w:pos="2680"/>
          <w:tab w:val="left" w:pos="2880"/>
        </w:tabs>
        <w:ind w:left="2880" w:hanging="2160"/>
        <w:rPr>
          <w:b/>
          <w:bCs/>
          <w:color w:val="auto"/>
        </w:rPr>
      </w:pPr>
      <w:r w:rsidRPr="001B5C37">
        <w:rPr>
          <w:color w:val="auto"/>
          <w:lang w:val="en-GB"/>
        </w:rPr>
        <w:t>PIM-SU-5153-TCO</w:t>
      </w:r>
      <w:r>
        <w:rPr>
          <w:color w:val="auto"/>
          <w:lang w:val="en-GB"/>
        </w:rPr>
        <w:tab/>
      </w:r>
      <w:r>
        <w:t>Design</w:t>
      </w:r>
      <w:r w:rsidRPr="006C04BB">
        <w:t xml:space="preserve"> </w:t>
      </w:r>
      <w:r>
        <w:t>of</w:t>
      </w:r>
      <w:r w:rsidRPr="006C04BB">
        <w:t xml:space="preserve"> </w:t>
      </w:r>
      <w:r>
        <w:t>Pipe</w:t>
      </w:r>
      <w:r w:rsidRPr="006C04BB">
        <w:t xml:space="preserve"> </w:t>
      </w:r>
      <w:r>
        <w:t>Supports</w:t>
      </w:r>
    </w:p>
    <w:p w14:paraId="69AF7A27" w14:textId="77777777" w:rsidR="007738DF" w:rsidRPr="001B5C37" w:rsidRDefault="007738DF" w:rsidP="007738DF">
      <w:pPr>
        <w:pStyle w:val="Reference"/>
        <w:tabs>
          <w:tab w:val="clear" w:pos="2680"/>
          <w:tab w:val="left" w:pos="2880"/>
        </w:tabs>
        <w:ind w:left="2880" w:hanging="2160"/>
        <w:rPr>
          <w:b/>
          <w:bCs/>
          <w:color w:val="auto"/>
          <w:lang w:val="en-GB"/>
        </w:rPr>
      </w:pPr>
      <w:r w:rsidRPr="001B5C37">
        <w:rPr>
          <w:color w:val="auto"/>
          <w:lang w:val="en-GB"/>
        </w:rPr>
        <w:t>PPL-SU-4737-TCO</w:t>
      </w:r>
      <w:r>
        <w:rPr>
          <w:color w:val="auto"/>
          <w:lang w:val="en-GB"/>
        </w:rPr>
        <w:tab/>
      </w:r>
      <w:r w:rsidRPr="001B5C37">
        <w:rPr>
          <w:color w:val="auto"/>
          <w:lang w:val="en-GB"/>
        </w:rPr>
        <w:t xml:space="preserve">Induction Bending </w:t>
      </w:r>
    </w:p>
    <w:p w14:paraId="0BEE1B17" w14:textId="77777777" w:rsidR="007738DF" w:rsidRDefault="007738DF" w:rsidP="007738DF">
      <w:pPr>
        <w:pStyle w:val="Reference"/>
        <w:tabs>
          <w:tab w:val="clear" w:pos="2680"/>
          <w:tab w:val="left" w:pos="2880"/>
        </w:tabs>
        <w:ind w:left="2880" w:hanging="2160"/>
        <w:rPr>
          <w:color w:val="auto"/>
          <w:lang w:val="en-GB"/>
        </w:rPr>
      </w:pPr>
      <w:r>
        <w:rPr>
          <w:color w:val="auto"/>
          <w:lang w:val="en-GB"/>
        </w:rPr>
        <w:t>SID-SU-5106-TCO</w:t>
      </w:r>
      <w:r>
        <w:rPr>
          <w:color w:val="auto"/>
          <w:lang w:val="en-GB"/>
        </w:rPr>
        <w:tab/>
        <w:t>Safety in Design Specification</w:t>
      </w:r>
    </w:p>
    <w:p w14:paraId="4891EA91" w14:textId="77777777" w:rsidR="007738DF" w:rsidRPr="00E33CB1" w:rsidRDefault="007738DF" w:rsidP="007738DF">
      <w:pPr>
        <w:pStyle w:val="Reference"/>
        <w:tabs>
          <w:tab w:val="clear" w:pos="2680"/>
          <w:tab w:val="left" w:pos="2880"/>
        </w:tabs>
        <w:ind w:left="2880" w:hanging="2160"/>
        <w:rPr>
          <w:color w:val="auto"/>
          <w:lang w:val="en-GB"/>
        </w:rPr>
      </w:pPr>
      <w:r w:rsidRPr="001B5C37">
        <w:rPr>
          <w:color w:val="auto"/>
          <w:lang w:val="en-GB"/>
        </w:rPr>
        <w:t>W-ST-2025</w:t>
      </w:r>
      <w:r>
        <w:rPr>
          <w:color w:val="auto"/>
          <w:lang w:val="en-GB"/>
        </w:rPr>
        <w:tab/>
      </w:r>
      <w:r w:rsidRPr="001B5C37">
        <w:rPr>
          <w:color w:val="auto"/>
          <w:lang w:val="en-GB"/>
        </w:rPr>
        <w:t>Process Plant Piping Welding &amp; PWHT</w:t>
      </w:r>
    </w:p>
    <w:p w14:paraId="20E092C5" w14:textId="77777777" w:rsidR="007738DF" w:rsidRPr="00981FDE" w:rsidRDefault="007738DF" w:rsidP="0091497F">
      <w:pPr>
        <w:pStyle w:val="Heading2"/>
        <w:numPr>
          <w:ilvl w:val="1"/>
          <w:numId w:val="129"/>
        </w:numPr>
        <w:ind w:left="851" w:hanging="709"/>
        <w:rPr>
          <w:lang w:val="en-GB"/>
        </w:rPr>
      </w:pPr>
      <w:bookmarkStart w:id="2676" w:name="_Toc310942492"/>
      <w:bookmarkStart w:id="2677" w:name="_Toc314929809"/>
      <w:bookmarkStart w:id="2678" w:name="_Toc393266182"/>
      <w:bookmarkStart w:id="2679" w:name="_Toc182313253"/>
      <w:r w:rsidRPr="00981FDE">
        <w:rPr>
          <w:lang w:val="en-GB"/>
        </w:rPr>
        <w:t>Industry Codes and Standards</w:t>
      </w:r>
      <w:bookmarkEnd w:id="2676"/>
      <w:bookmarkEnd w:id="2677"/>
      <w:bookmarkEnd w:id="2678"/>
      <w:bookmarkEnd w:id="2679"/>
    </w:p>
    <w:p w14:paraId="626B5E17" w14:textId="77777777" w:rsidR="007738DF" w:rsidRPr="00981FDE" w:rsidRDefault="007738DF" w:rsidP="007738DF">
      <w:pPr>
        <w:pStyle w:val="Text1Bold"/>
        <w:rPr>
          <w:color w:val="auto"/>
          <w:lang w:val="en-GB"/>
        </w:rPr>
      </w:pPr>
      <w:r w:rsidRPr="00981FDE">
        <w:rPr>
          <w:color w:val="auto"/>
          <w:lang w:val="en-GB"/>
        </w:rPr>
        <w:t>American Petroleum Institute (API)</w:t>
      </w:r>
    </w:p>
    <w:p w14:paraId="4C057FFB" w14:textId="4EDCFC9E" w:rsidR="007738DF" w:rsidRPr="00981FDE" w:rsidRDefault="007738DF" w:rsidP="007738DF">
      <w:pPr>
        <w:pStyle w:val="Reference"/>
        <w:rPr>
          <w:color w:val="auto"/>
          <w:lang w:val="en-GB"/>
        </w:rPr>
      </w:pPr>
      <w:r w:rsidRPr="00981FDE">
        <w:rPr>
          <w:color w:val="auto"/>
          <w:lang w:val="en-GB"/>
        </w:rPr>
        <w:t>API 594</w:t>
      </w:r>
      <w:r w:rsidRPr="00981FDE">
        <w:rPr>
          <w:color w:val="auto"/>
          <w:lang w:val="en-GB"/>
        </w:rPr>
        <w:tab/>
        <w:t>Check Valves, Flanged, Lug, Wafer and Butt-welding</w:t>
      </w:r>
    </w:p>
    <w:p w14:paraId="0A0BA20B" w14:textId="77777777" w:rsidR="007738DF" w:rsidRPr="00981FDE" w:rsidRDefault="007738DF" w:rsidP="007738DF">
      <w:pPr>
        <w:pStyle w:val="Reference"/>
        <w:rPr>
          <w:color w:val="auto"/>
          <w:lang w:val="en-GB"/>
        </w:rPr>
      </w:pPr>
      <w:r w:rsidRPr="00981FDE">
        <w:rPr>
          <w:color w:val="auto"/>
          <w:lang w:val="en-GB"/>
        </w:rPr>
        <w:t>API 598</w:t>
      </w:r>
      <w:r w:rsidRPr="00981FDE">
        <w:rPr>
          <w:color w:val="auto"/>
          <w:lang w:val="en-GB"/>
        </w:rPr>
        <w:tab/>
        <w:t>Valve Inspection and Test</w:t>
      </w:r>
    </w:p>
    <w:p w14:paraId="7B543C03" w14:textId="77777777" w:rsidR="007738DF" w:rsidRPr="00981FDE" w:rsidRDefault="007738DF" w:rsidP="007738DF">
      <w:pPr>
        <w:pStyle w:val="Reference"/>
        <w:rPr>
          <w:color w:val="auto"/>
          <w:lang w:val="en-GB"/>
        </w:rPr>
      </w:pPr>
      <w:r w:rsidRPr="00981FDE">
        <w:rPr>
          <w:color w:val="auto"/>
          <w:lang w:val="en-GB"/>
        </w:rPr>
        <w:t>API 599</w:t>
      </w:r>
      <w:r w:rsidRPr="00981FDE">
        <w:rPr>
          <w:color w:val="auto"/>
          <w:lang w:val="en-GB"/>
        </w:rPr>
        <w:tab/>
        <w:t>Steel and Ductile Iron Plug Valves</w:t>
      </w:r>
    </w:p>
    <w:p w14:paraId="698F2BE2" w14:textId="77777777" w:rsidR="007738DF" w:rsidRPr="00981FDE" w:rsidRDefault="007738DF" w:rsidP="007738DF">
      <w:pPr>
        <w:pStyle w:val="Reference"/>
        <w:rPr>
          <w:color w:val="auto"/>
          <w:lang w:val="en-GB"/>
        </w:rPr>
      </w:pPr>
      <w:r w:rsidRPr="00981FDE">
        <w:rPr>
          <w:color w:val="auto"/>
        </w:rPr>
        <w:t>API 5L                        Specification for Line Pipe</w:t>
      </w:r>
    </w:p>
    <w:p w14:paraId="3493736A" w14:textId="77777777" w:rsidR="007738DF" w:rsidRPr="00981FDE" w:rsidRDefault="007738DF" w:rsidP="007738DF">
      <w:pPr>
        <w:pStyle w:val="Reference"/>
        <w:rPr>
          <w:color w:val="auto"/>
          <w:lang w:val="en-GB"/>
        </w:rPr>
      </w:pPr>
      <w:r w:rsidRPr="00981FDE">
        <w:rPr>
          <w:color w:val="auto"/>
          <w:lang w:val="en-GB"/>
        </w:rPr>
        <w:t>API 600</w:t>
      </w:r>
      <w:r w:rsidRPr="00981FDE">
        <w:rPr>
          <w:color w:val="auto"/>
          <w:lang w:val="en-GB"/>
        </w:rPr>
        <w:tab/>
        <w:t>Bolted Bonnet Steel Gate Valve for Petroleum and Natural Gas Industries</w:t>
      </w:r>
    </w:p>
    <w:p w14:paraId="17BF7C15" w14:textId="77777777" w:rsidR="007738DF" w:rsidRPr="00981FDE" w:rsidRDefault="007738DF" w:rsidP="007738DF">
      <w:pPr>
        <w:pStyle w:val="Reference"/>
        <w:rPr>
          <w:color w:val="auto"/>
          <w:lang w:val="en-GB"/>
        </w:rPr>
      </w:pPr>
      <w:r w:rsidRPr="00981FDE">
        <w:rPr>
          <w:color w:val="auto"/>
          <w:lang w:val="en-GB"/>
        </w:rPr>
        <w:t>API 602</w:t>
      </w:r>
      <w:r w:rsidRPr="00981FDE">
        <w:rPr>
          <w:color w:val="auto"/>
          <w:lang w:val="en-GB"/>
        </w:rPr>
        <w:tab/>
        <w:t>Steel Gate, Globe and Check Valves for Sizes NPS 4 and Smaller for Petroleum and Natural Gas Industries</w:t>
      </w:r>
    </w:p>
    <w:p w14:paraId="2807EB8D" w14:textId="77777777" w:rsidR="007738DF" w:rsidRPr="00981FDE" w:rsidRDefault="007738DF" w:rsidP="007738DF">
      <w:pPr>
        <w:pStyle w:val="Reference"/>
        <w:rPr>
          <w:color w:val="auto"/>
          <w:lang w:val="en-GB"/>
        </w:rPr>
      </w:pPr>
      <w:r w:rsidRPr="00981FDE">
        <w:rPr>
          <w:color w:val="auto"/>
          <w:lang w:val="en-GB"/>
        </w:rPr>
        <w:t>API 603</w:t>
      </w:r>
      <w:r w:rsidRPr="00981FDE">
        <w:rPr>
          <w:color w:val="auto"/>
          <w:lang w:val="en-GB"/>
        </w:rPr>
        <w:tab/>
        <w:t>Corrosion Resistant Bolted Bonnet Gate Valves</w:t>
      </w:r>
    </w:p>
    <w:p w14:paraId="52E4435C" w14:textId="77777777" w:rsidR="007738DF" w:rsidRPr="00981FDE" w:rsidRDefault="007738DF" w:rsidP="007738DF">
      <w:pPr>
        <w:pStyle w:val="Reference"/>
        <w:rPr>
          <w:color w:val="auto"/>
          <w:lang w:val="en-GB"/>
        </w:rPr>
      </w:pPr>
      <w:r w:rsidRPr="00981FDE">
        <w:rPr>
          <w:color w:val="auto"/>
          <w:lang w:val="en-GB"/>
        </w:rPr>
        <w:t>API 608</w:t>
      </w:r>
      <w:r w:rsidRPr="00981FDE">
        <w:rPr>
          <w:color w:val="auto"/>
          <w:lang w:val="en-GB"/>
        </w:rPr>
        <w:tab/>
        <w:t>Metal Ball Valves - Flanged, Threaded, and Welding End</w:t>
      </w:r>
    </w:p>
    <w:p w14:paraId="19F8F0AC" w14:textId="77777777" w:rsidR="007738DF" w:rsidRPr="00981FDE" w:rsidRDefault="007738DF" w:rsidP="007738DF">
      <w:pPr>
        <w:pStyle w:val="Reference"/>
        <w:rPr>
          <w:color w:val="auto"/>
          <w:lang w:val="en-GB"/>
        </w:rPr>
      </w:pPr>
      <w:r w:rsidRPr="00981FDE">
        <w:rPr>
          <w:color w:val="auto"/>
          <w:lang w:val="en-GB"/>
        </w:rPr>
        <w:t>API 609</w:t>
      </w:r>
      <w:r w:rsidRPr="00981FDE">
        <w:rPr>
          <w:color w:val="auto"/>
          <w:lang w:val="en-GB"/>
        </w:rPr>
        <w:tab/>
        <w:t>Butterfly Valves: Double Flanged, Lug and Wafer Type</w:t>
      </w:r>
    </w:p>
    <w:p w14:paraId="7E35BE90" w14:textId="77777777" w:rsidR="007738DF" w:rsidRDefault="007738DF" w:rsidP="007738DF">
      <w:pPr>
        <w:pStyle w:val="Reference"/>
        <w:rPr>
          <w:color w:val="auto"/>
          <w:lang w:val="en-GB"/>
        </w:rPr>
      </w:pPr>
      <w:r w:rsidRPr="00981FDE">
        <w:rPr>
          <w:color w:val="auto"/>
          <w:lang w:val="en-GB"/>
        </w:rPr>
        <w:t xml:space="preserve">API 6A </w:t>
      </w:r>
      <w:r w:rsidRPr="00981FDE">
        <w:rPr>
          <w:color w:val="auto"/>
          <w:lang w:val="en-GB"/>
        </w:rPr>
        <w:tab/>
        <w:t>Specification for Wellhead and Christmas Tree Equipment</w:t>
      </w:r>
    </w:p>
    <w:p w14:paraId="6EDC9079" w14:textId="36C9631F" w:rsidR="007738DF" w:rsidRDefault="007738DF" w:rsidP="007738DF">
      <w:pPr>
        <w:pStyle w:val="Text1"/>
        <w:ind w:left="2680" w:hanging="1960"/>
        <w:rPr>
          <w:lang w:val="en-GB"/>
        </w:rPr>
      </w:pPr>
      <w:r>
        <w:rPr>
          <w:lang w:val="en-GB"/>
        </w:rPr>
        <w:t>API 6A718</w:t>
      </w:r>
      <w:r>
        <w:rPr>
          <w:lang w:val="en-GB"/>
        </w:rPr>
        <w:tab/>
        <w:t>Nickel Base Alloy 718 for Oil</w:t>
      </w:r>
      <w:r w:rsidR="00C13CA3">
        <w:t>&amp;</w:t>
      </w:r>
      <w:r>
        <w:rPr>
          <w:lang w:val="en-GB"/>
        </w:rPr>
        <w:t>Gas Drilling and Production</w:t>
      </w:r>
      <w:r w:rsidR="00C13CA3">
        <w:t xml:space="preserve"> </w:t>
      </w:r>
      <w:r>
        <w:rPr>
          <w:lang w:val="en-GB"/>
        </w:rPr>
        <w:t>Equipment</w:t>
      </w:r>
    </w:p>
    <w:p w14:paraId="1E9F5D08" w14:textId="77777777" w:rsidR="007738DF" w:rsidRDefault="007738DF" w:rsidP="007738DF">
      <w:pPr>
        <w:pStyle w:val="Reference"/>
        <w:rPr>
          <w:color w:val="auto"/>
          <w:lang w:val="en-GB"/>
        </w:rPr>
      </w:pPr>
      <w:r w:rsidRPr="00981FDE">
        <w:rPr>
          <w:color w:val="auto"/>
          <w:lang w:val="en-GB"/>
        </w:rPr>
        <w:t xml:space="preserve">API 6D </w:t>
      </w:r>
      <w:r w:rsidRPr="00981FDE">
        <w:rPr>
          <w:color w:val="auto"/>
          <w:lang w:val="en-GB"/>
        </w:rPr>
        <w:tab/>
        <w:t xml:space="preserve">Pipeline Valves, End Closures, Connectors and Swivels  </w:t>
      </w:r>
    </w:p>
    <w:p w14:paraId="3E1D98D8" w14:textId="23E576EF" w:rsidR="000E15A2" w:rsidRPr="000E15A2" w:rsidRDefault="000E15A2">
      <w:pPr>
        <w:pStyle w:val="Text1"/>
        <w:ind w:left="2700" w:hanging="1980"/>
        <w:rPr>
          <w:lang w:val="en-GB"/>
        </w:rPr>
        <w:pPrChange w:id="2680" w:author="Zhunisbayev, Olzhasbek [Bolashak Atyrau Limited]" w:date="2024-05-12T05:43:00Z">
          <w:pPr>
            <w:pStyle w:val="Text1"/>
          </w:pPr>
        </w:pPrChange>
      </w:pPr>
      <w:ins w:id="2681" w:author="Zhunisbayev, Olzhasbek [Bolashak Atyrau Limited]" w:date="2024-05-12T05:42:00Z">
        <w:r>
          <w:rPr>
            <w:lang w:val="en-GB"/>
          </w:rPr>
          <w:t>API RP 941</w:t>
        </w:r>
        <w:r>
          <w:rPr>
            <w:lang w:val="en-GB"/>
          </w:rPr>
          <w:tab/>
        </w:r>
      </w:ins>
      <w:ins w:id="2682" w:author="Zhunisbayev, Olzhasbek [Bolashak Atyrau Limited]" w:date="2024-05-12T05:43:00Z">
        <w:r w:rsidR="007A2A1E" w:rsidRPr="007A2A1E">
          <w:rPr>
            <w:lang w:val="en-GB"/>
          </w:rPr>
          <w:t>Steels for Hydrogen Service at Elevated Temperatures and Pressures</w:t>
        </w:r>
      </w:ins>
    </w:p>
    <w:p w14:paraId="62C0C51C" w14:textId="77777777" w:rsidR="007738DF" w:rsidRPr="00981FDE" w:rsidRDefault="007738DF" w:rsidP="007738DF">
      <w:pPr>
        <w:pStyle w:val="Text1Bold"/>
        <w:rPr>
          <w:color w:val="auto"/>
          <w:lang w:val="en-GB"/>
        </w:rPr>
      </w:pPr>
      <w:r w:rsidRPr="00981FDE">
        <w:rPr>
          <w:color w:val="auto"/>
          <w:lang w:val="en-GB"/>
        </w:rPr>
        <w:t>American Society of Mechanical Engineers (ASME)</w:t>
      </w:r>
    </w:p>
    <w:p w14:paraId="1856AEC6" w14:textId="77777777" w:rsidR="007738DF" w:rsidRPr="00981FDE" w:rsidRDefault="007738DF" w:rsidP="007738DF">
      <w:pPr>
        <w:pStyle w:val="Reference"/>
        <w:rPr>
          <w:color w:val="auto"/>
          <w:lang w:val="en-GB"/>
        </w:rPr>
      </w:pPr>
      <w:r w:rsidRPr="00981FDE">
        <w:rPr>
          <w:color w:val="auto"/>
          <w:lang w:val="en-GB"/>
        </w:rPr>
        <w:t>ASME Boiler and Pressure Vessel Code (BPVC)</w:t>
      </w:r>
    </w:p>
    <w:p w14:paraId="507B8F1C" w14:textId="7A41F077" w:rsidR="007738DF" w:rsidRPr="00981FDE" w:rsidRDefault="005A5C85" w:rsidP="007738DF">
      <w:pPr>
        <w:pStyle w:val="Reference"/>
        <w:rPr>
          <w:i/>
          <w:color w:val="auto"/>
          <w:lang w:val="en-GB"/>
        </w:rPr>
      </w:pPr>
      <w:r w:rsidRPr="005A5C85">
        <w:rPr>
          <w:iCs/>
          <w:color w:val="auto"/>
          <w:lang w:val="en-GB"/>
        </w:rPr>
        <w:t>ASME Section VIII</w:t>
      </w:r>
      <w:r w:rsidR="007738DF" w:rsidRPr="00981FDE">
        <w:rPr>
          <w:i/>
          <w:color w:val="auto"/>
          <w:lang w:val="en-GB"/>
        </w:rPr>
        <w:tab/>
      </w:r>
      <w:r w:rsidR="007738DF" w:rsidRPr="00981FDE">
        <w:rPr>
          <w:color w:val="auto"/>
          <w:lang w:val="en-GB"/>
        </w:rPr>
        <w:t>Section VIII, Rules for Construction of Pressure Vessels Division 1</w:t>
      </w:r>
    </w:p>
    <w:p w14:paraId="2F2E1351" w14:textId="77777777" w:rsidR="007738DF" w:rsidRPr="00981FDE" w:rsidRDefault="007738DF" w:rsidP="007738DF">
      <w:pPr>
        <w:pStyle w:val="Reference"/>
        <w:rPr>
          <w:color w:val="auto"/>
          <w:lang w:val="en-GB"/>
        </w:rPr>
      </w:pPr>
      <w:r w:rsidRPr="00981FDE">
        <w:rPr>
          <w:color w:val="auto"/>
          <w:lang w:val="en-GB"/>
        </w:rPr>
        <w:t>ASME B1.20.1</w:t>
      </w:r>
      <w:r w:rsidRPr="00981FDE">
        <w:rPr>
          <w:color w:val="auto"/>
          <w:lang w:val="en-GB"/>
        </w:rPr>
        <w:tab/>
        <w:t>Pipe Thread, General Purpose (Inch)</w:t>
      </w:r>
    </w:p>
    <w:p w14:paraId="15A7E4B8" w14:textId="77777777" w:rsidR="007738DF" w:rsidRPr="00981FDE" w:rsidRDefault="007738DF" w:rsidP="007738DF">
      <w:pPr>
        <w:pStyle w:val="Reference"/>
        <w:rPr>
          <w:color w:val="auto"/>
          <w:lang w:val="en-GB"/>
        </w:rPr>
      </w:pPr>
      <w:r w:rsidRPr="00981FDE">
        <w:rPr>
          <w:color w:val="auto"/>
          <w:lang w:val="en-GB"/>
        </w:rPr>
        <w:t>ASME B16.10</w:t>
      </w:r>
      <w:r w:rsidRPr="00981FDE">
        <w:rPr>
          <w:color w:val="auto"/>
          <w:lang w:val="en-GB"/>
        </w:rPr>
        <w:tab/>
        <w:t>Face-to-Face and End-to-End Dimension of Ferrous Valves</w:t>
      </w:r>
    </w:p>
    <w:p w14:paraId="64FE1599" w14:textId="77777777" w:rsidR="007738DF" w:rsidRPr="00981FDE" w:rsidRDefault="007738DF" w:rsidP="007738DF">
      <w:pPr>
        <w:pStyle w:val="Reference"/>
        <w:rPr>
          <w:color w:val="auto"/>
          <w:lang w:val="en-GB"/>
        </w:rPr>
      </w:pPr>
      <w:r w:rsidRPr="00981FDE">
        <w:rPr>
          <w:color w:val="auto"/>
          <w:lang w:val="en-GB"/>
        </w:rPr>
        <w:t>ASME B16.11</w:t>
      </w:r>
      <w:r w:rsidRPr="00981FDE">
        <w:rPr>
          <w:color w:val="auto"/>
          <w:lang w:val="en-GB"/>
        </w:rPr>
        <w:tab/>
        <w:t>Forged Fittings, Socket-Welding and Threaded</w:t>
      </w:r>
    </w:p>
    <w:p w14:paraId="028F759D" w14:textId="77777777" w:rsidR="007738DF" w:rsidRPr="00981FDE" w:rsidRDefault="007738DF" w:rsidP="007738DF">
      <w:pPr>
        <w:pStyle w:val="Reference"/>
        <w:rPr>
          <w:color w:val="auto"/>
          <w:lang w:val="en-GB"/>
        </w:rPr>
      </w:pPr>
      <w:r w:rsidRPr="00981FDE">
        <w:rPr>
          <w:color w:val="auto"/>
          <w:lang w:val="en-GB"/>
        </w:rPr>
        <w:t>ASME B16.20</w:t>
      </w:r>
      <w:r w:rsidRPr="00981FDE">
        <w:rPr>
          <w:color w:val="auto"/>
          <w:lang w:val="en-GB"/>
        </w:rPr>
        <w:tab/>
        <w:t>Metallic Gaskets for Pipe Flanged-Ring Joint, Spiral-Wound, and Jacketed</w:t>
      </w:r>
    </w:p>
    <w:p w14:paraId="549FB225" w14:textId="77777777" w:rsidR="007738DF" w:rsidRPr="00981FDE" w:rsidRDefault="007738DF" w:rsidP="007738DF">
      <w:pPr>
        <w:pStyle w:val="Reference"/>
        <w:rPr>
          <w:color w:val="auto"/>
          <w:lang w:val="en-GB"/>
        </w:rPr>
      </w:pPr>
      <w:r w:rsidRPr="00981FDE">
        <w:rPr>
          <w:color w:val="auto"/>
          <w:lang w:val="en-GB"/>
        </w:rPr>
        <w:t>ASME B16.21</w:t>
      </w:r>
      <w:r w:rsidRPr="00981FDE">
        <w:rPr>
          <w:color w:val="auto"/>
          <w:lang w:val="en-GB"/>
        </w:rPr>
        <w:tab/>
        <w:t>Nonmetallic Flat Gaskets for Pipe Flanges</w:t>
      </w:r>
    </w:p>
    <w:p w14:paraId="0D82126F" w14:textId="77777777" w:rsidR="007738DF" w:rsidRPr="00981FDE" w:rsidRDefault="007738DF" w:rsidP="007738DF">
      <w:pPr>
        <w:pStyle w:val="Reference"/>
        <w:rPr>
          <w:color w:val="auto"/>
          <w:lang w:val="en-GB"/>
        </w:rPr>
      </w:pPr>
      <w:r w:rsidRPr="00981FDE">
        <w:rPr>
          <w:color w:val="auto"/>
          <w:lang w:val="en-GB"/>
        </w:rPr>
        <w:t>ASME B16.25</w:t>
      </w:r>
      <w:r w:rsidRPr="00981FDE">
        <w:rPr>
          <w:color w:val="auto"/>
          <w:lang w:val="en-GB"/>
        </w:rPr>
        <w:tab/>
        <w:t>Butt Welding Ends</w:t>
      </w:r>
    </w:p>
    <w:p w14:paraId="5209E066" w14:textId="77777777" w:rsidR="007738DF" w:rsidRPr="00981FDE" w:rsidRDefault="007738DF" w:rsidP="007738DF">
      <w:pPr>
        <w:pStyle w:val="Reference"/>
        <w:rPr>
          <w:color w:val="auto"/>
          <w:lang w:val="en-GB"/>
        </w:rPr>
      </w:pPr>
      <w:r w:rsidRPr="00981FDE">
        <w:rPr>
          <w:color w:val="auto"/>
          <w:lang w:val="en-GB"/>
        </w:rPr>
        <w:t>ASME B16.34</w:t>
      </w:r>
      <w:r w:rsidRPr="00981FDE">
        <w:rPr>
          <w:color w:val="auto"/>
          <w:lang w:val="en-GB"/>
        </w:rPr>
        <w:tab/>
        <w:t>Valves-Flanged, Threaded, and Welding End</w:t>
      </w:r>
    </w:p>
    <w:p w14:paraId="5FF28C1C" w14:textId="77777777" w:rsidR="007738DF" w:rsidRPr="00981FDE" w:rsidRDefault="007738DF" w:rsidP="007738DF">
      <w:pPr>
        <w:pStyle w:val="Reference"/>
        <w:rPr>
          <w:color w:val="auto"/>
          <w:lang w:val="en-GB"/>
        </w:rPr>
      </w:pPr>
      <w:r w:rsidRPr="00981FDE">
        <w:rPr>
          <w:color w:val="auto"/>
          <w:lang w:val="en-GB"/>
        </w:rPr>
        <w:t>ASME B16.36</w:t>
      </w:r>
      <w:r w:rsidRPr="00981FDE">
        <w:rPr>
          <w:color w:val="auto"/>
          <w:lang w:val="en-GB"/>
        </w:rPr>
        <w:tab/>
        <w:t>Orifice Flanges</w:t>
      </w:r>
    </w:p>
    <w:p w14:paraId="76F5ECF4" w14:textId="77777777" w:rsidR="007738DF" w:rsidRPr="00981FDE" w:rsidRDefault="007738DF" w:rsidP="007738DF">
      <w:pPr>
        <w:pStyle w:val="Reference"/>
        <w:rPr>
          <w:color w:val="auto"/>
          <w:lang w:val="en-GB"/>
        </w:rPr>
      </w:pPr>
      <w:r w:rsidRPr="00981FDE">
        <w:rPr>
          <w:color w:val="auto"/>
          <w:lang w:val="en-GB"/>
        </w:rPr>
        <w:t>ASME B16.47</w:t>
      </w:r>
      <w:r w:rsidRPr="00981FDE">
        <w:rPr>
          <w:color w:val="auto"/>
          <w:lang w:val="en-GB"/>
        </w:rPr>
        <w:tab/>
        <w:t>Large Diameter Steel Flanges, NPS 26 to NPS 60</w:t>
      </w:r>
    </w:p>
    <w:p w14:paraId="5390443A" w14:textId="77777777" w:rsidR="007738DF" w:rsidRPr="00981FDE" w:rsidRDefault="007738DF" w:rsidP="007738DF">
      <w:pPr>
        <w:pStyle w:val="Reference"/>
        <w:rPr>
          <w:color w:val="auto"/>
          <w:lang w:val="en-GB"/>
        </w:rPr>
      </w:pPr>
      <w:r w:rsidRPr="00981FDE">
        <w:rPr>
          <w:color w:val="auto"/>
          <w:lang w:val="en-GB"/>
        </w:rPr>
        <w:t>ASME B16.48</w:t>
      </w:r>
      <w:r w:rsidRPr="00981FDE">
        <w:rPr>
          <w:color w:val="auto"/>
          <w:lang w:val="en-GB"/>
        </w:rPr>
        <w:tab/>
        <w:t>Steel Line Blanks</w:t>
      </w:r>
    </w:p>
    <w:p w14:paraId="60963B03" w14:textId="77777777" w:rsidR="007738DF" w:rsidRPr="00981FDE" w:rsidRDefault="007738DF" w:rsidP="007738DF">
      <w:pPr>
        <w:pStyle w:val="Reference"/>
        <w:rPr>
          <w:color w:val="auto"/>
          <w:lang w:val="en-GB"/>
        </w:rPr>
      </w:pPr>
      <w:r w:rsidRPr="00981FDE">
        <w:rPr>
          <w:color w:val="auto"/>
          <w:lang w:val="en-GB"/>
        </w:rPr>
        <w:lastRenderedPageBreak/>
        <w:t>ASME B16.5</w:t>
      </w:r>
      <w:r w:rsidRPr="00981FDE">
        <w:rPr>
          <w:color w:val="auto"/>
          <w:lang w:val="en-GB"/>
        </w:rPr>
        <w:tab/>
        <w:t>Pipe Flanges and Flanged Fittings, NPS 1/2 TO NPS 24</w:t>
      </w:r>
    </w:p>
    <w:p w14:paraId="7E62C90A" w14:textId="77777777" w:rsidR="007738DF" w:rsidRPr="00981FDE" w:rsidRDefault="007738DF" w:rsidP="007738DF">
      <w:pPr>
        <w:pStyle w:val="Reference"/>
        <w:rPr>
          <w:color w:val="auto"/>
          <w:lang w:val="en-GB"/>
        </w:rPr>
      </w:pPr>
      <w:r w:rsidRPr="00981FDE">
        <w:rPr>
          <w:color w:val="auto"/>
          <w:lang w:val="en-GB"/>
        </w:rPr>
        <w:t>ASME B16.9</w:t>
      </w:r>
      <w:r w:rsidRPr="00981FDE">
        <w:rPr>
          <w:color w:val="auto"/>
          <w:lang w:val="en-GB"/>
        </w:rPr>
        <w:tab/>
        <w:t>Factory-Made Wrought Butt-Welding Fittings</w:t>
      </w:r>
    </w:p>
    <w:p w14:paraId="2EC77481" w14:textId="77777777" w:rsidR="007738DF" w:rsidRPr="00981FDE" w:rsidRDefault="007738DF" w:rsidP="007738DF">
      <w:pPr>
        <w:pStyle w:val="Reference"/>
        <w:rPr>
          <w:color w:val="auto"/>
          <w:lang w:val="en-GB"/>
        </w:rPr>
      </w:pPr>
      <w:r w:rsidRPr="00981FDE">
        <w:rPr>
          <w:color w:val="auto"/>
          <w:lang w:val="en-GB"/>
        </w:rPr>
        <w:t>ASME B31.1</w:t>
      </w:r>
      <w:r w:rsidRPr="00981FDE">
        <w:rPr>
          <w:color w:val="auto"/>
          <w:lang w:val="en-GB"/>
        </w:rPr>
        <w:tab/>
        <w:t>Power Piping</w:t>
      </w:r>
    </w:p>
    <w:p w14:paraId="34CD33AF" w14:textId="77777777" w:rsidR="007738DF" w:rsidRPr="00981FDE" w:rsidRDefault="007738DF" w:rsidP="007738DF">
      <w:pPr>
        <w:pStyle w:val="Reference"/>
        <w:rPr>
          <w:color w:val="auto"/>
          <w:lang w:val="en-GB"/>
        </w:rPr>
      </w:pPr>
      <w:r w:rsidRPr="00981FDE">
        <w:rPr>
          <w:color w:val="auto"/>
          <w:lang w:val="en-GB"/>
        </w:rPr>
        <w:t>ASME B31.3</w:t>
      </w:r>
      <w:r w:rsidRPr="00981FDE">
        <w:rPr>
          <w:color w:val="auto"/>
          <w:lang w:val="en-GB"/>
        </w:rPr>
        <w:tab/>
        <w:t>Process Piping</w:t>
      </w:r>
    </w:p>
    <w:p w14:paraId="3F448A9B" w14:textId="77777777" w:rsidR="007738DF" w:rsidRPr="00981FDE" w:rsidRDefault="007738DF" w:rsidP="007738DF">
      <w:pPr>
        <w:pStyle w:val="Reference"/>
        <w:rPr>
          <w:color w:val="auto"/>
          <w:lang w:val="en-GB"/>
        </w:rPr>
      </w:pPr>
      <w:r w:rsidRPr="00981FDE">
        <w:rPr>
          <w:color w:val="auto"/>
          <w:lang w:val="en-GB"/>
        </w:rPr>
        <w:t xml:space="preserve">ASME B31.4 </w:t>
      </w:r>
      <w:r w:rsidRPr="00981FDE">
        <w:rPr>
          <w:color w:val="auto"/>
          <w:lang w:val="en-GB"/>
        </w:rPr>
        <w:tab/>
        <w:t>Liquid Transportation Systems for Hydrocarbons</w:t>
      </w:r>
    </w:p>
    <w:p w14:paraId="43862178" w14:textId="77777777" w:rsidR="007738DF" w:rsidRPr="00981FDE" w:rsidRDefault="007738DF" w:rsidP="007738DF">
      <w:pPr>
        <w:pStyle w:val="Reference"/>
        <w:rPr>
          <w:color w:val="auto"/>
          <w:lang w:val="en-GB"/>
        </w:rPr>
      </w:pPr>
      <w:r w:rsidRPr="00981FDE">
        <w:rPr>
          <w:color w:val="auto"/>
          <w:lang w:val="en-GB"/>
        </w:rPr>
        <w:t xml:space="preserve">ASME B31.8 </w:t>
      </w:r>
      <w:r w:rsidRPr="00981FDE">
        <w:rPr>
          <w:color w:val="auto"/>
          <w:lang w:val="en-GB"/>
        </w:rPr>
        <w:tab/>
        <w:t>Gas Transmission and Distribution Piping Systems</w:t>
      </w:r>
    </w:p>
    <w:p w14:paraId="0BBEC52D" w14:textId="77777777" w:rsidR="007738DF" w:rsidRPr="00981FDE" w:rsidRDefault="007738DF" w:rsidP="007738DF">
      <w:pPr>
        <w:pStyle w:val="Reference"/>
        <w:rPr>
          <w:color w:val="auto"/>
          <w:lang w:val="en-GB"/>
        </w:rPr>
      </w:pPr>
      <w:r w:rsidRPr="00981FDE">
        <w:rPr>
          <w:color w:val="auto"/>
          <w:lang w:val="en-GB"/>
        </w:rPr>
        <w:t>ASME B36.10M</w:t>
      </w:r>
      <w:r w:rsidRPr="00981FDE">
        <w:rPr>
          <w:color w:val="auto"/>
          <w:lang w:val="en-GB"/>
        </w:rPr>
        <w:tab/>
        <w:t>Welded and Seamless Wrought Steel Pipe</w:t>
      </w:r>
    </w:p>
    <w:p w14:paraId="309EF4E3" w14:textId="77777777" w:rsidR="007738DF" w:rsidRPr="00981FDE" w:rsidRDefault="007738DF" w:rsidP="007738DF">
      <w:pPr>
        <w:pStyle w:val="Reference"/>
        <w:rPr>
          <w:color w:val="auto"/>
          <w:lang w:val="en-GB"/>
        </w:rPr>
      </w:pPr>
      <w:r w:rsidRPr="00981FDE">
        <w:rPr>
          <w:color w:val="auto"/>
          <w:lang w:val="en-GB"/>
        </w:rPr>
        <w:t>ASME B36.19M</w:t>
      </w:r>
      <w:r w:rsidRPr="00981FDE">
        <w:rPr>
          <w:color w:val="auto"/>
          <w:lang w:val="en-GB"/>
        </w:rPr>
        <w:tab/>
        <w:t>Stainless Steel Piping</w:t>
      </w:r>
    </w:p>
    <w:p w14:paraId="5D258261" w14:textId="77777777" w:rsidR="007738DF" w:rsidRPr="00981FDE" w:rsidRDefault="007738DF" w:rsidP="007738DF">
      <w:pPr>
        <w:pStyle w:val="Text1Bold"/>
        <w:rPr>
          <w:color w:val="auto"/>
          <w:lang w:val="en-GB"/>
        </w:rPr>
      </w:pPr>
      <w:r w:rsidRPr="00981FDE">
        <w:rPr>
          <w:color w:val="auto"/>
          <w:lang w:val="en-GB"/>
        </w:rPr>
        <w:t>American Standard for Testing and Materials (ASTM)</w:t>
      </w:r>
    </w:p>
    <w:p w14:paraId="03079BE2" w14:textId="77777777" w:rsidR="007738DF" w:rsidRPr="00981FDE" w:rsidRDefault="007738DF" w:rsidP="007738DF">
      <w:pPr>
        <w:pStyle w:val="Reference"/>
        <w:rPr>
          <w:color w:val="auto"/>
          <w:lang w:val="en-GB"/>
        </w:rPr>
      </w:pPr>
      <w:r w:rsidRPr="00981FDE">
        <w:rPr>
          <w:color w:val="auto"/>
          <w:lang w:val="en-GB"/>
        </w:rPr>
        <w:t>ASTM A53</w:t>
      </w:r>
      <w:r w:rsidRPr="00981FDE">
        <w:rPr>
          <w:color w:val="auto"/>
          <w:lang w:val="en-GB"/>
        </w:rPr>
        <w:tab/>
        <w:t xml:space="preserve">Pipe, Steel, Black and Hot-Dipped, Zinc-Coated Welded and Seamless </w:t>
      </w:r>
    </w:p>
    <w:p w14:paraId="55F3DC01" w14:textId="77777777" w:rsidR="007738DF" w:rsidRPr="00981FDE" w:rsidRDefault="007738DF" w:rsidP="007738DF">
      <w:pPr>
        <w:pStyle w:val="Reference"/>
        <w:rPr>
          <w:color w:val="auto"/>
          <w:lang w:val="en-GB"/>
        </w:rPr>
      </w:pPr>
      <w:r w:rsidRPr="00981FDE">
        <w:rPr>
          <w:color w:val="auto"/>
          <w:lang w:val="en-GB"/>
        </w:rPr>
        <w:t>ASTM A105</w:t>
      </w:r>
      <w:r w:rsidRPr="00981FDE">
        <w:rPr>
          <w:color w:val="auto"/>
          <w:lang w:val="en-GB"/>
        </w:rPr>
        <w:tab/>
        <w:t xml:space="preserve">Seamless Carbon Steel Pipe for High-Temperature Service </w:t>
      </w:r>
    </w:p>
    <w:p w14:paraId="074C0755" w14:textId="77777777" w:rsidR="007738DF" w:rsidRPr="00981FDE" w:rsidRDefault="007738DF" w:rsidP="007738DF">
      <w:pPr>
        <w:pStyle w:val="Reference"/>
        <w:rPr>
          <w:color w:val="auto"/>
          <w:lang w:val="en-GB"/>
        </w:rPr>
      </w:pPr>
      <w:r w:rsidRPr="00981FDE">
        <w:rPr>
          <w:color w:val="auto"/>
          <w:lang w:val="en-GB"/>
        </w:rPr>
        <w:t>ASTM A106</w:t>
      </w:r>
      <w:r w:rsidRPr="00981FDE">
        <w:rPr>
          <w:color w:val="auto"/>
          <w:lang w:val="en-GB"/>
        </w:rPr>
        <w:tab/>
        <w:t xml:space="preserve">Seamless Carbon Steel Pipe for High Temperature Services </w:t>
      </w:r>
    </w:p>
    <w:p w14:paraId="0AC200C1" w14:textId="77777777" w:rsidR="007738DF" w:rsidRPr="00981FDE" w:rsidRDefault="007738DF" w:rsidP="007738DF">
      <w:pPr>
        <w:pStyle w:val="Reference"/>
        <w:rPr>
          <w:color w:val="auto"/>
          <w:lang w:val="en-GB"/>
        </w:rPr>
      </w:pPr>
      <w:r w:rsidRPr="00981FDE">
        <w:rPr>
          <w:color w:val="auto"/>
          <w:lang w:val="en-GB"/>
        </w:rPr>
        <w:t>ASTM A123</w:t>
      </w:r>
      <w:r w:rsidRPr="00981FDE">
        <w:rPr>
          <w:color w:val="auto"/>
          <w:lang w:val="en-GB"/>
        </w:rPr>
        <w:tab/>
        <w:t xml:space="preserve">Standard Specification for Zinc (Hot-Dip Galvanized) Coatings on Iron and Steel Products </w:t>
      </w:r>
    </w:p>
    <w:p w14:paraId="4FA39A6B" w14:textId="77777777" w:rsidR="007738DF" w:rsidRPr="00981FDE" w:rsidRDefault="007738DF" w:rsidP="007738DF">
      <w:pPr>
        <w:pStyle w:val="Reference"/>
        <w:rPr>
          <w:color w:val="auto"/>
          <w:lang w:val="en-GB"/>
        </w:rPr>
      </w:pPr>
      <w:r w:rsidRPr="00981FDE">
        <w:rPr>
          <w:color w:val="auto"/>
          <w:lang w:val="en-GB"/>
        </w:rPr>
        <w:t>ASTM A182</w:t>
      </w:r>
      <w:r w:rsidRPr="00981FDE">
        <w:rPr>
          <w:color w:val="auto"/>
          <w:lang w:val="en-GB"/>
        </w:rPr>
        <w:tab/>
        <w:t xml:space="preserve">Forged or Rolled Alloy and Stainless Steel Pipe Flanges, Forged Fittings, and Valves and Parts for High-Temperature Service. </w:t>
      </w:r>
    </w:p>
    <w:p w14:paraId="5267DE73" w14:textId="77777777" w:rsidR="007738DF" w:rsidRPr="00981FDE" w:rsidRDefault="007738DF" w:rsidP="007738DF">
      <w:pPr>
        <w:pStyle w:val="Reference"/>
        <w:rPr>
          <w:color w:val="auto"/>
          <w:lang w:val="en-GB"/>
        </w:rPr>
      </w:pPr>
      <w:r w:rsidRPr="00981FDE">
        <w:rPr>
          <w:color w:val="auto"/>
          <w:lang w:val="en-GB"/>
        </w:rPr>
        <w:t>ASTM A193</w:t>
      </w:r>
      <w:r w:rsidRPr="00981FDE">
        <w:rPr>
          <w:color w:val="auto"/>
          <w:lang w:val="en-GB"/>
        </w:rPr>
        <w:tab/>
        <w:t xml:space="preserve">Alloy-Steel and Stainless Steel Bolting Materials for High Temperature Service </w:t>
      </w:r>
    </w:p>
    <w:p w14:paraId="75CDCAF9" w14:textId="77777777" w:rsidR="007738DF" w:rsidRPr="00981FDE" w:rsidRDefault="007738DF" w:rsidP="007738DF">
      <w:pPr>
        <w:pStyle w:val="Reference"/>
        <w:rPr>
          <w:color w:val="auto"/>
          <w:lang w:val="en-GB"/>
        </w:rPr>
      </w:pPr>
      <w:r w:rsidRPr="00981FDE">
        <w:rPr>
          <w:color w:val="auto"/>
          <w:lang w:val="en-GB"/>
        </w:rPr>
        <w:t>ASTM A194</w:t>
      </w:r>
      <w:r w:rsidRPr="00981FDE">
        <w:rPr>
          <w:color w:val="auto"/>
          <w:lang w:val="en-GB"/>
        </w:rPr>
        <w:tab/>
        <w:t xml:space="preserve">Carbon and Alloy Steel nuts for Bolts for High Pressure and/or High Temperature Service </w:t>
      </w:r>
    </w:p>
    <w:p w14:paraId="72F0B38E" w14:textId="77777777" w:rsidR="007738DF" w:rsidRPr="00981FDE" w:rsidRDefault="007738DF" w:rsidP="007738DF">
      <w:pPr>
        <w:pStyle w:val="Reference"/>
        <w:rPr>
          <w:color w:val="auto"/>
          <w:lang w:val="en-GB"/>
        </w:rPr>
      </w:pPr>
      <w:r w:rsidRPr="00981FDE">
        <w:rPr>
          <w:color w:val="auto"/>
          <w:lang w:val="en-GB"/>
        </w:rPr>
        <w:t>ASTM A216</w:t>
      </w:r>
      <w:r w:rsidRPr="00981FDE">
        <w:rPr>
          <w:color w:val="auto"/>
          <w:lang w:val="en-GB"/>
        </w:rPr>
        <w:tab/>
        <w:t xml:space="preserve">Steel Castings, Carbon, Suitable for Fusion Welding for High Temperature Service </w:t>
      </w:r>
    </w:p>
    <w:p w14:paraId="17254D98" w14:textId="77777777" w:rsidR="007738DF" w:rsidRPr="00981FDE" w:rsidRDefault="007738DF" w:rsidP="007738DF">
      <w:pPr>
        <w:pStyle w:val="Reference"/>
        <w:rPr>
          <w:color w:val="auto"/>
          <w:lang w:val="en-GB"/>
        </w:rPr>
      </w:pPr>
      <w:r w:rsidRPr="00981FDE">
        <w:rPr>
          <w:color w:val="auto"/>
          <w:lang w:val="en-GB"/>
        </w:rPr>
        <w:t>ASTM A217</w:t>
      </w:r>
      <w:r w:rsidRPr="00981FDE">
        <w:rPr>
          <w:color w:val="auto"/>
          <w:lang w:val="en-GB"/>
        </w:rPr>
        <w:tab/>
        <w:t xml:space="preserve">Steel Castings, Martensitic Stainless and Alloy, for Pressure- Containing Parts, Suitable for High-Temperature Service </w:t>
      </w:r>
    </w:p>
    <w:p w14:paraId="0D1E6F34" w14:textId="77777777" w:rsidR="007738DF" w:rsidRPr="00981FDE" w:rsidRDefault="007738DF" w:rsidP="007738DF">
      <w:pPr>
        <w:pStyle w:val="Reference"/>
        <w:rPr>
          <w:color w:val="auto"/>
          <w:lang w:val="en-GB"/>
        </w:rPr>
      </w:pPr>
      <w:r w:rsidRPr="00981FDE">
        <w:rPr>
          <w:color w:val="auto"/>
          <w:lang w:val="en-GB"/>
        </w:rPr>
        <w:t>ASTM A234</w:t>
      </w:r>
      <w:r w:rsidRPr="00981FDE">
        <w:rPr>
          <w:color w:val="auto"/>
          <w:lang w:val="en-GB"/>
        </w:rPr>
        <w:tab/>
        <w:t xml:space="preserve">Piping Fittings of Wrought Carbon Steel and Alloy Steel for Moderate and Elevated Temperatures </w:t>
      </w:r>
    </w:p>
    <w:p w14:paraId="639CCD18" w14:textId="77777777" w:rsidR="007738DF" w:rsidRPr="00981FDE" w:rsidRDefault="007738DF" w:rsidP="007738DF">
      <w:pPr>
        <w:pStyle w:val="Reference"/>
        <w:rPr>
          <w:color w:val="auto"/>
          <w:lang w:val="en-GB"/>
        </w:rPr>
      </w:pPr>
      <w:r w:rsidRPr="00981FDE">
        <w:rPr>
          <w:color w:val="auto"/>
          <w:lang w:val="en-GB"/>
        </w:rPr>
        <w:t>ASTM A240</w:t>
      </w:r>
      <w:r w:rsidRPr="00981FDE">
        <w:rPr>
          <w:color w:val="auto"/>
          <w:lang w:val="en-GB"/>
        </w:rPr>
        <w:tab/>
        <w:t xml:space="preserve">Chromium and Chromium-Nickel Stainless Steel Plates, Sheets and Strips for Pressure Vessel and General Applications </w:t>
      </w:r>
    </w:p>
    <w:p w14:paraId="1174FC32" w14:textId="77777777" w:rsidR="007738DF" w:rsidRPr="00981FDE" w:rsidRDefault="007738DF" w:rsidP="007738DF">
      <w:pPr>
        <w:pStyle w:val="Reference"/>
        <w:rPr>
          <w:color w:val="auto"/>
          <w:lang w:val="en-GB"/>
        </w:rPr>
      </w:pPr>
      <w:r w:rsidRPr="00981FDE">
        <w:rPr>
          <w:color w:val="auto"/>
          <w:lang w:val="en-GB"/>
        </w:rPr>
        <w:t>ASTM A307</w:t>
      </w:r>
      <w:r w:rsidRPr="00981FDE">
        <w:rPr>
          <w:color w:val="auto"/>
          <w:lang w:val="en-GB"/>
        </w:rPr>
        <w:tab/>
        <w:t xml:space="preserve">Carbon Steel Bolts and Studs, 60,000 psi Tensile Strength </w:t>
      </w:r>
    </w:p>
    <w:p w14:paraId="4FFBC1E9" w14:textId="77777777" w:rsidR="007738DF" w:rsidRPr="00981FDE" w:rsidRDefault="007738DF" w:rsidP="007738DF">
      <w:pPr>
        <w:pStyle w:val="Reference"/>
        <w:rPr>
          <w:color w:val="auto"/>
          <w:lang w:val="en-GB"/>
        </w:rPr>
      </w:pPr>
      <w:r w:rsidRPr="00981FDE">
        <w:rPr>
          <w:color w:val="auto"/>
          <w:lang w:val="en-GB"/>
        </w:rPr>
        <w:t>ASTM A312</w:t>
      </w:r>
      <w:r w:rsidRPr="00981FDE">
        <w:rPr>
          <w:color w:val="auto"/>
          <w:lang w:val="en-GB"/>
        </w:rPr>
        <w:tab/>
        <w:t xml:space="preserve">Seamless, Welded and Heavily Cold Worked Austenitic Stainless Steel Pipes </w:t>
      </w:r>
    </w:p>
    <w:p w14:paraId="084AE6E2" w14:textId="77777777" w:rsidR="007738DF" w:rsidRPr="00981FDE" w:rsidRDefault="007738DF" w:rsidP="007738DF">
      <w:pPr>
        <w:pStyle w:val="Reference"/>
        <w:rPr>
          <w:color w:val="auto"/>
          <w:lang w:val="en-GB"/>
        </w:rPr>
      </w:pPr>
      <w:r w:rsidRPr="00981FDE">
        <w:rPr>
          <w:color w:val="auto"/>
          <w:lang w:val="en-GB"/>
        </w:rPr>
        <w:t>ASTM A320</w:t>
      </w:r>
      <w:r w:rsidRPr="00981FDE">
        <w:rPr>
          <w:color w:val="auto"/>
          <w:lang w:val="en-GB"/>
        </w:rPr>
        <w:tab/>
        <w:t xml:space="preserve">Alloy-Steel and Stainless Steel Bolting Materials for Low Temperature Service </w:t>
      </w:r>
    </w:p>
    <w:p w14:paraId="3C881A68" w14:textId="77777777" w:rsidR="007738DF" w:rsidRPr="00981FDE" w:rsidRDefault="007738DF" w:rsidP="007738DF">
      <w:pPr>
        <w:pStyle w:val="Reference"/>
        <w:rPr>
          <w:color w:val="auto"/>
          <w:lang w:val="en-GB"/>
        </w:rPr>
      </w:pPr>
      <w:r w:rsidRPr="00981FDE">
        <w:rPr>
          <w:color w:val="auto"/>
          <w:lang w:val="en-GB"/>
        </w:rPr>
        <w:t>ASTM A333</w:t>
      </w:r>
      <w:r w:rsidRPr="00981FDE">
        <w:rPr>
          <w:color w:val="auto"/>
          <w:lang w:val="en-GB"/>
        </w:rPr>
        <w:tab/>
        <w:t xml:space="preserve">Seamless and Welded Steel Pipe for Low - Temperature Service </w:t>
      </w:r>
    </w:p>
    <w:p w14:paraId="4C69EB5C" w14:textId="77777777" w:rsidR="007738DF" w:rsidRPr="00981FDE" w:rsidRDefault="007738DF" w:rsidP="007738DF">
      <w:pPr>
        <w:pStyle w:val="Reference"/>
        <w:rPr>
          <w:color w:val="auto"/>
          <w:lang w:val="en-GB"/>
        </w:rPr>
      </w:pPr>
      <w:r w:rsidRPr="00981FDE">
        <w:rPr>
          <w:color w:val="auto"/>
          <w:lang w:val="en-GB"/>
        </w:rPr>
        <w:t>ASTM A335</w:t>
      </w:r>
      <w:r w:rsidRPr="00981FDE">
        <w:rPr>
          <w:color w:val="auto"/>
          <w:lang w:val="en-GB"/>
        </w:rPr>
        <w:tab/>
        <w:t xml:space="preserve">Seamless Ferritic Alloy-Steel Pipe for High Temperature Service </w:t>
      </w:r>
    </w:p>
    <w:p w14:paraId="167711A0" w14:textId="77777777" w:rsidR="007738DF" w:rsidRPr="00981FDE" w:rsidRDefault="007738DF" w:rsidP="007738DF">
      <w:pPr>
        <w:pStyle w:val="Reference"/>
        <w:rPr>
          <w:color w:val="auto"/>
          <w:lang w:val="en-GB"/>
        </w:rPr>
      </w:pPr>
      <w:r w:rsidRPr="00981FDE">
        <w:rPr>
          <w:color w:val="auto"/>
          <w:lang w:val="en-GB"/>
        </w:rPr>
        <w:t>ASTM A350</w:t>
      </w:r>
      <w:r w:rsidRPr="00981FDE">
        <w:rPr>
          <w:color w:val="auto"/>
          <w:lang w:val="en-GB"/>
        </w:rPr>
        <w:tab/>
        <w:t xml:space="preserve">Carbon and Low-Alloy Steel Forgings, Requiring Notch Toughness Testing for Piping Components </w:t>
      </w:r>
    </w:p>
    <w:p w14:paraId="70EBDB7F" w14:textId="77777777" w:rsidR="007738DF" w:rsidRPr="00981FDE" w:rsidRDefault="007738DF" w:rsidP="007738DF">
      <w:pPr>
        <w:pStyle w:val="Reference"/>
        <w:rPr>
          <w:color w:val="auto"/>
          <w:lang w:val="en-GB"/>
        </w:rPr>
      </w:pPr>
      <w:r w:rsidRPr="00981FDE">
        <w:rPr>
          <w:color w:val="auto"/>
          <w:lang w:val="en-GB"/>
        </w:rPr>
        <w:t>ASTM A351</w:t>
      </w:r>
      <w:r w:rsidRPr="00981FDE">
        <w:rPr>
          <w:color w:val="auto"/>
          <w:lang w:val="en-GB"/>
        </w:rPr>
        <w:tab/>
        <w:t xml:space="preserve">Castings, Austenitic, for Pressure Containing Parts </w:t>
      </w:r>
    </w:p>
    <w:p w14:paraId="23509611" w14:textId="77777777" w:rsidR="007738DF" w:rsidRPr="00981FDE" w:rsidRDefault="007738DF" w:rsidP="007738DF">
      <w:pPr>
        <w:pStyle w:val="Reference"/>
        <w:rPr>
          <w:color w:val="auto"/>
          <w:lang w:val="en-GB"/>
        </w:rPr>
      </w:pPr>
      <w:r w:rsidRPr="00981FDE">
        <w:rPr>
          <w:color w:val="auto"/>
          <w:lang w:val="en-GB"/>
        </w:rPr>
        <w:t>ASTM A352</w:t>
      </w:r>
      <w:r w:rsidRPr="00981FDE">
        <w:rPr>
          <w:color w:val="auto"/>
          <w:lang w:val="en-GB"/>
        </w:rPr>
        <w:tab/>
        <w:t xml:space="preserve">Standard Specification for Steel Castings, Ferritic and Martensitic, for Pressure-Containing Parts, Suitable for Low-Temperature Service </w:t>
      </w:r>
    </w:p>
    <w:p w14:paraId="6599D8A0" w14:textId="77777777" w:rsidR="007738DF" w:rsidRPr="00981FDE" w:rsidRDefault="007738DF" w:rsidP="007738DF">
      <w:pPr>
        <w:pStyle w:val="Reference"/>
        <w:rPr>
          <w:color w:val="auto"/>
          <w:lang w:val="en-GB"/>
        </w:rPr>
      </w:pPr>
      <w:r w:rsidRPr="00981FDE">
        <w:rPr>
          <w:color w:val="auto"/>
          <w:lang w:val="en-GB"/>
        </w:rPr>
        <w:lastRenderedPageBreak/>
        <w:t>ASTM A358</w:t>
      </w:r>
      <w:r w:rsidRPr="00981FDE">
        <w:rPr>
          <w:color w:val="auto"/>
          <w:lang w:val="en-GB"/>
        </w:rPr>
        <w:tab/>
        <w:t xml:space="preserve">Electric-Fusion-Welded Austenitic Chromium-Nickel Stainless Steel Pipe for High-Temperature Service and General Applications </w:t>
      </w:r>
    </w:p>
    <w:p w14:paraId="5A1852C8" w14:textId="77777777" w:rsidR="007738DF" w:rsidRPr="00981FDE" w:rsidRDefault="007738DF" w:rsidP="007738DF">
      <w:pPr>
        <w:pStyle w:val="Reference"/>
        <w:rPr>
          <w:color w:val="auto"/>
          <w:lang w:val="en-GB"/>
        </w:rPr>
      </w:pPr>
      <w:r w:rsidRPr="00981FDE">
        <w:rPr>
          <w:color w:val="auto"/>
          <w:lang w:val="en-GB"/>
        </w:rPr>
        <w:t>ASTM A403</w:t>
      </w:r>
      <w:r w:rsidRPr="00981FDE">
        <w:rPr>
          <w:color w:val="auto"/>
          <w:lang w:val="en-GB"/>
        </w:rPr>
        <w:tab/>
        <w:t xml:space="preserve">Wrought Austenitic Stainless Steel Piping Fittings </w:t>
      </w:r>
    </w:p>
    <w:p w14:paraId="722CA8A2" w14:textId="77777777" w:rsidR="007738DF" w:rsidRPr="00981FDE" w:rsidRDefault="007738DF" w:rsidP="00BB17D3">
      <w:pPr>
        <w:pStyle w:val="Reference"/>
        <w:jc w:val="both"/>
        <w:rPr>
          <w:color w:val="auto"/>
          <w:lang w:val="en-GB"/>
        </w:rPr>
      </w:pPr>
      <w:r w:rsidRPr="00981FDE">
        <w:rPr>
          <w:color w:val="auto"/>
          <w:lang w:val="en-GB"/>
        </w:rPr>
        <w:t>ASTM A420</w:t>
      </w:r>
      <w:r w:rsidRPr="00981FDE">
        <w:rPr>
          <w:color w:val="auto"/>
          <w:lang w:val="en-GB"/>
        </w:rPr>
        <w:tab/>
        <w:t xml:space="preserve">Piping Fittings of Wrought Carbon Steel and Alloy Steel for Low- Temperature Service </w:t>
      </w:r>
    </w:p>
    <w:p w14:paraId="364E30DC" w14:textId="77777777" w:rsidR="007738DF" w:rsidRPr="00981FDE" w:rsidRDefault="007738DF" w:rsidP="00BB17D3">
      <w:pPr>
        <w:pStyle w:val="Reference"/>
        <w:jc w:val="both"/>
        <w:rPr>
          <w:color w:val="auto"/>
          <w:lang w:val="en-GB"/>
        </w:rPr>
      </w:pPr>
      <w:r w:rsidRPr="00981FDE">
        <w:rPr>
          <w:color w:val="auto"/>
          <w:lang w:val="en-GB"/>
        </w:rPr>
        <w:t>ASTM A453</w:t>
      </w:r>
      <w:r w:rsidRPr="00981FDE">
        <w:rPr>
          <w:color w:val="auto"/>
          <w:lang w:val="en-GB"/>
        </w:rPr>
        <w:tab/>
        <w:t xml:space="preserve">Standard Specification for High-Temperature Bolting, with Expansion Coefficients Comparable to Austenitic Stainless Steels </w:t>
      </w:r>
    </w:p>
    <w:p w14:paraId="70B531E0" w14:textId="77777777" w:rsidR="007738DF" w:rsidRPr="00981FDE" w:rsidRDefault="007738DF" w:rsidP="00BB17D3">
      <w:pPr>
        <w:pStyle w:val="Reference"/>
        <w:jc w:val="both"/>
        <w:rPr>
          <w:color w:val="auto"/>
          <w:lang w:val="en-GB"/>
        </w:rPr>
      </w:pPr>
      <w:r w:rsidRPr="00981FDE">
        <w:rPr>
          <w:color w:val="auto"/>
          <w:lang w:val="en-GB"/>
        </w:rPr>
        <w:t>ASTM A494</w:t>
      </w:r>
      <w:r w:rsidRPr="00981FDE">
        <w:rPr>
          <w:color w:val="auto"/>
          <w:lang w:val="en-GB"/>
        </w:rPr>
        <w:tab/>
        <w:t xml:space="preserve">Standard Specification for Castings, Nickel and Nickel Alloy </w:t>
      </w:r>
    </w:p>
    <w:p w14:paraId="724742ED" w14:textId="77777777" w:rsidR="007738DF" w:rsidRPr="00981FDE" w:rsidRDefault="007738DF" w:rsidP="00BB17D3">
      <w:pPr>
        <w:pStyle w:val="Reference"/>
        <w:jc w:val="both"/>
        <w:rPr>
          <w:color w:val="auto"/>
          <w:lang w:val="en-GB"/>
        </w:rPr>
      </w:pPr>
      <w:r w:rsidRPr="00981FDE">
        <w:rPr>
          <w:color w:val="auto"/>
          <w:lang w:val="en-GB"/>
        </w:rPr>
        <w:t>ASTM A515</w:t>
      </w:r>
      <w:r w:rsidRPr="00981FDE">
        <w:rPr>
          <w:color w:val="auto"/>
          <w:lang w:val="en-GB"/>
        </w:rPr>
        <w:tab/>
        <w:t xml:space="preserve">Carbon Steel Plate for Intermediate and Higher Temperature Service </w:t>
      </w:r>
    </w:p>
    <w:p w14:paraId="32DF754F" w14:textId="77777777" w:rsidR="007738DF" w:rsidRPr="00981FDE" w:rsidRDefault="007738DF" w:rsidP="00BB17D3">
      <w:pPr>
        <w:pStyle w:val="Reference"/>
        <w:jc w:val="both"/>
        <w:rPr>
          <w:color w:val="auto"/>
          <w:lang w:val="en-GB"/>
        </w:rPr>
      </w:pPr>
      <w:r w:rsidRPr="00981FDE">
        <w:rPr>
          <w:color w:val="auto"/>
          <w:lang w:val="en-GB"/>
        </w:rPr>
        <w:t>ASTM A516</w:t>
      </w:r>
      <w:r w:rsidRPr="00981FDE">
        <w:rPr>
          <w:color w:val="auto"/>
          <w:lang w:val="en-GB"/>
        </w:rPr>
        <w:tab/>
        <w:t xml:space="preserve">Pressure Vessel, Carbon Steel, for Moderate and Lower-Temperature - Service </w:t>
      </w:r>
    </w:p>
    <w:p w14:paraId="41A4313D" w14:textId="77777777" w:rsidR="007738DF" w:rsidRPr="00981FDE" w:rsidRDefault="007738DF" w:rsidP="00BB17D3">
      <w:pPr>
        <w:pStyle w:val="Reference"/>
        <w:jc w:val="both"/>
        <w:rPr>
          <w:color w:val="auto"/>
          <w:lang w:val="en-GB"/>
        </w:rPr>
      </w:pPr>
      <w:r w:rsidRPr="00981FDE">
        <w:rPr>
          <w:color w:val="auto"/>
          <w:lang w:val="en-GB"/>
        </w:rPr>
        <w:t>ASTM A671</w:t>
      </w:r>
      <w:r w:rsidRPr="00981FDE">
        <w:rPr>
          <w:color w:val="auto"/>
          <w:lang w:val="en-GB"/>
        </w:rPr>
        <w:tab/>
        <w:t xml:space="preserve">Electric Fusion Welded Steel Pipe for Atmospheric and Lower Temperatures </w:t>
      </w:r>
    </w:p>
    <w:p w14:paraId="5301CD52" w14:textId="5DBE9680" w:rsidR="007738DF" w:rsidRPr="00981FDE" w:rsidRDefault="007738DF" w:rsidP="00BB17D3">
      <w:pPr>
        <w:pStyle w:val="Reference"/>
        <w:jc w:val="both"/>
        <w:rPr>
          <w:color w:val="auto"/>
          <w:lang w:val="en-GB"/>
        </w:rPr>
      </w:pPr>
      <w:r w:rsidRPr="00981FDE">
        <w:rPr>
          <w:color w:val="auto"/>
          <w:lang w:val="en-GB"/>
        </w:rPr>
        <w:t>ASTM A672</w:t>
      </w:r>
      <w:r w:rsidRPr="00981FDE">
        <w:rPr>
          <w:color w:val="auto"/>
          <w:lang w:val="en-GB"/>
        </w:rPr>
        <w:tab/>
        <w:t>Electric -</w:t>
      </w:r>
      <w:r w:rsidR="00BB17D3" w:rsidRPr="00BB17D3">
        <w:rPr>
          <w:color w:val="auto"/>
        </w:rPr>
        <w:t xml:space="preserve"> </w:t>
      </w:r>
      <w:r w:rsidRPr="00981FDE">
        <w:rPr>
          <w:color w:val="auto"/>
          <w:lang w:val="en-GB"/>
        </w:rPr>
        <w:t>Fusion -</w:t>
      </w:r>
      <w:r w:rsidR="00BB17D3" w:rsidRPr="00BB17D3">
        <w:rPr>
          <w:color w:val="auto"/>
        </w:rPr>
        <w:t xml:space="preserve"> </w:t>
      </w:r>
      <w:r w:rsidRPr="00981FDE">
        <w:rPr>
          <w:color w:val="auto"/>
          <w:lang w:val="en-GB"/>
        </w:rPr>
        <w:t xml:space="preserve">Welded Steel Pipe for High Pressure at Moderate Temperatures </w:t>
      </w:r>
    </w:p>
    <w:p w14:paraId="072EACAB" w14:textId="77777777" w:rsidR="007738DF" w:rsidRPr="00981FDE" w:rsidRDefault="007738DF" w:rsidP="00BB17D3">
      <w:pPr>
        <w:pStyle w:val="Reference"/>
        <w:jc w:val="both"/>
        <w:rPr>
          <w:color w:val="auto"/>
          <w:lang w:val="en-GB"/>
        </w:rPr>
      </w:pPr>
      <w:r w:rsidRPr="00981FDE">
        <w:rPr>
          <w:color w:val="auto"/>
          <w:lang w:val="en-GB"/>
        </w:rPr>
        <w:t>ASTM A691</w:t>
      </w:r>
      <w:r w:rsidRPr="00981FDE">
        <w:rPr>
          <w:color w:val="auto"/>
          <w:lang w:val="en-GB"/>
        </w:rPr>
        <w:tab/>
        <w:t xml:space="preserve">Carbon and Alloy Steel Pipe, Electric Fusion Welded for High-Pressure Service at High Temperatures </w:t>
      </w:r>
    </w:p>
    <w:p w14:paraId="24A2C27D" w14:textId="77777777" w:rsidR="007738DF" w:rsidRPr="00981FDE" w:rsidRDefault="007738DF" w:rsidP="00BB17D3">
      <w:pPr>
        <w:pStyle w:val="Reference"/>
        <w:jc w:val="both"/>
        <w:rPr>
          <w:color w:val="auto"/>
          <w:lang w:val="en-GB"/>
        </w:rPr>
      </w:pPr>
      <w:r w:rsidRPr="00981FDE">
        <w:rPr>
          <w:color w:val="auto"/>
          <w:lang w:val="en-GB"/>
        </w:rPr>
        <w:t>ASTM A694</w:t>
      </w:r>
      <w:r w:rsidRPr="00981FDE">
        <w:rPr>
          <w:color w:val="auto"/>
          <w:lang w:val="en-GB"/>
        </w:rPr>
        <w:tab/>
        <w:t xml:space="preserve">Carbon Steel High Strength Forgings </w:t>
      </w:r>
    </w:p>
    <w:p w14:paraId="130BE8E4" w14:textId="77777777" w:rsidR="007738DF" w:rsidRPr="00981FDE" w:rsidRDefault="007738DF" w:rsidP="00BB17D3">
      <w:pPr>
        <w:pStyle w:val="Reference"/>
        <w:jc w:val="both"/>
        <w:rPr>
          <w:color w:val="auto"/>
          <w:lang w:val="en-GB"/>
        </w:rPr>
      </w:pPr>
      <w:r w:rsidRPr="00981FDE">
        <w:rPr>
          <w:color w:val="auto"/>
          <w:lang w:val="en-GB"/>
        </w:rPr>
        <w:t>ASTM A990</w:t>
      </w:r>
      <w:r w:rsidRPr="00981FDE">
        <w:rPr>
          <w:color w:val="auto"/>
          <w:lang w:val="en-GB"/>
        </w:rPr>
        <w:tab/>
        <w:t xml:space="preserve">Iron-Nickel-Chromium  and Nickel Alloy Castings Specially Controlled for Pressure Retaining Parts for Corrosive Service </w:t>
      </w:r>
    </w:p>
    <w:p w14:paraId="4AF21E23" w14:textId="77777777" w:rsidR="007738DF" w:rsidRPr="00981FDE" w:rsidRDefault="007738DF" w:rsidP="00BB17D3">
      <w:pPr>
        <w:pStyle w:val="Reference"/>
        <w:jc w:val="both"/>
        <w:rPr>
          <w:color w:val="auto"/>
          <w:lang w:val="en-GB"/>
        </w:rPr>
      </w:pPr>
      <w:r w:rsidRPr="00981FDE">
        <w:rPr>
          <w:color w:val="auto"/>
          <w:lang w:val="en-GB"/>
        </w:rPr>
        <w:t>ASTM B366</w:t>
      </w:r>
      <w:r w:rsidRPr="00981FDE">
        <w:rPr>
          <w:color w:val="auto"/>
          <w:lang w:val="en-GB"/>
        </w:rPr>
        <w:tab/>
        <w:t xml:space="preserve">Standard Specification for Factory-Made Wrought Nickel and Nickel Alloy Fittings </w:t>
      </w:r>
    </w:p>
    <w:p w14:paraId="457AFE1B" w14:textId="77777777" w:rsidR="007738DF" w:rsidRPr="00981FDE" w:rsidRDefault="007738DF" w:rsidP="00BB17D3">
      <w:pPr>
        <w:pStyle w:val="Reference"/>
        <w:jc w:val="both"/>
        <w:rPr>
          <w:color w:val="auto"/>
          <w:lang w:val="en-GB"/>
        </w:rPr>
      </w:pPr>
      <w:r w:rsidRPr="00981FDE">
        <w:rPr>
          <w:color w:val="auto"/>
          <w:lang w:val="en-GB"/>
        </w:rPr>
        <w:t>ASTM B423</w:t>
      </w:r>
      <w:r w:rsidRPr="00981FDE">
        <w:rPr>
          <w:color w:val="auto"/>
          <w:lang w:val="en-GB"/>
        </w:rPr>
        <w:tab/>
        <w:t xml:space="preserve">Standard Specification for Nickel-Iron-Chromium-Molybdenum-Copper Alloy (N08825, N08221, and N06845) Seamless Pipe and Tube </w:t>
      </w:r>
    </w:p>
    <w:p w14:paraId="1A732009" w14:textId="77777777" w:rsidR="007738DF" w:rsidRPr="00981FDE" w:rsidRDefault="007738DF" w:rsidP="00BB17D3">
      <w:pPr>
        <w:pStyle w:val="Reference"/>
        <w:jc w:val="both"/>
        <w:rPr>
          <w:color w:val="auto"/>
          <w:lang w:val="en-GB"/>
        </w:rPr>
      </w:pPr>
      <w:r w:rsidRPr="00981FDE">
        <w:rPr>
          <w:color w:val="auto"/>
          <w:lang w:val="en-GB"/>
        </w:rPr>
        <w:t>ASTM B424</w:t>
      </w:r>
      <w:r w:rsidRPr="00981FDE">
        <w:rPr>
          <w:color w:val="auto"/>
          <w:lang w:val="en-GB"/>
        </w:rPr>
        <w:tab/>
        <w:t>Standard Specification for Ni-Fe-Cr-Mo-Cu Alloy (UNS N08825, UNS N08221, and UNS N06845) Plate, Sheet, and Strip</w:t>
      </w:r>
    </w:p>
    <w:p w14:paraId="4DA0C506" w14:textId="77777777" w:rsidR="007738DF" w:rsidRPr="00981FDE" w:rsidRDefault="007738DF" w:rsidP="00BB17D3">
      <w:pPr>
        <w:pStyle w:val="Reference"/>
        <w:jc w:val="both"/>
        <w:rPr>
          <w:color w:val="auto"/>
          <w:lang w:val="en-GB"/>
        </w:rPr>
      </w:pPr>
      <w:r w:rsidRPr="00981FDE">
        <w:rPr>
          <w:color w:val="auto"/>
          <w:lang w:val="en-GB"/>
        </w:rPr>
        <w:t>ASTM B444</w:t>
      </w:r>
      <w:r w:rsidRPr="00981FDE">
        <w:rPr>
          <w:color w:val="auto"/>
          <w:lang w:val="en-GB"/>
        </w:rPr>
        <w:tab/>
        <w:t>Standard Specification for Nickel-Chromium-Molybdenum-Columbium Alloys (UNS N06625 and UNS N06852) and Nickel-Chromium-Molybdenum-Silicon Alloy (UNS N06219) Pipe and Tube</w:t>
      </w:r>
    </w:p>
    <w:p w14:paraId="2BB34329" w14:textId="77777777" w:rsidR="007738DF" w:rsidRPr="00981FDE" w:rsidRDefault="007738DF" w:rsidP="00BB17D3">
      <w:pPr>
        <w:pStyle w:val="Reference"/>
        <w:jc w:val="both"/>
        <w:rPr>
          <w:color w:val="auto"/>
          <w:lang w:val="en-GB"/>
        </w:rPr>
      </w:pPr>
      <w:r w:rsidRPr="00981FDE">
        <w:rPr>
          <w:color w:val="auto"/>
          <w:lang w:val="en-GB"/>
        </w:rPr>
        <w:t>ASTM B564</w:t>
      </w:r>
      <w:r w:rsidRPr="00981FDE">
        <w:rPr>
          <w:color w:val="auto"/>
          <w:lang w:val="en-GB"/>
        </w:rPr>
        <w:tab/>
        <w:t>Standard Specification for Nickel Alloy Forgings</w:t>
      </w:r>
    </w:p>
    <w:p w14:paraId="1724366B" w14:textId="77777777" w:rsidR="007738DF" w:rsidRPr="00981FDE" w:rsidRDefault="007738DF" w:rsidP="00BB17D3">
      <w:pPr>
        <w:pStyle w:val="Reference"/>
        <w:jc w:val="both"/>
        <w:rPr>
          <w:color w:val="auto"/>
          <w:lang w:val="en-GB"/>
        </w:rPr>
      </w:pPr>
      <w:r w:rsidRPr="00981FDE">
        <w:rPr>
          <w:color w:val="auto"/>
          <w:lang w:val="en-GB"/>
        </w:rPr>
        <w:t>ASTM B705</w:t>
      </w:r>
      <w:r w:rsidRPr="00981FDE">
        <w:rPr>
          <w:color w:val="auto"/>
          <w:lang w:val="en-GB"/>
        </w:rPr>
        <w:tab/>
        <w:t>Standard Specification for Nickel-Alloy (UNS N06625, N06219 and N08825) Welded Pipe</w:t>
      </w:r>
    </w:p>
    <w:p w14:paraId="63485506" w14:textId="77777777" w:rsidR="007738DF" w:rsidRPr="00981FDE" w:rsidRDefault="007738DF" w:rsidP="00BB17D3">
      <w:pPr>
        <w:pStyle w:val="Reference"/>
        <w:jc w:val="both"/>
        <w:rPr>
          <w:color w:val="auto"/>
          <w:lang w:val="en-GB"/>
        </w:rPr>
      </w:pPr>
      <w:r w:rsidRPr="00981FDE">
        <w:rPr>
          <w:color w:val="auto"/>
          <w:lang w:val="en-GB"/>
        </w:rPr>
        <w:t xml:space="preserve"> ASTM D2996</w:t>
      </w:r>
      <w:r w:rsidRPr="00981FDE">
        <w:rPr>
          <w:color w:val="auto"/>
          <w:lang w:val="en-GB"/>
        </w:rPr>
        <w:tab/>
        <w:t xml:space="preserve">Specification for Filament Wound Reinforced Thermosetting Resin Pipe and Fittings </w:t>
      </w:r>
    </w:p>
    <w:p w14:paraId="68F2C32F" w14:textId="77777777" w:rsidR="007738DF" w:rsidRPr="00981FDE" w:rsidRDefault="007738DF" w:rsidP="00BB17D3">
      <w:pPr>
        <w:pStyle w:val="Reference"/>
        <w:jc w:val="both"/>
        <w:rPr>
          <w:color w:val="auto"/>
          <w:lang w:val="en-GB"/>
        </w:rPr>
      </w:pPr>
      <w:r w:rsidRPr="00981FDE">
        <w:rPr>
          <w:color w:val="auto"/>
          <w:lang w:val="en-GB"/>
        </w:rPr>
        <w:t>ASTM D4024</w:t>
      </w:r>
      <w:r w:rsidRPr="00981FDE">
        <w:rPr>
          <w:color w:val="auto"/>
          <w:lang w:val="en-GB"/>
        </w:rPr>
        <w:tab/>
        <w:t xml:space="preserve">Specification for Reinforced Thermosetting Resin Flanges </w:t>
      </w:r>
    </w:p>
    <w:p w14:paraId="4436D384" w14:textId="1045B672" w:rsidR="007738DF" w:rsidRPr="00981FDE" w:rsidRDefault="007738DF" w:rsidP="007738DF">
      <w:pPr>
        <w:pStyle w:val="Text1Bold"/>
        <w:rPr>
          <w:color w:val="auto"/>
          <w:lang w:val="en-GB"/>
        </w:rPr>
      </w:pPr>
      <w:r w:rsidRPr="00981FDE">
        <w:rPr>
          <w:color w:val="auto"/>
          <w:lang w:val="en-GB"/>
        </w:rPr>
        <w:t xml:space="preserve">International Organization for Standardization (ISO)  / German Institute for Standardization (DIN) </w:t>
      </w:r>
      <w:ins w:id="2683" w:author="Zhunisbayev, Olzhasbek [Bolashak Atyrau Limited]" w:date="2023-10-16T10:19:00Z">
        <w:r w:rsidR="00274308">
          <w:rPr>
            <w:color w:val="auto"/>
          </w:rPr>
          <w:t>/ IOGP</w:t>
        </w:r>
      </w:ins>
      <w:del w:id="2684" w:author="Zhunisbayev, Olzhasbek [Bolashak Atyrau Limited]" w:date="2023-10-16T10:19:00Z">
        <w:r w:rsidRPr="00981FDE" w:rsidDel="00274308">
          <w:rPr>
            <w:color w:val="auto"/>
            <w:lang w:val="en-GB"/>
          </w:rPr>
          <w:delText xml:space="preserve"> </w:delText>
        </w:r>
      </w:del>
    </w:p>
    <w:p w14:paraId="065D48F2" w14:textId="77777777" w:rsidR="007738DF" w:rsidRPr="00981FDE" w:rsidRDefault="007738DF" w:rsidP="00BB17D3">
      <w:pPr>
        <w:pStyle w:val="Reference"/>
        <w:jc w:val="both"/>
        <w:rPr>
          <w:color w:val="auto"/>
          <w:lang w:val="en-GB"/>
        </w:rPr>
      </w:pPr>
      <w:r w:rsidRPr="00981FDE">
        <w:rPr>
          <w:color w:val="auto"/>
          <w:lang w:val="en-GB"/>
        </w:rPr>
        <w:t>BS</w:t>
      </w:r>
      <w:r>
        <w:rPr>
          <w:color w:val="auto"/>
          <w:lang w:val="en-GB"/>
        </w:rPr>
        <w:t xml:space="preserve"> </w:t>
      </w:r>
      <w:r w:rsidRPr="00981FDE">
        <w:rPr>
          <w:color w:val="auto"/>
          <w:lang w:val="en-GB"/>
        </w:rPr>
        <w:t>4515-1</w:t>
      </w:r>
      <w:r w:rsidRPr="00981FDE">
        <w:rPr>
          <w:color w:val="auto"/>
          <w:lang w:val="en-GB"/>
        </w:rPr>
        <w:tab/>
        <w:t>Specification for welding of steel pipelines on land and offshore; Part 1: Carbon and carbon manganese steel pipelines</w:t>
      </w:r>
    </w:p>
    <w:p w14:paraId="43C42529" w14:textId="77777777" w:rsidR="007738DF" w:rsidRDefault="007738DF" w:rsidP="00BB17D3">
      <w:pPr>
        <w:pStyle w:val="Reference"/>
        <w:jc w:val="both"/>
        <w:rPr>
          <w:color w:val="auto"/>
          <w:lang w:val="en-GB"/>
        </w:rPr>
      </w:pPr>
      <w:r w:rsidRPr="00DE1E55">
        <w:rPr>
          <w:rFonts w:cs="Arial"/>
          <w:szCs w:val="20"/>
        </w:rPr>
        <w:t xml:space="preserve">BS EN 12288  </w:t>
      </w:r>
      <w:r>
        <w:rPr>
          <w:rFonts w:cs="Arial"/>
          <w:szCs w:val="20"/>
        </w:rPr>
        <w:tab/>
      </w:r>
      <w:r w:rsidRPr="00DE1E55">
        <w:rPr>
          <w:rFonts w:cs="Arial"/>
          <w:szCs w:val="20"/>
        </w:rPr>
        <w:t>Industrial Valve</w:t>
      </w:r>
      <w:r>
        <w:rPr>
          <w:rFonts w:cs="Arial"/>
          <w:szCs w:val="20"/>
        </w:rPr>
        <w:t xml:space="preserve"> - </w:t>
      </w:r>
      <w:r w:rsidRPr="001632F1">
        <w:rPr>
          <w:rFonts w:cs="Arial"/>
          <w:szCs w:val="20"/>
        </w:rPr>
        <w:t>Copper alloy gate valves</w:t>
      </w:r>
    </w:p>
    <w:p w14:paraId="56D2670A" w14:textId="77777777" w:rsidR="007738DF" w:rsidRPr="00981FDE" w:rsidRDefault="007738DF" w:rsidP="00BB17D3">
      <w:pPr>
        <w:pStyle w:val="Reference"/>
        <w:jc w:val="both"/>
        <w:rPr>
          <w:color w:val="auto"/>
          <w:lang w:val="en-GB"/>
        </w:rPr>
      </w:pPr>
      <w:r w:rsidRPr="00981FDE">
        <w:rPr>
          <w:color w:val="auto"/>
          <w:lang w:val="en-GB"/>
        </w:rPr>
        <w:t xml:space="preserve">DIN 13-1    </w:t>
      </w:r>
      <w:r w:rsidRPr="00981FDE">
        <w:rPr>
          <w:color w:val="auto"/>
          <w:lang w:val="en-GB"/>
        </w:rPr>
        <w:tab/>
        <w:t xml:space="preserve">ISO general purpose metric screw threads - Part 1: Nominal sizes for coarse pitch threads; nominal diameter from 1 mm to 68 mm </w:t>
      </w:r>
    </w:p>
    <w:p w14:paraId="60C7DFF8" w14:textId="77777777" w:rsidR="007738DF" w:rsidRDefault="007738DF" w:rsidP="00BB17D3">
      <w:pPr>
        <w:pStyle w:val="Reference"/>
        <w:jc w:val="both"/>
        <w:rPr>
          <w:ins w:id="2685" w:author="Zhunisbayev, Olzhasbek [Bolashak Atyrau Limited]" w:date="2023-10-16T10:19:00Z"/>
          <w:color w:val="auto"/>
          <w:lang w:val="en-GB"/>
        </w:rPr>
      </w:pPr>
      <w:r w:rsidRPr="00981FDE">
        <w:rPr>
          <w:color w:val="auto"/>
          <w:lang w:val="en-GB"/>
        </w:rPr>
        <w:lastRenderedPageBreak/>
        <w:t>ISO 4032</w:t>
      </w:r>
      <w:r w:rsidRPr="00981FDE">
        <w:rPr>
          <w:color w:val="auto"/>
          <w:lang w:val="en-GB"/>
        </w:rPr>
        <w:tab/>
        <w:t>Hexagon nuts, style 1 - Product grades A and B</w:t>
      </w:r>
    </w:p>
    <w:p w14:paraId="74B820DA" w14:textId="3508D7F3" w:rsidR="00170F88" w:rsidRPr="00170F88" w:rsidRDefault="00170F88">
      <w:pPr>
        <w:pStyle w:val="Text1"/>
        <w:rPr>
          <w:lang w:val="en-GB"/>
          <w:rPrChange w:id="2686" w:author="Zhunisbayev, Olzhasbek [Bolashak Atyrau Limited]" w:date="2023-10-16T10:19:00Z">
            <w:rPr>
              <w:color w:val="auto"/>
              <w:lang w:val="en-GB"/>
            </w:rPr>
          </w:rPrChange>
        </w:rPr>
        <w:pPrChange w:id="2687" w:author="Zhunisbayev, Olzhasbek [Bolashak Atyrau Limited]" w:date="2023-10-16T10:19:00Z">
          <w:pPr>
            <w:pStyle w:val="Reference"/>
            <w:jc w:val="both"/>
          </w:pPr>
        </w:pPrChange>
      </w:pPr>
      <w:ins w:id="2688" w:author="Zhunisbayev, Olzhasbek [Bolashak Atyrau Limited]" w:date="2023-10-16T10:19:00Z">
        <w:r>
          <w:rPr>
            <w:lang w:val="en-GB"/>
          </w:rPr>
          <w:t>IOGP S-563</w:t>
        </w:r>
        <w:r>
          <w:rPr>
            <w:lang w:val="en-GB"/>
          </w:rPr>
          <w:tab/>
        </w:r>
      </w:ins>
      <w:ins w:id="2689" w:author="Zhunisbayev, Olzhasbek [Bolashak Atyrau Limited]" w:date="2023-10-16T10:21:00Z">
        <w:r w:rsidR="00BF1F4D">
          <w:rPr>
            <w:lang w:val="en-GB"/>
          </w:rPr>
          <w:t xml:space="preserve">          </w:t>
        </w:r>
        <w:r w:rsidR="00BF1F4D" w:rsidRPr="00BF1F4D">
          <w:rPr>
            <w:color w:val="auto"/>
            <w:lang w:val="en-GB"/>
            <w:rPrChange w:id="2690" w:author="Zhunisbayev, Olzhasbek [Bolashak Atyrau Limited]" w:date="2023-10-16T10:21:00Z">
              <w:rPr>
                <w:lang w:val="en-GB"/>
              </w:rPr>
            </w:rPrChange>
          </w:rPr>
          <w:t>Piping &amp; Valve Components – Material Data Sheets</w:t>
        </w:r>
      </w:ins>
    </w:p>
    <w:p w14:paraId="6EE8182A" w14:textId="77777777" w:rsidR="007738DF" w:rsidRPr="00981FDE" w:rsidRDefault="007738DF" w:rsidP="007738DF">
      <w:pPr>
        <w:pStyle w:val="Text1Bold"/>
        <w:rPr>
          <w:color w:val="auto"/>
          <w:lang w:val="en-GB"/>
        </w:rPr>
      </w:pPr>
      <w:r w:rsidRPr="00981FDE">
        <w:rPr>
          <w:color w:val="auto"/>
          <w:lang w:val="en-GB"/>
        </w:rPr>
        <w:t>Manufacturers Standardization Society (MSS)</w:t>
      </w:r>
    </w:p>
    <w:p w14:paraId="58F3F2C0" w14:textId="783EA79A" w:rsidR="007738DF" w:rsidRPr="00981FDE" w:rsidRDefault="007738DF" w:rsidP="00BB17D3">
      <w:pPr>
        <w:pStyle w:val="Reference"/>
        <w:jc w:val="both"/>
        <w:rPr>
          <w:color w:val="auto"/>
        </w:rPr>
      </w:pPr>
      <w:r w:rsidRPr="00981FDE">
        <w:rPr>
          <w:color w:val="auto"/>
        </w:rPr>
        <w:t>MSS SP-</w:t>
      </w:r>
      <w:r w:rsidR="008A4299" w:rsidRPr="00981FDE">
        <w:rPr>
          <w:color w:val="auto"/>
        </w:rPr>
        <w:t>25</w:t>
      </w:r>
      <w:r w:rsidR="008A4299">
        <w:rPr>
          <w:color w:val="auto"/>
        </w:rPr>
        <w:tab/>
      </w:r>
      <w:r w:rsidR="008A4299">
        <w:rPr>
          <w:color w:val="auto"/>
        </w:rPr>
        <w:tab/>
      </w:r>
      <w:r w:rsidRPr="00981FDE">
        <w:rPr>
          <w:color w:val="auto"/>
        </w:rPr>
        <w:t xml:space="preserve">Standard Marking Systems for Valves and Fittings </w:t>
      </w:r>
    </w:p>
    <w:p w14:paraId="21B49462" w14:textId="265629B3" w:rsidR="007738DF" w:rsidRPr="00981FDE" w:rsidRDefault="007738DF" w:rsidP="00BB17D3">
      <w:pPr>
        <w:pStyle w:val="Reference"/>
        <w:jc w:val="both"/>
        <w:rPr>
          <w:color w:val="auto"/>
        </w:rPr>
      </w:pPr>
      <w:r w:rsidRPr="00981FDE">
        <w:rPr>
          <w:color w:val="auto"/>
        </w:rPr>
        <w:t>MSS SP-75</w:t>
      </w:r>
      <w:r w:rsidR="008A4299">
        <w:rPr>
          <w:color w:val="auto"/>
        </w:rPr>
        <w:tab/>
      </w:r>
      <w:r w:rsidR="008A4299">
        <w:rPr>
          <w:color w:val="auto"/>
        </w:rPr>
        <w:tab/>
      </w:r>
      <w:r w:rsidRPr="00981FDE">
        <w:rPr>
          <w:color w:val="auto"/>
        </w:rPr>
        <w:t xml:space="preserve">Specification for High Test Wrought Butt-Welding Fittings </w:t>
      </w:r>
    </w:p>
    <w:p w14:paraId="27AD24E8" w14:textId="528A78FD" w:rsidR="007738DF" w:rsidRPr="00981FDE" w:rsidRDefault="007738DF" w:rsidP="00BB17D3">
      <w:pPr>
        <w:pStyle w:val="Reference"/>
        <w:jc w:val="both"/>
        <w:rPr>
          <w:color w:val="auto"/>
        </w:rPr>
      </w:pPr>
      <w:r w:rsidRPr="00981FDE">
        <w:rPr>
          <w:color w:val="auto"/>
        </w:rPr>
        <w:t>MSS SP-83</w:t>
      </w:r>
      <w:r w:rsidR="008A4299">
        <w:rPr>
          <w:color w:val="auto"/>
        </w:rPr>
        <w:tab/>
      </w:r>
      <w:r w:rsidR="008A4299">
        <w:rPr>
          <w:color w:val="auto"/>
        </w:rPr>
        <w:tab/>
      </w:r>
      <w:r w:rsidRPr="00981FDE">
        <w:rPr>
          <w:color w:val="auto"/>
        </w:rPr>
        <w:t xml:space="preserve">Class 3000 Steel Pipe Unions, Socket Weld &amp; Threaded </w:t>
      </w:r>
    </w:p>
    <w:p w14:paraId="386D9FB0" w14:textId="7444E304" w:rsidR="007738DF" w:rsidRPr="00981FDE" w:rsidRDefault="007738DF" w:rsidP="00BB17D3">
      <w:pPr>
        <w:pStyle w:val="Reference"/>
        <w:jc w:val="both"/>
        <w:rPr>
          <w:color w:val="auto"/>
        </w:rPr>
      </w:pPr>
      <w:r w:rsidRPr="00981FDE">
        <w:rPr>
          <w:color w:val="auto"/>
        </w:rPr>
        <w:t>MSS SP-</w:t>
      </w:r>
      <w:r w:rsidR="008A4299" w:rsidRPr="00981FDE">
        <w:rPr>
          <w:color w:val="auto"/>
        </w:rPr>
        <w:t>95</w:t>
      </w:r>
      <w:r w:rsidR="008A4299">
        <w:rPr>
          <w:color w:val="auto"/>
        </w:rPr>
        <w:tab/>
      </w:r>
      <w:r w:rsidR="008A4299">
        <w:rPr>
          <w:color w:val="auto"/>
        </w:rPr>
        <w:tab/>
      </w:r>
      <w:r w:rsidRPr="00981FDE">
        <w:rPr>
          <w:color w:val="auto"/>
        </w:rPr>
        <w:t xml:space="preserve">Swage Nipples and Bull Plugs </w:t>
      </w:r>
    </w:p>
    <w:p w14:paraId="609400BF" w14:textId="33969EA6" w:rsidR="007738DF" w:rsidRPr="00981FDE" w:rsidRDefault="007738DF" w:rsidP="008A4299">
      <w:pPr>
        <w:pStyle w:val="Reference"/>
        <w:ind w:left="2880" w:hanging="2160"/>
        <w:jc w:val="both"/>
        <w:rPr>
          <w:color w:val="auto"/>
        </w:rPr>
      </w:pPr>
      <w:r w:rsidRPr="00981FDE">
        <w:rPr>
          <w:color w:val="auto"/>
        </w:rPr>
        <w:t>MSS SP-97</w:t>
      </w:r>
      <w:r w:rsidR="008A4299">
        <w:rPr>
          <w:color w:val="auto"/>
        </w:rPr>
        <w:tab/>
      </w:r>
      <w:r w:rsidR="008A4299">
        <w:rPr>
          <w:color w:val="auto"/>
        </w:rPr>
        <w:tab/>
      </w:r>
      <w:r w:rsidRPr="00981FDE">
        <w:rPr>
          <w:color w:val="auto"/>
        </w:rPr>
        <w:t xml:space="preserve">Integrally Reinforced Forged Branch outlet Fittings - Socket Welding, Threaded and Butt Welding Ends </w:t>
      </w:r>
    </w:p>
    <w:p w14:paraId="28ED891D" w14:textId="77777777" w:rsidR="007738DF" w:rsidRPr="00981FDE" w:rsidRDefault="007738DF" w:rsidP="007738DF">
      <w:pPr>
        <w:pStyle w:val="Text1Bold"/>
        <w:rPr>
          <w:color w:val="auto"/>
          <w:lang w:val="en-GB"/>
        </w:rPr>
      </w:pPr>
      <w:r w:rsidRPr="00981FDE">
        <w:rPr>
          <w:color w:val="auto"/>
          <w:lang w:val="en-GB"/>
        </w:rPr>
        <w:t>National Association of Corrosion Engineers (NACE)</w:t>
      </w:r>
    </w:p>
    <w:p w14:paraId="3BB1DC53" w14:textId="40E3EF10" w:rsidR="007738DF" w:rsidRDefault="007738DF" w:rsidP="00A246B9">
      <w:pPr>
        <w:pStyle w:val="Reference"/>
        <w:tabs>
          <w:tab w:val="left" w:pos="3060"/>
        </w:tabs>
        <w:ind w:left="720" w:firstLine="0"/>
        <w:jc w:val="both"/>
        <w:rPr>
          <w:ins w:id="2691" w:author="Zhunisbayev, Olzhasbek A [Bolashak Atyrau Limited]" w:date="2022-09-19T15:10:00Z"/>
          <w:lang w:val="en-GB"/>
        </w:rPr>
      </w:pPr>
      <w:r w:rsidRPr="00087CEE">
        <w:rPr>
          <w:lang w:val="en-GB"/>
        </w:rPr>
        <w:t>NACE MR0175/</w:t>
      </w:r>
      <w:r w:rsidRPr="00087CEE">
        <w:rPr>
          <w:lang w:val="en-GB"/>
        </w:rPr>
        <w:tab/>
      </w:r>
      <w:r w:rsidR="008A4299">
        <w:rPr>
          <w:lang w:val="en-GB"/>
        </w:rPr>
        <w:t xml:space="preserve">   </w:t>
      </w:r>
      <w:r w:rsidRPr="00087CEE">
        <w:rPr>
          <w:lang w:val="en-GB"/>
        </w:rPr>
        <w:t>Petroleum and Natural Gas Industries - Materials for Use in H</w:t>
      </w:r>
      <w:r w:rsidRPr="00227690">
        <w:rPr>
          <w:vertAlign w:val="subscript"/>
          <w:lang w:val="en-GB"/>
        </w:rPr>
        <w:t>2</w:t>
      </w:r>
      <w:r w:rsidRPr="00087CEE">
        <w:rPr>
          <w:lang w:val="en-GB"/>
        </w:rPr>
        <w:t>S-ISO15156</w:t>
      </w:r>
      <w:del w:id="2692" w:author="Zhunisbayev, Olzhasbek [Bolashak Atyrau Limited]" w:date="2023-09-10T16:02:00Z">
        <w:r w:rsidRPr="00CC4D2A" w:rsidDel="00AA2FBA">
          <w:delText>-</w:delText>
        </w:r>
      </w:del>
      <w:del w:id="2693" w:author="Zhunisbayev, Olzhasbek A [Bolashak Atyrau Limited]" w:date="2022-06-21T17:11:00Z">
        <w:r w:rsidRPr="00087CEE" w:rsidDel="00154312">
          <w:rPr>
            <w:lang w:val="en-GB"/>
          </w:rPr>
          <w:delText>2009</w:delText>
        </w:r>
      </w:del>
      <w:del w:id="2694" w:author="Zhunisbayev, Olzhasbek [Bolashak Atyrau Limited]" w:date="2023-09-10T16:02:00Z">
        <w:r w:rsidRPr="00087CEE" w:rsidDel="00AA2FBA">
          <w:rPr>
            <w:lang w:val="en-GB"/>
          </w:rPr>
          <w:delText xml:space="preserve"> </w:delText>
        </w:r>
      </w:del>
      <w:ins w:id="2695" w:author="Zhunisbayev, Olzhasbek A [Bolashak Atyrau Limited]" w:date="2022-06-21T17:11:00Z">
        <w:del w:id="2696" w:author="Zhunisbayev, Olzhasbek [Bolashak Atyrau Limited]" w:date="2023-09-10T16:02:00Z">
          <w:r w:rsidR="00154312" w:rsidDel="00AA2FBA">
            <w:rPr>
              <w:lang w:val="en-GB"/>
            </w:rPr>
            <w:delText>Lates</w:delText>
          </w:r>
        </w:del>
      </w:ins>
      <w:ins w:id="2697" w:author="Zhunisbayev, Olzhasbek A [Bolashak Atyrau Limited]" w:date="2022-06-21T17:12:00Z">
        <w:del w:id="2698" w:author="Zhunisbayev, Olzhasbek [Bolashak Atyrau Limited]" w:date="2023-09-10T16:02:00Z">
          <w:r w:rsidR="00154312" w:rsidDel="00AA2FBA">
            <w:rPr>
              <w:lang w:val="en-GB"/>
            </w:rPr>
            <w:delText>t Ed.</w:delText>
          </w:r>
        </w:del>
      </w:ins>
      <w:ins w:id="2699" w:author="Zhunisbayev, Olzhasbek A [Bolashak Atyrau Limited]" w:date="2022-06-21T17:11:00Z">
        <w:del w:id="2700" w:author="Zhunisbayev, Olzhasbek [Bolashak Atyrau Limited]" w:date="2023-09-10T16:02:00Z">
          <w:r w:rsidR="00154312" w:rsidRPr="00087CEE" w:rsidDel="00AA2FBA">
            <w:rPr>
              <w:lang w:val="en-GB"/>
            </w:rPr>
            <w:delText xml:space="preserve"> </w:delText>
          </w:r>
        </w:del>
      </w:ins>
      <w:r w:rsidRPr="00087CEE">
        <w:rPr>
          <w:lang w:val="en-GB"/>
        </w:rPr>
        <w:tab/>
      </w:r>
      <w:ins w:id="2701" w:author="Zhunisbayev, Olzhasbek A [Bolashak Atyrau Limited]" w:date="2022-09-19T15:13:00Z">
        <w:r w:rsidR="008A4299">
          <w:rPr>
            <w:lang w:val="en-GB"/>
          </w:rPr>
          <w:t xml:space="preserve">   </w:t>
        </w:r>
      </w:ins>
      <w:r w:rsidRPr="00087CEE">
        <w:rPr>
          <w:lang w:val="en-GB"/>
        </w:rPr>
        <w:t>containing Environments in Oil and Gas Production.</w:t>
      </w:r>
    </w:p>
    <w:p w14:paraId="593C8C2B" w14:textId="76365444" w:rsidR="00A246B9" w:rsidRDefault="00A246B9">
      <w:pPr>
        <w:pStyle w:val="Text1"/>
        <w:ind w:left="2880" w:hanging="2160"/>
        <w:jc w:val="both"/>
        <w:rPr>
          <w:lang w:val="en-GB"/>
        </w:rPr>
      </w:pPr>
      <w:ins w:id="2702" w:author="Zhunisbayev, Olzhasbek A [Bolashak Atyrau Limited]" w:date="2022-09-19T15:10:00Z">
        <w:r>
          <w:rPr>
            <w:lang w:val="en-GB"/>
          </w:rPr>
          <w:t>NACE SP</w:t>
        </w:r>
      </w:ins>
      <w:ins w:id="2703" w:author="Zhunisbayev, Olzhasbek A [Bolashak Atyrau Limited]" w:date="2022-09-19T15:11:00Z">
        <w:r>
          <w:rPr>
            <w:lang w:val="en-GB"/>
          </w:rPr>
          <w:t>0403</w:t>
        </w:r>
        <w:r>
          <w:rPr>
            <w:lang w:val="en-GB"/>
          </w:rPr>
          <w:tab/>
        </w:r>
        <w:r w:rsidRPr="00A246B9">
          <w:rPr>
            <w:lang w:val="en-GB"/>
          </w:rPr>
          <w:t>Avoiding Caustic Stress Corrosion Cracking of Refinery</w:t>
        </w:r>
        <w:r>
          <w:rPr>
            <w:lang w:val="en-GB"/>
          </w:rPr>
          <w:t xml:space="preserve"> </w:t>
        </w:r>
        <w:r w:rsidRPr="00A246B9">
          <w:rPr>
            <w:lang w:val="en-GB"/>
          </w:rPr>
          <w:t>Equipment and Piping</w:t>
        </w:r>
      </w:ins>
    </w:p>
    <w:p w14:paraId="4309AE2C" w14:textId="47020595" w:rsidR="0068097A" w:rsidRPr="00A246B9" w:rsidRDefault="0068097A" w:rsidP="0068097A">
      <w:pPr>
        <w:pStyle w:val="Text1"/>
        <w:ind w:left="2880" w:hanging="2160"/>
        <w:jc w:val="both"/>
        <w:rPr>
          <w:lang w:val="en-GB"/>
          <w:rPrChange w:id="2704" w:author="Zhunisbayev, Olzhasbek A [Bolashak Atyrau Limited]" w:date="2022-09-19T15:10:00Z">
            <w:rPr/>
          </w:rPrChange>
        </w:rPr>
      </w:pPr>
      <w:r>
        <w:rPr>
          <w:lang w:val="en-GB"/>
        </w:rPr>
        <w:t>NACE TM0284</w:t>
      </w:r>
      <w:r>
        <w:rPr>
          <w:lang w:val="en-GB"/>
        </w:rPr>
        <w:tab/>
      </w:r>
      <w:r w:rsidR="002E5A6C" w:rsidRPr="002E5A6C">
        <w:rPr>
          <w:lang w:val="en-GB"/>
        </w:rPr>
        <w:t>Evaluation of Pipeline and Pressure Vessel Steels for Resistance to Hydrogen-Induced Cracking</w:t>
      </w:r>
    </w:p>
    <w:p w14:paraId="315E3E3C" w14:textId="77777777" w:rsidR="007738DF" w:rsidRPr="00981FDE" w:rsidRDefault="007738DF" w:rsidP="007738DF">
      <w:pPr>
        <w:pStyle w:val="Text1Bold"/>
        <w:rPr>
          <w:color w:val="auto"/>
          <w:lang w:val="en-GB"/>
        </w:rPr>
      </w:pPr>
      <w:r w:rsidRPr="00981FDE">
        <w:rPr>
          <w:color w:val="auto"/>
          <w:lang w:val="en-GB"/>
        </w:rPr>
        <w:t>National Fire Prevention Association (NFPA)</w:t>
      </w:r>
    </w:p>
    <w:p w14:paraId="078654B9" w14:textId="7A247C44" w:rsidR="007738DF" w:rsidRPr="0049118F" w:rsidRDefault="007738DF" w:rsidP="00DE08F5">
      <w:pPr>
        <w:pStyle w:val="Reference"/>
        <w:ind w:left="2880" w:hanging="2160"/>
        <w:jc w:val="both"/>
        <w:rPr>
          <w:color w:val="auto"/>
        </w:rPr>
      </w:pPr>
      <w:r w:rsidRPr="00981FDE">
        <w:rPr>
          <w:color w:val="auto"/>
          <w:lang w:val="en-GB"/>
        </w:rPr>
        <w:t>NFPA 59A</w:t>
      </w:r>
      <w:r w:rsidRPr="00981FDE">
        <w:rPr>
          <w:color w:val="auto"/>
          <w:lang w:val="en-GB"/>
        </w:rPr>
        <w:tab/>
      </w:r>
      <w:r w:rsidR="00DE08F5">
        <w:rPr>
          <w:color w:val="auto"/>
          <w:lang w:val="en-GB"/>
        </w:rPr>
        <w:tab/>
      </w:r>
      <w:r w:rsidRPr="00981FDE">
        <w:rPr>
          <w:color w:val="auto"/>
          <w:lang w:val="en-GB"/>
        </w:rPr>
        <w:t>Standard for the Production, Storage, and Handling of Liquefied Natural Gas (LNG)</w:t>
      </w:r>
    </w:p>
    <w:p w14:paraId="476CF747" w14:textId="77777777" w:rsidR="007738DF" w:rsidRPr="00752EE2" w:rsidRDefault="007738DF" w:rsidP="007738DF">
      <w:pPr>
        <w:pStyle w:val="Text1Bold"/>
        <w:rPr>
          <w:color w:val="auto"/>
          <w:lang w:val="en-GB"/>
        </w:rPr>
      </w:pPr>
      <w:bookmarkStart w:id="2705" w:name="_Toc335139714"/>
      <w:r w:rsidRPr="00752EE2">
        <w:rPr>
          <w:color w:val="auto"/>
          <w:lang w:val="en-GB"/>
        </w:rPr>
        <w:t>RoK codes and standards</w:t>
      </w:r>
      <w:bookmarkEnd w:id="2705"/>
    </w:p>
    <w:p w14:paraId="3A572FDE" w14:textId="6B64CE53" w:rsidR="007738DF" w:rsidRPr="00752EE2" w:rsidRDefault="007738DF" w:rsidP="007B7007">
      <w:pPr>
        <w:pStyle w:val="Reference"/>
        <w:jc w:val="both"/>
        <w:rPr>
          <w:color w:val="auto"/>
          <w:lang w:val="en-GB"/>
        </w:rPr>
      </w:pPr>
      <w:del w:id="2706" w:author="Zhunisbayev, Olzhasbek A [Bolashak Atyrau Limited]" w:date="2022-06-07T17:51:00Z">
        <w:r w:rsidRPr="00752EE2" w:rsidDel="007B7007">
          <w:rPr>
            <w:color w:val="auto"/>
            <w:lang w:val="en-GB"/>
          </w:rPr>
          <w:delText xml:space="preserve">SNiP </w:delText>
        </w:r>
      </w:del>
      <w:ins w:id="2707" w:author="Zhunisbayev, Olzhasbek A [Bolashak Atyrau Limited]" w:date="2022-06-07T17:51:00Z">
        <w:r w:rsidR="007B7007">
          <w:rPr>
            <w:color w:val="auto"/>
            <w:lang w:val="en-GB"/>
          </w:rPr>
          <w:t>SP</w:t>
        </w:r>
        <w:r w:rsidR="007B7007" w:rsidRPr="00752EE2">
          <w:rPr>
            <w:color w:val="auto"/>
            <w:lang w:val="en-GB"/>
          </w:rPr>
          <w:t xml:space="preserve"> </w:t>
        </w:r>
      </w:ins>
      <w:r w:rsidRPr="00752EE2">
        <w:rPr>
          <w:color w:val="auto"/>
          <w:lang w:val="en-GB"/>
        </w:rPr>
        <w:t>RK 3.05-</w:t>
      </w:r>
      <w:del w:id="2708" w:author="Zhunisbayev, Olzhasbek A [Bolashak Atyrau Limited]" w:date="2022-06-07T17:52:00Z">
        <w:r w:rsidRPr="00752EE2" w:rsidDel="007B7007">
          <w:rPr>
            <w:color w:val="auto"/>
            <w:lang w:val="en-GB"/>
          </w:rPr>
          <w:delText>09</w:delText>
        </w:r>
      </w:del>
      <w:ins w:id="2709" w:author="Zhunisbayev, Olzhasbek A [Bolashak Atyrau Limited]" w:date="2022-06-07T17:52:00Z">
        <w:r w:rsidR="007B7007">
          <w:rPr>
            <w:color w:val="auto"/>
            <w:lang w:val="en-GB"/>
          </w:rPr>
          <w:t>103</w:t>
        </w:r>
      </w:ins>
      <w:del w:id="2710" w:author="Zhunisbayev, Olzhasbek A [Bolashak Atyrau Limited]" w:date="2022-06-07T17:52:00Z">
        <w:r w:rsidRPr="00752EE2" w:rsidDel="007B7007">
          <w:rPr>
            <w:color w:val="auto"/>
            <w:lang w:val="en-GB"/>
          </w:rPr>
          <w:delText>-2002</w:delText>
        </w:r>
      </w:del>
      <w:r w:rsidRPr="00752EE2">
        <w:rPr>
          <w:color w:val="auto"/>
          <w:lang w:val="en-GB"/>
        </w:rPr>
        <w:t xml:space="preserve"> </w:t>
      </w:r>
      <w:ins w:id="2711" w:author="Zhunisbayev, Olzhasbek A [Bolashak Atyrau Limited]" w:date="2022-06-07T17:38:00Z">
        <w:r w:rsidR="00DE08F5">
          <w:rPr>
            <w:color w:val="auto"/>
            <w:lang w:val="en-GB"/>
          </w:rPr>
          <w:tab/>
        </w:r>
      </w:ins>
      <w:ins w:id="2712" w:author="Zhunisbayev, Olzhasbek A [Bolashak Atyrau Limited]" w:date="2022-06-07T17:52:00Z">
        <w:r w:rsidR="007B7007">
          <w:rPr>
            <w:color w:val="auto"/>
            <w:lang w:val="en-GB"/>
          </w:rPr>
          <w:tab/>
        </w:r>
      </w:ins>
      <w:r w:rsidRPr="00752EE2">
        <w:rPr>
          <w:color w:val="auto"/>
          <w:lang w:val="en-GB"/>
        </w:rPr>
        <w:t>Process equipment and piping;</w:t>
      </w:r>
    </w:p>
    <w:p w14:paraId="3AB178A8" w14:textId="77777777" w:rsidR="007B7007" w:rsidRPr="0081405D" w:rsidRDefault="007B7007">
      <w:pPr>
        <w:pStyle w:val="Text1"/>
        <w:ind w:left="2880" w:hanging="2160"/>
        <w:jc w:val="both"/>
        <w:rPr>
          <w:ins w:id="2713" w:author="Zhunisbayev, Olzhasbek A [Bolashak Atyrau Limited]" w:date="2022-06-07T17:53:00Z"/>
          <w:lang w:val="en-GB"/>
        </w:rPr>
        <w:pPrChange w:id="2714" w:author="Zhunisbayev, Olzhasbek A [Bolashak Atyrau Limited]" w:date="2022-06-07T17:56:00Z">
          <w:pPr>
            <w:pStyle w:val="Text1"/>
            <w:ind w:left="2880" w:hanging="2160"/>
          </w:pPr>
        </w:pPrChange>
      </w:pPr>
      <w:ins w:id="2715" w:author="Zhunisbayev, Olzhasbek A [Bolashak Atyrau Limited]" w:date="2022-06-07T17:53:00Z">
        <w:r>
          <w:rPr>
            <w:lang w:val="en-GB"/>
          </w:rPr>
          <w:t>SP RK 2.02-106</w:t>
        </w:r>
        <w:r>
          <w:rPr>
            <w:lang w:val="en-GB"/>
          </w:rPr>
          <w:tab/>
        </w:r>
        <w:r w:rsidRPr="00DE08F5">
          <w:rPr>
            <w:lang w:val="en-GB"/>
          </w:rPr>
          <w:t>Design of Fire Safety Systems for Tengizchevroil (TCO) Asset Development Facilities</w:t>
        </w:r>
      </w:ins>
    </w:p>
    <w:p w14:paraId="3DD41FA8" w14:textId="77777777" w:rsidR="007738DF" w:rsidRPr="00752EE2" w:rsidRDefault="007738DF" w:rsidP="007B7007">
      <w:pPr>
        <w:pStyle w:val="Reference"/>
        <w:jc w:val="both"/>
        <w:rPr>
          <w:color w:val="auto"/>
          <w:lang w:val="en-GB"/>
        </w:rPr>
      </w:pPr>
      <w:r w:rsidRPr="00752EE2">
        <w:rPr>
          <w:color w:val="auto"/>
          <w:lang w:val="en-GB"/>
        </w:rPr>
        <w:t xml:space="preserve">SN 527-80 </w:t>
      </w:r>
      <w:r w:rsidRPr="00752EE2">
        <w:rPr>
          <w:color w:val="auto"/>
        </w:rPr>
        <w:tab/>
      </w:r>
      <w:r w:rsidR="00DE08F5">
        <w:rPr>
          <w:color w:val="auto"/>
        </w:rPr>
        <w:tab/>
      </w:r>
      <w:r w:rsidRPr="00752EE2">
        <w:rPr>
          <w:color w:val="auto"/>
          <w:lang w:val="en-GB"/>
        </w:rPr>
        <w:t xml:space="preserve">Instruction on designing process steel pipes </w:t>
      </w:r>
      <w:r w:rsidR="007B7007" w:rsidRPr="00752EE2">
        <w:rPr>
          <w:color w:val="auto"/>
          <w:lang w:val="en-GB"/>
        </w:rPr>
        <w:t>P</w:t>
      </w:r>
      <w:r w:rsidR="007B7007">
        <w:rPr>
          <w:color w:val="auto"/>
          <w:lang w:val="en-GB"/>
        </w:rPr>
        <w:t>N</w:t>
      </w:r>
      <w:r w:rsidR="007B7007" w:rsidRPr="00752EE2">
        <w:rPr>
          <w:color w:val="auto"/>
          <w:lang w:val="en-GB"/>
        </w:rPr>
        <w:t xml:space="preserve"> </w:t>
      </w:r>
      <w:r w:rsidRPr="00752EE2">
        <w:rPr>
          <w:color w:val="auto"/>
          <w:lang w:val="en-GB"/>
        </w:rPr>
        <w:t>up to 10 Mpa;</w:t>
      </w:r>
    </w:p>
    <w:p w14:paraId="0DCF38DD" w14:textId="1E901AF0" w:rsidR="007738DF" w:rsidRPr="00752EE2" w:rsidRDefault="007738DF" w:rsidP="007B7007">
      <w:pPr>
        <w:pStyle w:val="Reference"/>
        <w:jc w:val="both"/>
        <w:rPr>
          <w:color w:val="auto"/>
          <w:lang w:val="en-GB"/>
        </w:rPr>
      </w:pPr>
      <w:r w:rsidRPr="00752EE2">
        <w:rPr>
          <w:color w:val="auto"/>
          <w:lang w:val="en-GB"/>
        </w:rPr>
        <w:t xml:space="preserve">SNiP 2.04.12 </w:t>
      </w:r>
      <w:r w:rsidRPr="00752EE2">
        <w:rPr>
          <w:color w:val="auto"/>
        </w:rPr>
        <w:tab/>
      </w:r>
      <w:r w:rsidR="00DE08F5">
        <w:rPr>
          <w:color w:val="auto"/>
        </w:rPr>
        <w:tab/>
      </w:r>
      <w:r w:rsidRPr="00752EE2">
        <w:rPr>
          <w:color w:val="auto"/>
          <w:lang w:val="en-GB"/>
        </w:rPr>
        <w:t>Steel pipeline strength calculations;</w:t>
      </w:r>
    </w:p>
    <w:p w14:paraId="61C53F0A" w14:textId="7F8B7EBA" w:rsidR="007738DF" w:rsidRPr="00752EE2" w:rsidRDefault="007738DF" w:rsidP="007B7007">
      <w:pPr>
        <w:pStyle w:val="Reference"/>
        <w:jc w:val="both"/>
        <w:rPr>
          <w:color w:val="auto"/>
          <w:lang w:val="en-GB"/>
        </w:rPr>
      </w:pPr>
      <w:r w:rsidRPr="00752EE2">
        <w:rPr>
          <w:color w:val="auto"/>
          <w:lang w:val="en-GB"/>
        </w:rPr>
        <w:t>SNiP РК 3.05</w:t>
      </w:r>
      <w:r w:rsidR="007B7007">
        <w:rPr>
          <w:color w:val="auto"/>
          <w:lang w:val="en-GB"/>
        </w:rPr>
        <w:tab/>
      </w:r>
      <w:r w:rsidR="007B7007">
        <w:rPr>
          <w:color w:val="auto"/>
          <w:lang w:val="en-GB"/>
        </w:rPr>
        <w:tab/>
      </w:r>
      <w:r w:rsidRPr="00752EE2">
        <w:rPr>
          <w:color w:val="auto"/>
          <w:lang w:val="en-GB"/>
        </w:rPr>
        <w:t>Trunk pipelines;</w:t>
      </w:r>
    </w:p>
    <w:p w14:paraId="67104AC8" w14:textId="25899178" w:rsidR="007738DF" w:rsidRPr="00752EE2" w:rsidRDefault="007738DF" w:rsidP="007B7007">
      <w:pPr>
        <w:pStyle w:val="Reference"/>
        <w:ind w:left="2880" w:hanging="2160"/>
        <w:jc w:val="both"/>
        <w:rPr>
          <w:color w:val="auto"/>
          <w:lang w:val="en-GB"/>
        </w:rPr>
      </w:pPr>
      <w:r w:rsidRPr="00752EE2">
        <w:rPr>
          <w:color w:val="auto"/>
          <w:lang w:val="en-GB"/>
        </w:rPr>
        <w:t>GOST 24950</w:t>
      </w:r>
      <w:r w:rsidRPr="00752EE2">
        <w:rPr>
          <w:color w:val="auto"/>
        </w:rPr>
        <w:tab/>
      </w:r>
      <w:r w:rsidR="00DE08F5">
        <w:rPr>
          <w:color w:val="auto"/>
        </w:rPr>
        <w:tab/>
      </w:r>
      <w:r w:rsidRPr="00752EE2">
        <w:rPr>
          <w:color w:val="auto"/>
          <w:lang w:val="en-GB"/>
        </w:rPr>
        <w:t xml:space="preserve">Bent branches and elbows at line bends for transmission steel pipelines. Specifications; </w:t>
      </w:r>
    </w:p>
    <w:p w14:paraId="7711C6ED" w14:textId="5FB438BB" w:rsidR="007738DF" w:rsidRPr="00752EE2" w:rsidRDefault="007738DF" w:rsidP="007B7007">
      <w:pPr>
        <w:pStyle w:val="Reference"/>
        <w:jc w:val="both"/>
        <w:rPr>
          <w:color w:val="auto"/>
          <w:lang w:val="en-GB"/>
        </w:rPr>
      </w:pPr>
      <w:r w:rsidRPr="00752EE2">
        <w:rPr>
          <w:color w:val="auto"/>
          <w:lang w:val="en-GB"/>
        </w:rPr>
        <w:t>SN 550</w:t>
      </w:r>
      <w:r w:rsidRPr="00752EE2">
        <w:rPr>
          <w:color w:val="auto"/>
        </w:rPr>
        <w:tab/>
      </w:r>
      <w:r w:rsidR="00DE08F5">
        <w:rPr>
          <w:color w:val="auto"/>
        </w:rPr>
        <w:tab/>
      </w:r>
      <w:r w:rsidRPr="00752EE2">
        <w:rPr>
          <w:color w:val="auto"/>
          <w:lang w:val="en-GB"/>
        </w:rPr>
        <w:t xml:space="preserve">Instructions for designing process plastic pipelines; </w:t>
      </w:r>
    </w:p>
    <w:p w14:paraId="0267C8B2" w14:textId="4A1A92D3" w:rsidR="007738DF" w:rsidRPr="00752EE2" w:rsidRDefault="007738DF" w:rsidP="005A5C85">
      <w:pPr>
        <w:pStyle w:val="Reference"/>
        <w:ind w:left="720" w:firstLine="0"/>
        <w:jc w:val="both"/>
        <w:rPr>
          <w:color w:val="auto"/>
          <w:lang w:val="en-GB"/>
        </w:rPr>
      </w:pPr>
      <w:r w:rsidRPr="00752EE2">
        <w:rPr>
          <w:color w:val="auto"/>
          <w:lang w:val="en-GB"/>
        </w:rPr>
        <w:t>VSN 51-3,</w:t>
      </w:r>
      <w:r w:rsidR="005A5C85" w:rsidRPr="005A5C85">
        <w:rPr>
          <w:color w:val="auto"/>
          <w:lang w:val="en-GB"/>
        </w:rPr>
        <w:t xml:space="preserve"> </w:t>
      </w:r>
      <w:r w:rsidR="005A5C85" w:rsidRPr="00752EE2">
        <w:rPr>
          <w:color w:val="auto"/>
          <w:lang w:val="en-GB"/>
        </w:rPr>
        <w:t>51-2.38</w:t>
      </w:r>
      <w:r w:rsidRPr="00752EE2">
        <w:rPr>
          <w:color w:val="auto"/>
        </w:rPr>
        <w:tab/>
      </w:r>
      <w:r w:rsidR="00DE08F5">
        <w:rPr>
          <w:color w:val="auto"/>
        </w:rPr>
        <w:tab/>
      </w:r>
      <w:r w:rsidRPr="00752EE2">
        <w:rPr>
          <w:color w:val="auto"/>
          <w:lang w:val="en-GB"/>
        </w:rPr>
        <w:t>Design of steel field pipelines</w:t>
      </w:r>
      <w:r w:rsidRPr="00752EE2">
        <w:rPr>
          <w:color w:val="auto"/>
        </w:rPr>
        <w:t>;</w:t>
      </w:r>
      <w:r w:rsidRPr="00752EE2">
        <w:rPr>
          <w:color w:val="auto"/>
        </w:rPr>
        <w:br/>
      </w:r>
      <w:r w:rsidRPr="00752EE2">
        <w:rPr>
          <w:color w:val="auto"/>
          <w:lang w:val="en-GB"/>
        </w:rPr>
        <w:t xml:space="preserve">Industrial safety requirements for technological pipelines operation , approved by the Order of RoK Ministry of Emergencies No.176 as of July 27, 2009;  </w:t>
      </w:r>
    </w:p>
    <w:p w14:paraId="628B0BF6" w14:textId="77777777" w:rsidR="007738DF" w:rsidRPr="00752EE2" w:rsidRDefault="007738DF" w:rsidP="007B7007">
      <w:pPr>
        <w:pStyle w:val="Text1"/>
        <w:jc w:val="both"/>
        <w:rPr>
          <w:color w:val="auto"/>
          <w:lang w:val="en-GB"/>
        </w:rPr>
      </w:pPr>
      <w:r w:rsidRPr="00752EE2">
        <w:rPr>
          <w:color w:val="auto"/>
          <w:lang w:val="en-GB"/>
        </w:rPr>
        <w:t>Safety requirements on fuel, toxic, liquid gases pipelines operation № 36 as of 29.01.2010;</w:t>
      </w:r>
    </w:p>
    <w:p w14:paraId="0B56C5D0" w14:textId="77777777" w:rsidR="007738DF" w:rsidRPr="00752EE2" w:rsidRDefault="007738DF" w:rsidP="007B7007">
      <w:pPr>
        <w:pStyle w:val="Text1"/>
        <w:jc w:val="both"/>
        <w:rPr>
          <w:color w:val="auto"/>
        </w:rPr>
      </w:pPr>
      <w:r w:rsidRPr="00752EE2">
        <w:rPr>
          <w:color w:val="auto"/>
          <w:lang w:val="en-GB"/>
        </w:rPr>
        <w:t>Steam and Hot Water Pipelines Safet</w:t>
      </w:r>
      <w:r>
        <w:rPr>
          <w:color w:val="auto"/>
          <w:lang w:val="en-GB"/>
        </w:rPr>
        <w:t>y Specification № 49 26.01.2009</w:t>
      </w:r>
      <w:r w:rsidRPr="00752EE2">
        <w:rPr>
          <w:color w:val="auto"/>
        </w:rPr>
        <w:t>.</w:t>
      </w:r>
    </w:p>
    <w:p w14:paraId="1AEF7DFA" w14:textId="77777777" w:rsidR="007738DF" w:rsidRPr="00981FDE" w:rsidRDefault="007738DF" w:rsidP="0091497F">
      <w:pPr>
        <w:pStyle w:val="Heading2"/>
        <w:numPr>
          <w:ilvl w:val="1"/>
          <w:numId w:val="129"/>
        </w:numPr>
        <w:ind w:left="851" w:hanging="709"/>
        <w:rPr>
          <w:lang w:val="en-GB"/>
        </w:rPr>
      </w:pPr>
      <w:bookmarkStart w:id="2716" w:name="_Toc313630872"/>
      <w:bookmarkStart w:id="2717" w:name="_Toc314929810"/>
      <w:bookmarkStart w:id="2718" w:name="_Toc393266183"/>
      <w:bookmarkStart w:id="2719" w:name="_Toc182313254"/>
      <w:bookmarkStart w:id="2720" w:name="_Toc310942493"/>
      <w:r w:rsidRPr="00981FDE">
        <w:rPr>
          <w:lang w:val="en-GB"/>
        </w:rPr>
        <w:t>Conflict Resolution</w:t>
      </w:r>
      <w:bookmarkEnd w:id="2716"/>
      <w:bookmarkEnd w:id="2717"/>
      <w:bookmarkEnd w:id="2718"/>
      <w:bookmarkEnd w:id="2719"/>
    </w:p>
    <w:p w14:paraId="70C0A93F" w14:textId="77777777" w:rsidR="007738DF" w:rsidRPr="00981FDE" w:rsidRDefault="007738DF" w:rsidP="00BB17D3">
      <w:pPr>
        <w:pStyle w:val="Text1"/>
        <w:jc w:val="both"/>
        <w:rPr>
          <w:color w:val="auto"/>
          <w:lang w:val="en-GB"/>
        </w:rPr>
      </w:pPr>
      <w:r w:rsidRPr="00981FDE">
        <w:rPr>
          <w:color w:val="auto"/>
          <w:lang w:val="en-GB"/>
        </w:rPr>
        <w:t xml:space="preserve">In the event of any inconsistency between the requirements stated in the various technical and reference documents, the following order of precedence shall apply: </w:t>
      </w:r>
    </w:p>
    <w:p w14:paraId="2A29D664" w14:textId="77777777" w:rsidR="007738DF" w:rsidRPr="007738DF" w:rsidRDefault="007738DF" w:rsidP="0091497F">
      <w:pPr>
        <w:pStyle w:val="TableTitle1"/>
        <w:numPr>
          <w:ilvl w:val="0"/>
          <w:numId w:val="72"/>
        </w:numPr>
        <w:tabs>
          <w:tab w:val="clear" w:pos="1080"/>
        </w:tabs>
        <w:ind w:left="1134" w:hanging="425"/>
        <w:jc w:val="both"/>
        <w:rPr>
          <w:rFonts w:ascii="Times New Roman" w:hAnsi="Times New Roman"/>
          <w:b w:val="0"/>
          <w:color w:val="auto"/>
          <w:sz w:val="22"/>
          <w:szCs w:val="22"/>
          <w:lang w:val="en-GB"/>
        </w:rPr>
      </w:pPr>
      <w:r w:rsidRPr="007738DF">
        <w:rPr>
          <w:rFonts w:ascii="Times New Roman" w:hAnsi="Times New Roman"/>
          <w:b w:val="0"/>
          <w:color w:val="auto"/>
          <w:sz w:val="22"/>
          <w:szCs w:val="22"/>
          <w:lang w:val="en-GB"/>
        </w:rPr>
        <w:t>Local country statutes, regulations, and directives</w:t>
      </w:r>
    </w:p>
    <w:p w14:paraId="22128196"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Local country codes and standards</w:t>
      </w:r>
    </w:p>
    <w:p w14:paraId="3B02275E"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lastRenderedPageBreak/>
        <w:t>The project requisition</w:t>
      </w:r>
    </w:p>
    <w:p w14:paraId="5CAD0CC0"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Data sheets</w:t>
      </w:r>
    </w:p>
    <w:p w14:paraId="75CF0627"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 xml:space="preserve">This specification </w:t>
      </w:r>
    </w:p>
    <w:p w14:paraId="222BEF4B"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Client specific standards</w:t>
      </w:r>
    </w:p>
    <w:p w14:paraId="0A87E418"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Other international codes and standards</w:t>
      </w:r>
    </w:p>
    <w:p w14:paraId="1A462A03" w14:textId="77777777" w:rsidR="007738DF" w:rsidRPr="00981FDE" w:rsidRDefault="007738DF" w:rsidP="0091497F">
      <w:pPr>
        <w:pStyle w:val="List1"/>
        <w:numPr>
          <w:ilvl w:val="0"/>
          <w:numId w:val="4"/>
        </w:numPr>
        <w:tabs>
          <w:tab w:val="clear" w:pos="1080"/>
        </w:tabs>
        <w:ind w:left="1134" w:hanging="425"/>
        <w:jc w:val="both"/>
        <w:rPr>
          <w:color w:val="auto"/>
          <w:lang w:val="en-GB"/>
        </w:rPr>
      </w:pPr>
      <w:r w:rsidRPr="00981FDE">
        <w:rPr>
          <w:color w:val="auto"/>
          <w:lang w:val="en-GB"/>
        </w:rPr>
        <w:t>Good International Industry Practice</w:t>
      </w:r>
    </w:p>
    <w:p w14:paraId="10C67EE6" w14:textId="77777777" w:rsidR="007738DF" w:rsidRPr="00981FDE" w:rsidRDefault="007738DF" w:rsidP="00BB17D3">
      <w:pPr>
        <w:jc w:val="both"/>
        <w:rPr>
          <w:color w:val="auto"/>
          <w:lang w:val="en-GB"/>
        </w:rPr>
      </w:pPr>
      <w:r w:rsidRPr="00981FDE">
        <w:rPr>
          <w:color w:val="auto"/>
          <w:lang w:val="en-GB"/>
        </w:rPr>
        <w:t xml:space="preserve">Notwithstanding the stated hierarchy, any discrepancies between the requirements of the above documents shall be forwarded in writing to the Purchaser for resolution. </w:t>
      </w:r>
    </w:p>
    <w:p w14:paraId="29FEEDCF" w14:textId="77777777" w:rsidR="007738DF" w:rsidRPr="00981FDE" w:rsidRDefault="007738DF" w:rsidP="0091497F">
      <w:pPr>
        <w:pStyle w:val="Heading1"/>
        <w:numPr>
          <w:ilvl w:val="0"/>
          <w:numId w:val="129"/>
        </w:numPr>
        <w:ind w:left="709" w:hanging="709"/>
        <w:rPr>
          <w:lang w:val="en-GB"/>
        </w:rPr>
      </w:pPr>
      <w:bookmarkStart w:id="2721" w:name="_Toc393266184"/>
      <w:bookmarkStart w:id="2722" w:name="_Toc182313255"/>
      <w:bookmarkEnd w:id="2720"/>
      <w:r w:rsidRPr="00981FDE">
        <w:rPr>
          <w:lang w:val="en-GB"/>
        </w:rPr>
        <w:t>INTRODUCTION</w:t>
      </w:r>
      <w:bookmarkEnd w:id="2721"/>
      <w:bookmarkEnd w:id="2722"/>
    </w:p>
    <w:p w14:paraId="33F5F724" w14:textId="77777777" w:rsidR="007738DF" w:rsidRPr="00981FDE" w:rsidRDefault="007738DF" w:rsidP="00BB17D3">
      <w:pPr>
        <w:pStyle w:val="Text1"/>
        <w:jc w:val="both"/>
        <w:rPr>
          <w:color w:val="auto"/>
          <w:lang w:val="en-GB"/>
        </w:rPr>
      </w:pPr>
      <w:r w:rsidRPr="00981FDE">
        <w:rPr>
          <w:color w:val="auto"/>
          <w:lang w:val="en-GB"/>
        </w:rPr>
        <w:t>The purpose of this document is to provide a single reference point that specifies the design and selection of standard piping components in order to maintain a consistent approach.</w:t>
      </w:r>
    </w:p>
    <w:p w14:paraId="7E16EADA" w14:textId="77777777" w:rsidR="00F808B1" w:rsidRDefault="007738DF" w:rsidP="0091497F">
      <w:pPr>
        <w:pStyle w:val="Heading2"/>
        <w:numPr>
          <w:ilvl w:val="1"/>
          <w:numId w:val="129"/>
        </w:numPr>
        <w:ind w:left="851" w:hanging="709"/>
        <w:rPr>
          <w:lang w:val="en-GB"/>
        </w:rPr>
      </w:pPr>
      <w:bookmarkStart w:id="2723" w:name="_Toc310942495"/>
      <w:bookmarkStart w:id="2724" w:name="_Toc314929823"/>
      <w:bookmarkStart w:id="2725" w:name="_Toc393266185"/>
      <w:bookmarkStart w:id="2726" w:name="_Toc182313256"/>
      <w:r w:rsidRPr="00981FDE">
        <w:rPr>
          <w:lang w:val="en-GB"/>
        </w:rPr>
        <w:t>Description of Piping Material Line Classes</w:t>
      </w:r>
      <w:bookmarkEnd w:id="2723"/>
      <w:bookmarkEnd w:id="2724"/>
      <w:bookmarkEnd w:id="2725"/>
      <w:bookmarkEnd w:id="2726"/>
    </w:p>
    <w:p w14:paraId="503CB809" w14:textId="38EBDA82" w:rsidR="007738DF" w:rsidRPr="00981FDE" w:rsidRDefault="007738DF" w:rsidP="00BB17D3">
      <w:pPr>
        <w:pStyle w:val="Text1"/>
        <w:jc w:val="both"/>
        <w:rPr>
          <w:color w:val="auto"/>
          <w:lang w:val="en-GB"/>
        </w:rPr>
      </w:pPr>
      <w:r w:rsidRPr="00700CF0">
        <w:rPr>
          <w:color w:val="auto"/>
          <w:lang w:val="en-GB"/>
          <w:rPrChange w:id="2727" w:author="Zhunisbayev, Olzhasbek [Bolashak Atyrau Limited]" w:date="2024-05-11T21:43:00Z">
            <w:rPr>
              <w:color w:val="auto"/>
            </w:rPr>
          </w:rPrChange>
        </w:rPr>
        <w:t>Piping Item descriptions/codes shall be as per the specification L-ST-2056</w:t>
      </w:r>
      <w:del w:id="2728" w:author="Zhunisbayev, Olzhasbek [Bolashak Atyrau Limited]" w:date="2024-05-11T21:51:00Z">
        <w:r w:rsidRPr="00700CF0" w:rsidDel="00054856">
          <w:rPr>
            <w:color w:val="auto"/>
            <w:lang w:val="en-GB"/>
            <w:rPrChange w:id="2729" w:author="Zhunisbayev, Olzhasbek [Bolashak Atyrau Limited]" w:date="2024-05-11T21:43:00Z">
              <w:rPr>
                <w:color w:val="auto"/>
              </w:rPr>
            </w:rPrChange>
          </w:rPr>
          <w:delText xml:space="preserve">. </w:delText>
        </w:r>
      </w:del>
      <w:ins w:id="2730" w:author="Zhunisbayev, Olzhasbek [Bolashak Atyrau Limited]" w:date="2024-05-11T21:51:00Z">
        <w:r w:rsidR="00054856">
          <w:rPr>
            <w:color w:val="auto"/>
            <w:lang w:val="en-GB"/>
          </w:rPr>
          <w:t xml:space="preserve"> </w:t>
        </w:r>
      </w:ins>
      <w:r w:rsidR="00D40E5D">
        <w:rPr>
          <w:color w:val="auto"/>
          <w:lang w:val="en-GB"/>
        </w:rPr>
        <w:t>(</w:t>
      </w:r>
      <w:ins w:id="2731" w:author="Zhunisbayev, Olzhasbek [Bolashak Atyrau Limited]" w:date="2024-05-11T21:43:00Z">
        <w:r w:rsidR="00700CF0">
          <w:rPr>
            <w:color w:val="auto"/>
            <w:lang w:val="en-GB"/>
          </w:rPr>
          <w:t>Electronic Piping Line Class application</w:t>
        </w:r>
      </w:ins>
      <w:r w:rsidR="00D40E5D">
        <w:rPr>
          <w:color w:val="auto"/>
          <w:lang w:val="en-GB"/>
        </w:rPr>
        <w:t xml:space="preserve"> –</w:t>
      </w:r>
      <w:ins w:id="2732" w:author="Zhunisbayev, Olzhasbek [Bolashak Atyrau Limited]" w:date="2024-05-11T21:43:00Z">
        <w:r w:rsidR="00700CF0">
          <w:rPr>
            <w:color w:val="auto"/>
            <w:lang w:val="en-GB"/>
          </w:rPr>
          <w:t xml:space="preserve"> ePLC</w:t>
        </w:r>
      </w:ins>
      <w:r w:rsidR="00D40E5D">
        <w:rPr>
          <w:color w:val="auto"/>
          <w:lang w:val="en-GB"/>
        </w:rPr>
        <w:t>)</w:t>
      </w:r>
      <w:ins w:id="2733" w:author="Zhunisbayev, Olzhasbek [Bolashak Atyrau Limited]" w:date="2024-05-11T21:43:00Z">
        <w:r w:rsidR="00700CF0">
          <w:rPr>
            <w:color w:val="auto"/>
            <w:lang w:val="en-GB"/>
          </w:rPr>
          <w:t>.</w:t>
        </w:r>
      </w:ins>
      <w:ins w:id="2734" w:author="Zhunisbayev, Olzhasbek [Bolashak Atyrau Limited]" w:date="2024-05-11T21:52:00Z">
        <w:r w:rsidR="00C80ABF">
          <w:rPr>
            <w:color w:val="auto"/>
            <w:lang w:val="en-GB"/>
          </w:rPr>
          <w:t xml:space="preserve"> </w:t>
        </w:r>
      </w:ins>
      <w:r w:rsidRPr="00981FDE">
        <w:rPr>
          <w:color w:val="auto"/>
        </w:rPr>
        <w:t xml:space="preserve">Vent, drain and Instrument connections shall be as per specification L-ST-2055. </w:t>
      </w:r>
      <w:r w:rsidRPr="00981FDE">
        <w:rPr>
          <w:color w:val="auto"/>
          <w:lang w:val="en-GB"/>
        </w:rPr>
        <w:t>Each Piping Line Class comprises a number of pages that contain the following:</w:t>
      </w:r>
    </w:p>
    <w:p w14:paraId="446D2170" w14:textId="3D518330"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Basic design information including applicable piping code</w:t>
      </w:r>
      <w:r w:rsidR="00AD0975">
        <w:rPr>
          <w:color w:val="auto"/>
        </w:rPr>
        <w:t>,</w:t>
      </w:r>
      <w:r w:rsidRPr="007F4900">
        <w:rPr>
          <w:color w:val="auto"/>
        </w:rPr>
        <w:t xml:space="preserve"> piping material</w:t>
      </w:r>
      <w:r w:rsidR="00AD0975">
        <w:rPr>
          <w:color w:val="auto"/>
        </w:rPr>
        <w:t>,</w:t>
      </w:r>
      <w:r w:rsidRPr="007F4900">
        <w:rPr>
          <w:color w:val="auto"/>
        </w:rPr>
        <w:t xml:space="preserve"> corrosion allowance</w:t>
      </w:r>
      <w:r w:rsidR="00AD0975">
        <w:rPr>
          <w:color w:val="auto"/>
        </w:rPr>
        <w:t>,</w:t>
      </w:r>
      <w:r w:rsidRPr="007F4900">
        <w:rPr>
          <w:color w:val="auto"/>
        </w:rPr>
        <w:t xml:space="preserve"> flange rating, design pressure and temperature per applicable material table</w:t>
      </w:r>
      <w:r w:rsidR="00AD0975">
        <w:rPr>
          <w:color w:val="auto"/>
        </w:rPr>
        <w:t>,</w:t>
      </w:r>
      <w:r w:rsidRPr="007F4900">
        <w:rPr>
          <w:color w:val="auto"/>
        </w:rPr>
        <w:t xml:space="preserve"> etc.</w:t>
      </w:r>
    </w:p>
    <w:p w14:paraId="29A89C4E" w14:textId="03E1FB76"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Piping material details on pipe sizes and respective wall thickness, nipples, fittings and their associated ASTM material codes and manufacturer standards</w:t>
      </w:r>
      <w:r w:rsidR="00AD0975">
        <w:rPr>
          <w:color w:val="auto"/>
        </w:rPr>
        <w:t>.</w:t>
      </w:r>
    </w:p>
    <w:p w14:paraId="44813547" w14:textId="4AC096F9"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An Item Code and short material description for each piping component used in the piping material line class, based on the Purchaser’s “Piping Material Commodities Catalogue”</w:t>
      </w:r>
      <w:r w:rsidR="00AD0975">
        <w:rPr>
          <w:color w:val="auto"/>
        </w:rPr>
        <w:t>.</w:t>
      </w:r>
    </w:p>
    <w:p w14:paraId="2BE5AF93"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 xml:space="preserve"> Descriptions of bulk material valves with applicable sizes and ratings, family of flanges and orifice flanges, gasket type/details and stud bolt material suitable for the design and/or service requirements.</w:t>
      </w:r>
    </w:p>
    <w:p w14:paraId="258D5885" w14:textId="25CAB20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Branch connection legend and chart for branch lines or stub-in connections between the headers and the branch pipes</w:t>
      </w:r>
      <w:r w:rsidR="00AD0975">
        <w:rPr>
          <w:color w:val="auto"/>
        </w:rPr>
        <w:t>.</w:t>
      </w:r>
    </w:p>
    <w:p w14:paraId="3A89B00C"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Applicable notes regarding material design guidelines/clarifications and material details.</w:t>
      </w:r>
    </w:p>
    <w:p w14:paraId="4F338C02"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A list of processes and/or utilities for the subject piping material specification is intended.</w:t>
      </w:r>
    </w:p>
    <w:p w14:paraId="078F05CB" w14:textId="77777777" w:rsidR="00F808B1" w:rsidRDefault="007738DF" w:rsidP="0037215B">
      <w:pPr>
        <w:pStyle w:val="Heading3"/>
        <w:numPr>
          <w:ilvl w:val="2"/>
          <w:numId w:val="129"/>
        </w:numPr>
        <w:ind w:left="1134" w:hanging="567"/>
        <w:rPr>
          <w:lang w:val="en-GB"/>
        </w:rPr>
      </w:pPr>
      <w:r w:rsidRPr="00981FDE">
        <w:rPr>
          <w:lang w:val="en-GB"/>
        </w:rPr>
        <w:t>Item Descriptions</w:t>
      </w:r>
    </w:p>
    <w:p w14:paraId="14DDE0CA" w14:textId="77777777" w:rsidR="007738DF" w:rsidRPr="00981FDE" w:rsidRDefault="007738DF" w:rsidP="0037215B">
      <w:pPr>
        <w:pStyle w:val="Text2"/>
        <w:ind w:left="709"/>
        <w:jc w:val="both"/>
        <w:rPr>
          <w:b/>
          <w:color w:val="auto"/>
          <w:lang w:val="en-GB"/>
        </w:rPr>
      </w:pPr>
      <w:r w:rsidRPr="00981FDE">
        <w:rPr>
          <w:color w:val="auto"/>
          <w:lang w:val="en-GB"/>
        </w:rPr>
        <w:t>The item descriptions in the individual pipe classes are abbreviated and shall not be used for purchase. Generally, only the items listed may be used in a piping system.</w:t>
      </w:r>
    </w:p>
    <w:p w14:paraId="1F056706" w14:textId="0837D5DE" w:rsidR="007738DF" w:rsidRPr="00981FDE" w:rsidRDefault="007738DF" w:rsidP="0037215B">
      <w:pPr>
        <w:pStyle w:val="Text2"/>
        <w:ind w:left="709"/>
        <w:jc w:val="both"/>
        <w:rPr>
          <w:color w:val="auto"/>
          <w:lang w:val="en-GB"/>
        </w:rPr>
      </w:pPr>
      <w:r w:rsidRPr="00981FDE">
        <w:rPr>
          <w:color w:val="auto"/>
          <w:lang w:val="en-GB"/>
        </w:rPr>
        <w:t>Components required, but not listed will be treated as “out of spec” or Piping Speciality `SP` Items and their use agreed, specified and controlled by Engineering</w:t>
      </w:r>
      <w:r w:rsidR="004D4618">
        <w:rPr>
          <w:color w:val="auto"/>
          <w:lang w:val="en-GB"/>
        </w:rPr>
        <w:t>.</w:t>
      </w:r>
    </w:p>
    <w:p w14:paraId="2D4E0927" w14:textId="5AC32D9B" w:rsidR="007738DF" w:rsidRPr="00981FDE" w:rsidRDefault="007738DF" w:rsidP="0037215B">
      <w:pPr>
        <w:pStyle w:val="Text2"/>
        <w:ind w:left="709"/>
        <w:jc w:val="both"/>
        <w:rPr>
          <w:color w:val="auto"/>
          <w:lang w:val="en-GB"/>
        </w:rPr>
      </w:pPr>
      <w:r w:rsidRPr="00981FDE">
        <w:rPr>
          <w:color w:val="auto"/>
          <w:lang w:val="en-GB"/>
        </w:rPr>
        <w:t>For Purchase Descriptions, reference should be made to the `Piping Materials Commodities Catalogue`. Items specified, or referenced by manufacturer and brand/ref./fig. no., are not intended to exclude items offered by other manufacturer</w:t>
      </w:r>
      <w:r w:rsidR="004D4618">
        <w:rPr>
          <w:color w:val="auto"/>
          <w:lang w:val="en-GB"/>
        </w:rPr>
        <w:t>.</w:t>
      </w:r>
    </w:p>
    <w:p w14:paraId="25C1EAF2" w14:textId="77777777" w:rsidR="007738DF" w:rsidRPr="00981FDE" w:rsidRDefault="007738DF" w:rsidP="0037215B">
      <w:pPr>
        <w:pStyle w:val="Text2"/>
        <w:ind w:left="709"/>
        <w:jc w:val="both"/>
        <w:rPr>
          <w:color w:val="auto"/>
          <w:lang w:val="en-GB"/>
        </w:rPr>
      </w:pPr>
      <w:r w:rsidRPr="00981FDE">
        <w:rPr>
          <w:color w:val="auto"/>
          <w:lang w:val="en-GB"/>
        </w:rPr>
        <w:t>Products made by reputable manufacturers and of compatible type, quality and characteristics may be submitted for Piping Engineering evaluation.</w:t>
      </w:r>
    </w:p>
    <w:p w14:paraId="1B5F0E39" w14:textId="77777777" w:rsidR="00F808B1" w:rsidRDefault="007738DF" w:rsidP="0037215B">
      <w:pPr>
        <w:pStyle w:val="Heading2"/>
        <w:numPr>
          <w:ilvl w:val="1"/>
          <w:numId w:val="129"/>
        </w:numPr>
        <w:ind w:left="851" w:hanging="709"/>
        <w:rPr>
          <w:lang w:val="en-GB"/>
        </w:rPr>
      </w:pPr>
      <w:bookmarkStart w:id="2735" w:name="_Toc310942496"/>
      <w:bookmarkStart w:id="2736" w:name="_Toc314929824"/>
      <w:bookmarkStart w:id="2737" w:name="_Toc393266186"/>
      <w:bookmarkStart w:id="2738" w:name="_Toc182313257"/>
      <w:r w:rsidRPr="00981FDE">
        <w:rPr>
          <w:lang w:val="en-GB"/>
        </w:rPr>
        <w:lastRenderedPageBreak/>
        <w:t>How to Access the Piping Material Line Class Documents</w:t>
      </w:r>
      <w:bookmarkEnd w:id="2735"/>
      <w:bookmarkEnd w:id="2736"/>
      <w:bookmarkEnd w:id="2737"/>
      <w:bookmarkEnd w:id="2738"/>
    </w:p>
    <w:p w14:paraId="28B15F0D" w14:textId="77777777" w:rsidR="007738DF" w:rsidRDefault="007738DF" w:rsidP="0037215B">
      <w:pPr>
        <w:pStyle w:val="Text1"/>
        <w:ind w:left="709"/>
        <w:jc w:val="both"/>
        <w:rPr>
          <w:color w:val="auto"/>
          <w:lang w:val="en-GB"/>
        </w:rPr>
      </w:pPr>
      <w:r w:rsidRPr="00981FDE">
        <w:rPr>
          <w:color w:val="auto"/>
          <w:lang w:val="en-GB"/>
        </w:rPr>
        <w:t>Appendix A contains the Piping Line Class Selection Tables which summarize all Line Classes and provide information to assist in the selection of the appropriate Line Class.</w:t>
      </w:r>
    </w:p>
    <w:p w14:paraId="37982DFF" w14:textId="77777777" w:rsidR="00F808B1" w:rsidRDefault="007738DF" w:rsidP="0091497F">
      <w:pPr>
        <w:pStyle w:val="Heading1"/>
        <w:numPr>
          <w:ilvl w:val="0"/>
          <w:numId w:val="129"/>
        </w:numPr>
        <w:ind w:left="709" w:hanging="709"/>
        <w:rPr>
          <w:lang w:val="en-GB"/>
        </w:rPr>
      </w:pPr>
      <w:bookmarkStart w:id="2739" w:name="_Toc310942497"/>
      <w:bookmarkStart w:id="2740" w:name="_Toc314929825"/>
      <w:bookmarkStart w:id="2741" w:name="_Toc393266187"/>
      <w:bookmarkStart w:id="2742" w:name="_Toc182313258"/>
      <w:r w:rsidRPr="00981FDE">
        <w:rPr>
          <w:lang w:val="en-GB"/>
        </w:rPr>
        <w:t>DESIGN ENGINEERING PRINCIPLES</w:t>
      </w:r>
      <w:bookmarkEnd w:id="2739"/>
      <w:bookmarkEnd w:id="2740"/>
      <w:bookmarkEnd w:id="2741"/>
      <w:bookmarkEnd w:id="2742"/>
    </w:p>
    <w:p w14:paraId="642952EC" w14:textId="77777777" w:rsidR="00F808B1" w:rsidRDefault="007738DF" w:rsidP="0037215B">
      <w:pPr>
        <w:pStyle w:val="Heading2"/>
        <w:numPr>
          <w:ilvl w:val="1"/>
          <w:numId w:val="129"/>
        </w:numPr>
        <w:ind w:left="851" w:hanging="709"/>
        <w:rPr>
          <w:lang w:val="en-GB"/>
        </w:rPr>
      </w:pPr>
      <w:bookmarkStart w:id="2743" w:name="_Toc310942498"/>
      <w:bookmarkStart w:id="2744" w:name="_Toc314929826"/>
      <w:bookmarkStart w:id="2745" w:name="_Toc393266188"/>
      <w:bookmarkStart w:id="2746" w:name="_Toc182313259"/>
      <w:r w:rsidRPr="00981FDE">
        <w:rPr>
          <w:lang w:val="en-GB"/>
        </w:rPr>
        <w:t>Piping Wall Thickness</w:t>
      </w:r>
      <w:bookmarkEnd w:id="2743"/>
      <w:bookmarkEnd w:id="2744"/>
      <w:bookmarkEnd w:id="2745"/>
      <w:bookmarkEnd w:id="2746"/>
    </w:p>
    <w:p w14:paraId="205F05EC" w14:textId="13574B27" w:rsidR="00F808B1" w:rsidRPr="001E3D5F" w:rsidRDefault="00915B6C" w:rsidP="0037215B">
      <w:pPr>
        <w:pStyle w:val="TableTitle1"/>
        <w:numPr>
          <w:ilvl w:val="0"/>
          <w:numId w:val="74"/>
        </w:numPr>
        <w:tabs>
          <w:tab w:val="clear" w:pos="1080"/>
        </w:tabs>
        <w:ind w:left="1134" w:hanging="425"/>
        <w:jc w:val="both"/>
        <w:rPr>
          <w:b w:val="0"/>
          <w:color w:val="auto"/>
          <w:lang w:val="en-GB"/>
        </w:rPr>
      </w:pPr>
      <w:r w:rsidRPr="00915B6C">
        <w:rPr>
          <w:rFonts w:ascii="Times New Roman" w:hAnsi="Times New Roman"/>
          <w:b w:val="0"/>
          <w:color w:val="auto"/>
          <w:sz w:val="22"/>
          <w:szCs w:val="22"/>
          <w:lang w:val="en-GB"/>
        </w:rPr>
        <w:t>All piping component wall thicknesses specified in the individual piping material line classes are calculated in accordance with ASME B31.1/ASME B31.3</w:t>
      </w:r>
      <w:r w:rsidR="004E1E6C">
        <w:rPr>
          <w:rFonts w:ascii="Times New Roman" w:hAnsi="Times New Roman"/>
          <w:b w:val="0"/>
          <w:color w:val="auto"/>
          <w:sz w:val="22"/>
          <w:szCs w:val="22"/>
          <w:lang w:val="en-GB"/>
        </w:rPr>
        <w:t xml:space="preserve">, </w:t>
      </w:r>
      <w:r w:rsidR="007B5983" w:rsidRPr="001E3D5F">
        <w:rPr>
          <w:rFonts w:ascii="Times New Roman" w:hAnsi="Times New Roman"/>
          <w:b w:val="0"/>
          <w:color w:val="auto"/>
          <w:sz w:val="22"/>
          <w:szCs w:val="22"/>
          <w:lang w:val="en-GB"/>
        </w:rPr>
        <w:t>ASME B31.4, ASME B31.8</w:t>
      </w:r>
      <w:r w:rsidRPr="00915B6C">
        <w:rPr>
          <w:rFonts w:ascii="Times New Roman" w:hAnsi="Times New Roman"/>
          <w:b w:val="0"/>
          <w:color w:val="auto"/>
          <w:sz w:val="22"/>
          <w:szCs w:val="22"/>
          <w:lang w:val="en-GB"/>
        </w:rPr>
        <w:t xml:space="preserve">, based on the internal design pressure and design temperature of the flange rating limits as specified in the respective piping </w:t>
      </w:r>
      <w:r w:rsidRPr="005C6AB5">
        <w:rPr>
          <w:rFonts w:ascii="Times New Roman" w:hAnsi="Times New Roman"/>
          <w:b w:val="0"/>
          <w:color w:val="auto"/>
          <w:sz w:val="22"/>
          <w:szCs w:val="22"/>
          <w:lang w:val="en-GB"/>
        </w:rPr>
        <w:t xml:space="preserve">line class. </w:t>
      </w:r>
    </w:p>
    <w:p w14:paraId="7872EE92" w14:textId="77777777" w:rsidR="007738DF" w:rsidRPr="00981FDE" w:rsidRDefault="007738DF" w:rsidP="0037215B">
      <w:pPr>
        <w:pStyle w:val="List1"/>
        <w:numPr>
          <w:ilvl w:val="0"/>
          <w:numId w:val="4"/>
        </w:numPr>
        <w:tabs>
          <w:tab w:val="clear" w:pos="1080"/>
        </w:tabs>
        <w:ind w:left="1134" w:hanging="425"/>
        <w:jc w:val="both"/>
        <w:rPr>
          <w:color w:val="auto"/>
          <w:lang w:val="en-GB"/>
        </w:rPr>
      </w:pPr>
      <w:r w:rsidRPr="00981FDE">
        <w:rPr>
          <w:color w:val="auto"/>
          <w:lang w:val="en-GB"/>
        </w:rPr>
        <w:t>Piping component wall thickness shall not be less than that specified in the Piping Line Classes</w:t>
      </w:r>
      <w:r w:rsidRPr="00981FDE" w:rsidDel="009A3346">
        <w:rPr>
          <w:color w:val="auto"/>
          <w:lang w:val="en-GB"/>
        </w:rPr>
        <w:t xml:space="preserve"> </w:t>
      </w:r>
    </w:p>
    <w:p w14:paraId="6C374DF3" w14:textId="77777777" w:rsidR="007738DF" w:rsidRPr="00981FDE" w:rsidRDefault="007738DF" w:rsidP="0037215B">
      <w:pPr>
        <w:pStyle w:val="List1"/>
        <w:numPr>
          <w:ilvl w:val="0"/>
          <w:numId w:val="4"/>
        </w:numPr>
        <w:tabs>
          <w:tab w:val="clear" w:pos="1080"/>
        </w:tabs>
        <w:ind w:left="1134" w:hanging="425"/>
        <w:jc w:val="both"/>
        <w:rPr>
          <w:color w:val="auto"/>
          <w:lang w:val="en-GB"/>
        </w:rPr>
      </w:pPr>
      <w:r w:rsidRPr="00981FDE">
        <w:rPr>
          <w:color w:val="auto"/>
          <w:lang w:val="en-GB"/>
        </w:rPr>
        <w:t>The calculation does not account for any additional loadings imposed, such as thermal loads due to thermal expansion stress range, sustained load due to weight, live loads, and other loadings that must be considered per ASME B31.1/ASME B31.3,</w:t>
      </w:r>
      <w:r w:rsidRPr="00981FDE">
        <w:rPr>
          <w:rFonts w:ascii="Arial" w:hAnsi="Arial" w:cs="Arial"/>
          <w:color w:val="auto"/>
          <w:lang w:val="en-GB"/>
        </w:rPr>
        <w:t xml:space="preserve"> </w:t>
      </w:r>
      <w:r w:rsidRPr="00981FDE">
        <w:rPr>
          <w:color w:val="auto"/>
          <w:lang w:val="en-GB"/>
        </w:rPr>
        <w:t>ASME B31.4, ASME B31.8.</w:t>
      </w:r>
    </w:p>
    <w:p w14:paraId="20B6474F" w14:textId="77777777" w:rsidR="007738DF" w:rsidRPr="00981FDE" w:rsidRDefault="007738DF" w:rsidP="0037215B">
      <w:pPr>
        <w:pStyle w:val="List1"/>
        <w:numPr>
          <w:ilvl w:val="0"/>
          <w:numId w:val="4"/>
        </w:numPr>
        <w:tabs>
          <w:tab w:val="clear" w:pos="1080"/>
        </w:tabs>
        <w:ind w:left="1134" w:hanging="425"/>
        <w:jc w:val="both"/>
        <w:rPr>
          <w:color w:val="auto"/>
          <w:lang w:val="en-GB"/>
        </w:rPr>
      </w:pPr>
      <w:r w:rsidRPr="00981FDE">
        <w:rPr>
          <w:color w:val="auto"/>
          <w:lang w:val="en-GB"/>
        </w:rPr>
        <w:t xml:space="preserve">The wall thickness specified in the piping material line classes will need to be verified for vacuum design conditions if applicable. </w:t>
      </w:r>
    </w:p>
    <w:p w14:paraId="0BDA680F"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 xml:space="preserve">Line NPS 30 and smaller, which are subject to vacuum, may require wall thicknesses to be increased in order to withstand partial or full vacuum design without stiffener rings. </w:t>
      </w:r>
    </w:p>
    <w:p w14:paraId="54D6D06E"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This follow-up action shall be taken to ascertain that the pipe wall thickness adequacy, due to elastic concern, is fully addressed as soon as the external pressure design requirement is identified on the project.</w:t>
      </w:r>
    </w:p>
    <w:p w14:paraId="5006E2A7"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Application of stiffener rings for lines larger than NPS 30 shall be considered when a vacuum design condition is identified.</w:t>
      </w:r>
    </w:p>
    <w:p w14:paraId="33320094" w14:textId="77777777" w:rsidR="007738DF" w:rsidRPr="00981FDE" w:rsidRDefault="007738DF" w:rsidP="0037215B">
      <w:pPr>
        <w:pStyle w:val="List1"/>
        <w:numPr>
          <w:ilvl w:val="0"/>
          <w:numId w:val="4"/>
        </w:numPr>
        <w:tabs>
          <w:tab w:val="clear" w:pos="1080"/>
        </w:tabs>
        <w:ind w:left="1134" w:hanging="425"/>
        <w:jc w:val="both"/>
        <w:rPr>
          <w:color w:val="auto"/>
          <w:lang w:val="en-GB"/>
        </w:rPr>
      </w:pPr>
      <w:r w:rsidRPr="00981FDE">
        <w:rPr>
          <w:color w:val="auto"/>
          <w:lang w:val="en-GB"/>
        </w:rPr>
        <w:t>Nominal sizes and wall thicknesses of pipe, as specified in the piping material line classes, shall where possible, be in accordance with ASME B36.10M and ASME B36.19M, as applicable.</w:t>
      </w:r>
    </w:p>
    <w:p w14:paraId="204CF46D" w14:textId="77777777" w:rsidR="007738DF" w:rsidRPr="00981FDE" w:rsidRDefault="007738DF" w:rsidP="0037215B">
      <w:pPr>
        <w:pStyle w:val="List1"/>
        <w:numPr>
          <w:ilvl w:val="0"/>
          <w:numId w:val="4"/>
        </w:numPr>
        <w:tabs>
          <w:tab w:val="clear" w:pos="1080"/>
        </w:tabs>
        <w:ind w:left="1134" w:hanging="425"/>
        <w:jc w:val="both"/>
        <w:rPr>
          <w:color w:val="auto"/>
          <w:lang w:val="en-GB"/>
        </w:rPr>
      </w:pPr>
      <w:r w:rsidRPr="00981FDE">
        <w:rPr>
          <w:color w:val="auto"/>
          <w:lang w:val="en-GB"/>
        </w:rPr>
        <w:t>The basis of design of butt welded fittings not covered by ASME B16.9 or MSS SP-75 shall be determined during Supplier's detailed design and engineering phase.</w:t>
      </w:r>
    </w:p>
    <w:p w14:paraId="4349B817" w14:textId="77777777" w:rsidR="00F808B1" w:rsidRDefault="007738DF" w:rsidP="0037215B">
      <w:pPr>
        <w:pStyle w:val="Heading2"/>
        <w:numPr>
          <w:ilvl w:val="1"/>
          <w:numId w:val="129"/>
        </w:numPr>
        <w:ind w:left="851" w:hanging="709"/>
        <w:rPr>
          <w:lang w:val="en-GB"/>
        </w:rPr>
      </w:pPr>
      <w:bookmarkStart w:id="2747" w:name="_Toc310942499"/>
      <w:bookmarkStart w:id="2748" w:name="_Toc314929827"/>
      <w:bookmarkStart w:id="2749" w:name="_Toc393266189"/>
      <w:bookmarkStart w:id="2750" w:name="_Toc182313260"/>
      <w:r w:rsidRPr="00981FDE">
        <w:rPr>
          <w:lang w:val="en-GB"/>
        </w:rPr>
        <w:t>Pressure/Temperature Ratings</w:t>
      </w:r>
      <w:bookmarkEnd w:id="2747"/>
      <w:bookmarkEnd w:id="2748"/>
      <w:bookmarkEnd w:id="2749"/>
      <w:bookmarkEnd w:id="2750"/>
    </w:p>
    <w:p w14:paraId="7E28108F" w14:textId="77777777" w:rsidR="00F808B1" w:rsidRDefault="00915B6C" w:rsidP="0037215B">
      <w:pPr>
        <w:pStyle w:val="TableTitle1"/>
        <w:numPr>
          <w:ilvl w:val="0"/>
          <w:numId w:val="75"/>
        </w:numPr>
        <w:tabs>
          <w:tab w:val="clear" w:pos="1080"/>
        </w:tabs>
        <w:ind w:left="1134" w:hanging="425"/>
        <w:jc w:val="both"/>
        <w:rPr>
          <w:color w:val="auto"/>
          <w:lang w:val="en-GB"/>
        </w:rPr>
      </w:pPr>
      <w:r w:rsidRPr="00915B6C">
        <w:rPr>
          <w:rFonts w:ascii="Times New Roman" w:hAnsi="Times New Roman"/>
          <w:b w:val="0"/>
          <w:color w:val="auto"/>
          <w:sz w:val="22"/>
          <w:szCs w:val="22"/>
          <w:lang w:val="en-GB"/>
        </w:rPr>
        <w:t>Refer to “Piping Line List” for Design and Operating temperatures and pressures.</w:t>
      </w:r>
    </w:p>
    <w:p w14:paraId="621045B8" w14:textId="7158E488" w:rsidR="007738DF" w:rsidRPr="00FC6B4E" w:rsidRDefault="007738DF">
      <w:pPr>
        <w:pStyle w:val="TableTitle1"/>
        <w:numPr>
          <w:ilvl w:val="0"/>
          <w:numId w:val="75"/>
        </w:numPr>
        <w:tabs>
          <w:tab w:val="clear" w:pos="1080"/>
        </w:tabs>
        <w:ind w:left="1134" w:hanging="425"/>
        <w:jc w:val="both"/>
        <w:rPr>
          <w:rFonts w:ascii="Times New Roman" w:hAnsi="Times New Roman"/>
          <w:b w:val="0"/>
          <w:color w:val="auto"/>
          <w:sz w:val="22"/>
          <w:szCs w:val="22"/>
          <w:lang w:val="en-GB"/>
          <w:rPrChange w:id="2751" w:author="Olzhasbek Zhunisbayev" w:date="2023-10-06T16:25:00Z">
            <w:rPr>
              <w:lang w:val="en-GB"/>
            </w:rPr>
          </w:rPrChange>
        </w:rPr>
        <w:pPrChange w:id="2752" w:author="Olzhasbek Zhunisbayev" w:date="2023-10-06T16:25:00Z">
          <w:pPr>
            <w:pStyle w:val="TableTitle1"/>
          </w:pPr>
        </w:pPrChange>
      </w:pPr>
      <w:r w:rsidRPr="00FC6B4E">
        <w:rPr>
          <w:rFonts w:ascii="Times New Roman" w:hAnsi="Times New Roman"/>
          <w:b w:val="0"/>
          <w:color w:val="auto"/>
          <w:sz w:val="22"/>
          <w:szCs w:val="22"/>
          <w:lang w:val="en-GB"/>
          <w:rPrChange w:id="2753" w:author="Olzhasbek Zhunisbayev" w:date="2023-10-06T16:25:00Z">
            <w:rPr>
              <w:lang w:val="en-GB"/>
            </w:rPr>
          </w:rPrChange>
        </w:rPr>
        <w:t xml:space="preserve">Pressure/temperature ratings of flanged components </w:t>
      </w:r>
      <w:del w:id="2754" w:author="Olzhasbek Zhunisbayev" w:date="2023-10-06T16:24:00Z">
        <w:r w:rsidRPr="00FC6B4E" w:rsidDel="00AE3B24">
          <w:rPr>
            <w:rFonts w:ascii="Times New Roman" w:hAnsi="Times New Roman"/>
            <w:b w:val="0"/>
            <w:color w:val="auto"/>
            <w:sz w:val="22"/>
            <w:szCs w:val="22"/>
            <w:lang w:val="en-GB"/>
            <w:rPrChange w:id="2755" w:author="Olzhasbek Zhunisbayev" w:date="2023-10-06T16:25:00Z">
              <w:rPr>
                <w:lang w:val="en-GB"/>
              </w:rPr>
            </w:rPrChange>
          </w:rPr>
          <w:delText>in sizes NPS ¾</w:delText>
        </w:r>
        <w:r w:rsidRPr="00FC6B4E" w:rsidDel="00AE3B24">
          <w:rPr>
            <w:rFonts w:ascii="Times New Roman" w:hAnsi="Times New Roman"/>
            <w:b w:val="0"/>
            <w:color w:val="auto"/>
            <w:sz w:val="22"/>
            <w:szCs w:val="22"/>
            <w:lang w:val="en-GB"/>
            <w:rPrChange w:id="2756" w:author="Olzhasbek Zhunisbayev" w:date="2023-10-06T16:25:00Z">
              <w:rPr/>
            </w:rPrChange>
          </w:rPr>
          <w:delText xml:space="preserve"> </w:delText>
        </w:r>
        <w:r w:rsidRPr="00FC6B4E" w:rsidDel="00AE3B24">
          <w:rPr>
            <w:rFonts w:ascii="Times New Roman" w:hAnsi="Times New Roman"/>
            <w:b w:val="0"/>
            <w:color w:val="auto"/>
            <w:sz w:val="22"/>
            <w:szCs w:val="22"/>
            <w:lang w:val="en-GB"/>
            <w:rPrChange w:id="2757" w:author="Olzhasbek Zhunisbayev" w:date="2023-10-06T16:25:00Z">
              <w:rPr>
                <w:lang w:val="en-GB"/>
              </w:rPr>
            </w:rPrChange>
          </w:rPr>
          <w:delText xml:space="preserve">through NPS 24 </w:delText>
        </w:r>
      </w:del>
      <w:r w:rsidRPr="00FC6B4E">
        <w:rPr>
          <w:rFonts w:ascii="Times New Roman" w:hAnsi="Times New Roman"/>
          <w:b w:val="0"/>
          <w:color w:val="auto"/>
          <w:sz w:val="22"/>
          <w:szCs w:val="22"/>
          <w:lang w:val="en-GB"/>
          <w:rPrChange w:id="2758" w:author="Olzhasbek Zhunisbayev" w:date="2023-10-06T16:25:00Z">
            <w:rPr>
              <w:lang w:val="en-GB"/>
            </w:rPr>
          </w:rPrChange>
        </w:rPr>
        <w:t>shall be based on ASME B16.5</w:t>
      </w:r>
      <w:ins w:id="2759" w:author="Olzhasbek Zhunisbayev" w:date="2023-10-06T16:24:00Z">
        <w:r w:rsidR="00AE3B24" w:rsidRPr="00FC6B4E">
          <w:rPr>
            <w:rFonts w:ascii="Times New Roman" w:hAnsi="Times New Roman"/>
            <w:b w:val="0"/>
            <w:color w:val="auto"/>
            <w:sz w:val="22"/>
            <w:szCs w:val="22"/>
            <w:lang w:val="en-GB"/>
            <w:rPrChange w:id="2760" w:author="Olzhasbek Zhunisbayev" w:date="2023-10-06T16:25:00Z">
              <w:rPr>
                <w:lang w:val="en-GB"/>
              </w:rPr>
            </w:rPrChange>
          </w:rPr>
          <w:t xml:space="preserve">, </w:t>
        </w:r>
      </w:ins>
      <w:ins w:id="2761" w:author="Olzhasbek Zhunisbayev" w:date="2023-10-06T16:25:00Z">
        <w:r w:rsidR="00FC6B4E" w:rsidRPr="00FC6B4E">
          <w:rPr>
            <w:rFonts w:ascii="Times New Roman" w:hAnsi="Times New Roman"/>
            <w:b w:val="0"/>
            <w:color w:val="auto"/>
            <w:sz w:val="22"/>
            <w:szCs w:val="22"/>
            <w:lang w:val="en-GB"/>
          </w:rPr>
          <w:t xml:space="preserve">ASME B16.47, or </w:t>
        </w:r>
        <w:bookmarkStart w:id="2762" w:name="OLE_LINK2"/>
        <w:r w:rsidR="00FC6B4E" w:rsidRPr="00FC6B4E">
          <w:rPr>
            <w:rFonts w:ascii="Times New Roman" w:hAnsi="Times New Roman"/>
            <w:b w:val="0"/>
            <w:color w:val="auto"/>
            <w:sz w:val="22"/>
            <w:szCs w:val="22"/>
            <w:lang w:val="en-GB"/>
          </w:rPr>
          <w:t xml:space="preserve">ASME B16.34 </w:t>
        </w:r>
        <w:bookmarkEnd w:id="2762"/>
        <w:r w:rsidR="00FC6B4E" w:rsidRPr="00FC6B4E">
          <w:rPr>
            <w:rFonts w:ascii="Times New Roman" w:hAnsi="Times New Roman"/>
            <w:b w:val="0"/>
            <w:color w:val="auto"/>
            <w:sz w:val="22"/>
            <w:szCs w:val="22"/>
            <w:lang w:val="en-GB"/>
          </w:rPr>
          <w:t>as applicable</w:t>
        </w:r>
      </w:ins>
      <w:ins w:id="2763" w:author="Zhunisbayev, Olzhasbek [Bolashak Atyrau Limited]" w:date="2024-05-11T21:56:00Z">
        <w:r w:rsidR="00817D25">
          <w:rPr>
            <w:rFonts w:ascii="Times New Roman" w:hAnsi="Times New Roman"/>
            <w:b w:val="0"/>
            <w:color w:val="auto"/>
            <w:sz w:val="22"/>
            <w:szCs w:val="22"/>
          </w:rPr>
          <w:t xml:space="preserve"> based on </w:t>
        </w:r>
      </w:ins>
      <w:ins w:id="2764" w:author="Zhunisbayev, Olzhasbek [Bolashak Atyrau Limited]" w:date="2024-05-11T21:58:00Z">
        <w:r w:rsidR="00B35E7D">
          <w:rPr>
            <w:rFonts w:ascii="Times New Roman" w:hAnsi="Times New Roman"/>
            <w:b w:val="0"/>
            <w:color w:val="auto"/>
            <w:sz w:val="22"/>
            <w:szCs w:val="22"/>
          </w:rPr>
          <w:t>NPS</w:t>
        </w:r>
      </w:ins>
      <w:r w:rsidRPr="00FC6B4E">
        <w:rPr>
          <w:rFonts w:ascii="Times New Roman" w:hAnsi="Times New Roman"/>
          <w:b w:val="0"/>
          <w:color w:val="auto"/>
          <w:sz w:val="22"/>
          <w:szCs w:val="22"/>
          <w:lang w:val="en-GB"/>
          <w:rPrChange w:id="2765" w:author="Olzhasbek Zhunisbayev" w:date="2023-10-06T16:25:00Z">
            <w:rPr>
              <w:lang w:val="en-GB"/>
            </w:rPr>
          </w:rPrChange>
        </w:rPr>
        <w:t xml:space="preserve">. </w:t>
      </w:r>
    </w:p>
    <w:p w14:paraId="254F82C8" w14:textId="77777777" w:rsidR="007738DF" w:rsidRPr="00981FDE" w:rsidRDefault="007738DF" w:rsidP="0037215B">
      <w:pPr>
        <w:pStyle w:val="List1"/>
        <w:numPr>
          <w:ilvl w:val="0"/>
          <w:numId w:val="11"/>
        </w:numPr>
        <w:tabs>
          <w:tab w:val="clear" w:pos="1080"/>
        </w:tabs>
        <w:ind w:left="1134" w:hanging="425"/>
        <w:jc w:val="both"/>
        <w:rPr>
          <w:color w:val="auto"/>
          <w:lang w:val="en-GB"/>
        </w:rPr>
      </w:pPr>
      <w:r w:rsidRPr="00981FDE">
        <w:rPr>
          <w:color w:val="auto"/>
        </w:rPr>
        <w:t>Under normal conditions, flanged components larger than NPS 24 shall be specified as conforming to ASME B16.47 Series A for Class 150 and higher, unless specifically stated in the respective piping material line class.</w:t>
      </w:r>
    </w:p>
    <w:p w14:paraId="7658EB73" w14:textId="77777777" w:rsidR="007738DF" w:rsidRPr="00981FDE" w:rsidRDefault="007738DF" w:rsidP="0037215B">
      <w:pPr>
        <w:pStyle w:val="List1"/>
        <w:numPr>
          <w:ilvl w:val="0"/>
          <w:numId w:val="11"/>
        </w:numPr>
        <w:tabs>
          <w:tab w:val="clear" w:pos="1080"/>
        </w:tabs>
        <w:ind w:left="1134" w:hanging="425"/>
        <w:jc w:val="both"/>
        <w:rPr>
          <w:color w:val="auto"/>
          <w:lang w:val="en-GB"/>
        </w:rPr>
      </w:pPr>
      <w:r w:rsidRPr="00981FDE">
        <w:rPr>
          <w:color w:val="auto"/>
        </w:rPr>
        <w:t>ASME B16.47 Series B flanges, having more compact dimensions, may be used in low pressure systems such as flare headers when necessary and determined to be suitable for the external loading imposed on the flange assembly. Note that Series B flanges may require higher bolt loads to achieve leak tight performance; contact a sealing subject matter expert for determining proper bolting torques. Owner authorization shall be obtained before specifying ASME B16.47, Series B flanges. Alternatively, proprietary compact flanges designed to ASME Section VIII Div. 2 may be used with the Owner authorization and following any project product selection process.</w:t>
      </w:r>
    </w:p>
    <w:p w14:paraId="4C4D8ED7" w14:textId="77777777" w:rsidR="007738DF" w:rsidRPr="00981FDE" w:rsidRDefault="007738DF" w:rsidP="0037215B">
      <w:pPr>
        <w:pStyle w:val="List1"/>
        <w:numPr>
          <w:ilvl w:val="0"/>
          <w:numId w:val="11"/>
        </w:numPr>
        <w:tabs>
          <w:tab w:val="clear" w:pos="1080"/>
        </w:tabs>
        <w:ind w:left="1134" w:hanging="425"/>
        <w:jc w:val="both"/>
        <w:rPr>
          <w:color w:val="auto"/>
          <w:lang w:val="en-GB"/>
        </w:rPr>
      </w:pPr>
      <w:r w:rsidRPr="00981FDE">
        <w:rPr>
          <w:color w:val="auto"/>
          <w:lang w:val="en-GB"/>
        </w:rPr>
        <w:lastRenderedPageBreak/>
        <w:t>Pressure is indicated in barg and temperature in degrees C.</w:t>
      </w:r>
    </w:p>
    <w:p w14:paraId="566DB5E1" w14:textId="77777777" w:rsidR="007738DF" w:rsidRPr="00981FDE" w:rsidRDefault="007738DF" w:rsidP="0037215B">
      <w:pPr>
        <w:pStyle w:val="List1"/>
        <w:numPr>
          <w:ilvl w:val="0"/>
          <w:numId w:val="11"/>
        </w:numPr>
        <w:tabs>
          <w:tab w:val="clear" w:pos="1080"/>
        </w:tabs>
        <w:ind w:left="1134" w:hanging="425"/>
        <w:jc w:val="both"/>
        <w:rPr>
          <w:color w:val="auto"/>
          <w:lang w:val="en-GB"/>
        </w:rPr>
      </w:pPr>
      <w:r w:rsidRPr="00981FDE">
        <w:rPr>
          <w:color w:val="auto"/>
          <w:lang w:val="en-GB"/>
        </w:rPr>
        <w:t>In piping line classes where valves with soft (resilient) seats are applied, design limits shall be adapted in order to cope with pressure-temperature ratings capability as defined in the applicable valve standard or valve description.</w:t>
      </w:r>
    </w:p>
    <w:p w14:paraId="49E76888" w14:textId="77777777" w:rsidR="00F808B1" w:rsidRDefault="007738DF" w:rsidP="0037215B">
      <w:pPr>
        <w:pStyle w:val="Heading2"/>
        <w:numPr>
          <w:ilvl w:val="1"/>
          <w:numId w:val="129"/>
        </w:numPr>
        <w:ind w:left="851" w:hanging="709"/>
        <w:rPr>
          <w:lang w:val="en-GB"/>
        </w:rPr>
      </w:pPr>
      <w:bookmarkStart w:id="2766" w:name="_Toc310942500"/>
      <w:bookmarkStart w:id="2767" w:name="_Toc314929828"/>
      <w:bookmarkStart w:id="2768" w:name="_Toc393266190"/>
      <w:bookmarkStart w:id="2769" w:name="_Toc182313261"/>
      <w:r w:rsidRPr="00981FDE">
        <w:rPr>
          <w:lang w:val="en-GB"/>
        </w:rPr>
        <w:t>Design Values</w:t>
      </w:r>
      <w:bookmarkEnd w:id="2766"/>
      <w:bookmarkEnd w:id="2767"/>
      <w:bookmarkEnd w:id="2768"/>
      <w:bookmarkEnd w:id="2769"/>
    </w:p>
    <w:p w14:paraId="4DA2038B" w14:textId="77777777" w:rsidR="00F808B1" w:rsidRDefault="00915B6C" w:rsidP="0037215B">
      <w:pPr>
        <w:pStyle w:val="TableTitle1"/>
        <w:numPr>
          <w:ilvl w:val="0"/>
          <w:numId w:val="76"/>
        </w:numPr>
        <w:tabs>
          <w:tab w:val="clear" w:pos="1080"/>
        </w:tabs>
        <w:ind w:left="1134" w:hanging="425"/>
        <w:jc w:val="both"/>
        <w:rPr>
          <w:color w:val="auto"/>
          <w:lang w:val="en-GB"/>
        </w:rPr>
      </w:pPr>
      <w:r w:rsidRPr="00915B6C">
        <w:rPr>
          <w:rFonts w:ascii="Times New Roman" w:hAnsi="Times New Roman"/>
          <w:b w:val="0"/>
          <w:color w:val="auto"/>
          <w:sz w:val="22"/>
          <w:szCs w:val="22"/>
          <w:lang w:val="en-GB"/>
        </w:rPr>
        <w:t xml:space="preserve">Allowable stresses for pipe shall be derived from ASME B31.3, Table A-1, the applicable ASME B31.1, ASME B31.4 or ASME B31.8 material allowable stress tables with reference to material specifications as specified in the applicable Piping Line Class. </w:t>
      </w:r>
    </w:p>
    <w:p w14:paraId="5B6ED90A" w14:textId="77777777" w:rsidR="007738DF" w:rsidRPr="00981FDE" w:rsidRDefault="007738DF" w:rsidP="0037215B">
      <w:pPr>
        <w:pStyle w:val="List1"/>
        <w:numPr>
          <w:ilvl w:val="0"/>
          <w:numId w:val="4"/>
        </w:numPr>
        <w:tabs>
          <w:tab w:val="clear" w:pos="1080"/>
        </w:tabs>
        <w:ind w:left="1134" w:hanging="425"/>
        <w:jc w:val="both"/>
        <w:rPr>
          <w:color w:val="auto"/>
          <w:lang w:val="en-GB"/>
        </w:rPr>
      </w:pPr>
      <w:r w:rsidRPr="006C38F4">
        <w:rPr>
          <w:color w:val="auto"/>
          <w:lang w:val="en-GB"/>
        </w:rPr>
        <w:t>Internal press</w:t>
      </w:r>
      <w:r w:rsidRPr="00981FDE">
        <w:rPr>
          <w:color w:val="auto"/>
          <w:lang w:val="en-GB"/>
        </w:rPr>
        <w:t>ure calculations for seamless pipe as well as for 100% RT welded pipe have been performed based on a weld joint factor E=1.00 and a wall thickness mill tolerance of 12.5%. This results in equal wall thickness requirements for butt welded fittings, such as elbows and tees. For these components, not more than 87.5% of the nominal wall thickness shall be used, as defined in ASME B31.3, paragraph 302.2.2.</w:t>
      </w:r>
    </w:p>
    <w:p w14:paraId="468943E7" w14:textId="6C6B3A31" w:rsidR="007738DF" w:rsidRPr="00981FDE" w:rsidRDefault="007738DF" w:rsidP="0037215B">
      <w:pPr>
        <w:pStyle w:val="List1"/>
        <w:numPr>
          <w:ilvl w:val="0"/>
          <w:numId w:val="4"/>
        </w:numPr>
        <w:tabs>
          <w:tab w:val="clear" w:pos="1080"/>
        </w:tabs>
        <w:ind w:left="1134" w:hanging="425"/>
        <w:jc w:val="both"/>
        <w:rPr>
          <w:color w:val="auto"/>
          <w:lang w:val="en-GB"/>
        </w:rPr>
      </w:pPr>
      <w:r w:rsidRPr="00981FDE">
        <w:rPr>
          <w:color w:val="auto"/>
          <w:lang w:val="en-GB"/>
        </w:rPr>
        <w:t>Other design considerations shall include:</w:t>
      </w:r>
    </w:p>
    <w:p w14:paraId="1AFEC4A5"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 xml:space="preserve"> Internal vacuum caused by reduction of pressure due to cooling of gas or vapour.  </w:t>
      </w:r>
    </w:p>
    <w:p w14:paraId="3ACAAB9C"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 xml:space="preserve">Increased pressure caused by fluid expansion. </w:t>
      </w:r>
    </w:p>
    <w:p w14:paraId="0C2645F5"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 xml:space="preserve">Steam out of blocked in systems    </w:t>
      </w:r>
    </w:p>
    <w:p w14:paraId="33568A04"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Occasional variation of pressure and temperature, above operating levels.</w:t>
      </w:r>
    </w:p>
    <w:p w14:paraId="19F99645"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Ambient temperature at Project location, (high/low extremes)</w:t>
      </w:r>
    </w:p>
    <w:p w14:paraId="17068E3D" w14:textId="77777777" w:rsidR="007738DF" w:rsidRPr="00981FDE" w:rsidRDefault="007738DF" w:rsidP="0037215B">
      <w:pPr>
        <w:pStyle w:val="ListAlpha1"/>
        <w:numPr>
          <w:ilvl w:val="1"/>
          <w:numId w:val="4"/>
        </w:numPr>
        <w:tabs>
          <w:tab w:val="clear" w:pos="1080"/>
        </w:tabs>
        <w:ind w:left="1418" w:hanging="284"/>
        <w:jc w:val="both"/>
        <w:rPr>
          <w:color w:val="auto"/>
          <w:lang w:val="en-GB"/>
        </w:rPr>
      </w:pPr>
      <w:r w:rsidRPr="007F4900">
        <w:rPr>
          <w:color w:val="auto"/>
        </w:rPr>
        <w:t>Additional loadings including, but not limited to thermal expansion / contraction,</w:t>
      </w:r>
      <w:r w:rsidRPr="00981FDE">
        <w:rPr>
          <w:color w:val="auto"/>
        </w:rPr>
        <w:t xml:space="preserve"> wind, slugging etc.</w:t>
      </w:r>
    </w:p>
    <w:p w14:paraId="718B8456" w14:textId="77777777" w:rsidR="00F808B1" w:rsidRDefault="007738DF" w:rsidP="0037215B">
      <w:pPr>
        <w:pStyle w:val="Heading2"/>
        <w:numPr>
          <w:ilvl w:val="1"/>
          <w:numId w:val="129"/>
        </w:numPr>
        <w:ind w:left="851" w:hanging="709"/>
        <w:rPr>
          <w:lang w:val="en-GB"/>
        </w:rPr>
      </w:pPr>
      <w:bookmarkStart w:id="2770" w:name="_Toc310942501"/>
      <w:bookmarkStart w:id="2771" w:name="_Toc314929829"/>
      <w:bookmarkStart w:id="2772" w:name="_Toc393266191"/>
      <w:bookmarkStart w:id="2773" w:name="_Toc182313262"/>
      <w:r w:rsidRPr="00981FDE">
        <w:rPr>
          <w:lang w:val="en-GB"/>
        </w:rPr>
        <w:t>Branch Connections</w:t>
      </w:r>
      <w:bookmarkEnd w:id="2770"/>
      <w:bookmarkEnd w:id="2771"/>
      <w:bookmarkEnd w:id="2772"/>
      <w:bookmarkEnd w:id="2773"/>
    </w:p>
    <w:p w14:paraId="1060D0B4" w14:textId="77777777" w:rsidR="00F808B1" w:rsidRDefault="00915B6C" w:rsidP="0037215B">
      <w:pPr>
        <w:pStyle w:val="TableTitle1"/>
        <w:numPr>
          <w:ilvl w:val="0"/>
          <w:numId w:val="77"/>
        </w:numPr>
        <w:tabs>
          <w:tab w:val="clear" w:pos="1080"/>
        </w:tabs>
        <w:ind w:left="1134" w:hanging="425"/>
        <w:jc w:val="both"/>
        <w:rPr>
          <w:color w:val="auto"/>
          <w:lang w:val="en-GB"/>
        </w:rPr>
      </w:pPr>
      <w:r w:rsidRPr="00915B6C">
        <w:rPr>
          <w:rFonts w:ascii="Times New Roman" w:hAnsi="Times New Roman"/>
          <w:b w:val="0"/>
          <w:color w:val="auto"/>
          <w:sz w:val="22"/>
          <w:szCs w:val="22"/>
          <w:lang w:val="en-GB"/>
        </w:rPr>
        <w:t xml:space="preserve">Reinforcement requirements for 90-degree branch connections have been sized for internal pressure in accordance with ASME B31.3, paragraph 304.3, based on design limits of the individual piping classes. </w:t>
      </w:r>
    </w:p>
    <w:p w14:paraId="6D334DCC" w14:textId="77777777" w:rsidR="007738DF" w:rsidRPr="00981FDE" w:rsidRDefault="007738DF" w:rsidP="0037215B">
      <w:pPr>
        <w:pStyle w:val="List1"/>
        <w:numPr>
          <w:ilvl w:val="0"/>
          <w:numId w:val="4"/>
        </w:numPr>
        <w:tabs>
          <w:tab w:val="clear" w:pos="1080"/>
        </w:tabs>
        <w:ind w:left="1134" w:hanging="425"/>
        <w:jc w:val="both"/>
        <w:rPr>
          <w:color w:val="auto"/>
          <w:lang w:val="en-GB"/>
        </w:rPr>
      </w:pPr>
      <w:r w:rsidRPr="00981FDE">
        <w:rPr>
          <w:color w:val="auto"/>
          <w:lang w:val="en-GB"/>
        </w:rPr>
        <w:t>The designer / stress engineer shall be responsible for checking adequacy of branch connections for other reinforcement requirements, such as thermal loading due to pipe weights, etc.</w:t>
      </w:r>
    </w:p>
    <w:p w14:paraId="643C8517" w14:textId="77777777" w:rsidR="007738DF" w:rsidRPr="00981FDE" w:rsidRDefault="007738DF" w:rsidP="0037215B">
      <w:pPr>
        <w:pStyle w:val="List1"/>
        <w:numPr>
          <w:ilvl w:val="0"/>
          <w:numId w:val="4"/>
        </w:numPr>
        <w:tabs>
          <w:tab w:val="clear" w:pos="1080"/>
        </w:tabs>
        <w:ind w:left="1134" w:hanging="425"/>
        <w:jc w:val="both"/>
        <w:rPr>
          <w:color w:val="auto"/>
          <w:lang w:val="en-GB"/>
        </w:rPr>
      </w:pPr>
      <w:r w:rsidRPr="00981FDE">
        <w:rPr>
          <w:color w:val="auto"/>
          <w:lang w:val="en-GB"/>
        </w:rPr>
        <w:t>Appendix C contains Branch Charts pertaining to each line class, which provide the specified type of branch connection, suitable for the design conditions of that line class. When branch loading is such that stress intensification factors and flexibility are of concern, the suitability of the specified branch type shall be checked and confirmed.</w:t>
      </w:r>
    </w:p>
    <w:p w14:paraId="00CAB879" w14:textId="77777777" w:rsidR="007738DF" w:rsidRPr="00981FDE" w:rsidRDefault="007738DF" w:rsidP="0037215B">
      <w:pPr>
        <w:pStyle w:val="List1"/>
        <w:numPr>
          <w:ilvl w:val="0"/>
          <w:numId w:val="4"/>
        </w:numPr>
        <w:tabs>
          <w:tab w:val="clear" w:pos="1080"/>
        </w:tabs>
        <w:ind w:left="1134" w:hanging="425"/>
        <w:jc w:val="both"/>
        <w:rPr>
          <w:color w:val="auto"/>
          <w:lang w:val="en-GB"/>
        </w:rPr>
      </w:pPr>
      <w:r w:rsidRPr="00981FDE">
        <w:rPr>
          <w:color w:val="auto"/>
          <w:lang w:val="en-GB"/>
        </w:rPr>
        <w:t xml:space="preserve">For each run-branch size relation, alphabetic characters refer to the specified type of connection. </w:t>
      </w:r>
    </w:p>
    <w:p w14:paraId="7C13A9C2" w14:textId="77777777" w:rsidR="007738DF" w:rsidRPr="007F4900" w:rsidRDefault="007738DF" w:rsidP="0037215B">
      <w:pPr>
        <w:pStyle w:val="ListAlpha1"/>
        <w:numPr>
          <w:ilvl w:val="1"/>
          <w:numId w:val="4"/>
        </w:numPr>
        <w:tabs>
          <w:tab w:val="clear" w:pos="1080"/>
        </w:tabs>
        <w:ind w:left="1418" w:hanging="284"/>
        <w:jc w:val="both"/>
        <w:rPr>
          <w:color w:val="auto"/>
        </w:rPr>
      </w:pPr>
      <w:r w:rsidRPr="007F4900">
        <w:rPr>
          <w:color w:val="auto"/>
        </w:rPr>
        <w:t>The Appendix C Branch Charts specify branch fitting up to, and including header pipe size 24" and reinforcing pads for header pipe sizes above 24”.</w:t>
      </w:r>
    </w:p>
    <w:p w14:paraId="19647356" w14:textId="77777777" w:rsidR="007738DF" w:rsidRDefault="007738DF" w:rsidP="0037215B">
      <w:pPr>
        <w:pStyle w:val="ListAlpha1"/>
        <w:numPr>
          <w:ilvl w:val="1"/>
          <w:numId w:val="4"/>
        </w:numPr>
        <w:tabs>
          <w:tab w:val="clear" w:pos="1080"/>
        </w:tabs>
        <w:ind w:left="1418" w:hanging="284"/>
        <w:jc w:val="both"/>
        <w:rPr>
          <w:ins w:id="2774" w:author="Olzhasbek Zhunisbayev" w:date="2023-10-06T16:36:00Z"/>
          <w:color w:val="auto"/>
          <w:lang w:val="en-GB"/>
        </w:rPr>
      </w:pPr>
      <w:r w:rsidRPr="007F4900">
        <w:rPr>
          <w:color w:val="auto"/>
        </w:rPr>
        <w:t>In the event that application of branch fittings is not feasible due to limited room, pipe-to-pipe branch connection with reinforcing pad may be applied when verified</w:t>
      </w:r>
      <w:r w:rsidRPr="00981FDE">
        <w:rPr>
          <w:color w:val="auto"/>
          <w:lang w:val="en-GB"/>
        </w:rPr>
        <w:t xml:space="preserve"> by code calculations. </w:t>
      </w:r>
    </w:p>
    <w:p w14:paraId="3E9AB36D" w14:textId="7D58A725" w:rsidR="00595108" w:rsidRPr="00381F7B" w:rsidRDefault="00595108">
      <w:pPr>
        <w:pStyle w:val="List1"/>
        <w:numPr>
          <w:ilvl w:val="0"/>
          <w:numId w:val="4"/>
        </w:numPr>
        <w:tabs>
          <w:tab w:val="clear" w:pos="1080"/>
        </w:tabs>
        <w:ind w:left="1134" w:hanging="425"/>
        <w:jc w:val="both"/>
        <w:rPr>
          <w:color w:val="auto"/>
          <w:lang w:val="en-GB"/>
          <w:rPrChange w:id="2775" w:author="Olzhasbek Zhunisbayev" w:date="2023-10-06T16:38:00Z">
            <w:rPr>
              <w:lang w:val="en-GB"/>
            </w:rPr>
          </w:rPrChange>
        </w:rPr>
        <w:pPrChange w:id="2776" w:author="Olzhasbek Zhunisbayev" w:date="2023-10-06T16:38:00Z">
          <w:pPr>
            <w:pStyle w:val="ListAlpha1"/>
            <w:numPr>
              <w:numId w:val="4"/>
            </w:numPr>
            <w:ind w:left="1440" w:hanging="360"/>
            <w:jc w:val="both"/>
          </w:pPr>
        </w:pPrChange>
      </w:pPr>
      <w:ins w:id="2777" w:author="Olzhasbek Zhunisbayev" w:date="2023-10-06T16:36:00Z">
        <w:r w:rsidRPr="00381F7B">
          <w:rPr>
            <w:color w:val="auto"/>
            <w:lang w:val="en-GB"/>
            <w:rPrChange w:id="2778" w:author="Olzhasbek Zhunisbayev" w:date="2023-10-06T16:38:00Z">
              <w:rPr>
                <w:lang w:val="en-GB"/>
              </w:rPr>
            </w:rPrChange>
          </w:rPr>
          <w:t>Add</w:t>
        </w:r>
        <w:r w:rsidRPr="00381F7B">
          <w:rPr>
            <w:color w:val="auto"/>
            <w:lang w:val="en-GB"/>
            <w:rPrChange w:id="2779" w:author="Olzhasbek Zhunisbayev" w:date="2023-10-06T16:38:00Z">
              <w:rPr>
                <w:b/>
                <w:bCs/>
                <w:lang w:val="en-GB"/>
              </w:rPr>
            </w:rPrChange>
          </w:rPr>
          <w:t>itionally, when</w:t>
        </w:r>
      </w:ins>
      <w:ins w:id="2780" w:author="Olzhasbek Zhunisbayev" w:date="2023-10-06T16:37:00Z">
        <w:r w:rsidR="00381F7B" w:rsidRPr="00C901BA">
          <w:rPr>
            <w:color w:val="auto"/>
            <w:lang w:val="en-GB"/>
            <w:rPrChange w:id="2781" w:author="Olzhasbek Zhunisbayev" w:date="2023-10-06T16:38:00Z">
              <w:rPr/>
            </w:rPrChange>
          </w:rPr>
          <w:t xml:space="preserve"> </w:t>
        </w:r>
        <w:r w:rsidR="00381F7B" w:rsidRPr="00C901BA">
          <w:rPr>
            <w:color w:val="auto"/>
            <w:lang w:val="en-GB"/>
          </w:rPr>
          <w:t>acoustic induced vibration (AIV) is of concern per PIM-DU-5155</w:t>
        </w:r>
      </w:ins>
      <w:ins w:id="2782" w:author="Zhunisbayev, Olzhasbek [Bolashak Atyrau Limited]" w:date="2023-11-16T10:31:00Z">
        <w:r w:rsidR="004D4618">
          <w:rPr>
            <w:color w:val="auto"/>
            <w:lang w:val="en-GB"/>
          </w:rPr>
          <w:t>-TCO</w:t>
        </w:r>
      </w:ins>
      <w:ins w:id="2783" w:author="Zhunisbayev, Olzhasbek [Bolashak Atyrau Limited]" w:date="2023-11-16T10:32:00Z">
        <w:r w:rsidR="004D4618">
          <w:rPr>
            <w:color w:val="auto"/>
            <w:lang w:val="en-GB"/>
          </w:rPr>
          <w:t xml:space="preserve"> (AIV analysis must be carried out)</w:t>
        </w:r>
      </w:ins>
      <w:ins w:id="2784" w:author="Olzhasbek Zhunisbayev" w:date="2023-10-06T16:37:00Z">
        <w:r w:rsidR="00381F7B" w:rsidRPr="00C901BA">
          <w:rPr>
            <w:color w:val="auto"/>
            <w:lang w:val="en-GB"/>
          </w:rPr>
          <w:t>, suitable types of</w:t>
        </w:r>
      </w:ins>
      <w:ins w:id="2785" w:author="Olzhasbek Zhunisbayev" w:date="2023-10-06T16:38:00Z">
        <w:r w:rsidR="00381F7B" w:rsidRPr="00381F7B">
          <w:rPr>
            <w:color w:val="auto"/>
            <w:lang w:val="en-GB"/>
            <w:rPrChange w:id="2786" w:author="Olzhasbek Zhunisbayev" w:date="2023-10-06T16:38:00Z">
              <w:rPr>
                <w:b/>
                <w:bCs/>
                <w:color w:val="auto"/>
                <w:lang w:val="en-GB"/>
              </w:rPr>
            </w:rPrChange>
          </w:rPr>
          <w:t xml:space="preserve"> </w:t>
        </w:r>
      </w:ins>
      <w:ins w:id="2787" w:author="Olzhasbek Zhunisbayev" w:date="2023-10-06T16:37:00Z">
        <w:r w:rsidR="00381F7B" w:rsidRPr="00C901BA">
          <w:rPr>
            <w:color w:val="auto"/>
            <w:lang w:val="en-GB"/>
          </w:rPr>
          <w:t>branch connections and local piping wall thicknesses shall be evaluated and designed to mitigate the risk of failure.</w:t>
        </w:r>
      </w:ins>
    </w:p>
    <w:p w14:paraId="3DA972FF" w14:textId="77777777" w:rsidR="00F808B1" w:rsidRDefault="00915B6C" w:rsidP="009A49CF">
      <w:pPr>
        <w:pStyle w:val="Heading2"/>
        <w:numPr>
          <w:ilvl w:val="1"/>
          <w:numId w:val="129"/>
        </w:numPr>
        <w:ind w:left="851" w:hanging="709"/>
      </w:pPr>
      <w:bookmarkStart w:id="2788" w:name="_Toc310942502"/>
      <w:bookmarkStart w:id="2789" w:name="_Toc314929830"/>
      <w:bookmarkStart w:id="2790" w:name="_Toc393266192"/>
      <w:bookmarkStart w:id="2791" w:name="_Toc182313263"/>
      <w:r w:rsidRPr="00915B6C">
        <w:lastRenderedPageBreak/>
        <w:t>Hydrotest Pressures</w:t>
      </w:r>
      <w:bookmarkEnd w:id="2788"/>
      <w:bookmarkEnd w:id="2789"/>
      <w:bookmarkEnd w:id="2790"/>
      <w:bookmarkEnd w:id="2791"/>
    </w:p>
    <w:p w14:paraId="28AD88CA" w14:textId="77777777" w:rsidR="00420F17" w:rsidRDefault="00915B6C" w:rsidP="009A49CF">
      <w:pPr>
        <w:pStyle w:val="TableTitle1"/>
        <w:numPr>
          <w:ilvl w:val="0"/>
          <w:numId w:val="0"/>
        </w:numPr>
        <w:tabs>
          <w:tab w:val="clear" w:pos="1080"/>
        </w:tabs>
        <w:ind w:left="709"/>
        <w:jc w:val="both"/>
        <w:rPr>
          <w:color w:val="auto"/>
          <w:lang w:val="en-GB"/>
        </w:rPr>
      </w:pPr>
      <w:r w:rsidRPr="00915B6C">
        <w:rPr>
          <w:rFonts w:ascii="Times New Roman" w:hAnsi="Times New Roman"/>
          <w:b w:val="0"/>
          <w:color w:val="auto"/>
          <w:sz w:val="22"/>
          <w:szCs w:val="22"/>
          <w:lang w:val="en-GB"/>
        </w:rPr>
        <w:t>Hydrotest pressures are line specific and are specified in the relevant Piping</w:t>
      </w:r>
      <w:r w:rsidR="007B5983" w:rsidRPr="001E3D5F">
        <w:rPr>
          <w:rFonts w:ascii="Times New Roman" w:hAnsi="Times New Roman"/>
          <w:b w:val="0"/>
          <w:color w:val="auto"/>
          <w:sz w:val="22"/>
          <w:szCs w:val="22"/>
        </w:rPr>
        <w:t xml:space="preserve"> </w:t>
      </w:r>
      <w:r w:rsidR="002632D4">
        <w:rPr>
          <w:rFonts w:ascii="Times New Roman" w:hAnsi="Times New Roman"/>
          <w:b w:val="0"/>
          <w:color w:val="auto"/>
          <w:sz w:val="22"/>
          <w:szCs w:val="22"/>
        </w:rPr>
        <w:t>specification and</w:t>
      </w:r>
      <w:r w:rsidRPr="00915B6C">
        <w:rPr>
          <w:rFonts w:ascii="Times New Roman" w:hAnsi="Times New Roman"/>
          <w:b w:val="0"/>
          <w:color w:val="auto"/>
          <w:sz w:val="22"/>
          <w:szCs w:val="22"/>
          <w:lang w:val="en-GB"/>
        </w:rPr>
        <w:t xml:space="preserve"> Line List.</w:t>
      </w:r>
    </w:p>
    <w:p w14:paraId="78D6536F" w14:textId="69BC7DED" w:rsidR="00730933" w:rsidRDefault="007B5983" w:rsidP="009A49CF">
      <w:pPr>
        <w:pStyle w:val="TableTitle1"/>
        <w:numPr>
          <w:ilvl w:val="0"/>
          <w:numId w:val="0"/>
        </w:numPr>
        <w:tabs>
          <w:tab w:val="clear" w:pos="1080"/>
        </w:tabs>
        <w:ind w:left="709"/>
        <w:jc w:val="both"/>
        <w:rPr>
          <w:rFonts w:ascii="Times New Roman" w:hAnsi="Times New Roman"/>
          <w:b w:val="0"/>
          <w:color w:val="auto"/>
          <w:sz w:val="22"/>
          <w:szCs w:val="22"/>
          <w:lang w:val="en-GB"/>
        </w:rPr>
      </w:pPr>
      <w:r w:rsidRPr="00730933">
        <w:rPr>
          <w:rFonts w:ascii="Times New Roman" w:hAnsi="Times New Roman"/>
          <w:b w:val="0"/>
          <w:color w:val="auto"/>
          <w:sz w:val="22"/>
          <w:szCs w:val="22"/>
          <w:lang w:val="en-GB"/>
        </w:rPr>
        <w:t>For Hydrotest requirements, refer to PIM-SU-3541-TCO</w:t>
      </w:r>
      <w:ins w:id="2792" w:author="Olzhasbek Zhunisbayev" w:date="2023-10-06T16:45:00Z">
        <w:r w:rsidR="00A668DE">
          <w:rPr>
            <w:rFonts w:ascii="Times New Roman" w:hAnsi="Times New Roman"/>
            <w:b w:val="0"/>
            <w:color w:val="auto"/>
            <w:sz w:val="22"/>
            <w:szCs w:val="22"/>
            <w:lang w:val="en-GB"/>
          </w:rPr>
          <w:t xml:space="preserve"> and procedure </w:t>
        </w:r>
        <w:r w:rsidR="006D555A">
          <w:rPr>
            <w:rFonts w:ascii="Times New Roman" w:hAnsi="Times New Roman"/>
            <w:b w:val="0"/>
            <w:color w:val="auto"/>
            <w:sz w:val="22"/>
            <w:szCs w:val="22"/>
            <w:lang w:val="en-GB"/>
          </w:rPr>
          <w:t>X-000-L-PRO-0001</w:t>
        </w:r>
      </w:ins>
      <w:r w:rsidR="00C43E95" w:rsidRPr="00730933">
        <w:rPr>
          <w:rFonts w:ascii="Times New Roman" w:hAnsi="Times New Roman"/>
          <w:b w:val="0"/>
          <w:color w:val="auto"/>
          <w:sz w:val="22"/>
          <w:szCs w:val="22"/>
          <w:lang w:val="en-GB"/>
        </w:rPr>
        <w:t>.</w:t>
      </w:r>
      <w:bookmarkStart w:id="2793" w:name="_Toc314929831"/>
      <w:bookmarkStart w:id="2794" w:name="_Toc393266193"/>
    </w:p>
    <w:p w14:paraId="46247BA9" w14:textId="2E9A8468" w:rsidR="00F808B1" w:rsidRPr="00730933" w:rsidRDefault="007738DF" w:rsidP="009A49CF">
      <w:pPr>
        <w:pStyle w:val="Heading2"/>
        <w:numPr>
          <w:ilvl w:val="1"/>
          <w:numId w:val="129"/>
        </w:numPr>
        <w:ind w:left="851" w:hanging="709"/>
      </w:pPr>
      <w:bookmarkStart w:id="2795" w:name="_Toc182313264"/>
      <w:r w:rsidRPr="00730933">
        <w:t>Design Temperature</w:t>
      </w:r>
      <w:bookmarkEnd w:id="2793"/>
      <w:bookmarkEnd w:id="2794"/>
      <w:bookmarkEnd w:id="2795"/>
    </w:p>
    <w:p w14:paraId="00A8E3BB" w14:textId="7057C65D" w:rsidR="00C43E95" w:rsidRPr="00C43E95" w:rsidRDefault="00C43E95" w:rsidP="009A49CF">
      <w:pPr>
        <w:pStyle w:val="TableTitle1"/>
        <w:numPr>
          <w:ilvl w:val="0"/>
          <w:numId w:val="0"/>
        </w:numPr>
        <w:tabs>
          <w:tab w:val="clear" w:pos="1080"/>
        </w:tabs>
        <w:ind w:left="709"/>
        <w:rPr>
          <w:rFonts w:ascii="Times New Roman" w:hAnsi="Times New Roman"/>
          <w:b w:val="0"/>
          <w:bCs w:val="0"/>
          <w:color w:val="auto"/>
          <w:w w:val="0"/>
          <w:sz w:val="22"/>
          <w:szCs w:val="22"/>
          <w:lang w:val="en-GB"/>
        </w:rPr>
      </w:pPr>
      <w:r w:rsidRPr="00C43E95">
        <w:rPr>
          <w:rFonts w:ascii="Times New Roman" w:hAnsi="Times New Roman"/>
          <w:b w:val="0"/>
          <w:bCs w:val="0"/>
          <w:color w:val="auto"/>
          <w:w w:val="0"/>
          <w:sz w:val="22"/>
          <w:szCs w:val="22"/>
          <w:lang w:val="en-GB"/>
        </w:rPr>
        <w:t xml:space="preserve">For Design </w:t>
      </w:r>
      <w:r w:rsidR="00F83A88" w:rsidRPr="00C43E95">
        <w:rPr>
          <w:rFonts w:ascii="Times New Roman" w:hAnsi="Times New Roman"/>
          <w:b w:val="0"/>
          <w:bCs w:val="0"/>
          <w:color w:val="auto"/>
          <w:w w:val="0"/>
          <w:sz w:val="22"/>
          <w:szCs w:val="22"/>
          <w:lang w:val="en-GB"/>
        </w:rPr>
        <w:t>Temperatures, refer</w:t>
      </w:r>
      <w:r w:rsidRPr="00C43E95">
        <w:rPr>
          <w:rFonts w:ascii="Times New Roman" w:hAnsi="Times New Roman"/>
          <w:b w:val="0"/>
          <w:bCs w:val="0"/>
          <w:color w:val="auto"/>
          <w:w w:val="0"/>
          <w:sz w:val="22"/>
          <w:szCs w:val="22"/>
          <w:lang w:val="en-GB"/>
        </w:rPr>
        <w:t xml:space="preserve"> to PIM-DU-5138-TCO</w:t>
      </w:r>
      <w:r>
        <w:rPr>
          <w:rFonts w:ascii="Times New Roman" w:hAnsi="Times New Roman"/>
          <w:b w:val="0"/>
          <w:bCs w:val="0"/>
          <w:color w:val="auto"/>
          <w:w w:val="0"/>
          <w:sz w:val="22"/>
          <w:szCs w:val="22"/>
          <w:lang w:val="en-GB"/>
        </w:rPr>
        <w:t>.</w:t>
      </w:r>
    </w:p>
    <w:p w14:paraId="372448A6" w14:textId="77777777" w:rsidR="00F808B1" w:rsidRDefault="006C38F4" w:rsidP="0091497F">
      <w:pPr>
        <w:pStyle w:val="Heading1"/>
        <w:numPr>
          <w:ilvl w:val="0"/>
          <w:numId w:val="129"/>
        </w:numPr>
        <w:ind w:left="709" w:hanging="709"/>
        <w:rPr>
          <w:lang w:val="en-GB"/>
        </w:rPr>
      </w:pPr>
      <w:bookmarkStart w:id="2796" w:name="_Toc182313265"/>
      <w:bookmarkStart w:id="2797" w:name="_Toc310942503"/>
      <w:bookmarkStart w:id="2798" w:name="_Toc314929832"/>
      <w:bookmarkStart w:id="2799" w:name="_Toc393266194"/>
      <w:r>
        <w:rPr>
          <w:lang w:val="en-GB"/>
        </w:rPr>
        <w:t>GENERAL PIPING DESIGN PRACTICES</w:t>
      </w:r>
      <w:bookmarkEnd w:id="2796"/>
    </w:p>
    <w:p w14:paraId="0603E5F8" w14:textId="77777777" w:rsidR="00F808B1" w:rsidRDefault="007738DF" w:rsidP="005524FE">
      <w:pPr>
        <w:pStyle w:val="Heading2"/>
        <w:numPr>
          <w:ilvl w:val="1"/>
          <w:numId w:val="129"/>
        </w:numPr>
        <w:ind w:left="851" w:hanging="709"/>
        <w:rPr>
          <w:color w:val="auto"/>
          <w:lang w:val="en-GB"/>
        </w:rPr>
      </w:pPr>
      <w:bookmarkStart w:id="2800" w:name="_Toc399854994"/>
      <w:bookmarkStart w:id="2801" w:name="_Toc399946060"/>
      <w:bookmarkStart w:id="2802" w:name="_Toc401036488"/>
      <w:bookmarkStart w:id="2803" w:name="_Toc393266195"/>
      <w:bookmarkStart w:id="2804" w:name="_Toc182313266"/>
      <w:bookmarkEnd w:id="2797"/>
      <w:bookmarkEnd w:id="2798"/>
      <w:bookmarkEnd w:id="2799"/>
      <w:bookmarkEnd w:id="2800"/>
      <w:bookmarkEnd w:id="2801"/>
      <w:bookmarkEnd w:id="2802"/>
      <w:r w:rsidRPr="00981FDE">
        <w:rPr>
          <w:color w:val="auto"/>
          <w:lang w:val="en-GB"/>
        </w:rPr>
        <w:t>General Practices</w:t>
      </w:r>
      <w:bookmarkEnd w:id="2803"/>
      <w:bookmarkEnd w:id="2804"/>
    </w:p>
    <w:p w14:paraId="5E9A1084" w14:textId="77777777" w:rsidR="00F808B1" w:rsidRDefault="00915B6C" w:rsidP="005524FE">
      <w:pPr>
        <w:pStyle w:val="TableTitle1"/>
        <w:numPr>
          <w:ilvl w:val="0"/>
          <w:numId w:val="81"/>
        </w:numPr>
        <w:tabs>
          <w:tab w:val="clear" w:pos="1080"/>
        </w:tabs>
        <w:ind w:left="1134" w:hanging="425"/>
        <w:jc w:val="both"/>
        <w:rPr>
          <w:color w:val="auto"/>
          <w:lang w:val="en-GB"/>
        </w:rPr>
      </w:pPr>
      <w:r w:rsidRPr="00915B6C">
        <w:rPr>
          <w:rFonts w:ascii="Times New Roman" w:hAnsi="Times New Roman"/>
          <w:b w:val="0"/>
          <w:color w:val="auto"/>
          <w:sz w:val="22"/>
          <w:szCs w:val="22"/>
        </w:rPr>
        <w:t>Pipe Nominal Bore Sizes (NBS) shall be in inches for all piping items.</w:t>
      </w:r>
    </w:p>
    <w:p w14:paraId="57788559" w14:textId="77777777" w:rsidR="007738DF" w:rsidRDefault="007738DF" w:rsidP="005524FE">
      <w:pPr>
        <w:pStyle w:val="List1"/>
        <w:numPr>
          <w:ilvl w:val="0"/>
          <w:numId w:val="11"/>
        </w:numPr>
        <w:tabs>
          <w:tab w:val="clear" w:pos="1080"/>
        </w:tabs>
        <w:ind w:left="1134" w:hanging="425"/>
        <w:jc w:val="both"/>
        <w:rPr>
          <w:color w:val="auto"/>
          <w:lang w:val="en-GB"/>
        </w:rPr>
      </w:pPr>
      <w:r w:rsidRPr="00981FDE">
        <w:rPr>
          <w:color w:val="auto"/>
          <w:lang w:val="en-GB"/>
        </w:rPr>
        <w:t>Pipe, valves, and fittings in sizes 1</w:t>
      </w:r>
      <w:r w:rsidRPr="006A53CF">
        <w:rPr>
          <w:color w:val="auto"/>
        </w:rPr>
        <w:t xml:space="preserve"> </w:t>
      </w:r>
      <w:r>
        <w:rPr>
          <w:color w:val="auto"/>
          <w:lang w:val="en-GB"/>
        </w:rPr>
        <w:t>¼</w:t>
      </w:r>
      <w:r w:rsidRPr="00981FDE">
        <w:rPr>
          <w:color w:val="auto"/>
          <w:lang w:val="en-GB"/>
        </w:rPr>
        <w:t>, 2</w:t>
      </w:r>
      <w:r w:rsidRPr="006A53CF">
        <w:rPr>
          <w:color w:val="auto"/>
        </w:rPr>
        <w:t xml:space="preserve"> </w:t>
      </w:r>
      <w:r>
        <w:rPr>
          <w:color w:val="auto"/>
          <w:lang w:val="en-GB"/>
        </w:rPr>
        <w:t>½</w:t>
      </w:r>
      <w:r w:rsidRPr="00981FDE">
        <w:rPr>
          <w:color w:val="auto"/>
          <w:lang w:val="en-GB"/>
        </w:rPr>
        <w:t>, 3</w:t>
      </w:r>
      <w:r w:rsidRPr="006A53CF">
        <w:rPr>
          <w:color w:val="auto"/>
        </w:rPr>
        <w:t xml:space="preserve"> </w:t>
      </w:r>
      <w:r>
        <w:rPr>
          <w:color w:val="auto"/>
          <w:lang w:val="en-GB"/>
        </w:rPr>
        <w:t>½</w:t>
      </w:r>
      <w:r w:rsidRPr="00981FDE">
        <w:rPr>
          <w:color w:val="auto"/>
          <w:lang w:val="en-GB"/>
        </w:rPr>
        <w:t xml:space="preserve">, 5 and 22 inches shall not be used. </w:t>
      </w:r>
    </w:p>
    <w:p w14:paraId="45A088AA" w14:textId="77777777" w:rsidR="00F808B1" w:rsidRDefault="007738DF" w:rsidP="005524FE">
      <w:pPr>
        <w:pStyle w:val="List1"/>
        <w:numPr>
          <w:ilvl w:val="0"/>
          <w:numId w:val="11"/>
        </w:numPr>
        <w:tabs>
          <w:tab w:val="clear" w:pos="1080"/>
        </w:tabs>
        <w:ind w:left="1134" w:hanging="425"/>
        <w:jc w:val="both"/>
        <w:rPr>
          <w:color w:val="auto"/>
          <w:lang w:val="en-GB"/>
        </w:rPr>
      </w:pPr>
      <w:r w:rsidRPr="006C38F4">
        <w:rPr>
          <w:color w:val="auto"/>
          <w:lang w:val="en-GB"/>
        </w:rPr>
        <w:t xml:space="preserve">The range of pipe sizes above 24 inches, if economically justifiable, shall be restricted to the following line sizes to avoid purchase of various different diameter fittings and short pipe spools: 30, 36, 42, 48, 56, 64, 72, 84, and 96 inches. Deviation from these standard pipe sizes shall require Owner prior approval. </w:t>
      </w:r>
    </w:p>
    <w:p w14:paraId="3AA7B9B9" w14:textId="77777777" w:rsidR="00F808B1" w:rsidRDefault="007738DF" w:rsidP="005524FE">
      <w:pPr>
        <w:pStyle w:val="List1"/>
        <w:numPr>
          <w:ilvl w:val="0"/>
          <w:numId w:val="11"/>
        </w:numPr>
        <w:tabs>
          <w:tab w:val="clear" w:pos="1080"/>
        </w:tabs>
        <w:ind w:left="1134" w:hanging="425"/>
        <w:jc w:val="both"/>
        <w:rPr>
          <w:color w:val="auto"/>
          <w:lang w:val="en-GB"/>
        </w:rPr>
      </w:pPr>
      <w:r w:rsidRPr="006C38F4">
        <w:rPr>
          <w:color w:val="auto"/>
          <w:lang w:val="en-GB"/>
        </w:rPr>
        <w:t>Nominal sizes of flanges and valves shall not deviate from the above specified.</w:t>
      </w:r>
    </w:p>
    <w:p w14:paraId="4F8CD17D" w14:textId="77777777" w:rsidR="006C38F4" w:rsidRPr="006C38F4" w:rsidRDefault="00915B6C" w:rsidP="005524FE">
      <w:pPr>
        <w:pStyle w:val="TableTitle1"/>
        <w:tabs>
          <w:tab w:val="clear" w:pos="1080"/>
        </w:tabs>
        <w:ind w:left="1134" w:hanging="425"/>
        <w:jc w:val="both"/>
        <w:rPr>
          <w:rFonts w:ascii="Times New Roman" w:hAnsi="Times New Roman"/>
          <w:b w:val="0"/>
          <w:sz w:val="22"/>
          <w:szCs w:val="22"/>
          <w:lang w:val="en-GB"/>
        </w:rPr>
      </w:pPr>
      <w:r w:rsidRPr="00915B6C">
        <w:rPr>
          <w:rFonts w:ascii="Times New Roman" w:hAnsi="Times New Roman"/>
          <w:b w:val="0"/>
          <w:sz w:val="22"/>
          <w:szCs w:val="22"/>
          <w:lang w:val="en-GB"/>
        </w:rPr>
        <w:t>Pipe bending shall be in compliance with ASME B31.3 and Purchaser specification PPL-SU-4737-TCO.</w:t>
      </w:r>
    </w:p>
    <w:p w14:paraId="684D75BC" w14:textId="60A06ABE" w:rsidR="006C38F4" w:rsidRPr="006C38F4" w:rsidRDefault="00915B6C" w:rsidP="005524FE">
      <w:pPr>
        <w:pStyle w:val="TableTitle1"/>
        <w:tabs>
          <w:tab w:val="clear" w:pos="1080"/>
        </w:tabs>
        <w:ind w:left="1134" w:hanging="425"/>
        <w:jc w:val="both"/>
        <w:rPr>
          <w:rFonts w:ascii="Times New Roman" w:hAnsi="Times New Roman"/>
          <w:b w:val="0"/>
          <w:sz w:val="22"/>
          <w:szCs w:val="22"/>
          <w:lang w:val="en-GB"/>
        </w:rPr>
      </w:pPr>
      <w:r w:rsidRPr="00915B6C">
        <w:rPr>
          <w:rFonts w:ascii="Times New Roman" w:hAnsi="Times New Roman"/>
          <w:b w:val="0"/>
          <w:sz w:val="22"/>
          <w:szCs w:val="22"/>
          <w:lang w:val="en-GB"/>
        </w:rPr>
        <w:t xml:space="preserve">The vent, drain and instrument connection details are specified in </w:t>
      </w:r>
      <w:r w:rsidRPr="00915B6C">
        <w:rPr>
          <w:rFonts w:ascii="Times New Roman" w:hAnsi="Times New Roman"/>
          <w:b w:val="0"/>
          <w:sz w:val="22"/>
          <w:szCs w:val="22"/>
        </w:rPr>
        <w:t>TCO Specification</w:t>
      </w:r>
      <w:r w:rsidR="008B67B9">
        <w:rPr>
          <w:rFonts w:ascii="Times New Roman" w:hAnsi="Times New Roman"/>
          <w:b w:val="0"/>
          <w:sz w:val="22"/>
          <w:szCs w:val="22"/>
        </w:rPr>
        <w:t xml:space="preserve"> </w:t>
      </w:r>
      <w:r w:rsidRPr="00915B6C">
        <w:rPr>
          <w:rFonts w:ascii="Times New Roman" w:hAnsi="Times New Roman"/>
          <w:b w:val="0"/>
          <w:sz w:val="22"/>
          <w:szCs w:val="22"/>
        </w:rPr>
        <w:t>L-ST-2055</w:t>
      </w:r>
      <w:r w:rsidR="009929FF">
        <w:rPr>
          <w:rFonts w:ascii="Times New Roman" w:hAnsi="Times New Roman"/>
          <w:b w:val="0"/>
          <w:sz w:val="22"/>
          <w:szCs w:val="22"/>
        </w:rPr>
        <w:t xml:space="preserve"> </w:t>
      </w:r>
      <w:r w:rsidRPr="00915B6C">
        <w:rPr>
          <w:rFonts w:ascii="Times New Roman" w:hAnsi="Times New Roman"/>
          <w:b w:val="0"/>
          <w:sz w:val="22"/>
          <w:szCs w:val="22"/>
        </w:rPr>
        <w:t>Vent, Drain and Instrument Connection Details and</w:t>
      </w:r>
      <w:r w:rsidR="008B67B9">
        <w:rPr>
          <w:rFonts w:ascii="Times New Roman" w:hAnsi="Times New Roman"/>
          <w:b w:val="0"/>
          <w:sz w:val="22"/>
          <w:szCs w:val="22"/>
          <w:lang w:val="en-GB"/>
        </w:rPr>
        <w:t xml:space="preserve"> </w:t>
      </w:r>
      <w:r w:rsidRPr="00915B6C">
        <w:rPr>
          <w:rFonts w:ascii="Times New Roman" w:hAnsi="Times New Roman"/>
          <w:b w:val="0"/>
          <w:sz w:val="22"/>
          <w:szCs w:val="22"/>
          <w:lang w:val="en-GB"/>
        </w:rPr>
        <w:t xml:space="preserve">L-ST-2056 </w:t>
      </w:r>
      <w:r w:rsidR="009929FF">
        <w:rPr>
          <w:rFonts w:ascii="Times New Roman" w:hAnsi="Times New Roman"/>
          <w:b w:val="0"/>
          <w:sz w:val="22"/>
          <w:szCs w:val="22"/>
          <w:lang w:val="en-GB"/>
        </w:rPr>
        <w:t xml:space="preserve">Detailed </w:t>
      </w:r>
      <w:r w:rsidRPr="00915B6C">
        <w:rPr>
          <w:rFonts w:ascii="Times New Roman" w:hAnsi="Times New Roman"/>
          <w:b w:val="0"/>
          <w:sz w:val="22"/>
          <w:szCs w:val="22"/>
          <w:lang w:val="en-GB"/>
        </w:rPr>
        <w:t xml:space="preserve">Piping Line Class </w:t>
      </w:r>
      <w:r w:rsidR="009929FF">
        <w:rPr>
          <w:rFonts w:ascii="Times New Roman" w:hAnsi="Times New Roman"/>
          <w:b w:val="0"/>
          <w:sz w:val="22"/>
          <w:szCs w:val="22"/>
          <w:lang w:val="en-GB"/>
        </w:rPr>
        <w:t>Specifications</w:t>
      </w:r>
      <w:r w:rsidRPr="00915B6C">
        <w:rPr>
          <w:rFonts w:ascii="Times New Roman" w:hAnsi="Times New Roman"/>
          <w:b w:val="0"/>
          <w:sz w:val="22"/>
          <w:szCs w:val="22"/>
        </w:rPr>
        <w:t>.</w:t>
      </w:r>
    </w:p>
    <w:p w14:paraId="7EAA9884" w14:textId="310B283A" w:rsidR="00F808B1" w:rsidRDefault="00915B6C" w:rsidP="005524FE">
      <w:pPr>
        <w:pStyle w:val="TableTitle1"/>
        <w:tabs>
          <w:tab w:val="clear" w:pos="1080"/>
        </w:tabs>
        <w:spacing w:line="240" w:lineRule="auto"/>
        <w:ind w:left="1134" w:hanging="425"/>
        <w:jc w:val="both"/>
        <w:rPr>
          <w:rFonts w:ascii="Times New Roman" w:hAnsi="Times New Roman"/>
          <w:b w:val="0"/>
          <w:sz w:val="22"/>
          <w:szCs w:val="22"/>
        </w:rPr>
      </w:pPr>
      <w:r w:rsidRPr="00915B6C">
        <w:rPr>
          <w:rFonts w:ascii="Times New Roman" w:hAnsi="Times New Roman"/>
          <w:b w:val="0"/>
          <w:sz w:val="22"/>
          <w:szCs w:val="22"/>
        </w:rPr>
        <w:t xml:space="preserve">The corrosion allowances stated per </w:t>
      </w:r>
      <w:r w:rsidR="00491FA9" w:rsidRPr="00915B6C">
        <w:rPr>
          <w:rFonts w:ascii="Times New Roman" w:hAnsi="Times New Roman"/>
          <w:b w:val="0"/>
          <w:sz w:val="22"/>
          <w:szCs w:val="22"/>
        </w:rPr>
        <w:t>pipeline</w:t>
      </w:r>
      <w:r w:rsidRPr="00915B6C">
        <w:rPr>
          <w:rFonts w:ascii="Times New Roman" w:hAnsi="Times New Roman"/>
          <w:b w:val="0"/>
          <w:sz w:val="22"/>
          <w:szCs w:val="22"/>
        </w:rPr>
        <w:t xml:space="preserve"> class in Appendix A represent the total corrosion allowance designed for in the respective class over the required 20 year operational period. The appropriate corrosion rate is calculated for each service and consolidated as per section 6.1.1. The corrosion rates shall be reviewed and the appropriate materials selected to provide the 20 year design life. Generally, CS materials may be used for corrosion rates corresponding to category (a) below. Higher corrosion rates should normally require non-ferrous (SS) materials.</w:t>
      </w:r>
    </w:p>
    <w:p w14:paraId="71A9FD61" w14:textId="77777777" w:rsidR="00F808B1" w:rsidRDefault="006C38F4" w:rsidP="005524FE">
      <w:pPr>
        <w:pStyle w:val="List1"/>
        <w:tabs>
          <w:tab w:val="clear" w:pos="1080"/>
        </w:tabs>
        <w:spacing w:before="120" w:line="240" w:lineRule="auto"/>
        <w:ind w:left="1134"/>
        <w:jc w:val="both"/>
        <w:rPr>
          <w:color w:val="auto"/>
        </w:rPr>
      </w:pPr>
      <w:r w:rsidRPr="006C38F4">
        <w:rPr>
          <w:color w:val="auto"/>
        </w:rPr>
        <w:t>Corrosion Rates are:</w:t>
      </w:r>
    </w:p>
    <w:p w14:paraId="216A7524" w14:textId="04D8FA00" w:rsidR="00F808B1" w:rsidRDefault="00F83A88" w:rsidP="005524FE">
      <w:pPr>
        <w:pStyle w:val="TableTitle1"/>
        <w:numPr>
          <w:ilvl w:val="1"/>
          <w:numId w:val="11"/>
        </w:numPr>
        <w:tabs>
          <w:tab w:val="clear" w:pos="1080"/>
        </w:tabs>
        <w:spacing w:line="240" w:lineRule="auto"/>
        <w:ind w:left="1418" w:hanging="284"/>
        <w:jc w:val="both"/>
      </w:pPr>
      <w:r w:rsidRPr="00915B6C">
        <w:rPr>
          <w:rFonts w:ascii="Times New Roman" w:hAnsi="Times New Roman"/>
          <w:b w:val="0"/>
          <w:sz w:val="22"/>
          <w:szCs w:val="22"/>
        </w:rPr>
        <w:t>noncorrosive</w:t>
      </w:r>
      <w:r w:rsidR="00915B6C" w:rsidRPr="00915B6C">
        <w:rPr>
          <w:rFonts w:ascii="Times New Roman" w:hAnsi="Times New Roman"/>
          <w:b w:val="0"/>
          <w:sz w:val="22"/>
          <w:szCs w:val="22"/>
        </w:rPr>
        <w:t xml:space="preserve"> and low corrosive - a corrosion rate of up to 0.1 mm/year (steel resistant);</w:t>
      </w:r>
    </w:p>
    <w:p w14:paraId="0C1CA625" w14:textId="77777777" w:rsidR="00F808B1" w:rsidRDefault="007738DF" w:rsidP="005524FE">
      <w:pPr>
        <w:pStyle w:val="ListAlpha1"/>
        <w:numPr>
          <w:ilvl w:val="1"/>
          <w:numId w:val="11"/>
        </w:numPr>
        <w:tabs>
          <w:tab w:val="clear" w:pos="1080"/>
        </w:tabs>
        <w:spacing w:line="240" w:lineRule="auto"/>
        <w:ind w:left="1418" w:hanging="284"/>
        <w:jc w:val="both"/>
        <w:rPr>
          <w:color w:val="auto"/>
        </w:rPr>
      </w:pPr>
      <w:r w:rsidRPr="006C38F4">
        <w:rPr>
          <w:color w:val="auto"/>
        </w:rPr>
        <w:t>middle corrosi</w:t>
      </w:r>
      <w:r w:rsidRPr="007F4900">
        <w:rPr>
          <w:color w:val="auto"/>
        </w:rPr>
        <w:t>ve - a corrosion rate of 0.1-0.5 mm/year;</w:t>
      </w:r>
    </w:p>
    <w:p w14:paraId="421E9888" w14:textId="77777777" w:rsidR="00F808B1" w:rsidRDefault="007738DF" w:rsidP="005524FE">
      <w:pPr>
        <w:pStyle w:val="ListAlpha1"/>
        <w:numPr>
          <w:ilvl w:val="1"/>
          <w:numId w:val="11"/>
        </w:numPr>
        <w:tabs>
          <w:tab w:val="clear" w:pos="1080"/>
        </w:tabs>
        <w:ind w:left="1418" w:hanging="284"/>
        <w:jc w:val="both"/>
        <w:rPr>
          <w:color w:val="auto"/>
          <w:lang w:val="en-GB"/>
        </w:rPr>
      </w:pPr>
      <w:r w:rsidRPr="007F4900">
        <w:rPr>
          <w:color w:val="auto"/>
        </w:rPr>
        <w:t>high corrosive - a corrosion rate of more than 0.5 mm/year</w:t>
      </w:r>
      <w:r w:rsidRPr="009A6CB6">
        <w:rPr>
          <w:color w:val="auto"/>
          <w:lang w:val="en-GB"/>
        </w:rPr>
        <w:t>.</w:t>
      </w:r>
    </w:p>
    <w:p w14:paraId="2ACE7100" w14:textId="77777777" w:rsidR="00F808B1" w:rsidRDefault="007738DF" w:rsidP="005524FE">
      <w:pPr>
        <w:pStyle w:val="Heading2"/>
        <w:numPr>
          <w:ilvl w:val="1"/>
          <w:numId w:val="129"/>
        </w:numPr>
        <w:ind w:left="851" w:hanging="709"/>
        <w:rPr>
          <w:lang w:val="en-GB"/>
        </w:rPr>
      </w:pPr>
      <w:bookmarkStart w:id="2805" w:name="_Toc393266196"/>
      <w:bookmarkStart w:id="2806" w:name="_Toc182313267"/>
      <w:r w:rsidRPr="00981FDE">
        <w:t>Pipe and Fittings Practices</w:t>
      </w:r>
      <w:bookmarkEnd w:id="2805"/>
      <w:bookmarkEnd w:id="2806"/>
      <w:r w:rsidRPr="00981FDE">
        <w:t xml:space="preserve">  </w:t>
      </w:r>
    </w:p>
    <w:p w14:paraId="4CD1CD70" w14:textId="77777777" w:rsidR="00F808B1" w:rsidRDefault="00915B6C" w:rsidP="005524FE">
      <w:pPr>
        <w:pStyle w:val="TableTitle1"/>
        <w:numPr>
          <w:ilvl w:val="0"/>
          <w:numId w:val="82"/>
        </w:numPr>
        <w:tabs>
          <w:tab w:val="clear" w:pos="1080"/>
        </w:tabs>
        <w:ind w:left="1134" w:hanging="425"/>
        <w:jc w:val="both"/>
        <w:rPr>
          <w:color w:val="auto"/>
          <w:lang w:val="en-GB"/>
        </w:rPr>
      </w:pPr>
      <w:r w:rsidRPr="00915B6C">
        <w:rPr>
          <w:rFonts w:ascii="Times New Roman" w:hAnsi="Times New Roman"/>
          <w:b w:val="0"/>
          <w:color w:val="auto"/>
          <w:sz w:val="22"/>
          <w:szCs w:val="22"/>
          <w:lang w:val="en-GB"/>
        </w:rPr>
        <w:t xml:space="preserve">ASTM A671 material shall be specified for impact tested low-temperature carbon steel (LTCS) line classes where stress relieving of the pipe longitudinal weld seam is required. </w:t>
      </w:r>
    </w:p>
    <w:p w14:paraId="27C3239F" w14:textId="77777777" w:rsidR="007738DF" w:rsidRPr="00981FDE" w:rsidRDefault="007738DF" w:rsidP="005524FE">
      <w:pPr>
        <w:pStyle w:val="List1"/>
        <w:numPr>
          <w:ilvl w:val="0"/>
          <w:numId w:val="11"/>
        </w:numPr>
        <w:tabs>
          <w:tab w:val="clear" w:pos="1080"/>
        </w:tabs>
        <w:ind w:left="1134" w:hanging="425"/>
        <w:jc w:val="both"/>
        <w:rPr>
          <w:color w:val="auto"/>
          <w:lang w:val="en-GB"/>
        </w:rPr>
      </w:pPr>
      <w:r w:rsidRPr="006C38F4">
        <w:rPr>
          <w:color w:val="auto"/>
          <w:lang w:val="en-GB"/>
        </w:rPr>
        <w:t>Stress relief requ</w:t>
      </w:r>
      <w:r w:rsidRPr="00981FDE">
        <w:rPr>
          <w:color w:val="auto"/>
          <w:lang w:val="en-GB"/>
        </w:rPr>
        <w:t>irements for the longitudinal weld shall be determined in accordance with the post weld heat treatment (PWHT) requirements of ASME B31.3 or service- related requirements.</w:t>
      </w:r>
    </w:p>
    <w:p w14:paraId="043A4DC0" w14:textId="77777777" w:rsidR="00F808B1" w:rsidRDefault="007738DF" w:rsidP="005524FE">
      <w:pPr>
        <w:pStyle w:val="Heading2"/>
        <w:numPr>
          <w:ilvl w:val="1"/>
          <w:numId w:val="129"/>
        </w:numPr>
        <w:ind w:left="851" w:hanging="709"/>
      </w:pPr>
      <w:bookmarkStart w:id="2807" w:name="_Toc393266197"/>
      <w:bookmarkStart w:id="2808" w:name="_Toc182313268"/>
      <w:r w:rsidRPr="00981FDE">
        <w:t>Flange Practices</w:t>
      </w:r>
      <w:bookmarkEnd w:id="2807"/>
      <w:bookmarkEnd w:id="2808"/>
      <w:r w:rsidRPr="00981FDE">
        <w:t xml:space="preserve">  </w:t>
      </w:r>
    </w:p>
    <w:p w14:paraId="4BC58110" w14:textId="2256DF74" w:rsidR="00F808B1" w:rsidRDefault="00915B6C" w:rsidP="005524FE">
      <w:pPr>
        <w:pStyle w:val="TableTitle1"/>
        <w:numPr>
          <w:ilvl w:val="0"/>
          <w:numId w:val="83"/>
        </w:numPr>
        <w:tabs>
          <w:tab w:val="clear" w:pos="1080"/>
        </w:tabs>
        <w:ind w:left="1134" w:hanging="425"/>
        <w:jc w:val="both"/>
        <w:rPr>
          <w:color w:val="auto"/>
          <w:lang w:val="en-GB"/>
        </w:rPr>
      </w:pPr>
      <w:r w:rsidRPr="00915B6C">
        <w:rPr>
          <w:rFonts w:ascii="Times New Roman" w:hAnsi="Times New Roman"/>
          <w:b w:val="0"/>
          <w:color w:val="auto"/>
          <w:sz w:val="22"/>
          <w:szCs w:val="22"/>
          <w:lang w:val="en-GB"/>
        </w:rPr>
        <w:t xml:space="preserve">Flanges larger than 60-inch diameter shall be based on ASME BPVC VIII (Division 1) or a proprietary </w:t>
      </w:r>
      <w:r w:rsidR="00F83A88" w:rsidRPr="00915B6C">
        <w:rPr>
          <w:rFonts w:ascii="Times New Roman" w:hAnsi="Times New Roman"/>
          <w:b w:val="0"/>
          <w:color w:val="auto"/>
          <w:sz w:val="22"/>
          <w:szCs w:val="22"/>
          <w:lang w:val="en-GB"/>
        </w:rPr>
        <w:t>design to</w:t>
      </w:r>
      <w:r w:rsidRPr="00915B6C">
        <w:rPr>
          <w:rFonts w:ascii="Times New Roman" w:hAnsi="Times New Roman"/>
          <w:b w:val="0"/>
          <w:color w:val="auto"/>
          <w:sz w:val="22"/>
          <w:szCs w:val="22"/>
          <w:lang w:val="en-GB"/>
        </w:rPr>
        <w:t xml:space="preserve"> ASME Section VIII Division 2 and shall be developed by Supplier in consultation with the Owner.</w:t>
      </w:r>
    </w:p>
    <w:p w14:paraId="72F51322" w14:textId="5A37F1D3" w:rsidR="007738DF" w:rsidRPr="00981FDE" w:rsidRDefault="007738DF" w:rsidP="005524FE">
      <w:pPr>
        <w:pStyle w:val="List1"/>
        <w:numPr>
          <w:ilvl w:val="0"/>
          <w:numId w:val="11"/>
        </w:numPr>
        <w:tabs>
          <w:tab w:val="clear" w:pos="1080"/>
        </w:tabs>
        <w:ind w:left="1134" w:hanging="425"/>
        <w:jc w:val="both"/>
        <w:rPr>
          <w:color w:val="auto"/>
          <w:lang w:val="en-GB"/>
        </w:rPr>
      </w:pPr>
      <w:r w:rsidRPr="00981FDE">
        <w:rPr>
          <w:color w:val="auto"/>
          <w:lang w:val="en-GB"/>
        </w:rPr>
        <w:lastRenderedPageBreak/>
        <w:t xml:space="preserve">Flange assemblies shall be installed and tightening/tensioning carried out in accordance with specification </w:t>
      </w:r>
      <w:del w:id="2809" w:author="Zhunisbayev, Olzhasbek A [Bolashak Atyrau Limited]" w:date="2022-06-07T16:00:00Z">
        <w:r w:rsidRPr="00981FDE" w:rsidDel="00730933">
          <w:rPr>
            <w:color w:val="auto"/>
            <w:lang w:val="en-GB"/>
          </w:rPr>
          <w:delText>GEN</w:delText>
        </w:r>
      </w:del>
      <w:ins w:id="2810" w:author="Zhunisbayev, Olzhasbek A [Bolashak Atyrau Limited]" w:date="2022-06-07T16:00:00Z">
        <w:r w:rsidR="00730933">
          <w:rPr>
            <w:color w:val="auto"/>
            <w:lang w:val="en-GB"/>
          </w:rPr>
          <w:t>PIM</w:t>
        </w:r>
      </w:ins>
      <w:r w:rsidRPr="00981FDE">
        <w:rPr>
          <w:color w:val="auto"/>
          <w:lang w:val="en-GB"/>
        </w:rPr>
        <w:t xml:space="preserve">-SU-5209-TCO. When the use of hydraulic tensioning equipment is required, bolt lengths shall be extended by 1xD (D = diameter of bolt) and a third nut installed after assembly.  </w:t>
      </w:r>
    </w:p>
    <w:p w14:paraId="3EEBF4C4" w14:textId="77777777" w:rsidR="00F808B1" w:rsidRDefault="007738DF" w:rsidP="005524FE">
      <w:pPr>
        <w:pStyle w:val="Heading2"/>
        <w:numPr>
          <w:ilvl w:val="1"/>
          <w:numId w:val="129"/>
        </w:numPr>
        <w:ind w:left="851" w:hanging="709"/>
      </w:pPr>
      <w:bookmarkStart w:id="2811" w:name="_Toc393266198"/>
      <w:bookmarkStart w:id="2812" w:name="_Toc182313269"/>
      <w:r w:rsidRPr="00981FDE">
        <w:t>Valve Practices</w:t>
      </w:r>
      <w:bookmarkEnd w:id="2811"/>
      <w:bookmarkEnd w:id="2812"/>
      <w:r w:rsidRPr="00981FDE">
        <w:t xml:space="preserve">   </w:t>
      </w:r>
    </w:p>
    <w:p w14:paraId="7D19CEF4" w14:textId="77777777" w:rsidR="00F808B1" w:rsidRDefault="00915B6C" w:rsidP="005524FE">
      <w:pPr>
        <w:pStyle w:val="TableTitle1"/>
        <w:numPr>
          <w:ilvl w:val="0"/>
          <w:numId w:val="84"/>
        </w:numPr>
        <w:tabs>
          <w:tab w:val="clear" w:pos="1080"/>
        </w:tabs>
        <w:ind w:left="1134" w:hanging="425"/>
        <w:jc w:val="both"/>
        <w:rPr>
          <w:color w:val="auto"/>
        </w:rPr>
      </w:pPr>
      <w:r w:rsidRPr="00915B6C">
        <w:rPr>
          <w:rFonts w:ascii="Times New Roman" w:hAnsi="Times New Roman"/>
          <w:b w:val="0"/>
          <w:color w:val="auto"/>
          <w:sz w:val="22"/>
          <w:szCs w:val="22"/>
        </w:rPr>
        <w:t xml:space="preserve">The application of chain operators for valves is typically not allowed in most facilities and shall require Engineering and Purchaser approval.  </w:t>
      </w:r>
    </w:p>
    <w:p w14:paraId="622558FB" w14:textId="148C8F72" w:rsidR="007738DF" w:rsidRPr="00981FDE" w:rsidRDefault="007738DF" w:rsidP="005524FE">
      <w:pPr>
        <w:pStyle w:val="List1"/>
        <w:numPr>
          <w:ilvl w:val="0"/>
          <w:numId w:val="11"/>
        </w:numPr>
        <w:tabs>
          <w:tab w:val="clear" w:pos="1080"/>
        </w:tabs>
        <w:ind w:left="1134" w:hanging="425"/>
        <w:jc w:val="both"/>
        <w:rPr>
          <w:color w:val="auto"/>
        </w:rPr>
      </w:pPr>
      <w:r w:rsidRPr="00981FDE">
        <w:rPr>
          <w:color w:val="auto"/>
        </w:rPr>
        <w:t xml:space="preserve">The requirement for valves with body / bonnet cavity over </w:t>
      </w:r>
      <w:r w:rsidR="00D54D90" w:rsidRPr="00981FDE">
        <w:rPr>
          <w:color w:val="auto"/>
        </w:rPr>
        <w:t>pressurization</w:t>
      </w:r>
      <w:r w:rsidRPr="00981FDE">
        <w:rPr>
          <w:color w:val="auto"/>
        </w:rPr>
        <w:t xml:space="preserve"> protection shall be considered on a service and design requirement basis, especially in liquified gas service and addressed during the design phase of the Project. Valves designed to API 6D have the potential for over </w:t>
      </w:r>
      <w:r w:rsidR="00D54D90" w:rsidRPr="00981FDE">
        <w:rPr>
          <w:color w:val="auto"/>
        </w:rPr>
        <w:t>pressurization</w:t>
      </w:r>
      <w:r w:rsidRPr="00981FDE">
        <w:rPr>
          <w:color w:val="auto"/>
        </w:rPr>
        <w:t xml:space="preserve"> in open and closed positions, other valve types and designs shall be considered but over </w:t>
      </w:r>
      <w:r w:rsidR="00D54D90" w:rsidRPr="00981FDE">
        <w:rPr>
          <w:color w:val="auto"/>
        </w:rPr>
        <w:t>pressurization</w:t>
      </w:r>
      <w:r w:rsidRPr="00981FDE">
        <w:rPr>
          <w:color w:val="auto"/>
        </w:rPr>
        <w:t xml:space="preserve"> protection may be deemed not appropriate due to the ability to automatically relieve via the upstream seat.</w:t>
      </w:r>
    </w:p>
    <w:p w14:paraId="4DD37637" w14:textId="2B93E9A4" w:rsidR="007738DF" w:rsidRPr="00981FDE" w:rsidRDefault="007738DF" w:rsidP="005524FE">
      <w:pPr>
        <w:pStyle w:val="List1"/>
        <w:tabs>
          <w:tab w:val="clear" w:pos="1080"/>
        </w:tabs>
        <w:ind w:left="1134"/>
        <w:jc w:val="both"/>
        <w:rPr>
          <w:color w:val="auto"/>
        </w:rPr>
      </w:pPr>
      <w:r w:rsidRPr="00981FDE">
        <w:rPr>
          <w:color w:val="auto"/>
        </w:rPr>
        <w:t xml:space="preserve">Where valves are identified as a type that can trap liquids within the body / bonnet area. They shall have a valve design review during the enquiry (bid analysis) stage of requisitioning. For any valve requiring body / bonnet cavity over </w:t>
      </w:r>
      <w:r w:rsidR="00D54D90" w:rsidRPr="00981FDE">
        <w:rPr>
          <w:color w:val="auto"/>
        </w:rPr>
        <w:t>pressurization</w:t>
      </w:r>
      <w:r w:rsidRPr="00981FDE">
        <w:rPr>
          <w:color w:val="auto"/>
        </w:rPr>
        <w:t xml:space="preserve"> protection, particular attention shall be paid to means to relieve potential pressure build up, as part of the valve manufacturers design. The valves shall be bidirectional and the valve supplier/manufacturer shall be informed of this requirement, as part of the requisition enquiry package. </w:t>
      </w:r>
    </w:p>
    <w:p w14:paraId="446AFE70" w14:textId="77777777" w:rsidR="007738DF" w:rsidRPr="00981FDE" w:rsidRDefault="007738DF" w:rsidP="005524FE">
      <w:pPr>
        <w:pStyle w:val="List1"/>
        <w:numPr>
          <w:ilvl w:val="0"/>
          <w:numId w:val="11"/>
        </w:numPr>
        <w:tabs>
          <w:tab w:val="clear" w:pos="1080"/>
        </w:tabs>
        <w:ind w:left="1134" w:hanging="425"/>
        <w:jc w:val="both"/>
        <w:rPr>
          <w:color w:val="auto"/>
        </w:rPr>
      </w:pPr>
      <w:r w:rsidRPr="00981FDE">
        <w:rPr>
          <w:color w:val="auto"/>
        </w:rPr>
        <w:t xml:space="preserve">Ball valves shall have the lever/hand wheel positioned in such a way that it extends outside of any insulation and clear by at least 50 mm.  </w:t>
      </w:r>
    </w:p>
    <w:p w14:paraId="57AFDC16" w14:textId="77777777" w:rsidR="007738DF" w:rsidRPr="00981FDE" w:rsidRDefault="007738DF" w:rsidP="005524FE">
      <w:pPr>
        <w:pStyle w:val="List1"/>
        <w:numPr>
          <w:ilvl w:val="0"/>
          <w:numId w:val="11"/>
        </w:numPr>
        <w:tabs>
          <w:tab w:val="clear" w:pos="1080"/>
        </w:tabs>
        <w:ind w:left="1134" w:hanging="425"/>
        <w:jc w:val="both"/>
        <w:rPr>
          <w:color w:val="auto"/>
        </w:rPr>
      </w:pPr>
      <w:r w:rsidRPr="00981FDE">
        <w:rPr>
          <w:color w:val="auto"/>
        </w:rPr>
        <w:t xml:space="preserve">For valve purchasing, refer to PIM-SU-5104-TCO.  </w:t>
      </w:r>
    </w:p>
    <w:p w14:paraId="109B2A30" w14:textId="5F757E8D" w:rsidR="007738DF" w:rsidRPr="002B04B6" w:rsidRDefault="007B5983" w:rsidP="005524FE">
      <w:pPr>
        <w:pStyle w:val="List1"/>
        <w:numPr>
          <w:ilvl w:val="0"/>
          <w:numId w:val="11"/>
        </w:numPr>
        <w:tabs>
          <w:tab w:val="clear" w:pos="1080"/>
        </w:tabs>
        <w:ind w:left="1134" w:hanging="425"/>
        <w:jc w:val="both"/>
        <w:rPr>
          <w:color w:val="auto"/>
        </w:rPr>
      </w:pPr>
      <w:r w:rsidRPr="001E3D5F">
        <w:rPr>
          <w:color w:val="auto"/>
        </w:rPr>
        <w:t>For</w:t>
      </w:r>
      <w:r w:rsidR="00D52F34" w:rsidRPr="002B04B6">
        <w:rPr>
          <w:color w:val="auto"/>
        </w:rPr>
        <w:t xml:space="preserve"> </w:t>
      </w:r>
      <w:r w:rsidR="007738DF" w:rsidRPr="002B04B6">
        <w:rPr>
          <w:color w:val="auto"/>
        </w:rPr>
        <w:t>the general recommendation on gear operators for each valve type</w:t>
      </w:r>
      <w:r w:rsidR="00D52F34" w:rsidRPr="002B04B6">
        <w:rPr>
          <w:color w:val="auto"/>
        </w:rPr>
        <w:t xml:space="preserve">, </w:t>
      </w:r>
      <w:r w:rsidRPr="001E3D5F">
        <w:rPr>
          <w:color w:val="auto"/>
        </w:rPr>
        <w:t xml:space="preserve">refer to PIM-SU-5104-TCO </w:t>
      </w:r>
    </w:p>
    <w:p w14:paraId="32BF13FA" w14:textId="77777777" w:rsidR="00F808B1" w:rsidRDefault="007738DF" w:rsidP="005524FE">
      <w:pPr>
        <w:pStyle w:val="Heading2"/>
        <w:numPr>
          <w:ilvl w:val="1"/>
          <w:numId w:val="129"/>
        </w:numPr>
        <w:ind w:left="851" w:hanging="709"/>
      </w:pPr>
      <w:bookmarkStart w:id="2813" w:name="_Toc393266199"/>
      <w:bookmarkStart w:id="2814" w:name="_Toc182313270"/>
      <w:r w:rsidRPr="00981FDE">
        <w:t>Bolting Practices</w:t>
      </w:r>
      <w:bookmarkEnd w:id="2813"/>
      <w:bookmarkEnd w:id="2814"/>
      <w:r w:rsidRPr="00981FDE">
        <w:t xml:space="preserve">  </w:t>
      </w:r>
    </w:p>
    <w:p w14:paraId="676E3ABB" w14:textId="41745B0A" w:rsidR="007738DF" w:rsidRPr="00981FDE" w:rsidRDefault="00D54D90" w:rsidP="003D251F">
      <w:pPr>
        <w:pStyle w:val="Text1"/>
        <w:jc w:val="both"/>
        <w:rPr>
          <w:color w:val="auto"/>
        </w:rPr>
      </w:pPr>
      <w:r w:rsidRPr="00981FDE">
        <w:rPr>
          <w:color w:val="auto"/>
        </w:rPr>
        <w:t>Stud bolt</w:t>
      </w:r>
      <w:r w:rsidR="007738DF" w:rsidRPr="00981FDE">
        <w:rPr>
          <w:color w:val="auto"/>
        </w:rPr>
        <w:t xml:space="preserve"> length shall be based on the effective thread length. Bolt lengths shall be </w:t>
      </w:r>
      <w:r w:rsidRPr="00981FDE">
        <w:rPr>
          <w:color w:val="auto"/>
        </w:rPr>
        <w:t>rationalized</w:t>
      </w:r>
      <w:r w:rsidR="007738DF" w:rsidRPr="00981FDE">
        <w:rPr>
          <w:color w:val="auto"/>
        </w:rPr>
        <w:t xml:space="preserve"> </w:t>
      </w:r>
      <w:r w:rsidR="007738DF" w:rsidRPr="001632F1">
        <w:rPr>
          <w:color w:val="auto"/>
        </w:rPr>
        <w:t>to 5</w:t>
      </w:r>
      <w:r w:rsidR="007738DF">
        <w:rPr>
          <w:color w:val="auto"/>
        </w:rPr>
        <w:t xml:space="preserve"> </w:t>
      </w:r>
      <w:r w:rsidR="007738DF" w:rsidRPr="001632F1">
        <w:rPr>
          <w:color w:val="auto"/>
        </w:rPr>
        <w:t xml:space="preserve">mm increments </w:t>
      </w:r>
      <w:r w:rsidR="007738DF" w:rsidRPr="00981FDE">
        <w:rPr>
          <w:color w:val="auto"/>
        </w:rPr>
        <w:t xml:space="preserve">to ensure a minimum of </w:t>
      </w:r>
      <w:r w:rsidR="007738DF">
        <w:rPr>
          <w:color w:val="auto"/>
        </w:rPr>
        <w:t>two</w:t>
      </w:r>
      <w:r w:rsidR="007738DF" w:rsidRPr="00981FDE">
        <w:rPr>
          <w:color w:val="auto"/>
        </w:rPr>
        <w:t xml:space="preserve"> thread protrusion through each nut. </w:t>
      </w:r>
      <w:bookmarkStart w:id="2815" w:name="_Toc310942504"/>
      <w:bookmarkStart w:id="2816" w:name="_Toc314929833"/>
    </w:p>
    <w:p w14:paraId="0ACFFAC5" w14:textId="77777777" w:rsidR="00F808B1" w:rsidRDefault="007738DF" w:rsidP="0091497F">
      <w:pPr>
        <w:pStyle w:val="Heading1"/>
        <w:numPr>
          <w:ilvl w:val="0"/>
          <w:numId w:val="129"/>
        </w:numPr>
        <w:ind w:left="709" w:hanging="709"/>
        <w:rPr>
          <w:lang w:val="en-GB"/>
        </w:rPr>
      </w:pPr>
      <w:bookmarkStart w:id="2817" w:name="_Toc393266200"/>
      <w:bookmarkStart w:id="2818" w:name="_Toc182313271"/>
      <w:r w:rsidRPr="00981FDE">
        <w:rPr>
          <w:lang w:val="en-GB"/>
        </w:rPr>
        <w:t>MISCELLANEOUS PIPING MATERIAL PRACTICES</w:t>
      </w:r>
      <w:bookmarkEnd w:id="2815"/>
      <w:bookmarkEnd w:id="2816"/>
      <w:bookmarkEnd w:id="2817"/>
      <w:bookmarkEnd w:id="2818"/>
    </w:p>
    <w:p w14:paraId="67D3FB15" w14:textId="77777777" w:rsidR="00F808B1" w:rsidRDefault="007738DF" w:rsidP="005524FE">
      <w:pPr>
        <w:pStyle w:val="Heading2"/>
        <w:numPr>
          <w:ilvl w:val="1"/>
          <w:numId w:val="129"/>
        </w:numPr>
        <w:ind w:left="851" w:hanging="709"/>
      </w:pPr>
      <w:bookmarkStart w:id="2819" w:name="_Toc393266201"/>
      <w:bookmarkStart w:id="2820" w:name="_Toc182313272"/>
      <w:r w:rsidRPr="00981FDE">
        <w:t>Miscellaneous Piping Design Practices</w:t>
      </w:r>
      <w:bookmarkEnd w:id="2819"/>
      <w:bookmarkEnd w:id="2820"/>
    </w:p>
    <w:p w14:paraId="4A543237" w14:textId="77777777" w:rsidR="00F808B1" w:rsidRDefault="00915B6C" w:rsidP="005524FE">
      <w:pPr>
        <w:pStyle w:val="TableTitle1"/>
        <w:numPr>
          <w:ilvl w:val="0"/>
          <w:numId w:val="85"/>
        </w:numPr>
        <w:tabs>
          <w:tab w:val="clear" w:pos="1080"/>
        </w:tabs>
        <w:ind w:left="1134" w:hanging="425"/>
        <w:jc w:val="both"/>
        <w:rPr>
          <w:color w:val="auto"/>
        </w:rPr>
      </w:pPr>
      <w:r w:rsidRPr="00915B6C">
        <w:rPr>
          <w:rFonts w:ascii="Times New Roman" w:hAnsi="Times New Roman"/>
          <w:b w:val="0"/>
          <w:color w:val="auto"/>
          <w:sz w:val="22"/>
          <w:szCs w:val="22"/>
        </w:rPr>
        <w:t xml:space="preserve">Carbon steel piping material design temperature limit is 415°C. </w:t>
      </w:r>
    </w:p>
    <w:p w14:paraId="1B173CCD" w14:textId="77777777" w:rsidR="00F808B1" w:rsidRDefault="007738DF" w:rsidP="00F06FD0">
      <w:pPr>
        <w:pStyle w:val="ListAlpha1"/>
        <w:numPr>
          <w:ilvl w:val="1"/>
          <w:numId w:val="11"/>
        </w:numPr>
        <w:tabs>
          <w:tab w:val="clear" w:pos="1080"/>
        </w:tabs>
        <w:ind w:left="1418" w:hanging="284"/>
        <w:jc w:val="both"/>
        <w:rPr>
          <w:color w:val="auto"/>
        </w:rPr>
      </w:pPr>
      <w:r w:rsidRPr="007F4900">
        <w:rPr>
          <w:color w:val="auto"/>
        </w:rPr>
        <w:t xml:space="preserve">A corrosion allowance on CS piping material of 1.5mm to 3mm shall be applied based on process service environment. </w:t>
      </w:r>
    </w:p>
    <w:p w14:paraId="65844FA0" w14:textId="77777777" w:rsidR="00F808B1" w:rsidRDefault="007738DF" w:rsidP="00F06FD0">
      <w:pPr>
        <w:pStyle w:val="ListAlpha1"/>
        <w:numPr>
          <w:ilvl w:val="1"/>
          <w:numId w:val="11"/>
        </w:numPr>
        <w:tabs>
          <w:tab w:val="clear" w:pos="1080"/>
        </w:tabs>
        <w:ind w:left="1418" w:hanging="284"/>
        <w:jc w:val="both"/>
        <w:rPr>
          <w:color w:val="auto"/>
        </w:rPr>
      </w:pPr>
      <w:r w:rsidRPr="007F4900">
        <w:rPr>
          <w:color w:val="auto"/>
        </w:rPr>
        <w:t>Low Cr-Mo piping material shall have corrosion allowance ranges from 1.5</w:t>
      </w:r>
      <w:r>
        <w:rPr>
          <w:color w:val="auto"/>
        </w:rPr>
        <w:t xml:space="preserve"> </w:t>
      </w:r>
      <w:r w:rsidRPr="007F4900">
        <w:rPr>
          <w:color w:val="auto"/>
        </w:rPr>
        <w:t>mm to 4.5</w:t>
      </w:r>
      <w:r>
        <w:rPr>
          <w:color w:val="auto"/>
        </w:rPr>
        <w:t xml:space="preserve"> </w:t>
      </w:r>
      <w:r w:rsidRPr="007F4900">
        <w:rPr>
          <w:color w:val="auto"/>
        </w:rPr>
        <w:t xml:space="preserve">mm. </w:t>
      </w:r>
    </w:p>
    <w:p w14:paraId="1FEF8E16" w14:textId="77777777" w:rsidR="00F808B1" w:rsidRDefault="007738DF" w:rsidP="00F06FD0">
      <w:pPr>
        <w:pStyle w:val="ListAlpha1"/>
        <w:numPr>
          <w:ilvl w:val="1"/>
          <w:numId w:val="11"/>
        </w:numPr>
        <w:tabs>
          <w:tab w:val="clear" w:pos="1080"/>
        </w:tabs>
        <w:ind w:left="1418" w:hanging="284"/>
        <w:jc w:val="both"/>
        <w:rPr>
          <w:color w:val="auto"/>
        </w:rPr>
      </w:pPr>
      <w:r w:rsidRPr="007F4900">
        <w:rPr>
          <w:color w:val="auto"/>
        </w:rPr>
        <w:t>Stainless steel shall have a minimum corrosion allowance (wall thickness contingency) of 1.0</w:t>
      </w:r>
      <w:r>
        <w:rPr>
          <w:color w:val="auto"/>
        </w:rPr>
        <w:t xml:space="preserve"> </w:t>
      </w:r>
      <w:r w:rsidRPr="007F4900">
        <w:rPr>
          <w:color w:val="auto"/>
        </w:rPr>
        <w:t xml:space="preserve">mm. </w:t>
      </w:r>
    </w:p>
    <w:p w14:paraId="442A971E" w14:textId="76AF1BB6" w:rsidR="007738DF" w:rsidRDefault="007738DF" w:rsidP="00F06FD0">
      <w:pPr>
        <w:pStyle w:val="List1"/>
        <w:numPr>
          <w:ilvl w:val="0"/>
          <w:numId w:val="11"/>
        </w:numPr>
        <w:tabs>
          <w:tab w:val="clear" w:pos="1080"/>
        </w:tabs>
        <w:ind w:left="1134" w:hanging="425"/>
        <w:jc w:val="both"/>
        <w:rPr>
          <w:color w:val="auto"/>
        </w:rPr>
      </w:pPr>
      <w:r w:rsidRPr="00981FDE">
        <w:rPr>
          <w:color w:val="auto"/>
        </w:rPr>
        <w:t xml:space="preserve">Stainless steel Line Classes are </w:t>
      </w:r>
      <w:r w:rsidR="00D54D90" w:rsidRPr="00981FDE">
        <w:rPr>
          <w:color w:val="auto"/>
        </w:rPr>
        <w:t>standardized</w:t>
      </w:r>
      <w:r w:rsidRPr="00981FDE">
        <w:rPr>
          <w:color w:val="auto"/>
        </w:rPr>
        <w:t xml:space="preserve"> on a minimum pipe schedule of Sch80S for sizes </w:t>
      </w:r>
      <w:r>
        <w:rPr>
          <w:color w:val="auto"/>
        </w:rPr>
        <w:t>½</w:t>
      </w:r>
      <w:r w:rsidRPr="00981FDE">
        <w:rPr>
          <w:color w:val="auto"/>
        </w:rPr>
        <w:t xml:space="preserve">" to 1 </w:t>
      </w:r>
      <w:r>
        <w:rPr>
          <w:color w:val="auto"/>
        </w:rPr>
        <w:t>½</w:t>
      </w:r>
      <w:r w:rsidRPr="00981FDE">
        <w:rPr>
          <w:color w:val="auto"/>
        </w:rPr>
        <w:t xml:space="preserve">" and Sch 40S for sizes 2" to 6". </w:t>
      </w:r>
      <w:r>
        <w:rPr>
          <w:color w:val="auto"/>
        </w:rPr>
        <w:t>The min wall thickness or retirement thickness for duplexes, nickel and other exotic materials shall be defined as a function of mechanical strength and shall be minimum of 2 mm.</w:t>
      </w:r>
    </w:p>
    <w:p w14:paraId="30F42B6C" w14:textId="77777777"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Stainless steel piping materials type 304/304L and 316/316L shall be specified with dual stamping (dual grade). </w:t>
      </w:r>
    </w:p>
    <w:p w14:paraId="223299B0" w14:textId="77777777"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lastRenderedPageBreak/>
        <w:t xml:space="preserve">Main run pipe shall not be less than size NPS 2” </w:t>
      </w:r>
    </w:p>
    <w:p w14:paraId="0A3ECB69" w14:textId="77777777"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Low Temp Carbon Steel materials are used throughout the project in order to cater for the ambient design condition of minus 40°C. Other pipe materials are specified, such as Stainless Steel, GRE, HPPE, Nickel Alloys etc., to suit product requirement. Standard carbon steels and ductile irons shall not be used. </w:t>
      </w:r>
    </w:p>
    <w:p w14:paraId="260E1FC9" w14:textId="5BC3CF23"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To ensure maximum interchangeability and </w:t>
      </w:r>
      <w:r w:rsidR="00D54D90" w:rsidRPr="00915B6C">
        <w:rPr>
          <w:rFonts w:ascii="Times New Roman" w:hAnsi="Times New Roman"/>
          <w:b w:val="0"/>
          <w:color w:val="auto"/>
          <w:sz w:val="22"/>
          <w:szCs w:val="22"/>
        </w:rPr>
        <w:t>minimize</w:t>
      </w:r>
      <w:r w:rsidRPr="00915B6C">
        <w:rPr>
          <w:rFonts w:ascii="Times New Roman" w:hAnsi="Times New Roman"/>
          <w:b w:val="0"/>
          <w:color w:val="auto"/>
          <w:sz w:val="22"/>
          <w:szCs w:val="22"/>
        </w:rPr>
        <w:t xml:space="preserve"> the possibility of installing incorrect components into a piping configuration on-site, all piping items shall be specified, certified and purchased on the basis that sour service as per the requirements of NACE MR-0175 / ISO15156 </w:t>
      </w:r>
      <w:r w:rsidR="004C35BE">
        <w:rPr>
          <w:rFonts w:ascii="Times New Roman" w:hAnsi="Times New Roman"/>
          <w:b w:val="0"/>
          <w:color w:val="auto"/>
          <w:sz w:val="22"/>
          <w:szCs w:val="22"/>
        </w:rPr>
        <w:t>(latest)</w:t>
      </w:r>
      <w:r w:rsidRPr="00915B6C">
        <w:rPr>
          <w:rFonts w:ascii="Times New Roman" w:hAnsi="Times New Roman"/>
          <w:b w:val="0"/>
          <w:color w:val="auto"/>
          <w:sz w:val="22"/>
          <w:szCs w:val="22"/>
        </w:rPr>
        <w:t xml:space="preserve"> are met. </w:t>
      </w:r>
    </w:p>
    <w:p w14:paraId="06E6350B" w14:textId="398CEB4C"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Pipes and fittings specified as galvanized shall be hot dipped galvanized in accordance with ASTM A123</w:t>
      </w:r>
      <w:ins w:id="2821" w:author="Zhunisbayev, Olzhasbek [Bolashak Atyrau Limited]" w:date="2023-11-22T12:14:00Z">
        <w:r w:rsidR="0080124C">
          <w:rPr>
            <w:rFonts w:ascii="Times New Roman" w:hAnsi="Times New Roman"/>
            <w:b w:val="0"/>
            <w:color w:val="auto"/>
            <w:sz w:val="22"/>
            <w:szCs w:val="22"/>
          </w:rPr>
          <w:t xml:space="preserve"> and A-ST-2005</w:t>
        </w:r>
      </w:ins>
      <w:r w:rsidRPr="00915B6C">
        <w:rPr>
          <w:rFonts w:ascii="Times New Roman" w:hAnsi="Times New Roman"/>
          <w:b w:val="0"/>
          <w:color w:val="auto"/>
          <w:sz w:val="22"/>
          <w:szCs w:val="22"/>
        </w:rPr>
        <w:t xml:space="preserve">. Galvanized pipes and fittings shall not be used in hydrocarbon service. </w:t>
      </w:r>
    </w:p>
    <w:p w14:paraId="488DA45D" w14:textId="304F6B8F"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Unless specified otherwise, </w:t>
      </w:r>
      <w:r w:rsidR="00F83A88" w:rsidRPr="00915B6C">
        <w:rPr>
          <w:rFonts w:ascii="Times New Roman" w:hAnsi="Times New Roman"/>
          <w:b w:val="0"/>
          <w:color w:val="auto"/>
          <w:sz w:val="22"/>
          <w:szCs w:val="22"/>
        </w:rPr>
        <w:t>galvanized</w:t>
      </w:r>
      <w:r w:rsidRPr="00915B6C">
        <w:rPr>
          <w:rFonts w:ascii="Times New Roman" w:hAnsi="Times New Roman"/>
          <w:b w:val="0"/>
          <w:color w:val="auto"/>
          <w:sz w:val="22"/>
          <w:szCs w:val="22"/>
        </w:rPr>
        <w:t xml:space="preserve"> Low Temp Carbon Steel shall be threaded construction up to NPS 2” and Butt- Weld construction NPS 3” and above. Butt-Welded pipe, fittings and flanges shall be purchased on the basis that sour service requirements shall be met per of NACE MR-0175 / ISO15156 and are fabricated into spools and then </w:t>
      </w:r>
      <w:r w:rsidR="00F83A88" w:rsidRPr="00915B6C">
        <w:rPr>
          <w:rFonts w:ascii="Times New Roman" w:hAnsi="Times New Roman"/>
          <w:b w:val="0"/>
          <w:color w:val="auto"/>
          <w:sz w:val="22"/>
          <w:szCs w:val="22"/>
        </w:rPr>
        <w:t>galvanized</w:t>
      </w:r>
      <w:r w:rsidRPr="00915B6C">
        <w:rPr>
          <w:rFonts w:ascii="Times New Roman" w:hAnsi="Times New Roman"/>
          <w:b w:val="0"/>
          <w:color w:val="auto"/>
          <w:sz w:val="22"/>
          <w:szCs w:val="22"/>
        </w:rPr>
        <w:t xml:space="preserve">. Unless advised by the Fabricator, spools should be designed to fit in a bath with dimensions of 6 m x 2 m x 1.5 m. Flange faces shall be protected from </w:t>
      </w:r>
      <w:r w:rsidR="00F83A88" w:rsidRPr="00915B6C">
        <w:rPr>
          <w:rFonts w:ascii="Times New Roman" w:hAnsi="Times New Roman"/>
          <w:b w:val="0"/>
          <w:color w:val="auto"/>
          <w:sz w:val="22"/>
          <w:szCs w:val="22"/>
        </w:rPr>
        <w:t>galvanizing</w:t>
      </w:r>
      <w:r w:rsidRPr="00915B6C">
        <w:rPr>
          <w:rFonts w:ascii="Times New Roman" w:hAnsi="Times New Roman"/>
          <w:b w:val="0"/>
          <w:color w:val="auto"/>
          <w:sz w:val="22"/>
          <w:szCs w:val="22"/>
        </w:rPr>
        <w:t xml:space="preserve">. If this is not possible, then the affected flange faces shall be remachined back to parent metal with the required surface finish. Care shall be taken not to machine the flange faces to the extent that the final dimensions do not meet the requirements of ASME B16.5. </w:t>
      </w:r>
    </w:p>
    <w:p w14:paraId="7CE7548E" w14:textId="77777777"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galvanizing damaged during pipe wrench tightening shall be touched up with zinc rich paint. </w:t>
      </w:r>
    </w:p>
    <w:p w14:paraId="51A3C472" w14:textId="53CA928C"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Carbon steel</w:t>
      </w:r>
      <w:ins w:id="2822" w:author="Zhunisbayev, Olzhasbek A [Bolashak Atyrau Limited]" w:date="2022-06-07T16:18:00Z">
        <w:r w:rsidR="003D251F">
          <w:rPr>
            <w:rFonts w:ascii="Times New Roman" w:hAnsi="Times New Roman"/>
            <w:b w:val="0"/>
            <w:color w:val="auto"/>
            <w:sz w:val="22"/>
            <w:szCs w:val="22"/>
          </w:rPr>
          <w:t xml:space="preserve"> and alloy steel</w:t>
        </w:r>
      </w:ins>
      <w:r w:rsidRPr="00915B6C">
        <w:rPr>
          <w:rFonts w:ascii="Times New Roman" w:hAnsi="Times New Roman"/>
          <w:b w:val="0"/>
          <w:color w:val="auto"/>
          <w:sz w:val="22"/>
          <w:szCs w:val="22"/>
        </w:rPr>
        <w:t xml:space="preserve"> piping material application in hydrogen service </w:t>
      </w:r>
      <w:del w:id="2823" w:author="Zhunisbayev, Olzhasbek A [Bolashak Atyrau Limited]" w:date="2022-06-07T16:18:00Z">
        <w:r w:rsidRPr="00915B6C" w:rsidDel="003D251F">
          <w:rPr>
            <w:rFonts w:ascii="Times New Roman" w:hAnsi="Times New Roman"/>
            <w:b w:val="0"/>
            <w:color w:val="auto"/>
            <w:sz w:val="22"/>
            <w:szCs w:val="22"/>
          </w:rPr>
          <w:delText>and high H</w:delText>
        </w:r>
        <w:r w:rsidRPr="00915B6C" w:rsidDel="003D251F">
          <w:rPr>
            <w:rFonts w:ascii="Times New Roman" w:hAnsi="Times New Roman"/>
            <w:b w:val="0"/>
            <w:color w:val="auto"/>
            <w:sz w:val="22"/>
            <w:szCs w:val="22"/>
            <w:vertAlign w:val="subscript"/>
          </w:rPr>
          <w:delText>2</w:delText>
        </w:r>
        <w:r w:rsidRPr="00915B6C" w:rsidDel="003D251F">
          <w:rPr>
            <w:rFonts w:ascii="Times New Roman" w:hAnsi="Times New Roman"/>
            <w:b w:val="0"/>
            <w:color w:val="auto"/>
            <w:sz w:val="22"/>
            <w:szCs w:val="22"/>
          </w:rPr>
          <w:delText xml:space="preserve">S concentration service </w:delText>
        </w:r>
      </w:del>
      <w:r w:rsidRPr="00915B6C">
        <w:rPr>
          <w:rFonts w:ascii="Times New Roman" w:hAnsi="Times New Roman"/>
          <w:b w:val="0"/>
          <w:color w:val="auto"/>
          <w:sz w:val="22"/>
          <w:szCs w:val="22"/>
        </w:rPr>
        <w:t xml:space="preserve">shall </w:t>
      </w:r>
      <w:r w:rsidR="00F83A88" w:rsidRPr="00915B6C">
        <w:rPr>
          <w:rFonts w:ascii="Times New Roman" w:hAnsi="Times New Roman"/>
          <w:b w:val="0"/>
          <w:color w:val="auto"/>
          <w:sz w:val="22"/>
          <w:szCs w:val="22"/>
        </w:rPr>
        <w:t xml:space="preserve">have </w:t>
      </w:r>
      <w:r w:rsidR="00F83A88">
        <w:rPr>
          <w:rFonts w:ascii="Times New Roman" w:hAnsi="Times New Roman"/>
          <w:b w:val="0"/>
          <w:color w:val="auto"/>
          <w:sz w:val="22"/>
          <w:szCs w:val="22"/>
        </w:rPr>
        <w:t>hydrogen</w:t>
      </w:r>
      <w:ins w:id="2824" w:author="Zhunisbayev, Olzhasbek A [Bolashak Atyrau Limited]" w:date="2022-06-07T16:18:00Z">
        <w:r w:rsidR="003D251F">
          <w:rPr>
            <w:rFonts w:ascii="Times New Roman" w:hAnsi="Times New Roman"/>
            <w:b w:val="0"/>
            <w:color w:val="auto"/>
            <w:sz w:val="22"/>
            <w:szCs w:val="22"/>
          </w:rPr>
          <w:t xml:space="preserve"> par</w:t>
        </w:r>
      </w:ins>
      <w:ins w:id="2825" w:author="Zhunisbayev, Olzhasbek A [Bolashak Atyrau Limited]" w:date="2022-06-07T16:19:00Z">
        <w:r w:rsidR="003D251F">
          <w:rPr>
            <w:rFonts w:ascii="Times New Roman" w:hAnsi="Times New Roman"/>
            <w:b w:val="0"/>
            <w:color w:val="auto"/>
            <w:sz w:val="22"/>
            <w:szCs w:val="22"/>
          </w:rPr>
          <w:t>tial pressures below the API 941 Figure 1 with additional safety margin. Additional safety margin shall be 28</w:t>
        </w:r>
      </w:ins>
      <w:del w:id="2826" w:author="Zhunisbayev, Olzhasbek A [Bolashak Atyrau Limited]" w:date="2022-06-07T16:19:00Z">
        <w:r w:rsidRPr="00915B6C" w:rsidDel="003D251F">
          <w:rPr>
            <w:rFonts w:ascii="Times New Roman" w:hAnsi="Times New Roman"/>
            <w:b w:val="0"/>
            <w:color w:val="auto"/>
            <w:sz w:val="22"/>
            <w:szCs w:val="22"/>
          </w:rPr>
          <w:delText>a design temperature not to exceed 23</w:delText>
        </w:r>
        <w:r w:rsidR="00E03C26" w:rsidDel="003D251F">
          <w:rPr>
            <w:rFonts w:ascii="Times New Roman" w:hAnsi="Times New Roman"/>
            <w:b w:val="0"/>
            <w:color w:val="auto"/>
            <w:sz w:val="22"/>
            <w:szCs w:val="22"/>
          </w:rPr>
          <w:delText>0</w:delText>
        </w:r>
      </w:del>
      <w:r w:rsidRPr="00915B6C">
        <w:rPr>
          <w:rFonts w:ascii="Times New Roman" w:hAnsi="Times New Roman"/>
          <w:b w:val="0"/>
          <w:color w:val="auto"/>
          <w:sz w:val="22"/>
          <w:szCs w:val="22"/>
        </w:rPr>
        <w:t>°C</w:t>
      </w:r>
      <w:ins w:id="2827" w:author="Zhunisbayev, Olzhasbek A [Bolashak Atyrau Limited]" w:date="2022-06-07T16:19:00Z">
        <w:r w:rsidR="003D251F">
          <w:rPr>
            <w:rFonts w:ascii="Times New Roman" w:hAnsi="Times New Roman"/>
            <w:b w:val="0"/>
            <w:color w:val="auto"/>
            <w:sz w:val="22"/>
            <w:szCs w:val="22"/>
          </w:rPr>
          <w:t xml:space="preserve"> and </w:t>
        </w:r>
      </w:ins>
      <w:ins w:id="2828" w:author="Zhunisbayev, Olzhasbek A [Bolashak Atyrau Limited]" w:date="2022-06-07T16:20:00Z">
        <w:r w:rsidR="003D251F">
          <w:rPr>
            <w:rFonts w:ascii="Times New Roman" w:hAnsi="Times New Roman"/>
            <w:b w:val="0"/>
            <w:color w:val="auto"/>
            <w:sz w:val="22"/>
            <w:szCs w:val="22"/>
          </w:rPr>
          <w:t>345</w:t>
        </w:r>
      </w:ins>
      <w:ins w:id="2829" w:author="Zhunisbayev, Olzhasbek A [Bolashak Atyrau Limited]" w:date="2022-06-07T16:22:00Z">
        <w:r w:rsidR="00965FD4">
          <w:rPr>
            <w:rFonts w:ascii="Times New Roman" w:hAnsi="Times New Roman"/>
            <w:b w:val="0"/>
            <w:color w:val="auto"/>
            <w:sz w:val="22"/>
            <w:szCs w:val="22"/>
          </w:rPr>
          <w:t xml:space="preserve"> </w:t>
        </w:r>
      </w:ins>
      <w:ins w:id="2830" w:author="Zhunisbayev, Olzhasbek A [Bolashak Atyrau Limited]" w:date="2022-06-07T16:20:00Z">
        <w:r w:rsidR="003D251F">
          <w:rPr>
            <w:rFonts w:ascii="Times New Roman" w:hAnsi="Times New Roman"/>
            <w:b w:val="0"/>
            <w:color w:val="auto"/>
            <w:sz w:val="22"/>
            <w:szCs w:val="22"/>
          </w:rPr>
          <w:t>kPa below the API 941 Figure 1 curve</w:t>
        </w:r>
      </w:ins>
      <w:r w:rsidRPr="00915B6C">
        <w:rPr>
          <w:rFonts w:ascii="Times New Roman" w:hAnsi="Times New Roman"/>
          <w:b w:val="0"/>
          <w:color w:val="auto"/>
          <w:sz w:val="22"/>
          <w:szCs w:val="22"/>
        </w:rPr>
        <w:t xml:space="preserve">. </w:t>
      </w:r>
    </w:p>
    <w:p w14:paraId="12B422CE" w14:textId="6CFFE59E"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 minimum of Class 300 flange rating is required in </w:t>
      </w:r>
      <w:del w:id="2831" w:author="Zhunisbayev, Olzhasbek A [Bolashak Atyrau Limited]" w:date="2022-06-07T16:21:00Z">
        <w:r w:rsidRPr="00915B6C" w:rsidDel="003D251F">
          <w:rPr>
            <w:rFonts w:ascii="Times New Roman" w:hAnsi="Times New Roman"/>
            <w:b w:val="0"/>
            <w:color w:val="auto"/>
            <w:sz w:val="22"/>
            <w:szCs w:val="22"/>
          </w:rPr>
          <w:delText>hydrogen service, moderate and high concentration H</w:delText>
        </w:r>
        <w:r w:rsidRPr="00915B6C" w:rsidDel="003D251F">
          <w:rPr>
            <w:rFonts w:ascii="Times New Roman" w:hAnsi="Times New Roman"/>
            <w:b w:val="0"/>
            <w:color w:val="auto"/>
            <w:sz w:val="22"/>
            <w:szCs w:val="22"/>
            <w:vertAlign w:val="subscript"/>
          </w:rPr>
          <w:delText>2</w:delText>
        </w:r>
        <w:r w:rsidRPr="00915B6C" w:rsidDel="003D251F">
          <w:rPr>
            <w:rFonts w:ascii="Times New Roman" w:hAnsi="Times New Roman"/>
            <w:b w:val="0"/>
            <w:color w:val="auto"/>
            <w:sz w:val="22"/>
            <w:szCs w:val="22"/>
          </w:rPr>
          <w:delText xml:space="preserve">S, LPG, and </w:delText>
        </w:r>
      </w:del>
      <w:r w:rsidRPr="00915B6C">
        <w:rPr>
          <w:rFonts w:ascii="Times New Roman" w:hAnsi="Times New Roman"/>
          <w:b w:val="0"/>
          <w:color w:val="auto"/>
          <w:sz w:val="22"/>
          <w:szCs w:val="22"/>
        </w:rPr>
        <w:t xml:space="preserve">anhydrous ammonia for all material grades. </w:t>
      </w:r>
    </w:p>
    <w:p w14:paraId="23A80710" w14:textId="77777777"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The following definitions apply to terms used in the line classes for H</w:t>
      </w:r>
      <w:r w:rsidRPr="00915B6C">
        <w:rPr>
          <w:rFonts w:ascii="Times New Roman" w:hAnsi="Times New Roman"/>
          <w:b w:val="0"/>
          <w:color w:val="auto"/>
          <w:sz w:val="22"/>
          <w:szCs w:val="22"/>
          <w:vertAlign w:val="subscript"/>
        </w:rPr>
        <w:t>2</w:t>
      </w:r>
      <w:r w:rsidRPr="00915B6C">
        <w:rPr>
          <w:rFonts w:ascii="Times New Roman" w:hAnsi="Times New Roman"/>
          <w:b w:val="0"/>
          <w:color w:val="auto"/>
          <w:sz w:val="22"/>
          <w:szCs w:val="22"/>
        </w:rPr>
        <w:t xml:space="preserve">S concentration levels: </w:t>
      </w:r>
    </w:p>
    <w:p w14:paraId="0023BC92" w14:textId="77777777" w:rsidR="00F808B1" w:rsidRDefault="007738DF" w:rsidP="00F06FD0">
      <w:pPr>
        <w:pStyle w:val="ListAlpha1"/>
        <w:numPr>
          <w:ilvl w:val="1"/>
          <w:numId w:val="11"/>
        </w:numPr>
        <w:tabs>
          <w:tab w:val="clear" w:pos="1080"/>
        </w:tabs>
        <w:ind w:left="1418" w:hanging="284"/>
        <w:jc w:val="both"/>
        <w:rPr>
          <w:color w:val="auto"/>
        </w:rPr>
      </w:pPr>
      <w:r w:rsidRPr="006C38F4">
        <w:rPr>
          <w:color w:val="auto"/>
        </w:rPr>
        <w:t xml:space="preserve">For interchangeability and to reduce the risk of incorrect valve selection, all valves are specified to NACE MR0175/ISO 15156-latest edition for sour service. </w:t>
      </w:r>
    </w:p>
    <w:p w14:paraId="7605D2A6" w14:textId="77777777" w:rsidR="00F808B1" w:rsidRDefault="007738DF" w:rsidP="00F06FD0">
      <w:pPr>
        <w:pStyle w:val="ListAlpha1"/>
        <w:numPr>
          <w:ilvl w:val="1"/>
          <w:numId w:val="11"/>
        </w:numPr>
        <w:tabs>
          <w:tab w:val="clear" w:pos="1080"/>
        </w:tabs>
        <w:ind w:left="1418" w:hanging="284"/>
        <w:jc w:val="both"/>
        <w:rPr>
          <w:color w:val="auto"/>
        </w:rPr>
      </w:pPr>
      <w:r w:rsidRPr="006C38F4">
        <w:rPr>
          <w:color w:val="auto"/>
        </w:rPr>
        <w:t>Sour Service is defined as a system having at least 0.003</w:t>
      </w:r>
      <w:r w:rsidR="00915B6C" w:rsidRPr="00915B6C">
        <w:rPr>
          <w:color w:val="auto"/>
        </w:rPr>
        <w:t xml:space="preserve">5 bara partial pressure of hydrogen sulphide, above 4.48 bara total pressure. </w:t>
      </w:r>
    </w:p>
    <w:p w14:paraId="586F318D" w14:textId="77777777" w:rsidR="00F808B1" w:rsidRDefault="00915B6C" w:rsidP="00F06FD0">
      <w:pPr>
        <w:pStyle w:val="ListAlpha1"/>
        <w:numPr>
          <w:ilvl w:val="1"/>
          <w:numId w:val="11"/>
        </w:numPr>
        <w:tabs>
          <w:tab w:val="clear" w:pos="1080"/>
        </w:tabs>
        <w:ind w:left="1418" w:hanging="284"/>
        <w:jc w:val="both"/>
        <w:rPr>
          <w:color w:val="auto"/>
        </w:rPr>
      </w:pPr>
      <w:r w:rsidRPr="00915B6C">
        <w:rPr>
          <w:color w:val="auto"/>
        </w:rPr>
        <w:t>Sour Water Service is defined as a fluid stream that contains liquid water and at least 50 ppm (mg / Kg) of dissolved hydrogen sulphide.</w:t>
      </w:r>
    </w:p>
    <w:p w14:paraId="3CCCD134" w14:textId="77777777" w:rsidR="00F808B1" w:rsidRDefault="00915B6C" w:rsidP="00F06FD0">
      <w:pPr>
        <w:pStyle w:val="TableTitle1"/>
        <w:tabs>
          <w:tab w:val="clear" w:pos="1080"/>
        </w:tabs>
        <w:ind w:left="1134" w:hanging="425"/>
        <w:jc w:val="both"/>
        <w:rPr>
          <w:color w:val="auto"/>
        </w:rPr>
      </w:pPr>
      <w:r w:rsidRPr="00915B6C">
        <w:rPr>
          <w:rFonts w:ascii="Times New Roman" w:hAnsi="Times New Roman"/>
          <w:b w:val="0"/>
          <w:color w:val="auto"/>
          <w:sz w:val="22"/>
          <w:szCs w:val="22"/>
        </w:rPr>
        <w:t>Category D service, as defined in ASME B31.3, Section 300.2, is for the services (including water, air, CO</w:t>
      </w:r>
      <w:r w:rsidRPr="00915B6C">
        <w:rPr>
          <w:rFonts w:ascii="Times New Roman" w:hAnsi="Times New Roman"/>
          <w:b w:val="0"/>
          <w:color w:val="auto"/>
          <w:sz w:val="22"/>
          <w:szCs w:val="22"/>
          <w:vertAlign w:val="subscript"/>
        </w:rPr>
        <w:t>2</w:t>
      </w:r>
      <w:r w:rsidRPr="00915B6C">
        <w:rPr>
          <w:rFonts w:ascii="Times New Roman" w:hAnsi="Times New Roman"/>
          <w:b w:val="0"/>
          <w:color w:val="auto"/>
          <w:sz w:val="22"/>
          <w:szCs w:val="22"/>
        </w:rPr>
        <w:t xml:space="preserve">, steam, condensate, nitrogen, lube oil, and seal oil) that: </w:t>
      </w:r>
    </w:p>
    <w:p w14:paraId="18828FB6" w14:textId="77777777" w:rsidR="00F808B1" w:rsidRDefault="007738DF" w:rsidP="00036BBC">
      <w:pPr>
        <w:pStyle w:val="ListAlpha1"/>
        <w:numPr>
          <w:ilvl w:val="1"/>
          <w:numId w:val="11"/>
        </w:numPr>
        <w:tabs>
          <w:tab w:val="clear" w:pos="1080"/>
        </w:tabs>
        <w:ind w:left="1418" w:hanging="284"/>
        <w:jc w:val="both"/>
        <w:rPr>
          <w:color w:val="auto"/>
        </w:rPr>
      </w:pPr>
      <w:r w:rsidRPr="006C38F4">
        <w:rPr>
          <w:color w:val="auto"/>
        </w:rPr>
        <w:t xml:space="preserve">Are non-flammable, nontoxic, and not damaging to human tissue; </w:t>
      </w:r>
    </w:p>
    <w:p w14:paraId="63CFE818"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Have a design pressure not to exceed 10.3 barg (150 psig); and </w:t>
      </w:r>
    </w:p>
    <w:p w14:paraId="3A07DCA7"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A design temperature from -29°C (-20°F) through 186°C (366°F). </w:t>
      </w:r>
    </w:p>
    <w:p w14:paraId="5AA8B6C7"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buttweld end preparation for welding shall be in accordance with ASME B16.25. Reference shall be made to API 6A for joint preparation for 10000 psi and higher Line Classes. </w:t>
      </w:r>
    </w:p>
    <w:p w14:paraId="1578CE68"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Stress relief requirements for fabrication welds and for pipe manufactured with longitudinal weld seams shall be determined in accordance with the post weld heat treatment (PWHT) </w:t>
      </w:r>
      <w:r w:rsidRPr="00915B6C">
        <w:rPr>
          <w:rFonts w:ascii="Times New Roman" w:hAnsi="Times New Roman"/>
          <w:b w:val="0"/>
          <w:color w:val="auto"/>
          <w:sz w:val="22"/>
          <w:szCs w:val="22"/>
        </w:rPr>
        <w:lastRenderedPageBreak/>
        <w:t xml:space="preserve">requirements of the applicable piping code (ASME B31.1, B31.3, B31.4 or B31.8) and in consideration of service-related stress relief requirements. </w:t>
      </w:r>
    </w:p>
    <w:p w14:paraId="569324A7"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pipeline pipe classes shall be buttweld construction. No threaded or socket weld joints shall be accepted. </w:t>
      </w:r>
    </w:p>
    <w:p w14:paraId="65F1EF56" w14:textId="2A690562"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socket -weld joints where allowed to be </w:t>
      </w:r>
      <w:r w:rsidR="00D54D90" w:rsidRPr="00915B6C">
        <w:rPr>
          <w:rFonts w:ascii="Times New Roman" w:hAnsi="Times New Roman"/>
          <w:b w:val="0"/>
          <w:color w:val="auto"/>
          <w:sz w:val="22"/>
          <w:szCs w:val="22"/>
        </w:rPr>
        <w:t>used shall</w:t>
      </w:r>
      <w:r w:rsidRPr="00915B6C">
        <w:rPr>
          <w:rFonts w:ascii="Times New Roman" w:hAnsi="Times New Roman"/>
          <w:b w:val="0"/>
          <w:color w:val="auto"/>
          <w:sz w:val="22"/>
          <w:szCs w:val="22"/>
        </w:rPr>
        <w:t xml:space="preserve"> comply with the following;  </w:t>
      </w:r>
    </w:p>
    <w:p w14:paraId="0D7799D3" w14:textId="77777777" w:rsidR="00F808B1" w:rsidRDefault="007738DF" w:rsidP="00036BBC">
      <w:pPr>
        <w:pStyle w:val="ListAlpha1"/>
        <w:numPr>
          <w:ilvl w:val="1"/>
          <w:numId w:val="11"/>
        </w:numPr>
        <w:tabs>
          <w:tab w:val="clear" w:pos="1080"/>
        </w:tabs>
        <w:ind w:left="1418" w:hanging="284"/>
        <w:jc w:val="both"/>
        <w:rPr>
          <w:color w:val="auto"/>
          <w:lang w:val="ru-RU"/>
        </w:rPr>
      </w:pPr>
      <w:r w:rsidRPr="006C38F4">
        <w:rPr>
          <w:color w:val="auto"/>
        </w:rPr>
        <w:t xml:space="preserve">All carbon steel socket welds shall require a preheat and minimum interpass for both </w:t>
      </w:r>
      <w:r w:rsidRPr="007F4900">
        <w:rPr>
          <w:color w:val="auto"/>
        </w:rPr>
        <w:t xml:space="preserve">components of 100°C for all welding. </w:t>
      </w:r>
      <w:r w:rsidRPr="0045779C">
        <w:rPr>
          <w:color w:val="auto"/>
          <w:lang w:val="ru-RU"/>
        </w:rPr>
        <w:t xml:space="preserve">Stainless and nickel alloys shall not require preheat. </w:t>
      </w:r>
    </w:p>
    <w:p w14:paraId="4054F67D"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Socket welds shall only be made with a minimum of two pass welds (2 layers) using the GTAW process with appropriate filler wire. </w:t>
      </w:r>
    </w:p>
    <w:p w14:paraId="1680F427"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Socket welding procedures are required for review and acceptance by the Project,  prior to welding. </w:t>
      </w:r>
    </w:p>
    <w:p w14:paraId="6C232E5E"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Socket welding procedures shall require specific procedure qualification that shall be made on a pipe to socket weld flange. Qualification shall require cutting into equal sections to provide 4 off macro cross sections. All shall show full fusion from root to cap and a minimum throat (weld thickness) not less than 1.4 times pipe wall thickness. </w:t>
      </w:r>
    </w:p>
    <w:p w14:paraId="1CB6C0D0"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A detailed hardness survey shall be made for carbon steel items only, on at least 2 sections from pipe to flange with traverses near the weld surface and near to the root. All values shall be less than 200HB/210HV10.  Refer to BS4515 Figure 5 for details. </w:t>
      </w:r>
    </w:p>
    <w:p w14:paraId="2A0FBE5C" w14:textId="77777777" w:rsidR="00F808B1" w:rsidRDefault="007738DF" w:rsidP="00036BBC">
      <w:pPr>
        <w:pStyle w:val="ListAlpha1"/>
        <w:numPr>
          <w:ilvl w:val="1"/>
          <w:numId w:val="11"/>
        </w:numPr>
        <w:tabs>
          <w:tab w:val="clear" w:pos="1080"/>
        </w:tabs>
        <w:ind w:left="1418" w:hanging="284"/>
        <w:jc w:val="both"/>
        <w:rPr>
          <w:color w:val="auto"/>
          <w:lang w:val="ru-RU"/>
        </w:rPr>
      </w:pPr>
      <w:r w:rsidRPr="007F4900">
        <w:rPr>
          <w:color w:val="auto"/>
        </w:rPr>
        <w:t xml:space="preserve">All carbon steel socket welds in sour service that are produced shall be hardness tested on completion after the required PWHT. Test using Microdur MIC 10 equipment at 4 equally spaced locations around the completed weld. </w:t>
      </w:r>
      <w:r w:rsidRPr="0045779C">
        <w:rPr>
          <w:color w:val="auto"/>
          <w:lang w:val="ru-RU"/>
        </w:rPr>
        <w:t xml:space="preserve">All values shall be less than 200HB/210HV10 </w:t>
      </w:r>
    </w:p>
    <w:p w14:paraId="39069E3F"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All socket welds shall be assembled with a 1.5 mm welding gap per ASME B16.11, Fig.2. </w:t>
      </w:r>
    </w:p>
    <w:p w14:paraId="4DF1B406"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Threaded piping shall not be used in process service lines. </w:t>
      </w:r>
    </w:p>
    <w:p w14:paraId="4C941B8D"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threaded joints used within socket weld or butt weld services shall be seal welded, except the following: </w:t>
      </w:r>
    </w:p>
    <w:p w14:paraId="68F1D41A"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Screwed ends of control valves, relief valves or steam traps. </w:t>
      </w:r>
    </w:p>
    <w:p w14:paraId="2062C828"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Screwed ends of gauge glasses, gauge cocks, level alarms and pressure gauges. </w:t>
      </w:r>
    </w:p>
    <w:p w14:paraId="08A570CA"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Thermowells screwed into line fittings. </w:t>
      </w:r>
    </w:p>
    <w:p w14:paraId="4DE4A915" w14:textId="77777777" w:rsidR="00F808B1" w:rsidRDefault="007738DF" w:rsidP="00036BBC">
      <w:pPr>
        <w:pStyle w:val="ListAlpha1"/>
        <w:numPr>
          <w:ilvl w:val="1"/>
          <w:numId w:val="11"/>
        </w:numPr>
        <w:tabs>
          <w:tab w:val="clear" w:pos="1080"/>
        </w:tabs>
        <w:ind w:left="1418" w:hanging="284"/>
        <w:jc w:val="both"/>
        <w:rPr>
          <w:color w:val="auto"/>
          <w:lang w:val="ru-RU"/>
        </w:rPr>
      </w:pPr>
      <w:r w:rsidRPr="0045779C">
        <w:rPr>
          <w:color w:val="auto"/>
          <w:lang w:val="ru-RU"/>
        </w:rPr>
        <w:t xml:space="preserve">Union nuts. </w:t>
      </w:r>
    </w:p>
    <w:p w14:paraId="58377134"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Tubing connections and tubing fittings. </w:t>
      </w:r>
    </w:p>
    <w:p w14:paraId="61FECB47" w14:textId="44654811"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Connections to pumps or other mechanical </w:t>
      </w:r>
      <w:r w:rsidR="00E544EB" w:rsidRPr="007F4900">
        <w:rPr>
          <w:color w:val="auto"/>
        </w:rPr>
        <w:t>equipment.</w:t>
      </w:r>
      <w:r w:rsidRPr="007F4900">
        <w:rPr>
          <w:color w:val="auto"/>
        </w:rPr>
        <w:t xml:space="preserve"> </w:t>
      </w:r>
    </w:p>
    <w:p w14:paraId="06C95882" w14:textId="2089C4DC" w:rsidR="00F808B1" w:rsidRDefault="00E544EB" w:rsidP="00036BBC">
      <w:pPr>
        <w:pStyle w:val="ListAlpha1"/>
        <w:numPr>
          <w:ilvl w:val="1"/>
          <w:numId w:val="11"/>
        </w:numPr>
        <w:tabs>
          <w:tab w:val="clear" w:pos="1080"/>
        </w:tabs>
        <w:ind w:left="1418" w:hanging="284"/>
        <w:jc w:val="both"/>
        <w:rPr>
          <w:color w:val="auto"/>
        </w:rPr>
      </w:pPr>
      <w:r w:rsidRPr="007F4900">
        <w:rPr>
          <w:color w:val="auto"/>
        </w:rPr>
        <w:t>Galvanized</w:t>
      </w:r>
      <w:r w:rsidR="007738DF" w:rsidRPr="007F4900">
        <w:rPr>
          <w:color w:val="auto"/>
        </w:rPr>
        <w:t xml:space="preserve"> piping and malleable iron or bronze valves. </w:t>
      </w:r>
    </w:p>
    <w:p w14:paraId="75553469"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Threaded joints that are NOT to be seal welded shall be made up using a proprietary joint sealing compound, as specified in para 21 below. </w:t>
      </w:r>
    </w:p>
    <w:p w14:paraId="60C8A165"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For threaded joints, any seal weld shall be at least a two pass weld covering all exposed threads. </w:t>
      </w:r>
    </w:p>
    <w:p w14:paraId="0BE48646" w14:textId="594418AE"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Screwed fittings shall be threaded NPT in accordance with ASME B1.20.</w:t>
      </w:r>
      <w:r w:rsidR="00E544EB" w:rsidRPr="00915B6C">
        <w:rPr>
          <w:rFonts w:ascii="Times New Roman" w:hAnsi="Times New Roman"/>
          <w:b w:val="0"/>
          <w:color w:val="auto"/>
          <w:sz w:val="22"/>
          <w:szCs w:val="22"/>
        </w:rPr>
        <w:t>1. Except</w:t>
      </w:r>
      <w:r w:rsidRPr="00915B6C">
        <w:rPr>
          <w:rFonts w:ascii="Times New Roman" w:hAnsi="Times New Roman"/>
          <w:b w:val="0"/>
          <w:color w:val="auto"/>
          <w:sz w:val="22"/>
          <w:szCs w:val="22"/>
        </w:rPr>
        <w:t xml:space="preserve"> when seal welded, screwed connections are to be sealed with PTFE paste, with a temperature limit of 230°C. For temperatures above 230°C a graphite and oil based paste shall be used. PTFE tape is NOT permitted. Where seal welding is required, no joint paste shall be used.  </w:t>
      </w:r>
    </w:p>
    <w:p w14:paraId="58FFD217" w14:textId="033B3EE9"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Various in-line piping components are considered `out of spec` and are not included in the general Piping Classes. Such components are treated as Piping </w:t>
      </w:r>
      <w:r w:rsidR="00175C75" w:rsidRPr="00915B6C">
        <w:rPr>
          <w:rFonts w:ascii="Times New Roman" w:hAnsi="Times New Roman"/>
          <w:b w:val="0"/>
          <w:color w:val="auto"/>
          <w:sz w:val="22"/>
          <w:szCs w:val="22"/>
        </w:rPr>
        <w:t>Specialty</w:t>
      </w:r>
      <w:r w:rsidRPr="00915B6C">
        <w:rPr>
          <w:rFonts w:ascii="Times New Roman" w:hAnsi="Times New Roman"/>
          <w:b w:val="0"/>
          <w:color w:val="auto"/>
          <w:sz w:val="22"/>
          <w:szCs w:val="22"/>
        </w:rPr>
        <w:t xml:space="preserve"> `SP` Items and are </w:t>
      </w:r>
      <w:r w:rsidRPr="00915B6C">
        <w:rPr>
          <w:rFonts w:ascii="Times New Roman" w:hAnsi="Times New Roman"/>
          <w:b w:val="0"/>
          <w:color w:val="auto"/>
          <w:sz w:val="22"/>
          <w:szCs w:val="22"/>
        </w:rPr>
        <w:lastRenderedPageBreak/>
        <w:t xml:space="preserve">indicated as such on the P&amp;ID`s. These items shall be indexed and listed within a </w:t>
      </w:r>
      <w:r w:rsidR="00175C75" w:rsidRPr="00915B6C">
        <w:rPr>
          <w:rFonts w:ascii="Times New Roman" w:hAnsi="Times New Roman"/>
          <w:b w:val="0"/>
          <w:color w:val="auto"/>
          <w:sz w:val="22"/>
          <w:szCs w:val="22"/>
        </w:rPr>
        <w:t>Specialty</w:t>
      </w:r>
      <w:r w:rsidRPr="00915B6C">
        <w:rPr>
          <w:rFonts w:ascii="Times New Roman" w:hAnsi="Times New Roman"/>
          <w:b w:val="0"/>
          <w:color w:val="auto"/>
          <w:sz w:val="22"/>
          <w:szCs w:val="22"/>
        </w:rPr>
        <w:t xml:space="preserve"> Items (SP) Register by Engineering. </w:t>
      </w:r>
    </w:p>
    <w:p w14:paraId="692BB211"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Glass fiber reinforced epoxy (GRE) and Fiber-Reinforced Plastic (FRP) pipe and fittings design and engineering requirements shall be in full compliance with manufacturer's standards. </w:t>
      </w:r>
    </w:p>
    <w:p w14:paraId="4C5B1DBA" w14:textId="601B3559" w:rsidR="00F808B1" w:rsidRDefault="00915B6C" w:rsidP="00036BBC">
      <w:pPr>
        <w:pStyle w:val="TableTitle1"/>
        <w:tabs>
          <w:tab w:val="clear" w:pos="1080"/>
        </w:tabs>
        <w:ind w:left="1134" w:hanging="425"/>
        <w:jc w:val="both"/>
        <w:rPr>
          <w:color w:val="auto"/>
          <w:lang w:val="en-GB"/>
        </w:rPr>
      </w:pPr>
      <w:r w:rsidRPr="00915B6C">
        <w:rPr>
          <w:rFonts w:ascii="Times New Roman" w:hAnsi="Times New Roman"/>
          <w:b w:val="0"/>
          <w:color w:val="auto"/>
          <w:sz w:val="22"/>
          <w:szCs w:val="22"/>
        </w:rPr>
        <w:t xml:space="preserve">Mechanical compression </w:t>
      </w:r>
      <w:r w:rsidR="00334C2F">
        <w:rPr>
          <w:rFonts w:ascii="Times New Roman" w:hAnsi="Times New Roman"/>
          <w:b w:val="0"/>
          <w:color w:val="auto"/>
          <w:sz w:val="22"/>
          <w:szCs w:val="22"/>
        </w:rPr>
        <w:t xml:space="preserve">(LOKRING LTCS 333) </w:t>
      </w:r>
      <w:r w:rsidRPr="00915B6C">
        <w:rPr>
          <w:rFonts w:ascii="Times New Roman" w:hAnsi="Times New Roman"/>
          <w:b w:val="0"/>
          <w:color w:val="auto"/>
          <w:sz w:val="22"/>
          <w:szCs w:val="22"/>
        </w:rPr>
        <w:t xml:space="preserve">and grooved clamp fittings shall only be used in utility, lube oil and seal oil services. </w:t>
      </w:r>
      <w:r w:rsidR="00334C2F">
        <w:rPr>
          <w:rFonts w:ascii="Times New Roman" w:hAnsi="Times New Roman"/>
          <w:b w:val="0"/>
          <w:color w:val="auto"/>
          <w:sz w:val="22"/>
          <w:szCs w:val="22"/>
        </w:rPr>
        <w:t>Mechanical compression fittings shall be used only for line sizes not exceeding 4 inches and pipe wall schedules not greater than Schedule 80. Acceptable utility services include air, water, nitrogen, steam and condensate.</w:t>
      </w:r>
    </w:p>
    <w:p w14:paraId="5E904375"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The following restrictions apply to mechanical compression fittings: </w:t>
      </w:r>
    </w:p>
    <w:p w14:paraId="5F78C601" w14:textId="77777777" w:rsidR="00F808B1" w:rsidRDefault="007738DF" w:rsidP="00036BBC">
      <w:pPr>
        <w:pStyle w:val="ListAlpha1"/>
        <w:numPr>
          <w:ilvl w:val="1"/>
          <w:numId w:val="11"/>
        </w:numPr>
        <w:tabs>
          <w:tab w:val="clear" w:pos="1080"/>
        </w:tabs>
        <w:ind w:left="1418" w:hanging="284"/>
        <w:jc w:val="both"/>
        <w:rPr>
          <w:color w:val="auto"/>
        </w:rPr>
      </w:pPr>
      <w:r w:rsidRPr="006C38F4">
        <w:rPr>
          <w:color w:val="auto"/>
        </w:rPr>
        <w:t>Mechanical compression fittings in steam service shall be limited t</w:t>
      </w:r>
      <w:r w:rsidRPr="007F4900">
        <w:rPr>
          <w:color w:val="auto"/>
        </w:rPr>
        <w:t xml:space="preserve">o 31 barg (450psig) at a saturated temperature of 238°C (460°F). </w:t>
      </w:r>
    </w:p>
    <w:p w14:paraId="375100C9"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Lube and seal oil shall be limited to pressures up to 103 barg (1500 psig). </w:t>
      </w:r>
    </w:p>
    <w:p w14:paraId="3997F27E"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Mechanical compression fittings shall never be used in process service lines containing H</w:t>
      </w:r>
      <w:r w:rsidRPr="006A53CF">
        <w:rPr>
          <w:color w:val="auto"/>
          <w:vertAlign w:val="subscript"/>
        </w:rPr>
        <w:t>2</w:t>
      </w:r>
      <w:r w:rsidRPr="007F4900">
        <w:rPr>
          <w:color w:val="auto"/>
        </w:rPr>
        <w:t>S, amines, CO</w:t>
      </w:r>
      <w:r w:rsidRPr="006A53CF">
        <w:rPr>
          <w:color w:val="auto"/>
          <w:vertAlign w:val="subscript"/>
        </w:rPr>
        <w:t>2</w:t>
      </w:r>
      <w:r w:rsidRPr="007F4900">
        <w:rPr>
          <w:color w:val="auto"/>
        </w:rPr>
        <w:t xml:space="preserve">, caustic, hydrofluoric acid, or any system requiring PWHT of welds for service. </w:t>
      </w:r>
    </w:p>
    <w:p w14:paraId="153E8C97" w14:textId="77777777" w:rsidR="00F808B1" w:rsidRDefault="007738DF" w:rsidP="00036BBC">
      <w:pPr>
        <w:pStyle w:val="ListAlpha1"/>
        <w:numPr>
          <w:ilvl w:val="1"/>
          <w:numId w:val="11"/>
        </w:numPr>
        <w:tabs>
          <w:tab w:val="clear" w:pos="1080"/>
        </w:tabs>
        <w:ind w:left="1418" w:hanging="284"/>
        <w:jc w:val="both"/>
        <w:rPr>
          <w:color w:val="auto"/>
        </w:rPr>
      </w:pPr>
      <w:r w:rsidRPr="007F4900">
        <w:rPr>
          <w:color w:val="auto"/>
        </w:rPr>
        <w:t xml:space="preserve">The use of mechanical compression fittings in hydrocarbon service shall require Owner approval on a case-by-case basis. </w:t>
      </w:r>
    </w:p>
    <w:p w14:paraId="1BA434E8" w14:textId="77777777" w:rsidR="00F808B1" w:rsidRDefault="007738DF" w:rsidP="00036BBC">
      <w:pPr>
        <w:pStyle w:val="ListAlpha1"/>
        <w:numPr>
          <w:ilvl w:val="1"/>
          <w:numId w:val="11"/>
        </w:numPr>
        <w:tabs>
          <w:tab w:val="clear" w:pos="1080"/>
        </w:tabs>
        <w:ind w:left="1418" w:hanging="284"/>
        <w:jc w:val="both"/>
        <w:rPr>
          <w:color w:val="auto"/>
        </w:rPr>
      </w:pPr>
      <w:r w:rsidRPr="006C38F4">
        <w:rPr>
          <w:color w:val="auto"/>
        </w:rPr>
        <w:t xml:space="preserve">Mechanical compression fittings shall not be used in low chrome alloy piping. </w:t>
      </w:r>
    </w:p>
    <w:p w14:paraId="058E56AA"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Positive Material Identification (PMI) program specification and guidelines shall be in accordance with Purchaser technical standards CPM-PU-5074-TCO. </w:t>
      </w:r>
    </w:p>
    <w:p w14:paraId="409F7BF1" w14:textId="56D44BF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Material shall be </w:t>
      </w:r>
      <w:r w:rsidR="00D54D90" w:rsidRPr="00915B6C">
        <w:rPr>
          <w:rFonts w:ascii="Times New Roman" w:hAnsi="Times New Roman"/>
          <w:b w:val="0"/>
          <w:color w:val="auto"/>
          <w:sz w:val="22"/>
          <w:szCs w:val="22"/>
        </w:rPr>
        <w:t>color</w:t>
      </w:r>
      <w:r w:rsidRPr="00915B6C">
        <w:rPr>
          <w:rFonts w:ascii="Times New Roman" w:hAnsi="Times New Roman"/>
          <w:b w:val="0"/>
          <w:color w:val="auto"/>
          <w:sz w:val="22"/>
          <w:szCs w:val="22"/>
        </w:rPr>
        <w:t xml:space="preserve"> coded for identification accordance with the project Specification for </w:t>
      </w:r>
      <w:r w:rsidR="00D54D90" w:rsidRPr="00915B6C">
        <w:rPr>
          <w:rFonts w:ascii="Times New Roman" w:hAnsi="Times New Roman"/>
          <w:b w:val="0"/>
          <w:color w:val="auto"/>
          <w:sz w:val="22"/>
          <w:szCs w:val="22"/>
        </w:rPr>
        <w:t>Color</w:t>
      </w:r>
      <w:r w:rsidRPr="00915B6C">
        <w:rPr>
          <w:rFonts w:ascii="Times New Roman" w:hAnsi="Times New Roman"/>
          <w:b w:val="0"/>
          <w:color w:val="auto"/>
          <w:sz w:val="22"/>
          <w:szCs w:val="22"/>
        </w:rPr>
        <w:t xml:space="preserve"> Coding &amp; Material Traceability L-ST-2006. All materials shall be traceable to their original source. Mill test reports by heat number which show the exact composition of the material and the source of manufacture shall be supplied unless specified otherwise. </w:t>
      </w:r>
    </w:p>
    <w:p w14:paraId="4162B1A1"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Underground Services: Any buried steel services will require to be externally protected by coating per relevant Specification. Buried Non-metallic materials will not require any special protection, other than the product manufacturers requirement for trench preparation, quality of backfill materials etc. Valves shall not be buried. All underground valves shall be situated in a valve pit. </w:t>
      </w:r>
    </w:p>
    <w:p w14:paraId="0245489B" w14:textId="77777777" w:rsidR="00F808B1" w:rsidRDefault="00915B6C" w:rsidP="00036BBC">
      <w:pPr>
        <w:pStyle w:val="TableTitle1"/>
        <w:tabs>
          <w:tab w:val="clear" w:pos="1080"/>
        </w:tabs>
        <w:ind w:left="1134" w:hanging="425"/>
        <w:jc w:val="both"/>
        <w:rPr>
          <w:color w:val="auto"/>
        </w:rPr>
      </w:pPr>
      <w:r w:rsidRPr="00915B6C">
        <w:rPr>
          <w:rFonts w:ascii="Times New Roman" w:hAnsi="Times New Roman"/>
          <w:b w:val="0"/>
          <w:color w:val="auto"/>
          <w:sz w:val="22"/>
          <w:szCs w:val="22"/>
        </w:rPr>
        <w:t>Use of carbon steel in crude oil service containing H</w:t>
      </w:r>
      <w:r w:rsidRPr="00915B6C">
        <w:rPr>
          <w:rFonts w:ascii="Times New Roman" w:hAnsi="Times New Roman"/>
          <w:b w:val="0"/>
          <w:color w:val="auto"/>
          <w:sz w:val="22"/>
          <w:szCs w:val="22"/>
          <w:vertAlign w:val="subscript"/>
        </w:rPr>
        <w:t>2</w:t>
      </w:r>
      <w:r w:rsidRPr="00915B6C">
        <w:rPr>
          <w:rFonts w:ascii="Times New Roman" w:hAnsi="Times New Roman"/>
          <w:b w:val="0"/>
          <w:color w:val="auto"/>
          <w:sz w:val="22"/>
          <w:szCs w:val="22"/>
        </w:rPr>
        <w:t>S and/or organic sulfur compounds, for example, in the Crude Stabilization unit, is limited to 260°C.</w:t>
      </w:r>
    </w:p>
    <w:p w14:paraId="36FF10FD" w14:textId="77777777" w:rsidR="007738DF" w:rsidRPr="009E417F" w:rsidRDefault="007738DF" w:rsidP="00036BBC">
      <w:pPr>
        <w:pStyle w:val="List1"/>
        <w:tabs>
          <w:tab w:val="clear" w:pos="1080"/>
        </w:tabs>
        <w:ind w:left="1134"/>
        <w:jc w:val="both"/>
        <w:rPr>
          <w:color w:val="auto"/>
        </w:rPr>
      </w:pPr>
      <w:r w:rsidRPr="006C38F4">
        <w:rPr>
          <w:color w:val="auto"/>
        </w:rPr>
        <w:t>In hydrocarbon gas service containing H</w:t>
      </w:r>
      <w:r w:rsidRPr="006C38F4">
        <w:rPr>
          <w:color w:val="auto"/>
          <w:vertAlign w:val="subscript"/>
        </w:rPr>
        <w:t>2</w:t>
      </w:r>
      <w:r w:rsidR="00915B6C" w:rsidRPr="00915B6C">
        <w:rPr>
          <w:color w:val="auto"/>
        </w:rPr>
        <w:t>S, for example Sour Gas Molecular S</w:t>
      </w:r>
      <w:r w:rsidRPr="009E417F">
        <w:rPr>
          <w:color w:val="auto"/>
        </w:rPr>
        <w:t>ieve Dehydration units, use of carbon steel is limited to 230°C. Exceptions to this are the Sulfur Recovery and Tail Gas units where carbon steel can be used up to 315°C because of lower H</w:t>
      </w:r>
      <w:r w:rsidRPr="009E417F">
        <w:rPr>
          <w:color w:val="auto"/>
          <w:vertAlign w:val="subscript"/>
        </w:rPr>
        <w:t>2</w:t>
      </w:r>
      <w:r w:rsidRPr="009E417F">
        <w:rPr>
          <w:color w:val="auto"/>
        </w:rPr>
        <w:t>S partial pressures.</w:t>
      </w:r>
    </w:p>
    <w:p w14:paraId="723B99F8" w14:textId="2A1898EF" w:rsidR="007738DF" w:rsidRDefault="007738DF" w:rsidP="00036BBC">
      <w:pPr>
        <w:pStyle w:val="List1"/>
        <w:tabs>
          <w:tab w:val="clear" w:pos="1080"/>
        </w:tabs>
        <w:ind w:left="1134"/>
        <w:jc w:val="both"/>
        <w:rPr>
          <w:color w:val="auto"/>
        </w:rPr>
      </w:pPr>
      <w:r w:rsidRPr="009E417F">
        <w:rPr>
          <w:color w:val="auto"/>
        </w:rPr>
        <w:t>Above these temperature limits, carbon steel should either be upgraded to austenitic stainless steel or where practical, protected by refractory lining. Actual corrosion data from existing or similar plants, proprietary Chevron sulfidation curves or modified McConomy curves should be used for predicting corrosion rates, in order to validate materials selection.</w:t>
      </w:r>
    </w:p>
    <w:p w14:paraId="0CAFD554" w14:textId="191EC383" w:rsidR="00DB4BFF" w:rsidRPr="00584DB6" w:rsidRDefault="00DB4BFF" w:rsidP="00036BBC">
      <w:pPr>
        <w:pStyle w:val="TableTitle1"/>
        <w:tabs>
          <w:tab w:val="clear" w:pos="1080"/>
        </w:tabs>
        <w:ind w:left="1134" w:hanging="425"/>
        <w:jc w:val="both"/>
        <w:rPr>
          <w:ins w:id="2832" w:author="Zhunisbayev, Olzhasbek [Bolashak Atyrau Limited]" w:date="2023-11-16T11:34:00Z"/>
          <w:color w:val="auto"/>
          <w:rPrChange w:id="2833" w:author="Zhunisbayev, Olzhasbek [Bolashak Atyrau Limited]" w:date="2023-11-16T11:34:00Z">
            <w:rPr>
              <w:ins w:id="2834" w:author="Zhunisbayev, Olzhasbek [Bolashak Atyrau Limited]" w:date="2023-11-16T11:34:00Z"/>
              <w:rFonts w:ascii="Times New Roman" w:hAnsi="Times New Roman"/>
              <w:b w:val="0"/>
              <w:color w:val="auto"/>
              <w:sz w:val="22"/>
              <w:szCs w:val="22"/>
            </w:rPr>
          </w:rPrChange>
        </w:rPr>
      </w:pPr>
      <w:r w:rsidRPr="00584DB6">
        <w:rPr>
          <w:rFonts w:ascii="Times New Roman" w:hAnsi="Times New Roman"/>
          <w:b w:val="0"/>
          <w:color w:val="auto"/>
          <w:sz w:val="22"/>
          <w:szCs w:val="22"/>
        </w:rPr>
        <w:t xml:space="preserve">PWHT </w:t>
      </w:r>
      <w:del w:id="2835" w:author="Zhunisbayev, Olzhasbek [Bolashak Atyrau Limited]" w:date="2023-11-16T10:32:00Z">
        <w:r w:rsidRPr="00584DB6" w:rsidDel="004D4618">
          <w:rPr>
            <w:rFonts w:ascii="Times New Roman" w:hAnsi="Times New Roman"/>
            <w:b w:val="0"/>
            <w:color w:val="auto"/>
            <w:sz w:val="22"/>
            <w:szCs w:val="22"/>
          </w:rPr>
          <w:delText>shall be performed during construction of</w:delText>
        </w:r>
      </w:del>
      <w:ins w:id="2836" w:author="Zhunisbayev, Olzhasbek [Bolashak Atyrau Limited]" w:date="2023-11-16T10:32:00Z">
        <w:r w:rsidR="004D4618">
          <w:rPr>
            <w:rFonts w:ascii="Times New Roman" w:hAnsi="Times New Roman"/>
            <w:b w:val="0"/>
            <w:color w:val="auto"/>
            <w:sz w:val="22"/>
            <w:szCs w:val="22"/>
          </w:rPr>
          <w:t xml:space="preserve">is mandatory </w:t>
        </w:r>
      </w:ins>
      <w:ins w:id="2837" w:author="Zhunisbayev, Olzhasbek [Bolashak Atyrau Limited]" w:date="2023-11-16T11:34:00Z">
        <w:r w:rsidR="00584DB6">
          <w:rPr>
            <w:rFonts w:ascii="Times New Roman" w:hAnsi="Times New Roman"/>
            <w:b w:val="0"/>
            <w:color w:val="auto"/>
            <w:sz w:val="22"/>
            <w:szCs w:val="22"/>
          </w:rPr>
          <w:t>to</w:t>
        </w:r>
      </w:ins>
      <w:r w:rsidRPr="00584DB6">
        <w:rPr>
          <w:rFonts w:ascii="Times New Roman" w:hAnsi="Times New Roman"/>
          <w:b w:val="0"/>
          <w:color w:val="auto"/>
          <w:sz w:val="22"/>
          <w:szCs w:val="22"/>
        </w:rPr>
        <w:t xml:space="preserve"> new carbon steel piping exposed to potential </w:t>
      </w:r>
      <w:ins w:id="2838" w:author="Zhunisbayev, Olzhasbek A [Bolashak Atyrau Limited]" w:date="2022-09-19T15:09:00Z">
        <w:r w:rsidR="00A246B9">
          <w:rPr>
            <w:rFonts w:ascii="Times New Roman" w:hAnsi="Times New Roman"/>
            <w:b w:val="0"/>
            <w:color w:val="auto"/>
            <w:sz w:val="22"/>
            <w:szCs w:val="22"/>
          </w:rPr>
          <w:t>C</w:t>
        </w:r>
        <w:r w:rsidR="00A246B9" w:rsidRPr="00B343CB">
          <w:rPr>
            <w:rFonts w:ascii="Times New Roman" w:hAnsi="Times New Roman"/>
            <w:b w:val="0"/>
            <w:color w:val="auto"/>
            <w:sz w:val="22"/>
            <w:szCs w:val="22"/>
          </w:rPr>
          <w:t>austic</w:t>
        </w:r>
        <w:r w:rsidR="00A246B9">
          <w:rPr>
            <w:rFonts w:ascii="Times New Roman" w:hAnsi="Times New Roman"/>
            <w:b w:val="0"/>
            <w:color w:val="auto"/>
            <w:sz w:val="22"/>
            <w:szCs w:val="22"/>
          </w:rPr>
          <w:t xml:space="preserve"> </w:t>
        </w:r>
      </w:ins>
      <w:ins w:id="2839" w:author="Zhunisbayev, Olzhasbek A [Bolashak Atyrau Limited]" w:date="2022-09-19T18:30:00Z">
        <w:r w:rsidR="00471C15">
          <w:rPr>
            <w:rFonts w:ascii="Times New Roman" w:hAnsi="Times New Roman"/>
            <w:b w:val="0"/>
            <w:color w:val="auto"/>
            <w:sz w:val="22"/>
            <w:szCs w:val="22"/>
          </w:rPr>
          <w:t>risk</w:t>
        </w:r>
      </w:ins>
      <w:r w:rsidRPr="00B343CB">
        <w:rPr>
          <w:rFonts w:ascii="Times New Roman" w:hAnsi="Times New Roman"/>
          <w:b w:val="0"/>
          <w:color w:val="auto"/>
          <w:sz w:val="22"/>
          <w:szCs w:val="22"/>
        </w:rPr>
        <w:t xml:space="preserve"> regardless of operating temperature</w:t>
      </w:r>
      <w:ins w:id="2840" w:author="Zhunisbayev, Olzhasbek A [Bolashak Atyrau Limited]" w:date="2022-09-19T09:55:00Z">
        <w:r>
          <w:rPr>
            <w:rFonts w:ascii="Times New Roman" w:hAnsi="Times New Roman"/>
            <w:b w:val="0"/>
            <w:color w:val="auto"/>
            <w:sz w:val="22"/>
            <w:szCs w:val="22"/>
          </w:rPr>
          <w:t>, caustic concentration</w:t>
        </w:r>
      </w:ins>
      <w:r w:rsidRPr="00B343CB">
        <w:rPr>
          <w:rFonts w:ascii="Times New Roman" w:hAnsi="Times New Roman"/>
          <w:b w:val="0"/>
          <w:color w:val="auto"/>
          <w:sz w:val="22"/>
          <w:szCs w:val="22"/>
        </w:rPr>
        <w:t xml:space="preserve"> or heat tracing setpoints.</w:t>
      </w:r>
    </w:p>
    <w:p w14:paraId="3E55CEE0" w14:textId="30139B9A" w:rsidR="00584DB6" w:rsidRPr="00B343CB" w:rsidRDefault="00584DB6">
      <w:pPr>
        <w:pStyle w:val="TableTitle1"/>
        <w:tabs>
          <w:tab w:val="clear" w:pos="1080"/>
        </w:tabs>
        <w:ind w:left="1134" w:hanging="425"/>
        <w:jc w:val="both"/>
        <w:rPr>
          <w:color w:val="auto"/>
        </w:rPr>
        <w:pPrChange w:id="2841" w:author="Zhunisbayev, Olzhasbek A [Bolashak Atyrau Limited]" w:date="2022-09-19T09:52:00Z">
          <w:pPr>
            <w:pStyle w:val="List1"/>
            <w:ind w:left="1080"/>
            <w:jc w:val="both"/>
          </w:pPr>
        </w:pPrChange>
      </w:pPr>
      <w:ins w:id="2842" w:author="Zhunisbayev, Olzhasbek [Bolashak Atyrau Limited]" w:date="2023-11-16T11:34:00Z">
        <w:r>
          <w:rPr>
            <w:rFonts w:ascii="Times New Roman" w:hAnsi="Times New Roman"/>
            <w:b w:val="0"/>
            <w:color w:val="auto"/>
            <w:sz w:val="22"/>
            <w:szCs w:val="22"/>
          </w:rPr>
          <w:t>PWHT is mandatory to new carbon steel piping operating continuously or intermittently in amine service</w:t>
        </w:r>
      </w:ins>
      <w:ins w:id="2843" w:author="Zhunisbayev, Olzhasbek [Bolashak Atyrau Limited]" w:date="2023-11-16T11:35:00Z">
        <w:r>
          <w:rPr>
            <w:rFonts w:ascii="Times New Roman" w:hAnsi="Times New Roman"/>
            <w:b w:val="0"/>
            <w:color w:val="auto"/>
            <w:sz w:val="22"/>
            <w:szCs w:val="22"/>
          </w:rPr>
          <w:t>s</w:t>
        </w:r>
      </w:ins>
      <w:r w:rsidR="008D5E3A">
        <w:rPr>
          <w:rFonts w:ascii="Times New Roman" w:hAnsi="Times New Roman"/>
          <w:b w:val="0"/>
          <w:color w:val="auto"/>
          <w:sz w:val="22"/>
          <w:szCs w:val="22"/>
        </w:rPr>
        <w:t xml:space="preserve"> or in services where amine carryover is possible</w:t>
      </w:r>
      <w:ins w:id="2844" w:author="Zhunisbayev, Olzhasbek [Bolashak Atyrau Limited]" w:date="2023-11-16T11:35:00Z">
        <w:r>
          <w:rPr>
            <w:rFonts w:ascii="Times New Roman" w:hAnsi="Times New Roman"/>
            <w:b w:val="0"/>
            <w:color w:val="auto"/>
            <w:sz w:val="22"/>
            <w:szCs w:val="22"/>
          </w:rPr>
          <w:t>.</w:t>
        </w:r>
      </w:ins>
    </w:p>
    <w:p w14:paraId="738EAAB0" w14:textId="77777777" w:rsidR="00F808B1" w:rsidRDefault="007738DF" w:rsidP="0004458A">
      <w:pPr>
        <w:pStyle w:val="Heading2"/>
        <w:numPr>
          <w:ilvl w:val="1"/>
          <w:numId w:val="129"/>
        </w:numPr>
        <w:ind w:left="851" w:hanging="709"/>
      </w:pPr>
      <w:bookmarkStart w:id="2845" w:name="_Toc393266202"/>
      <w:bookmarkStart w:id="2846" w:name="_Toc182313273"/>
      <w:r w:rsidRPr="00981FDE">
        <w:lastRenderedPageBreak/>
        <w:t>Miscellaneous Pipe Requirements</w:t>
      </w:r>
      <w:bookmarkEnd w:id="2845"/>
      <w:bookmarkEnd w:id="2846"/>
    </w:p>
    <w:p w14:paraId="43371BD9" w14:textId="77777777" w:rsidR="00F808B1" w:rsidRDefault="00915B6C" w:rsidP="0004458A">
      <w:pPr>
        <w:pStyle w:val="TableTitle1"/>
        <w:numPr>
          <w:ilvl w:val="0"/>
          <w:numId w:val="86"/>
        </w:numPr>
        <w:tabs>
          <w:tab w:val="clear" w:pos="1080"/>
        </w:tabs>
        <w:ind w:left="1134" w:hanging="425"/>
        <w:jc w:val="both"/>
        <w:rPr>
          <w:color w:val="auto"/>
        </w:rPr>
      </w:pPr>
      <w:r w:rsidRPr="00915B6C">
        <w:rPr>
          <w:rFonts w:ascii="Times New Roman" w:hAnsi="Times New Roman"/>
          <w:b w:val="0"/>
          <w:color w:val="auto"/>
          <w:sz w:val="22"/>
          <w:szCs w:val="22"/>
        </w:rPr>
        <w:t xml:space="preserve">Straight seam welded pipe shall be used where defined in the individual piping line classes. Spiral seam welded pipe shall not be used. </w:t>
      </w:r>
    </w:p>
    <w:p w14:paraId="34341BB0" w14:textId="77777777" w:rsidR="00F808B1" w:rsidRDefault="00915B6C" w:rsidP="0004458A">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Pipe nipples shall be 75 mm long, unless noted otherwise, for orifice tapping assemblies and drip rings. </w:t>
      </w:r>
    </w:p>
    <w:p w14:paraId="4E171032" w14:textId="4FFCB170" w:rsidR="00F808B1" w:rsidRDefault="00915B6C" w:rsidP="0004458A">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Carbon steel pipe lengths shall be double random (approximately 12 </w:t>
      </w:r>
      <w:r w:rsidR="005F4FCF" w:rsidRPr="00915B6C">
        <w:rPr>
          <w:rFonts w:ascii="Times New Roman" w:hAnsi="Times New Roman"/>
          <w:b w:val="0"/>
          <w:color w:val="auto"/>
          <w:sz w:val="22"/>
          <w:szCs w:val="22"/>
        </w:rPr>
        <w:t>meters</w:t>
      </w:r>
      <w:r w:rsidRPr="00915B6C">
        <w:rPr>
          <w:rFonts w:ascii="Times New Roman" w:hAnsi="Times New Roman"/>
          <w:b w:val="0"/>
          <w:color w:val="auto"/>
          <w:sz w:val="22"/>
          <w:szCs w:val="22"/>
        </w:rPr>
        <w:t xml:space="preserve">) jointing is not </w:t>
      </w:r>
      <w:r w:rsidR="005F4FCF" w:rsidRPr="00915B6C">
        <w:rPr>
          <w:rFonts w:ascii="Times New Roman" w:hAnsi="Times New Roman"/>
          <w:b w:val="0"/>
          <w:color w:val="auto"/>
          <w:sz w:val="22"/>
          <w:szCs w:val="22"/>
        </w:rPr>
        <w:t>acceptable.</w:t>
      </w:r>
      <w:r w:rsidRPr="00915B6C">
        <w:rPr>
          <w:rFonts w:ascii="Times New Roman" w:hAnsi="Times New Roman"/>
          <w:b w:val="0"/>
          <w:color w:val="auto"/>
          <w:sz w:val="22"/>
          <w:szCs w:val="22"/>
        </w:rPr>
        <w:t xml:space="preserve"> </w:t>
      </w:r>
    </w:p>
    <w:p w14:paraId="65D51F29" w14:textId="003B00C6" w:rsidR="00F808B1" w:rsidRDefault="00915B6C" w:rsidP="0004458A">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Stainless steel pipe lengths shall be a minimum of a single random (approximately 6 </w:t>
      </w:r>
      <w:r w:rsidR="005F4FCF" w:rsidRPr="00915B6C">
        <w:rPr>
          <w:rFonts w:ascii="Times New Roman" w:hAnsi="Times New Roman"/>
          <w:b w:val="0"/>
          <w:color w:val="auto"/>
          <w:sz w:val="22"/>
          <w:szCs w:val="22"/>
        </w:rPr>
        <w:t>meters</w:t>
      </w:r>
      <w:r w:rsidRPr="00915B6C">
        <w:rPr>
          <w:rFonts w:ascii="Times New Roman" w:hAnsi="Times New Roman"/>
          <w:b w:val="0"/>
          <w:color w:val="auto"/>
          <w:sz w:val="22"/>
          <w:szCs w:val="22"/>
        </w:rPr>
        <w:t xml:space="preserve">) jointing is not </w:t>
      </w:r>
      <w:r w:rsidR="005F4FCF" w:rsidRPr="00915B6C">
        <w:rPr>
          <w:rFonts w:ascii="Times New Roman" w:hAnsi="Times New Roman"/>
          <w:b w:val="0"/>
          <w:color w:val="auto"/>
          <w:sz w:val="22"/>
          <w:szCs w:val="22"/>
        </w:rPr>
        <w:t>acceptable.</w:t>
      </w:r>
      <w:r w:rsidRPr="00915B6C">
        <w:rPr>
          <w:rFonts w:ascii="Times New Roman" w:hAnsi="Times New Roman"/>
          <w:b w:val="0"/>
          <w:color w:val="auto"/>
          <w:sz w:val="22"/>
          <w:szCs w:val="22"/>
        </w:rPr>
        <w:t xml:space="preserve"> </w:t>
      </w:r>
    </w:p>
    <w:p w14:paraId="3C194F4C" w14:textId="77777777" w:rsidR="00F808B1" w:rsidRDefault="00915B6C" w:rsidP="0004458A">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Joint efficiency for pipes other than seamless (JE=1.0) shall be clearly identified and indicated in the piping material line class documents. </w:t>
      </w:r>
    </w:p>
    <w:p w14:paraId="3203E390" w14:textId="77777777" w:rsidR="00F808B1" w:rsidRDefault="00915B6C" w:rsidP="0004458A">
      <w:pPr>
        <w:pStyle w:val="Heading2"/>
        <w:numPr>
          <w:ilvl w:val="1"/>
          <w:numId w:val="129"/>
        </w:numPr>
        <w:ind w:left="851" w:hanging="709"/>
      </w:pPr>
      <w:bookmarkStart w:id="2847" w:name="_Toc393266203"/>
      <w:bookmarkStart w:id="2848" w:name="_Toc182313274"/>
      <w:r w:rsidRPr="00915B6C">
        <w:t>Miscellaneous Fittings Requirements</w:t>
      </w:r>
      <w:bookmarkEnd w:id="2847"/>
      <w:bookmarkEnd w:id="2848"/>
    </w:p>
    <w:p w14:paraId="5A3DD3B1" w14:textId="77777777" w:rsidR="00F808B1" w:rsidRDefault="00915B6C" w:rsidP="005A6CD4">
      <w:pPr>
        <w:pStyle w:val="TableTitle1"/>
        <w:numPr>
          <w:ilvl w:val="0"/>
          <w:numId w:val="87"/>
        </w:numPr>
        <w:tabs>
          <w:tab w:val="clear" w:pos="1080"/>
        </w:tabs>
        <w:ind w:left="1134" w:hanging="425"/>
        <w:jc w:val="both"/>
        <w:rPr>
          <w:color w:val="auto"/>
        </w:rPr>
      </w:pPr>
      <w:r w:rsidRPr="00915B6C">
        <w:rPr>
          <w:rFonts w:ascii="Times New Roman" w:hAnsi="Times New Roman"/>
          <w:b w:val="0"/>
          <w:color w:val="auto"/>
          <w:sz w:val="22"/>
          <w:szCs w:val="22"/>
        </w:rPr>
        <w:t xml:space="preserve">NPS 1 ½“ Nipoflanges / Elbowflanges for thermowells shall be either SCH 160 with a controlled bore of 34.02 mm or SCH XXS with a controlled bore of 28.02 mm. </w:t>
      </w:r>
    </w:p>
    <w:p w14:paraId="10EF18FA" w14:textId="1B7FAD08"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Where pulled bends are specified they shall be formed by induction bending and shall have tangent ends. Length of straight pipe tangent shall be as stated in the purchase order.</w:t>
      </w:r>
      <w:r w:rsidR="00BB7CF1">
        <w:rPr>
          <w:rFonts w:ascii="Times New Roman" w:hAnsi="Times New Roman"/>
          <w:b w:val="0"/>
          <w:color w:val="auto"/>
          <w:sz w:val="22"/>
          <w:szCs w:val="22"/>
        </w:rPr>
        <w:t xml:space="preserve"> </w:t>
      </w:r>
      <w:r w:rsidRPr="00915B6C">
        <w:rPr>
          <w:rFonts w:ascii="Times New Roman" w:hAnsi="Times New Roman"/>
          <w:b w:val="0"/>
          <w:color w:val="auto"/>
          <w:sz w:val="22"/>
          <w:szCs w:val="22"/>
        </w:rPr>
        <w:t xml:space="preserve">Pulled bends shall not be used unless specifically indicated on the P&amp;IDs. </w:t>
      </w:r>
    </w:p>
    <w:p w14:paraId="3F9DE2F9"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Carbon steel fittings shall be seamless for all sizes up to and including 16” NPS. Welded fittings shall be acceptable in sizes NPS 18” and larger, where specified. </w:t>
      </w:r>
    </w:p>
    <w:p w14:paraId="27192E1E"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Plugs shall be forged, solid, long round head. </w:t>
      </w:r>
    </w:p>
    <w:p w14:paraId="0C0B0F91" w14:textId="43E0369A"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Threaded plugs shall be used for hydrostatic test and process vents and drains</w:t>
      </w:r>
      <w:ins w:id="2849" w:author="Zhunisbayev, Olzhasbek A [Bolashak Atyrau Limited]" w:date="2022-06-07T18:41:00Z">
        <w:r w:rsidR="00EE403A">
          <w:rPr>
            <w:rFonts w:ascii="Times New Roman" w:hAnsi="Times New Roman"/>
            <w:b w:val="0"/>
            <w:color w:val="auto"/>
            <w:sz w:val="22"/>
            <w:szCs w:val="22"/>
          </w:rPr>
          <w:t xml:space="preserve"> (for Category D)</w:t>
        </w:r>
      </w:ins>
      <w:r w:rsidRPr="00915B6C">
        <w:rPr>
          <w:rFonts w:ascii="Times New Roman" w:hAnsi="Times New Roman"/>
          <w:b w:val="0"/>
          <w:color w:val="auto"/>
          <w:sz w:val="22"/>
          <w:szCs w:val="22"/>
        </w:rPr>
        <w:t xml:space="preserve"> only. </w:t>
      </w:r>
    </w:p>
    <w:p w14:paraId="1F60D8E9"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Integrally reinforced branch fittings and branch reinforcement pads (where applicable) shall meet the requirements of ASME B31.3 and MSS SP-97. </w:t>
      </w:r>
    </w:p>
    <w:p w14:paraId="616E3510"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Long radius elbows shall normally be used, short radius elbows may only be used where space prohibits the use of long radius elbows and due account shall be taken of their pressure containing ability as noted in individual pipe classes.  Owner approval prior to their use shall be attained.  </w:t>
      </w:r>
    </w:p>
    <w:p w14:paraId="5BF69F85"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Unless specified otherwise, dual schedule reducing fittings shall be specified. </w:t>
      </w:r>
    </w:p>
    <w:p w14:paraId="1F52A30F"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Weldolets shall be fully welded out in accordance with Pipe Fabricators Institute (PFI) standard ES-49.</w:t>
      </w:r>
    </w:p>
    <w:p w14:paraId="404645F3" w14:textId="77777777" w:rsidR="00F808B1" w:rsidRDefault="007738DF" w:rsidP="005A6CD4">
      <w:pPr>
        <w:pStyle w:val="Heading2"/>
        <w:numPr>
          <w:ilvl w:val="1"/>
          <w:numId w:val="129"/>
        </w:numPr>
        <w:ind w:left="851" w:hanging="709"/>
      </w:pPr>
      <w:bookmarkStart w:id="2850" w:name="_Toc393266204"/>
      <w:bookmarkStart w:id="2851" w:name="_Toc182313275"/>
      <w:r w:rsidRPr="00981FDE">
        <w:t>Miscellaneous Flange Requirements</w:t>
      </w:r>
      <w:bookmarkEnd w:id="2850"/>
      <w:bookmarkEnd w:id="2851"/>
    </w:p>
    <w:p w14:paraId="62F64A66" w14:textId="77777777" w:rsidR="00F808B1" w:rsidRDefault="00915B6C" w:rsidP="005A6CD4">
      <w:pPr>
        <w:pStyle w:val="TableTitle1"/>
        <w:numPr>
          <w:ilvl w:val="0"/>
          <w:numId w:val="88"/>
        </w:numPr>
        <w:tabs>
          <w:tab w:val="clear" w:pos="1080"/>
        </w:tabs>
        <w:ind w:left="1134" w:hanging="425"/>
        <w:jc w:val="both"/>
        <w:rPr>
          <w:color w:val="auto"/>
        </w:rPr>
      </w:pPr>
      <w:r w:rsidRPr="00915B6C">
        <w:rPr>
          <w:rFonts w:ascii="Times New Roman" w:hAnsi="Times New Roman"/>
          <w:b w:val="0"/>
          <w:color w:val="auto"/>
          <w:sz w:val="22"/>
          <w:szCs w:val="22"/>
        </w:rPr>
        <w:t xml:space="preserve">Unless specified otherwise, flange facings in class 150#, 300#, 600#, 900# and 1500# ratings shall be raised face. Flat face flanges shall only be used where shown in the piping material classes and where required to mate up with flat faced valves and flanges on equipment. Flange facings in class 2500# ratings shall be ring joint type. </w:t>
      </w:r>
    </w:p>
    <w:p w14:paraId="1D912411"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Raised face surface finish for steel flanges shall be in accordance with ASME B16.5. The resultant surface finish shall have a 125 to 250 AARH (3.2 to 6.4 um) roughness, in accordance with ANSI B46.1. Ring joint surface finish shall be as per ASME B46.1 </w:t>
      </w:r>
    </w:p>
    <w:p w14:paraId="64216110" w14:textId="77777777" w:rsidR="00F808B1" w:rsidRDefault="00915B6C" w:rsidP="005A6CD4">
      <w:pPr>
        <w:pStyle w:val="TableTitle1"/>
        <w:numPr>
          <w:ilvl w:val="0"/>
          <w:numId w:val="0"/>
        </w:numPr>
        <w:tabs>
          <w:tab w:val="clear" w:pos="1080"/>
        </w:tabs>
        <w:ind w:left="1134" w:hanging="425"/>
        <w:jc w:val="both"/>
        <w:rPr>
          <w:color w:val="auto"/>
        </w:rPr>
      </w:pPr>
      <w:r w:rsidRPr="00915B6C">
        <w:rPr>
          <w:rFonts w:ascii="Times New Roman" w:hAnsi="Times New Roman"/>
          <w:b w:val="0"/>
          <w:color w:val="auto"/>
          <w:sz w:val="22"/>
          <w:szCs w:val="22"/>
        </w:rPr>
        <w:t xml:space="preserve">Hardness in the area of the ring groove shall be 160 HB minimum for LTCS and Stainless Steels. The hardness for nickel alloys (Inconel 625 and Incolloy 825) shall be 200HB minimum. </w:t>
      </w:r>
    </w:p>
    <w:p w14:paraId="6F958830"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Weld neck flanges shall be supplied with a radius at the flange / hub intersection and with a bore to match the pipe inside diameter. </w:t>
      </w:r>
    </w:p>
    <w:p w14:paraId="5696906C"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lastRenderedPageBreak/>
        <w:t xml:space="preserve">Orifice flanges shall be supplied in pairs, complete with jack screws and certified plugs. Flange facings shall match that of conventional flanges within this specification. All in accordance with ASME B16.36, unless specified otherwise, tapping sizes shall be ½“ SW for ratings upto 600# and ¾" for ratings 900# and above. </w:t>
      </w:r>
    </w:p>
    <w:p w14:paraId="692F6A28" w14:textId="77777777" w:rsidR="00F808B1" w:rsidRDefault="007738DF" w:rsidP="005A6CD4">
      <w:pPr>
        <w:pStyle w:val="Heading2"/>
        <w:numPr>
          <w:ilvl w:val="1"/>
          <w:numId w:val="129"/>
        </w:numPr>
        <w:ind w:left="851" w:hanging="709"/>
      </w:pPr>
      <w:bookmarkStart w:id="2852" w:name="_Toc393266205"/>
      <w:bookmarkStart w:id="2853" w:name="_Toc182313276"/>
      <w:r w:rsidRPr="00981FDE">
        <w:t>Miscellaneous Valve Requirements</w:t>
      </w:r>
      <w:bookmarkEnd w:id="2852"/>
      <w:bookmarkEnd w:id="2853"/>
    </w:p>
    <w:p w14:paraId="5B086216" w14:textId="1A48DF7B" w:rsidR="00F808B1" w:rsidRDefault="00915B6C" w:rsidP="005A6CD4">
      <w:pPr>
        <w:pStyle w:val="TableTitle1"/>
        <w:numPr>
          <w:ilvl w:val="0"/>
          <w:numId w:val="89"/>
        </w:numPr>
        <w:tabs>
          <w:tab w:val="clear" w:pos="1080"/>
        </w:tabs>
        <w:ind w:left="1134" w:hanging="425"/>
        <w:jc w:val="both"/>
        <w:rPr>
          <w:color w:val="auto"/>
        </w:rPr>
      </w:pPr>
      <w:r w:rsidRPr="00915B6C">
        <w:rPr>
          <w:rFonts w:ascii="Times New Roman" w:hAnsi="Times New Roman"/>
          <w:b w:val="0"/>
          <w:color w:val="auto"/>
          <w:sz w:val="22"/>
          <w:szCs w:val="22"/>
        </w:rPr>
        <w:t>All valves shall be specified to meet NACE MR0175 / ISO 15156</w:t>
      </w:r>
      <w:r w:rsidR="00EE403A">
        <w:rPr>
          <w:rFonts w:ascii="Times New Roman" w:hAnsi="Times New Roman"/>
          <w:b w:val="0"/>
          <w:color w:val="auto"/>
          <w:sz w:val="22"/>
          <w:szCs w:val="22"/>
        </w:rPr>
        <w:t>-latest edition</w:t>
      </w:r>
      <w:r w:rsidRPr="00915B6C">
        <w:rPr>
          <w:rFonts w:ascii="Times New Roman" w:hAnsi="Times New Roman"/>
          <w:b w:val="0"/>
          <w:color w:val="auto"/>
          <w:sz w:val="22"/>
          <w:szCs w:val="22"/>
        </w:rPr>
        <w:t xml:space="preserve"> requirements. </w:t>
      </w:r>
    </w:p>
    <w:p w14:paraId="6BA7D2DC"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valves in steam service shall be equipped with full stellite trim. </w:t>
      </w:r>
    </w:p>
    <w:p w14:paraId="20513F34"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valves shall be provided with the facility for locking the valve in the fully open or closed position, when using a padlock and chain. When locking is required it shall be indicated on the relevant P&amp;ID. </w:t>
      </w:r>
    </w:p>
    <w:p w14:paraId="67F27C57"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valves have the potential to be insulated. Vendors have been asked to address the topic of valve bonnet / gland extensions for application of insulation. Insulation thickness of 50 mm for lines 3” and below and 100 mm for lines 4” and above to be considered. The potential of burying a valve gland under insulation is not acceptable. </w:t>
      </w:r>
    </w:p>
    <w:p w14:paraId="5C98F643" w14:textId="0F0661D3"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When valves other than those specified within the individual pipe classes are required, they shall be indicated on the P&amp;ID`</w:t>
      </w:r>
      <w:r w:rsidR="00A22CA8" w:rsidRPr="00915B6C">
        <w:rPr>
          <w:rFonts w:ascii="Times New Roman" w:hAnsi="Times New Roman"/>
          <w:b w:val="0"/>
          <w:color w:val="auto"/>
          <w:sz w:val="22"/>
          <w:szCs w:val="22"/>
        </w:rPr>
        <w:t>s and</w:t>
      </w:r>
      <w:r w:rsidRPr="00915B6C">
        <w:rPr>
          <w:rFonts w:ascii="Times New Roman" w:hAnsi="Times New Roman"/>
          <w:b w:val="0"/>
          <w:color w:val="auto"/>
          <w:sz w:val="22"/>
          <w:szCs w:val="22"/>
        </w:rPr>
        <w:t xml:space="preserve"> specified as 'SP' items. </w:t>
      </w:r>
    </w:p>
    <w:p w14:paraId="732C4E50"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valve material Trim Numbers shall be in accordance with API 600 / 602 and be a minimum of Trim #16. </w:t>
      </w:r>
    </w:p>
    <w:p w14:paraId="05C55B70"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All valves with seat pockets and stem seal areas using inserted packing and seals in dynamic service shall be overlayed with a suitable corrosion resistant material. Any fixed or welded in seats or seals do not require an overlay. All valve types shall be reviewed and the inclusion of weld overlays decided on a case by case basis. Inconel 625 is acceptable, other overlays shall be accepted by the Owner.</w:t>
      </w:r>
    </w:p>
    <w:p w14:paraId="7F517B46"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valve stems shall be manufactured from forged materials. </w:t>
      </w:r>
    </w:p>
    <w:p w14:paraId="73F33758"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Root valve connections shall be in accordance with the specification L-ST-2055 - Vent, Drain and Instrument Connection Details and the Branch Charts in Appendix C of this specification. </w:t>
      </w:r>
    </w:p>
    <w:p w14:paraId="549F222E"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Ball and plug valves may be used for on-off hydrocarbon or utilities service with the maximum operating temperature limited by the valve's soft sealing material. </w:t>
      </w:r>
    </w:p>
    <w:p w14:paraId="77EF183F"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Soft seated ball valves shall be limited to a design temperature of 200°C max. If ball valves are required above this temperature shall be used metal seated ball valves. Leak rates for metal seated ball valves shall be equal to or less than ISO 5208 Rate C or as agreed with the Company. </w:t>
      </w:r>
    </w:p>
    <w:p w14:paraId="2A822B6A"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ball valves shall be proven fire safe and be of anti-static design to the requirements of API RP 6FA or API 607. </w:t>
      </w:r>
    </w:p>
    <w:p w14:paraId="5EC8452B"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Unless specified otherwise, ball valves shall be reduced bore. Full bore valves shall only be used where noted as 'FB' on the relevant P&amp;ID. Reduced bore ball valves shall be supplied one size down per API 6D Table 1 to the required valve nominal bore. </w:t>
      </w:r>
    </w:p>
    <w:p w14:paraId="44125D49"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All ball valves shall be supplied with solid fully forged balls. </w:t>
      </w:r>
    </w:p>
    <w:p w14:paraId="0F918B1F"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Butterfly valves are suitable for coarse throttling and other applications where a tight shut-off is not required. High performance triple offset butterfly valves shall be employed when a tight seal is required. </w:t>
      </w:r>
    </w:p>
    <w:p w14:paraId="5D92D051"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Ball and Butterfly valves shall be fitted with positive position indicators. They shall be constructed such that the indicator (whether it be the handle or some other type of indicator) </w:t>
      </w:r>
      <w:r w:rsidRPr="00915B6C">
        <w:rPr>
          <w:rFonts w:ascii="Times New Roman" w:hAnsi="Times New Roman"/>
          <w:b w:val="0"/>
          <w:color w:val="auto"/>
          <w:sz w:val="22"/>
          <w:szCs w:val="22"/>
        </w:rPr>
        <w:lastRenderedPageBreak/>
        <w:t xml:space="preserve">cannot be misassembled to give an incorrect indication of whether the valve is open or closed. </w:t>
      </w:r>
    </w:p>
    <w:p w14:paraId="644EAC22"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Gate valves are suitable for most on-off, non-vibrating hydrocarbon and utilities service for all temperature ranges, where tight shut-off is not required.</w:t>
      </w:r>
    </w:p>
    <w:p w14:paraId="392E8618" w14:textId="77777777" w:rsidR="00F808B1" w:rsidRDefault="00915B6C" w:rsidP="005A6CD4">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Check valves are manufactured in a variety of designs, including swing, dual plate, ball, piston, and axial flow. </w:t>
      </w:r>
    </w:p>
    <w:p w14:paraId="48DB1638" w14:textId="77777777" w:rsidR="00F808B1" w:rsidRDefault="007738DF" w:rsidP="006B6D45">
      <w:pPr>
        <w:pStyle w:val="ListAlpha1"/>
        <w:numPr>
          <w:ilvl w:val="1"/>
          <w:numId w:val="11"/>
        </w:numPr>
        <w:tabs>
          <w:tab w:val="clear" w:pos="1080"/>
        </w:tabs>
        <w:ind w:left="1418" w:hanging="284"/>
        <w:jc w:val="both"/>
        <w:rPr>
          <w:color w:val="auto"/>
        </w:rPr>
      </w:pPr>
      <w:r w:rsidRPr="00F7386A">
        <w:rPr>
          <w:color w:val="auto"/>
        </w:rPr>
        <w:t>Swing, dual plate, and spr</w:t>
      </w:r>
      <w:r w:rsidRPr="00981FDE">
        <w:rPr>
          <w:color w:val="auto"/>
        </w:rPr>
        <w:t xml:space="preserve">ing-loaded y-pattern check valves may be installed in either the horizontal or vertical pipe runs. Where installed in vertical pipe runs, the flow </w:t>
      </w:r>
      <w:r w:rsidRPr="007F4900">
        <w:rPr>
          <w:color w:val="auto"/>
        </w:rPr>
        <w:t xml:space="preserve">shall be in the upward direction, and the supplier advised so that the functionality can be checked. Dual plate check valves are "engineered items" and shall be supplied per "data sheet". </w:t>
      </w:r>
    </w:p>
    <w:p w14:paraId="17F03179" w14:textId="77777777" w:rsidR="00F808B1" w:rsidRDefault="007738DF" w:rsidP="006B6D45">
      <w:pPr>
        <w:pStyle w:val="ListAlpha1"/>
        <w:numPr>
          <w:ilvl w:val="1"/>
          <w:numId w:val="11"/>
        </w:numPr>
        <w:tabs>
          <w:tab w:val="clear" w:pos="1080"/>
        </w:tabs>
        <w:ind w:left="1418" w:hanging="284"/>
        <w:jc w:val="both"/>
        <w:rPr>
          <w:color w:val="auto"/>
        </w:rPr>
      </w:pPr>
      <w:r w:rsidRPr="007F4900">
        <w:rPr>
          <w:color w:val="auto"/>
        </w:rPr>
        <w:t>Non-slam check valves shall be specified for pulsating/unstable flow. Generally axial</w:t>
      </w:r>
      <w:r w:rsidRPr="00981FDE">
        <w:rPr>
          <w:color w:val="auto"/>
        </w:rPr>
        <w:t xml:space="preserve"> flow type check valves are the best types to be used for this application. </w:t>
      </w:r>
    </w:p>
    <w:p w14:paraId="74A69B3D" w14:textId="77777777" w:rsidR="00F808B1" w:rsidRDefault="00915B6C" w:rsidP="006B6D45">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Turbulent flow caused by change of direction or excessive flow velocity can be detrimental to proper performance and reliability of check valves. </w:t>
      </w:r>
    </w:p>
    <w:p w14:paraId="369E5A6A" w14:textId="77777777" w:rsidR="00F808B1" w:rsidRDefault="007738DF" w:rsidP="006B6D45">
      <w:pPr>
        <w:pStyle w:val="ListAlpha1"/>
        <w:numPr>
          <w:ilvl w:val="1"/>
          <w:numId w:val="11"/>
        </w:numPr>
        <w:tabs>
          <w:tab w:val="clear" w:pos="1080"/>
        </w:tabs>
        <w:ind w:left="1418" w:hanging="284"/>
        <w:jc w:val="both"/>
        <w:rPr>
          <w:color w:val="auto"/>
        </w:rPr>
      </w:pPr>
      <w:r w:rsidRPr="00F7386A">
        <w:rPr>
          <w:color w:val="auto"/>
        </w:rPr>
        <w:t>To avoid such problems, consult with the valve manufacturer about the</w:t>
      </w:r>
      <w:r w:rsidRPr="007F4900">
        <w:rPr>
          <w:color w:val="auto"/>
        </w:rPr>
        <w:t xml:space="preserve"> minimum distance of straight pipe to maintain upstream and downstream of the check valve. </w:t>
      </w:r>
    </w:p>
    <w:p w14:paraId="73FF53AB" w14:textId="77777777" w:rsidR="00F808B1" w:rsidRDefault="007738DF" w:rsidP="006B6D45">
      <w:pPr>
        <w:pStyle w:val="ListAlpha1"/>
        <w:numPr>
          <w:ilvl w:val="1"/>
          <w:numId w:val="11"/>
        </w:numPr>
        <w:tabs>
          <w:tab w:val="clear" w:pos="1080"/>
        </w:tabs>
        <w:ind w:left="1418" w:hanging="284"/>
        <w:jc w:val="both"/>
        <w:rPr>
          <w:color w:val="auto"/>
        </w:rPr>
      </w:pPr>
      <w:r w:rsidRPr="007F4900">
        <w:rPr>
          <w:color w:val="auto"/>
        </w:rPr>
        <w:t>A general rule to follow is to install check valves at least ten (10) pipe diameters upstream</w:t>
      </w:r>
      <w:r w:rsidRPr="00981FDE">
        <w:rPr>
          <w:color w:val="auto"/>
        </w:rPr>
        <w:t xml:space="preserve"> and eleven (11) diameters downstream from pump discharge nozzles and 90-degree elbows. </w:t>
      </w:r>
    </w:p>
    <w:p w14:paraId="2539CC0C" w14:textId="77777777" w:rsidR="00F808B1" w:rsidRDefault="00915B6C" w:rsidP="006B6D45">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Globe valves may be applied where good throttling control is required. </w:t>
      </w:r>
    </w:p>
    <w:p w14:paraId="3555A4D4" w14:textId="77777777" w:rsidR="00F808B1" w:rsidRDefault="00915B6C" w:rsidP="006B6D45">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Diaphragm valves are commonly used in services where external leakage could be hazardous e.g. acid service, as well as low pressure water service. They are especially suitable for flow medium containing sand or other solids. </w:t>
      </w:r>
    </w:p>
    <w:p w14:paraId="31A122E5" w14:textId="77777777" w:rsidR="00F808B1" w:rsidRDefault="00915B6C" w:rsidP="006B6D45">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Needle valves are frequently used for instrument and pressure gauge block valves for throttling and reducing pressure pulsation in instrument lines. </w:t>
      </w:r>
    </w:p>
    <w:p w14:paraId="0DC488C8" w14:textId="377D6457" w:rsidR="00F808B1" w:rsidRDefault="00915B6C" w:rsidP="006B6D45">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Double Block &amp; Bleed valve configurations shall be used for all ASME Class 600 and above applications. </w:t>
      </w:r>
    </w:p>
    <w:p w14:paraId="47C00F1D" w14:textId="77777777" w:rsidR="00F808B1" w:rsidRDefault="00915B6C" w:rsidP="006B6D45">
      <w:pPr>
        <w:pStyle w:val="TableTitle1"/>
        <w:tabs>
          <w:tab w:val="clear" w:pos="1080"/>
        </w:tabs>
        <w:ind w:left="1134" w:hanging="425"/>
        <w:jc w:val="both"/>
        <w:rPr>
          <w:color w:val="auto"/>
        </w:rPr>
      </w:pPr>
      <w:r w:rsidRPr="00915B6C">
        <w:rPr>
          <w:rFonts w:ascii="Times New Roman" w:hAnsi="Times New Roman"/>
          <w:b w:val="0"/>
          <w:color w:val="auto"/>
          <w:sz w:val="22"/>
          <w:szCs w:val="22"/>
        </w:rPr>
        <w:t xml:space="preserve">Jacketed Plug valves can be lubricated type, with a temperature limit of 210°C. The jacket shall be a full jacket system and the valve shall be fitted with oversize flanges. Sleeved non-lubricated plug valves are preferred for use in liquid sulphur service, with a temperature limit of 200°C. </w:t>
      </w:r>
    </w:p>
    <w:p w14:paraId="2E1096B1" w14:textId="77777777" w:rsidR="00F808B1" w:rsidRDefault="00915B6C" w:rsidP="006B6D45">
      <w:pPr>
        <w:pStyle w:val="TableTitle1"/>
        <w:tabs>
          <w:tab w:val="clear" w:pos="1080"/>
        </w:tabs>
        <w:ind w:left="1134" w:hanging="425"/>
        <w:jc w:val="both"/>
        <w:rPr>
          <w:color w:val="auto"/>
        </w:rPr>
      </w:pPr>
      <w:r w:rsidRPr="00915B6C">
        <w:rPr>
          <w:rFonts w:ascii="Times New Roman" w:hAnsi="Times New Roman"/>
          <w:b w:val="0"/>
          <w:color w:val="auto"/>
          <w:sz w:val="22"/>
          <w:szCs w:val="22"/>
        </w:rPr>
        <w:t>All non-metallic materials shall be suitable for methanol service.</w:t>
      </w:r>
    </w:p>
    <w:p w14:paraId="26229517" w14:textId="77777777" w:rsidR="00EE403A" w:rsidRDefault="00EE403A">
      <w:pPr>
        <w:autoSpaceDE/>
        <w:autoSpaceDN/>
        <w:adjustRightInd/>
        <w:spacing w:before="0" w:line="240" w:lineRule="auto"/>
        <w:ind w:left="0"/>
        <w:rPr>
          <w:rFonts w:ascii="Arial Bold" w:hAnsi="Arial Bold" w:cs="Arial"/>
          <w:b/>
          <w:bCs/>
          <w:caps/>
          <w:lang w:val="en-GB"/>
        </w:rPr>
      </w:pPr>
      <w:bookmarkStart w:id="2854" w:name="_Toc332634856"/>
      <w:bookmarkStart w:id="2855" w:name="_Toc332635125"/>
      <w:bookmarkStart w:id="2856" w:name="_Toc332636906"/>
      <w:bookmarkStart w:id="2857" w:name="_Toc332717093"/>
      <w:bookmarkStart w:id="2858" w:name="_Toc335211824"/>
      <w:bookmarkStart w:id="2859" w:name="_Toc335212091"/>
      <w:bookmarkStart w:id="2860" w:name="_Toc335213667"/>
      <w:bookmarkStart w:id="2861" w:name="_Toc338952488"/>
      <w:bookmarkStart w:id="2862" w:name="_Toc332634857"/>
      <w:bookmarkStart w:id="2863" w:name="_Toc332635126"/>
      <w:bookmarkStart w:id="2864" w:name="_Toc332636907"/>
      <w:bookmarkStart w:id="2865" w:name="_Toc332717094"/>
      <w:bookmarkStart w:id="2866" w:name="_Toc335211825"/>
      <w:bookmarkStart w:id="2867" w:name="_Toc335212092"/>
      <w:bookmarkStart w:id="2868" w:name="_Toc335213668"/>
      <w:bookmarkStart w:id="2869" w:name="_Toc338952489"/>
      <w:bookmarkStart w:id="2870" w:name="_Toc332634858"/>
      <w:bookmarkStart w:id="2871" w:name="_Toc332635127"/>
      <w:bookmarkStart w:id="2872" w:name="_Toc332636908"/>
      <w:bookmarkStart w:id="2873" w:name="_Toc332717095"/>
      <w:bookmarkStart w:id="2874" w:name="_Toc335211826"/>
      <w:bookmarkStart w:id="2875" w:name="_Toc335212093"/>
      <w:bookmarkStart w:id="2876" w:name="_Toc335213669"/>
      <w:bookmarkStart w:id="2877" w:name="_Toc338952490"/>
      <w:bookmarkStart w:id="2878" w:name="_Toc332634859"/>
      <w:bookmarkStart w:id="2879" w:name="_Toc332635128"/>
      <w:bookmarkStart w:id="2880" w:name="_Toc332636909"/>
      <w:bookmarkStart w:id="2881" w:name="_Toc332717096"/>
      <w:bookmarkStart w:id="2882" w:name="_Toc335211827"/>
      <w:bookmarkStart w:id="2883" w:name="_Toc335212094"/>
      <w:bookmarkStart w:id="2884" w:name="_Toc335213670"/>
      <w:bookmarkStart w:id="2885" w:name="_Toc338952491"/>
      <w:bookmarkStart w:id="2886" w:name="_Toc332634860"/>
      <w:bookmarkStart w:id="2887" w:name="_Toc332635129"/>
      <w:bookmarkStart w:id="2888" w:name="_Toc332636910"/>
      <w:bookmarkStart w:id="2889" w:name="_Toc332717097"/>
      <w:bookmarkStart w:id="2890" w:name="_Toc335211828"/>
      <w:bookmarkStart w:id="2891" w:name="_Toc335212095"/>
      <w:bookmarkStart w:id="2892" w:name="_Toc335213671"/>
      <w:bookmarkStart w:id="2893" w:name="_Toc338952492"/>
      <w:bookmarkStart w:id="2894" w:name="_Toc332634861"/>
      <w:bookmarkStart w:id="2895" w:name="_Toc332635130"/>
      <w:bookmarkStart w:id="2896" w:name="_Toc332636911"/>
      <w:bookmarkStart w:id="2897" w:name="_Toc332717098"/>
      <w:bookmarkStart w:id="2898" w:name="_Toc335211829"/>
      <w:bookmarkStart w:id="2899" w:name="_Toc335212096"/>
      <w:bookmarkStart w:id="2900" w:name="_Toc335213672"/>
      <w:bookmarkStart w:id="2901" w:name="_Toc338952493"/>
      <w:bookmarkStart w:id="2902" w:name="_Toc332634862"/>
      <w:bookmarkStart w:id="2903" w:name="_Toc332635131"/>
      <w:bookmarkStart w:id="2904" w:name="_Toc332636912"/>
      <w:bookmarkStart w:id="2905" w:name="_Toc332717099"/>
      <w:bookmarkStart w:id="2906" w:name="_Toc335211830"/>
      <w:bookmarkStart w:id="2907" w:name="_Toc335212097"/>
      <w:bookmarkStart w:id="2908" w:name="_Toc335213673"/>
      <w:bookmarkStart w:id="2909" w:name="_Toc338952494"/>
      <w:bookmarkStart w:id="2910" w:name="_Toc332634863"/>
      <w:bookmarkStart w:id="2911" w:name="_Toc332635132"/>
      <w:bookmarkStart w:id="2912" w:name="_Toc332636913"/>
      <w:bookmarkStart w:id="2913" w:name="_Toc332717100"/>
      <w:bookmarkStart w:id="2914" w:name="_Toc335211831"/>
      <w:bookmarkStart w:id="2915" w:name="_Toc335212098"/>
      <w:bookmarkStart w:id="2916" w:name="_Toc335213674"/>
      <w:bookmarkStart w:id="2917" w:name="_Toc338952495"/>
      <w:bookmarkStart w:id="2918" w:name="_Toc332634864"/>
      <w:bookmarkStart w:id="2919" w:name="_Toc332635133"/>
      <w:bookmarkStart w:id="2920" w:name="_Toc332636914"/>
      <w:bookmarkStart w:id="2921" w:name="_Toc332717101"/>
      <w:bookmarkStart w:id="2922" w:name="_Toc335211832"/>
      <w:bookmarkStart w:id="2923" w:name="_Toc335212099"/>
      <w:bookmarkStart w:id="2924" w:name="_Toc335213675"/>
      <w:bookmarkStart w:id="2925" w:name="_Toc338952496"/>
      <w:bookmarkStart w:id="2926" w:name="_Toc332634865"/>
      <w:bookmarkStart w:id="2927" w:name="_Toc332635134"/>
      <w:bookmarkStart w:id="2928" w:name="_Toc332636915"/>
      <w:bookmarkStart w:id="2929" w:name="_Toc332717102"/>
      <w:bookmarkStart w:id="2930" w:name="_Toc335211833"/>
      <w:bookmarkStart w:id="2931" w:name="_Toc335212100"/>
      <w:bookmarkStart w:id="2932" w:name="_Toc335213676"/>
      <w:bookmarkStart w:id="2933" w:name="_Toc338952497"/>
      <w:bookmarkStart w:id="2934" w:name="_Toc332634866"/>
      <w:bookmarkStart w:id="2935" w:name="_Toc332635135"/>
      <w:bookmarkStart w:id="2936" w:name="_Toc332636916"/>
      <w:bookmarkStart w:id="2937" w:name="_Toc332717103"/>
      <w:bookmarkStart w:id="2938" w:name="_Toc335211834"/>
      <w:bookmarkStart w:id="2939" w:name="_Toc335212101"/>
      <w:bookmarkStart w:id="2940" w:name="_Toc335213677"/>
      <w:bookmarkStart w:id="2941" w:name="_Toc338952498"/>
      <w:bookmarkStart w:id="2942" w:name="_Toc332634867"/>
      <w:bookmarkStart w:id="2943" w:name="_Toc332635136"/>
      <w:bookmarkStart w:id="2944" w:name="_Toc332636917"/>
      <w:bookmarkStart w:id="2945" w:name="_Toc332717104"/>
      <w:bookmarkStart w:id="2946" w:name="_Toc335211835"/>
      <w:bookmarkStart w:id="2947" w:name="_Toc335212102"/>
      <w:bookmarkStart w:id="2948" w:name="_Toc335213678"/>
      <w:bookmarkStart w:id="2949" w:name="_Toc338952499"/>
      <w:bookmarkStart w:id="2950" w:name="_Toc332634868"/>
      <w:bookmarkStart w:id="2951" w:name="_Toc332635137"/>
      <w:bookmarkStart w:id="2952" w:name="_Toc332636918"/>
      <w:bookmarkStart w:id="2953" w:name="_Toc332717105"/>
      <w:bookmarkStart w:id="2954" w:name="_Toc335211836"/>
      <w:bookmarkStart w:id="2955" w:name="_Toc335212103"/>
      <w:bookmarkStart w:id="2956" w:name="_Toc335213679"/>
      <w:bookmarkStart w:id="2957" w:name="_Toc338952500"/>
      <w:bookmarkStart w:id="2958" w:name="_Toc332634869"/>
      <w:bookmarkStart w:id="2959" w:name="_Toc332635138"/>
      <w:bookmarkStart w:id="2960" w:name="_Toc332636919"/>
      <w:bookmarkStart w:id="2961" w:name="_Toc332717106"/>
      <w:bookmarkStart w:id="2962" w:name="_Toc335211837"/>
      <w:bookmarkStart w:id="2963" w:name="_Toc335212104"/>
      <w:bookmarkStart w:id="2964" w:name="_Toc335213680"/>
      <w:bookmarkStart w:id="2965" w:name="_Toc338952501"/>
      <w:bookmarkStart w:id="2966" w:name="_Toc332634870"/>
      <w:bookmarkStart w:id="2967" w:name="_Toc332635139"/>
      <w:bookmarkStart w:id="2968" w:name="_Toc332636920"/>
      <w:bookmarkStart w:id="2969" w:name="_Toc332717107"/>
      <w:bookmarkStart w:id="2970" w:name="_Toc335211838"/>
      <w:bookmarkStart w:id="2971" w:name="_Toc335212105"/>
      <w:bookmarkStart w:id="2972" w:name="_Toc335213681"/>
      <w:bookmarkStart w:id="2973" w:name="_Toc338952502"/>
      <w:bookmarkStart w:id="2974" w:name="_Toc332634871"/>
      <w:bookmarkStart w:id="2975" w:name="_Toc332635140"/>
      <w:bookmarkStart w:id="2976" w:name="_Toc332636921"/>
      <w:bookmarkStart w:id="2977" w:name="_Toc332717108"/>
      <w:bookmarkStart w:id="2978" w:name="_Toc335211839"/>
      <w:bookmarkStart w:id="2979" w:name="_Toc335212106"/>
      <w:bookmarkStart w:id="2980" w:name="_Toc335213682"/>
      <w:bookmarkStart w:id="2981" w:name="_Toc338952503"/>
      <w:bookmarkStart w:id="2982" w:name="_Toc332634872"/>
      <w:bookmarkStart w:id="2983" w:name="_Toc332635141"/>
      <w:bookmarkStart w:id="2984" w:name="_Toc332636922"/>
      <w:bookmarkStart w:id="2985" w:name="_Toc332717109"/>
      <w:bookmarkStart w:id="2986" w:name="_Toc335211840"/>
      <w:bookmarkStart w:id="2987" w:name="_Toc335212107"/>
      <w:bookmarkStart w:id="2988" w:name="_Toc335213683"/>
      <w:bookmarkStart w:id="2989" w:name="_Toc338952504"/>
      <w:bookmarkStart w:id="2990" w:name="_Toc332634873"/>
      <w:bookmarkStart w:id="2991" w:name="_Toc332635142"/>
      <w:bookmarkStart w:id="2992" w:name="_Toc332636923"/>
      <w:bookmarkStart w:id="2993" w:name="_Toc332717110"/>
      <w:bookmarkStart w:id="2994" w:name="_Toc335211841"/>
      <w:bookmarkStart w:id="2995" w:name="_Toc335212108"/>
      <w:bookmarkStart w:id="2996" w:name="_Toc335213684"/>
      <w:bookmarkStart w:id="2997" w:name="_Toc338952505"/>
      <w:bookmarkStart w:id="2998" w:name="_Toc332634874"/>
      <w:bookmarkStart w:id="2999" w:name="_Toc332635143"/>
      <w:bookmarkStart w:id="3000" w:name="_Toc332636924"/>
      <w:bookmarkStart w:id="3001" w:name="_Toc332717111"/>
      <w:bookmarkStart w:id="3002" w:name="_Toc335211842"/>
      <w:bookmarkStart w:id="3003" w:name="_Toc335212109"/>
      <w:bookmarkStart w:id="3004" w:name="_Toc335213685"/>
      <w:bookmarkStart w:id="3005" w:name="_Toc338952506"/>
      <w:bookmarkStart w:id="3006" w:name="_Toc332634875"/>
      <w:bookmarkStart w:id="3007" w:name="_Toc332635144"/>
      <w:bookmarkStart w:id="3008" w:name="_Toc332636925"/>
      <w:bookmarkStart w:id="3009" w:name="_Toc332717112"/>
      <w:bookmarkStart w:id="3010" w:name="_Toc335211843"/>
      <w:bookmarkStart w:id="3011" w:name="_Toc335212110"/>
      <w:bookmarkStart w:id="3012" w:name="_Toc335213686"/>
      <w:bookmarkStart w:id="3013" w:name="_Toc338952507"/>
      <w:bookmarkStart w:id="3014" w:name="_Toc332634876"/>
      <w:bookmarkStart w:id="3015" w:name="_Toc332635145"/>
      <w:bookmarkStart w:id="3016" w:name="_Toc332636926"/>
      <w:bookmarkStart w:id="3017" w:name="_Toc332717113"/>
      <w:bookmarkStart w:id="3018" w:name="_Toc335211844"/>
      <w:bookmarkStart w:id="3019" w:name="_Toc335212111"/>
      <w:bookmarkStart w:id="3020" w:name="_Toc335213687"/>
      <w:bookmarkStart w:id="3021" w:name="_Toc338952508"/>
      <w:bookmarkStart w:id="3022" w:name="_Toc332634877"/>
      <w:bookmarkStart w:id="3023" w:name="_Toc332635146"/>
      <w:bookmarkStart w:id="3024" w:name="_Toc332636927"/>
      <w:bookmarkStart w:id="3025" w:name="_Toc332717114"/>
      <w:bookmarkStart w:id="3026" w:name="_Toc335211845"/>
      <w:bookmarkStart w:id="3027" w:name="_Toc335212112"/>
      <w:bookmarkStart w:id="3028" w:name="_Toc335213688"/>
      <w:bookmarkStart w:id="3029" w:name="_Toc338952509"/>
      <w:bookmarkStart w:id="3030" w:name="_Toc332634878"/>
      <w:bookmarkStart w:id="3031" w:name="_Toc332635147"/>
      <w:bookmarkStart w:id="3032" w:name="_Toc332636928"/>
      <w:bookmarkStart w:id="3033" w:name="_Toc332717115"/>
      <w:bookmarkStart w:id="3034" w:name="_Toc335211846"/>
      <w:bookmarkStart w:id="3035" w:name="_Toc335212113"/>
      <w:bookmarkStart w:id="3036" w:name="_Toc335213689"/>
      <w:bookmarkStart w:id="3037" w:name="_Toc338952510"/>
      <w:bookmarkStart w:id="3038" w:name="_Toc332634879"/>
      <w:bookmarkStart w:id="3039" w:name="_Toc332635148"/>
      <w:bookmarkStart w:id="3040" w:name="_Toc332636929"/>
      <w:bookmarkStart w:id="3041" w:name="_Toc332717116"/>
      <w:bookmarkStart w:id="3042" w:name="_Toc335211847"/>
      <w:bookmarkStart w:id="3043" w:name="_Toc335212114"/>
      <w:bookmarkStart w:id="3044" w:name="_Toc335213690"/>
      <w:bookmarkStart w:id="3045" w:name="_Toc338952511"/>
      <w:bookmarkStart w:id="3046" w:name="_Toc332634880"/>
      <w:bookmarkStart w:id="3047" w:name="_Toc332635149"/>
      <w:bookmarkStart w:id="3048" w:name="_Toc332636930"/>
      <w:bookmarkStart w:id="3049" w:name="_Toc332717117"/>
      <w:bookmarkStart w:id="3050" w:name="_Toc335211848"/>
      <w:bookmarkStart w:id="3051" w:name="_Toc335212115"/>
      <w:bookmarkStart w:id="3052" w:name="_Toc335213691"/>
      <w:bookmarkStart w:id="3053" w:name="_Toc338952512"/>
      <w:bookmarkStart w:id="3054" w:name="_Toc332634881"/>
      <w:bookmarkStart w:id="3055" w:name="_Toc332635150"/>
      <w:bookmarkStart w:id="3056" w:name="_Toc332636931"/>
      <w:bookmarkStart w:id="3057" w:name="_Toc332717118"/>
      <w:bookmarkStart w:id="3058" w:name="_Toc335211849"/>
      <w:bookmarkStart w:id="3059" w:name="_Toc335212116"/>
      <w:bookmarkStart w:id="3060" w:name="_Toc335213692"/>
      <w:bookmarkStart w:id="3061" w:name="_Toc338952513"/>
      <w:bookmarkStart w:id="3062" w:name="_Toc332634882"/>
      <w:bookmarkStart w:id="3063" w:name="_Toc332635151"/>
      <w:bookmarkStart w:id="3064" w:name="_Toc332636932"/>
      <w:bookmarkStart w:id="3065" w:name="_Toc332717119"/>
      <w:bookmarkStart w:id="3066" w:name="_Toc335211850"/>
      <w:bookmarkStart w:id="3067" w:name="_Toc335212117"/>
      <w:bookmarkStart w:id="3068" w:name="_Toc335213693"/>
      <w:bookmarkStart w:id="3069" w:name="_Toc338952514"/>
      <w:bookmarkStart w:id="3070" w:name="_Toc332634883"/>
      <w:bookmarkStart w:id="3071" w:name="_Toc332635152"/>
      <w:bookmarkStart w:id="3072" w:name="_Toc332636933"/>
      <w:bookmarkStart w:id="3073" w:name="_Toc332717120"/>
      <w:bookmarkStart w:id="3074" w:name="_Toc335211851"/>
      <w:bookmarkStart w:id="3075" w:name="_Toc335212118"/>
      <w:bookmarkStart w:id="3076" w:name="_Toc335213694"/>
      <w:bookmarkStart w:id="3077" w:name="_Toc338952515"/>
      <w:bookmarkStart w:id="3078" w:name="_Toc332634884"/>
      <w:bookmarkStart w:id="3079" w:name="_Toc332635153"/>
      <w:bookmarkStart w:id="3080" w:name="_Toc332636934"/>
      <w:bookmarkStart w:id="3081" w:name="_Toc332717121"/>
      <w:bookmarkStart w:id="3082" w:name="_Toc335211852"/>
      <w:bookmarkStart w:id="3083" w:name="_Toc335212119"/>
      <w:bookmarkStart w:id="3084" w:name="_Toc335213695"/>
      <w:bookmarkStart w:id="3085" w:name="_Toc338952516"/>
      <w:bookmarkStart w:id="3086" w:name="_Toc332634885"/>
      <w:bookmarkStart w:id="3087" w:name="_Toc332635154"/>
      <w:bookmarkStart w:id="3088" w:name="_Toc332636935"/>
      <w:bookmarkStart w:id="3089" w:name="_Toc332717122"/>
      <w:bookmarkStart w:id="3090" w:name="_Toc335211853"/>
      <w:bookmarkStart w:id="3091" w:name="_Toc335212120"/>
      <w:bookmarkStart w:id="3092" w:name="_Toc335213696"/>
      <w:bookmarkStart w:id="3093" w:name="_Toc338952517"/>
      <w:bookmarkStart w:id="3094" w:name="_Toc332634886"/>
      <w:bookmarkStart w:id="3095" w:name="_Toc332635155"/>
      <w:bookmarkStart w:id="3096" w:name="_Toc332636936"/>
      <w:bookmarkStart w:id="3097" w:name="_Toc332717123"/>
      <w:bookmarkStart w:id="3098" w:name="_Toc335211854"/>
      <w:bookmarkStart w:id="3099" w:name="_Toc335212121"/>
      <w:bookmarkStart w:id="3100" w:name="_Toc335213697"/>
      <w:bookmarkStart w:id="3101" w:name="_Toc338952518"/>
      <w:bookmarkStart w:id="3102" w:name="_Toc332634887"/>
      <w:bookmarkStart w:id="3103" w:name="_Toc332635156"/>
      <w:bookmarkStart w:id="3104" w:name="_Toc332636937"/>
      <w:bookmarkStart w:id="3105" w:name="_Toc332717124"/>
      <w:bookmarkStart w:id="3106" w:name="_Toc335211855"/>
      <w:bookmarkStart w:id="3107" w:name="_Toc335212122"/>
      <w:bookmarkStart w:id="3108" w:name="_Toc335213698"/>
      <w:bookmarkStart w:id="3109" w:name="_Toc338952519"/>
      <w:bookmarkStart w:id="3110" w:name="_Toc332634888"/>
      <w:bookmarkStart w:id="3111" w:name="_Toc332635157"/>
      <w:bookmarkStart w:id="3112" w:name="_Toc332636938"/>
      <w:bookmarkStart w:id="3113" w:name="_Toc332717125"/>
      <w:bookmarkStart w:id="3114" w:name="_Toc335211856"/>
      <w:bookmarkStart w:id="3115" w:name="_Toc335212123"/>
      <w:bookmarkStart w:id="3116" w:name="_Toc335213699"/>
      <w:bookmarkStart w:id="3117" w:name="_Toc338952520"/>
      <w:bookmarkStart w:id="3118" w:name="_Toc332634889"/>
      <w:bookmarkStart w:id="3119" w:name="_Toc332635158"/>
      <w:bookmarkStart w:id="3120" w:name="_Toc332636939"/>
      <w:bookmarkStart w:id="3121" w:name="_Toc332717126"/>
      <w:bookmarkStart w:id="3122" w:name="_Toc335211857"/>
      <w:bookmarkStart w:id="3123" w:name="_Toc335212124"/>
      <w:bookmarkStart w:id="3124" w:name="_Toc335213700"/>
      <w:bookmarkStart w:id="3125" w:name="_Toc338952521"/>
      <w:bookmarkStart w:id="3126" w:name="_Toc332634890"/>
      <w:bookmarkStart w:id="3127" w:name="_Toc332635159"/>
      <w:bookmarkStart w:id="3128" w:name="_Toc332636940"/>
      <w:bookmarkStart w:id="3129" w:name="_Toc332717127"/>
      <w:bookmarkStart w:id="3130" w:name="_Toc335211858"/>
      <w:bookmarkStart w:id="3131" w:name="_Toc335212125"/>
      <w:bookmarkStart w:id="3132" w:name="_Toc335213701"/>
      <w:bookmarkStart w:id="3133" w:name="_Toc338952522"/>
      <w:bookmarkStart w:id="3134" w:name="_Toc332634891"/>
      <w:bookmarkStart w:id="3135" w:name="_Toc332635160"/>
      <w:bookmarkStart w:id="3136" w:name="_Toc332636941"/>
      <w:bookmarkStart w:id="3137" w:name="_Toc332717128"/>
      <w:bookmarkStart w:id="3138" w:name="_Toc335211859"/>
      <w:bookmarkStart w:id="3139" w:name="_Toc335212126"/>
      <w:bookmarkStart w:id="3140" w:name="_Toc335213702"/>
      <w:bookmarkStart w:id="3141" w:name="_Toc338952523"/>
      <w:bookmarkStart w:id="3142" w:name="_Toc332634892"/>
      <w:bookmarkStart w:id="3143" w:name="_Toc332635161"/>
      <w:bookmarkStart w:id="3144" w:name="_Toc332636942"/>
      <w:bookmarkStart w:id="3145" w:name="_Toc332717129"/>
      <w:bookmarkStart w:id="3146" w:name="_Toc335211860"/>
      <w:bookmarkStart w:id="3147" w:name="_Toc335212127"/>
      <w:bookmarkStart w:id="3148" w:name="_Toc335213703"/>
      <w:bookmarkStart w:id="3149" w:name="_Toc338952524"/>
      <w:bookmarkStart w:id="3150" w:name="_Toc332634893"/>
      <w:bookmarkStart w:id="3151" w:name="_Toc332635162"/>
      <w:bookmarkStart w:id="3152" w:name="_Toc332636943"/>
      <w:bookmarkStart w:id="3153" w:name="_Toc332717130"/>
      <w:bookmarkStart w:id="3154" w:name="_Toc335211861"/>
      <w:bookmarkStart w:id="3155" w:name="_Toc335212128"/>
      <w:bookmarkStart w:id="3156" w:name="_Toc335213704"/>
      <w:bookmarkStart w:id="3157" w:name="_Toc338952525"/>
      <w:bookmarkStart w:id="3158" w:name="_Toc332634894"/>
      <w:bookmarkStart w:id="3159" w:name="_Toc332635163"/>
      <w:bookmarkStart w:id="3160" w:name="_Toc332636944"/>
      <w:bookmarkStart w:id="3161" w:name="_Toc332717131"/>
      <w:bookmarkStart w:id="3162" w:name="_Toc335211862"/>
      <w:bookmarkStart w:id="3163" w:name="_Toc335212129"/>
      <w:bookmarkStart w:id="3164" w:name="_Toc335213705"/>
      <w:bookmarkStart w:id="3165" w:name="_Toc338952526"/>
      <w:bookmarkStart w:id="3166" w:name="_Toc332634895"/>
      <w:bookmarkStart w:id="3167" w:name="_Toc332635164"/>
      <w:bookmarkStart w:id="3168" w:name="_Toc332636945"/>
      <w:bookmarkStart w:id="3169" w:name="_Toc332717132"/>
      <w:bookmarkStart w:id="3170" w:name="_Toc335211863"/>
      <w:bookmarkStart w:id="3171" w:name="_Toc335212130"/>
      <w:bookmarkStart w:id="3172" w:name="_Toc335213706"/>
      <w:bookmarkStart w:id="3173" w:name="_Toc338952527"/>
      <w:bookmarkStart w:id="3174" w:name="_Toc332634896"/>
      <w:bookmarkStart w:id="3175" w:name="_Toc332635165"/>
      <w:bookmarkStart w:id="3176" w:name="_Toc332636946"/>
      <w:bookmarkStart w:id="3177" w:name="_Toc332717133"/>
      <w:bookmarkStart w:id="3178" w:name="_Toc335211864"/>
      <w:bookmarkStart w:id="3179" w:name="_Toc335212131"/>
      <w:bookmarkStart w:id="3180" w:name="_Toc335213707"/>
      <w:bookmarkStart w:id="3181" w:name="_Toc338952528"/>
      <w:bookmarkStart w:id="3182" w:name="_Toc332634897"/>
      <w:bookmarkStart w:id="3183" w:name="_Toc332635166"/>
      <w:bookmarkStart w:id="3184" w:name="_Toc332636947"/>
      <w:bookmarkStart w:id="3185" w:name="_Toc332717134"/>
      <w:bookmarkStart w:id="3186" w:name="_Toc335211865"/>
      <w:bookmarkStart w:id="3187" w:name="_Toc335212132"/>
      <w:bookmarkStart w:id="3188" w:name="_Toc335213708"/>
      <w:bookmarkStart w:id="3189" w:name="_Toc338952529"/>
      <w:bookmarkStart w:id="3190" w:name="_Toc332634898"/>
      <w:bookmarkStart w:id="3191" w:name="_Toc332635167"/>
      <w:bookmarkStart w:id="3192" w:name="_Toc332636948"/>
      <w:bookmarkStart w:id="3193" w:name="_Toc332717135"/>
      <w:bookmarkStart w:id="3194" w:name="_Toc335211866"/>
      <w:bookmarkStart w:id="3195" w:name="_Toc335212133"/>
      <w:bookmarkStart w:id="3196" w:name="_Toc335213709"/>
      <w:bookmarkStart w:id="3197" w:name="_Toc338952530"/>
      <w:bookmarkStart w:id="3198" w:name="_Toc332634899"/>
      <w:bookmarkStart w:id="3199" w:name="_Toc332635168"/>
      <w:bookmarkStart w:id="3200" w:name="_Toc332636949"/>
      <w:bookmarkStart w:id="3201" w:name="_Toc332717136"/>
      <w:bookmarkStart w:id="3202" w:name="_Toc335211867"/>
      <w:bookmarkStart w:id="3203" w:name="_Toc335212134"/>
      <w:bookmarkStart w:id="3204" w:name="_Toc335213710"/>
      <w:bookmarkStart w:id="3205" w:name="_Toc338952531"/>
      <w:bookmarkStart w:id="3206" w:name="_Toc332634900"/>
      <w:bookmarkStart w:id="3207" w:name="_Toc332635169"/>
      <w:bookmarkStart w:id="3208" w:name="_Toc332636950"/>
      <w:bookmarkStart w:id="3209" w:name="_Toc332717137"/>
      <w:bookmarkStart w:id="3210" w:name="_Toc335211868"/>
      <w:bookmarkStart w:id="3211" w:name="_Toc335212135"/>
      <w:bookmarkStart w:id="3212" w:name="_Toc335213711"/>
      <w:bookmarkStart w:id="3213" w:name="_Toc338952532"/>
      <w:bookmarkStart w:id="3214" w:name="_Toc332634901"/>
      <w:bookmarkStart w:id="3215" w:name="_Toc332635170"/>
      <w:bookmarkStart w:id="3216" w:name="_Toc332636951"/>
      <w:bookmarkStart w:id="3217" w:name="_Toc332717138"/>
      <w:bookmarkStart w:id="3218" w:name="_Toc335211869"/>
      <w:bookmarkStart w:id="3219" w:name="_Toc335212136"/>
      <w:bookmarkStart w:id="3220" w:name="_Toc335213712"/>
      <w:bookmarkStart w:id="3221" w:name="_Toc338952533"/>
      <w:bookmarkStart w:id="3222" w:name="_Toc332634902"/>
      <w:bookmarkStart w:id="3223" w:name="_Toc332635171"/>
      <w:bookmarkStart w:id="3224" w:name="_Toc332636952"/>
      <w:bookmarkStart w:id="3225" w:name="_Toc332717139"/>
      <w:bookmarkStart w:id="3226" w:name="_Toc335211870"/>
      <w:bookmarkStart w:id="3227" w:name="_Toc335212137"/>
      <w:bookmarkStart w:id="3228" w:name="_Toc335213713"/>
      <w:bookmarkStart w:id="3229" w:name="_Toc338952534"/>
      <w:bookmarkStart w:id="3230" w:name="_Toc332634903"/>
      <w:bookmarkStart w:id="3231" w:name="_Toc332635172"/>
      <w:bookmarkStart w:id="3232" w:name="_Toc332636953"/>
      <w:bookmarkStart w:id="3233" w:name="_Toc332717140"/>
      <w:bookmarkStart w:id="3234" w:name="_Toc335211871"/>
      <w:bookmarkStart w:id="3235" w:name="_Toc335212138"/>
      <w:bookmarkStart w:id="3236" w:name="_Toc335213714"/>
      <w:bookmarkStart w:id="3237" w:name="_Toc338952535"/>
      <w:bookmarkStart w:id="3238" w:name="_Toc332634904"/>
      <w:bookmarkStart w:id="3239" w:name="_Toc332635173"/>
      <w:bookmarkStart w:id="3240" w:name="_Toc332636954"/>
      <w:bookmarkStart w:id="3241" w:name="_Toc332717141"/>
      <w:bookmarkStart w:id="3242" w:name="_Toc335211872"/>
      <w:bookmarkStart w:id="3243" w:name="_Toc335212139"/>
      <w:bookmarkStart w:id="3244" w:name="_Toc335213715"/>
      <w:bookmarkStart w:id="3245" w:name="_Toc338952536"/>
      <w:bookmarkStart w:id="3246" w:name="_Toc332634905"/>
      <w:bookmarkStart w:id="3247" w:name="_Toc332635174"/>
      <w:bookmarkStart w:id="3248" w:name="_Toc332636955"/>
      <w:bookmarkStart w:id="3249" w:name="_Toc332717142"/>
      <w:bookmarkStart w:id="3250" w:name="_Toc335211873"/>
      <w:bookmarkStart w:id="3251" w:name="_Toc335212140"/>
      <w:bookmarkStart w:id="3252" w:name="_Toc335213716"/>
      <w:bookmarkStart w:id="3253" w:name="_Toc338952537"/>
      <w:bookmarkStart w:id="3254" w:name="_Toc332634906"/>
      <w:bookmarkStart w:id="3255" w:name="_Toc332635175"/>
      <w:bookmarkStart w:id="3256" w:name="_Toc332636956"/>
      <w:bookmarkStart w:id="3257" w:name="_Toc332717143"/>
      <w:bookmarkStart w:id="3258" w:name="_Toc335211874"/>
      <w:bookmarkStart w:id="3259" w:name="_Toc335212141"/>
      <w:bookmarkStart w:id="3260" w:name="_Toc335213717"/>
      <w:bookmarkStart w:id="3261" w:name="_Toc338952538"/>
      <w:bookmarkStart w:id="3262" w:name="_Toc332634907"/>
      <w:bookmarkStart w:id="3263" w:name="_Toc332635176"/>
      <w:bookmarkStart w:id="3264" w:name="_Toc332636957"/>
      <w:bookmarkStart w:id="3265" w:name="_Toc332717144"/>
      <w:bookmarkStart w:id="3266" w:name="_Toc335211875"/>
      <w:bookmarkStart w:id="3267" w:name="_Toc335212142"/>
      <w:bookmarkStart w:id="3268" w:name="_Toc335213718"/>
      <w:bookmarkStart w:id="3269" w:name="_Toc338952539"/>
      <w:bookmarkStart w:id="3270" w:name="_Toc332634908"/>
      <w:bookmarkStart w:id="3271" w:name="_Toc332635177"/>
      <w:bookmarkStart w:id="3272" w:name="_Toc332636958"/>
      <w:bookmarkStart w:id="3273" w:name="_Toc332717145"/>
      <w:bookmarkStart w:id="3274" w:name="_Toc335211876"/>
      <w:bookmarkStart w:id="3275" w:name="_Toc335212143"/>
      <w:bookmarkStart w:id="3276" w:name="_Toc335213719"/>
      <w:bookmarkStart w:id="3277" w:name="_Toc338952540"/>
      <w:bookmarkStart w:id="3278" w:name="_Toc332634909"/>
      <w:bookmarkStart w:id="3279" w:name="_Toc332635178"/>
      <w:bookmarkStart w:id="3280" w:name="_Toc332636959"/>
      <w:bookmarkStart w:id="3281" w:name="_Toc332717146"/>
      <w:bookmarkStart w:id="3282" w:name="_Toc335211877"/>
      <w:bookmarkStart w:id="3283" w:name="_Toc335212144"/>
      <w:bookmarkStart w:id="3284" w:name="_Toc335213720"/>
      <w:bookmarkStart w:id="3285" w:name="_Toc338952541"/>
      <w:bookmarkStart w:id="3286" w:name="_Toc332634910"/>
      <w:bookmarkStart w:id="3287" w:name="_Toc332635179"/>
      <w:bookmarkStart w:id="3288" w:name="_Toc332636960"/>
      <w:bookmarkStart w:id="3289" w:name="_Toc332717147"/>
      <w:bookmarkStart w:id="3290" w:name="_Toc335211878"/>
      <w:bookmarkStart w:id="3291" w:name="_Toc335212145"/>
      <w:bookmarkStart w:id="3292" w:name="_Toc335213721"/>
      <w:bookmarkStart w:id="3293" w:name="_Toc338952542"/>
      <w:bookmarkStart w:id="3294" w:name="_Toc332634911"/>
      <w:bookmarkStart w:id="3295" w:name="_Toc332635180"/>
      <w:bookmarkStart w:id="3296" w:name="_Toc332636961"/>
      <w:bookmarkStart w:id="3297" w:name="_Toc332717148"/>
      <w:bookmarkStart w:id="3298" w:name="_Toc335211879"/>
      <w:bookmarkStart w:id="3299" w:name="_Toc335212146"/>
      <w:bookmarkStart w:id="3300" w:name="_Toc335213722"/>
      <w:bookmarkStart w:id="3301" w:name="_Toc338952543"/>
      <w:bookmarkStart w:id="3302" w:name="_Toc332634912"/>
      <w:bookmarkStart w:id="3303" w:name="_Toc332635181"/>
      <w:bookmarkStart w:id="3304" w:name="_Toc332636962"/>
      <w:bookmarkStart w:id="3305" w:name="_Toc332717149"/>
      <w:bookmarkStart w:id="3306" w:name="_Toc335211880"/>
      <w:bookmarkStart w:id="3307" w:name="_Toc335212147"/>
      <w:bookmarkStart w:id="3308" w:name="_Toc335213723"/>
      <w:bookmarkStart w:id="3309" w:name="_Toc338952544"/>
      <w:bookmarkStart w:id="3310" w:name="_Toc332634913"/>
      <w:bookmarkStart w:id="3311" w:name="_Toc332635182"/>
      <w:bookmarkStart w:id="3312" w:name="_Toc332636963"/>
      <w:bookmarkStart w:id="3313" w:name="_Toc332717150"/>
      <w:bookmarkStart w:id="3314" w:name="_Toc335211881"/>
      <w:bookmarkStart w:id="3315" w:name="_Toc335212148"/>
      <w:bookmarkStart w:id="3316" w:name="_Toc335213724"/>
      <w:bookmarkStart w:id="3317" w:name="_Toc338952545"/>
      <w:bookmarkStart w:id="3318" w:name="_Toc332634914"/>
      <w:bookmarkStart w:id="3319" w:name="_Toc332635183"/>
      <w:bookmarkStart w:id="3320" w:name="_Toc332636964"/>
      <w:bookmarkStart w:id="3321" w:name="_Toc332717151"/>
      <w:bookmarkStart w:id="3322" w:name="_Toc335211882"/>
      <w:bookmarkStart w:id="3323" w:name="_Toc335212149"/>
      <w:bookmarkStart w:id="3324" w:name="_Toc335213725"/>
      <w:bookmarkStart w:id="3325" w:name="_Toc338952546"/>
      <w:bookmarkStart w:id="3326" w:name="_Toc332634915"/>
      <w:bookmarkStart w:id="3327" w:name="_Toc332635184"/>
      <w:bookmarkStart w:id="3328" w:name="_Toc332636965"/>
      <w:bookmarkStart w:id="3329" w:name="_Toc332717152"/>
      <w:bookmarkStart w:id="3330" w:name="_Toc335211883"/>
      <w:bookmarkStart w:id="3331" w:name="_Toc335212150"/>
      <w:bookmarkStart w:id="3332" w:name="_Toc335213726"/>
      <w:bookmarkStart w:id="3333" w:name="_Toc338952547"/>
      <w:bookmarkStart w:id="3334" w:name="_Toc332634916"/>
      <w:bookmarkStart w:id="3335" w:name="_Toc332635185"/>
      <w:bookmarkStart w:id="3336" w:name="_Toc332636966"/>
      <w:bookmarkStart w:id="3337" w:name="_Toc332717153"/>
      <w:bookmarkStart w:id="3338" w:name="_Toc335211884"/>
      <w:bookmarkStart w:id="3339" w:name="_Toc335212151"/>
      <w:bookmarkStart w:id="3340" w:name="_Toc335213727"/>
      <w:bookmarkStart w:id="3341" w:name="_Toc338952548"/>
      <w:bookmarkStart w:id="3342" w:name="_Toc332634917"/>
      <w:bookmarkStart w:id="3343" w:name="_Toc332635186"/>
      <w:bookmarkStart w:id="3344" w:name="_Toc332636967"/>
      <w:bookmarkStart w:id="3345" w:name="_Toc332717154"/>
      <w:bookmarkStart w:id="3346" w:name="_Toc335211885"/>
      <w:bookmarkStart w:id="3347" w:name="_Toc335212152"/>
      <w:bookmarkStart w:id="3348" w:name="_Toc335213728"/>
      <w:bookmarkStart w:id="3349" w:name="_Toc338952549"/>
      <w:bookmarkStart w:id="3350" w:name="_Toc332634918"/>
      <w:bookmarkStart w:id="3351" w:name="_Toc332635187"/>
      <w:bookmarkStart w:id="3352" w:name="_Toc332636968"/>
      <w:bookmarkStart w:id="3353" w:name="_Toc332717155"/>
      <w:bookmarkStart w:id="3354" w:name="_Toc335211886"/>
      <w:bookmarkStart w:id="3355" w:name="_Toc335212153"/>
      <w:bookmarkStart w:id="3356" w:name="_Toc335213729"/>
      <w:bookmarkStart w:id="3357" w:name="_Toc338952550"/>
      <w:bookmarkStart w:id="3358" w:name="_Toc332634919"/>
      <w:bookmarkStart w:id="3359" w:name="_Toc332635188"/>
      <w:bookmarkStart w:id="3360" w:name="_Toc332636969"/>
      <w:bookmarkStart w:id="3361" w:name="_Toc332717156"/>
      <w:bookmarkStart w:id="3362" w:name="_Toc335211887"/>
      <w:bookmarkStart w:id="3363" w:name="_Toc335212154"/>
      <w:bookmarkStart w:id="3364" w:name="_Toc335213730"/>
      <w:bookmarkStart w:id="3365" w:name="_Toc338952551"/>
      <w:bookmarkStart w:id="3366" w:name="_Toc332634920"/>
      <w:bookmarkStart w:id="3367" w:name="_Toc332635189"/>
      <w:bookmarkStart w:id="3368" w:name="_Toc332636970"/>
      <w:bookmarkStart w:id="3369" w:name="_Toc332717157"/>
      <w:bookmarkStart w:id="3370" w:name="_Toc335211888"/>
      <w:bookmarkStart w:id="3371" w:name="_Toc335212155"/>
      <w:bookmarkStart w:id="3372" w:name="_Toc335213731"/>
      <w:bookmarkStart w:id="3373" w:name="_Toc338952552"/>
      <w:bookmarkStart w:id="3374" w:name="_Toc332634921"/>
      <w:bookmarkStart w:id="3375" w:name="_Toc332635190"/>
      <w:bookmarkStart w:id="3376" w:name="_Toc332636971"/>
      <w:bookmarkStart w:id="3377" w:name="_Toc332717158"/>
      <w:bookmarkStart w:id="3378" w:name="_Toc335211889"/>
      <w:bookmarkStart w:id="3379" w:name="_Toc335212156"/>
      <w:bookmarkStart w:id="3380" w:name="_Toc335213732"/>
      <w:bookmarkStart w:id="3381" w:name="_Toc338952553"/>
      <w:bookmarkStart w:id="3382" w:name="_Toc332634922"/>
      <w:bookmarkStart w:id="3383" w:name="_Toc332635191"/>
      <w:bookmarkStart w:id="3384" w:name="_Toc332636972"/>
      <w:bookmarkStart w:id="3385" w:name="_Toc332717159"/>
      <w:bookmarkStart w:id="3386" w:name="_Toc335211890"/>
      <w:bookmarkStart w:id="3387" w:name="_Toc335212157"/>
      <w:bookmarkStart w:id="3388" w:name="_Toc335213733"/>
      <w:bookmarkStart w:id="3389" w:name="_Toc338952554"/>
      <w:bookmarkStart w:id="3390" w:name="_Toc332634923"/>
      <w:bookmarkStart w:id="3391" w:name="_Toc332635192"/>
      <w:bookmarkStart w:id="3392" w:name="_Toc332636973"/>
      <w:bookmarkStart w:id="3393" w:name="_Toc332717160"/>
      <w:bookmarkStart w:id="3394" w:name="_Toc335211891"/>
      <w:bookmarkStart w:id="3395" w:name="_Toc335212158"/>
      <w:bookmarkStart w:id="3396" w:name="_Toc335213734"/>
      <w:bookmarkStart w:id="3397" w:name="_Toc338952555"/>
      <w:bookmarkStart w:id="3398" w:name="_Toc332634924"/>
      <w:bookmarkStart w:id="3399" w:name="_Toc332635193"/>
      <w:bookmarkStart w:id="3400" w:name="_Toc332636974"/>
      <w:bookmarkStart w:id="3401" w:name="_Toc332717161"/>
      <w:bookmarkStart w:id="3402" w:name="_Toc335211892"/>
      <w:bookmarkStart w:id="3403" w:name="_Toc335212159"/>
      <w:bookmarkStart w:id="3404" w:name="_Toc335213735"/>
      <w:bookmarkStart w:id="3405" w:name="_Toc338952556"/>
      <w:bookmarkStart w:id="3406" w:name="_Toc332634925"/>
      <w:bookmarkStart w:id="3407" w:name="_Toc332635194"/>
      <w:bookmarkStart w:id="3408" w:name="_Toc332636975"/>
      <w:bookmarkStart w:id="3409" w:name="_Toc332717162"/>
      <w:bookmarkStart w:id="3410" w:name="_Toc335211893"/>
      <w:bookmarkStart w:id="3411" w:name="_Toc335212160"/>
      <w:bookmarkStart w:id="3412" w:name="_Toc335213736"/>
      <w:bookmarkStart w:id="3413" w:name="_Toc338952557"/>
      <w:bookmarkStart w:id="3414" w:name="_Toc332634926"/>
      <w:bookmarkStart w:id="3415" w:name="_Toc332635195"/>
      <w:bookmarkStart w:id="3416" w:name="_Toc332636976"/>
      <w:bookmarkStart w:id="3417" w:name="_Toc332717163"/>
      <w:bookmarkStart w:id="3418" w:name="_Toc335211894"/>
      <w:bookmarkStart w:id="3419" w:name="_Toc335212161"/>
      <w:bookmarkStart w:id="3420" w:name="_Toc335213737"/>
      <w:bookmarkStart w:id="3421" w:name="_Toc338952558"/>
      <w:bookmarkStart w:id="3422" w:name="_Toc332634927"/>
      <w:bookmarkStart w:id="3423" w:name="_Toc332635196"/>
      <w:bookmarkStart w:id="3424" w:name="_Toc332636977"/>
      <w:bookmarkStart w:id="3425" w:name="_Toc332717164"/>
      <w:bookmarkStart w:id="3426" w:name="_Toc335211895"/>
      <w:bookmarkStart w:id="3427" w:name="_Toc335212162"/>
      <w:bookmarkStart w:id="3428" w:name="_Toc335213738"/>
      <w:bookmarkStart w:id="3429" w:name="_Toc338952559"/>
      <w:bookmarkStart w:id="3430" w:name="_Toc332634928"/>
      <w:bookmarkStart w:id="3431" w:name="_Toc332635197"/>
      <w:bookmarkStart w:id="3432" w:name="_Toc332636978"/>
      <w:bookmarkStart w:id="3433" w:name="_Toc332717165"/>
      <w:bookmarkStart w:id="3434" w:name="_Toc335211896"/>
      <w:bookmarkStart w:id="3435" w:name="_Toc335212163"/>
      <w:bookmarkStart w:id="3436" w:name="_Toc335213739"/>
      <w:bookmarkStart w:id="3437" w:name="_Toc338952560"/>
      <w:bookmarkStart w:id="3438" w:name="_Toc332634929"/>
      <w:bookmarkStart w:id="3439" w:name="_Toc332635198"/>
      <w:bookmarkStart w:id="3440" w:name="_Toc332636979"/>
      <w:bookmarkStart w:id="3441" w:name="_Toc332717166"/>
      <w:bookmarkStart w:id="3442" w:name="_Toc335211897"/>
      <w:bookmarkStart w:id="3443" w:name="_Toc335212164"/>
      <w:bookmarkStart w:id="3444" w:name="_Toc335213740"/>
      <w:bookmarkStart w:id="3445" w:name="_Toc338952561"/>
      <w:bookmarkStart w:id="3446" w:name="_Toc332634930"/>
      <w:bookmarkStart w:id="3447" w:name="_Toc332635199"/>
      <w:bookmarkStart w:id="3448" w:name="_Toc332636980"/>
      <w:bookmarkStart w:id="3449" w:name="_Toc332717167"/>
      <w:bookmarkStart w:id="3450" w:name="_Toc335211898"/>
      <w:bookmarkStart w:id="3451" w:name="_Toc335212165"/>
      <w:bookmarkStart w:id="3452" w:name="_Toc335213741"/>
      <w:bookmarkStart w:id="3453" w:name="_Toc338952562"/>
      <w:bookmarkStart w:id="3454" w:name="_Toc332634931"/>
      <w:bookmarkStart w:id="3455" w:name="_Toc332635200"/>
      <w:bookmarkStart w:id="3456" w:name="_Toc332636981"/>
      <w:bookmarkStart w:id="3457" w:name="_Toc332717168"/>
      <w:bookmarkStart w:id="3458" w:name="_Toc335211899"/>
      <w:bookmarkStart w:id="3459" w:name="_Toc335212166"/>
      <w:bookmarkStart w:id="3460" w:name="_Toc335213742"/>
      <w:bookmarkStart w:id="3461" w:name="_Toc338952563"/>
      <w:bookmarkStart w:id="3462" w:name="_Toc332634932"/>
      <w:bookmarkStart w:id="3463" w:name="_Toc332635201"/>
      <w:bookmarkStart w:id="3464" w:name="_Toc332636982"/>
      <w:bookmarkStart w:id="3465" w:name="_Toc332717169"/>
      <w:bookmarkStart w:id="3466" w:name="_Toc335211900"/>
      <w:bookmarkStart w:id="3467" w:name="_Toc335212167"/>
      <w:bookmarkStart w:id="3468" w:name="_Toc335213743"/>
      <w:bookmarkStart w:id="3469" w:name="_Toc338952564"/>
      <w:bookmarkStart w:id="3470" w:name="_Toc332634933"/>
      <w:bookmarkStart w:id="3471" w:name="_Toc332635202"/>
      <w:bookmarkStart w:id="3472" w:name="_Toc332636983"/>
      <w:bookmarkStart w:id="3473" w:name="_Toc332717170"/>
      <w:bookmarkStart w:id="3474" w:name="_Toc335211901"/>
      <w:bookmarkStart w:id="3475" w:name="_Toc335212168"/>
      <w:bookmarkStart w:id="3476" w:name="_Toc335213744"/>
      <w:bookmarkStart w:id="3477" w:name="_Toc338952565"/>
      <w:bookmarkStart w:id="3478" w:name="_Toc332634934"/>
      <w:bookmarkStart w:id="3479" w:name="_Toc332635203"/>
      <w:bookmarkStart w:id="3480" w:name="_Toc332636984"/>
      <w:bookmarkStart w:id="3481" w:name="_Toc332717171"/>
      <w:bookmarkStart w:id="3482" w:name="_Toc335211902"/>
      <w:bookmarkStart w:id="3483" w:name="_Toc335212169"/>
      <w:bookmarkStart w:id="3484" w:name="_Toc335213745"/>
      <w:bookmarkStart w:id="3485" w:name="_Toc338952566"/>
      <w:bookmarkStart w:id="3486" w:name="_Toc332634935"/>
      <w:bookmarkStart w:id="3487" w:name="_Toc332635204"/>
      <w:bookmarkStart w:id="3488" w:name="_Toc332636985"/>
      <w:bookmarkStart w:id="3489" w:name="_Toc332717172"/>
      <w:bookmarkStart w:id="3490" w:name="_Toc335211903"/>
      <w:bookmarkStart w:id="3491" w:name="_Toc335212170"/>
      <w:bookmarkStart w:id="3492" w:name="_Toc335213746"/>
      <w:bookmarkStart w:id="3493" w:name="_Toc338952567"/>
      <w:bookmarkStart w:id="3494" w:name="_Toc332634936"/>
      <w:bookmarkStart w:id="3495" w:name="_Toc332635205"/>
      <w:bookmarkStart w:id="3496" w:name="_Toc332636986"/>
      <w:bookmarkStart w:id="3497" w:name="_Toc332717173"/>
      <w:bookmarkStart w:id="3498" w:name="_Toc335211904"/>
      <w:bookmarkStart w:id="3499" w:name="_Toc335212171"/>
      <w:bookmarkStart w:id="3500" w:name="_Toc335213747"/>
      <w:bookmarkStart w:id="3501" w:name="_Toc338952568"/>
      <w:bookmarkStart w:id="3502" w:name="_Toc332634937"/>
      <w:bookmarkStart w:id="3503" w:name="_Toc332635206"/>
      <w:bookmarkStart w:id="3504" w:name="_Toc332636987"/>
      <w:bookmarkStart w:id="3505" w:name="_Toc332717174"/>
      <w:bookmarkStart w:id="3506" w:name="_Toc335211905"/>
      <w:bookmarkStart w:id="3507" w:name="_Toc335212172"/>
      <w:bookmarkStart w:id="3508" w:name="_Toc335213748"/>
      <w:bookmarkStart w:id="3509" w:name="_Toc338952569"/>
      <w:bookmarkStart w:id="3510" w:name="_Toc332634938"/>
      <w:bookmarkStart w:id="3511" w:name="_Toc332635207"/>
      <w:bookmarkStart w:id="3512" w:name="_Toc332636988"/>
      <w:bookmarkStart w:id="3513" w:name="_Toc332717175"/>
      <w:bookmarkStart w:id="3514" w:name="_Toc335211906"/>
      <w:bookmarkStart w:id="3515" w:name="_Toc335212173"/>
      <w:bookmarkStart w:id="3516" w:name="_Toc335213749"/>
      <w:bookmarkStart w:id="3517" w:name="_Toc338952570"/>
      <w:bookmarkStart w:id="3518" w:name="_Toc332634939"/>
      <w:bookmarkStart w:id="3519" w:name="_Toc332635208"/>
      <w:bookmarkStart w:id="3520" w:name="_Toc332636989"/>
      <w:bookmarkStart w:id="3521" w:name="_Toc332717176"/>
      <w:bookmarkStart w:id="3522" w:name="_Toc335211907"/>
      <w:bookmarkStart w:id="3523" w:name="_Toc335212174"/>
      <w:bookmarkStart w:id="3524" w:name="_Toc335213750"/>
      <w:bookmarkStart w:id="3525" w:name="_Toc338952571"/>
      <w:bookmarkStart w:id="3526" w:name="_Toc332634940"/>
      <w:bookmarkStart w:id="3527" w:name="_Toc332635209"/>
      <w:bookmarkStart w:id="3528" w:name="_Toc332636990"/>
      <w:bookmarkStart w:id="3529" w:name="_Toc332717177"/>
      <w:bookmarkStart w:id="3530" w:name="_Toc335211908"/>
      <w:bookmarkStart w:id="3531" w:name="_Toc335212175"/>
      <w:bookmarkStart w:id="3532" w:name="_Toc335213751"/>
      <w:bookmarkStart w:id="3533" w:name="_Toc338952572"/>
      <w:bookmarkStart w:id="3534" w:name="_Toc332634941"/>
      <w:bookmarkStart w:id="3535" w:name="_Toc332635210"/>
      <w:bookmarkStart w:id="3536" w:name="_Toc332636991"/>
      <w:bookmarkStart w:id="3537" w:name="_Toc332717178"/>
      <w:bookmarkStart w:id="3538" w:name="_Toc335211909"/>
      <w:bookmarkStart w:id="3539" w:name="_Toc335212176"/>
      <w:bookmarkStart w:id="3540" w:name="_Toc335213752"/>
      <w:bookmarkStart w:id="3541" w:name="_Toc338952573"/>
      <w:bookmarkStart w:id="3542" w:name="_Toc332634942"/>
      <w:bookmarkStart w:id="3543" w:name="_Toc332635211"/>
      <w:bookmarkStart w:id="3544" w:name="_Toc332636992"/>
      <w:bookmarkStart w:id="3545" w:name="_Toc332717179"/>
      <w:bookmarkStart w:id="3546" w:name="_Toc335211910"/>
      <w:bookmarkStart w:id="3547" w:name="_Toc335212177"/>
      <w:bookmarkStart w:id="3548" w:name="_Toc335213753"/>
      <w:bookmarkStart w:id="3549" w:name="_Toc338952574"/>
      <w:bookmarkStart w:id="3550" w:name="_Toc332634943"/>
      <w:bookmarkStart w:id="3551" w:name="_Toc332635212"/>
      <w:bookmarkStart w:id="3552" w:name="_Toc332636993"/>
      <w:bookmarkStart w:id="3553" w:name="_Toc332717180"/>
      <w:bookmarkStart w:id="3554" w:name="_Toc335211911"/>
      <w:bookmarkStart w:id="3555" w:name="_Toc335212178"/>
      <w:bookmarkStart w:id="3556" w:name="_Toc335213754"/>
      <w:bookmarkStart w:id="3557" w:name="_Toc338952575"/>
      <w:bookmarkStart w:id="3558" w:name="_Toc332634944"/>
      <w:bookmarkStart w:id="3559" w:name="_Toc332635213"/>
      <w:bookmarkStart w:id="3560" w:name="_Toc332636994"/>
      <w:bookmarkStart w:id="3561" w:name="_Toc332717181"/>
      <w:bookmarkStart w:id="3562" w:name="_Toc335211912"/>
      <w:bookmarkStart w:id="3563" w:name="_Toc335212179"/>
      <w:bookmarkStart w:id="3564" w:name="_Toc335213755"/>
      <w:bookmarkStart w:id="3565" w:name="_Toc338952576"/>
      <w:bookmarkStart w:id="3566" w:name="_Toc332634945"/>
      <w:bookmarkStart w:id="3567" w:name="_Toc332635214"/>
      <w:bookmarkStart w:id="3568" w:name="_Toc332636995"/>
      <w:bookmarkStart w:id="3569" w:name="_Toc332717182"/>
      <w:bookmarkStart w:id="3570" w:name="_Toc335211913"/>
      <w:bookmarkStart w:id="3571" w:name="_Toc335212180"/>
      <w:bookmarkStart w:id="3572" w:name="_Toc335213756"/>
      <w:bookmarkStart w:id="3573" w:name="_Toc338952577"/>
      <w:bookmarkStart w:id="3574" w:name="_Toc332634946"/>
      <w:bookmarkStart w:id="3575" w:name="_Toc332635215"/>
      <w:bookmarkStart w:id="3576" w:name="_Toc332636996"/>
      <w:bookmarkStart w:id="3577" w:name="_Toc332717183"/>
      <w:bookmarkStart w:id="3578" w:name="_Toc335211914"/>
      <w:bookmarkStart w:id="3579" w:name="_Toc335212181"/>
      <w:bookmarkStart w:id="3580" w:name="_Toc335213757"/>
      <w:bookmarkStart w:id="3581" w:name="_Toc338952578"/>
      <w:bookmarkStart w:id="3582" w:name="_Toc332634947"/>
      <w:bookmarkStart w:id="3583" w:name="_Toc332635216"/>
      <w:bookmarkStart w:id="3584" w:name="_Toc332636997"/>
      <w:bookmarkStart w:id="3585" w:name="_Toc332717184"/>
      <w:bookmarkStart w:id="3586" w:name="_Toc335211915"/>
      <w:bookmarkStart w:id="3587" w:name="_Toc335212182"/>
      <w:bookmarkStart w:id="3588" w:name="_Toc335213758"/>
      <w:bookmarkStart w:id="3589" w:name="_Toc338952579"/>
      <w:bookmarkStart w:id="3590" w:name="_Toc332634948"/>
      <w:bookmarkStart w:id="3591" w:name="_Toc332635217"/>
      <w:bookmarkStart w:id="3592" w:name="_Toc332636998"/>
      <w:bookmarkStart w:id="3593" w:name="_Toc332717185"/>
      <w:bookmarkStart w:id="3594" w:name="_Toc335211916"/>
      <w:bookmarkStart w:id="3595" w:name="_Toc335212183"/>
      <w:bookmarkStart w:id="3596" w:name="_Toc335213759"/>
      <w:bookmarkStart w:id="3597" w:name="_Toc338952580"/>
      <w:bookmarkStart w:id="3598" w:name="_Toc332634949"/>
      <w:bookmarkStart w:id="3599" w:name="_Toc332635218"/>
      <w:bookmarkStart w:id="3600" w:name="_Toc332636999"/>
      <w:bookmarkStart w:id="3601" w:name="_Toc332717186"/>
      <w:bookmarkStart w:id="3602" w:name="_Toc335211917"/>
      <w:bookmarkStart w:id="3603" w:name="_Toc335212184"/>
      <w:bookmarkStart w:id="3604" w:name="_Toc335213760"/>
      <w:bookmarkStart w:id="3605" w:name="_Toc338952581"/>
      <w:bookmarkStart w:id="3606" w:name="_Toc332634950"/>
      <w:bookmarkStart w:id="3607" w:name="_Toc332635219"/>
      <w:bookmarkStart w:id="3608" w:name="_Toc332637000"/>
      <w:bookmarkStart w:id="3609" w:name="_Toc332717187"/>
      <w:bookmarkStart w:id="3610" w:name="_Toc335211918"/>
      <w:bookmarkStart w:id="3611" w:name="_Toc335212185"/>
      <w:bookmarkStart w:id="3612" w:name="_Toc335213761"/>
      <w:bookmarkStart w:id="3613" w:name="_Toc338952582"/>
      <w:bookmarkStart w:id="3614" w:name="_Toc332634951"/>
      <w:bookmarkStart w:id="3615" w:name="_Toc332635220"/>
      <w:bookmarkStart w:id="3616" w:name="_Toc332637001"/>
      <w:bookmarkStart w:id="3617" w:name="_Toc332717188"/>
      <w:bookmarkStart w:id="3618" w:name="_Toc335211919"/>
      <w:bookmarkStart w:id="3619" w:name="_Toc335212186"/>
      <w:bookmarkStart w:id="3620" w:name="_Toc335213762"/>
      <w:bookmarkStart w:id="3621" w:name="_Toc338952583"/>
      <w:bookmarkStart w:id="3622" w:name="_Toc332634952"/>
      <w:bookmarkStart w:id="3623" w:name="_Toc332635221"/>
      <w:bookmarkStart w:id="3624" w:name="_Toc332637002"/>
      <w:bookmarkStart w:id="3625" w:name="_Toc332717189"/>
      <w:bookmarkStart w:id="3626" w:name="_Toc335211920"/>
      <w:bookmarkStart w:id="3627" w:name="_Toc335212187"/>
      <w:bookmarkStart w:id="3628" w:name="_Toc335213763"/>
      <w:bookmarkStart w:id="3629" w:name="_Toc338952584"/>
      <w:bookmarkStart w:id="3630" w:name="_Toc332634953"/>
      <w:bookmarkStart w:id="3631" w:name="_Toc332635222"/>
      <w:bookmarkStart w:id="3632" w:name="_Toc332637003"/>
      <w:bookmarkStart w:id="3633" w:name="_Toc332717190"/>
      <w:bookmarkStart w:id="3634" w:name="_Toc335211921"/>
      <w:bookmarkStart w:id="3635" w:name="_Toc335212188"/>
      <w:bookmarkStart w:id="3636" w:name="_Toc335213764"/>
      <w:bookmarkStart w:id="3637" w:name="_Toc338952585"/>
      <w:bookmarkStart w:id="3638" w:name="_Toc332634954"/>
      <w:bookmarkStart w:id="3639" w:name="_Toc332635223"/>
      <w:bookmarkStart w:id="3640" w:name="_Toc332637004"/>
      <w:bookmarkStart w:id="3641" w:name="_Toc332717191"/>
      <w:bookmarkStart w:id="3642" w:name="_Toc335211922"/>
      <w:bookmarkStart w:id="3643" w:name="_Toc335212189"/>
      <w:bookmarkStart w:id="3644" w:name="_Toc335213765"/>
      <w:bookmarkStart w:id="3645" w:name="_Toc338952586"/>
      <w:bookmarkStart w:id="3646" w:name="_Toc332634955"/>
      <w:bookmarkStart w:id="3647" w:name="_Toc332635224"/>
      <w:bookmarkStart w:id="3648" w:name="_Toc332637005"/>
      <w:bookmarkStart w:id="3649" w:name="_Toc332717192"/>
      <w:bookmarkStart w:id="3650" w:name="_Toc335211923"/>
      <w:bookmarkStart w:id="3651" w:name="_Toc335212190"/>
      <w:bookmarkStart w:id="3652" w:name="_Toc335213766"/>
      <w:bookmarkStart w:id="3653" w:name="_Toc338952587"/>
      <w:bookmarkStart w:id="3654" w:name="_Toc332634956"/>
      <w:bookmarkStart w:id="3655" w:name="_Toc332635225"/>
      <w:bookmarkStart w:id="3656" w:name="_Toc332637006"/>
      <w:bookmarkStart w:id="3657" w:name="_Toc332717193"/>
      <w:bookmarkStart w:id="3658" w:name="_Toc335211924"/>
      <w:bookmarkStart w:id="3659" w:name="_Toc335212191"/>
      <w:bookmarkStart w:id="3660" w:name="_Toc335213767"/>
      <w:bookmarkStart w:id="3661" w:name="_Toc338952588"/>
      <w:bookmarkStart w:id="3662" w:name="_Toc332634957"/>
      <w:bookmarkStart w:id="3663" w:name="_Toc332635226"/>
      <w:bookmarkStart w:id="3664" w:name="_Toc332637007"/>
      <w:bookmarkStart w:id="3665" w:name="_Toc332717194"/>
      <w:bookmarkStart w:id="3666" w:name="_Toc335211925"/>
      <w:bookmarkStart w:id="3667" w:name="_Toc335212192"/>
      <w:bookmarkStart w:id="3668" w:name="_Toc335213768"/>
      <w:bookmarkStart w:id="3669" w:name="_Toc338952589"/>
      <w:bookmarkStart w:id="3670" w:name="_Toc332634958"/>
      <w:bookmarkStart w:id="3671" w:name="_Toc332635227"/>
      <w:bookmarkStart w:id="3672" w:name="_Toc332637008"/>
      <w:bookmarkStart w:id="3673" w:name="_Toc332717195"/>
      <w:bookmarkStart w:id="3674" w:name="_Toc335211926"/>
      <w:bookmarkStart w:id="3675" w:name="_Toc335212193"/>
      <w:bookmarkStart w:id="3676" w:name="_Toc335213769"/>
      <w:bookmarkStart w:id="3677" w:name="_Toc338952590"/>
      <w:bookmarkStart w:id="3678" w:name="_Toc332634959"/>
      <w:bookmarkStart w:id="3679" w:name="_Toc332635228"/>
      <w:bookmarkStart w:id="3680" w:name="_Toc332637009"/>
      <w:bookmarkStart w:id="3681" w:name="_Toc332717196"/>
      <w:bookmarkStart w:id="3682" w:name="_Toc335211927"/>
      <w:bookmarkStart w:id="3683" w:name="_Toc335212194"/>
      <w:bookmarkStart w:id="3684" w:name="_Toc335213770"/>
      <w:bookmarkStart w:id="3685" w:name="_Toc338952591"/>
      <w:bookmarkStart w:id="3686" w:name="_Toc332634960"/>
      <w:bookmarkStart w:id="3687" w:name="_Toc332635229"/>
      <w:bookmarkStart w:id="3688" w:name="_Toc332637010"/>
      <w:bookmarkStart w:id="3689" w:name="_Toc332717197"/>
      <w:bookmarkStart w:id="3690" w:name="_Toc335211928"/>
      <w:bookmarkStart w:id="3691" w:name="_Toc335212195"/>
      <w:bookmarkStart w:id="3692" w:name="_Toc335213771"/>
      <w:bookmarkStart w:id="3693" w:name="_Toc338952592"/>
      <w:bookmarkStart w:id="3694" w:name="_Toc332634961"/>
      <w:bookmarkStart w:id="3695" w:name="_Toc332635230"/>
      <w:bookmarkStart w:id="3696" w:name="_Toc332637011"/>
      <w:bookmarkStart w:id="3697" w:name="_Toc332717198"/>
      <w:bookmarkStart w:id="3698" w:name="_Toc335211929"/>
      <w:bookmarkStart w:id="3699" w:name="_Toc335212196"/>
      <w:bookmarkStart w:id="3700" w:name="_Toc335213772"/>
      <w:bookmarkStart w:id="3701" w:name="_Toc338952593"/>
      <w:bookmarkStart w:id="3702" w:name="_Toc332634962"/>
      <w:bookmarkStart w:id="3703" w:name="_Toc332635231"/>
      <w:bookmarkStart w:id="3704" w:name="_Toc332637012"/>
      <w:bookmarkStart w:id="3705" w:name="_Toc332717199"/>
      <w:bookmarkStart w:id="3706" w:name="_Toc335211930"/>
      <w:bookmarkStart w:id="3707" w:name="_Toc335212197"/>
      <w:bookmarkStart w:id="3708" w:name="_Toc335213773"/>
      <w:bookmarkStart w:id="3709" w:name="_Toc338952594"/>
      <w:bookmarkStart w:id="3710" w:name="_Toc332634963"/>
      <w:bookmarkStart w:id="3711" w:name="_Toc332635232"/>
      <w:bookmarkStart w:id="3712" w:name="_Toc332637013"/>
      <w:bookmarkStart w:id="3713" w:name="_Toc332717200"/>
      <w:bookmarkStart w:id="3714" w:name="_Toc335211931"/>
      <w:bookmarkStart w:id="3715" w:name="_Toc335212198"/>
      <w:bookmarkStart w:id="3716" w:name="_Toc335213774"/>
      <w:bookmarkStart w:id="3717" w:name="_Toc338952595"/>
      <w:bookmarkStart w:id="3718" w:name="_Toc332634964"/>
      <w:bookmarkStart w:id="3719" w:name="_Toc332635233"/>
      <w:bookmarkStart w:id="3720" w:name="_Toc332637014"/>
      <w:bookmarkStart w:id="3721" w:name="_Toc332717201"/>
      <w:bookmarkStart w:id="3722" w:name="_Toc335211932"/>
      <w:bookmarkStart w:id="3723" w:name="_Toc335212199"/>
      <w:bookmarkStart w:id="3724" w:name="_Toc335213775"/>
      <w:bookmarkStart w:id="3725" w:name="_Toc338952596"/>
      <w:bookmarkStart w:id="3726" w:name="_Toc393266206"/>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r>
        <w:rPr>
          <w:lang w:val="en-GB"/>
        </w:rPr>
        <w:br w:type="page"/>
      </w:r>
    </w:p>
    <w:p w14:paraId="1D47875F" w14:textId="006E64ED" w:rsidR="00F808B1" w:rsidRDefault="007738DF" w:rsidP="0091497F">
      <w:pPr>
        <w:pStyle w:val="Heading1"/>
        <w:numPr>
          <w:ilvl w:val="0"/>
          <w:numId w:val="129"/>
        </w:numPr>
        <w:ind w:left="709" w:hanging="709"/>
        <w:rPr>
          <w:lang w:val="en-GB"/>
        </w:rPr>
      </w:pPr>
      <w:bookmarkStart w:id="3727" w:name="_Toc182313277"/>
      <w:r w:rsidRPr="00981FDE">
        <w:rPr>
          <w:lang w:val="en-GB"/>
        </w:rPr>
        <w:lastRenderedPageBreak/>
        <w:t>Terminology</w:t>
      </w:r>
      <w:bookmarkEnd w:id="3726"/>
      <w:bookmarkEnd w:id="3727"/>
    </w:p>
    <w:p w14:paraId="5C211A02" w14:textId="77777777" w:rsidR="00F808B1" w:rsidRDefault="007738DF" w:rsidP="006B6D45">
      <w:pPr>
        <w:pStyle w:val="Heading2"/>
        <w:numPr>
          <w:ilvl w:val="1"/>
          <w:numId w:val="129"/>
        </w:numPr>
        <w:ind w:left="851" w:hanging="709"/>
        <w:rPr>
          <w:lang w:val="en-GB"/>
        </w:rPr>
      </w:pPr>
      <w:bookmarkStart w:id="3728" w:name="_Toc393266207"/>
      <w:bookmarkStart w:id="3729" w:name="_Toc182313278"/>
      <w:r w:rsidRPr="00981FDE">
        <w:rPr>
          <w:lang w:val="en-GB"/>
        </w:rPr>
        <w:t>Abbreviations</w:t>
      </w:r>
      <w:bookmarkEnd w:id="3728"/>
      <w:bookmarkEnd w:id="3729"/>
      <w:r w:rsidRPr="00981FDE">
        <w:rPr>
          <w:lang w:val="en-GB"/>
        </w:rPr>
        <w:t xml:space="preserve"> </w:t>
      </w:r>
    </w:p>
    <w:tbl>
      <w:tblPr>
        <w:tblW w:w="8910" w:type="dxa"/>
        <w:tblInd w:w="630" w:type="dxa"/>
        <w:tblLayout w:type="fixed"/>
        <w:tblLook w:val="0000" w:firstRow="0" w:lastRow="0" w:firstColumn="0" w:lastColumn="0" w:noHBand="0" w:noVBand="0"/>
      </w:tblPr>
      <w:tblGrid>
        <w:gridCol w:w="1170"/>
        <w:gridCol w:w="7740"/>
      </w:tblGrid>
      <w:tr w:rsidR="007738DF" w:rsidRPr="006B6D45" w14:paraId="76D87E8F" w14:textId="77777777" w:rsidTr="00DD7D76">
        <w:tc>
          <w:tcPr>
            <w:tcW w:w="1170" w:type="dxa"/>
          </w:tcPr>
          <w:p w14:paraId="7CEF980A"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ANSI</w:t>
            </w:r>
          </w:p>
        </w:tc>
        <w:tc>
          <w:tcPr>
            <w:tcW w:w="7740" w:type="dxa"/>
          </w:tcPr>
          <w:p w14:paraId="0EA8A54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American National Standards Institute</w:t>
            </w:r>
          </w:p>
        </w:tc>
      </w:tr>
      <w:tr w:rsidR="007738DF" w:rsidRPr="006B6D45" w14:paraId="074AEAD9" w14:textId="77777777" w:rsidTr="00DD7D76">
        <w:tc>
          <w:tcPr>
            <w:tcW w:w="1170" w:type="dxa"/>
          </w:tcPr>
          <w:p w14:paraId="6A7C2CE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API</w:t>
            </w:r>
          </w:p>
        </w:tc>
        <w:tc>
          <w:tcPr>
            <w:tcW w:w="7740" w:type="dxa"/>
          </w:tcPr>
          <w:p w14:paraId="38D2BA8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American Petroleum Institute</w:t>
            </w:r>
          </w:p>
        </w:tc>
      </w:tr>
      <w:tr w:rsidR="007738DF" w:rsidRPr="006B6D45" w14:paraId="20A935ED" w14:textId="77777777" w:rsidTr="00DD7D76">
        <w:tc>
          <w:tcPr>
            <w:tcW w:w="1170" w:type="dxa"/>
          </w:tcPr>
          <w:p w14:paraId="6020287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ASB</w:t>
            </w:r>
          </w:p>
        </w:tc>
        <w:tc>
          <w:tcPr>
            <w:tcW w:w="7740" w:type="dxa"/>
          </w:tcPr>
          <w:p w14:paraId="4CBD9926"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Asbestos</w:t>
            </w:r>
          </w:p>
        </w:tc>
      </w:tr>
      <w:tr w:rsidR="007738DF" w:rsidRPr="006B6D45" w14:paraId="67A3C068" w14:textId="77777777" w:rsidTr="00DD7D76">
        <w:tc>
          <w:tcPr>
            <w:tcW w:w="1170" w:type="dxa"/>
          </w:tcPr>
          <w:p w14:paraId="168686E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ASME</w:t>
            </w:r>
          </w:p>
        </w:tc>
        <w:tc>
          <w:tcPr>
            <w:tcW w:w="7740" w:type="dxa"/>
          </w:tcPr>
          <w:p w14:paraId="41F1786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American Society of Mechanical Engineers</w:t>
            </w:r>
          </w:p>
        </w:tc>
      </w:tr>
      <w:tr w:rsidR="007738DF" w:rsidRPr="006B6D45" w14:paraId="439B743A" w14:textId="77777777" w:rsidTr="00DD7D76">
        <w:tc>
          <w:tcPr>
            <w:tcW w:w="1170" w:type="dxa"/>
          </w:tcPr>
          <w:p w14:paraId="1019453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ASTM</w:t>
            </w:r>
          </w:p>
        </w:tc>
        <w:tc>
          <w:tcPr>
            <w:tcW w:w="7740" w:type="dxa"/>
          </w:tcPr>
          <w:p w14:paraId="3480933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American Society for Testing and Materials</w:t>
            </w:r>
          </w:p>
        </w:tc>
      </w:tr>
      <w:tr w:rsidR="007738DF" w:rsidRPr="006B6D45" w14:paraId="73C31442" w14:textId="77777777" w:rsidTr="00DD7D76">
        <w:tc>
          <w:tcPr>
            <w:tcW w:w="1170" w:type="dxa"/>
          </w:tcPr>
          <w:p w14:paraId="3DC69C1A"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BARG</w:t>
            </w:r>
          </w:p>
        </w:tc>
        <w:tc>
          <w:tcPr>
            <w:tcW w:w="7740" w:type="dxa"/>
          </w:tcPr>
          <w:p w14:paraId="075F72C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Bar Gauge</w:t>
            </w:r>
          </w:p>
        </w:tc>
      </w:tr>
      <w:tr w:rsidR="007738DF" w:rsidRPr="006B6D45" w14:paraId="05DC4512" w14:textId="77777777" w:rsidTr="00DD7D76">
        <w:tc>
          <w:tcPr>
            <w:tcW w:w="1170" w:type="dxa"/>
          </w:tcPr>
          <w:p w14:paraId="1DED0B4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BB</w:t>
            </w:r>
          </w:p>
        </w:tc>
        <w:tc>
          <w:tcPr>
            <w:tcW w:w="7740" w:type="dxa"/>
          </w:tcPr>
          <w:p w14:paraId="29D5B06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Bolted Bonnet</w:t>
            </w:r>
          </w:p>
        </w:tc>
      </w:tr>
      <w:tr w:rsidR="007738DF" w:rsidRPr="006B6D45" w14:paraId="151FE53A" w14:textId="77777777" w:rsidTr="00DD7D76">
        <w:tc>
          <w:tcPr>
            <w:tcW w:w="1170" w:type="dxa"/>
          </w:tcPr>
          <w:p w14:paraId="6E52701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BBE</w:t>
            </w:r>
          </w:p>
        </w:tc>
        <w:tc>
          <w:tcPr>
            <w:tcW w:w="7740" w:type="dxa"/>
          </w:tcPr>
          <w:p w14:paraId="6BA43205"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Bevelled Both Ends</w:t>
            </w:r>
          </w:p>
        </w:tc>
      </w:tr>
      <w:tr w:rsidR="007738DF" w:rsidRPr="006B6D45" w14:paraId="67F2129C" w14:textId="77777777" w:rsidTr="00DD7D76">
        <w:tc>
          <w:tcPr>
            <w:tcW w:w="1170" w:type="dxa"/>
          </w:tcPr>
          <w:p w14:paraId="03A99BD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BC</w:t>
            </w:r>
          </w:p>
        </w:tc>
        <w:tc>
          <w:tcPr>
            <w:tcW w:w="7740" w:type="dxa"/>
          </w:tcPr>
          <w:p w14:paraId="1CCC62AC"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Bolted Cover</w:t>
            </w:r>
          </w:p>
        </w:tc>
      </w:tr>
      <w:tr w:rsidR="007738DF" w:rsidRPr="006B6D45" w14:paraId="3DE42BC1" w14:textId="77777777" w:rsidTr="00DD7D76">
        <w:tc>
          <w:tcPr>
            <w:tcW w:w="1170" w:type="dxa"/>
          </w:tcPr>
          <w:p w14:paraId="4CC0D85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BCV</w:t>
            </w:r>
          </w:p>
        </w:tc>
        <w:tc>
          <w:tcPr>
            <w:tcW w:w="7740" w:type="dxa"/>
          </w:tcPr>
          <w:p w14:paraId="1D3964FE"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Butterfly Valve, Concentric Type</w:t>
            </w:r>
          </w:p>
        </w:tc>
      </w:tr>
      <w:tr w:rsidR="007738DF" w:rsidRPr="006B6D45" w14:paraId="4207587D" w14:textId="77777777" w:rsidTr="00DD7D76">
        <w:tc>
          <w:tcPr>
            <w:tcW w:w="1170" w:type="dxa"/>
          </w:tcPr>
          <w:p w14:paraId="756F6FE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BE</w:t>
            </w:r>
          </w:p>
        </w:tc>
        <w:tc>
          <w:tcPr>
            <w:tcW w:w="7740" w:type="dxa"/>
          </w:tcPr>
          <w:p w14:paraId="4F24636E"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Bevelled End</w:t>
            </w:r>
          </w:p>
        </w:tc>
      </w:tr>
      <w:tr w:rsidR="007738DF" w:rsidRPr="006B6D45" w14:paraId="3FC9C33C" w14:textId="77777777" w:rsidTr="00DD7D76">
        <w:tc>
          <w:tcPr>
            <w:tcW w:w="1170" w:type="dxa"/>
          </w:tcPr>
          <w:p w14:paraId="2EDA91F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BFW</w:t>
            </w:r>
          </w:p>
        </w:tc>
        <w:tc>
          <w:tcPr>
            <w:tcW w:w="7740" w:type="dxa"/>
          </w:tcPr>
          <w:p w14:paraId="121EB9C7"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Boiler Feed Water</w:t>
            </w:r>
          </w:p>
        </w:tc>
      </w:tr>
      <w:tr w:rsidR="007738DF" w:rsidRPr="006B6D45" w14:paraId="5016305C" w14:textId="77777777" w:rsidTr="00DD7D76">
        <w:tc>
          <w:tcPr>
            <w:tcW w:w="1170" w:type="dxa"/>
          </w:tcPr>
          <w:p w14:paraId="3A53BAA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BG</w:t>
            </w:r>
          </w:p>
        </w:tc>
        <w:tc>
          <w:tcPr>
            <w:tcW w:w="7740" w:type="dxa"/>
          </w:tcPr>
          <w:p w14:paraId="392B6032"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Bolted Gland</w:t>
            </w:r>
          </w:p>
        </w:tc>
      </w:tr>
      <w:tr w:rsidR="007738DF" w:rsidRPr="006B6D45" w14:paraId="26C82704" w14:textId="77777777" w:rsidTr="00DD7D76">
        <w:tc>
          <w:tcPr>
            <w:tcW w:w="1170" w:type="dxa"/>
          </w:tcPr>
          <w:p w14:paraId="7E4A1D3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BLE</w:t>
            </w:r>
          </w:p>
        </w:tc>
        <w:tc>
          <w:tcPr>
            <w:tcW w:w="7740" w:type="dxa"/>
          </w:tcPr>
          <w:p w14:paraId="7C5011CF"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Bevel Large End</w:t>
            </w:r>
          </w:p>
        </w:tc>
      </w:tr>
      <w:tr w:rsidR="007738DF" w:rsidRPr="006B6D45" w14:paraId="57527AAE" w14:textId="77777777" w:rsidTr="00DD7D76">
        <w:tc>
          <w:tcPr>
            <w:tcW w:w="1170" w:type="dxa"/>
          </w:tcPr>
          <w:p w14:paraId="678D7ED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BOV</w:t>
            </w:r>
          </w:p>
        </w:tc>
        <w:tc>
          <w:tcPr>
            <w:tcW w:w="7740" w:type="dxa"/>
          </w:tcPr>
          <w:p w14:paraId="3A472B3C"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Butterfly Valve, Off-set Type (High Performance)</w:t>
            </w:r>
          </w:p>
        </w:tc>
      </w:tr>
      <w:tr w:rsidR="007738DF" w:rsidRPr="006B6D45" w14:paraId="15EACFBC" w14:textId="77777777" w:rsidTr="00DD7D76">
        <w:tc>
          <w:tcPr>
            <w:tcW w:w="1170" w:type="dxa"/>
          </w:tcPr>
          <w:p w14:paraId="123955E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BS</w:t>
            </w:r>
          </w:p>
        </w:tc>
        <w:tc>
          <w:tcPr>
            <w:tcW w:w="7740" w:type="dxa"/>
          </w:tcPr>
          <w:p w14:paraId="3CA15FF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British Standards Institute</w:t>
            </w:r>
          </w:p>
        </w:tc>
      </w:tr>
      <w:tr w:rsidR="007738DF" w:rsidRPr="006B6D45" w14:paraId="30549681" w14:textId="77777777" w:rsidTr="00DD7D76">
        <w:tc>
          <w:tcPr>
            <w:tcW w:w="1170" w:type="dxa"/>
          </w:tcPr>
          <w:p w14:paraId="6C302CB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BW</w:t>
            </w:r>
          </w:p>
        </w:tc>
        <w:tc>
          <w:tcPr>
            <w:tcW w:w="7740" w:type="dxa"/>
          </w:tcPr>
          <w:p w14:paraId="0F2F9AD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Butt Weld</w:t>
            </w:r>
          </w:p>
        </w:tc>
      </w:tr>
      <w:tr w:rsidR="007738DF" w:rsidRPr="006B6D45" w14:paraId="36712BF0" w14:textId="77777777" w:rsidTr="00DD7D76">
        <w:tc>
          <w:tcPr>
            <w:tcW w:w="1170" w:type="dxa"/>
          </w:tcPr>
          <w:p w14:paraId="381EAFA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CA</w:t>
            </w:r>
          </w:p>
        </w:tc>
        <w:tc>
          <w:tcPr>
            <w:tcW w:w="7740" w:type="dxa"/>
          </w:tcPr>
          <w:p w14:paraId="0C446206"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Corrosion Allowance</w:t>
            </w:r>
          </w:p>
        </w:tc>
      </w:tr>
      <w:tr w:rsidR="007738DF" w:rsidRPr="006B6D45" w14:paraId="768238FE" w14:textId="77777777" w:rsidTr="00DD7D76">
        <w:tc>
          <w:tcPr>
            <w:tcW w:w="1170" w:type="dxa"/>
          </w:tcPr>
          <w:p w14:paraId="2EAF7306"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CAF</w:t>
            </w:r>
          </w:p>
        </w:tc>
        <w:tc>
          <w:tcPr>
            <w:tcW w:w="7740" w:type="dxa"/>
          </w:tcPr>
          <w:p w14:paraId="1BDC890B"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Compressed Asbestos Fibre</w:t>
            </w:r>
          </w:p>
        </w:tc>
      </w:tr>
      <w:tr w:rsidR="007738DF" w:rsidRPr="006B6D45" w14:paraId="1D1FF5CC" w14:textId="77777777" w:rsidTr="00DD7D76">
        <w:tc>
          <w:tcPr>
            <w:tcW w:w="1170" w:type="dxa"/>
          </w:tcPr>
          <w:p w14:paraId="7CD16BD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CDV</w:t>
            </w:r>
          </w:p>
          <w:p w14:paraId="09233C2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CF</w:t>
            </w:r>
          </w:p>
        </w:tc>
        <w:tc>
          <w:tcPr>
            <w:tcW w:w="7740" w:type="dxa"/>
          </w:tcPr>
          <w:p w14:paraId="27C843D2"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Check Valve, Dual Plate Type</w:t>
            </w:r>
          </w:p>
          <w:p w14:paraId="48DE8EFA"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Compact Flange</w:t>
            </w:r>
          </w:p>
        </w:tc>
      </w:tr>
      <w:tr w:rsidR="007738DF" w:rsidRPr="006B6D45" w14:paraId="77830DEE" w14:textId="77777777" w:rsidTr="00DD7D76">
        <w:tc>
          <w:tcPr>
            <w:tcW w:w="1170" w:type="dxa"/>
          </w:tcPr>
          <w:p w14:paraId="6E2558F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CHV</w:t>
            </w:r>
          </w:p>
        </w:tc>
        <w:tc>
          <w:tcPr>
            <w:tcW w:w="7740" w:type="dxa"/>
          </w:tcPr>
          <w:p w14:paraId="29D1FA7B"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Check Valve</w:t>
            </w:r>
          </w:p>
        </w:tc>
      </w:tr>
      <w:tr w:rsidR="007738DF" w:rsidRPr="006B6D45" w14:paraId="12D88DF9" w14:textId="77777777" w:rsidTr="00DD7D76">
        <w:tc>
          <w:tcPr>
            <w:tcW w:w="1170" w:type="dxa"/>
          </w:tcPr>
          <w:p w14:paraId="79BA6E1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CL</w:t>
            </w:r>
          </w:p>
        </w:tc>
        <w:tc>
          <w:tcPr>
            <w:tcW w:w="7740" w:type="dxa"/>
          </w:tcPr>
          <w:p w14:paraId="001DD09C"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Class</w:t>
            </w:r>
          </w:p>
        </w:tc>
      </w:tr>
      <w:tr w:rsidR="007738DF" w:rsidRPr="006B6D45" w14:paraId="39E29387" w14:textId="77777777" w:rsidTr="00DD7D76">
        <w:tc>
          <w:tcPr>
            <w:tcW w:w="1170" w:type="dxa"/>
          </w:tcPr>
          <w:p w14:paraId="18CB3DC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CNAF</w:t>
            </w:r>
          </w:p>
        </w:tc>
        <w:tc>
          <w:tcPr>
            <w:tcW w:w="7740" w:type="dxa"/>
          </w:tcPr>
          <w:p w14:paraId="480D1B71"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Compressed Non-Asbestos Fibre</w:t>
            </w:r>
          </w:p>
        </w:tc>
      </w:tr>
      <w:tr w:rsidR="007738DF" w:rsidRPr="006B6D45" w14:paraId="1AA4ADB8" w14:textId="77777777" w:rsidTr="00DD7D76">
        <w:tc>
          <w:tcPr>
            <w:tcW w:w="1170" w:type="dxa"/>
          </w:tcPr>
          <w:p w14:paraId="4442670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CONC</w:t>
            </w:r>
          </w:p>
        </w:tc>
        <w:tc>
          <w:tcPr>
            <w:tcW w:w="7740" w:type="dxa"/>
          </w:tcPr>
          <w:p w14:paraId="427842BA"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Concentric</w:t>
            </w:r>
          </w:p>
        </w:tc>
      </w:tr>
      <w:tr w:rsidR="007738DF" w:rsidRPr="006B6D45" w14:paraId="5871F53D" w14:textId="77777777" w:rsidTr="00DD7D76">
        <w:tc>
          <w:tcPr>
            <w:tcW w:w="1170" w:type="dxa"/>
          </w:tcPr>
          <w:p w14:paraId="3AA91EA5"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CR</w:t>
            </w:r>
          </w:p>
        </w:tc>
        <w:tc>
          <w:tcPr>
            <w:tcW w:w="7740" w:type="dxa"/>
          </w:tcPr>
          <w:p w14:paraId="05097FA1"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Chromium</w:t>
            </w:r>
          </w:p>
        </w:tc>
      </w:tr>
      <w:tr w:rsidR="007738DF" w:rsidRPr="006B6D45" w14:paraId="6F11D1C2" w14:textId="77777777" w:rsidTr="00DD7D76">
        <w:tc>
          <w:tcPr>
            <w:tcW w:w="1170" w:type="dxa"/>
          </w:tcPr>
          <w:p w14:paraId="26DA166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CS</w:t>
            </w:r>
          </w:p>
        </w:tc>
        <w:tc>
          <w:tcPr>
            <w:tcW w:w="7740" w:type="dxa"/>
          </w:tcPr>
          <w:p w14:paraId="17994C53"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Carbon Steel</w:t>
            </w:r>
          </w:p>
        </w:tc>
      </w:tr>
      <w:tr w:rsidR="007738DF" w:rsidRPr="006B6D45" w14:paraId="7B1292D0" w14:textId="77777777" w:rsidTr="00DD7D76">
        <w:tc>
          <w:tcPr>
            <w:tcW w:w="1170" w:type="dxa"/>
          </w:tcPr>
          <w:p w14:paraId="19A8F5D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DIN</w:t>
            </w:r>
          </w:p>
        </w:tc>
        <w:tc>
          <w:tcPr>
            <w:tcW w:w="7740" w:type="dxa"/>
          </w:tcPr>
          <w:p w14:paraId="01ECF8D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Deutsches Institut fur Normung</w:t>
            </w:r>
          </w:p>
        </w:tc>
      </w:tr>
      <w:tr w:rsidR="007738DF" w:rsidRPr="006B6D45" w14:paraId="27F6ACA5" w14:textId="77777777" w:rsidTr="00DD7D76">
        <w:tc>
          <w:tcPr>
            <w:tcW w:w="1170" w:type="dxa"/>
          </w:tcPr>
          <w:p w14:paraId="12971F7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DS</w:t>
            </w:r>
          </w:p>
        </w:tc>
        <w:tc>
          <w:tcPr>
            <w:tcW w:w="7740" w:type="dxa"/>
          </w:tcPr>
          <w:p w14:paraId="4A9DEF6B"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Disc Seat</w:t>
            </w:r>
          </w:p>
        </w:tc>
      </w:tr>
      <w:tr w:rsidR="007738DF" w:rsidRPr="006B6D45" w14:paraId="19E50F9F" w14:textId="77777777" w:rsidTr="00DD7D76">
        <w:tc>
          <w:tcPr>
            <w:tcW w:w="1170" w:type="dxa"/>
          </w:tcPr>
          <w:p w14:paraId="3D4A087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ECC</w:t>
            </w:r>
          </w:p>
        </w:tc>
        <w:tc>
          <w:tcPr>
            <w:tcW w:w="7740" w:type="dxa"/>
          </w:tcPr>
          <w:p w14:paraId="5C328A00"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Eccentric</w:t>
            </w:r>
          </w:p>
        </w:tc>
      </w:tr>
      <w:tr w:rsidR="007738DF" w:rsidRPr="006B6D45" w14:paraId="494DD454" w14:textId="77777777" w:rsidTr="00DD7D76">
        <w:tc>
          <w:tcPr>
            <w:tcW w:w="1170" w:type="dxa"/>
          </w:tcPr>
          <w:p w14:paraId="039516A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EFW</w:t>
            </w:r>
          </w:p>
        </w:tc>
        <w:tc>
          <w:tcPr>
            <w:tcW w:w="7740" w:type="dxa"/>
          </w:tcPr>
          <w:p w14:paraId="099236D2"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Electric Fusion Welded</w:t>
            </w:r>
          </w:p>
        </w:tc>
      </w:tr>
      <w:tr w:rsidR="007738DF" w:rsidRPr="006B6D45" w14:paraId="57E77904" w14:textId="77777777" w:rsidTr="00DD7D76">
        <w:tc>
          <w:tcPr>
            <w:tcW w:w="1170" w:type="dxa"/>
          </w:tcPr>
          <w:p w14:paraId="49D783A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FF</w:t>
            </w:r>
          </w:p>
        </w:tc>
        <w:tc>
          <w:tcPr>
            <w:tcW w:w="7740" w:type="dxa"/>
          </w:tcPr>
          <w:p w14:paraId="6BE1FE58"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Flat Face</w:t>
            </w:r>
          </w:p>
        </w:tc>
      </w:tr>
      <w:tr w:rsidR="007738DF" w:rsidRPr="006B6D45" w14:paraId="43E33C0E" w14:textId="77777777" w:rsidTr="00DD7D76">
        <w:tc>
          <w:tcPr>
            <w:tcW w:w="1170" w:type="dxa"/>
          </w:tcPr>
          <w:p w14:paraId="661A82D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FHF</w:t>
            </w:r>
          </w:p>
        </w:tc>
        <w:tc>
          <w:tcPr>
            <w:tcW w:w="7740" w:type="dxa"/>
          </w:tcPr>
          <w:p w14:paraId="22196924"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Full Hard Face</w:t>
            </w:r>
          </w:p>
        </w:tc>
      </w:tr>
      <w:tr w:rsidR="007738DF" w:rsidRPr="006B6D45" w14:paraId="53C81B64" w14:textId="77777777" w:rsidTr="00DD7D76">
        <w:tc>
          <w:tcPr>
            <w:tcW w:w="1170" w:type="dxa"/>
          </w:tcPr>
          <w:p w14:paraId="7F83C4D7"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FLG</w:t>
            </w:r>
          </w:p>
        </w:tc>
        <w:tc>
          <w:tcPr>
            <w:tcW w:w="7740" w:type="dxa"/>
          </w:tcPr>
          <w:p w14:paraId="7D23718D"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Flange</w:t>
            </w:r>
          </w:p>
        </w:tc>
      </w:tr>
      <w:tr w:rsidR="007738DF" w:rsidRPr="006B6D45" w14:paraId="65C1221D" w14:textId="77777777" w:rsidTr="00DD7D76">
        <w:tc>
          <w:tcPr>
            <w:tcW w:w="1170" w:type="dxa"/>
          </w:tcPr>
          <w:p w14:paraId="3ECFBE3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FV</w:t>
            </w:r>
          </w:p>
        </w:tc>
        <w:tc>
          <w:tcPr>
            <w:tcW w:w="7740" w:type="dxa"/>
          </w:tcPr>
          <w:p w14:paraId="42C04919"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Full Vacuum</w:t>
            </w:r>
          </w:p>
        </w:tc>
      </w:tr>
      <w:tr w:rsidR="007738DF" w:rsidRPr="006B6D45" w14:paraId="2488BC91" w14:textId="77777777" w:rsidTr="00DD7D76">
        <w:tc>
          <w:tcPr>
            <w:tcW w:w="1170" w:type="dxa"/>
          </w:tcPr>
          <w:p w14:paraId="3D46B12A"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GAV</w:t>
            </w:r>
          </w:p>
        </w:tc>
        <w:tc>
          <w:tcPr>
            <w:tcW w:w="7740" w:type="dxa"/>
          </w:tcPr>
          <w:p w14:paraId="5C07710C"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Gate Valve</w:t>
            </w:r>
          </w:p>
        </w:tc>
      </w:tr>
      <w:tr w:rsidR="007738DF" w:rsidRPr="006B6D45" w14:paraId="0C24BCF2" w14:textId="77777777" w:rsidTr="00DD7D76">
        <w:tc>
          <w:tcPr>
            <w:tcW w:w="1170" w:type="dxa"/>
          </w:tcPr>
          <w:p w14:paraId="2CB6CD0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GALV</w:t>
            </w:r>
          </w:p>
        </w:tc>
        <w:tc>
          <w:tcPr>
            <w:tcW w:w="7740" w:type="dxa"/>
          </w:tcPr>
          <w:p w14:paraId="7BE49B3F"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Galvanised</w:t>
            </w:r>
          </w:p>
        </w:tc>
      </w:tr>
      <w:tr w:rsidR="007738DF" w:rsidRPr="006B6D45" w14:paraId="13AD356D" w14:textId="77777777" w:rsidTr="00DD7D76">
        <w:tc>
          <w:tcPr>
            <w:tcW w:w="1170" w:type="dxa"/>
          </w:tcPr>
          <w:p w14:paraId="7871498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GLV</w:t>
            </w:r>
          </w:p>
        </w:tc>
        <w:tc>
          <w:tcPr>
            <w:tcW w:w="7740" w:type="dxa"/>
          </w:tcPr>
          <w:p w14:paraId="2D1EDA66"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Globe Valve</w:t>
            </w:r>
          </w:p>
        </w:tc>
      </w:tr>
      <w:tr w:rsidR="007738DF" w:rsidRPr="006B6D45" w14:paraId="6E6E36FC" w14:textId="77777777" w:rsidTr="00DD7D76">
        <w:tc>
          <w:tcPr>
            <w:tcW w:w="1170" w:type="dxa"/>
          </w:tcPr>
          <w:p w14:paraId="76E75D2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GO</w:t>
            </w:r>
          </w:p>
        </w:tc>
        <w:tc>
          <w:tcPr>
            <w:tcW w:w="7740" w:type="dxa"/>
          </w:tcPr>
          <w:p w14:paraId="24EE8B99"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Gear Operated</w:t>
            </w:r>
          </w:p>
        </w:tc>
      </w:tr>
      <w:tr w:rsidR="007738DF" w:rsidRPr="006B6D45" w14:paraId="18F471F1" w14:textId="77777777" w:rsidTr="00DD7D76">
        <w:tc>
          <w:tcPr>
            <w:tcW w:w="1170" w:type="dxa"/>
          </w:tcPr>
          <w:p w14:paraId="1540498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GR</w:t>
            </w:r>
          </w:p>
        </w:tc>
        <w:tc>
          <w:tcPr>
            <w:tcW w:w="7740" w:type="dxa"/>
          </w:tcPr>
          <w:p w14:paraId="5E525E31"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Grade</w:t>
            </w:r>
          </w:p>
        </w:tc>
      </w:tr>
      <w:tr w:rsidR="007738DF" w:rsidRPr="006B6D45" w14:paraId="293908FA" w14:textId="77777777" w:rsidTr="00DD7D76">
        <w:tc>
          <w:tcPr>
            <w:tcW w:w="1170" w:type="dxa"/>
          </w:tcPr>
          <w:p w14:paraId="74C3F2DB"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GRE</w:t>
            </w:r>
          </w:p>
        </w:tc>
        <w:tc>
          <w:tcPr>
            <w:tcW w:w="7740" w:type="dxa"/>
          </w:tcPr>
          <w:p w14:paraId="1C48A044"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Glass Reinforced Epoxy</w:t>
            </w:r>
          </w:p>
        </w:tc>
      </w:tr>
      <w:tr w:rsidR="007738DF" w:rsidRPr="006B6D45" w14:paraId="1C8C4D7A" w14:textId="77777777" w:rsidTr="00DD7D76">
        <w:tc>
          <w:tcPr>
            <w:tcW w:w="1170" w:type="dxa"/>
          </w:tcPr>
          <w:p w14:paraId="0C1A221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GRV</w:t>
            </w:r>
          </w:p>
        </w:tc>
        <w:tc>
          <w:tcPr>
            <w:tcW w:w="7740" w:type="dxa"/>
          </w:tcPr>
          <w:p w14:paraId="619B43FE"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Glass Reinforced Vinyl ester</w:t>
            </w:r>
          </w:p>
        </w:tc>
      </w:tr>
      <w:tr w:rsidR="000A749D" w:rsidRPr="006B6D45" w14:paraId="08567689" w14:textId="77777777" w:rsidTr="00DD7D76">
        <w:trPr>
          <w:ins w:id="3730" w:author="Zhunisbayev, Olzhasbek [Bolashak Atyrau Limited]" w:date="2024-11-04T21:05:00Z"/>
        </w:trPr>
        <w:tc>
          <w:tcPr>
            <w:tcW w:w="1170" w:type="dxa"/>
          </w:tcPr>
          <w:p w14:paraId="6C4227D3" w14:textId="5CE64ECA" w:rsidR="000A749D" w:rsidRPr="006B6D45" w:rsidRDefault="000A749D" w:rsidP="00F118E0">
            <w:pPr>
              <w:pStyle w:val="Indent1"/>
              <w:ind w:left="0"/>
              <w:rPr>
                <w:ins w:id="3731" w:author="Zhunisbayev, Olzhasbek [Bolashak Atyrau Limited]" w:date="2024-11-04T21:05:00Z" w16du:dateUtc="2024-11-04T16:05:00Z"/>
                <w:rFonts w:ascii="Times New Roman" w:hAnsi="Times New Roman"/>
                <w:szCs w:val="22"/>
                <w:lang w:val="en-US"/>
                <w:rPrChange w:id="3732" w:author="Zhunisbayev, Olzhasbek [Bolashak Atyrau Limited]" w:date="2024-11-04T21:05:00Z" w16du:dateUtc="2024-11-04T16:05:00Z">
                  <w:rPr>
                    <w:ins w:id="3733" w:author="Zhunisbayev, Olzhasbek [Bolashak Atyrau Limited]" w:date="2024-11-04T21:05:00Z" w16du:dateUtc="2024-11-04T16:05:00Z"/>
                    <w:szCs w:val="22"/>
                    <w:lang w:val="en-GB"/>
                  </w:rPr>
                </w:rPrChange>
              </w:rPr>
            </w:pPr>
            <w:ins w:id="3734" w:author="Zhunisbayev, Olzhasbek [Bolashak Atyrau Limited]" w:date="2024-11-04T21:05:00Z" w16du:dateUtc="2024-11-04T16:05:00Z">
              <w:r w:rsidRPr="006B6D45">
                <w:rPr>
                  <w:rFonts w:ascii="Times New Roman" w:hAnsi="Times New Roman"/>
                  <w:szCs w:val="22"/>
                  <w:lang w:val="en-US"/>
                </w:rPr>
                <w:t>HDPE</w:t>
              </w:r>
            </w:ins>
          </w:p>
        </w:tc>
        <w:tc>
          <w:tcPr>
            <w:tcW w:w="7740" w:type="dxa"/>
          </w:tcPr>
          <w:p w14:paraId="40FEC19D" w14:textId="09E7294A" w:rsidR="000A749D" w:rsidRPr="006B6D45" w:rsidRDefault="000A749D" w:rsidP="00F118E0">
            <w:pPr>
              <w:pStyle w:val="Indent1"/>
              <w:ind w:left="0"/>
              <w:jc w:val="left"/>
              <w:rPr>
                <w:ins w:id="3735" w:author="Zhunisbayev, Olzhasbek [Bolashak Atyrau Limited]" w:date="2024-11-04T21:05:00Z" w16du:dateUtc="2024-11-04T16:05:00Z"/>
                <w:rFonts w:ascii="Times New Roman" w:hAnsi="Times New Roman"/>
                <w:szCs w:val="22"/>
                <w:lang w:val="en-GB"/>
              </w:rPr>
            </w:pPr>
            <w:ins w:id="3736" w:author="Zhunisbayev, Olzhasbek [Bolashak Atyrau Limited]" w:date="2024-11-04T21:05:00Z" w16du:dateUtc="2024-11-04T16:05:00Z">
              <w:r w:rsidRPr="006B6D45">
                <w:rPr>
                  <w:rFonts w:ascii="Times New Roman" w:hAnsi="Times New Roman"/>
                  <w:szCs w:val="22"/>
                  <w:lang w:val="en-GB"/>
                </w:rPr>
                <w:t>High Density Poly</w:t>
              </w:r>
              <w:r w:rsidR="00526359" w:rsidRPr="006B6D45">
                <w:rPr>
                  <w:rFonts w:ascii="Times New Roman" w:hAnsi="Times New Roman"/>
                  <w:szCs w:val="22"/>
                  <w:lang w:val="en-GB"/>
                </w:rPr>
                <w:t>ethylene</w:t>
              </w:r>
            </w:ins>
          </w:p>
        </w:tc>
      </w:tr>
      <w:tr w:rsidR="007738DF" w:rsidRPr="006B6D45" w14:paraId="1EDFDAA0" w14:textId="77777777" w:rsidTr="00DD7D76">
        <w:tc>
          <w:tcPr>
            <w:tcW w:w="1170" w:type="dxa"/>
          </w:tcPr>
          <w:p w14:paraId="4D8511D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HEX</w:t>
            </w:r>
          </w:p>
        </w:tc>
        <w:tc>
          <w:tcPr>
            <w:tcW w:w="7740" w:type="dxa"/>
          </w:tcPr>
          <w:p w14:paraId="050B559B"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Hexagonal</w:t>
            </w:r>
          </w:p>
        </w:tc>
      </w:tr>
      <w:tr w:rsidR="007738DF" w:rsidRPr="006B6D45" w14:paraId="2EDDCD90" w14:textId="77777777" w:rsidTr="00DD7D76">
        <w:tc>
          <w:tcPr>
            <w:tcW w:w="1170" w:type="dxa"/>
          </w:tcPr>
          <w:p w14:paraId="0CD2F24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HF</w:t>
            </w:r>
          </w:p>
        </w:tc>
        <w:tc>
          <w:tcPr>
            <w:tcW w:w="7740" w:type="dxa"/>
          </w:tcPr>
          <w:p w14:paraId="13A4A86B"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Hard Face</w:t>
            </w:r>
          </w:p>
        </w:tc>
      </w:tr>
      <w:tr w:rsidR="007738DF" w:rsidRPr="006B6D45" w14:paraId="18ED2248" w14:textId="77777777" w:rsidTr="00DD7D76">
        <w:tc>
          <w:tcPr>
            <w:tcW w:w="1170" w:type="dxa"/>
          </w:tcPr>
          <w:p w14:paraId="0E23EC1A"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IR</w:t>
            </w:r>
          </w:p>
        </w:tc>
        <w:tc>
          <w:tcPr>
            <w:tcW w:w="7740" w:type="dxa"/>
          </w:tcPr>
          <w:p w14:paraId="13254C4F" w14:textId="77777777" w:rsidR="007738DF" w:rsidRPr="006B6D45" w:rsidRDefault="007738DF" w:rsidP="00F118E0">
            <w:pPr>
              <w:pStyle w:val="Indent1"/>
              <w:ind w:left="0"/>
              <w:jc w:val="left"/>
              <w:rPr>
                <w:rFonts w:ascii="Times New Roman" w:hAnsi="Times New Roman"/>
                <w:szCs w:val="22"/>
                <w:lang w:val="en-GB"/>
              </w:rPr>
            </w:pPr>
            <w:r w:rsidRPr="006B6D45">
              <w:rPr>
                <w:rFonts w:ascii="Times New Roman" w:hAnsi="Times New Roman"/>
                <w:szCs w:val="22"/>
                <w:lang w:val="en-GB"/>
              </w:rPr>
              <w:t>Inner Ring</w:t>
            </w:r>
          </w:p>
        </w:tc>
      </w:tr>
      <w:tr w:rsidR="00B00971" w:rsidRPr="006B6D45" w14:paraId="6348B5CE" w14:textId="77777777" w:rsidTr="00DD7D76">
        <w:trPr>
          <w:ins w:id="3737" w:author="Zhunisbayev, Olzhasbek [Bolashak Atyrau Limited]" w:date="2023-10-16T10:10:00Z"/>
        </w:trPr>
        <w:tc>
          <w:tcPr>
            <w:tcW w:w="1170" w:type="dxa"/>
          </w:tcPr>
          <w:p w14:paraId="02165D71" w14:textId="1AC6F418" w:rsidR="00B00971" w:rsidRPr="006B6D45" w:rsidRDefault="00B00971" w:rsidP="00F118E0">
            <w:pPr>
              <w:pStyle w:val="Indent1"/>
              <w:ind w:left="0"/>
              <w:rPr>
                <w:ins w:id="3738" w:author="Zhunisbayev, Olzhasbek [Bolashak Atyrau Limited]" w:date="2023-10-16T10:10:00Z"/>
                <w:rFonts w:ascii="Times New Roman" w:hAnsi="Times New Roman"/>
                <w:szCs w:val="22"/>
                <w:lang w:val="en-GB"/>
              </w:rPr>
            </w:pPr>
            <w:ins w:id="3739" w:author="Zhunisbayev, Olzhasbek [Bolashak Atyrau Limited]" w:date="2023-10-16T10:10:00Z">
              <w:r w:rsidRPr="006B6D45">
                <w:rPr>
                  <w:rFonts w:ascii="Times New Roman" w:hAnsi="Times New Roman"/>
                  <w:szCs w:val="22"/>
                  <w:lang w:val="en-GB"/>
                </w:rPr>
                <w:t>IOGP</w:t>
              </w:r>
            </w:ins>
          </w:p>
        </w:tc>
        <w:tc>
          <w:tcPr>
            <w:tcW w:w="7740" w:type="dxa"/>
          </w:tcPr>
          <w:p w14:paraId="2F0B65AF" w14:textId="6CD49DD2" w:rsidR="00B00971" w:rsidRPr="006B6D45" w:rsidRDefault="0033354C" w:rsidP="00F118E0">
            <w:pPr>
              <w:pStyle w:val="Indent1"/>
              <w:ind w:left="0"/>
              <w:jc w:val="left"/>
              <w:rPr>
                <w:ins w:id="3740" w:author="Zhunisbayev, Olzhasbek [Bolashak Atyrau Limited]" w:date="2023-10-16T10:10:00Z"/>
                <w:rFonts w:ascii="Times New Roman" w:hAnsi="Times New Roman"/>
                <w:szCs w:val="22"/>
                <w:lang w:val="en-US"/>
                <w:rPrChange w:id="3741" w:author="Zhunisbayev, Olzhasbek [Bolashak Atyrau Limited]" w:date="2024-10-21T09:35:00Z" w16du:dateUtc="2024-10-21T04:35:00Z">
                  <w:rPr>
                    <w:ins w:id="3742" w:author="Zhunisbayev, Olzhasbek [Bolashak Atyrau Limited]" w:date="2023-10-16T10:10:00Z"/>
                    <w:szCs w:val="22"/>
                    <w:lang w:val="en-GB"/>
                  </w:rPr>
                </w:rPrChange>
              </w:rPr>
            </w:pPr>
            <w:ins w:id="3743" w:author="Zhunisbayev, Olzhasbek [Bolashak Atyrau Limited]" w:date="2023-10-16T10:10:00Z">
              <w:r w:rsidRPr="006B6D45">
                <w:rPr>
                  <w:rFonts w:ascii="Times New Roman" w:hAnsi="Times New Roman"/>
                  <w:szCs w:val="22"/>
                  <w:lang w:val="en-GB"/>
                </w:rPr>
                <w:t>International Association of Oil &amp; Gas Producers</w:t>
              </w:r>
            </w:ins>
          </w:p>
        </w:tc>
      </w:tr>
      <w:tr w:rsidR="007738DF" w:rsidRPr="006B6D45" w14:paraId="0038D7F0" w14:textId="77777777" w:rsidTr="00DD7D76">
        <w:tc>
          <w:tcPr>
            <w:tcW w:w="1170" w:type="dxa"/>
          </w:tcPr>
          <w:p w14:paraId="5C48E4B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ISO</w:t>
            </w:r>
          </w:p>
        </w:tc>
        <w:tc>
          <w:tcPr>
            <w:tcW w:w="7740" w:type="dxa"/>
          </w:tcPr>
          <w:p w14:paraId="737C3CE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International Organisation for Standardization</w:t>
            </w:r>
          </w:p>
        </w:tc>
      </w:tr>
      <w:tr w:rsidR="007738DF" w:rsidRPr="006B6D45" w14:paraId="7B2A58FE" w14:textId="77777777" w:rsidTr="00DD7D76">
        <w:tc>
          <w:tcPr>
            <w:tcW w:w="1170" w:type="dxa"/>
          </w:tcPr>
          <w:p w14:paraId="1FC0D54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ITCS</w:t>
            </w:r>
          </w:p>
        </w:tc>
        <w:tc>
          <w:tcPr>
            <w:tcW w:w="7740" w:type="dxa"/>
          </w:tcPr>
          <w:p w14:paraId="43C1C18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Impact Tested Carbon Steel</w:t>
            </w:r>
          </w:p>
        </w:tc>
      </w:tr>
      <w:tr w:rsidR="007738DF" w:rsidRPr="006B6D45" w14:paraId="23DA4EDC" w14:textId="77777777" w:rsidTr="00DD7D76">
        <w:tc>
          <w:tcPr>
            <w:tcW w:w="1170" w:type="dxa"/>
          </w:tcPr>
          <w:p w14:paraId="22A4F94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LP</w:t>
            </w:r>
          </w:p>
        </w:tc>
        <w:tc>
          <w:tcPr>
            <w:tcW w:w="7740" w:type="dxa"/>
          </w:tcPr>
          <w:p w14:paraId="2DFB7C3F"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Low Pressure</w:t>
            </w:r>
          </w:p>
        </w:tc>
      </w:tr>
      <w:tr w:rsidR="007738DF" w:rsidRPr="006B6D45" w14:paraId="763357F1" w14:textId="77777777" w:rsidTr="00DD7D76">
        <w:tc>
          <w:tcPr>
            <w:tcW w:w="1170" w:type="dxa"/>
          </w:tcPr>
          <w:p w14:paraId="09101CD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lastRenderedPageBreak/>
              <w:t>LR</w:t>
            </w:r>
          </w:p>
        </w:tc>
        <w:tc>
          <w:tcPr>
            <w:tcW w:w="7740" w:type="dxa"/>
          </w:tcPr>
          <w:p w14:paraId="4A2E8865"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Long Radius</w:t>
            </w:r>
          </w:p>
        </w:tc>
      </w:tr>
      <w:tr w:rsidR="007738DF" w:rsidRPr="006B6D45" w14:paraId="5DC18FEE" w14:textId="77777777" w:rsidTr="00DD7D76">
        <w:tc>
          <w:tcPr>
            <w:tcW w:w="1170" w:type="dxa"/>
          </w:tcPr>
          <w:p w14:paraId="2AC19CC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LT</w:t>
            </w:r>
          </w:p>
        </w:tc>
        <w:tc>
          <w:tcPr>
            <w:tcW w:w="7740" w:type="dxa"/>
          </w:tcPr>
          <w:p w14:paraId="60A9662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Low Temperature</w:t>
            </w:r>
          </w:p>
        </w:tc>
      </w:tr>
      <w:tr w:rsidR="007738DF" w:rsidRPr="006B6D45" w14:paraId="5AD1EE51" w14:textId="77777777" w:rsidTr="00DD7D76">
        <w:tc>
          <w:tcPr>
            <w:tcW w:w="1170" w:type="dxa"/>
          </w:tcPr>
          <w:p w14:paraId="65BB978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LTCS</w:t>
            </w:r>
          </w:p>
        </w:tc>
        <w:tc>
          <w:tcPr>
            <w:tcW w:w="7740" w:type="dxa"/>
          </w:tcPr>
          <w:p w14:paraId="68B09F0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Low Temperature Carbon Steel</w:t>
            </w:r>
          </w:p>
        </w:tc>
      </w:tr>
      <w:tr w:rsidR="007738DF" w:rsidRPr="006B6D45" w14:paraId="76A0550E" w14:textId="77777777" w:rsidTr="00DD7D76">
        <w:tc>
          <w:tcPr>
            <w:tcW w:w="1170" w:type="dxa"/>
          </w:tcPr>
          <w:p w14:paraId="42B06F4B"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MR</w:t>
            </w:r>
          </w:p>
        </w:tc>
        <w:tc>
          <w:tcPr>
            <w:tcW w:w="7740" w:type="dxa"/>
          </w:tcPr>
          <w:p w14:paraId="05AA703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Mixed Refrigerant</w:t>
            </w:r>
          </w:p>
        </w:tc>
      </w:tr>
      <w:tr w:rsidR="007738DF" w:rsidRPr="006B6D45" w14:paraId="4E6BA0DD" w14:textId="77777777" w:rsidTr="00DD7D76">
        <w:tc>
          <w:tcPr>
            <w:tcW w:w="1170" w:type="dxa"/>
          </w:tcPr>
          <w:p w14:paraId="7FEC012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MOD</w:t>
            </w:r>
          </w:p>
        </w:tc>
        <w:tc>
          <w:tcPr>
            <w:tcW w:w="7740" w:type="dxa"/>
          </w:tcPr>
          <w:p w14:paraId="1BF62EB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Modified</w:t>
            </w:r>
          </w:p>
        </w:tc>
      </w:tr>
      <w:tr w:rsidR="007738DF" w:rsidRPr="006B6D45" w14:paraId="0D9A367B" w14:textId="77777777" w:rsidTr="00DD7D76">
        <w:tc>
          <w:tcPr>
            <w:tcW w:w="1170" w:type="dxa"/>
          </w:tcPr>
          <w:p w14:paraId="12070B77"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MPI</w:t>
            </w:r>
          </w:p>
        </w:tc>
        <w:tc>
          <w:tcPr>
            <w:tcW w:w="7740" w:type="dxa"/>
          </w:tcPr>
          <w:p w14:paraId="334F8B27"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Magnetic Particle Inspection</w:t>
            </w:r>
          </w:p>
        </w:tc>
      </w:tr>
      <w:tr w:rsidR="007738DF" w:rsidRPr="006B6D45" w14:paraId="7DE29F96" w14:textId="77777777" w:rsidTr="00DD7D76">
        <w:tc>
          <w:tcPr>
            <w:tcW w:w="1170" w:type="dxa"/>
          </w:tcPr>
          <w:p w14:paraId="7028C1F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MSS</w:t>
            </w:r>
          </w:p>
        </w:tc>
        <w:tc>
          <w:tcPr>
            <w:tcW w:w="7740" w:type="dxa"/>
          </w:tcPr>
          <w:p w14:paraId="66A5B376"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Manufacturers Standardization Society of the Valve and Fittings Industry</w:t>
            </w:r>
          </w:p>
        </w:tc>
      </w:tr>
      <w:tr w:rsidR="007738DF" w:rsidRPr="006B6D45" w14:paraId="75469CEF" w14:textId="77777777" w:rsidTr="00DD7D76">
        <w:tc>
          <w:tcPr>
            <w:tcW w:w="1170" w:type="dxa"/>
          </w:tcPr>
          <w:p w14:paraId="7A11490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NACE</w:t>
            </w:r>
          </w:p>
        </w:tc>
        <w:tc>
          <w:tcPr>
            <w:tcW w:w="7740" w:type="dxa"/>
          </w:tcPr>
          <w:p w14:paraId="042AB3F6"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National Association of Corrosion Engineers</w:t>
            </w:r>
          </w:p>
        </w:tc>
      </w:tr>
      <w:tr w:rsidR="007738DF" w:rsidRPr="006B6D45" w14:paraId="6E820059" w14:textId="77777777" w:rsidTr="00DD7D76">
        <w:tc>
          <w:tcPr>
            <w:tcW w:w="1170" w:type="dxa"/>
          </w:tcPr>
          <w:p w14:paraId="30FF825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NB</w:t>
            </w:r>
          </w:p>
        </w:tc>
        <w:tc>
          <w:tcPr>
            <w:tcW w:w="7740" w:type="dxa"/>
          </w:tcPr>
          <w:p w14:paraId="55385E2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Nominal Bore</w:t>
            </w:r>
          </w:p>
        </w:tc>
      </w:tr>
      <w:tr w:rsidR="007738DF" w:rsidRPr="006B6D45" w14:paraId="3D16F574" w14:textId="77777777" w:rsidTr="00DD7D76">
        <w:tc>
          <w:tcPr>
            <w:tcW w:w="1170" w:type="dxa"/>
          </w:tcPr>
          <w:p w14:paraId="0C5436EB"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NDE</w:t>
            </w:r>
          </w:p>
        </w:tc>
        <w:tc>
          <w:tcPr>
            <w:tcW w:w="7740" w:type="dxa"/>
          </w:tcPr>
          <w:p w14:paraId="15CB8E18" w14:textId="1C3C3217" w:rsidR="007738DF" w:rsidRPr="006B6D45" w:rsidRDefault="00C23E8C" w:rsidP="00F118E0">
            <w:pPr>
              <w:pStyle w:val="Indent1"/>
              <w:ind w:left="0"/>
              <w:rPr>
                <w:rFonts w:ascii="Times New Roman" w:hAnsi="Times New Roman"/>
                <w:szCs w:val="22"/>
                <w:lang w:val="en-GB"/>
              </w:rPr>
            </w:pPr>
            <w:r w:rsidRPr="006B6D45">
              <w:rPr>
                <w:rFonts w:ascii="Times New Roman" w:hAnsi="Times New Roman"/>
                <w:szCs w:val="22"/>
                <w:lang w:val="en-GB"/>
              </w:rPr>
              <w:t>Non-Destructive</w:t>
            </w:r>
            <w:r w:rsidR="007738DF" w:rsidRPr="006B6D45">
              <w:rPr>
                <w:rFonts w:ascii="Times New Roman" w:hAnsi="Times New Roman"/>
                <w:szCs w:val="22"/>
                <w:lang w:val="en-GB"/>
              </w:rPr>
              <w:t xml:space="preserve"> Examination</w:t>
            </w:r>
          </w:p>
        </w:tc>
      </w:tr>
      <w:tr w:rsidR="007738DF" w:rsidRPr="006B6D45" w14:paraId="7F293AAF" w14:textId="77777777" w:rsidTr="00DD7D76">
        <w:tc>
          <w:tcPr>
            <w:tcW w:w="1170" w:type="dxa"/>
          </w:tcPr>
          <w:p w14:paraId="34D3289A"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NDT</w:t>
            </w:r>
          </w:p>
        </w:tc>
        <w:tc>
          <w:tcPr>
            <w:tcW w:w="7740" w:type="dxa"/>
          </w:tcPr>
          <w:p w14:paraId="23C95E09" w14:textId="2AB9FE2B" w:rsidR="007738DF" w:rsidRPr="006B6D45" w:rsidRDefault="00C23E8C" w:rsidP="00F118E0">
            <w:pPr>
              <w:pStyle w:val="Indent1"/>
              <w:ind w:left="0"/>
              <w:rPr>
                <w:rFonts w:ascii="Times New Roman" w:hAnsi="Times New Roman"/>
                <w:szCs w:val="22"/>
                <w:lang w:val="en-GB"/>
              </w:rPr>
            </w:pPr>
            <w:r w:rsidRPr="006B6D45">
              <w:rPr>
                <w:rFonts w:ascii="Times New Roman" w:hAnsi="Times New Roman"/>
                <w:szCs w:val="22"/>
                <w:lang w:val="en-GB"/>
              </w:rPr>
              <w:t>Non-Destructive</w:t>
            </w:r>
            <w:r w:rsidR="007738DF" w:rsidRPr="006B6D45">
              <w:rPr>
                <w:rFonts w:ascii="Times New Roman" w:hAnsi="Times New Roman"/>
                <w:szCs w:val="22"/>
                <w:lang w:val="en-GB"/>
              </w:rPr>
              <w:t xml:space="preserve"> Testing</w:t>
            </w:r>
          </w:p>
        </w:tc>
      </w:tr>
      <w:tr w:rsidR="007738DF" w:rsidRPr="006B6D45" w14:paraId="26A6A6E7" w14:textId="77777777" w:rsidTr="00DD7D76">
        <w:tc>
          <w:tcPr>
            <w:tcW w:w="1170" w:type="dxa"/>
          </w:tcPr>
          <w:p w14:paraId="6BBD4D5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NPS</w:t>
            </w:r>
          </w:p>
        </w:tc>
        <w:tc>
          <w:tcPr>
            <w:tcW w:w="7740" w:type="dxa"/>
          </w:tcPr>
          <w:p w14:paraId="584D403F"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Nominal Pipe Size</w:t>
            </w:r>
          </w:p>
        </w:tc>
      </w:tr>
      <w:tr w:rsidR="007738DF" w:rsidRPr="006B6D45" w14:paraId="1B330D7A" w14:textId="77777777" w:rsidTr="00DD7D76">
        <w:tc>
          <w:tcPr>
            <w:tcW w:w="1170" w:type="dxa"/>
          </w:tcPr>
          <w:p w14:paraId="625DA29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NPT</w:t>
            </w:r>
          </w:p>
        </w:tc>
        <w:tc>
          <w:tcPr>
            <w:tcW w:w="7740" w:type="dxa"/>
          </w:tcPr>
          <w:p w14:paraId="3D3451C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National Pipe Thread</w:t>
            </w:r>
          </w:p>
        </w:tc>
      </w:tr>
      <w:tr w:rsidR="007738DF" w:rsidRPr="006B6D45" w14:paraId="53E9EE7C" w14:textId="77777777" w:rsidTr="00DD7D76">
        <w:tc>
          <w:tcPr>
            <w:tcW w:w="1170" w:type="dxa"/>
          </w:tcPr>
          <w:p w14:paraId="1098B94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OR</w:t>
            </w:r>
          </w:p>
        </w:tc>
        <w:tc>
          <w:tcPr>
            <w:tcW w:w="7740" w:type="dxa"/>
          </w:tcPr>
          <w:p w14:paraId="4E094005"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Outer Ring</w:t>
            </w:r>
          </w:p>
        </w:tc>
      </w:tr>
      <w:tr w:rsidR="007738DF" w:rsidRPr="006B6D45" w14:paraId="0620D441" w14:textId="77777777" w:rsidTr="00DD7D76">
        <w:tc>
          <w:tcPr>
            <w:tcW w:w="1170" w:type="dxa"/>
          </w:tcPr>
          <w:p w14:paraId="506EEFC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OS&amp;Y</w:t>
            </w:r>
          </w:p>
        </w:tc>
        <w:tc>
          <w:tcPr>
            <w:tcW w:w="7740" w:type="dxa"/>
          </w:tcPr>
          <w:p w14:paraId="4AF0776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Outside Screw and Yoke</w:t>
            </w:r>
          </w:p>
        </w:tc>
      </w:tr>
      <w:tr w:rsidR="007738DF" w:rsidRPr="006B6D45" w14:paraId="7B527496" w14:textId="77777777" w:rsidTr="00DD7D76">
        <w:tc>
          <w:tcPr>
            <w:tcW w:w="1170" w:type="dxa"/>
          </w:tcPr>
          <w:p w14:paraId="347B797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PE</w:t>
            </w:r>
          </w:p>
        </w:tc>
        <w:tc>
          <w:tcPr>
            <w:tcW w:w="7740" w:type="dxa"/>
          </w:tcPr>
          <w:p w14:paraId="7FEE7D86"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Plain End</w:t>
            </w:r>
          </w:p>
        </w:tc>
      </w:tr>
      <w:tr w:rsidR="00526359" w:rsidRPr="006B6D45" w14:paraId="1401F592" w14:textId="77777777" w:rsidTr="00DD7D76">
        <w:trPr>
          <w:ins w:id="3744" w:author="Zhunisbayev, Olzhasbek [Bolashak Atyrau Limited]" w:date="2024-11-04T21:06:00Z"/>
        </w:trPr>
        <w:tc>
          <w:tcPr>
            <w:tcW w:w="1170" w:type="dxa"/>
          </w:tcPr>
          <w:p w14:paraId="2D397344" w14:textId="7EBD2B62" w:rsidR="00526359" w:rsidRPr="006B6D45" w:rsidRDefault="00526359" w:rsidP="00F118E0">
            <w:pPr>
              <w:pStyle w:val="Indent1"/>
              <w:ind w:left="0"/>
              <w:rPr>
                <w:ins w:id="3745" w:author="Zhunisbayev, Olzhasbek [Bolashak Atyrau Limited]" w:date="2024-11-04T21:06:00Z" w16du:dateUtc="2024-11-04T16:06:00Z"/>
                <w:rFonts w:ascii="Times New Roman" w:hAnsi="Times New Roman"/>
                <w:szCs w:val="22"/>
                <w:lang w:val="en-GB"/>
              </w:rPr>
            </w:pPr>
            <w:ins w:id="3746" w:author="Zhunisbayev, Olzhasbek [Bolashak Atyrau Limited]" w:date="2024-11-04T21:06:00Z" w16du:dateUtc="2024-11-04T16:06:00Z">
              <w:r w:rsidRPr="006B6D45">
                <w:rPr>
                  <w:rFonts w:ascii="Times New Roman" w:hAnsi="Times New Roman"/>
                  <w:szCs w:val="22"/>
                  <w:lang w:val="en-GB"/>
                </w:rPr>
                <w:t>PERT</w:t>
              </w:r>
            </w:ins>
          </w:p>
        </w:tc>
        <w:tc>
          <w:tcPr>
            <w:tcW w:w="7740" w:type="dxa"/>
          </w:tcPr>
          <w:p w14:paraId="1007BD9D" w14:textId="284BFE81" w:rsidR="00526359" w:rsidRPr="006B6D45" w:rsidRDefault="00526359" w:rsidP="00F118E0">
            <w:pPr>
              <w:pStyle w:val="Indent1"/>
              <w:ind w:left="0"/>
              <w:rPr>
                <w:ins w:id="3747" w:author="Zhunisbayev, Olzhasbek [Bolashak Atyrau Limited]" w:date="2024-11-04T21:06:00Z" w16du:dateUtc="2024-11-04T16:06:00Z"/>
                <w:rFonts w:ascii="Times New Roman" w:hAnsi="Times New Roman"/>
                <w:szCs w:val="22"/>
                <w:lang w:val="en-GB"/>
              </w:rPr>
            </w:pPr>
            <w:ins w:id="3748" w:author="Zhunisbayev, Olzhasbek [Bolashak Atyrau Limited]" w:date="2024-11-04T21:06:00Z" w16du:dateUtc="2024-11-04T16:06:00Z">
              <w:r w:rsidRPr="006B6D45">
                <w:rPr>
                  <w:rFonts w:ascii="Times New Roman" w:hAnsi="Times New Roman"/>
                  <w:szCs w:val="22"/>
                  <w:lang w:val="en-GB"/>
                </w:rPr>
                <w:t>Polyethylene of Raised Temperature Resistance</w:t>
              </w:r>
            </w:ins>
          </w:p>
        </w:tc>
      </w:tr>
      <w:tr w:rsidR="007738DF" w:rsidRPr="006B6D45" w14:paraId="5FBAB1A2" w14:textId="77777777" w:rsidTr="00DD7D76">
        <w:tc>
          <w:tcPr>
            <w:tcW w:w="1170" w:type="dxa"/>
          </w:tcPr>
          <w:p w14:paraId="254FA8E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P&amp;ID</w:t>
            </w:r>
          </w:p>
        </w:tc>
        <w:tc>
          <w:tcPr>
            <w:tcW w:w="7740" w:type="dxa"/>
          </w:tcPr>
          <w:p w14:paraId="7C0ED2D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Piping and Instrument Diagram</w:t>
            </w:r>
          </w:p>
        </w:tc>
      </w:tr>
      <w:tr w:rsidR="007738DF" w:rsidRPr="006B6D45" w14:paraId="4919CE38" w14:textId="77777777" w:rsidTr="00DD7D76">
        <w:tc>
          <w:tcPr>
            <w:tcW w:w="1170" w:type="dxa"/>
          </w:tcPr>
          <w:p w14:paraId="183D6AB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POE</w:t>
            </w:r>
          </w:p>
        </w:tc>
        <w:tc>
          <w:tcPr>
            <w:tcW w:w="7740" w:type="dxa"/>
          </w:tcPr>
          <w:p w14:paraId="0732F626"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Plain One End</w:t>
            </w:r>
          </w:p>
        </w:tc>
      </w:tr>
      <w:tr w:rsidR="007738DF" w:rsidRPr="006B6D45" w14:paraId="1A1C09B0" w14:textId="77777777" w:rsidTr="00DD7D76">
        <w:tc>
          <w:tcPr>
            <w:tcW w:w="1170" w:type="dxa"/>
          </w:tcPr>
          <w:p w14:paraId="7E091FF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PSB</w:t>
            </w:r>
          </w:p>
        </w:tc>
        <w:tc>
          <w:tcPr>
            <w:tcW w:w="7740" w:type="dxa"/>
          </w:tcPr>
          <w:p w14:paraId="3F1B6C7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Pressure Seal Bonnet</w:t>
            </w:r>
          </w:p>
        </w:tc>
      </w:tr>
      <w:tr w:rsidR="007738DF" w:rsidRPr="006B6D45" w14:paraId="478B8108" w14:textId="77777777" w:rsidTr="00DD7D76">
        <w:tc>
          <w:tcPr>
            <w:tcW w:w="1170" w:type="dxa"/>
          </w:tcPr>
          <w:p w14:paraId="40AC683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PSC</w:t>
            </w:r>
          </w:p>
        </w:tc>
        <w:tc>
          <w:tcPr>
            <w:tcW w:w="7740" w:type="dxa"/>
          </w:tcPr>
          <w:p w14:paraId="312730E5"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Pressure Seal Cover</w:t>
            </w:r>
          </w:p>
        </w:tc>
      </w:tr>
      <w:tr w:rsidR="007738DF" w:rsidRPr="006B6D45" w14:paraId="7C2CCC65" w14:textId="77777777" w:rsidTr="00DD7D76">
        <w:tc>
          <w:tcPr>
            <w:tcW w:w="1170" w:type="dxa"/>
          </w:tcPr>
          <w:p w14:paraId="4DE1E07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PTFE</w:t>
            </w:r>
          </w:p>
        </w:tc>
        <w:tc>
          <w:tcPr>
            <w:tcW w:w="7740" w:type="dxa"/>
          </w:tcPr>
          <w:p w14:paraId="6D6CA61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Polytetrafluoroethylene</w:t>
            </w:r>
          </w:p>
        </w:tc>
      </w:tr>
      <w:tr w:rsidR="007738DF" w:rsidRPr="006B6D45" w14:paraId="1ABC8032" w14:textId="77777777" w:rsidTr="00DD7D76">
        <w:tc>
          <w:tcPr>
            <w:tcW w:w="1170" w:type="dxa"/>
          </w:tcPr>
          <w:p w14:paraId="5DAA2B4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PWHT</w:t>
            </w:r>
          </w:p>
        </w:tc>
        <w:tc>
          <w:tcPr>
            <w:tcW w:w="7740" w:type="dxa"/>
          </w:tcPr>
          <w:p w14:paraId="644A8AD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Post Weld Heat Treatment</w:t>
            </w:r>
          </w:p>
        </w:tc>
      </w:tr>
      <w:tr w:rsidR="007738DF" w:rsidRPr="006B6D45" w14:paraId="6CC6B8E3" w14:textId="77777777" w:rsidTr="00DD7D76">
        <w:tc>
          <w:tcPr>
            <w:tcW w:w="1170" w:type="dxa"/>
          </w:tcPr>
          <w:p w14:paraId="4C8EB2D7"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RED</w:t>
            </w:r>
          </w:p>
        </w:tc>
        <w:tc>
          <w:tcPr>
            <w:tcW w:w="7740" w:type="dxa"/>
          </w:tcPr>
          <w:p w14:paraId="196FB02F"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Reduced</w:t>
            </w:r>
          </w:p>
        </w:tc>
      </w:tr>
      <w:tr w:rsidR="007738DF" w:rsidRPr="006B6D45" w14:paraId="6FC70855" w14:textId="77777777" w:rsidTr="00DD7D76">
        <w:tc>
          <w:tcPr>
            <w:tcW w:w="1170" w:type="dxa"/>
          </w:tcPr>
          <w:p w14:paraId="1EAFD70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RF</w:t>
            </w:r>
          </w:p>
        </w:tc>
        <w:tc>
          <w:tcPr>
            <w:tcW w:w="7740" w:type="dxa"/>
          </w:tcPr>
          <w:p w14:paraId="5AD9C77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Raised Face</w:t>
            </w:r>
          </w:p>
        </w:tc>
      </w:tr>
      <w:tr w:rsidR="007738DF" w:rsidRPr="006B6D45" w14:paraId="1D801934" w14:textId="77777777" w:rsidTr="00DD7D76">
        <w:tc>
          <w:tcPr>
            <w:tcW w:w="1170" w:type="dxa"/>
          </w:tcPr>
          <w:p w14:paraId="4197A3B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RSLJ</w:t>
            </w:r>
          </w:p>
        </w:tc>
        <w:tc>
          <w:tcPr>
            <w:tcW w:w="7740" w:type="dxa"/>
          </w:tcPr>
          <w:p w14:paraId="71712AB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Rubber Seal Lock Joint</w:t>
            </w:r>
          </w:p>
        </w:tc>
      </w:tr>
      <w:tr w:rsidR="007738DF" w:rsidRPr="006B6D45" w14:paraId="6CB1587F" w14:textId="77777777" w:rsidTr="00DD7D76">
        <w:tc>
          <w:tcPr>
            <w:tcW w:w="1170" w:type="dxa"/>
          </w:tcPr>
          <w:p w14:paraId="5653A34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RTJ</w:t>
            </w:r>
          </w:p>
        </w:tc>
        <w:tc>
          <w:tcPr>
            <w:tcW w:w="7740" w:type="dxa"/>
          </w:tcPr>
          <w:p w14:paraId="61AAB367"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Ring Type Joint</w:t>
            </w:r>
          </w:p>
        </w:tc>
      </w:tr>
      <w:tr w:rsidR="007738DF" w:rsidRPr="006B6D45" w14:paraId="2587D332" w14:textId="77777777" w:rsidTr="00DD7D76">
        <w:tc>
          <w:tcPr>
            <w:tcW w:w="1170" w:type="dxa"/>
          </w:tcPr>
          <w:p w14:paraId="6A9CF76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SAW</w:t>
            </w:r>
          </w:p>
        </w:tc>
        <w:tc>
          <w:tcPr>
            <w:tcW w:w="7740" w:type="dxa"/>
          </w:tcPr>
          <w:p w14:paraId="22CCCAAB"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Submerged Arc Welded</w:t>
            </w:r>
          </w:p>
        </w:tc>
      </w:tr>
      <w:tr w:rsidR="007738DF" w:rsidRPr="006B6D45" w14:paraId="078E0FAF" w14:textId="77777777" w:rsidTr="00DD7D76">
        <w:tc>
          <w:tcPr>
            <w:tcW w:w="1170" w:type="dxa"/>
          </w:tcPr>
          <w:p w14:paraId="66BDED2B"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SB</w:t>
            </w:r>
          </w:p>
        </w:tc>
        <w:tc>
          <w:tcPr>
            <w:tcW w:w="7740" w:type="dxa"/>
          </w:tcPr>
          <w:p w14:paraId="1F4079D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Screwed Bonnet</w:t>
            </w:r>
          </w:p>
        </w:tc>
      </w:tr>
      <w:tr w:rsidR="007738DF" w:rsidRPr="006B6D45" w14:paraId="47219146" w14:textId="77777777" w:rsidTr="00DD7D76">
        <w:tc>
          <w:tcPr>
            <w:tcW w:w="1170" w:type="dxa"/>
          </w:tcPr>
          <w:p w14:paraId="6FFC6E5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SC</w:t>
            </w:r>
          </w:p>
        </w:tc>
        <w:tc>
          <w:tcPr>
            <w:tcW w:w="7740" w:type="dxa"/>
          </w:tcPr>
          <w:p w14:paraId="4222ABB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Screwed Cover</w:t>
            </w:r>
          </w:p>
        </w:tc>
      </w:tr>
      <w:tr w:rsidR="007738DF" w:rsidRPr="006B6D45" w14:paraId="7DF8A872" w14:textId="77777777" w:rsidTr="00DD7D76">
        <w:tc>
          <w:tcPr>
            <w:tcW w:w="1170" w:type="dxa"/>
          </w:tcPr>
          <w:p w14:paraId="6DCEFA7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SCH</w:t>
            </w:r>
          </w:p>
        </w:tc>
        <w:tc>
          <w:tcPr>
            <w:tcW w:w="7740" w:type="dxa"/>
          </w:tcPr>
          <w:p w14:paraId="386B0DA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Schedule</w:t>
            </w:r>
          </w:p>
        </w:tc>
      </w:tr>
      <w:tr w:rsidR="007738DF" w:rsidRPr="006B6D45" w14:paraId="70096815" w14:textId="77777777" w:rsidTr="00DD7D76">
        <w:tc>
          <w:tcPr>
            <w:tcW w:w="1170" w:type="dxa"/>
          </w:tcPr>
          <w:p w14:paraId="47630E4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SG</w:t>
            </w:r>
          </w:p>
        </w:tc>
        <w:tc>
          <w:tcPr>
            <w:tcW w:w="7740" w:type="dxa"/>
          </w:tcPr>
          <w:p w14:paraId="3E26C2BB"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Screwed Gland</w:t>
            </w:r>
          </w:p>
        </w:tc>
      </w:tr>
      <w:tr w:rsidR="007738DF" w:rsidRPr="006B6D45" w14:paraId="10A36312" w14:textId="77777777" w:rsidTr="00DD7D76">
        <w:tc>
          <w:tcPr>
            <w:tcW w:w="1170" w:type="dxa"/>
          </w:tcPr>
          <w:p w14:paraId="33EAD9E7"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SI</w:t>
            </w:r>
          </w:p>
        </w:tc>
        <w:tc>
          <w:tcPr>
            <w:tcW w:w="7740" w:type="dxa"/>
          </w:tcPr>
          <w:p w14:paraId="53B63887"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The International System of Units</w:t>
            </w:r>
          </w:p>
        </w:tc>
      </w:tr>
      <w:tr w:rsidR="007738DF" w:rsidRPr="006B6D45" w14:paraId="7CA7E173" w14:textId="77777777" w:rsidTr="00DD7D76">
        <w:tc>
          <w:tcPr>
            <w:tcW w:w="1170" w:type="dxa"/>
          </w:tcPr>
          <w:p w14:paraId="671C5CB7"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SMLS</w:t>
            </w:r>
          </w:p>
        </w:tc>
        <w:tc>
          <w:tcPr>
            <w:tcW w:w="7740" w:type="dxa"/>
          </w:tcPr>
          <w:p w14:paraId="461DB4A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Seamless</w:t>
            </w:r>
          </w:p>
        </w:tc>
      </w:tr>
      <w:tr w:rsidR="007738DF" w:rsidRPr="006B6D45" w14:paraId="420BF615" w14:textId="77777777" w:rsidTr="00DD7D76">
        <w:tc>
          <w:tcPr>
            <w:tcW w:w="1170" w:type="dxa"/>
          </w:tcPr>
          <w:p w14:paraId="4F80EBD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SO</w:t>
            </w:r>
          </w:p>
        </w:tc>
        <w:tc>
          <w:tcPr>
            <w:tcW w:w="7740" w:type="dxa"/>
          </w:tcPr>
          <w:p w14:paraId="1FE57D7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Slip-on</w:t>
            </w:r>
          </w:p>
        </w:tc>
      </w:tr>
      <w:tr w:rsidR="007738DF" w:rsidRPr="006B6D45" w14:paraId="264D0CC0" w14:textId="77777777" w:rsidTr="00DD7D76">
        <w:tc>
          <w:tcPr>
            <w:tcW w:w="1170" w:type="dxa"/>
          </w:tcPr>
          <w:p w14:paraId="5FEC5D0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SP</w:t>
            </w:r>
          </w:p>
        </w:tc>
        <w:tc>
          <w:tcPr>
            <w:tcW w:w="7740" w:type="dxa"/>
          </w:tcPr>
          <w:p w14:paraId="09B9570C"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Special Piping</w:t>
            </w:r>
          </w:p>
        </w:tc>
      </w:tr>
      <w:tr w:rsidR="007738DF" w:rsidRPr="006B6D45" w14:paraId="0CFD0BBD" w14:textId="77777777" w:rsidTr="00DD7D76">
        <w:tc>
          <w:tcPr>
            <w:tcW w:w="1170" w:type="dxa"/>
          </w:tcPr>
          <w:p w14:paraId="74EEEDB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SPIR</w:t>
            </w:r>
          </w:p>
        </w:tc>
        <w:tc>
          <w:tcPr>
            <w:tcW w:w="7740" w:type="dxa"/>
          </w:tcPr>
          <w:p w14:paraId="0D22D975"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Spare Parts and Interchangeability Record</w:t>
            </w:r>
          </w:p>
        </w:tc>
      </w:tr>
      <w:tr w:rsidR="007738DF" w:rsidRPr="006B6D45" w14:paraId="2865BA50" w14:textId="77777777" w:rsidTr="00DD7D76">
        <w:tc>
          <w:tcPr>
            <w:tcW w:w="1170" w:type="dxa"/>
          </w:tcPr>
          <w:p w14:paraId="62B807E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SPRG</w:t>
            </w:r>
          </w:p>
        </w:tc>
        <w:tc>
          <w:tcPr>
            <w:tcW w:w="7740" w:type="dxa"/>
          </w:tcPr>
          <w:p w14:paraId="49143C9A"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Spring</w:t>
            </w:r>
          </w:p>
        </w:tc>
      </w:tr>
      <w:tr w:rsidR="007738DF" w:rsidRPr="006B6D45" w14:paraId="3D1015F2" w14:textId="77777777" w:rsidTr="00DD7D76">
        <w:tc>
          <w:tcPr>
            <w:tcW w:w="1170" w:type="dxa"/>
          </w:tcPr>
          <w:p w14:paraId="61A944C9"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SPWD</w:t>
            </w:r>
          </w:p>
        </w:tc>
        <w:tc>
          <w:tcPr>
            <w:tcW w:w="7740" w:type="dxa"/>
          </w:tcPr>
          <w:p w14:paraId="35C0B5E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Spiral Wound</w:t>
            </w:r>
          </w:p>
        </w:tc>
      </w:tr>
      <w:tr w:rsidR="007738DF" w:rsidRPr="006B6D45" w14:paraId="53B3BDF4" w14:textId="77777777" w:rsidTr="00DD7D76">
        <w:tc>
          <w:tcPr>
            <w:tcW w:w="1170" w:type="dxa"/>
          </w:tcPr>
          <w:p w14:paraId="2D26BE61"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SS</w:t>
            </w:r>
          </w:p>
        </w:tc>
        <w:tc>
          <w:tcPr>
            <w:tcW w:w="7740" w:type="dxa"/>
          </w:tcPr>
          <w:p w14:paraId="4262646F"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Stainless Steel</w:t>
            </w:r>
          </w:p>
        </w:tc>
      </w:tr>
      <w:tr w:rsidR="007738DF" w:rsidRPr="006B6D45" w14:paraId="5C7EFB26" w14:textId="77777777" w:rsidTr="00DD7D76">
        <w:tc>
          <w:tcPr>
            <w:tcW w:w="1170" w:type="dxa"/>
          </w:tcPr>
          <w:p w14:paraId="318B2C5B"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STD</w:t>
            </w:r>
          </w:p>
        </w:tc>
        <w:tc>
          <w:tcPr>
            <w:tcW w:w="7740" w:type="dxa"/>
          </w:tcPr>
          <w:p w14:paraId="43317C6B"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Standard Weight</w:t>
            </w:r>
          </w:p>
        </w:tc>
      </w:tr>
      <w:tr w:rsidR="007738DF" w:rsidRPr="006B6D45" w14:paraId="3AA416D1" w14:textId="77777777" w:rsidTr="00DD7D76">
        <w:tc>
          <w:tcPr>
            <w:tcW w:w="1170" w:type="dxa"/>
          </w:tcPr>
          <w:p w14:paraId="0E75B85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ST</w:t>
            </w:r>
          </w:p>
        </w:tc>
        <w:tc>
          <w:tcPr>
            <w:tcW w:w="7740" w:type="dxa"/>
          </w:tcPr>
          <w:p w14:paraId="552D019F"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Stellite</w:t>
            </w:r>
          </w:p>
        </w:tc>
      </w:tr>
      <w:tr w:rsidR="007738DF" w:rsidRPr="006B6D45" w14:paraId="322ED1A9" w14:textId="77777777" w:rsidTr="00DD7D76">
        <w:tc>
          <w:tcPr>
            <w:tcW w:w="1170" w:type="dxa"/>
          </w:tcPr>
          <w:p w14:paraId="440C128A"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SW</w:t>
            </w:r>
          </w:p>
        </w:tc>
        <w:tc>
          <w:tcPr>
            <w:tcW w:w="7740" w:type="dxa"/>
          </w:tcPr>
          <w:p w14:paraId="1E2FFDF8"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Socket Weld</w:t>
            </w:r>
          </w:p>
        </w:tc>
      </w:tr>
      <w:tr w:rsidR="007738DF" w:rsidRPr="006B6D45" w14:paraId="46AD8A76" w14:textId="77777777" w:rsidTr="00DD7D76">
        <w:tc>
          <w:tcPr>
            <w:tcW w:w="1170" w:type="dxa"/>
          </w:tcPr>
          <w:p w14:paraId="492E0D9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TBE</w:t>
            </w:r>
          </w:p>
        </w:tc>
        <w:tc>
          <w:tcPr>
            <w:tcW w:w="7740" w:type="dxa"/>
          </w:tcPr>
          <w:p w14:paraId="06CB775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Threaded Both Ends</w:t>
            </w:r>
          </w:p>
        </w:tc>
      </w:tr>
      <w:tr w:rsidR="007738DF" w:rsidRPr="006B6D45" w14:paraId="3D94235D" w14:textId="77777777" w:rsidTr="00DD7D76">
        <w:tc>
          <w:tcPr>
            <w:tcW w:w="1170" w:type="dxa"/>
          </w:tcPr>
          <w:p w14:paraId="0AA5AC82"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TLE</w:t>
            </w:r>
          </w:p>
        </w:tc>
        <w:tc>
          <w:tcPr>
            <w:tcW w:w="7740" w:type="dxa"/>
          </w:tcPr>
          <w:p w14:paraId="10D7B05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Threaded Large End</w:t>
            </w:r>
          </w:p>
        </w:tc>
      </w:tr>
      <w:tr w:rsidR="007738DF" w:rsidRPr="006B6D45" w14:paraId="27B43067" w14:textId="77777777" w:rsidTr="00DD7D76">
        <w:tc>
          <w:tcPr>
            <w:tcW w:w="1170" w:type="dxa"/>
          </w:tcPr>
          <w:p w14:paraId="771D7E0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TOE</w:t>
            </w:r>
          </w:p>
        </w:tc>
        <w:tc>
          <w:tcPr>
            <w:tcW w:w="7740" w:type="dxa"/>
          </w:tcPr>
          <w:p w14:paraId="4177B05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Threaded One End</w:t>
            </w:r>
          </w:p>
        </w:tc>
      </w:tr>
      <w:tr w:rsidR="007738DF" w:rsidRPr="006B6D45" w14:paraId="7832B39B" w14:textId="77777777" w:rsidTr="00DD7D76">
        <w:tc>
          <w:tcPr>
            <w:tcW w:w="1170" w:type="dxa"/>
          </w:tcPr>
          <w:p w14:paraId="46B1A78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TSE</w:t>
            </w:r>
          </w:p>
        </w:tc>
        <w:tc>
          <w:tcPr>
            <w:tcW w:w="7740" w:type="dxa"/>
          </w:tcPr>
          <w:p w14:paraId="2873A94D"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Threaded Small End</w:t>
            </w:r>
          </w:p>
        </w:tc>
      </w:tr>
      <w:tr w:rsidR="007738DF" w:rsidRPr="006B6D45" w14:paraId="7A23DE26" w14:textId="77777777" w:rsidTr="00DD7D76">
        <w:tc>
          <w:tcPr>
            <w:tcW w:w="1170" w:type="dxa"/>
          </w:tcPr>
          <w:p w14:paraId="4C2129D5"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UB</w:t>
            </w:r>
          </w:p>
        </w:tc>
        <w:tc>
          <w:tcPr>
            <w:tcW w:w="7740" w:type="dxa"/>
          </w:tcPr>
          <w:p w14:paraId="2F4EB934"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Union Bonnet</w:t>
            </w:r>
          </w:p>
        </w:tc>
      </w:tr>
      <w:tr w:rsidR="007738DF" w:rsidRPr="006B6D45" w14:paraId="36B4F016" w14:textId="77777777" w:rsidTr="00DD7D76">
        <w:tc>
          <w:tcPr>
            <w:tcW w:w="1170" w:type="dxa"/>
          </w:tcPr>
          <w:p w14:paraId="4D0E44FA"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VOC</w:t>
            </w:r>
          </w:p>
        </w:tc>
        <w:tc>
          <w:tcPr>
            <w:tcW w:w="7740" w:type="dxa"/>
          </w:tcPr>
          <w:p w14:paraId="3778F753"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Volatile Organic Compound</w:t>
            </w:r>
          </w:p>
        </w:tc>
      </w:tr>
      <w:tr w:rsidR="007738DF" w:rsidRPr="006B6D45" w14:paraId="40CB5BFD" w14:textId="77777777" w:rsidTr="00DD7D76">
        <w:tc>
          <w:tcPr>
            <w:tcW w:w="1170" w:type="dxa"/>
          </w:tcPr>
          <w:p w14:paraId="566B5A07"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WN</w:t>
            </w:r>
          </w:p>
        </w:tc>
        <w:tc>
          <w:tcPr>
            <w:tcW w:w="7740" w:type="dxa"/>
          </w:tcPr>
          <w:p w14:paraId="6F6996CE"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Weld Neck</w:t>
            </w:r>
          </w:p>
        </w:tc>
      </w:tr>
      <w:tr w:rsidR="007738DF" w:rsidRPr="006B6D45" w14:paraId="7C54ACAE" w14:textId="77777777" w:rsidTr="00DD7D76">
        <w:tc>
          <w:tcPr>
            <w:tcW w:w="1170" w:type="dxa"/>
          </w:tcPr>
          <w:p w14:paraId="5494DC30" w14:textId="77777777" w:rsidR="007738DF" w:rsidRPr="006B6D45" w:rsidRDefault="007738DF" w:rsidP="00F118E0">
            <w:pPr>
              <w:pStyle w:val="Indent1"/>
              <w:ind w:left="0"/>
              <w:rPr>
                <w:rFonts w:ascii="Times New Roman" w:hAnsi="Times New Roman"/>
                <w:szCs w:val="22"/>
                <w:lang w:val="en-GB"/>
              </w:rPr>
            </w:pPr>
            <w:r w:rsidRPr="006B6D45">
              <w:rPr>
                <w:rFonts w:ascii="Times New Roman" w:hAnsi="Times New Roman"/>
                <w:szCs w:val="22"/>
                <w:lang w:val="en-GB"/>
              </w:rPr>
              <w:t>XS</w:t>
            </w:r>
          </w:p>
        </w:tc>
        <w:tc>
          <w:tcPr>
            <w:tcW w:w="7740" w:type="dxa"/>
          </w:tcPr>
          <w:p w14:paraId="4F86AAD6" w14:textId="696D9E89" w:rsidR="007738DF" w:rsidRPr="006B6D45" w:rsidRDefault="007738DF" w:rsidP="003570DB">
            <w:pPr>
              <w:pStyle w:val="Indent1"/>
              <w:ind w:left="0"/>
              <w:rPr>
                <w:rFonts w:ascii="Times New Roman" w:hAnsi="Times New Roman"/>
                <w:szCs w:val="22"/>
                <w:lang w:val="en-GB"/>
              </w:rPr>
            </w:pPr>
            <w:r w:rsidRPr="006B6D45">
              <w:rPr>
                <w:rFonts w:ascii="Times New Roman" w:hAnsi="Times New Roman"/>
                <w:szCs w:val="22"/>
                <w:lang w:val="en-GB"/>
              </w:rPr>
              <w:t>Extra Strong</w:t>
            </w:r>
          </w:p>
        </w:tc>
      </w:tr>
      <w:tr w:rsidR="003570DB" w:rsidRPr="006B6D45" w14:paraId="12BAD966" w14:textId="77777777" w:rsidTr="00DD7D76">
        <w:tc>
          <w:tcPr>
            <w:tcW w:w="1170" w:type="dxa"/>
          </w:tcPr>
          <w:p w14:paraId="1E903B4E" w14:textId="0AE082F3" w:rsidR="003570DB" w:rsidRPr="006B6D45" w:rsidRDefault="003570DB" w:rsidP="00F118E0">
            <w:pPr>
              <w:pStyle w:val="Indent1"/>
              <w:ind w:left="0"/>
              <w:rPr>
                <w:rFonts w:ascii="Times New Roman" w:hAnsi="Times New Roman"/>
                <w:szCs w:val="22"/>
                <w:lang w:val="en-GB"/>
              </w:rPr>
            </w:pPr>
            <w:ins w:id="3749" w:author="Zhunisbayev, Olzhasbek [Bolashak Atyrau Limited]" w:date="2023-11-16T10:42:00Z">
              <w:r w:rsidRPr="006B6D45">
                <w:rPr>
                  <w:rFonts w:ascii="Times New Roman" w:hAnsi="Times New Roman"/>
                  <w:szCs w:val="22"/>
                  <w:lang w:val="en-GB"/>
                </w:rPr>
                <w:t>XXS</w:t>
              </w:r>
            </w:ins>
          </w:p>
        </w:tc>
        <w:tc>
          <w:tcPr>
            <w:tcW w:w="7740" w:type="dxa"/>
          </w:tcPr>
          <w:p w14:paraId="1E3FDAD5" w14:textId="59123E96" w:rsidR="003570DB" w:rsidRPr="006B6D45" w:rsidRDefault="003570DB" w:rsidP="003570DB">
            <w:pPr>
              <w:pStyle w:val="Indent1"/>
              <w:ind w:left="0"/>
              <w:rPr>
                <w:rFonts w:ascii="Times New Roman" w:hAnsi="Times New Roman"/>
                <w:szCs w:val="22"/>
                <w:lang w:val="en-GB"/>
              </w:rPr>
            </w:pPr>
            <w:ins w:id="3750" w:author="Zhunisbayev, Olzhasbek [Bolashak Atyrau Limited]" w:date="2023-11-16T10:42:00Z">
              <w:r w:rsidRPr="006B6D45">
                <w:rPr>
                  <w:rFonts w:ascii="Times New Roman" w:hAnsi="Times New Roman"/>
                  <w:szCs w:val="22"/>
                  <w:lang w:val="en-GB"/>
                </w:rPr>
                <w:t>Double-Extra Strong</w:t>
              </w:r>
            </w:ins>
          </w:p>
        </w:tc>
      </w:tr>
    </w:tbl>
    <w:p w14:paraId="5771805A" w14:textId="77777777" w:rsidR="00F808B1" w:rsidRDefault="007738DF" w:rsidP="009F72E0">
      <w:pPr>
        <w:pStyle w:val="Heading2"/>
        <w:numPr>
          <w:ilvl w:val="1"/>
          <w:numId w:val="129"/>
        </w:numPr>
        <w:ind w:left="851" w:hanging="709"/>
        <w:rPr>
          <w:lang w:val="en-GB"/>
        </w:rPr>
      </w:pPr>
      <w:bookmarkStart w:id="3751" w:name="_Toc314929811"/>
      <w:bookmarkStart w:id="3752" w:name="_Toc393266208"/>
      <w:bookmarkStart w:id="3753" w:name="_Toc182313279"/>
      <w:r w:rsidRPr="00981FDE">
        <w:rPr>
          <w:lang w:val="en-GB"/>
        </w:rPr>
        <w:lastRenderedPageBreak/>
        <w:t>Definitions</w:t>
      </w:r>
      <w:bookmarkEnd w:id="3751"/>
      <w:bookmarkEnd w:id="3752"/>
      <w:bookmarkEnd w:id="3753"/>
    </w:p>
    <w:p w14:paraId="3855E153" w14:textId="77777777" w:rsidR="007738DF" w:rsidRPr="00981FDE" w:rsidRDefault="007738DF" w:rsidP="007738DF">
      <w:pPr>
        <w:pStyle w:val="Text1"/>
        <w:rPr>
          <w:color w:val="auto"/>
          <w:lang w:val="en-GB"/>
        </w:rPr>
      </w:pPr>
      <w:r w:rsidRPr="00981FDE">
        <w:rPr>
          <w:color w:val="auto"/>
          <w:lang w:val="en-GB"/>
        </w:rPr>
        <w:t>The following standard definitions are used within this document:</w:t>
      </w:r>
    </w:p>
    <w:p w14:paraId="51B204D1" w14:textId="77777777" w:rsidR="007738DF" w:rsidRPr="00981FDE" w:rsidRDefault="007738DF" w:rsidP="007738DF">
      <w:pPr>
        <w:pStyle w:val="Text1"/>
        <w:rPr>
          <w:color w:val="auto"/>
          <w:lang w:val="en-GB"/>
        </w:rPr>
      </w:pPr>
      <w:r w:rsidRPr="00981FDE">
        <w:rPr>
          <w:b/>
          <w:color w:val="auto"/>
          <w:lang w:val="en-GB"/>
        </w:rPr>
        <w:t>Company</w:t>
      </w:r>
      <w:r w:rsidRPr="00981FDE">
        <w:rPr>
          <w:color w:val="auto"/>
          <w:lang w:val="en-GB"/>
        </w:rPr>
        <w:tab/>
        <w:t>Tengizchevroil (TCO).</w:t>
      </w:r>
    </w:p>
    <w:p w14:paraId="356FB3B2" w14:textId="77777777" w:rsidR="007738DF" w:rsidRPr="00981FDE" w:rsidRDefault="007738DF" w:rsidP="007738DF">
      <w:pPr>
        <w:pStyle w:val="Text1"/>
        <w:ind w:left="2160" w:hanging="1440"/>
        <w:rPr>
          <w:color w:val="auto"/>
          <w:lang w:val="en-GB"/>
        </w:rPr>
      </w:pPr>
      <w:r w:rsidRPr="00981FDE">
        <w:rPr>
          <w:b/>
          <w:color w:val="auto"/>
          <w:lang w:val="en-GB"/>
        </w:rPr>
        <w:t>Purchaser</w:t>
      </w:r>
      <w:r w:rsidRPr="00981FDE">
        <w:rPr>
          <w:color w:val="auto"/>
          <w:lang w:val="en-GB"/>
        </w:rPr>
        <w:tab/>
        <w:t>The party who awards the purchase order or contract. The Purchaser may be Company or Company's authorised agent.</w:t>
      </w:r>
    </w:p>
    <w:p w14:paraId="194D917A" w14:textId="77777777" w:rsidR="007738DF" w:rsidRPr="00981FDE" w:rsidRDefault="007738DF" w:rsidP="007738DF">
      <w:pPr>
        <w:pStyle w:val="Text1"/>
        <w:rPr>
          <w:color w:val="auto"/>
          <w:lang w:val="en-GB"/>
        </w:rPr>
      </w:pPr>
      <w:r w:rsidRPr="00981FDE">
        <w:rPr>
          <w:b/>
          <w:color w:val="auto"/>
          <w:lang w:val="en-GB"/>
        </w:rPr>
        <w:t>Contractor</w:t>
      </w:r>
      <w:r w:rsidRPr="00981FDE">
        <w:rPr>
          <w:color w:val="auto"/>
          <w:lang w:val="en-GB"/>
        </w:rPr>
        <w:tab/>
        <w:t>Any provider of services to Company, including Consultants.</w:t>
      </w:r>
    </w:p>
    <w:p w14:paraId="4FD2B8AE" w14:textId="77777777" w:rsidR="007738DF" w:rsidRPr="00981FDE" w:rsidRDefault="007738DF" w:rsidP="007738DF">
      <w:pPr>
        <w:pStyle w:val="Text1"/>
        <w:rPr>
          <w:color w:val="auto"/>
          <w:lang w:val="en-GB"/>
        </w:rPr>
      </w:pPr>
      <w:r w:rsidRPr="00981FDE">
        <w:rPr>
          <w:b/>
          <w:color w:val="auto"/>
          <w:lang w:val="en-GB"/>
        </w:rPr>
        <w:t>Supplier</w:t>
      </w:r>
      <w:r w:rsidRPr="00981FDE">
        <w:rPr>
          <w:color w:val="auto"/>
          <w:lang w:val="en-GB"/>
        </w:rPr>
        <w:tab/>
        <w:t>Any vendor, seller, provider or supplier of goods to Company.</w:t>
      </w:r>
    </w:p>
    <w:p w14:paraId="6203D05D" w14:textId="28E00FB6" w:rsidR="00F808B1" w:rsidRDefault="007738DF" w:rsidP="0091497F">
      <w:pPr>
        <w:pStyle w:val="Heading1"/>
        <w:numPr>
          <w:ilvl w:val="0"/>
          <w:numId w:val="129"/>
        </w:numPr>
        <w:ind w:left="709" w:hanging="709"/>
        <w:rPr>
          <w:lang w:val="en-GB"/>
        </w:rPr>
      </w:pPr>
      <w:bookmarkStart w:id="3754" w:name="_Toc310942506"/>
      <w:bookmarkStart w:id="3755" w:name="_Toc314929836"/>
      <w:r>
        <w:rPr>
          <w:lang w:val="en-GB"/>
        </w:rPr>
        <w:br w:type="page"/>
      </w:r>
      <w:bookmarkStart w:id="3756" w:name="_Toc393266209"/>
      <w:bookmarkStart w:id="3757" w:name="_Toc182313280"/>
      <w:r w:rsidRPr="00981FDE">
        <w:rPr>
          <w:lang w:val="en-GB"/>
        </w:rPr>
        <w:lastRenderedPageBreak/>
        <w:t>EQUIVALENT NOMINAL PIPE SIZES</w:t>
      </w:r>
      <w:bookmarkEnd w:id="3754"/>
      <w:bookmarkEnd w:id="3755"/>
      <w:bookmarkEnd w:id="3756"/>
      <w:bookmarkEnd w:id="3757"/>
    </w:p>
    <w:p w14:paraId="5E0B4EF2" w14:textId="725364EE" w:rsidR="00111942" w:rsidRPr="00111942" w:rsidRDefault="005331E7" w:rsidP="009F72E0">
      <w:pPr>
        <w:pStyle w:val="Heading2"/>
        <w:numPr>
          <w:ilvl w:val="1"/>
          <w:numId w:val="129"/>
        </w:numPr>
        <w:ind w:left="851" w:hanging="709"/>
        <w:rPr>
          <w:lang w:val="en-GB"/>
        </w:rPr>
      </w:pPr>
      <w:bookmarkStart w:id="3758" w:name="_Toc182313281"/>
      <w:ins w:id="3759" w:author="Zhunisbayev, Olzhasbek [Bolashak Atyrau Limited]" w:date="2024-11-01T11:04:00Z" w16du:dateUtc="2024-11-01T06:04:00Z">
        <w:r>
          <w:rPr>
            <w:lang w:val="en-GB"/>
          </w:rPr>
          <w:t xml:space="preserve">Equivalent </w:t>
        </w:r>
      </w:ins>
      <w:ins w:id="3760" w:author="Zhunisbayev, Olzhasbek [Bolashak Atyrau Limited]" w:date="2024-11-01T14:54:00Z" w16du:dateUtc="2024-11-01T09:54:00Z">
        <w:r w:rsidR="00AD5224">
          <w:rPr>
            <w:lang w:val="en-GB"/>
          </w:rPr>
          <w:t xml:space="preserve">ISO &amp; </w:t>
        </w:r>
      </w:ins>
      <w:ins w:id="3761" w:author="Zhunisbayev, Olzhasbek [Bolashak Atyrau Limited]" w:date="2024-11-01T11:04:00Z" w16du:dateUtc="2024-11-01T06:04:00Z">
        <w:r>
          <w:rPr>
            <w:lang w:val="en-GB"/>
          </w:rPr>
          <w:t>ASME Nominal Pipe Sizes</w:t>
        </w:r>
      </w:ins>
      <w:bookmarkEnd w:id="3758"/>
    </w:p>
    <w:tbl>
      <w:tblPr>
        <w:tblW w:w="7447"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2160"/>
        <w:gridCol w:w="1890"/>
        <w:gridCol w:w="1237"/>
      </w:tblGrid>
      <w:tr w:rsidR="007738DF" w:rsidRPr="00981FDE" w14:paraId="4FB664E9" w14:textId="77777777" w:rsidTr="00DD7D76">
        <w:tc>
          <w:tcPr>
            <w:tcW w:w="2160" w:type="dxa"/>
            <w:shd w:val="clear" w:color="auto" w:fill="C6D9F1" w:themeFill="text2" w:themeFillTint="33"/>
          </w:tcPr>
          <w:p w14:paraId="475D61DE" w14:textId="77777777" w:rsidR="007738DF" w:rsidRPr="00981FDE" w:rsidRDefault="007738DF" w:rsidP="00F118E0">
            <w:pPr>
              <w:pStyle w:val="CellHeadingCentered"/>
              <w:rPr>
                <w:color w:val="auto"/>
                <w:lang w:val="en-GB"/>
              </w:rPr>
            </w:pPr>
            <w:r w:rsidRPr="00981FDE">
              <w:rPr>
                <w:color w:val="auto"/>
                <w:lang w:val="en-GB"/>
              </w:rPr>
              <w:t>mm</w:t>
            </w:r>
          </w:p>
        </w:tc>
        <w:tc>
          <w:tcPr>
            <w:tcW w:w="2160" w:type="dxa"/>
            <w:shd w:val="clear" w:color="auto" w:fill="C6D9F1" w:themeFill="text2" w:themeFillTint="33"/>
          </w:tcPr>
          <w:p w14:paraId="64805292" w14:textId="77777777" w:rsidR="007738DF" w:rsidRPr="00981FDE" w:rsidRDefault="007738DF" w:rsidP="00F118E0">
            <w:pPr>
              <w:pStyle w:val="CellHeadingCentered"/>
              <w:rPr>
                <w:color w:val="auto"/>
                <w:lang w:val="en-GB"/>
              </w:rPr>
            </w:pPr>
            <w:r w:rsidRPr="00981FDE">
              <w:rPr>
                <w:color w:val="auto"/>
                <w:lang w:val="en-GB"/>
              </w:rPr>
              <w:t>inch</w:t>
            </w:r>
          </w:p>
        </w:tc>
        <w:tc>
          <w:tcPr>
            <w:tcW w:w="1890" w:type="dxa"/>
            <w:shd w:val="clear" w:color="auto" w:fill="C6D9F1" w:themeFill="text2" w:themeFillTint="33"/>
          </w:tcPr>
          <w:p w14:paraId="29EC8B79" w14:textId="77777777" w:rsidR="007738DF" w:rsidRPr="00981FDE" w:rsidRDefault="007738DF" w:rsidP="00F118E0">
            <w:pPr>
              <w:pStyle w:val="CellHeadingCentered"/>
              <w:rPr>
                <w:color w:val="auto"/>
                <w:lang w:val="en-GB"/>
              </w:rPr>
            </w:pPr>
            <w:r w:rsidRPr="00981FDE">
              <w:rPr>
                <w:color w:val="auto"/>
                <w:lang w:val="en-GB"/>
              </w:rPr>
              <w:t>mm</w:t>
            </w:r>
          </w:p>
        </w:tc>
        <w:tc>
          <w:tcPr>
            <w:tcW w:w="1237" w:type="dxa"/>
            <w:shd w:val="clear" w:color="auto" w:fill="C6D9F1" w:themeFill="text2" w:themeFillTint="33"/>
          </w:tcPr>
          <w:p w14:paraId="72AF7207" w14:textId="77777777" w:rsidR="007738DF" w:rsidRPr="00981FDE" w:rsidRDefault="007738DF" w:rsidP="00F118E0">
            <w:pPr>
              <w:pStyle w:val="CellHeadingCentered"/>
              <w:rPr>
                <w:color w:val="auto"/>
                <w:lang w:val="en-GB"/>
              </w:rPr>
            </w:pPr>
            <w:r w:rsidRPr="00981FDE">
              <w:rPr>
                <w:color w:val="auto"/>
                <w:lang w:val="en-GB"/>
              </w:rPr>
              <w:t>inch</w:t>
            </w:r>
          </w:p>
        </w:tc>
      </w:tr>
      <w:tr w:rsidR="007738DF" w:rsidRPr="00981FDE" w14:paraId="14DFAB57" w14:textId="77777777" w:rsidTr="00DD7D76">
        <w:tc>
          <w:tcPr>
            <w:tcW w:w="2160" w:type="dxa"/>
          </w:tcPr>
          <w:p w14:paraId="234A2DEA" w14:textId="77777777" w:rsidR="007738DF" w:rsidRPr="00981FDE" w:rsidRDefault="007738DF" w:rsidP="00F118E0">
            <w:pPr>
              <w:pStyle w:val="CellBodyCentered"/>
              <w:rPr>
                <w:color w:val="auto"/>
                <w:lang w:val="en-GB"/>
              </w:rPr>
            </w:pPr>
            <w:r w:rsidRPr="00981FDE">
              <w:rPr>
                <w:color w:val="auto"/>
                <w:lang w:val="en-GB"/>
              </w:rPr>
              <w:t>DN 15</w:t>
            </w:r>
          </w:p>
        </w:tc>
        <w:tc>
          <w:tcPr>
            <w:tcW w:w="2160" w:type="dxa"/>
          </w:tcPr>
          <w:p w14:paraId="6FD039BB" w14:textId="77777777" w:rsidR="007738DF" w:rsidRPr="00981FDE" w:rsidRDefault="007738DF" w:rsidP="00F118E0">
            <w:pPr>
              <w:pStyle w:val="CellBodyCentered"/>
              <w:rPr>
                <w:color w:val="auto"/>
                <w:lang w:val="en-GB"/>
              </w:rPr>
            </w:pPr>
            <w:r w:rsidRPr="00981FDE">
              <w:rPr>
                <w:color w:val="auto"/>
                <w:lang w:val="en-GB"/>
              </w:rPr>
              <w:t>½</w:t>
            </w:r>
          </w:p>
        </w:tc>
        <w:tc>
          <w:tcPr>
            <w:tcW w:w="1890" w:type="dxa"/>
          </w:tcPr>
          <w:p w14:paraId="22439EF7" w14:textId="77777777" w:rsidR="007738DF" w:rsidRPr="00981FDE" w:rsidRDefault="007738DF" w:rsidP="00F118E0">
            <w:pPr>
              <w:pStyle w:val="CellBodyCentered"/>
              <w:rPr>
                <w:color w:val="auto"/>
                <w:lang w:val="en-GB"/>
              </w:rPr>
            </w:pPr>
            <w:r w:rsidRPr="00981FDE">
              <w:rPr>
                <w:color w:val="auto"/>
                <w:lang w:val="en-GB"/>
              </w:rPr>
              <w:t>DN 650</w:t>
            </w:r>
          </w:p>
        </w:tc>
        <w:tc>
          <w:tcPr>
            <w:tcW w:w="1237" w:type="dxa"/>
          </w:tcPr>
          <w:p w14:paraId="17363017" w14:textId="77777777" w:rsidR="007738DF" w:rsidRPr="00981FDE" w:rsidRDefault="007738DF" w:rsidP="00F118E0">
            <w:pPr>
              <w:pStyle w:val="CellBodyCentered"/>
              <w:rPr>
                <w:color w:val="auto"/>
                <w:lang w:val="en-GB"/>
              </w:rPr>
            </w:pPr>
            <w:r w:rsidRPr="00981FDE">
              <w:rPr>
                <w:color w:val="auto"/>
                <w:lang w:val="en-GB"/>
              </w:rPr>
              <w:t>26</w:t>
            </w:r>
          </w:p>
        </w:tc>
      </w:tr>
      <w:tr w:rsidR="007738DF" w:rsidRPr="00981FDE" w14:paraId="78CD1957" w14:textId="77777777" w:rsidTr="00DD7D76">
        <w:tc>
          <w:tcPr>
            <w:tcW w:w="2160" w:type="dxa"/>
          </w:tcPr>
          <w:p w14:paraId="63BCD8EF" w14:textId="77777777" w:rsidR="007738DF" w:rsidRPr="00981FDE" w:rsidRDefault="007738DF" w:rsidP="00F118E0">
            <w:pPr>
              <w:pStyle w:val="CellBodyCentered"/>
              <w:rPr>
                <w:color w:val="auto"/>
                <w:lang w:val="en-GB"/>
              </w:rPr>
            </w:pPr>
            <w:r w:rsidRPr="00981FDE">
              <w:rPr>
                <w:color w:val="auto"/>
                <w:lang w:val="en-GB"/>
              </w:rPr>
              <w:t>DN 20</w:t>
            </w:r>
          </w:p>
        </w:tc>
        <w:tc>
          <w:tcPr>
            <w:tcW w:w="2160" w:type="dxa"/>
          </w:tcPr>
          <w:p w14:paraId="5EDB28BB" w14:textId="77777777" w:rsidR="007738DF" w:rsidRPr="00981FDE" w:rsidRDefault="007738DF" w:rsidP="00F118E0">
            <w:pPr>
              <w:pStyle w:val="CellBodyCentered"/>
              <w:rPr>
                <w:color w:val="auto"/>
                <w:lang w:val="en-GB"/>
              </w:rPr>
            </w:pPr>
            <w:r w:rsidRPr="00981FDE">
              <w:rPr>
                <w:color w:val="auto"/>
                <w:lang w:val="en-GB"/>
              </w:rPr>
              <w:t>¾</w:t>
            </w:r>
          </w:p>
        </w:tc>
        <w:tc>
          <w:tcPr>
            <w:tcW w:w="1890" w:type="dxa"/>
          </w:tcPr>
          <w:p w14:paraId="18B67AF5" w14:textId="77777777" w:rsidR="007738DF" w:rsidRPr="00981FDE" w:rsidRDefault="00937571" w:rsidP="00F118E0">
            <w:pPr>
              <w:pStyle w:val="CellBodyCentered"/>
              <w:rPr>
                <w:color w:val="auto"/>
                <w:lang w:val="en-GB"/>
              </w:rPr>
            </w:pPr>
            <w:r>
              <w:rPr>
                <w:color w:val="auto"/>
                <w:lang w:val="en-GB"/>
              </w:rPr>
              <w:t>DN 700</w:t>
            </w:r>
          </w:p>
        </w:tc>
        <w:tc>
          <w:tcPr>
            <w:tcW w:w="1237" w:type="dxa"/>
          </w:tcPr>
          <w:p w14:paraId="2B97C77F" w14:textId="77777777" w:rsidR="007738DF" w:rsidRPr="00981FDE" w:rsidRDefault="00937571" w:rsidP="00F118E0">
            <w:pPr>
              <w:pStyle w:val="CellBodyCentered"/>
              <w:rPr>
                <w:color w:val="auto"/>
                <w:lang w:val="en-GB"/>
              </w:rPr>
            </w:pPr>
            <w:r>
              <w:rPr>
                <w:color w:val="auto"/>
                <w:lang w:val="en-GB"/>
              </w:rPr>
              <w:t>28</w:t>
            </w:r>
          </w:p>
        </w:tc>
      </w:tr>
      <w:tr w:rsidR="00937571" w:rsidRPr="00981FDE" w14:paraId="41E020DA" w14:textId="77777777" w:rsidTr="00DD7D76">
        <w:tc>
          <w:tcPr>
            <w:tcW w:w="2160" w:type="dxa"/>
          </w:tcPr>
          <w:p w14:paraId="6F52265F" w14:textId="77777777" w:rsidR="00937571" w:rsidRPr="00981FDE" w:rsidRDefault="00937571" w:rsidP="00F118E0">
            <w:pPr>
              <w:pStyle w:val="CellBodyCentered"/>
              <w:rPr>
                <w:color w:val="auto"/>
                <w:lang w:val="en-GB"/>
              </w:rPr>
            </w:pPr>
            <w:r w:rsidRPr="00981FDE">
              <w:rPr>
                <w:color w:val="auto"/>
                <w:lang w:val="en-GB"/>
              </w:rPr>
              <w:t>DN 25</w:t>
            </w:r>
          </w:p>
        </w:tc>
        <w:tc>
          <w:tcPr>
            <w:tcW w:w="2160" w:type="dxa"/>
          </w:tcPr>
          <w:p w14:paraId="3D970FCF" w14:textId="77777777" w:rsidR="00937571" w:rsidRPr="00981FDE" w:rsidRDefault="00937571" w:rsidP="00F118E0">
            <w:pPr>
              <w:pStyle w:val="CellBodyCentered"/>
              <w:rPr>
                <w:color w:val="auto"/>
                <w:lang w:val="en-GB"/>
              </w:rPr>
            </w:pPr>
            <w:r w:rsidRPr="00981FDE">
              <w:rPr>
                <w:color w:val="auto"/>
                <w:lang w:val="en-GB"/>
              </w:rPr>
              <w:t>1</w:t>
            </w:r>
          </w:p>
        </w:tc>
        <w:tc>
          <w:tcPr>
            <w:tcW w:w="1890" w:type="dxa"/>
          </w:tcPr>
          <w:p w14:paraId="6746576E" w14:textId="77777777" w:rsidR="00937571" w:rsidRPr="00981FDE" w:rsidRDefault="00937571" w:rsidP="00F118E0">
            <w:pPr>
              <w:pStyle w:val="CellBodyCentered"/>
              <w:rPr>
                <w:color w:val="auto"/>
                <w:lang w:val="en-GB"/>
              </w:rPr>
            </w:pPr>
            <w:r w:rsidRPr="00981FDE">
              <w:rPr>
                <w:color w:val="auto"/>
                <w:lang w:val="en-GB"/>
              </w:rPr>
              <w:t>DN 750</w:t>
            </w:r>
          </w:p>
        </w:tc>
        <w:tc>
          <w:tcPr>
            <w:tcW w:w="1237" w:type="dxa"/>
          </w:tcPr>
          <w:p w14:paraId="109511FF" w14:textId="77777777" w:rsidR="00937571" w:rsidRPr="00981FDE" w:rsidRDefault="00937571" w:rsidP="00F118E0">
            <w:pPr>
              <w:pStyle w:val="CellBodyCentered"/>
              <w:rPr>
                <w:color w:val="auto"/>
                <w:lang w:val="en-GB"/>
              </w:rPr>
            </w:pPr>
            <w:r w:rsidRPr="00981FDE">
              <w:rPr>
                <w:color w:val="auto"/>
                <w:lang w:val="en-GB"/>
              </w:rPr>
              <w:t>30</w:t>
            </w:r>
          </w:p>
        </w:tc>
      </w:tr>
      <w:tr w:rsidR="00937571" w:rsidRPr="00981FDE" w14:paraId="416EA0B1" w14:textId="77777777" w:rsidTr="00DD7D76">
        <w:tc>
          <w:tcPr>
            <w:tcW w:w="2160" w:type="dxa"/>
          </w:tcPr>
          <w:p w14:paraId="4E593465" w14:textId="77777777" w:rsidR="00937571" w:rsidRPr="00981FDE" w:rsidRDefault="00937571" w:rsidP="00F118E0">
            <w:pPr>
              <w:pStyle w:val="CellBodyCentered"/>
              <w:rPr>
                <w:color w:val="auto"/>
                <w:lang w:val="en-GB"/>
              </w:rPr>
            </w:pPr>
            <w:r w:rsidRPr="00981FDE">
              <w:rPr>
                <w:color w:val="auto"/>
                <w:lang w:val="en-GB"/>
              </w:rPr>
              <w:t>DN 40</w:t>
            </w:r>
          </w:p>
        </w:tc>
        <w:tc>
          <w:tcPr>
            <w:tcW w:w="2160" w:type="dxa"/>
          </w:tcPr>
          <w:p w14:paraId="4F3BE16E" w14:textId="77777777" w:rsidR="00937571" w:rsidRPr="00981FDE" w:rsidRDefault="00937571" w:rsidP="00F118E0">
            <w:pPr>
              <w:pStyle w:val="CellBodyCentered"/>
              <w:rPr>
                <w:color w:val="auto"/>
                <w:lang w:val="en-GB"/>
              </w:rPr>
            </w:pPr>
            <w:r w:rsidRPr="00981FDE">
              <w:rPr>
                <w:color w:val="auto"/>
                <w:lang w:val="en-GB"/>
              </w:rPr>
              <w:t>1-1/2</w:t>
            </w:r>
          </w:p>
        </w:tc>
        <w:tc>
          <w:tcPr>
            <w:tcW w:w="1890" w:type="dxa"/>
          </w:tcPr>
          <w:p w14:paraId="47441187" w14:textId="77777777" w:rsidR="00937571" w:rsidRPr="00981FDE" w:rsidRDefault="00937571" w:rsidP="00F118E0">
            <w:pPr>
              <w:pStyle w:val="CellBodyCentered"/>
              <w:rPr>
                <w:color w:val="auto"/>
                <w:lang w:val="en-GB"/>
              </w:rPr>
            </w:pPr>
            <w:r w:rsidRPr="00981FDE">
              <w:rPr>
                <w:color w:val="auto"/>
                <w:lang w:val="en-GB"/>
              </w:rPr>
              <w:t>DN 900</w:t>
            </w:r>
          </w:p>
        </w:tc>
        <w:tc>
          <w:tcPr>
            <w:tcW w:w="1237" w:type="dxa"/>
          </w:tcPr>
          <w:p w14:paraId="19613659" w14:textId="77777777" w:rsidR="00937571" w:rsidRPr="00981FDE" w:rsidRDefault="00937571" w:rsidP="00F118E0">
            <w:pPr>
              <w:pStyle w:val="CellBodyCentered"/>
              <w:rPr>
                <w:color w:val="auto"/>
                <w:lang w:val="en-GB"/>
              </w:rPr>
            </w:pPr>
            <w:r w:rsidRPr="00981FDE">
              <w:rPr>
                <w:color w:val="auto"/>
                <w:lang w:val="en-GB"/>
              </w:rPr>
              <w:t>36</w:t>
            </w:r>
          </w:p>
        </w:tc>
      </w:tr>
      <w:tr w:rsidR="00937571" w:rsidRPr="00981FDE" w14:paraId="73C87F87" w14:textId="77777777" w:rsidTr="00DD7D76">
        <w:tc>
          <w:tcPr>
            <w:tcW w:w="2160" w:type="dxa"/>
          </w:tcPr>
          <w:p w14:paraId="4C176E28" w14:textId="77777777" w:rsidR="00937571" w:rsidRPr="00981FDE" w:rsidRDefault="00937571" w:rsidP="00F118E0">
            <w:pPr>
              <w:pStyle w:val="CellBodyCentered"/>
              <w:rPr>
                <w:color w:val="auto"/>
                <w:lang w:val="en-GB"/>
              </w:rPr>
            </w:pPr>
            <w:r w:rsidRPr="00981FDE">
              <w:rPr>
                <w:color w:val="auto"/>
                <w:lang w:val="en-GB"/>
              </w:rPr>
              <w:t>DN 50</w:t>
            </w:r>
          </w:p>
        </w:tc>
        <w:tc>
          <w:tcPr>
            <w:tcW w:w="2160" w:type="dxa"/>
          </w:tcPr>
          <w:p w14:paraId="39E9D5CA" w14:textId="77777777" w:rsidR="00937571" w:rsidRPr="00981FDE" w:rsidRDefault="00937571" w:rsidP="00F118E0">
            <w:pPr>
              <w:pStyle w:val="CellBodyCentered"/>
              <w:rPr>
                <w:color w:val="auto"/>
                <w:lang w:val="en-GB"/>
              </w:rPr>
            </w:pPr>
            <w:r w:rsidRPr="00981FDE">
              <w:rPr>
                <w:color w:val="auto"/>
                <w:lang w:val="en-GB"/>
              </w:rPr>
              <w:t>2</w:t>
            </w:r>
          </w:p>
        </w:tc>
        <w:tc>
          <w:tcPr>
            <w:tcW w:w="1890" w:type="dxa"/>
          </w:tcPr>
          <w:p w14:paraId="5ABB7761" w14:textId="77777777" w:rsidR="00937571" w:rsidRPr="00981FDE" w:rsidRDefault="00937571" w:rsidP="00F118E0">
            <w:pPr>
              <w:pStyle w:val="CellBodyCentered"/>
              <w:rPr>
                <w:color w:val="auto"/>
                <w:lang w:val="en-GB"/>
              </w:rPr>
            </w:pPr>
            <w:r w:rsidRPr="00981FDE">
              <w:rPr>
                <w:color w:val="auto"/>
                <w:lang w:val="en-GB"/>
              </w:rPr>
              <w:t>DN 1050</w:t>
            </w:r>
          </w:p>
        </w:tc>
        <w:tc>
          <w:tcPr>
            <w:tcW w:w="1237" w:type="dxa"/>
          </w:tcPr>
          <w:p w14:paraId="64DFABA3" w14:textId="77777777" w:rsidR="00937571" w:rsidRPr="00981FDE" w:rsidRDefault="00937571" w:rsidP="00F118E0">
            <w:pPr>
              <w:pStyle w:val="CellBodyCentered"/>
              <w:rPr>
                <w:color w:val="auto"/>
                <w:lang w:val="en-GB"/>
              </w:rPr>
            </w:pPr>
            <w:r w:rsidRPr="00981FDE">
              <w:rPr>
                <w:color w:val="auto"/>
                <w:lang w:val="en-GB"/>
              </w:rPr>
              <w:t>42</w:t>
            </w:r>
          </w:p>
        </w:tc>
      </w:tr>
      <w:tr w:rsidR="00937571" w:rsidRPr="00981FDE" w14:paraId="41089E74" w14:textId="77777777" w:rsidTr="00DD7D76">
        <w:tc>
          <w:tcPr>
            <w:tcW w:w="2160" w:type="dxa"/>
          </w:tcPr>
          <w:p w14:paraId="6DD14CC9" w14:textId="77777777" w:rsidR="00937571" w:rsidRPr="00981FDE" w:rsidRDefault="00937571" w:rsidP="00F118E0">
            <w:pPr>
              <w:pStyle w:val="CellBodyCentered"/>
              <w:rPr>
                <w:color w:val="auto"/>
                <w:lang w:val="en-GB"/>
              </w:rPr>
            </w:pPr>
            <w:r w:rsidRPr="00981FDE">
              <w:rPr>
                <w:color w:val="auto"/>
                <w:lang w:val="en-GB"/>
              </w:rPr>
              <w:t>DN 80</w:t>
            </w:r>
          </w:p>
        </w:tc>
        <w:tc>
          <w:tcPr>
            <w:tcW w:w="2160" w:type="dxa"/>
          </w:tcPr>
          <w:p w14:paraId="117BA6D8" w14:textId="77777777" w:rsidR="00937571" w:rsidRPr="00981FDE" w:rsidRDefault="00937571" w:rsidP="00F118E0">
            <w:pPr>
              <w:pStyle w:val="CellBodyCentered"/>
              <w:rPr>
                <w:color w:val="auto"/>
                <w:lang w:val="en-GB"/>
              </w:rPr>
            </w:pPr>
            <w:r w:rsidRPr="00981FDE">
              <w:rPr>
                <w:color w:val="auto"/>
                <w:lang w:val="en-GB"/>
              </w:rPr>
              <w:t>3</w:t>
            </w:r>
          </w:p>
        </w:tc>
        <w:tc>
          <w:tcPr>
            <w:tcW w:w="1890" w:type="dxa"/>
          </w:tcPr>
          <w:p w14:paraId="4FBC6EA1" w14:textId="77777777" w:rsidR="00937571" w:rsidRPr="00981FDE" w:rsidRDefault="00937571" w:rsidP="00F118E0">
            <w:pPr>
              <w:pStyle w:val="CellBodyCentered"/>
              <w:rPr>
                <w:color w:val="auto"/>
                <w:lang w:val="en-GB"/>
              </w:rPr>
            </w:pPr>
            <w:r w:rsidRPr="00981FDE">
              <w:rPr>
                <w:color w:val="auto"/>
                <w:lang w:val="en-GB"/>
              </w:rPr>
              <w:t>DN 1200</w:t>
            </w:r>
          </w:p>
        </w:tc>
        <w:tc>
          <w:tcPr>
            <w:tcW w:w="1237" w:type="dxa"/>
          </w:tcPr>
          <w:p w14:paraId="0AECFF3E" w14:textId="77777777" w:rsidR="00937571" w:rsidRPr="00981FDE" w:rsidRDefault="00937571" w:rsidP="00F118E0">
            <w:pPr>
              <w:pStyle w:val="CellBodyCentered"/>
              <w:rPr>
                <w:color w:val="auto"/>
                <w:lang w:val="en-GB"/>
              </w:rPr>
            </w:pPr>
            <w:r w:rsidRPr="00981FDE">
              <w:rPr>
                <w:color w:val="auto"/>
                <w:lang w:val="en-GB"/>
              </w:rPr>
              <w:t>48</w:t>
            </w:r>
          </w:p>
        </w:tc>
      </w:tr>
      <w:tr w:rsidR="00937571" w:rsidRPr="00981FDE" w14:paraId="3C72977C" w14:textId="77777777" w:rsidTr="00DD7D76">
        <w:tc>
          <w:tcPr>
            <w:tcW w:w="2160" w:type="dxa"/>
          </w:tcPr>
          <w:p w14:paraId="02B39313" w14:textId="77777777" w:rsidR="00937571" w:rsidRPr="00981FDE" w:rsidRDefault="00937571" w:rsidP="00F118E0">
            <w:pPr>
              <w:pStyle w:val="CellBodyCentered"/>
              <w:rPr>
                <w:color w:val="auto"/>
                <w:lang w:val="en-GB"/>
              </w:rPr>
            </w:pPr>
            <w:r w:rsidRPr="00981FDE">
              <w:rPr>
                <w:color w:val="auto"/>
                <w:lang w:val="en-GB"/>
              </w:rPr>
              <w:t>DN 100</w:t>
            </w:r>
          </w:p>
        </w:tc>
        <w:tc>
          <w:tcPr>
            <w:tcW w:w="2160" w:type="dxa"/>
          </w:tcPr>
          <w:p w14:paraId="3E1DE597" w14:textId="77777777" w:rsidR="00937571" w:rsidRPr="00981FDE" w:rsidRDefault="00937571" w:rsidP="00F118E0">
            <w:pPr>
              <w:pStyle w:val="CellBodyCentered"/>
              <w:rPr>
                <w:color w:val="auto"/>
                <w:lang w:val="en-GB"/>
              </w:rPr>
            </w:pPr>
            <w:r w:rsidRPr="00981FDE">
              <w:rPr>
                <w:color w:val="auto"/>
                <w:lang w:val="en-GB"/>
              </w:rPr>
              <w:t>4</w:t>
            </w:r>
          </w:p>
        </w:tc>
        <w:tc>
          <w:tcPr>
            <w:tcW w:w="1890" w:type="dxa"/>
          </w:tcPr>
          <w:p w14:paraId="1BFDB9B6" w14:textId="77777777" w:rsidR="00937571" w:rsidRPr="00981FDE" w:rsidRDefault="00937571" w:rsidP="00F118E0">
            <w:pPr>
              <w:pStyle w:val="CellBodyCentered"/>
              <w:rPr>
                <w:color w:val="auto"/>
                <w:lang w:val="en-GB"/>
              </w:rPr>
            </w:pPr>
            <w:r w:rsidRPr="00981FDE">
              <w:rPr>
                <w:color w:val="auto"/>
                <w:lang w:val="en-GB"/>
              </w:rPr>
              <w:t>DN 1400</w:t>
            </w:r>
          </w:p>
        </w:tc>
        <w:tc>
          <w:tcPr>
            <w:tcW w:w="1237" w:type="dxa"/>
          </w:tcPr>
          <w:p w14:paraId="6FCA3C27" w14:textId="77777777" w:rsidR="00937571" w:rsidRPr="00981FDE" w:rsidRDefault="00937571" w:rsidP="00F118E0">
            <w:pPr>
              <w:pStyle w:val="CellBodyCentered"/>
              <w:rPr>
                <w:color w:val="auto"/>
                <w:lang w:val="en-GB"/>
              </w:rPr>
            </w:pPr>
            <w:r w:rsidRPr="00981FDE">
              <w:rPr>
                <w:color w:val="auto"/>
                <w:lang w:val="en-GB"/>
              </w:rPr>
              <w:t>56</w:t>
            </w:r>
          </w:p>
        </w:tc>
      </w:tr>
      <w:tr w:rsidR="00937571" w:rsidRPr="00981FDE" w14:paraId="3DB1C86A" w14:textId="77777777" w:rsidTr="00DD7D76">
        <w:tc>
          <w:tcPr>
            <w:tcW w:w="2160" w:type="dxa"/>
          </w:tcPr>
          <w:p w14:paraId="132A3881" w14:textId="77777777" w:rsidR="00937571" w:rsidRPr="00981FDE" w:rsidRDefault="00937571" w:rsidP="00F118E0">
            <w:pPr>
              <w:pStyle w:val="CellBodyCentered"/>
              <w:rPr>
                <w:color w:val="auto"/>
                <w:lang w:val="en-GB"/>
              </w:rPr>
            </w:pPr>
            <w:r w:rsidRPr="00981FDE">
              <w:rPr>
                <w:color w:val="auto"/>
                <w:lang w:val="en-GB"/>
              </w:rPr>
              <w:t>DN 150</w:t>
            </w:r>
          </w:p>
        </w:tc>
        <w:tc>
          <w:tcPr>
            <w:tcW w:w="2160" w:type="dxa"/>
          </w:tcPr>
          <w:p w14:paraId="55C67924" w14:textId="77777777" w:rsidR="00937571" w:rsidRPr="00981FDE" w:rsidRDefault="00937571" w:rsidP="00F118E0">
            <w:pPr>
              <w:pStyle w:val="CellBodyCentered"/>
              <w:rPr>
                <w:color w:val="auto"/>
                <w:lang w:val="en-GB"/>
              </w:rPr>
            </w:pPr>
            <w:r w:rsidRPr="00981FDE">
              <w:rPr>
                <w:color w:val="auto"/>
                <w:lang w:val="en-GB"/>
              </w:rPr>
              <w:t>6</w:t>
            </w:r>
          </w:p>
        </w:tc>
        <w:tc>
          <w:tcPr>
            <w:tcW w:w="1890" w:type="dxa"/>
          </w:tcPr>
          <w:p w14:paraId="3A223079" w14:textId="77777777" w:rsidR="00937571" w:rsidRPr="00981FDE" w:rsidRDefault="00937571" w:rsidP="00F118E0">
            <w:pPr>
              <w:pStyle w:val="CellBodyCentered"/>
              <w:rPr>
                <w:color w:val="auto"/>
                <w:lang w:val="en-GB"/>
              </w:rPr>
            </w:pPr>
            <w:r w:rsidRPr="00981FDE">
              <w:rPr>
                <w:color w:val="auto"/>
                <w:lang w:val="en-GB"/>
              </w:rPr>
              <w:t>DN 1600</w:t>
            </w:r>
          </w:p>
        </w:tc>
        <w:tc>
          <w:tcPr>
            <w:tcW w:w="1237" w:type="dxa"/>
          </w:tcPr>
          <w:p w14:paraId="4CAA55FE" w14:textId="77777777" w:rsidR="00937571" w:rsidRPr="00981FDE" w:rsidRDefault="00937571" w:rsidP="00F118E0">
            <w:pPr>
              <w:pStyle w:val="CellBodyCentered"/>
              <w:rPr>
                <w:color w:val="auto"/>
                <w:lang w:val="en-GB"/>
              </w:rPr>
            </w:pPr>
            <w:r w:rsidRPr="00981FDE">
              <w:rPr>
                <w:color w:val="auto"/>
                <w:lang w:val="en-GB"/>
              </w:rPr>
              <w:t>64</w:t>
            </w:r>
          </w:p>
        </w:tc>
      </w:tr>
      <w:tr w:rsidR="00937571" w:rsidRPr="00981FDE" w14:paraId="4872E238" w14:textId="77777777" w:rsidTr="00DD7D76">
        <w:tc>
          <w:tcPr>
            <w:tcW w:w="2160" w:type="dxa"/>
          </w:tcPr>
          <w:p w14:paraId="68626DDC" w14:textId="77777777" w:rsidR="00937571" w:rsidRPr="00981FDE" w:rsidRDefault="00937571" w:rsidP="00F118E0">
            <w:pPr>
              <w:pStyle w:val="CellBodyCentered"/>
              <w:rPr>
                <w:color w:val="auto"/>
                <w:lang w:val="en-GB"/>
              </w:rPr>
            </w:pPr>
            <w:r w:rsidRPr="00981FDE">
              <w:rPr>
                <w:color w:val="auto"/>
                <w:lang w:val="en-GB"/>
              </w:rPr>
              <w:t>DN 200</w:t>
            </w:r>
          </w:p>
        </w:tc>
        <w:tc>
          <w:tcPr>
            <w:tcW w:w="2160" w:type="dxa"/>
          </w:tcPr>
          <w:p w14:paraId="231D8B95" w14:textId="77777777" w:rsidR="00937571" w:rsidRPr="00981FDE" w:rsidRDefault="00937571" w:rsidP="00F118E0">
            <w:pPr>
              <w:pStyle w:val="CellBodyCentered"/>
              <w:rPr>
                <w:color w:val="auto"/>
                <w:lang w:val="en-GB"/>
              </w:rPr>
            </w:pPr>
            <w:r w:rsidRPr="00981FDE">
              <w:rPr>
                <w:color w:val="auto"/>
                <w:lang w:val="en-GB"/>
              </w:rPr>
              <w:t>8</w:t>
            </w:r>
          </w:p>
        </w:tc>
        <w:tc>
          <w:tcPr>
            <w:tcW w:w="1890" w:type="dxa"/>
          </w:tcPr>
          <w:p w14:paraId="3F8093DE" w14:textId="77777777" w:rsidR="00937571" w:rsidRPr="00981FDE" w:rsidRDefault="00937571" w:rsidP="00F118E0">
            <w:pPr>
              <w:pStyle w:val="CellBodyCentered"/>
              <w:rPr>
                <w:color w:val="auto"/>
                <w:lang w:val="en-GB"/>
              </w:rPr>
            </w:pPr>
            <w:r w:rsidRPr="00981FDE">
              <w:rPr>
                <w:color w:val="auto"/>
                <w:lang w:val="en-GB"/>
              </w:rPr>
              <w:t>DN 1800</w:t>
            </w:r>
          </w:p>
        </w:tc>
        <w:tc>
          <w:tcPr>
            <w:tcW w:w="1237" w:type="dxa"/>
          </w:tcPr>
          <w:p w14:paraId="42B58317" w14:textId="77777777" w:rsidR="00937571" w:rsidRPr="00981FDE" w:rsidRDefault="00937571" w:rsidP="00F118E0">
            <w:pPr>
              <w:pStyle w:val="CellBodyCentered"/>
              <w:rPr>
                <w:color w:val="auto"/>
                <w:lang w:val="en-GB"/>
              </w:rPr>
            </w:pPr>
            <w:r w:rsidRPr="00981FDE">
              <w:rPr>
                <w:color w:val="auto"/>
                <w:lang w:val="en-GB"/>
              </w:rPr>
              <w:t>72</w:t>
            </w:r>
          </w:p>
        </w:tc>
      </w:tr>
      <w:tr w:rsidR="00937571" w:rsidRPr="00981FDE" w14:paraId="3F5E7C75" w14:textId="77777777" w:rsidTr="00DD7D76">
        <w:tc>
          <w:tcPr>
            <w:tcW w:w="2160" w:type="dxa"/>
          </w:tcPr>
          <w:p w14:paraId="7A5D6884" w14:textId="77777777" w:rsidR="00937571" w:rsidRPr="00981FDE" w:rsidRDefault="00937571" w:rsidP="00F118E0">
            <w:pPr>
              <w:pStyle w:val="CellBodyCentered"/>
              <w:rPr>
                <w:color w:val="auto"/>
                <w:lang w:val="en-GB"/>
              </w:rPr>
            </w:pPr>
            <w:r w:rsidRPr="00981FDE">
              <w:rPr>
                <w:color w:val="auto"/>
                <w:lang w:val="en-GB"/>
              </w:rPr>
              <w:t>DN 250</w:t>
            </w:r>
          </w:p>
        </w:tc>
        <w:tc>
          <w:tcPr>
            <w:tcW w:w="2160" w:type="dxa"/>
          </w:tcPr>
          <w:p w14:paraId="6C7F788D" w14:textId="77777777" w:rsidR="00937571" w:rsidRPr="00981FDE" w:rsidRDefault="00937571" w:rsidP="00F118E0">
            <w:pPr>
              <w:pStyle w:val="CellBodyCentered"/>
              <w:rPr>
                <w:color w:val="auto"/>
                <w:lang w:val="en-GB"/>
              </w:rPr>
            </w:pPr>
            <w:r w:rsidRPr="00981FDE">
              <w:rPr>
                <w:color w:val="auto"/>
                <w:lang w:val="en-GB"/>
              </w:rPr>
              <w:t>10</w:t>
            </w:r>
          </w:p>
        </w:tc>
        <w:tc>
          <w:tcPr>
            <w:tcW w:w="1890" w:type="dxa"/>
          </w:tcPr>
          <w:p w14:paraId="7140A8F0" w14:textId="77777777" w:rsidR="00937571" w:rsidRPr="00981FDE" w:rsidRDefault="00937571" w:rsidP="00F118E0">
            <w:pPr>
              <w:pStyle w:val="CellBodyCentered"/>
              <w:rPr>
                <w:color w:val="auto"/>
                <w:lang w:val="en-GB"/>
              </w:rPr>
            </w:pPr>
            <w:r w:rsidRPr="00981FDE">
              <w:rPr>
                <w:color w:val="auto"/>
                <w:lang w:val="en-GB"/>
              </w:rPr>
              <w:t>DN 1900</w:t>
            </w:r>
          </w:p>
        </w:tc>
        <w:tc>
          <w:tcPr>
            <w:tcW w:w="1237" w:type="dxa"/>
          </w:tcPr>
          <w:p w14:paraId="589DF8CC" w14:textId="77777777" w:rsidR="00937571" w:rsidRPr="00981FDE" w:rsidRDefault="00937571" w:rsidP="00F118E0">
            <w:pPr>
              <w:pStyle w:val="CellBodyCentered"/>
              <w:rPr>
                <w:color w:val="auto"/>
                <w:lang w:val="en-GB"/>
              </w:rPr>
            </w:pPr>
            <w:r w:rsidRPr="00981FDE">
              <w:rPr>
                <w:color w:val="auto"/>
                <w:lang w:val="en-GB"/>
              </w:rPr>
              <w:t>76</w:t>
            </w:r>
          </w:p>
        </w:tc>
      </w:tr>
      <w:tr w:rsidR="00937571" w:rsidRPr="00981FDE" w14:paraId="0AFA6E54" w14:textId="77777777" w:rsidTr="00DD7D76">
        <w:tc>
          <w:tcPr>
            <w:tcW w:w="2160" w:type="dxa"/>
          </w:tcPr>
          <w:p w14:paraId="26D95FE2" w14:textId="77777777" w:rsidR="00937571" w:rsidRPr="00981FDE" w:rsidRDefault="00937571" w:rsidP="00F118E0">
            <w:pPr>
              <w:pStyle w:val="CellBodyCentered"/>
              <w:rPr>
                <w:color w:val="auto"/>
                <w:lang w:val="en-GB"/>
              </w:rPr>
            </w:pPr>
            <w:r w:rsidRPr="00981FDE">
              <w:rPr>
                <w:color w:val="auto"/>
                <w:lang w:val="en-GB"/>
              </w:rPr>
              <w:t>DN 300</w:t>
            </w:r>
          </w:p>
        </w:tc>
        <w:tc>
          <w:tcPr>
            <w:tcW w:w="2160" w:type="dxa"/>
          </w:tcPr>
          <w:p w14:paraId="7C403099" w14:textId="77777777" w:rsidR="00937571" w:rsidRPr="00981FDE" w:rsidRDefault="00937571" w:rsidP="00F118E0">
            <w:pPr>
              <w:pStyle w:val="CellBodyCentered"/>
              <w:rPr>
                <w:color w:val="auto"/>
                <w:lang w:val="en-GB"/>
              </w:rPr>
            </w:pPr>
            <w:r w:rsidRPr="00981FDE">
              <w:rPr>
                <w:color w:val="auto"/>
                <w:lang w:val="en-GB"/>
              </w:rPr>
              <w:t>12</w:t>
            </w:r>
          </w:p>
        </w:tc>
        <w:tc>
          <w:tcPr>
            <w:tcW w:w="1890" w:type="dxa"/>
          </w:tcPr>
          <w:p w14:paraId="45955312" w14:textId="77777777" w:rsidR="00937571" w:rsidRPr="00981FDE" w:rsidRDefault="00937571" w:rsidP="00F118E0">
            <w:pPr>
              <w:pStyle w:val="CellBodyCentered"/>
              <w:rPr>
                <w:color w:val="auto"/>
                <w:lang w:val="en-GB"/>
              </w:rPr>
            </w:pPr>
            <w:r w:rsidRPr="00981FDE">
              <w:rPr>
                <w:color w:val="auto"/>
                <w:lang w:val="en-GB"/>
              </w:rPr>
              <w:t>DN 2000</w:t>
            </w:r>
          </w:p>
        </w:tc>
        <w:tc>
          <w:tcPr>
            <w:tcW w:w="1237" w:type="dxa"/>
          </w:tcPr>
          <w:p w14:paraId="0CA0AC30" w14:textId="77777777" w:rsidR="00937571" w:rsidRPr="00981FDE" w:rsidRDefault="00937571" w:rsidP="00F118E0">
            <w:pPr>
              <w:pStyle w:val="CellBodyCentered"/>
              <w:rPr>
                <w:color w:val="auto"/>
                <w:lang w:val="en-GB"/>
              </w:rPr>
            </w:pPr>
            <w:r w:rsidRPr="00981FDE">
              <w:rPr>
                <w:color w:val="auto"/>
                <w:lang w:val="en-GB"/>
              </w:rPr>
              <w:t>80</w:t>
            </w:r>
          </w:p>
        </w:tc>
      </w:tr>
      <w:tr w:rsidR="00937571" w:rsidRPr="00981FDE" w14:paraId="4EE04DE4" w14:textId="77777777" w:rsidTr="00DD7D76">
        <w:tc>
          <w:tcPr>
            <w:tcW w:w="2160" w:type="dxa"/>
          </w:tcPr>
          <w:p w14:paraId="44674B88" w14:textId="77777777" w:rsidR="00937571" w:rsidRPr="00981FDE" w:rsidRDefault="00937571" w:rsidP="00F118E0">
            <w:pPr>
              <w:pStyle w:val="CellBodyCentered"/>
              <w:rPr>
                <w:color w:val="auto"/>
                <w:lang w:val="en-GB"/>
              </w:rPr>
            </w:pPr>
            <w:r w:rsidRPr="00981FDE">
              <w:rPr>
                <w:color w:val="auto"/>
                <w:lang w:val="en-GB"/>
              </w:rPr>
              <w:t>DN 350</w:t>
            </w:r>
          </w:p>
        </w:tc>
        <w:tc>
          <w:tcPr>
            <w:tcW w:w="2160" w:type="dxa"/>
          </w:tcPr>
          <w:p w14:paraId="49C97107" w14:textId="77777777" w:rsidR="00937571" w:rsidRPr="00981FDE" w:rsidRDefault="00937571" w:rsidP="00F118E0">
            <w:pPr>
              <w:pStyle w:val="CellBodyCentered"/>
              <w:rPr>
                <w:color w:val="auto"/>
                <w:lang w:val="en-GB"/>
              </w:rPr>
            </w:pPr>
            <w:r w:rsidRPr="00981FDE">
              <w:rPr>
                <w:color w:val="auto"/>
                <w:lang w:val="en-GB"/>
              </w:rPr>
              <w:t>14</w:t>
            </w:r>
          </w:p>
        </w:tc>
        <w:tc>
          <w:tcPr>
            <w:tcW w:w="1890" w:type="dxa"/>
          </w:tcPr>
          <w:p w14:paraId="50020477" w14:textId="77777777" w:rsidR="00937571" w:rsidRPr="00981FDE" w:rsidRDefault="00937571" w:rsidP="00F118E0">
            <w:pPr>
              <w:pStyle w:val="CellBodyCentered"/>
              <w:rPr>
                <w:color w:val="auto"/>
                <w:lang w:val="en-GB"/>
              </w:rPr>
            </w:pPr>
            <w:r w:rsidRPr="00981FDE">
              <w:rPr>
                <w:color w:val="auto"/>
                <w:lang w:val="en-GB"/>
              </w:rPr>
              <w:t>DN 2100</w:t>
            </w:r>
          </w:p>
        </w:tc>
        <w:tc>
          <w:tcPr>
            <w:tcW w:w="1237" w:type="dxa"/>
          </w:tcPr>
          <w:p w14:paraId="78722AC9" w14:textId="77777777" w:rsidR="00937571" w:rsidRPr="00981FDE" w:rsidRDefault="00937571" w:rsidP="00F118E0">
            <w:pPr>
              <w:pStyle w:val="CellBodyCentered"/>
              <w:rPr>
                <w:color w:val="auto"/>
                <w:lang w:val="en-GB"/>
              </w:rPr>
            </w:pPr>
            <w:r w:rsidRPr="00981FDE">
              <w:rPr>
                <w:color w:val="auto"/>
                <w:lang w:val="en-GB"/>
              </w:rPr>
              <w:t>84</w:t>
            </w:r>
          </w:p>
        </w:tc>
      </w:tr>
      <w:tr w:rsidR="00937571" w:rsidRPr="00981FDE" w14:paraId="47CE1C27" w14:textId="77777777" w:rsidTr="00DD7D76">
        <w:tc>
          <w:tcPr>
            <w:tcW w:w="2160" w:type="dxa"/>
          </w:tcPr>
          <w:p w14:paraId="0E18FAD3" w14:textId="77777777" w:rsidR="00937571" w:rsidRPr="00981FDE" w:rsidRDefault="00937571" w:rsidP="00F118E0">
            <w:pPr>
              <w:pStyle w:val="CellBodyCentered"/>
              <w:rPr>
                <w:color w:val="auto"/>
                <w:lang w:val="en-GB"/>
              </w:rPr>
            </w:pPr>
            <w:r w:rsidRPr="00981FDE">
              <w:rPr>
                <w:color w:val="auto"/>
                <w:lang w:val="en-GB"/>
              </w:rPr>
              <w:t>DN 400</w:t>
            </w:r>
          </w:p>
        </w:tc>
        <w:tc>
          <w:tcPr>
            <w:tcW w:w="2160" w:type="dxa"/>
          </w:tcPr>
          <w:p w14:paraId="6F5B1FB4" w14:textId="77777777" w:rsidR="00937571" w:rsidRPr="00981FDE" w:rsidRDefault="00937571" w:rsidP="00F118E0">
            <w:pPr>
              <w:pStyle w:val="CellBodyCentered"/>
              <w:rPr>
                <w:color w:val="auto"/>
                <w:lang w:val="en-GB"/>
              </w:rPr>
            </w:pPr>
            <w:r w:rsidRPr="00981FDE">
              <w:rPr>
                <w:color w:val="auto"/>
                <w:lang w:val="en-GB"/>
              </w:rPr>
              <w:t>16</w:t>
            </w:r>
          </w:p>
        </w:tc>
        <w:tc>
          <w:tcPr>
            <w:tcW w:w="1890" w:type="dxa"/>
          </w:tcPr>
          <w:p w14:paraId="15DC3F4B" w14:textId="77777777" w:rsidR="00937571" w:rsidRPr="00981FDE" w:rsidRDefault="00937571" w:rsidP="00F118E0">
            <w:pPr>
              <w:pStyle w:val="CellBodyCentered"/>
              <w:rPr>
                <w:color w:val="auto"/>
                <w:lang w:val="en-GB"/>
              </w:rPr>
            </w:pPr>
            <w:r w:rsidRPr="00981FDE">
              <w:rPr>
                <w:color w:val="auto"/>
                <w:lang w:val="en-GB"/>
              </w:rPr>
              <w:t>DN 2200</w:t>
            </w:r>
          </w:p>
        </w:tc>
        <w:tc>
          <w:tcPr>
            <w:tcW w:w="1237" w:type="dxa"/>
          </w:tcPr>
          <w:p w14:paraId="3D74E04F" w14:textId="77777777" w:rsidR="00937571" w:rsidRPr="00981FDE" w:rsidRDefault="00937571" w:rsidP="00F118E0">
            <w:pPr>
              <w:pStyle w:val="CellBodyCentered"/>
              <w:rPr>
                <w:color w:val="auto"/>
                <w:lang w:val="en-GB"/>
              </w:rPr>
            </w:pPr>
            <w:r w:rsidRPr="00981FDE">
              <w:rPr>
                <w:color w:val="auto"/>
                <w:lang w:val="en-GB"/>
              </w:rPr>
              <w:t>88</w:t>
            </w:r>
          </w:p>
        </w:tc>
      </w:tr>
      <w:tr w:rsidR="00937571" w:rsidRPr="00981FDE" w14:paraId="48FD1F43" w14:textId="77777777" w:rsidTr="00DD7D76">
        <w:tc>
          <w:tcPr>
            <w:tcW w:w="2160" w:type="dxa"/>
          </w:tcPr>
          <w:p w14:paraId="491ADBC2" w14:textId="77777777" w:rsidR="00937571" w:rsidRPr="00981FDE" w:rsidRDefault="00937571" w:rsidP="00F118E0">
            <w:pPr>
              <w:pStyle w:val="CellBodyCentered"/>
              <w:rPr>
                <w:color w:val="auto"/>
                <w:lang w:val="en-GB"/>
              </w:rPr>
            </w:pPr>
            <w:r w:rsidRPr="00981FDE">
              <w:rPr>
                <w:color w:val="auto"/>
                <w:lang w:val="en-GB"/>
              </w:rPr>
              <w:t>DN 450</w:t>
            </w:r>
          </w:p>
        </w:tc>
        <w:tc>
          <w:tcPr>
            <w:tcW w:w="2160" w:type="dxa"/>
          </w:tcPr>
          <w:p w14:paraId="266D8848" w14:textId="77777777" w:rsidR="00937571" w:rsidRPr="00981FDE" w:rsidRDefault="00937571" w:rsidP="00F118E0">
            <w:pPr>
              <w:pStyle w:val="CellBodyCentered"/>
              <w:rPr>
                <w:color w:val="auto"/>
                <w:lang w:val="en-GB"/>
              </w:rPr>
            </w:pPr>
            <w:r w:rsidRPr="00981FDE">
              <w:rPr>
                <w:color w:val="auto"/>
                <w:lang w:val="en-GB"/>
              </w:rPr>
              <w:t>18</w:t>
            </w:r>
          </w:p>
        </w:tc>
        <w:tc>
          <w:tcPr>
            <w:tcW w:w="1890" w:type="dxa"/>
          </w:tcPr>
          <w:p w14:paraId="5311EDB9" w14:textId="77777777" w:rsidR="00937571" w:rsidRPr="00981FDE" w:rsidRDefault="00937571" w:rsidP="00F118E0">
            <w:pPr>
              <w:pStyle w:val="CellBodyCentered"/>
              <w:rPr>
                <w:color w:val="auto"/>
                <w:lang w:val="en-GB"/>
              </w:rPr>
            </w:pPr>
            <w:r w:rsidRPr="00981FDE">
              <w:rPr>
                <w:color w:val="auto"/>
                <w:lang w:val="en-GB"/>
              </w:rPr>
              <w:t>DN 2300</w:t>
            </w:r>
          </w:p>
        </w:tc>
        <w:tc>
          <w:tcPr>
            <w:tcW w:w="1237" w:type="dxa"/>
          </w:tcPr>
          <w:p w14:paraId="71D9BB8E" w14:textId="77777777" w:rsidR="00937571" w:rsidRPr="00981FDE" w:rsidRDefault="00937571" w:rsidP="00F118E0">
            <w:pPr>
              <w:pStyle w:val="CellBodyCentered"/>
              <w:rPr>
                <w:color w:val="auto"/>
                <w:lang w:val="en-GB"/>
              </w:rPr>
            </w:pPr>
            <w:r w:rsidRPr="00981FDE">
              <w:rPr>
                <w:color w:val="auto"/>
                <w:lang w:val="en-GB"/>
              </w:rPr>
              <w:t>92</w:t>
            </w:r>
          </w:p>
        </w:tc>
      </w:tr>
      <w:tr w:rsidR="00937571" w:rsidRPr="00981FDE" w14:paraId="2482CCC3" w14:textId="77777777" w:rsidTr="00DD7D76">
        <w:tc>
          <w:tcPr>
            <w:tcW w:w="2160" w:type="dxa"/>
          </w:tcPr>
          <w:p w14:paraId="31A51DBD" w14:textId="77777777" w:rsidR="00937571" w:rsidRPr="00981FDE" w:rsidRDefault="00937571" w:rsidP="00F118E0">
            <w:pPr>
              <w:pStyle w:val="CellBodyCentered"/>
              <w:rPr>
                <w:color w:val="auto"/>
                <w:lang w:val="en-GB"/>
              </w:rPr>
            </w:pPr>
            <w:r w:rsidRPr="00981FDE">
              <w:rPr>
                <w:color w:val="auto"/>
                <w:lang w:val="en-GB"/>
              </w:rPr>
              <w:t>DN 500</w:t>
            </w:r>
          </w:p>
        </w:tc>
        <w:tc>
          <w:tcPr>
            <w:tcW w:w="2160" w:type="dxa"/>
          </w:tcPr>
          <w:p w14:paraId="2672B1AE" w14:textId="77777777" w:rsidR="00937571" w:rsidRPr="00981FDE" w:rsidRDefault="00937571" w:rsidP="00F118E0">
            <w:pPr>
              <w:pStyle w:val="CellBodyCentered"/>
              <w:rPr>
                <w:color w:val="auto"/>
                <w:lang w:val="en-GB"/>
              </w:rPr>
            </w:pPr>
            <w:r w:rsidRPr="00981FDE">
              <w:rPr>
                <w:color w:val="auto"/>
                <w:lang w:val="en-GB"/>
              </w:rPr>
              <w:t>20</w:t>
            </w:r>
          </w:p>
        </w:tc>
        <w:tc>
          <w:tcPr>
            <w:tcW w:w="1890" w:type="dxa"/>
          </w:tcPr>
          <w:p w14:paraId="191727C5" w14:textId="77777777" w:rsidR="00937571" w:rsidRPr="00981FDE" w:rsidRDefault="00937571" w:rsidP="00F118E0">
            <w:pPr>
              <w:pStyle w:val="CellBodyCentered"/>
              <w:rPr>
                <w:color w:val="auto"/>
                <w:lang w:val="en-GB"/>
              </w:rPr>
            </w:pPr>
            <w:r w:rsidRPr="00981FDE">
              <w:rPr>
                <w:color w:val="auto"/>
                <w:lang w:val="en-GB"/>
              </w:rPr>
              <w:t>DN 2300</w:t>
            </w:r>
          </w:p>
        </w:tc>
        <w:tc>
          <w:tcPr>
            <w:tcW w:w="1237" w:type="dxa"/>
          </w:tcPr>
          <w:p w14:paraId="285D75F4" w14:textId="77777777" w:rsidR="00937571" w:rsidRPr="00981FDE" w:rsidRDefault="00937571" w:rsidP="00F118E0">
            <w:pPr>
              <w:pStyle w:val="CellBodyCentered"/>
              <w:rPr>
                <w:color w:val="auto"/>
                <w:lang w:val="en-GB"/>
              </w:rPr>
            </w:pPr>
            <w:r w:rsidRPr="00981FDE">
              <w:rPr>
                <w:color w:val="auto"/>
                <w:lang w:val="en-GB"/>
              </w:rPr>
              <w:t>92</w:t>
            </w:r>
          </w:p>
        </w:tc>
      </w:tr>
      <w:tr w:rsidR="00937571" w:rsidRPr="00981FDE" w14:paraId="2451223D" w14:textId="77777777" w:rsidTr="00DD7D76">
        <w:tc>
          <w:tcPr>
            <w:tcW w:w="2160" w:type="dxa"/>
          </w:tcPr>
          <w:p w14:paraId="48F61461" w14:textId="77777777" w:rsidR="00937571" w:rsidRPr="00981FDE" w:rsidRDefault="00937571" w:rsidP="00F118E0">
            <w:pPr>
              <w:pStyle w:val="CellBodyCentered"/>
              <w:rPr>
                <w:color w:val="auto"/>
                <w:lang w:val="en-GB"/>
              </w:rPr>
            </w:pPr>
            <w:r w:rsidRPr="00981FDE">
              <w:rPr>
                <w:color w:val="auto"/>
                <w:lang w:val="en-GB"/>
              </w:rPr>
              <w:t>DN 600</w:t>
            </w:r>
          </w:p>
        </w:tc>
        <w:tc>
          <w:tcPr>
            <w:tcW w:w="2160" w:type="dxa"/>
          </w:tcPr>
          <w:p w14:paraId="2378A847" w14:textId="77777777" w:rsidR="00937571" w:rsidRPr="00981FDE" w:rsidRDefault="00937571" w:rsidP="00F118E0">
            <w:pPr>
              <w:pStyle w:val="CellBodyCentered"/>
              <w:rPr>
                <w:color w:val="auto"/>
                <w:lang w:val="en-GB"/>
              </w:rPr>
            </w:pPr>
            <w:r w:rsidRPr="00981FDE">
              <w:rPr>
                <w:color w:val="auto"/>
                <w:lang w:val="en-GB"/>
              </w:rPr>
              <w:t>24</w:t>
            </w:r>
          </w:p>
        </w:tc>
        <w:tc>
          <w:tcPr>
            <w:tcW w:w="1890" w:type="dxa"/>
          </w:tcPr>
          <w:p w14:paraId="66DC79DE" w14:textId="77777777" w:rsidR="00937571" w:rsidRPr="00981FDE" w:rsidRDefault="00937571" w:rsidP="00F118E0">
            <w:pPr>
              <w:pStyle w:val="CellBodyCentered"/>
              <w:rPr>
                <w:color w:val="auto"/>
                <w:lang w:val="en-GB"/>
              </w:rPr>
            </w:pPr>
            <w:r w:rsidRPr="00981FDE">
              <w:rPr>
                <w:color w:val="auto"/>
                <w:lang w:val="en-GB"/>
              </w:rPr>
              <w:t>DN 2400</w:t>
            </w:r>
          </w:p>
        </w:tc>
        <w:tc>
          <w:tcPr>
            <w:tcW w:w="1237" w:type="dxa"/>
          </w:tcPr>
          <w:p w14:paraId="333C1DD4" w14:textId="77777777" w:rsidR="00937571" w:rsidRPr="00981FDE" w:rsidRDefault="00937571" w:rsidP="00F118E0">
            <w:pPr>
              <w:pStyle w:val="CellBodyCentered"/>
              <w:rPr>
                <w:color w:val="auto"/>
                <w:lang w:val="en-GB"/>
              </w:rPr>
            </w:pPr>
            <w:r w:rsidRPr="00981FDE">
              <w:rPr>
                <w:color w:val="auto"/>
                <w:lang w:val="en-GB"/>
              </w:rPr>
              <w:t>96</w:t>
            </w:r>
          </w:p>
        </w:tc>
      </w:tr>
    </w:tbl>
    <w:p w14:paraId="18A80B27" w14:textId="4F4F1EFC" w:rsidR="005331E7" w:rsidRPr="005331E7" w:rsidRDefault="005331E7" w:rsidP="009F72E0">
      <w:pPr>
        <w:pStyle w:val="Heading2"/>
        <w:numPr>
          <w:ilvl w:val="1"/>
          <w:numId w:val="129"/>
        </w:numPr>
        <w:ind w:left="851" w:hanging="709"/>
        <w:rPr>
          <w:ins w:id="3762" w:author="Zhunisbayev, Olzhasbek [Bolashak Atyrau Limited]" w:date="2024-11-01T11:05:00Z" w16du:dateUtc="2024-11-01T06:05:00Z"/>
          <w:lang w:val="en-GB"/>
        </w:rPr>
      </w:pPr>
      <w:bookmarkStart w:id="3763" w:name="_Toc182313282"/>
      <w:bookmarkStart w:id="3764" w:name="_Toc314929837"/>
      <w:bookmarkStart w:id="3765" w:name="_Toc393266210"/>
      <w:ins w:id="3766" w:author="Zhunisbayev, Olzhasbek [Bolashak Atyrau Limited]" w:date="2024-11-01T11:05:00Z" w16du:dateUtc="2024-11-01T06:05:00Z">
        <w:r w:rsidRPr="005331E7">
          <w:rPr>
            <w:lang w:val="en-GB"/>
          </w:rPr>
          <w:t>Equivalent H</w:t>
        </w:r>
        <w:r>
          <w:rPr>
            <w:lang w:val="en-GB"/>
          </w:rPr>
          <w:t>DPE</w:t>
        </w:r>
        <w:r w:rsidRPr="005331E7">
          <w:rPr>
            <w:lang w:val="en-GB"/>
          </w:rPr>
          <w:t xml:space="preserve"> </w:t>
        </w:r>
      </w:ins>
      <w:ins w:id="3767" w:author="Zhunisbayev, Olzhasbek [Bolashak Atyrau Limited]" w:date="2024-11-01T14:52:00Z" w16du:dateUtc="2024-11-01T09:52:00Z">
        <w:r w:rsidR="00262C7B">
          <w:rPr>
            <w:lang w:val="en-GB"/>
          </w:rPr>
          <w:t xml:space="preserve">pipe to </w:t>
        </w:r>
      </w:ins>
      <w:ins w:id="3768" w:author="Zhunisbayev, Olzhasbek [Bolashak Atyrau Limited]" w:date="2024-11-01T11:05:00Z" w16du:dateUtc="2024-11-01T06:05:00Z">
        <w:r w:rsidRPr="005331E7">
          <w:rPr>
            <w:lang w:val="en-GB"/>
          </w:rPr>
          <w:t>Nominal Pipe Sizes</w:t>
        </w:r>
        <w:bookmarkEnd w:id="3763"/>
      </w:ins>
    </w:p>
    <w:tbl>
      <w:tblPr>
        <w:tblStyle w:val="TableGrid"/>
        <w:tblpPr w:leftFromText="180" w:rightFromText="180" w:vertAnchor="text" w:tblpX="715" w:tblpY="1"/>
        <w:tblOverlap w:val="never"/>
        <w:tblW w:w="0" w:type="auto"/>
        <w:tblLook w:val="04A0" w:firstRow="1" w:lastRow="0" w:firstColumn="1" w:lastColumn="0" w:noHBand="0" w:noVBand="1"/>
        <w:tblPrChange w:id="3769" w:author="Zhunisbayev, Olzhasbek [Bolashak Atyrau Limited]" w:date="2024-11-01T11:24:00Z" w16du:dateUtc="2024-11-01T06:24:00Z">
          <w:tblPr>
            <w:tblStyle w:val="TableGrid"/>
            <w:tblpPr w:leftFromText="180" w:rightFromText="180" w:vertAnchor="text" w:tblpY="1"/>
            <w:tblOverlap w:val="never"/>
            <w:tblW w:w="0" w:type="auto"/>
            <w:tblLook w:val="04A0" w:firstRow="1" w:lastRow="0" w:firstColumn="1" w:lastColumn="0" w:noHBand="0" w:noVBand="1"/>
          </w:tblPr>
        </w:tblPrChange>
      </w:tblPr>
      <w:tblGrid>
        <w:gridCol w:w="644"/>
        <w:gridCol w:w="1061"/>
        <w:gridCol w:w="990"/>
        <w:gridCol w:w="990"/>
        <w:gridCol w:w="900"/>
        <w:gridCol w:w="1260"/>
        <w:gridCol w:w="1350"/>
        <w:tblGridChange w:id="3770">
          <w:tblGrid>
            <w:gridCol w:w="634"/>
            <w:gridCol w:w="10"/>
            <w:gridCol w:w="971"/>
            <w:gridCol w:w="90"/>
            <w:gridCol w:w="360"/>
            <w:gridCol w:w="360"/>
            <w:gridCol w:w="270"/>
            <w:gridCol w:w="540"/>
            <w:gridCol w:w="450"/>
            <w:gridCol w:w="360"/>
            <w:gridCol w:w="540"/>
            <w:gridCol w:w="900"/>
            <w:gridCol w:w="360"/>
            <w:gridCol w:w="1170"/>
            <w:gridCol w:w="180"/>
          </w:tblGrid>
        </w:tblGridChange>
      </w:tblGrid>
      <w:tr w:rsidR="00CE448A" w14:paraId="79CBEE7B" w14:textId="77777777" w:rsidTr="00DD7D76">
        <w:trPr>
          <w:ins w:id="3771" w:author="Zhunisbayev, Olzhasbek [Bolashak Atyrau Limited]" w:date="2024-11-01T11:11:00Z"/>
          <w:trPrChange w:id="3772" w:author="Zhunisbayev, Olzhasbek [Bolashak Atyrau Limited]" w:date="2024-11-01T11:24:00Z" w16du:dateUtc="2024-11-01T06:24:00Z">
            <w:trPr>
              <w:gridAfter w:val="0"/>
            </w:trPr>
          </w:trPrChange>
        </w:trPr>
        <w:tc>
          <w:tcPr>
            <w:tcW w:w="644" w:type="dxa"/>
            <w:vMerge w:val="restart"/>
            <w:shd w:val="clear" w:color="auto" w:fill="C6D9F1" w:themeFill="text2" w:themeFillTint="33"/>
            <w:vAlign w:val="center"/>
            <w:tcPrChange w:id="3773" w:author="Zhunisbayev, Olzhasbek [Bolashak Atyrau Limited]" w:date="2024-11-01T11:24:00Z" w16du:dateUtc="2024-11-01T06:24:00Z">
              <w:tcPr>
                <w:tcW w:w="634" w:type="dxa"/>
                <w:vMerge w:val="restart"/>
                <w:vAlign w:val="center"/>
              </w:tcPr>
            </w:tcPrChange>
          </w:tcPr>
          <w:p w14:paraId="7395D838" w14:textId="4CF298D4" w:rsidR="005D52F9" w:rsidRPr="003E774A" w:rsidRDefault="005D52F9">
            <w:pPr>
              <w:spacing w:before="0"/>
              <w:ind w:left="0"/>
              <w:jc w:val="center"/>
              <w:rPr>
                <w:ins w:id="3774" w:author="Zhunisbayev, Olzhasbek [Bolashak Atyrau Limited]" w:date="2024-11-01T11:11:00Z" w16du:dateUtc="2024-11-01T06:11:00Z"/>
                <w:b/>
                <w:bCs/>
              </w:rPr>
              <w:pPrChange w:id="3775" w:author="Zhunisbayev, Olzhasbek [Bolashak Atyrau Limited]" w:date="2024-11-01T11:19:00Z" w16du:dateUtc="2024-11-01T06:19:00Z">
                <w:pPr>
                  <w:ind w:left="0"/>
                </w:pPr>
              </w:pPrChange>
            </w:pPr>
            <w:ins w:id="3776" w:author="Zhunisbayev, Olzhasbek [Bolashak Atyrau Limited]" w:date="2024-11-01T11:13:00Z" w16du:dateUtc="2024-11-01T06:13:00Z">
              <w:r w:rsidRPr="003E774A">
                <w:rPr>
                  <w:b/>
                  <w:bCs/>
                </w:rPr>
                <w:t>NPS</w:t>
              </w:r>
            </w:ins>
            <w:ins w:id="3777" w:author="Zhunisbayev, Olzhasbek [Bolashak Atyrau Limited]" w:date="2024-11-01T11:14:00Z" w16du:dateUtc="2024-11-01T06:14:00Z">
              <w:r w:rsidRPr="003E774A">
                <w:rPr>
                  <w:b/>
                  <w:bCs/>
                </w:rPr>
                <w:t>, inch</w:t>
              </w:r>
            </w:ins>
          </w:p>
        </w:tc>
        <w:tc>
          <w:tcPr>
            <w:tcW w:w="2051" w:type="dxa"/>
            <w:gridSpan w:val="2"/>
            <w:shd w:val="clear" w:color="auto" w:fill="C6D9F1" w:themeFill="text2" w:themeFillTint="33"/>
            <w:vAlign w:val="center"/>
            <w:tcPrChange w:id="3778" w:author="Zhunisbayev, Olzhasbek [Bolashak Atyrau Limited]" w:date="2024-11-01T11:24:00Z" w16du:dateUtc="2024-11-01T06:24:00Z">
              <w:tcPr>
                <w:tcW w:w="1431" w:type="dxa"/>
                <w:gridSpan w:val="4"/>
                <w:vAlign w:val="center"/>
              </w:tcPr>
            </w:tcPrChange>
          </w:tcPr>
          <w:p w14:paraId="762306E5" w14:textId="35563CF0" w:rsidR="005D52F9" w:rsidRPr="003E774A" w:rsidRDefault="005D52F9">
            <w:pPr>
              <w:spacing w:before="0"/>
              <w:ind w:left="0"/>
              <w:jc w:val="center"/>
              <w:rPr>
                <w:ins w:id="3779" w:author="Zhunisbayev, Olzhasbek [Bolashak Atyrau Limited]" w:date="2024-11-01T11:11:00Z" w16du:dateUtc="2024-11-01T06:11:00Z"/>
                <w:b/>
                <w:bCs/>
              </w:rPr>
              <w:pPrChange w:id="3780" w:author="Zhunisbayev, Olzhasbek [Bolashak Atyrau Limited]" w:date="2024-11-01T11:19:00Z" w16du:dateUtc="2024-11-01T06:19:00Z">
                <w:pPr>
                  <w:ind w:left="0"/>
                </w:pPr>
              </w:pPrChange>
            </w:pPr>
            <w:ins w:id="3781" w:author="Zhunisbayev, Olzhasbek [Bolashak Atyrau Limited]" w:date="2024-11-01T11:15:00Z" w16du:dateUtc="2024-11-01T06:15:00Z">
              <w:r w:rsidRPr="003E774A">
                <w:rPr>
                  <w:b/>
                  <w:bCs/>
                </w:rPr>
                <w:t>SDR 7.4</w:t>
              </w:r>
            </w:ins>
          </w:p>
        </w:tc>
        <w:tc>
          <w:tcPr>
            <w:tcW w:w="1890" w:type="dxa"/>
            <w:gridSpan w:val="2"/>
            <w:shd w:val="clear" w:color="auto" w:fill="C6D9F1" w:themeFill="text2" w:themeFillTint="33"/>
            <w:vAlign w:val="center"/>
            <w:tcPrChange w:id="3782" w:author="Zhunisbayev, Olzhasbek [Bolashak Atyrau Limited]" w:date="2024-11-01T11:24:00Z" w16du:dateUtc="2024-11-01T06:24:00Z">
              <w:tcPr>
                <w:tcW w:w="1620" w:type="dxa"/>
                <w:gridSpan w:val="4"/>
                <w:vAlign w:val="center"/>
              </w:tcPr>
            </w:tcPrChange>
          </w:tcPr>
          <w:p w14:paraId="158D6CD2" w14:textId="1F3C65AF" w:rsidR="005D52F9" w:rsidRPr="003E774A" w:rsidRDefault="005D52F9">
            <w:pPr>
              <w:spacing w:before="0"/>
              <w:ind w:left="0"/>
              <w:jc w:val="center"/>
              <w:rPr>
                <w:ins w:id="3783" w:author="Zhunisbayev, Olzhasbek [Bolashak Atyrau Limited]" w:date="2024-11-01T11:11:00Z" w16du:dateUtc="2024-11-01T06:11:00Z"/>
                <w:b/>
                <w:bCs/>
              </w:rPr>
              <w:pPrChange w:id="3784" w:author="Zhunisbayev, Olzhasbek [Bolashak Atyrau Limited]" w:date="2024-11-01T11:19:00Z" w16du:dateUtc="2024-11-01T06:19:00Z">
                <w:pPr>
                  <w:ind w:left="0"/>
                </w:pPr>
              </w:pPrChange>
            </w:pPr>
            <w:ins w:id="3785" w:author="Zhunisbayev, Olzhasbek [Bolashak Atyrau Limited]" w:date="2024-11-01T11:17:00Z" w16du:dateUtc="2024-11-01T06:17:00Z">
              <w:r w:rsidRPr="003E774A">
                <w:rPr>
                  <w:b/>
                  <w:bCs/>
                </w:rPr>
                <w:t>SDR 9</w:t>
              </w:r>
            </w:ins>
          </w:p>
        </w:tc>
        <w:tc>
          <w:tcPr>
            <w:tcW w:w="2610" w:type="dxa"/>
            <w:gridSpan w:val="2"/>
            <w:shd w:val="clear" w:color="auto" w:fill="C6D9F1" w:themeFill="text2" w:themeFillTint="33"/>
            <w:vAlign w:val="center"/>
            <w:tcPrChange w:id="3786" w:author="Zhunisbayev, Olzhasbek [Bolashak Atyrau Limited]" w:date="2024-11-01T11:24:00Z" w16du:dateUtc="2024-11-01T06:24:00Z">
              <w:tcPr>
                <w:tcW w:w="3330" w:type="dxa"/>
                <w:gridSpan w:val="5"/>
                <w:vAlign w:val="center"/>
              </w:tcPr>
            </w:tcPrChange>
          </w:tcPr>
          <w:p w14:paraId="269D40CE" w14:textId="05293BE9" w:rsidR="005D52F9" w:rsidRPr="003E774A" w:rsidRDefault="005D52F9">
            <w:pPr>
              <w:spacing w:before="0"/>
              <w:ind w:left="0"/>
              <w:jc w:val="center"/>
              <w:rPr>
                <w:ins w:id="3787" w:author="Zhunisbayev, Olzhasbek [Bolashak Atyrau Limited]" w:date="2024-11-01T11:11:00Z" w16du:dateUtc="2024-11-01T06:11:00Z"/>
                <w:b/>
                <w:bCs/>
              </w:rPr>
              <w:pPrChange w:id="3788" w:author="Zhunisbayev, Olzhasbek [Bolashak Atyrau Limited]" w:date="2024-11-01T11:19:00Z" w16du:dateUtc="2024-11-01T06:19:00Z">
                <w:pPr>
                  <w:ind w:left="0"/>
                </w:pPr>
              </w:pPrChange>
            </w:pPr>
            <w:ins w:id="3789" w:author="Zhunisbayev, Olzhasbek [Bolashak Atyrau Limited]" w:date="2024-11-01T11:18:00Z" w16du:dateUtc="2024-11-01T06:18:00Z">
              <w:r w:rsidRPr="003E774A">
                <w:rPr>
                  <w:b/>
                  <w:bCs/>
                </w:rPr>
                <w:t>SDR 11</w:t>
              </w:r>
            </w:ins>
          </w:p>
        </w:tc>
      </w:tr>
      <w:tr w:rsidR="00DD7D76" w14:paraId="7D7537BB" w14:textId="77777777" w:rsidTr="00DD7D76">
        <w:trPr>
          <w:ins w:id="3790" w:author="Zhunisbayev, Olzhasbek [Bolashak Atyrau Limited]" w:date="2024-11-01T11:11:00Z"/>
        </w:trPr>
        <w:tc>
          <w:tcPr>
            <w:tcW w:w="644" w:type="dxa"/>
            <w:vMerge/>
            <w:shd w:val="clear" w:color="auto" w:fill="C6D9F1" w:themeFill="text2" w:themeFillTint="33"/>
            <w:vAlign w:val="center"/>
          </w:tcPr>
          <w:p w14:paraId="1F88E81C" w14:textId="77777777" w:rsidR="00CE448A" w:rsidRPr="003E774A" w:rsidRDefault="00CE448A">
            <w:pPr>
              <w:spacing w:before="0"/>
              <w:ind w:left="0"/>
              <w:jc w:val="center"/>
              <w:rPr>
                <w:ins w:id="3791" w:author="Zhunisbayev, Olzhasbek [Bolashak Atyrau Limited]" w:date="2024-11-01T11:11:00Z" w16du:dateUtc="2024-11-01T06:11:00Z"/>
                <w:b/>
                <w:bCs/>
              </w:rPr>
              <w:pPrChange w:id="3792" w:author="Zhunisbayev, Olzhasbek [Bolashak Atyrau Limited]" w:date="2024-11-01T11:19:00Z" w16du:dateUtc="2024-11-01T06:19:00Z">
                <w:pPr>
                  <w:ind w:left="0"/>
                </w:pPr>
              </w:pPrChange>
            </w:pPr>
          </w:p>
        </w:tc>
        <w:tc>
          <w:tcPr>
            <w:tcW w:w="1061" w:type="dxa"/>
            <w:shd w:val="clear" w:color="auto" w:fill="C6D9F1" w:themeFill="text2" w:themeFillTint="33"/>
            <w:vAlign w:val="center"/>
          </w:tcPr>
          <w:p w14:paraId="623D44B9" w14:textId="79AE5246" w:rsidR="00CE448A" w:rsidRPr="003E774A" w:rsidRDefault="00CE448A">
            <w:pPr>
              <w:spacing w:before="0"/>
              <w:ind w:left="0"/>
              <w:rPr>
                <w:ins w:id="3793" w:author="Zhunisbayev, Olzhasbek [Bolashak Atyrau Limited]" w:date="2024-11-01T11:11:00Z" w16du:dateUtc="2024-11-01T06:11:00Z"/>
                <w:b/>
                <w:bCs/>
              </w:rPr>
              <w:pPrChange w:id="3794" w:author="Zhunisbayev, Olzhasbek [Bolashak Atyrau Limited]" w:date="2024-11-01T11:19:00Z" w16du:dateUtc="2024-11-01T06:19:00Z">
                <w:pPr>
                  <w:ind w:left="0"/>
                </w:pPr>
              </w:pPrChange>
            </w:pPr>
            <w:ins w:id="3795" w:author="Zhunisbayev, Olzhasbek [Bolashak Atyrau Limited]" w:date="2024-11-01T11:14:00Z" w16du:dateUtc="2024-11-01T06:14:00Z">
              <w:r w:rsidRPr="003E774A">
                <w:rPr>
                  <w:b/>
                  <w:bCs/>
                </w:rPr>
                <w:t>OD, mm</w:t>
              </w:r>
            </w:ins>
          </w:p>
        </w:tc>
        <w:tc>
          <w:tcPr>
            <w:tcW w:w="990" w:type="dxa"/>
            <w:shd w:val="clear" w:color="auto" w:fill="C6D9F1" w:themeFill="text2" w:themeFillTint="33"/>
            <w:vAlign w:val="center"/>
          </w:tcPr>
          <w:p w14:paraId="63826324" w14:textId="2F973AAC" w:rsidR="00CE448A" w:rsidRPr="003E774A" w:rsidRDefault="00CE448A">
            <w:pPr>
              <w:spacing w:before="0"/>
              <w:ind w:left="0"/>
              <w:rPr>
                <w:ins w:id="3796" w:author="Zhunisbayev, Olzhasbek [Bolashak Atyrau Limited]" w:date="2024-11-01T11:11:00Z" w16du:dateUtc="2024-11-01T06:11:00Z"/>
                <w:b/>
                <w:bCs/>
              </w:rPr>
              <w:pPrChange w:id="3797" w:author="Zhunisbayev, Olzhasbek [Bolashak Atyrau Limited]" w:date="2024-11-01T11:19:00Z" w16du:dateUtc="2024-11-01T06:19:00Z">
                <w:pPr>
                  <w:ind w:left="0"/>
                </w:pPr>
              </w:pPrChange>
            </w:pPr>
            <w:ins w:id="3798" w:author="Zhunisbayev, Olzhasbek [Bolashak Atyrau Limited]" w:date="2024-11-01T11:14:00Z" w16du:dateUtc="2024-11-01T06:14:00Z">
              <w:r w:rsidRPr="003E774A">
                <w:rPr>
                  <w:b/>
                  <w:bCs/>
                </w:rPr>
                <w:t>ID, mm</w:t>
              </w:r>
            </w:ins>
          </w:p>
        </w:tc>
        <w:tc>
          <w:tcPr>
            <w:tcW w:w="990" w:type="dxa"/>
            <w:shd w:val="clear" w:color="auto" w:fill="C6D9F1" w:themeFill="text2" w:themeFillTint="33"/>
            <w:vAlign w:val="center"/>
          </w:tcPr>
          <w:p w14:paraId="6CAB4E4B" w14:textId="2F0004CA" w:rsidR="00CE448A" w:rsidRPr="003E774A" w:rsidRDefault="00CE448A">
            <w:pPr>
              <w:spacing w:before="0"/>
              <w:ind w:left="0"/>
              <w:rPr>
                <w:ins w:id="3799" w:author="Zhunisbayev, Olzhasbek [Bolashak Atyrau Limited]" w:date="2024-11-01T11:11:00Z" w16du:dateUtc="2024-11-01T06:11:00Z"/>
                <w:b/>
                <w:bCs/>
              </w:rPr>
              <w:pPrChange w:id="3800" w:author="Zhunisbayev, Olzhasbek [Bolashak Atyrau Limited]" w:date="2024-11-01T11:19:00Z" w16du:dateUtc="2024-11-01T06:19:00Z">
                <w:pPr>
                  <w:ind w:left="0"/>
                </w:pPr>
              </w:pPrChange>
            </w:pPr>
            <w:ins w:id="3801" w:author="Zhunisbayev, Olzhasbek [Bolashak Atyrau Limited]" w:date="2024-11-01T11:16:00Z" w16du:dateUtc="2024-11-01T06:16:00Z">
              <w:r w:rsidRPr="003E774A">
                <w:rPr>
                  <w:b/>
                  <w:bCs/>
                </w:rPr>
                <w:t>OD, mm</w:t>
              </w:r>
            </w:ins>
          </w:p>
        </w:tc>
        <w:tc>
          <w:tcPr>
            <w:tcW w:w="900" w:type="dxa"/>
            <w:shd w:val="clear" w:color="auto" w:fill="C6D9F1" w:themeFill="text2" w:themeFillTint="33"/>
            <w:vAlign w:val="center"/>
          </w:tcPr>
          <w:p w14:paraId="02E77AE0" w14:textId="2EC4775A" w:rsidR="00CE448A" w:rsidRPr="003E774A" w:rsidRDefault="00CE448A">
            <w:pPr>
              <w:spacing w:before="0"/>
              <w:ind w:left="0"/>
              <w:rPr>
                <w:ins w:id="3802" w:author="Zhunisbayev, Olzhasbek [Bolashak Atyrau Limited]" w:date="2024-11-01T11:11:00Z" w16du:dateUtc="2024-11-01T06:11:00Z"/>
                <w:b/>
                <w:bCs/>
              </w:rPr>
              <w:pPrChange w:id="3803" w:author="Zhunisbayev, Olzhasbek [Bolashak Atyrau Limited]" w:date="2024-11-01T11:19:00Z" w16du:dateUtc="2024-11-01T06:19:00Z">
                <w:pPr>
                  <w:ind w:left="0"/>
                </w:pPr>
              </w:pPrChange>
            </w:pPr>
            <w:ins w:id="3804" w:author="Zhunisbayev, Olzhasbek [Bolashak Atyrau Limited]" w:date="2024-11-01T11:16:00Z" w16du:dateUtc="2024-11-01T06:16:00Z">
              <w:r w:rsidRPr="003E774A">
                <w:rPr>
                  <w:b/>
                  <w:bCs/>
                </w:rPr>
                <w:t>ID, mm</w:t>
              </w:r>
            </w:ins>
          </w:p>
        </w:tc>
        <w:tc>
          <w:tcPr>
            <w:tcW w:w="1260" w:type="dxa"/>
            <w:shd w:val="clear" w:color="auto" w:fill="C6D9F1" w:themeFill="text2" w:themeFillTint="33"/>
            <w:vAlign w:val="center"/>
          </w:tcPr>
          <w:p w14:paraId="0D1B6CE8" w14:textId="34838D15" w:rsidR="00CE448A" w:rsidRPr="003E774A" w:rsidRDefault="00CE448A">
            <w:pPr>
              <w:spacing w:before="0"/>
              <w:ind w:left="0"/>
              <w:rPr>
                <w:ins w:id="3805" w:author="Zhunisbayev, Olzhasbek [Bolashak Atyrau Limited]" w:date="2024-11-01T11:11:00Z" w16du:dateUtc="2024-11-01T06:11:00Z"/>
                <w:b/>
                <w:bCs/>
              </w:rPr>
              <w:pPrChange w:id="3806" w:author="Zhunisbayev, Olzhasbek [Bolashak Atyrau Limited]" w:date="2024-11-01T11:19:00Z" w16du:dateUtc="2024-11-01T06:19:00Z">
                <w:pPr>
                  <w:ind w:left="0"/>
                </w:pPr>
              </w:pPrChange>
            </w:pPr>
            <w:ins w:id="3807" w:author="Zhunisbayev, Olzhasbek [Bolashak Atyrau Limited]" w:date="2024-11-01T11:17:00Z" w16du:dateUtc="2024-11-01T06:17:00Z">
              <w:r w:rsidRPr="003E774A">
                <w:rPr>
                  <w:b/>
                  <w:bCs/>
                </w:rPr>
                <w:t>OD, mm</w:t>
              </w:r>
            </w:ins>
          </w:p>
        </w:tc>
        <w:tc>
          <w:tcPr>
            <w:tcW w:w="1350" w:type="dxa"/>
            <w:shd w:val="clear" w:color="auto" w:fill="C6D9F1" w:themeFill="text2" w:themeFillTint="33"/>
            <w:vAlign w:val="center"/>
          </w:tcPr>
          <w:p w14:paraId="702DB338" w14:textId="35C827C3" w:rsidR="00CE448A" w:rsidRPr="003E774A" w:rsidRDefault="00CE448A">
            <w:pPr>
              <w:spacing w:before="0"/>
              <w:ind w:left="0"/>
              <w:rPr>
                <w:ins w:id="3808" w:author="Zhunisbayev, Olzhasbek [Bolashak Atyrau Limited]" w:date="2024-11-01T11:11:00Z" w16du:dateUtc="2024-11-01T06:11:00Z"/>
                <w:b/>
                <w:bCs/>
              </w:rPr>
              <w:pPrChange w:id="3809" w:author="Zhunisbayev, Olzhasbek [Bolashak Atyrau Limited]" w:date="2024-11-01T11:19:00Z" w16du:dateUtc="2024-11-01T06:19:00Z">
                <w:pPr>
                  <w:ind w:left="0"/>
                </w:pPr>
              </w:pPrChange>
            </w:pPr>
            <w:ins w:id="3810" w:author="Zhunisbayev, Olzhasbek [Bolashak Atyrau Limited]" w:date="2024-11-01T11:17:00Z" w16du:dateUtc="2024-11-01T06:17:00Z">
              <w:r w:rsidRPr="003E774A">
                <w:rPr>
                  <w:b/>
                  <w:bCs/>
                </w:rPr>
                <w:t>ID, mm</w:t>
              </w:r>
            </w:ins>
          </w:p>
        </w:tc>
      </w:tr>
      <w:tr w:rsidR="006D49B3" w14:paraId="3EAE4FAE" w14:textId="77777777" w:rsidTr="00DD7D76">
        <w:trPr>
          <w:ins w:id="3811" w:author="Zhunisbayev, Olzhasbek [Bolashak Atyrau Limited]" w:date="2024-11-01T11:25:00Z"/>
        </w:trPr>
        <w:tc>
          <w:tcPr>
            <w:tcW w:w="644" w:type="dxa"/>
            <w:vAlign w:val="center"/>
          </w:tcPr>
          <w:p w14:paraId="28BBE39D" w14:textId="08228EDD" w:rsidR="006D49B3" w:rsidRDefault="006D49B3" w:rsidP="00DD7D76">
            <w:pPr>
              <w:spacing w:before="0"/>
              <w:ind w:left="0"/>
              <w:jc w:val="center"/>
              <w:rPr>
                <w:ins w:id="3812" w:author="Zhunisbayev, Olzhasbek [Bolashak Atyrau Limited]" w:date="2024-11-01T11:25:00Z" w16du:dateUtc="2024-11-01T06:25:00Z"/>
              </w:rPr>
            </w:pPr>
            <w:ins w:id="3813" w:author="Zhunisbayev, Olzhasbek [Bolashak Atyrau Limited]" w:date="2024-11-01T11:25:00Z" w16du:dateUtc="2024-11-01T06:25:00Z">
              <w:r>
                <w:t>1</w:t>
              </w:r>
            </w:ins>
          </w:p>
        </w:tc>
        <w:tc>
          <w:tcPr>
            <w:tcW w:w="1061" w:type="dxa"/>
            <w:vAlign w:val="center"/>
          </w:tcPr>
          <w:p w14:paraId="4B17BDB9" w14:textId="33F3C896" w:rsidR="006D49B3" w:rsidRDefault="006D49B3">
            <w:pPr>
              <w:spacing w:before="0"/>
              <w:ind w:left="0"/>
              <w:jc w:val="center"/>
              <w:rPr>
                <w:ins w:id="3814" w:author="Zhunisbayev, Olzhasbek [Bolashak Atyrau Limited]" w:date="2024-11-01T11:25:00Z" w16du:dateUtc="2024-11-01T06:25:00Z"/>
              </w:rPr>
              <w:pPrChange w:id="3815" w:author="Zhunisbayev, Olzhasbek [Bolashak Atyrau Limited]" w:date="2024-11-01T11:25:00Z" w16du:dateUtc="2024-11-01T06:25:00Z">
                <w:pPr>
                  <w:framePr w:hSpace="180" w:wrap="around" w:vAnchor="text" w:hAnchor="text" w:xAlign="center" w:y="1"/>
                  <w:spacing w:before="0"/>
                  <w:ind w:left="0"/>
                  <w:suppressOverlap/>
                </w:pPr>
              </w:pPrChange>
            </w:pPr>
            <w:r>
              <w:t>32</w:t>
            </w:r>
          </w:p>
        </w:tc>
        <w:tc>
          <w:tcPr>
            <w:tcW w:w="990" w:type="dxa"/>
            <w:vAlign w:val="center"/>
          </w:tcPr>
          <w:p w14:paraId="68D64B2E" w14:textId="2FAB2CF7" w:rsidR="006D49B3" w:rsidRDefault="006D49B3">
            <w:pPr>
              <w:spacing w:before="0"/>
              <w:ind w:left="0"/>
              <w:jc w:val="center"/>
              <w:rPr>
                <w:ins w:id="3816" w:author="Zhunisbayev, Olzhasbek [Bolashak Atyrau Limited]" w:date="2024-11-01T11:25:00Z" w16du:dateUtc="2024-11-01T06:25:00Z"/>
              </w:rPr>
              <w:pPrChange w:id="3817" w:author="Zhunisbayev, Olzhasbek [Bolashak Atyrau Limited]" w:date="2024-11-01T11:25:00Z" w16du:dateUtc="2024-11-01T06:25:00Z">
                <w:pPr>
                  <w:framePr w:hSpace="180" w:wrap="around" w:vAnchor="text" w:hAnchor="text" w:xAlign="center" w:y="1"/>
                  <w:spacing w:before="0"/>
                  <w:ind w:left="0"/>
                  <w:suppressOverlap/>
                </w:pPr>
              </w:pPrChange>
            </w:pPr>
            <w:ins w:id="3818" w:author="Zhunisbayev, Olzhasbek [Bolashak Atyrau Limited]" w:date="2024-11-01T11:25:00Z" w16du:dateUtc="2024-11-01T06:25:00Z">
              <w:r>
                <w:t>17.6</w:t>
              </w:r>
            </w:ins>
          </w:p>
        </w:tc>
        <w:tc>
          <w:tcPr>
            <w:tcW w:w="990" w:type="dxa"/>
            <w:vAlign w:val="center"/>
          </w:tcPr>
          <w:p w14:paraId="000F0FE9" w14:textId="0A460CAC" w:rsidR="006D49B3" w:rsidRDefault="006D49B3">
            <w:pPr>
              <w:spacing w:before="0"/>
              <w:ind w:left="0"/>
              <w:jc w:val="center"/>
              <w:rPr>
                <w:ins w:id="3819" w:author="Zhunisbayev, Olzhasbek [Bolashak Atyrau Limited]" w:date="2024-11-01T11:25:00Z" w16du:dateUtc="2024-11-01T06:25:00Z"/>
              </w:rPr>
              <w:pPrChange w:id="3820" w:author="Zhunisbayev, Olzhasbek [Bolashak Atyrau Limited]" w:date="2024-11-01T11:25:00Z" w16du:dateUtc="2024-11-01T06:25:00Z">
                <w:pPr>
                  <w:framePr w:hSpace="180" w:wrap="around" w:vAnchor="text" w:hAnchor="text" w:xAlign="center" w:y="1"/>
                  <w:spacing w:before="0"/>
                  <w:ind w:left="0"/>
                  <w:suppressOverlap/>
                </w:pPr>
              </w:pPrChange>
            </w:pPr>
            <w:r>
              <w:t>32</w:t>
            </w:r>
          </w:p>
        </w:tc>
        <w:tc>
          <w:tcPr>
            <w:tcW w:w="900" w:type="dxa"/>
            <w:vAlign w:val="center"/>
          </w:tcPr>
          <w:p w14:paraId="5CE21C35" w14:textId="78E532E9" w:rsidR="006D49B3" w:rsidRDefault="00FE3ACC">
            <w:pPr>
              <w:spacing w:before="0"/>
              <w:ind w:left="0"/>
              <w:jc w:val="center"/>
              <w:rPr>
                <w:ins w:id="3821" w:author="Zhunisbayev, Olzhasbek [Bolashak Atyrau Limited]" w:date="2024-11-01T11:25:00Z" w16du:dateUtc="2024-11-01T06:25:00Z"/>
              </w:rPr>
              <w:pPrChange w:id="3822" w:author="Zhunisbayev, Olzhasbek [Bolashak Atyrau Limited]" w:date="2024-11-01T11:25:00Z" w16du:dateUtc="2024-11-01T06:25:00Z">
                <w:pPr>
                  <w:framePr w:hSpace="180" w:wrap="around" w:vAnchor="text" w:hAnchor="text" w:xAlign="center" w:y="1"/>
                  <w:spacing w:before="0"/>
                  <w:ind w:left="0"/>
                  <w:suppressOverlap/>
                </w:pPr>
              </w:pPrChange>
            </w:pPr>
            <w:r>
              <w:t>24.4</w:t>
            </w:r>
          </w:p>
        </w:tc>
        <w:tc>
          <w:tcPr>
            <w:tcW w:w="1260" w:type="dxa"/>
            <w:vAlign w:val="center"/>
          </w:tcPr>
          <w:p w14:paraId="696110CB" w14:textId="06A603DB" w:rsidR="006D49B3" w:rsidRDefault="006D49B3">
            <w:pPr>
              <w:spacing w:before="0"/>
              <w:ind w:left="0"/>
              <w:jc w:val="center"/>
              <w:rPr>
                <w:ins w:id="3823" w:author="Zhunisbayev, Olzhasbek [Bolashak Atyrau Limited]" w:date="2024-11-01T11:25:00Z" w16du:dateUtc="2024-11-01T06:25:00Z"/>
              </w:rPr>
              <w:pPrChange w:id="3824" w:author="Zhunisbayev, Olzhasbek [Bolashak Atyrau Limited]" w:date="2024-11-01T11:25:00Z" w16du:dateUtc="2024-11-01T06:25:00Z">
                <w:pPr>
                  <w:framePr w:hSpace="180" w:wrap="around" w:vAnchor="text" w:hAnchor="text" w:xAlign="center" w:y="1"/>
                  <w:spacing w:before="0"/>
                  <w:ind w:left="0"/>
                  <w:suppressOverlap/>
                </w:pPr>
              </w:pPrChange>
            </w:pPr>
            <w:r>
              <w:t>32</w:t>
            </w:r>
          </w:p>
        </w:tc>
        <w:tc>
          <w:tcPr>
            <w:tcW w:w="1350" w:type="dxa"/>
            <w:vAlign w:val="center"/>
          </w:tcPr>
          <w:p w14:paraId="4BCE26AB" w14:textId="00BB40D3" w:rsidR="006D49B3" w:rsidRDefault="003434B0">
            <w:pPr>
              <w:spacing w:before="0"/>
              <w:ind w:left="0"/>
              <w:jc w:val="center"/>
              <w:rPr>
                <w:ins w:id="3825" w:author="Zhunisbayev, Olzhasbek [Bolashak Atyrau Limited]" w:date="2024-11-01T11:25:00Z" w16du:dateUtc="2024-11-01T06:25:00Z"/>
              </w:rPr>
              <w:pPrChange w:id="3826" w:author="Zhunisbayev, Olzhasbek [Bolashak Atyrau Limited]" w:date="2024-11-01T11:25:00Z" w16du:dateUtc="2024-11-01T06:25:00Z">
                <w:pPr>
                  <w:framePr w:hSpace="180" w:wrap="around" w:vAnchor="text" w:hAnchor="text" w:xAlign="center" w:y="1"/>
                  <w:spacing w:before="0"/>
                  <w:ind w:left="0"/>
                  <w:suppressOverlap/>
                </w:pPr>
              </w:pPrChange>
            </w:pPr>
            <w:r>
              <w:t>25.8</w:t>
            </w:r>
          </w:p>
        </w:tc>
      </w:tr>
      <w:tr w:rsidR="006D49B3" w14:paraId="24EA7EB4" w14:textId="77777777" w:rsidTr="00DD7D76">
        <w:trPr>
          <w:ins w:id="3827" w:author="Zhunisbayev, Olzhasbek [Bolashak Atyrau Limited]" w:date="2024-11-01T11:11:00Z"/>
          <w:trPrChange w:id="3828" w:author="Zhunisbayev, Olzhasbek [Bolashak Atyrau Limited]" w:date="2024-11-01T11:24:00Z" w16du:dateUtc="2024-11-01T06:24:00Z">
            <w:trPr>
              <w:gridAfter w:val="0"/>
            </w:trPr>
          </w:trPrChange>
        </w:trPr>
        <w:tc>
          <w:tcPr>
            <w:tcW w:w="644" w:type="dxa"/>
            <w:vAlign w:val="center"/>
            <w:tcPrChange w:id="3829" w:author="Zhunisbayev, Olzhasbek [Bolashak Atyrau Limited]" w:date="2024-11-01T11:24:00Z" w16du:dateUtc="2024-11-01T06:24:00Z">
              <w:tcPr>
                <w:tcW w:w="634" w:type="dxa"/>
                <w:vAlign w:val="center"/>
              </w:tcPr>
            </w:tcPrChange>
          </w:tcPr>
          <w:p w14:paraId="14E7EEEE" w14:textId="6469B9E8" w:rsidR="006D49B3" w:rsidRDefault="006D49B3">
            <w:pPr>
              <w:spacing w:before="0"/>
              <w:ind w:left="0"/>
              <w:jc w:val="center"/>
              <w:rPr>
                <w:ins w:id="3830" w:author="Zhunisbayev, Olzhasbek [Bolashak Atyrau Limited]" w:date="2024-11-01T11:11:00Z" w16du:dateUtc="2024-11-01T06:11:00Z"/>
              </w:rPr>
              <w:pPrChange w:id="3831" w:author="Zhunisbayev, Olzhasbek [Bolashak Atyrau Limited]" w:date="2024-11-01T11:19:00Z" w16du:dateUtc="2024-11-01T06:19:00Z">
                <w:pPr>
                  <w:ind w:left="0"/>
                </w:pPr>
              </w:pPrChange>
            </w:pPr>
            <w:ins w:id="3832" w:author="Zhunisbayev, Olzhasbek [Bolashak Atyrau Limited]" w:date="2024-11-01T11:18:00Z" w16du:dateUtc="2024-11-01T06:18:00Z">
              <w:r>
                <w:t>2</w:t>
              </w:r>
            </w:ins>
          </w:p>
        </w:tc>
        <w:tc>
          <w:tcPr>
            <w:tcW w:w="1061" w:type="dxa"/>
            <w:vAlign w:val="center"/>
            <w:tcPrChange w:id="3833" w:author="Zhunisbayev, Olzhasbek [Bolashak Atyrau Limited]" w:date="2024-11-01T11:24:00Z" w16du:dateUtc="2024-11-01T06:24:00Z">
              <w:tcPr>
                <w:tcW w:w="981" w:type="dxa"/>
                <w:gridSpan w:val="2"/>
                <w:vAlign w:val="center"/>
              </w:tcPr>
            </w:tcPrChange>
          </w:tcPr>
          <w:p w14:paraId="20C5ECD1" w14:textId="33247916" w:rsidR="006D49B3" w:rsidRDefault="006D49B3">
            <w:pPr>
              <w:spacing w:before="0"/>
              <w:ind w:left="0"/>
              <w:jc w:val="center"/>
              <w:rPr>
                <w:ins w:id="3834" w:author="Zhunisbayev, Olzhasbek [Bolashak Atyrau Limited]" w:date="2024-11-01T11:11:00Z" w16du:dateUtc="2024-11-01T06:11:00Z"/>
              </w:rPr>
              <w:pPrChange w:id="3835" w:author="Zhunisbayev, Olzhasbek [Bolashak Atyrau Limited]" w:date="2024-11-01T11:25:00Z" w16du:dateUtc="2024-11-01T06:25:00Z">
                <w:pPr>
                  <w:ind w:left="0"/>
                </w:pPr>
              </w:pPrChange>
            </w:pPr>
            <w:ins w:id="3836" w:author="Zhunisbayev, Olzhasbek [Bolashak Atyrau Limited]" w:date="2024-11-01T11:25:00Z" w16du:dateUtc="2024-11-01T06:25:00Z">
              <w:r>
                <w:t>63</w:t>
              </w:r>
            </w:ins>
          </w:p>
        </w:tc>
        <w:tc>
          <w:tcPr>
            <w:tcW w:w="990" w:type="dxa"/>
            <w:vAlign w:val="center"/>
            <w:tcPrChange w:id="3837" w:author="Zhunisbayev, Olzhasbek [Bolashak Atyrau Limited]" w:date="2024-11-01T11:24:00Z" w16du:dateUtc="2024-11-01T06:24:00Z">
              <w:tcPr>
                <w:tcW w:w="810" w:type="dxa"/>
                <w:gridSpan w:val="3"/>
                <w:vAlign w:val="center"/>
              </w:tcPr>
            </w:tcPrChange>
          </w:tcPr>
          <w:p w14:paraId="641AC4EC" w14:textId="090AAAFF" w:rsidR="006D49B3" w:rsidRDefault="008A3A38">
            <w:pPr>
              <w:spacing w:before="0"/>
              <w:ind w:left="0"/>
              <w:jc w:val="center"/>
              <w:rPr>
                <w:ins w:id="3838" w:author="Zhunisbayev, Olzhasbek [Bolashak Atyrau Limited]" w:date="2024-11-01T11:11:00Z" w16du:dateUtc="2024-11-01T06:11:00Z"/>
              </w:rPr>
              <w:pPrChange w:id="3839" w:author="Zhunisbayev, Olzhasbek [Bolashak Atyrau Limited]" w:date="2024-11-01T11:25:00Z" w16du:dateUtc="2024-11-01T06:25:00Z">
                <w:pPr>
                  <w:ind w:left="0"/>
                </w:pPr>
              </w:pPrChange>
            </w:pPr>
            <w:r>
              <w:t>44.8</w:t>
            </w:r>
          </w:p>
        </w:tc>
        <w:tc>
          <w:tcPr>
            <w:tcW w:w="990" w:type="dxa"/>
            <w:vAlign w:val="center"/>
            <w:tcPrChange w:id="3840" w:author="Zhunisbayev, Olzhasbek [Bolashak Atyrau Limited]" w:date="2024-11-01T11:24:00Z" w16du:dateUtc="2024-11-01T06:24:00Z">
              <w:tcPr>
                <w:tcW w:w="810" w:type="dxa"/>
                <w:gridSpan w:val="2"/>
                <w:vAlign w:val="center"/>
              </w:tcPr>
            </w:tcPrChange>
          </w:tcPr>
          <w:p w14:paraId="3D65E29B" w14:textId="6A3C4D31" w:rsidR="006D49B3" w:rsidRPr="00F80653" w:rsidRDefault="006D49B3">
            <w:pPr>
              <w:spacing w:before="0"/>
              <w:ind w:left="0"/>
              <w:jc w:val="center"/>
              <w:rPr>
                <w:ins w:id="3841" w:author="Zhunisbayev, Olzhasbek [Bolashak Atyrau Limited]" w:date="2024-11-01T11:11:00Z" w16du:dateUtc="2024-11-01T06:11:00Z"/>
                <w:lang w:val="ru-RU"/>
                <w:rPrChange w:id="3842" w:author="Zhunisbayev, Olzhasbek [Bolashak Atyrau Limited]" w:date="2024-11-01T14:07:00Z" w16du:dateUtc="2024-11-01T09:07:00Z">
                  <w:rPr>
                    <w:ins w:id="3843" w:author="Zhunisbayev, Olzhasbek [Bolashak Atyrau Limited]" w:date="2024-11-01T11:11:00Z" w16du:dateUtc="2024-11-01T06:11:00Z"/>
                  </w:rPr>
                </w:rPrChange>
              </w:rPr>
              <w:pPrChange w:id="3844" w:author="Zhunisbayev, Olzhasbek [Bolashak Atyrau Limited]" w:date="2024-11-01T11:25:00Z" w16du:dateUtc="2024-11-01T06:25:00Z">
                <w:pPr>
                  <w:ind w:left="0"/>
                </w:pPr>
              </w:pPrChange>
            </w:pPr>
            <w:ins w:id="3845" w:author="Zhunisbayev, Olzhasbek [Bolashak Atyrau Limited]" w:date="2024-11-01T11:25:00Z" w16du:dateUtc="2024-11-01T06:25:00Z">
              <w:r>
                <w:t>63</w:t>
              </w:r>
            </w:ins>
          </w:p>
        </w:tc>
        <w:tc>
          <w:tcPr>
            <w:tcW w:w="900" w:type="dxa"/>
            <w:vAlign w:val="center"/>
            <w:tcPrChange w:id="3846" w:author="Zhunisbayev, Olzhasbek [Bolashak Atyrau Limited]" w:date="2024-11-01T11:24:00Z" w16du:dateUtc="2024-11-01T06:24:00Z">
              <w:tcPr>
                <w:tcW w:w="810" w:type="dxa"/>
                <w:gridSpan w:val="2"/>
                <w:vAlign w:val="center"/>
              </w:tcPr>
            </w:tcPrChange>
          </w:tcPr>
          <w:p w14:paraId="08B33425" w14:textId="3C6B1CF6" w:rsidR="006D49B3" w:rsidRPr="00CB4583" w:rsidRDefault="00CB4583">
            <w:pPr>
              <w:spacing w:before="0"/>
              <w:ind w:left="0"/>
              <w:jc w:val="center"/>
              <w:rPr>
                <w:ins w:id="3847" w:author="Zhunisbayev, Olzhasbek [Bolashak Atyrau Limited]" w:date="2024-11-01T11:11:00Z" w16du:dateUtc="2024-11-01T06:11:00Z"/>
                <w:lang w:val="en-US"/>
                <w:rPrChange w:id="3848" w:author="Zhunisbayev, Olzhasbek [Bolashak Atyrau Limited]" w:date="2024-11-01T14:26:00Z" w16du:dateUtc="2024-11-01T09:26:00Z">
                  <w:rPr>
                    <w:ins w:id="3849" w:author="Zhunisbayev, Olzhasbek [Bolashak Atyrau Limited]" w:date="2024-11-01T11:11:00Z" w16du:dateUtc="2024-11-01T06:11:00Z"/>
                  </w:rPr>
                </w:rPrChange>
              </w:rPr>
              <w:pPrChange w:id="3850" w:author="Zhunisbayev, Olzhasbek [Bolashak Atyrau Limited]" w:date="2024-11-01T11:25:00Z" w16du:dateUtc="2024-11-01T06:25:00Z">
                <w:pPr>
                  <w:ind w:left="0"/>
                </w:pPr>
              </w:pPrChange>
            </w:pPr>
            <w:r>
              <w:rPr>
                <w:lang w:val="en-US"/>
              </w:rPr>
              <w:t>38.1</w:t>
            </w:r>
          </w:p>
        </w:tc>
        <w:tc>
          <w:tcPr>
            <w:tcW w:w="1260" w:type="dxa"/>
            <w:vAlign w:val="center"/>
            <w:tcPrChange w:id="3851" w:author="Zhunisbayev, Olzhasbek [Bolashak Atyrau Limited]" w:date="2024-11-01T11:24:00Z" w16du:dateUtc="2024-11-01T06:24:00Z">
              <w:tcPr>
                <w:tcW w:w="1440" w:type="dxa"/>
                <w:gridSpan w:val="2"/>
                <w:vAlign w:val="center"/>
              </w:tcPr>
            </w:tcPrChange>
          </w:tcPr>
          <w:p w14:paraId="15F0EDF7" w14:textId="40DC62D7" w:rsidR="006D49B3" w:rsidRPr="000E59A6" w:rsidRDefault="006D49B3">
            <w:pPr>
              <w:spacing w:before="0"/>
              <w:ind w:left="0"/>
              <w:jc w:val="center"/>
              <w:rPr>
                <w:ins w:id="3852" w:author="Zhunisbayev, Olzhasbek [Bolashak Atyrau Limited]" w:date="2024-11-01T11:11:00Z" w16du:dateUtc="2024-11-01T06:11:00Z"/>
                <w:lang w:val="en-US"/>
              </w:rPr>
              <w:pPrChange w:id="3853" w:author="Zhunisbayev, Olzhasbek [Bolashak Atyrau Limited]" w:date="2024-11-01T11:25:00Z" w16du:dateUtc="2024-11-01T06:25:00Z">
                <w:pPr>
                  <w:ind w:left="0"/>
                </w:pPr>
              </w:pPrChange>
            </w:pPr>
            <w:ins w:id="3854" w:author="Zhunisbayev, Olzhasbek [Bolashak Atyrau Limited]" w:date="2024-11-01T11:25:00Z" w16du:dateUtc="2024-11-01T06:25:00Z">
              <w:r>
                <w:t>63</w:t>
              </w:r>
            </w:ins>
          </w:p>
        </w:tc>
        <w:tc>
          <w:tcPr>
            <w:tcW w:w="1350" w:type="dxa"/>
            <w:vAlign w:val="center"/>
            <w:tcPrChange w:id="3855" w:author="Zhunisbayev, Olzhasbek [Bolashak Atyrau Limited]" w:date="2024-11-01T11:24:00Z" w16du:dateUtc="2024-11-01T06:24:00Z">
              <w:tcPr>
                <w:tcW w:w="1530" w:type="dxa"/>
                <w:gridSpan w:val="2"/>
                <w:vAlign w:val="center"/>
              </w:tcPr>
            </w:tcPrChange>
          </w:tcPr>
          <w:p w14:paraId="56E5E290" w14:textId="7DFB382F" w:rsidR="006D49B3" w:rsidRDefault="006D49B3">
            <w:pPr>
              <w:spacing w:before="0"/>
              <w:ind w:left="0"/>
              <w:jc w:val="center"/>
              <w:rPr>
                <w:ins w:id="3856" w:author="Zhunisbayev, Olzhasbek [Bolashak Atyrau Limited]" w:date="2024-11-01T11:11:00Z" w16du:dateUtc="2024-11-01T06:11:00Z"/>
              </w:rPr>
              <w:pPrChange w:id="3857" w:author="Zhunisbayev, Olzhasbek [Bolashak Atyrau Limited]" w:date="2024-11-01T11:25:00Z" w16du:dateUtc="2024-11-01T06:25:00Z">
                <w:pPr>
                  <w:ind w:left="0"/>
                </w:pPr>
              </w:pPrChange>
            </w:pPr>
            <w:ins w:id="3858" w:author="Zhunisbayev, Olzhasbek [Bolashak Atyrau Limited]" w:date="2024-11-01T11:20:00Z" w16du:dateUtc="2024-11-01T06:20:00Z">
              <w:r>
                <w:t>5</w:t>
              </w:r>
            </w:ins>
            <w:r w:rsidR="00337594">
              <w:t>0.9</w:t>
            </w:r>
          </w:p>
        </w:tc>
      </w:tr>
      <w:tr w:rsidR="006D49B3" w14:paraId="0677CD1A" w14:textId="77777777" w:rsidTr="00DD7D76">
        <w:trPr>
          <w:ins w:id="3859" w:author="Zhunisbayev, Olzhasbek [Bolashak Atyrau Limited]" w:date="2024-11-01T11:11:00Z"/>
          <w:trPrChange w:id="3860" w:author="Zhunisbayev, Olzhasbek [Bolashak Atyrau Limited]" w:date="2024-11-01T11:24:00Z" w16du:dateUtc="2024-11-01T06:24:00Z">
            <w:trPr>
              <w:gridAfter w:val="0"/>
            </w:trPr>
          </w:trPrChange>
        </w:trPr>
        <w:tc>
          <w:tcPr>
            <w:tcW w:w="644" w:type="dxa"/>
            <w:vAlign w:val="center"/>
            <w:tcPrChange w:id="3861" w:author="Zhunisbayev, Olzhasbek [Bolashak Atyrau Limited]" w:date="2024-11-01T11:24:00Z" w16du:dateUtc="2024-11-01T06:24:00Z">
              <w:tcPr>
                <w:tcW w:w="634" w:type="dxa"/>
                <w:vAlign w:val="center"/>
              </w:tcPr>
            </w:tcPrChange>
          </w:tcPr>
          <w:p w14:paraId="530B7650" w14:textId="1021D6B1" w:rsidR="006D49B3" w:rsidRDefault="006D49B3">
            <w:pPr>
              <w:spacing w:before="0"/>
              <w:ind w:left="0"/>
              <w:jc w:val="center"/>
              <w:rPr>
                <w:ins w:id="3862" w:author="Zhunisbayev, Olzhasbek [Bolashak Atyrau Limited]" w:date="2024-11-01T11:11:00Z" w16du:dateUtc="2024-11-01T06:11:00Z"/>
              </w:rPr>
              <w:pPrChange w:id="3863" w:author="Zhunisbayev, Olzhasbek [Bolashak Atyrau Limited]" w:date="2024-11-01T11:19:00Z" w16du:dateUtc="2024-11-01T06:19:00Z">
                <w:pPr>
                  <w:ind w:left="0"/>
                </w:pPr>
              </w:pPrChange>
            </w:pPr>
            <w:ins w:id="3864" w:author="Zhunisbayev, Olzhasbek [Bolashak Atyrau Limited]" w:date="2024-11-01T11:18:00Z" w16du:dateUtc="2024-11-01T06:18:00Z">
              <w:r>
                <w:t>3</w:t>
              </w:r>
            </w:ins>
          </w:p>
        </w:tc>
        <w:tc>
          <w:tcPr>
            <w:tcW w:w="1061" w:type="dxa"/>
            <w:vAlign w:val="center"/>
            <w:tcPrChange w:id="3865" w:author="Zhunisbayev, Olzhasbek [Bolashak Atyrau Limited]" w:date="2024-11-01T11:24:00Z" w16du:dateUtc="2024-11-01T06:24:00Z">
              <w:tcPr>
                <w:tcW w:w="981" w:type="dxa"/>
                <w:gridSpan w:val="2"/>
                <w:vAlign w:val="center"/>
              </w:tcPr>
            </w:tcPrChange>
          </w:tcPr>
          <w:p w14:paraId="79C6BA5E" w14:textId="4607D8CA" w:rsidR="006D49B3" w:rsidRDefault="006D49B3">
            <w:pPr>
              <w:spacing w:before="0"/>
              <w:ind w:left="0"/>
              <w:jc w:val="center"/>
              <w:rPr>
                <w:ins w:id="3866" w:author="Zhunisbayev, Olzhasbek [Bolashak Atyrau Limited]" w:date="2024-11-01T11:11:00Z" w16du:dateUtc="2024-11-01T06:11:00Z"/>
              </w:rPr>
              <w:pPrChange w:id="3867" w:author="Zhunisbayev, Olzhasbek [Bolashak Atyrau Limited]" w:date="2024-11-01T11:25:00Z" w16du:dateUtc="2024-11-01T06:25:00Z">
                <w:pPr>
                  <w:ind w:left="0"/>
                </w:pPr>
              </w:pPrChange>
            </w:pPr>
            <w:ins w:id="3868" w:author="Zhunisbayev, Olzhasbek [Bolashak Atyrau Limited]" w:date="2024-11-01T11:25:00Z" w16du:dateUtc="2024-11-01T06:25:00Z">
              <w:r>
                <w:t>90</w:t>
              </w:r>
            </w:ins>
          </w:p>
        </w:tc>
        <w:tc>
          <w:tcPr>
            <w:tcW w:w="990" w:type="dxa"/>
            <w:vAlign w:val="center"/>
            <w:tcPrChange w:id="3869" w:author="Zhunisbayev, Olzhasbek [Bolashak Atyrau Limited]" w:date="2024-11-01T11:24:00Z" w16du:dateUtc="2024-11-01T06:24:00Z">
              <w:tcPr>
                <w:tcW w:w="810" w:type="dxa"/>
                <w:gridSpan w:val="3"/>
                <w:vAlign w:val="center"/>
              </w:tcPr>
            </w:tcPrChange>
          </w:tcPr>
          <w:p w14:paraId="57E8AA26" w14:textId="0EA368E1" w:rsidR="006D49B3" w:rsidRDefault="003D2417">
            <w:pPr>
              <w:spacing w:before="0"/>
              <w:ind w:left="0"/>
              <w:jc w:val="center"/>
              <w:rPr>
                <w:ins w:id="3870" w:author="Zhunisbayev, Olzhasbek [Bolashak Atyrau Limited]" w:date="2024-11-01T11:11:00Z" w16du:dateUtc="2024-11-01T06:11:00Z"/>
              </w:rPr>
              <w:pPrChange w:id="3871" w:author="Zhunisbayev, Olzhasbek [Bolashak Atyrau Limited]" w:date="2024-11-01T11:25:00Z" w16du:dateUtc="2024-11-01T06:25:00Z">
                <w:pPr>
                  <w:ind w:left="0"/>
                </w:pPr>
              </w:pPrChange>
            </w:pPr>
            <w:r>
              <w:t>63.6</w:t>
            </w:r>
          </w:p>
        </w:tc>
        <w:tc>
          <w:tcPr>
            <w:tcW w:w="990" w:type="dxa"/>
            <w:vAlign w:val="center"/>
            <w:tcPrChange w:id="3872" w:author="Zhunisbayev, Olzhasbek [Bolashak Atyrau Limited]" w:date="2024-11-01T11:24:00Z" w16du:dateUtc="2024-11-01T06:24:00Z">
              <w:tcPr>
                <w:tcW w:w="810" w:type="dxa"/>
                <w:gridSpan w:val="2"/>
                <w:vAlign w:val="center"/>
              </w:tcPr>
            </w:tcPrChange>
          </w:tcPr>
          <w:p w14:paraId="538DFAC9" w14:textId="558A7DDD" w:rsidR="006D49B3" w:rsidRPr="00F80653" w:rsidRDefault="006D49B3">
            <w:pPr>
              <w:spacing w:before="0"/>
              <w:ind w:left="0"/>
              <w:jc w:val="center"/>
              <w:rPr>
                <w:ins w:id="3873" w:author="Zhunisbayev, Olzhasbek [Bolashak Atyrau Limited]" w:date="2024-11-01T11:11:00Z" w16du:dateUtc="2024-11-01T06:11:00Z"/>
                <w:lang w:val="ru-RU"/>
                <w:rPrChange w:id="3874" w:author="Zhunisbayev, Olzhasbek [Bolashak Atyrau Limited]" w:date="2024-11-01T14:07:00Z" w16du:dateUtc="2024-11-01T09:07:00Z">
                  <w:rPr>
                    <w:ins w:id="3875" w:author="Zhunisbayev, Olzhasbek [Bolashak Atyrau Limited]" w:date="2024-11-01T11:11:00Z" w16du:dateUtc="2024-11-01T06:11:00Z"/>
                  </w:rPr>
                </w:rPrChange>
              </w:rPr>
              <w:pPrChange w:id="3876" w:author="Zhunisbayev, Olzhasbek [Bolashak Atyrau Limited]" w:date="2024-11-01T11:25:00Z" w16du:dateUtc="2024-11-01T06:25:00Z">
                <w:pPr>
                  <w:ind w:left="0"/>
                </w:pPr>
              </w:pPrChange>
            </w:pPr>
            <w:ins w:id="3877" w:author="Zhunisbayev, Olzhasbek [Bolashak Atyrau Limited]" w:date="2024-11-01T11:25:00Z" w16du:dateUtc="2024-11-01T06:25:00Z">
              <w:r>
                <w:t>90</w:t>
              </w:r>
            </w:ins>
          </w:p>
        </w:tc>
        <w:tc>
          <w:tcPr>
            <w:tcW w:w="900" w:type="dxa"/>
            <w:vAlign w:val="center"/>
            <w:tcPrChange w:id="3878" w:author="Zhunisbayev, Olzhasbek [Bolashak Atyrau Limited]" w:date="2024-11-01T11:24:00Z" w16du:dateUtc="2024-11-01T06:24:00Z">
              <w:tcPr>
                <w:tcW w:w="810" w:type="dxa"/>
                <w:gridSpan w:val="2"/>
                <w:vAlign w:val="center"/>
              </w:tcPr>
            </w:tcPrChange>
          </w:tcPr>
          <w:p w14:paraId="08DAC41E" w14:textId="6C617920" w:rsidR="006D49B3" w:rsidRPr="00CB4583" w:rsidRDefault="00CB4583">
            <w:pPr>
              <w:spacing w:before="0"/>
              <w:ind w:left="0"/>
              <w:jc w:val="center"/>
              <w:rPr>
                <w:ins w:id="3879" w:author="Zhunisbayev, Olzhasbek [Bolashak Atyrau Limited]" w:date="2024-11-01T11:11:00Z" w16du:dateUtc="2024-11-01T06:11:00Z"/>
                <w:lang w:val="en-US"/>
                <w:rPrChange w:id="3880" w:author="Zhunisbayev, Olzhasbek [Bolashak Atyrau Limited]" w:date="2024-11-01T14:26:00Z" w16du:dateUtc="2024-11-01T09:26:00Z">
                  <w:rPr>
                    <w:ins w:id="3881" w:author="Zhunisbayev, Olzhasbek [Bolashak Atyrau Limited]" w:date="2024-11-01T11:11:00Z" w16du:dateUtc="2024-11-01T06:11:00Z"/>
                  </w:rPr>
                </w:rPrChange>
              </w:rPr>
              <w:pPrChange w:id="3882" w:author="Zhunisbayev, Olzhasbek [Bolashak Atyrau Limited]" w:date="2024-11-01T11:25:00Z" w16du:dateUtc="2024-11-01T06:25:00Z">
                <w:pPr>
                  <w:ind w:left="0"/>
                </w:pPr>
              </w:pPrChange>
            </w:pPr>
            <w:r>
              <w:rPr>
                <w:lang w:val="en-US"/>
              </w:rPr>
              <w:t>68.3</w:t>
            </w:r>
          </w:p>
        </w:tc>
        <w:tc>
          <w:tcPr>
            <w:tcW w:w="1260" w:type="dxa"/>
            <w:vAlign w:val="center"/>
            <w:tcPrChange w:id="3883" w:author="Zhunisbayev, Olzhasbek [Bolashak Atyrau Limited]" w:date="2024-11-01T11:24:00Z" w16du:dateUtc="2024-11-01T06:24:00Z">
              <w:tcPr>
                <w:tcW w:w="1440" w:type="dxa"/>
                <w:gridSpan w:val="2"/>
                <w:vAlign w:val="center"/>
              </w:tcPr>
            </w:tcPrChange>
          </w:tcPr>
          <w:p w14:paraId="32C50573" w14:textId="69BB7D1F" w:rsidR="006D49B3" w:rsidRDefault="006D49B3">
            <w:pPr>
              <w:spacing w:before="0"/>
              <w:ind w:left="0"/>
              <w:jc w:val="center"/>
              <w:rPr>
                <w:ins w:id="3884" w:author="Zhunisbayev, Olzhasbek [Bolashak Atyrau Limited]" w:date="2024-11-01T11:11:00Z" w16du:dateUtc="2024-11-01T06:11:00Z"/>
              </w:rPr>
              <w:pPrChange w:id="3885" w:author="Zhunisbayev, Olzhasbek [Bolashak Atyrau Limited]" w:date="2024-11-01T11:25:00Z" w16du:dateUtc="2024-11-01T06:25:00Z">
                <w:pPr>
                  <w:ind w:left="0"/>
                </w:pPr>
              </w:pPrChange>
            </w:pPr>
            <w:ins w:id="3886" w:author="Zhunisbayev, Olzhasbek [Bolashak Atyrau Limited]" w:date="2024-11-01T11:25:00Z" w16du:dateUtc="2024-11-01T06:25:00Z">
              <w:r>
                <w:t>90</w:t>
              </w:r>
            </w:ins>
          </w:p>
        </w:tc>
        <w:tc>
          <w:tcPr>
            <w:tcW w:w="1350" w:type="dxa"/>
            <w:vAlign w:val="center"/>
            <w:tcPrChange w:id="3887" w:author="Zhunisbayev, Olzhasbek [Bolashak Atyrau Limited]" w:date="2024-11-01T11:24:00Z" w16du:dateUtc="2024-11-01T06:24:00Z">
              <w:tcPr>
                <w:tcW w:w="1530" w:type="dxa"/>
                <w:gridSpan w:val="2"/>
                <w:vAlign w:val="center"/>
              </w:tcPr>
            </w:tcPrChange>
          </w:tcPr>
          <w:p w14:paraId="4B6EDFA6" w14:textId="3D73FEA7" w:rsidR="006D49B3" w:rsidRDefault="006D49B3">
            <w:pPr>
              <w:spacing w:before="0"/>
              <w:ind w:left="0"/>
              <w:jc w:val="center"/>
              <w:rPr>
                <w:ins w:id="3888" w:author="Zhunisbayev, Olzhasbek [Bolashak Atyrau Limited]" w:date="2024-11-01T11:11:00Z" w16du:dateUtc="2024-11-01T06:11:00Z"/>
              </w:rPr>
              <w:pPrChange w:id="3889" w:author="Zhunisbayev, Olzhasbek [Bolashak Atyrau Limited]" w:date="2024-11-01T11:25:00Z" w16du:dateUtc="2024-11-01T06:25:00Z">
                <w:pPr>
                  <w:ind w:left="0"/>
                </w:pPr>
              </w:pPrChange>
            </w:pPr>
            <w:ins w:id="3890" w:author="Zhunisbayev, Olzhasbek [Bolashak Atyrau Limited]" w:date="2024-11-01T11:20:00Z" w16du:dateUtc="2024-11-01T06:20:00Z">
              <w:r>
                <w:t>7</w:t>
              </w:r>
            </w:ins>
            <w:r w:rsidR="00337594">
              <w:t>2.7</w:t>
            </w:r>
          </w:p>
        </w:tc>
      </w:tr>
      <w:tr w:rsidR="006D49B3" w14:paraId="0EC81BF9" w14:textId="77777777" w:rsidTr="00DD7D76">
        <w:trPr>
          <w:ins w:id="3891" w:author="Zhunisbayev, Olzhasbek [Bolashak Atyrau Limited]" w:date="2024-11-01T11:11:00Z"/>
          <w:trPrChange w:id="3892" w:author="Zhunisbayev, Olzhasbek [Bolashak Atyrau Limited]" w:date="2024-11-01T11:24:00Z" w16du:dateUtc="2024-11-01T06:24:00Z">
            <w:trPr>
              <w:gridAfter w:val="0"/>
            </w:trPr>
          </w:trPrChange>
        </w:trPr>
        <w:tc>
          <w:tcPr>
            <w:tcW w:w="644" w:type="dxa"/>
            <w:vAlign w:val="center"/>
            <w:tcPrChange w:id="3893" w:author="Zhunisbayev, Olzhasbek [Bolashak Atyrau Limited]" w:date="2024-11-01T11:24:00Z" w16du:dateUtc="2024-11-01T06:24:00Z">
              <w:tcPr>
                <w:tcW w:w="634" w:type="dxa"/>
                <w:vAlign w:val="center"/>
              </w:tcPr>
            </w:tcPrChange>
          </w:tcPr>
          <w:p w14:paraId="3D0409D4" w14:textId="37B2FE34" w:rsidR="006D49B3" w:rsidRDefault="006D49B3">
            <w:pPr>
              <w:spacing w:before="0"/>
              <w:ind w:left="0"/>
              <w:jc w:val="center"/>
              <w:rPr>
                <w:ins w:id="3894" w:author="Zhunisbayev, Olzhasbek [Bolashak Atyrau Limited]" w:date="2024-11-01T11:11:00Z" w16du:dateUtc="2024-11-01T06:11:00Z"/>
              </w:rPr>
              <w:pPrChange w:id="3895" w:author="Zhunisbayev, Olzhasbek [Bolashak Atyrau Limited]" w:date="2024-11-01T11:19:00Z" w16du:dateUtc="2024-11-01T06:19:00Z">
                <w:pPr>
                  <w:ind w:left="0"/>
                </w:pPr>
              </w:pPrChange>
            </w:pPr>
            <w:ins w:id="3896" w:author="Zhunisbayev, Olzhasbek [Bolashak Atyrau Limited]" w:date="2024-11-01T11:18:00Z" w16du:dateUtc="2024-11-01T06:18:00Z">
              <w:r>
                <w:t>4</w:t>
              </w:r>
            </w:ins>
          </w:p>
        </w:tc>
        <w:tc>
          <w:tcPr>
            <w:tcW w:w="1061" w:type="dxa"/>
            <w:vAlign w:val="center"/>
            <w:tcPrChange w:id="3897" w:author="Zhunisbayev, Olzhasbek [Bolashak Atyrau Limited]" w:date="2024-11-01T11:24:00Z" w16du:dateUtc="2024-11-01T06:24:00Z">
              <w:tcPr>
                <w:tcW w:w="981" w:type="dxa"/>
                <w:gridSpan w:val="2"/>
                <w:vAlign w:val="center"/>
              </w:tcPr>
            </w:tcPrChange>
          </w:tcPr>
          <w:p w14:paraId="5EF9EA5F" w14:textId="4108190C" w:rsidR="006D49B3" w:rsidRDefault="006D49B3">
            <w:pPr>
              <w:spacing w:before="0"/>
              <w:ind w:left="0"/>
              <w:jc w:val="center"/>
              <w:rPr>
                <w:ins w:id="3898" w:author="Zhunisbayev, Olzhasbek [Bolashak Atyrau Limited]" w:date="2024-11-01T11:11:00Z" w16du:dateUtc="2024-11-01T06:11:00Z"/>
              </w:rPr>
              <w:pPrChange w:id="3899" w:author="Zhunisbayev, Olzhasbek [Bolashak Atyrau Limited]" w:date="2024-11-01T11:25:00Z" w16du:dateUtc="2024-11-01T06:25:00Z">
                <w:pPr>
                  <w:ind w:left="0"/>
                </w:pPr>
              </w:pPrChange>
            </w:pPr>
            <w:ins w:id="3900" w:author="Zhunisbayev, Olzhasbek [Bolashak Atyrau Limited]" w:date="2024-11-01T11:40:00Z" w16du:dateUtc="2024-11-01T06:40:00Z">
              <w:r>
                <w:t>1</w:t>
              </w:r>
            </w:ins>
            <w:r>
              <w:t>10</w:t>
            </w:r>
          </w:p>
        </w:tc>
        <w:tc>
          <w:tcPr>
            <w:tcW w:w="990" w:type="dxa"/>
            <w:vAlign w:val="center"/>
            <w:tcPrChange w:id="3901" w:author="Zhunisbayev, Olzhasbek [Bolashak Atyrau Limited]" w:date="2024-11-01T11:24:00Z" w16du:dateUtc="2024-11-01T06:24:00Z">
              <w:tcPr>
                <w:tcW w:w="810" w:type="dxa"/>
                <w:gridSpan w:val="3"/>
                <w:vAlign w:val="center"/>
              </w:tcPr>
            </w:tcPrChange>
          </w:tcPr>
          <w:p w14:paraId="34A12EFB" w14:textId="51BDCCC3" w:rsidR="006D49B3" w:rsidRDefault="003D2417">
            <w:pPr>
              <w:spacing w:before="0"/>
              <w:ind w:left="0"/>
              <w:jc w:val="center"/>
              <w:rPr>
                <w:ins w:id="3902" w:author="Zhunisbayev, Olzhasbek [Bolashak Atyrau Limited]" w:date="2024-11-01T11:11:00Z" w16du:dateUtc="2024-11-01T06:11:00Z"/>
              </w:rPr>
              <w:pPrChange w:id="3903" w:author="Zhunisbayev, Olzhasbek [Bolashak Atyrau Limited]" w:date="2024-11-01T11:25:00Z" w16du:dateUtc="2024-11-01T06:25:00Z">
                <w:pPr>
                  <w:ind w:left="0"/>
                </w:pPr>
              </w:pPrChange>
            </w:pPr>
            <w:r>
              <w:t>77.5</w:t>
            </w:r>
          </w:p>
        </w:tc>
        <w:tc>
          <w:tcPr>
            <w:tcW w:w="990" w:type="dxa"/>
            <w:vAlign w:val="center"/>
            <w:tcPrChange w:id="3904" w:author="Zhunisbayev, Olzhasbek [Bolashak Atyrau Limited]" w:date="2024-11-01T11:24:00Z" w16du:dateUtc="2024-11-01T06:24:00Z">
              <w:tcPr>
                <w:tcW w:w="810" w:type="dxa"/>
                <w:gridSpan w:val="2"/>
                <w:vAlign w:val="center"/>
              </w:tcPr>
            </w:tcPrChange>
          </w:tcPr>
          <w:p w14:paraId="1B820885" w14:textId="7C2071AF" w:rsidR="006D49B3" w:rsidRPr="00F80653" w:rsidRDefault="006D49B3">
            <w:pPr>
              <w:spacing w:before="0"/>
              <w:ind w:left="0"/>
              <w:jc w:val="center"/>
              <w:rPr>
                <w:ins w:id="3905" w:author="Zhunisbayev, Olzhasbek [Bolashak Atyrau Limited]" w:date="2024-11-01T11:11:00Z" w16du:dateUtc="2024-11-01T06:11:00Z"/>
                <w:lang w:val="ru-RU"/>
                <w:rPrChange w:id="3906" w:author="Zhunisbayev, Olzhasbek [Bolashak Atyrau Limited]" w:date="2024-11-01T14:08:00Z" w16du:dateUtc="2024-11-01T09:08:00Z">
                  <w:rPr>
                    <w:ins w:id="3907" w:author="Zhunisbayev, Olzhasbek [Bolashak Atyrau Limited]" w:date="2024-11-01T11:11:00Z" w16du:dateUtc="2024-11-01T06:11:00Z"/>
                  </w:rPr>
                </w:rPrChange>
              </w:rPr>
              <w:pPrChange w:id="3908" w:author="Zhunisbayev, Olzhasbek [Bolashak Atyrau Limited]" w:date="2024-11-01T11:25:00Z" w16du:dateUtc="2024-11-01T06:25:00Z">
                <w:pPr>
                  <w:ind w:left="0"/>
                </w:pPr>
              </w:pPrChange>
            </w:pPr>
            <w:ins w:id="3909" w:author="Zhunisbayev, Olzhasbek [Bolashak Atyrau Limited]" w:date="2024-11-01T11:40:00Z" w16du:dateUtc="2024-11-01T06:40:00Z">
              <w:r>
                <w:t>1</w:t>
              </w:r>
            </w:ins>
            <w:r>
              <w:t>10</w:t>
            </w:r>
          </w:p>
        </w:tc>
        <w:tc>
          <w:tcPr>
            <w:tcW w:w="900" w:type="dxa"/>
            <w:vAlign w:val="center"/>
            <w:tcPrChange w:id="3910" w:author="Zhunisbayev, Olzhasbek [Bolashak Atyrau Limited]" w:date="2024-11-01T11:24:00Z" w16du:dateUtc="2024-11-01T06:24:00Z">
              <w:tcPr>
                <w:tcW w:w="810" w:type="dxa"/>
                <w:gridSpan w:val="2"/>
                <w:vAlign w:val="center"/>
              </w:tcPr>
            </w:tcPrChange>
          </w:tcPr>
          <w:p w14:paraId="668DA297" w14:textId="0DED8B7F" w:rsidR="006D49B3" w:rsidRPr="00CB4583" w:rsidRDefault="00CB4583">
            <w:pPr>
              <w:spacing w:before="0"/>
              <w:ind w:left="0"/>
              <w:jc w:val="center"/>
              <w:rPr>
                <w:ins w:id="3911" w:author="Zhunisbayev, Olzhasbek [Bolashak Atyrau Limited]" w:date="2024-11-01T11:11:00Z" w16du:dateUtc="2024-11-01T06:11:00Z"/>
                <w:lang w:val="en-US"/>
                <w:rPrChange w:id="3912" w:author="Zhunisbayev, Olzhasbek [Bolashak Atyrau Limited]" w:date="2024-11-01T14:26:00Z" w16du:dateUtc="2024-11-01T09:26:00Z">
                  <w:rPr>
                    <w:ins w:id="3913" w:author="Zhunisbayev, Olzhasbek [Bolashak Atyrau Limited]" w:date="2024-11-01T11:11:00Z" w16du:dateUtc="2024-11-01T06:11:00Z"/>
                  </w:rPr>
                </w:rPrChange>
              </w:rPr>
              <w:pPrChange w:id="3914" w:author="Zhunisbayev, Olzhasbek [Bolashak Atyrau Limited]" w:date="2024-11-01T11:25:00Z" w16du:dateUtc="2024-11-01T06:25:00Z">
                <w:pPr>
                  <w:ind w:left="0"/>
                </w:pPr>
              </w:pPrChange>
            </w:pPr>
            <w:r>
              <w:rPr>
                <w:lang w:val="en-US"/>
              </w:rPr>
              <w:t>83.6</w:t>
            </w:r>
          </w:p>
        </w:tc>
        <w:tc>
          <w:tcPr>
            <w:tcW w:w="1260" w:type="dxa"/>
            <w:vAlign w:val="center"/>
            <w:tcPrChange w:id="3915" w:author="Zhunisbayev, Olzhasbek [Bolashak Atyrau Limited]" w:date="2024-11-01T11:24:00Z" w16du:dateUtc="2024-11-01T06:24:00Z">
              <w:tcPr>
                <w:tcW w:w="1440" w:type="dxa"/>
                <w:gridSpan w:val="2"/>
                <w:vAlign w:val="center"/>
              </w:tcPr>
            </w:tcPrChange>
          </w:tcPr>
          <w:p w14:paraId="34308612" w14:textId="3C36F9F2" w:rsidR="006D49B3" w:rsidRDefault="006D49B3">
            <w:pPr>
              <w:spacing w:before="0"/>
              <w:ind w:left="0"/>
              <w:jc w:val="center"/>
              <w:rPr>
                <w:ins w:id="3916" w:author="Zhunisbayev, Olzhasbek [Bolashak Atyrau Limited]" w:date="2024-11-01T11:11:00Z" w16du:dateUtc="2024-11-01T06:11:00Z"/>
              </w:rPr>
              <w:pPrChange w:id="3917" w:author="Zhunisbayev, Olzhasbek [Bolashak Atyrau Limited]" w:date="2024-11-01T11:25:00Z" w16du:dateUtc="2024-11-01T06:25:00Z">
                <w:pPr>
                  <w:ind w:left="0"/>
                </w:pPr>
              </w:pPrChange>
            </w:pPr>
            <w:ins w:id="3918" w:author="Zhunisbayev, Olzhasbek [Bolashak Atyrau Limited]" w:date="2024-11-01T11:40:00Z" w16du:dateUtc="2024-11-01T06:40:00Z">
              <w:r>
                <w:t>1</w:t>
              </w:r>
            </w:ins>
            <w:r>
              <w:t>10</w:t>
            </w:r>
          </w:p>
        </w:tc>
        <w:tc>
          <w:tcPr>
            <w:tcW w:w="1350" w:type="dxa"/>
            <w:vAlign w:val="center"/>
            <w:tcPrChange w:id="3919" w:author="Zhunisbayev, Olzhasbek [Bolashak Atyrau Limited]" w:date="2024-11-01T11:24:00Z" w16du:dateUtc="2024-11-01T06:24:00Z">
              <w:tcPr>
                <w:tcW w:w="1530" w:type="dxa"/>
                <w:gridSpan w:val="2"/>
                <w:vAlign w:val="center"/>
              </w:tcPr>
            </w:tcPrChange>
          </w:tcPr>
          <w:p w14:paraId="449437AE" w14:textId="6075E73C" w:rsidR="006D49B3" w:rsidRDefault="00337594">
            <w:pPr>
              <w:spacing w:before="0"/>
              <w:ind w:left="0"/>
              <w:jc w:val="center"/>
              <w:rPr>
                <w:ins w:id="3920" w:author="Zhunisbayev, Olzhasbek [Bolashak Atyrau Limited]" w:date="2024-11-01T11:11:00Z" w16du:dateUtc="2024-11-01T06:11:00Z"/>
              </w:rPr>
              <w:pPrChange w:id="3921" w:author="Zhunisbayev, Olzhasbek [Bolashak Atyrau Limited]" w:date="2024-11-01T11:25:00Z" w16du:dateUtc="2024-11-01T06:25:00Z">
                <w:pPr>
                  <w:ind w:left="0"/>
                </w:pPr>
              </w:pPrChange>
            </w:pPr>
            <w:r>
              <w:t>88.9</w:t>
            </w:r>
          </w:p>
        </w:tc>
      </w:tr>
      <w:tr w:rsidR="006D49B3" w14:paraId="74F3F187" w14:textId="77777777" w:rsidTr="00DD7D76">
        <w:trPr>
          <w:ins w:id="3922" w:author="Zhunisbayev, Olzhasbek [Bolashak Atyrau Limited]" w:date="2024-11-01T11:11:00Z"/>
          <w:trPrChange w:id="3923" w:author="Zhunisbayev, Olzhasbek [Bolashak Atyrau Limited]" w:date="2024-11-01T11:24:00Z" w16du:dateUtc="2024-11-01T06:24:00Z">
            <w:trPr>
              <w:gridAfter w:val="0"/>
            </w:trPr>
          </w:trPrChange>
        </w:trPr>
        <w:tc>
          <w:tcPr>
            <w:tcW w:w="644" w:type="dxa"/>
            <w:vAlign w:val="center"/>
            <w:tcPrChange w:id="3924" w:author="Zhunisbayev, Olzhasbek [Bolashak Atyrau Limited]" w:date="2024-11-01T11:24:00Z" w16du:dateUtc="2024-11-01T06:24:00Z">
              <w:tcPr>
                <w:tcW w:w="634" w:type="dxa"/>
                <w:vAlign w:val="center"/>
              </w:tcPr>
            </w:tcPrChange>
          </w:tcPr>
          <w:p w14:paraId="6C8A960C" w14:textId="62A93167" w:rsidR="006D49B3" w:rsidRDefault="006D49B3">
            <w:pPr>
              <w:spacing w:before="0"/>
              <w:ind w:left="0"/>
              <w:jc w:val="center"/>
              <w:rPr>
                <w:ins w:id="3925" w:author="Zhunisbayev, Olzhasbek [Bolashak Atyrau Limited]" w:date="2024-11-01T11:11:00Z" w16du:dateUtc="2024-11-01T06:11:00Z"/>
              </w:rPr>
              <w:pPrChange w:id="3926" w:author="Zhunisbayev, Olzhasbek [Bolashak Atyrau Limited]" w:date="2024-11-01T11:19:00Z" w16du:dateUtc="2024-11-01T06:19:00Z">
                <w:pPr>
                  <w:ind w:left="0"/>
                </w:pPr>
              </w:pPrChange>
            </w:pPr>
            <w:ins w:id="3927" w:author="Zhunisbayev, Olzhasbek [Bolashak Atyrau Limited]" w:date="2024-11-01T11:18:00Z" w16du:dateUtc="2024-11-01T06:18:00Z">
              <w:r>
                <w:t>6</w:t>
              </w:r>
            </w:ins>
          </w:p>
        </w:tc>
        <w:tc>
          <w:tcPr>
            <w:tcW w:w="1061" w:type="dxa"/>
            <w:vAlign w:val="center"/>
            <w:tcPrChange w:id="3928" w:author="Zhunisbayev, Olzhasbek [Bolashak Atyrau Limited]" w:date="2024-11-01T11:24:00Z" w16du:dateUtc="2024-11-01T06:24:00Z">
              <w:tcPr>
                <w:tcW w:w="981" w:type="dxa"/>
                <w:gridSpan w:val="2"/>
                <w:vAlign w:val="center"/>
              </w:tcPr>
            </w:tcPrChange>
          </w:tcPr>
          <w:p w14:paraId="1BAB4458" w14:textId="0872BC29" w:rsidR="006D49B3" w:rsidRDefault="006D49B3">
            <w:pPr>
              <w:spacing w:before="0"/>
              <w:ind w:left="0"/>
              <w:jc w:val="center"/>
              <w:rPr>
                <w:ins w:id="3929" w:author="Zhunisbayev, Olzhasbek [Bolashak Atyrau Limited]" w:date="2024-11-01T11:11:00Z" w16du:dateUtc="2024-11-01T06:11:00Z"/>
              </w:rPr>
              <w:pPrChange w:id="3930" w:author="Zhunisbayev, Olzhasbek [Bolashak Atyrau Limited]" w:date="2024-11-01T11:25:00Z" w16du:dateUtc="2024-11-01T06:25:00Z">
                <w:pPr>
                  <w:ind w:left="0"/>
                </w:pPr>
              </w:pPrChange>
            </w:pPr>
            <w:ins w:id="3931" w:author="Zhunisbayev, Olzhasbek [Bolashak Atyrau Limited]" w:date="2024-11-01T11:41:00Z" w16du:dateUtc="2024-11-01T06:41:00Z">
              <w:r>
                <w:t>1</w:t>
              </w:r>
            </w:ins>
            <w:r>
              <w:t>60</w:t>
            </w:r>
          </w:p>
        </w:tc>
        <w:tc>
          <w:tcPr>
            <w:tcW w:w="990" w:type="dxa"/>
            <w:vAlign w:val="center"/>
            <w:tcPrChange w:id="3932" w:author="Zhunisbayev, Olzhasbek [Bolashak Atyrau Limited]" w:date="2024-11-01T11:24:00Z" w16du:dateUtc="2024-11-01T06:24:00Z">
              <w:tcPr>
                <w:tcW w:w="810" w:type="dxa"/>
                <w:gridSpan w:val="3"/>
                <w:vAlign w:val="center"/>
              </w:tcPr>
            </w:tcPrChange>
          </w:tcPr>
          <w:p w14:paraId="1469B2B9" w14:textId="0793BE56" w:rsidR="006D49B3" w:rsidRDefault="00AC6BD8">
            <w:pPr>
              <w:spacing w:before="0"/>
              <w:ind w:left="0"/>
              <w:jc w:val="center"/>
              <w:rPr>
                <w:ins w:id="3933" w:author="Zhunisbayev, Olzhasbek [Bolashak Atyrau Limited]" w:date="2024-11-01T11:11:00Z" w16du:dateUtc="2024-11-01T06:11:00Z"/>
              </w:rPr>
              <w:pPrChange w:id="3934" w:author="Zhunisbayev, Olzhasbek [Bolashak Atyrau Limited]" w:date="2024-11-01T11:25:00Z" w16du:dateUtc="2024-11-01T06:25:00Z">
                <w:pPr>
                  <w:ind w:left="0"/>
                </w:pPr>
              </w:pPrChange>
            </w:pPr>
            <w:r>
              <w:t>112.9</w:t>
            </w:r>
          </w:p>
        </w:tc>
        <w:tc>
          <w:tcPr>
            <w:tcW w:w="990" w:type="dxa"/>
            <w:vAlign w:val="center"/>
            <w:tcPrChange w:id="3935" w:author="Zhunisbayev, Olzhasbek [Bolashak Atyrau Limited]" w:date="2024-11-01T11:24:00Z" w16du:dateUtc="2024-11-01T06:24:00Z">
              <w:tcPr>
                <w:tcW w:w="810" w:type="dxa"/>
                <w:gridSpan w:val="2"/>
                <w:vAlign w:val="center"/>
              </w:tcPr>
            </w:tcPrChange>
          </w:tcPr>
          <w:p w14:paraId="55B82F95" w14:textId="1BACDA25" w:rsidR="006D49B3" w:rsidRPr="001B4C20" w:rsidRDefault="006D49B3">
            <w:pPr>
              <w:spacing w:before="0"/>
              <w:ind w:left="0"/>
              <w:jc w:val="center"/>
              <w:rPr>
                <w:ins w:id="3936" w:author="Zhunisbayev, Olzhasbek [Bolashak Atyrau Limited]" w:date="2024-11-01T11:11:00Z" w16du:dateUtc="2024-11-01T06:11:00Z"/>
                <w:lang w:val="ru-RU"/>
                <w:rPrChange w:id="3937" w:author="Zhunisbayev, Olzhasbek [Bolashak Atyrau Limited]" w:date="2024-11-01T14:08:00Z" w16du:dateUtc="2024-11-01T09:08:00Z">
                  <w:rPr>
                    <w:ins w:id="3938" w:author="Zhunisbayev, Olzhasbek [Bolashak Atyrau Limited]" w:date="2024-11-01T11:11:00Z" w16du:dateUtc="2024-11-01T06:11:00Z"/>
                  </w:rPr>
                </w:rPrChange>
              </w:rPr>
              <w:pPrChange w:id="3939" w:author="Zhunisbayev, Olzhasbek [Bolashak Atyrau Limited]" w:date="2024-11-01T11:25:00Z" w16du:dateUtc="2024-11-01T06:25:00Z">
                <w:pPr>
                  <w:ind w:left="0"/>
                </w:pPr>
              </w:pPrChange>
            </w:pPr>
            <w:ins w:id="3940" w:author="Zhunisbayev, Olzhasbek [Bolashak Atyrau Limited]" w:date="2024-11-01T11:41:00Z" w16du:dateUtc="2024-11-01T06:41:00Z">
              <w:r>
                <w:t>1</w:t>
              </w:r>
            </w:ins>
            <w:r>
              <w:t>60</w:t>
            </w:r>
          </w:p>
        </w:tc>
        <w:tc>
          <w:tcPr>
            <w:tcW w:w="900" w:type="dxa"/>
            <w:vAlign w:val="center"/>
            <w:tcPrChange w:id="3941" w:author="Zhunisbayev, Olzhasbek [Bolashak Atyrau Limited]" w:date="2024-11-01T11:24:00Z" w16du:dateUtc="2024-11-01T06:24:00Z">
              <w:tcPr>
                <w:tcW w:w="810" w:type="dxa"/>
                <w:gridSpan w:val="2"/>
                <w:vAlign w:val="center"/>
              </w:tcPr>
            </w:tcPrChange>
          </w:tcPr>
          <w:p w14:paraId="16064AA3" w14:textId="6FCA7CC0" w:rsidR="006D49B3" w:rsidRPr="00CB4583" w:rsidRDefault="00CB4583">
            <w:pPr>
              <w:spacing w:before="0"/>
              <w:ind w:left="0"/>
              <w:jc w:val="center"/>
              <w:rPr>
                <w:ins w:id="3942" w:author="Zhunisbayev, Olzhasbek [Bolashak Atyrau Limited]" w:date="2024-11-01T11:11:00Z" w16du:dateUtc="2024-11-01T06:11:00Z"/>
                <w:lang w:val="en-US"/>
                <w:rPrChange w:id="3943" w:author="Zhunisbayev, Olzhasbek [Bolashak Atyrau Limited]" w:date="2024-11-01T14:26:00Z" w16du:dateUtc="2024-11-01T09:26:00Z">
                  <w:rPr>
                    <w:ins w:id="3944" w:author="Zhunisbayev, Olzhasbek [Bolashak Atyrau Limited]" w:date="2024-11-01T11:11:00Z" w16du:dateUtc="2024-11-01T06:11:00Z"/>
                  </w:rPr>
                </w:rPrChange>
              </w:rPr>
              <w:pPrChange w:id="3945" w:author="Zhunisbayev, Olzhasbek [Bolashak Atyrau Limited]" w:date="2024-11-01T11:25:00Z" w16du:dateUtc="2024-11-01T06:25:00Z">
                <w:pPr>
                  <w:ind w:left="0"/>
                </w:pPr>
              </w:pPrChange>
            </w:pPr>
            <w:r>
              <w:rPr>
                <w:lang w:val="en-US"/>
              </w:rPr>
              <w:t>121.5</w:t>
            </w:r>
          </w:p>
        </w:tc>
        <w:tc>
          <w:tcPr>
            <w:tcW w:w="1260" w:type="dxa"/>
            <w:vAlign w:val="center"/>
            <w:tcPrChange w:id="3946" w:author="Zhunisbayev, Olzhasbek [Bolashak Atyrau Limited]" w:date="2024-11-01T11:24:00Z" w16du:dateUtc="2024-11-01T06:24:00Z">
              <w:tcPr>
                <w:tcW w:w="1440" w:type="dxa"/>
                <w:gridSpan w:val="2"/>
                <w:vAlign w:val="center"/>
              </w:tcPr>
            </w:tcPrChange>
          </w:tcPr>
          <w:p w14:paraId="2138037E" w14:textId="2D6B6156" w:rsidR="006D49B3" w:rsidRDefault="006D49B3">
            <w:pPr>
              <w:spacing w:before="0"/>
              <w:ind w:left="0"/>
              <w:jc w:val="center"/>
              <w:rPr>
                <w:ins w:id="3947" w:author="Zhunisbayev, Olzhasbek [Bolashak Atyrau Limited]" w:date="2024-11-01T11:11:00Z" w16du:dateUtc="2024-11-01T06:11:00Z"/>
              </w:rPr>
              <w:pPrChange w:id="3948" w:author="Zhunisbayev, Olzhasbek [Bolashak Atyrau Limited]" w:date="2024-11-01T11:25:00Z" w16du:dateUtc="2024-11-01T06:25:00Z">
                <w:pPr>
                  <w:ind w:left="0"/>
                </w:pPr>
              </w:pPrChange>
            </w:pPr>
            <w:ins w:id="3949" w:author="Zhunisbayev, Olzhasbek [Bolashak Atyrau Limited]" w:date="2024-11-01T11:41:00Z" w16du:dateUtc="2024-11-01T06:41:00Z">
              <w:r>
                <w:t>1</w:t>
              </w:r>
            </w:ins>
            <w:r>
              <w:t>60</w:t>
            </w:r>
          </w:p>
        </w:tc>
        <w:tc>
          <w:tcPr>
            <w:tcW w:w="1350" w:type="dxa"/>
            <w:vAlign w:val="center"/>
            <w:tcPrChange w:id="3950" w:author="Zhunisbayev, Olzhasbek [Bolashak Atyrau Limited]" w:date="2024-11-01T11:24:00Z" w16du:dateUtc="2024-11-01T06:24:00Z">
              <w:tcPr>
                <w:tcW w:w="1530" w:type="dxa"/>
                <w:gridSpan w:val="2"/>
                <w:vAlign w:val="center"/>
              </w:tcPr>
            </w:tcPrChange>
          </w:tcPr>
          <w:p w14:paraId="7CEAAA99" w14:textId="5EA05302" w:rsidR="006D49B3" w:rsidRDefault="006D49B3">
            <w:pPr>
              <w:spacing w:before="0"/>
              <w:ind w:left="0"/>
              <w:jc w:val="center"/>
              <w:rPr>
                <w:ins w:id="3951" w:author="Zhunisbayev, Olzhasbek [Bolashak Atyrau Limited]" w:date="2024-11-01T11:11:00Z" w16du:dateUtc="2024-11-01T06:11:00Z"/>
              </w:rPr>
              <w:pPrChange w:id="3952" w:author="Zhunisbayev, Olzhasbek [Bolashak Atyrau Limited]" w:date="2024-11-01T11:25:00Z" w16du:dateUtc="2024-11-01T06:25:00Z">
                <w:pPr>
                  <w:ind w:left="0"/>
                </w:pPr>
              </w:pPrChange>
            </w:pPr>
            <w:ins w:id="3953" w:author="Zhunisbayev, Olzhasbek [Bolashak Atyrau Limited]" w:date="2024-11-01T11:20:00Z" w16du:dateUtc="2024-11-01T06:20:00Z">
              <w:r>
                <w:t>1</w:t>
              </w:r>
            </w:ins>
            <w:r w:rsidR="00337594">
              <w:t>29.2</w:t>
            </w:r>
          </w:p>
        </w:tc>
      </w:tr>
      <w:tr w:rsidR="004004E4" w14:paraId="6BB2C623" w14:textId="77777777" w:rsidTr="00DD7D76">
        <w:tc>
          <w:tcPr>
            <w:tcW w:w="644" w:type="dxa"/>
            <w:vAlign w:val="center"/>
          </w:tcPr>
          <w:p w14:paraId="0E5BD039" w14:textId="44681491" w:rsidR="004004E4" w:rsidRDefault="004004E4" w:rsidP="00DD7D76">
            <w:pPr>
              <w:spacing w:before="0"/>
              <w:ind w:left="0"/>
              <w:jc w:val="center"/>
            </w:pPr>
            <w:r>
              <w:t>7</w:t>
            </w:r>
          </w:p>
        </w:tc>
        <w:tc>
          <w:tcPr>
            <w:tcW w:w="1061" w:type="dxa"/>
            <w:vAlign w:val="center"/>
          </w:tcPr>
          <w:p w14:paraId="601B59FB" w14:textId="77777777" w:rsidR="004004E4" w:rsidRDefault="004004E4" w:rsidP="00DD7D76">
            <w:pPr>
              <w:spacing w:before="0"/>
              <w:ind w:left="0"/>
              <w:jc w:val="center"/>
            </w:pPr>
            <w:r>
              <w:t>180</w:t>
            </w:r>
          </w:p>
          <w:p w14:paraId="734FC424" w14:textId="4124DF40" w:rsidR="004004E4" w:rsidRDefault="004004E4" w:rsidP="00DD7D76">
            <w:pPr>
              <w:spacing w:before="0"/>
              <w:ind w:left="0"/>
              <w:jc w:val="center"/>
            </w:pPr>
            <w:r>
              <w:t>(Note 1)</w:t>
            </w:r>
          </w:p>
        </w:tc>
        <w:tc>
          <w:tcPr>
            <w:tcW w:w="990" w:type="dxa"/>
            <w:vAlign w:val="center"/>
          </w:tcPr>
          <w:p w14:paraId="604252CE" w14:textId="77777777" w:rsidR="004004E4" w:rsidRDefault="00AB3E45" w:rsidP="00DD7D76">
            <w:pPr>
              <w:spacing w:before="0"/>
              <w:ind w:left="0"/>
              <w:jc w:val="center"/>
            </w:pPr>
            <w:r>
              <w:t>127.8</w:t>
            </w:r>
          </w:p>
          <w:p w14:paraId="56248413" w14:textId="21E02A5A" w:rsidR="00AB3E45" w:rsidRDefault="00AB3E45" w:rsidP="00DD7D76">
            <w:pPr>
              <w:spacing w:before="0"/>
              <w:ind w:left="0"/>
              <w:jc w:val="center"/>
            </w:pPr>
            <w:r>
              <w:t>(Note 1)</w:t>
            </w:r>
          </w:p>
        </w:tc>
        <w:tc>
          <w:tcPr>
            <w:tcW w:w="990" w:type="dxa"/>
            <w:vAlign w:val="center"/>
          </w:tcPr>
          <w:p w14:paraId="589663D4" w14:textId="77777777" w:rsidR="004004E4" w:rsidRDefault="004004E4" w:rsidP="00DD7D76">
            <w:pPr>
              <w:spacing w:before="0"/>
              <w:ind w:left="0"/>
              <w:jc w:val="center"/>
            </w:pPr>
            <w:r>
              <w:t>180</w:t>
            </w:r>
          </w:p>
          <w:p w14:paraId="51EBB56D" w14:textId="1C809808" w:rsidR="004004E4" w:rsidRDefault="004004E4" w:rsidP="00DD7D76">
            <w:pPr>
              <w:spacing w:before="0"/>
              <w:ind w:left="0"/>
              <w:jc w:val="center"/>
            </w:pPr>
            <w:r>
              <w:t>(Note 1)</w:t>
            </w:r>
          </w:p>
        </w:tc>
        <w:tc>
          <w:tcPr>
            <w:tcW w:w="900" w:type="dxa"/>
            <w:vAlign w:val="center"/>
          </w:tcPr>
          <w:p w14:paraId="46A67862" w14:textId="77777777" w:rsidR="004004E4" w:rsidRDefault="00AB3E45" w:rsidP="00DD7D76">
            <w:pPr>
              <w:spacing w:before="0"/>
              <w:ind w:left="0"/>
              <w:jc w:val="center"/>
            </w:pPr>
            <w:r>
              <w:t>137.4</w:t>
            </w:r>
          </w:p>
          <w:p w14:paraId="5A9BFF59" w14:textId="497DA0A5" w:rsidR="00AB3E45" w:rsidRDefault="00AB3E45" w:rsidP="00DD7D76">
            <w:pPr>
              <w:spacing w:before="0"/>
              <w:ind w:left="0"/>
              <w:jc w:val="center"/>
            </w:pPr>
            <w:r>
              <w:t>(Note 1)</w:t>
            </w:r>
          </w:p>
        </w:tc>
        <w:tc>
          <w:tcPr>
            <w:tcW w:w="1260" w:type="dxa"/>
            <w:vAlign w:val="center"/>
          </w:tcPr>
          <w:p w14:paraId="00E956C3" w14:textId="77777777" w:rsidR="004004E4" w:rsidRDefault="004004E4" w:rsidP="00DD7D76">
            <w:pPr>
              <w:spacing w:before="0"/>
              <w:ind w:left="0"/>
              <w:jc w:val="center"/>
            </w:pPr>
            <w:r>
              <w:t>180</w:t>
            </w:r>
          </w:p>
          <w:p w14:paraId="2D9FD0A0" w14:textId="12B22932" w:rsidR="004004E4" w:rsidRDefault="004004E4" w:rsidP="00DD7D76">
            <w:pPr>
              <w:spacing w:before="0"/>
              <w:ind w:left="0"/>
              <w:jc w:val="center"/>
            </w:pPr>
            <w:r>
              <w:t>(Note 1)</w:t>
            </w:r>
          </w:p>
        </w:tc>
        <w:tc>
          <w:tcPr>
            <w:tcW w:w="1350" w:type="dxa"/>
            <w:vAlign w:val="center"/>
          </w:tcPr>
          <w:p w14:paraId="55DDBC3F" w14:textId="77777777" w:rsidR="004004E4" w:rsidRDefault="00CD7578" w:rsidP="00DD7D76">
            <w:pPr>
              <w:spacing w:before="0"/>
              <w:ind w:left="0"/>
              <w:jc w:val="center"/>
            </w:pPr>
            <w:r>
              <w:t>145.9</w:t>
            </w:r>
          </w:p>
          <w:p w14:paraId="6713550D" w14:textId="1F44299F" w:rsidR="00CD7578" w:rsidRDefault="00CD7578" w:rsidP="00DD7D76">
            <w:pPr>
              <w:spacing w:before="0"/>
              <w:ind w:left="0"/>
              <w:jc w:val="center"/>
            </w:pPr>
            <w:r>
              <w:t>(Note 1)</w:t>
            </w:r>
          </w:p>
        </w:tc>
      </w:tr>
      <w:tr w:rsidR="006D49B3" w14:paraId="76E4A681" w14:textId="77777777" w:rsidTr="00DD7D76">
        <w:trPr>
          <w:ins w:id="3954" w:author="Zhunisbayev, Olzhasbek [Bolashak Atyrau Limited]" w:date="2024-11-01T11:18:00Z"/>
          <w:trPrChange w:id="3955" w:author="Zhunisbayev, Olzhasbek [Bolashak Atyrau Limited]" w:date="2024-11-01T11:24:00Z" w16du:dateUtc="2024-11-01T06:24:00Z">
            <w:trPr>
              <w:gridAfter w:val="0"/>
            </w:trPr>
          </w:trPrChange>
        </w:trPr>
        <w:tc>
          <w:tcPr>
            <w:tcW w:w="644" w:type="dxa"/>
            <w:vAlign w:val="center"/>
            <w:tcPrChange w:id="3956" w:author="Zhunisbayev, Olzhasbek [Bolashak Atyrau Limited]" w:date="2024-11-01T11:24:00Z" w16du:dateUtc="2024-11-01T06:24:00Z">
              <w:tcPr>
                <w:tcW w:w="634" w:type="dxa"/>
                <w:vAlign w:val="center"/>
              </w:tcPr>
            </w:tcPrChange>
          </w:tcPr>
          <w:p w14:paraId="7DB1463A" w14:textId="05656F1F" w:rsidR="006D49B3" w:rsidRDefault="006D49B3" w:rsidP="00DD7D76">
            <w:pPr>
              <w:spacing w:before="0"/>
              <w:ind w:left="0"/>
              <w:jc w:val="center"/>
              <w:rPr>
                <w:ins w:id="3957" w:author="Zhunisbayev, Olzhasbek [Bolashak Atyrau Limited]" w:date="2024-11-01T11:18:00Z" w16du:dateUtc="2024-11-01T06:18:00Z"/>
              </w:rPr>
            </w:pPr>
            <w:ins w:id="3958" w:author="Zhunisbayev, Olzhasbek [Bolashak Atyrau Limited]" w:date="2024-11-01T11:18:00Z" w16du:dateUtc="2024-11-01T06:18:00Z">
              <w:r>
                <w:t>8</w:t>
              </w:r>
            </w:ins>
          </w:p>
        </w:tc>
        <w:tc>
          <w:tcPr>
            <w:tcW w:w="1061" w:type="dxa"/>
            <w:vAlign w:val="center"/>
            <w:tcPrChange w:id="3959" w:author="Zhunisbayev, Olzhasbek [Bolashak Atyrau Limited]" w:date="2024-11-01T11:24:00Z" w16du:dateUtc="2024-11-01T06:24:00Z">
              <w:tcPr>
                <w:tcW w:w="981" w:type="dxa"/>
                <w:gridSpan w:val="2"/>
                <w:vAlign w:val="center"/>
              </w:tcPr>
            </w:tcPrChange>
          </w:tcPr>
          <w:p w14:paraId="14E02BF0" w14:textId="33DC6D06" w:rsidR="006D49B3" w:rsidRDefault="006D49B3">
            <w:pPr>
              <w:spacing w:before="0"/>
              <w:ind w:left="0"/>
              <w:jc w:val="center"/>
              <w:rPr>
                <w:ins w:id="3960" w:author="Zhunisbayev, Olzhasbek [Bolashak Atyrau Limited]" w:date="2024-11-01T11:18:00Z" w16du:dateUtc="2024-11-01T06:18:00Z"/>
              </w:rPr>
              <w:pPrChange w:id="3961" w:author="Zhunisbayev, Olzhasbek [Bolashak Atyrau Limited]" w:date="2024-11-01T11:25:00Z" w16du:dateUtc="2024-11-01T06:25:00Z">
                <w:pPr>
                  <w:spacing w:before="0"/>
                  <w:ind w:left="0"/>
                </w:pPr>
              </w:pPrChange>
            </w:pPr>
            <w:r>
              <w:t>200</w:t>
            </w:r>
          </w:p>
        </w:tc>
        <w:tc>
          <w:tcPr>
            <w:tcW w:w="990" w:type="dxa"/>
            <w:vAlign w:val="center"/>
            <w:tcPrChange w:id="3962" w:author="Zhunisbayev, Olzhasbek [Bolashak Atyrau Limited]" w:date="2024-11-01T11:24:00Z" w16du:dateUtc="2024-11-01T06:24:00Z">
              <w:tcPr>
                <w:tcW w:w="810" w:type="dxa"/>
                <w:gridSpan w:val="3"/>
                <w:vAlign w:val="center"/>
              </w:tcPr>
            </w:tcPrChange>
          </w:tcPr>
          <w:p w14:paraId="77025C3E" w14:textId="074A306C" w:rsidR="006D49B3" w:rsidRDefault="00AC6BD8">
            <w:pPr>
              <w:spacing w:before="0"/>
              <w:ind w:left="0"/>
              <w:jc w:val="center"/>
              <w:rPr>
                <w:ins w:id="3963" w:author="Zhunisbayev, Olzhasbek [Bolashak Atyrau Limited]" w:date="2024-11-01T11:18:00Z" w16du:dateUtc="2024-11-01T06:18:00Z"/>
              </w:rPr>
              <w:pPrChange w:id="3964" w:author="Zhunisbayev, Olzhasbek [Bolashak Atyrau Limited]" w:date="2024-11-01T11:25:00Z" w16du:dateUtc="2024-11-01T06:25:00Z">
                <w:pPr>
                  <w:spacing w:before="0"/>
                  <w:ind w:left="0"/>
                </w:pPr>
              </w:pPrChange>
            </w:pPr>
            <w:r>
              <w:t>141.9</w:t>
            </w:r>
          </w:p>
        </w:tc>
        <w:tc>
          <w:tcPr>
            <w:tcW w:w="990" w:type="dxa"/>
            <w:vAlign w:val="center"/>
            <w:tcPrChange w:id="3965" w:author="Zhunisbayev, Olzhasbek [Bolashak Atyrau Limited]" w:date="2024-11-01T11:24:00Z" w16du:dateUtc="2024-11-01T06:24:00Z">
              <w:tcPr>
                <w:tcW w:w="810" w:type="dxa"/>
                <w:gridSpan w:val="2"/>
                <w:vAlign w:val="center"/>
              </w:tcPr>
            </w:tcPrChange>
          </w:tcPr>
          <w:p w14:paraId="130F7A63" w14:textId="59654EBC" w:rsidR="006D49B3" w:rsidRPr="001B4C20" w:rsidRDefault="006D49B3">
            <w:pPr>
              <w:spacing w:before="0"/>
              <w:ind w:left="0"/>
              <w:jc w:val="center"/>
              <w:rPr>
                <w:ins w:id="3966" w:author="Zhunisbayev, Olzhasbek [Bolashak Atyrau Limited]" w:date="2024-11-01T11:18:00Z" w16du:dateUtc="2024-11-01T06:18:00Z"/>
                <w:lang w:val="ru-RU"/>
                <w:rPrChange w:id="3967" w:author="Zhunisbayev, Olzhasbek [Bolashak Atyrau Limited]" w:date="2024-11-01T14:08:00Z" w16du:dateUtc="2024-11-01T09:08:00Z">
                  <w:rPr>
                    <w:ins w:id="3968" w:author="Zhunisbayev, Olzhasbek [Bolashak Atyrau Limited]" w:date="2024-11-01T11:18:00Z" w16du:dateUtc="2024-11-01T06:18:00Z"/>
                  </w:rPr>
                </w:rPrChange>
              </w:rPr>
              <w:pPrChange w:id="3969" w:author="Zhunisbayev, Olzhasbek [Bolashak Atyrau Limited]" w:date="2024-11-01T11:25:00Z" w16du:dateUtc="2024-11-01T06:25:00Z">
                <w:pPr>
                  <w:spacing w:before="0"/>
                  <w:ind w:left="0"/>
                </w:pPr>
              </w:pPrChange>
            </w:pPr>
            <w:r>
              <w:t>200</w:t>
            </w:r>
          </w:p>
        </w:tc>
        <w:tc>
          <w:tcPr>
            <w:tcW w:w="900" w:type="dxa"/>
            <w:vAlign w:val="center"/>
            <w:tcPrChange w:id="3970" w:author="Zhunisbayev, Olzhasbek [Bolashak Atyrau Limited]" w:date="2024-11-01T11:24:00Z" w16du:dateUtc="2024-11-01T06:24:00Z">
              <w:tcPr>
                <w:tcW w:w="810" w:type="dxa"/>
                <w:gridSpan w:val="2"/>
                <w:vAlign w:val="center"/>
              </w:tcPr>
            </w:tcPrChange>
          </w:tcPr>
          <w:p w14:paraId="53D6EDF2" w14:textId="24806100" w:rsidR="006D49B3" w:rsidRPr="00BF4990" w:rsidRDefault="00BF4990">
            <w:pPr>
              <w:spacing w:before="0"/>
              <w:ind w:left="0"/>
              <w:jc w:val="center"/>
              <w:rPr>
                <w:ins w:id="3971" w:author="Zhunisbayev, Olzhasbek [Bolashak Atyrau Limited]" w:date="2024-11-01T11:18:00Z" w16du:dateUtc="2024-11-01T06:18:00Z"/>
                <w:lang w:val="en-US"/>
                <w:rPrChange w:id="3972" w:author="Zhunisbayev, Olzhasbek [Bolashak Atyrau Limited]" w:date="2024-11-01T14:26:00Z" w16du:dateUtc="2024-11-01T09:26:00Z">
                  <w:rPr>
                    <w:ins w:id="3973" w:author="Zhunisbayev, Olzhasbek [Bolashak Atyrau Limited]" w:date="2024-11-01T11:18:00Z" w16du:dateUtc="2024-11-01T06:18:00Z"/>
                  </w:rPr>
                </w:rPrChange>
              </w:rPr>
              <w:pPrChange w:id="3974" w:author="Zhunisbayev, Olzhasbek [Bolashak Atyrau Limited]" w:date="2024-11-01T11:25:00Z" w16du:dateUtc="2024-11-01T06:25:00Z">
                <w:pPr>
                  <w:spacing w:before="0"/>
                  <w:ind w:left="0"/>
                </w:pPr>
              </w:pPrChange>
            </w:pPr>
            <w:r>
              <w:rPr>
                <w:lang w:val="en-US"/>
              </w:rPr>
              <w:t>152.5</w:t>
            </w:r>
          </w:p>
        </w:tc>
        <w:tc>
          <w:tcPr>
            <w:tcW w:w="1260" w:type="dxa"/>
            <w:vAlign w:val="center"/>
            <w:tcPrChange w:id="3975" w:author="Zhunisbayev, Olzhasbek [Bolashak Atyrau Limited]" w:date="2024-11-01T11:24:00Z" w16du:dateUtc="2024-11-01T06:24:00Z">
              <w:tcPr>
                <w:tcW w:w="1440" w:type="dxa"/>
                <w:gridSpan w:val="2"/>
                <w:vAlign w:val="center"/>
              </w:tcPr>
            </w:tcPrChange>
          </w:tcPr>
          <w:p w14:paraId="1DC87098" w14:textId="04A40C64" w:rsidR="006D49B3" w:rsidRDefault="006D49B3">
            <w:pPr>
              <w:spacing w:before="0"/>
              <w:ind w:left="0"/>
              <w:jc w:val="center"/>
              <w:rPr>
                <w:ins w:id="3976" w:author="Zhunisbayev, Olzhasbek [Bolashak Atyrau Limited]" w:date="2024-11-01T11:18:00Z" w16du:dateUtc="2024-11-01T06:18:00Z"/>
              </w:rPr>
              <w:pPrChange w:id="3977" w:author="Zhunisbayev, Olzhasbek [Bolashak Atyrau Limited]" w:date="2024-11-01T11:25:00Z" w16du:dateUtc="2024-11-01T06:25:00Z">
                <w:pPr>
                  <w:spacing w:before="0"/>
                  <w:ind w:left="0"/>
                </w:pPr>
              </w:pPrChange>
            </w:pPr>
            <w:r>
              <w:t>200</w:t>
            </w:r>
          </w:p>
        </w:tc>
        <w:tc>
          <w:tcPr>
            <w:tcW w:w="1350" w:type="dxa"/>
            <w:vAlign w:val="center"/>
            <w:tcPrChange w:id="3978" w:author="Zhunisbayev, Olzhasbek [Bolashak Atyrau Limited]" w:date="2024-11-01T11:24:00Z" w16du:dateUtc="2024-11-01T06:24:00Z">
              <w:tcPr>
                <w:tcW w:w="1530" w:type="dxa"/>
                <w:gridSpan w:val="2"/>
                <w:vAlign w:val="center"/>
              </w:tcPr>
            </w:tcPrChange>
          </w:tcPr>
          <w:p w14:paraId="2D942EE4" w14:textId="08888906" w:rsidR="006D49B3" w:rsidRDefault="006D49B3">
            <w:pPr>
              <w:spacing w:before="0"/>
              <w:ind w:left="0"/>
              <w:jc w:val="center"/>
              <w:rPr>
                <w:ins w:id="3979" w:author="Zhunisbayev, Olzhasbek [Bolashak Atyrau Limited]" w:date="2024-11-01T11:18:00Z" w16du:dateUtc="2024-11-01T06:18:00Z"/>
              </w:rPr>
              <w:pPrChange w:id="3980" w:author="Zhunisbayev, Olzhasbek [Bolashak Atyrau Limited]" w:date="2024-11-01T11:25:00Z" w16du:dateUtc="2024-11-01T06:25:00Z">
                <w:pPr>
                  <w:spacing w:before="0"/>
                  <w:ind w:left="0"/>
                </w:pPr>
              </w:pPrChange>
            </w:pPr>
            <w:ins w:id="3981" w:author="Zhunisbayev, Olzhasbek [Bolashak Atyrau Limited]" w:date="2024-11-01T11:21:00Z" w16du:dateUtc="2024-11-01T06:21:00Z">
              <w:r>
                <w:t>16</w:t>
              </w:r>
            </w:ins>
            <w:r w:rsidR="000D0AC8">
              <w:t>2.1</w:t>
            </w:r>
          </w:p>
        </w:tc>
      </w:tr>
      <w:tr w:rsidR="006D49B3" w14:paraId="17CF10FE" w14:textId="77777777" w:rsidTr="00DD7D76">
        <w:trPr>
          <w:ins w:id="3982" w:author="Zhunisbayev, Olzhasbek [Bolashak Atyrau Limited]" w:date="2024-11-01T11:18:00Z"/>
          <w:trPrChange w:id="3983" w:author="Zhunisbayev, Olzhasbek [Bolashak Atyrau Limited]" w:date="2024-11-01T11:24:00Z" w16du:dateUtc="2024-11-01T06:24:00Z">
            <w:trPr>
              <w:gridAfter w:val="0"/>
            </w:trPr>
          </w:trPrChange>
        </w:trPr>
        <w:tc>
          <w:tcPr>
            <w:tcW w:w="644" w:type="dxa"/>
            <w:vAlign w:val="center"/>
            <w:tcPrChange w:id="3984" w:author="Zhunisbayev, Olzhasbek [Bolashak Atyrau Limited]" w:date="2024-11-01T11:24:00Z" w16du:dateUtc="2024-11-01T06:24:00Z">
              <w:tcPr>
                <w:tcW w:w="634" w:type="dxa"/>
                <w:vAlign w:val="center"/>
              </w:tcPr>
            </w:tcPrChange>
          </w:tcPr>
          <w:p w14:paraId="10E3C9DF" w14:textId="1DA428FE" w:rsidR="006D49B3" w:rsidRDefault="006D49B3" w:rsidP="00DD7D76">
            <w:pPr>
              <w:spacing w:before="0"/>
              <w:ind w:left="0"/>
              <w:jc w:val="center"/>
              <w:rPr>
                <w:ins w:id="3985" w:author="Zhunisbayev, Olzhasbek [Bolashak Atyrau Limited]" w:date="2024-11-01T11:18:00Z" w16du:dateUtc="2024-11-01T06:18:00Z"/>
              </w:rPr>
            </w:pPr>
            <w:ins w:id="3986" w:author="Zhunisbayev, Olzhasbek [Bolashak Atyrau Limited]" w:date="2024-11-01T11:18:00Z" w16du:dateUtc="2024-11-01T06:18:00Z">
              <w:r>
                <w:t>9</w:t>
              </w:r>
            </w:ins>
          </w:p>
        </w:tc>
        <w:tc>
          <w:tcPr>
            <w:tcW w:w="1061" w:type="dxa"/>
            <w:vAlign w:val="center"/>
            <w:tcPrChange w:id="3987" w:author="Zhunisbayev, Olzhasbek [Bolashak Atyrau Limited]" w:date="2024-11-01T11:24:00Z" w16du:dateUtc="2024-11-01T06:24:00Z">
              <w:tcPr>
                <w:tcW w:w="981" w:type="dxa"/>
                <w:gridSpan w:val="2"/>
                <w:vAlign w:val="center"/>
              </w:tcPr>
            </w:tcPrChange>
          </w:tcPr>
          <w:p w14:paraId="70916021" w14:textId="77777777" w:rsidR="006D49B3" w:rsidRDefault="006D49B3" w:rsidP="00DD7D76">
            <w:pPr>
              <w:spacing w:before="0"/>
              <w:ind w:left="0"/>
              <w:jc w:val="center"/>
            </w:pPr>
            <w:r>
              <w:t>225</w:t>
            </w:r>
          </w:p>
          <w:p w14:paraId="0DC4242A" w14:textId="5B120DB0" w:rsidR="006D49B3" w:rsidRDefault="006D49B3" w:rsidP="00DD7D76">
            <w:pPr>
              <w:spacing w:before="0"/>
              <w:ind w:left="0"/>
              <w:jc w:val="center"/>
              <w:rPr>
                <w:ins w:id="3988" w:author="Zhunisbayev, Olzhasbek [Bolashak Atyrau Limited]" w:date="2024-11-01T11:18:00Z" w16du:dateUtc="2024-11-01T06:18:00Z"/>
              </w:rPr>
            </w:pPr>
            <w:r>
              <w:t>(Note 1)</w:t>
            </w:r>
          </w:p>
        </w:tc>
        <w:tc>
          <w:tcPr>
            <w:tcW w:w="990" w:type="dxa"/>
            <w:vAlign w:val="center"/>
            <w:tcPrChange w:id="3989" w:author="Zhunisbayev, Olzhasbek [Bolashak Atyrau Limited]" w:date="2024-11-01T11:24:00Z" w16du:dateUtc="2024-11-01T06:24:00Z">
              <w:tcPr>
                <w:tcW w:w="810" w:type="dxa"/>
                <w:gridSpan w:val="3"/>
                <w:vAlign w:val="center"/>
              </w:tcPr>
            </w:tcPrChange>
          </w:tcPr>
          <w:p w14:paraId="23F7F21E" w14:textId="77777777" w:rsidR="006D49B3" w:rsidRDefault="00746430" w:rsidP="00DD7D76">
            <w:pPr>
              <w:spacing w:before="0"/>
              <w:ind w:left="0"/>
              <w:jc w:val="center"/>
            </w:pPr>
            <w:r>
              <w:t>159.7</w:t>
            </w:r>
          </w:p>
          <w:p w14:paraId="38AC22EB" w14:textId="7A102BBB" w:rsidR="00BF4990" w:rsidRDefault="00BF4990" w:rsidP="00DD7D76">
            <w:pPr>
              <w:spacing w:before="0"/>
              <w:ind w:left="0"/>
              <w:jc w:val="center"/>
              <w:rPr>
                <w:ins w:id="3990" w:author="Zhunisbayev, Olzhasbek [Bolashak Atyrau Limited]" w:date="2024-11-01T11:18:00Z" w16du:dateUtc="2024-11-01T06:18:00Z"/>
              </w:rPr>
            </w:pPr>
            <w:r>
              <w:t>(Note 1)</w:t>
            </w:r>
          </w:p>
        </w:tc>
        <w:tc>
          <w:tcPr>
            <w:tcW w:w="990" w:type="dxa"/>
            <w:vAlign w:val="center"/>
            <w:tcPrChange w:id="3991" w:author="Zhunisbayev, Olzhasbek [Bolashak Atyrau Limited]" w:date="2024-11-01T11:24:00Z" w16du:dateUtc="2024-11-01T06:24:00Z">
              <w:tcPr>
                <w:tcW w:w="810" w:type="dxa"/>
                <w:gridSpan w:val="2"/>
                <w:vAlign w:val="center"/>
              </w:tcPr>
            </w:tcPrChange>
          </w:tcPr>
          <w:p w14:paraId="3CA46065" w14:textId="77777777" w:rsidR="006D49B3" w:rsidRDefault="006D49B3" w:rsidP="00DD7D76">
            <w:pPr>
              <w:spacing w:before="0"/>
              <w:ind w:left="0"/>
              <w:jc w:val="center"/>
            </w:pPr>
            <w:r>
              <w:t>225</w:t>
            </w:r>
          </w:p>
          <w:p w14:paraId="107166DF" w14:textId="0912E8BF" w:rsidR="006D49B3" w:rsidRPr="00D73483" w:rsidRDefault="006D49B3">
            <w:pPr>
              <w:spacing w:before="0"/>
              <w:ind w:left="0"/>
              <w:jc w:val="center"/>
              <w:rPr>
                <w:ins w:id="3992" w:author="Zhunisbayev, Olzhasbek [Bolashak Atyrau Limited]" w:date="2024-11-01T11:18:00Z" w16du:dateUtc="2024-11-01T06:18:00Z"/>
                <w:lang w:val="ru-RU"/>
                <w:rPrChange w:id="3993" w:author="Zhunisbayev, Olzhasbek [Bolashak Atyrau Limited]" w:date="2024-11-01T14:29:00Z" w16du:dateUtc="2024-11-01T09:29:00Z">
                  <w:rPr>
                    <w:ins w:id="3994" w:author="Zhunisbayev, Olzhasbek [Bolashak Atyrau Limited]" w:date="2024-11-01T11:18:00Z" w16du:dateUtc="2024-11-01T06:18:00Z"/>
                  </w:rPr>
                </w:rPrChange>
              </w:rPr>
              <w:pPrChange w:id="3995" w:author="Zhunisbayev, Olzhasbek [Bolashak Atyrau Limited]" w:date="2024-11-01T11:25:00Z" w16du:dateUtc="2024-11-01T06:25:00Z">
                <w:pPr>
                  <w:spacing w:before="0"/>
                  <w:ind w:left="0"/>
                </w:pPr>
              </w:pPrChange>
            </w:pPr>
            <w:r>
              <w:t>(Note 1)</w:t>
            </w:r>
          </w:p>
        </w:tc>
        <w:tc>
          <w:tcPr>
            <w:tcW w:w="900" w:type="dxa"/>
            <w:vAlign w:val="center"/>
            <w:tcPrChange w:id="3996" w:author="Zhunisbayev, Olzhasbek [Bolashak Atyrau Limited]" w:date="2024-11-01T11:24:00Z" w16du:dateUtc="2024-11-01T06:24:00Z">
              <w:tcPr>
                <w:tcW w:w="810" w:type="dxa"/>
                <w:gridSpan w:val="2"/>
                <w:vAlign w:val="center"/>
              </w:tcPr>
            </w:tcPrChange>
          </w:tcPr>
          <w:p w14:paraId="613695FE" w14:textId="77777777" w:rsidR="006D49B3" w:rsidRDefault="009D247D" w:rsidP="00DD7D76">
            <w:pPr>
              <w:spacing w:before="0"/>
              <w:ind w:left="0"/>
              <w:jc w:val="center"/>
              <w:rPr>
                <w:lang w:val="en-US"/>
              </w:rPr>
            </w:pPr>
            <w:r w:rsidRPr="009D247D">
              <w:rPr>
                <w:lang w:val="ru-RU"/>
              </w:rPr>
              <w:t>171</w:t>
            </w:r>
            <w:r>
              <w:rPr>
                <w:lang w:val="en-US"/>
              </w:rPr>
              <w:t>.</w:t>
            </w:r>
            <w:r w:rsidRPr="009D247D">
              <w:rPr>
                <w:lang w:val="ru-RU"/>
              </w:rPr>
              <w:t>6</w:t>
            </w:r>
          </w:p>
          <w:p w14:paraId="69842511" w14:textId="00C533DB" w:rsidR="009D247D" w:rsidRPr="009D247D" w:rsidRDefault="009D247D" w:rsidP="00DD7D76">
            <w:pPr>
              <w:spacing w:before="0"/>
              <w:ind w:left="0"/>
              <w:jc w:val="center"/>
              <w:rPr>
                <w:ins w:id="3997" w:author="Zhunisbayev, Olzhasbek [Bolashak Atyrau Limited]" w:date="2024-11-01T11:18:00Z" w16du:dateUtc="2024-11-01T06:18:00Z"/>
                <w:lang w:val="en-US"/>
                <w:rPrChange w:id="3998" w:author="Zhunisbayev, Olzhasbek [Bolashak Atyrau Limited]" w:date="2024-11-01T14:29:00Z" w16du:dateUtc="2024-11-01T09:29:00Z">
                  <w:rPr>
                    <w:ins w:id="3999" w:author="Zhunisbayev, Olzhasbek [Bolashak Atyrau Limited]" w:date="2024-11-01T11:18:00Z" w16du:dateUtc="2024-11-01T06:18:00Z"/>
                  </w:rPr>
                </w:rPrChange>
              </w:rPr>
            </w:pPr>
            <w:r>
              <w:rPr>
                <w:lang w:val="en-US"/>
              </w:rPr>
              <w:t>(Note 1)</w:t>
            </w:r>
          </w:p>
        </w:tc>
        <w:tc>
          <w:tcPr>
            <w:tcW w:w="1260" w:type="dxa"/>
            <w:vAlign w:val="center"/>
            <w:tcPrChange w:id="4000" w:author="Zhunisbayev, Olzhasbek [Bolashak Atyrau Limited]" w:date="2024-11-01T11:24:00Z" w16du:dateUtc="2024-11-01T06:24:00Z">
              <w:tcPr>
                <w:tcW w:w="1440" w:type="dxa"/>
                <w:gridSpan w:val="2"/>
                <w:vAlign w:val="center"/>
              </w:tcPr>
            </w:tcPrChange>
          </w:tcPr>
          <w:p w14:paraId="4714218A" w14:textId="77777777" w:rsidR="006D49B3" w:rsidRDefault="006D49B3" w:rsidP="00DD7D76">
            <w:pPr>
              <w:spacing w:before="0"/>
              <w:ind w:left="0"/>
              <w:jc w:val="center"/>
            </w:pPr>
            <w:r>
              <w:t>225</w:t>
            </w:r>
          </w:p>
          <w:p w14:paraId="407BD0D8" w14:textId="6A5793CE" w:rsidR="006D49B3" w:rsidRDefault="006D49B3">
            <w:pPr>
              <w:spacing w:before="0"/>
              <w:ind w:left="0"/>
              <w:jc w:val="center"/>
              <w:rPr>
                <w:ins w:id="4001" w:author="Zhunisbayev, Olzhasbek [Bolashak Atyrau Limited]" w:date="2024-11-01T11:18:00Z" w16du:dateUtc="2024-11-01T06:18:00Z"/>
              </w:rPr>
              <w:pPrChange w:id="4002" w:author="Zhunisbayev, Olzhasbek [Bolashak Atyrau Limited]" w:date="2024-11-01T11:25:00Z" w16du:dateUtc="2024-11-01T06:25:00Z">
                <w:pPr>
                  <w:spacing w:before="0"/>
                  <w:ind w:left="0"/>
                </w:pPr>
              </w:pPrChange>
            </w:pPr>
            <w:r>
              <w:t>(Note 1)</w:t>
            </w:r>
          </w:p>
        </w:tc>
        <w:tc>
          <w:tcPr>
            <w:tcW w:w="1350" w:type="dxa"/>
            <w:vAlign w:val="center"/>
            <w:tcPrChange w:id="4003" w:author="Zhunisbayev, Olzhasbek [Bolashak Atyrau Limited]" w:date="2024-11-01T11:24:00Z" w16du:dateUtc="2024-11-01T06:24:00Z">
              <w:tcPr>
                <w:tcW w:w="1530" w:type="dxa"/>
                <w:gridSpan w:val="2"/>
                <w:vAlign w:val="center"/>
              </w:tcPr>
            </w:tcPrChange>
          </w:tcPr>
          <w:p w14:paraId="4BC1453F" w14:textId="77777777" w:rsidR="006D49B3" w:rsidRDefault="000D0AC8" w:rsidP="00DD7D76">
            <w:pPr>
              <w:spacing w:before="0"/>
              <w:ind w:left="0"/>
              <w:jc w:val="center"/>
            </w:pPr>
            <w:r>
              <w:t>182.4</w:t>
            </w:r>
          </w:p>
          <w:p w14:paraId="6907BDF7" w14:textId="144B479E" w:rsidR="000D0AC8" w:rsidRDefault="000D0AC8" w:rsidP="00DD7D76">
            <w:pPr>
              <w:spacing w:before="0"/>
              <w:ind w:left="0"/>
              <w:jc w:val="center"/>
              <w:rPr>
                <w:ins w:id="4004" w:author="Zhunisbayev, Olzhasbek [Bolashak Atyrau Limited]" w:date="2024-11-01T11:18:00Z" w16du:dateUtc="2024-11-01T06:18:00Z"/>
              </w:rPr>
            </w:pPr>
            <w:r>
              <w:t>(Note 1)</w:t>
            </w:r>
          </w:p>
        </w:tc>
      </w:tr>
      <w:tr w:rsidR="006D49B3" w14:paraId="4BEE9C99" w14:textId="77777777" w:rsidTr="00DD7D76">
        <w:trPr>
          <w:ins w:id="4005" w:author="Zhunisbayev, Olzhasbek [Bolashak Atyrau Limited]" w:date="2024-11-01T11:18:00Z"/>
          <w:trPrChange w:id="4006" w:author="Zhunisbayev, Olzhasbek [Bolashak Atyrau Limited]" w:date="2024-11-01T11:24:00Z" w16du:dateUtc="2024-11-01T06:24:00Z">
            <w:trPr>
              <w:gridAfter w:val="0"/>
            </w:trPr>
          </w:trPrChange>
        </w:trPr>
        <w:tc>
          <w:tcPr>
            <w:tcW w:w="644" w:type="dxa"/>
            <w:vAlign w:val="center"/>
            <w:tcPrChange w:id="4007" w:author="Zhunisbayev, Olzhasbek [Bolashak Atyrau Limited]" w:date="2024-11-01T11:24:00Z" w16du:dateUtc="2024-11-01T06:24:00Z">
              <w:tcPr>
                <w:tcW w:w="634" w:type="dxa"/>
                <w:vAlign w:val="center"/>
              </w:tcPr>
            </w:tcPrChange>
          </w:tcPr>
          <w:p w14:paraId="1DA04C7B" w14:textId="7D6988B5" w:rsidR="006D49B3" w:rsidRDefault="006D49B3" w:rsidP="00DD7D76">
            <w:pPr>
              <w:spacing w:before="0"/>
              <w:ind w:left="0"/>
              <w:jc w:val="center"/>
              <w:rPr>
                <w:ins w:id="4008" w:author="Zhunisbayev, Olzhasbek [Bolashak Atyrau Limited]" w:date="2024-11-01T11:18:00Z" w16du:dateUtc="2024-11-01T06:18:00Z"/>
              </w:rPr>
            </w:pPr>
            <w:ins w:id="4009" w:author="Zhunisbayev, Olzhasbek [Bolashak Atyrau Limited]" w:date="2024-11-01T11:18:00Z" w16du:dateUtc="2024-11-01T06:18:00Z">
              <w:r>
                <w:t>10</w:t>
              </w:r>
            </w:ins>
          </w:p>
        </w:tc>
        <w:tc>
          <w:tcPr>
            <w:tcW w:w="1061" w:type="dxa"/>
            <w:vAlign w:val="center"/>
            <w:tcPrChange w:id="4010" w:author="Zhunisbayev, Olzhasbek [Bolashak Atyrau Limited]" w:date="2024-11-01T11:24:00Z" w16du:dateUtc="2024-11-01T06:24:00Z">
              <w:tcPr>
                <w:tcW w:w="981" w:type="dxa"/>
                <w:gridSpan w:val="2"/>
                <w:vAlign w:val="center"/>
              </w:tcPr>
            </w:tcPrChange>
          </w:tcPr>
          <w:p w14:paraId="29A2D0BE" w14:textId="335BF04D" w:rsidR="006D49B3" w:rsidRDefault="006D49B3">
            <w:pPr>
              <w:spacing w:before="0"/>
              <w:ind w:left="0"/>
              <w:jc w:val="center"/>
              <w:rPr>
                <w:ins w:id="4011" w:author="Zhunisbayev, Olzhasbek [Bolashak Atyrau Limited]" w:date="2024-11-01T11:18:00Z" w16du:dateUtc="2024-11-01T06:18:00Z"/>
              </w:rPr>
              <w:pPrChange w:id="4012" w:author="Zhunisbayev, Olzhasbek [Bolashak Atyrau Limited]" w:date="2024-11-01T11:25:00Z" w16du:dateUtc="2024-11-01T06:25:00Z">
                <w:pPr>
                  <w:spacing w:before="0"/>
                  <w:ind w:left="0"/>
                </w:pPr>
              </w:pPrChange>
            </w:pPr>
            <w:r>
              <w:t>250</w:t>
            </w:r>
          </w:p>
        </w:tc>
        <w:tc>
          <w:tcPr>
            <w:tcW w:w="990" w:type="dxa"/>
            <w:vAlign w:val="center"/>
            <w:tcPrChange w:id="4013" w:author="Zhunisbayev, Olzhasbek [Bolashak Atyrau Limited]" w:date="2024-11-01T11:24:00Z" w16du:dateUtc="2024-11-01T06:24:00Z">
              <w:tcPr>
                <w:tcW w:w="810" w:type="dxa"/>
                <w:gridSpan w:val="3"/>
                <w:vAlign w:val="center"/>
              </w:tcPr>
            </w:tcPrChange>
          </w:tcPr>
          <w:p w14:paraId="662EDC7E" w14:textId="4CD23CB9" w:rsidR="006D49B3" w:rsidRDefault="00746430">
            <w:pPr>
              <w:spacing w:before="0"/>
              <w:ind w:left="0"/>
              <w:jc w:val="center"/>
              <w:rPr>
                <w:ins w:id="4014" w:author="Zhunisbayev, Olzhasbek [Bolashak Atyrau Limited]" w:date="2024-11-01T11:18:00Z" w16du:dateUtc="2024-11-01T06:18:00Z"/>
              </w:rPr>
              <w:pPrChange w:id="4015" w:author="Zhunisbayev, Olzhasbek [Bolashak Atyrau Limited]" w:date="2024-11-01T11:25:00Z" w16du:dateUtc="2024-11-01T06:25:00Z">
                <w:pPr>
                  <w:spacing w:before="0"/>
                  <w:ind w:left="0"/>
                </w:pPr>
              </w:pPrChange>
            </w:pPr>
            <w:r>
              <w:t>177.5</w:t>
            </w:r>
          </w:p>
        </w:tc>
        <w:tc>
          <w:tcPr>
            <w:tcW w:w="990" w:type="dxa"/>
            <w:vAlign w:val="center"/>
            <w:tcPrChange w:id="4016" w:author="Zhunisbayev, Olzhasbek [Bolashak Atyrau Limited]" w:date="2024-11-01T11:24:00Z" w16du:dateUtc="2024-11-01T06:24:00Z">
              <w:tcPr>
                <w:tcW w:w="810" w:type="dxa"/>
                <w:gridSpan w:val="2"/>
                <w:vAlign w:val="center"/>
              </w:tcPr>
            </w:tcPrChange>
          </w:tcPr>
          <w:p w14:paraId="24A3ACB0" w14:textId="4AC187D5" w:rsidR="006D49B3" w:rsidRPr="001B4C20" w:rsidRDefault="006D49B3">
            <w:pPr>
              <w:spacing w:before="0"/>
              <w:ind w:left="0"/>
              <w:jc w:val="center"/>
              <w:rPr>
                <w:ins w:id="4017" w:author="Zhunisbayev, Olzhasbek [Bolashak Atyrau Limited]" w:date="2024-11-01T11:18:00Z" w16du:dateUtc="2024-11-01T06:18:00Z"/>
                <w:lang w:val="ru-RU"/>
                <w:rPrChange w:id="4018" w:author="Zhunisbayev, Olzhasbek [Bolashak Atyrau Limited]" w:date="2024-11-01T14:08:00Z" w16du:dateUtc="2024-11-01T09:08:00Z">
                  <w:rPr>
                    <w:ins w:id="4019" w:author="Zhunisbayev, Olzhasbek [Bolashak Atyrau Limited]" w:date="2024-11-01T11:18:00Z" w16du:dateUtc="2024-11-01T06:18:00Z"/>
                  </w:rPr>
                </w:rPrChange>
              </w:rPr>
              <w:pPrChange w:id="4020" w:author="Zhunisbayev, Olzhasbek [Bolashak Atyrau Limited]" w:date="2024-11-01T11:25:00Z" w16du:dateUtc="2024-11-01T06:25:00Z">
                <w:pPr>
                  <w:spacing w:before="0"/>
                  <w:ind w:left="0"/>
                </w:pPr>
              </w:pPrChange>
            </w:pPr>
            <w:r>
              <w:t>250</w:t>
            </w:r>
          </w:p>
        </w:tc>
        <w:tc>
          <w:tcPr>
            <w:tcW w:w="900" w:type="dxa"/>
            <w:vAlign w:val="center"/>
            <w:tcPrChange w:id="4021" w:author="Zhunisbayev, Olzhasbek [Bolashak Atyrau Limited]" w:date="2024-11-01T11:24:00Z" w16du:dateUtc="2024-11-01T06:24:00Z">
              <w:tcPr>
                <w:tcW w:w="810" w:type="dxa"/>
                <w:gridSpan w:val="2"/>
                <w:vAlign w:val="center"/>
              </w:tcPr>
            </w:tcPrChange>
          </w:tcPr>
          <w:p w14:paraId="3624B0AF" w14:textId="06AB6AAE" w:rsidR="00D93B52" w:rsidRPr="00D93B52" w:rsidRDefault="00D93B52" w:rsidP="00DD7D76">
            <w:pPr>
              <w:spacing w:before="0"/>
              <w:ind w:left="0"/>
              <w:jc w:val="center"/>
              <w:rPr>
                <w:ins w:id="4022" w:author="Zhunisbayev, Olzhasbek [Bolashak Atyrau Limited]" w:date="2024-11-01T11:18:00Z" w16du:dateUtc="2024-11-01T06:18:00Z"/>
                <w:lang w:val="en-US"/>
                <w:rPrChange w:id="4023" w:author="Zhunisbayev, Olzhasbek [Bolashak Atyrau Limited]" w:date="2024-11-01T14:26:00Z" w16du:dateUtc="2024-11-01T09:26:00Z">
                  <w:rPr>
                    <w:ins w:id="4024" w:author="Zhunisbayev, Olzhasbek [Bolashak Atyrau Limited]" w:date="2024-11-01T11:18:00Z" w16du:dateUtc="2024-11-01T06:18:00Z"/>
                  </w:rPr>
                </w:rPrChange>
              </w:rPr>
            </w:pPr>
            <w:r>
              <w:rPr>
                <w:lang w:val="en-US"/>
              </w:rPr>
              <w:t>190.9</w:t>
            </w:r>
          </w:p>
        </w:tc>
        <w:tc>
          <w:tcPr>
            <w:tcW w:w="1260" w:type="dxa"/>
            <w:vAlign w:val="center"/>
            <w:tcPrChange w:id="4025" w:author="Zhunisbayev, Olzhasbek [Bolashak Atyrau Limited]" w:date="2024-11-01T11:24:00Z" w16du:dateUtc="2024-11-01T06:24:00Z">
              <w:tcPr>
                <w:tcW w:w="1440" w:type="dxa"/>
                <w:gridSpan w:val="2"/>
                <w:vAlign w:val="center"/>
              </w:tcPr>
            </w:tcPrChange>
          </w:tcPr>
          <w:p w14:paraId="2AA0108E" w14:textId="4EF4AFBA" w:rsidR="006D49B3" w:rsidRDefault="006D49B3">
            <w:pPr>
              <w:spacing w:before="0"/>
              <w:ind w:left="0"/>
              <w:jc w:val="center"/>
              <w:rPr>
                <w:ins w:id="4026" w:author="Zhunisbayev, Olzhasbek [Bolashak Atyrau Limited]" w:date="2024-11-01T11:18:00Z" w16du:dateUtc="2024-11-01T06:18:00Z"/>
              </w:rPr>
              <w:pPrChange w:id="4027" w:author="Zhunisbayev, Olzhasbek [Bolashak Atyrau Limited]" w:date="2024-11-01T11:25:00Z" w16du:dateUtc="2024-11-01T06:25:00Z">
                <w:pPr>
                  <w:spacing w:before="0"/>
                  <w:ind w:left="0"/>
                </w:pPr>
              </w:pPrChange>
            </w:pPr>
            <w:r>
              <w:t>250</w:t>
            </w:r>
          </w:p>
        </w:tc>
        <w:tc>
          <w:tcPr>
            <w:tcW w:w="1350" w:type="dxa"/>
            <w:vAlign w:val="center"/>
            <w:tcPrChange w:id="4028" w:author="Zhunisbayev, Olzhasbek [Bolashak Atyrau Limited]" w:date="2024-11-01T11:24:00Z" w16du:dateUtc="2024-11-01T06:24:00Z">
              <w:tcPr>
                <w:tcW w:w="1530" w:type="dxa"/>
                <w:gridSpan w:val="2"/>
                <w:vAlign w:val="center"/>
              </w:tcPr>
            </w:tcPrChange>
          </w:tcPr>
          <w:p w14:paraId="59A7F2B3" w14:textId="1A81F9D0" w:rsidR="006D49B3" w:rsidRDefault="006D49B3">
            <w:pPr>
              <w:spacing w:before="0"/>
              <w:ind w:left="0"/>
              <w:jc w:val="center"/>
              <w:rPr>
                <w:ins w:id="4029" w:author="Zhunisbayev, Olzhasbek [Bolashak Atyrau Limited]" w:date="2024-11-01T11:18:00Z" w16du:dateUtc="2024-11-01T06:18:00Z"/>
              </w:rPr>
              <w:pPrChange w:id="4030" w:author="Zhunisbayev, Olzhasbek [Bolashak Atyrau Limited]" w:date="2024-11-01T11:25:00Z" w16du:dateUtc="2024-11-01T06:25:00Z">
                <w:pPr>
                  <w:spacing w:before="0"/>
                  <w:ind w:left="0"/>
                </w:pPr>
              </w:pPrChange>
            </w:pPr>
            <w:ins w:id="4031" w:author="Zhunisbayev, Olzhasbek [Bolashak Atyrau Limited]" w:date="2024-11-01T11:21:00Z" w16du:dateUtc="2024-11-01T06:21:00Z">
              <w:r>
                <w:t>20</w:t>
              </w:r>
            </w:ins>
            <w:r w:rsidR="00B958D7">
              <w:t>2.8</w:t>
            </w:r>
          </w:p>
        </w:tc>
      </w:tr>
      <w:tr w:rsidR="006D49B3" w14:paraId="173882DE" w14:textId="77777777" w:rsidTr="00DD7D76">
        <w:trPr>
          <w:ins w:id="4032" w:author="Zhunisbayev, Olzhasbek [Bolashak Atyrau Limited]" w:date="2024-11-01T11:18:00Z"/>
          <w:trPrChange w:id="4033" w:author="Zhunisbayev, Olzhasbek [Bolashak Atyrau Limited]" w:date="2024-11-01T11:24:00Z" w16du:dateUtc="2024-11-01T06:24:00Z">
            <w:trPr>
              <w:gridAfter w:val="0"/>
            </w:trPr>
          </w:trPrChange>
        </w:trPr>
        <w:tc>
          <w:tcPr>
            <w:tcW w:w="644" w:type="dxa"/>
            <w:vAlign w:val="center"/>
            <w:tcPrChange w:id="4034" w:author="Zhunisbayev, Olzhasbek [Bolashak Atyrau Limited]" w:date="2024-11-01T11:24:00Z" w16du:dateUtc="2024-11-01T06:24:00Z">
              <w:tcPr>
                <w:tcW w:w="634" w:type="dxa"/>
                <w:vAlign w:val="center"/>
              </w:tcPr>
            </w:tcPrChange>
          </w:tcPr>
          <w:p w14:paraId="403B9BF5" w14:textId="4596FA41" w:rsidR="006D49B3" w:rsidRDefault="006D49B3" w:rsidP="00DD7D76">
            <w:pPr>
              <w:spacing w:before="0"/>
              <w:ind w:left="0"/>
              <w:jc w:val="center"/>
              <w:rPr>
                <w:ins w:id="4035" w:author="Zhunisbayev, Olzhasbek [Bolashak Atyrau Limited]" w:date="2024-11-01T11:18:00Z" w16du:dateUtc="2024-11-01T06:18:00Z"/>
              </w:rPr>
            </w:pPr>
            <w:ins w:id="4036" w:author="Zhunisbayev, Olzhasbek [Bolashak Atyrau Limited]" w:date="2024-11-01T11:18:00Z" w16du:dateUtc="2024-11-01T06:18:00Z">
              <w:r>
                <w:t>12</w:t>
              </w:r>
            </w:ins>
          </w:p>
        </w:tc>
        <w:tc>
          <w:tcPr>
            <w:tcW w:w="1061" w:type="dxa"/>
            <w:vAlign w:val="center"/>
            <w:tcPrChange w:id="4037" w:author="Zhunisbayev, Olzhasbek [Bolashak Atyrau Limited]" w:date="2024-11-01T11:24:00Z" w16du:dateUtc="2024-11-01T06:24:00Z">
              <w:tcPr>
                <w:tcW w:w="981" w:type="dxa"/>
                <w:gridSpan w:val="2"/>
                <w:vAlign w:val="center"/>
              </w:tcPr>
            </w:tcPrChange>
          </w:tcPr>
          <w:p w14:paraId="49DAEFCD" w14:textId="260FDFA8" w:rsidR="006D49B3" w:rsidRDefault="006D49B3">
            <w:pPr>
              <w:spacing w:before="0"/>
              <w:ind w:left="0"/>
              <w:jc w:val="center"/>
              <w:rPr>
                <w:ins w:id="4038" w:author="Zhunisbayev, Olzhasbek [Bolashak Atyrau Limited]" w:date="2024-11-01T11:18:00Z" w16du:dateUtc="2024-11-01T06:18:00Z"/>
              </w:rPr>
              <w:pPrChange w:id="4039" w:author="Zhunisbayev, Olzhasbek [Bolashak Atyrau Limited]" w:date="2024-11-01T11:25:00Z" w16du:dateUtc="2024-11-01T06:25:00Z">
                <w:pPr>
                  <w:spacing w:before="0"/>
                  <w:ind w:left="0"/>
                </w:pPr>
              </w:pPrChange>
            </w:pPr>
            <w:r>
              <w:t>315</w:t>
            </w:r>
          </w:p>
        </w:tc>
        <w:tc>
          <w:tcPr>
            <w:tcW w:w="990" w:type="dxa"/>
            <w:vAlign w:val="center"/>
            <w:tcPrChange w:id="4040" w:author="Zhunisbayev, Olzhasbek [Bolashak Atyrau Limited]" w:date="2024-11-01T11:24:00Z" w16du:dateUtc="2024-11-01T06:24:00Z">
              <w:tcPr>
                <w:tcW w:w="810" w:type="dxa"/>
                <w:gridSpan w:val="3"/>
                <w:vAlign w:val="center"/>
              </w:tcPr>
            </w:tcPrChange>
          </w:tcPr>
          <w:p w14:paraId="6F2E7797" w14:textId="3CECF5A3" w:rsidR="006D49B3" w:rsidRDefault="00746430">
            <w:pPr>
              <w:spacing w:before="0"/>
              <w:ind w:left="0"/>
              <w:jc w:val="center"/>
              <w:rPr>
                <w:ins w:id="4041" w:author="Zhunisbayev, Olzhasbek [Bolashak Atyrau Limited]" w:date="2024-11-01T11:18:00Z" w16du:dateUtc="2024-11-01T06:18:00Z"/>
              </w:rPr>
              <w:pPrChange w:id="4042" w:author="Zhunisbayev, Olzhasbek [Bolashak Atyrau Limited]" w:date="2024-11-01T11:25:00Z" w16du:dateUtc="2024-11-01T06:25:00Z">
                <w:pPr>
                  <w:spacing w:before="0"/>
                  <w:ind w:left="0"/>
                </w:pPr>
              </w:pPrChange>
            </w:pPr>
            <w:r>
              <w:t>223.6</w:t>
            </w:r>
          </w:p>
        </w:tc>
        <w:tc>
          <w:tcPr>
            <w:tcW w:w="990" w:type="dxa"/>
            <w:vAlign w:val="center"/>
            <w:tcPrChange w:id="4043" w:author="Zhunisbayev, Olzhasbek [Bolashak Atyrau Limited]" w:date="2024-11-01T11:24:00Z" w16du:dateUtc="2024-11-01T06:24:00Z">
              <w:tcPr>
                <w:tcW w:w="810" w:type="dxa"/>
                <w:gridSpan w:val="2"/>
                <w:vAlign w:val="center"/>
              </w:tcPr>
            </w:tcPrChange>
          </w:tcPr>
          <w:p w14:paraId="23DB1629" w14:textId="6CDE32DF" w:rsidR="006D49B3" w:rsidRPr="001B4C20" w:rsidRDefault="006D49B3">
            <w:pPr>
              <w:spacing w:before="0"/>
              <w:ind w:left="0"/>
              <w:jc w:val="center"/>
              <w:rPr>
                <w:ins w:id="4044" w:author="Zhunisbayev, Olzhasbek [Bolashak Atyrau Limited]" w:date="2024-11-01T11:18:00Z" w16du:dateUtc="2024-11-01T06:18:00Z"/>
                <w:lang w:val="ru-RU"/>
                <w:rPrChange w:id="4045" w:author="Zhunisbayev, Olzhasbek [Bolashak Atyrau Limited]" w:date="2024-11-01T14:08:00Z" w16du:dateUtc="2024-11-01T09:08:00Z">
                  <w:rPr>
                    <w:ins w:id="4046" w:author="Zhunisbayev, Olzhasbek [Bolashak Atyrau Limited]" w:date="2024-11-01T11:18:00Z" w16du:dateUtc="2024-11-01T06:18:00Z"/>
                  </w:rPr>
                </w:rPrChange>
              </w:rPr>
              <w:pPrChange w:id="4047" w:author="Zhunisbayev, Olzhasbek [Bolashak Atyrau Limited]" w:date="2024-11-01T11:25:00Z" w16du:dateUtc="2024-11-01T06:25:00Z">
                <w:pPr>
                  <w:spacing w:before="0"/>
                  <w:ind w:left="0"/>
                </w:pPr>
              </w:pPrChange>
            </w:pPr>
            <w:r>
              <w:t>315</w:t>
            </w:r>
          </w:p>
        </w:tc>
        <w:tc>
          <w:tcPr>
            <w:tcW w:w="900" w:type="dxa"/>
            <w:vAlign w:val="center"/>
            <w:tcPrChange w:id="4048" w:author="Zhunisbayev, Olzhasbek [Bolashak Atyrau Limited]" w:date="2024-11-01T11:24:00Z" w16du:dateUtc="2024-11-01T06:24:00Z">
              <w:tcPr>
                <w:tcW w:w="810" w:type="dxa"/>
                <w:gridSpan w:val="2"/>
                <w:vAlign w:val="center"/>
              </w:tcPr>
            </w:tcPrChange>
          </w:tcPr>
          <w:p w14:paraId="26EDE761" w14:textId="28B1B8A2" w:rsidR="006D49B3" w:rsidRPr="00D93B52" w:rsidRDefault="00D93B52">
            <w:pPr>
              <w:spacing w:before="0"/>
              <w:ind w:left="0"/>
              <w:jc w:val="center"/>
              <w:rPr>
                <w:ins w:id="4049" w:author="Zhunisbayev, Olzhasbek [Bolashak Atyrau Limited]" w:date="2024-11-01T11:18:00Z" w16du:dateUtc="2024-11-01T06:18:00Z"/>
                <w:lang w:val="en-US"/>
                <w:rPrChange w:id="4050" w:author="Zhunisbayev, Olzhasbek [Bolashak Atyrau Limited]" w:date="2024-11-01T14:26:00Z" w16du:dateUtc="2024-11-01T09:26:00Z">
                  <w:rPr>
                    <w:ins w:id="4051" w:author="Zhunisbayev, Olzhasbek [Bolashak Atyrau Limited]" w:date="2024-11-01T11:18:00Z" w16du:dateUtc="2024-11-01T06:18:00Z"/>
                  </w:rPr>
                </w:rPrChange>
              </w:rPr>
              <w:pPrChange w:id="4052" w:author="Zhunisbayev, Olzhasbek [Bolashak Atyrau Limited]" w:date="2024-11-01T11:25:00Z" w16du:dateUtc="2024-11-01T06:25:00Z">
                <w:pPr>
                  <w:spacing w:before="0"/>
                  <w:ind w:left="0"/>
                </w:pPr>
              </w:pPrChange>
            </w:pPr>
            <w:r>
              <w:rPr>
                <w:lang w:val="en-US"/>
              </w:rPr>
              <w:t>240.4</w:t>
            </w:r>
          </w:p>
        </w:tc>
        <w:tc>
          <w:tcPr>
            <w:tcW w:w="1260" w:type="dxa"/>
            <w:vAlign w:val="center"/>
            <w:tcPrChange w:id="4053" w:author="Zhunisbayev, Olzhasbek [Bolashak Atyrau Limited]" w:date="2024-11-01T11:24:00Z" w16du:dateUtc="2024-11-01T06:24:00Z">
              <w:tcPr>
                <w:tcW w:w="1440" w:type="dxa"/>
                <w:gridSpan w:val="2"/>
                <w:vAlign w:val="center"/>
              </w:tcPr>
            </w:tcPrChange>
          </w:tcPr>
          <w:p w14:paraId="1226E5A6" w14:textId="3C4EA00B" w:rsidR="006D49B3" w:rsidRDefault="006D49B3">
            <w:pPr>
              <w:spacing w:before="0"/>
              <w:ind w:left="0"/>
              <w:jc w:val="center"/>
              <w:rPr>
                <w:ins w:id="4054" w:author="Zhunisbayev, Olzhasbek [Bolashak Atyrau Limited]" w:date="2024-11-01T11:18:00Z" w16du:dateUtc="2024-11-01T06:18:00Z"/>
              </w:rPr>
              <w:pPrChange w:id="4055" w:author="Zhunisbayev, Olzhasbek [Bolashak Atyrau Limited]" w:date="2024-11-01T11:25:00Z" w16du:dateUtc="2024-11-01T06:25:00Z">
                <w:pPr>
                  <w:spacing w:before="0"/>
                  <w:ind w:left="0"/>
                </w:pPr>
              </w:pPrChange>
            </w:pPr>
            <w:r>
              <w:t>315</w:t>
            </w:r>
          </w:p>
        </w:tc>
        <w:tc>
          <w:tcPr>
            <w:tcW w:w="1350" w:type="dxa"/>
            <w:vAlign w:val="center"/>
            <w:tcPrChange w:id="4056" w:author="Zhunisbayev, Olzhasbek [Bolashak Atyrau Limited]" w:date="2024-11-01T11:24:00Z" w16du:dateUtc="2024-11-01T06:24:00Z">
              <w:tcPr>
                <w:tcW w:w="1530" w:type="dxa"/>
                <w:gridSpan w:val="2"/>
                <w:vAlign w:val="center"/>
              </w:tcPr>
            </w:tcPrChange>
          </w:tcPr>
          <w:p w14:paraId="7944C17B" w14:textId="2F047CAB" w:rsidR="006D49B3" w:rsidRDefault="006D49B3">
            <w:pPr>
              <w:spacing w:before="0"/>
              <w:ind w:left="0"/>
              <w:jc w:val="center"/>
              <w:rPr>
                <w:ins w:id="4057" w:author="Zhunisbayev, Olzhasbek [Bolashak Atyrau Limited]" w:date="2024-11-01T11:18:00Z" w16du:dateUtc="2024-11-01T06:18:00Z"/>
              </w:rPr>
              <w:pPrChange w:id="4058" w:author="Zhunisbayev, Olzhasbek [Bolashak Atyrau Limited]" w:date="2024-11-01T11:25:00Z" w16du:dateUtc="2024-11-01T06:25:00Z">
                <w:pPr>
                  <w:spacing w:before="0"/>
                  <w:ind w:left="0"/>
                </w:pPr>
              </w:pPrChange>
            </w:pPr>
            <w:ins w:id="4059" w:author="Zhunisbayev, Olzhasbek [Bolashak Atyrau Limited]" w:date="2024-11-01T11:21:00Z" w16du:dateUtc="2024-11-01T06:21:00Z">
              <w:r>
                <w:t>2</w:t>
              </w:r>
            </w:ins>
            <w:r w:rsidR="00EE0BBC">
              <w:t>55.5</w:t>
            </w:r>
          </w:p>
        </w:tc>
      </w:tr>
      <w:tr w:rsidR="006D49B3" w14:paraId="350B6A8F" w14:textId="77777777" w:rsidTr="00DD7D76">
        <w:trPr>
          <w:ins w:id="4060" w:author="Zhunisbayev, Olzhasbek [Bolashak Atyrau Limited]" w:date="2024-11-01T11:18:00Z"/>
          <w:trPrChange w:id="4061" w:author="Zhunisbayev, Olzhasbek [Bolashak Atyrau Limited]" w:date="2024-11-01T11:24:00Z" w16du:dateUtc="2024-11-01T06:24:00Z">
            <w:trPr>
              <w:gridAfter w:val="0"/>
            </w:trPr>
          </w:trPrChange>
        </w:trPr>
        <w:tc>
          <w:tcPr>
            <w:tcW w:w="644" w:type="dxa"/>
            <w:vAlign w:val="center"/>
            <w:tcPrChange w:id="4062" w:author="Zhunisbayev, Olzhasbek [Bolashak Atyrau Limited]" w:date="2024-11-01T11:24:00Z" w16du:dateUtc="2024-11-01T06:24:00Z">
              <w:tcPr>
                <w:tcW w:w="634" w:type="dxa"/>
                <w:vAlign w:val="center"/>
              </w:tcPr>
            </w:tcPrChange>
          </w:tcPr>
          <w:p w14:paraId="2808C951" w14:textId="09A8A8B6" w:rsidR="006D49B3" w:rsidRDefault="006D49B3" w:rsidP="00DD7D76">
            <w:pPr>
              <w:spacing w:before="0"/>
              <w:ind w:left="0"/>
              <w:jc w:val="center"/>
              <w:rPr>
                <w:ins w:id="4063" w:author="Zhunisbayev, Olzhasbek [Bolashak Atyrau Limited]" w:date="2024-11-01T11:18:00Z" w16du:dateUtc="2024-11-01T06:18:00Z"/>
              </w:rPr>
            </w:pPr>
            <w:ins w:id="4064" w:author="Zhunisbayev, Olzhasbek [Bolashak Atyrau Limited]" w:date="2024-11-01T11:18:00Z" w16du:dateUtc="2024-11-01T06:18:00Z">
              <w:r>
                <w:t>14</w:t>
              </w:r>
            </w:ins>
          </w:p>
        </w:tc>
        <w:tc>
          <w:tcPr>
            <w:tcW w:w="1061" w:type="dxa"/>
            <w:vAlign w:val="center"/>
            <w:tcPrChange w:id="4065" w:author="Zhunisbayev, Olzhasbek [Bolashak Atyrau Limited]" w:date="2024-11-01T11:24:00Z" w16du:dateUtc="2024-11-01T06:24:00Z">
              <w:tcPr>
                <w:tcW w:w="981" w:type="dxa"/>
                <w:gridSpan w:val="2"/>
                <w:vAlign w:val="center"/>
              </w:tcPr>
            </w:tcPrChange>
          </w:tcPr>
          <w:p w14:paraId="741FE304" w14:textId="02580735" w:rsidR="006D49B3" w:rsidRDefault="006D49B3">
            <w:pPr>
              <w:spacing w:before="0"/>
              <w:ind w:left="0"/>
              <w:jc w:val="center"/>
              <w:rPr>
                <w:ins w:id="4066" w:author="Zhunisbayev, Olzhasbek [Bolashak Atyrau Limited]" w:date="2024-11-01T11:18:00Z" w16du:dateUtc="2024-11-01T06:18:00Z"/>
              </w:rPr>
              <w:pPrChange w:id="4067" w:author="Zhunisbayev, Olzhasbek [Bolashak Atyrau Limited]" w:date="2024-11-01T11:25:00Z" w16du:dateUtc="2024-11-01T06:25:00Z">
                <w:pPr>
                  <w:spacing w:before="0"/>
                  <w:ind w:left="0"/>
                </w:pPr>
              </w:pPrChange>
            </w:pPr>
            <w:r>
              <w:t>355</w:t>
            </w:r>
          </w:p>
        </w:tc>
        <w:tc>
          <w:tcPr>
            <w:tcW w:w="990" w:type="dxa"/>
            <w:vAlign w:val="center"/>
            <w:tcPrChange w:id="4068" w:author="Zhunisbayev, Olzhasbek [Bolashak Atyrau Limited]" w:date="2024-11-01T11:24:00Z" w16du:dateUtc="2024-11-01T06:24:00Z">
              <w:tcPr>
                <w:tcW w:w="810" w:type="dxa"/>
                <w:gridSpan w:val="3"/>
                <w:vAlign w:val="center"/>
              </w:tcPr>
            </w:tcPrChange>
          </w:tcPr>
          <w:p w14:paraId="0655124F" w14:textId="6649B9CA" w:rsidR="006D49B3" w:rsidRDefault="00746430">
            <w:pPr>
              <w:spacing w:before="0"/>
              <w:ind w:left="0"/>
              <w:jc w:val="center"/>
              <w:rPr>
                <w:ins w:id="4069" w:author="Zhunisbayev, Olzhasbek [Bolashak Atyrau Limited]" w:date="2024-11-01T11:18:00Z" w16du:dateUtc="2024-11-01T06:18:00Z"/>
              </w:rPr>
              <w:pPrChange w:id="4070" w:author="Zhunisbayev, Olzhasbek [Bolashak Atyrau Limited]" w:date="2024-11-01T11:25:00Z" w16du:dateUtc="2024-11-01T06:25:00Z">
                <w:pPr>
                  <w:spacing w:before="0"/>
                  <w:ind w:left="0"/>
                </w:pPr>
              </w:pPrChange>
            </w:pPr>
            <w:r>
              <w:t>252.2</w:t>
            </w:r>
          </w:p>
        </w:tc>
        <w:tc>
          <w:tcPr>
            <w:tcW w:w="990" w:type="dxa"/>
            <w:vAlign w:val="center"/>
            <w:tcPrChange w:id="4071" w:author="Zhunisbayev, Olzhasbek [Bolashak Atyrau Limited]" w:date="2024-11-01T11:24:00Z" w16du:dateUtc="2024-11-01T06:24:00Z">
              <w:tcPr>
                <w:tcW w:w="810" w:type="dxa"/>
                <w:gridSpan w:val="2"/>
                <w:vAlign w:val="center"/>
              </w:tcPr>
            </w:tcPrChange>
          </w:tcPr>
          <w:p w14:paraId="4B52A23F" w14:textId="32BD2A85" w:rsidR="006D49B3" w:rsidRPr="001B4C20" w:rsidRDefault="006D49B3">
            <w:pPr>
              <w:spacing w:before="0"/>
              <w:ind w:left="0"/>
              <w:jc w:val="center"/>
              <w:rPr>
                <w:ins w:id="4072" w:author="Zhunisbayev, Olzhasbek [Bolashak Atyrau Limited]" w:date="2024-11-01T11:18:00Z" w16du:dateUtc="2024-11-01T06:18:00Z"/>
                <w:lang w:val="ru-RU"/>
                <w:rPrChange w:id="4073" w:author="Zhunisbayev, Olzhasbek [Bolashak Atyrau Limited]" w:date="2024-11-01T14:08:00Z" w16du:dateUtc="2024-11-01T09:08:00Z">
                  <w:rPr>
                    <w:ins w:id="4074" w:author="Zhunisbayev, Olzhasbek [Bolashak Atyrau Limited]" w:date="2024-11-01T11:18:00Z" w16du:dateUtc="2024-11-01T06:18:00Z"/>
                  </w:rPr>
                </w:rPrChange>
              </w:rPr>
              <w:pPrChange w:id="4075" w:author="Zhunisbayev, Olzhasbek [Bolashak Atyrau Limited]" w:date="2024-11-01T11:25:00Z" w16du:dateUtc="2024-11-01T06:25:00Z">
                <w:pPr>
                  <w:spacing w:before="0"/>
                  <w:ind w:left="0"/>
                </w:pPr>
              </w:pPrChange>
            </w:pPr>
            <w:r>
              <w:t>355</w:t>
            </w:r>
          </w:p>
        </w:tc>
        <w:tc>
          <w:tcPr>
            <w:tcW w:w="900" w:type="dxa"/>
            <w:vAlign w:val="center"/>
            <w:tcPrChange w:id="4076" w:author="Zhunisbayev, Olzhasbek [Bolashak Atyrau Limited]" w:date="2024-11-01T11:24:00Z" w16du:dateUtc="2024-11-01T06:24:00Z">
              <w:tcPr>
                <w:tcW w:w="810" w:type="dxa"/>
                <w:gridSpan w:val="2"/>
                <w:vAlign w:val="center"/>
              </w:tcPr>
            </w:tcPrChange>
          </w:tcPr>
          <w:p w14:paraId="3C271D3C" w14:textId="50CB13D1" w:rsidR="006D49B3" w:rsidRPr="00D93B52" w:rsidRDefault="00D93B52">
            <w:pPr>
              <w:spacing w:before="0"/>
              <w:ind w:left="0"/>
              <w:jc w:val="center"/>
              <w:rPr>
                <w:ins w:id="4077" w:author="Zhunisbayev, Olzhasbek [Bolashak Atyrau Limited]" w:date="2024-11-01T11:18:00Z" w16du:dateUtc="2024-11-01T06:18:00Z"/>
                <w:lang w:val="en-US"/>
                <w:rPrChange w:id="4078" w:author="Zhunisbayev, Olzhasbek [Bolashak Atyrau Limited]" w:date="2024-11-01T14:26:00Z" w16du:dateUtc="2024-11-01T09:26:00Z">
                  <w:rPr>
                    <w:ins w:id="4079" w:author="Zhunisbayev, Olzhasbek [Bolashak Atyrau Limited]" w:date="2024-11-01T11:18:00Z" w16du:dateUtc="2024-11-01T06:18:00Z"/>
                  </w:rPr>
                </w:rPrChange>
              </w:rPr>
              <w:pPrChange w:id="4080" w:author="Zhunisbayev, Olzhasbek [Bolashak Atyrau Limited]" w:date="2024-11-01T11:25:00Z" w16du:dateUtc="2024-11-01T06:25:00Z">
                <w:pPr>
                  <w:spacing w:before="0"/>
                  <w:ind w:left="0"/>
                </w:pPr>
              </w:pPrChange>
            </w:pPr>
            <w:r>
              <w:rPr>
                <w:lang w:val="en-US"/>
              </w:rPr>
              <w:t>270.8</w:t>
            </w:r>
          </w:p>
        </w:tc>
        <w:tc>
          <w:tcPr>
            <w:tcW w:w="1260" w:type="dxa"/>
            <w:vAlign w:val="center"/>
            <w:tcPrChange w:id="4081" w:author="Zhunisbayev, Olzhasbek [Bolashak Atyrau Limited]" w:date="2024-11-01T11:24:00Z" w16du:dateUtc="2024-11-01T06:24:00Z">
              <w:tcPr>
                <w:tcW w:w="1440" w:type="dxa"/>
                <w:gridSpan w:val="2"/>
                <w:vAlign w:val="center"/>
              </w:tcPr>
            </w:tcPrChange>
          </w:tcPr>
          <w:p w14:paraId="6BF257D8" w14:textId="5DD2F325" w:rsidR="006D49B3" w:rsidRDefault="006D49B3">
            <w:pPr>
              <w:spacing w:before="0"/>
              <w:ind w:left="0"/>
              <w:jc w:val="center"/>
              <w:rPr>
                <w:ins w:id="4082" w:author="Zhunisbayev, Olzhasbek [Bolashak Atyrau Limited]" w:date="2024-11-01T11:18:00Z" w16du:dateUtc="2024-11-01T06:18:00Z"/>
              </w:rPr>
              <w:pPrChange w:id="4083" w:author="Zhunisbayev, Olzhasbek [Bolashak Atyrau Limited]" w:date="2024-11-01T11:25:00Z" w16du:dateUtc="2024-11-01T06:25:00Z">
                <w:pPr>
                  <w:spacing w:before="0"/>
                  <w:ind w:left="0"/>
                </w:pPr>
              </w:pPrChange>
            </w:pPr>
            <w:r>
              <w:t>355</w:t>
            </w:r>
          </w:p>
        </w:tc>
        <w:tc>
          <w:tcPr>
            <w:tcW w:w="1350" w:type="dxa"/>
            <w:vAlign w:val="center"/>
            <w:tcPrChange w:id="4084" w:author="Zhunisbayev, Olzhasbek [Bolashak Atyrau Limited]" w:date="2024-11-01T11:24:00Z" w16du:dateUtc="2024-11-01T06:24:00Z">
              <w:tcPr>
                <w:tcW w:w="1530" w:type="dxa"/>
                <w:gridSpan w:val="2"/>
                <w:vAlign w:val="center"/>
              </w:tcPr>
            </w:tcPrChange>
          </w:tcPr>
          <w:p w14:paraId="4B20EEF5" w14:textId="0D4ABA5F" w:rsidR="006D49B3" w:rsidRDefault="006D49B3">
            <w:pPr>
              <w:spacing w:before="0"/>
              <w:ind w:left="0"/>
              <w:jc w:val="center"/>
              <w:rPr>
                <w:ins w:id="4085" w:author="Zhunisbayev, Olzhasbek [Bolashak Atyrau Limited]" w:date="2024-11-01T11:18:00Z" w16du:dateUtc="2024-11-01T06:18:00Z"/>
              </w:rPr>
              <w:pPrChange w:id="4086" w:author="Zhunisbayev, Olzhasbek [Bolashak Atyrau Limited]" w:date="2024-11-01T11:25:00Z" w16du:dateUtc="2024-11-01T06:25:00Z">
                <w:pPr>
                  <w:spacing w:before="0"/>
                  <w:ind w:left="0"/>
                </w:pPr>
              </w:pPrChange>
            </w:pPr>
            <w:ins w:id="4087" w:author="Zhunisbayev, Olzhasbek [Bolashak Atyrau Limited]" w:date="2024-11-01T11:21:00Z" w16du:dateUtc="2024-11-01T06:21:00Z">
              <w:r>
                <w:t>2</w:t>
              </w:r>
            </w:ins>
            <w:r w:rsidR="00EE0BBC">
              <w:t>88.0</w:t>
            </w:r>
          </w:p>
        </w:tc>
      </w:tr>
      <w:tr w:rsidR="006D49B3" w14:paraId="0F72BFE7" w14:textId="77777777" w:rsidTr="00DD7D76">
        <w:trPr>
          <w:ins w:id="4088" w:author="Zhunisbayev, Olzhasbek [Bolashak Atyrau Limited]" w:date="2024-11-01T11:18:00Z"/>
          <w:trPrChange w:id="4089" w:author="Zhunisbayev, Olzhasbek [Bolashak Atyrau Limited]" w:date="2024-11-01T11:24:00Z" w16du:dateUtc="2024-11-01T06:24:00Z">
            <w:trPr>
              <w:gridAfter w:val="0"/>
            </w:trPr>
          </w:trPrChange>
        </w:trPr>
        <w:tc>
          <w:tcPr>
            <w:tcW w:w="644" w:type="dxa"/>
            <w:vAlign w:val="center"/>
            <w:tcPrChange w:id="4090" w:author="Zhunisbayev, Olzhasbek [Bolashak Atyrau Limited]" w:date="2024-11-01T11:24:00Z" w16du:dateUtc="2024-11-01T06:24:00Z">
              <w:tcPr>
                <w:tcW w:w="634" w:type="dxa"/>
                <w:vAlign w:val="center"/>
              </w:tcPr>
            </w:tcPrChange>
          </w:tcPr>
          <w:p w14:paraId="5CDAAE24" w14:textId="100C61D1" w:rsidR="006D49B3" w:rsidRDefault="006D49B3" w:rsidP="00DD7D76">
            <w:pPr>
              <w:spacing w:before="0"/>
              <w:ind w:left="0"/>
              <w:jc w:val="center"/>
              <w:rPr>
                <w:ins w:id="4091" w:author="Zhunisbayev, Olzhasbek [Bolashak Atyrau Limited]" w:date="2024-11-01T11:18:00Z" w16du:dateUtc="2024-11-01T06:18:00Z"/>
              </w:rPr>
            </w:pPr>
            <w:ins w:id="4092" w:author="Zhunisbayev, Olzhasbek [Bolashak Atyrau Limited]" w:date="2024-11-01T11:18:00Z" w16du:dateUtc="2024-11-01T06:18:00Z">
              <w:r>
                <w:t>1</w:t>
              </w:r>
            </w:ins>
            <w:r>
              <w:t>6</w:t>
            </w:r>
          </w:p>
        </w:tc>
        <w:tc>
          <w:tcPr>
            <w:tcW w:w="1061" w:type="dxa"/>
            <w:vAlign w:val="center"/>
            <w:tcPrChange w:id="4093" w:author="Zhunisbayev, Olzhasbek [Bolashak Atyrau Limited]" w:date="2024-11-01T11:24:00Z" w16du:dateUtc="2024-11-01T06:24:00Z">
              <w:tcPr>
                <w:tcW w:w="981" w:type="dxa"/>
                <w:gridSpan w:val="2"/>
                <w:vAlign w:val="center"/>
              </w:tcPr>
            </w:tcPrChange>
          </w:tcPr>
          <w:p w14:paraId="4C5774FE" w14:textId="0D5A439B" w:rsidR="006D49B3" w:rsidRDefault="006D49B3">
            <w:pPr>
              <w:spacing w:before="0"/>
              <w:ind w:left="0"/>
              <w:jc w:val="center"/>
              <w:rPr>
                <w:ins w:id="4094" w:author="Zhunisbayev, Olzhasbek [Bolashak Atyrau Limited]" w:date="2024-11-01T11:18:00Z" w16du:dateUtc="2024-11-01T06:18:00Z"/>
              </w:rPr>
              <w:pPrChange w:id="4095" w:author="Zhunisbayev, Olzhasbek [Bolashak Atyrau Limited]" w:date="2024-11-01T11:25:00Z" w16du:dateUtc="2024-11-01T06:25:00Z">
                <w:pPr>
                  <w:spacing w:before="0"/>
                  <w:ind w:left="0"/>
                </w:pPr>
              </w:pPrChange>
            </w:pPr>
            <w:r>
              <w:t>400</w:t>
            </w:r>
          </w:p>
        </w:tc>
        <w:tc>
          <w:tcPr>
            <w:tcW w:w="990" w:type="dxa"/>
            <w:vAlign w:val="center"/>
            <w:tcPrChange w:id="4096" w:author="Zhunisbayev, Olzhasbek [Bolashak Atyrau Limited]" w:date="2024-11-01T11:24:00Z" w16du:dateUtc="2024-11-01T06:24:00Z">
              <w:tcPr>
                <w:tcW w:w="810" w:type="dxa"/>
                <w:gridSpan w:val="3"/>
                <w:vAlign w:val="center"/>
              </w:tcPr>
            </w:tcPrChange>
          </w:tcPr>
          <w:p w14:paraId="52300CEA" w14:textId="69DFE820" w:rsidR="006D49B3" w:rsidRDefault="00746430">
            <w:pPr>
              <w:spacing w:before="0"/>
              <w:ind w:left="0"/>
              <w:jc w:val="center"/>
              <w:rPr>
                <w:ins w:id="4097" w:author="Zhunisbayev, Olzhasbek [Bolashak Atyrau Limited]" w:date="2024-11-01T11:18:00Z" w16du:dateUtc="2024-11-01T06:18:00Z"/>
              </w:rPr>
              <w:pPrChange w:id="4098" w:author="Zhunisbayev, Olzhasbek [Bolashak Atyrau Limited]" w:date="2024-11-01T11:25:00Z" w16du:dateUtc="2024-11-01T06:25:00Z">
                <w:pPr>
                  <w:spacing w:before="0"/>
                  <w:ind w:left="0"/>
                </w:pPr>
              </w:pPrChange>
            </w:pPr>
            <w:r>
              <w:t>284.0</w:t>
            </w:r>
          </w:p>
        </w:tc>
        <w:tc>
          <w:tcPr>
            <w:tcW w:w="990" w:type="dxa"/>
            <w:vAlign w:val="center"/>
            <w:tcPrChange w:id="4099" w:author="Zhunisbayev, Olzhasbek [Bolashak Atyrau Limited]" w:date="2024-11-01T11:24:00Z" w16du:dateUtc="2024-11-01T06:24:00Z">
              <w:tcPr>
                <w:tcW w:w="810" w:type="dxa"/>
                <w:gridSpan w:val="2"/>
                <w:vAlign w:val="center"/>
              </w:tcPr>
            </w:tcPrChange>
          </w:tcPr>
          <w:p w14:paraId="0C376C65" w14:textId="2847914D" w:rsidR="006D49B3" w:rsidRPr="001B4C20" w:rsidRDefault="006D49B3">
            <w:pPr>
              <w:spacing w:before="0"/>
              <w:ind w:left="0"/>
              <w:jc w:val="center"/>
              <w:rPr>
                <w:ins w:id="4100" w:author="Zhunisbayev, Olzhasbek [Bolashak Atyrau Limited]" w:date="2024-11-01T11:18:00Z" w16du:dateUtc="2024-11-01T06:18:00Z"/>
                <w:lang w:val="ru-RU"/>
                <w:rPrChange w:id="4101" w:author="Zhunisbayev, Olzhasbek [Bolashak Atyrau Limited]" w:date="2024-11-01T14:08:00Z" w16du:dateUtc="2024-11-01T09:08:00Z">
                  <w:rPr>
                    <w:ins w:id="4102" w:author="Zhunisbayev, Olzhasbek [Bolashak Atyrau Limited]" w:date="2024-11-01T11:18:00Z" w16du:dateUtc="2024-11-01T06:18:00Z"/>
                  </w:rPr>
                </w:rPrChange>
              </w:rPr>
              <w:pPrChange w:id="4103" w:author="Zhunisbayev, Olzhasbek [Bolashak Atyrau Limited]" w:date="2024-11-01T11:25:00Z" w16du:dateUtc="2024-11-01T06:25:00Z">
                <w:pPr>
                  <w:spacing w:before="0"/>
                  <w:ind w:left="0"/>
                </w:pPr>
              </w:pPrChange>
            </w:pPr>
            <w:r>
              <w:t>400</w:t>
            </w:r>
          </w:p>
        </w:tc>
        <w:tc>
          <w:tcPr>
            <w:tcW w:w="900" w:type="dxa"/>
            <w:vAlign w:val="center"/>
            <w:tcPrChange w:id="4104" w:author="Zhunisbayev, Olzhasbek [Bolashak Atyrau Limited]" w:date="2024-11-01T11:24:00Z" w16du:dateUtc="2024-11-01T06:24:00Z">
              <w:tcPr>
                <w:tcW w:w="810" w:type="dxa"/>
                <w:gridSpan w:val="2"/>
                <w:vAlign w:val="center"/>
              </w:tcPr>
            </w:tcPrChange>
          </w:tcPr>
          <w:p w14:paraId="454626EC" w14:textId="37F49CA0" w:rsidR="006D49B3" w:rsidRPr="00D93B52" w:rsidRDefault="00D93B52">
            <w:pPr>
              <w:spacing w:before="0"/>
              <w:ind w:left="0"/>
              <w:jc w:val="center"/>
              <w:rPr>
                <w:ins w:id="4105" w:author="Zhunisbayev, Olzhasbek [Bolashak Atyrau Limited]" w:date="2024-11-01T11:18:00Z" w16du:dateUtc="2024-11-01T06:18:00Z"/>
                <w:lang w:val="en-US"/>
                <w:rPrChange w:id="4106" w:author="Zhunisbayev, Olzhasbek [Bolashak Atyrau Limited]" w:date="2024-11-01T14:26:00Z" w16du:dateUtc="2024-11-01T09:26:00Z">
                  <w:rPr>
                    <w:ins w:id="4107" w:author="Zhunisbayev, Olzhasbek [Bolashak Atyrau Limited]" w:date="2024-11-01T11:18:00Z" w16du:dateUtc="2024-11-01T06:18:00Z"/>
                  </w:rPr>
                </w:rPrChange>
              </w:rPr>
              <w:pPrChange w:id="4108" w:author="Zhunisbayev, Olzhasbek [Bolashak Atyrau Limited]" w:date="2024-11-01T11:25:00Z" w16du:dateUtc="2024-11-01T06:25:00Z">
                <w:pPr>
                  <w:spacing w:before="0"/>
                  <w:ind w:left="0"/>
                </w:pPr>
              </w:pPrChange>
            </w:pPr>
            <w:r>
              <w:rPr>
                <w:lang w:val="en-US"/>
              </w:rPr>
              <w:t>305.2</w:t>
            </w:r>
          </w:p>
        </w:tc>
        <w:tc>
          <w:tcPr>
            <w:tcW w:w="1260" w:type="dxa"/>
            <w:vAlign w:val="center"/>
            <w:tcPrChange w:id="4109" w:author="Zhunisbayev, Olzhasbek [Bolashak Atyrau Limited]" w:date="2024-11-01T11:24:00Z" w16du:dateUtc="2024-11-01T06:24:00Z">
              <w:tcPr>
                <w:tcW w:w="1440" w:type="dxa"/>
                <w:gridSpan w:val="2"/>
                <w:vAlign w:val="center"/>
              </w:tcPr>
            </w:tcPrChange>
          </w:tcPr>
          <w:p w14:paraId="2C88235A" w14:textId="60B238FE" w:rsidR="006D49B3" w:rsidRDefault="006D49B3">
            <w:pPr>
              <w:spacing w:before="0"/>
              <w:ind w:left="0"/>
              <w:jc w:val="center"/>
              <w:rPr>
                <w:ins w:id="4110" w:author="Zhunisbayev, Olzhasbek [Bolashak Atyrau Limited]" w:date="2024-11-01T11:18:00Z" w16du:dateUtc="2024-11-01T06:18:00Z"/>
              </w:rPr>
              <w:pPrChange w:id="4111" w:author="Zhunisbayev, Olzhasbek [Bolashak Atyrau Limited]" w:date="2024-11-01T11:25:00Z" w16du:dateUtc="2024-11-01T06:25:00Z">
                <w:pPr>
                  <w:spacing w:before="0"/>
                  <w:ind w:left="0"/>
                </w:pPr>
              </w:pPrChange>
            </w:pPr>
            <w:r>
              <w:t>400</w:t>
            </w:r>
          </w:p>
        </w:tc>
        <w:tc>
          <w:tcPr>
            <w:tcW w:w="1350" w:type="dxa"/>
            <w:vAlign w:val="center"/>
            <w:tcPrChange w:id="4112" w:author="Zhunisbayev, Olzhasbek [Bolashak Atyrau Limited]" w:date="2024-11-01T11:24:00Z" w16du:dateUtc="2024-11-01T06:24:00Z">
              <w:tcPr>
                <w:tcW w:w="1530" w:type="dxa"/>
                <w:gridSpan w:val="2"/>
                <w:vAlign w:val="center"/>
              </w:tcPr>
            </w:tcPrChange>
          </w:tcPr>
          <w:p w14:paraId="7DC0F69A" w14:textId="230ED3CD" w:rsidR="006D49B3" w:rsidRDefault="006D49B3">
            <w:pPr>
              <w:spacing w:before="0"/>
              <w:ind w:left="0"/>
              <w:jc w:val="center"/>
              <w:rPr>
                <w:ins w:id="4113" w:author="Zhunisbayev, Olzhasbek [Bolashak Atyrau Limited]" w:date="2024-11-01T11:18:00Z" w16du:dateUtc="2024-11-01T06:18:00Z"/>
              </w:rPr>
              <w:pPrChange w:id="4114" w:author="Zhunisbayev, Olzhasbek [Bolashak Atyrau Limited]" w:date="2024-11-01T11:25:00Z" w16du:dateUtc="2024-11-01T06:25:00Z">
                <w:pPr>
                  <w:spacing w:before="0"/>
                  <w:ind w:left="0"/>
                </w:pPr>
              </w:pPrChange>
            </w:pPr>
            <w:ins w:id="4115" w:author="Zhunisbayev, Olzhasbek [Bolashak Atyrau Limited]" w:date="2024-11-01T11:21:00Z" w16du:dateUtc="2024-11-01T06:21:00Z">
              <w:r>
                <w:t>32</w:t>
              </w:r>
            </w:ins>
            <w:r w:rsidR="00EE0BBC">
              <w:t>4.5</w:t>
            </w:r>
          </w:p>
        </w:tc>
      </w:tr>
      <w:tr w:rsidR="006D49B3" w14:paraId="7420FEA1" w14:textId="77777777" w:rsidTr="00DD7D76">
        <w:trPr>
          <w:ins w:id="4116" w:author="Zhunisbayev, Olzhasbek [Bolashak Atyrau Limited]" w:date="2024-11-01T11:18:00Z"/>
          <w:trPrChange w:id="4117" w:author="Zhunisbayev, Olzhasbek [Bolashak Atyrau Limited]" w:date="2024-11-01T11:24:00Z" w16du:dateUtc="2024-11-01T06:24:00Z">
            <w:trPr>
              <w:gridAfter w:val="0"/>
            </w:trPr>
          </w:trPrChange>
        </w:trPr>
        <w:tc>
          <w:tcPr>
            <w:tcW w:w="644" w:type="dxa"/>
            <w:vAlign w:val="center"/>
            <w:tcPrChange w:id="4118" w:author="Zhunisbayev, Olzhasbek [Bolashak Atyrau Limited]" w:date="2024-11-01T11:24:00Z" w16du:dateUtc="2024-11-01T06:24:00Z">
              <w:tcPr>
                <w:tcW w:w="634" w:type="dxa"/>
                <w:vAlign w:val="center"/>
              </w:tcPr>
            </w:tcPrChange>
          </w:tcPr>
          <w:p w14:paraId="2570D0A4" w14:textId="6CFAA260" w:rsidR="006D49B3" w:rsidRDefault="006D49B3" w:rsidP="00DD7D76">
            <w:pPr>
              <w:spacing w:before="0"/>
              <w:ind w:left="0"/>
              <w:jc w:val="center"/>
              <w:rPr>
                <w:ins w:id="4119" w:author="Zhunisbayev, Olzhasbek [Bolashak Atyrau Limited]" w:date="2024-11-01T11:18:00Z" w16du:dateUtc="2024-11-01T06:18:00Z"/>
              </w:rPr>
            </w:pPr>
            <w:ins w:id="4120" w:author="Zhunisbayev, Olzhasbek [Bolashak Atyrau Limited]" w:date="2024-11-01T11:18:00Z" w16du:dateUtc="2024-11-01T06:18:00Z">
              <w:r>
                <w:t>18</w:t>
              </w:r>
            </w:ins>
          </w:p>
        </w:tc>
        <w:tc>
          <w:tcPr>
            <w:tcW w:w="1061" w:type="dxa"/>
            <w:vAlign w:val="center"/>
            <w:tcPrChange w:id="4121" w:author="Zhunisbayev, Olzhasbek [Bolashak Atyrau Limited]" w:date="2024-11-01T11:24:00Z" w16du:dateUtc="2024-11-01T06:24:00Z">
              <w:tcPr>
                <w:tcW w:w="981" w:type="dxa"/>
                <w:gridSpan w:val="2"/>
                <w:vAlign w:val="center"/>
              </w:tcPr>
            </w:tcPrChange>
          </w:tcPr>
          <w:p w14:paraId="7400F672" w14:textId="75A8FC89" w:rsidR="006D49B3" w:rsidRDefault="006D49B3">
            <w:pPr>
              <w:spacing w:before="0"/>
              <w:ind w:left="0"/>
              <w:jc w:val="center"/>
              <w:rPr>
                <w:ins w:id="4122" w:author="Zhunisbayev, Olzhasbek [Bolashak Atyrau Limited]" w:date="2024-11-01T11:18:00Z" w16du:dateUtc="2024-11-01T06:18:00Z"/>
              </w:rPr>
              <w:pPrChange w:id="4123" w:author="Zhunisbayev, Olzhasbek [Bolashak Atyrau Limited]" w:date="2024-11-01T11:25:00Z" w16du:dateUtc="2024-11-01T06:25:00Z">
                <w:pPr>
                  <w:spacing w:before="0"/>
                  <w:ind w:left="0"/>
                </w:pPr>
              </w:pPrChange>
            </w:pPr>
            <w:r>
              <w:t>450</w:t>
            </w:r>
          </w:p>
        </w:tc>
        <w:tc>
          <w:tcPr>
            <w:tcW w:w="990" w:type="dxa"/>
            <w:vAlign w:val="center"/>
            <w:tcPrChange w:id="4124" w:author="Zhunisbayev, Olzhasbek [Bolashak Atyrau Limited]" w:date="2024-11-01T11:24:00Z" w16du:dateUtc="2024-11-01T06:24:00Z">
              <w:tcPr>
                <w:tcW w:w="810" w:type="dxa"/>
                <w:gridSpan w:val="3"/>
                <w:vAlign w:val="center"/>
              </w:tcPr>
            </w:tcPrChange>
          </w:tcPr>
          <w:p w14:paraId="63FB6F92" w14:textId="2EF931C6" w:rsidR="006D49B3" w:rsidRDefault="00246CA2">
            <w:pPr>
              <w:spacing w:before="0"/>
              <w:ind w:left="0"/>
              <w:jc w:val="center"/>
              <w:rPr>
                <w:ins w:id="4125" w:author="Zhunisbayev, Olzhasbek [Bolashak Atyrau Limited]" w:date="2024-11-01T11:18:00Z" w16du:dateUtc="2024-11-01T06:18:00Z"/>
              </w:rPr>
              <w:pPrChange w:id="4126" w:author="Zhunisbayev, Olzhasbek [Bolashak Atyrau Limited]" w:date="2024-11-01T11:25:00Z" w16du:dateUtc="2024-11-01T06:25:00Z">
                <w:pPr>
                  <w:spacing w:before="0"/>
                  <w:ind w:left="0"/>
                </w:pPr>
              </w:pPrChange>
            </w:pPr>
            <w:r>
              <w:t>284.0</w:t>
            </w:r>
          </w:p>
        </w:tc>
        <w:tc>
          <w:tcPr>
            <w:tcW w:w="990" w:type="dxa"/>
            <w:vAlign w:val="center"/>
            <w:tcPrChange w:id="4127" w:author="Zhunisbayev, Olzhasbek [Bolashak Atyrau Limited]" w:date="2024-11-01T11:24:00Z" w16du:dateUtc="2024-11-01T06:24:00Z">
              <w:tcPr>
                <w:tcW w:w="810" w:type="dxa"/>
                <w:gridSpan w:val="2"/>
                <w:vAlign w:val="center"/>
              </w:tcPr>
            </w:tcPrChange>
          </w:tcPr>
          <w:p w14:paraId="10A883B5" w14:textId="3293DFCD" w:rsidR="006D49B3" w:rsidRPr="001B4C20" w:rsidRDefault="006D49B3">
            <w:pPr>
              <w:spacing w:before="0"/>
              <w:ind w:left="0"/>
              <w:jc w:val="center"/>
              <w:rPr>
                <w:ins w:id="4128" w:author="Zhunisbayev, Olzhasbek [Bolashak Atyrau Limited]" w:date="2024-11-01T11:18:00Z" w16du:dateUtc="2024-11-01T06:18:00Z"/>
                <w:lang w:val="ru-RU"/>
                <w:rPrChange w:id="4129" w:author="Zhunisbayev, Olzhasbek [Bolashak Atyrau Limited]" w:date="2024-11-01T14:08:00Z" w16du:dateUtc="2024-11-01T09:08:00Z">
                  <w:rPr>
                    <w:ins w:id="4130" w:author="Zhunisbayev, Olzhasbek [Bolashak Atyrau Limited]" w:date="2024-11-01T11:18:00Z" w16du:dateUtc="2024-11-01T06:18:00Z"/>
                  </w:rPr>
                </w:rPrChange>
              </w:rPr>
              <w:pPrChange w:id="4131" w:author="Zhunisbayev, Olzhasbek [Bolashak Atyrau Limited]" w:date="2024-11-01T11:25:00Z" w16du:dateUtc="2024-11-01T06:25:00Z">
                <w:pPr>
                  <w:spacing w:before="0"/>
                  <w:ind w:left="0"/>
                </w:pPr>
              </w:pPrChange>
            </w:pPr>
            <w:r>
              <w:t>450</w:t>
            </w:r>
          </w:p>
        </w:tc>
        <w:tc>
          <w:tcPr>
            <w:tcW w:w="900" w:type="dxa"/>
            <w:vAlign w:val="center"/>
            <w:tcPrChange w:id="4132" w:author="Zhunisbayev, Olzhasbek [Bolashak Atyrau Limited]" w:date="2024-11-01T11:24:00Z" w16du:dateUtc="2024-11-01T06:24:00Z">
              <w:tcPr>
                <w:tcW w:w="810" w:type="dxa"/>
                <w:gridSpan w:val="2"/>
                <w:vAlign w:val="center"/>
              </w:tcPr>
            </w:tcPrChange>
          </w:tcPr>
          <w:p w14:paraId="2BD16CA1" w14:textId="73453389" w:rsidR="006D49B3" w:rsidRPr="00927C61" w:rsidRDefault="00927C61">
            <w:pPr>
              <w:spacing w:before="0"/>
              <w:ind w:left="0"/>
              <w:jc w:val="center"/>
              <w:rPr>
                <w:ins w:id="4133" w:author="Zhunisbayev, Olzhasbek [Bolashak Atyrau Limited]" w:date="2024-11-01T11:18:00Z" w16du:dateUtc="2024-11-01T06:18:00Z"/>
                <w:lang w:val="en-US"/>
                <w:rPrChange w:id="4134" w:author="Zhunisbayev, Olzhasbek [Bolashak Atyrau Limited]" w:date="2024-11-01T14:26:00Z" w16du:dateUtc="2024-11-01T09:26:00Z">
                  <w:rPr>
                    <w:ins w:id="4135" w:author="Zhunisbayev, Olzhasbek [Bolashak Atyrau Limited]" w:date="2024-11-01T11:18:00Z" w16du:dateUtc="2024-11-01T06:18:00Z"/>
                  </w:rPr>
                </w:rPrChange>
              </w:rPr>
              <w:pPrChange w:id="4136" w:author="Zhunisbayev, Olzhasbek [Bolashak Atyrau Limited]" w:date="2024-11-01T11:25:00Z" w16du:dateUtc="2024-11-01T06:25:00Z">
                <w:pPr>
                  <w:spacing w:before="0"/>
                  <w:ind w:left="0"/>
                </w:pPr>
              </w:pPrChange>
            </w:pPr>
            <w:r>
              <w:rPr>
                <w:lang w:val="en-US"/>
              </w:rPr>
              <w:t>343.4</w:t>
            </w:r>
          </w:p>
        </w:tc>
        <w:tc>
          <w:tcPr>
            <w:tcW w:w="1260" w:type="dxa"/>
            <w:vAlign w:val="center"/>
            <w:tcPrChange w:id="4137" w:author="Zhunisbayev, Olzhasbek [Bolashak Atyrau Limited]" w:date="2024-11-01T11:24:00Z" w16du:dateUtc="2024-11-01T06:24:00Z">
              <w:tcPr>
                <w:tcW w:w="1440" w:type="dxa"/>
                <w:gridSpan w:val="2"/>
                <w:vAlign w:val="center"/>
              </w:tcPr>
            </w:tcPrChange>
          </w:tcPr>
          <w:p w14:paraId="0A80C0B4" w14:textId="525012A5" w:rsidR="006D49B3" w:rsidRDefault="006D49B3">
            <w:pPr>
              <w:spacing w:before="0"/>
              <w:ind w:left="0"/>
              <w:jc w:val="center"/>
              <w:rPr>
                <w:ins w:id="4138" w:author="Zhunisbayev, Olzhasbek [Bolashak Atyrau Limited]" w:date="2024-11-01T11:18:00Z" w16du:dateUtc="2024-11-01T06:18:00Z"/>
              </w:rPr>
              <w:pPrChange w:id="4139" w:author="Zhunisbayev, Olzhasbek [Bolashak Atyrau Limited]" w:date="2024-11-01T11:25:00Z" w16du:dateUtc="2024-11-01T06:25:00Z">
                <w:pPr>
                  <w:spacing w:before="0"/>
                  <w:ind w:left="0"/>
                </w:pPr>
              </w:pPrChange>
            </w:pPr>
            <w:r>
              <w:t>450</w:t>
            </w:r>
          </w:p>
        </w:tc>
        <w:tc>
          <w:tcPr>
            <w:tcW w:w="1350" w:type="dxa"/>
            <w:vAlign w:val="center"/>
            <w:tcPrChange w:id="4140" w:author="Zhunisbayev, Olzhasbek [Bolashak Atyrau Limited]" w:date="2024-11-01T11:24:00Z" w16du:dateUtc="2024-11-01T06:24:00Z">
              <w:tcPr>
                <w:tcW w:w="1530" w:type="dxa"/>
                <w:gridSpan w:val="2"/>
                <w:vAlign w:val="center"/>
              </w:tcPr>
            </w:tcPrChange>
          </w:tcPr>
          <w:p w14:paraId="086D6D3F" w14:textId="5582585F" w:rsidR="006D49B3" w:rsidRDefault="006D49B3">
            <w:pPr>
              <w:spacing w:before="0"/>
              <w:ind w:left="0"/>
              <w:jc w:val="center"/>
              <w:rPr>
                <w:ins w:id="4141" w:author="Zhunisbayev, Olzhasbek [Bolashak Atyrau Limited]" w:date="2024-11-01T11:18:00Z" w16du:dateUtc="2024-11-01T06:18:00Z"/>
              </w:rPr>
              <w:pPrChange w:id="4142" w:author="Zhunisbayev, Olzhasbek [Bolashak Atyrau Limited]" w:date="2024-11-01T11:25:00Z" w16du:dateUtc="2024-11-01T06:25:00Z">
                <w:pPr>
                  <w:spacing w:before="0"/>
                  <w:ind w:left="0"/>
                </w:pPr>
              </w:pPrChange>
            </w:pPr>
            <w:ins w:id="4143" w:author="Zhunisbayev, Olzhasbek [Bolashak Atyrau Limited]" w:date="2024-11-01T11:21:00Z" w16du:dateUtc="2024-11-01T06:21:00Z">
              <w:r>
                <w:t>36</w:t>
              </w:r>
            </w:ins>
            <w:r w:rsidR="00BE1642">
              <w:t>4.2</w:t>
            </w:r>
          </w:p>
        </w:tc>
      </w:tr>
      <w:tr w:rsidR="006D49B3" w14:paraId="189B1B67" w14:textId="77777777" w:rsidTr="00DD7D76">
        <w:trPr>
          <w:ins w:id="4144" w:author="Zhunisbayev, Olzhasbek [Bolashak Atyrau Limited]" w:date="2024-11-01T11:18:00Z"/>
          <w:trPrChange w:id="4145" w:author="Zhunisbayev, Olzhasbek [Bolashak Atyrau Limited]" w:date="2024-11-01T11:24:00Z" w16du:dateUtc="2024-11-01T06:24:00Z">
            <w:trPr>
              <w:gridAfter w:val="0"/>
            </w:trPr>
          </w:trPrChange>
        </w:trPr>
        <w:tc>
          <w:tcPr>
            <w:tcW w:w="644" w:type="dxa"/>
            <w:vAlign w:val="center"/>
            <w:tcPrChange w:id="4146" w:author="Zhunisbayev, Olzhasbek [Bolashak Atyrau Limited]" w:date="2024-11-01T11:24:00Z" w16du:dateUtc="2024-11-01T06:24:00Z">
              <w:tcPr>
                <w:tcW w:w="634" w:type="dxa"/>
                <w:vAlign w:val="center"/>
              </w:tcPr>
            </w:tcPrChange>
          </w:tcPr>
          <w:p w14:paraId="04A227A5" w14:textId="4A9FF7A3" w:rsidR="006D49B3" w:rsidRDefault="006D49B3" w:rsidP="00DD7D76">
            <w:pPr>
              <w:spacing w:before="0"/>
              <w:ind w:left="0"/>
              <w:jc w:val="center"/>
              <w:rPr>
                <w:ins w:id="4147" w:author="Zhunisbayev, Olzhasbek [Bolashak Atyrau Limited]" w:date="2024-11-01T11:18:00Z" w16du:dateUtc="2024-11-01T06:18:00Z"/>
              </w:rPr>
            </w:pPr>
            <w:ins w:id="4148" w:author="Zhunisbayev, Olzhasbek [Bolashak Atyrau Limited]" w:date="2024-11-01T11:19:00Z" w16du:dateUtc="2024-11-01T06:19:00Z">
              <w:r>
                <w:t>20</w:t>
              </w:r>
            </w:ins>
          </w:p>
        </w:tc>
        <w:tc>
          <w:tcPr>
            <w:tcW w:w="1061" w:type="dxa"/>
            <w:vAlign w:val="center"/>
            <w:tcPrChange w:id="4149" w:author="Zhunisbayev, Olzhasbek [Bolashak Atyrau Limited]" w:date="2024-11-01T11:24:00Z" w16du:dateUtc="2024-11-01T06:24:00Z">
              <w:tcPr>
                <w:tcW w:w="981" w:type="dxa"/>
                <w:gridSpan w:val="2"/>
                <w:vAlign w:val="center"/>
              </w:tcPr>
            </w:tcPrChange>
          </w:tcPr>
          <w:p w14:paraId="5BD7A754" w14:textId="38608CF4" w:rsidR="006D49B3" w:rsidRDefault="006D49B3">
            <w:pPr>
              <w:spacing w:before="0"/>
              <w:ind w:left="0"/>
              <w:jc w:val="center"/>
              <w:rPr>
                <w:ins w:id="4150" w:author="Zhunisbayev, Olzhasbek [Bolashak Atyrau Limited]" w:date="2024-11-01T11:18:00Z" w16du:dateUtc="2024-11-01T06:18:00Z"/>
              </w:rPr>
              <w:pPrChange w:id="4151" w:author="Zhunisbayev, Olzhasbek [Bolashak Atyrau Limited]" w:date="2024-11-01T11:25:00Z" w16du:dateUtc="2024-11-01T06:25:00Z">
                <w:pPr>
                  <w:spacing w:before="0"/>
                  <w:ind w:left="0"/>
                </w:pPr>
              </w:pPrChange>
            </w:pPr>
            <w:r>
              <w:t>500</w:t>
            </w:r>
          </w:p>
        </w:tc>
        <w:tc>
          <w:tcPr>
            <w:tcW w:w="990" w:type="dxa"/>
            <w:vAlign w:val="center"/>
            <w:tcPrChange w:id="4152" w:author="Zhunisbayev, Olzhasbek [Bolashak Atyrau Limited]" w:date="2024-11-01T11:24:00Z" w16du:dateUtc="2024-11-01T06:24:00Z">
              <w:tcPr>
                <w:tcW w:w="810" w:type="dxa"/>
                <w:gridSpan w:val="3"/>
                <w:vAlign w:val="center"/>
              </w:tcPr>
            </w:tcPrChange>
          </w:tcPr>
          <w:p w14:paraId="7B3B18CE" w14:textId="77FE1727" w:rsidR="006D49B3" w:rsidRDefault="00246CA2">
            <w:pPr>
              <w:spacing w:before="0"/>
              <w:ind w:left="0"/>
              <w:jc w:val="center"/>
              <w:rPr>
                <w:ins w:id="4153" w:author="Zhunisbayev, Olzhasbek [Bolashak Atyrau Limited]" w:date="2024-11-01T11:18:00Z" w16du:dateUtc="2024-11-01T06:18:00Z"/>
              </w:rPr>
              <w:pPrChange w:id="4154" w:author="Zhunisbayev, Olzhasbek [Bolashak Atyrau Limited]" w:date="2024-11-01T11:25:00Z" w16du:dateUtc="2024-11-01T06:25:00Z">
                <w:pPr>
                  <w:spacing w:before="0"/>
                  <w:ind w:left="0"/>
                </w:pPr>
              </w:pPrChange>
            </w:pPr>
            <w:r>
              <w:t>355.2</w:t>
            </w:r>
          </w:p>
        </w:tc>
        <w:tc>
          <w:tcPr>
            <w:tcW w:w="990" w:type="dxa"/>
            <w:vAlign w:val="center"/>
            <w:tcPrChange w:id="4155" w:author="Zhunisbayev, Olzhasbek [Bolashak Atyrau Limited]" w:date="2024-11-01T11:24:00Z" w16du:dateUtc="2024-11-01T06:24:00Z">
              <w:tcPr>
                <w:tcW w:w="810" w:type="dxa"/>
                <w:gridSpan w:val="2"/>
                <w:vAlign w:val="center"/>
              </w:tcPr>
            </w:tcPrChange>
          </w:tcPr>
          <w:p w14:paraId="44FA260A" w14:textId="34479062" w:rsidR="006D49B3" w:rsidRPr="001B4C20" w:rsidRDefault="006D49B3">
            <w:pPr>
              <w:spacing w:before="0"/>
              <w:ind w:left="0"/>
              <w:jc w:val="center"/>
              <w:rPr>
                <w:ins w:id="4156" w:author="Zhunisbayev, Olzhasbek [Bolashak Atyrau Limited]" w:date="2024-11-01T11:18:00Z" w16du:dateUtc="2024-11-01T06:18:00Z"/>
                <w:lang w:val="ru-RU"/>
                <w:rPrChange w:id="4157" w:author="Zhunisbayev, Olzhasbek [Bolashak Atyrau Limited]" w:date="2024-11-01T14:08:00Z" w16du:dateUtc="2024-11-01T09:08:00Z">
                  <w:rPr>
                    <w:ins w:id="4158" w:author="Zhunisbayev, Olzhasbek [Bolashak Atyrau Limited]" w:date="2024-11-01T11:18:00Z" w16du:dateUtc="2024-11-01T06:18:00Z"/>
                  </w:rPr>
                </w:rPrChange>
              </w:rPr>
              <w:pPrChange w:id="4159" w:author="Zhunisbayev, Olzhasbek [Bolashak Atyrau Limited]" w:date="2024-11-01T11:25:00Z" w16du:dateUtc="2024-11-01T06:25:00Z">
                <w:pPr>
                  <w:spacing w:before="0"/>
                  <w:ind w:left="0"/>
                </w:pPr>
              </w:pPrChange>
            </w:pPr>
            <w:r>
              <w:t>500</w:t>
            </w:r>
          </w:p>
        </w:tc>
        <w:tc>
          <w:tcPr>
            <w:tcW w:w="900" w:type="dxa"/>
            <w:vAlign w:val="center"/>
            <w:tcPrChange w:id="4160" w:author="Zhunisbayev, Olzhasbek [Bolashak Atyrau Limited]" w:date="2024-11-01T11:24:00Z" w16du:dateUtc="2024-11-01T06:24:00Z">
              <w:tcPr>
                <w:tcW w:w="810" w:type="dxa"/>
                <w:gridSpan w:val="2"/>
                <w:vAlign w:val="center"/>
              </w:tcPr>
            </w:tcPrChange>
          </w:tcPr>
          <w:p w14:paraId="4B92357C" w14:textId="095DA47E" w:rsidR="006D49B3" w:rsidRPr="00927C61" w:rsidRDefault="00927C61">
            <w:pPr>
              <w:spacing w:before="0"/>
              <w:ind w:left="0"/>
              <w:jc w:val="center"/>
              <w:rPr>
                <w:ins w:id="4161" w:author="Zhunisbayev, Olzhasbek [Bolashak Atyrau Limited]" w:date="2024-11-01T11:18:00Z" w16du:dateUtc="2024-11-01T06:18:00Z"/>
                <w:lang w:val="en-US"/>
                <w:rPrChange w:id="4162" w:author="Zhunisbayev, Olzhasbek [Bolashak Atyrau Limited]" w:date="2024-11-01T14:26:00Z" w16du:dateUtc="2024-11-01T09:26:00Z">
                  <w:rPr>
                    <w:ins w:id="4163" w:author="Zhunisbayev, Olzhasbek [Bolashak Atyrau Limited]" w:date="2024-11-01T11:18:00Z" w16du:dateUtc="2024-11-01T06:18:00Z"/>
                  </w:rPr>
                </w:rPrChange>
              </w:rPr>
              <w:pPrChange w:id="4164" w:author="Zhunisbayev, Olzhasbek [Bolashak Atyrau Limited]" w:date="2024-11-01T11:25:00Z" w16du:dateUtc="2024-11-01T06:25:00Z">
                <w:pPr>
                  <w:spacing w:before="0"/>
                  <w:ind w:left="0"/>
                </w:pPr>
              </w:pPrChange>
            </w:pPr>
            <w:r>
              <w:rPr>
                <w:lang w:val="en-US"/>
              </w:rPr>
              <w:t>381.7</w:t>
            </w:r>
          </w:p>
        </w:tc>
        <w:tc>
          <w:tcPr>
            <w:tcW w:w="1260" w:type="dxa"/>
            <w:vAlign w:val="center"/>
            <w:tcPrChange w:id="4165" w:author="Zhunisbayev, Olzhasbek [Bolashak Atyrau Limited]" w:date="2024-11-01T11:24:00Z" w16du:dateUtc="2024-11-01T06:24:00Z">
              <w:tcPr>
                <w:tcW w:w="1440" w:type="dxa"/>
                <w:gridSpan w:val="2"/>
                <w:vAlign w:val="center"/>
              </w:tcPr>
            </w:tcPrChange>
          </w:tcPr>
          <w:p w14:paraId="7070396E" w14:textId="393B42C6" w:rsidR="006D49B3" w:rsidRDefault="006D49B3">
            <w:pPr>
              <w:spacing w:before="0"/>
              <w:ind w:left="0"/>
              <w:jc w:val="center"/>
              <w:rPr>
                <w:ins w:id="4166" w:author="Zhunisbayev, Olzhasbek [Bolashak Atyrau Limited]" w:date="2024-11-01T11:18:00Z" w16du:dateUtc="2024-11-01T06:18:00Z"/>
              </w:rPr>
              <w:pPrChange w:id="4167" w:author="Zhunisbayev, Olzhasbek [Bolashak Atyrau Limited]" w:date="2024-11-01T11:25:00Z" w16du:dateUtc="2024-11-01T06:25:00Z">
                <w:pPr>
                  <w:spacing w:before="0"/>
                  <w:ind w:left="0"/>
                </w:pPr>
              </w:pPrChange>
            </w:pPr>
            <w:r>
              <w:t>500</w:t>
            </w:r>
          </w:p>
        </w:tc>
        <w:tc>
          <w:tcPr>
            <w:tcW w:w="1350" w:type="dxa"/>
            <w:vAlign w:val="center"/>
            <w:tcPrChange w:id="4168" w:author="Zhunisbayev, Olzhasbek [Bolashak Atyrau Limited]" w:date="2024-11-01T11:24:00Z" w16du:dateUtc="2024-11-01T06:24:00Z">
              <w:tcPr>
                <w:tcW w:w="1530" w:type="dxa"/>
                <w:gridSpan w:val="2"/>
                <w:vAlign w:val="center"/>
              </w:tcPr>
            </w:tcPrChange>
          </w:tcPr>
          <w:p w14:paraId="1C581EE2" w14:textId="7674AF8C" w:rsidR="006D49B3" w:rsidRDefault="006D49B3">
            <w:pPr>
              <w:spacing w:before="0"/>
              <w:ind w:left="0"/>
              <w:jc w:val="center"/>
              <w:rPr>
                <w:ins w:id="4169" w:author="Zhunisbayev, Olzhasbek [Bolashak Atyrau Limited]" w:date="2024-11-01T11:18:00Z" w16du:dateUtc="2024-11-01T06:18:00Z"/>
              </w:rPr>
              <w:pPrChange w:id="4170" w:author="Zhunisbayev, Olzhasbek [Bolashak Atyrau Limited]" w:date="2024-11-01T11:25:00Z" w16du:dateUtc="2024-11-01T06:25:00Z">
                <w:pPr>
                  <w:spacing w:before="0"/>
                  <w:ind w:left="0"/>
                </w:pPr>
              </w:pPrChange>
            </w:pPr>
            <w:ins w:id="4171" w:author="Zhunisbayev, Olzhasbek [Bolashak Atyrau Limited]" w:date="2024-11-01T11:21:00Z" w16du:dateUtc="2024-11-01T06:21:00Z">
              <w:r>
                <w:t>40</w:t>
              </w:r>
            </w:ins>
            <w:r w:rsidR="00BE1642">
              <w:t>5.6</w:t>
            </w:r>
          </w:p>
        </w:tc>
      </w:tr>
      <w:tr w:rsidR="006D49B3" w14:paraId="10E4FB02" w14:textId="77777777" w:rsidTr="00DD7D76">
        <w:trPr>
          <w:ins w:id="4172" w:author="Zhunisbayev, Olzhasbek [Bolashak Atyrau Limited]" w:date="2024-11-01T11:18:00Z"/>
          <w:trPrChange w:id="4173" w:author="Zhunisbayev, Olzhasbek [Bolashak Atyrau Limited]" w:date="2024-11-01T11:24:00Z" w16du:dateUtc="2024-11-01T06:24:00Z">
            <w:trPr>
              <w:gridAfter w:val="0"/>
            </w:trPr>
          </w:trPrChange>
        </w:trPr>
        <w:tc>
          <w:tcPr>
            <w:tcW w:w="644" w:type="dxa"/>
            <w:vAlign w:val="center"/>
            <w:tcPrChange w:id="4174" w:author="Zhunisbayev, Olzhasbek [Bolashak Atyrau Limited]" w:date="2024-11-01T11:24:00Z" w16du:dateUtc="2024-11-01T06:24:00Z">
              <w:tcPr>
                <w:tcW w:w="634" w:type="dxa"/>
                <w:vAlign w:val="center"/>
              </w:tcPr>
            </w:tcPrChange>
          </w:tcPr>
          <w:p w14:paraId="088DA0EC" w14:textId="5273AFBE" w:rsidR="006D49B3" w:rsidRDefault="006D49B3" w:rsidP="00DD7D76">
            <w:pPr>
              <w:spacing w:before="0"/>
              <w:ind w:left="0"/>
              <w:jc w:val="center"/>
              <w:rPr>
                <w:ins w:id="4175" w:author="Zhunisbayev, Olzhasbek [Bolashak Atyrau Limited]" w:date="2024-11-01T11:18:00Z" w16du:dateUtc="2024-11-01T06:18:00Z"/>
              </w:rPr>
            </w:pPr>
            <w:ins w:id="4176" w:author="Zhunisbayev, Olzhasbek [Bolashak Atyrau Limited]" w:date="2024-11-01T11:19:00Z" w16du:dateUtc="2024-11-01T06:19:00Z">
              <w:r>
                <w:t>22</w:t>
              </w:r>
            </w:ins>
          </w:p>
        </w:tc>
        <w:tc>
          <w:tcPr>
            <w:tcW w:w="1061" w:type="dxa"/>
            <w:vAlign w:val="center"/>
            <w:tcPrChange w:id="4177" w:author="Zhunisbayev, Olzhasbek [Bolashak Atyrau Limited]" w:date="2024-11-01T11:24:00Z" w16du:dateUtc="2024-11-01T06:24:00Z">
              <w:tcPr>
                <w:tcW w:w="981" w:type="dxa"/>
                <w:gridSpan w:val="2"/>
                <w:vAlign w:val="center"/>
              </w:tcPr>
            </w:tcPrChange>
          </w:tcPr>
          <w:p w14:paraId="3C63296B" w14:textId="6EA3D5F4" w:rsidR="006D49B3" w:rsidRDefault="006D49B3">
            <w:pPr>
              <w:spacing w:before="0"/>
              <w:ind w:left="0"/>
              <w:jc w:val="center"/>
              <w:rPr>
                <w:ins w:id="4178" w:author="Zhunisbayev, Olzhasbek [Bolashak Atyrau Limited]" w:date="2024-11-01T11:18:00Z" w16du:dateUtc="2024-11-01T06:18:00Z"/>
              </w:rPr>
              <w:pPrChange w:id="4179" w:author="Zhunisbayev, Olzhasbek [Bolashak Atyrau Limited]" w:date="2024-11-01T11:25:00Z" w16du:dateUtc="2024-11-01T06:25:00Z">
                <w:pPr>
                  <w:spacing w:before="0"/>
                  <w:ind w:left="0"/>
                </w:pPr>
              </w:pPrChange>
            </w:pPr>
            <w:r>
              <w:t>560</w:t>
            </w:r>
          </w:p>
        </w:tc>
        <w:tc>
          <w:tcPr>
            <w:tcW w:w="990" w:type="dxa"/>
            <w:vAlign w:val="center"/>
            <w:tcPrChange w:id="4180" w:author="Zhunisbayev, Olzhasbek [Bolashak Atyrau Limited]" w:date="2024-11-01T11:24:00Z" w16du:dateUtc="2024-11-01T06:24:00Z">
              <w:tcPr>
                <w:tcW w:w="810" w:type="dxa"/>
                <w:gridSpan w:val="3"/>
                <w:vAlign w:val="center"/>
              </w:tcPr>
            </w:tcPrChange>
          </w:tcPr>
          <w:p w14:paraId="4338C3BD" w14:textId="69CB3C49" w:rsidR="006D49B3" w:rsidRDefault="00246CA2">
            <w:pPr>
              <w:spacing w:before="0"/>
              <w:ind w:left="0"/>
              <w:jc w:val="center"/>
              <w:rPr>
                <w:ins w:id="4181" w:author="Zhunisbayev, Olzhasbek [Bolashak Atyrau Limited]" w:date="2024-11-01T11:18:00Z" w16du:dateUtc="2024-11-01T06:18:00Z"/>
              </w:rPr>
              <w:pPrChange w:id="4182" w:author="Zhunisbayev, Olzhasbek [Bolashak Atyrau Limited]" w:date="2024-11-01T11:25:00Z" w16du:dateUtc="2024-11-01T06:25:00Z">
                <w:pPr>
                  <w:spacing w:before="0"/>
                  <w:ind w:left="0"/>
                </w:pPr>
              </w:pPrChange>
            </w:pPr>
            <w:r>
              <w:t>-</w:t>
            </w:r>
          </w:p>
        </w:tc>
        <w:tc>
          <w:tcPr>
            <w:tcW w:w="990" w:type="dxa"/>
            <w:vAlign w:val="center"/>
            <w:tcPrChange w:id="4183" w:author="Zhunisbayev, Olzhasbek [Bolashak Atyrau Limited]" w:date="2024-11-01T11:24:00Z" w16du:dateUtc="2024-11-01T06:24:00Z">
              <w:tcPr>
                <w:tcW w:w="810" w:type="dxa"/>
                <w:gridSpan w:val="2"/>
                <w:vAlign w:val="center"/>
              </w:tcPr>
            </w:tcPrChange>
          </w:tcPr>
          <w:p w14:paraId="4310CC91" w14:textId="593CF505" w:rsidR="006D49B3" w:rsidRPr="00D73483" w:rsidRDefault="006D49B3">
            <w:pPr>
              <w:spacing w:before="0"/>
              <w:ind w:left="0"/>
              <w:jc w:val="center"/>
              <w:rPr>
                <w:ins w:id="4184" w:author="Zhunisbayev, Olzhasbek [Bolashak Atyrau Limited]" w:date="2024-11-01T11:18:00Z" w16du:dateUtc="2024-11-01T06:18:00Z"/>
                <w:lang w:val="ru-RU"/>
                <w:rPrChange w:id="4185" w:author="Zhunisbayev, Olzhasbek [Bolashak Atyrau Limited]" w:date="2024-11-01T14:29:00Z" w16du:dateUtc="2024-11-01T09:29:00Z">
                  <w:rPr>
                    <w:ins w:id="4186" w:author="Zhunisbayev, Olzhasbek [Bolashak Atyrau Limited]" w:date="2024-11-01T11:18:00Z" w16du:dateUtc="2024-11-01T06:18:00Z"/>
                  </w:rPr>
                </w:rPrChange>
              </w:rPr>
              <w:pPrChange w:id="4187" w:author="Zhunisbayev, Olzhasbek [Bolashak Atyrau Limited]" w:date="2024-11-01T11:25:00Z" w16du:dateUtc="2024-11-01T06:25:00Z">
                <w:pPr>
                  <w:spacing w:before="0"/>
                  <w:ind w:left="0"/>
                </w:pPr>
              </w:pPrChange>
            </w:pPr>
            <w:r>
              <w:t>560</w:t>
            </w:r>
          </w:p>
        </w:tc>
        <w:tc>
          <w:tcPr>
            <w:tcW w:w="900" w:type="dxa"/>
            <w:vAlign w:val="center"/>
            <w:tcPrChange w:id="4188" w:author="Zhunisbayev, Olzhasbek [Bolashak Atyrau Limited]" w:date="2024-11-01T11:24:00Z" w16du:dateUtc="2024-11-01T06:24:00Z">
              <w:tcPr>
                <w:tcW w:w="810" w:type="dxa"/>
                <w:gridSpan w:val="2"/>
                <w:vAlign w:val="center"/>
              </w:tcPr>
            </w:tcPrChange>
          </w:tcPr>
          <w:p w14:paraId="7684B768" w14:textId="6B43A360" w:rsidR="006D49B3" w:rsidRPr="00927C61" w:rsidRDefault="00927C61">
            <w:pPr>
              <w:spacing w:before="0"/>
              <w:ind w:left="0"/>
              <w:jc w:val="center"/>
              <w:rPr>
                <w:ins w:id="4189" w:author="Zhunisbayev, Olzhasbek [Bolashak Atyrau Limited]" w:date="2024-11-01T11:18:00Z" w16du:dateUtc="2024-11-01T06:18:00Z"/>
                <w:lang w:val="en-US"/>
                <w:rPrChange w:id="4190" w:author="Zhunisbayev, Olzhasbek [Bolashak Atyrau Limited]" w:date="2024-11-01T14:29:00Z" w16du:dateUtc="2024-11-01T09:29:00Z">
                  <w:rPr>
                    <w:ins w:id="4191" w:author="Zhunisbayev, Olzhasbek [Bolashak Atyrau Limited]" w:date="2024-11-01T11:18:00Z" w16du:dateUtc="2024-11-01T06:18:00Z"/>
                  </w:rPr>
                </w:rPrChange>
              </w:rPr>
              <w:pPrChange w:id="4192" w:author="Zhunisbayev, Olzhasbek [Bolashak Atyrau Limited]" w:date="2024-11-01T11:25:00Z" w16du:dateUtc="2024-11-01T06:25:00Z">
                <w:pPr>
                  <w:spacing w:before="0"/>
                  <w:ind w:left="0"/>
                </w:pPr>
              </w:pPrChange>
            </w:pPr>
            <w:r>
              <w:rPr>
                <w:lang w:val="en-US"/>
              </w:rPr>
              <w:t>427.5</w:t>
            </w:r>
          </w:p>
        </w:tc>
        <w:tc>
          <w:tcPr>
            <w:tcW w:w="1260" w:type="dxa"/>
            <w:vAlign w:val="center"/>
            <w:tcPrChange w:id="4193" w:author="Zhunisbayev, Olzhasbek [Bolashak Atyrau Limited]" w:date="2024-11-01T11:24:00Z" w16du:dateUtc="2024-11-01T06:24:00Z">
              <w:tcPr>
                <w:tcW w:w="1440" w:type="dxa"/>
                <w:gridSpan w:val="2"/>
                <w:vAlign w:val="center"/>
              </w:tcPr>
            </w:tcPrChange>
          </w:tcPr>
          <w:p w14:paraId="421EA69B" w14:textId="37FA2A76" w:rsidR="006D49B3" w:rsidRDefault="006D49B3">
            <w:pPr>
              <w:spacing w:before="0"/>
              <w:ind w:left="0"/>
              <w:jc w:val="center"/>
              <w:rPr>
                <w:ins w:id="4194" w:author="Zhunisbayev, Olzhasbek [Bolashak Atyrau Limited]" w:date="2024-11-01T11:18:00Z" w16du:dateUtc="2024-11-01T06:18:00Z"/>
              </w:rPr>
              <w:pPrChange w:id="4195" w:author="Zhunisbayev, Olzhasbek [Bolashak Atyrau Limited]" w:date="2024-11-01T11:25:00Z" w16du:dateUtc="2024-11-01T06:25:00Z">
                <w:pPr>
                  <w:spacing w:before="0"/>
                  <w:ind w:left="0"/>
                </w:pPr>
              </w:pPrChange>
            </w:pPr>
            <w:r>
              <w:t>560</w:t>
            </w:r>
          </w:p>
        </w:tc>
        <w:tc>
          <w:tcPr>
            <w:tcW w:w="1350" w:type="dxa"/>
            <w:vAlign w:val="center"/>
            <w:tcPrChange w:id="4196" w:author="Zhunisbayev, Olzhasbek [Bolashak Atyrau Limited]" w:date="2024-11-01T11:24:00Z" w16du:dateUtc="2024-11-01T06:24:00Z">
              <w:tcPr>
                <w:tcW w:w="1530" w:type="dxa"/>
                <w:gridSpan w:val="2"/>
                <w:vAlign w:val="center"/>
              </w:tcPr>
            </w:tcPrChange>
          </w:tcPr>
          <w:p w14:paraId="2CEA6093" w14:textId="1174DED6" w:rsidR="006D49B3" w:rsidRDefault="006D49B3">
            <w:pPr>
              <w:spacing w:before="0"/>
              <w:ind w:left="0"/>
              <w:jc w:val="center"/>
              <w:rPr>
                <w:ins w:id="4197" w:author="Zhunisbayev, Olzhasbek [Bolashak Atyrau Limited]" w:date="2024-11-01T11:18:00Z" w16du:dateUtc="2024-11-01T06:18:00Z"/>
              </w:rPr>
              <w:pPrChange w:id="4198" w:author="Zhunisbayev, Olzhasbek [Bolashak Atyrau Limited]" w:date="2024-11-01T11:25:00Z" w16du:dateUtc="2024-11-01T06:25:00Z">
                <w:pPr>
                  <w:spacing w:before="0"/>
                  <w:ind w:left="0"/>
                </w:pPr>
              </w:pPrChange>
            </w:pPr>
            <w:ins w:id="4199" w:author="Zhunisbayev, Olzhasbek [Bolashak Atyrau Limited]" w:date="2024-11-01T11:21:00Z" w16du:dateUtc="2024-11-01T06:21:00Z">
              <w:r>
                <w:t>45</w:t>
              </w:r>
            </w:ins>
            <w:r w:rsidR="00BE1642">
              <w:t>4.3</w:t>
            </w:r>
          </w:p>
        </w:tc>
      </w:tr>
      <w:tr w:rsidR="006D49B3" w14:paraId="05BEF582" w14:textId="77777777" w:rsidTr="00DD7D76">
        <w:trPr>
          <w:ins w:id="4200" w:author="Zhunisbayev, Olzhasbek [Bolashak Atyrau Limited]" w:date="2024-11-01T11:18:00Z"/>
          <w:trPrChange w:id="4201" w:author="Zhunisbayev, Olzhasbek [Bolashak Atyrau Limited]" w:date="2024-11-01T11:24:00Z" w16du:dateUtc="2024-11-01T06:24:00Z">
            <w:trPr>
              <w:gridAfter w:val="0"/>
            </w:trPr>
          </w:trPrChange>
        </w:trPr>
        <w:tc>
          <w:tcPr>
            <w:tcW w:w="644" w:type="dxa"/>
            <w:vAlign w:val="center"/>
            <w:tcPrChange w:id="4202" w:author="Zhunisbayev, Olzhasbek [Bolashak Atyrau Limited]" w:date="2024-11-01T11:24:00Z" w16du:dateUtc="2024-11-01T06:24:00Z">
              <w:tcPr>
                <w:tcW w:w="634" w:type="dxa"/>
                <w:vAlign w:val="center"/>
              </w:tcPr>
            </w:tcPrChange>
          </w:tcPr>
          <w:p w14:paraId="01A832A7" w14:textId="6DFB2CEE" w:rsidR="006D49B3" w:rsidRDefault="006D49B3" w:rsidP="00DD7D76">
            <w:pPr>
              <w:spacing w:before="0"/>
              <w:ind w:left="0"/>
              <w:jc w:val="center"/>
              <w:rPr>
                <w:ins w:id="4203" w:author="Zhunisbayev, Olzhasbek [Bolashak Atyrau Limited]" w:date="2024-11-01T11:18:00Z" w16du:dateUtc="2024-11-01T06:18:00Z"/>
              </w:rPr>
            </w:pPr>
            <w:ins w:id="4204" w:author="Zhunisbayev, Olzhasbek [Bolashak Atyrau Limited]" w:date="2024-11-01T11:19:00Z" w16du:dateUtc="2024-11-01T06:19:00Z">
              <w:r>
                <w:t>24</w:t>
              </w:r>
            </w:ins>
          </w:p>
        </w:tc>
        <w:tc>
          <w:tcPr>
            <w:tcW w:w="1061" w:type="dxa"/>
            <w:vAlign w:val="center"/>
            <w:tcPrChange w:id="4205" w:author="Zhunisbayev, Olzhasbek [Bolashak Atyrau Limited]" w:date="2024-11-01T11:24:00Z" w16du:dateUtc="2024-11-01T06:24:00Z">
              <w:tcPr>
                <w:tcW w:w="981" w:type="dxa"/>
                <w:gridSpan w:val="2"/>
                <w:vAlign w:val="center"/>
              </w:tcPr>
            </w:tcPrChange>
          </w:tcPr>
          <w:p w14:paraId="2CABD263" w14:textId="0914AD68" w:rsidR="006D49B3" w:rsidRDefault="006D49B3">
            <w:pPr>
              <w:spacing w:before="0"/>
              <w:ind w:left="0"/>
              <w:jc w:val="center"/>
              <w:rPr>
                <w:ins w:id="4206" w:author="Zhunisbayev, Olzhasbek [Bolashak Atyrau Limited]" w:date="2024-11-01T11:18:00Z" w16du:dateUtc="2024-11-01T06:18:00Z"/>
              </w:rPr>
              <w:pPrChange w:id="4207" w:author="Zhunisbayev, Olzhasbek [Bolashak Atyrau Limited]" w:date="2024-11-01T11:25:00Z" w16du:dateUtc="2024-11-01T06:25:00Z">
                <w:pPr>
                  <w:spacing w:before="0"/>
                  <w:ind w:left="0"/>
                </w:pPr>
              </w:pPrChange>
            </w:pPr>
            <w:ins w:id="4208" w:author="Zhunisbayev, Olzhasbek [Bolashak Atyrau Limited]" w:date="2024-11-01T12:41:00Z" w16du:dateUtc="2024-11-01T07:41:00Z">
              <w:r>
                <w:t>630</w:t>
              </w:r>
            </w:ins>
          </w:p>
        </w:tc>
        <w:tc>
          <w:tcPr>
            <w:tcW w:w="990" w:type="dxa"/>
            <w:vAlign w:val="center"/>
            <w:tcPrChange w:id="4209" w:author="Zhunisbayev, Olzhasbek [Bolashak Atyrau Limited]" w:date="2024-11-01T11:24:00Z" w16du:dateUtc="2024-11-01T06:24:00Z">
              <w:tcPr>
                <w:tcW w:w="810" w:type="dxa"/>
                <w:gridSpan w:val="3"/>
                <w:vAlign w:val="center"/>
              </w:tcPr>
            </w:tcPrChange>
          </w:tcPr>
          <w:p w14:paraId="56B2EFC3" w14:textId="34D4A5F2" w:rsidR="006D49B3" w:rsidRDefault="00246CA2">
            <w:pPr>
              <w:spacing w:before="0"/>
              <w:ind w:left="0"/>
              <w:jc w:val="center"/>
              <w:rPr>
                <w:ins w:id="4210" w:author="Zhunisbayev, Olzhasbek [Bolashak Atyrau Limited]" w:date="2024-11-01T11:18:00Z" w16du:dateUtc="2024-11-01T06:18:00Z"/>
              </w:rPr>
              <w:pPrChange w:id="4211" w:author="Zhunisbayev, Olzhasbek [Bolashak Atyrau Limited]" w:date="2024-11-01T11:25:00Z" w16du:dateUtc="2024-11-01T06:25:00Z">
                <w:pPr>
                  <w:spacing w:before="0"/>
                  <w:ind w:left="0"/>
                </w:pPr>
              </w:pPrChange>
            </w:pPr>
            <w:r>
              <w:t>-</w:t>
            </w:r>
          </w:p>
        </w:tc>
        <w:tc>
          <w:tcPr>
            <w:tcW w:w="990" w:type="dxa"/>
            <w:vAlign w:val="center"/>
            <w:tcPrChange w:id="4212" w:author="Zhunisbayev, Olzhasbek [Bolashak Atyrau Limited]" w:date="2024-11-01T11:24:00Z" w16du:dateUtc="2024-11-01T06:24:00Z">
              <w:tcPr>
                <w:tcW w:w="810" w:type="dxa"/>
                <w:gridSpan w:val="2"/>
                <w:vAlign w:val="center"/>
              </w:tcPr>
            </w:tcPrChange>
          </w:tcPr>
          <w:p w14:paraId="3A579461" w14:textId="5072F1BD" w:rsidR="006D49B3" w:rsidRPr="007335E1" w:rsidRDefault="006D49B3">
            <w:pPr>
              <w:spacing w:before="0"/>
              <w:ind w:left="0"/>
              <w:jc w:val="center"/>
              <w:rPr>
                <w:ins w:id="4213" w:author="Zhunisbayev, Olzhasbek [Bolashak Atyrau Limited]" w:date="2024-11-01T11:18:00Z" w16du:dateUtc="2024-11-01T06:18:00Z"/>
                <w:lang w:val="ru-RU"/>
                <w:rPrChange w:id="4214" w:author="Zhunisbayev, Olzhasbek [Bolashak Atyrau Limited]" w:date="2024-11-01T14:08:00Z" w16du:dateUtc="2024-11-01T09:08:00Z">
                  <w:rPr>
                    <w:ins w:id="4215" w:author="Zhunisbayev, Olzhasbek [Bolashak Atyrau Limited]" w:date="2024-11-01T11:18:00Z" w16du:dateUtc="2024-11-01T06:18:00Z"/>
                  </w:rPr>
                </w:rPrChange>
              </w:rPr>
              <w:pPrChange w:id="4216" w:author="Zhunisbayev, Olzhasbek [Bolashak Atyrau Limited]" w:date="2024-11-01T11:25:00Z" w16du:dateUtc="2024-11-01T06:25:00Z">
                <w:pPr>
                  <w:spacing w:before="0"/>
                  <w:ind w:left="0"/>
                </w:pPr>
              </w:pPrChange>
            </w:pPr>
            <w:ins w:id="4217" w:author="Zhunisbayev, Olzhasbek [Bolashak Atyrau Limited]" w:date="2024-11-01T12:41:00Z" w16du:dateUtc="2024-11-01T07:41:00Z">
              <w:r>
                <w:t>630</w:t>
              </w:r>
            </w:ins>
          </w:p>
        </w:tc>
        <w:tc>
          <w:tcPr>
            <w:tcW w:w="900" w:type="dxa"/>
            <w:vAlign w:val="center"/>
            <w:tcPrChange w:id="4218" w:author="Zhunisbayev, Olzhasbek [Bolashak Atyrau Limited]" w:date="2024-11-01T11:24:00Z" w16du:dateUtc="2024-11-01T06:24:00Z">
              <w:tcPr>
                <w:tcW w:w="810" w:type="dxa"/>
                <w:gridSpan w:val="2"/>
                <w:vAlign w:val="center"/>
              </w:tcPr>
            </w:tcPrChange>
          </w:tcPr>
          <w:p w14:paraId="4CE41FBC" w14:textId="781F5FFC" w:rsidR="006D49B3" w:rsidRPr="003434B0" w:rsidRDefault="003434B0">
            <w:pPr>
              <w:spacing w:before="0"/>
              <w:ind w:left="0"/>
              <w:jc w:val="center"/>
              <w:rPr>
                <w:ins w:id="4219" w:author="Zhunisbayev, Olzhasbek [Bolashak Atyrau Limited]" w:date="2024-11-01T11:18:00Z" w16du:dateUtc="2024-11-01T06:18:00Z"/>
                <w:lang w:val="en-US"/>
                <w:rPrChange w:id="4220" w:author="Zhunisbayev, Olzhasbek [Bolashak Atyrau Limited]" w:date="2024-11-01T14:08:00Z" w16du:dateUtc="2024-11-01T09:08:00Z">
                  <w:rPr>
                    <w:ins w:id="4221" w:author="Zhunisbayev, Olzhasbek [Bolashak Atyrau Limited]" w:date="2024-11-01T11:18:00Z" w16du:dateUtc="2024-11-01T06:18:00Z"/>
                  </w:rPr>
                </w:rPrChange>
              </w:rPr>
              <w:pPrChange w:id="4222" w:author="Zhunisbayev, Olzhasbek [Bolashak Atyrau Limited]" w:date="2024-11-01T11:25:00Z" w16du:dateUtc="2024-11-01T06:25:00Z">
                <w:pPr>
                  <w:spacing w:before="0"/>
                  <w:ind w:left="0"/>
                </w:pPr>
              </w:pPrChange>
            </w:pPr>
            <w:r>
              <w:rPr>
                <w:lang w:val="en-US"/>
              </w:rPr>
              <w:t>-</w:t>
            </w:r>
          </w:p>
        </w:tc>
        <w:tc>
          <w:tcPr>
            <w:tcW w:w="1260" w:type="dxa"/>
            <w:vAlign w:val="center"/>
            <w:tcPrChange w:id="4223" w:author="Zhunisbayev, Olzhasbek [Bolashak Atyrau Limited]" w:date="2024-11-01T11:24:00Z" w16du:dateUtc="2024-11-01T06:24:00Z">
              <w:tcPr>
                <w:tcW w:w="1440" w:type="dxa"/>
                <w:gridSpan w:val="2"/>
                <w:vAlign w:val="center"/>
              </w:tcPr>
            </w:tcPrChange>
          </w:tcPr>
          <w:p w14:paraId="7AC8764A" w14:textId="772FDB2F" w:rsidR="006D49B3" w:rsidRDefault="006D49B3">
            <w:pPr>
              <w:spacing w:before="0"/>
              <w:ind w:left="0"/>
              <w:jc w:val="center"/>
              <w:rPr>
                <w:ins w:id="4224" w:author="Zhunisbayev, Olzhasbek [Bolashak Atyrau Limited]" w:date="2024-11-01T11:18:00Z" w16du:dateUtc="2024-11-01T06:18:00Z"/>
              </w:rPr>
              <w:pPrChange w:id="4225" w:author="Zhunisbayev, Olzhasbek [Bolashak Atyrau Limited]" w:date="2024-11-01T11:25:00Z" w16du:dateUtc="2024-11-01T06:25:00Z">
                <w:pPr>
                  <w:spacing w:before="0"/>
                  <w:ind w:left="0"/>
                </w:pPr>
              </w:pPrChange>
            </w:pPr>
            <w:ins w:id="4226" w:author="Zhunisbayev, Olzhasbek [Bolashak Atyrau Limited]" w:date="2024-11-01T12:41:00Z" w16du:dateUtc="2024-11-01T07:41:00Z">
              <w:r>
                <w:t>630</w:t>
              </w:r>
            </w:ins>
          </w:p>
        </w:tc>
        <w:tc>
          <w:tcPr>
            <w:tcW w:w="1350" w:type="dxa"/>
            <w:vAlign w:val="center"/>
            <w:tcPrChange w:id="4227" w:author="Zhunisbayev, Olzhasbek [Bolashak Atyrau Limited]" w:date="2024-11-01T11:24:00Z" w16du:dateUtc="2024-11-01T06:24:00Z">
              <w:tcPr>
                <w:tcW w:w="1530" w:type="dxa"/>
                <w:gridSpan w:val="2"/>
                <w:vAlign w:val="center"/>
              </w:tcPr>
            </w:tcPrChange>
          </w:tcPr>
          <w:p w14:paraId="776EEB1E" w14:textId="6302FA60" w:rsidR="006D49B3" w:rsidRDefault="006D49B3">
            <w:pPr>
              <w:spacing w:before="0"/>
              <w:ind w:left="0"/>
              <w:jc w:val="center"/>
              <w:rPr>
                <w:ins w:id="4228" w:author="Zhunisbayev, Olzhasbek [Bolashak Atyrau Limited]" w:date="2024-11-01T11:18:00Z" w16du:dateUtc="2024-11-01T06:18:00Z"/>
              </w:rPr>
              <w:pPrChange w:id="4229" w:author="Zhunisbayev, Olzhasbek [Bolashak Atyrau Limited]" w:date="2024-11-01T11:25:00Z" w16du:dateUtc="2024-11-01T06:25:00Z">
                <w:pPr>
                  <w:spacing w:before="0"/>
                  <w:ind w:left="0"/>
                </w:pPr>
              </w:pPrChange>
            </w:pPr>
            <w:ins w:id="4230" w:author="Zhunisbayev, Olzhasbek [Bolashak Atyrau Limited]" w:date="2024-11-01T11:21:00Z" w16du:dateUtc="2024-11-01T06:21:00Z">
              <w:r>
                <w:t>51</w:t>
              </w:r>
            </w:ins>
            <w:r w:rsidR="00BE1642">
              <w:t>1.0</w:t>
            </w:r>
          </w:p>
        </w:tc>
      </w:tr>
      <w:tr w:rsidR="006D49B3" w14:paraId="35BE7AEF" w14:textId="77777777" w:rsidTr="00DD7D76">
        <w:trPr>
          <w:ins w:id="4231" w:author="Zhunisbayev, Olzhasbek [Bolashak Atyrau Limited]" w:date="2024-11-01T11:18:00Z"/>
          <w:trPrChange w:id="4232" w:author="Zhunisbayev, Olzhasbek [Bolashak Atyrau Limited]" w:date="2024-11-01T11:24:00Z" w16du:dateUtc="2024-11-01T06:24:00Z">
            <w:trPr>
              <w:gridAfter w:val="0"/>
            </w:trPr>
          </w:trPrChange>
        </w:trPr>
        <w:tc>
          <w:tcPr>
            <w:tcW w:w="644" w:type="dxa"/>
            <w:vAlign w:val="center"/>
            <w:tcPrChange w:id="4233" w:author="Zhunisbayev, Olzhasbek [Bolashak Atyrau Limited]" w:date="2024-11-01T11:24:00Z" w16du:dateUtc="2024-11-01T06:24:00Z">
              <w:tcPr>
                <w:tcW w:w="634" w:type="dxa"/>
                <w:vAlign w:val="center"/>
              </w:tcPr>
            </w:tcPrChange>
          </w:tcPr>
          <w:p w14:paraId="53F1F2B4" w14:textId="444C6098" w:rsidR="006D49B3" w:rsidRDefault="006D49B3" w:rsidP="00DD7D76">
            <w:pPr>
              <w:spacing w:before="0"/>
              <w:ind w:left="0"/>
              <w:jc w:val="center"/>
              <w:rPr>
                <w:ins w:id="4234" w:author="Zhunisbayev, Olzhasbek [Bolashak Atyrau Limited]" w:date="2024-11-01T11:18:00Z" w16du:dateUtc="2024-11-01T06:18:00Z"/>
              </w:rPr>
            </w:pPr>
            <w:ins w:id="4235" w:author="Zhunisbayev, Olzhasbek [Bolashak Atyrau Limited]" w:date="2024-11-01T11:19:00Z" w16du:dateUtc="2024-11-01T06:19:00Z">
              <w:r>
                <w:t>28</w:t>
              </w:r>
            </w:ins>
          </w:p>
        </w:tc>
        <w:tc>
          <w:tcPr>
            <w:tcW w:w="1061" w:type="dxa"/>
            <w:vAlign w:val="center"/>
            <w:tcPrChange w:id="4236" w:author="Zhunisbayev, Olzhasbek [Bolashak Atyrau Limited]" w:date="2024-11-01T11:24:00Z" w16du:dateUtc="2024-11-01T06:24:00Z">
              <w:tcPr>
                <w:tcW w:w="981" w:type="dxa"/>
                <w:gridSpan w:val="2"/>
                <w:vAlign w:val="center"/>
              </w:tcPr>
            </w:tcPrChange>
          </w:tcPr>
          <w:p w14:paraId="03F8B331" w14:textId="1C660ADE" w:rsidR="006D49B3" w:rsidRDefault="006D49B3">
            <w:pPr>
              <w:spacing w:before="0"/>
              <w:ind w:left="0"/>
              <w:jc w:val="center"/>
              <w:rPr>
                <w:ins w:id="4237" w:author="Zhunisbayev, Olzhasbek [Bolashak Atyrau Limited]" w:date="2024-11-01T11:18:00Z" w16du:dateUtc="2024-11-01T06:18:00Z"/>
              </w:rPr>
              <w:pPrChange w:id="4238" w:author="Zhunisbayev, Olzhasbek [Bolashak Atyrau Limited]" w:date="2024-11-01T11:25:00Z" w16du:dateUtc="2024-11-01T06:25:00Z">
                <w:pPr>
                  <w:spacing w:before="0"/>
                  <w:ind w:left="0"/>
                </w:pPr>
              </w:pPrChange>
            </w:pPr>
            <w:r>
              <w:t>710</w:t>
            </w:r>
          </w:p>
        </w:tc>
        <w:tc>
          <w:tcPr>
            <w:tcW w:w="990" w:type="dxa"/>
            <w:vAlign w:val="center"/>
            <w:tcPrChange w:id="4239" w:author="Zhunisbayev, Olzhasbek [Bolashak Atyrau Limited]" w:date="2024-11-01T11:24:00Z" w16du:dateUtc="2024-11-01T06:24:00Z">
              <w:tcPr>
                <w:tcW w:w="810" w:type="dxa"/>
                <w:gridSpan w:val="3"/>
                <w:vAlign w:val="center"/>
              </w:tcPr>
            </w:tcPrChange>
          </w:tcPr>
          <w:p w14:paraId="76FF236F" w14:textId="5CEEFE31" w:rsidR="006D49B3" w:rsidRDefault="00246CA2">
            <w:pPr>
              <w:spacing w:before="0"/>
              <w:ind w:left="0"/>
              <w:jc w:val="center"/>
              <w:rPr>
                <w:ins w:id="4240" w:author="Zhunisbayev, Olzhasbek [Bolashak Atyrau Limited]" w:date="2024-11-01T11:18:00Z" w16du:dateUtc="2024-11-01T06:18:00Z"/>
              </w:rPr>
              <w:pPrChange w:id="4241" w:author="Zhunisbayev, Olzhasbek [Bolashak Atyrau Limited]" w:date="2024-11-01T11:25:00Z" w16du:dateUtc="2024-11-01T06:25:00Z">
                <w:pPr>
                  <w:spacing w:before="0"/>
                  <w:ind w:left="0"/>
                </w:pPr>
              </w:pPrChange>
            </w:pPr>
            <w:r>
              <w:t>-</w:t>
            </w:r>
          </w:p>
        </w:tc>
        <w:tc>
          <w:tcPr>
            <w:tcW w:w="990" w:type="dxa"/>
            <w:vAlign w:val="center"/>
            <w:tcPrChange w:id="4242" w:author="Zhunisbayev, Olzhasbek [Bolashak Atyrau Limited]" w:date="2024-11-01T11:24:00Z" w16du:dateUtc="2024-11-01T06:24:00Z">
              <w:tcPr>
                <w:tcW w:w="810" w:type="dxa"/>
                <w:gridSpan w:val="2"/>
                <w:vAlign w:val="center"/>
              </w:tcPr>
            </w:tcPrChange>
          </w:tcPr>
          <w:p w14:paraId="3F8E0AA8" w14:textId="64B0B3A7" w:rsidR="006D49B3" w:rsidRDefault="006D49B3">
            <w:pPr>
              <w:spacing w:before="0"/>
              <w:ind w:left="0"/>
              <w:jc w:val="center"/>
              <w:rPr>
                <w:ins w:id="4243" w:author="Zhunisbayev, Olzhasbek [Bolashak Atyrau Limited]" w:date="2024-11-01T11:18:00Z" w16du:dateUtc="2024-11-01T06:18:00Z"/>
              </w:rPr>
              <w:pPrChange w:id="4244" w:author="Zhunisbayev, Olzhasbek [Bolashak Atyrau Limited]" w:date="2024-11-01T11:25:00Z" w16du:dateUtc="2024-11-01T06:25:00Z">
                <w:pPr>
                  <w:spacing w:before="0"/>
                  <w:ind w:left="0"/>
                </w:pPr>
              </w:pPrChange>
            </w:pPr>
            <w:r>
              <w:t>710</w:t>
            </w:r>
          </w:p>
        </w:tc>
        <w:tc>
          <w:tcPr>
            <w:tcW w:w="900" w:type="dxa"/>
            <w:vAlign w:val="center"/>
            <w:tcPrChange w:id="4245" w:author="Zhunisbayev, Olzhasbek [Bolashak Atyrau Limited]" w:date="2024-11-01T11:24:00Z" w16du:dateUtc="2024-11-01T06:24:00Z">
              <w:tcPr>
                <w:tcW w:w="810" w:type="dxa"/>
                <w:gridSpan w:val="2"/>
                <w:vAlign w:val="center"/>
              </w:tcPr>
            </w:tcPrChange>
          </w:tcPr>
          <w:p w14:paraId="473BAD4A" w14:textId="66B24972" w:rsidR="006D49B3" w:rsidRDefault="003434B0">
            <w:pPr>
              <w:spacing w:before="0"/>
              <w:ind w:left="0"/>
              <w:jc w:val="center"/>
              <w:rPr>
                <w:ins w:id="4246" w:author="Zhunisbayev, Olzhasbek [Bolashak Atyrau Limited]" w:date="2024-11-01T11:18:00Z" w16du:dateUtc="2024-11-01T06:18:00Z"/>
              </w:rPr>
              <w:pPrChange w:id="4247" w:author="Zhunisbayev, Olzhasbek [Bolashak Atyrau Limited]" w:date="2024-11-01T11:25:00Z" w16du:dateUtc="2024-11-01T06:25:00Z">
                <w:pPr>
                  <w:spacing w:before="0"/>
                  <w:ind w:left="0"/>
                </w:pPr>
              </w:pPrChange>
            </w:pPr>
            <w:r>
              <w:t>-</w:t>
            </w:r>
          </w:p>
        </w:tc>
        <w:tc>
          <w:tcPr>
            <w:tcW w:w="1260" w:type="dxa"/>
            <w:vAlign w:val="center"/>
            <w:tcPrChange w:id="4248" w:author="Zhunisbayev, Olzhasbek [Bolashak Atyrau Limited]" w:date="2024-11-01T11:24:00Z" w16du:dateUtc="2024-11-01T06:24:00Z">
              <w:tcPr>
                <w:tcW w:w="1440" w:type="dxa"/>
                <w:gridSpan w:val="2"/>
                <w:vAlign w:val="center"/>
              </w:tcPr>
            </w:tcPrChange>
          </w:tcPr>
          <w:p w14:paraId="12F42E84" w14:textId="3601CD0C" w:rsidR="006D49B3" w:rsidRDefault="006D49B3">
            <w:pPr>
              <w:spacing w:before="0"/>
              <w:ind w:left="0"/>
              <w:jc w:val="center"/>
              <w:rPr>
                <w:ins w:id="4249" w:author="Zhunisbayev, Olzhasbek [Bolashak Atyrau Limited]" w:date="2024-11-01T11:18:00Z" w16du:dateUtc="2024-11-01T06:18:00Z"/>
              </w:rPr>
              <w:pPrChange w:id="4250" w:author="Zhunisbayev, Olzhasbek [Bolashak Atyrau Limited]" w:date="2024-11-01T11:25:00Z" w16du:dateUtc="2024-11-01T06:25:00Z">
                <w:pPr>
                  <w:spacing w:before="0"/>
                  <w:ind w:left="0"/>
                </w:pPr>
              </w:pPrChange>
            </w:pPr>
            <w:r>
              <w:t>710</w:t>
            </w:r>
          </w:p>
        </w:tc>
        <w:tc>
          <w:tcPr>
            <w:tcW w:w="1350" w:type="dxa"/>
            <w:vAlign w:val="center"/>
            <w:tcPrChange w:id="4251" w:author="Zhunisbayev, Olzhasbek [Bolashak Atyrau Limited]" w:date="2024-11-01T11:24:00Z" w16du:dateUtc="2024-11-01T06:24:00Z">
              <w:tcPr>
                <w:tcW w:w="1530" w:type="dxa"/>
                <w:gridSpan w:val="2"/>
                <w:vAlign w:val="center"/>
              </w:tcPr>
            </w:tcPrChange>
          </w:tcPr>
          <w:p w14:paraId="3CA93BEB" w14:textId="4F83CB24" w:rsidR="006D49B3" w:rsidRDefault="006D49B3">
            <w:pPr>
              <w:spacing w:before="0"/>
              <w:ind w:left="0"/>
              <w:jc w:val="center"/>
              <w:rPr>
                <w:ins w:id="4252" w:author="Zhunisbayev, Olzhasbek [Bolashak Atyrau Limited]" w:date="2024-11-01T11:18:00Z" w16du:dateUtc="2024-11-01T06:18:00Z"/>
              </w:rPr>
              <w:pPrChange w:id="4253" w:author="Zhunisbayev, Olzhasbek [Bolashak Atyrau Limited]" w:date="2024-11-01T11:25:00Z" w16du:dateUtc="2024-11-01T06:25:00Z">
                <w:pPr>
                  <w:spacing w:before="0"/>
                  <w:ind w:left="0"/>
                </w:pPr>
              </w:pPrChange>
            </w:pPr>
            <w:ins w:id="4254" w:author="Zhunisbayev, Olzhasbek [Bolashak Atyrau Limited]" w:date="2024-11-01T11:21:00Z" w16du:dateUtc="2024-11-01T06:21:00Z">
              <w:r>
                <w:t>57</w:t>
              </w:r>
            </w:ins>
            <w:r w:rsidR="00B651BA">
              <w:t>5.8</w:t>
            </w:r>
          </w:p>
        </w:tc>
      </w:tr>
      <w:tr w:rsidR="006D49B3" w14:paraId="6718CA56" w14:textId="77777777" w:rsidTr="00DD7D76">
        <w:trPr>
          <w:ins w:id="4255" w:author="Zhunisbayev, Olzhasbek [Bolashak Atyrau Limited]" w:date="2024-11-01T11:19:00Z"/>
          <w:trPrChange w:id="4256" w:author="Zhunisbayev, Olzhasbek [Bolashak Atyrau Limited]" w:date="2024-11-01T11:24:00Z" w16du:dateUtc="2024-11-01T06:24:00Z">
            <w:trPr>
              <w:gridAfter w:val="0"/>
            </w:trPr>
          </w:trPrChange>
        </w:trPr>
        <w:tc>
          <w:tcPr>
            <w:tcW w:w="644" w:type="dxa"/>
            <w:vAlign w:val="center"/>
            <w:tcPrChange w:id="4257" w:author="Zhunisbayev, Olzhasbek [Bolashak Atyrau Limited]" w:date="2024-11-01T11:24:00Z" w16du:dateUtc="2024-11-01T06:24:00Z">
              <w:tcPr>
                <w:tcW w:w="634" w:type="dxa"/>
                <w:vAlign w:val="center"/>
              </w:tcPr>
            </w:tcPrChange>
          </w:tcPr>
          <w:p w14:paraId="06870AEC" w14:textId="386CFE77" w:rsidR="006D49B3" w:rsidRDefault="006D49B3" w:rsidP="00DD7D76">
            <w:pPr>
              <w:spacing w:before="0"/>
              <w:ind w:left="0"/>
              <w:jc w:val="center"/>
              <w:rPr>
                <w:ins w:id="4258" w:author="Zhunisbayev, Olzhasbek [Bolashak Atyrau Limited]" w:date="2024-11-01T11:19:00Z" w16du:dateUtc="2024-11-01T06:19:00Z"/>
              </w:rPr>
            </w:pPr>
            <w:ins w:id="4259" w:author="Zhunisbayev, Olzhasbek [Bolashak Atyrau Limited]" w:date="2024-11-01T11:19:00Z" w16du:dateUtc="2024-11-01T06:19:00Z">
              <w:r>
                <w:t>32</w:t>
              </w:r>
            </w:ins>
          </w:p>
        </w:tc>
        <w:tc>
          <w:tcPr>
            <w:tcW w:w="1061" w:type="dxa"/>
            <w:vAlign w:val="center"/>
            <w:tcPrChange w:id="4260" w:author="Zhunisbayev, Olzhasbek [Bolashak Atyrau Limited]" w:date="2024-11-01T11:24:00Z" w16du:dateUtc="2024-11-01T06:24:00Z">
              <w:tcPr>
                <w:tcW w:w="981" w:type="dxa"/>
                <w:gridSpan w:val="2"/>
                <w:vAlign w:val="center"/>
              </w:tcPr>
            </w:tcPrChange>
          </w:tcPr>
          <w:p w14:paraId="05BAA6DA" w14:textId="2D6534A1" w:rsidR="006D49B3" w:rsidRDefault="006D49B3">
            <w:pPr>
              <w:spacing w:before="0"/>
              <w:ind w:left="0"/>
              <w:jc w:val="center"/>
              <w:rPr>
                <w:ins w:id="4261" w:author="Zhunisbayev, Olzhasbek [Bolashak Atyrau Limited]" w:date="2024-11-01T11:19:00Z" w16du:dateUtc="2024-11-01T06:19:00Z"/>
              </w:rPr>
              <w:pPrChange w:id="4262" w:author="Zhunisbayev, Olzhasbek [Bolashak Atyrau Limited]" w:date="2024-11-01T11:25:00Z" w16du:dateUtc="2024-11-01T06:25:00Z">
                <w:pPr>
                  <w:spacing w:before="0"/>
                  <w:ind w:left="0"/>
                </w:pPr>
              </w:pPrChange>
            </w:pPr>
            <w:r>
              <w:t>800</w:t>
            </w:r>
          </w:p>
        </w:tc>
        <w:tc>
          <w:tcPr>
            <w:tcW w:w="990" w:type="dxa"/>
            <w:vAlign w:val="center"/>
            <w:tcPrChange w:id="4263" w:author="Zhunisbayev, Olzhasbek [Bolashak Atyrau Limited]" w:date="2024-11-01T11:24:00Z" w16du:dateUtc="2024-11-01T06:24:00Z">
              <w:tcPr>
                <w:tcW w:w="810" w:type="dxa"/>
                <w:gridSpan w:val="3"/>
                <w:vAlign w:val="center"/>
              </w:tcPr>
            </w:tcPrChange>
          </w:tcPr>
          <w:p w14:paraId="649FA5A0" w14:textId="579A905D" w:rsidR="006D49B3" w:rsidRDefault="00246CA2">
            <w:pPr>
              <w:spacing w:before="0"/>
              <w:ind w:left="0"/>
              <w:jc w:val="center"/>
              <w:rPr>
                <w:ins w:id="4264" w:author="Zhunisbayev, Olzhasbek [Bolashak Atyrau Limited]" w:date="2024-11-01T11:19:00Z" w16du:dateUtc="2024-11-01T06:19:00Z"/>
              </w:rPr>
              <w:pPrChange w:id="4265" w:author="Zhunisbayev, Olzhasbek [Bolashak Atyrau Limited]" w:date="2024-11-01T11:25:00Z" w16du:dateUtc="2024-11-01T06:25:00Z">
                <w:pPr>
                  <w:spacing w:before="0"/>
                  <w:ind w:left="0"/>
                </w:pPr>
              </w:pPrChange>
            </w:pPr>
            <w:r>
              <w:t>-</w:t>
            </w:r>
          </w:p>
        </w:tc>
        <w:tc>
          <w:tcPr>
            <w:tcW w:w="990" w:type="dxa"/>
            <w:vAlign w:val="center"/>
            <w:tcPrChange w:id="4266" w:author="Zhunisbayev, Olzhasbek [Bolashak Atyrau Limited]" w:date="2024-11-01T11:24:00Z" w16du:dateUtc="2024-11-01T06:24:00Z">
              <w:tcPr>
                <w:tcW w:w="810" w:type="dxa"/>
                <w:gridSpan w:val="2"/>
                <w:vAlign w:val="center"/>
              </w:tcPr>
            </w:tcPrChange>
          </w:tcPr>
          <w:p w14:paraId="6C273A32" w14:textId="69E8FF42" w:rsidR="006D49B3" w:rsidRDefault="006D49B3">
            <w:pPr>
              <w:spacing w:before="0"/>
              <w:ind w:left="0"/>
              <w:jc w:val="center"/>
              <w:rPr>
                <w:ins w:id="4267" w:author="Zhunisbayev, Olzhasbek [Bolashak Atyrau Limited]" w:date="2024-11-01T11:19:00Z" w16du:dateUtc="2024-11-01T06:19:00Z"/>
              </w:rPr>
              <w:pPrChange w:id="4268" w:author="Zhunisbayev, Olzhasbek [Bolashak Atyrau Limited]" w:date="2024-11-01T11:25:00Z" w16du:dateUtc="2024-11-01T06:25:00Z">
                <w:pPr>
                  <w:spacing w:before="0"/>
                  <w:ind w:left="0"/>
                </w:pPr>
              </w:pPrChange>
            </w:pPr>
            <w:r>
              <w:t>800</w:t>
            </w:r>
          </w:p>
        </w:tc>
        <w:tc>
          <w:tcPr>
            <w:tcW w:w="900" w:type="dxa"/>
            <w:vAlign w:val="center"/>
            <w:tcPrChange w:id="4269" w:author="Zhunisbayev, Olzhasbek [Bolashak Atyrau Limited]" w:date="2024-11-01T11:24:00Z" w16du:dateUtc="2024-11-01T06:24:00Z">
              <w:tcPr>
                <w:tcW w:w="810" w:type="dxa"/>
                <w:gridSpan w:val="2"/>
                <w:vAlign w:val="center"/>
              </w:tcPr>
            </w:tcPrChange>
          </w:tcPr>
          <w:p w14:paraId="37F087E6" w14:textId="60B880D7" w:rsidR="006D49B3" w:rsidRDefault="003434B0">
            <w:pPr>
              <w:spacing w:before="0"/>
              <w:ind w:left="0"/>
              <w:jc w:val="center"/>
              <w:rPr>
                <w:ins w:id="4270" w:author="Zhunisbayev, Olzhasbek [Bolashak Atyrau Limited]" w:date="2024-11-01T11:19:00Z" w16du:dateUtc="2024-11-01T06:19:00Z"/>
              </w:rPr>
              <w:pPrChange w:id="4271" w:author="Zhunisbayev, Olzhasbek [Bolashak Atyrau Limited]" w:date="2024-11-01T11:25:00Z" w16du:dateUtc="2024-11-01T06:25:00Z">
                <w:pPr>
                  <w:spacing w:before="0"/>
                  <w:ind w:left="0"/>
                </w:pPr>
              </w:pPrChange>
            </w:pPr>
            <w:r>
              <w:t>-</w:t>
            </w:r>
          </w:p>
        </w:tc>
        <w:tc>
          <w:tcPr>
            <w:tcW w:w="1260" w:type="dxa"/>
            <w:vAlign w:val="center"/>
            <w:tcPrChange w:id="4272" w:author="Zhunisbayev, Olzhasbek [Bolashak Atyrau Limited]" w:date="2024-11-01T11:24:00Z" w16du:dateUtc="2024-11-01T06:24:00Z">
              <w:tcPr>
                <w:tcW w:w="1440" w:type="dxa"/>
                <w:gridSpan w:val="2"/>
                <w:vAlign w:val="center"/>
              </w:tcPr>
            </w:tcPrChange>
          </w:tcPr>
          <w:p w14:paraId="3B5E4EC7" w14:textId="46E85D14" w:rsidR="006D49B3" w:rsidRDefault="006D49B3">
            <w:pPr>
              <w:spacing w:before="0"/>
              <w:ind w:left="0"/>
              <w:jc w:val="center"/>
              <w:rPr>
                <w:ins w:id="4273" w:author="Zhunisbayev, Olzhasbek [Bolashak Atyrau Limited]" w:date="2024-11-01T11:19:00Z" w16du:dateUtc="2024-11-01T06:19:00Z"/>
              </w:rPr>
              <w:pPrChange w:id="4274" w:author="Zhunisbayev, Olzhasbek [Bolashak Atyrau Limited]" w:date="2024-11-01T11:25:00Z" w16du:dateUtc="2024-11-01T06:25:00Z">
                <w:pPr>
                  <w:spacing w:before="0"/>
                  <w:ind w:left="0"/>
                </w:pPr>
              </w:pPrChange>
            </w:pPr>
            <w:r>
              <w:t>800</w:t>
            </w:r>
          </w:p>
        </w:tc>
        <w:tc>
          <w:tcPr>
            <w:tcW w:w="1350" w:type="dxa"/>
            <w:vAlign w:val="center"/>
            <w:tcPrChange w:id="4275" w:author="Zhunisbayev, Olzhasbek [Bolashak Atyrau Limited]" w:date="2024-11-01T11:24:00Z" w16du:dateUtc="2024-11-01T06:24:00Z">
              <w:tcPr>
                <w:tcW w:w="1530" w:type="dxa"/>
                <w:gridSpan w:val="2"/>
                <w:vAlign w:val="center"/>
              </w:tcPr>
            </w:tcPrChange>
          </w:tcPr>
          <w:p w14:paraId="2C00EA4E" w14:textId="0464B3F8" w:rsidR="006D49B3" w:rsidRDefault="003E774A">
            <w:pPr>
              <w:spacing w:before="0"/>
              <w:ind w:left="0"/>
              <w:jc w:val="center"/>
              <w:rPr>
                <w:ins w:id="4276" w:author="Zhunisbayev, Olzhasbek [Bolashak Atyrau Limited]" w:date="2024-11-01T11:19:00Z" w16du:dateUtc="2024-11-01T06:19:00Z"/>
              </w:rPr>
              <w:pPrChange w:id="4277" w:author="Zhunisbayev, Olzhasbek [Bolashak Atyrau Limited]" w:date="2024-11-01T11:25:00Z" w16du:dateUtc="2024-11-01T06:25:00Z">
                <w:pPr>
                  <w:spacing w:before="0"/>
                  <w:ind w:left="0"/>
                </w:pPr>
              </w:pPrChange>
            </w:pPr>
            <w:r>
              <w:t>656</w:t>
            </w:r>
          </w:p>
        </w:tc>
      </w:tr>
      <w:tr w:rsidR="006D49B3" w14:paraId="4F5CD94D" w14:textId="77777777" w:rsidTr="00DD7D76">
        <w:trPr>
          <w:ins w:id="4278" w:author="Zhunisbayev, Olzhasbek [Bolashak Atyrau Limited]" w:date="2024-11-01T11:19:00Z"/>
          <w:trPrChange w:id="4279" w:author="Zhunisbayev, Olzhasbek [Bolashak Atyrau Limited]" w:date="2024-11-01T11:24:00Z" w16du:dateUtc="2024-11-01T06:24:00Z">
            <w:trPr>
              <w:gridAfter w:val="0"/>
            </w:trPr>
          </w:trPrChange>
        </w:trPr>
        <w:tc>
          <w:tcPr>
            <w:tcW w:w="644" w:type="dxa"/>
            <w:vAlign w:val="center"/>
            <w:tcPrChange w:id="4280" w:author="Zhunisbayev, Olzhasbek [Bolashak Atyrau Limited]" w:date="2024-11-01T11:24:00Z" w16du:dateUtc="2024-11-01T06:24:00Z">
              <w:tcPr>
                <w:tcW w:w="634" w:type="dxa"/>
                <w:vAlign w:val="center"/>
              </w:tcPr>
            </w:tcPrChange>
          </w:tcPr>
          <w:p w14:paraId="79A4C4A9" w14:textId="46DEAC87" w:rsidR="006D49B3" w:rsidRDefault="006D49B3" w:rsidP="00DD7D76">
            <w:pPr>
              <w:spacing w:before="0"/>
              <w:ind w:left="0"/>
              <w:jc w:val="center"/>
              <w:rPr>
                <w:ins w:id="4281" w:author="Zhunisbayev, Olzhasbek [Bolashak Atyrau Limited]" w:date="2024-11-01T11:19:00Z" w16du:dateUtc="2024-11-01T06:19:00Z"/>
              </w:rPr>
            </w:pPr>
            <w:ins w:id="4282" w:author="Zhunisbayev, Olzhasbek [Bolashak Atyrau Limited]" w:date="2024-11-01T11:19:00Z" w16du:dateUtc="2024-11-01T06:19:00Z">
              <w:r>
                <w:t>36</w:t>
              </w:r>
            </w:ins>
          </w:p>
        </w:tc>
        <w:tc>
          <w:tcPr>
            <w:tcW w:w="1061" w:type="dxa"/>
            <w:vAlign w:val="center"/>
            <w:tcPrChange w:id="4283" w:author="Zhunisbayev, Olzhasbek [Bolashak Atyrau Limited]" w:date="2024-11-01T11:24:00Z" w16du:dateUtc="2024-11-01T06:24:00Z">
              <w:tcPr>
                <w:tcW w:w="981" w:type="dxa"/>
                <w:gridSpan w:val="2"/>
                <w:vAlign w:val="center"/>
              </w:tcPr>
            </w:tcPrChange>
          </w:tcPr>
          <w:p w14:paraId="4119789D" w14:textId="588452E6" w:rsidR="006D49B3" w:rsidRDefault="006D49B3">
            <w:pPr>
              <w:spacing w:before="0"/>
              <w:ind w:left="0"/>
              <w:jc w:val="center"/>
              <w:rPr>
                <w:ins w:id="4284" w:author="Zhunisbayev, Olzhasbek [Bolashak Atyrau Limited]" w:date="2024-11-01T11:19:00Z" w16du:dateUtc="2024-11-01T06:19:00Z"/>
              </w:rPr>
              <w:pPrChange w:id="4285" w:author="Zhunisbayev, Olzhasbek [Bolashak Atyrau Limited]" w:date="2024-11-01T11:25:00Z" w16du:dateUtc="2024-11-01T06:25:00Z">
                <w:pPr>
                  <w:framePr w:hSpace="180" w:wrap="around" w:vAnchor="text" w:hAnchor="text" w:y="1"/>
                  <w:spacing w:before="0"/>
                  <w:ind w:left="0"/>
                  <w:suppressOverlap/>
                </w:pPr>
              </w:pPrChange>
            </w:pPr>
            <w:r>
              <w:t>900</w:t>
            </w:r>
          </w:p>
        </w:tc>
        <w:tc>
          <w:tcPr>
            <w:tcW w:w="990" w:type="dxa"/>
            <w:vAlign w:val="center"/>
            <w:tcPrChange w:id="4286" w:author="Zhunisbayev, Olzhasbek [Bolashak Atyrau Limited]" w:date="2024-11-01T11:24:00Z" w16du:dateUtc="2024-11-01T06:24:00Z">
              <w:tcPr>
                <w:tcW w:w="810" w:type="dxa"/>
                <w:gridSpan w:val="3"/>
                <w:vAlign w:val="center"/>
              </w:tcPr>
            </w:tcPrChange>
          </w:tcPr>
          <w:p w14:paraId="0934E433" w14:textId="5FA13592" w:rsidR="006D49B3" w:rsidRDefault="00246CA2">
            <w:pPr>
              <w:spacing w:before="0"/>
              <w:ind w:left="0"/>
              <w:jc w:val="center"/>
              <w:rPr>
                <w:ins w:id="4287" w:author="Zhunisbayev, Olzhasbek [Bolashak Atyrau Limited]" w:date="2024-11-01T11:19:00Z" w16du:dateUtc="2024-11-01T06:19:00Z"/>
              </w:rPr>
              <w:pPrChange w:id="4288" w:author="Zhunisbayev, Olzhasbek [Bolashak Atyrau Limited]" w:date="2024-11-01T11:25:00Z" w16du:dateUtc="2024-11-01T06:25:00Z">
                <w:pPr>
                  <w:framePr w:hSpace="180" w:wrap="around" w:vAnchor="text" w:hAnchor="text" w:y="1"/>
                  <w:spacing w:before="0"/>
                  <w:ind w:left="0"/>
                  <w:suppressOverlap/>
                </w:pPr>
              </w:pPrChange>
            </w:pPr>
            <w:r>
              <w:t>-</w:t>
            </w:r>
          </w:p>
        </w:tc>
        <w:tc>
          <w:tcPr>
            <w:tcW w:w="990" w:type="dxa"/>
            <w:vAlign w:val="center"/>
            <w:tcPrChange w:id="4289" w:author="Zhunisbayev, Olzhasbek [Bolashak Atyrau Limited]" w:date="2024-11-01T11:24:00Z" w16du:dateUtc="2024-11-01T06:24:00Z">
              <w:tcPr>
                <w:tcW w:w="810" w:type="dxa"/>
                <w:gridSpan w:val="2"/>
                <w:vAlign w:val="center"/>
              </w:tcPr>
            </w:tcPrChange>
          </w:tcPr>
          <w:p w14:paraId="575F2AED" w14:textId="2A956EE7" w:rsidR="006D49B3" w:rsidRDefault="006D49B3">
            <w:pPr>
              <w:spacing w:before="0"/>
              <w:ind w:left="0"/>
              <w:jc w:val="center"/>
              <w:rPr>
                <w:ins w:id="4290" w:author="Zhunisbayev, Olzhasbek [Bolashak Atyrau Limited]" w:date="2024-11-01T11:19:00Z" w16du:dateUtc="2024-11-01T06:19:00Z"/>
              </w:rPr>
              <w:pPrChange w:id="4291" w:author="Zhunisbayev, Olzhasbek [Bolashak Atyrau Limited]" w:date="2024-11-01T11:25:00Z" w16du:dateUtc="2024-11-01T06:25:00Z">
                <w:pPr>
                  <w:framePr w:hSpace="180" w:wrap="around" w:vAnchor="text" w:hAnchor="text" w:y="1"/>
                  <w:spacing w:before="0"/>
                  <w:ind w:left="0"/>
                  <w:suppressOverlap/>
                </w:pPr>
              </w:pPrChange>
            </w:pPr>
            <w:r>
              <w:t>900</w:t>
            </w:r>
          </w:p>
        </w:tc>
        <w:tc>
          <w:tcPr>
            <w:tcW w:w="900" w:type="dxa"/>
            <w:vAlign w:val="center"/>
            <w:tcPrChange w:id="4292" w:author="Zhunisbayev, Olzhasbek [Bolashak Atyrau Limited]" w:date="2024-11-01T11:24:00Z" w16du:dateUtc="2024-11-01T06:24:00Z">
              <w:tcPr>
                <w:tcW w:w="810" w:type="dxa"/>
                <w:gridSpan w:val="2"/>
                <w:vAlign w:val="center"/>
              </w:tcPr>
            </w:tcPrChange>
          </w:tcPr>
          <w:p w14:paraId="78FEA002" w14:textId="21339D90" w:rsidR="006D49B3" w:rsidRDefault="003434B0">
            <w:pPr>
              <w:spacing w:before="0"/>
              <w:ind w:left="0"/>
              <w:jc w:val="center"/>
              <w:rPr>
                <w:ins w:id="4293" w:author="Zhunisbayev, Olzhasbek [Bolashak Atyrau Limited]" w:date="2024-11-01T11:19:00Z" w16du:dateUtc="2024-11-01T06:19:00Z"/>
              </w:rPr>
              <w:pPrChange w:id="4294" w:author="Zhunisbayev, Olzhasbek [Bolashak Atyrau Limited]" w:date="2024-11-01T11:25:00Z" w16du:dateUtc="2024-11-01T06:25:00Z">
                <w:pPr>
                  <w:framePr w:hSpace="180" w:wrap="around" w:vAnchor="text" w:hAnchor="text" w:y="1"/>
                  <w:spacing w:before="0"/>
                  <w:ind w:left="0"/>
                  <w:suppressOverlap/>
                </w:pPr>
              </w:pPrChange>
            </w:pPr>
            <w:r>
              <w:t>-</w:t>
            </w:r>
          </w:p>
        </w:tc>
        <w:tc>
          <w:tcPr>
            <w:tcW w:w="1260" w:type="dxa"/>
            <w:vAlign w:val="center"/>
            <w:tcPrChange w:id="4295" w:author="Zhunisbayev, Olzhasbek [Bolashak Atyrau Limited]" w:date="2024-11-01T11:24:00Z" w16du:dateUtc="2024-11-01T06:24:00Z">
              <w:tcPr>
                <w:tcW w:w="1440" w:type="dxa"/>
                <w:gridSpan w:val="2"/>
                <w:vAlign w:val="center"/>
              </w:tcPr>
            </w:tcPrChange>
          </w:tcPr>
          <w:p w14:paraId="442ABA47" w14:textId="6650B569" w:rsidR="006D49B3" w:rsidRDefault="006D49B3">
            <w:pPr>
              <w:spacing w:before="0"/>
              <w:ind w:left="0"/>
              <w:jc w:val="center"/>
              <w:rPr>
                <w:ins w:id="4296" w:author="Zhunisbayev, Olzhasbek [Bolashak Atyrau Limited]" w:date="2024-11-01T11:19:00Z" w16du:dateUtc="2024-11-01T06:19:00Z"/>
              </w:rPr>
              <w:pPrChange w:id="4297" w:author="Zhunisbayev, Olzhasbek [Bolashak Atyrau Limited]" w:date="2024-11-01T11:25:00Z" w16du:dateUtc="2024-11-01T06:25:00Z">
                <w:pPr>
                  <w:framePr w:hSpace="180" w:wrap="around" w:vAnchor="text" w:hAnchor="text" w:y="1"/>
                  <w:spacing w:before="0"/>
                  <w:ind w:left="0"/>
                  <w:suppressOverlap/>
                </w:pPr>
              </w:pPrChange>
            </w:pPr>
            <w:r>
              <w:t>900</w:t>
            </w:r>
          </w:p>
        </w:tc>
        <w:tc>
          <w:tcPr>
            <w:tcW w:w="1350" w:type="dxa"/>
            <w:vAlign w:val="center"/>
            <w:tcPrChange w:id="4298" w:author="Zhunisbayev, Olzhasbek [Bolashak Atyrau Limited]" w:date="2024-11-01T11:24:00Z" w16du:dateUtc="2024-11-01T06:24:00Z">
              <w:tcPr>
                <w:tcW w:w="1530" w:type="dxa"/>
                <w:gridSpan w:val="2"/>
                <w:vAlign w:val="center"/>
              </w:tcPr>
            </w:tcPrChange>
          </w:tcPr>
          <w:p w14:paraId="36390B5D" w14:textId="4C847B24" w:rsidR="006D49B3" w:rsidRDefault="00F86254">
            <w:pPr>
              <w:spacing w:before="0"/>
              <w:ind w:left="0"/>
              <w:jc w:val="center"/>
              <w:rPr>
                <w:ins w:id="4299" w:author="Zhunisbayev, Olzhasbek [Bolashak Atyrau Limited]" w:date="2024-11-01T11:19:00Z" w16du:dateUtc="2024-11-01T06:19:00Z"/>
              </w:rPr>
              <w:pPrChange w:id="4300" w:author="Zhunisbayev, Olzhasbek [Bolashak Atyrau Limited]" w:date="2024-11-01T11:25:00Z" w16du:dateUtc="2024-11-01T06:25:00Z">
                <w:pPr>
                  <w:framePr w:hSpace="180" w:wrap="around" w:vAnchor="text" w:hAnchor="text" w:y="1"/>
                  <w:spacing w:before="0"/>
                  <w:ind w:left="0"/>
                  <w:suppressOverlap/>
                </w:pPr>
              </w:pPrChange>
            </w:pPr>
            <w:r>
              <w:t>738</w:t>
            </w:r>
          </w:p>
        </w:tc>
      </w:tr>
    </w:tbl>
    <w:p w14:paraId="16716B3C" w14:textId="77777777" w:rsidR="00D0739D" w:rsidRDefault="00D0739D" w:rsidP="005331E7">
      <w:pPr>
        <w:rPr>
          <w:ins w:id="4301" w:author="Zhunisbayev, Olzhasbek [Bolashak Atyrau Limited]" w:date="2024-11-01T11:19:00Z" w16du:dateUtc="2024-11-01T06:19:00Z"/>
          <w:lang w:val="en-GB"/>
        </w:rPr>
      </w:pPr>
    </w:p>
    <w:p w14:paraId="655064E8" w14:textId="77777777" w:rsidR="00CE448A" w:rsidRDefault="00CE448A" w:rsidP="005331E7">
      <w:pPr>
        <w:rPr>
          <w:ins w:id="4302" w:author="Zhunisbayev, Olzhasbek [Bolashak Atyrau Limited]" w:date="2024-11-01T11:25:00Z" w16du:dateUtc="2024-11-01T06:25:00Z"/>
          <w:lang w:val="en-GB"/>
        </w:rPr>
      </w:pPr>
    </w:p>
    <w:p w14:paraId="5DB49DB6" w14:textId="35F6547B" w:rsidR="00CD7578" w:rsidRPr="005331E7" w:rsidRDefault="00D0739D" w:rsidP="009F72E0">
      <w:pPr>
        <w:ind w:left="709"/>
        <w:rPr>
          <w:lang w:val="en-GB"/>
        </w:rPr>
      </w:pPr>
      <w:ins w:id="4303" w:author="Zhunisbayev, Olzhasbek [Bolashak Atyrau Limited]" w:date="2024-11-01T11:19:00Z" w16du:dateUtc="2024-11-01T06:19:00Z">
        <w:r>
          <w:rPr>
            <w:lang w:val="en-GB"/>
          </w:rPr>
          <w:br w:type="textWrapping" w:clear="all"/>
        </w:r>
      </w:ins>
      <w:r w:rsidR="00CD7578">
        <w:rPr>
          <w:lang w:val="en-GB"/>
        </w:rPr>
        <w:t>Note 1 – Do not use in SGP/SGI</w:t>
      </w:r>
    </w:p>
    <w:p w14:paraId="73132E1A" w14:textId="095E7AC1" w:rsidR="005331E7" w:rsidRPr="00563F24" w:rsidRDefault="004850F5">
      <w:pPr>
        <w:pStyle w:val="Heading2"/>
        <w:numPr>
          <w:ilvl w:val="1"/>
          <w:numId w:val="129"/>
        </w:numPr>
        <w:ind w:left="851" w:hanging="709"/>
        <w:rPr>
          <w:ins w:id="4304" w:author="Zhunisbayev, Olzhasbek [Bolashak Atyrau Limited]" w:date="2024-11-01T14:51:00Z" w16du:dateUtc="2024-11-01T09:51:00Z"/>
          <w:lang w:val="en-GB"/>
          <w:rPrChange w:id="4305" w:author="Zhunisbayev, Olzhasbek [Bolashak Atyrau Limited]" w:date="2024-11-01T14:52:00Z" w16du:dateUtc="2024-11-01T09:52:00Z">
            <w:rPr>
              <w:ins w:id="4306" w:author="Zhunisbayev, Olzhasbek [Bolashak Atyrau Limited]" w:date="2024-11-01T14:51:00Z" w16du:dateUtc="2024-11-01T09:51:00Z"/>
            </w:rPr>
          </w:rPrChange>
        </w:rPr>
        <w:pPrChange w:id="4307" w:author="Zhunisbayev, Olzhasbek [Bolashak Atyrau Limited]" w:date="2024-11-01T14:52:00Z" w16du:dateUtc="2024-11-01T09:52:00Z">
          <w:pPr/>
        </w:pPrChange>
      </w:pPr>
      <w:bookmarkStart w:id="4308" w:name="_Toc182313283"/>
      <w:ins w:id="4309" w:author="Zhunisbayev, Olzhasbek [Bolashak Atyrau Limited]" w:date="2024-11-01T14:51:00Z" w16du:dateUtc="2024-11-01T09:51:00Z">
        <w:r w:rsidRPr="00563F24">
          <w:rPr>
            <w:lang w:val="en-GB"/>
            <w:rPrChange w:id="4310" w:author="Zhunisbayev, Olzhasbek [Bolashak Atyrau Limited]" w:date="2024-11-01T14:52:00Z" w16du:dateUtc="2024-11-01T09:52:00Z">
              <w:rPr>
                <w:b/>
                <w:bCs/>
              </w:rPr>
            </w:rPrChange>
          </w:rPr>
          <w:t xml:space="preserve">Equivalent </w:t>
        </w:r>
        <w:r w:rsidR="00563F24" w:rsidRPr="00563F24">
          <w:rPr>
            <w:lang w:val="en-GB"/>
            <w:rPrChange w:id="4311" w:author="Zhunisbayev, Olzhasbek [Bolashak Atyrau Limited]" w:date="2024-11-01T14:52:00Z" w16du:dateUtc="2024-11-01T09:52:00Z">
              <w:rPr>
                <w:b/>
                <w:bCs/>
              </w:rPr>
            </w:rPrChange>
          </w:rPr>
          <w:t>API 6BX</w:t>
        </w:r>
      </w:ins>
      <w:ins w:id="4312" w:author="Zhunisbayev, Olzhasbek [Bolashak Atyrau Limited]" w:date="2024-11-01T15:31:00Z" w16du:dateUtc="2024-11-01T10:31:00Z">
        <w:r w:rsidR="00D16EB1">
          <w:rPr>
            <w:lang w:val="en-GB"/>
          </w:rPr>
          <w:t xml:space="preserve"> </w:t>
        </w:r>
      </w:ins>
      <w:ins w:id="4313" w:author="Zhunisbayev, Olzhasbek [Bolashak Atyrau Limited]" w:date="2024-11-01T14:51:00Z" w16du:dateUtc="2024-11-01T09:51:00Z">
        <w:r w:rsidR="00563F24" w:rsidRPr="00563F24">
          <w:rPr>
            <w:lang w:val="en-GB"/>
            <w:rPrChange w:id="4314" w:author="Zhunisbayev, Olzhasbek [Bolashak Atyrau Limited]" w:date="2024-11-01T14:52:00Z" w16du:dateUtc="2024-11-01T09:52:00Z">
              <w:rPr>
                <w:b/>
                <w:bCs/>
              </w:rPr>
            </w:rPrChange>
          </w:rPr>
          <w:t xml:space="preserve">to </w:t>
        </w:r>
      </w:ins>
      <w:ins w:id="4315" w:author="Zhunisbayev, Olzhasbek [Bolashak Atyrau Limited]" w:date="2024-11-01T16:11:00Z" w16du:dateUtc="2024-11-01T11:11:00Z">
        <w:r w:rsidR="00AA05DA">
          <w:rPr>
            <w:lang w:val="en-GB"/>
          </w:rPr>
          <w:t>Nominal Bore of pipe</w:t>
        </w:r>
      </w:ins>
      <w:bookmarkEnd w:id="4308"/>
    </w:p>
    <w:tbl>
      <w:tblPr>
        <w:tblW w:w="43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4316" w:author="Zhunisbayev, Olzhasbek [Bolashak Atyrau Limited]" w:date="2024-11-01T15:01:00Z" w16du:dateUtc="2024-11-01T10:01:00Z">
          <w:tblPr>
            <w:tblW w:w="7447"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PrChange>
      </w:tblPr>
      <w:tblGrid>
        <w:gridCol w:w="2497"/>
        <w:gridCol w:w="1823"/>
        <w:tblGridChange w:id="4317">
          <w:tblGrid>
            <w:gridCol w:w="2497"/>
            <w:gridCol w:w="1823"/>
            <w:gridCol w:w="2863"/>
            <w:gridCol w:w="2497"/>
            <w:gridCol w:w="1823"/>
          </w:tblGrid>
        </w:tblGridChange>
      </w:tblGrid>
      <w:tr w:rsidR="00366ED5" w:rsidRPr="00981FDE" w14:paraId="253B433D" w14:textId="77777777" w:rsidTr="00DD7D76">
        <w:trPr>
          <w:tblHeader/>
          <w:ins w:id="4318" w:author="Zhunisbayev, Olzhasbek [Bolashak Atyrau Limited]" w:date="2024-11-01T14:55:00Z"/>
          <w:trPrChange w:id="4319" w:author="Zhunisbayev, Olzhasbek [Bolashak Atyrau Limited]" w:date="2024-11-01T15:01:00Z" w16du:dateUtc="2024-11-01T10:01:00Z">
            <w:trPr>
              <w:gridBefore w:val="3"/>
            </w:trPr>
          </w:trPrChange>
        </w:trPr>
        <w:tc>
          <w:tcPr>
            <w:tcW w:w="2497" w:type="dxa"/>
            <w:shd w:val="clear" w:color="auto" w:fill="C6D9F1" w:themeFill="text2" w:themeFillTint="33"/>
            <w:tcPrChange w:id="4320" w:author="Zhunisbayev, Olzhasbek [Bolashak Atyrau Limited]" w:date="2024-11-01T15:01:00Z" w16du:dateUtc="2024-11-01T10:01:00Z">
              <w:tcPr>
                <w:tcW w:w="2497" w:type="dxa"/>
              </w:tcPr>
            </w:tcPrChange>
          </w:tcPr>
          <w:p w14:paraId="78A031CF" w14:textId="7E433F12" w:rsidR="00366ED5" w:rsidRPr="00981FDE" w:rsidRDefault="00366ED5" w:rsidP="007576D0">
            <w:pPr>
              <w:pStyle w:val="CellHeadingCentered"/>
              <w:rPr>
                <w:ins w:id="4321" w:author="Zhunisbayev, Olzhasbek [Bolashak Atyrau Limited]" w:date="2024-11-01T14:55:00Z" w16du:dateUtc="2024-11-01T09:55:00Z"/>
                <w:color w:val="auto"/>
                <w:lang w:val="en-GB"/>
              </w:rPr>
            </w:pPr>
            <w:ins w:id="4322" w:author="Zhunisbayev, Olzhasbek [Bolashak Atyrau Limited]" w:date="2024-11-01T14:55:00Z" w16du:dateUtc="2024-11-01T09:55:00Z">
              <w:r>
                <w:rPr>
                  <w:color w:val="auto"/>
                  <w:lang w:val="en-GB"/>
                </w:rPr>
                <w:t>API 6BX FLANGE, inch</w:t>
              </w:r>
            </w:ins>
          </w:p>
        </w:tc>
        <w:tc>
          <w:tcPr>
            <w:tcW w:w="1823" w:type="dxa"/>
            <w:shd w:val="clear" w:color="auto" w:fill="C6D9F1" w:themeFill="text2" w:themeFillTint="33"/>
            <w:tcPrChange w:id="4323" w:author="Zhunisbayev, Olzhasbek [Bolashak Atyrau Limited]" w:date="2024-11-01T15:01:00Z" w16du:dateUtc="2024-11-01T10:01:00Z">
              <w:tcPr>
                <w:tcW w:w="1823" w:type="dxa"/>
              </w:tcPr>
            </w:tcPrChange>
          </w:tcPr>
          <w:p w14:paraId="34A3D600" w14:textId="461B3DDC" w:rsidR="00366ED5" w:rsidRPr="00981FDE" w:rsidRDefault="00366ED5" w:rsidP="007576D0">
            <w:pPr>
              <w:pStyle w:val="CellHeadingCentered"/>
              <w:rPr>
                <w:ins w:id="4324" w:author="Zhunisbayev, Olzhasbek [Bolashak Atyrau Limited]" w:date="2024-11-01T14:55:00Z" w16du:dateUtc="2024-11-01T09:55:00Z"/>
                <w:color w:val="auto"/>
                <w:lang w:val="en-GB"/>
              </w:rPr>
            </w:pPr>
            <w:ins w:id="4325" w:author="Zhunisbayev, Olzhasbek [Bolashak Atyrau Limited]" w:date="2024-11-01T14:57:00Z" w16du:dateUtc="2024-11-01T09:57:00Z">
              <w:r>
                <w:rPr>
                  <w:color w:val="auto"/>
                  <w:lang w:val="en-GB"/>
                </w:rPr>
                <w:t>NB Pipe</w:t>
              </w:r>
            </w:ins>
            <w:ins w:id="4326" w:author="Zhunisbayev, Olzhasbek [Bolashak Atyrau Limited]" w:date="2024-11-01T14:55:00Z" w16du:dateUtc="2024-11-01T09:55:00Z">
              <w:r>
                <w:rPr>
                  <w:color w:val="auto"/>
                  <w:lang w:val="en-GB"/>
                </w:rPr>
                <w:t xml:space="preserve">, </w:t>
              </w:r>
              <w:r w:rsidRPr="00981FDE">
                <w:rPr>
                  <w:color w:val="auto"/>
                  <w:lang w:val="en-GB"/>
                </w:rPr>
                <w:t>inch</w:t>
              </w:r>
            </w:ins>
          </w:p>
        </w:tc>
      </w:tr>
      <w:tr w:rsidR="00366ED5" w:rsidRPr="00981FDE" w14:paraId="2C292C50" w14:textId="77777777" w:rsidTr="00DD7D76">
        <w:trPr>
          <w:ins w:id="4327" w:author="Zhunisbayev, Olzhasbek [Bolashak Atyrau Limited]" w:date="2024-11-01T14:55:00Z"/>
          <w:trPrChange w:id="4328" w:author="Zhunisbayev, Olzhasbek [Bolashak Atyrau Limited]" w:date="2024-11-01T15:01:00Z" w16du:dateUtc="2024-11-01T10:01:00Z">
            <w:trPr>
              <w:gridBefore w:val="3"/>
            </w:trPr>
          </w:trPrChange>
        </w:trPr>
        <w:tc>
          <w:tcPr>
            <w:tcW w:w="2497" w:type="dxa"/>
            <w:tcPrChange w:id="4329" w:author="Zhunisbayev, Olzhasbek [Bolashak Atyrau Limited]" w:date="2024-11-01T15:01:00Z" w16du:dateUtc="2024-11-01T10:01:00Z">
              <w:tcPr>
                <w:tcW w:w="2497" w:type="dxa"/>
              </w:tcPr>
            </w:tcPrChange>
          </w:tcPr>
          <w:p w14:paraId="6D8F37B3" w14:textId="03BAE324" w:rsidR="00366ED5" w:rsidRPr="00981FDE" w:rsidRDefault="00366ED5" w:rsidP="007576D0">
            <w:pPr>
              <w:pStyle w:val="CellBodyCentered"/>
              <w:rPr>
                <w:ins w:id="4330" w:author="Zhunisbayev, Olzhasbek [Bolashak Atyrau Limited]" w:date="2024-11-01T14:55:00Z" w16du:dateUtc="2024-11-01T09:55:00Z"/>
                <w:color w:val="auto"/>
                <w:lang w:val="en-GB"/>
              </w:rPr>
            </w:pPr>
            <w:ins w:id="4331" w:author="Zhunisbayev, Olzhasbek [Bolashak Atyrau Limited]" w:date="2024-11-01T14:55:00Z" w16du:dateUtc="2024-11-01T09:55:00Z">
              <w:r>
                <w:rPr>
                  <w:color w:val="auto"/>
                  <w:lang w:val="en-GB"/>
                </w:rPr>
                <w:t>1-13/16</w:t>
              </w:r>
            </w:ins>
          </w:p>
        </w:tc>
        <w:tc>
          <w:tcPr>
            <w:tcW w:w="1823" w:type="dxa"/>
            <w:tcPrChange w:id="4332" w:author="Zhunisbayev, Olzhasbek [Bolashak Atyrau Limited]" w:date="2024-11-01T15:01:00Z" w16du:dateUtc="2024-11-01T10:01:00Z">
              <w:tcPr>
                <w:tcW w:w="1823" w:type="dxa"/>
              </w:tcPr>
            </w:tcPrChange>
          </w:tcPr>
          <w:p w14:paraId="2A58C53D" w14:textId="39A998BE" w:rsidR="00366ED5" w:rsidRPr="00981FDE" w:rsidRDefault="00366ED5" w:rsidP="007576D0">
            <w:pPr>
              <w:pStyle w:val="CellBodyCentered"/>
              <w:rPr>
                <w:ins w:id="4333" w:author="Zhunisbayev, Olzhasbek [Bolashak Atyrau Limited]" w:date="2024-11-01T14:55:00Z" w16du:dateUtc="2024-11-01T09:55:00Z"/>
                <w:color w:val="auto"/>
                <w:lang w:val="en-GB"/>
              </w:rPr>
            </w:pPr>
            <w:ins w:id="4334" w:author="Zhunisbayev, Olzhasbek [Bolashak Atyrau Limited]" w:date="2024-11-01T14:55:00Z" w16du:dateUtc="2024-11-01T09:55:00Z">
              <w:r>
                <w:rPr>
                  <w:color w:val="auto"/>
                  <w:lang w:val="en-GB"/>
                </w:rPr>
                <w:t>2</w:t>
              </w:r>
            </w:ins>
          </w:p>
        </w:tc>
      </w:tr>
      <w:tr w:rsidR="00366ED5" w:rsidRPr="00981FDE" w14:paraId="3B8E0C15" w14:textId="77777777" w:rsidTr="00DD7D76">
        <w:trPr>
          <w:ins w:id="4335" w:author="Zhunisbayev, Olzhasbek [Bolashak Atyrau Limited]" w:date="2024-11-01T14:55:00Z"/>
          <w:trPrChange w:id="4336" w:author="Zhunisbayev, Olzhasbek [Bolashak Atyrau Limited]" w:date="2024-11-01T15:01:00Z" w16du:dateUtc="2024-11-01T10:01:00Z">
            <w:trPr>
              <w:gridBefore w:val="3"/>
            </w:trPr>
          </w:trPrChange>
        </w:trPr>
        <w:tc>
          <w:tcPr>
            <w:tcW w:w="2497" w:type="dxa"/>
            <w:tcPrChange w:id="4337" w:author="Zhunisbayev, Olzhasbek [Bolashak Atyrau Limited]" w:date="2024-11-01T15:01:00Z" w16du:dateUtc="2024-11-01T10:01:00Z">
              <w:tcPr>
                <w:tcW w:w="2497" w:type="dxa"/>
              </w:tcPr>
            </w:tcPrChange>
          </w:tcPr>
          <w:p w14:paraId="4295C5DD" w14:textId="696109BF" w:rsidR="00366ED5" w:rsidRPr="00981FDE" w:rsidRDefault="00245278" w:rsidP="007576D0">
            <w:pPr>
              <w:pStyle w:val="CellBodyCentered"/>
              <w:rPr>
                <w:ins w:id="4338" w:author="Zhunisbayev, Olzhasbek [Bolashak Atyrau Limited]" w:date="2024-11-01T14:55:00Z" w16du:dateUtc="2024-11-01T09:55:00Z"/>
                <w:color w:val="auto"/>
                <w:lang w:val="en-GB"/>
              </w:rPr>
            </w:pPr>
            <w:ins w:id="4339" w:author="Zhunisbayev, Olzhasbek [Bolashak Atyrau Limited]" w:date="2024-11-01T16:04:00Z" w16du:dateUtc="2024-11-01T11:04:00Z">
              <w:r w:rsidRPr="00217C5A">
                <w:rPr>
                  <w:color w:val="auto"/>
                  <w:lang w:val="en-GB"/>
                </w:rPr>
                <w:t>2</w:t>
              </w:r>
            </w:ins>
            <w:ins w:id="4340" w:author="Zhunisbayev, Olzhasbek [Bolashak Atyrau Limited]" w:date="2024-11-01T15:32:00Z" w16du:dateUtc="2024-11-01T10:32:00Z">
              <w:r w:rsidR="00F3069A" w:rsidRPr="00217C5A">
                <w:rPr>
                  <w:color w:val="auto"/>
                  <w:lang w:val="en-GB"/>
                </w:rPr>
                <w:t>-</w:t>
              </w:r>
            </w:ins>
            <w:ins w:id="4341" w:author="Zhunisbayev, Olzhasbek [Bolashak Atyrau Limited]" w:date="2024-11-01T14:57:00Z" w16du:dateUtc="2024-11-01T09:57:00Z">
              <w:r w:rsidR="00366ED5" w:rsidRPr="00217C5A">
                <w:rPr>
                  <w:color w:val="auto"/>
                  <w:lang w:val="en-GB"/>
                </w:rPr>
                <w:t>1/16</w:t>
              </w:r>
            </w:ins>
          </w:p>
        </w:tc>
        <w:tc>
          <w:tcPr>
            <w:tcW w:w="1823" w:type="dxa"/>
            <w:tcPrChange w:id="4342" w:author="Zhunisbayev, Olzhasbek [Bolashak Atyrau Limited]" w:date="2024-11-01T15:01:00Z" w16du:dateUtc="2024-11-01T10:01:00Z">
              <w:tcPr>
                <w:tcW w:w="1823" w:type="dxa"/>
              </w:tcPr>
            </w:tcPrChange>
          </w:tcPr>
          <w:p w14:paraId="06D49019" w14:textId="3D826A33" w:rsidR="00366ED5" w:rsidRPr="00981FDE" w:rsidRDefault="00366ED5" w:rsidP="007576D0">
            <w:pPr>
              <w:pStyle w:val="CellBodyCentered"/>
              <w:rPr>
                <w:ins w:id="4343" w:author="Zhunisbayev, Olzhasbek [Bolashak Atyrau Limited]" w:date="2024-11-01T14:55:00Z" w16du:dateUtc="2024-11-01T09:55:00Z"/>
                <w:color w:val="auto"/>
                <w:lang w:val="en-GB"/>
              </w:rPr>
            </w:pPr>
            <w:ins w:id="4344" w:author="Zhunisbayev, Olzhasbek [Bolashak Atyrau Limited]" w:date="2024-11-01T14:58:00Z" w16du:dateUtc="2024-11-01T09:58:00Z">
              <w:r>
                <w:rPr>
                  <w:color w:val="auto"/>
                  <w:lang w:val="en-GB"/>
                </w:rPr>
                <w:t>3</w:t>
              </w:r>
            </w:ins>
          </w:p>
        </w:tc>
      </w:tr>
      <w:tr w:rsidR="00366ED5" w:rsidRPr="00981FDE" w14:paraId="73477CD2" w14:textId="77777777" w:rsidTr="00DD7D76">
        <w:trPr>
          <w:ins w:id="4345" w:author="Zhunisbayev, Olzhasbek [Bolashak Atyrau Limited]" w:date="2024-11-01T14:55:00Z"/>
          <w:trPrChange w:id="4346" w:author="Zhunisbayev, Olzhasbek [Bolashak Atyrau Limited]" w:date="2024-11-01T15:01:00Z" w16du:dateUtc="2024-11-01T10:01:00Z">
            <w:trPr>
              <w:gridBefore w:val="3"/>
            </w:trPr>
          </w:trPrChange>
        </w:trPr>
        <w:tc>
          <w:tcPr>
            <w:tcW w:w="2497" w:type="dxa"/>
            <w:tcPrChange w:id="4347" w:author="Zhunisbayev, Olzhasbek [Bolashak Atyrau Limited]" w:date="2024-11-01T15:01:00Z" w16du:dateUtc="2024-11-01T10:01:00Z">
              <w:tcPr>
                <w:tcW w:w="2497" w:type="dxa"/>
              </w:tcPr>
            </w:tcPrChange>
          </w:tcPr>
          <w:p w14:paraId="53725F23" w14:textId="15E068B0" w:rsidR="00366ED5" w:rsidRPr="00981FDE" w:rsidRDefault="00366ED5" w:rsidP="007576D0">
            <w:pPr>
              <w:pStyle w:val="CellBodyCentered"/>
              <w:rPr>
                <w:ins w:id="4348" w:author="Zhunisbayev, Olzhasbek [Bolashak Atyrau Limited]" w:date="2024-11-01T14:55:00Z" w16du:dateUtc="2024-11-01T09:55:00Z"/>
                <w:color w:val="auto"/>
                <w:lang w:val="en-GB"/>
              </w:rPr>
            </w:pPr>
            <w:ins w:id="4349" w:author="Zhunisbayev, Olzhasbek [Bolashak Atyrau Limited]" w:date="2024-11-01T14:57:00Z" w16du:dateUtc="2024-11-01T09:57:00Z">
              <w:r>
                <w:rPr>
                  <w:color w:val="auto"/>
                  <w:lang w:val="en-GB"/>
                </w:rPr>
                <w:t>4-1/16</w:t>
              </w:r>
            </w:ins>
          </w:p>
        </w:tc>
        <w:tc>
          <w:tcPr>
            <w:tcW w:w="1823" w:type="dxa"/>
            <w:tcPrChange w:id="4350" w:author="Zhunisbayev, Olzhasbek [Bolashak Atyrau Limited]" w:date="2024-11-01T15:01:00Z" w16du:dateUtc="2024-11-01T10:01:00Z">
              <w:tcPr>
                <w:tcW w:w="1823" w:type="dxa"/>
              </w:tcPr>
            </w:tcPrChange>
          </w:tcPr>
          <w:p w14:paraId="65B8B5ED" w14:textId="35DBF775" w:rsidR="00366ED5" w:rsidRPr="00981FDE" w:rsidRDefault="00366ED5" w:rsidP="007576D0">
            <w:pPr>
              <w:pStyle w:val="CellBodyCentered"/>
              <w:rPr>
                <w:ins w:id="4351" w:author="Zhunisbayev, Olzhasbek [Bolashak Atyrau Limited]" w:date="2024-11-01T14:55:00Z" w16du:dateUtc="2024-11-01T09:55:00Z"/>
                <w:color w:val="auto"/>
                <w:lang w:val="en-GB"/>
              </w:rPr>
            </w:pPr>
            <w:ins w:id="4352" w:author="Zhunisbayev, Olzhasbek [Bolashak Atyrau Limited]" w:date="2024-11-01T14:58:00Z" w16du:dateUtc="2024-11-01T09:58:00Z">
              <w:r>
                <w:rPr>
                  <w:color w:val="auto"/>
                  <w:lang w:val="en-GB"/>
                </w:rPr>
                <w:t>4</w:t>
              </w:r>
            </w:ins>
          </w:p>
        </w:tc>
      </w:tr>
      <w:tr w:rsidR="00366ED5" w:rsidRPr="00981FDE" w14:paraId="42D1CC0B" w14:textId="77777777" w:rsidTr="00DD7D76">
        <w:trPr>
          <w:ins w:id="4353" w:author="Zhunisbayev, Olzhasbek [Bolashak Atyrau Limited]" w:date="2024-11-01T14:55:00Z"/>
          <w:trPrChange w:id="4354" w:author="Zhunisbayev, Olzhasbek [Bolashak Atyrau Limited]" w:date="2024-11-01T15:01:00Z" w16du:dateUtc="2024-11-01T10:01:00Z">
            <w:trPr>
              <w:gridBefore w:val="3"/>
            </w:trPr>
          </w:trPrChange>
        </w:trPr>
        <w:tc>
          <w:tcPr>
            <w:tcW w:w="2497" w:type="dxa"/>
            <w:tcPrChange w:id="4355" w:author="Zhunisbayev, Olzhasbek [Bolashak Atyrau Limited]" w:date="2024-11-01T15:01:00Z" w16du:dateUtc="2024-11-01T10:01:00Z">
              <w:tcPr>
                <w:tcW w:w="2497" w:type="dxa"/>
              </w:tcPr>
            </w:tcPrChange>
          </w:tcPr>
          <w:p w14:paraId="188C7176" w14:textId="775FF8E6" w:rsidR="00366ED5" w:rsidRPr="00981FDE" w:rsidRDefault="00366ED5" w:rsidP="007576D0">
            <w:pPr>
              <w:pStyle w:val="CellBodyCentered"/>
              <w:rPr>
                <w:ins w:id="4356" w:author="Zhunisbayev, Olzhasbek [Bolashak Atyrau Limited]" w:date="2024-11-01T14:55:00Z" w16du:dateUtc="2024-11-01T09:55:00Z"/>
                <w:color w:val="auto"/>
                <w:lang w:val="en-GB"/>
              </w:rPr>
            </w:pPr>
            <w:ins w:id="4357" w:author="Zhunisbayev, Olzhasbek [Bolashak Atyrau Limited]" w:date="2024-11-01T14:57:00Z" w16du:dateUtc="2024-11-01T09:57:00Z">
              <w:r>
                <w:rPr>
                  <w:color w:val="auto"/>
                  <w:lang w:val="en-GB"/>
                </w:rPr>
                <w:lastRenderedPageBreak/>
                <w:t>5-1/8</w:t>
              </w:r>
            </w:ins>
          </w:p>
        </w:tc>
        <w:tc>
          <w:tcPr>
            <w:tcW w:w="1823" w:type="dxa"/>
            <w:tcPrChange w:id="4358" w:author="Zhunisbayev, Olzhasbek [Bolashak Atyrau Limited]" w:date="2024-11-01T15:01:00Z" w16du:dateUtc="2024-11-01T10:01:00Z">
              <w:tcPr>
                <w:tcW w:w="1823" w:type="dxa"/>
              </w:tcPr>
            </w:tcPrChange>
          </w:tcPr>
          <w:p w14:paraId="5EE9885E" w14:textId="4F029DDD" w:rsidR="00366ED5" w:rsidRPr="00981FDE" w:rsidRDefault="00366ED5" w:rsidP="007576D0">
            <w:pPr>
              <w:pStyle w:val="CellBodyCentered"/>
              <w:rPr>
                <w:ins w:id="4359" w:author="Zhunisbayev, Olzhasbek [Bolashak Atyrau Limited]" w:date="2024-11-01T14:55:00Z" w16du:dateUtc="2024-11-01T09:55:00Z"/>
                <w:color w:val="auto"/>
                <w:lang w:val="en-GB"/>
              </w:rPr>
            </w:pPr>
            <w:ins w:id="4360" w:author="Zhunisbayev, Olzhasbek [Bolashak Atyrau Limited]" w:date="2024-11-01T14:58:00Z" w16du:dateUtc="2024-11-01T09:58:00Z">
              <w:r>
                <w:rPr>
                  <w:color w:val="auto"/>
                  <w:lang w:val="en-GB"/>
                </w:rPr>
                <w:t>6</w:t>
              </w:r>
            </w:ins>
          </w:p>
        </w:tc>
      </w:tr>
      <w:tr w:rsidR="00366ED5" w:rsidRPr="00981FDE" w14:paraId="3B97DB3E" w14:textId="77777777" w:rsidTr="00DD7D76">
        <w:trPr>
          <w:ins w:id="4361" w:author="Zhunisbayev, Olzhasbek [Bolashak Atyrau Limited]" w:date="2024-11-01T14:55:00Z"/>
          <w:trPrChange w:id="4362" w:author="Zhunisbayev, Olzhasbek [Bolashak Atyrau Limited]" w:date="2024-11-01T15:01:00Z" w16du:dateUtc="2024-11-01T10:01:00Z">
            <w:trPr>
              <w:gridBefore w:val="3"/>
            </w:trPr>
          </w:trPrChange>
        </w:trPr>
        <w:tc>
          <w:tcPr>
            <w:tcW w:w="2497" w:type="dxa"/>
            <w:tcPrChange w:id="4363" w:author="Zhunisbayev, Olzhasbek [Bolashak Atyrau Limited]" w:date="2024-11-01T15:01:00Z" w16du:dateUtc="2024-11-01T10:01:00Z">
              <w:tcPr>
                <w:tcW w:w="2497" w:type="dxa"/>
              </w:tcPr>
            </w:tcPrChange>
          </w:tcPr>
          <w:p w14:paraId="058D9ACA" w14:textId="1DC17E29" w:rsidR="00366ED5" w:rsidRPr="00981FDE" w:rsidRDefault="00366ED5" w:rsidP="007576D0">
            <w:pPr>
              <w:pStyle w:val="CellBodyCentered"/>
              <w:rPr>
                <w:ins w:id="4364" w:author="Zhunisbayev, Olzhasbek [Bolashak Atyrau Limited]" w:date="2024-11-01T14:55:00Z" w16du:dateUtc="2024-11-01T09:55:00Z"/>
                <w:color w:val="auto"/>
                <w:lang w:val="en-GB"/>
              </w:rPr>
            </w:pPr>
            <w:ins w:id="4365" w:author="Zhunisbayev, Olzhasbek [Bolashak Atyrau Limited]" w:date="2024-11-01T14:57:00Z" w16du:dateUtc="2024-11-01T09:57:00Z">
              <w:r>
                <w:rPr>
                  <w:color w:val="auto"/>
                  <w:lang w:val="en-GB"/>
                </w:rPr>
                <w:t>7-</w:t>
              </w:r>
            </w:ins>
            <w:ins w:id="4366" w:author="Zhunisbayev, Olzhasbek [Bolashak Atyrau Limited]" w:date="2024-11-01T14:58:00Z" w16du:dateUtc="2024-11-01T09:58:00Z">
              <w:r>
                <w:rPr>
                  <w:color w:val="auto"/>
                  <w:lang w:val="en-GB"/>
                </w:rPr>
                <w:t>1/16</w:t>
              </w:r>
            </w:ins>
          </w:p>
        </w:tc>
        <w:tc>
          <w:tcPr>
            <w:tcW w:w="1823" w:type="dxa"/>
            <w:tcPrChange w:id="4367" w:author="Zhunisbayev, Olzhasbek [Bolashak Atyrau Limited]" w:date="2024-11-01T15:01:00Z" w16du:dateUtc="2024-11-01T10:01:00Z">
              <w:tcPr>
                <w:tcW w:w="1823" w:type="dxa"/>
              </w:tcPr>
            </w:tcPrChange>
          </w:tcPr>
          <w:p w14:paraId="2477F43A" w14:textId="30EE888D" w:rsidR="00366ED5" w:rsidRPr="00981FDE" w:rsidRDefault="00366ED5" w:rsidP="007576D0">
            <w:pPr>
              <w:pStyle w:val="CellBodyCentered"/>
              <w:rPr>
                <w:ins w:id="4368" w:author="Zhunisbayev, Olzhasbek [Bolashak Atyrau Limited]" w:date="2024-11-01T14:55:00Z" w16du:dateUtc="2024-11-01T09:55:00Z"/>
                <w:color w:val="auto"/>
                <w:lang w:val="en-GB"/>
              </w:rPr>
            </w:pPr>
            <w:ins w:id="4369" w:author="Zhunisbayev, Olzhasbek [Bolashak Atyrau Limited]" w:date="2024-11-01T14:58:00Z" w16du:dateUtc="2024-11-01T09:58:00Z">
              <w:r>
                <w:rPr>
                  <w:color w:val="auto"/>
                  <w:lang w:val="en-GB"/>
                </w:rPr>
                <w:t>7</w:t>
              </w:r>
            </w:ins>
          </w:p>
        </w:tc>
      </w:tr>
      <w:tr w:rsidR="00366ED5" w:rsidRPr="00981FDE" w14:paraId="3B774D83" w14:textId="77777777" w:rsidTr="00DD7D76">
        <w:trPr>
          <w:ins w:id="4370" w:author="Zhunisbayev, Olzhasbek [Bolashak Atyrau Limited]" w:date="2024-11-01T14:55:00Z"/>
          <w:trPrChange w:id="4371" w:author="Zhunisbayev, Olzhasbek [Bolashak Atyrau Limited]" w:date="2024-11-01T15:01:00Z" w16du:dateUtc="2024-11-01T10:01:00Z">
            <w:trPr>
              <w:gridBefore w:val="3"/>
            </w:trPr>
          </w:trPrChange>
        </w:trPr>
        <w:tc>
          <w:tcPr>
            <w:tcW w:w="2497" w:type="dxa"/>
            <w:tcPrChange w:id="4372" w:author="Zhunisbayev, Olzhasbek [Bolashak Atyrau Limited]" w:date="2024-11-01T15:01:00Z" w16du:dateUtc="2024-11-01T10:01:00Z">
              <w:tcPr>
                <w:tcW w:w="2497" w:type="dxa"/>
              </w:tcPr>
            </w:tcPrChange>
          </w:tcPr>
          <w:p w14:paraId="4BC2B96E" w14:textId="7DD257A4" w:rsidR="00366ED5" w:rsidRPr="00981FDE" w:rsidRDefault="00366ED5" w:rsidP="007576D0">
            <w:pPr>
              <w:pStyle w:val="CellBodyCentered"/>
              <w:rPr>
                <w:ins w:id="4373" w:author="Zhunisbayev, Olzhasbek [Bolashak Atyrau Limited]" w:date="2024-11-01T14:55:00Z" w16du:dateUtc="2024-11-01T09:55:00Z"/>
                <w:color w:val="auto"/>
                <w:lang w:val="en-GB"/>
              </w:rPr>
            </w:pPr>
            <w:ins w:id="4374" w:author="Zhunisbayev, Olzhasbek [Bolashak Atyrau Limited]" w:date="2024-11-01T15:01:00Z" w16du:dateUtc="2024-11-01T10:01:00Z">
              <w:r>
                <w:rPr>
                  <w:color w:val="auto"/>
                  <w:lang w:val="en-GB"/>
                </w:rPr>
                <w:t>9</w:t>
              </w:r>
            </w:ins>
          </w:p>
        </w:tc>
        <w:tc>
          <w:tcPr>
            <w:tcW w:w="1823" w:type="dxa"/>
            <w:tcPrChange w:id="4375" w:author="Zhunisbayev, Olzhasbek [Bolashak Atyrau Limited]" w:date="2024-11-01T15:01:00Z" w16du:dateUtc="2024-11-01T10:01:00Z">
              <w:tcPr>
                <w:tcW w:w="1823" w:type="dxa"/>
              </w:tcPr>
            </w:tcPrChange>
          </w:tcPr>
          <w:p w14:paraId="08509DFC" w14:textId="5CD0BB97" w:rsidR="00366ED5" w:rsidRPr="00981FDE" w:rsidRDefault="00366ED5" w:rsidP="007576D0">
            <w:pPr>
              <w:pStyle w:val="CellBodyCentered"/>
              <w:rPr>
                <w:ins w:id="4376" w:author="Zhunisbayev, Olzhasbek [Bolashak Atyrau Limited]" w:date="2024-11-01T14:55:00Z" w16du:dateUtc="2024-11-01T09:55:00Z"/>
                <w:color w:val="auto"/>
                <w:lang w:val="en-GB"/>
              </w:rPr>
            </w:pPr>
            <w:ins w:id="4377" w:author="Zhunisbayev, Olzhasbek [Bolashak Atyrau Limited]" w:date="2024-11-01T15:01:00Z" w16du:dateUtc="2024-11-01T10:01:00Z">
              <w:r>
                <w:rPr>
                  <w:color w:val="auto"/>
                  <w:lang w:val="en-GB"/>
                </w:rPr>
                <w:t>10</w:t>
              </w:r>
            </w:ins>
          </w:p>
        </w:tc>
      </w:tr>
      <w:tr w:rsidR="00366ED5" w:rsidRPr="00981FDE" w14:paraId="6B86B2EA" w14:textId="77777777" w:rsidTr="00DD7D76">
        <w:trPr>
          <w:ins w:id="4378" w:author="Zhunisbayev, Olzhasbek [Bolashak Atyrau Limited]" w:date="2024-11-01T14:55:00Z"/>
          <w:trPrChange w:id="4379" w:author="Zhunisbayev, Olzhasbek [Bolashak Atyrau Limited]" w:date="2024-11-01T15:01:00Z" w16du:dateUtc="2024-11-01T10:01:00Z">
            <w:trPr>
              <w:gridBefore w:val="3"/>
            </w:trPr>
          </w:trPrChange>
        </w:trPr>
        <w:tc>
          <w:tcPr>
            <w:tcW w:w="2497" w:type="dxa"/>
            <w:tcPrChange w:id="4380" w:author="Zhunisbayev, Olzhasbek [Bolashak Atyrau Limited]" w:date="2024-11-01T15:01:00Z" w16du:dateUtc="2024-11-01T10:01:00Z">
              <w:tcPr>
                <w:tcW w:w="2497" w:type="dxa"/>
              </w:tcPr>
            </w:tcPrChange>
          </w:tcPr>
          <w:p w14:paraId="6AE57986" w14:textId="16DB635D" w:rsidR="00366ED5" w:rsidRPr="00981FDE" w:rsidRDefault="00366ED5" w:rsidP="007576D0">
            <w:pPr>
              <w:pStyle w:val="CellBodyCentered"/>
              <w:rPr>
                <w:ins w:id="4381" w:author="Zhunisbayev, Olzhasbek [Bolashak Atyrau Limited]" w:date="2024-11-01T14:55:00Z" w16du:dateUtc="2024-11-01T09:55:00Z"/>
                <w:color w:val="auto"/>
                <w:lang w:val="en-GB"/>
              </w:rPr>
            </w:pPr>
            <w:ins w:id="4382" w:author="Zhunisbayev, Olzhasbek [Bolashak Atyrau Limited]" w:date="2024-11-01T15:01:00Z" w16du:dateUtc="2024-11-01T10:01:00Z">
              <w:r>
                <w:rPr>
                  <w:color w:val="auto"/>
                  <w:lang w:val="en-GB"/>
                </w:rPr>
                <w:t>11</w:t>
              </w:r>
            </w:ins>
          </w:p>
        </w:tc>
        <w:tc>
          <w:tcPr>
            <w:tcW w:w="1823" w:type="dxa"/>
            <w:tcPrChange w:id="4383" w:author="Zhunisbayev, Olzhasbek [Bolashak Atyrau Limited]" w:date="2024-11-01T15:01:00Z" w16du:dateUtc="2024-11-01T10:01:00Z">
              <w:tcPr>
                <w:tcW w:w="1823" w:type="dxa"/>
              </w:tcPr>
            </w:tcPrChange>
          </w:tcPr>
          <w:p w14:paraId="0073E8D8" w14:textId="7FF973CB" w:rsidR="00366ED5" w:rsidRPr="00981FDE" w:rsidRDefault="00366ED5" w:rsidP="007576D0">
            <w:pPr>
              <w:pStyle w:val="CellBodyCentered"/>
              <w:rPr>
                <w:ins w:id="4384" w:author="Zhunisbayev, Olzhasbek [Bolashak Atyrau Limited]" w:date="2024-11-01T14:55:00Z" w16du:dateUtc="2024-11-01T09:55:00Z"/>
                <w:color w:val="auto"/>
                <w:lang w:val="en-GB"/>
              </w:rPr>
            </w:pPr>
            <w:ins w:id="4385" w:author="Zhunisbayev, Olzhasbek [Bolashak Atyrau Limited]" w:date="2024-11-01T15:01:00Z" w16du:dateUtc="2024-11-01T10:01:00Z">
              <w:r>
                <w:rPr>
                  <w:color w:val="auto"/>
                  <w:lang w:val="en-GB"/>
                </w:rPr>
                <w:t>12</w:t>
              </w:r>
            </w:ins>
          </w:p>
        </w:tc>
      </w:tr>
      <w:tr w:rsidR="00366ED5" w:rsidRPr="00981FDE" w14:paraId="501B6E12" w14:textId="77777777" w:rsidTr="00DD7D76">
        <w:trPr>
          <w:ins w:id="4386" w:author="Zhunisbayev, Olzhasbek [Bolashak Atyrau Limited]" w:date="2024-11-01T15:01:00Z"/>
        </w:trPr>
        <w:tc>
          <w:tcPr>
            <w:tcW w:w="2497" w:type="dxa"/>
          </w:tcPr>
          <w:p w14:paraId="7BBE1202" w14:textId="1BD1BF10" w:rsidR="00366ED5" w:rsidRDefault="00366ED5" w:rsidP="007576D0">
            <w:pPr>
              <w:pStyle w:val="CellBodyCentered"/>
              <w:rPr>
                <w:ins w:id="4387" w:author="Zhunisbayev, Olzhasbek [Bolashak Atyrau Limited]" w:date="2024-11-01T15:01:00Z" w16du:dateUtc="2024-11-01T10:01:00Z"/>
                <w:color w:val="auto"/>
                <w:lang w:val="en-GB"/>
              </w:rPr>
            </w:pPr>
            <w:ins w:id="4388" w:author="Zhunisbayev, Olzhasbek [Bolashak Atyrau Limited]" w:date="2024-11-01T15:01:00Z" w16du:dateUtc="2024-11-01T10:01:00Z">
              <w:r>
                <w:rPr>
                  <w:color w:val="auto"/>
                  <w:lang w:val="en-GB"/>
                </w:rPr>
                <w:t>11</w:t>
              </w:r>
            </w:ins>
          </w:p>
        </w:tc>
        <w:tc>
          <w:tcPr>
            <w:tcW w:w="1823" w:type="dxa"/>
          </w:tcPr>
          <w:p w14:paraId="45C5CB77" w14:textId="471620E6" w:rsidR="00366ED5" w:rsidRDefault="00366ED5" w:rsidP="007576D0">
            <w:pPr>
              <w:pStyle w:val="CellBodyCentered"/>
              <w:rPr>
                <w:ins w:id="4389" w:author="Zhunisbayev, Olzhasbek [Bolashak Atyrau Limited]" w:date="2024-11-01T15:01:00Z" w16du:dateUtc="2024-11-01T10:01:00Z"/>
                <w:color w:val="auto"/>
                <w:lang w:val="en-GB"/>
              </w:rPr>
            </w:pPr>
            <w:ins w:id="4390" w:author="Zhunisbayev, Olzhasbek [Bolashak Atyrau Limited]" w:date="2024-11-01T15:01:00Z" w16du:dateUtc="2024-11-01T10:01:00Z">
              <w:r>
                <w:rPr>
                  <w:color w:val="auto"/>
                  <w:lang w:val="en-GB"/>
                </w:rPr>
                <w:t>14</w:t>
              </w:r>
            </w:ins>
          </w:p>
        </w:tc>
      </w:tr>
      <w:tr w:rsidR="00366ED5" w:rsidRPr="00981FDE" w14:paraId="29EC4ABF" w14:textId="77777777" w:rsidTr="00DD7D76">
        <w:trPr>
          <w:ins w:id="4391" w:author="Zhunisbayev, Olzhasbek [Bolashak Atyrau Limited]" w:date="2024-11-01T15:01:00Z"/>
        </w:trPr>
        <w:tc>
          <w:tcPr>
            <w:tcW w:w="2497" w:type="dxa"/>
          </w:tcPr>
          <w:p w14:paraId="0D92CAE3" w14:textId="521E4BED" w:rsidR="00366ED5" w:rsidRDefault="00D80F92" w:rsidP="007576D0">
            <w:pPr>
              <w:pStyle w:val="CellBodyCentered"/>
              <w:rPr>
                <w:ins w:id="4392" w:author="Zhunisbayev, Olzhasbek [Bolashak Atyrau Limited]" w:date="2024-11-01T15:01:00Z" w16du:dateUtc="2024-11-01T10:01:00Z"/>
                <w:color w:val="auto"/>
                <w:lang w:val="en-GB"/>
              </w:rPr>
            </w:pPr>
            <w:ins w:id="4393" w:author="Zhunisbayev, Olzhasbek [Bolashak Atyrau Limited]" w:date="2024-11-01T15:02:00Z" w16du:dateUtc="2024-11-01T10:02:00Z">
              <w:r>
                <w:rPr>
                  <w:color w:val="auto"/>
                  <w:lang w:val="en-GB"/>
                </w:rPr>
                <w:t>13-5/8</w:t>
              </w:r>
            </w:ins>
          </w:p>
        </w:tc>
        <w:tc>
          <w:tcPr>
            <w:tcW w:w="1823" w:type="dxa"/>
          </w:tcPr>
          <w:p w14:paraId="537E28B3" w14:textId="1944176A" w:rsidR="00366ED5" w:rsidRDefault="00D80F92" w:rsidP="007576D0">
            <w:pPr>
              <w:pStyle w:val="CellBodyCentered"/>
              <w:rPr>
                <w:ins w:id="4394" w:author="Zhunisbayev, Olzhasbek [Bolashak Atyrau Limited]" w:date="2024-11-01T15:01:00Z" w16du:dateUtc="2024-11-01T10:01:00Z"/>
                <w:color w:val="auto"/>
                <w:lang w:val="en-GB"/>
              </w:rPr>
            </w:pPr>
            <w:ins w:id="4395" w:author="Zhunisbayev, Olzhasbek [Bolashak Atyrau Limited]" w:date="2024-11-01T15:02:00Z" w16du:dateUtc="2024-11-01T10:02:00Z">
              <w:r>
                <w:rPr>
                  <w:color w:val="auto"/>
                  <w:lang w:val="en-GB"/>
                </w:rPr>
                <w:t>16</w:t>
              </w:r>
            </w:ins>
          </w:p>
        </w:tc>
      </w:tr>
      <w:tr w:rsidR="00366ED5" w:rsidRPr="00981FDE" w14:paraId="50013077" w14:textId="77777777" w:rsidTr="00DD7D76">
        <w:trPr>
          <w:ins w:id="4396" w:author="Zhunisbayev, Olzhasbek [Bolashak Atyrau Limited]" w:date="2024-11-01T15:01:00Z"/>
        </w:trPr>
        <w:tc>
          <w:tcPr>
            <w:tcW w:w="2497" w:type="dxa"/>
          </w:tcPr>
          <w:p w14:paraId="0484F637" w14:textId="2A936D8F" w:rsidR="00366ED5" w:rsidRDefault="00D80F92" w:rsidP="007576D0">
            <w:pPr>
              <w:pStyle w:val="CellBodyCentered"/>
              <w:rPr>
                <w:ins w:id="4397" w:author="Zhunisbayev, Olzhasbek [Bolashak Atyrau Limited]" w:date="2024-11-01T15:01:00Z" w16du:dateUtc="2024-11-01T10:01:00Z"/>
                <w:color w:val="auto"/>
                <w:lang w:val="en-GB"/>
              </w:rPr>
            </w:pPr>
            <w:ins w:id="4398" w:author="Zhunisbayev, Olzhasbek [Bolashak Atyrau Limited]" w:date="2024-11-01T15:02:00Z" w16du:dateUtc="2024-11-01T10:02:00Z">
              <w:r>
                <w:rPr>
                  <w:color w:val="auto"/>
                  <w:lang w:val="en-GB"/>
                </w:rPr>
                <w:t>13-5/8</w:t>
              </w:r>
            </w:ins>
          </w:p>
        </w:tc>
        <w:tc>
          <w:tcPr>
            <w:tcW w:w="1823" w:type="dxa"/>
          </w:tcPr>
          <w:p w14:paraId="7BE66016" w14:textId="2E374568" w:rsidR="00366ED5" w:rsidRDefault="00D80F92" w:rsidP="007576D0">
            <w:pPr>
              <w:pStyle w:val="CellBodyCentered"/>
              <w:rPr>
                <w:ins w:id="4399" w:author="Zhunisbayev, Olzhasbek [Bolashak Atyrau Limited]" w:date="2024-11-01T15:01:00Z" w16du:dateUtc="2024-11-01T10:01:00Z"/>
                <w:color w:val="auto"/>
                <w:lang w:val="en-GB"/>
              </w:rPr>
            </w:pPr>
            <w:ins w:id="4400" w:author="Zhunisbayev, Olzhasbek [Bolashak Atyrau Limited]" w:date="2024-11-01T15:02:00Z" w16du:dateUtc="2024-11-01T10:02:00Z">
              <w:r>
                <w:rPr>
                  <w:color w:val="auto"/>
                  <w:lang w:val="en-GB"/>
                </w:rPr>
                <w:t>18</w:t>
              </w:r>
            </w:ins>
          </w:p>
        </w:tc>
      </w:tr>
      <w:tr w:rsidR="00D80F92" w:rsidRPr="00981FDE" w14:paraId="29EC7CB7" w14:textId="77777777" w:rsidTr="00DD7D76">
        <w:trPr>
          <w:ins w:id="4401" w:author="Zhunisbayev, Olzhasbek [Bolashak Atyrau Limited]" w:date="2024-11-01T15:02:00Z"/>
        </w:trPr>
        <w:tc>
          <w:tcPr>
            <w:tcW w:w="2497" w:type="dxa"/>
          </w:tcPr>
          <w:p w14:paraId="3B15DA8C" w14:textId="4BCA7377" w:rsidR="00D80F92" w:rsidRDefault="00D80F92" w:rsidP="007576D0">
            <w:pPr>
              <w:pStyle w:val="CellBodyCentered"/>
              <w:rPr>
                <w:ins w:id="4402" w:author="Zhunisbayev, Olzhasbek [Bolashak Atyrau Limited]" w:date="2024-11-01T15:02:00Z" w16du:dateUtc="2024-11-01T10:02:00Z"/>
                <w:color w:val="auto"/>
                <w:lang w:val="en-GB"/>
              </w:rPr>
            </w:pPr>
            <w:ins w:id="4403" w:author="Zhunisbayev, Olzhasbek [Bolashak Atyrau Limited]" w:date="2024-11-01T15:02:00Z" w16du:dateUtc="2024-11-01T10:02:00Z">
              <w:r>
                <w:rPr>
                  <w:color w:val="auto"/>
                  <w:lang w:val="en-GB"/>
                </w:rPr>
                <w:t>16-3/4</w:t>
              </w:r>
            </w:ins>
          </w:p>
        </w:tc>
        <w:tc>
          <w:tcPr>
            <w:tcW w:w="1823" w:type="dxa"/>
          </w:tcPr>
          <w:p w14:paraId="506E136F" w14:textId="5F38E2AA" w:rsidR="00D80F92" w:rsidRDefault="00D80F92" w:rsidP="007576D0">
            <w:pPr>
              <w:pStyle w:val="CellBodyCentered"/>
              <w:rPr>
                <w:ins w:id="4404" w:author="Zhunisbayev, Olzhasbek [Bolashak Atyrau Limited]" w:date="2024-11-01T15:02:00Z" w16du:dateUtc="2024-11-01T10:02:00Z"/>
                <w:color w:val="auto"/>
                <w:lang w:val="en-GB"/>
              </w:rPr>
            </w:pPr>
            <w:ins w:id="4405" w:author="Zhunisbayev, Olzhasbek [Bolashak Atyrau Limited]" w:date="2024-11-01T15:02:00Z" w16du:dateUtc="2024-11-01T10:02:00Z">
              <w:r>
                <w:rPr>
                  <w:color w:val="auto"/>
                  <w:lang w:val="en-GB"/>
                </w:rPr>
                <w:t>20</w:t>
              </w:r>
            </w:ins>
          </w:p>
        </w:tc>
      </w:tr>
      <w:tr w:rsidR="00D80F92" w:rsidRPr="00981FDE" w14:paraId="4990F1C7" w14:textId="77777777" w:rsidTr="00DD7D76">
        <w:trPr>
          <w:ins w:id="4406" w:author="Zhunisbayev, Olzhasbek [Bolashak Atyrau Limited]" w:date="2024-11-01T15:02:00Z"/>
        </w:trPr>
        <w:tc>
          <w:tcPr>
            <w:tcW w:w="2497" w:type="dxa"/>
          </w:tcPr>
          <w:p w14:paraId="194DB26C" w14:textId="27D77FA0" w:rsidR="00D80F92" w:rsidRDefault="00D80F92" w:rsidP="007576D0">
            <w:pPr>
              <w:pStyle w:val="CellBodyCentered"/>
              <w:rPr>
                <w:ins w:id="4407" w:author="Zhunisbayev, Olzhasbek [Bolashak Atyrau Limited]" w:date="2024-11-01T15:02:00Z" w16du:dateUtc="2024-11-01T10:02:00Z"/>
                <w:color w:val="auto"/>
                <w:lang w:val="en-GB"/>
              </w:rPr>
            </w:pPr>
            <w:ins w:id="4408" w:author="Zhunisbayev, Olzhasbek [Bolashak Atyrau Limited]" w:date="2024-11-01T15:02:00Z" w16du:dateUtc="2024-11-01T10:02:00Z">
              <w:r>
                <w:rPr>
                  <w:color w:val="auto"/>
                  <w:lang w:val="en-GB"/>
                </w:rPr>
                <w:t>16-3/4</w:t>
              </w:r>
            </w:ins>
          </w:p>
        </w:tc>
        <w:tc>
          <w:tcPr>
            <w:tcW w:w="1823" w:type="dxa"/>
          </w:tcPr>
          <w:p w14:paraId="54C2A06A" w14:textId="24F77D15" w:rsidR="00D80F92" w:rsidRPr="00557A07" w:rsidRDefault="00D80F92" w:rsidP="007576D0">
            <w:pPr>
              <w:pStyle w:val="CellBodyCentered"/>
              <w:rPr>
                <w:ins w:id="4409" w:author="Zhunisbayev, Olzhasbek [Bolashak Atyrau Limited]" w:date="2024-11-01T15:02:00Z" w16du:dateUtc="2024-11-01T10:02:00Z"/>
                <w:color w:val="auto"/>
                <w:lang w:val="ru-RU"/>
                <w:rPrChange w:id="4410" w:author="Zhunisbayev, Olzhasbek [Bolashak Atyrau Limited]" w:date="2024-11-01T15:04:00Z" w16du:dateUtc="2024-11-01T10:04:00Z">
                  <w:rPr>
                    <w:ins w:id="4411" w:author="Zhunisbayev, Olzhasbek [Bolashak Atyrau Limited]" w:date="2024-11-01T15:02:00Z" w16du:dateUtc="2024-11-01T10:02:00Z"/>
                    <w:color w:val="auto"/>
                    <w:lang w:val="en-GB"/>
                  </w:rPr>
                </w:rPrChange>
              </w:rPr>
            </w:pPr>
            <w:ins w:id="4412" w:author="Zhunisbayev, Olzhasbek [Bolashak Atyrau Limited]" w:date="2024-11-01T15:02:00Z" w16du:dateUtc="2024-11-01T10:02:00Z">
              <w:r>
                <w:rPr>
                  <w:color w:val="auto"/>
                  <w:lang w:val="en-GB"/>
                </w:rPr>
                <w:t>22</w:t>
              </w:r>
            </w:ins>
          </w:p>
        </w:tc>
      </w:tr>
    </w:tbl>
    <w:p w14:paraId="579B37EE" w14:textId="60383204" w:rsidR="00F808B1" w:rsidRDefault="007738DF" w:rsidP="0091497F">
      <w:pPr>
        <w:pStyle w:val="Heading1"/>
        <w:numPr>
          <w:ilvl w:val="0"/>
          <w:numId w:val="129"/>
        </w:numPr>
        <w:ind w:left="709" w:hanging="709"/>
        <w:rPr>
          <w:lang w:val="en-GB"/>
        </w:rPr>
      </w:pPr>
      <w:bookmarkStart w:id="4413" w:name="_Toc182313284"/>
      <w:r w:rsidRPr="00981FDE">
        <w:rPr>
          <w:lang w:val="en-GB"/>
        </w:rPr>
        <w:t>FLUID CODE SELECTION TABLE</w:t>
      </w:r>
      <w:bookmarkEnd w:id="3764"/>
      <w:bookmarkEnd w:id="3765"/>
      <w:bookmarkEnd w:id="4413"/>
      <w:r w:rsidRPr="00981FDE">
        <w:rPr>
          <w:lang w:val="en-GB"/>
        </w:rPr>
        <w:t xml:space="preserve"> </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5"/>
        <w:gridCol w:w="6030"/>
      </w:tblGrid>
      <w:tr w:rsidR="007738DF" w:rsidRPr="00981FDE" w14:paraId="6D5FDCE3" w14:textId="77777777" w:rsidTr="00DD7D76">
        <w:trPr>
          <w:trHeight w:val="20"/>
          <w:tblHeader/>
        </w:trPr>
        <w:tc>
          <w:tcPr>
            <w:tcW w:w="1445" w:type="dxa"/>
            <w:shd w:val="clear" w:color="auto" w:fill="C6D9F1" w:themeFill="text2" w:themeFillTint="33"/>
          </w:tcPr>
          <w:p w14:paraId="78BD8105" w14:textId="77777777" w:rsidR="007738DF" w:rsidRPr="00981FDE" w:rsidRDefault="007738DF" w:rsidP="00F118E0">
            <w:pPr>
              <w:pStyle w:val="CellHeadingCentered"/>
              <w:rPr>
                <w:color w:val="auto"/>
                <w:lang w:val="en-GB"/>
              </w:rPr>
            </w:pPr>
            <w:r w:rsidRPr="00981FDE">
              <w:rPr>
                <w:color w:val="auto"/>
                <w:lang w:val="en-GB"/>
              </w:rPr>
              <w:t>FLUID CODE</w:t>
            </w:r>
          </w:p>
        </w:tc>
        <w:tc>
          <w:tcPr>
            <w:tcW w:w="6030" w:type="dxa"/>
            <w:shd w:val="clear" w:color="auto" w:fill="C6D9F1" w:themeFill="text2" w:themeFillTint="33"/>
          </w:tcPr>
          <w:p w14:paraId="190B9BAC" w14:textId="77777777" w:rsidR="007738DF" w:rsidRPr="00981FDE" w:rsidRDefault="007738DF" w:rsidP="00F118E0">
            <w:pPr>
              <w:pStyle w:val="CellHeadingCentered"/>
              <w:rPr>
                <w:color w:val="auto"/>
                <w:lang w:val="en-GB"/>
              </w:rPr>
            </w:pPr>
            <w:r w:rsidRPr="00981FDE">
              <w:rPr>
                <w:color w:val="auto"/>
                <w:lang w:val="en-GB"/>
              </w:rPr>
              <w:t>DESCRIPTION</w:t>
            </w:r>
          </w:p>
        </w:tc>
      </w:tr>
      <w:tr w:rsidR="007738DF" w:rsidRPr="00981FDE" w14:paraId="6619AE57" w14:textId="77777777" w:rsidTr="00DD7D76">
        <w:trPr>
          <w:trHeight w:val="20"/>
        </w:trPr>
        <w:tc>
          <w:tcPr>
            <w:tcW w:w="1445" w:type="dxa"/>
          </w:tcPr>
          <w:p w14:paraId="11A9F4A4" w14:textId="77777777" w:rsidR="007738DF" w:rsidRPr="00981FDE" w:rsidRDefault="007738DF" w:rsidP="00F118E0">
            <w:pPr>
              <w:pStyle w:val="CellBodyCentered"/>
              <w:rPr>
                <w:color w:val="auto"/>
                <w:lang w:val="en-GB"/>
              </w:rPr>
            </w:pPr>
            <w:r w:rsidRPr="00981FDE">
              <w:rPr>
                <w:color w:val="auto"/>
                <w:lang w:val="en-GB"/>
              </w:rPr>
              <w:t>AA</w:t>
            </w:r>
          </w:p>
        </w:tc>
        <w:tc>
          <w:tcPr>
            <w:tcW w:w="6030" w:type="dxa"/>
          </w:tcPr>
          <w:p w14:paraId="401AFAF0" w14:textId="77777777" w:rsidR="007738DF" w:rsidRPr="00981FDE" w:rsidRDefault="007738DF" w:rsidP="00F118E0">
            <w:pPr>
              <w:pStyle w:val="CellBody"/>
              <w:rPr>
                <w:color w:val="auto"/>
                <w:lang w:val="en-GB"/>
              </w:rPr>
            </w:pPr>
            <w:r w:rsidRPr="00981FDE">
              <w:rPr>
                <w:color w:val="auto"/>
                <w:lang w:val="en-GB"/>
              </w:rPr>
              <w:t>Acetic Acid</w:t>
            </w:r>
          </w:p>
        </w:tc>
      </w:tr>
      <w:tr w:rsidR="007738DF" w:rsidRPr="00981FDE" w14:paraId="00D3315C" w14:textId="77777777" w:rsidTr="00DD7D76">
        <w:trPr>
          <w:trHeight w:val="20"/>
        </w:trPr>
        <w:tc>
          <w:tcPr>
            <w:tcW w:w="1445" w:type="dxa"/>
          </w:tcPr>
          <w:p w14:paraId="024221B1" w14:textId="77777777" w:rsidR="007738DF" w:rsidRPr="00981FDE" w:rsidRDefault="007738DF" w:rsidP="00F118E0">
            <w:pPr>
              <w:pStyle w:val="CellBodyCentered"/>
              <w:rPr>
                <w:color w:val="auto"/>
                <w:lang w:val="en-GB"/>
              </w:rPr>
            </w:pPr>
            <w:r w:rsidRPr="00981FDE">
              <w:rPr>
                <w:color w:val="auto"/>
                <w:lang w:val="en-GB"/>
              </w:rPr>
              <w:t>AH</w:t>
            </w:r>
          </w:p>
        </w:tc>
        <w:tc>
          <w:tcPr>
            <w:tcW w:w="6030" w:type="dxa"/>
          </w:tcPr>
          <w:p w14:paraId="3E132DDC" w14:textId="77777777" w:rsidR="007738DF" w:rsidRPr="00981FDE" w:rsidRDefault="007738DF" w:rsidP="00F118E0">
            <w:pPr>
              <w:pStyle w:val="CellBody"/>
              <w:rPr>
                <w:color w:val="auto"/>
                <w:lang w:val="en-GB"/>
              </w:rPr>
            </w:pPr>
            <w:r w:rsidRPr="00981FDE">
              <w:rPr>
                <w:color w:val="auto"/>
                <w:lang w:val="en-GB"/>
              </w:rPr>
              <w:t>Hydrochloric Acid</w:t>
            </w:r>
          </w:p>
        </w:tc>
      </w:tr>
      <w:tr w:rsidR="007738DF" w:rsidRPr="00981FDE" w14:paraId="171B0327" w14:textId="77777777" w:rsidTr="00DD7D76">
        <w:trPr>
          <w:trHeight w:val="20"/>
        </w:trPr>
        <w:tc>
          <w:tcPr>
            <w:tcW w:w="1445" w:type="dxa"/>
          </w:tcPr>
          <w:p w14:paraId="41195822" w14:textId="77777777" w:rsidR="007738DF" w:rsidRPr="00981FDE" w:rsidRDefault="007738DF" w:rsidP="00F118E0">
            <w:pPr>
              <w:pStyle w:val="CellBodyCentered"/>
              <w:rPr>
                <w:color w:val="auto"/>
                <w:lang w:val="en-GB"/>
              </w:rPr>
            </w:pPr>
            <w:r w:rsidRPr="00981FDE">
              <w:rPr>
                <w:color w:val="auto"/>
                <w:lang w:val="en-GB"/>
              </w:rPr>
              <w:t>AP</w:t>
            </w:r>
          </w:p>
        </w:tc>
        <w:tc>
          <w:tcPr>
            <w:tcW w:w="6030" w:type="dxa"/>
          </w:tcPr>
          <w:p w14:paraId="0456F5A9" w14:textId="77777777" w:rsidR="007738DF" w:rsidRPr="00981FDE" w:rsidRDefault="007738DF" w:rsidP="00F118E0">
            <w:pPr>
              <w:pStyle w:val="CellBody"/>
              <w:rPr>
                <w:color w:val="auto"/>
                <w:lang w:val="en-GB"/>
              </w:rPr>
            </w:pPr>
            <w:r w:rsidRPr="00981FDE">
              <w:rPr>
                <w:color w:val="auto"/>
                <w:lang w:val="en-GB"/>
              </w:rPr>
              <w:t>Phosphoric Acid</w:t>
            </w:r>
          </w:p>
        </w:tc>
      </w:tr>
      <w:tr w:rsidR="007738DF" w:rsidRPr="00981FDE" w14:paraId="08DFDE30" w14:textId="77777777" w:rsidTr="00DD7D76">
        <w:trPr>
          <w:trHeight w:val="20"/>
        </w:trPr>
        <w:tc>
          <w:tcPr>
            <w:tcW w:w="1445" w:type="dxa"/>
          </w:tcPr>
          <w:p w14:paraId="0254AFD6" w14:textId="77777777" w:rsidR="007738DF" w:rsidRPr="00981FDE" w:rsidRDefault="007738DF" w:rsidP="00F118E0">
            <w:pPr>
              <w:pStyle w:val="CellBodyCentered"/>
              <w:rPr>
                <w:color w:val="auto"/>
                <w:lang w:val="en-GB"/>
              </w:rPr>
            </w:pPr>
            <w:r w:rsidRPr="00981FDE">
              <w:rPr>
                <w:color w:val="auto"/>
                <w:lang w:val="en-GB"/>
              </w:rPr>
              <w:t>AS</w:t>
            </w:r>
          </w:p>
        </w:tc>
        <w:tc>
          <w:tcPr>
            <w:tcW w:w="6030" w:type="dxa"/>
          </w:tcPr>
          <w:p w14:paraId="05EA4EDB" w14:textId="77777777" w:rsidR="007738DF" w:rsidRPr="00981FDE" w:rsidRDefault="007738DF" w:rsidP="00F118E0">
            <w:pPr>
              <w:pStyle w:val="CellBody"/>
              <w:rPr>
                <w:color w:val="auto"/>
                <w:lang w:val="en-GB"/>
              </w:rPr>
            </w:pPr>
            <w:r w:rsidRPr="00981FDE">
              <w:rPr>
                <w:color w:val="auto"/>
                <w:lang w:val="en-GB"/>
              </w:rPr>
              <w:t xml:space="preserve">Sulphuric Acid </w:t>
            </w:r>
          </w:p>
        </w:tc>
      </w:tr>
      <w:tr w:rsidR="007738DF" w:rsidRPr="00981FDE" w14:paraId="1543E280" w14:textId="77777777" w:rsidTr="00DD7D76">
        <w:trPr>
          <w:trHeight w:val="20"/>
        </w:trPr>
        <w:tc>
          <w:tcPr>
            <w:tcW w:w="1445" w:type="dxa"/>
          </w:tcPr>
          <w:p w14:paraId="0F5B8B82" w14:textId="77777777" w:rsidR="007738DF" w:rsidRPr="00981FDE" w:rsidRDefault="007738DF" w:rsidP="00F118E0">
            <w:pPr>
              <w:pStyle w:val="CellBodyCentered"/>
              <w:rPr>
                <w:color w:val="auto"/>
                <w:lang w:val="en-GB"/>
              </w:rPr>
            </w:pPr>
            <w:r w:rsidRPr="00981FDE">
              <w:rPr>
                <w:color w:val="auto"/>
                <w:lang w:val="en-GB"/>
              </w:rPr>
              <w:t>BB</w:t>
            </w:r>
          </w:p>
        </w:tc>
        <w:tc>
          <w:tcPr>
            <w:tcW w:w="6030" w:type="dxa"/>
          </w:tcPr>
          <w:p w14:paraId="4603A7A9" w14:textId="77777777" w:rsidR="007738DF" w:rsidRPr="00981FDE" w:rsidRDefault="007738DF" w:rsidP="00F118E0">
            <w:pPr>
              <w:pStyle w:val="CellBody"/>
              <w:rPr>
                <w:color w:val="auto"/>
                <w:lang w:val="en-GB"/>
              </w:rPr>
            </w:pPr>
            <w:r w:rsidRPr="00981FDE">
              <w:rPr>
                <w:color w:val="auto"/>
                <w:lang w:val="en-GB"/>
              </w:rPr>
              <w:t>Boiler Blow Down</w:t>
            </w:r>
          </w:p>
        </w:tc>
      </w:tr>
      <w:tr w:rsidR="007738DF" w:rsidRPr="00981FDE" w14:paraId="0EBA408E" w14:textId="77777777" w:rsidTr="00DD7D76">
        <w:trPr>
          <w:trHeight w:val="20"/>
        </w:trPr>
        <w:tc>
          <w:tcPr>
            <w:tcW w:w="1445" w:type="dxa"/>
          </w:tcPr>
          <w:p w14:paraId="685515C0" w14:textId="77777777" w:rsidR="007738DF" w:rsidRPr="00981FDE" w:rsidRDefault="007738DF" w:rsidP="00F118E0">
            <w:pPr>
              <w:pStyle w:val="CellBodyCentered"/>
              <w:rPr>
                <w:color w:val="auto"/>
                <w:lang w:val="en-GB"/>
              </w:rPr>
            </w:pPr>
            <w:r w:rsidRPr="00981FDE">
              <w:rPr>
                <w:color w:val="auto"/>
                <w:lang w:val="en-GB"/>
              </w:rPr>
              <w:t>BD</w:t>
            </w:r>
          </w:p>
        </w:tc>
        <w:tc>
          <w:tcPr>
            <w:tcW w:w="6030" w:type="dxa"/>
          </w:tcPr>
          <w:p w14:paraId="23304B02" w14:textId="77777777" w:rsidR="007738DF" w:rsidRPr="00981FDE" w:rsidRDefault="007738DF" w:rsidP="00F118E0">
            <w:pPr>
              <w:pStyle w:val="CellBody"/>
              <w:rPr>
                <w:bCs/>
                <w:color w:val="auto"/>
                <w:lang w:val="en-GB"/>
              </w:rPr>
            </w:pPr>
            <w:r w:rsidRPr="00981FDE">
              <w:rPr>
                <w:bCs/>
                <w:color w:val="auto"/>
                <w:lang w:val="en-GB"/>
              </w:rPr>
              <w:t>Blow Down, Hydrocarbons</w:t>
            </w:r>
          </w:p>
        </w:tc>
      </w:tr>
      <w:tr w:rsidR="007738DF" w:rsidRPr="00981FDE" w14:paraId="646ABB43" w14:textId="77777777" w:rsidTr="00DD7D76">
        <w:trPr>
          <w:trHeight w:val="20"/>
        </w:trPr>
        <w:tc>
          <w:tcPr>
            <w:tcW w:w="1445" w:type="dxa"/>
          </w:tcPr>
          <w:p w14:paraId="1A4B3D3D" w14:textId="77777777" w:rsidR="007738DF" w:rsidRPr="00981FDE" w:rsidRDefault="007738DF" w:rsidP="00F118E0">
            <w:pPr>
              <w:pStyle w:val="CellBodyCentered"/>
              <w:rPr>
                <w:color w:val="auto"/>
                <w:lang w:val="en-GB"/>
              </w:rPr>
            </w:pPr>
            <w:r w:rsidRPr="00981FDE">
              <w:rPr>
                <w:color w:val="auto"/>
                <w:lang w:val="en-GB"/>
              </w:rPr>
              <w:t>BF</w:t>
            </w:r>
          </w:p>
        </w:tc>
        <w:tc>
          <w:tcPr>
            <w:tcW w:w="6030" w:type="dxa"/>
          </w:tcPr>
          <w:p w14:paraId="537902BC" w14:textId="77777777" w:rsidR="007738DF" w:rsidRPr="00981FDE" w:rsidRDefault="007738DF" w:rsidP="00F118E0">
            <w:pPr>
              <w:pStyle w:val="CellBody"/>
              <w:rPr>
                <w:bCs/>
                <w:color w:val="auto"/>
                <w:lang w:val="en-GB"/>
              </w:rPr>
            </w:pPr>
            <w:r w:rsidRPr="00981FDE">
              <w:rPr>
                <w:bCs/>
                <w:color w:val="auto"/>
                <w:lang w:val="en-GB"/>
              </w:rPr>
              <w:t>Flare Gas (Off Plot Only)</w:t>
            </w:r>
          </w:p>
        </w:tc>
      </w:tr>
      <w:tr w:rsidR="007738DF" w:rsidRPr="00981FDE" w14:paraId="5CD6F71A" w14:textId="77777777" w:rsidTr="00DD7D76">
        <w:trPr>
          <w:trHeight w:val="20"/>
        </w:trPr>
        <w:tc>
          <w:tcPr>
            <w:tcW w:w="1445" w:type="dxa"/>
          </w:tcPr>
          <w:p w14:paraId="6D9EF8CA" w14:textId="77777777" w:rsidR="007738DF" w:rsidRPr="00981FDE" w:rsidRDefault="007738DF" w:rsidP="00F118E0">
            <w:pPr>
              <w:pStyle w:val="CellBodyCentered"/>
              <w:rPr>
                <w:color w:val="auto"/>
                <w:lang w:val="en-GB"/>
              </w:rPr>
            </w:pPr>
            <w:r w:rsidRPr="00981FDE">
              <w:rPr>
                <w:color w:val="auto"/>
                <w:lang w:val="en-GB"/>
              </w:rPr>
              <w:t>BFC</w:t>
            </w:r>
          </w:p>
        </w:tc>
        <w:tc>
          <w:tcPr>
            <w:tcW w:w="6030" w:type="dxa"/>
          </w:tcPr>
          <w:p w14:paraId="06BB5C77" w14:textId="77777777" w:rsidR="007738DF" w:rsidRPr="00981FDE" w:rsidRDefault="007738DF" w:rsidP="00F118E0">
            <w:pPr>
              <w:pStyle w:val="CellBody"/>
              <w:rPr>
                <w:color w:val="auto"/>
                <w:lang w:val="en-GB"/>
              </w:rPr>
            </w:pPr>
            <w:r w:rsidRPr="00981FDE">
              <w:rPr>
                <w:color w:val="auto"/>
                <w:lang w:val="en-GB"/>
              </w:rPr>
              <w:t>Flare Gas, Cold</w:t>
            </w:r>
          </w:p>
        </w:tc>
      </w:tr>
      <w:tr w:rsidR="007738DF" w:rsidRPr="00981FDE" w14:paraId="2C4671A0" w14:textId="77777777" w:rsidTr="00DD7D76">
        <w:trPr>
          <w:trHeight w:val="20"/>
        </w:trPr>
        <w:tc>
          <w:tcPr>
            <w:tcW w:w="1445" w:type="dxa"/>
          </w:tcPr>
          <w:p w14:paraId="3DD2914A" w14:textId="77777777" w:rsidR="007738DF" w:rsidRPr="00981FDE" w:rsidRDefault="007738DF" w:rsidP="00F118E0">
            <w:pPr>
              <w:pStyle w:val="CellBodyCentered"/>
              <w:rPr>
                <w:color w:val="auto"/>
                <w:lang w:val="en-GB"/>
              </w:rPr>
            </w:pPr>
            <w:r w:rsidRPr="00981FDE">
              <w:rPr>
                <w:color w:val="auto"/>
                <w:lang w:val="en-GB"/>
              </w:rPr>
              <w:t>BFH</w:t>
            </w:r>
          </w:p>
        </w:tc>
        <w:tc>
          <w:tcPr>
            <w:tcW w:w="6030" w:type="dxa"/>
          </w:tcPr>
          <w:p w14:paraId="521C8C7D" w14:textId="77777777" w:rsidR="007738DF" w:rsidRPr="00981FDE" w:rsidRDefault="007738DF" w:rsidP="00F118E0">
            <w:pPr>
              <w:pStyle w:val="CellBody"/>
              <w:rPr>
                <w:color w:val="auto"/>
                <w:lang w:val="en-GB"/>
              </w:rPr>
            </w:pPr>
            <w:r w:rsidRPr="00981FDE">
              <w:rPr>
                <w:color w:val="auto"/>
                <w:lang w:val="en-GB"/>
              </w:rPr>
              <w:t>Flare Gas, High Pressure</w:t>
            </w:r>
          </w:p>
        </w:tc>
      </w:tr>
      <w:tr w:rsidR="007738DF" w:rsidRPr="00981FDE" w14:paraId="244502DE" w14:textId="77777777" w:rsidTr="00DD7D76">
        <w:trPr>
          <w:trHeight w:val="20"/>
        </w:trPr>
        <w:tc>
          <w:tcPr>
            <w:tcW w:w="1445" w:type="dxa"/>
          </w:tcPr>
          <w:p w14:paraId="2581D547" w14:textId="77777777" w:rsidR="007738DF" w:rsidRPr="00981FDE" w:rsidRDefault="007738DF" w:rsidP="00F118E0">
            <w:pPr>
              <w:pStyle w:val="CellBodyCentered"/>
              <w:rPr>
                <w:color w:val="auto"/>
                <w:lang w:val="en-GB"/>
              </w:rPr>
            </w:pPr>
            <w:r w:rsidRPr="00981FDE">
              <w:rPr>
                <w:color w:val="auto"/>
                <w:lang w:val="en-GB"/>
              </w:rPr>
              <w:t>BFL</w:t>
            </w:r>
          </w:p>
        </w:tc>
        <w:tc>
          <w:tcPr>
            <w:tcW w:w="6030" w:type="dxa"/>
          </w:tcPr>
          <w:p w14:paraId="00DFC995" w14:textId="77777777" w:rsidR="007738DF" w:rsidRPr="00981FDE" w:rsidRDefault="007738DF" w:rsidP="00F118E0">
            <w:pPr>
              <w:pStyle w:val="CellBody"/>
              <w:rPr>
                <w:color w:val="auto"/>
                <w:lang w:val="en-GB"/>
              </w:rPr>
            </w:pPr>
            <w:r w:rsidRPr="00981FDE">
              <w:rPr>
                <w:color w:val="auto"/>
                <w:lang w:val="en-GB"/>
              </w:rPr>
              <w:t>Flare Gas, Low Pressure</w:t>
            </w:r>
          </w:p>
        </w:tc>
      </w:tr>
      <w:tr w:rsidR="007738DF" w:rsidRPr="00981FDE" w14:paraId="7A19146A" w14:textId="77777777" w:rsidTr="00DD7D76">
        <w:trPr>
          <w:trHeight w:val="20"/>
        </w:trPr>
        <w:tc>
          <w:tcPr>
            <w:tcW w:w="1445" w:type="dxa"/>
          </w:tcPr>
          <w:p w14:paraId="068BB8CC" w14:textId="77777777" w:rsidR="007738DF" w:rsidRPr="00981FDE" w:rsidRDefault="007738DF" w:rsidP="00F118E0">
            <w:pPr>
              <w:pStyle w:val="CellBodyCentered"/>
              <w:rPr>
                <w:color w:val="auto"/>
                <w:lang w:val="en-GB"/>
              </w:rPr>
            </w:pPr>
            <w:r w:rsidRPr="00981FDE">
              <w:rPr>
                <w:color w:val="auto"/>
                <w:lang w:val="en-GB"/>
              </w:rPr>
              <w:t>BFU</w:t>
            </w:r>
          </w:p>
        </w:tc>
        <w:tc>
          <w:tcPr>
            <w:tcW w:w="6030" w:type="dxa"/>
          </w:tcPr>
          <w:p w14:paraId="393D274A" w14:textId="0F9790EB" w:rsidR="007738DF" w:rsidRPr="00981FDE" w:rsidRDefault="007738DF" w:rsidP="00F118E0">
            <w:pPr>
              <w:pStyle w:val="CellBody"/>
              <w:rPr>
                <w:bCs/>
                <w:color w:val="auto"/>
                <w:lang w:val="en-GB"/>
              </w:rPr>
            </w:pPr>
            <w:r w:rsidRPr="00981FDE">
              <w:rPr>
                <w:bCs/>
                <w:color w:val="auto"/>
                <w:lang w:val="en-GB"/>
              </w:rPr>
              <w:t xml:space="preserve">Flue Gas </w:t>
            </w:r>
            <w:r w:rsidR="00C23E8C" w:rsidRPr="00981FDE">
              <w:rPr>
                <w:bCs/>
                <w:color w:val="auto"/>
                <w:lang w:val="en-GB"/>
              </w:rPr>
              <w:t>to Stack</w:t>
            </w:r>
            <w:r w:rsidRPr="00981FDE">
              <w:rPr>
                <w:bCs/>
                <w:color w:val="auto"/>
                <w:lang w:val="en-GB"/>
              </w:rPr>
              <w:t xml:space="preserve"> (Ducting)</w:t>
            </w:r>
          </w:p>
        </w:tc>
      </w:tr>
      <w:tr w:rsidR="007738DF" w:rsidRPr="00981FDE" w14:paraId="23204D3E" w14:textId="77777777" w:rsidTr="00DD7D76">
        <w:trPr>
          <w:trHeight w:val="20"/>
        </w:trPr>
        <w:tc>
          <w:tcPr>
            <w:tcW w:w="1445" w:type="dxa"/>
          </w:tcPr>
          <w:p w14:paraId="2F311674" w14:textId="77777777" w:rsidR="007738DF" w:rsidRPr="00981FDE" w:rsidRDefault="007738DF" w:rsidP="00F118E0">
            <w:pPr>
              <w:pStyle w:val="CellBodyCentered"/>
              <w:rPr>
                <w:color w:val="auto"/>
                <w:lang w:val="en-GB"/>
              </w:rPr>
            </w:pPr>
            <w:r w:rsidRPr="00981FDE">
              <w:rPr>
                <w:color w:val="auto"/>
                <w:lang w:val="en-GB"/>
              </w:rPr>
              <w:t>BFV</w:t>
            </w:r>
          </w:p>
        </w:tc>
        <w:tc>
          <w:tcPr>
            <w:tcW w:w="6030" w:type="dxa"/>
          </w:tcPr>
          <w:p w14:paraId="09372202" w14:textId="77777777" w:rsidR="007738DF" w:rsidRPr="00981FDE" w:rsidRDefault="007738DF" w:rsidP="00F118E0">
            <w:pPr>
              <w:pStyle w:val="CellBody"/>
              <w:rPr>
                <w:bCs/>
                <w:color w:val="auto"/>
                <w:lang w:val="en-GB"/>
              </w:rPr>
            </w:pPr>
            <w:r w:rsidRPr="00981FDE">
              <w:rPr>
                <w:bCs/>
                <w:color w:val="auto"/>
                <w:lang w:val="en-GB"/>
              </w:rPr>
              <w:t>Closed Vent System</w:t>
            </w:r>
          </w:p>
        </w:tc>
      </w:tr>
      <w:tr w:rsidR="007738DF" w:rsidRPr="00981FDE" w14:paraId="5A916B89" w14:textId="77777777" w:rsidTr="00DD7D76">
        <w:trPr>
          <w:trHeight w:val="20"/>
        </w:trPr>
        <w:tc>
          <w:tcPr>
            <w:tcW w:w="1445" w:type="dxa"/>
          </w:tcPr>
          <w:p w14:paraId="294004F0" w14:textId="77777777" w:rsidR="007738DF" w:rsidRPr="00981FDE" w:rsidRDefault="007738DF" w:rsidP="00F118E0">
            <w:pPr>
              <w:pStyle w:val="CellBodyCentered"/>
              <w:rPr>
                <w:color w:val="auto"/>
                <w:lang w:val="en-GB"/>
              </w:rPr>
            </w:pPr>
            <w:r w:rsidRPr="00981FDE">
              <w:rPr>
                <w:color w:val="auto"/>
                <w:lang w:val="en-GB"/>
              </w:rPr>
              <w:t>BV</w:t>
            </w:r>
          </w:p>
        </w:tc>
        <w:tc>
          <w:tcPr>
            <w:tcW w:w="6030" w:type="dxa"/>
          </w:tcPr>
          <w:p w14:paraId="180A349F" w14:textId="77777777" w:rsidR="007738DF" w:rsidRPr="00981FDE" w:rsidRDefault="007738DF" w:rsidP="00F118E0">
            <w:pPr>
              <w:pStyle w:val="CellBody"/>
              <w:rPr>
                <w:color w:val="auto"/>
                <w:lang w:val="en-GB"/>
              </w:rPr>
            </w:pPr>
            <w:r w:rsidRPr="00981FDE">
              <w:rPr>
                <w:color w:val="auto"/>
                <w:lang w:val="en-GB"/>
              </w:rPr>
              <w:t>Vent to Atmosphere</w:t>
            </w:r>
          </w:p>
        </w:tc>
      </w:tr>
      <w:tr w:rsidR="00623D2A" w:rsidRPr="00981FDE" w14:paraId="1FFDA054" w14:textId="77777777" w:rsidTr="00DD7D76">
        <w:trPr>
          <w:trHeight w:val="20"/>
        </w:trPr>
        <w:tc>
          <w:tcPr>
            <w:tcW w:w="1445" w:type="dxa"/>
          </w:tcPr>
          <w:p w14:paraId="4DDA1B6F" w14:textId="4FBDB686" w:rsidR="00623D2A" w:rsidRPr="00981FDE" w:rsidRDefault="00623D2A" w:rsidP="00623D2A">
            <w:pPr>
              <w:pStyle w:val="CellBodyCentered"/>
              <w:rPr>
                <w:color w:val="auto"/>
                <w:lang w:val="en-GB"/>
              </w:rPr>
            </w:pPr>
            <w:ins w:id="4414" w:author="Zhunisbayev, Olzhasbek A [Bolashak Atyrau Limited]" w:date="2022-06-07T18:56:00Z">
              <w:r>
                <w:rPr>
                  <w:color w:val="auto"/>
                  <w:lang w:val="en-GB"/>
                </w:rPr>
                <w:t>CBC</w:t>
              </w:r>
            </w:ins>
          </w:p>
        </w:tc>
        <w:tc>
          <w:tcPr>
            <w:tcW w:w="6030" w:type="dxa"/>
          </w:tcPr>
          <w:p w14:paraId="435B489E" w14:textId="3C101044" w:rsidR="00623D2A" w:rsidRPr="00981FDE" w:rsidRDefault="00623D2A" w:rsidP="00623D2A">
            <w:pPr>
              <w:pStyle w:val="CellBody"/>
              <w:rPr>
                <w:color w:val="auto"/>
                <w:lang w:val="en-GB"/>
              </w:rPr>
            </w:pPr>
            <w:ins w:id="4415" w:author="Zhunisbayev, Olzhasbek A [Bolashak Atyrau Limited]" w:date="2022-06-07T18:56:00Z">
              <w:r w:rsidRPr="00EE403A">
                <w:rPr>
                  <w:color w:val="auto"/>
                  <w:lang w:val="en-GB"/>
                </w:rPr>
                <w:t>Sodium Bicarbonat</w:t>
              </w:r>
              <w:r>
                <w:rPr>
                  <w:color w:val="auto"/>
                  <w:lang w:val="en-GB"/>
                </w:rPr>
                <w:t>e</w:t>
              </w:r>
            </w:ins>
          </w:p>
        </w:tc>
      </w:tr>
      <w:tr w:rsidR="00623D2A" w:rsidRPr="00981FDE" w14:paraId="03443C9B" w14:textId="77777777" w:rsidTr="00DD7D76">
        <w:trPr>
          <w:trHeight w:val="20"/>
        </w:trPr>
        <w:tc>
          <w:tcPr>
            <w:tcW w:w="1445" w:type="dxa"/>
          </w:tcPr>
          <w:p w14:paraId="17D75451" w14:textId="77777777" w:rsidR="00623D2A" w:rsidRPr="00981FDE" w:rsidRDefault="00623D2A" w:rsidP="00623D2A">
            <w:pPr>
              <w:pStyle w:val="CellBodyCentered"/>
              <w:rPr>
                <w:color w:val="auto"/>
                <w:lang w:val="en-GB"/>
              </w:rPr>
            </w:pPr>
            <w:r w:rsidRPr="00981FDE">
              <w:rPr>
                <w:color w:val="auto"/>
                <w:lang w:val="en-GB"/>
              </w:rPr>
              <w:t>CC</w:t>
            </w:r>
          </w:p>
        </w:tc>
        <w:tc>
          <w:tcPr>
            <w:tcW w:w="6030" w:type="dxa"/>
          </w:tcPr>
          <w:p w14:paraId="3ACA7055" w14:textId="77777777" w:rsidR="00623D2A" w:rsidRPr="00981FDE" w:rsidRDefault="00623D2A" w:rsidP="00623D2A">
            <w:pPr>
              <w:pStyle w:val="CellBody"/>
              <w:rPr>
                <w:color w:val="auto"/>
                <w:lang w:val="en-GB"/>
              </w:rPr>
            </w:pPr>
            <w:r w:rsidRPr="00981FDE">
              <w:rPr>
                <w:color w:val="auto"/>
                <w:lang w:val="en-GB"/>
              </w:rPr>
              <w:t>Spent Caustic</w:t>
            </w:r>
          </w:p>
        </w:tc>
      </w:tr>
      <w:tr w:rsidR="00623D2A" w:rsidRPr="00981FDE" w14:paraId="6A2C28E5" w14:textId="77777777" w:rsidTr="00DD7D76">
        <w:trPr>
          <w:trHeight w:val="20"/>
        </w:trPr>
        <w:tc>
          <w:tcPr>
            <w:tcW w:w="1445" w:type="dxa"/>
          </w:tcPr>
          <w:p w14:paraId="6BD5C3F9" w14:textId="77777777" w:rsidR="00623D2A" w:rsidRPr="00981FDE" w:rsidRDefault="00623D2A" w:rsidP="00623D2A">
            <w:pPr>
              <w:pStyle w:val="CellBodyCentered"/>
              <w:rPr>
                <w:color w:val="auto"/>
                <w:lang w:val="en-GB"/>
              </w:rPr>
            </w:pPr>
            <w:r w:rsidRPr="00981FDE">
              <w:rPr>
                <w:color w:val="auto"/>
                <w:lang w:val="en-GB"/>
              </w:rPr>
              <w:t>CCB</w:t>
            </w:r>
          </w:p>
        </w:tc>
        <w:tc>
          <w:tcPr>
            <w:tcW w:w="6030" w:type="dxa"/>
          </w:tcPr>
          <w:p w14:paraId="02CC141C" w14:textId="77777777" w:rsidR="00623D2A" w:rsidRPr="00981FDE" w:rsidRDefault="00623D2A" w:rsidP="00623D2A">
            <w:pPr>
              <w:pStyle w:val="CellBody"/>
              <w:rPr>
                <w:color w:val="auto"/>
                <w:lang w:val="en-GB"/>
              </w:rPr>
            </w:pPr>
            <w:r w:rsidRPr="00981FDE">
              <w:rPr>
                <w:color w:val="auto"/>
                <w:lang w:val="en-GB"/>
              </w:rPr>
              <w:t>Sodium Chloride Brine</w:t>
            </w:r>
          </w:p>
        </w:tc>
      </w:tr>
      <w:tr w:rsidR="00623D2A" w:rsidRPr="00981FDE" w14:paraId="67DD121C" w14:textId="77777777" w:rsidTr="00DD7D76">
        <w:trPr>
          <w:trHeight w:val="20"/>
        </w:trPr>
        <w:tc>
          <w:tcPr>
            <w:tcW w:w="1445" w:type="dxa"/>
          </w:tcPr>
          <w:p w14:paraId="3B29D846" w14:textId="77777777" w:rsidR="00623D2A" w:rsidRPr="00981FDE" w:rsidRDefault="00623D2A" w:rsidP="00623D2A">
            <w:pPr>
              <w:pStyle w:val="CellBodyCentered"/>
              <w:rPr>
                <w:color w:val="auto"/>
                <w:lang w:val="en-GB"/>
              </w:rPr>
            </w:pPr>
            <w:r w:rsidRPr="00981FDE">
              <w:rPr>
                <w:color w:val="auto"/>
                <w:lang w:val="en-GB"/>
              </w:rPr>
              <w:t>CCC</w:t>
            </w:r>
          </w:p>
        </w:tc>
        <w:tc>
          <w:tcPr>
            <w:tcW w:w="6030" w:type="dxa"/>
          </w:tcPr>
          <w:p w14:paraId="4F5AC24E" w14:textId="77777777" w:rsidR="00623D2A" w:rsidRPr="00981FDE" w:rsidRDefault="00623D2A" w:rsidP="00623D2A">
            <w:pPr>
              <w:pStyle w:val="CellBody"/>
              <w:rPr>
                <w:bCs/>
                <w:color w:val="auto"/>
                <w:lang w:val="en-GB"/>
              </w:rPr>
            </w:pPr>
            <w:r w:rsidRPr="00981FDE">
              <w:rPr>
                <w:bCs/>
                <w:color w:val="auto"/>
                <w:lang w:val="en-GB"/>
              </w:rPr>
              <w:t>Calcium Chloride</w:t>
            </w:r>
          </w:p>
        </w:tc>
      </w:tr>
      <w:tr w:rsidR="00623D2A" w:rsidRPr="00981FDE" w14:paraId="7B4ABE31" w14:textId="77777777" w:rsidTr="00DD7D76">
        <w:trPr>
          <w:trHeight w:val="20"/>
        </w:trPr>
        <w:tc>
          <w:tcPr>
            <w:tcW w:w="1445" w:type="dxa"/>
          </w:tcPr>
          <w:p w14:paraId="270CABF7" w14:textId="77777777" w:rsidR="00623D2A" w:rsidRPr="00981FDE" w:rsidRDefault="00623D2A" w:rsidP="00623D2A">
            <w:pPr>
              <w:pStyle w:val="CellBodyCentered"/>
              <w:rPr>
                <w:color w:val="auto"/>
                <w:lang w:val="en-GB"/>
              </w:rPr>
            </w:pPr>
            <w:r w:rsidRPr="00981FDE">
              <w:rPr>
                <w:color w:val="auto"/>
                <w:lang w:val="en-GB"/>
              </w:rPr>
              <w:t>CCD</w:t>
            </w:r>
          </w:p>
        </w:tc>
        <w:tc>
          <w:tcPr>
            <w:tcW w:w="6030" w:type="dxa"/>
          </w:tcPr>
          <w:p w14:paraId="2C2DFCDF" w14:textId="77777777" w:rsidR="00623D2A" w:rsidRPr="00981FDE" w:rsidRDefault="00623D2A" w:rsidP="00623D2A">
            <w:pPr>
              <w:pStyle w:val="CellBody"/>
              <w:rPr>
                <w:bCs/>
                <w:color w:val="auto"/>
                <w:lang w:val="en-GB"/>
              </w:rPr>
            </w:pPr>
            <w:r w:rsidRPr="00981FDE">
              <w:rPr>
                <w:bCs/>
                <w:color w:val="auto"/>
                <w:lang w:val="en-GB"/>
              </w:rPr>
              <w:t>Demulsifying Agent</w:t>
            </w:r>
          </w:p>
        </w:tc>
      </w:tr>
      <w:tr w:rsidR="00623D2A" w:rsidRPr="00981FDE" w14:paraId="58447D50" w14:textId="77777777" w:rsidTr="00DD7D76">
        <w:trPr>
          <w:trHeight w:val="20"/>
        </w:trPr>
        <w:tc>
          <w:tcPr>
            <w:tcW w:w="1445" w:type="dxa"/>
          </w:tcPr>
          <w:p w14:paraId="7D6F4D11" w14:textId="77777777" w:rsidR="00623D2A" w:rsidRPr="00981FDE" w:rsidRDefault="00623D2A" w:rsidP="00623D2A">
            <w:pPr>
              <w:pStyle w:val="CellBodyCentered"/>
              <w:rPr>
                <w:color w:val="auto"/>
                <w:lang w:val="en-GB"/>
              </w:rPr>
            </w:pPr>
            <w:r w:rsidRPr="00981FDE">
              <w:rPr>
                <w:color w:val="auto"/>
                <w:lang w:val="en-GB"/>
              </w:rPr>
              <w:t>CCS</w:t>
            </w:r>
          </w:p>
        </w:tc>
        <w:tc>
          <w:tcPr>
            <w:tcW w:w="6030" w:type="dxa"/>
          </w:tcPr>
          <w:p w14:paraId="31EC7B57" w14:textId="77777777" w:rsidR="00623D2A" w:rsidRPr="00981FDE" w:rsidRDefault="00623D2A" w:rsidP="00623D2A">
            <w:pPr>
              <w:pStyle w:val="CellBody"/>
              <w:rPr>
                <w:bCs/>
                <w:color w:val="auto"/>
                <w:lang w:val="en-GB"/>
              </w:rPr>
            </w:pPr>
            <w:r w:rsidRPr="00981FDE">
              <w:rPr>
                <w:bCs/>
                <w:color w:val="auto"/>
                <w:lang w:val="en-GB"/>
              </w:rPr>
              <w:t xml:space="preserve">Caustic </w:t>
            </w:r>
          </w:p>
        </w:tc>
      </w:tr>
      <w:tr w:rsidR="00623D2A" w:rsidRPr="00981FDE" w14:paraId="0BD2CEA6" w14:textId="77777777" w:rsidTr="00DD7D76">
        <w:trPr>
          <w:trHeight w:val="20"/>
        </w:trPr>
        <w:tc>
          <w:tcPr>
            <w:tcW w:w="1445" w:type="dxa"/>
          </w:tcPr>
          <w:p w14:paraId="5688558E" w14:textId="77777777" w:rsidR="00623D2A" w:rsidRPr="00981FDE" w:rsidRDefault="00623D2A" w:rsidP="00623D2A">
            <w:pPr>
              <w:pStyle w:val="CellBodyCentered"/>
              <w:rPr>
                <w:color w:val="auto"/>
                <w:lang w:val="en-GB"/>
              </w:rPr>
            </w:pPr>
            <w:r w:rsidRPr="00981FDE">
              <w:rPr>
                <w:color w:val="auto"/>
                <w:lang w:val="en-GB"/>
              </w:rPr>
              <w:t>CDE</w:t>
            </w:r>
          </w:p>
        </w:tc>
        <w:tc>
          <w:tcPr>
            <w:tcW w:w="6030" w:type="dxa"/>
          </w:tcPr>
          <w:p w14:paraId="47470D37" w14:textId="77777777" w:rsidR="00623D2A" w:rsidRPr="00981FDE" w:rsidRDefault="00623D2A" w:rsidP="00623D2A">
            <w:pPr>
              <w:pStyle w:val="CellBody"/>
              <w:rPr>
                <w:color w:val="auto"/>
                <w:lang w:val="en-GB"/>
              </w:rPr>
            </w:pPr>
            <w:r w:rsidRPr="00981FDE">
              <w:rPr>
                <w:color w:val="auto"/>
                <w:lang w:val="en-GB"/>
              </w:rPr>
              <w:t>Amine, Lean</w:t>
            </w:r>
          </w:p>
        </w:tc>
      </w:tr>
      <w:tr w:rsidR="00623D2A" w:rsidRPr="00981FDE" w14:paraId="59E049D2" w14:textId="77777777" w:rsidTr="00DD7D76">
        <w:trPr>
          <w:trHeight w:val="20"/>
        </w:trPr>
        <w:tc>
          <w:tcPr>
            <w:tcW w:w="1445" w:type="dxa"/>
          </w:tcPr>
          <w:p w14:paraId="314E7DB6" w14:textId="77777777" w:rsidR="00623D2A" w:rsidRPr="00981FDE" w:rsidRDefault="00623D2A" w:rsidP="00623D2A">
            <w:pPr>
              <w:pStyle w:val="CellBodyCentered"/>
              <w:rPr>
                <w:color w:val="auto"/>
                <w:lang w:val="en-GB"/>
              </w:rPr>
            </w:pPr>
            <w:r w:rsidRPr="00981FDE">
              <w:rPr>
                <w:color w:val="auto"/>
                <w:lang w:val="en-GB"/>
              </w:rPr>
              <w:t>CDF</w:t>
            </w:r>
          </w:p>
        </w:tc>
        <w:tc>
          <w:tcPr>
            <w:tcW w:w="6030" w:type="dxa"/>
          </w:tcPr>
          <w:p w14:paraId="2B398CEE" w14:textId="77777777" w:rsidR="00623D2A" w:rsidRPr="00981FDE" w:rsidRDefault="00623D2A" w:rsidP="00623D2A">
            <w:pPr>
              <w:pStyle w:val="CellBody"/>
              <w:rPr>
                <w:color w:val="auto"/>
                <w:lang w:val="en-GB"/>
              </w:rPr>
            </w:pPr>
            <w:r w:rsidRPr="00981FDE">
              <w:rPr>
                <w:color w:val="auto"/>
                <w:lang w:val="en-GB"/>
              </w:rPr>
              <w:t>Amine, Fresh</w:t>
            </w:r>
          </w:p>
        </w:tc>
      </w:tr>
      <w:tr w:rsidR="00623D2A" w:rsidRPr="00981FDE" w14:paraId="00D44847" w14:textId="77777777" w:rsidTr="00DD7D76">
        <w:trPr>
          <w:trHeight w:val="20"/>
        </w:trPr>
        <w:tc>
          <w:tcPr>
            <w:tcW w:w="1445" w:type="dxa"/>
          </w:tcPr>
          <w:p w14:paraId="0C7CE272" w14:textId="77777777" w:rsidR="00623D2A" w:rsidRPr="00981FDE" w:rsidRDefault="00623D2A" w:rsidP="00623D2A">
            <w:pPr>
              <w:pStyle w:val="CellBodyCentered"/>
              <w:rPr>
                <w:color w:val="auto"/>
                <w:lang w:val="en-GB"/>
              </w:rPr>
            </w:pPr>
            <w:r w:rsidRPr="00981FDE">
              <w:rPr>
                <w:color w:val="auto"/>
                <w:lang w:val="en-GB"/>
              </w:rPr>
              <w:t>CDM</w:t>
            </w:r>
          </w:p>
        </w:tc>
        <w:tc>
          <w:tcPr>
            <w:tcW w:w="6030" w:type="dxa"/>
          </w:tcPr>
          <w:p w14:paraId="2E07EB22" w14:textId="77777777" w:rsidR="00623D2A" w:rsidRPr="00981FDE" w:rsidRDefault="00623D2A" w:rsidP="00623D2A">
            <w:pPr>
              <w:pStyle w:val="CellBody"/>
              <w:rPr>
                <w:color w:val="auto"/>
                <w:lang w:val="en-GB"/>
              </w:rPr>
            </w:pPr>
            <w:r w:rsidRPr="00981FDE">
              <w:rPr>
                <w:color w:val="auto"/>
                <w:lang w:val="en-GB"/>
              </w:rPr>
              <w:t>Amine, Rich</w:t>
            </w:r>
          </w:p>
        </w:tc>
      </w:tr>
      <w:tr w:rsidR="00623D2A" w:rsidRPr="00981FDE" w14:paraId="68AADCF7" w14:textId="77777777" w:rsidTr="00DD7D76">
        <w:trPr>
          <w:trHeight w:val="20"/>
        </w:trPr>
        <w:tc>
          <w:tcPr>
            <w:tcW w:w="1445" w:type="dxa"/>
          </w:tcPr>
          <w:p w14:paraId="6AE585DC" w14:textId="77777777" w:rsidR="00623D2A" w:rsidRPr="00981FDE" w:rsidRDefault="00623D2A" w:rsidP="00623D2A">
            <w:pPr>
              <w:pStyle w:val="CellBodyCentered"/>
              <w:rPr>
                <w:color w:val="auto"/>
                <w:lang w:val="en-GB"/>
              </w:rPr>
            </w:pPr>
            <w:r>
              <w:rPr>
                <w:color w:val="auto"/>
                <w:lang w:val="en-GB"/>
              </w:rPr>
              <w:t>CDS</w:t>
            </w:r>
          </w:p>
        </w:tc>
        <w:tc>
          <w:tcPr>
            <w:tcW w:w="6030" w:type="dxa"/>
          </w:tcPr>
          <w:p w14:paraId="024D405D" w14:textId="77777777" w:rsidR="00623D2A" w:rsidRPr="00981FDE" w:rsidRDefault="00623D2A" w:rsidP="00623D2A">
            <w:pPr>
              <w:pStyle w:val="CellBody"/>
              <w:rPr>
                <w:color w:val="auto"/>
                <w:lang w:val="en-GB"/>
              </w:rPr>
            </w:pPr>
            <w:r>
              <w:rPr>
                <w:color w:val="auto"/>
                <w:lang w:val="en-GB"/>
              </w:rPr>
              <w:t>COS Solvent</w:t>
            </w:r>
          </w:p>
        </w:tc>
      </w:tr>
      <w:tr w:rsidR="00623D2A" w:rsidRPr="00981FDE" w14:paraId="45B12B2C" w14:textId="77777777" w:rsidTr="00DD7D76">
        <w:trPr>
          <w:trHeight w:val="20"/>
        </w:trPr>
        <w:tc>
          <w:tcPr>
            <w:tcW w:w="1445" w:type="dxa"/>
          </w:tcPr>
          <w:p w14:paraId="7DEBDDE0" w14:textId="77777777" w:rsidR="00623D2A" w:rsidRPr="00981FDE" w:rsidRDefault="00623D2A" w:rsidP="00623D2A">
            <w:pPr>
              <w:pStyle w:val="CellBodyCentered"/>
              <w:rPr>
                <w:color w:val="auto"/>
                <w:lang w:val="en-GB"/>
              </w:rPr>
            </w:pPr>
            <w:r w:rsidRPr="00981FDE">
              <w:rPr>
                <w:color w:val="auto"/>
                <w:lang w:val="en-GB"/>
              </w:rPr>
              <w:t>CF</w:t>
            </w:r>
          </w:p>
        </w:tc>
        <w:tc>
          <w:tcPr>
            <w:tcW w:w="6030" w:type="dxa"/>
          </w:tcPr>
          <w:p w14:paraId="5CABCBAA" w14:textId="77777777" w:rsidR="00623D2A" w:rsidRPr="00981FDE" w:rsidRDefault="00623D2A" w:rsidP="00623D2A">
            <w:pPr>
              <w:pStyle w:val="CellBody"/>
              <w:rPr>
                <w:color w:val="auto"/>
                <w:lang w:val="en-GB"/>
              </w:rPr>
            </w:pPr>
            <w:r w:rsidRPr="00981FDE">
              <w:rPr>
                <w:color w:val="auto"/>
                <w:lang w:val="en-GB"/>
              </w:rPr>
              <w:t xml:space="preserve">Foam Mixture </w:t>
            </w:r>
          </w:p>
        </w:tc>
      </w:tr>
      <w:tr w:rsidR="00623D2A" w:rsidRPr="00981FDE" w14:paraId="430BE319" w14:textId="77777777" w:rsidTr="00DD7D76">
        <w:trPr>
          <w:trHeight w:val="20"/>
        </w:trPr>
        <w:tc>
          <w:tcPr>
            <w:tcW w:w="1445" w:type="dxa"/>
          </w:tcPr>
          <w:p w14:paraId="38D21ED6" w14:textId="77777777" w:rsidR="00623D2A" w:rsidRPr="00981FDE" w:rsidRDefault="00623D2A" w:rsidP="00623D2A">
            <w:pPr>
              <w:pStyle w:val="CellBodyCentered"/>
              <w:rPr>
                <w:color w:val="auto"/>
                <w:lang w:val="en-GB"/>
              </w:rPr>
            </w:pPr>
            <w:r w:rsidRPr="00981FDE">
              <w:rPr>
                <w:color w:val="auto"/>
                <w:lang w:val="en-GB"/>
              </w:rPr>
              <w:t>CFA</w:t>
            </w:r>
          </w:p>
        </w:tc>
        <w:tc>
          <w:tcPr>
            <w:tcW w:w="6030" w:type="dxa"/>
          </w:tcPr>
          <w:p w14:paraId="6FF5C823" w14:textId="77777777" w:rsidR="00623D2A" w:rsidRPr="00981FDE" w:rsidRDefault="00623D2A" w:rsidP="00623D2A">
            <w:pPr>
              <w:pStyle w:val="CellBody"/>
              <w:rPr>
                <w:color w:val="auto"/>
                <w:lang w:val="en-GB"/>
              </w:rPr>
            </w:pPr>
            <w:r w:rsidRPr="00981FDE">
              <w:rPr>
                <w:color w:val="auto"/>
                <w:lang w:val="en-GB"/>
              </w:rPr>
              <w:t xml:space="preserve">Anti-Foam </w:t>
            </w:r>
          </w:p>
        </w:tc>
      </w:tr>
      <w:tr w:rsidR="00623D2A" w:rsidRPr="00981FDE" w14:paraId="214D5BDA" w14:textId="77777777" w:rsidTr="00DD7D76">
        <w:trPr>
          <w:trHeight w:val="20"/>
        </w:trPr>
        <w:tc>
          <w:tcPr>
            <w:tcW w:w="1445" w:type="dxa"/>
          </w:tcPr>
          <w:p w14:paraId="3A13FDA4" w14:textId="77777777" w:rsidR="00623D2A" w:rsidRPr="00981FDE" w:rsidRDefault="00623D2A" w:rsidP="00623D2A">
            <w:pPr>
              <w:pStyle w:val="CellBodyCentered"/>
              <w:rPr>
                <w:color w:val="auto"/>
                <w:lang w:val="en-GB"/>
              </w:rPr>
            </w:pPr>
            <w:r w:rsidRPr="00981FDE">
              <w:rPr>
                <w:color w:val="auto"/>
                <w:lang w:val="en-GB"/>
              </w:rPr>
              <w:t>CFC</w:t>
            </w:r>
          </w:p>
        </w:tc>
        <w:tc>
          <w:tcPr>
            <w:tcW w:w="6030" w:type="dxa"/>
          </w:tcPr>
          <w:p w14:paraId="2BF641F7" w14:textId="77777777" w:rsidR="00623D2A" w:rsidRPr="00981FDE" w:rsidRDefault="00623D2A" w:rsidP="00623D2A">
            <w:pPr>
              <w:pStyle w:val="CellBody"/>
              <w:rPr>
                <w:color w:val="auto"/>
                <w:lang w:val="en-GB"/>
              </w:rPr>
            </w:pPr>
            <w:r w:rsidRPr="00981FDE">
              <w:rPr>
                <w:color w:val="auto"/>
                <w:lang w:val="en-GB"/>
              </w:rPr>
              <w:t xml:space="preserve">Ferric Chloride </w:t>
            </w:r>
          </w:p>
        </w:tc>
      </w:tr>
      <w:tr w:rsidR="00623D2A" w:rsidRPr="00981FDE" w14:paraId="1A903D52" w14:textId="77777777" w:rsidTr="00DD7D76">
        <w:trPr>
          <w:trHeight w:val="20"/>
        </w:trPr>
        <w:tc>
          <w:tcPr>
            <w:tcW w:w="1445" w:type="dxa"/>
          </w:tcPr>
          <w:p w14:paraId="2FC979BC" w14:textId="77777777" w:rsidR="00623D2A" w:rsidRPr="00981FDE" w:rsidRDefault="00623D2A" w:rsidP="00623D2A">
            <w:pPr>
              <w:pStyle w:val="CellBodyCentered"/>
              <w:rPr>
                <w:color w:val="auto"/>
                <w:lang w:val="en-GB"/>
              </w:rPr>
            </w:pPr>
            <w:r w:rsidRPr="00981FDE">
              <w:rPr>
                <w:color w:val="auto"/>
                <w:lang w:val="en-GB"/>
              </w:rPr>
              <w:t>CH</w:t>
            </w:r>
          </w:p>
        </w:tc>
        <w:tc>
          <w:tcPr>
            <w:tcW w:w="6030" w:type="dxa"/>
          </w:tcPr>
          <w:p w14:paraId="5F4FFC55" w14:textId="77777777" w:rsidR="00623D2A" w:rsidRPr="00981FDE" w:rsidRDefault="00623D2A" w:rsidP="00623D2A">
            <w:pPr>
              <w:pStyle w:val="CellBody"/>
              <w:rPr>
                <w:bCs/>
                <w:color w:val="auto"/>
                <w:lang w:val="en-GB"/>
              </w:rPr>
            </w:pPr>
            <w:r w:rsidRPr="00981FDE">
              <w:rPr>
                <w:bCs/>
                <w:color w:val="auto"/>
                <w:lang w:val="en-GB"/>
              </w:rPr>
              <w:t>Hydrazine Solution</w:t>
            </w:r>
          </w:p>
        </w:tc>
      </w:tr>
      <w:tr w:rsidR="00623D2A" w:rsidRPr="00981FDE" w14:paraId="4698E12D" w14:textId="77777777" w:rsidTr="00DD7D76">
        <w:trPr>
          <w:trHeight w:val="20"/>
        </w:trPr>
        <w:tc>
          <w:tcPr>
            <w:tcW w:w="1445" w:type="dxa"/>
          </w:tcPr>
          <w:p w14:paraId="2A8D309B" w14:textId="77777777" w:rsidR="00623D2A" w:rsidRPr="00981FDE" w:rsidRDefault="00623D2A" w:rsidP="00623D2A">
            <w:pPr>
              <w:pStyle w:val="CellBodyCentered"/>
              <w:rPr>
                <w:color w:val="auto"/>
                <w:lang w:val="en-GB"/>
              </w:rPr>
            </w:pPr>
            <w:r w:rsidRPr="00981FDE">
              <w:rPr>
                <w:color w:val="auto"/>
                <w:lang w:val="en-GB"/>
              </w:rPr>
              <w:t>CHM</w:t>
            </w:r>
          </w:p>
        </w:tc>
        <w:tc>
          <w:tcPr>
            <w:tcW w:w="6030" w:type="dxa"/>
          </w:tcPr>
          <w:p w14:paraId="058E7E88" w14:textId="77777777" w:rsidR="00623D2A" w:rsidRPr="00981FDE" w:rsidRDefault="00623D2A" w:rsidP="00623D2A">
            <w:pPr>
              <w:pStyle w:val="CellBody"/>
              <w:rPr>
                <w:color w:val="auto"/>
                <w:lang w:val="en-GB"/>
              </w:rPr>
            </w:pPr>
            <w:r w:rsidRPr="00981FDE">
              <w:rPr>
                <w:color w:val="auto"/>
                <w:lang w:val="en-GB"/>
              </w:rPr>
              <w:t>Biological Nutrients</w:t>
            </w:r>
          </w:p>
        </w:tc>
      </w:tr>
      <w:tr w:rsidR="00623D2A" w:rsidRPr="00981FDE" w14:paraId="377A631F" w14:textId="77777777" w:rsidTr="00DD7D76">
        <w:trPr>
          <w:trHeight w:val="20"/>
        </w:trPr>
        <w:tc>
          <w:tcPr>
            <w:tcW w:w="1445" w:type="dxa"/>
          </w:tcPr>
          <w:p w14:paraId="720356E8" w14:textId="77777777" w:rsidR="00623D2A" w:rsidRPr="00981FDE" w:rsidRDefault="00623D2A" w:rsidP="00623D2A">
            <w:pPr>
              <w:pStyle w:val="CellBodyCentered"/>
              <w:rPr>
                <w:color w:val="auto"/>
                <w:lang w:val="en-GB"/>
              </w:rPr>
            </w:pPr>
            <w:r w:rsidRPr="00981FDE">
              <w:rPr>
                <w:color w:val="auto"/>
                <w:lang w:val="en-GB"/>
              </w:rPr>
              <w:t>CI</w:t>
            </w:r>
          </w:p>
        </w:tc>
        <w:tc>
          <w:tcPr>
            <w:tcW w:w="6030" w:type="dxa"/>
          </w:tcPr>
          <w:p w14:paraId="052A0124" w14:textId="17C9641D" w:rsidR="00623D2A" w:rsidRPr="00981FDE" w:rsidRDefault="007C6708" w:rsidP="00623D2A">
            <w:pPr>
              <w:pStyle w:val="CellBody"/>
              <w:rPr>
                <w:color w:val="auto"/>
                <w:lang w:val="en-GB"/>
              </w:rPr>
            </w:pPr>
            <w:r w:rsidRPr="00981FDE">
              <w:rPr>
                <w:color w:val="auto"/>
                <w:lang w:val="en-GB"/>
              </w:rPr>
              <w:t>Chemical Inhibitor</w:t>
            </w:r>
            <w:r w:rsidR="00623D2A" w:rsidRPr="00981FDE">
              <w:rPr>
                <w:color w:val="auto"/>
                <w:lang w:val="en-GB"/>
              </w:rPr>
              <w:t xml:space="preserve"> &amp; Antiscale</w:t>
            </w:r>
          </w:p>
        </w:tc>
      </w:tr>
      <w:tr w:rsidR="00623D2A" w:rsidRPr="00981FDE" w14:paraId="781D6591" w14:textId="77777777" w:rsidTr="00DD7D76">
        <w:trPr>
          <w:trHeight w:val="20"/>
        </w:trPr>
        <w:tc>
          <w:tcPr>
            <w:tcW w:w="1445" w:type="dxa"/>
          </w:tcPr>
          <w:p w14:paraId="6D397A12" w14:textId="77777777" w:rsidR="00623D2A" w:rsidRPr="00981FDE" w:rsidRDefault="00623D2A" w:rsidP="00623D2A">
            <w:pPr>
              <w:pStyle w:val="CellBodyCentered"/>
              <w:rPr>
                <w:color w:val="auto"/>
                <w:lang w:val="en-GB"/>
              </w:rPr>
            </w:pPr>
            <w:r>
              <w:rPr>
                <w:color w:val="auto"/>
                <w:lang w:val="en-GB"/>
              </w:rPr>
              <w:t>CMX</w:t>
            </w:r>
          </w:p>
        </w:tc>
        <w:tc>
          <w:tcPr>
            <w:tcW w:w="6030" w:type="dxa"/>
          </w:tcPr>
          <w:p w14:paraId="510CEE43" w14:textId="77777777" w:rsidR="00623D2A" w:rsidRPr="00981FDE" w:rsidRDefault="00623D2A" w:rsidP="00623D2A">
            <w:pPr>
              <w:pStyle w:val="CellBody"/>
              <w:rPr>
                <w:color w:val="auto"/>
                <w:lang w:val="en-GB"/>
              </w:rPr>
            </w:pPr>
            <w:r>
              <w:rPr>
                <w:color w:val="auto"/>
                <w:lang w:val="en-GB"/>
              </w:rPr>
              <w:t>Merox WS Catalyst</w:t>
            </w:r>
          </w:p>
        </w:tc>
      </w:tr>
      <w:tr w:rsidR="00623D2A" w:rsidRPr="00981FDE" w14:paraId="0E734D10" w14:textId="77777777" w:rsidTr="00DD7D76">
        <w:trPr>
          <w:trHeight w:val="20"/>
        </w:trPr>
        <w:tc>
          <w:tcPr>
            <w:tcW w:w="1445" w:type="dxa"/>
          </w:tcPr>
          <w:p w14:paraId="1ACE54BA" w14:textId="77777777" w:rsidR="00623D2A" w:rsidRPr="00981FDE" w:rsidRDefault="00623D2A" w:rsidP="00623D2A">
            <w:pPr>
              <w:pStyle w:val="CellBodyCentered"/>
              <w:rPr>
                <w:color w:val="auto"/>
                <w:lang w:val="en-GB"/>
              </w:rPr>
            </w:pPr>
            <w:r w:rsidRPr="00981FDE">
              <w:rPr>
                <w:color w:val="auto"/>
                <w:lang w:val="en-GB"/>
              </w:rPr>
              <w:t>CO</w:t>
            </w:r>
          </w:p>
        </w:tc>
        <w:tc>
          <w:tcPr>
            <w:tcW w:w="6030" w:type="dxa"/>
          </w:tcPr>
          <w:p w14:paraId="78953085" w14:textId="77777777" w:rsidR="00623D2A" w:rsidRPr="00981FDE" w:rsidRDefault="00623D2A" w:rsidP="00623D2A">
            <w:pPr>
              <w:pStyle w:val="CellBody"/>
              <w:rPr>
                <w:color w:val="auto"/>
                <w:lang w:val="en-GB"/>
              </w:rPr>
            </w:pPr>
            <w:r w:rsidRPr="00981FDE">
              <w:rPr>
                <w:color w:val="auto"/>
                <w:lang w:val="en-GB"/>
              </w:rPr>
              <w:t>Carbon Dioxide</w:t>
            </w:r>
          </w:p>
        </w:tc>
      </w:tr>
      <w:tr w:rsidR="00623D2A" w:rsidRPr="00981FDE" w14:paraId="3FFCD0E2" w14:textId="77777777" w:rsidTr="00DD7D76">
        <w:trPr>
          <w:trHeight w:val="20"/>
        </w:trPr>
        <w:tc>
          <w:tcPr>
            <w:tcW w:w="1445" w:type="dxa"/>
          </w:tcPr>
          <w:p w14:paraId="78602445" w14:textId="77777777" w:rsidR="00623D2A" w:rsidRPr="00981FDE" w:rsidRDefault="00623D2A" w:rsidP="00623D2A">
            <w:pPr>
              <w:pStyle w:val="CellBodyCentered"/>
              <w:rPr>
                <w:color w:val="auto"/>
                <w:lang w:val="en-GB"/>
              </w:rPr>
            </w:pPr>
            <w:r w:rsidRPr="00981FDE">
              <w:rPr>
                <w:color w:val="auto"/>
                <w:lang w:val="en-GB"/>
              </w:rPr>
              <w:t>CPE</w:t>
            </w:r>
          </w:p>
        </w:tc>
        <w:tc>
          <w:tcPr>
            <w:tcW w:w="6030" w:type="dxa"/>
          </w:tcPr>
          <w:p w14:paraId="1B5C5385" w14:textId="77777777" w:rsidR="00623D2A" w:rsidRPr="00981FDE" w:rsidRDefault="00623D2A" w:rsidP="00623D2A">
            <w:pPr>
              <w:pStyle w:val="CellBody"/>
              <w:rPr>
                <w:bCs/>
                <w:color w:val="auto"/>
                <w:lang w:val="en-GB"/>
              </w:rPr>
            </w:pPr>
            <w:r w:rsidRPr="00981FDE">
              <w:rPr>
                <w:bCs/>
                <w:color w:val="auto"/>
                <w:lang w:val="en-GB"/>
              </w:rPr>
              <w:t>Polyeletrolyte</w:t>
            </w:r>
          </w:p>
        </w:tc>
      </w:tr>
      <w:tr w:rsidR="00623D2A" w:rsidRPr="00981FDE" w14:paraId="7A7E9576" w14:textId="77777777" w:rsidTr="00DD7D76">
        <w:trPr>
          <w:trHeight w:val="20"/>
        </w:trPr>
        <w:tc>
          <w:tcPr>
            <w:tcW w:w="1445" w:type="dxa"/>
          </w:tcPr>
          <w:p w14:paraId="60E65773" w14:textId="77777777" w:rsidR="00623D2A" w:rsidRPr="00981FDE" w:rsidRDefault="00623D2A" w:rsidP="00623D2A">
            <w:pPr>
              <w:pStyle w:val="CellBodyCentered"/>
              <w:rPr>
                <w:color w:val="auto"/>
                <w:lang w:val="en-GB"/>
              </w:rPr>
            </w:pPr>
            <w:r w:rsidRPr="00981FDE">
              <w:rPr>
                <w:color w:val="auto"/>
                <w:lang w:val="en-GB"/>
              </w:rPr>
              <w:t>CS</w:t>
            </w:r>
          </w:p>
        </w:tc>
        <w:tc>
          <w:tcPr>
            <w:tcW w:w="6030" w:type="dxa"/>
          </w:tcPr>
          <w:p w14:paraId="7FB5BF73" w14:textId="77777777" w:rsidR="00623D2A" w:rsidRPr="00981FDE" w:rsidRDefault="00623D2A" w:rsidP="00623D2A">
            <w:pPr>
              <w:pStyle w:val="CellBody"/>
              <w:rPr>
                <w:bCs/>
                <w:color w:val="auto"/>
                <w:lang w:val="en-GB"/>
              </w:rPr>
            </w:pPr>
            <w:r w:rsidRPr="00981FDE">
              <w:rPr>
                <w:bCs/>
                <w:color w:val="auto"/>
                <w:lang w:val="en-GB"/>
              </w:rPr>
              <w:t>Sulphur</w:t>
            </w:r>
          </w:p>
        </w:tc>
      </w:tr>
      <w:tr w:rsidR="00623D2A" w:rsidRPr="00981FDE" w14:paraId="50E2849F" w14:textId="77777777" w:rsidTr="00DD7D76">
        <w:trPr>
          <w:trHeight w:val="20"/>
        </w:trPr>
        <w:tc>
          <w:tcPr>
            <w:tcW w:w="1445" w:type="dxa"/>
          </w:tcPr>
          <w:p w14:paraId="6538C547" w14:textId="77777777" w:rsidR="00623D2A" w:rsidRPr="00981FDE" w:rsidRDefault="00623D2A" w:rsidP="00623D2A">
            <w:pPr>
              <w:pStyle w:val="CellBodyCentered"/>
              <w:rPr>
                <w:color w:val="auto"/>
                <w:lang w:val="en-GB"/>
              </w:rPr>
            </w:pPr>
            <w:r w:rsidRPr="00981FDE">
              <w:rPr>
                <w:color w:val="auto"/>
                <w:lang w:val="en-GB"/>
              </w:rPr>
              <w:t>CSB</w:t>
            </w:r>
          </w:p>
        </w:tc>
        <w:tc>
          <w:tcPr>
            <w:tcW w:w="6030" w:type="dxa"/>
          </w:tcPr>
          <w:p w14:paraId="4DF526E9" w14:textId="77777777" w:rsidR="00623D2A" w:rsidRPr="00981FDE" w:rsidRDefault="00623D2A" w:rsidP="00623D2A">
            <w:pPr>
              <w:pStyle w:val="CellBody"/>
              <w:rPr>
                <w:color w:val="auto"/>
                <w:lang w:val="en-GB"/>
              </w:rPr>
            </w:pPr>
            <w:r w:rsidRPr="00981FDE">
              <w:rPr>
                <w:color w:val="auto"/>
                <w:lang w:val="en-GB"/>
              </w:rPr>
              <w:t xml:space="preserve">Sodium Bisulphite </w:t>
            </w:r>
          </w:p>
        </w:tc>
      </w:tr>
      <w:tr w:rsidR="00623D2A" w:rsidRPr="00981FDE" w14:paraId="17190283" w14:textId="77777777" w:rsidTr="00DD7D76">
        <w:trPr>
          <w:trHeight w:val="20"/>
        </w:trPr>
        <w:tc>
          <w:tcPr>
            <w:tcW w:w="1445" w:type="dxa"/>
          </w:tcPr>
          <w:p w14:paraId="1D06A8A5" w14:textId="77777777" w:rsidR="00623D2A" w:rsidRPr="00981FDE" w:rsidRDefault="00623D2A" w:rsidP="00623D2A">
            <w:pPr>
              <w:pStyle w:val="CellBodyCentered"/>
              <w:rPr>
                <w:color w:val="auto"/>
                <w:lang w:val="en-GB"/>
              </w:rPr>
            </w:pPr>
            <w:r w:rsidRPr="00981FDE">
              <w:rPr>
                <w:color w:val="auto"/>
                <w:lang w:val="en-GB"/>
              </w:rPr>
              <w:t>CSH</w:t>
            </w:r>
          </w:p>
        </w:tc>
        <w:tc>
          <w:tcPr>
            <w:tcW w:w="6030" w:type="dxa"/>
          </w:tcPr>
          <w:p w14:paraId="23809676" w14:textId="77777777" w:rsidR="00623D2A" w:rsidRPr="00981FDE" w:rsidRDefault="00623D2A" w:rsidP="00623D2A">
            <w:pPr>
              <w:pStyle w:val="CellBody"/>
              <w:rPr>
                <w:color w:val="auto"/>
                <w:lang w:val="en-GB"/>
              </w:rPr>
            </w:pPr>
            <w:r w:rsidRPr="00981FDE">
              <w:rPr>
                <w:color w:val="auto"/>
                <w:lang w:val="en-GB"/>
              </w:rPr>
              <w:t xml:space="preserve">Sodium Hypochlorite </w:t>
            </w:r>
          </w:p>
        </w:tc>
      </w:tr>
      <w:tr w:rsidR="00623D2A" w:rsidRPr="00981FDE" w14:paraId="216539C8" w14:textId="77777777" w:rsidTr="00DD7D76">
        <w:trPr>
          <w:trHeight w:val="20"/>
        </w:trPr>
        <w:tc>
          <w:tcPr>
            <w:tcW w:w="1445" w:type="dxa"/>
          </w:tcPr>
          <w:p w14:paraId="358226AB" w14:textId="77777777" w:rsidR="00623D2A" w:rsidRPr="00981FDE" w:rsidRDefault="00623D2A" w:rsidP="00623D2A">
            <w:pPr>
              <w:pStyle w:val="CellBodyCentered"/>
              <w:rPr>
                <w:color w:val="auto"/>
                <w:lang w:val="en-GB"/>
              </w:rPr>
            </w:pPr>
            <w:r w:rsidRPr="00981FDE">
              <w:rPr>
                <w:color w:val="auto"/>
                <w:lang w:val="en-GB"/>
              </w:rPr>
              <w:t>CSS</w:t>
            </w:r>
          </w:p>
        </w:tc>
        <w:tc>
          <w:tcPr>
            <w:tcW w:w="6030" w:type="dxa"/>
          </w:tcPr>
          <w:p w14:paraId="5D12481C" w14:textId="77777777" w:rsidR="00623D2A" w:rsidRPr="00981FDE" w:rsidRDefault="00623D2A" w:rsidP="00623D2A">
            <w:pPr>
              <w:pStyle w:val="CellBody"/>
              <w:rPr>
                <w:color w:val="auto"/>
                <w:lang w:val="en-GB"/>
              </w:rPr>
            </w:pPr>
            <w:r w:rsidRPr="00981FDE">
              <w:rPr>
                <w:color w:val="auto"/>
                <w:lang w:val="en-GB"/>
              </w:rPr>
              <w:t xml:space="preserve">Sodium Sulphate </w:t>
            </w:r>
          </w:p>
        </w:tc>
      </w:tr>
      <w:tr w:rsidR="00623D2A" w:rsidRPr="00981FDE" w14:paraId="0E36B746" w14:textId="77777777" w:rsidTr="00DD7D76">
        <w:trPr>
          <w:trHeight w:val="20"/>
        </w:trPr>
        <w:tc>
          <w:tcPr>
            <w:tcW w:w="1445" w:type="dxa"/>
          </w:tcPr>
          <w:p w14:paraId="43667ECE" w14:textId="77777777" w:rsidR="00623D2A" w:rsidRPr="00981FDE" w:rsidRDefault="00623D2A" w:rsidP="00623D2A">
            <w:pPr>
              <w:pStyle w:val="CellBodyCentered"/>
              <w:rPr>
                <w:color w:val="auto"/>
                <w:lang w:val="en-GB"/>
              </w:rPr>
            </w:pPr>
            <w:r w:rsidRPr="00981FDE">
              <w:rPr>
                <w:color w:val="auto"/>
                <w:lang w:val="en-GB"/>
              </w:rPr>
              <w:t>CT</w:t>
            </w:r>
          </w:p>
        </w:tc>
        <w:tc>
          <w:tcPr>
            <w:tcW w:w="6030" w:type="dxa"/>
          </w:tcPr>
          <w:p w14:paraId="4E1B73CF" w14:textId="77777777" w:rsidR="00623D2A" w:rsidRPr="00981FDE" w:rsidRDefault="00623D2A" w:rsidP="00623D2A">
            <w:pPr>
              <w:pStyle w:val="CellBody"/>
              <w:rPr>
                <w:color w:val="auto"/>
                <w:lang w:val="en-GB"/>
              </w:rPr>
            </w:pPr>
            <w:r w:rsidRPr="00981FDE">
              <w:rPr>
                <w:color w:val="auto"/>
                <w:lang w:val="en-GB"/>
              </w:rPr>
              <w:t>Sodium Phosphate</w:t>
            </w:r>
          </w:p>
        </w:tc>
      </w:tr>
      <w:tr w:rsidR="00623D2A" w:rsidRPr="00981FDE" w14:paraId="17C4586F" w14:textId="77777777" w:rsidTr="00DD7D76">
        <w:trPr>
          <w:trHeight w:val="20"/>
        </w:trPr>
        <w:tc>
          <w:tcPr>
            <w:tcW w:w="1445" w:type="dxa"/>
          </w:tcPr>
          <w:p w14:paraId="6421C18F" w14:textId="77777777" w:rsidR="00623D2A" w:rsidRPr="00981FDE" w:rsidRDefault="00623D2A" w:rsidP="00623D2A">
            <w:pPr>
              <w:pStyle w:val="CellBodyCentered"/>
              <w:rPr>
                <w:color w:val="auto"/>
                <w:lang w:val="en-GB"/>
              </w:rPr>
            </w:pPr>
            <w:r w:rsidRPr="00981FDE">
              <w:rPr>
                <w:color w:val="auto"/>
                <w:lang w:val="en-GB"/>
              </w:rPr>
              <w:t>DCS</w:t>
            </w:r>
          </w:p>
        </w:tc>
        <w:tc>
          <w:tcPr>
            <w:tcW w:w="6030" w:type="dxa"/>
          </w:tcPr>
          <w:p w14:paraId="7E0B6F93" w14:textId="77777777" w:rsidR="00623D2A" w:rsidRPr="00981FDE" w:rsidRDefault="00623D2A" w:rsidP="00623D2A">
            <w:pPr>
              <w:pStyle w:val="CellBody"/>
              <w:rPr>
                <w:color w:val="auto"/>
                <w:lang w:val="en-GB"/>
              </w:rPr>
            </w:pPr>
            <w:r w:rsidRPr="00981FDE">
              <w:rPr>
                <w:color w:val="auto"/>
                <w:lang w:val="en-GB"/>
              </w:rPr>
              <w:t>Caustic Drain</w:t>
            </w:r>
          </w:p>
        </w:tc>
      </w:tr>
      <w:tr w:rsidR="00623D2A" w:rsidRPr="00981FDE" w14:paraId="2274D688" w14:textId="77777777" w:rsidTr="00DD7D76">
        <w:trPr>
          <w:trHeight w:val="20"/>
        </w:trPr>
        <w:tc>
          <w:tcPr>
            <w:tcW w:w="1445" w:type="dxa"/>
          </w:tcPr>
          <w:p w14:paraId="628161E1" w14:textId="77777777" w:rsidR="00623D2A" w:rsidRPr="00981FDE" w:rsidRDefault="00623D2A" w:rsidP="00623D2A">
            <w:pPr>
              <w:pStyle w:val="CellBodyCentered"/>
              <w:rPr>
                <w:color w:val="auto"/>
                <w:lang w:val="en-GB"/>
              </w:rPr>
            </w:pPr>
            <w:r w:rsidRPr="00981FDE">
              <w:rPr>
                <w:color w:val="auto"/>
                <w:lang w:val="en-GB"/>
              </w:rPr>
              <w:t>DFX</w:t>
            </w:r>
          </w:p>
        </w:tc>
        <w:tc>
          <w:tcPr>
            <w:tcW w:w="6030" w:type="dxa"/>
          </w:tcPr>
          <w:p w14:paraId="1894E07D" w14:textId="77777777" w:rsidR="00623D2A" w:rsidRPr="00981FDE" w:rsidRDefault="00623D2A" w:rsidP="00623D2A">
            <w:pPr>
              <w:pStyle w:val="CellBody"/>
              <w:rPr>
                <w:color w:val="auto"/>
                <w:lang w:val="en-GB"/>
              </w:rPr>
            </w:pPr>
            <w:r w:rsidRPr="00981FDE">
              <w:rPr>
                <w:color w:val="auto"/>
                <w:lang w:val="en-GB"/>
              </w:rPr>
              <w:t>Flexsorb Drains/Slops</w:t>
            </w:r>
          </w:p>
        </w:tc>
      </w:tr>
      <w:tr w:rsidR="00623D2A" w:rsidRPr="00981FDE" w14:paraId="3D9792CB" w14:textId="77777777" w:rsidTr="00DD7D76">
        <w:trPr>
          <w:trHeight w:val="20"/>
        </w:trPr>
        <w:tc>
          <w:tcPr>
            <w:tcW w:w="1445" w:type="dxa"/>
          </w:tcPr>
          <w:p w14:paraId="7756DEF1" w14:textId="77777777" w:rsidR="00623D2A" w:rsidRPr="00981FDE" w:rsidRDefault="00623D2A" w:rsidP="00623D2A">
            <w:pPr>
              <w:pStyle w:val="CellBodyCentered"/>
              <w:rPr>
                <w:color w:val="auto"/>
                <w:lang w:val="en-GB"/>
              </w:rPr>
            </w:pPr>
            <w:r w:rsidRPr="00981FDE">
              <w:rPr>
                <w:color w:val="auto"/>
                <w:lang w:val="en-GB"/>
              </w:rPr>
              <w:t>DHC</w:t>
            </w:r>
          </w:p>
        </w:tc>
        <w:tc>
          <w:tcPr>
            <w:tcW w:w="6030" w:type="dxa"/>
          </w:tcPr>
          <w:p w14:paraId="5AB3C4F3" w14:textId="77777777" w:rsidR="00623D2A" w:rsidRPr="00981FDE" w:rsidRDefault="00623D2A" w:rsidP="00623D2A">
            <w:pPr>
              <w:pStyle w:val="CellBody"/>
              <w:rPr>
                <w:color w:val="auto"/>
                <w:lang w:val="en-GB"/>
              </w:rPr>
            </w:pPr>
            <w:r w:rsidRPr="00981FDE">
              <w:rPr>
                <w:color w:val="auto"/>
                <w:lang w:val="en-GB"/>
              </w:rPr>
              <w:t>Drain, Hydrocarbons</w:t>
            </w:r>
          </w:p>
        </w:tc>
      </w:tr>
      <w:tr w:rsidR="00623D2A" w:rsidRPr="00981FDE" w14:paraId="5ED38C72" w14:textId="77777777" w:rsidTr="00DD7D76">
        <w:trPr>
          <w:trHeight w:val="20"/>
        </w:trPr>
        <w:tc>
          <w:tcPr>
            <w:tcW w:w="1445" w:type="dxa"/>
          </w:tcPr>
          <w:p w14:paraId="7AE73A87" w14:textId="77777777" w:rsidR="00623D2A" w:rsidRDefault="00623D2A" w:rsidP="00623D2A">
            <w:pPr>
              <w:pStyle w:val="CellBodyCentered"/>
              <w:rPr>
                <w:color w:val="auto"/>
              </w:rPr>
            </w:pPr>
            <w:r>
              <w:rPr>
                <w:color w:val="auto"/>
              </w:rPr>
              <w:t>DHF</w:t>
            </w:r>
          </w:p>
        </w:tc>
        <w:tc>
          <w:tcPr>
            <w:tcW w:w="6030" w:type="dxa"/>
          </w:tcPr>
          <w:p w14:paraId="13BD4382" w14:textId="77777777" w:rsidR="00623D2A" w:rsidRDefault="00623D2A" w:rsidP="00623D2A">
            <w:pPr>
              <w:pStyle w:val="CellBody"/>
              <w:rPr>
                <w:color w:val="auto"/>
              </w:rPr>
            </w:pPr>
            <w:r w:rsidRPr="00152EF8">
              <w:rPr>
                <w:color w:val="auto"/>
              </w:rPr>
              <w:t>Drain Heat</w:t>
            </w:r>
            <w:r>
              <w:rPr>
                <w:color w:val="auto"/>
              </w:rPr>
              <w:t xml:space="preserve">Transfer </w:t>
            </w:r>
            <w:r w:rsidRPr="00152EF8">
              <w:rPr>
                <w:color w:val="auto"/>
              </w:rPr>
              <w:t>Fluid</w:t>
            </w:r>
            <w:r>
              <w:rPr>
                <w:color w:val="auto"/>
              </w:rPr>
              <w:t xml:space="preserve"> (Closed)</w:t>
            </w:r>
          </w:p>
        </w:tc>
      </w:tr>
      <w:tr w:rsidR="00623D2A" w:rsidRPr="00981FDE" w14:paraId="3CF3AA71" w14:textId="77777777" w:rsidTr="00DD7D76">
        <w:trPr>
          <w:trHeight w:val="20"/>
        </w:trPr>
        <w:tc>
          <w:tcPr>
            <w:tcW w:w="1445" w:type="dxa"/>
          </w:tcPr>
          <w:p w14:paraId="74BFD06C" w14:textId="77777777" w:rsidR="00623D2A" w:rsidRPr="00981FDE" w:rsidRDefault="00623D2A" w:rsidP="00623D2A">
            <w:pPr>
              <w:pStyle w:val="CellBodyCentered"/>
              <w:rPr>
                <w:color w:val="auto"/>
                <w:lang w:val="en-GB"/>
              </w:rPr>
            </w:pPr>
            <w:r w:rsidRPr="00981FDE">
              <w:rPr>
                <w:color w:val="auto"/>
                <w:lang w:val="en-GB"/>
              </w:rPr>
              <w:t>DL</w:t>
            </w:r>
          </w:p>
        </w:tc>
        <w:tc>
          <w:tcPr>
            <w:tcW w:w="6030" w:type="dxa"/>
          </w:tcPr>
          <w:p w14:paraId="7DABA55C" w14:textId="77777777" w:rsidR="00623D2A" w:rsidRPr="00981FDE" w:rsidRDefault="00623D2A" w:rsidP="00623D2A">
            <w:pPr>
              <w:pStyle w:val="CellBody"/>
              <w:rPr>
                <w:color w:val="auto"/>
                <w:lang w:val="en-GB"/>
              </w:rPr>
            </w:pPr>
            <w:r w:rsidRPr="00981FDE">
              <w:rPr>
                <w:color w:val="auto"/>
                <w:lang w:val="en-GB"/>
              </w:rPr>
              <w:t>Drain, Oily Sewer (Open)</w:t>
            </w:r>
          </w:p>
        </w:tc>
      </w:tr>
      <w:tr w:rsidR="00623D2A" w:rsidRPr="00981FDE" w14:paraId="687F9EF7" w14:textId="77777777" w:rsidTr="00DD7D76">
        <w:trPr>
          <w:trHeight w:val="20"/>
        </w:trPr>
        <w:tc>
          <w:tcPr>
            <w:tcW w:w="1445" w:type="dxa"/>
          </w:tcPr>
          <w:p w14:paraId="6ADE79CE" w14:textId="77777777" w:rsidR="00623D2A" w:rsidRPr="00981FDE" w:rsidRDefault="00623D2A" w:rsidP="00623D2A">
            <w:pPr>
              <w:pStyle w:val="CellBodyCentered"/>
              <w:rPr>
                <w:color w:val="auto"/>
                <w:lang w:val="en-GB"/>
              </w:rPr>
            </w:pPr>
            <w:r w:rsidRPr="00981FDE">
              <w:rPr>
                <w:color w:val="auto"/>
                <w:lang w:val="en-GB"/>
              </w:rPr>
              <w:t>DLC</w:t>
            </w:r>
          </w:p>
        </w:tc>
        <w:tc>
          <w:tcPr>
            <w:tcW w:w="6030" w:type="dxa"/>
          </w:tcPr>
          <w:p w14:paraId="73F3BBFC" w14:textId="77777777" w:rsidR="00623D2A" w:rsidRPr="00981FDE" w:rsidRDefault="00623D2A" w:rsidP="00623D2A">
            <w:pPr>
              <w:pStyle w:val="CellBody"/>
              <w:rPr>
                <w:bCs/>
                <w:color w:val="auto"/>
                <w:lang w:val="en-GB"/>
              </w:rPr>
            </w:pPr>
            <w:r w:rsidRPr="00981FDE">
              <w:rPr>
                <w:bCs/>
                <w:color w:val="auto"/>
                <w:lang w:val="en-GB"/>
              </w:rPr>
              <w:t>Chemical Drain (Open)</w:t>
            </w:r>
          </w:p>
        </w:tc>
      </w:tr>
      <w:tr w:rsidR="00623D2A" w:rsidRPr="00981FDE" w14:paraId="00256DB8" w14:textId="77777777" w:rsidTr="00DD7D76">
        <w:trPr>
          <w:trHeight w:val="20"/>
        </w:trPr>
        <w:tc>
          <w:tcPr>
            <w:tcW w:w="1445" w:type="dxa"/>
          </w:tcPr>
          <w:p w14:paraId="030263A5" w14:textId="77777777" w:rsidR="00623D2A" w:rsidRPr="00981FDE" w:rsidRDefault="00623D2A" w:rsidP="00623D2A">
            <w:pPr>
              <w:pStyle w:val="CellBodyCentered"/>
              <w:rPr>
                <w:color w:val="auto"/>
                <w:lang w:val="en-GB"/>
              </w:rPr>
            </w:pPr>
            <w:r w:rsidRPr="00981FDE">
              <w:rPr>
                <w:color w:val="auto"/>
                <w:lang w:val="en-GB"/>
              </w:rPr>
              <w:lastRenderedPageBreak/>
              <w:t>DMD</w:t>
            </w:r>
          </w:p>
        </w:tc>
        <w:tc>
          <w:tcPr>
            <w:tcW w:w="6030" w:type="dxa"/>
          </w:tcPr>
          <w:p w14:paraId="0DB5525D" w14:textId="77777777" w:rsidR="00623D2A" w:rsidRPr="00981FDE" w:rsidRDefault="00623D2A" w:rsidP="00623D2A">
            <w:pPr>
              <w:pStyle w:val="CellBody"/>
              <w:rPr>
                <w:bCs/>
                <w:color w:val="auto"/>
                <w:lang w:val="en-GB"/>
              </w:rPr>
            </w:pPr>
            <w:r w:rsidRPr="00981FDE">
              <w:rPr>
                <w:bCs/>
                <w:color w:val="auto"/>
                <w:lang w:val="en-GB"/>
              </w:rPr>
              <w:t>Slop-Methanol-DEA</w:t>
            </w:r>
          </w:p>
        </w:tc>
      </w:tr>
      <w:tr w:rsidR="00623D2A" w:rsidRPr="00981FDE" w14:paraId="18B8A1F3" w14:textId="77777777" w:rsidTr="00DD7D76">
        <w:trPr>
          <w:trHeight w:val="20"/>
        </w:trPr>
        <w:tc>
          <w:tcPr>
            <w:tcW w:w="1445" w:type="dxa"/>
          </w:tcPr>
          <w:p w14:paraId="36EECB3D" w14:textId="77777777" w:rsidR="00623D2A" w:rsidRPr="00981FDE" w:rsidRDefault="00623D2A" w:rsidP="00623D2A">
            <w:pPr>
              <w:pStyle w:val="CellBodyCentered"/>
              <w:rPr>
                <w:color w:val="auto"/>
                <w:lang w:val="en-GB"/>
              </w:rPr>
            </w:pPr>
            <w:r w:rsidRPr="00981FDE">
              <w:rPr>
                <w:color w:val="auto"/>
                <w:lang w:val="en-GB"/>
              </w:rPr>
              <w:t>DS</w:t>
            </w:r>
          </w:p>
        </w:tc>
        <w:tc>
          <w:tcPr>
            <w:tcW w:w="6030" w:type="dxa"/>
          </w:tcPr>
          <w:p w14:paraId="01F7C120" w14:textId="77777777" w:rsidR="00623D2A" w:rsidRPr="00981FDE" w:rsidRDefault="00623D2A" w:rsidP="00623D2A">
            <w:pPr>
              <w:pStyle w:val="CellBody"/>
              <w:rPr>
                <w:bCs/>
                <w:color w:val="auto"/>
                <w:lang w:val="en-GB"/>
              </w:rPr>
            </w:pPr>
            <w:r w:rsidRPr="00981FDE">
              <w:rPr>
                <w:bCs/>
                <w:color w:val="auto"/>
                <w:lang w:val="en-GB"/>
              </w:rPr>
              <w:t>Sanitary Sewer</w:t>
            </w:r>
          </w:p>
        </w:tc>
      </w:tr>
      <w:tr w:rsidR="00623D2A" w:rsidRPr="00981FDE" w14:paraId="71DD805E" w14:textId="77777777" w:rsidTr="00DD7D76">
        <w:trPr>
          <w:trHeight w:val="20"/>
        </w:trPr>
        <w:tc>
          <w:tcPr>
            <w:tcW w:w="1445" w:type="dxa"/>
          </w:tcPr>
          <w:p w14:paraId="7E299907" w14:textId="77777777" w:rsidR="00623D2A" w:rsidRPr="00981FDE" w:rsidRDefault="00623D2A" w:rsidP="00623D2A">
            <w:pPr>
              <w:pStyle w:val="CellBodyCentered"/>
              <w:rPr>
                <w:color w:val="auto"/>
                <w:lang w:val="en-GB"/>
              </w:rPr>
            </w:pPr>
            <w:r w:rsidRPr="00981FDE">
              <w:rPr>
                <w:color w:val="auto"/>
                <w:lang w:val="en-GB"/>
              </w:rPr>
              <w:t>DSL</w:t>
            </w:r>
          </w:p>
        </w:tc>
        <w:tc>
          <w:tcPr>
            <w:tcW w:w="6030" w:type="dxa"/>
          </w:tcPr>
          <w:p w14:paraId="1CE0A9C4" w14:textId="77777777" w:rsidR="00623D2A" w:rsidRPr="00981FDE" w:rsidRDefault="00623D2A" w:rsidP="00623D2A">
            <w:pPr>
              <w:pStyle w:val="CellBody"/>
              <w:rPr>
                <w:bCs/>
                <w:color w:val="auto"/>
                <w:lang w:val="en-GB"/>
              </w:rPr>
            </w:pPr>
            <w:r w:rsidRPr="00981FDE">
              <w:rPr>
                <w:bCs/>
                <w:color w:val="auto"/>
                <w:lang w:val="en-GB"/>
              </w:rPr>
              <w:t>Diesel Fuel</w:t>
            </w:r>
          </w:p>
        </w:tc>
      </w:tr>
      <w:tr w:rsidR="00623D2A" w:rsidRPr="00981FDE" w14:paraId="60049942" w14:textId="77777777" w:rsidTr="00DD7D76">
        <w:trPr>
          <w:trHeight w:val="20"/>
        </w:trPr>
        <w:tc>
          <w:tcPr>
            <w:tcW w:w="1445" w:type="dxa"/>
          </w:tcPr>
          <w:p w14:paraId="599290E1" w14:textId="77777777" w:rsidR="00623D2A" w:rsidRPr="00981FDE" w:rsidRDefault="00623D2A" w:rsidP="00623D2A">
            <w:pPr>
              <w:pStyle w:val="CellBodyCentered"/>
              <w:rPr>
                <w:color w:val="auto"/>
                <w:lang w:val="en-GB"/>
              </w:rPr>
            </w:pPr>
            <w:r w:rsidRPr="00981FDE">
              <w:rPr>
                <w:color w:val="auto"/>
                <w:lang w:val="en-GB"/>
              </w:rPr>
              <w:t>DW</w:t>
            </w:r>
          </w:p>
        </w:tc>
        <w:tc>
          <w:tcPr>
            <w:tcW w:w="6030" w:type="dxa"/>
          </w:tcPr>
          <w:p w14:paraId="66CCF5F5" w14:textId="77777777" w:rsidR="00623D2A" w:rsidRPr="00981FDE" w:rsidRDefault="00623D2A" w:rsidP="00623D2A">
            <w:pPr>
              <w:pStyle w:val="CellBody"/>
              <w:rPr>
                <w:bCs/>
                <w:color w:val="auto"/>
                <w:lang w:val="en-GB"/>
              </w:rPr>
            </w:pPr>
            <w:r w:rsidRPr="00981FDE">
              <w:rPr>
                <w:bCs/>
                <w:color w:val="auto"/>
                <w:lang w:val="en-GB"/>
              </w:rPr>
              <w:t>Waste Condensate</w:t>
            </w:r>
          </w:p>
        </w:tc>
      </w:tr>
      <w:tr w:rsidR="00623D2A" w:rsidRPr="00981FDE" w14:paraId="63BFD8E4" w14:textId="77777777" w:rsidTr="00DD7D76">
        <w:trPr>
          <w:trHeight w:val="20"/>
        </w:trPr>
        <w:tc>
          <w:tcPr>
            <w:tcW w:w="1445" w:type="dxa"/>
          </w:tcPr>
          <w:p w14:paraId="2B787057" w14:textId="77777777" w:rsidR="00623D2A" w:rsidRPr="00981FDE" w:rsidRDefault="00623D2A" w:rsidP="00623D2A">
            <w:pPr>
              <w:pStyle w:val="CellBodyCentered"/>
              <w:rPr>
                <w:color w:val="auto"/>
                <w:lang w:val="en-GB"/>
              </w:rPr>
            </w:pPr>
            <w:r w:rsidRPr="00981FDE">
              <w:rPr>
                <w:color w:val="auto"/>
                <w:lang w:val="en-GB"/>
              </w:rPr>
              <w:t>EG</w:t>
            </w:r>
          </w:p>
        </w:tc>
        <w:tc>
          <w:tcPr>
            <w:tcW w:w="6030" w:type="dxa"/>
          </w:tcPr>
          <w:p w14:paraId="467A7AA5" w14:textId="77777777" w:rsidR="00623D2A" w:rsidRPr="00981FDE" w:rsidRDefault="00623D2A" w:rsidP="00623D2A">
            <w:pPr>
              <w:pStyle w:val="CellBody"/>
              <w:rPr>
                <w:bCs/>
                <w:color w:val="auto"/>
                <w:lang w:val="en-GB"/>
              </w:rPr>
            </w:pPr>
            <w:r w:rsidRPr="00981FDE">
              <w:rPr>
                <w:bCs/>
                <w:color w:val="auto"/>
                <w:lang w:val="en-GB"/>
              </w:rPr>
              <w:t>Ethylene Glycol</w:t>
            </w:r>
          </w:p>
        </w:tc>
      </w:tr>
      <w:tr w:rsidR="00623D2A" w:rsidRPr="00981FDE" w14:paraId="410315A1" w14:textId="77777777" w:rsidTr="00DD7D76">
        <w:trPr>
          <w:trHeight w:val="20"/>
        </w:trPr>
        <w:tc>
          <w:tcPr>
            <w:tcW w:w="1445" w:type="dxa"/>
          </w:tcPr>
          <w:p w14:paraId="51F09192" w14:textId="77777777" w:rsidR="00623D2A" w:rsidRPr="00981FDE" w:rsidRDefault="00623D2A" w:rsidP="00623D2A">
            <w:pPr>
              <w:pStyle w:val="CellBodyCentered"/>
              <w:rPr>
                <w:color w:val="auto"/>
                <w:lang w:val="en-GB"/>
              </w:rPr>
            </w:pPr>
            <w:r w:rsidRPr="00981FDE">
              <w:rPr>
                <w:color w:val="auto"/>
                <w:lang w:val="en-GB"/>
              </w:rPr>
              <w:t>FCC</w:t>
            </w:r>
          </w:p>
        </w:tc>
        <w:tc>
          <w:tcPr>
            <w:tcW w:w="6030" w:type="dxa"/>
          </w:tcPr>
          <w:p w14:paraId="150D79B7" w14:textId="77777777" w:rsidR="00623D2A" w:rsidRPr="00981FDE" w:rsidRDefault="00623D2A" w:rsidP="00623D2A">
            <w:pPr>
              <w:pStyle w:val="CellBody"/>
              <w:rPr>
                <w:bCs/>
                <w:color w:val="auto"/>
                <w:lang w:val="en-GB"/>
              </w:rPr>
            </w:pPr>
            <w:r w:rsidRPr="00981FDE">
              <w:rPr>
                <w:bCs/>
                <w:color w:val="auto"/>
                <w:lang w:val="en-GB"/>
              </w:rPr>
              <w:t>Fire Protection Foam Concentrate</w:t>
            </w:r>
          </w:p>
        </w:tc>
      </w:tr>
      <w:tr w:rsidR="00623D2A" w:rsidRPr="00981FDE" w14:paraId="6339DE35" w14:textId="77777777" w:rsidTr="00DD7D76">
        <w:trPr>
          <w:trHeight w:val="20"/>
        </w:trPr>
        <w:tc>
          <w:tcPr>
            <w:tcW w:w="1445" w:type="dxa"/>
          </w:tcPr>
          <w:p w14:paraId="2E61AB83" w14:textId="77777777" w:rsidR="00623D2A" w:rsidRPr="00981FDE" w:rsidRDefault="00623D2A" w:rsidP="00623D2A">
            <w:pPr>
              <w:pStyle w:val="CellBodyCentered"/>
              <w:rPr>
                <w:color w:val="auto"/>
                <w:lang w:val="en-GB"/>
              </w:rPr>
            </w:pPr>
            <w:r>
              <w:rPr>
                <w:color w:val="auto"/>
                <w:lang w:val="en-GB"/>
              </w:rPr>
              <w:t>FEG</w:t>
            </w:r>
          </w:p>
        </w:tc>
        <w:tc>
          <w:tcPr>
            <w:tcW w:w="6030" w:type="dxa"/>
          </w:tcPr>
          <w:p w14:paraId="73FD9B40" w14:textId="77777777" w:rsidR="00623D2A" w:rsidRPr="00981FDE" w:rsidRDefault="00623D2A" w:rsidP="00623D2A">
            <w:pPr>
              <w:pStyle w:val="CellBody"/>
              <w:rPr>
                <w:bCs/>
                <w:color w:val="auto"/>
                <w:lang w:val="en-GB"/>
              </w:rPr>
            </w:pPr>
            <w:r>
              <w:rPr>
                <w:bCs/>
                <w:color w:val="auto"/>
                <w:lang w:val="en-GB"/>
              </w:rPr>
              <w:t>Fire Extinguishing Gas</w:t>
            </w:r>
          </w:p>
        </w:tc>
      </w:tr>
      <w:tr w:rsidR="00623D2A" w:rsidRPr="00981FDE" w14:paraId="67714F73" w14:textId="77777777" w:rsidTr="00DD7D76">
        <w:trPr>
          <w:trHeight w:val="20"/>
        </w:trPr>
        <w:tc>
          <w:tcPr>
            <w:tcW w:w="1445" w:type="dxa"/>
          </w:tcPr>
          <w:p w14:paraId="3E0E901D" w14:textId="77777777" w:rsidR="00623D2A" w:rsidRPr="00981FDE" w:rsidRDefault="00623D2A" w:rsidP="00623D2A">
            <w:pPr>
              <w:pStyle w:val="CellBodyCentered"/>
              <w:rPr>
                <w:color w:val="auto"/>
                <w:lang w:val="en-GB"/>
              </w:rPr>
            </w:pPr>
            <w:r w:rsidRPr="00981FDE">
              <w:rPr>
                <w:color w:val="auto"/>
                <w:lang w:val="en-GB"/>
              </w:rPr>
              <w:t>FF</w:t>
            </w:r>
          </w:p>
        </w:tc>
        <w:tc>
          <w:tcPr>
            <w:tcW w:w="6030" w:type="dxa"/>
          </w:tcPr>
          <w:p w14:paraId="4FBB81D9" w14:textId="77777777" w:rsidR="00623D2A" w:rsidRPr="00981FDE" w:rsidRDefault="00623D2A" w:rsidP="00623D2A">
            <w:pPr>
              <w:pStyle w:val="CellBody"/>
              <w:rPr>
                <w:bCs/>
                <w:color w:val="auto"/>
                <w:lang w:val="en-GB"/>
              </w:rPr>
            </w:pPr>
            <w:r w:rsidRPr="00981FDE">
              <w:rPr>
                <w:bCs/>
                <w:color w:val="auto"/>
                <w:lang w:val="en-GB"/>
              </w:rPr>
              <w:t>Fire Fighting Foam Concentrate</w:t>
            </w:r>
          </w:p>
        </w:tc>
      </w:tr>
      <w:tr w:rsidR="00623D2A" w:rsidRPr="00981FDE" w14:paraId="77787B7D" w14:textId="77777777" w:rsidTr="00DD7D76">
        <w:trPr>
          <w:trHeight w:val="20"/>
        </w:trPr>
        <w:tc>
          <w:tcPr>
            <w:tcW w:w="1445" w:type="dxa"/>
          </w:tcPr>
          <w:p w14:paraId="0101E505" w14:textId="77777777" w:rsidR="00623D2A" w:rsidRPr="00981FDE" w:rsidRDefault="00623D2A" w:rsidP="00623D2A">
            <w:pPr>
              <w:pStyle w:val="CellBodyCentered"/>
              <w:rPr>
                <w:color w:val="auto"/>
                <w:lang w:val="en-GB"/>
              </w:rPr>
            </w:pPr>
            <w:r w:rsidRPr="00981FDE">
              <w:rPr>
                <w:color w:val="auto"/>
                <w:lang w:val="en-GB"/>
              </w:rPr>
              <w:t>FG</w:t>
            </w:r>
          </w:p>
        </w:tc>
        <w:tc>
          <w:tcPr>
            <w:tcW w:w="6030" w:type="dxa"/>
          </w:tcPr>
          <w:p w14:paraId="40BB960E" w14:textId="77777777" w:rsidR="00623D2A" w:rsidRPr="00981FDE" w:rsidRDefault="00623D2A" w:rsidP="00623D2A">
            <w:pPr>
              <w:pStyle w:val="CellBody"/>
              <w:rPr>
                <w:bCs/>
                <w:color w:val="auto"/>
                <w:lang w:val="en-GB"/>
              </w:rPr>
            </w:pPr>
            <w:r w:rsidRPr="00981FDE">
              <w:rPr>
                <w:bCs/>
                <w:color w:val="auto"/>
                <w:lang w:val="en-GB"/>
              </w:rPr>
              <w:t>Fuel Gas</w:t>
            </w:r>
          </w:p>
        </w:tc>
      </w:tr>
      <w:tr w:rsidR="00623D2A" w:rsidRPr="00981FDE" w14:paraId="2C350E18" w14:textId="77777777" w:rsidTr="00DD7D76">
        <w:trPr>
          <w:trHeight w:val="20"/>
        </w:trPr>
        <w:tc>
          <w:tcPr>
            <w:tcW w:w="1445" w:type="dxa"/>
          </w:tcPr>
          <w:p w14:paraId="64265EFF" w14:textId="77777777" w:rsidR="00623D2A" w:rsidRPr="00981FDE" w:rsidRDefault="00623D2A" w:rsidP="00623D2A">
            <w:pPr>
              <w:pStyle w:val="CellBodyCentered"/>
              <w:rPr>
                <w:color w:val="auto"/>
                <w:lang w:val="en-GB"/>
              </w:rPr>
            </w:pPr>
            <w:r w:rsidRPr="00981FDE">
              <w:rPr>
                <w:color w:val="auto"/>
                <w:lang w:val="en-GB"/>
              </w:rPr>
              <w:t>FGH</w:t>
            </w:r>
          </w:p>
        </w:tc>
        <w:tc>
          <w:tcPr>
            <w:tcW w:w="6030" w:type="dxa"/>
          </w:tcPr>
          <w:p w14:paraId="2F174EC1" w14:textId="77777777" w:rsidR="00623D2A" w:rsidRPr="00981FDE" w:rsidRDefault="00623D2A" w:rsidP="00623D2A">
            <w:pPr>
              <w:pStyle w:val="CellBody"/>
              <w:rPr>
                <w:color w:val="auto"/>
                <w:lang w:val="en-GB"/>
              </w:rPr>
            </w:pPr>
            <w:r w:rsidRPr="00981FDE">
              <w:rPr>
                <w:color w:val="auto"/>
                <w:lang w:val="en-GB"/>
              </w:rPr>
              <w:t>Fuel Gas High Pressure</w:t>
            </w:r>
          </w:p>
        </w:tc>
      </w:tr>
      <w:tr w:rsidR="00623D2A" w:rsidRPr="00981FDE" w14:paraId="490371DB" w14:textId="77777777" w:rsidTr="00DD7D76">
        <w:trPr>
          <w:trHeight w:val="20"/>
        </w:trPr>
        <w:tc>
          <w:tcPr>
            <w:tcW w:w="1445" w:type="dxa"/>
          </w:tcPr>
          <w:p w14:paraId="0A6A693E" w14:textId="77777777" w:rsidR="00623D2A" w:rsidRPr="00981FDE" w:rsidRDefault="00623D2A" w:rsidP="00623D2A">
            <w:pPr>
              <w:pStyle w:val="CellBodyCentered"/>
              <w:rPr>
                <w:color w:val="auto"/>
                <w:lang w:val="en-GB"/>
              </w:rPr>
            </w:pPr>
            <w:r w:rsidRPr="00981FDE">
              <w:rPr>
                <w:color w:val="auto"/>
                <w:lang w:val="en-GB"/>
              </w:rPr>
              <w:t>FM</w:t>
            </w:r>
          </w:p>
        </w:tc>
        <w:tc>
          <w:tcPr>
            <w:tcW w:w="6030" w:type="dxa"/>
          </w:tcPr>
          <w:p w14:paraId="2F541DAE" w14:textId="77777777" w:rsidR="00623D2A" w:rsidRPr="00981FDE" w:rsidRDefault="00623D2A" w:rsidP="00623D2A">
            <w:pPr>
              <w:pStyle w:val="CellBody"/>
              <w:rPr>
                <w:color w:val="auto"/>
                <w:lang w:val="en-GB"/>
              </w:rPr>
            </w:pPr>
            <w:r w:rsidRPr="00981FDE">
              <w:rPr>
                <w:color w:val="auto"/>
                <w:lang w:val="en-GB"/>
              </w:rPr>
              <w:t>Methanol</w:t>
            </w:r>
          </w:p>
        </w:tc>
      </w:tr>
      <w:tr w:rsidR="00623D2A" w:rsidRPr="00981FDE" w14:paraId="277E2680" w14:textId="77777777" w:rsidTr="00DD7D76">
        <w:trPr>
          <w:trHeight w:val="20"/>
        </w:trPr>
        <w:tc>
          <w:tcPr>
            <w:tcW w:w="1445" w:type="dxa"/>
          </w:tcPr>
          <w:p w14:paraId="2433A9A4" w14:textId="77777777" w:rsidR="00623D2A" w:rsidRPr="00981FDE" w:rsidRDefault="00623D2A" w:rsidP="00623D2A">
            <w:pPr>
              <w:pStyle w:val="CellBodyCentered"/>
              <w:rPr>
                <w:color w:val="auto"/>
                <w:lang w:val="en-GB"/>
              </w:rPr>
            </w:pPr>
            <w:r w:rsidRPr="00981FDE">
              <w:rPr>
                <w:color w:val="auto"/>
                <w:lang w:val="en-GB"/>
              </w:rPr>
              <w:t>FX</w:t>
            </w:r>
          </w:p>
        </w:tc>
        <w:tc>
          <w:tcPr>
            <w:tcW w:w="6030" w:type="dxa"/>
          </w:tcPr>
          <w:p w14:paraId="6CFFAC34" w14:textId="77777777" w:rsidR="00623D2A" w:rsidRPr="00981FDE" w:rsidRDefault="00623D2A" w:rsidP="00623D2A">
            <w:pPr>
              <w:pStyle w:val="CellBody"/>
              <w:rPr>
                <w:color w:val="auto"/>
                <w:lang w:val="en-GB"/>
              </w:rPr>
            </w:pPr>
            <w:r w:rsidRPr="00981FDE">
              <w:rPr>
                <w:color w:val="auto"/>
                <w:lang w:val="en-GB"/>
              </w:rPr>
              <w:t>Flexsorb</w:t>
            </w:r>
          </w:p>
        </w:tc>
      </w:tr>
      <w:tr w:rsidR="00623D2A" w:rsidRPr="00981FDE" w14:paraId="614B16DD" w14:textId="77777777" w:rsidTr="00DD7D76">
        <w:trPr>
          <w:trHeight w:val="20"/>
        </w:trPr>
        <w:tc>
          <w:tcPr>
            <w:tcW w:w="1445" w:type="dxa"/>
          </w:tcPr>
          <w:p w14:paraId="2D97CDA6" w14:textId="77777777" w:rsidR="00623D2A" w:rsidRPr="00981FDE" w:rsidRDefault="00623D2A" w:rsidP="00623D2A">
            <w:pPr>
              <w:pStyle w:val="CellBodyCentered"/>
              <w:rPr>
                <w:color w:val="auto"/>
                <w:lang w:val="en-GB"/>
              </w:rPr>
            </w:pPr>
            <w:r w:rsidRPr="00981FDE">
              <w:rPr>
                <w:color w:val="auto"/>
                <w:lang w:val="en-GB"/>
              </w:rPr>
              <w:t>FXE</w:t>
            </w:r>
          </w:p>
        </w:tc>
        <w:tc>
          <w:tcPr>
            <w:tcW w:w="6030" w:type="dxa"/>
          </w:tcPr>
          <w:p w14:paraId="33B92848" w14:textId="77777777" w:rsidR="00623D2A" w:rsidRPr="00981FDE" w:rsidRDefault="00623D2A" w:rsidP="00623D2A">
            <w:pPr>
              <w:pStyle w:val="CellBody"/>
              <w:rPr>
                <w:color w:val="auto"/>
                <w:lang w:val="en-GB"/>
              </w:rPr>
            </w:pPr>
            <w:r w:rsidRPr="00981FDE">
              <w:rPr>
                <w:color w:val="auto"/>
                <w:lang w:val="en-GB"/>
              </w:rPr>
              <w:t>Flexsorb, Lean</w:t>
            </w:r>
          </w:p>
        </w:tc>
      </w:tr>
      <w:tr w:rsidR="00623D2A" w:rsidRPr="00981FDE" w14:paraId="0C20F667" w14:textId="77777777" w:rsidTr="00DD7D76">
        <w:trPr>
          <w:trHeight w:val="20"/>
        </w:trPr>
        <w:tc>
          <w:tcPr>
            <w:tcW w:w="1445" w:type="dxa"/>
          </w:tcPr>
          <w:p w14:paraId="18B90BC8" w14:textId="77777777" w:rsidR="00623D2A" w:rsidRPr="00981FDE" w:rsidRDefault="00623D2A" w:rsidP="00623D2A">
            <w:pPr>
              <w:pStyle w:val="CellBodyCentered"/>
              <w:rPr>
                <w:color w:val="auto"/>
                <w:lang w:val="en-GB"/>
              </w:rPr>
            </w:pPr>
            <w:r w:rsidRPr="00981FDE">
              <w:rPr>
                <w:color w:val="auto"/>
                <w:lang w:val="en-GB"/>
              </w:rPr>
              <w:t>FXF</w:t>
            </w:r>
          </w:p>
        </w:tc>
        <w:tc>
          <w:tcPr>
            <w:tcW w:w="6030" w:type="dxa"/>
          </w:tcPr>
          <w:p w14:paraId="0E05B5ED" w14:textId="77777777" w:rsidR="00623D2A" w:rsidRPr="00981FDE" w:rsidRDefault="00623D2A" w:rsidP="00623D2A">
            <w:pPr>
              <w:pStyle w:val="CellBody"/>
              <w:rPr>
                <w:color w:val="auto"/>
                <w:lang w:val="en-GB"/>
              </w:rPr>
            </w:pPr>
            <w:r w:rsidRPr="00981FDE">
              <w:rPr>
                <w:color w:val="auto"/>
                <w:lang w:val="en-GB"/>
              </w:rPr>
              <w:t>Flexsorb, Fresh</w:t>
            </w:r>
          </w:p>
        </w:tc>
      </w:tr>
      <w:tr w:rsidR="00623D2A" w:rsidRPr="00981FDE" w14:paraId="3A88D897" w14:textId="77777777" w:rsidTr="00DD7D76">
        <w:trPr>
          <w:trHeight w:val="20"/>
        </w:trPr>
        <w:tc>
          <w:tcPr>
            <w:tcW w:w="1445" w:type="dxa"/>
          </w:tcPr>
          <w:p w14:paraId="679994D3" w14:textId="77777777" w:rsidR="00623D2A" w:rsidRPr="00981FDE" w:rsidRDefault="00623D2A" w:rsidP="00623D2A">
            <w:pPr>
              <w:pStyle w:val="CellBodyCentered"/>
              <w:rPr>
                <w:color w:val="auto"/>
                <w:lang w:val="en-GB"/>
              </w:rPr>
            </w:pPr>
            <w:r w:rsidRPr="00981FDE">
              <w:rPr>
                <w:color w:val="auto"/>
                <w:lang w:val="en-GB"/>
              </w:rPr>
              <w:t>FXM</w:t>
            </w:r>
          </w:p>
        </w:tc>
        <w:tc>
          <w:tcPr>
            <w:tcW w:w="6030" w:type="dxa"/>
          </w:tcPr>
          <w:p w14:paraId="09EF4077" w14:textId="77777777" w:rsidR="00623D2A" w:rsidRPr="00981FDE" w:rsidRDefault="00623D2A" w:rsidP="00623D2A">
            <w:pPr>
              <w:pStyle w:val="CellBody"/>
              <w:rPr>
                <w:color w:val="auto"/>
                <w:lang w:val="en-GB"/>
              </w:rPr>
            </w:pPr>
            <w:r w:rsidRPr="00981FDE">
              <w:rPr>
                <w:color w:val="auto"/>
                <w:lang w:val="en-GB"/>
              </w:rPr>
              <w:t>Flexsorb, Rich</w:t>
            </w:r>
          </w:p>
        </w:tc>
      </w:tr>
      <w:tr w:rsidR="00623D2A" w:rsidRPr="00981FDE" w14:paraId="7C07FA1E" w14:textId="77777777" w:rsidTr="00DD7D76">
        <w:trPr>
          <w:trHeight w:val="20"/>
        </w:trPr>
        <w:tc>
          <w:tcPr>
            <w:tcW w:w="1445" w:type="dxa"/>
          </w:tcPr>
          <w:p w14:paraId="2EE9FE03" w14:textId="77777777" w:rsidR="00623D2A" w:rsidRPr="00981FDE" w:rsidRDefault="00623D2A" w:rsidP="00623D2A">
            <w:pPr>
              <w:pStyle w:val="CellBodyCentered"/>
              <w:rPr>
                <w:color w:val="auto"/>
                <w:lang w:val="en-GB"/>
              </w:rPr>
            </w:pPr>
            <w:r w:rsidRPr="00981FDE">
              <w:rPr>
                <w:color w:val="auto"/>
                <w:lang w:val="en-GB"/>
              </w:rPr>
              <w:t>GCL</w:t>
            </w:r>
          </w:p>
        </w:tc>
        <w:tc>
          <w:tcPr>
            <w:tcW w:w="6030" w:type="dxa"/>
          </w:tcPr>
          <w:p w14:paraId="61C274CE" w14:textId="77777777" w:rsidR="00623D2A" w:rsidRPr="00981FDE" w:rsidRDefault="00623D2A" w:rsidP="00623D2A">
            <w:pPr>
              <w:pStyle w:val="CellBody"/>
              <w:rPr>
                <w:color w:val="auto"/>
                <w:lang w:val="en-GB"/>
              </w:rPr>
            </w:pPr>
            <w:r w:rsidRPr="00981FDE">
              <w:rPr>
                <w:color w:val="auto"/>
                <w:lang w:val="en-GB"/>
              </w:rPr>
              <w:t>Claus Gas</w:t>
            </w:r>
          </w:p>
        </w:tc>
      </w:tr>
      <w:tr w:rsidR="00623D2A" w:rsidRPr="00981FDE" w14:paraId="757CB289" w14:textId="77777777" w:rsidTr="00DD7D76">
        <w:trPr>
          <w:trHeight w:val="20"/>
        </w:trPr>
        <w:tc>
          <w:tcPr>
            <w:tcW w:w="1445" w:type="dxa"/>
          </w:tcPr>
          <w:p w14:paraId="591357B1" w14:textId="77777777" w:rsidR="00623D2A" w:rsidRPr="00981FDE" w:rsidRDefault="00623D2A" w:rsidP="00623D2A">
            <w:pPr>
              <w:pStyle w:val="CellBodyCentered"/>
              <w:rPr>
                <w:color w:val="auto"/>
                <w:lang w:val="en-GB"/>
              </w:rPr>
            </w:pPr>
            <w:r w:rsidRPr="00981FDE">
              <w:rPr>
                <w:color w:val="auto"/>
                <w:lang w:val="en-GB"/>
              </w:rPr>
              <w:t>GE</w:t>
            </w:r>
          </w:p>
        </w:tc>
        <w:tc>
          <w:tcPr>
            <w:tcW w:w="6030" w:type="dxa"/>
          </w:tcPr>
          <w:p w14:paraId="561818CF" w14:textId="77777777" w:rsidR="00623D2A" w:rsidRPr="00981FDE" w:rsidRDefault="00623D2A" w:rsidP="00623D2A">
            <w:pPr>
              <w:pStyle w:val="CellBody"/>
              <w:rPr>
                <w:color w:val="auto"/>
                <w:lang w:val="en-GB"/>
              </w:rPr>
            </w:pPr>
            <w:r w:rsidRPr="00981FDE">
              <w:rPr>
                <w:color w:val="auto"/>
                <w:lang w:val="en-GB"/>
              </w:rPr>
              <w:t>Desulfurised Gas</w:t>
            </w:r>
          </w:p>
        </w:tc>
      </w:tr>
      <w:tr w:rsidR="00623D2A" w:rsidRPr="00981FDE" w14:paraId="2743D915" w14:textId="77777777" w:rsidTr="00DD7D76">
        <w:trPr>
          <w:trHeight w:val="20"/>
        </w:trPr>
        <w:tc>
          <w:tcPr>
            <w:tcW w:w="1445" w:type="dxa"/>
          </w:tcPr>
          <w:p w14:paraId="4BDA1CD7" w14:textId="77777777" w:rsidR="00623D2A" w:rsidRPr="00981FDE" w:rsidRDefault="00623D2A" w:rsidP="00623D2A">
            <w:pPr>
              <w:pStyle w:val="CellBodyCentered"/>
              <w:rPr>
                <w:color w:val="auto"/>
                <w:lang w:val="en-GB"/>
              </w:rPr>
            </w:pPr>
            <w:r w:rsidRPr="00981FDE">
              <w:rPr>
                <w:color w:val="auto"/>
                <w:lang w:val="en-GB"/>
              </w:rPr>
              <w:t>GHC</w:t>
            </w:r>
          </w:p>
        </w:tc>
        <w:tc>
          <w:tcPr>
            <w:tcW w:w="6030" w:type="dxa"/>
          </w:tcPr>
          <w:p w14:paraId="099153AD" w14:textId="77777777" w:rsidR="00623D2A" w:rsidRPr="00981FDE" w:rsidRDefault="00623D2A" w:rsidP="00623D2A">
            <w:pPr>
              <w:pStyle w:val="CellBody"/>
              <w:rPr>
                <w:color w:val="auto"/>
                <w:lang w:val="en-GB"/>
              </w:rPr>
            </w:pPr>
            <w:r w:rsidRPr="00981FDE">
              <w:rPr>
                <w:color w:val="auto"/>
                <w:lang w:val="en-GB"/>
              </w:rPr>
              <w:t>Hydrocarbons Vapour</w:t>
            </w:r>
          </w:p>
        </w:tc>
      </w:tr>
      <w:tr w:rsidR="00623D2A" w:rsidRPr="00981FDE" w14:paraId="4948386D" w14:textId="77777777" w:rsidTr="00DD7D76">
        <w:trPr>
          <w:trHeight w:val="20"/>
        </w:trPr>
        <w:tc>
          <w:tcPr>
            <w:tcW w:w="1445" w:type="dxa"/>
          </w:tcPr>
          <w:p w14:paraId="70EBCE2C" w14:textId="77777777" w:rsidR="00623D2A" w:rsidRPr="00981FDE" w:rsidRDefault="00623D2A" w:rsidP="00623D2A">
            <w:pPr>
              <w:pStyle w:val="CellBodyCentered"/>
              <w:rPr>
                <w:color w:val="auto"/>
                <w:lang w:val="en-GB"/>
              </w:rPr>
            </w:pPr>
            <w:r w:rsidRPr="00981FDE">
              <w:rPr>
                <w:color w:val="auto"/>
                <w:lang w:val="en-GB"/>
              </w:rPr>
              <w:t>GHP</w:t>
            </w:r>
          </w:p>
        </w:tc>
        <w:tc>
          <w:tcPr>
            <w:tcW w:w="6030" w:type="dxa"/>
          </w:tcPr>
          <w:p w14:paraId="21515C22" w14:textId="77777777" w:rsidR="00623D2A" w:rsidRPr="00981FDE" w:rsidRDefault="00623D2A" w:rsidP="00623D2A">
            <w:pPr>
              <w:pStyle w:val="CellBody"/>
              <w:rPr>
                <w:color w:val="auto"/>
                <w:lang w:val="en-GB"/>
              </w:rPr>
            </w:pPr>
            <w:r w:rsidRPr="00981FDE">
              <w:rPr>
                <w:color w:val="auto"/>
                <w:lang w:val="en-GB"/>
              </w:rPr>
              <w:t>Gas Injection High Pressure</w:t>
            </w:r>
          </w:p>
        </w:tc>
      </w:tr>
      <w:tr w:rsidR="00623D2A" w:rsidRPr="00981FDE" w14:paraId="3E527470" w14:textId="77777777" w:rsidTr="00DD7D76">
        <w:trPr>
          <w:trHeight w:val="20"/>
        </w:trPr>
        <w:tc>
          <w:tcPr>
            <w:tcW w:w="1445" w:type="dxa"/>
          </w:tcPr>
          <w:p w14:paraId="72A990A6" w14:textId="77777777" w:rsidR="00623D2A" w:rsidRPr="00981FDE" w:rsidRDefault="00623D2A" w:rsidP="00623D2A">
            <w:pPr>
              <w:pStyle w:val="CellBodyCentered"/>
              <w:rPr>
                <w:color w:val="auto"/>
                <w:lang w:val="en-GB"/>
              </w:rPr>
            </w:pPr>
            <w:r w:rsidRPr="00981FDE">
              <w:rPr>
                <w:color w:val="auto"/>
                <w:lang w:val="en-GB"/>
              </w:rPr>
              <w:t>GRC</w:t>
            </w:r>
          </w:p>
        </w:tc>
        <w:tc>
          <w:tcPr>
            <w:tcW w:w="6030" w:type="dxa"/>
          </w:tcPr>
          <w:p w14:paraId="6E1F3573" w14:textId="77777777" w:rsidR="00623D2A" w:rsidRPr="00981FDE" w:rsidRDefault="00623D2A" w:rsidP="00623D2A">
            <w:pPr>
              <w:pStyle w:val="CellBody"/>
              <w:rPr>
                <w:color w:val="auto"/>
                <w:lang w:val="en-GB"/>
              </w:rPr>
            </w:pPr>
            <w:r w:rsidRPr="00981FDE">
              <w:rPr>
                <w:color w:val="auto"/>
                <w:lang w:val="en-GB"/>
              </w:rPr>
              <w:t>Recycle Gas</w:t>
            </w:r>
          </w:p>
        </w:tc>
      </w:tr>
      <w:tr w:rsidR="00623D2A" w:rsidRPr="00981FDE" w14:paraId="3C997747" w14:textId="77777777" w:rsidTr="00DD7D76">
        <w:trPr>
          <w:trHeight w:val="20"/>
        </w:trPr>
        <w:tc>
          <w:tcPr>
            <w:tcW w:w="1445" w:type="dxa"/>
          </w:tcPr>
          <w:p w14:paraId="7C49C9AC" w14:textId="77777777" w:rsidR="00623D2A" w:rsidRPr="00981FDE" w:rsidRDefault="00623D2A" w:rsidP="00623D2A">
            <w:pPr>
              <w:pStyle w:val="CellBodyCentered"/>
              <w:rPr>
                <w:color w:val="auto"/>
                <w:lang w:val="en-GB"/>
              </w:rPr>
            </w:pPr>
            <w:r w:rsidRPr="00981FDE">
              <w:rPr>
                <w:color w:val="auto"/>
                <w:lang w:val="en-GB"/>
              </w:rPr>
              <w:t>GRG</w:t>
            </w:r>
          </w:p>
        </w:tc>
        <w:tc>
          <w:tcPr>
            <w:tcW w:w="6030" w:type="dxa"/>
          </w:tcPr>
          <w:p w14:paraId="35CAB549" w14:textId="77777777" w:rsidR="00623D2A" w:rsidRPr="00981FDE" w:rsidRDefault="00623D2A" w:rsidP="00623D2A">
            <w:pPr>
              <w:pStyle w:val="CellBody"/>
              <w:rPr>
                <w:color w:val="auto"/>
                <w:lang w:val="en-GB"/>
              </w:rPr>
            </w:pPr>
            <w:r w:rsidRPr="00981FDE">
              <w:rPr>
                <w:color w:val="auto"/>
                <w:lang w:val="en-GB"/>
              </w:rPr>
              <w:t>Rich Gas</w:t>
            </w:r>
          </w:p>
        </w:tc>
      </w:tr>
      <w:tr w:rsidR="00623D2A" w:rsidRPr="00981FDE" w14:paraId="32FCDE0F" w14:textId="77777777" w:rsidTr="00DD7D76">
        <w:trPr>
          <w:trHeight w:val="20"/>
        </w:trPr>
        <w:tc>
          <w:tcPr>
            <w:tcW w:w="1445" w:type="dxa"/>
          </w:tcPr>
          <w:p w14:paraId="6681BCC0" w14:textId="77777777" w:rsidR="00623D2A" w:rsidRPr="00981FDE" w:rsidRDefault="00623D2A" w:rsidP="00623D2A">
            <w:pPr>
              <w:pStyle w:val="CellBodyCentered"/>
              <w:rPr>
                <w:color w:val="auto"/>
                <w:lang w:val="en-GB"/>
              </w:rPr>
            </w:pPr>
            <w:r w:rsidRPr="00981FDE">
              <w:rPr>
                <w:color w:val="auto"/>
                <w:lang w:val="en-GB"/>
              </w:rPr>
              <w:t>GRI</w:t>
            </w:r>
          </w:p>
        </w:tc>
        <w:tc>
          <w:tcPr>
            <w:tcW w:w="6030" w:type="dxa"/>
          </w:tcPr>
          <w:p w14:paraId="1A33096A" w14:textId="77777777" w:rsidR="00623D2A" w:rsidRPr="00981FDE" w:rsidRDefault="00623D2A" w:rsidP="00623D2A">
            <w:pPr>
              <w:pStyle w:val="CellBody"/>
              <w:rPr>
                <w:color w:val="auto"/>
                <w:lang w:val="en-GB"/>
              </w:rPr>
            </w:pPr>
            <w:r w:rsidRPr="00981FDE">
              <w:rPr>
                <w:color w:val="auto"/>
                <w:lang w:val="en-GB"/>
              </w:rPr>
              <w:t>Reactor Inlet Gas</w:t>
            </w:r>
          </w:p>
        </w:tc>
      </w:tr>
      <w:tr w:rsidR="00623D2A" w:rsidRPr="00981FDE" w14:paraId="351F3AD6" w14:textId="77777777" w:rsidTr="00DD7D76">
        <w:trPr>
          <w:trHeight w:val="20"/>
        </w:trPr>
        <w:tc>
          <w:tcPr>
            <w:tcW w:w="1445" w:type="dxa"/>
          </w:tcPr>
          <w:p w14:paraId="29DFA1EB" w14:textId="77777777" w:rsidR="00623D2A" w:rsidRPr="00981FDE" w:rsidRDefault="00623D2A" w:rsidP="00623D2A">
            <w:pPr>
              <w:pStyle w:val="CellBodyCentered"/>
              <w:rPr>
                <w:color w:val="auto"/>
                <w:lang w:val="en-GB"/>
              </w:rPr>
            </w:pPr>
            <w:r w:rsidRPr="00981FDE">
              <w:rPr>
                <w:color w:val="auto"/>
                <w:lang w:val="en-GB"/>
              </w:rPr>
              <w:t>GRK</w:t>
            </w:r>
          </w:p>
        </w:tc>
        <w:tc>
          <w:tcPr>
            <w:tcW w:w="6030" w:type="dxa"/>
          </w:tcPr>
          <w:p w14:paraId="03537E41" w14:textId="77777777" w:rsidR="00623D2A" w:rsidRPr="00981FDE" w:rsidRDefault="00623D2A" w:rsidP="00623D2A">
            <w:pPr>
              <w:pStyle w:val="CellBody"/>
              <w:rPr>
                <w:color w:val="auto"/>
                <w:lang w:val="en-GB"/>
              </w:rPr>
            </w:pPr>
            <w:r w:rsidRPr="00981FDE">
              <w:rPr>
                <w:color w:val="auto"/>
                <w:lang w:val="en-GB"/>
              </w:rPr>
              <w:t>Reactor Off Gas</w:t>
            </w:r>
          </w:p>
        </w:tc>
      </w:tr>
      <w:tr w:rsidR="00623D2A" w:rsidRPr="00981FDE" w14:paraId="6722697C" w14:textId="77777777" w:rsidTr="00DD7D76">
        <w:trPr>
          <w:trHeight w:val="20"/>
        </w:trPr>
        <w:tc>
          <w:tcPr>
            <w:tcW w:w="1445" w:type="dxa"/>
          </w:tcPr>
          <w:p w14:paraId="0A20F891" w14:textId="77777777" w:rsidR="00623D2A" w:rsidRPr="00981FDE" w:rsidRDefault="00623D2A" w:rsidP="00623D2A">
            <w:pPr>
              <w:pStyle w:val="CellBodyCentered"/>
              <w:rPr>
                <w:color w:val="auto"/>
                <w:lang w:val="en-GB"/>
              </w:rPr>
            </w:pPr>
            <w:r w:rsidRPr="00981FDE">
              <w:rPr>
                <w:color w:val="auto"/>
                <w:lang w:val="en-GB"/>
              </w:rPr>
              <w:t>GS</w:t>
            </w:r>
          </w:p>
        </w:tc>
        <w:tc>
          <w:tcPr>
            <w:tcW w:w="6030" w:type="dxa"/>
          </w:tcPr>
          <w:p w14:paraId="2DEC8E78" w14:textId="77777777" w:rsidR="00623D2A" w:rsidRPr="00981FDE" w:rsidRDefault="00623D2A" w:rsidP="00623D2A">
            <w:pPr>
              <w:pStyle w:val="CellBody"/>
              <w:rPr>
                <w:color w:val="auto"/>
                <w:lang w:val="en-GB"/>
              </w:rPr>
            </w:pPr>
            <w:r w:rsidRPr="00981FDE">
              <w:rPr>
                <w:color w:val="auto"/>
                <w:lang w:val="en-GB"/>
              </w:rPr>
              <w:t>Sour Gas</w:t>
            </w:r>
          </w:p>
        </w:tc>
      </w:tr>
      <w:tr w:rsidR="00623D2A" w:rsidRPr="00981FDE" w14:paraId="2884E77F" w14:textId="77777777" w:rsidTr="00DD7D76">
        <w:trPr>
          <w:trHeight w:val="20"/>
        </w:trPr>
        <w:tc>
          <w:tcPr>
            <w:tcW w:w="1445" w:type="dxa"/>
          </w:tcPr>
          <w:p w14:paraId="2E35965C" w14:textId="77777777" w:rsidR="00623D2A" w:rsidRPr="00981FDE" w:rsidRDefault="00623D2A" w:rsidP="00623D2A">
            <w:pPr>
              <w:pStyle w:val="CellBodyCentered"/>
              <w:rPr>
                <w:color w:val="auto"/>
                <w:lang w:val="en-GB"/>
              </w:rPr>
            </w:pPr>
            <w:r w:rsidRPr="00981FDE">
              <w:rPr>
                <w:color w:val="auto"/>
                <w:lang w:val="en-GB"/>
              </w:rPr>
              <w:t>GSA</w:t>
            </w:r>
          </w:p>
        </w:tc>
        <w:tc>
          <w:tcPr>
            <w:tcW w:w="6030" w:type="dxa"/>
          </w:tcPr>
          <w:p w14:paraId="58D618DE" w14:textId="77777777" w:rsidR="00623D2A" w:rsidRPr="00981FDE" w:rsidRDefault="00623D2A" w:rsidP="00623D2A">
            <w:pPr>
              <w:pStyle w:val="CellBody"/>
              <w:rPr>
                <w:color w:val="auto"/>
                <w:lang w:val="en-GB"/>
              </w:rPr>
            </w:pPr>
            <w:r w:rsidRPr="00981FDE">
              <w:rPr>
                <w:color w:val="auto"/>
                <w:lang w:val="en-GB"/>
              </w:rPr>
              <w:t>Emergency Off Gas</w:t>
            </w:r>
          </w:p>
        </w:tc>
      </w:tr>
      <w:tr w:rsidR="00623D2A" w:rsidRPr="00981FDE" w14:paraId="7A093211" w14:textId="77777777" w:rsidTr="00DD7D76">
        <w:trPr>
          <w:trHeight w:val="20"/>
        </w:trPr>
        <w:tc>
          <w:tcPr>
            <w:tcW w:w="1445" w:type="dxa"/>
          </w:tcPr>
          <w:p w14:paraId="0DB1CDBA" w14:textId="77777777" w:rsidR="00623D2A" w:rsidRPr="00981FDE" w:rsidRDefault="00623D2A" w:rsidP="00623D2A">
            <w:pPr>
              <w:pStyle w:val="CellBodyCentered"/>
              <w:rPr>
                <w:color w:val="auto"/>
                <w:lang w:val="en-GB"/>
              </w:rPr>
            </w:pPr>
            <w:r w:rsidRPr="00981FDE">
              <w:rPr>
                <w:color w:val="auto"/>
                <w:lang w:val="en-GB"/>
              </w:rPr>
              <w:t>GSL</w:t>
            </w:r>
          </w:p>
        </w:tc>
        <w:tc>
          <w:tcPr>
            <w:tcW w:w="6030" w:type="dxa"/>
          </w:tcPr>
          <w:p w14:paraId="792E2332" w14:textId="77777777" w:rsidR="00623D2A" w:rsidRPr="00981FDE" w:rsidRDefault="00623D2A" w:rsidP="00623D2A">
            <w:pPr>
              <w:pStyle w:val="CellBody"/>
              <w:rPr>
                <w:color w:val="auto"/>
                <w:lang w:val="en-GB"/>
              </w:rPr>
            </w:pPr>
            <w:r w:rsidRPr="00981FDE">
              <w:rPr>
                <w:color w:val="auto"/>
                <w:lang w:val="en-GB"/>
              </w:rPr>
              <w:t>Sales Gas</w:t>
            </w:r>
          </w:p>
        </w:tc>
      </w:tr>
      <w:tr w:rsidR="00623D2A" w:rsidRPr="00981FDE" w14:paraId="2BB23747" w14:textId="77777777" w:rsidTr="00DD7D76">
        <w:trPr>
          <w:trHeight w:val="20"/>
        </w:trPr>
        <w:tc>
          <w:tcPr>
            <w:tcW w:w="1445" w:type="dxa"/>
          </w:tcPr>
          <w:p w14:paraId="4DD2AE96" w14:textId="77777777" w:rsidR="00623D2A" w:rsidRPr="00981FDE" w:rsidRDefault="00623D2A" w:rsidP="00623D2A">
            <w:pPr>
              <w:pStyle w:val="CellBodyCentered"/>
              <w:rPr>
                <w:color w:val="auto"/>
                <w:lang w:val="en-GB"/>
              </w:rPr>
            </w:pPr>
            <w:r w:rsidRPr="00981FDE">
              <w:rPr>
                <w:color w:val="auto"/>
                <w:lang w:val="en-GB"/>
              </w:rPr>
              <w:t>GST</w:t>
            </w:r>
          </w:p>
        </w:tc>
        <w:tc>
          <w:tcPr>
            <w:tcW w:w="6030" w:type="dxa"/>
          </w:tcPr>
          <w:p w14:paraId="26808670" w14:textId="77777777" w:rsidR="00623D2A" w:rsidRPr="00981FDE" w:rsidRDefault="00623D2A" w:rsidP="00623D2A">
            <w:pPr>
              <w:pStyle w:val="CellBody"/>
              <w:rPr>
                <w:color w:val="auto"/>
                <w:lang w:val="en-GB"/>
              </w:rPr>
            </w:pPr>
            <w:r w:rsidRPr="00981FDE">
              <w:rPr>
                <w:color w:val="auto"/>
                <w:lang w:val="en-GB"/>
              </w:rPr>
              <w:t>Tail Gas</w:t>
            </w:r>
          </w:p>
        </w:tc>
      </w:tr>
      <w:tr w:rsidR="00623D2A" w:rsidRPr="00981FDE" w14:paraId="5B61B1E7" w14:textId="77777777" w:rsidTr="00DD7D76">
        <w:trPr>
          <w:trHeight w:val="20"/>
        </w:trPr>
        <w:tc>
          <w:tcPr>
            <w:tcW w:w="1445" w:type="dxa"/>
          </w:tcPr>
          <w:p w14:paraId="6EFF684C" w14:textId="77777777" w:rsidR="00623D2A" w:rsidRPr="00981FDE" w:rsidRDefault="00623D2A" w:rsidP="00623D2A">
            <w:pPr>
              <w:pStyle w:val="CellBodyCentered"/>
              <w:rPr>
                <w:color w:val="auto"/>
                <w:lang w:val="en-GB"/>
              </w:rPr>
            </w:pPr>
            <w:r w:rsidRPr="00981FDE">
              <w:rPr>
                <w:color w:val="auto"/>
                <w:lang w:val="en-GB"/>
              </w:rPr>
              <w:t>GW</w:t>
            </w:r>
          </w:p>
        </w:tc>
        <w:tc>
          <w:tcPr>
            <w:tcW w:w="6030" w:type="dxa"/>
          </w:tcPr>
          <w:p w14:paraId="57510CB7" w14:textId="77777777" w:rsidR="00623D2A" w:rsidRPr="00981FDE" w:rsidRDefault="00623D2A" w:rsidP="00623D2A">
            <w:pPr>
              <w:pStyle w:val="CellBody"/>
              <w:rPr>
                <w:color w:val="auto"/>
                <w:lang w:val="en-GB"/>
              </w:rPr>
            </w:pPr>
            <w:r w:rsidRPr="00981FDE">
              <w:rPr>
                <w:color w:val="auto"/>
                <w:lang w:val="en-GB"/>
              </w:rPr>
              <w:t>Waste Gas, Off Gas</w:t>
            </w:r>
          </w:p>
        </w:tc>
      </w:tr>
      <w:tr w:rsidR="00623D2A" w:rsidRPr="00981FDE" w14:paraId="357CA161" w14:textId="77777777" w:rsidTr="00DD7D76">
        <w:trPr>
          <w:trHeight w:val="20"/>
        </w:trPr>
        <w:tc>
          <w:tcPr>
            <w:tcW w:w="1445" w:type="dxa"/>
          </w:tcPr>
          <w:p w14:paraId="4DF2DA90" w14:textId="77777777" w:rsidR="00623D2A" w:rsidRPr="00981FDE" w:rsidRDefault="00623D2A" w:rsidP="00623D2A">
            <w:pPr>
              <w:pStyle w:val="CellBodyCentered"/>
              <w:rPr>
                <w:color w:val="auto"/>
                <w:lang w:val="en-GB"/>
              </w:rPr>
            </w:pPr>
            <w:r w:rsidRPr="00981FDE">
              <w:rPr>
                <w:color w:val="auto"/>
                <w:lang w:val="en-GB"/>
              </w:rPr>
              <w:t>HOR</w:t>
            </w:r>
          </w:p>
        </w:tc>
        <w:tc>
          <w:tcPr>
            <w:tcW w:w="6030" w:type="dxa"/>
          </w:tcPr>
          <w:p w14:paraId="78B79283" w14:textId="77777777" w:rsidR="00623D2A" w:rsidRPr="00981FDE" w:rsidRDefault="00623D2A" w:rsidP="00623D2A">
            <w:pPr>
              <w:pStyle w:val="CellBody"/>
              <w:rPr>
                <w:color w:val="auto"/>
                <w:lang w:val="en-GB"/>
              </w:rPr>
            </w:pPr>
            <w:r w:rsidRPr="00981FDE">
              <w:rPr>
                <w:color w:val="auto"/>
                <w:lang w:val="en-GB"/>
              </w:rPr>
              <w:t>Hydraulic Oil Return</w:t>
            </w:r>
          </w:p>
        </w:tc>
      </w:tr>
      <w:tr w:rsidR="00623D2A" w:rsidRPr="00981FDE" w14:paraId="19B4A262" w14:textId="77777777" w:rsidTr="00DD7D76">
        <w:trPr>
          <w:trHeight w:val="20"/>
        </w:trPr>
        <w:tc>
          <w:tcPr>
            <w:tcW w:w="1445" w:type="dxa"/>
          </w:tcPr>
          <w:p w14:paraId="0947CE66" w14:textId="77777777" w:rsidR="00623D2A" w:rsidRPr="00981FDE" w:rsidRDefault="00623D2A" w:rsidP="00623D2A">
            <w:pPr>
              <w:pStyle w:val="CellBodyCentered"/>
              <w:rPr>
                <w:color w:val="auto"/>
                <w:lang w:val="en-GB"/>
              </w:rPr>
            </w:pPr>
            <w:r w:rsidRPr="00981FDE">
              <w:rPr>
                <w:color w:val="auto"/>
                <w:lang w:val="en-GB"/>
              </w:rPr>
              <w:t>HOS</w:t>
            </w:r>
          </w:p>
        </w:tc>
        <w:tc>
          <w:tcPr>
            <w:tcW w:w="6030" w:type="dxa"/>
          </w:tcPr>
          <w:p w14:paraId="22C5CF76" w14:textId="77777777" w:rsidR="00623D2A" w:rsidRPr="00981FDE" w:rsidRDefault="00623D2A" w:rsidP="00623D2A">
            <w:pPr>
              <w:pStyle w:val="CellBody"/>
              <w:rPr>
                <w:color w:val="auto"/>
                <w:lang w:val="en-GB"/>
              </w:rPr>
            </w:pPr>
            <w:r w:rsidRPr="00981FDE">
              <w:rPr>
                <w:color w:val="auto"/>
                <w:lang w:val="en-GB"/>
              </w:rPr>
              <w:t>Hydraulic Oil Supply</w:t>
            </w:r>
          </w:p>
        </w:tc>
      </w:tr>
      <w:tr w:rsidR="00623D2A" w:rsidRPr="00981FDE" w14:paraId="60C76999" w14:textId="77777777" w:rsidTr="00DD7D76">
        <w:trPr>
          <w:trHeight w:val="20"/>
        </w:trPr>
        <w:tc>
          <w:tcPr>
            <w:tcW w:w="1445" w:type="dxa"/>
          </w:tcPr>
          <w:p w14:paraId="41C64C23" w14:textId="77777777" w:rsidR="00623D2A" w:rsidRPr="00981FDE" w:rsidRDefault="00623D2A" w:rsidP="00623D2A">
            <w:pPr>
              <w:pStyle w:val="CellBodyCentered"/>
              <w:rPr>
                <w:color w:val="auto"/>
                <w:lang w:val="en-GB"/>
              </w:rPr>
            </w:pPr>
            <w:r w:rsidRPr="00030D6F">
              <w:rPr>
                <w:color w:val="auto"/>
                <w:lang w:val="en-GB"/>
              </w:rPr>
              <w:t>HTF</w:t>
            </w:r>
          </w:p>
        </w:tc>
        <w:tc>
          <w:tcPr>
            <w:tcW w:w="6030" w:type="dxa"/>
          </w:tcPr>
          <w:p w14:paraId="6F63BFF1" w14:textId="77777777" w:rsidR="00623D2A" w:rsidRPr="00981FDE" w:rsidRDefault="00623D2A" w:rsidP="00623D2A">
            <w:pPr>
              <w:pStyle w:val="CellBody"/>
              <w:rPr>
                <w:color w:val="auto"/>
                <w:lang w:val="en-GB"/>
              </w:rPr>
            </w:pPr>
            <w:r w:rsidRPr="00030D6F">
              <w:rPr>
                <w:color w:val="auto"/>
                <w:lang w:val="en-GB"/>
              </w:rPr>
              <w:t>Heat Transfer Fluid</w:t>
            </w:r>
          </w:p>
        </w:tc>
      </w:tr>
      <w:tr w:rsidR="00623D2A" w:rsidRPr="00981FDE" w14:paraId="232C8C80" w14:textId="77777777" w:rsidTr="00DD7D76">
        <w:trPr>
          <w:trHeight w:val="20"/>
        </w:trPr>
        <w:tc>
          <w:tcPr>
            <w:tcW w:w="1445" w:type="dxa"/>
          </w:tcPr>
          <w:p w14:paraId="5D2B05E5" w14:textId="77777777" w:rsidR="00623D2A" w:rsidRPr="00981FDE" w:rsidRDefault="00623D2A" w:rsidP="00623D2A">
            <w:pPr>
              <w:pStyle w:val="CellBodyCentered"/>
              <w:rPr>
                <w:color w:val="auto"/>
                <w:lang w:val="en-GB"/>
              </w:rPr>
            </w:pPr>
            <w:r>
              <w:rPr>
                <w:color w:val="auto"/>
                <w:lang w:val="en-GB"/>
              </w:rPr>
              <w:t>KM</w:t>
            </w:r>
          </w:p>
        </w:tc>
        <w:tc>
          <w:tcPr>
            <w:tcW w:w="6030" w:type="dxa"/>
          </w:tcPr>
          <w:p w14:paraId="568E10EF" w14:textId="77777777" w:rsidR="00623D2A" w:rsidRPr="00981FDE" w:rsidRDefault="00623D2A" w:rsidP="00623D2A">
            <w:pPr>
              <w:pStyle w:val="CellBody"/>
              <w:rPr>
                <w:color w:val="auto"/>
                <w:lang w:val="en-GB"/>
              </w:rPr>
            </w:pPr>
            <w:r>
              <w:rPr>
                <w:color w:val="auto"/>
                <w:lang w:val="en-GB"/>
              </w:rPr>
              <w:t>Kill Medium Concrete Or Heavy Metal Solution</w:t>
            </w:r>
          </w:p>
        </w:tc>
      </w:tr>
      <w:tr w:rsidR="00623D2A" w:rsidRPr="00981FDE" w14:paraId="68F10140" w14:textId="77777777" w:rsidTr="00DD7D76">
        <w:trPr>
          <w:trHeight w:val="20"/>
        </w:trPr>
        <w:tc>
          <w:tcPr>
            <w:tcW w:w="1445" w:type="dxa"/>
          </w:tcPr>
          <w:p w14:paraId="7F16BEA6" w14:textId="77777777" w:rsidR="00623D2A" w:rsidRPr="00981FDE" w:rsidRDefault="00623D2A" w:rsidP="00623D2A">
            <w:pPr>
              <w:pStyle w:val="CellBodyCentered"/>
              <w:rPr>
                <w:color w:val="auto"/>
                <w:lang w:val="en-GB"/>
              </w:rPr>
            </w:pPr>
            <w:r>
              <w:rPr>
                <w:color w:val="auto"/>
                <w:lang w:val="en-GB"/>
              </w:rPr>
              <w:t>MEA</w:t>
            </w:r>
          </w:p>
        </w:tc>
        <w:tc>
          <w:tcPr>
            <w:tcW w:w="6030" w:type="dxa"/>
          </w:tcPr>
          <w:p w14:paraId="269CD055" w14:textId="77777777" w:rsidR="00623D2A" w:rsidRPr="00981FDE" w:rsidRDefault="00623D2A" w:rsidP="00623D2A">
            <w:pPr>
              <w:pStyle w:val="CellBody"/>
              <w:rPr>
                <w:color w:val="auto"/>
                <w:lang w:val="en-GB"/>
              </w:rPr>
            </w:pPr>
            <w:r>
              <w:rPr>
                <w:color w:val="auto"/>
                <w:lang w:val="en-GB"/>
              </w:rPr>
              <w:t>Mono Ethanolamine</w:t>
            </w:r>
          </w:p>
        </w:tc>
      </w:tr>
      <w:tr w:rsidR="00623D2A" w:rsidRPr="00981FDE" w14:paraId="61BE17CF" w14:textId="77777777" w:rsidTr="00DD7D76">
        <w:trPr>
          <w:trHeight w:val="20"/>
        </w:trPr>
        <w:tc>
          <w:tcPr>
            <w:tcW w:w="1445" w:type="dxa"/>
          </w:tcPr>
          <w:p w14:paraId="00C9F32F" w14:textId="77777777" w:rsidR="00623D2A" w:rsidRPr="00981FDE" w:rsidRDefault="00623D2A" w:rsidP="00623D2A">
            <w:pPr>
              <w:pStyle w:val="CellBodyCentered"/>
              <w:rPr>
                <w:color w:val="auto"/>
                <w:lang w:val="en-GB"/>
              </w:rPr>
            </w:pPr>
            <w:r w:rsidRPr="00981FDE">
              <w:rPr>
                <w:color w:val="auto"/>
                <w:lang w:val="en-GB"/>
              </w:rPr>
              <w:t>NH</w:t>
            </w:r>
          </w:p>
        </w:tc>
        <w:tc>
          <w:tcPr>
            <w:tcW w:w="6030" w:type="dxa"/>
          </w:tcPr>
          <w:p w14:paraId="5E82FA02" w14:textId="77777777" w:rsidR="00623D2A" w:rsidRPr="00981FDE" w:rsidRDefault="00623D2A" w:rsidP="00623D2A">
            <w:pPr>
              <w:pStyle w:val="CellBody"/>
              <w:rPr>
                <w:color w:val="auto"/>
                <w:lang w:val="en-GB"/>
              </w:rPr>
            </w:pPr>
            <w:r w:rsidRPr="00981FDE">
              <w:rPr>
                <w:color w:val="auto"/>
                <w:lang w:val="en-GB"/>
              </w:rPr>
              <w:t>Nitrogen High Pressure</w:t>
            </w:r>
          </w:p>
        </w:tc>
      </w:tr>
      <w:tr w:rsidR="00623D2A" w:rsidRPr="00981FDE" w14:paraId="1BFB4C42" w14:textId="77777777" w:rsidTr="00DD7D76">
        <w:trPr>
          <w:trHeight w:val="20"/>
        </w:trPr>
        <w:tc>
          <w:tcPr>
            <w:tcW w:w="1445" w:type="dxa"/>
          </w:tcPr>
          <w:p w14:paraId="54A459E2" w14:textId="77777777" w:rsidR="00623D2A" w:rsidRPr="00981FDE" w:rsidRDefault="00623D2A" w:rsidP="00623D2A">
            <w:pPr>
              <w:pStyle w:val="CellBodyCentered"/>
              <w:rPr>
                <w:color w:val="auto"/>
                <w:lang w:val="en-GB"/>
              </w:rPr>
            </w:pPr>
            <w:r w:rsidRPr="00981FDE">
              <w:rPr>
                <w:color w:val="auto"/>
                <w:lang w:val="en-GB"/>
              </w:rPr>
              <w:t>NL</w:t>
            </w:r>
          </w:p>
        </w:tc>
        <w:tc>
          <w:tcPr>
            <w:tcW w:w="6030" w:type="dxa"/>
          </w:tcPr>
          <w:p w14:paraId="40190C57" w14:textId="77777777" w:rsidR="00623D2A" w:rsidRPr="00981FDE" w:rsidRDefault="00623D2A" w:rsidP="00623D2A">
            <w:pPr>
              <w:pStyle w:val="CellBody"/>
              <w:rPr>
                <w:color w:val="auto"/>
                <w:lang w:val="en-GB"/>
              </w:rPr>
            </w:pPr>
            <w:r w:rsidRPr="00981FDE">
              <w:rPr>
                <w:color w:val="auto"/>
                <w:lang w:val="en-GB"/>
              </w:rPr>
              <w:t>Nitrogen Low Pressure</w:t>
            </w:r>
          </w:p>
        </w:tc>
      </w:tr>
      <w:tr w:rsidR="00623D2A" w:rsidRPr="00981FDE" w14:paraId="02961B81" w14:textId="77777777" w:rsidTr="00DD7D76">
        <w:trPr>
          <w:trHeight w:val="20"/>
        </w:trPr>
        <w:tc>
          <w:tcPr>
            <w:tcW w:w="1445" w:type="dxa"/>
          </w:tcPr>
          <w:p w14:paraId="12A953F9" w14:textId="77777777" w:rsidR="00623D2A" w:rsidRPr="00981FDE" w:rsidRDefault="00623D2A" w:rsidP="00623D2A">
            <w:pPr>
              <w:pStyle w:val="CellBodyCentered"/>
              <w:rPr>
                <w:color w:val="auto"/>
                <w:lang w:val="en-GB"/>
              </w:rPr>
            </w:pPr>
            <w:r w:rsidRPr="00981FDE">
              <w:rPr>
                <w:color w:val="auto"/>
                <w:lang w:val="en-GB"/>
              </w:rPr>
              <w:t>PB</w:t>
            </w:r>
          </w:p>
        </w:tc>
        <w:tc>
          <w:tcPr>
            <w:tcW w:w="6030" w:type="dxa"/>
          </w:tcPr>
          <w:p w14:paraId="050742B0" w14:textId="77777777" w:rsidR="00623D2A" w:rsidRPr="00981FDE" w:rsidRDefault="00623D2A" w:rsidP="00623D2A">
            <w:pPr>
              <w:pStyle w:val="CellBody"/>
              <w:rPr>
                <w:color w:val="auto"/>
                <w:lang w:val="en-GB"/>
              </w:rPr>
            </w:pPr>
            <w:r w:rsidRPr="00981FDE">
              <w:rPr>
                <w:color w:val="auto"/>
                <w:lang w:val="en-GB"/>
              </w:rPr>
              <w:t>Broad Fraction</w:t>
            </w:r>
          </w:p>
        </w:tc>
      </w:tr>
      <w:tr w:rsidR="00623D2A" w:rsidRPr="00981FDE" w14:paraId="0FFF4BCC" w14:textId="77777777" w:rsidTr="00DD7D76">
        <w:trPr>
          <w:trHeight w:val="20"/>
        </w:trPr>
        <w:tc>
          <w:tcPr>
            <w:tcW w:w="1445" w:type="dxa"/>
          </w:tcPr>
          <w:p w14:paraId="53A9D4DE" w14:textId="77777777" w:rsidR="00623D2A" w:rsidRPr="00981FDE" w:rsidRDefault="00623D2A" w:rsidP="00623D2A">
            <w:pPr>
              <w:pStyle w:val="CellBodyCentered"/>
              <w:rPr>
                <w:color w:val="auto"/>
                <w:lang w:val="en-GB"/>
              </w:rPr>
            </w:pPr>
            <w:r w:rsidRPr="00981FDE">
              <w:rPr>
                <w:color w:val="auto"/>
                <w:lang w:val="en-GB"/>
              </w:rPr>
              <w:t>PBT</w:t>
            </w:r>
          </w:p>
        </w:tc>
        <w:tc>
          <w:tcPr>
            <w:tcW w:w="6030" w:type="dxa"/>
          </w:tcPr>
          <w:p w14:paraId="35581A8C" w14:textId="77777777" w:rsidR="00623D2A" w:rsidRPr="00981FDE" w:rsidRDefault="00623D2A" w:rsidP="00623D2A">
            <w:pPr>
              <w:pStyle w:val="CellBody"/>
              <w:rPr>
                <w:color w:val="auto"/>
                <w:lang w:val="en-GB"/>
              </w:rPr>
            </w:pPr>
            <w:r w:rsidRPr="00981FDE">
              <w:rPr>
                <w:color w:val="auto"/>
                <w:lang w:val="en-GB"/>
              </w:rPr>
              <w:t>Butane</w:t>
            </w:r>
          </w:p>
        </w:tc>
      </w:tr>
      <w:tr w:rsidR="00623D2A" w:rsidRPr="00981FDE" w14:paraId="1F33C2E3" w14:textId="77777777" w:rsidTr="00DD7D76">
        <w:trPr>
          <w:trHeight w:val="20"/>
        </w:trPr>
        <w:tc>
          <w:tcPr>
            <w:tcW w:w="1445" w:type="dxa"/>
          </w:tcPr>
          <w:p w14:paraId="500B89E8" w14:textId="77777777" w:rsidR="00623D2A" w:rsidRPr="00981FDE" w:rsidRDefault="00623D2A" w:rsidP="00623D2A">
            <w:pPr>
              <w:pStyle w:val="CellBodyCentered"/>
              <w:rPr>
                <w:color w:val="auto"/>
                <w:lang w:val="en-GB"/>
              </w:rPr>
            </w:pPr>
            <w:r w:rsidRPr="00981FDE">
              <w:rPr>
                <w:color w:val="auto"/>
                <w:lang w:val="en-GB"/>
              </w:rPr>
              <w:t>PE</w:t>
            </w:r>
          </w:p>
        </w:tc>
        <w:tc>
          <w:tcPr>
            <w:tcW w:w="6030" w:type="dxa"/>
          </w:tcPr>
          <w:p w14:paraId="65B656FB" w14:textId="77777777" w:rsidR="00623D2A" w:rsidRPr="00981FDE" w:rsidRDefault="00623D2A" w:rsidP="00623D2A">
            <w:pPr>
              <w:pStyle w:val="CellBody"/>
              <w:rPr>
                <w:color w:val="auto"/>
                <w:lang w:val="en-GB"/>
              </w:rPr>
            </w:pPr>
            <w:r w:rsidRPr="00981FDE">
              <w:rPr>
                <w:color w:val="auto"/>
                <w:lang w:val="en-GB"/>
              </w:rPr>
              <w:t>Ethane</w:t>
            </w:r>
          </w:p>
        </w:tc>
      </w:tr>
      <w:tr w:rsidR="00623D2A" w:rsidRPr="00981FDE" w14:paraId="35B46A3B" w14:textId="77777777" w:rsidTr="00DD7D76">
        <w:trPr>
          <w:trHeight w:val="20"/>
        </w:trPr>
        <w:tc>
          <w:tcPr>
            <w:tcW w:w="1445" w:type="dxa"/>
          </w:tcPr>
          <w:p w14:paraId="1FC840EE" w14:textId="77777777" w:rsidR="00623D2A" w:rsidRPr="00981FDE" w:rsidRDefault="00623D2A" w:rsidP="00623D2A">
            <w:pPr>
              <w:pStyle w:val="CellBodyCentered"/>
              <w:rPr>
                <w:color w:val="auto"/>
                <w:lang w:val="en-GB"/>
              </w:rPr>
            </w:pPr>
            <w:r w:rsidRPr="00981FDE">
              <w:rPr>
                <w:color w:val="auto"/>
                <w:lang w:val="en-GB"/>
              </w:rPr>
              <w:t>PGC</w:t>
            </w:r>
          </w:p>
        </w:tc>
        <w:tc>
          <w:tcPr>
            <w:tcW w:w="6030" w:type="dxa"/>
          </w:tcPr>
          <w:p w14:paraId="606FA25B" w14:textId="77777777" w:rsidR="00623D2A" w:rsidRPr="00981FDE" w:rsidRDefault="00623D2A" w:rsidP="00623D2A">
            <w:pPr>
              <w:pStyle w:val="CellBody"/>
              <w:rPr>
                <w:color w:val="auto"/>
                <w:lang w:val="en-GB"/>
              </w:rPr>
            </w:pPr>
            <w:r w:rsidRPr="00981FDE">
              <w:rPr>
                <w:color w:val="auto"/>
                <w:lang w:val="en-GB"/>
              </w:rPr>
              <w:t>Gas Condensate</w:t>
            </w:r>
          </w:p>
        </w:tc>
      </w:tr>
      <w:tr w:rsidR="00623D2A" w:rsidRPr="00981FDE" w14:paraId="01117269" w14:textId="77777777" w:rsidTr="00DD7D76">
        <w:trPr>
          <w:trHeight w:val="20"/>
        </w:trPr>
        <w:tc>
          <w:tcPr>
            <w:tcW w:w="1445" w:type="dxa"/>
          </w:tcPr>
          <w:p w14:paraId="655C25DC" w14:textId="77777777" w:rsidR="00623D2A" w:rsidRPr="00981FDE" w:rsidRDefault="00623D2A" w:rsidP="00623D2A">
            <w:pPr>
              <w:pStyle w:val="CellBodyCentered"/>
              <w:rPr>
                <w:color w:val="auto"/>
                <w:lang w:val="en-GB"/>
              </w:rPr>
            </w:pPr>
            <w:r w:rsidRPr="00981FDE">
              <w:rPr>
                <w:color w:val="auto"/>
                <w:lang w:val="en-GB"/>
              </w:rPr>
              <w:t>PHC</w:t>
            </w:r>
          </w:p>
        </w:tc>
        <w:tc>
          <w:tcPr>
            <w:tcW w:w="6030" w:type="dxa"/>
          </w:tcPr>
          <w:p w14:paraId="1B254D41" w14:textId="77777777" w:rsidR="00623D2A" w:rsidRPr="00981FDE" w:rsidRDefault="00623D2A" w:rsidP="00623D2A">
            <w:pPr>
              <w:pStyle w:val="CellBody"/>
              <w:rPr>
                <w:color w:val="auto"/>
                <w:lang w:val="en-GB"/>
              </w:rPr>
            </w:pPr>
            <w:r w:rsidRPr="00981FDE">
              <w:rPr>
                <w:color w:val="auto"/>
                <w:lang w:val="en-GB"/>
              </w:rPr>
              <w:t>Process Hydrocarbons</w:t>
            </w:r>
          </w:p>
        </w:tc>
      </w:tr>
      <w:tr w:rsidR="00623D2A" w:rsidRPr="00981FDE" w14:paraId="6972180E" w14:textId="77777777" w:rsidTr="00DD7D76">
        <w:trPr>
          <w:trHeight w:val="20"/>
        </w:trPr>
        <w:tc>
          <w:tcPr>
            <w:tcW w:w="1445" w:type="dxa"/>
          </w:tcPr>
          <w:p w14:paraId="155ED7AD" w14:textId="77777777" w:rsidR="00623D2A" w:rsidRPr="00981FDE" w:rsidRDefault="00623D2A" w:rsidP="00623D2A">
            <w:pPr>
              <w:pStyle w:val="CellBodyCentered"/>
              <w:rPr>
                <w:color w:val="auto"/>
                <w:lang w:val="en-GB"/>
              </w:rPr>
            </w:pPr>
            <w:r w:rsidRPr="00981FDE">
              <w:rPr>
                <w:color w:val="auto"/>
                <w:lang w:val="en-GB"/>
              </w:rPr>
              <w:t>PL</w:t>
            </w:r>
          </w:p>
        </w:tc>
        <w:tc>
          <w:tcPr>
            <w:tcW w:w="6030" w:type="dxa"/>
          </w:tcPr>
          <w:p w14:paraId="7284BDCB" w14:textId="77777777" w:rsidR="00623D2A" w:rsidRPr="00981FDE" w:rsidRDefault="00623D2A" w:rsidP="00623D2A">
            <w:pPr>
              <w:pStyle w:val="CellBody"/>
              <w:rPr>
                <w:color w:val="auto"/>
                <w:lang w:val="en-GB"/>
              </w:rPr>
            </w:pPr>
            <w:r w:rsidRPr="00981FDE">
              <w:rPr>
                <w:color w:val="auto"/>
                <w:lang w:val="en-GB"/>
              </w:rPr>
              <w:t>Lube Oil</w:t>
            </w:r>
          </w:p>
        </w:tc>
      </w:tr>
      <w:tr w:rsidR="00623D2A" w:rsidRPr="00981FDE" w14:paraId="1C571B99" w14:textId="77777777" w:rsidTr="00DD7D76">
        <w:trPr>
          <w:trHeight w:val="20"/>
        </w:trPr>
        <w:tc>
          <w:tcPr>
            <w:tcW w:w="1445" w:type="dxa"/>
          </w:tcPr>
          <w:p w14:paraId="5911CAB1" w14:textId="77777777" w:rsidR="00623D2A" w:rsidRPr="00981FDE" w:rsidRDefault="00623D2A" w:rsidP="00623D2A">
            <w:pPr>
              <w:pStyle w:val="CellBodyCentered"/>
              <w:rPr>
                <w:color w:val="auto"/>
                <w:lang w:val="en-GB"/>
              </w:rPr>
            </w:pPr>
            <w:r w:rsidRPr="00981FDE">
              <w:rPr>
                <w:color w:val="auto"/>
                <w:lang w:val="en-GB"/>
              </w:rPr>
              <w:t>PLM</w:t>
            </w:r>
          </w:p>
        </w:tc>
        <w:tc>
          <w:tcPr>
            <w:tcW w:w="6030" w:type="dxa"/>
          </w:tcPr>
          <w:p w14:paraId="1A99E0F0" w14:textId="77777777" w:rsidR="00623D2A" w:rsidRPr="00981FDE" w:rsidRDefault="00623D2A" w:rsidP="00623D2A">
            <w:pPr>
              <w:pStyle w:val="CellBody"/>
              <w:rPr>
                <w:color w:val="auto"/>
                <w:lang w:val="en-GB"/>
              </w:rPr>
            </w:pPr>
            <w:r w:rsidRPr="00981FDE">
              <w:rPr>
                <w:color w:val="auto"/>
                <w:lang w:val="en-GB"/>
              </w:rPr>
              <w:t>Oil Mist</w:t>
            </w:r>
          </w:p>
        </w:tc>
      </w:tr>
      <w:tr w:rsidR="00623D2A" w:rsidRPr="00981FDE" w14:paraId="0FB20EC0" w14:textId="77777777" w:rsidTr="00DD7D76">
        <w:trPr>
          <w:trHeight w:val="20"/>
        </w:trPr>
        <w:tc>
          <w:tcPr>
            <w:tcW w:w="1445" w:type="dxa"/>
          </w:tcPr>
          <w:p w14:paraId="54CA9033" w14:textId="77777777" w:rsidR="00623D2A" w:rsidRPr="00981FDE" w:rsidRDefault="00623D2A" w:rsidP="00623D2A">
            <w:pPr>
              <w:pStyle w:val="CellBodyCentered"/>
              <w:rPr>
                <w:color w:val="auto"/>
                <w:lang w:val="en-GB"/>
              </w:rPr>
            </w:pPr>
            <w:r w:rsidRPr="00981FDE">
              <w:rPr>
                <w:color w:val="auto"/>
                <w:lang w:val="en-GB"/>
              </w:rPr>
              <w:t>PME</w:t>
            </w:r>
          </w:p>
        </w:tc>
        <w:tc>
          <w:tcPr>
            <w:tcW w:w="6030" w:type="dxa"/>
          </w:tcPr>
          <w:p w14:paraId="7A0AE9A3" w14:textId="77777777" w:rsidR="00623D2A" w:rsidRPr="00981FDE" w:rsidRDefault="00623D2A" w:rsidP="00623D2A">
            <w:pPr>
              <w:pStyle w:val="CellBody"/>
              <w:rPr>
                <w:color w:val="auto"/>
                <w:lang w:val="en-GB"/>
              </w:rPr>
            </w:pPr>
            <w:r w:rsidRPr="00981FDE">
              <w:rPr>
                <w:color w:val="auto"/>
                <w:lang w:val="en-GB"/>
              </w:rPr>
              <w:t>Methane (Dry Gas)</w:t>
            </w:r>
          </w:p>
        </w:tc>
      </w:tr>
      <w:tr w:rsidR="00623D2A" w:rsidRPr="00981FDE" w14:paraId="302DA989" w14:textId="77777777" w:rsidTr="00DD7D76">
        <w:trPr>
          <w:trHeight w:val="20"/>
        </w:trPr>
        <w:tc>
          <w:tcPr>
            <w:tcW w:w="1445" w:type="dxa"/>
          </w:tcPr>
          <w:p w14:paraId="3CEC8B08" w14:textId="77777777" w:rsidR="00623D2A" w:rsidRPr="00981FDE" w:rsidRDefault="00623D2A" w:rsidP="00623D2A">
            <w:pPr>
              <w:pStyle w:val="CellBodyCentered"/>
              <w:rPr>
                <w:color w:val="auto"/>
                <w:lang w:val="en-GB"/>
              </w:rPr>
            </w:pPr>
            <w:r w:rsidRPr="00981FDE">
              <w:rPr>
                <w:color w:val="auto"/>
                <w:lang w:val="en-GB"/>
              </w:rPr>
              <w:t>PP</w:t>
            </w:r>
          </w:p>
        </w:tc>
        <w:tc>
          <w:tcPr>
            <w:tcW w:w="6030" w:type="dxa"/>
          </w:tcPr>
          <w:p w14:paraId="599E7CFC" w14:textId="77777777" w:rsidR="00623D2A" w:rsidRPr="00981FDE" w:rsidRDefault="00623D2A" w:rsidP="00623D2A">
            <w:pPr>
              <w:pStyle w:val="CellBody"/>
              <w:rPr>
                <w:color w:val="auto"/>
                <w:lang w:val="en-GB"/>
              </w:rPr>
            </w:pPr>
            <w:r w:rsidRPr="00981FDE">
              <w:rPr>
                <w:color w:val="auto"/>
                <w:lang w:val="en-GB"/>
              </w:rPr>
              <w:t>Propane</w:t>
            </w:r>
          </w:p>
        </w:tc>
      </w:tr>
      <w:tr w:rsidR="00623D2A" w:rsidRPr="00981FDE" w14:paraId="3A9882F1" w14:textId="77777777" w:rsidTr="00DD7D76">
        <w:trPr>
          <w:trHeight w:val="20"/>
        </w:trPr>
        <w:tc>
          <w:tcPr>
            <w:tcW w:w="1445" w:type="dxa"/>
          </w:tcPr>
          <w:p w14:paraId="62CDCC60" w14:textId="77777777" w:rsidR="00623D2A" w:rsidRPr="00981FDE" w:rsidRDefault="00623D2A" w:rsidP="00623D2A">
            <w:pPr>
              <w:pStyle w:val="CellBodyCentered"/>
              <w:rPr>
                <w:color w:val="auto"/>
                <w:lang w:val="en-GB"/>
              </w:rPr>
            </w:pPr>
            <w:r w:rsidRPr="00981FDE">
              <w:rPr>
                <w:color w:val="auto"/>
                <w:lang w:val="en-GB"/>
              </w:rPr>
              <w:t>PSE</w:t>
            </w:r>
          </w:p>
        </w:tc>
        <w:tc>
          <w:tcPr>
            <w:tcW w:w="6030" w:type="dxa"/>
          </w:tcPr>
          <w:p w14:paraId="0C267664" w14:textId="77777777" w:rsidR="00623D2A" w:rsidRPr="00981FDE" w:rsidRDefault="00623D2A" w:rsidP="00623D2A">
            <w:pPr>
              <w:pStyle w:val="CellBody"/>
              <w:rPr>
                <w:color w:val="auto"/>
                <w:lang w:val="en-GB"/>
              </w:rPr>
            </w:pPr>
            <w:r w:rsidRPr="00981FDE">
              <w:rPr>
                <w:color w:val="auto"/>
                <w:lang w:val="en-GB"/>
              </w:rPr>
              <w:t>Solvent Extract</w:t>
            </w:r>
          </w:p>
        </w:tc>
      </w:tr>
      <w:tr w:rsidR="00623D2A" w:rsidRPr="00981FDE" w14:paraId="7E3E1A3C" w14:textId="77777777" w:rsidTr="00DD7D76">
        <w:trPr>
          <w:trHeight w:val="20"/>
        </w:trPr>
        <w:tc>
          <w:tcPr>
            <w:tcW w:w="1445" w:type="dxa"/>
          </w:tcPr>
          <w:p w14:paraId="5D0B6C89" w14:textId="23D9656C" w:rsidR="00623D2A" w:rsidRPr="00981FDE" w:rsidRDefault="00623D2A" w:rsidP="00623D2A">
            <w:pPr>
              <w:pStyle w:val="CellBodyCentered"/>
              <w:rPr>
                <w:color w:val="auto"/>
                <w:lang w:val="en-GB"/>
              </w:rPr>
            </w:pPr>
            <w:ins w:id="4416" w:author="Zhunisbayev, Olzhasbek A [Bolashak Atyrau Limited]" w:date="2022-06-07T18:58:00Z">
              <w:r>
                <w:rPr>
                  <w:color w:val="auto"/>
                  <w:lang w:val="en-GB"/>
                </w:rPr>
                <w:t>RFG</w:t>
              </w:r>
            </w:ins>
          </w:p>
        </w:tc>
        <w:tc>
          <w:tcPr>
            <w:tcW w:w="6030" w:type="dxa"/>
          </w:tcPr>
          <w:p w14:paraId="1A4FB0CB" w14:textId="6614B221" w:rsidR="00623D2A" w:rsidRPr="00981FDE" w:rsidRDefault="00623D2A" w:rsidP="00623D2A">
            <w:pPr>
              <w:pStyle w:val="CellBody"/>
              <w:rPr>
                <w:color w:val="auto"/>
                <w:lang w:val="en-GB"/>
              </w:rPr>
            </w:pPr>
            <w:ins w:id="4417" w:author="Zhunisbayev, Olzhasbek A [Bolashak Atyrau Limited]" w:date="2022-06-07T18:58:00Z">
              <w:r>
                <w:rPr>
                  <w:color w:val="auto"/>
                  <w:lang w:val="en-GB"/>
                </w:rPr>
                <w:t>Refrigerant</w:t>
              </w:r>
            </w:ins>
          </w:p>
        </w:tc>
      </w:tr>
      <w:tr w:rsidR="00623D2A" w:rsidRPr="00981FDE" w14:paraId="54818339" w14:textId="77777777" w:rsidTr="00DD7D76">
        <w:trPr>
          <w:trHeight w:val="20"/>
        </w:trPr>
        <w:tc>
          <w:tcPr>
            <w:tcW w:w="1445" w:type="dxa"/>
          </w:tcPr>
          <w:p w14:paraId="07E41C44" w14:textId="77777777" w:rsidR="00623D2A" w:rsidRPr="00981FDE" w:rsidRDefault="00623D2A" w:rsidP="00623D2A">
            <w:pPr>
              <w:pStyle w:val="CellBodyCentered"/>
              <w:rPr>
                <w:color w:val="auto"/>
                <w:lang w:val="en-GB"/>
              </w:rPr>
            </w:pPr>
            <w:r w:rsidRPr="00981FDE">
              <w:rPr>
                <w:color w:val="auto"/>
                <w:lang w:val="en-GB"/>
              </w:rPr>
              <w:t>SG</w:t>
            </w:r>
          </w:p>
        </w:tc>
        <w:tc>
          <w:tcPr>
            <w:tcW w:w="6030" w:type="dxa"/>
          </w:tcPr>
          <w:p w14:paraId="551CFF78" w14:textId="77777777" w:rsidR="00623D2A" w:rsidRPr="00981FDE" w:rsidRDefault="00623D2A" w:rsidP="00623D2A">
            <w:pPr>
              <w:pStyle w:val="CellBody"/>
              <w:rPr>
                <w:color w:val="auto"/>
                <w:lang w:val="en-GB"/>
              </w:rPr>
            </w:pPr>
            <w:r w:rsidRPr="00981FDE">
              <w:rPr>
                <w:color w:val="auto"/>
                <w:lang w:val="en-GB"/>
              </w:rPr>
              <w:t>Seal Gas</w:t>
            </w:r>
          </w:p>
        </w:tc>
      </w:tr>
      <w:tr w:rsidR="00623D2A" w:rsidRPr="00981FDE" w14:paraId="75356AF7" w14:textId="77777777" w:rsidTr="00DD7D76">
        <w:trPr>
          <w:trHeight w:val="20"/>
        </w:trPr>
        <w:tc>
          <w:tcPr>
            <w:tcW w:w="1445" w:type="dxa"/>
          </w:tcPr>
          <w:p w14:paraId="0793F960" w14:textId="77777777" w:rsidR="00623D2A" w:rsidRPr="00981FDE" w:rsidRDefault="00623D2A" w:rsidP="00623D2A">
            <w:pPr>
              <w:pStyle w:val="CellBodyCentered"/>
              <w:rPr>
                <w:color w:val="auto"/>
                <w:lang w:val="en-GB"/>
              </w:rPr>
            </w:pPr>
            <w:r w:rsidRPr="00981FDE">
              <w:rPr>
                <w:color w:val="auto"/>
                <w:lang w:val="en-GB"/>
              </w:rPr>
              <w:t>SH</w:t>
            </w:r>
          </w:p>
        </w:tc>
        <w:tc>
          <w:tcPr>
            <w:tcW w:w="6030" w:type="dxa"/>
          </w:tcPr>
          <w:p w14:paraId="52D29F48" w14:textId="2E4796F2" w:rsidR="00623D2A" w:rsidRPr="00981FDE" w:rsidRDefault="00623D2A" w:rsidP="00623D2A">
            <w:pPr>
              <w:pStyle w:val="CellBody"/>
              <w:rPr>
                <w:color w:val="auto"/>
                <w:lang w:val="en-GB"/>
              </w:rPr>
            </w:pPr>
            <w:r w:rsidRPr="00981FDE">
              <w:rPr>
                <w:color w:val="auto"/>
                <w:lang w:val="en-GB"/>
              </w:rPr>
              <w:t xml:space="preserve">Steam </w:t>
            </w:r>
            <w:r w:rsidR="005A1ACD" w:rsidRPr="00981FDE">
              <w:rPr>
                <w:color w:val="auto"/>
                <w:lang w:val="en-GB"/>
              </w:rPr>
              <w:t>- High</w:t>
            </w:r>
            <w:r w:rsidRPr="00981FDE">
              <w:rPr>
                <w:color w:val="auto"/>
                <w:lang w:val="en-GB"/>
              </w:rPr>
              <w:t xml:space="preserve"> Pressure</w:t>
            </w:r>
          </w:p>
        </w:tc>
      </w:tr>
      <w:tr w:rsidR="00623D2A" w:rsidRPr="00981FDE" w14:paraId="5FABF132" w14:textId="77777777" w:rsidTr="00DD7D76">
        <w:trPr>
          <w:trHeight w:val="20"/>
        </w:trPr>
        <w:tc>
          <w:tcPr>
            <w:tcW w:w="1445" w:type="dxa"/>
          </w:tcPr>
          <w:p w14:paraId="1D556F75" w14:textId="77777777" w:rsidR="00623D2A" w:rsidRPr="00981FDE" w:rsidRDefault="00623D2A" w:rsidP="00623D2A">
            <w:pPr>
              <w:pStyle w:val="CellBodyCentered"/>
              <w:rPr>
                <w:color w:val="auto"/>
                <w:lang w:val="en-GB"/>
              </w:rPr>
            </w:pPr>
            <w:r w:rsidRPr="00981FDE">
              <w:rPr>
                <w:color w:val="auto"/>
                <w:lang w:val="en-GB"/>
              </w:rPr>
              <w:t>SHM</w:t>
            </w:r>
          </w:p>
        </w:tc>
        <w:tc>
          <w:tcPr>
            <w:tcW w:w="6030" w:type="dxa"/>
          </w:tcPr>
          <w:p w14:paraId="71A19A5E" w14:textId="77777777" w:rsidR="00623D2A" w:rsidRPr="00981FDE" w:rsidRDefault="00623D2A" w:rsidP="00623D2A">
            <w:pPr>
              <w:pStyle w:val="CellBody"/>
              <w:rPr>
                <w:color w:val="auto"/>
                <w:lang w:val="en-GB"/>
              </w:rPr>
            </w:pPr>
            <w:r w:rsidRPr="00981FDE">
              <w:rPr>
                <w:color w:val="auto"/>
                <w:lang w:val="en-GB"/>
              </w:rPr>
              <w:t>Steam – High Medium Pressure (Sulphur Only)</w:t>
            </w:r>
          </w:p>
        </w:tc>
      </w:tr>
      <w:tr w:rsidR="00623D2A" w:rsidRPr="00981FDE" w14:paraId="16ADBA7D" w14:textId="77777777" w:rsidTr="00DD7D76">
        <w:trPr>
          <w:trHeight w:val="20"/>
        </w:trPr>
        <w:tc>
          <w:tcPr>
            <w:tcW w:w="1445" w:type="dxa"/>
          </w:tcPr>
          <w:p w14:paraId="6250FE7A" w14:textId="77777777" w:rsidR="00623D2A" w:rsidRPr="00981FDE" w:rsidRDefault="00623D2A" w:rsidP="00623D2A">
            <w:pPr>
              <w:pStyle w:val="CellBodyCentered"/>
              <w:rPr>
                <w:color w:val="auto"/>
                <w:lang w:val="en-GB"/>
              </w:rPr>
            </w:pPr>
            <w:r w:rsidRPr="00981FDE">
              <w:rPr>
                <w:color w:val="auto"/>
                <w:lang w:val="en-GB"/>
              </w:rPr>
              <w:t>SI</w:t>
            </w:r>
          </w:p>
        </w:tc>
        <w:tc>
          <w:tcPr>
            <w:tcW w:w="6030" w:type="dxa"/>
          </w:tcPr>
          <w:p w14:paraId="583F7D10" w14:textId="3607EC76" w:rsidR="00623D2A" w:rsidRPr="00981FDE" w:rsidRDefault="00623D2A" w:rsidP="00623D2A">
            <w:pPr>
              <w:pStyle w:val="CellBody"/>
              <w:rPr>
                <w:color w:val="auto"/>
                <w:lang w:val="en-GB"/>
              </w:rPr>
            </w:pPr>
            <w:r w:rsidRPr="00981FDE">
              <w:rPr>
                <w:color w:val="auto"/>
                <w:lang w:val="en-GB"/>
              </w:rPr>
              <w:t xml:space="preserve">Steam </w:t>
            </w:r>
            <w:r w:rsidR="005A1ACD" w:rsidRPr="00981FDE">
              <w:rPr>
                <w:color w:val="auto"/>
                <w:lang w:val="en-GB"/>
              </w:rPr>
              <w:t>- Intermediate</w:t>
            </w:r>
            <w:r w:rsidRPr="00981FDE">
              <w:rPr>
                <w:color w:val="auto"/>
                <w:lang w:val="en-GB"/>
              </w:rPr>
              <w:t xml:space="preserve"> Pressure </w:t>
            </w:r>
          </w:p>
        </w:tc>
      </w:tr>
      <w:tr w:rsidR="00623D2A" w:rsidRPr="00981FDE" w14:paraId="59EB8F1E" w14:textId="77777777" w:rsidTr="00DD7D76">
        <w:trPr>
          <w:trHeight w:val="20"/>
        </w:trPr>
        <w:tc>
          <w:tcPr>
            <w:tcW w:w="1445" w:type="dxa"/>
          </w:tcPr>
          <w:p w14:paraId="21D80190" w14:textId="77777777" w:rsidR="00623D2A" w:rsidRPr="00981FDE" w:rsidRDefault="00623D2A" w:rsidP="00623D2A">
            <w:pPr>
              <w:pStyle w:val="CellBodyCentered"/>
              <w:rPr>
                <w:color w:val="auto"/>
                <w:lang w:val="en-GB"/>
              </w:rPr>
            </w:pPr>
            <w:r w:rsidRPr="00981FDE">
              <w:rPr>
                <w:color w:val="auto"/>
                <w:lang w:val="en-GB"/>
              </w:rPr>
              <w:t>SL</w:t>
            </w:r>
          </w:p>
        </w:tc>
        <w:tc>
          <w:tcPr>
            <w:tcW w:w="6030" w:type="dxa"/>
          </w:tcPr>
          <w:p w14:paraId="76C0B4F8" w14:textId="0DE6DA66" w:rsidR="00623D2A" w:rsidRPr="00981FDE" w:rsidRDefault="00623D2A" w:rsidP="00623D2A">
            <w:pPr>
              <w:pStyle w:val="CellBody"/>
              <w:rPr>
                <w:color w:val="auto"/>
                <w:lang w:val="en-GB"/>
              </w:rPr>
            </w:pPr>
            <w:r w:rsidRPr="00981FDE">
              <w:rPr>
                <w:color w:val="auto"/>
                <w:lang w:val="en-GB"/>
              </w:rPr>
              <w:t xml:space="preserve">Steam </w:t>
            </w:r>
            <w:r w:rsidR="005A1ACD" w:rsidRPr="00981FDE">
              <w:rPr>
                <w:color w:val="auto"/>
                <w:lang w:val="en-GB"/>
              </w:rPr>
              <w:t>- Low</w:t>
            </w:r>
            <w:r w:rsidRPr="00981FDE">
              <w:rPr>
                <w:color w:val="auto"/>
                <w:lang w:val="en-GB"/>
              </w:rPr>
              <w:t xml:space="preserve"> Pressure</w:t>
            </w:r>
          </w:p>
        </w:tc>
      </w:tr>
      <w:tr w:rsidR="00623D2A" w:rsidRPr="00981FDE" w14:paraId="786AA918" w14:textId="77777777" w:rsidTr="00DD7D76">
        <w:trPr>
          <w:trHeight w:val="20"/>
        </w:trPr>
        <w:tc>
          <w:tcPr>
            <w:tcW w:w="1445" w:type="dxa"/>
          </w:tcPr>
          <w:p w14:paraId="3CDE6A02" w14:textId="77777777" w:rsidR="00623D2A" w:rsidRPr="00981FDE" w:rsidRDefault="00623D2A" w:rsidP="00623D2A">
            <w:pPr>
              <w:pStyle w:val="CellBodyCentered"/>
              <w:rPr>
                <w:color w:val="auto"/>
                <w:lang w:val="en-GB"/>
              </w:rPr>
            </w:pPr>
            <w:r w:rsidRPr="00981FDE">
              <w:rPr>
                <w:color w:val="auto"/>
                <w:lang w:val="en-GB"/>
              </w:rPr>
              <w:t>SLL</w:t>
            </w:r>
          </w:p>
        </w:tc>
        <w:tc>
          <w:tcPr>
            <w:tcW w:w="6030" w:type="dxa"/>
          </w:tcPr>
          <w:p w14:paraId="3B95AF16" w14:textId="77777777" w:rsidR="00623D2A" w:rsidRPr="00981FDE" w:rsidRDefault="00623D2A" w:rsidP="00623D2A">
            <w:pPr>
              <w:pStyle w:val="CellBody"/>
              <w:rPr>
                <w:color w:val="auto"/>
                <w:lang w:val="en-GB"/>
              </w:rPr>
            </w:pPr>
            <w:r w:rsidRPr="00981FDE">
              <w:rPr>
                <w:color w:val="auto"/>
                <w:lang w:val="en-GB"/>
              </w:rPr>
              <w:t xml:space="preserve">Steam – Low Low Pressure </w:t>
            </w:r>
          </w:p>
        </w:tc>
      </w:tr>
      <w:tr w:rsidR="00623D2A" w:rsidRPr="00981FDE" w14:paraId="2F9E752E" w14:textId="77777777" w:rsidTr="00DD7D76">
        <w:trPr>
          <w:trHeight w:val="20"/>
        </w:trPr>
        <w:tc>
          <w:tcPr>
            <w:tcW w:w="1445" w:type="dxa"/>
          </w:tcPr>
          <w:p w14:paraId="2EE5F036" w14:textId="77777777" w:rsidR="00623D2A" w:rsidRPr="00981FDE" w:rsidRDefault="00623D2A" w:rsidP="00623D2A">
            <w:pPr>
              <w:pStyle w:val="CellBodyCentered"/>
              <w:rPr>
                <w:color w:val="auto"/>
                <w:lang w:val="en-GB"/>
              </w:rPr>
            </w:pPr>
            <w:r w:rsidRPr="00981FDE">
              <w:rPr>
                <w:color w:val="auto"/>
                <w:lang w:val="en-GB"/>
              </w:rPr>
              <w:t>SM</w:t>
            </w:r>
          </w:p>
        </w:tc>
        <w:tc>
          <w:tcPr>
            <w:tcW w:w="6030" w:type="dxa"/>
          </w:tcPr>
          <w:p w14:paraId="463D1013" w14:textId="3080CFD0" w:rsidR="00623D2A" w:rsidRPr="00981FDE" w:rsidRDefault="00623D2A" w:rsidP="00623D2A">
            <w:pPr>
              <w:pStyle w:val="CellBody"/>
              <w:rPr>
                <w:color w:val="auto"/>
                <w:lang w:val="en-GB"/>
              </w:rPr>
            </w:pPr>
            <w:r w:rsidRPr="00981FDE">
              <w:rPr>
                <w:color w:val="auto"/>
                <w:lang w:val="en-GB"/>
              </w:rPr>
              <w:t xml:space="preserve">Steam </w:t>
            </w:r>
            <w:r w:rsidR="005A1ACD" w:rsidRPr="00981FDE">
              <w:rPr>
                <w:color w:val="auto"/>
                <w:lang w:val="en-GB"/>
              </w:rPr>
              <w:t>- Medium</w:t>
            </w:r>
            <w:r w:rsidRPr="00981FDE">
              <w:rPr>
                <w:color w:val="auto"/>
                <w:lang w:val="en-GB"/>
              </w:rPr>
              <w:t xml:space="preserve"> Pressure</w:t>
            </w:r>
          </w:p>
        </w:tc>
      </w:tr>
      <w:tr w:rsidR="00623D2A" w:rsidRPr="00981FDE" w14:paraId="700F849C" w14:textId="77777777" w:rsidTr="00DD7D76">
        <w:trPr>
          <w:trHeight w:val="20"/>
        </w:trPr>
        <w:tc>
          <w:tcPr>
            <w:tcW w:w="1445" w:type="dxa"/>
          </w:tcPr>
          <w:p w14:paraId="6D023C1A" w14:textId="77777777" w:rsidR="00623D2A" w:rsidRPr="00981FDE" w:rsidRDefault="00623D2A" w:rsidP="00623D2A">
            <w:pPr>
              <w:pStyle w:val="CellBodyCentered"/>
              <w:rPr>
                <w:color w:val="auto"/>
                <w:lang w:val="en-GB"/>
              </w:rPr>
            </w:pPr>
            <w:r w:rsidRPr="00981FDE">
              <w:rPr>
                <w:color w:val="auto"/>
                <w:lang w:val="en-GB"/>
              </w:rPr>
              <w:t>SR</w:t>
            </w:r>
          </w:p>
        </w:tc>
        <w:tc>
          <w:tcPr>
            <w:tcW w:w="6030" w:type="dxa"/>
          </w:tcPr>
          <w:p w14:paraId="09C89BD9" w14:textId="77777777" w:rsidR="00623D2A" w:rsidRPr="00981FDE" w:rsidRDefault="00623D2A" w:rsidP="00623D2A">
            <w:pPr>
              <w:pStyle w:val="CellBody"/>
              <w:rPr>
                <w:color w:val="auto"/>
                <w:lang w:val="en-GB"/>
              </w:rPr>
            </w:pPr>
            <w:r w:rsidRPr="00981FDE">
              <w:rPr>
                <w:color w:val="auto"/>
                <w:lang w:val="en-GB"/>
              </w:rPr>
              <w:t xml:space="preserve">Steam Reduced Pressure </w:t>
            </w:r>
          </w:p>
        </w:tc>
      </w:tr>
      <w:tr w:rsidR="00623D2A" w:rsidRPr="00981FDE" w14:paraId="6B981095" w14:textId="77777777" w:rsidTr="00DD7D76">
        <w:trPr>
          <w:trHeight w:val="20"/>
        </w:trPr>
        <w:tc>
          <w:tcPr>
            <w:tcW w:w="1445" w:type="dxa"/>
          </w:tcPr>
          <w:p w14:paraId="1E5F3807" w14:textId="77777777" w:rsidR="00623D2A" w:rsidRPr="00981FDE" w:rsidRDefault="00623D2A" w:rsidP="00623D2A">
            <w:pPr>
              <w:pStyle w:val="CellBodyCentered"/>
              <w:rPr>
                <w:color w:val="auto"/>
                <w:lang w:val="en-GB"/>
              </w:rPr>
            </w:pPr>
            <w:r w:rsidRPr="00981FDE">
              <w:rPr>
                <w:color w:val="auto"/>
                <w:lang w:val="en-GB"/>
              </w:rPr>
              <w:t>ST</w:t>
            </w:r>
          </w:p>
        </w:tc>
        <w:tc>
          <w:tcPr>
            <w:tcW w:w="6030" w:type="dxa"/>
          </w:tcPr>
          <w:p w14:paraId="45F538FD" w14:textId="77777777" w:rsidR="00623D2A" w:rsidRPr="00981FDE" w:rsidRDefault="00623D2A" w:rsidP="00623D2A">
            <w:pPr>
              <w:pStyle w:val="CellBody"/>
              <w:rPr>
                <w:color w:val="auto"/>
                <w:lang w:val="en-GB"/>
              </w:rPr>
            </w:pPr>
            <w:r w:rsidRPr="00981FDE">
              <w:rPr>
                <w:color w:val="auto"/>
                <w:lang w:val="en-GB"/>
              </w:rPr>
              <w:t>Steam Tracer</w:t>
            </w:r>
          </w:p>
        </w:tc>
      </w:tr>
      <w:tr w:rsidR="00623D2A" w:rsidRPr="00981FDE" w14:paraId="39ABF802" w14:textId="77777777" w:rsidTr="00DD7D76">
        <w:trPr>
          <w:trHeight w:val="20"/>
        </w:trPr>
        <w:tc>
          <w:tcPr>
            <w:tcW w:w="1445" w:type="dxa"/>
          </w:tcPr>
          <w:p w14:paraId="43C119B1" w14:textId="77777777" w:rsidR="00623D2A" w:rsidRPr="00981FDE" w:rsidRDefault="00623D2A" w:rsidP="00623D2A">
            <w:pPr>
              <w:pStyle w:val="CellBodyCentered"/>
              <w:rPr>
                <w:color w:val="auto"/>
                <w:lang w:val="en-GB"/>
              </w:rPr>
            </w:pPr>
            <w:r w:rsidRPr="00981FDE">
              <w:rPr>
                <w:color w:val="auto"/>
                <w:lang w:val="en-GB"/>
              </w:rPr>
              <w:lastRenderedPageBreak/>
              <w:t>SVL</w:t>
            </w:r>
          </w:p>
        </w:tc>
        <w:tc>
          <w:tcPr>
            <w:tcW w:w="6030" w:type="dxa"/>
          </w:tcPr>
          <w:p w14:paraId="620374FD" w14:textId="77777777" w:rsidR="00623D2A" w:rsidRPr="00981FDE" w:rsidRDefault="00623D2A" w:rsidP="00623D2A">
            <w:pPr>
              <w:pStyle w:val="CellBody"/>
              <w:rPr>
                <w:color w:val="auto"/>
                <w:lang w:val="en-GB"/>
              </w:rPr>
            </w:pPr>
            <w:r w:rsidRPr="00981FDE">
              <w:rPr>
                <w:color w:val="auto"/>
                <w:lang w:val="en-GB"/>
              </w:rPr>
              <w:t xml:space="preserve">Steam Very Low Pressure </w:t>
            </w:r>
          </w:p>
        </w:tc>
      </w:tr>
      <w:tr w:rsidR="00623D2A" w:rsidRPr="00981FDE" w14:paraId="1286BE5B" w14:textId="77777777" w:rsidTr="00DD7D76">
        <w:trPr>
          <w:trHeight w:val="20"/>
        </w:trPr>
        <w:tc>
          <w:tcPr>
            <w:tcW w:w="1445" w:type="dxa"/>
          </w:tcPr>
          <w:p w14:paraId="1556465C" w14:textId="77777777" w:rsidR="00623D2A" w:rsidRPr="00981FDE" w:rsidRDefault="00623D2A" w:rsidP="00623D2A">
            <w:pPr>
              <w:pStyle w:val="CellBodyCentered"/>
              <w:rPr>
                <w:color w:val="auto"/>
                <w:lang w:val="en-GB"/>
              </w:rPr>
            </w:pPr>
            <w:r w:rsidRPr="00981FDE">
              <w:rPr>
                <w:color w:val="auto"/>
                <w:lang w:val="en-GB"/>
              </w:rPr>
              <w:t>T</w:t>
            </w:r>
          </w:p>
        </w:tc>
        <w:tc>
          <w:tcPr>
            <w:tcW w:w="6030" w:type="dxa"/>
          </w:tcPr>
          <w:p w14:paraId="29D604E6" w14:textId="77777777" w:rsidR="00623D2A" w:rsidRPr="00981FDE" w:rsidRDefault="00623D2A" w:rsidP="00623D2A">
            <w:pPr>
              <w:pStyle w:val="CellBody"/>
              <w:rPr>
                <w:color w:val="auto"/>
                <w:lang w:val="en-GB"/>
              </w:rPr>
            </w:pPr>
            <w:r w:rsidRPr="00981FDE">
              <w:rPr>
                <w:color w:val="auto"/>
                <w:lang w:val="en-GB"/>
              </w:rPr>
              <w:t>Condensate Export</w:t>
            </w:r>
          </w:p>
        </w:tc>
      </w:tr>
      <w:tr w:rsidR="00623D2A" w:rsidRPr="00981FDE" w14:paraId="353F8B84" w14:textId="77777777" w:rsidTr="00DD7D76">
        <w:trPr>
          <w:trHeight w:val="20"/>
        </w:trPr>
        <w:tc>
          <w:tcPr>
            <w:tcW w:w="1445" w:type="dxa"/>
          </w:tcPr>
          <w:p w14:paraId="56415185" w14:textId="77777777" w:rsidR="00623D2A" w:rsidRPr="00981FDE" w:rsidRDefault="00623D2A" w:rsidP="00623D2A">
            <w:pPr>
              <w:pStyle w:val="CellBodyCentered"/>
              <w:rPr>
                <w:color w:val="auto"/>
                <w:lang w:val="en-GB"/>
              </w:rPr>
            </w:pPr>
            <w:r w:rsidRPr="00981FDE">
              <w:rPr>
                <w:color w:val="auto"/>
                <w:lang w:val="en-GB"/>
              </w:rPr>
              <w:t>TH</w:t>
            </w:r>
          </w:p>
        </w:tc>
        <w:tc>
          <w:tcPr>
            <w:tcW w:w="6030" w:type="dxa"/>
          </w:tcPr>
          <w:p w14:paraId="22E13874" w14:textId="77777777" w:rsidR="00623D2A" w:rsidRPr="00981FDE" w:rsidRDefault="00623D2A" w:rsidP="00623D2A">
            <w:pPr>
              <w:pStyle w:val="CellBody"/>
              <w:rPr>
                <w:color w:val="auto"/>
                <w:lang w:val="en-GB"/>
              </w:rPr>
            </w:pPr>
            <w:r w:rsidRPr="00981FDE">
              <w:rPr>
                <w:color w:val="auto"/>
                <w:lang w:val="en-GB"/>
              </w:rPr>
              <w:t>Condensate – High Pressure</w:t>
            </w:r>
          </w:p>
        </w:tc>
      </w:tr>
      <w:tr w:rsidR="00623D2A" w:rsidRPr="00981FDE" w14:paraId="5338D097" w14:textId="77777777" w:rsidTr="00DD7D76">
        <w:trPr>
          <w:trHeight w:val="20"/>
        </w:trPr>
        <w:tc>
          <w:tcPr>
            <w:tcW w:w="1445" w:type="dxa"/>
          </w:tcPr>
          <w:p w14:paraId="61D80478" w14:textId="77777777" w:rsidR="00623D2A" w:rsidRPr="00981FDE" w:rsidRDefault="00623D2A" w:rsidP="00623D2A">
            <w:pPr>
              <w:pStyle w:val="CellBodyCentered"/>
              <w:rPr>
                <w:color w:val="auto"/>
                <w:lang w:val="en-GB"/>
              </w:rPr>
            </w:pPr>
            <w:r w:rsidRPr="00981FDE">
              <w:rPr>
                <w:color w:val="auto"/>
                <w:lang w:val="en-GB"/>
              </w:rPr>
              <w:t>THM</w:t>
            </w:r>
          </w:p>
        </w:tc>
        <w:tc>
          <w:tcPr>
            <w:tcW w:w="6030" w:type="dxa"/>
          </w:tcPr>
          <w:p w14:paraId="37304E4E" w14:textId="77777777" w:rsidR="00623D2A" w:rsidRPr="00981FDE" w:rsidRDefault="00623D2A" w:rsidP="00623D2A">
            <w:pPr>
              <w:pStyle w:val="CellBody"/>
              <w:rPr>
                <w:color w:val="auto"/>
                <w:lang w:val="en-GB"/>
              </w:rPr>
            </w:pPr>
            <w:r w:rsidRPr="00981FDE">
              <w:rPr>
                <w:color w:val="auto"/>
                <w:lang w:val="en-GB"/>
              </w:rPr>
              <w:t xml:space="preserve">Condensate – High Medium Press. (Sulphur Only) </w:t>
            </w:r>
          </w:p>
        </w:tc>
      </w:tr>
      <w:tr w:rsidR="00623D2A" w:rsidRPr="00981FDE" w14:paraId="18829A4E" w14:textId="77777777" w:rsidTr="00DD7D76">
        <w:trPr>
          <w:trHeight w:val="20"/>
        </w:trPr>
        <w:tc>
          <w:tcPr>
            <w:tcW w:w="1445" w:type="dxa"/>
          </w:tcPr>
          <w:p w14:paraId="45A70AEB" w14:textId="77777777" w:rsidR="00623D2A" w:rsidRPr="00981FDE" w:rsidRDefault="00623D2A" w:rsidP="00623D2A">
            <w:pPr>
              <w:pStyle w:val="CellBodyCentered"/>
              <w:rPr>
                <w:color w:val="auto"/>
                <w:lang w:val="en-GB"/>
              </w:rPr>
            </w:pPr>
            <w:r w:rsidRPr="00981FDE">
              <w:rPr>
                <w:color w:val="auto"/>
                <w:lang w:val="en-GB"/>
              </w:rPr>
              <w:t>TI</w:t>
            </w:r>
          </w:p>
        </w:tc>
        <w:tc>
          <w:tcPr>
            <w:tcW w:w="6030" w:type="dxa"/>
          </w:tcPr>
          <w:p w14:paraId="345ABFF3" w14:textId="77777777" w:rsidR="00623D2A" w:rsidRPr="00981FDE" w:rsidRDefault="00623D2A" w:rsidP="00623D2A">
            <w:pPr>
              <w:pStyle w:val="CellBody"/>
              <w:rPr>
                <w:color w:val="auto"/>
                <w:lang w:val="en-GB"/>
              </w:rPr>
            </w:pPr>
            <w:r w:rsidRPr="00981FDE">
              <w:rPr>
                <w:color w:val="auto"/>
                <w:lang w:val="en-GB"/>
              </w:rPr>
              <w:t xml:space="preserve">Condensate–Intermediate Pressure </w:t>
            </w:r>
          </w:p>
        </w:tc>
      </w:tr>
      <w:tr w:rsidR="00623D2A" w:rsidRPr="00981FDE" w14:paraId="550A5C83" w14:textId="77777777" w:rsidTr="00DD7D76">
        <w:trPr>
          <w:trHeight w:val="20"/>
        </w:trPr>
        <w:tc>
          <w:tcPr>
            <w:tcW w:w="1445" w:type="dxa"/>
          </w:tcPr>
          <w:p w14:paraId="656671AF" w14:textId="77777777" w:rsidR="00623D2A" w:rsidRPr="00981FDE" w:rsidRDefault="00623D2A" w:rsidP="00623D2A">
            <w:pPr>
              <w:pStyle w:val="CellBodyCentered"/>
              <w:rPr>
                <w:color w:val="auto"/>
                <w:lang w:val="en-GB"/>
              </w:rPr>
            </w:pPr>
            <w:r w:rsidRPr="00981FDE">
              <w:rPr>
                <w:color w:val="auto"/>
                <w:lang w:val="en-GB"/>
              </w:rPr>
              <w:t>TL</w:t>
            </w:r>
          </w:p>
        </w:tc>
        <w:tc>
          <w:tcPr>
            <w:tcW w:w="6030" w:type="dxa"/>
          </w:tcPr>
          <w:p w14:paraId="26242E21" w14:textId="77777777" w:rsidR="00623D2A" w:rsidRPr="00981FDE" w:rsidRDefault="00623D2A" w:rsidP="00623D2A">
            <w:pPr>
              <w:pStyle w:val="CellBody"/>
              <w:rPr>
                <w:color w:val="auto"/>
                <w:lang w:val="en-GB"/>
              </w:rPr>
            </w:pPr>
            <w:r w:rsidRPr="00981FDE">
              <w:rPr>
                <w:color w:val="auto"/>
                <w:lang w:val="en-GB"/>
              </w:rPr>
              <w:t xml:space="preserve">Condensate - Low Pressure </w:t>
            </w:r>
          </w:p>
        </w:tc>
      </w:tr>
      <w:tr w:rsidR="00623D2A" w:rsidRPr="00981FDE" w14:paraId="3C175FC3" w14:textId="77777777" w:rsidTr="00DD7D76">
        <w:trPr>
          <w:trHeight w:val="20"/>
        </w:trPr>
        <w:tc>
          <w:tcPr>
            <w:tcW w:w="1445" w:type="dxa"/>
          </w:tcPr>
          <w:p w14:paraId="098BF418" w14:textId="77777777" w:rsidR="00623D2A" w:rsidRPr="00981FDE" w:rsidRDefault="00623D2A" w:rsidP="00623D2A">
            <w:pPr>
              <w:pStyle w:val="CellBodyCentered"/>
              <w:rPr>
                <w:color w:val="auto"/>
                <w:lang w:val="en-GB"/>
              </w:rPr>
            </w:pPr>
            <w:r w:rsidRPr="00981FDE">
              <w:rPr>
                <w:color w:val="auto"/>
                <w:lang w:val="en-GB"/>
              </w:rPr>
              <w:t>TLL</w:t>
            </w:r>
          </w:p>
        </w:tc>
        <w:tc>
          <w:tcPr>
            <w:tcW w:w="6030" w:type="dxa"/>
          </w:tcPr>
          <w:p w14:paraId="592002C7" w14:textId="77777777" w:rsidR="00623D2A" w:rsidRPr="00981FDE" w:rsidRDefault="00623D2A" w:rsidP="00623D2A">
            <w:pPr>
              <w:pStyle w:val="CellBody"/>
              <w:rPr>
                <w:color w:val="auto"/>
                <w:lang w:val="en-GB"/>
              </w:rPr>
            </w:pPr>
            <w:r w:rsidRPr="00981FDE">
              <w:rPr>
                <w:color w:val="auto"/>
                <w:lang w:val="en-GB"/>
              </w:rPr>
              <w:t xml:space="preserve">Condensate – Extra Low Pressure </w:t>
            </w:r>
          </w:p>
        </w:tc>
      </w:tr>
      <w:tr w:rsidR="00623D2A" w:rsidRPr="00981FDE" w14:paraId="781C2907" w14:textId="77777777" w:rsidTr="00DD7D76">
        <w:trPr>
          <w:trHeight w:val="20"/>
        </w:trPr>
        <w:tc>
          <w:tcPr>
            <w:tcW w:w="1445" w:type="dxa"/>
          </w:tcPr>
          <w:p w14:paraId="67C1A304" w14:textId="77777777" w:rsidR="00623D2A" w:rsidRPr="00981FDE" w:rsidRDefault="00623D2A" w:rsidP="00623D2A">
            <w:pPr>
              <w:pStyle w:val="CellBodyCentered"/>
              <w:rPr>
                <w:color w:val="auto"/>
                <w:lang w:val="en-GB"/>
              </w:rPr>
            </w:pPr>
            <w:r w:rsidRPr="00981FDE">
              <w:rPr>
                <w:color w:val="auto"/>
                <w:lang w:val="en-GB"/>
              </w:rPr>
              <w:t>TM</w:t>
            </w:r>
          </w:p>
        </w:tc>
        <w:tc>
          <w:tcPr>
            <w:tcW w:w="6030" w:type="dxa"/>
          </w:tcPr>
          <w:p w14:paraId="0A97AEDE" w14:textId="77777777" w:rsidR="00623D2A" w:rsidRPr="00981FDE" w:rsidRDefault="00623D2A" w:rsidP="00623D2A">
            <w:pPr>
              <w:pStyle w:val="CellBody"/>
              <w:rPr>
                <w:color w:val="auto"/>
                <w:lang w:val="en-GB"/>
              </w:rPr>
            </w:pPr>
            <w:r w:rsidRPr="00981FDE">
              <w:rPr>
                <w:color w:val="auto"/>
                <w:lang w:val="en-GB"/>
              </w:rPr>
              <w:t>Condensate – Medium Pressure</w:t>
            </w:r>
          </w:p>
        </w:tc>
      </w:tr>
      <w:tr w:rsidR="00623D2A" w:rsidRPr="00981FDE" w14:paraId="56E39441" w14:textId="77777777" w:rsidTr="00DD7D76">
        <w:trPr>
          <w:trHeight w:val="20"/>
        </w:trPr>
        <w:tc>
          <w:tcPr>
            <w:tcW w:w="1445" w:type="dxa"/>
          </w:tcPr>
          <w:p w14:paraId="6B5EDC17" w14:textId="77777777" w:rsidR="00623D2A" w:rsidRPr="00981FDE" w:rsidRDefault="00623D2A" w:rsidP="00623D2A">
            <w:pPr>
              <w:pStyle w:val="CellBodyCentered"/>
              <w:rPr>
                <w:color w:val="auto"/>
                <w:lang w:val="en-GB"/>
              </w:rPr>
            </w:pPr>
            <w:r w:rsidRPr="00981FDE">
              <w:rPr>
                <w:color w:val="auto"/>
                <w:lang w:val="en-GB"/>
              </w:rPr>
              <w:t>TR</w:t>
            </w:r>
          </w:p>
        </w:tc>
        <w:tc>
          <w:tcPr>
            <w:tcW w:w="6030" w:type="dxa"/>
          </w:tcPr>
          <w:p w14:paraId="312E4396" w14:textId="77777777" w:rsidR="00623D2A" w:rsidRPr="00981FDE" w:rsidRDefault="00623D2A" w:rsidP="00623D2A">
            <w:pPr>
              <w:pStyle w:val="CellBody"/>
              <w:rPr>
                <w:color w:val="auto"/>
                <w:lang w:val="en-GB"/>
              </w:rPr>
            </w:pPr>
            <w:r w:rsidRPr="00981FDE">
              <w:rPr>
                <w:color w:val="auto"/>
                <w:lang w:val="en-GB"/>
              </w:rPr>
              <w:t>Condensate – Process</w:t>
            </w:r>
          </w:p>
        </w:tc>
      </w:tr>
      <w:tr w:rsidR="00623D2A" w:rsidRPr="00981FDE" w14:paraId="21B87DE3" w14:textId="77777777" w:rsidTr="00DD7D76">
        <w:trPr>
          <w:trHeight w:val="20"/>
        </w:trPr>
        <w:tc>
          <w:tcPr>
            <w:tcW w:w="1445" w:type="dxa"/>
          </w:tcPr>
          <w:p w14:paraId="73BB5561" w14:textId="77777777" w:rsidR="00623D2A" w:rsidRPr="00981FDE" w:rsidRDefault="00623D2A" w:rsidP="00623D2A">
            <w:pPr>
              <w:pStyle w:val="CellBodyCentered"/>
              <w:rPr>
                <w:color w:val="auto"/>
                <w:lang w:val="en-GB"/>
              </w:rPr>
            </w:pPr>
            <w:r w:rsidRPr="00981FDE">
              <w:rPr>
                <w:color w:val="auto"/>
                <w:lang w:val="en-GB"/>
              </w:rPr>
              <w:t>TVL</w:t>
            </w:r>
          </w:p>
        </w:tc>
        <w:tc>
          <w:tcPr>
            <w:tcW w:w="6030" w:type="dxa"/>
          </w:tcPr>
          <w:p w14:paraId="74C76D49" w14:textId="77777777" w:rsidR="00623D2A" w:rsidRPr="00981FDE" w:rsidRDefault="00623D2A" w:rsidP="00623D2A">
            <w:pPr>
              <w:pStyle w:val="CellBody"/>
              <w:rPr>
                <w:bCs/>
                <w:color w:val="auto"/>
                <w:lang w:val="en-GB"/>
              </w:rPr>
            </w:pPr>
            <w:r w:rsidRPr="00981FDE">
              <w:rPr>
                <w:bCs/>
                <w:color w:val="auto"/>
                <w:lang w:val="en-GB"/>
              </w:rPr>
              <w:t xml:space="preserve">Condensate Very Low Pressure </w:t>
            </w:r>
          </w:p>
        </w:tc>
      </w:tr>
      <w:tr w:rsidR="00623D2A" w:rsidRPr="00981FDE" w14:paraId="3F085E11" w14:textId="77777777" w:rsidTr="00DD7D76">
        <w:trPr>
          <w:trHeight w:val="20"/>
        </w:trPr>
        <w:tc>
          <w:tcPr>
            <w:tcW w:w="1445" w:type="dxa"/>
          </w:tcPr>
          <w:p w14:paraId="3DC22463" w14:textId="77777777" w:rsidR="00623D2A" w:rsidRPr="00981FDE" w:rsidRDefault="00623D2A" w:rsidP="00623D2A">
            <w:pPr>
              <w:pStyle w:val="CellBodyCentered"/>
              <w:rPr>
                <w:color w:val="auto"/>
                <w:lang w:val="en-GB"/>
              </w:rPr>
            </w:pPr>
            <w:r w:rsidRPr="00981FDE">
              <w:rPr>
                <w:color w:val="auto"/>
                <w:lang w:val="en-GB"/>
              </w:rPr>
              <w:t>TX</w:t>
            </w:r>
          </w:p>
        </w:tc>
        <w:tc>
          <w:tcPr>
            <w:tcW w:w="6030" w:type="dxa"/>
          </w:tcPr>
          <w:p w14:paraId="5BFAC946" w14:textId="77777777" w:rsidR="00623D2A" w:rsidRPr="00981FDE" w:rsidRDefault="00623D2A" w:rsidP="00623D2A">
            <w:pPr>
              <w:pStyle w:val="CellBody"/>
              <w:rPr>
                <w:bCs/>
                <w:color w:val="auto"/>
                <w:lang w:val="en-GB"/>
              </w:rPr>
            </w:pPr>
            <w:r w:rsidRPr="00981FDE">
              <w:rPr>
                <w:bCs/>
                <w:color w:val="auto"/>
                <w:lang w:val="en-GB"/>
              </w:rPr>
              <w:t>Condensate from Distributor</w:t>
            </w:r>
          </w:p>
        </w:tc>
      </w:tr>
      <w:tr w:rsidR="00623D2A" w:rsidRPr="00981FDE" w14:paraId="317375D1" w14:textId="77777777" w:rsidTr="00DD7D76">
        <w:trPr>
          <w:trHeight w:val="20"/>
        </w:trPr>
        <w:tc>
          <w:tcPr>
            <w:tcW w:w="1445" w:type="dxa"/>
          </w:tcPr>
          <w:p w14:paraId="3F0D91A3" w14:textId="77777777" w:rsidR="00623D2A" w:rsidRPr="00981FDE" w:rsidRDefault="00623D2A" w:rsidP="00623D2A">
            <w:pPr>
              <w:pStyle w:val="CellBodyCentered"/>
              <w:rPr>
                <w:color w:val="auto"/>
                <w:lang w:val="en-GB"/>
              </w:rPr>
            </w:pPr>
            <w:r w:rsidRPr="00981FDE">
              <w:rPr>
                <w:color w:val="auto"/>
                <w:lang w:val="en-GB"/>
              </w:rPr>
              <w:t>VA</w:t>
            </w:r>
          </w:p>
        </w:tc>
        <w:tc>
          <w:tcPr>
            <w:tcW w:w="6030" w:type="dxa"/>
          </w:tcPr>
          <w:p w14:paraId="0698DD6E" w14:textId="77777777" w:rsidR="00623D2A" w:rsidRPr="00981FDE" w:rsidRDefault="00623D2A" w:rsidP="00623D2A">
            <w:pPr>
              <w:pStyle w:val="CellBody"/>
              <w:rPr>
                <w:bCs/>
                <w:color w:val="auto"/>
                <w:lang w:val="en-GB"/>
              </w:rPr>
            </w:pPr>
            <w:r w:rsidRPr="00981FDE">
              <w:rPr>
                <w:bCs/>
                <w:color w:val="auto"/>
                <w:lang w:val="en-GB"/>
              </w:rPr>
              <w:t>Compressed Wet Air</w:t>
            </w:r>
          </w:p>
        </w:tc>
      </w:tr>
      <w:tr w:rsidR="00623D2A" w:rsidRPr="00981FDE" w14:paraId="14671EB2" w14:textId="77777777" w:rsidTr="00DD7D76">
        <w:trPr>
          <w:trHeight w:val="20"/>
        </w:trPr>
        <w:tc>
          <w:tcPr>
            <w:tcW w:w="1445" w:type="dxa"/>
          </w:tcPr>
          <w:p w14:paraId="357B96E3" w14:textId="77777777" w:rsidR="00623D2A" w:rsidRPr="00981FDE" w:rsidRDefault="00623D2A" w:rsidP="00623D2A">
            <w:pPr>
              <w:pStyle w:val="CellBodyCentered"/>
              <w:rPr>
                <w:color w:val="auto"/>
                <w:lang w:val="en-GB"/>
              </w:rPr>
            </w:pPr>
            <w:r w:rsidRPr="00981FDE">
              <w:rPr>
                <w:color w:val="auto"/>
                <w:lang w:val="en-GB"/>
              </w:rPr>
              <w:t>VB</w:t>
            </w:r>
          </w:p>
        </w:tc>
        <w:tc>
          <w:tcPr>
            <w:tcW w:w="6030" w:type="dxa"/>
          </w:tcPr>
          <w:p w14:paraId="615852A3" w14:textId="77777777" w:rsidR="00623D2A" w:rsidRPr="00981FDE" w:rsidRDefault="00623D2A" w:rsidP="00623D2A">
            <w:pPr>
              <w:pStyle w:val="CellBody"/>
              <w:rPr>
                <w:bCs/>
                <w:color w:val="auto"/>
                <w:lang w:val="en-GB"/>
              </w:rPr>
            </w:pPr>
            <w:r w:rsidRPr="00981FDE">
              <w:rPr>
                <w:bCs/>
                <w:color w:val="auto"/>
                <w:lang w:val="en-GB"/>
              </w:rPr>
              <w:t>Breath</w:t>
            </w:r>
            <w:r>
              <w:rPr>
                <w:bCs/>
                <w:color w:val="auto"/>
                <w:lang w:val="en-GB"/>
              </w:rPr>
              <w:t>ing</w:t>
            </w:r>
            <w:r w:rsidRPr="00981FDE">
              <w:rPr>
                <w:bCs/>
                <w:color w:val="auto"/>
                <w:lang w:val="en-GB"/>
              </w:rPr>
              <w:t xml:space="preserve"> Air</w:t>
            </w:r>
          </w:p>
        </w:tc>
      </w:tr>
      <w:tr w:rsidR="00623D2A" w:rsidRPr="00981FDE" w14:paraId="504E85C7" w14:textId="77777777" w:rsidTr="00DD7D76">
        <w:trPr>
          <w:trHeight w:val="20"/>
        </w:trPr>
        <w:tc>
          <w:tcPr>
            <w:tcW w:w="1445" w:type="dxa"/>
          </w:tcPr>
          <w:p w14:paraId="53114038" w14:textId="77777777" w:rsidR="00623D2A" w:rsidRPr="00981FDE" w:rsidRDefault="00623D2A" w:rsidP="00623D2A">
            <w:pPr>
              <w:pStyle w:val="CellBodyCentered"/>
              <w:rPr>
                <w:color w:val="auto"/>
                <w:lang w:val="en-GB"/>
              </w:rPr>
            </w:pPr>
            <w:r w:rsidRPr="00981FDE">
              <w:rPr>
                <w:color w:val="auto"/>
                <w:lang w:val="en-GB"/>
              </w:rPr>
              <w:t>VCB</w:t>
            </w:r>
          </w:p>
        </w:tc>
        <w:tc>
          <w:tcPr>
            <w:tcW w:w="6030" w:type="dxa"/>
          </w:tcPr>
          <w:p w14:paraId="57D98EF7" w14:textId="77777777" w:rsidR="00623D2A" w:rsidRPr="00981FDE" w:rsidRDefault="00623D2A" w:rsidP="00623D2A">
            <w:pPr>
              <w:pStyle w:val="CellBody"/>
              <w:rPr>
                <w:bCs/>
                <w:color w:val="auto"/>
                <w:lang w:val="en-GB"/>
              </w:rPr>
            </w:pPr>
            <w:r w:rsidRPr="00981FDE">
              <w:rPr>
                <w:bCs/>
                <w:color w:val="auto"/>
                <w:lang w:val="en-GB"/>
              </w:rPr>
              <w:t>Combustion Air</w:t>
            </w:r>
          </w:p>
        </w:tc>
      </w:tr>
      <w:tr w:rsidR="00623D2A" w:rsidRPr="00981FDE" w14:paraId="6CC5AEB9" w14:textId="77777777" w:rsidTr="00DD7D76">
        <w:trPr>
          <w:trHeight w:val="20"/>
        </w:trPr>
        <w:tc>
          <w:tcPr>
            <w:tcW w:w="1445" w:type="dxa"/>
          </w:tcPr>
          <w:p w14:paraId="6F6EFA48" w14:textId="77777777" w:rsidR="00623D2A" w:rsidRPr="00981FDE" w:rsidRDefault="00623D2A" w:rsidP="00623D2A">
            <w:pPr>
              <w:pStyle w:val="CellBodyCentered"/>
              <w:rPr>
                <w:color w:val="auto"/>
                <w:lang w:val="en-GB"/>
              </w:rPr>
            </w:pPr>
            <w:r w:rsidRPr="00981FDE">
              <w:rPr>
                <w:color w:val="auto"/>
                <w:lang w:val="en-GB"/>
              </w:rPr>
              <w:t>VE</w:t>
            </w:r>
          </w:p>
        </w:tc>
        <w:tc>
          <w:tcPr>
            <w:tcW w:w="6030" w:type="dxa"/>
          </w:tcPr>
          <w:p w14:paraId="0F8497F1" w14:textId="77777777" w:rsidR="00623D2A" w:rsidRPr="00981FDE" w:rsidRDefault="00623D2A" w:rsidP="00623D2A">
            <w:pPr>
              <w:pStyle w:val="CellBody"/>
              <w:rPr>
                <w:color w:val="auto"/>
                <w:lang w:val="en-GB"/>
              </w:rPr>
            </w:pPr>
            <w:r w:rsidRPr="00981FDE">
              <w:rPr>
                <w:color w:val="auto"/>
                <w:lang w:val="en-GB"/>
              </w:rPr>
              <w:t>Exhaust Air</w:t>
            </w:r>
          </w:p>
        </w:tc>
      </w:tr>
      <w:tr w:rsidR="00623D2A" w:rsidRPr="00981FDE" w14:paraId="78F516D9" w14:textId="77777777" w:rsidTr="00DD7D76">
        <w:trPr>
          <w:trHeight w:val="20"/>
        </w:trPr>
        <w:tc>
          <w:tcPr>
            <w:tcW w:w="1445" w:type="dxa"/>
          </w:tcPr>
          <w:p w14:paraId="76CCD58E" w14:textId="77777777" w:rsidR="00623D2A" w:rsidRPr="00981FDE" w:rsidRDefault="00623D2A" w:rsidP="00623D2A">
            <w:pPr>
              <w:pStyle w:val="CellBodyCentered"/>
              <w:rPr>
                <w:color w:val="auto"/>
                <w:lang w:val="en-GB"/>
              </w:rPr>
            </w:pPr>
            <w:r w:rsidRPr="00981FDE">
              <w:rPr>
                <w:color w:val="auto"/>
                <w:lang w:val="en-GB"/>
              </w:rPr>
              <w:t>VI</w:t>
            </w:r>
          </w:p>
        </w:tc>
        <w:tc>
          <w:tcPr>
            <w:tcW w:w="6030" w:type="dxa"/>
          </w:tcPr>
          <w:p w14:paraId="2B29AD96" w14:textId="77777777" w:rsidR="00623D2A" w:rsidRPr="00981FDE" w:rsidRDefault="00623D2A" w:rsidP="00623D2A">
            <w:pPr>
              <w:pStyle w:val="CellBody"/>
              <w:rPr>
                <w:color w:val="auto"/>
                <w:lang w:val="en-GB"/>
              </w:rPr>
            </w:pPr>
            <w:r w:rsidRPr="00981FDE">
              <w:rPr>
                <w:color w:val="auto"/>
                <w:lang w:val="en-GB"/>
              </w:rPr>
              <w:t>Instrument Air</w:t>
            </w:r>
          </w:p>
        </w:tc>
      </w:tr>
      <w:tr w:rsidR="00623D2A" w:rsidRPr="00981FDE" w14:paraId="3A08493F" w14:textId="77777777" w:rsidTr="00DD7D76">
        <w:trPr>
          <w:trHeight w:val="20"/>
        </w:trPr>
        <w:tc>
          <w:tcPr>
            <w:tcW w:w="1445" w:type="dxa"/>
          </w:tcPr>
          <w:p w14:paraId="6D7A8E59" w14:textId="77777777" w:rsidR="00623D2A" w:rsidRPr="00981FDE" w:rsidRDefault="00623D2A" w:rsidP="00623D2A">
            <w:pPr>
              <w:pStyle w:val="CellBodyCentered"/>
              <w:rPr>
                <w:color w:val="auto"/>
                <w:lang w:val="en-GB"/>
              </w:rPr>
            </w:pPr>
            <w:r w:rsidRPr="00981FDE">
              <w:rPr>
                <w:color w:val="auto"/>
                <w:lang w:val="en-GB"/>
              </w:rPr>
              <w:t>VIH</w:t>
            </w:r>
          </w:p>
        </w:tc>
        <w:tc>
          <w:tcPr>
            <w:tcW w:w="6030" w:type="dxa"/>
          </w:tcPr>
          <w:p w14:paraId="11B3CE91" w14:textId="77777777" w:rsidR="00623D2A" w:rsidRPr="00981FDE" w:rsidRDefault="00623D2A" w:rsidP="00623D2A">
            <w:pPr>
              <w:pStyle w:val="CellBody"/>
              <w:rPr>
                <w:bCs/>
                <w:color w:val="auto"/>
                <w:lang w:val="en-GB"/>
              </w:rPr>
            </w:pPr>
            <w:r w:rsidRPr="00981FDE">
              <w:rPr>
                <w:bCs/>
                <w:color w:val="auto"/>
                <w:lang w:val="en-GB"/>
              </w:rPr>
              <w:t>Instrument Air High Pressure</w:t>
            </w:r>
          </w:p>
        </w:tc>
      </w:tr>
      <w:tr w:rsidR="00623D2A" w:rsidRPr="00981FDE" w14:paraId="4DFF5639" w14:textId="77777777" w:rsidTr="00DD7D76">
        <w:trPr>
          <w:trHeight w:val="20"/>
        </w:trPr>
        <w:tc>
          <w:tcPr>
            <w:tcW w:w="1445" w:type="dxa"/>
          </w:tcPr>
          <w:p w14:paraId="6AEED50B" w14:textId="77777777" w:rsidR="00623D2A" w:rsidRPr="00981FDE" w:rsidRDefault="00623D2A" w:rsidP="00623D2A">
            <w:pPr>
              <w:pStyle w:val="CellBodyCentered"/>
              <w:rPr>
                <w:color w:val="auto"/>
                <w:lang w:val="en-GB"/>
              </w:rPr>
            </w:pPr>
            <w:r w:rsidRPr="00981FDE">
              <w:rPr>
                <w:color w:val="auto"/>
                <w:lang w:val="en-GB"/>
              </w:rPr>
              <w:t>VO</w:t>
            </w:r>
          </w:p>
        </w:tc>
        <w:tc>
          <w:tcPr>
            <w:tcW w:w="6030" w:type="dxa"/>
          </w:tcPr>
          <w:p w14:paraId="676FFB0F" w14:textId="77777777" w:rsidR="00623D2A" w:rsidRPr="00981FDE" w:rsidRDefault="00623D2A" w:rsidP="00623D2A">
            <w:pPr>
              <w:pStyle w:val="CellBody"/>
              <w:rPr>
                <w:bCs/>
                <w:color w:val="auto"/>
                <w:lang w:val="en-GB"/>
              </w:rPr>
            </w:pPr>
            <w:r w:rsidRPr="00981FDE">
              <w:rPr>
                <w:bCs/>
                <w:color w:val="auto"/>
                <w:lang w:val="en-GB"/>
              </w:rPr>
              <w:t>Oxygen</w:t>
            </w:r>
          </w:p>
        </w:tc>
      </w:tr>
      <w:tr w:rsidR="00623D2A" w:rsidRPr="00981FDE" w14:paraId="3F13BAC3" w14:textId="77777777" w:rsidTr="00DD7D76">
        <w:trPr>
          <w:trHeight w:val="20"/>
        </w:trPr>
        <w:tc>
          <w:tcPr>
            <w:tcW w:w="1445" w:type="dxa"/>
          </w:tcPr>
          <w:p w14:paraId="579BB880" w14:textId="77777777" w:rsidR="00623D2A" w:rsidRPr="00981FDE" w:rsidRDefault="00623D2A" w:rsidP="00623D2A">
            <w:pPr>
              <w:pStyle w:val="CellBodyCentered"/>
              <w:rPr>
                <w:color w:val="auto"/>
                <w:lang w:val="en-GB"/>
              </w:rPr>
            </w:pPr>
            <w:r w:rsidRPr="00981FDE">
              <w:rPr>
                <w:color w:val="auto"/>
                <w:lang w:val="en-GB"/>
              </w:rPr>
              <w:t>VP</w:t>
            </w:r>
          </w:p>
        </w:tc>
        <w:tc>
          <w:tcPr>
            <w:tcW w:w="6030" w:type="dxa"/>
          </w:tcPr>
          <w:p w14:paraId="0C01E0A4" w14:textId="77777777" w:rsidR="00623D2A" w:rsidRPr="00981FDE" w:rsidRDefault="00623D2A" w:rsidP="00623D2A">
            <w:pPr>
              <w:pStyle w:val="CellBody"/>
              <w:rPr>
                <w:bCs/>
                <w:color w:val="auto"/>
                <w:lang w:val="en-GB"/>
              </w:rPr>
            </w:pPr>
            <w:r w:rsidRPr="00981FDE">
              <w:rPr>
                <w:bCs/>
                <w:color w:val="auto"/>
                <w:lang w:val="en-GB"/>
              </w:rPr>
              <w:t>Process Air</w:t>
            </w:r>
          </w:p>
        </w:tc>
      </w:tr>
      <w:tr w:rsidR="00623D2A" w:rsidRPr="00981FDE" w14:paraId="2802D434" w14:textId="77777777" w:rsidTr="00DD7D76">
        <w:trPr>
          <w:trHeight w:val="20"/>
        </w:trPr>
        <w:tc>
          <w:tcPr>
            <w:tcW w:w="1445" w:type="dxa"/>
          </w:tcPr>
          <w:p w14:paraId="72F093BE" w14:textId="77777777" w:rsidR="00623D2A" w:rsidRPr="00981FDE" w:rsidRDefault="00623D2A" w:rsidP="00623D2A">
            <w:pPr>
              <w:pStyle w:val="CellBodyCentered"/>
              <w:rPr>
                <w:color w:val="auto"/>
                <w:lang w:val="en-GB"/>
              </w:rPr>
            </w:pPr>
            <w:r w:rsidRPr="00981FDE">
              <w:rPr>
                <w:color w:val="auto"/>
                <w:lang w:val="en-GB"/>
              </w:rPr>
              <w:t>VU</w:t>
            </w:r>
          </w:p>
        </w:tc>
        <w:tc>
          <w:tcPr>
            <w:tcW w:w="6030" w:type="dxa"/>
          </w:tcPr>
          <w:p w14:paraId="1260D61D" w14:textId="77777777" w:rsidR="00623D2A" w:rsidRPr="00981FDE" w:rsidRDefault="00623D2A" w:rsidP="00623D2A">
            <w:pPr>
              <w:pStyle w:val="CellBody"/>
              <w:rPr>
                <w:color w:val="auto"/>
                <w:lang w:val="en-GB"/>
              </w:rPr>
            </w:pPr>
            <w:r w:rsidRPr="00981FDE">
              <w:rPr>
                <w:color w:val="auto"/>
                <w:lang w:val="en-GB"/>
              </w:rPr>
              <w:t>Utility Air, Plant Air</w:t>
            </w:r>
          </w:p>
        </w:tc>
      </w:tr>
      <w:tr w:rsidR="00623D2A" w:rsidRPr="00981FDE" w14:paraId="3111213C" w14:textId="77777777" w:rsidTr="00DD7D76">
        <w:trPr>
          <w:trHeight w:val="20"/>
        </w:trPr>
        <w:tc>
          <w:tcPr>
            <w:tcW w:w="1445" w:type="dxa"/>
          </w:tcPr>
          <w:p w14:paraId="0F93952D" w14:textId="77777777" w:rsidR="00623D2A" w:rsidRPr="00981FDE" w:rsidRDefault="00623D2A" w:rsidP="00623D2A">
            <w:pPr>
              <w:pStyle w:val="CellBodyCentered"/>
              <w:rPr>
                <w:color w:val="auto"/>
                <w:lang w:val="en-GB"/>
              </w:rPr>
            </w:pPr>
            <w:r w:rsidRPr="00981FDE">
              <w:rPr>
                <w:color w:val="auto"/>
                <w:lang w:val="en-GB"/>
              </w:rPr>
              <w:t>WBH</w:t>
            </w:r>
          </w:p>
        </w:tc>
        <w:tc>
          <w:tcPr>
            <w:tcW w:w="6030" w:type="dxa"/>
          </w:tcPr>
          <w:p w14:paraId="2BCEA15C" w14:textId="77777777" w:rsidR="00623D2A" w:rsidRPr="00981FDE" w:rsidRDefault="00623D2A" w:rsidP="00623D2A">
            <w:pPr>
              <w:pStyle w:val="CellBody"/>
              <w:rPr>
                <w:color w:val="auto"/>
                <w:lang w:val="en-GB"/>
              </w:rPr>
            </w:pPr>
            <w:r w:rsidRPr="00981FDE">
              <w:rPr>
                <w:color w:val="auto"/>
                <w:lang w:val="en-GB"/>
              </w:rPr>
              <w:t>Boiler Feed Water High Pressure</w:t>
            </w:r>
          </w:p>
        </w:tc>
      </w:tr>
      <w:tr w:rsidR="00623D2A" w:rsidRPr="00981FDE" w14:paraId="12D047B3" w14:textId="77777777" w:rsidTr="00DD7D76">
        <w:trPr>
          <w:trHeight w:val="20"/>
        </w:trPr>
        <w:tc>
          <w:tcPr>
            <w:tcW w:w="1445" w:type="dxa"/>
          </w:tcPr>
          <w:p w14:paraId="7934DA54" w14:textId="77777777" w:rsidR="00623D2A" w:rsidRPr="00981FDE" w:rsidRDefault="00623D2A" w:rsidP="00623D2A">
            <w:pPr>
              <w:pStyle w:val="CellBodyCentered"/>
              <w:rPr>
                <w:color w:val="auto"/>
                <w:lang w:val="en-GB"/>
              </w:rPr>
            </w:pPr>
            <w:r w:rsidRPr="00981FDE">
              <w:rPr>
                <w:color w:val="auto"/>
                <w:lang w:val="en-GB"/>
              </w:rPr>
              <w:t>WBL</w:t>
            </w:r>
          </w:p>
        </w:tc>
        <w:tc>
          <w:tcPr>
            <w:tcW w:w="6030" w:type="dxa"/>
          </w:tcPr>
          <w:p w14:paraId="7BA8B90E" w14:textId="77777777" w:rsidR="00623D2A" w:rsidRPr="00981FDE" w:rsidRDefault="00623D2A" w:rsidP="00623D2A">
            <w:pPr>
              <w:pStyle w:val="CellBody"/>
              <w:rPr>
                <w:color w:val="auto"/>
                <w:lang w:val="en-GB"/>
              </w:rPr>
            </w:pPr>
            <w:r w:rsidRPr="00981FDE">
              <w:rPr>
                <w:color w:val="auto"/>
                <w:lang w:val="en-GB"/>
              </w:rPr>
              <w:t>Boiler Feed Water Low Pressure</w:t>
            </w:r>
          </w:p>
        </w:tc>
      </w:tr>
      <w:tr w:rsidR="00623D2A" w:rsidRPr="00981FDE" w14:paraId="3C716B18" w14:textId="77777777" w:rsidTr="00DD7D76">
        <w:trPr>
          <w:trHeight w:val="20"/>
        </w:trPr>
        <w:tc>
          <w:tcPr>
            <w:tcW w:w="1445" w:type="dxa"/>
          </w:tcPr>
          <w:p w14:paraId="5B5B4A02" w14:textId="77777777" w:rsidR="00623D2A" w:rsidRPr="00981FDE" w:rsidRDefault="00623D2A" w:rsidP="00623D2A">
            <w:pPr>
              <w:pStyle w:val="CellBodyCentered"/>
              <w:rPr>
                <w:color w:val="auto"/>
                <w:lang w:val="en-GB"/>
              </w:rPr>
            </w:pPr>
            <w:r w:rsidRPr="00981FDE">
              <w:rPr>
                <w:color w:val="auto"/>
                <w:lang w:val="en-GB"/>
              </w:rPr>
              <w:t>WC</w:t>
            </w:r>
          </w:p>
        </w:tc>
        <w:tc>
          <w:tcPr>
            <w:tcW w:w="6030" w:type="dxa"/>
          </w:tcPr>
          <w:p w14:paraId="58332077" w14:textId="77777777" w:rsidR="00623D2A" w:rsidRPr="00981FDE" w:rsidRDefault="00623D2A" w:rsidP="00623D2A">
            <w:pPr>
              <w:pStyle w:val="CellBody"/>
              <w:rPr>
                <w:color w:val="auto"/>
                <w:lang w:val="en-GB"/>
              </w:rPr>
            </w:pPr>
            <w:r w:rsidRPr="00981FDE">
              <w:rPr>
                <w:color w:val="auto"/>
                <w:lang w:val="en-GB"/>
              </w:rPr>
              <w:t>Cooling Water Supply</w:t>
            </w:r>
          </w:p>
        </w:tc>
      </w:tr>
      <w:tr w:rsidR="00623D2A" w:rsidRPr="00981FDE" w14:paraId="5F7D02C9" w14:textId="77777777" w:rsidTr="00DD7D76">
        <w:trPr>
          <w:trHeight w:val="20"/>
        </w:trPr>
        <w:tc>
          <w:tcPr>
            <w:tcW w:w="1445" w:type="dxa"/>
          </w:tcPr>
          <w:p w14:paraId="662646D7" w14:textId="77777777" w:rsidR="00623D2A" w:rsidRPr="00981FDE" w:rsidRDefault="00623D2A" w:rsidP="00623D2A">
            <w:pPr>
              <w:pStyle w:val="CellBodyCentered"/>
              <w:rPr>
                <w:color w:val="auto"/>
                <w:lang w:val="en-GB"/>
              </w:rPr>
            </w:pPr>
            <w:r>
              <w:rPr>
                <w:color w:val="auto"/>
                <w:lang w:val="en-GB"/>
              </w:rPr>
              <w:t>WCS</w:t>
            </w:r>
          </w:p>
        </w:tc>
        <w:tc>
          <w:tcPr>
            <w:tcW w:w="6030" w:type="dxa"/>
          </w:tcPr>
          <w:p w14:paraId="65789F1D" w14:textId="77777777" w:rsidR="00623D2A" w:rsidRPr="00981FDE" w:rsidRDefault="00623D2A" w:rsidP="00623D2A">
            <w:pPr>
              <w:pStyle w:val="CellBody"/>
              <w:rPr>
                <w:color w:val="auto"/>
                <w:lang w:val="en-GB"/>
              </w:rPr>
            </w:pPr>
            <w:r>
              <w:rPr>
                <w:color w:val="auto"/>
                <w:lang w:val="en-GB"/>
              </w:rPr>
              <w:t>Chilled Water Supply</w:t>
            </w:r>
          </w:p>
        </w:tc>
      </w:tr>
      <w:tr w:rsidR="00623D2A" w:rsidRPr="00981FDE" w14:paraId="5FCD1AC5" w14:textId="77777777" w:rsidTr="00DD7D76">
        <w:trPr>
          <w:trHeight w:val="20"/>
        </w:trPr>
        <w:tc>
          <w:tcPr>
            <w:tcW w:w="1445" w:type="dxa"/>
          </w:tcPr>
          <w:p w14:paraId="59E0BE65" w14:textId="77777777" w:rsidR="00623D2A" w:rsidRPr="00981FDE" w:rsidRDefault="00623D2A" w:rsidP="00623D2A">
            <w:pPr>
              <w:pStyle w:val="CellBodyCentered"/>
              <w:rPr>
                <w:color w:val="auto"/>
                <w:lang w:val="en-GB"/>
              </w:rPr>
            </w:pPr>
            <w:r>
              <w:rPr>
                <w:color w:val="auto"/>
                <w:lang w:val="en-GB"/>
              </w:rPr>
              <w:t>WCR</w:t>
            </w:r>
          </w:p>
        </w:tc>
        <w:tc>
          <w:tcPr>
            <w:tcW w:w="6030" w:type="dxa"/>
          </w:tcPr>
          <w:p w14:paraId="1DF51FAE" w14:textId="77777777" w:rsidR="00623D2A" w:rsidRPr="00981FDE" w:rsidRDefault="00623D2A" w:rsidP="00623D2A">
            <w:pPr>
              <w:pStyle w:val="CellBody"/>
              <w:rPr>
                <w:color w:val="auto"/>
                <w:lang w:val="en-GB"/>
              </w:rPr>
            </w:pPr>
            <w:r>
              <w:rPr>
                <w:color w:val="auto"/>
                <w:lang w:val="en-GB"/>
              </w:rPr>
              <w:t>Chilled Water Return</w:t>
            </w:r>
          </w:p>
        </w:tc>
      </w:tr>
      <w:tr w:rsidR="00623D2A" w:rsidRPr="00981FDE" w14:paraId="10C75A46" w14:textId="77777777" w:rsidTr="00DD7D76">
        <w:trPr>
          <w:trHeight w:val="20"/>
        </w:trPr>
        <w:tc>
          <w:tcPr>
            <w:tcW w:w="1445" w:type="dxa"/>
          </w:tcPr>
          <w:p w14:paraId="5A88D91F" w14:textId="77777777" w:rsidR="00623D2A" w:rsidRPr="00981FDE" w:rsidRDefault="00623D2A" w:rsidP="00623D2A">
            <w:pPr>
              <w:pStyle w:val="CellBodyCentered"/>
              <w:rPr>
                <w:color w:val="auto"/>
                <w:lang w:val="en-GB"/>
              </w:rPr>
            </w:pPr>
            <w:r w:rsidRPr="00981FDE">
              <w:rPr>
                <w:color w:val="auto"/>
                <w:lang w:val="en-GB"/>
              </w:rPr>
              <w:t>WD</w:t>
            </w:r>
          </w:p>
        </w:tc>
        <w:tc>
          <w:tcPr>
            <w:tcW w:w="6030" w:type="dxa"/>
          </w:tcPr>
          <w:p w14:paraId="4EFE6722" w14:textId="77777777" w:rsidR="00623D2A" w:rsidRPr="00981FDE" w:rsidRDefault="00623D2A" w:rsidP="00623D2A">
            <w:pPr>
              <w:pStyle w:val="CellBody"/>
              <w:rPr>
                <w:color w:val="auto"/>
                <w:lang w:val="en-GB"/>
              </w:rPr>
            </w:pPr>
            <w:r w:rsidRPr="00981FDE">
              <w:rPr>
                <w:color w:val="auto"/>
                <w:lang w:val="en-GB"/>
              </w:rPr>
              <w:t>Potable Water</w:t>
            </w:r>
          </w:p>
        </w:tc>
      </w:tr>
      <w:tr w:rsidR="00623D2A" w:rsidRPr="00981FDE" w14:paraId="05A31DA7" w14:textId="77777777" w:rsidTr="00DD7D76">
        <w:trPr>
          <w:trHeight w:val="20"/>
        </w:trPr>
        <w:tc>
          <w:tcPr>
            <w:tcW w:w="1445" w:type="dxa"/>
          </w:tcPr>
          <w:p w14:paraId="4ADED784" w14:textId="77777777" w:rsidR="00623D2A" w:rsidRPr="00981FDE" w:rsidRDefault="00623D2A" w:rsidP="00623D2A">
            <w:pPr>
              <w:pStyle w:val="CellBodyCentered"/>
              <w:rPr>
                <w:color w:val="auto"/>
                <w:lang w:val="en-GB"/>
              </w:rPr>
            </w:pPr>
            <w:r w:rsidRPr="00981FDE">
              <w:rPr>
                <w:color w:val="auto"/>
                <w:lang w:val="en-GB"/>
              </w:rPr>
              <w:t>WDM</w:t>
            </w:r>
          </w:p>
        </w:tc>
        <w:tc>
          <w:tcPr>
            <w:tcW w:w="6030" w:type="dxa"/>
          </w:tcPr>
          <w:p w14:paraId="61FEC39C" w14:textId="77777777" w:rsidR="00623D2A" w:rsidRPr="00981FDE" w:rsidRDefault="00623D2A" w:rsidP="00623D2A">
            <w:pPr>
              <w:pStyle w:val="CellBody"/>
              <w:rPr>
                <w:color w:val="auto"/>
                <w:lang w:val="en-GB"/>
              </w:rPr>
            </w:pPr>
            <w:r w:rsidRPr="00981FDE">
              <w:rPr>
                <w:color w:val="auto"/>
                <w:lang w:val="en-GB"/>
              </w:rPr>
              <w:t>Demineralised Water</w:t>
            </w:r>
          </w:p>
        </w:tc>
      </w:tr>
      <w:tr w:rsidR="00623D2A" w:rsidRPr="00981FDE" w14:paraId="014EAC03" w14:textId="77777777" w:rsidTr="00DD7D76">
        <w:trPr>
          <w:trHeight w:val="20"/>
        </w:trPr>
        <w:tc>
          <w:tcPr>
            <w:tcW w:w="1445" w:type="dxa"/>
          </w:tcPr>
          <w:p w14:paraId="5DB54B4F" w14:textId="77777777" w:rsidR="00623D2A" w:rsidRPr="00981FDE" w:rsidRDefault="00623D2A" w:rsidP="00623D2A">
            <w:pPr>
              <w:pStyle w:val="CellBodyCentered"/>
              <w:rPr>
                <w:color w:val="auto"/>
                <w:lang w:val="en-GB"/>
              </w:rPr>
            </w:pPr>
            <w:r w:rsidRPr="00981FDE">
              <w:rPr>
                <w:color w:val="auto"/>
                <w:lang w:val="en-GB"/>
              </w:rPr>
              <w:t>WE</w:t>
            </w:r>
          </w:p>
        </w:tc>
        <w:tc>
          <w:tcPr>
            <w:tcW w:w="6030" w:type="dxa"/>
          </w:tcPr>
          <w:p w14:paraId="0F170605" w14:textId="77777777" w:rsidR="00623D2A" w:rsidRPr="00981FDE" w:rsidRDefault="00623D2A" w:rsidP="00623D2A">
            <w:pPr>
              <w:pStyle w:val="CellBody"/>
              <w:rPr>
                <w:color w:val="auto"/>
                <w:lang w:val="en-GB"/>
              </w:rPr>
            </w:pPr>
            <w:r w:rsidRPr="00981FDE">
              <w:rPr>
                <w:color w:val="auto"/>
                <w:lang w:val="en-GB"/>
              </w:rPr>
              <w:t>Effluent Water</w:t>
            </w:r>
          </w:p>
        </w:tc>
      </w:tr>
      <w:tr w:rsidR="00623D2A" w:rsidRPr="00981FDE" w14:paraId="172AD287" w14:textId="77777777" w:rsidTr="00DD7D76">
        <w:trPr>
          <w:trHeight w:val="20"/>
        </w:trPr>
        <w:tc>
          <w:tcPr>
            <w:tcW w:w="1445" w:type="dxa"/>
          </w:tcPr>
          <w:p w14:paraId="4229996D" w14:textId="77777777" w:rsidR="00623D2A" w:rsidRPr="00981FDE" w:rsidRDefault="00623D2A" w:rsidP="00623D2A">
            <w:pPr>
              <w:pStyle w:val="CellBodyCentered"/>
              <w:rPr>
                <w:color w:val="auto"/>
                <w:lang w:val="en-GB"/>
              </w:rPr>
            </w:pPr>
            <w:r w:rsidRPr="00981FDE">
              <w:rPr>
                <w:color w:val="auto"/>
                <w:lang w:val="en-GB"/>
              </w:rPr>
              <w:t>WF</w:t>
            </w:r>
          </w:p>
        </w:tc>
        <w:tc>
          <w:tcPr>
            <w:tcW w:w="6030" w:type="dxa"/>
          </w:tcPr>
          <w:p w14:paraId="50EFB620" w14:textId="77777777" w:rsidR="00623D2A" w:rsidRPr="00981FDE" w:rsidRDefault="00623D2A" w:rsidP="00623D2A">
            <w:pPr>
              <w:pStyle w:val="CellBody"/>
              <w:rPr>
                <w:color w:val="auto"/>
                <w:lang w:val="en-GB"/>
              </w:rPr>
            </w:pPr>
            <w:r w:rsidRPr="00981FDE">
              <w:rPr>
                <w:color w:val="auto"/>
                <w:lang w:val="en-GB"/>
              </w:rPr>
              <w:t>Fire Fighting Water</w:t>
            </w:r>
          </w:p>
        </w:tc>
      </w:tr>
      <w:tr w:rsidR="00623D2A" w:rsidRPr="00981FDE" w14:paraId="78B7FDAD" w14:textId="77777777" w:rsidTr="00DD7D76">
        <w:trPr>
          <w:trHeight w:val="20"/>
        </w:trPr>
        <w:tc>
          <w:tcPr>
            <w:tcW w:w="1445" w:type="dxa"/>
          </w:tcPr>
          <w:p w14:paraId="60DB43E8" w14:textId="77777777" w:rsidR="00623D2A" w:rsidRPr="00981FDE" w:rsidRDefault="00623D2A" w:rsidP="00623D2A">
            <w:pPr>
              <w:pStyle w:val="CellBodyCentered"/>
              <w:rPr>
                <w:color w:val="auto"/>
                <w:lang w:val="en-GB"/>
              </w:rPr>
            </w:pPr>
            <w:r w:rsidRPr="00981FDE">
              <w:rPr>
                <w:color w:val="auto"/>
                <w:lang w:val="en-GB"/>
              </w:rPr>
              <w:t>WHR</w:t>
            </w:r>
          </w:p>
        </w:tc>
        <w:tc>
          <w:tcPr>
            <w:tcW w:w="6030" w:type="dxa"/>
          </w:tcPr>
          <w:p w14:paraId="56C90454" w14:textId="77777777" w:rsidR="00623D2A" w:rsidRPr="00981FDE" w:rsidRDefault="00623D2A" w:rsidP="00623D2A">
            <w:pPr>
              <w:pStyle w:val="CellBody"/>
              <w:rPr>
                <w:color w:val="auto"/>
                <w:lang w:val="en-GB"/>
              </w:rPr>
            </w:pPr>
            <w:r w:rsidRPr="00981FDE">
              <w:rPr>
                <w:color w:val="auto"/>
                <w:lang w:val="en-GB"/>
              </w:rPr>
              <w:t>Hot Water Return</w:t>
            </w:r>
          </w:p>
        </w:tc>
      </w:tr>
      <w:tr w:rsidR="00623D2A" w:rsidRPr="00981FDE" w14:paraId="31EEADEA" w14:textId="77777777" w:rsidTr="00DD7D76">
        <w:trPr>
          <w:trHeight w:val="20"/>
        </w:trPr>
        <w:tc>
          <w:tcPr>
            <w:tcW w:w="1445" w:type="dxa"/>
          </w:tcPr>
          <w:p w14:paraId="458BDD05" w14:textId="77777777" w:rsidR="00623D2A" w:rsidRPr="00981FDE" w:rsidRDefault="00623D2A" w:rsidP="00623D2A">
            <w:pPr>
              <w:pStyle w:val="CellBodyCentered"/>
              <w:rPr>
                <w:color w:val="auto"/>
                <w:lang w:val="en-GB"/>
              </w:rPr>
            </w:pPr>
            <w:r w:rsidRPr="00981FDE">
              <w:rPr>
                <w:color w:val="auto"/>
                <w:lang w:val="en-GB"/>
              </w:rPr>
              <w:t>WHS</w:t>
            </w:r>
          </w:p>
        </w:tc>
        <w:tc>
          <w:tcPr>
            <w:tcW w:w="6030" w:type="dxa"/>
          </w:tcPr>
          <w:p w14:paraId="21AAD65F" w14:textId="77777777" w:rsidR="00623D2A" w:rsidRPr="00981FDE" w:rsidRDefault="00623D2A" w:rsidP="00623D2A">
            <w:pPr>
              <w:pStyle w:val="CellBody"/>
              <w:rPr>
                <w:color w:val="auto"/>
                <w:lang w:val="en-GB"/>
              </w:rPr>
            </w:pPr>
            <w:r w:rsidRPr="00981FDE">
              <w:rPr>
                <w:color w:val="auto"/>
                <w:lang w:val="en-GB"/>
              </w:rPr>
              <w:t>Hot Water Supply</w:t>
            </w:r>
          </w:p>
        </w:tc>
      </w:tr>
      <w:tr w:rsidR="00623D2A" w:rsidRPr="00981FDE" w14:paraId="07FEF958" w14:textId="77777777" w:rsidTr="00DD7D76">
        <w:trPr>
          <w:trHeight w:val="20"/>
        </w:trPr>
        <w:tc>
          <w:tcPr>
            <w:tcW w:w="1445" w:type="dxa"/>
          </w:tcPr>
          <w:p w14:paraId="2C92B4B6" w14:textId="77777777" w:rsidR="00623D2A" w:rsidRPr="00981FDE" w:rsidRDefault="00623D2A" w:rsidP="00623D2A">
            <w:pPr>
              <w:pStyle w:val="CellBodyCentered"/>
              <w:rPr>
                <w:color w:val="auto"/>
                <w:lang w:val="en-GB"/>
              </w:rPr>
            </w:pPr>
            <w:r w:rsidRPr="00981FDE">
              <w:rPr>
                <w:color w:val="auto"/>
                <w:lang w:val="en-GB"/>
              </w:rPr>
              <w:t>WIR</w:t>
            </w:r>
          </w:p>
        </w:tc>
        <w:tc>
          <w:tcPr>
            <w:tcW w:w="6030" w:type="dxa"/>
          </w:tcPr>
          <w:p w14:paraId="132B87A1" w14:textId="77777777" w:rsidR="00623D2A" w:rsidRPr="00981FDE" w:rsidRDefault="00623D2A" w:rsidP="00623D2A">
            <w:pPr>
              <w:pStyle w:val="CellBody"/>
              <w:rPr>
                <w:color w:val="auto"/>
                <w:lang w:val="en-GB"/>
              </w:rPr>
            </w:pPr>
            <w:r w:rsidRPr="00981FDE">
              <w:rPr>
                <w:color w:val="auto"/>
                <w:lang w:val="en-GB"/>
              </w:rPr>
              <w:t>Hot Water Return Internal loop</w:t>
            </w:r>
          </w:p>
        </w:tc>
      </w:tr>
      <w:tr w:rsidR="00623D2A" w:rsidRPr="00981FDE" w14:paraId="7EDBD5CB" w14:textId="77777777" w:rsidTr="00DD7D76">
        <w:trPr>
          <w:trHeight w:val="20"/>
        </w:trPr>
        <w:tc>
          <w:tcPr>
            <w:tcW w:w="1445" w:type="dxa"/>
          </w:tcPr>
          <w:p w14:paraId="5BB04DE1" w14:textId="77777777" w:rsidR="00623D2A" w:rsidRPr="00981FDE" w:rsidRDefault="00623D2A" w:rsidP="00623D2A">
            <w:pPr>
              <w:pStyle w:val="CellBodyCentered"/>
              <w:rPr>
                <w:color w:val="auto"/>
                <w:lang w:val="en-GB"/>
              </w:rPr>
            </w:pPr>
            <w:r w:rsidRPr="00981FDE">
              <w:rPr>
                <w:color w:val="auto"/>
                <w:lang w:val="en-GB"/>
              </w:rPr>
              <w:t>WIS</w:t>
            </w:r>
          </w:p>
        </w:tc>
        <w:tc>
          <w:tcPr>
            <w:tcW w:w="6030" w:type="dxa"/>
          </w:tcPr>
          <w:p w14:paraId="15A89153" w14:textId="77777777" w:rsidR="00623D2A" w:rsidRPr="00981FDE" w:rsidRDefault="00623D2A" w:rsidP="00623D2A">
            <w:pPr>
              <w:pStyle w:val="CellBody"/>
              <w:rPr>
                <w:color w:val="auto"/>
                <w:lang w:val="en-GB"/>
              </w:rPr>
            </w:pPr>
            <w:r w:rsidRPr="00981FDE">
              <w:rPr>
                <w:color w:val="auto"/>
                <w:lang w:val="en-GB"/>
              </w:rPr>
              <w:t>Hot Water Supply Internal loop</w:t>
            </w:r>
          </w:p>
        </w:tc>
      </w:tr>
      <w:tr w:rsidR="00623D2A" w:rsidRPr="00981FDE" w14:paraId="6FBD949B" w14:textId="77777777" w:rsidTr="00DD7D76">
        <w:trPr>
          <w:trHeight w:val="20"/>
        </w:trPr>
        <w:tc>
          <w:tcPr>
            <w:tcW w:w="1445" w:type="dxa"/>
          </w:tcPr>
          <w:p w14:paraId="52A5D93C" w14:textId="77777777" w:rsidR="00623D2A" w:rsidRPr="00981FDE" w:rsidRDefault="00623D2A" w:rsidP="00623D2A">
            <w:pPr>
              <w:pStyle w:val="CellBodyCentered"/>
              <w:rPr>
                <w:color w:val="auto"/>
                <w:lang w:val="en-GB"/>
              </w:rPr>
            </w:pPr>
            <w:r w:rsidRPr="00981FDE">
              <w:rPr>
                <w:color w:val="auto"/>
                <w:lang w:val="en-GB"/>
              </w:rPr>
              <w:t>WM</w:t>
            </w:r>
          </w:p>
        </w:tc>
        <w:tc>
          <w:tcPr>
            <w:tcW w:w="6030" w:type="dxa"/>
          </w:tcPr>
          <w:p w14:paraId="3F8BC2D1" w14:textId="77777777" w:rsidR="00623D2A" w:rsidRPr="00981FDE" w:rsidRDefault="00623D2A" w:rsidP="00623D2A">
            <w:pPr>
              <w:pStyle w:val="CellBody"/>
              <w:rPr>
                <w:color w:val="auto"/>
                <w:lang w:val="en-GB"/>
              </w:rPr>
            </w:pPr>
            <w:r w:rsidRPr="00981FDE">
              <w:rPr>
                <w:color w:val="auto"/>
                <w:lang w:val="en-GB"/>
              </w:rPr>
              <w:t>Make-up Water</w:t>
            </w:r>
          </w:p>
        </w:tc>
      </w:tr>
      <w:tr w:rsidR="00623D2A" w:rsidRPr="00981FDE" w14:paraId="0BADB9DE" w14:textId="77777777" w:rsidTr="00DD7D76">
        <w:trPr>
          <w:trHeight w:val="20"/>
        </w:trPr>
        <w:tc>
          <w:tcPr>
            <w:tcW w:w="1445" w:type="dxa"/>
          </w:tcPr>
          <w:p w14:paraId="56FADF7D" w14:textId="77777777" w:rsidR="00623D2A" w:rsidRPr="00981FDE" w:rsidRDefault="00623D2A" w:rsidP="00623D2A">
            <w:pPr>
              <w:pStyle w:val="CellBodyCentered"/>
              <w:rPr>
                <w:color w:val="auto"/>
                <w:lang w:val="en-GB"/>
              </w:rPr>
            </w:pPr>
            <w:r w:rsidRPr="00981FDE">
              <w:rPr>
                <w:color w:val="auto"/>
                <w:lang w:val="en-GB"/>
              </w:rPr>
              <w:t>WP</w:t>
            </w:r>
          </w:p>
        </w:tc>
        <w:tc>
          <w:tcPr>
            <w:tcW w:w="6030" w:type="dxa"/>
          </w:tcPr>
          <w:p w14:paraId="715CAEE0" w14:textId="77777777" w:rsidR="00623D2A" w:rsidRPr="00981FDE" w:rsidRDefault="00623D2A" w:rsidP="00623D2A">
            <w:pPr>
              <w:pStyle w:val="CellBody"/>
              <w:rPr>
                <w:color w:val="auto"/>
                <w:lang w:val="en-GB"/>
              </w:rPr>
            </w:pPr>
            <w:r w:rsidRPr="00981FDE">
              <w:rPr>
                <w:color w:val="auto"/>
                <w:lang w:val="en-GB"/>
              </w:rPr>
              <w:t>Process Water</w:t>
            </w:r>
          </w:p>
        </w:tc>
      </w:tr>
      <w:tr w:rsidR="00623D2A" w:rsidRPr="00981FDE" w14:paraId="67EC6C62" w14:textId="77777777" w:rsidTr="00DD7D76">
        <w:trPr>
          <w:trHeight w:val="20"/>
        </w:trPr>
        <w:tc>
          <w:tcPr>
            <w:tcW w:w="1445" w:type="dxa"/>
          </w:tcPr>
          <w:p w14:paraId="22C0421B" w14:textId="77777777" w:rsidR="00623D2A" w:rsidRPr="00981FDE" w:rsidRDefault="00623D2A" w:rsidP="00623D2A">
            <w:pPr>
              <w:pStyle w:val="CellBodyCentered"/>
              <w:rPr>
                <w:color w:val="auto"/>
                <w:lang w:val="en-GB"/>
              </w:rPr>
            </w:pPr>
            <w:r w:rsidRPr="00981FDE">
              <w:rPr>
                <w:color w:val="auto"/>
                <w:lang w:val="en-GB"/>
              </w:rPr>
              <w:t>WPS</w:t>
            </w:r>
          </w:p>
        </w:tc>
        <w:tc>
          <w:tcPr>
            <w:tcW w:w="6030" w:type="dxa"/>
          </w:tcPr>
          <w:p w14:paraId="44B4D216" w14:textId="77777777" w:rsidR="00623D2A" w:rsidRPr="00981FDE" w:rsidRDefault="00623D2A" w:rsidP="00623D2A">
            <w:pPr>
              <w:pStyle w:val="CellBody"/>
              <w:rPr>
                <w:color w:val="auto"/>
                <w:lang w:val="en-GB"/>
              </w:rPr>
            </w:pPr>
            <w:r w:rsidRPr="00981FDE">
              <w:rPr>
                <w:color w:val="auto"/>
                <w:lang w:val="en-GB"/>
              </w:rPr>
              <w:t>Process Water Gas Liquid Stripped</w:t>
            </w:r>
          </w:p>
        </w:tc>
      </w:tr>
      <w:tr w:rsidR="00623D2A" w:rsidRPr="00981FDE" w14:paraId="26026983" w14:textId="77777777" w:rsidTr="00DD7D76">
        <w:trPr>
          <w:trHeight w:val="20"/>
        </w:trPr>
        <w:tc>
          <w:tcPr>
            <w:tcW w:w="1445" w:type="dxa"/>
          </w:tcPr>
          <w:p w14:paraId="7406D5FF" w14:textId="77777777" w:rsidR="00623D2A" w:rsidRPr="00981FDE" w:rsidRDefault="00623D2A" w:rsidP="00623D2A">
            <w:pPr>
              <w:pStyle w:val="CellBodyCentered"/>
              <w:rPr>
                <w:color w:val="auto"/>
                <w:lang w:val="en-GB"/>
              </w:rPr>
            </w:pPr>
            <w:r w:rsidRPr="00981FDE">
              <w:rPr>
                <w:color w:val="auto"/>
                <w:lang w:val="en-GB"/>
              </w:rPr>
              <w:t>WR</w:t>
            </w:r>
          </w:p>
        </w:tc>
        <w:tc>
          <w:tcPr>
            <w:tcW w:w="6030" w:type="dxa"/>
          </w:tcPr>
          <w:p w14:paraId="454C9524" w14:textId="77777777" w:rsidR="00623D2A" w:rsidRPr="00981FDE" w:rsidRDefault="00623D2A" w:rsidP="00623D2A">
            <w:pPr>
              <w:pStyle w:val="CellBody"/>
              <w:rPr>
                <w:color w:val="auto"/>
                <w:lang w:val="en-GB"/>
              </w:rPr>
            </w:pPr>
            <w:r w:rsidRPr="00981FDE">
              <w:rPr>
                <w:color w:val="auto"/>
                <w:lang w:val="en-GB"/>
              </w:rPr>
              <w:t>Cooling Water Return</w:t>
            </w:r>
          </w:p>
        </w:tc>
      </w:tr>
      <w:tr w:rsidR="00623D2A" w:rsidRPr="00981FDE" w14:paraId="2801CD25" w14:textId="77777777" w:rsidTr="00DD7D76">
        <w:trPr>
          <w:trHeight w:val="20"/>
        </w:trPr>
        <w:tc>
          <w:tcPr>
            <w:tcW w:w="1445" w:type="dxa"/>
          </w:tcPr>
          <w:p w14:paraId="45967B7D" w14:textId="77777777" w:rsidR="00623D2A" w:rsidRPr="00981FDE" w:rsidRDefault="00623D2A" w:rsidP="00623D2A">
            <w:pPr>
              <w:pStyle w:val="CellBodyCentered"/>
              <w:rPr>
                <w:color w:val="auto"/>
                <w:lang w:val="en-GB"/>
              </w:rPr>
            </w:pPr>
            <w:r w:rsidRPr="00981FDE">
              <w:rPr>
                <w:color w:val="auto"/>
                <w:lang w:val="en-GB"/>
              </w:rPr>
              <w:t>WRA</w:t>
            </w:r>
          </w:p>
        </w:tc>
        <w:tc>
          <w:tcPr>
            <w:tcW w:w="6030" w:type="dxa"/>
          </w:tcPr>
          <w:p w14:paraId="390C4D64" w14:textId="77777777" w:rsidR="00623D2A" w:rsidRPr="00981FDE" w:rsidRDefault="00623D2A" w:rsidP="00623D2A">
            <w:pPr>
              <w:pStyle w:val="CellBody"/>
              <w:rPr>
                <w:color w:val="auto"/>
                <w:lang w:val="en-GB"/>
              </w:rPr>
            </w:pPr>
            <w:r w:rsidRPr="00981FDE">
              <w:rPr>
                <w:color w:val="auto"/>
                <w:lang w:val="en-GB"/>
              </w:rPr>
              <w:t>Raw Water</w:t>
            </w:r>
          </w:p>
        </w:tc>
      </w:tr>
      <w:tr w:rsidR="00623D2A" w:rsidRPr="00981FDE" w14:paraId="737469F6" w14:textId="77777777" w:rsidTr="00DD7D76">
        <w:trPr>
          <w:trHeight w:val="20"/>
        </w:trPr>
        <w:tc>
          <w:tcPr>
            <w:tcW w:w="1445" w:type="dxa"/>
          </w:tcPr>
          <w:p w14:paraId="6827D9C8" w14:textId="77777777" w:rsidR="00623D2A" w:rsidRPr="00981FDE" w:rsidRDefault="00623D2A" w:rsidP="00623D2A">
            <w:pPr>
              <w:pStyle w:val="CellBodyCentered"/>
              <w:rPr>
                <w:color w:val="auto"/>
                <w:lang w:val="en-GB"/>
              </w:rPr>
            </w:pPr>
            <w:r w:rsidRPr="00981FDE">
              <w:rPr>
                <w:color w:val="auto"/>
                <w:lang w:val="en-GB"/>
              </w:rPr>
              <w:t>WSC</w:t>
            </w:r>
          </w:p>
        </w:tc>
        <w:tc>
          <w:tcPr>
            <w:tcW w:w="6030" w:type="dxa"/>
          </w:tcPr>
          <w:p w14:paraId="5BDAC996" w14:textId="77777777" w:rsidR="00623D2A" w:rsidRPr="00981FDE" w:rsidRDefault="00623D2A" w:rsidP="00623D2A">
            <w:pPr>
              <w:pStyle w:val="CellBody"/>
              <w:rPr>
                <w:color w:val="auto"/>
                <w:lang w:val="en-GB"/>
              </w:rPr>
            </w:pPr>
            <w:r w:rsidRPr="00981FDE">
              <w:rPr>
                <w:color w:val="auto"/>
                <w:lang w:val="en-GB"/>
              </w:rPr>
              <w:t>Contaminated Surface Water</w:t>
            </w:r>
          </w:p>
        </w:tc>
      </w:tr>
      <w:tr w:rsidR="00623D2A" w:rsidRPr="00981FDE" w14:paraId="7679EF45" w14:textId="77777777" w:rsidTr="00DD7D76">
        <w:trPr>
          <w:trHeight w:val="20"/>
        </w:trPr>
        <w:tc>
          <w:tcPr>
            <w:tcW w:w="1445" w:type="dxa"/>
          </w:tcPr>
          <w:p w14:paraId="541206D7" w14:textId="77777777" w:rsidR="00623D2A" w:rsidRPr="00981FDE" w:rsidRDefault="00623D2A" w:rsidP="00623D2A">
            <w:pPr>
              <w:pStyle w:val="CellBodyCentered"/>
              <w:rPr>
                <w:color w:val="auto"/>
                <w:lang w:val="en-GB"/>
              </w:rPr>
            </w:pPr>
            <w:r w:rsidRPr="00981FDE">
              <w:rPr>
                <w:color w:val="auto"/>
                <w:lang w:val="en-GB"/>
              </w:rPr>
              <w:t>WSR</w:t>
            </w:r>
          </w:p>
        </w:tc>
        <w:tc>
          <w:tcPr>
            <w:tcW w:w="6030" w:type="dxa"/>
          </w:tcPr>
          <w:p w14:paraId="529D4557" w14:textId="77777777" w:rsidR="00623D2A" w:rsidRPr="00981FDE" w:rsidRDefault="00623D2A" w:rsidP="00623D2A">
            <w:pPr>
              <w:pStyle w:val="CellBody"/>
              <w:rPr>
                <w:color w:val="auto"/>
                <w:lang w:val="en-GB"/>
              </w:rPr>
            </w:pPr>
            <w:r w:rsidRPr="00981FDE">
              <w:rPr>
                <w:color w:val="auto"/>
                <w:lang w:val="en-GB"/>
              </w:rPr>
              <w:t>Sour Water</w:t>
            </w:r>
          </w:p>
        </w:tc>
      </w:tr>
      <w:tr w:rsidR="00623D2A" w:rsidRPr="00981FDE" w14:paraId="5BEF53B5" w14:textId="77777777" w:rsidTr="00DD7D76">
        <w:trPr>
          <w:trHeight w:val="20"/>
        </w:trPr>
        <w:tc>
          <w:tcPr>
            <w:tcW w:w="1445" w:type="dxa"/>
          </w:tcPr>
          <w:p w14:paraId="3EDD3403" w14:textId="77777777" w:rsidR="00623D2A" w:rsidRPr="00981FDE" w:rsidRDefault="00623D2A" w:rsidP="00623D2A">
            <w:pPr>
              <w:pStyle w:val="CellBodyCentered"/>
              <w:rPr>
                <w:color w:val="auto"/>
                <w:lang w:val="en-GB"/>
              </w:rPr>
            </w:pPr>
            <w:r w:rsidRPr="00981FDE">
              <w:rPr>
                <w:color w:val="auto"/>
                <w:lang w:val="en-GB"/>
              </w:rPr>
              <w:t>WT</w:t>
            </w:r>
          </w:p>
        </w:tc>
        <w:tc>
          <w:tcPr>
            <w:tcW w:w="6030" w:type="dxa"/>
          </w:tcPr>
          <w:p w14:paraId="47211A00" w14:textId="77777777" w:rsidR="00623D2A" w:rsidRPr="00981FDE" w:rsidRDefault="00623D2A" w:rsidP="00623D2A">
            <w:pPr>
              <w:pStyle w:val="CellBody"/>
              <w:rPr>
                <w:color w:val="auto"/>
                <w:lang w:val="en-GB"/>
              </w:rPr>
            </w:pPr>
            <w:r w:rsidRPr="00981FDE">
              <w:rPr>
                <w:color w:val="auto"/>
                <w:lang w:val="en-GB"/>
              </w:rPr>
              <w:t>Treated Water</w:t>
            </w:r>
          </w:p>
        </w:tc>
      </w:tr>
      <w:tr w:rsidR="00623D2A" w:rsidRPr="00981FDE" w14:paraId="059B9418" w14:textId="77777777" w:rsidTr="00DD7D76">
        <w:trPr>
          <w:trHeight w:val="20"/>
        </w:trPr>
        <w:tc>
          <w:tcPr>
            <w:tcW w:w="1445" w:type="dxa"/>
          </w:tcPr>
          <w:p w14:paraId="076B1B34" w14:textId="77777777" w:rsidR="00623D2A" w:rsidRPr="00981FDE" w:rsidRDefault="00623D2A" w:rsidP="00623D2A">
            <w:pPr>
              <w:pStyle w:val="CellBodyCentered"/>
              <w:rPr>
                <w:color w:val="auto"/>
                <w:lang w:val="en-GB"/>
              </w:rPr>
            </w:pPr>
            <w:r w:rsidRPr="00981FDE">
              <w:rPr>
                <w:color w:val="auto"/>
                <w:lang w:val="en-GB"/>
              </w:rPr>
              <w:t>WU</w:t>
            </w:r>
          </w:p>
        </w:tc>
        <w:tc>
          <w:tcPr>
            <w:tcW w:w="6030" w:type="dxa"/>
          </w:tcPr>
          <w:p w14:paraId="32FF4234" w14:textId="77777777" w:rsidR="00623D2A" w:rsidRPr="00981FDE" w:rsidRDefault="00623D2A" w:rsidP="00623D2A">
            <w:pPr>
              <w:pStyle w:val="CellBody"/>
              <w:rPr>
                <w:color w:val="auto"/>
                <w:lang w:val="en-GB"/>
              </w:rPr>
            </w:pPr>
            <w:r w:rsidRPr="00981FDE">
              <w:rPr>
                <w:color w:val="auto"/>
                <w:lang w:val="en-GB"/>
              </w:rPr>
              <w:t>Utility Water</w:t>
            </w:r>
          </w:p>
        </w:tc>
      </w:tr>
      <w:tr w:rsidR="00623D2A" w:rsidRPr="00981FDE" w14:paraId="4A05F076" w14:textId="77777777" w:rsidTr="00DD7D76">
        <w:trPr>
          <w:trHeight w:val="20"/>
        </w:trPr>
        <w:tc>
          <w:tcPr>
            <w:tcW w:w="1445" w:type="dxa"/>
          </w:tcPr>
          <w:p w14:paraId="3C8D0FF8" w14:textId="77777777" w:rsidR="00623D2A" w:rsidRPr="00981FDE" w:rsidRDefault="00623D2A" w:rsidP="00623D2A">
            <w:pPr>
              <w:pStyle w:val="CellBodyCentered"/>
              <w:rPr>
                <w:color w:val="auto"/>
                <w:lang w:val="en-GB"/>
              </w:rPr>
            </w:pPr>
            <w:r w:rsidRPr="00981FDE">
              <w:rPr>
                <w:color w:val="auto"/>
                <w:lang w:val="en-GB"/>
              </w:rPr>
              <w:t>WX</w:t>
            </w:r>
          </w:p>
        </w:tc>
        <w:tc>
          <w:tcPr>
            <w:tcW w:w="6030" w:type="dxa"/>
          </w:tcPr>
          <w:p w14:paraId="0AAA803A" w14:textId="77777777" w:rsidR="00623D2A" w:rsidRPr="00981FDE" w:rsidRDefault="00623D2A" w:rsidP="00623D2A">
            <w:pPr>
              <w:pStyle w:val="CellBody"/>
              <w:rPr>
                <w:color w:val="auto"/>
                <w:lang w:val="en-GB"/>
              </w:rPr>
            </w:pPr>
            <w:r w:rsidRPr="00981FDE">
              <w:rPr>
                <w:color w:val="auto"/>
                <w:lang w:val="en-GB"/>
              </w:rPr>
              <w:t>Hot Water Tracing Return</w:t>
            </w:r>
          </w:p>
        </w:tc>
      </w:tr>
    </w:tbl>
    <w:p w14:paraId="60E6ABF7" w14:textId="77777777" w:rsidR="00F808B1" w:rsidRDefault="007738DF" w:rsidP="0091497F">
      <w:pPr>
        <w:pStyle w:val="Heading1"/>
        <w:numPr>
          <w:ilvl w:val="0"/>
          <w:numId w:val="129"/>
        </w:numPr>
        <w:ind w:left="709" w:hanging="709"/>
        <w:rPr>
          <w:lang w:val="en-GB"/>
        </w:rPr>
      </w:pPr>
      <w:bookmarkStart w:id="4418" w:name="_Toc314929838"/>
      <w:r>
        <w:rPr>
          <w:lang w:val="en-GB"/>
        </w:rPr>
        <w:br w:type="page"/>
      </w:r>
      <w:bookmarkStart w:id="4419" w:name="_Toc393266211"/>
      <w:bookmarkStart w:id="4420" w:name="_Toc182313285"/>
      <w:r w:rsidRPr="00981FDE">
        <w:rPr>
          <w:lang w:val="en-GB"/>
        </w:rPr>
        <w:lastRenderedPageBreak/>
        <w:t>PIPING SYSTEMS INSULATION SELECTION TABLE</w:t>
      </w:r>
      <w:bookmarkEnd w:id="4418"/>
      <w:bookmarkEnd w:id="4419"/>
      <w:bookmarkEnd w:id="4420"/>
    </w:p>
    <w:tbl>
      <w:tblPr>
        <w:tblW w:w="9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7286"/>
      </w:tblGrid>
      <w:tr w:rsidR="007738DF" w:rsidRPr="00981FDE" w14:paraId="037DFCAB" w14:textId="77777777" w:rsidTr="003E774A">
        <w:tc>
          <w:tcPr>
            <w:tcW w:w="1890" w:type="dxa"/>
            <w:shd w:val="clear" w:color="auto" w:fill="C6D9F1" w:themeFill="text2" w:themeFillTint="33"/>
          </w:tcPr>
          <w:p w14:paraId="0C601F6A" w14:textId="77777777" w:rsidR="007738DF" w:rsidRPr="00981FDE" w:rsidRDefault="007738DF" w:rsidP="00F118E0">
            <w:pPr>
              <w:pStyle w:val="CellHeadingCentered"/>
              <w:rPr>
                <w:color w:val="auto"/>
                <w:lang w:val="en-GB"/>
              </w:rPr>
            </w:pPr>
            <w:r w:rsidRPr="00981FDE">
              <w:rPr>
                <w:color w:val="auto"/>
                <w:lang w:val="en-GB"/>
              </w:rPr>
              <w:t>INSULATION CODE</w:t>
            </w:r>
          </w:p>
        </w:tc>
        <w:tc>
          <w:tcPr>
            <w:tcW w:w="7286" w:type="dxa"/>
            <w:shd w:val="clear" w:color="auto" w:fill="C6D9F1" w:themeFill="text2" w:themeFillTint="33"/>
          </w:tcPr>
          <w:p w14:paraId="5EA1E293" w14:textId="77777777" w:rsidR="007738DF" w:rsidRPr="00981FDE" w:rsidRDefault="007738DF" w:rsidP="00F118E0">
            <w:pPr>
              <w:pStyle w:val="CellHeadingCentered"/>
              <w:rPr>
                <w:color w:val="auto"/>
                <w:lang w:val="en-GB"/>
              </w:rPr>
            </w:pPr>
            <w:r w:rsidRPr="00981FDE">
              <w:rPr>
                <w:color w:val="auto"/>
                <w:lang w:val="en-GB"/>
              </w:rPr>
              <w:t>INSULATION CATEGORY</w:t>
            </w:r>
          </w:p>
        </w:tc>
      </w:tr>
      <w:tr w:rsidR="007738DF" w:rsidRPr="00981FDE" w14:paraId="0EAF87AB" w14:textId="77777777" w:rsidTr="002D7F00">
        <w:tc>
          <w:tcPr>
            <w:tcW w:w="1890" w:type="dxa"/>
          </w:tcPr>
          <w:p w14:paraId="1352E8BE" w14:textId="77777777" w:rsidR="007738DF" w:rsidRPr="00981FDE" w:rsidRDefault="007738DF" w:rsidP="00F118E0">
            <w:pPr>
              <w:pStyle w:val="CellBodyCentered"/>
              <w:rPr>
                <w:color w:val="auto"/>
                <w:lang w:val="en-GB"/>
              </w:rPr>
            </w:pPr>
            <w:r w:rsidRPr="00981FDE">
              <w:rPr>
                <w:color w:val="auto"/>
                <w:lang w:val="en-GB"/>
              </w:rPr>
              <w:t>AC</w:t>
            </w:r>
          </w:p>
        </w:tc>
        <w:tc>
          <w:tcPr>
            <w:tcW w:w="7286" w:type="dxa"/>
          </w:tcPr>
          <w:p w14:paraId="6EB77279" w14:textId="77777777" w:rsidR="007738DF" w:rsidRPr="00981FDE" w:rsidRDefault="007738DF" w:rsidP="00F118E0">
            <w:pPr>
              <w:pStyle w:val="CellBody"/>
              <w:rPr>
                <w:color w:val="auto"/>
                <w:lang w:val="en-GB"/>
              </w:rPr>
            </w:pPr>
            <w:r w:rsidRPr="00981FDE">
              <w:rPr>
                <w:color w:val="auto"/>
                <w:lang w:val="en-GB"/>
              </w:rPr>
              <w:t>Anti-Condensation</w:t>
            </w:r>
          </w:p>
        </w:tc>
      </w:tr>
      <w:tr w:rsidR="007738DF" w:rsidRPr="00981FDE" w14:paraId="5F499E46" w14:textId="77777777" w:rsidTr="002D7F00">
        <w:tc>
          <w:tcPr>
            <w:tcW w:w="1890" w:type="dxa"/>
          </w:tcPr>
          <w:p w14:paraId="7EF45A66" w14:textId="77777777" w:rsidR="007738DF" w:rsidRPr="00981FDE" w:rsidRDefault="007738DF" w:rsidP="00F118E0">
            <w:pPr>
              <w:pStyle w:val="CellBodyCentered"/>
              <w:rPr>
                <w:color w:val="auto"/>
                <w:lang w:val="en-GB"/>
              </w:rPr>
            </w:pPr>
            <w:r w:rsidRPr="00981FDE">
              <w:rPr>
                <w:color w:val="auto"/>
                <w:lang w:val="en-GB"/>
              </w:rPr>
              <w:t>AI</w:t>
            </w:r>
          </w:p>
        </w:tc>
        <w:tc>
          <w:tcPr>
            <w:tcW w:w="7286" w:type="dxa"/>
          </w:tcPr>
          <w:p w14:paraId="7F3CEC7E" w14:textId="77777777" w:rsidR="007738DF" w:rsidRPr="00981FDE" w:rsidRDefault="007738DF" w:rsidP="00F118E0">
            <w:pPr>
              <w:pStyle w:val="CellBody"/>
              <w:rPr>
                <w:color w:val="auto"/>
                <w:lang w:val="en-GB"/>
              </w:rPr>
            </w:pPr>
            <w:r w:rsidRPr="00981FDE">
              <w:rPr>
                <w:color w:val="auto"/>
                <w:lang w:val="en-GB"/>
              </w:rPr>
              <w:t>Acoustic</w:t>
            </w:r>
          </w:p>
        </w:tc>
      </w:tr>
      <w:tr w:rsidR="006822CD" w:rsidRPr="00981FDE" w14:paraId="581E71D5" w14:textId="77777777" w:rsidTr="002D7F00">
        <w:tc>
          <w:tcPr>
            <w:tcW w:w="1890" w:type="dxa"/>
          </w:tcPr>
          <w:p w14:paraId="016EDC29" w14:textId="49D0CB29" w:rsidR="006822CD" w:rsidRPr="00981FDE" w:rsidRDefault="006822CD" w:rsidP="006822CD">
            <w:pPr>
              <w:pStyle w:val="CellBodyCentered"/>
              <w:rPr>
                <w:color w:val="auto"/>
                <w:lang w:val="en-GB"/>
              </w:rPr>
            </w:pPr>
            <w:ins w:id="4421" w:author="Zhunisbayev, Olzhasbek A [Bolashak Atyrau Limited]" w:date="2022-06-07T18:59:00Z">
              <w:r>
                <w:rPr>
                  <w:color w:val="auto"/>
                  <w:lang w:val="en-GB"/>
                </w:rPr>
                <w:t>AIC</w:t>
              </w:r>
            </w:ins>
          </w:p>
        </w:tc>
        <w:tc>
          <w:tcPr>
            <w:tcW w:w="7286" w:type="dxa"/>
          </w:tcPr>
          <w:p w14:paraId="1500BB4F" w14:textId="6A0EBD5B" w:rsidR="006822CD" w:rsidRPr="00981FDE" w:rsidRDefault="006822CD" w:rsidP="006822CD">
            <w:pPr>
              <w:pStyle w:val="CellBody"/>
              <w:rPr>
                <w:color w:val="auto"/>
                <w:lang w:val="en-GB"/>
              </w:rPr>
            </w:pPr>
            <w:ins w:id="4422" w:author="Zhunisbayev, Olzhasbek A [Bolashak Atyrau Limited]" w:date="2022-06-07T18:59:00Z">
              <w:r w:rsidRPr="002D7F00">
                <w:rPr>
                  <w:color w:val="auto"/>
                  <w:lang w:val="en-GB"/>
                </w:rPr>
                <w:t>Acoustic Insulation Cold</w:t>
              </w:r>
            </w:ins>
          </w:p>
        </w:tc>
      </w:tr>
      <w:tr w:rsidR="006822CD" w:rsidRPr="00981FDE" w14:paraId="1E8E4C30" w14:textId="77777777" w:rsidTr="002D7F00">
        <w:tc>
          <w:tcPr>
            <w:tcW w:w="1890" w:type="dxa"/>
          </w:tcPr>
          <w:p w14:paraId="2649D10D" w14:textId="77777777" w:rsidR="006822CD" w:rsidRPr="00981FDE" w:rsidRDefault="006822CD" w:rsidP="006822CD">
            <w:pPr>
              <w:pStyle w:val="CellBodyCentered"/>
              <w:rPr>
                <w:color w:val="auto"/>
                <w:lang w:val="en-GB"/>
              </w:rPr>
            </w:pPr>
            <w:r w:rsidRPr="00981FDE">
              <w:rPr>
                <w:color w:val="auto"/>
                <w:lang w:val="en-GB"/>
              </w:rPr>
              <w:t>ATWX</w:t>
            </w:r>
          </w:p>
        </w:tc>
        <w:tc>
          <w:tcPr>
            <w:tcW w:w="7286" w:type="dxa"/>
          </w:tcPr>
          <w:p w14:paraId="78E5AF98" w14:textId="77777777" w:rsidR="006822CD" w:rsidRPr="00981FDE" w:rsidRDefault="006822CD" w:rsidP="006822CD">
            <w:pPr>
              <w:pStyle w:val="CellBody"/>
              <w:rPr>
                <w:color w:val="auto"/>
                <w:lang w:val="en-GB"/>
              </w:rPr>
            </w:pPr>
            <w:r w:rsidRPr="00981FDE">
              <w:rPr>
                <w:color w:val="auto"/>
                <w:lang w:val="en-GB"/>
              </w:rPr>
              <w:t>Acoustic with Electric Tracing (X denotes tracing temperature)</w:t>
            </w:r>
          </w:p>
        </w:tc>
      </w:tr>
      <w:tr w:rsidR="006822CD" w:rsidRPr="00981FDE" w14:paraId="38404313" w14:textId="77777777" w:rsidTr="002D7F00">
        <w:tc>
          <w:tcPr>
            <w:tcW w:w="1890" w:type="dxa"/>
          </w:tcPr>
          <w:p w14:paraId="540D8B8D" w14:textId="77777777" w:rsidR="006822CD" w:rsidRPr="00981FDE" w:rsidRDefault="006822CD" w:rsidP="006822CD">
            <w:pPr>
              <w:pStyle w:val="CellBodyCentered"/>
              <w:rPr>
                <w:color w:val="auto"/>
                <w:lang w:val="en-GB"/>
              </w:rPr>
            </w:pPr>
            <w:r w:rsidRPr="00981FDE">
              <w:rPr>
                <w:color w:val="auto"/>
                <w:lang w:val="en-GB"/>
              </w:rPr>
              <w:t>CI</w:t>
            </w:r>
          </w:p>
        </w:tc>
        <w:tc>
          <w:tcPr>
            <w:tcW w:w="7286" w:type="dxa"/>
          </w:tcPr>
          <w:p w14:paraId="26AF9051" w14:textId="77777777" w:rsidR="006822CD" w:rsidRPr="00981FDE" w:rsidRDefault="006822CD" w:rsidP="006822CD">
            <w:pPr>
              <w:pStyle w:val="CellBody"/>
              <w:rPr>
                <w:color w:val="auto"/>
                <w:lang w:val="en-GB"/>
              </w:rPr>
            </w:pPr>
            <w:r w:rsidRPr="00981FDE">
              <w:rPr>
                <w:color w:val="auto"/>
                <w:lang w:val="en-GB"/>
              </w:rPr>
              <w:t xml:space="preserve">Cold Conservation  </w:t>
            </w:r>
          </w:p>
        </w:tc>
      </w:tr>
      <w:tr w:rsidR="006822CD" w:rsidRPr="00981FDE" w14:paraId="4A4D425A" w14:textId="77777777" w:rsidTr="002D7F00">
        <w:tc>
          <w:tcPr>
            <w:tcW w:w="1890" w:type="dxa"/>
          </w:tcPr>
          <w:p w14:paraId="145A0CF7" w14:textId="77777777" w:rsidR="006822CD" w:rsidRPr="00981FDE" w:rsidRDefault="006822CD" w:rsidP="006822CD">
            <w:pPr>
              <w:pStyle w:val="CellBodyCentered"/>
              <w:rPr>
                <w:color w:val="auto"/>
                <w:lang w:val="en-GB"/>
              </w:rPr>
            </w:pPr>
            <w:r w:rsidRPr="00981FDE">
              <w:rPr>
                <w:color w:val="auto"/>
                <w:lang w:val="en-GB"/>
              </w:rPr>
              <w:t>CIWX</w:t>
            </w:r>
          </w:p>
        </w:tc>
        <w:tc>
          <w:tcPr>
            <w:tcW w:w="7286" w:type="dxa"/>
          </w:tcPr>
          <w:p w14:paraId="5DB02A22" w14:textId="77777777" w:rsidR="006822CD" w:rsidRPr="00981FDE" w:rsidRDefault="006822CD" w:rsidP="006822CD">
            <w:pPr>
              <w:pStyle w:val="CellBody"/>
              <w:rPr>
                <w:color w:val="auto"/>
                <w:lang w:val="en-GB"/>
              </w:rPr>
            </w:pPr>
            <w:r w:rsidRPr="00981FDE">
              <w:rPr>
                <w:color w:val="auto"/>
                <w:lang w:val="en-GB"/>
              </w:rPr>
              <w:t>Cold Conservation with Electric Tracing (X denotes tracing temperature)</w:t>
            </w:r>
          </w:p>
        </w:tc>
      </w:tr>
      <w:tr w:rsidR="006822CD" w:rsidRPr="00981FDE" w14:paraId="5A2FBEE1" w14:textId="77777777" w:rsidTr="002D7F00">
        <w:tc>
          <w:tcPr>
            <w:tcW w:w="1890" w:type="dxa"/>
          </w:tcPr>
          <w:p w14:paraId="10F75509" w14:textId="77777777" w:rsidR="006822CD" w:rsidRPr="00981FDE" w:rsidRDefault="006822CD" w:rsidP="006822CD">
            <w:pPr>
              <w:pStyle w:val="CellBodyCentered"/>
              <w:rPr>
                <w:color w:val="auto"/>
                <w:lang w:val="en-GB"/>
              </w:rPr>
            </w:pPr>
            <w:r w:rsidRPr="00981FDE">
              <w:rPr>
                <w:color w:val="auto"/>
                <w:lang w:val="en-GB"/>
              </w:rPr>
              <w:t>CIWX</w:t>
            </w:r>
            <w:r>
              <w:rPr>
                <w:color w:val="auto"/>
                <w:lang w:val="en-GB"/>
              </w:rPr>
              <w:t>H</w:t>
            </w:r>
          </w:p>
        </w:tc>
        <w:tc>
          <w:tcPr>
            <w:tcW w:w="7286" w:type="dxa"/>
          </w:tcPr>
          <w:p w14:paraId="7B85E1AE" w14:textId="77777777" w:rsidR="006822CD" w:rsidRPr="00981FDE" w:rsidRDefault="006822CD" w:rsidP="006822CD">
            <w:pPr>
              <w:pStyle w:val="CellBody"/>
              <w:jc w:val="both"/>
              <w:rPr>
                <w:color w:val="auto"/>
                <w:lang w:val="en-GB"/>
              </w:rPr>
            </w:pPr>
            <w:r w:rsidRPr="00981FDE">
              <w:rPr>
                <w:color w:val="auto"/>
                <w:lang w:val="en-GB"/>
              </w:rPr>
              <w:t xml:space="preserve">Cold Conservation with </w:t>
            </w:r>
            <w:r>
              <w:rPr>
                <w:color w:val="auto"/>
                <w:lang w:val="en-GB"/>
              </w:rPr>
              <w:t>High Integrity Electric</w:t>
            </w:r>
            <w:r w:rsidRPr="00981FDE">
              <w:rPr>
                <w:color w:val="auto"/>
                <w:lang w:val="en-GB"/>
              </w:rPr>
              <w:t xml:space="preserve"> Tracing (X denotes tracing temperature)</w:t>
            </w:r>
          </w:p>
        </w:tc>
      </w:tr>
      <w:tr w:rsidR="006822CD" w:rsidRPr="00981FDE" w14:paraId="1DD2381E" w14:textId="77777777" w:rsidTr="002D7F00">
        <w:tc>
          <w:tcPr>
            <w:tcW w:w="1890" w:type="dxa"/>
          </w:tcPr>
          <w:p w14:paraId="74BAA284" w14:textId="77777777" w:rsidR="006822CD" w:rsidRPr="00981FDE" w:rsidRDefault="006822CD" w:rsidP="006822CD">
            <w:pPr>
              <w:pStyle w:val="CellBodyCentered"/>
              <w:rPr>
                <w:color w:val="auto"/>
                <w:lang w:val="en-GB"/>
              </w:rPr>
            </w:pPr>
            <w:r w:rsidRPr="00981FDE">
              <w:rPr>
                <w:color w:val="auto"/>
                <w:lang w:val="en-GB"/>
              </w:rPr>
              <w:t>FP</w:t>
            </w:r>
          </w:p>
        </w:tc>
        <w:tc>
          <w:tcPr>
            <w:tcW w:w="7286" w:type="dxa"/>
          </w:tcPr>
          <w:p w14:paraId="36F9878F" w14:textId="77777777" w:rsidR="006822CD" w:rsidRPr="00981FDE" w:rsidRDefault="006822CD" w:rsidP="006822CD">
            <w:pPr>
              <w:pStyle w:val="CellBody"/>
              <w:rPr>
                <w:color w:val="auto"/>
                <w:lang w:val="en-GB"/>
              </w:rPr>
            </w:pPr>
            <w:r w:rsidRPr="00981FDE">
              <w:rPr>
                <w:color w:val="auto"/>
                <w:lang w:val="en-GB"/>
              </w:rPr>
              <w:t>Passive Fire Protection</w:t>
            </w:r>
          </w:p>
        </w:tc>
      </w:tr>
      <w:tr w:rsidR="006822CD" w:rsidRPr="00981FDE" w14:paraId="5FF251D7" w14:textId="77777777" w:rsidTr="002D7F00">
        <w:tc>
          <w:tcPr>
            <w:tcW w:w="1890" w:type="dxa"/>
          </w:tcPr>
          <w:p w14:paraId="6BF51CAE" w14:textId="622BED10" w:rsidR="006822CD" w:rsidRPr="00981FDE" w:rsidRDefault="006822CD" w:rsidP="006822CD">
            <w:pPr>
              <w:pStyle w:val="CellBodyCentered"/>
              <w:rPr>
                <w:color w:val="auto"/>
                <w:lang w:val="en-GB"/>
              </w:rPr>
            </w:pPr>
            <w:ins w:id="4423" w:author="Zhunisbayev, Olzhasbek A [Bolashak Atyrau Limited]" w:date="2022-06-23T14:18:00Z">
              <w:r w:rsidRPr="008E3F04">
                <w:rPr>
                  <w:color w:val="auto"/>
                  <w:lang w:val="en-GB"/>
                </w:rPr>
                <w:t>FPHCWX</w:t>
              </w:r>
            </w:ins>
          </w:p>
        </w:tc>
        <w:tc>
          <w:tcPr>
            <w:tcW w:w="7286" w:type="dxa"/>
          </w:tcPr>
          <w:p w14:paraId="355A300E" w14:textId="4A325787" w:rsidR="006822CD" w:rsidRPr="00981FDE" w:rsidRDefault="006822CD" w:rsidP="006822CD">
            <w:pPr>
              <w:pStyle w:val="CellBody"/>
              <w:rPr>
                <w:color w:val="auto"/>
                <w:lang w:val="en-GB"/>
              </w:rPr>
            </w:pPr>
            <w:ins w:id="4424" w:author="Zhunisbayev, Olzhasbek A [Bolashak Atyrau Limited]" w:date="2022-06-23T14:18:00Z">
              <w:r w:rsidRPr="00D24F02">
                <w:rPr>
                  <w:color w:val="auto"/>
                  <w:lang w:val="en-GB"/>
                </w:rPr>
                <w:t>Passive Fire Protection Heat Conservation Of Process with High Integrity Electric</w:t>
              </w:r>
            </w:ins>
            <w:ins w:id="4425" w:author="Zhunisbayev, Olzhasbek A [Bolashak Atyrau Limited]" w:date="2022-06-23T14:27:00Z">
              <w:r>
                <w:rPr>
                  <w:color w:val="auto"/>
                  <w:lang w:val="en-GB"/>
                </w:rPr>
                <w:t xml:space="preserve"> </w:t>
              </w:r>
            </w:ins>
            <w:ins w:id="4426" w:author="Zhunisbayev, Olzhasbek A [Bolashak Atyrau Limited]" w:date="2022-06-23T14:18:00Z">
              <w:r w:rsidRPr="00D24F02">
                <w:rPr>
                  <w:color w:val="auto"/>
                  <w:lang w:val="en-GB"/>
                </w:rPr>
                <w:t>Tracing &amp;Winterisation (‘X’ denotes tracing temperature)</w:t>
              </w:r>
            </w:ins>
          </w:p>
        </w:tc>
      </w:tr>
      <w:tr w:rsidR="006822CD" w:rsidRPr="00981FDE" w14:paraId="50DBA668" w14:textId="77777777" w:rsidTr="002D7F00">
        <w:tc>
          <w:tcPr>
            <w:tcW w:w="1890" w:type="dxa"/>
          </w:tcPr>
          <w:p w14:paraId="04B351DE" w14:textId="4F140309" w:rsidR="006822CD" w:rsidRPr="00981FDE" w:rsidRDefault="006822CD" w:rsidP="006822CD">
            <w:pPr>
              <w:pStyle w:val="CellBodyCentered"/>
              <w:rPr>
                <w:color w:val="auto"/>
                <w:lang w:val="en-GB"/>
              </w:rPr>
            </w:pPr>
            <w:ins w:id="4427" w:author="Zhunisbayev, Olzhasbek A [Bolashak Atyrau Limited]" w:date="2022-06-23T14:26:00Z">
              <w:r w:rsidRPr="006B3F18">
                <w:rPr>
                  <w:color w:val="auto"/>
                  <w:lang w:val="en-GB"/>
                </w:rPr>
                <w:t>FPHCSWX</w:t>
              </w:r>
            </w:ins>
          </w:p>
        </w:tc>
        <w:tc>
          <w:tcPr>
            <w:tcW w:w="7286" w:type="dxa"/>
          </w:tcPr>
          <w:p w14:paraId="6E5869B1" w14:textId="4DC5405F" w:rsidR="006822CD" w:rsidRPr="00981FDE" w:rsidRDefault="006822CD" w:rsidP="006822CD">
            <w:pPr>
              <w:pStyle w:val="CellBody"/>
              <w:rPr>
                <w:color w:val="auto"/>
                <w:lang w:val="en-GB"/>
              </w:rPr>
            </w:pPr>
            <w:ins w:id="4428" w:author="Zhunisbayev, Olzhasbek A [Bolashak Atyrau Limited]" w:date="2022-06-23T14:27:00Z">
              <w:r w:rsidRPr="006B3F18">
                <w:rPr>
                  <w:color w:val="auto"/>
                  <w:lang w:val="en-GB"/>
                </w:rPr>
                <w:t>Passive Fire Protection and Heat Conservation only of Main Lines with Process Electric</w:t>
              </w:r>
              <w:r>
                <w:rPr>
                  <w:color w:val="auto"/>
                  <w:lang w:val="en-GB"/>
                </w:rPr>
                <w:t xml:space="preserve"> </w:t>
              </w:r>
              <w:r w:rsidRPr="006B3F18">
                <w:rPr>
                  <w:color w:val="auto"/>
                  <w:lang w:val="en-GB"/>
                </w:rPr>
                <w:t>Tracing and Winterisation of Small Branches, Deadlegs, Drains etc. (</w:t>
              </w:r>
              <w:r>
                <w:rPr>
                  <w:color w:val="auto"/>
                  <w:lang w:val="en-GB"/>
                </w:rPr>
                <w:t>‘</w:t>
              </w:r>
              <w:r w:rsidRPr="006B3F18">
                <w:rPr>
                  <w:color w:val="auto"/>
                  <w:lang w:val="en-GB"/>
                </w:rPr>
                <w:t>X</w:t>
              </w:r>
              <w:r>
                <w:rPr>
                  <w:color w:val="auto"/>
                  <w:lang w:val="en-GB"/>
                </w:rPr>
                <w:t xml:space="preserve">’ </w:t>
              </w:r>
              <w:r w:rsidRPr="006B3F18">
                <w:rPr>
                  <w:color w:val="auto"/>
                  <w:lang w:val="en-GB"/>
                </w:rPr>
                <w:t>denotes tracing</w:t>
              </w:r>
              <w:r>
                <w:rPr>
                  <w:color w:val="auto"/>
                  <w:lang w:val="en-GB"/>
                </w:rPr>
                <w:t xml:space="preserve"> </w:t>
              </w:r>
              <w:r w:rsidRPr="006B3F18">
                <w:rPr>
                  <w:color w:val="auto"/>
                  <w:lang w:val="en-GB"/>
                </w:rPr>
                <w:t>temperature)</w:t>
              </w:r>
            </w:ins>
          </w:p>
        </w:tc>
      </w:tr>
      <w:tr w:rsidR="006822CD" w:rsidRPr="00981FDE" w14:paraId="5A55215C" w14:textId="77777777" w:rsidTr="002D7F00">
        <w:tc>
          <w:tcPr>
            <w:tcW w:w="1890" w:type="dxa"/>
          </w:tcPr>
          <w:p w14:paraId="24BF8F19" w14:textId="77777777" w:rsidR="006822CD" w:rsidRPr="00981FDE" w:rsidRDefault="006822CD" w:rsidP="006822CD">
            <w:pPr>
              <w:pStyle w:val="CellBodyCentered"/>
              <w:rPr>
                <w:color w:val="auto"/>
                <w:lang w:val="en-GB"/>
              </w:rPr>
            </w:pPr>
            <w:r w:rsidRPr="00981FDE">
              <w:rPr>
                <w:color w:val="auto"/>
                <w:lang w:val="en-GB"/>
              </w:rPr>
              <w:t>HC</w:t>
            </w:r>
          </w:p>
        </w:tc>
        <w:tc>
          <w:tcPr>
            <w:tcW w:w="7286" w:type="dxa"/>
          </w:tcPr>
          <w:p w14:paraId="63E16E66" w14:textId="77777777" w:rsidR="006822CD" w:rsidRPr="00981FDE" w:rsidRDefault="006822CD" w:rsidP="006822CD">
            <w:pPr>
              <w:pStyle w:val="CellBody"/>
              <w:rPr>
                <w:color w:val="auto"/>
                <w:lang w:val="en-GB"/>
              </w:rPr>
            </w:pPr>
            <w:r w:rsidRPr="00981FDE">
              <w:rPr>
                <w:color w:val="auto"/>
                <w:lang w:val="en-GB"/>
              </w:rPr>
              <w:t>Heat Conservation</w:t>
            </w:r>
          </w:p>
        </w:tc>
      </w:tr>
      <w:tr w:rsidR="006822CD" w:rsidRPr="00981FDE" w14:paraId="4AB806FC" w14:textId="77777777" w:rsidTr="002D7F00">
        <w:tc>
          <w:tcPr>
            <w:tcW w:w="1890" w:type="dxa"/>
          </w:tcPr>
          <w:p w14:paraId="0EEDAC41" w14:textId="77777777" w:rsidR="006822CD" w:rsidRPr="00981FDE" w:rsidRDefault="006822CD" w:rsidP="006822CD">
            <w:pPr>
              <w:pStyle w:val="CellBodyCentered"/>
              <w:rPr>
                <w:color w:val="auto"/>
                <w:lang w:val="en-GB"/>
              </w:rPr>
            </w:pPr>
            <w:r>
              <w:rPr>
                <w:color w:val="auto"/>
                <w:lang w:val="en-GB"/>
              </w:rPr>
              <w:t>HCB</w:t>
            </w:r>
          </w:p>
        </w:tc>
        <w:tc>
          <w:tcPr>
            <w:tcW w:w="7286" w:type="dxa"/>
          </w:tcPr>
          <w:p w14:paraId="4EF5E752" w14:textId="77777777" w:rsidR="006822CD" w:rsidRPr="00981FDE" w:rsidRDefault="006822CD" w:rsidP="006822CD">
            <w:pPr>
              <w:pStyle w:val="CellBody"/>
              <w:rPr>
                <w:color w:val="auto"/>
                <w:lang w:val="en-GB"/>
              </w:rPr>
            </w:pPr>
            <w:r>
              <w:rPr>
                <w:color w:val="auto"/>
                <w:lang w:val="en-GB"/>
              </w:rPr>
              <w:t>Buried Systems</w:t>
            </w:r>
          </w:p>
        </w:tc>
      </w:tr>
      <w:tr w:rsidR="006822CD" w:rsidRPr="00981FDE" w14:paraId="617E5810" w14:textId="77777777" w:rsidTr="002D7F00">
        <w:tc>
          <w:tcPr>
            <w:tcW w:w="1890" w:type="dxa"/>
          </w:tcPr>
          <w:p w14:paraId="10F0D55B" w14:textId="77777777" w:rsidR="006822CD" w:rsidRPr="00981FDE" w:rsidRDefault="006822CD" w:rsidP="006822CD">
            <w:pPr>
              <w:pStyle w:val="CellBodyCentered"/>
              <w:rPr>
                <w:color w:val="auto"/>
                <w:lang w:val="en-GB"/>
              </w:rPr>
            </w:pPr>
            <w:r w:rsidRPr="00981FDE">
              <w:rPr>
                <w:color w:val="auto"/>
                <w:lang w:val="en-GB"/>
              </w:rPr>
              <w:t>HCBX</w:t>
            </w:r>
          </w:p>
        </w:tc>
        <w:tc>
          <w:tcPr>
            <w:tcW w:w="7286" w:type="dxa"/>
          </w:tcPr>
          <w:p w14:paraId="0235B571" w14:textId="77777777" w:rsidR="006822CD" w:rsidRPr="00981FDE" w:rsidRDefault="006822CD" w:rsidP="006822CD">
            <w:pPr>
              <w:pStyle w:val="CellBody"/>
              <w:jc w:val="both"/>
              <w:rPr>
                <w:color w:val="auto"/>
                <w:lang w:val="en-GB"/>
              </w:rPr>
            </w:pPr>
            <w:r w:rsidRPr="00981FDE">
              <w:rPr>
                <w:color w:val="auto"/>
                <w:lang w:val="en-GB"/>
              </w:rPr>
              <w:t>Buried Systems with Electric Tracing (X denotes tracing temperature)</w:t>
            </w:r>
          </w:p>
        </w:tc>
      </w:tr>
      <w:tr w:rsidR="006822CD" w:rsidRPr="00981FDE" w14:paraId="62822E82" w14:textId="77777777" w:rsidTr="002D7F00">
        <w:tc>
          <w:tcPr>
            <w:tcW w:w="1890" w:type="dxa"/>
          </w:tcPr>
          <w:p w14:paraId="47053781" w14:textId="77777777" w:rsidR="006822CD" w:rsidRPr="00981FDE" w:rsidRDefault="006822CD" w:rsidP="006822CD">
            <w:pPr>
              <w:pStyle w:val="CellBodyCentered"/>
              <w:rPr>
                <w:color w:val="auto"/>
                <w:lang w:val="en-GB"/>
              </w:rPr>
            </w:pPr>
            <w:r w:rsidRPr="00981FDE">
              <w:rPr>
                <w:color w:val="auto"/>
                <w:lang w:val="en-GB"/>
              </w:rPr>
              <w:t>HCBX</w:t>
            </w:r>
            <w:r>
              <w:rPr>
                <w:color w:val="auto"/>
                <w:lang w:val="en-GB"/>
              </w:rPr>
              <w:t>H</w:t>
            </w:r>
          </w:p>
        </w:tc>
        <w:tc>
          <w:tcPr>
            <w:tcW w:w="7286" w:type="dxa"/>
          </w:tcPr>
          <w:p w14:paraId="2E2F2A9A" w14:textId="77777777" w:rsidR="006822CD" w:rsidRPr="00981FDE" w:rsidRDefault="006822CD" w:rsidP="006822CD">
            <w:pPr>
              <w:pStyle w:val="CellBody"/>
              <w:jc w:val="both"/>
              <w:rPr>
                <w:color w:val="auto"/>
                <w:lang w:val="en-GB"/>
              </w:rPr>
            </w:pPr>
            <w:r w:rsidRPr="00981FDE">
              <w:rPr>
                <w:color w:val="auto"/>
                <w:lang w:val="en-GB"/>
              </w:rPr>
              <w:t>Buried Systems with</w:t>
            </w:r>
            <w:r>
              <w:rPr>
                <w:color w:val="auto"/>
                <w:lang w:val="en-GB"/>
              </w:rPr>
              <w:t xml:space="preserve"> High Integrity</w:t>
            </w:r>
            <w:r w:rsidRPr="00981FDE">
              <w:rPr>
                <w:color w:val="auto"/>
                <w:lang w:val="en-GB"/>
              </w:rPr>
              <w:t xml:space="preserve"> Electric Tracing (X denotes tracing temperature)</w:t>
            </w:r>
          </w:p>
        </w:tc>
      </w:tr>
      <w:tr w:rsidR="006822CD" w:rsidRPr="00981FDE" w14:paraId="0EA6DF15" w14:textId="77777777" w:rsidTr="002D7F00">
        <w:trPr>
          <w:trHeight w:val="95"/>
        </w:trPr>
        <w:tc>
          <w:tcPr>
            <w:tcW w:w="1890" w:type="dxa"/>
          </w:tcPr>
          <w:p w14:paraId="373F25E4" w14:textId="77777777" w:rsidR="006822CD" w:rsidRPr="00981FDE" w:rsidRDefault="006822CD" w:rsidP="006822CD">
            <w:pPr>
              <w:pStyle w:val="CellBodyCentered"/>
              <w:rPr>
                <w:color w:val="auto"/>
                <w:lang w:val="en-GB"/>
              </w:rPr>
            </w:pPr>
            <w:r w:rsidRPr="00981FDE">
              <w:rPr>
                <w:color w:val="auto"/>
                <w:lang w:val="en-GB"/>
              </w:rPr>
              <w:t>HCCT</w:t>
            </w:r>
          </w:p>
        </w:tc>
        <w:tc>
          <w:tcPr>
            <w:tcW w:w="7286" w:type="dxa"/>
          </w:tcPr>
          <w:p w14:paraId="0C9D6E8D" w14:textId="77777777" w:rsidR="006822CD" w:rsidRPr="00981FDE" w:rsidRDefault="006822CD" w:rsidP="006822CD">
            <w:pPr>
              <w:pStyle w:val="CellBody"/>
              <w:jc w:val="both"/>
              <w:rPr>
                <w:color w:val="auto"/>
                <w:lang w:val="en-GB"/>
              </w:rPr>
            </w:pPr>
            <w:r w:rsidRPr="00981FDE">
              <w:rPr>
                <w:color w:val="auto"/>
                <w:lang w:val="en-GB"/>
              </w:rPr>
              <w:t>Heat Conservation with Steam Contro Tracing</w:t>
            </w:r>
          </w:p>
        </w:tc>
      </w:tr>
      <w:tr w:rsidR="006822CD" w:rsidRPr="00981FDE" w14:paraId="6469403F" w14:textId="77777777" w:rsidTr="002D7F00">
        <w:tc>
          <w:tcPr>
            <w:tcW w:w="1890" w:type="dxa"/>
          </w:tcPr>
          <w:p w14:paraId="32C8E386" w14:textId="77777777" w:rsidR="006822CD" w:rsidRPr="00981FDE" w:rsidRDefault="006822CD" w:rsidP="006822CD">
            <w:pPr>
              <w:pStyle w:val="CellBodyCentered"/>
              <w:rPr>
                <w:color w:val="auto"/>
                <w:lang w:val="en-GB"/>
              </w:rPr>
            </w:pPr>
            <w:r w:rsidRPr="00981FDE">
              <w:rPr>
                <w:color w:val="auto"/>
                <w:lang w:val="en-GB"/>
              </w:rPr>
              <w:t>HCHT</w:t>
            </w:r>
          </w:p>
        </w:tc>
        <w:tc>
          <w:tcPr>
            <w:tcW w:w="7286" w:type="dxa"/>
          </w:tcPr>
          <w:p w14:paraId="5FCD5CAD" w14:textId="77777777" w:rsidR="006822CD" w:rsidRPr="00981FDE" w:rsidRDefault="006822CD" w:rsidP="006822CD">
            <w:pPr>
              <w:pStyle w:val="CellBody"/>
              <w:jc w:val="both"/>
              <w:rPr>
                <w:color w:val="auto"/>
                <w:lang w:val="en-GB"/>
              </w:rPr>
            </w:pPr>
            <w:r w:rsidRPr="00981FDE">
              <w:rPr>
                <w:color w:val="auto"/>
                <w:lang w:val="en-GB"/>
              </w:rPr>
              <w:t xml:space="preserve">Heat Conservation High Temperature (450º C </w:t>
            </w:r>
            <w:r>
              <w:rPr>
                <w:color w:val="auto"/>
                <w:lang w:val="en-GB"/>
              </w:rPr>
              <w:t>To 600</w:t>
            </w:r>
            <w:r w:rsidRPr="00981FDE">
              <w:rPr>
                <w:color w:val="auto"/>
                <w:lang w:val="en-GB"/>
              </w:rPr>
              <w:t>º C).</w:t>
            </w:r>
          </w:p>
        </w:tc>
      </w:tr>
      <w:tr w:rsidR="006822CD" w:rsidRPr="00981FDE" w14:paraId="57D96DBD" w14:textId="77777777" w:rsidTr="002D7F00">
        <w:tc>
          <w:tcPr>
            <w:tcW w:w="1890" w:type="dxa"/>
          </w:tcPr>
          <w:p w14:paraId="34D2A434" w14:textId="77777777" w:rsidR="006822CD" w:rsidRPr="00981FDE" w:rsidRDefault="006822CD" w:rsidP="006822CD">
            <w:pPr>
              <w:pStyle w:val="CellBodyCentered"/>
              <w:rPr>
                <w:color w:val="auto"/>
                <w:lang w:val="en-GB"/>
              </w:rPr>
            </w:pPr>
            <w:r w:rsidRPr="00981FDE">
              <w:rPr>
                <w:color w:val="auto"/>
                <w:lang w:val="en-GB"/>
              </w:rPr>
              <w:t>HCDW’X’</w:t>
            </w:r>
          </w:p>
        </w:tc>
        <w:tc>
          <w:tcPr>
            <w:tcW w:w="7286" w:type="dxa"/>
          </w:tcPr>
          <w:p w14:paraId="0FF22746" w14:textId="77777777" w:rsidR="006822CD" w:rsidRPr="00981FDE" w:rsidRDefault="006822CD" w:rsidP="006822CD">
            <w:pPr>
              <w:pStyle w:val="CellBody"/>
              <w:jc w:val="both"/>
              <w:rPr>
                <w:color w:val="auto"/>
                <w:lang w:val="en-GB"/>
              </w:rPr>
            </w:pPr>
            <w:r w:rsidRPr="00981FDE">
              <w:rPr>
                <w:color w:val="auto"/>
                <w:lang w:val="en-GB"/>
              </w:rPr>
              <w:t xml:space="preserve">Heat Conservation Double Layer </w:t>
            </w:r>
            <w:r>
              <w:rPr>
                <w:color w:val="auto"/>
                <w:lang w:val="en-GB"/>
              </w:rPr>
              <w:t xml:space="preserve">&amp; Electric Tracing </w:t>
            </w:r>
            <w:r w:rsidRPr="00981FDE">
              <w:rPr>
                <w:color w:val="auto"/>
                <w:lang w:val="en-GB"/>
              </w:rPr>
              <w:t xml:space="preserve"> (‘X’ denotes tracing temperature)</w:t>
            </w:r>
          </w:p>
        </w:tc>
      </w:tr>
      <w:tr w:rsidR="006822CD" w:rsidRPr="00981FDE" w14:paraId="0E63D765" w14:textId="77777777" w:rsidTr="002D7F00">
        <w:tc>
          <w:tcPr>
            <w:tcW w:w="1890" w:type="dxa"/>
          </w:tcPr>
          <w:p w14:paraId="4B53C62C" w14:textId="77777777" w:rsidR="006822CD" w:rsidRPr="00981FDE" w:rsidRDefault="006822CD" w:rsidP="006822CD">
            <w:pPr>
              <w:pStyle w:val="CellBodyCentered"/>
              <w:rPr>
                <w:color w:val="auto"/>
                <w:lang w:val="en-GB"/>
              </w:rPr>
            </w:pPr>
            <w:r w:rsidRPr="00981FDE">
              <w:rPr>
                <w:color w:val="auto"/>
                <w:lang w:val="en-GB"/>
              </w:rPr>
              <w:t>HC</w:t>
            </w:r>
            <w:r>
              <w:rPr>
                <w:color w:val="auto"/>
                <w:lang w:val="en-GB"/>
              </w:rPr>
              <w:t>DWXH</w:t>
            </w:r>
          </w:p>
        </w:tc>
        <w:tc>
          <w:tcPr>
            <w:tcW w:w="7286" w:type="dxa"/>
          </w:tcPr>
          <w:p w14:paraId="67E67001" w14:textId="77777777" w:rsidR="006822CD" w:rsidRPr="00981FDE" w:rsidRDefault="006822CD" w:rsidP="006822CD">
            <w:pPr>
              <w:pStyle w:val="CellBody"/>
              <w:jc w:val="both"/>
              <w:rPr>
                <w:b/>
                <w:color w:val="auto"/>
                <w:lang w:val="en-GB"/>
              </w:rPr>
            </w:pPr>
            <w:r w:rsidRPr="00981FDE">
              <w:rPr>
                <w:color w:val="auto"/>
                <w:lang w:val="en-GB"/>
              </w:rPr>
              <w:t xml:space="preserve">Heat Conservation </w:t>
            </w:r>
            <w:r>
              <w:rPr>
                <w:color w:val="auto"/>
                <w:lang w:val="en-GB"/>
              </w:rPr>
              <w:t xml:space="preserve">Double Layer &amp; High Integrity Electric Tracing </w:t>
            </w:r>
            <w:r w:rsidRPr="00981FDE">
              <w:rPr>
                <w:color w:val="auto"/>
                <w:lang w:val="en-GB"/>
              </w:rPr>
              <w:t>(X denotes tracing temperature)</w:t>
            </w:r>
          </w:p>
        </w:tc>
      </w:tr>
      <w:tr w:rsidR="006822CD" w:rsidRPr="00981FDE" w14:paraId="678C26A9" w14:textId="77777777" w:rsidTr="002D7F00">
        <w:tc>
          <w:tcPr>
            <w:tcW w:w="1890" w:type="dxa"/>
          </w:tcPr>
          <w:p w14:paraId="274AE8ED" w14:textId="77777777" w:rsidR="006822CD" w:rsidRPr="00981FDE" w:rsidRDefault="006822CD" w:rsidP="006822CD">
            <w:pPr>
              <w:pStyle w:val="CellBodyCentered"/>
              <w:rPr>
                <w:color w:val="auto"/>
                <w:lang w:val="en-GB"/>
              </w:rPr>
            </w:pPr>
            <w:r w:rsidRPr="00981FDE">
              <w:rPr>
                <w:color w:val="auto"/>
                <w:lang w:val="en-GB"/>
              </w:rPr>
              <w:t>HCS</w:t>
            </w:r>
          </w:p>
        </w:tc>
        <w:tc>
          <w:tcPr>
            <w:tcW w:w="7286" w:type="dxa"/>
          </w:tcPr>
          <w:p w14:paraId="7FD69E84" w14:textId="77777777" w:rsidR="006822CD" w:rsidRPr="00981FDE" w:rsidRDefault="006822CD" w:rsidP="006822CD">
            <w:pPr>
              <w:pStyle w:val="CellBody"/>
              <w:jc w:val="both"/>
              <w:rPr>
                <w:color w:val="auto"/>
                <w:lang w:val="en-GB"/>
              </w:rPr>
            </w:pPr>
            <w:r w:rsidRPr="00981FDE">
              <w:rPr>
                <w:color w:val="auto"/>
                <w:lang w:val="en-GB"/>
              </w:rPr>
              <w:t xml:space="preserve">Sectional Tracing </w:t>
            </w:r>
          </w:p>
        </w:tc>
      </w:tr>
      <w:tr w:rsidR="006822CD" w:rsidRPr="00981FDE" w14:paraId="6F6877FE" w14:textId="77777777" w:rsidTr="002D7F00">
        <w:tc>
          <w:tcPr>
            <w:tcW w:w="1890" w:type="dxa"/>
          </w:tcPr>
          <w:p w14:paraId="06B41337" w14:textId="77777777" w:rsidR="006822CD" w:rsidRPr="00981FDE" w:rsidRDefault="006822CD" w:rsidP="006822CD">
            <w:pPr>
              <w:pStyle w:val="CellBodyCentered"/>
              <w:rPr>
                <w:color w:val="auto"/>
                <w:lang w:val="en-GB"/>
              </w:rPr>
            </w:pPr>
            <w:r w:rsidRPr="00981FDE">
              <w:rPr>
                <w:color w:val="auto"/>
                <w:lang w:val="en-GB"/>
              </w:rPr>
              <w:t>HC</w:t>
            </w:r>
            <w:r>
              <w:rPr>
                <w:color w:val="auto"/>
                <w:lang w:val="en-GB"/>
              </w:rPr>
              <w:t>SDWX</w:t>
            </w:r>
          </w:p>
        </w:tc>
        <w:tc>
          <w:tcPr>
            <w:tcW w:w="7286" w:type="dxa"/>
          </w:tcPr>
          <w:p w14:paraId="4551D516" w14:textId="77777777" w:rsidR="006822CD" w:rsidRPr="00981FDE" w:rsidRDefault="006822CD" w:rsidP="006822CD">
            <w:pPr>
              <w:pStyle w:val="CellBody"/>
              <w:jc w:val="both"/>
              <w:rPr>
                <w:color w:val="auto"/>
                <w:lang w:val="en-GB"/>
              </w:rPr>
            </w:pPr>
            <w:r w:rsidRPr="00981FDE">
              <w:rPr>
                <w:color w:val="auto"/>
                <w:lang w:val="en-GB"/>
              </w:rPr>
              <w:t xml:space="preserve">Heat Conservation </w:t>
            </w:r>
            <w:r>
              <w:rPr>
                <w:color w:val="auto"/>
                <w:lang w:val="en-GB"/>
              </w:rPr>
              <w:t>Double Layer &amp; Sectional Electric Tracing</w:t>
            </w:r>
            <w:r w:rsidRPr="00981FDE">
              <w:rPr>
                <w:color w:val="auto"/>
                <w:lang w:val="en-GB"/>
              </w:rPr>
              <w:t xml:space="preserve"> (‘X’ denotes tracing temperature).</w:t>
            </w:r>
          </w:p>
        </w:tc>
      </w:tr>
      <w:tr w:rsidR="006822CD" w:rsidRPr="00981FDE" w14:paraId="3D173D9D" w14:textId="77777777" w:rsidTr="002D7F00">
        <w:tc>
          <w:tcPr>
            <w:tcW w:w="1890" w:type="dxa"/>
          </w:tcPr>
          <w:p w14:paraId="15D044A9" w14:textId="77777777" w:rsidR="006822CD" w:rsidRPr="00981FDE" w:rsidRDefault="006822CD" w:rsidP="006822CD">
            <w:pPr>
              <w:pStyle w:val="CellBodyCentered"/>
              <w:rPr>
                <w:color w:val="auto"/>
                <w:lang w:val="en-GB"/>
              </w:rPr>
            </w:pPr>
            <w:r w:rsidRPr="00981FDE">
              <w:rPr>
                <w:color w:val="auto"/>
                <w:lang w:val="en-GB"/>
              </w:rPr>
              <w:t>HCS</w:t>
            </w:r>
            <w:r>
              <w:rPr>
                <w:color w:val="auto"/>
                <w:lang w:val="en-GB"/>
              </w:rPr>
              <w:t>H</w:t>
            </w:r>
          </w:p>
        </w:tc>
        <w:tc>
          <w:tcPr>
            <w:tcW w:w="7286" w:type="dxa"/>
          </w:tcPr>
          <w:p w14:paraId="71E6C4C2" w14:textId="77777777" w:rsidR="006822CD" w:rsidRPr="00981FDE" w:rsidRDefault="006822CD" w:rsidP="006822CD">
            <w:pPr>
              <w:pStyle w:val="CellBody"/>
              <w:jc w:val="both"/>
              <w:rPr>
                <w:color w:val="auto"/>
                <w:lang w:val="en-GB"/>
              </w:rPr>
            </w:pPr>
            <w:r w:rsidRPr="00981FDE">
              <w:rPr>
                <w:color w:val="auto"/>
                <w:lang w:val="en-GB"/>
              </w:rPr>
              <w:t>Sectional Tracing</w:t>
            </w:r>
            <w:r>
              <w:rPr>
                <w:color w:val="auto"/>
                <w:lang w:val="en-GB"/>
              </w:rPr>
              <w:t xml:space="preserve"> With High Integrity Electric Tracing </w:t>
            </w:r>
          </w:p>
        </w:tc>
      </w:tr>
      <w:tr w:rsidR="006822CD" w:rsidRPr="00981FDE" w14:paraId="6DBE783E" w14:textId="77777777" w:rsidTr="002D7F00">
        <w:tc>
          <w:tcPr>
            <w:tcW w:w="1890" w:type="dxa"/>
          </w:tcPr>
          <w:p w14:paraId="3FA382AE" w14:textId="77777777" w:rsidR="006822CD" w:rsidRPr="00981FDE" w:rsidRDefault="006822CD" w:rsidP="006822CD">
            <w:pPr>
              <w:pStyle w:val="CellBodyCentered"/>
              <w:rPr>
                <w:color w:val="auto"/>
                <w:lang w:val="en-GB"/>
              </w:rPr>
            </w:pPr>
            <w:r w:rsidRPr="00981FDE">
              <w:rPr>
                <w:color w:val="auto"/>
                <w:lang w:val="en-GB"/>
              </w:rPr>
              <w:t>HCSWX</w:t>
            </w:r>
          </w:p>
        </w:tc>
        <w:tc>
          <w:tcPr>
            <w:tcW w:w="7286" w:type="dxa"/>
          </w:tcPr>
          <w:p w14:paraId="7ED93475" w14:textId="77777777" w:rsidR="006822CD" w:rsidRPr="00981FDE" w:rsidRDefault="006822CD" w:rsidP="006822CD">
            <w:pPr>
              <w:pStyle w:val="CellBody"/>
              <w:jc w:val="both"/>
              <w:rPr>
                <w:b/>
                <w:color w:val="auto"/>
                <w:lang w:val="en-GB"/>
              </w:rPr>
            </w:pPr>
            <w:r w:rsidRPr="00981FDE">
              <w:rPr>
                <w:color w:val="auto"/>
                <w:lang w:val="en-GB"/>
              </w:rPr>
              <w:t>Heat Conservation only of Small Branches, Dead legs, Drains etc.</w:t>
            </w:r>
            <w:r>
              <w:rPr>
                <w:color w:val="auto"/>
                <w:lang w:val="en-GB"/>
              </w:rPr>
              <w:t xml:space="preserve"> From main Lines Not Subject to Heat Conservation </w:t>
            </w:r>
            <w:r w:rsidRPr="00981FDE">
              <w:rPr>
                <w:color w:val="auto"/>
                <w:lang w:val="en-GB"/>
              </w:rPr>
              <w:t>(</w:t>
            </w:r>
            <w:r>
              <w:rPr>
                <w:color w:val="auto"/>
                <w:lang w:val="en-GB"/>
              </w:rPr>
              <w:t>‘</w:t>
            </w:r>
            <w:r w:rsidRPr="00981FDE">
              <w:rPr>
                <w:color w:val="auto"/>
                <w:lang w:val="en-GB"/>
              </w:rPr>
              <w:t>X</w:t>
            </w:r>
            <w:r>
              <w:rPr>
                <w:color w:val="auto"/>
                <w:lang w:val="en-GB"/>
              </w:rPr>
              <w:t>’</w:t>
            </w:r>
            <w:r w:rsidRPr="00981FDE">
              <w:rPr>
                <w:color w:val="auto"/>
                <w:lang w:val="en-GB"/>
              </w:rPr>
              <w:t xml:space="preserve"> denotes tracing temperature)</w:t>
            </w:r>
          </w:p>
        </w:tc>
      </w:tr>
      <w:tr w:rsidR="006822CD" w:rsidRPr="00981FDE" w14:paraId="3F334C1F" w14:textId="77777777" w:rsidTr="002D7F00">
        <w:tc>
          <w:tcPr>
            <w:tcW w:w="1890" w:type="dxa"/>
          </w:tcPr>
          <w:p w14:paraId="3F17D996" w14:textId="77777777" w:rsidR="006822CD" w:rsidRPr="00981FDE" w:rsidRDefault="006822CD" w:rsidP="006822CD">
            <w:pPr>
              <w:pStyle w:val="CellBodyCentered"/>
              <w:rPr>
                <w:color w:val="auto"/>
                <w:lang w:val="en-GB"/>
              </w:rPr>
            </w:pPr>
            <w:r w:rsidRPr="00981FDE">
              <w:rPr>
                <w:color w:val="auto"/>
                <w:lang w:val="en-GB"/>
              </w:rPr>
              <w:t>HCSWX</w:t>
            </w:r>
            <w:r>
              <w:rPr>
                <w:color w:val="auto"/>
                <w:lang w:val="en-GB"/>
              </w:rPr>
              <w:t>H</w:t>
            </w:r>
          </w:p>
        </w:tc>
        <w:tc>
          <w:tcPr>
            <w:tcW w:w="7286" w:type="dxa"/>
          </w:tcPr>
          <w:p w14:paraId="11031B19" w14:textId="03EFF10B" w:rsidR="006822CD" w:rsidRPr="00981FDE" w:rsidRDefault="006822CD" w:rsidP="006822CD">
            <w:pPr>
              <w:pStyle w:val="CellBody"/>
              <w:jc w:val="both"/>
              <w:rPr>
                <w:b/>
                <w:color w:val="auto"/>
                <w:lang w:val="en-GB"/>
              </w:rPr>
            </w:pPr>
            <w:r w:rsidRPr="00981FDE">
              <w:rPr>
                <w:color w:val="auto"/>
                <w:lang w:val="en-GB"/>
              </w:rPr>
              <w:t xml:space="preserve">Heat </w:t>
            </w:r>
            <w:r w:rsidR="00DE1185" w:rsidRPr="00981FDE">
              <w:rPr>
                <w:color w:val="auto"/>
                <w:lang w:val="en-GB"/>
              </w:rPr>
              <w:t xml:space="preserve">Conservation </w:t>
            </w:r>
            <w:r w:rsidR="00DE1185">
              <w:rPr>
                <w:color w:val="auto"/>
                <w:lang w:val="en-GB"/>
              </w:rPr>
              <w:t>of</w:t>
            </w:r>
            <w:r>
              <w:rPr>
                <w:color w:val="auto"/>
                <w:lang w:val="en-GB"/>
              </w:rPr>
              <w:t xml:space="preserve"> Main Lines with dead Legs High Integrity Electrically Traced and Insulated </w:t>
            </w:r>
            <w:r w:rsidRPr="00981FDE">
              <w:rPr>
                <w:color w:val="auto"/>
                <w:lang w:val="en-GB"/>
              </w:rPr>
              <w:t>(</w:t>
            </w:r>
            <w:r>
              <w:rPr>
                <w:color w:val="auto"/>
                <w:lang w:val="en-GB"/>
              </w:rPr>
              <w:t>‘</w:t>
            </w:r>
            <w:r w:rsidRPr="00981FDE">
              <w:rPr>
                <w:color w:val="auto"/>
                <w:lang w:val="en-GB"/>
              </w:rPr>
              <w:t>X</w:t>
            </w:r>
            <w:r>
              <w:rPr>
                <w:color w:val="auto"/>
                <w:lang w:val="en-GB"/>
              </w:rPr>
              <w:t>’</w:t>
            </w:r>
            <w:r w:rsidRPr="00981FDE">
              <w:rPr>
                <w:color w:val="auto"/>
                <w:lang w:val="en-GB"/>
              </w:rPr>
              <w:t xml:space="preserve"> denotes tracing temperature)</w:t>
            </w:r>
          </w:p>
        </w:tc>
      </w:tr>
      <w:tr w:rsidR="006822CD" w:rsidRPr="00981FDE" w14:paraId="2B4A67FC" w14:textId="77777777" w:rsidTr="002D7F00">
        <w:tc>
          <w:tcPr>
            <w:tcW w:w="1890" w:type="dxa"/>
          </w:tcPr>
          <w:p w14:paraId="2DFC2A63" w14:textId="77777777" w:rsidR="006822CD" w:rsidRPr="00981FDE" w:rsidRDefault="006822CD" w:rsidP="006822CD">
            <w:pPr>
              <w:pStyle w:val="CellBodyCentered"/>
              <w:rPr>
                <w:color w:val="auto"/>
                <w:lang w:val="en-GB"/>
              </w:rPr>
            </w:pPr>
            <w:r w:rsidRPr="00981FDE">
              <w:rPr>
                <w:color w:val="auto"/>
                <w:lang w:val="en-GB"/>
              </w:rPr>
              <w:t>HCWX</w:t>
            </w:r>
          </w:p>
        </w:tc>
        <w:tc>
          <w:tcPr>
            <w:tcW w:w="7286" w:type="dxa"/>
          </w:tcPr>
          <w:p w14:paraId="3DF2EBBC" w14:textId="3F1A46D8" w:rsidR="006822CD" w:rsidRPr="00981FDE" w:rsidRDefault="006822CD" w:rsidP="006822CD">
            <w:pPr>
              <w:pStyle w:val="CellBody"/>
              <w:jc w:val="both"/>
              <w:rPr>
                <w:b/>
                <w:color w:val="auto"/>
                <w:lang w:val="en-GB"/>
              </w:rPr>
            </w:pPr>
            <w:r w:rsidRPr="00981FDE">
              <w:rPr>
                <w:color w:val="auto"/>
                <w:lang w:val="en-GB"/>
              </w:rPr>
              <w:t xml:space="preserve">Heat </w:t>
            </w:r>
            <w:r w:rsidR="00DE1185" w:rsidRPr="00981FDE">
              <w:rPr>
                <w:color w:val="auto"/>
                <w:lang w:val="en-GB"/>
              </w:rPr>
              <w:t xml:space="preserve">Conservation </w:t>
            </w:r>
            <w:r w:rsidR="00DE1185">
              <w:rPr>
                <w:color w:val="auto"/>
                <w:lang w:val="en-GB"/>
              </w:rPr>
              <w:t>With</w:t>
            </w:r>
            <w:r>
              <w:rPr>
                <w:color w:val="auto"/>
                <w:lang w:val="en-GB"/>
              </w:rPr>
              <w:t xml:space="preserve"> Process Electric Tracing &amp;Winterisation </w:t>
            </w:r>
            <w:r w:rsidRPr="00981FDE">
              <w:rPr>
                <w:color w:val="auto"/>
                <w:lang w:val="en-GB"/>
              </w:rPr>
              <w:t>(</w:t>
            </w:r>
            <w:r>
              <w:rPr>
                <w:color w:val="auto"/>
                <w:lang w:val="en-GB"/>
              </w:rPr>
              <w:t>‘</w:t>
            </w:r>
            <w:r w:rsidRPr="00981FDE">
              <w:rPr>
                <w:color w:val="auto"/>
                <w:lang w:val="en-GB"/>
              </w:rPr>
              <w:t>X</w:t>
            </w:r>
            <w:r>
              <w:rPr>
                <w:color w:val="auto"/>
                <w:lang w:val="en-GB"/>
              </w:rPr>
              <w:t>’</w:t>
            </w:r>
            <w:r w:rsidRPr="00981FDE">
              <w:rPr>
                <w:color w:val="auto"/>
                <w:lang w:val="en-GB"/>
              </w:rPr>
              <w:t xml:space="preserve"> denotes tracing temperature)</w:t>
            </w:r>
          </w:p>
        </w:tc>
      </w:tr>
      <w:tr w:rsidR="006822CD" w:rsidRPr="00981FDE" w14:paraId="4AD174FD" w14:textId="77777777" w:rsidTr="002D7F00">
        <w:tc>
          <w:tcPr>
            <w:tcW w:w="1890" w:type="dxa"/>
          </w:tcPr>
          <w:p w14:paraId="6083FC78" w14:textId="77777777" w:rsidR="006822CD" w:rsidRPr="00981FDE" w:rsidRDefault="006822CD" w:rsidP="006822CD">
            <w:pPr>
              <w:pStyle w:val="CellBodyCentered"/>
              <w:rPr>
                <w:color w:val="auto"/>
                <w:lang w:val="en-GB"/>
              </w:rPr>
            </w:pPr>
            <w:r w:rsidRPr="00981FDE">
              <w:rPr>
                <w:color w:val="auto"/>
                <w:lang w:val="en-GB"/>
              </w:rPr>
              <w:t>HCWX</w:t>
            </w:r>
            <w:r>
              <w:rPr>
                <w:color w:val="auto"/>
                <w:lang w:val="en-GB"/>
              </w:rPr>
              <w:t>H</w:t>
            </w:r>
          </w:p>
        </w:tc>
        <w:tc>
          <w:tcPr>
            <w:tcW w:w="7286" w:type="dxa"/>
          </w:tcPr>
          <w:p w14:paraId="42798433" w14:textId="2E509CBD" w:rsidR="006822CD" w:rsidRPr="00981FDE" w:rsidRDefault="006822CD" w:rsidP="006822CD">
            <w:pPr>
              <w:pStyle w:val="CellBody"/>
              <w:jc w:val="both"/>
              <w:rPr>
                <w:b/>
                <w:color w:val="auto"/>
                <w:lang w:val="en-GB"/>
              </w:rPr>
            </w:pPr>
            <w:r w:rsidRPr="00981FDE">
              <w:rPr>
                <w:color w:val="auto"/>
                <w:lang w:val="en-GB"/>
              </w:rPr>
              <w:t xml:space="preserve">Heat </w:t>
            </w:r>
            <w:r w:rsidR="00DE1185" w:rsidRPr="00981FDE">
              <w:rPr>
                <w:color w:val="auto"/>
                <w:lang w:val="en-GB"/>
              </w:rPr>
              <w:t xml:space="preserve">Conservation </w:t>
            </w:r>
            <w:r w:rsidR="00DE1185">
              <w:rPr>
                <w:color w:val="auto"/>
                <w:lang w:val="en-GB"/>
              </w:rPr>
              <w:t>Of</w:t>
            </w:r>
            <w:r>
              <w:rPr>
                <w:color w:val="auto"/>
                <w:lang w:val="en-GB"/>
              </w:rPr>
              <w:t xml:space="preserve"> Process with High Integrity Electric Tracing &amp;Winterisation </w:t>
            </w:r>
            <w:r w:rsidRPr="00981FDE">
              <w:rPr>
                <w:color w:val="auto"/>
                <w:lang w:val="en-GB"/>
              </w:rPr>
              <w:t>(</w:t>
            </w:r>
            <w:r>
              <w:rPr>
                <w:color w:val="auto"/>
                <w:lang w:val="en-GB"/>
              </w:rPr>
              <w:t>‘</w:t>
            </w:r>
            <w:r w:rsidRPr="00981FDE">
              <w:rPr>
                <w:color w:val="auto"/>
                <w:lang w:val="en-GB"/>
              </w:rPr>
              <w:t>X</w:t>
            </w:r>
            <w:r>
              <w:rPr>
                <w:color w:val="auto"/>
                <w:lang w:val="en-GB"/>
              </w:rPr>
              <w:t>’</w:t>
            </w:r>
            <w:r w:rsidRPr="00981FDE">
              <w:rPr>
                <w:color w:val="auto"/>
                <w:lang w:val="en-GB"/>
              </w:rPr>
              <w:t xml:space="preserve"> denotes tracing temperature)</w:t>
            </w:r>
          </w:p>
        </w:tc>
      </w:tr>
      <w:tr w:rsidR="006822CD" w:rsidRPr="00981FDE" w14:paraId="0C86DE89" w14:textId="77777777" w:rsidTr="002D7F00">
        <w:tc>
          <w:tcPr>
            <w:tcW w:w="1890" w:type="dxa"/>
          </w:tcPr>
          <w:p w14:paraId="6081ED4B" w14:textId="77777777" w:rsidR="006822CD" w:rsidRPr="00981FDE" w:rsidRDefault="006822CD" w:rsidP="006822CD">
            <w:pPr>
              <w:pStyle w:val="CellBodyCentered"/>
              <w:rPr>
                <w:color w:val="auto"/>
                <w:lang w:val="en-GB"/>
              </w:rPr>
            </w:pPr>
            <w:r w:rsidRPr="00981FDE">
              <w:rPr>
                <w:color w:val="auto"/>
                <w:lang w:val="en-GB"/>
              </w:rPr>
              <w:t>PP</w:t>
            </w:r>
          </w:p>
        </w:tc>
        <w:tc>
          <w:tcPr>
            <w:tcW w:w="7286" w:type="dxa"/>
          </w:tcPr>
          <w:p w14:paraId="737938D9" w14:textId="77777777" w:rsidR="006822CD" w:rsidRPr="00981FDE" w:rsidRDefault="006822CD" w:rsidP="006822CD">
            <w:pPr>
              <w:pStyle w:val="CellBody"/>
              <w:jc w:val="both"/>
              <w:rPr>
                <w:color w:val="auto"/>
                <w:lang w:val="en-GB"/>
              </w:rPr>
            </w:pPr>
            <w:r w:rsidRPr="00981FDE">
              <w:rPr>
                <w:color w:val="auto"/>
                <w:lang w:val="en-GB"/>
              </w:rPr>
              <w:t>Personnel Protection</w:t>
            </w:r>
          </w:p>
        </w:tc>
      </w:tr>
      <w:tr w:rsidR="006822CD" w:rsidRPr="00981FDE" w14:paraId="3C2642B9" w14:textId="77777777" w:rsidTr="002D7F00">
        <w:tc>
          <w:tcPr>
            <w:tcW w:w="1890" w:type="dxa"/>
          </w:tcPr>
          <w:p w14:paraId="2D13F16E" w14:textId="77777777" w:rsidR="006822CD" w:rsidRPr="00981FDE" w:rsidRDefault="006822CD" w:rsidP="006822CD">
            <w:pPr>
              <w:pStyle w:val="CellBodyCentered"/>
              <w:rPr>
                <w:color w:val="auto"/>
                <w:lang w:val="en-GB"/>
              </w:rPr>
            </w:pPr>
            <w:r w:rsidRPr="00981FDE">
              <w:rPr>
                <w:color w:val="auto"/>
                <w:lang w:val="en-GB"/>
              </w:rPr>
              <w:t>PPC</w:t>
            </w:r>
          </w:p>
        </w:tc>
        <w:tc>
          <w:tcPr>
            <w:tcW w:w="7286" w:type="dxa"/>
          </w:tcPr>
          <w:p w14:paraId="7121E39F" w14:textId="77777777" w:rsidR="006822CD" w:rsidRPr="00981FDE" w:rsidRDefault="006822CD" w:rsidP="006822CD">
            <w:pPr>
              <w:pStyle w:val="CellBody"/>
              <w:jc w:val="both"/>
              <w:rPr>
                <w:color w:val="auto"/>
                <w:lang w:val="en-GB"/>
              </w:rPr>
            </w:pPr>
            <w:r w:rsidRPr="00981FDE">
              <w:rPr>
                <w:color w:val="auto"/>
                <w:lang w:val="en-GB"/>
              </w:rPr>
              <w:t>Personnel Protection, Cold</w:t>
            </w:r>
          </w:p>
        </w:tc>
      </w:tr>
      <w:tr w:rsidR="006822CD" w:rsidRPr="00981FDE" w14:paraId="4E8E9E03" w14:textId="77777777" w:rsidTr="002D7F00">
        <w:tc>
          <w:tcPr>
            <w:tcW w:w="1890" w:type="dxa"/>
          </w:tcPr>
          <w:p w14:paraId="22DA85B5" w14:textId="77777777" w:rsidR="006822CD" w:rsidRPr="00981FDE" w:rsidRDefault="006822CD" w:rsidP="006822CD">
            <w:pPr>
              <w:pStyle w:val="CellBodyCentered"/>
              <w:rPr>
                <w:color w:val="auto"/>
                <w:lang w:val="en-GB"/>
              </w:rPr>
            </w:pPr>
            <w:r>
              <w:rPr>
                <w:color w:val="auto"/>
                <w:lang w:val="en-GB"/>
              </w:rPr>
              <w:t xml:space="preserve">NI </w:t>
            </w:r>
          </w:p>
        </w:tc>
        <w:tc>
          <w:tcPr>
            <w:tcW w:w="7286" w:type="dxa"/>
          </w:tcPr>
          <w:p w14:paraId="344823B5" w14:textId="77777777" w:rsidR="006822CD" w:rsidRPr="00981FDE" w:rsidRDefault="006822CD" w:rsidP="006822CD">
            <w:pPr>
              <w:pStyle w:val="CellBody"/>
              <w:jc w:val="both"/>
              <w:rPr>
                <w:color w:val="auto"/>
                <w:lang w:val="en-GB"/>
              </w:rPr>
            </w:pPr>
            <w:r>
              <w:rPr>
                <w:color w:val="auto"/>
                <w:lang w:val="en-GB"/>
              </w:rPr>
              <w:t>Not Insulated</w:t>
            </w:r>
          </w:p>
        </w:tc>
      </w:tr>
      <w:tr w:rsidR="006822CD" w:rsidRPr="00981FDE" w14:paraId="5447BC48" w14:textId="77777777" w:rsidTr="002D7F00">
        <w:trPr>
          <w:trHeight w:val="95"/>
        </w:trPr>
        <w:tc>
          <w:tcPr>
            <w:tcW w:w="1890" w:type="dxa"/>
          </w:tcPr>
          <w:p w14:paraId="5050A8F6" w14:textId="77777777" w:rsidR="006822CD" w:rsidRPr="00981FDE" w:rsidRDefault="006822CD" w:rsidP="006822CD">
            <w:pPr>
              <w:pStyle w:val="CellBodyCentered"/>
              <w:rPr>
                <w:color w:val="auto"/>
                <w:lang w:val="en-GB"/>
              </w:rPr>
            </w:pPr>
            <w:r w:rsidRPr="00981FDE">
              <w:rPr>
                <w:color w:val="auto"/>
                <w:lang w:val="en-GB"/>
              </w:rPr>
              <w:t>SECT</w:t>
            </w:r>
          </w:p>
        </w:tc>
        <w:tc>
          <w:tcPr>
            <w:tcW w:w="7286" w:type="dxa"/>
          </w:tcPr>
          <w:p w14:paraId="416ED755" w14:textId="08B249D3" w:rsidR="006822CD" w:rsidRPr="00981FDE" w:rsidRDefault="006822CD" w:rsidP="006822CD">
            <w:pPr>
              <w:pStyle w:val="CellBody"/>
              <w:jc w:val="both"/>
              <w:rPr>
                <w:color w:val="auto"/>
                <w:lang w:val="en-GB"/>
              </w:rPr>
            </w:pPr>
            <w:r>
              <w:rPr>
                <w:color w:val="auto"/>
                <w:lang w:val="en-GB"/>
              </w:rPr>
              <w:t xml:space="preserve">Skin Effect Current </w:t>
            </w:r>
            <w:r w:rsidR="00DE1185">
              <w:rPr>
                <w:color w:val="auto"/>
                <w:lang w:val="en-GB"/>
              </w:rPr>
              <w:t>Tracing (</w:t>
            </w:r>
            <w:r>
              <w:rPr>
                <w:color w:val="auto"/>
                <w:lang w:val="en-GB"/>
              </w:rPr>
              <w:t>Long-</w:t>
            </w:r>
            <w:r w:rsidRPr="00981FDE">
              <w:rPr>
                <w:color w:val="auto"/>
                <w:lang w:val="en-GB"/>
              </w:rPr>
              <w:t>Line Electric Trace Heating for Sulphur Pipeline)</w:t>
            </w:r>
          </w:p>
        </w:tc>
      </w:tr>
    </w:tbl>
    <w:p w14:paraId="5F0EFF47" w14:textId="2BC7D52E" w:rsidR="007738DF" w:rsidRPr="00981FDE" w:rsidRDefault="007738DF" w:rsidP="007738DF">
      <w:pPr>
        <w:pStyle w:val="Text1Bold"/>
        <w:tabs>
          <w:tab w:val="left" w:pos="1440"/>
        </w:tabs>
        <w:ind w:left="1440" w:hanging="720"/>
        <w:rPr>
          <w:b w:val="0"/>
          <w:color w:val="auto"/>
          <w:lang w:val="en-GB"/>
        </w:rPr>
      </w:pPr>
      <w:r w:rsidRPr="00981FDE">
        <w:rPr>
          <w:color w:val="auto"/>
          <w:lang w:val="en-GB"/>
        </w:rPr>
        <w:t>Note:</w:t>
      </w:r>
      <w:r w:rsidRPr="00981FDE">
        <w:rPr>
          <w:b w:val="0"/>
          <w:color w:val="auto"/>
          <w:lang w:val="en-GB"/>
        </w:rPr>
        <w:t xml:space="preserve"> </w:t>
      </w:r>
      <w:r w:rsidRPr="00981FDE">
        <w:rPr>
          <w:b w:val="0"/>
          <w:color w:val="auto"/>
          <w:lang w:val="en-GB"/>
        </w:rPr>
        <w:tab/>
        <w:t>For Insulation Densities, Refer to Project Specifications IRM-SU-1381-TCO - Thermal Insulation for Hot Lines, Vessels and Exchangers, IRM-SU-2634-</w:t>
      </w:r>
      <w:r w:rsidR="00DE1185" w:rsidRPr="00981FDE">
        <w:rPr>
          <w:b w:val="0"/>
          <w:color w:val="auto"/>
          <w:lang w:val="en-GB"/>
        </w:rPr>
        <w:t>TCO -</w:t>
      </w:r>
      <w:r w:rsidRPr="00981FDE">
        <w:rPr>
          <w:b w:val="0"/>
          <w:color w:val="auto"/>
          <w:lang w:val="en-GB"/>
        </w:rPr>
        <w:t xml:space="preserve">Thermal Insulation for Cold Lines, Vessels and Exchangers </w:t>
      </w:r>
    </w:p>
    <w:p w14:paraId="5D6440ED" w14:textId="77777777" w:rsidR="00F808B1" w:rsidRDefault="007738DF" w:rsidP="0091497F">
      <w:pPr>
        <w:pStyle w:val="Heading1"/>
        <w:numPr>
          <w:ilvl w:val="0"/>
          <w:numId w:val="129"/>
        </w:numPr>
        <w:ind w:left="709" w:hanging="709"/>
        <w:rPr>
          <w:lang w:val="en-GB"/>
        </w:rPr>
      </w:pPr>
      <w:bookmarkStart w:id="4429" w:name="_Toc514210722"/>
      <w:bookmarkStart w:id="4430" w:name="_Toc314929839"/>
      <w:bookmarkStart w:id="4431" w:name="_Toc393266212"/>
      <w:bookmarkStart w:id="4432" w:name="_Toc182313286"/>
      <w:r w:rsidRPr="00981FDE">
        <w:rPr>
          <w:lang w:val="en-GB"/>
        </w:rPr>
        <w:t>PIPING SYSTEMS PAINT SELECTION TABLE</w:t>
      </w:r>
      <w:bookmarkEnd w:id="4429"/>
      <w:bookmarkEnd w:id="4430"/>
      <w:bookmarkEnd w:id="4431"/>
      <w:bookmarkEnd w:id="4432"/>
      <w:r w:rsidRPr="00981FDE">
        <w:rPr>
          <w:lang w:val="en-GB"/>
        </w:rPr>
        <w:t xml:space="preserve"> </w:t>
      </w:r>
    </w:p>
    <w:p w14:paraId="6A1BA0C8" w14:textId="77777777" w:rsidR="007738DF" w:rsidRPr="00DD34B1" w:rsidRDefault="007738DF" w:rsidP="007738DF">
      <w:pPr>
        <w:pStyle w:val="Text1"/>
        <w:rPr>
          <w:color w:val="auto"/>
          <w:rPrChange w:id="4433" w:author="Zhunisbayev, Olzhasbek [Bolashak Atyrau Limited]" w:date="2024-10-21T10:05:00Z" w16du:dateUtc="2024-10-21T05:05:00Z">
            <w:rPr>
              <w:color w:val="auto"/>
              <w:lang w:val="en-GB"/>
            </w:rPr>
          </w:rPrChange>
        </w:rPr>
      </w:pPr>
      <w:r w:rsidRPr="00981FDE">
        <w:rPr>
          <w:color w:val="auto"/>
          <w:lang w:val="en-GB"/>
        </w:rPr>
        <w:t>For piping system Paint Selection Table refer Project Specification COM-SU-5191-TCO Coating Systems</w:t>
      </w:r>
    </w:p>
    <w:p w14:paraId="40F40CF2" w14:textId="77777777" w:rsidR="007738DF" w:rsidRPr="00981FDE" w:rsidRDefault="007738DF" w:rsidP="007738DF">
      <w:pPr>
        <w:pStyle w:val="Heading1"/>
        <w:tabs>
          <w:tab w:val="clear" w:pos="720"/>
        </w:tabs>
        <w:ind w:left="0" w:firstLine="0"/>
        <w:rPr>
          <w:color w:val="auto"/>
          <w:lang w:val="en-GB"/>
        </w:rPr>
      </w:pPr>
      <w:r>
        <w:rPr>
          <w:color w:val="auto"/>
          <w:lang w:val="en-GB"/>
        </w:rPr>
        <w:br w:type="page"/>
      </w:r>
      <w:bookmarkStart w:id="4434" w:name="_Toc314929840"/>
      <w:bookmarkStart w:id="4435" w:name="_Toc393266213"/>
      <w:bookmarkStart w:id="4436" w:name="_Toc182313287"/>
      <w:r w:rsidRPr="00981FDE">
        <w:rPr>
          <w:color w:val="auto"/>
          <w:lang w:val="en-GB"/>
        </w:rPr>
        <w:lastRenderedPageBreak/>
        <w:t xml:space="preserve">APPENDIX A  </w:t>
      </w:r>
      <w:r w:rsidRPr="00981FDE">
        <w:rPr>
          <w:color w:val="auto"/>
          <w:lang w:val="en-GB"/>
        </w:rPr>
        <w:br/>
        <w:t>PIPING LINE CLASS SELECTION TABLES</w:t>
      </w:r>
      <w:bookmarkEnd w:id="4434"/>
      <w:bookmarkEnd w:id="4435"/>
      <w:bookmarkEnd w:id="4436"/>
    </w:p>
    <w:tbl>
      <w:tblPr>
        <w:tblW w:w="9950" w:type="dxa"/>
        <w:tblLayout w:type="fixed"/>
        <w:tblCellMar>
          <w:left w:w="42" w:type="dxa"/>
          <w:right w:w="42" w:type="dxa"/>
        </w:tblCellMar>
        <w:tblLook w:val="0000" w:firstRow="0" w:lastRow="0" w:firstColumn="0" w:lastColumn="0" w:noHBand="0" w:noVBand="0"/>
      </w:tblPr>
      <w:tblGrid>
        <w:gridCol w:w="3322"/>
        <w:gridCol w:w="720"/>
        <w:gridCol w:w="450"/>
        <w:gridCol w:w="1080"/>
        <w:gridCol w:w="720"/>
        <w:gridCol w:w="720"/>
        <w:gridCol w:w="1890"/>
        <w:gridCol w:w="630"/>
        <w:gridCol w:w="418"/>
      </w:tblGrid>
      <w:tr w:rsidR="00FA3851" w:rsidRPr="00014E44" w14:paraId="2AC2535A" w14:textId="77777777" w:rsidTr="0038396C">
        <w:trPr>
          <w:tblHeader/>
        </w:trPr>
        <w:tc>
          <w:tcPr>
            <w:tcW w:w="3322"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6DA17627" w14:textId="69F388D5" w:rsidR="007738DF" w:rsidRPr="00014E44" w:rsidRDefault="003E4525"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FLUID CODE</w:t>
            </w:r>
          </w:p>
        </w:tc>
        <w:tc>
          <w:tcPr>
            <w:tcW w:w="72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663EB8FE"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PIPING</w:t>
            </w:r>
          </w:p>
          <w:p w14:paraId="0F4BC7CF"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 xml:space="preserve">LINE </w:t>
            </w:r>
          </w:p>
          <w:p w14:paraId="693D1A60"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CLASS</w:t>
            </w:r>
          </w:p>
        </w:tc>
        <w:tc>
          <w:tcPr>
            <w:tcW w:w="45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6829CE55"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C.A.</w:t>
            </w:r>
          </w:p>
          <w:p w14:paraId="26DD7D94"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mm</w:t>
            </w:r>
          </w:p>
        </w:tc>
        <w:tc>
          <w:tcPr>
            <w:tcW w:w="108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1A27636B"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MATERIAL</w:t>
            </w:r>
          </w:p>
        </w:tc>
        <w:tc>
          <w:tcPr>
            <w:tcW w:w="72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741DD2BD"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ASME</w:t>
            </w:r>
          </w:p>
          <w:p w14:paraId="372A98D1" w14:textId="77777777" w:rsidR="007738DF" w:rsidRPr="00014E44" w:rsidRDefault="007738DF" w:rsidP="00DE1185">
            <w:pPr>
              <w:pStyle w:val="CellHeadingCentered"/>
              <w:spacing w:line="240" w:lineRule="auto"/>
              <w:ind w:left="-42" w:right="-42"/>
              <w:rPr>
                <w:rFonts w:ascii="Arial Narrow" w:hAnsi="Arial Narrow"/>
                <w:color w:val="auto"/>
                <w:sz w:val="16"/>
                <w:szCs w:val="16"/>
                <w:lang w:val="en-GB"/>
              </w:rPr>
            </w:pPr>
            <w:r w:rsidRPr="00014E44">
              <w:rPr>
                <w:rFonts w:ascii="Arial Narrow" w:hAnsi="Arial Narrow"/>
                <w:color w:val="auto"/>
                <w:sz w:val="16"/>
                <w:szCs w:val="16"/>
                <w:lang w:val="en-GB"/>
              </w:rPr>
              <w:t>FLANGE</w:t>
            </w:r>
          </w:p>
          <w:p w14:paraId="78356303"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RATING</w:t>
            </w:r>
          </w:p>
        </w:tc>
        <w:tc>
          <w:tcPr>
            <w:tcW w:w="72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3324692B"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DESIGN</w:t>
            </w:r>
          </w:p>
          <w:p w14:paraId="16E372DC"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TEMP.</w:t>
            </w:r>
          </w:p>
          <w:p w14:paraId="2EBA2C67" w14:textId="77777777" w:rsidR="007738DF" w:rsidRPr="00014E44" w:rsidRDefault="007738DF" w:rsidP="00DE1185">
            <w:pPr>
              <w:pStyle w:val="CellHeadingCentered"/>
              <w:spacing w:line="240" w:lineRule="auto"/>
              <w:ind w:left="-42" w:right="-42"/>
              <w:rPr>
                <w:rFonts w:ascii="Arial Narrow" w:hAnsi="Arial Narrow"/>
                <w:color w:val="auto"/>
                <w:sz w:val="16"/>
                <w:szCs w:val="16"/>
                <w:lang w:val="en-GB"/>
              </w:rPr>
            </w:pPr>
            <w:r w:rsidRPr="00014E44">
              <w:rPr>
                <w:rFonts w:ascii="Arial Narrow" w:hAnsi="Arial Narrow"/>
                <w:color w:val="auto"/>
                <w:sz w:val="16"/>
                <w:szCs w:val="16"/>
                <w:lang w:val="en-GB"/>
              </w:rPr>
              <w:t>RANGE °C</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37463406"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DESIGN</w:t>
            </w:r>
          </w:p>
          <w:p w14:paraId="1B46A465"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PRESSURE</w:t>
            </w:r>
          </w:p>
          <w:p w14:paraId="001D84D9"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RANGE</w:t>
            </w:r>
          </w:p>
        </w:tc>
        <w:tc>
          <w:tcPr>
            <w:tcW w:w="630"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077E1742"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PWHT</w:t>
            </w:r>
          </w:p>
        </w:tc>
        <w:tc>
          <w:tcPr>
            <w:tcW w:w="418" w:type="dxa"/>
            <w:tcBorders>
              <w:top w:val="single" w:sz="6" w:space="0" w:color="auto"/>
              <w:left w:val="single" w:sz="6" w:space="0" w:color="auto"/>
              <w:bottom w:val="single" w:sz="6" w:space="0" w:color="auto"/>
              <w:right w:val="single" w:sz="6" w:space="0" w:color="auto"/>
            </w:tcBorders>
            <w:shd w:val="clear" w:color="auto" w:fill="C6D9F1" w:themeFill="text2" w:themeFillTint="33"/>
            <w:vAlign w:val="center"/>
          </w:tcPr>
          <w:p w14:paraId="0B4EE8B7"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NDT</w:t>
            </w:r>
          </w:p>
          <w:p w14:paraId="6D427D00" w14:textId="77777777" w:rsidR="007738DF" w:rsidRPr="00014E44" w:rsidRDefault="007738DF" w:rsidP="00DE1185">
            <w:pPr>
              <w:pStyle w:val="CellHeadingCentered"/>
              <w:spacing w:line="240" w:lineRule="auto"/>
              <w:rPr>
                <w:rFonts w:ascii="Arial Narrow" w:hAnsi="Arial Narrow"/>
                <w:color w:val="auto"/>
                <w:sz w:val="16"/>
                <w:szCs w:val="16"/>
                <w:lang w:val="en-GB"/>
              </w:rPr>
            </w:pPr>
            <w:r w:rsidRPr="00014E44">
              <w:rPr>
                <w:rFonts w:ascii="Arial Narrow" w:hAnsi="Arial Narrow"/>
                <w:color w:val="auto"/>
                <w:sz w:val="16"/>
                <w:szCs w:val="16"/>
                <w:lang w:val="en-GB"/>
              </w:rPr>
              <w:t>%</w:t>
            </w:r>
          </w:p>
        </w:tc>
      </w:tr>
      <w:tr w:rsidR="00FA3851" w:rsidRPr="00014E44" w14:paraId="6857748D" w14:textId="77777777" w:rsidTr="0038396C">
        <w:tc>
          <w:tcPr>
            <w:tcW w:w="3322" w:type="dxa"/>
            <w:tcBorders>
              <w:top w:val="single" w:sz="6" w:space="0" w:color="auto"/>
              <w:left w:val="single" w:sz="6" w:space="0" w:color="auto"/>
              <w:bottom w:val="single" w:sz="6" w:space="0" w:color="auto"/>
              <w:right w:val="single" w:sz="6" w:space="0" w:color="auto"/>
            </w:tcBorders>
          </w:tcPr>
          <w:p w14:paraId="7C047B48" w14:textId="4605D4A5" w:rsidR="007738DF" w:rsidRPr="00014E44" w:rsidRDefault="007738DF" w:rsidP="00DE1185">
            <w:pPr>
              <w:pStyle w:val="CellBody"/>
              <w:rPr>
                <w:rFonts w:ascii="Arial Narrow" w:hAnsi="Arial Narrow" w:cs="Arial"/>
                <w:color w:val="auto"/>
                <w:sz w:val="16"/>
                <w:szCs w:val="16"/>
                <w:lang w:val="en-GB"/>
              </w:rPr>
            </w:pPr>
          </w:p>
          <w:p w14:paraId="52FA8652" w14:textId="77777777" w:rsidR="007738DF" w:rsidRPr="00014E44" w:rsidRDefault="007738DF"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AS – SULPHURIC ACID</w:t>
            </w:r>
          </w:p>
          <w:p w14:paraId="6FFFD9B8" w14:textId="679525A3" w:rsidR="00B97FC4"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77696" behindDoc="0" locked="0" layoutInCell="1" allowOverlap="1" wp14:anchorId="2DAE3028" wp14:editId="14B4E581">
                      <wp:simplePos x="0" y="0"/>
                      <wp:positionH relativeFrom="column">
                        <wp:posOffset>1455143</wp:posOffset>
                      </wp:positionH>
                      <wp:positionV relativeFrom="paragraph">
                        <wp:posOffset>193758</wp:posOffset>
                      </wp:positionV>
                      <wp:extent cx="963267" cy="221615"/>
                      <wp:effectExtent l="0" t="0" r="66040" b="64135"/>
                      <wp:wrapNone/>
                      <wp:docPr id="1618772662" name="AutoShape 40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3267"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7BE82FA4" w14:textId="77777777" w:rsidR="008B0A32" w:rsidRPr="00B97FC4" w:rsidRDefault="008B0A32"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018" o:spid="_x0000_s1608" style="position:absolute;margin-left:114.6pt;margin-top:15.25pt;width:75.85pt;height:17.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">
                      <v:shadow on="t" color="black [3213]" opacity=".5"/>
                      <v:textbox>
                        <w:txbxContent>
                          <w:p w14:paraId="7BE82FA4" w14:textId="77777777" w:rsidR="008B0A32" w:rsidRPr="00B97FC4" w:rsidRDefault="008B0A32"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7738DF" w:rsidRPr="00014E44">
              <w:rPr>
                <w:rFonts w:ascii="Arial Narrow" w:hAnsi="Arial Narrow" w:cs="Arial"/>
                <w:color w:val="auto"/>
                <w:sz w:val="16"/>
                <w:szCs w:val="16"/>
                <w:lang w:val="en-GB"/>
              </w:rPr>
              <w:t>AP – PHOSPHORIC ACID</w:t>
            </w:r>
          </w:p>
        </w:tc>
        <w:tc>
          <w:tcPr>
            <w:tcW w:w="720" w:type="dxa"/>
            <w:tcBorders>
              <w:top w:val="single" w:sz="6" w:space="0" w:color="auto"/>
              <w:left w:val="single" w:sz="6" w:space="0" w:color="auto"/>
              <w:bottom w:val="single" w:sz="6" w:space="0" w:color="auto"/>
              <w:right w:val="single" w:sz="6" w:space="0" w:color="auto"/>
            </w:tcBorders>
          </w:tcPr>
          <w:p w14:paraId="45505131" w14:textId="77777777" w:rsidR="007738DF" w:rsidRPr="00014E44" w:rsidRDefault="007738DF" w:rsidP="00DE1185">
            <w:pPr>
              <w:pStyle w:val="CellBodyCentered"/>
              <w:rPr>
                <w:rFonts w:ascii="Arial Narrow" w:hAnsi="Arial Narrow" w:cs="Arial"/>
                <w:b/>
                <w:color w:val="auto"/>
                <w:sz w:val="16"/>
                <w:szCs w:val="16"/>
                <w:lang w:val="en-GB"/>
              </w:rPr>
            </w:pPr>
          </w:p>
          <w:p w14:paraId="3547ADA0" w14:textId="1E4425BA" w:rsidR="007738DF" w:rsidRPr="00014E44" w:rsidRDefault="007738DF"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150A20</w:t>
            </w:r>
          </w:p>
        </w:tc>
        <w:tc>
          <w:tcPr>
            <w:tcW w:w="450" w:type="dxa"/>
            <w:tcBorders>
              <w:top w:val="single" w:sz="6" w:space="0" w:color="auto"/>
              <w:left w:val="single" w:sz="6" w:space="0" w:color="auto"/>
              <w:bottom w:val="single" w:sz="6" w:space="0" w:color="auto"/>
              <w:right w:val="single" w:sz="6" w:space="0" w:color="auto"/>
            </w:tcBorders>
          </w:tcPr>
          <w:p w14:paraId="19DCB163" w14:textId="77777777" w:rsidR="007738DF" w:rsidRPr="00014E44" w:rsidRDefault="007738DF" w:rsidP="00DE1185">
            <w:pPr>
              <w:pStyle w:val="CellBodyCentered"/>
              <w:rPr>
                <w:rFonts w:ascii="Arial Narrow" w:hAnsi="Arial Narrow" w:cs="Arial"/>
                <w:color w:val="auto"/>
                <w:sz w:val="16"/>
                <w:szCs w:val="16"/>
                <w:lang w:val="en-GB"/>
              </w:rPr>
            </w:pPr>
          </w:p>
          <w:p w14:paraId="428DE9C6" w14:textId="17FBE8CA" w:rsidR="007738DF" w:rsidRPr="00014E44" w:rsidRDefault="007738DF"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c>
          <w:tcPr>
            <w:tcW w:w="1080" w:type="dxa"/>
            <w:tcBorders>
              <w:top w:val="single" w:sz="6" w:space="0" w:color="auto"/>
              <w:left w:val="single" w:sz="6" w:space="0" w:color="auto"/>
              <w:bottom w:val="single" w:sz="6" w:space="0" w:color="auto"/>
              <w:right w:val="single" w:sz="6" w:space="0" w:color="auto"/>
            </w:tcBorders>
          </w:tcPr>
          <w:p w14:paraId="594E1D5B" w14:textId="77777777" w:rsidR="007738DF" w:rsidRPr="00014E44" w:rsidRDefault="007738DF" w:rsidP="00DE1185">
            <w:pPr>
              <w:pStyle w:val="CellBodyCentered"/>
              <w:rPr>
                <w:rFonts w:ascii="Arial Narrow" w:hAnsi="Arial Narrow" w:cs="Arial"/>
                <w:color w:val="auto"/>
                <w:sz w:val="16"/>
                <w:szCs w:val="16"/>
                <w:lang w:val="en-GB"/>
              </w:rPr>
            </w:pPr>
          </w:p>
          <w:p w14:paraId="315F0E50" w14:textId="77777777" w:rsidR="007738DF" w:rsidRDefault="007738DF" w:rsidP="00DE1185">
            <w:pPr>
              <w:pStyle w:val="CellBodyCentered"/>
              <w:rPr>
                <w:ins w:id="4437" w:author="Zhunisbayev, Olzhasbek [Bolashak Atyrau Limited]" w:date="2023-11-16T10:37:00Z"/>
                <w:rFonts w:ascii="Arial Narrow" w:hAnsi="Arial Narrow" w:cs="Arial"/>
                <w:color w:val="auto"/>
                <w:sz w:val="16"/>
                <w:szCs w:val="16"/>
                <w:lang w:val="en-GB"/>
              </w:rPr>
            </w:pPr>
            <w:r w:rsidRPr="00014E44">
              <w:rPr>
                <w:rFonts w:ascii="Arial Narrow" w:hAnsi="Arial Narrow" w:cs="Arial"/>
                <w:color w:val="auto"/>
                <w:sz w:val="16"/>
                <w:szCs w:val="16"/>
                <w:lang w:val="en-GB"/>
              </w:rPr>
              <w:t>ALLOY 20</w:t>
            </w:r>
          </w:p>
          <w:p w14:paraId="7DA2E445" w14:textId="77777777" w:rsidR="004D4618" w:rsidRDefault="004D4618" w:rsidP="00DE1185">
            <w:pPr>
              <w:pStyle w:val="CellBodyCentered"/>
              <w:rPr>
                <w:ins w:id="4438" w:author="Zhunisbayev, Olzhasbek [Bolashak Atyrau Limited]" w:date="2023-11-16T10:37:00Z"/>
                <w:rFonts w:ascii="Arial Narrow" w:hAnsi="Arial Narrow" w:cs="Arial"/>
                <w:color w:val="auto"/>
                <w:sz w:val="16"/>
                <w:szCs w:val="16"/>
                <w:lang w:val="en-GB"/>
              </w:rPr>
            </w:pPr>
          </w:p>
          <w:p w14:paraId="24C91064" w14:textId="4724D8E4" w:rsidR="004D4618" w:rsidRPr="00014E44" w:rsidRDefault="004D4618" w:rsidP="00DE1185">
            <w:pPr>
              <w:pStyle w:val="CellBodyCentered"/>
              <w:rPr>
                <w:rFonts w:ascii="Arial Narrow" w:hAnsi="Arial Narrow" w:cs="Arial"/>
                <w:color w:val="auto"/>
                <w:sz w:val="16"/>
                <w:szCs w:val="16"/>
                <w:lang w:val="en-GB"/>
              </w:rPr>
            </w:pPr>
            <w:ins w:id="4439" w:author="Zhunisbayev, Olzhasbek [Bolashak Atyrau Limited]" w:date="2023-11-16T10:37:00Z">
              <w:r>
                <w:rPr>
                  <w:rFonts w:ascii="Arial Narrow" w:hAnsi="Arial Narrow" w:cs="Arial"/>
                  <w:color w:val="auto"/>
                  <w:sz w:val="16"/>
                  <w:szCs w:val="16"/>
                  <w:lang w:val="en-GB"/>
                </w:rPr>
                <w:t>Note 1</w:t>
              </w:r>
            </w:ins>
          </w:p>
        </w:tc>
        <w:tc>
          <w:tcPr>
            <w:tcW w:w="720" w:type="dxa"/>
            <w:tcBorders>
              <w:top w:val="single" w:sz="6" w:space="0" w:color="auto"/>
              <w:left w:val="single" w:sz="6" w:space="0" w:color="auto"/>
              <w:bottom w:val="single" w:sz="6" w:space="0" w:color="auto"/>
              <w:right w:val="single" w:sz="6" w:space="0" w:color="auto"/>
            </w:tcBorders>
          </w:tcPr>
          <w:p w14:paraId="5086881F" w14:textId="77777777" w:rsidR="007738DF" w:rsidRPr="00014E44" w:rsidRDefault="007738DF" w:rsidP="00DE1185">
            <w:pPr>
              <w:pStyle w:val="CellBodyCentered"/>
              <w:rPr>
                <w:rFonts w:ascii="Arial Narrow" w:hAnsi="Arial Narrow" w:cs="Arial"/>
                <w:color w:val="auto"/>
                <w:sz w:val="16"/>
                <w:szCs w:val="16"/>
                <w:lang w:val="en-GB"/>
              </w:rPr>
            </w:pPr>
          </w:p>
          <w:p w14:paraId="0D03E57C" w14:textId="64D19D09" w:rsidR="007738DF" w:rsidRPr="00014E44" w:rsidRDefault="007738DF"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6D06ED">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69877121" w14:textId="77777777" w:rsidR="007738DF" w:rsidRPr="00014E44" w:rsidRDefault="007738DF" w:rsidP="00DE1185">
            <w:pPr>
              <w:pStyle w:val="CellBodyCentered"/>
              <w:rPr>
                <w:rFonts w:ascii="Arial Narrow" w:hAnsi="Arial Narrow" w:cs="Arial"/>
                <w:color w:val="auto"/>
                <w:sz w:val="16"/>
                <w:szCs w:val="16"/>
                <w:lang w:val="en-GB"/>
              </w:rPr>
            </w:pPr>
          </w:p>
          <w:p w14:paraId="0C0BE9D7" w14:textId="54B29A86" w:rsidR="007738DF" w:rsidRPr="00014E44" w:rsidRDefault="007738DF"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440"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441" w:author="Zhunisbayev, Olzhasbek A [Bolashak Atyrau Limited]" w:date="2022-09-18T20:40:00Z">
              <w:r w:rsidR="00154639"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40169155" w14:textId="77777777" w:rsidR="007738DF" w:rsidRPr="00014E44" w:rsidRDefault="007738DF"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+200°C</w:t>
            </w:r>
          </w:p>
        </w:tc>
        <w:tc>
          <w:tcPr>
            <w:tcW w:w="1890" w:type="dxa"/>
            <w:tcBorders>
              <w:top w:val="single" w:sz="6" w:space="0" w:color="auto"/>
              <w:left w:val="single" w:sz="6" w:space="0" w:color="auto"/>
              <w:bottom w:val="single" w:sz="6" w:space="0" w:color="auto"/>
              <w:right w:val="single" w:sz="6" w:space="0" w:color="auto"/>
            </w:tcBorders>
          </w:tcPr>
          <w:p w14:paraId="3CD23482" w14:textId="77777777" w:rsidR="007738DF" w:rsidRPr="00014E44" w:rsidRDefault="007738DF" w:rsidP="00DE1185">
            <w:pPr>
              <w:pStyle w:val="CellBody"/>
              <w:rPr>
                <w:rFonts w:ascii="Arial Narrow" w:hAnsi="Arial Narrow" w:cs="Arial"/>
                <w:color w:val="auto"/>
                <w:sz w:val="16"/>
                <w:szCs w:val="16"/>
                <w:lang w:val="en-GB"/>
              </w:rPr>
            </w:pPr>
          </w:p>
          <w:p w14:paraId="7BECFFE1" w14:textId="24006649" w:rsidR="004859F9" w:rsidRPr="00014E44" w:rsidRDefault="004859F9"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3,1 (limited by flange ratings)</w:t>
            </w:r>
          </w:p>
          <w:p w14:paraId="1E54B509" w14:textId="1E3A34FE" w:rsidR="007738DF" w:rsidRPr="00014E44" w:rsidRDefault="00571500"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442"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443" w:author="Zhunisbayev, Olzhasbek A [Bolashak Atyrau Limited]" w:date="2022-09-18T20:40:00Z">
              <w:r w:rsidRPr="00014E44">
                <w:rPr>
                  <w:rFonts w:ascii="Arial Narrow" w:hAnsi="Arial Narrow" w:cs="Arial"/>
                  <w:color w:val="auto"/>
                  <w:sz w:val="16"/>
                  <w:szCs w:val="16"/>
                  <w:lang w:val="en-GB"/>
                </w:rPr>
                <w:t>40</w:t>
              </w:r>
            </w:ins>
            <w:r w:rsidR="007738DF" w:rsidRPr="00014E44">
              <w:rPr>
                <w:rFonts w:ascii="Arial Narrow" w:hAnsi="Arial Narrow" w:cs="Arial"/>
                <w:color w:val="auto"/>
                <w:sz w:val="16"/>
                <w:szCs w:val="16"/>
                <w:lang w:val="en-GB"/>
              </w:rPr>
              <w:t xml:space="preserve"> to 38°</w:t>
            </w:r>
            <w:r w:rsidR="007738DF" w:rsidRPr="00014E44">
              <w:rPr>
                <w:rFonts w:ascii="Arial Narrow" w:hAnsi="Arial Narrow" w:cs="Arial"/>
                <w:snapToGrid w:val="0"/>
                <w:color w:val="auto"/>
                <w:sz w:val="16"/>
                <w:szCs w:val="16"/>
                <w:lang w:val="en-GB"/>
              </w:rPr>
              <w:t xml:space="preserve">C </w:t>
            </w:r>
            <w:r w:rsidR="007738DF" w:rsidRPr="00014E44">
              <w:rPr>
                <w:rFonts w:ascii="Arial Narrow" w:hAnsi="Arial Narrow" w:cs="Arial"/>
                <w:color w:val="auto"/>
                <w:sz w:val="16"/>
                <w:szCs w:val="16"/>
                <w:lang w:val="en-GB"/>
              </w:rPr>
              <w:t>= 20.0 barg</w:t>
            </w:r>
          </w:p>
          <w:p w14:paraId="32B1D816" w14:textId="5C8A6D93" w:rsidR="007738DF" w:rsidRPr="00014E44" w:rsidRDefault="007738DF"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19.5 </w:t>
            </w:r>
            <w:r w:rsidRPr="00014E44">
              <w:rPr>
                <w:rFonts w:ascii="Arial Narrow" w:hAnsi="Arial Narrow" w:cs="Arial"/>
                <w:color w:val="auto"/>
                <w:sz w:val="16"/>
                <w:szCs w:val="16"/>
                <w:lang w:val="en-GB"/>
              </w:rPr>
              <w:t>barg</w:t>
            </w:r>
          </w:p>
          <w:p w14:paraId="6BBB9836" w14:textId="661EEF35" w:rsidR="007738DF" w:rsidRPr="00014E44" w:rsidRDefault="007738DF"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17.7 </w:t>
            </w:r>
            <w:r w:rsidRPr="00014E44">
              <w:rPr>
                <w:rFonts w:ascii="Arial Narrow" w:hAnsi="Arial Narrow" w:cs="Arial"/>
                <w:color w:val="auto"/>
                <w:sz w:val="16"/>
                <w:szCs w:val="16"/>
                <w:lang w:val="en-GB"/>
              </w:rPr>
              <w:t>barg</w:t>
            </w:r>
          </w:p>
          <w:p w14:paraId="16CB2FC1" w14:textId="5F377C79" w:rsidR="007738DF" w:rsidRPr="00014E44" w:rsidRDefault="007738DF"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15.8 </w:t>
            </w:r>
            <w:r w:rsidRPr="00014E44">
              <w:rPr>
                <w:rFonts w:ascii="Arial Narrow" w:hAnsi="Arial Narrow" w:cs="Arial"/>
                <w:color w:val="auto"/>
                <w:sz w:val="16"/>
                <w:szCs w:val="16"/>
                <w:lang w:val="en-GB"/>
              </w:rPr>
              <w:t>barg</w:t>
            </w:r>
          </w:p>
          <w:p w14:paraId="7FEEC31F" w14:textId="4E5A514B" w:rsidR="00D2684A" w:rsidRDefault="007738DF"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13.8 </w:t>
            </w:r>
            <w:r w:rsidRPr="00014E44">
              <w:rPr>
                <w:rFonts w:ascii="Arial Narrow" w:hAnsi="Arial Narrow" w:cs="Arial"/>
                <w:color w:val="auto"/>
                <w:sz w:val="16"/>
                <w:szCs w:val="16"/>
                <w:lang w:val="en-GB"/>
              </w:rPr>
              <w:t>barg</w:t>
            </w:r>
          </w:p>
          <w:p w14:paraId="0BF3B464" w14:textId="6A0BF3F4" w:rsidR="002F6566" w:rsidRPr="00014E44" w:rsidRDefault="002F6566"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1F5C196D" w14:textId="77777777" w:rsidR="007738DF" w:rsidRPr="00014E44" w:rsidRDefault="007738DF" w:rsidP="00DE1185">
            <w:pPr>
              <w:pStyle w:val="CellBodyCentered"/>
              <w:rPr>
                <w:rFonts w:ascii="Arial Narrow" w:hAnsi="Arial Narrow" w:cs="Arial"/>
                <w:color w:val="auto"/>
                <w:sz w:val="16"/>
                <w:szCs w:val="16"/>
                <w:lang w:val="en-GB"/>
              </w:rPr>
            </w:pPr>
          </w:p>
          <w:p w14:paraId="2B482DCF" w14:textId="77777777" w:rsidR="007738DF" w:rsidRPr="00014E44" w:rsidRDefault="00D5030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0B12356B" w14:textId="77777777" w:rsidR="007738DF" w:rsidRPr="00014E44" w:rsidRDefault="007738DF" w:rsidP="00DE1185">
            <w:pPr>
              <w:pStyle w:val="CellBodyCentered"/>
              <w:rPr>
                <w:rFonts w:ascii="Arial Narrow" w:hAnsi="Arial Narrow" w:cs="Arial"/>
                <w:color w:val="auto"/>
                <w:sz w:val="16"/>
                <w:szCs w:val="16"/>
                <w:lang w:val="en-GB"/>
              </w:rPr>
            </w:pPr>
          </w:p>
          <w:p w14:paraId="54980DD5" w14:textId="77777777" w:rsidR="007738DF" w:rsidRPr="00014E44" w:rsidRDefault="007738DF"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A22C3E" w14:paraId="4A02709F" w14:textId="77777777" w:rsidTr="0038396C">
        <w:trPr>
          <w:ins w:id="4444" w:author="Zhunisbayev, Olzhasbek [Bolashak Atyrau Limited]" w:date="2023-09-10T12:34:00Z"/>
        </w:trPr>
        <w:tc>
          <w:tcPr>
            <w:tcW w:w="3322" w:type="dxa"/>
            <w:tcBorders>
              <w:top w:val="single" w:sz="6" w:space="0" w:color="auto"/>
              <w:left w:val="single" w:sz="6" w:space="0" w:color="auto"/>
              <w:bottom w:val="single" w:sz="6" w:space="0" w:color="auto"/>
              <w:right w:val="single" w:sz="6" w:space="0" w:color="auto"/>
            </w:tcBorders>
          </w:tcPr>
          <w:p w14:paraId="7DB3AB9D" w14:textId="77777777" w:rsidR="00D2684A" w:rsidRPr="00014E44" w:rsidRDefault="00D2684A" w:rsidP="00DE1185">
            <w:pPr>
              <w:pStyle w:val="CellBody"/>
              <w:rPr>
                <w:rFonts w:ascii="Arial Narrow" w:hAnsi="Arial Narrow" w:cs="Arial"/>
                <w:color w:val="auto"/>
                <w:sz w:val="16"/>
                <w:szCs w:val="16"/>
                <w:lang w:val="en-GB"/>
              </w:rPr>
            </w:pPr>
          </w:p>
          <w:p w14:paraId="5DD91D38" w14:textId="7062145A" w:rsidR="006B0501" w:rsidRPr="00014E44" w:rsidRDefault="006B0501" w:rsidP="00DE1185">
            <w:pPr>
              <w:pStyle w:val="CellBody"/>
              <w:rPr>
                <w:ins w:id="4445" w:author="Zhunisbayev, Olzhasbek [Bolashak Atyrau Limited]" w:date="2023-09-10T12:35:00Z"/>
                <w:rFonts w:ascii="Arial Narrow" w:hAnsi="Arial Narrow" w:cs="Arial"/>
                <w:color w:val="auto"/>
                <w:sz w:val="16"/>
                <w:szCs w:val="16"/>
                <w:lang w:val="en-GB"/>
              </w:rPr>
            </w:pPr>
            <w:ins w:id="4446" w:author="Zhunisbayev, Olzhasbek [Bolashak Atyrau Limited]" w:date="2023-09-10T12:35:00Z">
              <w:r w:rsidRPr="00014E44">
                <w:rPr>
                  <w:rFonts w:ascii="Arial Narrow" w:hAnsi="Arial Narrow" w:cs="Arial"/>
                  <w:color w:val="auto"/>
                  <w:sz w:val="16"/>
                  <w:szCs w:val="16"/>
                  <w:lang w:val="en-GB"/>
                </w:rPr>
                <w:t>GS - GAS, SOUR</w:t>
              </w:r>
            </w:ins>
          </w:p>
          <w:p w14:paraId="6D42E66D" w14:textId="77777777" w:rsidR="006B0501" w:rsidRPr="00014E44" w:rsidRDefault="006B0501" w:rsidP="00DE1185">
            <w:pPr>
              <w:pStyle w:val="CellBody"/>
              <w:rPr>
                <w:ins w:id="4447" w:author="Zhunisbayev, Olzhasbek [Bolashak Atyrau Limited]" w:date="2023-09-10T12:35:00Z"/>
                <w:rFonts w:ascii="Arial Narrow" w:hAnsi="Arial Narrow" w:cs="Arial"/>
                <w:color w:val="auto"/>
                <w:sz w:val="16"/>
                <w:szCs w:val="16"/>
                <w:lang w:val="en-GB"/>
              </w:rPr>
            </w:pPr>
            <w:ins w:id="4448" w:author="Zhunisbayev, Olzhasbek [Bolashak Atyrau Limited]" w:date="2023-09-10T12:35:00Z">
              <w:r w:rsidRPr="00014E44">
                <w:rPr>
                  <w:rFonts w:ascii="Arial Narrow" w:hAnsi="Arial Narrow" w:cs="Arial"/>
                  <w:color w:val="auto"/>
                  <w:sz w:val="16"/>
                  <w:szCs w:val="16"/>
                  <w:lang w:val="en-GB"/>
                </w:rPr>
                <w:t>PHC – PROCESS HYDROCARBONS</w:t>
              </w:r>
            </w:ins>
          </w:p>
          <w:p w14:paraId="3A8ED1D1" w14:textId="2B08838F" w:rsidR="006B0501" w:rsidRPr="00014E44" w:rsidRDefault="006B0501" w:rsidP="00DE1185">
            <w:pPr>
              <w:pStyle w:val="CellBody"/>
              <w:rPr>
                <w:ins w:id="4449" w:author="Zhunisbayev, Olzhasbek [Bolashak Atyrau Limited]" w:date="2023-09-10T12:35:00Z"/>
                <w:rFonts w:ascii="Arial Narrow" w:hAnsi="Arial Narrow" w:cs="Arial"/>
                <w:color w:val="auto"/>
                <w:sz w:val="16"/>
                <w:szCs w:val="16"/>
                <w:lang w:val="en-GB"/>
              </w:rPr>
            </w:pPr>
            <w:ins w:id="4450" w:author="Zhunisbayev, Olzhasbek [Bolashak Atyrau Limited]" w:date="2023-09-10T12:35:00Z">
              <w:r w:rsidRPr="00014E44">
                <w:rPr>
                  <w:rFonts w:ascii="Arial Narrow" w:hAnsi="Arial Narrow" w:cs="Arial"/>
                  <w:color w:val="auto"/>
                  <w:sz w:val="16"/>
                  <w:szCs w:val="16"/>
                  <w:lang w:val="en-GB"/>
                </w:rPr>
                <w:t>WSR – SOUR WATER</w:t>
              </w:r>
            </w:ins>
          </w:p>
          <w:p w14:paraId="668F2641" w14:textId="77777777" w:rsidR="006B0501" w:rsidRPr="00014E44" w:rsidRDefault="006B0501" w:rsidP="00DE1185">
            <w:pPr>
              <w:pStyle w:val="CellBody"/>
              <w:rPr>
                <w:ins w:id="4451" w:author="Zhunisbayev, Olzhasbek [Bolashak Atyrau Limited]" w:date="2023-09-10T12:34: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D2DD805" w14:textId="77777777" w:rsidR="00D2684A" w:rsidRPr="00014E44" w:rsidRDefault="00D2684A" w:rsidP="00DE1185">
            <w:pPr>
              <w:pStyle w:val="CellBodyCentered"/>
              <w:rPr>
                <w:rFonts w:ascii="Arial Narrow" w:hAnsi="Arial Narrow" w:cs="Arial"/>
                <w:b/>
                <w:color w:val="auto"/>
                <w:sz w:val="16"/>
                <w:szCs w:val="16"/>
                <w:lang w:val="en-GB"/>
              </w:rPr>
            </w:pPr>
          </w:p>
          <w:p w14:paraId="1CBB7B8F" w14:textId="1952810F" w:rsidR="006B0501" w:rsidRPr="00014E44" w:rsidRDefault="007453D0" w:rsidP="00DE1185">
            <w:pPr>
              <w:pStyle w:val="CellBodyCentered"/>
              <w:rPr>
                <w:ins w:id="4452" w:author="Zhunisbayev, Olzhasbek [Bolashak Atyrau Limited]" w:date="2023-09-10T12:34:00Z"/>
                <w:rFonts w:ascii="Arial Narrow" w:hAnsi="Arial Narrow" w:cs="Arial"/>
                <w:b/>
                <w:color w:val="auto"/>
                <w:sz w:val="16"/>
                <w:szCs w:val="16"/>
                <w:lang w:val="en-GB"/>
              </w:rPr>
            </w:pPr>
            <w:ins w:id="4453" w:author="Zhunisbayev, Olzhasbek [Bolashak Atyrau Limited]" w:date="2023-09-10T12:35:00Z">
              <w:r w:rsidRPr="00014E44">
                <w:rPr>
                  <w:rFonts w:ascii="Arial Narrow" w:hAnsi="Arial Narrow" w:cs="Arial"/>
                  <w:b/>
                  <w:color w:val="auto"/>
                  <w:sz w:val="16"/>
                  <w:szCs w:val="16"/>
                  <w:lang w:val="en-GB"/>
                </w:rPr>
                <w:t>150A80</w:t>
              </w:r>
            </w:ins>
          </w:p>
        </w:tc>
        <w:tc>
          <w:tcPr>
            <w:tcW w:w="450" w:type="dxa"/>
            <w:tcBorders>
              <w:top w:val="single" w:sz="6" w:space="0" w:color="auto"/>
              <w:left w:val="single" w:sz="6" w:space="0" w:color="auto"/>
              <w:bottom w:val="single" w:sz="6" w:space="0" w:color="auto"/>
              <w:right w:val="single" w:sz="6" w:space="0" w:color="auto"/>
            </w:tcBorders>
          </w:tcPr>
          <w:p w14:paraId="3F560841" w14:textId="77777777" w:rsidR="00D2684A" w:rsidRPr="00014E44" w:rsidRDefault="00D2684A" w:rsidP="00DE1185">
            <w:pPr>
              <w:pStyle w:val="CellBodyCentered"/>
              <w:rPr>
                <w:rFonts w:ascii="Arial Narrow" w:hAnsi="Arial Narrow" w:cs="Arial"/>
                <w:color w:val="auto"/>
                <w:sz w:val="16"/>
                <w:szCs w:val="16"/>
                <w:lang w:val="en-GB"/>
              </w:rPr>
            </w:pPr>
          </w:p>
          <w:p w14:paraId="5F7FDEA9" w14:textId="72B5B10C" w:rsidR="006B0501" w:rsidRPr="00014E44" w:rsidRDefault="007453D0" w:rsidP="00DE1185">
            <w:pPr>
              <w:pStyle w:val="CellBodyCentered"/>
              <w:rPr>
                <w:ins w:id="4454" w:author="Zhunisbayev, Olzhasbek [Bolashak Atyrau Limited]" w:date="2023-09-10T12:34:00Z"/>
                <w:rFonts w:ascii="Arial Narrow" w:hAnsi="Arial Narrow" w:cs="Arial"/>
                <w:color w:val="auto"/>
                <w:sz w:val="16"/>
                <w:szCs w:val="16"/>
                <w:lang w:val="en-GB"/>
              </w:rPr>
            </w:pPr>
            <w:ins w:id="4455" w:author="Zhunisbayev, Olzhasbek [Bolashak Atyrau Limited]" w:date="2023-09-10T12:35:00Z">
              <w:r w:rsidRPr="00014E44">
                <w:rPr>
                  <w:rFonts w:ascii="Arial Narrow" w:hAnsi="Arial Narrow" w:cs="Arial"/>
                  <w:color w:val="auto"/>
                  <w:sz w:val="16"/>
                  <w:szCs w:val="16"/>
                  <w:lang w:val="en-GB"/>
                </w:rPr>
                <w:t>1</w:t>
              </w:r>
            </w:ins>
          </w:p>
        </w:tc>
        <w:tc>
          <w:tcPr>
            <w:tcW w:w="1080" w:type="dxa"/>
            <w:tcBorders>
              <w:top w:val="single" w:sz="6" w:space="0" w:color="auto"/>
              <w:left w:val="single" w:sz="6" w:space="0" w:color="auto"/>
              <w:bottom w:val="single" w:sz="6" w:space="0" w:color="auto"/>
              <w:right w:val="single" w:sz="6" w:space="0" w:color="auto"/>
            </w:tcBorders>
          </w:tcPr>
          <w:p w14:paraId="6B54B4E8" w14:textId="77777777" w:rsidR="00D2684A" w:rsidRPr="00014E44" w:rsidRDefault="00D2684A" w:rsidP="00DE1185">
            <w:pPr>
              <w:pStyle w:val="CellBodyCentered"/>
              <w:rPr>
                <w:rFonts w:ascii="Arial Narrow" w:hAnsi="Arial Narrow" w:cs="Arial"/>
                <w:color w:val="auto"/>
                <w:sz w:val="16"/>
                <w:szCs w:val="16"/>
                <w:lang w:val="en-GB"/>
              </w:rPr>
            </w:pPr>
          </w:p>
          <w:p w14:paraId="535F260C" w14:textId="2A51536B" w:rsidR="003C7629" w:rsidRPr="00014E44" w:rsidRDefault="00777B46" w:rsidP="00DE1185">
            <w:pPr>
              <w:pStyle w:val="CellBodyCentered"/>
              <w:rPr>
                <w:ins w:id="4456" w:author="Zhunisbayev, Olzhasbek [Bolashak Atyrau Limited]" w:date="2023-09-10T12:36:00Z"/>
                <w:rFonts w:ascii="Arial Narrow" w:hAnsi="Arial Narrow" w:cs="Arial"/>
                <w:color w:val="auto"/>
                <w:sz w:val="16"/>
                <w:szCs w:val="16"/>
                <w:lang w:val="en-GB"/>
              </w:rPr>
            </w:pPr>
            <w:r>
              <w:rPr>
                <w:rFonts w:ascii="Arial Narrow" w:hAnsi="Arial Narrow" w:cs="Arial"/>
                <w:color w:val="auto"/>
                <w:sz w:val="16"/>
                <w:szCs w:val="16"/>
                <w:lang w:val="en-GB"/>
              </w:rPr>
              <w:t>ALLOY</w:t>
            </w:r>
            <w:ins w:id="4457" w:author="Zhunisbayev, Olzhasbek [Bolashak Atyrau Limited]" w:date="2023-09-10T12:36:00Z">
              <w:r w:rsidR="003C7629" w:rsidRPr="00014E44">
                <w:rPr>
                  <w:rFonts w:ascii="Arial Narrow" w:hAnsi="Arial Narrow" w:cs="Arial"/>
                  <w:color w:val="auto"/>
                  <w:sz w:val="16"/>
                  <w:szCs w:val="16"/>
                  <w:lang w:val="en-GB"/>
                </w:rPr>
                <w:t xml:space="preserve"> 825</w:t>
              </w:r>
            </w:ins>
            <w:r>
              <w:rPr>
                <w:rFonts w:ascii="Arial Narrow" w:hAnsi="Arial Narrow" w:cs="Arial"/>
                <w:color w:val="auto"/>
                <w:sz w:val="16"/>
                <w:szCs w:val="16"/>
                <w:lang w:val="en-GB"/>
              </w:rPr>
              <w:t xml:space="preserve"> (UNS</w:t>
            </w:r>
            <w:r w:rsidR="001549BC">
              <w:rPr>
                <w:rFonts w:ascii="Arial Narrow" w:hAnsi="Arial Narrow" w:cs="Arial"/>
                <w:color w:val="auto"/>
                <w:sz w:val="16"/>
                <w:szCs w:val="16"/>
                <w:lang w:val="en-GB"/>
              </w:rPr>
              <w:t xml:space="preserve"> N08825)</w:t>
            </w:r>
          </w:p>
          <w:p w14:paraId="300CF795" w14:textId="77777777" w:rsidR="004859F9" w:rsidRPr="00014E44" w:rsidRDefault="004859F9" w:rsidP="00DE1185">
            <w:pPr>
              <w:pStyle w:val="CellBodyCentered"/>
              <w:rPr>
                <w:rFonts w:ascii="Arial Narrow" w:hAnsi="Arial Narrow" w:cs="Arial"/>
                <w:color w:val="auto"/>
                <w:sz w:val="16"/>
                <w:szCs w:val="16"/>
                <w:lang w:val="en-GB"/>
              </w:rPr>
            </w:pPr>
          </w:p>
          <w:p w14:paraId="478DDEB3" w14:textId="644E6F34" w:rsidR="006B0501" w:rsidRPr="00014E44" w:rsidRDefault="003C7629" w:rsidP="00DE1185">
            <w:pPr>
              <w:pStyle w:val="CellBodyCentered"/>
              <w:rPr>
                <w:ins w:id="4458" w:author="Zhunisbayev, Olzhasbek [Bolashak Atyrau Limited]" w:date="2023-09-10T12:34:00Z"/>
                <w:rFonts w:ascii="Arial Narrow" w:hAnsi="Arial Narrow" w:cs="Arial"/>
                <w:color w:val="auto"/>
                <w:sz w:val="16"/>
                <w:szCs w:val="16"/>
                <w:lang w:val="en-GB"/>
              </w:rPr>
            </w:pPr>
            <w:ins w:id="4459" w:author="Zhunisbayev, Olzhasbek [Bolashak Atyrau Limited]" w:date="2023-09-10T12:36:00Z">
              <w:r w:rsidRPr="00014E44">
                <w:rPr>
                  <w:rFonts w:ascii="Arial Narrow" w:hAnsi="Arial Narrow" w:cs="Arial"/>
                  <w:color w:val="auto"/>
                  <w:sz w:val="16"/>
                  <w:szCs w:val="16"/>
                  <w:lang w:val="en-GB"/>
                </w:rPr>
                <w:t>Note 1</w:t>
              </w:r>
            </w:ins>
          </w:p>
        </w:tc>
        <w:tc>
          <w:tcPr>
            <w:tcW w:w="720" w:type="dxa"/>
            <w:tcBorders>
              <w:top w:val="single" w:sz="6" w:space="0" w:color="auto"/>
              <w:left w:val="single" w:sz="6" w:space="0" w:color="auto"/>
              <w:bottom w:val="single" w:sz="6" w:space="0" w:color="auto"/>
              <w:right w:val="single" w:sz="6" w:space="0" w:color="auto"/>
            </w:tcBorders>
          </w:tcPr>
          <w:p w14:paraId="1C82A127" w14:textId="77777777" w:rsidR="00D2684A" w:rsidRPr="00014E44" w:rsidRDefault="00D2684A" w:rsidP="00DE1185">
            <w:pPr>
              <w:pStyle w:val="CellBodyCentered"/>
              <w:rPr>
                <w:rFonts w:ascii="Arial Narrow" w:hAnsi="Arial Narrow" w:cs="Arial"/>
                <w:color w:val="auto"/>
                <w:sz w:val="16"/>
                <w:szCs w:val="16"/>
                <w:lang w:val="en-GB"/>
              </w:rPr>
            </w:pPr>
          </w:p>
          <w:p w14:paraId="28A542AF" w14:textId="4F132DC7" w:rsidR="006B0501" w:rsidRPr="00014E44" w:rsidRDefault="009F0E30" w:rsidP="00DE1185">
            <w:pPr>
              <w:pStyle w:val="CellBodyCentered"/>
              <w:rPr>
                <w:ins w:id="4460" w:author="Zhunisbayev, Olzhasbek [Bolashak Atyrau Limited]" w:date="2023-09-10T12:34:00Z"/>
                <w:rFonts w:ascii="Arial Narrow" w:hAnsi="Arial Narrow" w:cs="Arial"/>
                <w:color w:val="auto"/>
                <w:sz w:val="16"/>
                <w:szCs w:val="16"/>
                <w:lang w:val="en-GB"/>
              </w:rPr>
            </w:pPr>
            <w:ins w:id="4461" w:author="Zhunisbayev, Olzhasbek [Bolashak Atyrau Limited]" w:date="2023-09-10T12:36:00Z">
              <w:r w:rsidRPr="00014E44">
                <w:rPr>
                  <w:rFonts w:ascii="Arial Narrow" w:hAnsi="Arial Narrow" w:cs="Arial"/>
                  <w:color w:val="auto"/>
                  <w:sz w:val="16"/>
                  <w:szCs w:val="16"/>
                  <w:lang w:val="en-GB"/>
                </w:rPr>
                <w:t>CLASS 150</w:t>
              </w:r>
            </w:ins>
            <w:r w:rsidR="006D06ED">
              <w:rPr>
                <w:rFonts w:ascii="Arial Narrow" w:hAnsi="Arial Narrow" w:cs="Arial"/>
                <w:color w:val="auto"/>
                <w:sz w:val="16"/>
                <w:szCs w:val="16"/>
                <w:lang w:val="en-GB"/>
              </w:rPr>
              <w:t xml:space="preserve"> </w:t>
            </w:r>
            <w:ins w:id="4462" w:author="Zhunisbayev, Olzhasbek [Bolashak Atyrau Limited]" w:date="2023-09-10T12:36:00Z">
              <w:r w:rsidRPr="00014E44">
                <w:rPr>
                  <w:rFonts w:ascii="Arial Narrow" w:hAnsi="Arial Narrow" w:cs="Arial"/>
                  <w:color w:val="auto"/>
                  <w:sz w:val="16"/>
                  <w:szCs w:val="16"/>
                  <w:lang w:val="en-GB"/>
                </w:rPr>
                <w:t>RF</w:t>
              </w:r>
            </w:ins>
          </w:p>
        </w:tc>
        <w:tc>
          <w:tcPr>
            <w:tcW w:w="720" w:type="dxa"/>
            <w:tcBorders>
              <w:top w:val="single" w:sz="6" w:space="0" w:color="auto"/>
              <w:left w:val="single" w:sz="6" w:space="0" w:color="auto"/>
              <w:bottom w:val="single" w:sz="6" w:space="0" w:color="auto"/>
              <w:right w:val="single" w:sz="6" w:space="0" w:color="auto"/>
            </w:tcBorders>
          </w:tcPr>
          <w:p w14:paraId="33998E54" w14:textId="77777777" w:rsidR="00D2684A" w:rsidRPr="00014E44" w:rsidRDefault="00D2684A" w:rsidP="00DE1185">
            <w:pPr>
              <w:pStyle w:val="CellBodyCentered"/>
              <w:rPr>
                <w:rFonts w:ascii="Arial Narrow" w:hAnsi="Arial Narrow" w:cs="Arial"/>
                <w:color w:val="auto"/>
                <w:sz w:val="16"/>
                <w:szCs w:val="16"/>
                <w:lang w:val="en-GB"/>
              </w:rPr>
            </w:pPr>
          </w:p>
          <w:p w14:paraId="3C4F271C" w14:textId="4AFEFF6B" w:rsidR="0072511E" w:rsidRPr="00014E44" w:rsidRDefault="0072511E" w:rsidP="00DE1185">
            <w:pPr>
              <w:pStyle w:val="CellBodyCentered"/>
              <w:rPr>
                <w:ins w:id="4463" w:author="Zhunisbayev, Olzhasbek [Bolashak Atyrau Limited]" w:date="2023-09-10T12:37:00Z"/>
                <w:rFonts w:ascii="Arial Narrow" w:hAnsi="Arial Narrow" w:cs="Arial"/>
                <w:color w:val="auto"/>
                <w:sz w:val="16"/>
                <w:szCs w:val="16"/>
                <w:lang w:val="en-GB"/>
              </w:rPr>
            </w:pPr>
            <w:ins w:id="4464" w:author="Zhunisbayev, Olzhasbek [Bolashak Atyrau Limited]" w:date="2023-09-10T12:37:00Z">
              <w:r w:rsidRPr="00014E44">
                <w:rPr>
                  <w:rFonts w:ascii="Arial Narrow" w:hAnsi="Arial Narrow" w:cs="Arial"/>
                  <w:color w:val="auto"/>
                  <w:sz w:val="16"/>
                  <w:szCs w:val="16"/>
                  <w:lang w:val="en-GB"/>
                </w:rPr>
                <w:t>- 40 to</w:t>
              </w:r>
            </w:ins>
          </w:p>
          <w:p w14:paraId="66FBFC41" w14:textId="439C40D4" w:rsidR="006B0501" w:rsidRPr="00014E44" w:rsidRDefault="0072511E" w:rsidP="00DE1185">
            <w:pPr>
              <w:pStyle w:val="CellBodyCentered"/>
              <w:rPr>
                <w:ins w:id="4465" w:author="Zhunisbayev, Olzhasbek [Bolashak Atyrau Limited]" w:date="2023-09-10T12:34:00Z"/>
                <w:rFonts w:ascii="Arial Narrow" w:hAnsi="Arial Narrow" w:cs="Arial"/>
                <w:color w:val="auto"/>
                <w:sz w:val="16"/>
                <w:szCs w:val="16"/>
                <w:lang w:val="en-GB"/>
              </w:rPr>
            </w:pPr>
            <w:ins w:id="4466" w:author="Zhunisbayev, Olzhasbek [Bolashak Atyrau Limited]" w:date="2023-09-10T12:37:00Z">
              <w:r w:rsidRPr="00014E44">
                <w:rPr>
                  <w:rFonts w:ascii="Arial Narrow" w:hAnsi="Arial Narrow" w:cs="Arial"/>
                  <w:color w:val="auto"/>
                  <w:sz w:val="16"/>
                  <w:szCs w:val="16"/>
                  <w:lang w:val="en-GB"/>
                </w:rPr>
                <w:t>+230°C</w:t>
              </w:r>
            </w:ins>
          </w:p>
        </w:tc>
        <w:tc>
          <w:tcPr>
            <w:tcW w:w="1890" w:type="dxa"/>
            <w:tcBorders>
              <w:top w:val="single" w:sz="6" w:space="0" w:color="auto"/>
              <w:left w:val="single" w:sz="6" w:space="0" w:color="auto"/>
              <w:bottom w:val="single" w:sz="6" w:space="0" w:color="auto"/>
              <w:right w:val="single" w:sz="6" w:space="0" w:color="auto"/>
            </w:tcBorders>
          </w:tcPr>
          <w:p w14:paraId="194152F4" w14:textId="77777777" w:rsidR="00D2684A" w:rsidRPr="00014E44" w:rsidRDefault="00D2684A" w:rsidP="00DE1185">
            <w:pPr>
              <w:pStyle w:val="CellBody"/>
              <w:rPr>
                <w:rFonts w:ascii="Arial Narrow" w:hAnsi="Arial Narrow" w:cs="Arial"/>
                <w:color w:val="auto"/>
                <w:sz w:val="16"/>
                <w:szCs w:val="16"/>
                <w:u w:val="single"/>
                <w:lang w:val="en-GB"/>
              </w:rPr>
            </w:pPr>
          </w:p>
          <w:p w14:paraId="22A805F9" w14:textId="38CF9B15" w:rsidR="004859F9" w:rsidRPr="00014E44" w:rsidRDefault="004859F9"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3,8 (limited by flange ratings)</w:t>
            </w:r>
          </w:p>
          <w:p w14:paraId="072AAE0C" w14:textId="2AD0F08F" w:rsidR="004241B4" w:rsidRPr="00014E44" w:rsidRDefault="00571500" w:rsidP="00DE1185">
            <w:pPr>
              <w:pStyle w:val="CellBody"/>
              <w:rPr>
                <w:ins w:id="4467" w:author="Zhunisbayev, Olzhasbek [Bolashak Atyrau Limited]" w:date="2023-09-10T12:37:00Z"/>
                <w:rFonts w:ascii="Arial Narrow" w:hAnsi="Arial Narrow" w:cs="Arial"/>
                <w:color w:val="auto"/>
                <w:sz w:val="16"/>
                <w:szCs w:val="16"/>
              </w:rPr>
            </w:pPr>
            <w:r w:rsidRPr="00014E44">
              <w:rPr>
                <w:rFonts w:ascii="Arial Narrow" w:hAnsi="Arial Narrow" w:cs="Arial"/>
                <w:color w:val="auto"/>
                <w:sz w:val="16"/>
                <w:szCs w:val="16"/>
                <w:lang w:val="en-GB"/>
              </w:rPr>
              <w:t>-</w:t>
            </w:r>
            <w:del w:id="4468"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469" w:author="Zhunisbayev, Olzhasbek A [Bolashak Atyrau Limited]" w:date="2022-09-18T20:40:00Z">
              <w:r w:rsidRPr="00014E44">
                <w:rPr>
                  <w:rFonts w:ascii="Arial Narrow" w:hAnsi="Arial Narrow" w:cs="Arial"/>
                  <w:color w:val="auto"/>
                  <w:sz w:val="16"/>
                  <w:szCs w:val="16"/>
                  <w:lang w:val="en-GB"/>
                </w:rPr>
                <w:t>40</w:t>
              </w:r>
            </w:ins>
            <w:ins w:id="4470" w:author="Zhunisbayev, Olzhasbek [Bolashak Atyrau Limited]" w:date="2023-09-10T12:37:00Z">
              <w:r w:rsidR="004241B4" w:rsidRPr="00014E44">
                <w:rPr>
                  <w:rFonts w:ascii="Arial Narrow" w:hAnsi="Arial Narrow" w:cs="Arial"/>
                  <w:color w:val="auto"/>
                  <w:sz w:val="16"/>
                  <w:szCs w:val="16"/>
                </w:rPr>
                <w:t xml:space="preserve"> to 38°C = 20.0 barg</w:t>
              </w:r>
            </w:ins>
          </w:p>
          <w:p w14:paraId="0B63B4A4" w14:textId="2CA9644F" w:rsidR="004241B4" w:rsidRPr="00014E44" w:rsidRDefault="004241B4" w:rsidP="00DE1185">
            <w:pPr>
              <w:pStyle w:val="CellBody"/>
              <w:rPr>
                <w:ins w:id="4471" w:author="Zhunisbayev, Olzhasbek [Bolashak Atyrau Limited]" w:date="2023-09-10T12:37:00Z"/>
                <w:rFonts w:ascii="Arial Narrow" w:hAnsi="Arial Narrow" w:cs="Arial"/>
                <w:color w:val="auto"/>
                <w:sz w:val="16"/>
                <w:szCs w:val="16"/>
              </w:rPr>
            </w:pPr>
            <w:ins w:id="4472" w:author="Zhunisbayev, Olzhasbek [Bolashak Atyrau Limited]" w:date="2023-09-10T12:37:00Z">
              <w:r w:rsidRPr="00014E44">
                <w:rPr>
                  <w:rFonts w:ascii="Arial Narrow" w:hAnsi="Arial Narrow" w:cs="Arial"/>
                  <w:color w:val="auto"/>
                  <w:sz w:val="16"/>
                  <w:szCs w:val="16"/>
                </w:rPr>
                <w:t>50°C = 19.5 barg</w:t>
              </w:r>
            </w:ins>
          </w:p>
          <w:p w14:paraId="0B15A67D" w14:textId="7979F3AD" w:rsidR="004241B4" w:rsidRPr="00014E44" w:rsidRDefault="004241B4" w:rsidP="00DE1185">
            <w:pPr>
              <w:pStyle w:val="CellBody"/>
              <w:rPr>
                <w:ins w:id="4473" w:author="Zhunisbayev, Olzhasbek [Bolashak Atyrau Limited]" w:date="2023-09-10T12:37:00Z"/>
                <w:rFonts w:ascii="Arial Narrow" w:hAnsi="Arial Narrow" w:cs="Arial"/>
                <w:color w:val="auto"/>
                <w:sz w:val="16"/>
                <w:szCs w:val="16"/>
              </w:rPr>
            </w:pPr>
            <w:ins w:id="4474" w:author="Zhunisbayev, Olzhasbek [Bolashak Atyrau Limited]" w:date="2023-09-10T12:37:00Z">
              <w:r w:rsidRPr="00014E44">
                <w:rPr>
                  <w:rFonts w:ascii="Arial Narrow" w:hAnsi="Arial Narrow" w:cs="Arial"/>
                  <w:color w:val="auto"/>
                  <w:sz w:val="16"/>
                  <w:szCs w:val="16"/>
                </w:rPr>
                <w:t>100°C = 17.7 barg</w:t>
              </w:r>
            </w:ins>
          </w:p>
          <w:p w14:paraId="58A0B1A5" w14:textId="568630E7" w:rsidR="004241B4" w:rsidRPr="00014E44" w:rsidRDefault="004241B4" w:rsidP="00DE1185">
            <w:pPr>
              <w:pStyle w:val="CellBody"/>
              <w:rPr>
                <w:ins w:id="4475" w:author="Zhunisbayev, Olzhasbek [Bolashak Atyrau Limited]" w:date="2023-09-10T12:37:00Z"/>
                <w:rFonts w:ascii="Arial Narrow" w:hAnsi="Arial Narrow" w:cs="Arial"/>
                <w:color w:val="auto"/>
                <w:sz w:val="16"/>
                <w:szCs w:val="16"/>
              </w:rPr>
            </w:pPr>
            <w:ins w:id="4476" w:author="Zhunisbayev, Olzhasbek [Bolashak Atyrau Limited]" w:date="2023-09-10T12:37:00Z">
              <w:r w:rsidRPr="00014E44">
                <w:rPr>
                  <w:rFonts w:ascii="Arial Narrow" w:hAnsi="Arial Narrow" w:cs="Arial"/>
                  <w:color w:val="auto"/>
                  <w:sz w:val="16"/>
                  <w:szCs w:val="16"/>
                </w:rPr>
                <w:t>150°C = 15.8 barg</w:t>
              </w:r>
            </w:ins>
          </w:p>
          <w:p w14:paraId="27CBF58A" w14:textId="750EEDE6" w:rsidR="004241B4" w:rsidRPr="00014E44" w:rsidRDefault="004241B4" w:rsidP="00DE1185">
            <w:pPr>
              <w:pStyle w:val="CellBody"/>
              <w:rPr>
                <w:ins w:id="4477" w:author="Zhunisbayev, Olzhasbek [Bolashak Atyrau Limited]" w:date="2023-09-10T12:37:00Z"/>
                <w:rFonts w:ascii="Arial Narrow" w:hAnsi="Arial Narrow" w:cs="Arial"/>
                <w:color w:val="auto"/>
                <w:sz w:val="16"/>
                <w:szCs w:val="16"/>
              </w:rPr>
            </w:pPr>
            <w:ins w:id="4478" w:author="Zhunisbayev, Olzhasbek [Bolashak Atyrau Limited]" w:date="2023-09-10T12:37:00Z">
              <w:r w:rsidRPr="00014E44">
                <w:rPr>
                  <w:rFonts w:ascii="Arial Narrow" w:hAnsi="Arial Narrow" w:cs="Arial"/>
                  <w:color w:val="auto"/>
                  <w:sz w:val="16"/>
                  <w:szCs w:val="16"/>
                </w:rPr>
                <w:t>200°C = 13.8 barg</w:t>
              </w:r>
            </w:ins>
          </w:p>
          <w:p w14:paraId="06B8961F" w14:textId="58C9848B" w:rsidR="006B0501" w:rsidRDefault="004241B4" w:rsidP="00DE1185">
            <w:pPr>
              <w:pStyle w:val="CellBody"/>
              <w:rPr>
                <w:rFonts w:ascii="Arial Narrow" w:hAnsi="Arial Narrow" w:cs="Arial"/>
                <w:color w:val="auto"/>
                <w:sz w:val="16"/>
                <w:szCs w:val="16"/>
              </w:rPr>
            </w:pPr>
            <w:ins w:id="4479" w:author="Zhunisbayev, Olzhasbek [Bolashak Atyrau Limited]" w:date="2023-09-10T12:37:00Z">
              <w:r w:rsidRPr="00014E44">
                <w:rPr>
                  <w:rFonts w:ascii="Arial Narrow" w:hAnsi="Arial Narrow" w:cs="Arial"/>
                  <w:color w:val="auto"/>
                  <w:sz w:val="16"/>
                  <w:szCs w:val="16"/>
                </w:rPr>
                <w:t>230°C = 12.8 barg</w:t>
              </w:r>
            </w:ins>
          </w:p>
          <w:p w14:paraId="6C092ACB" w14:textId="19118475" w:rsidR="002F6566" w:rsidRPr="00014E44" w:rsidRDefault="002F6566" w:rsidP="00DE1185">
            <w:pPr>
              <w:pStyle w:val="CellBody"/>
              <w:rPr>
                <w:ins w:id="4480" w:author="Zhunisbayev, Olzhasbek [Bolashak Atyrau Limited]" w:date="2023-09-10T12:34:00Z"/>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0A98AEAB" w14:textId="77777777" w:rsidR="00D2684A" w:rsidRPr="00014E44" w:rsidRDefault="00D2684A" w:rsidP="00DE1185">
            <w:pPr>
              <w:pStyle w:val="CellBodyCentered"/>
              <w:rPr>
                <w:rFonts w:ascii="Arial Narrow" w:hAnsi="Arial Narrow" w:cs="Arial"/>
                <w:color w:val="auto"/>
                <w:sz w:val="16"/>
                <w:szCs w:val="16"/>
                <w:lang w:val="en-GB"/>
              </w:rPr>
            </w:pPr>
          </w:p>
          <w:p w14:paraId="36BB9E24" w14:textId="32B2A60A" w:rsidR="006B0501" w:rsidRPr="00014E44" w:rsidRDefault="00CA4CF6" w:rsidP="00DE1185">
            <w:pPr>
              <w:pStyle w:val="CellBodyCentered"/>
              <w:rPr>
                <w:ins w:id="4481" w:author="Zhunisbayev, Olzhasbek [Bolashak Atyrau Limited]" w:date="2023-09-10T12:34:00Z"/>
                <w:rFonts w:ascii="Arial Narrow" w:hAnsi="Arial Narrow" w:cs="Arial"/>
                <w:color w:val="auto"/>
                <w:sz w:val="16"/>
                <w:szCs w:val="16"/>
                <w:lang w:val="en-GB"/>
              </w:rPr>
            </w:pPr>
            <w:ins w:id="4482" w:author="Zhunisbayev, Olzhasbek [Bolashak Atyrau Limited]" w:date="2023-09-10T12:38:00Z">
              <w:r w:rsidRPr="00014E44">
                <w:rPr>
                  <w:rFonts w:ascii="Arial Narrow" w:hAnsi="Arial Narrow" w:cs="Arial"/>
                  <w:color w:val="auto"/>
                  <w:sz w:val="16"/>
                  <w:szCs w:val="16"/>
                  <w:lang w:val="en-GB"/>
                </w:rPr>
                <w:t>NO</w:t>
              </w:r>
            </w:ins>
          </w:p>
        </w:tc>
        <w:tc>
          <w:tcPr>
            <w:tcW w:w="418" w:type="dxa"/>
            <w:tcBorders>
              <w:top w:val="single" w:sz="6" w:space="0" w:color="auto"/>
              <w:left w:val="single" w:sz="6" w:space="0" w:color="auto"/>
              <w:bottom w:val="single" w:sz="6" w:space="0" w:color="auto"/>
              <w:right w:val="single" w:sz="6" w:space="0" w:color="auto"/>
            </w:tcBorders>
          </w:tcPr>
          <w:p w14:paraId="629220F8" w14:textId="77777777" w:rsidR="00D2684A" w:rsidRPr="00014E44" w:rsidRDefault="00D2684A" w:rsidP="00DE1185">
            <w:pPr>
              <w:pStyle w:val="CellBodyCentered"/>
              <w:rPr>
                <w:rFonts w:ascii="Arial Narrow" w:hAnsi="Arial Narrow" w:cs="Arial"/>
                <w:color w:val="auto"/>
                <w:sz w:val="16"/>
                <w:szCs w:val="16"/>
                <w:lang w:val="en-GB"/>
              </w:rPr>
            </w:pPr>
          </w:p>
          <w:p w14:paraId="56AE903C" w14:textId="7839F5A8" w:rsidR="006B0501" w:rsidRPr="00014E44" w:rsidRDefault="00CA4CF6" w:rsidP="00DE1185">
            <w:pPr>
              <w:pStyle w:val="CellBodyCentered"/>
              <w:rPr>
                <w:ins w:id="4483" w:author="Zhunisbayev, Olzhasbek [Bolashak Atyrau Limited]" w:date="2023-09-10T12:34:00Z"/>
                <w:rFonts w:ascii="Arial Narrow" w:hAnsi="Arial Narrow" w:cs="Arial"/>
                <w:color w:val="auto"/>
                <w:sz w:val="16"/>
                <w:szCs w:val="16"/>
                <w:lang w:val="en-GB"/>
              </w:rPr>
            </w:pPr>
            <w:ins w:id="4484" w:author="Zhunisbayev, Olzhasbek [Bolashak Atyrau Limited]" w:date="2023-09-10T12:38:00Z">
              <w:r w:rsidRPr="00014E44">
                <w:rPr>
                  <w:rFonts w:ascii="Arial Narrow" w:hAnsi="Arial Narrow" w:cs="Arial"/>
                  <w:color w:val="auto"/>
                  <w:sz w:val="16"/>
                  <w:szCs w:val="16"/>
                  <w:lang w:val="en-GB"/>
                </w:rPr>
                <w:t>100</w:t>
              </w:r>
            </w:ins>
          </w:p>
        </w:tc>
      </w:tr>
      <w:tr w:rsidR="00FA3851" w:rsidRPr="00014E44" w14:paraId="686741BA" w14:textId="77777777" w:rsidTr="0038396C">
        <w:tc>
          <w:tcPr>
            <w:tcW w:w="3322" w:type="dxa"/>
            <w:tcBorders>
              <w:top w:val="single" w:sz="6" w:space="0" w:color="auto"/>
              <w:left w:val="single" w:sz="6" w:space="0" w:color="auto"/>
              <w:bottom w:val="single" w:sz="6" w:space="0" w:color="auto"/>
              <w:right w:val="single" w:sz="6" w:space="0" w:color="auto"/>
            </w:tcBorders>
          </w:tcPr>
          <w:p w14:paraId="7E1F2CB2" w14:textId="77777777" w:rsidR="006B0501" w:rsidRPr="00014E44" w:rsidRDefault="006B0501" w:rsidP="00DE1185">
            <w:pPr>
              <w:pStyle w:val="CellBody"/>
              <w:rPr>
                <w:rFonts w:ascii="Arial Narrow" w:hAnsi="Arial Narrow" w:cs="Arial"/>
                <w:color w:val="auto"/>
                <w:sz w:val="16"/>
                <w:szCs w:val="16"/>
                <w:lang w:val="en-GB"/>
              </w:rPr>
            </w:pPr>
          </w:p>
          <w:p w14:paraId="20B51FE7" w14:textId="02335CF5" w:rsidR="006B0501" w:rsidRPr="00014E44" w:rsidRDefault="006B0501" w:rsidP="00DE1185">
            <w:pPr>
              <w:pStyle w:val="CellBody"/>
              <w:rPr>
                <w:ins w:id="4485" w:author="Zhunisbayev, Olzhasbek A [Bolashak Atyrau Limited]" w:date="2022-06-12T09:10:00Z"/>
                <w:rFonts w:ascii="Arial Narrow" w:hAnsi="Arial Narrow" w:cs="Arial"/>
                <w:color w:val="auto"/>
                <w:sz w:val="16"/>
                <w:szCs w:val="16"/>
                <w:lang w:val="en-GB"/>
              </w:rPr>
            </w:pPr>
            <w:ins w:id="4486" w:author="Zhunisbayev, Olzhasbek A [Bolashak Atyrau Limited]" w:date="2022-06-12T09:10:00Z">
              <w:r w:rsidRPr="00014E44">
                <w:rPr>
                  <w:rFonts w:ascii="Arial Narrow" w:hAnsi="Arial Narrow" w:cs="Arial"/>
                  <w:color w:val="auto"/>
                  <w:sz w:val="16"/>
                  <w:szCs w:val="16"/>
                  <w:lang w:val="en-GB"/>
                </w:rPr>
                <w:t>AA – ACETIC ACID</w:t>
              </w:r>
            </w:ins>
          </w:p>
          <w:p w14:paraId="0781D18A" w14:textId="2C268469" w:rsidR="006B0501" w:rsidRPr="00014E44" w:rsidRDefault="006B0501" w:rsidP="00DE1185">
            <w:pPr>
              <w:pStyle w:val="CellBody"/>
              <w:rPr>
                <w:ins w:id="4487" w:author="Zhunisbayev, Olzhasbek A [Bolashak Atyrau Limited]" w:date="2022-06-12T09:12:00Z"/>
                <w:rFonts w:ascii="Arial Narrow" w:hAnsi="Arial Narrow" w:cs="Arial"/>
                <w:color w:val="auto"/>
                <w:sz w:val="16"/>
                <w:szCs w:val="16"/>
                <w:lang w:val="en-GB"/>
              </w:rPr>
            </w:pPr>
            <w:ins w:id="4488" w:author="Zhunisbayev, Olzhasbek A [Bolashak Atyrau Limited]" w:date="2022-06-12T09:10:00Z">
              <w:r w:rsidRPr="00014E44">
                <w:rPr>
                  <w:rFonts w:ascii="Arial Narrow" w:hAnsi="Arial Narrow" w:cs="Arial"/>
                  <w:color w:val="auto"/>
                  <w:sz w:val="16"/>
                  <w:szCs w:val="16"/>
                  <w:lang w:val="en-GB"/>
                </w:rPr>
                <w:t>CI – CHEMICAL INHIBITOR &amp; ANTISCALE</w:t>
              </w:r>
            </w:ins>
          </w:p>
          <w:p w14:paraId="5CB26BF0" w14:textId="05364DDA" w:rsidR="006B0501" w:rsidRPr="00014E44" w:rsidRDefault="006B0501" w:rsidP="00DE1185">
            <w:pPr>
              <w:pStyle w:val="CellBody"/>
              <w:rPr>
                <w:ins w:id="4489" w:author="Zhunisbayev, Olzhasbek A [Bolashak Atyrau Limited]" w:date="2022-06-12T09:09:00Z"/>
                <w:rFonts w:ascii="Arial Narrow" w:hAnsi="Arial Narrow" w:cs="Arial"/>
                <w:color w:val="auto"/>
                <w:sz w:val="16"/>
                <w:szCs w:val="16"/>
                <w:lang w:val="en-GB"/>
              </w:rPr>
            </w:pPr>
            <w:ins w:id="4490" w:author="Zhunisbayev, Olzhasbek A [Bolashak Atyrau Limited]" w:date="2022-06-12T09:12:00Z">
              <w:r w:rsidRPr="00014E44">
                <w:rPr>
                  <w:rFonts w:ascii="Arial Narrow" w:hAnsi="Arial Narrow" w:cs="Arial"/>
                  <w:color w:val="auto"/>
                  <w:sz w:val="16"/>
                  <w:szCs w:val="16"/>
                  <w:lang w:val="en-GB"/>
                </w:rPr>
                <w:t>DHC – DRAIN, HYDROCARBONS</w:t>
              </w:r>
            </w:ins>
          </w:p>
          <w:p w14:paraId="0D02A2F3" w14:textId="1CFC938C"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GAS, SOUR</w:t>
            </w:r>
          </w:p>
          <w:p w14:paraId="125CE4A0" w14:textId="77777777" w:rsidR="00D520E3" w:rsidRPr="00014E44" w:rsidRDefault="00D520E3"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3932088A"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208F07CB" w14:textId="77777777" w:rsidR="006B0501" w:rsidRPr="00014E44" w:rsidRDefault="006B0501"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A2AACEC" w14:textId="77777777" w:rsidR="006B0501" w:rsidRPr="00014E44" w:rsidRDefault="006B0501" w:rsidP="00DE1185">
            <w:pPr>
              <w:pStyle w:val="CellBodyCentered"/>
              <w:rPr>
                <w:rFonts w:ascii="Arial Narrow" w:hAnsi="Arial Narrow" w:cs="Arial"/>
                <w:b/>
                <w:color w:val="auto"/>
                <w:sz w:val="16"/>
                <w:szCs w:val="16"/>
                <w:lang w:val="en-GB"/>
              </w:rPr>
            </w:pPr>
          </w:p>
          <w:p w14:paraId="423899B9"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150C80</w:t>
            </w:r>
          </w:p>
        </w:tc>
        <w:tc>
          <w:tcPr>
            <w:tcW w:w="450" w:type="dxa"/>
            <w:tcBorders>
              <w:top w:val="single" w:sz="6" w:space="0" w:color="auto"/>
              <w:left w:val="single" w:sz="6" w:space="0" w:color="auto"/>
              <w:bottom w:val="single" w:sz="6" w:space="0" w:color="auto"/>
              <w:right w:val="single" w:sz="6" w:space="0" w:color="auto"/>
            </w:tcBorders>
          </w:tcPr>
          <w:p w14:paraId="106E2CB2" w14:textId="77777777" w:rsidR="006B0501" w:rsidRPr="00014E44" w:rsidRDefault="006B0501" w:rsidP="00DE1185">
            <w:pPr>
              <w:pStyle w:val="CellBodyCentered"/>
              <w:rPr>
                <w:rFonts w:ascii="Arial Narrow" w:hAnsi="Arial Narrow" w:cs="Arial"/>
                <w:color w:val="auto"/>
                <w:sz w:val="16"/>
                <w:szCs w:val="16"/>
                <w:lang w:val="en-GB"/>
              </w:rPr>
            </w:pPr>
          </w:p>
          <w:p w14:paraId="6DB55E03"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tc>
        <w:tc>
          <w:tcPr>
            <w:tcW w:w="1080" w:type="dxa"/>
            <w:tcBorders>
              <w:top w:val="single" w:sz="6" w:space="0" w:color="auto"/>
              <w:left w:val="single" w:sz="6" w:space="0" w:color="auto"/>
              <w:bottom w:val="single" w:sz="6" w:space="0" w:color="auto"/>
              <w:right w:val="single" w:sz="6" w:space="0" w:color="auto"/>
            </w:tcBorders>
          </w:tcPr>
          <w:p w14:paraId="61E47F84" w14:textId="77777777" w:rsidR="006B0501" w:rsidRPr="00014E44" w:rsidRDefault="006B0501" w:rsidP="00DE1185">
            <w:pPr>
              <w:pStyle w:val="CellBodyCentered"/>
              <w:rPr>
                <w:rFonts w:ascii="Arial Narrow" w:hAnsi="Arial Narrow" w:cs="Arial"/>
                <w:color w:val="auto"/>
                <w:sz w:val="16"/>
                <w:szCs w:val="16"/>
                <w:lang w:val="en-GB"/>
              </w:rPr>
            </w:pPr>
          </w:p>
          <w:p w14:paraId="7D403EE2" w14:textId="77777777" w:rsidR="001549BC" w:rsidRPr="00014E44" w:rsidRDefault="00B740AB" w:rsidP="00DE1185">
            <w:pPr>
              <w:pStyle w:val="CellBodyCentered"/>
              <w:rPr>
                <w:ins w:id="4491" w:author="Zhunisbayev, Olzhasbek [Bolashak Atyrau Limited]" w:date="2023-09-10T12:36:00Z"/>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LTCS </w:t>
            </w:r>
            <w:r>
              <w:rPr>
                <w:rFonts w:ascii="Arial Narrow" w:hAnsi="Arial Narrow" w:cs="Arial"/>
                <w:color w:val="auto"/>
                <w:sz w:val="16"/>
                <w:szCs w:val="16"/>
                <w:lang w:val="en-GB"/>
              </w:rPr>
              <w:t xml:space="preserve">+ </w:t>
            </w:r>
            <w:r w:rsidR="001549BC">
              <w:rPr>
                <w:rFonts w:ascii="Arial Narrow" w:hAnsi="Arial Narrow" w:cs="Arial"/>
                <w:color w:val="auto"/>
                <w:sz w:val="16"/>
                <w:szCs w:val="16"/>
                <w:lang w:val="en-GB"/>
              </w:rPr>
              <w:t>ALLOY</w:t>
            </w:r>
            <w:ins w:id="4492" w:author="Zhunisbayev, Olzhasbek [Bolashak Atyrau Limited]" w:date="2023-09-10T12:36:00Z">
              <w:r w:rsidR="001549BC" w:rsidRPr="00014E44">
                <w:rPr>
                  <w:rFonts w:ascii="Arial Narrow" w:hAnsi="Arial Narrow" w:cs="Arial"/>
                  <w:color w:val="auto"/>
                  <w:sz w:val="16"/>
                  <w:szCs w:val="16"/>
                  <w:lang w:val="en-GB"/>
                </w:rPr>
                <w:t xml:space="preserve"> 825</w:t>
              </w:r>
            </w:ins>
            <w:r w:rsidR="001549BC">
              <w:rPr>
                <w:rFonts w:ascii="Arial Narrow" w:hAnsi="Arial Narrow" w:cs="Arial"/>
                <w:color w:val="auto"/>
                <w:sz w:val="16"/>
                <w:szCs w:val="16"/>
                <w:lang w:val="en-GB"/>
              </w:rPr>
              <w:t xml:space="preserve"> (UNS N08825)</w:t>
            </w:r>
          </w:p>
          <w:p w14:paraId="15FCD07C" w14:textId="24B95D90"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w:t>
            </w:r>
          </w:p>
          <w:p w14:paraId="33F27634"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77AD8B32" w14:textId="77777777" w:rsidR="006B0501" w:rsidRPr="00014E44" w:rsidRDefault="006B0501" w:rsidP="00DE1185">
            <w:pPr>
              <w:pStyle w:val="CellBodyCentered"/>
              <w:rPr>
                <w:rFonts w:ascii="Arial Narrow" w:hAnsi="Arial Narrow" w:cs="Arial"/>
                <w:color w:val="auto"/>
                <w:sz w:val="16"/>
                <w:szCs w:val="16"/>
                <w:lang w:val="en-GB"/>
              </w:rPr>
            </w:pPr>
          </w:p>
          <w:p w14:paraId="442DFE6B" w14:textId="5435CDC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6D06ED">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33862809" w14:textId="77777777" w:rsidR="006B0501" w:rsidRPr="00014E44" w:rsidRDefault="006B0501" w:rsidP="00DE1185">
            <w:pPr>
              <w:pStyle w:val="CellBodyCentered"/>
              <w:rPr>
                <w:rFonts w:ascii="Arial Narrow" w:hAnsi="Arial Narrow" w:cs="Arial"/>
                <w:color w:val="auto"/>
                <w:sz w:val="16"/>
                <w:szCs w:val="16"/>
                <w:lang w:val="en-GB"/>
              </w:rPr>
            </w:pPr>
          </w:p>
          <w:p w14:paraId="3CBAC0F4" w14:textId="5B350DEC"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493"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494" w:author="Zhunisbayev, Olzhasbek A [Bolashak Atyrau Limited]" w:date="2022-09-18T20:40: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+200°C</w:t>
            </w:r>
          </w:p>
        </w:tc>
        <w:tc>
          <w:tcPr>
            <w:tcW w:w="1890" w:type="dxa"/>
            <w:tcBorders>
              <w:top w:val="single" w:sz="6" w:space="0" w:color="auto"/>
              <w:left w:val="single" w:sz="6" w:space="0" w:color="auto"/>
              <w:bottom w:val="single" w:sz="6" w:space="0" w:color="auto"/>
              <w:right w:val="single" w:sz="6" w:space="0" w:color="auto"/>
            </w:tcBorders>
          </w:tcPr>
          <w:p w14:paraId="638928C1" w14:textId="77777777" w:rsidR="006B0501" w:rsidRPr="00014E44" w:rsidRDefault="006B0501" w:rsidP="00DE1185">
            <w:pPr>
              <w:pStyle w:val="CellBody"/>
              <w:rPr>
                <w:rFonts w:ascii="Arial Narrow" w:hAnsi="Arial Narrow" w:cs="Arial"/>
                <w:color w:val="auto"/>
                <w:sz w:val="16"/>
                <w:szCs w:val="16"/>
                <w:lang w:val="en-GB"/>
              </w:rPr>
            </w:pPr>
          </w:p>
          <w:p w14:paraId="1FED6555" w14:textId="0EAD1033" w:rsidR="006B0501" w:rsidRPr="00014E44" w:rsidRDefault="006B0501"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1,1 (limited by flange ratings)</w:t>
            </w:r>
          </w:p>
          <w:p w14:paraId="715532F6" w14:textId="1ED7C3D8" w:rsidR="006B0501" w:rsidRPr="00014E44" w:rsidRDefault="00571500"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495"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496" w:author="Zhunisbayev, Olzhasbek A [Bolashak Atyrau Limited]" w:date="2022-09-18T20:40:00Z">
              <w:r w:rsidRPr="00014E44">
                <w:rPr>
                  <w:rFonts w:ascii="Arial Narrow" w:hAnsi="Arial Narrow" w:cs="Arial"/>
                  <w:color w:val="auto"/>
                  <w:sz w:val="16"/>
                  <w:szCs w:val="16"/>
                  <w:lang w:val="en-GB"/>
                </w:rPr>
                <w:t>40</w:t>
              </w:r>
            </w:ins>
            <w:r w:rsidR="006B0501" w:rsidRPr="00014E44">
              <w:rPr>
                <w:rFonts w:ascii="Arial Narrow" w:hAnsi="Arial Narrow" w:cs="Arial"/>
                <w:color w:val="auto"/>
                <w:sz w:val="16"/>
                <w:szCs w:val="16"/>
                <w:lang w:val="en-GB"/>
              </w:rPr>
              <w:t xml:space="preserve"> to 38°</w:t>
            </w:r>
            <w:r w:rsidR="006B0501" w:rsidRPr="00014E44">
              <w:rPr>
                <w:rFonts w:ascii="Arial Narrow" w:hAnsi="Arial Narrow" w:cs="Arial"/>
                <w:snapToGrid w:val="0"/>
                <w:color w:val="auto"/>
                <w:sz w:val="16"/>
                <w:szCs w:val="16"/>
                <w:lang w:val="en-GB"/>
              </w:rPr>
              <w:t xml:space="preserve">C </w:t>
            </w:r>
            <w:r w:rsidR="006B0501" w:rsidRPr="00014E44">
              <w:rPr>
                <w:rFonts w:ascii="Arial Narrow" w:hAnsi="Arial Narrow" w:cs="Arial"/>
                <w:color w:val="auto"/>
                <w:sz w:val="16"/>
                <w:szCs w:val="16"/>
                <w:lang w:val="en-GB"/>
              </w:rPr>
              <w:t>= 1</w:t>
            </w:r>
            <w:r w:rsidR="006B0501" w:rsidRPr="00014E44">
              <w:rPr>
                <w:rFonts w:ascii="Arial Narrow" w:hAnsi="Arial Narrow" w:cs="Arial"/>
                <w:color w:val="auto"/>
                <w:sz w:val="16"/>
                <w:szCs w:val="16"/>
              </w:rPr>
              <w:t>9,6</w:t>
            </w:r>
            <w:r w:rsidR="006B0501" w:rsidRPr="00014E44">
              <w:rPr>
                <w:rFonts w:ascii="Arial Narrow" w:hAnsi="Arial Narrow" w:cs="Arial"/>
                <w:color w:val="auto"/>
                <w:sz w:val="16"/>
                <w:szCs w:val="16"/>
                <w:lang w:val="en-GB"/>
              </w:rPr>
              <w:t xml:space="preserve"> barg</w:t>
            </w:r>
          </w:p>
          <w:p w14:paraId="6C90F356" w14:textId="5681082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C = 1</w:t>
            </w:r>
            <w:r w:rsidRPr="00014E44">
              <w:rPr>
                <w:rFonts w:ascii="Arial Narrow" w:hAnsi="Arial Narrow" w:cs="Arial"/>
                <w:snapToGrid w:val="0"/>
                <w:color w:val="auto"/>
                <w:sz w:val="16"/>
                <w:szCs w:val="16"/>
              </w:rPr>
              <w:t>9</w:t>
            </w:r>
            <w:r w:rsidRPr="00014E44">
              <w:rPr>
                <w:rFonts w:ascii="Arial Narrow" w:hAnsi="Arial Narrow" w:cs="Arial"/>
                <w:snapToGrid w:val="0"/>
                <w:color w:val="auto"/>
                <w:sz w:val="16"/>
                <w:szCs w:val="16"/>
                <w:lang w:val="en-GB"/>
              </w:rPr>
              <w:t xml:space="preserve">.2 </w:t>
            </w:r>
            <w:r w:rsidRPr="00014E44">
              <w:rPr>
                <w:rFonts w:ascii="Arial Narrow" w:hAnsi="Arial Narrow" w:cs="Arial"/>
                <w:color w:val="auto"/>
                <w:sz w:val="16"/>
                <w:szCs w:val="16"/>
                <w:lang w:val="en-GB"/>
              </w:rPr>
              <w:t>barg</w:t>
            </w:r>
          </w:p>
          <w:p w14:paraId="0FD420B5" w14:textId="2F2297B9"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C = 17.</w:t>
            </w:r>
            <w:r w:rsidRPr="00014E44">
              <w:rPr>
                <w:rFonts w:ascii="Arial Narrow" w:hAnsi="Arial Narrow" w:cs="Arial"/>
                <w:snapToGrid w:val="0"/>
                <w:color w:val="auto"/>
                <w:sz w:val="16"/>
                <w:szCs w:val="16"/>
              </w:rPr>
              <w:t>7</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57F779F9" w14:textId="5D236461"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15.8 </w:t>
            </w:r>
            <w:r w:rsidRPr="00014E44">
              <w:rPr>
                <w:rFonts w:ascii="Arial Narrow" w:hAnsi="Arial Narrow" w:cs="Arial"/>
                <w:color w:val="auto"/>
                <w:sz w:val="16"/>
                <w:szCs w:val="16"/>
                <w:lang w:val="en-GB"/>
              </w:rPr>
              <w:t>barg</w:t>
            </w:r>
          </w:p>
          <w:p w14:paraId="56457F55" w14:textId="31CEC4B7" w:rsidR="006B0501"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13.8 </w:t>
            </w:r>
            <w:r w:rsidRPr="00014E44">
              <w:rPr>
                <w:rFonts w:ascii="Arial Narrow" w:hAnsi="Arial Narrow" w:cs="Arial"/>
                <w:color w:val="auto"/>
                <w:sz w:val="16"/>
                <w:szCs w:val="16"/>
                <w:lang w:val="en-GB"/>
              </w:rPr>
              <w:t>barg</w:t>
            </w:r>
          </w:p>
          <w:p w14:paraId="7BF6CF5B" w14:textId="4D83F419" w:rsidR="002F6566" w:rsidRPr="00014E44" w:rsidRDefault="002F6566"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467DC600" w14:textId="77777777" w:rsidR="006B0501" w:rsidRPr="00014E44" w:rsidRDefault="006B0501" w:rsidP="00DE1185">
            <w:pPr>
              <w:pStyle w:val="CellBodyCentered"/>
              <w:rPr>
                <w:rFonts w:ascii="Arial Narrow" w:hAnsi="Arial Narrow" w:cs="Arial"/>
                <w:color w:val="auto"/>
                <w:sz w:val="16"/>
                <w:szCs w:val="16"/>
                <w:lang w:val="en-GB"/>
              </w:rPr>
            </w:pPr>
          </w:p>
          <w:p w14:paraId="46643D56" w14:textId="77777777" w:rsidR="00A3437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YES </w:t>
            </w:r>
          </w:p>
          <w:p w14:paraId="6221D639" w14:textId="2A10178D" w:rsidR="006B0501" w:rsidRPr="00014E44" w:rsidRDefault="00A34374" w:rsidP="00DE118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for</w:t>
            </w:r>
            <w:r w:rsidR="006B0501" w:rsidRPr="00014E44">
              <w:rPr>
                <w:rFonts w:ascii="Arial Narrow" w:hAnsi="Arial Narrow" w:cs="Arial"/>
                <w:color w:val="auto"/>
                <w:sz w:val="16"/>
                <w:szCs w:val="16"/>
                <w:lang w:val="en-GB"/>
              </w:rPr>
              <w:t xml:space="preserve"> 4”</w:t>
            </w:r>
            <w:r>
              <w:rPr>
                <w:rFonts w:ascii="Arial Narrow" w:hAnsi="Arial Narrow" w:cs="Arial"/>
                <w:color w:val="auto"/>
                <w:sz w:val="16"/>
                <w:szCs w:val="16"/>
                <w:lang w:val="en-GB"/>
              </w:rPr>
              <w:t xml:space="preserve"> and</w:t>
            </w:r>
            <w:r w:rsidR="006B0501" w:rsidRPr="00014E44">
              <w:rPr>
                <w:rFonts w:ascii="Arial Narrow" w:hAnsi="Arial Narrow" w:cs="Arial"/>
                <w:color w:val="auto"/>
                <w:sz w:val="16"/>
                <w:szCs w:val="16"/>
                <w:lang w:val="en-GB"/>
              </w:rPr>
              <w:t xml:space="preserve"> </w:t>
            </w:r>
            <w:r>
              <w:rPr>
                <w:rFonts w:ascii="Arial Narrow" w:hAnsi="Arial Narrow" w:cs="Arial"/>
                <w:color w:val="auto"/>
                <w:sz w:val="16"/>
                <w:szCs w:val="16"/>
                <w:lang w:val="en-GB"/>
              </w:rPr>
              <w:t>larger</w:t>
            </w:r>
          </w:p>
        </w:tc>
        <w:tc>
          <w:tcPr>
            <w:tcW w:w="418" w:type="dxa"/>
            <w:tcBorders>
              <w:top w:val="single" w:sz="6" w:space="0" w:color="auto"/>
              <w:left w:val="single" w:sz="6" w:space="0" w:color="auto"/>
              <w:bottom w:val="single" w:sz="6" w:space="0" w:color="auto"/>
              <w:right w:val="single" w:sz="6" w:space="0" w:color="auto"/>
            </w:tcBorders>
          </w:tcPr>
          <w:p w14:paraId="47243BF2" w14:textId="77777777" w:rsidR="006B0501" w:rsidRPr="00014E44" w:rsidRDefault="006B0501" w:rsidP="00DE1185">
            <w:pPr>
              <w:pStyle w:val="CellBodyCentered"/>
              <w:rPr>
                <w:rFonts w:ascii="Arial Narrow" w:hAnsi="Arial Narrow" w:cs="Arial"/>
                <w:color w:val="auto"/>
                <w:sz w:val="16"/>
                <w:szCs w:val="16"/>
                <w:lang w:val="en-GB"/>
              </w:rPr>
            </w:pPr>
          </w:p>
          <w:p w14:paraId="541C9AB0"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6810BECF" w14:textId="77777777" w:rsidTr="0038396C">
        <w:tc>
          <w:tcPr>
            <w:tcW w:w="3322" w:type="dxa"/>
            <w:tcBorders>
              <w:top w:val="single" w:sz="6" w:space="0" w:color="auto"/>
              <w:left w:val="single" w:sz="6" w:space="0" w:color="auto"/>
              <w:bottom w:val="single" w:sz="6" w:space="0" w:color="auto"/>
              <w:right w:val="single" w:sz="6" w:space="0" w:color="auto"/>
            </w:tcBorders>
          </w:tcPr>
          <w:p w14:paraId="5C517D12" w14:textId="77777777" w:rsidR="006B0501" w:rsidRPr="00014E44" w:rsidRDefault="006B0501" w:rsidP="00DE1185">
            <w:pPr>
              <w:pStyle w:val="CellBody"/>
              <w:rPr>
                <w:rFonts w:ascii="Arial Narrow" w:hAnsi="Arial Narrow" w:cs="Arial"/>
                <w:color w:val="auto"/>
                <w:sz w:val="16"/>
                <w:szCs w:val="16"/>
                <w:lang w:val="en-GB"/>
              </w:rPr>
            </w:pPr>
          </w:p>
          <w:p w14:paraId="3D380916"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AH - HYDROCHLORIC ACID</w:t>
            </w:r>
          </w:p>
          <w:p w14:paraId="29C159E6" w14:textId="77777777" w:rsidR="006B0501" w:rsidRPr="00014E44" w:rsidRDefault="006B0501"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 xml:space="preserve">BB - </w:t>
            </w:r>
            <w:r w:rsidRPr="00014E44">
              <w:rPr>
                <w:rFonts w:ascii="Arial Narrow" w:hAnsi="Arial Narrow" w:cs="Arial"/>
                <w:color w:val="auto"/>
                <w:sz w:val="16"/>
                <w:szCs w:val="16"/>
              </w:rPr>
              <w:t>BOILER BLOW DOWN</w:t>
            </w:r>
          </w:p>
          <w:p w14:paraId="79A29C46" w14:textId="364007F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 xml:space="preserve">BV - </w:t>
            </w:r>
            <w:r w:rsidRPr="00014E44">
              <w:rPr>
                <w:rFonts w:ascii="Arial Narrow" w:hAnsi="Arial Narrow" w:cs="Arial"/>
                <w:color w:val="auto"/>
                <w:sz w:val="16"/>
                <w:szCs w:val="16"/>
                <w:lang w:val="en-GB"/>
              </w:rPr>
              <w:t>VENT TO ATMOSPHERE</w:t>
            </w:r>
          </w:p>
          <w:p w14:paraId="517E4F51" w14:textId="1E08D99E" w:rsidR="006B0501" w:rsidRPr="00014E44" w:rsidRDefault="006B0501" w:rsidP="00DE1185">
            <w:pPr>
              <w:pStyle w:val="CellBody"/>
              <w:rPr>
                <w:ins w:id="4497" w:author="Zhunisbayev, Olzhasbek A [Bolashak Atyrau Limited]" w:date="2022-06-12T09:13:00Z"/>
                <w:rFonts w:ascii="Arial Narrow" w:hAnsi="Arial Narrow" w:cs="Arial"/>
                <w:color w:val="auto"/>
                <w:sz w:val="16"/>
                <w:szCs w:val="16"/>
                <w:lang w:val="en-GB"/>
              </w:rPr>
            </w:pPr>
            <w:ins w:id="4498" w:author="Zhunisbayev, Olzhasbek A [Bolashak Atyrau Limited]" w:date="2022-06-12T09:13:00Z">
              <w:r w:rsidRPr="00014E44">
                <w:rPr>
                  <w:rFonts w:ascii="Arial Narrow" w:hAnsi="Arial Narrow" w:cs="Arial"/>
                  <w:color w:val="auto"/>
                  <w:sz w:val="16"/>
                  <w:szCs w:val="16"/>
                  <w:lang w:val="en-GB"/>
                </w:rPr>
                <w:t>CBC – SODIUM BICARBONATE</w:t>
              </w:r>
            </w:ins>
          </w:p>
          <w:p w14:paraId="6E5233D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CCC – CALCIUM CHLORIDE </w:t>
            </w:r>
          </w:p>
          <w:p w14:paraId="39FEE222" w14:textId="6CF2A215" w:rsidR="006B0501" w:rsidRPr="00014E44" w:rsidRDefault="006B0501" w:rsidP="00DE1185">
            <w:pPr>
              <w:pStyle w:val="CellBody"/>
              <w:rPr>
                <w:ins w:id="4499" w:author="Zhunisbayev, Olzhasbek A [Bolashak Atyrau Limited]" w:date="2022-06-12T09:18:00Z"/>
                <w:rFonts w:ascii="Arial Narrow" w:hAnsi="Arial Narrow" w:cs="Arial"/>
                <w:color w:val="auto"/>
                <w:sz w:val="16"/>
                <w:szCs w:val="16"/>
                <w:lang w:val="en-GB"/>
              </w:rPr>
            </w:pPr>
            <w:ins w:id="4500" w:author="Zhunisbayev, Olzhasbek A [Bolashak Atyrau Limited]" w:date="2022-06-12T09:17:00Z">
              <w:r w:rsidRPr="00014E44">
                <w:rPr>
                  <w:rFonts w:ascii="Arial Narrow" w:hAnsi="Arial Narrow" w:cs="Arial"/>
                  <w:color w:val="auto"/>
                  <w:sz w:val="16"/>
                  <w:szCs w:val="16"/>
                  <w:lang w:val="en-GB"/>
                </w:rPr>
                <w:t>CSB – SODIUM BISULPHIDE</w:t>
              </w:r>
            </w:ins>
            <w:r w:rsidR="00D2684A" w:rsidRPr="00014E44">
              <w:rPr>
                <w:rFonts w:ascii="Arial Narrow" w:hAnsi="Arial Narrow" w:cs="Arial"/>
                <w:color w:val="auto"/>
                <w:sz w:val="16"/>
                <w:szCs w:val="16"/>
                <w:lang w:val="en-GB"/>
              </w:rPr>
              <w:t xml:space="preserve"> </w:t>
            </w:r>
            <w:ins w:id="4501" w:author="Zhunisbayev, Olzhasbek A [Bolashak Atyrau Limited]" w:date="2022-06-12T09:17:00Z">
              <w:r w:rsidRPr="00014E44">
                <w:rPr>
                  <w:rFonts w:ascii="Arial Narrow" w:hAnsi="Arial Narrow" w:cs="Arial"/>
                  <w:color w:val="auto"/>
                  <w:sz w:val="16"/>
                  <w:szCs w:val="16"/>
                  <w:lang w:val="en-GB"/>
                </w:rPr>
                <w:t>(NaHS03)</w:t>
              </w:r>
            </w:ins>
          </w:p>
          <w:p w14:paraId="6C5CF824" w14:textId="617C74AD"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CSH – SODIUM</w:t>
            </w:r>
            <w:r w:rsidR="00D2684A"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HYDROCHLO0RITE</w:t>
            </w:r>
          </w:p>
          <w:p w14:paraId="6C6D9E61" w14:textId="0240828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4E420BAB" w14:textId="3364C10D" w:rsidR="006B0501" w:rsidRPr="00014E44" w:rsidRDefault="006B0501" w:rsidP="00DE1185">
            <w:pPr>
              <w:pStyle w:val="CellBody"/>
              <w:rPr>
                <w:ins w:id="4502" w:author="Zhunisbayev, Olzhasbek A [Bolashak Atyrau Limited]" w:date="2022-06-12T09:18:00Z"/>
                <w:rFonts w:ascii="Arial Narrow" w:hAnsi="Arial Narrow" w:cs="Arial"/>
                <w:color w:val="auto"/>
                <w:sz w:val="16"/>
                <w:szCs w:val="16"/>
                <w:lang w:val="en-GB"/>
              </w:rPr>
            </w:pPr>
            <w:ins w:id="4503" w:author="Zhunisbayev, Olzhasbek A [Bolashak Atyrau Limited]" w:date="2022-06-12T09:18:00Z">
              <w:r w:rsidRPr="00014E44">
                <w:rPr>
                  <w:rFonts w:ascii="Arial Narrow" w:hAnsi="Arial Narrow" w:cs="Arial"/>
                  <w:color w:val="auto"/>
                  <w:sz w:val="16"/>
                  <w:szCs w:val="16"/>
                  <w:lang w:val="en-GB"/>
                </w:rPr>
                <w:t>DLC- CHEMICAL DRAIN (OPEN)</w:t>
              </w:r>
            </w:ins>
          </w:p>
          <w:p w14:paraId="4461EA92" w14:textId="5486B106"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7B70BC46"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p w14:paraId="041E724E" w14:textId="77777777" w:rsidR="00D2684A"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2EF3D672" w14:textId="2A88B592" w:rsidR="002F6566" w:rsidRPr="00014E44" w:rsidRDefault="002F6566"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B76A78F" w14:textId="77777777" w:rsidR="006B0501" w:rsidRPr="00014E44" w:rsidRDefault="006B0501" w:rsidP="00DE1185">
            <w:pPr>
              <w:pStyle w:val="CellBodyCentered"/>
              <w:rPr>
                <w:rFonts w:ascii="Arial Narrow" w:hAnsi="Arial Narrow" w:cs="Arial"/>
                <w:b/>
                <w:color w:val="auto"/>
                <w:sz w:val="16"/>
                <w:szCs w:val="16"/>
                <w:lang w:val="en-GB"/>
              </w:rPr>
            </w:pPr>
          </w:p>
          <w:p w14:paraId="7206F21C" w14:textId="7C2F9AC9"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150CP2</w:t>
            </w:r>
          </w:p>
        </w:tc>
        <w:tc>
          <w:tcPr>
            <w:tcW w:w="450" w:type="dxa"/>
            <w:tcBorders>
              <w:top w:val="single" w:sz="6" w:space="0" w:color="auto"/>
              <w:left w:val="single" w:sz="6" w:space="0" w:color="auto"/>
              <w:bottom w:val="single" w:sz="6" w:space="0" w:color="auto"/>
              <w:right w:val="single" w:sz="6" w:space="0" w:color="auto"/>
            </w:tcBorders>
          </w:tcPr>
          <w:p w14:paraId="0F832239" w14:textId="77777777" w:rsidR="006B0501" w:rsidRPr="00014E44" w:rsidRDefault="006B0501" w:rsidP="00DE1185">
            <w:pPr>
              <w:pStyle w:val="CellBodyCentered"/>
              <w:rPr>
                <w:rFonts w:ascii="Arial Narrow" w:hAnsi="Arial Narrow" w:cs="Arial"/>
                <w:color w:val="auto"/>
                <w:sz w:val="16"/>
                <w:szCs w:val="16"/>
                <w:lang w:val="en-GB"/>
              </w:rPr>
            </w:pPr>
          </w:p>
          <w:p w14:paraId="34C49689"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c>
          <w:tcPr>
            <w:tcW w:w="1080" w:type="dxa"/>
            <w:tcBorders>
              <w:top w:val="single" w:sz="6" w:space="0" w:color="auto"/>
              <w:left w:val="single" w:sz="6" w:space="0" w:color="auto"/>
              <w:bottom w:val="single" w:sz="6" w:space="0" w:color="auto"/>
              <w:right w:val="single" w:sz="6" w:space="0" w:color="auto"/>
            </w:tcBorders>
          </w:tcPr>
          <w:p w14:paraId="74CFD797" w14:textId="77777777" w:rsidR="006B0501" w:rsidRPr="00014E44" w:rsidRDefault="006B0501" w:rsidP="00DE1185">
            <w:pPr>
              <w:pStyle w:val="CellBodyCentered"/>
              <w:rPr>
                <w:rFonts w:ascii="Arial Narrow" w:hAnsi="Arial Narrow" w:cs="Arial"/>
                <w:color w:val="auto"/>
                <w:sz w:val="16"/>
                <w:szCs w:val="16"/>
                <w:lang w:val="en-GB"/>
              </w:rPr>
            </w:pPr>
          </w:p>
          <w:p w14:paraId="648EA32E"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PTFE LINED</w:t>
            </w:r>
          </w:p>
          <w:p w14:paraId="4F170822" w14:textId="22346758" w:rsidR="006B0501" w:rsidRPr="00014E44" w:rsidRDefault="00D2684A"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419FD3D2" w14:textId="77777777" w:rsidR="006B0501" w:rsidRPr="00014E44" w:rsidRDefault="006B0501"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B8E0678" w14:textId="42E2AA38" w:rsidR="006B0501" w:rsidRPr="00014E44" w:rsidRDefault="006B0501" w:rsidP="00DE1185">
            <w:pPr>
              <w:pStyle w:val="CellBodyCentered"/>
              <w:rPr>
                <w:rFonts w:ascii="Arial Narrow" w:hAnsi="Arial Narrow" w:cs="Arial"/>
                <w:color w:val="auto"/>
                <w:sz w:val="16"/>
                <w:szCs w:val="16"/>
                <w:lang w:val="en-GB"/>
              </w:rPr>
            </w:pPr>
          </w:p>
          <w:p w14:paraId="0ACF2553" w14:textId="62E46D3A"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6D06ED">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47D7A557" w14:textId="77777777" w:rsidR="006B0501" w:rsidRPr="00014E44" w:rsidRDefault="006B0501" w:rsidP="00DE1185">
            <w:pPr>
              <w:pStyle w:val="CellBodyCentered"/>
              <w:rPr>
                <w:rFonts w:ascii="Arial Narrow" w:hAnsi="Arial Narrow" w:cs="Arial"/>
                <w:color w:val="auto"/>
                <w:sz w:val="16"/>
                <w:szCs w:val="16"/>
                <w:lang w:val="en-GB"/>
              </w:rPr>
            </w:pPr>
          </w:p>
          <w:p w14:paraId="36EED051" w14:textId="3B071299"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50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505" w:author="Zhunisbayev, Olzhasbek A [Bolashak Atyrau Limited]" w:date="2022-09-18T20:40: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02BA7631"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+150°C</w:t>
            </w:r>
          </w:p>
        </w:tc>
        <w:tc>
          <w:tcPr>
            <w:tcW w:w="1890" w:type="dxa"/>
            <w:tcBorders>
              <w:top w:val="single" w:sz="6" w:space="0" w:color="auto"/>
              <w:left w:val="single" w:sz="6" w:space="0" w:color="auto"/>
              <w:bottom w:val="single" w:sz="6" w:space="0" w:color="auto"/>
              <w:right w:val="single" w:sz="6" w:space="0" w:color="auto"/>
            </w:tcBorders>
          </w:tcPr>
          <w:p w14:paraId="4654E335" w14:textId="77777777" w:rsidR="006B0501" w:rsidRPr="00014E44" w:rsidRDefault="006B0501" w:rsidP="00DE1185">
            <w:pPr>
              <w:pStyle w:val="CellBody"/>
              <w:rPr>
                <w:rFonts w:ascii="Arial Narrow" w:hAnsi="Arial Narrow" w:cs="Arial"/>
                <w:color w:val="auto"/>
                <w:sz w:val="16"/>
                <w:szCs w:val="16"/>
                <w:lang w:val="en-GB"/>
              </w:rPr>
            </w:pPr>
          </w:p>
          <w:p w14:paraId="419D44F1"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Maximum = 16 barg</w:t>
            </w:r>
          </w:p>
          <w:p w14:paraId="496AB67B" w14:textId="77777777" w:rsidR="006B0501" w:rsidRPr="00014E44" w:rsidRDefault="006B0501"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lang w:val="en-GB"/>
              </w:rPr>
              <w:t>(limited by bronze valve rating)</w:t>
            </w:r>
          </w:p>
        </w:tc>
        <w:tc>
          <w:tcPr>
            <w:tcW w:w="630" w:type="dxa"/>
            <w:tcBorders>
              <w:top w:val="single" w:sz="6" w:space="0" w:color="auto"/>
              <w:left w:val="single" w:sz="6" w:space="0" w:color="auto"/>
              <w:bottom w:val="single" w:sz="6" w:space="0" w:color="auto"/>
              <w:right w:val="single" w:sz="6" w:space="0" w:color="auto"/>
            </w:tcBorders>
          </w:tcPr>
          <w:p w14:paraId="1DE759DD" w14:textId="77777777" w:rsidR="006B0501" w:rsidRPr="00014E44" w:rsidRDefault="006B0501" w:rsidP="00DE1185">
            <w:pPr>
              <w:pStyle w:val="CellBodyCentered"/>
              <w:rPr>
                <w:rFonts w:ascii="Arial Narrow" w:hAnsi="Arial Narrow" w:cs="Arial"/>
                <w:color w:val="auto"/>
                <w:sz w:val="16"/>
                <w:szCs w:val="16"/>
                <w:lang w:val="en-GB"/>
              </w:rPr>
            </w:pPr>
          </w:p>
          <w:p w14:paraId="4F6F2A35"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76B3128F" w14:textId="77777777" w:rsidR="006B0501" w:rsidRPr="00014E44" w:rsidRDefault="006B0501" w:rsidP="00DE1185">
            <w:pPr>
              <w:pStyle w:val="CellBodyCentered"/>
              <w:rPr>
                <w:rFonts w:ascii="Arial Narrow" w:hAnsi="Arial Narrow" w:cs="Arial"/>
                <w:color w:val="auto"/>
                <w:sz w:val="16"/>
                <w:szCs w:val="16"/>
                <w:lang w:val="en-GB"/>
              </w:rPr>
            </w:pPr>
          </w:p>
          <w:p w14:paraId="4EDBF9F3"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r>
      <w:tr w:rsidR="00FA3851" w:rsidRPr="00014E44" w14:paraId="2C2A2D5C" w14:textId="77777777" w:rsidTr="0038396C">
        <w:trPr>
          <w:trHeight w:val="35"/>
        </w:trPr>
        <w:tc>
          <w:tcPr>
            <w:tcW w:w="3322" w:type="dxa"/>
            <w:tcBorders>
              <w:top w:val="single" w:sz="6" w:space="0" w:color="auto"/>
              <w:left w:val="single" w:sz="6" w:space="0" w:color="auto"/>
              <w:bottom w:val="single" w:sz="6" w:space="0" w:color="auto"/>
              <w:right w:val="single" w:sz="6" w:space="0" w:color="auto"/>
            </w:tcBorders>
          </w:tcPr>
          <w:p w14:paraId="54F7DAD4" w14:textId="77777777" w:rsidR="006B0501" w:rsidRPr="00014E44" w:rsidRDefault="006B0501" w:rsidP="00DE1185">
            <w:pPr>
              <w:pStyle w:val="TableText"/>
              <w:rPr>
                <w:rFonts w:ascii="Arial Narrow" w:hAnsi="Arial Narrow"/>
                <w:color w:val="auto"/>
                <w:szCs w:val="16"/>
              </w:rPr>
            </w:pPr>
          </w:p>
          <w:p w14:paraId="74CD376C" w14:textId="04E863DD"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AS – SULPHURIC ACID (96%</w:t>
            </w:r>
            <w:r w:rsidR="00D2684A" w:rsidRPr="00014E44">
              <w:rPr>
                <w:rFonts w:ascii="Arial Narrow" w:hAnsi="Arial Narrow"/>
                <w:color w:val="auto"/>
                <w:szCs w:val="16"/>
              </w:rPr>
              <w:t xml:space="preserve"> </w:t>
            </w:r>
            <w:r w:rsidRPr="00014E44">
              <w:rPr>
                <w:rFonts w:ascii="Arial Narrow" w:hAnsi="Arial Narrow"/>
                <w:color w:val="auto"/>
                <w:szCs w:val="16"/>
              </w:rPr>
              <w:t>H2SO4)</w:t>
            </w:r>
          </w:p>
          <w:p w14:paraId="7FD4265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AH - HYDROCHLORIC ACID</w:t>
            </w:r>
          </w:p>
          <w:p w14:paraId="08CEC37A" w14:textId="7777777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BB - BOILER BLOW DOWN</w:t>
            </w:r>
          </w:p>
          <w:p w14:paraId="7F2DCEE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BFC – FLARE GAS, COLD</w:t>
            </w:r>
          </w:p>
          <w:p w14:paraId="615628E1" w14:textId="2E71550B"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w:t>
            </w:r>
            <w:r w:rsidR="00D2684A"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HYDROCARBONS</w:t>
            </w:r>
          </w:p>
          <w:p w14:paraId="47EE8FD7" w14:textId="550D1EF0"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w:t>
            </w:r>
            <w:r w:rsidR="00D2684A"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ONLY)</w:t>
            </w:r>
          </w:p>
          <w:p w14:paraId="739904DF" w14:textId="1954BC01"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13EF49B2" w14:textId="1DA3B07F"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BFL - FLARE GAS, LOW PRESSURE</w:t>
            </w:r>
          </w:p>
          <w:p w14:paraId="5DEAF326"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BFU – FLUE GAS (TRIM)</w:t>
            </w:r>
          </w:p>
          <w:p w14:paraId="197EEF9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BFV – CLOSED VENT SYSTEM</w:t>
            </w:r>
          </w:p>
          <w:p w14:paraId="35B963B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24326B39" w14:textId="1BECEE77" w:rsidR="006B0501" w:rsidRPr="00014E44" w:rsidDel="00543C96" w:rsidRDefault="006B0501" w:rsidP="00DE1185">
            <w:pPr>
              <w:pStyle w:val="TableText"/>
              <w:rPr>
                <w:del w:id="4506" w:author="Zhunisbayev, Olzhasbek A [Bolashak Atyrau Limited]" w:date="2022-09-18T20:52:00Z"/>
                <w:rFonts w:ascii="Arial Narrow" w:hAnsi="Arial Narrow"/>
                <w:color w:val="auto"/>
                <w:szCs w:val="16"/>
              </w:rPr>
            </w:pPr>
            <w:del w:id="4507" w:author="Zhunisbayev, Olzhasbek A [Bolashak Atyrau Limited]" w:date="2022-09-18T20:52:00Z">
              <w:r w:rsidRPr="00014E44" w:rsidDel="00543C96">
                <w:rPr>
                  <w:rFonts w:ascii="Arial Narrow" w:hAnsi="Arial Narrow"/>
                  <w:color w:val="auto"/>
                  <w:szCs w:val="16"/>
                </w:rPr>
                <w:delText>CC – SPENT CAUSTIC</w:delText>
              </w:r>
            </w:del>
          </w:p>
          <w:p w14:paraId="3D482F17" w14:textId="7777777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CCD – DEMULSIFYING AGENT</w:t>
            </w:r>
          </w:p>
          <w:p w14:paraId="154366D7" w14:textId="09957493" w:rsidR="006B0501" w:rsidRPr="00014E44" w:rsidDel="00543C96" w:rsidRDefault="006B0501" w:rsidP="00DE1185">
            <w:pPr>
              <w:pStyle w:val="TableText"/>
              <w:rPr>
                <w:del w:id="4508" w:author="Zhunisbayev, Olzhasbek A [Bolashak Atyrau Limited]" w:date="2022-09-18T20:52:00Z"/>
                <w:rFonts w:ascii="Arial Narrow" w:hAnsi="Arial Narrow"/>
                <w:color w:val="auto"/>
                <w:szCs w:val="16"/>
              </w:rPr>
            </w:pPr>
            <w:del w:id="4509" w:author="Zhunisbayev, Olzhasbek A [Bolashak Atyrau Limited]" w:date="2022-09-18T20:52:00Z">
              <w:r w:rsidRPr="00014E44" w:rsidDel="00543C96">
                <w:rPr>
                  <w:rFonts w:ascii="Arial Narrow" w:hAnsi="Arial Narrow"/>
                  <w:color w:val="auto"/>
                  <w:szCs w:val="16"/>
                </w:rPr>
                <w:delText xml:space="preserve">CCS – CAUSTIC </w:delText>
              </w:r>
            </w:del>
          </w:p>
          <w:p w14:paraId="55CD05A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CH – HYDRAZINE SOLUTION</w:t>
            </w:r>
          </w:p>
          <w:p w14:paraId="017B1C43" w14:textId="5D9DCFCD"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CHEMICAL INHIBITOR</w:t>
            </w:r>
            <w:r w:rsidR="00D2684A"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&amp; ANTISCALE</w:t>
            </w:r>
          </w:p>
          <w:p w14:paraId="455E76C0" w14:textId="02F7E733"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CS – SULPHUR (CONTROTRACED)</w:t>
            </w:r>
          </w:p>
          <w:p w14:paraId="53FE8F6C"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CT – SODIUM PHOSPHATE</w:t>
            </w:r>
          </w:p>
          <w:p w14:paraId="67D0FCBF" w14:textId="28FD8BCA" w:rsidR="006B0501" w:rsidRPr="00014E44" w:rsidDel="00543C96" w:rsidRDefault="006B0501" w:rsidP="00DE1185">
            <w:pPr>
              <w:pStyle w:val="TableText"/>
              <w:jc w:val="both"/>
              <w:rPr>
                <w:del w:id="4510" w:author="Zhunisbayev, Olzhasbek A [Bolashak Atyrau Limited]" w:date="2022-09-18T20:52:00Z"/>
                <w:rFonts w:ascii="Arial Narrow" w:hAnsi="Arial Narrow"/>
                <w:color w:val="auto"/>
                <w:szCs w:val="16"/>
                <w:lang w:val="fr-FR"/>
              </w:rPr>
            </w:pPr>
            <w:del w:id="4511" w:author="Zhunisbayev, Olzhasbek A [Bolashak Atyrau Limited]" w:date="2022-09-18T20:52:00Z">
              <w:r w:rsidRPr="00014E44" w:rsidDel="00543C96">
                <w:rPr>
                  <w:rFonts w:ascii="Arial Narrow" w:hAnsi="Arial Narrow"/>
                  <w:color w:val="auto"/>
                  <w:szCs w:val="16"/>
                  <w:lang w:val="fr-FR"/>
                </w:rPr>
                <w:delText>DCS – CAUSTIC DRAIN</w:delText>
              </w:r>
            </w:del>
          </w:p>
          <w:p w14:paraId="577D1569" w14:textId="56A9AF62" w:rsidR="006B0501" w:rsidRPr="00014E44" w:rsidDel="00543C96" w:rsidRDefault="006B0501" w:rsidP="00DE1185">
            <w:pPr>
              <w:pStyle w:val="CellBody"/>
              <w:rPr>
                <w:del w:id="4512" w:author="Zhunisbayev, Olzhasbek A [Bolashak Atyrau Limited]" w:date="2022-09-18T20:52:00Z"/>
                <w:rFonts w:ascii="Arial Narrow" w:hAnsi="Arial Narrow" w:cs="Arial"/>
                <w:color w:val="auto"/>
                <w:sz w:val="16"/>
                <w:szCs w:val="16"/>
                <w:lang w:val="en-GB"/>
              </w:rPr>
            </w:pPr>
          </w:p>
          <w:p w14:paraId="74AB37CE"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06E5519C" w14:textId="2A22D395"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267880A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DLC – CHEMICAL DRAIN (OPEN)</w:t>
            </w:r>
          </w:p>
          <w:p w14:paraId="77EB4161"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DMD – SLOP METHANOL, DEA</w:t>
            </w:r>
          </w:p>
          <w:p w14:paraId="17381C7A" w14:textId="7777777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DS – SANITARY SEWER</w:t>
            </w:r>
          </w:p>
          <w:p w14:paraId="5EA94012" w14:textId="77777777" w:rsidR="006B0501" w:rsidRPr="00014E44" w:rsidRDefault="006B0501" w:rsidP="00DE1185">
            <w:pPr>
              <w:pStyle w:val="TableText"/>
              <w:rPr>
                <w:rFonts w:ascii="Arial Narrow" w:hAnsi="Arial Narrow" w:cs="Arial"/>
                <w:color w:val="auto"/>
                <w:szCs w:val="16"/>
                <w:lang w:val="en-GB"/>
              </w:rPr>
            </w:pPr>
            <w:r w:rsidRPr="00014E44">
              <w:rPr>
                <w:rFonts w:ascii="Arial Narrow" w:hAnsi="Arial Narrow" w:cs="Arial"/>
                <w:color w:val="auto"/>
                <w:szCs w:val="16"/>
                <w:lang w:val="en-GB"/>
              </w:rPr>
              <w:t>DSL – DIESEL FUEL</w:t>
            </w:r>
          </w:p>
          <w:p w14:paraId="1E0BE4E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DW – WASTE CONDENSATE</w:t>
            </w:r>
          </w:p>
          <w:p w14:paraId="49586C9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EG – ETHYLENE GLYCOL</w:t>
            </w:r>
          </w:p>
          <w:p w14:paraId="604BE447"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lastRenderedPageBreak/>
              <w:t>FEG–FIRE EXTINGUISHING GAS</w:t>
            </w:r>
          </w:p>
          <w:p w14:paraId="5A8173CC"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33444A8D"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PRESSURE</w:t>
            </w:r>
          </w:p>
          <w:p w14:paraId="5DECDD36"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FM – METHANOL</w:t>
            </w:r>
          </w:p>
          <w:p w14:paraId="62EF4039"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GCL – CLAUS GAS</w:t>
            </w:r>
          </w:p>
          <w:p w14:paraId="0F7FC239"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GE - GAS, DESULFURISED </w:t>
            </w:r>
          </w:p>
          <w:p w14:paraId="52E7E77F" w14:textId="1CFE925C"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 GAS, HYDROCARBON VAPOUR</w:t>
            </w:r>
          </w:p>
          <w:p w14:paraId="5B0B1F1E" w14:textId="151389D6"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GHP – GAS INJECTION HIGH PRESSURE </w:t>
            </w:r>
          </w:p>
          <w:p w14:paraId="54B5999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GRC – RECYCLE GAS</w:t>
            </w:r>
          </w:p>
          <w:p w14:paraId="55D1171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GRI – REACTOR INLET GAS</w:t>
            </w:r>
          </w:p>
          <w:p w14:paraId="516F5E7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GRK – REACTOR OFF GAS </w:t>
            </w:r>
          </w:p>
          <w:p w14:paraId="3886D869"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GSL – SALES GAS</w:t>
            </w:r>
          </w:p>
          <w:p w14:paraId="2829194D"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GST – TAIL GAS</w:t>
            </w:r>
          </w:p>
          <w:p w14:paraId="4BBC5AB1"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GW – WASTE GAS OFF GAS</w:t>
            </w:r>
          </w:p>
          <w:p w14:paraId="13F0093A"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HOR - HYDRAULIC OIL RETURN</w:t>
            </w:r>
          </w:p>
          <w:p w14:paraId="7A9EB02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MEA – MONO ETHANOL AMINE</w:t>
            </w:r>
          </w:p>
          <w:p w14:paraId="633C6E52" w14:textId="579D3AFB"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NH – NITROGEN, HIGH PRESSURE</w:t>
            </w:r>
          </w:p>
          <w:p w14:paraId="4D6AEA3F" w14:textId="433F6089"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NL – NITROGEN, LOW PRESSURE</w:t>
            </w:r>
          </w:p>
          <w:p w14:paraId="19A95BCA"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PBT - BUTANE</w:t>
            </w:r>
          </w:p>
          <w:p w14:paraId="1133134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PGC – GAS CONDENSATE</w:t>
            </w:r>
          </w:p>
          <w:p w14:paraId="26A603FE" w14:textId="6C30BA39"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49F3E1CB"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 – LUBE OIL</w:t>
            </w:r>
          </w:p>
          <w:p w14:paraId="2C29FD44"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PP – PROPANE</w:t>
            </w:r>
          </w:p>
          <w:p w14:paraId="4D1BF469" w14:textId="7FFB4C01"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SL – LOW PRESSURE STEAM </w:t>
            </w:r>
          </w:p>
          <w:p w14:paraId="6CCF09F5" w14:textId="00EF00ED"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SLL – STEAM (SULPHUR AREA</w:t>
            </w:r>
            <w:r w:rsidR="00742A0D"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ONLY)</w:t>
            </w:r>
          </w:p>
          <w:p w14:paraId="5B33DE00" w14:textId="70112CC8"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SM – STEAM MEDIUM PRESSURE</w:t>
            </w:r>
          </w:p>
          <w:p w14:paraId="634DA301" w14:textId="10B8155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SVL – STEAM VERY LOW PRESSURE</w:t>
            </w:r>
          </w:p>
          <w:p w14:paraId="34734271"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 – CONDENSATE EXPORT</w:t>
            </w:r>
          </w:p>
          <w:p w14:paraId="651A544D" w14:textId="7CDDC330"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TH – CONDENSATE HIGH PRESSURE</w:t>
            </w:r>
          </w:p>
          <w:p w14:paraId="10587D81" w14:textId="4C078972"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TL – CONDENSATE, LOW</w:t>
            </w:r>
            <w:r w:rsidR="00742A0D" w:rsidRPr="00014E44">
              <w:rPr>
                <w:rFonts w:ascii="Arial Narrow" w:hAnsi="Arial Narrow"/>
                <w:color w:val="auto"/>
                <w:szCs w:val="16"/>
              </w:rPr>
              <w:t xml:space="preserve"> </w:t>
            </w:r>
            <w:r w:rsidRPr="00014E44">
              <w:rPr>
                <w:rFonts w:ascii="Arial Narrow" w:hAnsi="Arial Narrow"/>
                <w:color w:val="auto"/>
                <w:szCs w:val="16"/>
              </w:rPr>
              <w:t>PRESSURE</w:t>
            </w:r>
          </w:p>
          <w:p w14:paraId="241A437F" w14:textId="09FD5C22"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TLL – CONDENSATE, LOW, LOW PRES</w:t>
            </w:r>
            <w:r w:rsidR="00785BCF" w:rsidRPr="00014E44">
              <w:rPr>
                <w:rFonts w:ascii="Arial Narrow" w:hAnsi="Arial Narrow"/>
                <w:color w:val="auto"/>
                <w:szCs w:val="16"/>
              </w:rPr>
              <w:t>S.</w:t>
            </w:r>
          </w:p>
          <w:p w14:paraId="649701CD" w14:textId="5A5D7B23"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TM – CONDENSATE MEDIUM PRESSURE</w:t>
            </w:r>
          </w:p>
          <w:p w14:paraId="28417216" w14:textId="2F69B1F3" w:rsidR="006B0501" w:rsidRPr="00014E44" w:rsidRDefault="006B0501" w:rsidP="00DE1185">
            <w:pPr>
              <w:pStyle w:val="TableText"/>
              <w:rPr>
                <w:rFonts w:ascii="Arial Narrow" w:hAnsi="Arial Narrow" w:cs="Arial"/>
                <w:color w:val="auto"/>
                <w:szCs w:val="16"/>
              </w:rPr>
            </w:pPr>
            <w:r w:rsidRPr="00014E44">
              <w:rPr>
                <w:rFonts w:ascii="Arial Narrow" w:hAnsi="Arial Narrow"/>
                <w:color w:val="auto"/>
                <w:szCs w:val="16"/>
              </w:rPr>
              <w:t>TVL – C</w:t>
            </w:r>
            <w:r w:rsidRPr="00014E44">
              <w:rPr>
                <w:rFonts w:ascii="Arial Narrow" w:hAnsi="Arial Narrow" w:cs="Arial"/>
                <w:color w:val="auto"/>
                <w:szCs w:val="16"/>
              </w:rPr>
              <w:t>ONDENSATE VERY LOW PRESS</w:t>
            </w:r>
            <w:r w:rsidR="00785BCF" w:rsidRPr="00014E44">
              <w:rPr>
                <w:rFonts w:ascii="Arial Narrow" w:hAnsi="Arial Narrow"/>
                <w:color w:val="auto"/>
                <w:szCs w:val="16"/>
              </w:rPr>
              <w:t>.</w:t>
            </w:r>
          </w:p>
          <w:p w14:paraId="500650B2" w14:textId="5C636A16"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TX – CONDENSATE FROM DISTRIBUTOR</w:t>
            </w:r>
          </w:p>
          <w:p w14:paraId="1D52AABC"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VA – COMPRESSED AIR</w:t>
            </w:r>
          </w:p>
          <w:p w14:paraId="076CC19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VCB - COMBUSTION AIR</w:t>
            </w:r>
          </w:p>
          <w:p w14:paraId="724CA3A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VE -EXHAUST AIR</w:t>
            </w:r>
          </w:p>
          <w:p w14:paraId="012E8AD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VI - INSTRUMENT AIR</w:t>
            </w:r>
          </w:p>
          <w:p w14:paraId="71923ACA"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VP - PROCESS AIR</w:t>
            </w:r>
          </w:p>
          <w:p w14:paraId="11E656EA"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VU - UTILITY AIR, PLANT AIR</w:t>
            </w:r>
          </w:p>
          <w:p w14:paraId="5A8402B7" w14:textId="499A5A30" w:rsidR="006B0501" w:rsidRPr="00014E44" w:rsidRDefault="006B0501" w:rsidP="00DE1185">
            <w:pPr>
              <w:pStyle w:val="CellBody"/>
              <w:ind w:left="450" w:hanging="450"/>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WBH – BOILER FEED </w:t>
            </w:r>
            <w:r w:rsidR="002F2A93" w:rsidRPr="00014E44">
              <w:rPr>
                <w:rFonts w:ascii="Arial Narrow" w:hAnsi="Arial Narrow" w:cs="Arial"/>
                <w:color w:val="auto"/>
                <w:sz w:val="16"/>
                <w:szCs w:val="16"/>
                <w:lang w:val="en-GB"/>
              </w:rPr>
              <w:t>WATER, HIGH</w:t>
            </w:r>
            <w:r w:rsidR="00785BCF"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PRESS</w:t>
            </w:r>
            <w:r w:rsidR="00785BCF" w:rsidRPr="00014E44">
              <w:rPr>
                <w:rFonts w:ascii="Arial Narrow" w:hAnsi="Arial Narrow" w:cs="Arial"/>
                <w:color w:val="auto"/>
                <w:sz w:val="16"/>
                <w:szCs w:val="16"/>
                <w:lang w:val="en-GB"/>
              </w:rPr>
              <w:t>.</w:t>
            </w:r>
          </w:p>
          <w:p w14:paraId="789FD710" w14:textId="59A12001"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WBL - BOILER FEED WATER,</w:t>
            </w:r>
            <w:r w:rsidR="00A413DC" w:rsidRPr="00014E44">
              <w:rPr>
                <w:rFonts w:ascii="Arial Narrow" w:hAnsi="Arial Narrow"/>
                <w:color w:val="auto"/>
                <w:szCs w:val="16"/>
              </w:rPr>
              <w:t xml:space="preserve"> </w:t>
            </w:r>
            <w:r w:rsidR="002F2A93" w:rsidRPr="00014E44">
              <w:rPr>
                <w:rFonts w:ascii="Arial Narrow" w:hAnsi="Arial Narrow"/>
                <w:color w:val="auto"/>
                <w:szCs w:val="16"/>
              </w:rPr>
              <w:t>LOW PRESS</w:t>
            </w:r>
            <w:r w:rsidR="00785BCF" w:rsidRPr="00014E44">
              <w:rPr>
                <w:rFonts w:ascii="Arial Narrow" w:hAnsi="Arial Narrow"/>
                <w:color w:val="auto"/>
                <w:szCs w:val="16"/>
              </w:rPr>
              <w:t>.</w:t>
            </w:r>
          </w:p>
          <w:p w14:paraId="6164C5A0" w14:textId="275E4F53"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WC – COOLING WATER SUPPLY</w:t>
            </w:r>
          </w:p>
          <w:p w14:paraId="4C5C50E3" w14:textId="6CFB9E3E"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WCS - CHILLED WATER SUPPLY</w:t>
            </w:r>
          </w:p>
          <w:p w14:paraId="3BE2F4E8" w14:textId="4B65E889"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WCR – CHILLED WATER RETURN</w:t>
            </w:r>
          </w:p>
          <w:p w14:paraId="0CDA2B7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 – POTABLE WATER</w:t>
            </w:r>
          </w:p>
          <w:p w14:paraId="28C357FE"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DEMINERALISED WATER</w:t>
            </w:r>
          </w:p>
          <w:p w14:paraId="69136F3B"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299F20F9"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WF – FIRE FIGHTING WATER</w:t>
            </w:r>
          </w:p>
          <w:p w14:paraId="58C0B19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WHS – HOT WATER SUPPLY</w:t>
            </w:r>
          </w:p>
          <w:p w14:paraId="736901F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WHR -  HOT WATER RETURN</w:t>
            </w:r>
          </w:p>
          <w:p w14:paraId="1E7CFEA1" w14:textId="7777777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 xml:space="preserve">WM – MAKE-UP WATER </w:t>
            </w:r>
          </w:p>
          <w:p w14:paraId="3C412C3F" w14:textId="7777777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WP - PROCESS WATER</w:t>
            </w:r>
          </w:p>
          <w:p w14:paraId="02833822" w14:textId="7B500F0A" w:rsidR="006B0501" w:rsidRPr="00014E44" w:rsidRDefault="006B0501" w:rsidP="00DE1185">
            <w:pPr>
              <w:pStyle w:val="TableText"/>
              <w:ind w:left="450" w:hanging="450"/>
              <w:rPr>
                <w:rFonts w:ascii="Arial Narrow" w:hAnsi="Arial Narrow"/>
                <w:color w:val="auto"/>
                <w:szCs w:val="16"/>
              </w:rPr>
            </w:pPr>
            <w:r w:rsidRPr="00014E44">
              <w:rPr>
                <w:rFonts w:ascii="Arial Narrow" w:hAnsi="Arial Narrow"/>
                <w:color w:val="auto"/>
                <w:szCs w:val="16"/>
              </w:rPr>
              <w:t>WPS – PROCESS WATER, GAS LIQ</w:t>
            </w:r>
            <w:r w:rsidR="00CC23F0">
              <w:rPr>
                <w:rFonts w:ascii="Arial Narrow" w:hAnsi="Arial Narrow"/>
                <w:color w:val="auto"/>
                <w:szCs w:val="16"/>
              </w:rPr>
              <w:t xml:space="preserve">. </w:t>
            </w:r>
            <w:r w:rsidRPr="00014E44">
              <w:rPr>
                <w:rFonts w:ascii="Arial Narrow" w:hAnsi="Arial Narrow"/>
                <w:color w:val="auto"/>
                <w:szCs w:val="16"/>
              </w:rPr>
              <w:t>STRIP</w:t>
            </w:r>
            <w:r w:rsidR="0055245E">
              <w:rPr>
                <w:rFonts w:ascii="Arial Narrow" w:hAnsi="Arial Narrow"/>
                <w:color w:val="auto"/>
                <w:szCs w:val="16"/>
              </w:rPr>
              <w:t>ED</w:t>
            </w:r>
            <w:r w:rsidRPr="00014E44">
              <w:rPr>
                <w:rFonts w:ascii="Arial Narrow" w:hAnsi="Arial Narrow"/>
                <w:color w:val="auto"/>
                <w:szCs w:val="16"/>
              </w:rPr>
              <w:t xml:space="preserve"> </w:t>
            </w:r>
          </w:p>
          <w:p w14:paraId="369A2863" w14:textId="2C46B509"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 – COOLING WATER RETURN</w:t>
            </w:r>
          </w:p>
          <w:p w14:paraId="530C3ED9" w14:textId="7777777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WRA – RAW WATER</w:t>
            </w:r>
          </w:p>
          <w:p w14:paraId="362C5557" w14:textId="36EF4483"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WSC – CONTAMINATED SURFACE WATER</w:t>
            </w:r>
          </w:p>
          <w:p w14:paraId="5DD2B5A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7790D48F" w14:textId="7777777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WT – TREATED WATER</w:t>
            </w:r>
          </w:p>
          <w:p w14:paraId="0D0069E3" w14:textId="7485C2F5" w:rsidR="006B0501" w:rsidRPr="00014E44" w:rsidRDefault="006B0501" w:rsidP="0010308A">
            <w:pPr>
              <w:pStyle w:val="TableText"/>
              <w:rPr>
                <w:rFonts w:ascii="Arial Narrow" w:hAnsi="Arial Narrow"/>
                <w:color w:val="auto"/>
                <w:szCs w:val="16"/>
              </w:rPr>
            </w:pPr>
            <w:r w:rsidRPr="00014E44">
              <w:rPr>
                <w:rFonts w:ascii="Arial Narrow" w:hAnsi="Arial Narrow" w:cs="Arial"/>
                <w:color w:val="auto"/>
                <w:szCs w:val="16"/>
                <w:lang w:val="en-GB"/>
              </w:rPr>
              <w:t xml:space="preserve">WU </w:t>
            </w:r>
            <w:r w:rsidR="008564B6" w:rsidRPr="00014E44">
              <w:rPr>
                <w:rFonts w:ascii="Arial Narrow" w:hAnsi="Arial Narrow" w:cs="Arial"/>
                <w:color w:val="auto"/>
                <w:szCs w:val="16"/>
                <w:lang w:val="en-GB"/>
              </w:rPr>
              <w:t>- UTILITY</w:t>
            </w:r>
            <w:r w:rsidRPr="00014E44">
              <w:rPr>
                <w:rFonts w:ascii="Arial Narrow" w:hAnsi="Arial Narrow" w:cs="Arial"/>
                <w:color w:val="auto"/>
                <w:szCs w:val="16"/>
                <w:lang w:val="en-GB"/>
              </w:rPr>
              <w:t xml:space="preserve"> WATER</w:t>
            </w:r>
          </w:p>
        </w:tc>
        <w:tc>
          <w:tcPr>
            <w:tcW w:w="720" w:type="dxa"/>
            <w:tcBorders>
              <w:top w:val="single" w:sz="6" w:space="0" w:color="auto"/>
              <w:left w:val="single" w:sz="6" w:space="0" w:color="auto"/>
              <w:bottom w:val="single" w:sz="6" w:space="0" w:color="auto"/>
              <w:right w:val="single" w:sz="6" w:space="0" w:color="auto"/>
            </w:tcBorders>
          </w:tcPr>
          <w:p w14:paraId="63EAD213" w14:textId="77777777" w:rsidR="006B0501" w:rsidRPr="00014E44" w:rsidRDefault="006B0501" w:rsidP="00DE1185">
            <w:pPr>
              <w:pStyle w:val="CellBodyCentered"/>
              <w:rPr>
                <w:rFonts w:ascii="Arial Narrow" w:hAnsi="Arial Narrow" w:cs="Arial"/>
                <w:b/>
                <w:color w:val="auto"/>
                <w:sz w:val="16"/>
                <w:szCs w:val="16"/>
                <w:lang w:val="en-GB"/>
              </w:rPr>
            </w:pPr>
          </w:p>
          <w:p w14:paraId="428A0DFA"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150H21</w:t>
            </w:r>
          </w:p>
          <w:p w14:paraId="4546F8F3" w14:textId="77777777" w:rsidR="006B0501" w:rsidRPr="00014E44" w:rsidRDefault="006B0501" w:rsidP="00DE1185">
            <w:pPr>
              <w:pStyle w:val="CellBodyCentered"/>
              <w:rPr>
                <w:rFonts w:ascii="Arial Narrow" w:hAnsi="Arial Narrow" w:cs="Arial"/>
                <w:b/>
                <w:color w:val="auto"/>
                <w:sz w:val="16"/>
                <w:szCs w:val="16"/>
                <w:lang w:val="en-GB"/>
              </w:rPr>
            </w:pPr>
          </w:p>
          <w:p w14:paraId="4EC966E8" w14:textId="77777777" w:rsidR="006B0501" w:rsidRPr="00014E44" w:rsidRDefault="006B0501" w:rsidP="00DE1185">
            <w:pPr>
              <w:pStyle w:val="CellBodyCentered"/>
              <w:rPr>
                <w:rFonts w:ascii="Arial Narrow" w:hAnsi="Arial Narrow" w:cs="Arial"/>
                <w:b/>
                <w:color w:val="auto"/>
                <w:sz w:val="16"/>
                <w:szCs w:val="16"/>
                <w:lang w:val="en-GB"/>
              </w:rPr>
            </w:pPr>
          </w:p>
          <w:p w14:paraId="1F7DA9F3" w14:textId="77777777" w:rsidR="006B0501" w:rsidRPr="00014E44" w:rsidRDefault="006B0501" w:rsidP="00DE1185">
            <w:pPr>
              <w:pStyle w:val="CellBodyCentered"/>
              <w:rPr>
                <w:rFonts w:ascii="Arial Narrow" w:hAnsi="Arial Narrow" w:cs="Arial"/>
                <w:b/>
                <w:color w:val="auto"/>
                <w:sz w:val="16"/>
                <w:szCs w:val="16"/>
              </w:rPr>
            </w:pPr>
          </w:p>
          <w:p w14:paraId="32ED96AF" w14:textId="77777777" w:rsidR="006B0501" w:rsidRPr="00014E44" w:rsidRDefault="006B0501" w:rsidP="00DE1185">
            <w:pPr>
              <w:pStyle w:val="CellBodyCentered"/>
              <w:rPr>
                <w:rFonts w:ascii="Arial Narrow" w:hAnsi="Arial Narrow" w:cs="Arial"/>
                <w:b/>
                <w:color w:val="auto"/>
                <w:sz w:val="16"/>
                <w:szCs w:val="16"/>
              </w:rPr>
            </w:pPr>
          </w:p>
          <w:p w14:paraId="5FBA9562" w14:textId="77777777" w:rsidR="006B0501" w:rsidRPr="00014E44" w:rsidRDefault="006B0501" w:rsidP="00DE1185">
            <w:pPr>
              <w:pStyle w:val="CellBodyCentered"/>
              <w:rPr>
                <w:rFonts w:ascii="Arial Narrow" w:hAnsi="Arial Narrow" w:cs="Arial"/>
                <w:b/>
                <w:color w:val="auto"/>
                <w:sz w:val="16"/>
                <w:szCs w:val="16"/>
              </w:rPr>
            </w:pPr>
          </w:p>
          <w:p w14:paraId="1401BA54" w14:textId="77777777" w:rsidR="006B0501" w:rsidRPr="00014E44" w:rsidRDefault="006B0501" w:rsidP="00DE1185">
            <w:pPr>
              <w:pStyle w:val="CellBodyCentered"/>
              <w:rPr>
                <w:rFonts w:ascii="Arial Narrow" w:hAnsi="Arial Narrow" w:cs="Arial"/>
                <w:b/>
                <w:color w:val="auto"/>
                <w:sz w:val="16"/>
                <w:szCs w:val="16"/>
              </w:rPr>
            </w:pPr>
          </w:p>
          <w:p w14:paraId="2155E74F" w14:textId="77777777" w:rsidR="006B0501" w:rsidRPr="00014E44" w:rsidRDefault="006B0501" w:rsidP="00DE1185">
            <w:pPr>
              <w:pStyle w:val="CellBodyCentered"/>
              <w:rPr>
                <w:rFonts w:ascii="Arial Narrow" w:hAnsi="Arial Narrow" w:cs="Arial"/>
                <w:b/>
                <w:color w:val="auto"/>
                <w:sz w:val="16"/>
                <w:szCs w:val="16"/>
              </w:rPr>
            </w:pPr>
          </w:p>
          <w:p w14:paraId="77977D6A" w14:textId="77777777" w:rsidR="006B0501" w:rsidRPr="00014E44" w:rsidRDefault="006B0501" w:rsidP="00DE1185">
            <w:pPr>
              <w:pStyle w:val="CellBodyCentered"/>
              <w:rPr>
                <w:rFonts w:ascii="Arial Narrow" w:hAnsi="Arial Narrow" w:cs="Arial"/>
                <w:b/>
                <w:color w:val="auto"/>
                <w:sz w:val="16"/>
                <w:szCs w:val="16"/>
              </w:rPr>
            </w:pPr>
          </w:p>
          <w:p w14:paraId="09B342CC" w14:textId="77777777" w:rsidR="006B0501" w:rsidRPr="00014E44" w:rsidRDefault="006B0501" w:rsidP="00DE1185">
            <w:pPr>
              <w:pStyle w:val="CellBodyCentered"/>
              <w:rPr>
                <w:rFonts w:ascii="Arial Narrow" w:hAnsi="Arial Narrow" w:cs="Arial"/>
                <w:b/>
                <w:color w:val="auto"/>
                <w:sz w:val="16"/>
                <w:szCs w:val="16"/>
              </w:rPr>
            </w:pPr>
          </w:p>
          <w:p w14:paraId="3D16462E" w14:textId="77777777" w:rsidR="006B0501" w:rsidRPr="00014E44" w:rsidRDefault="006B0501" w:rsidP="00DE1185">
            <w:pPr>
              <w:pStyle w:val="CellBodyCentered"/>
              <w:rPr>
                <w:rFonts w:ascii="Arial Narrow" w:hAnsi="Arial Narrow" w:cs="Arial"/>
                <w:b/>
                <w:color w:val="auto"/>
                <w:sz w:val="16"/>
                <w:szCs w:val="16"/>
              </w:rPr>
            </w:pPr>
          </w:p>
          <w:p w14:paraId="0F6C2740" w14:textId="77777777" w:rsidR="00362A42" w:rsidRDefault="00362A42" w:rsidP="00DE1185">
            <w:pPr>
              <w:pStyle w:val="CellBodyCentered"/>
              <w:rPr>
                <w:rFonts w:ascii="Arial Narrow" w:hAnsi="Arial Narrow" w:cs="Arial"/>
                <w:b/>
                <w:color w:val="auto"/>
                <w:sz w:val="16"/>
                <w:szCs w:val="16"/>
                <w:lang w:val="en-GB"/>
              </w:rPr>
            </w:pPr>
          </w:p>
          <w:p w14:paraId="51E1707D" w14:textId="77777777" w:rsidR="00362A42" w:rsidRDefault="00362A42" w:rsidP="00DE1185">
            <w:pPr>
              <w:pStyle w:val="CellBodyCentered"/>
              <w:rPr>
                <w:rFonts w:ascii="Arial Narrow" w:hAnsi="Arial Narrow" w:cs="Arial"/>
                <w:b/>
                <w:color w:val="auto"/>
                <w:sz w:val="16"/>
                <w:szCs w:val="16"/>
                <w:lang w:val="en-GB"/>
              </w:rPr>
            </w:pPr>
          </w:p>
          <w:p w14:paraId="6F169D27" w14:textId="77777777" w:rsidR="00362A42" w:rsidRDefault="00362A42" w:rsidP="00DE1185">
            <w:pPr>
              <w:pStyle w:val="CellBodyCentered"/>
              <w:rPr>
                <w:rFonts w:ascii="Arial Narrow" w:hAnsi="Arial Narrow" w:cs="Arial"/>
                <w:b/>
                <w:color w:val="auto"/>
                <w:sz w:val="16"/>
                <w:szCs w:val="16"/>
                <w:lang w:val="ru-RU"/>
              </w:rPr>
            </w:pPr>
          </w:p>
          <w:p w14:paraId="4507ED89" w14:textId="77777777" w:rsidR="0010308A" w:rsidRDefault="0010308A" w:rsidP="00DE1185">
            <w:pPr>
              <w:pStyle w:val="CellBodyCentered"/>
              <w:rPr>
                <w:rFonts w:ascii="Arial Narrow" w:hAnsi="Arial Narrow" w:cs="Arial"/>
                <w:b/>
                <w:color w:val="auto"/>
                <w:sz w:val="16"/>
                <w:szCs w:val="16"/>
                <w:lang w:val="ru-RU"/>
              </w:rPr>
            </w:pPr>
          </w:p>
          <w:p w14:paraId="7CB5FBF5" w14:textId="77777777" w:rsidR="0010308A" w:rsidRDefault="0010308A" w:rsidP="00DE1185">
            <w:pPr>
              <w:pStyle w:val="CellBodyCentered"/>
              <w:rPr>
                <w:rFonts w:ascii="Arial Narrow" w:hAnsi="Arial Narrow" w:cs="Arial"/>
                <w:b/>
                <w:color w:val="auto"/>
                <w:sz w:val="16"/>
                <w:szCs w:val="16"/>
                <w:lang w:val="ru-RU"/>
              </w:rPr>
            </w:pPr>
          </w:p>
          <w:p w14:paraId="705488D1" w14:textId="77777777" w:rsidR="0010308A" w:rsidRDefault="0010308A" w:rsidP="00DE1185">
            <w:pPr>
              <w:pStyle w:val="CellBodyCentered"/>
              <w:rPr>
                <w:rFonts w:ascii="Arial Narrow" w:hAnsi="Arial Narrow" w:cs="Arial"/>
                <w:b/>
                <w:color w:val="auto"/>
                <w:sz w:val="16"/>
                <w:szCs w:val="16"/>
                <w:lang w:val="ru-RU"/>
              </w:rPr>
            </w:pPr>
          </w:p>
          <w:p w14:paraId="78CE17DB" w14:textId="77777777" w:rsidR="0010308A" w:rsidRDefault="0010308A" w:rsidP="00DE1185">
            <w:pPr>
              <w:pStyle w:val="CellBodyCentered"/>
              <w:rPr>
                <w:rFonts w:ascii="Arial Narrow" w:hAnsi="Arial Narrow" w:cs="Arial"/>
                <w:b/>
                <w:color w:val="auto"/>
                <w:sz w:val="16"/>
                <w:szCs w:val="16"/>
                <w:lang w:val="ru-RU"/>
              </w:rPr>
            </w:pPr>
          </w:p>
          <w:p w14:paraId="1F0AB572" w14:textId="77777777" w:rsidR="0010308A" w:rsidRDefault="0010308A" w:rsidP="00DE1185">
            <w:pPr>
              <w:pStyle w:val="CellBodyCentered"/>
              <w:rPr>
                <w:rFonts w:ascii="Arial Narrow" w:hAnsi="Arial Narrow" w:cs="Arial"/>
                <w:b/>
                <w:color w:val="auto"/>
                <w:sz w:val="16"/>
                <w:szCs w:val="16"/>
                <w:lang w:val="ru-RU"/>
              </w:rPr>
            </w:pPr>
          </w:p>
          <w:p w14:paraId="3A55E6AF" w14:textId="77777777" w:rsidR="0010308A" w:rsidRDefault="0010308A" w:rsidP="00DE1185">
            <w:pPr>
              <w:pStyle w:val="CellBodyCentered"/>
              <w:rPr>
                <w:rFonts w:ascii="Arial Narrow" w:hAnsi="Arial Narrow" w:cs="Arial"/>
                <w:b/>
                <w:color w:val="auto"/>
                <w:sz w:val="16"/>
                <w:szCs w:val="16"/>
                <w:lang w:val="ru-RU"/>
              </w:rPr>
            </w:pPr>
          </w:p>
          <w:p w14:paraId="242F5853" w14:textId="77777777" w:rsidR="0010308A" w:rsidRDefault="0010308A" w:rsidP="00DE1185">
            <w:pPr>
              <w:pStyle w:val="CellBodyCentered"/>
              <w:rPr>
                <w:rFonts w:ascii="Arial Narrow" w:hAnsi="Arial Narrow" w:cs="Arial"/>
                <w:b/>
                <w:color w:val="auto"/>
                <w:sz w:val="16"/>
                <w:szCs w:val="16"/>
                <w:lang w:val="ru-RU"/>
              </w:rPr>
            </w:pPr>
          </w:p>
          <w:p w14:paraId="2A04310A" w14:textId="77777777" w:rsidR="0010308A" w:rsidRDefault="0010308A" w:rsidP="00DE1185">
            <w:pPr>
              <w:pStyle w:val="CellBodyCentered"/>
              <w:rPr>
                <w:rFonts w:ascii="Arial Narrow" w:hAnsi="Arial Narrow" w:cs="Arial"/>
                <w:b/>
                <w:color w:val="auto"/>
                <w:sz w:val="16"/>
                <w:szCs w:val="16"/>
                <w:lang w:val="ru-RU"/>
              </w:rPr>
            </w:pPr>
          </w:p>
          <w:p w14:paraId="0027E0D6" w14:textId="77777777" w:rsidR="0010308A" w:rsidRDefault="0010308A" w:rsidP="00DE1185">
            <w:pPr>
              <w:pStyle w:val="CellBodyCentered"/>
              <w:rPr>
                <w:rFonts w:ascii="Arial Narrow" w:hAnsi="Arial Narrow" w:cs="Arial"/>
                <w:b/>
                <w:color w:val="auto"/>
                <w:sz w:val="16"/>
                <w:szCs w:val="16"/>
                <w:lang w:val="ru-RU"/>
              </w:rPr>
            </w:pPr>
          </w:p>
          <w:p w14:paraId="0C13D989" w14:textId="77777777" w:rsidR="0010308A" w:rsidRPr="0010308A" w:rsidRDefault="0010308A" w:rsidP="00DE1185">
            <w:pPr>
              <w:pStyle w:val="CellBodyCentered"/>
              <w:rPr>
                <w:rFonts w:ascii="Arial Narrow" w:hAnsi="Arial Narrow" w:cs="Arial"/>
                <w:b/>
                <w:color w:val="auto"/>
                <w:sz w:val="16"/>
                <w:szCs w:val="16"/>
                <w:lang w:val="ru-RU"/>
              </w:rPr>
            </w:pPr>
          </w:p>
          <w:p w14:paraId="5B3F4251" w14:textId="5B24C0EF"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lastRenderedPageBreak/>
              <w:t>150H21</w:t>
            </w:r>
          </w:p>
          <w:p w14:paraId="24DFFB17"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Cont.</w:t>
            </w:r>
          </w:p>
          <w:p w14:paraId="3FB056C8" w14:textId="77777777" w:rsidR="006B0501" w:rsidRPr="00014E44" w:rsidRDefault="006B0501" w:rsidP="00DE1185">
            <w:pPr>
              <w:pStyle w:val="CellBodyCentered"/>
              <w:rPr>
                <w:rFonts w:ascii="Arial Narrow" w:hAnsi="Arial Narrow" w:cs="Arial"/>
                <w:b/>
                <w:color w:val="auto"/>
                <w:sz w:val="16"/>
                <w:szCs w:val="16"/>
              </w:rPr>
            </w:pPr>
          </w:p>
          <w:p w14:paraId="6AFDFDB0" w14:textId="77777777" w:rsidR="006B0501" w:rsidRPr="00014E44" w:rsidRDefault="006B0501" w:rsidP="00DE1185">
            <w:pPr>
              <w:pStyle w:val="CellBodyCentered"/>
              <w:rPr>
                <w:rFonts w:ascii="Arial Narrow" w:hAnsi="Arial Narrow" w:cs="Arial"/>
                <w:b/>
                <w:color w:val="auto"/>
                <w:sz w:val="16"/>
                <w:szCs w:val="16"/>
              </w:rPr>
            </w:pPr>
          </w:p>
          <w:p w14:paraId="2CFA2A45" w14:textId="77777777" w:rsidR="006B0501" w:rsidRPr="00014E44" w:rsidRDefault="006B0501" w:rsidP="00DE1185">
            <w:pPr>
              <w:pStyle w:val="CellBodyCentered"/>
              <w:rPr>
                <w:rFonts w:ascii="Arial Narrow" w:hAnsi="Arial Narrow" w:cs="Arial"/>
                <w:b/>
                <w:color w:val="auto"/>
                <w:sz w:val="16"/>
                <w:szCs w:val="16"/>
              </w:rPr>
            </w:pPr>
          </w:p>
          <w:p w14:paraId="1434711C" w14:textId="77777777" w:rsidR="006B0501" w:rsidRPr="00014E44" w:rsidRDefault="006B0501" w:rsidP="00DE1185">
            <w:pPr>
              <w:pStyle w:val="CellBodyCentered"/>
              <w:rPr>
                <w:rFonts w:ascii="Arial Narrow" w:hAnsi="Arial Narrow" w:cs="Arial"/>
                <w:b/>
                <w:color w:val="auto"/>
                <w:sz w:val="16"/>
                <w:szCs w:val="16"/>
              </w:rPr>
            </w:pPr>
          </w:p>
          <w:p w14:paraId="3AE4030F" w14:textId="77777777" w:rsidR="006B0501" w:rsidRPr="00014E44" w:rsidRDefault="006B0501" w:rsidP="00DE1185">
            <w:pPr>
              <w:pStyle w:val="CellBodyCentered"/>
              <w:rPr>
                <w:rFonts w:ascii="Arial Narrow" w:hAnsi="Arial Narrow" w:cs="Arial"/>
                <w:b/>
                <w:color w:val="auto"/>
                <w:sz w:val="16"/>
                <w:szCs w:val="16"/>
              </w:rPr>
            </w:pPr>
          </w:p>
          <w:p w14:paraId="58561FA7" w14:textId="77777777" w:rsidR="006B0501" w:rsidRPr="00014E44" w:rsidRDefault="006B0501" w:rsidP="00DE1185">
            <w:pPr>
              <w:pStyle w:val="CellBodyCentered"/>
              <w:rPr>
                <w:rFonts w:ascii="Arial Narrow" w:hAnsi="Arial Narrow" w:cs="Arial"/>
                <w:b/>
                <w:color w:val="auto"/>
                <w:sz w:val="16"/>
                <w:szCs w:val="16"/>
              </w:rPr>
            </w:pPr>
          </w:p>
          <w:p w14:paraId="7B093543" w14:textId="77777777" w:rsidR="006B0501" w:rsidRPr="00014E44" w:rsidRDefault="006B0501" w:rsidP="00DE1185">
            <w:pPr>
              <w:pStyle w:val="CellBodyCentered"/>
              <w:rPr>
                <w:rFonts w:ascii="Arial Narrow" w:hAnsi="Arial Narrow" w:cs="Arial"/>
                <w:b/>
                <w:color w:val="auto"/>
                <w:sz w:val="16"/>
                <w:szCs w:val="16"/>
              </w:rPr>
            </w:pPr>
          </w:p>
          <w:p w14:paraId="2B4D4540" w14:textId="77777777" w:rsidR="006B0501" w:rsidRPr="00014E44" w:rsidRDefault="006B0501" w:rsidP="00DE1185">
            <w:pPr>
              <w:pStyle w:val="CellBodyCentered"/>
              <w:rPr>
                <w:rFonts w:ascii="Arial Narrow" w:hAnsi="Arial Narrow" w:cs="Arial"/>
                <w:b/>
                <w:color w:val="auto"/>
                <w:sz w:val="16"/>
                <w:szCs w:val="16"/>
              </w:rPr>
            </w:pPr>
          </w:p>
          <w:p w14:paraId="4E66701B" w14:textId="77777777" w:rsidR="006B0501" w:rsidRPr="00014E44" w:rsidRDefault="006B0501" w:rsidP="00DE1185">
            <w:pPr>
              <w:pStyle w:val="CellBodyCentered"/>
              <w:rPr>
                <w:rFonts w:ascii="Arial Narrow" w:hAnsi="Arial Narrow" w:cs="Arial"/>
                <w:b/>
                <w:color w:val="auto"/>
                <w:sz w:val="16"/>
                <w:szCs w:val="16"/>
              </w:rPr>
            </w:pPr>
          </w:p>
          <w:p w14:paraId="4AE79D11" w14:textId="77777777" w:rsidR="006B0501" w:rsidRPr="00014E44" w:rsidRDefault="006B0501" w:rsidP="00DE1185">
            <w:pPr>
              <w:pStyle w:val="CellBodyCentered"/>
              <w:rPr>
                <w:rFonts w:ascii="Arial Narrow" w:hAnsi="Arial Narrow" w:cs="Arial"/>
                <w:b/>
                <w:color w:val="auto"/>
                <w:sz w:val="16"/>
                <w:szCs w:val="16"/>
              </w:rPr>
            </w:pPr>
          </w:p>
          <w:p w14:paraId="3281662D" w14:textId="77777777" w:rsidR="006B0501" w:rsidRPr="00014E44" w:rsidRDefault="006B0501" w:rsidP="00DE1185">
            <w:pPr>
              <w:pStyle w:val="CellBodyCentered"/>
              <w:rPr>
                <w:rFonts w:ascii="Arial Narrow" w:hAnsi="Arial Narrow" w:cs="Arial"/>
                <w:b/>
                <w:color w:val="auto"/>
                <w:sz w:val="16"/>
                <w:szCs w:val="16"/>
              </w:rPr>
            </w:pPr>
          </w:p>
          <w:p w14:paraId="29398D63" w14:textId="77777777" w:rsidR="006B0501" w:rsidRPr="00014E44" w:rsidRDefault="006B0501" w:rsidP="00DE1185">
            <w:pPr>
              <w:pStyle w:val="CellBodyCentered"/>
              <w:rPr>
                <w:rFonts w:ascii="Arial Narrow" w:hAnsi="Arial Narrow" w:cs="Arial"/>
                <w:b/>
                <w:color w:val="auto"/>
                <w:sz w:val="16"/>
                <w:szCs w:val="16"/>
              </w:rPr>
            </w:pPr>
          </w:p>
          <w:p w14:paraId="1FF1DBEB" w14:textId="77777777" w:rsidR="006B0501" w:rsidRPr="00014E44" w:rsidRDefault="006B0501" w:rsidP="00DE1185">
            <w:pPr>
              <w:pStyle w:val="CellBodyCentered"/>
              <w:rPr>
                <w:rFonts w:ascii="Arial Narrow" w:hAnsi="Arial Narrow" w:cs="Arial"/>
                <w:b/>
                <w:color w:val="auto"/>
                <w:sz w:val="16"/>
                <w:szCs w:val="16"/>
              </w:rPr>
            </w:pPr>
          </w:p>
          <w:p w14:paraId="1C8E8EC1" w14:textId="77777777" w:rsidR="006B0501" w:rsidRPr="00014E44" w:rsidRDefault="006B0501" w:rsidP="00DE1185">
            <w:pPr>
              <w:pStyle w:val="CellBodyCentered"/>
              <w:rPr>
                <w:rFonts w:ascii="Arial Narrow" w:hAnsi="Arial Narrow" w:cs="Arial"/>
                <w:b/>
                <w:color w:val="auto"/>
                <w:sz w:val="16"/>
                <w:szCs w:val="16"/>
              </w:rPr>
            </w:pPr>
          </w:p>
          <w:p w14:paraId="2407476D" w14:textId="77777777" w:rsidR="006B0501" w:rsidRPr="00014E44" w:rsidRDefault="006B0501" w:rsidP="00DE1185">
            <w:pPr>
              <w:pStyle w:val="CellBodyCentered"/>
              <w:rPr>
                <w:rFonts w:ascii="Arial Narrow" w:hAnsi="Arial Narrow" w:cs="Arial"/>
                <w:b/>
                <w:color w:val="auto"/>
                <w:sz w:val="16"/>
                <w:szCs w:val="16"/>
              </w:rPr>
            </w:pPr>
          </w:p>
          <w:p w14:paraId="464BD4BF" w14:textId="77777777" w:rsidR="006B0501" w:rsidRPr="00014E44" w:rsidRDefault="006B0501" w:rsidP="00DE1185">
            <w:pPr>
              <w:pStyle w:val="CellBodyCentered"/>
              <w:rPr>
                <w:rFonts w:ascii="Arial Narrow" w:hAnsi="Arial Narrow" w:cs="Arial"/>
                <w:b/>
                <w:color w:val="auto"/>
                <w:sz w:val="16"/>
                <w:szCs w:val="16"/>
              </w:rPr>
            </w:pPr>
          </w:p>
          <w:p w14:paraId="662D8D69" w14:textId="77777777" w:rsidR="006B0501" w:rsidRPr="00014E44" w:rsidRDefault="006B0501" w:rsidP="00DE1185">
            <w:pPr>
              <w:pStyle w:val="CellBodyCentered"/>
              <w:rPr>
                <w:rFonts w:ascii="Arial Narrow" w:hAnsi="Arial Narrow" w:cs="Arial"/>
                <w:b/>
                <w:color w:val="auto"/>
                <w:sz w:val="16"/>
                <w:szCs w:val="16"/>
              </w:rPr>
            </w:pPr>
          </w:p>
          <w:p w14:paraId="7C96CFCE" w14:textId="77777777" w:rsidR="006B0501" w:rsidRPr="00014E44" w:rsidRDefault="006B0501" w:rsidP="00DE1185">
            <w:pPr>
              <w:pStyle w:val="CellBodyCentered"/>
              <w:rPr>
                <w:rFonts w:ascii="Arial Narrow" w:hAnsi="Arial Narrow" w:cs="Arial"/>
                <w:b/>
                <w:color w:val="auto"/>
                <w:sz w:val="16"/>
                <w:szCs w:val="16"/>
              </w:rPr>
            </w:pPr>
          </w:p>
          <w:p w14:paraId="40AF09CC" w14:textId="77777777" w:rsidR="006B0501" w:rsidRPr="00014E44" w:rsidRDefault="006B0501" w:rsidP="00DE1185">
            <w:pPr>
              <w:pStyle w:val="CellBodyCentered"/>
              <w:rPr>
                <w:rFonts w:ascii="Arial Narrow" w:hAnsi="Arial Narrow" w:cs="Arial"/>
                <w:b/>
                <w:color w:val="auto"/>
                <w:sz w:val="16"/>
                <w:szCs w:val="16"/>
              </w:rPr>
            </w:pPr>
          </w:p>
          <w:p w14:paraId="1617A99C" w14:textId="77777777" w:rsidR="006B0501" w:rsidRPr="00014E44" w:rsidRDefault="006B0501" w:rsidP="00DE1185">
            <w:pPr>
              <w:pStyle w:val="CellBodyCentered"/>
              <w:rPr>
                <w:rFonts w:ascii="Arial Narrow" w:hAnsi="Arial Narrow" w:cs="Arial"/>
                <w:b/>
                <w:color w:val="auto"/>
                <w:sz w:val="16"/>
                <w:szCs w:val="16"/>
              </w:rPr>
            </w:pPr>
          </w:p>
          <w:p w14:paraId="24D278A0" w14:textId="77777777" w:rsidR="006B0501" w:rsidRPr="00014E44" w:rsidRDefault="006B0501" w:rsidP="00DE1185">
            <w:pPr>
              <w:pStyle w:val="CellBodyCentered"/>
              <w:rPr>
                <w:rFonts w:ascii="Arial Narrow" w:hAnsi="Arial Narrow" w:cs="Arial"/>
                <w:b/>
                <w:color w:val="auto"/>
                <w:sz w:val="16"/>
                <w:szCs w:val="16"/>
              </w:rPr>
            </w:pPr>
          </w:p>
          <w:p w14:paraId="396A5962" w14:textId="77777777" w:rsidR="006B0501" w:rsidRPr="00014E44" w:rsidRDefault="006B0501" w:rsidP="00DE1185">
            <w:pPr>
              <w:pStyle w:val="CellBodyCentered"/>
              <w:rPr>
                <w:rFonts w:ascii="Arial Narrow" w:hAnsi="Arial Narrow" w:cs="Arial"/>
                <w:b/>
                <w:color w:val="auto"/>
                <w:sz w:val="16"/>
                <w:szCs w:val="16"/>
              </w:rPr>
            </w:pPr>
          </w:p>
          <w:p w14:paraId="3FF3D47A" w14:textId="77777777" w:rsidR="006B0501" w:rsidRPr="00014E44" w:rsidRDefault="006B0501" w:rsidP="00DE1185">
            <w:pPr>
              <w:pStyle w:val="CellBodyCentered"/>
              <w:rPr>
                <w:rFonts w:ascii="Arial Narrow" w:hAnsi="Arial Narrow" w:cs="Arial"/>
                <w:b/>
                <w:color w:val="auto"/>
                <w:sz w:val="16"/>
                <w:szCs w:val="16"/>
              </w:rPr>
            </w:pPr>
          </w:p>
          <w:p w14:paraId="082B17ED" w14:textId="77777777" w:rsidR="006B0501" w:rsidRPr="00014E44" w:rsidRDefault="006B0501" w:rsidP="00DE1185">
            <w:pPr>
              <w:pStyle w:val="CellBodyCentered"/>
              <w:rPr>
                <w:rFonts w:ascii="Arial Narrow" w:hAnsi="Arial Narrow" w:cs="Arial"/>
                <w:b/>
                <w:color w:val="auto"/>
                <w:sz w:val="16"/>
                <w:szCs w:val="16"/>
              </w:rPr>
            </w:pPr>
          </w:p>
          <w:p w14:paraId="78419D23" w14:textId="77777777" w:rsidR="006B0501" w:rsidRPr="00014E44" w:rsidRDefault="006B0501" w:rsidP="00DE1185">
            <w:pPr>
              <w:pStyle w:val="CellBodyCentered"/>
              <w:rPr>
                <w:rFonts w:ascii="Arial Narrow" w:hAnsi="Arial Narrow" w:cs="Arial"/>
                <w:b/>
                <w:color w:val="auto"/>
                <w:sz w:val="16"/>
                <w:szCs w:val="16"/>
              </w:rPr>
            </w:pPr>
          </w:p>
          <w:p w14:paraId="083630D8" w14:textId="77777777" w:rsidR="006B0501" w:rsidRPr="00014E44" w:rsidRDefault="006B0501" w:rsidP="00DE1185">
            <w:pPr>
              <w:pStyle w:val="CellBodyCentered"/>
              <w:rPr>
                <w:rFonts w:ascii="Arial Narrow" w:hAnsi="Arial Narrow" w:cs="Arial"/>
                <w:b/>
                <w:color w:val="auto"/>
                <w:sz w:val="16"/>
                <w:szCs w:val="16"/>
              </w:rPr>
            </w:pPr>
          </w:p>
          <w:p w14:paraId="21FC7BF4" w14:textId="77777777" w:rsidR="006B0501" w:rsidRPr="00014E44" w:rsidRDefault="006B0501" w:rsidP="00DE1185">
            <w:pPr>
              <w:pStyle w:val="CellBodyCentered"/>
              <w:rPr>
                <w:rFonts w:ascii="Arial Narrow" w:hAnsi="Arial Narrow" w:cs="Arial"/>
                <w:b/>
                <w:color w:val="auto"/>
                <w:sz w:val="16"/>
                <w:szCs w:val="16"/>
              </w:rPr>
            </w:pPr>
          </w:p>
          <w:p w14:paraId="6E2BFCEE" w14:textId="77777777" w:rsidR="006B0501" w:rsidRPr="00014E44" w:rsidRDefault="006B0501" w:rsidP="00DE1185">
            <w:pPr>
              <w:pStyle w:val="CellBodyCentered"/>
              <w:rPr>
                <w:rFonts w:ascii="Arial Narrow" w:hAnsi="Arial Narrow" w:cs="Arial"/>
                <w:b/>
                <w:color w:val="auto"/>
                <w:sz w:val="16"/>
                <w:szCs w:val="16"/>
              </w:rPr>
            </w:pPr>
          </w:p>
          <w:p w14:paraId="289326A1" w14:textId="77777777" w:rsidR="006B0501" w:rsidRPr="00014E44" w:rsidRDefault="006B0501" w:rsidP="00DE1185">
            <w:pPr>
              <w:pStyle w:val="CellBodyCentered"/>
              <w:rPr>
                <w:rFonts w:ascii="Arial Narrow" w:hAnsi="Arial Narrow" w:cs="Arial"/>
                <w:b/>
                <w:color w:val="auto"/>
                <w:sz w:val="16"/>
                <w:szCs w:val="16"/>
              </w:rPr>
            </w:pPr>
          </w:p>
          <w:p w14:paraId="303DC52E" w14:textId="77777777" w:rsidR="006B0501" w:rsidRPr="00014E44" w:rsidRDefault="006B0501" w:rsidP="00DE1185">
            <w:pPr>
              <w:pStyle w:val="CellBodyCentered"/>
              <w:rPr>
                <w:rFonts w:ascii="Arial Narrow" w:hAnsi="Arial Narrow" w:cs="Arial"/>
                <w:b/>
                <w:color w:val="auto"/>
                <w:sz w:val="16"/>
                <w:szCs w:val="16"/>
              </w:rPr>
            </w:pPr>
          </w:p>
          <w:p w14:paraId="4CC2559E" w14:textId="77777777" w:rsidR="006B0501" w:rsidRPr="00014E44" w:rsidRDefault="006B0501" w:rsidP="00DE1185">
            <w:pPr>
              <w:pStyle w:val="CellBodyCentered"/>
              <w:rPr>
                <w:rFonts w:ascii="Arial Narrow" w:hAnsi="Arial Narrow" w:cs="Arial"/>
                <w:b/>
                <w:color w:val="auto"/>
                <w:sz w:val="16"/>
                <w:szCs w:val="16"/>
              </w:rPr>
            </w:pPr>
          </w:p>
          <w:p w14:paraId="565B7B6B" w14:textId="77777777" w:rsidR="006B0501" w:rsidRPr="00014E44" w:rsidRDefault="006B0501" w:rsidP="00DE1185">
            <w:pPr>
              <w:pStyle w:val="CellBodyCentered"/>
              <w:rPr>
                <w:rFonts w:ascii="Arial Narrow" w:hAnsi="Arial Narrow" w:cs="Arial"/>
                <w:b/>
                <w:color w:val="auto"/>
                <w:sz w:val="16"/>
                <w:szCs w:val="16"/>
              </w:rPr>
            </w:pPr>
          </w:p>
          <w:p w14:paraId="0E9A9CBA" w14:textId="77777777" w:rsidR="006B0501" w:rsidRPr="00014E44" w:rsidRDefault="006B0501" w:rsidP="00DE1185">
            <w:pPr>
              <w:pStyle w:val="CellBodyCentered"/>
              <w:rPr>
                <w:rFonts w:ascii="Arial Narrow" w:hAnsi="Arial Narrow" w:cs="Arial"/>
                <w:b/>
                <w:color w:val="auto"/>
                <w:sz w:val="16"/>
                <w:szCs w:val="16"/>
              </w:rPr>
            </w:pPr>
          </w:p>
          <w:p w14:paraId="5C7B51C7" w14:textId="77777777" w:rsidR="006B0501" w:rsidRPr="00014E44" w:rsidRDefault="006B0501" w:rsidP="00DE1185">
            <w:pPr>
              <w:pStyle w:val="CellBodyCentered"/>
              <w:rPr>
                <w:rFonts w:ascii="Arial Narrow" w:hAnsi="Arial Narrow" w:cs="Arial"/>
                <w:b/>
                <w:color w:val="auto"/>
                <w:sz w:val="16"/>
                <w:szCs w:val="16"/>
              </w:rPr>
            </w:pPr>
          </w:p>
          <w:p w14:paraId="01FD20B4" w14:textId="77777777" w:rsidR="006B0501" w:rsidRPr="00014E44" w:rsidRDefault="006B0501" w:rsidP="00DE1185">
            <w:pPr>
              <w:pStyle w:val="CellBodyCentered"/>
              <w:rPr>
                <w:rFonts w:ascii="Arial Narrow" w:hAnsi="Arial Narrow" w:cs="Arial"/>
                <w:b/>
                <w:color w:val="auto"/>
                <w:sz w:val="16"/>
                <w:szCs w:val="16"/>
              </w:rPr>
            </w:pPr>
          </w:p>
          <w:p w14:paraId="66DC51F6" w14:textId="77777777" w:rsidR="006B0501" w:rsidRPr="00014E44" w:rsidRDefault="006B0501" w:rsidP="00DE1185">
            <w:pPr>
              <w:pStyle w:val="CellBodyCentered"/>
              <w:rPr>
                <w:rFonts w:ascii="Arial Narrow" w:hAnsi="Arial Narrow" w:cs="Arial"/>
                <w:b/>
                <w:color w:val="auto"/>
                <w:sz w:val="16"/>
                <w:szCs w:val="16"/>
              </w:rPr>
            </w:pPr>
          </w:p>
          <w:p w14:paraId="2D412988" w14:textId="77777777" w:rsidR="006B0501" w:rsidRPr="00014E44" w:rsidRDefault="006B0501" w:rsidP="00DE1185">
            <w:pPr>
              <w:pStyle w:val="CellBodyCentered"/>
              <w:rPr>
                <w:rFonts w:ascii="Arial Narrow" w:hAnsi="Arial Narrow" w:cs="Arial"/>
                <w:b/>
                <w:color w:val="auto"/>
                <w:sz w:val="16"/>
                <w:szCs w:val="16"/>
              </w:rPr>
            </w:pPr>
          </w:p>
          <w:p w14:paraId="37E304BF" w14:textId="77777777" w:rsidR="006B0501" w:rsidRPr="00014E44" w:rsidRDefault="006B0501" w:rsidP="00DE1185">
            <w:pPr>
              <w:pStyle w:val="CellBodyCentered"/>
              <w:rPr>
                <w:rFonts w:ascii="Arial Narrow" w:hAnsi="Arial Narrow" w:cs="Arial"/>
                <w:b/>
                <w:color w:val="auto"/>
                <w:sz w:val="16"/>
                <w:szCs w:val="16"/>
              </w:rPr>
            </w:pPr>
          </w:p>
          <w:p w14:paraId="1B39F206" w14:textId="77777777" w:rsidR="006B0501" w:rsidRPr="00014E44" w:rsidRDefault="006B0501" w:rsidP="00DE1185">
            <w:pPr>
              <w:pStyle w:val="CellBodyCentered"/>
              <w:rPr>
                <w:rFonts w:ascii="Arial Narrow" w:hAnsi="Arial Narrow" w:cs="Arial"/>
                <w:b/>
                <w:color w:val="auto"/>
                <w:sz w:val="16"/>
                <w:szCs w:val="16"/>
              </w:rPr>
            </w:pPr>
          </w:p>
          <w:p w14:paraId="19069378" w14:textId="77777777" w:rsidR="006B0501" w:rsidRPr="00014E44" w:rsidRDefault="006B0501" w:rsidP="00DE1185">
            <w:pPr>
              <w:pStyle w:val="CellBodyCentered"/>
              <w:rPr>
                <w:rFonts w:ascii="Arial Narrow" w:hAnsi="Arial Narrow" w:cs="Arial"/>
                <w:b/>
                <w:color w:val="auto"/>
                <w:sz w:val="16"/>
                <w:szCs w:val="16"/>
              </w:rPr>
            </w:pPr>
          </w:p>
          <w:p w14:paraId="2C541A6B" w14:textId="77777777" w:rsidR="006B0501" w:rsidRPr="00014E44" w:rsidRDefault="006B0501" w:rsidP="00DE1185">
            <w:pPr>
              <w:pStyle w:val="CellBodyCentered"/>
              <w:rPr>
                <w:rFonts w:ascii="Arial Narrow" w:hAnsi="Arial Narrow" w:cs="Arial"/>
                <w:b/>
                <w:color w:val="auto"/>
                <w:sz w:val="16"/>
                <w:szCs w:val="16"/>
              </w:rPr>
            </w:pPr>
          </w:p>
          <w:p w14:paraId="31863AB6" w14:textId="77777777" w:rsidR="006B0501" w:rsidRPr="00014E44" w:rsidRDefault="006B0501" w:rsidP="00DE1185">
            <w:pPr>
              <w:pStyle w:val="CellBodyCentered"/>
              <w:rPr>
                <w:rFonts w:ascii="Arial Narrow" w:hAnsi="Arial Narrow" w:cs="Arial"/>
                <w:b/>
                <w:color w:val="auto"/>
                <w:sz w:val="16"/>
                <w:szCs w:val="16"/>
              </w:rPr>
            </w:pPr>
          </w:p>
          <w:p w14:paraId="058728AB" w14:textId="77777777" w:rsidR="006B0501" w:rsidRPr="00014E44" w:rsidRDefault="006B0501" w:rsidP="00DE1185">
            <w:pPr>
              <w:pStyle w:val="CellBodyCentered"/>
              <w:rPr>
                <w:rFonts w:ascii="Arial Narrow" w:hAnsi="Arial Narrow" w:cs="Arial"/>
                <w:b/>
                <w:color w:val="auto"/>
                <w:sz w:val="16"/>
                <w:szCs w:val="16"/>
              </w:rPr>
            </w:pPr>
          </w:p>
          <w:p w14:paraId="2D2FE5B7" w14:textId="77777777" w:rsidR="006B0501" w:rsidRPr="00014E44" w:rsidRDefault="006B0501" w:rsidP="00DE1185">
            <w:pPr>
              <w:pStyle w:val="CellBodyCentered"/>
              <w:rPr>
                <w:rFonts w:ascii="Arial Narrow" w:hAnsi="Arial Narrow" w:cs="Arial"/>
                <w:b/>
                <w:color w:val="auto"/>
                <w:sz w:val="16"/>
                <w:szCs w:val="16"/>
              </w:rPr>
            </w:pPr>
          </w:p>
          <w:p w14:paraId="218C5CCC" w14:textId="77777777" w:rsidR="006B0501" w:rsidRPr="00014E44" w:rsidRDefault="006B0501" w:rsidP="00DE1185">
            <w:pPr>
              <w:pStyle w:val="CellBodyCentered"/>
              <w:rPr>
                <w:rFonts w:ascii="Arial Narrow" w:hAnsi="Arial Narrow" w:cs="Arial"/>
                <w:b/>
                <w:color w:val="auto"/>
                <w:sz w:val="16"/>
                <w:szCs w:val="16"/>
              </w:rPr>
            </w:pPr>
          </w:p>
          <w:p w14:paraId="20D0C43F" w14:textId="77777777" w:rsidR="006B0501" w:rsidRPr="00014E44" w:rsidRDefault="006B0501" w:rsidP="00DE1185">
            <w:pPr>
              <w:pStyle w:val="CellBodyCentered"/>
              <w:rPr>
                <w:rFonts w:ascii="Arial Narrow" w:hAnsi="Arial Narrow" w:cs="Arial"/>
                <w:b/>
                <w:color w:val="auto"/>
                <w:sz w:val="16"/>
                <w:szCs w:val="16"/>
              </w:rPr>
            </w:pPr>
          </w:p>
          <w:p w14:paraId="040558F7" w14:textId="77777777" w:rsidR="006B0501" w:rsidRPr="00014E44" w:rsidRDefault="006B0501" w:rsidP="00DE1185">
            <w:pPr>
              <w:pStyle w:val="CellBodyCentered"/>
              <w:rPr>
                <w:rFonts w:ascii="Arial Narrow" w:hAnsi="Arial Narrow" w:cs="Arial"/>
                <w:b/>
                <w:color w:val="auto"/>
                <w:sz w:val="16"/>
                <w:szCs w:val="16"/>
              </w:rPr>
            </w:pPr>
          </w:p>
          <w:p w14:paraId="5C32B86C" w14:textId="77777777" w:rsidR="006B0501" w:rsidRPr="00014E44" w:rsidRDefault="006B0501" w:rsidP="00DE1185">
            <w:pPr>
              <w:pStyle w:val="CellBodyCentered"/>
              <w:rPr>
                <w:rFonts w:ascii="Arial Narrow" w:hAnsi="Arial Narrow" w:cs="Arial"/>
                <w:b/>
                <w:color w:val="auto"/>
                <w:sz w:val="16"/>
                <w:szCs w:val="16"/>
              </w:rPr>
            </w:pPr>
          </w:p>
          <w:p w14:paraId="20D9E605" w14:textId="77777777" w:rsidR="006B0501" w:rsidRPr="00014E44" w:rsidRDefault="006B0501" w:rsidP="00DE1185">
            <w:pPr>
              <w:pStyle w:val="CellBodyCentered"/>
              <w:rPr>
                <w:rFonts w:ascii="Arial Narrow" w:hAnsi="Arial Narrow" w:cs="Arial"/>
                <w:b/>
                <w:color w:val="auto"/>
                <w:sz w:val="16"/>
                <w:szCs w:val="16"/>
              </w:rPr>
            </w:pPr>
          </w:p>
          <w:p w14:paraId="625A1F09" w14:textId="77777777" w:rsidR="006B0501" w:rsidRPr="00014E44" w:rsidRDefault="006B0501" w:rsidP="00DE1185">
            <w:pPr>
              <w:pStyle w:val="CellBodyCentered"/>
              <w:rPr>
                <w:rFonts w:ascii="Arial Narrow" w:hAnsi="Arial Narrow" w:cs="Arial"/>
                <w:b/>
                <w:color w:val="auto"/>
                <w:sz w:val="16"/>
                <w:szCs w:val="16"/>
              </w:rPr>
            </w:pPr>
          </w:p>
          <w:p w14:paraId="36659894" w14:textId="77777777" w:rsidR="006B0501" w:rsidRPr="00014E44" w:rsidRDefault="006B0501" w:rsidP="00DE1185">
            <w:pPr>
              <w:pStyle w:val="CellBodyCentered"/>
              <w:rPr>
                <w:rFonts w:ascii="Arial Narrow" w:hAnsi="Arial Narrow" w:cs="Arial"/>
                <w:b/>
                <w:color w:val="auto"/>
                <w:sz w:val="16"/>
                <w:szCs w:val="16"/>
              </w:rPr>
            </w:pPr>
          </w:p>
          <w:p w14:paraId="729B265A" w14:textId="77777777" w:rsidR="006B0501" w:rsidRPr="00014E44" w:rsidRDefault="006B0501" w:rsidP="00DE1185">
            <w:pPr>
              <w:pStyle w:val="CellBodyCentered"/>
              <w:rPr>
                <w:rFonts w:ascii="Arial Narrow" w:hAnsi="Arial Narrow" w:cs="Arial"/>
                <w:b/>
                <w:color w:val="auto"/>
                <w:sz w:val="16"/>
                <w:szCs w:val="16"/>
              </w:rPr>
            </w:pPr>
          </w:p>
          <w:p w14:paraId="451B3A90" w14:textId="77777777" w:rsidR="006B0501" w:rsidRPr="00014E44" w:rsidRDefault="006B0501" w:rsidP="00DE1185">
            <w:pPr>
              <w:pStyle w:val="CellBodyCentered"/>
              <w:rPr>
                <w:rFonts w:ascii="Arial Narrow" w:hAnsi="Arial Narrow" w:cs="Arial"/>
                <w:b/>
                <w:color w:val="auto"/>
                <w:sz w:val="16"/>
                <w:szCs w:val="16"/>
              </w:rPr>
            </w:pPr>
          </w:p>
          <w:p w14:paraId="40A2877F" w14:textId="77777777" w:rsidR="006B0501" w:rsidRPr="00014E44" w:rsidRDefault="006B0501" w:rsidP="00DE1185">
            <w:pPr>
              <w:pStyle w:val="CellBodyCentered"/>
              <w:rPr>
                <w:rFonts w:ascii="Arial Narrow" w:hAnsi="Arial Narrow" w:cs="Arial"/>
                <w:b/>
                <w:color w:val="auto"/>
                <w:sz w:val="16"/>
                <w:szCs w:val="16"/>
              </w:rPr>
            </w:pPr>
          </w:p>
          <w:p w14:paraId="3634DD2B" w14:textId="77777777" w:rsidR="006B0501" w:rsidRPr="00014E44" w:rsidRDefault="006B0501" w:rsidP="00DE1185">
            <w:pPr>
              <w:pStyle w:val="CellBodyCentered"/>
              <w:rPr>
                <w:rFonts w:ascii="Arial Narrow" w:hAnsi="Arial Narrow" w:cs="Arial"/>
                <w:b/>
                <w:color w:val="auto"/>
                <w:sz w:val="16"/>
                <w:szCs w:val="16"/>
              </w:rPr>
            </w:pPr>
          </w:p>
          <w:p w14:paraId="25157FC8" w14:textId="77777777" w:rsidR="006B0501" w:rsidRPr="00014E44" w:rsidRDefault="006B0501" w:rsidP="00DE1185">
            <w:pPr>
              <w:pStyle w:val="CellBodyCentered"/>
              <w:rPr>
                <w:rFonts w:ascii="Arial Narrow" w:hAnsi="Arial Narrow" w:cs="Arial"/>
                <w:b/>
                <w:color w:val="auto"/>
                <w:sz w:val="16"/>
                <w:szCs w:val="16"/>
              </w:rPr>
            </w:pPr>
          </w:p>
          <w:p w14:paraId="44D3E83C" w14:textId="77777777" w:rsidR="006B0501" w:rsidRPr="00014E44" w:rsidRDefault="006B0501" w:rsidP="00DE1185">
            <w:pPr>
              <w:pStyle w:val="CellBodyCentered"/>
              <w:rPr>
                <w:rFonts w:ascii="Arial Narrow" w:hAnsi="Arial Narrow" w:cs="Arial"/>
                <w:b/>
                <w:color w:val="auto"/>
                <w:sz w:val="16"/>
                <w:szCs w:val="16"/>
              </w:rPr>
            </w:pPr>
          </w:p>
          <w:p w14:paraId="48CDE0C1" w14:textId="77777777" w:rsidR="00362A42" w:rsidRPr="00014E44" w:rsidRDefault="00362A42" w:rsidP="00DE1185">
            <w:pPr>
              <w:pStyle w:val="CellBodyCentered"/>
              <w:rPr>
                <w:rFonts w:ascii="Arial Narrow" w:hAnsi="Arial Narrow" w:cs="Arial"/>
                <w:b/>
                <w:color w:val="auto"/>
                <w:sz w:val="16"/>
                <w:szCs w:val="16"/>
              </w:rPr>
            </w:pPr>
          </w:p>
        </w:tc>
        <w:tc>
          <w:tcPr>
            <w:tcW w:w="450" w:type="dxa"/>
            <w:tcBorders>
              <w:top w:val="single" w:sz="6" w:space="0" w:color="auto"/>
              <w:left w:val="single" w:sz="6" w:space="0" w:color="auto"/>
              <w:bottom w:val="single" w:sz="6" w:space="0" w:color="auto"/>
              <w:right w:val="single" w:sz="6" w:space="0" w:color="auto"/>
            </w:tcBorders>
          </w:tcPr>
          <w:p w14:paraId="1D343577" w14:textId="77777777" w:rsidR="006B0501" w:rsidRPr="00014E44" w:rsidRDefault="006B0501" w:rsidP="00DE1185">
            <w:pPr>
              <w:pStyle w:val="CellBodyCentered"/>
              <w:rPr>
                <w:rFonts w:ascii="Arial Narrow" w:hAnsi="Arial Narrow" w:cs="Arial"/>
                <w:color w:val="auto"/>
                <w:sz w:val="16"/>
                <w:szCs w:val="16"/>
                <w:lang w:val="en-GB"/>
              </w:rPr>
            </w:pPr>
          </w:p>
          <w:p w14:paraId="76F3D88A"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p w14:paraId="03C71CD3" w14:textId="77777777" w:rsidR="006B0501" w:rsidRPr="00014E44" w:rsidRDefault="006B0501" w:rsidP="00DE1185">
            <w:pPr>
              <w:pStyle w:val="CellBodyCentered"/>
              <w:rPr>
                <w:rFonts w:ascii="Arial Narrow" w:hAnsi="Arial Narrow" w:cs="Arial"/>
                <w:color w:val="auto"/>
                <w:sz w:val="16"/>
                <w:szCs w:val="16"/>
                <w:lang w:val="ru-RU"/>
              </w:rPr>
            </w:pPr>
          </w:p>
          <w:p w14:paraId="08A97358" w14:textId="77777777" w:rsidR="006B0501" w:rsidRPr="00014E44" w:rsidRDefault="006B0501" w:rsidP="00DE1185">
            <w:pPr>
              <w:pStyle w:val="CellBodyCentered"/>
              <w:rPr>
                <w:rFonts w:ascii="Arial Narrow" w:hAnsi="Arial Narrow" w:cs="Arial"/>
                <w:color w:val="auto"/>
                <w:sz w:val="16"/>
                <w:szCs w:val="16"/>
                <w:lang w:val="ru-RU"/>
              </w:rPr>
            </w:pPr>
          </w:p>
          <w:p w14:paraId="67BA9C48" w14:textId="77777777" w:rsidR="006B0501" w:rsidRPr="00014E44" w:rsidRDefault="006B0501" w:rsidP="00DE1185">
            <w:pPr>
              <w:pStyle w:val="CellBodyCentered"/>
              <w:rPr>
                <w:rFonts w:ascii="Arial Narrow" w:hAnsi="Arial Narrow" w:cs="Arial"/>
                <w:color w:val="auto"/>
                <w:sz w:val="16"/>
                <w:szCs w:val="16"/>
                <w:lang w:val="ru-RU"/>
              </w:rPr>
            </w:pPr>
          </w:p>
          <w:p w14:paraId="7D0A6186" w14:textId="77777777" w:rsidR="006B0501" w:rsidRPr="00014E44" w:rsidRDefault="006B0501" w:rsidP="00DE1185">
            <w:pPr>
              <w:pStyle w:val="CellBodyCentered"/>
              <w:rPr>
                <w:rFonts w:ascii="Arial Narrow" w:hAnsi="Arial Narrow" w:cs="Arial"/>
                <w:color w:val="auto"/>
                <w:sz w:val="16"/>
                <w:szCs w:val="16"/>
                <w:lang w:val="ru-RU"/>
              </w:rPr>
            </w:pPr>
          </w:p>
          <w:p w14:paraId="124C5D0D" w14:textId="77777777" w:rsidR="006B0501" w:rsidRPr="00014E44" w:rsidRDefault="006B0501" w:rsidP="00DE1185">
            <w:pPr>
              <w:pStyle w:val="CellBodyCentered"/>
              <w:rPr>
                <w:rFonts w:ascii="Arial Narrow" w:hAnsi="Arial Narrow" w:cs="Arial"/>
                <w:color w:val="auto"/>
                <w:sz w:val="16"/>
                <w:szCs w:val="16"/>
                <w:lang w:val="ru-RU"/>
              </w:rPr>
            </w:pPr>
          </w:p>
          <w:p w14:paraId="169A6982" w14:textId="77777777" w:rsidR="006B0501" w:rsidRPr="00014E44" w:rsidRDefault="006B0501" w:rsidP="00DE1185">
            <w:pPr>
              <w:pStyle w:val="CellBodyCentered"/>
              <w:rPr>
                <w:rFonts w:ascii="Arial Narrow" w:hAnsi="Arial Narrow" w:cs="Arial"/>
                <w:color w:val="auto"/>
                <w:sz w:val="16"/>
                <w:szCs w:val="16"/>
                <w:lang w:val="ru-RU"/>
              </w:rPr>
            </w:pPr>
          </w:p>
          <w:p w14:paraId="3CCE5307" w14:textId="77777777" w:rsidR="006B0501" w:rsidRPr="00014E44" w:rsidRDefault="006B0501" w:rsidP="00DE1185">
            <w:pPr>
              <w:pStyle w:val="CellBodyCentered"/>
              <w:rPr>
                <w:rFonts w:ascii="Arial Narrow" w:hAnsi="Arial Narrow" w:cs="Arial"/>
                <w:color w:val="auto"/>
                <w:sz w:val="16"/>
                <w:szCs w:val="16"/>
                <w:lang w:val="ru-RU"/>
              </w:rPr>
            </w:pPr>
          </w:p>
          <w:p w14:paraId="5254133A" w14:textId="77777777" w:rsidR="006B0501" w:rsidRPr="00014E44" w:rsidRDefault="006B0501" w:rsidP="00DE1185">
            <w:pPr>
              <w:pStyle w:val="CellBodyCentered"/>
              <w:rPr>
                <w:rFonts w:ascii="Arial Narrow" w:hAnsi="Arial Narrow" w:cs="Arial"/>
                <w:color w:val="auto"/>
                <w:sz w:val="16"/>
                <w:szCs w:val="16"/>
                <w:lang w:val="ru-RU"/>
              </w:rPr>
            </w:pPr>
          </w:p>
          <w:p w14:paraId="7E72702F" w14:textId="77777777" w:rsidR="006B0501" w:rsidRPr="00014E44" w:rsidRDefault="006B0501" w:rsidP="00DE1185">
            <w:pPr>
              <w:pStyle w:val="CellBodyCentered"/>
              <w:rPr>
                <w:rFonts w:ascii="Arial Narrow" w:hAnsi="Arial Narrow" w:cs="Arial"/>
                <w:color w:val="auto"/>
                <w:sz w:val="16"/>
                <w:szCs w:val="16"/>
                <w:lang w:val="ru-RU"/>
              </w:rPr>
            </w:pPr>
          </w:p>
          <w:p w14:paraId="0746AC4B" w14:textId="77777777" w:rsidR="006B0501" w:rsidRPr="00014E44" w:rsidRDefault="006B0501" w:rsidP="00DE1185">
            <w:pPr>
              <w:pStyle w:val="CellBodyCentered"/>
              <w:rPr>
                <w:rFonts w:ascii="Arial Narrow" w:hAnsi="Arial Narrow" w:cs="Arial"/>
                <w:color w:val="auto"/>
                <w:sz w:val="16"/>
                <w:szCs w:val="16"/>
                <w:lang w:val="ru-RU"/>
              </w:rPr>
            </w:pPr>
          </w:p>
          <w:p w14:paraId="3D4C7E68" w14:textId="77777777" w:rsidR="006B0501" w:rsidRPr="00014E44" w:rsidRDefault="006B0501" w:rsidP="00DE1185">
            <w:pPr>
              <w:pStyle w:val="CellBodyCentered"/>
              <w:rPr>
                <w:rFonts w:ascii="Arial Narrow" w:hAnsi="Arial Narrow" w:cs="Arial"/>
                <w:color w:val="auto"/>
                <w:sz w:val="16"/>
                <w:szCs w:val="16"/>
                <w:lang w:val="ru-RU"/>
              </w:rPr>
            </w:pPr>
          </w:p>
          <w:p w14:paraId="3A9A285C" w14:textId="77777777" w:rsidR="006B0501" w:rsidRPr="00014E44" w:rsidRDefault="006B0501" w:rsidP="00DE1185">
            <w:pPr>
              <w:pStyle w:val="CellBodyCentered"/>
              <w:rPr>
                <w:rFonts w:ascii="Arial Narrow" w:hAnsi="Arial Narrow" w:cs="Arial"/>
                <w:color w:val="auto"/>
                <w:sz w:val="16"/>
                <w:szCs w:val="16"/>
                <w:lang w:val="ru-RU"/>
              </w:rPr>
            </w:pPr>
          </w:p>
          <w:p w14:paraId="470B1D53" w14:textId="77777777" w:rsidR="006B0501" w:rsidRPr="00014E44" w:rsidRDefault="006B0501" w:rsidP="00DE1185">
            <w:pPr>
              <w:pStyle w:val="CellBodyCentered"/>
              <w:rPr>
                <w:rFonts w:ascii="Arial Narrow" w:hAnsi="Arial Narrow" w:cs="Arial"/>
                <w:color w:val="auto"/>
                <w:sz w:val="16"/>
                <w:szCs w:val="16"/>
                <w:lang w:val="ru-RU"/>
              </w:rPr>
            </w:pPr>
          </w:p>
          <w:p w14:paraId="1070D312" w14:textId="77777777" w:rsidR="006B0501" w:rsidRPr="00014E44" w:rsidRDefault="006B0501" w:rsidP="00DE1185">
            <w:pPr>
              <w:pStyle w:val="CellBodyCentered"/>
              <w:rPr>
                <w:rFonts w:ascii="Arial Narrow" w:hAnsi="Arial Narrow" w:cs="Arial"/>
                <w:color w:val="auto"/>
                <w:sz w:val="16"/>
                <w:szCs w:val="16"/>
                <w:lang w:val="ru-RU"/>
              </w:rPr>
            </w:pPr>
          </w:p>
          <w:p w14:paraId="616231F7" w14:textId="77777777" w:rsidR="006B0501" w:rsidRPr="00014E44" w:rsidRDefault="006B0501" w:rsidP="00DE1185">
            <w:pPr>
              <w:pStyle w:val="CellBodyCentered"/>
              <w:rPr>
                <w:rFonts w:ascii="Arial Narrow" w:hAnsi="Arial Narrow" w:cs="Arial"/>
                <w:color w:val="auto"/>
                <w:sz w:val="16"/>
                <w:szCs w:val="16"/>
                <w:lang w:val="ru-RU"/>
              </w:rPr>
            </w:pPr>
          </w:p>
          <w:p w14:paraId="0F23B477" w14:textId="77777777" w:rsidR="006B0501" w:rsidRPr="00014E44" w:rsidRDefault="006B0501" w:rsidP="00DE1185">
            <w:pPr>
              <w:pStyle w:val="CellBodyCentered"/>
              <w:rPr>
                <w:rFonts w:ascii="Arial Narrow" w:hAnsi="Arial Narrow" w:cs="Arial"/>
                <w:color w:val="auto"/>
                <w:sz w:val="16"/>
                <w:szCs w:val="16"/>
                <w:lang w:val="ru-RU"/>
              </w:rPr>
            </w:pPr>
          </w:p>
          <w:p w14:paraId="67CEE3A3" w14:textId="77777777" w:rsidR="006B0501" w:rsidRPr="00014E44" w:rsidRDefault="006B0501" w:rsidP="00DE1185">
            <w:pPr>
              <w:pStyle w:val="CellBodyCentered"/>
              <w:rPr>
                <w:rFonts w:ascii="Arial Narrow" w:hAnsi="Arial Narrow" w:cs="Arial"/>
                <w:color w:val="auto"/>
                <w:sz w:val="16"/>
                <w:szCs w:val="16"/>
                <w:lang w:val="ru-RU"/>
              </w:rPr>
            </w:pPr>
          </w:p>
          <w:p w14:paraId="06FFDD14" w14:textId="77777777" w:rsidR="006B0501" w:rsidRPr="00014E44" w:rsidRDefault="006B0501" w:rsidP="00DE1185">
            <w:pPr>
              <w:pStyle w:val="CellBodyCentered"/>
              <w:rPr>
                <w:rFonts w:ascii="Arial Narrow" w:hAnsi="Arial Narrow" w:cs="Arial"/>
                <w:color w:val="auto"/>
                <w:sz w:val="16"/>
                <w:szCs w:val="16"/>
                <w:lang w:val="ru-RU"/>
              </w:rPr>
            </w:pPr>
          </w:p>
          <w:p w14:paraId="20D0FB38" w14:textId="77777777" w:rsidR="006B0501" w:rsidRPr="00014E44" w:rsidRDefault="006B0501" w:rsidP="00DE1185">
            <w:pPr>
              <w:pStyle w:val="CellBodyCentered"/>
              <w:rPr>
                <w:rFonts w:ascii="Arial Narrow" w:hAnsi="Arial Narrow" w:cs="Arial"/>
                <w:color w:val="auto"/>
                <w:sz w:val="16"/>
                <w:szCs w:val="16"/>
                <w:lang w:val="ru-RU"/>
              </w:rPr>
            </w:pPr>
          </w:p>
          <w:p w14:paraId="0C425A9B" w14:textId="77777777" w:rsidR="006B0501" w:rsidRPr="00014E44" w:rsidRDefault="006B0501" w:rsidP="00DE1185">
            <w:pPr>
              <w:pStyle w:val="CellBodyCentered"/>
              <w:rPr>
                <w:rFonts w:ascii="Arial Narrow" w:hAnsi="Arial Narrow" w:cs="Arial"/>
                <w:color w:val="auto"/>
                <w:sz w:val="16"/>
                <w:szCs w:val="16"/>
                <w:lang w:val="ru-RU"/>
              </w:rPr>
            </w:pPr>
          </w:p>
          <w:p w14:paraId="689A95D1" w14:textId="77777777" w:rsidR="006B0501" w:rsidRPr="00014E44" w:rsidRDefault="006B0501" w:rsidP="00DE1185">
            <w:pPr>
              <w:pStyle w:val="CellBodyCentered"/>
              <w:rPr>
                <w:rFonts w:ascii="Arial Narrow" w:hAnsi="Arial Narrow" w:cs="Arial"/>
                <w:color w:val="auto"/>
                <w:sz w:val="16"/>
                <w:szCs w:val="16"/>
                <w:lang w:val="ru-RU"/>
              </w:rPr>
            </w:pPr>
          </w:p>
          <w:p w14:paraId="0D7264E5" w14:textId="77777777" w:rsidR="006B0501" w:rsidRPr="00014E44" w:rsidRDefault="006B0501" w:rsidP="00DE1185">
            <w:pPr>
              <w:pStyle w:val="CellBodyCentered"/>
              <w:rPr>
                <w:rFonts w:ascii="Arial Narrow" w:hAnsi="Arial Narrow" w:cs="Arial"/>
                <w:color w:val="auto"/>
                <w:sz w:val="16"/>
                <w:szCs w:val="16"/>
                <w:lang w:val="ru-RU"/>
              </w:rPr>
            </w:pPr>
          </w:p>
          <w:p w14:paraId="7895633B" w14:textId="77777777" w:rsidR="006B0501" w:rsidRPr="00014E44" w:rsidRDefault="006B0501" w:rsidP="00DE1185">
            <w:pPr>
              <w:pStyle w:val="CellBodyCentered"/>
              <w:rPr>
                <w:rFonts w:ascii="Arial Narrow" w:hAnsi="Arial Narrow" w:cs="Arial"/>
                <w:color w:val="auto"/>
                <w:sz w:val="16"/>
                <w:szCs w:val="16"/>
                <w:lang w:val="ru-RU"/>
              </w:rPr>
            </w:pPr>
          </w:p>
          <w:p w14:paraId="160CB790" w14:textId="77777777" w:rsidR="006B0501" w:rsidRPr="00014E44" w:rsidRDefault="006B0501" w:rsidP="00DE1185">
            <w:pPr>
              <w:pStyle w:val="CellBodyCentered"/>
              <w:rPr>
                <w:rFonts w:ascii="Arial Narrow" w:hAnsi="Arial Narrow" w:cs="Arial"/>
                <w:color w:val="auto"/>
                <w:sz w:val="16"/>
                <w:szCs w:val="16"/>
                <w:lang w:val="ru-RU"/>
              </w:rPr>
            </w:pPr>
          </w:p>
          <w:p w14:paraId="00EABCCC" w14:textId="77777777" w:rsidR="006B0501" w:rsidRPr="00014E44" w:rsidRDefault="006B0501" w:rsidP="00DE1185">
            <w:pPr>
              <w:pStyle w:val="CellBodyCentered"/>
              <w:rPr>
                <w:rFonts w:ascii="Arial Narrow" w:hAnsi="Arial Narrow" w:cs="Arial"/>
                <w:color w:val="auto"/>
                <w:sz w:val="16"/>
                <w:szCs w:val="16"/>
                <w:lang w:val="ru-RU"/>
              </w:rPr>
            </w:pPr>
          </w:p>
          <w:p w14:paraId="48599B67" w14:textId="77777777" w:rsidR="006B0501" w:rsidRPr="00014E44" w:rsidRDefault="006B0501" w:rsidP="00DE1185">
            <w:pPr>
              <w:pStyle w:val="CellBodyCentered"/>
              <w:rPr>
                <w:rFonts w:ascii="Arial Narrow" w:hAnsi="Arial Narrow" w:cs="Arial"/>
                <w:color w:val="auto"/>
                <w:sz w:val="16"/>
                <w:szCs w:val="16"/>
                <w:lang w:val="ru-RU"/>
              </w:rPr>
            </w:pPr>
          </w:p>
          <w:p w14:paraId="30AB883A" w14:textId="77777777" w:rsidR="006B0501" w:rsidRPr="00014E44" w:rsidRDefault="006B0501" w:rsidP="00DE1185">
            <w:pPr>
              <w:pStyle w:val="CellBodyCentered"/>
              <w:rPr>
                <w:rFonts w:ascii="Arial Narrow" w:hAnsi="Arial Narrow" w:cs="Arial"/>
                <w:color w:val="auto"/>
                <w:sz w:val="16"/>
                <w:szCs w:val="16"/>
                <w:lang w:val="ru-RU"/>
              </w:rPr>
            </w:pPr>
          </w:p>
          <w:p w14:paraId="3F95D4CA" w14:textId="77777777" w:rsidR="006B0501" w:rsidRPr="00014E44" w:rsidRDefault="006B0501" w:rsidP="00DE1185">
            <w:pPr>
              <w:pStyle w:val="CellBodyCentered"/>
              <w:rPr>
                <w:rFonts w:ascii="Arial Narrow" w:hAnsi="Arial Narrow" w:cs="Arial"/>
                <w:color w:val="auto"/>
                <w:sz w:val="16"/>
                <w:szCs w:val="16"/>
                <w:lang w:val="ru-RU"/>
              </w:rPr>
            </w:pPr>
          </w:p>
          <w:p w14:paraId="72111A4D" w14:textId="77777777" w:rsidR="006B0501" w:rsidRPr="00014E44" w:rsidRDefault="006B0501" w:rsidP="00DE1185">
            <w:pPr>
              <w:pStyle w:val="CellBodyCentered"/>
              <w:rPr>
                <w:rFonts w:ascii="Arial Narrow" w:hAnsi="Arial Narrow" w:cs="Arial"/>
                <w:color w:val="auto"/>
                <w:sz w:val="16"/>
                <w:szCs w:val="16"/>
                <w:lang w:val="ru-RU"/>
              </w:rPr>
            </w:pPr>
          </w:p>
          <w:p w14:paraId="152B02C6" w14:textId="77777777" w:rsidR="006B0501" w:rsidRPr="00014E44" w:rsidRDefault="006B0501" w:rsidP="00DE1185">
            <w:pPr>
              <w:pStyle w:val="CellBodyCentered"/>
              <w:rPr>
                <w:rFonts w:ascii="Arial Narrow" w:hAnsi="Arial Narrow" w:cs="Arial"/>
                <w:color w:val="auto"/>
                <w:sz w:val="16"/>
                <w:szCs w:val="16"/>
                <w:lang w:val="ru-RU"/>
              </w:rPr>
            </w:pPr>
          </w:p>
          <w:p w14:paraId="2E1610B7" w14:textId="77777777" w:rsidR="006B0501" w:rsidRPr="00014E44" w:rsidRDefault="006B0501" w:rsidP="00DE1185">
            <w:pPr>
              <w:pStyle w:val="CellBodyCentered"/>
              <w:rPr>
                <w:rFonts w:ascii="Arial Narrow" w:hAnsi="Arial Narrow" w:cs="Arial"/>
                <w:color w:val="auto"/>
                <w:sz w:val="16"/>
                <w:szCs w:val="16"/>
                <w:lang w:val="ru-RU"/>
              </w:rPr>
            </w:pPr>
          </w:p>
          <w:p w14:paraId="1F8C0B75" w14:textId="77777777" w:rsidR="006B0501" w:rsidRPr="00014E44" w:rsidRDefault="006B0501" w:rsidP="00DE1185">
            <w:pPr>
              <w:pStyle w:val="CellBodyCentered"/>
              <w:rPr>
                <w:rFonts w:ascii="Arial Narrow" w:hAnsi="Arial Narrow" w:cs="Arial"/>
                <w:color w:val="auto"/>
                <w:sz w:val="16"/>
                <w:szCs w:val="16"/>
                <w:lang w:val="ru-RU"/>
              </w:rPr>
            </w:pPr>
          </w:p>
          <w:p w14:paraId="5AA04C36" w14:textId="77777777" w:rsidR="006B0501" w:rsidRPr="00014E44" w:rsidRDefault="006B0501" w:rsidP="00DE1185">
            <w:pPr>
              <w:pStyle w:val="CellBodyCentered"/>
              <w:rPr>
                <w:rFonts w:ascii="Arial Narrow" w:hAnsi="Arial Narrow" w:cs="Arial"/>
                <w:color w:val="auto"/>
                <w:sz w:val="16"/>
                <w:szCs w:val="16"/>
                <w:lang w:val="ru-RU"/>
              </w:rPr>
            </w:pPr>
          </w:p>
          <w:p w14:paraId="5298A31C" w14:textId="77777777" w:rsidR="006B0501" w:rsidRPr="00014E44" w:rsidRDefault="006B0501" w:rsidP="00DE1185">
            <w:pPr>
              <w:pStyle w:val="CellBodyCentered"/>
              <w:rPr>
                <w:rFonts w:ascii="Arial Narrow" w:hAnsi="Arial Narrow" w:cs="Arial"/>
                <w:color w:val="auto"/>
                <w:sz w:val="16"/>
                <w:szCs w:val="16"/>
                <w:lang w:val="ru-RU"/>
              </w:rPr>
            </w:pPr>
          </w:p>
          <w:p w14:paraId="44B64DCD" w14:textId="77777777" w:rsidR="006B0501" w:rsidRPr="00014E44" w:rsidRDefault="006B0501" w:rsidP="00DE1185">
            <w:pPr>
              <w:pStyle w:val="CellBodyCentered"/>
              <w:rPr>
                <w:rFonts w:ascii="Arial Narrow" w:hAnsi="Arial Narrow" w:cs="Arial"/>
                <w:color w:val="auto"/>
                <w:sz w:val="16"/>
                <w:szCs w:val="16"/>
                <w:lang w:val="ru-RU"/>
              </w:rPr>
            </w:pPr>
          </w:p>
          <w:p w14:paraId="20D38924" w14:textId="77777777" w:rsidR="006B0501" w:rsidRPr="00014E44" w:rsidRDefault="006B0501" w:rsidP="00DE1185">
            <w:pPr>
              <w:pStyle w:val="CellBodyCentered"/>
              <w:rPr>
                <w:rFonts w:ascii="Arial Narrow" w:hAnsi="Arial Narrow" w:cs="Arial"/>
                <w:color w:val="auto"/>
                <w:sz w:val="16"/>
                <w:szCs w:val="16"/>
                <w:lang w:val="ru-RU"/>
              </w:rPr>
            </w:pPr>
          </w:p>
          <w:p w14:paraId="6E40F17B" w14:textId="77777777" w:rsidR="006B0501" w:rsidRPr="00014E44" w:rsidRDefault="006B0501" w:rsidP="00DE1185">
            <w:pPr>
              <w:pStyle w:val="CellBodyCentered"/>
              <w:rPr>
                <w:rFonts w:ascii="Arial Narrow" w:hAnsi="Arial Narrow" w:cs="Arial"/>
                <w:color w:val="auto"/>
                <w:sz w:val="16"/>
                <w:szCs w:val="16"/>
                <w:lang w:val="ru-RU"/>
              </w:rPr>
            </w:pPr>
          </w:p>
          <w:p w14:paraId="4C7CFFDB" w14:textId="77777777" w:rsidR="006B0501" w:rsidRPr="00014E44" w:rsidRDefault="006B0501" w:rsidP="00DE1185">
            <w:pPr>
              <w:pStyle w:val="CellBodyCentered"/>
              <w:rPr>
                <w:rFonts w:ascii="Arial Narrow" w:hAnsi="Arial Narrow" w:cs="Arial"/>
                <w:color w:val="auto"/>
                <w:sz w:val="16"/>
                <w:szCs w:val="16"/>
                <w:lang w:val="ru-RU"/>
              </w:rPr>
            </w:pPr>
          </w:p>
          <w:p w14:paraId="72705E48" w14:textId="77777777" w:rsidR="006B0501" w:rsidRPr="00014E44" w:rsidRDefault="006B0501" w:rsidP="00DE1185">
            <w:pPr>
              <w:pStyle w:val="CellBodyCentered"/>
              <w:rPr>
                <w:rFonts w:ascii="Arial Narrow" w:hAnsi="Arial Narrow" w:cs="Arial"/>
                <w:color w:val="auto"/>
                <w:sz w:val="16"/>
                <w:szCs w:val="16"/>
                <w:lang w:val="ru-RU"/>
              </w:rPr>
            </w:pPr>
          </w:p>
          <w:p w14:paraId="5BDDD54F" w14:textId="77777777" w:rsidR="006B0501" w:rsidRPr="00014E44" w:rsidRDefault="006B0501" w:rsidP="00DE1185">
            <w:pPr>
              <w:pStyle w:val="CellBodyCentered"/>
              <w:rPr>
                <w:rFonts w:ascii="Arial Narrow" w:hAnsi="Arial Narrow" w:cs="Arial"/>
                <w:color w:val="auto"/>
                <w:sz w:val="16"/>
                <w:szCs w:val="16"/>
                <w:lang w:val="ru-RU"/>
              </w:rPr>
            </w:pPr>
          </w:p>
          <w:p w14:paraId="684D19EE" w14:textId="77777777" w:rsidR="006B0501" w:rsidRPr="00014E44" w:rsidRDefault="006B0501" w:rsidP="00DE1185">
            <w:pPr>
              <w:pStyle w:val="CellBodyCentered"/>
              <w:rPr>
                <w:rFonts w:ascii="Arial Narrow" w:hAnsi="Arial Narrow" w:cs="Arial"/>
                <w:color w:val="auto"/>
                <w:sz w:val="16"/>
                <w:szCs w:val="16"/>
                <w:lang w:val="ru-RU"/>
              </w:rPr>
            </w:pPr>
          </w:p>
          <w:p w14:paraId="70E89E51" w14:textId="77777777" w:rsidR="006B0501" w:rsidRPr="00014E44" w:rsidRDefault="006B0501" w:rsidP="00DE1185">
            <w:pPr>
              <w:pStyle w:val="CellBodyCentered"/>
              <w:rPr>
                <w:rFonts w:ascii="Arial Narrow" w:hAnsi="Arial Narrow" w:cs="Arial"/>
                <w:color w:val="auto"/>
                <w:sz w:val="16"/>
                <w:szCs w:val="16"/>
                <w:lang w:val="ru-RU"/>
              </w:rPr>
            </w:pPr>
          </w:p>
          <w:p w14:paraId="270E87FB" w14:textId="77777777" w:rsidR="006B0501" w:rsidRPr="00014E44" w:rsidRDefault="006B0501" w:rsidP="00DE1185">
            <w:pPr>
              <w:pStyle w:val="CellBodyCentered"/>
              <w:rPr>
                <w:rFonts w:ascii="Arial Narrow" w:hAnsi="Arial Narrow" w:cs="Arial"/>
                <w:color w:val="auto"/>
                <w:sz w:val="16"/>
                <w:szCs w:val="16"/>
                <w:lang w:val="ru-RU"/>
              </w:rPr>
            </w:pPr>
          </w:p>
          <w:p w14:paraId="73837A14" w14:textId="77777777" w:rsidR="006B0501" w:rsidRPr="00014E44" w:rsidRDefault="006B0501" w:rsidP="00DE1185">
            <w:pPr>
              <w:pStyle w:val="CellBodyCentered"/>
              <w:rPr>
                <w:rFonts w:ascii="Arial Narrow" w:hAnsi="Arial Narrow" w:cs="Arial"/>
                <w:color w:val="auto"/>
                <w:sz w:val="16"/>
                <w:szCs w:val="16"/>
                <w:lang w:val="ru-RU"/>
              </w:rPr>
            </w:pPr>
          </w:p>
          <w:p w14:paraId="15EF3F90" w14:textId="77777777" w:rsidR="006B0501" w:rsidRPr="00014E44" w:rsidRDefault="006B0501" w:rsidP="00DE1185">
            <w:pPr>
              <w:pStyle w:val="CellBodyCentered"/>
              <w:rPr>
                <w:rFonts w:ascii="Arial Narrow" w:hAnsi="Arial Narrow" w:cs="Arial"/>
                <w:color w:val="auto"/>
                <w:sz w:val="16"/>
                <w:szCs w:val="16"/>
                <w:lang w:val="ru-RU"/>
              </w:rPr>
            </w:pPr>
          </w:p>
          <w:p w14:paraId="1666392D" w14:textId="77777777" w:rsidR="006B0501" w:rsidRPr="00014E44" w:rsidRDefault="006B0501" w:rsidP="00DE1185">
            <w:pPr>
              <w:pStyle w:val="CellBodyCentered"/>
              <w:rPr>
                <w:rFonts w:ascii="Arial Narrow" w:hAnsi="Arial Narrow" w:cs="Arial"/>
                <w:color w:val="auto"/>
                <w:sz w:val="16"/>
                <w:szCs w:val="16"/>
                <w:lang w:val="ru-RU"/>
              </w:rPr>
            </w:pPr>
          </w:p>
          <w:p w14:paraId="6AAC4039" w14:textId="77777777" w:rsidR="006B0501" w:rsidRPr="00014E44" w:rsidRDefault="006B0501" w:rsidP="00DE1185">
            <w:pPr>
              <w:pStyle w:val="CellBodyCentered"/>
              <w:rPr>
                <w:rFonts w:ascii="Arial Narrow" w:hAnsi="Arial Narrow" w:cs="Arial"/>
                <w:color w:val="auto"/>
                <w:sz w:val="16"/>
                <w:szCs w:val="16"/>
                <w:lang w:val="ru-RU"/>
              </w:rPr>
            </w:pPr>
          </w:p>
          <w:p w14:paraId="6D28B27B" w14:textId="77777777" w:rsidR="006B0501" w:rsidRPr="00014E44" w:rsidRDefault="006B0501" w:rsidP="00DE1185">
            <w:pPr>
              <w:pStyle w:val="CellBodyCentered"/>
              <w:rPr>
                <w:rFonts w:ascii="Arial Narrow" w:hAnsi="Arial Narrow" w:cs="Arial"/>
                <w:color w:val="auto"/>
                <w:sz w:val="16"/>
                <w:szCs w:val="16"/>
                <w:lang w:val="ru-RU"/>
              </w:rPr>
            </w:pPr>
          </w:p>
          <w:p w14:paraId="4D54087A" w14:textId="77777777" w:rsidR="006B0501" w:rsidRPr="00014E44" w:rsidRDefault="006B0501" w:rsidP="00DE1185">
            <w:pPr>
              <w:pStyle w:val="CellBodyCentered"/>
              <w:rPr>
                <w:rFonts w:ascii="Arial Narrow" w:hAnsi="Arial Narrow" w:cs="Arial"/>
                <w:color w:val="auto"/>
                <w:sz w:val="16"/>
                <w:szCs w:val="16"/>
                <w:lang w:val="ru-RU"/>
              </w:rPr>
            </w:pPr>
          </w:p>
          <w:p w14:paraId="2BD60A76" w14:textId="77777777" w:rsidR="006B0501" w:rsidRPr="00014E44" w:rsidRDefault="006B0501" w:rsidP="00DE1185">
            <w:pPr>
              <w:pStyle w:val="CellBodyCentered"/>
              <w:rPr>
                <w:rFonts w:ascii="Arial Narrow" w:hAnsi="Arial Narrow" w:cs="Arial"/>
                <w:color w:val="auto"/>
                <w:sz w:val="16"/>
                <w:szCs w:val="16"/>
                <w:lang w:val="ru-RU"/>
              </w:rPr>
            </w:pPr>
          </w:p>
          <w:p w14:paraId="4D5C180C" w14:textId="77777777" w:rsidR="006B0501" w:rsidRPr="00014E44" w:rsidRDefault="006B0501" w:rsidP="00DE1185">
            <w:pPr>
              <w:pStyle w:val="CellBodyCentered"/>
              <w:rPr>
                <w:rFonts w:ascii="Arial Narrow" w:hAnsi="Arial Narrow" w:cs="Arial"/>
                <w:color w:val="auto"/>
                <w:sz w:val="16"/>
                <w:szCs w:val="16"/>
                <w:lang w:val="ru-RU"/>
              </w:rPr>
            </w:pPr>
          </w:p>
          <w:p w14:paraId="611373A0" w14:textId="77777777" w:rsidR="006B0501" w:rsidRPr="00014E44" w:rsidRDefault="006B0501" w:rsidP="00DE1185">
            <w:pPr>
              <w:pStyle w:val="CellBodyCentered"/>
              <w:rPr>
                <w:rFonts w:ascii="Arial Narrow" w:hAnsi="Arial Narrow" w:cs="Arial"/>
                <w:color w:val="auto"/>
                <w:sz w:val="16"/>
                <w:szCs w:val="16"/>
                <w:lang w:val="ru-RU"/>
              </w:rPr>
            </w:pPr>
          </w:p>
          <w:p w14:paraId="4247B736" w14:textId="77777777" w:rsidR="006B0501" w:rsidRPr="00014E44" w:rsidRDefault="006B0501" w:rsidP="00DE1185">
            <w:pPr>
              <w:pStyle w:val="CellBodyCentered"/>
              <w:rPr>
                <w:rFonts w:ascii="Arial Narrow" w:hAnsi="Arial Narrow" w:cs="Arial"/>
                <w:color w:val="auto"/>
                <w:sz w:val="16"/>
                <w:szCs w:val="16"/>
                <w:lang w:val="ru-RU"/>
              </w:rPr>
            </w:pPr>
          </w:p>
          <w:p w14:paraId="544C76A5" w14:textId="77777777" w:rsidR="006B0501" w:rsidRPr="00014E44" w:rsidRDefault="006B0501" w:rsidP="00DE1185">
            <w:pPr>
              <w:pStyle w:val="CellBodyCentered"/>
              <w:rPr>
                <w:rFonts w:ascii="Arial Narrow" w:hAnsi="Arial Narrow" w:cs="Arial"/>
                <w:color w:val="auto"/>
                <w:sz w:val="16"/>
                <w:szCs w:val="16"/>
                <w:lang w:val="ru-RU"/>
              </w:rPr>
            </w:pPr>
          </w:p>
          <w:p w14:paraId="14708497" w14:textId="77777777" w:rsidR="006B0501" w:rsidRPr="00014E44" w:rsidRDefault="006B0501" w:rsidP="00DE1185">
            <w:pPr>
              <w:pStyle w:val="CellBodyCentered"/>
              <w:rPr>
                <w:rFonts w:ascii="Arial Narrow" w:hAnsi="Arial Narrow" w:cs="Arial"/>
                <w:color w:val="auto"/>
                <w:sz w:val="16"/>
                <w:szCs w:val="16"/>
                <w:lang w:val="ru-RU"/>
              </w:rPr>
            </w:pPr>
          </w:p>
          <w:p w14:paraId="3B9B56DE" w14:textId="77777777" w:rsidR="006B0501" w:rsidRPr="00014E44" w:rsidRDefault="006B0501" w:rsidP="00DE1185">
            <w:pPr>
              <w:pStyle w:val="CellBodyCentered"/>
              <w:rPr>
                <w:rFonts w:ascii="Arial Narrow" w:hAnsi="Arial Narrow" w:cs="Arial"/>
                <w:color w:val="auto"/>
                <w:sz w:val="16"/>
                <w:szCs w:val="16"/>
                <w:lang w:val="ru-RU"/>
              </w:rPr>
            </w:pPr>
          </w:p>
          <w:p w14:paraId="51605D76" w14:textId="77777777" w:rsidR="006B0501" w:rsidRPr="00014E44" w:rsidRDefault="006B0501" w:rsidP="00DE1185">
            <w:pPr>
              <w:pStyle w:val="CellBodyCentered"/>
              <w:rPr>
                <w:rFonts w:ascii="Arial Narrow" w:hAnsi="Arial Narrow" w:cs="Arial"/>
                <w:color w:val="auto"/>
                <w:sz w:val="16"/>
                <w:szCs w:val="16"/>
                <w:lang w:val="ru-RU"/>
              </w:rPr>
            </w:pPr>
          </w:p>
          <w:p w14:paraId="78EE5766" w14:textId="77777777" w:rsidR="006B0501" w:rsidRPr="00014E44" w:rsidRDefault="006B0501" w:rsidP="00DE1185">
            <w:pPr>
              <w:pStyle w:val="CellBodyCentered"/>
              <w:rPr>
                <w:rFonts w:ascii="Arial Narrow" w:hAnsi="Arial Narrow" w:cs="Arial"/>
                <w:color w:val="auto"/>
                <w:sz w:val="16"/>
                <w:szCs w:val="16"/>
                <w:lang w:val="ru-RU"/>
              </w:rPr>
            </w:pPr>
          </w:p>
          <w:p w14:paraId="6A9BD498" w14:textId="77777777" w:rsidR="006B0501" w:rsidRPr="00014E44" w:rsidRDefault="006B0501" w:rsidP="00DE1185">
            <w:pPr>
              <w:pStyle w:val="CellBodyCentered"/>
              <w:rPr>
                <w:rFonts w:ascii="Arial Narrow" w:hAnsi="Arial Narrow" w:cs="Arial"/>
                <w:color w:val="auto"/>
                <w:sz w:val="16"/>
                <w:szCs w:val="16"/>
                <w:lang w:val="ru-RU"/>
              </w:rPr>
            </w:pPr>
          </w:p>
          <w:p w14:paraId="7737C4D3" w14:textId="77777777" w:rsidR="006B0501" w:rsidRPr="00014E44" w:rsidRDefault="006B0501" w:rsidP="00DE1185">
            <w:pPr>
              <w:pStyle w:val="CellBodyCentered"/>
              <w:rPr>
                <w:rFonts w:ascii="Arial Narrow" w:hAnsi="Arial Narrow" w:cs="Arial"/>
                <w:color w:val="auto"/>
                <w:sz w:val="16"/>
                <w:szCs w:val="16"/>
                <w:lang w:val="ru-RU"/>
              </w:rPr>
            </w:pPr>
          </w:p>
          <w:p w14:paraId="3186CB4A" w14:textId="77777777" w:rsidR="006B0501" w:rsidRPr="00014E44" w:rsidRDefault="006B0501" w:rsidP="00DE1185">
            <w:pPr>
              <w:pStyle w:val="CellBodyCentered"/>
              <w:rPr>
                <w:rFonts w:ascii="Arial Narrow" w:hAnsi="Arial Narrow" w:cs="Arial"/>
                <w:color w:val="auto"/>
                <w:sz w:val="16"/>
                <w:szCs w:val="16"/>
                <w:lang w:val="ru-RU"/>
              </w:rPr>
            </w:pPr>
          </w:p>
          <w:p w14:paraId="1B319A72" w14:textId="77777777" w:rsidR="006B0501" w:rsidRPr="00014E44" w:rsidRDefault="006B0501" w:rsidP="00DE1185">
            <w:pPr>
              <w:pStyle w:val="CellBodyCentered"/>
              <w:rPr>
                <w:rFonts w:ascii="Arial Narrow" w:hAnsi="Arial Narrow" w:cs="Arial"/>
                <w:color w:val="auto"/>
                <w:sz w:val="16"/>
                <w:szCs w:val="16"/>
                <w:lang w:val="ru-RU"/>
              </w:rPr>
            </w:pPr>
          </w:p>
          <w:p w14:paraId="58FEC29B" w14:textId="77777777" w:rsidR="006B0501" w:rsidRPr="00014E44" w:rsidRDefault="006B0501" w:rsidP="00DE1185">
            <w:pPr>
              <w:pStyle w:val="CellBodyCentered"/>
              <w:rPr>
                <w:rFonts w:ascii="Arial Narrow" w:hAnsi="Arial Narrow" w:cs="Arial"/>
                <w:color w:val="auto"/>
                <w:sz w:val="16"/>
                <w:szCs w:val="16"/>
                <w:lang w:val="ru-RU"/>
              </w:rPr>
            </w:pPr>
          </w:p>
          <w:p w14:paraId="407CA12E" w14:textId="77777777" w:rsidR="006B0501" w:rsidRPr="00014E44" w:rsidRDefault="006B0501" w:rsidP="00DE1185">
            <w:pPr>
              <w:pStyle w:val="CellBodyCentered"/>
              <w:rPr>
                <w:rFonts w:ascii="Arial Narrow" w:hAnsi="Arial Narrow" w:cs="Arial"/>
                <w:color w:val="auto"/>
                <w:sz w:val="16"/>
                <w:szCs w:val="16"/>
                <w:lang w:val="ru-RU"/>
              </w:rPr>
            </w:pPr>
          </w:p>
          <w:p w14:paraId="084038A2" w14:textId="77777777" w:rsidR="006B0501" w:rsidRPr="00014E44" w:rsidRDefault="006B0501" w:rsidP="00DE1185">
            <w:pPr>
              <w:pStyle w:val="CellBodyCentered"/>
              <w:rPr>
                <w:rFonts w:ascii="Arial Narrow" w:hAnsi="Arial Narrow" w:cs="Arial"/>
                <w:color w:val="auto"/>
                <w:sz w:val="16"/>
                <w:szCs w:val="16"/>
                <w:lang w:val="ru-RU"/>
              </w:rPr>
            </w:pPr>
          </w:p>
          <w:p w14:paraId="22C946F1" w14:textId="77777777" w:rsidR="006B0501" w:rsidRPr="00014E44" w:rsidRDefault="006B0501" w:rsidP="00DE1185">
            <w:pPr>
              <w:pStyle w:val="CellBodyCentered"/>
              <w:rPr>
                <w:rFonts w:ascii="Arial Narrow" w:hAnsi="Arial Narrow" w:cs="Arial"/>
                <w:color w:val="auto"/>
                <w:sz w:val="16"/>
                <w:szCs w:val="16"/>
                <w:lang w:val="ru-RU"/>
              </w:rPr>
            </w:pPr>
          </w:p>
          <w:p w14:paraId="1EB345D9" w14:textId="77777777" w:rsidR="006B0501" w:rsidRPr="00014E44" w:rsidRDefault="006B0501" w:rsidP="00DE1185">
            <w:pPr>
              <w:pStyle w:val="CellBodyCentered"/>
              <w:rPr>
                <w:rFonts w:ascii="Arial Narrow" w:hAnsi="Arial Narrow" w:cs="Arial"/>
                <w:color w:val="auto"/>
                <w:sz w:val="16"/>
                <w:szCs w:val="16"/>
                <w:lang w:val="ru-RU"/>
              </w:rPr>
            </w:pPr>
          </w:p>
          <w:p w14:paraId="5E8B5572" w14:textId="77777777" w:rsidR="006B0501" w:rsidRPr="00014E44" w:rsidRDefault="006B0501" w:rsidP="00DE1185">
            <w:pPr>
              <w:pStyle w:val="CellBodyCentered"/>
              <w:rPr>
                <w:rFonts w:ascii="Arial Narrow" w:hAnsi="Arial Narrow" w:cs="Arial"/>
                <w:color w:val="auto"/>
                <w:sz w:val="16"/>
                <w:szCs w:val="16"/>
                <w:lang w:val="ru-RU"/>
              </w:rPr>
            </w:pPr>
          </w:p>
          <w:p w14:paraId="2259D86C" w14:textId="77777777" w:rsidR="006B0501" w:rsidRPr="00014E44" w:rsidRDefault="006B0501" w:rsidP="00DE1185">
            <w:pPr>
              <w:pStyle w:val="CellBodyCentered"/>
              <w:rPr>
                <w:rFonts w:ascii="Arial Narrow" w:hAnsi="Arial Narrow" w:cs="Arial"/>
                <w:color w:val="auto"/>
                <w:sz w:val="16"/>
                <w:szCs w:val="16"/>
                <w:lang w:val="ru-RU"/>
              </w:rPr>
            </w:pPr>
          </w:p>
          <w:p w14:paraId="6BD07130" w14:textId="77777777" w:rsidR="006B0501" w:rsidRPr="00014E44" w:rsidRDefault="006B0501" w:rsidP="00DE1185">
            <w:pPr>
              <w:pStyle w:val="CellBodyCentered"/>
              <w:rPr>
                <w:rFonts w:ascii="Arial Narrow" w:hAnsi="Arial Narrow" w:cs="Arial"/>
                <w:color w:val="auto"/>
                <w:sz w:val="16"/>
                <w:szCs w:val="16"/>
                <w:lang w:val="ru-RU"/>
              </w:rPr>
            </w:pPr>
          </w:p>
          <w:p w14:paraId="369322FE" w14:textId="77777777" w:rsidR="006B0501" w:rsidRPr="00014E44" w:rsidRDefault="006B0501" w:rsidP="00DE1185">
            <w:pPr>
              <w:pStyle w:val="CellBodyCentered"/>
              <w:rPr>
                <w:rFonts w:ascii="Arial Narrow" w:hAnsi="Arial Narrow" w:cs="Arial"/>
                <w:color w:val="auto"/>
                <w:sz w:val="16"/>
                <w:szCs w:val="16"/>
                <w:lang w:val="ru-RU"/>
              </w:rPr>
            </w:pPr>
          </w:p>
          <w:p w14:paraId="45B23B1F" w14:textId="77777777" w:rsidR="006B0501" w:rsidRPr="00014E44" w:rsidRDefault="006B0501" w:rsidP="00DE1185">
            <w:pPr>
              <w:pStyle w:val="CellBodyCentered"/>
              <w:rPr>
                <w:rFonts w:ascii="Arial Narrow" w:hAnsi="Arial Narrow" w:cs="Arial"/>
                <w:color w:val="auto"/>
                <w:sz w:val="16"/>
                <w:szCs w:val="16"/>
                <w:lang w:val="ru-RU"/>
              </w:rPr>
            </w:pPr>
          </w:p>
          <w:p w14:paraId="6192EDB9" w14:textId="77777777" w:rsidR="006B0501" w:rsidRPr="00014E44" w:rsidRDefault="006B0501" w:rsidP="00DE1185">
            <w:pPr>
              <w:pStyle w:val="CellBodyCentered"/>
              <w:rPr>
                <w:rFonts w:ascii="Arial Narrow" w:hAnsi="Arial Narrow" w:cs="Arial"/>
                <w:color w:val="auto"/>
                <w:sz w:val="16"/>
                <w:szCs w:val="16"/>
                <w:lang w:val="ru-RU"/>
              </w:rPr>
            </w:pPr>
          </w:p>
          <w:p w14:paraId="5CB6CDC3" w14:textId="77777777" w:rsidR="006B0501" w:rsidRPr="00014E44" w:rsidRDefault="006B0501" w:rsidP="00DE1185">
            <w:pPr>
              <w:pStyle w:val="CellBodyCentered"/>
              <w:rPr>
                <w:rFonts w:ascii="Arial Narrow" w:hAnsi="Arial Narrow" w:cs="Arial"/>
                <w:color w:val="auto"/>
                <w:sz w:val="16"/>
                <w:szCs w:val="16"/>
                <w:lang w:val="ru-RU"/>
              </w:rPr>
            </w:pPr>
          </w:p>
          <w:p w14:paraId="6C009FD5" w14:textId="77777777" w:rsidR="006B0501" w:rsidRPr="00014E44" w:rsidRDefault="006B0501" w:rsidP="00DE1185">
            <w:pPr>
              <w:pStyle w:val="CellBodyCentered"/>
              <w:rPr>
                <w:rFonts w:ascii="Arial Narrow" w:hAnsi="Arial Narrow" w:cs="Arial"/>
                <w:color w:val="auto"/>
                <w:sz w:val="16"/>
                <w:szCs w:val="16"/>
                <w:lang w:val="ru-RU"/>
              </w:rPr>
            </w:pPr>
          </w:p>
          <w:p w14:paraId="08B07ECF" w14:textId="77777777" w:rsidR="007C3745" w:rsidRPr="00014E44" w:rsidRDefault="007C3745" w:rsidP="00DE1185">
            <w:pPr>
              <w:pStyle w:val="CellBodyCentered"/>
              <w:rPr>
                <w:rFonts w:ascii="Arial Narrow" w:hAnsi="Arial Narrow" w:cs="Arial"/>
                <w:color w:val="auto"/>
                <w:sz w:val="16"/>
                <w:szCs w:val="16"/>
                <w:lang w:val="ru-RU"/>
              </w:rPr>
            </w:pPr>
          </w:p>
          <w:p w14:paraId="4DD5AD4B" w14:textId="77777777" w:rsidR="007C3745" w:rsidRPr="00014E44" w:rsidRDefault="007C3745" w:rsidP="00DE1185">
            <w:pPr>
              <w:pStyle w:val="CellBodyCentered"/>
              <w:rPr>
                <w:rFonts w:ascii="Arial Narrow" w:hAnsi="Arial Narrow" w:cs="Arial"/>
                <w:color w:val="auto"/>
                <w:sz w:val="16"/>
                <w:szCs w:val="16"/>
                <w:lang w:val="ru-RU"/>
              </w:rPr>
            </w:pPr>
          </w:p>
          <w:p w14:paraId="7759466B" w14:textId="77777777" w:rsidR="007C3745" w:rsidRPr="00014E44" w:rsidRDefault="007C3745" w:rsidP="00DE1185">
            <w:pPr>
              <w:pStyle w:val="CellBodyCentered"/>
              <w:rPr>
                <w:rFonts w:ascii="Arial Narrow" w:hAnsi="Arial Narrow" w:cs="Arial"/>
                <w:color w:val="auto"/>
                <w:sz w:val="16"/>
                <w:szCs w:val="16"/>
                <w:lang w:val="ru-RU"/>
              </w:rPr>
            </w:pPr>
          </w:p>
          <w:p w14:paraId="00D756C1" w14:textId="77777777" w:rsidR="007C3745" w:rsidRPr="00014E44" w:rsidRDefault="007C3745" w:rsidP="00DE1185">
            <w:pPr>
              <w:pStyle w:val="CellBodyCentered"/>
              <w:rPr>
                <w:rFonts w:ascii="Arial Narrow" w:hAnsi="Arial Narrow" w:cs="Arial"/>
                <w:color w:val="auto"/>
                <w:sz w:val="16"/>
                <w:szCs w:val="16"/>
                <w:lang w:val="ru-RU"/>
              </w:rPr>
            </w:pPr>
          </w:p>
          <w:p w14:paraId="232BB066" w14:textId="77777777" w:rsidR="007C3745" w:rsidRPr="00014E44" w:rsidRDefault="007C3745" w:rsidP="00DE1185">
            <w:pPr>
              <w:pStyle w:val="CellBodyCentered"/>
              <w:rPr>
                <w:rFonts w:ascii="Arial Narrow" w:hAnsi="Arial Narrow" w:cs="Arial"/>
                <w:color w:val="auto"/>
                <w:sz w:val="16"/>
                <w:szCs w:val="16"/>
                <w:lang w:val="ru-RU"/>
              </w:rPr>
            </w:pPr>
          </w:p>
          <w:p w14:paraId="02DA62E8" w14:textId="77777777" w:rsidR="007C3745" w:rsidRPr="00014E44" w:rsidRDefault="007C3745" w:rsidP="00DE1185">
            <w:pPr>
              <w:pStyle w:val="CellBodyCentered"/>
              <w:rPr>
                <w:rFonts w:ascii="Arial Narrow" w:hAnsi="Arial Narrow" w:cs="Arial"/>
                <w:color w:val="auto"/>
                <w:sz w:val="16"/>
                <w:szCs w:val="16"/>
                <w:lang w:val="ru-RU"/>
              </w:rPr>
            </w:pPr>
          </w:p>
          <w:p w14:paraId="1E253982" w14:textId="77777777" w:rsidR="007C3745" w:rsidRPr="00014E44" w:rsidRDefault="007C3745" w:rsidP="00DE1185">
            <w:pPr>
              <w:pStyle w:val="CellBodyCentered"/>
              <w:rPr>
                <w:rFonts w:ascii="Arial Narrow" w:hAnsi="Arial Narrow" w:cs="Arial"/>
                <w:color w:val="auto"/>
                <w:sz w:val="16"/>
                <w:szCs w:val="16"/>
                <w:lang w:val="ru-RU"/>
              </w:rPr>
            </w:pPr>
          </w:p>
          <w:p w14:paraId="6138721E" w14:textId="77777777" w:rsidR="006B0501" w:rsidRPr="00014E44" w:rsidRDefault="006B0501" w:rsidP="00DE1185">
            <w:pPr>
              <w:pStyle w:val="CellBodyCentered"/>
              <w:jc w:val="left"/>
              <w:rPr>
                <w:rFonts w:ascii="Arial Narrow" w:hAnsi="Arial Narrow" w:cs="Arial"/>
                <w:color w:val="auto"/>
                <w:sz w:val="16"/>
                <w:szCs w:val="16"/>
                <w:lang w:val="ru-RU"/>
              </w:rPr>
            </w:pPr>
          </w:p>
        </w:tc>
        <w:tc>
          <w:tcPr>
            <w:tcW w:w="1080" w:type="dxa"/>
            <w:tcBorders>
              <w:top w:val="single" w:sz="6" w:space="0" w:color="auto"/>
              <w:left w:val="single" w:sz="6" w:space="0" w:color="auto"/>
              <w:bottom w:val="single" w:sz="6" w:space="0" w:color="auto"/>
              <w:right w:val="single" w:sz="6" w:space="0" w:color="auto"/>
            </w:tcBorders>
          </w:tcPr>
          <w:p w14:paraId="4D7EC642" w14:textId="77777777" w:rsidR="006B0501" w:rsidRPr="00014E44" w:rsidRDefault="006B0501" w:rsidP="00DE1185">
            <w:pPr>
              <w:pStyle w:val="CellBodyCentered"/>
              <w:rPr>
                <w:rFonts w:ascii="Arial Narrow" w:hAnsi="Arial Narrow" w:cs="Arial"/>
                <w:color w:val="auto"/>
                <w:sz w:val="16"/>
                <w:szCs w:val="16"/>
                <w:lang w:val="en-GB"/>
              </w:rPr>
            </w:pPr>
          </w:p>
          <w:p w14:paraId="5A946AD2" w14:textId="6EDC3E90" w:rsidR="006B0501" w:rsidRPr="00014E44" w:rsidRDefault="007C3745"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0AD2E06B" w14:textId="77777777" w:rsidR="006B0501" w:rsidRPr="00014E44" w:rsidRDefault="006B0501" w:rsidP="00DE1185">
            <w:pPr>
              <w:pStyle w:val="CellBodyCentered"/>
              <w:rPr>
                <w:rFonts w:ascii="Arial Narrow" w:hAnsi="Arial Narrow" w:cs="Arial"/>
                <w:color w:val="auto"/>
                <w:sz w:val="16"/>
                <w:szCs w:val="16"/>
                <w:lang w:val="en-GB"/>
              </w:rPr>
            </w:pPr>
          </w:p>
          <w:p w14:paraId="56F83273" w14:textId="77777777" w:rsidR="006B0501" w:rsidRPr="00014E44" w:rsidRDefault="006B0501"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rPr>
              <w:t>1</w:t>
            </w:r>
          </w:p>
          <w:p w14:paraId="0AB44DDB" w14:textId="77777777" w:rsidR="006B0501" w:rsidRPr="00014E44" w:rsidRDefault="006B0501" w:rsidP="00DE1185">
            <w:pPr>
              <w:pStyle w:val="CellBodyCentered"/>
              <w:rPr>
                <w:rFonts w:ascii="Arial Narrow" w:hAnsi="Arial Narrow" w:cs="Arial"/>
                <w:color w:val="auto"/>
                <w:sz w:val="16"/>
                <w:szCs w:val="16"/>
              </w:rPr>
            </w:pPr>
          </w:p>
          <w:p w14:paraId="421B8980" w14:textId="77777777" w:rsidR="006B0501" w:rsidRPr="00014E44" w:rsidRDefault="006B0501" w:rsidP="00DE1185">
            <w:pPr>
              <w:pStyle w:val="CellBodyCentered"/>
              <w:rPr>
                <w:rFonts w:ascii="Arial Narrow" w:hAnsi="Arial Narrow" w:cs="Arial"/>
                <w:color w:val="auto"/>
                <w:sz w:val="16"/>
                <w:szCs w:val="16"/>
              </w:rPr>
            </w:pPr>
          </w:p>
          <w:p w14:paraId="3576BD28" w14:textId="77777777" w:rsidR="006B0501" w:rsidRPr="00014E44" w:rsidRDefault="006B0501" w:rsidP="00DE1185">
            <w:pPr>
              <w:pStyle w:val="CellBodyCentered"/>
              <w:rPr>
                <w:rFonts w:ascii="Arial Narrow" w:hAnsi="Arial Narrow" w:cs="Arial"/>
                <w:color w:val="auto"/>
                <w:sz w:val="16"/>
                <w:szCs w:val="16"/>
              </w:rPr>
            </w:pPr>
          </w:p>
          <w:p w14:paraId="27437037" w14:textId="77777777" w:rsidR="006B0501" w:rsidRPr="00014E44" w:rsidRDefault="006B0501" w:rsidP="00DE1185">
            <w:pPr>
              <w:pStyle w:val="CellBodyCentered"/>
              <w:rPr>
                <w:rFonts w:ascii="Arial Narrow" w:hAnsi="Arial Narrow" w:cs="Arial"/>
                <w:color w:val="auto"/>
                <w:sz w:val="16"/>
                <w:szCs w:val="16"/>
              </w:rPr>
            </w:pPr>
          </w:p>
          <w:p w14:paraId="6134A8CC" w14:textId="77777777" w:rsidR="006B0501" w:rsidRPr="00014E44" w:rsidRDefault="006B0501" w:rsidP="00DE1185">
            <w:pPr>
              <w:pStyle w:val="CellBodyCentered"/>
              <w:rPr>
                <w:rFonts w:ascii="Arial Narrow" w:hAnsi="Arial Narrow" w:cs="Arial"/>
                <w:color w:val="auto"/>
                <w:sz w:val="16"/>
                <w:szCs w:val="16"/>
              </w:rPr>
            </w:pPr>
          </w:p>
          <w:p w14:paraId="3C3C8A81" w14:textId="77777777" w:rsidR="006B0501" w:rsidRPr="00014E44" w:rsidRDefault="006B0501" w:rsidP="00DE1185">
            <w:pPr>
              <w:pStyle w:val="CellBodyCentered"/>
              <w:rPr>
                <w:rFonts w:ascii="Arial Narrow" w:hAnsi="Arial Narrow" w:cs="Arial"/>
                <w:color w:val="auto"/>
                <w:sz w:val="16"/>
                <w:szCs w:val="16"/>
              </w:rPr>
            </w:pPr>
          </w:p>
          <w:p w14:paraId="799A3C05" w14:textId="77777777" w:rsidR="006B0501" w:rsidRPr="00014E44" w:rsidRDefault="006B0501" w:rsidP="00DE1185">
            <w:pPr>
              <w:pStyle w:val="CellBodyCentered"/>
              <w:rPr>
                <w:rFonts w:ascii="Arial Narrow" w:hAnsi="Arial Narrow" w:cs="Arial"/>
                <w:color w:val="auto"/>
                <w:sz w:val="16"/>
                <w:szCs w:val="16"/>
              </w:rPr>
            </w:pPr>
          </w:p>
          <w:p w14:paraId="2CFD7EC2" w14:textId="77777777" w:rsidR="006B0501" w:rsidRPr="00014E44" w:rsidRDefault="006B0501" w:rsidP="00DE1185">
            <w:pPr>
              <w:pStyle w:val="CellBodyCentered"/>
              <w:rPr>
                <w:rFonts w:ascii="Arial Narrow" w:hAnsi="Arial Narrow" w:cs="Arial"/>
                <w:color w:val="auto"/>
                <w:sz w:val="16"/>
                <w:szCs w:val="16"/>
              </w:rPr>
            </w:pPr>
          </w:p>
          <w:p w14:paraId="13F4A488" w14:textId="77777777" w:rsidR="006B0501" w:rsidRPr="00014E44" w:rsidRDefault="006B0501" w:rsidP="00DE1185">
            <w:pPr>
              <w:pStyle w:val="CellBodyCentered"/>
              <w:rPr>
                <w:rFonts w:ascii="Arial Narrow" w:hAnsi="Arial Narrow" w:cs="Arial"/>
                <w:color w:val="auto"/>
                <w:sz w:val="16"/>
                <w:szCs w:val="16"/>
              </w:rPr>
            </w:pPr>
          </w:p>
          <w:p w14:paraId="2B58B6E5" w14:textId="77777777" w:rsidR="006B0501" w:rsidRPr="00014E44" w:rsidRDefault="006B0501" w:rsidP="00DE1185">
            <w:pPr>
              <w:pStyle w:val="CellBodyCentered"/>
              <w:rPr>
                <w:rFonts w:ascii="Arial Narrow" w:hAnsi="Arial Narrow" w:cs="Arial"/>
                <w:color w:val="auto"/>
                <w:sz w:val="16"/>
                <w:szCs w:val="16"/>
              </w:rPr>
            </w:pPr>
          </w:p>
          <w:p w14:paraId="056D3F98" w14:textId="77777777" w:rsidR="006B0501" w:rsidRPr="00014E44" w:rsidRDefault="006B0501" w:rsidP="00DE1185">
            <w:pPr>
              <w:pStyle w:val="CellBodyCentered"/>
              <w:rPr>
                <w:rFonts w:ascii="Arial Narrow" w:hAnsi="Arial Narrow" w:cs="Arial"/>
                <w:color w:val="auto"/>
                <w:sz w:val="16"/>
                <w:szCs w:val="16"/>
              </w:rPr>
            </w:pPr>
          </w:p>
          <w:p w14:paraId="4B2D59DF" w14:textId="77777777" w:rsidR="006B0501" w:rsidRPr="00014E44" w:rsidRDefault="006B0501" w:rsidP="00DE1185">
            <w:pPr>
              <w:pStyle w:val="CellBodyCentered"/>
              <w:rPr>
                <w:rFonts w:ascii="Arial Narrow" w:hAnsi="Arial Narrow" w:cs="Arial"/>
                <w:color w:val="auto"/>
                <w:sz w:val="16"/>
                <w:szCs w:val="16"/>
              </w:rPr>
            </w:pPr>
          </w:p>
          <w:p w14:paraId="304A5B2F" w14:textId="77777777" w:rsidR="006B0501" w:rsidRPr="00014E44" w:rsidRDefault="006B0501" w:rsidP="00DE1185">
            <w:pPr>
              <w:pStyle w:val="CellBodyCentered"/>
              <w:rPr>
                <w:rFonts w:ascii="Arial Narrow" w:hAnsi="Arial Narrow" w:cs="Arial"/>
                <w:color w:val="auto"/>
                <w:sz w:val="16"/>
                <w:szCs w:val="16"/>
              </w:rPr>
            </w:pPr>
          </w:p>
          <w:p w14:paraId="2F98D87E" w14:textId="77777777" w:rsidR="006B0501" w:rsidRPr="00014E44" w:rsidRDefault="006B0501" w:rsidP="00DE1185">
            <w:pPr>
              <w:pStyle w:val="CellBodyCentered"/>
              <w:rPr>
                <w:rFonts w:ascii="Arial Narrow" w:hAnsi="Arial Narrow" w:cs="Arial"/>
                <w:color w:val="auto"/>
                <w:sz w:val="16"/>
                <w:szCs w:val="16"/>
              </w:rPr>
            </w:pPr>
          </w:p>
          <w:p w14:paraId="15B61904" w14:textId="77777777" w:rsidR="006B0501" w:rsidRPr="00014E44" w:rsidRDefault="006B0501" w:rsidP="00DE1185">
            <w:pPr>
              <w:pStyle w:val="CellBodyCentered"/>
              <w:rPr>
                <w:rFonts w:ascii="Arial Narrow" w:hAnsi="Arial Narrow" w:cs="Arial"/>
                <w:color w:val="auto"/>
                <w:sz w:val="16"/>
                <w:szCs w:val="16"/>
              </w:rPr>
            </w:pPr>
          </w:p>
          <w:p w14:paraId="05EA6D9F" w14:textId="77777777" w:rsidR="006B0501" w:rsidRPr="00014E44" w:rsidRDefault="006B0501" w:rsidP="00DE1185">
            <w:pPr>
              <w:pStyle w:val="CellBodyCentered"/>
              <w:rPr>
                <w:rFonts w:ascii="Arial Narrow" w:hAnsi="Arial Narrow" w:cs="Arial"/>
                <w:color w:val="auto"/>
                <w:sz w:val="16"/>
                <w:szCs w:val="16"/>
              </w:rPr>
            </w:pPr>
          </w:p>
          <w:p w14:paraId="0D7C24F6" w14:textId="77777777" w:rsidR="006B0501" w:rsidRPr="00014E44" w:rsidRDefault="006B0501" w:rsidP="00DE1185">
            <w:pPr>
              <w:pStyle w:val="CellBodyCentered"/>
              <w:rPr>
                <w:rFonts w:ascii="Arial Narrow" w:hAnsi="Arial Narrow" w:cs="Arial"/>
                <w:color w:val="auto"/>
                <w:sz w:val="16"/>
                <w:szCs w:val="16"/>
              </w:rPr>
            </w:pPr>
          </w:p>
          <w:p w14:paraId="6EA2ADAF" w14:textId="77777777" w:rsidR="006B0501" w:rsidRPr="00014E44" w:rsidRDefault="006B0501" w:rsidP="00DE1185">
            <w:pPr>
              <w:pStyle w:val="CellBodyCentered"/>
              <w:rPr>
                <w:rFonts w:ascii="Arial Narrow" w:hAnsi="Arial Narrow" w:cs="Arial"/>
                <w:color w:val="auto"/>
                <w:sz w:val="16"/>
                <w:szCs w:val="16"/>
              </w:rPr>
            </w:pPr>
          </w:p>
          <w:p w14:paraId="71EDF4E1" w14:textId="77777777" w:rsidR="006B0501" w:rsidRPr="00014E44" w:rsidRDefault="006B0501" w:rsidP="00DE1185">
            <w:pPr>
              <w:pStyle w:val="CellBodyCentered"/>
              <w:rPr>
                <w:rFonts w:ascii="Arial Narrow" w:hAnsi="Arial Narrow" w:cs="Arial"/>
                <w:color w:val="auto"/>
                <w:sz w:val="16"/>
                <w:szCs w:val="16"/>
              </w:rPr>
            </w:pPr>
          </w:p>
          <w:p w14:paraId="50D84191" w14:textId="77777777" w:rsidR="006B0501" w:rsidRPr="00014E44" w:rsidRDefault="006B0501" w:rsidP="00DE1185">
            <w:pPr>
              <w:pStyle w:val="CellBodyCentered"/>
              <w:rPr>
                <w:rFonts w:ascii="Arial Narrow" w:hAnsi="Arial Narrow" w:cs="Arial"/>
                <w:color w:val="auto"/>
                <w:sz w:val="16"/>
                <w:szCs w:val="16"/>
              </w:rPr>
            </w:pPr>
          </w:p>
          <w:p w14:paraId="13582BD3" w14:textId="77777777" w:rsidR="006B0501" w:rsidRPr="00014E44" w:rsidRDefault="006B0501" w:rsidP="00DE1185">
            <w:pPr>
              <w:pStyle w:val="CellBodyCentered"/>
              <w:rPr>
                <w:rFonts w:ascii="Arial Narrow" w:hAnsi="Arial Narrow" w:cs="Arial"/>
                <w:color w:val="auto"/>
                <w:sz w:val="16"/>
                <w:szCs w:val="16"/>
              </w:rPr>
            </w:pPr>
          </w:p>
          <w:p w14:paraId="3895F074" w14:textId="77777777" w:rsidR="006B0501" w:rsidRPr="00014E44" w:rsidRDefault="006B0501" w:rsidP="00DE1185">
            <w:pPr>
              <w:pStyle w:val="CellBodyCentered"/>
              <w:rPr>
                <w:rFonts w:ascii="Arial Narrow" w:hAnsi="Arial Narrow" w:cs="Arial"/>
                <w:color w:val="auto"/>
                <w:sz w:val="16"/>
                <w:szCs w:val="16"/>
              </w:rPr>
            </w:pPr>
          </w:p>
          <w:p w14:paraId="6B3671D2" w14:textId="77777777" w:rsidR="006B0501" w:rsidRPr="00014E44" w:rsidRDefault="006B0501" w:rsidP="00DE1185">
            <w:pPr>
              <w:pStyle w:val="CellBodyCentered"/>
              <w:rPr>
                <w:rFonts w:ascii="Arial Narrow" w:hAnsi="Arial Narrow" w:cs="Arial"/>
                <w:color w:val="auto"/>
                <w:sz w:val="16"/>
                <w:szCs w:val="16"/>
              </w:rPr>
            </w:pPr>
          </w:p>
          <w:p w14:paraId="22B983C5" w14:textId="77777777" w:rsidR="006B0501" w:rsidRPr="00014E44" w:rsidRDefault="006B0501" w:rsidP="00DE1185">
            <w:pPr>
              <w:pStyle w:val="CellBodyCentered"/>
              <w:rPr>
                <w:rFonts w:ascii="Arial Narrow" w:hAnsi="Arial Narrow" w:cs="Arial"/>
                <w:color w:val="auto"/>
                <w:sz w:val="16"/>
                <w:szCs w:val="16"/>
              </w:rPr>
            </w:pPr>
          </w:p>
          <w:p w14:paraId="4200E76C" w14:textId="77777777" w:rsidR="006B0501" w:rsidRPr="00014E44" w:rsidRDefault="006B0501" w:rsidP="00DE1185">
            <w:pPr>
              <w:pStyle w:val="CellBodyCentered"/>
              <w:rPr>
                <w:rFonts w:ascii="Arial Narrow" w:hAnsi="Arial Narrow" w:cs="Arial"/>
                <w:color w:val="auto"/>
                <w:sz w:val="16"/>
                <w:szCs w:val="16"/>
              </w:rPr>
            </w:pPr>
          </w:p>
          <w:p w14:paraId="37BADF52" w14:textId="77777777" w:rsidR="006B0501" w:rsidRPr="00014E44" w:rsidRDefault="006B0501" w:rsidP="00DE1185">
            <w:pPr>
              <w:pStyle w:val="CellBodyCentered"/>
              <w:rPr>
                <w:rFonts w:ascii="Arial Narrow" w:hAnsi="Arial Narrow" w:cs="Arial"/>
                <w:color w:val="auto"/>
                <w:sz w:val="16"/>
                <w:szCs w:val="16"/>
              </w:rPr>
            </w:pPr>
          </w:p>
          <w:p w14:paraId="17161266" w14:textId="77777777" w:rsidR="006B0501" w:rsidRPr="00014E44" w:rsidRDefault="006B0501" w:rsidP="00DE1185">
            <w:pPr>
              <w:pStyle w:val="CellBodyCentered"/>
              <w:rPr>
                <w:rFonts w:ascii="Arial Narrow" w:hAnsi="Arial Narrow" w:cs="Arial"/>
                <w:color w:val="auto"/>
                <w:sz w:val="16"/>
                <w:szCs w:val="16"/>
              </w:rPr>
            </w:pPr>
          </w:p>
          <w:p w14:paraId="44CCA314" w14:textId="77777777" w:rsidR="006B0501" w:rsidRPr="00014E44" w:rsidRDefault="006B0501" w:rsidP="00DE1185">
            <w:pPr>
              <w:pStyle w:val="CellBodyCentered"/>
              <w:rPr>
                <w:rFonts w:ascii="Arial Narrow" w:hAnsi="Arial Narrow" w:cs="Arial"/>
                <w:color w:val="auto"/>
                <w:sz w:val="16"/>
                <w:szCs w:val="16"/>
              </w:rPr>
            </w:pPr>
          </w:p>
          <w:p w14:paraId="79990FCD" w14:textId="77777777" w:rsidR="006B0501" w:rsidRPr="00014E44" w:rsidRDefault="006B0501" w:rsidP="00DE1185">
            <w:pPr>
              <w:pStyle w:val="CellBodyCentered"/>
              <w:rPr>
                <w:rFonts w:ascii="Arial Narrow" w:hAnsi="Arial Narrow" w:cs="Arial"/>
                <w:color w:val="auto"/>
                <w:sz w:val="16"/>
                <w:szCs w:val="16"/>
              </w:rPr>
            </w:pPr>
          </w:p>
          <w:p w14:paraId="00002E01" w14:textId="77777777" w:rsidR="006B0501" w:rsidRPr="00014E44" w:rsidRDefault="006B0501" w:rsidP="00DE1185">
            <w:pPr>
              <w:pStyle w:val="CellBodyCentered"/>
              <w:rPr>
                <w:rFonts w:ascii="Arial Narrow" w:hAnsi="Arial Narrow" w:cs="Arial"/>
                <w:color w:val="auto"/>
                <w:sz w:val="16"/>
                <w:szCs w:val="16"/>
              </w:rPr>
            </w:pPr>
          </w:p>
          <w:p w14:paraId="21F179AA" w14:textId="77777777" w:rsidR="006B0501" w:rsidRPr="00014E44" w:rsidRDefault="006B0501" w:rsidP="00DE1185">
            <w:pPr>
              <w:pStyle w:val="CellBodyCentered"/>
              <w:rPr>
                <w:rFonts w:ascii="Arial Narrow" w:hAnsi="Arial Narrow" w:cs="Arial"/>
                <w:color w:val="auto"/>
                <w:sz w:val="16"/>
                <w:szCs w:val="16"/>
              </w:rPr>
            </w:pPr>
          </w:p>
          <w:p w14:paraId="47D5230F" w14:textId="77777777" w:rsidR="006B0501" w:rsidRPr="00014E44" w:rsidRDefault="006B0501" w:rsidP="00DE1185">
            <w:pPr>
              <w:pStyle w:val="CellBodyCentered"/>
              <w:rPr>
                <w:rFonts w:ascii="Arial Narrow" w:hAnsi="Arial Narrow" w:cs="Arial"/>
                <w:color w:val="auto"/>
                <w:sz w:val="16"/>
                <w:szCs w:val="16"/>
              </w:rPr>
            </w:pPr>
          </w:p>
          <w:p w14:paraId="56AED5D5" w14:textId="77777777" w:rsidR="006B0501" w:rsidRPr="00014E44" w:rsidRDefault="006B0501" w:rsidP="00DE1185">
            <w:pPr>
              <w:pStyle w:val="CellBodyCentered"/>
              <w:rPr>
                <w:rFonts w:ascii="Arial Narrow" w:hAnsi="Arial Narrow" w:cs="Arial"/>
                <w:color w:val="auto"/>
                <w:sz w:val="16"/>
                <w:szCs w:val="16"/>
              </w:rPr>
            </w:pPr>
          </w:p>
          <w:p w14:paraId="0C4E2EFD" w14:textId="77777777" w:rsidR="006B0501" w:rsidRPr="00014E44" w:rsidRDefault="006B0501" w:rsidP="00DE1185">
            <w:pPr>
              <w:pStyle w:val="CellBodyCentered"/>
              <w:rPr>
                <w:rFonts w:ascii="Arial Narrow" w:hAnsi="Arial Narrow" w:cs="Arial"/>
                <w:color w:val="auto"/>
                <w:sz w:val="16"/>
                <w:szCs w:val="16"/>
              </w:rPr>
            </w:pPr>
          </w:p>
          <w:p w14:paraId="2E6D54E3" w14:textId="77777777" w:rsidR="006B0501" w:rsidRPr="00014E44" w:rsidRDefault="006B0501" w:rsidP="00DE1185">
            <w:pPr>
              <w:pStyle w:val="CellBodyCentered"/>
              <w:rPr>
                <w:rFonts w:ascii="Arial Narrow" w:hAnsi="Arial Narrow" w:cs="Arial"/>
                <w:color w:val="auto"/>
                <w:sz w:val="16"/>
                <w:szCs w:val="16"/>
              </w:rPr>
            </w:pPr>
          </w:p>
          <w:p w14:paraId="335E4C0D" w14:textId="77777777" w:rsidR="006B0501" w:rsidRPr="00014E44" w:rsidRDefault="006B0501" w:rsidP="00DE1185">
            <w:pPr>
              <w:pStyle w:val="CellBodyCentered"/>
              <w:rPr>
                <w:rFonts w:ascii="Arial Narrow" w:hAnsi="Arial Narrow" w:cs="Arial"/>
                <w:color w:val="auto"/>
                <w:sz w:val="16"/>
                <w:szCs w:val="16"/>
              </w:rPr>
            </w:pPr>
          </w:p>
          <w:p w14:paraId="4398626B" w14:textId="77777777" w:rsidR="006B0501" w:rsidRPr="00014E44" w:rsidRDefault="006B0501" w:rsidP="00DE1185">
            <w:pPr>
              <w:pStyle w:val="CellBodyCentered"/>
              <w:rPr>
                <w:rFonts w:ascii="Arial Narrow" w:hAnsi="Arial Narrow" w:cs="Arial"/>
                <w:color w:val="auto"/>
                <w:sz w:val="16"/>
                <w:szCs w:val="16"/>
              </w:rPr>
            </w:pPr>
          </w:p>
          <w:p w14:paraId="48047897" w14:textId="77777777" w:rsidR="006B0501" w:rsidRPr="00014E44" w:rsidRDefault="006B0501" w:rsidP="00DE1185">
            <w:pPr>
              <w:pStyle w:val="CellBodyCentered"/>
              <w:rPr>
                <w:rFonts w:ascii="Arial Narrow" w:hAnsi="Arial Narrow" w:cs="Arial"/>
                <w:color w:val="auto"/>
                <w:sz w:val="16"/>
                <w:szCs w:val="16"/>
              </w:rPr>
            </w:pPr>
          </w:p>
          <w:p w14:paraId="6E930AE6" w14:textId="77777777" w:rsidR="006B0501" w:rsidRPr="00014E44" w:rsidRDefault="006B0501" w:rsidP="00DE1185">
            <w:pPr>
              <w:pStyle w:val="CellBodyCentered"/>
              <w:rPr>
                <w:rFonts w:ascii="Arial Narrow" w:hAnsi="Arial Narrow" w:cs="Arial"/>
                <w:color w:val="auto"/>
                <w:sz w:val="16"/>
                <w:szCs w:val="16"/>
              </w:rPr>
            </w:pPr>
          </w:p>
          <w:p w14:paraId="1A1615CA" w14:textId="77777777" w:rsidR="006B0501" w:rsidRPr="00014E44" w:rsidRDefault="006B0501" w:rsidP="00DE1185">
            <w:pPr>
              <w:pStyle w:val="CellBodyCentered"/>
              <w:rPr>
                <w:rFonts w:ascii="Arial Narrow" w:hAnsi="Arial Narrow" w:cs="Arial"/>
                <w:color w:val="auto"/>
                <w:sz w:val="16"/>
                <w:szCs w:val="16"/>
              </w:rPr>
            </w:pPr>
          </w:p>
          <w:p w14:paraId="5C4EA027" w14:textId="77777777" w:rsidR="006B0501" w:rsidRPr="00014E44" w:rsidRDefault="006B0501" w:rsidP="00DE1185">
            <w:pPr>
              <w:pStyle w:val="CellBodyCentered"/>
              <w:rPr>
                <w:rFonts w:ascii="Arial Narrow" w:hAnsi="Arial Narrow" w:cs="Arial"/>
                <w:color w:val="auto"/>
                <w:sz w:val="16"/>
                <w:szCs w:val="16"/>
              </w:rPr>
            </w:pPr>
          </w:p>
          <w:p w14:paraId="4F62D3BB" w14:textId="77777777" w:rsidR="006B0501" w:rsidRPr="00014E44" w:rsidRDefault="006B0501" w:rsidP="00DE1185">
            <w:pPr>
              <w:pStyle w:val="CellBodyCentered"/>
              <w:rPr>
                <w:rFonts w:ascii="Arial Narrow" w:hAnsi="Arial Narrow" w:cs="Arial"/>
                <w:color w:val="auto"/>
                <w:sz w:val="16"/>
                <w:szCs w:val="16"/>
              </w:rPr>
            </w:pPr>
          </w:p>
          <w:p w14:paraId="1D61856D" w14:textId="77777777" w:rsidR="006B0501" w:rsidRPr="00014E44" w:rsidRDefault="006B0501" w:rsidP="00DE1185">
            <w:pPr>
              <w:pStyle w:val="CellBodyCentered"/>
              <w:rPr>
                <w:rFonts w:ascii="Arial Narrow" w:hAnsi="Arial Narrow" w:cs="Arial"/>
                <w:color w:val="auto"/>
                <w:sz w:val="16"/>
                <w:szCs w:val="16"/>
              </w:rPr>
            </w:pPr>
          </w:p>
          <w:p w14:paraId="41486DEE" w14:textId="77777777" w:rsidR="006B0501" w:rsidRPr="00014E44" w:rsidRDefault="006B0501" w:rsidP="00DE1185">
            <w:pPr>
              <w:pStyle w:val="CellBodyCentered"/>
              <w:rPr>
                <w:rFonts w:ascii="Arial Narrow" w:hAnsi="Arial Narrow" w:cs="Arial"/>
                <w:color w:val="auto"/>
                <w:sz w:val="16"/>
                <w:szCs w:val="16"/>
              </w:rPr>
            </w:pPr>
          </w:p>
          <w:p w14:paraId="12AE1A4E" w14:textId="77777777" w:rsidR="006B0501" w:rsidRPr="00014E44" w:rsidRDefault="006B0501" w:rsidP="00DE1185">
            <w:pPr>
              <w:pStyle w:val="CellBodyCentered"/>
              <w:rPr>
                <w:rFonts w:ascii="Arial Narrow" w:hAnsi="Arial Narrow" w:cs="Arial"/>
                <w:color w:val="auto"/>
                <w:sz w:val="16"/>
                <w:szCs w:val="16"/>
              </w:rPr>
            </w:pPr>
          </w:p>
          <w:p w14:paraId="3C33E9D1" w14:textId="77777777" w:rsidR="006B0501" w:rsidRPr="00014E44" w:rsidRDefault="006B0501" w:rsidP="00DE1185">
            <w:pPr>
              <w:pStyle w:val="CellBodyCentered"/>
              <w:rPr>
                <w:rFonts w:ascii="Arial Narrow" w:hAnsi="Arial Narrow" w:cs="Arial"/>
                <w:color w:val="auto"/>
                <w:sz w:val="16"/>
                <w:szCs w:val="16"/>
              </w:rPr>
            </w:pPr>
          </w:p>
          <w:p w14:paraId="2E9DDBB5" w14:textId="77777777" w:rsidR="006B0501" w:rsidRPr="00014E44" w:rsidRDefault="006B0501" w:rsidP="00DE1185">
            <w:pPr>
              <w:pStyle w:val="CellBodyCentered"/>
              <w:rPr>
                <w:rFonts w:ascii="Arial Narrow" w:hAnsi="Arial Narrow" w:cs="Arial"/>
                <w:color w:val="auto"/>
                <w:sz w:val="16"/>
                <w:szCs w:val="16"/>
              </w:rPr>
            </w:pPr>
          </w:p>
          <w:p w14:paraId="79026DFD" w14:textId="77777777" w:rsidR="006B0501" w:rsidRPr="00014E44" w:rsidRDefault="006B0501" w:rsidP="00DE1185">
            <w:pPr>
              <w:pStyle w:val="CellBodyCentered"/>
              <w:rPr>
                <w:rFonts w:ascii="Arial Narrow" w:hAnsi="Arial Narrow" w:cs="Arial"/>
                <w:color w:val="auto"/>
                <w:sz w:val="16"/>
                <w:szCs w:val="16"/>
              </w:rPr>
            </w:pPr>
          </w:p>
          <w:p w14:paraId="6D428ECD" w14:textId="77777777" w:rsidR="006B0501" w:rsidRPr="00014E44" w:rsidRDefault="006B0501" w:rsidP="00DE1185">
            <w:pPr>
              <w:pStyle w:val="CellBodyCentered"/>
              <w:rPr>
                <w:rFonts w:ascii="Arial Narrow" w:hAnsi="Arial Narrow" w:cs="Arial"/>
                <w:color w:val="auto"/>
                <w:sz w:val="16"/>
                <w:szCs w:val="16"/>
              </w:rPr>
            </w:pPr>
          </w:p>
          <w:p w14:paraId="2D6D2D1C" w14:textId="77777777" w:rsidR="006B0501" w:rsidRPr="00014E44" w:rsidRDefault="006B0501" w:rsidP="00DE1185">
            <w:pPr>
              <w:pStyle w:val="CellBodyCentered"/>
              <w:rPr>
                <w:rFonts w:ascii="Arial Narrow" w:hAnsi="Arial Narrow" w:cs="Arial"/>
                <w:color w:val="auto"/>
                <w:sz w:val="16"/>
                <w:szCs w:val="16"/>
              </w:rPr>
            </w:pPr>
          </w:p>
          <w:p w14:paraId="50684E88" w14:textId="77777777" w:rsidR="006B0501" w:rsidRPr="00014E44" w:rsidRDefault="006B0501" w:rsidP="00DE1185">
            <w:pPr>
              <w:pStyle w:val="CellBodyCentered"/>
              <w:rPr>
                <w:rFonts w:ascii="Arial Narrow" w:hAnsi="Arial Narrow" w:cs="Arial"/>
                <w:color w:val="auto"/>
                <w:sz w:val="16"/>
                <w:szCs w:val="16"/>
              </w:rPr>
            </w:pPr>
          </w:p>
          <w:p w14:paraId="4C999C8F" w14:textId="77777777" w:rsidR="006B0501" w:rsidRPr="00014E44" w:rsidRDefault="006B0501" w:rsidP="00DE1185">
            <w:pPr>
              <w:pStyle w:val="CellBodyCentered"/>
              <w:rPr>
                <w:rFonts w:ascii="Arial Narrow" w:hAnsi="Arial Narrow" w:cs="Arial"/>
                <w:color w:val="auto"/>
                <w:sz w:val="16"/>
                <w:szCs w:val="16"/>
              </w:rPr>
            </w:pPr>
          </w:p>
          <w:p w14:paraId="3C17FC08" w14:textId="77777777" w:rsidR="006B0501" w:rsidRPr="00014E44" w:rsidRDefault="006B0501" w:rsidP="00DE1185">
            <w:pPr>
              <w:pStyle w:val="CellBodyCentered"/>
              <w:rPr>
                <w:rFonts w:ascii="Arial Narrow" w:hAnsi="Arial Narrow" w:cs="Arial"/>
                <w:color w:val="auto"/>
                <w:sz w:val="16"/>
                <w:szCs w:val="16"/>
              </w:rPr>
            </w:pPr>
          </w:p>
          <w:p w14:paraId="7F2C8FD3" w14:textId="77777777" w:rsidR="006B0501" w:rsidRPr="00014E44" w:rsidRDefault="006B0501" w:rsidP="00DE1185">
            <w:pPr>
              <w:pStyle w:val="CellBodyCentered"/>
              <w:rPr>
                <w:rFonts w:ascii="Arial Narrow" w:hAnsi="Arial Narrow" w:cs="Arial"/>
                <w:color w:val="auto"/>
                <w:sz w:val="16"/>
                <w:szCs w:val="16"/>
              </w:rPr>
            </w:pPr>
          </w:p>
          <w:p w14:paraId="6B969872" w14:textId="77777777" w:rsidR="006B0501" w:rsidRPr="00014E44" w:rsidRDefault="006B0501" w:rsidP="00DE1185">
            <w:pPr>
              <w:pStyle w:val="CellBodyCentered"/>
              <w:rPr>
                <w:rFonts w:ascii="Arial Narrow" w:hAnsi="Arial Narrow" w:cs="Arial"/>
                <w:color w:val="auto"/>
                <w:sz w:val="16"/>
                <w:szCs w:val="16"/>
              </w:rPr>
            </w:pPr>
          </w:p>
          <w:p w14:paraId="0B6344EE" w14:textId="77777777" w:rsidR="006B0501" w:rsidRPr="00014E44" w:rsidRDefault="006B0501" w:rsidP="00DE1185">
            <w:pPr>
              <w:pStyle w:val="CellBodyCentered"/>
              <w:rPr>
                <w:rFonts w:ascii="Arial Narrow" w:hAnsi="Arial Narrow" w:cs="Arial"/>
                <w:color w:val="auto"/>
                <w:sz w:val="16"/>
                <w:szCs w:val="16"/>
              </w:rPr>
            </w:pPr>
          </w:p>
          <w:p w14:paraId="7A580725" w14:textId="77777777" w:rsidR="006B0501" w:rsidRPr="00014E44" w:rsidRDefault="006B0501" w:rsidP="00DE1185">
            <w:pPr>
              <w:pStyle w:val="CellBodyCentered"/>
              <w:rPr>
                <w:rFonts w:ascii="Arial Narrow" w:hAnsi="Arial Narrow" w:cs="Arial"/>
                <w:color w:val="auto"/>
                <w:sz w:val="16"/>
                <w:szCs w:val="16"/>
              </w:rPr>
            </w:pPr>
          </w:p>
          <w:p w14:paraId="1E17087C" w14:textId="77777777" w:rsidR="006B0501" w:rsidRPr="00014E44" w:rsidRDefault="006B0501" w:rsidP="00DE1185">
            <w:pPr>
              <w:pStyle w:val="CellBodyCentered"/>
              <w:rPr>
                <w:rFonts w:ascii="Arial Narrow" w:hAnsi="Arial Narrow" w:cs="Arial"/>
                <w:color w:val="auto"/>
                <w:sz w:val="16"/>
                <w:szCs w:val="16"/>
              </w:rPr>
            </w:pPr>
          </w:p>
          <w:p w14:paraId="74AD4234" w14:textId="77777777" w:rsidR="006B0501" w:rsidRPr="00014E44" w:rsidRDefault="006B0501" w:rsidP="00DE1185">
            <w:pPr>
              <w:pStyle w:val="CellBodyCentered"/>
              <w:rPr>
                <w:rFonts w:ascii="Arial Narrow" w:hAnsi="Arial Narrow" w:cs="Arial"/>
                <w:color w:val="auto"/>
                <w:sz w:val="16"/>
                <w:szCs w:val="16"/>
              </w:rPr>
            </w:pPr>
          </w:p>
          <w:p w14:paraId="35D1B7D5" w14:textId="77777777" w:rsidR="006B0501" w:rsidRPr="00014E44" w:rsidRDefault="006B0501" w:rsidP="00DE1185">
            <w:pPr>
              <w:pStyle w:val="CellBodyCentered"/>
              <w:rPr>
                <w:rFonts w:ascii="Arial Narrow" w:hAnsi="Arial Narrow" w:cs="Arial"/>
                <w:color w:val="auto"/>
                <w:sz w:val="16"/>
                <w:szCs w:val="16"/>
              </w:rPr>
            </w:pPr>
          </w:p>
          <w:p w14:paraId="4986326E" w14:textId="77777777" w:rsidR="006B0501" w:rsidRPr="00014E44" w:rsidRDefault="006B0501" w:rsidP="00DE1185">
            <w:pPr>
              <w:pStyle w:val="CellBodyCentered"/>
              <w:rPr>
                <w:rFonts w:ascii="Arial Narrow" w:hAnsi="Arial Narrow" w:cs="Arial"/>
                <w:color w:val="auto"/>
                <w:sz w:val="16"/>
                <w:szCs w:val="16"/>
              </w:rPr>
            </w:pPr>
          </w:p>
          <w:p w14:paraId="3C498DD0" w14:textId="77777777" w:rsidR="006B0501" w:rsidRPr="00014E44" w:rsidRDefault="006B0501" w:rsidP="00DE1185">
            <w:pPr>
              <w:pStyle w:val="CellBodyCentered"/>
              <w:rPr>
                <w:rFonts w:ascii="Arial Narrow" w:hAnsi="Arial Narrow" w:cs="Arial"/>
                <w:color w:val="auto"/>
                <w:sz w:val="16"/>
                <w:szCs w:val="16"/>
              </w:rPr>
            </w:pPr>
          </w:p>
          <w:p w14:paraId="6CD234F5" w14:textId="77777777" w:rsidR="006B0501" w:rsidRPr="00014E44" w:rsidRDefault="006B0501" w:rsidP="00DE1185">
            <w:pPr>
              <w:pStyle w:val="CellBodyCentered"/>
              <w:rPr>
                <w:rFonts w:ascii="Arial Narrow" w:hAnsi="Arial Narrow" w:cs="Arial"/>
                <w:color w:val="auto"/>
                <w:sz w:val="16"/>
                <w:szCs w:val="16"/>
              </w:rPr>
            </w:pPr>
          </w:p>
          <w:p w14:paraId="57469762" w14:textId="77777777" w:rsidR="006B0501" w:rsidRPr="00014E44" w:rsidRDefault="006B0501" w:rsidP="00DE1185">
            <w:pPr>
              <w:pStyle w:val="CellBodyCentered"/>
              <w:rPr>
                <w:rFonts w:ascii="Arial Narrow" w:hAnsi="Arial Narrow" w:cs="Arial"/>
                <w:color w:val="auto"/>
                <w:sz w:val="16"/>
                <w:szCs w:val="16"/>
              </w:rPr>
            </w:pPr>
          </w:p>
          <w:p w14:paraId="4A2A7885" w14:textId="77777777" w:rsidR="006B0501" w:rsidRPr="00014E44" w:rsidRDefault="006B0501" w:rsidP="00DE1185">
            <w:pPr>
              <w:pStyle w:val="CellBodyCentered"/>
              <w:rPr>
                <w:rFonts w:ascii="Arial Narrow" w:hAnsi="Arial Narrow" w:cs="Arial"/>
                <w:color w:val="auto"/>
                <w:sz w:val="16"/>
                <w:szCs w:val="16"/>
              </w:rPr>
            </w:pPr>
          </w:p>
          <w:p w14:paraId="5A5E7210" w14:textId="77777777" w:rsidR="006B0501" w:rsidRPr="00014E44" w:rsidRDefault="006B0501" w:rsidP="00DE1185">
            <w:pPr>
              <w:pStyle w:val="CellBodyCentered"/>
              <w:rPr>
                <w:rFonts w:ascii="Arial Narrow" w:hAnsi="Arial Narrow" w:cs="Arial"/>
                <w:color w:val="auto"/>
                <w:sz w:val="16"/>
                <w:szCs w:val="16"/>
              </w:rPr>
            </w:pPr>
          </w:p>
          <w:p w14:paraId="744AB14B" w14:textId="77777777" w:rsidR="006B0501" w:rsidRPr="00014E44" w:rsidRDefault="006B0501" w:rsidP="00DE1185">
            <w:pPr>
              <w:pStyle w:val="CellBodyCentered"/>
              <w:rPr>
                <w:rFonts w:ascii="Arial Narrow" w:hAnsi="Arial Narrow" w:cs="Arial"/>
                <w:color w:val="auto"/>
                <w:sz w:val="16"/>
                <w:szCs w:val="16"/>
              </w:rPr>
            </w:pPr>
          </w:p>
          <w:p w14:paraId="70807025" w14:textId="77777777" w:rsidR="006B0501" w:rsidRPr="00014E44" w:rsidRDefault="006B0501" w:rsidP="00DE1185">
            <w:pPr>
              <w:pStyle w:val="CellBodyCentered"/>
              <w:rPr>
                <w:rFonts w:ascii="Arial Narrow" w:hAnsi="Arial Narrow" w:cs="Arial"/>
                <w:color w:val="auto"/>
                <w:sz w:val="16"/>
                <w:szCs w:val="16"/>
              </w:rPr>
            </w:pPr>
          </w:p>
          <w:p w14:paraId="0A5B3CD9" w14:textId="77777777" w:rsidR="006B0501" w:rsidRPr="00014E44" w:rsidRDefault="006B0501" w:rsidP="00DE1185">
            <w:pPr>
              <w:pStyle w:val="CellBodyCentered"/>
              <w:rPr>
                <w:rFonts w:ascii="Arial Narrow" w:hAnsi="Arial Narrow" w:cs="Arial"/>
                <w:color w:val="auto"/>
                <w:sz w:val="16"/>
                <w:szCs w:val="16"/>
              </w:rPr>
            </w:pPr>
          </w:p>
          <w:p w14:paraId="6939F89E" w14:textId="77777777" w:rsidR="006B0501" w:rsidRPr="00014E44" w:rsidRDefault="006B0501" w:rsidP="00DE1185">
            <w:pPr>
              <w:pStyle w:val="CellBodyCentered"/>
              <w:rPr>
                <w:rFonts w:ascii="Arial Narrow" w:hAnsi="Arial Narrow" w:cs="Arial"/>
                <w:color w:val="auto"/>
                <w:sz w:val="16"/>
                <w:szCs w:val="16"/>
              </w:rPr>
            </w:pPr>
          </w:p>
          <w:p w14:paraId="7F9121F9" w14:textId="77777777" w:rsidR="007C3745" w:rsidRPr="00014E44" w:rsidRDefault="007C3745" w:rsidP="00DE1185">
            <w:pPr>
              <w:pStyle w:val="CellBodyCentered"/>
              <w:rPr>
                <w:rFonts w:ascii="Arial Narrow" w:hAnsi="Arial Narrow" w:cs="Arial"/>
                <w:color w:val="auto"/>
                <w:sz w:val="16"/>
                <w:szCs w:val="16"/>
              </w:rPr>
            </w:pPr>
          </w:p>
          <w:p w14:paraId="2C3224B1" w14:textId="77777777" w:rsidR="007C3745" w:rsidRPr="00014E44" w:rsidRDefault="007C3745" w:rsidP="00DE1185">
            <w:pPr>
              <w:pStyle w:val="CellBodyCentered"/>
              <w:rPr>
                <w:rFonts w:ascii="Arial Narrow" w:hAnsi="Arial Narrow" w:cs="Arial"/>
                <w:color w:val="auto"/>
                <w:sz w:val="16"/>
                <w:szCs w:val="16"/>
              </w:rPr>
            </w:pPr>
          </w:p>
          <w:p w14:paraId="76512845" w14:textId="77777777" w:rsidR="007C3745" w:rsidRPr="00014E44" w:rsidRDefault="007C3745" w:rsidP="00DE1185">
            <w:pPr>
              <w:pStyle w:val="CellBodyCentered"/>
              <w:rPr>
                <w:rFonts w:ascii="Arial Narrow" w:hAnsi="Arial Narrow" w:cs="Arial"/>
                <w:color w:val="auto"/>
                <w:sz w:val="16"/>
                <w:szCs w:val="16"/>
              </w:rPr>
            </w:pPr>
          </w:p>
          <w:p w14:paraId="79C3C007" w14:textId="77777777" w:rsidR="007C3745" w:rsidRPr="00014E44" w:rsidRDefault="007C3745" w:rsidP="00DE1185">
            <w:pPr>
              <w:pStyle w:val="CellBodyCentered"/>
              <w:rPr>
                <w:rFonts w:ascii="Arial Narrow" w:hAnsi="Arial Narrow" w:cs="Arial"/>
                <w:color w:val="auto"/>
                <w:sz w:val="16"/>
                <w:szCs w:val="16"/>
              </w:rPr>
            </w:pPr>
          </w:p>
          <w:p w14:paraId="7E64B69A" w14:textId="77777777" w:rsidR="007C3745" w:rsidRPr="00014E44" w:rsidRDefault="007C3745" w:rsidP="00DE1185">
            <w:pPr>
              <w:pStyle w:val="CellBodyCentered"/>
              <w:rPr>
                <w:rFonts w:ascii="Arial Narrow" w:hAnsi="Arial Narrow" w:cs="Arial"/>
                <w:color w:val="auto"/>
                <w:sz w:val="16"/>
                <w:szCs w:val="16"/>
              </w:rPr>
            </w:pPr>
          </w:p>
          <w:p w14:paraId="1C9017D1" w14:textId="77777777" w:rsidR="007C3745" w:rsidRPr="00014E44" w:rsidRDefault="007C3745" w:rsidP="00DE1185">
            <w:pPr>
              <w:pStyle w:val="CellBodyCentered"/>
              <w:rPr>
                <w:rFonts w:ascii="Arial Narrow" w:hAnsi="Arial Narrow" w:cs="Arial"/>
                <w:color w:val="auto"/>
                <w:sz w:val="16"/>
                <w:szCs w:val="16"/>
              </w:rPr>
            </w:pPr>
          </w:p>
          <w:p w14:paraId="7C0EA8E7" w14:textId="77777777" w:rsidR="007C3745" w:rsidRPr="00014E44" w:rsidRDefault="007C3745" w:rsidP="00DE1185">
            <w:pPr>
              <w:pStyle w:val="CellBodyCentered"/>
              <w:rPr>
                <w:rFonts w:ascii="Arial Narrow" w:hAnsi="Arial Narrow" w:cs="Arial"/>
                <w:color w:val="auto"/>
                <w:sz w:val="16"/>
                <w:szCs w:val="16"/>
              </w:rPr>
            </w:pPr>
          </w:p>
          <w:p w14:paraId="1DC92B88" w14:textId="77777777" w:rsidR="007C3745" w:rsidRPr="00014E44" w:rsidRDefault="007C3745" w:rsidP="00DE1185">
            <w:pPr>
              <w:pStyle w:val="CellBodyCentered"/>
              <w:rPr>
                <w:rFonts w:ascii="Arial Narrow" w:hAnsi="Arial Narrow" w:cs="Arial"/>
                <w:color w:val="auto"/>
                <w:sz w:val="16"/>
                <w:szCs w:val="16"/>
              </w:rPr>
            </w:pPr>
          </w:p>
          <w:p w14:paraId="01FFBC7B" w14:textId="77777777" w:rsidR="006B0501" w:rsidRPr="00014E44" w:rsidRDefault="006B0501" w:rsidP="00DE1185">
            <w:pPr>
              <w:pStyle w:val="CellBodyCentered"/>
              <w:jc w:val="left"/>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6F2AD81" w14:textId="77777777" w:rsidR="006B0501" w:rsidRPr="00014E44" w:rsidRDefault="006B0501" w:rsidP="00DE1185">
            <w:pPr>
              <w:pStyle w:val="CellBodyCentered"/>
              <w:rPr>
                <w:rFonts w:ascii="Arial Narrow" w:hAnsi="Arial Narrow" w:cs="Arial"/>
                <w:color w:val="auto"/>
                <w:sz w:val="16"/>
                <w:szCs w:val="16"/>
                <w:lang w:val="en-GB"/>
              </w:rPr>
            </w:pPr>
          </w:p>
          <w:p w14:paraId="39F91611" w14:textId="2D67E853"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6D06ED">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p w14:paraId="23D0600C" w14:textId="77777777" w:rsidR="006B0501" w:rsidRPr="00014E44" w:rsidRDefault="006B0501" w:rsidP="00DE1185">
            <w:pPr>
              <w:pStyle w:val="CellBodyCentered"/>
              <w:rPr>
                <w:rFonts w:ascii="Arial Narrow" w:hAnsi="Arial Narrow" w:cs="Arial"/>
                <w:color w:val="auto"/>
                <w:sz w:val="16"/>
                <w:szCs w:val="16"/>
              </w:rPr>
            </w:pPr>
          </w:p>
          <w:p w14:paraId="0C0165FC" w14:textId="77777777" w:rsidR="006B0501" w:rsidRPr="00014E44" w:rsidRDefault="006B0501" w:rsidP="00DE1185">
            <w:pPr>
              <w:pStyle w:val="CellBodyCentered"/>
              <w:rPr>
                <w:rFonts w:ascii="Arial Narrow" w:hAnsi="Arial Narrow" w:cs="Arial"/>
                <w:color w:val="auto"/>
                <w:sz w:val="16"/>
                <w:szCs w:val="16"/>
              </w:rPr>
            </w:pPr>
          </w:p>
          <w:p w14:paraId="2CB21BD0" w14:textId="77777777" w:rsidR="006B0501" w:rsidRPr="00014E44" w:rsidRDefault="006B0501" w:rsidP="00DE1185">
            <w:pPr>
              <w:pStyle w:val="CellBodyCentered"/>
              <w:rPr>
                <w:rFonts w:ascii="Arial Narrow" w:hAnsi="Arial Narrow" w:cs="Arial"/>
                <w:color w:val="auto"/>
                <w:sz w:val="16"/>
                <w:szCs w:val="16"/>
              </w:rPr>
            </w:pPr>
          </w:p>
          <w:p w14:paraId="47E1B4EE" w14:textId="77777777" w:rsidR="006B0501" w:rsidRPr="00014E44" w:rsidRDefault="006B0501" w:rsidP="00DE1185">
            <w:pPr>
              <w:pStyle w:val="CellBodyCentered"/>
              <w:rPr>
                <w:rFonts w:ascii="Arial Narrow" w:hAnsi="Arial Narrow" w:cs="Arial"/>
                <w:color w:val="auto"/>
                <w:sz w:val="16"/>
                <w:szCs w:val="16"/>
              </w:rPr>
            </w:pPr>
          </w:p>
          <w:p w14:paraId="38E6FB68" w14:textId="77777777" w:rsidR="006B0501" w:rsidRPr="00014E44" w:rsidRDefault="006B0501" w:rsidP="00DE1185">
            <w:pPr>
              <w:pStyle w:val="CellBodyCentered"/>
              <w:rPr>
                <w:rFonts w:ascii="Arial Narrow" w:hAnsi="Arial Narrow" w:cs="Arial"/>
                <w:color w:val="auto"/>
                <w:sz w:val="16"/>
                <w:szCs w:val="16"/>
              </w:rPr>
            </w:pPr>
          </w:p>
          <w:p w14:paraId="1047A2AB" w14:textId="77777777" w:rsidR="006B0501" w:rsidRPr="00014E44" w:rsidRDefault="006B0501" w:rsidP="00DE1185">
            <w:pPr>
              <w:pStyle w:val="CellBodyCentered"/>
              <w:rPr>
                <w:rFonts w:ascii="Arial Narrow" w:hAnsi="Arial Narrow" w:cs="Arial"/>
                <w:color w:val="auto"/>
                <w:sz w:val="16"/>
                <w:szCs w:val="16"/>
              </w:rPr>
            </w:pPr>
          </w:p>
          <w:p w14:paraId="27384474" w14:textId="77777777" w:rsidR="006B0501" w:rsidRPr="00014E44" w:rsidRDefault="006B0501" w:rsidP="00DE1185">
            <w:pPr>
              <w:pStyle w:val="CellBodyCentered"/>
              <w:rPr>
                <w:rFonts w:ascii="Arial Narrow" w:hAnsi="Arial Narrow" w:cs="Arial"/>
                <w:color w:val="auto"/>
                <w:sz w:val="16"/>
                <w:szCs w:val="16"/>
              </w:rPr>
            </w:pPr>
          </w:p>
          <w:p w14:paraId="34A6D0CF" w14:textId="77777777" w:rsidR="006B0501" w:rsidRPr="00014E44" w:rsidRDefault="006B0501" w:rsidP="00DE1185">
            <w:pPr>
              <w:pStyle w:val="CellBodyCentered"/>
              <w:rPr>
                <w:rFonts w:ascii="Arial Narrow" w:hAnsi="Arial Narrow" w:cs="Arial"/>
                <w:color w:val="auto"/>
                <w:sz w:val="16"/>
                <w:szCs w:val="16"/>
              </w:rPr>
            </w:pPr>
          </w:p>
          <w:p w14:paraId="7EA577A7" w14:textId="77777777" w:rsidR="006B0501" w:rsidRPr="00014E44" w:rsidRDefault="006B0501" w:rsidP="00DE1185">
            <w:pPr>
              <w:pStyle w:val="CellBodyCentered"/>
              <w:rPr>
                <w:rFonts w:ascii="Arial Narrow" w:hAnsi="Arial Narrow" w:cs="Arial"/>
                <w:color w:val="auto"/>
                <w:sz w:val="16"/>
                <w:szCs w:val="16"/>
              </w:rPr>
            </w:pPr>
          </w:p>
          <w:p w14:paraId="2CEC356F" w14:textId="77777777" w:rsidR="006B0501" w:rsidRPr="00014E44" w:rsidRDefault="006B0501" w:rsidP="00DE1185">
            <w:pPr>
              <w:pStyle w:val="CellBodyCentered"/>
              <w:rPr>
                <w:rFonts w:ascii="Arial Narrow" w:hAnsi="Arial Narrow" w:cs="Arial"/>
                <w:color w:val="auto"/>
                <w:sz w:val="16"/>
                <w:szCs w:val="16"/>
              </w:rPr>
            </w:pPr>
          </w:p>
          <w:p w14:paraId="7CCAAF39" w14:textId="77777777" w:rsidR="006B0501" w:rsidRPr="00014E44" w:rsidRDefault="006B0501" w:rsidP="00DE1185">
            <w:pPr>
              <w:pStyle w:val="CellBodyCentered"/>
              <w:rPr>
                <w:rFonts w:ascii="Arial Narrow" w:hAnsi="Arial Narrow" w:cs="Arial"/>
                <w:color w:val="auto"/>
                <w:sz w:val="16"/>
                <w:szCs w:val="16"/>
              </w:rPr>
            </w:pPr>
          </w:p>
          <w:p w14:paraId="06B11DFD" w14:textId="77777777" w:rsidR="006B0501" w:rsidRPr="00014E44" w:rsidRDefault="006B0501" w:rsidP="00DE1185">
            <w:pPr>
              <w:pStyle w:val="CellBodyCentered"/>
              <w:rPr>
                <w:rFonts w:ascii="Arial Narrow" w:hAnsi="Arial Narrow" w:cs="Arial"/>
                <w:color w:val="auto"/>
                <w:sz w:val="16"/>
                <w:szCs w:val="16"/>
              </w:rPr>
            </w:pPr>
          </w:p>
          <w:p w14:paraId="413909F6" w14:textId="30F93306" w:rsidR="006B0501" w:rsidRPr="00014E44" w:rsidRDefault="006B0501" w:rsidP="00DE1185">
            <w:pPr>
              <w:pStyle w:val="CellBodyCentered"/>
              <w:rPr>
                <w:rFonts w:ascii="Arial Narrow" w:hAnsi="Arial Narrow" w:cs="Arial"/>
                <w:color w:val="auto"/>
                <w:sz w:val="16"/>
                <w:szCs w:val="16"/>
                <w:lang w:val="en-GB"/>
              </w:rPr>
            </w:pPr>
          </w:p>
          <w:p w14:paraId="443FFBAF" w14:textId="77777777" w:rsidR="006B0501" w:rsidRPr="00014E44" w:rsidRDefault="006B0501" w:rsidP="00DE1185">
            <w:pPr>
              <w:pStyle w:val="CellBodyCentered"/>
              <w:rPr>
                <w:rFonts w:ascii="Arial Narrow" w:hAnsi="Arial Narrow" w:cs="Arial"/>
                <w:color w:val="auto"/>
                <w:sz w:val="16"/>
                <w:szCs w:val="16"/>
              </w:rPr>
            </w:pPr>
          </w:p>
          <w:p w14:paraId="65A72FD4" w14:textId="77777777" w:rsidR="006B0501" w:rsidRPr="00014E44" w:rsidRDefault="006B0501" w:rsidP="00DE1185">
            <w:pPr>
              <w:pStyle w:val="CellBodyCentered"/>
              <w:rPr>
                <w:rFonts w:ascii="Arial Narrow" w:hAnsi="Arial Narrow" w:cs="Arial"/>
                <w:color w:val="auto"/>
                <w:sz w:val="16"/>
                <w:szCs w:val="16"/>
              </w:rPr>
            </w:pPr>
          </w:p>
          <w:p w14:paraId="59E2CE40" w14:textId="77777777" w:rsidR="006B0501" w:rsidRPr="00014E44" w:rsidRDefault="006B0501" w:rsidP="00DE1185">
            <w:pPr>
              <w:pStyle w:val="CellBodyCentered"/>
              <w:rPr>
                <w:rFonts w:ascii="Arial Narrow" w:hAnsi="Arial Narrow" w:cs="Arial"/>
                <w:color w:val="auto"/>
                <w:sz w:val="16"/>
                <w:szCs w:val="16"/>
              </w:rPr>
            </w:pPr>
          </w:p>
          <w:p w14:paraId="6D0F5F37" w14:textId="77777777" w:rsidR="006B0501" w:rsidRPr="00014E44" w:rsidRDefault="006B0501" w:rsidP="00DE1185">
            <w:pPr>
              <w:pStyle w:val="CellBodyCentered"/>
              <w:rPr>
                <w:rFonts w:ascii="Arial Narrow" w:hAnsi="Arial Narrow" w:cs="Arial"/>
                <w:color w:val="auto"/>
                <w:sz w:val="16"/>
                <w:szCs w:val="16"/>
              </w:rPr>
            </w:pPr>
          </w:p>
          <w:p w14:paraId="01C4A563" w14:textId="77777777" w:rsidR="006B0501" w:rsidRPr="00014E44" w:rsidRDefault="006B0501" w:rsidP="00DE1185">
            <w:pPr>
              <w:pStyle w:val="CellBodyCentered"/>
              <w:rPr>
                <w:rFonts w:ascii="Arial Narrow" w:hAnsi="Arial Narrow" w:cs="Arial"/>
                <w:color w:val="auto"/>
                <w:sz w:val="16"/>
                <w:szCs w:val="16"/>
              </w:rPr>
            </w:pPr>
          </w:p>
          <w:p w14:paraId="700989B9" w14:textId="77777777" w:rsidR="006B0501" w:rsidRPr="00014E44" w:rsidRDefault="006B0501" w:rsidP="00DE1185">
            <w:pPr>
              <w:pStyle w:val="CellBodyCentered"/>
              <w:rPr>
                <w:rFonts w:ascii="Arial Narrow" w:hAnsi="Arial Narrow" w:cs="Arial"/>
                <w:color w:val="auto"/>
                <w:sz w:val="16"/>
                <w:szCs w:val="16"/>
              </w:rPr>
            </w:pPr>
          </w:p>
          <w:p w14:paraId="38F57858" w14:textId="77777777" w:rsidR="006B0501" w:rsidRPr="00014E44" w:rsidRDefault="006B0501" w:rsidP="00DE1185">
            <w:pPr>
              <w:pStyle w:val="CellBodyCentered"/>
              <w:rPr>
                <w:rFonts w:ascii="Arial Narrow" w:hAnsi="Arial Narrow" w:cs="Arial"/>
                <w:color w:val="auto"/>
                <w:sz w:val="16"/>
                <w:szCs w:val="16"/>
              </w:rPr>
            </w:pPr>
          </w:p>
          <w:p w14:paraId="3C16955F" w14:textId="77777777" w:rsidR="006B0501" w:rsidRPr="00014E44" w:rsidRDefault="006B0501" w:rsidP="00DE1185">
            <w:pPr>
              <w:pStyle w:val="CellBodyCentered"/>
              <w:rPr>
                <w:rFonts w:ascii="Arial Narrow" w:hAnsi="Arial Narrow" w:cs="Arial"/>
                <w:color w:val="auto"/>
                <w:sz w:val="16"/>
                <w:szCs w:val="16"/>
              </w:rPr>
            </w:pPr>
          </w:p>
          <w:p w14:paraId="496D2957" w14:textId="77777777" w:rsidR="006B0501" w:rsidRPr="00014E44" w:rsidRDefault="006B0501" w:rsidP="00DE1185">
            <w:pPr>
              <w:pStyle w:val="CellBodyCentered"/>
              <w:rPr>
                <w:rFonts w:ascii="Arial Narrow" w:hAnsi="Arial Narrow" w:cs="Arial"/>
                <w:color w:val="auto"/>
                <w:sz w:val="16"/>
                <w:szCs w:val="16"/>
              </w:rPr>
            </w:pPr>
          </w:p>
          <w:p w14:paraId="7BD7C18C" w14:textId="77777777" w:rsidR="006B0501" w:rsidRPr="00014E44" w:rsidRDefault="006B0501" w:rsidP="00DE1185">
            <w:pPr>
              <w:pStyle w:val="CellBodyCentered"/>
              <w:rPr>
                <w:rFonts w:ascii="Arial Narrow" w:hAnsi="Arial Narrow" w:cs="Arial"/>
                <w:color w:val="auto"/>
                <w:sz w:val="16"/>
                <w:szCs w:val="16"/>
              </w:rPr>
            </w:pPr>
          </w:p>
          <w:p w14:paraId="1F291AFC" w14:textId="77777777" w:rsidR="006B0501" w:rsidRPr="00014E44" w:rsidRDefault="006B0501" w:rsidP="00DE1185">
            <w:pPr>
              <w:pStyle w:val="CellBodyCentered"/>
              <w:rPr>
                <w:rFonts w:ascii="Arial Narrow" w:hAnsi="Arial Narrow" w:cs="Arial"/>
                <w:color w:val="auto"/>
                <w:sz w:val="16"/>
                <w:szCs w:val="16"/>
              </w:rPr>
            </w:pPr>
          </w:p>
          <w:p w14:paraId="06FD0A98" w14:textId="77777777" w:rsidR="006B0501" w:rsidRPr="00014E44" w:rsidRDefault="006B0501" w:rsidP="00DE1185">
            <w:pPr>
              <w:pStyle w:val="CellBodyCentered"/>
              <w:rPr>
                <w:rFonts w:ascii="Arial Narrow" w:hAnsi="Arial Narrow" w:cs="Arial"/>
                <w:color w:val="auto"/>
                <w:sz w:val="16"/>
                <w:szCs w:val="16"/>
              </w:rPr>
            </w:pPr>
          </w:p>
          <w:p w14:paraId="348C22EA" w14:textId="77777777" w:rsidR="006B0501" w:rsidRPr="00014E44" w:rsidRDefault="006B0501" w:rsidP="00DE1185">
            <w:pPr>
              <w:pStyle w:val="CellBodyCentered"/>
              <w:rPr>
                <w:rFonts w:ascii="Arial Narrow" w:hAnsi="Arial Narrow" w:cs="Arial"/>
                <w:color w:val="auto"/>
                <w:sz w:val="16"/>
                <w:szCs w:val="16"/>
              </w:rPr>
            </w:pPr>
          </w:p>
          <w:p w14:paraId="7F243F99" w14:textId="77777777" w:rsidR="006B0501" w:rsidRPr="00014E44" w:rsidRDefault="006B0501" w:rsidP="00DE1185">
            <w:pPr>
              <w:pStyle w:val="CellBodyCentered"/>
              <w:rPr>
                <w:rFonts w:ascii="Arial Narrow" w:hAnsi="Arial Narrow" w:cs="Arial"/>
                <w:color w:val="auto"/>
                <w:sz w:val="16"/>
                <w:szCs w:val="16"/>
              </w:rPr>
            </w:pPr>
          </w:p>
          <w:p w14:paraId="2CA8D38F" w14:textId="77777777" w:rsidR="006B0501" w:rsidRPr="00014E44" w:rsidRDefault="006B0501" w:rsidP="00DE1185">
            <w:pPr>
              <w:pStyle w:val="CellBodyCentered"/>
              <w:rPr>
                <w:rFonts w:ascii="Arial Narrow" w:hAnsi="Arial Narrow" w:cs="Arial"/>
                <w:color w:val="auto"/>
                <w:sz w:val="16"/>
                <w:szCs w:val="16"/>
              </w:rPr>
            </w:pPr>
          </w:p>
          <w:p w14:paraId="63C8DBE8" w14:textId="77777777" w:rsidR="006B0501" w:rsidRPr="00014E44" w:rsidRDefault="006B0501" w:rsidP="00DE1185">
            <w:pPr>
              <w:pStyle w:val="CellBodyCentered"/>
              <w:rPr>
                <w:rFonts w:ascii="Arial Narrow" w:hAnsi="Arial Narrow" w:cs="Arial"/>
                <w:color w:val="auto"/>
                <w:sz w:val="16"/>
                <w:szCs w:val="16"/>
              </w:rPr>
            </w:pPr>
          </w:p>
          <w:p w14:paraId="2BA92DA5" w14:textId="77777777" w:rsidR="006B0501" w:rsidRPr="00014E44" w:rsidRDefault="006B0501" w:rsidP="00DE1185">
            <w:pPr>
              <w:pStyle w:val="CellBodyCentered"/>
              <w:rPr>
                <w:rFonts w:ascii="Arial Narrow" w:hAnsi="Arial Narrow" w:cs="Arial"/>
                <w:color w:val="auto"/>
                <w:sz w:val="16"/>
                <w:szCs w:val="16"/>
              </w:rPr>
            </w:pPr>
          </w:p>
          <w:p w14:paraId="1448EF08" w14:textId="77777777" w:rsidR="006B0501" w:rsidRPr="00014E44" w:rsidRDefault="006B0501" w:rsidP="00DE1185">
            <w:pPr>
              <w:pStyle w:val="CellBodyCentered"/>
              <w:rPr>
                <w:rFonts w:ascii="Arial Narrow" w:hAnsi="Arial Narrow" w:cs="Arial"/>
                <w:color w:val="auto"/>
                <w:sz w:val="16"/>
                <w:szCs w:val="16"/>
              </w:rPr>
            </w:pPr>
          </w:p>
          <w:p w14:paraId="4D06C273" w14:textId="77777777" w:rsidR="006B0501" w:rsidRPr="00014E44" w:rsidRDefault="006B0501" w:rsidP="00DE1185">
            <w:pPr>
              <w:pStyle w:val="CellBodyCentered"/>
              <w:rPr>
                <w:rFonts w:ascii="Arial Narrow" w:hAnsi="Arial Narrow" w:cs="Arial"/>
                <w:color w:val="auto"/>
                <w:sz w:val="16"/>
                <w:szCs w:val="16"/>
              </w:rPr>
            </w:pPr>
          </w:p>
          <w:p w14:paraId="175E86A1" w14:textId="77777777" w:rsidR="006B0501" w:rsidRPr="00014E44" w:rsidRDefault="006B0501" w:rsidP="00DE1185">
            <w:pPr>
              <w:pStyle w:val="CellBodyCentered"/>
              <w:rPr>
                <w:rFonts w:ascii="Arial Narrow" w:hAnsi="Arial Narrow" w:cs="Arial"/>
                <w:color w:val="auto"/>
                <w:sz w:val="16"/>
                <w:szCs w:val="16"/>
              </w:rPr>
            </w:pPr>
          </w:p>
          <w:p w14:paraId="205F8197" w14:textId="77777777" w:rsidR="006B0501" w:rsidRPr="00014E44" w:rsidRDefault="006B0501" w:rsidP="00DE1185">
            <w:pPr>
              <w:pStyle w:val="CellBodyCentered"/>
              <w:rPr>
                <w:rFonts w:ascii="Arial Narrow" w:hAnsi="Arial Narrow" w:cs="Arial"/>
                <w:color w:val="auto"/>
                <w:sz w:val="16"/>
                <w:szCs w:val="16"/>
              </w:rPr>
            </w:pPr>
          </w:p>
          <w:p w14:paraId="0AFB530D" w14:textId="77777777" w:rsidR="006B0501" w:rsidRPr="00014E44" w:rsidRDefault="006B0501" w:rsidP="00DE1185">
            <w:pPr>
              <w:pStyle w:val="CellBodyCentered"/>
              <w:rPr>
                <w:rFonts w:ascii="Arial Narrow" w:hAnsi="Arial Narrow" w:cs="Arial"/>
                <w:color w:val="auto"/>
                <w:sz w:val="16"/>
                <w:szCs w:val="16"/>
              </w:rPr>
            </w:pPr>
          </w:p>
          <w:p w14:paraId="66ADE15A" w14:textId="77777777" w:rsidR="006B0501" w:rsidRPr="00014E44" w:rsidRDefault="006B0501" w:rsidP="00DE1185">
            <w:pPr>
              <w:pStyle w:val="CellBodyCentered"/>
              <w:rPr>
                <w:rFonts w:ascii="Arial Narrow" w:hAnsi="Arial Narrow" w:cs="Arial"/>
                <w:color w:val="auto"/>
                <w:sz w:val="16"/>
                <w:szCs w:val="16"/>
              </w:rPr>
            </w:pPr>
          </w:p>
          <w:p w14:paraId="37AB2C69" w14:textId="77777777" w:rsidR="006B0501" w:rsidRPr="00014E44" w:rsidRDefault="006B0501" w:rsidP="00DE1185">
            <w:pPr>
              <w:pStyle w:val="CellBodyCentered"/>
              <w:rPr>
                <w:rFonts w:ascii="Arial Narrow" w:hAnsi="Arial Narrow" w:cs="Arial"/>
                <w:color w:val="auto"/>
                <w:sz w:val="16"/>
                <w:szCs w:val="16"/>
              </w:rPr>
            </w:pPr>
          </w:p>
          <w:p w14:paraId="3CD39581" w14:textId="77777777" w:rsidR="006B0501" w:rsidRPr="00014E44" w:rsidRDefault="006B0501" w:rsidP="00DE1185">
            <w:pPr>
              <w:pStyle w:val="CellBodyCentered"/>
              <w:rPr>
                <w:rFonts w:ascii="Arial Narrow" w:hAnsi="Arial Narrow" w:cs="Arial"/>
                <w:color w:val="auto"/>
                <w:sz w:val="16"/>
                <w:szCs w:val="16"/>
              </w:rPr>
            </w:pPr>
          </w:p>
          <w:p w14:paraId="1C1B5C25" w14:textId="77777777" w:rsidR="006B0501" w:rsidRPr="00014E44" w:rsidRDefault="006B0501" w:rsidP="00DE1185">
            <w:pPr>
              <w:pStyle w:val="CellBodyCentered"/>
              <w:rPr>
                <w:rFonts w:ascii="Arial Narrow" w:hAnsi="Arial Narrow" w:cs="Arial"/>
                <w:color w:val="auto"/>
                <w:sz w:val="16"/>
                <w:szCs w:val="16"/>
              </w:rPr>
            </w:pPr>
          </w:p>
          <w:p w14:paraId="60AAA898" w14:textId="77777777" w:rsidR="006B0501" w:rsidRPr="00014E44" w:rsidRDefault="006B0501" w:rsidP="00DE1185">
            <w:pPr>
              <w:pStyle w:val="CellBodyCentered"/>
              <w:rPr>
                <w:rFonts w:ascii="Arial Narrow" w:hAnsi="Arial Narrow" w:cs="Arial"/>
                <w:color w:val="auto"/>
                <w:sz w:val="16"/>
                <w:szCs w:val="16"/>
              </w:rPr>
            </w:pPr>
          </w:p>
          <w:p w14:paraId="0E12AF0E" w14:textId="77777777" w:rsidR="006B0501" w:rsidRPr="00014E44" w:rsidRDefault="006B0501" w:rsidP="00DE1185">
            <w:pPr>
              <w:pStyle w:val="CellBodyCentered"/>
              <w:rPr>
                <w:rFonts w:ascii="Arial Narrow" w:hAnsi="Arial Narrow" w:cs="Arial"/>
                <w:color w:val="auto"/>
                <w:sz w:val="16"/>
                <w:szCs w:val="16"/>
              </w:rPr>
            </w:pPr>
          </w:p>
          <w:p w14:paraId="7DD26BC6" w14:textId="77777777" w:rsidR="006B0501" w:rsidRPr="00014E44" w:rsidRDefault="006B0501" w:rsidP="00DE1185">
            <w:pPr>
              <w:pStyle w:val="CellBodyCentered"/>
              <w:rPr>
                <w:rFonts w:ascii="Arial Narrow" w:hAnsi="Arial Narrow" w:cs="Arial"/>
                <w:color w:val="auto"/>
                <w:sz w:val="16"/>
                <w:szCs w:val="16"/>
              </w:rPr>
            </w:pPr>
          </w:p>
          <w:p w14:paraId="0C7D73E8" w14:textId="77777777" w:rsidR="006B0501" w:rsidRPr="00014E44" w:rsidRDefault="006B0501" w:rsidP="00DE1185">
            <w:pPr>
              <w:pStyle w:val="CellBodyCentered"/>
              <w:rPr>
                <w:rFonts w:ascii="Arial Narrow" w:hAnsi="Arial Narrow" w:cs="Arial"/>
                <w:color w:val="auto"/>
                <w:sz w:val="16"/>
                <w:szCs w:val="16"/>
              </w:rPr>
            </w:pPr>
          </w:p>
          <w:p w14:paraId="43D45130" w14:textId="77777777" w:rsidR="006B0501" w:rsidRPr="00014E44" w:rsidRDefault="006B0501" w:rsidP="00DE1185">
            <w:pPr>
              <w:pStyle w:val="CellBodyCentered"/>
              <w:rPr>
                <w:rFonts w:ascii="Arial Narrow" w:hAnsi="Arial Narrow" w:cs="Arial"/>
                <w:color w:val="auto"/>
                <w:sz w:val="16"/>
                <w:szCs w:val="16"/>
              </w:rPr>
            </w:pPr>
          </w:p>
          <w:p w14:paraId="433B8A56" w14:textId="77777777" w:rsidR="006B0501" w:rsidRPr="00014E44" w:rsidRDefault="006B0501" w:rsidP="00DE1185">
            <w:pPr>
              <w:pStyle w:val="CellBodyCentered"/>
              <w:rPr>
                <w:rFonts w:ascii="Arial Narrow" w:hAnsi="Arial Narrow" w:cs="Arial"/>
                <w:color w:val="auto"/>
                <w:sz w:val="16"/>
                <w:szCs w:val="16"/>
              </w:rPr>
            </w:pPr>
          </w:p>
          <w:p w14:paraId="5E36CE4C" w14:textId="77777777" w:rsidR="006B0501" w:rsidRPr="00014E44" w:rsidRDefault="006B0501" w:rsidP="00DE1185">
            <w:pPr>
              <w:pStyle w:val="CellBodyCentered"/>
              <w:rPr>
                <w:rFonts w:ascii="Arial Narrow" w:hAnsi="Arial Narrow" w:cs="Arial"/>
                <w:color w:val="auto"/>
                <w:sz w:val="16"/>
                <w:szCs w:val="16"/>
              </w:rPr>
            </w:pPr>
          </w:p>
          <w:p w14:paraId="77951744" w14:textId="77777777" w:rsidR="006B0501" w:rsidRPr="00014E44" w:rsidRDefault="006B0501" w:rsidP="00DE1185">
            <w:pPr>
              <w:pStyle w:val="CellBodyCentered"/>
              <w:rPr>
                <w:rFonts w:ascii="Arial Narrow" w:hAnsi="Arial Narrow" w:cs="Arial"/>
                <w:color w:val="auto"/>
                <w:sz w:val="16"/>
                <w:szCs w:val="16"/>
              </w:rPr>
            </w:pPr>
          </w:p>
          <w:p w14:paraId="2DAA8DDB" w14:textId="77777777" w:rsidR="006B0501" w:rsidRPr="00014E44" w:rsidRDefault="006B0501" w:rsidP="00DE1185">
            <w:pPr>
              <w:pStyle w:val="CellBodyCentered"/>
              <w:rPr>
                <w:rFonts w:ascii="Arial Narrow" w:hAnsi="Arial Narrow" w:cs="Arial"/>
                <w:color w:val="auto"/>
                <w:sz w:val="16"/>
                <w:szCs w:val="16"/>
              </w:rPr>
            </w:pPr>
          </w:p>
          <w:p w14:paraId="0310D1AB" w14:textId="77777777" w:rsidR="006B0501" w:rsidRPr="00014E44" w:rsidRDefault="006B0501" w:rsidP="00DE1185">
            <w:pPr>
              <w:pStyle w:val="CellBodyCentered"/>
              <w:rPr>
                <w:rFonts w:ascii="Arial Narrow" w:hAnsi="Arial Narrow" w:cs="Arial"/>
                <w:color w:val="auto"/>
                <w:sz w:val="16"/>
                <w:szCs w:val="16"/>
              </w:rPr>
            </w:pPr>
          </w:p>
          <w:p w14:paraId="37484F0F" w14:textId="77777777" w:rsidR="006B0501" w:rsidRPr="00014E44" w:rsidRDefault="006B0501" w:rsidP="00DE1185">
            <w:pPr>
              <w:pStyle w:val="CellBodyCentered"/>
              <w:rPr>
                <w:rFonts w:ascii="Arial Narrow" w:hAnsi="Arial Narrow" w:cs="Arial"/>
                <w:color w:val="auto"/>
                <w:sz w:val="16"/>
                <w:szCs w:val="16"/>
              </w:rPr>
            </w:pPr>
          </w:p>
          <w:p w14:paraId="6C0DC64B" w14:textId="77777777" w:rsidR="006B0501" w:rsidRPr="00014E44" w:rsidRDefault="006B0501" w:rsidP="00DE1185">
            <w:pPr>
              <w:pStyle w:val="CellBodyCentered"/>
              <w:rPr>
                <w:rFonts w:ascii="Arial Narrow" w:hAnsi="Arial Narrow" w:cs="Arial"/>
                <w:color w:val="auto"/>
                <w:sz w:val="16"/>
                <w:szCs w:val="16"/>
              </w:rPr>
            </w:pPr>
          </w:p>
          <w:p w14:paraId="677D25E7" w14:textId="77777777" w:rsidR="006B0501" w:rsidRPr="00014E44" w:rsidRDefault="006B0501" w:rsidP="00DE1185">
            <w:pPr>
              <w:pStyle w:val="CellBodyCentered"/>
              <w:rPr>
                <w:rFonts w:ascii="Arial Narrow" w:hAnsi="Arial Narrow" w:cs="Arial"/>
                <w:color w:val="auto"/>
                <w:sz w:val="16"/>
                <w:szCs w:val="16"/>
              </w:rPr>
            </w:pPr>
          </w:p>
          <w:p w14:paraId="4723F618" w14:textId="77777777" w:rsidR="006B0501" w:rsidRPr="00014E44" w:rsidRDefault="006B0501" w:rsidP="00DE1185">
            <w:pPr>
              <w:pStyle w:val="CellBodyCentered"/>
              <w:rPr>
                <w:rFonts w:ascii="Arial Narrow" w:hAnsi="Arial Narrow" w:cs="Arial"/>
                <w:color w:val="auto"/>
                <w:sz w:val="16"/>
                <w:szCs w:val="16"/>
              </w:rPr>
            </w:pPr>
          </w:p>
          <w:p w14:paraId="49A4D521" w14:textId="77777777" w:rsidR="006B0501" w:rsidRPr="00014E44" w:rsidRDefault="006B0501" w:rsidP="00DE1185">
            <w:pPr>
              <w:pStyle w:val="CellBodyCentered"/>
              <w:rPr>
                <w:rFonts w:ascii="Arial Narrow" w:hAnsi="Arial Narrow" w:cs="Arial"/>
                <w:color w:val="auto"/>
                <w:sz w:val="16"/>
                <w:szCs w:val="16"/>
              </w:rPr>
            </w:pPr>
          </w:p>
          <w:p w14:paraId="539127BB" w14:textId="77777777" w:rsidR="006B0501" w:rsidRPr="00014E44" w:rsidRDefault="006B0501" w:rsidP="00DE1185">
            <w:pPr>
              <w:pStyle w:val="CellBodyCentered"/>
              <w:rPr>
                <w:rFonts w:ascii="Arial Narrow" w:hAnsi="Arial Narrow" w:cs="Arial"/>
                <w:color w:val="auto"/>
                <w:sz w:val="16"/>
                <w:szCs w:val="16"/>
              </w:rPr>
            </w:pPr>
          </w:p>
          <w:p w14:paraId="02AE1B7C" w14:textId="77777777" w:rsidR="006B0501" w:rsidRPr="00014E44" w:rsidRDefault="006B0501" w:rsidP="00DE1185">
            <w:pPr>
              <w:pStyle w:val="CellBodyCentered"/>
              <w:rPr>
                <w:rFonts w:ascii="Arial Narrow" w:hAnsi="Arial Narrow" w:cs="Arial"/>
                <w:color w:val="auto"/>
                <w:sz w:val="16"/>
                <w:szCs w:val="16"/>
              </w:rPr>
            </w:pPr>
          </w:p>
          <w:p w14:paraId="6C6122C2" w14:textId="77777777" w:rsidR="006B0501" w:rsidRPr="00014E44" w:rsidRDefault="006B0501" w:rsidP="00DE1185">
            <w:pPr>
              <w:pStyle w:val="CellBodyCentered"/>
              <w:rPr>
                <w:rFonts w:ascii="Arial Narrow" w:hAnsi="Arial Narrow" w:cs="Arial"/>
                <w:color w:val="auto"/>
                <w:sz w:val="16"/>
                <w:szCs w:val="16"/>
              </w:rPr>
            </w:pPr>
          </w:p>
          <w:p w14:paraId="657F6DF4" w14:textId="77777777" w:rsidR="006B0501" w:rsidRPr="00014E44" w:rsidRDefault="006B0501" w:rsidP="00DE1185">
            <w:pPr>
              <w:pStyle w:val="CellBodyCentered"/>
              <w:rPr>
                <w:rFonts w:ascii="Arial Narrow" w:hAnsi="Arial Narrow" w:cs="Arial"/>
                <w:color w:val="auto"/>
                <w:sz w:val="16"/>
                <w:szCs w:val="16"/>
              </w:rPr>
            </w:pPr>
          </w:p>
          <w:p w14:paraId="64AA15C3" w14:textId="77777777" w:rsidR="006B0501" w:rsidRPr="00014E44" w:rsidRDefault="006B0501" w:rsidP="00DE1185">
            <w:pPr>
              <w:pStyle w:val="CellBodyCentered"/>
              <w:rPr>
                <w:rFonts w:ascii="Arial Narrow" w:hAnsi="Arial Narrow" w:cs="Arial"/>
                <w:color w:val="auto"/>
                <w:sz w:val="16"/>
                <w:szCs w:val="16"/>
              </w:rPr>
            </w:pPr>
          </w:p>
          <w:p w14:paraId="6C11B7CC" w14:textId="77777777" w:rsidR="006B0501" w:rsidRPr="00014E44" w:rsidRDefault="006B0501" w:rsidP="00DE1185">
            <w:pPr>
              <w:pStyle w:val="CellBodyCentered"/>
              <w:rPr>
                <w:rFonts w:ascii="Arial Narrow" w:hAnsi="Arial Narrow" w:cs="Arial"/>
                <w:color w:val="auto"/>
                <w:sz w:val="16"/>
                <w:szCs w:val="16"/>
              </w:rPr>
            </w:pPr>
          </w:p>
          <w:p w14:paraId="7EC504C4" w14:textId="77777777" w:rsidR="006B0501" w:rsidRPr="00014E44" w:rsidRDefault="006B0501" w:rsidP="00DE1185">
            <w:pPr>
              <w:pStyle w:val="CellBodyCentered"/>
              <w:rPr>
                <w:rFonts w:ascii="Arial Narrow" w:hAnsi="Arial Narrow" w:cs="Arial"/>
                <w:color w:val="auto"/>
                <w:sz w:val="16"/>
                <w:szCs w:val="16"/>
              </w:rPr>
            </w:pPr>
          </w:p>
          <w:p w14:paraId="6754D68D" w14:textId="77777777" w:rsidR="006B0501" w:rsidRPr="00014E44" w:rsidRDefault="006B0501" w:rsidP="00DE1185">
            <w:pPr>
              <w:pStyle w:val="CellBodyCentered"/>
              <w:rPr>
                <w:rFonts w:ascii="Arial Narrow" w:hAnsi="Arial Narrow" w:cs="Arial"/>
                <w:color w:val="auto"/>
                <w:sz w:val="16"/>
                <w:szCs w:val="16"/>
              </w:rPr>
            </w:pPr>
          </w:p>
          <w:p w14:paraId="3CB7C919" w14:textId="77777777" w:rsidR="006B0501" w:rsidRPr="00014E44" w:rsidRDefault="006B0501" w:rsidP="00DE1185">
            <w:pPr>
              <w:pStyle w:val="CellBodyCentered"/>
              <w:rPr>
                <w:rFonts w:ascii="Arial Narrow" w:hAnsi="Arial Narrow" w:cs="Arial"/>
                <w:color w:val="auto"/>
                <w:sz w:val="16"/>
                <w:szCs w:val="16"/>
              </w:rPr>
            </w:pPr>
          </w:p>
          <w:p w14:paraId="71AA90CE" w14:textId="77777777" w:rsidR="006B0501" w:rsidRPr="00014E44" w:rsidRDefault="006B0501" w:rsidP="00DE1185">
            <w:pPr>
              <w:pStyle w:val="CellBodyCentered"/>
              <w:rPr>
                <w:rFonts w:ascii="Arial Narrow" w:hAnsi="Arial Narrow" w:cs="Arial"/>
                <w:color w:val="auto"/>
                <w:sz w:val="16"/>
                <w:szCs w:val="16"/>
              </w:rPr>
            </w:pPr>
          </w:p>
          <w:p w14:paraId="37822F0A" w14:textId="77777777" w:rsidR="006B0501" w:rsidRPr="00014E44" w:rsidRDefault="006B0501" w:rsidP="00DE1185">
            <w:pPr>
              <w:pStyle w:val="CellBodyCentered"/>
              <w:rPr>
                <w:rFonts w:ascii="Arial Narrow" w:hAnsi="Arial Narrow" w:cs="Arial"/>
                <w:color w:val="auto"/>
                <w:sz w:val="16"/>
                <w:szCs w:val="16"/>
              </w:rPr>
            </w:pPr>
          </w:p>
          <w:p w14:paraId="18536462" w14:textId="77777777" w:rsidR="006B0501" w:rsidRPr="00014E44" w:rsidRDefault="006B0501" w:rsidP="00DE1185">
            <w:pPr>
              <w:pStyle w:val="CellBodyCentered"/>
              <w:rPr>
                <w:rFonts w:ascii="Arial Narrow" w:hAnsi="Arial Narrow" w:cs="Arial"/>
                <w:color w:val="auto"/>
                <w:sz w:val="16"/>
                <w:szCs w:val="16"/>
              </w:rPr>
            </w:pPr>
          </w:p>
          <w:p w14:paraId="523EBD98" w14:textId="77777777" w:rsidR="006B0501" w:rsidRPr="00014E44" w:rsidRDefault="006B0501" w:rsidP="00DE1185">
            <w:pPr>
              <w:pStyle w:val="CellBodyCentered"/>
              <w:rPr>
                <w:rFonts w:ascii="Arial Narrow" w:hAnsi="Arial Narrow" w:cs="Arial"/>
                <w:color w:val="auto"/>
                <w:sz w:val="16"/>
                <w:szCs w:val="16"/>
              </w:rPr>
            </w:pPr>
          </w:p>
          <w:p w14:paraId="4BFC60B0" w14:textId="77777777" w:rsidR="006B0501" w:rsidRPr="00014E44" w:rsidRDefault="006B0501" w:rsidP="00DE1185">
            <w:pPr>
              <w:pStyle w:val="CellBodyCentered"/>
              <w:rPr>
                <w:rFonts w:ascii="Arial Narrow" w:hAnsi="Arial Narrow" w:cs="Arial"/>
                <w:color w:val="auto"/>
                <w:sz w:val="16"/>
                <w:szCs w:val="16"/>
              </w:rPr>
            </w:pPr>
          </w:p>
          <w:p w14:paraId="2C160C11" w14:textId="77777777" w:rsidR="006B0501" w:rsidRPr="00014E44" w:rsidRDefault="006B0501" w:rsidP="00DE1185">
            <w:pPr>
              <w:pStyle w:val="CellBodyCentered"/>
              <w:rPr>
                <w:rFonts w:ascii="Arial Narrow" w:hAnsi="Arial Narrow" w:cs="Arial"/>
                <w:color w:val="auto"/>
                <w:sz w:val="16"/>
                <w:szCs w:val="16"/>
              </w:rPr>
            </w:pPr>
          </w:p>
          <w:p w14:paraId="64D9B0A1" w14:textId="77777777" w:rsidR="006B0501" w:rsidRPr="00014E44" w:rsidRDefault="006B0501" w:rsidP="00DE1185">
            <w:pPr>
              <w:pStyle w:val="CellBodyCentered"/>
              <w:rPr>
                <w:rFonts w:ascii="Arial Narrow" w:hAnsi="Arial Narrow" w:cs="Arial"/>
                <w:color w:val="auto"/>
                <w:sz w:val="16"/>
                <w:szCs w:val="16"/>
              </w:rPr>
            </w:pPr>
          </w:p>
          <w:p w14:paraId="0E5A0322" w14:textId="77777777" w:rsidR="006B0501" w:rsidRPr="00014E44" w:rsidRDefault="006B0501" w:rsidP="00DE1185">
            <w:pPr>
              <w:pStyle w:val="CellBodyCentered"/>
              <w:rPr>
                <w:rFonts w:ascii="Arial Narrow" w:hAnsi="Arial Narrow" w:cs="Arial"/>
                <w:color w:val="auto"/>
                <w:sz w:val="16"/>
                <w:szCs w:val="16"/>
              </w:rPr>
            </w:pPr>
          </w:p>
          <w:p w14:paraId="2E36DF62" w14:textId="77777777" w:rsidR="006B0501" w:rsidRPr="00014E44" w:rsidRDefault="006B0501" w:rsidP="00DE1185">
            <w:pPr>
              <w:pStyle w:val="CellBodyCentered"/>
              <w:rPr>
                <w:rFonts w:ascii="Arial Narrow" w:hAnsi="Arial Narrow" w:cs="Arial"/>
                <w:color w:val="auto"/>
                <w:sz w:val="16"/>
                <w:szCs w:val="16"/>
              </w:rPr>
            </w:pPr>
          </w:p>
          <w:p w14:paraId="6BF6DAB3" w14:textId="77777777" w:rsidR="007C3745" w:rsidRPr="00014E44" w:rsidRDefault="007C3745" w:rsidP="00DE1185">
            <w:pPr>
              <w:pStyle w:val="CellBodyCentered"/>
              <w:rPr>
                <w:rFonts w:ascii="Arial Narrow" w:hAnsi="Arial Narrow" w:cs="Arial"/>
                <w:color w:val="auto"/>
                <w:sz w:val="16"/>
                <w:szCs w:val="16"/>
              </w:rPr>
            </w:pPr>
          </w:p>
          <w:p w14:paraId="1E6083C9" w14:textId="77777777" w:rsidR="007C3745" w:rsidRPr="00014E44" w:rsidRDefault="007C3745" w:rsidP="00DE1185">
            <w:pPr>
              <w:pStyle w:val="CellBodyCentered"/>
              <w:rPr>
                <w:rFonts w:ascii="Arial Narrow" w:hAnsi="Arial Narrow" w:cs="Arial"/>
                <w:color w:val="auto"/>
                <w:sz w:val="16"/>
                <w:szCs w:val="16"/>
              </w:rPr>
            </w:pPr>
          </w:p>
          <w:p w14:paraId="43211E79" w14:textId="77777777" w:rsidR="007C3745" w:rsidRPr="00014E44" w:rsidRDefault="007C3745" w:rsidP="00DE1185">
            <w:pPr>
              <w:pStyle w:val="CellBodyCentered"/>
              <w:rPr>
                <w:rFonts w:ascii="Arial Narrow" w:hAnsi="Arial Narrow" w:cs="Arial"/>
                <w:color w:val="auto"/>
                <w:sz w:val="16"/>
                <w:szCs w:val="16"/>
              </w:rPr>
            </w:pPr>
          </w:p>
          <w:p w14:paraId="06EF66EC" w14:textId="77777777" w:rsidR="007C3745" w:rsidRPr="00014E44" w:rsidRDefault="007C3745" w:rsidP="00DE1185">
            <w:pPr>
              <w:pStyle w:val="CellBodyCentered"/>
              <w:rPr>
                <w:rFonts w:ascii="Arial Narrow" w:hAnsi="Arial Narrow" w:cs="Arial"/>
                <w:color w:val="auto"/>
                <w:sz w:val="16"/>
                <w:szCs w:val="16"/>
              </w:rPr>
            </w:pPr>
          </w:p>
          <w:p w14:paraId="29802FB2" w14:textId="77777777" w:rsidR="007C3745" w:rsidRPr="00014E44" w:rsidRDefault="007C3745" w:rsidP="00DE1185">
            <w:pPr>
              <w:pStyle w:val="CellBodyCentered"/>
              <w:rPr>
                <w:rFonts w:ascii="Arial Narrow" w:hAnsi="Arial Narrow" w:cs="Arial"/>
                <w:color w:val="auto"/>
                <w:sz w:val="16"/>
                <w:szCs w:val="16"/>
              </w:rPr>
            </w:pPr>
          </w:p>
          <w:p w14:paraId="57B08D05" w14:textId="77777777" w:rsidR="007C3745" w:rsidRPr="00014E44" w:rsidRDefault="007C3745" w:rsidP="00DE1185">
            <w:pPr>
              <w:pStyle w:val="CellBodyCentered"/>
              <w:rPr>
                <w:rFonts w:ascii="Arial Narrow" w:hAnsi="Arial Narrow" w:cs="Arial"/>
                <w:color w:val="auto"/>
                <w:sz w:val="16"/>
                <w:szCs w:val="16"/>
              </w:rPr>
            </w:pPr>
          </w:p>
          <w:p w14:paraId="489D451E" w14:textId="77777777" w:rsidR="007C3745" w:rsidRPr="00014E44" w:rsidRDefault="007C3745" w:rsidP="00DE1185">
            <w:pPr>
              <w:pStyle w:val="CellBodyCentered"/>
              <w:rPr>
                <w:rFonts w:ascii="Arial Narrow" w:hAnsi="Arial Narrow" w:cs="Arial"/>
                <w:color w:val="auto"/>
                <w:sz w:val="16"/>
                <w:szCs w:val="16"/>
              </w:rPr>
            </w:pPr>
          </w:p>
          <w:p w14:paraId="4FC83E74" w14:textId="61390F64" w:rsidR="006B0501" w:rsidRPr="00014E44" w:rsidRDefault="006B0501" w:rsidP="00DE1185">
            <w:pPr>
              <w:pStyle w:val="CellBodyCentered"/>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5010CB92" w14:textId="77777777" w:rsidR="006B0501" w:rsidRPr="00014E44" w:rsidRDefault="006B0501" w:rsidP="00DE1185">
            <w:pPr>
              <w:pStyle w:val="CellBodyCentered"/>
              <w:rPr>
                <w:rFonts w:ascii="Arial Narrow" w:hAnsi="Arial Narrow" w:cs="Arial"/>
                <w:color w:val="auto"/>
                <w:sz w:val="16"/>
                <w:szCs w:val="16"/>
                <w:lang w:val="en-GB"/>
              </w:rPr>
            </w:pPr>
          </w:p>
          <w:p w14:paraId="2F5E7B4E" w14:textId="2D79EB46"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513" w:author="Zhunisbayev, Olzhasbek A [Bolashak Atyrau Limited]" w:date="2022-09-18T20:41:00Z">
              <w:r w:rsidRPr="00014E44" w:rsidDel="004E3B81">
                <w:rPr>
                  <w:rFonts w:ascii="Arial Narrow" w:hAnsi="Arial Narrow" w:cs="Arial"/>
                  <w:color w:val="auto"/>
                  <w:sz w:val="16"/>
                  <w:szCs w:val="16"/>
                  <w:lang w:val="en-GB"/>
                </w:rPr>
                <w:delText xml:space="preserve">46 </w:delText>
              </w:r>
            </w:del>
            <w:ins w:id="4514" w:author="Zhunisbayev, Olzhasbek A [Bolashak Atyrau Limited]" w:date="2022-09-18T20:41: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56AD1BF4" w14:textId="099E2119"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+343°C</w:t>
            </w:r>
          </w:p>
          <w:p w14:paraId="4A163775" w14:textId="77777777" w:rsidR="006B0501" w:rsidRPr="00014E44" w:rsidRDefault="006B0501" w:rsidP="00DE1185">
            <w:pPr>
              <w:pStyle w:val="CellBodyCentered"/>
              <w:rPr>
                <w:rFonts w:ascii="Arial Narrow" w:hAnsi="Arial Narrow" w:cs="Arial"/>
                <w:color w:val="auto"/>
                <w:sz w:val="16"/>
                <w:szCs w:val="16"/>
                <w:lang w:val="en-GB"/>
              </w:rPr>
            </w:pPr>
          </w:p>
          <w:p w14:paraId="515A58D9" w14:textId="77777777" w:rsidR="006B0501" w:rsidRPr="00014E44" w:rsidRDefault="006B0501" w:rsidP="00DE1185">
            <w:pPr>
              <w:pStyle w:val="CellBodyCentered"/>
              <w:rPr>
                <w:rFonts w:ascii="Arial Narrow" w:hAnsi="Arial Narrow" w:cs="Arial"/>
                <w:color w:val="auto"/>
                <w:sz w:val="16"/>
                <w:szCs w:val="16"/>
                <w:lang w:val="ru-RU"/>
              </w:rPr>
            </w:pPr>
          </w:p>
          <w:p w14:paraId="120F5267" w14:textId="77777777" w:rsidR="006B0501" w:rsidRPr="00014E44" w:rsidRDefault="006B0501" w:rsidP="00DE1185">
            <w:pPr>
              <w:pStyle w:val="CellBodyCentered"/>
              <w:rPr>
                <w:rFonts w:ascii="Arial Narrow" w:hAnsi="Arial Narrow" w:cs="Arial"/>
                <w:color w:val="auto"/>
                <w:sz w:val="16"/>
                <w:szCs w:val="16"/>
                <w:lang w:val="ru-RU"/>
              </w:rPr>
            </w:pPr>
          </w:p>
          <w:p w14:paraId="70D8FD86" w14:textId="77777777" w:rsidR="006B0501" w:rsidRPr="00014E44" w:rsidRDefault="006B0501" w:rsidP="00DE1185">
            <w:pPr>
              <w:pStyle w:val="CellBodyCentered"/>
              <w:rPr>
                <w:rFonts w:ascii="Arial Narrow" w:hAnsi="Arial Narrow" w:cs="Arial"/>
                <w:color w:val="auto"/>
                <w:sz w:val="16"/>
                <w:szCs w:val="16"/>
                <w:lang w:val="ru-RU"/>
              </w:rPr>
            </w:pPr>
          </w:p>
          <w:p w14:paraId="4F830227" w14:textId="77777777" w:rsidR="006B0501" w:rsidRPr="00014E44" w:rsidRDefault="006B0501" w:rsidP="00DE1185">
            <w:pPr>
              <w:pStyle w:val="CellBodyCentered"/>
              <w:rPr>
                <w:rFonts w:ascii="Arial Narrow" w:hAnsi="Arial Narrow" w:cs="Arial"/>
                <w:color w:val="auto"/>
                <w:sz w:val="16"/>
                <w:szCs w:val="16"/>
                <w:lang w:val="ru-RU"/>
              </w:rPr>
            </w:pPr>
          </w:p>
          <w:p w14:paraId="6FF67166" w14:textId="77777777" w:rsidR="006B0501" w:rsidRPr="00014E44" w:rsidRDefault="006B0501" w:rsidP="00DE1185">
            <w:pPr>
              <w:pStyle w:val="CellBodyCentered"/>
              <w:rPr>
                <w:rFonts w:ascii="Arial Narrow" w:hAnsi="Arial Narrow" w:cs="Arial"/>
                <w:color w:val="auto"/>
                <w:sz w:val="16"/>
                <w:szCs w:val="16"/>
                <w:lang w:val="ru-RU"/>
              </w:rPr>
            </w:pPr>
          </w:p>
          <w:p w14:paraId="5C695116" w14:textId="77777777" w:rsidR="006B0501" w:rsidRPr="00014E44" w:rsidRDefault="006B0501" w:rsidP="00DE1185">
            <w:pPr>
              <w:pStyle w:val="CellBodyCentered"/>
              <w:rPr>
                <w:rFonts w:ascii="Arial Narrow" w:hAnsi="Arial Narrow" w:cs="Arial"/>
                <w:color w:val="auto"/>
                <w:sz w:val="16"/>
                <w:szCs w:val="16"/>
                <w:lang w:val="ru-RU"/>
              </w:rPr>
            </w:pPr>
          </w:p>
          <w:p w14:paraId="4F589CB9" w14:textId="77777777" w:rsidR="006B0501" w:rsidRPr="00014E44" w:rsidRDefault="006B0501" w:rsidP="00DE1185">
            <w:pPr>
              <w:pStyle w:val="CellBodyCentered"/>
              <w:rPr>
                <w:rFonts w:ascii="Arial Narrow" w:hAnsi="Arial Narrow" w:cs="Arial"/>
                <w:color w:val="auto"/>
                <w:sz w:val="16"/>
                <w:szCs w:val="16"/>
                <w:lang w:val="ru-RU"/>
              </w:rPr>
            </w:pPr>
          </w:p>
          <w:p w14:paraId="158135FC" w14:textId="77777777" w:rsidR="006B0501" w:rsidRPr="00014E44" w:rsidRDefault="006B0501" w:rsidP="00DE1185">
            <w:pPr>
              <w:pStyle w:val="CellBodyCentered"/>
              <w:rPr>
                <w:rFonts w:ascii="Arial Narrow" w:hAnsi="Arial Narrow" w:cs="Arial"/>
                <w:color w:val="auto"/>
                <w:sz w:val="16"/>
                <w:szCs w:val="16"/>
                <w:lang w:val="ru-RU"/>
              </w:rPr>
            </w:pPr>
          </w:p>
          <w:p w14:paraId="1900B0AF" w14:textId="77777777" w:rsidR="006B0501" w:rsidRPr="00014E44" w:rsidRDefault="006B0501" w:rsidP="00DE1185">
            <w:pPr>
              <w:pStyle w:val="CellBodyCentered"/>
              <w:rPr>
                <w:rFonts w:ascii="Arial Narrow" w:hAnsi="Arial Narrow" w:cs="Arial"/>
                <w:color w:val="auto"/>
                <w:sz w:val="16"/>
                <w:szCs w:val="16"/>
                <w:lang w:val="ru-RU"/>
              </w:rPr>
            </w:pPr>
          </w:p>
          <w:p w14:paraId="4A86DC86" w14:textId="77777777" w:rsidR="006B0501" w:rsidRPr="00014E44" w:rsidRDefault="006B0501" w:rsidP="00DE1185">
            <w:pPr>
              <w:pStyle w:val="CellBodyCentered"/>
              <w:rPr>
                <w:rFonts w:ascii="Arial Narrow" w:hAnsi="Arial Narrow" w:cs="Arial"/>
                <w:color w:val="auto"/>
                <w:sz w:val="16"/>
                <w:szCs w:val="16"/>
                <w:lang w:val="ru-RU"/>
              </w:rPr>
            </w:pPr>
          </w:p>
          <w:p w14:paraId="32C6EE4D" w14:textId="77777777" w:rsidR="006B0501" w:rsidRPr="00014E44" w:rsidRDefault="006B0501" w:rsidP="00DE1185">
            <w:pPr>
              <w:pStyle w:val="CellBodyCentered"/>
              <w:rPr>
                <w:rFonts w:ascii="Arial Narrow" w:hAnsi="Arial Narrow" w:cs="Arial"/>
                <w:color w:val="auto"/>
                <w:sz w:val="16"/>
                <w:szCs w:val="16"/>
                <w:lang w:val="ru-RU"/>
              </w:rPr>
            </w:pPr>
          </w:p>
          <w:p w14:paraId="14B0CFD9" w14:textId="77777777" w:rsidR="006B0501" w:rsidRPr="00014E44" w:rsidRDefault="006B0501" w:rsidP="00DE1185">
            <w:pPr>
              <w:pStyle w:val="CellBodyCentered"/>
              <w:rPr>
                <w:rFonts w:ascii="Arial Narrow" w:hAnsi="Arial Narrow" w:cs="Arial"/>
                <w:color w:val="auto"/>
                <w:sz w:val="16"/>
                <w:szCs w:val="16"/>
                <w:lang w:val="ru-RU"/>
              </w:rPr>
            </w:pPr>
          </w:p>
          <w:p w14:paraId="6A0F91E5" w14:textId="77777777" w:rsidR="006B0501" w:rsidRPr="00014E44" w:rsidRDefault="006B0501" w:rsidP="00DE1185">
            <w:pPr>
              <w:pStyle w:val="CellBodyCentered"/>
              <w:rPr>
                <w:rFonts w:ascii="Arial Narrow" w:hAnsi="Arial Narrow" w:cs="Arial"/>
                <w:color w:val="auto"/>
                <w:sz w:val="16"/>
                <w:szCs w:val="16"/>
                <w:lang w:val="ru-RU"/>
              </w:rPr>
            </w:pPr>
          </w:p>
          <w:p w14:paraId="725CDFBF" w14:textId="77777777" w:rsidR="006B0501" w:rsidRPr="00014E44" w:rsidRDefault="006B0501" w:rsidP="00DE1185">
            <w:pPr>
              <w:pStyle w:val="CellBodyCentered"/>
              <w:rPr>
                <w:rFonts w:ascii="Arial Narrow" w:hAnsi="Arial Narrow" w:cs="Arial"/>
                <w:color w:val="auto"/>
                <w:sz w:val="16"/>
                <w:szCs w:val="16"/>
                <w:lang w:val="ru-RU"/>
              </w:rPr>
            </w:pPr>
          </w:p>
          <w:p w14:paraId="70008F41" w14:textId="77777777" w:rsidR="006B0501" w:rsidRPr="00014E44" w:rsidRDefault="006B0501" w:rsidP="00DE1185">
            <w:pPr>
              <w:pStyle w:val="CellBodyCentered"/>
              <w:rPr>
                <w:rFonts w:ascii="Arial Narrow" w:hAnsi="Arial Narrow" w:cs="Arial"/>
                <w:color w:val="auto"/>
                <w:sz w:val="16"/>
                <w:szCs w:val="16"/>
                <w:lang w:val="ru-RU"/>
              </w:rPr>
            </w:pPr>
          </w:p>
          <w:p w14:paraId="6084ADF7" w14:textId="77777777" w:rsidR="006B0501" w:rsidRPr="00014E44" w:rsidRDefault="006B0501" w:rsidP="00DE1185">
            <w:pPr>
              <w:pStyle w:val="CellBodyCentered"/>
              <w:rPr>
                <w:rFonts w:ascii="Arial Narrow" w:hAnsi="Arial Narrow" w:cs="Arial"/>
                <w:color w:val="auto"/>
                <w:sz w:val="16"/>
                <w:szCs w:val="16"/>
                <w:lang w:val="ru-RU"/>
              </w:rPr>
            </w:pPr>
          </w:p>
          <w:p w14:paraId="5D12D896" w14:textId="77777777" w:rsidR="006B0501" w:rsidRPr="00014E44" w:rsidRDefault="006B0501" w:rsidP="00DE1185">
            <w:pPr>
              <w:pStyle w:val="CellBodyCentered"/>
              <w:rPr>
                <w:rFonts w:ascii="Arial Narrow" w:hAnsi="Arial Narrow" w:cs="Arial"/>
                <w:color w:val="auto"/>
                <w:sz w:val="16"/>
                <w:szCs w:val="16"/>
                <w:lang w:val="ru-RU"/>
              </w:rPr>
            </w:pPr>
          </w:p>
          <w:p w14:paraId="370BD5FF" w14:textId="77777777" w:rsidR="006B0501" w:rsidRPr="00014E44" w:rsidRDefault="006B0501" w:rsidP="00DE1185">
            <w:pPr>
              <w:pStyle w:val="CellBodyCentered"/>
              <w:rPr>
                <w:rFonts w:ascii="Arial Narrow" w:hAnsi="Arial Narrow" w:cs="Arial"/>
                <w:color w:val="auto"/>
                <w:sz w:val="16"/>
                <w:szCs w:val="16"/>
                <w:lang w:val="ru-RU"/>
              </w:rPr>
            </w:pPr>
          </w:p>
          <w:p w14:paraId="5C1D79DE" w14:textId="77777777" w:rsidR="006B0501" w:rsidRPr="00014E44" w:rsidRDefault="006B0501" w:rsidP="00DE1185">
            <w:pPr>
              <w:pStyle w:val="CellBodyCentered"/>
              <w:rPr>
                <w:rFonts w:ascii="Arial Narrow" w:hAnsi="Arial Narrow" w:cs="Arial"/>
                <w:color w:val="auto"/>
                <w:sz w:val="16"/>
                <w:szCs w:val="16"/>
                <w:lang w:val="ru-RU"/>
              </w:rPr>
            </w:pPr>
          </w:p>
          <w:p w14:paraId="71D91881" w14:textId="77777777" w:rsidR="006B0501" w:rsidRPr="00014E44" w:rsidRDefault="006B0501" w:rsidP="00DE1185">
            <w:pPr>
              <w:pStyle w:val="CellBodyCentered"/>
              <w:rPr>
                <w:rFonts w:ascii="Arial Narrow" w:hAnsi="Arial Narrow" w:cs="Arial"/>
                <w:color w:val="auto"/>
                <w:sz w:val="16"/>
                <w:szCs w:val="16"/>
                <w:lang w:val="ru-RU"/>
              </w:rPr>
            </w:pPr>
          </w:p>
          <w:p w14:paraId="308E0B6B" w14:textId="77777777" w:rsidR="006B0501" w:rsidRPr="00014E44" w:rsidRDefault="006B0501" w:rsidP="00DE1185">
            <w:pPr>
              <w:pStyle w:val="CellBodyCentered"/>
              <w:rPr>
                <w:rFonts w:ascii="Arial Narrow" w:hAnsi="Arial Narrow" w:cs="Arial"/>
                <w:color w:val="auto"/>
                <w:sz w:val="16"/>
                <w:szCs w:val="16"/>
                <w:lang w:val="ru-RU"/>
              </w:rPr>
            </w:pPr>
          </w:p>
          <w:p w14:paraId="5458D9C4" w14:textId="77777777" w:rsidR="006B0501" w:rsidRPr="00014E44" w:rsidRDefault="006B0501" w:rsidP="00DE1185">
            <w:pPr>
              <w:pStyle w:val="CellBodyCentered"/>
              <w:rPr>
                <w:rFonts w:ascii="Arial Narrow" w:hAnsi="Arial Narrow" w:cs="Arial"/>
                <w:color w:val="auto"/>
                <w:sz w:val="16"/>
                <w:szCs w:val="16"/>
                <w:lang w:val="ru-RU"/>
              </w:rPr>
            </w:pPr>
          </w:p>
          <w:p w14:paraId="6FA7227F" w14:textId="77777777" w:rsidR="006B0501" w:rsidRPr="00014E44" w:rsidRDefault="006B0501" w:rsidP="00DE1185">
            <w:pPr>
              <w:pStyle w:val="CellBodyCentered"/>
              <w:rPr>
                <w:rFonts w:ascii="Arial Narrow" w:hAnsi="Arial Narrow" w:cs="Arial"/>
                <w:color w:val="auto"/>
                <w:sz w:val="16"/>
                <w:szCs w:val="16"/>
                <w:lang w:val="ru-RU"/>
              </w:rPr>
            </w:pPr>
          </w:p>
          <w:p w14:paraId="79E34A5C" w14:textId="77777777" w:rsidR="006B0501" w:rsidRPr="00014E44" w:rsidRDefault="006B0501" w:rsidP="00DE1185">
            <w:pPr>
              <w:pStyle w:val="CellBodyCentered"/>
              <w:rPr>
                <w:rFonts w:ascii="Arial Narrow" w:hAnsi="Arial Narrow" w:cs="Arial"/>
                <w:color w:val="auto"/>
                <w:sz w:val="16"/>
                <w:szCs w:val="16"/>
                <w:lang w:val="ru-RU"/>
              </w:rPr>
            </w:pPr>
          </w:p>
          <w:p w14:paraId="1FA89EBD" w14:textId="77777777" w:rsidR="006B0501" w:rsidRPr="00014E44" w:rsidRDefault="006B0501" w:rsidP="00DE1185">
            <w:pPr>
              <w:pStyle w:val="CellBodyCentered"/>
              <w:rPr>
                <w:rFonts w:ascii="Arial Narrow" w:hAnsi="Arial Narrow" w:cs="Arial"/>
                <w:color w:val="auto"/>
                <w:sz w:val="16"/>
                <w:szCs w:val="16"/>
                <w:lang w:val="ru-RU"/>
              </w:rPr>
            </w:pPr>
          </w:p>
          <w:p w14:paraId="22DE811E" w14:textId="77777777" w:rsidR="006B0501" w:rsidRPr="00014E44" w:rsidRDefault="006B0501" w:rsidP="00DE1185">
            <w:pPr>
              <w:pStyle w:val="CellBodyCentered"/>
              <w:rPr>
                <w:rFonts w:ascii="Arial Narrow" w:hAnsi="Arial Narrow" w:cs="Arial"/>
                <w:color w:val="auto"/>
                <w:sz w:val="16"/>
                <w:szCs w:val="16"/>
                <w:lang w:val="ru-RU"/>
              </w:rPr>
            </w:pPr>
          </w:p>
          <w:p w14:paraId="4D0C282D" w14:textId="77777777" w:rsidR="006B0501" w:rsidRPr="00014E44" w:rsidRDefault="006B0501" w:rsidP="00DE1185">
            <w:pPr>
              <w:pStyle w:val="CellBodyCentered"/>
              <w:rPr>
                <w:rFonts w:ascii="Arial Narrow" w:hAnsi="Arial Narrow" w:cs="Arial"/>
                <w:color w:val="auto"/>
                <w:sz w:val="16"/>
                <w:szCs w:val="16"/>
                <w:lang w:val="ru-RU"/>
              </w:rPr>
            </w:pPr>
          </w:p>
          <w:p w14:paraId="666E1CBD" w14:textId="77777777" w:rsidR="006B0501" w:rsidRPr="00014E44" w:rsidRDefault="006B0501" w:rsidP="00DE1185">
            <w:pPr>
              <w:pStyle w:val="CellBodyCentered"/>
              <w:rPr>
                <w:rFonts w:ascii="Arial Narrow" w:hAnsi="Arial Narrow" w:cs="Arial"/>
                <w:color w:val="auto"/>
                <w:sz w:val="16"/>
                <w:szCs w:val="16"/>
                <w:lang w:val="ru-RU"/>
              </w:rPr>
            </w:pPr>
          </w:p>
          <w:p w14:paraId="2951690F" w14:textId="77777777" w:rsidR="006B0501" w:rsidRPr="00014E44" w:rsidRDefault="006B0501" w:rsidP="00DE1185">
            <w:pPr>
              <w:pStyle w:val="CellBodyCentered"/>
              <w:rPr>
                <w:rFonts w:ascii="Arial Narrow" w:hAnsi="Arial Narrow" w:cs="Arial"/>
                <w:color w:val="auto"/>
                <w:sz w:val="16"/>
                <w:szCs w:val="16"/>
                <w:lang w:val="ru-RU"/>
              </w:rPr>
            </w:pPr>
          </w:p>
          <w:p w14:paraId="33383B98" w14:textId="77777777" w:rsidR="006B0501" w:rsidRPr="00014E44" w:rsidRDefault="006B0501" w:rsidP="00DE1185">
            <w:pPr>
              <w:pStyle w:val="CellBodyCentered"/>
              <w:rPr>
                <w:rFonts w:ascii="Arial Narrow" w:hAnsi="Arial Narrow" w:cs="Arial"/>
                <w:color w:val="auto"/>
                <w:sz w:val="16"/>
                <w:szCs w:val="16"/>
                <w:lang w:val="ru-RU"/>
              </w:rPr>
            </w:pPr>
          </w:p>
          <w:p w14:paraId="0F52F337" w14:textId="77777777" w:rsidR="006B0501" w:rsidRPr="00014E44" w:rsidRDefault="006B0501" w:rsidP="00DE1185">
            <w:pPr>
              <w:pStyle w:val="CellBodyCentered"/>
              <w:rPr>
                <w:rFonts w:ascii="Arial Narrow" w:hAnsi="Arial Narrow" w:cs="Arial"/>
                <w:color w:val="auto"/>
                <w:sz w:val="16"/>
                <w:szCs w:val="16"/>
                <w:lang w:val="ru-RU"/>
              </w:rPr>
            </w:pPr>
          </w:p>
          <w:p w14:paraId="7C4932E8" w14:textId="77777777" w:rsidR="006B0501" w:rsidRPr="00014E44" w:rsidRDefault="006B0501" w:rsidP="00DE1185">
            <w:pPr>
              <w:pStyle w:val="CellBodyCentered"/>
              <w:rPr>
                <w:rFonts w:ascii="Arial Narrow" w:hAnsi="Arial Narrow" w:cs="Arial"/>
                <w:color w:val="auto"/>
                <w:sz w:val="16"/>
                <w:szCs w:val="16"/>
                <w:lang w:val="ru-RU"/>
              </w:rPr>
            </w:pPr>
          </w:p>
          <w:p w14:paraId="1F32FBC0" w14:textId="77777777" w:rsidR="006B0501" w:rsidRPr="00014E44" w:rsidRDefault="006B0501" w:rsidP="00DE1185">
            <w:pPr>
              <w:pStyle w:val="CellBodyCentered"/>
              <w:rPr>
                <w:rFonts w:ascii="Arial Narrow" w:hAnsi="Arial Narrow" w:cs="Arial"/>
                <w:color w:val="auto"/>
                <w:sz w:val="16"/>
                <w:szCs w:val="16"/>
                <w:lang w:val="ru-RU"/>
              </w:rPr>
            </w:pPr>
          </w:p>
          <w:p w14:paraId="01F0A5D5" w14:textId="77777777" w:rsidR="006B0501" w:rsidRPr="00014E44" w:rsidRDefault="006B0501" w:rsidP="00DE1185">
            <w:pPr>
              <w:pStyle w:val="CellBodyCentered"/>
              <w:rPr>
                <w:rFonts w:ascii="Arial Narrow" w:hAnsi="Arial Narrow" w:cs="Arial"/>
                <w:color w:val="auto"/>
                <w:sz w:val="16"/>
                <w:szCs w:val="16"/>
                <w:lang w:val="ru-RU"/>
              </w:rPr>
            </w:pPr>
          </w:p>
          <w:p w14:paraId="08168EE2" w14:textId="77777777" w:rsidR="006B0501" w:rsidRPr="00014E44" w:rsidRDefault="006B0501" w:rsidP="00DE1185">
            <w:pPr>
              <w:pStyle w:val="CellBodyCentered"/>
              <w:rPr>
                <w:rFonts w:ascii="Arial Narrow" w:hAnsi="Arial Narrow" w:cs="Arial"/>
                <w:color w:val="auto"/>
                <w:sz w:val="16"/>
                <w:szCs w:val="16"/>
                <w:lang w:val="ru-RU"/>
              </w:rPr>
            </w:pPr>
          </w:p>
          <w:p w14:paraId="647437EA" w14:textId="77777777" w:rsidR="006B0501" w:rsidRPr="00014E44" w:rsidRDefault="006B0501" w:rsidP="00DE1185">
            <w:pPr>
              <w:pStyle w:val="CellBodyCentered"/>
              <w:rPr>
                <w:rFonts w:ascii="Arial Narrow" w:hAnsi="Arial Narrow" w:cs="Arial"/>
                <w:color w:val="auto"/>
                <w:sz w:val="16"/>
                <w:szCs w:val="16"/>
                <w:lang w:val="ru-RU"/>
              </w:rPr>
            </w:pPr>
          </w:p>
          <w:p w14:paraId="5991E53D" w14:textId="77777777" w:rsidR="006B0501" w:rsidRPr="00014E44" w:rsidRDefault="006B0501" w:rsidP="00DE1185">
            <w:pPr>
              <w:pStyle w:val="CellBodyCentered"/>
              <w:rPr>
                <w:rFonts w:ascii="Arial Narrow" w:hAnsi="Arial Narrow" w:cs="Arial"/>
                <w:color w:val="auto"/>
                <w:sz w:val="16"/>
                <w:szCs w:val="16"/>
                <w:lang w:val="ru-RU"/>
              </w:rPr>
            </w:pPr>
          </w:p>
          <w:p w14:paraId="4D142C87" w14:textId="77777777" w:rsidR="006B0501" w:rsidRPr="00014E44" w:rsidRDefault="006B0501" w:rsidP="00DE1185">
            <w:pPr>
              <w:pStyle w:val="CellBodyCentered"/>
              <w:rPr>
                <w:rFonts w:ascii="Arial Narrow" w:hAnsi="Arial Narrow" w:cs="Arial"/>
                <w:color w:val="auto"/>
                <w:sz w:val="16"/>
                <w:szCs w:val="16"/>
                <w:lang w:val="ru-RU"/>
              </w:rPr>
            </w:pPr>
          </w:p>
          <w:p w14:paraId="19FD08F1" w14:textId="77777777" w:rsidR="006B0501" w:rsidRPr="00014E44" w:rsidRDefault="006B0501" w:rsidP="00DE1185">
            <w:pPr>
              <w:pStyle w:val="CellBodyCentered"/>
              <w:rPr>
                <w:rFonts w:ascii="Arial Narrow" w:hAnsi="Arial Narrow" w:cs="Arial"/>
                <w:color w:val="auto"/>
                <w:sz w:val="16"/>
                <w:szCs w:val="16"/>
                <w:lang w:val="ru-RU"/>
              </w:rPr>
            </w:pPr>
          </w:p>
          <w:p w14:paraId="1B4CCD7C" w14:textId="77777777" w:rsidR="006B0501" w:rsidRPr="00014E44" w:rsidRDefault="006B0501" w:rsidP="00DE1185">
            <w:pPr>
              <w:pStyle w:val="CellBodyCentered"/>
              <w:rPr>
                <w:rFonts w:ascii="Arial Narrow" w:hAnsi="Arial Narrow" w:cs="Arial"/>
                <w:color w:val="auto"/>
                <w:sz w:val="16"/>
                <w:szCs w:val="16"/>
                <w:lang w:val="ru-RU"/>
              </w:rPr>
            </w:pPr>
          </w:p>
          <w:p w14:paraId="6C73CFE8" w14:textId="77777777" w:rsidR="006B0501" w:rsidRPr="00014E44" w:rsidRDefault="006B0501" w:rsidP="00DE1185">
            <w:pPr>
              <w:pStyle w:val="CellBodyCentered"/>
              <w:rPr>
                <w:rFonts w:ascii="Arial Narrow" w:hAnsi="Arial Narrow" w:cs="Arial"/>
                <w:color w:val="auto"/>
                <w:sz w:val="16"/>
                <w:szCs w:val="16"/>
                <w:lang w:val="ru-RU"/>
              </w:rPr>
            </w:pPr>
          </w:p>
          <w:p w14:paraId="31FBEA86" w14:textId="77777777" w:rsidR="006B0501" w:rsidRPr="00014E44" w:rsidRDefault="006B0501" w:rsidP="00DE1185">
            <w:pPr>
              <w:pStyle w:val="CellBodyCentered"/>
              <w:rPr>
                <w:rFonts w:ascii="Arial Narrow" w:hAnsi="Arial Narrow" w:cs="Arial"/>
                <w:color w:val="auto"/>
                <w:sz w:val="16"/>
                <w:szCs w:val="16"/>
                <w:lang w:val="ru-RU"/>
              </w:rPr>
            </w:pPr>
          </w:p>
          <w:p w14:paraId="2860D83E" w14:textId="77777777" w:rsidR="006B0501" w:rsidRPr="00014E44" w:rsidRDefault="006B0501" w:rsidP="00DE1185">
            <w:pPr>
              <w:pStyle w:val="CellBodyCentered"/>
              <w:rPr>
                <w:rFonts w:ascii="Arial Narrow" w:hAnsi="Arial Narrow" w:cs="Arial"/>
                <w:color w:val="auto"/>
                <w:sz w:val="16"/>
                <w:szCs w:val="16"/>
                <w:lang w:val="ru-RU"/>
              </w:rPr>
            </w:pPr>
          </w:p>
          <w:p w14:paraId="265499E4" w14:textId="77777777" w:rsidR="006B0501" w:rsidRPr="00014E44" w:rsidRDefault="006B0501" w:rsidP="00DE1185">
            <w:pPr>
              <w:pStyle w:val="CellBodyCentered"/>
              <w:rPr>
                <w:rFonts w:ascii="Arial Narrow" w:hAnsi="Arial Narrow" w:cs="Arial"/>
                <w:color w:val="auto"/>
                <w:sz w:val="16"/>
                <w:szCs w:val="16"/>
                <w:lang w:val="ru-RU"/>
              </w:rPr>
            </w:pPr>
          </w:p>
          <w:p w14:paraId="16A091BA" w14:textId="77777777" w:rsidR="006B0501" w:rsidRPr="00014E44" w:rsidRDefault="006B0501" w:rsidP="00DE1185">
            <w:pPr>
              <w:pStyle w:val="CellBodyCentered"/>
              <w:rPr>
                <w:rFonts w:ascii="Arial Narrow" w:hAnsi="Arial Narrow" w:cs="Arial"/>
                <w:color w:val="auto"/>
                <w:sz w:val="16"/>
                <w:szCs w:val="16"/>
                <w:lang w:val="ru-RU"/>
              </w:rPr>
            </w:pPr>
          </w:p>
          <w:p w14:paraId="29035481" w14:textId="77777777" w:rsidR="006B0501" w:rsidRPr="00014E44" w:rsidRDefault="006B0501" w:rsidP="00DE1185">
            <w:pPr>
              <w:pStyle w:val="CellBodyCentered"/>
              <w:rPr>
                <w:rFonts w:ascii="Arial Narrow" w:hAnsi="Arial Narrow" w:cs="Arial"/>
                <w:color w:val="auto"/>
                <w:sz w:val="16"/>
                <w:szCs w:val="16"/>
                <w:lang w:val="ru-RU"/>
              </w:rPr>
            </w:pPr>
          </w:p>
          <w:p w14:paraId="7FCD9AB9" w14:textId="77777777" w:rsidR="006B0501" w:rsidRPr="00014E44" w:rsidRDefault="006B0501" w:rsidP="00DE1185">
            <w:pPr>
              <w:pStyle w:val="CellBodyCentered"/>
              <w:rPr>
                <w:rFonts w:ascii="Arial Narrow" w:hAnsi="Arial Narrow" w:cs="Arial"/>
                <w:color w:val="auto"/>
                <w:sz w:val="16"/>
                <w:szCs w:val="16"/>
                <w:lang w:val="ru-RU"/>
              </w:rPr>
            </w:pPr>
          </w:p>
          <w:p w14:paraId="0DB59E73" w14:textId="77777777" w:rsidR="006B0501" w:rsidRPr="00014E44" w:rsidRDefault="006B0501" w:rsidP="00DE1185">
            <w:pPr>
              <w:pStyle w:val="CellBodyCentered"/>
              <w:rPr>
                <w:rFonts w:ascii="Arial Narrow" w:hAnsi="Arial Narrow" w:cs="Arial"/>
                <w:color w:val="auto"/>
                <w:sz w:val="16"/>
                <w:szCs w:val="16"/>
                <w:lang w:val="ru-RU"/>
              </w:rPr>
            </w:pPr>
          </w:p>
          <w:p w14:paraId="0B8C6358" w14:textId="77777777" w:rsidR="006B0501" w:rsidRPr="00014E44" w:rsidRDefault="006B0501" w:rsidP="00DE1185">
            <w:pPr>
              <w:pStyle w:val="CellBodyCentered"/>
              <w:rPr>
                <w:rFonts w:ascii="Arial Narrow" w:hAnsi="Arial Narrow" w:cs="Arial"/>
                <w:color w:val="auto"/>
                <w:sz w:val="16"/>
                <w:szCs w:val="16"/>
                <w:lang w:val="ru-RU"/>
              </w:rPr>
            </w:pPr>
          </w:p>
          <w:p w14:paraId="23CBD7F9" w14:textId="77777777" w:rsidR="006B0501" w:rsidRPr="00014E44" w:rsidRDefault="006B0501" w:rsidP="00DE1185">
            <w:pPr>
              <w:pStyle w:val="CellBodyCentered"/>
              <w:rPr>
                <w:rFonts w:ascii="Arial Narrow" w:hAnsi="Arial Narrow" w:cs="Arial"/>
                <w:color w:val="auto"/>
                <w:sz w:val="16"/>
                <w:szCs w:val="16"/>
                <w:lang w:val="ru-RU"/>
              </w:rPr>
            </w:pPr>
          </w:p>
          <w:p w14:paraId="5E293D5A" w14:textId="77777777" w:rsidR="006B0501" w:rsidRPr="00014E44" w:rsidRDefault="006B0501" w:rsidP="00DE1185">
            <w:pPr>
              <w:pStyle w:val="CellBodyCentered"/>
              <w:rPr>
                <w:rFonts w:ascii="Arial Narrow" w:hAnsi="Arial Narrow" w:cs="Arial"/>
                <w:color w:val="auto"/>
                <w:sz w:val="16"/>
                <w:szCs w:val="16"/>
                <w:lang w:val="ru-RU"/>
              </w:rPr>
            </w:pPr>
          </w:p>
          <w:p w14:paraId="6F2393FD" w14:textId="77777777" w:rsidR="006B0501" w:rsidRPr="00014E44" w:rsidRDefault="006B0501" w:rsidP="00DE1185">
            <w:pPr>
              <w:pStyle w:val="CellBodyCentered"/>
              <w:rPr>
                <w:rFonts w:ascii="Arial Narrow" w:hAnsi="Arial Narrow" w:cs="Arial"/>
                <w:color w:val="auto"/>
                <w:sz w:val="16"/>
                <w:szCs w:val="16"/>
                <w:lang w:val="ru-RU"/>
              </w:rPr>
            </w:pPr>
          </w:p>
          <w:p w14:paraId="42F13923" w14:textId="77777777" w:rsidR="006B0501" w:rsidRPr="00014E44" w:rsidRDefault="006B0501" w:rsidP="00DE1185">
            <w:pPr>
              <w:pStyle w:val="CellBodyCentered"/>
              <w:rPr>
                <w:rFonts w:ascii="Arial Narrow" w:hAnsi="Arial Narrow" w:cs="Arial"/>
                <w:color w:val="auto"/>
                <w:sz w:val="16"/>
                <w:szCs w:val="16"/>
                <w:lang w:val="ru-RU"/>
              </w:rPr>
            </w:pPr>
          </w:p>
          <w:p w14:paraId="3B29C0AB" w14:textId="77777777" w:rsidR="006B0501" w:rsidRPr="00014E44" w:rsidRDefault="006B0501" w:rsidP="00DE1185">
            <w:pPr>
              <w:pStyle w:val="CellBodyCentered"/>
              <w:rPr>
                <w:rFonts w:ascii="Arial Narrow" w:hAnsi="Arial Narrow" w:cs="Arial"/>
                <w:color w:val="auto"/>
                <w:sz w:val="16"/>
                <w:szCs w:val="16"/>
                <w:lang w:val="ru-RU"/>
              </w:rPr>
            </w:pPr>
          </w:p>
          <w:p w14:paraId="4BD12880" w14:textId="77777777" w:rsidR="006B0501" w:rsidRPr="00014E44" w:rsidRDefault="006B0501" w:rsidP="00DE1185">
            <w:pPr>
              <w:pStyle w:val="CellBodyCentered"/>
              <w:rPr>
                <w:rFonts w:ascii="Arial Narrow" w:hAnsi="Arial Narrow" w:cs="Arial"/>
                <w:color w:val="auto"/>
                <w:sz w:val="16"/>
                <w:szCs w:val="16"/>
                <w:lang w:val="ru-RU"/>
              </w:rPr>
            </w:pPr>
          </w:p>
          <w:p w14:paraId="320BA22C" w14:textId="77777777" w:rsidR="006B0501" w:rsidRPr="00014E44" w:rsidRDefault="006B0501" w:rsidP="00DE1185">
            <w:pPr>
              <w:pStyle w:val="CellBodyCentered"/>
              <w:rPr>
                <w:rFonts w:ascii="Arial Narrow" w:hAnsi="Arial Narrow" w:cs="Arial"/>
                <w:color w:val="auto"/>
                <w:sz w:val="16"/>
                <w:szCs w:val="16"/>
                <w:lang w:val="ru-RU"/>
              </w:rPr>
            </w:pPr>
          </w:p>
          <w:p w14:paraId="03594C80" w14:textId="77777777" w:rsidR="006B0501" w:rsidRPr="00014E44" w:rsidRDefault="006B0501" w:rsidP="00DE1185">
            <w:pPr>
              <w:pStyle w:val="CellBodyCentered"/>
              <w:rPr>
                <w:rFonts w:ascii="Arial Narrow" w:hAnsi="Arial Narrow" w:cs="Arial"/>
                <w:color w:val="auto"/>
                <w:sz w:val="16"/>
                <w:szCs w:val="16"/>
                <w:lang w:val="ru-RU"/>
              </w:rPr>
            </w:pPr>
          </w:p>
          <w:p w14:paraId="13D88E2A" w14:textId="77777777" w:rsidR="006B0501" w:rsidRPr="00014E44" w:rsidRDefault="006B0501" w:rsidP="00DE1185">
            <w:pPr>
              <w:pStyle w:val="CellBodyCentered"/>
              <w:rPr>
                <w:rFonts w:ascii="Arial Narrow" w:hAnsi="Arial Narrow" w:cs="Arial"/>
                <w:color w:val="auto"/>
                <w:sz w:val="16"/>
                <w:szCs w:val="16"/>
                <w:lang w:val="ru-RU"/>
              </w:rPr>
            </w:pPr>
          </w:p>
          <w:p w14:paraId="75D2958E" w14:textId="77777777" w:rsidR="006B0501" w:rsidRPr="00014E44" w:rsidRDefault="006B0501" w:rsidP="00DE1185">
            <w:pPr>
              <w:pStyle w:val="CellBodyCentered"/>
              <w:rPr>
                <w:rFonts w:ascii="Arial Narrow" w:hAnsi="Arial Narrow" w:cs="Arial"/>
                <w:color w:val="auto"/>
                <w:sz w:val="16"/>
                <w:szCs w:val="16"/>
                <w:lang w:val="ru-RU"/>
              </w:rPr>
            </w:pPr>
          </w:p>
          <w:p w14:paraId="2AC0608C" w14:textId="77777777" w:rsidR="006B0501" w:rsidRPr="00014E44" w:rsidRDefault="006B0501" w:rsidP="00DE1185">
            <w:pPr>
              <w:pStyle w:val="CellBodyCentered"/>
              <w:rPr>
                <w:rFonts w:ascii="Arial Narrow" w:hAnsi="Arial Narrow" w:cs="Arial"/>
                <w:color w:val="auto"/>
                <w:sz w:val="16"/>
                <w:szCs w:val="16"/>
                <w:lang w:val="ru-RU"/>
              </w:rPr>
            </w:pPr>
          </w:p>
          <w:p w14:paraId="3144AD5B" w14:textId="77777777" w:rsidR="006B0501" w:rsidRPr="00014E44" w:rsidRDefault="006B0501" w:rsidP="00DE1185">
            <w:pPr>
              <w:pStyle w:val="CellBodyCentered"/>
              <w:rPr>
                <w:rFonts w:ascii="Arial Narrow" w:hAnsi="Arial Narrow" w:cs="Arial"/>
                <w:color w:val="auto"/>
                <w:sz w:val="16"/>
                <w:szCs w:val="16"/>
                <w:lang w:val="ru-RU"/>
              </w:rPr>
            </w:pPr>
          </w:p>
          <w:p w14:paraId="32BB5560" w14:textId="77777777" w:rsidR="006B0501" w:rsidRPr="00014E44" w:rsidRDefault="006B0501" w:rsidP="00DE1185">
            <w:pPr>
              <w:pStyle w:val="CellBodyCentered"/>
              <w:rPr>
                <w:rFonts w:ascii="Arial Narrow" w:hAnsi="Arial Narrow" w:cs="Arial"/>
                <w:color w:val="auto"/>
                <w:sz w:val="16"/>
                <w:szCs w:val="16"/>
                <w:lang w:val="ru-RU"/>
              </w:rPr>
            </w:pPr>
          </w:p>
          <w:p w14:paraId="57C70B21" w14:textId="77777777" w:rsidR="006B0501" w:rsidRPr="00014E44" w:rsidRDefault="006B0501" w:rsidP="00DE1185">
            <w:pPr>
              <w:pStyle w:val="CellBodyCentered"/>
              <w:rPr>
                <w:rFonts w:ascii="Arial Narrow" w:hAnsi="Arial Narrow" w:cs="Arial"/>
                <w:color w:val="auto"/>
                <w:sz w:val="16"/>
                <w:szCs w:val="16"/>
                <w:lang w:val="ru-RU"/>
              </w:rPr>
            </w:pPr>
          </w:p>
          <w:p w14:paraId="0A02E73B" w14:textId="77777777" w:rsidR="006B0501" w:rsidRPr="00014E44" w:rsidRDefault="006B0501" w:rsidP="00DE1185">
            <w:pPr>
              <w:pStyle w:val="CellBodyCentered"/>
              <w:rPr>
                <w:rFonts w:ascii="Arial Narrow" w:hAnsi="Arial Narrow" w:cs="Arial"/>
                <w:color w:val="auto"/>
                <w:sz w:val="16"/>
                <w:szCs w:val="16"/>
                <w:lang w:val="ru-RU"/>
              </w:rPr>
            </w:pPr>
          </w:p>
          <w:p w14:paraId="2C6D67AD" w14:textId="77777777" w:rsidR="006B0501" w:rsidRPr="00014E44" w:rsidRDefault="006B0501" w:rsidP="00DE1185">
            <w:pPr>
              <w:pStyle w:val="CellBodyCentered"/>
              <w:rPr>
                <w:rFonts w:ascii="Arial Narrow" w:hAnsi="Arial Narrow" w:cs="Arial"/>
                <w:color w:val="auto"/>
                <w:sz w:val="16"/>
                <w:szCs w:val="16"/>
                <w:lang w:val="ru-RU"/>
              </w:rPr>
            </w:pPr>
          </w:p>
          <w:p w14:paraId="7C2F15E3" w14:textId="77777777" w:rsidR="006B0501" w:rsidRPr="00014E44" w:rsidRDefault="006B0501" w:rsidP="00DE1185">
            <w:pPr>
              <w:pStyle w:val="CellBodyCentered"/>
              <w:rPr>
                <w:rFonts w:ascii="Arial Narrow" w:hAnsi="Arial Narrow" w:cs="Arial"/>
                <w:color w:val="auto"/>
                <w:sz w:val="16"/>
                <w:szCs w:val="16"/>
                <w:lang w:val="ru-RU"/>
              </w:rPr>
            </w:pPr>
          </w:p>
          <w:p w14:paraId="35678E97" w14:textId="77777777" w:rsidR="006B0501" w:rsidRPr="00014E44" w:rsidRDefault="006B0501" w:rsidP="00DE1185">
            <w:pPr>
              <w:pStyle w:val="CellBodyCentered"/>
              <w:rPr>
                <w:rFonts w:ascii="Arial Narrow" w:hAnsi="Arial Narrow" w:cs="Arial"/>
                <w:color w:val="auto"/>
                <w:sz w:val="16"/>
                <w:szCs w:val="16"/>
                <w:lang w:val="ru-RU"/>
              </w:rPr>
            </w:pPr>
          </w:p>
          <w:p w14:paraId="60D60AB3" w14:textId="77777777" w:rsidR="006B0501" w:rsidRPr="00014E44" w:rsidRDefault="006B0501" w:rsidP="00DE1185">
            <w:pPr>
              <w:pStyle w:val="CellBodyCentered"/>
              <w:rPr>
                <w:rFonts w:ascii="Arial Narrow" w:hAnsi="Arial Narrow" w:cs="Arial"/>
                <w:color w:val="auto"/>
                <w:sz w:val="16"/>
                <w:szCs w:val="16"/>
                <w:lang w:val="ru-RU"/>
              </w:rPr>
            </w:pPr>
          </w:p>
          <w:p w14:paraId="0E6558AF" w14:textId="77777777" w:rsidR="006B0501" w:rsidRPr="00014E44" w:rsidRDefault="006B0501" w:rsidP="00DE1185">
            <w:pPr>
              <w:pStyle w:val="CellBodyCentered"/>
              <w:rPr>
                <w:rFonts w:ascii="Arial Narrow" w:hAnsi="Arial Narrow" w:cs="Arial"/>
                <w:color w:val="auto"/>
                <w:sz w:val="16"/>
                <w:szCs w:val="16"/>
                <w:lang w:val="ru-RU"/>
              </w:rPr>
            </w:pPr>
          </w:p>
          <w:p w14:paraId="6107FB60" w14:textId="77777777" w:rsidR="006B0501" w:rsidRPr="00014E44" w:rsidRDefault="006B0501" w:rsidP="00DE1185">
            <w:pPr>
              <w:pStyle w:val="CellBodyCentered"/>
              <w:rPr>
                <w:rFonts w:ascii="Arial Narrow" w:hAnsi="Arial Narrow" w:cs="Arial"/>
                <w:color w:val="auto"/>
                <w:sz w:val="16"/>
                <w:szCs w:val="16"/>
                <w:lang w:val="ru-RU"/>
              </w:rPr>
            </w:pPr>
          </w:p>
          <w:p w14:paraId="0A438EDC" w14:textId="77777777" w:rsidR="006B0501" w:rsidRPr="00014E44" w:rsidRDefault="006B0501" w:rsidP="00DE1185">
            <w:pPr>
              <w:pStyle w:val="CellBodyCentered"/>
              <w:rPr>
                <w:rFonts w:ascii="Arial Narrow" w:hAnsi="Arial Narrow" w:cs="Arial"/>
                <w:color w:val="auto"/>
                <w:sz w:val="16"/>
                <w:szCs w:val="16"/>
                <w:lang w:val="ru-RU"/>
              </w:rPr>
            </w:pPr>
          </w:p>
          <w:p w14:paraId="0639F24F" w14:textId="77777777" w:rsidR="007C3745" w:rsidRPr="00014E44" w:rsidRDefault="007C3745" w:rsidP="00DE1185">
            <w:pPr>
              <w:pStyle w:val="CellBodyCentered"/>
              <w:rPr>
                <w:rFonts w:ascii="Arial Narrow" w:hAnsi="Arial Narrow" w:cs="Arial"/>
                <w:color w:val="auto"/>
                <w:sz w:val="16"/>
                <w:szCs w:val="16"/>
                <w:lang w:val="ru-RU"/>
              </w:rPr>
            </w:pPr>
          </w:p>
          <w:p w14:paraId="4EC2A99E" w14:textId="77777777" w:rsidR="007C3745" w:rsidRPr="00014E44" w:rsidRDefault="007C3745" w:rsidP="00DE1185">
            <w:pPr>
              <w:pStyle w:val="CellBodyCentered"/>
              <w:rPr>
                <w:rFonts w:ascii="Arial Narrow" w:hAnsi="Arial Narrow" w:cs="Arial"/>
                <w:color w:val="auto"/>
                <w:sz w:val="16"/>
                <w:szCs w:val="16"/>
                <w:lang w:val="ru-RU"/>
              </w:rPr>
            </w:pPr>
          </w:p>
          <w:p w14:paraId="11CD8D9A" w14:textId="77777777" w:rsidR="007C3745" w:rsidRPr="00014E44" w:rsidRDefault="007C3745" w:rsidP="00DE1185">
            <w:pPr>
              <w:pStyle w:val="CellBodyCentered"/>
              <w:rPr>
                <w:rFonts w:ascii="Arial Narrow" w:hAnsi="Arial Narrow" w:cs="Arial"/>
                <w:color w:val="auto"/>
                <w:sz w:val="16"/>
                <w:szCs w:val="16"/>
                <w:lang w:val="ru-RU"/>
              </w:rPr>
            </w:pPr>
          </w:p>
          <w:p w14:paraId="04F1CDD7" w14:textId="77777777" w:rsidR="007C3745" w:rsidRPr="00014E44" w:rsidRDefault="007C3745" w:rsidP="00DE1185">
            <w:pPr>
              <w:pStyle w:val="CellBodyCentered"/>
              <w:rPr>
                <w:rFonts w:ascii="Arial Narrow" w:hAnsi="Arial Narrow" w:cs="Arial"/>
                <w:color w:val="auto"/>
                <w:sz w:val="16"/>
                <w:szCs w:val="16"/>
                <w:lang w:val="ru-RU"/>
              </w:rPr>
            </w:pPr>
          </w:p>
          <w:p w14:paraId="5D813877" w14:textId="77777777" w:rsidR="007C3745" w:rsidRPr="00014E44" w:rsidRDefault="007C3745" w:rsidP="00DE1185">
            <w:pPr>
              <w:pStyle w:val="CellBodyCentered"/>
              <w:rPr>
                <w:rFonts w:ascii="Arial Narrow" w:hAnsi="Arial Narrow" w:cs="Arial"/>
                <w:color w:val="auto"/>
                <w:sz w:val="16"/>
                <w:szCs w:val="16"/>
                <w:lang w:val="ru-RU"/>
              </w:rPr>
            </w:pPr>
          </w:p>
          <w:p w14:paraId="0E4EB983" w14:textId="77777777" w:rsidR="007C3745" w:rsidRPr="00014E44" w:rsidRDefault="007C3745" w:rsidP="00DE1185">
            <w:pPr>
              <w:pStyle w:val="CellBodyCentered"/>
              <w:rPr>
                <w:rFonts w:ascii="Arial Narrow" w:hAnsi="Arial Narrow" w:cs="Arial"/>
                <w:color w:val="auto"/>
                <w:sz w:val="16"/>
                <w:szCs w:val="16"/>
                <w:lang w:val="ru-RU"/>
              </w:rPr>
            </w:pPr>
          </w:p>
          <w:p w14:paraId="2C39047A" w14:textId="77777777" w:rsidR="007C3745" w:rsidRPr="00014E44" w:rsidRDefault="007C3745" w:rsidP="00DE1185">
            <w:pPr>
              <w:pStyle w:val="CellBodyCentered"/>
              <w:rPr>
                <w:rFonts w:ascii="Arial Narrow" w:hAnsi="Arial Narrow" w:cs="Arial"/>
                <w:color w:val="auto"/>
                <w:sz w:val="16"/>
                <w:szCs w:val="16"/>
                <w:lang w:val="ru-RU"/>
              </w:rPr>
            </w:pPr>
          </w:p>
          <w:p w14:paraId="2B294E6D" w14:textId="77777777" w:rsidR="007C3745" w:rsidRPr="00014E44" w:rsidRDefault="007C3745" w:rsidP="00DE1185">
            <w:pPr>
              <w:pStyle w:val="CellBodyCentered"/>
              <w:rPr>
                <w:rFonts w:ascii="Arial Narrow" w:hAnsi="Arial Narrow" w:cs="Arial"/>
                <w:color w:val="auto"/>
                <w:sz w:val="16"/>
                <w:szCs w:val="16"/>
                <w:lang w:val="ru-RU"/>
              </w:rPr>
            </w:pPr>
          </w:p>
          <w:p w14:paraId="13C02196" w14:textId="327CDB80" w:rsidR="006B0501" w:rsidRPr="00014E44" w:rsidRDefault="006B0501" w:rsidP="00DE1185">
            <w:pPr>
              <w:pStyle w:val="CellBodyCentered"/>
              <w:rPr>
                <w:rFonts w:ascii="Arial Narrow" w:hAnsi="Arial Narrow" w:cs="Arial"/>
                <w:color w:val="auto"/>
                <w:sz w:val="16"/>
                <w:szCs w:val="16"/>
                <w:lang w:val="ru-RU"/>
              </w:rPr>
            </w:pPr>
            <w:del w:id="4515" w:author="Zhunisbayev, Olzhasbek A [Bolashak Atyrau Limited]" w:date="2022-09-18T20:41:00Z">
              <w:r w:rsidRPr="00014E44" w:rsidDel="004E3B81">
                <w:rPr>
                  <w:rFonts w:ascii="Arial Narrow" w:hAnsi="Arial Narrow" w:cs="Arial"/>
                  <w:color w:val="auto"/>
                  <w:sz w:val="16"/>
                  <w:szCs w:val="16"/>
                  <w:lang w:val="en-GB"/>
                </w:rPr>
                <w:delText>4</w:delText>
              </w:r>
            </w:del>
          </w:p>
        </w:tc>
        <w:tc>
          <w:tcPr>
            <w:tcW w:w="1890" w:type="dxa"/>
            <w:tcBorders>
              <w:top w:val="single" w:sz="6" w:space="0" w:color="auto"/>
              <w:left w:val="single" w:sz="6" w:space="0" w:color="auto"/>
              <w:bottom w:val="single" w:sz="6" w:space="0" w:color="auto"/>
              <w:right w:val="single" w:sz="6" w:space="0" w:color="auto"/>
            </w:tcBorders>
          </w:tcPr>
          <w:p w14:paraId="4CD53096" w14:textId="77777777" w:rsidR="006B0501" w:rsidRPr="00014E44" w:rsidRDefault="006B0501" w:rsidP="00DE1185">
            <w:pPr>
              <w:pStyle w:val="CellBody"/>
              <w:rPr>
                <w:rFonts w:ascii="Arial Narrow" w:hAnsi="Arial Narrow" w:cs="Arial"/>
                <w:color w:val="auto"/>
                <w:sz w:val="16"/>
                <w:szCs w:val="16"/>
                <w:u w:val="single"/>
                <w:lang w:val="en-GB"/>
              </w:rPr>
            </w:pPr>
          </w:p>
          <w:p w14:paraId="3F956765" w14:textId="23CAD896" w:rsidR="006B0501" w:rsidRPr="00014E44" w:rsidRDefault="006B0501" w:rsidP="00DE1185">
            <w:pPr>
              <w:pStyle w:val="CellBody"/>
              <w:rPr>
                <w:rFonts w:ascii="Arial Narrow" w:hAnsi="Arial Narrow" w:cs="Arial"/>
                <w:color w:val="auto"/>
                <w:sz w:val="16"/>
                <w:szCs w:val="16"/>
                <w:lang w:val="en-GB"/>
              </w:rPr>
            </w:pPr>
            <w:bookmarkStart w:id="4516" w:name="OLE_LINK6"/>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r w:rsidR="00A77526">
              <w:rPr>
                <w:rFonts w:ascii="Arial Narrow" w:hAnsi="Arial Narrow" w:cs="Arial"/>
                <w:color w:val="auto"/>
                <w:sz w:val="16"/>
                <w:szCs w:val="16"/>
                <w:u w:val="single"/>
              </w:rPr>
              <w:t xml:space="preserve"> </w:t>
            </w:r>
            <w:r w:rsidRPr="00014E44">
              <w:rPr>
                <w:rFonts w:ascii="Arial Narrow" w:hAnsi="Arial Narrow" w:cs="Arial"/>
                <w:color w:val="auto"/>
                <w:sz w:val="16"/>
                <w:szCs w:val="16"/>
                <w:lang w:val="en-GB"/>
              </w:rPr>
              <w:t>(limited by flange ratings)</w:t>
            </w:r>
          </w:p>
          <w:p w14:paraId="61AC51A6" w14:textId="704757AD" w:rsidR="006B0501" w:rsidRPr="00014E44" w:rsidRDefault="00571500"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517"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518" w:author="Zhunisbayev, Olzhasbek A [Bolashak Atyrau Limited]" w:date="2022-09-18T20:40:00Z">
              <w:r w:rsidRPr="00014E44">
                <w:rPr>
                  <w:rFonts w:ascii="Arial Narrow" w:hAnsi="Arial Narrow" w:cs="Arial"/>
                  <w:color w:val="auto"/>
                  <w:sz w:val="16"/>
                  <w:szCs w:val="16"/>
                  <w:lang w:val="en-GB"/>
                </w:rPr>
                <w:t>40</w:t>
              </w:r>
            </w:ins>
            <w:r w:rsidR="006B0501" w:rsidRPr="00014E44">
              <w:rPr>
                <w:rFonts w:ascii="Arial Narrow" w:hAnsi="Arial Narrow" w:cs="Arial"/>
                <w:color w:val="auto"/>
                <w:sz w:val="16"/>
                <w:szCs w:val="16"/>
                <w:lang w:val="en-GB"/>
              </w:rPr>
              <w:t xml:space="preserve"> to 38°</w:t>
            </w:r>
            <w:r w:rsidR="006B0501" w:rsidRPr="00014E44">
              <w:rPr>
                <w:rFonts w:ascii="Arial Narrow" w:hAnsi="Arial Narrow" w:cs="Arial"/>
                <w:snapToGrid w:val="0"/>
                <w:color w:val="auto"/>
                <w:sz w:val="16"/>
                <w:szCs w:val="16"/>
                <w:lang w:val="en-GB"/>
              </w:rPr>
              <w:t xml:space="preserve">C </w:t>
            </w:r>
            <w:r w:rsidR="006B0501" w:rsidRPr="00014E44">
              <w:rPr>
                <w:rFonts w:ascii="Arial Narrow" w:hAnsi="Arial Narrow" w:cs="Arial"/>
                <w:color w:val="auto"/>
                <w:sz w:val="16"/>
                <w:szCs w:val="16"/>
                <w:lang w:val="en-GB"/>
              </w:rPr>
              <w:t>= 1</w:t>
            </w:r>
            <w:r w:rsidR="006B0501" w:rsidRPr="00014E44">
              <w:rPr>
                <w:rFonts w:ascii="Arial Narrow" w:hAnsi="Arial Narrow" w:cs="Arial"/>
                <w:color w:val="auto"/>
                <w:sz w:val="16"/>
                <w:szCs w:val="16"/>
              </w:rPr>
              <w:t>9,6</w:t>
            </w:r>
            <w:r w:rsidR="006B0501" w:rsidRPr="00014E44">
              <w:rPr>
                <w:rFonts w:ascii="Arial Narrow" w:hAnsi="Arial Narrow" w:cs="Arial"/>
                <w:color w:val="auto"/>
                <w:sz w:val="16"/>
                <w:szCs w:val="16"/>
                <w:lang w:val="en-GB"/>
              </w:rPr>
              <w:t xml:space="preserve"> barg</w:t>
            </w:r>
          </w:p>
          <w:p w14:paraId="2AC543D8" w14:textId="7BFB73E4"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C = 1</w:t>
            </w:r>
            <w:r w:rsidRPr="00014E44">
              <w:rPr>
                <w:rFonts w:ascii="Arial Narrow" w:hAnsi="Arial Narrow" w:cs="Arial"/>
                <w:snapToGrid w:val="0"/>
                <w:color w:val="auto"/>
                <w:sz w:val="16"/>
                <w:szCs w:val="16"/>
              </w:rPr>
              <w:t>9</w:t>
            </w:r>
            <w:r w:rsidRPr="00014E44">
              <w:rPr>
                <w:rFonts w:ascii="Arial Narrow" w:hAnsi="Arial Narrow" w:cs="Arial"/>
                <w:snapToGrid w:val="0"/>
                <w:color w:val="auto"/>
                <w:sz w:val="16"/>
                <w:szCs w:val="16"/>
                <w:lang w:val="en-GB"/>
              </w:rPr>
              <w:t xml:space="preserve">.2 </w:t>
            </w:r>
            <w:r w:rsidRPr="00014E44">
              <w:rPr>
                <w:rFonts w:ascii="Arial Narrow" w:hAnsi="Arial Narrow" w:cs="Arial"/>
                <w:color w:val="auto"/>
                <w:sz w:val="16"/>
                <w:szCs w:val="16"/>
                <w:lang w:val="en-GB"/>
              </w:rPr>
              <w:t>barg</w:t>
            </w:r>
          </w:p>
          <w:p w14:paraId="6CC87694" w14:textId="7899EF54"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C = 17.</w:t>
            </w:r>
            <w:r w:rsidRPr="00014E44">
              <w:rPr>
                <w:rFonts w:ascii="Arial Narrow" w:hAnsi="Arial Narrow" w:cs="Arial"/>
                <w:snapToGrid w:val="0"/>
                <w:color w:val="auto"/>
                <w:sz w:val="16"/>
                <w:szCs w:val="16"/>
              </w:rPr>
              <w:t>7</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617A060C" w14:textId="68777909" w:rsidR="006B0501" w:rsidRPr="00014E44" w:rsidRDefault="00571500" w:rsidP="00DE1185">
            <w:pPr>
              <w:pStyle w:val="CellBody"/>
              <w:rPr>
                <w:rFonts w:ascii="Arial Narrow" w:hAnsi="Arial Narrow" w:cs="Arial"/>
                <w:color w:val="auto"/>
                <w:sz w:val="16"/>
                <w:szCs w:val="16"/>
                <w:lang w:val="en-GB"/>
              </w:rPr>
            </w:pPr>
            <w:r>
              <w:rPr>
                <w:rFonts w:ascii="Arial Narrow" w:hAnsi="Arial Narrow" w:cs="Arial"/>
                <w:color w:val="auto"/>
                <w:sz w:val="16"/>
                <w:szCs w:val="16"/>
                <w:lang w:val="en-GB"/>
              </w:rPr>
              <w:t>1</w:t>
            </w:r>
            <w:r w:rsidR="006B0501" w:rsidRPr="00014E44">
              <w:rPr>
                <w:rFonts w:ascii="Arial Narrow" w:hAnsi="Arial Narrow" w:cs="Arial"/>
                <w:color w:val="auto"/>
                <w:sz w:val="16"/>
                <w:szCs w:val="16"/>
                <w:lang w:val="en-GB"/>
              </w:rPr>
              <w:t>50°</w:t>
            </w:r>
            <w:r w:rsidR="006B0501" w:rsidRPr="00014E44">
              <w:rPr>
                <w:rFonts w:ascii="Arial Narrow" w:hAnsi="Arial Narrow" w:cs="Arial"/>
                <w:snapToGrid w:val="0"/>
                <w:color w:val="auto"/>
                <w:sz w:val="16"/>
                <w:szCs w:val="16"/>
                <w:lang w:val="en-GB"/>
              </w:rPr>
              <w:t xml:space="preserve">C = 15.8 </w:t>
            </w:r>
            <w:r w:rsidR="006B0501" w:rsidRPr="00014E44">
              <w:rPr>
                <w:rFonts w:ascii="Arial Narrow" w:hAnsi="Arial Narrow" w:cs="Arial"/>
                <w:color w:val="auto"/>
                <w:sz w:val="16"/>
                <w:szCs w:val="16"/>
                <w:lang w:val="en-GB"/>
              </w:rPr>
              <w:t>barg</w:t>
            </w:r>
          </w:p>
          <w:p w14:paraId="2146E4FC" w14:textId="4A6B3838"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13.8 </w:t>
            </w:r>
            <w:r w:rsidRPr="00014E44">
              <w:rPr>
                <w:rFonts w:ascii="Arial Narrow" w:hAnsi="Arial Narrow" w:cs="Arial"/>
                <w:color w:val="auto"/>
                <w:sz w:val="16"/>
                <w:szCs w:val="16"/>
                <w:lang w:val="en-GB"/>
              </w:rPr>
              <w:t>barg</w:t>
            </w:r>
          </w:p>
          <w:p w14:paraId="37CB5D3B" w14:textId="0E58900B"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 xml:space="preserve">C = 12.1 </w:t>
            </w:r>
            <w:r w:rsidRPr="00014E44">
              <w:rPr>
                <w:rFonts w:ascii="Arial Narrow" w:hAnsi="Arial Narrow" w:cs="Arial"/>
                <w:color w:val="auto"/>
                <w:sz w:val="16"/>
                <w:szCs w:val="16"/>
                <w:lang w:val="en-GB"/>
              </w:rPr>
              <w:t>barg</w:t>
            </w:r>
          </w:p>
          <w:bookmarkEnd w:id="4516"/>
          <w:p w14:paraId="0FC4776E" w14:textId="769AA559"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10.2 </w:t>
            </w:r>
            <w:r w:rsidRPr="00014E44">
              <w:rPr>
                <w:rFonts w:ascii="Arial Narrow" w:hAnsi="Arial Narrow" w:cs="Arial"/>
                <w:color w:val="auto"/>
                <w:sz w:val="16"/>
                <w:szCs w:val="16"/>
                <w:lang w:val="en-GB"/>
              </w:rPr>
              <w:t>barg</w:t>
            </w:r>
          </w:p>
          <w:p w14:paraId="7F266603" w14:textId="20F1B7AF"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343°</w:t>
            </w:r>
            <w:r w:rsidRPr="00014E44">
              <w:rPr>
                <w:rFonts w:ascii="Arial Narrow" w:hAnsi="Arial Narrow" w:cs="Arial"/>
                <w:snapToGrid w:val="0"/>
                <w:color w:val="auto"/>
                <w:sz w:val="16"/>
                <w:szCs w:val="16"/>
                <w:lang w:val="en-GB"/>
              </w:rPr>
              <w:t xml:space="preserve">C = 8.6 </w:t>
            </w:r>
            <w:r w:rsidRPr="00014E44">
              <w:rPr>
                <w:rFonts w:ascii="Arial Narrow" w:hAnsi="Arial Narrow" w:cs="Arial"/>
                <w:color w:val="auto"/>
                <w:sz w:val="16"/>
                <w:szCs w:val="16"/>
                <w:lang w:val="en-GB"/>
              </w:rPr>
              <w:t>barg</w:t>
            </w:r>
          </w:p>
          <w:p w14:paraId="7F2483FC" w14:textId="77777777" w:rsidR="006B0501" w:rsidRPr="00014E44" w:rsidRDefault="006B0501" w:rsidP="00DE1185">
            <w:pPr>
              <w:pStyle w:val="CellBody"/>
              <w:rPr>
                <w:rFonts w:ascii="Arial Narrow" w:hAnsi="Arial Narrow" w:cs="Arial"/>
                <w:color w:val="auto"/>
                <w:sz w:val="16"/>
                <w:szCs w:val="16"/>
                <w:u w:val="single"/>
                <w:lang w:val="en-GB"/>
              </w:rPr>
            </w:pPr>
          </w:p>
          <w:p w14:paraId="36E86757" w14:textId="77777777" w:rsidR="006B0501" w:rsidRPr="00014E44" w:rsidRDefault="006B0501" w:rsidP="00DE1185">
            <w:pPr>
              <w:pStyle w:val="CellBody"/>
              <w:rPr>
                <w:rFonts w:ascii="Arial Narrow" w:hAnsi="Arial Narrow" w:cs="Arial"/>
                <w:color w:val="auto"/>
                <w:sz w:val="16"/>
                <w:szCs w:val="16"/>
                <w:u w:val="single"/>
              </w:rPr>
            </w:pPr>
          </w:p>
          <w:p w14:paraId="0CD133C6" w14:textId="77777777" w:rsidR="006B0501" w:rsidRPr="00014E44" w:rsidRDefault="006B0501" w:rsidP="00DE1185">
            <w:pPr>
              <w:pStyle w:val="CellBody"/>
              <w:rPr>
                <w:rFonts w:ascii="Arial Narrow" w:hAnsi="Arial Narrow" w:cs="Arial"/>
                <w:color w:val="auto"/>
                <w:sz w:val="16"/>
                <w:szCs w:val="16"/>
                <w:u w:val="single"/>
              </w:rPr>
            </w:pPr>
          </w:p>
          <w:p w14:paraId="50BBEB20" w14:textId="77777777" w:rsidR="006B0501" w:rsidRPr="00014E44" w:rsidRDefault="006B0501" w:rsidP="00DE1185">
            <w:pPr>
              <w:pStyle w:val="CellBody"/>
              <w:rPr>
                <w:rFonts w:ascii="Arial Narrow" w:hAnsi="Arial Narrow" w:cs="Arial"/>
                <w:color w:val="auto"/>
                <w:sz w:val="16"/>
                <w:szCs w:val="16"/>
                <w:u w:val="single"/>
              </w:rPr>
            </w:pPr>
          </w:p>
          <w:p w14:paraId="54380D4E" w14:textId="77777777" w:rsidR="006B0501" w:rsidRPr="00014E44" w:rsidRDefault="006B0501" w:rsidP="00DE1185">
            <w:pPr>
              <w:pStyle w:val="CellBody"/>
              <w:rPr>
                <w:rFonts w:ascii="Arial Narrow" w:hAnsi="Arial Narrow" w:cs="Arial"/>
                <w:color w:val="auto"/>
                <w:sz w:val="16"/>
                <w:szCs w:val="16"/>
                <w:u w:val="single"/>
              </w:rPr>
            </w:pPr>
          </w:p>
          <w:p w14:paraId="77571B6D" w14:textId="77777777" w:rsidR="006B0501" w:rsidRPr="00014E44" w:rsidRDefault="006B0501" w:rsidP="00DE1185">
            <w:pPr>
              <w:pStyle w:val="CellBody"/>
              <w:rPr>
                <w:rFonts w:ascii="Arial Narrow" w:hAnsi="Arial Narrow" w:cs="Arial"/>
                <w:color w:val="auto"/>
                <w:sz w:val="16"/>
                <w:szCs w:val="16"/>
                <w:u w:val="single"/>
              </w:rPr>
            </w:pPr>
          </w:p>
          <w:p w14:paraId="63C41FB4" w14:textId="77777777" w:rsidR="006B0501" w:rsidRPr="00014E44" w:rsidRDefault="006B0501" w:rsidP="00DE1185">
            <w:pPr>
              <w:pStyle w:val="CellBody"/>
              <w:rPr>
                <w:rFonts w:ascii="Arial Narrow" w:hAnsi="Arial Narrow" w:cs="Arial"/>
                <w:color w:val="auto"/>
                <w:sz w:val="16"/>
                <w:szCs w:val="16"/>
                <w:u w:val="single"/>
              </w:rPr>
            </w:pPr>
          </w:p>
          <w:p w14:paraId="76012703" w14:textId="77777777" w:rsidR="006B0501" w:rsidRPr="00014E44" w:rsidRDefault="006B0501" w:rsidP="00DE1185">
            <w:pPr>
              <w:pStyle w:val="CellBody"/>
              <w:rPr>
                <w:rFonts w:ascii="Arial Narrow" w:hAnsi="Arial Narrow" w:cs="Arial"/>
                <w:color w:val="auto"/>
                <w:sz w:val="16"/>
                <w:szCs w:val="16"/>
                <w:u w:val="single"/>
              </w:rPr>
            </w:pPr>
          </w:p>
          <w:p w14:paraId="25428A23" w14:textId="77777777" w:rsidR="006B0501" w:rsidRPr="00014E44" w:rsidRDefault="006B0501" w:rsidP="00DE1185">
            <w:pPr>
              <w:pStyle w:val="CellBody"/>
              <w:rPr>
                <w:rFonts w:ascii="Arial Narrow" w:hAnsi="Arial Narrow" w:cs="Arial"/>
                <w:color w:val="auto"/>
                <w:sz w:val="16"/>
                <w:szCs w:val="16"/>
                <w:u w:val="single"/>
              </w:rPr>
            </w:pPr>
          </w:p>
          <w:p w14:paraId="04BA37DC" w14:textId="77777777" w:rsidR="006B0501" w:rsidRPr="00014E44" w:rsidRDefault="006B0501" w:rsidP="00DE1185">
            <w:pPr>
              <w:pStyle w:val="CellBody"/>
              <w:rPr>
                <w:rFonts w:ascii="Arial Narrow" w:hAnsi="Arial Narrow" w:cs="Arial"/>
                <w:color w:val="auto"/>
                <w:sz w:val="16"/>
                <w:szCs w:val="16"/>
                <w:u w:val="single"/>
              </w:rPr>
            </w:pPr>
          </w:p>
          <w:p w14:paraId="76FDAFE9" w14:textId="77777777" w:rsidR="006B0501" w:rsidRPr="00014E44" w:rsidRDefault="006B0501" w:rsidP="00DE1185">
            <w:pPr>
              <w:pStyle w:val="CellBody"/>
              <w:rPr>
                <w:rFonts w:ascii="Arial Narrow" w:hAnsi="Arial Narrow" w:cs="Arial"/>
                <w:color w:val="auto"/>
                <w:sz w:val="16"/>
                <w:szCs w:val="16"/>
                <w:u w:val="single"/>
              </w:rPr>
            </w:pPr>
          </w:p>
          <w:p w14:paraId="7D52784C" w14:textId="77777777" w:rsidR="006B0501" w:rsidRPr="00014E44" w:rsidRDefault="006B0501" w:rsidP="00DE1185">
            <w:pPr>
              <w:pStyle w:val="CellBody"/>
              <w:rPr>
                <w:rFonts w:ascii="Arial Narrow" w:hAnsi="Arial Narrow" w:cs="Arial"/>
                <w:color w:val="auto"/>
                <w:sz w:val="16"/>
                <w:szCs w:val="16"/>
                <w:u w:val="single"/>
              </w:rPr>
            </w:pPr>
          </w:p>
          <w:p w14:paraId="5FDE0926" w14:textId="77777777" w:rsidR="006B0501" w:rsidRPr="00014E44" w:rsidRDefault="006B0501" w:rsidP="00DE1185">
            <w:pPr>
              <w:pStyle w:val="CellBody"/>
              <w:rPr>
                <w:rFonts w:ascii="Arial Narrow" w:hAnsi="Arial Narrow" w:cs="Arial"/>
                <w:color w:val="auto"/>
                <w:sz w:val="16"/>
                <w:szCs w:val="16"/>
                <w:u w:val="single"/>
              </w:rPr>
            </w:pPr>
          </w:p>
          <w:p w14:paraId="6411D54A" w14:textId="77777777" w:rsidR="006B0501" w:rsidRPr="00014E44" w:rsidRDefault="006B0501" w:rsidP="00DE1185">
            <w:pPr>
              <w:pStyle w:val="CellBody"/>
              <w:rPr>
                <w:rFonts w:ascii="Arial Narrow" w:hAnsi="Arial Narrow" w:cs="Arial"/>
                <w:color w:val="auto"/>
                <w:sz w:val="16"/>
                <w:szCs w:val="16"/>
                <w:u w:val="single"/>
              </w:rPr>
            </w:pPr>
          </w:p>
          <w:p w14:paraId="1B305399" w14:textId="77777777" w:rsidR="006B0501" w:rsidRPr="00014E44" w:rsidRDefault="006B0501" w:rsidP="00DE1185">
            <w:pPr>
              <w:pStyle w:val="CellBody"/>
              <w:rPr>
                <w:rFonts w:ascii="Arial Narrow" w:hAnsi="Arial Narrow" w:cs="Arial"/>
                <w:color w:val="auto"/>
                <w:sz w:val="16"/>
                <w:szCs w:val="16"/>
                <w:u w:val="single"/>
              </w:rPr>
            </w:pPr>
          </w:p>
          <w:p w14:paraId="2803D4A6" w14:textId="77777777" w:rsidR="006B0501" w:rsidRPr="00014E44" w:rsidRDefault="006B0501" w:rsidP="00DE1185">
            <w:pPr>
              <w:pStyle w:val="CellBody"/>
              <w:rPr>
                <w:rFonts w:ascii="Arial Narrow" w:hAnsi="Arial Narrow" w:cs="Arial"/>
                <w:color w:val="auto"/>
                <w:sz w:val="16"/>
                <w:szCs w:val="16"/>
                <w:u w:val="single"/>
              </w:rPr>
            </w:pPr>
          </w:p>
          <w:p w14:paraId="3601A365" w14:textId="77777777" w:rsidR="006B0501" w:rsidRPr="00014E44" w:rsidRDefault="006B0501" w:rsidP="00DE1185">
            <w:pPr>
              <w:pStyle w:val="CellBody"/>
              <w:rPr>
                <w:rFonts w:ascii="Arial Narrow" w:hAnsi="Arial Narrow" w:cs="Arial"/>
                <w:color w:val="auto"/>
                <w:sz w:val="16"/>
                <w:szCs w:val="16"/>
                <w:u w:val="single"/>
              </w:rPr>
            </w:pPr>
          </w:p>
          <w:p w14:paraId="77E63148" w14:textId="77777777" w:rsidR="006B0501" w:rsidRPr="00014E44" w:rsidRDefault="006B0501" w:rsidP="00DE1185">
            <w:pPr>
              <w:pStyle w:val="CellBody"/>
              <w:rPr>
                <w:rFonts w:ascii="Arial Narrow" w:hAnsi="Arial Narrow" w:cs="Arial"/>
                <w:color w:val="auto"/>
                <w:sz w:val="16"/>
                <w:szCs w:val="16"/>
                <w:u w:val="single"/>
              </w:rPr>
            </w:pPr>
          </w:p>
          <w:p w14:paraId="54FD7DF5" w14:textId="77777777" w:rsidR="006B0501" w:rsidRPr="00014E44" w:rsidRDefault="006B0501" w:rsidP="00DE1185">
            <w:pPr>
              <w:pStyle w:val="CellBody"/>
              <w:rPr>
                <w:rFonts w:ascii="Arial Narrow" w:hAnsi="Arial Narrow" w:cs="Arial"/>
                <w:color w:val="auto"/>
                <w:sz w:val="16"/>
                <w:szCs w:val="16"/>
                <w:u w:val="single"/>
              </w:rPr>
            </w:pPr>
          </w:p>
          <w:p w14:paraId="1BD601F0" w14:textId="77777777" w:rsidR="006B0501" w:rsidRPr="00014E44" w:rsidRDefault="006B0501" w:rsidP="00DE1185">
            <w:pPr>
              <w:pStyle w:val="CellBody"/>
              <w:rPr>
                <w:rFonts w:ascii="Arial Narrow" w:hAnsi="Arial Narrow" w:cs="Arial"/>
                <w:color w:val="auto"/>
                <w:sz w:val="16"/>
                <w:szCs w:val="16"/>
                <w:u w:val="single"/>
              </w:rPr>
            </w:pPr>
          </w:p>
          <w:p w14:paraId="7C15172C" w14:textId="77777777" w:rsidR="006B0501" w:rsidRPr="00014E44" w:rsidRDefault="006B0501" w:rsidP="00DE1185">
            <w:pPr>
              <w:pStyle w:val="CellBody"/>
              <w:rPr>
                <w:rFonts w:ascii="Arial Narrow" w:hAnsi="Arial Narrow" w:cs="Arial"/>
                <w:color w:val="auto"/>
                <w:sz w:val="16"/>
                <w:szCs w:val="16"/>
                <w:u w:val="single"/>
              </w:rPr>
            </w:pPr>
          </w:p>
          <w:p w14:paraId="5026DBA9" w14:textId="77777777" w:rsidR="006B0501" w:rsidRPr="00014E44" w:rsidRDefault="006B0501" w:rsidP="00DE1185">
            <w:pPr>
              <w:pStyle w:val="CellBody"/>
              <w:rPr>
                <w:rFonts w:ascii="Arial Narrow" w:hAnsi="Arial Narrow" w:cs="Arial"/>
                <w:color w:val="auto"/>
                <w:sz w:val="16"/>
                <w:szCs w:val="16"/>
                <w:u w:val="single"/>
              </w:rPr>
            </w:pPr>
          </w:p>
          <w:p w14:paraId="7DC5B2CA" w14:textId="77777777" w:rsidR="006B0501" w:rsidRPr="00014E44" w:rsidRDefault="006B0501" w:rsidP="00DE1185">
            <w:pPr>
              <w:pStyle w:val="CellBody"/>
              <w:rPr>
                <w:rFonts w:ascii="Arial Narrow" w:hAnsi="Arial Narrow" w:cs="Arial"/>
                <w:color w:val="auto"/>
                <w:sz w:val="16"/>
                <w:szCs w:val="16"/>
                <w:u w:val="single"/>
              </w:rPr>
            </w:pPr>
          </w:p>
          <w:p w14:paraId="2468EBC4" w14:textId="77777777" w:rsidR="006B0501" w:rsidRPr="00014E44" w:rsidRDefault="006B0501" w:rsidP="00DE1185">
            <w:pPr>
              <w:pStyle w:val="CellBody"/>
              <w:rPr>
                <w:rFonts w:ascii="Arial Narrow" w:hAnsi="Arial Narrow" w:cs="Arial"/>
                <w:color w:val="auto"/>
                <w:sz w:val="16"/>
                <w:szCs w:val="16"/>
                <w:u w:val="single"/>
              </w:rPr>
            </w:pPr>
          </w:p>
          <w:p w14:paraId="682985C2" w14:textId="77777777" w:rsidR="006B0501" w:rsidRPr="00014E44" w:rsidRDefault="006B0501" w:rsidP="00DE1185">
            <w:pPr>
              <w:pStyle w:val="CellBody"/>
              <w:rPr>
                <w:rFonts w:ascii="Arial Narrow" w:hAnsi="Arial Narrow" w:cs="Arial"/>
                <w:color w:val="auto"/>
                <w:sz w:val="16"/>
                <w:szCs w:val="16"/>
                <w:u w:val="single"/>
              </w:rPr>
            </w:pPr>
          </w:p>
          <w:p w14:paraId="1BFD4F3A" w14:textId="77777777" w:rsidR="006B0501" w:rsidRPr="00014E44" w:rsidRDefault="006B0501" w:rsidP="00DE1185">
            <w:pPr>
              <w:pStyle w:val="CellBody"/>
              <w:rPr>
                <w:rFonts w:ascii="Arial Narrow" w:hAnsi="Arial Narrow" w:cs="Arial"/>
                <w:color w:val="auto"/>
                <w:sz w:val="16"/>
                <w:szCs w:val="16"/>
                <w:u w:val="single"/>
              </w:rPr>
            </w:pPr>
          </w:p>
          <w:p w14:paraId="5FD51F30" w14:textId="77777777" w:rsidR="006B0501" w:rsidRPr="00014E44" w:rsidRDefault="006B0501" w:rsidP="00DE1185">
            <w:pPr>
              <w:pStyle w:val="CellBody"/>
              <w:rPr>
                <w:rFonts w:ascii="Arial Narrow" w:hAnsi="Arial Narrow" w:cs="Arial"/>
                <w:color w:val="auto"/>
                <w:sz w:val="16"/>
                <w:szCs w:val="16"/>
                <w:u w:val="single"/>
              </w:rPr>
            </w:pPr>
          </w:p>
          <w:p w14:paraId="0E1A5A58" w14:textId="77777777" w:rsidR="006B0501" w:rsidRPr="00014E44" w:rsidRDefault="006B0501" w:rsidP="00DE1185">
            <w:pPr>
              <w:pStyle w:val="CellBody"/>
              <w:rPr>
                <w:rFonts w:ascii="Arial Narrow" w:hAnsi="Arial Narrow" w:cs="Arial"/>
                <w:color w:val="auto"/>
                <w:sz w:val="16"/>
                <w:szCs w:val="16"/>
                <w:u w:val="single"/>
              </w:rPr>
            </w:pPr>
          </w:p>
          <w:p w14:paraId="240896A5" w14:textId="77777777" w:rsidR="006B0501" w:rsidRPr="00014E44" w:rsidRDefault="006B0501" w:rsidP="00DE1185">
            <w:pPr>
              <w:pStyle w:val="CellBody"/>
              <w:rPr>
                <w:rFonts w:ascii="Arial Narrow" w:hAnsi="Arial Narrow" w:cs="Arial"/>
                <w:color w:val="auto"/>
                <w:sz w:val="16"/>
                <w:szCs w:val="16"/>
                <w:u w:val="single"/>
              </w:rPr>
            </w:pPr>
          </w:p>
          <w:p w14:paraId="78880603" w14:textId="77777777" w:rsidR="006B0501" w:rsidRPr="00014E44" w:rsidRDefault="006B0501" w:rsidP="00DE1185">
            <w:pPr>
              <w:pStyle w:val="CellBody"/>
              <w:rPr>
                <w:rFonts w:ascii="Arial Narrow" w:hAnsi="Arial Narrow" w:cs="Arial"/>
                <w:color w:val="auto"/>
                <w:sz w:val="16"/>
                <w:szCs w:val="16"/>
                <w:u w:val="single"/>
              </w:rPr>
            </w:pPr>
          </w:p>
          <w:p w14:paraId="155BABA3" w14:textId="77777777" w:rsidR="006B0501" w:rsidRPr="00014E44" w:rsidRDefault="006B0501" w:rsidP="00DE1185">
            <w:pPr>
              <w:pStyle w:val="CellBody"/>
              <w:rPr>
                <w:rFonts w:ascii="Arial Narrow" w:hAnsi="Arial Narrow" w:cs="Arial"/>
                <w:color w:val="auto"/>
                <w:sz w:val="16"/>
                <w:szCs w:val="16"/>
                <w:u w:val="single"/>
              </w:rPr>
            </w:pPr>
          </w:p>
          <w:p w14:paraId="78D43A25" w14:textId="77777777" w:rsidR="006B0501" w:rsidRPr="00014E44" w:rsidRDefault="006B0501" w:rsidP="00DE1185">
            <w:pPr>
              <w:pStyle w:val="CellBody"/>
              <w:rPr>
                <w:rFonts w:ascii="Arial Narrow" w:hAnsi="Arial Narrow" w:cs="Arial"/>
                <w:color w:val="auto"/>
                <w:sz w:val="16"/>
                <w:szCs w:val="16"/>
                <w:u w:val="single"/>
              </w:rPr>
            </w:pPr>
          </w:p>
          <w:p w14:paraId="00C7848C" w14:textId="77777777" w:rsidR="006B0501" w:rsidRPr="00014E44" w:rsidRDefault="006B0501" w:rsidP="00DE1185">
            <w:pPr>
              <w:pStyle w:val="CellBody"/>
              <w:rPr>
                <w:rFonts w:ascii="Arial Narrow" w:hAnsi="Arial Narrow" w:cs="Arial"/>
                <w:color w:val="auto"/>
                <w:sz w:val="16"/>
                <w:szCs w:val="16"/>
                <w:u w:val="single"/>
              </w:rPr>
            </w:pPr>
          </w:p>
          <w:p w14:paraId="01349FF1" w14:textId="77777777" w:rsidR="006B0501" w:rsidRPr="00014E44" w:rsidRDefault="006B0501" w:rsidP="00DE1185">
            <w:pPr>
              <w:pStyle w:val="CellBody"/>
              <w:rPr>
                <w:rFonts w:ascii="Arial Narrow" w:hAnsi="Arial Narrow" w:cs="Arial"/>
                <w:color w:val="auto"/>
                <w:sz w:val="16"/>
                <w:szCs w:val="16"/>
                <w:u w:val="single"/>
              </w:rPr>
            </w:pPr>
          </w:p>
          <w:p w14:paraId="5AE8930D" w14:textId="77777777" w:rsidR="006B0501" w:rsidRPr="00014E44" w:rsidRDefault="006B0501" w:rsidP="00DE1185">
            <w:pPr>
              <w:pStyle w:val="CellBody"/>
              <w:rPr>
                <w:rFonts w:ascii="Arial Narrow" w:hAnsi="Arial Narrow" w:cs="Arial"/>
                <w:color w:val="auto"/>
                <w:sz w:val="16"/>
                <w:szCs w:val="16"/>
                <w:u w:val="single"/>
              </w:rPr>
            </w:pPr>
          </w:p>
          <w:p w14:paraId="275E4F66" w14:textId="77777777" w:rsidR="006B0501" w:rsidRPr="00014E44" w:rsidRDefault="006B0501" w:rsidP="00DE1185">
            <w:pPr>
              <w:pStyle w:val="CellBody"/>
              <w:rPr>
                <w:rFonts w:ascii="Arial Narrow" w:hAnsi="Arial Narrow" w:cs="Arial"/>
                <w:color w:val="auto"/>
                <w:sz w:val="16"/>
                <w:szCs w:val="16"/>
                <w:u w:val="single"/>
              </w:rPr>
            </w:pPr>
          </w:p>
          <w:p w14:paraId="6818B5F9" w14:textId="77777777" w:rsidR="006B0501" w:rsidRPr="00014E44" w:rsidRDefault="006B0501" w:rsidP="00DE1185">
            <w:pPr>
              <w:pStyle w:val="CellBody"/>
              <w:rPr>
                <w:rFonts w:ascii="Arial Narrow" w:hAnsi="Arial Narrow" w:cs="Arial"/>
                <w:color w:val="auto"/>
                <w:sz w:val="16"/>
                <w:szCs w:val="16"/>
                <w:u w:val="single"/>
              </w:rPr>
            </w:pPr>
          </w:p>
          <w:p w14:paraId="1709FAF5" w14:textId="77777777" w:rsidR="006B0501" w:rsidRPr="00014E44" w:rsidRDefault="006B0501" w:rsidP="00DE1185">
            <w:pPr>
              <w:pStyle w:val="CellBody"/>
              <w:rPr>
                <w:rFonts w:ascii="Arial Narrow" w:hAnsi="Arial Narrow" w:cs="Arial"/>
                <w:color w:val="auto"/>
                <w:sz w:val="16"/>
                <w:szCs w:val="16"/>
                <w:u w:val="single"/>
              </w:rPr>
            </w:pPr>
          </w:p>
          <w:p w14:paraId="74ED5940" w14:textId="77777777" w:rsidR="006B0501" w:rsidRPr="00014E44" w:rsidRDefault="006B0501" w:rsidP="00DE1185">
            <w:pPr>
              <w:pStyle w:val="CellBody"/>
              <w:rPr>
                <w:rFonts w:ascii="Arial Narrow" w:hAnsi="Arial Narrow" w:cs="Arial"/>
                <w:color w:val="auto"/>
                <w:sz w:val="16"/>
                <w:szCs w:val="16"/>
                <w:u w:val="single"/>
              </w:rPr>
            </w:pPr>
          </w:p>
          <w:p w14:paraId="5085DAB2" w14:textId="77777777" w:rsidR="006B0501" w:rsidRPr="00014E44" w:rsidRDefault="006B0501" w:rsidP="00DE1185">
            <w:pPr>
              <w:pStyle w:val="CellBody"/>
              <w:rPr>
                <w:rFonts w:ascii="Arial Narrow" w:hAnsi="Arial Narrow" w:cs="Arial"/>
                <w:color w:val="auto"/>
                <w:sz w:val="16"/>
                <w:szCs w:val="16"/>
                <w:u w:val="single"/>
              </w:rPr>
            </w:pPr>
          </w:p>
          <w:p w14:paraId="3A23AE9D" w14:textId="77777777" w:rsidR="006B0501" w:rsidRPr="00014E44" w:rsidRDefault="006B0501" w:rsidP="00DE1185">
            <w:pPr>
              <w:pStyle w:val="CellBody"/>
              <w:rPr>
                <w:rFonts w:ascii="Arial Narrow" w:hAnsi="Arial Narrow" w:cs="Arial"/>
                <w:color w:val="auto"/>
                <w:sz w:val="16"/>
                <w:szCs w:val="16"/>
                <w:u w:val="single"/>
              </w:rPr>
            </w:pPr>
          </w:p>
          <w:p w14:paraId="05EE8F9C" w14:textId="77777777" w:rsidR="006B0501" w:rsidRPr="00014E44" w:rsidRDefault="006B0501" w:rsidP="00DE1185">
            <w:pPr>
              <w:pStyle w:val="CellBody"/>
              <w:rPr>
                <w:rFonts w:ascii="Arial Narrow" w:hAnsi="Arial Narrow" w:cs="Arial"/>
                <w:color w:val="auto"/>
                <w:sz w:val="16"/>
                <w:szCs w:val="16"/>
                <w:u w:val="single"/>
              </w:rPr>
            </w:pPr>
          </w:p>
          <w:p w14:paraId="2C080D98" w14:textId="77777777" w:rsidR="006B0501" w:rsidRPr="00014E44" w:rsidRDefault="006B0501" w:rsidP="00DE1185">
            <w:pPr>
              <w:pStyle w:val="CellBody"/>
              <w:rPr>
                <w:rFonts w:ascii="Arial Narrow" w:hAnsi="Arial Narrow" w:cs="Arial"/>
                <w:color w:val="auto"/>
                <w:sz w:val="16"/>
                <w:szCs w:val="16"/>
                <w:u w:val="single"/>
              </w:rPr>
            </w:pPr>
          </w:p>
          <w:p w14:paraId="4BFE435B" w14:textId="77777777" w:rsidR="006B0501" w:rsidRPr="00014E44" w:rsidRDefault="006B0501" w:rsidP="00DE1185">
            <w:pPr>
              <w:pStyle w:val="CellBody"/>
              <w:rPr>
                <w:rFonts w:ascii="Arial Narrow" w:hAnsi="Arial Narrow" w:cs="Arial"/>
                <w:color w:val="auto"/>
                <w:sz w:val="16"/>
                <w:szCs w:val="16"/>
                <w:u w:val="single"/>
              </w:rPr>
            </w:pPr>
          </w:p>
          <w:p w14:paraId="746ACA4E" w14:textId="77777777" w:rsidR="006B0501" w:rsidRPr="00014E44" w:rsidRDefault="006B0501" w:rsidP="00DE1185">
            <w:pPr>
              <w:pStyle w:val="CellBody"/>
              <w:rPr>
                <w:rFonts w:ascii="Arial Narrow" w:hAnsi="Arial Narrow" w:cs="Arial"/>
                <w:color w:val="auto"/>
                <w:sz w:val="16"/>
                <w:szCs w:val="16"/>
                <w:u w:val="single"/>
              </w:rPr>
            </w:pPr>
          </w:p>
          <w:p w14:paraId="3FE000C8" w14:textId="77777777" w:rsidR="006B0501" w:rsidRPr="00014E44" w:rsidRDefault="006B0501" w:rsidP="00DE1185">
            <w:pPr>
              <w:pStyle w:val="CellBody"/>
              <w:rPr>
                <w:rFonts w:ascii="Arial Narrow" w:hAnsi="Arial Narrow" w:cs="Arial"/>
                <w:color w:val="auto"/>
                <w:sz w:val="16"/>
                <w:szCs w:val="16"/>
                <w:u w:val="single"/>
              </w:rPr>
            </w:pPr>
          </w:p>
          <w:p w14:paraId="0F8AC89C" w14:textId="77777777" w:rsidR="006B0501" w:rsidRPr="00014E44" w:rsidRDefault="006B0501" w:rsidP="00DE1185">
            <w:pPr>
              <w:pStyle w:val="CellBody"/>
              <w:rPr>
                <w:rFonts w:ascii="Arial Narrow" w:hAnsi="Arial Narrow" w:cs="Arial"/>
                <w:color w:val="auto"/>
                <w:sz w:val="16"/>
                <w:szCs w:val="16"/>
                <w:u w:val="single"/>
              </w:rPr>
            </w:pPr>
          </w:p>
          <w:p w14:paraId="5A3EB4E1" w14:textId="77777777" w:rsidR="006B0501" w:rsidRPr="00014E44" w:rsidRDefault="006B0501" w:rsidP="00DE1185">
            <w:pPr>
              <w:pStyle w:val="CellBody"/>
              <w:rPr>
                <w:rFonts w:ascii="Arial Narrow" w:hAnsi="Arial Narrow" w:cs="Arial"/>
                <w:color w:val="auto"/>
                <w:sz w:val="16"/>
                <w:szCs w:val="16"/>
                <w:u w:val="single"/>
              </w:rPr>
            </w:pPr>
          </w:p>
          <w:p w14:paraId="32ADFC06" w14:textId="77777777" w:rsidR="006B0501" w:rsidRPr="00014E44" w:rsidRDefault="006B0501" w:rsidP="00DE1185">
            <w:pPr>
              <w:pStyle w:val="CellBody"/>
              <w:rPr>
                <w:rFonts w:ascii="Arial Narrow" w:hAnsi="Arial Narrow" w:cs="Arial"/>
                <w:color w:val="auto"/>
                <w:sz w:val="16"/>
                <w:szCs w:val="16"/>
                <w:u w:val="single"/>
              </w:rPr>
            </w:pPr>
          </w:p>
          <w:p w14:paraId="57AA3550" w14:textId="77777777" w:rsidR="006B0501" w:rsidRPr="00014E44" w:rsidRDefault="006B0501" w:rsidP="00DE1185">
            <w:pPr>
              <w:pStyle w:val="CellBody"/>
              <w:rPr>
                <w:rFonts w:ascii="Arial Narrow" w:hAnsi="Arial Narrow" w:cs="Arial"/>
                <w:color w:val="auto"/>
                <w:sz w:val="16"/>
                <w:szCs w:val="16"/>
                <w:u w:val="single"/>
              </w:rPr>
            </w:pPr>
          </w:p>
          <w:p w14:paraId="37CC34AD" w14:textId="77777777" w:rsidR="006B0501" w:rsidRPr="00014E44" w:rsidRDefault="006B0501" w:rsidP="00DE1185">
            <w:pPr>
              <w:pStyle w:val="CellBody"/>
              <w:rPr>
                <w:rFonts w:ascii="Arial Narrow" w:hAnsi="Arial Narrow" w:cs="Arial"/>
                <w:color w:val="auto"/>
                <w:sz w:val="16"/>
                <w:szCs w:val="16"/>
                <w:u w:val="single"/>
              </w:rPr>
            </w:pPr>
          </w:p>
          <w:p w14:paraId="300D98EE" w14:textId="77777777" w:rsidR="006B0501" w:rsidRPr="00014E44" w:rsidRDefault="006B0501" w:rsidP="00DE1185">
            <w:pPr>
              <w:pStyle w:val="CellBody"/>
              <w:rPr>
                <w:rFonts w:ascii="Arial Narrow" w:hAnsi="Arial Narrow" w:cs="Arial"/>
                <w:color w:val="auto"/>
                <w:sz w:val="16"/>
                <w:szCs w:val="16"/>
                <w:u w:val="single"/>
              </w:rPr>
            </w:pPr>
          </w:p>
          <w:p w14:paraId="14B0B243" w14:textId="77777777" w:rsidR="006B0501" w:rsidRPr="00014E44" w:rsidRDefault="006B0501" w:rsidP="00DE1185">
            <w:pPr>
              <w:pStyle w:val="CellBody"/>
              <w:rPr>
                <w:rFonts w:ascii="Arial Narrow" w:hAnsi="Arial Narrow" w:cs="Arial"/>
                <w:color w:val="auto"/>
                <w:sz w:val="16"/>
                <w:szCs w:val="16"/>
                <w:u w:val="single"/>
              </w:rPr>
            </w:pPr>
          </w:p>
          <w:p w14:paraId="59B378F9" w14:textId="77777777" w:rsidR="006B0501" w:rsidRPr="00014E44" w:rsidRDefault="006B0501" w:rsidP="00DE1185">
            <w:pPr>
              <w:pStyle w:val="CellBody"/>
              <w:rPr>
                <w:rFonts w:ascii="Arial Narrow" w:hAnsi="Arial Narrow" w:cs="Arial"/>
                <w:color w:val="auto"/>
                <w:sz w:val="16"/>
                <w:szCs w:val="16"/>
                <w:u w:val="single"/>
              </w:rPr>
            </w:pPr>
          </w:p>
          <w:p w14:paraId="5534D0FB" w14:textId="77777777" w:rsidR="006B0501" w:rsidRPr="00014E44" w:rsidRDefault="006B0501" w:rsidP="00DE1185">
            <w:pPr>
              <w:pStyle w:val="CellBody"/>
              <w:rPr>
                <w:rFonts w:ascii="Arial Narrow" w:hAnsi="Arial Narrow" w:cs="Arial"/>
                <w:color w:val="auto"/>
                <w:sz w:val="16"/>
                <w:szCs w:val="16"/>
                <w:u w:val="single"/>
              </w:rPr>
            </w:pPr>
          </w:p>
          <w:p w14:paraId="664215EE" w14:textId="77777777" w:rsidR="006B0501" w:rsidRPr="00014E44" w:rsidRDefault="006B0501" w:rsidP="00DE1185">
            <w:pPr>
              <w:pStyle w:val="CellBody"/>
              <w:rPr>
                <w:rFonts w:ascii="Arial Narrow" w:hAnsi="Arial Narrow" w:cs="Arial"/>
                <w:color w:val="auto"/>
                <w:sz w:val="16"/>
                <w:szCs w:val="16"/>
                <w:u w:val="single"/>
              </w:rPr>
            </w:pPr>
          </w:p>
          <w:p w14:paraId="6D8C9CD0" w14:textId="77777777" w:rsidR="007C3745" w:rsidRPr="00014E44" w:rsidRDefault="007C3745" w:rsidP="00DE1185">
            <w:pPr>
              <w:pStyle w:val="CellBody"/>
              <w:rPr>
                <w:rFonts w:ascii="Arial Narrow" w:hAnsi="Arial Narrow" w:cs="Arial"/>
                <w:color w:val="auto"/>
                <w:sz w:val="16"/>
                <w:szCs w:val="16"/>
                <w:u w:val="single"/>
              </w:rPr>
            </w:pPr>
          </w:p>
          <w:p w14:paraId="3B647767" w14:textId="77777777" w:rsidR="007C3745" w:rsidRPr="00014E44" w:rsidRDefault="007C3745" w:rsidP="00DE1185">
            <w:pPr>
              <w:pStyle w:val="CellBody"/>
              <w:rPr>
                <w:rFonts w:ascii="Arial Narrow" w:hAnsi="Arial Narrow" w:cs="Arial"/>
                <w:color w:val="auto"/>
                <w:sz w:val="16"/>
                <w:szCs w:val="16"/>
                <w:u w:val="single"/>
              </w:rPr>
            </w:pPr>
          </w:p>
          <w:p w14:paraId="3F73B831" w14:textId="77777777" w:rsidR="007C3745" w:rsidRPr="00014E44" w:rsidRDefault="007C3745" w:rsidP="00DE1185">
            <w:pPr>
              <w:pStyle w:val="CellBody"/>
              <w:rPr>
                <w:rFonts w:ascii="Arial Narrow" w:hAnsi="Arial Narrow" w:cs="Arial"/>
                <w:color w:val="auto"/>
                <w:sz w:val="16"/>
                <w:szCs w:val="16"/>
                <w:u w:val="single"/>
              </w:rPr>
            </w:pPr>
          </w:p>
          <w:p w14:paraId="7680AC42" w14:textId="77777777" w:rsidR="007C3745" w:rsidRPr="00014E44" w:rsidRDefault="007C3745" w:rsidP="00DE1185">
            <w:pPr>
              <w:pStyle w:val="CellBody"/>
              <w:rPr>
                <w:rFonts w:ascii="Arial Narrow" w:hAnsi="Arial Narrow" w:cs="Arial"/>
                <w:color w:val="auto"/>
                <w:sz w:val="16"/>
                <w:szCs w:val="16"/>
                <w:u w:val="single"/>
              </w:rPr>
            </w:pPr>
          </w:p>
          <w:p w14:paraId="37A126A0" w14:textId="77777777" w:rsidR="007C3745" w:rsidRPr="00014E44" w:rsidRDefault="007C3745" w:rsidP="00DE1185">
            <w:pPr>
              <w:pStyle w:val="CellBody"/>
              <w:rPr>
                <w:rFonts w:ascii="Arial Narrow" w:hAnsi="Arial Narrow" w:cs="Arial"/>
                <w:color w:val="auto"/>
                <w:sz w:val="16"/>
                <w:szCs w:val="16"/>
                <w:u w:val="single"/>
              </w:rPr>
            </w:pPr>
          </w:p>
          <w:p w14:paraId="70456938" w14:textId="77777777" w:rsidR="007C3745" w:rsidRPr="00014E44" w:rsidRDefault="007C3745" w:rsidP="00DE1185">
            <w:pPr>
              <w:pStyle w:val="CellBody"/>
              <w:rPr>
                <w:rFonts w:ascii="Arial Narrow" w:hAnsi="Arial Narrow" w:cs="Arial"/>
                <w:color w:val="auto"/>
                <w:sz w:val="16"/>
                <w:szCs w:val="16"/>
                <w:u w:val="single"/>
              </w:rPr>
            </w:pPr>
          </w:p>
          <w:p w14:paraId="57179BD2" w14:textId="77777777" w:rsidR="007C3745" w:rsidRPr="00014E44" w:rsidRDefault="007C3745" w:rsidP="00DE1185">
            <w:pPr>
              <w:pStyle w:val="CellBody"/>
              <w:rPr>
                <w:rFonts w:ascii="Arial Narrow" w:hAnsi="Arial Narrow" w:cs="Arial"/>
                <w:color w:val="auto"/>
                <w:sz w:val="16"/>
                <w:szCs w:val="16"/>
                <w:u w:val="single"/>
              </w:rPr>
            </w:pPr>
          </w:p>
          <w:p w14:paraId="1490227D" w14:textId="77777777" w:rsidR="007C3745" w:rsidRPr="00014E44" w:rsidRDefault="007C3745" w:rsidP="00DE1185">
            <w:pPr>
              <w:pStyle w:val="CellBody"/>
              <w:rPr>
                <w:rFonts w:ascii="Arial Narrow" w:hAnsi="Arial Narrow" w:cs="Arial"/>
                <w:color w:val="auto"/>
                <w:sz w:val="16"/>
                <w:szCs w:val="16"/>
                <w:u w:val="single"/>
              </w:rPr>
            </w:pPr>
          </w:p>
          <w:p w14:paraId="203B2509" w14:textId="77777777" w:rsidR="006B0501" w:rsidRPr="00014E44" w:rsidRDefault="006B0501"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18088C5C" w14:textId="77777777" w:rsidR="006B0501" w:rsidRPr="00014E44" w:rsidRDefault="006B0501" w:rsidP="00DE1185">
            <w:pPr>
              <w:pStyle w:val="CellBodyCentered"/>
              <w:rPr>
                <w:rFonts w:ascii="Arial Narrow" w:hAnsi="Arial Narrow" w:cs="Arial"/>
                <w:color w:val="auto"/>
                <w:sz w:val="16"/>
                <w:szCs w:val="16"/>
                <w:lang w:val="en-GB"/>
              </w:rPr>
            </w:pPr>
          </w:p>
          <w:p w14:paraId="1AFD60D8" w14:textId="77777777" w:rsidR="006B0501" w:rsidRPr="00014E44" w:rsidRDefault="006B0501"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p w14:paraId="0578F386" w14:textId="77777777" w:rsidR="006B0501" w:rsidRPr="00014E44" w:rsidRDefault="006B0501" w:rsidP="00DE1185">
            <w:pPr>
              <w:pStyle w:val="CellBodyCentered"/>
              <w:rPr>
                <w:rFonts w:ascii="Arial Narrow" w:hAnsi="Arial Narrow" w:cs="Arial"/>
                <w:color w:val="auto"/>
                <w:sz w:val="16"/>
                <w:szCs w:val="16"/>
                <w:lang w:val="en-GB"/>
              </w:rPr>
            </w:pPr>
          </w:p>
          <w:p w14:paraId="0C22FFE0" w14:textId="77777777" w:rsidR="006B0501" w:rsidRPr="00014E44" w:rsidRDefault="006B0501" w:rsidP="00DE1185">
            <w:pPr>
              <w:pStyle w:val="CellBodyCentered"/>
              <w:rPr>
                <w:rFonts w:ascii="Arial Narrow" w:hAnsi="Arial Narrow" w:cs="Arial"/>
                <w:color w:val="auto"/>
                <w:sz w:val="16"/>
                <w:szCs w:val="16"/>
                <w:lang w:val="ru-RU"/>
              </w:rPr>
            </w:pPr>
          </w:p>
          <w:p w14:paraId="35BEDD96" w14:textId="77777777" w:rsidR="006B0501" w:rsidRPr="00014E44" w:rsidRDefault="006B0501" w:rsidP="00DE1185">
            <w:pPr>
              <w:pStyle w:val="CellBodyCentered"/>
              <w:rPr>
                <w:rFonts w:ascii="Arial Narrow" w:hAnsi="Arial Narrow" w:cs="Arial"/>
                <w:color w:val="auto"/>
                <w:sz w:val="16"/>
                <w:szCs w:val="16"/>
                <w:lang w:val="ru-RU"/>
              </w:rPr>
            </w:pPr>
          </w:p>
          <w:p w14:paraId="76479995" w14:textId="77777777" w:rsidR="006B0501" w:rsidRPr="00014E44" w:rsidRDefault="006B0501" w:rsidP="00DE1185">
            <w:pPr>
              <w:pStyle w:val="CellBodyCentered"/>
              <w:rPr>
                <w:rFonts w:ascii="Arial Narrow" w:hAnsi="Arial Narrow" w:cs="Arial"/>
                <w:color w:val="auto"/>
                <w:sz w:val="16"/>
                <w:szCs w:val="16"/>
                <w:lang w:val="ru-RU"/>
              </w:rPr>
            </w:pPr>
          </w:p>
          <w:p w14:paraId="33DBDE05" w14:textId="77777777" w:rsidR="006B0501" w:rsidRPr="00014E44" w:rsidRDefault="006B0501" w:rsidP="00DE1185">
            <w:pPr>
              <w:pStyle w:val="CellBodyCentered"/>
              <w:rPr>
                <w:rFonts w:ascii="Arial Narrow" w:hAnsi="Arial Narrow" w:cs="Arial"/>
                <w:color w:val="auto"/>
                <w:sz w:val="16"/>
                <w:szCs w:val="16"/>
                <w:lang w:val="ru-RU"/>
              </w:rPr>
            </w:pPr>
          </w:p>
          <w:p w14:paraId="14E12715" w14:textId="77777777" w:rsidR="006B0501" w:rsidRPr="00014E44" w:rsidRDefault="006B0501" w:rsidP="00DE1185">
            <w:pPr>
              <w:pStyle w:val="CellBodyCentered"/>
              <w:rPr>
                <w:rFonts w:ascii="Arial Narrow" w:hAnsi="Arial Narrow" w:cs="Arial"/>
                <w:color w:val="auto"/>
                <w:sz w:val="16"/>
                <w:szCs w:val="16"/>
                <w:lang w:val="ru-RU"/>
              </w:rPr>
            </w:pPr>
          </w:p>
          <w:p w14:paraId="1CA50C20" w14:textId="77777777" w:rsidR="006B0501" w:rsidRPr="00014E44" w:rsidRDefault="006B0501" w:rsidP="00DE1185">
            <w:pPr>
              <w:pStyle w:val="CellBodyCentered"/>
              <w:rPr>
                <w:rFonts w:ascii="Arial Narrow" w:hAnsi="Arial Narrow" w:cs="Arial"/>
                <w:color w:val="auto"/>
                <w:sz w:val="16"/>
                <w:szCs w:val="16"/>
                <w:lang w:val="ru-RU"/>
              </w:rPr>
            </w:pPr>
          </w:p>
          <w:p w14:paraId="02CEE3A6" w14:textId="77777777" w:rsidR="006B0501" w:rsidRPr="00014E44" w:rsidRDefault="006B0501" w:rsidP="00DE1185">
            <w:pPr>
              <w:pStyle w:val="CellBodyCentered"/>
              <w:rPr>
                <w:rFonts w:ascii="Arial Narrow" w:hAnsi="Arial Narrow" w:cs="Arial"/>
                <w:color w:val="auto"/>
                <w:sz w:val="16"/>
                <w:szCs w:val="16"/>
                <w:lang w:val="ru-RU"/>
              </w:rPr>
            </w:pPr>
          </w:p>
          <w:p w14:paraId="55FFF75F" w14:textId="77777777" w:rsidR="006B0501" w:rsidRPr="00014E44" w:rsidRDefault="006B0501" w:rsidP="00DE1185">
            <w:pPr>
              <w:pStyle w:val="CellBodyCentered"/>
              <w:rPr>
                <w:rFonts w:ascii="Arial Narrow" w:hAnsi="Arial Narrow" w:cs="Arial"/>
                <w:color w:val="auto"/>
                <w:sz w:val="16"/>
                <w:szCs w:val="16"/>
                <w:lang w:val="ru-RU"/>
              </w:rPr>
            </w:pPr>
          </w:p>
          <w:p w14:paraId="57C1EDD3" w14:textId="77777777" w:rsidR="006B0501" w:rsidRPr="00014E44" w:rsidRDefault="006B0501" w:rsidP="00DE1185">
            <w:pPr>
              <w:pStyle w:val="CellBodyCentered"/>
              <w:rPr>
                <w:rFonts w:ascii="Arial Narrow" w:hAnsi="Arial Narrow" w:cs="Arial"/>
                <w:color w:val="auto"/>
                <w:sz w:val="16"/>
                <w:szCs w:val="16"/>
                <w:lang w:val="ru-RU"/>
              </w:rPr>
            </w:pPr>
          </w:p>
          <w:p w14:paraId="45CDA13A" w14:textId="77777777" w:rsidR="006B0501" w:rsidRPr="00014E44" w:rsidRDefault="006B0501" w:rsidP="00DE1185">
            <w:pPr>
              <w:pStyle w:val="CellBodyCentered"/>
              <w:rPr>
                <w:rFonts w:ascii="Arial Narrow" w:hAnsi="Arial Narrow" w:cs="Arial"/>
                <w:color w:val="auto"/>
                <w:sz w:val="16"/>
                <w:szCs w:val="16"/>
                <w:lang w:val="ru-RU"/>
              </w:rPr>
            </w:pPr>
          </w:p>
          <w:p w14:paraId="7CAF0549" w14:textId="77777777" w:rsidR="006B0501" w:rsidRPr="00014E44" w:rsidRDefault="006B0501" w:rsidP="00DE1185">
            <w:pPr>
              <w:pStyle w:val="CellBodyCentered"/>
              <w:rPr>
                <w:rFonts w:ascii="Arial Narrow" w:hAnsi="Arial Narrow" w:cs="Arial"/>
                <w:color w:val="auto"/>
                <w:sz w:val="16"/>
                <w:szCs w:val="16"/>
                <w:lang w:val="ru-RU"/>
              </w:rPr>
            </w:pPr>
          </w:p>
          <w:p w14:paraId="616AABD7" w14:textId="77777777" w:rsidR="006B0501" w:rsidRPr="00014E44" w:rsidRDefault="006B0501" w:rsidP="00DE1185">
            <w:pPr>
              <w:pStyle w:val="CellBodyCentered"/>
              <w:rPr>
                <w:rFonts w:ascii="Arial Narrow" w:hAnsi="Arial Narrow" w:cs="Arial"/>
                <w:color w:val="auto"/>
                <w:sz w:val="16"/>
                <w:szCs w:val="16"/>
                <w:lang w:val="ru-RU"/>
              </w:rPr>
            </w:pPr>
          </w:p>
          <w:p w14:paraId="544F4DB7" w14:textId="77777777" w:rsidR="006B0501" w:rsidRPr="00014E44" w:rsidRDefault="006B0501" w:rsidP="00DE1185">
            <w:pPr>
              <w:pStyle w:val="CellBodyCentered"/>
              <w:rPr>
                <w:rFonts w:ascii="Arial Narrow" w:hAnsi="Arial Narrow" w:cs="Arial"/>
                <w:color w:val="auto"/>
                <w:sz w:val="16"/>
                <w:szCs w:val="16"/>
                <w:lang w:val="ru-RU"/>
              </w:rPr>
            </w:pPr>
          </w:p>
          <w:p w14:paraId="7A8E3D31" w14:textId="77777777" w:rsidR="006B0501" w:rsidRPr="00014E44" w:rsidRDefault="006B0501" w:rsidP="00DE1185">
            <w:pPr>
              <w:pStyle w:val="CellBodyCentered"/>
              <w:rPr>
                <w:rFonts w:ascii="Arial Narrow" w:hAnsi="Arial Narrow" w:cs="Arial"/>
                <w:color w:val="auto"/>
                <w:sz w:val="16"/>
                <w:szCs w:val="16"/>
                <w:lang w:val="ru-RU"/>
              </w:rPr>
            </w:pPr>
          </w:p>
          <w:p w14:paraId="3DCE8C51" w14:textId="77777777" w:rsidR="006B0501" w:rsidRPr="00014E44" w:rsidRDefault="006B0501" w:rsidP="00DE1185">
            <w:pPr>
              <w:pStyle w:val="CellBodyCentered"/>
              <w:rPr>
                <w:rFonts w:ascii="Arial Narrow" w:hAnsi="Arial Narrow" w:cs="Arial"/>
                <w:color w:val="auto"/>
                <w:sz w:val="16"/>
                <w:szCs w:val="16"/>
                <w:lang w:val="ru-RU"/>
              </w:rPr>
            </w:pPr>
          </w:p>
          <w:p w14:paraId="37E9E1A8" w14:textId="77777777" w:rsidR="006B0501" w:rsidRPr="00014E44" w:rsidRDefault="006B0501" w:rsidP="00DE1185">
            <w:pPr>
              <w:pStyle w:val="CellBodyCentered"/>
              <w:rPr>
                <w:rFonts w:ascii="Arial Narrow" w:hAnsi="Arial Narrow" w:cs="Arial"/>
                <w:color w:val="auto"/>
                <w:sz w:val="16"/>
                <w:szCs w:val="16"/>
                <w:lang w:val="ru-RU"/>
              </w:rPr>
            </w:pPr>
          </w:p>
          <w:p w14:paraId="2282C8E5" w14:textId="77777777" w:rsidR="006B0501" w:rsidRPr="00014E44" w:rsidRDefault="006B0501" w:rsidP="00DE1185">
            <w:pPr>
              <w:pStyle w:val="CellBodyCentered"/>
              <w:rPr>
                <w:rFonts w:ascii="Arial Narrow" w:hAnsi="Arial Narrow" w:cs="Arial"/>
                <w:color w:val="auto"/>
                <w:sz w:val="16"/>
                <w:szCs w:val="16"/>
                <w:lang w:val="ru-RU"/>
              </w:rPr>
            </w:pPr>
          </w:p>
          <w:p w14:paraId="0E61AB06" w14:textId="77777777" w:rsidR="006B0501" w:rsidRPr="00014E44" w:rsidRDefault="006B0501" w:rsidP="00DE1185">
            <w:pPr>
              <w:pStyle w:val="CellBodyCentered"/>
              <w:rPr>
                <w:rFonts w:ascii="Arial Narrow" w:hAnsi="Arial Narrow" w:cs="Arial"/>
                <w:color w:val="auto"/>
                <w:sz w:val="16"/>
                <w:szCs w:val="16"/>
                <w:lang w:val="ru-RU"/>
              </w:rPr>
            </w:pPr>
          </w:p>
          <w:p w14:paraId="53EAB0A3" w14:textId="77777777" w:rsidR="006B0501" w:rsidRPr="00014E44" w:rsidRDefault="006B0501" w:rsidP="00DE1185">
            <w:pPr>
              <w:pStyle w:val="CellBodyCentered"/>
              <w:rPr>
                <w:rFonts w:ascii="Arial Narrow" w:hAnsi="Arial Narrow" w:cs="Arial"/>
                <w:color w:val="auto"/>
                <w:sz w:val="16"/>
                <w:szCs w:val="16"/>
                <w:lang w:val="ru-RU"/>
              </w:rPr>
            </w:pPr>
          </w:p>
          <w:p w14:paraId="6D87448A" w14:textId="77777777" w:rsidR="006B0501" w:rsidRPr="00014E44" w:rsidRDefault="006B0501" w:rsidP="00DE1185">
            <w:pPr>
              <w:pStyle w:val="CellBodyCentered"/>
              <w:rPr>
                <w:rFonts w:ascii="Arial Narrow" w:hAnsi="Arial Narrow" w:cs="Arial"/>
                <w:color w:val="auto"/>
                <w:sz w:val="16"/>
                <w:szCs w:val="16"/>
                <w:lang w:val="ru-RU"/>
              </w:rPr>
            </w:pPr>
          </w:p>
          <w:p w14:paraId="795D4E7A" w14:textId="77777777" w:rsidR="006B0501" w:rsidRPr="00014E44" w:rsidRDefault="006B0501" w:rsidP="00DE1185">
            <w:pPr>
              <w:pStyle w:val="CellBodyCentered"/>
              <w:rPr>
                <w:rFonts w:ascii="Arial Narrow" w:hAnsi="Arial Narrow" w:cs="Arial"/>
                <w:color w:val="auto"/>
                <w:sz w:val="16"/>
                <w:szCs w:val="16"/>
                <w:lang w:val="ru-RU"/>
              </w:rPr>
            </w:pPr>
          </w:p>
          <w:p w14:paraId="0B989157" w14:textId="77777777" w:rsidR="006B0501" w:rsidRPr="00014E44" w:rsidRDefault="006B0501" w:rsidP="00DE1185">
            <w:pPr>
              <w:pStyle w:val="CellBodyCentered"/>
              <w:rPr>
                <w:rFonts w:ascii="Arial Narrow" w:hAnsi="Arial Narrow" w:cs="Arial"/>
                <w:color w:val="auto"/>
                <w:sz w:val="16"/>
                <w:szCs w:val="16"/>
                <w:lang w:val="ru-RU"/>
              </w:rPr>
            </w:pPr>
          </w:p>
          <w:p w14:paraId="770C632F" w14:textId="77777777" w:rsidR="006B0501" w:rsidRPr="00014E44" w:rsidRDefault="006B0501" w:rsidP="00DE1185">
            <w:pPr>
              <w:pStyle w:val="CellBodyCentered"/>
              <w:rPr>
                <w:rFonts w:ascii="Arial Narrow" w:hAnsi="Arial Narrow" w:cs="Arial"/>
                <w:color w:val="auto"/>
                <w:sz w:val="16"/>
                <w:szCs w:val="16"/>
                <w:lang w:val="ru-RU"/>
              </w:rPr>
            </w:pPr>
          </w:p>
          <w:p w14:paraId="31460533" w14:textId="77777777" w:rsidR="006B0501" w:rsidRPr="00014E44" w:rsidRDefault="006B0501" w:rsidP="00DE1185">
            <w:pPr>
              <w:pStyle w:val="CellBodyCentered"/>
              <w:rPr>
                <w:rFonts w:ascii="Arial Narrow" w:hAnsi="Arial Narrow" w:cs="Arial"/>
                <w:color w:val="auto"/>
                <w:sz w:val="16"/>
                <w:szCs w:val="16"/>
                <w:lang w:val="ru-RU"/>
              </w:rPr>
            </w:pPr>
          </w:p>
          <w:p w14:paraId="66424A92" w14:textId="77777777" w:rsidR="006B0501" w:rsidRPr="00014E44" w:rsidRDefault="006B0501" w:rsidP="00DE1185">
            <w:pPr>
              <w:pStyle w:val="CellBodyCentered"/>
              <w:rPr>
                <w:rFonts w:ascii="Arial Narrow" w:hAnsi="Arial Narrow" w:cs="Arial"/>
                <w:color w:val="auto"/>
                <w:sz w:val="16"/>
                <w:szCs w:val="16"/>
                <w:lang w:val="ru-RU"/>
              </w:rPr>
            </w:pPr>
          </w:p>
          <w:p w14:paraId="1833A31A" w14:textId="77777777" w:rsidR="006B0501" w:rsidRPr="00014E44" w:rsidRDefault="006B0501" w:rsidP="00DE1185">
            <w:pPr>
              <w:pStyle w:val="CellBodyCentered"/>
              <w:rPr>
                <w:rFonts w:ascii="Arial Narrow" w:hAnsi="Arial Narrow" w:cs="Arial"/>
                <w:color w:val="auto"/>
                <w:sz w:val="16"/>
                <w:szCs w:val="16"/>
                <w:lang w:val="ru-RU"/>
              </w:rPr>
            </w:pPr>
          </w:p>
          <w:p w14:paraId="1004CAAE" w14:textId="77777777" w:rsidR="006B0501" w:rsidRPr="00014E44" w:rsidRDefault="006B0501" w:rsidP="00DE1185">
            <w:pPr>
              <w:pStyle w:val="CellBodyCentered"/>
              <w:rPr>
                <w:rFonts w:ascii="Arial Narrow" w:hAnsi="Arial Narrow" w:cs="Arial"/>
                <w:color w:val="auto"/>
                <w:sz w:val="16"/>
                <w:szCs w:val="16"/>
                <w:lang w:val="ru-RU"/>
              </w:rPr>
            </w:pPr>
          </w:p>
          <w:p w14:paraId="22E02B76" w14:textId="77777777" w:rsidR="006B0501" w:rsidRPr="00014E44" w:rsidRDefault="006B0501" w:rsidP="00DE1185">
            <w:pPr>
              <w:pStyle w:val="CellBodyCentered"/>
              <w:rPr>
                <w:rFonts w:ascii="Arial Narrow" w:hAnsi="Arial Narrow" w:cs="Arial"/>
                <w:color w:val="auto"/>
                <w:sz w:val="16"/>
                <w:szCs w:val="16"/>
                <w:lang w:val="ru-RU"/>
              </w:rPr>
            </w:pPr>
          </w:p>
          <w:p w14:paraId="0CF014D4" w14:textId="77777777" w:rsidR="006B0501" w:rsidRPr="00014E44" w:rsidRDefault="006B0501" w:rsidP="00DE1185">
            <w:pPr>
              <w:pStyle w:val="CellBodyCentered"/>
              <w:rPr>
                <w:rFonts w:ascii="Arial Narrow" w:hAnsi="Arial Narrow" w:cs="Arial"/>
                <w:color w:val="auto"/>
                <w:sz w:val="16"/>
                <w:szCs w:val="16"/>
                <w:lang w:val="ru-RU"/>
              </w:rPr>
            </w:pPr>
          </w:p>
          <w:p w14:paraId="715BBD03" w14:textId="77777777" w:rsidR="006B0501" w:rsidRPr="00014E44" w:rsidRDefault="006B0501" w:rsidP="00DE1185">
            <w:pPr>
              <w:pStyle w:val="CellBodyCentered"/>
              <w:rPr>
                <w:rFonts w:ascii="Arial Narrow" w:hAnsi="Arial Narrow" w:cs="Arial"/>
                <w:color w:val="auto"/>
                <w:sz w:val="16"/>
                <w:szCs w:val="16"/>
                <w:lang w:val="ru-RU"/>
              </w:rPr>
            </w:pPr>
          </w:p>
          <w:p w14:paraId="676F1E8A" w14:textId="77777777" w:rsidR="006B0501" w:rsidRPr="00014E44" w:rsidRDefault="006B0501" w:rsidP="00DE1185">
            <w:pPr>
              <w:pStyle w:val="CellBodyCentered"/>
              <w:rPr>
                <w:rFonts w:ascii="Arial Narrow" w:hAnsi="Arial Narrow" w:cs="Arial"/>
                <w:color w:val="auto"/>
                <w:sz w:val="16"/>
                <w:szCs w:val="16"/>
                <w:lang w:val="ru-RU"/>
              </w:rPr>
            </w:pPr>
          </w:p>
          <w:p w14:paraId="2CF3771D" w14:textId="77777777" w:rsidR="006B0501" w:rsidRPr="00014E44" w:rsidRDefault="006B0501" w:rsidP="00DE1185">
            <w:pPr>
              <w:pStyle w:val="CellBodyCentered"/>
              <w:rPr>
                <w:rFonts w:ascii="Arial Narrow" w:hAnsi="Arial Narrow" w:cs="Arial"/>
                <w:color w:val="auto"/>
                <w:sz w:val="16"/>
                <w:szCs w:val="16"/>
                <w:lang w:val="ru-RU"/>
              </w:rPr>
            </w:pPr>
          </w:p>
          <w:p w14:paraId="132D6B5B" w14:textId="77777777" w:rsidR="006B0501" w:rsidRPr="00014E44" w:rsidRDefault="006B0501" w:rsidP="00DE1185">
            <w:pPr>
              <w:pStyle w:val="CellBodyCentered"/>
              <w:rPr>
                <w:rFonts w:ascii="Arial Narrow" w:hAnsi="Arial Narrow" w:cs="Arial"/>
                <w:color w:val="auto"/>
                <w:sz w:val="16"/>
                <w:szCs w:val="16"/>
                <w:lang w:val="ru-RU"/>
              </w:rPr>
            </w:pPr>
          </w:p>
          <w:p w14:paraId="507C310A" w14:textId="77777777" w:rsidR="006B0501" w:rsidRPr="00014E44" w:rsidRDefault="006B0501" w:rsidP="00DE1185">
            <w:pPr>
              <w:pStyle w:val="CellBodyCentered"/>
              <w:rPr>
                <w:rFonts w:ascii="Arial Narrow" w:hAnsi="Arial Narrow" w:cs="Arial"/>
                <w:color w:val="auto"/>
                <w:sz w:val="16"/>
                <w:szCs w:val="16"/>
                <w:lang w:val="ru-RU"/>
              </w:rPr>
            </w:pPr>
          </w:p>
          <w:p w14:paraId="47722233" w14:textId="77777777" w:rsidR="006B0501" w:rsidRPr="00014E44" w:rsidRDefault="006B0501" w:rsidP="00DE1185">
            <w:pPr>
              <w:pStyle w:val="CellBodyCentered"/>
              <w:rPr>
                <w:rFonts w:ascii="Arial Narrow" w:hAnsi="Arial Narrow" w:cs="Arial"/>
                <w:color w:val="auto"/>
                <w:sz w:val="16"/>
                <w:szCs w:val="16"/>
                <w:lang w:val="ru-RU"/>
              </w:rPr>
            </w:pPr>
          </w:p>
          <w:p w14:paraId="0096E901" w14:textId="77777777" w:rsidR="006B0501" w:rsidRPr="00014E44" w:rsidRDefault="006B0501" w:rsidP="00DE1185">
            <w:pPr>
              <w:pStyle w:val="CellBodyCentered"/>
              <w:rPr>
                <w:rFonts w:ascii="Arial Narrow" w:hAnsi="Arial Narrow" w:cs="Arial"/>
                <w:color w:val="auto"/>
                <w:sz w:val="16"/>
                <w:szCs w:val="16"/>
                <w:lang w:val="ru-RU"/>
              </w:rPr>
            </w:pPr>
          </w:p>
          <w:p w14:paraId="3875831C" w14:textId="77777777" w:rsidR="006B0501" w:rsidRPr="00014E44" w:rsidRDefault="006B0501" w:rsidP="00DE1185">
            <w:pPr>
              <w:pStyle w:val="CellBodyCentered"/>
              <w:rPr>
                <w:rFonts w:ascii="Arial Narrow" w:hAnsi="Arial Narrow" w:cs="Arial"/>
                <w:color w:val="auto"/>
                <w:sz w:val="16"/>
                <w:szCs w:val="16"/>
                <w:lang w:val="ru-RU"/>
              </w:rPr>
            </w:pPr>
          </w:p>
          <w:p w14:paraId="0F33A869" w14:textId="77777777" w:rsidR="006B0501" w:rsidRPr="00014E44" w:rsidRDefault="006B0501" w:rsidP="00DE1185">
            <w:pPr>
              <w:pStyle w:val="CellBodyCentered"/>
              <w:rPr>
                <w:rFonts w:ascii="Arial Narrow" w:hAnsi="Arial Narrow" w:cs="Arial"/>
                <w:color w:val="auto"/>
                <w:sz w:val="16"/>
                <w:szCs w:val="16"/>
                <w:lang w:val="ru-RU"/>
              </w:rPr>
            </w:pPr>
          </w:p>
          <w:p w14:paraId="4BD07DEA" w14:textId="77777777" w:rsidR="006B0501" w:rsidRPr="00014E44" w:rsidRDefault="006B0501" w:rsidP="00DE1185">
            <w:pPr>
              <w:pStyle w:val="CellBodyCentered"/>
              <w:rPr>
                <w:rFonts w:ascii="Arial Narrow" w:hAnsi="Arial Narrow" w:cs="Arial"/>
                <w:color w:val="auto"/>
                <w:sz w:val="16"/>
                <w:szCs w:val="16"/>
                <w:lang w:val="ru-RU"/>
              </w:rPr>
            </w:pPr>
          </w:p>
          <w:p w14:paraId="187B5593" w14:textId="77777777" w:rsidR="006B0501" w:rsidRPr="00014E44" w:rsidRDefault="006B0501" w:rsidP="00DE1185">
            <w:pPr>
              <w:pStyle w:val="CellBodyCentered"/>
              <w:rPr>
                <w:rFonts w:ascii="Arial Narrow" w:hAnsi="Arial Narrow" w:cs="Arial"/>
                <w:color w:val="auto"/>
                <w:sz w:val="16"/>
                <w:szCs w:val="16"/>
                <w:lang w:val="ru-RU"/>
              </w:rPr>
            </w:pPr>
          </w:p>
          <w:p w14:paraId="4E8E9A87" w14:textId="77777777" w:rsidR="006B0501" w:rsidRPr="00014E44" w:rsidRDefault="006B0501" w:rsidP="00DE1185">
            <w:pPr>
              <w:pStyle w:val="CellBodyCentered"/>
              <w:rPr>
                <w:rFonts w:ascii="Arial Narrow" w:hAnsi="Arial Narrow" w:cs="Arial"/>
                <w:color w:val="auto"/>
                <w:sz w:val="16"/>
                <w:szCs w:val="16"/>
                <w:lang w:val="ru-RU"/>
              </w:rPr>
            </w:pPr>
          </w:p>
          <w:p w14:paraId="4FCB1ABD" w14:textId="77777777" w:rsidR="006B0501" w:rsidRPr="00014E44" w:rsidRDefault="006B0501" w:rsidP="00DE1185">
            <w:pPr>
              <w:pStyle w:val="CellBodyCentered"/>
              <w:rPr>
                <w:rFonts w:ascii="Arial Narrow" w:hAnsi="Arial Narrow" w:cs="Arial"/>
                <w:color w:val="auto"/>
                <w:sz w:val="16"/>
                <w:szCs w:val="16"/>
                <w:lang w:val="ru-RU"/>
              </w:rPr>
            </w:pPr>
          </w:p>
          <w:p w14:paraId="3DCD9B81" w14:textId="77777777" w:rsidR="006B0501" w:rsidRPr="00014E44" w:rsidRDefault="006B0501" w:rsidP="00DE1185">
            <w:pPr>
              <w:pStyle w:val="CellBodyCentered"/>
              <w:rPr>
                <w:rFonts w:ascii="Arial Narrow" w:hAnsi="Arial Narrow" w:cs="Arial"/>
                <w:color w:val="auto"/>
                <w:sz w:val="16"/>
                <w:szCs w:val="16"/>
                <w:lang w:val="ru-RU"/>
              </w:rPr>
            </w:pPr>
          </w:p>
          <w:p w14:paraId="13D36B59" w14:textId="77777777" w:rsidR="006B0501" w:rsidRPr="00014E44" w:rsidRDefault="006B0501" w:rsidP="00DE1185">
            <w:pPr>
              <w:pStyle w:val="CellBodyCentered"/>
              <w:rPr>
                <w:rFonts w:ascii="Arial Narrow" w:hAnsi="Arial Narrow" w:cs="Arial"/>
                <w:color w:val="auto"/>
                <w:sz w:val="16"/>
                <w:szCs w:val="16"/>
                <w:lang w:val="ru-RU"/>
              </w:rPr>
            </w:pPr>
          </w:p>
          <w:p w14:paraId="30C9F3C0" w14:textId="77777777" w:rsidR="006B0501" w:rsidRPr="00014E44" w:rsidRDefault="006B0501" w:rsidP="00DE1185">
            <w:pPr>
              <w:pStyle w:val="CellBodyCentered"/>
              <w:rPr>
                <w:rFonts w:ascii="Arial Narrow" w:hAnsi="Arial Narrow" w:cs="Arial"/>
                <w:color w:val="auto"/>
                <w:sz w:val="16"/>
                <w:szCs w:val="16"/>
                <w:lang w:val="ru-RU"/>
              </w:rPr>
            </w:pPr>
          </w:p>
          <w:p w14:paraId="4E98CBFD" w14:textId="77777777" w:rsidR="006B0501" w:rsidRPr="00014E44" w:rsidRDefault="006B0501" w:rsidP="00DE1185">
            <w:pPr>
              <w:pStyle w:val="CellBodyCentered"/>
              <w:rPr>
                <w:rFonts w:ascii="Arial Narrow" w:hAnsi="Arial Narrow" w:cs="Arial"/>
                <w:color w:val="auto"/>
                <w:sz w:val="16"/>
                <w:szCs w:val="16"/>
                <w:lang w:val="ru-RU"/>
              </w:rPr>
            </w:pPr>
          </w:p>
          <w:p w14:paraId="56D68E70" w14:textId="77777777" w:rsidR="006B0501" w:rsidRPr="00014E44" w:rsidRDefault="006B0501" w:rsidP="00DE1185">
            <w:pPr>
              <w:pStyle w:val="CellBodyCentered"/>
              <w:rPr>
                <w:rFonts w:ascii="Arial Narrow" w:hAnsi="Arial Narrow" w:cs="Arial"/>
                <w:color w:val="auto"/>
                <w:sz w:val="16"/>
                <w:szCs w:val="16"/>
                <w:lang w:val="ru-RU"/>
              </w:rPr>
            </w:pPr>
          </w:p>
          <w:p w14:paraId="00233D40" w14:textId="77777777" w:rsidR="006B0501" w:rsidRPr="00014E44" w:rsidRDefault="006B0501" w:rsidP="00DE1185">
            <w:pPr>
              <w:pStyle w:val="CellBodyCentered"/>
              <w:rPr>
                <w:rFonts w:ascii="Arial Narrow" w:hAnsi="Arial Narrow" w:cs="Arial"/>
                <w:color w:val="auto"/>
                <w:sz w:val="16"/>
                <w:szCs w:val="16"/>
                <w:lang w:val="ru-RU"/>
              </w:rPr>
            </w:pPr>
          </w:p>
          <w:p w14:paraId="62F17C91" w14:textId="77777777" w:rsidR="006B0501" w:rsidRPr="00014E44" w:rsidRDefault="006B0501" w:rsidP="00DE1185">
            <w:pPr>
              <w:pStyle w:val="CellBodyCentered"/>
              <w:rPr>
                <w:rFonts w:ascii="Arial Narrow" w:hAnsi="Arial Narrow" w:cs="Arial"/>
                <w:color w:val="auto"/>
                <w:sz w:val="16"/>
                <w:szCs w:val="16"/>
                <w:lang w:val="ru-RU"/>
              </w:rPr>
            </w:pPr>
          </w:p>
          <w:p w14:paraId="6544A8FB" w14:textId="77777777" w:rsidR="006B0501" w:rsidRPr="00014E44" w:rsidRDefault="006B0501" w:rsidP="00DE1185">
            <w:pPr>
              <w:pStyle w:val="CellBodyCentered"/>
              <w:rPr>
                <w:rFonts w:ascii="Arial Narrow" w:hAnsi="Arial Narrow" w:cs="Arial"/>
                <w:color w:val="auto"/>
                <w:sz w:val="16"/>
                <w:szCs w:val="16"/>
                <w:lang w:val="ru-RU"/>
              </w:rPr>
            </w:pPr>
          </w:p>
          <w:p w14:paraId="16139966" w14:textId="77777777" w:rsidR="006B0501" w:rsidRPr="00014E44" w:rsidRDefault="006B0501" w:rsidP="00DE1185">
            <w:pPr>
              <w:pStyle w:val="CellBodyCentered"/>
              <w:rPr>
                <w:rFonts w:ascii="Arial Narrow" w:hAnsi="Arial Narrow" w:cs="Arial"/>
                <w:color w:val="auto"/>
                <w:sz w:val="16"/>
                <w:szCs w:val="16"/>
                <w:lang w:val="ru-RU"/>
              </w:rPr>
            </w:pPr>
          </w:p>
          <w:p w14:paraId="08F0AD55" w14:textId="77777777" w:rsidR="006B0501" w:rsidRPr="00014E44" w:rsidRDefault="006B0501" w:rsidP="00DE1185">
            <w:pPr>
              <w:pStyle w:val="CellBodyCentered"/>
              <w:rPr>
                <w:rFonts w:ascii="Arial Narrow" w:hAnsi="Arial Narrow" w:cs="Arial"/>
                <w:color w:val="auto"/>
                <w:sz w:val="16"/>
                <w:szCs w:val="16"/>
                <w:lang w:val="ru-RU"/>
              </w:rPr>
            </w:pPr>
          </w:p>
          <w:p w14:paraId="1436501A" w14:textId="77777777" w:rsidR="006B0501" w:rsidRPr="00014E44" w:rsidRDefault="006B0501" w:rsidP="00DE1185">
            <w:pPr>
              <w:pStyle w:val="CellBodyCentered"/>
              <w:rPr>
                <w:rFonts w:ascii="Arial Narrow" w:hAnsi="Arial Narrow" w:cs="Arial"/>
                <w:color w:val="auto"/>
                <w:sz w:val="16"/>
                <w:szCs w:val="16"/>
                <w:lang w:val="ru-RU"/>
              </w:rPr>
            </w:pPr>
          </w:p>
          <w:p w14:paraId="02ABAE18" w14:textId="77777777" w:rsidR="006B0501" w:rsidRPr="00014E44" w:rsidRDefault="006B0501" w:rsidP="00DE1185">
            <w:pPr>
              <w:pStyle w:val="CellBodyCentered"/>
              <w:rPr>
                <w:rFonts w:ascii="Arial Narrow" w:hAnsi="Arial Narrow" w:cs="Arial"/>
                <w:color w:val="auto"/>
                <w:sz w:val="16"/>
                <w:szCs w:val="16"/>
                <w:lang w:val="ru-RU"/>
              </w:rPr>
            </w:pPr>
          </w:p>
          <w:p w14:paraId="0F428E7C" w14:textId="77777777" w:rsidR="006B0501" w:rsidRPr="00014E44" w:rsidRDefault="006B0501" w:rsidP="00DE1185">
            <w:pPr>
              <w:pStyle w:val="CellBodyCentered"/>
              <w:rPr>
                <w:rFonts w:ascii="Arial Narrow" w:hAnsi="Arial Narrow" w:cs="Arial"/>
                <w:color w:val="auto"/>
                <w:sz w:val="16"/>
                <w:szCs w:val="16"/>
                <w:lang w:val="ru-RU"/>
              </w:rPr>
            </w:pPr>
          </w:p>
          <w:p w14:paraId="0760F4A2" w14:textId="77777777" w:rsidR="006B0501" w:rsidRPr="00014E44" w:rsidRDefault="006B0501" w:rsidP="00DE1185">
            <w:pPr>
              <w:pStyle w:val="CellBodyCentered"/>
              <w:rPr>
                <w:rFonts w:ascii="Arial Narrow" w:hAnsi="Arial Narrow" w:cs="Arial"/>
                <w:color w:val="auto"/>
                <w:sz w:val="16"/>
                <w:szCs w:val="16"/>
                <w:lang w:val="ru-RU"/>
              </w:rPr>
            </w:pPr>
          </w:p>
          <w:p w14:paraId="2D959D34" w14:textId="77777777" w:rsidR="006B0501" w:rsidRPr="00014E44" w:rsidRDefault="006B0501" w:rsidP="00DE1185">
            <w:pPr>
              <w:pStyle w:val="CellBodyCentered"/>
              <w:rPr>
                <w:rFonts w:ascii="Arial Narrow" w:hAnsi="Arial Narrow" w:cs="Arial"/>
                <w:color w:val="auto"/>
                <w:sz w:val="16"/>
                <w:szCs w:val="16"/>
                <w:lang w:val="ru-RU"/>
              </w:rPr>
            </w:pPr>
          </w:p>
          <w:p w14:paraId="5FBCB020" w14:textId="77777777" w:rsidR="006B0501" w:rsidRPr="00014E44" w:rsidRDefault="006B0501" w:rsidP="00DE1185">
            <w:pPr>
              <w:pStyle w:val="CellBodyCentered"/>
              <w:rPr>
                <w:rFonts w:ascii="Arial Narrow" w:hAnsi="Arial Narrow" w:cs="Arial"/>
                <w:color w:val="auto"/>
                <w:sz w:val="16"/>
                <w:szCs w:val="16"/>
                <w:lang w:val="ru-RU"/>
              </w:rPr>
            </w:pPr>
          </w:p>
          <w:p w14:paraId="64BDAC77" w14:textId="77777777" w:rsidR="006B0501" w:rsidRPr="00014E44" w:rsidRDefault="006B0501" w:rsidP="00DE1185">
            <w:pPr>
              <w:pStyle w:val="CellBodyCentered"/>
              <w:rPr>
                <w:rFonts w:ascii="Arial Narrow" w:hAnsi="Arial Narrow" w:cs="Arial"/>
                <w:color w:val="auto"/>
                <w:sz w:val="16"/>
                <w:szCs w:val="16"/>
                <w:lang w:val="ru-RU"/>
              </w:rPr>
            </w:pPr>
          </w:p>
          <w:p w14:paraId="5B8E4033" w14:textId="77777777" w:rsidR="006B0501" w:rsidRPr="00014E44" w:rsidRDefault="006B0501" w:rsidP="00DE1185">
            <w:pPr>
              <w:pStyle w:val="CellBodyCentered"/>
              <w:rPr>
                <w:rFonts w:ascii="Arial Narrow" w:hAnsi="Arial Narrow" w:cs="Arial"/>
                <w:color w:val="auto"/>
                <w:sz w:val="16"/>
                <w:szCs w:val="16"/>
                <w:lang w:val="ru-RU"/>
              </w:rPr>
            </w:pPr>
          </w:p>
          <w:p w14:paraId="7B41BEBD" w14:textId="77777777" w:rsidR="006B0501" w:rsidRPr="00014E44" w:rsidRDefault="006B0501" w:rsidP="00DE1185">
            <w:pPr>
              <w:pStyle w:val="CellBodyCentered"/>
              <w:rPr>
                <w:rFonts w:ascii="Arial Narrow" w:hAnsi="Arial Narrow" w:cs="Arial"/>
                <w:color w:val="auto"/>
                <w:sz w:val="16"/>
                <w:szCs w:val="16"/>
                <w:lang w:val="ru-RU"/>
              </w:rPr>
            </w:pPr>
          </w:p>
          <w:p w14:paraId="243F4D2D" w14:textId="77777777" w:rsidR="006B0501" w:rsidRPr="00014E44" w:rsidRDefault="006B0501" w:rsidP="00DE1185">
            <w:pPr>
              <w:pStyle w:val="CellBodyCentered"/>
              <w:rPr>
                <w:rFonts w:ascii="Arial Narrow" w:hAnsi="Arial Narrow" w:cs="Arial"/>
                <w:color w:val="auto"/>
                <w:sz w:val="16"/>
                <w:szCs w:val="16"/>
                <w:lang w:val="ru-RU"/>
              </w:rPr>
            </w:pPr>
          </w:p>
          <w:p w14:paraId="2B807C35" w14:textId="77777777" w:rsidR="006B0501" w:rsidRPr="00014E44" w:rsidRDefault="006B0501" w:rsidP="00DE1185">
            <w:pPr>
              <w:pStyle w:val="CellBodyCentered"/>
              <w:rPr>
                <w:rFonts w:ascii="Arial Narrow" w:hAnsi="Arial Narrow" w:cs="Arial"/>
                <w:color w:val="auto"/>
                <w:sz w:val="16"/>
                <w:szCs w:val="16"/>
                <w:lang w:val="ru-RU"/>
              </w:rPr>
            </w:pPr>
          </w:p>
          <w:p w14:paraId="7B29D451" w14:textId="77777777" w:rsidR="006B0501" w:rsidRPr="00014E44" w:rsidRDefault="006B0501" w:rsidP="00DE1185">
            <w:pPr>
              <w:pStyle w:val="CellBodyCentered"/>
              <w:rPr>
                <w:rFonts w:ascii="Arial Narrow" w:hAnsi="Arial Narrow" w:cs="Arial"/>
                <w:color w:val="auto"/>
                <w:sz w:val="16"/>
                <w:szCs w:val="16"/>
                <w:lang w:val="ru-RU"/>
              </w:rPr>
            </w:pPr>
          </w:p>
          <w:p w14:paraId="0EC32A2E" w14:textId="77777777" w:rsidR="006B0501" w:rsidRPr="00014E44" w:rsidRDefault="006B0501" w:rsidP="00DE1185">
            <w:pPr>
              <w:pStyle w:val="CellBodyCentered"/>
              <w:rPr>
                <w:rFonts w:ascii="Arial Narrow" w:hAnsi="Arial Narrow" w:cs="Arial"/>
                <w:color w:val="auto"/>
                <w:sz w:val="16"/>
                <w:szCs w:val="16"/>
                <w:lang w:val="ru-RU"/>
              </w:rPr>
            </w:pPr>
          </w:p>
          <w:p w14:paraId="7035D8D6" w14:textId="77777777" w:rsidR="006B0501" w:rsidRPr="00014E44" w:rsidRDefault="006B0501" w:rsidP="00DE1185">
            <w:pPr>
              <w:pStyle w:val="CellBodyCentered"/>
              <w:rPr>
                <w:rFonts w:ascii="Arial Narrow" w:hAnsi="Arial Narrow" w:cs="Arial"/>
                <w:color w:val="auto"/>
                <w:sz w:val="16"/>
                <w:szCs w:val="16"/>
                <w:lang w:val="ru-RU"/>
              </w:rPr>
            </w:pPr>
          </w:p>
          <w:p w14:paraId="5CCC7770" w14:textId="77777777" w:rsidR="006B0501" w:rsidRPr="00014E44" w:rsidRDefault="006B0501" w:rsidP="00DE1185">
            <w:pPr>
              <w:pStyle w:val="CellBodyCentered"/>
              <w:rPr>
                <w:rFonts w:ascii="Arial Narrow" w:hAnsi="Arial Narrow" w:cs="Arial"/>
                <w:color w:val="auto"/>
                <w:sz w:val="16"/>
                <w:szCs w:val="16"/>
                <w:lang w:val="ru-RU"/>
              </w:rPr>
            </w:pPr>
          </w:p>
          <w:p w14:paraId="2B0EDA88" w14:textId="77777777" w:rsidR="006B0501" w:rsidRPr="00014E44" w:rsidRDefault="006B0501" w:rsidP="00DE1185">
            <w:pPr>
              <w:pStyle w:val="CellBodyCentered"/>
              <w:rPr>
                <w:rFonts w:ascii="Arial Narrow" w:hAnsi="Arial Narrow" w:cs="Arial"/>
                <w:color w:val="auto"/>
                <w:sz w:val="16"/>
                <w:szCs w:val="16"/>
                <w:lang w:val="ru-RU"/>
              </w:rPr>
            </w:pPr>
          </w:p>
          <w:p w14:paraId="73E25AE3" w14:textId="77777777" w:rsidR="006B0501" w:rsidRPr="00014E44" w:rsidRDefault="006B0501" w:rsidP="00DE1185">
            <w:pPr>
              <w:pStyle w:val="CellBodyCentered"/>
              <w:rPr>
                <w:rFonts w:ascii="Arial Narrow" w:hAnsi="Arial Narrow" w:cs="Arial"/>
                <w:color w:val="auto"/>
                <w:sz w:val="16"/>
                <w:szCs w:val="16"/>
                <w:lang w:val="ru-RU"/>
              </w:rPr>
            </w:pPr>
          </w:p>
          <w:p w14:paraId="4DC59B3E" w14:textId="77777777" w:rsidR="006B0501" w:rsidRPr="00014E44" w:rsidRDefault="006B0501" w:rsidP="00DE1185">
            <w:pPr>
              <w:pStyle w:val="CellBodyCentered"/>
              <w:rPr>
                <w:rFonts w:ascii="Arial Narrow" w:hAnsi="Arial Narrow" w:cs="Arial"/>
                <w:color w:val="auto"/>
                <w:sz w:val="16"/>
                <w:szCs w:val="16"/>
                <w:lang w:val="ru-RU"/>
              </w:rPr>
            </w:pPr>
          </w:p>
          <w:p w14:paraId="30E17F34" w14:textId="77777777" w:rsidR="006B0501" w:rsidRPr="00014E44" w:rsidRDefault="006B0501" w:rsidP="00DE1185">
            <w:pPr>
              <w:pStyle w:val="CellBodyCentered"/>
              <w:rPr>
                <w:rFonts w:ascii="Arial Narrow" w:hAnsi="Arial Narrow" w:cs="Arial"/>
                <w:color w:val="auto"/>
                <w:sz w:val="16"/>
                <w:szCs w:val="16"/>
                <w:lang w:val="ru-RU"/>
              </w:rPr>
            </w:pPr>
          </w:p>
          <w:p w14:paraId="55D9B406" w14:textId="77777777" w:rsidR="006B0501" w:rsidRPr="00014E44" w:rsidRDefault="006B0501" w:rsidP="00DE1185">
            <w:pPr>
              <w:pStyle w:val="CellBodyCentered"/>
              <w:rPr>
                <w:rFonts w:ascii="Arial Narrow" w:hAnsi="Arial Narrow" w:cs="Arial"/>
                <w:color w:val="auto"/>
                <w:sz w:val="16"/>
                <w:szCs w:val="16"/>
                <w:lang w:val="ru-RU"/>
              </w:rPr>
            </w:pPr>
          </w:p>
          <w:p w14:paraId="1BDC249F" w14:textId="77777777" w:rsidR="006B0501" w:rsidRPr="00014E44" w:rsidRDefault="006B0501" w:rsidP="00DE1185">
            <w:pPr>
              <w:pStyle w:val="CellBodyCentered"/>
              <w:rPr>
                <w:rFonts w:ascii="Arial Narrow" w:hAnsi="Arial Narrow" w:cs="Arial"/>
                <w:color w:val="auto"/>
                <w:sz w:val="16"/>
                <w:szCs w:val="16"/>
                <w:lang w:val="ru-RU"/>
              </w:rPr>
            </w:pPr>
          </w:p>
          <w:p w14:paraId="6775A474" w14:textId="77777777" w:rsidR="006B0501" w:rsidRPr="00014E44" w:rsidRDefault="006B0501" w:rsidP="00DE1185">
            <w:pPr>
              <w:pStyle w:val="CellBodyCentered"/>
              <w:rPr>
                <w:rFonts w:ascii="Arial Narrow" w:hAnsi="Arial Narrow" w:cs="Arial"/>
                <w:color w:val="auto"/>
                <w:sz w:val="16"/>
                <w:szCs w:val="16"/>
                <w:lang w:val="ru-RU"/>
              </w:rPr>
            </w:pPr>
          </w:p>
          <w:p w14:paraId="01969A3F" w14:textId="77777777" w:rsidR="007C3745" w:rsidRPr="00014E44" w:rsidRDefault="007C3745" w:rsidP="00DE1185">
            <w:pPr>
              <w:pStyle w:val="CellBodyCentered"/>
              <w:rPr>
                <w:rFonts w:ascii="Arial Narrow" w:hAnsi="Arial Narrow" w:cs="Arial"/>
                <w:color w:val="auto"/>
                <w:sz w:val="16"/>
                <w:szCs w:val="16"/>
                <w:lang w:val="ru-RU"/>
              </w:rPr>
            </w:pPr>
          </w:p>
          <w:p w14:paraId="0F85E9F0" w14:textId="77777777" w:rsidR="007C3745" w:rsidRPr="00014E44" w:rsidRDefault="007C3745" w:rsidP="00DE1185">
            <w:pPr>
              <w:pStyle w:val="CellBodyCentered"/>
              <w:rPr>
                <w:rFonts w:ascii="Arial Narrow" w:hAnsi="Arial Narrow" w:cs="Arial"/>
                <w:color w:val="auto"/>
                <w:sz w:val="16"/>
                <w:szCs w:val="16"/>
                <w:lang w:val="ru-RU"/>
              </w:rPr>
            </w:pPr>
          </w:p>
          <w:p w14:paraId="5E70CF1E" w14:textId="77777777" w:rsidR="007C3745" w:rsidRPr="00014E44" w:rsidRDefault="007C3745" w:rsidP="00DE1185">
            <w:pPr>
              <w:pStyle w:val="CellBodyCentered"/>
              <w:rPr>
                <w:rFonts w:ascii="Arial Narrow" w:hAnsi="Arial Narrow" w:cs="Arial"/>
                <w:color w:val="auto"/>
                <w:sz w:val="16"/>
                <w:szCs w:val="16"/>
                <w:lang w:val="ru-RU"/>
              </w:rPr>
            </w:pPr>
          </w:p>
          <w:p w14:paraId="259E5892" w14:textId="77777777" w:rsidR="007C3745" w:rsidRPr="00014E44" w:rsidRDefault="007C3745" w:rsidP="00DE1185">
            <w:pPr>
              <w:pStyle w:val="CellBodyCentered"/>
              <w:rPr>
                <w:rFonts w:ascii="Arial Narrow" w:hAnsi="Arial Narrow" w:cs="Arial"/>
                <w:color w:val="auto"/>
                <w:sz w:val="16"/>
                <w:szCs w:val="16"/>
                <w:lang w:val="ru-RU"/>
              </w:rPr>
            </w:pPr>
          </w:p>
          <w:p w14:paraId="405EFF37" w14:textId="77777777" w:rsidR="007C3745" w:rsidRPr="00014E44" w:rsidRDefault="007C3745" w:rsidP="00DE1185">
            <w:pPr>
              <w:pStyle w:val="CellBodyCentered"/>
              <w:rPr>
                <w:rFonts w:ascii="Arial Narrow" w:hAnsi="Arial Narrow" w:cs="Arial"/>
                <w:color w:val="auto"/>
                <w:sz w:val="16"/>
                <w:szCs w:val="16"/>
                <w:lang w:val="ru-RU"/>
              </w:rPr>
            </w:pPr>
          </w:p>
          <w:p w14:paraId="005844A1" w14:textId="77777777" w:rsidR="007C3745" w:rsidRPr="00014E44" w:rsidRDefault="007C3745" w:rsidP="00DE1185">
            <w:pPr>
              <w:pStyle w:val="CellBodyCentered"/>
              <w:rPr>
                <w:rFonts w:ascii="Arial Narrow" w:hAnsi="Arial Narrow" w:cs="Arial"/>
                <w:color w:val="auto"/>
                <w:sz w:val="16"/>
                <w:szCs w:val="16"/>
                <w:lang w:val="ru-RU"/>
              </w:rPr>
            </w:pPr>
          </w:p>
          <w:p w14:paraId="6CA51ACB" w14:textId="77777777" w:rsidR="007C3745" w:rsidRPr="00014E44" w:rsidRDefault="007C3745" w:rsidP="00DE1185">
            <w:pPr>
              <w:pStyle w:val="CellBodyCentered"/>
              <w:rPr>
                <w:rFonts w:ascii="Arial Narrow" w:hAnsi="Arial Narrow" w:cs="Arial"/>
                <w:color w:val="auto"/>
                <w:sz w:val="16"/>
                <w:szCs w:val="16"/>
                <w:lang w:val="ru-RU"/>
              </w:rPr>
            </w:pPr>
          </w:p>
          <w:p w14:paraId="51E84A91" w14:textId="77777777" w:rsidR="006B0501" w:rsidRPr="00014E44" w:rsidRDefault="006B0501" w:rsidP="00DE1185">
            <w:pPr>
              <w:pStyle w:val="CellBodyCentered"/>
              <w:rPr>
                <w:rFonts w:ascii="Arial Narrow" w:hAnsi="Arial Narrow" w:cs="Arial"/>
                <w:color w:val="auto"/>
                <w:sz w:val="16"/>
                <w:szCs w:val="16"/>
                <w:lang w:val="ru-RU"/>
              </w:rPr>
            </w:pPr>
          </w:p>
        </w:tc>
        <w:tc>
          <w:tcPr>
            <w:tcW w:w="418" w:type="dxa"/>
            <w:tcBorders>
              <w:top w:val="single" w:sz="6" w:space="0" w:color="auto"/>
              <w:left w:val="single" w:sz="6" w:space="0" w:color="auto"/>
              <w:bottom w:val="single" w:sz="6" w:space="0" w:color="auto"/>
              <w:right w:val="single" w:sz="6" w:space="0" w:color="auto"/>
            </w:tcBorders>
          </w:tcPr>
          <w:p w14:paraId="5781838D" w14:textId="77777777" w:rsidR="006B0501" w:rsidRPr="00014E44" w:rsidRDefault="006B0501" w:rsidP="00DE1185">
            <w:pPr>
              <w:pStyle w:val="CellBodyCentered"/>
              <w:rPr>
                <w:rFonts w:ascii="Arial Narrow" w:hAnsi="Arial Narrow" w:cs="Arial"/>
                <w:color w:val="auto"/>
                <w:sz w:val="16"/>
                <w:szCs w:val="16"/>
                <w:lang w:val="en-GB"/>
              </w:rPr>
            </w:pPr>
          </w:p>
          <w:p w14:paraId="1EA0A120"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1352077E" w14:textId="77777777" w:rsidR="006B0501" w:rsidRPr="00014E44" w:rsidRDefault="006B0501" w:rsidP="00DE1185">
            <w:pPr>
              <w:pStyle w:val="CellBodyCentered"/>
              <w:rPr>
                <w:rFonts w:ascii="Arial Narrow" w:hAnsi="Arial Narrow" w:cs="Arial"/>
                <w:color w:val="auto"/>
                <w:sz w:val="16"/>
                <w:szCs w:val="16"/>
                <w:lang w:val="en-GB"/>
              </w:rPr>
            </w:pPr>
          </w:p>
          <w:p w14:paraId="4CF62F76" w14:textId="77777777" w:rsidR="006B0501" w:rsidRPr="00014E44" w:rsidRDefault="006B0501" w:rsidP="00DE1185">
            <w:pPr>
              <w:pStyle w:val="CellBodyCentered"/>
              <w:rPr>
                <w:rFonts w:ascii="Arial Narrow" w:hAnsi="Arial Narrow" w:cs="Arial"/>
                <w:color w:val="auto"/>
                <w:sz w:val="16"/>
                <w:szCs w:val="16"/>
                <w:lang w:val="en-GB"/>
              </w:rPr>
            </w:pPr>
          </w:p>
          <w:p w14:paraId="1B878EAC" w14:textId="77777777" w:rsidR="006B0501" w:rsidRPr="00014E44" w:rsidRDefault="006B0501" w:rsidP="00DE1185">
            <w:pPr>
              <w:pStyle w:val="CellBodyCentered"/>
              <w:rPr>
                <w:rFonts w:ascii="Arial Narrow" w:hAnsi="Arial Narrow" w:cs="Arial"/>
                <w:color w:val="auto"/>
                <w:sz w:val="16"/>
                <w:szCs w:val="16"/>
                <w:lang w:val="ru-RU"/>
              </w:rPr>
            </w:pPr>
          </w:p>
          <w:p w14:paraId="3A7916EE" w14:textId="77777777" w:rsidR="006B0501" w:rsidRPr="00014E44" w:rsidRDefault="006B0501" w:rsidP="00DE1185">
            <w:pPr>
              <w:pStyle w:val="CellBodyCentered"/>
              <w:rPr>
                <w:rFonts w:ascii="Arial Narrow" w:hAnsi="Arial Narrow" w:cs="Arial"/>
                <w:color w:val="auto"/>
                <w:sz w:val="16"/>
                <w:szCs w:val="16"/>
                <w:lang w:val="ru-RU"/>
              </w:rPr>
            </w:pPr>
          </w:p>
          <w:p w14:paraId="52717603" w14:textId="77777777" w:rsidR="006B0501" w:rsidRPr="00014E44" w:rsidRDefault="006B0501" w:rsidP="00DE1185">
            <w:pPr>
              <w:pStyle w:val="CellBodyCentered"/>
              <w:rPr>
                <w:rFonts w:ascii="Arial Narrow" w:hAnsi="Arial Narrow" w:cs="Arial"/>
                <w:color w:val="auto"/>
                <w:sz w:val="16"/>
                <w:szCs w:val="16"/>
                <w:lang w:val="ru-RU"/>
              </w:rPr>
            </w:pPr>
          </w:p>
          <w:p w14:paraId="65C92ADA" w14:textId="77777777" w:rsidR="006B0501" w:rsidRPr="00014E44" w:rsidRDefault="006B0501" w:rsidP="00DE1185">
            <w:pPr>
              <w:pStyle w:val="CellBodyCentered"/>
              <w:rPr>
                <w:rFonts w:ascii="Arial Narrow" w:hAnsi="Arial Narrow" w:cs="Arial"/>
                <w:color w:val="auto"/>
                <w:sz w:val="16"/>
                <w:szCs w:val="16"/>
                <w:lang w:val="ru-RU"/>
              </w:rPr>
            </w:pPr>
          </w:p>
          <w:p w14:paraId="717DDE42" w14:textId="77777777" w:rsidR="006B0501" w:rsidRPr="00014E44" w:rsidRDefault="006B0501" w:rsidP="00DE1185">
            <w:pPr>
              <w:pStyle w:val="CellBodyCentered"/>
              <w:rPr>
                <w:rFonts w:ascii="Arial Narrow" w:hAnsi="Arial Narrow" w:cs="Arial"/>
                <w:color w:val="auto"/>
                <w:sz w:val="16"/>
                <w:szCs w:val="16"/>
                <w:lang w:val="ru-RU"/>
              </w:rPr>
            </w:pPr>
          </w:p>
          <w:p w14:paraId="04C48DDB" w14:textId="77777777" w:rsidR="006B0501" w:rsidRPr="00014E44" w:rsidRDefault="006B0501" w:rsidP="00DE1185">
            <w:pPr>
              <w:pStyle w:val="CellBodyCentered"/>
              <w:rPr>
                <w:rFonts w:ascii="Arial Narrow" w:hAnsi="Arial Narrow" w:cs="Arial"/>
                <w:color w:val="auto"/>
                <w:sz w:val="16"/>
                <w:szCs w:val="16"/>
                <w:lang w:val="ru-RU"/>
              </w:rPr>
            </w:pPr>
          </w:p>
          <w:p w14:paraId="0382B20D" w14:textId="77777777" w:rsidR="006B0501" w:rsidRPr="00014E44" w:rsidRDefault="006B0501" w:rsidP="00DE1185">
            <w:pPr>
              <w:pStyle w:val="CellBodyCentered"/>
              <w:rPr>
                <w:rFonts w:ascii="Arial Narrow" w:hAnsi="Arial Narrow" w:cs="Arial"/>
                <w:color w:val="auto"/>
                <w:sz w:val="16"/>
                <w:szCs w:val="16"/>
                <w:lang w:val="ru-RU"/>
              </w:rPr>
            </w:pPr>
          </w:p>
          <w:p w14:paraId="47F545A2" w14:textId="77777777" w:rsidR="006B0501" w:rsidRPr="00014E44" w:rsidRDefault="006B0501" w:rsidP="00DE1185">
            <w:pPr>
              <w:pStyle w:val="CellBodyCentered"/>
              <w:rPr>
                <w:rFonts w:ascii="Arial Narrow" w:hAnsi="Arial Narrow" w:cs="Arial"/>
                <w:color w:val="auto"/>
                <w:sz w:val="16"/>
                <w:szCs w:val="16"/>
                <w:lang w:val="ru-RU"/>
              </w:rPr>
            </w:pPr>
          </w:p>
          <w:p w14:paraId="277D3870" w14:textId="77777777" w:rsidR="006B0501" w:rsidRPr="00014E44" w:rsidRDefault="006B0501" w:rsidP="00DE1185">
            <w:pPr>
              <w:pStyle w:val="CellBodyCentered"/>
              <w:rPr>
                <w:rFonts w:ascii="Arial Narrow" w:hAnsi="Arial Narrow" w:cs="Arial"/>
                <w:color w:val="auto"/>
                <w:sz w:val="16"/>
                <w:szCs w:val="16"/>
                <w:lang w:val="ru-RU"/>
              </w:rPr>
            </w:pPr>
          </w:p>
          <w:p w14:paraId="09EAD956" w14:textId="77777777" w:rsidR="006B0501" w:rsidRPr="00014E44" w:rsidRDefault="006B0501" w:rsidP="00DE1185">
            <w:pPr>
              <w:pStyle w:val="CellBodyCentered"/>
              <w:rPr>
                <w:rFonts w:ascii="Arial Narrow" w:hAnsi="Arial Narrow" w:cs="Arial"/>
                <w:color w:val="auto"/>
                <w:sz w:val="16"/>
                <w:szCs w:val="16"/>
                <w:lang w:val="ru-RU"/>
              </w:rPr>
            </w:pPr>
          </w:p>
          <w:p w14:paraId="11A07802" w14:textId="77777777" w:rsidR="006B0501" w:rsidRPr="00014E44" w:rsidRDefault="006B0501" w:rsidP="00DE1185">
            <w:pPr>
              <w:pStyle w:val="CellBodyCentered"/>
              <w:rPr>
                <w:rFonts w:ascii="Arial Narrow" w:hAnsi="Arial Narrow" w:cs="Arial"/>
                <w:color w:val="auto"/>
                <w:sz w:val="16"/>
                <w:szCs w:val="16"/>
                <w:lang w:val="ru-RU"/>
              </w:rPr>
            </w:pPr>
          </w:p>
          <w:p w14:paraId="5428AE4E" w14:textId="77777777" w:rsidR="006B0501" w:rsidRPr="00014E44" w:rsidRDefault="006B0501" w:rsidP="00DE1185">
            <w:pPr>
              <w:pStyle w:val="CellBodyCentered"/>
              <w:rPr>
                <w:rFonts w:ascii="Arial Narrow" w:hAnsi="Arial Narrow" w:cs="Arial"/>
                <w:color w:val="auto"/>
                <w:sz w:val="16"/>
                <w:szCs w:val="16"/>
                <w:lang w:val="ru-RU"/>
              </w:rPr>
            </w:pPr>
          </w:p>
          <w:p w14:paraId="4C62B7A8" w14:textId="77777777" w:rsidR="006B0501" w:rsidRPr="00014E44" w:rsidRDefault="006B0501" w:rsidP="00DE1185">
            <w:pPr>
              <w:pStyle w:val="CellBodyCentered"/>
              <w:rPr>
                <w:rFonts w:ascii="Arial Narrow" w:hAnsi="Arial Narrow" w:cs="Arial"/>
                <w:color w:val="auto"/>
                <w:sz w:val="16"/>
                <w:szCs w:val="16"/>
                <w:lang w:val="ru-RU"/>
              </w:rPr>
            </w:pPr>
          </w:p>
          <w:p w14:paraId="022C85C5" w14:textId="77777777" w:rsidR="006B0501" w:rsidRPr="00014E44" w:rsidRDefault="006B0501" w:rsidP="00DE1185">
            <w:pPr>
              <w:pStyle w:val="CellBodyCentered"/>
              <w:rPr>
                <w:rFonts w:ascii="Arial Narrow" w:hAnsi="Arial Narrow" w:cs="Arial"/>
                <w:color w:val="auto"/>
                <w:sz w:val="16"/>
                <w:szCs w:val="16"/>
                <w:lang w:val="ru-RU"/>
              </w:rPr>
            </w:pPr>
          </w:p>
          <w:p w14:paraId="011492F6" w14:textId="77777777" w:rsidR="006B0501" w:rsidRPr="00014E44" w:rsidRDefault="006B0501" w:rsidP="00DE1185">
            <w:pPr>
              <w:pStyle w:val="CellBodyCentered"/>
              <w:rPr>
                <w:rFonts w:ascii="Arial Narrow" w:hAnsi="Arial Narrow" w:cs="Arial"/>
                <w:color w:val="auto"/>
                <w:sz w:val="16"/>
                <w:szCs w:val="16"/>
                <w:lang w:val="ru-RU"/>
              </w:rPr>
            </w:pPr>
          </w:p>
          <w:p w14:paraId="0D56AA49" w14:textId="77777777" w:rsidR="006B0501" w:rsidRPr="00014E44" w:rsidRDefault="006B0501" w:rsidP="00DE1185">
            <w:pPr>
              <w:pStyle w:val="CellBodyCentered"/>
              <w:rPr>
                <w:rFonts w:ascii="Arial Narrow" w:hAnsi="Arial Narrow" w:cs="Arial"/>
                <w:color w:val="auto"/>
                <w:sz w:val="16"/>
                <w:szCs w:val="16"/>
                <w:lang w:val="ru-RU"/>
              </w:rPr>
            </w:pPr>
          </w:p>
          <w:p w14:paraId="50CF5E7F" w14:textId="77777777" w:rsidR="006B0501" w:rsidRPr="00014E44" w:rsidRDefault="006B0501" w:rsidP="00DE1185">
            <w:pPr>
              <w:pStyle w:val="CellBodyCentered"/>
              <w:rPr>
                <w:rFonts w:ascii="Arial Narrow" w:hAnsi="Arial Narrow" w:cs="Arial"/>
                <w:color w:val="auto"/>
                <w:sz w:val="16"/>
                <w:szCs w:val="16"/>
                <w:lang w:val="ru-RU"/>
              </w:rPr>
            </w:pPr>
          </w:p>
          <w:p w14:paraId="3E690CC1" w14:textId="77777777" w:rsidR="006B0501" w:rsidRPr="00014E44" w:rsidRDefault="006B0501" w:rsidP="00DE1185">
            <w:pPr>
              <w:pStyle w:val="CellBodyCentered"/>
              <w:rPr>
                <w:rFonts w:ascii="Arial Narrow" w:hAnsi="Arial Narrow" w:cs="Arial"/>
                <w:color w:val="auto"/>
                <w:sz w:val="16"/>
                <w:szCs w:val="16"/>
                <w:lang w:val="ru-RU"/>
              </w:rPr>
            </w:pPr>
          </w:p>
          <w:p w14:paraId="5F1B1344" w14:textId="77777777" w:rsidR="006B0501" w:rsidRPr="00014E44" w:rsidRDefault="006B0501" w:rsidP="00DE1185">
            <w:pPr>
              <w:pStyle w:val="CellBodyCentered"/>
              <w:rPr>
                <w:rFonts w:ascii="Arial Narrow" w:hAnsi="Arial Narrow" w:cs="Arial"/>
                <w:color w:val="auto"/>
                <w:sz w:val="16"/>
                <w:szCs w:val="16"/>
                <w:lang w:val="ru-RU"/>
              </w:rPr>
            </w:pPr>
          </w:p>
          <w:p w14:paraId="2CBEF8A9" w14:textId="77777777" w:rsidR="006B0501" w:rsidRPr="00014E44" w:rsidRDefault="006B0501" w:rsidP="00DE1185">
            <w:pPr>
              <w:pStyle w:val="CellBodyCentered"/>
              <w:rPr>
                <w:rFonts w:ascii="Arial Narrow" w:hAnsi="Arial Narrow" w:cs="Arial"/>
                <w:color w:val="auto"/>
                <w:sz w:val="16"/>
                <w:szCs w:val="16"/>
                <w:lang w:val="ru-RU"/>
              </w:rPr>
            </w:pPr>
          </w:p>
          <w:p w14:paraId="355646E2" w14:textId="77777777" w:rsidR="006B0501" w:rsidRPr="00014E44" w:rsidRDefault="006B0501" w:rsidP="00DE1185">
            <w:pPr>
              <w:pStyle w:val="CellBodyCentered"/>
              <w:rPr>
                <w:rFonts w:ascii="Arial Narrow" w:hAnsi="Arial Narrow" w:cs="Arial"/>
                <w:color w:val="auto"/>
                <w:sz w:val="16"/>
                <w:szCs w:val="16"/>
                <w:lang w:val="ru-RU"/>
              </w:rPr>
            </w:pPr>
          </w:p>
          <w:p w14:paraId="49EA1DA0" w14:textId="77777777" w:rsidR="006B0501" w:rsidRPr="00014E44" w:rsidRDefault="006B0501" w:rsidP="00DE1185">
            <w:pPr>
              <w:pStyle w:val="CellBodyCentered"/>
              <w:rPr>
                <w:rFonts w:ascii="Arial Narrow" w:hAnsi="Arial Narrow" w:cs="Arial"/>
                <w:color w:val="auto"/>
                <w:sz w:val="16"/>
                <w:szCs w:val="16"/>
                <w:lang w:val="ru-RU"/>
              </w:rPr>
            </w:pPr>
          </w:p>
          <w:p w14:paraId="357F4E94" w14:textId="77777777" w:rsidR="006B0501" w:rsidRPr="00014E44" w:rsidRDefault="006B0501" w:rsidP="00DE1185">
            <w:pPr>
              <w:pStyle w:val="CellBodyCentered"/>
              <w:rPr>
                <w:rFonts w:ascii="Arial Narrow" w:hAnsi="Arial Narrow" w:cs="Arial"/>
                <w:color w:val="auto"/>
                <w:sz w:val="16"/>
                <w:szCs w:val="16"/>
                <w:lang w:val="ru-RU"/>
              </w:rPr>
            </w:pPr>
          </w:p>
          <w:p w14:paraId="6FF65A3B" w14:textId="77777777" w:rsidR="006B0501" w:rsidRPr="00014E44" w:rsidRDefault="006B0501" w:rsidP="00DE1185">
            <w:pPr>
              <w:pStyle w:val="CellBodyCentered"/>
              <w:rPr>
                <w:rFonts w:ascii="Arial Narrow" w:hAnsi="Arial Narrow" w:cs="Arial"/>
                <w:color w:val="auto"/>
                <w:sz w:val="16"/>
                <w:szCs w:val="16"/>
                <w:lang w:val="ru-RU"/>
              </w:rPr>
            </w:pPr>
          </w:p>
          <w:p w14:paraId="58F07ACD" w14:textId="77777777" w:rsidR="006B0501" w:rsidRPr="00014E44" w:rsidRDefault="006B0501" w:rsidP="00DE1185">
            <w:pPr>
              <w:pStyle w:val="CellBodyCentered"/>
              <w:rPr>
                <w:rFonts w:ascii="Arial Narrow" w:hAnsi="Arial Narrow" w:cs="Arial"/>
                <w:color w:val="auto"/>
                <w:sz w:val="16"/>
                <w:szCs w:val="16"/>
                <w:lang w:val="ru-RU"/>
              </w:rPr>
            </w:pPr>
          </w:p>
          <w:p w14:paraId="1CA3DD92" w14:textId="77777777" w:rsidR="006B0501" w:rsidRPr="00014E44" w:rsidRDefault="006B0501" w:rsidP="00DE1185">
            <w:pPr>
              <w:pStyle w:val="CellBodyCentered"/>
              <w:rPr>
                <w:rFonts w:ascii="Arial Narrow" w:hAnsi="Arial Narrow" w:cs="Arial"/>
                <w:color w:val="auto"/>
                <w:sz w:val="16"/>
                <w:szCs w:val="16"/>
                <w:lang w:val="ru-RU"/>
              </w:rPr>
            </w:pPr>
          </w:p>
          <w:p w14:paraId="5577EE5F" w14:textId="77777777" w:rsidR="006B0501" w:rsidRPr="00014E44" w:rsidRDefault="006B0501" w:rsidP="00DE1185">
            <w:pPr>
              <w:pStyle w:val="CellBodyCentered"/>
              <w:rPr>
                <w:rFonts w:ascii="Arial Narrow" w:hAnsi="Arial Narrow" w:cs="Arial"/>
                <w:color w:val="auto"/>
                <w:sz w:val="16"/>
                <w:szCs w:val="16"/>
                <w:lang w:val="ru-RU"/>
              </w:rPr>
            </w:pPr>
          </w:p>
          <w:p w14:paraId="7500A586" w14:textId="77777777" w:rsidR="006B0501" w:rsidRPr="00014E44" w:rsidRDefault="006B0501" w:rsidP="00DE1185">
            <w:pPr>
              <w:pStyle w:val="CellBodyCentered"/>
              <w:rPr>
                <w:rFonts w:ascii="Arial Narrow" w:hAnsi="Arial Narrow" w:cs="Arial"/>
                <w:color w:val="auto"/>
                <w:sz w:val="16"/>
                <w:szCs w:val="16"/>
                <w:lang w:val="ru-RU"/>
              </w:rPr>
            </w:pPr>
          </w:p>
          <w:p w14:paraId="34DAFEEA" w14:textId="77777777" w:rsidR="006B0501" w:rsidRPr="00014E44" w:rsidRDefault="006B0501" w:rsidP="00DE1185">
            <w:pPr>
              <w:pStyle w:val="CellBodyCentered"/>
              <w:rPr>
                <w:rFonts w:ascii="Arial Narrow" w:hAnsi="Arial Narrow" w:cs="Arial"/>
                <w:color w:val="auto"/>
                <w:sz w:val="16"/>
                <w:szCs w:val="16"/>
                <w:lang w:val="ru-RU"/>
              </w:rPr>
            </w:pPr>
          </w:p>
          <w:p w14:paraId="50722CF3" w14:textId="77777777" w:rsidR="006B0501" w:rsidRPr="00014E44" w:rsidRDefault="006B0501" w:rsidP="00DE1185">
            <w:pPr>
              <w:pStyle w:val="CellBodyCentered"/>
              <w:rPr>
                <w:rFonts w:ascii="Arial Narrow" w:hAnsi="Arial Narrow" w:cs="Arial"/>
                <w:color w:val="auto"/>
                <w:sz w:val="16"/>
                <w:szCs w:val="16"/>
                <w:lang w:val="ru-RU"/>
              </w:rPr>
            </w:pPr>
          </w:p>
          <w:p w14:paraId="47334D3B" w14:textId="77777777" w:rsidR="006B0501" w:rsidRPr="00014E44" w:rsidRDefault="006B0501" w:rsidP="00DE1185">
            <w:pPr>
              <w:pStyle w:val="CellBodyCentered"/>
              <w:rPr>
                <w:rFonts w:ascii="Arial Narrow" w:hAnsi="Arial Narrow" w:cs="Arial"/>
                <w:color w:val="auto"/>
                <w:sz w:val="16"/>
                <w:szCs w:val="16"/>
                <w:lang w:val="ru-RU"/>
              </w:rPr>
            </w:pPr>
          </w:p>
          <w:p w14:paraId="162699F1" w14:textId="77777777" w:rsidR="006B0501" w:rsidRPr="00014E44" w:rsidRDefault="006B0501" w:rsidP="00DE1185">
            <w:pPr>
              <w:pStyle w:val="CellBodyCentered"/>
              <w:rPr>
                <w:rFonts w:ascii="Arial Narrow" w:hAnsi="Arial Narrow" w:cs="Arial"/>
                <w:color w:val="auto"/>
                <w:sz w:val="16"/>
                <w:szCs w:val="16"/>
                <w:lang w:val="ru-RU"/>
              </w:rPr>
            </w:pPr>
          </w:p>
          <w:p w14:paraId="61EC6D4B" w14:textId="77777777" w:rsidR="006B0501" w:rsidRPr="00014E44" w:rsidRDefault="006B0501" w:rsidP="00DE1185">
            <w:pPr>
              <w:pStyle w:val="CellBodyCentered"/>
              <w:rPr>
                <w:rFonts w:ascii="Arial Narrow" w:hAnsi="Arial Narrow" w:cs="Arial"/>
                <w:color w:val="auto"/>
                <w:sz w:val="16"/>
                <w:szCs w:val="16"/>
                <w:lang w:val="ru-RU"/>
              </w:rPr>
            </w:pPr>
          </w:p>
          <w:p w14:paraId="4629BFAC" w14:textId="77777777" w:rsidR="006B0501" w:rsidRPr="00014E44" w:rsidRDefault="006B0501" w:rsidP="00DE1185">
            <w:pPr>
              <w:pStyle w:val="CellBodyCentered"/>
              <w:rPr>
                <w:rFonts w:ascii="Arial Narrow" w:hAnsi="Arial Narrow" w:cs="Arial"/>
                <w:color w:val="auto"/>
                <w:sz w:val="16"/>
                <w:szCs w:val="16"/>
                <w:lang w:val="ru-RU"/>
              </w:rPr>
            </w:pPr>
          </w:p>
          <w:p w14:paraId="4AAAF2C4" w14:textId="77777777" w:rsidR="006B0501" w:rsidRPr="00014E44" w:rsidRDefault="006B0501" w:rsidP="00DE1185">
            <w:pPr>
              <w:pStyle w:val="CellBodyCentered"/>
              <w:rPr>
                <w:rFonts w:ascii="Arial Narrow" w:hAnsi="Arial Narrow" w:cs="Arial"/>
                <w:color w:val="auto"/>
                <w:sz w:val="16"/>
                <w:szCs w:val="16"/>
                <w:lang w:val="ru-RU"/>
              </w:rPr>
            </w:pPr>
          </w:p>
          <w:p w14:paraId="1B301568" w14:textId="77777777" w:rsidR="006B0501" w:rsidRPr="00014E44" w:rsidRDefault="006B0501" w:rsidP="00DE1185">
            <w:pPr>
              <w:pStyle w:val="CellBodyCentered"/>
              <w:rPr>
                <w:rFonts w:ascii="Arial Narrow" w:hAnsi="Arial Narrow" w:cs="Arial"/>
                <w:color w:val="auto"/>
                <w:sz w:val="16"/>
                <w:szCs w:val="16"/>
                <w:lang w:val="ru-RU"/>
              </w:rPr>
            </w:pPr>
          </w:p>
          <w:p w14:paraId="1EB20635" w14:textId="77777777" w:rsidR="006B0501" w:rsidRPr="00014E44" w:rsidRDefault="006B0501" w:rsidP="00DE1185">
            <w:pPr>
              <w:pStyle w:val="CellBodyCentered"/>
              <w:rPr>
                <w:rFonts w:ascii="Arial Narrow" w:hAnsi="Arial Narrow" w:cs="Arial"/>
                <w:color w:val="auto"/>
                <w:sz w:val="16"/>
                <w:szCs w:val="16"/>
                <w:lang w:val="ru-RU"/>
              </w:rPr>
            </w:pPr>
          </w:p>
          <w:p w14:paraId="2EA4E769" w14:textId="77777777" w:rsidR="006B0501" w:rsidRPr="00014E44" w:rsidRDefault="006B0501" w:rsidP="00DE1185">
            <w:pPr>
              <w:pStyle w:val="CellBodyCentered"/>
              <w:rPr>
                <w:rFonts w:ascii="Arial Narrow" w:hAnsi="Arial Narrow" w:cs="Arial"/>
                <w:color w:val="auto"/>
                <w:sz w:val="16"/>
                <w:szCs w:val="16"/>
                <w:lang w:val="ru-RU"/>
              </w:rPr>
            </w:pPr>
          </w:p>
          <w:p w14:paraId="074E7DEA" w14:textId="77777777" w:rsidR="006B0501" w:rsidRPr="00014E44" w:rsidRDefault="006B0501" w:rsidP="00DE1185">
            <w:pPr>
              <w:pStyle w:val="CellBodyCentered"/>
              <w:rPr>
                <w:rFonts w:ascii="Arial Narrow" w:hAnsi="Arial Narrow" w:cs="Arial"/>
                <w:color w:val="auto"/>
                <w:sz w:val="16"/>
                <w:szCs w:val="16"/>
                <w:lang w:val="ru-RU"/>
              </w:rPr>
            </w:pPr>
          </w:p>
          <w:p w14:paraId="69413A85" w14:textId="77777777" w:rsidR="006B0501" w:rsidRPr="00014E44" w:rsidRDefault="006B0501" w:rsidP="00DE1185">
            <w:pPr>
              <w:pStyle w:val="CellBodyCentered"/>
              <w:rPr>
                <w:rFonts w:ascii="Arial Narrow" w:hAnsi="Arial Narrow" w:cs="Arial"/>
                <w:color w:val="auto"/>
                <w:sz w:val="16"/>
                <w:szCs w:val="16"/>
                <w:lang w:val="ru-RU"/>
              </w:rPr>
            </w:pPr>
          </w:p>
          <w:p w14:paraId="066EE938" w14:textId="77777777" w:rsidR="006B0501" w:rsidRPr="00014E44" w:rsidRDefault="006B0501" w:rsidP="00DE1185">
            <w:pPr>
              <w:pStyle w:val="CellBodyCentered"/>
              <w:rPr>
                <w:rFonts w:ascii="Arial Narrow" w:hAnsi="Arial Narrow" w:cs="Arial"/>
                <w:color w:val="auto"/>
                <w:sz w:val="16"/>
                <w:szCs w:val="16"/>
                <w:lang w:val="ru-RU"/>
              </w:rPr>
            </w:pPr>
          </w:p>
          <w:p w14:paraId="67F5C835" w14:textId="77777777" w:rsidR="006B0501" w:rsidRPr="00014E44" w:rsidRDefault="006B0501" w:rsidP="00DE1185">
            <w:pPr>
              <w:pStyle w:val="CellBodyCentered"/>
              <w:rPr>
                <w:rFonts w:ascii="Arial Narrow" w:hAnsi="Arial Narrow" w:cs="Arial"/>
                <w:color w:val="auto"/>
                <w:sz w:val="16"/>
                <w:szCs w:val="16"/>
                <w:lang w:val="ru-RU"/>
              </w:rPr>
            </w:pPr>
          </w:p>
          <w:p w14:paraId="5B0E824D" w14:textId="77777777" w:rsidR="006B0501" w:rsidRPr="00014E44" w:rsidRDefault="006B0501" w:rsidP="00DE1185">
            <w:pPr>
              <w:pStyle w:val="CellBodyCentered"/>
              <w:rPr>
                <w:rFonts w:ascii="Arial Narrow" w:hAnsi="Arial Narrow" w:cs="Arial"/>
                <w:color w:val="auto"/>
                <w:sz w:val="16"/>
                <w:szCs w:val="16"/>
                <w:lang w:val="ru-RU"/>
              </w:rPr>
            </w:pPr>
          </w:p>
          <w:p w14:paraId="56A9B723" w14:textId="77777777" w:rsidR="006B0501" w:rsidRPr="00014E44" w:rsidRDefault="006B0501" w:rsidP="00DE1185">
            <w:pPr>
              <w:pStyle w:val="CellBodyCentered"/>
              <w:rPr>
                <w:rFonts w:ascii="Arial Narrow" w:hAnsi="Arial Narrow" w:cs="Arial"/>
                <w:color w:val="auto"/>
                <w:sz w:val="16"/>
                <w:szCs w:val="16"/>
                <w:lang w:val="ru-RU"/>
              </w:rPr>
            </w:pPr>
          </w:p>
          <w:p w14:paraId="47E39A86" w14:textId="77777777" w:rsidR="006B0501" w:rsidRPr="00014E44" w:rsidRDefault="006B0501" w:rsidP="00DE1185">
            <w:pPr>
              <w:pStyle w:val="CellBodyCentered"/>
              <w:rPr>
                <w:rFonts w:ascii="Arial Narrow" w:hAnsi="Arial Narrow" w:cs="Arial"/>
                <w:color w:val="auto"/>
                <w:sz w:val="16"/>
                <w:szCs w:val="16"/>
                <w:lang w:val="ru-RU"/>
              </w:rPr>
            </w:pPr>
          </w:p>
          <w:p w14:paraId="01ABD43C" w14:textId="77777777" w:rsidR="006B0501" w:rsidRPr="00014E44" w:rsidRDefault="006B0501" w:rsidP="00DE1185">
            <w:pPr>
              <w:pStyle w:val="CellBodyCentered"/>
              <w:rPr>
                <w:rFonts w:ascii="Arial Narrow" w:hAnsi="Arial Narrow" w:cs="Arial"/>
                <w:color w:val="auto"/>
                <w:sz w:val="16"/>
                <w:szCs w:val="16"/>
                <w:lang w:val="ru-RU"/>
              </w:rPr>
            </w:pPr>
          </w:p>
          <w:p w14:paraId="37F9B533" w14:textId="77777777" w:rsidR="006B0501" w:rsidRPr="00014E44" w:rsidRDefault="006B0501" w:rsidP="00DE1185">
            <w:pPr>
              <w:pStyle w:val="CellBodyCentered"/>
              <w:rPr>
                <w:rFonts w:ascii="Arial Narrow" w:hAnsi="Arial Narrow" w:cs="Arial"/>
                <w:color w:val="auto"/>
                <w:sz w:val="16"/>
                <w:szCs w:val="16"/>
                <w:lang w:val="ru-RU"/>
              </w:rPr>
            </w:pPr>
          </w:p>
          <w:p w14:paraId="01A9303D" w14:textId="77777777" w:rsidR="006B0501" w:rsidRPr="00014E44" w:rsidRDefault="006B0501" w:rsidP="00DE1185">
            <w:pPr>
              <w:pStyle w:val="CellBodyCentered"/>
              <w:rPr>
                <w:rFonts w:ascii="Arial Narrow" w:hAnsi="Arial Narrow" w:cs="Arial"/>
                <w:color w:val="auto"/>
                <w:sz w:val="16"/>
                <w:szCs w:val="16"/>
                <w:lang w:val="ru-RU"/>
              </w:rPr>
            </w:pPr>
          </w:p>
          <w:p w14:paraId="52AC3BF2" w14:textId="77777777" w:rsidR="006B0501" w:rsidRPr="00014E44" w:rsidRDefault="006B0501" w:rsidP="00DE1185">
            <w:pPr>
              <w:pStyle w:val="CellBodyCentered"/>
              <w:rPr>
                <w:rFonts w:ascii="Arial Narrow" w:hAnsi="Arial Narrow" w:cs="Arial"/>
                <w:color w:val="auto"/>
                <w:sz w:val="16"/>
                <w:szCs w:val="16"/>
                <w:lang w:val="ru-RU"/>
              </w:rPr>
            </w:pPr>
          </w:p>
          <w:p w14:paraId="34849E10" w14:textId="77777777" w:rsidR="006B0501" w:rsidRPr="00014E44" w:rsidRDefault="006B0501" w:rsidP="00DE1185">
            <w:pPr>
              <w:pStyle w:val="CellBodyCentered"/>
              <w:rPr>
                <w:rFonts w:ascii="Arial Narrow" w:hAnsi="Arial Narrow" w:cs="Arial"/>
                <w:color w:val="auto"/>
                <w:sz w:val="16"/>
                <w:szCs w:val="16"/>
                <w:lang w:val="ru-RU"/>
              </w:rPr>
            </w:pPr>
          </w:p>
          <w:p w14:paraId="5EB0A760" w14:textId="77777777" w:rsidR="006B0501" w:rsidRPr="00014E44" w:rsidRDefault="006B0501" w:rsidP="00DE1185">
            <w:pPr>
              <w:pStyle w:val="CellBodyCentered"/>
              <w:rPr>
                <w:rFonts w:ascii="Arial Narrow" w:hAnsi="Arial Narrow" w:cs="Arial"/>
                <w:color w:val="auto"/>
                <w:sz w:val="16"/>
                <w:szCs w:val="16"/>
                <w:lang w:val="ru-RU"/>
              </w:rPr>
            </w:pPr>
          </w:p>
          <w:p w14:paraId="3A11E65E" w14:textId="77777777" w:rsidR="006B0501" w:rsidRPr="00014E44" w:rsidRDefault="006B0501" w:rsidP="00DE1185">
            <w:pPr>
              <w:pStyle w:val="CellBodyCentered"/>
              <w:rPr>
                <w:rFonts w:ascii="Arial Narrow" w:hAnsi="Arial Narrow" w:cs="Arial"/>
                <w:color w:val="auto"/>
                <w:sz w:val="16"/>
                <w:szCs w:val="16"/>
                <w:lang w:val="ru-RU"/>
              </w:rPr>
            </w:pPr>
          </w:p>
          <w:p w14:paraId="5BBF6B7B" w14:textId="77777777" w:rsidR="006B0501" w:rsidRPr="00014E44" w:rsidRDefault="006B0501" w:rsidP="00DE1185">
            <w:pPr>
              <w:pStyle w:val="CellBodyCentered"/>
              <w:rPr>
                <w:rFonts w:ascii="Arial Narrow" w:hAnsi="Arial Narrow" w:cs="Arial"/>
                <w:color w:val="auto"/>
                <w:sz w:val="16"/>
                <w:szCs w:val="16"/>
                <w:lang w:val="ru-RU"/>
              </w:rPr>
            </w:pPr>
          </w:p>
          <w:p w14:paraId="598B2486" w14:textId="77777777" w:rsidR="006B0501" w:rsidRPr="00014E44" w:rsidRDefault="006B0501" w:rsidP="00DE1185">
            <w:pPr>
              <w:pStyle w:val="CellBodyCentered"/>
              <w:rPr>
                <w:rFonts w:ascii="Arial Narrow" w:hAnsi="Arial Narrow" w:cs="Arial"/>
                <w:color w:val="auto"/>
                <w:sz w:val="16"/>
                <w:szCs w:val="16"/>
                <w:lang w:val="ru-RU"/>
              </w:rPr>
            </w:pPr>
          </w:p>
          <w:p w14:paraId="4A051686" w14:textId="77777777" w:rsidR="006B0501" w:rsidRPr="00014E44" w:rsidRDefault="006B0501" w:rsidP="00DE1185">
            <w:pPr>
              <w:pStyle w:val="CellBodyCentered"/>
              <w:rPr>
                <w:rFonts w:ascii="Arial Narrow" w:hAnsi="Arial Narrow" w:cs="Arial"/>
                <w:color w:val="auto"/>
                <w:sz w:val="16"/>
                <w:szCs w:val="16"/>
                <w:lang w:val="ru-RU"/>
              </w:rPr>
            </w:pPr>
          </w:p>
          <w:p w14:paraId="403DF775" w14:textId="77777777" w:rsidR="006B0501" w:rsidRPr="00014E44" w:rsidRDefault="006B0501" w:rsidP="00DE1185">
            <w:pPr>
              <w:pStyle w:val="CellBodyCentered"/>
              <w:rPr>
                <w:rFonts w:ascii="Arial Narrow" w:hAnsi="Arial Narrow" w:cs="Arial"/>
                <w:color w:val="auto"/>
                <w:sz w:val="16"/>
                <w:szCs w:val="16"/>
                <w:lang w:val="ru-RU"/>
              </w:rPr>
            </w:pPr>
          </w:p>
          <w:p w14:paraId="244B291C" w14:textId="77777777" w:rsidR="006B0501" w:rsidRPr="00014E44" w:rsidRDefault="006B0501" w:rsidP="00DE1185">
            <w:pPr>
              <w:pStyle w:val="CellBodyCentered"/>
              <w:rPr>
                <w:rFonts w:ascii="Arial Narrow" w:hAnsi="Arial Narrow" w:cs="Arial"/>
                <w:color w:val="auto"/>
                <w:sz w:val="16"/>
                <w:szCs w:val="16"/>
                <w:lang w:val="ru-RU"/>
              </w:rPr>
            </w:pPr>
          </w:p>
          <w:p w14:paraId="7274D655" w14:textId="77777777" w:rsidR="006B0501" w:rsidRPr="00014E44" w:rsidRDefault="006B0501" w:rsidP="00DE1185">
            <w:pPr>
              <w:pStyle w:val="CellBodyCentered"/>
              <w:rPr>
                <w:rFonts w:ascii="Arial Narrow" w:hAnsi="Arial Narrow" w:cs="Arial"/>
                <w:color w:val="auto"/>
                <w:sz w:val="16"/>
                <w:szCs w:val="16"/>
                <w:lang w:val="ru-RU"/>
              </w:rPr>
            </w:pPr>
          </w:p>
          <w:p w14:paraId="074F7FCE" w14:textId="77777777" w:rsidR="006B0501" w:rsidRPr="00014E44" w:rsidRDefault="006B0501" w:rsidP="00DE1185">
            <w:pPr>
              <w:pStyle w:val="CellBodyCentered"/>
              <w:rPr>
                <w:rFonts w:ascii="Arial Narrow" w:hAnsi="Arial Narrow" w:cs="Arial"/>
                <w:color w:val="auto"/>
                <w:sz w:val="16"/>
                <w:szCs w:val="16"/>
                <w:lang w:val="ru-RU"/>
              </w:rPr>
            </w:pPr>
          </w:p>
          <w:p w14:paraId="0FE6BE4E" w14:textId="77777777" w:rsidR="006B0501" w:rsidRPr="00014E44" w:rsidRDefault="006B0501" w:rsidP="00DE1185">
            <w:pPr>
              <w:pStyle w:val="CellBodyCentered"/>
              <w:rPr>
                <w:rFonts w:ascii="Arial Narrow" w:hAnsi="Arial Narrow" w:cs="Arial"/>
                <w:color w:val="auto"/>
                <w:sz w:val="16"/>
                <w:szCs w:val="16"/>
                <w:lang w:val="ru-RU"/>
              </w:rPr>
            </w:pPr>
          </w:p>
          <w:p w14:paraId="221F8038" w14:textId="77777777" w:rsidR="006B0501" w:rsidRPr="00014E44" w:rsidRDefault="006B0501" w:rsidP="00DE1185">
            <w:pPr>
              <w:pStyle w:val="CellBodyCentered"/>
              <w:rPr>
                <w:rFonts w:ascii="Arial Narrow" w:hAnsi="Arial Narrow" w:cs="Arial"/>
                <w:color w:val="auto"/>
                <w:sz w:val="16"/>
                <w:szCs w:val="16"/>
                <w:lang w:val="ru-RU"/>
              </w:rPr>
            </w:pPr>
          </w:p>
          <w:p w14:paraId="2D869B91" w14:textId="77777777" w:rsidR="006B0501" w:rsidRPr="00014E44" w:rsidRDefault="006B0501" w:rsidP="00DE1185">
            <w:pPr>
              <w:pStyle w:val="CellBodyCentered"/>
              <w:rPr>
                <w:rFonts w:ascii="Arial Narrow" w:hAnsi="Arial Narrow" w:cs="Arial"/>
                <w:color w:val="auto"/>
                <w:sz w:val="16"/>
                <w:szCs w:val="16"/>
                <w:lang w:val="ru-RU"/>
              </w:rPr>
            </w:pPr>
          </w:p>
          <w:p w14:paraId="200ADE7F" w14:textId="77777777" w:rsidR="006B0501" w:rsidRPr="00014E44" w:rsidRDefault="006B0501" w:rsidP="00DE1185">
            <w:pPr>
              <w:pStyle w:val="CellBodyCentered"/>
              <w:rPr>
                <w:rFonts w:ascii="Arial Narrow" w:hAnsi="Arial Narrow" w:cs="Arial"/>
                <w:color w:val="auto"/>
                <w:sz w:val="16"/>
                <w:szCs w:val="16"/>
                <w:lang w:val="ru-RU"/>
              </w:rPr>
            </w:pPr>
          </w:p>
          <w:p w14:paraId="5C06794A" w14:textId="77777777" w:rsidR="006B0501" w:rsidRPr="00014E44" w:rsidRDefault="006B0501" w:rsidP="00DE1185">
            <w:pPr>
              <w:pStyle w:val="CellBodyCentered"/>
              <w:rPr>
                <w:rFonts w:ascii="Arial Narrow" w:hAnsi="Arial Narrow" w:cs="Arial"/>
                <w:color w:val="auto"/>
                <w:sz w:val="16"/>
                <w:szCs w:val="16"/>
                <w:lang w:val="ru-RU"/>
              </w:rPr>
            </w:pPr>
          </w:p>
          <w:p w14:paraId="7F67ECD6" w14:textId="77777777" w:rsidR="006B0501" w:rsidRPr="00014E44" w:rsidRDefault="006B0501" w:rsidP="00DE1185">
            <w:pPr>
              <w:pStyle w:val="CellBodyCentered"/>
              <w:rPr>
                <w:rFonts w:ascii="Arial Narrow" w:hAnsi="Arial Narrow" w:cs="Arial"/>
                <w:color w:val="auto"/>
                <w:sz w:val="16"/>
                <w:szCs w:val="16"/>
                <w:lang w:val="ru-RU"/>
              </w:rPr>
            </w:pPr>
          </w:p>
          <w:p w14:paraId="50F5CF98" w14:textId="77777777" w:rsidR="006B0501" w:rsidRPr="00014E44" w:rsidRDefault="006B0501" w:rsidP="00DE1185">
            <w:pPr>
              <w:pStyle w:val="CellBodyCentered"/>
              <w:rPr>
                <w:rFonts w:ascii="Arial Narrow" w:hAnsi="Arial Narrow" w:cs="Arial"/>
                <w:color w:val="auto"/>
                <w:sz w:val="16"/>
                <w:szCs w:val="16"/>
                <w:lang w:val="ru-RU"/>
              </w:rPr>
            </w:pPr>
          </w:p>
          <w:p w14:paraId="0129CBD2" w14:textId="77777777" w:rsidR="006B0501" w:rsidRPr="00014E44" w:rsidRDefault="006B0501" w:rsidP="00DE1185">
            <w:pPr>
              <w:pStyle w:val="CellBodyCentered"/>
              <w:rPr>
                <w:rFonts w:ascii="Arial Narrow" w:hAnsi="Arial Narrow" w:cs="Arial"/>
                <w:color w:val="auto"/>
                <w:sz w:val="16"/>
                <w:szCs w:val="16"/>
                <w:lang w:val="ru-RU"/>
              </w:rPr>
            </w:pPr>
          </w:p>
          <w:p w14:paraId="3B7CE359" w14:textId="77777777" w:rsidR="006B0501" w:rsidRPr="00014E44" w:rsidRDefault="006B0501" w:rsidP="00DE1185">
            <w:pPr>
              <w:pStyle w:val="CellBodyCentered"/>
              <w:rPr>
                <w:rFonts w:ascii="Arial Narrow" w:hAnsi="Arial Narrow" w:cs="Arial"/>
                <w:color w:val="auto"/>
                <w:sz w:val="16"/>
                <w:szCs w:val="16"/>
                <w:lang w:val="ru-RU"/>
              </w:rPr>
            </w:pPr>
          </w:p>
          <w:p w14:paraId="412A9FAE" w14:textId="77777777" w:rsidR="006B0501" w:rsidRPr="00014E44" w:rsidRDefault="006B0501" w:rsidP="00DE1185">
            <w:pPr>
              <w:pStyle w:val="CellBodyCentered"/>
              <w:rPr>
                <w:rFonts w:ascii="Arial Narrow" w:hAnsi="Arial Narrow" w:cs="Arial"/>
                <w:color w:val="auto"/>
                <w:sz w:val="16"/>
                <w:szCs w:val="16"/>
                <w:lang w:val="ru-RU"/>
              </w:rPr>
            </w:pPr>
          </w:p>
          <w:p w14:paraId="1B3CAD0E" w14:textId="77777777" w:rsidR="006B0501" w:rsidRPr="00014E44" w:rsidRDefault="006B0501" w:rsidP="00DE1185">
            <w:pPr>
              <w:pStyle w:val="CellBodyCentered"/>
              <w:rPr>
                <w:rFonts w:ascii="Arial Narrow" w:hAnsi="Arial Narrow" w:cs="Arial"/>
                <w:color w:val="auto"/>
                <w:sz w:val="16"/>
                <w:szCs w:val="16"/>
                <w:lang w:val="ru-RU"/>
              </w:rPr>
            </w:pPr>
          </w:p>
          <w:p w14:paraId="01C7B992" w14:textId="77777777" w:rsidR="006B0501" w:rsidRPr="00014E44" w:rsidRDefault="006B0501" w:rsidP="00DE1185">
            <w:pPr>
              <w:pStyle w:val="CellBodyCentered"/>
              <w:rPr>
                <w:rFonts w:ascii="Arial Narrow" w:hAnsi="Arial Narrow" w:cs="Arial"/>
                <w:color w:val="auto"/>
                <w:sz w:val="16"/>
                <w:szCs w:val="16"/>
                <w:lang w:val="ru-RU"/>
              </w:rPr>
            </w:pPr>
          </w:p>
          <w:p w14:paraId="6626D474" w14:textId="77777777" w:rsidR="006B0501" w:rsidRPr="00014E44" w:rsidRDefault="006B0501" w:rsidP="00DE1185">
            <w:pPr>
              <w:pStyle w:val="CellBodyCentered"/>
              <w:rPr>
                <w:rFonts w:ascii="Arial Narrow" w:hAnsi="Arial Narrow" w:cs="Arial"/>
                <w:color w:val="auto"/>
                <w:sz w:val="16"/>
                <w:szCs w:val="16"/>
                <w:lang w:val="ru-RU"/>
              </w:rPr>
            </w:pPr>
          </w:p>
          <w:p w14:paraId="3088C68B" w14:textId="77777777" w:rsidR="007C3745" w:rsidRPr="00014E44" w:rsidRDefault="007C3745" w:rsidP="00DE1185">
            <w:pPr>
              <w:pStyle w:val="CellBodyCentered"/>
              <w:rPr>
                <w:rFonts w:ascii="Arial Narrow" w:hAnsi="Arial Narrow" w:cs="Arial"/>
                <w:color w:val="auto"/>
                <w:sz w:val="16"/>
                <w:szCs w:val="16"/>
                <w:lang w:val="ru-RU"/>
              </w:rPr>
            </w:pPr>
          </w:p>
          <w:p w14:paraId="06865E3B" w14:textId="77777777" w:rsidR="007C3745" w:rsidRPr="00014E44" w:rsidRDefault="007C3745" w:rsidP="00DE1185">
            <w:pPr>
              <w:pStyle w:val="CellBodyCentered"/>
              <w:rPr>
                <w:rFonts w:ascii="Arial Narrow" w:hAnsi="Arial Narrow" w:cs="Arial"/>
                <w:color w:val="auto"/>
                <w:sz w:val="16"/>
                <w:szCs w:val="16"/>
                <w:lang w:val="ru-RU"/>
              </w:rPr>
            </w:pPr>
          </w:p>
          <w:p w14:paraId="179B123F" w14:textId="77777777" w:rsidR="007C3745" w:rsidRPr="00014E44" w:rsidRDefault="007C3745" w:rsidP="00DE1185">
            <w:pPr>
              <w:pStyle w:val="CellBodyCentered"/>
              <w:rPr>
                <w:rFonts w:ascii="Arial Narrow" w:hAnsi="Arial Narrow" w:cs="Arial"/>
                <w:color w:val="auto"/>
                <w:sz w:val="16"/>
                <w:szCs w:val="16"/>
                <w:lang w:val="ru-RU"/>
              </w:rPr>
            </w:pPr>
          </w:p>
          <w:p w14:paraId="677B6CA1" w14:textId="77777777" w:rsidR="007C3745" w:rsidRPr="00014E44" w:rsidRDefault="007C3745" w:rsidP="00DE1185">
            <w:pPr>
              <w:pStyle w:val="CellBodyCentered"/>
              <w:rPr>
                <w:rFonts w:ascii="Arial Narrow" w:hAnsi="Arial Narrow" w:cs="Arial"/>
                <w:color w:val="auto"/>
                <w:sz w:val="16"/>
                <w:szCs w:val="16"/>
                <w:lang w:val="ru-RU"/>
              </w:rPr>
            </w:pPr>
          </w:p>
          <w:p w14:paraId="5F79CB6B" w14:textId="77777777" w:rsidR="007C3745" w:rsidRPr="00014E44" w:rsidRDefault="007C3745" w:rsidP="00DE1185">
            <w:pPr>
              <w:pStyle w:val="CellBodyCentered"/>
              <w:rPr>
                <w:rFonts w:ascii="Arial Narrow" w:hAnsi="Arial Narrow" w:cs="Arial"/>
                <w:color w:val="auto"/>
                <w:sz w:val="16"/>
                <w:szCs w:val="16"/>
                <w:lang w:val="ru-RU"/>
              </w:rPr>
            </w:pPr>
          </w:p>
          <w:p w14:paraId="7D04A65F" w14:textId="77777777" w:rsidR="007C3745" w:rsidRPr="00014E44" w:rsidRDefault="007C3745" w:rsidP="00DE1185">
            <w:pPr>
              <w:pStyle w:val="CellBodyCentered"/>
              <w:rPr>
                <w:rFonts w:ascii="Arial Narrow" w:hAnsi="Arial Narrow" w:cs="Arial"/>
                <w:color w:val="auto"/>
                <w:sz w:val="16"/>
                <w:szCs w:val="16"/>
                <w:lang w:val="ru-RU"/>
              </w:rPr>
            </w:pPr>
          </w:p>
          <w:p w14:paraId="3F218A2D" w14:textId="77777777" w:rsidR="007C3745" w:rsidRPr="00014E44" w:rsidRDefault="007C3745" w:rsidP="00DE1185">
            <w:pPr>
              <w:pStyle w:val="CellBodyCentered"/>
              <w:rPr>
                <w:rFonts w:ascii="Arial Narrow" w:hAnsi="Arial Narrow" w:cs="Arial"/>
                <w:color w:val="auto"/>
                <w:sz w:val="16"/>
                <w:szCs w:val="16"/>
                <w:lang w:val="ru-RU"/>
              </w:rPr>
            </w:pPr>
          </w:p>
          <w:p w14:paraId="4D12EA64" w14:textId="77777777" w:rsidR="007C3745" w:rsidRPr="00014E44" w:rsidRDefault="007C3745" w:rsidP="00DE1185">
            <w:pPr>
              <w:pStyle w:val="CellBodyCentered"/>
              <w:rPr>
                <w:rFonts w:ascii="Arial Narrow" w:hAnsi="Arial Narrow" w:cs="Arial"/>
                <w:color w:val="auto"/>
                <w:sz w:val="16"/>
                <w:szCs w:val="16"/>
                <w:lang w:val="ru-RU"/>
              </w:rPr>
            </w:pPr>
          </w:p>
          <w:p w14:paraId="338C65CD" w14:textId="77777777" w:rsidR="006B0501" w:rsidRPr="00014E44" w:rsidRDefault="006B0501" w:rsidP="00DE1185">
            <w:pPr>
              <w:pStyle w:val="CellBodyCentered"/>
              <w:jc w:val="left"/>
              <w:rPr>
                <w:rFonts w:ascii="Arial Narrow" w:hAnsi="Arial Narrow" w:cs="Arial"/>
                <w:color w:val="auto"/>
                <w:sz w:val="16"/>
                <w:szCs w:val="16"/>
                <w:lang w:val="en-GB"/>
              </w:rPr>
            </w:pPr>
          </w:p>
        </w:tc>
      </w:tr>
      <w:tr w:rsidR="00FA3851" w:rsidRPr="00014E44" w14:paraId="3363B90E" w14:textId="77777777" w:rsidTr="0038396C">
        <w:tc>
          <w:tcPr>
            <w:tcW w:w="3322" w:type="dxa"/>
            <w:tcBorders>
              <w:top w:val="single" w:sz="6" w:space="0" w:color="auto"/>
              <w:left w:val="single" w:sz="6" w:space="0" w:color="auto"/>
              <w:bottom w:val="single" w:sz="6" w:space="0" w:color="auto"/>
              <w:right w:val="single" w:sz="6" w:space="0" w:color="auto"/>
            </w:tcBorders>
          </w:tcPr>
          <w:p w14:paraId="400AA8CE" w14:textId="77777777" w:rsidR="006B0501" w:rsidRPr="00014E44" w:rsidRDefault="006B0501" w:rsidP="00DE1185">
            <w:pPr>
              <w:pStyle w:val="CellBody"/>
              <w:rPr>
                <w:rFonts w:ascii="Arial Narrow" w:hAnsi="Arial Narrow" w:cs="Arial"/>
                <w:color w:val="auto"/>
                <w:sz w:val="16"/>
                <w:szCs w:val="16"/>
                <w:lang w:val="en-GB"/>
              </w:rPr>
            </w:pPr>
          </w:p>
          <w:p w14:paraId="73FABB94"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BB – BOILER BLOW DOWN</w:t>
            </w:r>
          </w:p>
          <w:p w14:paraId="74FB0750" w14:textId="312B5910"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BV -</w:t>
            </w:r>
            <w:r w:rsidR="00491E06">
              <w:rPr>
                <w:rFonts w:ascii="Arial Narrow" w:hAnsi="Arial Narrow"/>
                <w:color w:val="auto"/>
                <w:szCs w:val="16"/>
              </w:rPr>
              <w:t xml:space="preserve"> </w:t>
            </w:r>
            <w:r w:rsidRPr="00014E44">
              <w:rPr>
                <w:rFonts w:ascii="Arial Narrow" w:hAnsi="Arial Narrow"/>
                <w:color w:val="auto"/>
                <w:szCs w:val="16"/>
              </w:rPr>
              <w:t>VENT TO ATMOSPHERE</w:t>
            </w:r>
          </w:p>
          <w:p w14:paraId="0AF19903" w14:textId="28DD8632"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tc>
        <w:tc>
          <w:tcPr>
            <w:tcW w:w="720" w:type="dxa"/>
            <w:tcBorders>
              <w:top w:val="single" w:sz="6" w:space="0" w:color="auto"/>
              <w:left w:val="single" w:sz="6" w:space="0" w:color="auto"/>
              <w:bottom w:val="single" w:sz="6" w:space="0" w:color="auto"/>
              <w:right w:val="single" w:sz="6" w:space="0" w:color="auto"/>
            </w:tcBorders>
          </w:tcPr>
          <w:p w14:paraId="7E370CF6" w14:textId="77777777" w:rsidR="00DE1185" w:rsidRDefault="00DE1185" w:rsidP="00DE1185">
            <w:pPr>
              <w:pStyle w:val="CellBodyCentered"/>
              <w:ind w:left="-42" w:right="-44"/>
              <w:rPr>
                <w:rFonts w:ascii="Arial Narrow" w:hAnsi="Arial Narrow" w:cs="Arial"/>
                <w:b/>
                <w:color w:val="auto"/>
                <w:sz w:val="16"/>
                <w:szCs w:val="16"/>
                <w:lang w:val="en-GB"/>
              </w:rPr>
            </w:pPr>
          </w:p>
          <w:p w14:paraId="7187B57E" w14:textId="43786E94" w:rsidR="006B0501" w:rsidRPr="00014E44" w:rsidRDefault="006B0501" w:rsidP="00DE1185">
            <w:pPr>
              <w:pStyle w:val="CellBodyCentered"/>
              <w:ind w:left="-42" w:right="-44"/>
              <w:rPr>
                <w:rFonts w:ascii="Arial Narrow" w:hAnsi="Arial Narrow" w:cs="Arial"/>
                <w:b/>
                <w:color w:val="auto"/>
                <w:sz w:val="16"/>
                <w:szCs w:val="16"/>
                <w:lang w:val="en-GB"/>
              </w:rPr>
            </w:pPr>
            <w:r w:rsidRPr="00014E44">
              <w:rPr>
                <w:rFonts w:ascii="Arial Narrow" w:hAnsi="Arial Narrow" w:cs="Arial"/>
                <w:b/>
                <w:color w:val="auto"/>
                <w:sz w:val="16"/>
                <w:szCs w:val="16"/>
                <w:lang w:val="en-GB"/>
              </w:rPr>
              <w:t>150H23</w:t>
            </w:r>
          </w:p>
          <w:p w14:paraId="7E4AA5D2" w14:textId="77777777" w:rsidR="006B0501" w:rsidRPr="00014E44" w:rsidRDefault="006B0501" w:rsidP="00DE1185">
            <w:pPr>
              <w:pStyle w:val="CellBodyCentered"/>
              <w:ind w:left="720"/>
              <w:rPr>
                <w:rFonts w:ascii="Arial Narrow" w:hAnsi="Arial Narrow" w:cs="Arial"/>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10C85DA8" w14:textId="77777777" w:rsidR="006B0501" w:rsidRPr="00014E44" w:rsidRDefault="006B0501" w:rsidP="00DE1185">
            <w:pPr>
              <w:pStyle w:val="CellBodyCentered"/>
              <w:rPr>
                <w:rFonts w:ascii="Arial Narrow" w:hAnsi="Arial Narrow" w:cs="Arial"/>
                <w:color w:val="auto"/>
                <w:sz w:val="16"/>
                <w:szCs w:val="16"/>
                <w:lang w:val="en-GB"/>
              </w:rPr>
            </w:pPr>
          </w:p>
          <w:p w14:paraId="71BDACF3"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6.0</w:t>
            </w:r>
          </w:p>
        </w:tc>
        <w:tc>
          <w:tcPr>
            <w:tcW w:w="1080" w:type="dxa"/>
            <w:tcBorders>
              <w:top w:val="single" w:sz="6" w:space="0" w:color="auto"/>
              <w:left w:val="single" w:sz="6" w:space="0" w:color="auto"/>
              <w:bottom w:val="single" w:sz="6" w:space="0" w:color="auto"/>
              <w:right w:val="single" w:sz="6" w:space="0" w:color="auto"/>
            </w:tcBorders>
          </w:tcPr>
          <w:p w14:paraId="14A0EBF4" w14:textId="77777777" w:rsidR="006B0501" w:rsidRPr="00014E44" w:rsidRDefault="006B0501" w:rsidP="00DE1185">
            <w:pPr>
              <w:pStyle w:val="CellBodyCentered"/>
              <w:rPr>
                <w:rFonts w:ascii="Arial Narrow" w:hAnsi="Arial Narrow" w:cs="Arial"/>
                <w:color w:val="auto"/>
                <w:sz w:val="16"/>
                <w:szCs w:val="16"/>
                <w:lang w:val="en-GB"/>
              </w:rPr>
            </w:pPr>
          </w:p>
          <w:p w14:paraId="212B8478" w14:textId="5E96C426" w:rsidR="006B0501" w:rsidRPr="00014E44" w:rsidRDefault="007C3745"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LTCS</w:t>
            </w:r>
          </w:p>
          <w:p w14:paraId="1D85B2F5" w14:textId="77777777" w:rsidR="006B0501" w:rsidRPr="00014E44" w:rsidRDefault="006B0501" w:rsidP="00DE1185">
            <w:pPr>
              <w:pStyle w:val="CellBodyCentered"/>
              <w:rPr>
                <w:rFonts w:ascii="Arial Narrow" w:hAnsi="Arial Narrow" w:cs="Arial"/>
                <w:color w:val="auto"/>
                <w:sz w:val="16"/>
                <w:szCs w:val="16"/>
                <w:lang w:val="ru-RU"/>
              </w:rPr>
            </w:pPr>
          </w:p>
          <w:p w14:paraId="2D2F1FCC"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tc>
        <w:tc>
          <w:tcPr>
            <w:tcW w:w="720" w:type="dxa"/>
            <w:tcBorders>
              <w:top w:val="single" w:sz="6" w:space="0" w:color="auto"/>
              <w:left w:val="single" w:sz="6" w:space="0" w:color="auto"/>
              <w:bottom w:val="single" w:sz="6" w:space="0" w:color="auto"/>
              <w:right w:val="single" w:sz="6" w:space="0" w:color="auto"/>
            </w:tcBorders>
          </w:tcPr>
          <w:p w14:paraId="03E390D5" w14:textId="77777777" w:rsidR="006B0501" w:rsidRPr="00014E44" w:rsidRDefault="006B0501" w:rsidP="00DE1185">
            <w:pPr>
              <w:pStyle w:val="CellBodyCentered"/>
              <w:rPr>
                <w:rFonts w:ascii="Arial Narrow" w:hAnsi="Arial Narrow" w:cs="Arial"/>
                <w:color w:val="auto"/>
                <w:sz w:val="16"/>
                <w:szCs w:val="16"/>
                <w:lang w:val="en-GB"/>
              </w:rPr>
            </w:pPr>
          </w:p>
          <w:p w14:paraId="177D089F" w14:textId="075E864E" w:rsidR="006B0501" w:rsidRPr="00014E44" w:rsidRDefault="006B0501" w:rsidP="003D2864">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3D286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32C08CD6" w14:textId="77777777" w:rsidR="006B0501" w:rsidRPr="00014E44" w:rsidRDefault="006B0501" w:rsidP="00DE1185">
            <w:pPr>
              <w:pStyle w:val="CellBodyCentered"/>
              <w:rPr>
                <w:rFonts w:ascii="Arial Narrow" w:hAnsi="Arial Narrow" w:cs="Arial"/>
                <w:color w:val="auto"/>
                <w:sz w:val="16"/>
                <w:szCs w:val="16"/>
                <w:lang w:val="en-GB"/>
              </w:rPr>
            </w:pPr>
          </w:p>
          <w:p w14:paraId="1FE7B5C0" w14:textId="71559431"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519" w:author="Zhunisbayev, Olzhasbek A [Bolashak Atyrau Limited]" w:date="2022-09-18T20:41:00Z">
              <w:r w:rsidRPr="00014E44" w:rsidDel="004E3B81">
                <w:rPr>
                  <w:rFonts w:ascii="Arial Narrow" w:hAnsi="Arial Narrow" w:cs="Arial"/>
                  <w:color w:val="auto"/>
                  <w:sz w:val="16"/>
                  <w:szCs w:val="16"/>
                  <w:lang w:val="en-GB"/>
                </w:rPr>
                <w:delText xml:space="preserve">46 </w:delText>
              </w:r>
            </w:del>
            <w:ins w:id="4520" w:author="Zhunisbayev, Olzhasbek A [Bolashak Atyrau Limited]" w:date="2022-09-18T20:41: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w:t>
            </w:r>
            <w:del w:id="4521" w:author="Zhunisbayev, Olzhasbek A [Bolashak Atyrau Limited]" w:date="2022-06-12T09:21:00Z">
              <w:r w:rsidRPr="00014E44" w:rsidDel="00D70FA7">
                <w:rPr>
                  <w:rFonts w:ascii="Arial Narrow" w:hAnsi="Arial Narrow" w:cs="Arial"/>
                  <w:color w:val="auto"/>
                  <w:sz w:val="16"/>
                  <w:szCs w:val="16"/>
                  <w:lang w:val="en-GB"/>
                </w:rPr>
                <w:delText>200</w:delText>
              </w:r>
            </w:del>
            <w:ins w:id="4522" w:author="Zhunisbayev, Olzhasbek A [Bolashak Atyrau Limited]" w:date="2022-06-12T09:21:00Z">
              <w:r w:rsidRPr="00014E44">
                <w:rPr>
                  <w:rFonts w:ascii="Arial Narrow" w:hAnsi="Arial Narrow" w:cs="Arial"/>
                  <w:color w:val="auto"/>
                  <w:sz w:val="16"/>
                  <w:szCs w:val="16"/>
                  <w:lang w:val="en-GB"/>
                </w:rPr>
                <w:t>215</w:t>
              </w:r>
            </w:ins>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17344F95" w14:textId="77777777" w:rsidR="006B0501" w:rsidRPr="00014E44" w:rsidRDefault="006B0501" w:rsidP="00DE1185">
            <w:pPr>
              <w:pStyle w:val="CellBody"/>
              <w:rPr>
                <w:rFonts w:ascii="Arial Narrow" w:hAnsi="Arial Narrow" w:cs="Arial"/>
                <w:color w:val="auto"/>
                <w:sz w:val="16"/>
                <w:szCs w:val="16"/>
                <w:lang w:val="en-GB"/>
              </w:rPr>
            </w:pPr>
          </w:p>
          <w:p w14:paraId="4CDDCFE2" w14:textId="77777777" w:rsidR="006B0501" w:rsidRPr="00014E44" w:rsidRDefault="006B0501" w:rsidP="00DE1185">
            <w:pPr>
              <w:pStyle w:val="CellBody"/>
              <w:rPr>
                <w:rFonts w:ascii="Arial Narrow" w:hAnsi="Arial Narrow" w:cs="Arial"/>
                <w:color w:val="auto"/>
                <w:sz w:val="16"/>
                <w:szCs w:val="16"/>
                <w:u w:val="single"/>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p>
          <w:p w14:paraId="747CF94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7972F885" w14:textId="1D91A660" w:rsidR="006B0501" w:rsidRPr="00014E44" w:rsidRDefault="00571500" w:rsidP="00DE1185">
            <w:pPr>
              <w:pStyle w:val="TableText"/>
              <w:rPr>
                <w:rFonts w:ascii="Arial Narrow" w:hAnsi="Arial Narrow"/>
                <w:color w:val="auto"/>
                <w:szCs w:val="16"/>
              </w:rPr>
            </w:pPr>
            <w:r w:rsidRPr="00014E44">
              <w:rPr>
                <w:rFonts w:ascii="Arial Narrow" w:hAnsi="Arial Narrow" w:cs="Arial"/>
                <w:color w:val="auto"/>
                <w:szCs w:val="16"/>
                <w:lang w:val="en-GB"/>
              </w:rPr>
              <w:t>-</w:t>
            </w:r>
            <w:del w:id="4523" w:author="Zhunisbayev, Olzhasbek A [Bolashak Atyrau Limited]" w:date="2022-09-18T20:40:00Z">
              <w:r w:rsidRPr="00014E44" w:rsidDel="00154639">
                <w:rPr>
                  <w:rFonts w:ascii="Arial Narrow" w:hAnsi="Arial Narrow" w:cs="Arial"/>
                  <w:color w:val="auto"/>
                  <w:szCs w:val="16"/>
                  <w:lang w:val="en-GB"/>
                </w:rPr>
                <w:delText xml:space="preserve">46 </w:delText>
              </w:r>
            </w:del>
            <w:ins w:id="4524" w:author="Zhunisbayev, Olzhasbek A [Bolashak Atyrau Limited]" w:date="2022-09-18T20:40:00Z">
              <w:r w:rsidRPr="00014E44">
                <w:rPr>
                  <w:rFonts w:ascii="Arial Narrow" w:hAnsi="Arial Narrow" w:cs="Arial"/>
                  <w:color w:val="auto"/>
                  <w:szCs w:val="16"/>
                  <w:lang w:val="en-GB"/>
                </w:rPr>
                <w:t>40</w:t>
              </w:r>
            </w:ins>
            <w:r w:rsidR="006B0501" w:rsidRPr="00014E44">
              <w:rPr>
                <w:rFonts w:ascii="Arial Narrow" w:hAnsi="Arial Narrow"/>
                <w:color w:val="auto"/>
                <w:szCs w:val="16"/>
              </w:rPr>
              <w:t xml:space="preserve"> to 38°</w:t>
            </w:r>
            <w:r w:rsidR="006B0501" w:rsidRPr="00014E44">
              <w:rPr>
                <w:rFonts w:ascii="Arial Narrow" w:hAnsi="Arial Narrow"/>
                <w:snapToGrid w:val="0"/>
                <w:color w:val="auto"/>
                <w:szCs w:val="16"/>
              </w:rPr>
              <w:t xml:space="preserve">C </w:t>
            </w:r>
            <w:r w:rsidR="006B0501" w:rsidRPr="00014E44">
              <w:rPr>
                <w:rFonts w:ascii="Arial Narrow" w:hAnsi="Arial Narrow"/>
                <w:color w:val="auto"/>
                <w:szCs w:val="16"/>
              </w:rPr>
              <w:t>= 19.6 barg</w:t>
            </w:r>
          </w:p>
          <w:p w14:paraId="4AB4F24A" w14:textId="557DD2F2"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19.2 </w:t>
            </w:r>
            <w:r w:rsidRPr="00014E44">
              <w:rPr>
                <w:rFonts w:ascii="Arial Narrow" w:hAnsi="Arial Narrow"/>
                <w:color w:val="auto"/>
                <w:szCs w:val="16"/>
              </w:rPr>
              <w:t>barg</w:t>
            </w:r>
          </w:p>
          <w:p w14:paraId="1ABFD0FC" w14:textId="57126B46"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100°</w:t>
            </w:r>
            <w:r w:rsidRPr="00014E44">
              <w:rPr>
                <w:rFonts w:ascii="Arial Narrow" w:hAnsi="Arial Narrow"/>
                <w:snapToGrid w:val="0"/>
                <w:color w:val="auto"/>
                <w:szCs w:val="16"/>
              </w:rPr>
              <w:t xml:space="preserve">C = 17.7 </w:t>
            </w:r>
            <w:r w:rsidRPr="00014E44">
              <w:rPr>
                <w:rFonts w:ascii="Arial Narrow" w:hAnsi="Arial Narrow"/>
                <w:color w:val="auto"/>
                <w:szCs w:val="16"/>
              </w:rPr>
              <w:t>barg</w:t>
            </w:r>
          </w:p>
          <w:p w14:paraId="4BC10DB1" w14:textId="78AA42B4"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15.8 </w:t>
            </w:r>
            <w:r w:rsidRPr="00014E44">
              <w:rPr>
                <w:rFonts w:ascii="Arial Narrow" w:hAnsi="Arial Narrow" w:cs="Arial"/>
                <w:color w:val="auto"/>
                <w:sz w:val="16"/>
                <w:szCs w:val="16"/>
                <w:lang w:val="en-GB"/>
              </w:rPr>
              <w:t>barg</w:t>
            </w:r>
          </w:p>
          <w:p w14:paraId="48371757" w14:textId="36CDF145" w:rsidR="006B0501" w:rsidRPr="00014E44" w:rsidRDefault="006B0501"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13.8 </w:t>
            </w:r>
            <w:r w:rsidRPr="00014E44">
              <w:rPr>
                <w:rFonts w:ascii="Arial Narrow" w:hAnsi="Arial Narrow" w:cs="Arial"/>
                <w:color w:val="auto"/>
                <w:sz w:val="16"/>
                <w:szCs w:val="16"/>
                <w:lang w:val="en-GB"/>
              </w:rPr>
              <w:t>barg</w:t>
            </w:r>
          </w:p>
          <w:p w14:paraId="04874EDC" w14:textId="15ADC3E7" w:rsidR="006B0501" w:rsidRPr="00014E44" w:rsidRDefault="006B0501" w:rsidP="00DE1185">
            <w:pPr>
              <w:pStyle w:val="CellBody"/>
              <w:rPr>
                <w:rFonts w:ascii="Arial Narrow" w:hAnsi="Arial Narrow" w:cs="Arial"/>
                <w:color w:val="auto"/>
                <w:sz w:val="16"/>
                <w:szCs w:val="16"/>
              </w:rPr>
            </w:pPr>
            <w:ins w:id="4525" w:author="Zhunisbayev, Olzhasbek A [Bolashak Atyrau Limited]" w:date="2022-06-12T09:22:00Z">
              <w:r w:rsidRPr="00014E44">
                <w:rPr>
                  <w:rFonts w:ascii="Arial Narrow" w:hAnsi="Arial Narrow" w:cs="Arial"/>
                  <w:color w:val="auto"/>
                  <w:sz w:val="16"/>
                  <w:szCs w:val="16"/>
                  <w:lang w:val="en-GB"/>
                </w:rPr>
                <w:t>215°</w:t>
              </w:r>
              <w:r w:rsidRPr="00014E44">
                <w:rPr>
                  <w:rFonts w:ascii="Arial Narrow" w:hAnsi="Arial Narrow" w:cs="Arial"/>
                  <w:snapToGrid w:val="0"/>
                  <w:color w:val="auto"/>
                  <w:sz w:val="16"/>
                  <w:szCs w:val="16"/>
                  <w:lang w:val="en-GB"/>
                </w:rPr>
                <w:t xml:space="preserve">C = 13.3 </w:t>
              </w:r>
              <w:r w:rsidRPr="00014E44">
                <w:rPr>
                  <w:rFonts w:ascii="Arial Narrow" w:hAnsi="Arial Narrow" w:cs="Arial"/>
                  <w:color w:val="auto"/>
                  <w:sz w:val="16"/>
                  <w:szCs w:val="16"/>
                  <w:lang w:val="en-GB"/>
                </w:rPr>
                <w:t>barg</w:t>
              </w:r>
            </w:ins>
          </w:p>
          <w:p w14:paraId="55E8F0C3" w14:textId="77777777" w:rsidR="006B0501" w:rsidRPr="00014E44" w:rsidRDefault="006B0501" w:rsidP="00DE1185">
            <w:pPr>
              <w:pStyle w:val="CellBody"/>
              <w:rPr>
                <w:rFonts w:ascii="Arial Narrow" w:hAnsi="Arial Narrow" w:cs="Arial"/>
                <w:color w:val="auto"/>
                <w:sz w:val="16"/>
                <w:szCs w:val="16"/>
              </w:rPr>
            </w:pPr>
          </w:p>
        </w:tc>
        <w:tc>
          <w:tcPr>
            <w:tcW w:w="630" w:type="dxa"/>
            <w:tcBorders>
              <w:top w:val="single" w:sz="6" w:space="0" w:color="auto"/>
              <w:left w:val="single" w:sz="6" w:space="0" w:color="auto"/>
              <w:bottom w:val="single" w:sz="6" w:space="0" w:color="auto"/>
              <w:right w:val="single" w:sz="6" w:space="0" w:color="auto"/>
            </w:tcBorders>
          </w:tcPr>
          <w:p w14:paraId="7FEEB8E3" w14:textId="77777777" w:rsidR="00DE1185" w:rsidRDefault="00DE1185" w:rsidP="00DE1185">
            <w:pPr>
              <w:pStyle w:val="CellBodyCentered"/>
              <w:rPr>
                <w:rFonts w:ascii="Arial Narrow" w:hAnsi="Arial Narrow" w:cs="Arial"/>
                <w:color w:val="auto"/>
                <w:sz w:val="16"/>
                <w:szCs w:val="16"/>
                <w:lang w:val="en-GB"/>
              </w:rPr>
            </w:pPr>
          </w:p>
          <w:p w14:paraId="6469546F" w14:textId="7E0AD08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3</w:t>
            </w:r>
          </w:p>
        </w:tc>
        <w:tc>
          <w:tcPr>
            <w:tcW w:w="418" w:type="dxa"/>
            <w:tcBorders>
              <w:top w:val="single" w:sz="6" w:space="0" w:color="auto"/>
              <w:left w:val="single" w:sz="6" w:space="0" w:color="auto"/>
              <w:bottom w:val="single" w:sz="6" w:space="0" w:color="auto"/>
              <w:right w:val="single" w:sz="6" w:space="0" w:color="auto"/>
            </w:tcBorders>
          </w:tcPr>
          <w:p w14:paraId="37D9203C" w14:textId="77777777" w:rsidR="006B0501" w:rsidRPr="00014E44" w:rsidRDefault="006B0501" w:rsidP="00DE1185">
            <w:pPr>
              <w:pStyle w:val="CellBodyCentered"/>
              <w:rPr>
                <w:rFonts w:ascii="Arial Narrow" w:hAnsi="Arial Narrow" w:cs="Arial"/>
                <w:color w:val="auto"/>
                <w:sz w:val="16"/>
                <w:szCs w:val="16"/>
                <w:lang w:val="en-GB"/>
              </w:rPr>
            </w:pPr>
          </w:p>
          <w:p w14:paraId="1FB66595"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14:paraId="7EFE0208" w14:textId="77777777" w:rsidTr="0038396C">
        <w:tc>
          <w:tcPr>
            <w:tcW w:w="3322" w:type="dxa"/>
            <w:tcBorders>
              <w:top w:val="single" w:sz="6" w:space="0" w:color="auto"/>
              <w:left w:val="single" w:sz="6" w:space="0" w:color="auto"/>
              <w:bottom w:val="single" w:sz="6" w:space="0" w:color="auto"/>
              <w:right w:val="single" w:sz="6" w:space="0" w:color="auto"/>
            </w:tcBorders>
          </w:tcPr>
          <w:p w14:paraId="13BF2335" w14:textId="77777777" w:rsidR="006B0501" w:rsidRPr="00014E44" w:rsidRDefault="006B0501" w:rsidP="00DE1185">
            <w:pPr>
              <w:pStyle w:val="CellBody"/>
              <w:rPr>
                <w:rFonts w:ascii="Arial Narrow" w:hAnsi="Arial Narrow" w:cs="Arial"/>
                <w:color w:val="auto"/>
                <w:sz w:val="16"/>
                <w:szCs w:val="16"/>
                <w:lang w:val="en-GB"/>
              </w:rPr>
            </w:pPr>
          </w:p>
          <w:p w14:paraId="26B668EB"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BB – BOILER BLOW DOWN</w:t>
            </w:r>
          </w:p>
          <w:p w14:paraId="3EE3CFD8"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44A96E74"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 - SPENT CAUSTIC</w:t>
            </w:r>
          </w:p>
          <w:p w14:paraId="32FF41F1"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CCS - CAUSTIC SODA </w:t>
            </w:r>
          </w:p>
          <w:p w14:paraId="39F434A9" w14:textId="1DC10622"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CHEM. INHIBITOR &amp; ANTISCALE</w:t>
            </w:r>
          </w:p>
          <w:p w14:paraId="689508B1"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DCS - DRAIN, CAUSTIC</w:t>
            </w:r>
          </w:p>
          <w:p w14:paraId="387B4B36"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DHC – DRAIN HYDROCARBONS   </w:t>
            </w:r>
          </w:p>
          <w:p w14:paraId="6305BAA8" w14:textId="381E8DCE"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6DD69CC4"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DLC – CHEMICAL DRAIN</w:t>
            </w:r>
          </w:p>
          <w:p w14:paraId="5D48EDF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DSL – DIESEL FUEL</w:t>
            </w:r>
          </w:p>
          <w:p w14:paraId="421F7A3E" w14:textId="0FFEEBCE"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NL – LOW PRESSURE</w:t>
            </w:r>
            <w:r w:rsidR="007C3745" w:rsidRPr="00014E44">
              <w:rPr>
                <w:rFonts w:ascii="Arial Narrow" w:hAnsi="Arial Narrow"/>
                <w:color w:val="auto"/>
                <w:szCs w:val="16"/>
              </w:rPr>
              <w:t xml:space="preserve"> </w:t>
            </w:r>
            <w:r w:rsidRPr="00014E44">
              <w:rPr>
                <w:rFonts w:ascii="Arial Narrow" w:hAnsi="Arial Narrow"/>
                <w:color w:val="auto"/>
                <w:szCs w:val="16"/>
              </w:rPr>
              <w:t>NITROGEN</w:t>
            </w:r>
          </w:p>
          <w:p w14:paraId="673B76FE" w14:textId="33E8BFD9"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PHC – PROCESS</w:t>
            </w:r>
            <w:r w:rsidR="007C3745" w:rsidRPr="00014E44">
              <w:rPr>
                <w:rFonts w:ascii="Arial Narrow" w:hAnsi="Arial Narrow"/>
                <w:color w:val="auto"/>
                <w:szCs w:val="16"/>
              </w:rPr>
              <w:t xml:space="preserve"> </w:t>
            </w:r>
            <w:r w:rsidRPr="00014E44">
              <w:rPr>
                <w:rFonts w:ascii="Arial Narrow" w:hAnsi="Arial Narrow"/>
                <w:color w:val="auto"/>
                <w:szCs w:val="16"/>
              </w:rPr>
              <w:t>HYDROCARBON</w:t>
            </w:r>
          </w:p>
          <w:p w14:paraId="6F50DCCA"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p>
          <w:p w14:paraId="228C3E9E" w14:textId="76F5203D"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 LOW</w:t>
            </w:r>
            <w:r w:rsidR="007C3745"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PRESSURE</w:t>
            </w:r>
          </w:p>
          <w:p w14:paraId="4DE05EFF" w14:textId="1447E3C5"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TM – CONDENSATE MEDIUM</w:t>
            </w:r>
            <w:r w:rsidR="007C3745"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PRESSURE</w:t>
            </w:r>
          </w:p>
          <w:p w14:paraId="33A9468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VE – EXHAUST AIR</w:t>
            </w:r>
          </w:p>
          <w:p w14:paraId="0002DC5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VU – UTILITY AIR, PLANT AIR      </w:t>
            </w:r>
          </w:p>
          <w:p w14:paraId="08CAE94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WD – POTABLE WATER </w:t>
            </w:r>
          </w:p>
          <w:p w14:paraId="6918F519" w14:textId="597F5746"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DEMINERALISED WATER</w:t>
            </w:r>
          </w:p>
          <w:p w14:paraId="7D7F9E1D"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WF – FIRE FIGHTING WATER</w:t>
            </w:r>
          </w:p>
          <w:p w14:paraId="23E1BD2B"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WHR – HOT WATER RETURN</w:t>
            </w:r>
          </w:p>
          <w:p w14:paraId="2622CD3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WHS – HOT WATER SUPPLY</w:t>
            </w:r>
          </w:p>
          <w:p w14:paraId="2026E84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p w14:paraId="0FAADCD1" w14:textId="7777777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WU – ULTILITY WATER</w:t>
            </w:r>
          </w:p>
          <w:p w14:paraId="28E607A8" w14:textId="77777777" w:rsidR="006B0501" w:rsidRPr="00014E44" w:rsidRDefault="006B0501" w:rsidP="00DE1185">
            <w:pPr>
              <w:pStyle w:val="TableText"/>
              <w:rPr>
                <w:rFonts w:ascii="Arial Narrow" w:hAnsi="Arial Narrow"/>
                <w:color w:val="auto"/>
                <w:szCs w:val="16"/>
              </w:rPr>
            </w:pPr>
          </w:p>
        </w:tc>
        <w:tc>
          <w:tcPr>
            <w:tcW w:w="720" w:type="dxa"/>
            <w:tcBorders>
              <w:top w:val="single" w:sz="6" w:space="0" w:color="auto"/>
              <w:left w:val="single" w:sz="6" w:space="0" w:color="auto"/>
              <w:bottom w:val="single" w:sz="6" w:space="0" w:color="auto"/>
              <w:right w:val="single" w:sz="6" w:space="0" w:color="auto"/>
            </w:tcBorders>
          </w:tcPr>
          <w:p w14:paraId="1BC087AF" w14:textId="77777777" w:rsidR="006B0501" w:rsidRPr="00014E44" w:rsidRDefault="006B0501" w:rsidP="00DE1185">
            <w:pPr>
              <w:pStyle w:val="CellBodyCentered"/>
              <w:rPr>
                <w:rFonts w:ascii="Arial Narrow" w:hAnsi="Arial Narrow" w:cs="Arial"/>
                <w:b/>
                <w:color w:val="auto"/>
                <w:sz w:val="16"/>
                <w:szCs w:val="16"/>
                <w:lang w:val="en-GB"/>
              </w:rPr>
            </w:pPr>
          </w:p>
          <w:p w14:paraId="4421FB46"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150H25</w:t>
            </w:r>
          </w:p>
          <w:p w14:paraId="66B176D5" w14:textId="77777777" w:rsidR="006B0501" w:rsidRPr="00014E44" w:rsidRDefault="006B0501" w:rsidP="00DE1185">
            <w:pPr>
              <w:pStyle w:val="CellBodyCentered"/>
              <w:rPr>
                <w:rFonts w:ascii="Arial Narrow" w:hAnsi="Arial Narrow" w:cs="Arial"/>
                <w:b/>
                <w:color w:val="auto"/>
                <w:sz w:val="16"/>
                <w:szCs w:val="16"/>
                <w:lang w:val="en-GB"/>
              </w:rPr>
            </w:pPr>
          </w:p>
          <w:p w14:paraId="4128B161" w14:textId="77777777" w:rsidR="006B0501" w:rsidRPr="00014E44" w:rsidRDefault="006B0501" w:rsidP="00DE1185">
            <w:pPr>
              <w:pStyle w:val="CellBodyCentered"/>
              <w:rPr>
                <w:rFonts w:ascii="Arial Narrow" w:hAnsi="Arial Narrow" w:cs="Arial"/>
                <w:b/>
                <w:color w:val="auto"/>
                <w:sz w:val="16"/>
                <w:szCs w:val="16"/>
                <w:lang w:val="en-GB"/>
              </w:rPr>
            </w:pPr>
          </w:p>
          <w:p w14:paraId="5129B493" w14:textId="77777777" w:rsidR="006B0501" w:rsidRPr="00014E44" w:rsidRDefault="006B0501" w:rsidP="00DE1185">
            <w:pPr>
              <w:pStyle w:val="CellBodyCentered"/>
              <w:rPr>
                <w:rFonts w:ascii="Arial Narrow" w:hAnsi="Arial Narrow" w:cs="Arial"/>
                <w:b/>
                <w:color w:val="auto"/>
                <w:sz w:val="16"/>
                <w:szCs w:val="16"/>
                <w:lang w:val="en-GB"/>
              </w:rPr>
            </w:pPr>
          </w:p>
          <w:p w14:paraId="4801392E" w14:textId="77777777" w:rsidR="006B0501" w:rsidRPr="00014E44" w:rsidRDefault="006B0501" w:rsidP="00DE1185">
            <w:pPr>
              <w:pStyle w:val="CellBodyCentered"/>
              <w:rPr>
                <w:rFonts w:ascii="Arial Narrow" w:hAnsi="Arial Narrow" w:cs="Arial"/>
                <w:b/>
                <w:color w:val="auto"/>
                <w:sz w:val="16"/>
                <w:szCs w:val="16"/>
                <w:lang w:val="en-GB"/>
              </w:rPr>
            </w:pPr>
          </w:p>
          <w:p w14:paraId="71FB6204" w14:textId="77777777" w:rsidR="006B0501" w:rsidRPr="00014E44" w:rsidRDefault="006B0501" w:rsidP="00DE1185">
            <w:pPr>
              <w:pStyle w:val="CellBodyCentered"/>
              <w:rPr>
                <w:rFonts w:ascii="Arial Narrow" w:hAnsi="Arial Narrow" w:cs="Arial"/>
                <w:b/>
                <w:color w:val="auto"/>
                <w:sz w:val="16"/>
                <w:szCs w:val="16"/>
                <w:lang w:val="en-GB"/>
              </w:rPr>
            </w:pPr>
          </w:p>
          <w:p w14:paraId="53EC1828" w14:textId="77777777" w:rsidR="006B0501" w:rsidRPr="00014E44" w:rsidRDefault="006B0501" w:rsidP="00DE1185">
            <w:pPr>
              <w:pStyle w:val="CellBodyCentered"/>
              <w:rPr>
                <w:rFonts w:ascii="Arial Narrow" w:hAnsi="Arial Narrow" w:cs="Arial"/>
                <w:b/>
                <w:color w:val="auto"/>
                <w:sz w:val="16"/>
                <w:szCs w:val="16"/>
                <w:lang w:val="en-GB"/>
              </w:rPr>
            </w:pPr>
          </w:p>
          <w:p w14:paraId="2367952B" w14:textId="77777777" w:rsidR="006B0501" w:rsidRPr="00014E44" w:rsidRDefault="006B0501" w:rsidP="00DE1185">
            <w:pPr>
              <w:pStyle w:val="CellBodyCentered"/>
              <w:rPr>
                <w:rFonts w:ascii="Arial Narrow" w:hAnsi="Arial Narrow" w:cs="Arial"/>
                <w:b/>
                <w:color w:val="auto"/>
                <w:sz w:val="16"/>
                <w:szCs w:val="16"/>
                <w:lang w:val="en-GB"/>
              </w:rPr>
            </w:pPr>
          </w:p>
          <w:p w14:paraId="4742CC99" w14:textId="77777777" w:rsidR="006B0501" w:rsidRPr="00014E44" w:rsidRDefault="006B0501" w:rsidP="00DE1185">
            <w:pPr>
              <w:pStyle w:val="CellBodyCentered"/>
              <w:rPr>
                <w:rFonts w:ascii="Arial Narrow" w:hAnsi="Arial Narrow" w:cs="Arial"/>
                <w:b/>
                <w:color w:val="auto"/>
                <w:sz w:val="16"/>
                <w:szCs w:val="16"/>
                <w:lang w:val="en-GB"/>
              </w:rPr>
            </w:pPr>
          </w:p>
          <w:p w14:paraId="2CD67DA6" w14:textId="77777777" w:rsidR="006B0501" w:rsidRPr="00014E44" w:rsidRDefault="006B0501" w:rsidP="00DE1185">
            <w:pPr>
              <w:pStyle w:val="CellBodyCentered"/>
              <w:rPr>
                <w:rFonts w:ascii="Arial Narrow" w:hAnsi="Arial Narrow" w:cs="Arial"/>
                <w:b/>
                <w:color w:val="auto"/>
                <w:sz w:val="16"/>
                <w:szCs w:val="16"/>
                <w:lang w:val="en-GB"/>
              </w:rPr>
            </w:pPr>
          </w:p>
          <w:p w14:paraId="25E76E00" w14:textId="77777777" w:rsidR="006B0501" w:rsidRPr="00014E44" w:rsidRDefault="006B0501" w:rsidP="00DE1185">
            <w:pPr>
              <w:pStyle w:val="CellBodyCentered"/>
              <w:rPr>
                <w:rFonts w:ascii="Arial Narrow" w:hAnsi="Arial Narrow" w:cs="Arial"/>
                <w:b/>
                <w:color w:val="auto"/>
                <w:sz w:val="16"/>
                <w:szCs w:val="16"/>
                <w:lang w:val="en-GB"/>
              </w:rPr>
            </w:pPr>
          </w:p>
          <w:p w14:paraId="4CBBC95D" w14:textId="77777777" w:rsidR="006B0501" w:rsidRPr="00014E44" w:rsidRDefault="006B0501" w:rsidP="00DE1185">
            <w:pPr>
              <w:pStyle w:val="CellBodyCentered"/>
              <w:rPr>
                <w:rFonts w:ascii="Arial Narrow" w:hAnsi="Arial Narrow" w:cs="Arial"/>
                <w:b/>
                <w:color w:val="auto"/>
                <w:sz w:val="16"/>
                <w:szCs w:val="16"/>
                <w:lang w:val="en-GB"/>
              </w:rPr>
            </w:pPr>
          </w:p>
          <w:p w14:paraId="458B38D4" w14:textId="77777777" w:rsidR="006B0501" w:rsidRPr="00014E44" w:rsidRDefault="006B0501" w:rsidP="00DE1185">
            <w:pPr>
              <w:pStyle w:val="CellBodyCentered"/>
              <w:rPr>
                <w:rFonts w:ascii="Arial Narrow" w:hAnsi="Arial Narrow" w:cs="Arial"/>
                <w:b/>
                <w:color w:val="auto"/>
                <w:sz w:val="16"/>
                <w:szCs w:val="16"/>
                <w:lang w:val="en-GB"/>
              </w:rPr>
            </w:pPr>
          </w:p>
          <w:p w14:paraId="413885B2" w14:textId="77777777" w:rsidR="006B0501" w:rsidRPr="00014E44" w:rsidRDefault="006B0501" w:rsidP="00DE1185">
            <w:pPr>
              <w:pStyle w:val="CellBodyCentered"/>
              <w:rPr>
                <w:rFonts w:ascii="Arial Narrow" w:hAnsi="Arial Narrow" w:cs="Arial"/>
                <w:b/>
                <w:color w:val="auto"/>
                <w:sz w:val="16"/>
                <w:szCs w:val="16"/>
                <w:lang w:val="en-GB"/>
              </w:rPr>
            </w:pPr>
          </w:p>
          <w:p w14:paraId="1D99936B" w14:textId="77777777" w:rsidR="006B0501" w:rsidRPr="00014E44" w:rsidRDefault="006B0501" w:rsidP="00DE1185">
            <w:pPr>
              <w:pStyle w:val="CellBodyCentered"/>
              <w:rPr>
                <w:rFonts w:ascii="Arial Narrow" w:hAnsi="Arial Narrow" w:cs="Arial"/>
                <w:b/>
                <w:color w:val="auto"/>
                <w:sz w:val="16"/>
                <w:szCs w:val="16"/>
                <w:lang w:val="en-GB"/>
              </w:rPr>
            </w:pPr>
          </w:p>
          <w:p w14:paraId="5A762070" w14:textId="77777777" w:rsidR="006B0501" w:rsidRPr="00014E44" w:rsidRDefault="006B0501" w:rsidP="00DE1185">
            <w:pPr>
              <w:pStyle w:val="CellBodyCentered"/>
              <w:rPr>
                <w:rFonts w:ascii="Arial Narrow" w:hAnsi="Arial Narrow" w:cs="Arial"/>
                <w:b/>
                <w:color w:val="auto"/>
                <w:sz w:val="16"/>
                <w:szCs w:val="16"/>
                <w:lang w:val="en-GB"/>
              </w:rPr>
            </w:pPr>
          </w:p>
          <w:p w14:paraId="683FB456" w14:textId="77777777" w:rsidR="006B0501" w:rsidRPr="00014E44" w:rsidRDefault="006B0501" w:rsidP="00DE1185">
            <w:pPr>
              <w:pStyle w:val="CellBodyCentered"/>
              <w:rPr>
                <w:rFonts w:ascii="Arial Narrow" w:hAnsi="Arial Narrow" w:cs="Arial"/>
                <w:b/>
                <w:color w:val="auto"/>
                <w:sz w:val="16"/>
                <w:szCs w:val="16"/>
                <w:lang w:val="en-GB"/>
              </w:rPr>
            </w:pPr>
          </w:p>
          <w:p w14:paraId="439B9B6A" w14:textId="77777777" w:rsidR="006B0501" w:rsidRPr="00014E44" w:rsidRDefault="006B0501" w:rsidP="00DE1185">
            <w:pPr>
              <w:pStyle w:val="CellBodyCentered"/>
              <w:rPr>
                <w:rFonts w:ascii="Arial Narrow" w:hAnsi="Arial Narrow" w:cs="Arial"/>
                <w:b/>
                <w:color w:val="auto"/>
                <w:sz w:val="16"/>
                <w:szCs w:val="16"/>
                <w:lang w:val="en-GB"/>
              </w:rPr>
            </w:pPr>
          </w:p>
          <w:p w14:paraId="6AB8136E" w14:textId="77777777" w:rsidR="006B0501" w:rsidRPr="00014E44" w:rsidRDefault="006B0501" w:rsidP="00DE1185">
            <w:pPr>
              <w:pStyle w:val="CellBodyCentered"/>
              <w:rPr>
                <w:rFonts w:ascii="Arial Narrow" w:hAnsi="Arial Narrow" w:cs="Arial"/>
                <w:b/>
                <w:color w:val="auto"/>
                <w:sz w:val="16"/>
                <w:szCs w:val="16"/>
                <w:lang w:val="en-GB"/>
              </w:rPr>
            </w:pPr>
          </w:p>
          <w:p w14:paraId="039941E9" w14:textId="77777777" w:rsidR="006B0501" w:rsidRPr="00014E44" w:rsidRDefault="006B0501" w:rsidP="00DE1185">
            <w:pPr>
              <w:pStyle w:val="CellBodyCentered"/>
              <w:rPr>
                <w:rFonts w:ascii="Arial Narrow" w:hAnsi="Arial Narrow" w:cs="Arial"/>
                <w:b/>
                <w:color w:val="auto"/>
                <w:sz w:val="16"/>
                <w:szCs w:val="16"/>
                <w:lang w:val="en-GB"/>
              </w:rPr>
            </w:pPr>
          </w:p>
          <w:p w14:paraId="0539AA41" w14:textId="77777777" w:rsidR="006B0501" w:rsidRPr="00014E44" w:rsidRDefault="006B0501" w:rsidP="00DE1185">
            <w:pPr>
              <w:pStyle w:val="CellBodyCentered"/>
              <w:rPr>
                <w:rFonts w:ascii="Arial Narrow" w:hAnsi="Arial Narrow" w:cs="Arial"/>
                <w:b/>
                <w:color w:val="auto"/>
                <w:sz w:val="16"/>
                <w:szCs w:val="16"/>
                <w:lang w:val="en-GB"/>
              </w:rPr>
            </w:pPr>
          </w:p>
          <w:p w14:paraId="08928201" w14:textId="77777777" w:rsidR="006B0501" w:rsidRPr="00014E44" w:rsidRDefault="006B0501" w:rsidP="00DE1185">
            <w:pPr>
              <w:pStyle w:val="CellBodyCentered"/>
              <w:rPr>
                <w:rFonts w:ascii="Arial Narrow" w:hAnsi="Arial Narrow" w:cs="Arial"/>
                <w:b/>
                <w:color w:val="auto"/>
                <w:sz w:val="16"/>
                <w:szCs w:val="16"/>
                <w:lang w:val="en-GB"/>
              </w:rPr>
            </w:pPr>
          </w:p>
          <w:p w14:paraId="1A18DCC1" w14:textId="77777777" w:rsidR="006B0501" w:rsidRPr="00014E44" w:rsidRDefault="006B0501" w:rsidP="00DE1185">
            <w:pPr>
              <w:pStyle w:val="CellBodyCentered"/>
              <w:rPr>
                <w:rFonts w:ascii="Arial Narrow" w:hAnsi="Arial Narrow" w:cs="Arial"/>
                <w:b/>
                <w:color w:val="auto"/>
                <w:sz w:val="16"/>
                <w:szCs w:val="16"/>
                <w:lang w:val="en-GB"/>
              </w:rPr>
            </w:pPr>
          </w:p>
          <w:p w14:paraId="57D255E8" w14:textId="068ADA5B" w:rsidR="006B0501" w:rsidRPr="00014E44" w:rsidRDefault="006B0501"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3B368377" w14:textId="77777777" w:rsidR="006B0501" w:rsidRPr="00014E44" w:rsidRDefault="006B0501" w:rsidP="00DE1185">
            <w:pPr>
              <w:pStyle w:val="CellBodyCentered"/>
              <w:rPr>
                <w:rFonts w:ascii="Arial Narrow" w:hAnsi="Arial Narrow" w:cs="Arial"/>
                <w:color w:val="auto"/>
                <w:sz w:val="16"/>
                <w:szCs w:val="16"/>
                <w:lang w:val="en-GB"/>
              </w:rPr>
            </w:pPr>
          </w:p>
          <w:p w14:paraId="355E526F"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7E8D3CDE" w14:textId="77777777" w:rsidR="006B0501" w:rsidRPr="00014E44" w:rsidRDefault="006B0501" w:rsidP="00DE1185">
            <w:pPr>
              <w:pStyle w:val="CellBodyCentered"/>
              <w:rPr>
                <w:rFonts w:ascii="Arial Narrow" w:hAnsi="Arial Narrow" w:cs="Arial"/>
                <w:color w:val="auto"/>
                <w:sz w:val="16"/>
                <w:szCs w:val="16"/>
                <w:lang w:val="en-GB"/>
              </w:rPr>
            </w:pPr>
          </w:p>
          <w:p w14:paraId="40C85B8F" w14:textId="457FE1A2" w:rsidR="006B0501" w:rsidRPr="00014E44" w:rsidRDefault="007C3745" w:rsidP="00DE1185">
            <w:pPr>
              <w:pStyle w:val="CellBodyCentered"/>
              <w:rPr>
                <w:rFonts w:ascii="Arial Narrow" w:hAnsi="Arial Narrow" w:cs="Arial"/>
                <w:color w:val="auto"/>
                <w:sz w:val="16"/>
                <w:szCs w:val="16"/>
                <w:rPrChange w:id="4526" w:author="Zhunisbayev, Olzhasbek A [Bolashak Atyrau Limited]" w:date="2022-09-18T20:40:00Z">
                  <w:rPr>
                    <w:rFonts w:ascii="Arial" w:hAnsi="Arial" w:cs="Arial"/>
                    <w:color w:val="auto"/>
                    <w:sz w:val="16"/>
                    <w:szCs w:val="16"/>
                    <w:lang w:val="ru-RU"/>
                  </w:rPr>
                </w:rPrChange>
              </w:rPr>
            </w:pPr>
            <w:r w:rsidRPr="00014E44">
              <w:rPr>
                <w:rFonts w:ascii="Arial Narrow" w:hAnsi="Arial Narrow" w:cs="Arial"/>
                <w:color w:val="auto"/>
                <w:sz w:val="16"/>
                <w:szCs w:val="16"/>
                <w:lang w:val="en-GB"/>
              </w:rPr>
              <w:t>LTCS</w:t>
            </w:r>
          </w:p>
          <w:p w14:paraId="616D5104" w14:textId="77777777" w:rsidR="006B0501" w:rsidRPr="00014E44" w:rsidRDefault="006B0501" w:rsidP="00DE1185">
            <w:pPr>
              <w:pStyle w:val="CellBodyCentered"/>
              <w:rPr>
                <w:rFonts w:ascii="Arial Narrow" w:hAnsi="Arial Narrow" w:cs="Arial"/>
                <w:color w:val="auto"/>
                <w:sz w:val="16"/>
                <w:szCs w:val="16"/>
                <w:rPrChange w:id="4527" w:author="Zhunisbayev, Olzhasbek A [Bolashak Atyrau Limited]" w:date="2022-09-18T20:40:00Z">
                  <w:rPr>
                    <w:rFonts w:ascii="Arial" w:hAnsi="Arial" w:cs="Arial"/>
                    <w:color w:val="auto"/>
                    <w:sz w:val="16"/>
                    <w:szCs w:val="16"/>
                    <w:lang w:val="ru-RU"/>
                  </w:rPr>
                </w:rPrChange>
              </w:rPr>
            </w:pPr>
          </w:p>
          <w:p w14:paraId="39C9FF03" w14:textId="77777777" w:rsidR="006B0501" w:rsidRPr="00014E44" w:rsidRDefault="006B0501" w:rsidP="00DE1185">
            <w:pPr>
              <w:pStyle w:val="CellBodyCentered"/>
              <w:rPr>
                <w:rFonts w:ascii="Arial Narrow" w:hAnsi="Arial Narrow" w:cs="Arial"/>
                <w:color w:val="auto"/>
                <w:sz w:val="16"/>
                <w:szCs w:val="16"/>
                <w:rPrChange w:id="4528" w:author="Zhunisbayev, Olzhasbek A [Bolashak Atyrau Limited]" w:date="2022-09-18T20:40:00Z">
                  <w:rPr>
                    <w:rFonts w:ascii="Arial" w:hAnsi="Arial" w:cs="Arial"/>
                    <w:color w:val="auto"/>
                    <w:sz w:val="16"/>
                    <w:szCs w:val="16"/>
                    <w:lang w:val="ru-RU"/>
                  </w:rPr>
                </w:rPrChange>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rPrChange w:id="4529" w:author="Zhunisbayev, Olzhasbek A [Bolashak Atyrau Limited]" w:date="2022-09-18T20:40:00Z">
                  <w:rPr>
                    <w:rFonts w:ascii="Arial" w:hAnsi="Arial" w:cs="Arial"/>
                    <w:color w:val="auto"/>
                    <w:sz w:val="16"/>
                    <w:szCs w:val="16"/>
                    <w:lang w:val="ru-RU"/>
                  </w:rPr>
                </w:rPrChange>
              </w:rPr>
              <w:t>1</w:t>
            </w:r>
          </w:p>
          <w:p w14:paraId="6F79D37D" w14:textId="77777777" w:rsidR="006B0501" w:rsidRPr="00014E44" w:rsidRDefault="006B0501" w:rsidP="00DE1185">
            <w:pPr>
              <w:pStyle w:val="CellBodyCentered"/>
              <w:rPr>
                <w:rFonts w:ascii="Arial Narrow" w:hAnsi="Arial Narrow" w:cs="Arial"/>
                <w:color w:val="auto"/>
                <w:sz w:val="16"/>
                <w:szCs w:val="16"/>
                <w:rPrChange w:id="4530" w:author="Zhunisbayev, Olzhasbek A [Bolashak Atyrau Limited]" w:date="2022-09-18T20:40:00Z">
                  <w:rPr>
                    <w:rFonts w:ascii="Arial" w:hAnsi="Arial" w:cs="Arial"/>
                    <w:color w:val="auto"/>
                    <w:sz w:val="16"/>
                    <w:szCs w:val="16"/>
                    <w:lang w:val="ru-RU"/>
                  </w:rPr>
                </w:rPrChange>
              </w:rPr>
            </w:pPr>
          </w:p>
          <w:p w14:paraId="2FA67833" w14:textId="77777777" w:rsidR="006B0501" w:rsidRPr="00014E44" w:rsidRDefault="006B0501" w:rsidP="00DE1185">
            <w:pPr>
              <w:pStyle w:val="CellBodyCentered"/>
              <w:rPr>
                <w:rFonts w:ascii="Arial Narrow" w:hAnsi="Arial Narrow" w:cs="Arial"/>
                <w:color w:val="auto"/>
                <w:sz w:val="16"/>
                <w:szCs w:val="16"/>
                <w:rPrChange w:id="4531" w:author="Zhunisbayev, Olzhasbek A [Bolashak Atyrau Limited]" w:date="2022-09-18T20:40:00Z">
                  <w:rPr>
                    <w:rFonts w:ascii="Arial" w:hAnsi="Arial" w:cs="Arial"/>
                    <w:color w:val="auto"/>
                    <w:sz w:val="16"/>
                    <w:szCs w:val="16"/>
                    <w:lang w:val="ru-RU"/>
                  </w:rPr>
                </w:rPrChange>
              </w:rPr>
            </w:pPr>
          </w:p>
          <w:p w14:paraId="767C9262" w14:textId="77777777" w:rsidR="006B0501" w:rsidRPr="00014E44" w:rsidRDefault="006B0501" w:rsidP="00DE1185">
            <w:pPr>
              <w:pStyle w:val="CellBodyCentered"/>
              <w:rPr>
                <w:rFonts w:ascii="Arial Narrow" w:hAnsi="Arial Narrow" w:cs="Arial"/>
                <w:color w:val="auto"/>
                <w:sz w:val="16"/>
                <w:szCs w:val="16"/>
                <w:rPrChange w:id="4532" w:author="Zhunisbayev, Olzhasbek A [Bolashak Atyrau Limited]" w:date="2022-09-18T20:40:00Z">
                  <w:rPr>
                    <w:rFonts w:ascii="Arial" w:hAnsi="Arial" w:cs="Arial"/>
                    <w:color w:val="auto"/>
                    <w:sz w:val="16"/>
                    <w:szCs w:val="16"/>
                    <w:lang w:val="ru-RU"/>
                  </w:rPr>
                </w:rPrChange>
              </w:rPr>
            </w:pPr>
          </w:p>
          <w:p w14:paraId="7B49028C" w14:textId="77777777" w:rsidR="006B0501" w:rsidRPr="00014E44" w:rsidRDefault="006B0501" w:rsidP="00DE1185">
            <w:pPr>
              <w:pStyle w:val="CellBodyCentered"/>
              <w:rPr>
                <w:rFonts w:ascii="Arial Narrow" w:hAnsi="Arial Narrow" w:cs="Arial"/>
                <w:color w:val="auto"/>
                <w:sz w:val="16"/>
                <w:szCs w:val="16"/>
                <w:rPrChange w:id="4533" w:author="Zhunisbayev, Olzhasbek A [Bolashak Atyrau Limited]" w:date="2022-09-18T20:40:00Z">
                  <w:rPr>
                    <w:rFonts w:ascii="Arial" w:hAnsi="Arial" w:cs="Arial"/>
                    <w:color w:val="auto"/>
                    <w:sz w:val="16"/>
                    <w:szCs w:val="16"/>
                    <w:lang w:val="ru-RU"/>
                  </w:rPr>
                </w:rPrChange>
              </w:rPr>
            </w:pPr>
          </w:p>
          <w:p w14:paraId="33CC093F" w14:textId="77777777" w:rsidR="006B0501" w:rsidRPr="00014E44" w:rsidRDefault="006B0501" w:rsidP="00DE1185">
            <w:pPr>
              <w:pStyle w:val="CellBodyCentered"/>
              <w:rPr>
                <w:rFonts w:ascii="Arial Narrow" w:hAnsi="Arial Narrow" w:cs="Arial"/>
                <w:color w:val="auto"/>
                <w:sz w:val="16"/>
                <w:szCs w:val="16"/>
                <w:rPrChange w:id="4534" w:author="Zhunisbayev, Olzhasbek A [Bolashak Atyrau Limited]" w:date="2022-09-18T20:40:00Z">
                  <w:rPr>
                    <w:rFonts w:ascii="Arial" w:hAnsi="Arial" w:cs="Arial"/>
                    <w:color w:val="auto"/>
                    <w:sz w:val="16"/>
                    <w:szCs w:val="16"/>
                    <w:lang w:val="ru-RU"/>
                  </w:rPr>
                </w:rPrChange>
              </w:rPr>
            </w:pPr>
          </w:p>
          <w:p w14:paraId="439A60D3" w14:textId="77777777" w:rsidR="006B0501" w:rsidRPr="00014E44" w:rsidRDefault="006B0501" w:rsidP="00DE1185">
            <w:pPr>
              <w:pStyle w:val="CellBodyCentered"/>
              <w:rPr>
                <w:rFonts w:ascii="Arial Narrow" w:hAnsi="Arial Narrow" w:cs="Arial"/>
                <w:color w:val="auto"/>
                <w:sz w:val="16"/>
                <w:szCs w:val="16"/>
                <w:rPrChange w:id="4535" w:author="Zhunisbayev, Olzhasbek A [Bolashak Atyrau Limited]" w:date="2022-09-18T20:40:00Z">
                  <w:rPr>
                    <w:rFonts w:ascii="Arial" w:hAnsi="Arial" w:cs="Arial"/>
                    <w:color w:val="auto"/>
                    <w:sz w:val="16"/>
                    <w:szCs w:val="16"/>
                    <w:lang w:val="ru-RU"/>
                  </w:rPr>
                </w:rPrChange>
              </w:rPr>
            </w:pPr>
          </w:p>
          <w:p w14:paraId="3B4C32FC" w14:textId="77777777" w:rsidR="006B0501" w:rsidRPr="00014E44" w:rsidRDefault="006B0501" w:rsidP="00DE1185">
            <w:pPr>
              <w:pStyle w:val="CellBodyCentered"/>
              <w:rPr>
                <w:rFonts w:ascii="Arial Narrow" w:hAnsi="Arial Narrow" w:cs="Arial"/>
                <w:color w:val="auto"/>
                <w:sz w:val="16"/>
                <w:szCs w:val="16"/>
                <w:rPrChange w:id="4536" w:author="Zhunisbayev, Olzhasbek A [Bolashak Atyrau Limited]" w:date="2022-09-18T20:40:00Z">
                  <w:rPr>
                    <w:rFonts w:ascii="Arial" w:hAnsi="Arial" w:cs="Arial"/>
                    <w:color w:val="auto"/>
                    <w:sz w:val="16"/>
                    <w:szCs w:val="16"/>
                    <w:lang w:val="ru-RU"/>
                  </w:rPr>
                </w:rPrChange>
              </w:rPr>
            </w:pPr>
          </w:p>
          <w:p w14:paraId="11CF10E6" w14:textId="77777777" w:rsidR="006B0501" w:rsidRPr="00014E44" w:rsidRDefault="006B0501" w:rsidP="00DE1185">
            <w:pPr>
              <w:pStyle w:val="CellBodyCentered"/>
              <w:rPr>
                <w:rFonts w:ascii="Arial Narrow" w:hAnsi="Arial Narrow" w:cs="Arial"/>
                <w:color w:val="auto"/>
                <w:sz w:val="16"/>
                <w:szCs w:val="16"/>
                <w:rPrChange w:id="4537" w:author="Zhunisbayev, Olzhasbek A [Bolashak Atyrau Limited]" w:date="2022-09-18T20:40:00Z">
                  <w:rPr>
                    <w:rFonts w:ascii="Arial" w:hAnsi="Arial" w:cs="Arial"/>
                    <w:color w:val="auto"/>
                    <w:sz w:val="16"/>
                    <w:szCs w:val="16"/>
                    <w:lang w:val="ru-RU"/>
                  </w:rPr>
                </w:rPrChange>
              </w:rPr>
            </w:pPr>
          </w:p>
          <w:p w14:paraId="12479432" w14:textId="77777777" w:rsidR="006B0501" w:rsidRPr="00014E44" w:rsidRDefault="006B0501" w:rsidP="00DE1185">
            <w:pPr>
              <w:pStyle w:val="CellBodyCentered"/>
              <w:rPr>
                <w:rFonts w:ascii="Arial Narrow" w:hAnsi="Arial Narrow" w:cs="Arial"/>
                <w:color w:val="auto"/>
                <w:sz w:val="16"/>
                <w:szCs w:val="16"/>
                <w:rPrChange w:id="4538" w:author="Zhunisbayev, Olzhasbek A [Bolashak Atyrau Limited]" w:date="2022-09-18T20:40:00Z">
                  <w:rPr>
                    <w:rFonts w:ascii="Arial" w:hAnsi="Arial" w:cs="Arial"/>
                    <w:color w:val="auto"/>
                    <w:sz w:val="16"/>
                    <w:szCs w:val="16"/>
                    <w:lang w:val="ru-RU"/>
                  </w:rPr>
                </w:rPrChange>
              </w:rPr>
            </w:pPr>
          </w:p>
          <w:p w14:paraId="16BE0AFA" w14:textId="77777777" w:rsidR="006B0501" w:rsidRPr="00014E44" w:rsidRDefault="006B0501" w:rsidP="00DE1185">
            <w:pPr>
              <w:pStyle w:val="CellBodyCentered"/>
              <w:rPr>
                <w:rFonts w:ascii="Arial Narrow" w:hAnsi="Arial Narrow" w:cs="Arial"/>
                <w:color w:val="auto"/>
                <w:sz w:val="16"/>
                <w:szCs w:val="16"/>
                <w:rPrChange w:id="4539" w:author="Zhunisbayev, Olzhasbek A [Bolashak Atyrau Limited]" w:date="2022-09-18T20:40:00Z">
                  <w:rPr>
                    <w:rFonts w:ascii="Arial" w:hAnsi="Arial" w:cs="Arial"/>
                    <w:color w:val="auto"/>
                    <w:sz w:val="16"/>
                    <w:szCs w:val="16"/>
                    <w:lang w:val="ru-RU"/>
                  </w:rPr>
                </w:rPrChange>
              </w:rPr>
            </w:pPr>
          </w:p>
          <w:p w14:paraId="2205B498" w14:textId="77777777" w:rsidR="006B0501" w:rsidRPr="00014E44" w:rsidRDefault="006B0501" w:rsidP="00DE1185">
            <w:pPr>
              <w:pStyle w:val="CellBodyCentered"/>
              <w:rPr>
                <w:rFonts w:ascii="Arial Narrow" w:hAnsi="Arial Narrow" w:cs="Arial"/>
                <w:color w:val="auto"/>
                <w:sz w:val="16"/>
                <w:szCs w:val="16"/>
                <w:rPrChange w:id="4540" w:author="Zhunisbayev, Olzhasbek A [Bolashak Atyrau Limited]" w:date="2022-09-18T20:40:00Z">
                  <w:rPr>
                    <w:rFonts w:ascii="Arial" w:hAnsi="Arial" w:cs="Arial"/>
                    <w:color w:val="auto"/>
                    <w:sz w:val="16"/>
                    <w:szCs w:val="16"/>
                    <w:lang w:val="ru-RU"/>
                  </w:rPr>
                </w:rPrChange>
              </w:rPr>
            </w:pPr>
          </w:p>
          <w:p w14:paraId="5AE72FE6" w14:textId="77777777" w:rsidR="006B0501" w:rsidRPr="00014E44" w:rsidRDefault="006B0501" w:rsidP="00DE1185">
            <w:pPr>
              <w:pStyle w:val="CellBodyCentered"/>
              <w:rPr>
                <w:rFonts w:ascii="Arial Narrow" w:hAnsi="Arial Narrow" w:cs="Arial"/>
                <w:color w:val="auto"/>
                <w:sz w:val="16"/>
                <w:szCs w:val="16"/>
                <w:rPrChange w:id="4541" w:author="Zhunisbayev, Olzhasbek A [Bolashak Atyrau Limited]" w:date="2022-09-18T20:40:00Z">
                  <w:rPr>
                    <w:rFonts w:ascii="Arial" w:hAnsi="Arial" w:cs="Arial"/>
                    <w:color w:val="auto"/>
                    <w:sz w:val="16"/>
                    <w:szCs w:val="16"/>
                    <w:lang w:val="ru-RU"/>
                  </w:rPr>
                </w:rPrChange>
              </w:rPr>
            </w:pPr>
          </w:p>
          <w:p w14:paraId="628C13D6" w14:textId="77777777" w:rsidR="006B0501" w:rsidRPr="00014E44" w:rsidRDefault="006B0501" w:rsidP="00DE1185">
            <w:pPr>
              <w:pStyle w:val="CellBodyCentered"/>
              <w:rPr>
                <w:rFonts w:ascii="Arial Narrow" w:hAnsi="Arial Narrow" w:cs="Arial"/>
                <w:color w:val="auto"/>
                <w:sz w:val="16"/>
                <w:szCs w:val="16"/>
                <w:rPrChange w:id="4542" w:author="Zhunisbayev, Olzhasbek A [Bolashak Atyrau Limited]" w:date="2022-09-18T20:40:00Z">
                  <w:rPr>
                    <w:rFonts w:ascii="Arial" w:hAnsi="Arial" w:cs="Arial"/>
                    <w:color w:val="auto"/>
                    <w:sz w:val="16"/>
                    <w:szCs w:val="16"/>
                    <w:lang w:val="ru-RU"/>
                  </w:rPr>
                </w:rPrChange>
              </w:rPr>
            </w:pPr>
          </w:p>
          <w:p w14:paraId="44B0A0B6" w14:textId="77777777" w:rsidR="006B0501" w:rsidRPr="00014E44" w:rsidRDefault="006B0501" w:rsidP="00DE1185">
            <w:pPr>
              <w:pStyle w:val="CellBodyCentered"/>
              <w:rPr>
                <w:rFonts w:ascii="Arial Narrow" w:hAnsi="Arial Narrow" w:cs="Arial"/>
                <w:color w:val="auto"/>
                <w:sz w:val="16"/>
                <w:szCs w:val="16"/>
                <w:rPrChange w:id="4543" w:author="Zhunisbayev, Olzhasbek A [Bolashak Atyrau Limited]" w:date="2022-09-18T20:40:00Z">
                  <w:rPr>
                    <w:rFonts w:ascii="Arial" w:hAnsi="Arial" w:cs="Arial"/>
                    <w:color w:val="auto"/>
                    <w:sz w:val="16"/>
                    <w:szCs w:val="16"/>
                    <w:lang w:val="ru-RU"/>
                  </w:rPr>
                </w:rPrChange>
              </w:rPr>
            </w:pPr>
          </w:p>
          <w:p w14:paraId="71E2F480" w14:textId="77777777" w:rsidR="006B0501" w:rsidRPr="00014E44" w:rsidRDefault="006B0501" w:rsidP="00DE1185">
            <w:pPr>
              <w:pStyle w:val="CellBodyCentered"/>
              <w:rPr>
                <w:rFonts w:ascii="Arial Narrow" w:hAnsi="Arial Narrow" w:cs="Arial"/>
                <w:color w:val="auto"/>
                <w:sz w:val="16"/>
                <w:szCs w:val="16"/>
                <w:rPrChange w:id="4544" w:author="Zhunisbayev, Olzhasbek A [Bolashak Atyrau Limited]" w:date="2022-09-18T20:40:00Z">
                  <w:rPr>
                    <w:rFonts w:ascii="Arial" w:hAnsi="Arial" w:cs="Arial"/>
                    <w:color w:val="auto"/>
                    <w:sz w:val="16"/>
                    <w:szCs w:val="16"/>
                    <w:lang w:val="ru-RU"/>
                  </w:rPr>
                </w:rPrChange>
              </w:rPr>
            </w:pPr>
          </w:p>
          <w:p w14:paraId="01E04823" w14:textId="77777777" w:rsidR="006B0501" w:rsidRPr="00014E44" w:rsidRDefault="006B0501" w:rsidP="00DE1185">
            <w:pPr>
              <w:pStyle w:val="CellBodyCentered"/>
              <w:rPr>
                <w:rFonts w:ascii="Arial Narrow" w:hAnsi="Arial Narrow" w:cs="Arial"/>
                <w:color w:val="auto"/>
                <w:sz w:val="16"/>
                <w:szCs w:val="16"/>
                <w:rPrChange w:id="4545" w:author="Zhunisbayev, Olzhasbek A [Bolashak Atyrau Limited]" w:date="2022-09-18T20:40:00Z">
                  <w:rPr>
                    <w:rFonts w:ascii="Arial" w:hAnsi="Arial" w:cs="Arial"/>
                    <w:color w:val="auto"/>
                    <w:sz w:val="16"/>
                    <w:szCs w:val="16"/>
                    <w:lang w:val="ru-RU"/>
                  </w:rPr>
                </w:rPrChange>
              </w:rPr>
            </w:pPr>
          </w:p>
          <w:p w14:paraId="1548F9E6" w14:textId="175DFE25" w:rsidR="006B0501" w:rsidRPr="00014E44" w:rsidRDefault="006B0501" w:rsidP="00DE1185">
            <w:pPr>
              <w:pStyle w:val="CellBodyCentered"/>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2BA79DEF" w14:textId="77777777" w:rsidR="006B0501" w:rsidRPr="00014E44" w:rsidRDefault="006B0501" w:rsidP="00DE1185">
            <w:pPr>
              <w:pStyle w:val="CellBodyCentered"/>
              <w:rPr>
                <w:rFonts w:ascii="Arial Narrow" w:hAnsi="Arial Narrow" w:cs="Arial"/>
                <w:color w:val="auto"/>
                <w:sz w:val="16"/>
                <w:szCs w:val="16"/>
                <w:lang w:val="en-GB"/>
              </w:rPr>
            </w:pPr>
          </w:p>
          <w:p w14:paraId="3CAE3581" w14:textId="2199F15B"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3D286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p w14:paraId="6DA80187" w14:textId="77777777" w:rsidR="006B0501" w:rsidRPr="00014E44" w:rsidRDefault="006B0501" w:rsidP="00DE1185">
            <w:pPr>
              <w:pStyle w:val="CellBodyCentered"/>
              <w:rPr>
                <w:rFonts w:ascii="Arial Narrow" w:hAnsi="Arial Narrow" w:cs="Arial"/>
                <w:color w:val="auto"/>
                <w:sz w:val="16"/>
                <w:szCs w:val="16"/>
                <w:lang w:val="en-GB"/>
              </w:rPr>
            </w:pPr>
          </w:p>
          <w:p w14:paraId="2561135A" w14:textId="77777777" w:rsidR="006B0501" w:rsidRPr="00014E44" w:rsidRDefault="006B0501" w:rsidP="00DE1185">
            <w:pPr>
              <w:pStyle w:val="CellBodyCentered"/>
              <w:rPr>
                <w:rFonts w:ascii="Arial Narrow" w:hAnsi="Arial Narrow" w:cs="Arial"/>
                <w:color w:val="auto"/>
                <w:sz w:val="16"/>
                <w:szCs w:val="16"/>
                <w:lang w:val="en-GB"/>
              </w:rPr>
            </w:pPr>
          </w:p>
          <w:p w14:paraId="0A710814" w14:textId="77777777" w:rsidR="006B0501" w:rsidRPr="00014E44" w:rsidRDefault="006B0501" w:rsidP="00DE1185">
            <w:pPr>
              <w:pStyle w:val="CellBodyCentered"/>
              <w:rPr>
                <w:rFonts w:ascii="Arial Narrow" w:hAnsi="Arial Narrow" w:cs="Arial"/>
                <w:color w:val="auto"/>
                <w:sz w:val="16"/>
                <w:szCs w:val="16"/>
                <w:lang w:val="en-GB"/>
              </w:rPr>
            </w:pPr>
          </w:p>
          <w:p w14:paraId="635D4C45" w14:textId="77777777" w:rsidR="006B0501" w:rsidRPr="00014E44" w:rsidRDefault="006B0501" w:rsidP="00DE1185">
            <w:pPr>
              <w:pStyle w:val="CellBodyCentered"/>
              <w:rPr>
                <w:rFonts w:ascii="Arial Narrow" w:hAnsi="Arial Narrow" w:cs="Arial"/>
                <w:color w:val="auto"/>
                <w:sz w:val="16"/>
                <w:szCs w:val="16"/>
                <w:lang w:val="en-GB"/>
              </w:rPr>
            </w:pPr>
          </w:p>
          <w:p w14:paraId="7F157B0F" w14:textId="77777777" w:rsidR="006B0501" w:rsidRPr="00014E44" w:rsidRDefault="006B0501" w:rsidP="00DE1185">
            <w:pPr>
              <w:pStyle w:val="CellBodyCentered"/>
              <w:rPr>
                <w:rFonts w:ascii="Arial Narrow" w:hAnsi="Arial Narrow" w:cs="Arial"/>
                <w:color w:val="auto"/>
                <w:sz w:val="16"/>
                <w:szCs w:val="16"/>
                <w:lang w:val="en-GB"/>
              </w:rPr>
            </w:pPr>
          </w:p>
          <w:p w14:paraId="1B90F02C" w14:textId="77777777" w:rsidR="006B0501" w:rsidRPr="00014E44" w:rsidRDefault="006B0501" w:rsidP="00DE1185">
            <w:pPr>
              <w:pStyle w:val="CellBodyCentered"/>
              <w:rPr>
                <w:rFonts w:ascii="Arial Narrow" w:hAnsi="Arial Narrow" w:cs="Arial"/>
                <w:color w:val="auto"/>
                <w:sz w:val="16"/>
                <w:szCs w:val="16"/>
                <w:lang w:val="en-GB"/>
              </w:rPr>
            </w:pPr>
          </w:p>
          <w:p w14:paraId="088EFDE2" w14:textId="77777777" w:rsidR="006B0501" w:rsidRPr="00014E44" w:rsidRDefault="006B0501" w:rsidP="00DE1185">
            <w:pPr>
              <w:pStyle w:val="CellBodyCentered"/>
              <w:rPr>
                <w:rFonts w:ascii="Arial Narrow" w:hAnsi="Arial Narrow" w:cs="Arial"/>
                <w:color w:val="auto"/>
                <w:sz w:val="16"/>
                <w:szCs w:val="16"/>
                <w:lang w:val="en-GB"/>
              </w:rPr>
            </w:pPr>
          </w:p>
          <w:p w14:paraId="6F2022C4" w14:textId="77777777" w:rsidR="006B0501" w:rsidRPr="00014E44" w:rsidRDefault="006B0501" w:rsidP="00DE1185">
            <w:pPr>
              <w:pStyle w:val="CellBodyCentered"/>
              <w:rPr>
                <w:rFonts w:ascii="Arial Narrow" w:hAnsi="Arial Narrow" w:cs="Arial"/>
                <w:color w:val="auto"/>
                <w:sz w:val="16"/>
                <w:szCs w:val="16"/>
                <w:lang w:val="en-GB"/>
              </w:rPr>
            </w:pPr>
          </w:p>
          <w:p w14:paraId="17634566" w14:textId="77777777" w:rsidR="006B0501" w:rsidRPr="00014E44" w:rsidRDefault="006B0501" w:rsidP="00DE1185">
            <w:pPr>
              <w:pStyle w:val="CellBodyCentered"/>
              <w:rPr>
                <w:rFonts w:ascii="Arial Narrow" w:hAnsi="Arial Narrow" w:cs="Arial"/>
                <w:color w:val="auto"/>
                <w:sz w:val="16"/>
                <w:szCs w:val="16"/>
                <w:lang w:val="en-GB"/>
              </w:rPr>
            </w:pPr>
          </w:p>
          <w:p w14:paraId="3E3F8473" w14:textId="77777777" w:rsidR="006B0501" w:rsidRPr="00014E44" w:rsidRDefault="006B0501" w:rsidP="00DE1185">
            <w:pPr>
              <w:pStyle w:val="CellBodyCentered"/>
              <w:rPr>
                <w:rFonts w:ascii="Arial Narrow" w:hAnsi="Arial Narrow" w:cs="Arial"/>
                <w:color w:val="auto"/>
                <w:sz w:val="16"/>
                <w:szCs w:val="16"/>
                <w:lang w:val="en-GB"/>
              </w:rPr>
            </w:pPr>
          </w:p>
          <w:p w14:paraId="2A803B39" w14:textId="77777777" w:rsidR="006B0501" w:rsidRPr="00014E44" w:rsidRDefault="006B0501" w:rsidP="00DE1185">
            <w:pPr>
              <w:pStyle w:val="CellBodyCentered"/>
              <w:rPr>
                <w:rFonts w:ascii="Arial Narrow" w:hAnsi="Arial Narrow" w:cs="Arial"/>
                <w:color w:val="auto"/>
                <w:sz w:val="16"/>
                <w:szCs w:val="16"/>
                <w:lang w:val="en-GB"/>
              </w:rPr>
            </w:pPr>
          </w:p>
          <w:p w14:paraId="297BC765" w14:textId="77777777" w:rsidR="006B0501" w:rsidRPr="00014E44" w:rsidRDefault="006B0501" w:rsidP="00DE1185">
            <w:pPr>
              <w:pStyle w:val="CellBodyCentered"/>
              <w:rPr>
                <w:rFonts w:ascii="Arial Narrow" w:hAnsi="Arial Narrow" w:cs="Arial"/>
                <w:color w:val="auto"/>
                <w:sz w:val="16"/>
                <w:szCs w:val="16"/>
                <w:lang w:val="en-GB"/>
              </w:rPr>
            </w:pPr>
          </w:p>
          <w:p w14:paraId="036D1C07" w14:textId="77777777" w:rsidR="006B0501" w:rsidRPr="00014E44" w:rsidRDefault="006B0501" w:rsidP="00DE1185">
            <w:pPr>
              <w:pStyle w:val="CellBodyCentered"/>
              <w:rPr>
                <w:rFonts w:ascii="Arial Narrow" w:hAnsi="Arial Narrow" w:cs="Arial"/>
                <w:color w:val="auto"/>
                <w:sz w:val="16"/>
                <w:szCs w:val="16"/>
                <w:lang w:val="en-GB"/>
              </w:rPr>
            </w:pPr>
          </w:p>
          <w:p w14:paraId="1E6FD022" w14:textId="77777777" w:rsidR="006B0501" w:rsidRPr="00014E44" w:rsidRDefault="006B0501" w:rsidP="00DE1185">
            <w:pPr>
              <w:pStyle w:val="CellBodyCentered"/>
              <w:rPr>
                <w:rFonts w:ascii="Arial Narrow" w:hAnsi="Arial Narrow" w:cs="Arial"/>
                <w:color w:val="auto"/>
                <w:sz w:val="16"/>
                <w:szCs w:val="16"/>
                <w:lang w:val="en-GB"/>
              </w:rPr>
            </w:pPr>
          </w:p>
          <w:p w14:paraId="3A97DDBA" w14:textId="77777777" w:rsidR="006B0501" w:rsidRPr="00014E44" w:rsidRDefault="006B0501" w:rsidP="00DE1185">
            <w:pPr>
              <w:pStyle w:val="CellBodyCentered"/>
              <w:rPr>
                <w:rFonts w:ascii="Arial Narrow" w:hAnsi="Arial Narrow" w:cs="Arial"/>
                <w:color w:val="auto"/>
                <w:sz w:val="16"/>
                <w:szCs w:val="16"/>
                <w:lang w:val="en-GB"/>
              </w:rPr>
            </w:pPr>
          </w:p>
          <w:p w14:paraId="05957566" w14:textId="77777777" w:rsidR="006B0501" w:rsidRPr="00014E44" w:rsidRDefault="006B0501" w:rsidP="00DE1185">
            <w:pPr>
              <w:pStyle w:val="CellBodyCentered"/>
              <w:rPr>
                <w:rFonts w:ascii="Arial Narrow" w:hAnsi="Arial Narrow" w:cs="Arial"/>
                <w:color w:val="auto"/>
                <w:sz w:val="16"/>
                <w:szCs w:val="16"/>
                <w:lang w:val="en-GB"/>
              </w:rPr>
            </w:pPr>
          </w:p>
          <w:p w14:paraId="21FA4A3C" w14:textId="77777777" w:rsidR="006B0501" w:rsidRPr="00014E44" w:rsidRDefault="006B0501" w:rsidP="00DE1185">
            <w:pPr>
              <w:pStyle w:val="CellBodyCentered"/>
              <w:rPr>
                <w:rFonts w:ascii="Arial Narrow" w:hAnsi="Arial Narrow" w:cs="Arial"/>
                <w:color w:val="auto"/>
                <w:sz w:val="16"/>
                <w:szCs w:val="16"/>
                <w:lang w:val="en-GB"/>
              </w:rPr>
            </w:pPr>
          </w:p>
          <w:p w14:paraId="5BDB8637" w14:textId="53DA2CF5" w:rsidR="006B0501" w:rsidRPr="00014E44" w:rsidRDefault="006B0501"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FB8D615" w14:textId="77777777" w:rsidR="006B0501" w:rsidRPr="00014E44" w:rsidRDefault="006B0501" w:rsidP="00DE1185">
            <w:pPr>
              <w:pStyle w:val="CellBodyCentered"/>
              <w:rPr>
                <w:rFonts w:ascii="Arial Narrow" w:hAnsi="Arial Narrow" w:cs="Arial"/>
                <w:color w:val="auto"/>
                <w:sz w:val="16"/>
                <w:szCs w:val="16"/>
                <w:lang w:val="en-GB"/>
              </w:rPr>
            </w:pPr>
          </w:p>
          <w:p w14:paraId="40F99EE6" w14:textId="3B7A7574"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546" w:author="Zhunisbayev, Olzhasbek A [Bolashak Atyrau Limited]" w:date="2022-09-18T20:41:00Z">
              <w:r w:rsidRPr="00014E44" w:rsidDel="004E3B81">
                <w:rPr>
                  <w:rFonts w:ascii="Arial Narrow" w:hAnsi="Arial Narrow" w:cs="Arial"/>
                  <w:color w:val="auto"/>
                  <w:sz w:val="16"/>
                  <w:szCs w:val="16"/>
                  <w:lang w:val="en-GB"/>
                </w:rPr>
                <w:delText xml:space="preserve">46 </w:delText>
              </w:r>
            </w:del>
            <w:ins w:id="4547" w:author="Zhunisbayev, Olzhasbek A [Bolashak Atyrau Limited]" w:date="2022-09-18T20:41: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569E6EFA"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+343°C</w:t>
            </w:r>
          </w:p>
          <w:p w14:paraId="3756B49D" w14:textId="77777777" w:rsidR="006B0501" w:rsidRPr="00014E44" w:rsidRDefault="006B0501" w:rsidP="00DE1185">
            <w:pPr>
              <w:pStyle w:val="CellBodyCentered"/>
              <w:rPr>
                <w:rFonts w:ascii="Arial Narrow" w:hAnsi="Arial Narrow" w:cs="Arial"/>
                <w:color w:val="auto"/>
                <w:sz w:val="16"/>
                <w:szCs w:val="16"/>
                <w:lang w:val="en-GB"/>
              </w:rPr>
            </w:pPr>
          </w:p>
          <w:p w14:paraId="66DF4787" w14:textId="77777777" w:rsidR="006B0501" w:rsidRPr="00014E44" w:rsidRDefault="006B0501" w:rsidP="00DE1185">
            <w:pPr>
              <w:pStyle w:val="CellBodyCentered"/>
              <w:rPr>
                <w:rFonts w:ascii="Arial Narrow" w:hAnsi="Arial Narrow" w:cs="Arial"/>
                <w:color w:val="auto"/>
                <w:sz w:val="16"/>
                <w:szCs w:val="16"/>
                <w:lang w:val="en-GB"/>
              </w:rPr>
            </w:pPr>
          </w:p>
          <w:p w14:paraId="77A21337" w14:textId="77777777" w:rsidR="006B0501" w:rsidRPr="00014E44" w:rsidRDefault="006B0501" w:rsidP="00DE1185">
            <w:pPr>
              <w:pStyle w:val="CellBodyCentered"/>
              <w:rPr>
                <w:rFonts w:ascii="Arial Narrow" w:hAnsi="Arial Narrow" w:cs="Arial"/>
                <w:color w:val="auto"/>
                <w:sz w:val="16"/>
                <w:szCs w:val="16"/>
                <w:lang w:val="en-GB"/>
              </w:rPr>
            </w:pPr>
          </w:p>
          <w:p w14:paraId="5AFF9C90" w14:textId="77777777" w:rsidR="006B0501" w:rsidRPr="00014E44" w:rsidRDefault="006B0501" w:rsidP="00DE1185">
            <w:pPr>
              <w:pStyle w:val="CellBodyCentered"/>
              <w:rPr>
                <w:rFonts w:ascii="Arial Narrow" w:hAnsi="Arial Narrow" w:cs="Arial"/>
                <w:color w:val="auto"/>
                <w:sz w:val="16"/>
                <w:szCs w:val="16"/>
                <w:lang w:val="en-GB"/>
              </w:rPr>
            </w:pPr>
          </w:p>
          <w:p w14:paraId="222A604C" w14:textId="77777777" w:rsidR="006B0501" w:rsidRPr="00014E44" w:rsidRDefault="006B0501" w:rsidP="00DE1185">
            <w:pPr>
              <w:pStyle w:val="CellBodyCentered"/>
              <w:rPr>
                <w:rFonts w:ascii="Arial Narrow" w:hAnsi="Arial Narrow" w:cs="Arial"/>
                <w:color w:val="auto"/>
                <w:sz w:val="16"/>
                <w:szCs w:val="16"/>
                <w:lang w:val="en-GB"/>
              </w:rPr>
            </w:pPr>
          </w:p>
          <w:p w14:paraId="42FDF18D" w14:textId="77777777" w:rsidR="006B0501" w:rsidRPr="00014E44" w:rsidRDefault="006B0501" w:rsidP="00DE1185">
            <w:pPr>
              <w:pStyle w:val="CellBodyCentered"/>
              <w:rPr>
                <w:rFonts w:ascii="Arial Narrow" w:hAnsi="Arial Narrow" w:cs="Arial"/>
                <w:color w:val="auto"/>
                <w:sz w:val="16"/>
                <w:szCs w:val="16"/>
                <w:lang w:val="en-GB"/>
              </w:rPr>
            </w:pPr>
          </w:p>
          <w:p w14:paraId="656E7A2E" w14:textId="77777777" w:rsidR="006B0501" w:rsidRPr="00014E44" w:rsidRDefault="006B0501" w:rsidP="00DE1185">
            <w:pPr>
              <w:pStyle w:val="CellBodyCentered"/>
              <w:rPr>
                <w:rFonts w:ascii="Arial Narrow" w:hAnsi="Arial Narrow" w:cs="Arial"/>
                <w:color w:val="auto"/>
                <w:sz w:val="16"/>
                <w:szCs w:val="16"/>
                <w:lang w:val="en-GB"/>
              </w:rPr>
            </w:pPr>
          </w:p>
          <w:p w14:paraId="1CAD3C3B" w14:textId="77777777" w:rsidR="006B0501" w:rsidRPr="00014E44" w:rsidRDefault="006B0501" w:rsidP="00DE1185">
            <w:pPr>
              <w:pStyle w:val="CellBodyCentered"/>
              <w:rPr>
                <w:rFonts w:ascii="Arial Narrow" w:hAnsi="Arial Narrow" w:cs="Arial"/>
                <w:color w:val="auto"/>
                <w:sz w:val="16"/>
                <w:szCs w:val="16"/>
                <w:lang w:val="en-GB"/>
              </w:rPr>
            </w:pPr>
          </w:p>
          <w:p w14:paraId="510E62FB" w14:textId="77777777" w:rsidR="006B0501" w:rsidRPr="00014E44" w:rsidRDefault="006B0501" w:rsidP="00DE1185">
            <w:pPr>
              <w:pStyle w:val="CellBodyCentered"/>
              <w:rPr>
                <w:rFonts w:ascii="Arial Narrow" w:hAnsi="Arial Narrow" w:cs="Arial"/>
                <w:color w:val="auto"/>
                <w:sz w:val="16"/>
                <w:szCs w:val="16"/>
                <w:lang w:val="en-GB"/>
              </w:rPr>
            </w:pPr>
          </w:p>
          <w:p w14:paraId="5BC2F890" w14:textId="77777777" w:rsidR="006B0501" w:rsidRPr="00014E44" w:rsidRDefault="006B0501" w:rsidP="00DE1185">
            <w:pPr>
              <w:pStyle w:val="CellBodyCentered"/>
              <w:rPr>
                <w:rFonts w:ascii="Arial Narrow" w:hAnsi="Arial Narrow" w:cs="Arial"/>
                <w:color w:val="auto"/>
                <w:sz w:val="16"/>
                <w:szCs w:val="16"/>
                <w:lang w:val="en-GB"/>
              </w:rPr>
            </w:pPr>
          </w:p>
          <w:p w14:paraId="1C9603FC" w14:textId="77777777" w:rsidR="006B0501" w:rsidRPr="00014E44" w:rsidRDefault="006B0501" w:rsidP="00DE1185">
            <w:pPr>
              <w:pStyle w:val="CellBodyCentered"/>
              <w:rPr>
                <w:rFonts w:ascii="Arial Narrow" w:hAnsi="Arial Narrow" w:cs="Arial"/>
                <w:color w:val="auto"/>
                <w:sz w:val="16"/>
                <w:szCs w:val="16"/>
                <w:lang w:val="en-GB"/>
              </w:rPr>
            </w:pPr>
          </w:p>
          <w:p w14:paraId="688AF3AB" w14:textId="77777777" w:rsidR="006B0501" w:rsidRPr="00014E44" w:rsidRDefault="006B0501" w:rsidP="00DE1185">
            <w:pPr>
              <w:pStyle w:val="CellBodyCentered"/>
              <w:rPr>
                <w:rFonts w:ascii="Arial Narrow" w:hAnsi="Arial Narrow" w:cs="Arial"/>
                <w:color w:val="auto"/>
                <w:sz w:val="16"/>
                <w:szCs w:val="16"/>
                <w:lang w:val="en-GB"/>
              </w:rPr>
            </w:pPr>
          </w:p>
          <w:p w14:paraId="2A5B9898" w14:textId="77777777" w:rsidR="006B0501" w:rsidRPr="00014E44" w:rsidRDefault="006B0501" w:rsidP="00DE1185">
            <w:pPr>
              <w:pStyle w:val="CellBodyCentered"/>
              <w:rPr>
                <w:rFonts w:ascii="Arial Narrow" w:hAnsi="Arial Narrow" w:cs="Arial"/>
                <w:color w:val="auto"/>
                <w:sz w:val="16"/>
                <w:szCs w:val="16"/>
                <w:lang w:val="en-GB"/>
              </w:rPr>
            </w:pPr>
          </w:p>
          <w:p w14:paraId="08AD15C6" w14:textId="77777777" w:rsidR="006B0501" w:rsidRPr="00014E44" w:rsidRDefault="006B0501" w:rsidP="00DE1185">
            <w:pPr>
              <w:pStyle w:val="CellBodyCentered"/>
              <w:rPr>
                <w:rFonts w:ascii="Arial Narrow" w:hAnsi="Arial Narrow" w:cs="Arial"/>
                <w:color w:val="auto"/>
                <w:sz w:val="16"/>
                <w:szCs w:val="16"/>
                <w:lang w:val="en-GB"/>
              </w:rPr>
            </w:pPr>
          </w:p>
          <w:p w14:paraId="06ED485D" w14:textId="77777777" w:rsidR="006B0501" w:rsidRPr="00014E44" w:rsidRDefault="006B0501" w:rsidP="00DE1185">
            <w:pPr>
              <w:pStyle w:val="CellBodyCentered"/>
              <w:rPr>
                <w:rFonts w:ascii="Arial Narrow" w:hAnsi="Arial Narrow" w:cs="Arial"/>
                <w:color w:val="auto"/>
                <w:sz w:val="16"/>
                <w:szCs w:val="16"/>
                <w:lang w:val="en-GB"/>
              </w:rPr>
            </w:pPr>
          </w:p>
          <w:p w14:paraId="3CF02C15" w14:textId="77777777" w:rsidR="006B0501" w:rsidRPr="00014E44" w:rsidRDefault="006B0501" w:rsidP="00DE1185">
            <w:pPr>
              <w:pStyle w:val="CellBodyCentered"/>
              <w:rPr>
                <w:rFonts w:ascii="Arial Narrow" w:hAnsi="Arial Narrow" w:cs="Arial"/>
                <w:color w:val="auto"/>
                <w:sz w:val="16"/>
                <w:szCs w:val="16"/>
                <w:lang w:val="en-GB"/>
              </w:rPr>
            </w:pPr>
          </w:p>
          <w:p w14:paraId="4DCE3125" w14:textId="77777777" w:rsidR="006B0501" w:rsidRPr="00014E44" w:rsidRDefault="006B0501" w:rsidP="00DE1185">
            <w:pPr>
              <w:pStyle w:val="CellBodyCentered"/>
              <w:rPr>
                <w:rFonts w:ascii="Arial Narrow" w:hAnsi="Arial Narrow" w:cs="Arial"/>
                <w:color w:val="auto"/>
                <w:sz w:val="16"/>
                <w:szCs w:val="16"/>
                <w:lang w:val="en-GB"/>
              </w:rPr>
            </w:pPr>
          </w:p>
          <w:p w14:paraId="1AD92E73" w14:textId="77777777" w:rsidR="006B0501" w:rsidRPr="00014E44" w:rsidRDefault="006B0501" w:rsidP="00DE1185">
            <w:pPr>
              <w:pStyle w:val="CellBodyCentered"/>
              <w:rPr>
                <w:rFonts w:ascii="Arial Narrow" w:hAnsi="Arial Narrow" w:cs="Arial"/>
                <w:color w:val="auto"/>
                <w:sz w:val="16"/>
                <w:szCs w:val="16"/>
                <w:lang w:val="en-GB"/>
              </w:rPr>
            </w:pPr>
          </w:p>
          <w:p w14:paraId="73C80FAA" w14:textId="77777777" w:rsidR="006B0501" w:rsidRPr="00014E44" w:rsidRDefault="006B0501" w:rsidP="00DE1185">
            <w:pPr>
              <w:pStyle w:val="CellBodyCentered"/>
              <w:rPr>
                <w:rFonts w:ascii="Arial Narrow" w:hAnsi="Arial Narrow" w:cs="Arial"/>
                <w:color w:val="auto"/>
                <w:sz w:val="16"/>
                <w:szCs w:val="16"/>
                <w:lang w:val="en-GB"/>
              </w:rPr>
            </w:pPr>
          </w:p>
          <w:p w14:paraId="439D47E2" w14:textId="77777777" w:rsidR="006B0501" w:rsidRPr="00014E44" w:rsidRDefault="006B0501" w:rsidP="00DE1185">
            <w:pPr>
              <w:pStyle w:val="CellBodyCentered"/>
              <w:rPr>
                <w:rFonts w:ascii="Arial Narrow" w:hAnsi="Arial Narrow" w:cs="Arial"/>
                <w:color w:val="auto"/>
                <w:sz w:val="16"/>
                <w:szCs w:val="16"/>
                <w:lang w:val="en-GB"/>
              </w:rPr>
            </w:pPr>
          </w:p>
          <w:p w14:paraId="4351AB08" w14:textId="3B727A20" w:rsidR="006B0501" w:rsidRPr="00014E44" w:rsidRDefault="006B0501"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2F1B24B4" w14:textId="77777777" w:rsidR="006B0501" w:rsidRPr="00014E44" w:rsidRDefault="006B0501" w:rsidP="00DE1185">
            <w:pPr>
              <w:pStyle w:val="CellBody"/>
              <w:rPr>
                <w:rFonts w:ascii="Arial Narrow" w:hAnsi="Arial Narrow" w:cs="Arial"/>
                <w:color w:val="auto"/>
                <w:sz w:val="16"/>
                <w:szCs w:val="16"/>
                <w:u w:val="single"/>
                <w:lang w:val="en-GB"/>
              </w:rPr>
            </w:pPr>
          </w:p>
          <w:p w14:paraId="3F5BDC37" w14:textId="77777777" w:rsidR="006B0501" w:rsidRPr="00014E44" w:rsidRDefault="006B0501" w:rsidP="00DE1185">
            <w:pPr>
              <w:pStyle w:val="CellBody"/>
              <w:rPr>
                <w:rFonts w:ascii="Arial Narrow" w:hAnsi="Arial Narrow" w:cs="Arial"/>
                <w:color w:val="auto"/>
                <w:sz w:val="16"/>
                <w:szCs w:val="16"/>
                <w:u w:val="single"/>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p>
          <w:p w14:paraId="421C071E"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4849DB45" w14:textId="4E8C0748" w:rsidR="006B0501" w:rsidRPr="00014E44" w:rsidRDefault="00571500" w:rsidP="00DE1185">
            <w:pPr>
              <w:pStyle w:val="TableText"/>
              <w:rPr>
                <w:rFonts w:ascii="Arial Narrow" w:hAnsi="Arial Narrow"/>
                <w:color w:val="auto"/>
                <w:szCs w:val="16"/>
              </w:rPr>
            </w:pPr>
            <w:r w:rsidRPr="00014E44">
              <w:rPr>
                <w:rFonts w:ascii="Arial Narrow" w:hAnsi="Arial Narrow" w:cs="Arial"/>
                <w:color w:val="auto"/>
                <w:szCs w:val="16"/>
                <w:lang w:val="en-GB"/>
              </w:rPr>
              <w:t>-</w:t>
            </w:r>
            <w:del w:id="4548" w:author="Zhunisbayev, Olzhasbek A [Bolashak Atyrau Limited]" w:date="2022-09-18T20:40:00Z">
              <w:r w:rsidRPr="00014E44" w:rsidDel="00154639">
                <w:rPr>
                  <w:rFonts w:ascii="Arial Narrow" w:hAnsi="Arial Narrow" w:cs="Arial"/>
                  <w:color w:val="auto"/>
                  <w:szCs w:val="16"/>
                  <w:lang w:val="en-GB"/>
                </w:rPr>
                <w:delText xml:space="preserve">46 </w:delText>
              </w:r>
            </w:del>
            <w:ins w:id="4549" w:author="Zhunisbayev, Olzhasbek A [Bolashak Atyrau Limited]" w:date="2022-09-18T20:40:00Z">
              <w:r w:rsidRPr="00014E44">
                <w:rPr>
                  <w:rFonts w:ascii="Arial Narrow" w:hAnsi="Arial Narrow" w:cs="Arial"/>
                  <w:color w:val="auto"/>
                  <w:szCs w:val="16"/>
                  <w:lang w:val="en-GB"/>
                </w:rPr>
                <w:t>40</w:t>
              </w:r>
            </w:ins>
            <w:r w:rsidR="006B0501" w:rsidRPr="00014E44">
              <w:rPr>
                <w:rFonts w:ascii="Arial Narrow" w:hAnsi="Arial Narrow"/>
                <w:color w:val="auto"/>
                <w:szCs w:val="16"/>
              </w:rPr>
              <w:t xml:space="preserve"> to 38°</w:t>
            </w:r>
            <w:r w:rsidR="006B0501" w:rsidRPr="00014E44">
              <w:rPr>
                <w:rFonts w:ascii="Arial Narrow" w:hAnsi="Arial Narrow"/>
                <w:snapToGrid w:val="0"/>
                <w:color w:val="auto"/>
                <w:szCs w:val="16"/>
              </w:rPr>
              <w:t xml:space="preserve">C </w:t>
            </w:r>
            <w:r w:rsidR="006B0501" w:rsidRPr="00014E44">
              <w:rPr>
                <w:rFonts w:ascii="Arial Narrow" w:hAnsi="Arial Narrow"/>
                <w:color w:val="auto"/>
                <w:szCs w:val="16"/>
              </w:rPr>
              <w:t>= 19.6 barg</w:t>
            </w:r>
          </w:p>
          <w:p w14:paraId="546DC9F2" w14:textId="6D00415A"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19.2 </w:t>
            </w:r>
            <w:r w:rsidRPr="00014E44">
              <w:rPr>
                <w:rFonts w:ascii="Arial Narrow" w:hAnsi="Arial Narrow"/>
                <w:color w:val="auto"/>
                <w:szCs w:val="16"/>
              </w:rPr>
              <w:t>barg</w:t>
            </w:r>
          </w:p>
          <w:p w14:paraId="12E927A0" w14:textId="3DD7FEA0"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100°</w:t>
            </w:r>
            <w:r w:rsidRPr="00014E44">
              <w:rPr>
                <w:rFonts w:ascii="Arial Narrow" w:hAnsi="Arial Narrow"/>
                <w:snapToGrid w:val="0"/>
                <w:color w:val="auto"/>
                <w:szCs w:val="16"/>
              </w:rPr>
              <w:t xml:space="preserve">C = 17.7 </w:t>
            </w:r>
            <w:r w:rsidRPr="00014E44">
              <w:rPr>
                <w:rFonts w:ascii="Arial Narrow" w:hAnsi="Arial Narrow"/>
                <w:color w:val="auto"/>
                <w:szCs w:val="16"/>
              </w:rPr>
              <w:t>barg</w:t>
            </w:r>
          </w:p>
          <w:p w14:paraId="15A1EF62" w14:textId="22500D61"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15.8 </w:t>
            </w:r>
            <w:r w:rsidRPr="00014E44">
              <w:rPr>
                <w:rFonts w:ascii="Arial Narrow" w:hAnsi="Arial Narrow" w:cs="Arial"/>
                <w:color w:val="auto"/>
                <w:sz w:val="16"/>
                <w:szCs w:val="16"/>
                <w:lang w:val="en-GB"/>
              </w:rPr>
              <w:t>barg</w:t>
            </w:r>
          </w:p>
          <w:p w14:paraId="0069364E" w14:textId="741E0020"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13.8 </w:t>
            </w:r>
            <w:r w:rsidRPr="00014E44">
              <w:rPr>
                <w:rFonts w:ascii="Arial Narrow" w:hAnsi="Arial Narrow" w:cs="Arial"/>
                <w:color w:val="auto"/>
                <w:sz w:val="16"/>
                <w:szCs w:val="16"/>
                <w:lang w:val="en-GB"/>
              </w:rPr>
              <w:t>barg</w:t>
            </w:r>
          </w:p>
          <w:p w14:paraId="5F550E8C" w14:textId="3DF7CD2D"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 xml:space="preserve">C = 12.1 </w:t>
            </w:r>
            <w:r w:rsidRPr="00014E44">
              <w:rPr>
                <w:rFonts w:ascii="Arial Narrow" w:hAnsi="Arial Narrow" w:cs="Arial"/>
                <w:color w:val="auto"/>
                <w:sz w:val="16"/>
                <w:szCs w:val="16"/>
                <w:lang w:val="en-GB"/>
              </w:rPr>
              <w:t>barg</w:t>
            </w:r>
          </w:p>
          <w:p w14:paraId="5D1C0440" w14:textId="3CA1E448"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10.2 </w:t>
            </w:r>
            <w:r w:rsidRPr="00014E44">
              <w:rPr>
                <w:rFonts w:ascii="Arial Narrow" w:hAnsi="Arial Narrow" w:cs="Arial"/>
                <w:color w:val="auto"/>
                <w:sz w:val="16"/>
                <w:szCs w:val="16"/>
                <w:lang w:val="en-GB"/>
              </w:rPr>
              <w:t>barg</w:t>
            </w:r>
          </w:p>
          <w:p w14:paraId="16DBE8FD" w14:textId="29BF779F"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343°</w:t>
            </w:r>
            <w:r w:rsidRPr="00014E44">
              <w:rPr>
                <w:rFonts w:ascii="Arial Narrow" w:hAnsi="Arial Narrow" w:cs="Arial"/>
                <w:snapToGrid w:val="0"/>
                <w:color w:val="auto"/>
                <w:sz w:val="16"/>
                <w:szCs w:val="16"/>
                <w:lang w:val="en-GB"/>
              </w:rPr>
              <w:t xml:space="preserve">C = 8.6 </w:t>
            </w:r>
            <w:r w:rsidRPr="00014E44">
              <w:rPr>
                <w:rFonts w:ascii="Arial Narrow" w:hAnsi="Arial Narrow" w:cs="Arial"/>
                <w:color w:val="auto"/>
                <w:sz w:val="16"/>
                <w:szCs w:val="16"/>
                <w:lang w:val="en-GB"/>
              </w:rPr>
              <w:t>barg</w:t>
            </w:r>
          </w:p>
          <w:p w14:paraId="1E551DBE" w14:textId="77777777" w:rsidR="006B0501" w:rsidRPr="00014E44" w:rsidRDefault="006B0501" w:rsidP="00DE1185">
            <w:pPr>
              <w:pStyle w:val="CellBody"/>
              <w:rPr>
                <w:rFonts w:ascii="Arial Narrow" w:hAnsi="Arial Narrow" w:cs="Arial"/>
                <w:color w:val="auto"/>
                <w:sz w:val="16"/>
                <w:szCs w:val="16"/>
                <w:lang w:val="en-GB"/>
              </w:rPr>
            </w:pPr>
          </w:p>
          <w:p w14:paraId="0CAE6EE8" w14:textId="77777777" w:rsidR="006B0501" w:rsidRPr="00014E44" w:rsidRDefault="006B0501" w:rsidP="00DE1185">
            <w:pPr>
              <w:pStyle w:val="CellBody"/>
              <w:rPr>
                <w:rFonts w:ascii="Arial Narrow" w:hAnsi="Arial Narrow" w:cs="Arial"/>
                <w:color w:val="auto"/>
                <w:sz w:val="16"/>
                <w:szCs w:val="16"/>
                <w:lang w:val="en-GB"/>
              </w:rPr>
            </w:pPr>
          </w:p>
          <w:p w14:paraId="391574CF" w14:textId="77777777" w:rsidR="006B0501" w:rsidRPr="00014E44" w:rsidRDefault="006B0501" w:rsidP="00DE1185">
            <w:pPr>
              <w:pStyle w:val="CellBody"/>
              <w:rPr>
                <w:rFonts w:ascii="Arial Narrow" w:hAnsi="Arial Narrow" w:cs="Arial"/>
                <w:color w:val="auto"/>
                <w:sz w:val="16"/>
                <w:szCs w:val="16"/>
                <w:lang w:val="en-GB"/>
              </w:rPr>
            </w:pPr>
          </w:p>
          <w:p w14:paraId="578F3311" w14:textId="77777777" w:rsidR="006B0501" w:rsidRPr="00014E44" w:rsidRDefault="006B0501" w:rsidP="00DE1185">
            <w:pPr>
              <w:pStyle w:val="CellBody"/>
              <w:rPr>
                <w:rFonts w:ascii="Arial Narrow" w:hAnsi="Arial Narrow" w:cs="Arial"/>
                <w:color w:val="auto"/>
                <w:sz w:val="16"/>
                <w:szCs w:val="16"/>
                <w:lang w:val="en-GB"/>
              </w:rPr>
            </w:pPr>
          </w:p>
          <w:p w14:paraId="7ED91188" w14:textId="77777777" w:rsidR="006B0501" w:rsidRPr="00014E44" w:rsidRDefault="006B0501" w:rsidP="00DE1185">
            <w:pPr>
              <w:pStyle w:val="CellBody"/>
              <w:rPr>
                <w:rFonts w:ascii="Arial Narrow" w:hAnsi="Arial Narrow" w:cs="Arial"/>
                <w:color w:val="auto"/>
                <w:sz w:val="16"/>
                <w:szCs w:val="16"/>
                <w:lang w:val="en-GB"/>
              </w:rPr>
            </w:pPr>
          </w:p>
          <w:p w14:paraId="3BA51852" w14:textId="77777777" w:rsidR="006B0501" w:rsidRPr="00014E44" w:rsidRDefault="006B0501" w:rsidP="00DE1185">
            <w:pPr>
              <w:pStyle w:val="CellBody"/>
              <w:rPr>
                <w:rFonts w:ascii="Arial Narrow" w:hAnsi="Arial Narrow" w:cs="Arial"/>
                <w:color w:val="auto"/>
                <w:sz w:val="16"/>
                <w:szCs w:val="16"/>
                <w:lang w:val="en-GB"/>
              </w:rPr>
            </w:pPr>
          </w:p>
          <w:p w14:paraId="215210AF" w14:textId="77777777" w:rsidR="006B0501" w:rsidRPr="00014E44" w:rsidRDefault="006B0501" w:rsidP="00DE1185">
            <w:pPr>
              <w:pStyle w:val="CellBody"/>
              <w:rPr>
                <w:rFonts w:ascii="Arial Narrow" w:hAnsi="Arial Narrow" w:cs="Arial"/>
                <w:color w:val="auto"/>
                <w:sz w:val="16"/>
                <w:szCs w:val="16"/>
                <w:lang w:val="en-GB"/>
              </w:rPr>
            </w:pPr>
          </w:p>
          <w:p w14:paraId="1C357911" w14:textId="77777777" w:rsidR="006B0501" w:rsidRPr="00014E44" w:rsidRDefault="006B0501" w:rsidP="00DE1185">
            <w:pPr>
              <w:pStyle w:val="CellBody"/>
              <w:rPr>
                <w:rFonts w:ascii="Arial Narrow" w:hAnsi="Arial Narrow" w:cs="Arial"/>
                <w:color w:val="auto"/>
                <w:sz w:val="16"/>
                <w:szCs w:val="16"/>
                <w:lang w:val="en-GB"/>
              </w:rPr>
            </w:pPr>
          </w:p>
          <w:p w14:paraId="23FC0B32" w14:textId="77777777" w:rsidR="006B0501" w:rsidRPr="00014E44" w:rsidRDefault="006B0501" w:rsidP="00DE1185">
            <w:pPr>
              <w:pStyle w:val="CellBody"/>
              <w:rPr>
                <w:rFonts w:ascii="Arial Narrow" w:hAnsi="Arial Narrow" w:cs="Arial"/>
                <w:color w:val="auto"/>
                <w:sz w:val="16"/>
                <w:szCs w:val="16"/>
                <w:lang w:val="en-GB"/>
              </w:rPr>
            </w:pPr>
          </w:p>
          <w:p w14:paraId="697C426C" w14:textId="77777777" w:rsidR="006B0501" w:rsidRPr="00014E44" w:rsidRDefault="006B0501" w:rsidP="00DE1185">
            <w:pPr>
              <w:pStyle w:val="CellBody"/>
              <w:rPr>
                <w:rFonts w:ascii="Arial Narrow" w:hAnsi="Arial Narrow" w:cs="Arial"/>
                <w:color w:val="auto"/>
                <w:sz w:val="16"/>
                <w:szCs w:val="16"/>
                <w:lang w:val="en-GB"/>
              </w:rPr>
            </w:pPr>
          </w:p>
          <w:p w14:paraId="2AB6AA5D" w14:textId="77777777" w:rsidR="006B0501" w:rsidRPr="00014E44" w:rsidRDefault="006B0501" w:rsidP="00DE1185">
            <w:pPr>
              <w:pStyle w:val="CellBody"/>
              <w:rPr>
                <w:rFonts w:ascii="Arial Narrow" w:hAnsi="Arial Narrow" w:cs="Arial"/>
                <w:color w:val="auto"/>
                <w:sz w:val="16"/>
                <w:szCs w:val="16"/>
                <w:lang w:val="en-GB"/>
              </w:rPr>
            </w:pPr>
          </w:p>
          <w:p w14:paraId="0D85EE4E" w14:textId="657E6F07" w:rsidR="006B0501" w:rsidRPr="00014E44" w:rsidRDefault="006B0501"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6613E93F" w14:textId="77777777" w:rsidR="006B0501" w:rsidRPr="00014E44" w:rsidRDefault="006B0501" w:rsidP="00DE1185">
            <w:pPr>
              <w:pStyle w:val="CellBodyCentered"/>
              <w:rPr>
                <w:rFonts w:ascii="Arial Narrow" w:hAnsi="Arial Narrow" w:cs="Arial"/>
                <w:color w:val="auto"/>
                <w:sz w:val="16"/>
                <w:szCs w:val="16"/>
              </w:rPr>
            </w:pPr>
          </w:p>
          <w:p w14:paraId="24E7F798" w14:textId="77777777" w:rsidR="006B0501" w:rsidRPr="00014E44" w:rsidRDefault="006B0501"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NOTE 3,</w:t>
            </w:r>
          </w:p>
          <w:p w14:paraId="721256A9" w14:textId="77777777" w:rsidR="006B0501" w:rsidRPr="00014E44" w:rsidRDefault="006B0501"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All sizes for</w:t>
            </w:r>
          </w:p>
          <w:p w14:paraId="4493866F" w14:textId="77777777" w:rsidR="006B0501" w:rsidRPr="00014E44" w:rsidRDefault="006B0501"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CC CCS</w:t>
            </w:r>
          </w:p>
          <w:p w14:paraId="6687F963" w14:textId="77777777" w:rsidR="006B0501" w:rsidRPr="00014E44" w:rsidRDefault="006B0501"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DCS</w:t>
            </w:r>
          </w:p>
          <w:p w14:paraId="05F7EB3D" w14:textId="77777777" w:rsidR="006B0501" w:rsidRPr="00014E44" w:rsidRDefault="006B0501" w:rsidP="00DE1185">
            <w:pPr>
              <w:pStyle w:val="CellBodyCentered"/>
              <w:rPr>
                <w:rFonts w:ascii="Arial Narrow" w:hAnsi="Arial Narrow" w:cs="Arial"/>
                <w:color w:val="auto"/>
                <w:sz w:val="16"/>
                <w:szCs w:val="16"/>
              </w:rPr>
            </w:pPr>
          </w:p>
          <w:p w14:paraId="185AD439" w14:textId="77777777" w:rsidR="006B0501" w:rsidRPr="00014E44" w:rsidRDefault="006B0501" w:rsidP="00DE1185">
            <w:pPr>
              <w:pStyle w:val="CellBodyCentered"/>
              <w:rPr>
                <w:rFonts w:ascii="Arial Narrow" w:hAnsi="Arial Narrow" w:cs="Arial"/>
                <w:color w:val="auto"/>
                <w:sz w:val="16"/>
                <w:szCs w:val="16"/>
              </w:rPr>
            </w:pPr>
          </w:p>
          <w:p w14:paraId="300F71C5" w14:textId="77777777" w:rsidR="006B0501" w:rsidRPr="00014E44" w:rsidRDefault="006B0501" w:rsidP="00DE1185">
            <w:pPr>
              <w:pStyle w:val="CellBodyCentered"/>
              <w:rPr>
                <w:rFonts w:ascii="Arial Narrow" w:hAnsi="Arial Narrow" w:cs="Arial"/>
                <w:color w:val="auto"/>
                <w:sz w:val="16"/>
                <w:szCs w:val="16"/>
              </w:rPr>
            </w:pPr>
          </w:p>
          <w:p w14:paraId="337596FB" w14:textId="77777777" w:rsidR="006B0501" w:rsidRPr="00014E44" w:rsidRDefault="006B0501" w:rsidP="00DE1185">
            <w:pPr>
              <w:pStyle w:val="CellBodyCentered"/>
              <w:rPr>
                <w:rFonts w:ascii="Arial Narrow" w:hAnsi="Arial Narrow" w:cs="Arial"/>
                <w:color w:val="auto"/>
                <w:sz w:val="16"/>
                <w:szCs w:val="16"/>
              </w:rPr>
            </w:pPr>
          </w:p>
          <w:p w14:paraId="1C514B04" w14:textId="77777777" w:rsidR="006B0501" w:rsidRPr="00014E44" w:rsidRDefault="006B0501" w:rsidP="00DE1185">
            <w:pPr>
              <w:pStyle w:val="CellBodyCentered"/>
              <w:rPr>
                <w:rFonts w:ascii="Arial Narrow" w:hAnsi="Arial Narrow" w:cs="Arial"/>
                <w:color w:val="auto"/>
                <w:sz w:val="16"/>
                <w:szCs w:val="16"/>
              </w:rPr>
            </w:pPr>
          </w:p>
          <w:p w14:paraId="20573A6A" w14:textId="77777777" w:rsidR="006B0501" w:rsidRPr="00014E44" w:rsidRDefault="006B0501" w:rsidP="00DE1185">
            <w:pPr>
              <w:pStyle w:val="CellBodyCentered"/>
              <w:rPr>
                <w:rFonts w:ascii="Arial Narrow" w:hAnsi="Arial Narrow" w:cs="Arial"/>
                <w:color w:val="auto"/>
                <w:sz w:val="16"/>
                <w:szCs w:val="16"/>
              </w:rPr>
            </w:pPr>
          </w:p>
          <w:p w14:paraId="47AD0A6B" w14:textId="77777777" w:rsidR="006B0501" w:rsidRPr="00014E44" w:rsidRDefault="006B0501" w:rsidP="00DE1185">
            <w:pPr>
              <w:pStyle w:val="CellBodyCentered"/>
              <w:rPr>
                <w:rFonts w:ascii="Arial Narrow" w:hAnsi="Arial Narrow" w:cs="Arial"/>
                <w:color w:val="auto"/>
                <w:sz w:val="16"/>
                <w:szCs w:val="16"/>
              </w:rPr>
            </w:pPr>
          </w:p>
          <w:p w14:paraId="3D2BB7E0" w14:textId="77777777" w:rsidR="006B0501" w:rsidRPr="00014E44" w:rsidRDefault="006B0501" w:rsidP="00DE1185">
            <w:pPr>
              <w:pStyle w:val="CellBodyCentered"/>
              <w:rPr>
                <w:rFonts w:ascii="Arial Narrow" w:hAnsi="Arial Narrow" w:cs="Arial"/>
                <w:color w:val="auto"/>
                <w:sz w:val="16"/>
                <w:szCs w:val="16"/>
              </w:rPr>
            </w:pPr>
          </w:p>
          <w:p w14:paraId="2B602B8A" w14:textId="77777777" w:rsidR="006B0501" w:rsidRPr="00014E44" w:rsidRDefault="006B0501" w:rsidP="00DE1185">
            <w:pPr>
              <w:pStyle w:val="CellBodyCentered"/>
              <w:rPr>
                <w:rFonts w:ascii="Arial Narrow" w:hAnsi="Arial Narrow" w:cs="Arial"/>
                <w:color w:val="auto"/>
                <w:sz w:val="16"/>
                <w:szCs w:val="16"/>
              </w:rPr>
            </w:pPr>
          </w:p>
          <w:p w14:paraId="754C2388" w14:textId="77777777" w:rsidR="006B0501" w:rsidRPr="00014E44" w:rsidRDefault="006B0501" w:rsidP="00DE1185">
            <w:pPr>
              <w:pStyle w:val="CellBodyCentered"/>
              <w:rPr>
                <w:rFonts w:ascii="Arial Narrow" w:hAnsi="Arial Narrow" w:cs="Arial"/>
                <w:color w:val="auto"/>
                <w:sz w:val="16"/>
                <w:szCs w:val="16"/>
              </w:rPr>
            </w:pPr>
          </w:p>
          <w:p w14:paraId="60DD1080" w14:textId="77777777" w:rsidR="006B0501" w:rsidRPr="00014E44" w:rsidRDefault="006B0501" w:rsidP="00DE1185">
            <w:pPr>
              <w:pStyle w:val="CellBodyCentered"/>
              <w:rPr>
                <w:rFonts w:ascii="Arial Narrow" w:hAnsi="Arial Narrow" w:cs="Arial"/>
                <w:color w:val="auto"/>
                <w:sz w:val="16"/>
                <w:szCs w:val="16"/>
              </w:rPr>
            </w:pPr>
          </w:p>
          <w:p w14:paraId="4D4EB919" w14:textId="77777777" w:rsidR="006B0501" w:rsidRPr="00014E44" w:rsidRDefault="006B0501" w:rsidP="00DE1185">
            <w:pPr>
              <w:pStyle w:val="CellBodyCentered"/>
              <w:rPr>
                <w:rFonts w:ascii="Arial Narrow" w:hAnsi="Arial Narrow" w:cs="Arial"/>
                <w:color w:val="auto"/>
                <w:sz w:val="16"/>
                <w:szCs w:val="16"/>
              </w:rPr>
            </w:pPr>
          </w:p>
          <w:p w14:paraId="78E6B120" w14:textId="77777777" w:rsidR="006B0501" w:rsidRPr="00014E44" w:rsidRDefault="006B0501" w:rsidP="00DE1185">
            <w:pPr>
              <w:pStyle w:val="CellBodyCentered"/>
              <w:rPr>
                <w:rFonts w:ascii="Arial Narrow" w:hAnsi="Arial Narrow" w:cs="Arial"/>
                <w:color w:val="auto"/>
                <w:sz w:val="16"/>
                <w:szCs w:val="16"/>
              </w:rPr>
            </w:pPr>
          </w:p>
          <w:p w14:paraId="425D2574" w14:textId="77777777" w:rsidR="006B0501" w:rsidRPr="00014E44" w:rsidRDefault="006B0501" w:rsidP="00DE1185">
            <w:pPr>
              <w:pStyle w:val="CellBodyCentered"/>
              <w:rPr>
                <w:rFonts w:ascii="Arial Narrow" w:hAnsi="Arial Narrow" w:cs="Arial"/>
                <w:color w:val="auto"/>
                <w:sz w:val="16"/>
                <w:szCs w:val="16"/>
              </w:rPr>
            </w:pPr>
          </w:p>
          <w:p w14:paraId="42468665" w14:textId="77777777" w:rsidR="006B0501" w:rsidRPr="00014E44" w:rsidRDefault="006B0501" w:rsidP="00DE1185">
            <w:pPr>
              <w:pStyle w:val="CellBodyCentered"/>
              <w:rPr>
                <w:rFonts w:ascii="Arial Narrow" w:hAnsi="Arial Narrow" w:cs="Arial"/>
                <w:color w:val="auto"/>
                <w:sz w:val="16"/>
                <w:szCs w:val="16"/>
              </w:rPr>
            </w:pPr>
          </w:p>
          <w:p w14:paraId="6A991FAC" w14:textId="7B2E81B0" w:rsidR="006B0501" w:rsidRPr="00014E44" w:rsidRDefault="006B0501"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0F60F10A" w14:textId="77777777" w:rsidR="006B0501" w:rsidRPr="00014E44" w:rsidRDefault="006B0501" w:rsidP="00DE1185">
            <w:pPr>
              <w:pStyle w:val="CellBodyCentered"/>
              <w:rPr>
                <w:rFonts w:ascii="Arial Narrow" w:hAnsi="Arial Narrow" w:cs="Arial"/>
                <w:color w:val="auto"/>
                <w:sz w:val="16"/>
                <w:szCs w:val="16"/>
                <w:lang w:val="en-GB"/>
              </w:rPr>
            </w:pPr>
          </w:p>
          <w:p w14:paraId="150BC129"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14:paraId="0BC397EE" w14:textId="77777777" w:rsidTr="0038396C">
        <w:tc>
          <w:tcPr>
            <w:tcW w:w="3322" w:type="dxa"/>
            <w:tcBorders>
              <w:top w:val="single" w:sz="6" w:space="0" w:color="auto"/>
              <w:left w:val="single" w:sz="6" w:space="0" w:color="auto"/>
              <w:bottom w:val="single" w:sz="6" w:space="0" w:color="auto"/>
              <w:right w:val="single" w:sz="6" w:space="0" w:color="auto"/>
            </w:tcBorders>
          </w:tcPr>
          <w:p w14:paraId="71A0D953" w14:textId="42B5FED0" w:rsidR="006B0501" w:rsidRPr="00014E44" w:rsidRDefault="006B0501" w:rsidP="00DE1185">
            <w:pPr>
              <w:pStyle w:val="CellBody"/>
              <w:rPr>
                <w:rFonts w:ascii="Arial Narrow" w:hAnsi="Arial Narrow" w:cs="Arial"/>
                <w:color w:val="auto"/>
                <w:sz w:val="16"/>
                <w:szCs w:val="16"/>
                <w:lang w:val="en-GB"/>
              </w:rPr>
            </w:pPr>
          </w:p>
          <w:p w14:paraId="42BE3F1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GRI – REACTOR INLET GAS</w:t>
            </w:r>
          </w:p>
          <w:p w14:paraId="178610AC" w14:textId="06EA8F0D" w:rsidR="006B0501"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79744" behindDoc="0" locked="0" layoutInCell="1" allowOverlap="1" wp14:anchorId="2DAE3028" wp14:editId="402FA3E9">
                      <wp:simplePos x="0" y="0"/>
                      <wp:positionH relativeFrom="column">
                        <wp:posOffset>1494901</wp:posOffset>
                      </wp:positionH>
                      <wp:positionV relativeFrom="paragraph">
                        <wp:posOffset>86829</wp:posOffset>
                      </wp:positionV>
                      <wp:extent cx="962992" cy="221615"/>
                      <wp:effectExtent l="0" t="0" r="66040" b="64135"/>
                      <wp:wrapNone/>
                      <wp:docPr id="599017339" name="AutoShape 40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992"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44422912" w14:textId="77777777" w:rsidR="007C3745" w:rsidRPr="00B97FC4" w:rsidRDefault="007C3745"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020" o:spid="_x0000_s1609" style="position:absolute;margin-left:117.7pt;margin-top:6.85pt;width:75.85pt;height:17.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">
                      <v:shadow on="t" color="black [3213]" opacity=".5"/>
                      <v:textbox>
                        <w:txbxContent>
                          <w:p w14:paraId="44422912" w14:textId="77777777" w:rsidR="007C3745" w:rsidRPr="00B97FC4" w:rsidRDefault="007C3745"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6B0501" w:rsidRPr="00014E44">
              <w:rPr>
                <w:rFonts w:ascii="Arial Narrow" w:hAnsi="Arial Narrow" w:cs="Arial"/>
                <w:color w:val="auto"/>
                <w:sz w:val="16"/>
                <w:szCs w:val="16"/>
                <w:lang w:val="en-GB"/>
              </w:rPr>
              <w:t>GST – TAIL GAS</w:t>
            </w:r>
          </w:p>
          <w:p w14:paraId="0D3A516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GRK – REACTOR OFF GAS</w:t>
            </w:r>
          </w:p>
          <w:p w14:paraId="1150C73D" w14:textId="5C7FA349"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VCB – COMBUSTION AIR</w:t>
            </w:r>
          </w:p>
          <w:p w14:paraId="62F83032" w14:textId="77777777" w:rsidR="006B0501" w:rsidRPr="00014E44" w:rsidRDefault="006B0501" w:rsidP="00DE1185">
            <w:pPr>
              <w:pStyle w:val="CellBody"/>
              <w:rPr>
                <w:rFonts w:ascii="Arial Narrow" w:hAnsi="Arial Narrow" w:cs="Arial"/>
                <w:color w:val="auto"/>
                <w:sz w:val="16"/>
                <w:szCs w:val="16"/>
                <w:lang w:val="ru-RU"/>
              </w:rPr>
            </w:pPr>
            <w:r w:rsidRPr="00014E44">
              <w:rPr>
                <w:rFonts w:ascii="Arial Narrow" w:hAnsi="Arial Narrow" w:cs="Arial"/>
                <w:color w:val="auto"/>
                <w:sz w:val="16"/>
                <w:szCs w:val="16"/>
                <w:lang w:val="en-GB"/>
              </w:rPr>
              <w:t>VP – PROCESS AIR</w:t>
            </w:r>
          </w:p>
          <w:p w14:paraId="665DE17A" w14:textId="77777777" w:rsidR="006B0501" w:rsidRPr="00014E44" w:rsidRDefault="006B0501" w:rsidP="00DE118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3A9FF411" w14:textId="77777777" w:rsidR="006B0501" w:rsidRPr="00014E44" w:rsidRDefault="006B0501" w:rsidP="00DE1185">
            <w:pPr>
              <w:pStyle w:val="CellBodyCentered"/>
              <w:rPr>
                <w:rFonts w:ascii="Arial Narrow" w:hAnsi="Arial Narrow" w:cs="Arial"/>
                <w:b/>
                <w:color w:val="auto"/>
                <w:sz w:val="16"/>
                <w:szCs w:val="16"/>
                <w:lang w:val="en-GB"/>
              </w:rPr>
            </w:pPr>
          </w:p>
          <w:p w14:paraId="2562F57D"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150H26</w:t>
            </w:r>
          </w:p>
        </w:tc>
        <w:tc>
          <w:tcPr>
            <w:tcW w:w="450" w:type="dxa"/>
            <w:tcBorders>
              <w:top w:val="single" w:sz="6" w:space="0" w:color="auto"/>
              <w:left w:val="single" w:sz="6" w:space="0" w:color="auto"/>
              <w:bottom w:val="single" w:sz="6" w:space="0" w:color="auto"/>
              <w:right w:val="single" w:sz="6" w:space="0" w:color="auto"/>
            </w:tcBorders>
          </w:tcPr>
          <w:p w14:paraId="6070708F" w14:textId="77777777" w:rsidR="006B0501" w:rsidRPr="00014E44" w:rsidRDefault="006B0501" w:rsidP="00DE1185">
            <w:pPr>
              <w:pStyle w:val="CellBodyCentered"/>
              <w:rPr>
                <w:rFonts w:ascii="Arial Narrow" w:hAnsi="Arial Narrow" w:cs="Arial"/>
                <w:color w:val="auto"/>
                <w:sz w:val="16"/>
                <w:szCs w:val="16"/>
                <w:lang w:val="en-GB"/>
              </w:rPr>
            </w:pPr>
          </w:p>
          <w:p w14:paraId="549B07F9"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5A8DB61E" w14:textId="77777777" w:rsidR="006B0501" w:rsidRPr="00014E44" w:rsidRDefault="006B0501" w:rsidP="00DE1185">
            <w:pPr>
              <w:pStyle w:val="CellBodyCentered"/>
              <w:rPr>
                <w:rFonts w:ascii="Arial Narrow" w:hAnsi="Arial Narrow" w:cs="Arial"/>
                <w:color w:val="auto"/>
                <w:sz w:val="16"/>
                <w:szCs w:val="16"/>
                <w:lang w:val="en-GB"/>
              </w:rPr>
            </w:pPr>
          </w:p>
          <w:p w14:paraId="0AAB8E59" w14:textId="67555D53" w:rsidR="006B0501" w:rsidRPr="00014E44" w:rsidRDefault="007C3745"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1F66B27E" w14:textId="77777777" w:rsidR="007C3745" w:rsidRPr="00014E44" w:rsidRDefault="007C3745" w:rsidP="00DE1185">
            <w:pPr>
              <w:pStyle w:val="CellBodyCentered"/>
              <w:rPr>
                <w:rFonts w:ascii="Arial Narrow" w:hAnsi="Arial Narrow" w:cs="Arial"/>
                <w:color w:val="auto"/>
                <w:sz w:val="16"/>
                <w:szCs w:val="16"/>
                <w:lang w:val="ru-RU"/>
              </w:rPr>
            </w:pPr>
          </w:p>
          <w:p w14:paraId="4A6026CE" w14:textId="061F0D63" w:rsidR="006B0501" w:rsidRPr="00014E44" w:rsidRDefault="006B0501"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65BD7C7C" w14:textId="77777777" w:rsidR="006B0501" w:rsidRPr="00014E44" w:rsidRDefault="006B0501" w:rsidP="00DE1185">
            <w:pPr>
              <w:pStyle w:val="CellBodyCentered"/>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315D7E1C" w14:textId="77777777" w:rsidR="006B0501" w:rsidRPr="00014E44" w:rsidRDefault="006B0501" w:rsidP="00DE1185">
            <w:pPr>
              <w:pStyle w:val="CellBodyCentered"/>
              <w:rPr>
                <w:rFonts w:ascii="Arial Narrow" w:hAnsi="Arial Narrow" w:cs="Arial"/>
                <w:color w:val="auto"/>
                <w:sz w:val="16"/>
                <w:szCs w:val="16"/>
                <w:lang w:val="en-GB"/>
              </w:rPr>
            </w:pPr>
          </w:p>
          <w:p w14:paraId="40246967" w14:textId="30018AC3" w:rsidR="006B0501" w:rsidRPr="00014E44" w:rsidRDefault="006B0501" w:rsidP="003D2864">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3D286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4FEC72C1" w14:textId="77777777" w:rsidR="006B0501" w:rsidRPr="00014E44" w:rsidRDefault="006B0501" w:rsidP="00DE1185">
            <w:pPr>
              <w:pStyle w:val="CellBodyCentered"/>
              <w:rPr>
                <w:rFonts w:ascii="Arial Narrow" w:hAnsi="Arial Narrow" w:cs="Arial"/>
                <w:color w:val="auto"/>
                <w:sz w:val="16"/>
                <w:szCs w:val="16"/>
                <w:lang w:val="en-GB"/>
              </w:rPr>
            </w:pPr>
          </w:p>
          <w:p w14:paraId="3CFB23E4" w14:textId="4DA5D8F8"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550" w:author="Zhunisbayev, Olzhasbek A [Bolashak Atyrau Limited]" w:date="2022-09-18T20:42:00Z">
              <w:r w:rsidRPr="00014E44" w:rsidDel="004E3B81">
                <w:rPr>
                  <w:rFonts w:ascii="Arial Narrow" w:hAnsi="Arial Narrow" w:cs="Arial"/>
                  <w:color w:val="auto"/>
                  <w:sz w:val="16"/>
                  <w:szCs w:val="16"/>
                  <w:lang w:val="en-GB"/>
                </w:rPr>
                <w:delText xml:space="preserve">36 </w:delText>
              </w:r>
            </w:del>
            <w:ins w:id="4551" w:author="Zhunisbayev, Olzhasbek A [Bolashak Atyrau Limited]" w:date="2022-09-18T20:42: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099CAA23"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+343°C</w:t>
            </w:r>
          </w:p>
        </w:tc>
        <w:tc>
          <w:tcPr>
            <w:tcW w:w="1890" w:type="dxa"/>
            <w:tcBorders>
              <w:top w:val="single" w:sz="6" w:space="0" w:color="auto"/>
              <w:left w:val="single" w:sz="6" w:space="0" w:color="auto"/>
              <w:bottom w:val="single" w:sz="6" w:space="0" w:color="auto"/>
              <w:right w:val="single" w:sz="6" w:space="0" w:color="auto"/>
            </w:tcBorders>
          </w:tcPr>
          <w:p w14:paraId="5A37BF0E" w14:textId="77777777" w:rsidR="006B0501" w:rsidRPr="00014E44" w:rsidRDefault="006B0501" w:rsidP="00DE1185">
            <w:pPr>
              <w:pStyle w:val="CellBody"/>
              <w:rPr>
                <w:rFonts w:ascii="Arial Narrow" w:hAnsi="Arial Narrow" w:cs="Arial"/>
                <w:color w:val="auto"/>
                <w:sz w:val="16"/>
                <w:szCs w:val="16"/>
                <w:lang w:val="en-GB"/>
              </w:rPr>
            </w:pPr>
          </w:p>
          <w:p w14:paraId="27A95AB9" w14:textId="0B04E839"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Per B16.47 (1.3)</w:t>
            </w:r>
            <w:r w:rsidR="007C3745"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 ASME VIII</w:t>
            </w:r>
          </w:p>
          <w:p w14:paraId="270A2E7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Design pressure = 5.0 barg maximum.</w:t>
            </w:r>
          </w:p>
        </w:tc>
        <w:tc>
          <w:tcPr>
            <w:tcW w:w="630" w:type="dxa"/>
            <w:tcBorders>
              <w:top w:val="single" w:sz="6" w:space="0" w:color="auto"/>
              <w:left w:val="single" w:sz="6" w:space="0" w:color="auto"/>
              <w:bottom w:val="single" w:sz="6" w:space="0" w:color="auto"/>
              <w:right w:val="single" w:sz="6" w:space="0" w:color="auto"/>
            </w:tcBorders>
          </w:tcPr>
          <w:p w14:paraId="4CA675F5" w14:textId="77777777" w:rsidR="006B0501" w:rsidRPr="00014E44" w:rsidRDefault="006B0501" w:rsidP="00DE1185">
            <w:pPr>
              <w:pStyle w:val="CellBodyCentered"/>
              <w:rPr>
                <w:rFonts w:ascii="Arial Narrow" w:hAnsi="Arial Narrow" w:cs="Arial"/>
                <w:color w:val="auto"/>
                <w:sz w:val="16"/>
                <w:szCs w:val="16"/>
                <w:lang w:val="en-GB"/>
              </w:rPr>
            </w:pPr>
          </w:p>
          <w:p w14:paraId="29081E35" w14:textId="77777777" w:rsidR="006B0501" w:rsidRPr="00014E44" w:rsidRDefault="006B0501"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p w14:paraId="377BA7CD" w14:textId="77777777" w:rsidR="006B0501" w:rsidRPr="00014E44" w:rsidRDefault="006B0501"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1DE1476E" w14:textId="77777777" w:rsidR="006B0501" w:rsidRPr="00014E44" w:rsidRDefault="006B0501" w:rsidP="00DE1185">
            <w:pPr>
              <w:pStyle w:val="CellBodyCentered"/>
              <w:rPr>
                <w:rFonts w:ascii="Arial Narrow" w:hAnsi="Arial Narrow" w:cs="Arial"/>
                <w:color w:val="auto"/>
                <w:sz w:val="16"/>
                <w:szCs w:val="16"/>
                <w:lang w:val="en-GB"/>
              </w:rPr>
            </w:pPr>
          </w:p>
          <w:p w14:paraId="667E0646"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14:paraId="47ED385F" w14:textId="77777777" w:rsidTr="0038396C">
        <w:tc>
          <w:tcPr>
            <w:tcW w:w="3322" w:type="dxa"/>
            <w:tcBorders>
              <w:top w:val="single" w:sz="6" w:space="0" w:color="auto"/>
              <w:left w:val="single" w:sz="6" w:space="0" w:color="auto"/>
              <w:bottom w:val="single" w:sz="6" w:space="0" w:color="auto"/>
              <w:right w:val="single" w:sz="6" w:space="0" w:color="auto"/>
            </w:tcBorders>
          </w:tcPr>
          <w:p w14:paraId="7F10213A" w14:textId="77777777" w:rsidR="007C3745" w:rsidRPr="00014E44" w:rsidRDefault="007C3745" w:rsidP="00DE1185">
            <w:pPr>
              <w:pStyle w:val="TableText"/>
              <w:rPr>
                <w:rFonts w:ascii="Arial Narrow" w:hAnsi="Arial Narrow"/>
                <w:color w:val="auto"/>
                <w:szCs w:val="16"/>
              </w:rPr>
            </w:pPr>
          </w:p>
          <w:p w14:paraId="69A83989" w14:textId="75D81E52"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BB - BOILER BLOW DOWN</w:t>
            </w:r>
          </w:p>
          <w:p w14:paraId="75B41FD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1A35C07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CF – FOAM MIXTURE</w:t>
            </w:r>
          </w:p>
          <w:p w14:paraId="1B2459FD"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5C9CF575" w14:textId="77777777" w:rsidR="006B0501" w:rsidRPr="00014E44" w:rsidRDefault="006B0501" w:rsidP="00DE1185">
            <w:pPr>
              <w:pStyle w:val="TableText"/>
              <w:jc w:val="both"/>
              <w:rPr>
                <w:rFonts w:ascii="Arial Narrow" w:hAnsi="Arial Narrow"/>
                <w:color w:val="auto"/>
                <w:szCs w:val="16"/>
                <w:lang w:val="fr-FR"/>
              </w:rPr>
            </w:pPr>
            <w:r w:rsidRPr="00014E44">
              <w:rPr>
                <w:rFonts w:ascii="Arial Narrow" w:hAnsi="Arial Narrow"/>
                <w:color w:val="auto"/>
                <w:szCs w:val="16"/>
                <w:lang w:val="fr-FR"/>
              </w:rPr>
              <w:t>DHC - DRAIN, HYDROCARBONS</w:t>
            </w:r>
          </w:p>
          <w:p w14:paraId="0C816C56" w14:textId="77777777" w:rsidR="006B0501" w:rsidRPr="00014E44" w:rsidRDefault="006B0501" w:rsidP="00DE1185">
            <w:pPr>
              <w:pStyle w:val="TableText"/>
              <w:jc w:val="both"/>
              <w:rPr>
                <w:rFonts w:ascii="Arial Narrow" w:hAnsi="Arial Narrow"/>
                <w:color w:val="auto"/>
                <w:szCs w:val="16"/>
                <w:lang w:val="fr-FR"/>
              </w:rPr>
            </w:pPr>
            <w:r w:rsidRPr="00014E44">
              <w:rPr>
                <w:rFonts w:ascii="Arial Narrow" w:hAnsi="Arial Narrow"/>
                <w:color w:val="auto"/>
                <w:szCs w:val="16"/>
                <w:lang w:val="fr-FR"/>
              </w:rPr>
              <w:t>DLC – CHEMICAL DRAIN (OPEN)</w:t>
            </w:r>
          </w:p>
          <w:p w14:paraId="5C25E91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DS – SANITARY SEWER</w:t>
            </w:r>
          </w:p>
          <w:p w14:paraId="59259F67" w14:textId="587C6887" w:rsidR="006B0501" w:rsidRPr="00014E44" w:rsidRDefault="006B0501" w:rsidP="00DE1185">
            <w:pPr>
              <w:pStyle w:val="CellBody"/>
              <w:rPr>
                <w:ins w:id="4552" w:author="Zhunisbayev, Olzhasbek A [Bolashak Atyrau Limited]" w:date="2022-06-12T09:22:00Z"/>
                <w:rFonts w:ascii="Arial Narrow" w:hAnsi="Arial Narrow" w:cs="Arial"/>
                <w:color w:val="auto"/>
                <w:sz w:val="16"/>
                <w:szCs w:val="16"/>
                <w:lang w:val="en-GB"/>
              </w:rPr>
            </w:pPr>
            <w:ins w:id="4553" w:author="Zhunisbayev, Olzhasbek A [Bolashak Atyrau Limited]" w:date="2022-06-12T09:22:00Z">
              <w:r w:rsidRPr="00014E44">
                <w:rPr>
                  <w:rFonts w:ascii="Arial Narrow" w:hAnsi="Arial Narrow" w:cs="Arial"/>
                  <w:color w:val="auto"/>
                  <w:sz w:val="16"/>
                  <w:szCs w:val="16"/>
                  <w:lang w:val="en-GB"/>
                </w:rPr>
                <w:t>DW – WASTE CONDENDATE</w:t>
              </w:r>
            </w:ins>
          </w:p>
          <w:p w14:paraId="356D27D9" w14:textId="6160C9AB"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PLM – OIL MIST</w:t>
            </w:r>
          </w:p>
          <w:p w14:paraId="379E84A7"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p>
          <w:p w14:paraId="43D8EA3F" w14:textId="42F859FB"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 LOW PRESSURE</w:t>
            </w:r>
          </w:p>
          <w:p w14:paraId="418E8A66" w14:textId="0AB697B2"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 – POTABLE WATER (ABOVE GROUND)</w:t>
            </w:r>
          </w:p>
          <w:p w14:paraId="14603683" w14:textId="5B4F99DD"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w:t>
            </w:r>
            <w:r w:rsidR="003005D1" w:rsidRPr="00014E44">
              <w:rPr>
                <w:rFonts w:ascii="Arial Narrow" w:hAnsi="Arial Narrow" w:cs="Arial"/>
                <w:color w:val="auto"/>
                <w:sz w:val="16"/>
                <w:szCs w:val="16"/>
                <w:lang w:val="en-GB"/>
              </w:rPr>
              <w:t xml:space="preserve"> – </w:t>
            </w:r>
            <w:r w:rsidRPr="00014E44">
              <w:rPr>
                <w:rFonts w:ascii="Arial Narrow" w:hAnsi="Arial Narrow" w:cs="Arial"/>
                <w:color w:val="auto"/>
                <w:sz w:val="16"/>
                <w:szCs w:val="16"/>
                <w:lang w:val="en-GB"/>
              </w:rPr>
              <w:t>DEMINERALISED</w:t>
            </w:r>
            <w:r w:rsidR="003005D1"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WATER</w:t>
            </w:r>
          </w:p>
          <w:p w14:paraId="4A17EFB2" w14:textId="7777777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WE - EFFLUENT WATER</w:t>
            </w:r>
          </w:p>
          <w:p w14:paraId="7D645523" w14:textId="33E40B58"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WF - FIRE FIGHTING WATER</w:t>
            </w:r>
            <w:r w:rsidR="003005D1"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(ABOVE GR</w:t>
            </w:r>
            <w:r w:rsidR="0099009A" w:rsidRPr="00014E44">
              <w:rPr>
                <w:rFonts w:ascii="Arial Narrow" w:hAnsi="Arial Narrow" w:cs="Arial"/>
                <w:color w:val="auto"/>
                <w:sz w:val="16"/>
                <w:szCs w:val="16"/>
                <w:lang w:val="en-GB"/>
              </w:rPr>
              <w:t>.</w:t>
            </w:r>
            <w:r w:rsidRPr="00014E44">
              <w:rPr>
                <w:rFonts w:ascii="Arial Narrow" w:hAnsi="Arial Narrow" w:cs="Arial"/>
                <w:color w:val="auto"/>
                <w:sz w:val="16"/>
                <w:szCs w:val="16"/>
                <w:lang w:val="en-GB"/>
              </w:rPr>
              <w:t>)</w:t>
            </w:r>
          </w:p>
          <w:p w14:paraId="1907BB0D" w14:textId="03119E5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 (ABOVE</w:t>
            </w:r>
            <w:r w:rsidR="00E001FB"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GROUND)</w:t>
            </w:r>
          </w:p>
          <w:p w14:paraId="7D1D37D8" w14:textId="0EC7BB79"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WSC – CONTAMINATED SURFACE WATER</w:t>
            </w:r>
          </w:p>
          <w:p w14:paraId="64F44776"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16606D7E" w14:textId="7715B2B8"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WU – UTILITY WATER (ABOVE GROUND)</w:t>
            </w:r>
          </w:p>
          <w:p w14:paraId="0C553AB1" w14:textId="77777777" w:rsidR="006B0501" w:rsidRPr="00014E44" w:rsidRDefault="006B0501" w:rsidP="00DE1185">
            <w:pPr>
              <w:pStyle w:val="TableText"/>
              <w:rPr>
                <w:rFonts w:ascii="Arial Narrow" w:hAnsi="Arial Narrow" w:cs="Arial"/>
                <w:color w:val="auto"/>
                <w:szCs w:val="16"/>
              </w:rPr>
            </w:pPr>
            <w:r w:rsidRPr="00014E44">
              <w:rPr>
                <w:rFonts w:ascii="Arial Narrow" w:hAnsi="Arial Narrow" w:cs="Arial"/>
                <w:color w:val="auto"/>
                <w:szCs w:val="16"/>
              </w:rPr>
              <w:t>WT – TREATED WATER</w:t>
            </w:r>
          </w:p>
          <w:p w14:paraId="1065FDBF" w14:textId="469FB515" w:rsidR="00362A42" w:rsidRDefault="006B0501" w:rsidP="00DE1185">
            <w:pPr>
              <w:pStyle w:val="CellBody"/>
              <w:rPr>
                <w:rFonts w:ascii="Arial Narrow" w:hAnsi="Arial Narrow" w:cs="Arial"/>
                <w:color w:val="auto"/>
                <w:sz w:val="16"/>
                <w:szCs w:val="16"/>
              </w:rPr>
            </w:pPr>
            <w:r w:rsidRPr="00014E44">
              <w:rPr>
                <w:rFonts w:ascii="Arial Narrow" w:hAnsi="Arial Narrow" w:cs="Arial"/>
                <w:color w:val="auto"/>
                <w:sz w:val="16"/>
                <w:szCs w:val="16"/>
              </w:rPr>
              <w:t>VI – INSTRUMENT AIR</w:t>
            </w:r>
          </w:p>
          <w:p w14:paraId="62352482" w14:textId="7CFACCF2" w:rsidR="00362A42" w:rsidRPr="00014E44" w:rsidRDefault="00362A42" w:rsidP="00DE1185">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2BC67834" w14:textId="77777777" w:rsidR="006B0501" w:rsidRPr="00014E44" w:rsidRDefault="006B0501" w:rsidP="00DE1185">
            <w:pPr>
              <w:pStyle w:val="CellBodyCentered"/>
              <w:rPr>
                <w:rFonts w:ascii="Arial Narrow" w:hAnsi="Arial Narrow" w:cs="Arial"/>
                <w:b/>
                <w:color w:val="auto"/>
                <w:sz w:val="16"/>
                <w:szCs w:val="16"/>
              </w:rPr>
            </w:pPr>
          </w:p>
          <w:p w14:paraId="77FE28B9"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150H2G</w:t>
            </w:r>
          </w:p>
          <w:p w14:paraId="6C6D2622" w14:textId="77777777" w:rsidR="006B0501" w:rsidRPr="00014E44" w:rsidRDefault="006B0501" w:rsidP="00DE1185">
            <w:pPr>
              <w:pStyle w:val="CellBodyCentered"/>
              <w:rPr>
                <w:rFonts w:ascii="Arial Narrow" w:hAnsi="Arial Narrow" w:cs="Arial"/>
                <w:b/>
                <w:color w:val="auto"/>
                <w:sz w:val="16"/>
                <w:szCs w:val="16"/>
                <w:lang w:val="en-GB"/>
              </w:rPr>
            </w:pPr>
          </w:p>
          <w:p w14:paraId="325CD9F8" w14:textId="77777777" w:rsidR="006B0501" w:rsidRPr="00014E44" w:rsidRDefault="006B0501" w:rsidP="00DE1185">
            <w:pPr>
              <w:pStyle w:val="CellBodyCentered"/>
              <w:rPr>
                <w:rFonts w:ascii="Arial Narrow" w:hAnsi="Arial Narrow" w:cs="Arial"/>
                <w:b/>
                <w:color w:val="auto"/>
                <w:sz w:val="16"/>
                <w:szCs w:val="16"/>
                <w:lang w:val="en-GB"/>
              </w:rPr>
            </w:pPr>
          </w:p>
          <w:p w14:paraId="2F22BD10" w14:textId="77777777" w:rsidR="006B0501" w:rsidRPr="00014E44" w:rsidRDefault="006B0501" w:rsidP="00DE1185">
            <w:pPr>
              <w:pStyle w:val="CellBodyCentered"/>
              <w:rPr>
                <w:rFonts w:ascii="Arial Narrow" w:hAnsi="Arial Narrow" w:cs="Arial"/>
                <w:b/>
                <w:color w:val="auto"/>
                <w:sz w:val="16"/>
                <w:szCs w:val="16"/>
                <w:lang w:val="en-GB"/>
              </w:rPr>
            </w:pPr>
          </w:p>
          <w:p w14:paraId="62BBCA9A" w14:textId="77777777" w:rsidR="006B0501" w:rsidRPr="00014E44" w:rsidRDefault="006B0501" w:rsidP="00DE1185">
            <w:pPr>
              <w:pStyle w:val="CellBodyCentered"/>
              <w:rPr>
                <w:rFonts w:ascii="Arial Narrow" w:hAnsi="Arial Narrow" w:cs="Arial"/>
                <w:b/>
                <w:color w:val="auto"/>
                <w:sz w:val="16"/>
                <w:szCs w:val="16"/>
                <w:lang w:val="en-GB"/>
              </w:rPr>
            </w:pPr>
          </w:p>
          <w:p w14:paraId="59587433" w14:textId="77777777" w:rsidR="006B0501" w:rsidRPr="00014E44" w:rsidRDefault="006B0501" w:rsidP="00DE1185">
            <w:pPr>
              <w:pStyle w:val="CellBodyCentered"/>
              <w:rPr>
                <w:rFonts w:ascii="Arial Narrow" w:hAnsi="Arial Narrow" w:cs="Arial"/>
                <w:b/>
                <w:color w:val="auto"/>
                <w:sz w:val="16"/>
                <w:szCs w:val="16"/>
                <w:lang w:val="en-GB"/>
              </w:rPr>
            </w:pPr>
          </w:p>
          <w:p w14:paraId="316EA4D7" w14:textId="77777777" w:rsidR="006B0501" w:rsidRPr="00014E44" w:rsidRDefault="006B0501" w:rsidP="00DE1185">
            <w:pPr>
              <w:pStyle w:val="CellBodyCentered"/>
              <w:rPr>
                <w:rFonts w:ascii="Arial Narrow" w:hAnsi="Arial Narrow" w:cs="Arial"/>
                <w:b/>
                <w:color w:val="auto"/>
                <w:sz w:val="16"/>
                <w:szCs w:val="16"/>
                <w:lang w:val="en-GB"/>
              </w:rPr>
            </w:pPr>
          </w:p>
          <w:p w14:paraId="7CB69D8D" w14:textId="77777777" w:rsidR="006B0501" w:rsidRPr="00014E44" w:rsidRDefault="006B0501" w:rsidP="00DE1185">
            <w:pPr>
              <w:pStyle w:val="CellBodyCentered"/>
              <w:rPr>
                <w:rFonts w:ascii="Arial Narrow" w:hAnsi="Arial Narrow" w:cs="Arial"/>
                <w:b/>
                <w:color w:val="auto"/>
                <w:sz w:val="16"/>
                <w:szCs w:val="16"/>
                <w:lang w:val="en-GB"/>
              </w:rPr>
            </w:pPr>
          </w:p>
          <w:p w14:paraId="04C71513" w14:textId="77777777" w:rsidR="006B0501" w:rsidRPr="00014E44" w:rsidRDefault="006B0501" w:rsidP="00DE1185">
            <w:pPr>
              <w:pStyle w:val="CellBodyCentered"/>
              <w:rPr>
                <w:rFonts w:ascii="Arial Narrow" w:hAnsi="Arial Narrow" w:cs="Arial"/>
                <w:b/>
                <w:color w:val="auto"/>
                <w:sz w:val="16"/>
                <w:szCs w:val="16"/>
                <w:lang w:val="en-GB"/>
              </w:rPr>
            </w:pPr>
          </w:p>
          <w:p w14:paraId="64802E46" w14:textId="77777777" w:rsidR="006B0501" w:rsidRPr="00014E44" w:rsidRDefault="006B0501"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247C325C" w14:textId="77777777" w:rsidR="006B0501" w:rsidRPr="00014E44" w:rsidRDefault="006B0501" w:rsidP="00DE1185">
            <w:pPr>
              <w:pStyle w:val="CellBodyCentered"/>
              <w:rPr>
                <w:rFonts w:ascii="Arial Narrow" w:hAnsi="Arial Narrow" w:cs="Arial"/>
                <w:color w:val="auto"/>
                <w:sz w:val="16"/>
                <w:szCs w:val="16"/>
                <w:lang w:val="ru-RU"/>
              </w:rPr>
            </w:pPr>
          </w:p>
          <w:p w14:paraId="4BA4C1B9"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p w14:paraId="0AA8A8EE" w14:textId="77777777" w:rsidR="006B0501" w:rsidRPr="00014E44" w:rsidRDefault="006B0501" w:rsidP="00DE1185">
            <w:pPr>
              <w:pStyle w:val="CellBodyCentered"/>
              <w:rPr>
                <w:rFonts w:ascii="Arial Narrow" w:hAnsi="Arial Narrow" w:cs="Arial"/>
                <w:color w:val="auto"/>
                <w:sz w:val="16"/>
                <w:szCs w:val="16"/>
                <w:lang w:val="en-GB"/>
              </w:rPr>
            </w:pPr>
          </w:p>
          <w:p w14:paraId="03657A52" w14:textId="77777777" w:rsidR="006B0501" w:rsidRPr="00014E44" w:rsidRDefault="006B0501" w:rsidP="00DE1185">
            <w:pPr>
              <w:pStyle w:val="CellBodyCentered"/>
              <w:rPr>
                <w:rFonts w:ascii="Arial Narrow" w:hAnsi="Arial Narrow" w:cs="Arial"/>
                <w:color w:val="auto"/>
                <w:sz w:val="16"/>
                <w:szCs w:val="16"/>
                <w:lang w:val="en-GB"/>
              </w:rPr>
            </w:pPr>
          </w:p>
          <w:p w14:paraId="671256AE" w14:textId="77777777" w:rsidR="006B0501" w:rsidRPr="00014E44" w:rsidRDefault="006B0501" w:rsidP="00DE1185">
            <w:pPr>
              <w:pStyle w:val="CellBodyCentered"/>
              <w:rPr>
                <w:rFonts w:ascii="Arial Narrow" w:hAnsi="Arial Narrow" w:cs="Arial"/>
                <w:color w:val="auto"/>
                <w:sz w:val="16"/>
                <w:szCs w:val="16"/>
                <w:lang w:val="en-GB"/>
              </w:rPr>
            </w:pPr>
          </w:p>
          <w:p w14:paraId="45944892" w14:textId="77777777" w:rsidR="006B0501" w:rsidRPr="00014E44" w:rsidRDefault="006B0501" w:rsidP="00DE1185">
            <w:pPr>
              <w:pStyle w:val="CellBodyCentered"/>
              <w:rPr>
                <w:rFonts w:ascii="Arial Narrow" w:hAnsi="Arial Narrow" w:cs="Arial"/>
                <w:color w:val="auto"/>
                <w:sz w:val="16"/>
                <w:szCs w:val="16"/>
                <w:lang w:val="en-GB"/>
              </w:rPr>
            </w:pPr>
          </w:p>
          <w:p w14:paraId="64B0F070" w14:textId="77777777" w:rsidR="006B0501" w:rsidRPr="00014E44" w:rsidRDefault="006B0501" w:rsidP="00DE1185">
            <w:pPr>
              <w:pStyle w:val="CellBodyCentered"/>
              <w:rPr>
                <w:rFonts w:ascii="Arial Narrow" w:hAnsi="Arial Narrow" w:cs="Arial"/>
                <w:color w:val="auto"/>
                <w:sz w:val="16"/>
                <w:szCs w:val="16"/>
                <w:lang w:val="en-GB"/>
              </w:rPr>
            </w:pPr>
          </w:p>
          <w:p w14:paraId="7304EC00" w14:textId="77777777" w:rsidR="006B0501" w:rsidRPr="00014E44" w:rsidRDefault="006B0501" w:rsidP="00DE1185">
            <w:pPr>
              <w:pStyle w:val="CellBodyCentered"/>
              <w:rPr>
                <w:rFonts w:ascii="Arial Narrow" w:hAnsi="Arial Narrow" w:cs="Arial"/>
                <w:color w:val="auto"/>
                <w:sz w:val="16"/>
                <w:szCs w:val="16"/>
                <w:lang w:val="en-GB"/>
              </w:rPr>
            </w:pPr>
          </w:p>
          <w:p w14:paraId="1EDEAABF" w14:textId="77777777" w:rsidR="006B0501" w:rsidRPr="00014E44" w:rsidRDefault="006B0501" w:rsidP="00DE1185">
            <w:pPr>
              <w:pStyle w:val="CellBodyCentered"/>
              <w:rPr>
                <w:rFonts w:ascii="Arial Narrow" w:hAnsi="Arial Narrow" w:cs="Arial"/>
                <w:color w:val="auto"/>
                <w:sz w:val="16"/>
                <w:szCs w:val="16"/>
                <w:lang w:val="en-GB"/>
              </w:rPr>
            </w:pPr>
          </w:p>
          <w:p w14:paraId="5F4926D8" w14:textId="77777777" w:rsidR="006B0501" w:rsidRPr="00014E44" w:rsidRDefault="006B0501" w:rsidP="00DE1185">
            <w:pPr>
              <w:pStyle w:val="CellBodyCentered"/>
              <w:rPr>
                <w:rFonts w:ascii="Arial Narrow" w:hAnsi="Arial Narrow" w:cs="Arial"/>
                <w:color w:val="auto"/>
                <w:sz w:val="16"/>
                <w:szCs w:val="16"/>
                <w:lang w:val="en-GB"/>
              </w:rPr>
            </w:pPr>
          </w:p>
          <w:p w14:paraId="146414EC" w14:textId="77777777" w:rsidR="006B0501" w:rsidRPr="00014E44" w:rsidRDefault="006B0501" w:rsidP="00DE1185">
            <w:pPr>
              <w:pStyle w:val="CellBodyCentered"/>
              <w:rPr>
                <w:rFonts w:ascii="Arial Narrow" w:hAnsi="Arial Narrow" w:cs="Arial"/>
                <w:color w:val="auto"/>
                <w:sz w:val="16"/>
                <w:szCs w:val="16"/>
                <w:lang w:val="en-GB"/>
              </w:rPr>
            </w:pPr>
          </w:p>
          <w:p w14:paraId="5E835D27" w14:textId="77777777" w:rsidR="006B0501" w:rsidRPr="00014E44" w:rsidRDefault="006B0501"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70997C94" w14:textId="77777777" w:rsidR="006B0501" w:rsidRPr="00014E44" w:rsidRDefault="006B0501" w:rsidP="00DE1185">
            <w:pPr>
              <w:pStyle w:val="CellBodyCentered"/>
              <w:ind w:left="6"/>
              <w:rPr>
                <w:rFonts w:ascii="Arial Narrow" w:hAnsi="Arial Narrow" w:cs="Arial"/>
                <w:color w:val="auto"/>
                <w:sz w:val="16"/>
                <w:szCs w:val="16"/>
              </w:rPr>
            </w:pPr>
          </w:p>
          <w:p w14:paraId="4B4D2AAF" w14:textId="77777777" w:rsidR="006B0501" w:rsidRPr="00014E44" w:rsidRDefault="006B0501" w:rsidP="00DE1185">
            <w:pPr>
              <w:pStyle w:val="CellBodyCentered"/>
              <w:ind w:left="6"/>
              <w:rPr>
                <w:rFonts w:ascii="Arial Narrow" w:hAnsi="Arial Narrow" w:cs="Arial"/>
                <w:color w:val="auto"/>
                <w:sz w:val="16"/>
                <w:szCs w:val="16"/>
                <w:lang w:val="en-GB"/>
              </w:rPr>
            </w:pPr>
            <w:r w:rsidRPr="00014E44">
              <w:rPr>
                <w:rFonts w:ascii="Arial Narrow" w:hAnsi="Arial Narrow" w:cs="Arial"/>
                <w:color w:val="auto"/>
                <w:sz w:val="16"/>
                <w:szCs w:val="16"/>
                <w:lang w:val="en-GB"/>
              </w:rPr>
              <w:t>2” &amp; SMALLER – GALVANISED &amp; SCREWED</w:t>
            </w:r>
          </w:p>
          <w:p w14:paraId="6CD2A16B" w14:textId="77777777" w:rsidR="00C42CE9" w:rsidRDefault="00C42CE9" w:rsidP="00DE1185">
            <w:pPr>
              <w:pStyle w:val="CellBodyCentered"/>
              <w:rPr>
                <w:ins w:id="4554" w:author="Zhunisbayev, Olzhasbek [Bolashak Atyrau Limited]" w:date="2024-05-12T19:55:00Z"/>
                <w:rFonts w:ascii="Arial Narrow" w:hAnsi="Arial Narrow" w:cs="Arial"/>
                <w:color w:val="auto"/>
                <w:sz w:val="16"/>
                <w:szCs w:val="16"/>
                <w:lang w:val="en-GB"/>
              </w:rPr>
            </w:pPr>
          </w:p>
          <w:p w14:paraId="6A6B4B39" w14:textId="2A85DF42"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3” &amp; LARGER – </w:t>
            </w:r>
          </w:p>
          <w:p w14:paraId="3131A6C5"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GALVANISED</w:t>
            </w:r>
          </w:p>
          <w:p w14:paraId="58D79DF8" w14:textId="77777777" w:rsidR="006B0501" w:rsidRPr="00014E44" w:rsidRDefault="006B0501"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AFTER FABRICATION</w:t>
            </w:r>
          </w:p>
          <w:p w14:paraId="62D41B18"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7E20460D" w14:textId="77777777" w:rsidR="006B0501" w:rsidRPr="00014E44" w:rsidRDefault="006B0501" w:rsidP="00DE1185">
            <w:pPr>
              <w:pStyle w:val="CellBodyCentered"/>
              <w:rPr>
                <w:rFonts w:ascii="Arial Narrow" w:hAnsi="Arial Narrow" w:cs="Arial"/>
                <w:color w:val="auto"/>
                <w:sz w:val="16"/>
                <w:szCs w:val="16"/>
                <w:lang w:val="en-GB"/>
              </w:rPr>
            </w:pPr>
          </w:p>
          <w:p w14:paraId="372C54DD" w14:textId="77777777" w:rsidR="006B0501" w:rsidRPr="00014E44" w:rsidRDefault="006B0501" w:rsidP="00DE1185">
            <w:pPr>
              <w:pStyle w:val="CellBodyCentered"/>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3AC06ABE" w14:textId="77777777" w:rsidR="006B0501" w:rsidRPr="00014E44" w:rsidRDefault="006B0501" w:rsidP="00DE1185">
            <w:pPr>
              <w:pStyle w:val="CellBodyCentered"/>
              <w:rPr>
                <w:rFonts w:ascii="Arial Narrow" w:hAnsi="Arial Narrow" w:cs="Arial"/>
                <w:color w:val="auto"/>
                <w:sz w:val="16"/>
                <w:szCs w:val="16"/>
                <w:lang w:val="ru-RU"/>
              </w:rPr>
            </w:pPr>
          </w:p>
          <w:p w14:paraId="02CBC74E"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2E1FF930" w14:textId="640993CE"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003D286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p w14:paraId="1BA76E39" w14:textId="77777777" w:rsidR="006B0501" w:rsidRPr="00014E44" w:rsidRDefault="006B0501" w:rsidP="00DE1185">
            <w:pPr>
              <w:pStyle w:val="CellBodyCentered"/>
              <w:rPr>
                <w:rFonts w:ascii="Arial Narrow" w:hAnsi="Arial Narrow" w:cs="Arial"/>
                <w:color w:val="auto"/>
                <w:sz w:val="16"/>
                <w:szCs w:val="16"/>
                <w:lang w:val="en-GB"/>
              </w:rPr>
            </w:pPr>
          </w:p>
          <w:p w14:paraId="013C34A3" w14:textId="77777777" w:rsidR="006B0501" w:rsidRPr="00014E44" w:rsidRDefault="006B0501" w:rsidP="00DE1185">
            <w:pPr>
              <w:pStyle w:val="CellBodyCentered"/>
              <w:rPr>
                <w:rFonts w:ascii="Arial Narrow" w:hAnsi="Arial Narrow" w:cs="Arial"/>
                <w:color w:val="auto"/>
                <w:sz w:val="16"/>
                <w:szCs w:val="16"/>
                <w:lang w:val="en-GB"/>
              </w:rPr>
            </w:pPr>
          </w:p>
          <w:p w14:paraId="7DBBFFF7" w14:textId="77777777" w:rsidR="006B0501" w:rsidRPr="00014E44" w:rsidRDefault="006B0501" w:rsidP="00DE1185">
            <w:pPr>
              <w:pStyle w:val="CellBodyCentered"/>
              <w:rPr>
                <w:rFonts w:ascii="Arial Narrow" w:hAnsi="Arial Narrow" w:cs="Arial"/>
                <w:color w:val="auto"/>
                <w:sz w:val="16"/>
                <w:szCs w:val="16"/>
                <w:lang w:val="en-GB"/>
              </w:rPr>
            </w:pPr>
          </w:p>
          <w:p w14:paraId="3057B41F" w14:textId="77777777" w:rsidR="006B0501" w:rsidRPr="00014E44" w:rsidRDefault="006B0501" w:rsidP="00DE1185">
            <w:pPr>
              <w:pStyle w:val="CellBodyCentered"/>
              <w:rPr>
                <w:rFonts w:ascii="Arial Narrow" w:hAnsi="Arial Narrow" w:cs="Arial"/>
                <w:color w:val="auto"/>
                <w:sz w:val="16"/>
                <w:szCs w:val="16"/>
                <w:lang w:val="en-GB"/>
              </w:rPr>
            </w:pPr>
          </w:p>
          <w:p w14:paraId="2FA5E55A" w14:textId="77777777" w:rsidR="006B0501" w:rsidRPr="00014E44" w:rsidRDefault="006B0501" w:rsidP="00DE1185">
            <w:pPr>
              <w:pStyle w:val="CellBodyCentered"/>
              <w:rPr>
                <w:rFonts w:ascii="Arial Narrow" w:hAnsi="Arial Narrow" w:cs="Arial"/>
                <w:color w:val="auto"/>
                <w:sz w:val="16"/>
                <w:szCs w:val="16"/>
                <w:lang w:val="en-GB"/>
              </w:rPr>
            </w:pPr>
          </w:p>
          <w:p w14:paraId="0A5C6A3E" w14:textId="77777777" w:rsidR="006B0501" w:rsidRPr="00014E44" w:rsidRDefault="006B0501" w:rsidP="00DE1185">
            <w:pPr>
              <w:pStyle w:val="CellBodyCentered"/>
              <w:rPr>
                <w:rFonts w:ascii="Arial Narrow" w:hAnsi="Arial Narrow" w:cs="Arial"/>
                <w:color w:val="auto"/>
                <w:sz w:val="16"/>
                <w:szCs w:val="16"/>
                <w:lang w:val="en-GB"/>
              </w:rPr>
            </w:pPr>
          </w:p>
          <w:p w14:paraId="16647703" w14:textId="77777777" w:rsidR="006B0501" w:rsidRPr="00014E44" w:rsidRDefault="006B0501"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7366131" w14:textId="77777777" w:rsidR="006B0501" w:rsidRPr="00014E44" w:rsidRDefault="006B0501" w:rsidP="00DE1185">
            <w:pPr>
              <w:pStyle w:val="CellBodyCentered"/>
              <w:rPr>
                <w:rFonts w:ascii="Arial Narrow" w:hAnsi="Arial Narrow" w:cs="Arial"/>
                <w:color w:val="auto"/>
                <w:sz w:val="16"/>
                <w:szCs w:val="16"/>
                <w:lang w:val="ru-RU"/>
              </w:rPr>
            </w:pPr>
          </w:p>
          <w:p w14:paraId="6C3B69FE" w14:textId="69726F7B"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555" w:author="Zhunisbayev, Olzhasbek A [Bolashak Atyrau Limited]" w:date="2022-09-18T20:42:00Z">
              <w:r w:rsidRPr="00014E44" w:rsidDel="004E3B81">
                <w:rPr>
                  <w:rFonts w:ascii="Arial Narrow" w:hAnsi="Arial Narrow" w:cs="Arial"/>
                  <w:color w:val="auto"/>
                  <w:sz w:val="16"/>
                  <w:szCs w:val="16"/>
                  <w:lang w:val="en-GB"/>
                </w:rPr>
                <w:delText xml:space="preserve">46 </w:delText>
              </w:r>
            </w:del>
            <w:ins w:id="4556" w:author="Zhunisbayev, Olzhasbek A [Bolashak Atyrau Limited]" w:date="2022-09-18T20:42: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3E5E2345"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+150°C</w:t>
            </w:r>
          </w:p>
          <w:p w14:paraId="3C7BDA6B" w14:textId="77777777" w:rsidR="006B0501" w:rsidRPr="00014E44" w:rsidRDefault="006B0501" w:rsidP="00DE1185">
            <w:pPr>
              <w:pStyle w:val="CellBodyCentered"/>
              <w:rPr>
                <w:rFonts w:ascii="Arial Narrow" w:hAnsi="Arial Narrow" w:cs="Arial"/>
                <w:color w:val="auto"/>
                <w:sz w:val="16"/>
                <w:szCs w:val="16"/>
                <w:lang w:val="en-GB"/>
              </w:rPr>
            </w:pPr>
          </w:p>
          <w:p w14:paraId="7677183B" w14:textId="77777777" w:rsidR="006B0501" w:rsidRPr="00014E44" w:rsidRDefault="006B0501" w:rsidP="00DE1185">
            <w:pPr>
              <w:pStyle w:val="CellBodyCentered"/>
              <w:rPr>
                <w:rFonts w:ascii="Arial Narrow" w:hAnsi="Arial Narrow" w:cs="Arial"/>
                <w:color w:val="auto"/>
                <w:sz w:val="16"/>
                <w:szCs w:val="16"/>
                <w:lang w:val="en-GB"/>
              </w:rPr>
            </w:pPr>
          </w:p>
          <w:p w14:paraId="51E975B6" w14:textId="77777777" w:rsidR="006B0501" w:rsidRPr="00014E44" w:rsidRDefault="006B0501" w:rsidP="00DE1185">
            <w:pPr>
              <w:pStyle w:val="CellBodyCentered"/>
              <w:rPr>
                <w:rFonts w:ascii="Arial Narrow" w:hAnsi="Arial Narrow" w:cs="Arial"/>
                <w:color w:val="auto"/>
                <w:sz w:val="16"/>
                <w:szCs w:val="16"/>
                <w:lang w:val="en-GB"/>
              </w:rPr>
            </w:pPr>
          </w:p>
          <w:p w14:paraId="04559EB6" w14:textId="77777777" w:rsidR="006B0501" w:rsidRPr="00014E44" w:rsidRDefault="006B0501" w:rsidP="00DE1185">
            <w:pPr>
              <w:pStyle w:val="CellBodyCentered"/>
              <w:rPr>
                <w:rFonts w:ascii="Arial Narrow" w:hAnsi="Arial Narrow" w:cs="Arial"/>
                <w:color w:val="auto"/>
                <w:sz w:val="16"/>
                <w:szCs w:val="16"/>
                <w:lang w:val="en-GB"/>
              </w:rPr>
            </w:pPr>
          </w:p>
          <w:p w14:paraId="63B66C8E" w14:textId="77777777" w:rsidR="006B0501" w:rsidRPr="00014E44" w:rsidRDefault="006B0501" w:rsidP="00DE1185">
            <w:pPr>
              <w:pStyle w:val="CellBodyCentered"/>
              <w:rPr>
                <w:rFonts w:ascii="Arial Narrow" w:hAnsi="Arial Narrow" w:cs="Arial"/>
                <w:color w:val="auto"/>
                <w:sz w:val="16"/>
                <w:szCs w:val="16"/>
                <w:lang w:val="en-GB"/>
              </w:rPr>
            </w:pPr>
          </w:p>
          <w:p w14:paraId="686F6584" w14:textId="77777777" w:rsidR="006B0501" w:rsidRPr="00014E44" w:rsidRDefault="006B0501" w:rsidP="00DE1185">
            <w:pPr>
              <w:pStyle w:val="CellBodyCentered"/>
              <w:rPr>
                <w:rFonts w:ascii="Arial Narrow" w:hAnsi="Arial Narrow" w:cs="Arial"/>
                <w:color w:val="auto"/>
                <w:sz w:val="16"/>
                <w:szCs w:val="16"/>
                <w:lang w:val="en-GB"/>
              </w:rPr>
            </w:pPr>
          </w:p>
          <w:p w14:paraId="1496624E" w14:textId="77777777" w:rsidR="006B0501" w:rsidRPr="00014E44" w:rsidRDefault="006B0501" w:rsidP="00DE1185">
            <w:pPr>
              <w:pStyle w:val="CellBodyCentered"/>
              <w:rPr>
                <w:rFonts w:ascii="Arial Narrow" w:hAnsi="Arial Narrow" w:cs="Arial"/>
                <w:color w:val="auto"/>
                <w:sz w:val="16"/>
                <w:szCs w:val="16"/>
                <w:lang w:val="en-GB"/>
              </w:rPr>
            </w:pPr>
          </w:p>
          <w:p w14:paraId="68460CA5" w14:textId="77777777" w:rsidR="006B0501" w:rsidRPr="00014E44" w:rsidRDefault="006B0501"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62600CA0" w14:textId="77777777" w:rsidR="006B0501" w:rsidRPr="00014E44" w:rsidRDefault="006B0501" w:rsidP="00DE1185">
            <w:pPr>
              <w:pStyle w:val="CellBody"/>
              <w:rPr>
                <w:rFonts w:ascii="Arial Narrow" w:hAnsi="Arial Narrow" w:cs="Arial"/>
                <w:color w:val="auto"/>
                <w:sz w:val="16"/>
                <w:szCs w:val="16"/>
              </w:rPr>
            </w:pPr>
          </w:p>
          <w:p w14:paraId="19D14B8A" w14:textId="607F3472"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Maximum = 15.8 barg</w:t>
            </w:r>
          </w:p>
          <w:p w14:paraId="0D4BB8D0" w14:textId="77777777" w:rsidR="006B0501" w:rsidRPr="00014E44" w:rsidRDefault="006B0501" w:rsidP="00DE1185">
            <w:pPr>
              <w:pStyle w:val="CellBody"/>
              <w:rPr>
                <w:rFonts w:ascii="Arial Narrow" w:hAnsi="Arial Narrow"/>
                <w:color w:val="auto"/>
                <w:sz w:val="16"/>
                <w:szCs w:val="16"/>
              </w:rPr>
            </w:pPr>
            <w:r w:rsidRPr="00014E44">
              <w:rPr>
                <w:rFonts w:ascii="Arial Narrow" w:hAnsi="Arial Narrow" w:cs="Arial"/>
                <w:color w:val="auto"/>
                <w:sz w:val="16"/>
                <w:szCs w:val="16"/>
                <w:lang w:val="en-GB"/>
              </w:rPr>
              <w:t>(limited by bronze valve rating</w:t>
            </w:r>
            <w:r w:rsidRPr="00014E44">
              <w:rPr>
                <w:rFonts w:ascii="Arial Narrow" w:hAnsi="Arial Narrow" w:cs="Arial"/>
                <w:color w:val="auto"/>
                <w:sz w:val="16"/>
                <w:szCs w:val="16"/>
              </w:rPr>
              <w:t xml:space="preserve"> </w:t>
            </w:r>
            <w:r w:rsidRPr="00014E44">
              <w:rPr>
                <w:rFonts w:ascii="Arial Narrow" w:hAnsi="Arial Narrow"/>
                <w:color w:val="auto"/>
                <w:sz w:val="16"/>
                <w:szCs w:val="16"/>
              </w:rPr>
              <w:t>as per BS EN 12288 Industrial valve)</w:t>
            </w:r>
          </w:p>
          <w:p w14:paraId="2CFDC893" w14:textId="77777777" w:rsidR="006B0501" w:rsidRPr="00014E44" w:rsidRDefault="006B0501" w:rsidP="00DE1185">
            <w:pPr>
              <w:pStyle w:val="CellBody"/>
              <w:rPr>
                <w:rFonts w:ascii="Arial Narrow" w:hAnsi="Arial Narrow"/>
                <w:color w:val="auto"/>
                <w:sz w:val="16"/>
                <w:szCs w:val="16"/>
              </w:rPr>
            </w:pPr>
          </w:p>
          <w:p w14:paraId="1F046E0B" w14:textId="77777777" w:rsidR="006B0501" w:rsidRPr="00014E44" w:rsidRDefault="006B0501" w:rsidP="00DE1185">
            <w:pPr>
              <w:pStyle w:val="CellBody"/>
              <w:rPr>
                <w:rFonts w:ascii="Arial Narrow" w:hAnsi="Arial Narrow"/>
                <w:color w:val="auto"/>
                <w:sz w:val="16"/>
                <w:szCs w:val="16"/>
              </w:rPr>
            </w:pPr>
          </w:p>
          <w:p w14:paraId="07FE7025" w14:textId="77777777" w:rsidR="006B0501" w:rsidRPr="00014E44" w:rsidRDefault="006B0501" w:rsidP="00DE1185">
            <w:pPr>
              <w:pStyle w:val="CellBody"/>
              <w:rPr>
                <w:rFonts w:ascii="Arial Narrow" w:hAnsi="Arial Narrow"/>
                <w:color w:val="auto"/>
                <w:sz w:val="16"/>
                <w:szCs w:val="16"/>
              </w:rPr>
            </w:pPr>
          </w:p>
          <w:p w14:paraId="4720EE3E" w14:textId="77777777" w:rsidR="006B0501" w:rsidRPr="00014E44" w:rsidRDefault="006B0501" w:rsidP="00DE1185">
            <w:pPr>
              <w:pStyle w:val="CellBody"/>
              <w:rPr>
                <w:rFonts w:ascii="Arial Narrow" w:hAnsi="Arial Narrow"/>
                <w:color w:val="auto"/>
                <w:sz w:val="16"/>
                <w:szCs w:val="16"/>
              </w:rPr>
            </w:pPr>
          </w:p>
          <w:p w14:paraId="5560A035" w14:textId="77777777" w:rsidR="006B0501" w:rsidRPr="00014E44" w:rsidRDefault="006B0501" w:rsidP="00DE1185">
            <w:pPr>
              <w:pStyle w:val="CellBody"/>
              <w:rPr>
                <w:rFonts w:ascii="Arial Narrow" w:hAnsi="Arial Narrow"/>
                <w:color w:val="auto"/>
                <w:sz w:val="16"/>
                <w:szCs w:val="16"/>
              </w:rPr>
            </w:pPr>
          </w:p>
          <w:p w14:paraId="76EEE95E" w14:textId="77777777" w:rsidR="006B0501" w:rsidRPr="00014E44" w:rsidRDefault="006B0501" w:rsidP="00DE1185">
            <w:pPr>
              <w:pStyle w:val="CellBody"/>
              <w:rPr>
                <w:rFonts w:ascii="Arial Narrow" w:hAnsi="Arial Narrow" w:cs="Arial"/>
                <w:color w:val="auto"/>
                <w:sz w:val="16"/>
                <w:szCs w:val="16"/>
              </w:rPr>
            </w:pPr>
          </w:p>
        </w:tc>
        <w:tc>
          <w:tcPr>
            <w:tcW w:w="630" w:type="dxa"/>
            <w:tcBorders>
              <w:top w:val="single" w:sz="6" w:space="0" w:color="auto"/>
              <w:left w:val="single" w:sz="6" w:space="0" w:color="auto"/>
              <w:bottom w:val="single" w:sz="6" w:space="0" w:color="auto"/>
              <w:right w:val="single" w:sz="6" w:space="0" w:color="auto"/>
            </w:tcBorders>
          </w:tcPr>
          <w:p w14:paraId="467BAC5D" w14:textId="77777777" w:rsidR="006B0501" w:rsidRPr="00014E44" w:rsidRDefault="006B0501" w:rsidP="00DE1185">
            <w:pPr>
              <w:pStyle w:val="CellBodyCentered"/>
              <w:rPr>
                <w:rFonts w:ascii="Arial Narrow" w:hAnsi="Arial Narrow" w:cs="Arial"/>
                <w:color w:val="auto"/>
                <w:sz w:val="16"/>
                <w:szCs w:val="16"/>
              </w:rPr>
            </w:pPr>
          </w:p>
          <w:p w14:paraId="1190574F" w14:textId="77777777" w:rsidR="006B0501" w:rsidRPr="00014E44" w:rsidRDefault="006B0501"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p w14:paraId="69723E46" w14:textId="77777777" w:rsidR="006B0501" w:rsidRPr="00014E44" w:rsidRDefault="006B0501">
            <w:pPr>
              <w:pStyle w:val="CellBodyCentered"/>
              <w:tabs>
                <w:tab w:val="left" w:pos="3600"/>
              </w:tabs>
              <w:ind w:left="3600"/>
              <w:rPr>
                <w:rFonts w:ascii="Arial Narrow" w:hAnsi="Arial Narrow" w:cs="Arial"/>
                <w:color w:val="auto"/>
                <w:sz w:val="16"/>
                <w:szCs w:val="16"/>
                <w:lang w:val="en-GB"/>
              </w:rPr>
              <w:pPrChange w:id="4557" w:author="Zhunisbayev, Olzhasbek [Bolashak Atyrau Limited]" w:date="2023-10-05T20:14:00Z">
                <w:pPr>
                  <w:pStyle w:val="CellBodyCentered"/>
                  <w:tabs>
                    <w:tab w:val="left" w:pos="3600"/>
                  </w:tabs>
                  <w:spacing w:before="140" w:after="140" w:line="280" w:lineRule="atLeast"/>
                  <w:ind w:left="3600" w:hanging="1440"/>
                </w:pPr>
              </w:pPrChange>
            </w:pPr>
            <w:r w:rsidRPr="00014E44">
              <w:rPr>
                <w:rFonts w:ascii="Arial Narrow" w:hAnsi="Arial Narrow" w:cs="Arial"/>
                <w:color w:val="auto"/>
                <w:sz w:val="16"/>
                <w:szCs w:val="16"/>
                <w:lang w:val="en-GB"/>
              </w:rPr>
              <w:t>NOTE 3</w:t>
            </w:r>
          </w:p>
          <w:p w14:paraId="5ECBF5B2" w14:textId="77777777" w:rsidR="006B0501" w:rsidRPr="00014E44" w:rsidRDefault="006B0501" w:rsidP="00DE1185">
            <w:pPr>
              <w:pStyle w:val="CellBodyCentered"/>
              <w:rPr>
                <w:rFonts w:ascii="Arial Narrow" w:hAnsi="Arial Narrow" w:cs="Arial"/>
                <w:color w:val="auto"/>
                <w:sz w:val="16"/>
                <w:szCs w:val="16"/>
                <w:lang w:val="en-GB"/>
              </w:rPr>
            </w:pPr>
          </w:p>
          <w:p w14:paraId="519D8794" w14:textId="77777777" w:rsidR="006B0501" w:rsidRPr="00014E44" w:rsidRDefault="006B0501" w:rsidP="00DE1185">
            <w:pPr>
              <w:pStyle w:val="CellBodyCentered"/>
              <w:rPr>
                <w:rFonts w:ascii="Arial Narrow" w:hAnsi="Arial Narrow" w:cs="Arial"/>
                <w:color w:val="auto"/>
                <w:sz w:val="16"/>
                <w:szCs w:val="16"/>
                <w:lang w:val="en-GB"/>
              </w:rPr>
            </w:pPr>
          </w:p>
          <w:p w14:paraId="23671168" w14:textId="77777777" w:rsidR="006B0501" w:rsidRPr="00014E44" w:rsidRDefault="006B0501" w:rsidP="00DE1185">
            <w:pPr>
              <w:pStyle w:val="CellBodyCentered"/>
              <w:rPr>
                <w:rFonts w:ascii="Arial Narrow" w:hAnsi="Arial Narrow" w:cs="Arial"/>
                <w:color w:val="auto"/>
                <w:sz w:val="16"/>
                <w:szCs w:val="16"/>
                <w:lang w:val="en-GB"/>
              </w:rPr>
            </w:pPr>
          </w:p>
          <w:p w14:paraId="4413980D" w14:textId="77777777" w:rsidR="006B0501" w:rsidRPr="00014E44" w:rsidRDefault="006B0501" w:rsidP="00DE1185">
            <w:pPr>
              <w:pStyle w:val="CellBodyCentered"/>
              <w:rPr>
                <w:rFonts w:ascii="Arial Narrow" w:hAnsi="Arial Narrow" w:cs="Arial"/>
                <w:color w:val="auto"/>
                <w:sz w:val="16"/>
                <w:szCs w:val="16"/>
                <w:lang w:val="en-GB"/>
              </w:rPr>
            </w:pPr>
          </w:p>
          <w:p w14:paraId="3EBCF953" w14:textId="77777777" w:rsidR="006B0501" w:rsidRPr="00014E44" w:rsidRDefault="006B0501" w:rsidP="00DE1185">
            <w:pPr>
              <w:pStyle w:val="CellBodyCentered"/>
              <w:rPr>
                <w:rFonts w:ascii="Arial Narrow" w:hAnsi="Arial Narrow" w:cs="Arial"/>
                <w:color w:val="auto"/>
                <w:sz w:val="16"/>
                <w:szCs w:val="16"/>
                <w:lang w:val="en-GB"/>
              </w:rPr>
            </w:pPr>
          </w:p>
          <w:p w14:paraId="72B5AD61" w14:textId="77777777" w:rsidR="006B0501" w:rsidRPr="00014E44" w:rsidRDefault="006B0501" w:rsidP="00DE1185">
            <w:pPr>
              <w:pStyle w:val="CellBodyCentered"/>
              <w:rPr>
                <w:rFonts w:ascii="Arial Narrow" w:hAnsi="Arial Narrow" w:cs="Arial"/>
                <w:color w:val="auto"/>
                <w:sz w:val="16"/>
                <w:szCs w:val="16"/>
                <w:lang w:val="en-GB"/>
              </w:rPr>
            </w:pPr>
          </w:p>
          <w:p w14:paraId="3EC96656" w14:textId="77777777" w:rsidR="006B0501" w:rsidRPr="00014E44" w:rsidRDefault="006B0501" w:rsidP="00DE1185">
            <w:pPr>
              <w:pStyle w:val="CellBodyCentered"/>
              <w:rPr>
                <w:rFonts w:ascii="Arial Narrow" w:hAnsi="Arial Narrow" w:cs="Arial"/>
                <w:color w:val="auto"/>
                <w:sz w:val="16"/>
                <w:szCs w:val="16"/>
                <w:lang w:val="en-GB"/>
              </w:rPr>
            </w:pPr>
          </w:p>
          <w:p w14:paraId="4F67D412" w14:textId="77777777" w:rsidR="006B0501" w:rsidRPr="00014E44" w:rsidRDefault="006B0501"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5D3FA6C8" w14:textId="77777777" w:rsidR="006B0501" w:rsidRPr="00014E44" w:rsidRDefault="006B0501" w:rsidP="00DE1185">
            <w:pPr>
              <w:pStyle w:val="CellBodyCentered"/>
              <w:rPr>
                <w:rFonts w:ascii="Arial Narrow" w:hAnsi="Arial Narrow" w:cs="Arial"/>
                <w:color w:val="auto"/>
                <w:sz w:val="16"/>
                <w:szCs w:val="16"/>
                <w:lang w:val="ru-RU"/>
              </w:rPr>
            </w:pPr>
          </w:p>
          <w:p w14:paraId="6DEE243D"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63F13357" w14:textId="77777777" w:rsidR="006B0501" w:rsidRPr="00014E44" w:rsidRDefault="006B0501" w:rsidP="00DE1185">
            <w:pPr>
              <w:pStyle w:val="CellBodyCentered"/>
              <w:rPr>
                <w:rFonts w:ascii="Arial Narrow" w:hAnsi="Arial Narrow" w:cs="Arial"/>
                <w:color w:val="auto"/>
                <w:sz w:val="16"/>
                <w:szCs w:val="16"/>
                <w:lang w:val="en-GB"/>
              </w:rPr>
            </w:pPr>
          </w:p>
          <w:p w14:paraId="374B821F" w14:textId="77777777" w:rsidR="006B0501" w:rsidRPr="00014E44" w:rsidRDefault="006B0501" w:rsidP="00DE1185">
            <w:pPr>
              <w:pStyle w:val="CellBodyCentered"/>
              <w:rPr>
                <w:rFonts w:ascii="Arial Narrow" w:hAnsi="Arial Narrow" w:cs="Arial"/>
                <w:color w:val="auto"/>
                <w:sz w:val="16"/>
                <w:szCs w:val="16"/>
                <w:lang w:val="en-GB"/>
              </w:rPr>
            </w:pPr>
          </w:p>
          <w:p w14:paraId="66CBC038" w14:textId="77777777" w:rsidR="006B0501" w:rsidRPr="00014E44" w:rsidRDefault="006B0501" w:rsidP="00DE1185">
            <w:pPr>
              <w:pStyle w:val="CellBodyCentered"/>
              <w:rPr>
                <w:rFonts w:ascii="Arial Narrow" w:hAnsi="Arial Narrow" w:cs="Arial"/>
                <w:color w:val="auto"/>
                <w:sz w:val="16"/>
                <w:szCs w:val="16"/>
                <w:lang w:val="en-GB"/>
              </w:rPr>
            </w:pPr>
          </w:p>
          <w:p w14:paraId="3199FFD5" w14:textId="77777777" w:rsidR="006B0501" w:rsidRPr="00014E44" w:rsidRDefault="006B0501" w:rsidP="00DE1185">
            <w:pPr>
              <w:pStyle w:val="CellBodyCentered"/>
              <w:rPr>
                <w:rFonts w:ascii="Arial Narrow" w:hAnsi="Arial Narrow" w:cs="Arial"/>
                <w:color w:val="auto"/>
                <w:sz w:val="16"/>
                <w:szCs w:val="16"/>
                <w:lang w:val="en-GB"/>
              </w:rPr>
            </w:pPr>
          </w:p>
          <w:p w14:paraId="7BF85FE6" w14:textId="77777777" w:rsidR="006B0501" w:rsidRPr="00014E44" w:rsidRDefault="006B0501" w:rsidP="00DE1185">
            <w:pPr>
              <w:pStyle w:val="CellBodyCentered"/>
              <w:rPr>
                <w:rFonts w:ascii="Arial Narrow" w:hAnsi="Arial Narrow" w:cs="Arial"/>
                <w:color w:val="auto"/>
                <w:sz w:val="16"/>
                <w:szCs w:val="16"/>
                <w:lang w:val="en-GB"/>
              </w:rPr>
            </w:pPr>
          </w:p>
          <w:p w14:paraId="0283EC60" w14:textId="77777777" w:rsidR="006B0501" w:rsidRPr="00014E44" w:rsidRDefault="006B0501" w:rsidP="00DE1185">
            <w:pPr>
              <w:pStyle w:val="CellBodyCentered"/>
              <w:rPr>
                <w:rFonts w:ascii="Arial Narrow" w:hAnsi="Arial Narrow" w:cs="Arial"/>
                <w:color w:val="auto"/>
                <w:sz w:val="16"/>
                <w:szCs w:val="16"/>
                <w:lang w:val="en-GB"/>
              </w:rPr>
            </w:pPr>
          </w:p>
          <w:p w14:paraId="1A0FCF0E" w14:textId="77777777" w:rsidR="006B0501" w:rsidRPr="00014E44" w:rsidRDefault="006B0501" w:rsidP="00DE1185">
            <w:pPr>
              <w:pStyle w:val="CellBodyCentered"/>
              <w:rPr>
                <w:rFonts w:ascii="Arial Narrow" w:hAnsi="Arial Narrow" w:cs="Arial"/>
                <w:color w:val="auto"/>
                <w:sz w:val="16"/>
                <w:szCs w:val="16"/>
                <w:lang w:val="en-GB"/>
              </w:rPr>
            </w:pPr>
          </w:p>
          <w:p w14:paraId="6B871E0F" w14:textId="77777777" w:rsidR="006B0501" w:rsidRPr="00014E44" w:rsidRDefault="006B0501" w:rsidP="00DE1185">
            <w:pPr>
              <w:pStyle w:val="CellBodyCentered"/>
              <w:rPr>
                <w:rFonts w:ascii="Arial Narrow" w:hAnsi="Arial Narrow" w:cs="Arial"/>
                <w:color w:val="auto"/>
                <w:sz w:val="16"/>
                <w:szCs w:val="16"/>
                <w:lang w:val="en-GB"/>
              </w:rPr>
            </w:pPr>
          </w:p>
          <w:p w14:paraId="39990B5A" w14:textId="77777777" w:rsidR="006B0501" w:rsidRPr="00014E44" w:rsidRDefault="006B0501" w:rsidP="00DE1185">
            <w:pPr>
              <w:pStyle w:val="CellBodyCentered"/>
              <w:rPr>
                <w:rFonts w:ascii="Arial Narrow" w:hAnsi="Arial Narrow" w:cs="Arial"/>
                <w:color w:val="auto"/>
                <w:sz w:val="16"/>
                <w:szCs w:val="16"/>
                <w:lang w:val="en-GB"/>
              </w:rPr>
            </w:pPr>
          </w:p>
          <w:p w14:paraId="3F5556BC" w14:textId="77777777" w:rsidR="006B0501" w:rsidRPr="00014E44" w:rsidRDefault="006B0501" w:rsidP="00DE1185">
            <w:pPr>
              <w:pStyle w:val="CellBodyCentered"/>
              <w:rPr>
                <w:rFonts w:ascii="Arial Narrow" w:hAnsi="Arial Narrow" w:cs="Arial"/>
                <w:color w:val="auto"/>
                <w:sz w:val="16"/>
                <w:szCs w:val="16"/>
                <w:lang w:val="en-GB"/>
              </w:rPr>
            </w:pPr>
          </w:p>
        </w:tc>
      </w:tr>
      <w:tr w:rsidR="00FA3851" w:rsidRPr="00014E44" w14:paraId="5CFBA3A4" w14:textId="77777777" w:rsidTr="0038396C">
        <w:tc>
          <w:tcPr>
            <w:tcW w:w="3322" w:type="dxa"/>
            <w:tcBorders>
              <w:top w:val="single" w:sz="6" w:space="0" w:color="auto"/>
              <w:left w:val="single" w:sz="6" w:space="0" w:color="auto"/>
              <w:bottom w:val="single" w:sz="6" w:space="0" w:color="auto"/>
              <w:right w:val="single" w:sz="6" w:space="0" w:color="auto"/>
            </w:tcBorders>
          </w:tcPr>
          <w:p w14:paraId="2768AAA7" w14:textId="77777777" w:rsidR="006B0501" w:rsidRPr="00014E44" w:rsidRDefault="006B0501" w:rsidP="00DE1185">
            <w:pPr>
              <w:pStyle w:val="CellBody"/>
              <w:rPr>
                <w:rFonts w:ascii="Arial Narrow" w:hAnsi="Arial Narrow" w:cs="Arial"/>
                <w:color w:val="auto"/>
                <w:sz w:val="16"/>
                <w:szCs w:val="16"/>
                <w:lang w:val="en-GB"/>
              </w:rPr>
            </w:pPr>
          </w:p>
          <w:p w14:paraId="75679FCE"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236AAB8E"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4E443B08" w14:textId="77777777" w:rsidR="006B0501" w:rsidRPr="00014E44" w:rsidRDefault="006B0501" w:rsidP="00DE1185">
            <w:pPr>
              <w:pStyle w:val="CellBody"/>
              <w:rPr>
                <w:rFonts w:ascii="Arial Narrow" w:hAnsi="Arial Narrow" w:cs="Arial"/>
                <w:color w:val="auto"/>
                <w:sz w:val="16"/>
                <w:szCs w:val="16"/>
                <w:lang w:val="en-GB"/>
              </w:rPr>
            </w:pPr>
          </w:p>
          <w:p w14:paraId="2A997095" w14:textId="77777777" w:rsidR="006B0501" w:rsidRPr="00014E44" w:rsidRDefault="006B0501" w:rsidP="00DE1185">
            <w:pPr>
              <w:pStyle w:val="CellBody"/>
              <w:rPr>
                <w:rFonts w:ascii="Arial Narrow" w:hAnsi="Arial Narrow" w:cs="Arial"/>
                <w:color w:val="auto"/>
                <w:sz w:val="16"/>
                <w:szCs w:val="16"/>
                <w:lang w:val="en-GB"/>
              </w:rPr>
            </w:pPr>
          </w:p>
          <w:p w14:paraId="5B80D354" w14:textId="77777777" w:rsidR="006B0501" w:rsidRPr="00014E44" w:rsidRDefault="006B0501"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8381720" w14:textId="77777777" w:rsidR="006B0501" w:rsidRPr="00014E44" w:rsidRDefault="006B0501" w:rsidP="00DE1185">
            <w:pPr>
              <w:pStyle w:val="CellBodyCentered"/>
              <w:rPr>
                <w:rFonts w:ascii="Arial Narrow" w:hAnsi="Arial Narrow" w:cs="Arial"/>
                <w:b/>
                <w:color w:val="auto"/>
                <w:sz w:val="16"/>
                <w:szCs w:val="16"/>
                <w:lang w:val="en-GB"/>
              </w:rPr>
            </w:pPr>
          </w:p>
          <w:p w14:paraId="6A030D70" w14:textId="77777777" w:rsidR="006B0501"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150H5E</w:t>
            </w:r>
          </w:p>
          <w:p w14:paraId="110DB53C" w14:textId="77777777" w:rsidR="0074590A" w:rsidRDefault="0074590A" w:rsidP="00DE1185">
            <w:pPr>
              <w:pStyle w:val="CellBodyCentered"/>
              <w:rPr>
                <w:rFonts w:ascii="Arial Narrow" w:hAnsi="Arial Narrow" w:cs="Arial"/>
                <w:b/>
                <w:color w:val="auto"/>
                <w:sz w:val="16"/>
                <w:szCs w:val="16"/>
                <w:lang w:val="en-GB"/>
              </w:rPr>
            </w:pPr>
          </w:p>
          <w:p w14:paraId="3A2F3BBF" w14:textId="77777777" w:rsidR="0074590A" w:rsidRDefault="0074590A" w:rsidP="00DE1185">
            <w:pPr>
              <w:pStyle w:val="CellBodyCentered"/>
              <w:rPr>
                <w:rFonts w:ascii="Arial Narrow" w:hAnsi="Arial Narrow" w:cs="Arial"/>
                <w:b/>
                <w:color w:val="auto"/>
                <w:sz w:val="16"/>
                <w:szCs w:val="16"/>
                <w:lang w:val="en-GB"/>
              </w:rPr>
            </w:pPr>
          </w:p>
          <w:p w14:paraId="1ADC301F" w14:textId="44720A8B" w:rsidR="0074590A" w:rsidRPr="00014E44" w:rsidRDefault="0074590A"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0C2ED4BB" w14:textId="77777777" w:rsidR="006B0501" w:rsidRPr="00014E44" w:rsidRDefault="006B0501" w:rsidP="00DE1185">
            <w:pPr>
              <w:pStyle w:val="CellBodyCentered"/>
              <w:rPr>
                <w:rFonts w:ascii="Arial Narrow" w:hAnsi="Arial Narrow" w:cs="Arial"/>
                <w:color w:val="auto"/>
                <w:sz w:val="16"/>
                <w:szCs w:val="16"/>
                <w:lang w:val="en-GB"/>
              </w:rPr>
            </w:pPr>
          </w:p>
          <w:p w14:paraId="7BA3B7A3"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tc>
        <w:tc>
          <w:tcPr>
            <w:tcW w:w="1080" w:type="dxa"/>
            <w:tcBorders>
              <w:top w:val="single" w:sz="6" w:space="0" w:color="auto"/>
              <w:left w:val="single" w:sz="6" w:space="0" w:color="auto"/>
              <w:bottom w:val="single" w:sz="6" w:space="0" w:color="auto"/>
              <w:right w:val="single" w:sz="6" w:space="0" w:color="auto"/>
            </w:tcBorders>
          </w:tcPr>
          <w:p w14:paraId="52C8E0C6" w14:textId="77777777" w:rsidR="006B0501" w:rsidRPr="00014E44" w:rsidRDefault="006B0501" w:rsidP="00DE1185">
            <w:pPr>
              <w:pStyle w:val="CellBodyCentered"/>
              <w:rPr>
                <w:rFonts w:ascii="Arial Narrow" w:hAnsi="Arial Narrow" w:cs="Arial"/>
                <w:color w:val="auto"/>
                <w:sz w:val="16"/>
                <w:szCs w:val="16"/>
                <w:lang w:val="en-GB"/>
              </w:rPr>
            </w:pPr>
          </w:p>
          <w:p w14:paraId="37F3B6E9" w14:textId="6D2C322C" w:rsidR="006B0501" w:rsidRPr="00014E44" w:rsidRDefault="00E001FB"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11D177DE" w14:textId="77777777" w:rsidR="00E001FB" w:rsidRPr="00014E44" w:rsidRDefault="00E001FB" w:rsidP="00DE1185">
            <w:pPr>
              <w:pStyle w:val="CellBodyCentered"/>
              <w:rPr>
                <w:rFonts w:ascii="Arial Narrow" w:hAnsi="Arial Narrow" w:cs="Arial"/>
                <w:color w:val="auto"/>
                <w:sz w:val="16"/>
                <w:szCs w:val="16"/>
                <w:lang w:val="en-GB"/>
              </w:rPr>
            </w:pPr>
          </w:p>
          <w:p w14:paraId="1BBCD2E7"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35F39B9F" w14:textId="77777777" w:rsidR="006B0501" w:rsidRPr="00014E44" w:rsidRDefault="006B0501" w:rsidP="00DE1185">
            <w:pPr>
              <w:pStyle w:val="CellBodyCentered"/>
              <w:rPr>
                <w:rFonts w:ascii="Arial Narrow" w:hAnsi="Arial Narrow" w:cs="Arial"/>
                <w:color w:val="auto"/>
                <w:sz w:val="16"/>
                <w:szCs w:val="16"/>
                <w:lang w:val="en-GB"/>
              </w:rPr>
            </w:pPr>
          </w:p>
          <w:p w14:paraId="5DA5E2F9"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p>
          <w:p w14:paraId="40015DD9"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0F7A1D2F" w14:textId="77777777" w:rsidR="006B0501" w:rsidRPr="00014E44" w:rsidRDefault="006B0501" w:rsidP="00DE1185">
            <w:pPr>
              <w:pStyle w:val="CellBodyCentered"/>
              <w:rPr>
                <w:rFonts w:ascii="Arial Narrow" w:hAnsi="Arial Narrow" w:cs="Arial"/>
                <w:color w:val="auto"/>
                <w:sz w:val="16"/>
                <w:szCs w:val="16"/>
                <w:lang w:val="en-GB"/>
              </w:rPr>
            </w:pPr>
          </w:p>
          <w:p w14:paraId="5ABE5543"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+75°C</w:t>
            </w:r>
          </w:p>
        </w:tc>
        <w:tc>
          <w:tcPr>
            <w:tcW w:w="1890" w:type="dxa"/>
            <w:tcBorders>
              <w:top w:val="single" w:sz="6" w:space="0" w:color="auto"/>
              <w:left w:val="single" w:sz="6" w:space="0" w:color="auto"/>
              <w:bottom w:val="single" w:sz="6" w:space="0" w:color="auto"/>
              <w:right w:val="single" w:sz="6" w:space="0" w:color="auto"/>
            </w:tcBorders>
          </w:tcPr>
          <w:p w14:paraId="52D9C63A" w14:textId="77777777" w:rsidR="006B0501" w:rsidRPr="00014E44" w:rsidRDefault="006B0501" w:rsidP="00DE1185">
            <w:pPr>
              <w:pStyle w:val="CellBody"/>
              <w:rPr>
                <w:rFonts w:ascii="Arial Narrow" w:hAnsi="Arial Narrow" w:cs="Arial"/>
                <w:color w:val="auto"/>
                <w:sz w:val="16"/>
                <w:szCs w:val="16"/>
                <w:lang w:val="en-GB"/>
              </w:rPr>
            </w:pPr>
          </w:p>
          <w:p w14:paraId="0796859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PIPELINE SPECIFICATION </w:t>
            </w:r>
          </w:p>
          <w:p w14:paraId="348F1E76" w14:textId="07593A92"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w:t>
            </w:r>
            <w:r w:rsidRPr="00014E44">
              <w:rPr>
                <w:rFonts w:ascii="Arial Narrow" w:hAnsi="Arial Narrow"/>
                <w:color w:val="auto"/>
                <w:szCs w:val="16"/>
              </w:rPr>
              <w:t xml:space="preserve">= </w:t>
            </w:r>
            <w:r w:rsidRPr="00014E44">
              <w:rPr>
                <w:rFonts w:ascii="Arial Narrow" w:hAnsi="Arial Narrow" w:cs="Arial"/>
                <w:color w:val="auto"/>
                <w:szCs w:val="16"/>
                <w:lang w:val="en-GB"/>
              </w:rPr>
              <w:t>10barg</w:t>
            </w:r>
          </w:p>
          <w:p w14:paraId="71906856" w14:textId="0528AA0A" w:rsidR="006B0501" w:rsidRPr="00014E44" w:rsidRDefault="006B0501" w:rsidP="00DE1185">
            <w:pPr>
              <w:pStyle w:val="TableText"/>
              <w:rPr>
                <w:rFonts w:ascii="Arial Narrow" w:hAnsi="Arial Narrow" w:cs="Arial"/>
                <w:color w:val="auto"/>
                <w:szCs w:val="16"/>
                <w:lang w:val="en-GB"/>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10barg</w:t>
            </w:r>
          </w:p>
          <w:p w14:paraId="4BFF926B" w14:textId="0410018D"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75°</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10barg</w:t>
            </w:r>
          </w:p>
          <w:p w14:paraId="26A0F15C" w14:textId="77777777" w:rsidR="006B0501" w:rsidRPr="00014E44" w:rsidRDefault="006B0501"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(limited by pipe wall thickness)</w:t>
            </w:r>
          </w:p>
          <w:p w14:paraId="3751E5E6" w14:textId="77777777" w:rsidR="006B0501" w:rsidRPr="0096118E" w:rsidRDefault="006B0501" w:rsidP="00DE1185">
            <w:pPr>
              <w:pStyle w:val="CellBody"/>
              <w:rPr>
                <w:rFonts w:ascii="Arial Narrow" w:hAnsi="Arial Narrow" w:cs="Arial"/>
                <w:color w:val="auto"/>
                <w:sz w:val="16"/>
                <w:szCs w:val="16"/>
              </w:rPr>
            </w:pPr>
          </w:p>
          <w:p w14:paraId="3ED127C8" w14:textId="77777777" w:rsidR="0010308A" w:rsidRPr="0096118E" w:rsidRDefault="0010308A" w:rsidP="00DE1185">
            <w:pPr>
              <w:pStyle w:val="CellBody"/>
              <w:rPr>
                <w:rFonts w:ascii="Arial Narrow" w:hAnsi="Arial Narrow" w:cs="Arial"/>
                <w:color w:val="auto"/>
                <w:sz w:val="16"/>
                <w:szCs w:val="16"/>
              </w:rPr>
            </w:pPr>
          </w:p>
          <w:p w14:paraId="2AE03F66" w14:textId="77777777" w:rsidR="0010308A" w:rsidRPr="0096118E" w:rsidRDefault="0010308A" w:rsidP="00DE1185">
            <w:pPr>
              <w:pStyle w:val="CellBody"/>
              <w:rPr>
                <w:rFonts w:ascii="Arial Narrow" w:hAnsi="Arial Narrow" w:cs="Arial"/>
                <w:color w:val="auto"/>
                <w:sz w:val="16"/>
                <w:szCs w:val="16"/>
              </w:rPr>
            </w:pPr>
          </w:p>
          <w:p w14:paraId="4A82E798" w14:textId="77777777" w:rsidR="0010308A" w:rsidRPr="0096118E" w:rsidRDefault="0010308A" w:rsidP="00DE1185">
            <w:pPr>
              <w:pStyle w:val="CellBody"/>
              <w:rPr>
                <w:rFonts w:ascii="Arial Narrow" w:hAnsi="Arial Narrow" w:cs="Arial"/>
                <w:color w:val="auto"/>
                <w:sz w:val="16"/>
                <w:szCs w:val="16"/>
              </w:rPr>
            </w:pPr>
          </w:p>
          <w:p w14:paraId="2C637D8D" w14:textId="77777777" w:rsidR="0010308A" w:rsidRPr="0096118E" w:rsidRDefault="0010308A" w:rsidP="00DE1185">
            <w:pPr>
              <w:pStyle w:val="CellBody"/>
              <w:rPr>
                <w:rFonts w:ascii="Arial Narrow" w:hAnsi="Arial Narrow" w:cs="Arial"/>
                <w:color w:val="auto"/>
                <w:sz w:val="16"/>
                <w:szCs w:val="16"/>
              </w:rPr>
            </w:pPr>
          </w:p>
          <w:p w14:paraId="3F719AD7" w14:textId="77777777" w:rsidR="0010308A" w:rsidRPr="0096118E" w:rsidRDefault="0010308A" w:rsidP="00DE1185">
            <w:pPr>
              <w:pStyle w:val="CellBody"/>
              <w:rPr>
                <w:rFonts w:ascii="Arial Narrow" w:hAnsi="Arial Narrow" w:cs="Arial"/>
                <w:color w:val="auto"/>
                <w:sz w:val="16"/>
                <w:szCs w:val="16"/>
              </w:rPr>
            </w:pPr>
          </w:p>
          <w:p w14:paraId="16646E28" w14:textId="77777777" w:rsidR="0010308A" w:rsidRPr="0096118E" w:rsidRDefault="0010308A" w:rsidP="00DE1185">
            <w:pPr>
              <w:pStyle w:val="CellBody"/>
              <w:rPr>
                <w:rFonts w:ascii="Arial Narrow" w:hAnsi="Arial Narrow" w:cs="Arial"/>
                <w:color w:val="auto"/>
                <w:sz w:val="16"/>
                <w:szCs w:val="16"/>
              </w:rPr>
            </w:pPr>
          </w:p>
          <w:p w14:paraId="07580BC6" w14:textId="77777777" w:rsidR="0010308A" w:rsidRPr="0096118E" w:rsidRDefault="0010308A" w:rsidP="00DE1185">
            <w:pPr>
              <w:pStyle w:val="CellBody"/>
              <w:rPr>
                <w:rFonts w:ascii="Arial Narrow" w:hAnsi="Arial Narrow" w:cs="Arial"/>
                <w:color w:val="auto"/>
                <w:sz w:val="16"/>
                <w:szCs w:val="16"/>
              </w:rPr>
            </w:pPr>
          </w:p>
        </w:tc>
        <w:tc>
          <w:tcPr>
            <w:tcW w:w="630" w:type="dxa"/>
            <w:tcBorders>
              <w:top w:val="single" w:sz="6" w:space="0" w:color="auto"/>
              <w:left w:val="single" w:sz="6" w:space="0" w:color="auto"/>
              <w:bottom w:val="single" w:sz="6" w:space="0" w:color="auto"/>
              <w:right w:val="single" w:sz="6" w:space="0" w:color="auto"/>
            </w:tcBorders>
          </w:tcPr>
          <w:p w14:paraId="57C86AFE" w14:textId="77777777" w:rsidR="006B0501" w:rsidRPr="00014E44" w:rsidRDefault="006B0501" w:rsidP="00DE1185">
            <w:pPr>
              <w:pStyle w:val="CellBodyCentered"/>
              <w:rPr>
                <w:rFonts w:ascii="Arial Narrow" w:hAnsi="Arial Narrow" w:cs="Arial"/>
                <w:color w:val="auto"/>
                <w:sz w:val="16"/>
                <w:szCs w:val="16"/>
              </w:rPr>
            </w:pPr>
          </w:p>
          <w:p w14:paraId="3EBD77BA" w14:textId="77777777" w:rsidR="006B0501" w:rsidRPr="00014E44" w:rsidRDefault="006B0501"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NO</w:t>
            </w:r>
          </w:p>
        </w:tc>
        <w:tc>
          <w:tcPr>
            <w:tcW w:w="418" w:type="dxa"/>
            <w:tcBorders>
              <w:top w:val="single" w:sz="6" w:space="0" w:color="auto"/>
              <w:left w:val="single" w:sz="6" w:space="0" w:color="auto"/>
              <w:bottom w:val="single" w:sz="6" w:space="0" w:color="auto"/>
              <w:right w:val="single" w:sz="6" w:space="0" w:color="auto"/>
            </w:tcBorders>
          </w:tcPr>
          <w:p w14:paraId="05A6F22A" w14:textId="77777777" w:rsidR="006B0501" w:rsidRPr="00014E44" w:rsidRDefault="006B0501" w:rsidP="00DE1185">
            <w:pPr>
              <w:pStyle w:val="CellBodyCentered"/>
              <w:rPr>
                <w:rFonts w:ascii="Arial Narrow" w:hAnsi="Arial Narrow" w:cs="Arial"/>
                <w:color w:val="auto"/>
                <w:sz w:val="16"/>
                <w:szCs w:val="16"/>
                <w:lang w:val="en-GB"/>
              </w:rPr>
            </w:pPr>
          </w:p>
          <w:p w14:paraId="70A4F5B2"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p w14:paraId="03728F99" w14:textId="77777777" w:rsidR="006B0501" w:rsidRPr="00014E44" w:rsidRDefault="006B0501" w:rsidP="00DE1185">
            <w:pPr>
              <w:pStyle w:val="CellBodyCentered"/>
              <w:rPr>
                <w:rFonts w:ascii="Arial Narrow" w:hAnsi="Arial Narrow" w:cs="Arial"/>
                <w:color w:val="auto"/>
                <w:sz w:val="16"/>
                <w:szCs w:val="16"/>
                <w:lang w:val="en-GB"/>
              </w:rPr>
            </w:pPr>
          </w:p>
        </w:tc>
      </w:tr>
      <w:tr w:rsidR="00FA3851" w:rsidRPr="00014E44" w14:paraId="3015C8C7" w14:textId="77777777" w:rsidTr="0038396C">
        <w:tc>
          <w:tcPr>
            <w:tcW w:w="3322" w:type="dxa"/>
            <w:tcBorders>
              <w:top w:val="single" w:sz="6" w:space="0" w:color="auto"/>
              <w:left w:val="single" w:sz="6" w:space="0" w:color="auto"/>
              <w:bottom w:val="single" w:sz="6" w:space="0" w:color="auto"/>
              <w:right w:val="single" w:sz="6" w:space="0" w:color="auto"/>
            </w:tcBorders>
          </w:tcPr>
          <w:p w14:paraId="3CC1BA39" w14:textId="23187D6F" w:rsidR="006B0501" w:rsidRPr="00014E44" w:rsidRDefault="006B0501" w:rsidP="00DE1185">
            <w:pPr>
              <w:pStyle w:val="CellBody"/>
              <w:rPr>
                <w:rFonts w:ascii="Arial Narrow" w:hAnsi="Arial Narrow" w:cs="Arial"/>
                <w:color w:val="auto"/>
                <w:sz w:val="16"/>
                <w:szCs w:val="16"/>
                <w:lang w:val="en-GB"/>
              </w:rPr>
            </w:pPr>
          </w:p>
          <w:p w14:paraId="6F11E8E8"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1D21021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CS – SULPHUR</w:t>
            </w:r>
          </w:p>
          <w:p w14:paraId="165934B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GW – WASTE GAS, OFF GAS</w:t>
            </w:r>
          </w:p>
          <w:p w14:paraId="7747676E" w14:textId="74F09B43"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SLL – STEAM LOW PRESSURE</w:t>
            </w:r>
          </w:p>
          <w:p w14:paraId="088073B8" w14:textId="22B639C5"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 LOW PRESSURE</w:t>
            </w:r>
          </w:p>
          <w:p w14:paraId="42E41FAD"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VP - PROCESS AIR</w:t>
            </w:r>
          </w:p>
          <w:p w14:paraId="4C49E378" w14:textId="7565D324"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VU – UTILITY AIR, PLANT AIR</w:t>
            </w:r>
          </w:p>
          <w:p w14:paraId="49A84FE1" w14:textId="77777777" w:rsidR="006B0501" w:rsidRPr="00014E44" w:rsidRDefault="006B0501"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90D4A0C" w14:textId="77777777" w:rsidR="006B0501" w:rsidRPr="00014E44" w:rsidRDefault="006B0501" w:rsidP="00DE1185">
            <w:pPr>
              <w:pStyle w:val="CellBodyCentered"/>
              <w:rPr>
                <w:rFonts w:ascii="Arial Narrow" w:hAnsi="Arial Narrow" w:cs="Arial"/>
                <w:b/>
                <w:color w:val="auto"/>
                <w:sz w:val="16"/>
                <w:szCs w:val="16"/>
                <w:lang w:val="en-GB"/>
              </w:rPr>
            </w:pPr>
          </w:p>
          <w:p w14:paraId="6DDE89FF" w14:textId="4D815C77" w:rsidR="006B0501" w:rsidRPr="00014E44" w:rsidRDefault="00A0514E" w:rsidP="00DE1185">
            <w:pPr>
              <w:pStyle w:val="CellBodyCentered"/>
              <w:rPr>
                <w:rFonts w:ascii="Arial Narrow" w:hAnsi="Arial Narrow" w:cs="Arial"/>
                <w:b/>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81792" behindDoc="0" locked="0" layoutInCell="1" allowOverlap="1" wp14:anchorId="2DAE3028" wp14:editId="5729B6C9">
                      <wp:simplePos x="0" y="0"/>
                      <wp:positionH relativeFrom="column">
                        <wp:posOffset>-484604</wp:posOffset>
                      </wp:positionH>
                      <wp:positionV relativeFrom="paragraph">
                        <wp:posOffset>168960</wp:posOffset>
                      </wp:positionV>
                      <wp:extent cx="980881" cy="221615"/>
                      <wp:effectExtent l="0" t="0" r="48260" b="64135"/>
                      <wp:wrapNone/>
                      <wp:docPr id="1265516349" name="AutoShape 40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0881"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34E350EC" w14:textId="77777777" w:rsidR="00E001FB" w:rsidRPr="00B97FC4" w:rsidRDefault="00E001FB"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022" o:spid="_x0000_s1610" style="position:absolute;left:0;text-align:left;margin-left:-38.15pt;margin-top:13.3pt;width:77.25pt;height:17.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">
                      <v:shadow on="t" color="black [3213]" opacity=".5"/>
                      <v:textbox>
                        <w:txbxContent>
                          <w:p w14:paraId="34E350EC" w14:textId="77777777" w:rsidR="00E001FB" w:rsidRPr="00B97FC4" w:rsidRDefault="00E001FB"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6B0501" w:rsidRPr="00014E44">
              <w:rPr>
                <w:rFonts w:ascii="Arial Narrow" w:hAnsi="Arial Narrow" w:cs="Arial"/>
                <w:b/>
                <w:color w:val="auto"/>
                <w:sz w:val="16"/>
                <w:szCs w:val="16"/>
                <w:lang w:val="en-GB"/>
              </w:rPr>
              <w:t>150J20</w:t>
            </w:r>
          </w:p>
        </w:tc>
        <w:tc>
          <w:tcPr>
            <w:tcW w:w="450" w:type="dxa"/>
            <w:tcBorders>
              <w:top w:val="single" w:sz="6" w:space="0" w:color="auto"/>
              <w:left w:val="single" w:sz="6" w:space="0" w:color="auto"/>
              <w:bottom w:val="single" w:sz="6" w:space="0" w:color="auto"/>
              <w:right w:val="single" w:sz="6" w:space="0" w:color="auto"/>
            </w:tcBorders>
          </w:tcPr>
          <w:p w14:paraId="0D60DB19" w14:textId="77777777" w:rsidR="006B0501" w:rsidRPr="00014E44" w:rsidRDefault="006B0501" w:rsidP="00DE1185">
            <w:pPr>
              <w:pStyle w:val="CellBodyCentered"/>
              <w:rPr>
                <w:rFonts w:ascii="Arial Narrow" w:hAnsi="Arial Narrow" w:cs="Arial"/>
                <w:color w:val="auto"/>
                <w:sz w:val="16"/>
                <w:szCs w:val="16"/>
                <w:lang w:val="en-GB"/>
              </w:rPr>
            </w:pPr>
          </w:p>
          <w:p w14:paraId="57C21171" w14:textId="16E4A913"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r w:rsidR="00667677"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w:t>
            </w:r>
          </w:p>
          <w:p w14:paraId="65C3CD11" w14:textId="77777777" w:rsidR="006B0501"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p w14:paraId="4B240134" w14:textId="776ABD6D" w:rsidR="00294257" w:rsidRPr="00014E44" w:rsidRDefault="00294257"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3F4F09F9" w14:textId="77777777" w:rsidR="006B0501" w:rsidRPr="00014E44" w:rsidRDefault="006B0501" w:rsidP="00DE1185">
            <w:pPr>
              <w:pStyle w:val="CellBodyCentered"/>
              <w:rPr>
                <w:rFonts w:ascii="Arial Narrow" w:hAnsi="Arial Narrow" w:cs="Arial"/>
                <w:color w:val="auto"/>
                <w:sz w:val="16"/>
                <w:szCs w:val="16"/>
                <w:lang w:val="en-GB"/>
              </w:rPr>
            </w:pPr>
          </w:p>
          <w:p w14:paraId="563E6661" w14:textId="31302CA5" w:rsidR="006B0501" w:rsidRPr="00014E44" w:rsidRDefault="00E001FB"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32EA77AC"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JACKETED</w:t>
            </w:r>
          </w:p>
          <w:p w14:paraId="67FDD28E"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SYSTEM</w:t>
            </w:r>
          </w:p>
          <w:p w14:paraId="6CDFDABA" w14:textId="77777777" w:rsidR="00C42CE9" w:rsidRPr="00014E44" w:rsidRDefault="00C42CE9" w:rsidP="00C42CE9">
            <w:pPr>
              <w:pStyle w:val="CellBodyCentered"/>
              <w:rPr>
                <w:ins w:id="4558" w:author="Zhunisbayev, Olzhasbek [Bolashak Atyrau Limited]" w:date="2024-05-12T19:57:00Z"/>
                <w:rFonts w:ascii="Arial Narrow" w:hAnsi="Arial Narrow" w:cs="Arial"/>
                <w:color w:val="auto"/>
                <w:sz w:val="16"/>
                <w:szCs w:val="16"/>
              </w:rPr>
            </w:pPr>
            <w:ins w:id="4559" w:author="Zhunisbayev, Olzhasbek [Bolashak Atyrau Limited]" w:date="2024-05-12T19:57:00Z">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rPr>
                <w:t>1</w:t>
              </w:r>
            </w:ins>
          </w:p>
          <w:p w14:paraId="43D4CF24" w14:textId="77777777" w:rsidR="00C42CE9" w:rsidRDefault="00C42CE9" w:rsidP="00DE1185">
            <w:pPr>
              <w:pStyle w:val="CellBodyCentered"/>
              <w:rPr>
                <w:ins w:id="4560" w:author="Zhunisbayev, Olzhasbek [Bolashak Atyrau Limited]" w:date="2024-05-12T19:57:00Z"/>
                <w:rFonts w:ascii="Arial Narrow" w:hAnsi="Arial Narrow" w:cs="Arial"/>
                <w:color w:val="auto"/>
                <w:sz w:val="16"/>
                <w:szCs w:val="16"/>
                <w:lang w:val="en-GB"/>
              </w:rPr>
            </w:pPr>
          </w:p>
          <w:p w14:paraId="0F837FF5" w14:textId="235D0D52"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C.A. </w:t>
            </w:r>
            <w:r w:rsidR="004F63F5">
              <w:rPr>
                <w:rFonts w:ascii="Arial Narrow" w:hAnsi="Arial Narrow" w:cs="Arial"/>
                <w:color w:val="auto"/>
                <w:sz w:val="16"/>
                <w:szCs w:val="16"/>
                <w:lang w:val="en-GB"/>
              </w:rPr>
              <w:t>for</w:t>
            </w:r>
          </w:p>
          <w:p w14:paraId="42D0A2D6"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INNER = 3.0 mm</w:t>
            </w:r>
          </w:p>
          <w:p w14:paraId="5903B47F" w14:textId="41C4F447" w:rsidR="006B0501" w:rsidRPr="00014E44" w:rsidRDefault="004F63F5" w:rsidP="00DE1185">
            <w:pPr>
              <w:pStyle w:val="CellBodyCentered"/>
              <w:rPr>
                <w:rFonts w:ascii="Arial Narrow" w:hAnsi="Arial Narrow" w:cs="Arial"/>
                <w:color w:val="auto"/>
                <w:sz w:val="16"/>
                <w:szCs w:val="16"/>
              </w:rPr>
            </w:pPr>
            <w:del w:id="4561" w:author="Zhunisbayev, Olzhasbek [Bolashak Atyrau Limited]" w:date="2024-05-12T19:57:00Z">
              <w:r w:rsidDel="00C42CE9">
                <w:rPr>
                  <w:rFonts w:ascii="Arial Narrow" w:hAnsi="Arial Narrow" w:cs="Arial"/>
                  <w:color w:val="auto"/>
                  <w:sz w:val="16"/>
                  <w:szCs w:val="16"/>
                  <w:lang w:val="en-GB"/>
                </w:rPr>
                <w:delText xml:space="preserve">C.A. </w:delText>
              </w:r>
            </w:del>
            <w:ins w:id="4562" w:author="Zhunisbayev, Olzhasbek [Bolashak Atyrau Limited]" w:date="2024-05-12T19:57:00Z">
              <w:r w:rsidR="00C42CE9">
                <w:rPr>
                  <w:rFonts w:ascii="Arial Narrow" w:hAnsi="Arial Narrow" w:cs="Arial"/>
                  <w:color w:val="auto"/>
                  <w:sz w:val="16"/>
                  <w:szCs w:val="16"/>
                </w:rPr>
                <w:t>JACK.</w:t>
              </w:r>
            </w:ins>
            <w:del w:id="4563" w:author="Zhunisbayev, Olzhasbek [Bolashak Atyrau Limited]" w:date="2024-05-12T19:57:00Z">
              <w:r w:rsidR="006B0501" w:rsidRPr="00014E44" w:rsidDel="00C42CE9">
                <w:rPr>
                  <w:rFonts w:ascii="Arial Narrow" w:hAnsi="Arial Narrow" w:cs="Arial"/>
                  <w:color w:val="auto"/>
                  <w:sz w:val="16"/>
                  <w:szCs w:val="16"/>
                  <w:lang w:val="en-GB"/>
                </w:rPr>
                <w:delText>OUTER</w:delText>
              </w:r>
            </w:del>
            <w:r w:rsidR="006B0501" w:rsidRPr="00014E44">
              <w:rPr>
                <w:rFonts w:ascii="Arial Narrow" w:hAnsi="Arial Narrow" w:cs="Arial"/>
                <w:color w:val="auto"/>
                <w:sz w:val="16"/>
                <w:szCs w:val="16"/>
                <w:lang w:val="en-GB"/>
              </w:rPr>
              <w:t xml:space="preserve"> = 1.5 mm</w:t>
            </w:r>
          </w:p>
          <w:p w14:paraId="7E305449" w14:textId="5520F83B" w:rsidR="006B0501" w:rsidRPr="00014E44" w:rsidDel="00C42CE9" w:rsidRDefault="006B0501" w:rsidP="00DE1185">
            <w:pPr>
              <w:pStyle w:val="CellBodyCentered"/>
              <w:rPr>
                <w:del w:id="4564" w:author="Zhunisbayev, Olzhasbek [Bolashak Atyrau Limited]" w:date="2024-05-12T19:57:00Z"/>
                <w:rFonts w:ascii="Arial Narrow" w:hAnsi="Arial Narrow" w:cs="Arial"/>
                <w:color w:val="auto"/>
                <w:sz w:val="16"/>
                <w:szCs w:val="16"/>
              </w:rPr>
            </w:pPr>
            <w:del w:id="4565" w:author="Zhunisbayev, Olzhasbek [Bolashak Atyrau Limited]" w:date="2024-05-12T19:57:00Z">
              <w:r w:rsidRPr="00014E44" w:rsidDel="00C42CE9">
                <w:rPr>
                  <w:rFonts w:ascii="Arial Narrow" w:hAnsi="Arial Narrow" w:cs="Arial"/>
                  <w:color w:val="auto"/>
                  <w:sz w:val="16"/>
                  <w:szCs w:val="16"/>
                  <w:lang w:val="en-GB"/>
                </w:rPr>
                <w:delText xml:space="preserve">Note </w:delText>
              </w:r>
              <w:r w:rsidRPr="00014E44" w:rsidDel="00C42CE9">
                <w:rPr>
                  <w:rFonts w:ascii="Arial Narrow" w:hAnsi="Arial Narrow" w:cs="Arial"/>
                  <w:color w:val="auto"/>
                  <w:sz w:val="16"/>
                  <w:szCs w:val="16"/>
                </w:rPr>
                <w:delText>1</w:delText>
              </w:r>
            </w:del>
          </w:p>
          <w:p w14:paraId="1F1E60CB" w14:textId="77777777" w:rsidR="006B0501" w:rsidRPr="00014E44" w:rsidRDefault="006B0501" w:rsidP="00C42CE9">
            <w:pPr>
              <w:pStyle w:val="CellBodyCentered"/>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6B74115A" w14:textId="77777777" w:rsidR="006B0501" w:rsidRPr="00014E44" w:rsidRDefault="006B0501" w:rsidP="00DE1185">
            <w:pPr>
              <w:pStyle w:val="CellBodyCentered"/>
              <w:rPr>
                <w:rFonts w:ascii="Arial Narrow" w:hAnsi="Arial Narrow" w:cs="Arial"/>
                <w:color w:val="auto"/>
                <w:sz w:val="16"/>
                <w:szCs w:val="16"/>
                <w:lang w:val="en-GB"/>
              </w:rPr>
            </w:pPr>
          </w:p>
          <w:p w14:paraId="5ECAA015"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34F490C9" w14:textId="389CA3A6" w:rsidR="006B0501" w:rsidRPr="00014E44" w:rsidRDefault="006B0501" w:rsidP="00C42CE9">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00C42CE9">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25633288" w14:textId="77777777" w:rsidR="006B0501" w:rsidRPr="00014E44" w:rsidRDefault="006B0501" w:rsidP="00DE1185">
            <w:pPr>
              <w:pStyle w:val="CellBodyCentered"/>
              <w:rPr>
                <w:rFonts w:ascii="Arial Narrow" w:hAnsi="Arial Narrow" w:cs="Arial"/>
                <w:color w:val="auto"/>
                <w:sz w:val="16"/>
                <w:szCs w:val="16"/>
                <w:lang w:val="en-GB"/>
              </w:rPr>
            </w:pPr>
          </w:p>
          <w:p w14:paraId="69965821"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-40 to </w:t>
            </w:r>
          </w:p>
          <w:p w14:paraId="47BFEA31" w14:textId="67A3B9EE"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+180°C</w:t>
            </w:r>
          </w:p>
        </w:tc>
        <w:tc>
          <w:tcPr>
            <w:tcW w:w="1890" w:type="dxa"/>
            <w:tcBorders>
              <w:top w:val="single" w:sz="6" w:space="0" w:color="auto"/>
              <w:left w:val="single" w:sz="6" w:space="0" w:color="auto"/>
              <w:bottom w:val="single" w:sz="6" w:space="0" w:color="auto"/>
              <w:right w:val="single" w:sz="6" w:space="0" w:color="auto"/>
            </w:tcBorders>
          </w:tcPr>
          <w:p w14:paraId="28882B79" w14:textId="77777777" w:rsidR="006B0501" w:rsidRPr="00014E44" w:rsidRDefault="006B0501" w:rsidP="00DE1185">
            <w:pPr>
              <w:pStyle w:val="CellBody"/>
              <w:rPr>
                <w:rFonts w:ascii="Arial Narrow" w:hAnsi="Arial Narrow" w:cs="Arial"/>
                <w:color w:val="auto"/>
                <w:sz w:val="16"/>
                <w:szCs w:val="16"/>
                <w:u w:val="single"/>
                <w:lang w:val="en-GB"/>
              </w:rPr>
            </w:pPr>
          </w:p>
          <w:p w14:paraId="7E46168E" w14:textId="411514F3"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r w:rsidR="00C42CE9">
              <w:rPr>
                <w:rFonts w:ascii="Arial Narrow" w:hAnsi="Arial Narrow" w:cs="Arial"/>
                <w:color w:val="auto"/>
                <w:sz w:val="16"/>
                <w:szCs w:val="16"/>
                <w:u w:val="single"/>
              </w:rPr>
              <w:t xml:space="preserve"> </w:t>
            </w:r>
            <w:r w:rsidRPr="00014E44">
              <w:rPr>
                <w:rFonts w:ascii="Arial Narrow" w:hAnsi="Arial Narrow" w:cs="Arial"/>
                <w:color w:val="auto"/>
                <w:sz w:val="16"/>
                <w:szCs w:val="16"/>
                <w:lang w:val="en-GB"/>
              </w:rPr>
              <w:t>(limited by flange ratings)</w:t>
            </w:r>
          </w:p>
          <w:p w14:paraId="61DC37B3" w14:textId="3BDE55B5" w:rsidR="006B0501" w:rsidRPr="00014E44" w:rsidRDefault="00571500" w:rsidP="00DE1185">
            <w:pPr>
              <w:pStyle w:val="TableText"/>
              <w:rPr>
                <w:rFonts w:ascii="Arial Narrow" w:hAnsi="Arial Narrow"/>
                <w:color w:val="auto"/>
                <w:szCs w:val="16"/>
              </w:rPr>
            </w:pPr>
            <w:r w:rsidRPr="00014E44">
              <w:rPr>
                <w:rFonts w:ascii="Arial Narrow" w:hAnsi="Arial Narrow" w:cs="Arial"/>
                <w:color w:val="auto"/>
                <w:szCs w:val="16"/>
                <w:lang w:val="en-GB"/>
              </w:rPr>
              <w:t>-</w:t>
            </w:r>
            <w:del w:id="4566" w:author="Zhunisbayev, Olzhasbek A [Bolashak Atyrau Limited]" w:date="2022-09-18T20:40:00Z">
              <w:r w:rsidRPr="00014E44" w:rsidDel="00154639">
                <w:rPr>
                  <w:rFonts w:ascii="Arial Narrow" w:hAnsi="Arial Narrow" w:cs="Arial"/>
                  <w:color w:val="auto"/>
                  <w:szCs w:val="16"/>
                  <w:lang w:val="en-GB"/>
                </w:rPr>
                <w:delText xml:space="preserve">46 </w:delText>
              </w:r>
            </w:del>
            <w:ins w:id="4567" w:author="Zhunisbayev, Olzhasbek A [Bolashak Atyrau Limited]" w:date="2022-09-18T20:40:00Z">
              <w:r w:rsidRPr="00014E44">
                <w:rPr>
                  <w:rFonts w:ascii="Arial Narrow" w:hAnsi="Arial Narrow" w:cs="Arial"/>
                  <w:color w:val="auto"/>
                  <w:szCs w:val="16"/>
                  <w:lang w:val="en-GB"/>
                </w:rPr>
                <w:t>40</w:t>
              </w:r>
            </w:ins>
            <w:r w:rsidR="006B0501" w:rsidRPr="00014E44">
              <w:rPr>
                <w:rFonts w:ascii="Arial Narrow" w:hAnsi="Arial Narrow"/>
                <w:color w:val="auto"/>
                <w:szCs w:val="16"/>
              </w:rPr>
              <w:t xml:space="preserve"> to 38°</w:t>
            </w:r>
            <w:r w:rsidR="006B0501" w:rsidRPr="00014E44">
              <w:rPr>
                <w:rFonts w:ascii="Arial Narrow" w:hAnsi="Arial Narrow"/>
                <w:snapToGrid w:val="0"/>
                <w:color w:val="auto"/>
                <w:szCs w:val="16"/>
              </w:rPr>
              <w:t xml:space="preserve">C </w:t>
            </w:r>
            <w:r w:rsidR="006B0501" w:rsidRPr="00014E44">
              <w:rPr>
                <w:rFonts w:ascii="Arial Narrow" w:hAnsi="Arial Narrow"/>
                <w:color w:val="auto"/>
                <w:szCs w:val="16"/>
              </w:rPr>
              <w:t>= 19.6 barg</w:t>
            </w:r>
          </w:p>
          <w:p w14:paraId="5851C071" w14:textId="6DC03C49"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19.2 </w:t>
            </w:r>
            <w:r w:rsidRPr="00014E44">
              <w:rPr>
                <w:rFonts w:ascii="Arial Narrow" w:hAnsi="Arial Narrow"/>
                <w:color w:val="auto"/>
                <w:szCs w:val="16"/>
              </w:rPr>
              <w:t>barg</w:t>
            </w:r>
          </w:p>
          <w:p w14:paraId="535096E7" w14:textId="02D5A1E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100°</w:t>
            </w:r>
            <w:r w:rsidRPr="00014E44">
              <w:rPr>
                <w:rFonts w:ascii="Arial Narrow" w:hAnsi="Arial Narrow"/>
                <w:snapToGrid w:val="0"/>
                <w:color w:val="auto"/>
                <w:szCs w:val="16"/>
              </w:rPr>
              <w:t xml:space="preserve">C = 17.7 </w:t>
            </w:r>
            <w:r w:rsidRPr="00014E44">
              <w:rPr>
                <w:rFonts w:ascii="Arial Narrow" w:hAnsi="Arial Narrow"/>
                <w:color w:val="auto"/>
                <w:szCs w:val="16"/>
              </w:rPr>
              <w:t>barg</w:t>
            </w:r>
          </w:p>
          <w:p w14:paraId="55B9EC51" w14:textId="58B0C540"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15.8 </w:t>
            </w:r>
            <w:r w:rsidRPr="00014E44">
              <w:rPr>
                <w:rFonts w:ascii="Arial Narrow" w:hAnsi="Arial Narrow" w:cs="Arial"/>
                <w:color w:val="auto"/>
                <w:sz w:val="16"/>
                <w:szCs w:val="16"/>
                <w:lang w:val="en-GB"/>
              </w:rPr>
              <w:t>barg</w:t>
            </w:r>
          </w:p>
          <w:p w14:paraId="58ABB571" w14:textId="108C1A26"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180°</w:t>
            </w:r>
            <w:r w:rsidRPr="00014E44">
              <w:rPr>
                <w:rFonts w:ascii="Arial Narrow" w:hAnsi="Arial Narrow" w:cs="Arial"/>
                <w:snapToGrid w:val="0"/>
                <w:color w:val="auto"/>
                <w:sz w:val="16"/>
                <w:szCs w:val="16"/>
                <w:lang w:val="en-GB"/>
              </w:rPr>
              <w:t xml:space="preserve">C = 14.6 </w:t>
            </w:r>
            <w:r w:rsidRPr="00014E44">
              <w:rPr>
                <w:rFonts w:ascii="Arial Narrow" w:hAnsi="Arial Narrow" w:cs="Arial"/>
                <w:color w:val="auto"/>
                <w:sz w:val="16"/>
                <w:szCs w:val="16"/>
                <w:lang w:val="en-GB"/>
              </w:rPr>
              <w:t>barg</w:t>
            </w:r>
          </w:p>
        </w:tc>
        <w:tc>
          <w:tcPr>
            <w:tcW w:w="630" w:type="dxa"/>
            <w:tcBorders>
              <w:top w:val="single" w:sz="6" w:space="0" w:color="auto"/>
              <w:left w:val="single" w:sz="6" w:space="0" w:color="auto"/>
              <w:bottom w:val="single" w:sz="6" w:space="0" w:color="auto"/>
              <w:right w:val="single" w:sz="6" w:space="0" w:color="auto"/>
            </w:tcBorders>
          </w:tcPr>
          <w:p w14:paraId="4E5C9DF8" w14:textId="77777777" w:rsidR="006B0501" w:rsidRPr="00014E44" w:rsidRDefault="006B0501" w:rsidP="00DE1185">
            <w:pPr>
              <w:pStyle w:val="CellBodyCentered"/>
              <w:rPr>
                <w:rFonts w:ascii="Arial Narrow" w:hAnsi="Arial Narrow" w:cs="Arial"/>
                <w:color w:val="auto"/>
                <w:sz w:val="16"/>
                <w:szCs w:val="16"/>
                <w:lang w:val="en-GB"/>
              </w:rPr>
            </w:pPr>
          </w:p>
          <w:p w14:paraId="74860364" w14:textId="56B28BD3" w:rsidR="006B0501" w:rsidRPr="00EC63E9" w:rsidRDefault="006B0501"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tc>
        <w:tc>
          <w:tcPr>
            <w:tcW w:w="418" w:type="dxa"/>
            <w:tcBorders>
              <w:top w:val="single" w:sz="6" w:space="0" w:color="auto"/>
              <w:left w:val="single" w:sz="6" w:space="0" w:color="auto"/>
              <w:bottom w:val="single" w:sz="6" w:space="0" w:color="auto"/>
              <w:right w:val="single" w:sz="6" w:space="0" w:color="auto"/>
            </w:tcBorders>
          </w:tcPr>
          <w:p w14:paraId="543D14BA" w14:textId="77777777" w:rsidR="006B0501" w:rsidRPr="00014E44" w:rsidRDefault="006B0501" w:rsidP="00DE1185">
            <w:pPr>
              <w:pStyle w:val="CellBodyCentered"/>
              <w:rPr>
                <w:rFonts w:ascii="Arial Narrow" w:hAnsi="Arial Narrow" w:cs="Arial"/>
                <w:color w:val="auto"/>
                <w:sz w:val="16"/>
                <w:szCs w:val="16"/>
                <w:lang w:val="en-GB"/>
              </w:rPr>
            </w:pPr>
          </w:p>
          <w:p w14:paraId="46511815"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rsidDel="00D1775C" w14:paraId="4CA0AC25" w14:textId="2A765B0C" w:rsidTr="0038396C">
        <w:trPr>
          <w:del w:id="4568" w:author="Zhunisbayev, Olzhasbek [Bolashak Atyrau Limited]" w:date="2023-10-13T16:42:00Z"/>
        </w:trPr>
        <w:tc>
          <w:tcPr>
            <w:tcW w:w="3322" w:type="dxa"/>
            <w:tcBorders>
              <w:top w:val="single" w:sz="6" w:space="0" w:color="auto"/>
              <w:left w:val="single" w:sz="6" w:space="0" w:color="auto"/>
              <w:bottom w:val="single" w:sz="6" w:space="0" w:color="auto"/>
              <w:right w:val="single" w:sz="6" w:space="0" w:color="auto"/>
            </w:tcBorders>
          </w:tcPr>
          <w:p w14:paraId="4EC44A64" w14:textId="13411041" w:rsidR="006B0501" w:rsidRPr="002334AB" w:rsidDel="00D1775C" w:rsidRDefault="006B0501" w:rsidP="00DE1185">
            <w:pPr>
              <w:pStyle w:val="CellBody"/>
              <w:rPr>
                <w:del w:id="4569" w:author="Zhunisbayev, Olzhasbek [Bolashak Atyrau Limited]" w:date="2023-10-13T16:42:00Z"/>
                <w:rFonts w:ascii="Arial Narrow" w:hAnsi="Arial Narrow" w:cs="Arial"/>
                <w:color w:val="auto"/>
                <w:sz w:val="16"/>
                <w:szCs w:val="16"/>
                <w:rPrChange w:id="4570" w:author="Zhunisbayev, Olzhasbek [Bolashak Atyrau Limited]" w:date="2023-10-13T17:29:00Z">
                  <w:rPr>
                    <w:del w:id="4571" w:author="Zhunisbayev, Olzhasbek [Bolashak Atyrau Limited]" w:date="2023-10-13T16:42:00Z"/>
                    <w:rFonts w:ascii="Arial Narrow" w:hAnsi="Arial Narrow" w:cs="Arial"/>
                    <w:color w:val="auto"/>
                    <w:sz w:val="16"/>
                    <w:szCs w:val="16"/>
                    <w:lang w:val="en-GB"/>
                  </w:rPr>
                </w:rPrChange>
              </w:rPr>
            </w:pPr>
          </w:p>
          <w:p w14:paraId="5B66BED6" w14:textId="5E24FE0D" w:rsidR="006B0501" w:rsidRPr="00014E44" w:rsidDel="00D1775C" w:rsidRDefault="006B0501" w:rsidP="00DE1185">
            <w:pPr>
              <w:pStyle w:val="CellBody"/>
              <w:rPr>
                <w:del w:id="4572" w:author="Zhunisbayev, Olzhasbek [Bolashak Atyrau Limited]" w:date="2023-10-13T16:42:00Z"/>
                <w:rFonts w:ascii="Arial Narrow" w:hAnsi="Arial Narrow" w:cs="Arial"/>
                <w:color w:val="auto"/>
                <w:sz w:val="16"/>
                <w:szCs w:val="16"/>
                <w:lang w:val="en-GB"/>
              </w:rPr>
            </w:pPr>
            <w:del w:id="4573" w:author="Zhunisbayev, Olzhasbek [Bolashak Atyrau Limited]" w:date="2023-10-13T16:42:00Z">
              <w:r w:rsidRPr="00014E44" w:rsidDel="00D1775C">
                <w:rPr>
                  <w:rFonts w:ascii="Arial Narrow" w:hAnsi="Arial Narrow" w:cs="Arial"/>
                  <w:color w:val="auto"/>
                  <w:sz w:val="16"/>
                  <w:szCs w:val="16"/>
                  <w:lang w:val="en-GB"/>
                </w:rPr>
                <w:delText>CS – SULPHUR, SOUR</w:delText>
              </w:r>
            </w:del>
          </w:p>
          <w:p w14:paraId="0FB3EFC9" w14:textId="6155ADB6" w:rsidR="006B0501" w:rsidRPr="00014E44" w:rsidDel="00D1775C" w:rsidRDefault="006B0501" w:rsidP="00DE1185">
            <w:pPr>
              <w:pStyle w:val="CellBody"/>
              <w:rPr>
                <w:del w:id="4574" w:author="Zhunisbayev, Olzhasbek [Bolashak Atyrau Limited]" w:date="2023-10-13T16:42:00Z"/>
                <w:rFonts w:ascii="Arial Narrow" w:hAnsi="Arial Narrow" w:cs="Arial"/>
                <w:color w:val="auto"/>
                <w:sz w:val="16"/>
                <w:szCs w:val="16"/>
                <w:lang w:val="en-GB"/>
              </w:rPr>
            </w:pPr>
            <w:del w:id="4575" w:author="Zhunisbayev, Olzhasbek [Bolashak Atyrau Limited]" w:date="2023-10-13T16:42:00Z">
              <w:r w:rsidRPr="00014E44" w:rsidDel="00D1775C">
                <w:rPr>
                  <w:rFonts w:ascii="Arial Narrow" w:hAnsi="Arial Narrow" w:cs="Arial"/>
                  <w:color w:val="auto"/>
                  <w:sz w:val="16"/>
                  <w:szCs w:val="16"/>
                  <w:lang w:val="en-GB"/>
                </w:rPr>
                <w:delText>GW – WASTE GAS, OFF GAS</w:delText>
              </w:r>
            </w:del>
          </w:p>
          <w:p w14:paraId="0502B5E9" w14:textId="58FD570B" w:rsidR="006B0501" w:rsidRPr="00014E44" w:rsidDel="00D1775C" w:rsidRDefault="00673A21" w:rsidP="00DE1185">
            <w:pPr>
              <w:pStyle w:val="CellBody"/>
              <w:rPr>
                <w:del w:id="4576" w:author="Zhunisbayev, Olzhasbek [Bolashak Atyrau Limited]" w:date="2023-10-13T16:42:00Z"/>
                <w:rFonts w:ascii="Arial Narrow" w:hAnsi="Arial Narrow" w:cs="Arial"/>
                <w:color w:val="auto"/>
                <w:sz w:val="16"/>
                <w:szCs w:val="16"/>
                <w:lang w:val="en-GB"/>
              </w:rPr>
            </w:pPr>
            <w:del w:id="4577" w:author="Zhunisbayev, Olzhasbek [Bolashak Atyrau Limited]" w:date="2023-10-13T16:42:00Z">
              <w:r w:rsidDel="00D1775C">
                <w:rPr>
                  <w:rFonts w:ascii="Arial Narrow" w:hAnsi="Arial Narrow" w:cs="Arial"/>
                  <w:noProof/>
                  <w:color w:val="auto"/>
                  <w:sz w:val="16"/>
                  <w:szCs w:val="16"/>
                  <w:lang w:val="en-GB"/>
                </w:rPr>
                <mc:AlternateContent>
                  <mc:Choice Requires="wps">
                    <w:drawing>
                      <wp:anchor distT="0" distB="0" distL="114300" distR="114300" simplePos="0" relativeHeight="251680768" behindDoc="0" locked="0" layoutInCell="1" allowOverlap="1" wp14:anchorId="2DAE3028" wp14:editId="6C318489">
                        <wp:simplePos x="0" y="0"/>
                        <wp:positionH relativeFrom="column">
                          <wp:posOffset>1507932</wp:posOffset>
                        </wp:positionH>
                        <wp:positionV relativeFrom="paragraph">
                          <wp:posOffset>95581</wp:posOffset>
                        </wp:positionV>
                        <wp:extent cx="983311" cy="221615"/>
                        <wp:effectExtent l="0" t="0" r="64770" b="64135"/>
                        <wp:wrapNone/>
                        <wp:docPr id="439416191" name="AutoShape 40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3311"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32EEA08D" w14:textId="77777777" w:rsidR="00E001FB" w:rsidRPr="00B97FC4" w:rsidRDefault="00E001FB"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021" o:spid="_x0000_s1611" style="position:absolute;margin-left:118.75pt;margin-top:7.55pt;width:77.45pt;height:17.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">
                        <v:shadow on="t" color="black [3213]" opacity=".5"/>
                        <v:textbox>
                          <w:txbxContent>
                            <w:p w14:paraId="32EEA08D" w14:textId="77777777" w:rsidR="00E001FB" w:rsidRPr="00B97FC4" w:rsidRDefault="00E001FB"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6B0501" w:rsidRPr="00014E44" w:rsidDel="00D1775C">
                <w:rPr>
                  <w:rFonts w:ascii="Arial Narrow" w:hAnsi="Arial Narrow" w:cs="Arial"/>
                  <w:color w:val="auto"/>
                  <w:sz w:val="16"/>
                  <w:szCs w:val="16"/>
                  <w:lang w:val="en-GB"/>
                </w:rPr>
                <w:delText>SLL – STEAM LOW PRESSURE</w:delText>
              </w:r>
            </w:del>
          </w:p>
          <w:p w14:paraId="0414D6A6" w14:textId="692FC13D" w:rsidR="006B0501" w:rsidRPr="00014E44" w:rsidDel="00D1775C" w:rsidRDefault="006B0501" w:rsidP="00DE1185">
            <w:pPr>
              <w:pStyle w:val="CellBody"/>
              <w:rPr>
                <w:del w:id="4578" w:author="Zhunisbayev, Olzhasbek [Bolashak Atyrau Limited]" w:date="2023-10-13T16:42:00Z"/>
                <w:rFonts w:ascii="Arial Narrow" w:hAnsi="Arial Narrow" w:cs="Arial"/>
                <w:color w:val="auto"/>
                <w:sz w:val="16"/>
                <w:szCs w:val="16"/>
                <w:lang w:val="en-GB"/>
              </w:rPr>
            </w:pPr>
            <w:del w:id="4579" w:author="Zhunisbayev, Olzhasbek [Bolashak Atyrau Limited]" w:date="2023-10-13T16:42:00Z">
              <w:r w:rsidRPr="00014E44" w:rsidDel="00D1775C">
                <w:rPr>
                  <w:rFonts w:ascii="Arial Narrow" w:hAnsi="Arial Narrow" w:cs="Arial"/>
                  <w:color w:val="auto"/>
                  <w:sz w:val="16"/>
                  <w:szCs w:val="16"/>
                  <w:lang w:val="en-GB"/>
                </w:rPr>
                <w:delText xml:space="preserve">TL – CONDENSATE, LOW PRESSURE  </w:delText>
              </w:r>
            </w:del>
          </w:p>
          <w:p w14:paraId="2E7B4B7D" w14:textId="681523D7" w:rsidR="006B0501" w:rsidRPr="00014E44" w:rsidDel="00D1775C" w:rsidRDefault="006B0501" w:rsidP="00DE1185">
            <w:pPr>
              <w:pStyle w:val="CellBody"/>
              <w:rPr>
                <w:del w:id="4580" w:author="Zhunisbayev, Olzhasbek [Bolashak Atyrau Limited]" w:date="2023-10-13T16:42:00Z"/>
                <w:rFonts w:ascii="Arial Narrow" w:hAnsi="Arial Narrow" w:cs="Arial"/>
                <w:color w:val="auto"/>
                <w:sz w:val="16"/>
                <w:szCs w:val="16"/>
                <w:lang w:val="en-GB"/>
              </w:rPr>
            </w:pPr>
          </w:p>
          <w:p w14:paraId="6122DFFB" w14:textId="47D41CD9" w:rsidR="006B0501" w:rsidRPr="00014E44" w:rsidDel="00D1775C" w:rsidRDefault="006B0501" w:rsidP="00DE1185">
            <w:pPr>
              <w:pStyle w:val="CellBody"/>
              <w:rPr>
                <w:del w:id="4581" w:author="Zhunisbayev, Olzhasbek [Bolashak Atyrau Limited]" w:date="2023-10-13T16:42: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11F79706" w14:textId="6170B25C" w:rsidR="006B0501" w:rsidRPr="00014E44" w:rsidDel="00D1775C" w:rsidRDefault="006B0501" w:rsidP="00DE1185">
            <w:pPr>
              <w:pStyle w:val="CellBodyCentered"/>
              <w:rPr>
                <w:del w:id="4582" w:author="Zhunisbayev, Olzhasbek [Bolashak Atyrau Limited]" w:date="2023-10-13T16:42:00Z"/>
                <w:rFonts w:ascii="Arial Narrow" w:hAnsi="Arial Narrow" w:cs="Arial"/>
                <w:b/>
                <w:color w:val="auto"/>
                <w:sz w:val="16"/>
                <w:szCs w:val="16"/>
                <w:lang w:val="en-GB"/>
              </w:rPr>
            </w:pPr>
          </w:p>
          <w:p w14:paraId="626977CD" w14:textId="6DBBB3E7" w:rsidR="006B0501" w:rsidRPr="00014E44" w:rsidDel="00D1775C" w:rsidRDefault="006B0501" w:rsidP="00DE1185">
            <w:pPr>
              <w:pStyle w:val="CellBodyCentered"/>
              <w:rPr>
                <w:del w:id="4583" w:author="Zhunisbayev, Olzhasbek [Bolashak Atyrau Limited]" w:date="2023-10-13T16:42:00Z"/>
                <w:rFonts w:ascii="Arial Narrow" w:hAnsi="Arial Narrow" w:cs="Arial"/>
                <w:b/>
                <w:color w:val="auto"/>
                <w:sz w:val="16"/>
                <w:szCs w:val="16"/>
                <w:lang w:val="en-GB"/>
              </w:rPr>
            </w:pPr>
            <w:del w:id="4584" w:author="Zhunisbayev, Olzhasbek [Bolashak Atyrau Limited]" w:date="2023-10-13T16:42:00Z">
              <w:r w:rsidRPr="00014E44" w:rsidDel="00D1775C">
                <w:rPr>
                  <w:rFonts w:ascii="Arial Narrow" w:hAnsi="Arial Narrow" w:cs="Arial"/>
                  <w:b/>
                  <w:color w:val="auto"/>
                  <w:sz w:val="16"/>
                  <w:szCs w:val="16"/>
                  <w:lang w:val="en-GB"/>
                </w:rPr>
                <w:delText>150JK0</w:delText>
              </w:r>
            </w:del>
          </w:p>
          <w:p w14:paraId="0325DD47" w14:textId="54F1917D" w:rsidR="006B0501" w:rsidRPr="00014E44" w:rsidDel="00D1775C" w:rsidRDefault="006B0501" w:rsidP="00DE1185">
            <w:pPr>
              <w:pStyle w:val="CellBodyCentered"/>
              <w:rPr>
                <w:del w:id="4585" w:author="Zhunisbayev, Olzhasbek [Bolashak Atyrau Limited]" w:date="2023-10-13T16:42:00Z"/>
                <w:rFonts w:ascii="Arial Narrow" w:hAnsi="Arial Narrow" w:cs="Arial"/>
                <w:b/>
                <w:color w:val="auto"/>
                <w:sz w:val="16"/>
                <w:szCs w:val="16"/>
                <w:lang w:val="en-GB"/>
              </w:rPr>
            </w:pPr>
          </w:p>
          <w:p w14:paraId="5EA68C30" w14:textId="526749E4" w:rsidR="006B0501" w:rsidRPr="00014E44" w:rsidDel="00D1775C" w:rsidRDefault="006B0501" w:rsidP="00DE1185">
            <w:pPr>
              <w:pStyle w:val="CellBodyCentered"/>
              <w:rPr>
                <w:del w:id="4586" w:author="Zhunisbayev, Olzhasbek [Bolashak Atyrau Limited]" w:date="2023-10-13T16:42:00Z"/>
                <w:rFonts w:ascii="Arial Narrow" w:hAnsi="Arial Narrow" w:cs="Arial"/>
                <w:b/>
                <w:color w:val="auto"/>
                <w:sz w:val="16"/>
                <w:szCs w:val="16"/>
                <w:lang w:val="en-GB"/>
              </w:rPr>
            </w:pPr>
          </w:p>
          <w:p w14:paraId="365CEB67" w14:textId="5F8A95BB" w:rsidR="006B0501" w:rsidRPr="00014E44" w:rsidDel="00D1775C" w:rsidRDefault="006B0501" w:rsidP="00DE1185">
            <w:pPr>
              <w:pStyle w:val="CellBodyCentered"/>
              <w:rPr>
                <w:del w:id="4587" w:author="Zhunisbayev, Olzhasbek [Bolashak Atyrau Limited]" w:date="2023-10-13T16:42:00Z"/>
                <w:rFonts w:ascii="Arial Narrow" w:hAnsi="Arial Narrow" w:cs="Arial"/>
                <w:b/>
                <w:color w:val="auto"/>
                <w:sz w:val="16"/>
                <w:szCs w:val="16"/>
                <w:lang w:val="en-GB"/>
              </w:rPr>
            </w:pPr>
          </w:p>
          <w:p w14:paraId="25BF905B" w14:textId="629F01F8" w:rsidR="006B0501" w:rsidRPr="00014E44" w:rsidDel="00D1775C" w:rsidRDefault="006B0501" w:rsidP="00DE1185">
            <w:pPr>
              <w:pStyle w:val="CellBodyCentered"/>
              <w:rPr>
                <w:del w:id="4588" w:author="Zhunisbayev, Olzhasbek [Bolashak Atyrau Limited]" w:date="2023-10-13T16:42:00Z"/>
                <w:rFonts w:ascii="Arial Narrow" w:hAnsi="Arial Narrow" w:cs="Arial"/>
                <w:b/>
                <w:color w:val="auto"/>
                <w:sz w:val="16"/>
                <w:szCs w:val="16"/>
                <w:lang w:val="en-GB"/>
              </w:rPr>
            </w:pPr>
          </w:p>
          <w:p w14:paraId="4111C6E7" w14:textId="091B7B89" w:rsidR="006B0501" w:rsidRPr="00014E44" w:rsidDel="00D1775C" w:rsidRDefault="006B0501" w:rsidP="00DE1185">
            <w:pPr>
              <w:pStyle w:val="CellBodyCentered"/>
              <w:rPr>
                <w:del w:id="4589" w:author="Zhunisbayev, Olzhasbek [Bolashak Atyrau Limited]" w:date="2023-10-13T16:42:00Z"/>
                <w:rFonts w:ascii="Arial Narrow" w:hAnsi="Arial Narrow" w:cs="Arial"/>
                <w:b/>
                <w:color w:val="auto"/>
                <w:sz w:val="16"/>
                <w:szCs w:val="16"/>
                <w:lang w:val="en-GB"/>
              </w:rPr>
            </w:pPr>
          </w:p>
          <w:p w14:paraId="78AD2434" w14:textId="7E5EF495" w:rsidR="006B0501" w:rsidRPr="00014E44" w:rsidDel="00D1775C" w:rsidRDefault="006B0501" w:rsidP="00DE1185">
            <w:pPr>
              <w:pStyle w:val="CellBodyCentered"/>
              <w:jc w:val="left"/>
              <w:rPr>
                <w:del w:id="4590" w:author="Zhunisbayev, Olzhasbek [Bolashak Atyrau Limited]" w:date="2023-10-13T16:42:00Z"/>
                <w:rFonts w:ascii="Arial Narrow" w:hAnsi="Arial Narrow" w:cs="Arial"/>
                <w:b/>
                <w:color w:val="auto"/>
                <w:sz w:val="16"/>
                <w:szCs w:val="16"/>
                <w:lang w:val="en-GB"/>
              </w:rPr>
            </w:pPr>
          </w:p>
          <w:p w14:paraId="2552DBDF" w14:textId="2F638906" w:rsidR="006B0501" w:rsidRPr="00014E44" w:rsidDel="00D1775C" w:rsidRDefault="006B0501" w:rsidP="00DE1185">
            <w:pPr>
              <w:pStyle w:val="CellBodyCentered"/>
              <w:rPr>
                <w:del w:id="4591" w:author="Zhunisbayev, Olzhasbek [Bolashak Atyrau Limited]" w:date="2023-10-13T16:42:00Z"/>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76C9D2F3" w14:textId="524AE208" w:rsidR="006B0501" w:rsidRPr="00014E44" w:rsidDel="00D1775C" w:rsidRDefault="006B0501" w:rsidP="00DE1185">
            <w:pPr>
              <w:pStyle w:val="CellBodyCentered"/>
              <w:rPr>
                <w:del w:id="4592" w:author="Zhunisbayev, Olzhasbek [Bolashak Atyrau Limited]" w:date="2023-10-13T16:42:00Z"/>
                <w:rFonts w:ascii="Arial Narrow" w:hAnsi="Arial Narrow" w:cs="Arial"/>
                <w:color w:val="auto"/>
                <w:sz w:val="16"/>
                <w:szCs w:val="16"/>
                <w:lang w:val="en-GB"/>
              </w:rPr>
            </w:pPr>
          </w:p>
          <w:p w14:paraId="37AEA56B" w14:textId="0C7CD35A" w:rsidR="006B0501" w:rsidRPr="00014E44" w:rsidDel="00D1775C" w:rsidRDefault="006B0501" w:rsidP="00DE1185">
            <w:pPr>
              <w:pStyle w:val="CellBodyCentered"/>
              <w:rPr>
                <w:del w:id="4593" w:author="Zhunisbayev, Olzhasbek [Bolashak Atyrau Limited]" w:date="2023-10-13T16:42:00Z"/>
                <w:rFonts w:ascii="Arial Narrow" w:hAnsi="Arial Narrow" w:cs="Arial"/>
                <w:color w:val="auto"/>
                <w:sz w:val="16"/>
                <w:szCs w:val="16"/>
                <w:lang w:val="en-GB"/>
              </w:rPr>
            </w:pPr>
            <w:del w:id="4594" w:author="Zhunisbayev, Olzhasbek [Bolashak Atyrau Limited]" w:date="2023-10-13T16:42:00Z">
              <w:r w:rsidRPr="00014E44" w:rsidDel="00D1775C">
                <w:rPr>
                  <w:rFonts w:ascii="Arial Narrow" w:hAnsi="Arial Narrow" w:cs="Arial"/>
                  <w:color w:val="auto"/>
                  <w:sz w:val="16"/>
                  <w:szCs w:val="16"/>
                  <w:lang w:val="en-GB"/>
                </w:rPr>
                <w:delText>4.5/</w:delText>
              </w:r>
            </w:del>
          </w:p>
          <w:p w14:paraId="420CDE80" w14:textId="37A819DE" w:rsidR="006B0501" w:rsidRPr="00014E44" w:rsidDel="00D1775C" w:rsidRDefault="006B0501" w:rsidP="00DE1185">
            <w:pPr>
              <w:pStyle w:val="CellBodyCentered"/>
              <w:rPr>
                <w:del w:id="4595" w:author="Zhunisbayev, Olzhasbek [Bolashak Atyrau Limited]" w:date="2023-10-13T16:42:00Z"/>
                <w:rFonts w:ascii="Arial Narrow" w:hAnsi="Arial Narrow" w:cs="Arial"/>
                <w:color w:val="auto"/>
                <w:sz w:val="16"/>
                <w:szCs w:val="16"/>
                <w:lang w:val="en-GB"/>
              </w:rPr>
            </w:pPr>
            <w:del w:id="4596" w:author="Zhunisbayev, Olzhasbek [Bolashak Atyrau Limited]" w:date="2023-10-13T16:42:00Z">
              <w:r w:rsidRPr="00014E44" w:rsidDel="00D1775C">
                <w:rPr>
                  <w:rFonts w:ascii="Arial Narrow" w:hAnsi="Arial Narrow" w:cs="Arial"/>
                  <w:color w:val="auto"/>
                  <w:sz w:val="16"/>
                  <w:szCs w:val="16"/>
                  <w:lang w:val="en-GB"/>
                </w:rPr>
                <w:delText>1.5</w:delText>
              </w:r>
            </w:del>
          </w:p>
          <w:p w14:paraId="02C0AC2C" w14:textId="46F5245A" w:rsidR="006B0501" w:rsidRPr="00014E44" w:rsidDel="00D1775C" w:rsidRDefault="006B0501" w:rsidP="00DE1185">
            <w:pPr>
              <w:pStyle w:val="CellBodyCentered"/>
              <w:rPr>
                <w:del w:id="4597" w:author="Zhunisbayev, Olzhasbek [Bolashak Atyrau Limited]" w:date="2023-10-13T16:42:00Z"/>
                <w:rFonts w:ascii="Arial Narrow" w:hAnsi="Arial Narrow" w:cs="Arial"/>
                <w:color w:val="auto"/>
                <w:sz w:val="16"/>
                <w:szCs w:val="16"/>
                <w:lang w:val="en-GB"/>
              </w:rPr>
            </w:pPr>
          </w:p>
          <w:p w14:paraId="3499B507" w14:textId="45806E35" w:rsidR="006B0501" w:rsidRPr="00014E44" w:rsidDel="00D1775C" w:rsidRDefault="006B0501" w:rsidP="00DE1185">
            <w:pPr>
              <w:pStyle w:val="CellBodyCentered"/>
              <w:rPr>
                <w:del w:id="4598" w:author="Zhunisbayev, Olzhasbek [Bolashak Atyrau Limited]" w:date="2023-10-13T16:42:00Z"/>
                <w:rFonts w:ascii="Arial Narrow" w:hAnsi="Arial Narrow" w:cs="Arial"/>
                <w:color w:val="auto"/>
                <w:sz w:val="16"/>
                <w:szCs w:val="16"/>
                <w:lang w:val="en-GB"/>
              </w:rPr>
            </w:pPr>
          </w:p>
          <w:p w14:paraId="07C2AB5C" w14:textId="6B10B51A" w:rsidR="006B0501" w:rsidRPr="00014E44" w:rsidDel="00D1775C" w:rsidRDefault="006B0501" w:rsidP="00DE1185">
            <w:pPr>
              <w:pStyle w:val="CellBodyCentered"/>
              <w:rPr>
                <w:del w:id="4599" w:author="Zhunisbayev, Olzhasbek [Bolashak Atyrau Limited]" w:date="2023-10-13T16:42:00Z"/>
                <w:rFonts w:ascii="Arial Narrow" w:hAnsi="Arial Narrow" w:cs="Arial"/>
                <w:color w:val="auto"/>
                <w:sz w:val="16"/>
                <w:szCs w:val="16"/>
                <w:lang w:val="en-GB"/>
              </w:rPr>
            </w:pPr>
          </w:p>
          <w:p w14:paraId="52349C6C" w14:textId="7B009C14" w:rsidR="006B0501" w:rsidRPr="00014E44" w:rsidDel="00D1775C" w:rsidRDefault="006B0501" w:rsidP="00DE1185">
            <w:pPr>
              <w:pStyle w:val="CellBodyCentered"/>
              <w:rPr>
                <w:del w:id="4600" w:author="Zhunisbayev, Olzhasbek [Bolashak Atyrau Limited]" w:date="2023-10-13T16:42:00Z"/>
                <w:rFonts w:ascii="Arial Narrow" w:hAnsi="Arial Narrow" w:cs="Arial"/>
                <w:color w:val="auto"/>
                <w:sz w:val="16"/>
                <w:szCs w:val="16"/>
                <w:lang w:val="en-GB"/>
              </w:rPr>
            </w:pPr>
          </w:p>
          <w:p w14:paraId="68A82882" w14:textId="188C7D01" w:rsidR="006B0501" w:rsidRPr="00014E44" w:rsidDel="00D1775C" w:rsidRDefault="006B0501" w:rsidP="00DE1185">
            <w:pPr>
              <w:pStyle w:val="CellBodyCentered"/>
              <w:jc w:val="left"/>
              <w:rPr>
                <w:del w:id="4601" w:author="Zhunisbayev, Olzhasbek [Bolashak Atyrau Limited]" w:date="2023-10-13T16:42:00Z"/>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1627030F" w14:textId="1C5FAAA6" w:rsidR="006B0501" w:rsidRPr="00014E44" w:rsidDel="00D1775C" w:rsidRDefault="006B0501" w:rsidP="00DE1185">
            <w:pPr>
              <w:pStyle w:val="CellBodyCentered"/>
              <w:rPr>
                <w:del w:id="4602" w:author="Zhunisbayev, Olzhasbek [Bolashak Atyrau Limited]" w:date="2023-10-13T16:42:00Z"/>
                <w:rFonts w:ascii="Arial Narrow" w:hAnsi="Arial Narrow" w:cs="Arial"/>
                <w:color w:val="auto"/>
                <w:sz w:val="16"/>
                <w:szCs w:val="16"/>
                <w:lang w:val="en-GB"/>
              </w:rPr>
            </w:pPr>
          </w:p>
          <w:p w14:paraId="71AD0547" w14:textId="49CA352F" w:rsidR="006B0501" w:rsidRPr="00014E44" w:rsidDel="00D1775C" w:rsidRDefault="006B0501" w:rsidP="00DE1185">
            <w:pPr>
              <w:pStyle w:val="CellBodyCentered"/>
              <w:rPr>
                <w:del w:id="4603" w:author="Zhunisbayev, Olzhasbek [Bolashak Atyrau Limited]" w:date="2023-10-13T16:42:00Z"/>
                <w:rFonts w:ascii="Arial Narrow" w:hAnsi="Arial Narrow" w:cs="Arial"/>
                <w:color w:val="auto"/>
                <w:sz w:val="16"/>
                <w:szCs w:val="16"/>
                <w:lang w:val="en-GB"/>
              </w:rPr>
            </w:pPr>
            <w:del w:id="4604" w:author="Zhunisbayev, Olzhasbek [Bolashak Atyrau Limited]" w:date="2023-10-13T16:42:00Z">
              <w:r w:rsidRPr="00014E44" w:rsidDel="00D1775C">
                <w:rPr>
                  <w:rFonts w:ascii="Arial Narrow" w:hAnsi="Arial Narrow" w:cs="Arial"/>
                  <w:color w:val="auto"/>
                  <w:sz w:val="16"/>
                  <w:szCs w:val="16"/>
                  <w:lang w:val="en-GB"/>
                </w:rPr>
                <w:delText>CARBON STEEL</w:delText>
              </w:r>
            </w:del>
          </w:p>
          <w:p w14:paraId="15B062CA" w14:textId="2B5E0A2D" w:rsidR="006B0501" w:rsidRPr="00014E44" w:rsidDel="00D1775C" w:rsidRDefault="006B0501" w:rsidP="00DE1185">
            <w:pPr>
              <w:pStyle w:val="CellBodyCentered"/>
              <w:rPr>
                <w:del w:id="4605" w:author="Zhunisbayev, Olzhasbek [Bolashak Atyrau Limited]" w:date="2023-10-13T16:42:00Z"/>
                <w:rFonts w:ascii="Arial Narrow" w:hAnsi="Arial Narrow" w:cs="Arial"/>
                <w:color w:val="auto"/>
                <w:sz w:val="16"/>
                <w:szCs w:val="16"/>
                <w:lang w:val="en-GB"/>
              </w:rPr>
            </w:pPr>
            <w:del w:id="4606" w:author="Zhunisbayev, Olzhasbek [Bolashak Atyrau Limited]" w:date="2023-10-13T16:42:00Z">
              <w:r w:rsidRPr="00014E44" w:rsidDel="00D1775C">
                <w:rPr>
                  <w:rFonts w:ascii="Arial Narrow" w:hAnsi="Arial Narrow" w:cs="Arial"/>
                  <w:color w:val="auto"/>
                  <w:sz w:val="16"/>
                  <w:szCs w:val="16"/>
                  <w:lang w:val="en-GB"/>
                </w:rPr>
                <w:delText>JACKETED</w:delText>
              </w:r>
            </w:del>
          </w:p>
          <w:p w14:paraId="2ACAABBD" w14:textId="49369DE7" w:rsidR="006B0501" w:rsidRPr="00014E44" w:rsidDel="00D1775C" w:rsidRDefault="006B0501" w:rsidP="00DE1185">
            <w:pPr>
              <w:pStyle w:val="CellBodyCentered"/>
              <w:rPr>
                <w:del w:id="4607" w:author="Zhunisbayev, Olzhasbek [Bolashak Atyrau Limited]" w:date="2023-10-13T16:42:00Z"/>
                <w:rFonts w:ascii="Arial Narrow" w:hAnsi="Arial Narrow" w:cs="Arial"/>
                <w:color w:val="auto"/>
                <w:sz w:val="16"/>
                <w:szCs w:val="16"/>
                <w:lang w:val="en-GB"/>
              </w:rPr>
            </w:pPr>
            <w:del w:id="4608" w:author="Zhunisbayev, Olzhasbek [Bolashak Atyrau Limited]" w:date="2023-10-13T16:42:00Z">
              <w:r w:rsidRPr="00014E44" w:rsidDel="00D1775C">
                <w:rPr>
                  <w:rFonts w:ascii="Arial Narrow" w:hAnsi="Arial Narrow" w:cs="Arial"/>
                  <w:color w:val="auto"/>
                  <w:sz w:val="16"/>
                  <w:szCs w:val="16"/>
                  <w:lang w:val="en-GB"/>
                </w:rPr>
                <w:delText>SYSTEM</w:delText>
              </w:r>
            </w:del>
          </w:p>
          <w:p w14:paraId="3C2B28A8" w14:textId="798B90BF" w:rsidR="006B0501" w:rsidRPr="00014E44" w:rsidDel="00D1775C" w:rsidRDefault="006B0501" w:rsidP="00DE1185">
            <w:pPr>
              <w:pStyle w:val="CellBodyCentered"/>
              <w:rPr>
                <w:del w:id="4609" w:author="Zhunisbayev, Olzhasbek [Bolashak Atyrau Limited]" w:date="2023-10-13T16:42:00Z"/>
                <w:rFonts w:ascii="Arial Narrow" w:hAnsi="Arial Narrow" w:cs="Arial"/>
                <w:color w:val="auto"/>
                <w:sz w:val="16"/>
                <w:szCs w:val="16"/>
                <w:lang w:val="en-GB"/>
              </w:rPr>
            </w:pPr>
            <w:del w:id="4610" w:author="Zhunisbayev, Olzhasbek [Bolashak Atyrau Limited]" w:date="2023-10-13T16:42:00Z">
              <w:r w:rsidRPr="00014E44" w:rsidDel="00D1775C">
                <w:rPr>
                  <w:rFonts w:ascii="Arial Narrow" w:hAnsi="Arial Narrow" w:cs="Arial"/>
                  <w:color w:val="auto"/>
                  <w:sz w:val="16"/>
                  <w:szCs w:val="16"/>
                  <w:lang w:val="en-GB"/>
                </w:rPr>
                <w:delText xml:space="preserve">C.A. = </w:delText>
              </w:r>
            </w:del>
          </w:p>
          <w:p w14:paraId="5EC39B4F" w14:textId="0E084DE2" w:rsidR="006B0501" w:rsidRPr="00014E44" w:rsidDel="00D1775C" w:rsidRDefault="006B0501" w:rsidP="00DE1185">
            <w:pPr>
              <w:pStyle w:val="CellBodyCentered"/>
              <w:rPr>
                <w:del w:id="4611" w:author="Zhunisbayev, Olzhasbek [Bolashak Atyrau Limited]" w:date="2023-10-13T16:42:00Z"/>
                <w:rFonts w:ascii="Arial Narrow" w:hAnsi="Arial Narrow" w:cs="Arial"/>
                <w:color w:val="auto"/>
                <w:sz w:val="16"/>
                <w:szCs w:val="16"/>
                <w:lang w:val="en-GB"/>
              </w:rPr>
            </w:pPr>
            <w:del w:id="4612" w:author="Zhunisbayev, Olzhasbek [Bolashak Atyrau Limited]" w:date="2023-10-13T16:42:00Z">
              <w:r w:rsidRPr="00014E44" w:rsidDel="00D1775C">
                <w:rPr>
                  <w:rFonts w:ascii="Arial Narrow" w:hAnsi="Arial Narrow" w:cs="Arial"/>
                  <w:color w:val="auto"/>
                  <w:sz w:val="16"/>
                  <w:szCs w:val="16"/>
                  <w:lang w:val="en-GB"/>
                </w:rPr>
                <w:delText>INNER = 4.5 mm</w:delText>
              </w:r>
            </w:del>
          </w:p>
          <w:p w14:paraId="1129FD38" w14:textId="7D361E55" w:rsidR="006B0501" w:rsidRPr="00014E44" w:rsidDel="00D1775C" w:rsidRDefault="006B0501" w:rsidP="00DE1185">
            <w:pPr>
              <w:pStyle w:val="CellBodyCentered"/>
              <w:rPr>
                <w:del w:id="4613" w:author="Zhunisbayev, Olzhasbek [Bolashak Atyrau Limited]" w:date="2023-10-13T16:42:00Z"/>
                <w:rFonts w:ascii="Arial Narrow" w:hAnsi="Arial Narrow" w:cs="Arial"/>
                <w:color w:val="auto"/>
                <w:sz w:val="16"/>
                <w:szCs w:val="16"/>
              </w:rPr>
            </w:pPr>
            <w:del w:id="4614" w:author="Zhunisbayev, Olzhasbek [Bolashak Atyrau Limited]" w:date="2023-10-13T16:42:00Z">
              <w:r w:rsidRPr="00014E44" w:rsidDel="00D1775C">
                <w:rPr>
                  <w:rFonts w:ascii="Arial Narrow" w:hAnsi="Arial Narrow" w:cs="Arial"/>
                  <w:color w:val="auto"/>
                  <w:sz w:val="16"/>
                  <w:szCs w:val="16"/>
                  <w:lang w:val="en-GB"/>
                </w:rPr>
                <w:delText>OUTER = 1.5 mm</w:delText>
              </w:r>
            </w:del>
          </w:p>
          <w:p w14:paraId="50E63F9D" w14:textId="60A45053" w:rsidR="006B0501" w:rsidRPr="00014E44" w:rsidDel="00D1775C" w:rsidRDefault="006B0501" w:rsidP="00DE1185">
            <w:pPr>
              <w:pStyle w:val="CellBodyCentered"/>
              <w:rPr>
                <w:del w:id="4615" w:author="Zhunisbayev, Olzhasbek [Bolashak Atyrau Limited]" w:date="2023-10-13T16:42:00Z"/>
                <w:rFonts w:ascii="Arial Narrow" w:hAnsi="Arial Narrow" w:cs="Arial"/>
                <w:color w:val="auto"/>
                <w:sz w:val="16"/>
                <w:szCs w:val="16"/>
              </w:rPr>
            </w:pPr>
            <w:del w:id="4616" w:author="Zhunisbayev, Olzhasbek [Bolashak Atyrau Limited]" w:date="2023-10-13T16:42:00Z">
              <w:r w:rsidRPr="00014E44" w:rsidDel="00D1775C">
                <w:rPr>
                  <w:rFonts w:ascii="Arial Narrow" w:hAnsi="Arial Narrow" w:cs="Arial"/>
                  <w:color w:val="auto"/>
                  <w:sz w:val="16"/>
                  <w:szCs w:val="16"/>
                  <w:lang w:val="en-GB"/>
                </w:rPr>
                <w:delText xml:space="preserve">Note </w:delText>
              </w:r>
              <w:r w:rsidRPr="00014E44" w:rsidDel="00D1775C">
                <w:rPr>
                  <w:rFonts w:ascii="Arial Narrow" w:hAnsi="Arial Narrow" w:cs="Arial"/>
                  <w:color w:val="auto"/>
                  <w:sz w:val="16"/>
                  <w:szCs w:val="16"/>
                </w:rPr>
                <w:delText>1</w:delText>
              </w:r>
            </w:del>
          </w:p>
        </w:tc>
        <w:tc>
          <w:tcPr>
            <w:tcW w:w="720" w:type="dxa"/>
            <w:tcBorders>
              <w:top w:val="single" w:sz="6" w:space="0" w:color="auto"/>
              <w:left w:val="single" w:sz="6" w:space="0" w:color="auto"/>
              <w:bottom w:val="single" w:sz="6" w:space="0" w:color="auto"/>
              <w:right w:val="single" w:sz="6" w:space="0" w:color="auto"/>
            </w:tcBorders>
          </w:tcPr>
          <w:p w14:paraId="2C235303" w14:textId="10936377" w:rsidR="006B0501" w:rsidRPr="00014E44" w:rsidDel="00D1775C" w:rsidRDefault="006B0501" w:rsidP="00DE1185">
            <w:pPr>
              <w:pStyle w:val="CellBodyCentered"/>
              <w:rPr>
                <w:del w:id="4617" w:author="Zhunisbayev, Olzhasbek [Bolashak Atyrau Limited]" w:date="2023-10-13T16:42:00Z"/>
                <w:rFonts w:ascii="Arial Narrow" w:hAnsi="Arial Narrow" w:cs="Arial"/>
                <w:color w:val="auto"/>
                <w:sz w:val="16"/>
                <w:szCs w:val="16"/>
                <w:lang w:val="en-GB"/>
              </w:rPr>
            </w:pPr>
          </w:p>
          <w:p w14:paraId="62345FEC" w14:textId="30C8B733" w:rsidR="006B0501" w:rsidRPr="00014E44" w:rsidDel="00D1775C" w:rsidRDefault="006B0501" w:rsidP="00DE1185">
            <w:pPr>
              <w:pStyle w:val="CellBodyCentered"/>
              <w:rPr>
                <w:del w:id="4618" w:author="Zhunisbayev, Olzhasbek [Bolashak Atyrau Limited]" w:date="2023-10-13T16:42:00Z"/>
                <w:rFonts w:ascii="Arial Narrow" w:hAnsi="Arial Narrow" w:cs="Arial"/>
                <w:color w:val="auto"/>
                <w:sz w:val="16"/>
                <w:szCs w:val="16"/>
                <w:lang w:val="en-GB"/>
              </w:rPr>
            </w:pPr>
            <w:del w:id="4619" w:author="Zhunisbayev, Olzhasbek [Bolashak Atyrau Limited]" w:date="2023-10-13T16:42:00Z">
              <w:r w:rsidRPr="00014E44" w:rsidDel="00D1775C">
                <w:rPr>
                  <w:rFonts w:ascii="Arial Narrow" w:hAnsi="Arial Narrow" w:cs="Arial"/>
                  <w:color w:val="auto"/>
                  <w:sz w:val="16"/>
                  <w:szCs w:val="16"/>
                  <w:lang w:val="en-GB"/>
                </w:rPr>
                <w:delText>CLASS</w:delText>
              </w:r>
            </w:del>
          </w:p>
          <w:p w14:paraId="0E50C5AB" w14:textId="0049FB77" w:rsidR="006B0501" w:rsidRPr="00014E44" w:rsidDel="00D1775C" w:rsidRDefault="006B0501" w:rsidP="00DE1185">
            <w:pPr>
              <w:pStyle w:val="CellBodyCentered"/>
              <w:rPr>
                <w:del w:id="4620" w:author="Zhunisbayev, Olzhasbek [Bolashak Atyrau Limited]" w:date="2023-10-13T16:42:00Z"/>
                <w:rFonts w:ascii="Arial Narrow" w:hAnsi="Arial Narrow" w:cs="Arial"/>
                <w:color w:val="auto"/>
                <w:sz w:val="16"/>
                <w:szCs w:val="16"/>
                <w:lang w:val="en-GB"/>
              </w:rPr>
            </w:pPr>
            <w:del w:id="4621" w:author="Zhunisbayev, Olzhasbek [Bolashak Atyrau Limited]" w:date="2023-10-13T16:42:00Z">
              <w:r w:rsidRPr="00014E44" w:rsidDel="00D1775C">
                <w:rPr>
                  <w:rFonts w:ascii="Arial Narrow" w:hAnsi="Arial Narrow" w:cs="Arial"/>
                  <w:color w:val="auto"/>
                  <w:sz w:val="16"/>
                  <w:szCs w:val="16"/>
                  <w:lang w:val="en-GB"/>
                </w:rPr>
                <w:delText>150</w:delText>
              </w:r>
            </w:del>
          </w:p>
          <w:p w14:paraId="4BBBD7EF" w14:textId="1AAA6C80" w:rsidR="006B0501" w:rsidRPr="00014E44" w:rsidDel="00D1775C" w:rsidRDefault="006B0501" w:rsidP="00DE1185">
            <w:pPr>
              <w:pStyle w:val="CellBodyCentered"/>
              <w:rPr>
                <w:del w:id="4622" w:author="Zhunisbayev, Olzhasbek [Bolashak Atyrau Limited]" w:date="2023-10-13T16:42:00Z"/>
                <w:rFonts w:ascii="Arial Narrow" w:hAnsi="Arial Narrow" w:cs="Arial"/>
                <w:color w:val="auto"/>
                <w:sz w:val="16"/>
                <w:szCs w:val="16"/>
                <w:lang w:val="en-GB"/>
              </w:rPr>
            </w:pPr>
            <w:del w:id="4623" w:author="Zhunisbayev, Olzhasbek [Bolashak Atyrau Limited]" w:date="2023-10-13T16:42:00Z">
              <w:r w:rsidRPr="00014E44" w:rsidDel="00D1775C">
                <w:rPr>
                  <w:rFonts w:ascii="Arial Narrow" w:hAnsi="Arial Narrow" w:cs="Arial"/>
                  <w:color w:val="auto"/>
                  <w:sz w:val="16"/>
                  <w:szCs w:val="16"/>
                  <w:lang w:val="en-GB"/>
                </w:rPr>
                <w:delText>RF</w:delText>
              </w:r>
            </w:del>
          </w:p>
        </w:tc>
        <w:tc>
          <w:tcPr>
            <w:tcW w:w="720" w:type="dxa"/>
            <w:tcBorders>
              <w:top w:val="single" w:sz="6" w:space="0" w:color="auto"/>
              <w:left w:val="single" w:sz="6" w:space="0" w:color="auto"/>
              <w:bottom w:val="single" w:sz="6" w:space="0" w:color="auto"/>
              <w:right w:val="single" w:sz="6" w:space="0" w:color="auto"/>
            </w:tcBorders>
          </w:tcPr>
          <w:p w14:paraId="0057C91D" w14:textId="253DD600" w:rsidR="006B0501" w:rsidRPr="00014E44" w:rsidDel="00D1775C" w:rsidRDefault="006B0501" w:rsidP="00DE1185">
            <w:pPr>
              <w:pStyle w:val="CellBodyCentered"/>
              <w:rPr>
                <w:del w:id="4624" w:author="Zhunisbayev, Olzhasbek [Bolashak Atyrau Limited]" w:date="2023-10-13T16:42:00Z"/>
                <w:rFonts w:ascii="Arial Narrow" w:hAnsi="Arial Narrow" w:cs="Arial"/>
                <w:color w:val="auto"/>
                <w:sz w:val="16"/>
                <w:szCs w:val="16"/>
                <w:lang w:val="en-GB"/>
              </w:rPr>
            </w:pPr>
          </w:p>
          <w:p w14:paraId="42CB167B" w14:textId="636B3DDD" w:rsidR="006B0501" w:rsidRPr="00014E44" w:rsidDel="00D1775C" w:rsidRDefault="006B0501" w:rsidP="00DE1185">
            <w:pPr>
              <w:pStyle w:val="CellBodyCentered"/>
              <w:rPr>
                <w:del w:id="4625" w:author="Zhunisbayev, Olzhasbek [Bolashak Atyrau Limited]" w:date="2023-10-13T16:42:00Z"/>
                <w:rFonts w:ascii="Arial Narrow" w:hAnsi="Arial Narrow" w:cs="Arial"/>
                <w:color w:val="auto"/>
                <w:sz w:val="16"/>
                <w:szCs w:val="16"/>
                <w:lang w:val="en-GB"/>
              </w:rPr>
            </w:pPr>
            <w:del w:id="4626" w:author="Zhunisbayev, Olzhasbek [Bolashak Atyrau Limited]" w:date="2023-10-13T16:42:00Z">
              <w:r w:rsidRPr="00014E44" w:rsidDel="00D1775C">
                <w:rPr>
                  <w:rFonts w:ascii="Arial Narrow" w:hAnsi="Arial Narrow" w:cs="Arial"/>
                  <w:color w:val="auto"/>
                  <w:sz w:val="16"/>
                  <w:szCs w:val="16"/>
                  <w:lang w:val="en-GB"/>
                </w:rPr>
                <w:delText xml:space="preserve">-29 to </w:delText>
              </w:r>
            </w:del>
          </w:p>
          <w:p w14:paraId="042A4854" w14:textId="17113701" w:rsidR="006B0501" w:rsidRPr="00014E44" w:rsidDel="00D1775C" w:rsidRDefault="006B0501" w:rsidP="00DE1185">
            <w:pPr>
              <w:pStyle w:val="CellBodyCentered"/>
              <w:rPr>
                <w:del w:id="4627" w:author="Zhunisbayev, Olzhasbek [Bolashak Atyrau Limited]" w:date="2023-10-13T16:42:00Z"/>
                <w:rFonts w:ascii="Arial Narrow" w:hAnsi="Arial Narrow" w:cs="Arial"/>
                <w:color w:val="auto"/>
                <w:sz w:val="16"/>
                <w:szCs w:val="16"/>
                <w:lang w:val="en-GB"/>
              </w:rPr>
            </w:pPr>
            <w:del w:id="4628" w:author="Zhunisbayev, Olzhasbek [Bolashak Atyrau Limited]" w:date="2023-10-13T16:42:00Z">
              <w:r w:rsidRPr="00014E44" w:rsidDel="00D1775C">
                <w:rPr>
                  <w:rFonts w:ascii="Arial Narrow" w:hAnsi="Arial Narrow" w:cs="Arial"/>
                  <w:color w:val="auto"/>
                  <w:sz w:val="16"/>
                  <w:szCs w:val="16"/>
                  <w:lang w:val="en-GB"/>
                </w:rPr>
                <w:delText>+180°C</w:delText>
              </w:r>
            </w:del>
          </w:p>
        </w:tc>
        <w:tc>
          <w:tcPr>
            <w:tcW w:w="1890" w:type="dxa"/>
            <w:tcBorders>
              <w:top w:val="single" w:sz="6" w:space="0" w:color="auto"/>
              <w:left w:val="single" w:sz="6" w:space="0" w:color="auto"/>
              <w:bottom w:val="single" w:sz="6" w:space="0" w:color="auto"/>
              <w:right w:val="single" w:sz="6" w:space="0" w:color="auto"/>
            </w:tcBorders>
          </w:tcPr>
          <w:p w14:paraId="65255FA2" w14:textId="448CA166" w:rsidR="006B0501" w:rsidRPr="00014E44" w:rsidDel="00D1775C" w:rsidRDefault="006B0501" w:rsidP="00DE1185">
            <w:pPr>
              <w:pStyle w:val="CellBody"/>
              <w:rPr>
                <w:del w:id="4629" w:author="Zhunisbayev, Olzhasbek [Bolashak Atyrau Limited]" w:date="2023-10-13T16:42:00Z"/>
                <w:rFonts w:ascii="Arial Narrow" w:hAnsi="Arial Narrow" w:cs="Arial"/>
                <w:color w:val="auto"/>
                <w:sz w:val="16"/>
                <w:szCs w:val="16"/>
                <w:u w:val="single"/>
                <w:lang w:val="en-GB"/>
              </w:rPr>
            </w:pPr>
          </w:p>
          <w:p w14:paraId="65D2AEA1" w14:textId="4694B587" w:rsidR="006B0501" w:rsidRPr="00014E44" w:rsidDel="00D1775C" w:rsidRDefault="006B0501" w:rsidP="00DE1185">
            <w:pPr>
              <w:pStyle w:val="CellBody"/>
              <w:rPr>
                <w:del w:id="4630" w:author="Zhunisbayev, Olzhasbek [Bolashak Atyrau Limited]" w:date="2023-10-13T16:42:00Z"/>
                <w:rFonts w:ascii="Arial Narrow" w:hAnsi="Arial Narrow" w:cs="Arial"/>
                <w:color w:val="auto"/>
                <w:sz w:val="16"/>
                <w:szCs w:val="16"/>
                <w:u w:val="single"/>
              </w:rPr>
            </w:pPr>
            <w:del w:id="4631" w:author="Zhunisbayev, Olzhasbek [Bolashak Atyrau Limited]" w:date="2023-10-13T16:42:00Z">
              <w:r w:rsidRPr="00014E44" w:rsidDel="00D1775C">
                <w:rPr>
                  <w:rFonts w:ascii="Arial Narrow" w:hAnsi="Arial Narrow" w:cs="Arial"/>
                  <w:color w:val="auto"/>
                  <w:sz w:val="16"/>
                  <w:szCs w:val="16"/>
                  <w:u w:val="single"/>
                  <w:lang w:val="en-GB"/>
                </w:rPr>
                <w:delText>Per ASME B16.5, matl. group 1.</w:delText>
              </w:r>
              <w:r w:rsidRPr="00014E44" w:rsidDel="00D1775C">
                <w:rPr>
                  <w:rFonts w:ascii="Arial Narrow" w:hAnsi="Arial Narrow" w:cs="Arial"/>
                  <w:color w:val="auto"/>
                  <w:sz w:val="16"/>
                  <w:szCs w:val="16"/>
                  <w:u w:val="single"/>
                </w:rPr>
                <w:delText>1</w:delText>
              </w:r>
            </w:del>
          </w:p>
          <w:p w14:paraId="5E823C17" w14:textId="1C94278A" w:rsidR="006B0501" w:rsidRPr="00014E44" w:rsidDel="00D1775C" w:rsidRDefault="006B0501" w:rsidP="00DE1185">
            <w:pPr>
              <w:pStyle w:val="CellBody"/>
              <w:rPr>
                <w:del w:id="4632" w:author="Zhunisbayev, Olzhasbek [Bolashak Atyrau Limited]" w:date="2023-10-13T16:42:00Z"/>
                <w:rFonts w:ascii="Arial Narrow" w:hAnsi="Arial Narrow" w:cs="Arial"/>
                <w:color w:val="auto"/>
                <w:sz w:val="16"/>
                <w:szCs w:val="16"/>
                <w:lang w:val="en-GB"/>
              </w:rPr>
            </w:pPr>
            <w:del w:id="4633" w:author="Zhunisbayev, Olzhasbek [Bolashak Atyrau Limited]" w:date="2023-10-13T16:42:00Z">
              <w:r w:rsidRPr="00014E44" w:rsidDel="00D1775C">
                <w:rPr>
                  <w:rFonts w:ascii="Arial Narrow" w:hAnsi="Arial Narrow" w:cs="Arial"/>
                  <w:color w:val="auto"/>
                  <w:sz w:val="16"/>
                  <w:szCs w:val="16"/>
                  <w:lang w:val="en-GB"/>
                </w:rPr>
                <w:delText>(limited by flange ratings)</w:delText>
              </w:r>
            </w:del>
          </w:p>
          <w:p w14:paraId="454823E2" w14:textId="5435EFB2" w:rsidR="006B0501" w:rsidRPr="00014E44" w:rsidDel="00D1775C" w:rsidRDefault="006B0501" w:rsidP="00DE1185">
            <w:pPr>
              <w:pStyle w:val="TableText"/>
              <w:rPr>
                <w:del w:id="4634" w:author="Zhunisbayev, Olzhasbek [Bolashak Atyrau Limited]" w:date="2023-10-13T16:42:00Z"/>
                <w:rFonts w:ascii="Arial Narrow" w:hAnsi="Arial Narrow"/>
                <w:color w:val="auto"/>
                <w:szCs w:val="16"/>
              </w:rPr>
            </w:pPr>
            <w:del w:id="4635" w:author="Zhunisbayev, Olzhasbek [Bolashak Atyrau Limited]" w:date="2023-10-13T16:42:00Z">
              <w:r w:rsidRPr="00014E44" w:rsidDel="00D1775C">
                <w:rPr>
                  <w:rFonts w:ascii="Arial Narrow" w:hAnsi="Arial Narrow"/>
                  <w:color w:val="auto"/>
                  <w:szCs w:val="16"/>
                </w:rPr>
                <w:delText>max up to 38°</w:delText>
              </w:r>
              <w:r w:rsidRPr="00014E44" w:rsidDel="00D1775C">
                <w:rPr>
                  <w:rFonts w:ascii="Arial Narrow" w:hAnsi="Arial Narrow"/>
                  <w:snapToGrid w:val="0"/>
                  <w:color w:val="auto"/>
                  <w:szCs w:val="16"/>
                </w:rPr>
                <w:delText xml:space="preserve">C </w:delText>
              </w:r>
              <w:r w:rsidRPr="00014E44" w:rsidDel="00D1775C">
                <w:rPr>
                  <w:rFonts w:ascii="Arial Narrow" w:hAnsi="Arial Narrow"/>
                  <w:color w:val="auto"/>
                  <w:szCs w:val="16"/>
                </w:rPr>
                <w:delText>= 19.6 barg</w:delText>
              </w:r>
            </w:del>
          </w:p>
          <w:p w14:paraId="7B9573A8" w14:textId="5E92605B" w:rsidR="006B0501" w:rsidRPr="00014E44" w:rsidDel="00D1775C" w:rsidRDefault="006B0501" w:rsidP="00DE1185">
            <w:pPr>
              <w:pStyle w:val="TableText"/>
              <w:rPr>
                <w:del w:id="4636" w:author="Zhunisbayev, Olzhasbek [Bolashak Atyrau Limited]" w:date="2023-10-13T16:42:00Z"/>
                <w:rFonts w:ascii="Arial Narrow" w:hAnsi="Arial Narrow"/>
                <w:color w:val="auto"/>
                <w:szCs w:val="16"/>
              </w:rPr>
            </w:pPr>
            <w:del w:id="4637" w:author="Zhunisbayev, Olzhasbek [Bolashak Atyrau Limited]" w:date="2023-10-13T16:42:00Z">
              <w:r w:rsidRPr="00014E44" w:rsidDel="00D1775C">
                <w:rPr>
                  <w:rFonts w:ascii="Arial Narrow" w:hAnsi="Arial Narrow"/>
                  <w:color w:val="auto"/>
                  <w:szCs w:val="16"/>
                </w:rPr>
                <w:delText>max at 50°</w:delText>
              </w:r>
              <w:r w:rsidRPr="00014E44" w:rsidDel="00D1775C">
                <w:rPr>
                  <w:rFonts w:ascii="Arial Narrow" w:hAnsi="Arial Narrow"/>
                  <w:snapToGrid w:val="0"/>
                  <w:color w:val="auto"/>
                  <w:szCs w:val="16"/>
                </w:rPr>
                <w:delText xml:space="preserve">C = 19.2 </w:delText>
              </w:r>
              <w:r w:rsidRPr="00014E44" w:rsidDel="00D1775C">
                <w:rPr>
                  <w:rFonts w:ascii="Arial Narrow" w:hAnsi="Arial Narrow"/>
                  <w:color w:val="auto"/>
                  <w:szCs w:val="16"/>
                </w:rPr>
                <w:delText>barg</w:delText>
              </w:r>
            </w:del>
          </w:p>
          <w:p w14:paraId="2F82FD14" w14:textId="4B4152C4" w:rsidR="006B0501" w:rsidRPr="00014E44" w:rsidDel="00D1775C" w:rsidRDefault="006B0501" w:rsidP="00DE1185">
            <w:pPr>
              <w:pStyle w:val="TableText"/>
              <w:rPr>
                <w:del w:id="4638" w:author="Zhunisbayev, Olzhasbek [Bolashak Atyrau Limited]" w:date="2023-10-13T16:42:00Z"/>
                <w:rFonts w:ascii="Arial Narrow" w:hAnsi="Arial Narrow"/>
                <w:color w:val="auto"/>
                <w:szCs w:val="16"/>
              </w:rPr>
            </w:pPr>
            <w:del w:id="4639" w:author="Zhunisbayev, Olzhasbek [Bolashak Atyrau Limited]" w:date="2023-10-13T16:42:00Z">
              <w:r w:rsidRPr="00014E44" w:rsidDel="00D1775C">
                <w:rPr>
                  <w:rFonts w:ascii="Arial Narrow" w:hAnsi="Arial Narrow"/>
                  <w:color w:val="auto"/>
                  <w:szCs w:val="16"/>
                </w:rPr>
                <w:delText>max at 100°</w:delText>
              </w:r>
              <w:r w:rsidRPr="00014E44" w:rsidDel="00D1775C">
                <w:rPr>
                  <w:rFonts w:ascii="Arial Narrow" w:hAnsi="Arial Narrow"/>
                  <w:snapToGrid w:val="0"/>
                  <w:color w:val="auto"/>
                  <w:szCs w:val="16"/>
                </w:rPr>
                <w:delText xml:space="preserve">C = 17.7 </w:delText>
              </w:r>
              <w:r w:rsidRPr="00014E44" w:rsidDel="00D1775C">
                <w:rPr>
                  <w:rFonts w:ascii="Arial Narrow" w:hAnsi="Arial Narrow"/>
                  <w:color w:val="auto"/>
                  <w:szCs w:val="16"/>
                </w:rPr>
                <w:delText>barg</w:delText>
              </w:r>
            </w:del>
          </w:p>
          <w:p w14:paraId="4F33A448" w14:textId="66E4B3CF" w:rsidR="006B0501" w:rsidRPr="00014E44" w:rsidDel="00D1775C" w:rsidRDefault="006B0501" w:rsidP="00DE1185">
            <w:pPr>
              <w:pStyle w:val="CellBody"/>
              <w:rPr>
                <w:del w:id="4640" w:author="Zhunisbayev, Olzhasbek [Bolashak Atyrau Limited]" w:date="2023-10-13T16:42:00Z"/>
                <w:rFonts w:ascii="Arial Narrow" w:hAnsi="Arial Narrow" w:cs="Arial"/>
                <w:color w:val="auto"/>
                <w:sz w:val="16"/>
                <w:szCs w:val="16"/>
                <w:lang w:val="en-GB"/>
              </w:rPr>
            </w:pPr>
            <w:del w:id="4641" w:author="Zhunisbayev, Olzhasbek [Bolashak Atyrau Limited]" w:date="2023-10-13T16:42:00Z">
              <w:r w:rsidRPr="00014E44" w:rsidDel="00D1775C">
                <w:rPr>
                  <w:rFonts w:ascii="Arial Narrow" w:hAnsi="Arial Narrow" w:cs="Arial"/>
                  <w:color w:val="auto"/>
                  <w:sz w:val="16"/>
                  <w:szCs w:val="16"/>
                  <w:lang w:val="en-GB"/>
                </w:rPr>
                <w:delText>max at 150°</w:delText>
              </w:r>
              <w:r w:rsidRPr="00014E44" w:rsidDel="00D1775C">
                <w:rPr>
                  <w:rFonts w:ascii="Arial Narrow" w:hAnsi="Arial Narrow" w:cs="Arial"/>
                  <w:snapToGrid w:val="0"/>
                  <w:color w:val="auto"/>
                  <w:sz w:val="16"/>
                  <w:szCs w:val="16"/>
                  <w:lang w:val="en-GB"/>
                </w:rPr>
                <w:delText xml:space="preserve">C = 15.8 </w:delText>
              </w:r>
              <w:r w:rsidRPr="00014E44" w:rsidDel="00D1775C">
                <w:rPr>
                  <w:rFonts w:ascii="Arial Narrow" w:hAnsi="Arial Narrow" w:cs="Arial"/>
                  <w:color w:val="auto"/>
                  <w:sz w:val="16"/>
                  <w:szCs w:val="16"/>
                  <w:lang w:val="en-GB"/>
                </w:rPr>
                <w:delText>barg</w:delText>
              </w:r>
            </w:del>
          </w:p>
          <w:p w14:paraId="23724297" w14:textId="0A77E64D" w:rsidR="006B0501" w:rsidRPr="00014E44" w:rsidDel="00D1775C" w:rsidRDefault="006B0501" w:rsidP="00DE1185">
            <w:pPr>
              <w:pStyle w:val="CellBody"/>
              <w:rPr>
                <w:del w:id="4642" w:author="Zhunisbayev, Olzhasbek [Bolashak Atyrau Limited]" w:date="2023-10-13T16:42:00Z"/>
                <w:rFonts w:ascii="Arial Narrow" w:hAnsi="Arial Narrow" w:cs="Arial"/>
                <w:color w:val="auto"/>
                <w:sz w:val="16"/>
                <w:szCs w:val="16"/>
                <w:lang w:val="en-GB"/>
              </w:rPr>
            </w:pPr>
            <w:del w:id="4643" w:author="Zhunisbayev, Olzhasbek [Bolashak Atyrau Limited]" w:date="2023-10-13T16:42:00Z">
              <w:r w:rsidRPr="00014E44" w:rsidDel="00D1775C">
                <w:rPr>
                  <w:rFonts w:ascii="Arial Narrow" w:hAnsi="Arial Narrow" w:cs="Arial"/>
                  <w:color w:val="auto"/>
                  <w:sz w:val="16"/>
                  <w:szCs w:val="16"/>
                  <w:lang w:val="en-GB"/>
                </w:rPr>
                <w:delText>max at 180°</w:delText>
              </w:r>
              <w:r w:rsidRPr="00014E44" w:rsidDel="00D1775C">
                <w:rPr>
                  <w:rFonts w:ascii="Arial Narrow" w:hAnsi="Arial Narrow" w:cs="Arial"/>
                  <w:snapToGrid w:val="0"/>
                  <w:color w:val="auto"/>
                  <w:sz w:val="16"/>
                  <w:szCs w:val="16"/>
                  <w:lang w:val="en-GB"/>
                </w:rPr>
                <w:delText xml:space="preserve">C = 14.6 </w:delText>
              </w:r>
              <w:r w:rsidRPr="00014E44" w:rsidDel="00D1775C">
                <w:rPr>
                  <w:rFonts w:ascii="Arial Narrow" w:hAnsi="Arial Narrow" w:cs="Arial"/>
                  <w:color w:val="auto"/>
                  <w:sz w:val="16"/>
                  <w:szCs w:val="16"/>
                  <w:lang w:val="en-GB"/>
                </w:rPr>
                <w:delText>barg</w:delText>
              </w:r>
            </w:del>
          </w:p>
        </w:tc>
        <w:tc>
          <w:tcPr>
            <w:tcW w:w="630" w:type="dxa"/>
            <w:tcBorders>
              <w:top w:val="single" w:sz="6" w:space="0" w:color="auto"/>
              <w:left w:val="single" w:sz="6" w:space="0" w:color="auto"/>
              <w:bottom w:val="single" w:sz="6" w:space="0" w:color="auto"/>
              <w:right w:val="single" w:sz="6" w:space="0" w:color="auto"/>
            </w:tcBorders>
          </w:tcPr>
          <w:p w14:paraId="71716D6C" w14:textId="3FFF4F75" w:rsidR="006B0501" w:rsidRPr="00014E44" w:rsidDel="00D1775C" w:rsidRDefault="006B0501" w:rsidP="00DE1185">
            <w:pPr>
              <w:pStyle w:val="CellBodyCentered"/>
              <w:rPr>
                <w:del w:id="4644" w:author="Zhunisbayev, Olzhasbek [Bolashak Atyrau Limited]" w:date="2023-10-13T16:42:00Z"/>
                <w:rFonts w:ascii="Arial Narrow" w:hAnsi="Arial Narrow" w:cs="Arial"/>
                <w:color w:val="auto"/>
                <w:sz w:val="16"/>
                <w:szCs w:val="16"/>
                <w:lang w:val="en-GB"/>
              </w:rPr>
            </w:pPr>
          </w:p>
          <w:p w14:paraId="277FCEE2" w14:textId="0BDD5182" w:rsidR="006B0501" w:rsidRPr="00014E44" w:rsidDel="00D1775C" w:rsidRDefault="006B0501" w:rsidP="00DE1185">
            <w:pPr>
              <w:pStyle w:val="CellBodyCentered"/>
              <w:rPr>
                <w:del w:id="4645" w:author="Zhunisbayev, Olzhasbek [Bolashak Atyrau Limited]" w:date="2023-10-13T16:42:00Z"/>
                <w:rFonts w:ascii="Arial Narrow" w:hAnsi="Arial Narrow" w:cs="Arial"/>
                <w:color w:val="auto"/>
                <w:sz w:val="16"/>
                <w:szCs w:val="16"/>
                <w:lang w:val="ru-RU"/>
              </w:rPr>
            </w:pPr>
            <w:del w:id="4646" w:author="Zhunisbayev, Olzhasbek [Bolashak Atyrau Limited]" w:date="2023-10-13T16:42:00Z">
              <w:r w:rsidRPr="00014E44" w:rsidDel="00D1775C">
                <w:rPr>
                  <w:rFonts w:ascii="Arial Narrow" w:hAnsi="Arial Narrow" w:cs="Arial"/>
                  <w:color w:val="auto"/>
                  <w:sz w:val="16"/>
                  <w:szCs w:val="16"/>
                  <w:lang w:val="en-GB"/>
                </w:rPr>
                <w:delText xml:space="preserve">NOTE </w:delText>
              </w:r>
              <w:r w:rsidRPr="00014E44" w:rsidDel="00D1775C">
                <w:rPr>
                  <w:rFonts w:ascii="Arial Narrow" w:hAnsi="Arial Narrow" w:cs="Arial"/>
                  <w:color w:val="auto"/>
                  <w:sz w:val="16"/>
                  <w:szCs w:val="16"/>
                  <w:lang w:val="ru-RU"/>
                </w:rPr>
                <w:delText>3</w:delText>
              </w:r>
            </w:del>
          </w:p>
          <w:p w14:paraId="6D30774F" w14:textId="34CACFA5" w:rsidR="006B0501" w:rsidRPr="00014E44" w:rsidDel="00D1775C" w:rsidRDefault="006B0501" w:rsidP="00DE1185">
            <w:pPr>
              <w:pStyle w:val="CellBodyCentered"/>
              <w:rPr>
                <w:del w:id="4647" w:author="Zhunisbayev, Olzhasbek [Bolashak Atyrau Limited]" w:date="2023-10-13T16:42:00Z"/>
                <w:rFonts w:ascii="Arial Narrow" w:hAnsi="Arial Narrow" w:cs="Arial"/>
                <w:color w:val="auto"/>
                <w:sz w:val="16"/>
                <w:szCs w:val="16"/>
              </w:rPr>
            </w:pPr>
          </w:p>
        </w:tc>
        <w:tc>
          <w:tcPr>
            <w:tcW w:w="418" w:type="dxa"/>
            <w:tcBorders>
              <w:top w:val="single" w:sz="6" w:space="0" w:color="auto"/>
              <w:left w:val="single" w:sz="6" w:space="0" w:color="auto"/>
              <w:bottom w:val="single" w:sz="6" w:space="0" w:color="auto"/>
              <w:right w:val="single" w:sz="6" w:space="0" w:color="auto"/>
            </w:tcBorders>
          </w:tcPr>
          <w:p w14:paraId="775E0F47" w14:textId="1680C178" w:rsidR="006B0501" w:rsidRPr="00014E44" w:rsidDel="00D1775C" w:rsidRDefault="006B0501" w:rsidP="00DE1185">
            <w:pPr>
              <w:pStyle w:val="CellBodyCentered"/>
              <w:rPr>
                <w:del w:id="4648" w:author="Zhunisbayev, Olzhasbek [Bolashak Atyrau Limited]" w:date="2023-10-13T16:42:00Z"/>
                <w:rFonts w:ascii="Arial Narrow" w:hAnsi="Arial Narrow" w:cs="Arial"/>
                <w:color w:val="auto"/>
                <w:sz w:val="16"/>
                <w:szCs w:val="16"/>
                <w:lang w:val="en-GB"/>
              </w:rPr>
            </w:pPr>
          </w:p>
          <w:p w14:paraId="6E7D011D" w14:textId="638CC535" w:rsidR="006B0501" w:rsidRPr="00014E44" w:rsidDel="00D1775C" w:rsidRDefault="006B0501" w:rsidP="00DE1185">
            <w:pPr>
              <w:pStyle w:val="CellBodyCentered"/>
              <w:rPr>
                <w:del w:id="4649" w:author="Zhunisbayev, Olzhasbek [Bolashak Atyrau Limited]" w:date="2023-10-13T16:42:00Z"/>
                <w:rFonts w:ascii="Arial Narrow" w:hAnsi="Arial Narrow" w:cs="Arial"/>
                <w:color w:val="auto"/>
                <w:sz w:val="16"/>
                <w:szCs w:val="16"/>
                <w:lang w:val="en-GB"/>
              </w:rPr>
            </w:pPr>
            <w:del w:id="4650" w:author="Zhunisbayev, Olzhasbek [Bolashak Atyrau Limited]" w:date="2023-10-13T16:42:00Z">
              <w:r w:rsidRPr="00014E44" w:rsidDel="00D1775C">
                <w:rPr>
                  <w:rFonts w:ascii="Arial Narrow" w:hAnsi="Arial Narrow" w:cs="Arial"/>
                  <w:color w:val="auto"/>
                  <w:sz w:val="16"/>
                  <w:szCs w:val="16"/>
                  <w:lang w:val="en-GB"/>
                </w:rPr>
                <w:delText>100</w:delText>
              </w:r>
            </w:del>
          </w:p>
        </w:tc>
      </w:tr>
      <w:tr w:rsidR="00FA3851" w:rsidRPr="00014E44" w14:paraId="1AF7E32D" w14:textId="77777777" w:rsidTr="0038396C">
        <w:tc>
          <w:tcPr>
            <w:tcW w:w="3322" w:type="dxa"/>
            <w:tcBorders>
              <w:top w:val="single" w:sz="6" w:space="0" w:color="auto"/>
              <w:left w:val="single" w:sz="6" w:space="0" w:color="auto"/>
              <w:bottom w:val="single" w:sz="6" w:space="0" w:color="auto"/>
              <w:right w:val="single" w:sz="6" w:space="0" w:color="auto"/>
            </w:tcBorders>
          </w:tcPr>
          <w:p w14:paraId="06DBE7E7" w14:textId="77777777" w:rsidR="006B0501" w:rsidRPr="00014E44" w:rsidRDefault="006B0501" w:rsidP="00DE1185">
            <w:pPr>
              <w:pStyle w:val="CellBody"/>
              <w:rPr>
                <w:rFonts w:ascii="Arial Narrow" w:hAnsi="Arial Narrow" w:cs="Arial"/>
                <w:color w:val="auto"/>
                <w:sz w:val="16"/>
                <w:szCs w:val="16"/>
                <w:u w:val="single"/>
                <w:lang w:val="en-GB"/>
              </w:rPr>
            </w:pPr>
          </w:p>
          <w:p w14:paraId="3D5C4A8E" w14:textId="13D3F5E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SOUR SERVICE &amp; CONTAMINATED</w:t>
            </w:r>
            <w:r w:rsidR="00667677" w:rsidRPr="00014E44">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u w:val="single"/>
                <w:lang w:val="en-GB"/>
              </w:rPr>
              <w:t>WATERS</w:t>
            </w:r>
          </w:p>
          <w:p w14:paraId="18A507EC" w14:textId="77777777" w:rsidR="006B0501" w:rsidRPr="00014E44" w:rsidRDefault="006B0501" w:rsidP="00DE1185">
            <w:pPr>
              <w:pStyle w:val="CellBody"/>
              <w:rPr>
                <w:rFonts w:ascii="Arial Narrow" w:hAnsi="Arial Narrow" w:cs="Arial"/>
                <w:color w:val="auto"/>
                <w:sz w:val="16"/>
                <w:szCs w:val="16"/>
                <w:lang w:val="en-GB"/>
              </w:rPr>
            </w:pPr>
          </w:p>
          <w:p w14:paraId="0ABF87E6" w14:textId="2178E5E8"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BD - BLOWDOWN, SOUR HYDROCARBONS  </w:t>
            </w:r>
          </w:p>
          <w:p w14:paraId="0D3F6FD4" w14:textId="55C18B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SOUR FLARE GAS (OFF</w:t>
            </w:r>
            <w:r w:rsidR="000C01F6"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PLOT ONLY)</w:t>
            </w:r>
          </w:p>
          <w:p w14:paraId="55B1DB6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BFC – FLARE GAS COLD</w:t>
            </w:r>
          </w:p>
          <w:p w14:paraId="7CFB099F" w14:textId="473F6456"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BFH – FLARE GAS, </w:t>
            </w:r>
            <w:r w:rsidR="00571500" w:rsidRPr="00014E44">
              <w:rPr>
                <w:rFonts w:ascii="Arial Narrow" w:hAnsi="Arial Narrow" w:cs="Arial"/>
                <w:color w:val="auto"/>
                <w:sz w:val="16"/>
                <w:szCs w:val="16"/>
                <w:lang w:val="en-GB"/>
              </w:rPr>
              <w:t>HIGH PRESSURE</w:t>
            </w:r>
          </w:p>
          <w:p w14:paraId="1B4D7CCB" w14:textId="0BFFB518"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BFL – SOUR FLARE GAS, LOW PRESSURE</w:t>
            </w:r>
          </w:p>
          <w:p w14:paraId="06B948D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BFU – FLUE GAS TO STACK</w:t>
            </w:r>
          </w:p>
          <w:p w14:paraId="554CF470" w14:textId="36385148"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SOUR VENT TO</w:t>
            </w:r>
            <w:r w:rsidR="000C01F6"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ATMOSPHERE</w:t>
            </w:r>
          </w:p>
          <w:p w14:paraId="044A5BC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 – SPENT CAUSTIC</w:t>
            </w:r>
          </w:p>
          <w:p w14:paraId="33B0D5FD"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CCD – DEMULSIFYING AGENT</w:t>
            </w:r>
          </w:p>
          <w:p w14:paraId="220E10D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CCS – CAUSTIC </w:t>
            </w:r>
          </w:p>
          <w:p w14:paraId="1A2720B6" w14:textId="647267FD"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CDE – AMINE, LEAN (below 90°C.)</w:t>
            </w:r>
          </w:p>
          <w:p w14:paraId="6A1E9D69"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CDF – AMINE, FRESH</w:t>
            </w:r>
          </w:p>
          <w:p w14:paraId="47AF75A4" w14:textId="2FA61180"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CDM – AMINE, RICH (below 70°C.)</w:t>
            </w:r>
          </w:p>
          <w:p w14:paraId="2426C39D" w14:textId="3C2F1ACC"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CORROSION INHIBITOR &amp;</w:t>
            </w:r>
            <w:r w:rsidR="000C01F6"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ANTISCALE</w:t>
            </w:r>
          </w:p>
          <w:p w14:paraId="7E2B1AF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CO – CARBON DIOXIDE</w:t>
            </w:r>
          </w:p>
          <w:p w14:paraId="56B5CFF7"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CS – SULFUR </w:t>
            </w:r>
          </w:p>
          <w:p w14:paraId="17F821F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DCS – CAUSTIC DRAIN</w:t>
            </w:r>
          </w:p>
          <w:p w14:paraId="72935023" w14:textId="7F89427F"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DFX – FLEXSORB DRAINS/SLOPS</w:t>
            </w:r>
          </w:p>
          <w:p w14:paraId="0D87C181" w14:textId="5D583E75"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SOUR</w:t>
            </w:r>
            <w:r w:rsidR="000C01F6"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HYDROCARBONS</w:t>
            </w:r>
          </w:p>
          <w:p w14:paraId="0F2B6A57" w14:textId="570BF238"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0F9B4D8C" w14:textId="2ABA8B02"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DMD – SLOP </w:t>
            </w:r>
            <w:r w:rsidR="002F2A93" w:rsidRPr="00014E44">
              <w:rPr>
                <w:rFonts w:ascii="Arial Narrow" w:hAnsi="Arial Narrow" w:cs="Arial"/>
                <w:color w:val="auto"/>
                <w:sz w:val="16"/>
                <w:szCs w:val="16"/>
                <w:lang w:val="en-GB"/>
              </w:rPr>
              <w:t>METHANOL, DEA</w:t>
            </w:r>
          </w:p>
          <w:p w14:paraId="53FAA157"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DSL – DIESEL FUEL</w:t>
            </w:r>
          </w:p>
          <w:p w14:paraId="4D55296E" w14:textId="3E01BF61" w:rsidR="006B0501" w:rsidRPr="00014E44" w:rsidRDefault="006B0501" w:rsidP="00DE1185">
            <w:pPr>
              <w:pStyle w:val="CellBody"/>
              <w:rPr>
                <w:ins w:id="4651" w:author="Zhunisbayev, Olzhasbek A [Bolashak Atyrau Limited]" w:date="2022-06-12T09:24:00Z"/>
                <w:rFonts w:ascii="Arial Narrow" w:hAnsi="Arial Narrow" w:cs="Arial"/>
                <w:color w:val="auto"/>
                <w:sz w:val="16"/>
                <w:szCs w:val="16"/>
                <w:lang w:val="en-GB"/>
              </w:rPr>
            </w:pPr>
            <w:ins w:id="4652" w:author="Zhunisbayev, Olzhasbek A [Bolashak Atyrau Limited]" w:date="2022-06-12T09:24:00Z">
              <w:r w:rsidRPr="00014E44">
                <w:rPr>
                  <w:rFonts w:ascii="Arial Narrow" w:hAnsi="Arial Narrow" w:cs="Arial"/>
                  <w:color w:val="auto"/>
                  <w:sz w:val="16"/>
                  <w:szCs w:val="16"/>
                  <w:lang w:val="en-GB"/>
                </w:rPr>
                <w:t>DW – WASTE CONDENSATE</w:t>
              </w:r>
            </w:ins>
          </w:p>
          <w:p w14:paraId="510C6A42" w14:textId="2756F080"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38D6A00F" w14:textId="43A2D0A2"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1CC73864"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FX - FLEXSORB</w:t>
            </w:r>
          </w:p>
          <w:p w14:paraId="0875334B" w14:textId="5BF26C0C"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FXE – FLEXSORB LEAN</w:t>
            </w:r>
            <w:r w:rsidR="000C01F6"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(below 70 °C.)</w:t>
            </w:r>
          </w:p>
          <w:p w14:paraId="35BCC1AF" w14:textId="1FFBCE4E"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FXF – FLEXSORB FRESH</w:t>
            </w:r>
            <w:r w:rsidR="000C01F6"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(below 70 °C.)</w:t>
            </w:r>
          </w:p>
          <w:p w14:paraId="504CBE9E" w14:textId="57CC95F9"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FXM – FLEXSORB RICH</w:t>
            </w:r>
            <w:r w:rsidR="000C01F6"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(below 70 °C.)</w:t>
            </w:r>
          </w:p>
          <w:p w14:paraId="2B399B67"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GCL – CLAUS GAS</w:t>
            </w:r>
          </w:p>
          <w:p w14:paraId="3EC9A81B" w14:textId="7FD9DD74"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 HYDROCARBON VAPOUR</w:t>
            </w:r>
          </w:p>
          <w:p w14:paraId="7503293C" w14:textId="47528401"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GHP – GAS INJECTION HIGH PRESSURE </w:t>
            </w:r>
          </w:p>
          <w:p w14:paraId="1551E7CC"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GRC – RECYCLE GAS, SOUR</w:t>
            </w:r>
          </w:p>
          <w:p w14:paraId="02364079"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GRG – RICH GAS, SOUR</w:t>
            </w:r>
          </w:p>
          <w:p w14:paraId="765420BE"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GAS, SOUR</w:t>
            </w:r>
          </w:p>
          <w:p w14:paraId="14792179"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GSA - EMERGENCY OFF GAS</w:t>
            </w:r>
          </w:p>
          <w:p w14:paraId="0605E086"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GST – TAIL GAS</w:t>
            </w:r>
          </w:p>
          <w:p w14:paraId="2A8325AF"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GW – WASTE GAS, OFF GAS</w:t>
            </w:r>
          </w:p>
          <w:p w14:paraId="04497C7A"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PGC – GAS CONDENSATE</w:t>
            </w:r>
          </w:p>
          <w:p w14:paraId="18D46C2E" w14:textId="3BF248AF"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SOUR PROCESS HYDROCARBONS</w:t>
            </w:r>
          </w:p>
          <w:p w14:paraId="425DAF0E" w14:textId="32333F76"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NL – NITROGEN LOW PRESSURE</w:t>
            </w:r>
          </w:p>
          <w:p w14:paraId="1F11863A" w14:textId="1D28C8BA"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w:t>
            </w:r>
            <w:r w:rsidR="009D0AE3" w:rsidRPr="00014E44">
              <w:rPr>
                <w:rFonts w:ascii="Arial Narrow" w:hAnsi="Arial Narrow" w:cs="Arial"/>
                <w:color w:val="auto"/>
                <w:sz w:val="16"/>
                <w:szCs w:val="16"/>
                <w:lang w:val="en-GB"/>
              </w:rPr>
              <w:t>-</w:t>
            </w:r>
            <w:r w:rsidRPr="00014E44">
              <w:rPr>
                <w:rFonts w:ascii="Arial Narrow" w:hAnsi="Arial Narrow" w:cs="Arial"/>
                <w:color w:val="auto"/>
                <w:sz w:val="16"/>
                <w:szCs w:val="16"/>
                <w:lang w:val="en-GB"/>
              </w:rPr>
              <w:t>LOW PRESSURE</w:t>
            </w:r>
          </w:p>
          <w:p w14:paraId="70635484" w14:textId="643BA5C0"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TH – CONDENSATE</w:t>
            </w:r>
            <w:r w:rsidR="009D0AE3" w:rsidRPr="00014E44">
              <w:rPr>
                <w:rFonts w:ascii="Arial Narrow" w:hAnsi="Arial Narrow" w:cs="Arial"/>
                <w:color w:val="auto"/>
                <w:sz w:val="16"/>
                <w:szCs w:val="16"/>
                <w:lang w:val="en-GB"/>
              </w:rPr>
              <w:t>-</w:t>
            </w:r>
            <w:r w:rsidRPr="00014E44">
              <w:rPr>
                <w:rFonts w:ascii="Arial Narrow" w:hAnsi="Arial Narrow" w:cs="Arial"/>
                <w:color w:val="auto"/>
                <w:sz w:val="16"/>
                <w:szCs w:val="16"/>
                <w:lang w:val="en-GB"/>
              </w:rPr>
              <w:t>HIGH</w:t>
            </w:r>
            <w:r w:rsidR="000C01F6"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PRESSURE</w:t>
            </w:r>
          </w:p>
          <w:p w14:paraId="112B3D9C" w14:textId="0D496629"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w:t>
            </w:r>
            <w:r w:rsidR="009D0AE3" w:rsidRPr="00014E44">
              <w:rPr>
                <w:rFonts w:ascii="Arial Narrow" w:hAnsi="Arial Narrow" w:cs="Arial"/>
                <w:color w:val="auto"/>
                <w:sz w:val="16"/>
                <w:szCs w:val="16"/>
                <w:lang w:val="en-GB"/>
              </w:rPr>
              <w:t>-</w:t>
            </w:r>
            <w:r w:rsidRPr="00014E44">
              <w:rPr>
                <w:rFonts w:ascii="Arial Narrow" w:hAnsi="Arial Narrow" w:cs="Arial"/>
                <w:color w:val="auto"/>
                <w:sz w:val="16"/>
                <w:szCs w:val="16"/>
                <w:lang w:val="en-GB"/>
              </w:rPr>
              <w:t>LOW PRESSURE</w:t>
            </w:r>
          </w:p>
          <w:p w14:paraId="42E752CD" w14:textId="23E1952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TR – CONDENSATE</w:t>
            </w:r>
            <w:r w:rsidR="009D0AE3" w:rsidRPr="00014E44">
              <w:rPr>
                <w:rFonts w:ascii="Arial Narrow" w:hAnsi="Arial Narrow" w:cs="Arial"/>
                <w:color w:val="auto"/>
                <w:sz w:val="16"/>
                <w:szCs w:val="16"/>
                <w:lang w:val="en-GB"/>
              </w:rPr>
              <w:t>-</w:t>
            </w:r>
            <w:r w:rsidRPr="00014E44">
              <w:rPr>
                <w:rFonts w:ascii="Arial Narrow" w:hAnsi="Arial Narrow" w:cs="Arial"/>
                <w:color w:val="auto"/>
                <w:sz w:val="16"/>
                <w:szCs w:val="16"/>
                <w:lang w:val="en-GB"/>
              </w:rPr>
              <w:t>PROCESS</w:t>
            </w:r>
          </w:p>
          <w:p w14:paraId="3F60671A"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VI – INSTRUMENT AIR</w:t>
            </w:r>
          </w:p>
          <w:p w14:paraId="7060281C"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VP – PROCESS AIR</w:t>
            </w:r>
          </w:p>
          <w:p w14:paraId="33EFA7F1"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DEMINERALISED WATER</w:t>
            </w:r>
          </w:p>
          <w:p w14:paraId="0C0AA67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0F9FE10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WM – MAKE UP WATER</w:t>
            </w:r>
          </w:p>
          <w:p w14:paraId="0388377D"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00C68C45" w14:textId="62C1F442" w:rsidR="006B0501" w:rsidRPr="00014E44" w:rsidRDefault="006B0501" w:rsidP="00DE1185">
            <w:pPr>
              <w:pStyle w:val="CellBody"/>
              <w:ind w:left="450" w:hanging="450"/>
              <w:rPr>
                <w:rFonts w:ascii="Arial Narrow" w:hAnsi="Arial Narrow" w:cs="Arial"/>
                <w:color w:val="auto"/>
                <w:sz w:val="16"/>
                <w:szCs w:val="16"/>
                <w:lang w:val="en-GB"/>
              </w:rPr>
            </w:pPr>
            <w:r w:rsidRPr="00014E44">
              <w:rPr>
                <w:rFonts w:ascii="Arial Narrow" w:hAnsi="Arial Narrow" w:cs="Arial"/>
                <w:color w:val="auto"/>
                <w:sz w:val="16"/>
                <w:szCs w:val="16"/>
                <w:lang w:val="en-GB"/>
              </w:rPr>
              <w:t>WPS – PROCESS WATER, GAS LIQ</w:t>
            </w:r>
            <w:r w:rsidR="00C91013">
              <w:rPr>
                <w:rFonts w:ascii="Arial Narrow" w:hAnsi="Arial Narrow" w:cs="Arial"/>
                <w:color w:val="auto"/>
                <w:sz w:val="16"/>
                <w:szCs w:val="16"/>
                <w:lang w:val="en-GB"/>
              </w:rPr>
              <w:t>.</w:t>
            </w:r>
            <w:r w:rsidRPr="00014E44">
              <w:rPr>
                <w:rFonts w:ascii="Arial Narrow" w:hAnsi="Arial Narrow" w:cs="Arial"/>
                <w:color w:val="auto"/>
                <w:sz w:val="16"/>
                <w:szCs w:val="16"/>
                <w:lang w:val="en-GB"/>
              </w:rPr>
              <w:t xml:space="preserve"> </w:t>
            </w:r>
            <w:r w:rsidR="00CB03C9">
              <w:rPr>
                <w:rFonts w:ascii="Arial Narrow" w:hAnsi="Arial Narrow" w:cs="Arial"/>
                <w:color w:val="auto"/>
                <w:sz w:val="16"/>
                <w:szCs w:val="16"/>
                <w:lang w:val="en-GB"/>
              </w:rPr>
              <w:t>S</w:t>
            </w:r>
            <w:r w:rsidRPr="00014E44">
              <w:rPr>
                <w:rFonts w:ascii="Arial Narrow" w:hAnsi="Arial Narrow" w:cs="Arial"/>
                <w:color w:val="auto"/>
                <w:sz w:val="16"/>
                <w:szCs w:val="16"/>
                <w:lang w:val="en-GB"/>
              </w:rPr>
              <w:t>TRIPP</w:t>
            </w:r>
            <w:r w:rsidR="00CB03C9">
              <w:rPr>
                <w:rFonts w:ascii="Arial Narrow" w:hAnsi="Arial Narrow" w:cs="Arial"/>
                <w:color w:val="auto"/>
                <w:sz w:val="16"/>
                <w:szCs w:val="16"/>
                <w:lang w:val="en-GB"/>
              </w:rPr>
              <w:t>.</w:t>
            </w:r>
          </w:p>
          <w:p w14:paraId="0122AC5B" w14:textId="6DB6FFC4"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WSC – CONTAMINATED </w:t>
            </w:r>
            <w:r w:rsidR="002F2A93" w:rsidRPr="00014E44">
              <w:rPr>
                <w:rFonts w:ascii="Arial Narrow" w:hAnsi="Arial Narrow" w:cs="Arial"/>
                <w:color w:val="auto"/>
                <w:sz w:val="16"/>
                <w:szCs w:val="16"/>
                <w:lang w:val="en-GB"/>
              </w:rPr>
              <w:t>SURFACE WATER</w:t>
            </w:r>
          </w:p>
          <w:p w14:paraId="2A3AE0EC"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1D2F08E3" w14:textId="77777777" w:rsidR="006B0501"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WU – UTILITY WATER</w:t>
            </w:r>
          </w:p>
          <w:p w14:paraId="66722A05" w14:textId="77777777" w:rsidR="00C42CE9" w:rsidRDefault="00C42CE9" w:rsidP="00DE1185">
            <w:pPr>
              <w:pStyle w:val="CellBody"/>
              <w:rPr>
                <w:rFonts w:ascii="Arial Narrow" w:hAnsi="Arial Narrow" w:cs="Arial"/>
                <w:color w:val="auto"/>
                <w:sz w:val="16"/>
                <w:szCs w:val="16"/>
                <w:lang w:val="ru-RU"/>
              </w:rPr>
            </w:pPr>
          </w:p>
          <w:p w14:paraId="2751185D" w14:textId="77777777" w:rsidR="0010308A" w:rsidRPr="00043506" w:rsidRDefault="0010308A" w:rsidP="00DE1185">
            <w:pPr>
              <w:pStyle w:val="CellBody"/>
              <w:rPr>
                <w:rFonts w:ascii="Arial Narrow" w:hAnsi="Arial Narrow" w:cs="Arial"/>
                <w:color w:val="auto"/>
                <w:sz w:val="16"/>
                <w:szCs w:val="16"/>
              </w:rPr>
            </w:pPr>
          </w:p>
          <w:p w14:paraId="0BAEC35C" w14:textId="77777777" w:rsidR="0010308A" w:rsidRPr="00014E44" w:rsidRDefault="0010308A" w:rsidP="00DE118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4A895492" w14:textId="77777777" w:rsidR="006B0501" w:rsidRPr="00014E44" w:rsidRDefault="006B0501" w:rsidP="00DE1185">
            <w:pPr>
              <w:pStyle w:val="CellBodyCentered"/>
              <w:rPr>
                <w:rFonts w:ascii="Arial Narrow" w:hAnsi="Arial Narrow" w:cs="Arial"/>
                <w:b/>
                <w:color w:val="auto"/>
                <w:sz w:val="16"/>
                <w:szCs w:val="16"/>
                <w:lang w:val="en-GB"/>
              </w:rPr>
            </w:pPr>
          </w:p>
          <w:p w14:paraId="117E4F11"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150K21</w:t>
            </w:r>
          </w:p>
          <w:p w14:paraId="35ABF37A" w14:textId="77777777" w:rsidR="006B0501" w:rsidRPr="00014E44" w:rsidRDefault="006B0501" w:rsidP="00DE1185">
            <w:pPr>
              <w:pStyle w:val="CellBodyCentered"/>
              <w:rPr>
                <w:rFonts w:ascii="Arial Narrow" w:hAnsi="Arial Narrow" w:cs="Arial"/>
                <w:b/>
                <w:color w:val="auto"/>
                <w:sz w:val="16"/>
                <w:szCs w:val="16"/>
                <w:lang w:val="en-GB"/>
              </w:rPr>
            </w:pPr>
          </w:p>
          <w:p w14:paraId="20A860EB" w14:textId="77777777" w:rsidR="006B0501" w:rsidRPr="00014E44" w:rsidRDefault="006B0501" w:rsidP="00DE1185">
            <w:pPr>
              <w:pStyle w:val="CellBodyCentered"/>
              <w:rPr>
                <w:rFonts w:ascii="Arial Narrow" w:hAnsi="Arial Narrow" w:cs="Arial"/>
                <w:b/>
                <w:color w:val="auto"/>
                <w:sz w:val="16"/>
                <w:szCs w:val="16"/>
                <w:lang w:val="en-GB"/>
              </w:rPr>
            </w:pPr>
          </w:p>
          <w:p w14:paraId="769AE9CA" w14:textId="77777777" w:rsidR="006B0501" w:rsidRPr="00014E44" w:rsidRDefault="006B0501" w:rsidP="00DE1185">
            <w:pPr>
              <w:pStyle w:val="CellBodyCentered"/>
              <w:rPr>
                <w:rFonts w:ascii="Arial Narrow" w:hAnsi="Arial Narrow" w:cs="Arial"/>
                <w:b/>
                <w:color w:val="auto"/>
                <w:sz w:val="16"/>
                <w:szCs w:val="16"/>
                <w:lang w:val="en-GB"/>
              </w:rPr>
            </w:pPr>
          </w:p>
          <w:p w14:paraId="3007E318" w14:textId="77777777" w:rsidR="006B0501" w:rsidRPr="00014E44" w:rsidRDefault="006B0501" w:rsidP="00DE1185">
            <w:pPr>
              <w:pStyle w:val="CellBodyCentered"/>
              <w:rPr>
                <w:rFonts w:ascii="Arial Narrow" w:hAnsi="Arial Narrow" w:cs="Arial"/>
                <w:b/>
                <w:color w:val="auto"/>
                <w:sz w:val="16"/>
                <w:szCs w:val="16"/>
                <w:lang w:val="en-GB"/>
              </w:rPr>
            </w:pPr>
          </w:p>
          <w:p w14:paraId="399FDB2C" w14:textId="77777777" w:rsidR="006B0501" w:rsidRPr="00014E44" w:rsidRDefault="006B0501" w:rsidP="00DE1185">
            <w:pPr>
              <w:pStyle w:val="CellBodyCentered"/>
              <w:rPr>
                <w:rFonts w:ascii="Arial Narrow" w:hAnsi="Arial Narrow" w:cs="Arial"/>
                <w:b/>
                <w:color w:val="auto"/>
                <w:sz w:val="16"/>
                <w:szCs w:val="16"/>
                <w:lang w:val="en-GB"/>
              </w:rPr>
            </w:pPr>
          </w:p>
          <w:p w14:paraId="44A7FD74" w14:textId="77777777" w:rsidR="006B0501" w:rsidRPr="00014E44" w:rsidRDefault="006B0501" w:rsidP="00DE1185">
            <w:pPr>
              <w:pStyle w:val="CellBodyCentered"/>
              <w:rPr>
                <w:rFonts w:ascii="Arial Narrow" w:hAnsi="Arial Narrow" w:cs="Arial"/>
                <w:b/>
                <w:color w:val="auto"/>
                <w:sz w:val="16"/>
                <w:szCs w:val="16"/>
                <w:lang w:val="en-GB"/>
              </w:rPr>
            </w:pPr>
          </w:p>
          <w:p w14:paraId="7BB31624" w14:textId="77777777" w:rsidR="006B0501" w:rsidRPr="00014E44" w:rsidRDefault="006B0501" w:rsidP="00DE1185">
            <w:pPr>
              <w:pStyle w:val="CellBodyCentered"/>
              <w:rPr>
                <w:rFonts w:ascii="Arial Narrow" w:hAnsi="Arial Narrow" w:cs="Arial"/>
                <w:b/>
                <w:color w:val="auto"/>
                <w:sz w:val="16"/>
                <w:szCs w:val="16"/>
                <w:lang w:val="en-GB"/>
              </w:rPr>
            </w:pPr>
          </w:p>
          <w:p w14:paraId="20655C77" w14:textId="77777777" w:rsidR="006B0501" w:rsidRPr="00014E44" w:rsidRDefault="006B0501" w:rsidP="00DE1185">
            <w:pPr>
              <w:pStyle w:val="CellBodyCentered"/>
              <w:rPr>
                <w:rFonts w:ascii="Arial Narrow" w:hAnsi="Arial Narrow" w:cs="Arial"/>
                <w:b/>
                <w:color w:val="auto"/>
                <w:sz w:val="16"/>
                <w:szCs w:val="16"/>
                <w:lang w:val="en-GB"/>
              </w:rPr>
            </w:pPr>
          </w:p>
          <w:p w14:paraId="6B98FE98" w14:textId="77777777" w:rsidR="006B0501" w:rsidRPr="00014E44" w:rsidRDefault="006B0501" w:rsidP="00DE1185">
            <w:pPr>
              <w:pStyle w:val="CellBodyCentered"/>
              <w:rPr>
                <w:rFonts w:ascii="Arial Narrow" w:hAnsi="Arial Narrow" w:cs="Arial"/>
                <w:b/>
                <w:color w:val="auto"/>
                <w:sz w:val="16"/>
                <w:szCs w:val="16"/>
                <w:lang w:val="en-GB"/>
              </w:rPr>
            </w:pPr>
          </w:p>
          <w:p w14:paraId="676C045A" w14:textId="77777777" w:rsidR="006B0501" w:rsidRPr="00014E44" w:rsidRDefault="006B0501" w:rsidP="00DE1185">
            <w:pPr>
              <w:pStyle w:val="CellBodyCentered"/>
              <w:rPr>
                <w:rFonts w:ascii="Arial Narrow" w:hAnsi="Arial Narrow" w:cs="Arial"/>
                <w:b/>
                <w:color w:val="auto"/>
                <w:sz w:val="16"/>
                <w:szCs w:val="16"/>
                <w:lang w:val="en-GB"/>
              </w:rPr>
            </w:pPr>
          </w:p>
          <w:p w14:paraId="35EFE9B5" w14:textId="77777777" w:rsidR="006B0501" w:rsidRPr="00014E44" w:rsidRDefault="006B0501" w:rsidP="00DE1185">
            <w:pPr>
              <w:pStyle w:val="CellBodyCentered"/>
              <w:rPr>
                <w:rFonts w:ascii="Arial Narrow" w:hAnsi="Arial Narrow" w:cs="Arial"/>
                <w:b/>
                <w:color w:val="auto"/>
                <w:sz w:val="16"/>
                <w:szCs w:val="16"/>
                <w:lang w:val="en-GB"/>
              </w:rPr>
            </w:pPr>
          </w:p>
          <w:p w14:paraId="4FE585A4" w14:textId="77777777" w:rsidR="006B0501" w:rsidRPr="00014E44" w:rsidRDefault="006B0501" w:rsidP="00DE1185">
            <w:pPr>
              <w:pStyle w:val="CellBodyCentered"/>
              <w:rPr>
                <w:rFonts w:ascii="Arial Narrow" w:hAnsi="Arial Narrow" w:cs="Arial"/>
                <w:b/>
                <w:color w:val="auto"/>
                <w:sz w:val="16"/>
                <w:szCs w:val="16"/>
                <w:lang w:val="en-GB"/>
              </w:rPr>
            </w:pPr>
          </w:p>
          <w:p w14:paraId="3344C9F5" w14:textId="77777777" w:rsidR="006B0501" w:rsidRPr="00014E44" w:rsidRDefault="006B0501" w:rsidP="00DE1185">
            <w:pPr>
              <w:pStyle w:val="CellBodyCentered"/>
              <w:rPr>
                <w:rFonts w:ascii="Arial Narrow" w:hAnsi="Arial Narrow" w:cs="Arial"/>
                <w:b/>
                <w:color w:val="auto"/>
                <w:sz w:val="16"/>
                <w:szCs w:val="16"/>
                <w:lang w:val="en-GB"/>
              </w:rPr>
            </w:pPr>
          </w:p>
          <w:p w14:paraId="71048CA0" w14:textId="77777777" w:rsidR="006B0501" w:rsidRPr="00014E44" w:rsidRDefault="006B0501" w:rsidP="00DE1185">
            <w:pPr>
              <w:pStyle w:val="CellBodyCentered"/>
              <w:rPr>
                <w:rFonts w:ascii="Arial Narrow" w:hAnsi="Arial Narrow" w:cs="Arial"/>
                <w:b/>
                <w:color w:val="auto"/>
                <w:sz w:val="16"/>
                <w:szCs w:val="16"/>
                <w:lang w:val="en-GB"/>
              </w:rPr>
            </w:pPr>
          </w:p>
          <w:p w14:paraId="5693C10C" w14:textId="77777777" w:rsidR="006B0501" w:rsidRPr="00014E44" w:rsidRDefault="006B0501" w:rsidP="00DE1185">
            <w:pPr>
              <w:pStyle w:val="CellBodyCentered"/>
              <w:rPr>
                <w:rFonts w:ascii="Arial Narrow" w:hAnsi="Arial Narrow" w:cs="Arial"/>
                <w:b/>
                <w:color w:val="auto"/>
                <w:sz w:val="16"/>
                <w:szCs w:val="16"/>
                <w:lang w:val="en-GB"/>
              </w:rPr>
            </w:pPr>
          </w:p>
          <w:p w14:paraId="7D61CAFD" w14:textId="77777777" w:rsidR="006B0501" w:rsidRPr="00014E44" w:rsidRDefault="006B0501" w:rsidP="00DE1185">
            <w:pPr>
              <w:pStyle w:val="CellBodyCentered"/>
              <w:rPr>
                <w:rFonts w:ascii="Arial Narrow" w:hAnsi="Arial Narrow" w:cs="Arial"/>
                <w:b/>
                <w:color w:val="auto"/>
                <w:sz w:val="16"/>
                <w:szCs w:val="16"/>
                <w:lang w:val="en-GB"/>
              </w:rPr>
            </w:pPr>
          </w:p>
          <w:p w14:paraId="2BB53FC0" w14:textId="77777777" w:rsidR="006B0501" w:rsidRPr="00014E44" w:rsidRDefault="006B0501" w:rsidP="00DE1185">
            <w:pPr>
              <w:pStyle w:val="CellBodyCentered"/>
              <w:rPr>
                <w:rFonts w:ascii="Arial Narrow" w:hAnsi="Arial Narrow" w:cs="Arial"/>
                <w:b/>
                <w:color w:val="auto"/>
                <w:sz w:val="16"/>
                <w:szCs w:val="16"/>
                <w:lang w:val="en-GB"/>
              </w:rPr>
            </w:pPr>
          </w:p>
          <w:p w14:paraId="635B7BB2" w14:textId="77777777" w:rsidR="006B0501" w:rsidRPr="00014E44" w:rsidRDefault="006B0501" w:rsidP="00DE1185">
            <w:pPr>
              <w:pStyle w:val="CellBodyCentered"/>
              <w:rPr>
                <w:rFonts w:ascii="Arial Narrow" w:hAnsi="Arial Narrow" w:cs="Arial"/>
                <w:b/>
                <w:color w:val="auto"/>
                <w:sz w:val="16"/>
                <w:szCs w:val="16"/>
                <w:lang w:val="en-GB"/>
              </w:rPr>
            </w:pPr>
          </w:p>
          <w:p w14:paraId="47A5386D" w14:textId="77777777" w:rsidR="006B0501" w:rsidRPr="00014E44" w:rsidRDefault="006B0501" w:rsidP="00DE1185">
            <w:pPr>
              <w:pStyle w:val="CellBodyCentered"/>
              <w:rPr>
                <w:rFonts w:ascii="Arial Narrow" w:hAnsi="Arial Narrow" w:cs="Arial"/>
                <w:b/>
                <w:color w:val="auto"/>
                <w:sz w:val="16"/>
                <w:szCs w:val="16"/>
                <w:lang w:val="en-GB"/>
              </w:rPr>
            </w:pPr>
          </w:p>
          <w:p w14:paraId="2872827E" w14:textId="77777777" w:rsidR="006B0501" w:rsidRPr="00014E44" w:rsidRDefault="006B0501" w:rsidP="00DE1185">
            <w:pPr>
              <w:pStyle w:val="CellBodyCentered"/>
              <w:rPr>
                <w:rFonts w:ascii="Arial Narrow" w:hAnsi="Arial Narrow" w:cs="Arial"/>
                <w:b/>
                <w:color w:val="auto"/>
                <w:sz w:val="16"/>
                <w:szCs w:val="16"/>
                <w:lang w:val="en-GB"/>
              </w:rPr>
            </w:pPr>
          </w:p>
          <w:p w14:paraId="4C04EDE5" w14:textId="77777777" w:rsidR="006B0501" w:rsidRPr="00014E44" w:rsidRDefault="006B0501" w:rsidP="00DE1185">
            <w:pPr>
              <w:pStyle w:val="CellBodyCentered"/>
              <w:rPr>
                <w:rFonts w:ascii="Arial Narrow" w:hAnsi="Arial Narrow" w:cs="Arial"/>
                <w:b/>
                <w:color w:val="auto"/>
                <w:sz w:val="16"/>
                <w:szCs w:val="16"/>
                <w:lang w:val="en-GB"/>
              </w:rPr>
            </w:pPr>
          </w:p>
          <w:p w14:paraId="74274706" w14:textId="77777777" w:rsidR="006B0501" w:rsidRPr="00014E44" w:rsidRDefault="006B0501" w:rsidP="00DE1185">
            <w:pPr>
              <w:pStyle w:val="CellBodyCentered"/>
              <w:rPr>
                <w:rFonts w:ascii="Arial Narrow" w:hAnsi="Arial Narrow" w:cs="Arial"/>
                <w:b/>
                <w:color w:val="auto"/>
                <w:sz w:val="16"/>
                <w:szCs w:val="16"/>
                <w:lang w:val="en-GB"/>
              </w:rPr>
            </w:pPr>
          </w:p>
          <w:p w14:paraId="21DCB368" w14:textId="77777777" w:rsidR="006B0501" w:rsidRPr="00014E44" w:rsidRDefault="006B0501" w:rsidP="00DE1185">
            <w:pPr>
              <w:pStyle w:val="CellBodyCentered"/>
              <w:rPr>
                <w:rFonts w:ascii="Arial Narrow" w:hAnsi="Arial Narrow" w:cs="Arial"/>
                <w:b/>
                <w:color w:val="auto"/>
                <w:sz w:val="16"/>
                <w:szCs w:val="16"/>
                <w:lang w:val="en-GB"/>
              </w:rPr>
            </w:pPr>
          </w:p>
          <w:p w14:paraId="2ADB6AEF" w14:textId="77777777" w:rsidR="006B0501" w:rsidRPr="00014E44" w:rsidRDefault="006B0501" w:rsidP="00DE1185">
            <w:pPr>
              <w:pStyle w:val="CellBodyCentered"/>
              <w:rPr>
                <w:rFonts w:ascii="Arial Narrow" w:hAnsi="Arial Narrow" w:cs="Arial"/>
                <w:b/>
                <w:color w:val="auto"/>
                <w:sz w:val="16"/>
                <w:szCs w:val="16"/>
                <w:lang w:val="en-GB"/>
              </w:rPr>
            </w:pPr>
          </w:p>
          <w:p w14:paraId="3EA2179C" w14:textId="77777777" w:rsidR="006B0501" w:rsidRPr="00014E44" w:rsidRDefault="006B0501" w:rsidP="00DE1185">
            <w:pPr>
              <w:pStyle w:val="CellBodyCentered"/>
              <w:rPr>
                <w:rFonts w:ascii="Arial Narrow" w:hAnsi="Arial Narrow" w:cs="Arial"/>
                <w:b/>
                <w:color w:val="auto"/>
                <w:sz w:val="16"/>
                <w:szCs w:val="16"/>
                <w:lang w:val="en-GB"/>
              </w:rPr>
            </w:pPr>
          </w:p>
          <w:p w14:paraId="6B708BC5" w14:textId="77777777" w:rsidR="006B0501" w:rsidRPr="00014E44" w:rsidRDefault="006B0501" w:rsidP="00DE1185">
            <w:pPr>
              <w:pStyle w:val="CellBodyCentered"/>
              <w:rPr>
                <w:rFonts w:ascii="Arial Narrow" w:hAnsi="Arial Narrow" w:cs="Arial"/>
                <w:b/>
                <w:color w:val="auto"/>
                <w:sz w:val="16"/>
                <w:szCs w:val="16"/>
                <w:lang w:val="en-GB"/>
              </w:rPr>
            </w:pPr>
          </w:p>
          <w:p w14:paraId="57AEE513" w14:textId="77777777" w:rsidR="006B0501" w:rsidRPr="00014E44" w:rsidRDefault="006B0501" w:rsidP="00DE1185">
            <w:pPr>
              <w:pStyle w:val="CellBodyCentered"/>
              <w:rPr>
                <w:rFonts w:ascii="Arial Narrow" w:hAnsi="Arial Narrow" w:cs="Arial"/>
                <w:b/>
                <w:color w:val="auto"/>
                <w:sz w:val="16"/>
                <w:szCs w:val="16"/>
                <w:lang w:val="en-GB"/>
              </w:rPr>
            </w:pPr>
          </w:p>
          <w:p w14:paraId="6B96E1F1" w14:textId="77777777" w:rsidR="006B0501" w:rsidRPr="00014E44" w:rsidRDefault="006B0501" w:rsidP="00DE1185">
            <w:pPr>
              <w:pStyle w:val="CellBodyCentered"/>
              <w:rPr>
                <w:rFonts w:ascii="Arial Narrow" w:hAnsi="Arial Narrow" w:cs="Arial"/>
                <w:b/>
                <w:color w:val="auto"/>
                <w:sz w:val="16"/>
                <w:szCs w:val="16"/>
                <w:lang w:val="en-GB"/>
              </w:rPr>
            </w:pPr>
          </w:p>
          <w:p w14:paraId="1666C4CD" w14:textId="77777777" w:rsidR="006B0501" w:rsidRPr="00014E44" w:rsidRDefault="006B0501" w:rsidP="00DE1185">
            <w:pPr>
              <w:pStyle w:val="CellBodyCentered"/>
              <w:rPr>
                <w:rFonts w:ascii="Arial Narrow" w:hAnsi="Arial Narrow" w:cs="Arial"/>
                <w:b/>
                <w:color w:val="auto"/>
                <w:sz w:val="16"/>
                <w:szCs w:val="16"/>
                <w:lang w:val="en-GB"/>
              </w:rPr>
            </w:pPr>
          </w:p>
          <w:p w14:paraId="7F98B5D3" w14:textId="77777777" w:rsidR="006B0501" w:rsidRPr="00014E44" w:rsidRDefault="006B0501" w:rsidP="00DE1185">
            <w:pPr>
              <w:pStyle w:val="CellBodyCentered"/>
              <w:rPr>
                <w:rFonts w:ascii="Arial Narrow" w:hAnsi="Arial Narrow" w:cs="Arial"/>
                <w:b/>
                <w:color w:val="auto"/>
                <w:sz w:val="16"/>
                <w:szCs w:val="16"/>
                <w:lang w:val="en-GB"/>
              </w:rPr>
            </w:pPr>
          </w:p>
          <w:p w14:paraId="20845930" w14:textId="77777777" w:rsidR="006B0501" w:rsidRPr="00014E44" w:rsidRDefault="006B0501" w:rsidP="00DE1185">
            <w:pPr>
              <w:pStyle w:val="CellBodyCentered"/>
              <w:rPr>
                <w:rFonts w:ascii="Arial Narrow" w:hAnsi="Arial Narrow" w:cs="Arial"/>
                <w:b/>
                <w:color w:val="auto"/>
                <w:sz w:val="16"/>
                <w:szCs w:val="16"/>
                <w:lang w:val="en-GB"/>
              </w:rPr>
            </w:pPr>
          </w:p>
          <w:p w14:paraId="105E51E5" w14:textId="77777777" w:rsidR="006B0501" w:rsidRPr="00014E44" w:rsidRDefault="006B0501" w:rsidP="00DE1185">
            <w:pPr>
              <w:pStyle w:val="CellBodyCentered"/>
              <w:rPr>
                <w:rFonts w:ascii="Arial Narrow" w:hAnsi="Arial Narrow" w:cs="Arial"/>
                <w:b/>
                <w:color w:val="auto"/>
                <w:sz w:val="16"/>
                <w:szCs w:val="16"/>
                <w:lang w:val="en-GB"/>
              </w:rPr>
            </w:pPr>
          </w:p>
          <w:p w14:paraId="0D786E4C" w14:textId="77777777" w:rsidR="006B0501" w:rsidRPr="00014E44" w:rsidRDefault="006B0501" w:rsidP="00DE1185">
            <w:pPr>
              <w:pStyle w:val="CellBodyCentered"/>
              <w:rPr>
                <w:rFonts w:ascii="Arial Narrow" w:hAnsi="Arial Narrow" w:cs="Arial"/>
                <w:b/>
                <w:color w:val="auto"/>
                <w:sz w:val="16"/>
                <w:szCs w:val="16"/>
                <w:lang w:val="en-GB"/>
              </w:rPr>
            </w:pPr>
          </w:p>
          <w:p w14:paraId="602C249C" w14:textId="77777777" w:rsidR="006B0501" w:rsidRPr="00014E44" w:rsidRDefault="006B0501" w:rsidP="00DE1185">
            <w:pPr>
              <w:pStyle w:val="CellBodyCentered"/>
              <w:rPr>
                <w:rFonts w:ascii="Arial Narrow" w:hAnsi="Arial Narrow" w:cs="Arial"/>
                <w:b/>
                <w:color w:val="auto"/>
                <w:sz w:val="16"/>
                <w:szCs w:val="16"/>
                <w:lang w:val="en-GB"/>
              </w:rPr>
            </w:pPr>
          </w:p>
          <w:p w14:paraId="18856E0F" w14:textId="77777777" w:rsidR="006B0501" w:rsidRPr="00014E44" w:rsidRDefault="006B0501" w:rsidP="00DE1185">
            <w:pPr>
              <w:pStyle w:val="CellBodyCentered"/>
              <w:rPr>
                <w:rFonts w:ascii="Arial Narrow" w:hAnsi="Arial Narrow" w:cs="Arial"/>
                <w:b/>
                <w:color w:val="auto"/>
                <w:sz w:val="16"/>
                <w:szCs w:val="16"/>
                <w:lang w:val="en-GB"/>
              </w:rPr>
            </w:pPr>
          </w:p>
          <w:p w14:paraId="5F5048F2" w14:textId="77777777" w:rsidR="00C91013" w:rsidRDefault="00C91013" w:rsidP="00DE1185">
            <w:pPr>
              <w:pStyle w:val="CellBodyCentered"/>
              <w:rPr>
                <w:rFonts w:ascii="Arial Narrow" w:hAnsi="Arial Narrow" w:cs="Arial"/>
                <w:b/>
                <w:color w:val="auto"/>
                <w:sz w:val="16"/>
                <w:szCs w:val="16"/>
                <w:lang w:val="en-GB"/>
              </w:rPr>
            </w:pPr>
          </w:p>
          <w:p w14:paraId="1E6AD625" w14:textId="77777777" w:rsidR="00C91013" w:rsidRDefault="00C91013" w:rsidP="00DE1185">
            <w:pPr>
              <w:pStyle w:val="CellBodyCentered"/>
              <w:rPr>
                <w:rFonts w:ascii="Arial Narrow" w:hAnsi="Arial Narrow" w:cs="Arial"/>
                <w:b/>
                <w:color w:val="auto"/>
                <w:sz w:val="16"/>
                <w:szCs w:val="16"/>
                <w:lang w:val="en-GB"/>
              </w:rPr>
            </w:pPr>
          </w:p>
          <w:p w14:paraId="384D74A7" w14:textId="77777777" w:rsidR="00C91013" w:rsidRDefault="00C91013" w:rsidP="00DE1185">
            <w:pPr>
              <w:pStyle w:val="CellBodyCentered"/>
              <w:rPr>
                <w:rFonts w:ascii="Arial Narrow" w:hAnsi="Arial Narrow" w:cs="Arial"/>
                <w:b/>
                <w:color w:val="auto"/>
                <w:sz w:val="16"/>
                <w:szCs w:val="16"/>
                <w:lang w:val="en-GB"/>
              </w:rPr>
            </w:pPr>
          </w:p>
          <w:p w14:paraId="7FBC1B52" w14:textId="77777777" w:rsidR="00C91013" w:rsidRDefault="00C91013" w:rsidP="00DE1185">
            <w:pPr>
              <w:pStyle w:val="CellBodyCentered"/>
              <w:rPr>
                <w:rFonts w:ascii="Arial Narrow" w:hAnsi="Arial Narrow" w:cs="Arial"/>
                <w:b/>
                <w:color w:val="auto"/>
                <w:sz w:val="16"/>
                <w:szCs w:val="16"/>
                <w:lang w:val="en-GB"/>
              </w:rPr>
            </w:pPr>
          </w:p>
          <w:p w14:paraId="1289475A" w14:textId="77777777" w:rsidR="00C91013" w:rsidRDefault="00C91013" w:rsidP="00DE1185">
            <w:pPr>
              <w:pStyle w:val="CellBodyCentered"/>
              <w:rPr>
                <w:rFonts w:ascii="Arial Narrow" w:hAnsi="Arial Narrow" w:cs="Arial"/>
                <w:b/>
                <w:color w:val="auto"/>
                <w:sz w:val="16"/>
                <w:szCs w:val="16"/>
                <w:lang w:val="en-GB"/>
              </w:rPr>
            </w:pPr>
          </w:p>
          <w:p w14:paraId="08DEAC0E" w14:textId="77777777" w:rsidR="00C91013" w:rsidRDefault="00C91013" w:rsidP="00DE1185">
            <w:pPr>
              <w:pStyle w:val="CellBodyCentered"/>
              <w:rPr>
                <w:rFonts w:ascii="Arial Narrow" w:hAnsi="Arial Narrow" w:cs="Arial"/>
                <w:b/>
                <w:color w:val="auto"/>
                <w:sz w:val="16"/>
                <w:szCs w:val="16"/>
                <w:lang w:val="en-GB"/>
              </w:rPr>
            </w:pPr>
          </w:p>
          <w:p w14:paraId="787CC6BF" w14:textId="77777777" w:rsidR="00C91013" w:rsidRDefault="00C91013" w:rsidP="00DE1185">
            <w:pPr>
              <w:pStyle w:val="CellBodyCentered"/>
              <w:rPr>
                <w:rFonts w:ascii="Arial Narrow" w:hAnsi="Arial Narrow" w:cs="Arial"/>
                <w:b/>
                <w:color w:val="auto"/>
                <w:sz w:val="16"/>
                <w:szCs w:val="16"/>
                <w:lang w:val="en-GB"/>
              </w:rPr>
            </w:pPr>
          </w:p>
          <w:p w14:paraId="4863C6CC" w14:textId="77777777" w:rsidR="006D661D" w:rsidRDefault="006D661D" w:rsidP="00DE1185">
            <w:pPr>
              <w:pStyle w:val="CellBodyCentered"/>
              <w:rPr>
                <w:rFonts w:ascii="Arial Narrow" w:hAnsi="Arial Narrow" w:cs="Arial"/>
                <w:b/>
                <w:color w:val="auto"/>
                <w:sz w:val="16"/>
                <w:szCs w:val="16"/>
                <w:lang w:val="en-GB"/>
              </w:rPr>
            </w:pPr>
          </w:p>
          <w:p w14:paraId="2383E12E" w14:textId="77777777" w:rsidR="006D661D" w:rsidRDefault="006D661D" w:rsidP="00DE1185">
            <w:pPr>
              <w:pStyle w:val="CellBodyCentered"/>
              <w:rPr>
                <w:rFonts w:ascii="Arial Narrow" w:hAnsi="Arial Narrow" w:cs="Arial"/>
                <w:b/>
                <w:color w:val="auto"/>
                <w:sz w:val="16"/>
                <w:szCs w:val="16"/>
                <w:lang w:val="en-GB"/>
              </w:rPr>
            </w:pPr>
          </w:p>
          <w:p w14:paraId="26547043" w14:textId="77777777" w:rsidR="006D661D" w:rsidRDefault="006D661D" w:rsidP="00DE1185">
            <w:pPr>
              <w:pStyle w:val="CellBodyCentered"/>
              <w:rPr>
                <w:rFonts w:ascii="Arial Narrow" w:hAnsi="Arial Narrow" w:cs="Arial"/>
                <w:b/>
                <w:color w:val="auto"/>
                <w:sz w:val="16"/>
                <w:szCs w:val="16"/>
                <w:lang w:val="en-GB"/>
              </w:rPr>
            </w:pPr>
          </w:p>
          <w:p w14:paraId="5CC80913" w14:textId="77777777" w:rsidR="006D661D" w:rsidRDefault="006D661D" w:rsidP="00DE1185">
            <w:pPr>
              <w:pStyle w:val="CellBodyCentered"/>
              <w:rPr>
                <w:rFonts w:ascii="Arial Narrow" w:hAnsi="Arial Narrow" w:cs="Arial"/>
                <w:b/>
                <w:color w:val="auto"/>
                <w:sz w:val="16"/>
                <w:szCs w:val="16"/>
                <w:lang w:val="en-GB"/>
              </w:rPr>
            </w:pPr>
          </w:p>
          <w:p w14:paraId="35A561C9" w14:textId="77777777" w:rsidR="006D661D" w:rsidRDefault="006D661D" w:rsidP="00DE1185">
            <w:pPr>
              <w:pStyle w:val="CellBodyCentered"/>
              <w:rPr>
                <w:rFonts w:ascii="Arial Narrow" w:hAnsi="Arial Narrow" w:cs="Arial"/>
                <w:b/>
                <w:color w:val="auto"/>
                <w:sz w:val="16"/>
                <w:szCs w:val="16"/>
                <w:lang w:val="en-GB"/>
              </w:rPr>
            </w:pPr>
          </w:p>
          <w:p w14:paraId="1DDB4E37" w14:textId="77777777" w:rsidR="006D661D" w:rsidRDefault="006D661D" w:rsidP="00DE1185">
            <w:pPr>
              <w:pStyle w:val="CellBodyCentered"/>
              <w:rPr>
                <w:rFonts w:ascii="Arial Narrow" w:hAnsi="Arial Narrow" w:cs="Arial"/>
                <w:b/>
                <w:color w:val="auto"/>
                <w:sz w:val="16"/>
                <w:szCs w:val="16"/>
                <w:lang w:val="en-GB"/>
              </w:rPr>
            </w:pPr>
          </w:p>
          <w:p w14:paraId="04321BE1" w14:textId="77777777" w:rsidR="006D661D" w:rsidRDefault="006D661D" w:rsidP="00DE1185">
            <w:pPr>
              <w:pStyle w:val="CellBodyCentered"/>
              <w:rPr>
                <w:rFonts w:ascii="Arial Narrow" w:hAnsi="Arial Narrow" w:cs="Arial"/>
                <w:b/>
                <w:color w:val="auto"/>
                <w:sz w:val="16"/>
                <w:szCs w:val="16"/>
                <w:lang w:val="en-GB"/>
              </w:rPr>
            </w:pPr>
          </w:p>
          <w:p w14:paraId="3520538D" w14:textId="77777777" w:rsidR="006D661D" w:rsidRDefault="006D661D" w:rsidP="00DE1185">
            <w:pPr>
              <w:pStyle w:val="CellBodyCentered"/>
              <w:rPr>
                <w:rFonts w:ascii="Arial Narrow" w:hAnsi="Arial Narrow" w:cs="Arial"/>
                <w:b/>
                <w:color w:val="auto"/>
                <w:sz w:val="16"/>
                <w:szCs w:val="16"/>
                <w:lang w:val="en-GB"/>
              </w:rPr>
            </w:pPr>
          </w:p>
          <w:p w14:paraId="14026426" w14:textId="77777777" w:rsidR="006D661D" w:rsidRDefault="006D661D" w:rsidP="00DE1185">
            <w:pPr>
              <w:pStyle w:val="CellBodyCentered"/>
              <w:rPr>
                <w:rFonts w:ascii="Arial Narrow" w:hAnsi="Arial Narrow" w:cs="Arial"/>
                <w:b/>
                <w:color w:val="auto"/>
                <w:sz w:val="16"/>
                <w:szCs w:val="16"/>
                <w:lang w:val="en-GB"/>
              </w:rPr>
            </w:pPr>
          </w:p>
          <w:p w14:paraId="56090D5C" w14:textId="77777777" w:rsidR="006D661D" w:rsidRDefault="006D661D" w:rsidP="00DE1185">
            <w:pPr>
              <w:pStyle w:val="CellBodyCentered"/>
              <w:rPr>
                <w:rFonts w:ascii="Arial Narrow" w:hAnsi="Arial Narrow" w:cs="Arial"/>
                <w:b/>
                <w:color w:val="auto"/>
                <w:sz w:val="16"/>
                <w:szCs w:val="16"/>
                <w:lang w:val="en-GB"/>
              </w:rPr>
            </w:pPr>
          </w:p>
          <w:p w14:paraId="45CA0CC3" w14:textId="77777777" w:rsidR="006B0501" w:rsidRPr="00014E44" w:rsidRDefault="006B0501" w:rsidP="0038396C">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735866E2" w14:textId="77777777" w:rsidR="006B0501" w:rsidRPr="00014E44" w:rsidRDefault="006B0501" w:rsidP="00DE1185">
            <w:pPr>
              <w:pStyle w:val="CellBodyCentered"/>
              <w:rPr>
                <w:rFonts w:ascii="Arial Narrow" w:hAnsi="Arial Narrow" w:cs="Arial"/>
                <w:color w:val="auto"/>
                <w:sz w:val="16"/>
                <w:szCs w:val="16"/>
                <w:lang w:val="en-GB"/>
              </w:rPr>
            </w:pPr>
          </w:p>
          <w:p w14:paraId="216FE856"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p w14:paraId="5D30E503" w14:textId="77777777" w:rsidR="006B0501" w:rsidRPr="00014E44" w:rsidRDefault="006B0501" w:rsidP="00DE1185">
            <w:pPr>
              <w:pStyle w:val="CellBodyCentered"/>
              <w:rPr>
                <w:rFonts w:ascii="Arial Narrow" w:hAnsi="Arial Narrow" w:cs="Arial"/>
                <w:color w:val="auto"/>
                <w:sz w:val="16"/>
                <w:szCs w:val="16"/>
                <w:lang w:val="en-GB"/>
              </w:rPr>
            </w:pPr>
          </w:p>
          <w:p w14:paraId="37CE7FA7" w14:textId="77777777" w:rsidR="006B0501" w:rsidRPr="00014E44" w:rsidRDefault="006B0501" w:rsidP="00DE1185">
            <w:pPr>
              <w:pStyle w:val="CellBodyCentered"/>
              <w:rPr>
                <w:rFonts w:ascii="Arial Narrow" w:hAnsi="Arial Narrow" w:cs="Arial"/>
                <w:color w:val="auto"/>
                <w:sz w:val="16"/>
                <w:szCs w:val="16"/>
                <w:lang w:val="en-GB"/>
              </w:rPr>
            </w:pPr>
          </w:p>
          <w:p w14:paraId="08040229" w14:textId="77777777" w:rsidR="006B0501" w:rsidRPr="00014E44" w:rsidRDefault="006B0501" w:rsidP="00DE1185">
            <w:pPr>
              <w:pStyle w:val="CellBodyCentered"/>
              <w:rPr>
                <w:rFonts w:ascii="Arial Narrow" w:hAnsi="Arial Narrow" w:cs="Arial"/>
                <w:color w:val="auto"/>
                <w:sz w:val="16"/>
                <w:szCs w:val="16"/>
                <w:lang w:val="en-GB"/>
              </w:rPr>
            </w:pPr>
          </w:p>
          <w:p w14:paraId="1CD3A63B" w14:textId="77777777" w:rsidR="006B0501" w:rsidRPr="00014E44" w:rsidRDefault="006B0501" w:rsidP="00DE1185">
            <w:pPr>
              <w:pStyle w:val="CellBodyCentered"/>
              <w:rPr>
                <w:rFonts w:ascii="Arial Narrow" w:hAnsi="Arial Narrow" w:cs="Arial"/>
                <w:color w:val="auto"/>
                <w:sz w:val="16"/>
                <w:szCs w:val="16"/>
                <w:lang w:val="en-GB"/>
              </w:rPr>
            </w:pPr>
          </w:p>
          <w:p w14:paraId="7E9CD5E9" w14:textId="77777777" w:rsidR="006B0501" w:rsidRPr="00014E44" w:rsidRDefault="006B0501" w:rsidP="00DE1185">
            <w:pPr>
              <w:pStyle w:val="CellBodyCentered"/>
              <w:rPr>
                <w:rFonts w:ascii="Arial Narrow" w:hAnsi="Arial Narrow" w:cs="Arial"/>
                <w:color w:val="auto"/>
                <w:sz w:val="16"/>
                <w:szCs w:val="16"/>
                <w:lang w:val="en-GB"/>
              </w:rPr>
            </w:pPr>
          </w:p>
          <w:p w14:paraId="61C7397D" w14:textId="77777777" w:rsidR="006B0501" w:rsidRPr="00014E44" w:rsidRDefault="006B0501" w:rsidP="00DE1185">
            <w:pPr>
              <w:pStyle w:val="CellBodyCentered"/>
              <w:rPr>
                <w:rFonts w:ascii="Arial Narrow" w:hAnsi="Arial Narrow" w:cs="Arial"/>
                <w:color w:val="auto"/>
                <w:sz w:val="16"/>
                <w:szCs w:val="16"/>
                <w:lang w:val="en-GB"/>
              </w:rPr>
            </w:pPr>
          </w:p>
          <w:p w14:paraId="32F55557" w14:textId="77777777" w:rsidR="006B0501" w:rsidRPr="00014E44" w:rsidRDefault="006B0501" w:rsidP="00DE1185">
            <w:pPr>
              <w:pStyle w:val="CellBodyCentered"/>
              <w:rPr>
                <w:rFonts w:ascii="Arial Narrow" w:hAnsi="Arial Narrow" w:cs="Arial"/>
                <w:color w:val="auto"/>
                <w:sz w:val="16"/>
                <w:szCs w:val="16"/>
                <w:lang w:val="en-GB"/>
              </w:rPr>
            </w:pPr>
          </w:p>
          <w:p w14:paraId="08D7B7C9" w14:textId="77777777" w:rsidR="006B0501" w:rsidRPr="00014E44" w:rsidRDefault="006B0501" w:rsidP="00DE1185">
            <w:pPr>
              <w:pStyle w:val="CellBodyCentered"/>
              <w:rPr>
                <w:rFonts w:ascii="Arial Narrow" w:hAnsi="Arial Narrow" w:cs="Arial"/>
                <w:color w:val="auto"/>
                <w:sz w:val="16"/>
                <w:szCs w:val="16"/>
                <w:lang w:val="en-GB"/>
              </w:rPr>
            </w:pPr>
          </w:p>
          <w:p w14:paraId="56B250F1" w14:textId="77777777" w:rsidR="006B0501" w:rsidRPr="00014E44" w:rsidRDefault="006B0501" w:rsidP="00DE1185">
            <w:pPr>
              <w:pStyle w:val="CellBodyCentered"/>
              <w:rPr>
                <w:rFonts w:ascii="Arial Narrow" w:hAnsi="Arial Narrow" w:cs="Arial"/>
                <w:color w:val="auto"/>
                <w:sz w:val="16"/>
                <w:szCs w:val="16"/>
                <w:lang w:val="en-GB"/>
              </w:rPr>
            </w:pPr>
          </w:p>
          <w:p w14:paraId="11D80CDD" w14:textId="77777777" w:rsidR="006B0501" w:rsidRPr="00014E44" w:rsidRDefault="006B0501" w:rsidP="00DE1185">
            <w:pPr>
              <w:pStyle w:val="CellBodyCentered"/>
              <w:rPr>
                <w:rFonts w:ascii="Arial Narrow" w:hAnsi="Arial Narrow" w:cs="Arial"/>
                <w:color w:val="auto"/>
                <w:sz w:val="16"/>
                <w:szCs w:val="16"/>
                <w:lang w:val="en-GB"/>
              </w:rPr>
            </w:pPr>
          </w:p>
          <w:p w14:paraId="28722F90" w14:textId="77777777" w:rsidR="006B0501" w:rsidRPr="00014E44" w:rsidRDefault="006B0501" w:rsidP="00DE1185">
            <w:pPr>
              <w:pStyle w:val="CellBodyCentered"/>
              <w:rPr>
                <w:rFonts w:ascii="Arial Narrow" w:hAnsi="Arial Narrow" w:cs="Arial"/>
                <w:color w:val="auto"/>
                <w:sz w:val="16"/>
                <w:szCs w:val="16"/>
                <w:lang w:val="en-GB"/>
              </w:rPr>
            </w:pPr>
          </w:p>
          <w:p w14:paraId="3F976069" w14:textId="77777777" w:rsidR="006B0501" w:rsidRPr="00014E44" w:rsidRDefault="006B0501" w:rsidP="00DE1185">
            <w:pPr>
              <w:pStyle w:val="CellBodyCentered"/>
              <w:rPr>
                <w:rFonts w:ascii="Arial Narrow" w:hAnsi="Arial Narrow" w:cs="Arial"/>
                <w:color w:val="auto"/>
                <w:sz w:val="16"/>
                <w:szCs w:val="16"/>
                <w:lang w:val="en-GB"/>
              </w:rPr>
            </w:pPr>
          </w:p>
          <w:p w14:paraId="2D5A5F5B" w14:textId="77777777" w:rsidR="006B0501" w:rsidRPr="00014E44" w:rsidRDefault="006B0501" w:rsidP="00DE1185">
            <w:pPr>
              <w:pStyle w:val="CellBodyCentered"/>
              <w:rPr>
                <w:rFonts w:ascii="Arial Narrow" w:hAnsi="Arial Narrow" w:cs="Arial"/>
                <w:color w:val="auto"/>
                <w:sz w:val="16"/>
                <w:szCs w:val="16"/>
                <w:lang w:val="en-GB"/>
              </w:rPr>
            </w:pPr>
          </w:p>
          <w:p w14:paraId="7F08FD46" w14:textId="77777777" w:rsidR="006B0501" w:rsidRPr="00014E44" w:rsidRDefault="006B0501" w:rsidP="00DE1185">
            <w:pPr>
              <w:pStyle w:val="CellBodyCentered"/>
              <w:rPr>
                <w:rFonts w:ascii="Arial Narrow" w:hAnsi="Arial Narrow" w:cs="Arial"/>
                <w:color w:val="auto"/>
                <w:sz w:val="16"/>
                <w:szCs w:val="16"/>
                <w:lang w:val="en-GB"/>
              </w:rPr>
            </w:pPr>
          </w:p>
          <w:p w14:paraId="16E950C1" w14:textId="77777777" w:rsidR="006B0501" w:rsidRPr="00014E44" w:rsidRDefault="006B0501" w:rsidP="00DE1185">
            <w:pPr>
              <w:pStyle w:val="CellBodyCentered"/>
              <w:rPr>
                <w:rFonts w:ascii="Arial Narrow" w:hAnsi="Arial Narrow" w:cs="Arial"/>
                <w:color w:val="auto"/>
                <w:sz w:val="16"/>
                <w:szCs w:val="16"/>
                <w:lang w:val="en-GB"/>
              </w:rPr>
            </w:pPr>
          </w:p>
          <w:p w14:paraId="0FCBCC5D" w14:textId="77777777" w:rsidR="006B0501" w:rsidRPr="00014E44" w:rsidRDefault="006B0501" w:rsidP="00DE1185">
            <w:pPr>
              <w:pStyle w:val="CellBodyCentered"/>
              <w:rPr>
                <w:rFonts w:ascii="Arial Narrow" w:hAnsi="Arial Narrow" w:cs="Arial"/>
                <w:color w:val="auto"/>
                <w:sz w:val="16"/>
                <w:szCs w:val="16"/>
                <w:lang w:val="en-GB"/>
              </w:rPr>
            </w:pPr>
          </w:p>
          <w:p w14:paraId="186BD3DE" w14:textId="77777777" w:rsidR="006B0501" w:rsidRPr="00014E44" w:rsidRDefault="006B0501" w:rsidP="00DE1185">
            <w:pPr>
              <w:pStyle w:val="CellBodyCentered"/>
              <w:rPr>
                <w:rFonts w:ascii="Arial Narrow" w:hAnsi="Arial Narrow" w:cs="Arial"/>
                <w:color w:val="auto"/>
                <w:sz w:val="16"/>
                <w:szCs w:val="16"/>
                <w:lang w:val="en-GB"/>
              </w:rPr>
            </w:pPr>
          </w:p>
          <w:p w14:paraId="7BABBB72" w14:textId="77777777" w:rsidR="006B0501" w:rsidRPr="00014E44" w:rsidRDefault="006B0501" w:rsidP="00DE1185">
            <w:pPr>
              <w:pStyle w:val="CellBodyCentered"/>
              <w:rPr>
                <w:rFonts w:ascii="Arial Narrow" w:hAnsi="Arial Narrow" w:cs="Arial"/>
                <w:color w:val="auto"/>
                <w:sz w:val="16"/>
                <w:szCs w:val="16"/>
                <w:lang w:val="en-GB"/>
              </w:rPr>
            </w:pPr>
          </w:p>
          <w:p w14:paraId="0642EF6A" w14:textId="77777777" w:rsidR="006B0501" w:rsidRPr="00014E44" w:rsidRDefault="006B0501" w:rsidP="00DE1185">
            <w:pPr>
              <w:pStyle w:val="CellBodyCentered"/>
              <w:rPr>
                <w:rFonts w:ascii="Arial Narrow" w:hAnsi="Arial Narrow" w:cs="Arial"/>
                <w:color w:val="auto"/>
                <w:sz w:val="16"/>
                <w:szCs w:val="16"/>
                <w:lang w:val="en-GB"/>
              </w:rPr>
            </w:pPr>
          </w:p>
          <w:p w14:paraId="50E777AB" w14:textId="77777777" w:rsidR="006B0501" w:rsidRPr="00014E44" w:rsidRDefault="006B0501" w:rsidP="00DE1185">
            <w:pPr>
              <w:pStyle w:val="CellBodyCentered"/>
              <w:rPr>
                <w:rFonts w:ascii="Arial Narrow" w:hAnsi="Arial Narrow" w:cs="Arial"/>
                <w:color w:val="auto"/>
                <w:sz w:val="16"/>
                <w:szCs w:val="16"/>
                <w:lang w:val="en-GB"/>
              </w:rPr>
            </w:pPr>
          </w:p>
          <w:p w14:paraId="5AE6C3DF" w14:textId="77777777" w:rsidR="006B0501" w:rsidRPr="00014E44" w:rsidRDefault="006B0501" w:rsidP="00DE1185">
            <w:pPr>
              <w:pStyle w:val="CellBodyCentered"/>
              <w:rPr>
                <w:rFonts w:ascii="Arial Narrow" w:hAnsi="Arial Narrow" w:cs="Arial"/>
                <w:color w:val="auto"/>
                <w:sz w:val="16"/>
                <w:szCs w:val="16"/>
                <w:lang w:val="en-GB"/>
              </w:rPr>
            </w:pPr>
          </w:p>
          <w:p w14:paraId="61F5194D" w14:textId="77777777" w:rsidR="006B0501" w:rsidRPr="00014E44" w:rsidRDefault="006B0501" w:rsidP="00DE1185">
            <w:pPr>
              <w:pStyle w:val="CellBodyCentered"/>
              <w:rPr>
                <w:rFonts w:ascii="Arial Narrow" w:hAnsi="Arial Narrow" w:cs="Arial"/>
                <w:color w:val="auto"/>
                <w:sz w:val="16"/>
                <w:szCs w:val="16"/>
                <w:lang w:val="en-GB"/>
              </w:rPr>
            </w:pPr>
          </w:p>
          <w:p w14:paraId="12D89044" w14:textId="77777777" w:rsidR="006B0501" w:rsidRPr="00014E44" w:rsidRDefault="006B0501" w:rsidP="00DE1185">
            <w:pPr>
              <w:pStyle w:val="CellBodyCentered"/>
              <w:rPr>
                <w:rFonts w:ascii="Arial Narrow" w:hAnsi="Arial Narrow" w:cs="Arial"/>
                <w:color w:val="auto"/>
                <w:sz w:val="16"/>
                <w:szCs w:val="16"/>
                <w:lang w:val="en-GB"/>
              </w:rPr>
            </w:pPr>
          </w:p>
          <w:p w14:paraId="19234CC2" w14:textId="77777777" w:rsidR="006B0501" w:rsidRPr="00014E44" w:rsidRDefault="006B0501" w:rsidP="00DE1185">
            <w:pPr>
              <w:pStyle w:val="CellBodyCentered"/>
              <w:rPr>
                <w:rFonts w:ascii="Arial Narrow" w:hAnsi="Arial Narrow" w:cs="Arial"/>
                <w:color w:val="auto"/>
                <w:sz w:val="16"/>
                <w:szCs w:val="16"/>
                <w:lang w:val="en-GB"/>
              </w:rPr>
            </w:pPr>
          </w:p>
          <w:p w14:paraId="7A446FF6" w14:textId="77777777" w:rsidR="006B0501" w:rsidRPr="00014E44" w:rsidRDefault="006B0501" w:rsidP="00DE1185">
            <w:pPr>
              <w:pStyle w:val="CellBodyCentered"/>
              <w:rPr>
                <w:rFonts w:ascii="Arial Narrow" w:hAnsi="Arial Narrow" w:cs="Arial"/>
                <w:color w:val="auto"/>
                <w:sz w:val="16"/>
                <w:szCs w:val="16"/>
                <w:lang w:val="en-GB"/>
              </w:rPr>
            </w:pPr>
          </w:p>
          <w:p w14:paraId="2E882721" w14:textId="77777777" w:rsidR="006B0501" w:rsidRPr="00014E44" w:rsidRDefault="006B0501" w:rsidP="00DE1185">
            <w:pPr>
              <w:pStyle w:val="CellBodyCentered"/>
              <w:rPr>
                <w:rFonts w:ascii="Arial Narrow" w:hAnsi="Arial Narrow" w:cs="Arial"/>
                <w:color w:val="auto"/>
                <w:sz w:val="16"/>
                <w:szCs w:val="16"/>
                <w:lang w:val="en-GB"/>
              </w:rPr>
            </w:pPr>
          </w:p>
          <w:p w14:paraId="3851F315" w14:textId="77777777" w:rsidR="006B0501" w:rsidRPr="00014E44" w:rsidRDefault="006B0501" w:rsidP="00DE1185">
            <w:pPr>
              <w:pStyle w:val="CellBodyCentered"/>
              <w:rPr>
                <w:rFonts w:ascii="Arial Narrow" w:hAnsi="Arial Narrow" w:cs="Arial"/>
                <w:color w:val="auto"/>
                <w:sz w:val="16"/>
                <w:szCs w:val="16"/>
                <w:lang w:val="en-GB"/>
              </w:rPr>
            </w:pPr>
          </w:p>
          <w:p w14:paraId="3AE73B28" w14:textId="77777777" w:rsidR="006B0501" w:rsidRPr="00014E44" w:rsidRDefault="006B0501" w:rsidP="00DE1185">
            <w:pPr>
              <w:pStyle w:val="CellBodyCentered"/>
              <w:rPr>
                <w:rFonts w:ascii="Arial Narrow" w:hAnsi="Arial Narrow" w:cs="Arial"/>
                <w:color w:val="auto"/>
                <w:sz w:val="16"/>
                <w:szCs w:val="16"/>
                <w:lang w:val="en-GB"/>
              </w:rPr>
            </w:pPr>
          </w:p>
          <w:p w14:paraId="53D52ECB" w14:textId="77777777" w:rsidR="006B0501" w:rsidRPr="00014E44" w:rsidRDefault="006B0501" w:rsidP="00DE1185">
            <w:pPr>
              <w:pStyle w:val="CellBodyCentered"/>
              <w:rPr>
                <w:rFonts w:ascii="Arial Narrow" w:hAnsi="Arial Narrow" w:cs="Arial"/>
                <w:color w:val="auto"/>
                <w:sz w:val="16"/>
                <w:szCs w:val="16"/>
                <w:lang w:val="en-GB"/>
              </w:rPr>
            </w:pPr>
          </w:p>
          <w:p w14:paraId="3471039A" w14:textId="77777777" w:rsidR="006B0501" w:rsidRPr="00014E44" w:rsidRDefault="006B0501" w:rsidP="00DE1185">
            <w:pPr>
              <w:pStyle w:val="CellBodyCentered"/>
              <w:rPr>
                <w:rFonts w:ascii="Arial Narrow" w:hAnsi="Arial Narrow" w:cs="Arial"/>
                <w:color w:val="auto"/>
                <w:sz w:val="16"/>
                <w:szCs w:val="16"/>
                <w:lang w:val="en-GB"/>
              </w:rPr>
            </w:pPr>
          </w:p>
          <w:p w14:paraId="6EA40D53" w14:textId="77777777" w:rsidR="006B0501" w:rsidRPr="00014E44" w:rsidRDefault="006B0501" w:rsidP="00DE1185">
            <w:pPr>
              <w:pStyle w:val="CellBodyCentered"/>
              <w:rPr>
                <w:rFonts w:ascii="Arial Narrow" w:hAnsi="Arial Narrow" w:cs="Arial"/>
                <w:color w:val="auto"/>
                <w:sz w:val="16"/>
                <w:szCs w:val="16"/>
                <w:lang w:val="en-GB"/>
              </w:rPr>
            </w:pPr>
          </w:p>
          <w:p w14:paraId="26A015F3" w14:textId="77777777" w:rsidR="006B0501" w:rsidRPr="00014E44" w:rsidRDefault="006B0501" w:rsidP="00DE1185">
            <w:pPr>
              <w:pStyle w:val="CellBodyCentered"/>
              <w:rPr>
                <w:rFonts w:ascii="Arial Narrow" w:hAnsi="Arial Narrow" w:cs="Arial"/>
                <w:color w:val="auto"/>
                <w:sz w:val="16"/>
                <w:szCs w:val="16"/>
                <w:lang w:val="en-GB"/>
              </w:rPr>
            </w:pPr>
          </w:p>
          <w:p w14:paraId="6676DB39" w14:textId="77777777" w:rsidR="006B0501" w:rsidRPr="00014E44" w:rsidRDefault="006B0501" w:rsidP="00DE1185">
            <w:pPr>
              <w:pStyle w:val="CellBodyCentered"/>
              <w:rPr>
                <w:rFonts w:ascii="Arial Narrow" w:hAnsi="Arial Narrow" w:cs="Arial"/>
                <w:color w:val="auto"/>
                <w:sz w:val="16"/>
                <w:szCs w:val="16"/>
                <w:lang w:val="en-GB"/>
              </w:rPr>
            </w:pPr>
          </w:p>
          <w:p w14:paraId="78C512A3" w14:textId="77777777" w:rsidR="006B0501" w:rsidRPr="00014E44" w:rsidRDefault="006B0501" w:rsidP="00DE1185">
            <w:pPr>
              <w:pStyle w:val="CellBodyCentered"/>
              <w:rPr>
                <w:rFonts w:ascii="Arial Narrow" w:hAnsi="Arial Narrow" w:cs="Arial"/>
                <w:color w:val="auto"/>
                <w:sz w:val="16"/>
                <w:szCs w:val="16"/>
                <w:lang w:val="en-GB"/>
              </w:rPr>
            </w:pPr>
          </w:p>
          <w:p w14:paraId="3B68FDDD" w14:textId="77777777" w:rsidR="006B0501" w:rsidRPr="00014E44" w:rsidRDefault="006B0501" w:rsidP="00DE1185">
            <w:pPr>
              <w:pStyle w:val="CellBodyCentered"/>
              <w:rPr>
                <w:rFonts w:ascii="Arial Narrow" w:hAnsi="Arial Narrow" w:cs="Arial"/>
                <w:color w:val="auto"/>
                <w:sz w:val="16"/>
                <w:szCs w:val="16"/>
                <w:lang w:val="en-GB"/>
              </w:rPr>
            </w:pPr>
          </w:p>
          <w:p w14:paraId="51B5BD02" w14:textId="77777777" w:rsidR="00CB03C9" w:rsidRDefault="00CB03C9" w:rsidP="00DE1185">
            <w:pPr>
              <w:pStyle w:val="CellBodyCentered"/>
              <w:rPr>
                <w:rFonts w:ascii="Arial Narrow" w:hAnsi="Arial Narrow" w:cs="Arial"/>
                <w:color w:val="auto"/>
                <w:sz w:val="16"/>
                <w:szCs w:val="16"/>
                <w:lang w:val="en-GB"/>
              </w:rPr>
            </w:pPr>
          </w:p>
          <w:p w14:paraId="39D05EF6" w14:textId="77777777" w:rsidR="00CB03C9" w:rsidRDefault="00CB03C9" w:rsidP="00DE1185">
            <w:pPr>
              <w:pStyle w:val="CellBodyCentered"/>
              <w:rPr>
                <w:rFonts w:ascii="Arial Narrow" w:hAnsi="Arial Narrow" w:cs="Arial"/>
                <w:color w:val="auto"/>
                <w:sz w:val="16"/>
                <w:szCs w:val="16"/>
                <w:lang w:val="en-GB"/>
              </w:rPr>
            </w:pPr>
          </w:p>
          <w:p w14:paraId="3762820B" w14:textId="77777777" w:rsidR="00CB03C9" w:rsidRDefault="00CB03C9" w:rsidP="00DE1185">
            <w:pPr>
              <w:pStyle w:val="CellBodyCentered"/>
              <w:rPr>
                <w:rFonts w:ascii="Arial Narrow" w:hAnsi="Arial Narrow" w:cs="Arial"/>
                <w:color w:val="auto"/>
                <w:sz w:val="16"/>
                <w:szCs w:val="16"/>
                <w:lang w:val="en-GB"/>
              </w:rPr>
            </w:pPr>
          </w:p>
          <w:p w14:paraId="25905F96" w14:textId="77777777" w:rsidR="00CB03C9" w:rsidRDefault="00CB03C9" w:rsidP="00DE1185">
            <w:pPr>
              <w:pStyle w:val="CellBodyCentered"/>
              <w:rPr>
                <w:rFonts w:ascii="Arial Narrow" w:hAnsi="Arial Narrow" w:cs="Arial"/>
                <w:color w:val="auto"/>
                <w:sz w:val="16"/>
                <w:szCs w:val="16"/>
                <w:lang w:val="en-GB"/>
              </w:rPr>
            </w:pPr>
          </w:p>
          <w:p w14:paraId="61973489" w14:textId="77777777" w:rsidR="00CB03C9" w:rsidRDefault="00CB03C9" w:rsidP="00DE1185">
            <w:pPr>
              <w:pStyle w:val="CellBodyCentered"/>
              <w:rPr>
                <w:rFonts w:ascii="Arial Narrow" w:hAnsi="Arial Narrow" w:cs="Arial"/>
                <w:color w:val="auto"/>
                <w:sz w:val="16"/>
                <w:szCs w:val="16"/>
                <w:lang w:val="en-GB"/>
              </w:rPr>
            </w:pPr>
          </w:p>
          <w:p w14:paraId="77C36378" w14:textId="77777777" w:rsidR="00CB03C9" w:rsidRDefault="00CB03C9" w:rsidP="00DE1185">
            <w:pPr>
              <w:pStyle w:val="CellBodyCentered"/>
              <w:rPr>
                <w:rFonts w:ascii="Arial Narrow" w:hAnsi="Arial Narrow" w:cs="Arial"/>
                <w:color w:val="auto"/>
                <w:sz w:val="16"/>
                <w:szCs w:val="16"/>
                <w:lang w:val="en-GB"/>
              </w:rPr>
            </w:pPr>
          </w:p>
          <w:p w14:paraId="34BB32FC" w14:textId="77777777" w:rsidR="00CB03C9" w:rsidRDefault="00CB03C9" w:rsidP="00DE1185">
            <w:pPr>
              <w:pStyle w:val="CellBodyCentered"/>
              <w:rPr>
                <w:rFonts w:ascii="Arial Narrow" w:hAnsi="Arial Narrow" w:cs="Arial"/>
                <w:color w:val="auto"/>
                <w:sz w:val="16"/>
                <w:szCs w:val="16"/>
                <w:lang w:val="en-GB"/>
              </w:rPr>
            </w:pPr>
          </w:p>
          <w:p w14:paraId="3705146D" w14:textId="77777777" w:rsidR="00CB03C9" w:rsidRDefault="00CB03C9" w:rsidP="00DE1185">
            <w:pPr>
              <w:pStyle w:val="CellBodyCentered"/>
              <w:rPr>
                <w:rFonts w:ascii="Arial Narrow" w:hAnsi="Arial Narrow" w:cs="Arial"/>
                <w:color w:val="auto"/>
                <w:sz w:val="16"/>
                <w:szCs w:val="16"/>
                <w:lang w:val="en-GB"/>
              </w:rPr>
            </w:pPr>
          </w:p>
          <w:p w14:paraId="6830CDE9" w14:textId="77777777" w:rsidR="00CB03C9" w:rsidRDefault="00CB03C9" w:rsidP="00DE1185">
            <w:pPr>
              <w:pStyle w:val="CellBodyCentered"/>
              <w:rPr>
                <w:rFonts w:ascii="Arial Narrow" w:hAnsi="Arial Narrow" w:cs="Arial"/>
                <w:color w:val="auto"/>
                <w:sz w:val="16"/>
                <w:szCs w:val="16"/>
                <w:lang w:val="en-GB"/>
              </w:rPr>
            </w:pPr>
          </w:p>
          <w:p w14:paraId="304FEC2A" w14:textId="77777777" w:rsidR="00CB03C9" w:rsidRDefault="00CB03C9" w:rsidP="00DE1185">
            <w:pPr>
              <w:pStyle w:val="CellBodyCentered"/>
              <w:rPr>
                <w:rFonts w:ascii="Arial Narrow" w:hAnsi="Arial Narrow" w:cs="Arial"/>
                <w:color w:val="auto"/>
                <w:sz w:val="16"/>
                <w:szCs w:val="16"/>
                <w:lang w:val="en-GB"/>
              </w:rPr>
            </w:pPr>
          </w:p>
          <w:p w14:paraId="57683DEB" w14:textId="77777777" w:rsidR="00CB03C9" w:rsidRDefault="00CB03C9" w:rsidP="00DE1185">
            <w:pPr>
              <w:pStyle w:val="CellBodyCentered"/>
              <w:rPr>
                <w:rFonts w:ascii="Arial Narrow" w:hAnsi="Arial Narrow" w:cs="Arial"/>
                <w:color w:val="auto"/>
                <w:sz w:val="16"/>
                <w:szCs w:val="16"/>
                <w:lang w:val="en-GB"/>
              </w:rPr>
            </w:pPr>
          </w:p>
          <w:p w14:paraId="3F70EAD3" w14:textId="0712359F" w:rsidR="006B0501" w:rsidRPr="00014E44" w:rsidRDefault="006B0501"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69ED7000" w14:textId="77777777" w:rsidR="006B0501" w:rsidRPr="00014E44" w:rsidRDefault="006B0501" w:rsidP="00DE1185">
            <w:pPr>
              <w:pStyle w:val="CellBodyCentered"/>
              <w:rPr>
                <w:rFonts w:ascii="Arial Narrow" w:hAnsi="Arial Narrow" w:cs="Arial"/>
                <w:color w:val="auto"/>
                <w:sz w:val="16"/>
                <w:szCs w:val="16"/>
                <w:lang w:val="en-GB"/>
              </w:rPr>
            </w:pPr>
          </w:p>
          <w:p w14:paraId="7FA133AC" w14:textId="4213F24C" w:rsidR="006B0501" w:rsidRPr="00014E44" w:rsidRDefault="00667677"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474845C1" w14:textId="77777777" w:rsidR="00667677" w:rsidRPr="00014E44" w:rsidRDefault="00667677" w:rsidP="00DE1185">
            <w:pPr>
              <w:pStyle w:val="CellBodyCentered"/>
              <w:rPr>
                <w:rFonts w:ascii="Arial Narrow" w:hAnsi="Arial Narrow" w:cs="Arial"/>
                <w:color w:val="auto"/>
                <w:sz w:val="16"/>
                <w:szCs w:val="16"/>
                <w:lang w:val="en-GB"/>
              </w:rPr>
            </w:pPr>
          </w:p>
          <w:p w14:paraId="664839E7" w14:textId="77777777" w:rsidR="006B0501" w:rsidRPr="00014E44" w:rsidRDefault="006B0501"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Note 1</w:t>
            </w:r>
          </w:p>
          <w:p w14:paraId="7BE24CD3" w14:textId="77777777" w:rsidR="006B0501" w:rsidRPr="00014E44" w:rsidRDefault="006B0501" w:rsidP="00DE1185">
            <w:pPr>
              <w:pStyle w:val="CellBodyCentered"/>
              <w:rPr>
                <w:rFonts w:ascii="Arial Narrow" w:hAnsi="Arial Narrow" w:cs="Arial"/>
                <w:color w:val="auto"/>
                <w:sz w:val="16"/>
                <w:szCs w:val="16"/>
              </w:rPr>
            </w:pPr>
          </w:p>
          <w:p w14:paraId="33AA28CC" w14:textId="77777777" w:rsidR="006B0501" w:rsidRPr="00014E44" w:rsidRDefault="006B0501" w:rsidP="00DE1185">
            <w:pPr>
              <w:pStyle w:val="CellBodyCentered"/>
              <w:rPr>
                <w:rFonts w:ascii="Arial Narrow" w:hAnsi="Arial Narrow" w:cs="Arial"/>
                <w:color w:val="auto"/>
                <w:sz w:val="16"/>
                <w:szCs w:val="16"/>
              </w:rPr>
            </w:pPr>
          </w:p>
          <w:p w14:paraId="21EBF48D" w14:textId="77777777" w:rsidR="006B0501" w:rsidRPr="00014E44" w:rsidRDefault="006B0501" w:rsidP="00DE1185">
            <w:pPr>
              <w:pStyle w:val="CellBodyCentered"/>
              <w:rPr>
                <w:rFonts w:ascii="Arial Narrow" w:hAnsi="Arial Narrow" w:cs="Arial"/>
                <w:color w:val="auto"/>
                <w:sz w:val="16"/>
                <w:szCs w:val="16"/>
              </w:rPr>
            </w:pPr>
          </w:p>
          <w:p w14:paraId="741181E9" w14:textId="77777777" w:rsidR="006B0501" w:rsidRPr="00014E44" w:rsidRDefault="006B0501" w:rsidP="00DE1185">
            <w:pPr>
              <w:pStyle w:val="CellBodyCentered"/>
              <w:rPr>
                <w:rFonts w:ascii="Arial Narrow" w:hAnsi="Arial Narrow" w:cs="Arial"/>
                <w:color w:val="auto"/>
                <w:sz w:val="16"/>
                <w:szCs w:val="16"/>
              </w:rPr>
            </w:pPr>
          </w:p>
          <w:p w14:paraId="5EB1CCCA" w14:textId="77777777" w:rsidR="006B0501" w:rsidRPr="00014E44" w:rsidRDefault="006B0501" w:rsidP="00DE1185">
            <w:pPr>
              <w:pStyle w:val="CellBodyCentered"/>
              <w:rPr>
                <w:rFonts w:ascii="Arial Narrow" w:hAnsi="Arial Narrow" w:cs="Arial"/>
                <w:color w:val="auto"/>
                <w:sz w:val="16"/>
                <w:szCs w:val="16"/>
              </w:rPr>
            </w:pPr>
          </w:p>
          <w:p w14:paraId="660A590B" w14:textId="77777777" w:rsidR="006B0501" w:rsidRPr="00014E44" w:rsidRDefault="006B0501" w:rsidP="00DE1185">
            <w:pPr>
              <w:pStyle w:val="CellBodyCentered"/>
              <w:rPr>
                <w:rFonts w:ascii="Arial Narrow" w:hAnsi="Arial Narrow" w:cs="Arial"/>
                <w:color w:val="auto"/>
                <w:sz w:val="16"/>
                <w:szCs w:val="16"/>
              </w:rPr>
            </w:pPr>
          </w:p>
          <w:p w14:paraId="3606D7E8" w14:textId="77777777" w:rsidR="006B0501" w:rsidRPr="00014E44" w:rsidRDefault="006B0501" w:rsidP="00DE1185">
            <w:pPr>
              <w:pStyle w:val="CellBodyCentered"/>
              <w:rPr>
                <w:rFonts w:ascii="Arial Narrow" w:hAnsi="Arial Narrow" w:cs="Arial"/>
                <w:color w:val="auto"/>
                <w:sz w:val="16"/>
                <w:szCs w:val="16"/>
              </w:rPr>
            </w:pPr>
          </w:p>
          <w:p w14:paraId="3F95C21D" w14:textId="77777777" w:rsidR="006B0501" w:rsidRPr="00014E44" w:rsidRDefault="006B0501" w:rsidP="00DE1185">
            <w:pPr>
              <w:pStyle w:val="CellBodyCentered"/>
              <w:rPr>
                <w:rFonts w:ascii="Arial Narrow" w:hAnsi="Arial Narrow" w:cs="Arial"/>
                <w:color w:val="auto"/>
                <w:sz w:val="16"/>
                <w:szCs w:val="16"/>
              </w:rPr>
            </w:pPr>
          </w:p>
          <w:p w14:paraId="6F449C69" w14:textId="77777777" w:rsidR="006B0501" w:rsidRPr="00014E44" w:rsidRDefault="006B0501" w:rsidP="00DE1185">
            <w:pPr>
              <w:pStyle w:val="CellBodyCentered"/>
              <w:rPr>
                <w:rFonts w:ascii="Arial Narrow" w:hAnsi="Arial Narrow" w:cs="Arial"/>
                <w:color w:val="auto"/>
                <w:sz w:val="16"/>
                <w:szCs w:val="16"/>
              </w:rPr>
            </w:pPr>
          </w:p>
          <w:p w14:paraId="36316C18" w14:textId="77777777" w:rsidR="006B0501" w:rsidRPr="00014E44" w:rsidRDefault="006B0501" w:rsidP="00DE1185">
            <w:pPr>
              <w:pStyle w:val="CellBodyCentered"/>
              <w:rPr>
                <w:rFonts w:ascii="Arial Narrow" w:hAnsi="Arial Narrow" w:cs="Arial"/>
                <w:color w:val="auto"/>
                <w:sz w:val="16"/>
                <w:szCs w:val="16"/>
              </w:rPr>
            </w:pPr>
          </w:p>
          <w:p w14:paraId="210CA99D" w14:textId="77777777" w:rsidR="006B0501" w:rsidRPr="00014E44" w:rsidRDefault="006B0501" w:rsidP="00DE1185">
            <w:pPr>
              <w:pStyle w:val="CellBodyCentered"/>
              <w:rPr>
                <w:rFonts w:ascii="Arial Narrow" w:hAnsi="Arial Narrow" w:cs="Arial"/>
                <w:color w:val="auto"/>
                <w:sz w:val="16"/>
                <w:szCs w:val="16"/>
              </w:rPr>
            </w:pPr>
          </w:p>
          <w:p w14:paraId="7DD3BE27" w14:textId="77777777" w:rsidR="006B0501" w:rsidRPr="00014E44" w:rsidRDefault="006B0501" w:rsidP="00DE1185">
            <w:pPr>
              <w:pStyle w:val="CellBodyCentered"/>
              <w:rPr>
                <w:rFonts w:ascii="Arial Narrow" w:hAnsi="Arial Narrow" w:cs="Arial"/>
                <w:color w:val="auto"/>
                <w:sz w:val="16"/>
                <w:szCs w:val="16"/>
              </w:rPr>
            </w:pPr>
          </w:p>
          <w:p w14:paraId="3F32E15E" w14:textId="77777777" w:rsidR="006B0501" w:rsidRPr="00014E44" w:rsidRDefault="006B0501" w:rsidP="00DE1185">
            <w:pPr>
              <w:pStyle w:val="CellBodyCentered"/>
              <w:rPr>
                <w:rFonts w:ascii="Arial Narrow" w:hAnsi="Arial Narrow" w:cs="Arial"/>
                <w:color w:val="auto"/>
                <w:sz w:val="16"/>
                <w:szCs w:val="16"/>
              </w:rPr>
            </w:pPr>
          </w:p>
          <w:p w14:paraId="1DFCAF16" w14:textId="77777777" w:rsidR="006B0501" w:rsidRPr="00014E44" w:rsidRDefault="006B0501" w:rsidP="00DE1185">
            <w:pPr>
              <w:pStyle w:val="CellBodyCentered"/>
              <w:rPr>
                <w:rFonts w:ascii="Arial Narrow" w:hAnsi="Arial Narrow" w:cs="Arial"/>
                <w:color w:val="auto"/>
                <w:sz w:val="16"/>
                <w:szCs w:val="16"/>
              </w:rPr>
            </w:pPr>
          </w:p>
          <w:p w14:paraId="01D5B3F7" w14:textId="77777777" w:rsidR="006B0501" w:rsidRPr="00014E44" w:rsidRDefault="006B0501" w:rsidP="00DE1185">
            <w:pPr>
              <w:pStyle w:val="CellBodyCentered"/>
              <w:rPr>
                <w:rFonts w:ascii="Arial Narrow" w:hAnsi="Arial Narrow" w:cs="Arial"/>
                <w:color w:val="auto"/>
                <w:sz w:val="16"/>
                <w:szCs w:val="16"/>
              </w:rPr>
            </w:pPr>
          </w:p>
          <w:p w14:paraId="7E65BD74" w14:textId="77777777" w:rsidR="006B0501" w:rsidRPr="00014E44" w:rsidRDefault="006B0501" w:rsidP="00DE1185">
            <w:pPr>
              <w:pStyle w:val="CellBodyCentered"/>
              <w:rPr>
                <w:rFonts w:ascii="Arial Narrow" w:hAnsi="Arial Narrow" w:cs="Arial"/>
                <w:color w:val="auto"/>
                <w:sz w:val="16"/>
                <w:szCs w:val="16"/>
              </w:rPr>
            </w:pPr>
          </w:p>
          <w:p w14:paraId="20220A39" w14:textId="77777777" w:rsidR="006B0501" w:rsidRPr="00014E44" w:rsidRDefault="006B0501" w:rsidP="00DE1185">
            <w:pPr>
              <w:pStyle w:val="CellBodyCentered"/>
              <w:rPr>
                <w:rFonts w:ascii="Arial Narrow" w:hAnsi="Arial Narrow" w:cs="Arial"/>
                <w:color w:val="auto"/>
                <w:sz w:val="16"/>
                <w:szCs w:val="16"/>
              </w:rPr>
            </w:pPr>
          </w:p>
          <w:p w14:paraId="54EEF9A8" w14:textId="77777777" w:rsidR="006B0501" w:rsidRPr="00014E44" w:rsidRDefault="006B0501" w:rsidP="00DE1185">
            <w:pPr>
              <w:pStyle w:val="CellBodyCentered"/>
              <w:rPr>
                <w:rFonts w:ascii="Arial Narrow" w:hAnsi="Arial Narrow" w:cs="Arial"/>
                <w:color w:val="auto"/>
                <w:sz w:val="16"/>
                <w:szCs w:val="16"/>
              </w:rPr>
            </w:pPr>
          </w:p>
          <w:p w14:paraId="6EEC90C6" w14:textId="77777777" w:rsidR="006B0501" w:rsidRPr="00014E44" w:rsidRDefault="006B0501" w:rsidP="00DE1185">
            <w:pPr>
              <w:pStyle w:val="CellBodyCentered"/>
              <w:rPr>
                <w:rFonts w:ascii="Arial Narrow" w:hAnsi="Arial Narrow" w:cs="Arial"/>
                <w:color w:val="auto"/>
                <w:sz w:val="16"/>
                <w:szCs w:val="16"/>
              </w:rPr>
            </w:pPr>
          </w:p>
          <w:p w14:paraId="047AE79B" w14:textId="77777777" w:rsidR="006B0501" w:rsidRPr="00014E44" w:rsidRDefault="006B0501" w:rsidP="00DE1185">
            <w:pPr>
              <w:pStyle w:val="CellBodyCentered"/>
              <w:rPr>
                <w:rFonts w:ascii="Arial Narrow" w:hAnsi="Arial Narrow" w:cs="Arial"/>
                <w:color w:val="auto"/>
                <w:sz w:val="16"/>
                <w:szCs w:val="16"/>
              </w:rPr>
            </w:pPr>
          </w:p>
          <w:p w14:paraId="7A13D988" w14:textId="77777777" w:rsidR="006B0501" w:rsidRPr="00014E44" w:rsidRDefault="006B0501" w:rsidP="00DE1185">
            <w:pPr>
              <w:pStyle w:val="CellBodyCentered"/>
              <w:rPr>
                <w:rFonts w:ascii="Arial Narrow" w:hAnsi="Arial Narrow" w:cs="Arial"/>
                <w:color w:val="auto"/>
                <w:sz w:val="16"/>
                <w:szCs w:val="16"/>
              </w:rPr>
            </w:pPr>
          </w:p>
          <w:p w14:paraId="668D2765" w14:textId="77777777" w:rsidR="006B0501" w:rsidRPr="00014E44" w:rsidRDefault="006B0501" w:rsidP="00DE1185">
            <w:pPr>
              <w:pStyle w:val="CellBodyCentered"/>
              <w:rPr>
                <w:rFonts w:ascii="Arial Narrow" w:hAnsi="Arial Narrow" w:cs="Arial"/>
                <w:color w:val="auto"/>
                <w:sz w:val="16"/>
                <w:szCs w:val="16"/>
              </w:rPr>
            </w:pPr>
          </w:p>
          <w:p w14:paraId="502D4A99" w14:textId="77777777" w:rsidR="006B0501" w:rsidRPr="00014E44" w:rsidRDefault="006B0501" w:rsidP="00DE1185">
            <w:pPr>
              <w:pStyle w:val="CellBodyCentered"/>
              <w:rPr>
                <w:rFonts w:ascii="Arial Narrow" w:hAnsi="Arial Narrow" w:cs="Arial"/>
                <w:color w:val="auto"/>
                <w:sz w:val="16"/>
                <w:szCs w:val="16"/>
              </w:rPr>
            </w:pPr>
          </w:p>
          <w:p w14:paraId="7493A18D" w14:textId="77777777" w:rsidR="006B0501" w:rsidRPr="00014E44" w:rsidRDefault="006B0501" w:rsidP="00DE1185">
            <w:pPr>
              <w:pStyle w:val="CellBodyCentered"/>
              <w:rPr>
                <w:rFonts w:ascii="Arial Narrow" w:hAnsi="Arial Narrow" w:cs="Arial"/>
                <w:color w:val="auto"/>
                <w:sz w:val="16"/>
                <w:szCs w:val="16"/>
              </w:rPr>
            </w:pPr>
          </w:p>
          <w:p w14:paraId="5EA9937C" w14:textId="77777777" w:rsidR="006B0501" w:rsidRPr="00014E44" w:rsidRDefault="006B0501" w:rsidP="00DE1185">
            <w:pPr>
              <w:pStyle w:val="CellBodyCentered"/>
              <w:rPr>
                <w:rFonts w:ascii="Arial Narrow" w:hAnsi="Arial Narrow" w:cs="Arial"/>
                <w:color w:val="auto"/>
                <w:sz w:val="16"/>
                <w:szCs w:val="16"/>
              </w:rPr>
            </w:pPr>
          </w:p>
          <w:p w14:paraId="2A8BE03A" w14:textId="77777777" w:rsidR="006B0501" w:rsidRPr="00014E44" w:rsidRDefault="006B0501" w:rsidP="00DE1185">
            <w:pPr>
              <w:pStyle w:val="CellBodyCentered"/>
              <w:rPr>
                <w:rFonts w:ascii="Arial Narrow" w:hAnsi="Arial Narrow" w:cs="Arial"/>
                <w:color w:val="auto"/>
                <w:sz w:val="16"/>
                <w:szCs w:val="16"/>
              </w:rPr>
            </w:pPr>
          </w:p>
          <w:p w14:paraId="5325E54A" w14:textId="77777777" w:rsidR="006B0501" w:rsidRPr="00014E44" w:rsidRDefault="006B0501" w:rsidP="00DE1185">
            <w:pPr>
              <w:pStyle w:val="CellBodyCentered"/>
              <w:rPr>
                <w:rFonts w:ascii="Arial Narrow" w:hAnsi="Arial Narrow" w:cs="Arial"/>
                <w:color w:val="auto"/>
                <w:sz w:val="16"/>
                <w:szCs w:val="16"/>
              </w:rPr>
            </w:pPr>
          </w:p>
          <w:p w14:paraId="6FDA2803" w14:textId="77777777" w:rsidR="006B0501" w:rsidRPr="00014E44" w:rsidRDefault="006B0501" w:rsidP="00DE1185">
            <w:pPr>
              <w:pStyle w:val="CellBodyCentered"/>
              <w:rPr>
                <w:rFonts w:ascii="Arial Narrow" w:hAnsi="Arial Narrow" w:cs="Arial"/>
                <w:color w:val="auto"/>
                <w:sz w:val="16"/>
                <w:szCs w:val="16"/>
              </w:rPr>
            </w:pPr>
          </w:p>
          <w:p w14:paraId="1F3DFD05" w14:textId="77777777" w:rsidR="006B0501" w:rsidRPr="00014E44" w:rsidRDefault="006B0501" w:rsidP="00DE1185">
            <w:pPr>
              <w:pStyle w:val="CellBodyCentered"/>
              <w:rPr>
                <w:rFonts w:ascii="Arial Narrow" w:hAnsi="Arial Narrow" w:cs="Arial"/>
                <w:color w:val="auto"/>
                <w:sz w:val="16"/>
                <w:szCs w:val="16"/>
              </w:rPr>
            </w:pPr>
          </w:p>
          <w:p w14:paraId="28205B18" w14:textId="77777777" w:rsidR="006B0501" w:rsidRPr="00014E44" w:rsidRDefault="006B0501" w:rsidP="00DE1185">
            <w:pPr>
              <w:pStyle w:val="CellBodyCentered"/>
              <w:rPr>
                <w:rFonts w:ascii="Arial Narrow" w:hAnsi="Arial Narrow" w:cs="Arial"/>
                <w:color w:val="auto"/>
                <w:sz w:val="16"/>
                <w:szCs w:val="16"/>
              </w:rPr>
            </w:pPr>
          </w:p>
          <w:p w14:paraId="7C537CFC" w14:textId="77777777" w:rsidR="006B0501" w:rsidRPr="00014E44" w:rsidRDefault="006B0501" w:rsidP="00DE1185">
            <w:pPr>
              <w:pStyle w:val="CellBodyCentered"/>
              <w:rPr>
                <w:rFonts w:ascii="Arial Narrow" w:hAnsi="Arial Narrow" w:cs="Arial"/>
                <w:color w:val="auto"/>
                <w:sz w:val="16"/>
                <w:szCs w:val="16"/>
              </w:rPr>
            </w:pPr>
          </w:p>
          <w:p w14:paraId="29EEC483" w14:textId="77777777" w:rsidR="006B0501" w:rsidRPr="00014E44" w:rsidRDefault="006B0501" w:rsidP="00DE1185">
            <w:pPr>
              <w:pStyle w:val="CellBodyCentered"/>
              <w:rPr>
                <w:rFonts w:ascii="Arial Narrow" w:hAnsi="Arial Narrow" w:cs="Arial"/>
                <w:color w:val="auto"/>
                <w:sz w:val="16"/>
                <w:szCs w:val="16"/>
              </w:rPr>
            </w:pPr>
          </w:p>
          <w:p w14:paraId="47F59DE5" w14:textId="77777777" w:rsidR="006B0501" w:rsidRPr="00014E44" w:rsidRDefault="006B0501" w:rsidP="00DE1185">
            <w:pPr>
              <w:pStyle w:val="CellBodyCentered"/>
              <w:rPr>
                <w:rFonts w:ascii="Arial Narrow" w:hAnsi="Arial Narrow" w:cs="Arial"/>
                <w:color w:val="auto"/>
                <w:sz w:val="16"/>
                <w:szCs w:val="16"/>
              </w:rPr>
            </w:pPr>
          </w:p>
          <w:p w14:paraId="441AE8B9" w14:textId="77777777" w:rsidR="00CB03C9" w:rsidRDefault="00CB03C9" w:rsidP="00DE1185">
            <w:pPr>
              <w:pStyle w:val="CellBodyCentered"/>
              <w:rPr>
                <w:rFonts w:ascii="Arial Narrow" w:hAnsi="Arial Narrow" w:cs="Arial"/>
                <w:color w:val="auto"/>
                <w:sz w:val="16"/>
                <w:szCs w:val="16"/>
                <w:lang w:val="en-GB"/>
              </w:rPr>
            </w:pPr>
          </w:p>
          <w:p w14:paraId="6CB2D0C7" w14:textId="77777777" w:rsidR="00CB03C9" w:rsidRDefault="00CB03C9" w:rsidP="00DE1185">
            <w:pPr>
              <w:pStyle w:val="CellBodyCentered"/>
              <w:rPr>
                <w:rFonts w:ascii="Arial Narrow" w:hAnsi="Arial Narrow" w:cs="Arial"/>
                <w:color w:val="auto"/>
                <w:sz w:val="16"/>
                <w:szCs w:val="16"/>
                <w:lang w:val="en-GB"/>
              </w:rPr>
            </w:pPr>
          </w:p>
          <w:p w14:paraId="6167CCF4" w14:textId="77777777" w:rsidR="00CB03C9" w:rsidRDefault="00CB03C9" w:rsidP="00DE1185">
            <w:pPr>
              <w:pStyle w:val="CellBodyCentered"/>
              <w:rPr>
                <w:rFonts w:ascii="Arial Narrow" w:hAnsi="Arial Narrow" w:cs="Arial"/>
                <w:color w:val="auto"/>
                <w:sz w:val="16"/>
                <w:szCs w:val="16"/>
                <w:lang w:val="en-GB"/>
              </w:rPr>
            </w:pPr>
          </w:p>
          <w:p w14:paraId="239BFAD4" w14:textId="77777777" w:rsidR="00CB03C9" w:rsidRDefault="00CB03C9" w:rsidP="00DE1185">
            <w:pPr>
              <w:pStyle w:val="CellBodyCentered"/>
              <w:rPr>
                <w:rFonts w:ascii="Arial Narrow" w:hAnsi="Arial Narrow" w:cs="Arial"/>
                <w:color w:val="auto"/>
                <w:sz w:val="16"/>
                <w:szCs w:val="16"/>
                <w:lang w:val="en-GB"/>
              </w:rPr>
            </w:pPr>
          </w:p>
          <w:p w14:paraId="3B8A429F" w14:textId="77777777" w:rsidR="00CB03C9" w:rsidRDefault="00CB03C9" w:rsidP="00DE1185">
            <w:pPr>
              <w:pStyle w:val="CellBodyCentered"/>
              <w:rPr>
                <w:rFonts w:ascii="Arial Narrow" w:hAnsi="Arial Narrow" w:cs="Arial"/>
                <w:color w:val="auto"/>
                <w:sz w:val="16"/>
                <w:szCs w:val="16"/>
                <w:lang w:val="en-GB"/>
              </w:rPr>
            </w:pPr>
          </w:p>
          <w:p w14:paraId="781C3FBF" w14:textId="77777777" w:rsidR="00CB03C9" w:rsidRDefault="00CB03C9" w:rsidP="00DE1185">
            <w:pPr>
              <w:pStyle w:val="CellBodyCentered"/>
              <w:rPr>
                <w:rFonts w:ascii="Arial Narrow" w:hAnsi="Arial Narrow" w:cs="Arial"/>
                <w:color w:val="auto"/>
                <w:sz w:val="16"/>
                <w:szCs w:val="16"/>
                <w:lang w:val="en-GB"/>
              </w:rPr>
            </w:pPr>
          </w:p>
          <w:p w14:paraId="1C7B2D5F" w14:textId="77777777" w:rsidR="00CB03C9" w:rsidRDefault="00CB03C9" w:rsidP="00DE1185">
            <w:pPr>
              <w:pStyle w:val="CellBodyCentered"/>
              <w:rPr>
                <w:rFonts w:ascii="Arial Narrow" w:hAnsi="Arial Narrow" w:cs="Arial"/>
                <w:color w:val="auto"/>
                <w:sz w:val="16"/>
                <w:szCs w:val="16"/>
                <w:lang w:val="en-GB"/>
              </w:rPr>
            </w:pPr>
          </w:p>
          <w:p w14:paraId="537ECDEB" w14:textId="77777777" w:rsidR="00CB03C9" w:rsidRDefault="00CB03C9" w:rsidP="00DE1185">
            <w:pPr>
              <w:pStyle w:val="CellBodyCentered"/>
              <w:rPr>
                <w:rFonts w:ascii="Arial Narrow" w:hAnsi="Arial Narrow" w:cs="Arial"/>
                <w:color w:val="auto"/>
                <w:sz w:val="16"/>
                <w:szCs w:val="16"/>
                <w:lang w:val="en-GB"/>
              </w:rPr>
            </w:pPr>
          </w:p>
          <w:p w14:paraId="10E1AADA" w14:textId="77777777" w:rsidR="00CB03C9" w:rsidRDefault="00CB03C9" w:rsidP="00DE1185">
            <w:pPr>
              <w:pStyle w:val="CellBodyCentered"/>
              <w:rPr>
                <w:rFonts w:ascii="Arial Narrow" w:hAnsi="Arial Narrow" w:cs="Arial"/>
                <w:color w:val="auto"/>
                <w:sz w:val="16"/>
                <w:szCs w:val="16"/>
                <w:lang w:val="en-GB"/>
              </w:rPr>
            </w:pPr>
          </w:p>
          <w:p w14:paraId="027B03DD" w14:textId="77777777" w:rsidR="00CB03C9" w:rsidRDefault="00CB03C9" w:rsidP="00DE1185">
            <w:pPr>
              <w:pStyle w:val="CellBodyCentered"/>
              <w:rPr>
                <w:rFonts w:ascii="Arial Narrow" w:hAnsi="Arial Narrow" w:cs="Arial"/>
                <w:color w:val="auto"/>
                <w:sz w:val="16"/>
                <w:szCs w:val="16"/>
                <w:lang w:val="en-GB"/>
              </w:rPr>
            </w:pPr>
          </w:p>
          <w:p w14:paraId="0B63BD00" w14:textId="77777777" w:rsidR="00CB03C9" w:rsidRDefault="00CB03C9" w:rsidP="00DE1185">
            <w:pPr>
              <w:pStyle w:val="CellBodyCentered"/>
              <w:rPr>
                <w:rFonts w:ascii="Arial Narrow" w:hAnsi="Arial Narrow" w:cs="Arial"/>
                <w:color w:val="auto"/>
                <w:sz w:val="16"/>
                <w:szCs w:val="16"/>
                <w:lang w:val="en-GB"/>
              </w:rPr>
            </w:pPr>
          </w:p>
          <w:p w14:paraId="612D468E" w14:textId="294017B0" w:rsidR="006B0501" w:rsidRPr="00014E44" w:rsidRDefault="006B0501"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0F8B0B2" w14:textId="77777777" w:rsidR="006B0501" w:rsidRPr="00014E44" w:rsidRDefault="006B0501" w:rsidP="00DE1185">
            <w:pPr>
              <w:pStyle w:val="CellBodyCentered"/>
              <w:rPr>
                <w:rFonts w:ascii="Arial Narrow" w:hAnsi="Arial Narrow" w:cs="Arial"/>
                <w:color w:val="auto"/>
                <w:sz w:val="16"/>
                <w:szCs w:val="16"/>
                <w:lang w:val="en-GB"/>
              </w:rPr>
            </w:pPr>
          </w:p>
          <w:p w14:paraId="205349EA" w14:textId="0C8ECA24"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C42CE9">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p w14:paraId="36474AD5" w14:textId="77777777" w:rsidR="006B0501" w:rsidRPr="00014E44" w:rsidRDefault="006B0501" w:rsidP="00DE1185">
            <w:pPr>
              <w:pStyle w:val="CellBodyCentered"/>
              <w:rPr>
                <w:rFonts w:ascii="Arial Narrow" w:hAnsi="Arial Narrow" w:cs="Arial"/>
                <w:color w:val="auto"/>
                <w:sz w:val="16"/>
                <w:szCs w:val="16"/>
                <w:lang w:val="en-GB"/>
              </w:rPr>
            </w:pPr>
          </w:p>
          <w:p w14:paraId="680EA964" w14:textId="77777777" w:rsidR="006B0501" w:rsidRPr="00014E44" w:rsidRDefault="006B0501" w:rsidP="00DE1185">
            <w:pPr>
              <w:pStyle w:val="CellBodyCentered"/>
              <w:rPr>
                <w:rFonts w:ascii="Arial Narrow" w:hAnsi="Arial Narrow" w:cs="Arial"/>
                <w:color w:val="auto"/>
                <w:sz w:val="16"/>
                <w:szCs w:val="16"/>
                <w:lang w:val="en-GB"/>
              </w:rPr>
            </w:pPr>
          </w:p>
          <w:p w14:paraId="15853D45" w14:textId="77777777" w:rsidR="006B0501" w:rsidRPr="00014E44" w:rsidRDefault="006B0501" w:rsidP="00DE1185">
            <w:pPr>
              <w:pStyle w:val="CellBodyCentered"/>
              <w:rPr>
                <w:rFonts w:ascii="Arial Narrow" w:hAnsi="Arial Narrow" w:cs="Arial"/>
                <w:color w:val="auto"/>
                <w:sz w:val="16"/>
                <w:szCs w:val="16"/>
                <w:lang w:val="en-GB"/>
              </w:rPr>
            </w:pPr>
          </w:p>
          <w:p w14:paraId="338C2EAC" w14:textId="77777777" w:rsidR="006B0501" w:rsidRPr="00014E44" w:rsidRDefault="006B0501" w:rsidP="00DE1185">
            <w:pPr>
              <w:pStyle w:val="CellBodyCentered"/>
              <w:rPr>
                <w:rFonts w:ascii="Arial Narrow" w:hAnsi="Arial Narrow" w:cs="Arial"/>
                <w:color w:val="auto"/>
                <w:sz w:val="16"/>
                <w:szCs w:val="16"/>
                <w:lang w:val="en-GB"/>
              </w:rPr>
            </w:pPr>
          </w:p>
          <w:p w14:paraId="23E75593" w14:textId="77777777" w:rsidR="006B0501" w:rsidRPr="00014E44" w:rsidRDefault="006B0501" w:rsidP="00DE1185">
            <w:pPr>
              <w:pStyle w:val="CellBodyCentered"/>
              <w:rPr>
                <w:rFonts w:ascii="Arial Narrow" w:hAnsi="Arial Narrow" w:cs="Arial"/>
                <w:color w:val="auto"/>
                <w:sz w:val="16"/>
                <w:szCs w:val="16"/>
                <w:lang w:val="en-GB"/>
              </w:rPr>
            </w:pPr>
          </w:p>
          <w:p w14:paraId="7CCAC11D" w14:textId="77777777" w:rsidR="006B0501" w:rsidRPr="00014E44" w:rsidRDefault="006B0501" w:rsidP="00DE1185">
            <w:pPr>
              <w:pStyle w:val="CellBodyCentered"/>
              <w:rPr>
                <w:rFonts w:ascii="Arial Narrow" w:hAnsi="Arial Narrow" w:cs="Arial"/>
                <w:color w:val="auto"/>
                <w:sz w:val="16"/>
                <w:szCs w:val="16"/>
                <w:lang w:val="en-GB"/>
              </w:rPr>
            </w:pPr>
          </w:p>
          <w:p w14:paraId="095F7824" w14:textId="77777777" w:rsidR="006B0501" w:rsidRPr="00014E44" w:rsidRDefault="006B0501" w:rsidP="00DE1185">
            <w:pPr>
              <w:pStyle w:val="CellBodyCentered"/>
              <w:rPr>
                <w:rFonts w:ascii="Arial Narrow" w:hAnsi="Arial Narrow" w:cs="Arial"/>
                <w:color w:val="auto"/>
                <w:sz w:val="16"/>
                <w:szCs w:val="16"/>
                <w:lang w:val="en-GB"/>
              </w:rPr>
            </w:pPr>
          </w:p>
          <w:p w14:paraId="2E90A145" w14:textId="77777777" w:rsidR="006B0501" w:rsidRPr="00014E44" w:rsidRDefault="006B0501" w:rsidP="00DE1185">
            <w:pPr>
              <w:pStyle w:val="CellBodyCentered"/>
              <w:rPr>
                <w:rFonts w:ascii="Arial Narrow" w:hAnsi="Arial Narrow" w:cs="Arial"/>
                <w:color w:val="auto"/>
                <w:sz w:val="16"/>
                <w:szCs w:val="16"/>
                <w:lang w:val="en-GB"/>
              </w:rPr>
            </w:pPr>
          </w:p>
          <w:p w14:paraId="7D87A3A3" w14:textId="77777777" w:rsidR="006B0501" w:rsidRPr="00014E44" w:rsidRDefault="006B0501" w:rsidP="00DE1185">
            <w:pPr>
              <w:pStyle w:val="CellBodyCentered"/>
              <w:rPr>
                <w:rFonts w:ascii="Arial Narrow" w:hAnsi="Arial Narrow" w:cs="Arial"/>
                <w:color w:val="auto"/>
                <w:sz w:val="16"/>
                <w:szCs w:val="16"/>
                <w:lang w:val="en-GB"/>
              </w:rPr>
            </w:pPr>
          </w:p>
          <w:p w14:paraId="579DA0AB" w14:textId="77777777" w:rsidR="006B0501" w:rsidRPr="00014E44" w:rsidRDefault="006B0501" w:rsidP="00DE1185">
            <w:pPr>
              <w:pStyle w:val="CellBodyCentered"/>
              <w:rPr>
                <w:rFonts w:ascii="Arial Narrow" w:hAnsi="Arial Narrow" w:cs="Arial"/>
                <w:color w:val="auto"/>
                <w:sz w:val="16"/>
                <w:szCs w:val="16"/>
                <w:lang w:val="en-GB"/>
              </w:rPr>
            </w:pPr>
          </w:p>
          <w:p w14:paraId="5529B515" w14:textId="77777777" w:rsidR="006B0501" w:rsidRPr="00014E44" w:rsidRDefault="006B0501" w:rsidP="00DE1185">
            <w:pPr>
              <w:pStyle w:val="CellBodyCentered"/>
              <w:rPr>
                <w:rFonts w:ascii="Arial Narrow" w:hAnsi="Arial Narrow" w:cs="Arial"/>
                <w:color w:val="auto"/>
                <w:sz w:val="16"/>
                <w:szCs w:val="16"/>
                <w:lang w:val="en-GB"/>
              </w:rPr>
            </w:pPr>
          </w:p>
          <w:p w14:paraId="3C14D539" w14:textId="77777777" w:rsidR="006B0501" w:rsidRPr="00014E44" w:rsidRDefault="006B0501" w:rsidP="00DE1185">
            <w:pPr>
              <w:pStyle w:val="CellBodyCentered"/>
              <w:rPr>
                <w:rFonts w:ascii="Arial Narrow" w:hAnsi="Arial Narrow" w:cs="Arial"/>
                <w:color w:val="auto"/>
                <w:sz w:val="16"/>
                <w:szCs w:val="16"/>
                <w:lang w:val="en-GB"/>
              </w:rPr>
            </w:pPr>
          </w:p>
          <w:p w14:paraId="0644C972" w14:textId="77777777" w:rsidR="006B0501" w:rsidRPr="00014E44" w:rsidRDefault="006B0501" w:rsidP="00DE1185">
            <w:pPr>
              <w:pStyle w:val="CellBodyCentered"/>
              <w:rPr>
                <w:rFonts w:ascii="Arial Narrow" w:hAnsi="Arial Narrow" w:cs="Arial"/>
                <w:color w:val="auto"/>
                <w:sz w:val="16"/>
                <w:szCs w:val="16"/>
                <w:lang w:val="en-GB"/>
              </w:rPr>
            </w:pPr>
          </w:p>
          <w:p w14:paraId="17F0D6CF" w14:textId="77777777" w:rsidR="006B0501" w:rsidRPr="00014E44" w:rsidRDefault="006B0501" w:rsidP="00DE1185">
            <w:pPr>
              <w:pStyle w:val="CellBodyCentered"/>
              <w:rPr>
                <w:rFonts w:ascii="Arial Narrow" w:hAnsi="Arial Narrow" w:cs="Arial"/>
                <w:color w:val="auto"/>
                <w:sz w:val="16"/>
                <w:szCs w:val="16"/>
                <w:lang w:val="en-GB"/>
              </w:rPr>
            </w:pPr>
          </w:p>
          <w:p w14:paraId="0D6D861D" w14:textId="77777777" w:rsidR="006B0501" w:rsidRPr="00014E44" w:rsidRDefault="006B0501" w:rsidP="00DE1185">
            <w:pPr>
              <w:pStyle w:val="CellBodyCentered"/>
              <w:rPr>
                <w:rFonts w:ascii="Arial Narrow" w:hAnsi="Arial Narrow" w:cs="Arial"/>
                <w:color w:val="auto"/>
                <w:sz w:val="16"/>
                <w:szCs w:val="16"/>
                <w:lang w:val="en-GB"/>
              </w:rPr>
            </w:pPr>
          </w:p>
          <w:p w14:paraId="3DBEC1E1" w14:textId="77777777" w:rsidR="006B0501" w:rsidRPr="00014E44" w:rsidRDefault="006B0501" w:rsidP="00DE1185">
            <w:pPr>
              <w:pStyle w:val="CellBodyCentered"/>
              <w:rPr>
                <w:rFonts w:ascii="Arial Narrow" w:hAnsi="Arial Narrow" w:cs="Arial"/>
                <w:color w:val="auto"/>
                <w:sz w:val="16"/>
                <w:szCs w:val="16"/>
                <w:lang w:val="en-GB"/>
              </w:rPr>
            </w:pPr>
          </w:p>
          <w:p w14:paraId="5A20A92E" w14:textId="77777777" w:rsidR="006B0501" w:rsidRPr="00014E44" w:rsidRDefault="006B0501" w:rsidP="00DE1185">
            <w:pPr>
              <w:pStyle w:val="CellBodyCentered"/>
              <w:rPr>
                <w:rFonts w:ascii="Arial Narrow" w:hAnsi="Arial Narrow" w:cs="Arial"/>
                <w:color w:val="auto"/>
                <w:sz w:val="16"/>
                <w:szCs w:val="16"/>
                <w:lang w:val="en-GB"/>
              </w:rPr>
            </w:pPr>
          </w:p>
          <w:p w14:paraId="32073EC0" w14:textId="77777777" w:rsidR="006B0501" w:rsidRPr="00014E44" w:rsidRDefault="006B0501" w:rsidP="00DE1185">
            <w:pPr>
              <w:pStyle w:val="CellBodyCentered"/>
              <w:rPr>
                <w:rFonts w:ascii="Arial Narrow" w:hAnsi="Arial Narrow" w:cs="Arial"/>
                <w:color w:val="auto"/>
                <w:sz w:val="16"/>
                <w:szCs w:val="16"/>
                <w:lang w:val="en-GB"/>
              </w:rPr>
            </w:pPr>
          </w:p>
          <w:p w14:paraId="5AFF1AF3" w14:textId="77777777" w:rsidR="006B0501" w:rsidRPr="00014E44" w:rsidRDefault="006B0501" w:rsidP="00DE1185">
            <w:pPr>
              <w:pStyle w:val="CellBodyCentered"/>
              <w:rPr>
                <w:rFonts w:ascii="Arial Narrow" w:hAnsi="Arial Narrow" w:cs="Arial"/>
                <w:color w:val="auto"/>
                <w:sz w:val="16"/>
                <w:szCs w:val="16"/>
                <w:lang w:val="en-GB"/>
              </w:rPr>
            </w:pPr>
          </w:p>
          <w:p w14:paraId="07B9B5E5" w14:textId="77777777" w:rsidR="006B0501" w:rsidRPr="00014E44" w:rsidRDefault="006B0501" w:rsidP="00DE1185">
            <w:pPr>
              <w:pStyle w:val="CellBodyCentered"/>
              <w:rPr>
                <w:rFonts w:ascii="Arial Narrow" w:hAnsi="Arial Narrow" w:cs="Arial"/>
                <w:color w:val="auto"/>
                <w:sz w:val="16"/>
                <w:szCs w:val="16"/>
                <w:lang w:val="en-GB"/>
              </w:rPr>
            </w:pPr>
          </w:p>
          <w:p w14:paraId="7A83CEF4" w14:textId="77777777" w:rsidR="006B0501" w:rsidRPr="00014E44" w:rsidRDefault="006B0501" w:rsidP="00DE1185">
            <w:pPr>
              <w:pStyle w:val="CellBodyCentered"/>
              <w:rPr>
                <w:rFonts w:ascii="Arial Narrow" w:hAnsi="Arial Narrow" w:cs="Arial"/>
                <w:color w:val="auto"/>
                <w:sz w:val="16"/>
                <w:szCs w:val="16"/>
                <w:lang w:val="en-GB"/>
              </w:rPr>
            </w:pPr>
          </w:p>
          <w:p w14:paraId="2DA772C2" w14:textId="77777777" w:rsidR="006B0501" w:rsidRPr="00014E44" w:rsidRDefault="006B0501" w:rsidP="00DE1185">
            <w:pPr>
              <w:pStyle w:val="CellBodyCentered"/>
              <w:rPr>
                <w:rFonts w:ascii="Arial Narrow" w:hAnsi="Arial Narrow" w:cs="Arial"/>
                <w:color w:val="auto"/>
                <w:sz w:val="16"/>
                <w:szCs w:val="16"/>
                <w:lang w:val="en-GB"/>
              </w:rPr>
            </w:pPr>
          </w:p>
          <w:p w14:paraId="0BEA49BB" w14:textId="77777777" w:rsidR="006B0501" w:rsidRPr="00014E44" w:rsidRDefault="006B0501" w:rsidP="00DE1185">
            <w:pPr>
              <w:pStyle w:val="CellBodyCentered"/>
              <w:rPr>
                <w:rFonts w:ascii="Arial Narrow" w:hAnsi="Arial Narrow" w:cs="Arial"/>
                <w:color w:val="auto"/>
                <w:sz w:val="16"/>
                <w:szCs w:val="16"/>
                <w:lang w:val="en-GB"/>
              </w:rPr>
            </w:pPr>
          </w:p>
          <w:p w14:paraId="361B48D3" w14:textId="77777777" w:rsidR="006B0501" w:rsidRPr="00014E44" w:rsidRDefault="006B0501" w:rsidP="00DE1185">
            <w:pPr>
              <w:pStyle w:val="CellBodyCentered"/>
              <w:rPr>
                <w:rFonts w:ascii="Arial Narrow" w:hAnsi="Arial Narrow" w:cs="Arial"/>
                <w:color w:val="auto"/>
                <w:sz w:val="16"/>
                <w:szCs w:val="16"/>
                <w:lang w:val="en-GB"/>
              </w:rPr>
            </w:pPr>
          </w:p>
          <w:p w14:paraId="4FC5A1D7" w14:textId="77777777" w:rsidR="006B0501" w:rsidRPr="00014E44" w:rsidRDefault="006B0501" w:rsidP="00DE1185">
            <w:pPr>
              <w:pStyle w:val="CellBodyCentered"/>
              <w:rPr>
                <w:rFonts w:ascii="Arial Narrow" w:hAnsi="Arial Narrow" w:cs="Arial"/>
                <w:color w:val="auto"/>
                <w:sz w:val="16"/>
                <w:szCs w:val="16"/>
                <w:lang w:val="en-GB"/>
              </w:rPr>
            </w:pPr>
          </w:p>
          <w:p w14:paraId="6BDE911D" w14:textId="77777777" w:rsidR="006B0501" w:rsidRPr="00014E44" w:rsidRDefault="006B0501" w:rsidP="00DE1185">
            <w:pPr>
              <w:pStyle w:val="CellBodyCentered"/>
              <w:rPr>
                <w:rFonts w:ascii="Arial Narrow" w:hAnsi="Arial Narrow" w:cs="Arial"/>
                <w:color w:val="auto"/>
                <w:sz w:val="16"/>
                <w:szCs w:val="16"/>
                <w:lang w:val="en-GB"/>
              </w:rPr>
            </w:pPr>
          </w:p>
          <w:p w14:paraId="547207D6" w14:textId="77777777" w:rsidR="006B0501" w:rsidRPr="00014E44" w:rsidRDefault="006B0501" w:rsidP="00DE1185">
            <w:pPr>
              <w:pStyle w:val="CellBodyCentered"/>
              <w:rPr>
                <w:rFonts w:ascii="Arial Narrow" w:hAnsi="Arial Narrow" w:cs="Arial"/>
                <w:color w:val="auto"/>
                <w:sz w:val="16"/>
                <w:szCs w:val="16"/>
                <w:lang w:val="en-GB"/>
              </w:rPr>
            </w:pPr>
          </w:p>
          <w:p w14:paraId="35A371C9" w14:textId="77777777" w:rsidR="006B0501" w:rsidRPr="00014E44" w:rsidRDefault="006B0501" w:rsidP="00DE1185">
            <w:pPr>
              <w:pStyle w:val="CellBodyCentered"/>
              <w:rPr>
                <w:rFonts w:ascii="Arial Narrow" w:hAnsi="Arial Narrow" w:cs="Arial"/>
                <w:color w:val="auto"/>
                <w:sz w:val="16"/>
                <w:szCs w:val="16"/>
                <w:lang w:val="en-GB"/>
              </w:rPr>
            </w:pPr>
          </w:p>
          <w:p w14:paraId="5A510C14" w14:textId="77777777" w:rsidR="006B0501" w:rsidRPr="00014E44" w:rsidRDefault="006B0501" w:rsidP="00DE1185">
            <w:pPr>
              <w:pStyle w:val="CellBodyCentered"/>
              <w:rPr>
                <w:rFonts w:ascii="Arial Narrow" w:hAnsi="Arial Narrow" w:cs="Arial"/>
                <w:color w:val="auto"/>
                <w:sz w:val="16"/>
                <w:szCs w:val="16"/>
                <w:lang w:val="en-GB"/>
              </w:rPr>
            </w:pPr>
          </w:p>
          <w:p w14:paraId="72492FDB" w14:textId="77777777" w:rsidR="006B0501" w:rsidRPr="00014E44" w:rsidRDefault="006B0501" w:rsidP="00DE1185">
            <w:pPr>
              <w:pStyle w:val="CellBodyCentered"/>
              <w:rPr>
                <w:rFonts w:ascii="Arial Narrow" w:hAnsi="Arial Narrow" w:cs="Arial"/>
                <w:color w:val="auto"/>
                <w:sz w:val="16"/>
                <w:szCs w:val="16"/>
                <w:lang w:val="en-GB"/>
              </w:rPr>
            </w:pPr>
          </w:p>
          <w:p w14:paraId="7CBDE788" w14:textId="77777777" w:rsidR="006B0501" w:rsidRPr="00014E44" w:rsidRDefault="006B0501" w:rsidP="00DE1185">
            <w:pPr>
              <w:pStyle w:val="CellBodyCentered"/>
              <w:rPr>
                <w:rFonts w:ascii="Arial Narrow" w:hAnsi="Arial Narrow" w:cs="Arial"/>
                <w:color w:val="auto"/>
                <w:sz w:val="16"/>
                <w:szCs w:val="16"/>
                <w:lang w:val="en-GB"/>
              </w:rPr>
            </w:pPr>
          </w:p>
          <w:p w14:paraId="1C6839BB" w14:textId="77777777" w:rsidR="006B0501" w:rsidRPr="00014E44" w:rsidRDefault="006B0501" w:rsidP="00DE1185">
            <w:pPr>
              <w:pStyle w:val="CellBodyCentered"/>
              <w:rPr>
                <w:rFonts w:ascii="Arial Narrow" w:hAnsi="Arial Narrow" w:cs="Arial"/>
                <w:color w:val="auto"/>
                <w:sz w:val="16"/>
                <w:szCs w:val="16"/>
                <w:lang w:val="en-GB"/>
              </w:rPr>
            </w:pPr>
          </w:p>
          <w:p w14:paraId="657B6F02" w14:textId="77777777" w:rsidR="006B0501" w:rsidRPr="00014E44" w:rsidRDefault="006B0501" w:rsidP="00DE1185">
            <w:pPr>
              <w:pStyle w:val="CellBodyCentered"/>
              <w:rPr>
                <w:rFonts w:ascii="Arial Narrow" w:hAnsi="Arial Narrow" w:cs="Arial"/>
                <w:color w:val="auto"/>
                <w:sz w:val="16"/>
                <w:szCs w:val="16"/>
                <w:lang w:val="en-GB"/>
              </w:rPr>
            </w:pPr>
          </w:p>
          <w:p w14:paraId="414C63A1" w14:textId="77777777" w:rsidR="00CB03C9" w:rsidRDefault="00CB03C9" w:rsidP="00DE1185">
            <w:pPr>
              <w:pStyle w:val="CellBodyCentered"/>
              <w:rPr>
                <w:rFonts w:ascii="Arial Narrow" w:hAnsi="Arial Narrow" w:cs="Arial"/>
                <w:color w:val="auto"/>
                <w:sz w:val="16"/>
                <w:szCs w:val="16"/>
                <w:lang w:val="en-GB"/>
              </w:rPr>
            </w:pPr>
          </w:p>
          <w:p w14:paraId="2EAF0F48" w14:textId="77777777" w:rsidR="00CB03C9" w:rsidRDefault="00CB03C9" w:rsidP="00DE1185">
            <w:pPr>
              <w:pStyle w:val="CellBodyCentered"/>
              <w:rPr>
                <w:rFonts w:ascii="Arial Narrow" w:hAnsi="Arial Narrow" w:cs="Arial"/>
                <w:color w:val="auto"/>
                <w:sz w:val="16"/>
                <w:szCs w:val="16"/>
                <w:lang w:val="en-GB"/>
              </w:rPr>
            </w:pPr>
          </w:p>
          <w:p w14:paraId="08A6FE2A" w14:textId="77777777" w:rsidR="00CB03C9" w:rsidRDefault="00CB03C9" w:rsidP="00DE1185">
            <w:pPr>
              <w:pStyle w:val="CellBodyCentered"/>
              <w:rPr>
                <w:rFonts w:ascii="Arial Narrow" w:hAnsi="Arial Narrow" w:cs="Arial"/>
                <w:color w:val="auto"/>
                <w:sz w:val="16"/>
                <w:szCs w:val="16"/>
                <w:lang w:val="en-GB"/>
              </w:rPr>
            </w:pPr>
          </w:p>
          <w:p w14:paraId="5E96FA28" w14:textId="77777777" w:rsidR="00CB03C9" w:rsidRDefault="00CB03C9" w:rsidP="00DE1185">
            <w:pPr>
              <w:pStyle w:val="CellBodyCentered"/>
              <w:rPr>
                <w:rFonts w:ascii="Arial Narrow" w:hAnsi="Arial Narrow" w:cs="Arial"/>
                <w:color w:val="auto"/>
                <w:sz w:val="16"/>
                <w:szCs w:val="16"/>
                <w:lang w:val="en-GB"/>
              </w:rPr>
            </w:pPr>
          </w:p>
          <w:p w14:paraId="0127ED45" w14:textId="77777777" w:rsidR="00CB03C9" w:rsidRDefault="00CB03C9" w:rsidP="00DE1185">
            <w:pPr>
              <w:pStyle w:val="CellBodyCentered"/>
              <w:rPr>
                <w:rFonts w:ascii="Arial Narrow" w:hAnsi="Arial Narrow" w:cs="Arial"/>
                <w:color w:val="auto"/>
                <w:sz w:val="16"/>
                <w:szCs w:val="16"/>
                <w:lang w:val="en-GB"/>
              </w:rPr>
            </w:pPr>
          </w:p>
          <w:p w14:paraId="13375E35" w14:textId="77777777" w:rsidR="00CB03C9" w:rsidRDefault="00CB03C9" w:rsidP="00DE1185">
            <w:pPr>
              <w:pStyle w:val="CellBodyCentered"/>
              <w:rPr>
                <w:rFonts w:ascii="Arial Narrow" w:hAnsi="Arial Narrow" w:cs="Arial"/>
                <w:color w:val="auto"/>
                <w:sz w:val="16"/>
                <w:szCs w:val="16"/>
                <w:lang w:val="en-GB"/>
              </w:rPr>
            </w:pPr>
          </w:p>
          <w:p w14:paraId="1BB9AFC7" w14:textId="77777777" w:rsidR="00CB03C9" w:rsidRDefault="00CB03C9" w:rsidP="00DE1185">
            <w:pPr>
              <w:pStyle w:val="CellBodyCentered"/>
              <w:rPr>
                <w:rFonts w:ascii="Arial Narrow" w:hAnsi="Arial Narrow" w:cs="Arial"/>
                <w:color w:val="auto"/>
                <w:sz w:val="16"/>
                <w:szCs w:val="16"/>
                <w:lang w:val="en-GB"/>
              </w:rPr>
            </w:pPr>
          </w:p>
          <w:p w14:paraId="3A1518AA" w14:textId="77777777" w:rsidR="00CB03C9" w:rsidRDefault="00CB03C9" w:rsidP="00DE1185">
            <w:pPr>
              <w:pStyle w:val="CellBodyCentered"/>
              <w:rPr>
                <w:rFonts w:ascii="Arial Narrow" w:hAnsi="Arial Narrow" w:cs="Arial"/>
                <w:color w:val="auto"/>
                <w:sz w:val="16"/>
                <w:szCs w:val="16"/>
                <w:lang w:val="en-GB"/>
              </w:rPr>
            </w:pPr>
          </w:p>
          <w:p w14:paraId="39A08F1A" w14:textId="77777777" w:rsidR="00CB03C9" w:rsidRDefault="00CB03C9" w:rsidP="00DE1185">
            <w:pPr>
              <w:pStyle w:val="CellBodyCentered"/>
              <w:rPr>
                <w:rFonts w:ascii="Arial Narrow" w:hAnsi="Arial Narrow" w:cs="Arial"/>
                <w:color w:val="auto"/>
                <w:sz w:val="16"/>
                <w:szCs w:val="16"/>
                <w:lang w:val="en-GB"/>
              </w:rPr>
            </w:pPr>
          </w:p>
          <w:p w14:paraId="3D5B17BC" w14:textId="77777777" w:rsidR="00CB03C9" w:rsidRDefault="00CB03C9" w:rsidP="00DE1185">
            <w:pPr>
              <w:pStyle w:val="CellBodyCentered"/>
              <w:rPr>
                <w:rFonts w:ascii="Arial Narrow" w:hAnsi="Arial Narrow" w:cs="Arial"/>
                <w:color w:val="auto"/>
                <w:sz w:val="16"/>
                <w:szCs w:val="16"/>
                <w:lang w:val="en-GB"/>
              </w:rPr>
            </w:pPr>
          </w:p>
          <w:p w14:paraId="621064AB" w14:textId="77777777" w:rsidR="00CB03C9" w:rsidRDefault="00CB03C9" w:rsidP="00DE1185">
            <w:pPr>
              <w:pStyle w:val="CellBodyCentered"/>
              <w:rPr>
                <w:rFonts w:ascii="Arial Narrow" w:hAnsi="Arial Narrow" w:cs="Arial"/>
                <w:color w:val="auto"/>
                <w:sz w:val="16"/>
                <w:szCs w:val="16"/>
                <w:lang w:val="en-GB"/>
              </w:rPr>
            </w:pPr>
          </w:p>
          <w:p w14:paraId="4CDEA4FB" w14:textId="77777777" w:rsidR="006B0501" w:rsidRPr="00014E44" w:rsidRDefault="006B0501"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146C1584" w14:textId="77777777" w:rsidR="006B0501" w:rsidRPr="00014E44" w:rsidRDefault="006B0501" w:rsidP="00DE1185">
            <w:pPr>
              <w:pStyle w:val="CellBodyCentered"/>
              <w:rPr>
                <w:rFonts w:ascii="Arial Narrow" w:hAnsi="Arial Narrow" w:cs="Arial"/>
                <w:color w:val="auto"/>
                <w:sz w:val="16"/>
                <w:szCs w:val="16"/>
                <w:lang w:val="en-GB"/>
              </w:rPr>
            </w:pPr>
          </w:p>
          <w:p w14:paraId="118224C0" w14:textId="14803401"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653" w:author="Zhunisbayev, Olzhasbek A [Bolashak Atyrau Limited]" w:date="2022-09-18T20:42:00Z">
              <w:r w:rsidRPr="00014E44" w:rsidDel="004E3B81">
                <w:rPr>
                  <w:rFonts w:ascii="Arial Narrow" w:hAnsi="Arial Narrow" w:cs="Arial"/>
                  <w:color w:val="auto"/>
                  <w:sz w:val="16"/>
                  <w:szCs w:val="16"/>
                  <w:lang w:val="en-GB"/>
                </w:rPr>
                <w:delText xml:space="preserve">46 </w:delText>
              </w:r>
            </w:del>
            <w:ins w:id="4654" w:author="Zhunisbayev, Olzhasbek A [Bolashak Atyrau Limited]" w:date="2022-09-18T20:42: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w:t>
            </w:r>
            <w:r w:rsidRPr="00014E44">
              <w:rPr>
                <w:rFonts w:ascii="Arial Narrow" w:hAnsi="Arial Narrow" w:cs="Arial"/>
                <w:color w:val="auto"/>
                <w:sz w:val="16"/>
                <w:szCs w:val="16"/>
                <w:rPrChange w:id="4655" w:author="Zhunisbayev, Olzhasbek A [Bolashak Atyrau Limited]" w:date="2022-06-21T11:19:00Z">
                  <w:rPr>
                    <w:rFonts w:ascii="Arial" w:hAnsi="Arial" w:cs="Arial"/>
                    <w:color w:val="auto"/>
                    <w:sz w:val="16"/>
                    <w:szCs w:val="16"/>
                    <w:lang w:val="ru-RU"/>
                  </w:rPr>
                </w:rPrChange>
              </w:rPr>
              <w:t>232</w:t>
            </w:r>
            <w:r w:rsidRPr="00014E44">
              <w:rPr>
                <w:rFonts w:ascii="Arial Narrow" w:hAnsi="Arial Narrow" w:cs="Arial"/>
                <w:color w:val="auto"/>
                <w:sz w:val="16"/>
                <w:szCs w:val="16"/>
                <w:lang w:val="en-GB"/>
              </w:rPr>
              <w:t>°C</w:t>
            </w:r>
          </w:p>
          <w:p w14:paraId="48C88B47" w14:textId="5334A4A4" w:rsidR="006B0501" w:rsidRPr="00014E44" w:rsidRDefault="006B0501" w:rsidP="00DE1185">
            <w:pPr>
              <w:pStyle w:val="CellBodyCentered"/>
              <w:rPr>
                <w:rFonts w:ascii="Arial Narrow" w:hAnsi="Arial Narrow" w:cs="Arial"/>
                <w:color w:val="auto"/>
                <w:sz w:val="16"/>
                <w:szCs w:val="16"/>
                <w:lang w:val="en-GB"/>
              </w:rPr>
            </w:pPr>
            <w:ins w:id="4656" w:author="Zhunisbayev, Olzhasbek A [Bolashak Atyrau Limited]" w:date="2022-06-21T11:19:00Z">
              <w:r w:rsidRPr="00014E44">
                <w:rPr>
                  <w:rFonts w:ascii="Arial Narrow" w:hAnsi="Arial Narrow" w:cs="Arial"/>
                  <w:color w:val="auto"/>
                  <w:sz w:val="16"/>
                  <w:szCs w:val="16"/>
                  <w:lang w:val="en-GB"/>
                </w:rPr>
                <w:t>Note 6</w:t>
              </w:r>
            </w:ins>
          </w:p>
          <w:p w14:paraId="5093FF1B" w14:textId="77777777" w:rsidR="006B0501" w:rsidRPr="00014E44" w:rsidRDefault="006B0501" w:rsidP="00DE1185">
            <w:pPr>
              <w:pStyle w:val="CellBodyCentered"/>
              <w:rPr>
                <w:rFonts w:ascii="Arial Narrow" w:hAnsi="Arial Narrow" w:cs="Arial"/>
                <w:color w:val="auto"/>
                <w:sz w:val="16"/>
                <w:szCs w:val="16"/>
                <w:lang w:val="en-GB"/>
              </w:rPr>
            </w:pPr>
          </w:p>
          <w:p w14:paraId="58AE8041" w14:textId="77777777" w:rsidR="006B0501" w:rsidRPr="00014E44" w:rsidRDefault="006B0501" w:rsidP="00DE1185">
            <w:pPr>
              <w:pStyle w:val="CellBodyCentered"/>
              <w:rPr>
                <w:rFonts w:ascii="Arial Narrow" w:hAnsi="Arial Narrow" w:cs="Arial"/>
                <w:color w:val="auto"/>
                <w:sz w:val="16"/>
                <w:szCs w:val="16"/>
                <w:lang w:val="en-GB"/>
              </w:rPr>
            </w:pPr>
          </w:p>
          <w:p w14:paraId="397B2876" w14:textId="77777777" w:rsidR="006B0501" w:rsidRPr="00014E44" w:rsidRDefault="006B0501" w:rsidP="00DE1185">
            <w:pPr>
              <w:pStyle w:val="CellBodyCentered"/>
              <w:rPr>
                <w:rFonts w:ascii="Arial Narrow" w:hAnsi="Arial Narrow" w:cs="Arial"/>
                <w:color w:val="auto"/>
                <w:sz w:val="16"/>
                <w:szCs w:val="16"/>
                <w:lang w:val="en-GB"/>
              </w:rPr>
            </w:pPr>
          </w:p>
          <w:p w14:paraId="44CC1175" w14:textId="77777777" w:rsidR="006B0501" w:rsidRPr="00014E44" w:rsidRDefault="006B0501" w:rsidP="00DE1185">
            <w:pPr>
              <w:pStyle w:val="CellBodyCentered"/>
              <w:rPr>
                <w:rFonts w:ascii="Arial Narrow" w:hAnsi="Arial Narrow" w:cs="Arial"/>
                <w:color w:val="auto"/>
                <w:sz w:val="16"/>
                <w:szCs w:val="16"/>
                <w:lang w:val="en-GB"/>
              </w:rPr>
            </w:pPr>
          </w:p>
          <w:p w14:paraId="63C68021" w14:textId="77777777" w:rsidR="006B0501" w:rsidRPr="00014E44" w:rsidRDefault="006B0501" w:rsidP="00DE1185">
            <w:pPr>
              <w:pStyle w:val="CellBodyCentered"/>
              <w:rPr>
                <w:rFonts w:ascii="Arial Narrow" w:hAnsi="Arial Narrow" w:cs="Arial"/>
                <w:color w:val="auto"/>
                <w:sz w:val="16"/>
                <w:szCs w:val="16"/>
                <w:lang w:val="en-GB"/>
              </w:rPr>
            </w:pPr>
          </w:p>
          <w:p w14:paraId="512E6EE5" w14:textId="77777777" w:rsidR="006B0501" w:rsidRPr="00014E44" w:rsidRDefault="006B0501" w:rsidP="00DE1185">
            <w:pPr>
              <w:pStyle w:val="CellBodyCentered"/>
              <w:rPr>
                <w:rFonts w:ascii="Arial Narrow" w:hAnsi="Arial Narrow" w:cs="Arial"/>
                <w:color w:val="auto"/>
                <w:sz w:val="16"/>
                <w:szCs w:val="16"/>
                <w:lang w:val="en-GB"/>
              </w:rPr>
            </w:pPr>
          </w:p>
          <w:p w14:paraId="7D611929" w14:textId="77777777" w:rsidR="006B0501" w:rsidRPr="00014E44" w:rsidRDefault="006B0501" w:rsidP="00DE1185">
            <w:pPr>
              <w:pStyle w:val="CellBodyCentered"/>
              <w:rPr>
                <w:rFonts w:ascii="Arial Narrow" w:hAnsi="Arial Narrow" w:cs="Arial"/>
                <w:color w:val="auto"/>
                <w:sz w:val="16"/>
                <w:szCs w:val="16"/>
                <w:lang w:val="en-GB"/>
              </w:rPr>
            </w:pPr>
          </w:p>
          <w:p w14:paraId="110F2F29" w14:textId="77777777" w:rsidR="006B0501" w:rsidRPr="00014E44" w:rsidRDefault="006B0501" w:rsidP="00DE1185">
            <w:pPr>
              <w:pStyle w:val="CellBodyCentered"/>
              <w:rPr>
                <w:rFonts w:ascii="Arial Narrow" w:hAnsi="Arial Narrow" w:cs="Arial"/>
                <w:color w:val="auto"/>
                <w:sz w:val="16"/>
                <w:szCs w:val="16"/>
                <w:lang w:val="en-GB"/>
              </w:rPr>
            </w:pPr>
          </w:p>
          <w:p w14:paraId="0E90F5B7" w14:textId="77777777" w:rsidR="006B0501" w:rsidRPr="00014E44" w:rsidRDefault="006B0501" w:rsidP="00DE1185">
            <w:pPr>
              <w:pStyle w:val="CellBodyCentered"/>
              <w:rPr>
                <w:rFonts w:ascii="Arial Narrow" w:hAnsi="Arial Narrow" w:cs="Arial"/>
                <w:color w:val="auto"/>
                <w:sz w:val="16"/>
                <w:szCs w:val="16"/>
                <w:lang w:val="en-GB"/>
              </w:rPr>
            </w:pPr>
          </w:p>
          <w:p w14:paraId="6A2F1B56" w14:textId="77777777" w:rsidR="006B0501" w:rsidRPr="00014E44" w:rsidRDefault="006B0501" w:rsidP="00DE1185">
            <w:pPr>
              <w:pStyle w:val="CellBodyCentered"/>
              <w:rPr>
                <w:rFonts w:ascii="Arial Narrow" w:hAnsi="Arial Narrow" w:cs="Arial"/>
                <w:color w:val="auto"/>
                <w:sz w:val="16"/>
                <w:szCs w:val="16"/>
                <w:lang w:val="en-GB"/>
              </w:rPr>
            </w:pPr>
          </w:p>
          <w:p w14:paraId="2C389260" w14:textId="77777777" w:rsidR="006B0501" w:rsidRPr="00014E44" w:rsidRDefault="006B0501" w:rsidP="00DE1185">
            <w:pPr>
              <w:pStyle w:val="CellBodyCentered"/>
              <w:rPr>
                <w:rFonts w:ascii="Arial Narrow" w:hAnsi="Arial Narrow" w:cs="Arial"/>
                <w:color w:val="auto"/>
                <w:sz w:val="16"/>
                <w:szCs w:val="16"/>
                <w:lang w:val="en-GB"/>
              </w:rPr>
            </w:pPr>
          </w:p>
          <w:p w14:paraId="11544871" w14:textId="77777777" w:rsidR="006B0501" w:rsidRPr="00014E44" w:rsidRDefault="006B0501" w:rsidP="00DE1185">
            <w:pPr>
              <w:pStyle w:val="CellBodyCentered"/>
              <w:rPr>
                <w:rFonts w:ascii="Arial Narrow" w:hAnsi="Arial Narrow" w:cs="Arial"/>
                <w:color w:val="auto"/>
                <w:sz w:val="16"/>
                <w:szCs w:val="16"/>
                <w:lang w:val="en-GB"/>
              </w:rPr>
            </w:pPr>
          </w:p>
          <w:p w14:paraId="696BC92D" w14:textId="77777777" w:rsidR="006B0501" w:rsidRPr="00014E44" w:rsidRDefault="006B0501" w:rsidP="00DE1185">
            <w:pPr>
              <w:pStyle w:val="CellBodyCentered"/>
              <w:rPr>
                <w:rFonts w:ascii="Arial Narrow" w:hAnsi="Arial Narrow" w:cs="Arial"/>
                <w:color w:val="auto"/>
                <w:sz w:val="16"/>
                <w:szCs w:val="16"/>
                <w:lang w:val="en-GB"/>
              </w:rPr>
            </w:pPr>
          </w:p>
          <w:p w14:paraId="6711B10A" w14:textId="77777777" w:rsidR="006B0501" w:rsidRPr="00014E44" w:rsidRDefault="006B0501" w:rsidP="00DE1185">
            <w:pPr>
              <w:pStyle w:val="CellBodyCentered"/>
              <w:rPr>
                <w:rFonts w:ascii="Arial Narrow" w:hAnsi="Arial Narrow" w:cs="Arial"/>
                <w:color w:val="auto"/>
                <w:sz w:val="16"/>
                <w:szCs w:val="16"/>
                <w:lang w:val="en-GB"/>
              </w:rPr>
            </w:pPr>
          </w:p>
          <w:p w14:paraId="2CC1C9D7" w14:textId="77777777" w:rsidR="006B0501" w:rsidRPr="00014E44" w:rsidRDefault="006B0501" w:rsidP="00DE1185">
            <w:pPr>
              <w:pStyle w:val="CellBodyCentered"/>
              <w:rPr>
                <w:rFonts w:ascii="Arial Narrow" w:hAnsi="Arial Narrow" w:cs="Arial"/>
                <w:color w:val="auto"/>
                <w:sz w:val="16"/>
                <w:szCs w:val="16"/>
                <w:lang w:val="en-GB"/>
              </w:rPr>
            </w:pPr>
          </w:p>
          <w:p w14:paraId="21690497" w14:textId="77777777" w:rsidR="006B0501" w:rsidRPr="00014E44" w:rsidRDefault="006B0501" w:rsidP="00DE1185">
            <w:pPr>
              <w:pStyle w:val="CellBodyCentered"/>
              <w:rPr>
                <w:rFonts w:ascii="Arial Narrow" w:hAnsi="Arial Narrow" w:cs="Arial"/>
                <w:color w:val="auto"/>
                <w:sz w:val="16"/>
                <w:szCs w:val="16"/>
                <w:lang w:val="en-GB"/>
              </w:rPr>
            </w:pPr>
          </w:p>
          <w:p w14:paraId="54E1D345" w14:textId="77777777" w:rsidR="006B0501" w:rsidRPr="00014E44" w:rsidRDefault="006B0501" w:rsidP="00DE1185">
            <w:pPr>
              <w:pStyle w:val="CellBodyCentered"/>
              <w:rPr>
                <w:rFonts w:ascii="Arial Narrow" w:hAnsi="Arial Narrow" w:cs="Arial"/>
                <w:color w:val="auto"/>
                <w:sz w:val="16"/>
                <w:szCs w:val="16"/>
                <w:lang w:val="en-GB"/>
              </w:rPr>
            </w:pPr>
          </w:p>
          <w:p w14:paraId="7672E3AB" w14:textId="77777777" w:rsidR="006B0501" w:rsidRPr="00014E44" w:rsidRDefault="006B0501" w:rsidP="00DE1185">
            <w:pPr>
              <w:pStyle w:val="CellBodyCentered"/>
              <w:rPr>
                <w:rFonts w:ascii="Arial Narrow" w:hAnsi="Arial Narrow" w:cs="Arial"/>
                <w:color w:val="auto"/>
                <w:sz w:val="16"/>
                <w:szCs w:val="16"/>
                <w:lang w:val="en-GB"/>
              </w:rPr>
            </w:pPr>
          </w:p>
          <w:p w14:paraId="3094FCA6" w14:textId="77777777" w:rsidR="006B0501" w:rsidRPr="00014E44" w:rsidRDefault="006B0501" w:rsidP="00DE1185">
            <w:pPr>
              <w:pStyle w:val="CellBodyCentered"/>
              <w:rPr>
                <w:rFonts w:ascii="Arial Narrow" w:hAnsi="Arial Narrow" w:cs="Arial"/>
                <w:color w:val="auto"/>
                <w:sz w:val="16"/>
                <w:szCs w:val="16"/>
                <w:lang w:val="en-GB"/>
              </w:rPr>
            </w:pPr>
          </w:p>
          <w:p w14:paraId="5EAD4AF0" w14:textId="77777777" w:rsidR="006B0501" w:rsidRPr="00014E44" w:rsidRDefault="006B0501" w:rsidP="00DE1185">
            <w:pPr>
              <w:pStyle w:val="CellBodyCentered"/>
              <w:rPr>
                <w:rFonts w:ascii="Arial Narrow" w:hAnsi="Arial Narrow" w:cs="Arial"/>
                <w:color w:val="auto"/>
                <w:sz w:val="16"/>
                <w:szCs w:val="16"/>
                <w:lang w:val="en-GB"/>
              </w:rPr>
            </w:pPr>
          </w:p>
          <w:p w14:paraId="3920C2D6" w14:textId="77777777" w:rsidR="006B0501" w:rsidRPr="00014E44" w:rsidRDefault="006B0501" w:rsidP="00DE1185">
            <w:pPr>
              <w:pStyle w:val="CellBodyCentered"/>
              <w:rPr>
                <w:rFonts w:ascii="Arial Narrow" w:hAnsi="Arial Narrow" w:cs="Arial"/>
                <w:color w:val="auto"/>
                <w:sz w:val="16"/>
                <w:szCs w:val="16"/>
                <w:lang w:val="en-GB"/>
              </w:rPr>
            </w:pPr>
          </w:p>
          <w:p w14:paraId="38DF69EE" w14:textId="77777777" w:rsidR="006B0501" w:rsidRPr="00014E44" w:rsidRDefault="006B0501" w:rsidP="00DE1185">
            <w:pPr>
              <w:pStyle w:val="CellBodyCentered"/>
              <w:rPr>
                <w:rFonts w:ascii="Arial Narrow" w:hAnsi="Arial Narrow" w:cs="Arial"/>
                <w:color w:val="auto"/>
                <w:sz w:val="16"/>
                <w:szCs w:val="16"/>
                <w:lang w:val="en-GB"/>
              </w:rPr>
            </w:pPr>
          </w:p>
          <w:p w14:paraId="6DEF8F4C" w14:textId="77777777" w:rsidR="006B0501" w:rsidRPr="00014E44" w:rsidRDefault="006B0501" w:rsidP="00DE1185">
            <w:pPr>
              <w:pStyle w:val="CellBodyCentered"/>
              <w:rPr>
                <w:rFonts w:ascii="Arial Narrow" w:hAnsi="Arial Narrow" w:cs="Arial"/>
                <w:color w:val="auto"/>
                <w:sz w:val="16"/>
                <w:szCs w:val="16"/>
                <w:lang w:val="en-GB"/>
              </w:rPr>
            </w:pPr>
          </w:p>
          <w:p w14:paraId="1A594D86" w14:textId="77777777" w:rsidR="006B0501" w:rsidRPr="00014E44" w:rsidRDefault="006B0501" w:rsidP="00DE1185">
            <w:pPr>
              <w:pStyle w:val="CellBodyCentered"/>
              <w:rPr>
                <w:rFonts w:ascii="Arial Narrow" w:hAnsi="Arial Narrow" w:cs="Arial"/>
                <w:color w:val="auto"/>
                <w:sz w:val="16"/>
                <w:szCs w:val="16"/>
                <w:lang w:val="en-GB"/>
              </w:rPr>
            </w:pPr>
          </w:p>
          <w:p w14:paraId="6EFFCB58" w14:textId="77777777" w:rsidR="006B0501" w:rsidRPr="00014E44" w:rsidRDefault="006B0501" w:rsidP="00DE1185">
            <w:pPr>
              <w:pStyle w:val="CellBodyCentered"/>
              <w:rPr>
                <w:rFonts w:ascii="Arial Narrow" w:hAnsi="Arial Narrow" w:cs="Arial"/>
                <w:color w:val="auto"/>
                <w:sz w:val="16"/>
                <w:szCs w:val="16"/>
                <w:lang w:val="en-GB"/>
              </w:rPr>
            </w:pPr>
          </w:p>
          <w:p w14:paraId="6628DB9D" w14:textId="77777777" w:rsidR="006B0501" w:rsidRPr="00014E44" w:rsidRDefault="006B0501" w:rsidP="00DE1185">
            <w:pPr>
              <w:pStyle w:val="CellBodyCentered"/>
              <w:rPr>
                <w:rFonts w:ascii="Arial Narrow" w:hAnsi="Arial Narrow" w:cs="Arial"/>
                <w:color w:val="auto"/>
                <w:sz w:val="16"/>
                <w:szCs w:val="16"/>
                <w:lang w:val="en-GB"/>
              </w:rPr>
            </w:pPr>
          </w:p>
          <w:p w14:paraId="487DFE8F" w14:textId="77777777" w:rsidR="006B0501" w:rsidRPr="00014E44" w:rsidRDefault="006B0501" w:rsidP="00DE1185">
            <w:pPr>
              <w:pStyle w:val="CellBodyCentered"/>
              <w:rPr>
                <w:rFonts w:ascii="Arial Narrow" w:hAnsi="Arial Narrow" w:cs="Arial"/>
                <w:color w:val="auto"/>
                <w:sz w:val="16"/>
                <w:szCs w:val="16"/>
                <w:lang w:val="en-GB"/>
              </w:rPr>
            </w:pPr>
          </w:p>
          <w:p w14:paraId="249B9CB3" w14:textId="77777777" w:rsidR="006B0501" w:rsidRPr="00014E44" w:rsidRDefault="006B0501" w:rsidP="00DE1185">
            <w:pPr>
              <w:pStyle w:val="CellBodyCentered"/>
              <w:rPr>
                <w:rFonts w:ascii="Arial Narrow" w:hAnsi="Arial Narrow" w:cs="Arial"/>
                <w:color w:val="auto"/>
                <w:sz w:val="16"/>
                <w:szCs w:val="16"/>
                <w:lang w:val="en-GB"/>
              </w:rPr>
            </w:pPr>
          </w:p>
          <w:p w14:paraId="00D75653" w14:textId="77777777" w:rsidR="006B0501" w:rsidRPr="00014E44" w:rsidRDefault="006B0501" w:rsidP="00DE1185">
            <w:pPr>
              <w:pStyle w:val="CellBodyCentered"/>
              <w:rPr>
                <w:rFonts w:ascii="Arial Narrow" w:hAnsi="Arial Narrow" w:cs="Arial"/>
                <w:color w:val="auto"/>
                <w:sz w:val="16"/>
                <w:szCs w:val="16"/>
                <w:lang w:val="en-GB"/>
              </w:rPr>
            </w:pPr>
          </w:p>
          <w:p w14:paraId="601752B7" w14:textId="77777777" w:rsidR="006B0501" w:rsidRPr="00014E44" w:rsidRDefault="006B0501" w:rsidP="00DE1185">
            <w:pPr>
              <w:pStyle w:val="CellBodyCentered"/>
              <w:rPr>
                <w:rFonts w:ascii="Arial Narrow" w:hAnsi="Arial Narrow" w:cs="Arial"/>
                <w:color w:val="auto"/>
                <w:sz w:val="16"/>
                <w:szCs w:val="16"/>
                <w:lang w:val="en-GB"/>
              </w:rPr>
            </w:pPr>
          </w:p>
          <w:p w14:paraId="79CD28E5" w14:textId="77777777" w:rsidR="006B0501" w:rsidRPr="00014E44" w:rsidRDefault="006B0501" w:rsidP="00DE1185">
            <w:pPr>
              <w:pStyle w:val="CellBodyCentered"/>
              <w:rPr>
                <w:rFonts w:ascii="Arial Narrow" w:hAnsi="Arial Narrow" w:cs="Arial"/>
                <w:color w:val="auto"/>
                <w:sz w:val="16"/>
                <w:szCs w:val="16"/>
                <w:lang w:val="en-GB"/>
              </w:rPr>
            </w:pPr>
          </w:p>
          <w:p w14:paraId="4EA6CC81" w14:textId="77777777" w:rsidR="006B0501" w:rsidRPr="00014E44" w:rsidRDefault="006B0501" w:rsidP="00DE1185">
            <w:pPr>
              <w:pStyle w:val="CellBodyCentered"/>
              <w:rPr>
                <w:rFonts w:ascii="Arial Narrow" w:hAnsi="Arial Narrow" w:cs="Arial"/>
                <w:color w:val="auto"/>
                <w:sz w:val="16"/>
                <w:szCs w:val="16"/>
                <w:lang w:val="en-GB"/>
              </w:rPr>
            </w:pPr>
          </w:p>
          <w:p w14:paraId="70005FAE" w14:textId="77777777" w:rsidR="006B0501" w:rsidRPr="00014E44" w:rsidRDefault="006B0501" w:rsidP="00DE1185">
            <w:pPr>
              <w:pStyle w:val="CellBodyCentered"/>
              <w:rPr>
                <w:rFonts w:ascii="Arial Narrow" w:hAnsi="Arial Narrow" w:cs="Arial"/>
                <w:color w:val="auto"/>
                <w:sz w:val="16"/>
                <w:szCs w:val="16"/>
                <w:lang w:val="en-GB"/>
              </w:rPr>
            </w:pPr>
          </w:p>
          <w:p w14:paraId="08417EAA" w14:textId="77777777" w:rsidR="00CB03C9" w:rsidRDefault="00CB03C9" w:rsidP="00DE1185">
            <w:pPr>
              <w:pStyle w:val="CellBodyCentered"/>
              <w:rPr>
                <w:rFonts w:ascii="Arial Narrow" w:hAnsi="Arial Narrow" w:cs="Arial"/>
                <w:color w:val="auto"/>
                <w:sz w:val="16"/>
                <w:szCs w:val="16"/>
                <w:lang w:val="en-GB"/>
              </w:rPr>
            </w:pPr>
          </w:p>
          <w:p w14:paraId="7C671BB2" w14:textId="77777777" w:rsidR="00CB03C9" w:rsidRDefault="00CB03C9" w:rsidP="00DE1185">
            <w:pPr>
              <w:pStyle w:val="CellBodyCentered"/>
              <w:rPr>
                <w:rFonts w:ascii="Arial Narrow" w:hAnsi="Arial Narrow" w:cs="Arial"/>
                <w:color w:val="auto"/>
                <w:sz w:val="16"/>
                <w:szCs w:val="16"/>
                <w:lang w:val="en-GB"/>
              </w:rPr>
            </w:pPr>
          </w:p>
          <w:p w14:paraId="4B95B5BF" w14:textId="77777777" w:rsidR="00CB03C9" w:rsidRDefault="00CB03C9" w:rsidP="00DE1185">
            <w:pPr>
              <w:pStyle w:val="CellBodyCentered"/>
              <w:rPr>
                <w:rFonts w:ascii="Arial Narrow" w:hAnsi="Arial Narrow" w:cs="Arial"/>
                <w:color w:val="auto"/>
                <w:sz w:val="16"/>
                <w:szCs w:val="16"/>
                <w:lang w:val="en-GB"/>
              </w:rPr>
            </w:pPr>
          </w:p>
          <w:p w14:paraId="09294D30" w14:textId="77777777" w:rsidR="00CB03C9" w:rsidRDefault="00CB03C9" w:rsidP="00DE1185">
            <w:pPr>
              <w:pStyle w:val="CellBodyCentered"/>
              <w:rPr>
                <w:rFonts w:ascii="Arial Narrow" w:hAnsi="Arial Narrow" w:cs="Arial"/>
                <w:color w:val="auto"/>
                <w:sz w:val="16"/>
                <w:szCs w:val="16"/>
                <w:lang w:val="en-GB"/>
              </w:rPr>
            </w:pPr>
          </w:p>
          <w:p w14:paraId="010B7B13" w14:textId="77777777" w:rsidR="00CB03C9" w:rsidRDefault="00CB03C9" w:rsidP="00DE1185">
            <w:pPr>
              <w:pStyle w:val="CellBodyCentered"/>
              <w:rPr>
                <w:rFonts w:ascii="Arial Narrow" w:hAnsi="Arial Narrow" w:cs="Arial"/>
                <w:color w:val="auto"/>
                <w:sz w:val="16"/>
                <w:szCs w:val="16"/>
                <w:lang w:val="en-GB"/>
              </w:rPr>
            </w:pPr>
          </w:p>
          <w:p w14:paraId="344FE80E" w14:textId="77777777" w:rsidR="00CB03C9" w:rsidRDefault="00CB03C9" w:rsidP="00DE1185">
            <w:pPr>
              <w:pStyle w:val="CellBodyCentered"/>
              <w:rPr>
                <w:rFonts w:ascii="Arial Narrow" w:hAnsi="Arial Narrow" w:cs="Arial"/>
                <w:color w:val="auto"/>
                <w:sz w:val="16"/>
                <w:szCs w:val="16"/>
                <w:lang w:val="en-GB"/>
              </w:rPr>
            </w:pPr>
          </w:p>
          <w:p w14:paraId="34B7A822" w14:textId="77777777" w:rsidR="00CB03C9" w:rsidRDefault="00CB03C9" w:rsidP="00DE1185">
            <w:pPr>
              <w:pStyle w:val="CellBodyCentered"/>
              <w:rPr>
                <w:rFonts w:ascii="Arial Narrow" w:hAnsi="Arial Narrow" w:cs="Arial"/>
                <w:color w:val="auto"/>
                <w:sz w:val="16"/>
                <w:szCs w:val="16"/>
                <w:lang w:val="en-GB"/>
              </w:rPr>
            </w:pPr>
          </w:p>
          <w:p w14:paraId="2EF564B9" w14:textId="77777777" w:rsidR="00CB03C9" w:rsidRDefault="00CB03C9" w:rsidP="00DE1185">
            <w:pPr>
              <w:pStyle w:val="CellBodyCentered"/>
              <w:rPr>
                <w:rFonts w:ascii="Arial Narrow" w:hAnsi="Arial Narrow" w:cs="Arial"/>
                <w:color w:val="auto"/>
                <w:sz w:val="16"/>
                <w:szCs w:val="16"/>
                <w:lang w:val="en-GB"/>
              </w:rPr>
            </w:pPr>
          </w:p>
          <w:p w14:paraId="1A5F041C" w14:textId="77777777" w:rsidR="00CB03C9" w:rsidRDefault="00CB03C9" w:rsidP="00DE1185">
            <w:pPr>
              <w:pStyle w:val="CellBodyCentered"/>
              <w:rPr>
                <w:rFonts w:ascii="Arial Narrow" w:hAnsi="Arial Narrow" w:cs="Arial"/>
                <w:color w:val="auto"/>
                <w:sz w:val="16"/>
                <w:szCs w:val="16"/>
                <w:lang w:val="en-GB"/>
              </w:rPr>
            </w:pPr>
          </w:p>
          <w:p w14:paraId="316F3AC4" w14:textId="77777777" w:rsidR="00CB03C9" w:rsidRDefault="00CB03C9" w:rsidP="00DE1185">
            <w:pPr>
              <w:pStyle w:val="CellBodyCentered"/>
              <w:rPr>
                <w:rFonts w:ascii="Arial Narrow" w:hAnsi="Arial Narrow" w:cs="Arial"/>
                <w:color w:val="auto"/>
                <w:sz w:val="16"/>
                <w:szCs w:val="16"/>
                <w:lang w:val="en-GB"/>
              </w:rPr>
            </w:pPr>
          </w:p>
          <w:p w14:paraId="57EE1753" w14:textId="77777777" w:rsidR="00CB03C9" w:rsidRDefault="00CB03C9" w:rsidP="00DE1185">
            <w:pPr>
              <w:pStyle w:val="CellBodyCentered"/>
              <w:rPr>
                <w:rFonts w:ascii="Arial Narrow" w:hAnsi="Arial Narrow" w:cs="Arial"/>
                <w:color w:val="auto"/>
                <w:sz w:val="16"/>
                <w:szCs w:val="16"/>
                <w:lang w:val="en-GB"/>
              </w:rPr>
            </w:pPr>
          </w:p>
          <w:p w14:paraId="5425AC54" w14:textId="3E4A5F09" w:rsidR="006B0501" w:rsidRPr="00014E44" w:rsidRDefault="006B0501"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44510528" w14:textId="77777777" w:rsidR="006B0501" w:rsidRPr="00014E44" w:rsidRDefault="006B0501" w:rsidP="00DE1185">
            <w:pPr>
              <w:pStyle w:val="CellBody"/>
              <w:rPr>
                <w:rFonts w:ascii="Arial Narrow" w:hAnsi="Arial Narrow" w:cs="Arial"/>
                <w:color w:val="auto"/>
                <w:sz w:val="16"/>
                <w:szCs w:val="16"/>
                <w:u w:val="single"/>
                <w:lang w:val="en-GB"/>
              </w:rPr>
            </w:pPr>
          </w:p>
          <w:p w14:paraId="6BCD3921" w14:textId="4AA8C0C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r w:rsidR="00C42CE9">
              <w:rPr>
                <w:rFonts w:ascii="Arial Narrow" w:hAnsi="Arial Narrow" w:cs="Arial"/>
                <w:color w:val="auto"/>
                <w:sz w:val="16"/>
                <w:szCs w:val="16"/>
                <w:u w:val="single"/>
              </w:rPr>
              <w:t xml:space="preserve"> </w:t>
            </w:r>
            <w:r w:rsidRPr="00014E44">
              <w:rPr>
                <w:rFonts w:ascii="Arial Narrow" w:hAnsi="Arial Narrow" w:cs="Arial"/>
                <w:color w:val="auto"/>
                <w:sz w:val="16"/>
                <w:szCs w:val="16"/>
                <w:lang w:val="en-GB"/>
              </w:rPr>
              <w:t>(limited by flange ratings)</w:t>
            </w:r>
          </w:p>
          <w:p w14:paraId="3B15A47E" w14:textId="7D336B21" w:rsidR="006B0501" w:rsidRPr="00014E44" w:rsidRDefault="00571500" w:rsidP="00DE1185">
            <w:pPr>
              <w:pStyle w:val="TableText"/>
              <w:rPr>
                <w:rFonts w:ascii="Arial Narrow" w:hAnsi="Arial Narrow"/>
                <w:color w:val="auto"/>
                <w:szCs w:val="16"/>
              </w:rPr>
            </w:pPr>
            <w:r w:rsidRPr="00014E44">
              <w:rPr>
                <w:rFonts w:ascii="Arial Narrow" w:hAnsi="Arial Narrow" w:cs="Arial"/>
                <w:color w:val="auto"/>
                <w:szCs w:val="16"/>
                <w:lang w:val="en-GB"/>
              </w:rPr>
              <w:t>-</w:t>
            </w:r>
            <w:del w:id="4657" w:author="Zhunisbayev, Olzhasbek A [Bolashak Atyrau Limited]" w:date="2022-09-18T20:40:00Z">
              <w:r w:rsidRPr="00014E44" w:rsidDel="00154639">
                <w:rPr>
                  <w:rFonts w:ascii="Arial Narrow" w:hAnsi="Arial Narrow" w:cs="Arial"/>
                  <w:color w:val="auto"/>
                  <w:szCs w:val="16"/>
                  <w:lang w:val="en-GB"/>
                </w:rPr>
                <w:delText xml:space="preserve">46 </w:delText>
              </w:r>
            </w:del>
            <w:ins w:id="4658" w:author="Zhunisbayev, Olzhasbek A [Bolashak Atyrau Limited]" w:date="2022-09-18T20:40:00Z">
              <w:r w:rsidRPr="00014E44">
                <w:rPr>
                  <w:rFonts w:ascii="Arial Narrow" w:hAnsi="Arial Narrow" w:cs="Arial"/>
                  <w:color w:val="auto"/>
                  <w:szCs w:val="16"/>
                  <w:lang w:val="en-GB"/>
                </w:rPr>
                <w:t>40</w:t>
              </w:r>
            </w:ins>
            <w:r w:rsidR="006B0501" w:rsidRPr="00014E44">
              <w:rPr>
                <w:rFonts w:ascii="Arial Narrow" w:hAnsi="Arial Narrow"/>
                <w:color w:val="auto"/>
                <w:szCs w:val="16"/>
              </w:rPr>
              <w:t xml:space="preserve"> to 38°</w:t>
            </w:r>
            <w:r w:rsidR="006B0501" w:rsidRPr="00014E44">
              <w:rPr>
                <w:rFonts w:ascii="Arial Narrow" w:hAnsi="Arial Narrow"/>
                <w:snapToGrid w:val="0"/>
                <w:color w:val="auto"/>
                <w:szCs w:val="16"/>
              </w:rPr>
              <w:t xml:space="preserve">C </w:t>
            </w:r>
            <w:r w:rsidR="006B0501" w:rsidRPr="00014E44">
              <w:rPr>
                <w:rFonts w:ascii="Arial Narrow" w:hAnsi="Arial Narrow"/>
                <w:color w:val="auto"/>
                <w:szCs w:val="16"/>
              </w:rPr>
              <w:t>= 19.6 barg</w:t>
            </w:r>
          </w:p>
          <w:p w14:paraId="48545934" w14:textId="38A1CB92"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19.2 </w:t>
            </w:r>
            <w:r w:rsidRPr="00014E44">
              <w:rPr>
                <w:rFonts w:ascii="Arial Narrow" w:hAnsi="Arial Narrow"/>
                <w:color w:val="auto"/>
                <w:szCs w:val="16"/>
              </w:rPr>
              <w:t>barg</w:t>
            </w:r>
          </w:p>
          <w:p w14:paraId="66EEFB27" w14:textId="320B802C"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100°</w:t>
            </w:r>
            <w:r w:rsidRPr="00014E44">
              <w:rPr>
                <w:rFonts w:ascii="Arial Narrow" w:hAnsi="Arial Narrow"/>
                <w:snapToGrid w:val="0"/>
                <w:color w:val="auto"/>
                <w:szCs w:val="16"/>
              </w:rPr>
              <w:t xml:space="preserve">C = 17.7 </w:t>
            </w:r>
            <w:r w:rsidRPr="00014E44">
              <w:rPr>
                <w:rFonts w:ascii="Arial Narrow" w:hAnsi="Arial Narrow"/>
                <w:color w:val="auto"/>
                <w:szCs w:val="16"/>
              </w:rPr>
              <w:t>barg</w:t>
            </w:r>
          </w:p>
          <w:p w14:paraId="7925EA25" w14:textId="7E40F38B"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15.8 </w:t>
            </w:r>
            <w:r w:rsidRPr="00014E44">
              <w:rPr>
                <w:rFonts w:ascii="Arial Narrow" w:hAnsi="Arial Narrow" w:cs="Arial"/>
                <w:color w:val="auto"/>
                <w:sz w:val="16"/>
                <w:szCs w:val="16"/>
                <w:lang w:val="en-GB"/>
              </w:rPr>
              <w:t>barg</w:t>
            </w:r>
          </w:p>
          <w:p w14:paraId="3E948B9F" w14:textId="1CCC1A5A"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13.8 </w:t>
            </w:r>
            <w:r w:rsidRPr="00014E44">
              <w:rPr>
                <w:rFonts w:ascii="Arial Narrow" w:hAnsi="Arial Narrow" w:cs="Arial"/>
                <w:color w:val="auto"/>
                <w:sz w:val="16"/>
                <w:szCs w:val="16"/>
                <w:lang w:val="en-GB"/>
              </w:rPr>
              <w:t>barg</w:t>
            </w:r>
          </w:p>
          <w:p w14:paraId="63BD281A" w14:textId="5D1BB61A"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olor w:val="auto"/>
                <w:sz w:val="16"/>
                <w:szCs w:val="16"/>
              </w:rPr>
              <w:t>232 °</w:t>
            </w:r>
            <w:r w:rsidRPr="00014E44">
              <w:rPr>
                <w:rFonts w:ascii="Arial Narrow" w:hAnsi="Arial Narrow"/>
                <w:snapToGrid w:val="0"/>
                <w:color w:val="auto"/>
                <w:sz w:val="16"/>
                <w:szCs w:val="16"/>
              </w:rPr>
              <w:t xml:space="preserve">C = 12.7 </w:t>
            </w:r>
            <w:r w:rsidRPr="00014E44">
              <w:rPr>
                <w:rFonts w:ascii="Arial Narrow" w:hAnsi="Arial Narrow" w:cs="Arial"/>
                <w:color w:val="auto"/>
                <w:sz w:val="16"/>
                <w:szCs w:val="16"/>
                <w:lang w:val="en-GB"/>
              </w:rPr>
              <w:t>barg</w:t>
            </w:r>
          </w:p>
          <w:p w14:paraId="2068D2B5" w14:textId="77777777" w:rsidR="00C91013" w:rsidRDefault="00C91013" w:rsidP="00DE1185">
            <w:pPr>
              <w:pStyle w:val="CellBody"/>
              <w:rPr>
                <w:rFonts w:ascii="Arial Narrow" w:hAnsi="Arial Narrow" w:cs="Arial"/>
                <w:color w:val="auto"/>
                <w:sz w:val="16"/>
                <w:szCs w:val="16"/>
                <w:lang w:val="en-GB"/>
              </w:rPr>
            </w:pPr>
          </w:p>
          <w:p w14:paraId="6AB86960" w14:textId="137C3E25"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Note 4</w:t>
            </w:r>
          </w:p>
          <w:p w14:paraId="3FAF7259" w14:textId="77777777" w:rsidR="006B0501" w:rsidRPr="00014E44" w:rsidRDefault="006B0501" w:rsidP="00DE1185">
            <w:pPr>
              <w:pStyle w:val="CellBody"/>
              <w:rPr>
                <w:rFonts w:ascii="Arial Narrow" w:hAnsi="Arial Narrow" w:cs="Arial"/>
                <w:color w:val="auto"/>
                <w:sz w:val="16"/>
                <w:szCs w:val="16"/>
              </w:rPr>
            </w:pPr>
          </w:p>
          <w:p w14:paraId="48C29E71" w14:textId="77777777" w:rsidR="006B0501" w:rsidRPr="00014E44" w:rsidRDefault="006B0501" w:rsidP="00DE1185">
            <w:pPr>
              <w:pStyle w:val="CellBody"/>
              <w:rPr>
                <w:rFonts w:ascii="Arial Narrow" w:hAnsi="Arial Narrow" w:cs="Arial"/>
                <w:color w:val="auto"/>
                <w:sz w:val="16"/>
                <w:szCs w:val="16"/>
              </w:rPr>
            </w:pPr>
          </w:p>
          <w:p w14:paraId="6D453448" w14:textId="77777777" w:rsidR="006B0501" w:rsidRPr="00014E44" w:rsidRDefault="006B0501" w:rsidP="00DE1185">
            <w:pPr>
              <w:pStyle w:val="CellBody"/>
              <w:rPr>
                <w:rFonts w:ascii="Arial Narrow" w:hAnsi="Arial Narrow" w:cs="Arial"/>
                <w:color w:val="auto"/>
                <w:sz w:val="16"/>
                <w:szCs w:val="16"/>
              </w:rPr>
            </w:pPr>
          </w:p>
          <w:p w14:paraId="12F3A931" w14:textId="77777777" w:rsidR="006B0501" w:rsidRPr="00014E44" w:rsidRDefault="006B0501" w:rsidP="00DE1185">
            <w:pPr>
              <w:pStyle w:val="CellBody"/>
              <w:rPr>
                <w:rFonts w:ascii="Arial Narrow" w:hAnsi="Arial Narrow" w:cs="Arial"/>
                <w:color w:val="auto"/>
                <w:sz w:val="16"/>
                <w:szCs w:val="16"/>
              </w:rPr>
            </w:pPr>
          </w:p>
          <w:p w14:paraId="28AE7A2B" w14:textId="77777777" w:rsidR="006B0501" w:rsidRPr="00014E44" w:rsidRDefault="006B0501" w:rsidP="00DE1185">
            <w:pPr>
              <w:pStyle w:val="CellBody"/>
              <w:rPr>
                <w:rFonts w:ascii="Arial Narrow" w:hAnsi="Arial Narrow" w:cs="Arial"/>
                <w:color w:val="auto"/>
                <w:sz w:val="16"/>
                <w:szCs w:val="16"/>
              </w:rPr>
            </w:pPr>
          </w:p>
          <w:p w14:paraId="48919465" w14:textId="77777777" w:rsidR="006B0501" w:rsidRPr="00014E44" w:rsidRDefault="006B0501" w:rsidP="00DE1185">
            <w:pPr>
              <w:pStyle w:val="CellBody"/>
              <w:rPr>
                <w:rFonts w:ascii="Arial Narrow" w:hAnsi="Arial Narrow" w:cs="Arial"/>
                <w:color w:val="auto"/>
                <w:sz w:val="16"/>
                <w:szCs w:val="16"/>
              </w:rPr>
            </w:pPr>
          </w:p>
          <w:p w14:paraId="13F6B931" w14:textId="77777777" w:rsidR="006B0501" w:rsidRPr="00014E44" w:rsidRDefault="006B0501" w:rsidP="00DE1185">
            <w:pPr>
              <w:pStyle w:val="CellBody"/>
              <w:rPr>
                <w:rFonts w:ascii="Arial Narrow" w:hAnsi="Arial Narrow" w:cs="Arial"/>
                <w:color w:val="auto"/>
                <w:sz w:val="16"/>
                <w:szCs w:val="16"/>
              </w:rPr>
            </w:pPr>
          </w:p>
          <w:p w14:paraId="7B2B3FC0" w14:textId="77777777" w:rsidR="006B0501" w:rsidRPr="00014E44" w:rsidRDefault="006B0501" w:rsidP="00DE1185">
            <w:pPr>
              <w:pStyle w:val="CellBody"/>
              <w:rPr>
                <w:rFonts w:ascii="Arial Narrow" w:hAnsi="Arial Narrow" w:cs="Arial"/>
                <w:color w:val="auto"/>
                <w:sz w:val="16"/>
                <w:szCs w:val="16"/>
              </w:rPr>
            </w:pPr>
          </w:p>
          <w:p w14:paraId="4539965F" w14:textId="77777777" w:rsidR="006B0501" w:rsidRPr="00014E44" w:rsidRDefault="006B0501" w:rsidP="00DE1185">
            <w:pPr>
              <w:pStyle w:val="CellBody"/>
              <w:rPr>
                <w:rFonts w:ascii="Arial Narrow" w:hAnsi="Arial Narrow" w:cs="Arial"/>
                <w:color w:val="auto"/>
                <w:sz w:val="16"/>
                <w:szCs w:val="16"/>
              </w:rPr>
            </w:pPr>
          </w:p>
          <w:p w14:paraId="4D4A8A76" w14:textId="77777777" w:rsidR="006B0501" w:rsidRPr="00014E44" w:rsidRDefault="006B0501" w:rsidP="00DE1185">
            <w:pPr>
              <w:pStyle w:val="CellBody"/>
              <w:rPr>
                <w:rFonts w:ascii="Arial Narrow" w:hAnsi="Arial Narrow" w:cs="Arial"/>
                <w:color w:val="auto"/>
                <w:sz w:val="16"/>
                <w:szCs w:val="16"/>
              </w:rPr>
            </w:pPr>
          </w:p>
          <w:p w14:paraId="3FAEA370" w14:textId="77777777" w:rsidR="006B0501" w:rsidRPr="00014E44" w:rsidRDefault="006B0501" w:rsidP="00DE1185">
            <w:pPr>
              <w:pStyle w:val="CellBody"/>
              <w:rPr>
                <w:rFonts w:ascii="Arial Narrow" w:hAnsi="Arial Narrow" w:cs="Arial"/>
                <w:color w:val="auto"/>
                <w:sz w:val="16"/>
                <w:szCs w:val="16"/>
              </w:rPr>
            </w:pPr>
          </w:p>
          <w:p w14:paraId="29C0DFF9" w14:textId="77777777" w:rsidR="006B0501" w:rsidRPr="00014E44" w:rsidRDefault="006B0501" w:rsidP="00DE1185">
            <w:pPr>
              <w:pStyle w:val="CellBody"/>
              <w:rPr>
                <w:rFonts w:ascii="Arial Narrow" w:hAnsi="Arial Narrow" w:cs="Arial"/>
                <w:color w:val="auto"/>
                <w:sz w:val="16"/>
                <w:szCs w:val="16"/>
              </w:rPr>
            </w:pPr>
          </w:p>
          <w:p w14:paraId="675D1697" w14:textId="77777777" w:rsidR="006B0501" w:rsidRPr="00014E44" w:rsidRDefault="006B0501" w:rsidP="00DE1185">
            <w:pPr>
              <w:pStyle w:val="CellBody"/>
              <w:rPr>
                <w:rFonts w:ascii="Arial Narrow" w:hAnsi="Arial Narrow" w:cs="Arial"/>
                <w:color w:val="auto"/>
                <w:sz w:val="16"/>
                <w:szCs w:val="16"/>
              </w:rPr>
            </w:pPr>
          </w:p>
          <w:p w14:paraId="79389577" w14:textId="77777777" w:rsidR="006B0501" w:rsidRPr="00014E44" w:rsidRDefault="006B0501" w:rsidP="00DE1185">
            <w:pPr>
              <w:pStyle w:val="CellBody"/>
              <w:rPr>
                <w:rFonts w:ascii="Arial Narrow" w:hAnsi="Arial Narrow" w:cs="Arial"/>
                <w:color w:val="auto"/>
                <w:sz w:val="16"/>
                <w:szCs w:val="16"/>
              </w:rPr>
            </w:pPr>
          </w:p>
          <w:p w14:paraId="0ACAE4AE" w14:textId="77777777" w:rsidR="006B0501" w:rsidRPr="00014E44" w:rsidRDefault="006B0501" w:rsidP="00DE1185">
            <w:pPr>
              <w:pStyle w:val="CellBody"/>
              <w:rPr>
                <w:rFonts w:ascii="Arial Narrow" w:hAnsi="Arial Narrow" w:cs="Arial"/>
                <w:color w:val="auto"/>
                <w:sz w:val="16"/>
                <w:szCs w:val="16"/>
              </w:rPr>
            </w:pPr>
          </w:p>
          <w:p w14:paraId="24B390CC" w14:textId="77777777" w:rsidR="006B0501" w:rsidRPr="00014E44" w:rsidRDefault="006B0501" w:rsidP="00DE1185">
            <w:pPr>
              <w:pStyle w:val="CellBody"/>
              <w:rPr>
                <w:rFonts w:ascii="Arial Narrow" w:hAnsi="Arial Narrow" w:cs="Arial"/>
                <w:color w:val="auto"/>
                <w:sz w:val="16"/>
                <w:szCs w:val="16"/>
              </w:rPr>
            </w:pPr>
          </w:p>
          <w:p w14:paraId="17C6B4AF" w14:textId="77777777" w:rsidR="006B0501" w:rsidRPr="00014E44" w:rsidRDefault="006B0501" w:rsidP="00DE1185">
            <w:pPr>
              <w:pStyle w:val="CellBody"/>
              <w:rPr>
                <w:rFonts w:ascii="Arial Narrow" w:hAnsi="Arial Narrow" w:cs="Arial"/>
                <w:color w:val="auto"/>
                <w:sz w:val="16"/>
                <w:szCs w:val="16"/>
              </w:rPr>
            </w:pPr>
          </w:p>
          <w:p w14:paraId="3D0E577F" w14:textId="77777777" w:rsidR="006B0501" w:rsidRPr="00014E44" w:rsidRDefault="006B0501" w:rsidP="00DE1185">
            <w:pPr>
              <w:pStyle w:val="CellBody"/>
              <w:rPr>
                <w:rFonts w:ascii="Arial Narrow" w:hAnsi="Arial Narrow" w:cs="Arial"/>
                <w:color w:val="auto"/>
                <w:sz w:val="16"/>
                <w:szCs w:val="16"/>
              </w:rPr>
            </w:pPr>
          </w:p>
          <w:p w14:paraId="6A3F6645" w14:textId="77777777" w:rsidR="006B0501" w:rsidRPr="00014E44" w:rsidRDefault="006B0501" w:rsidP="00DE1185">
            <w:pPr>
              <w:pStyle w:val="CellBody"/>
              <w:rPr>
                <w:rFonts w:ascii="Arial Narrow" w:hAnsi="Arial Narrow" w:cs="Arial"/>
                <w:color w:val="auto"/>
                <w:sz w:val="16"/>
                <w:szCs w:val="16"/>
              </w:rPr>
            </w:pPr>
          </w:p>
          <w:p w14:paraId="1D435BAE" w14:textId="77777777" w:rsidR="006B0501" w:rsidRPr="00014E44" w:rsidRDefault="006B0501" w:rsidP="00DE1185">
            <w:pPr>
              <w:pStyle w:val="CellBody"/>
              <w:rPr>
                <w:rFonts w:ascii="Arial Narrow" w:hAnsi="Arial Narrow" w:cs="Arial"/>
                <w:color w:val="auto"/>
                <w:sz w:val="16"/>
                <w:szCs w:val="16"/>
              </w:rPr>
            </w:pPr>
          </w:p>
          <w:p w14:paraId="3C20EA4B" w14:textId="77777777" w:rsidR="006B0501" w:rsidRPr="00014E44" w:rsidRDefault="006B0501" w:rsidP="00DE1185">
            <w:pPr>
              <w:pStyle w:val="CellBody"/>
              <w:rPr>
                <w:rFonts w:ascii="Arial Narrow" w:hAnsi="Arial Narrow" w:cs="Arial"/>
                <w:color w:val="auto"/>
                <w:sz w:val="16"/>
                <w:szCs w:val="16"/>
              </w:rPr>
            </w:pPr>
          </w:p>
          <w:p w14:paraId="55C90F0B" w14:textId="77777777" w:rsidR="006B0501" w:rsidRPr="00014E44" w:rsidRDefault="006B0501" w:rsidP="00DE1185">
            <w:pPr>
              <w:pStyle w:val="CellBody"/>
              <w:rPr>
                <w:rFonts w:ascii="Arial Narrow" w:hAnsi="Arial Narrow" w:cs="Arial"/>
                <w:color w:val="auto"/>
                <w:sz w:val="16"/>
                <w:szCs w:val="16"/>
              </w:rPr>
            </w:pPr>
          </w:p>
          <w:p w14:paraId="1D5303FF" w14:textId="77777777" w:rsidR="006B0501" w:rsidRPr="00014E44" w:rsidRDefault="006B0501" w:rsidP="00DE1185">
            <w:pPr>
              <w:pStyle w:val="CellBody"/>
              <w:rPr>
                <w:rFonts w:ascii="Arial Narrow" w:hAnsi="Arial Narrow" w:cs="Arial"/>
                <w:color w:val="auto"/>
                <w:sz w:val="16"/>
                <w:szCs w:val="16"/>
              </w:rPr>
            </w:pPr>
          </w:p>
          <w:p w14:paraId="14CD0FCD" w14:textId="77777777" w:rsidR="006B0501" w:rsidRPr="00014E44" w:rsidRDefault="006B0501" w:rsidP="00DE1185">
            <w:pPr>
              <w:pStyle w:val="CellBody"/>
              <w:rPr>
                <w:rFonts w:ascii="Arial Narrow" w:hAnsi="Arial Narrow" w:cs="Arial"/>
                <w:color w:val="auto"/>
                <w:sz w:val="16"/>
                <w:szCs w:val="16"/>
              </w:rPr>
            </w:pPr>
          </w:p>
          <w:p w14:paraId="19E3EDDD" w14:textId="77777777" w:rsidR="006B0501" w:rsidRPr="00014E44" w:rsidRDefault="006B0501" w:rsidP="00DE1185">
            <w:pPr>
              <w:pStyle w:val="CellBody"/>
              <w:rPr>
                <w:rFonts w:ascii="Arial Narrow" w:hAnsi="Arial Narrow" w:cs="Arial"/>
                <w:color w:val="auto"/>
                <w:sz w:val="16"/>
                <w:szCs w:val="16"/>
              </w:rPr>
            </w:pPr>
          </w:p>
          <w:p w14:paraId="5828E836" w14:textId="77777777" w:rsidR="006B0501" w:rsidRPr="00014E44" w:rsidRDefault="006B0501" w:rsidP="00DE1185">
            <w:pPr>
              <w:pStyle w:val="CellBody"/>
              <w:rPr>
                <w:rFonts w:ascii="Arial Narrow" w:hAnsi="Arial Narrow" w:cs="Arial"/>
                <w:color w:val="auto"/>
                <w:sz w:val="16"/>
                <w:szCs w:val="16"/>
              </w:rPr>
            </w:pPr>
          </w:p>
          <w:p w14:paraId="346150E9" w14:textId="77777777" w:rsidR="006B0501" w:rsidRPr="00014E44" w:rsidRDefault="006B0501" w:rsidP="00DE1185">
            <w:pPr>
              <w:pStyle w:val="CellBody"/>
              <w:rPr>
                <w:rFonts w:ascii="Arial Narrow" w:hAnsi="Arial Narrow" w:cs="Arial"/>
                <w:color w:val="auto"/>
                <w:sz w:val="16"/>
                <w:szCs w:val="16"/>
              </w:rPr>
            </w:pPr>
          </w:p>
          <w:p w14:paraId="5C3FC73C" w14:textId="77777777" w:rsidR="00CB03C9" w:rsidRDefault="00CB03C9" w:rsidP="00DE1185">
            <w:pPr>
              <w:pStyle w:val="CellBody"/>
              <w:rPr>
                <w:rFonts w:ascii="Arial Narrow" w:hAnsi="Arial Narrow" w:cs="Arial"/>
                <w:color w:val="auto"/>
                <w:sz w:val="16"/>
                <w:szCs w:val="16"/>
                <w:u w:val="single"/>
                <w:lang w:val="en-GB"/>
              </w:rPr>
            </w:pPr>
          </w:p>
          <w:p w14:paraId="31C521CC" w14:textId="77777777" w:rsidR="00CB03C9" w:rsidRDefault="00CB03C9" w:rsidP="00DE1185">
            <w:pPr>
              <w:pStyle w:val="CellBody"/>
              <w:rPr>
                <w:rFonts w:ascii="Arial Narrow" w:hAnsi="Arial Narrow" w:cs="Arial"/>
                <w:color w:val="auto"/>
                <w:sz w:val="16"/>
                <w:szCs w:val="16"/>
                <w:u w:val="single"/>
                <w:lang w:val="en-GB"/>
              </w:rPr>
            </w:pPr>
          </w:p>
          <w:p w14:paraId="238AB72A" w14:textId="77777777" w:rsidR="00CB03C9" w:rsidRDefault="00CB03C9" w:rsidP="00DE1185">
            <w:pPr>
              <w:pStyle w:val="CellBody"/>
              <w:rPr>
                <w:rFonts w:ascii="Arial Narrow" w:hAnsi="Arial Narrow" w:cs="Arial"/>
                <w:color w:val="auto"/>
                <w:sz w:val="16"/>
                <w:szCs w:val="16"/>
                <w:u w:val="single"/>
                <w:lang w:val="en-GB"/>
              </w:rPr>
            </w:pPr>
          </w:p>
          <w:p w14:paraId="1FD5CFCB" w14:textId="77777777" w:rsidR="00CB03C9" w:rsidRDefault="00CB03C9" w:rsidP="00DE1185">
            <w:pPr>
              <w:pStyle w:val="CellBody"/>
              <w:rPr>
                <w:rFonts w:ascii="Arial Narrow" w:hAnsi="Arial Narrow" w:cs="Arial"/>
                <w:color w:val="auto"/>
                <w:sz w:val="16"/>
                <w:szCs w:val="16"/>
                <w:u w:val="single"/>
                <w:lang w:val="en-GB"/>
              </w:rPr>
            </w:pPr>
          </w:p>
          <w:p w14:paraId="2E78B36D" w14:textId="77777777" w:rsidR="00CB03C9" w:rsidRDefault="00CB03C9" w:rsidP="00DE1185">
            <w:pPr>
              <w:pStyle w:val="CellBody"/>
              <w:rPr>
                <w:rFonts w:ascii="Arial Narrow" w:hAnsi="Arial Narrow" w:cs="Arial"/>
                <w:color w:val="auto"/>
                <w:sz w:val="16"/>
                <w:szCs w:val="16"/>
                <w:u w:val="single"/>
                <w:lang w:val="en-GB"/>
              </w:rPr>
            </w:pPr>
          </w:p>
          <w:p w14:paraId="6DAECE9A" w14:textId="77777777" w:rsidR="00CB03C9" w:rsidRDefault="00CB03C9" w:rsidP="00DE1185">
            <w:pPr>
              <w:pStyle w:val="CellBody"/>
              <w:rPr>
                <w:rFonts w:ascii="Arial Narrow" w:hAnsi="Arial Narrow" w:cs="Arial"/>
                <w:color w:val="auto"/>
                <w:sz w:val="16"/>
                <w:szCs w:val="16"/>
                <w:u w:val="single"/>
                <w:lang w:val="en-GB"/>
              </w:rPr>
            </w:pPr>
          </w:p>
          <w:p w14:paraId="2D67E8FD" w14:textId="77777777" w:rsidR="00CB03C9" w:rsidRDefault="00CB03C9" w:rsidP="00DE1185">
            <w:pPr>
              <w:pStyle w:val="CellBody"/>
              <w:rPr>
                <w:rFonts w:ascii="Arial Narrow" w:hAnsi="Arial Narrow" w:cs="Arial"/>
                <w:color w:val="auto"/>
                <w:sz w:val="16"/>
                <w:szCs w:val="16"/>
                <w:u w:val="single"/>
                <w:lang w:val="en-GB"/>
              </w:rPr>
            </w:pPr>
          </w:p>
          <w:p w14:paraId="782210AC" w14:textId="77777777" w:rsidR="00CB03C9" w:rsidRDefault="00CB03C9" w:rsidP="00DE1185">
            <w:pPr>
              <w:pStyle w:val="CellBody"/>
              <w:rPr>
                <w:rFonts w:ascii="Arial Narrow" w:hAnsi="Arial Narrow" w:cs="Arial"/>
                <w:color w:val="auto"/>
                <w:sz w:val="16"/>
                <w:szCs w:val="16"/>
                <w:u w:val="single"/>
                <w:lang w:val="en-GB"/>
              </w:rPr>
            </w:pPr>
          </w:p>
          <w:p w14:paraId="6106AACA" w14:textId="77777777" w:rsidR="00CB03C9" w:rsidRDefault="00CB03C9" w:rsidP="00DE1185">
            <w:pPr>
              <w:pStyle w:val="CellBody"/>
              <w:rPr>
                <w:rFonts w:ascii="Arial Narrow" w:hAnsi="Arial Narrow" w:cs="Arial"/>
                <w:color w:val="auto"/>
                <w:sz w:val="16"/>
                <w:szCs w:val="16"/>
                <w:u w:val="single"/>
                <w:lang w:val="en-GB"/>
              </w:rPr>
            </w:pPr>
          </w:p>
          <w:p w14:paraId="4E9A0CB4" w14:textId="77777777" w:rsidR="00CB03C9" w:rsidRDefault="00CB03C9" w:rsidP="00DE1185">
            <w:pPr>
              <w:pStyle w:val="CellBody"/>
              <w:rPr>
                <w:rFonts w:ascii="Arial Narrow" w:hAnsi="Arial Narrow" w:cs="Arial"/>
                <w:color w:val="auto"/>
                <w:sz w:val="16"/>
                <w:szCs w:val="16"/>
                <w:u w:val="single"/>
                <w:lang w:val="en-GB"/>
              </w:rPr>
            </w:pPr>
          </w:p>
          <w:p w14:paraId="58336A9E" w14:textId="5997681F" w:rsidR="006B0501" w:rsidRPr="00014E44" w:rsidRDefault="006B0501" w:rsidP="00DE1185">
            <w:pPr>
              <w:pStyle w:val="CellBody"/>
              <w:rPr>
                <w:rFonts w:ascii="Arial Narrow" w:hAnsi="Arial Narrow" w:cs="Arial"/>
                <w:color w:val="auto"/>
                <w:sz w:val="16"/>
                <w:szCs w:val="16"/>
              </w:rPr>
            </w:pPr>
          </w:p>
        </w:tc>
        <w:tc>
          <w:tcPr>
            <w:tcW w:w="630" w:type="dxa"/>
            <w:tcBorders>
              <w:top w:val="single" w:sz="6" w:space="0" w:color="auto"/>
              <w:left w:val="single" w:sz="6" w:space="0" w:color="auto"/>
              <w:bottom w:val="single" w:sz="6" w:space="0" w:color="auto"/>
              <w:right w:val="single" w:sz="6" w:space="0" w:color="auto"/>
            </w:tcBorders>
          </w:tcPr>
          <w:p w14:paraId="478E0DF5" w14:textId="77777777" w:rsidR="006B0501" w:rsidRPr="00014E44" w:rsidRDefault="006B0501" w:rsidP="00DE1185">
            <w:pPr>
              <w:pStyle w:val="CellBodyCentered"/>
              <w:rPr>
                <w:rFonts w:ascii="Arial Narrow" w:hAnsi="Arial Narrow" w:cs="Arial"/>
                <w:color w:val="auto"/>
                <w:sz w:val="16"/>
                <w:szCs w:val="16"/>
                <w:lang w:val="en-GB"/>
              </w:rPr>
            </w:pPr>
          </w:p>
          <w:p w14:paraId="0D516F85" w14:textId="77777777" w:rsidR="00A3437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YES</w:t>
            </w:r>
            <w:del w:id="4659" w:author="Zhunisbayev, Olzhasbek [Bolashak Atyrau Limited]" w:date="2024-12-03T01:44:00Z" w16du:dateUtc="2024-12-02T20:44:00Z">
              <w:r w:rsidRPr="00014E44" w:rsidDel="00043506">
                <w:rPr>
                  <w:rFonts w:ascii="Arial Narrow" w:hAnsi="Arial Narrow" w:cs="Arial"/>
                  <w:color w:val="auto"/>
                  <w:sz w:val="16"/>
                  <w:szCs w:val="16"/>
                  <w:lang w:val="en-GB"/>
                </w:rPr>
                <w:delText xml:space="preserve">, </w:delText>
              </w:r>
            </w:del>
          </w:p>
          <w:p w14:paraId="2FBA52B0" w14:textId="0A47666C" w:rsidR="006B0501" w:rsidRPr="00014E44" w:rsidDel="00043506" w:rsidRDefault="006B0501" w:rsidP="00DE1185">
            <w:pPr>
              <w:pStyle w:val="CellBodyCentered"/>
              <w:rPr>
                <w:del w:id="4660" w:author="Zhunisbayev, Olzhasbek [Bolashak Atyrau Limited]" w:date="2024-12-03T01:44:00Z" w16du:dateUtc="2024-12-02T20:44:00Z"/>
                <w:rFonts w:ascii="Arial Narrow" w:hAnsi="Arial Narrow" w:cs="Arial"/>
                <w:color w:val="auto"/>
                <w:sz w:val="16"/>
                <w:szCs w:val="16"/>
                <w:lang w:val="en-GB"/>
              </w:rPr>
            </w:pPr>
            <w:del w:id="4661" w:author="Zhunisbayev, Olzhasbek [Bolashak Atyrau Limited]" w:date="2024-12-03T01:44:00Z" w16du:dateUtc="2024-12-02T20:44:00Z">
              <w:r w:rsidRPr="00014E44" w:rsidDel="00043506">
                <w:rPr>
                  <w:rFonts w:ascii="Arial Narrow" w:hAnsi="Arial Narrow" w:cs="Arial"/>
                  <w:color w:val="auto"/>
                  <w:sz w:val="16"/>
                  <w:szCs w:val="16"/>
                  <w:lang w:val="en-GB"/>
                </w:rPr>
                <w:delText>Note 3 for</w:delText>
              </w:r>
            </w:del>
            <w:del w:id="4662" w:author="Zhunisbayev, Olzhasbek [Bolashak Atyrau Limited]" w:date="2023-11-21T13:48:00Z">
              <w:r w:rsidRPr="00014E44" w:rsidDel="00171C6E">
                <w:rPr>
                  <w:rFonts w:ascii="Arial Narrow" w:hAnsi="Arial Narrow" w:cs="Arial"/>
                  <w:color w:val="auto"/>
                  <w:sz w:val="16"/>
                  <w:szCs w:val="16"/>
                  <w:lang w:val="en-GB"/>
                </w:rPr>
                <w:delText xml:space="preserve"> CDF,</w:delText>
              </w:r>
            </w:del>
            <w:del w:id="4663" w:author="Zhunisbayev, Olzhasbek [Bolashak Atyrau Limited]" w:date="2024-12-03T01:44:00Z" w16du:dateUtc="2024-12-02T20:44:00Z">
              <w:r w:rsidRPr="00014E44" w:rsidDel="00043506">
                <w:rPr>
                  <w:rFonts w:ascii="Arial Narrow" w:hAnsi="Arial Narrow" w:cs="Arial"/>
                  <w:color w:val="auto"/>
                  <w:sz w:val="16"/>
                  <w:szCs w:val="16"/>
                  <w:lang w:val="en-GB"/>
                </w:rPr>
                <w:delText>WE &amp; WSC</w:delText>
              </w:r>
            </w:del>
          </w:p>
          <w:p w14:paraId="1A02E5E2" w14:textId="77777777" w:rsidR="006B0501" w:rsidRPr="00014E44" w:rsidRDefault="006B0501" w:rsidP="00DE1185">
            <w:pPr>
              <w:pStyle w:val="CellBodyCentered"/>
              <w:rPr>
                <w:rFonts w:ascii="Arial Narrow" w:hAnsi="Arial Narrow" w:cs="Arial"/>
                <w:color w:val="auto"/>
                <w:sz w:val="16"/>
                <w:szCs w:val="16"/>
                <w:lang w:val="en-GB"/>
              </w:rPr>
            </w:pPr>
          </w:p>
          <w:p w14:paraId="7C39CE90" w14:textId="77777777" w:rsidR="006B0501" w:rsidRPr="00014E44" w:rsidRDefault="006B0501" w:rsidP="00DE1185">
            <w:pPr>
              <w:pStyle w:val="CellBodyCentered"/>
              <w:rPr>
                <w:rFonts w:ascii="Arial Narrow" w:hAnsi="Arial Narrow" w:cs="Arial"/>
                <w:color w:val="auto"/>
                <w:sz w:val="16"/>
                <w:szCs w:val="16"/>
                <w:lang w:val="en-GB"/>
              </w:rPr>
            </w:pPr>
          </w:p>
          <w:p w14:paraId="50B664BF" w14:textId="77777777" w:rsidR="006B0501" w:rsidRPr="00014E44" w:rsidRDefault="006B0501" w:rsidP="00DE1185">
            <w:pPr>
              <w:pStyle w:val="CellBodyCentered"/>
              <w:rPr>
                <w:rFonts w:ascii="Arial Narrow" w:hAnsi="Arial Narrow" w:cs="Arial"/>
                <w:color w:val="auto"/>
                <w:sz w:val="16"/>
                <w:szCs w:val="16"/>
                <w:lang w:val="en-GB"/>
              </w:rPr>
            </w:pPr>
          </w:p>
          <w:p w14:paraId="0043C5BD" w14:textId="77777777" w:rsidR="006B0501" w:rsidRPr="00014E44" w:rsidRDefault="006B0501" w:rsidP="00DE1185">
            <w:pPr>
              <w:pStyle w:val="CellBodyCentered"/>
              <w:rPr>
                <w:rFonts w:ascii="Arial Narrow" w:hAnsi="Arial Narrow" w:cs="Arial"/>
                <w:color w:val="auto"/>
                <w:sz w:val="16"/>
                <w:szCs w:val="16"/>
                <w:lang w:val="en-GB"/>
              </w:rPr>
            </w:pPr>
          </w:p>
          <w:p w14:paraId="430588AD" w14:textId="77777777" w:rsidR="006B0501" w:rsidRPr="00014E44" w:rsidRDefault="006B0501" w:rsidP="00DE1185">
            <w:pPr>
              <w:pStyle w:val="CellBodyCentered"/>
              <w:rPr>
                <w:rFonts w:ascii="Arial Narrow" w:hAnsi="Arial Narrow" w:cs="Arial"/>
                <w:color w:val="auto"/>
                <w:sz w:val="16"/>
                <w:szCs w:val="16"/>
                <w:lang w:val="en-GB"/>
              </w:rPr>
            </w:pPr>
          </w:p>
          <w:p w14:paraId="46592459" w14:textId="77777777" w:rsidR="006B0501" w:rsidRPr="00014E44" w:rsidRDefault="006B0501" w:rsidP="00DE1185">
            <w:pPr>
              <w:pStyle w:val="CellBodyCentered"/>
              <w:rPr>
                <w:rFonts w:ascii="Arial Narrow" w:hAnsi="Arial Narrow" w:cs="Arial"/>
                <w:color w:val="auto"/>
                <w:sz w:val="16"/>
                <w:szCs w:val="16"/>
                <w:lang w:val="en-GB"/>
              </w:rPr>
            </w:pPr>
          </w:p>
          <w:p w14:paraId="64D447D7" w14:textId="77777777" w:rsidR="006B0501" w:rsidRPr="00014E44" w:rsidRDefault="006B0501" w:rsidP="00DE1185">
            <w:pPr>
              <w:pStyle w:val="CellBodyCentered"/>
              <w:rPr>
                <w:rFonts w:ascii="Arial Narrow" w:hAnsi="Arial Narrow" w:cs="Arial"/>
                <w:color w:val="auto"/>
                <w:sz w:val="16"/>
                <w:szCs w:val="16"/>
                <w:lang w:val="en-GB"/>
              </w:rPr>
            </w:pPr>
          </w:p>
          <w:p w14:paraId="3ED4F752" w14:textId="77777777" w:rsidR="006B0501" w:rsidRPr="00014E44" w:rsidRDefault="006B0501" w:rsidP="00DE1185">
            <w:pPr>
              <w:pStyle w:val="CellBodyCentered"/>
              <w:rPr>
                <w:rFonts w:ascii="Arial Narrow" w:hAnsi="Arial Narrow" w:cs="Arial"/>
                <w:color w:val="auto"/>
                <w:sz w:val="16"/>
                <w:szCs w:val="16"/>
                <w:lang w:val="en-GB"/>
              </w:rPr>
            </w:pPr>
          </w:p>
          <w:p w14:paraId="0B20D411" w14:textId="77777777" w:rsidR="006B0501" w:rsidRPr="00014E44" w:rsidRDefault="006B0501" w:rsidP="00DE1185">
            <w:pPr>
              <w:pStyle w:val="CellBodyCentered"/>
              <w:rPr>
                <w:rFonts w:ascii="Arial Narrow" w:hAnsi="Arial Narrow" w:cs="Arial"/>
                <w:color w:val="auto"/>
                <w:sz w:val="16"/>
                <w:szCs w:val="16"/>
                <w:lang w:val="en-GB"/>
              </w:rPr>
            </w:pPr>
          </w:p>
          <w:p w14:paraId="05744A66" w14:textId="77777777" w:rsidR="006B0501" w:rsidRPr="00014E44" w:rsidRDefault="006B0501" w:rsidP="00DE1185">
            <w:pPr>
              <w:pStyle w:val="CellBodyCentered"/>
              <w:rPr>
                <w:rFonts w:ascii="Arial Narrow" w:hAnsi="Arial Narrow" w:cs="Arial"/>
                <w:color w:val="auto"/>
                <w:sz w:val="16"/>
                <w:szCs w:val="16"/>
                <w:lang w:val="en-GB"/>
              </w:rPr>
            </w:pPr>
          </w:p>
          <w:p w14:paraId="5956E3B3" w14:textId="77777777" w:rsidR="006B0501" w:rsidRPr="00014E44" w:rsidRDefault="006B0501" w:rsidP="00DE1185">
            <w:pPr>
              <w:pStyle w:val="CellBodyCentered"/>
              <w:rPr>
                <w:rFonts w:ascii="Arial Narrow" w:hAnsi="Arial Narrow" w:cs="Arial"/>
                <w:color w:val="auto"/>
                <w:sz w:val="16"/>
                <w:szCs w:val="16"/>
                <w:lang w:val="en-GB"/>
              </w:rPr>
            </w:pPr>
          </w:p>
          <w:p w14:paraId="756A3027" w14:textId="77777777" w:rsidR="006B0501" w:rsidRPr="00014E44" w:rsidRDefault="006B0501" w:rsidP="00DE1185">
            <w:pPr>
              <w:pStyle w:val="CellBodyCentered"/>
              <w:rPr>
                <w:rFonts w:ascii="Arial Narrow" w:hAnsi="Arial Narrow" w:cs="Arial"/>
                <w:color w:val="auto"/>
                <w:sz w:val="16"/>
                <w:szCs w:val="16"/>
                <w:lang w:val="en-GB"/>
              </w:rPr>
            </w:pPr>
          </w:p>
          <w:p w14:paraId="05C6381D" w14:textId="77777777" w:rsidR="006B0501" w:rsidRPr="00014E44" w:rsidRDefault="006B0501" w:rsidP="00DE1185">
            <w:pPr>
              <w:pStyle w:val="CellBodyCentered"/>
              <w:rPr>
                <w:rFonts w:ascii="Arial Narrow" w:hAnsi="Arial Narrow" w:cs="Arial"/>
                <w:color w:val="auto"/>
                <w:sz w:val="16"/>
                <w:szCs w:val="16"/>
                <w:lang w:val="en-GB"/>
              </w:rPr>
            </w:pPr>
          </w:p>
          <w:p w14:paraId="20637266" w14:textId="77777777" w:rsidR="006B0501" w:rsidRPr="00014E44" w:rsidRDefault="006B0501" w:rsidP="00DE1185">
            <w:pPr>
              <w:pStyle w:val="CellBodyCentered"/>
              <w:rPr>
                <w:rFonts w:ascii="Arial Narrow" w:hAnsi="Arial Narrow" w:cs="Arial"/>
                <w:color w:val="auto"/>
                <w:sz w:val="16"/>
                <w:szCs w:val="16"/>
                <w:lang w:val="en-GB"/>
              </w:rPr>
            </w:pPr>
          </w:p>
          <w:p w14:paraId="22287FEF" w14:textId="77777777" w:rsidR="006B0501" w:rsidRPr="00014E44" w:rsidRDefault="006B0501" w:rsidP="00DE1185">
            <w:pPr>
              <w:pStyle w:val="CellBodyCentered"/>
              <w:rPr>
                <w:rFonts w:ascii="Arial Narrow" w:hAnsi="Arial Narrow" w:cs="Arial"/>
                <w:color w:val="auto"/>
                <w:sz w:val="16"/>
                <w:szCs w:val="16"/>
                <w:lang w:val="en-GB"/>
              </w:rPr>
            </w:pPr>
          </w:p>
          <w:p w14:paraId="06C0B53E" w14:textId="77777777" w:rsidR="006B0501" w:rsidRPr="00014E44" w:rsidRDefault="006B0501" w:rsidP="00DE1185">
            <w:pPr>
              <w:pStyle w:val="CellBodyCentered"/>
              <w:rPr>
                <w:rFonts w:ascii="Arial Narrow" w:hAnsi="Arial Narrow" w:cs="Arial"/>
                <w:color w:val="auto"/>
                <w:sz w:val="16"/>
                <w:szCs w:val="16"/>
                <w:lang w:val="en-GB"/>
              </w:rPr>
            </w:pPr>
          </w:p>
          <w:p w14:paraId="29F5AE97" w14:textId="77777777" w:rsidR="006B0501" w:rsidRPr="00014E44" w:rsidRDefault="006B0501" w:rsidP="00DE1185">
            <w:pPr>
              <w:pStyle w:val="CellBodyCentered"/>
              <w:rPr>
                <w:rFonts w:ascii="Arial Narrow" w:hAnsi="Arial Narrow" w:cs="Arial"/>
                <w:color w:val="auto"/>
                <w:sz w:val="16"/>
                <w:szCs w:val="16"/>
                <w:lang w:val="en-GB"/>
              </w:rPr>
            </w:pPr>
          </w:p>
          <w:p w14:paraId="5137B0FE" w14:textId="77777777" w:rsidR="006B0501" w:rsidRPr="00014E44" w:rsidRDefault="006B0501" w:rsidP="00DE1185">
            <w:pPr>
              <w:pStyle w:val="CellBodyCentered"/>
              <w:rPr>
                <w:rFonts w:ascii="Arial Narrow" w:hAnsi="Arial Narrow" w:cs="Arial"/>
                <w:color w:val="auto"/>
                <w:sz w:val="16"/>
                <w:szCs w:val="16"/>
                <w:lang w:val="en-GB"/>
              </w:rPr>
            </w:pPr>
          </w:p>
          <w:p w14:paraId="608DEDD1" w14:textId="77777777" w:rsidR="006B0501" w:rsidRPr="00014E44" w:rsidRDefault="006B0501" w:rsidP="00DE1185">
            <w:pPr>
              <w:pStyle w:val="CellBodyCentered"/>
              <w:rPr>
                <w:rFonts w:ascii="Arial Narrow" w:hAnsi="Arial Narrow" w:cs="Arial"/>
                <w:color w:val="auto"/>
                <w:sz w:val="16"/>
                <w:szCs w:val="16"/>
                <w:lang w:val="en-GB"/>
              </w:rPr>
            </w:pPr>
          </w:p>
          <w:p w14:paraId="3FE95A32" w14:textId="77777777" w:rsidR="006B0501" w:rsidRPr="00014E44" w:rsidRDefault="006B0501" w:rsidP="00DE1185">
            <w:pPr>
              <w:pStyle w:val="CellBodyCentered"/>
              <w:rPr>
                <w:rFonts w:ascii="Arial Narrow" w:hAnsi="Arial Narrow" w:cs="Arial"/>
                <w:color w:val="auto"/>
                <w:sz w:val="16"/>
                <w:szCs w:val="16"/>
                <w:lang w:val="en-GB"/>
              </w:rPr>
            </w:pPr>
          </w:p>
          <w:p w14:paraId="7635FFE3" w14:textId="77777777" w:rsidR="006B0501" w:rsidRPr="00014E44" w:rsidRDefault="006B0501" w:rsidP="00DE1185">
            <w:pPr>
              <w:pStyle w:val="CellBodyCentered"/>
              <w:rPr>
                <w:rFonts w:ascii="Arial Narrow" w:hAnsi="Arial Narrow" w:cs="Arial"/>
                <w:color w:val="auto"/>
                <w:sz w:val="16"/>
                <w:szCs w:val="16"/>
                <w:lang w:val="en-GB"/>
              </w:rPr>
            </w:pPr>
          </w:p>
          <w:p w14:paraId="10A68B7F" w14:textId="77777777" w:rsidR="006B0501" w:rsidRPr="00014E44" w:rsidRDefault="006B0501" w:rsidP="00DE1185">
            <w:pPr>
              <w:pStyle w:val="CellBodyCentered"/>
              <w:rPr>
                <w:rFonts w:ascii="Arial Narrow" w:hAnsi="Arial Narrow" w:cs="Arial"/>
                <w:color w:val="auto"/>
                <w:sz w:val="16"/>
                <w:szCs w:val="16"/>
                <w:lang w:val="en-GB"/>
              </w:rPr>
            </w:pPr>
          </w:p>
          <w:p w14:paraId="60424D7E" w14:textId="77777777" w:rsidR="006B0501" w:rsidRPr="00014E44" w:rsidRDefault="006B0501" w:rsidP="00DE1185">
            <w:pPr>
              <w:pStyle w:val="CellBodyCentered"/>
              <w:rPr>
                <w:rFonts w:ascii="Arial Narrow" w:hAnsi="Arial Narrow" w:cs="Arial"/>
                <w:color w:val="auto"/>
                <w:sz w:val="16"/>
                <w:szCs w:val="16"/>
                <w:lang w:val="en-GB"/>
              </w:rPr>
            </w:pPr>
          </w:p>
          <w:p w14:paraId="6AA3CA1D" w14:textId="77777777" w:rsidR="006B0501" w:rsidRPr="00014E44" w:rsidRDefault="006B0501" w:rsidP="00DE1185">
            <w:pPr>
              <w:pStyle w:val="CellBodyCentered"/>
              <w:rPr>
                <w:rFonts w:ascii="Arial Narrow" w:hAnsi="Arial Narrow" w:cs="Arial"/>
                <w:color w:val="auto"/>
                <w:sz w:val="16"/>
                <w:szCs w:val="16"/>
                <w:lang w:val="en-GB"/>
              </w:rPr>
            </w:pPr>
          </w:p>
          <w:p w14:paraId="288DB798" w14:textId="77777777" w:rsidR="006B0501" w:rsidRPr="00014E44" w:rsidRDefault="006B0501" w:rsidP="00DE1185">
            <w:pPr>
              <w:pStyle w:val="CellBodyCentered"/>
              <w:rPr>
                <w:rFonts w:ascii="Arial Narrow" w:hAnsi="Arial Narrow" w:cs="Arial"/>
                <w:color w:val="auto"/>
                <w:sz w:val="16"/>
                <w:szCs w:val="16"/>
                <w:lang w:val="en-GB"/>
              </w:rPr>
            </w:pPr>
          </w:p>
          <w:p w14:paraId="5FC8FBC3" w14:textId="77777777" w:rsidR="006B0501" w:rsidRPr="00014E44" w:rsidRDefault="006B0501" w:rsidP="00DE1185">
            <w:pPr>
              <w:pStyle w:val="CellBodyCentered"/>
              <w:rPr>
                <w:rFonts w:ascii="Arial Narrow" w:hAnsi="Arial Narrow" w:cs="Arial"/>
                <w:color w:val="auto"/>
                <w:sz w:val="16"/>
                <w:szCs w:val="16"/>
                <w:lang w:val="en-GB"/>
              </w:rPr>
            </w:pPr>
          </w:p>
          <w:p w14:paraId="3C6F54DC" w14:textId="77777777" w:rsidR="006B0501" w:rsidRPr="00014E44" w:rsidRDefault="006B0501" w:rsidP="00DE1185">
            <w:pPr>
              <w:pStyle w:val="CellBodyCentered"/>
              <w:rPr>
                <w:rFonts w:ascii="Arial Narrow" w:hAnsi="Arial Narrow" w:cs="Arial"/>
                <w:color w:val="auto"/>
                <w:sz w:val="16"/>
                <w:szCs w:val="16"/>
                <w:lang w:val="en-GB"/>
              </w:rPr>
            </w:pPr>
          </w:p>
          <w:p w14:paraId="161760C7" w14:textId="77777777" w:rsidR="006B0501" w:rsidRPr="00014E44" w:rsidRDefault="006B0501" w:rsidP="00DE1185">
            <w:pPr>
              <w:pStyle w:val="CellBodyCentered"/>
              <w:rPr>
                <w:rFonts w:ascii="Arial Narrow" w:hAnsi="Arial Narrow" w:cs="Arial"/>
                <w:color w:val="auto"/>
                <w:sz w:val="16"/>
                <w:szCs w:val="16"/>
                <w:lang w:val="en-GB"/>
              </w:rPr>
            </w:pPr>
          </w:p>
          <w:p w14:paraId="19E87881" w14:textId="77777777" w:rsidR="006B0501" w:rsidRPr="00014E44" w:rsidRDefault="006B0501" w:rsidP="00DE1185">
            <w:pPr>
              <w:pStyle w:val="CellBodyCentered"/>
              <w:rPr>
                <w:rFonts w:ascii="Arial Narrow" w:hAnsi="Arial Narrow" w:cs="Arial"/>
                <w:color w:val="auto"/>
                <w:sz w:val="16"/>
                <w:szCs w:val="16"/>
                <w:lang w:val="en-GB"/>
              </w:rPr>
            </w:pPr>
          </w:p>
          <w:p w14:paraId="0663A7E9" w14:textId="77777777" w:rsidR="006B0501" w:rsidRDefault="006B0501" w:rsidP="00DE1185">
            <w:pPr>
              <w:pStyle w:val="CellBodyCentered"/>
              <w:rPr>
                <w:rFonts w:ascii="Arial Narrow" w:hAnsi="Arial Narrow" w:cs="Arial"/>
                <w:color w:val="auto"/>
                <w:sz w:val="16"/>
                <w:szCs w:val="16"/>
                <w:lang w:val="en-GB"/>
              </w:rPr>
            </w:pPr>
          </w:p>
          <w:p w14:paraId="358961FE" w14:textId="77777777" w:rsidR="00A34374" w:rsidRDefault="00A34374" w:rsidP="00DE1185">
            <w:pPr>
              <w:pStyle w:val="CellBodyCentered"/>
              <w:rPr>
                <w:rFonts w:ascii="Arial Narrow" w:hAnsi="Arial Narrow" w:cs="Arial"/>
                <w:color w:val="auto"/>
                <w:sz w:val="16"/>
                <w:szCs w:val="16"/>
                <w:lang w:val="en-GB"/>
              </w:rPr>
            </w:pPr>
          </w:p>
          <w:p w14:paraId="5F1CBCD6" w14:textId="77777777" w:rsidR="00A34374" w:rsidRPr="00014E44" w:rsidRDefault="00A34374" w:rsidP="00DE1185">
            <w:pPr>
              <w:pStyle w:val="CellBodyCentered"/>
              <w:rPr>
                <w:rFonts w:ascii="Arial Narrow" w:hAnsi="Arial Narrow" w:cs="Arial"/>
                <w:color w:val="auto"/>
                <w:sz w:val="16"/>
                <w:szCs w:val="16"/>
                <w:lang w:val="en-GB"/>
              </w:rPr>
            </w:pPr>
          </w:p>
          <w:p w14:paraId="2AF6319F" w14:textId="77777777" w:rsidR="00CB03C9" w:rsidRDefault="00CB03C9" w:rsidP="00DE1185">
            <w:pPr>
              <w:pStyle w:val="CellBodyCentered"/>
              <w:rPr>
                <w:rFonts w:ascii="Arial Narrow" w:hAnsi="Arial Narrow" w:cs="Arial"/>
                <w:color w:val="auto"/>
                <w:sz w:val="16"/>
                <w:szCs w:val="16"/>
                <w:lang w:val="en-GB"/>
              </w:rPr>
            </w:pPr>
          </w:p>
          <w:p w14:paraId="71D58332" w14:textId="77777777" w:rsidR="00CB03C9" w:rsidRDefault="00CB03C9" w:rsidP="00DE1185">
            <w:pPr>
              <w:pStyle w:val="CellBodyCentered"/>
              <w:rPr>
                <w:rFonts w:ascii="Arial Narrow" w:hAnsi="Arial Narrow" w:cs="Arial"/>
                <w:color w:val="auto"/>
                <w:sz w:val="16"/>
                <w:szCs w:val="16"/>
                <w:lang w:val="en-GB"/>
              </w:rPr>
            </w:pPr>
          </w:p>
          <w:p w14:paraId="3CB25C47" w14:textId="77777777" w:rsidR="00CB03C9" w:rsidRDefault="00CB03C9" w:rsidP="00DE1185">
            <w:pPr>
              <w:pStyle w:val="CellBodyCentered"/>
              <w:rPr>
                <w:rFonts w:ascii="Arial Narrow" w:hAnsi="Arial Narrow" w:cs="Arial"/>
                <w:color w:val="auto"/>
                <w:sz w:val="16"/>
                <w:szCs w:val="16"/>
                <w:lang w:val="en-GB"/>
              </w:rPr>
            </w:pPr>
          </w:p>
          <w:p w14:paraId="66B67A1A" w14:textId="77777777" w:rsidR="00CB03C9" w:rsidRDefault="00CB03C9" w:rsidP="00DE1185">
            <w:pPr>
              <w:pStyle w:val="CellBodyCentered"/>
              <w:rPr>
                <w:rFonts w:ascii="Arial Narrow" w:hAnsi="Arial Narrow" w:cs="Arial"/>
                <w:color w:val="auto"/>
                <w:sz w:val="16"/>
                <w:szCs w:val="16"/>
                <w:lang w:val="en-GB"/>
              </w:rPr>
            </w:pPr>
          </w:p>
          <w:p w14:paraId="540F1EF4" w14:textId="77777777" w:rsidR="00CB03C9" w:rsidRDefault="00CB03C9" w:rsidP="00DE1185">
            <w:pPr>
              <w:pStyle w:val="CellBodyCentered"/>
              <w:rPr>
                <w:rFonts w:ascii="Arial Narrow" w:hAnsi="Arial Narrow" w:cs="Arial"/>
                <w:color w:val="auto"/>
                <w:sz w:val="16"/>
                <w:szCs w:val="16"/>
                <w:lang w:val="en-GB"/>
              </w:rPr>
            </w:pPr>
          </w:p>
          <w:p w14:paraId="5C5D811F" w14:textId="77777777" w:rsidR="00CB03C9" w:rsidRDefault="00CB03C9" w:rsidP="00DE1185">
            <w:pPr>
              <w:pStyle w:val="CellBodyCentered"/>
              <w:rPr>
                <w:rFonts w:ascii="Arial Narrow" w:hAnsi="Arial Narrow" w:cs="Arial"/>
                <w:color w:val="auto"/>
                <w:sz w:val="16"/>
                <w:szCs w:val="16"/>
                <w:lang w:val="en-GB"/>
              </w:rPr>
            </w:pPr>
          </w:p>
          <w:p w14:paraId="56FB56F6" w14:textId="77777777" w:rsidR="00CB03C9" w:rsidRDefault="00CB03C9" w:rsidP="00DE1185">
            <w:pPr>
              <w:pStyle w:val="CellBodyCentered"/>
              <w:rPr>
                <w:rFonts w:ascii="Arial Narrow" w:hAnsi="Arial Narrow" w:cs="Arial"/>
                <w:color w:val="auto"/>
                <w:sz w:val="16"/>
                <w:szCs w:val="16"/>
                <w:lang w:val="en-GB"/>
              </w:rPr>
            </w:pPr>
          </w:p>
          <w:p w14:paraId="6081CB2B" w14:textId="77777777" w:rsidR="00CB03C9" w:rsidRDefault="00CB03C9" w:rsidP="00DE1185">
            <w:pPr>
              <w:pStyle w:val="CellBodyCentered"/>
              <w:rPr>
                <w:rFonts w:ascii="Arial Narrow" w:hAnsi="Arial Narrow" w:cs="Arial"/>
                <w:color w:val="auto"/>
                <w:sz w:val="16"/>
                <w:szCs w:val="16"/>
                <w:lang w:val="en-GB"/>
              </w:rPr>
            </w:pPr>
          </w:p>
          <w:p w14:paraId="5C0FF948" w14:textId="77777777" w:rsidR="00CB03C9" w:rsidRDefault="00CB03C9" w:rsidP="00DE1185">
            <w:pPr>
              <w:pStyle w:val="CellBodyCentered"/>
              <w:rPr>
                <w:rFonts w:ascii="Arial Narrow" w:hAnsi="Arial Narrow" w:cs="Arial"/>
                <w:color w:val="auto"/>
                <w:sz w:val="16"/>
                <w:szCs w:val="16"/>
                <w:lang w:val="en-GB"/>
              </w:rPr>
            </w:pPr>
          </w:p>
          <w:p w14:paraId="52741C9D" w14:textId="77777777" w:rsidR="00CB03C9" w:rsidRDefault="00CB03C9" w:rsidP="00DE1185">
            <w:pPr>
              <w:pStyle w:val="CellBodyCentered"/>
              <w:rPr>
                <w:rFonts w:ascii="Arial Narrow" w:hAnsi="Arial Narrow" w:cs="Arial"/>
                <w:color w:val="auto"/>
                <w:sz w:val="16"/>
                <w:szCs w:val="16"/>
                <w:lang w:val="en-GB"/>
              </w:rPr>
            </w:pPr>
          </w:p>
          <w:p w14:paraId="39752849" w14:textId="77777777" w:rsidR="00CB03C9" w:rsidRDefault="00CB03C9" w:rsidP="00DE1185">
            <w:pPr>
              <w:pStyle w:val="CellBodyCentered"/>
              <w:rPr>
                <w:rFonts w:ascii="Arial Narrow" w:hAnsi="Arial Narrow" w:cs="Arial"/>
                <w:color w:val="auto"/>
                <w:sz w:val="16"/>
                <w:szCs w:val="16"/>
                <w:lang w:val="en-GB"/>
              </w:rPr>
            </w:pPr>
          </w:p>
          <w:p w14:paraId="58EC0617" w14:textId="7D57330F" w:rsidR="006B0501" w:rsidRPr="00014E44" w:rsidRDefault="006B0501" w:rsidP="00DE1185">
            <w:pPr>
              <w:pStyle w:val="CellBodyCentered"/>
              <w:rPr>
                <w:rFonts w:ascii="Arial Narrow" w:hAnsi="Arial Narrow" w:cs="Arial"/>
                <w:color w:val="auto"/>
                <w:sz w:val="16"/>
                <w:szCs w:val="16"/>
                <w:lang w:val="en-GB"/>
              </w:rPr>
            </w:pPr>
          </w:p>
          <w:p w14:paraId="71B28BBA" w14:textId="77777777" w:rsidR="006B0501" w:rsidRPr="00014E44" w:rsidRDefault="006B0501"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69A74392" w14:textId="77777777" w:rsidR="006B0501" w:rsidRPr="00014E44" w:rsidRDefault="006B0501" w:rsidP="00DE1185">
            <w:pPr>
              <w:pStyle w:val="CellBodyCentered"/>
              <w:rPr>
                <w:rFonts w:ascii="Arial Narrow" w:hAnsi="Arial Narrow" w:cs="Arial"/>
                <w:color w:val="auto"/>
                <w:sz w:val="16"/>
                <w:szCs w:val="16"/>
                <w:lang w:val="en-GB"/>
              </w:rPr>
            </w:pPr>
          </w:p>
          <w:p w14:paraId="50D8328C" w14:textId="77777777" w:rsidR="006B0501" w:rsidRPr="00014E44" w:rsidRDefault="006B0501" w:rsidP="00C42CE9">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p w14:paraId="1117FE07" w14:textId="77777777" w:rsidR="006B0501" w:rsidRPr="00014E44" w:rsidRDefault="006B0501" w:rsidP="00DE1185">
            <w:pPr>
              <w:pStyle w:val="CellBodyCentered"/>
              <w:ind w:left="720"/>
              <w:rPr>
                <w:rFonts w:ascii="Arial Narrow" w:hAnsi="Arial Narrow" w:cs="Arial"/>
                <w:color w:val="auto"/>
                <w:sz w:val="16"/>
                <w:szCs w:val="16"/>
              </w:rPr>
            </w:pPr>
          </w:p>
          <w:p w14:paraId="60790BDD" w14:textId="77777777" w:rsidR="006B0501" w:rsidRPr="00014E44" w:rsidRDefault="006B0501" w:rsidP="00DE1185">
            <w:pPr>
              <w:pStyle w:val="CellBodyCentered"/>
              <w:rPr>
                <w:rFonts w:ascii="Arial Narrow" w:hAnsi="Arial Narrow" w:cs="Arial"/>
                <w:color w:val="auto"/>
                <w:sz w:val="16"/>
                <w:szCs w:val="16"/>
                <w:lang w:val="en-GB"/>
              </w:rPr>
            </w:pPr>
          </w:p>
          <w:p w14:paraId="1EC8F567" w14:textId="77777777" w:rsidR="006B0501" w:rsidRPr="00014E44" w:rsidRDefault="006B0501" w:rsidP="00DE1185">
            <w:pPr>
              <w:pStyle w:val="CellBodyCentered"/>
              <w:rPr>
                <w:rFonts w:ascii="Arial Narrow" w:hAnsi="Arial Narrow" w:cs="Arial"/>
                <w:color w:val="auto"/>
                <w:sz w:val="16"/>
                <w:szCs w:val="16"/>
                <w:lang w:val="en-GB"/>
              </w:rPr>
            </w:pPr>
          </w:p>
          <w:p w14:paraId="1E7B3B46" w14:textId="77777777" w:rsidR="006B0501" w:rsidRPr="00014E44" w:rsidRDefault="006B0501" w:rsidP="00DE1185">
            <w:pPr>
              <w:pStyle w:val="CellBodyCentered"/>
              <w:rPr>
                <w:rFonts w:ascii="Arial Narrow" w:hAnsi="Arial Narrow" w:cs="Arial"/>
                <w:color w:val="auto"/>
                <w:sz w:val="16"/>
                <w:szCs w:val="16"/>
                <w:lang w:val="en-GB"/>
              </w:rPr>
            </w:pPr>
          </w:p>
          <w:p w14:paraId="789DB183" w14:textId="77777777" w:rsidR="006B0501" w:rsidRPr="00014E44" w:rsidRDefault="006B0501" w:rsidP="00DE1185">
            <w:pPr>
              <w:pStyle w:val="CellBodyCentered"/>
              <w:rPr>
                <w:rFonts w:ascii="Arial Narrow" w:hAnsi="Arial Narrow" w:cs="Arial"/>
                <w:color w:val="auto"/>
                <w:sz w:val="16"/>
                <w:szCs w:val="16"/>
                <w:lang w:val="en-GB"/>
              </w:rPr>
            </w:pPr>
          </w:p>
          <w:p w14:paraId="54AFDA90" w14:textId="77777777" w:rsidR="006B0501" w:rsidRPr="00014E44" w:rsidRDefault="006B0501" w:rsidP="00DE1185">
            <w:pPr>
              <w:pStyle w:val="CellBodyCentered"/>
              <w:rPr>
                <w:rFonts w:ascii="Arial Narrow" w:hAnsi="Arial Narrow" w:cs="Arial"/>
                <w:color w:val="auto"/>
                <w:sz w:val="16"/>
                <w:szCs w:val="16"/>
                <w:lang w:val="en-GB"/>
              </w:rPr>
            </w:pPr>
          </w:p>
          <w:p w14:paraId="79609668" w14:textId="77777777" w:rsidR="006B0501" w:rsidRPr="00014E44" w:rsidRDefault="006B0501" w:rsidP="00DE1185">
            <w:pPr>
              <w:pStyle w:val="CellBodyCentered"/>
              <w:rPr>
                <w:rFonts w:ascii="Arial Narrow" w:hAnsi="Arial Narrow" w:cs="Arial"/>
                <w:color w:val="auto"/>
                <w:sz w:val="16"/>
                <w:szCs w:val="16"/>
                <w:lang w:val="en-GB"/>
              </w:rPr>
            </w:pPr>
          </w:p>
          <w:p w14:paraId="09771AA8" w14:textId="77777777" w:rsidR="006B0501" w:rsidRPr="00014E44" w:rsidRDefault="006B0501" w:rsidP="00DE1185">
            <w:pPr>
              <w:pStyle w:val="CellBodyCentered"/>
              <w:rPr>
                <w:rFonts w:ascii="Arial Narrow" w:hAnsi="Arial Narrow" w:cs="Arial"/>
                <w:color w:val="auto"/>
                <w:sz w:val="16"/>
                <w:szCs w:val="16"/>
                <w:lang w:val="en-GB"/>
              </w:rPr>
            </w:pPr>
          </w:p>
          <w:p w14:paraId="394650B6" w14:textId="77777777" w:rsidR="006B0501" w:rsidRPr="00014E44" w:rsidRDefault="006B0501" w:rsidP="00DE1185">
            <w:pPr>
              <w:pStyle w:val="CellBodyCentered"/>
              <w:rPr>
                <w:rFonts w:ascii="Arial Narrow" w:hAnsi="Arial Narrow" w:cs="Arial"/>
                <w:color w:val="auto"/>
                <w:sz w:val="16"/>
                <w:szCs w:val="16"/>
                <w:lang w:val="en-GB"/>
              </w:rPr>
            </w:pPr>
          </w:p>
          <w:p w14:paraId="59931A00" w14:textId="77777777" w:rsidR="006B0501" w:rsidRPr="00014E44" w:rsidRDefault="006B0501" w:rsidP="00DE1185">
            <w:pPr>
              <w:pStyle w:val="CellBodyCentered"/>
              <w:rPr>
                <w:rFonts w:ascii="Arial Narrow" w:hAnsi="Arial Narrow" w:cs="Arial"/>
                <w:color w:val="auto"/>
                <w:sz w:val="16"/>
                <w:szCs w:val="16"/>
                <w:lang w:val="en-GB"/>
              </w:rPr>
            </w:pPr>
          </w:p>
          <w:p w14:paraId="7B596191" w14:textId="77777777" w:rsidR="006B0501" w:rsidRPr="00014E44" w:rsidRDefault="006B0501" w:rsidP="00DE1185">
            <w:pPr>
              <w:pStyle w:val="CellBodyCentered"/>
              <w:rPr>
                <w:rFonts w:ascii="Arial Narrow" w:hAnsi="Arial Narrow" w:cs="Arial"/>
                <w:color w:val="auto"/>
                <w:sz w:val="16"/>
                <w:szCs w:val="16"/>
                <w:lang w:val="en-GB"/>
              </w:rPr>
            </w:pPr>
          </w:p>
          <w:p w14:paraId="2F00E346" w14:textId="77777777" w:rsidR="006B0501" w:rsidRPr="00014E44" w:rsidRDefault="006B0501" w:rsidP="00DE1185">
            <w:pPr>
              <w:pStyle w:val="CellBodyCentered"/>
              <w:rPr>
                <w:rFonts w:ascii="Arial Narrow" w:hAnsi="Arial Narrow" w:cs="Arial"/>
                <w:color w:val="auto"/>
                <w:sz w:val="16"/>
                <w:szCs w:val="16"/>
                <w:lang w:val="en-GB"/>
              </w:rPr>
            </w:pPr>
          </w:p>
          <w:p w14:paraId="501BC7F9" w14:textId="77777777" w:rsidR="006B0501" w:rsidRPr="00014E44" w:rsidRDefault="006B0501" w:rsidP="00DE1185">
            <w:pPr>
              <w:pStyle w:val="CellBodyCentered"/>
              <w:rPr>
                <w:rFonts w:ascii="Arial Narrow" w:hAnsi="Arial Narrow" w:cs="Arial"/>
                <w:color w:val="auto"/>
                <w:sz w:val="16"/>
                <w:szCs w:val="16"/>
                <w:lang w:val="en-GB"/>
              </w:rPr>
            </w:pPr>
          </w:p>
          <w:p w14:paraId="54D3899A" w14:textId="77777777" w:rsidR="006B0501" w:rsidRPr="00014E44" w:rsidRDefault="006B0501" w:rsidP="00DE1185">
            <w:pPr>
              <w:pStyle w:val="CellBodyCentered"/>
              <w:rPr>
                <w:rFonts w:ascii="Arial Narrow" w:hAnsi="Arial Narrow" w:cs="Arial"/>
                <w:color w:val="auto"/>
                <w:sz w:val="16"/>
                <w:szCs w:val="16"/>
                <w:lang w:val="en-GB"/>
              </w:rPr>
            </w:pPr>
          </w:p>
          <w:p w14:paraId="5252B33C" w14:textId="77777777" w:rsidR="006B0501" w:rsidRPr="00014E44" w:rsidRDefault="006B0501" w:rsidP="00DE1185">
            <w:pPr>
              <w:pStyle w:val="CellBodyCentered"/>
              <w:rPr>
                <w:rFonts w:ascii="Arial Narrow" w:hAnsi="Arial Narrow" w:cs="Arial"/>
                <w:color w:val="auto"/>
                <w:sz w:val="16"/>
                <w:szCs w:val="16"/>
                <w:lang w:val="en-GB"/>
              </w:rPr>
            </w:pPr>
          </w:p>
          <w:p w14:paraId="49B2D9EA" w14:textId="77777777" w:rsidR="006B0501" w:rsidRPr="00014E44" w:rsidRDefault="006B0501" w:rsidP="00DE1185">
            <w:pPr>
              <w:pStyle w:val="CellBodyCentered"/>
              <w:rPr>
                <w:rFonts w:ascii="Arial Narrow" w:hAnsi="Arial Narrow" w:cs="Arial"/>
                <w:color w:val="auto"/>
                <w:sz w:val="16"/>
                <w:szCs w:val="16"/>
                <w:lang w:val="en-GB"/>
              </w:rPr>
            </w:pPr>
          </w:p>
          <w:p w14:paraId="6D5ECD08" w14:textId="77777777" w:rsidR="006B0501" w:rsidRPr="00014E44" w:rsidRDefault="006B0501" w:rsidP="00DE1185">
            <w:pPr>
              <w:pStyle w:val="CellBodyCentered"/>
              <w:rPr>
                <w:rFonts w:ascii="Arial Narrow" w:hAnsi="Arial Narrow" w:cs="Arial"/>
                <w:color w:val="auto"/>
                <w:sz w:val="16"/>
                <w:szCs w:val="16"/>
                <w:lang w:val="en-GB"/>
              </w:rPr>
            </w:pPr>
          </w:p>
          <w:p w14:paraId="68ECA2BE" w14:textId="77777777" w:rsidR="006B0501" w:rsidRPr="00014E44" w:rsidRDefault="006B0501" w:rsidP="00DE1185">
            <w:pPr>
              <w:pStyle w:val="CellBodyCentered"/>
              <w:rPr>
                <w:rFonts w:ascii="Arial Narrow" w:hAnsi="Arial Narrow" w:cs="Arial"/>
                <w:color w:val="auto"/>
                <w:sz w:val="16"/>
                <w:szCs w:val="16"/>
                <w:lang w:val="en-GB"/>
              </w:rPr>
            </w:pPr>
          </w:p>
          <w:p w14:paraId="592C3028" w14:textId="77777777" w:rsidR="006B0501" w:rsidRPr="00014E44" w:rsidRDefault="006B0501" w:rsidP="00DE1185">
            <w:pPr>
              <w:pStyle w:val="CellBodyCentered"/>
              <w:rPr>
                <w:rFonts w:ascii="Arial Narrow" w:hAnsi="Arial Narrow" w:cs="Arial"/>
                <w:color w:val="auto"/>
                <w:sz w:val="16"/>
                <w:szCs w:val="16"/>
                <w:lang w:val="en-GB"/>
              </w:rPr>
            </w:pPr>
          </w:p>
          <w:p w14:paraId="0F406645" w14:textId="77777777" w:rsidR="006B0501" w:rsidRPr="00014E44" w:rsidRDefault="006B0501" w:rsidP="00DE1185">
            <w:pPr>
              <w:pStyle w:val="CellBodyCentered"/>
              <w:rPr>
                <w:rFonts w:ascii="Arial Narrow" w:hAnsi="Arial Narrow" w:cs="Arial"/>
                <w:color w:val="auto"/>
                <w:sz w:val="16"/>
                <w:szCs w:val="16"/>
                <w:lang w:val="en-GB"/>
              </w:rPr>
            </w:pPr>
          </w:p>
          <w:p w14:paraId="34A02295" w14:textId="77777777" w:rsidR="006B0501" w:rsidRPr="00014E44" w:rsidRDefault="006B0501" w:rsidP="00DE1185">
            <w:pPr>
              <w:pStyle w:val="CellBodyCentered"/>
              <w:rPr>
                <w:rFonts w:ascii="Arial Narrow" w:hAnsi="Arial Narrow" w:cs="Arial"/>
                <w:color w:val="auto"/>
                <w:sz w:val="16"/>
                <w:szCs w:val="16"/>
                <w:lang w:val="en-GB"/>
              </w:rPr>
            </w:pPr>
          </w:p>
          <w:p w14:paraId="7E5B8CD6" w14:textId="77777777" w:rsidR="006B0501" w:rsidRPr="00014E44" w:rsidRDefault="006B0501" w:rsidP="00DE1185">
            <w:pPr>
              <w:pStyle w:val="CellBodyCentered"/>
              <w:rPr>
                <w:rFonts w:ascii="Arial Narrow" w:hAnsi="Arial Narrow" w:cs="Arial"/>
                <w:color w:val="auto"/>
                <w:sz w:val="16"/>
                <w:szCs w:val="16"/>
                <w:lang w:val="en-GB"/>
              </w:rPr>
            </w:pPr>
          </w:p>
          <w:p w14:paraId="1936DE5D" w14:textId="77777777" w:rsidR="006B0501" w:rsidRPr="00014E44" w:rsidRDefault="006B0501" w:rsidP="00DE1185">
            <w:pPr>
              <w:pStyle w:val="CellBodyCentered"/>
              <w:rPr>
                <w:rFonts w:ascii="Arial Narrow" w:hAnsi="Arial Narrow" w:cs="Arial"/>
                <w:color w:val="auto"/>
                <w:sz w:val="16"/>
                <w:szCs w:val="16"/>
                <w:lang w:val="en-GB"/>
              </w:rPr>
            </w:pPr>
          </w:p>
          <w:p w14:paraId="68FD498F" w14:textId="77777777" w:rsidR="006B0501" w:rsidRPr="00014E44" w:rsidRDefault="006B0501" w:rsidP="00DE1185">
            <w:pPr>
              <w:pStyle w:val="CellBodyCentered"/>
              <w:rPr>
                <w:rFonts w:ascii="Arial Narrow" w:hAnsi="Arial Narrow" w:cs="Arial"/>
                <w:color w:val="auto"/>
                <w:sz w:val="16"/>
                <w:szCs w:val="16"/>
                <w:lang w:val="en-GB"/>
              </w:rPr>
            </w:pPr>
          </w:p>
          <w:p w14:paraId="57FBE07E" w14:textId="77777777" w:rsidR="006B0501" w:rsidRPr="00014E44" w:rsidRDefault="006B0501" w:rsidP="00DE1185">
            <w:pPr>
              <w:pStyle w:val="CellBodyCentered"/>
              <w:rPr>
                <w:rFonts w:ascii="Arial Narrow" w:hAnsi="Arial Narrow" w:cs="Arial"/>
                <w:color w:val="auto"/>
                <w:sz w:val="16"/>
                <w:szCs w:val="16"/>
                <w:lang w:val="en-GB"/>
              </w:rPr>
            </w:pPr>
          </w:p>
          <w:p w14:paraId="74E0310A" w14:textId="77777777" w:rsidR="006B0501" w:rsidRPr="00014E44" w:rsidRDefault="006B0501" w:rsidP="00DE1185">
            <w:pPr>
              <w:pStyle w:val="CellBodyCentered"/>
              <w:rPr>
                <w:rFonts w:ascii="Arial Narrow" w:hAnsi="Arial Narrow" w:cs="Arial"/>
                <w:color w:val="auto"/>
                <w:sz w:val="16"/>
                <w:szCs w:val="16"/>
                <w:lang w:val="en-GB"/>
              </w:rPr>
            </w:pPr>
          </w:p>
          <w:p w14:paraId="57C642B8" w14:textId="77777777" w:rsidR="006B0501" w:rsidRPr="00014E44" w:rsidRDefault="006B0501" w:rsidP="00DE1185">
            <w:pPr>
              <w:pStyle w:val="CellBodyCentered"/>
              <w:rPr>
                <w:rFonts w:ascii="Arial Narrow" w:hAnsi="Arial Narrow" w:cs="Arial"/>
                <w:color w:val="auto"/>
                <w:sz w:val="16"/>
                <w:szCs w:val="16"/>
                <w:lang w:val="en-GB"/>
              </w:rPr>
            </w:pPr>
          </w:p>
          <w:p w14:paraId="6BFA70DF" w14:textId="77777777" w:rsidR="006B0501" w:rsidRPr="00014E44" w:rsidRDefault="006B0501" w:rsidP="00DE1185">
            <w:pPr>
              <w:pStyle w:val="CellBodyCentered"/>
              <w:rPr>
                <w:rFonts w:ascii="Arial Narrow" w:hAnsi="Arial Narrow" w:cs="Arial"/>
                <w:color w:val="auto"/>
                <w:sz w:val="16"/>
                <w:szCs w:val="16"/>
                <w:lang w:val="en-GB"/>
              </w:rPr>
            </w:pPr>
          </w:p>
          <w:p w14:paraId="01C907A9" w14:textId="77777777" w:rsidR="006B0501" w:rsidRPr="00014E44" w:rsidRDefault="006B0501" w:rsidP="00DE1185">
            <w:pPr>
              <w:pStyle w:val="CellBodyCentered"/>
              <w:rPr>
                <w:rFonts w:ascii="Arial Narrow" w:hAnsi="Arial Narrow" w:cs="Arial"/>
                <w:color w:val="auto"/>
                <w:sz w:val="16"/>
                <w:szCs w:val="16"/>
                <w:lang w:val="en-GB"/>
              </w:rPr>
            </w:pPr>
          </w:p>
          <w:p w14:paraId="1837A08F" w14:textId="77777777" w:rsidR="006B0501" w:rsidRPr="00014E44" w:rsidRDefault="006B0501" w:rsidP="00DE1185">
            <w:pPr>
              <w:pStyle w:val="CellBodyCentered"/>
              <w:rPr>
                <w:rFonts w:ascii="Arial Narrow" w:hAnsi="Arial Narrow" w:cs="Arial"/>
                <w:color w:val="auto"/>
                <w:sz w:val="16"/>
                <w:szCs w:val="16"/>
                <w:lang w:val="en-GB"/>
              </w:rPr>
            </w:pPr>
          </w:p>
          <w:p w14:paraId="29175057" w14:textId="77777777" w:rsidR="006B0501" w:rsidRPr="00014E44" w:rsidRDefault="006B0501" w:rsidP="00DE1185">
            <w:pPr>
              <w:pStyle w:val="CellBodyCentered"/>
              <w:rPr>
                <w:rFonts w:ascii="Arial Narrow" w:hAnsi="Arial Narrow" w:cs="Arial"/>
                <w:color w:val="auto"/>
                <w:sz w:val="16"/>
                <w:szCs w:val="16"/>
                <w:lang w:val="en-GB"/>
              </w:rPr>
            </w:pPr>
          </w:p>
          <w:p w14:paraId="7E71E188" w14:textId="77777777" w:rsidR="006B0501" w:rsidRPr="00014E44" w:rsidRDefault="006B0501" w:rsidP="00DE1185">
            <w:pPr>
              <w:pStyle w:val="CellBodyCentered"/>
              <w:rPr>
                <w:rFonts w:ascii="Arial Narrow" w:hAnsi="Arial Narrow" w:cs="Arial"/>
                <w:color w:val="auto"/>
                <w:sz w:val="16"/>
                <w:szCs w:val="16"/>
                <w:lang w:val="en-GB"/>
              </w:rPr>
            </w:pPr>
          </w:p>
          <w:p w14:paraId="71E62CFE" w14:textId="77777777" w:rsidR="006B0501" w:rsidRPr="00014E44" w:rsidRDefault="006B0501" w:rsidP="00DE1185">
            <w:pPr>
              <w:pStyle w:val="CellBodyCentered"/>
              <w:rPr>
                <w:rFonts w:ascii="Arial Narrow" w:hAnsi="Arial Narrow" w:cs="Arial"/>
                <w:color w:val="auto"/>
                <w:sz w:val="16"/>
                <w:szCs w:val="16"/>
                <w:lang w:val="en-GB"/>
              </w:rPr>
            </w:pPr>
          </w:p>
          <w:p w14:paraId="2658FF97" w14:textId="77777777" w:rsidR="006B0501" w:rsidRPr="00014E44" w:rsidRDefault="006B0501" w:rsidP="00DE1185">
            <w:pPr>
              <w:pStyle w:val="CellBodyCentered"/>
              <w:rPr>
                <w:rFonts w:ascii="Arial Narrow" w:hAnsi="Arial Narrow" w:cs="Arial"/>
                <w:color w:val="auto"/>
                <w:sz w:val="16"/>
                <w:szCs w:val="16"/>
                <w:lang w:val="en-GB"/>
              </w:rPr>
            </w:pPr>
          </w:p>
          <w:p w14:paraId="2A9F63AC" w14:textId="77777777" w:rsidR="00CB03C9" w:rsidRDefault="00CB03C9" w:rsidP="00DE1185">
            <w:pPr>
              <w:pStyle w:val="CellBodyCentered"/>
              <w:rPr>
                <w:rFonts w:ascii="Arial Narrow" w:hAnsi="Arial Narrow" w:cs="Arial"/>
                <w:color w:val="auto"/>
                <w:sz w:val="16"/>
                <w:szCs w:val="16"/>
              </w:rPr>
            </w:pPr>
          </w:p>
          <w:p w14:paraId="34456684" w14:textId="77777777" w:rsidR="00CB03C9" w:rsidRDefault="00CB03C9" w:rsidP="00DE1185">
            <w:pPr>
              <w:pStyle w:val="CellBodyCentered"/>
              <w:rPr>
                <w:rFonts w:ascii="Arial Narrow" w:hAnsi="Arial Narrow" w:cs="Arial"/>
                <w:color w:val="auto"/>
                <w:sz w:val="16"/>
                <w:szCs w:val="16"/>
              </w:rPr>
            </w:pPr>
          </w:p>
          <w:p w14:paraId="2DF07958" w14:textId="77777777" w:rsidR="00CB03C9" w:rsidRDefault="00CB03C9" w:rsidP="00DE1185">
            <w:pPr>
              <w:pStyle w:val="CellBodyCentered"/>
              <w:rPr>
                <w:rFonts w:ascii="Arial Narrow" w:hAnsi="Arial Narrow" w:cs="Arial"/>
                <w:color w:val="auto"/>
                <w:sz w:val="16"/>
                <w:szCs w:val="16"/>
              </w:rPr>
            </w:pPr>
          </w:p>
          <w:p w14:paraId="2FA8A493" w14:textId="77777777" w:rsidR="00CB03C9" w:rsidRDefault="00CB03C9" w:rsidP="00DE1185">
            <w:pPr>
              <w:pStyle w:val="CellBodyCentered"/>
              <w:rPr>
                <w:rFonts w:ascii="Arial Narrow" w:hAnsi="Arial Narrow" w:cs="Arial"/>
                <w:color w:val="auto"/>
                <w:sz w:val="16"/>
                <w:szCs w:val="16"/>
              </w:rPr>
            </w:pPr>
          </w:p>
          <w:p w14:paraId="012773FA" w14:textId="77777777" w:rsidR="00CB03C9" w:rsidRDefault="00CB03C9" w:rsidP="00DE1185">
            <w:pPr>
              <w:pStyle w:val="CellBodyCentered"/>
              <w:rPr>
                <w:rFonts w:ascii="Arial Narrow" w:hAnsi="Arial Narrow" w:cs="Arial"/>
                <w:color w:val="auto"/>
                <w:sz w:val="16"/>
                <w:szCs w:val="16"/>
              </w:rPr>
            </w:pPr>
          </w:p>
          <w:p w14:paraId="681DBF87" w14:textId="77777777" w:rsidR="00CB03C9" w:rsidRDefault="00CB03C9" w:rsidP="00DE1185">
            <w:pPr>
              <w:pStyle w:val="CellBodyCentered"/>
              <w:rPr>
                <w:rFonts w:ascii="Arial Narrow" w:hAnsi="Arial Narrow" w:cs="Arial"/>
                <w:color w:val="auto"/>
                <w:sz w:val="16"/>
                <w:szCs w:val="16"/>
              </w:rPr>
            </w:pPr>
          </w:p>
          <w:p w14:paraId="48C48E53" w14:textId="77777777" w:rsidR="00CB03C9" w:rsidRDefault="00CB03C9" w:rsidP="00DE1185">
            <w:pPr>
              <w:pStyle w:val="CellBodyCentered"/>
              <w:rPr>
                <w:rFonts w:ascii="Arial Narrow" w:hAnsi="Arial Narrow" w:cs="Arial"/>
                <w:color w:val="auto"/>
                <w:sz w:val="16"/>
                <w:szCs w:val="16"/>
              </w:rPr>
            </w:pPr>
          </w:p>
          <w:p w14:paraId="4A025356" w14:textId="77777777" w:rsidR="00CB03C9" w:rsidRDefault="00CB03C9" w:rsidP="00DE1185">
            <w:pPr>
              <w:pStyle w:val="CellBodyCentered"/>
              <w:rPr>
                <w:rFonts w:ascii="Arial Narrow" w:hAnsi="Arial Narrow" w:cs="Arial"/>
                <w:color w:val="auto"/>
                <w:sz w:val="16"/>
                <w:szCs w:val="16"/>
              </w:rPr>
            </w:pPr>
          </w:p>
          <w:p w14:paraId="08382CC9" w14:textId="77777777" w:rsidR="00CB03C9" w:rsidRDefault="00CB03C9" w:rsidP="00DE1185">
            <w:pPr>
              <w:pStyle w:val="CellBodyCentered"/>
              <w:rPr>
                <w:rFonts w:ascii="Arial Narrow" w:hAnsi="Arial Narrow" w:cs="Arial"/>
                <w:color w:val="auto"/>
                <w:sz w:val="16"/>
                <w:szCs w:val="16"/>
              </w:rPr>
            </w:pPr>
          </w:p>
          <w:p w14:paraId="447BF8C9" w14:textId="77777777" w:rsidR="00CB03C9" w:rsidRDefault="00CB03C9" w:rsidP="00DE1185">
            <w:pPr>
              <w:pStyle w:val="CellBodyCentered"/>
              <w:rPr>
                <w:rFonts w:ascii="Arial Narrow" w:hAnsi="Arial Narrow" w:cs="Arial"/>
                <w:color w:val="auto"/>
                <w:sz w:val="16"/>
                <w:szCs w:val="16"/>
              </w:rPr>
            </w:pPr>
          </w:p>
          <w:p w14:paraId="7EDB2ABF" w14:textId="77777777" w:rsidR="00CB03C9" w:rsidRDefault="00CB03C9" w:rsidP="00DE1185">
            <w:pPr>
              <w:pStyle w:val="CellBodyCentered"/>
              <w:rPr>
                <w:rFonts w:ascii="Arial Narrow" w:hAnsi="Arial Narrow" w:cs="Arial"/>
                <w:color w:val="auto"/>
                <w:sz w:val="16"/>
                <w:szCs w:val="16"/>
              </w:rPr>
            </w:pPr>
          </w:p>
          <w:p w14:paraId="53A3179D" w14:textId="77777777" w:rsidR="006B0501" w:rsidRPr="00014E44" w:rsidRDefault="006B0501" w:rsidP="00DE1185">
            <w:pPr>
              <w:pStyle w:val="CellBodyCentered"/>
              <w:ind w:left="720"/>
              <w:rPr>
                <w:rFonts w:ascii="Arial Narrow" w:hAnsi="Arial Narrow" w:cs="Arial"/>
                <w:color w:val="auto"/>
                <w:sz w:val="16"/>
                <w:szCs w:val="16"/>
              </w:rPr>
            </w:pPr>
          </w:p>
          <w:p w14:paraId="32CDC47E" w14:textId="77777777" w:rsidR="006B0501" w:rsidRPr="00014E44" w:rsidRDefault="006B0501" w:rsidP="00DE1185">
            <w:pPr>
              <w:pStyle w:val="CellBodyCentered"/>
              <w:rPr>
                <w:rFonts w:ascii="Arial Narrow" w:hAnsi="Arial Narrow" w:cs="Arial"/>
                <w:color w:val="auto"/>
                <w:sz w:val="16"/>
                <w:szCs w:val="16"/>
                <w:lang w:val="en-GB"/>
              </w:rPr>
            </w:pPr>
          </w:p>
        </w:tc>
      </w:tr>
      <w:tr w:rsidR="00FA3851" w:rsidRPr="00014E44" w14:paraId="052E3B66" w14:textId="77777777" w:rsidTr="0038396C">
        <w:tc>
          <w:tcPr>
            <w:tcW w:w="3322" w:type="dxa"/>
            <w:tcBorders>
              <w:top w:val="single" w:sz="6" w:space="0" w:color="auto"/>
              <w:left w:val="single" w:sz="6" w:space="0" w:color="auto"/>
              <w:bottom w:val="single" w:sz="6" w:space="0" w:color="auto"/>
              <w:right w:val="single" w:sz="6" w:space="0" w:color="auto"/>
            </w:tcBorders>
          </w:tcPr>
          <w:p w14:paraId="32D3012D" w14:textId="77777777" w:rsidR="006B0501" w:rsidRPr="00014E44" w:rsidRDefault="006B0501" w:rsidP="00DE1185">
            <w:pPr>
              <w:pStyle w:val="CellBody"/>
              <w:rPr>
                <w:rFonts w:ascii="Arial Narrow" w:hAnsi="Arial Narrow" w:cs="Arial"/>
                <w:color w:val="auto"/>
                <w:sz w:val="16"/>
                <w:szCs w:val="16"/>
                <w:u w:val="single"/>
                <w:lang w:val="en-GB"/>
              </w:rPr>
            </w:pPr>
          </w:p>
          <w:p w14:paraId="63E0EE4B"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BB – BOILER BLOW DOWN</w:t>
            </w:r>
          </w:p>
          <w:p w14:paraId="4722900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3042B2E2" w14:textId="1FC44ECA"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7218161B" w14:textId="51E7E566" w:rsidR="006B0501" w:rsidRPr="00014E44" w:rsidRDefault="006B0501" w:rsidP="00DE1185">
            <w:pPr>
              <w:pStyle w:val="CellBody"/>
              <w:rPr>
                <w:ins w:id="4664" w:author="Zhunisbayev, Olzhasbek A [Bolashak Atyrau Limited]" w:date="2022-06-12T09:35:00Z"/>
                <w:rFonts w:ascii="Arial Narrow" w:hAnsi="Arial Narrow" w:cs="Arial"/>
                <w:color w:val="auto"/>
                <w:sz w:val="16"/>
                <w:szCs w:val="16"/>
                <w:lang w:val="en-GB"/>
              </w:rPr>
            </w:pPr>
            <w:ins w:id="4665" w:author="Zhunisbayev, Olzhasbek A [Bolashak Atyrau Limited]" w:date="2022-06-12T09:35:00Z">
              <w:r w:rsidRPr="00014E44">
                <w:rPr>
                  <w:rFonts w:ascii="Arial Narrow" w:hAnsi="Arial Narrow" w:cs="Arial"/>
                  <w:color w:val="auto"/>
                  <w:sz w:val="16"/>
                  <w:szCs w:val="16"/>
                  <w:lang w:val="en-GB"/>
                </w:rPr>
                <w:t>DHC - DRAIN, HYDROCARBONS</w:t>
              </w:r>
            </w:ins>
          </w:p>
          <w:p w14:paraId="09D564F1" w14:textId="08103D9B"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5A8E270C"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1A7CEBBA"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 TREATED WATER</w:t>
            </w:r>
          </w:p>
          <w:p w14:paraId="59B2E236" w14:textId="77777777" w:rsidR="006B0501" w:rsidRPr="00014E44" w:rsidRDefault="006B0501" w:rsidP="00DE1185">
            <w:pPr>
              <w:pStyle w:val="CellBody"/>
              <w:rPr>
                <w:rFonts w:ascii="Arial Narrow" w:hAnsi="Arial Narrow" w:cs="Arial"/>
                <w:color w:val="auto"/>
                <w:sz w:val="16"/>
                <w:szCs w:val="16"/>
                <w:u w:val="single"/>
                <w:rPrChange w:id="4666" w:author="Zhunisbayev, Olzhasbek A [Bolashak Atyrau Limited]" w:date="2022-06-13T17:17:00Z">
                  <w:rPr>
                    <w:rFonts w:ascii="Arial" w:hAnsi="Arial" w:cs="Arial"/>
                    <w:color w:val="auto"/>
                    <w:sz w:val="16"/>
                    <w:szCs w:val="16"/>
                    <w:u w:val="single"/>
                    <w:lang w:val="ru-RU"/>
                  </w:rPr>
                </w:rPrChange>
              </w:rPr>
            </w:pPr>
          </w:p>
        </w:tc>
        <w:tc>
          <w:tcPr>
            <w:tcW w:w="720" w:type="dxa"/>
            <w:tcBorders>
              <w:top w:val="single" w:sz="6" w:space="0" w:color="auto"/>
              <w:left w:val="single" w:sz="6" w:space="0" w:color="auto"/>
              <w:bottom w:val="single" w:sz="6" w:space="0" w:color="auto"/>
              <w:right w:val="single" w:sz="6" w:space="0" w:color="auto"/>
            </w:tcBorders>
          </w:tcPr>
          <w:p w14:paraId="3E9D1160" w14:textId="77777777" w:rsidR="006B0501" w:rsidRPr="00014E44" w:rsidRDefault="006B0501" w:rsidP="00DE1185">
            <w:pPr>
              <w:pStyle w:val="CellBodyCentered"/>
              <w:rPr>
                <w:rFonts w:ascii="Arial Narrow" w:hAnsi="Arial Narrow" w:cs="Arial"/>
                <w:b/>
                <w:color w:val="auto"/>
                <w:sz w:val="16"/>
                <w:szCs w:val="16"/>
                <w:lang w:val="en-GB"/>
              </w:rPr>
            </w:pPr>
          </w:p>
          <w:p w14:paraId="2AB06EF6"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150K23</w:t>
            </w:r>
          </w:p>
        </w:tc>
        <w:tc>
          <w:tcPr>
            <w:tcW w:w="450" w:type="dxa"/>
            <w:tcBorders>
              <w:top w:val="single" w:sz="6" w:space="0" w:color="auto"/>
              <w:left w:val="single" w:sz="6" w:space="0" w:color="auto"/>
              <w:bottom w:val="single" w:sz="6" w:space="0" w:color="auto"/>
              <w:right w:val="single" w:sz="6" w:space="0" w:color="auto"/>
            </w:tcBorders>
          </w:tcPr>
          <w:p w14:paraId="4D9D9A19" w14:textId="77777777" w:rsidR="006B0501" w:rsidRPr="00014E44" w:rsidRDefault="006B0501" w:rsidP="00DE1185">
            <w:pPr>
              <w:pStyle w:val="CellBodyCentered"/>
              <w:rPr>
                <w:rFonts w:ascii="Arial Narrow" w:hAnsi="Arial Narrow" w:cs="Arial"/>
                <w:color w:val="auto"/>
                <w:sz w:val="16"/>
                <w:szCs w:val="16"/>
                <w:lang w:val="en-GB"/>
              </w:rPr>
            </w:pPr>
          </w:p>
          <w:p w14:paraId="322D9CE8"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6.0</w:t>
            </w:r>
          </w:p>
        </w:tc>
        <w:tc>
          <w:tcPr>
            <w:tcW w:w="1080" w:type="dxa"/>
            <w:tcBorders>
              <w:top w:val="single" w:sz="6" w:space="0" w:color="auto"/>
              <w:left w:val="single" w:sz="6" w:space="0" w:color="auto"/>
              <w:bottom w:val="single" w:sz="6" w:space="0" w:color="auto"/>
              <w:right w:val="single" w:sz="6" w:space="0" w:color="auto"/>
            </w:tcBorders>
          </w:tcPr>
          <w:p w14:paraId="1AE9325F" w14:textId="77777777" w:rsidR="006B0501" w:rsidRPr="00014E44" w:rsidRDefault="006B0501" w:rsidP="00DE1185">
            <w:pPr>
              <w:pStyle w:val="CellBodyCentered"/>
              <w:rPr>
                <w:rFonts w:ascii="Arial Narrow" w:hAnsi="Arial Narrow" w:cs="Arial"/>
                <w:color w:val="auto"/>
                <w:sz w:val="16"/>
                <w:szCs w:val="16"/>
                <w:lang w:val="en-GB"/>
              </w:rPr>
            </w:pPr>
          </w:p>
          <w:p w14:paraId="0DA882E0" w14:textId="648FA356" w:rsidR="006B0501" w:rsidRPr="00014E44" w:rsidRDefault="009D0AE3"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570D70AD" w14:textId="77777777" w:rsidR="009D0AE3" w:rsidRPr="00014E44" w:rsidRDefault="009D0AE3" w:rsidP="00DE1185">
            <w:pPr>
              <w:pStyle w:val="CellBodyCentered"/>
              <w:rPr>
                <w:rFonts w:ascii="Arial Narrow" w:hAnsi="Arial Narrow" w:cs="Arial"/>
                <w:color w:val="auto"/>
                <w:sz w:val="16"/>
                <w:szCs w:val="16"/>
                <w:lang w:val="en-GB"/>
              </w:rPr>
            </w:pPr>
          </w:p>
          <w:p w14:paraId="14B195EE"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7BD19B08" w14:textId="77777777" w:rsidR="006B0501" w:rsidRPr="00014E44" w:rsidRDefault="006B0501" w:rsidP="00DE1185">
            <w:pPr>
              <w:pStyle w:val="CellBodyCentered"/>
              <w:rPr>
                <w:rFonts w:ascii="Arial Narrow" w:hAnsi="Arial Narrow" w:cs="Arial"/>
                <w:color w:val="auto"/>
                <w:sz w:val="16"/>
                <w:szCs w:val="16"/>
                <w:lang w:val="en-GB"/>
              </w:rPr>
            </w:pPr>
          </w:p>
          <w:p w14:paraId="263D8463" w14:textId="4ABB75FC" w:rsidR="006B0501" w:rsidRPr="00014E44" w:rsidRDefault="006B0501" w:rsidP="008359AC">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8359AC">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210C9233" w14:textId="77777777" w:rsidR="006B0501" w:rsidRPr="00014E44" w:rsidRDefault="006B0501" w:rsidP="00DE1185">
            <w:pPr>
              <w:pStyle w:val="CellBodyCentered"/>
              <w:rPr>
                <w:rFonts w:ascii="Arial Narrow" w:hAnsi="Arial Narrow" w:cs="Arial"/>
                <w:color w:val="auto"/>
                <w:sz w:val="16"/>
                <w:szCs w:val="16"/>
                <w:lang w:val="en-GB"/>
              </w:rPr>
            </w:pPr>
          </w:p>
          <w:p w14:paraId="7A5165E5" w14:textId="2101166E"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667" w:author="Zhunisbayev, Olzhasbek A [Bolashak Atyrau Limited]" w:date="2022-09-18T20:42:00Z">
              <w:r w:rsidRPr="00014E44" w:rsidDel="004E3B81">
                <w:rPr>
                  <w:rFonts w:ascii="Arial Narrow" w:hAnsi="Arial Narrow" w:cs="Arial"/>
                  <w:color w:val="auto"/>
                  <w:sz w:val="16"/>
                  <w:szCs w:val="16"/>
                  <w:lang w:val="en-GB"/>
                </w:rPr>
                <w:delText xml:space="preserve">46 </w:delText>
              </w:r>
            </w:del>
            <w:ins w:id="4668" w:author="Zhunisbayev, Olzhasbek A [Bolashak Atyrau Limited]" w:date="2022-09-18T20:42: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+200°C</w:t>
            </w:r>
          </w:p>
        </w:tc>
        <w:tc>
          <w:tcPr>
            <w:tcW w:w="1890" w:type="dxa"/>
            <w:tcBorders>
              <w:top w:val="single" w:sz="6" w:space="0" w:color="auto"/>
              <w:left w:val="single" w:sz="6" w:space="0" w:color="auto"/>
              <w:bottom w:val="single" w:sz="6" w:space="0" w:color="auto"/>
              <w:right w:val="single" w:sz="6" w:space="0" w:color="auto"/>
            </w:tcBorders>
          </w:tcPr>
          <w:p w14:paraId="1FBF0B50" w14:textId="77777777" w:rsidR="006B0501" w:rsidRPr="00014E44" w:rsidRDefault="006B0501" w:rsidP="00DE1185">
            <w:pPr>
              <w:pStyle w:val="CellBody"/>
              <w:rPr>
                <w:rFonts w:ascii="Arial Narrow" w:hAnsi="Arial Narrow" w:cs="Arial"/>
                <w:color w:val="auto"/>
                <w:sz w:val="16"/>
                <w:szCs w:val="16"/>
                <w:lang w:val="en-GB"/>
              </w:rPr>
            </w:pPr>
          </w:p>
          <w:p w14:paraId="4CADF7E8" w14:textId="02E26CB2"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r w:rsidR="008359AC">
              <w:rPr>
                <w:rFonts w:ascii="Arial Narrow" w:hAnsi="Arial Narrow" w:cs="Arial"/>
                <w:color w:val="auto"/>
                <w:sz w:val="16"/>
                <w:szCs w:val="16"/>
                <w:u w:val="single"/>
              </w:rPr>
              <w:t xml:space="preserve"> </w:t>
            </w:r>
            <w:r w:rsidRPr="00014E44">
              <w:rPr>
                <w:rFonts w:ascii="Arial Narrow" w:hAnsi="Arial Narrow" w:cs="Arial"/>
                <w:color w:val="auto"/>
                <w:sz w:val="16"/>
                <w:szCs w:val="16"/>
                <w:lang w:val="en-GB"/>
              </w:rPr>
              <w:t>(limited by flange ratings)</w:t>
            </w:r>
          </w:p>
          <w:p w14:paraId="490C4BA2" w14:textId="20C330C6" w:rsidR="006B0501" w:rsidRPr="00014E44" w:rsidRDefault="00571500" w:rsidP="00DE1185">
            <w:pPr>
              <w:pStyle w:val="TableText"/>
              <w:rPr>
                <w:rFonts w:ascii="Arial Narrow" w:hAnsi="Arial Narrow"/>
                <w:color w:val="auto"/>
                <w:szCs w:val="16"/>
              </w:rPr>
            </w:pPr>
            <w:r w:rsidRPr="00014E44">
              <w:rPr>
                <w:rFonts w:ascii="Arial Narrow" w:hAnsi="Arial Narrow" w:cs="Arial"/>
                <w:color w:val="auto"/>
                <w:szCs w:val="16"/>
                <w:lang w:val="en-GB"/>
              </w:rPr>
              <w:t>-</w:t>
            </w:r>
            <w:del w:id="4669" w:author="Zhunisbayev, Olzhasbek A [Bolashak Atyrau Limited]" w:date="2022-09-18T20:40:00Z">
              <w:r w:rsidRPr="00014E44" w:rsidDel="00154639">
                <w:rPr>
                  <w:rFonts w:ascii="Arial Narrow" w:hAnsi="Arial Narrow" w:cs="Arial"/>
                  <w:color w:val="auto"/>
                  <w:szCs w:val="16"/>
                  <w:lang w:val="en-GB"/>
                </w:rPr>
                <w:delText xml:space="preserve">46 </w:delText>
              </w:r>
            </w:del>
            <w:ins w:id="4670" w:author="Zhunisbayev, Olzhasbek A [Bolashak Atyrau Limited]" w:date="2022-09-18T20:40:00Z">
              <w:r w:rsidRPr="00014E44">
                <w:rPr>
                  <w:rFonts w:ascii="Arial Narrow" w:hAnsi="Arial Narrow" w:cs="Arial"/>
                  <w:color w:val="auto"/>
                  <w:szCs w:val="16"/>
                  <w:lang w:val="en-GB"/>
                </w:rPr>
                <w:t>40</w:t>
              </w:r>
            </w:ins>
            <w:r w:rsidR="006B0501" w:rsidRPr="00014E44">
              <w:rPr>
                <w:rFonts w:ascii="Arial Narrow" w:hAnsi="Arial Narrow"/>
                <w:color w:val="auto"/>
                <w:szCs w:val="16"/>
              </w:rPr>
              <w:t xml:space="preserve"> to 38°</w:t>
            </w:r>
            <w:r w:rsidR="006B0501" w:rsidRPr="00014E44">
              <w:rPr>
                <w:rFonts w:ascii="Arial Narrow" w:hAnsi="Arial Narrow"/>
                <w:snapToGrid w:val="0"/>
                <w:color w:val="auto"/>
                <w:szCs w:val="16"/>
              </w:rPr>
              <w:t xml:space="preserve">C </w:t>
            </w:r>
            <w:r w:rsidR="006B0501" w:rsidRPr="00014E44">
              <w:rPr>
                <w:rFonts w:ascii="Arial Narrow" w:hAnsi="Arial Narrow"/>
                <w:color w:val="auto"/>
                <w:szCs w:val="16"/>
              </w:rPr>
              <w:t>= 19.6 barg</w:t>
            </w:r>
          </w:p>
          <w:p w14:paraId="77BE6336" w14:textId="7B32ECD9"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19.2 </w:t>
            </w:r>
            <w:r w:rsidRPr="00014E44">
              <w:rPr>
                <w:rFonts w:ascii="Arial Narrow" w:hAnsi="Arial Narrow"/>
                <w:color w:val="auto"/>
                <w:szCs w:val="16"/>
              </w:rPr>
              <w:t>barg</w:t>
            </w:r>
          </w:p>
          <w:p w14:paraId="5DF0F4E5" w14:textId="6BB547A0"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100°</w:t>
            </w:r>
            <w:r w:rsidRPr="00014E44">
              <w:rPr>
                <w:rFonts w:ascii="Arial Narrow" w:hAnsi="Arial Narrow"/>
                <w:snapToGrid w:val="0"/>
                <w:color w:val="auto"/>
                <w:szCs w:val="16"/>
              </w:rPr>
              <w:t xml:space="preserve">C = 17.7 </w:t>
            </w:r>
            <w:r w:rsidRPr="00014E44">
              <w:rPr>
                <w:rFonts w:ascii="Arial Narrow" w:hAnsi="Arial Narrow"/>
                <w:color w:val="auto"/>
                <w:szCs w:val="16"/>
              </w:rPr>
              <w:t>barg</w:t>
            </w:r>
          </w:p>
          <w:p w14:paraId="7FEFCCC7" w14:textId="2489BCA3"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15.8 </w:t>
            </w:r>
            <w:r w:rsidRPr="00014E44">
              <w:rPr>
                <w:rFonts w:ascii="Arial Narrow" w:hAnsi="Arial Narrow" w:cs="Arial"/>
                <w:color w:val="auto"/>
                <w:sz w:val="16"/>
                <w:szCs w:val="16"/>
                <w:lang w:val="en-GB"/>
              </w:rPr>
              <w:t>barg</w:t>
            </w:r>
          </w:p>
          <w:p w14:paraId="2D8FFB76" w14:textId="53168843"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13.8 </w:t>
            </w:r>
            <w:r w:rsidRPr="00014E44">
              <w:rPr>
                <w:rFonts w:ascii="Arial Narrow" w:hAnsi="Arial Narrow" w:cs="Arial"/>
                <w:color w:val="auto"/>
                <w:sz w:val="16"/>
                <w:szCs w:val="16"/>
                <w:lang w:val="en-GB"/>
              </w:rPr>
              <w:t>barg</w:t>
            </w:r>
          </w:p>
        </w:tc>
        <w:tc>
          <w:tcPr>
            <w:tcW w:w="630" w:type="dxa"/>
            <w:tcBorders>
              <w:top w:val="single" w:sz="6" w:space="0" w:color="auto"/>
              <w:left w:val="single" w:sz="6" w:space="0" w:color="auto"/>
              <w:bottom w:val="single" w:sz="6" w:space="0" w:color="auto"/>
              <w:right w:val="single" w:sz="6" w:space="0" w:color="auto"/>
            </w:tcBorders>
          </w:tcPr>
          <w:p w14:paraId="07AE9970" w14:textId="77777777" w:rsidR="006B0501" w:rsidRPr="00014E44" w:rsidRDefault="006B0501" w:rsidP="00DE1185">
            <w:pPr>
              <w:pStyle w:val="CellBodyCentered"/>
              <w:rPr>
                <w:rFonts w:ascii="Arial Narrow" w:hAnsi="Arial Narrow" w:cs="Arial"/>
                <w:color w:val="auto"/>
                <w:sz w:val="16"/>
                <w:szCs w:val="16"/>
              </w:rPr>
            </w:pPr>
          </w:p>
          <w:p w14:paraId="504120AC" w14:textId="77777777" w:rsidR="006B0501" w:rsidRPr="00014E44" w:rsidRDefault="006B0501"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YES</w:t>
            </w:r>
          </w:p>
        </w:tc>
        <w:tc>
          <w:tcPr>
            <w:tcW w:w="418" w:type="dxa"/>
            <w:tcBorders>
              <w:top w:val="single" w:sz="6" w:space="0" w:color="auto"/>
              <w:left w:val="single" w:sz="6" w:space="0" w:color="auto"/>
              <w:bottom w:val="single" w:sz="6" w:space="0" w:color="auto"/>
              <w:right w:val="single" w:sz="6" w:space="0" w:color="auto"/>
            </w:tcBorders>
          </w:tcPr>
          <w:p w14:paraId="6D8F4F28" w14:textId="77777777" w:rsidR="006B0501" w:rsidRPr="00014E44" w:rsidRDefault="006B0501" w:rsidP="00DE1185">
            <w:pPr>
              <w:pStyle w:val="CellBodyCentered"/>
              <w:rPr>
                <w:rFonts w:ascii="Arial Narrow" w:hAnsi="Arial Narrow" w:cs="Arial"/>
                <w:color w:val="auto"/>
                <w:sz w:val="16"/>
                <w:szCs w:val="16"/>
                <w:lang w:val="en-GB"/>
              </w:rPr>
            </w:pPr>
          </w:p>
          <w:p w14:paraId="2DDCA838"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3A2D0DD6" w14:textId="77777777" w:rsidTr="0038396C">
        <w:tc>
          <w:tcPr>
            <w:tcW w:w="3322" w:type="dxa"/>
            <w:tcBorders>
              <w:top w:val="single" w:sz="6" w:space="0" w:color="auto"/>
              <w:left w:val="single" w:sz="6" w:space="0" w:color="auto"/>
              <w:bottom w:val="single" w:sz="6" w:space="0" w:color="auto"/>
              <w:right w:val="single" w:sz="6" w:space="0" w:color="auto"/>
            </w:tcBorders>
          </w:tcPr>
          <w:p w14:paraId="59A95D5E" w14:textId="59279256" w:rsidR="006B0501" w:rsidRPr="00014E44" w:rsidRDefault="006B0501" w:rsidP="00DE1185">
            <w:pPr>
              <w:pStyle w:val="CellBody"/>
              <w:rPr>
                <w:rFonts w:ascii="Arial Narrow" w:hAnsi="Arial Narrow" w:cs="Arial"/>
                <w:color w:val="auto"/>
                <w:sz w:val="16"/>
                <w:szCs w:val="16"/>
                <w:u w:val="single"/>
                <w:lang w:val="en-GB"/>
              </w:rPr>
            </w:pPr>
          </w:p>
          <w:p w14:paraId="516FCA85" w14:textId="77777777" w:rsidR="006B0501" w:rsidRDefault="006B0501"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SOUR SERVICE</w:t>
            </w:r>
          </w:p>
          <w:p w14:paraId="328BE0A7" w14:textId="77777777" w:rsidR="008359AC" w:rsidRPr="00014E44" w:rsidRDefault="008359AC" w:rsidP="00DE1185">
            <w:pPr>
              <w:pStyle w:val="CellBody"/>
              <w:rPr>
                <w:rFonts w:ascii="Arial Narrow" w:hAnsi="Arial Narrow" w:cs="Arial"/>
                <w:color w:val="auto"/>
                <w:sz w:val="16"/>
                <w:szCs w:val="16"/>
                <w:u w:val="single"/>
                <w:lang w:val="en-GB"/>
              </w:rPr>
            </w:pPr>
          </w:p>
          <w:p w14:paraId="48B9355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GCL – CLAUS GAS</w:t>
            </w:r>
          </w:p>
          <w:p w14:paraId="043F5EF0" w14:textId="28BE3C09" w:rsidR="006B0501"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u w:val="single"/>
                <w:lang w:val="en-GB"/>
              </w:rPr>
              <mc:AlternateContent>
                <mc:Choice Requires="wps">
                  <w:drawing>
                    <wp:anchor distT="0" distB="0" distL="114300" distR="114300" simplePos="0" relativeHeight="251682816" behindDoc="0" locked="0" layoutInCell="1" allowOverlap="1" wp14:anchorId="2DAE3028" wp14:editId="2D9CBB25">
                      <wp:simplePos x="0" y="0"/>
                      <wp:positionH relativeFrom="column">
                        <wp:posOffset>1532421</wp:posOffset>
                      </wp:positionH>
                      <wp:positionV relativeFrom="paragraph">
                        <wp:posOffset>45472</wp:posOffset>
                      </wp:positionV>
                      <wp:extent cx="988198" cy="221615"/>
                      <wp:effectExtent l="0" t="0" r="59690" b="64135"/>
                      <wp:wrapNone/>
                      <wp:docPr id="1536289613" name="AutoShape 40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8198"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016ADC2F" w14:textId="77777777" w:rsidR="009D0AE3" w:rsidRPr="00B97FC4" w:rsidRDefault="009D0AE3"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023" o:spid="_x0000_s1612" style="position:absolute;margin-left:120.65pt;margin-top:3.6pt;width:77.8pt;height:17.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">
                      <v:shadow on="t" color="black [3213]" opacity=".5"/>
                      <v:textbox>
                        <w:txbxContent>
                          <w:p w14:paraId="016ADC2F" w14:textId="77777777" w:rsidR="009D0AE3" w:rsidRPr="00B97FC4" w:rsidRDefault="009D0AE3"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6B0501" w:rsidRPr="00014E44">
              <w:rPr>
                <w:rFonts w:ascii="Arial Narrow" w:hAnsi="Arial Narrow" w:cs="Arial"/>
                <w:color w:val="auto"/>
                <w:sz w:val="16"/>
                <w:szCs w:val="16"/>
                <w:lang w:val="en-GB"/>
              </w:rPr>
              <w:t>GRC – RECYCLE GAS</w:t>
            </w:r>
          </w:p>
          <w:p w14:paraId="0E29CFFE"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GRI – REACTOR INLET GAS</w:t>
            </w:r>
          </w:p>
          <w:p w14:paraId="751CFC97"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GRK – REACTOR OFF GAS</w:t>
            </w:r>
          </w:p>
          <w:p w14:paraId="74132B5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1E724D19"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GST – TAIL GAS</w:t>
            </w:r>
          </w:p>
          <w:p w14:paraId="22047D3E" w14:textId="77777777" w:rsidR="006B0501" w:rsidRPr="00014E44" w:rsidRDefault="006B0501" w:rsidP="00DE1185">
            <w:pPr>
              <w:pStyle w:val="CellBody"/>
              <w:rPr>
                <w:rFonts w:ascii="Arial Narrow" w:hAnsi="Arial Narrow" w:cs="Arial"/>
                <w:color w:val="auto"/>
                <w:sz w:val="16"/>
                <w:szCs w:val="16"/>
                <w:lang w:val="ru-RU"/>
              </w:rPr>
            </w:pPr>
            <w:r w:rsidRPr="00014E44">
              <w:rPr>
                <w:rFonts w:ascii="Arial Narrow" w:hAnsi="Arial Narrow" w:cs="Arial"/>
                <w:color w:val="auto"/>
                <w:sz w:val="16"/>
                <w:szCs w:val="16"/>
                <w:lang w:val="en-GB"/>
              </w:rPr>
              <w:t>VCB – COMBUSTION AIR</w:t>
            </w:r>
          </w:p>
          <w:p w14:paraId="2145801A" w14:textId="77777777" w:rsidR="006B0501" w:rsidRPr="00014E44" w:rsidRDefault="006B0501" w:rsidP="00DE118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0250315A" w14:textId="77777777" w:rsidR="006B0501" w:rsidRPr="00014E44" w:rsidRDefault="006B0501" w:rsidP="00DE1185">
            <w:pPr>
              <w:pStyle w:val="CellBodyCentered"/>
              <w:rPr>
                <w:rFonts w:ascii="Arial Narrow" w:hAnsi="Arial Narrow" w:cs="Arial"/>
                <w:b/>
                <w:color w:val="auto"/>
                <w:sz w:val="16"/>
                <w:szCs w:val="16"/>
                <w:lang w:val="en-GB"/>
              </w:rPr>
            </w:pPr>
          </w:p>
          <w:p w14:paraId="5981FD3F"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150K26</w:t>
            </w:r>
          </w:p>
        </w:tc>
        <w:tc>
          <w:tcPr>
            <w:tcW w:w="450" w:type="dxa"/>
            <w:tcBorders>
              <w:top w:val="single" w:sz="6" w:space="0" w:color="auto"/>
              <w:left w:val="single" w:sz="6" w:space="0" w:color="auto"/>
              <w:bottom w:val="single" w:sz="6" w:space="0" w:color="auto"/>
              <w:right w:val="single" w:sz="6" w:space="0" w:color="auto"/>
            </w:tcBorders>
          </w:tcPr>
          <w:p w14:paraId="6ADD3287" w14:textId="77777777" w:rsidR="006B0501" w:rsidRPr="00014E44" w:rsidRDefault="006B0501" w:rsidP="00DE1185">
            <w:pPr>
              <w:pStyle w:val="CellBodyCentered"/>
              <w:rPr>
                <w:rFonts w:ascii="Arial Narrow" w:hAnsi="Arial Narrow" w:cs="Arial"/>
                <w:color w:val="auto"/>
                <w:sz w:val="16"/>
                <w:szCs w:val="16"/>
                <w:lang w:val="en-GB"/>
              </w:rPr>
            </w:pPr>
          </w:p>
          <w:p w14:paraId="42E85151"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65845608" w14:textId="77777777" w:rsidR="006B0501" w:rsidRPr="00014E44" w:rsidRDefault="006B0501" w:rsidP="00DE1185">
            <w:pPr>
              <w:pStyle w:val="CellBodyCentered"/>
              <w:rPr>
                <w:rFonts w:ascii="Arial Narrow" w:hAnsi="Arial Narrow" w:cs="Arial"/>
                <w:color w:val="auto"/>
                <w:sz w:val="16"/>
                <w:szCs w:val="16"/>
                <w:lang w:val="en-GB"/>
              </w:rPr>
            </w:pPr>
          </w:p>
          <w:p w14:paraId="1BB881CA" w14:textId="07ADF907" w:rsidR="006B0501" w:rsidRPr="00014E44" w:rsidRDefault="009D0AE3"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30611117" w14:textId="77777777" w:rsidR="009D0AE3" w:rsidRPr="00014E44" w:rsidRDefault="009D0AE3" w:rsidP="00DE1185">
            <w:pPr>
              <w:pStyle w:val="CellBodyCentered"/>
              <w:rPr>
                <w:rFonts w:ascii="Arial Narrow" w:hAnsi="Arial Narrow" w:cs="Arial"/>
                <w:color w:val="auto"/>
                <w:sz w:val="16"/>
                <w:szCs w:val="16"/>
                <w:lang w:val="en-GB"/>
              </w:rPr>
            </w:pPr>
          </w:p>
          <w:p w14:paraId="1057D82F" w14:textId="77777777" w:rsidR="006B0501" w:rsidRPr="00014E44" w:rsidRDefault="006B0501"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150D4696" w14:textId="77777777" w:rsidR="006B0501" w:rsidRPr="00014E44" w:rsidRDefault="006B0501" w:rsidP="00DE1185">
            <w:pPr>
              <w:pStyle w:val="CellBodyCentered"/>
              <w:rPr>
                <w:rFonts w:ascii="Arial Narrow" w:hAnsi="Arial Narrow" w:cs="Arial"/>
                <w:color w:val="auto"/>
                <w:sz w:val="16"/>
                <w:szCs w:val="16"/>
                <w:lang w:val="en-GB"/>
              </w:rPr>
            </w:pPr>
          </w:p>
          <w:p w14:paraId="4189FF2F" w14:textId="2C0B7C6A" w:rsidR="006B0501" w:rsidRPr="00014E44" w:rsidRDefault="006B0501" w:rsidP="008359AC">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8359AC">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660F7FBE" w14:textId="77777777" w:rsidR="006B0501" w:rsidRPr="00014E44" w:rsidRDefault="006B0501" w:rsidP="00DE1185">
            <w:pPr>
              <w:pStyle w:val="CellBodyCentered"/>
              <w:rPr>
                <w:rFonts w:ascii="Arial Narrow" w:hAnsi="Arial Narrow" w:cs="Arial"/>
                <w:color w:val="auto"/>
                <w:sz w:val="16"/>
                <w:szCs w:val="16"/>
                <w:lang w:val="en-GB"/>
              </w:rPr>
            </w:pPr>
          </w:p>
          <w:p w14:paraId="7BA49BC6" w14:textId="4A57A04A"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671" w:author="Zhunisbayev, Olzhasbek A [Bolashak Atyrau Limited]" w:date="2022-09-18T20:43:00Z">
              <w:r w:rsidRPr="00014E44" w:rsidDel="00EE529F">
                <w:rPr>
                  <w:rFonts w:ascii="Arial Narrow" w:hAnsi="Arial Narrow" w:cs="Arial"/>
                  <w:color w:val="auto"/>
                  <w:sz w:val="16"/>
                  <w:szCs w:val="16"/>
                  <w:lang w:val="en-GB"/>
                </w:rPr>
                <w:delText xml:space="preserve">36 </w:delText>
              </w:r>
            </w:del>
            <w:ins w:id="4672" w:author="Zhunisbayev, Olzhasbek A [Bolashak Atyrau Limited]" w:date="2022-09-18T20:43: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+343°C</w:t>
            </w:r>
          </w:p>
        </w:tc>
        <w:tc>
          <w:tcPr>
            <w:tcW w:w="1890" w:type="dxa"/>
            <w:tcBorders>
              <w:top w:val="single" w:sz="6" w:space="0" w:color="auto"/>
              <w:left w:val="single" w:sz="6" w:space="0" w:color="auto"/>
              <w:bottom w:val="single" w:sz="6" w:space="0" w:color="auto"/>
              <w:right w:val="single" w:sz="6" w:space="0" w:color="auto"/>
            </w:tcBorders>
          </w:tcPr>
          <w:p w14:paraId="74F8EF84" w14:textId="77777777" w:rsidR="006B0501" w:rsidRPr="00014E44" w:rsidRDefault="006B0501" w:rsidP="00DE1185">
            <w:pPr>
              <w:pStyle w:val="CellBody"/>
              <w:rPr>
                <w:rFonts w:ascii="Arial Narrow" w:hAnsi="Arial Narrow" w:cs="Arial"/>
                <w:color w:val="auto"/>
                <w:sz w:val="16"/>
                <w:szCs w:val="16"/>
                <w:lang w:val="en-GB"/>
              </w:rPr>
            </w:pPr>
          </w:p>
          <w:p w14:paraId="0D098D13" w14:textId="60D3A646"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Per B16.47 (1.1) &amp; ASME VIII</w:t>
            </w:r>
          </w:p>
          <w:p w14:paraId="4275B797"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Design pressure = 5.0 barg maximum</w:t>
            </w:r>
          </w:p>
        </w:tc>
        <w:tc>
          <w:tcPr>
            <w:tcW w:w="630" w:type="dxa"/>
            <w:tcBorders>
              <w:top w:val="single" w:sz="6" w:space="0" w:color="auto"/>
              <w:left w:val="single" w:sz="6" w:space="0" w:color="auto"/>
              <w:bottom w:val="single" w:sz="6" w:space="0" w:color="auto"/>
              <w:right w:val="single" w:sz="6" w:space="0" w:color="auto"/>
            </w:tcBorders>
          </w:tcPr>
          <w:p w14:paraId="391103B5" w14:textId="77777777" w:rsidR="006B0501" w:rsidRPr="00014E44" w:rsidRDefault="006B0501" w:rsidP="00DE1185">
            <w:pPr>
              <w:pStyle w:val="CellBodyCentered"/>
              <w:rPr>
                <w:rFonts w:ascii="Arial Narrow" w:hAnsi="Arial Narrow" w:cs="Arial"/>
                <w:color w:val="auto"/>
                <w:sz w:val="16"/>
                <w:szCs w:val="16"/>
              </w:rPr>
            </w:pPr>
          </w:p>
          <w:p w14:paraId="5CC80727"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rPr>
              <w:t xml:space="preserve">YES </w:t>
            </w:r>
          </w:p>
          <w:p w14:paraId="00C73931" w14:textId="77777777" w:rsidR="006B0501" w:rsidRPr="00014E44" w:rsidRDefault="006B0501"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75E9ADFE" w14:textId="77777777" w:rsidR="006B0501" w:rsidRPr="00014E44" w:rsidRDefault="006B0501" w:rsidP="00DE1185">
            <w:pPr>
              <w:pStyle w:val="CellBodyCentered"/>
              <w:rPr>
                <w:rFonts w:ascii="Arial Narrow" w:hAnsi="Arial Narrow" w:cs="Arial"/>
                <w:color w:val="auto"/>
                <w:sz w:val="16"/>
                <w:szCs w:val="16"/>
                <w:lang w:val="en-GB"/>
              </w:rPr>
            </w:pPr>
          </w:p>
          <w:p w14:paraId="20C4D506"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tc>
      </w:tr>
      <w:tr w:rsidR="00117F61" w:rsidRPr="00014E44" w14:paraId="320497F5" w14:textId="77777777" w:rsidTr="0038396C">
        <w:tc>
          <w:tcPr>
            <w:tcW w:w="3322" w:type="dxa"/>
            <w:tcBorders>
              <w:top w:val="single" w:sz="6" w:space="0" w:color="auto"/>
              <w:left w:val="single" w:sz="6" w:space="0" w:color="auto"/>
              <w:bottom w:val="single" w:sz="6" w:space="0" w:color="auto"/>
              <w:right w:val="single" w:sz="6" w:space="0" w:color="auto"/>
            </w:tcBorders>
          </w:tcPr>
          <w:p w14:paraId="57B34009" w14:textId="77777777" w:rsidR="00F25416" w:rsidRDefault="00F25416" w:rsidP="00DE1185">
            <w:pPr>
              <w:pStyle w:val="CellBody"/>
              <w:rPr>
                <w:ins w:id="4673" w:author="Zhunisbayev, Olzhasbek [Bolashak Atyrau Limited]" w:date="2023-10-13T12:27:00Z"/>
                <w:rFonts w:ascii="Arial Narrow" w:hAnsi="Arial Narrow" w:cs="Arial"/>
                <w:color w:val="auto"/>
                <w:sz w:val="16"/>
                <w:szCs w:val="16"/>
                <w:u w:val="single"/>
                <w:lang w:val="en-GB"/>
              </w:rPr>
            </w:pPr>
          </w:p>
          <w:p w14:paraId="3CCF8388" w14:textId="48B15FC1" w:rsidR="00117F61" w:rsidRDefault="00117F61" w:rsidP="00DE1185">
            <w:pPr>
              <w:pStyle w:val="CellBody"/>
              <w:rPr>
                <w:ins w:id="4674" w:author="Zhunisbayev, Olzhasbek [Bolashak Atyrau Limited]" w:date="2023-10-13T12:26:00Z"/>
                <w:rFonts w:ascii="Arial Narrow" w:hAnsi="Arial Narrow" w:cs="Arial"/>
                <w:color w:val="auto"/>
                <w:sz w:val="16"/>
                <w:szCs w:val="16"/>
                <w:u w:val="single"/>
                <w:lang w:val="en-GB"/>
              </w:rPr>
            </w:pPr>
            <w:ins w:id="4675" w:author="Zhunisbayev, Olzhasbek [Bolashak Atyrau Limited]" w:date="2023-10-13T12:26:00Z">
              <w:r>
                <w:rPr>
                  <w:rFonts w:ascii="Arial Narrow" w:hAnsi="Arial Narrow" w:cs="Arial"/>
                  <w:color w:val="auto"/>
                  <w:sz w:val="16"/>
                  <w:szCs w:val="16"/>
                  <w:u w:val="single"/>
                  <w:lang w:val="en-GB"/>
                </w:rPr>
                <w:t>PIPELINE ONLY</w:t>
              </w:r>
            </w:ins>
          </w:p>
          <w:p w14:paraId="23235F7F" w14:textId="77777777" w:rsidR="00117F61" w:rsidRDefault="00117F61" w:rsidP="00DE1185">
            <w:pPr>
              <w:pStyle w:val="CellBody"/>
              <w:rPr>
                <w:ins w:id="4676" w:author="Zhunisbayev, Olzhasbek [Bolashak Atyrau Limited]" w:date="2023-10-13T12:26:00Z"/>
                <w:rFonts w:ascii="Arial Narrow" w:hAnsi="Arial Narrow" w:cs="Arial"/>
                <w:color w:val="auto"/>
                <w:sz w:val="16"/>
                <w:szCs w:val="16"/>
                <w:u w:val="single"/>
                <w:lang w:val="en-GB"/>
              </w:rPr>
            </w:pPr>
          </w:p>
          <w:p w14:paraId="1B4D4AF8" w14:textId="20707DB2" w:rsidR="00F25416" w:rsidRPr="00F25416" w:rsidRDefault="00F25416" w:rsidP="00DE1185">
            <w:pPr>
              <w:pStyle w:val="CellBody"/>
              <w:rPr>
                <w:ins w:id="4677" w:author="Zhunisbayev, Olzhasbek [Bolashak Atyrau Limited]" w:date="2023-10-13T12:26:00Z"/>
                <w:rFonts w:ascii="Arial Narrow" w:hAnsi="Arial Narrow" w:cs="Arial"/>
                <w:color w:val="auto"/>
                <w:sz w:val="16"/>
                <w:szCs w:val="16"/>
                <w:lang w:val="en-GB"/>
                <w:rPrChange w:id="4678" w:author="Zhunisbayev, Olzhasbek [Bolashak Atyrau Limited]" w:date="2023-10-13T12:26:00Z">
                  <w:rPr>
                    <w:ins w:id="4679" w:author="Zhunisbayev, Olzhasbek [Bolashak Atyrau Limited]" w:date="2023-10-13T12:26:00Z"/>
                    <w:rFonts w:ascii="Arial Narrow" w:hAnsi="Arial Narrow" w:cs="Arial"/>
                    <w:color w:val="auto"/>
                    <w:sz w:val="16"/>
                    <w:szCs w:val="16"/>
                    <w:u w:val="single"/>
                    <w:lang w:val="en-GB"/>
                  </w:rPr>
                </w:rPrChange>
              </w:rPr>
            </w:pPr>
            <w:ins w:id="4680" w:author="Zhunisbayev, Olzhasbek [Bolashak Atyrau Limited]" w:date="2023-10-13T12:26:00Z">
              <w:r w:rsidRPr="00F25416">
                <w:rPr>
                  <w:rFonts w:ascii="Arial Narrow" w:hAnsi="Arial Narrow" w:cs="Arial"/>
                  <w:color w:val="auto"/>
                  <w:sz w:val="16"/>
                  <w:szCs w:val="16"/>
                  <w:lang w:val="en-GB"/>
                  <w:rPrChange w:id="4681" w:author="Zhunisbayev, Olzhasbek [Bolashak Atyrau Limited]" w:date="2023-10-13T12:26:00Z">
                    <w:rPr>
                      <w:rFonts w:ascii="Arial Narrow" w:hAnsi="Arial Narrow" w:cs="Arial"/>
                      <w:color w:val="auto"/>
                      <w:sz w:val="16"/>
                      <w:szCs w:val="16"/>
                      <w:u w:val="single"/>
                      <w:lang w:val="en-GB"/>
                    </w:rPr>
                  </w:rPrChange>
                </w:rPr>
                <w:t>DL – DRAIN, OILY SEWER (OPEN)</w:t>
              </w:r>
            </w:ins>
          </w:p>
          <w:p w14:paraId="7F41C0EA" w14:textId="77777777" w:rsidR="00F25416" w:rsidRPr="00F25416" w:rsidRDefault="00F25416" w:rsidP="00DE1185">
            <w:pPr>
              <w:pStyle w:val="CellBody"/>
              <w:rPr>
                <w:ins w:id="4682" w:author="Zhunisbayev, Olzhasbek [Bolashak Atyrau Limited]" w:date="2023-10-13T12:26:00Z"/>
                <w:rFonts w:ascii="Arial Narrow" w:hAnsi="Arial Narrow" w:cs="Arial"/>
                <w:color w:val="auto"/>
                <w:sz w:val="16"/>
                <w:szCs w:val="16"/>
                <w:lang w:val="en-GB"/>
                <w:rPrChange w:id="4683" w:author="Zhunisbayev, Olzhasbek [Bolashak Atyrau Limited]" w:date="2023-10-13T12:26:00Z">
                  <w:rPr>
                    <w:ins w:id="4684" w:author="Zhunisbayev, Olzhasbek [Bolashak Atyrau Limited]" w:date="2023-10-13T12:26:00Z"/>
                    <w:rFonts w:ascii="Arial Narrow" w:hAnsi="Arial Narrow" w:cs="Arial"/>
                    <w:color w:val="auto"/>
                    <w:sz w:val="16"/>
                    <w:szCs w:val="16"/>
                    <w:u w:val="single"/>
                    <w:lang w:val="en-GB"/>
                  </w:rPr>
                </w:rPrChange>
              </w:rPr>
            </w:pPr>
            <w:ins w:id="4685" w:author="Zhunisbayev, Olzhasbek [Bolashak Atyrau Limited]" w:date="2023-10-13T12:26:00Z">
              <w:r w:rsidRPr="00F25416">
                <w:rPr>
                  <w:rFonts w:ascii="Arial Narrow" w:hAnsi="Arial Narrow" w:cs="Arial"/>
                  <w:color w:val="auto"/>
                  <w:sz w:val="16"/>
                  <w:szCs w:val="16"/>
                  <w:lang w:val="en-GB"/>
                  <w:rPrChange w:id="4686" w:author="Zhunisbayev, Olzhasbek [Bolashak Atyrau Limited]" w:date="2023-10-13T12:26:00Z">
                    <w:rPr>
                      <w:rFonts w:ascii="Arial Narrow" w:hAnsi="Arial Narrow" w:cs="Arial"/>
                      <w:color w:val="auto"/>
                      <w:sz w:val="16"/>
                      <w:szCs w:val="16"/>
                      <w:u w:val="single"/>
                      <w:lang w:val="en-GB"/>
                    </w:rPr>
                  </w:rPrChange>
                </w:rPr>
                <w:t>WP – PROCESS WATER</w:t>
              </w:r>
            </w:ins>
          </w:p>
          <w:p w14:paraId="1F15BD3C" w14:textId="1892D363" w:rsidR="00117F61" w:rsidRPr="00014E44" w:rsidRDefault="00F25416" w:rsidP="00DE1185">
            <w:pPr>
              <w:pStyle w:val="CellBody"/>
              <w:rPr>
                <w:rFonts w:ascii="Arial Narrow" w:hAnsi="Arial Narrow" w:cs="Arial"/>
                <w:color w:val="auto"/>
                <w:sz w:val="16"/>
                <w:szCs w:val="16"/>
                <w:u w:val="single"/>
                <w:lang w:val="en-GB"/>
              </w:rPr>
            </w:pPr>
            <w:ins w:id="4687" w:author="Zhunisbayev, Olzhasbek [Bolashak Atyrau Limited]" w:date="2023-10-13T12:26:00Z">
              <w:r w:rsidRPr="00F25416">
                <w:rPr>
                  <w:rFonts w:ascii="Arial Narrow" w:hAnsi="Arial Narrow" w:cs="Arial"/>
                  <w:color w:val="auto"/>
                  <w:sz w:val="16"/>
                  <w:szCs w:val="16"/>
                  <w:lang w:val="en-GB"/>
                  <w:rPrChange w:id="4688" w:author="Zhunisbayev, Olzhasbek [Bolashak Atyrau Limited]" w:date="2023-10-13T12:26:00Z">
                    <w:rPr>
                      <w:rFonts w:ascii="Arial Narrow" w:hAnsi="Arial Narrow" w:cs="Arial"/>
                      <w:color w:val="auto"/>
                      <w:sz w:val="16"/>
                      <w:szCs w:val="16"/>
                      <w:u w:val="single"/>
                      <w:lang w:val="en-GB"/>
                    </w:rPr>
                  </w:rPrChange>
                </w:rPr>
                <w:t>WSR – SOUR WATER</w:t>
              </w:r>
            </w:ins>
          </w:p>
        </w:tc>
        <w:tc>
          <w:tcPr>
            <w:tcW w:w="720" w:type="dxa"/>
            <w:tcBorders>
              <w:top w:val="single" w:sz="6" w:space="0" w:color="auto"/>
              <w:left w:val="single" w:sz="6" w:space="0" w:color="auto"/>
              <w:bottom w:val="single" w:sz="6" w:space="0" w:color="auto"/>
              <w:right w:val="single" w:sz="6" w:space="0" w:color="auto"/>
            </w:tcBorders>
          </w:tcPr>
          <w:p w14:paraId="4944A317" w14:textId="77777777" w:rsidR="00117F61" w:rsidRDefault="00117F61" w:rsidP="00DE1185">
            <w:pPr>
              <w:pStyle w:val="CellBodyCentered"/>
              <w:rPr>
                <w:ins w:id="4689" w:author="Zhunisbayev, Olzhasbek [Bolashak Atyrau Limited]" w:date="2023-10-13T12:26:00Z"/>
                <w:rFonts w:ascii="Arial Narrow" w:hAnsi="Arial Narrow" w:cs="Arial"/>
                <w:b/>
                <w:color w:val="auto"/>
                <w:sz w:val="16"/>
                <w:szCs w:val="16"/>
                <w:lang w:val="en-GB"/>
              </w:rPr>
            </w:pPr>
          </w:p>
          <w:p w14:paraId="20096537" w14:textId="63A0E5E9" w:rsidR="00F25416" w:rsidRPr="00014E44" w:rsidRDefault="00F25416" w:rsidP="00DE1185">
            <w:pPr>
              <w:pStyle w:val="CellBodyCentered"/>
              <w:rPr>
                <w:rFonts w:ascii="Arial Narrow" w:hAnsi="Arial Narrow" w:cs="Arial"/>
                <w:b/>
                <w:color w:val="auto"/>
                <w:sz w:val="16"/>
                <w:szCs w:val="16"/>
                <w:lang w:val="en-GB"/>
              </w:rPr>
            </w:pPr>
            <w:ins w:id="4690" w:author="Zhunisbayev, Olzhasbek [Bolashak Atyrau Limited]" w:date="2023-10-13T12:26:00Z">
              <w:r>
                <w:rPr>
                  <w:rFonts w:ascii="Arial Narrow" w:hAnsi="Arial Narrow" w:cs="Arial"/>
                  <w:b/>
                  <w:color w:val="auto"/>
                  <w:sz w:val="16"/>
                  <w:szCs w:val="16"/>
                  <w:lang w:val="en-GB"/>
                </w:rPr>
                <w:t>150</w:t>
              </w:r>
            </w:ins>
            <w:ins w:id="4691" w:author="Zhunisbayev, Olzhasbek [Bolashak Atyrau Limited]" w:date="2023-10-13T12:27:00Z">
              <w:r>
                <w:rPr>
                  <w:rFonts w:ascii="Arial Narrow" w:hAnsi="Arial Narrow" w:cs="Arial"/>
                  <w:b/>
                  <w:color w:val="auto"/>
                  <w:sz w:val="16"/>
                  <w:szCs w:val="16"/>
                  <w:lang w:val="en-GB"/>
                </w:rPr>
                <w:t>K5E</w:t>
              </w:r>
            </w:ins>
          </w:p>
        </w:tc>
        <w:tc>
          <w:tcPr>
            <w:tcW w:w="450" w:type="dxa"/>
            <w:tcBorders>
              <w:top w:val="single" w:sz="6" w:space="0" w:color="auto"/>
              <w:left w:val="single" w:sz="6" w:space="0" w:color="auto"/>
              <w:bottom w:val="single" w:sz="6" w:space="0" w:color="auto"/>
              <w:right w:val="single" w:sz="6" w:space="0" w:color="auto"/>
            </w:tcBorders>
          </w:tcPr>
          <w:p w14:paraId="2848D41A" w14:textId="77777777" w:rsidR="00117F61" w:rsidRDefault="00117F61" w:rsidP="00DE1185">
            <w:pPr>
              <w:pStyle w:val="CellBodyCentered"/>
              <w:rPr>
                <w:ins w:id="4692" w:author="Zhunisbayev, Olzhasbek [Bolashak Atyrau Limited]" w:date="2023-10-13T12:27:00Z"/>
                <w:rFonts w:ascii="Arial Narrow" w:hAnsi="Arial Narrow" w:cs="Arial"/>
                <w:color w:val="auto"/>
                <w:sz w:val="16"/>
                <w:szCs w:val="16"/>
                <w:lang w:val="en-GB"/>
              </w:rPr>
            </w:pPr>
          </w:p>
          <w:p w14:paraId="237CAE39" w14:textId="2253A12D" w:rsidR="00F25416" w:rsidRPr="00014E44" w:rsidRDefault="00F25416" w:rsidP="00DE1185">
            <w:pPr>
              <w:pStyle w:val="CellBodyCentered"/>
              <w:rPr>
                <w:rFonts w:ascii="Arial Narrow" w:hAnsi="Arial Narrow" w:cs="Arial"/>
                <w:color w:val="auto"/>
                <w:sz w:val="16"/>
                <w:szCs w:val="16"/>
                <w:lang w:val="en-GB"/>
              </w:rPr>
            </w:pPr>
            <w:ins w:id="4693" w:author="Zhunisbayev, Olzhasbek [Bolashak Atyrau Limited]" w:date="2023-10-13T12:27:00Z">
              <w:r>
                <w:rPr>
                  <w:rFonts w:ascii="Arial Narrow" w:hAnsi="Arial Narrow" w:cs="Arial"/>
                  <w:color w:val="auto"/>
                  <w:sz w:val="16"/>
                  <w:szCs w:val="16"/>
                  <w:lang w:val="en-GB"/>
                </w:rPr>
                <w:t>6.0</w:t>
              </w:r>
            </w:ins>
          </w:p>
        </w:tc>
        <w:tc>
          <w:tcPr>
            <w:tcW w:w="1080" w:type="dxa"/>
            <w:tcBorders>
              <w:top w:val="single" w:sz="6" w:space="0" w:color="auto"/>
              <w:left w:val="single" w:sz="6" w:space="0" w:color="auto"/>
              <w:bottom w:val="single" w:sz="6" w:space="0" w:color="auto"/>
              <w:right w:val="single" w:sz="6" w:space="0" w:color="auto"/>
            </w:tcBorders>
          </w:tcPr>
          <w:p w14:paraId="045039AC" w14:textId="77777777" w:rsidR="00117F61" w:rsidRDefault="00117F61" w:rsidP="00DE1185">
            <w:pPr>
              <w:pStyle w:val="CellBodyCentered"/>
              <w:rPr>
                <w:ins w:id="4694" w:author="Zhunisbayev, Olzhasbek [Bolashak Atyrau Limited]" w:date="2023-10-13T12:27:00Z"/>
                <w:rFonts w:ascii="Arial Narrow" w:hAnsi="Arial Narrow" w:cs="Arial"/>
                <w:color w:val="auto"/>
                <w:sz w:val="16"/>
                <w:szCs w:val="16"/>
                <w:lang w:val="en-GB"/>
              </w:rPr>
            </w:pPr>
          </w:p>
          <w:p w14:paraId="195B5FC2" w14:textId="77777777" w:rsidR="00AD7942" w:rsidRPr="00014E44" w:rsidRDefault="00AD7942" w:rsidP="00AD7942">
            <w:pPr>
              <w:pStyle w:val="CellBodyCentered"/>
              <w:rPr>
                <w:ins w:id="4695" w:author="Zhunisbayev, Olzhasbek [Bolashak Atyrau Limited]" w:date="2024-12-03T00:47:00Z" w16du:dateUtc="2024-12-02T19:47:00Z"/>
                <w:rFonts w:ascii="Arial Narrow" w:hAnsi="Arial Narrow" w:cs="Arial"/>
                <w:color w:val="auto"/>
                <w:sz w:val="16"/>
                <w:szCs w:val="16"/>
                <w:lang w:val="en-GB"/>
              </w:rPr>
            </w:pPr>
            <w:ins w:id="4696" w:author="Zhunisbayev, Olzhasbek [Bolashak Atyrau Limited]" w:date="2024-12-03T00:47:00Z" w16du:dateUtc="2024-12-02T19:47:00Z">
              <w:r w:rsidRPr="00014E44">
                <w:rPr>
                  <w:rFonts w:ascii="Arial Narrow" w:hAnsi="Arial Narrow" w:cs="Arial"/>
                  <w:color w:val="auto"/>
                  <w:sz w:val="16"/>
                  <w:szCs w:val="16"/>
                  <w:lang w:val="en-GB"/>
                </w:rPr>
                <w:t>PTFE LINED</w:t>
              </w:r>
            </w:ins>
          </w:p>
          <w:p w14:paraId="61755337" w14:textId="77777777" w:rsidR="00AD7942" w:rsidRPr="00014E44" w:rsidRDefault="00AD7942" w:rsidP="00AD7942">
            <w:pPr>
              <w:pStyle w:val="CellBodyCentered"/>
              <w:rPr>
                <w:ins w:id="4697" w:author="Zhunisbayev, Olzhasbek [Bolashak Atyrau Limited]" w:date="2024-12-03T00:47:00Z" w16du:dateUtc="2024-12-02T19:47:00Z"/>
                <w:rFonts w:ascii="Arial Narrow" w:hAnsi="Arial Narrow" w:cs="Arial"/>
                <w:color w:val="auto"/>
                <w:sz w:val="16"/>
                <w:szCs w:val="16"/>
                <w:lang w:val="en-GB"/>
              </w:rPr>
            </w:pPr>
            <w:ins w:id="4698" w:author="Zhunisbayev, Olzhasbek [Bolashak Atyrau Limited]" w:date="2024-12-03T00:47:00Z" w16du:dateUtc="2024-12-02T19:47:00Z">
              <w:r w:rsidRPr="00014E44">
                <w:rPr>
                  <w:rFonts w:ascii="Arial Narrow" w:hAnsi="Arial Narrow" w:cs="Arial"/>
                  <w:color w:val="auto"/>
                  <w:sz w:val="16"/>
                  <w:szCs w:val="16"/>
                  <w:lang w:val="en-GB"/>
                </w:rPr>
                <w:t>LTCS</w:t>
              </w:r>
            </w:ins>
          </w:p>
          <w:p w14:paraId="69BAF14A" w14:textId="77777777" w:rsidR="00F25416" w:rsidRDefault="00F25416" w:rsidP="00DE1185">
            <w:pPr>
              <w:pStyle w:val="CellBodyCentered"/>
              <w:rPr>
                <w:ins w:id="4699" w:author="Zhunisbayev, Olzhasbek [Bolashak Atyrau Limited]" w:date="2023-10-13T12:27:00Z"/>
                <w:rFonts w:ascii="Arial Narrow" w:hAnsi="Arial Narrow" w:cs="Arial"/>
                <w:color w:val="auto"/>
                <w:sz w:val="16"/>
                <w:szCs w:val="16"/>
                <w:lang w:val="en-GB"/>
              </w:rPr>
            </w:pPr>
          </w:p>
          <w:p w14:paraId="01347FE0" w14:textId="2476D1D7" w:rsidR="00F25416" w:rsidRPr="00014E44" w:rsidRDefault="00F25416" w:rsidP="00DE1185">
            <w:pPr>
              <w:pStyle w:val="CellBodyCentered"/>
              <w:rPr>
                <w:rFonts w:ascii="Arial Narrow" w:hAnsi="Arial Narrow" w:cs="Arial"/>
                <w:color w:val="auto"/>
                <w:sz w:val="16"/>
                <w:szCs w:val="16"/>
                <w:lang w:val="en-GB"/>
              </w:rPr>
            </w:pPr>
            <w:ins w:id="4700" w:author="Zhunisbayev, Olzhasbek [Bolashak Atyrau Limited]" w:date="2023-10-13T12:27:00Z">
              <w:r>
                <w:rPr>
                  <w:rFonts w:ascii="Arial Narrow" w:hAnsi="Arial Narrow" w:cs="Arial"/>
                  <w:color w:val="auto"/>
                  <w:sz w:val="16"/>
                  <w:szCs w:val="16"/>
                  <w:lang w:val="en-GB"/>
                </w:rPr>
                <w:t>Note 1</w:t>
              </w:r>
            </w:ins>
          </w:p>
        </w:tc>
        <w:tc>
          <w:tcPr>
            <w:tcW w:w="720" w:type="dxa"/>
            <w:tcBorders>
              <w:top w:val="single" w:sz="6" w:space="0" w:color="auto"/>
              <w:left w:val="single" w:sz="6" w:space="0" w:color="auto"/>
              <w:bottom w:val="single" w:sz="6" w:space="0" w:color="auto"/>
              <w:right w:val="single" w:sz="6" w:space="0" w:color="auto"/>
            </w:tcBorders>
          </w:tcPr>
          <w:p w14:paraId="1804AF61" w14:textId="77777777" w:rsidR="00117F61" w:rsidRDefault="00117F61" w:rsidP="00DE1185">
            <w:pPr>
              <w:pStyle w:val="CellBodyCentered"/>
              <w:rPr>
                <w:ins w:id="4701" w:author="Zhunisbayev, Olzhasbek [Bolashak Atyrau Limited]" w:date="2023-10-13T12:27:00Z"/>
                <w:rFonts w:ascii="Arial Narrow" w:hAnsi="Arial Narrow" w:cs="Arial"/>
                <w:color w:val="auto"/>
                <w:sz w:val="16"/>
                <w:szCs w:val="16"/>
                <w:lang w:val="en-GB"/>
              </w:rPr>
            </w:pPr>
          </w:p>
          <w:p w14:paraId="561A6C92" w14:textId="23DC90E8" w:rsidR="00F25416" w:rsidRPr="00014E44" w:rsidRDefault="00F25416" w:rsidP="00A87455">
            <w:pPr>
              <w:pStyle w:val="CellBodyCentered"/>
              <w:rPr>
                <w:rFonts w:ascii="Arial Narrow" w:hAnsi="Arial Narrow" w:cs="Arial"/>
                <w:color w:val="auto"/>
                <w:sz w:val="16"/>
                <w:szCs w:val="16"/>
                <w:lang w:val="en-GB"/>
              </w:rPr>
            </w:pPr>
            <w:ins w:id="4702" w:author="Zhunisbayev, Olzhasbek [Bolashak Atyrau Limited]" w:date="2023-10-13T12:27:00Z">
              <w:r w:rsidRPr="00014E44">
                <w:rPr>
                  <w:rFonts w:ascii="Arial Narrow" w:hAnsi="Arial Narrow" w:cs="Arial"/>
                  <w:color w:val="auto"/>
                  <w:sz w:val="16"/>
                  <w:szCs w:val="16"/>
                  <w:lang w:val="en-GB"/>
                </w:rPr>
                <w:t>CLASS 150</w:t>
              </w:r>
            </w:ins>
            <w:r w:rsidR="00A87455">
              <w:rPr>
                <w:rFonts w:ascii="Arial Narrow" w:hAnsi="Arial Narrow" w:cs="Arial"/>
                <w:color w:val="auto"/>
                <w:sz w:val="16"/>
                <w:szCs w:val="16"/>
                <w:lang w:val="en-GB"/>
              </w:rPr>
              <w:t xml:space="preserve"> </w:t>
            </w:r>
            <w:ins w:id="4703" w:author="Zhunisbayev, Olzhasbek [Bolashak Atyrau Limited]" w:date="2023-10-13T12:27:00Z">
              <w:r w:rsidRPr="00014E44">
                <w:rPr>
                  <w:rFonts w:ascii="Arial Narrow" w:hAnsi="Arial Narrow" w:cs="Arial"/>
                  <w:color w:val="auto"/>
                  <w:sz w:val="16"/>
                  <w:szCs w:val="16"/>
                  <w:lang w:val="en-GB"/>
                </w:rPr>
                <w:t>RF</w:t>
              </w:r>
            </w:ins>
          </w:p>
        </w:tc>
        <w:tc>
          <w:tcPr>
            <w:tcW w:w="720" w:type="dxa"/>
            <w:tcBorders>
              <w:top w:val="single" w:sz="6" w:space="0" w:color="auto"/>
              <w:left w:val="single" w:sz="6" w:space="0" w:color="auto"/>
              <w:bottom w:val="single" w:sz="6" w:space="0" w:color="auto"/>
              <w:right w:val="single" w:sz="6" w:space="0" w:color="auto"/>
            </w:tcBorders>
          </w:tcPr>
          <w:p w14:paraId="7F6DA50C" w14:textId="77777777" w:rsidR="00117F61" w:rsidRDefault="00117F61" w:rsidP="00DE1185">
            <w:pPr>
              <w:pStyle w:val="CellBodyCentered"/>
              <w:rPr>
                <w:ins w:id="4704" w:author="Zhunisbayev, Olzhasbek [Bolashak Atyrau Limited]" w:date="2023-10-13T12:27:00Z"/>
                <w:rFonts w:ascii="Arial Narrow" w:hAnsi="Arial Narrow" w:cs="Arial"/>
                <w:color w:val="auto"/>
                <w:sz w:val="16"/>
                <w:szCs w:val="16"/>
                <w:lang w:val="en-GB"/>
              </w:rPr>
            </w:pPr>
          </w:p>
          <w:p w14:paraId="4EC3FFB8" w14:textId="4795739E" w:rsidR="00F25416" w:rsidRPr="00014E44" w:rsidRDefault="00F25416" w:rsidP="00DE1185">
            <w:pPr>
              <w:pStyle w:val="CellBodyCentered"/>
              <w:rPr>
                <w:rFonts w:ascii="Arial Narrow" w:hAnsi="Arial Narrow" w:cs="Arial"/>
                <w:color w:val="auto"/>
                <w:sz w:val="16"/>
                <w:szCs w:val="16"/>
                <w:lang w:val="en-GB"/>
              </w:rPr>
            </w:pPr>
            <w:ins w:id="4705" w:author="Zhunisbayev, Olzhasbek [Bolashak Atyrau Limited]" w:date="2023-10-13T12:27:00Z">
              <w:r w:rsidRPr="00014E44">
                <w:rPr>
                  <w:rFonts w:ascii="Arial Narrow" w:hAnsi="Arial Narrow" w:cs="Arial"/>
                  <w:color w:val="auto"/>
                  <w:sz w:val="16"/>
                  <w:szCs w:val="16"/>
                  <w:lang w:val="en-GB"/>
                </w:rPr>
                <w:t>-40 to +</w:t>
              </w:r>
              <w:r>
                <w:rPr>
                  <w:rFonts w:ascii="Arial Narrow" w:hAnsi="Arial Narrow" w:cs="Arial"/>
                  <w:color w:val="auto"/>
                  <w:sz w:val="16"/>
                  <w:szCs w:val="16"/>
                  <w:lang w:val="en-GB"/>
                </w:rPr>
                <w:t>75</w:t>
              </w:r>
              <w:r w:rsidRPr="00014E44">
                <w:rPr>
                  <w:rFonts w:ascii="Arial Narrow" w:hAnsi="Arial Narrow" w:cs="Arial"/>
                  <w:color w:val="auto"/>
                  <w:sz w:val="16"/>
                  <w:szCs w:val="16"/>
                  <w:lang w:val="en-GB"/>
                </w:rPr>
                <w:t>°C</w:t>
              </w:r>
            </w:ins>
          </w:p>
        </w:tc>
        <w:tc>
          <w:tcPr>
            <w:tcW w:w="1890" w:type="dxa"/>
            <w:tcBorders>
              <w:top w:val="single" w:sz="6" w:space="0" w:color="auto"/>
              <w:left w:val="single" w:sz="6" w:space="0" w:color="auto"/>
              <w:bottom w:val="single" w:sz="6" w:space="0" w:color="auto"/>
              <w:right w:val="single" w:sz="6" w:space="0" w:color="auto"/>
            </w:tcBorders>
          </w:tcPr>
          <w:p w14:paraId="0358881D" w14:textId="77777777" w:rsidR="00117F61" w:rsidRDefault="00117F61" w:rsidP="00DE1185">
            <w:pPr>
              <w:pStyle w:val="CellBody"/>
              <w:rPr>
                <w:ins w:id="4706" w:author="Zhunisbayev, Olzhasbek [Bolashak Atyrau Limited]" w:date="2023-10-13T12:27:00Z"/>
                <w:rFonts w:ascii="Arial Narrow" w:hAnsi="Arial Narrow" w:cs="Arial"/>
                <w:color w:val="auto"/>
                <w:sz w:val="16"/>
                <w:szCs w:val="16"/>
                <w:lang w:val="en-GB"/>
              </w:rPr>
            </w:pPr>
          </w:p>
          <w:p w14:paraId="77788FF3" w14:textId="77777777" w:rsidR="0097655A" w:rsidRPr="0097655A" w:rsidRDefault="0097655A" w:rsidP="00DE1185">
            <w:pPr>
              <w:pStyle w:val="CellBody"/>
              <w:rPr>
                <w:ins w:id="4707" w:author="Zhunisbayev, Olzhasbek [Bolashak Atyrau Limited]" w:date="2023-10-13T12:27:00Z"/>
                <w:rFonts w:ascii="Arial Narrow" w:hAnsi="Arial Narrow" w:cs="Arial"/>
                <w:color w:val="auto"/>
                <w:sz w:val="16"/>
                <w:szCs w:val="16"/>
                <w:lang w:val="en-GB"/>
              </w:rPr>
            </w:pPr>
            <w:ins w:id="4708" w:author="Zhunisbayev, Olzhasbek [Bolashak Atyrau Limited]" w:date="2023-10-13T12:27:00Z">
              <w:r w:rsidRPr="0097655A">
                <w:rPr>
                  <w:rFonts w:ascii="Arial Narrow" w:hAnsi="Arial Narrow" w:cs="Arial"/>
                  <w:color w:val="auto"/>
                  <w:sz w:val="16"/>
                  <w:szCs w:val="16"/>
                  <w:lang w:val="en-GB"/>
                </w:rPr>
                <w:t>PIPELINE SPECIFICATION</w:t>
              </w:r>
            </w:ins>
          </w:p>
          <w:p w14:paraId="673766C5" w14:textId="22766462" w:rsidR="0097655A" w:rsidRPr="0097655A" w:rsidRDefault="0097655A" w:rsidP="00DE1185">
            <w:pPr>
              <w:pStyle w:val="CellBody"/>
              <w:rPr>
                <w:ins w:id="4709" w:author="Zhunisbayev, Olzhasbek [Bolashak Atyrau Limited]" w:date="2023-10-13T12:27:00Z"/>
                <w:rFonts w:ascii="Arial Narrow" w:hAnsi="Arial Narrow" w:cs="Arial"/>
                <w:color w:val="auto"/>
                <w:sz w:val="16"/>
                <w:szCs w:val="16"/>
                <w:lang w:val="en-GB"/>
              </w:rPr>
            </w:pPr>
            <w:ins w:id="4710" w:author="Zhunisbayev, Olzhasbek [Bolashak Atyrau Limited]" w:date="2023-10-13T12:27:00Z">
              <w:r w:rsidRPr="0097655A">
                <w:rPr>
                  <w:rFonts w:ascii="Arial Narrow" w:hAnsi="Arial Narrow" w:cs="Arial"/>
                  <w:color w:val="auto"/>
                  <w:sz w:val="16"/>
                  <w:szCs w:val="16"/>
                  <w:lang w:val="en-GB"/>
                </w:rPr>
                <w:t>-40°C = 7.8barg</w:t>
              </w:r>
            </w:ins>
          </w:p>
          <w:p w14:paraId="536E7965" w14:textId="32F5C89D" w:rsidR="0097655A" w:rsidRPr="0097655A" w:rsidRDefault="0097655A" w:rsidP="00DE1185">
            <w:pPr>
              <w:pStyle w:val="CellBody"/>
              <w:rPr>
                <w:ins w:id="4711" w:author="Zhunisbayev, Olzhasbek [Bolashak Atyrau Limited]" w:date="2023-10-13T12:27:00Z"/>
                <w:rFonts w:ascii="Arial Narrow" w:hAnsi="Arial Narrow" w:cs="Arial"/>
                <w:color w:val="auto"/>
                <w:sz w:val="16"/>
                <w:szCs w:val="16"/>
                <w:lang w:val="en-GB"/>
              </w:rPr>
            </w:pPr>
            <w:ins w:id="4712" w:author="Zhunisbayev, Olzhasbek [Bolashak Atyrau Limited]" w:date="2023-10-13T12:27:00Z">
              <w:r w:rsidRPr="0097655A">
                <w:rPr>
                  <w:rFonts w:ascii="Arial Narrow" w:hAnsi="Arial Narrow" w:cs="Arial"/>
                  <w:color w:val="auto"/>
                  <w:sz w:val="16"/>
                  <w:szCs w:val="16"/>
                  <w:lang w:val="en-GB"/>
                </w:rPr>
                <w:t>0°C = 7.8barg</w:t>
              </w:r>
            </w:ins>
          </w:p>
          <w:p w14:paraId="5033EBC3" w14:textId="1A1DEDAE" w:rsidR="0097655A" w:rsidRPr="0097655A" w:rsidRDefault="0097655A" w:rsidP="00DE1185">
            <w:pPr>
              <w:pStyle w:val="CellBody"/>
              <w:rPr>
                <w:ins w:id="4713" w:author="Zhunisbayev, Olzhasbek [Bolashak Atyrau Limited]" w:date="2023-10-13T12:27:00Z"/>
                <w:rFonts w:ascii="Arial Narrow" w:hAnsi="Arial Narrow" w:cs="Arial"/>
                <w:color w:val="auto"/>
                <w:sz w:val="16"/>
                <w:szCs w:val="16"/>
                <w:lang w:val="en-GB"/>
              </w:rPr>
            </w:pPr>
            <w:ins w:id="4714" w:author="Zhunisbayev, Olzhasbek [Bolashak Atyrau Limited]" w:date="2023-10-13T12:27:00Z">
              <w:r w:rsidRPr="0097655A">
                <w:rPr>
                  <w:rFonts w:ascii="Arial Narrow" w:hAnsi="Arial Narrow" w:cs="Arial"/>
                  <w:color w:val="auto"/>
                  <w:sz w:val="16"/>
                  <w:szCs w:val="16"/>
                  <w:lang w:val="en-GB"/>
                </w:rPr>
                <w:t>50°C = 7.8barg</w:t>
              </w:r>
            </w:ins>
          </w:p>
          <w:p w14:paraId="1E05ED62" w14:textId="253EBE71" w:rsidR="0097655A" w:rsidRDefault="0097655A" w:rsidP="00DE1185">
            <w:pPr>
              <w:pStyle w:val="CellBody"/>
              <w:rPr>
                <w:ins w:id="4715" w:author="Zhunisbayev, Olzhasbek [Bolashak Atyrau Limited]" w:date="2023-10-13T12:28:00Z"/>
                <w:rFonts w:ascii="Arial Narrow" w:hAnsi="Arial Narrow" w:cs="Arial"/>
                <w:color w:val="auto"/>
                <w:sz w:val="16"/>
                <w:szCs w:val="16"/>
                <w:lang w:val="en-GB"/>
              </w:rPr>
            </w:pPr>
            <w:ins w:id="4716" w:author="Zhunisbayev, Olzhasbek [Bolashak Atyrau Limited]" w:date="2023-10-13T12:27:00Z">
              <w:r w:rsidRPr="0097655A">
                <w:rPr>
                  <w:rFonts w:ascii="Arial Narrow" w:hAnsi="Arial Narrow" w:cs="Arial"/>
                  <w:color w:val="auto"/>
                  <w:sz w:val="16"/>
                  <w:szCs w:val="16"/>
                  <w:lang w:val="en-GB"/>
                </w:rPr>
                <w:t>75°C 7.8barg</w:t>
              </w:r>
            </w:ins>
            <w:r w:rsidR="00571500">
              <w:rPr>
                <w:rFonts w:ascii="Arial Narrow" w:hAnsi="Arial Narrow" w:cs="Arial"/>
                <w:color w:val="auto"/>
                <w:sz w:val="16"/>
                <w:szCs w:val="16"/>
                <w:lang w:val="en-GB"/>
              </w:rPr>
              <w:t xml:space="preserve"> </w:t>
            </w:r>
            <w:ins w:id="4717" w:author="Zhunisbayev, Olzhasbek [Bolashak Atyrau Limited]" w:date="2023-10-13T12:27:00Z">
              <w:r w:rsidRPr="0097655A">
                <w:rPr>
                  <w:rFonts w:ascii="Arial Narrow" w:hAnsi="Arial Narrow" w:cs="Arial"/>
                  <w:color w:val="auto"/>
                  <w:sz w:val="16"/>
                  <w:szCs w:val="16"/>
                  <w:lang w:val="en-GB"/>
                </w:rPr>
                <w:t>(limited</w:t>
              </w:r>
            </w:ins>
            <w:ins w:id="4718" w:author="Zhunisbayev, Olzhasbek [Bolashak Atyrau Limited]" w:date="2023-10-13T12:28:00Z">
              <w:r>
                <w:rPr>
                  <w:rFonts w:ascii="Arial Narrow" w:hAnsi="Arial Narrow" w:cs="Arial"/>
                  <w:color w:val="auto"/>
                  <w:sz w:val="16"/>
                  <w:szCs w:val="16"/>
                  <w:lang w:val="en-GB"/>
                </w:rPr>
                <w:t xml:space="preserve"> </w:t>
              </w:r>
            </w:ins>
            <w:ins w:id="4719" w:author="Zhunisbayev, Olzhasbek [Bolashak Atyrau Limited]" w:date="2023-10-13T12:27:00Z">
              <w:r w:rsidRPr="0097655A">
                <w:rPr>
                  <w:rFonts w:ascii="Arial Narrow" w:hAnsi="Arial Narrow" w:cs="Arial"/>
                  <w:color w:val="auto"/>
                  <w:sz w:val="16"/>
                  <w:szCs w:val="16"/>
                  <w:lang w:val="en-GB"/>
                </w:rPr>
                <w:t>by pipe)</w:t>
              </w:r>
            </w:ins>
          </w:p>
          <w:p w14:paraId="5036239D" w14:textId="5A1B178E" w:rsidR="0097655A" w:rsidRPr="00014E44" w:rsidRDefault="0097655A"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63F64E71" w14:textId="77777777" w:rsidR="00117F61" w:rsidRDefault="00117F61" w:rsidP="00DE1185">
            <w:pPr>
              <w:pStyle w:val="CellBodyCentered"/>
              <w:rPr>
                <w:ins w:id="4720" w:author="Zhunisbayev, Olzhasbek [Bolashak Atyrau Limited]" w:date="2023-10-13T12:28:00Z"/>
                <w:rFonts w:ascii="Arial Narrow" w:hAnsi="Arial Narrow" w:cs="Arial"/>
                <w:color w:val="auto"/>
                <w:sz w:val="16"/>
                <w:szCs w:val="16"/>
              </w:rPr>
            </w:pPr>
          </w:p>
          <w:p w14:paraId="48011BD8" w14:textId="6947A45D" w:rsidR="0097655A" w:rsidRPr="00014E44" w:rsidRDefault="0097655A" w:rsidP="00DE1185">
            <w:pPr>
              <w:pStyle w:val="CellBodyCentered"/>
              <w:rPr>
                <w:rFonts w:ascii="Arial Narrow" w:hAnsi="Arial Narrow" w:cs="Arial"/>
                <w:color w:val="auto"/>
                <w:sz w:val="16"/>
                <w:szCs w:val="16"/>
              </w:rPr>
            </w:pPr>
            <w:ins w:id="4721" w:author="Zhunisbayev, Olzhasbek [Bolashak Atyrau Limited]" w:date="2023-10-13T12:28:00Z">
              <w:r>
                <w:rPr>
                  <w:rFonts w:ascii="Arial Narrow" w:hAnsi="Arial Narrow" w:cs="Arial"/>
                  <w:color w:val="auto"/>
                  <w:sz w:val="16"/>
                  <w:szCs w:val="16"/>
                </w:rPr>
                <w:t>NO</w:t>
              </w:r>
            </w:ins>
          </w:p>
        </w:tc>
        <w:tc>
          <w:tcPr>
            <w:tcW w:w="418" w:type="dxa"/>
            <w:tcBorders>
              <w:top w:val="single" w:sz="6" w:space="0" w:color="auto"/>
              <w:left w:val="single" w:sz="6" w:space="0" w:color="auto"/>
              <w:bottom w:val="single" w:sz="6" w:space="0" w:color="auto"/>
              <w:right w:val="single" w:sz="6" w:space="0" w:color="auto"/>
            </w:tcBorders>
          </w:tcPr>
          <w:p w14:paraId="5C8FD52B" w14:textId="77777777" w:rsidR="00117F61" w:rsidRDefault="00117F61" w:rsidP="00DE1185">
            <w:pPr>
              <w:pStyle w:val="CellBodyCentered"/>
              <w:rPr>
                <w:ins w:id="4722" w:author="Zhunisbayev, Olzhasbek [Bolashak Atyrau Limited]" w:date="2023-10-13T12:28:00Z"/>
                <w:rFonts w:ascii="Arial Narrow" w:hAnsi="Arial Narrow" w:cs="Arial"/>
                <w:color w:val="auto"/>
                <w:sz w:val="16"/>
                <w:szCs w:val="16"/>
                <w:lang w:val="en-GB"/>
              </w:rPr>
            </w:pPr>
          </w:p>
          <w:p w14:paraId="6D961731" w14:textId="0875318F" w:rsidR="0097655A" w:rsidRPr="00014E44" w:rsidRDefault="0097655A" w:rsidP="00DE1185">
            <w:pPr>
              <w:pStyle w:val="CellBodyCentered"/>
              <w:rPr>
                <w:rFonts w:ascii="Arial Narrow" w:hAnsi="Arial Narrow" w:cs="Arial"/>
                <w:color w:val="auto"/>
                <w:sz w:val="16"/>
                <w:szCs w:val="16"/>
                <w:lang w:val="en-GB"/>
              </w:rPr>
            </w:pPr>
            <w:ins w:id="4723" w:author="Zhunisbayev, Olzhasbek [Bolashak Atyrau Limited]" w:date="2023-10-13T12:28:00Z">
              <w:r>
                <w:rPr>
                  <w:rFonts w:ascii="Arial Narrow" w:hAnsi="Arial Narrow" w:cs="Arial"/>
                  <w:color w:val="auto"/>
                  <w:sz w:val="16"/>
                  <w:szCs w:val="16"/>
                  <w:lang w:val="en-GB"/>
                </w:rPr>
                <w:t>100</w:t>
              </w:r>
            </w:ins>
          </w:p>
        </w:tc>
      </w:tr>
      <w:tr w:rsidR="00FA3851" w:rsidRPr="00014E44" w14:paraId="00615D54" w14:textId="77777777" w:rsidTr="0038396C">
        <w:tc>
          <w:tcPr>
            <w:tcW w:w="3322" w:type="dxa"/>
            <w:tcBorders>
              <w:top w:val="single" w:sz="6" w:space="0" w:color="auto"/>
              <w:left w:val="single" w:sz="6" w:space="0" w:color="auto"/>
              <w:bottom w:val="single" w:sz="6" w:space="0" w:color="auto"/>
              <w:right w:val="single" w:sz="6" w:space="0" w:color="auto"/>
            </w:tcBorders>
          </w:tcPr>
          <w:p w14:paraId="79DB8F93" w14:textId="77777777" w:rsidR="006B0501" w:rsidRPr="00014E44" w:rsidRDefault="006B0501" w:rsidP="00DE1185">
            <w:pPr>
              <w:pStyle w:val="CellBody"/>
              <w:rPr>
                <w:rFonts w:ascii="Arial Narrow" w:hAnsi="Arial Narrow" w:cs="Arial"/>
                <w:color w:val="auto"/>
                <w:sz w:val="16"/>
                <w:szCs w:val="16"/>
                <w:lang w:val="en-GB"/>
              </w:rPr>
            </w:pPr>
          </w:p>
          <w:p w14:paraId="1E3A5C60" w14:textId="230545F3"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BLOWDOWN, HYDROCARBONS</w:t>
            </w:r>
          </w:p>
          <w:p w14:paraId="3FF68B58"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w:t>
            </w:r>
          </w:p>
          <w:p w14:paraId="704C78D8"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40C4FA6B"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01A02833" w14:textId="30E4BC6B" w:rsidR="006B0501" w:rsidRPr="00014E44" w:rsidRDefault="006B0501" w:rsidP="00DE1185">
            <w:pPr>
              <w:pStyle w:val="CellBody"/>
              <w:rPr>
                <w:ins w:id="4724" w:author="Zhunisbayev, Olzhasbek A [Bolashak Atyrau Limited]" w:date="2022-06-12T09:38:00Z"/>
                <w:rFonts w:ascii="Arial Narrow" w:hAnsi="Arial Narrow" w:cs="Arial"/>
                <w:color w:val="auto"/>
                <w:sz w:val="16"/>
                <w:szCs w:val="16"/>
                <w:lang w:val="en-GB"/>
              </w:rPr>
            </w:pPr>
            <w:ins w:id="4725" w:author="Zhunisbayev, Olzhasbek A [Bolashak Atyrau Limited]" w:date="2022-06-12T09:38:00Z">
              <w:r w:rsidRPr="00014E44">
                <w:rPr>
                  <w:rFonts w:ascii="Arial Narrow" w:hAnsi="Arial Narrow" w:cs="Arial"/>
                  <w:color w:val="auto"/>
                  <w:sz w:val="16"/>
                  <w:szCs w:val="16"/>
                  <w:lang w:val="en-GB"/>
                </w:rPr>
                <w:t>DL – DRAIN OILY SEWER</w:t>
              </w:r>
            </w:ins>
            <w:r w:rsidR="009D0AE3" w:rsidRPr="00014E44">
              <w:rPr>
                <w:rFonts w:ascii="Arial Narrow" w:hAnsi="Arial Narrow" w:cs="Arial"/>
                <w:color w:val="auto"/>
                <w:sz w:val="16"/>
                <w:szCs w:val="16"/>
                <w:lang w:val="en-GB"/>
              </w:rPr>
              <w:t xml:space="preserve"> </w:t>
            </w:r>
            <w:ins w:id="4726" w:author="Zhunisbayev, Olzhasbek A [Bolashak Atyrau Limited]" w:date="2022-06-12T09:38:00Z">
              <w:r w:rsidRPr="00014E44">
                <w:rPr>
                  <w:rFonts w:ascii="Arial Narrow" w:hAnsi="Arial Narrow" w:cs="Arial"/>
                  <w:color w:val="auto"/>
                  <w:sz w:val="16"/>
                  <w:szCs w:val="16"/>
                  <w:lang w:val="en-GB"/>
                </w:rPr>
                <w:t>(OPEN)</w:t>
              </w:r>
            </w:ins>
          </w:p>
          <w:p w14:paraId="0AAEC454" w14:textId="6B5DB0C4"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0A694794" w14:textId="47FEF9D4" w:rsidR="006B0501" w:rsidRPr="00014E44" w:rsidRDefault="006B0501" w:rsidP="00DE1185">
            <w:pPr>
              <w:pStyle w:val="CellBody"/>
              <w:rPr>
                <w:ins w:id="4727" w:author="Zhunisbayev, Olzhasbek A [Bolashak Atyrau Limited]" w:date="2022-06-12T09:38:00Z"/>
                <w:rFonts w:ascii="Arial Narrow" w:hAnsi="Arial Narrow" w:cs="Arial"/>
                <w:color w:val="auto"/>
                <w:sz w:val="16"/>
                <w:szCs w:val="16"/>
                <w:lang w:val="en-GB"/>
              </w:rPr>
            </w:pPr>
            <w:ins w:id="4728" w:author="Zhunisbayev, Olzhasbek A [Bolashak Atyrau Limited]" w:date="2022-06-12T09:38:00Z">
              <w:r w:rsidRPr="00014E44">
                <w:rPr>
                  <w:rFonts w:ascii="Arial Narrow" w:hAnsi="Arial Narrow" w:cs="Arial"/>
                  <w:color w:val="auto"/>
                  <w:sz w:val="16"/>
                  <w:szCs w:val="16"/>
                  <w:lang w:val="en-GB"/>
                </w:rPr>
                <w:t>NL – NITROGEN LOW</w:t>
              </w:r>
            </w:ins>
            <w:r w:rsidR="009D0AE3" w:rsidRPr="00014E44">
              <w:rPr>
                <w:rFonts w:ascii="Arial Narrow" w:hAnsi="Arial Narrow" w:cs="Arial"/>
                <w:color w:val="auto"/>
                <w:sz w:val="16"/>
                <w:szCs w:val="16"/>
                <w:lang w:val="en-GB"/>
              </w:rPr>
              <w:t xml:space="preserve"> </w:t>
            </w:r>
            <w:ins w:id="4729" w:author="Zhunisbayev, Olzhasbek A [Bolashak Atyrau Limited]" w:date="2022-06-12T09:38:00Z">
              <w:r w:rsidRPr="00014E44">
                <w:rPr>
                  <w:rFonts w:ascii="Arial Narrow" w:hAnsi="Arial Narrow" w:cs="Arial"/>
                  <w:color w:val="auto"/>
                  <w:sz w:val="16"/>
                  <w:szCs w:val="16"/>
                  <w:lang w:val="en-GB"/>
                </w:rPr>
                <w:t>PRESSURE</w:t>
              </w:r>
            </w:ins>
          </w:p>
          <w:p w14:paraId="5A9745C5" w14:textId="010F745B"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PHC – </w:t>
            </w:r>
            <w:r w:rsidR="002F2A93" w:rsidRPr="00014E44">
              <w:rPr>
                <w:rFonts w:ascii="Arial Narrow" w:hAnsi="Arial Narrow" w:cs="Arial"/>
                <w:color w:val="auto"/>
                <w:sz w:val="16"/>
                <w:szCs w:val="16"/>
                <w:lang w:val="en-GB"/>
              </w:rPr>
              <w:t>PROCESS HYDROCARBONS</w:t>
            </w:r>
          </w:p>
          <w:p w14:paraId="785C8B14" w14:textId="77777777" w:rsidR="006B0501" w:rsidRPr="00014E44" w:rsidRDefault="006B0501" w:rsidP="00DE118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1150696B" w14:textId="77777777" w:rsidR="006B0501" w:rsidRPr="00014E44" w:rsidRDefault="006B0501" w:rsidP="00DE1185">
            <w:pPr>
              <w:pStyle w:val="CellBodyCentered"/>
              <w:rPr>
                <w:rFonts w:ascii="Arial Narrow" w:hAnsi="Arial Narrow" w:cs="Arial"/>
                <w:b/>
                <w:color w:val="auto"/>
                <w:sz w:val="16"/>
                <w:szCs w:val="16"/>
                <w:lang w:val="en-GB"/>
              </w:rPr>
            </w:pPr>
          </w:p>
          <w:p w14:paraId="54E8D7C1" w14:textId="21233331"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150K5F</w:t>
            </w:r>
          </w:p>
        </w:tc>
        <w:tc>
          <w:tcPr>
            <w:tcW w:w="450" w:type="dxa"/>
            <w:tcBorders>
              <w:top w:val="single" w:sz="6" w:space="0" w:color="auto"/>
              <w:left w:val="single" w:sz="6" w:space="0" w:color="auto"/>
              <w:bottom w:val="single" w:sz="6" w:space="0" w:color="auto"/>
              <w:right w:val="single" w:sz="6" w:space="0" w:color="auto"/>
            </w:tcBorders>
          </w:tcPr>
          <w:p w14:paraId="03A9F590" w14:textId="77777777" w:rsidR="006B0501" w:rsidRPr="00014E44" w:rsidRDefault="006B0501" w:rsidP="00DE1185">
            <w:pPr>
              <w:pStyle w:val="CellBodyCentered"/>
              <w:rPr>
                <w:rFonts w:ascii="Arial Narrow" w:hAnsi="Arial Narrow" w:cs="Arial"/>
                <w:color w:val="auto"/>
                <w:sz w:val="16"/>
                <w:szCs w:val="16"/>
                <w:lang w:val="en-GB"/>
              </w:rPr>
            </w:pPr>
          </w:p>
          <w:p w14:paraId="2A3E3EC0"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30FA1063" w14:textId="77777777" w:rsidR="006B0501" w:rsidRPr="00014E44" w:rsidRDefault="006B0501" w:rsidP="00DE1185">
            <w:pPr>
              <w:pStyle w:val="CellBodyCentered"/>
              <w:rPr>
                <w:rFonts w:ascii="Arial Narrow" w:hAnsi="Arial Narrow" w:cs="Arial"/>
                <w:color w:val="auto"/>
                <w:sz w:val="16"/>
                <w:szCs w:val="16"/>
                <w:lang w:val="en-GB"/>
              </w:rPr>
            </w:pPr>
          </w:p>
          <w:p w14:paraId="0ECE7C61" w14:textId="37EE7012" w:rsidR="006B0501" w:rsidRPr="00014E44" w:rsidRDefault="009D0AE3"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550BA2CA" w14:textId="77777777" w:rsidR="009D0AE3" w:rsidRPr="00014E44" w:rsidRDefault="009D0AE3" w:rsidP="00DE1185">
            <w:pPr>
              <w:pStyle w:val="CellBodyCentered"/>
              <w:rPr>
                <w:rFonts w:ascii="Arial Narrow" w:hAnsi="Arial Narrow" w:cs="Arial"/>
                <w:color w:val="auto"/>
                <w:sz w:val="16"/>
                <w:szCs w:val="16"/>
                <w:lang w:val="en-GB"/>
              </w:rPr>
            </w:pPr>
          </w:p>
          <w:p w14:paraId="2286462B"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143EAA8D" w14:textId="77777777" w:rsidR="006B0501" w:rsidRPr="00014E44" w:rsidRDefault="006B0501" w:rsidP="00DE1185">
            <w:pPr>
              <w:pStyle w:val="CellBodyCentered"/>
              <w:rPr>
                <w:rFonts w:ascii="Arial Narrow" w:hAnsi="Arial Narrow" w:cs="Arial"/>
                <w:color w:val="auto"/>
                <w:sz w:val="16"/>
                <w:szCs w:val="16"/>
                <w:lang w:val="en-GB"/>
              </w:rPr>
            </w:pPr>
          </w:p>
          <w:p w14:paraId="7E4DF847" w14:textId="634FE72E" w:rsidR="006B0501" w:rsidRPr="00014E44" w:rsidRDefault="006B0501" w:rsidP="00A8745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A87455">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103AB28F" w14:textId="77777777" w:rsidR="006B0501" w:rsidRPr="00014E44" w:rsidRDefault="006B0501" w:rsidP="00DE1185">
            <w:pPr>
              <w:pStyle w:val="CellBodyCentered"/>
              <w:rPr>
                <w:rFonts w:ascii="Arial Narrow" w:hAnsi="Arial Narrow" w:cs="Arial"/>
                <w:color w:val="auto"/>
                <w:sz w:val="16"/>
                <w:szCs w:val="16"/>
                <w:lang w:val="en-GB"/>
              </w:rPr>
            </w:pPr>
          </w:p>
          <w:p w14:paraId="36E0C7AE"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+100°C</w:t>
            </w:r>
          </w:p>
        </w:tc>
        <w:tc>
          <w:tcPr>
            <w:tcW w:w="1890" w:type="dxa"/>
            <w:tcBorders>
              <w:top w:val="single" w:sz="6" w:space="0" w:color="auto"/>
              <w:left w:val="single" w:sz="6" w:space="0" w:color="auto"/>
              <w:bottom w:val="single" w:sz="6" w:space="0" w:color="auto"/>
              <w:right w:val="single" w:sz="6" w:space="0" w:color="auto"/>
            </w:tcBorders>
          </w:tcPr>
          <w:p w14:paraId="68592CBC" w14:textId="77777777" w:rsidR="006B0501" w:rsidRPr="00014E44" w:rsidRDefault="006B0501" w:rsidP="00DE1185">
            <w:pPr>
              <w:pStyle w:val="CellBody"/>
              <w:rPr>
                <w:rFonts w:ascii="Arial Narrow" w:hAnsi="Arial Narrow" w:cs="Arial"/>
                <w:color w:val="auto"/>
                <w:sz w:val="16"/>
                <w:szCs w:val="16"/>
                <w:u w:val="single"/>
                <w:lang w:val="en-GB"/>
              </w:rPr>
            </w:pPr>
          </w:p>
          <w:p w14:paraId="40160FEC" w14:textId="77777777" w:rsidR="006B0501" w:rsidRPr="00014E44" w:rsidRDefault="006B0501"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 xml:space="preserve">PIPELINE SPECIFICATION </w:t>
            </w:r>
          </w:p>
          <w:p w14:paraId="296DB298" w14:textId="731CAE5E"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w:t>
            </w:r>
            <w:r w:rsidRPr="00014E44">
              <w:rPr>
                <w:rFonts w:ascii="Arial Narrow" w:hAnsi="Arial Narrow"/>
                <w:color w:val="auto"/>
                <w:szCs w:val="16"/>
              </w:rPr>
              <w:t xml:space="preserve">= </w:t>
            </w:r>
            <w:r w:rsidRPr="00014E44">
              <w:rPr>
                <w:rFonts w:ascii="Arial Narrow" w:hAnsi="Arial Narrow" w:cs="Arial"/>
                <w:color w:val="auto"/>
                <w:szCs w:val="16"/>
                <w:lang w:val="en-GB"/>
              </w:rPr>
              <w:t>17.7barg</w:t>
            </w:r>
          </w:p>
          <w:p w14:paraId="70692D3C" w14:textId="2E5A4AA1"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17.7barg</w:t>
            </w:r>
          </w:p>
          <w:p w14:paraId="0DF94399" w14:textId="58EDCD57" w:rsidR="006B0501" w:rsidRPr="00014E44" w:rsidRDefault="006B0501"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17.7barg</w:t>
            </w:r>
          </w:p>
          <w:p w14:paraId="2EA2EE2B" w14:textId="188E9977" w:rsidR="006B0501" w:rsidRPr="00014E44" w:rsidRDefault="006B0501"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rPr>
              <w:t>100°</w:t>
            </w:r>
            <w:r w:rsidR="00571500" w:rsidRPr="00014E44">
              <w:rPr>
                <w:rFonts w:ascii="Arial Narrow" w:hAnsi="Arial Narrow" w:cs="Arial"/>
                <w:snapToGrid w:val="0"/>
                <w:color w:val="auto"/>
                <w:sz w:val="16"/>
                <w:szCs w:val="16"/>
              </w:rPr>
              <w:t>C</w:t>
            </w:r>
            <w:r w:rsidR="00571500" w:rsidRPr="00014E4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 xml:space="preserve"> 17.7</w:t>
            </w:r>
            <w:r w:rsidR="00571500" w:rsidRPr="00014E44">
              <w:rPr>
                <w:rFonts w:ascii="Arial Narrow" w:hAnsi="Arial Narrow" w:cs="Arial"/>
                <w:color w:val="auto"/>
                <w:sz w:val="16"/>
                <w:szCs w:val="16"/>
                <w:lang w:val="en-GB"/>
              </w:rPr>
              <w:t>barg</w:t>
            </w:r>
            <w:r w:rsidR="00571500" w:rsidRPr="00014E44">
              <w:rPr>
                <w:rFonts w:ascii="Arial Narrow" w:hAnsi="Arial Narrow" w:cs="Arial"/>
                <w:color w:val="auto"/>
                <w:sz w:val="16"/>
                <w:szCs w:val="16"/>
                <w:u w:val="single"/>
                <w:lang w:val="en-GB"/>
              </w:rPr>
              <w:t xml:space="preserve"> </w:t>
            </w:r>
            <w:r w:rsidR="00571500">
              <w:rPr>
                <w:rFonts w:ascii="Arial Narrow" w:hAnsi="Arial Narrow" w:cs="Arial"/>
                <w:color w:val="auto"/>
                <w:sz w:val="16"/>
                <w:szCs w:val="16"/>
                <w:u w:val="single"/>
                <w:lang w:val="en-GB"/>
              </w:rPr>
              <w:t>(</w:t>
            </w:r>
            <w:r w:rsidRPr="00014E44">
              <w:rPr>
                <w:rFonts w:ascii="Arial Narrow" w:hAnsi="Arial Narrow" w:cs="Arial"/>
                <w:color w:val="auto"/>
                <w:sz w:val="16"/>
                <w:szCs w:val="16"/>
                <w:u w:val="single"/>
                <w:lang w:val="en-GB"/>
              </w:rPr>
              <w:t>lim</w:t>
            </w:r>
            <w:r w:rsidR="00571500">
              <w:rPr>
                <w:rFonts w:ascii="Arial Narrow" w:hAnsi="Arial Narrow" w:cs="Arial"/>
                <w:color w:val="auto"/>
                <w:sz w:val="16"/>
                <w:szCs w:val="16"/>
                <w:u w:val="single"/>
                <w:lang w:val="en-GB"/>
              </w:rPr>
              <w:t>.</w:t>
            </w:r>
            <w:r w:rsidRPr="00014E44">
              <w:rPr>
                <w:rFonts w:ascii="Arial Narrow" w:hAnsi="Arial Narrow" w:cs="Arial"/>
                <w:color w:val="auto"/>
                <w:sz w:val="16"/>
                <w:szCs w:val="16"/>
                <w:u w:val="single"/>
                <w:lang w:val="en-GB"/>
              </w:rPr>
              <w:t xml:space="preserve"> by pipe)</w:t>
            </w:r>
          </w:p>
          <w:p w14:paraId="3B97BA31" w14:textId="77777777" w:rsidR="006B0501" w:rsidRPr="00014E44" w:rsidRDefault="006B0501"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46CECA15" w14:textId="77777777" w:rsidR="006B0501" w:rsidRPr="00014E44" w:rsidRDefault="006B0501" w:rsidP="00DE1185">
            <w:pPr>
              <w:pStyle w:val="CellBodyCentered"/>
              <w:rPr>
                <w:rFonts w:ascii="Arial Narrow" w:hAnsi="Arial Narrow" w:cs="Arial"/>
                <w:color w:val="auto"/>
                <w:sz w:val="16"/>
                <w:szCs w:val="16"/>
                <w:lang w:val="en-GB"/>
              </w:rPr>
            </w:pPr>
          </w:p>
          <w:p w14:paraId="622509DA" w14:textId="77777777" w:rsidR="006B0501" w:rsidRDefault="00A34374" w:rsidP="00DE118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For Sour</w:t>
            </w:r>
            <w:del w:id="4730" w:author="Zhunisbayev, Olzhasbek A [Bolashak Atyrau Limited]" w:date="2022-06-12T09:40:00Z">
              <w:r w:rsidR="006B0501" w:rsidRPr="00014E44" w:rsidDel="008430DC">
                <w:rPr>
                  <w:rFonts w:ascii="Arial Narrow" w:hAnsi="Arial Narrow" w:cs="Arial"/>
                  <w:color w:val="auto"/>
                  <w:sz w:val="16"/>
                  <w:szCs w:val="16"/>
                  <w:lang w:val="en-GB"/>
                </w:rPr>
                <w:delText>NO</w:delText>
              </w:r>
            </w:del>
          </w:p>
          <w:p w14:paraId="062B7122" w14:textId="46AE3C75" w:rsidR="00A34374" w:rsidRPr="00014E44" w:rsidRDefault="00A34374" w:rsidP="00DE118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Service</w:t>
            </w:r>
            <w:r w:rsidR="0001321C">
              <w:rPr>
                <w:rFonts w:ascii="Arial Narrow" w:hAnsi="Arial Narrow" w:cs="Arial"/>
                <w:color w:val="auto"/>
                <w:sz w:val="16"/>
                <w:szCs w:val="16"/>
                <w:lang w:val="en-GB"/>
              </w:rPr>
              <w:t xml:space="preserve"> Welds Above Ground</w:t>
            </w:r>
          </w:p>
        </w:tc>
        <w:tc>
          <w:tcPr>
            <w:tcW w:w="418" w:type="dxa"/>
            <w:tcBorders>
              <w:top w:val="single" w:sz="6" w:space="0" w:color="auto"/>
              <w:left w:val="single" w:sz="6" w:space="0" w:color="auto"/>
              <w:bottom w:val="single" w:sz="6" w:space="0" w:color="auto"/>
              <w:right w:val="single" w:sz="6" w:space="0" w:color="auto"/>
            </w:tcBorders>
          </w:tcPr>
          <w:p w14:paraId="4B9FCF3C" w14:textId="77777777" w:rsidR="006B0501" w:rsidRPr="00014E44" w:rsidRDefault="006B0501" w:rsidP="00DE1185">
            <w:pPr>
              <w:pStyle w:val="CellBodyCentered"/>
              <w:rPr>
                <w:rFonts w:ascii="Arial Narrow" w:hAnsi="Arial Narrow" w:cs="Arial"/>
                <w:color w:val="auto"/>
                <w:sz w:val="16"/>
                <w:szCs w:val="16"/>
                <w:lang w:val="en-GB"/>
              </w:rPr>
            </w:pPr>
          </w:p>
          <w:p w14:paraId="4CDE1F3E"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1D3B631F" w14:textId="77777777" w:rsidTr="0038396C">
        <w:trPr>
          <w:trHeight w:val="2045"/>
        </w:trPr>
        <w:tc>
          <w:tcPr>
            <w:tcW w:w="3322" w:type="dxa"/>
            <w:tcBorders>
              <w:top w:val="single" w:sz="6" w:space="0" w:color="auto"/>
              <w:left w:val="single" w:sz="6" w:space="0" w:color="auto"/>
              <w:bottom w:val="single" w:sz="6" w:space="0" w:color="auto"/>
              <w:right w:val="single" w:sz="6" w:space="0" w:color="auto"/>
            </w:tcBorders>
          </w:tcPr>
          <w:p w14:paraId="3245FDCA" w14:textId="77777777" w:rsidR="006B0501" w:rsidRPr="00014E44" w:rsidRDefault="006B0501" w:rsidP="00DE1185">
            <w:pPr>
              <w:pStyle w:val="CellBody"/>
              <w:rPr>
                <w:rFonts w:ascii="Arial Narrow" w:hAnsi="Arial Narrow" w:cs="Arial"/>
                <w:color w:val="auto"/>
                <w:sz w:val="16"/>
                <w:szCs w:val="16"/>
                <w:lang w:val="en-GB"/>
              </w:rPr>
            </w:pPr>
          </w:p>
          <w:p w14:paraId="4225F08C"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4489FBA2"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CCB-SODIUM CHLORIDE BRINE</w:t>
            </w:r>
          </w:p>
          <w:p w14:paraId="7C874858"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CCS – CAUSTIC</w:t>
            </w:r>
          </w:p>
          <w:p w14:paraId="6CEF57A5"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CFA – ANTI-FOAM</w:t>
            </w:r>
          </w:p>
          <w:p w14:paraId="35024290"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DRAIN OILY SEWER (OPEN)</w:t>
            </w:r>
          </w:p>
          <w:p w14:paraId="32C05E4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p>
          <w:p w14:paraId="579584ED" w14:textId="23514D12"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SLL </w:t>
            </w:r>
            <w:r w:rsidR="002F2A93" w:rsidRPr="00014E44">
              <w:rPr>
                <w:rFonts w:ascii="Arial Narrow" w:hAnsi="Arial Narrow" w:cs="Arial"/>
                <w:color w:val="auto"/>
                <w:sz w:val="16"/>
                <w:szCs w:val="16"/>
                <w:lang w:val="en-GB"/>
              </w:rPr>
              <w:t>– STEAM</w:t>
            </w:r>
            <w:r w:rsidRPr="00014E44">
              <w:rPr>
                <w:rFonts w:ascii="Arial Narrow" w:hAnsi="Arial Narrow" w:cs="Arial"/>
                <w:color w:val="auto"/>
                <w:sz w:val="16"/>
                <w:szCs w:val="16"/>
                <w:lang w:val="en-GB"/>
              </w:rPr>
              <w:t xml:space="preserve"> LOW LOW PRESSURE</w:t>
            </w:r>
          </w:p>
          <w:p w14:paraId="1E196199"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4EC1FAD4" w14:textId="77777777" w:rsidR="006B0501" w:rsidRPr="00014E44" w:rsidRDefault="006B0501"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WM – MAKE UP WATER</w:t>
            </w:r>
          </w:p>
          <w:p w14:paraId="2ECCCFAB" w14:textId="77777777" w:rsidR="006B0501" w:rsidRPr="00014E44" w:rsidRDefault="006B0501" w:rsidP="00DE1185">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024797C3" w14:textId="77777777" w:rsidR="006B0501" w:rsidRPr="00014E44" w:rsidRDefault="006B0501" w:rsidP="00DE1185">
            <w:pPr>
              <w:pStyle w:val="CellBodyCentered"/>
              <w:rPr>
                <w:rFonts w:ascii="Arial Narrow" w:hAnsi="Arial Narrow" w:cs="Arial"/>
                <w:b/>
                <w:color w:val="auto"/>
                <w:sz w:val="16"/>
                <w:szCs w:val="16"/>
                <w:lang w:val="en-GB"/>
              </w:rPr>
            </w:pPr>
          </w:p>
          <w:p w14:paraId="0F95C6A5" w14:textId="77777777"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150MO6</w:t>
            </w:r>
          </w:p>
        </w:tc>
        <w:tc>
          <w:tcPr>
            <w:tcW w:w="450" w:type="dxa"/>
            <w:tcBorders>
              <w:top w:val="single" w:sz="6" w:space="0" w:color="auto"/>
              <w:left w:val="single" w:sz="6" w:space="0" w:color="auto"/>
              <w:bottom w:val="single" w:sz="6" w:space="0" w:color="auto"/>
              <w:right w:val="single" w:sz="6" w:space="0" w:color="auto"/>
            </w:tcBorders>
          </w:tcPr>
          <w:p w14:paraId="7FF26143" w14:textId="77777777" w:rsidR="006B0501" w:rsidRPr="00014E44" w:rsidRDefault="006B0501" w:rsidP="00DE1185">
            <w:pPr>
              <w:pStyle w:val="CellBodyCentered"/>
              <w:rPr>
                <w:rFonts w:ascii="Arial Narrow" w:hAnsi="Arial Narrow" w:cs="Arial"/>
                <w:color w:val="auto"/>
                <w:sz w:val="16"/>
                <w:szCs w:val="16"/>
                <w:lang w:val="en-GB"/>
              </w:rPr>
            </w:pPr>
          </w:p>
          <w:p w14:paraId="108A3676" w14:textId="77777777" w:rsidR="006B0501" w:rsidRPr="00014E44" w:rsidDel="00076A62" w:rsidRDefault="006B0501" w:rsidP="00DE1185">
            <w:pPr>
              <w:pStyle w:val="CellBodyCentered"/>
              <w:rPr>
                <w:del w:id="4731" w:author="Zhunisbayev, Olzhasbek [Bolashak Atyrau Limited]" w:date="2023-10-16T09:35:00Z"/>
                <w:rFonts w:ascii="Arial Narrow" w:hAnsi="Arial Narrow" w:cs="Arial"/>
                <w:color w:val="auto"/>
                <w:sz w:val="16"/>
                <w:szCs w:val="16"/>
                <w:lang w:val="ru-RU"/>
              </w:rPr>
            </w:pPr>
            <w:r w:rsidRPr="00014E44">
              <w:rPr>
                <w:rFonts w:ascii="Arial Narrow" w:hAnsi="Arial Narrow" w:cs="Arial"/>
                <w:color w:val="auto"/>
                <w:sz w:val="16"/>
                <w:szCs w:val="16"/>
                <w:lang w:val="en-GB"/>
              </w:rPr>
              <w:t>1.0</w:t>
            </w:r>
          </w:p>
          <w:p w14:paraId="21580EBB" w14:textId="77777777" w:rsidR="006B0501" w:rsidRPr="00014E44" w:rsidDel="00076A62" w:rsidRDefault="006B0501" w:rsidP="00DE1185">
            <w:pPr>
              <w:pStyle w:val="CellBodyCentered"/>
              <w:rPr>
                <w:del w:id="4732" w:author="Zhunisbayev, Olzhasbek [Bolashak Atyrau Limited]" w:date="2023-10-16T09:35:00Z"/>
                <w:rFonts w:ascii="Arial Narrow" w:hAnsi="Arial Narrow" w:cs="Arial"/>
                <w:color w:val="auto"/>
                <w:sz w:val="16"/>
                <w:szCs w:val="16"/>
                <w:lang w:val="ru-RU"/>
              </w:rPr>
            </w:pPr>
          </w:p>
          <w:p w14:paraId="4A39E8CF" w14:textId="207EBB75" w:rsidR="006B0501" w:rsidRPr="00014E44" w:rsidRDefault="006B0501" w:rsidP="00DE1185">
            <w:pPr>
              <w:pStyle w:val="CellBodyCentered"/>
              <w:rPr>
                <w:rFonts w:ascii="Arial Narrow" w:hAnsi="Arial Narrow" w:cs="Arial"/>
                <w:color w:val="auto"/>
                <w:sz w:val="16"/>
                <w:szCs w:val="16"/>
                <w:lang w:val="ru-RU"/>
              </w:rPr>
            </w:pPr>
            <w:del w:id="4733" w:author="Zhunisbayev, Olzhasbek [Bolashak Atyrau Limited]" w:date="2023-10-16T09:35: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tc>
        <w:tc>
          <w:tcPr>
            <w:tcW w:w="1080" w:type="dxa"/>
            <w:tcBorders>
              <w:top w:val="single" w:sz="6" w:space="0" w:color="auto"/>
              <w:left w:val="single" w:sz="6" w:space="0" w:color="auto"/>
              <w:bottom w:val="single" w:sz="6" w:space="0" w:color="auto"/>
              <w:right w:val="single" w:sz="6" w:space="0" w:color="auto"/>
            </w:tcBorders>
          </w:tcPr>
          <w:p w14:paraId="2AA534FA" w14:textId="77777777" w:rsidR="006B0501" w:rsidRPr="00014E44" w:rsidRDefault="006B0501" w:rsidP="00DE1185">
            <w:pPr>
              <w:pStyle w:val="CellBodyCentered"/>
              <w:rPr>
                <w:rFonts w:ascii="Arial Narrow" w:hAnsi="Arial Narrow" w:cs="Arial"/>
                <w:color w:val="auto"/>
                <w:sz w:val="16"/>
                <w:szCs w:val="16"/>
                <w:lang w:val="en-GB"/>
              </w:rPr>
            </w:pPr>
          </w:p>
          <w:p w14:paraId="1EEE2441"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6Mo</w:t>
            </w:r>
          </w:p>
        </w:tc>
        <w:tc>
          <w:tcPr>
            <w:tcW w:w="720" w:type="dxa"/>
            <w:tcBorders>
              <w:top w:val="single" w:sz="6" w:space="0" w:color="auto"/>
              <w:left w:val="single" w:sz="6" w:space="0" w:color="auto"/>
              <w:bottom w:val="single" w:sz="6" w:space="0" w:color="auto"/>
              <w:right w:val="single" w:sz="6" w:space="0" w:color="auto"/>
            </w:tcBorders>
          </w:tcPr>
          <w:p w14:paraId="30F18564" w14:textId="77777777" w:rsidR="006B0501" w:rsidRPr="00014E44" w:rsidRDefault="006B0501" w:rsidP="00DE1185">
            <w:pPr>
              <w:pStyle w:val="CellBodyCentered"/>
              <w:rPr>
                <w:rFonts w:ascii="Arial Narrow" w:hAnsi="Arial Narrow" w:cs="Arial"/>
                <w:color w:val="auto"/>
                <w:sz w:val="16"/>
                <w:szCs w:val="16"/>
                <w:lang w:val="en-GB"/>
              </w:rPr>
            </w:pPr>
          </w:p>
          <w:p w14:paraId="0AFAAE80" w14:textId="45063828" w:rsidR="006B0501" w:rsidRPr="00014E44" w:rsidRDefault="006B0501" w:rsidP="00A8745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A87455">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4E050DDC" w14:textId="77777777" w:rsidR="006B0501" w:rsidRPr="00014E44" w:rsidRDefault="006B0501" w:rsidP="00DE1185">
            <w:pPr>
              <w:pStyle w:val="CellBodyCentered"/>
              <w:rPr>
                <w:rFonts w:ascii="Arial Narrow" w:hAnsi="Arial Narrow" w:cs="Arial"/>
                <w:color w:val="auto"/>
                <w:sz w:val="16"/>
                <w:szCs w:val="16"/>
                <w:lang w:val="en-GB"/>
              </w:rPr>
            </w:pPr>
          </w:p>
          <w:p w14:paraId="32F194F4" w14:textId="0D980EE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734" w:author="Zhunisbayev, Olzhasbek A [Bolashak Atyrau Limited]" w:date="2022-09-18T20:43:00Z">
              <w:r w:rsidRPr="00014E44" w:rsidDel="00EE529F">
                <w:rPr>
                  <w:rFonts w:ascii="Arial Narrow" w:hAnsi="Arial Narrow" w:cs="Arial"/>
                  <w:color w:val="auto"/>
                  <w:sz w:val="16"/>
                  <w:szCs w:val="16"/>
                  <w:lang w:val="en-GB"/>
                </w:rPr>
                <w:delText xml:space="preserve">36 </w:delText>
              </w:r>
            </w:del>
            <w:ins w:id="4735" w:author="Zhunisbayev, Olzhasbek A [Bolashak Atyrau Limited]" w:date="2022-09-18T20:43: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200°C</w:t>
            </w:r>
          </w:p>
        </w:tc>
        <w:tc>
          <w:tcPr>
            <w:tcW w:w="1890" w:type="dxa"/>
            <w:tcBorders>
              <w:top w:val="single" w:sz="6" w:space="0" w:color="auto"/>
              <w:left w:val="single" w:sz="6" w:space="0" w:color="auto"/>
              <w:bottom w:val="single" w:sz="6" w:space="0" w:color="auto"/>
              <w:right w:val="single" w:sz="6" w:space="0" w:color="auto"/>
            </w:tcBorders>
          </w:tcPr>
          <w:p w14:paraId="78EC1AEC" w14:textId="77777777" w:rsidR="006B0501" w:rsidRPr="00014E44" w:rsidRDefault="006B0501" w:rsidP="00DE1185">
            <w:pPr>
              <w:pStyle w:val="CellBody"/>
              <w:rPr>
                <w:rFonts w:ascii="Arial Narrow" w:hAnsi="Arial Narrow" w:cs="Arial"/>
                <w:color w:val="auto"/>
                <w:sz w:val="16"/>
                <w:szCs w:val="16"/>
                <w:u w:val="single"/>
                <w:lang w:val="en-GB"/>
              </w:rPr>
            </w:pPr>
          </w:p>
          <w:p w14:paraId="4C90E50F" w14:textId="6EC4B00E" w:rsidR="006B0501" w:rsidRPr="00014E44" w:rsidRDefault="006B0501"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 xml:space="preserve">Per ASME B16.5, matl. </w:t>
            </w:r>
            <w:r w:rsidR="0001321C">
              <w:rPr>
                <w:rFonts w:ascii="Arial Narrow" w:hAnsi="Arial Narrow" w:cs="Arial"/>
                <w:color w:val="auto"/>
                <w:sz w:val="16"/>
                <w:szCs w:val="16"/>
                <w:u w:val="single"/>
                <w:lang w:val="en-GB"/>
              </w:rPr>
              <w:t>g</w:t>
            </w:r>
            <w:r w:rsidRPr="00014E44">
              <w:rPr>
                <w:rFonts w:ascii="Arial Narrow" w:hAnsi="Arial Narrow" w:cs="Arial"/>
                <w:color w:val="auto"/>
                <w:sz w:val="16"/>
                <w:szCs w:val="16"/>
                <w:u w:val="single"/>
                <w:lang w:val="en-GB"/>
              </w:rPr>
              <w:t>roup</w:t>
            </w:r>
            <w:r w:rsidR="0001321C">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u w:val="single"/>
                <w:lang w:val="en-GB"/>
              </w:rPr>
              <w:t>2.8</w:t>
            </w:r>
          </w:p>
          <w:p w14:paraId="6DB056F3" w14:textId="7777777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210494B3" w14:textId="4373FE95" w:rsidR="006B0501" w:rsidRPr="00014E44" w:rsidRDefault="00571500"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736"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737" w:author="Zhunisbayev, Olzhasbek A [Bolashak Atyrau Limited]" w:date="2022-09-18T20:40:00Z">
              <w:r w:rsidRPr="00014E44">
                <w:rPr>
                  <w:rFonts w:ascii="Arial Narrow" w:hAnsi="Arial Narrow" w:cs="Arial"/>
                  <w:color w:val="auto"/>
                  <w:sz w:val="16"/>
                  <w:szCs w:val="16"/>
                  <w:lang w:val="en-GB"/>
                </w:rPr>
                <w:t>40</w:t>
              </w:r>
            </w:ins>
            <w:r w:rsidR="006B0501" w:rsidRPr="00014E44">
              <w:rPr>
                <w:rFonts w:ascii="Arial Narrow" w:hAnsi="Arial Narrow" w:cs="Arial"/>
                <w:color w:val="auto"/>
                <w:sz w:val="16"/>
                <w:szCs w:val="16"/>
                <w:lang w:val="en-GB"/>
              </w:rPr>
              <w:t xml:space="preserve"> to 38°</w:t>
            </w:r>
            <w:r w:rsidR="006B0501" w:rsidRPr="00014E44">
              <w:rPr>
                <w:rFonts w:ascii="Arial Narrow" w:hAnsi="Arial Narrow" w:cs="Arial"/>
                <w:snapToGrid w:val="0"/>
                <w:color w:val="auto"/>
                <w:sz w:val="16"/>
                <w:szCs w:val="16"/>
                <w:lang w:val="en-GB"/>
              </w:rPr>
              <w:t xml:space="preserve">C </w:t>
            </w:r>
            <w:r w:rsidR="006B0501" w:rsidRPr="00014E44">
              <w:rPr>
                <w:rFonts w:ascii="Arial Narrow" w:hAnsi="Arial Narrow" w:cs="Arial"/>
                <w:color w:val="auto"/>
                <w:sz w:val="16"/>
                <w:szCs w:val="16"/>
                <w:lang w:val="en-GB"/>
              </w:rPr>
              <w:t>= 20.0 barg</w:t>
            </w:r>
          </w:p>
          <w:p w14:paraId="47C96A92" w14:textId="53FA7C95"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19.5 </w:t>
            </w:r>
            <w:r w:rsidRPr="00014E44">
              <w:rPr>
                <w:rFonts w:ascii="Arial Narrow" w:hAnsi="Arial Narrow" w:cs="Arial"/>
                <w:color w:val="auto"/>
                <w:sz w:val="16"/>
                <w:szCs w:val="16"/>
                <w:lang w:val="en-GB"/>
              </w:rPr>
              <w:t>barg</w:t>
            </w:r>
          </w:p>
          <w:p w14:paraId="150A5130" w14:textId="734FE6E7"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w:t>
            </w:r>
            <w:r w:rsidR="00571500" w:rsidRPr="00014E44">
              <w:rPr>
                <w:rFonts w:ascii="Arial Narrow" w:hAnsi="Arial Narrow" w:cs="Arial"/>
                <w:snapToGrid w:val="0"/>
                <w:color w:val="auto"/>
                <w:sz w:val="16"/>
                <w:szCs w:val="16"/>
                <w:lang w:val="en-GB"/>
              </w:rPr>
              <w:t>= 17.7</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47D9525D" w14:textId="59E37FD6"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w:t>
            </w:r>
            <w:r w:rsidR="00571500" w:rsidRPr="00014E44">
              <w:rPr>
                <w:rFonts w:ascii="Arial Narrow" w:hAnsi="Arial Narrow" w:cs="Arial"/>
                <w:snapToGrid w:val="0"/>
                <w:color w:val="auto"/>
                <w:sz w:val="16"/>
                <w:szCs w:val="16"/>
                <w:lang w:val="en-GB"/>
              </w:rPr>
              <w:t>= 15.8</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77398EE7" w14:textId="555B46C3"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C = 13.8 barg</w:t>
            </w:r>
          </w:p>
        </w:tc>
        <w:tc>
          <w:tcPr>
            <w:tcW w:w="630" w:type="dxa"/>
            <w:tcBorders>
              <w:top w:val="single" w:sz="6" w:space="0" w:color="auto"/>
              <w:left w:val="single" w:sz="6" w:space="0" w:color="auto"/>
              <w:bottom w:val="single" w:sz="6" w:space="0" w:color="auto"/>
              <w:right w:val="single" w:sz="6" w:space="0" w:color="auto"/>
            </w:tcBorders>
          </w:tcPr>
          <w:p w14:paraId="762C1AF1" w14:textId="77777777" w:rsidR="006B0501" w:rsidRPr="00014E44" w:rsidRDefault="006B0501" w:rsidP="00DE1185">
            <w:pPr>
              <w:pStyle w:val="CellBodyCentered"/>
              <w:rPr>
                <w:rFonts w:ascii="Arial Narrow" w:hAnsi="Arial Narrow" w:cs="Arial"/>
                <w:color w:val="auto"/>
                <w:sz w:val="16"/>
                <w:szCs w:val="16"/>
                <w:lang w:val="en-GB"/>
              </w:rPr>
            </w:pPr>
          </w:p>
          <w:p w14:paraId="15128677"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02BD40E7" w14:textId="77777777" w:rsidR="006B0501" w:rsidRPr="00014E44" w:rsidRDefault="006B0501" w:rsidP="00DE1185">
            <w:pPr>
              <w:pStyle w:val="CellBodyCentered"/>
              <w:rPr>
                <w:rFonts w:ascii="Arial Narrow" w:hAnsi="Arial Narrow" w:cs="Arial"/>
                <w:color w:val="auto"/>
                <w:sz w:val="16"/>
                <w:szCs w:val="16"/>
                <w:lang w:val="en-GB"/>
              </w:rPr>
            </w:pPr>
          </w:p>
          <w:p w14:paraId="316F7DD7"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14:paraId="5E81548E" w14:textId="77777777" w:rsidTr="0038396C">
        <w:tc>
          <w:tcPr>
            <w:tcW w:w="3322" w:type="dxa"/>
            <w:tcBorders>
              <w:top w:val="single" w:sz="6" w:space="0" w:color="auto"/>
              <w:left w:val="single" w:sz="6" w:space="0" w:color="auto"/>
              <w:bottom w:val="single" w:sz="6" w:space="0" w:color="auto"/>
              <w:right w:val="single" w:sz="6" w:space="0" w:color="auto"/>
            </w:tcBorders>
          </w:tcPr>
          <w:p w14:paraId="0A5667B8" w14:textId="4928AF68" w:rsidR="006B0501" w:rsidRPr="00014E44" w:rsidRDefault="006B0501" w:rsidP="00DE1185">
            <w:pPr>
              <w:pStyle w:val="CellBody"/>
              <w:rPr>
                <w:rFonts w:ascii="Arial Narrow" w:hAnsi="Arial Narrow" w:cs="Arial"/>
                <w:color w:val="auto"/>
                <w:sz w:val="16"/>
                <w:szCs w:val="16"/>
                <w:lang w:val="en-GB"/>
              </w:rPr>
            </w:pPr>
          </w:p>
          <w:p w14:paraId="2FD5ADF3" w14:textId="6EDD6631"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ins w:id="4738" w:author="Zhunisbayev, Olzhasbek [Bolashak Atyrau Limited]" w:date="2024-05-13T01:23:00Z">
              <w:r w:rsidR="001F3DA0">
                <w:rPr>
                  <w:rFonts w:ascii="Arial Narrow" w:hAnsi="Arial Narrow" w:cs="Arial"/>
                  <w:color w:val="auto"/>
                  <w:sz w:val="16"/>
                  <w:szCs w:val="16"/>
                  <w:lang w:val="en-GB"/>
                </w:rPr>
                <w:t xml:space="preserve"> (STEAM COILS)</w:t>
              </w:r>
            </w:ins>
          </w:p>
          <w:p w14:paraId="2C53B32E" w14:textId="0F098EA3" w:rsidR="006B0501"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83840" behindDoc="0" locked="0" layoutInCell="1" allowOverlap="1" wp14:anchorId="2DAE3028" wp14:editId="7D019A5C">
                      <wp:simplePos x="0" y="0"/>
                      <wp:positionH relativeFrom="column">
                        <wp:posOffset>1532572</wp:posOffset>
                      </wp:positionH>
                      <wp:positionV relativeFrom="paragraph">
                        <wp:posOffset>149543</wp:posOffset>
                      </wp:positionV>
                      <wp:extent cx="971992" cy="221615"/>
                      <wp:effectExtent l="0" t="0" r="57150" b="64135"/>
                      <wp:wrapNone/>
                      <wp:docPr id="253707612" name="AutoShape 4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992"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14F7D286" w14:textId="77777777" w:rsidR="009D2FF9" w:rsidRPr="00B97FC4" w:rsidRDefault="009D2FF9"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024" o:spid="_x0000_s1613" style="position:absolute;margin-left:120.65pt;margin-top:11.8pt;width:76.55pt;height:17.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">
                      <v:shadow on="t" color="black [3213]" opacity=".5"/>
                      <v:textbox>
                        <w:txbxContent>
                          <w:p w14:paraId="14F7D286" w14:textId="77777777" w:rsidR="009D2FF9" w:rsidRPr="00B97FC4" w:rsidRDefault="009D2FF9"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6B0501" w:rsidRPr="00014E44">
              <w:rPr>
                <w:rFonts w:ascii="Arial Narrow" w:hAnsi="Arial Narrow" w:cs="Arial"/>
                <w:color w:val="auto"/>
                <w:sz w:val="16"/>
                <w:szCs w:val="16"/>
                <w:lang w:val="en-GB"/>
              </w:rPr>
              <w:t>TL – CONDENSATE, LOW PRESS</w:t>
            </w:r>
            <w:ins w:id="4739" w:author="Zhunisbayev, Olzhasbek [Bolashak Atyrau Limited]" w:date="2024-05-13T01:24:00Z">
              <w:r w:rsidR="001F3DA0">
                <w:rPr>
                  <w:rFonts w:ascii="Arial Narrow" w:hAnsi="Arial Narrow" w:cs="Arial"/>
                  <w:color w:val="auto"/>
                  <w:sz w:val="16"/>
                  <w:szCs w:val="16"/>
                  <w:lang w:val="en-GB"/>
                </w:rPr>
                <w:t>.</w:t>
              </w:r>
            </w:ins>
            <w:del w:id="4740" w:author="Zhunisbayev, Olzhasbek [Bolashak Atyrau Limited]" w:date="2024-05-13T01:24:00Z">
              <w:r w:rsidR="006B0501" w:rsidRPr="00014E44" w:rsidDel="001F3DA0">
                <w:rPr>
                  <w:rFonts w:ascii="Arial Narrow" w:hAnsi="Arial Narrow" w:cs="Arial"/>
                  <w:color w:val="auto"/>
                  <w:sz w:val="16"/>
                  <w:szCs w:val="16"/>
                  <w:lang w:val="en-GB"/>
                </w:rPr>
                <w:delText>URE</w:delText>
              </w:r>
            </w:del>
            <w:ins w:id="4741" w:author="Zhunisbayev, Olzhasbek [Bolashak Atyrau Limited]" w:date="2024-05-13T01:23:00Z">
              <w:r w:rsidR="001F3DA0">
                <w:rPr>
                  <w:rFonts w:ascii="Arial Narrow" w:hAnsi="Arial Narrow" w:cs="Arial"/>
                  <w:color w:val="auto"/>
                  <w:sz w:val="16"/>
                  <w:szCs w:val="16"/>
                  <w:lang w:val="en-GB"/>
                </w:rPr>
                <w:t xml:space="preserve"> (STEAM COILS)</w:t>
              </w:r>
            </w:ins>
          </w:p>
        </w:tc>
        <w:tc>
          <w:tcPr>
            <w:tcW w:w="720" w:type="dxa"/>
            <w:tcBorders>
              <w:top w:val="single" w:sz="6" w:space="0" w:color="auto"/>
              <w:left w:val="single" w:sz="6" w:space="0" w:color="auto"/>
              <w:bottom w:val="single" w:sz="6" w:space="0" w:color="auto"/>
              <w:right w:val="single" w:sz="6" w:space="0" w:color="auto"/>
            </w:tcBorders>
          </w:tcPr>
          <w:p w14:paraId="220DA914" w14:textId="77777777" w:rsidR="006B0501" w:rsidRPr="00014E44" w:rsidRDefault="006B0501" w:rsidP="00DE1185">
            <w:pPr>
              <w:pStyle w:val="CellBodyCentered"/>
              <w:rPr>
                <w:rFonts w:ascii="Arial Narrow" w:hAnsi="Arial Narrow" w:cs="Arial"/>
                <w:b/>
                <w:color w:val="auto"/>
                <w:sz w:val="16"/>
                <w:szCs w:val="16"/>
                <w:lang w:val="en-GB"/>
              </w:rPr>
            </w:pPr>
          </w:p>
          <w:p w14:paraId="011C350B" w14:textId="748D05C5" w:rsidR="006B0501" w:rsidRPr="00014E44" w:rsidRDefault="006B0501"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150M40</w:t>
            </w:r>
          </w:p>
        </w:tc>
        <w:tc>
          <w:tcPr>
            <w:tcW w:w="450" w:type="dxa"/>
            <w:tcBorders>
              <w:top w:val="single" w:sz="6" w:space="0" w:color="auto"/>
              <w:left w:val="single" w:sz="6" w:space="0" w:color="auto"/>
              <w:bottom w:val="single" w:sz="6" w:space="0" w:color="auto"/>
              <w:right w:val="single" w:sz="6" w:space="0" w:color="auto"/>
            </w:tcBorders>
          </w:tcPr>
          <w:p w14:paraId="322B9321" w14:textId="77777777" w:rsidR="006B0501" w:rsidRPr="00014E44" w:rsidRDefault="006B0501" w:rsidP="00DE1185">
            <w:pPr>
              <w:pStyle w:val="CellBodyCentered"/>
              <w:rPr>
                <w:rFonts w:ascii="Arial Narrow" w:hAnsi="Arial Narrow" w:cs="Arial"/>
                <w:color w:val="auto"/>
                <w:sz w:val="16"/>
                <w:szCs w:val="16"/>
                <w:lang w:val="en-GB"/>
              </w:rPr>
            </w:pPr>
          </w:p>
          <w:p w14:paraId="4CB8324E" w14:textId="5B62086E"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c>
          <w:tcPr>
            <w:tcW w:w="1080" w:type="dxa"/>
            <w:tcBorders>
              <w:top w:val="single" w:sz="6" w:space="0" w:color="auto"/>
              <w:left w:val="single" w:sz="6" w:space="0" w:color="auto"/>
              <w:bottom w:val="single" w:sz="6" w:space="0" w:color="auto"/>
              <w:right w:val="single" w:sz="6" w:space="0" w:color="auto"/>
            </w:tcBorders>
          </w:tcPr>
          <w:p w14:paraId="516EAD18" w14:textId="77777777" w:rsidR="006B0501" w:rsidRPr="00014E44" w:rsidRDefault="006B0501" w:rsidP="00DE1185">
            <w:pPr>
              <w:pStyle w:val="CellBodyCentered"/>
              <w:rPr>
                <w:rFonts w:ascii="Arial Narrow" w:hAnsi="Arial Narrow" w:cs="Arial"/>
                <w:color w:val="auto"/>
                <w:sz w:val="16"/>
                <w:szCs w:val="16"/>
                <w:lang w:val="en-GB"/>
              </w:rPr>
            </w:pPr>
          </w:p>
          <w:p w14:paraId="1DF35048"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MONEL 400</w:t>
            </w:r>
          </w:p>
        </w:tc>
        <w:tc>
          <w:tcPr>
            <w:tcW w:w="720" w:type="dxa"/>
            <w:tcBorders>
              <w:top w:val="single" w:sz="6" w:space="0" w:color="auto"/>
              <w:left w:val="single" w:sz="6" w:space="0" w:color="auto"/>
              <w:bottom w:val="single" w:sz="6" w:space="0" w:color="auto"/>
              <w:right w:val="single" w:sz="6" w:space="0" w:color="auto"/>
            </w:tcBorders>
          </w:tcPr>
          <w:p w14:paraId="1A5B967A" w14:textId="77777777" w:rsidR="006B0501" w:rsidRPr="00014E44" w:rsidRDefault="006B0501" w:rsidP="00DE1185">
            <w:pPr>
              <w:pStyle w:val="CellBodyCentered"/>
              <w:rPr>
                <w:rFonts w:ascii="Arial Narrow" w:hAnsi="Arial Narrow" w:cs="Arial"/>
                <w:color w:val="auto"/>
                <w:sz w:val="16"/>
                <w:szCs w:val="16"/>
                <w:lang w:val="en-GB"/>
              </w:rPr>
            </w:pPr>
          </w:p>
          <w:p w14:paraId="499A2A2B" w14:textId="6884349C" w:rsidR="006B0501" w:rsidRPr="00014E44" w:rsidRDefault="006B0501" w:rsidP="00A8745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 RF</w:t>
            </w:r>
          </w:p>
        </w:tc>
        <w:tc>
          <w:tcPr>
            <w:tcW w:w="720" w:type="dxa"/>
            <w:tcBorders>
              <w:top w:val="single" w:sz="6" w:space="0" w:color="auto"/>
              <w:left w:val="single" w:sz="6" w:space="0" w:color="auto"/>
              <w:bottom w:val="single" w:sz="6" w:space="0" w:color="auto"/>
              <w:right w:val="single" w:sz="6" w:space="0" w:color="auto"/>
            </w:tcBorders>
          </w:tcPr>
          <w:p w14:paraId="3A5087B1" w14:textId="77777777" w:rsidR="006B0501" w:rsidRPr="00014E44" w:rsidRDefault="006B0501" w:rsidP="00DE1185">
            <w:pPr>
              <w:pStyle w:val="CellBodyCentered"/>
              <w:rPr>
                <w:rFonts w:ascii="Arial Narrow" w:hAnsi="Arial Narrow" w:cs="Arial"/>
                <w:color w:val="auto"/>
                <w:sz w:val="16"/>
                <w:szCs w:val="16"/>
                <w:lang w:val="en-GB"/>
              </w:rPr>
            </w:pPr>
          </w:p>
          <w:p w14:paraId="3E72637F" w14:textId="319A4CFA" w:rsidR="006B0501" w:rsidRPr="00014E44" w:rsidRDefault="006B0501" w:rsidP="00DE1185">
            <w:pPr>
              <w:pStyle w:val="CellBodyCentered"/>
              <w:rPr>
                <w:rFonts w:ascii="Arial Narrow" w:hAnsi="Arial Narrow" w:cs="Arial"/>
                <w:color w:val="auto"/>
                <w:w w:val="0"/>
                <w:sz w:val="16"/>
                <w:szCs w:val="16"/>
                <w:lang w:val="en-GB"/>
              </w:rPr>
            </w:pPr>
            <w:r w:rsidRPr="00014E44">
              <w:rPr>
                <w:rFonts w:ascii="Arial Narrow" w:hAnsi="Arial Narrow" w:cs="Arial"/>
                <w:color w:val="auto"/>
                <w:sz w:val="16"/>
                <w:szCs w:val="16"/>
                <w:lang w:val="en-GB"/>
              </w:rPr>
              <w:t>-</w:t>
            </w:r>
            <w:del w:id="4742" w:author="Zhunisbayev, Olzhasbek A [Bolashak Atyrau Limited]" w:date="2022-09-18T20:43:00Z">
              <w:r w:rsidRPr="00014E44" w:rsidDel="00EE529F">
                <w:rPr>
                  <w:rFonts w:ascii="Arial Narrow" w:hAnsi="Arial Narrow" w:cs="Arial"/>
                  <w:color w:val="auto"/>
                  <w:sz w:val="16"/>
                  <w:szCs w:val="16"/>
                  <w:lang w:val="en-GB"/>
                </w:rPr>
                <w:delText xml:space="preserve">36 </w:delText>
              </w:r>
            </w:del>
            <w:ins w:id="4743" w:author="Zhunisbayev, Olzhasbek A [Bolashak Atyrau Limited]" w:date="2022-09-18T20:43: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+215ºC</w:t>
            </w:r>
          </w:p>
        </w:tc>
        <w:tc>
          <w:tcPr>
            <w:tcW w:w="1890" w:type="dxa"/>
            <w:tcBorders>
              <w:top w:val="single" w:sz="6" w:space="0" w:color="auto"/>
              <w:left w:val="single" w:sz="6" w:space="0" w:color="auto"/>
              <w:bottom w:val="single" w:sz="6" w:space="0" w:color="auto"/>
              <w:right w:val="single" w:sz="6" w:space="0" w:color="auto"/>
            </w:tcBorders>
          </w:tcPr>
          <w:p w14:paraId="455FE2F1" w14:textId="77777777" w:rsidR="006B0501" w:rsidRPr="00014E44" w:rsidRDefault="006B0501" w:rsidP="00DE1185">
            <w:pPr>
              <w:pStyle w:val="CellBody"/>
              <w:rPr>
                <w:rFonts w:ascii="Arial Narrow" w:hAnsi="Arial Narrow" w:cs="Arial"/>
                <w:color w:val="auto"/>
                <w:sz w:val="16"/>
                <w:szCs w:val="16"/>
                <w:u w:val="single"/>
                <w:lang w:val="en-GB"/>
              </w:rPr>
            </w:pPr>
          </w:p>
          <w:p w14:paraId="57437373" w14:textId="49E85041"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w:t>
            </w:r>
            <w:r w:rsidR="0001321C">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u w:val="single"/>
                <w:lang w:val="en-GB"/>
              </w:rPr>
              <w:t>3.4</w:t>
            </w:r>
            <w:r w:rsidR="00A87455">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51B0ECE0" w14:textId="345A4EEB" w:rsidR="006B0501" w:rsidRPr="00014E44" w:rsidRDefault="00571500"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74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745" w:author="Zhunisbayev, Olzhasbek A [Bolashak Atyrau Limited]" w:date="2022-09-18T20:40:00Z">
              <w:r w:rsidRPr="00014E44">
                <w:rPr>
                  <w:rFonts w:ascii="Arial Narrow" w:hAnsi="Arial Narrow" w:cs="Arial"/>
                  <w:color w:val="auto"/>
                  <w:sz w:val="16"/>
                  <w:szCs w:val="16"/>
                  <w:lang w:val="en-GB"/>
                </w:rPr>
                <w:t>40</w:t>
              </w:r>
            </w:ins>
            <w:r w:rsidR="006B0501" w:rsidRPr="00014E44">
              <w:rPr>
                <w:rFonts w:ascii="Arial Narrow" w:hAnsi="Arial Narrow" w:cs="Arial"/>
                <w:color w:val="auto"/>
                <w:sz w:val="16"/>
                <w:szCs w:val="16"/>
                <w:lang w:val="en-GB"/>
              </w:rPr>
              <w:t xml:space="preserve"> to 38°</w:t>
            </w:r>
            <w:r w:rsidR="006B0501" w:rsidRPr="00014E44">
              <w:rPr>
                <w:rFonts w:ascii="Arial Narrow" w:hAnsi="Arial Narrow" w:cs="Arial"/>
                <w:snapToGrid w:val="0"/>
                <w:color w:val="auto"/>
                <w:sz w:val="16"/>
                <w:szCs w:val="16"/>
                <w:lang w:val="en-GB"/>
              </w:rPr>
              <w:t xml:space="preserve">C </w:t>
            </w:r>
            <w:r w:rsidR="006B0501" w:rsidRPr="00014E44">
              <w:rPr>
                <w:rFonts w:ascii="Arial Narrow" w:hAnsi="Arial Narrow" w:cs="Arial"/>
                <w:color w:val="auto"/>
                <w:sz w:val="16"/>
                <w:szCs w:val="16"/>
                <w:lang w:val="en-GB"/>
              </w:rPr>
              <w:t>= 15.9 barg</w:t>
            </w:r>
          </w:p>
          <w:p w14:paraId="0B7C2F03" w14:textId="07925143"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15.4 </w:t>
            </w:r>
            <w:r w:rsidRPr="00014E44">
              <w:rPr>
                <w:rFonts w:ascii="Arial Narrow" w:hAnsi="Arial Narrow" w:cs="Arial"/>
                <w:color w:val="auto"/>
                <w:sz w:val="16"/>
                <w:szCs w:val="16"/>
                <w:lang w:val="en-GB"/>
              </w:rPr>
              <w:t>barg</w:t>
            </w:r>
          </w:p>
          <w:p w14:paraId="36242D34" w14:textId="13441A2F"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13.8 </w:t>
            </w:r>
            <w:r w:rsidRPr="00014E44">
              <w:rPr>
                <w:rFonts w:ascii="Arial Narrow" w:hAnsi="Arial Narrow" w:cs="Arial"/>
                <w:color w:val="auto"/>
                <w:sz w:val="16"/>
                <w:szCs w:val="16"/>
                <w:lang w:val="en-GB"/>
              </w:rPr>
              <w:t>barg</w:t>
            </w:r>
          </w:p>
          <w:p w14:paraId="24E6F6B0" w14:textId="36AD424F"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12.9 </w:t>
            </w:r>
            <w:r w:rsidRPr="00014E44">
              <w:rPr>
                <w:rFonts w:ascii="Arial Narrow" w:hAnsi="Arial Narrow" w:cs="Arial"/>
                <w:color w:val="auto"/>
                <w:sz w:val="16"/>
                <w:szCs w:val="16"/>
                <w:lang w:val="en-GB"/>
              </w:rPr>
              <w:t>barg</w:t>
            </w:r>
          </w:p>
          <w:p w14:paraId="4B928CC3" w14:textId="635A9668"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12.5 </w:t>
            </w:r>
            <w:r w:rsidRPr="00014E44">
              <w:rPr>
                <w:rFonts w:ascii="Arial Narrow" w:hAnsi="Arial Narrow" w:cs="Arial"/>
                <w:color w:val="auto"/>
                <w:sz w:val="16"/>
                <w:szCs w:val="16"/>
                <w:lang w:val="en-GB"/>
              </w:rPr>
              <w:t>barg</w:t>
            </w:r>
          </w:p>
          <w:p w14:paraId="502EF1FA" w14:textId="25490F44" w:rsidR="006B0501" w:rsidRPr="00014E44" w:rsidRDefault="006B050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215°</w:t>
            </w:r>
            <w:r w:rsidRPr="00014E44">
              <w:rPr>
                <w:rFonts w:ascii="Arial Narrow" w:hAnsi="Arial Narrow" w:cs="Arial"/>
                <w:snapToGrid w:val="0"/>
                <w:color w:val="auto"/>
                <w:sz w:val="16"/>
                <w:szCs w:val="16"/>
                <w:lang w:val="en-GB"/>
              </w:rPr>
              <w:t xml:space="preserve">C = 12.3 </w:t>
            </w:r>
            <w:r w:rsidRPr="00014E44">
              <w:rPr>
                <w:rFonts w:ascii="Arial Narrow" w:hAnsi="Arial Narrow" w:cs="Arial"/>
                <w:color w:val="auto"/>
                <w:sz w:val="16"/>
                <w:szCs w:val="16"/>
                <w:lang w:val="en-GB"/>
              </w:rPr>
              <w:t>barg</w:t>
            </w:r>
          </w:p>
          <w:p w14:paraId="2C455CC1" w14:textId="77777777" w:rsidR="00F6114F" w:rsidRDefault="00F6114F" w:rsidP="00DE1185">
            <w:pPr>
              <w:pStyle w:val="CellBody"/>
              <w:rPr>
                <w:rFonts w:ascii="Arial Narrow" w:hAnsi="Arial Narrow" w:cs="Arial"/>
                <w:color w:val="auto"/>
                <w:sz w:val="16"/>
                <w:szCs w:val="16"/>
                <w:lang w:val="en-GB"/>
              </w:rPr>
            </w:pPr>
          </w:p>
          <w:p w14:paraId="1DDF9E32" w14:textId="77777777" w:rsidR="008564B6" w:rsidRDefault="008564B6" w:rsidP="00DE1185">
            <w:pPr>
              <w:pStyle w:val="CellBody"/>
              <w:rPr>
                <w:rFonts w:ascii="Arial Narrow" w:hAnsi="Arial Narrow" w:cs="Arial"/>
                <w:color w:val="auto"/>
                <w:sz w:val="16"/>
                <w:szCs w:val="16"/>
                <w:lang w:val="en-GB"/>
              </w:rPr>
            </w:pPr>
          </w:p>
          <w:p w14:paraId="7955BFF8" w14:textId="77777777" w:rsidR="008564B6" w:rsidRPr="0096118E" w:rsidRDefault="008564B6" w:rsidP="00DE1185">
            <w:pPr>
              <w:pStyle w:val="CellBody"/>
              <w:rPr>
                <w:rFonts w:ascii="Arial Narrow" w:hAnsi="Arial Narrow" w:cs="Arial"/>
                <w:color w:val="auto"/>
                <w:sz w:val="16"/>
                <w:szCs w:val="16"/>
              </w:rPr>
            </w:pPr>
          </w:p>
          <w:p w14:paraId="6C3F1D7D" w14:textId="77777777" w:rsidR="0010308A" w:rsidRPr="0096118E" w:rsidRDefault="0010308A" w:rsidP="00DE1185">
            <w:pPr>
              <w:pStyle w:val="CellBody"/>
              <w:rPr>
                <w:rFonts w:ascii="Arial Narrow" w:hAnsi="Arial Narrow" w:cs="Arial"/>
                <w:color w:val="auto"/>
                <w:sz w:val="16"/>
                <w:szCs w:val="16"/>
              </w:rPr>
            </w:pPr>
          </w:p>
          <w:p w14:paraId="63C5F3D1" w14:textId="77777777" w:rsidR="0010308A" w:rsidRPr="0096118E" w:rsidRDefault="0010308A" w:rsidP="00DE1185">
            <w:pPr>
              <w:pStyle w:val="CellBody"/>
              <w:rPr>
                <w:rFonts w:ascii="Arial Narrow" w:hAnsi="Arial Narrow" w:cs="Arial"/>
                <w:color w:val="auto"/>
                <w:sz w:val="16"/>
                <w:szCs w:val="16"/>
              </w:rPr>
            </w:pPr>
          </w:p>
          <w:p w14:paraId="08DE13EF" w14:textId="77777777" w:rsidR="0010308A" w:rsidRPr="0096118E" w:rsidRDefault="0010308A" w:rsidP="00DE1185">
            <w:pPr>
              <w:pStyle w:val="CellBody"/>
              <w:rPr>
                <w:rFonts w:ascii="Arial Narrow" w:hAnsi="Arial Narrow" w:cs="Arial"/>
                <w:color w:val="auto"/>
                <w:sz w:val="16"/>
                <w:szCs w:val="16"/>
              </w:rPr>
            </w:pPr>
          </w:p>
          <w:p w14:paraId="0BA5DDBF" w14:textId="77777777" w:rsidR="0010308A" w:rsidRPr="0096118E" w:rsidRDefault="0010308A" w:rsidP="00DE1185">
            <w:pPr>
              <w:pStyle w:val="CellBody"/>
              <w:rPr>
                <w:rFonts w:ascii="Arial Narrow" w:hAnsi="Arial Narrow" w:cs="Arial"/>
                <w:color w:val="auto"/>
                <w:sz w:val="16"/>
                <w:szCs w:val="16"/>
              </w:rPr>
            </w:pPr>
          </w:p>
          <w:p w14:paraId="06E845A8" w14:textId="77777777" w:rsidR="0010308A" w:rsidRPr="0096118E" w:rsidRDefault="0010308A" w:rsidP="00DE1185">
            <w:pPr>
              <w:pStyle w:val="CellBody"/>
              <w:rPr>
                <w:rFonts w:ascii="Arial Narrow" w:hAnsi="Arial Narrow" w:cs="Arial"/>
                <w:color w:val="auto"/>
                <w:sz w:val="16"/>
                <w:szCs w:val="16"/>
              </w:rPr>
            </w:pPr>
          </w:p>
          <w:p w14:paraId="2608D642" w14:textId="77777777" w:rsidR="008564B6" w:rsidRDefault="008564B6" w:rsidP="00DE1185">
            <w:pPr>
              <w:pStyle w:val="CellBody"/>
              <w:rPr>
                <w:rFonts w:ascii="Arial Narrow" w:hAnsi="Arial Narrow" w:cs="Arial"/>
                <w:color w:val="auto"/>
                <w:sz w:val="16"/>
                <w:szCs w:val="16"/>
                <w:lang w:val="en-GB"/>
              </w:rPr>
            </w:pPr>
          </w:p>
          <w:p w14:paraId="1957AC66" w14:textId="77777777" w:rsidR="008564B6" w:rsidRDefault="008564B6" w:rsidP="00DE1185">
            <w:pPr>
              <w:pStyle w:val="CellBody"/>
              <w:rPr>
                <w:rFonts w:ascii="Arial Narrow" w:hAnsi="Arial Narrow" w:cs="Arial"/>
                <w:color w:val="auto"/>
                <w:sz w:val="16"/>
                <w:szCs w:val="16"/>
                <w:lang w:val="en-GB"/>
              </w:rPr>
            </w:pPr>
          </w:p>
          <w:p w14:paraId="6D733CB4" w14:textId="77777777" w:rsidR="008564B6" w:rsidRDefault="008564B6" w:rsidP="00DE1185">
            <w:pPr>
              <w:pStyle w:val="CellBody"/>
              <w:rPr>
                <w:rFonts w:ascii="Arial Narrow" w:hAnsi="Arial Narrow" w:cs="Arial"/>
                <w:color w:val="auto"/>
                <w:sz w:val="16"/>
                <w:szCs w:val="16"/>
                <w:lang w:val="en-GB"/>
              </w:rPr>
            </w:pPr>
          </w:p>
          <w:p w14:paraId="67AA404F" w14:textId="77777777" w:rsidR="008564B6" w:rsidRDefault="008564B6" w:rsidP="00DE1185">
            <w:pPr>
              <w:pStyle w:val="CellBody"/>
              <w:rPr>
                <w:rFonts w:ascii="Arial Narrow" w:hAnsi="Arial Narrow" w:cs="Arial"/>
                <w:color w:val="auto"/>
                <w:sz w:val="16"/>
                <w:szCs w:val="16"/>
                <w:lang w:val="en-GB"/>
              </w:rPr>
            </w:pPr>
          </w:p>
          <w:p w14:paraId="3405D532" w14:textId="77777777" w:rsidR="008564B6" w:rsidRPr="00014E44" w:rsidRDefault="008564B6"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5ED09CAE" w14:textId="77777777" w:rsidR="006B0501" w:rsidRPr="00014E44" w:rsidRDefault="006B0501" w:rsidP="00DE1185">
            <w:pPr>
              <w:pStyle w:val="CellBodyCentered"/>
              <w:rPr>
                <w:rFonts w:ascii="Arial Narrow" w:hAnsi="Arial Narrow" w:cs="Arial"/>
                <w:color w:val="auto"/>
                <w:sz w:val="16"/>
                <w:szCs w:val="16"/>
                <w:lang w:val="en-GB"/>
              </w:rPr>
            </w:pPr>
          </w:p>
          <w:p w14:paraId="04179DED"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191230FE" w14:textId="77777777" w:rsidR="006B0501" w:rsidRPr="00014E44" w:rsidRDefault="006B0501" w:rsidP="00DE1185">
            <w:pPr>
              <w:pStyle w:val="CellBodyCentered"/>
              <w:rPr>
                <w:rFonts w:ascii="Arial Narrow" w:hAnsi="Arial Narrow" w:cs="Arial"/>
                <w:color w:val="auto"/>
                <w:sz w:val="16"/>
                <w:szCs w:val="16"/>
                <w:lang w:val="en-GB"/>
              </w:rPr>
            </w:pPr>
          </w:p>
          <w:p w14:paraId="69EE33F9" w14:textId="77777777" w:rsidR="006B0501" w:rsidRPr="00014E44" w:rsidRDefault="006B050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724CBE08" w14:textId="77777777" w:rsidR="006B0501" w:rsidRPr="00014E44" w:rsidRDefault="006B0501" w:rsidP="00DE1185">
            <w:pPr>
              <w:pStyle w:val="CellBodyCentered"/>
              <w:rPr>
                <w:rFonts w:ascii="Arial Narrow" w:hAnsi="Arial Narrow" w:cs="Arial"/>
                <w:color w:val="auto"/>
                <w:sz w:val="16"/>
                <w:szCs w:val="16"/>
                <w:lang w:val="en-GB"/>
              </w:rPr>
            </w:pPr>
          </w:p>
          <w:p w14:paraId="05232C4D" w14:textId="77777777" w:rsidR="006B0501" w:rsidRPr="00014E44" w:rsidRDefault="006B0501" w:rsidP="00DE1185">
            <w:pPr>
              <w:pStyle w:val="CellBodyCentered"/>
              <w:rPr>
                <w:rFonts w:ascii="Arial Narrow" w:hAnsi="Arial Narrow" w:cs="Arial"/>
                <w:color w:val="auto"/>
                <w:sz w:val="16"/>
                <w:szCs w:val="16"/>
                <w:lang w:val="en-GB"/>
              </w:rPr>
            </w:pPr>
          </w:p>
          <w:p w14:paraId="31672EF6" w14:textId="77777777" w:rsidR="006B0501" w:rsidRPr="00014E44" w:rsidRDefault="006B0501" w:rsidP="00DE1185">
            <w:pPr>
              <w:pStyle w:val="CellBodyCentered"/>
              <w:rPr>
                <w:rFonts w:ascii="Arial Narrow" w:hAnsi="Arial Narrow" w:cs="Arial"/>
                <w:color w:val="auto"/>
                <w:sz w:val="16"/>
                <w:szCs w:val="16"/>
                <w:lang w:val="en-GB"/>
              </w:rPr>
            </w:pPr>
          </w:p>
        </w:tc>
      </w:tr>
      <w:tr w:rsidR="00FA3851" w:rsidRPr="00014E44" w14:paraId="5AD426F5" w14:textId="77777777" w:rsidTr="0038396C">
        <w:tc>
          <w:tcPr>
            <w:tcW w:w="3322" w:type="dxa"/>
            <w:tcBorders>
              <w:top w:val="single" w:sz="6" w:space="0" w:color="auto"/>
              <w:left w:val="single" w:sz="6" w:space="0" w:color="auto"/>
              <w:bottom w:val="single" w:sz="6" w:space="0" w:color="auto"/>
              <w:right w:val="single" w:sz="6" w:space="0" w:color="auto"/>
            </w:tcBorders>
          </w:tcPr>
          <w:p w14:paraId="2295A67A" w14:textId="77777777" w:rsidR="00521F6D" w:rsidRPr="00014E44" w:rsidRDefault="00521F6D" w:rsidP="00DE1185">
            <w:pPr>
              <w:pStyle w:val="CellBody"/>
              <w:rPr>
                <w:rFonts w:ascii="Arial Narrow" w:hAnsi="Arial Narrow" w:cs="Arial"/>
                <w:color w:val="auto"/>
                <w:sz w:val="16"/>
                <w:szCs w:val="16"/>
                <w:lang w:val="en-GB"/>
              </w:rPr>
            </w:pPr>
          </w:p>
          <w:p w14:paraId="6220567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AA – ACETIC ACID</w:t>
            </w:r>
          </w:p>
          <w:p w14:paraId="0F5A0192" w14:textId="0F34924E"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BLOWDOWN, HYDROCARBONS</w:t>
            </w:r>
          </w:p>
          <w:p w14:paraId="5A0FCF9B" w14:textId="597557DC"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249ED746" w14:textId="01FED33C"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53DD018E" w14:textId="71DEE669"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BFL – SOUR FLARE GAS, LOW PRESSURE</w:t>
            </w:r>
          </w:p>
          <w:p w14:paraId="609179A1" w14:textId="13CADB2C" w:rsidR="00521F6D" w:rsidRPr="00014E44" w:rsidRDefault="002F2A93"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w:t>
            </w:r>
            <w:r w:rsidR="00521F6D" w:rsidRPr="00014E44">
              <w:rPr>
                <w:rFonts w:ascii="Arial Narrow" w:hAnsi="Arial Narrow" w:cs="Arial"/>
                <w:color w:val="auto"/>
                <w:sz w:val="16"/>
                <w:szCs w:val="16"/>
                <w:lang w:val="en-GB"/>
              </w:rPr>
              <w:t xml:space="preserve"> VENT TO ATMOSPHERE </w:t>
            </w:r>
          </w:p>
          <w:p w14:paraId="056F8082" w14:textId="678C4578" w:rsidR="003570DB" w:rsidRDefault="003570DB" w:rsidP="00DE1185">
            <w:pPr>
              <w:pStyle w:val="CellBody"/>
              <w:rPr>
                <w:ins w:id="4746" w:author="Zhunisbayev, Olzhasbek [Bolashak Atyrau Limited]" w:date="2023-11-16T10:43:00Z"/>
                <w:rFonts w:ascii="Arial Narrow" w:hAnsi="Arial Narrow" w:cs="Arial"/>
                <w:color w:val="auto"/>
                <w:sz w:val="16"/>
                <w:szCs w:val="16"/>
                <w:lang w:val="en-GB"/>
              </w:rPr>
            </w:pPr>
            <w:ins w:id="4747" w:author="Zhunisbayev, Olzhasbek [Bolashak Atyrau Limited]" w:date="2023-11-16T10:43:00Z">
              <w:r>
                <w:rPr>
                  <w:rFonts w:ascii="Arial Narrow" w:hAnsi="Arial Narrow" w:cs="Arial"/>
                  <w:color w:val="auto"/>
                  <w:sz w:val="16"/>
                  <w:szCs w:val="16"/>
                  <w:lang w:val="en-GB"/>
                </w:rPr>
                <w:t xml:space="preserve">CDM - </w:t>
              </w:r>
              <w:r w:rsidRPr="00014E44">
                <w:rPr>
                  <w:rFonts w:ascii="Arial Narrow" w:hAnsi="Arial Narrow" w:cs="Arial"/>
                  <w:color w:val="auto"/>
                  <w:sz w:val="16"/>
                  <w:szCs w:val="16"/>
                  <w:lang w:val="en-GB"/>
                </w:rPr>
                <w:t>AMINE, RICH</w:t>
              </w:r>
            </w:ins>
          </w:p>
          <w:p w14:paraId="47F3F58C" w14:textId="47DD075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CF – FOAM MIXTURE</w:t>
            </w:r>
          </w:p>
          <w:p w14:paraId="751FD073"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CH – HYDRAZINE SOLUTION</w:t>
            </w:r>
          </w:p>
          <w:p w14:paraId="14E48913" w14:textId="726BA1A6"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CHEMICAL INHIBITOR AND ANTISCALE</w:t>
            </w:r>
          </w:p>
          <w:p w14:paraId="1E6B51E8"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1377F446" w14:textId="588077E2"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60F9BB5F" w14:textId="77777777" w:rsidR="00521F6D" w:rsidRPr="00014E44" w:rsidRDefault="00521F6D" w:rsidP="00DE1185">
            <w:pPr>
              <w:pStyle w:val="CellBody"/>
              <w:rPr>
                <w:ins w:id="4748" w:author="Zhunisbayev, Olzhasbek A [Bolashak Atyrau Limited]" w:date="2022-06-12T09:47:00Z"/>
                <w:rFonts w:ascii="Arial Narrow" w:hAnsi="Arial Narrow" w:cs="Arial"/>
                <w:color w:val="auto"/>
                <w:sz w:val="16"/>
                <w:szCs w:val="16"/>
                <w:lang w:val="en-GB"/>
              </w:rPr>
            </w:pPr>
            <w:ins w:id="4749" w:author="Zhunisbayev, Olzhasbek A [Bolashak Atyrau Limited]" w:date="2022-06-12T09:47:00Z">
              <w:r w:rsidRPr="00014E44">
                <w:rPr>
                  <w:rFonts w:ascii="Arial Narrow" w:hAnsi="Arial Narrow" w:cs="Arial"/>
                  <w:color w:val="auto"/>
                  <w:sz w:val="16"/>
                  <w:szCs w:val="16"/>
                  <w:lang w:val="en-GB"/>
                </w:rPr>
                <w:t>DLC – CHEMICAL DRAIN (OPEN)</w:t>
              </w:r>
            </w:ins>
          </w:p>
          <w:p w14:paraId="7BE2CBE9" w14:textId="7B1CE1ED"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42335C4D" w14:textId="090B0F93" w:rsidR="00521F6D" w:rsidRPr="00014E44" w:rsidRDefault="002F2A93"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w:t>
            </w:r>
            <w:r w:rsidR="00521F6D" w:rsidRPr="00014E44">
              <w:rPr>
                <w:rFonts w:ascii="Arial Narrow" w:hAnsi="Arial Narrow" w:cs="Arial"/>
                <w:color w:val="auto"/>
                <w:sz w:val="16"/>
                <w:szCs w:val="16"/>
                <w:lang w:val="en-GB"/>
              </w:rPr>
              <w:t xml:space="preserve"> FUEL GAS HIGH PRESSURE</w:t>
            </w:r>
          </w:p>
          <w:p w14:paraId="4768CB8A"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570EB36B" w14:textId="13425C0B"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NL – NITROGEN LOW PRESSURE</w:t>
            </w:r>
          </w:p>
          <w:p w14:paraId="00B2B37B" w14:textId="4F6BCE28"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629C32E6"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 – LUBE OIL</w:t>
            </w:r>
          </w:p>
          <w:p w14:paraId="1D598AC2"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p w14:paraId="0F2CF452"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VB – BREATHING AIR</w:t>
            </w:r>
          </w:p>
          <w:p w14:paraId="4AA597F9"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VI – INSTRUMENT AIR</w:t>
            </w:r>
          </w:p>
          <w:p w14:paraId="4DC40F69"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DEMINERALISED WATER</w:t>
            </w:r>
          </w:p>
          <w:p w14:paraId="04D6A5A2" w14:textId="77777777" w:rsidR="00521F6D" w:rsidRPr="00014E44" w:rsidRDefault="00521F6D" w:rsidP="00DE1185">
            <w:pPr>
              <w:pStyle w:val="CellBody"/>
              <w:rPr>
                <w:rFonts w:ascii="Arial Narrow" w:hAnsi="Arial Narrow" w:cs="Arial"/>
                <w:color w:val="auto"/>
                <w:sz w:val="16"/>
                <w:szCs w:val="16"/>
                <w:lang w:val="en-GB"/>
              </w:rPr>
            </w:pPr>
            <w:ins w:id="4750" w:author="Zhunisbayev, Olzhasbek A [Bolashak Atyrau Limited]" w:date="2022-06-12T09:48:00Z">
              <w:r w:rsidRPr="00014E44">
                <w:rPr>
                  <w:rFonts w:ascii="Arial Narrow" w:hAnsi="Arial Narrow" w:cs="Arial"/>
                  <w:color w:val="auto"/>
                  <w:sz w:val="16"/>
                  <w:szCs w:val="16"/>
                  <w:lang w:val="en-GB"/>
                </w:rPr>
                <w:t>WR – COOLING WATER</w:t>
              </w:r>
            </w:ins>
            <w:r w:rsidRPr="00014E44">
              <w:rPr>
                <w:rFonts w:ascii="Arial Narrow" w:hAnsi="Arial Narrow" w:cs="Arial"/>
                <w:color w:val="auto"/>
                <w:sz w:val="16"/>
                <w:szCs w:val="16"/>
                <w:lang w:val="en-GB"/>
              </w:rPr>
              <w:t xml:space="preserve"> </w:t>
            </w:r>
            <w:ins w:id="4751" w:author="Zhunisbayev, Olzhasbek A [Bolashak Atyrau Limited]" w:date="2022-06-12T09:48:00Z">
              <w:r w:rsidRPr="00014E44">
                <w:rPr>
                  <w:rFonts w:ascii="Arial Narrow" w:hAnsi="Arial Narrow" w:cs="Arial"/>
                  <w:color w:val="auto"/>
                  <w:sz w:val="16"/>
                  <w:szCs w:val="16"/>
                  <w:lang w:val="en-GB"/>
                </w:rPr>
                <w:t>RETURN</w:t>
              </w:r>
            </w:ins>
          </w:p>
          <w:p w14:paraId="759014D2" w14:textId="49C75178" w:rsidR="00521F6D" w:rsidRPr="00014E44" w:rsidRDefault="00521F6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0C16C28" w14:textId="77777777" w:rsidR="00521F6D" w:rsidRPr="00014E44" w:rsidRDefault="00521F6D" w:rsidP="00DE1185">
            <w:pPr>
              <w:pStyle w:val="CellBodyCentered"/>
              <w:rPr>
                <w:rFonts w:ascii="Arial Narrow" w:hAnsi="Arial Narrow" w:cs="Arial"/>
                <w:b/>
                <w:color w:val="auto"/>
                <w:sz w:val="16"/>
                <w:szCs w:val="16"/>
                <w:lang w:val="en-GB"/>
              </w:rPr>
            </w:pPr>
          </w:p>
          <w:p w14:paraId="275F15CC"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150P21</w:t>
            </w:r>
          </w:p>
          <w:p w14:paraId="05D3EFBB" w14:textId="77777777" w:rsidR="00521F6D" w:rsidRPr="00014E44" w:rsidRDefault="00521F6D" w:rsidP="00DE1185">
            <w:pPr>
              <w:pStyle w:val="CellBodyCentered"/>
              <w:rPr>
                <w:rFonts w:ascii="Arial Narrow" w:hAnsi="Arial Narrow" w:cs="Arial"/>
                <w:b/>
                <w:color w:val="auto"/>
                <w:sz w:val="16"/>
                <w:szCs w:val="16"/>
                <w:lang w:val="en-GB"/>
              </w:rPr>
            </w:pPr>
          </w:p>
          <w:p w14:paraId="2EA08A63" w14:textId="77777777" w:rsidR="00521F6D" w:rsidRPr="00014E44" w:rsidRDefault="00521F6D" w:rsidP="00DE1185">
            <w:pPr>
              <w:pStyle w:val="CellBodyCentered"/>
              <w:rPr>
                <w:rFonts w:ascii="Arial Narrow" w:hAnsi="Arial Narrow" w:cs="Arial"/>
                <w:b/>
                <w:color w:val="auto"/>
                <w:sz w:val="16"/>
                <w:szCs w:val="16"/>
                <w:lang w:val="en-GB"/>
              </w:rPr>
            </w:pPr>
          </w:p>
          <w:p w14:paraId="5FE9CD4E" w14:textId="77777777" w:rsidR="00521F6D" w:rsidRPr="00014E44" w:rsidRDefault="00521F6D" w:rsidP="00DE1185">
            <w:pPr>
              <w:pStyle w:val="CellBodyCentered"/>
              <w:rPr>
                <w:rFonts w:ascii="Arial Narrow" w:hAnsi="Arial Narrow" w:cs="Arial"/>
                <w:b/>
                <w:color w:val="auto"/>
                <w:sz w:val="16"/>
                <w:szCs w:val="16"/>
                <w:lang w:val="en-GB"/>
              </w:rPr>
            </w:pPr>
          </w:p>
          <w:p w14:paraId="27762545" w14:textId="77777777" w:rsidR="00521F6D" w:rsidRPr="00014E44" w:rsidRDefault="00521F6D" w:rsidP="00DE1185">
            <w:pPr>
              <w:pStyle w:val="CellBodyCentered"/>
              <w:rPr>
                <w:rFonts w:ascii="Arial Narrow" w:hAnsi="Arial Narrow" w:cs="Arial"/>
                <w:b/>
                <w:color w:val="auto"/>
                <w:sz w:val="16"/>
                <w:szCs w:val="16"/>
                <w:lang w:val="en-GB"/>
              </w:rPr>
            </w:pPr>
          </w:p>
          <w:p w14:paraId="7A808C2C" w14:textId="77777777" w:rsidR="00521F6D" w:rsidRPr="00014E44" w:rsidRDefault="00521F6D" w:rsidP="00DE1185">
            <w:pPr>
              <w:pStyle w:val="CellBodyCentered"/>
              <w:rPr>
                <w:rFonts w:ascii="Arial Narrow" w:hAnsi="Arial Narrow" w:cs="Arial"/>
                <w:b/>
                <w:color w:val="auto"/>
                <w:sz w:val="16"/>
                <w:szCs w:val="16"/>
                <w:lang w:val="en-GB"/>
              </w:rPr>
            </w:pPr>
          </w:p>
          <w:p w14:paraId="64AFFFBC" w14:textId="3E983DB5" w:rsidR="00521F6D" w:rsidRPr="00014E44" w:rsidRDefault="00521F6D" w:rsidP="00DE1185">
            <w:pPr>
              <w:pStyle w:val="CellBodyCentered"/>
              <w:rPr>
                <w:rFonts w:ascii="Arial Narrow" w:hAnsi="Arial Narrow" w:cs="Arial"/>
                <w:b/>
                <w:color w:val="auto"/>
                <w:sz w:val="16"/>
                <w:szCs w:val="16"/>
                <w:lang w:val="en-GB"/>
              </w:rPr>
            </w:pPr>
          </w:p>
          <w:p w14:paraId="5348DC18" w14:textId="77777777" w:rsidR="00521F6D" w:rsidRPr="00014E44" w:rsidRDefault="00521F6D" w:rsidP="00DE1185">
            <w:pPr>
              <w:pStyle w:val="CellBodyCentered"/>
              <w:rPr>
                <w:rFonts w:ascii="Arial Narrow" w:hAnsi="Arial Narrow" w:cs="Arial"/>
                <w:b/>
                <w:color w:val="auto"/>
                <w:sz w:val="16"/>
                <w:szCs w:val="16"/>
                <w:lang w:val="en-GB"/>
              </w:rPr>
            </w:pPr>
          </w:p>
          <w:p w14:paraId="2D306DEB" w14:textId="77777777" w:rsidR="00521F6D" w:rsidRPr="00014E44" w:rsidRDefault="00521F6D" w:rsidP="00DE1185">
            <w:pPr>
              <w:pStyle w:val="CellBodyCentered"/>
              <w:rPr>
                <w:rFonts w:ascii="Arial Narrow" w:hAnsi="Arial Narrow" w:cs="Arial"/>
                <w:b/>
                <w:color w:val="auto"/>
                <w:sz w:val="16"/>
                <w:szCs w:val="16"/>
                <w:lang w:val="en-GB"/>
              </w:rPr>
            </w:pPr>
          </w:p>
          <w:p w14:paraId="35F5AB1C" w14:textId="77777777" w:rsidR="00521F6D" w:rsidRPr="00014E44" w:rsidRDefault="00521F6D" w:rsidP="00DE1185">
            <w:pPr>
              <w:pStyle w:val="CellBodyCentered"/>
              <w:rPr>
                <w:rFonts w:ascii="Arial Narrow" w:hAnsi="Arial Narrow" w:cs="Arial"/>
                <w:b/>
                <w:color w:val="auto"/>
                <w:sz w:val="16"/>
                <w:szCs w:val="16"/>
                <w:lang w:val="en-GB"/>
              </w:rPr>
            </w:pPr>
          </w:p>
          <w:p w14:paraId="2CB229BD" w14:textId="77777777" w:rsidR="00521F6D" w:rsidRPr="00014E44" w:rsidRDefault="00521F6D" w:rsidP="00DE1185">
            <w:pPr>
              <w:pStyle w:val="CellBodyCentered"/>
              <w:rPr>
                <w:rFonts w:ascii="Arial Narrow" w:hAnsi="Arial Narrow" w:cs="Arial"/>
                <w:b/>
                <w:color w:val="auto"/>
                <w:sz w:val="16"/>
                <w:szCs w:val="16"/>
                <w:lang w:val="en-GB"/>
              </w:rPr>
            </w:pPr>
          </w:p>
          <w:p w14:paraId="750E780E" w14:textId="77777777" w:rsidR="00521F6D" w:rsidRPr="00014E44" w:rsidRDefault="00521F6D"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49F805F6" w14:textId="77777777" w:rsidR="00521F6D" w:rsidRPr="00014E44" w:rsidRDefault="00521F6D" w:rsidP="00DE1185">
            <w:pPr>
              <w:pStyle w:val="CellBodyCentered"/>
              <w:rPr>
                <w:rFonts w:ascii="Arial Narrow" w:hAnsi="Arial Narrow" w:cs="Arial"/>
                <w:color w:val="auto"/>
                <w:sz w:val="16"/>
                <w:szCs w:val="16"/>
                <w:lang w:val="en-GB"/>
              </w:rPr>
            </w:pPr>
          </w:p>
          <w:p w14:paraId="4B098116" w14:textId="77777777" w:rsidR="00521F6D" w:rsidRPr="00014E44" w:rsidDel="00076A62" w:rsidRDefault="00521F6D" w:rsidP="00DE1185">
            <w:pPr>
              <w:pStyle w:val="CellBodyCentered"/>
              <w:rPr>
                <w:del w:id="4752" w:author="Zhunisbayev, Olzhasbek [Bolashak Atyrau Limited]" w:date="2023-10-16T09:36:00Z"/>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46AA1736" w14:textId="34EB4C9C" w:rsidR="00521F6D" w:rsidRPr="00014E44" w:rsidDel="00076A62" w:rsidRDefault="00521F6D">
            <w:pPr>
              <w:pStyle w:val="CellBodyCentered"/>
              <w:jc w:val="left"/>
              <w:rPr>
                <w:del w:id="4753" w:author="Zhunisbayev, Olzhasbek [Bolashak Atyrau Limited]" w:date="2023-10-16T09:36:00Z"/>
                <w:rFonts w:ascii="Arial Narrow" w:hAnsi="Arial Narrow" w:cs="Arial"/>
                <w:color w:val="auto"/>
                <w:sz w:val="16"/>
                <w:szCs w:val="16"/>
                <w:lang w:val="ru-RU"/>
              </w:rPr>
              <w:pPrChange w:id="4754" w:author="Zhunisbayev, Olzhasbek [Bolashak Atyrau Limited]" w:date="2023-10-16T09:36:00Z">
                <w:pPr>
                  <w:pStyle w:val="CellBodyCentered"/>
                </w:pPr>
              </w:pPrChange>
            </w:pPr>
            <w:del w:id="4755" w:author="Zhunisbayev, Olzhasbek [Bolashak Atyrau Limited]" w:date="2023-10-16T09:36: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p w14:paraId="064953E1" w14:textId="77777777" w:rsidR="00521F6D" w:rsidRPr="00014E44" w:rsidRDefault="00521F6D" w:rsidP="00DE1185">
            <w:pPr>
              <w:pStyle w:val="CellBodyCentered"/>
              <w:rPr>
                <w:rFonts w:ascii="Arial Narrow" w:hAnsi="Arial Narrow" w:cs="Arial"/>
                <w:color w:val="auto"/>
                <w:sz w:val="16"/>
                <w:szCs w:val="16"/>
                <w:lang w:val="en-GB"/>
              </w:rPr>
            </w:pPr>
          </w:p>
          <w:p w14:paraId="4623895F" w14:textId="77777777" w:rsidR="00521F6D" w:rsidRPr="00014E44" w:rsidRDefault="00521F6D" w:rsidP="00DE1185">
            <w:pPr>
              <w:pStyle w:val="CellBodyCentered"/>
              <w:rPr>
                <w:rFonts w:ascii="Arial Narrow" w:hAnsi="Arial Narrow" w:cs="Arial"/>
                <w:color w:val="auto"/>
                <w:sz w:val="16"/>
                <w:szCs w:val="16"/>
                <w:lang w:val="en-GB"/>
              </w:rPr>
            </w:pPr>
          </w:p>
          <w:p w14:paraId="5C59E8E9" w14:textId="77777777" w:rsidR="00521F6D" w:rsidRPr="00014E44" w:rsidRDefault="00521F6D" w:rsidP="00DE1185">
            <w:pPr>
              <w:pStyle w:val="CellBodyCentered"/>
              <w:rPr>
                <w:rFonts w:ascii="Arial Narrow" w:hAnsi="Arial Narrow" w:cs="Arial"/>
                <w:color w:val="auto"/>
                <w:sz w:val="16"/>
                <w:szCs w:val="16"/>
                <w:lang w:val="en-GB"/>
              </w:rPr>
            </w:pPr>
          </w:p>
          <w:p w14:paraId="004925F7" w14:textId="77777777" w:rsidR="00521F6D" w:rsidRPr="00014E44" w:rsidRDefault="00521F6D" w:rsidP="00DE1185">
            <w:pPr>
              <w:pStyle w:val="CellBodyCentered"/>
              <w:rPr>
                <w:rFonts w:ascii="Arial Narrow" w:hAnsi="Arial Narrow" w:cs="Arial"/>
                <w:color w:val="auto"/>
                <w:sz w:val="16"/>
                <w:szCs w:val="16"/>
                <w:lang w:val="en-GB"/>
              </w:rPr>
            </w:pPr>
          </w:p>
          <w:p w14:paraId="114216C0" w14:textId="77777777" w:rsidR="00521F6D" w:rsidRPr="00014E44" w:rsidRDefault="00521F6D" w:rsidP="00DE1185">
            <w:pPr>
              <w:pStyle w:val="CellBodyCentered"/>
              <w:rPr>
                <w:rFonts w:ascii="Arial Narrow" w:hAnsi="Arial Narrow" w:cs="Arial"/>
                <w:color w:val="auto"/>
                <w:sz w:val="16"/>
                <w:szCs w:val="16"/>
                <w:lang w:val="en-GB"/>
              </w:rPr>
            </w:pPr>
          </w:p>
          <w:p w14:paraId="2F6F8910" w14:textId="77777777" w:rsidR="00521F6D" w:rsidRPr="00014E44" w:rsidRDefault="00521F6D" w:rsidP="00DE1185">
            <w:pPr>
              <w:pStyle w:val="CellBodyCentered"/>
              <w:rPr>
                <w:rFonts w:ascii="Arial Narrow" w:hAnsi="Arial Narrow" w:cs="Arial"/>
                <w:color w:val="auto"/>
                <w:sz w:val="16"/>
                <w:szCs w:val="16"/>
                <w:lang w:val="en-GB"/>
              </w:rPr>
            </w:pPr>
          </w:p>
          <w:p w14:paraId="64E9ED54" w14:textId="77777777" w:rsidR="00521F6D" w:rsidRPr="00014E44" w:rsidRDefault="00521F6D" w:rsidP="00DE1185">
            <w:pPr>
              <w:pStyle w:val="CellBodyCentered"/>
              <w:rPr>
                <w:rFonts w:ascii="Arial Narrow" w:hAnsi="Arial Narrow" w:cs="Arial"/>
                <w:color w:val="auto"/>
                <w:sz w:val="16"/>
                <w:szCs w:val="16"/>
                <w:lang w:val="en-GB"/>
              </w:rPr>
            </w:pPr>
          </w:p>
          <w:p w14:paraId="7D429C9C" w14:textId="77777777" w:rsidR="00521F6D" w:rsidRPr="00014E44" w:rsidRDefault="00521F6D" w:rsidP="00DE1185">
            <w:pPr>
              <w:pStyle w:val="CellBodyCentered"/>
              <w:rPr>
                <w:rFonts w:ascii="Arial Narrow" w:hAnsi="Arial Narrow" w:cs="Arial"/>
                <w:color w:val="auto"/>
                <w:sz w:val="16"/>
                <w:szCs w:val="16"/>
                <w:lang w:val="en-GB"/>
              </w:rPr>
            </w:pPr>
          </w:p>
          <w:p w14:paraId="7F7EF87D" w14:textId="77777777" w:rsidR="00521F6D" w:rsidRPr="00014E44" w:rsidRDefault="00521F6D" w:rsidP="00DE1185">
            <w:pPr>
              <w:pStyle w:val="CellBodyCentered"/>
              <w:rPr>
                <w:rFonts w:ascii="Arial Narrow" w:hAnsi="Arial Narrow" w:cs="Arial"/>
                <w:color w:val="auto"/>
                <w:sz w:val="16"/>
                <w:szCs w:val="16"/>
                <w:lang w:val="en-GB"/>
              </w:rPr>
            </w:pPr>
          </w:p>
          <w:p w14:paraId="450FE24C" w14:textId="77777777" w:rsidR="00521F6D" w:rsidRPr="00014E44" w:rsidRDefault="00521F6D" w:rsidP="00DE1185">
            <w:pPr>
              <w:pStyle w:val="CellBodyCentered"/>
              <w:rPr>
                <w:rFonts w:ascii="Arial Narrow" w:hAnsi="Arial Narrow" w:cs="Arial"/>
                <w:color w:val="auto"/>
                <w:sz w:val="16"/>
                <w:szCs w:val="16"/>
                <w:lang w:val="en-GB"/>
              </w:rPr>
            </w:pPr>
          </w:p>
          <w:p w14:paraId="068FFB7D" w14:textId="77777777" w:rsidR="00521F6D" w:rsidRPr="00014E44" w:rsidRDefault="00521F6D"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0D696670" w14:textId="77777777" w:rsidR="00521F6D" w:rsidRPr="00014E44" w:rsidRDefault="00521F6D" w:rsidP="00DE1185">
            <w:pPr>
              <w:pStyle w:val="CellBodyCentered"/>
              <w:rPr>
                <w:rFonts w:ascii="Arial Narrow" w:hAnsi="Arial Narrow" w:cs="Arial"/>
                <w:color w:val="auto"/>
                <w:sz w:val="16"/>
                <w:szCs w:val="16"/>
                <w:lang w:val="en-GB"/>
              </w:rPr>
            </w:pPr>
          </w:p>
          <w:p w14:paraId="1F8B8E96"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 STAINLESS STEEL</w:t>
            </w:r>
          </w:p>
          <w:p w14:paraId="47E9D74D" w14:textId="77777777" w:rsidR="00521F6D" w:rsidRPr="00014E44" w:rsidRDefault="00521F6D" w:rsidP="00DE1185">
            <w:pPr>
              <w:pStyle w:val="CellBodyCentered"/>
              <w:rPr>
                <w:rFonts w:ascii="Arial Narrow" w:hAnsi="Arial Narrow" w:cs="Arial"/>
                <w:color w:val="auto"/>
                <w:sz w:val="16"/>
                <w:szCs w:val="16"/>
              </w:rPr>
            </w:pPr>
          </w:p>
          <w:p w14:paraId="70F57166" w14:textId="77777777" w:rsidR="00521F6D" w:rsidRPr="00014E44" w:rsidRDefault="00521F6D"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rPr>
              <w:t>1</w:t>
            </w:r>
          </w:p>
          <w:p w14:paraId="130C3A63" w14:textId="77777777" w:rsidR="00521F6D" w:rsidRPr="00014E44" w:rsidRDefault="00521F6D" w:rsidP="00DE1185">
            <w:pPr>
              <w:pStyle w:val="CellBodyCentered"/>
              <w:rPr>
                <w:rFonts w:ascii="Arial Narrow" w:hAnsi="Arial Narrow" w:cs="Arial"/>
                <w:color w:val="auto"/>
                <w:sz w:val="16"/>
                <w:szCs w:val="16"/>
                <w:lang w:val="en-GB"/>
              </w:rPr>
            </w:pPr>
          </w:p>
          <w:p w14:paraId="5728A3D5" w14:textId="77777777" w:rsidR="00521F6D" w:rsidRPr="00014E44" w:rsidRDefault="00521F6D" w:rsidP="00DE1185">
            <w:pPr>
              <w:pStyle w:val="CellBodyCentered"/>
              <w:rPr>
                <w:rFonts w:ascii="Arial Narrow" w:hAnsi="Arial Narrow" w:cs="Arial"/>
                <w:color w:val="auto"/>
                <w:sz w:val="16"/>
                <w:szCs w:val="16"/>
                <w:lang w:val="en-GB"/>
              </w:rPr>
            </w:pPr>
          </w:p>
          <w:p w14:paraId="4D22013D" w14:textId="77777777" w:rsidR="00521F6D" w:rsidRPr="00014E44" w:rsidRDefault="00521F6D" w:rsidP="00DE1185">
            <w:pPr>
              <w:pStyle w:val="CellBodyCentered"/>
              <w:rPr>
                <w:rFonts w:ascii="Arial Narrow" w:hAnsi="Arial Narrow" w:cs="Arial"/>
                <w:color w:val="auto"/>
                <w:sz w:val="16"/>
                <w:szCs w:val="16"/>
                <w:lang w:val="en-GB"/>
              </w:rPr>
            </w:pPr>
          </w:p>
          <w:p w14:paraId="2C96595A" w14:textId="77777777" w:rsidR="00521F6D" w:rsidRPr="00014E44" w:rsidRDefault="00521F6D" w:rsidP="00DE1185">
            <w:pPr>
              <w:pStyle w:val="CellBodyCentered"/>
              <w:rPr>
                <w:rFonts w:ascii="Arial Narrow" w:hAnsi="Arial Narrow" w:cs="Arial"/>
                <w:color w:val="auto"/>
                <w:sz w:val="16"/>
                <w:szCs w:val="16"/>
                <w:lang w:val="en-GB"/>
              </w:rPr>
            </w:pPr>
          </w:p>
          <w:p w14:paraId="1EEEA385" w14:textId="77777777" w:rsidR="00521F6D" w:rsidRPr="00014E44" w:rsidRDefault="00521F6D" w:rsidP="00DE1185">
            <w:pPr>
              <w:pStyle w:val="CellBodyCentered"/>
              <w:rPr>
                <w:rFonts w:ascii="Arial Narrow" w:hAnsi="Arial Narrow" w:cs="Arial"/>
                <w:color w:val="auto"/>
                <w:sz w:val="16"/>
                <w:szCs w:val="16"/>
                <w:lang w:val="en-GB"/>
              </w:rPr>
            </w:pPr>
          </w:p>
          <w:p w14:paraId="4403E648" w14:textId="77777777" w:rsidR="00521F6D" w:rsidRPr="00014E44" w:rsidRDefault="00521F6D" w:rsidP="00DE1185">
            <w:pPr>
              <w:pStyle w:val="CellBodyCentered"/>
              <w:rPr>
                <w:rFonts w:ascii="Arial Narrow" w:hAnsi="Arial Narrow" w:cs="Arial"/>
                <w:color w:val="auto"/>
                <w:sz w:val="16"/>
                <w:szCs w:val="16"/>
                <w:lang w:val="en-GB"/>
              </w:rPr>
            </w:pPr>
          </w:p>
          <w:p w14:paraId="64A61E23" w14:textId="77777777" w:rsidR="00521F6D" w:rsidRPr="00014E44" w:rsidRDefault="00521F6D" w:rsidP="00DE1185">
            <w:pPr>
              <w:pStyle w:val="CellBodyCentered"/>
              <w:rPr>
                <w:rFonts w:ascii="Arial Narrow" w:hAnsi="Arial Narrow" w:cs="Arial"/>
                <w:color w:val="auto"/>
                <w:sz w:val="16"/>
                <w:szCs w:val="16"/>
                <w:lang w:val="en-GB"/>
              </w:rPr>
            </w:pPr>
          </w:p>
          <w:p w14:paraId="53DF1794" w14:textId="77777777" w:rsidR="00521F6D" w:rsidRPr="00014E44" w:rsidRDefault="00521F6D" w:rsidP="00DE1185">
            <w:pPr>
              <w:pStyle w:val="CellBodyCentered"/>
              <w:rPr>
                <w:rFonts w:ascii="Arial Narrow" w:hAnsi="Arial Narrow" w:cs="Arial"/>
                <w:color w:val="auto"/>
                <w:sz w:val="16"/>
                <w:szCs w:val="16"/>
                <w:lang w:val="en-GB"/>
              </w:rPr>
            </w:pPr>
          </w:p>
          <w:p w14:paraId="71092F0A"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0987410" w14:textId="77777777" w:rsidR="00521F6D" w:rsidRPr="00014E44" w:rsidRDefault="00521F6D" w:rsidP="00DE1185">
            <w:pPr>
              <w:pStyle w:val="CellBodyCentered"/>
              <w:rPr>
                <w:rFonts w:ascii="Arial Narrow" w:hAnsi="Arial Narrow" w:cs="Arial"/>
                <w:color w:val="auto"/>
                <w:sz w:val="16"/>
                <w:szCs w:val="16"/>
                <w:lang w:val="en-GB"/>
              </w:rPr>
            </w:pPr>
          </w:p>
          <w:p w14:paraId="7501C818" w14:textId="456CD90A"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1F3DA0">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p w14:paraId="60663FDF" w14:textId="77777777" w:rsidR="00521F6D" w:rsidRPr="00014E44" w:rsidRDefault="00521F6D" w:rsidP="00DE1185">
            <w:pPr>
              <w:pStyle w:val="CellBodyCentered"/>
              <w:rPr>
                <w:rFonts w:ascii="Arial Narrow" w:hAnsi="Arial Narrow" w:cs="Arial"/>
                <w:color w:val="auto"/>
                <w:sz w:val="16"/>
                <w:szCs w:val="16"/>
                <w:lang w:val="en-GB"/>
              </w:rPr>
            </w:pPr>
          </w:p>
          <w:p w14:paraId="4DAD314B" w14:textId="77777777" w:rsidR="00521F6D" w:rsidRPr="00014E44" w:rsidRDefault="00521F6D" w:rsidP="00DE1185">
            <w:pPr>
              <w:pStyle w:val="CellBodyCentered"/>
              <w:rPr>
                <w:rFonts w:ascii="Arial Narrow" w:hAnsi="Arial Narrow" w:cs="Arial"/>
                <w:color w:val="auto"/>
                <w:sz w:val="16"/>
                <w:szCs w:val="16"/>
                <w:lang w:val="en-GB"/>
              </w:rPr>
            </w:pPr>
          </w:p>
          <w:p w14:paraId="0848D793" w14:textId="77777777" w:rsidR="00521F6D" w:rsidRPr="00014E44" w:rsidRDefault="00521F6D" w:rsidP="00DE1185">
            <w:pPr>
              <w:pStyle w:val="CellBodyCentered"/>
              <w:rPr>
                <w:rFonts w:ascii="Arial Narrow" w:hAnsi="Arial Narrow" w:cs="Arial"/>
                <w:color w:val="auto"/>
                <w:sz w:val="16"/>
                <w:szCs w:val="16"/>
                <w:lang w:val="en-GB"/>
              </w:rPr>
            </w:pPr>
          </w:p>
          <w:p w14:paraId="6D82E742" w14:textId="77777777" w:rsidR="00521F6D" w:rsidRPr="00014E44" w:rsidRDefault="00521F6D" w:rsidP="00DE1185">
            <w:pPr>
              <w:pStyle w:val="CellBodyCentered"/>
              <w:rPr>
                <w:rFonts w:ascii="Arial Narrow" w:hAnsi="Arial Narrow" w:cs="Arial"/>
                <w:color w:val="auto"/>
                <w:sz w:val="16"/>
                <w:szCs w:val="16"/>
                <w:lang w:val="en-GB"/>
              </w:rPr>
            </w:pPr>
          </w:p>
          <w:p w14:paraId="51EECC68" w14:textId="77777777" w:rsidR="00521F6D" w:rsidRPr="00014E44" w:rsidRDefault="00521F6D" w:rsidP="00DE1185">
            <w:pPr>
              <w:pStyle w:val="CellBodyCentered"/>
              <w:rPr>
                <w:rFonts w:ascii="Arial Narrow" w:hAnsi="Arial Narrow" w:cs="Arial"/>
                <w:color w:val="auto"/>
                <w:sz w:val="16"/>
                <w:szCs w:val="16"/>
                <w:lang w:val="en-GB"/>
              </w:rPr>
            </w:pPr>
          </w:p>
          <w:p w14:paraId="02749FC8" w14:textId="77777777" w:rsidR="00521F6D" w:rsidRPr="00014E44" w:rsidRDefault="00521F6D" w:rsidP="00DE1185">
            <w:pPr>
              <w:pStyle w:val="CellBodyCentered"/>
              <w:rPr>
                <w:rFonts w:ascii="Arial Narrow" w:hAnsi="Arial Narrow" w:cs="Arial"/>
                <w:color w:val="auto"/>
                <w:sz w:val="16"/>
                <w:szCs w:val="16"/>
                <w:lang w:val="en-GB"/>
              </w:rPr>
            </w:pPr>
          </w:p>
          <w:p w14:paraId="4F2273C7" w14:textId="77777777" w:rsidR="00521F6D" w:rsidRPr="00014E44" w:rsidRDefault="00521F6D" w:rsidP="00DE1185">
            <w:pPr>
              <w:pStyle w:val="CellBodyCentered"/>
              <w:rPr>
                <w:rFonts w:ascii="Arial Narrow" w:hAnsi="Arial Narrow" w:cs="Arial"/>
                <w:color w:val="auto"/>
                <w:sz w:val="16"/>
                <w:szCs w:val="16"/>
                <w:lang w:val="en-GB"/>
              </w:rPr>
            </w:pPr>
          </w:p>
          <w:p w14:paraId="77C07501" w14:textId="77777777" w:rsidR="00521F6D" w:rsidRPr="00014E44" w:rsidRDefault="00521F6D" w:rsidP="00DE1185">
            <w:pPr>
              <w:pStyle w:val="CellBodyCentered"/>
              <w:rPr>
                <w:rFonts w:ascii="Arial Narrow" w:hAnsi="Arial Narrow" w:cs="Arial"/>
                <w:color w:val="auto"/>
                <w:sz w:val="16"/>
                <w:szCs w:val="16"/>
                <w:lang w:val="en-GB"/>
              </w:rPr>
            </w:pPr>
          </w:p>
          <w:p w14:paraId="2D55A4CB" w14:textId="77777777" w:rsidR="00521F6D" w:rsidRPr="00014E44" w:rsidRDefault="00521F6D" w:rsidP="00DE1185">
            <w:pPr>
              <w:pStyle w:val="CellBodyCentered"/>
              <w:rPr>
                <w:rFonts w:ascii="Arial Narrow" w:hAnsi="Arial Narrow" w:cs="Arial"/>
                <w:color w:val="auto"/>
                <w:sz w:val="16"/>
                <w:szCs w:val="16"/>
                <w:lang w:val="en-GB"/>
              </w:rPr>
            </w:pPr>
          </w:p>
          <w:p w14:paraId="0B9E425F"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99FDC48" w14:textId="77777777" w:rsidR="00521F6D" w:rsidRPr="00014E44" w:rsidRDefault="00521F6D" w:rsidP="00DE1185">
            <w:pPr>
              <w:pStyle w:val="CellBodyCentered"/>
              <w:rPr>
                <w:rFonts w:ascii="Arial Narrow" w:hAnsi="Arial Narrow" w:cs="Arial"/>
                <w:color w:val="auto"/>
                <w:sz w:val="16"/>
                <w:szCs w:val="16"/>
                <w:lang w:val="en-GB"/>
              </w:rPr>
            </w:pPr>
          </w:p>
          <w:p w14:paraId="14D29C83"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-120 to +180°C</w:t>
            </w:r>
          </w:p>
          <w:p w14:paraId="6ECB05B5" w14:textId="77777777" w:rsidR="00521F6D" w:rsidRPr="00014E44" w:rsidRDefault="00521F6D" w:rsidP="00DE1185">
            <w:pPr>
              <w:pStyle w:val="CellBodyCentered"/>
              <w:rPr>
                <w:rFonts w:ascii="Arial Narrow" w:hAnsi="Arial Narrow" w:cs="Arial"/>
                <w:color w:val="auto"/>
                <w:sz w:val="16"/>
                <w:szCs w:val="16"/>
                <w:lang w:val="en-GB"/>
              </w:rPr>
            </w:pPr>
          </w:p>
          <w:p w14:paraId="7DA6F2D3"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del w:id="4756" w:author="Zhunisbayev, Olzhasbek A [Bolashak Atyrau Limited]" w:date="2022-06-13T18:29:00Z">
              <w:r w:rsidRPr="00014E44" w:rsidDel="00786DF5">
                <w:rPr>
                  <w:rFonts w:ascii="Arial Narrow" w:hAnsi="Arial Narrow" w:cs="Arial"/>
                  <w:color w:val="auto"/>
                  <w:sz w:val="16"/>
                  <w:szCs w:val="16"/>
                  <w:lang w:val="en-GB"/>
                </w:rPr>
                <w:delText>6</w:delText>
              </w:r>
            </w:del>
            <w:ins w:id="4757" w:author="Zhunisbayev, Olzhasbek A [Bolashak Atyrau Limited]" w:date="2022-06-13T18:29:00Z">
              <w:r w:rsidRPr="00014E44">
                <w:rPr>
                  <w:rFonts w:ascii="Arial Narrow" w:hAnsi="Arial Narrow" w:cs="Arial"/>
                  <w:color w:val="auto"/>
                  <w:sz w:val="16"/>
                  <w:szCs w:val="16"/>
                  <w:lang w:val="en-GB"/>
                </w:rPr>
                <w:t>5</w:t>
              </w:r>
            </w:ins>
          </w:p>
          <w:p w14:paraId="08BE9572" w14:textId="77777777" w:rsidR="00521F6D" w:rsidRPr="00014E44" w:rsidRDefault="00521F6D" w:rsidP="00DE1185">
            <w:pPr>
              <w:pStyle w:val="CellBodyCentered"/>
              <w:rPr>
                <w:rFonts w:ascii="Arial Narrow" w:hAnsi="Arial Narrow" w:cs="Arial"/>
                <w:color w:val="auto"/>
                <w:sz w:val="16"/>
                <w:szCs w:val="16"/>
                <w:lang w:val="en-GB"/>
              </w:rPr>
            </w:pPr>
          </w:p>
          <w:p w14:paraId="1277F595" w14:textId="77777777" w:rsidR="00521F6D" w:rsidRPr="00014E44" w:rsidRDefault="00521F6D" w:rsidP="00DE1185">
            <w:pPr>
              <w:pStyle w:val="CellBodyCentered"/>
              <w:rPr>
                <w:rFonts w:ascii="Arial Narrow" w:hAnsi="Arial Narrow" w:cs="Arial"/>
                <w:color w:val="auto"/>
                <w:sz w:val="16"/>
                <w:szCs w:val="16"/>
                <w:lang w:val="en-GB"/>
              </w:rPr>
            </w:pPr>
          </w:p>
          <w:p w14:paraId="1F150D54" w14:textId="77777777" w:rsidR="00521F6D" w:rsidRPr="00014E44" w:rsidRDefault="00521F6D" w:rsidP="00DE1185">
            <w:pPr>
              <w:pStyle w:val="CellBodyCentered"/>
              <w:rPr>
                <w:rFonts w:ascii="Arial Narrow" w:hAnsi="Arial Narrow" w:cs="Arial"/>
                <w:color w:val="auto"/>
                <w:sz w:val="16"/>
                <w:szCs w:val="16"/>
                <w:lang w:val="en-GB"/>
              </w:rPr>
            </w:pPr>
          </w:p>
          <w:p w14:paraId="05AD0BD6" w14:textId="77777777" w:rsidR="00521F6D" w:rsidRPr="00014E44" w:rsidRDefault="00521F6D" w:rsidP="00DE1185">
            <w:pPr>
              <w:pStyle w:val="CellBodyCentered"/>
              <w:rPr>
                <w:rFonts w:ascii="Arial Narrow" w:hAnsi="Arial Narrow" w:cs="Arial"/>
                <w:color w:val="auto"/>
                <w:sz w:val="16"/>
                <w:szCs w:val="16"/>
                <w:lang w:val="en-GB"/>
              </w:rPr>
            </w:pPr>
          </w:p>
          <w:p w14:paraId="664EF382" w14:textId="1BBA695D" w:rsidR="00521F6D" w:rsidRPr="00014E44" w:rsidRDefault="00521F6D" w:rsidP="00DE1185">
            <w:pPr>
              <w:pStyle w:val="CellBodyCentered"/>
              <w:rPr>
                <w:rFonts w:ascii="Arial Narrow" w:hAnsi="Arial Narrow" w:cs="Arial"/>
                <w:color w:val="auto"/>
                <w:sz w:val="16"/>
                <w:szCs w:val="16"/>
                <w:lang w:val="en-GB"/>
              </w:rPr>
            </w:pPr>
            <w:del w:id="4758" w:author="Zhunisbayev, Olzhasbek A [Bolashak Atyrau Limited]" w:date="2022-06-13T18:29:00Z">
              <w:r w:rsidRPr="00014E44" w:rsidDel="00786DF5">
                <w:rPr>
                  <w:rFonts w:ascii="Arial Narrow" w:hAnsi="Arial Narrow" w:cs="Arial"/>
                  <w:color w:val="auto"/>
                  <w:sz w:val="16"/>
                  <w:szCs w:val="16"/>
                  <w:lang w:val="en-GB"/>
                </w:rPr>
                <w:delText>6</w:delText>
              </w:r>
            </w:del>
          </w:p>
          <w:p w14:paraId="5AABCCAF" w14:textId="77777777" w:rsidR="00521F6D" w:rsidRPr="00014E44" w:rsidRDefault="00521F6D" w:rsidP="00DE1185">
            <w:pPr>
              <w:pStyle w:val="CellBodyCentered"/>
              <w:rPr>
                <w:rFonts w:ascii="Arial Narrow" w:hAnsi="Arial Narrow" w:cs="Arial"/>
                <w:color w:val="auto"/>
                <w:sz w:val="16"/>
                <w:szCs w:val="16"/>
                <w:lang w:val="en-GB"/>
              </w:rPr>
            </w:pPr>
          </w:p>
          <w:p w14:paraId="0BD83B68" w14:textId="77777777" w:rsidR="00521F6D" w:rsidRPr="00014E44" w:rsidRDefault="00521F6D" w:rsidP="00DE1185">
            <w:pPr>
              <w:pStyle w:val="CellBodyCentered"/>
              <w:rPr>
                <w:rFonts w:ascii="Arial Narrow" w:hAnsi="Arial Narrow" w:cs="Arial"/>
                <w:color w:val="auto"/>
                <w:sz w:val="16"/>
                <w:szCs w:val="16"/>
                <w:lang w:val="en-GB"/>
              </w:rPr>
            </w:pPr>
          </w:p>
          <w:p w14:paraId="016BB27E" w14:textId="77777777" w:rsidR="00521F6D" w:rsidRPr="00014E44" w:rsidRDefault="00521F6D" w:rsidP="00DE1185">
            <w:pPr>
              <w:pStyle w:val="CellBodyCentered"/>
              <w:rPr>
                <w:rFonts w:ascii="Arial Narrow" w:hAnsi="Arial Narrow" w:cs="Arial"/>
                <w:color w:val="auto"/>
                <w:sz w:val="16"/>
                <w:szCs w:val="16"/>
                <w:lang w:val="en-GB"/>
              </w:rPr>
            </w:pPr>
          </w:p>
          <w:p w14:paraId="1BAB379C" w14:textId="77777777" w:rsidR="00521F6D" w:rsidRPr="00014E44" w:rsidRDefault="00521F6D" w:rsidP="00DE1185">
            <w:pPr>
              <w:pStyle w:val="CellBodyCentered"/>
              <w:rPr>
                <w:rFonts w:ascii="Arial Narrow" w:hAnsi="Arial Narrow" w:cs="Arial"/>
                <w:color w:val="auto"/>
                <w:sz w:val="16"/>
                <w:szCs w:val="16"/>
                <w:lang w:val="en-GB"/>
              </w:rPr>
            </w:pPr>
          </w:p>
          <w:p w14:paraId="635F589E" w14:textId="77777777" w:rsidR="00521F6D" w:rsidRPr="00014E44" w:rsidRDefault="00521F6D"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7DAD50C6" w14:textId="77777777" w:rsidR="00521F6D" w:rsidRPr="00014E44" w:rsidRDefault="00521F6D" w:rsidP="00DE1185">
            <w:pPr>
              <w:pStyle w:val="CellBody"/>
              <w:rPr>
                <w:rFonts w:ascii="Arial Narrow" w:hAnsi="Arial Narrow" w:cs="Arial"/>
                <w:color w:val="auto"/>
                <w:sz w:val="16"/>
                <w:szCs w:val="16"/>
                <w:u w:val="single"/>
                <w:lang w:val="en-GB"/>
              </w:rPr>
            </w:pPr>
          </w:p>
          <w:p w14:paraId="7D00BF50" w14:textId="77777777" w:rsidR="00521F6D" w:rsidRPr="00014E44" w:rsidRDefault="00521F6D"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2.2</w:t>
            </w:r>
          </w:p>
          <w:p w14:paraId="20B86091"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5C5D61EE" w14:textId="41A63A9F" w:rsidR="00521F6D" w:rsidRPr="00014E44" w:rsidRDefault="00571500"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759"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760" w:author="Zhunisbayev, Olzhasbek A [Bolashak Atyrau Limited]" w:date="2022-09-18T20:40:00Z">
              <w:r w:rsidRPr="00014E44">
                <w:rPr>
                  <w:rFonts w:ascii="Arial Narrow" w:hAnsi="Arial Narrow" w:cs="Arial"/>
                  <w:color w:val="auto"/>
                  <w:sz w:val="16"/>
                  <w:szCs w:val="16"/>
                  <w:lang w:val="en-GB"/>
                </w:rPr>
                <w:t>40</w:t>
              </w:r>
            </w:ins>
            <w:r w:rsidR="00521F6D" w:rsidRPr="00014E44">
              <w:rPr>
                <w:rFonts w:ascii="Arial Narrow" w:hAnsi="Arial Narrow" w:cs="Arial"/>
                <w:color w:val="auto"/>
                <w:sz w:val="16"/>
                <w:szCs w:val="16"/>
                <w:lang w:val="en-GB"/>
              </w:rPr>
              <w:t xml:space="preserve"> to 38°</w:t>
            </w:r>
            <w:r w:rsidR="00521F6D" w:rsidRPr="00014E44">
              <w:rPr>
                <w:rFonts w:ascii="Arial Narrow" w:hAnsi="Arial Narrow" w:cs="Arial"/>
                <w:snapToGrid w:val="0"/>
                <w:color w:val="auto"/>
                <w:sz w:val="16"/>
                <w:szCs w:val="16"/>
                <w:lang w:val="en-GB"/>
              </w:rPr>
              <w:t xml:space="preserve">C </w:t>
            </w:r>
            <w:r w:rsidR="00521F6D" w:rsidRPr="00014E44">
              <w:rPr>
                <w:rFonts w:ascii="Arial Narrow" w:hAnsi="Arial Narrow" w:cs="Arial"/>
                <w:color w:val="auto"/>
                <w:sz w:val="16"/>
                <w:szCs w:val="16"/>
                <w:lang w:val="en-GB"/>
              </w:rPr>
              <w:t>= 19.0 barg</w:t>
            </w:r>
          </w:p>
          <w:p w14:paraId="0582DDB4" w14:textId="2123C2E6"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18.4 </w:t>
            </w:r>
            <w:r w:rsidRPr="00014E44">
              <w:rPr>
                <w:rFonts w:ascii="Arial Narrow" w:hAnsi="Arial Narrow" w:cs="Arial"/>
                <w:color w:val="auto"/>
                <w:sz w:val="16"/>
                <w:szCs w:val="16"/>
                <w:lang w:val="en-GB"/>
              </w:rPr>
              <w:t>barg</w:t>
            </w:r>
          </w:p>
          <w:p w14:paraId="087FE7A2" w14:textId="73F8C2ED"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16.2 </w:t>
            </w:r>
            <w:r w:rsidRPr="00014E44">
              <w:rPr>
                <w:rFonts w:ascii="Arial Narrow" w:hAnsi="Arial Narrow" w:cs="Arial"/>
                <w:color w:val="auto"/>
                <w:sz w:val="16"/>
                <w:szCs w:val="16"/>
                <w:lang w:val="en-GB"/>
              </w:rPr>
              <w:t>barg</w:t>
            </w:r>
          </w:p>
          <w:p w14:paraId="2DE5EFE5" w14:textId="295AE1FB"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14.8 </w:t>
            </w:r>
            <w:r w:rsidRPr="00014E44">
              <w:rPr>
                <w:rFonts w:ascii="Arial Narrow" w:hAnsi="Arial Narrow" w:cs="Arial"/>
                <w:color w:val="auto"/>
                <w:sz w:val="16"/>
                <w:szCs w:val="16"/>
                <w:lang w:val="en-GB"/>
              </w:rPr>
              <w:t>barg</w:t>
            </w:r>
          </w:p>
          <w:p w14:paraId="0F9BC766" w14:textId="64829587" w:rsidR="00521F6D" w:rsidRDefault="00521F6D" w:rsidP="00DE1185">
            <w:pPr>
              <w:pStyle w:val="CellBody"/>
              <w:rPr>
                <w:rFonts w:ascii="Arial Narrow" w:hAnsi="Arial Narrow" w:cs="Arial"/>
                <w:snapToGrid w:val="0"/>
                <w:color w:val="auto"/>
                <w:sz w:val="16"/>
                <w:szCs w:val="16"/>
                <w:lang w:val="en-GB"/>
              </w:rPr>
            </w:pPr>
            <w:r w:rsidRPr="00014E44">
              <w:rPr>
                <w:rFonts w:ascii="Arial Narrow" w:hAnsi="Arial Narrow" w:cs="Arial"/>
                <w:color w:val="auto"/>
                <w:sz w:val="16"/>
                <w:szCs w:val="16"/>
                <w:lang w:val="en-GB"/>
              </w:rPr>
              <w:t>180°</w:t>
            </w:r>
            <w:r w:rsidRPr="00014E44">
              <w:rPr>
                <w:rFonts w:ascii="Arial Narrow" w:hAnsi="Arial Narrow" w:cs="Arial"/>
                <w:snapToGrid w:val="0"/>
                <w:color w:val="auto"/>
                <w:sz w:val="16"/>
                <w:szCs w:val="16"/>
                <w:lang w:val="en-GB"/>
              </w:rPr>
              <w:t>C = 14.1 barg</w:t>
            </w:r>
          </w:p>
          <w:p w14:paraId="12234050" w14:textId="77777777" w:rsidR="00521F6D" w:rsidRDefault="00521F6D" w:rsidP="00DE1185">
            <w:pPr>
              <w:pStyle w:val="CellBody"/>
              <w:rPr>
                <w:rFonts w:ascii="Arial Narrow" w:hAnsi="Arial Narrow" w:cs="Arial"/>
                <w:snapToGrid w:val="0"/>
                <w:color w:val="auto"/>
                <w:sz w:val="16"/>
                <w:szCs w:val="16"/>
                <w:lang w:val="en-GB"/>
              </w:rPr>
            </w:pPr>
          </w:p>
          <w:p w14:paraId="6F38CA51" w14:textId="02CCA408" w:rsidR="00521F6D" w:rsidRPr="00014E44" w:rsidRDefault="00521F6D"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1418F26A" w14:textId="77777777" w:rsidR="00521F6D" w:rsidRPr="00014E44" w:rsidRDefault="00521F6D" w:rsidP="00DE1185">
            <w:pPr>
              <w:pStyle w:val="CellBodyCentered"/>
              <w:rPr>
                <w:rFonts w:ascii="Arial Narrow" w:hAnsi="Arial Narrow" w:cs="Arial"/>
                <w:color w:val="auto"/>
                <w:sz w:val="16"/>
                <w:szCs w:val="16"/>
                <w:lang w:val="en-GB"/>
              </w:rPr>
            </w:pPr>
          </w:p>
          <w:p w14:paraId="1C1882D5"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p w14:paraId="735FF34D" w14:textId="77777777" w:rsidR="00521F6D" w:rsidRPr="00014E44" w:rsidRDefault="00521F6D" w:rsidP="00DE1185">
            <w:pPr>
              <w:pStyle w:val="CellBodyCentered"/>
              <w:rPr>
                <w:rFonts w:ascii="Arial Narrow" w:hAnsi="Arial Narrow" w:cs="Arial"/>
                <w:color w:val="auto"/>
                <w:sz w:val="16"/>
                <w:szCs w:val="16"/>
                <w:lang w:val="en-GB"/>
              </w:rPr>
            </w:pPr>
          </w:p>
          <w:p w14:paraId="4305CD94" w14:textId="77777777" w:rsidR="00521F6D" w:rsidRPr="00014E44" w:rsidRDefault="00521F6D" w:rsidP="00DE1185">
            <w:pPr>
              <w:pStyle w:val="CellBodyCentered"/>
              <w:rPr>
                <w:rFonts w:ascii="Arial Narrow" w:hAnsi="Arial Narrow" w:cs="Arial"/>
                <w:color w:val="auto"/>
                <w:sz w:val="16"/>
                <w:szCs w:val="16"/>
                <w:lang w:val="en-GB"/>
              </w:rPr>
            </w:pPr>
          </w:p>
          <w:p w14:paraId="50AC834D" w14:textId="77777777" w:rsidR="00521F6D" w:rsidRPr="00014E44" w:rsidRDefault="00521F6D" w:rsidP="00DE1185">
            <w:pPr>
              <w:pStyle w:val="CellBodyCentered"/>
              <w:rPr>
                <w:rFonts w:ascii="Arial Narrow" w:hAnsi="Arial Narrow" w:cs="Arial"/>
                <w:color w:val="auto"/>
                <w:sz w:val="16"/>
                <w:szCs w:val="16"/>
                <w:lang w:val="en-GB"/>
              </w:rPr>
            </w:pPr>
          </w:p>
          <w:p w14:paraId="05360754" w14:textId="77777777" w:rsidR="00521F6D" w:rsidRPr="00014E44" w:rsidRDefault="00521F6D" w:rsidP="00DE1185">
            <w:pPr>
              <w:pStyle w:val="CellBodyCentered"/>
              <w:rPr>
                <w:rFonts w:ascii="Arial Narrow" w:hAnsi="Arial Narrow" w:cs="Arial"/>
                <w:color w:val="auto"/>
                <w:sz w:val="16"/>
                <w:szCs w:val="16"/>
                <w:lang w:val="en-GB"/>
              </w:rPr>
            </w:pPr>
          </w:p>
          <w:p w14:paraId="04C3D9A4" w14:textId="77777777" w:rsidR="00521F6D" w:rsidRPr="00014E44" w:rsidRDefault="00521F6D" w:rsidP="00DE1185">
            <w:pPr>
              <w:pStyle w:val="CellBodyCentered"/>
              <w:rPr>
                <w:rFonts w:ascii="Arial Narrow" w:hAnsi="Arial Narrow" w:cs="Arial"/>
                <w:color w:val="auto"/>
                <w:sz w:val="16"/>
                <w:szCs w:val="16"/>
                <w:lang w:val="en-GB"/>
              </w:rPr>
            </w:pPr>
          </w:p>
          <w:p w14:paraId="68811DED" w14:textId="77777777" w:rsidR="00521F6D" w:rsidRPr="00014E44" w:rsidRDefault="00521F6D" w:rsidP="00DE1185">
            <w:pPr>
              <w:pStyle w:val="CellBodyCentered"/>
              <w:rPr>
                <w:rFonts w:ascii="Arial Narrow" w:hAnsi="Arial Narrow" w:cs="Arial"/>
                <w:color w:val="auto"/>
                <w:sz w:val="16"/>
                <w:szCs w:val="16"/>
                <w:lang w:val="en-GB"/>
              </w:rPr>
            </w:pPr>
          </w:p>
          <w:p w14:paraId="3C65F386" w14:textId="77777777" w:rsidR="00521F6D" w:rsidRPr="00014E44" w:rsidRDefault="00521F6D" w:rsidP="00DE1185">
            <w:pPr>
              <w:pStyle w:val="CellBodyCentered"/>
              <w:rPr>
                <w:rFonts w:ascii="Arial Narrow" w:hAnsi="Arial Narrow" w:cs="Arial"/>
                <w:color w:val="auto"/>
                <w:sz w:val="16"/>
                <w:szCs w:val="16"/>
                <w:lang w:val="en-GB"/>
              </w:rPr>
            </w:pPr>
          </w:p>
          <w:p w14:paraId="2E3C4122" w14:textId="77777777" w:rsidR="00521F6D" w:rsidRPr="00014E44" w:rsidRDefault="00521F6D" w:rsidP="00DE1185">
            <w:pPr>
              <w:pStyle w:val="CellBodyCentered"/>
              <w:rPr>
                <w:rFonts w:ascii="Arial Narrow" w:hAnsi="Arial Narrow" w:cs="Arial"/>
                <w:color w:val="auto"/>
                <w:sz w:val="16"/>
                <w:szCs w:val="16"/>
                <w:lang w:val="en-GB"/>
              </w:rPr>
            </w:pPr>
          </w:p>
          <w:p w14:paraId="589B8CF1" w14:textId="77777777" w:rsidR="00521F6D" w:rsidRPr="00014E44" w:rsidRDefault="00521F6D" w:rsidP="00DE1185">
            <w:pPr>
              <w:pStyle w:val="CellBodyCentered"/>
              <w:rPr>
                <w:rFonts w:ascii="Arial Narrow" w:hAnsi="Arial Narrow" w:cs="Arial"/>
                <w:color w:val="auto"/>
                <w:sz w:val="16"/>
                <w:szCs w:val="16"/>
                <w:lang w:val="en-GB"/>
              </w:rPr>
            </w:pPr>
          </w:p>
          <w:p w14:paraId="627AE05A" w14:textId="77777777" w:rsidR="00521F6D" w:rsidRPr="00014E44" w:rsidRDefault="00521F6D" w:rsidP="00DE1185">
            <w:pPr>
              <w:pStyle w:val="CellBodyCentered"/>
              <w:rPr>
                <w:rFonts w:ascii="Arial Narrow" w:hAnsi="Arial Narrow" w:cs="Arial"/>
                <w:color w:val="auto"/>
                <w:sz w:val="16"/>
                <w:szCs w:val="16"/>
                <w:lang w:val="en-GB"/>
              </w:rPr>
            </w:pPr>
          </w:p>
          <w:p w14:paraId="1EFDBEA1" w14:textId="77777777" w:rsidR="00521F6D" w:rsidRPr="00014E44" w:rsidRDefault="00521F6D" w:rsidP="00DE1185">
            <w:pPr>
              <w:pStyle w:val="CellBodyCentered"/>
              <w:rPr>
                <w:rFonts w:ascii="Arial Narrow" w:hAnsi="Arial Narrow" w:cs="Arial"/>
                <w:color w:val="auto"/>
                <w:sz w:val="16"/>
                <w:szCs w:val="16"/>
                <w:lang w:val="en-GB"/>
              </w:rPr>
            </w:pPr>
          </w:p>
          <w:p w14:paraId="0786E97A" w14:textId="77777777" w:rsidR="00521F6D" w:rsidRPr="00014E44" w:rsidRDefault="00521F6D" w:rsidP="00DE1185">
            <w:pPr>
              <w:pStyle w:val="CellBodyCentered"/>
              <w:rPr>
                <w:rFonts w:ascii="Arial Narrow" w:hAnsi="Arial Narrow" w:cs="Arial"/>
                <w:color w:val="auto"/>
                <w:sz w:val="16"/>
                <w:szCs w:val="16"/>
                <w:lang w:val="en-GB"/>
              </w:rPr>
            </w:pPr>
          </w:p>
          <w:p w14:paraId="4D9956AD" w14:textId="77777777" w:rsidR="00521F6D" w:rsidRPr="00014E44" w:rsidRDefault="00521F6D"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5DB7AFA1" w14:textId="77777777" w:rsidR="00521F6D" w:rsidRPr="00014E44" w:rsidRDefault="00521F6D" w:rsidP="00DE1185">
            <w:pPr>
              <w:pStyle w:val="CellBodyCentered"/>
              <w:rPr>
                <w:rFonts w:ascii="Arial Narrow" w:hAnsi="Arial Narrow" w:cs="Arial"/>
                <w:color w:val="auto"/>
                <w:sz w:val="16"/>
                <w:szCs w:val="16"/>
                <w:lang w:val="en-GB"/>
              </w:rPr>
            </w:pPr>
          </w:p>
          <w:p w14:paraId="6AD9AA2C"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3B624F66" w14:textId="77777777" w:rsidR="00521F6D" w:rsidRPr="00014E44" w:rsidRDefault="00521F6D" w:rsidP="00DE1185">
            <w:pPr>
              <w:pStyle w:val="CellBodyCentered"/>
              <w:rPr>
                <w:rFonts w:ascii="Arial Narrow" w:hAnsi="Arial Narrow" w:cs="Arial"/>
                <w:color w:val="auto"/>
                <w:sz w:val="16"/>
                <w:szCs w:val="16"/>
                <w:lang w:val="en-GB"/>
              </w:rPr>
            </w:pPr>
          </w:p>
          <w:p w14:paraId="458CC7CF" w14:textId="77777777" w:rsidR="00521F6D" w:rsidRPr="00014E44" w:rsidRDefault="00521F6D" w:rsidP="00DE1185">
            <w:pPr>
              <w:pStyle w:val="CellBodyCentered"/>
              <w:rPr>
                <w:rFonts w:ascii="Arial Narrow" w:hAnsi="Arial Narrow" w:cs="Arial"/>
                <w:color w:val="auto"/>
                <w:sz w:val="16"/>
                <w:szCs w:val="16"/>
                <w:lang w:val="en-GB"/>
              </w:rPr>
            </w:pPr>
          </w:p>
          <w:p w14:paraId="44DA1C2D" w14:textId="77777777" w:rsidR="00521F6D" w:rsidRPr="00014E44" w:rsidRDefault="00521F6D" w:rsidP="00DE1185">
            <w:pPr>
              <w:pStyle w:val="CellBodyCentered"/>
              <w:rPr>
                <w:rFonts w:ascii="Arial Narrow" w:hAnsi="Arial Narrow" w:cs="Arial"/>
                <w:color w:val="auto"/>
                <w:sz w:val="16"/>
                <w:szCs w:val="16"/>
                <w:lang w:val="en-GB"/>
              </w:rPr>
            </w:pPr>
          </w:p>
          <w:p w14:paraId="7E77CB3A" w14:textId="77777777" w:rsidR="00521F6D" w:rsidRPr="00014E44" w:rsidRDefault="00521F6D" w:rsidP="00DE1185">
            <w:pPr>
              <w:pStyle w:val="CellBodyCentered"/>
              <w:rPr>
                <w:rFonts w:ascii="Arial Narrow" w:hAnsi="Arial Narrow" w:cs="Arial"/>
                <w:color w:val="auto"/>
                <w:sz w:val="16"/>
                <w:szCs w:val="16"/>
                <w:lang w:val="en-GB"/>
              </w:rPr>
            </w:pPr>
          </w:p>
          <w:p w14:paraId="54BC6AF4" w14:textId="77777777" w:rsidR="00521F6D" w:rsidRPr="00014E44" w:rsidRDefault="00521F6D" w:rsidP="00DE1185">
            <w:pPr>
              <w:pStyle w:val="CellBodyCentered"/>
              <w:rPr>
                <w:rFonts w:ascii="Arial Narrow" w:hAnsi="Arial Narrow" w:cs="Arial"/>
                <w:color w:val="auto"/>
                <w:sz w:val="16"/>
                <w:szCs w:val="16"/>
                <w:lang w:val="en-GB"/>
              </w:rPr>
            </w:pPr>
          </w:p>
          <w:p w14:paraId="5B5FE848" w14:textId="77777777" w:rsidR="00521F6D" w:rsidRPr="00014E44" w:rsidRDefault="00521F6D" w:rsidP="00DE1185">
            <w:pPr>
              <w:pStyle w:val="CellBodyCentered"/>
              <w:rPr>
                <w:rFonts w:ascii="Arial Narrow" w:hAnsi="Arial Narrow" w:cs="Arial"/>
                <w:color w:val="auto"/>
                <w:sz w:val="16"/>
                <w:szCs w:val="16"/>
                <w:lang w:val="en-GB"/>
              </w:rPr>
            </w:pPr>
          </w:p>
          <w:p w14:paraId="095F039A" w14:textId="77777777" w:rsidR="00521F6D" w:rsidRPr="00014E44" w:rsidRDefault="00521F6D" w:rsidP="00DE1185">
            <w:pPr>
              <w:pStyle w:val="CellBodyCentered"/>
              <w:rPr>
                <w:rFonts w:ascii="Arial Narrow" w:hAnsi="Arial Narrow" w:cs="Arial"/>
                <w:color w:val="auto"/>
                <w:sz w:val="16"/>
                <w:szCs w:val="16"/>
                <w:lang w:val="en-GB"/>
              </w:rPr>
            </w:pPr>
          </w:p>
          <w:p w14:paraId="1D19DE93" w14:textId="77777777" w:rsidR="00521F6D" w:rsidRPr="00014E44" w:rsidRDefault="00521F6D" w:rsidP="00DE1185">
            <w:pPr>
              <w:pStyle w:val="CellBodyCentered"/>
              <w:rPr>
                <w:rFonts w:ascii="Arial Narrow" w:hAnsi="Arial Narrow" w:cs="Arial"/>
                <w:color w:val="auto"/>
                <w:sz w:val="16"/>
                <w:szCs w:val="16"/>
                <w:lang w:val="en-GB"/>
              </w:rPr>
            </w:pPr>
          </w:p>
          <w:p w14:paraId="047C66A7" w14:textId="77777777" w:rsidR="00521F6D" w:rsidRPr="00014E44" w:rsidRDefault="00521F6D" w:rsidP="00DE1185">
            <w:pPr>
              <w:pStyle w:val="CellBodyCentered"/>
              <w:rPr>
                <w:rFonts w:ascii="Arial Narrow" w:hAnsi="Arial Narrow" w:cs="Arial"/>
                <w:color w:val="auto"/>
                <w:sz w:val="16"/>
                <w:szCs w:val="16"/>
                <w:lang w:val="en-GB"/>
              </w:rPr>
            </w:pPr>
          </w:p>
          <w:p w14:paraId="337ABF74" w14:textId="77777777" w:rsidR="00521F6D" w:rsidRPr="00014E44" w:rsidRDefault="00521F6D" w:rsidP="00DE1185">
            <w:pPr>
              <w:pStyle w:val="CellBodyCentered"/>
              <w:rPr>
                <w:rFonts w:ascii="Arial Narrow" w:hAnsi="Arial Narrow" w:cs="Arial"/>
                <w:color w:val="auto"/>
                <w:sz w:val="16"/>
                <w:szCs w:val="16"/>
                <w:lang w:val="en-GB"/>
              </w:rPr>
            </w:pPr>
          </w:p>
          <w:p w14:paraId="070F941E" w14:textId="77777777" w:rsidR="00521F6D" w:rsidRPr="00014E44" w:rsidRDefault="00521F6D" w:rsidP="00DE1185">
            <w:pPr>
              <w:pStyle w:val="CellBodyCentered"/>
              <w:rPr>
                <w:rFonts w:ascii="Arial Narrow" w:hAnsi="Arial Narrow" w:cs="Arial"/>
                <w:color w:val="auto"/>
                <w:sz w:val="16"/>
                <w:szCs w:val="16"/>
                <w:lang w:val="en-GB"/>
              </w:rPr>
            </w:pPr>
          </w:p>
          <w:p w14:paraId="7BB2079B" w14:textId="77777777" w:rsidR="00521F6D" w:rsidRPr="00014E44" w:rsidRDefault="00521F6D" w:rsidP="00DE1185">
            <w:pPr>
              <w:pStyle w:val="CellBodyCentered"/>
              <w:rPr>
                <w:rFonts w:ascii="Arial Narrow" w:hAnsi="Arial Narrow" w:cs="Arial"/>
                <w:color w:val="auto"/>
                <w:sz w:val="16"/>
                <w:szCs w:val="16"/>
                <w:lang w:val="en-GB"/>
              </w:rPr>
            </w:pPr>
          </w:p>
          <w:p w14:paraId="7270575B" w14:textId="77777777" w:rsidR="00521F6D" w:rsidRPr="00014E44" w:rsidRDefault="00521F6D" w:rsidP="00DE1185">
            <w:pPr>
              <w:pStyle w:val="CellBodyCentered"/>
              <w:rPr>
                <w:rFonts w:ascii="Arial Narrow" w:hAnsi="Arial Narrow" w:cs="Arial"/>
                <w:color w:val="auto"/>
                <w:sz w:val="16"/>
                <w:szCs w:val="16"/>
                <w:lang w:val="en-GB"/>
              </w:rPr>
            </w:pPr>
          </w:p>
        </w:tc>
      </w:tr>
      <w:tr w:rsidR="00FA3851" w:rsidRPr="00014E44" w14:paraId="3C11520A" w14:textId="77777777" w:rsidTr="0038396C">
        <w:tc>
          <w:tcPr>
            <w:tcW w:w="3322" w:type="dxa"/>
            <w:tcBorders>
              <w:top w:val="single" w:sz="6" w:space="0" w:color="auto"/>
              <w:left w:val="single" w:sz="6" w:space="0" w:color="auto"/>
              <w:bottom w:val="single" w:sz="6" w:space="0" w:color="auto"/>
              <w:right w:val="single" w:sz="6" w:space="0" w:color="auto"/>
            </w:tcBorders>
          </w:tcPr>
          <w:p w14:paraId="17E76A3C" w14:textId="77777777" w:rsidR="00521F6D" w:rsidRPr="00014E44" w:rsidRDefault="00521F6D" w:rsidP="00DE1185">
            <w:pPr>
              <w:pStyle w:val="CellBody"/>
              <w:rPr>
                <w:rFonts w:ascii="Arial Narrow" w:hAnsi="Arial Narrow" w:cs="Arial"/>
                <w:color w:val="auto"/>
                <w:sz w:val="16"/>
                <w:szCs w:val="16"/>
                <w:lang w:val="en-GB"/>
              </w:rPr>
            </w:pPr>
          </w:p>
          <w:p w14:paraId="23E3427C"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AA – ACETIC ACID</w:t>
            </w:r>
          </w:p>
          <w:p w14:paraId="13E65990" w14:textId="77777777" w:rsidR="00521F6D" w:rsidRPr="00014E44" w:rsidRDefault="00521F6D" w:rsidP="00DE1185">
            <w:pPr>
              <w:pStyle w:val="CellBody"/>
              <w:rPr>
                <w:ins w:id="4761" w:author="Zhunisbayev, Olzhasbek A [Bolashak Atyrau Limited]" w:date="2022-06-12T10:11:00Z"/>
                <w:rFonts w:ascii="Arial Narrow" w:hAnsi="Arial Narrow" w:cs="Arial"/>
                <w:color w:val="auto"/>
                <w:sz w:val="16"/>
                <w:szCs w:val="16"/>
                <w:lang w:val="en-GB"/>
              </w:rPr>
            </w:pPr>
            <w:ins w:id="4762" w:author="Zhunisbayev, Olzhasbek A [Bolashak Atyrau Limited]" w:date="2022-06-12T10:11:00Z">
              <w:r w:rsidRPr="00014E44">
                <w:rPr>
                  <w:rFonts w:ascii="Arial Narrow" w:hAnsi="Arial Narrow" w:cs="Arial"/>
                  <w:color w:val="auto"/>
                  <w:sz w:val="16"/>
                  <w:szCs w:val="16"/>
                  <w:lang w:val="en-GB"/>
                </w:rPr>
                <w:t>AS - SULPHURIC ACID</w:t>
              </w:r>
            </w:ins>
          </w:p>
          <w:p w14:paraId="0706B585" w14:textId="77777777" w:rsidR="00521F6D" w:rsidRPr="00014E44" w:rsidRDefault="00521F6D" w:rsidP="00DE1185">
            <w:pPr>
              <w:pStyle w:val="CellBody"/>
              <w:rPr>
                <w:ins w:id="4763" w:author="Zhunisbayev, Olzhasbek A [Bolashak Atyrau Limited]" w:date="2022-06-12T10:11:00Z"/>
                <w:rFonts w:ascii="Arial Narrow" w:hAnsi="Arial Narrow" w:cs="Arial"/>
                <w:color w:val="auto"/>
                <w:sz w:val="16"/>
                <w:szCs w:val="16"/>
                <w:lang w:val="en-GB"/>
              </w:rPr>
            </w:pPr>
            <w:ins w:id="4764" w:author="Zhunisbayev, Olzhasbek A [Bolashak Atyrau Limited]" w:date="2022-06-12T10:11:00Z">
              <w:r w:rsidRPr="00014E44">
                <w:rPr>
                  <w:rFonts w:ascii="Arial Narrow" w:hAnsi="Arial Narrow" w:cs="Arial"/>
                  <w:color w:val="auto"/>
                  <w:sz w:val="16"/>
                  <w:szCs w:val="16"/>
                  <w:lang w:val="en-GB"/>
                </w:rPr>
                <w:t>BB - BOILER BLOWDOWN</w:t>
              </w:r>
            </w:ins>
          </w:p>
          <w:p w14:paraId="512274A3" w14:textId="6B57FEC2"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BLOWDOWN, HYDROCARBONS</w:t>
            </w:r>
          </w:p>
          <w:p w14:paraId="33BD1CC1" w14:textId="7656F63A"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4B7E4970" w14:textId="77856D14"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52314C68" w14:textId="6F48D084"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BFL – SOUR FLARE GAS, LOW PRESSURE</w:t>
            </w:r>
          </w:p>
          <w:p w14:paraId="2D9B9873" w14:textId="6B1AB0D3" w:rsidR="00521F6D" w:rsidRPr="00014E44" w:rsidRDefault="00521F6D" w:rsidP="00DE1185">
            <w:pPr>
              <w:pStyle w:val="CellBody"/>
              <w:rPr>
                <w:ins w:id="4765" w:author="Zhunisbayev, Olzhasbek A [Bolashak Atyrau Limited]" w:date="2022-06-12T10:12:00Z"/>
                <w:rFonts w:ascii="Arial Narrow" w:hAnsi="Arial Narrow" w:cs="Arial"/>
                <w:color w:val="auto"/>
                <w:sz w:val="16"/>
                <w:szCs w:val="16"/>
                <w:lang w:val="en-GB"/>
              </w:rPr>
            </w:pPr>
            <w:ins w:id="4766" w:author="Zhunisbayev, Olzhasbek A [Bolashak Atyrau Limited]" w:date="2022-06-12T10:12:00Z">
              <w:r w:rsidRPr="00014E44">
                <w:rPr>
                  <w:rFonts w:ascii="Arial Narrow" w:hAnsi="Arial Narrow" w:cs="Arial"/>
                  <w:color w:val="auto"/>
                  <w:sz w:val="16"/>
                  <w:szCs w:val="16"/>
                  <w:lang w:val="en-GB"/>
                </w:rPr>
                <w:t>BFV – CLOSED VENT SYSTEM</w:t>
              </w:r>
            </w:ins>
          </w:p>
          <w:p w14:paraId="484D125D" w14:textId="65EC1983"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2F85BF0C" w14:textId="5222BEC1" w:rsidR="00521F6D" w:rsidRPr="00014E44" w:rsidRDefault="00521F6D" w:rsidP="00DE1185">
            <w:pPr>
              <w:pStyle w:val="CellBody"/>
              <w:rPr>
                <w:ins w:id="4767" w:author="Zhunisbayev, Olzhasbek A [Bolashak Atyrau Limited]" w:date="2022-06-12T10:12:00Z"/>
                <w:rFonts w:ascii="Arial Narrow" w:hAnsi="Arial Narrow" w:cs="Arial"/>
                <w:color w:val="auto"/>
                <w:sz w:val="16"/>
                <w:szCs w:val="16"/>
                <w:lang w:val="en-GB"/>
              </w:rPr>
            </w:pPr>
            <w:ins w:id="4768" w:author="Zhunisbayev, Olzhasbek A [Bolashak Atyrau Limited]" w:date="2022-06-12T10:12:00Z">
              <w:r w:rsidRPr="00014E44">
                <w:rPr>
                  <w:rFonts w:ascii="Arial Narrow" w:hAnsi="Arial Narrow" w:cs="Arial"/>
                  <w:color w:val="auto"/>
                  <w:sz w:val="16"/>
                  <w:szCs w:val="16"/>
                  <w:lang w:val="en-GB"/>
                </w:rPr>
                <w:t>CBC – SODIUM BICARBONATE</w:t>
              </w:r>
            </w:ins>
          </w:p>
          <w:p w14:paraId="4FC658CB" w14:textId="4AF4E1C2"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 – SPENT CAUSTIC</w:t>
            </w:r>
          </w:p>
          <w:p w14:paraId="22DBE9FC" w14:textId="0277A713" w:rsidR="00521F6D" w:rsidRPr="00014E44" w:rsidRDefault="00521F6D" w:rsidP="00DE1185">
            <w:pPr>
              <w:pStyle w:val="CellBody"/>
              <w:rPr>
                <w:ins w:id="4769" w:author="Zhunisbayev, Olzhasbek A [Bolashak Atyrau Limited]" w:date="2022-06-12T10:48:00Z"/>
                <w:rFonts w:ascii="Arial Narrow" w:hAnsi="Arial Narrow" w:cs="Arial"/>
                <w:color w:val="auto"/>
                <w:sz w:val="16"/>
                <w:szCs w:val="16"/>
                <w:lang w:val="en-GB"/>
              </w:rPr>
            </w:pPr>
            <w:ins w:id="4770" w:author="Zhunisbayev, Olzhasbek A [Bolashak Atyrau Limited]" w:date="2022-06-12T10:48:00Z">
              <w:r w:rsidRPr="00014E44">
                <w:rPr>
                  <w:rFonts w:ascii="Arial Narrow" w:hAnsi="Arial Narrow" w:cs="Arial"/>
                  <w:color w:val="auto"/>
                  <w:sz w:val="16"/>
                  <w:szCs w:val="16"/>
                  <w:lang w:val="en-GB"/>
                </w:rPr>
                <w:t>CCC - CALCIUM CHLORIDE</w:t>
              </w:r>
            </w:ins>
          </w:p>
          <w:p w14:paraId="074949E1" w14:textId="58E6A1D9"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CCD – DEMULSIFYING AGENT</w:t>
            </w:r>
          </w:p>
          <w:p w14:paraId="21A3DFF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CCS – CAUSTIC </w:t>
            </w:r>
          </w:p>
          <w:p w14:paraId="26D37BB8"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CDS - COS SOLVENT </w:t>
            </w:r>
          </w:p>
          <w:p w14:paraId="528D31D4" w14:textId="1907D961" w:rsidR="00521F6D" w:rsidRPr="00014E44" w:rsidRDefault="00521F6D" w:rsidP="00DE1185">
            <w:pPr>
              <w:pStyle w:val="CellBody"/>
              <w:rPr>
                <w:ins w:id="4771" w:author="Zhunisbayev, Olzhasbek A [Bolashak Atyrau Limited]" w:date="2022-06-12T10:48:00Z"/>
                <w:rFonts w:ascii="Arial Narrow" w:hAnsi="Arial Narrow" w:cs="Arial"/>
                <w:color w:val="auto"/>
                <w:sz w:val="16"/>
                <w:szCs w:val="16"/>
                <w:lang w:val="en-GB"/>
              </w:rPr>
            </w:pPr>
            <w:ins w:id="4772" w:author="Zhunisbayev, Olzhasbek A [Bolashak Atyrau Limited]" w:date="2022-06-12T10:48:00Z">
              <w:r w:rsidRPr="00014E44">
                <w:rPr>
                  <w:rFonts w:ascii="Arial Narrow" w:hAnsi="Arial Narrow" w:cs="Arial"/>
                  <w:color w:val="auto"/>
                  <w:sz w:val="16"/>
                  <w:szCs w:val="16"/>
                  <w:lang w:val="en-GB"/>
                </w:rPr>
                <w:t>CSB – SODIUM BISULPHIDE</w:t>
              </w:r>
            </w:ins>
          </w:p>
          <w:p w14:paraId="1A3E00C9" w14:textId="41E6E933"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CF – FOAM MIXTURE</w:t>
            </w:r>
          </w:p>
          <w:p w14:paraId="42384725" w14:textId="6F58E4B5" w:rsidR="00521F6D" w:rsidRPr="00014E44" w:rsidRDefault="00521F6D" w:rsidP="00DE1185">
            <w:pPr>
              <w:pStyle w:val="CellBody"/>
              <w:rPr>
                <w:ins w:id="4773" w:author="Zhunisbayev, Olzhasbek A [Bolashak Atyrau Limited]" w:date="2022-06-12T10:49:00Z"/>
                <w:rFonts w:ascii="Arial Narrow" w:hAnsi="Arial Narrow" w:cs="Arial"/>
                <w:color w:val="auto"/>
                <w:sz w:val="16"/>
                <w:szCs w:val="16"/>
                <w:lang w:val="en-GB"/>
              </w:rPr>
            </w:pPr>
            <w:ins w:id="4774" w:author="Zhunisbayev, Olzhasbek A [Bolashak Atyrau Limited]" w:date="2022-06-12T10:49:00Z">
              <w:r w:rsidRPr="00014E44">
                <w:rPr>
                  <w:rFonts w:ascii="Arial Narrow" w:hAnsi="Arial Narrow" w:cs="Arial"/>
                  <w:color w:val="auto"/>
                  <w:sz w:val="16"/>
                  <w:szCs w:val="16"/>
                  <w:lang w:val="en-GB"/>
                </w:rPr>
                <w:t>CFC – FERRIC CHLORIDE</w:t>
              </w:r>
            </w:ins>
          </w:p>
          <w:p w14:paraId="57B0E8AC" w14:textId="3945B4DD"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CH – HYDRAZINE SOLUTION</w:t>
            </w:r>
          </w:p>
          <w:p w14:paraId="443D053A" w14:textId="4B91D915"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CORROSION INHIBITOR &amp; ANTISCALE</w:t>
            </w:r>
          </w:p>
          <w:p w14:paraId="73FE4C19"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CMX – MEROX WS CATALYST</w:t>
            </w:r>
          </w:p>
          <w:p w14:paraId="7DBA469A"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CPE - POLYELECTROLYTE</w:t>
            </w:r>
          </w:p>
          <w:p w14:paraId="6E3374F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CT – SODIUM PHOSPHATE</w:t>
            </w:r>
          </w:p>
          <w:p w14:paraId="471AD450"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DCS – CAUSTIC DRAIN</w:t>
            </w:r>
          </w:p>
          <w:p w14:paraId="6B4FDDE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DLC – CHEMICAL DRAIN (OPEN)</w:t>
            </w:r>
          </w:p>
          <w:p w14:paraId="1C7D8306" w14:textId="0708FE55"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DHC – </w:t>
            </w:r>
            <w:r w:rsidR="00521200" w:rsidRPr="00014E44">
              <w:rPr>
                <w:rFonts w:ascii="Arial Narrow" w:hAnsi="Arial Narrow" w:cs="Arial"/>
                <w:color w:val="auto"/>
                <w:sz w:val="16"/>
                <w:szCs w:val="16"/>
                <w:lang w:val="en-GB"/>
              </w:rPr>
              <w:t>DRAIN, HYDROCARBONS</w:t>
            </w:r>
          </w:p>
          <w:p w14:paraId="1618420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DRAIN OILY SEWER (OPEN)</w:t>
            </w:r>
          </w:p>
          <w:p w14:paraId="3BAA50B3"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106ACD77" w14:textId="63B6F188"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6C5902D4"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2DCE6C7D"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MEA – MONO ETHANOL AMINE</w:t>
            </w:r>
          </w:p>
          <w:p w14:paraId="12EA3F0D" w14:textId="3D279CDE"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NL – NITROGEN, LOW PRESSURE</w:t>
            </w:r>
          </w:p>
          <w:p w14:paraId="6853B15E" w14:textId="2F6440B0"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6DC85C9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 – LUBE OIL</w:t>
            </w:r>
          </w:p>
          <w:p w14:paraId="64F4FE07" w14:textId="560CCEB0" w:rsidR="00521F6D" w:rsidRPr="00014E44" w:rsidRDefault="00521F6D" w:rsidP="00DE1185">
            <w:pPr>
              <w:pStyle w:val="CellBody"/>
              <w:rPr>
                <w:ins w:id="4775" w:author="Zhunisbayev, Olzhasbek A [Bolashak Atyrau Limited]" w:date="2022-06-12T12:39:00Z"/>
                <w:rFonts w:ascii="Arial Narrow" w:hAnsi="Arial Narrow" w:cs="Arial"/>
                <w:color w:val="auto"/>
                <w:sz w:val="16"/>
                <w:szCs w:val="16"/>
                <w:lang w:val="en-GB"/>
              </w:rPr>
            </w:pPr>
            <w:ins w:id="4776" w:author="Zhunisbayev, Olzhasbek A [Bolashak Atyrau Limited]" w:date="2022-06-12T12:40:00Z">
              <w:r w:rsidRPr="00014E44">
                <w:rPr>
                  <w:rFonts w:ascii="Arial Narrow" w:hAnsi="Arial Narrow" w:cs="Arial"/>
                  <w:color w:val="auto"/>
                  <w:sz w:val="16"/>
                  <w:szCs w:val="16"/>
                  <w:lang w:val="en-GB"/>
                </w:rPr>
                <w:t>PLM – OIL MIST</w:t>
              </w:r>
            </w:ins>
          </w:p>
          <w:p w14:paraId="16E8C662" w14:textId="2901CFDF" w:rsidR="00521F6D" w:rsidRPr="00014E44" w:rsidRDefault="00521F6D" w:rsidP="00DE1185">
            <w:pPr>
              <w:pStyle w:val="CellBody"/>
              <w:ind w:left="360" w:hanging="360"/>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w:t>
            </w:r>
            <w:r w:rsidR="003C054E">
              <w:rPr>
                <w:rFonts w:ascii="Arial Narrow" w:hAnsi="Arial Narrow" w:cs="Arial"/>
                <w:color w:val="auto"/>
                <w:sz w:val="16"/>
                <w:szCs w:val="16"/>
                <w:lang w:val="en-GB"/>
              </w:rPr>
              <w:t>SURE</w:t>
            </w:r>
          </w:p>
          <w:p w14:paraId="160E81D3" w14:textId="01B3692B" w:rsidR="00521F6D" w:rsidRPr="00014E44" w:rsidRDefault="00521F6D" w:rsidP="00DE1185">
            <w:pPr>
              <w:pStyle w:val="CellBody"/>
              <w:ind w:left="360" w:hanging="360"/>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w:t>
            </w:r>
            <w:r w:rsidR="003C054E">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LOW PRES</w:t>
            </w:r>
            <w:r w:rsidR="003C054E">
              <w:rPr>
                <w:rFonts w:ascii="Arial Narrow" w:hAnsi="Arial Narrow" w:cs="Arial"/>
                <w:color w:val="auto"/>
                <w:sz w:val="16"/>
                <w:szCs w:val="16"/>
                <w:lang w:val="en-GB"/>
              </w:rPr>
              <w:t>SURE</w:t>
            </w:r>
          </w:p>
          <w:p w14:paraId="45972E01"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VA – WET COMPRESSED AIR</w:t>
            </w:r>
          </w:p>
          <w:p w14:paraId="53CCB899"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VB – BREATHABLE AIR</w:t>
            </w:r>
          </w:p>
          <w:p w14:paraId="6FD2B66C"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VE – EXHAUST AIR</w:t>
            </w:r>
          </w:p>
          <w:p w14:paraId="01AD3C3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VI – INSTRUMENT AIR </w:t>
            </w:r>
          </w:p>
          <w:p w14:paraId="6DEB712D"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VP – PROCESS AIR</w:t>
            </w:r>
          </w:p>
          <w:p w14:paraId="7C61C6D4"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VU – UTILITY AIR, PLANT AIR</w:t>
            </w:r>
          </w:p>
          <w:p w14:paraId="4E15B11F"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WC - COOLING WATER</w:t>
            </w:r>
          </w:p>
          <w:p w14:paraId="6945E6C6" w14:textId="26DAA142"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lastRenderedPageBreak/>
              <w:t>WCS – COOLING WATER SUPPLY</w:t>
            </w:r>
          </w:p>
          <w:p w14:paraId="27DBE94A" w14:textId="59BD8549"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WCR – COOLING WATER RETURN</w:t>
            </w:r>
          </w:p>
          <w:p w14:paraId="409B1C20" w14:textId="77777777" w:rsidR="00521F6D" w:rsidRPr="00014E44" w:rsidRDefault="00521F6D" w:rsidP="00DE1185">
            <w:pPr>
              <w:pStyle w:val="CellBody"/>
              <w:rPr>
                <w:ins w:id="4777" w:author="Zhunisbayev, Olzhasbek A [Bolashak Atyrau Limited]" w:date="2022-06-12T12:40:00Z"/>
                <w:rFonts w:ascii="Arial Narrow" w:hAnsi="Arial Narrow" w:cs="Arial"/>
                <w:color w:val="auto"/>
                <w:sz w:val="16"/>
                <w:szCs w:val="16"/>
                <w:lang w:val="en-GB"/>
              </w:rPr>
            </w:pPr>
            <w:ins w:id="4778" w:author="Zhunisbayev, Olzhasbek A [Bolashak Atyrau Limited]" w:date="2022-06-12T12:40:00Z">
              <w:r w:rsidRPr="00014E44">
                <w:rPr>
                  <w:rFonts w:ascii="Arial Narrow" w:hAnsi="Arial Narrow" w:cs="Arial"/>
                  <w:color w:val="auto"/>
                  <w:sz w:val="16"/>
                  <w:szCs w:val="16"/>
                  <w:lang w:val="en-GB"/>
                </w:rPr>
                <w:t>WD – POTABLE WATER</w:t>
              </w:r>
            </w:ins>
          </w:p>
          <w:p w14:paraId="4C2C5F26" w14:textId="1992DDFB" w:rsidR="00521F6D" w:rsidRPr="00014E44" w:rsidRDefault="00521F6D" w:rsidP="00DE1185">
            <w:pPr>
              <w:pStyle w:val="CellBody"/>
              <w:rPr>
                <w:ins w:id="4779" w:author="Zhunisbayev, Olzhasbek A [Bolashak Atyrau Limited]" w:date="2022-06-12T12:40:00Z"/>
                <w:rFonts w:ascii="Arial Narrow" w:hAnsi="Arial Narrow" w:cs="Arial"/>
                <w:color w:val="auto"/>
                <w:sz w:val="16"/>
                <w:szCs w:val="16"/>
                <w:lang w:val="en-GB"/>
              </w:rPr>
            </w:pPr>
            <w:ins w:id="4780" w:author="Zhunisbayev, Olzhasbek A [Bolashak Atyrau Limited]" w:date="2022-06-12T12:40:00Z">
              <w:r w:rsidRPr="00014E44">
                <w:rPr>
                  <w:rFonts w:ascii="Arial Narrow" w:hAnsi="Arial Narrow" w:cs="Arial"/>
                  <w:color w:val="auto"/>
                  <w:sz w:val="16"/>
                  <w:szCs w:val="16"/>
                  <w:lang w:val="en-GB"/>
                </w:rPr>
                <w:t>WRA – RAW WATER</w:t>
              </w:r>
            </w:ins>
          </w:p>
          <w:p w14:paraId="3A9185D6" w14:textId="01DB111E"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DEMINERALISED WATER</w:t>
            </w:r>
          </w:p>
          <w:p w14:paraId="7BC8474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WF – FIRE FIGHTING WATER </w:t>
            </w:r>
          </w:p>
          <w:p w14:paraId="4D63FF4F"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WHR – HOT WATER RETURN</w:t>
            </w:r>
          </w:p>
          <w:p w14:paraId="1046454E"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WHS – HOT WATER SUPLY</w:t>
            </w:r>
          </w:p>
          <w:p w14:paraId="72DD7F60"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WM – MAKE UP WATER</w:t>
            </w:r>
          </w:p>
          <w:p w14:paraId="366C6F00"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78EB26D7"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 -COOLING WATER RETURN</w:t>
            </w:r>
          </w:p>
          <w:p w14:paraId="17FD6595" w14:textId="7C338E1D"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WSC – CONTAMINATED SURFACE WATER</w:t>
            </w:r>
          </w:p>
          <w:p w14:paraId="7927ACED" w14:textId="0F2BC334" w:rsidR="00521F6D" w:rsidRPr="00014E44" w:rsidRDefault="00521F6D" w:rsidP="00DE1185">
            <w:pPr>
              <w:pStyle w:val="CellBody"/>
              <w:rPr>
                <w:ins w:id="4781" w:author="Zhunisbayev, Olzhasbek A [Bolashak Atyrau Limited]" w:date="2022-06-12T12:40:00Z"/>
                <w:rFonts w:ascii="Arial Narrow" w:hAnsi="Arial Narrow" w:cs="Arial"/>
                <w:color w:val="auto"/>
                <w:sz w:val="16"/>
                <w:szCs w:val="16"/>
                <w:lang w:val="en-GB"/>
              </w:rPr>
            </w:pPr>
            <w:ins w:id="4782" w:author="Zhunisbayev, Olzhasbek A [Bolashak Atyrau Limited]" w:date="2022-06-12T12:40:00Z">
              <w:r w:rsidRPr="00014E44">
                <w:rPr>
                  <w:rFonts w:ascii="Arial Narrow" w:hAnsi="Arial Narrow" w:cs="Arial"/>
                  <w:color w:val="auto"/>
                  <w:sz w:val="16"/>
                  <w:szCs w:val="16"/>
                  <w:lang w:val="en-GB"/>
                </w:rPr>
                <w:t>WT – TREATED WATER</w:t>
              </w:r>
            </w:ins>
          </w:p>
          <w:p w14:paraId="2B7757B3" w14:textId="77777777" w:rsidR="00521F6D"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WU – UTILITY WATER</w:t>
            </w:r>
          </w:p>
          <w:p w14:paraId="6A0E7DFA" w14:textId="60B417EE" w:rsidR="002E5978" w:rsidRPr="00014E44" w:rsidRDefault="002E5978" w:rsidP="00DE1185">
            <w:pPr>
              <w:pStyle w:val="CellBody"/>
              <w:rPr>
                <w:rFonts w:ascii="Arial Narrow" w:hAnsi="Arial Narrow" w:cs="Arial"/>
                <w:color w:val="auto"/>
                <w:sz w:val="16"/>
                <w:szCs w:val="16"/>
                <w:rPrChange w:id="4783" w:author="Zhunisbayev, Olzhasbek A [Bolashak Atyrau Limited]" w:date="2022-06-12T12:40:00Z">
                  <w:rPr>
                    <w:rFonts w:ascii="Arial" w:hAnsi="Arial" w:cs="Arial"/>
                    <w:color w:val="auto"/>
                    <w:sz w:val="16"/>
                    <w:szCs w:val="16"/>
                    <w:lang w:val="ru-RU"/>
                  </w:rPr>
                </w:rPrChange>
              </w:rPr>
            </w:pPr>
          </w:p>
        </w:tc>
        <w:tc>
          <w:tcPr>
            <w:tcW w:w="720" w:type="dxa"/>
            <w:tcBorders>
              <w:top w:val="single" w:sz="6" w:space="0" w:color="auto"/>
              <w:left w:val="single" w:sz="6" w:space="0" w:color="auto"/>
              <w:bottom w:val="single" w:sz="6" w:space="0" w:color="auto"/>
              <w:right w:val="single" w:sz="6" w:space="0" w:color="auto"/>
            </w:tcBorders>
          </w:tcPr>
          <w:p w14:paraId="4903CBA4" w14:textId="77777777" w:rsidR="00521F6D" w:rsidRPr="00014E44" w:rsidRDefault="00521F6D" w:rsidP="00DE1185">
            <w:pPr>
              <w:pStyle w:val="CellBodyCentered"/>
              <w:rPr>
                <w:rFonts w:ascii="Arial Narrow" w:hAnsi="Arial Narrow" w:cs="Arial"/>
                <w:b/>
                <w:color w:val="auto"/>
                <w:sz w:val="16"/>
                <w:szCs w:val="16"/>
                <w:lang w:val="en-GB"/>
              </w:rPr>
            </w:pPr>
          </w:p>
          <w:p w14:paraId="31A83B08"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150P22</w:t>
            </w:r>
          </w:p>
          <w:p w14:paraId="1DED5D54" w14:textId="77777777" w:rsidR="00521F6D" w:rsidRPr="00014E44" w:rsidRDefault="00521F6D" w:rsidP="00DE1185">
            <w:pPr>
              <w:pStyle w:val="CellBodyCentered"/>
              <w:rPr>
                <w:rFonts w:ascii="Arial Narrow" w:hAnsi="Arial Narrow" w:cs="Arial"/>
                <w:b/>
                <w:color w:val="auto"/>
                <w:sz w:val="16"/>
                <w:szCs w:val="16"/>
                <w:lang w:val="en-GB"/>
              </w:rPr>
            </w:pPr>
          </w:p>
          <w:p w14:paraId="36221491" w14:textId="77777777" w:rsidR="00521F6D" w:rsidRPr="00014E44" w:rsidRDefault="00521F6D" w:rsidP="00DE1185">
            <w:pPr>
              <w:pStyle w:val="CellBodyCentered"/>
              <w:rPr>
                <w:rFonts w:ascii="Arial Narrow" w:hAnsi="Arial Narrow" w:cs="Arial"/>
                <w:b/>
                <w:color w:val="auto"/>
                <w:sz w:val="16"/>
                <w:szCs w:val="16"/>
                <w:lang w:val="en-GB"/>
              </w:rPr>
            </w:pPr>
          </w:p>
          <w:p w14:paraId="547BC93A" w14:textId="77777777" w:rsidR="00521F6D" w:rsidRPr="00014E44" w:rsidRDefault="00521F6D" w:rsidP="00DE1185">
            <w:pPr>
              <w:pStyle w:val="CellBodyCentered"/>
              <w:rPr>
                <w:rFonts w:ascii="Arial Narrow" w:hAnsi="Arial Narrow" w:cs="Arial"/>
                <w:b/>
                <w:color w:val="auto"/>
                <w:sz w:val="16"/>
                <w:szCs w:val="16"/>
                <w:lang w:val="en-GB"/>
              </w:rPr>
            </w:pPr>
          </w:p>
          <w:p w14:paraId="2BE3AC02" w14:textId="77777777" w:rsidR="00521F6D" w:rsidRPr="00014E44" w:rsidRDefault="00521F6D" w:rsidP="00DE1185">
            <w:pPr>
              <w:pStyle w:val="CellBodyCentered"/>
              <w:rPr>
                <w:rFonts w:ascii="Arial Narrow" w:hAnsi="Arial Narrow" w:cs="Arial"/>
                <w:b/>
                <w:color w:val="auto"/>
                <w:sz w:val="16"/>
                <w:szCs w:val="16"/>
                <w:lang w:val="en-GB"/>
              </w:rPr>
            </w:pPr>
          </w:p>
          <w:p w14:paraId="584A9ED1" w14:textId="77777777" w:rsidR="00521F6D" w:rsidRPr="00014E44" w:rsidRDefault="00521F6D" w:rsidP="00DE1185">
            <w:pPr>
              <w:pStyle w:val="CellBodyCentered"/>
              <w:rPr>
                <w:rFonts w:ascii="Arial Narrow" w:hAnsi="Arial Narrow" w:cs="Arial"/>
                <w:b/>
                <w:color w:val="auto"/>
                <w:sz w:val="16"/>
                <w:szCs w:val="16"/>
                <w:lang w:val="en-GB"/>
              </w:rPr>
            </w:pPr>
          </w:p>
          <w:p w14:paraId="41BBACD0" w14:textId="77777777" w:rsidR="00521F6D" w:rsidRPr="00014E44" w:rsidRDefault="00521F6D" w:rsidP="00DE1185">
            <w:pPr>
              <w:pStyle w:val="CellBodyCentered"/>
              <w:rPr>
                <w:rFonts w:ascii="Arial Narrow" w:hAnsi="Arial Narrow" w:cs="Arial"/>
                <w:b/>
                <w:color w:val="auto"/>
                <w:sz w:val="16"/>
                <w:szCs w:val="16"/>
                <w:lang w:val="en-GB"/>
              </w:rPr>
            </w:pPr>
          </w:p>
          <w:p w14:paraId="57E18F30" w14:textId="77777777" w:rsidR="00521F6D" w:rsidRPr="00014E44" w:rsidRDefault="00521F6D" w:rsidP="00DE1185">
            <w:pPr>
              <w:pStyle w:val="CellBodyCentered"/>
              <w:rPr>
                <w:rFonts w:ascii="Arial Narrow" w:hAnsi="Arial Narrow" w:cs="Arial"/>
                <w:b/>
                <w:color w:val="auto"/>
                <w:sz w:val="16"/>
                <w:szCs w:val="16"/>
                <w:lang w:val="en-GB"/>
              </w:rPr>
            </w:pPr>
          </w:p>
          <w:p w14:paraId="033F064C" w14:textId="77777777" w:rsidR="00521F6D" w:rsidRPr="00014E44" w:rsidRDefault="00521F6D" w:rsidP="00DE1185">
            <w:pPr>
              <w:pStyle w:val="CellBodyCentered"/>
              <w:rPr>
                <w:rFonts w:ascii="Arial Narrow" w:hAnsi="Arial Narrow" w:cs="Arial"/>
                <w:b/>
                <w:color w:val="auto"/>
                <w:sz w:val="16"/>
                <w:szCs w:val="16"/>
                <w:lang w:val="en-GB"/>
              </w:rPr>
            </w:pPr>
          </w:p>
          <w:p w14:paraId="23E14DA1" w14:textId="77777777" w:rsidR="00521F6D" w:rsidRPr="00014E44" w:rsidRDefault="00521F6D" w:rsidP="00DE1185">
            <w:pPr>
              <w:pStyle w:val="CellBodyCentered"/>
              <w:rPr>
                <w:rFonts w:ascii="Arial Narrow" w:hAnsi="Arial Narrow" w:cs="Arial"/>
                <w:b/>
                <w:color w:val="auto"/>
                <w:sz w:val="16"/>
                <w:szCs w:val="16"/>
                <w:lang w:val="en-GB"/>
              </w:rPr>
            </w:pPr>
          </w:p>
          <w:p w14:paraId="156BDFED" w14:textId="77777777" w:rsidR="00521F6D" w:rsidRPr="00014E44" w:rsidRDefault="00521F6D" w:rsidP="00DE1185">
            <w:pPr>
              <w:pStyle w:val="CellBodyCentered"/>
              <w:rPr>
                <w:rFonts w:ascii="Arial Narrow" w:hAnsi="Arial Narrow" w:cs="Arial"/>
                <w:b/>
                <w:color w:val="auto"/>
                <w:sz w:val="16"/>
                <w:szCs w:val="16"/>
                <w:lang w:val="en-GB"/>
              </w:rPr>
            </w:pPr>
          </w:p>
          <w:p w14:paraId="667A47AF" w14:textId="77777777" w:rsidR="00521F6D" w:rsidRPr="00014E44" w:rsidRDefault="00521F6D" w:rsidP="00DE1185">
            <w:pPr>
              <w:pStyle w:val="CellBodyCentered"/>
              <w:rPr>
                <w:rFonts w:ascii="Arial Narrow" w:hAnsi="Arial Narrow" w:cs="Arial"/>
                <w:b/>
                <w:color w:val="auto"/>
                <w:sz w:val="16"/>
                <w:szCs w:val="16"/>
                <w:lang w:val="en-GB"/>
              </w:rPr>
            </w:pPr>
          </w:p>
          <w:p w14:paraId="7C1CF470" w14:textId="77777777" w:rsidR="00521F6D" w:rsidRPr="00014E44" w:rsidRDefault="00521F6D" w:rsidP="00DE1185">
            <w:pPr>
              <w:pStyle w:val="CellBodyCentered"/>
              <w:rPr>
                <w:rFonts w:ascii="Arial Narrow" w:hAnsi="Arial Narrow" w:cs="Arial"/>
                <w:b/>
                <w:color w:val="auto"/>
                <w:sz w:val="16"/>
                <w:szCs w:val="16"/>
                <w:lang w:val="en-GB"/>
              </w:rPr>
            </w:pPr>
          </w:p>
          <w:p w14:paraId="7DDA7428" w14:textId="77777777" w:rsidR="00521F6D" w:rsidRPr="00014E44" w:rsidRDefault="00521F6D" w:rsidP="00DE1185">
            <w:pPr>
              <w:pStyle w:val="CellBodyCentered"/>
              <w:rPr>
                <w:rFonts w:ascii="Arial Narrow" w:hAnsi="Arial Narrow" w:cs="Arial"/>
                <w:b/>
                <w:color w:val="auto"/>
                <w:sz w:val="16"/>
                <w:szCs w:val="16"/>
                <w:lang w:val="en-GB"/>
              </w:rPr>
            </w:pPr>
          </w:p>
          <w:p w14:paraId="40A70BF5" w14:textId="77777777" w:rsidR="00521F6D" w:rsidRPr="00014E44" w:rsidRDefault="00521F6D" w:rsidP="00DE1185">
            <w:pPr>
              <w:pStyle w:val="CellBodyCentered"/>
              <w:rPr>
                <w:rFonts w:ascii="Arial Narrow" w:hAnsi="Arial Narrow" w:cs="Arial"/>
                <w:b/>
                <w:color w:val="auto"/>
                <w:sz w:val="16"/>
                <w:szCs w:val="16"/>
                <w:lang w:val="en-GB"/>
              </w:rPr>
            </w:pPr>
          </w:p>
          <w:p w14:paraId="63827F5B" w14:textId="77777777" w:rsidR="00521F6D" w:rsidRPr="00014E44" w:rsidRDefault="00521F6D" w:rsidP="00DE1185">
            <w:pPr>
              <w:pStyle w:val="CellBodyCentered"/>
              <w:rPr>
                <w:rFonts w:ascii="Arial Narrow" w:hAnsi="Arial Narrow" w:cs="Arial"/>
                <w:b/>
                <w:color w:val="auto"/>
                <w:sz w:val="16"/>
                <w:szCs w:val="16"/>
                <w:lang w:val="en-GB"/>
              </w:rPr>
            </w:pPr>
          </w:p>
          <w:p w14:paraId="205CBF98" w14:textId="77777777" w:rsidR="00521F6D" w:rsidRPr="00014E44" w:rsidRDefault="00521F6D" w:rsidP="00DE1185">
            <w:pPr>
              <w:pStyle w:val="CellBodyCentered"/>
              <w:rPr>
                <w:rFonts w:ascii="Arial Narrow" w:hAnsi="Arial Narrow" w:cs="Arial"/>
                <w:b/>
                <w:color w:val="auto"/>
                <w:sz w:val="16"/>
                <w:szCs w:val="16"/>
                <w:lang w:val="en-GB"/>
              </w:rPr>
            </w:pPr>
          </w:p>
          <w:p w14:paraId="212EF586" w14:textId="77777777" w:rsidR="00521F6D" w:rsidRPr="00014E44" w:rsidRDefault="00521F6D" w:rsidP="00DE1185">
            <w:pPr>
              <w:pStyle w:val="CellBodyCentered"/>
              <w:rPr>
                <w:rFonts w:ascii="Arial Narrow" w:hAnsi="Arial Narrow" w:cs="Arial"/>
                <w:b/>
                <w:color w:val="auto"/>
                <w:sz w:val="16"/>
                <w:szCs w:val="16"/>
                <w:lang w:val="en-GB"/>
              </w:rPr>
            </w:pPr>
          </w:p>
          <w:p w14:paraId="218DDE36" w14:textId="77777777" w:rsidR="00521F6D" w:rsidRPr="00014E44" w:rsidRDefault="00521F6D" w:rsidP="00DE1185">
            <w:pPr>
              <w:pStyle w:val="CellBodyCentered"/>
              <w:rPr>
                <w:rFonts w:ascii="Arial Narrow" w:hAnsi="Arial Narrow" w:cs="Arial"/>
                <w:b/>
                <w:color w:val="auto"/>
                <w:sz w:val="16"/>
                <w:szCs w:val="16"/>
                <w:lang w:val="en-GB"/>
              </w:rPr>
            </w:pPr>
          </w:p>
          <w:p w14:paraId="5A9290DC" w14:textId="77777777" w:rsidR="00521F6D" w:rsidRPr="00014E44" w:rsidRDefault="00521F6D" w:rsidP="00DE1185">
            <w:pPr>
              <w:pStyle w:val="CellBodyCentered"/>
              <w:rPr>
                <w:rFonts w:ascii="Arial Narrow" w:hAnsi="Arial Narrow" w:cs="Arial"/>
                <w:b/>
                <w:color w:val="auto"/>
                <w:sz w:val="16"/>
                <w:szCs w:val="16"/>
                <w:lang w:val="en-GB"/>
              </w:rPr>
            </w:pPr>
          </w:p>
          <w:p w14:paraId="43CC408E" w14:textId="77777777" w:rsidR="00521F6D" w:rsidRPr="00014E44" w:rsidRDefault="00521F6D" w:rsidP="00DE1185">
            <w:pPr>
              <w:pStyle w:val="CellBodyCentered"/>
              <w:rPr>
                <w:rFonts w:ascii="Arial Narrow" w:hAnsi="Arial Narrow" w:cs="Arial"/>
                <w:b/>
                <w:color w:val="auto"/>
                <w:sz w:val="16"/>
                <w:szCs w:val="16"/>
                <w:lang w:val="en-GB"/>
              </w:rPr>
            </w:pPr>
          </w:p>
          <w:p w14:paraId="0DD5725D" w14:textId="77777777" w:rsidR="00521F6D" w:rsidRPr="00014E44" w:rsidRDefault="00521F6D" w:rsidP="00DE1185">
            <w:pPr>
              <w:pStyle w:val="CellBodyCentered"/>
              <w:rPr>
                <w:rFonts w:ascii="Arial Narrow" w:hAnsi="Arial Narrow" w:cs="Arial"/>
                <w:b/>
                <w:color w:val="auto"/>
                <w:sz w:val="16"/>
                <w:szCs w:val="16"/>
                <w:lang w:val="en-GB"/>
              </w:rPr>
            </w:pPr>
          </w:p>
          <w:p w14:paraId="5091070B" w14:textId="77777777" w:rsidR="00521F6D" w:rsidRPr="00014E44" w:rsidRDefault="00521F6D" w:rsidP="00DE1185">
            <w:pPr>
              <w:pStyle w:val="CellBodyCentered"/>
              <w:rPr>
                <w:rFonts w:ascii="Arial Narrow" w:hAnsi="Arial Narrow" w:cs="Arial"/>
                <w:b/>
                <w:color w:val="auto"/>
                <w:sz w:val="16"/>
                <w:szCs w:val="16"/>
                <w:lang w:val="en-GB"/>
              </w:rPr>
            </w:pPr>
          </w:p>
          <w:p w14:paraId="66C7FFBE" w14:textId="77777777" w:rsidR="00521F6D" w:rsidRPr="00014E44" w:rsidRDefault="00521F6D" w:rsidP="00DE1185">
            <w:pPr>
              <w:pStyle w:val="CellBodyCentered"/>
              <w:rPr>
                <w:rFonts w:ascii="Arial Narrow" w:hAnsi="Arial Narrow" w:cs="Arial"/>
                <w:b/>
                <w:color w:val="auto"/>
                <w:sz w:val="16"/>
                <w:szCs w:val="16"/>
                <w:lang w:val="en-GB"/>
              </w:rPr>
            </w:pPr>
          </w:p>
          <w:p w14:paraId="2ED043C6" w14:textId="77777777" w:rsidR="00521F6D" w:rsidRPr="00014E44" w:rsidRDefault="00521F6D" w:rsidP="00DE1185">
            <w:pPr>
              <w:pStyle w:val="CellBodyCentered"/>
              <w:rPr>
                <w:rFonts w:ascii="Arial Narrow" w:hAnsi="Arial Narrow" w:cs="Arial"/>
                <w:b/>
                <w:color w:val="auto"/>
                <w:sz w:val="16"/>
                <w:szCs w:val="16"/>
                <w:lang w:val="ru-RU"/>
              </w:rPr>
            </w:pPr>
          </w:p>
          <w:p w14:paraId="06C4BECD" w14:textId="77777777" w:rsidR="00521F6D" w:rsidRPr="00014E44" w:rsidRDefault="00521F6D" w:rsidP="00DE1185">
            <w:pPr>
              <w:pStyle w:val="CellBodyCentered"/>
              <w:rPr>
                <w:rFonts w:ascii="Arial Narrow" w:hAnsi="Arial Narrow" w:cs="Arial"/>
                <w:b/>
                <w:color w:val="auto"/>
                <w:sz w:val="16"/>
                <w:szCs w:val="16"/>
                <w:lang w:val="ru-RU"/>
              </w:rPr>
            </w:pPr>
          </w:p>
          <w:p w14:paraId="44D876F8" w14:textId="77777777" w:rsidR="00521F6D" w:rsidRPr="00014E44" w:rsidRDefault="00521F6D" w:rsidP="00DE1185">
            <w:pPr>
              <w:pStyle w:val="CellBodyCentered"/>
              <w:rPr>
                <w:rFonts w:ascii="Arial Narrow" w:hAnsi="Arial Narrow" w:cs="Arial"/>
                <w:b/>
                <w:color w:val="auto"/>
                <w:sz w:val="16"/>
                <w:szCs w:val="16"/>
                <w:lang w:val="ru-RU"/>
              </w:rPr>
            </w:pPr>
          </w:p>
          <w:p w14:paraId="3F58E049" w14:textId="77777777" w:rsidR="00521F6D" w:rsidRPr="00014E44" w:rsidRDefault="00521F6D" w:rsidP="00DE1185">
            <w:pPr>
              <w:pStyle w:val="CellBodyCentered"/>
              <w:rPr>
                <w:rFonts w:ascii="Arial Narrow" w:hAnsi="Arial Narrow" w:cs="Arial"/>
                <w:b/>
                <w:color w:val="auto"/>
                <w:sz w:val="16"/>
                <w:szCs w:val="16"/>
                <w:lang w:val="ru-RU"/>
              </w:rPr>
            </w:pPr>
          </w:p>
          <w:p w14:paraId="4FA12257" w14:textId="77777777" w:rsidR="00521F6D" w:rsidRPr="00014E44" w:rsidRDefault="00521F6D" w:rsidP="00DE1185">
            <w:pPr>
              <w:pStyle w:val="CellBodyCentered"/>
              <w:rPr>
                <w:rFonts w:ascii="Arial Narrow" w:hAnsi="Arial Narrow" w:cs="Arial"/>
                <w:b/>
                <w:color w:val="auto"/>
                <w:sz w:val="16"/>
                <w:szCs w:val="16"/>
                <w:lang w:val="ru-RU"/>
              </w:rPr>
            </w:pPr>
          </w:p>
          <w:p w14:paraId="73AF4AEE" w14:textId="77777777" w:rsidR="00521F6D" w:rsidRPr="00014E44" w:rsidRDefault="00521F6D" w:rsidP="00DE1185">
            <w:pPr>
              <w:pStyle w:val="CellBodyCentered"/>
              <w:rPr>
                <w:rFonts w:ascii="Arial Narrow" w:hAnsi="Arial Narrow" w:cs="Arial"/>
                <w:b/>
                <w:color w:val="auto"/>
                <w:sz w:val="16"/>
                <w:szCs w:val="16"/>
                <w:lang w:val="ru-RU"/>
              </w:rPr>
            </w:pPr>
          </w:p>
          <w:p w14:paraId="26DA78CF" w14:textId="77777777" w:rsidR="00521F6D" w:rsidRPr="00014E44" w:rsidRDefault="00521F6D" w:rsidP="00DE1185">
            <w:pPr>
              <w:pStyle w:val="CellBodyCentered"/>
              <w:rPr>
                <w:rFonts w:ascii="Arial Narrow" w:hAnsi="Arial Narrow" w:cs="Arial"/>
                <w:b/>
                <w:color w:val="auto"/>
                <w:sz w:val="16"/>
                <w:szCs w:val="16"/>
                <w:lang w:val="ru-RU"/>
              </w:rPr>
            </w:pPr>
          </w:p>
          <w:p w14:paraId="265969DA" w14:textId="77777777" w:rsidR="00521F6D" w:rsidRPr="00014E44" w:rsidRDefault="00521F6D" w:rsidP="00DE1185">
            <w:pPr>
              <w:pStyle w:val="CellBodyCentered"/>
              <w:rPr>
                <w:rFonts w:ascii="Arial Narrow" w:hAnsi="Arial Narrow" w:cs="Arial"/>
                <w:b/>
                <w:color w:val="auto"/>
                <w:sz w:val="16"/>
                <w:szCs w:val="16"/>
                <w:lang w:val="ru-RU"/>
              </w:rPr>
            </w:pPr>
          </w:p>
          <w:p w14:paraId="4F3EA311" w14:textId="77777777" w:rsidR="00521F6D" w:rsidRPr="00014E44" w:rsidRDefault="00521F6D" w:rsidP="00DE1185">
            <w:pPr>
              <w:pStyle w:val="CellBodyCentered"/>
              <w:rPr>
                <w:rFonts w:ascii="Arial Narrow" w:hAnsi="Arial Narrow" w:cs="Arial"/>
                <w:b/>
                <w:color w:val="auto"/>
                <w:sz w:val="16"/>
                <w:szCs w:val="16"/>
                <w:lang w:val="ru-RU"/>
              </w:rPr>
            </w:pPr>
          </w:p>
          <w:p w14:paraId="310298F8" w14:textId="77777777" w:rsidR="00521F6D" w:rsidRPr="00014E44" w:rsidRDefault="00521F6D" w:rsidP="00DE1185">
            <w:pPr>
              <w:pStyle w:val="CellBodyCentered"/>
              <w:rPr>
                <w:rFonts w:ascii="Arial Narrow" w:hAnsi="Arial Narrow" w:cs="Arial"/>
                <w:b/>
                <w:color w:val="auto"/>
                <w:sz w:val="16"/>
                <w:szCs w:val="16"/>
                <w:lang w:val="ru-RU"/>
              </w:rPr>
            </w:pPr>
          </w:p>
          <w:p w14:paraId="4BB33B1C" w14:textId="77777777" w:rsidR="00521F6D" w:rsidRPr="00014E44" w:rsidRDefault="00521F6D" w:rsidP="00DE1185">
            <w:pPr>
              <w:pStyle w:val="CellBodyCentered"/>
              <w:rPr>
                <w:rFonts w:ascii="Arial Narrow" w:hAnsi="Arial Narrow" w:cs="Arial"/>
                <w:b/>
                <w:color w:val="auto"/>
                <w:sz w:val="16"/>
                <w:szCs w:val="16"/>
                <w:lang w:val="ru-RU"/>
              </w:rPr>
            </w:pPr>
          </w:p>
          <w:p w14:paraId="35EF72EB" w14:textId="77777777" w:rsidR="00521F6D" w:rsidRPr="00014E44" w:rsidRDefault="00521F6D" w:rsidP="00DE1185">
            <w:pPr>
              <w:pStyle w:val="CellBodyCentered"/>
              <w:rPr>
                <w:rFonts w:ascii="Arial Narrow" w:hAnsi="Arial Narrow" w:cs="Arial"/>
                <w:b/>
                <w:color w:val="auto"/>
                <w:sz w:val="16"/>
                <w:szCs w:val="16"/>
                <w:lang w:val="ru-RU"/>
              </w:rPr>
            </w:pPr>
          </w:p>
          <w:p w14:paraId="3E1881BB" w14:textId="77777777" w:rsidR="00521F6D" w:rsidRPr="00014E44" w:rsidRDefault="00521F6D" w:rsidP="00DE1185">
            <w:pPr>
              <w:pStyle w:val="CellBodyCentered"/>
              <w:rPr>
                <w:rFonts w:ascii="Arial Narrow" w:hAnsi="Arial Narrow" w:cs="Arial"/>
                <w:b/>
                <w:color w:val="auto"/>
                <w:sz w:val="16"/>
                <w:szCs w:val="16"/>
                <w:lang w:val="ru-RU"/>
              </w:rPr>
            </w:pPr>
          </w:p>
          <w:p w14:paraId="4D35AD0A" w14:textId="77777777" w:rsidR="00521F6D" w:rsidRPr="00014E44" w:rsidRDefault="00521F6D" w:rsidP="00DE1185">
            <w:pPr>
              <w:pStyle w:val="CellBodyCentered"/>
              <w:rPr>
                <w:rFonts w:ascii="Arial Narrow" w:hAnsi="Arial Narrow" w:cs="Arial"/>
                <w:b/>
                <w:color w:val="auto"/>
                <w:sz w:val="16"/>
                <w:szCs w:val="16"/>
                <w:lang w:val="ru-RU"/>
              </w:rPr>
            </w:pPr>
          </w:p>
          <w:p w14:paraId="3E535436" w14:textId="77777777" w:rsidR="00521F6D" w:rsidRPr="00014E44" w:rsidRDefault="00521F6D" w:rsidP="00DE1185">
            <w:pPr>
              <w:pStyle w:val="CellBodyCentered"/>
              <w:rPr>
                <w:rFonts w:ascii="Arial Narrow" w:hAnsi="Arial Narrow" w:cs="Arial"/>
                <w:b/>
                <w:color w:val="auto"/>
                <w:sz w:val="16"/>
                <w:szCs w:val="16"/>
                <w:lang w:val="ru-RU"/>
              </w:rPr>
            </w:pPr>
          </w:p>
          <w:p w14:paraId="7E4CD0E2" w14:textId="77777777" w:rsidR="00521F6D" w:rsidRPr="00014E44" w:rsidRDefault="00521F6D" w:rsidP="00DE1185">
            <w:pPr>
              <w:pStyle w:val="CellBodyCentered"/>
              <w:rPr>
                <w:rFonts w:ascii="Arial Narrow" w:hAnsi="Arial Narrow" w:cs="Arial"/>
                <w:b/>
                <w:color w:val="auto"/>
                <w:sz w:val="16"/>
                <w:szCs w:val="16"/>
                <w:lang w:val="en-GB"/>
              </w:rPr>
            </w:pPr>
          </w:p>
          <w:p w14:paraId="63F66ADB" w14:textId="77777777" w:rsidR="00521F6D" w:rsidRPr="00014E44" w:rsidRDefault="00521F6D" w:rsidP="00DE1185">
            <w:pPr>
              <w:pStyle w:val="CellBodyCentered"/>
              <w:rPr>
                <w:rFonts w:ascii="Arial Narrow" w:hAnsi="Arial Narrow" w:cs="Arial"/>
                <w:b/>
                <w:color w:val="auto"/>
                <w:sz w:val="16"/>
                <w:szCs w:val="16"/>
                <w:lang w:val="en-GB"/>
              </w:rPr>
            </w:pPr>
          </w:p>
          <w:p w14:paraId="7F6E3E07" w14:textId="77777777" w:rsidR="00521F6D" w:rsidRPr="00014E44" w:rsidRDefault="00521F6D" w:rsidP="00DE1185">
            <w:pPr>
              <w:pStyle w:val="CellBodyCentered"/>
              <w:rPr>
                <w:rFonts w:ascii="Arial Narrow" w:hAnsi="Arial Narrow" w:cs="Arial"/>
                <w:b/>
                <w:color w:val="auto"/>
                <w:sz w:val="16"/>
                <w:szCs w:val="16"/>
                <w:lang w:val="en-GB"/>
              </w:rPr>
            </w:pPr>
          </w:p>
          <w:p w14:paraId="434E9704" w14:textId="77777777" w:rsidR="00521F6D" w:rsidRPr="00014E44" w:rsidRDefault="00521F6D" w:rsidP="00DE1185">
            <w:pPr>
              <w:pStyle w:val="CellBodyCentered"/>
              <w:rPr>
                <w:rFonts w:ascii="Arial Narrow" w:hAnsi="Arial Narrow" w:cs="Arial"/>
                <w:b/>
                <w:color w:val="auto"/>
                <w:sz w:val="16"/>
                <w:szCs w:val="16"/>
                <w:lang w:val="en-GB"/>
              </w:rPr>
            </w:pPr>
          </w:p>
          <w:p w14:paraId="390453B0" w14:textId="77777777" w:rsidR="00521F6D" w:rsidRPr="00014E44" w:rsidRDefault="00521F6D" w:rsidP="00DE1185">
            <w:pPr>
              <w:pStyle w:val="CellBodyCentered"/>
              <w:rPr>
                <w:rFonts w:ascii="Arial Narrow" w:hAnsi="Arial Narrow" w:cs="Arial"/>
                <w:b/>
                <w:color w:val="auto"/>
                <w:sz w:val="16"/>
                <w:szCs w:val="16"/>
                <w:lang w:val="en-GB"/>
              </w:rPr>
            </w:pPr>
          </w:p>
          <w:p w14:paraId="5597065B" w14:textId="25A42F58" w:rsidR="0002771A" w:rsidRPr="00014E44" w:rsidRDefault="0002771A"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lastRenderedPageBreak/>
              <w:t>150P22</w:t>
            </w:r>
          </w:p>
          <w:p w14:paraId="52D8C9FB" w14:textId="0AF600CB" w:rsidR="00521F6D" w:rsidRPr="00014E44" w:rsidRDefault="0002771A" w:rsidP="00DE1185">
            <w:pPr>
              <w:pStyle w:val="CellBodyCentered"/>
              <w:rPr>
                <w:rFonts w:ascii="Arial Narrow" w:hAnsi="Arial Narrow" w:cs="Arial"/>
                <w:b/>
                <w:color w:val="auto"/>
                <w:sz w:val="16"/>
                <w:szCs w:val="16"/>
                <w:lang w:val="en-GB"/>
              </w:rPr>
            </w:pPr>
            <w:r>
              <w:rPr>
                <w:rFonts w:ascii="Arial Narrow" w:hAnsi="Arial Narrow" w:cs="Arial"/>
                <w:b/>
                <w:color w:val="auto"/>
                <w:sz w:val="16"/>
                <w:szCs w:val="16"/>
                <w:lang w:val="en-GB"/>
              </w:rPr>
              <w:t>Cont.</w:t>
            </w:r>
          </w:p>
          <w:p w14:paraId="61C98670" w14:textId="77777777" w:rsidR="00521F6D" w:rsidRPr="00014E44" w:rsidRDefault="00521F6D" w:rsidP="00DE1185">
            <w:pPr>
              <w:pStyle w:val="CellBodyCentered"/>
              <w:rPr>
                <w:rFonts w:ascii="Arial Narrow" w:hAnsi="Arial Narrow" w:cs="Arial"/>
                <w:b/>
                <w:color w:val="auto"/>
                <w:sz w:val="16"/>
                <w:szCs w:val="16"/>
                <w:lang w:val="en-GB"/>
              </w:rPr>
            </w:pPr>
          </w:p>
          <w:p w14:paraId="4169FA9A" w14:textId="77777777" w:rsidR="00521F6D" w:rsidRPr="00014E44" w:rsidRDefault="00521F6D" w:rsidP="00DE1185">
            <w:pPr>
              <w:pStyle w:val="CellBodyCentered"/>
              <w:rPr>
                <w:rFonts w:ascii="Arial Narrow" w:hAnsi="Arial Narrow" w:cs="Arial"/>
                <w:b/>
                <w:color w:val="auto"/>
                <w:sz w:val="16"/>
                <w:szCs w:val="16"/>
                <w:lang w:val="en-GB"/>
              </w:rPr>
            </w:pPr>
          </w:p>
          <w:p w14:paraId="19BFBD50" w14:textId="77777777" w:rsidR="00521F6D" w:rsidRPr="00014E44" w:rsidRDefault="00521F6D" w:rsidP="00DE1185">
            <w:pPr>
              <w:pStyle w:val="CellBodyCentered"/>
              <w:rPr>
                <w:rFonts w:ascii="Arial Narrow" w:hAnsi="Arial Narrow" w:cs="Arial"/>
                <w:b/>
                <w:color w:val="auto"/>
                <w:sz w:val="16"/>
                <w:szCs w:val="16"/>
                <w:lang w:val="en-GB"/>
              </w:rPr>
            </w:pPr>
          </w:p>
          <w:p w14:paraId="6ADCE04C" w14:textId="77777777" w:rsidR="00521F6D" w:rsidRPr="00014E44" w:rsidRDefault="00521F6D"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3695ABD6" w14:textId="77777777" w:rsidR="00521F6D" w:rsidRPr="00014E44" w:rsidRDefault="00521F6D" w:rsidP="00DE1185">
            <w:pPr>
              <w:pStyle w:val="CellBodyCentered"/>
              <w:rPr>
                <w:rFonts w:ascii="Arial Narrow" w:hAnsi="Arial Narrow" w:cs="Arial"/>
                <w:color w:val="auto"/>
                <w:sz w:val="16"/>
                <w:szCs w:val="16"/>
                <w:lang w:val="en-GB"/>
              </w:rPr>
            </w:pPr>
          </w:p>
          <w:p w14:paraId="26EDFDB2" w14:textId="77777777" w:rsidR="00521F6D" w:rsidRPr="00014E44" w:rsidDel="00076A62" w:rsidRDefault="00521F6D" w:rsidP="00DE1185">
            <w:pPr>
              <w:pStyle w:val="CellBodyCentered"/>
              <w:rPr>
                <w:del w:id="4784" w:author="Zhunisbayev, Olzhasbek [Bolashak Atyrau Limited]" w:date="2023-10-16T09:36:00Z"/>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132A5E0C" w14:textId="0BCEF4A5" w:rsidR="00521F6D" w:rsidRPr="00014E44" w:rsidDel="00076A62" w:rsidRDefault="00521F6D">
            <w:pPr>
              <w:pStyle w:val="CellBodyCentered"/>
              <w:jc w:val="left"/>
              <w:rPr>
                <w:del w:id="4785" w:author="Zhunisbayev, Olzhasbek [Bolashak Atyrau Limited]" w:date="2023-10-16T09:36:00Z"/>
                <w:rFonts w:ascii="Arial Narrow" w:hAnsi="Arial Narrow" w:cs="Arial"/>
                <w:color w:val="auto"/>
                <w:sz w:val="16"/>
                <w:szCs w:val="16"/>
                <w:lang w:val="en-GB"/>
              </w:rPr>
              <w:pPrChange w:id="4786" w:author="Zhunisbayev, Olzhasbek [Bolashak Atyrau Limited]" w:date="2023-10-16T09:36:00Z">
                <w:pPr>
                  <w:pStyle w:val="CellBodyCentered"/>
                </w:pPr>
              </w:pPrChange>
            </w:pPr>
            <w:del w:id="4787" w:author="Zhunisbayev, Olzhasbek [Bolashak Atyrau Limited]" w:date="2023-10-16T09:36: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p w14:paraId="5B66B7AB" w14:textId="77777777" w:rsidR="00521F6D" w:rsidRPr="00014E44" w:rsidRDefault="00521F6D" w:rsidP="00DE1185">
            <w:pPr>
              <w:pStyle w:val="CellBodyCentered"/>
              <w:rPr>
                <w:rFonts w:ascii="Arial Narrow" w:hAnsi="Arial Narrow" w:cs="Arial"/>
                <w:color w:val="auto"/>
                <w:sz w:val="16"/>
                <w:szCs w:val="16"/>
                <w:lang w:val="en-GB"/>
              </w:rPr>
            </w:pPr>
          </w:p>
          <w:p w14:paraId="0EA0F5A3" w14:textId="77777777" w:rsidR="00521F6D" w:rsidRPr="00014E44" w:rsidRDefault="00521F6D" w:rsidP="00DE1185">
            <w:pPr>
              <w:pStyle w:val="CellBodyCentered"/>
              <w:rPr>
                <w:rFonts w:ascii="Arial Narrow" w:hAnsi="Arial Narrow" w:cs="Arial"/>
                <w:color w:val="auto"/>
                <w:sz w:val="16"/>
                <w:szCs w:val="16"/>
                <w:lang w:val="en-GB"/>
              </w:rPr>
            </w:pPr>
          </w:p>
          <w:p w14:paraId="4FFC31E0" w14:textId="77777777" w:rsidR="00521F6D" w:rsidRPr="00014E44" w:rsidRDefault="00521F6D" w:rsidP="00DE1185">
            <w:pPr>
              <w:pStyle w:val="CellBodyCentered"/>
              <w:rPr>
                <w:rFonts w:ascii="Arial Narrow" w:hAnsi="Arial Narrow" w:cs="Arial"/>
                <w:color w:val="auto"/>
                <w:sz w:val="16"/>
                <w:szCs w:val="16"/>
                <w:lang w:val="en-GB"/>
              </w:rPr>
            </w:pPr>
          </w:p>
          <w:p w14:paraId="1912390A" w14:textId="77777777" w:rsidR="00521F6D" w:rsidRPr="00014E44" w:rsidRDefault="00521F6D" w:rsidP="00DE1185">
            <w:pPr>
              <w:pStyle w:val="CellBodyCentered"/>
              <w:rPr>
                <w:rFonts w:ascii="Arial Narrow" w:hAnsi="Arial Narrow" w:cs="Arial"/>
                <w:color w:val="auto"/>
                <w:sz w:val="16"/>
                <w:szCs w:val="16"/>
                <w:lang w:val="en-GB"/>
              </w:rPr>
            </w:pPr>
          </w:p>
          <w:p w14:paraId="6B23063A" w14:textId="77777777" w:rsidR="00521F6D" w:rsidRPr="00014E44" w:rsidRDefault="00521F6D" w:rsidP="00DE1185">
            <w:pPr>
              <w:pStyle w:val="CellBodyCentered"/>
              <w:rPr>
                <w:rFonts w:ascii="Arial Narrow" w:hAnsi="Arial Narrow" w:cs="Arial"/>
                <w:color w:val="auto"/>
                <w:sz w:val="16"/>
                <w:szCs w:val="16"/>
                <w:lang w:val="en-GB"/>
              </w:rPr>
            </w:pPr>
          </w:p>
          <w:p w14:paraId="39B2D7DB" w14:textId="77777777" w:rsidR="00521F6D" w:rsidRPr="00014E44" w:rsidRDefault="00521F6D" w:rsidP="00DE1185">
            <w:pPr>
              <w:pStyle w:val="CellBodyCentered"/>
              <w:rPr>
                <w:rFonts w:ascii="Arial Narrow" w:hAnsi="Arial Narrow" w:cs="Arial"/>
                <w:color w:val="auto"/>
                <w:sz w:val="16"/>
                <w:szCs w:val="16"/>
                <w:lang w:val="en-GB"/>
              </w:rPr>
            </w:pPr>
          </w:p>
          <w:p w14:paraId="1D0FBEE8" w14:textId="77777777" w:rsidR="00521F6D" w:rsidRPr="00014E44" w:rsidRDefault="00521F6D" w:rsidP="00DE1185">
            <w:pPr>
              <w:pStyle w:val="CellBodyCentered"/>
              <w:rPr>
                <w:rFonts w:ascii="Arial Narrow" w:hAnsi="Arial Narrow" w:cs="Arial"/>
                <w:color w:val="auto"/>
                <w:sz w:val="16"/>
                <w:szCs w:val="16"/>
                <w:lang w:val="en-GB"/>
              </w:rPr>
            </w:pPr>
          </w:p>
          <w:p w14:paraId="001B95AA" w14:textId="77777777" w:rsidR="00521F6D" w:rsidRPr="00014E44" w:rsidRDefault="00521F6D" w:rsidP="00DE1185">
            <w:pPr>
              <w:pStyle w:val="CellBodyCentered"/>
              <w:rPr>
                <w:rFonts w:ascii="Arial Narrow" w:hAnsi="Arial Narrow" w:cs="Arial"/>
                <w:color w:val="auto"/>
                <w:sz w:val="16"/>
                <w:szCs w:val="16"/>
                <w:lang w:val="en-GB"/>
              </w:rPr>
            </w:pPr>
          </w:p>
          <w:p w14:paraId="3D4943E5" w14:textId="77777777" w:rsidR="00521F6D" w:rsidRPr="00014E44" w:rsidRDefault="00521F6D" w:rsidP="00DE1185">
            <w:pPr>
              <w:pStyle w:val="CellBodyCentered"/>
              <w:rPr>
                <w:rFonts w:ascii="Arial Narrow" w:hAnsi="Arial Narrow" w:cs="Arial"/>
                <w:color w:val="auto"/>
                <w:sz w:val="16"/>
                <w:szCs w:val="16"/>
                <w:lang w:val="en-GB"/>
              </w:rPr>
            </w:pPr>
          </w:p>
          <w:p w14:paraId="3EBE7751" w14:textId="77777777" w:rsidR="00521F6D" w:rsidRPr="00014E44" w:rsidRDefault="00521F6D" w:rsidP="00DE1185">
            <w:pPr>
              <w:pStyle w:val="CellBodyCentered"/>
              <w:rPr>
                <w:rFonts w:ascii="Arial Narrow" w:hAnsi="Arial Narrow" w:cs="Arial"/>
                <w:color w:val="auto"/>
                <w:sz w:val="16"/>
                <w:szCs w:val="16"/>
                <w:lang w:val="en-GB"/>
              </w:rPr>
            </w:pPr>
          </w:p>
          <w:p w14:paraId="2BF43F76" w14:textId="77777777" w:rsidR="00521F6D" w:rsidRPr="00014E44" w:rsidRDefault="00521F6D" w:rsidP="00DE1185">
            <w:pPr>
              <w:pStyle w:val="CellBodyCentered"/>
              <w:rPr>
                <w:rFonts w:ascii="Arial Narrow" w:hAnsi="Arial Narrow" w:cs="Arial"/>
                <w:color w:val="auto"/>
                <w:sz w:val="16"/>
                <w:szCs w:val="16"/>
                <w:lang w:val="en-GB"/>
              </w:rPr>
            </w:pPr>
          </w:p>
          <w:p w14:paraId="54334DF5" w14:textId="77777777" w:rsidR="00521F6D" w:rsidRPr="00014E44" w:rsidRDefault="00521F6D" w:rsidP="00DE1185">
            <w:pPr>
              <w:pStyle w:val="CellBodyCentered"/>
              <w:rPr>
                <w:rFonts w:ascii="Arial Narrow" w:hAnsi="Arial Narrow" w:cs="Arial"/>
                <w:color w:val="auto"/>
                <w:sz w:val="16"/>
                <w:szCs w:val="16"/>
                <w:lang w:val="en-GB"/>
              </w:rPr>
            </w:pPr>
          </w:p>
          <w:p w14:paraId="4F42A3C4" w14:textId="77777777" w:rsidR="00521F6D" w:rsidRPr="00014E44" w:rsidRDefault="00521F6D" w:rsidP="00DE1185">
            <w:pPr>
              <w:pStyle w:val="CellBodyCentered"/>
              <w:rPr>
                <w:rFonts w:ascii="Arial Narrow" w:hAnsi="Arial Narrow" w:cs="Arial"/>
                <w:color w:val="auto"/>
                <w:sz w:val="16"/>
                <w:szCs w:val="16"/>
                <w:lang w:val="en-GB"/>
              </w:rPr>
            </w:pPr>
          </w:p>
          <w:p w14:paraId="4A918865" w14:textId="77777777" w:rsidR="00521F6D" w:rsidRPr="00014E44" w:rsidRDefault="00521F6D" w:rsidP="00DE1185">
            <w:pPr>
              <w:pStyle w:val="CellBodyCentered"/>
              <w:rPr>
                <w:rFonts w:ascii="Arial Narrow" w:hAnsi="Arial Narrow" w:cs="Arial"/>
                <w:color w:val="auto"/>
                <w:sz w:val="16"/>
                <w:szCs w:val="16"/>
                <w:lang w:val="en-GB"/>
              </w:rPr>
            </w:pPr>
          </w:p>
          <w:p w14:paraId="4C2A5DA3" w14:textId="77777777" w:rsidR="00521F6D" w:rsidRPr="00014E44" w:rsidRDefault="00521F6D" w:rsidP="00DE1185">
            <w:pPr>
              <w:pStyle w:val="CellBodyCentered"/>
              <w:rPr>
                <w:rFonts w:ascii="Arial Narrow" w:hAnsi="Arial Narrow" w:cs="Arial"/>
                <w:color w:val="auto"/>
                <w:sz w:val="16"/>
                <w:szCs w:val="16"/>
                <w:lang w:val="en-GB"/>
              </w:rPr>
            </w:pPr>
          </w:p>
          <w:p w14:paraId="105712FB" w14:textId="77777777" w:rsidR="00521F6D" w:rsidRPr="00014E44" w:rsidRDefault="00521F6D" w:rsidP="00DE1185">
            <w:pPr>
              <w:pStyle w:val="CellBodyCentered"/>
              <w:rPr>
                <w:rFonts w:ascii="Arial Narrow" w:hAnsi="Arial Narrow" w:cs="Arial"/>
                <w:color w:val="auto"/>
                <w:sz w:val="16"/>
                <w:szCs w:val="16"/>
                <w:lang w:val="en-GB"/>
              </w:rPr>
            </w:pPr>
          </w:p>
          <w:p w14:paraId="777FD5B6" w14:textId="77777777" w:rsidR="00521F6D" w:rsidRPr="00014E44" w:rsidRDefault="00521F6D" w:rsidP="00DE1185">
            <w:pPr>
              <w:pStyle w:val="CellBodyCentered"/>
              <w:rPr>
                <w:rFonts w:ascii="Arial Narrow" w:hAnsi="Arial Narrow" w:cs="Arial"/>
                <w:color w:val="auto"/>
                <w:sz w:val="16"/>
                <w:szCs w:val="16"/>
                <w:lang w:val="en-GB"/>
              </w:rPr>
            </w:pPr>
          </w:p>
          <w:p w14:paraId="7E369F99" w14:textId="77777777" w:rsidR="00521F6D" w:rsidRPr="00014E44" w:rsidRDefault="00521F6D" w:rsidP="00DE1185">
            <w:pPr>
              <w:pStyle w:val="CellBodyCentered"/>
              <w:rPr>
                <w:rFonts w:ascii="Arial Narrow" w:hAnsi="Arial Narrow" w:cs="Arial"/>
                <w:color w:val="auto"/>
                <w:sz w:val="16"/>
                <w:szCs w:val="16"/>
                <w:lang w:val="en-GB"/>
              </w:rPr>
            </w:pPr>
          </w:p>
          <w:p w14:paraId="1095B3C9" w14:textId="77777777" w:rsidR="00521F6D" w:rsidRPr="00014E44" w:rsidRDefault="00521F6D" w:rsidP="00DE1185">
            <w:pPr>
              <w:pStyle w:val="CellBodyCentered"/>
              <w:rPr>
                <w:rFonts w:ascii="Arial Narrow" w:hAnsi="Arial Narrow" w:cs="Arial"/>
                <w:color w:val="auto"/>
                <w:sz w:val="16"/>
                <w:szCs w:val="16"/>
                <w:lang w:val="en-GB"/>
              </w:rPr>
            </w:pPr>
          </w:p>
          <w:p w14:paraId="5A1EDB98" w14:textId="77777777" w:rsidR="00521F6D" w:rsidRPr="00014E44" w:rsidRDefault="00521F6D" w:rsidP="00DE1185">
            <w:pPr>
              <w:pStyle w:val="CellBodyCentered"/>
              <w:rPr>
                <w:rFonts w:ascii="Arial Narrow" w:hAnsi="Arial Narrow" w:cs="Arial"/>
                <w:color w:val="auto"/>
                <w:sz w:val="16"/>
                <w:szCs w:val="16"/>
                <w:lang w:val="en-GB"/>
              </w:rPr>
            </w:pPr>
          </w:p>
          <w:p w14:paraId="6CDB2B2F" w14:textId="77777777" w:rsidR="00521F6D" w:rsidRPr="00014E44" w:rsidRDefault="00521F6D" w:rsidP="00DE1185">
            <w:pPr>
              <w:pStyle w:val="CellBodyCentered"/>
              <w:rPr>
                <w:rFonts w:ascii="Arial Narrow" w:hAnsi="Arial Narrow" w:cs="Arial"/>
                <w:color w:val="auto"/>
                <w:sz w:val="16"/>
                <w:szCs w:val="16"/>
                <w:lang w:val="en-GB"/>
              </w:rPr>
            </w:pPr>
          </w:p>
          <w:p w14:paraId="2F14A987" w14:textId="77777777" w:rsidR="00521F6D" w:rsidRPr="00014E44" w:rsidRDefault="00521F6D" w:rsidP="00DE1185">
            <w:pPr>
              <w:pStyle w:val="CellBodyCentered"/>
              <w:rPr>
                <w:rFonts w:ascii="Arial Narrow" w:hAnsi="Arial Narrow" w:cs="Arial"/>
                <w:color w:val="auto"/>
                <w:sz w:val="16"/>
                <w:szCs w:val="16"/>
                <w:lang w:val="en-GB"/>
              </w:rPr>
            </w:pPr>
          </w:p>
          <w:p w14:paraId="46B878D5" w14:textId="77777777" w:rsidR="00521F6D" w:rsidRPr="00014E44" w:rsidRDefault="00521F6D" w:rsidP="00DE1185">
            <w:pPr>
              <w:pStyle w:val="CellBodyCentered"/>
              <w:rPr>
                <w:rFonts w:ascii="Arial Narrow" w:hAnsi="Arial Narrow" w:cs="Arial"/>
                <w:color w:val="auto"/>
                <w:sz w:val="16"/>
                <w:szCs w:val="16"/>
                <w:lang w:val="en-GB"/>
              </w:rPr>
            </w:pPr>
          </w:p>
          <w:p w14:paraId="2E006696" w14:textId="77777777" w:rsidR="00521F6D" w:rsidRPr="00014E44" w:rsidRDefault="00521F6D" w:rsidP="00DE1185">
            <w:pPr>
              <w:pStyle w:val="CellBodyCentered"/>
              <w:rPr>
                <w:rFonts w:ascii="Arial Narrow" w:hAnsi="Arial Narrow" w:cs="Arial"/>
                <w:color w:val="auto"/>
                <w:sz w:val="16"/>
                <w:szCs w:val="16"/>
                <w:lang w:val="ru-RU"/>
              </w:rPr>
            </w:pPr>
          </w:p>
          <w:p w14:paraId="606C4ED9" w14:textId="77777777" w:rsidR="00521F6D" w:rsidRPr="00014E44" w:rsidRDefault="00521F6D" w:rsidP="00DE1185">
            <w:pPr>
              <w:pStyle w:val="CellBodyCentered"/>
              <w:rPr>
                <w:rFonts w:ascii="Arial Narrow" w:hAnsi="Arial Narrow" w:cs="Arial"/>
                <w:color w:val="auto"/>
                <w:sz w:val="16"/>
                <w:szCs w:val="16"/>
                <w:lang w:val="ru-RU"/>
              </w:rPr>
            </w:pPr>
          </w:p>
          <w:p w14:paraId="3619CA2D" w14:textId="77777777" w:rsidR="00521F6D" w:rsidRPr="00014E44" w:rsidRDefault="00521F6D" w:rsidP="00DE1185">
            <w:pPr>
              <w:pStyle w:val="CellBodyCentered"/>
              <w:rPr>
                <w:rFonts w:ascii="Arial Narrow" w:hAnsi="Arial Narrow" w:cs="Arial"/>
                <w:color w:val="auto"/>
                <w:sz w:val="16"/>
                <w:szCs w:val="16"/>
                <w:lang w:val="ru-RU"/>
              </w:rPr>
            </w:pPr>
          </w:p>
          <w:p w14:paraId="166DF70B" w14:textId="77777777" w:rsidR="00521F6D" w:rsidRPr="00014E44" w:rsidRDefault="00521F6D" w:rsidP="00DE1185">
            <w:pPr>
              <w:pStyle w:val="CellBodyCentered"/>
              <w:rPr>
                <w:rFonts w:ascii="Arial Narrow" w:hAnsi="Arial Narrow" w:cs="Arial"/>
                <w:color w:val="auto"/>
                <w:sz w:val="16"/>
                <w:szCs w:val="16"/>
                <w:lang w:val="ru-RU"/>
              </w:rPr>
            </w:pPr>
          </w:p>
          <w:p w14:paraId="13AB1A8B" w14:textId="77777777" w:rsidR="00521F6D" w:rsidRPr="00014E44" w:rsidRDefault="00521F6D" w:rsidP="00DE1185">
            <w:pPr>
              <w:pStyle w:val="CellBodyCentered"/>
              <w:rPr>
                <w:rFonts w:ascii="Arial Narrow" w:hAnsi="Arial Narrow" w:cs="Arial"/>
                <w:color w:val="auto"/>
                <w:sz w:val="16"/>
                <w:szCs w:val="16"/>
                <w:lang w:val="ru-RU"/>
              </w:rPr>
            </w:pPr>
          </w:p>
          <w:p w14:paraId="26260D28" w14:textId="77777777" w:rsidR="00521F6D" w:rsidRPr="00014E44" w:rsidRDefault="00521F6D" w:rsidP="00DE1185">
            <w:pPr>
              <w:pStyle w:val="CellBodyCentered"/>
              <w:rPr>
                <w:rFonts w:ascii="Arial Narrow" w:hAnsi="Arial Narrow" w:cs="Arial"/>
                <w:color w:val="auto"/>
                <w:sz w:val="16"/>
                <w:szCs w:val="16"/>
                <w:lang w:val="ru-RU"/>
              </w:rPr>
            </w:pPr>
          </w:p>
          <w:p w14:paraId="1CD37606" w14:textId="77777777" w:rsidR="00521F6D" w:rsidRPr="00014E44" w:rsidRDefault="00521F6D" w:rsidP="00DE1185">
            <w:pPr>
              <w:pStyle w:val="CellBodyCentered"/>
              <w:rPr>
                <w:rFonts w:ascii="Arial Narrow" w:hAnsi="Arial Narrow" w:cs="Arial"/>
                <w:color w:val="auto"/>
                <w:sz w:val="16"/>
                <w:szCs w:val="16"/>
                <w:lang w:val="ru-RU"/>
              </w:rPr>
            </w:pPr>
          </w:p>
          <w:p w14:paraId="77638A62" w14:textId="77777777" w:rsidR="00521F6D" w:rsidRPr="00014E44" w:rsidRDefault="00521F6D" w:rsidP="00DE1185">
            <w:pPr>
              <w:pStyle w:val="CellBodyCentered"/>
              <w:rPr>
                <w:rFonts w:ascii="Arial Narrow" w:hAnsi="Arial Narrow" w:cs="Arial"/>
                <w:color w:val="auto"/>
                <w:sz w:val="16"/>
                <w:szCs w:val="16"/>
                <w:lang w:val="ru-RU"/>
              </w:rPr>
            </w:pPr>
          </w:p>
          <w:p w14:paraId="40C0D95F" w14:textId="77777777" w:rsidR="00521F6D" w:rsidRPr="00014E44" w:rsidRDefault="00521F6D" w:rsidP="00DE1185">
            <w:pPr>
              <w:pStyle w:val="CellBodyCentered"/>
              <w:rPr>
                <w:rFonts w:ascii="Arial Narrow" w:hAnsi="Arial Narrow" w:cs="Arial"/>
                <w:color w:val="auto"/>
                <w:sz w:val="16"/>
                <w:szCs w:val="16"/>
                <w:lang w:val="ru-RU"/>
              </w:rPr>
            </w:pPr>
          </w:p>
          <w:p w14:paraId="415FF072" w14:textId="77777777" w:rsidR="00521F6D" w:rsidRPr="00014E44" w:rsidRDefault="00521F6D" w:rsidP="00DE1185">
            <w:pPr>
              <w:pStyle w:val="CellBodyCentered"/>
              <w:rPr>
                <w:rFonts w:ascii="Arial Narrow" w:hAnsi="Arial Narrow" w:cs="Arial"/>
                <w:color w:val="auto"/>
                <w:sz w:val="16"/>
                <w:szCs w:val="16"/>
                <w:lang w:val="ru-RU"/>
              </w:rPr>
            </w:pPr>
          </w:p>
          <w:p w14:paraId="18982493" w14:textId="77777777" w:rsidR="00521F6D" w:rsidRPr="00014E44" w:rsidRDefault="00521F6D" w:rsidP="00DE1185">
            <w:pPr>
              <w:pStyle w:val="CellBodyCentered"/>
              <w:rPr>
                <w:rFonts w:ascii="Arial Narrow" w:hAnsi="Arial Narrow" w:cs="Arial"/>
                <w:color w:val="auto"/>
                <w:sz w:val="16"/>
                <w:szCs w:val="16"/>
                <w:lang w:val="ru-RU"/>
              </w:rPr>
            </w:pPr>
          </w:p>
          <w:p w14:paraId="1FBFE91B" w14:textId="77777777" w:rsidR="00521F6D" w:rsidRPr="00014E44" w:rsidRDefault="00521F6D" w:rsidP="00DE1185">
            <w:pPr>
              <w:pStyle w:val="CellBodyCentered"/>
              <w:rPr>
                <w:rFonts w:ascii="Arial Narrow" w:hAnsi="Arial Narrow" w:cs="Arial"/>
                <w:color w:val="auto"/>
                <w:sz w:val="16"/>
                <w:szCs w:val="16"/>
                <w:lang w:val="ru-RU"/>
              </w:rPr>
            </w:pPr>
          </w:p>
          <w:p w14:paraId="14BF82CD" w14:textId="77777777" w:rsidR="00521F6D" w:rsidRPr="00014E44" w:rsidRDefault="00521F6D" w:rsidP="00DE1185">
            <w:pPr>
              <w:pStyle w:val="CellBodyCentered"/>
              <w:rPr>
                <w:rFonts w:ascii="Arial Narrow" w:hAnsi="Arial Narrow" w:cs="Arial"/>
                <w:color w:val="auto"/>
                <w:sz w:val="16"/>
                <w:szCs w:val="16"/>
                <w:lang w:val="ru-RU"/>
              </w:rPr>
            </w:pPr>
          </w:p>
          <w:p w14:paraId="4C314AE5" w14:textId="77777777" w:rsidR="00521F6D" w:rsidRPr="00014E44" w:rsidRDefault="00521F6D" w:rsidP="00DE1185">
            <w:pPr>
              <w:pStyle w:val="CellBodyCentered"/>
              <w:rPr>
                <w:rFonts w:ascii="Arial Narrow" w:hAnsi="Arial Narrow" w:cs="Arial"/>
                <w:color w:val="auto"/>
                <w:sz w:val="16"/>
                <w:szCs w:val="16"/>
                <w:lang w:val="ru-RU"/>
              </w:rPr>
            </w:pPr>
          </w:p>
          <w:p w14:paraId="624DDE44" w14:textId="7454EC0A" w:rsidR="00521F6D" w:rsidRPr="00014E44" w:rsidRDefault="00521F6D" w:rsidP="00DE1185">
            <w:pPr>
              <w:pStyle w:val="CellBodyCentered"/>
              <w:jc w:val="left"/>
              <w:rPr>
                <w:rFonts w:ascii="Arial Narrow" w:hAnsi="Arial Narrow" w:cs="Arial"/>
                <w:color w:val="auto"/>
                <w:sz w:val="16"/>
                <w:szCs w:val="16"/>
                <w:lang w:val="en-GB"/>
              </w:rPr>
            </w:pPr>
          </w:p>
          <w:p w14:paraId="6054B4F6" w14:textId="77777777" w:rsidR="00521F6D" w:rsidRPr="00014E44" w:rsidRDefault="00521F6D" w:rsidP="00DE1185">
            <w:pPr>
              <w:pStyle w:val="CellBodyCentered"/>
              <w:rPr>
                <w:rFonts w:ascii="Arial Narrow" w:hAnsi="Arial Narrow" w:cs="Arial"/>
                <w:color w:val="auto"/>
                <w:sz w:val="16"/>
                <w:szCs w:val="16"/>
                <w:lang w:val="en-GB"/>
              </w:rPr>
            </w:pPr>
          </w:p>
          <w:p w14:paraId="2CAF2E8A" w14:textId="77777777" w:rsidR="00521F6D" w:rsidRPr="00014E44" w:rsidRDefault="00521F6D" w:rsidP="00DE1185">
            <w:pPr>
              <w:pStyle w:val="CellBodyCentered"/>
              <w:rPr>
                <w:rFonts w:ascii="Arial Narrow" w:hAnsi="Arial Narrow" w:cs="Arial"/>
                <w:color w:val="auto"/>
                <w:sz w:val="16"/>
                <w:szCs w:val="16"/>
                <w:lang w:val="en-GB"/>
              </w:rPr>
            </w:pPr>
          </w:p>
          <w:p w14:paraId="5799308F" w14:textId="77777777" w:rsidR="00521F6D" w:rsidRPr="00014E44" w:rsidRDefault="00521F6D" w:rsidP="00DE1185">
            <w:pPr>
              <w:pStyle w:val="CellBodyCentered"/>
              <w:rPr>
                <w:rFonts w:ascii="Arial Narrow" w:hAnsi="Arial Narrow" w:cs="Arial"/>
                <w:color w:val="auto"/>
                <w:sz w:val="16"/>
                <w:szCs w:val="16"/>
                <w:lang w:val="en-GB"/>
              </w:rPr>
            </w:pPr>
          </w:p>
          <w:p w14:paraId="2AE8C248" w14:textId="77777777" w:rsidR="00521F6D" w:rsidRPr="00014E44" w:rsidRDefault="00521F6D" w:rsidP="00DE1185">
            <w:pPr>
              <w:pStyle w:val="CellBodyCentered"/>
              <w:rPr>
                <w:rFonts w:ascii="Arial Narrow" w:hAnsi="Arial Narrow" w:cs="Arial"/>
                <w:color w:val="auto"/>
                <w:sz w:val="16"/>
                <w:szCs w:val="16"/>
                <w:lang w:val="en-GB"/>
              </w:rPr>
            </w:pPr>
          </w:p>
          <w:p w14:paraId="3E71FFF3" w14:textId="77777777" w:rsidR="00521F6D" w:rsidRPr="00014E44" w:rsidRDefault="00521F6D" w:rsidP="00DE1185">
            <w:pPr>
              <w:pStyle w:val="CellBodyCentered"/>
              <w:rPr>
                <w:rFonts w:ascii="Arial Narrow" w:hAnsi="Arial Narrow" w:cs="Arial"/>
                <w:color w:val="auto"/>
                <w:sz w:val="16"/>
                <w:szCs w:val="16"/>
                <w:lang w:val="en-GB"/>
              </w:rPr>
            </w:pPr>
          </w:p>
          <w:p w14:paraId="3674E52B" w14:textId="77777777" w:rsidR="00521F6D" w:rsidRPr="00014E44" w:rsidRDefault="00521F6D" w:rsidP="00DE1185">
            <w:pPr>
              <w:pStyle w:val="CellBodyCentered"/>
              <w:rPr>
                <w:rFonts w:ascii="Arial Narrow" w:hAnsi="Arial Narrow" w:cs="Arial"/>
                <w:color w:val="auto"/>
                <w:sz w:val="16"/>
                <w:szCs w:val="16"/>
                <w:lang w:val="en-GB"/>
              </w:rPr>
            </w:pPr>
          </w:p>
          <w:p w14:paraId="3D887EEF" w14:textId="77777777" w:rsidR="00521F6D" w:rsidRPr="00014E44" w:rsidRDefault="00521F6D" w:rsidP="00DE1185">
            <w:pPr>
              <w:pStyle w:val="CellBodyCentered"/>
              <w:rPr>
                <w:rFonts w:ascii="Arial Narrow" w:hAnsi="Arial Narrow" w:cs="Arial"/>
                <w:color w:val="auto"/>
                <w:sz w:val="16"/>
                <w:szCs w:val="16"/>
                <w:lang w:val="en-GB"/>
              </w:rPr>
            </w:pPr>
          </w:p>
          <w:p w14:paraId="387A6846" w14:textId="77777777" w:rsidR="00521F6D" w:rsidRPr="00014E44" w:rsidRDefault="00521F6D" w:rsidP="00DE1185">
            <w:pPr>
              <w:pStyle w:val="CellBodyCentered"/>
              <w:rPr>
                <w:rFonts w:ascii="Arial Narrow" w:hAnsi="Arial Narrow" w:cs="Arial"/>
                <w:color w:val="auto"/>
                <w:sz w:val="16"/>
                <w:szCs w:val="16"/>
                <w:lang w:val="en-GB"/>
              </w:rPr>
            </w:pPr>
          </w:p>
          <w:p w14:paraId="4AFF09EA" w14:textId="77777777" w:rsidR="00521F6D" w:rsidRPr="00014E44" w:rsidRDefault="00521F6D" w:rsidP="00DE1185">
            <w:pPr>
              <w:pStyle w:val="CellBodyCentered"/>
              <w:rPr>
                <w:rFonts w:ascii="Arial Narrow" w:hAnsi="Arial Narrow" w:cs="Arial"/>
                <w:color w:val="auto"/>
                <w:sz w:val="16"/>
                <w:szCs w:val="16"/>
                <w:lang w:val="en-GB"/>
              </w:rPr>
            </w:pPr>
          </w:p>
          <w:p w14:paraId="352C3099" w14:textId="77777777" w:rsidR="00521F6D" w:rsidRPr="00014E44" w:rsidRDefault="00521F6D" w:rsidP="00DE1185">
            <w:pPr>
              <w:pStyle w:val="CellBodyCentered"/>
              <w:rPr>
                <w:rFonts w:ascii="Arial Narrow" w:hAnsi="Arial Narrow" w:cs="Arial"/>
                <w:color w:val="auto"/>
                <w:sz w:val="16"/>
                <w:szCs w:val="16"/>
                <w:lang w:val="en-GB"/>
              </w:rPr>
            </w:pPr>
          </w:p>
          <w:p w14:paraId="7B512835" w14:textId="77777777" w:rsidR="00521F6D" w:rsidRPr="00014E44" w:rsidRDefault="00521F6D" w:rsidP="00DE1185">
            <w:pPr>
              <w:pStyle w:val="CellBodyCentered"/>
              <w:rPr>
                <w:rFonts w:ascii="Arial Narrow" w:hAnsi="Arial Narrow" w:cs="Arial"/>
                <w:color w:val="auto"/>
                <w:sz w:val="16"/>
                <w:szCs w:val="16"/>
                <w:lang w:val="en-GB"/>
              </w:rPr>
            </w:pPr>
          </w:p>
          <w:p w14:paraId="73807628" w14:textId="77777777" w:rsidR="00521F6D" w:rsidRPr="00014E44" w:rsidRDefault="00521F6D" w:rsidP="00DE1185">
            <w:pPr>
              <w:pStyle w:val="CellBodyCentered"/>
              <w:rPr>
                <w:rFonts w:ascii="Arial Narrow" w:hAnsi="Arial Narrow" w:cs="Arial"/>
                <w:color w:val="auto"/>
                <w:sz w:val="16"/>
                <w:szCs w:val="16"/>
                <w:lang w:val="en-GB"/>
              </w:rPr>
            </w:pPr>
          </w:p>
          <w:p w14:paraId="2241D4F1" w14:textId="77777777" w:rsidR="00521F6D" w:rsidRPr="00014E44" w:rsidRDefault="00521F6D" w:rsidP="00DE1185">
            <w:pPr>
              <w:pStyle w:val="CellBodyCentered"/>
              <w:rPr>
                <w:rFonts w:ascii="Arial Narrow" w:hAnsi="Arial Narrow" w:cs="Arial"/>
                <w:color w:val="auto"/>
                <w:sz w:val="16"/>
                <w:szCs w:val="16"/>
                <w:lang w:val="en-GB"/>
              </w:rPr>
            </w:pPr>
          </w:p>
          <w:p w14:paraId="5292F77E" w14:textId="77777777" w:rsidR="00521F6D" w:rsidRPr="00014E44" w:rsidRDefault="00521F6D" w:rsidP="00DE1185">
            <w:pPr>
              <w:pStyle w:val="CellBodyCentered"/>
              <w:rPr>
                <w:rFonts w:ascii="Arial Narrow" w:hAnsi="Arial Narrow" w:cs="Arial"/>
                <w:color w:val="auto"/>
                <w:sz w:val="16"/>
                <w:szCs w:val="16"/>
                <w:lang w:val="en-GB"/>
              </w:rPr>
            </w:pPr>
          </w:p>
          <w:p w14:paraId="421D9F0D" w14:textId="77777777" w:rsidR="00521F6D" w:rsidRPr="00014E44" w:rsidRDefault="00521F6D"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056B92A3" w14:textId="77777777" w:rsidR="00521F6D" w:rsidRPr="00014E44" w:rsidRDefault="00521F6D" w:rsidP="00DE1185">
            <w:pPr>
              <w:pStyle w:val="CellBodyCentered"/>
              <w:rPr>
                <w:rFonts w:ascii="Arial Narrow" w:hAnsi="Arial Narrow" w:cs="Arial"/>
                <w:color w:val="auto"/>
                <w:sz w:val="16"/>
                <w:szCs w:val="16"/>
                <w:lang w:val="en-GB"/>
              </w:rPr>
            </w:pPr>
          </w:p>
          <w:p w14:paraId="0AE533AF"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 STAINLESS STEEL</w:t>
            </w:r>
          </w:p>
          <w:p w14:paraId="15FC8A75" w14:textId="77777777" w:rsidR="00521F6D" w:rsidRPr="00014E44" w:rsidRDefault="00521F6D" w:rsidP="00DE1185">
            <w:pPr>
              <w:pStyle w:val="CellBodyCentered"/>
              <w:rPr>
                <w:rFonts w:ascii="Arial Narrow" w:hAnsi="Arial Narrow" w:cs="Arial"/>
                <w:color w:val="auto"/>
                <w:sz w:val="16"/>
                <w:szCs w:val="16"/>
                <w:lang w:val="en-GB"/>
              </w:rPr>
            </w:pPr>
          </w:p>
          <w:p w14:paraId="145861BB"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1DA9F164" w14:textId="77777777" w:rsidR="00521F6D" w:rsidRPr="00014E44" w:rsidRDefault="00521F6D" w:rsidP="00DE1185">
            <w:pPr>
              <w:pStyle w:val="CellBodyCentered"/>
              <w:rPr>
                <w:rFonts w:ascii="Arial Narrow" w:hAnsi="Arial Narrow" w:cs="Arial"/>
                <w:color w:val="auto"/>
                <w:sz w:val="16"/>
                <w:szCs w:val="16"/>
                <w:lang w:val="en-GB"/>
              </w:rPr>
            </w:pPr>
          </w:p>
          <w:p w14:paraId="1B9E547C" w14:textId="77777777" w:rsidR="00521F6D" w:rsidRPr="00014E44" w:rsidRDefault="00521F6D" w:rsidP="00DE1185">
            <w:pPr>
              <w:pStyle w:val="CellBodyCentered"/>
              <w:rPr>
                <w:rFonts w:ascii="Arial Narrow" w:hAnsi="Arial Narrow" w:cs="Arial"/>
                <w:color w:val="auto"/>
                <w:sz w:val="16"/>
                <w:szCs w:val="16"/>
                <w:lang w:val="en-GB"/>
              </w:rPr>
            </w:pPr>
          </w:p>
          <w:p w14:paraId="241BD3A5" w14:textId="77777777" w:rsidR="00521F6D" w:rsidRPr="00014E44" w:rsidRDefault="00521F6D" w:rsidP="00DE1185">
            <w:pPr>
              <w:pStyle w:val="CellBodyCentered"/>
              <w:rPr>
                <w:rFonts w:ascii="Arial Narrow" w:hAnsi="Arial Narrow" w:cs="Arial"/>
                <w:color w:val="auto"/>
                <w:sz w:val="16"/>
                <w:szCs w:val="16"/>
                <w:lang w:val="en-GB"/>
              </w:rPr>
            </w:pPr>
          </w:p>
          <w:p w14:paraId="5A931610" w14:textId="77777777" w:rsidR="00521F6D" w:rsidRPr="00014E44" w:rsidRDefault="00521F6D" w:rsidP="00DE1185">
            <w:pPr>
              <w:pStyle w:val="CellBodyCentered"/>
              <w:rPr>
                <w:rFonts w:ascii="Arial Narrow" w:hAnsi="Arial Narrow" w:cs="Arial"/>
                <w:color w:val="auto"/>
                <w:sz w:val="16"/>
                <w:szCs w:val="16"/>
                <w:lang w:val="en-GB"/>
              </w:rPr>
            </w:pPr>
          </w:p>
          <w:p w14:paraId="57C25BB2" w14:textId="77777777" w:rsidR="00521F6D" w:rsidRPr="00014E44" w:rsidRDefault="00521F6D" w:rsidP="00DE1185">
            <w:pPr>
              <w:pStyle w:val="CellBodyCentered"/>
              <w:rPr>
                <w:rFonts w:ascii="Arial Narrow" w:hAnsi="Arial Narrow" w:cs="Arial"/>
                <w:color w:val="auto"/>
                <w:sz w:val="16"/>
                <w:szCs w:val="16"/>
                <w:lang w:val="en-GB"/>
              </w:rPr>
            </w:pPr>
          </w:p>
          <w:p w14:paraId="5644AD7B" w14:textId="77777777" w:rsidR="00521F6D" w:rsidRPr="00014E44" w:rsidRDefault="00521F6D" w:rsidP="00DE1185">
            <w:pPr>
              <w:pStyle w:val="CellBodyCentered"/>
              <w:rPr>
                <w:rFonts w:ascii="Arial Narrow" w:hAnsi="Arial Narrow" w:cs="Arial"/>
                <w:color w:val="auto"/>
                <w:sz w:val="16"/>
                <w:szCs w:val="16"/>
                <w:lang w:val="en-GB"/>
              </w:rPr>
            </w:pPr>
          </w:p>
          <w:p w14:paraId="23C01E27" w14:textId="77777777" w:rsidR="00521F6D" w:rsidRPr="00014E44" w:rsidRDefault="00521F6D" w:rsidP="00DE1185">
            <w:pPr>
              <w:pStyle w:val="CellBodyCentered"/>
              <w:rPr>
                <w:rFonts w:ascii="Arial Narrow" w:hAnsi="Arial Narrow" w:cs="Arial"/>
                <w:color w:val="auto"/>
                <w:sz w:val="16"/>
                <w:szCs w:val="16"/>
                <w:lang w:val="en-GB"/>
              </w:rPr>
            </w:pPr>
          </w:p>
          <w:p w14:paraId="1C51892C" w14:textId="77777777" w:rsidR="00521F6D" w:rsidRPr="00014E44" w:rsidRDefault="00521F6D" w:rsidP="00DE1185">
            <w:pPr>
              <w:pStyle w:val="CellBodyCentered"/>
              <w:rPr>
                <w:rFonts w:ascii="Arial Narrow" w:hAnsi="Arial Narrow" w:cs="Arial"/>
                <w:color w:val="auto"/>
                <w:sz w:val="16"/>
                <w:szCs w:val="16"/>
                <w:lang w:val="en-GB"/>
              </w:rPr>
            </w:pPr>
          </w:p>
          <w:p w14:paraId="7F083000" w14:textId="77777777" w:rsidR="00521F6D" w:rsidRPr="00014E44" w:rsidRDefault="00521F6D" w:rsidP="00DE1185">
            <w:pPr>
              <w:pStyle w:val="CellBodyCentered"/>
              <w:rPr>
                <w:rFonts w:ascii="Arial Narrow" w:hAnsi="Arial Narrow" w:cs="Arial"/>
                <w:color w:val="auto"/>
                <w:sz w:val="16"/>
                <w:szCs w:val="16"/>
                <w:lang w:val="en-GB"/>
              </w:rPr>
            </w:pPr>
          </w:p>
          <w:p w14:paraId="78267A17" w14:textId="77777777" w:rsidR="00521F6D" w:rsidRPr="00014E44" w:rsidRDefault="00521F6D" w:rsidP="00DE1185">
            <w:pPr>
              <w:pStyle w:val="CellBodyCentered"/>
              <w:rPr>
                <w:rFonts w:ascii="Arial Narrow" w:hAnsi="Arial Narrow" w:cs="Arial"/>
                <w:color w:val="auto"/>
                <w:sz w:val="16"/>
                <w:szCs w:val="16"/>
                <w:lang w:val="en-GB"/>
              </w:rPr>
            </w:pPr>
          </w:p>
          <w:p w14:paraId="7726BB90" w14:textId="77777777" w:rsidR="00521F6D" w:rsidRPr="00014E44" w:rsidRDefault="00521F6D" w:rsidP="00DE1185">
            <w:pPr>
              <w:pStyle w:val="CellBodyCentered"/>
              <w:rPr>
                <w:rFonts w:ascii="Arial Narrow" w:hAnsi="Arial Narrow" w:cs="Arial"/>
                <w:color w:val="auto"/>
                <w:sz w:val="16"/>
                <w:szCs w:val="16"/>
                <w:lang w:val="en-GB"/>
              </w:rPr>
            </w:pPr>
          </w:p>
          <w:p w14:paraId="23F68338" w14:textId="77777777" w:rsidR="00521F6D" w:rsidRPr="00014E44" w:rsidRDefault="00521F6D" w:rsidP="00DE1185">
            <w:pPr>
              <w:pStyle w:val="CellBodyCentered"/>
              <w:rPr>
                <w:rFonts w:ascii="Arial Narrow" w:hAnsi="Arial Narrow" w:cs="Arial"/>
                <w:color w:val="auto"/>
                <w:sz w:val="16"/>
                <w:szCs w:val="16"/>
                <w:lang w:val="en-GB"/>
              </w:rPr>
            </w:pPr>
          </w:p>
          <w:p w14:paraId="4314B138" w14:textId="77777777" w:rsidR="00521F6D" w:rsidRPr="00014E44" w:rsidRDefault="00521F6D" w:rsidP="00DE1185">
            <w:pPr>
              <w:pStyle w:val="CellBodyCentered"/>
              <w:rPr>
                <w:rFonts w:ascii="Arial Narrow" w:hAnsi="Arial Narrow" w:cs="Arial"/>
                <w:color w:val="auto"/>
                <w:sz w:val="16"/>
                <w:szCs w:val="16"/>
                <w:lang w:val="en-GB"/>
              </w:rPr>
            </w:pPr>
          </w:p>
          <w:p w14:paraId="0BDF7BD3" w14:textId="77777777" w:rsidR="00521F6D" w:rsidRPr="00014E44" w:rsidRDefault="00521F6D" w:rsidP="00DE1185">
            <w:pPr>
              <w:pStyle w:val="CellBodyCentered"/>
              <w:rPr>
                <w:rFonts w:ascii="Arial Narrow" w:hAnsi="Arial Narrow" w:cs="Arial"/>
                <w:color w:val="auto"/>
                <w:sz w:val="16"/>
                <w:szCs w:val="16"/>
                <w:lang w:val="en-GB"/>
              </w:rPr>
            </w:pPr>
          </w:p>
          <w:p w14:paraId="179E1643" w14:textId="77777777" w:rsidR="00521F6D" w:rsidRPr="00014E44" w:rsidRDefault="00521F6D" w:rsidP="00DE1185">
            <w:pPr>
              <w:pStyle w:val="CellBodyCentered"/>
              <w:rPr>
                <w:rFonts w:ascii="Arial Narrow" w:hAnsi="Arial Narrow" w:cs="Arial"/>
                <w:color w:val="auto"/>
                <w:sz w:val="16"/>
                <w:szCs w:val="16"/>
                <w:lang w:val="en-GB"/>
              </w:rPr>
            </w:pPr>
          </w:p>
          <w:p w14:paraId="26C8BC31" w14:textId="77777777" w:rsidR="00521F6D" w:rsidRPr="00014E44" w:rsidRDefault="00521F6D" w:rsidP="00DE1185">
            <w:pPr>
              <w:pStyle w:val="CellBodyCentered"/>
              <w:rPr>
                <w:rFonts w:ascii="Arial Narrow" w:hAnsi="Arial Narrow" w:cs="Arial"/>
                <w:color w:val="auto"/>
                <w:sz w:val="16"/>
                <w:szCs w:val="16"/>
                <w:lang w:val="en-GB"/>
              </w:rPr>
            </w:pPr>
          </w:p>
          <w:p w14:paraId="7DE871F3" w14:textId="77777777" w:rsidR="00521F6D" w:rsidRPr="00014E44" w:rsidRDefault="00521F6D" w:rsidP="00DE1185">
            <w:pPr>
              <w:pStyle w:val="CellBodyCentered"/>
              <w:rPr>
                <w:rFonts w:ascii="Arial Narrow" w:hAnsi="Arial Narrow" w:cs="Arial"/>
                <w:color w:val="auto"/>
                <w:sz w:val="16"/>
                <w:szCs w:val="16"/>
                <w:lang w:val="en-GB"/>
              </w:rPr>
            </w:pPr>
          </w:p>
          <w:p w14:paraId="5968626C" w14:textId="77777777" w:rsidR="00521F6D" w:rsidRPr="00014E44" w:rsidRDefault="00521F6D" w:rsidP="00DE1185">
            <w:pPr>
              <w:pStyle w:val="CellBodyCentered"/>
              <w:rPr>
                <w:rFonts w:ascii="Arial Narrow" w:hAnsi="Arial Narrow" w:cs="Arial"/>
                <w:color w:val="auto"/>
                <w:sz w:val="16"/>
                <w:szCs w:val="16"/>
                <w:lang w:val="en-GB"/>
              </w:rPr>
            </w:pPr>
          </w:p>
          <w:p w14:paraId="1494BFD9" w14:textId="77777777" w:rsidR="00521F6D" w:rsidRPr="00014E44" w:rsidRDefault="00521F6D" w:rsidP="00DE1185">
            <w:pPr>
              <w:pStyle w:val="CellBodyCentered"/>
              <w:rPr>
                <w:rFonts w:ascii="Arial Narrow" w:hAnsi="Arial Narrow" w:cs="Arial"/>
                <w:color w:val="auto"/>
                <w:sz w:val="16"/>
                <w:szCs w:val="16"/>
                <w:lang w:val="en-GB"/>
              </w:rPr>
            </w:pPr>
          </w:p>
          <w:p w14:paraId="2990AFEA" w14:textId="77777777" w:rsidR="00521F6D" w:rsidRPr="00014E44" w:rsidRDefault="00521F6D" w:rsidP="00DE1185">
            <w:pPr>
              <w:pStyle w:val="CellBodyCentered"/>
              <w:rPr>
                <w:rFonts w:ascii="Arial Narrow" w:hAnsi="Arial Narrow" w:cs="Arial"/>
                <w:color w:val="auto"/>
                <w:sz w:val="16"/>
                <w:szCs w:val="16"/>
                <w:lang w:val="en-GB"/>
              </w:rPr>
            </w:pPr>
          </w:p>
          <w:p w14:paraId="2EB973CF" w14:textId="77777777" w:rsidR="00521F6D" w:rsidRPr="00014E44" w:rsidRDefault="00521F6D" w:rsidP="00DE1185">
            <w:pPr>
              <w:pStyle w:val="CellBodyCentered"/>
              <w:rPr>
                <w:rFonts w:ascii="Arial Narrow" w:hAnsi="Arial Narrow" w:cs="Arial"/>
                <w:color w:val="auto"/>
                <w:sz w:val="16"/>
                <w:szCs w:val="16"/>
              </w:rPr>
            </w:pPr>
          </w:p>
          <w:p w14:paraId="1B9C90D6" w14:textId="77777777" w:rsidR="00521F6D" w:rsidRPr="00014E44" w:rsidRDefault="00521F6D" w:rsidP="00DE1185">
            <w:pPr>
              <w:pStyle w:val="CellBodyCentered"/>
              <w:rPr>
                <w:rFonts w:ascii="Arial Narrow" w:hAnsi="Arial Narrow" w:cs="Arial"/>
                <w:color w:val="auto"/>
                <w:sz w:val="16"/>
                <w:szCs w:val="16"/>
              </w:rPr>
            </w:pPr>
          </w:p>
          <w:p w14:paraId="606D23E7" w14:textId="77777777" w:rsidR="00521F6D" w:rsidRPr="00014E44" w:rsidRDefault="00521F6D" w:rsidP="00DE1185">
            <w:pPr>
              <w:pStyle w:val="CellBodyCentered"/>
              <w:rPr>
                <w:rFonts w:ascii="Arial Narrow" w:hAnsi="Arial Narrow" w:cs="Arial"/>
                <w:color w:val="auto"/>
                <w:sz w:val="16"/>
                <w:szCs w:val="16"/>
              </w:rPr>
            </w:pPr>
          </w:p>
          <w:p w14:paraId="56073DAB" w14:textId="77777777" w:rsidR="00521F6D" w:rsidRPr="00014E44" w:rsidRDefault="00521F6D" w:rsidP="00DE1185">
            <w:pPr>
              <w:pStyle w:val="CellBodyCentered"/>
              <w:rPr>
                <w:rFonts w:ascii="Arial Narrow" w:hAnsi="Arial Narrow" w:cs="Arial"/>
                <w:color w:val="auto"/>
                <w:sz w:val="16"/>
                <w:szCs w:val="16"/>
              </w:rPr>
            </w:pPr>
          </w:p>
          <w:p w14:paraId="6ED5A069" w14:textId="77777777" w:rsidR="00521F6D" w:rsidRPr="00014E44" w:rsidRDefault="00521F6D" w:rsidP="00DE1185">
            <w:pPr>
              <w:pStyle w:val="CellBodyCentered"/>
              <w:rPr>
                <w:rFonts w:ascii="Arial Narrow" w:hAnsi="Arial Narrow" w:cs="Arial"/>
                <w:color w:val="auto"/>
                <w:sz w:val="16"/>
                <w:szCs w:val="16"/>
              </w:rPr>
            </w:pPr>
          </w:p>
          <w:p w14:paraId="1477CD70" w14:textId="77777777" w:rsidR="00521F6D" w:rsidRPr="00014E44" w:rsidRDefault="00521F6D" w:rsidP="00DE1185">
            <w:pPr>
              <w:pStyle w:val="CellBodyCentered"/>
              <w:rPr>
                <w:rFonts w:ascii="Arial Narrow" w:hAnsi="Arial Narrow" w:cs="Arial"/>
                <w:color w:val="auto"/>
                <w:sz w:val="16"/>
                <w:szCs w:val="16"/>
              </w:rPr>
            </w:pPr>
          </w:p>
          <w:p w14:paraId="53110DBD" w14:textId="77777777" w:rsidR="00521F6D" w:rsidRPr="00014E44" w:rsidRDefault="00521F6D" w:rsidP="00DE1185">
            <w:pPr>
              <w:pStyle w:val="CellBodyCentered"/>
              <w:rPr>
                <w:rFonts w:ascii="Arial Narrow" w:hAnsi="Arial Narrow" w:cs="Arial"/>
                <w:color w:val="auto"/>
                <w:sz w:val="16"/>
                <w:szCs w:val="16"/>
              </w:rPr>
            </w:pPr>
          </w:p>
          <w:p w14:paraId="5048F383" w14:textId="77777777" w:rsidR="00521F6D" w:rsidRPr="00014E44" w:rsidRDefault="00521F6D" w:rsidP="00DE1185">
            <w:pPr>
              <w:pStyle w:val="CellBodyCentered"/>
              <w:rPr>
                <w:rFonts w:ascii="Arial Narrow" w:hAnsi="Arial Narrow" w:cs="Arial"/>
                <w:color w:val="auto"/>
                <w:sz w:val="16"/>
                <w:szCs w:val="16"/>
              </w:rPr>
            </w:pPr>
          </w:p>
          <w:p w14:paraId="19B2B8FE" w14:textId="77777777" w:rsidR="00521F6D" w:rsidRPr="00014E44" w:rsidRDefault="00521F6D" w:rsidP="00DE1185">
            <w:pPr>
              <w:pStyle w:val="CellBodyCentered"/>
              <w:rPr>
                <w:rFonts w:ascii="Arial Narrow" w:hAnsi="Arial Narrow" w:cs="Arial"/>
                <w:color w:val="auto"/>
                <w:sz w:val="16"/>
                <w:szCs w:val="16"/>
              </w:rPr>
            </w:pPr>
          </w:p>
          <w:p w14:paraId="786F97ED" w14:textId="77777777" w:rsidR="00521F6D" w:rsidRPr="00014E44" w:rsidRDefault="00521F6D" w:rsidP="00DE1185">
            <w:pPr>
              <w:pStyle w:val="CellBodyCentered"/>
              <w:rPr>
                <w:rFonts w:ascii="Arial Narrow" w:hAnsi="Arial Narrow" w:cs="Arial"/>
                <w:color w:val="auto"/>
                <w:sz w:val="16"/>
                <w:szCs w:val="16"/>
              </w:rPr>
            </w:pPr>
          </w:p>
          <w:p w14:paraId="6C244D04" w14:textId="77777777" w:rsidR="00521F6D" w:rsidRPr="00014E44" w:rsidRDefault="00521F6D" w:rsidP="00DE1185">
            <w:pPr>
              <w:pStyle w:val="CellBodyCentered"/>
              <w:rPr>
                <w:rFonts w:ascii="Arial Narrow" w:hAnsi="Arial Narrow" w:cs="Arial"/>
                <w:color w:val="auto"/>
                <w:sz w:val="16"/>
                <w:szCs w:val="16"/>
              </w:rPr>
            </w:pPr>
          </w:p>
          <w:p w14:paraId="47AB7E46" w14:textId="77777777" w:rsidR="00521F6D" w:rsidRPr="00014E44" w:rsidRDefault="00521F6D" w:rsidP="00DE1185">
            <w:pPr>
              <w:pStyle w:val="CellBodyCentered"/>
              <w:rPr>
                <w:rFonts w:ascii="Arial Narrow" w:hAnsi="Arial Narrow" w:cs="Arial"/>
                <w:color w:val="auto"/>
                <w:sz w:val="16"/>
                <w:szCs w:val="16"/>
              </w:rPr>
            </w:pPr>
          </w:p>
          <w:p w14:paraId="19182BF5" w14:textId="77777777" w:rsidR="00521F6D" w:rsidRPr="00014E44" w:rsidRDefault="00521F6D" w:rsidP="00DE1185">
            <w:pPr>
              <w:pStyle w:val="CellBodyCentered"/>
              <w:rPr>
                <w:rFonts w:ascii="Arial Narrow" w:hAnsi="Arial Narrow" w:cs="Arial"/>
                <w:color w:val="auto"/>
                <w:sz w:val="16"/>
                <w:szCs w:val="16"/>
                <w:lang w:val="en-GB"/>
              </w:rPr>
            </w:pPr>
          </w:p>
          <w:p w14:paraId="06F491BD" w14:textId="77777777" w:rsidR="00521F6D" w:rsidRPr="00014E44" w:rsidRDefault="00521F6D" w:rsidP="00DE1185">
            <w:pPr>
              <w:pStyle w:val="CellBodyCentered"/>
              <w:rPr>
                <w:rFonts w:ascii="Arial Narrow" w:hAnsi="Arial Narrow" w:cs="Arial"/>
                <w:color w:val="auto"/>
                <w:sz w:val="16"/>
                <w:szCs w:val="16"/>
                <w:lang w:val="en-GB"/>
              </w:rPr>
            </w:pPr>
          </w:p>
          <w:p w14:paraId="270FDB5B" w14:textId="77777777" w:rsidR="00521F6D" w:rsidRPr="00014E44" w:rsidRDefault="00521F6D" w:rsidP="00DE1185">
            <w:pPr>
              <w:pStyle w:val="CellBodyCentered"/>
              <w:rPr>
                <w:rFonts w:ascii="Arial Narrow" w:hAnsi="Arial Narrow" w:cs="Arial"/>
                <w:color w:val="auto"/>
                <w:sz w:val="16"/>
                <w:szCs w:val="16"/>
                <w:lang w:val="en-GB"/>
              </w:rPr>
            </w:pPr>
          </w:p>
          <w:p w14:paraId="265EF38C" w14:textId="77777777" w:rsidR="00521F6D" w:rsidRPr="00014E44" w:rsidRDefault="00521F6D" w:rsidP="00DE1185">
            <w:pPr>
              <w:pStyle w:val="CellBodyCentered"/>
              <w:rPr>
                <w:rFonts w:ascii="Arial Narrow" w:hAnsi="Arial Narrow" w:cs="Arial"/>
                <w:color w:val="auto"/>
                <w:sz w:val="16"/>
                <w:szCs w:val="16"/>
                <w:lang w:val="en-GB"/>
              </w:rPr>
            </w:pPr>
          </w:p>
          <w:p w14:paraId="23B21242" w14:textId="77777777" w:rsidR="00521F6D" w:rsidRPr="00014E44" w:rsidRDefault="00521F6D" w:rsidP="00DE1185">
            <w:pPr>
              <w:pStyle w:val="CellBodyCentered"/>
              <w:rPr>
                <w:rFonts w:ascii="Arial Narrow" w:hAnsi="Arial Narrow" w:cs="Arial"/>
                <w:color w:val="auto"/>
                <w:sz w:val="16"/>
                <w:szCs w:val="16"/>
                <w:lang w:val="en-GB"/>
              </w:rPr>
            </w:pPr>
          </w:p>
          <w:p w14:paraId="01734400" w14:textId="77777777" w:rsidR="00521F6D" w:rsidRPr="00014E44" w:rsidRDefault="00521F6D" w:rsidP="00DE1185">
            <w:pPr>
              <w:pStyle w:val="CellBodyCentered"/>
              <w:rPr>
                <w:rFonts w:ascii="Arial Narrow" w:hAnsi="Arial Narrow" w:cs="Arial"/>
                <w:color w:val="auto"/>
                <w:sz w:val="16"/>
                <w:szCs w:val="16"/>
                <w:lang w:val="en-GB"/>
              </w:rPr>
            </w:pPr>
          </w:p>
          <w:p w14:paraId="3E045532" w14:textId="77777777" w:rsidR="00521F6D" w:rsidRPr="00014E44" w:rsidRDefault="00521F6D" w:rsidP="00DE1185">
            <w:pPr>
              <w:pStyle w:val="CellBodyCentered"/>
              <w:rPr>
                <w:rFonts w:ascii="Arial Narrow" w:hAnsi="Arial Narrow" w:cs="Arial"/>
                <w:color w:val="auto"/>
                <w:sz w:val="16"/>
                <w:szCs w:val="16"/>
                <w:lang w:val="en-GB"/>
              </w:rPr>
            </w:pPr>
          </w:p>
          <w:p w14:paraId="4745248C" w14:textId="77777777" w:rsidR="00521F6D" w:rsidRPr="00014E44" w:rsidRDefault="00521F6D" w:rsidP="00DE1185">
            <w:pPr>
              <w:pStyle w:val="CellBodyCentered"/>
              <w:rPr>
                <w:rFonts w:ascii="Arial Narrow" w:hAnsi="Arial Narrow" w:cs="Arial"/>
                <w:color w:val="auto"/>
                <w:sz w:val="16"/>
                <w:szCs w:val="16"/>
                <w:lang w:val="en-GB"/>
              </w:rPr>
            </w:pPr>
          </w:p>
          <w:p w14:paraId="4297FBCE" w14:textId="77777777" w:rsidR="00521F6D" w:rsidRPr="00014E44" w:rsidRDefault="00521F6D" w:rsidP="00DE1185">
            <w:pPr>
              <w:pStyle w:val="CellBodyCentered"/>
              <w:rPr>
                <w:rFonts w:ascii="Arial Narrow" w:hAnsi="Arial Narrow" w:cs="Arial"/>
                <w:color w:val="auto"/>
                <w:sz w:val="16"/>
                <w:szCs w:val="16"/>
                <w:lang w:val="en-GB"/>
              </w:rPr>
            </w:pPr>
          </w:p>
          <w:p w14:paraId="5BA3EBB8" w14:textId="77777777" w:rsidR="00521F6D" w:rsidRPr="00014E44" w:rsidRDefault="00521F6D" w:rsidP="00DE1185">
            <w:pPr>
              <w:pStyle w:val="CellBodyCentered"/>
              <w:rPr>
                <w:rFonts w:ascii="Arial Narrow" w:hAnsi="Arial Narrow" w:cs="Arial"/>
                <w:color w:val="auto"/>
                <w:sz w:val="16"/>
                <w:szCs w:val="16"/>
                <w:lang w:val="en-GB"/>
              </w:rPr>
            </w:pPr>
          </w:p>
          <w:p w14:paraId="3A96E289" w14:textId="77777777" w:rsidR="00521F6D" w:rsidRPr="00014E44" w:rsidRDefault="00521F6D" w:rsidP="00DE1185">
            <w:pPr>
              <w:pStyle w:val="CellBodyCentered"/>
              <w:rPr>
                <w:rFonts w:ascii="Arial Narrow" w:hAnsi="Arial Narrow" w:cs="Arial"/>
                <w:color w:val="auto"/>
                <w:sz w:val="16"/>
                <w:szCs w:val="16"/>
                <w:lang w:val="en-GB"/>
              </w:rPr>
            </w:pPr>
          </w:p>
          <w:p w14:paraId="619E5E37" w14:textId="77777777" w:rsidR="00521F6D" w:rsidRPr="00014E44" w:rsidRDefault="00521F6D" w:rsidP="00DE1185">
            <w:pPr>
              <w:pStyle w:val="CellBodyCentered"/>
              <w:rPr>
                <w:rFonts w:ascii="Arial Narrow" w:hAnsi="Arial Narrow" w:cs="Arial"/>
                <w:color w:val="auto"/>
                <w:sz w:val="16"/>
                <w:szCs w:val="16"/>
                <w:lang w:val="en-GB"/>
              </w:rPr>
            </w:pPr>
          </w:p>
          <w:p w14:paraId="139146AA" w14:textId="77777777" w:rsidR="00521F6D" w:rsidRPr="00014E44" w:rsidRDefault="00521F6D" w:rsidP="00DE1185">
            <w:pPr>
              <w:pStyle w:val="CellBodyCentered"/>
              <w:rPr>
                <w:rFonts w:ascii="Arial Narrow" w:hAnsi="Arial Narrow" w:cs="Arial"/>
                <w:color w:val="auto"/>
                <w:sz w:val="16"/>
                <w:szCs w:val="16"/>
                <w:lang w:val="en-GB"/>
              </w:rPr>
            </w:pPr>
          </w:p>
          <w:p w14:paraId="4750A3B3" w14:textId="77777777" w:rsidR="00521F6D" w:rsidRPr="00014E44" w:rsidRDefault="00521F6D" w:rsidP="00DE1185">
            <w:pPr>
              <w:pStyle w:val="CellBodyCentered"/>
              <w:rPr>
                <w:rFonts w:ascii="Arial Narrow" w:hAnsi="Arial Narrow" w:cs="Arial"/>
                <w:color w:val="auto"/>
                <w:sz w:val="16"/>
                <w:szCs w:val="16"/>
                <w:lang w:val="en-GB"/>
              </w:rPr>
            </w:pPr>
          </w:p>
          <w:p w14:paraId="7BA4EFDA"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19278A2" w14:textId="77777777" w:rsidR="00521F6D" w:rsidRPr="00014E44" w:rsidRDefault="00521F6D" w:rsidP="00DE1185">
            <w:pPr>
              <w:pStyle w:val="CellBodyCentered"/>
              <w:rPr>
                <w:rFonts w:ascii="Arial Narrow" w:hAnsi="Arial Narrow" w:cs="Arial"/>
                <w:color w:val="auto"/>
                <w:sz w:val="16"/>
                <w:szCs w:val="16"/>
                <w:lang w:val="en-GB"/>
              </w:rPr>
            </w:pPr>
          </w:p>
          <w:p w14:paraId="5A1CFF1F" w14:textId="65CBED39"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BE3309">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p w14:paraId="2574234D" w14:textId="77777777" w:rsidR="00521F6D" w:rsidRPr="00014E44" w:rsidRDefault="00521F6D" w:rsidP="00DE1185">
            <w:pPr>
              <w:pStyle w:val="CellBodyCentered"/>
              <w:rPr>
                <w:rFonts w:ascii="Arial Narrow" w:hAnsi="Arial Narrow" w:cs="Arial"/>
                <w:color w:val="auto"/>
                <w:sz w:val="16"/>
                <w:szCs w:val="16"/>
                <w:lang w:val="en-GB"/>
              </w:rPr>
            </w:pPr>
          </w:p>
          <w:p w14:paraId="737B0F0C" w14:textId="77777777" w:rsidR="00521F6D" w:rsidRPr="00014E44" w:rsidRDefault="00521F6D" w:rsidP="00DE1185">
            <w:pPr>
              <w:pStyle w:val="CellBodyCentered"/>
              <w:rPr>
                <w:rFonts w:ascii="Arial Narrow" w:hAnsi="Arial Narrow" w:cs="Arial"/>
                <w:color w:val="auto"/>
                <w:sz w:val="16"/>
                <w:szCs w:val="16"/>
                <w:lang w:val="en-GB"/>
              </w:rPr>
            </w:pPr>
          </w:p>
          <w:p w14:paraId="52FD238A" w14:textId="77777777" w:rsidR="00521F6D" w:rsidRPr="00014E44" w:rsidRDefault="00521F6D" w:rsidP="00DE1185">
            <w:pPr>
              <w:pStyle w:val="CellBodyCentered"/>
              <w:rPr>
                <w:rFonts w:ascii="Arial Narrow" w:hAnsi="Arial Narrow" w:cs="Arial"/>
                <w:color w:val="auto"/>
                <w:sz w:val="16"/>
                <w:szCs w:val="16"/>
                <w:lang w:val="en-GB"/>
              </w:rPr>
            </w:pPr>
          </w:p>
          <w:p w14:paraId="5449396D" w14:textId="77777777" w:rsidR="00521F6D" w:rsidRPr="00014E44" w:rsidRDefault="00521F6D" w:rsidP="00DE1185">
            <w:pPr>
              <w:pStyle w:val="CellBodyCentered"/>
              <w:rPr>
                <w:rFonts w:ascii="Arial Narrow" w:hAnsi="Arial Narrow" w:cs="Arial"/>
                <w:color w:val="auto"/>
                <w:sz w:val="16"/>
                <w:szCs w:val="16"/>
                <w:lang w:val="en-GB"/>
              </w:rPr>
            </w:pPr>
          </w:p>
          <w:p w14:paraId="182CF1B4" w14:textId="77777777" w:rsidR="00521F6D" w:rsidRPr="00014E44" w:rsidRDefault="00521F6D" w:rsidP="00DE1185">
            <w:pPr>
              <w:pStyle w:val="CellBodyCentered"/>
              <w:rPr>
                <w:rFonts w:ascii="Arial Narrow" w:hAnsi="Arial Narrow" w:cs="Arial"/>
                <w:color w:val="auto"/>
                <w:sz w:val="16"/>
                <w:szCs w:val="16"/>
                <w:lang w:val="en-GB"/>
              </w:rPr>
            </w:pPr>
          </w:p>
          <w:p w14:paraId="0F413779" w14:textId="77777777" w:rsidR="00521F6D" w:rsidRPr="00014E44" w:rsidRDefault="00521F6D" w:rsidP="00DE1185">
            <w:pPr>
              <w:pStyle w:val="CellBodyCentered"/>
              <w:rPr>
                <w:rFonts w:ascii="Arial Narrow" w:hAnsi="Arial Narrow" w:cs="Arial"/>
                <w:color w:val="auto"/>
                <w:sz w:val="16"/>
                <w:szCs w:val="16"/>
                <w:lang w:val="en-GB"/>
              </w:rPr>
            </w:pPr>
          </w:p>
          <w:p w14:paraId="53F9CF75" w14:textId="77777777" w:rsidR="00521F6D" w:rsidRPr="00014E44" w:rsidRDefault="00521F6D" w:rsidP="00DE1185">
            <w:pPr>
              <w:pStyle w:val="CellBodyCentered"/>
              <w:rPr>
                <w:rFonts w:ascii="Arial Narrow" w:hAnsi="Arial Narrow" w:cs="Arial"/>
                <w:color w:val="auto"/>
                <w:sz w:val="16"/>
                <w:szCs w:val="16"/>
                <w:lang w:val="en-GB"/>
              </w:rPr>
            </w:pPr>
          </w:p>
          <w:p w14:paraId="3198A5AE" w14:textId="77777777" w:rsidR="00521F6D" w:rsidRPr="00014E44" w:rsidRDefault="00521F6D" w:rsidP="00DE1185">
            <w:pPr>
              <w:pStyle w:val="CellBodyCentered"/>
              <w:rPr>
                <w:rFonts w:ascii="Arial Narrow" w:hAnsi="Arial Narrow" w:cs="Arial"/>
                <w:color w:val="auto"/>
                <w:sz w:val="16"/>
                <w:szCs w:val="16"/>
                <w:lang w:val="en-GB"/>
              </w:rPr>
            </w:pPr>
          </w:p>
          <w:p w14:paraId="4818C673" w14:textId="77777777" w:rsidR="00521F6D" w:rsidRPr="00014E44" w:rsidRDefault="00521F6D" w:rsidP="00DE1185">
            <w:pPr>
              <w:pStyle w:val="CellBodyCentered"/>
              <w:rPr>
                <w:rFonts w:ascii="Arial Narrow" w:hAnsi="Arial Narrow" w:cs="Arial"/>
                <w:color w:val="auto"/>
                <w:sz w:val="16"/>
                <w:szCs w:val="16"/>
                <w:lang w:val="en-GB"/>
              </w:rPr>
            </w:pPr>
          </w:p>
          <w:p w14:paraId="7981F321" w14:textId="77777777" w:rsidR="00521F6D" w:rsidRPr="00014E44" w:rsidRDefault="00521F6D" w:rsidP="00DE1185">
            <w:pPr>
              <w:pStyle w:val="CellBodyCentered"/>
              <w:rPr>
                <w:rFonts w:ascii="Arial Narrow" w:hAnsi="Arial Narrow" w:cs="Arial"/>
                <w:color w:val="auto"/>
                <w:sz w:val="16"/>
                <w:szCs w:val="16"/>
                <w:lang w:val="en-GB"/>
              </w:rPr>
            </w:pPr>
          </w:p>
          <w:p w14:paraId="09593287" w14:textId="77777777" w:rsidR="00521F6D" w:rsidRPr="00014E44" w:rsidRDefault="00521F6D" w:rsidP="00DE1185">
            <w:pPr>
              <w:pStyle w:val="CellBodyCentered"/>
              <w:rPr>
                <w:rFonts w:ascii="Arial Narrow" w:hAnsi="Arial Narrow" w:cs="Arial"/>
                <w:color w:val="auto"/>
                <w:sz w:val="16"/>
                <w:szCs w:val="16"/>
                <w:lang w:val="en-GB"/>
              </w:rPr>
            </w:pPr>
          </w:p>
          <w:p w14:paraId="3DF40A22" w14:textId="77777777" w:rsidR="00521F6D" w:rsidRPr="00014E44" w:rsidRDefault="00521F6D" w:rsidP="00DE1185">
            <w:pPr>
              <w:pStyle w:val="CellBodyCentered"/>
              <w:rPr>
                <w:rFonts w:ascii="Arial Narrow" w:hAnsi="Arial Narrow" w:cs="Arial"/>
                <w:color w:val="auto"/>
                <w:sz w:val="16"/>
                <w:szCs w:val="16"/>
                <w:lang w:val="en-GB"/>
              </w:rPr>
            </w:pPr>
          </w:p>
          <w:p w14:paraId="563590D1" w14:textId="77777777" w:rsidR="00521F6D" w:rsidRPr="00014E44" w:rsidRDefault="00521F6D" w:rsidP="00DE1185">
            <w:pPr>
              <w:pStyle w:val="CellBodyCentered"/>
              <w:rPr>
                <w:rFonts w:ascii="Arial Narrow" w:hAnsi="Arial Narrow" w:cs="Arial"/>
                <w:color w:val="auto"/>
                <w:sz w:val="16"/>
                <w:szCs w:val="16"/>
                <w:lang w:val="en-GB"/>
              </w:rPr>
            </w:pPr>
          </w:p>
          <w:p w14:paraId="6001934A" w14:textId="77777777" w:rsidR="00521F6D" w:rsidRPr="00014E44" w:rsidRDefault="00521F6D" w:rsidP="00DE1185">
            <w:pPr>
              <w:pStyle w:val="CellBodyCentered"/>
              <w:rPr>
                <w:rFonts w:ascii="Arial Narrow" w:hAnsi="Arial Narrow" w:cs="Arial"/>
                <w:color w:val="auto"/>
                <w:sz w:val="16"/>
                <w:szCs w:val="16"/>
                <w:lang w:val="en-GB"/>
              </w:rPr>
            </w:pPr>
          </w:p>
          <w:p w14:paraId="377C7744" w14:textId="77777777" w:rsidR="00521F6D" w:rsidRPr="00014E44" w:rsidRDefault="00521F6D" w:rsidP="00DE1185">
            <w:pPr>
              <w:pStyle w:val="CellBodyCentered"/>
              <w:rPr>
                <w:rFonts w:ascii="Arial Narrow" w:hAnsi="Arial Narrow" w:cs="Arial"/>
                <w:color w:val="auto"/>
                <w:sz w:val="16"/>
                <w:szCs w:val="16"/>
                <w:lang w:val="en-GB"/>
              </w:rPr>
            </w:pPr>
          </w:p>
          <w:p w14:paraId="3CF84F6F" w14:textId="77777777" w:rsidR="00521F6D" w:rsidRPr="00014E44" w:rsidRDefault="00521F6D" w:rsidP="00DE1185">
            <w:pPr>
              <w:pStyle w:val="CellBodyCentered"/>
              <w:rPr>
                <w:rFonts w:ascii="Arial Narrow" w:hAnsi="Arial Narrow" w:cs="Arial"/>
                <w:color w:val="auto"/>
                <w:sz w:val="16"/>
                <w:szCs w:val="16"/>
                <w:lang w:val="en-GB"/>
              </w:rPr>
            </w:pPr>
          </w:p>
          <w:p w14:paraId="1D0C2619" w14:textId="77777777" w:rsidR="00521F6D" w:rsidRPr="00014E44" w:rsidRDefault="00521F6D" w:rsidP="00DE1185">
            <w:pPr>
              <w:pStyle w:val="CellBodyCentered"/>
              <w:rPr>
                <w:rFonts w:ascii="Arial Narrow" w:hAnsi="Arial Narrow" w:cs="Arial"/>
                <w:color w:val="auto"/>
                <w:sz w:val="16"/>
                <w:szCs w:val="16"/>
                <w:lang w:val="en-GB"/>
              </w:rPr>
            </w:pPr>
          </w:p>
          <w:p w14:paraId="761E5F93" w14:textId="77777777" w:rsidR="00521F6D" w:rsidRPr="00014E44" w:rsidRDefault="00521F6D" w:rsidP="00DE1185">
            <w:pPr>
              <w:pStyle w:val="CellBodyCentered"/>
              <w:rPr>
                <w:rFonts w:ascii="Arial Narrow" w:hAnsi="Arial Narrow" w:cs="Arial"/>
                <w:color w:val="auto"/>
                <w:sz w:val="16"/>
                <w:szCs w:val="16"/>
                <w:lang w:val="en-GB"/>
              </w:rPr>
            </w:pPr>
          </w:p>
          <w:p w14:paraId="06458A16" w14:textId="77777777" w:rsidR="00521F6D" w:rsidRPr="00014E44" w:rsidRDefault="00521F6D" w:rsidP="00DE1185">
            <w:pPr>
              <w:pStyle w:val="CellBodyCentered"/>
              <w:rPr>
                <w:rFonts w:ascii="Arial Narrow" w:hAnsi="Arial Narrow" w:cs="Arial"/>
                <w:color w:val="auto"/>
                <w:sz w:val="16"/>
                <w:szCs w:val="16"/>
                <w:lang w:val="en-GB"/>
              </w:rPr>
            </w:pPr>
          </w:p>
          <w:p w14:paraId="34CF0EE3" w14:textId="77777777" w:rsidR="00521F6D" w:rsidRPr="00014E44" w:rsidRDefault="00521F6D" w:rsidP="00DE1185">
            <w:pPr>
              <w:pStyle w:val="CellBodyCentered"/>
              <w:rPr>
                <w:rFonts w:ascii="Arial Narrow" w:hAnsi="Arial Narrow" w:cs="Arial"/>
                <w:color w:val="auto"/>
                <w:sz w:val="16"/>
                <w:szCs w:val="16"/>
                <w:lang w:val="en-GB"/>
              </w:rPr>
            </w:pPr>
          </w:p>
          <w:p w14:paraId="067AEA58" w14:textId="77777777" w:rsidR="00521F6D" w:rsidRPr="00014E44" w:rsidRDefault="00521F6D" w:rsidP="00DE1185">
            <w:pPr>
              <w:pStyle w:val="CellBodyCentered"/>
              <w:rPr>
                <w:rFonts w:ascii="Arial Narrow" w:hAnsi="Arial Narrow" w:cs="Arial"/>
                <w:color w:val="auto"/>
                <w:sz w:val="16"/>
                <w:szCs w:val="16"/>
                <w:lang w:val="en-GB"/>
              </w:rPr>
            </w:pPr>
          </w:p>
          <w:p w14:paraId="347CD736" w14:textId="77777777" w:rsidR="00521F6D" w:rsidRPr="00014E44" w:rsidRDefault="00521F6D" w:rsidP="00DE1185">
            <w:pPr>
              <w:pStyle w:val="CellBodyCentered"/>
              <w:rPr>
                <w:rFonts w:ascii="Arial Narrow" w:hAnsi="Arial Narrow" w:cs="Arial"/>
                <w:color w:val="auto"/>
                <w:sz w:val="16"/>
                <w:szCs w:val="16"/>
                <w:lang w:val="en-GB"/>
              </w:rPr>
            </w:pPr>
          </w:p>
          <w:p w14:paraId="3458F0A9" w14:textId="77777777" w:rsidR="00521F6D" w:rsidRPr="00014E44" w:rsidRDefault="00521F6D" w:rsidP="00DE1185">
            <w:pPr>
              <w:pStyle w:val="CellBodyCentered"/>
              <w:rPr>
                <w:rFonts w:ascii="Arial Narrow" w:hAnsi="Arial Narrow" w:cs="Arial"/>
                <w:color w:val="auto"/>
                <w:sz w:val="16"/>
                <w:szCs w:val="16"/>
                <w:lang w:val="en-GB"/>
              </w:rPr>
            </w:pPr>
          </w:p>
          <w:p w14:paraId="53154628" w14:textId="77777777" w:rsidR="00521F6D" w:rsidRPr="00014E44" w:rsidRDefault="00521F6D" w:rsidP="00DE1185">
            <w:pPr>
              <w:pStyle w:val="CellBodyCentered"/>
              <w:rPr>
                <w:rFonts w:ascii="Arial Narrow" w:hAnsi="Arial Narrow" w:cs="Arial"/>
                <w:color w:val="auto"/>
                <w:sz w:val="16"/>
                <w:szCs w:val="16"/>
                <w:lang w:val="ru-RU"/>
              </w:rPr>
            </w:pPr>
          </w:p>
          <w:p w14:paraId="7231404C" w14:textId="77777777" w:rsidR="00521F6D" w:rsidRPr="00014E44" w:rsidRDefault="00521F6D" w:rsidP="00DE1185">
            <w:pPr>
              <w:pStyle w:val="CellBodyCentered"/>
              <w:rPr>
                <w:rFonts w:ascii="Arial Narrow" w:hAnsi="Arial Narrow" w:cs="Arial"/>
                <w:color w:val="auto"/>
                <w:sz w:val="16"/>
                <w:szCs w:val="16"/>
                <w:lang w:val="ru-RU"/>
              </w:rPr>
            </w:pPr>
          </w:p>
          <w:p w14:paraId="667CA6A8" w14:textId="77777777" w:rsidR="00521F6D" w:rsidRPr="00014E44" w:rsidRDefault="00521F6D" w:rsidP="00DE1185">
            <w:pPr>
              <w:pStyle w:val="CellBodyCentered"/>
              <w:rPr>
                <w:rFonts w:ascii="Arial Narrow" w:hAnsi="Arial Narrow" w:cs="Arial"/>
                <w:color w:val="auto"/>
                <w:sz w:val="16"/>
                <w:szCs w:val="16"/>
                <w:lang w:val="ru-RU"/>
              </w:rPr>
            </w:pPr>
          </w:p>
          <w:p w14:paraId="57126F65" w14:textId="77777777" w:rsidR="00521F6D" w:rsidRPr="00014E44" w:rsidRDefault="00521F6D" w:rsidP="00DE1185">
            <w:pPr>
              <w:pStyle w:val="CellBodyCentered"/>
              <w:rPr>
                <w:rFonts w:ascii="Arial Narrow" w:hAnsi="Arial Narrow" w:cs="Arial"/>
                <w:color w:val="auto"/>
                <w:sz w:val="16"/>
                <w:szCs w:val="16"/>
                <w:lang w:val="ru-RU"/>
              </w:rPr>
            </w:pPr>
          </w:p>
          <w:p w14:paraId="794852E6" w14:textId="77777777" w:rsidR="00521F6D" w:rsidRPr="00014E44" w:rsidRDefault="00521F6D" w:rsidP="00DE1185">
            <w:pPr>
              <w:pStyle w:val="CellBodyCentered"/>
              <w:rPr>
                <w:rFonts w:ascii="Arial Narrow" w:hAnsi="Arial Narrow" w:cs="Arial"/>
                <w:color w:val="auto"/>
                <w:sz w:val="16"/>
                <w:szCs w:val="16"/>
                <w:lang w:val="ru-RU"/>
              </w:rPr>
            </w:pPr>
          </w:p>
          <w:p w14:paraId="66A14042" w14:textId="77777777" w:rsidR="00521F6D" w:rsidRPr="00014E44" w:rsidRDefault="00521F6D" w:rsidP="00DE1185">
            <w:pPr>
              <w:pStyle w:val="CellBodyCentered"/>
              <w:rPr>
                <w:rFonts w:ascii="Arial Narrow" w:hAnsi="Arial Narrow" w:cs="Arial"/>
                <w:color w:val="auto"/>
                <w:sz w:val="16"/>
                <w:szCs w:val="16"/>
                <w:lang w:val="ru-RU"/>
              </w:rPr>
            </w:pPr>
          </w:p>
          <w:p w14:paraId="532B03CF" w14:textId="77777777" w:rsidR="00521F6D" w:rsidRPr="00014E44" w:rsidRDefault="00521F6D" w:rsidP="00DE1185">
            <w:pPr>
              <w:pStyle w:val="CellBodyCentered"/>
              <w:rPr>
                <w:rFonts w:ascii="Arial Narrow" w:hAnsi="Arial Narrow" w:cs="Arial"/>
                <w:color w:val="auto"/>
                <w:sz w:val="16"/>
                <w:szCs w:val="16"/>
                <w:lang w:val="ru-RU"/>
              </w:rPr>
            </w:pPr>
          </w:p>
          <w:p w14:paraId="343E0241" w14:textId="77777777" w:rsidR="00521F6D" w:rsidRPr="00014E44" w:rsidRDefault="00521F6D" w:rsidP="00DE1185">
            <w:pPr>
              <w:pStyle w:val="CellBodyCentered"/>
              <w:rPr>
                <w:rFonts w:ascii="Arial Narrow" w:hAnsi="Arial Narrow" w:cs="Arial"/>
                <w:color w:val="auto"/>
                <w:sz w:val="16"/>
                <w:szCs w:val="16"/>
                <w:lang w:val="ru-RU"/>
              </w:rPr>
            </w:pPr>
          </w:p>
          <w:p w14:paraId="49E93A39" w14:textId="77777777" w:rsidR="00521F6D" w:rsidRPr="00014E44" w:rsidRDefault="00521F6D" w:rsidP="00DE1185">
            <w:pPr>
              <w:pStyle w:val="CellBodyCentered"/>
              <w:rPr>
                <w:rFonts w:ascii="Arial Narrow" w:hAnsi="Arial Narrow" w:cs="Arial"/>
                <w:color w:val="auto"/>
                <w:sz w:val="16"/>
                <w:szCs w:val="16"/>
                <w:lang w:val="ru-RU"/>
              </w:rPr>
            </w:pPr>
          </w:p>
          <w:p w14:paraId="136B88E8" w14:textId="77777777" w:rsidR="00521F6D" w:rsidRPr="00014E44" w:rsidRDefault="00521F6D" w:rsidP="00DE1185">
            <w:pPr>
              <w:pStyle w:val="CellBodyCentered"/>
              <w:rPr>
                <w:rFonts w:ascii="Arial Narrow" w:hAnsi="Arial Narrow" w:cs="Arial"/>
                <w:color w:val="auto"/>
                <w:sz w:val="16"/>
                <w:szCs w:val="16"/>
                <w:lang w:val="ru-RU"/>
              </w:rPr>
            </w:pPr>
          </w:p>
          <w:p w14:paraId="1F6FEAD9" w14:textId="77777777" w:rsidR="00521F6D" w:rsidRPr="00014E44" w:rsidRDefault="00521F6D" w:rsidP="00DE1185">
            <w:pPr>
              <w:pStyle w:val="CellBodyCentered"/>
              <w:rPr>
                <w:rFonts w:ascii="Arial Narrow" w:hAnsi="Arial Narrow" w:cs="Arial"/>
                <w:color w:val="auto"/>
                <w:sz w:val="16"/>
                <w:szCs w:val="16"/>
                <w:lang w:val="ru-RU"/>
              </w:rPr>
            </w:pPr>
          </w:p>
          <w:p w14:paraId="23915403" w14:textId="77777777" w:rsidR="00521F6D" w:rsidRPr="00014E44" w:rsidRDefault="00521F6D" w:rsidP="00DE1185">
            <w:pPr>
              <w:pStyle w:val="CellBodyCentered"/>
              <w:rPr>
                <w:rFonts w:ascii="Arial Narrow" w:hAnsi="Arial Narrow" w:cs="Arial"/>
                <w:color w:val="auto"/>
                <w:sz w:val="16"/>
                <w:szCs w:val="16"/>
                <w:lang w:val="ru-RU"/>
              </w:rPr>
            </w:pPr>
          </w:p>
          <w:p w14:paraId="72457E4E" w14:textId="77777777" w:rsidR="00521F6D" w:rsidRPr="00014E44" w:rsidRDefault="00521F6D" w:rsidP="00DE1185">
            <w:pPr>
              <w:pStyle w:val="CellBodyCentered"/>
              <w:rPr>
                <w:rFonts w:ascii="Arial Narrow" w:hAnsi="Arial Narrow" w:cs="Arial"/>
                <w:color w:val="auto"/>
                <w:sz w:val="16"/>
                <w:szCs w:val="16"/>
                <w:lang w:val="ru-RU"/>
              </w:rPr>
            </w:pPr>
          </w:p>
          <w:p w14:paraId="2BED8CB2" w14:textId="77777777" w:rsidR="00521F6D" w:rsidRPr="00014E44" w:rsidRDefault="00521F6D" w:rsidP="00DE1185">
            <w:pPr>
              <w:pStyle w:val="CellBodyCentered"/>
              <w:rPr>
                <w:rFonts w:ascii="Arial Narrow" w:hAnsi="Arial Narrow" w:cs="Arial"/>
                <w:color w:val="auto"/>
                <w:sz w:val="16"/>
                <w:szCs w:val="16"/>
                <w:lang w:val="en-GB"/>
              </w:rPr>
            </w:pPr>
          </w:p>
          <w:p w14:paraId="533B41C2" w14:textId="77777777" w:rsidR="00521F6D" w:rsidRPr="00014E44" w:rsidRDefault="00521F6D" w:rsidP="00DE1185">
            <w:pPr>
              <w:pStyle w:val="CellBodyCentered"/>
              <w:rPr>
                <w:rFonts w:ascii="Arial Narrow" w:hAnsi="Arial Narrow" w:cs="Arial"/>
                <w:color w:val="auto"/>
                <w:sz w:val="16"/>
                <w:szCs w:val="16"/>
                <w:lang w:val="en-GB"/>
              </w:rPr>
            </w:pPr>
          </w:p>
          <w:p w14:paraId="2356990D" w14:textId="77777777" w:rsidR="00521F6D" w:rsidRPr="00014E44" w:rsidRDefault="00521F6D" w:rsidP="00DE1185">
            <w:pPr>
              <w:pStyle w:val="CellBodyCentered"/>
              <w:rPr>
                <w:rFonts w:ascii="Arial Narrow" w:hAnsi="Arial Narrow" w:cs="Arial"/>
                <w:color w:val="auto"/>
                <w:sz w:val="16"/>
                <w:szCs w:val="16"/>
                <w:lang w:val="en-GB"/>
              </w:rPr>
            </w:pPr>
          </w:p>
          <w:p w14:paraId="4C3A5EF0" w14:textId="77777777" w:rsidR="00521F6D" w:rsidRPr="00014E44" w:rsidRDefault="00521F6D" w:rsidP="00DE1185">
            <w:pPr>
              <w:pStyle w:val="CellBodyCentered"/>
              <w:rPr>
                <w:rFonts w:ascii="Arial Narrow" w:hAnsi="Arial Narrow" w:cs="Arial"/>
                <w:color w:val="auto"/>
                <w:sz w:val="16"/>
                <w:szCs w:val="16"/>
                <w:lang w:val="en-GB"/>
              </w:rPr>
            </w:pPr>
          </w:p>
          <w:p w14:paraId="76590782" w14:textId="77777777" w:rsidR="00521F6D" w:rsidRPr="00014E44" w:rsidRDefault="00521F6D" w:rsidP="00DE1185">
            <w:pPr>
              <w:pStyle w:val="CellBodyCentered"/>
              <w:rPr>
                <w:rFonts w:ascii="Arial Narrow" w:hAnsi="Arial Narrow" w:cs="Arial"/>
                <w:color w:val="auto"/>
                <w:sz w:val="16"/>
                <w:szCs w:val="16"/>
                <w:lang w:val="en-GB"/>
              </w:rPr>
            </w:pPr>
          </w:p>
          <w:p w14:paraId="5081FCC3" w14:textId="77777777" w:rsidR="00521F6D" w:rsidRPr="00014E44" w:rsidRDefault="00521F6D" w:rsidP="00DE1185">
            <w:pPr>
              <w:pStyle w:val="CellBodyCentered"/>
              <w:rPr>
                <w:rFonts w:ascii="Arial Narrow" w:hAnsi="Arial Narrow" w:cs="Arial"/>
                <w:color w:val="auto"/>
                <w:sz w:val="16"/>
                <w:szCs w:val="16"/>
                <w:lang w:val="en-GB"/>
              </w:rPr>
            </w:pPr>
          </w:p>
          <w:p w14:paraId="25CAAC78" w14:textId="77777777" w:rsidR="00521F6D" w:rsidRPr="00014E44" w:rsidRDefault="00521F6D" w:rsidP="00DE1185">
            <w:pPr>
              <w:pStyle w:val="CellBodyCentered"/>
              <w:rPr>
                <w:rFonts w:ascii="Arial Narrow" w:hAnsi="Arial Narrow" w:cs="Arial"/>
                <w:color w:val="auto"/>
                <w:sz w:val="16"/>
                <w:szCs w:val="16"/>
                <w:lang w:val="en-GB"/>
              </w:rPr>
            </w:pPr>
          </w:p>
          <w:p w14:paraId="6B473316" w14:textId="77777777" w:rsidR="00521F6D" w:rsidRPr="00014E44" w:rsidRDefault="00521F6D" w:rsidP="00DE1185">
            <w:pPr>
              <w:pStyle w:val="CellBodyCentered"/>
              <w:rPr>
                <w:rFonts w:ascii="Arial Narrow" w:hAnsi="Arial Narrow" w:cs="Arial"/>
                <w:color w:val="auto"/>
                <w:sz w:val="16"/>
                <w:szCs w:val="16"/>
                <w:lang w:val="en-GB"/>
              </w:rPr>
            </w:pPr>
          </w:p>
          <w:p w14:paraId="257FB560" w14:textId="77777777" w:rsidR="00521F6D" w:rsidRPr="00014E44" w:rsidRDefault="00521F6D" w:rsidP="00DE1185">
            <w:pPr>
              <w:pStyle w:val="CellBodyCentered"/>
              <w:rPr>
                <w:rFonts w:ascii="Arial Narrow" w:hAnsi="Arial Narrow" w:cs="Arial"/>
                <w:color w:val="auto"/>
                <w:sz w:val="16"/>
                <w:szCs w:val="16"/>
                <w:lang w:val="en-GB"/>
              </w:rPr>
            </w:pPr>
          </w:p>
          <w:p w14:paraId="2F5DEA62" w14:textId="77777777" w:rsidR="00521F6D" w:rsidRPr="00014E44" w:rsidRDefault="00521F6D" w:rsidP="00DE1185">
            <w:pPr>
              <w:pStyle w:val="CellBodyCentered"/>
              <w:rPr>
                <w:rFonts w:ascii="Arial Narrow" w:hAnsi="Arial Narrow" w:cs="Arial"/>
                <w:color w:val="auto"/>
                <w:sz w:val="16"/>
                <w:szCs w:val="16"/>
                <w:lang w:val="en-GB"/>
              </w:rPr>
            </w:pPr>
          </w:p>
          <w:p w14:paraId="40F58885" w14:textId="77777777" w:rsidR="00521F6D" w:rsidRPr="00014E44" w:rsidRDefault="00521F6D" w:rsidP="00DE1185">
            <w:pPr>
              <w:pStyle w:val="CellBodyCentered"/>
              <w:rPr>
                <w:rFonts w:ascii="Arial Narrow" w:hAnsi="Arial Narrow" w:cs="Arial"/>
                <w:color w:val="auto"/>
                <w:sz w:val="16"/>
                <w:szCs w:val="16"/>
                <w:lang w:val="en-GB"/>
              </w:rPr>
            </w:pPr>
          </w:p>
          <w:p w14:paraId="268324C5" w14:textId="77777777" w:rsidR="00521F6D" w:rsidRPr="00014E44" w:rsidRDefault="00521F6D" w:rsidP="00DE1185">
            <w:pPr>
              <w:pStyle w:val="CellBodyCentered"/>
              <w:rPr>
                <w:rFonts w:ascii="Arial Narrow" w:hAnsi="Arial Narrow" w:cs="Arial"/>
                <w:color w:val="auto"/>
                <w:sz w:val="16"/>
                <w:szCs w:val="16"/>
                <w:lang w:val="en-GB"/>
              </w:rPr>
            </w:pPr>
          </w:p>
          <w:p w14:paraId="102653DD" w14:textId="77777777" w:rsidR="00521F6D" w:rsidRPr="00014E44" w:rsidRDefault="00521F6D" w:rsidP="00DE1185">
            <w:pPr>
              <w:pStyle w:val="CellBodyCentered"/>
              <w:rPr>
                <w:rFonts w:ascii="Arial Narrow" w:hAnsi="Arial Narrow" w:cs="Arial"/>
                <w:color w:val="auto"/>
                <w:sz w:val="16"/>
                <w:szCs w:val="16"/>
                <w:lang w:val="en-GB"/>
              </w:rPr>
            </w:pPr>
          </w:p>
          <w:p w14:paraId="144E1846" w14:textId="77777777" w:rsidR="00521F6D" w:rsidRPr="00014E44" w:rsidRDefault="00521F6D" w:rsidP="00DE1185">
            <w:pPr>
              <w:pStyle w:val="CellBodyCentered"/>
              <w:rPr>
                <w:rFonts w:ascii="Arial Narrow" w:hAnsi="Arial Narrow" w:cs="Arial"/>
                <w:color w:val="auto"/>
                <w:sz w:val="16"/>
                <w:szCs w:val="16"/>
                <w:lang w:val="en-GB"/>
              </w:rPr>
            </w:pPr>
          </w:p>
          <w:p w14:paraId="1305DF8B" w14:textId="77777777" w:rsidR="00521F6D" w:rsidRPr="00014E44" w:rsidRDefault="00521F6D" w:rsidP="00DE1185">
            <w:pPr>
              <w:pStyle w:val="CellBodyCentered"/>
              <w:rPr>
                <w:rFonts w:ascii="Arial Narrow" w:hAnsi="Arial Narrow" w:cs="Arial"/>
                <w:color w:val="auto"/>
                <w:sz w:val="16"/>
                <w:szCs w:val="16"/>
                <w:lang w:val="en-GB"/>
              </w:rPr>
            </w:pPr>
          </w:p>
          <w:p w14:paraId="635D8E1E" w14:textId="77777777" w:rsidR="00521F6D" w:rsidRPr="00014E44" w:rsidRDefault="00521F6D" w:rsidP="00DE1185">
            <w:pPr>
              <w:pStyle w:val="CellBodyCentered"/>
              <w:rPr>
                <w:rFonts w:ascii="Arial Narrow" w:hAnsi="Arial Narrow" w:cs="Arial"/>
                <w:color w:val="auto"/>
                <w:sz w:val="16"/>
                <w:szCs w:val="16"/>
                <w:lang w:val="en-GB"/>
              </w:rPr>
            </w:pPr>
          </w:p>
          <w:p w14:paraId="1721FEB3"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E34DECA" w14:textId="77777777" w:rsidR="00521F6D" w:rsidRPr="00014E44" w:rsidRDefault="00521F6D" w:rsidP="00DE1185">
            <w:pPr>
              <w:pStyle w:val="CellBodyCentered"/>
              <w:rPr>
                <w:rFonts w:ascii="Arial Narrow" w:hAnsi="Arial Narrow" w:cs="Arial"/>
                <w:color w:val="auto"/>
                <w:sz w:val="16"/>
                <w:szCs w:val="16"/>
                <w:lang w:val="en-GB"/>
              </w:rPr>
            </w:pPr>
          </w:p>
          <w:p w14:paraId="1D53A2FB" w14:textId="10ACE973"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788" w:author="Zhunisbayev, Olzhasbek A [Bolashak Atyrau Limited]" w:date="2022-09-18T20:43:00Z">
              <w:r w:rsidRPr="00014E44" w:rsidDel="00EE529F">
                <w:rPr>
                  <w:rFonts w:ascii="Arial Narrow" w:hAnsi="Arial Narrow" w:cs="Arial"/>
                  <w:color w:val="auto"/>
                  <w:sz w:val="16"/>
                  <w:szCs w:val="16"/>
                  <w:lang w:val="en-GB"/>
                </w:rPr>
                <w:delText xml:space="preserve">46 </w:delText>
              </w:r>
            </w:del>
            <w:ins w:id="4789" w:author="Zhunisbayev, Olzhasbek A [Bolashak Atyrau Limited]" w:date="2022-09-18T20:43: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+535°C</w:t>
            </w:r>
          </w:p>
          <w:p w14:paraId="2CA0487B" w14:textId="77777777" w:rsidR="00521F6D" w:rsidRPr="00014E44" w:rsidRDefault="00521F6D" w:rsidP="00DE1185">
            <w:pPr>
              <w:pStyle w:val="CellBodyCentered"/>
              <w:rPr>
                <w:rFonts w:ascii="Arial Narrow" w:hAnsi="Arial Narrow" w:cs="Arial"/>
                <w:color w:val="auto"/>
                <w:sz w:val="16"/>
                <w:szCs w:val="16"/>
                <w:lang w:val="en-GB"/>
              </w:rPr>
            </w:pPr>
          </w:p>
          <w:p w14:paraId="1C097399" w14:textId="77777777" w:rsidR="00521F6D" w:rsidRPr="00014E44" w:rsidRDefault="00521F6D" w:rsidP="00DE1185">
            <w:pPr>
              <w:pStyle w:val="CellBodyCentered"/>
              <w:rPr>
                <w:rFonts w:ascii="Arial Narrow" w:hAnsi="Arial Narrow" w:cs="Arial"/>
                <w:color w:val="auto"/>
                <w:sz w:val="16"/>
                <w:szCs w:val="16"/>
                <w:lang w:val="en-GB"/>
              </w:rPr>
            </w:pPr>
          </w:p>
          <w:p w14:paraId="31A4710D" w14:textId="77777777" w:rsidR="00521F6D" w:rsidRPr="00014E44" w:rsidRDefault="00521F6D" w:rsidP="00DE1185">
            <w:pPr>
              <w:pStyle w:val="CellBodyCentered"/>
              <w:rPr>
                <w:rFonts w:ascii="Arial Narrow" w:hAnsi="Arial Narrow" w:cs="Arial"/>
                <w:color w:val="auto"/>
                <w:sz w:val="16"/>
                <w:szCs w:val="16"/>
                <w:lang w:val="en-GB"/>
              </w:rPr>
            </w:pPr>
          </w:p>
          <w:p w14:paraId="0C91C99B" w14:textId="77777777" w:rsidR="00521F6D" w:rsidRPr="00014E44" w:rsidRDefault="00521F6D" w:rsidP="00DE1185">
            <w:pPr>
              <w:pStyle w:val="CellBodyCentered"/>
              <w:rPr>
                <w:rFonts w:ascii="Arial Narrow" w:hAnsi="Arial Narrow" w:cs="Arial"/>
                <w:color w:val="auto"/>
                <w:sz w:val="16"/>
                <w:szCs w:val="16"/>
                <w:lang w:val="en-GB"/>
              </w:rPr>
            </w:pPr>
          </w:p>
          <w:p w14:paraId="4FEFF688" w14:textId="77777777" w:rsidR="00521F6D" w:rsidRPr="00014E44" w:rsidRDefault="00521F6D" w:rsidP="00DE1185">
            <w:pPr>
              <w:pStyle w:val="CellBodyCentered"/>
              <w:rPr>
                <w:rFonts w:ascii="Arial Narrow" w:hAnsi="Arial Narrow" w:cs="Arial"/>
                <w:color w:val="auto"/>
                <w:sz w:val="16"/>
                <w:szCs w:val="16"/>
                <w:lang w:val="en-GB"/>
              </w:rPr>
            </w:pPr>
          </w:p>
          <w:p w14:paraId="43D1943A" w14:textId="77777777" w:rsidR="00521F6D" w:rsidRPr="00014E44" w:rsidRDefault="00521F6D" w:rsidP="00DE1185">
            <w:pPr>
              <w:pStyle w:val="CellBodyCentered"/>
              <w:rPr>
                <w:rFonts w:ascii="Arial Narrow" w:hAnsi="Arial Narrow" w:cs="Arial"/>
                <w:color w:val="auto"/>
                <w:sz w:val="16"/>
                <w:szCs w:val="16"/>
                <w:lang w:val="en-GB"/>
              </w:rPr>
            </w:pPr>
          </w:p>
          <w:p w14:paraId="5A304039" w14:textId="77777777" w:rsidR="00521F6D" w:rsidRPr="00014E44" w:rsidRDefault="00521F6D" w:rsidP="00DE1185">
            <w:pPr>
              <w:pStyle w:val="CellBodyCentered"/>
              <w:rPr>
                <w:rFonts w:ascii="Arial Narrow" w:hAnsi="Arial Narrow" w:cs="Arial"/>
                <w:color w:val="auto"/>
                <w:sz w:val="16"/>
                <w:szCs w:val="16"/>
                <w:lang w:val="en-GB"/>
              </w:rPr>
            </w:pPr>
          </w:p>
          <w:p w14:paraId="081CABAB" w14:textId="77777777" w:rsidR="00521F6D" w:rsidRPr="00014E44" w:rsidRDefault="00521F6D" w:rsidP="00DE1185">
            <w:pPr>
              <w:pStyle w:val="CellBodyCentered"/>
              <w:rPr>
                <w:rFonts w:ascii="Arial Narrow" w:hAnsi="Arial Narrow" w:cs="Arial"/>
                <w:color w:val="auto"/>
                <w:sz w:val="16"/>
                <w:szCs w:val="16"/>
                <w:lang w:val="en-GB"/>
              </w:rPr>
            </w:pPr>
          </w:p>
          <w:p w14:paraId="4EF2743F" w14:textId="77777777" w:rsidR="00521F6D" w:rsidRPr="00014E44" w:rsidRDefault="00521F6D" w:rsidP="00DE1185">
            <w:pPr>
              <w:pStyle w:val="CellBodyCentered"/>
              <w:rPr>
                <w:rFonts w:ascii="Arial Narrow" w:hAnsi="Arial Narrow" w:cs="Arial"/>
                <w:color w:val="auto"/>
                <w:sz w:val="16"/>
                <w:szCs w:val="16"/>
                <w:lang w:val="en-GB"/>
              </w:rPr>
            </w:pPr>
          </w:p>
          <w:p w14:paraId="46626669" w14:textId="77777777" w:rsidR="00521F6D" w:rsidRPr="00014E44" w:rsidRDefault="00521F6D" w:rsidP="00DE1185">
            <w:pPr>
              <w:pStyle w:val="CellBodyCentered"/>
              <w:rPr>
                <w:rFonts w:ascii="Arial Narrow" w:hAnsi="Arial Narrow" w:cs="Arial"/>
                <w:color w:val="auto"/>
                <w:sz w:val="16"/>
                <w:szCs w:val="16"/>
                <w:lang w:val="en-GB"/>
              </w:rPr>
            </w:pPr>
          </w:p>
          <w:p w14:paraId="47FF9599" w14:textId="77777777" w:rsidR="00521F6D" w:rsidRPr="00014E44" w:rsidRDefault="00521F6D" w:rsidP="00DE1185">
            <w:pPr>
              <w:pStyle w:val="CellBodyCentered"/>
              <w:rPr>
                <w:rFonts w:ascii="Arial Narrow" w:hAnsi="Arial Narrow" w:cs="Arial"/>
                <w:color w:val="auto"/>
                <w:sz w:val="16"/>
                <w:szCs w:val="16"/>
                <w:lang w:val="en-GB"/>
              </w:rPr>
            </w:pPr>
          </w:p>
          <w:p w14:paraId="331AE50D" w14:textId="77777777" w:rsidR="00521F6D" w:rsidRPr="00014E44" w:rsidRDefault="00521F6D" w:rsidP="00DE1185">
            <w:pPr>
              <w:pStyle w:val="CellBodyCentered"/>
              <w:rPr>
                <w:rFonts w:ascii="Arial Narrow" w:hAnsi="Arial Narrow" w:cs="Arial"/>
                <w:color w:val="auto"/>
                <w:sz w:val="16"/>
                <w:szCs w:val="16"/>
                <w:lang w:val="en-GB"/>
              </w:rPr>
            </w:pPr>
          </w:p>
          <w:p w14:paraId="29D1EEBA" w14:textId="77777777" w:rsidR="00521F6D" w:rsidRPr="00014E44" w:rsidRDefault="00521F6D" w:rsidP="00DE1185">
            <w:pPr>
              <w:pStyle w:val="CellBodyCentered"/>
              <w:rPr>
                <w:rFonts w:ascii="Arial Narrow" w:hAnsi="Arial Narrow" w:cs="Arial"/>
                <w:color w:val="auto"/>
                <w:sz w:val="16"/>
                <w:szCs w:val="16"/>
                <w:lang w:val="en-GB"/>
              </w:rPr>
            </w:pPr>
          </w:p>
          <w:p w14:paraId="75C02897" w14:textId="77777777" w:rsidR="00521F6D" w:rsidRPr="00014E44" w:rsidRDefault="00521F6D" w:rsidP="00DE1185">
            <w:pPr>
              <w:pStyle w:val="CellBodyCentered"/>
              <w:rPr>
                <w:rFonts w:ascii="Arial Narrow" w:hAnsi="Arial Narrow" w:cs="Arial"/>
                <w:color w:val="auto"/>
                <w:sz w:val="16"/>
                <w:szCs w:val="16"/>
                <w:lang w:val="en-GB"/>
              </w:rPr>
            </w:pPr>
          </w:p>
          <w:p w14:paraId="67E20C95" w14:textId="77777777" w:rsidR="00521F6D" w:rsidRPr="00014E44" w:rsidRDefault="00521F6D" w:rsidP="00DE1185">
            <w:pPr>
              <w:pStyle w:val="CellBodyCentered"/>
              <w:rPr>
                <w:rFonts w:ascii="Arial Narrow" w:hAnsi="Arial Narrow" w:cs="Arial"/>
                <w:color w:val="auto"/>
                <w:sz w:val="16"/>
                <w:szCs w:val="16"/>
                <w:lang w:val="en-GB"/>
              </w:rPr>
            </w:pPr>
          </w:p>
          <w:p w14:paraId="6609A756" w14:textId="77777777" w:rsidR="00521F6D" w:rsidRPr="00014E44" w:rsidRDefault="00521F6D" w:rsidP="00DE1185">
            <w:pPr>
              <w:pStyle w:val="CellBodyCentered"/>
              <w:rPr>
                <w:rFonts w:ascii="Arial Narrow" w:hAnsi="Arial Narrow" w:cs="Arial"/>
                <w:color w:val="auto"/>
                <w:sz w:val="16"/>
                <w:szCs w:val="16"/>
                <w:lang w:val="en-GB"/>
              </w:rPr>
            </w:pPr>
          </w:p>
          <w:p w14:paraId="1B658E13" w14:textId="77777777" w:rsidR="00521F6D" w:rsidRPr="00014E44" w:rsidRDefault="00521F6D" w:rsidP="00DE1185">
            <w:pPr>
              <w:pStyle w:val="CellBodyCentered"/>
              <w:rPr>
                <w:rFonts w:ascii="Arial Narrow" w:hAnsi="Arial Narrow" w:cs="Arial"/>
                <w:color w:val="auto"/>
                <w:sz w:val="16"/>
                <w:szCs w:val="16"/>
                <w:lang w:val="en-GB"/>
              </w:rPr>
            </w:pPr>
          </w:p>
          <w:p w14:paraId="22081DBC" w14:textId="77777777" w:rsidR="00521F6D" w:rsidRPr="00014E44" w:rsidRDefault="00521F6D" w:rsidP="00DE1185">
            <w:pPr>
              <w:pStyle w:val="CellBodyCentered"/>
              <w:rPr>
                <w:rFonts w:ascii="Arial Narrow" w:hAnsi="Arial Narrow" w:cs="Arial"/>
                <w:color w:val="auto"/>
                <w:sz w:val="16"/>
                <w:szCs w:val="16"/>
                <w:lang w:val="en-GB"/>
              </w:rPr>
            </w:pPr>
          </w:p>
          <w:p w14:paraId="2C697CEE" w14:textId="77777777" w:rsidR="00521F6D" w:rsidRPr="00014E44" w:rsidRDefault="00521F6D" w:rsidP="00DE1185">
            <w:pPr>
              <w:pStyle w:val="CellBodyCentered"/>
              <w:rPr>
                <w:rFonts w:ascii="Arial Narrow" w:hAnsi="Arial Narrow" w:cs="Arial"/>
                <w:color w:val="auto"/>
                <w:sz w:val="16"/>
                <w:szCs w:val="16"/>
                <w:lang w:val="en-GB"/>
              </w:rPr>
            </w:pPr>
          </w:p>
          <w:p w14:paraId="65EA82D0" w14:textId="77777777" w:rsidR="00521F6D" w:rsidRPr="00014E44" w:rsidRDefault="00521F6D" w:rsidP="00DE1185">
            <w:pPr>
              <w:pStyle w:val="CellBodyCentered"/>
              <w:rPr>
                <w:rFonts w:ascii="Arial Narrow" w:hAnsi="Arial Narrow" w:cs="Arial"/>
                <w:color w:val="auto"/>
                <w:sz w:val="16"/>
                <w:szCs w:val="16"/>
                <w:lang w:val="en-GB"/>
              </w:rPr>
            </w:pPr>
          </w:p>
          <w:p w14:paraId="70A942EC" w14:textId="77777777" w:rsidR="00521F6D" w:rsidRPr="00014E44" w:rsidRDefault="00521F6D" w:rsidP="00DE1185">
            <w:pPr>
              <w:pStyle w:val="CellBodyCentered"/>
              <w:rPr>
                <w:rFonts w:ascii="Arial Narrow" w:hAnsi="Arial Narrow" w:cs="Arial"/>
                <w:color w:val="auto"/>
                <w:sz w:val="16"/>
                <w:szCs w:val="16"/>
                <w:lang w:val="en-GB"/>
              </w:rPr>
            </w:pPr>
          </w:p>
          <w:p w14:paraId="28793E03" w14:textId="77777777" w:rsidR="00521F6D" w:rsidRPr="00014E44" w:rsidRDefault="00521F6D" w:rsidP="00DE1185">
            <w:pPr>
              <w:pStyle w:val="CellBodyCentered"/>
              <w:rPr>
                <w:rFonts w:ascii="Arial Narrow" w:hAnsi="Arial Narrow" w:cs="Arial"/>
                <w:color w:val="auto"/>
                <w:sz w:val="16"/>
                <w:szCs w:val="16"/>
                <w:lang w:val="en-GB"/>
              </w:rPr>
            </w:pPr>
          </w:p>
          <w:p w14:paraId="4E4CD0AE" w14:textId="77777777" w:rsidR="00521F6D" w:rsidRPr="00014E44" w:rsidRDefault="00521F6D" w:rsidP="00DE1185">
            <w:pPr>
              <w:pStyle w:val="CellBodyCentered"/>
              <w:rPr>
                <w:rFonts w:ascii="Arial Narrow" w:hAnsi="Arial Narrow" w:cs="Arial"/>
                <w:color w:val="auto"/>
                <w:sz w:val="16"/>
                <w:szCs w:val="16"/>
                <w:lang w:val="en-GB"/>
              </w:rPr>
            </w:pPr>
          </w:p>
          <w:p w14:paraId="73EE8A02" w14:textId="77777777" w:rsidR="00521F6D" w:rsidRPr="00014E44" w:rsidRDefault="00521F6D" w:rsidP="00DE1185">
            <w:pPr>
              <w:pStyle w:val="CellBodyCentered"/>
              <w:rPr>
                <w:rFonts w:ascii="Arial Narrow" w:hAnsi="Arial Narrow" w:cs="Arial"/>
                <w:color w:val="auto"/>
                <w:sz w:val="16"/>
                <w:szCs w:val="16"/>
                <w:lang w:val="ru-RU"/>
              </w:rPr>
            </w:pPr>
          </w:p>
          <w:p w14:paraId="21317706" w14:textId="77777777" w:rsidR="00521F6D" w:rsidRPr="00014E44" w:rsidRDefault="00521F6D" w:rsidP="00DE1185">
            <w:pPr>
              <w:pStyle w:val="CellBodyCentered"/>
              <w:rPr>
                <w:rFonts w:ascii="Arial Narrow" w:hAnsi="Arial Narrow" w:cs="Arial"/>
                <w:color w:val="auto"/>
                <w:sz w:val="16"/>
                <w:szCs w:val="16"/>
                <w:lang w:val="ru-RU"/>
              </w:rPr>
            </w:pPr>
          </w:p>
          <w:p w14:paraId="01AFE43F" w14:textId="77777777" w:rsidR="00521F6D" w:rsidRPr="00014E44" w:rsidRDefault="00521F6D" w:rsidP="00DE1185">
            <w:pPr>
              <w:pStyle w:val="CellBodyCentered"/>
              <w:rPr>
                <w:rFonts w:ascii="Arial Narrow" w:hAnsi="Arial Narrow" w:cs="Arial"/>
                <w:color w:val="auto"/>
                <w:sz w:val="16"/>
                <w:szCs w:val="16"/>
                <w:lang w:val="ru-RU"/>
              </w:rPr>
            </w:pPr>
          </w:p>
          <w:p w14:paraId="53D3E7CD" w14:textId="77777777" w:rsidR="00521F6D" w:rsidRPr="00014E44" w:rsidRDefault="00521F6D" w:rsidP="00DE1185">
            <w:pPr>
              <w:pStyle w:val="CellBodyCentered"/>
              <w:rPr>
                <w:rFonts w:ascii="Arial Narrow" w:hAnsi="Arial Narrow" w:cs="Arial"/>
                <w:color w:val="auto"/>
                <w:sz w:val="16"/>
                <w:szCs w:val="16"/>
                <w:lang w:val="ru-RU"/>
              </w:rPr>
            </w:pPr>
          </w:p>
          <w:p w14:paraId="0370960B" w14:textId="77777777" w:rsidR="00521F6D" w:rsidRPr="00014E44" w:rsidRDefault="00521F6D" w:rsidP="00DE1185">
            <w:pPr>
              <w:pStyle w:val="CellBodyCentered"/>
              <w:rPr>
                <w:rFonts w:ascii="Arial Narrow" w:hAnsi="Arial Narrow" w:cs="Arial"/>
                <w:color w:val="auto"/>
                <w:sz w:val="16"/>
                <w:szCs w:val="16"/>
                <w:lang w:val="ru-RU"/>
              </w:rPr>
            </w:pPr>
          </w:p>
          <w:p w14:paraId="1138E410" w14:textId="77777777" w:rsidR="00521F6D" w:rsidRPr="00014E44" w:rsidRDefault="00521F6D" w:rsidP="00DE1185">
            <w:pPr>
              <w:pStyle w:val="CellBodyCentered"/>
              <w:rPr>
                <w:rFonts w:ascii="Arial Narrow" w:hAnsi="Arial Narrow" w:cs="Arial"/>
                <w:color w:val="auto"/>
                <w:sz w:val="16"/>
                <w:szCs w:val="16"/>
                <w:lang w:val="ru-RU"/>
              </w:rPr>
            </w:pPr>
          </w:p>
          <w:p w14:paraId="4E91F8E7" w14:textId="77777777" w:rsidR="00521F6D" w:rsidRPr="00014E44" w:rsidRDefault="00521F6D" w:rsidP="00DE1185">
            <w:pPr>
              <w:pStyle w:val="CellBodyCentered"/>
              <w:rPr>
                <w:rFonts w:ascii="Arial Narrow" w:hAnsi="Arial Narrow" w:cs="Arial"/>
                <w:color w:val="auto"/>
                <w:sz w:val="16"/>
                <w:szCs w:val="16"/>
                <w:lang w:val="ru-RU"/>
              </w:rPr>
            </w:pPr>
          </w:p>
          <w:p w14:paraId="51068D82" w14:textId="77777777" w:rsidR="00521F6D" w:rsidRPr="00014E44" w:rsidRDefault="00521F6D" w:rsidP="00DE1185">
            <w:pPr>
              <w:pStyle w:val="CellBodyCentered"/>
              <w:rPr>
                <w:rFonts w:ascii="Arial Narrow" w:hAnsi="Arial Narrow" w:cs="Arial"/>
                <w:color w:val="auto"/>
                <w:sz w:val="16"/>
                <w:szCs w:val="16"/>
                <w:lang w:val="ru-RU"/>
              </w:rPr>
            </w:pPr>
          </w:p>
          <w:p w14:paraId="036F9B08" w14:textId="77777777" w:rsidR="00521F6D" w:rsidRPr="00014E44" w:rsidRDefault="00521F6D" w:rsidP="00DE1185">
            <w:pPr>
              <w:pStyle w:val="CellBodyCentered"/>
              <w:rPr>
                <w:rFonts w:ascii="Arial Narrow" w:hAnsi="Arial Narrow" w:cs="Arial"/>
                <w:color w:val="auto"/>
                <w:sz w:val="16"/>
                <w:szCs w:val="16"/>
                <w:lang w:val="ru-RU"/>
              </w:rPr>
            </w:pPr>
          </w:p>
          <w:p w14:paraId="6B9B3D79" w14:textId="77777777" w:rsidR="00521F6D" w:rsidRPr="00014E44" w:rsidRDefault="00521F6D" w:rsidP="00DE1185">
            <w:pPr>
              <w:pStyle w:val="CellBodyCentered"/>
              <w:rPr>
                <w:rFonts w:ascii="Arial Narrow" w:hAnsi="Arial Narrow" w:cs="Arial"/>
                <w:color w:val="auto"/>
                <w:sz w:val="16"/>
                <w:szCs w:val="16"/>
                <w:lang w:val="ru-RU"/>
              </w:rPr>
            </w:pPr>
          </w:p>
          <w:p w14:paraId="3D92344F" w14:textId="77777777" w:rsidR="00521F6D" w:rsidRPr="00014E44" w:rsidRDefault="00521F6D" w:rsidP="00DE1185">
            <w:pPr>
              <w:pStyle w:val="CellBodyCentered"/>
              <w:rPr>
                <w:rFonts w:ascii="Arial Narrow" w:hAnsi="Arial Narrow" w:cs="Arial"/>
                <w:color w:val="auto"/>
                <w:sz w:val="16"/>
                <w:szCs w:val="16"/>
                <w:lang w:val="ru-RU"/>
              </w:rPr>
            </w:pPr>
          </w:p>
          <w:p w14:paraId="2CED7D29" w14:textId="77777777" w:rsidR="00521F6D" w:rsidRPr="00014E44" w:rsidRDefault="00521F6D" w:rsidP="00DE1185">
            <w:pPr>
              <w:pStyle w:val="CellBodyCentered"/>
              <w:rPr>
                <w:rFonts w:ascii="Arial Narrow" w:hAnsi="Arial Narrow" w:cs="Arial"/>
                <w:color w:val="auto"/>
                <w:sz w:val="16"/>
                <w:szCs w:val="16"/>
                <w:lang w:val="ru-RU"/>
              </w:rPr>
            </w:pPr>
          </w:p>
          <w:p w14:paraId="2DE76C28" w14:textId="77777777" w:rsidR="00521F6D" w:rsidRPr="00014E44" w:rsidRDefault="00521F6D" w:rsidP="00DE1185">
            <w:pPr>
              <w:pStyle w:val="CellBodyCentered"/>
              <w:rPr>
                <w:rFonts w:ascii="Arial Narrow" w:hAnsi="Arial Narrow" w:cs="Arial"/>
                <w:color w:val="auto"/>
                <w:sz w:val="16"/>
                <w:szCs w:val="16"/>
                <w:lang w:val="en-GB"/>
              </w:rPr>
            </w:pPr>
          </w:p>
          <w:p w14:paraId="35EB19B6" w14:textId="77777777" w:rsidR="00521F6D" w:rsidRPr="00014E44" w:rsidRDefault="00521F6D" w:rsidP="00DE1185">
            <w:pPr>
              <w:pStyle w:val="CellBodyCentered"/>
              <w:rPr>
                <w:rFonts w:ascii="Arial Narrow" w:hAnsi="Arial Narrow" w:cs="Arial"/>
                <w:color w:val="auto"/>
                <w:sz w:val="16"/>
                <w:szCs w:val="16"/>
                <w:lang w:val="en-GB"/>
              </w:rPr>
            </w:pPr>
          </w:p>
          <w:p w14:paraId="222D0157" w14:textId="1594740C" w:rsidR="00521F6D" w:rsidRPr="00014E44" w:rsidRDefault="00521F6D" w:rsidP="00DE1185">
            <w:pPr>
              <w:pStyle w:val="CellBodyCentered"/>
              <w:rPr>
                <w:rFonts w:ascii="Arial Narrow" w:hAnsi="Arial Narrow" w:cs="Arial"/>
                <w:color w:val="auto"/>
                <w:sz w:val="16"/>
                <w:szCs w:val="16"/>
                <w:lang w:val="en-GB"/>
              </w:rPr>
            </w:pPr>
            <w:del w:id="4790" w:author="Zhunisbayev, Olzhasbek A [Bolashak Atyrau Limited]" w:date="2022-09-18T20:43:00Z">
              <w:r w:rsidRPr="00014E44" w:rsidDel="00EE529F">
                <w:rPr>
                  <w:rFonts w:ascii="Arial Narrow" w:hAnsi="Arial Narrow" w:cs="Arial"/>
                  <w:color w:val="auto"/>
                  <w:sz w:val="16"/>
                  <w:szCs w:val="16"/>
                  <w:lang w:val="en-GB"/>
                </w:rPr>
                <w:delText>4</w:delText>
              </w:r>
            </w:del>
          </w:p>
          <w:p w14:paraId="33993309" w14:textId="77777777" w:rsidR="00521F6D" w:rsidRPr="00014E44" w:rsidRDefault="00521F6D" w:rsidP="00DE1185">
            <w:pPr>
              <w:pStyle w:val="CellBodyCentered"/>
              <w:rPr>
                <w:rFonts w:ascii="Arial Narrow" w:hAnsi="Arial Narrow" w:cs="Arial"/>
                <w:color w:val="auto"/>
                <w:sz w:val="16"/>
                <w:szCs w:val="16"/>
                <w:lang w:val="en-GB"/>
              </w:rPr>
            </w:pPr>
          </w:p>
          <w:p w14:paraId="17479E3D" w14:textId="77777777" w:rsidR="00521F6D" w:rsidRPr="00014E44" w:rsidRDefault="00521F6D" w:rsidP="00DE1185">
            <w:pPr>
              <w:pStyle w:val="CellBodyCentered"/>
              <w:rPr>
                <w:rFonts w:ascii="Arial Narrow" w:hAnsi="Arial Narrow" w:cs="Arial"/>
                <w:color w:val="auto"/>
                <w:sz w:val="16"/>
                <w:szCs w:val="16"/>
                <w:lang w:val="en-GB"/>
              </w:rPr>
            </w:pPr>
          </w:p>
          <w:p w14:paraId="318E45F4" w14:textId="77777777" w:rsidR="00521F6D" w:rsidRPr="00014E44" w:rsidRDefault="00521F6D" w:rsidP="00DE1185">
            <w:pPr>
              <w:pStyle w:val="CellBodyCentered"/>
              <w:rPr>
                <w:rFonts w:ascii="Arial Narrow" w:hAnsi="Arial Narrow" w:cs="Arial"/>
                <w:color w:val="auto"/>
                <w:sz w:val="16"/>
                <w:szCs w:val="16"/>
                <w:lang w:val="en-GB"/>
              </w:rPr>
            </w:pPr>
          </w:p>
          <w:p w14:paraId="3A1E7988" w14:textId="77777777" w:rsidR="00521F6D" w:rsidRPr="00014E44" w:rsidRDefault="00521F6D" w:rsidP="00DE1185">
            <w:pPr>
              <w:pStyle w:val="CellBodyCentered"/>
              <w:rPr>
                <w:rFonts w:ascii="Arial Narrow" w:hAnsi="Arial Narrow" w:cs="Arial"/>
                <w:color w:val="auto"/>
                <w:sz w:val="16"/>
                <w:szCs w:val="16"/>
                <w:lang w:val="en-GB"/>
              </w:rPr>
            </w:pPr>
          </w:p>
          <w:p w14:paraId="3E2932B8" w14:textId="77777777" w:rsidR="00521F6D" w:rsidRPr="00014E44" w:rsidRDefault="00521F6D" w:rsidP="00DE1185">
            <w:pPr>
              <w:pStyle w:val="CellBodyCentered"/>
              <w:rPr>
                <w:rFonts w:ascii="Arial Narrow" w:hAnsi="Arial Narrow" w:cs="Arial"/>
                <w:color w:val="auto"/>
                <w:sz w:val="16"/>
                <w:szCs w:val="16"/>
                <w:lang w:val="en-GB"/>
              </w:rPr>
            </w:pPr>
          </w:p>
          <w:p w14:paraId="4D8B8E4A" w14:textId="77777777" w:rsidR="00521F6D" w:rsidRPr="00014E44" w:rsidRDefault="00521F6D" w:rsidP="00DE1185">
            <w:pPr>
              <w:pStyle w:val="CellBodyCentered"/>
              <w:rPr>
                <w:rFonts w:ascii="Arial Narrow" w:hAnsi="Arial Narrow" w:cs="Arial"/>
                <w:color w:val="auto"/>
                <w:sz w:val="16"/>
                <w:szCs w:val="16"/>
                <w:lang w:val="en-GB"/>
              </w:rPr>
            </w:pPr>
          </w:p>
          <w:p w14:paraId="7DDE97BA" w14:textId="77777777" w:rsidR="00521F6D" w:rsidRPr="00014E44" w:rsidRDefault="00521F6D" w:rsidP="00DE1185">
            <w:pPr>
              <w:pStyle w:val="CellBodyCentered"/>
              <w:rPr>
                <w:rFonts w:ascii="Arial Narrow" w:hAnsi="Arial Narrow" w:cs="Arial"/>
                <w:color w:val="auto"/>
                <w:sz w:val="16"/>
                <w:szCs w:val="16"/>
                <w:lang w:val="en-GB"/>
              </w:rPr>
            </w:pPr>
          </w:p>
          <w:p w14:paraId="5F6FBB85" w14:textId="77777777" w:rsidR="00521F6D" w:rsidRPr="00014E44" w:rsidRDefault="00521F6D" w:rsidP="00DE1185">
            <w:pPr>
              <w:pStyle w:val="CellBodyCentered"/>
              <w:rPr>
                <w:rFonts w:ascii="Arial Narrow" w:hAnsi="Arial Narrow" w:cs="Arial"/>
                <w:color w:val="auto"/>
                <w:sz w:val="16"/>
                <w:szCs w:val="16"/>
                <w:lang w:val="en-GB"/>
              </w:rPr>
            </w:pPr>
          </w:p>
          <w:p w14:paraId="5C79CE62" w14:textId="77777777" w:rsidR="00521F6D" w:rsidRPr="00014E44" w:rsidRDefault="00521F6D" w:rsidP="00DE1185">
            <w:pPr>
              <w:pStyle w:val="CellBodyCentered"/>
              <w:rPr>
                <w:rFonts w:ascii="Arial Narrow" w:hAnsi="Arial Narrow" w:cs="Arial"/>
                <w:color w:val="auto"/>
                <w:sz w:val="16"/>
                <w:szCs w:val="16"/>
                <w:lang w:val="en-GB"/>
              </w:rPr>
            </w:pPr>
          </w:p>
          <w:p w14:paraId="47EF631D" w14:textId="77777777" w:rsidR="00521F6D" w:rsidRPr="00014E44" w:rsidRDefault="00521F6D" w:rsidP="00DE1185">
            <w:pPr>
              <w:pStyle w:val="CellBodyCentered"/>
              <w:rPr>
                <w:rFonts w:ascii="Arial Narrow" w:hAnsi="Arial Narrow" w:cs="Arial"/>
                <w:color w:val="auto"/>
                <w:sz w:val="16"/>
                <w:szCs w:val="16"/>
                <w:lang w:val="en-GB"/>
              </w:rPr>
            </w:pPr>
          </w:p>
          <w:p w14:paraId="45BA1D63" w14:textId="77777777" w:rsidR="00521F6D" w:rsidRPr="00014E44" w:rsidRDefault="00521F6D" w:rsidP="00DE1185">
            <w:pPr>
              <w:pStyle w:val="CellBodyCentered"/>
              <w:rPr>
                <w:rFonts w:ascii="Arial Narrow" w:hAnsi="Arial Narrow" w:cs="Arial"/>
                <w:color w:val="auto"/>
                <w:sz w:val="16"/>
                <w:szCs w:val="16"/>
                <w:lang w:val="en-GB"/>
              </w:rPr>
            </w:pPr>
          </w:p>
          <w:p w14:paraId="10062E3E" w14:textId="77777777" w:rsidR="00521F6D" w:rsidRPr="00014E44" w:rsidRDefault="00521F6D" w:rsidP="00DE1185">
            <w:pPr>
              <w:pStyle w:val="CellBodyCentered"/>
              <w:rPr>
                <w:rFonts w:ascii="Arial Narrow" w:hAnsi="Arial Narrow" w:cs="Arial"/>
                <w:color w:val="auto"/>
                <w:sz w:val="16"/>
                <w:szCs w:val="16"/>
                <w:lang w:val="en-GB"/>
              </w:rPr>
            </w:pPr>
          </w:p>
          <w:p w14:paraId="5828BABE" w14:textId="77777777" w:rsidR="00521F6D" w:rsidRPr="00014E44" w:rsidRDefault="00521F6D" w:rsidP="00DE1185">
            <w:pPr>
              <w:pStyle w:val="CellBodyCentered"/>
              <w:rPr>
                <w:rFonts w:ascii="Arial Narrow" w:hAnsi="Arial Narrow" w:cs="Arial"/>
                <w:color w:val="auto"/>
                <w:sz w:val="16"/>
                <w:szCs w:val="16"/>
                <w:lang w:val="en-GB"/>
              </w:rPr>
            </w:pPr>
          </w:p>
          <w:p w14:paraId="2D90EA09" w14:textId="77777777" w:rsidR="00521F6D" w:rsidRPr="00014E44" w:rsidRDefault="00521F6D" w:rsidP="00DE1185">
            <w:pPr>
              <w:pStyle w:val="CellBodyCentered"/>
              <w:rPr>
                <w:rFonts w:ascii="Arial Narrow" w:hAnsi="Arial Narrow" w:cs="Arial"/>
                <w:color w:val="auto"/>
                <w:sz w:val="16"/>
                <w:szCs w:val="16"/>
                <w:lang w:val="en-GB"/>
              </w:rPr>
            </w:pPr>
          </w:p>
          <w:p w14:paraId="6C7349FC" w14:textId="77777777" w:rsidR="00521F6D" w:rsidRPr="00014E44" w:rsidRDefault="00521F6D" w:rsidP="00DE1185">
            <w:pPr>
              <w:pStyle w:val="CellBodyCentered"/>
              <w:rPr>
                <w:rFonts w:ascii="Arial Narrow" w:hAnsi="Arial Narrow" w:cs="Arial"/>
                <w:color w:val="auto"/>
                <w:sz w:val="16"/>
                <w:szCs w:val="16"/>
                <w:lang w:val="en-GB"/>
              </w:rPr>
            </w:pPr>
          </w:p>
          <w:p w14:paraId="1DEA478E" w14:textId="77777777" w:rsidR="00521F6D" w:rsidRPr="00014E44" w:rsidRDefault="00521F6D" w:rsidP="00DE1185">
            <w:pPr>
              <w:pStyle w:val="CellBodyCentered"/>
              <w:rPr>
                <w:rFonts w:ascii="Arial Narrow" w:hAnsi="Arial Narrow" w:cs="Arial"/>
                <w:color w:val="auto"/>
                <w:sz w:val="16"/>
                <w:szCs w:val="16"/>
                <w:lang w:val="en-GB"/>
              </w:rPr>
            </w:pPr>
          </w:p>
          <w:p w14:paraId="3FC7C191" w14:textId="77777777" w:rsidR="00521F6D" w:rsidRPr="00014E44" w:rsidRDefault="00521F6D" w:rsidP="00DE1185">
            <w:pPr>
              <w:pStyle w:val="CellBodyCentered"/>
              <w:rPr>
                <w:rFonts w:ascii="Arial Narrow" w:hAnsi="Arial Narrow" w:cs="Arial"/>
                <w:color w:val="auto"/>
                <w:sz w:val="16"/>
                <w:szCs w:val="16"/>
                <w:lang w:val="en-GB"/>
              </w:rPr>
            </w:pPr>
          </w:p>
          <w:p w14:paraId="6D59AD3E" w14:textId="77777777" w:rsidR="00521F6D" w:rsidRPr="00014E44" w:rsidRDefault="00521F6D" w:rsidP="00DE1185">
            <w:pPr>
              <w:pStyle w:val="CellBodyCentered"/>
              <w:rPr>
                <w:rFonts w:ascii="Arial Narrow" w:hAnsi="Arial Narrow" w:cs="Arial"/>
                <w:color w:val="auto"/>
                <w:sz w:val="16"/>
                <w:szCs w:val="16"/>
                <w:lang w:val="en-GB"/>
              </w:rPr>
            </w:pPr>
          </w:p>
          <w:p w14:paraId="24580E00" w14:textId="77777777" w:rsidR="00521F6D" w:rsidRPr="00014E44" w:rsidRDefault="00521F6D"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611DCDD2" w14:textId="77777777" w:rsidR="00521F6D" w:rsidRPr="00014E44" w:rsidRDefault="00521F6D" w:rsidP="00DE1185">
            <w:pPr>
              <w:pStyle w:val="CellBody"/>
              <w:rPr>
                <w:rFonts w:ascii="Arial Narrow" w:hAnsi="Arial Narrow" w:cs="Arial"/>
                <w:color w:val="auto"/>
                <w:sz w:val="16"/>
                <w:szCs w:val="16"/>
                <w:u w:val="single"/>
                <w:lang w:val="en-GB"/>
              </w:rPr>
            </w:pPr>
          </w:p>
          <w:p w14:paraId="4F6DD77E" w14:textId="77777777" w:rsidR="00521F6D" w:rsidRPr="00014E44" w:rsidRDefault="00521F6D"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2.2</w:t>
            </w:r>
          </w:p>
          <w:p w14:paraId="43F0CD52"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0801A6BF" w14:textId="61DD3548" w:rsidR="00521F6D" w:rsidRPr="00014E44" w:rsidRDefault="00571500"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791"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792" w:author="Zhunisbayev, Olzhasbek A [Bolashak Atyrau Limited]" w:date="2022-09-18T20:40:00Z">
              <w:r w:rsidRPr="00014E44">
                <w:rPr>
                  <w:rFonts w:ascii="Arial Narrow" w:hAnsi="Arial Narrow" w:cs="Arial"/>
                  <w:color w:val="auto"/>
                  <w:sz w:val="16"/>
                  <w:szCs w:val="16"/>
                  <w:lang w:val="en-GB"/>
                </w:rPr>
                <w:t>40</w:t>
              </w:r>
            </w:ins>
            <w:r w:rsidR="00521F6D" w:rsidRPr="00014E44">
              <w:rPr>
                <w:rFonts w:ascii="Arial Narrow" w:hAnsi="Arial Narrow" w:cs="Arial"/>
                <w:color w:val="auto"/>
                <w:sz w:val="16"/>
                <w:szCs w:val="16"/>
                <w:lang w:val="en-GB"/>
              </w:rPr>
              <w:t xml:space="preserve"> to 38°</w:t>
            </w:r>
            <w:r w:rsidR="00521F6D" w:rsidRPr="00014E44">
              <w:rPr>
                <w:rFonts w:ascii="Arial Narrow" w:hAnsi="Arial Narrow" w:cs="Arial"/>
                <w:snapToGrid w:val="0"/>
                <w:color w:val="auto"/>
                <w:sz w:val="16"/>
                <w:szCs w:val="16"/>
                <w:lang w:val="en-GB"/>
              </w:rPr>
              <w:t xml:space="preserve">C </w:t>
            </w:r>
            <w:r w:rsidR="00521F6D" w:rsidRPr="00014E44">
              <w:rPr>
                <w:rFonts w:ascii="Arial Narrow" w:hAnsi="Arial Narrow" w:cs="Arial"/>
                <w:color w:val="auto"/>
                <w:sz w:val="16"/>
                <w:szCs w:val="16"/>
                <w:lang w:val="en-GB"/>
              </w:rPr>
              <w:t>= 19.0 barg</w:t>
            </w:r>
          </w:p>
          <w:p w14:paraId="4266ACB4" w14:textId="7E51FB06"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18.4 </w:t>
            </w:r>
            <w:r w:rsidRPr="00014E44">
              <w:rPr>
                <w:rFonts w:ascii="Arial Narrow" w:hAnsi="Arial Narrow" w:cs="Arial"/>
                <w:color w:val="auto"/>
                <w:sz w:val="16"/>
                <w:szCs w:val="16"/>
                <w:lang w:val="en-GB"/>
              </w:rPr>
              <w:t>barg</w:t>
            </w:r>
          </w:p>
          <w:p w14:paraId="77FC3B85" w14:textId="2A1801C1"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16.2 </w:t>
            </w:r>
            <w:r w:rsidRPr="00014E44">
              <w:rPr>
                <w:rFonts w:ascii="Arial Narrow" w:hAnsi="Arial Narrow" w:cs="Arial"/>
                <w:color w:val="auto"/>
                <w:sz w:val="16"/>
                <w:szCs w:val="16"/>
                <w:lang w:val="en-GB"/>
              </w:rPr>
              <w:t>barg</w:t>
            </w:r>
          </w:p>
          <w:p w14:paraId="22845E1F" w14:textId="7608043B"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14.8 </w:t>
            </w:r>
            <w:r w:rsidRPr="00014E44">
              <w:rPr>
                <w:rFonts w:ascii="Arial Narrow" w:hAnsi="Arial Narrow" w:cs="Arial"/>
                <w:color w:val="auto"/>
                <w:sz w:val="16"/>
                <w:szCs w:val="16"/>
                <w:lang w:val="en-GB"/>
              </w:rPr>
              <w:t>barg</w:t>
            </w:r>
          </w:p>
          <w:p w14:paraId="4B1B8807" w14:textId="2C973156"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13.7 </w:t>
            </w:r>
            <w:r w:rsidRPr="00014E44">
              <w:rPr>
                <w:rFonts w:ascii="Arial Narrow" w:hAnsi="Arial Narrow" w:cs="Arial"/>
                <w:color w:val="auto"/>
                <w:sz w:val="16"/>
                <w:szCs w:val="16"/>
                <w:lang w:val="en-GB"/>
              </w:rPr>
              <w:t>barg</w:t>
            </w:r>
          </w:p>
          <w:p w14:paraId="7A3E5A4B" w14:textId="3F4C8B48"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 xml:space="preserve">C = 12.1 </w:t>
            </w:r>
            <w:r w:rsidRPr="00014E44">
              <w:rPr>
                <w:rFonts w:ascii="Arial Narrow" w:hAnsi="Arial Narrow" w:cs="Arial"/>
                <w:color w:val="auto"/>
                <w:sz w:val="16"/>
                <w:szCs w:val="16"/>
                <w:lang w:val="en-GB"/>
              </w:rPr>
              <w:t>barg</w:t>
            </w:r>
          </w:p>
          <w:p w14:paraId="451AE2B6" w14:textId="7688173B"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10.2 </w:t>
            </w:r>
            <w:r w:rsidRPr="00014E44">
              <w:rPr>
                <w:rFonts w:ascii="Arial Narrow" w:hAnsi="Arial Narrow" w:cs="Arial"/>
                <w:color w:val="auto"/>
                <w:sz w:val="16"/>
                <w:szCs w:val="16"/>
                <w:lang w:val="en-GB"/>
              </w:rPr>
              <w:t>barg</w:t>
            </w:r>
          </w:p>
          <w:p w14:paraId="33783683" w14:textId="488FD29E"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350°</w:t>
            </w:r>
            <w:r w:rsidRPr="00014E44">
              <w:rPr>
                <w:rFonts w:ascii="Arial Narrow" w:hAnsi="Arial Narrow" w:cs="Arial"/>
                <w:snapToGrid w:val="0"/>
                <w:color w:val="auto"/>
                <w:sz w:val="16"/>
                <w:szCs w:val="16"/>
                <w:lang w:val="en-GB"/>
              </w:rPr>
              <w:t xml:space="preserve">C = 8.4 </w:t>
            </w:r>
            <w:r w:rsidRPr="00014E44">
              <w:rPr>
                <w:rFonts w:ascii="Arial Narrow" w:hAnsi="Arial Narrow" w:cs="Arial"/>
                <w:color w:val="auto"/>
                <w:sz w:val="16"/>
                <w:szCs w:val="16"/>
                <w:lang w:val="en-GB"/>
              </w:rPr>
              <w:t>barg</w:t>
            </w:r>
          </w:p>
          <w:p w14:paraId="25D003A0" w14:textId="508FCED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400°</w:t>
            </w:r>
            <w:r w:rsidRPr="00014E44">
              <w:rPr>
                <w:rFonts w:ascii="Arial Narrow" w:hAnsi="Arial Narrow" w:cs="Arial"/>
                <w:snapToGrid w:val="0"/>
                <w:color w:val="auto"/>
                <w:sz w:val="16"/>
                <w:szCs w:val="16"/>
                <w:lang w:val="en-GB"/>
              </w:rPr>
              <w:t xml:space="preserve">C = 6.5 </w:t>
            </w:r>
            <w:r w:rsidRPr="00014E44">
              <w:rPr>
                <w:rFonts w:ascii="Arial Narrow" w:hAnsi="Arial Narrow" w:cs="Arial"/>
                <w:color w:val="auto"/>
                <w:sz w:val="16"/>
                <w:szCs w:val="16"/>
                <w:lang w:val="en-GB"/>
              </w:rPr>
              <w:t>barg</w:t>
            </w:r>
          </w:p>
          <w:p w14:paraId="3827E844" w14:textId="37FEE6F9"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500ºC = 2.</w:t>
            </w:r>
            <w:r w:rsidRPr="00014E44">
              <w:rPr>
                <w:rFonts w:ascii="Arial Narrow" w:hAnsi="Arial Narrow" w:cs="Arial"/>
                <w:color w:val="auto"/>
                <w:sz w:val="16"/>
                <w:szCs w:val="16"/>
              </w:rPr>
              <w:t>8</w:t>
            </w:r>
            <w:r w:rsidRPr="00014E44">
              <w:rPr>
                <w:rFonts w:ascii="Arial Narrow" w:hAnsi="Arial Narrow" w:cs="Arial"/>
                <w:color w:val="auto"/>
                <w:sz w:val="16"/>
                <w:szCs w:val="16"/>
                <w:lang w:val="en-GB"/>
              </w:rPr>
              <w:t xml:space="preserve"> barg</w:t>
            </w:r>
          </w:p>
          <w:p w14:paraId="6E065C0E" w14:textId="48EFA244"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535ºC = 1.</w:t>
            </w:r>
            <w:r w:rsidRPr="00014E44">
              <w:rPr>
                <w:rFonts w:ascii="Arial Narrow" w:hAnsi="Arial Narrow" w:cs="Arial"/>
                <w:color w:val="auto"/>
                <w:sz w:val="16"/>
                <w:szCs w:val="16"/>
              </w:rPr>
              <w:t>5</w:t>
            </w:r>
            <w:r w:rsidRPr="00014E44">
              <w:rPr>
                <w:rFonts w:ascii="Arial Narrow" w:hAnsi="Arial Narrow" w:cs="Arial"/>
                <w:color w:val="auto"/>
                <w:sz w:val="16"/>
                <w:szCs w:val="16"/>
                <w:lang w:val="en-GB"/>
              </w:rPr>
              <w:t xml:space="preserve"> barg</w:t>
            </w:r>
          </w:p>
          <w:p w14:paraId="05067FBF" w14:textId="77777777" w:rsidR="00521F6D" w:rsidRPr="00014E44" w:rsidRDefault="00521F6D" w:rsidP="00DE1185">
            <w:pPr>
              <w:pStyle w:val="CellBody"/>
              <w:rPr>
                <w:rFonts w:ascii="Arial Narrow" w:hAnsi="Arial Narrow" w:cs="Arial"/>
                <w:color w:val="auto"/>
                <w:sz w:val="16"/>
                <w:szCs w:val="16"/>
                <w:lang w:val="en-GB"/>
              </w:rPr>
            </w:pPr>
          </w:p>
          <w:p w14:paraId="655F8333" w14:textId="77777777" w:rsidR="00521F6D" w:rsidRPr="00014E44" w:rsidRDefault="00521F6D" w:rsidP="00DE1185">
            <w:pPr>
              <w:pStyle w:val="CellBody"/>
              <w:rPr>
                <w:rFonts w:ascii="Arial Narrow" w:hAnsi="Arial Narrow" w:cs="Arial"/>
                <w:color w:val="auto"/>
                <w:sz w:val="16"/>
                <w:szCs w:val="16"/>
                <w:lang w:val="en-GB"/>
              </w:rPr>
            </w:pPr>
          </w:p>
          <w:p w14:paraId="1C3919F1" w14:textId="77777777" w:rsidR="00521F6D" w:rsidRPr="00014E44" w:rsidRDefault="00521F6D" w:rsidP="00DE1185">
            <w:pPr>
              <w:pStyle w:val="CellBody"/>
              <w:rPr>
                <w:rFonts w:ascii="Arial Narrow" w:hAnsi="Arial Narrow" w:cs="Arial"/>
                <w:color w:val="auto"/>
                <w:sz w:val="16"/>
                <w:szCs w:val="16"/>
                <w:lang w:val="en-GB"/>
              </w:rPr>
            </w:pPr>
          </w:p>
          <w:p w14:paraId="55A4E0EE" w14:textId="77777777" w:rsidR="00521F6D" w:rsidRPr="00014E44" w:rsidRDefault="00521F6D" w:rsidP="00DE1185">
            <w:pPr>
              <w:pStyle w:val="CellBody"/>
              <w:rPr>
                <w:rFonts w:ascii="Arial Narrow" w:hAnsi="Arial Narrow" w:cs="Arial"/>
                <w:color w:val="auto"/>
                <w:sz w:val="16"/>
                <w:szCs w:val="16"/>
                <w:lang w:val="en-GB"/>
              </w:rPr>
            </w:pPr>
          </w:p>
          <w:p w14:paraId="3155F503" w14:textId="77777777" w:rsidR="00521F6D" w:rsidRPr="00014E44" w:rsidRDefault="00521F6D" w:rsidP="00DE1185">
            <w:pPr>
              <w:pStyle w:val="CellBody"/>
              <w:rPr>
                <w:rFonts w:ascii="Arial Narrow" w:hAnsi="Arial Narrow" w:cs="Arial"/>
                <w:color w:val="auto"/>
                <w:sz w:val="16"/>
                <w:szCs w:val="16"/>
                <w:lang w:val="en-GB"/>
              </w:rPr>
            </w:pPr>
          </w:p>
          <w:p w14:paraId="49A532CE" w14:textId="77777777" w:rsidR="00521F6D" w:rsidRPr="00014E44" w:rsidRDefault="00521F6D" w:rsidP="00DE1185">
            <w:pPr>
              <w:pStyle w:val="CellBody"/>
              <w:rPr>
                <w:rFonts w:ascii="Arial Narrow" w:hAnsi="Arial Narrow" w:cs="Arial"/>
                <w:color w:val="auto"/>
                <w:sz w:val="16"/>
                <w:szCs w:val="16"/>
                <w:lang w:val="en-GB"/>
              </w:rPr>
            </w:pPr>
          </w:p>
          <w:p w14:paraId="619AE3F2" w14:textId="77777777" w:rsidR="00521F6D" w:rsidRPr="00014E44" w:rsidRDefault="00521F6D" w:rsidP="00DE1185">
            <w:pPr>
              <w:pStyle w:val="CellBody"/>
              <w:rPr>
                <w:rFonts w:ascii="Arial Narrow" w:hAnsi="Arial Narrow" w:cs="Arial"/>
                <w:color w:val="auto"/>
                <w:sz w:val="16"/>
                <w:szCs w:val="16"/>
                <w:lang w:val="en-GB"/>
              </w:rPr>
            </w:pPr>
          </w:p>
          <w:p w14:paraId="0E27B653" w14:textId="77777777" w:rsidR="00521F6D" w:rsidRPr="00014E44" w:rsidRDefault="00521F6D" w:rsidP="00DE1185">
            <w:pPr>
              <w:pStyle w:val="CellBody"/>
              <w:rPr>
                <w:rFonts w:ascii="Arial Narrow" w:hAnsi="Arial Narrow" w:cs="Arial"/>
                <w:color w:val="auto"/>
                <w:sz w:val="16"/>
                <w:szCs w:val="16"/>
                <w:lang w:val="en-GB"/>
              </w:rPr>
            </w:pPr>
          </w:p>
          <w:p w14:paraId="248A47D9" w14:textId="77777777" w:rsidR="00521F6D" w:rsidRPr="00014E44" w:rsidRDefault="00521F6D" w:rsidP="00DE1185">
            <w:pPr>
              <w:pStyle w:val="CellBody"/>
              <w:rPr>
                <w:rFonts w:ascii="Arial Narrow" w:hAnsi="Arial Narrow" w:cs="Arial"/>
                <w:color w:val="auto"/>
                <w:sz w:val="16"/>
                <w:szCs w:val="16"/>
                <w:lang w:val="en-GB"/>
              </w:rPr>
            </w:pPr>
          </w:p>
          <w:p w14:paraId="67F3246D" w14:textId="77777777" w:rsidR="00521F6D" w:rsidRPr="00014E44" w:rsidRDefault="00521F6D" w:rsidP="00DE1185">
            <w:pPr>
              <w:pStyle w:val="CellBody"/>
              <w:rPr>
                <w:rFonts w:ascii="Arial Narrow" w:hAnsi="Arial Narrow" w:cs="Arial"/>
                <w:color w:val="auto"/>
                <w:sz w:val="16"/>
                <w:szCs w:val="16"/>
                <w:lang w:val="en-GB"/>
              </w:rPr>
            </w:pPr>
          </w:p>
          <w:p w14:paraId="75C94635" w14:textId="77777777" w:rsidR="00521F6D" w:rsidRPr="00014E44" w:rsidRDefault="00521F6D" w:rsidP="00DE1185">
            <w:pPr>
              <w:pStyle w:val="CellBody"/>
              <w:rPr>
                <w:rFonts w:ascii="Arial Narrow" w:hAnsi="Arial Narrow" w:cs="Arial"/>
                <w:color w:val="auto"/>
                <w:sz w:val="16"/>
                <w:szCs w:val="16"/>
                <w:lang w:val="en-GB"/>
              </w:rPr>
            </w:pPr>
          </w:p>
          <w:p w14:paraId="45974C93" w14:textId="77777777" w:rsidR="00521F6D" w:rsidRPr="00014E44" w:rsidRDefault="00521F6D" w:rsidP="00DE1185">
            <w:pPr>
              <w:pStyle w:val="CellBody"/>
              <w:rPr>
                <w:rFonts w:ascii="Arial Narrow" w:hAnsi="Arial Narrow" w:cs="Arial"/>
                <w:color w:val="auto"/>
                <w:sz w:val="16"/>
                <w:szCs w:val="16"/>
                <w:lang w:val="en-GB"/>
              </w:rPr>
            </w:pPr>
          </w:p>
          <w:p w14:paraId="58617DD7" w14:textId="77777777" w:rsidR="00521F6D" w:rsidRPr="00014E44" w:rsidRDefault="00521F6D" w:rsidP="00DE1185">
            <w:pPr>
              <w:pStyle w:val="CellBody"/>
              <w:rPr>
                <w:rFonts w:ascii="Arial Narrow" w:hAnsi="Arial Narrow" w:cs="Arial"/>
                <w:color w:val="auto"/>
                <w:sz w:val="16"/>
                <w:szCs w:val="16"/>
                <w:u w:val="single"/>
              </w:rPr>
            </w:pPr>
          </w:p>
          <w:p w14:paraId="2F258429" w14:textId="77777777" w:rsidR="00521F6D" w:rsidRPr="00014E44" w:rsidRDefault="00521F6D" w:rsidP="00DE1185">
            <w:pPr>
              <w:pStyle w:val="CellBody"/>
              <w:rPr>
                <w:rFonts w:ascii="Arial Narrow" w:hAnsi="Arial Narrow" w:cs="Arial"/>
                <w:color w:val="auto"/>
                <w:sz w:val="16"/>
                <w:szCs w:val="16"/>
                <w:u w:val="single"/>
              </w:rPr>
            </w:pPr>
          </w:p>
          <w:p w14:paraId="4D4BF7AE" w14:textId="77777777" w:rsidR="00521F6D" w:rsidRPr="00014E44" w:rsidRDefault="00521F6D" w:rsidP="00DE1185">
            <w:pPr>
              <w:pStyle w:val="CellBody"/>
              <w:rPr>
                <w:rFonts w:ascii="Arial Narrow" w:hAnsi="Arial Narrow" w:cs="Arial"/>
                <w:color w:val="auto"/>
                <w:sz w:val="16"/>
                <w:szCs w:val="16"/>
                <w:u w:val="single"/>
              </w:rPr>
            </w:pPr>
          </w:p>
          <w:p w14:paraId="76699F6E" w14:textId="77777777" w:rsidR="00521F6D" w:rsidRPr="00014E44" w:rsidRDefault="00521F6D" w:rsidP="00DE1185">
            <w:pPr>
              <w:pStyle w:val="CellBody"/>
              <w:rPr>
                <w:rFonts w:ascii="Arial Narrow" w:hAnsi="Arial Narrow" w:cs="Arial"/>
                <w:color w:val="auto"/>
                <w:sz w:val="16"/>
                <w:szCs w:val="16"/>
                <w:u w:val="single"/>
              </w:rPr>
            </w:pPr>
          </w:p>
          <w:p w14:paraId="4D163B44" w14:textId="77777777" w:rsidR="00521F6D" w:rsidRPr="00014E44" w:rsidRDefault="00521F6D" w:rsidP="00DE1185">
            <w:pPr>
              <w:pStyle w:val="CellBody"/>
              <w:rPr>
                <w:rFonts w:ascii="Arial Narrow" w:hAnsi="Arial Narrow" w:cs="Arial"/>
                <w:color w:val="auto"/>
                <w:sz w:val="16"/>
                <w:szCs w:val="16"/>
                <w:u w:val="single"/>
              </w:rPr>
            </w:pPr>
          </w:p>
          <w:p w14:paraId="68EC86BA" w14:textId="77777777" w:rsidR="00521F6D" w:rsidRPr="00014E44" w:rsidRDefault="00521F6D" w:rsidP="00DE1185">
            <w:pPr>
              <w:pStyle w:val="CellBody"/>
              <w:rPr>
                <w:rFonts w:ascii="Arial Narrow" w:hAnsi="Arial Narrow" w:cs="Arial"/>
                <w:color w:val="auto"/>
                <w:sz w:val="16"/>
                <w:szCs w:val="16"/>
                <w:u w:val="single"/>
              </w:rPr>
            </w:pPr>
          </w:p>
          <w:p w14:paraId="54F98468" w14:textId="77777777" w:rsidR="00521F6D" w:rsidRPr="00014E44" w:rsidRDefault="00521F6D" w:rsidP="00DE1185">
            <w:pPr>
              <w:pStyle w:val="CellBody"/>
              <w:rPr>
                <w:rFonts w:ascii="Arial Narrow" w:hAnsi="Arial Narrow" w:cs="Arial"/>
                <w:color w:val="auto"/>
                <w:sz w:val="16"/>
                <w:szCs w:val="16"/>
                <w:u w:val="single"/>
              </w:rPr>
            </w:pPr>
          </w:p>
          <w:p w14:paraId="035966C5" w14:textId="77777777" w:rsidR="00521F6D" w:rsidRPr="00014E44" w:rsidRDefault="00521F6D" w:rsidP="00DE1185">
            <w:pPr>
              <w:pStyle w:val="CellBody"/>
              <w:rPr>
                <w:rFonts w:ascii="Arial Narrow" w:hAnsi="Arial Narrow" w:cs="Arial"/>
                <w:color w:val="auto"/>
                <w:sz w:val="16"/>
                <w:szCs w:val="16"/>
                <w:u w:val="single"/>
              </w:rPr>
            </w:pPr>
          </w:p>
          <w:p w14:paraId="17C85701" w14:textId="77777777" w:rsidR="00521F6D" w:rsidRPr="00014E44" w:rsidRDefault="00521F6D" w:rsidP="00DE1185">
            <w:pPr>
              <w:pStyle w:val="CellBody"/>
              <w:rPr>
                <w:rFonts w:ascii="Arial Narrow" w:hAnsi="Arial Narrow" w:cs="Arial"/>
                <w:color w:val="auto"/>
                <w:sz w:val="16"/>
                <w:szCs w:val="16"/>
                <w:u w:val="single"/>
              </w:rPr>
            </w:pPr>
          </w:p>
          <w:p w14:paraId="7BBE871E" w14:textId="77777777" w:rsidR="00521F6D" w:rsidRPr="00014E44" w:rsidRDefault="00521F6D" w:rsidP="00DE1185">
            <w:pPr>
              <w:pStyle w:val="CellBody"/>
              <w:rPr>
                <w:rFonts w:ascii="Arial Narrow" w:hAnsi="Arial Narrow" w:cs="Arial"/>
                <w:color w:val="auto"/>
                <w:sz w:val="16"/>
                <w:szCs w:val="16"/>
                <w:u w:val="single"/>
              </w:rPr>
            </w:pPr>
          </w:p>
          <w:p w14:paraId="57528E39" w14:textId="77777777" w:rsidR="00521F6D" w:rsidRPr="00014E44" w:rsidRDefault="00521F6D" w:rsidP="00DE1185">
            <w:pPr>
              <w:pStyle w:val="CellBody"/>
              <w:rPr>
                <w:rFonts w:ascii="Arial Narrow" w:hAnsi="Arial Narrow" w:cs="Arial"/>
                <w:color w:val="auto"/>
                <w:sz w:val="16"/>
                <w:szCs w:val="16"/>
                <w:u w:val="single"/>
              </w:rPr>
            </w:pPr>
          </w:p>
          <w:p w14:paraId="65235F40" w14:textId="77777777" w:rsidR="00521F6D" w:rsidRPr="00014E44" w:rsidRDefault="00521F6D" w:rsidP="00DE1185">
            <w:pPr>
              <w:pStyle w:val="CellBody"/>
              <w:rPr>
                <w:rFonts w:ascii="Arial Narrow" w:hAnsi="Arial Narrow" w:cs="Arial"/>
                <w:color w:val="auto"/>
                <w:sz w:val="16"/>
                <w:szCs w:val="16"/>
                <w:u w:val="single"/>
              </w:rPr>
            </w:pPr>
          </w:p>
          <w:p w14:paraId="332EAA9E" w14:textId="77777777" w:rsidR="00521F6D" w:rsidRPr="00014E44" w:rsidRDefault="00521F6D" w:rsidP="00DE1185">
            <w:pPr>
              <w:pStyle w:val="CellBody"/>
              <w:rPr>
                <w:rFonts w:ascii="Arial Narrow" w:hAnsi="Arial Narrow" w:cs="Arial"/>
                <w:color w:val="auto"/>
                <w:sz w:val="16"/>
                <w:szCs w:val="16"/>
                <w:u w:val="single"/>
              </w:rPr>
            </w:pPr>
          </w:p>
          <w:p w14:paraId="1526F228" w14:textId="77777777" w:rsidR="00521F6D" w:rsidRPr="00014E44" w:rsidRDefault="00521F6D" w:rsidP="00DE1185">
            <w:pPr>
              <w:pStyle w:val="CellBody"/>
              <w:rPr>
                <w:rFonts w:ascii="Arial Narrow" w:hAnsi="Arial Narrow" w:cs="Arial"/>
                <w:color w:val="auto"/>
                <w:sz w:val="16"/>
                <w:szCs w:val="16"/>
                <w:u w:val="single"/>
              </w:rPr>
            </w:pPr>
          </w:p>
          <w:p w14:paraId="75DF3FBB" w14:textId="266AF57B" w:rsidR="00521F6D" w:rsidRPr="00014E44" w:rsidRDefault="00521F6D" w:rsidP="00DE1185">
            <w:pPr>
              <w:pStyle w:val="CellBody"/>
              <w:rPr>
                <w:rFonts w:ascii="Arial Narrow" w:hAnsi="Arial Narrow" w:cs="Arial"/>
                <w:color w:val="auto"/>
                <w:sz w:val="16"/>
                <w:szCs w:val="16"/>
                <w:lang w:val="en-GB"/>
              </w:rPr>
            </w:pPr>
          </w:p>
          <w:p w14:paraId="109CD3C9" w14:textId="77777777" w:rsidR="00521F6D" w:rsidRPr="00014E44" w:rsidRDefault="00521F6D" w:rsidP="00DE1185">
            <w:pPr>
              <w:pStyle w:val="CellBody"/>
              <w:rPr>
                <w:rFonts w:ascii="Arial Narrow" w:hAnsi="Arial Narrow" w:cs="Arial"/>
                <w:color w:val="auto"/>
                <w:sz w:val="16"/>
                <w:szCs w:val="16"/>
                <w:lang w:val="en-GB"/>
              </w:rPr>
            </w:pPr>
          </w:p>
          <w:p w14:paraId="6B757A64" w14:textId="77777777" w:rsidR="00521F6D" w:rsidRPr="00014E44" w:rsidRDefault="00521F6D" w:rsidP="00DE1185">
            <w:pPr>
              <w:pStyle w:val="CellBody"/>
              <w:rPr>
                <w:rFonts w:ascii="Arial Narrow" w:hAnsi="Arial Narrow" w:cs="Arial"/>
                <w:color w:val="auto"/>
                <w:sz w:val="16"/>
                <w:szCs w:val="16"/>
                <w:lang w:val="en-GB"/>
              </w:rPr>
            </w:pPr>
          </w:p>
          <w:p w14:paraId="14E54D42" w14:textId="77777777" w:rsidR="00521F6D" w:rsidRPr="00014E44" w:rsidRDefault="00521F6D" w:rsidP="00DE1185">
            <w:pPr>
              <w:pStyle w:val="CellBody"/>
              <w:rPr>
                <w:rFonts w:ascii="Arial Narrow" w:hAnsi="Arial Narrow" w:cs="Arial"/>
                <w:color w:val="auto"/>
                <w:sz w:val="16"/>
                <w:szCs w:val="16"/>
                <w:lang w:val="en-GB"/>
              </w:rPr>
            </w:pPr>
          </w:p>
          <w:p w14:paraId="3BD1AB6D" w14:textId="77777777" w:rsidR="00521F6D" w:rsidRPr="00014E44" w:rsidRDefault="00521F6D" w:rsidP="00DE1185">
            <w:pPr>
              <w:pStyle w:val="CellBody"/>
              <w:rPr>
                <w:rFonts w:ascii="Arial Narrow" w:hAnsi="Arial Narrow" w:cs="Arial"/>
                <w:color w:val="auto"/>
                <w:sz w:val="16"/>
                <w:szCs w:val="16"/>
                <w:lang w:val="en-GB"/>
              </w:rPr>
            </w:pPr>
          </w:p>
          <w:p w14:paraId="75AA5541" w14:textId="77777777" w:rsidR="00521F6D" w:rsidRPr="00014E44" w:rsidRDefault="00521F6D" w:rsidP="00DE1185">
            <w:pPr>
              <w:pStyle w:val="CellBody"/>
              <w:rPr>
                <w:rFonts w:ascii="Arial Narrow" w:hAnsi="Arial Narrow" w:cs="Arial"/>
                <w:color w:val="auto"/>
                <w:sz w:val="16"/>
                <w:szCs w:val="16"/>
                <w:lang w:val="en-GB"/>
              </w:rPr>
            </w:pPr>
          </w:p>
          <w:p w14:paraId="22958498" w14:textId="77777777" w:rsidR="00521F6D" w:rsidRPr="00014E44" w:rsidRDefault="00521F6D" w:rsidP="00DE1185">
            <w:pPr>
              <w:pStyle w:val="CellBody"/>
              <w:rPr>
                <w:rFonts w:ascii="Arial Narrow" w:hAnsi="Arial Narrow" w:cs="Arial"/>
                <w:color w:val="auto"/>
                <w:sz w:val="16"/>
                <w:szCs w:val="16"/>
                <w:lang w:val="en-GB"/>
              </w:rPr>
            </w:pPr>
          </w:p>
          <w:p w14:paraId="2392C678" w14:textId="77777777" w:rsidR="00521F6D" w:rsidRPr="00014E44" w:rsidRDefault="00521F6D" w:rsidP="00DE1185">
            <w:pPr>
              <w:pStyle w:val="CellBody"/>
              <w:rPr>
                <w:rFonts w:ascii="Arial Narrow" w:hAnsi="Arial Narrow" w:cs="Arial"/>
                <w:color w:val="auto"/>
                <w:sz w:val="16"/>
                <w:szCs w:val="16"/>
                <w:lang w:val="en-GB"/>
              </w:rPr>
            </w:pPr>
          </w:p>
          <w:p w14:paraId="50D4A3BD" w14:textId="77777777" w:rsidR="00521F6D" w:rsidRPr="00014E44" w:rsidRDefault="00521F6D"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089A61B4" w14:textId="77777777" w:rsidR="00521F6D" w:rsidRPr="00014E44" w:rsidRDefault="00521F6D" w:rsidP="00DE1185">
            <w:pPr>
              <w:pStyle w:val="CellBodyCentered"/>
              <w:rPr>
                <w:rFonts w:ascii="Arial Narrow" w:hAnsi="Arial Narrow" w:cs="Arial"/>
                <w:color w:val="auto"/>
                <w:sz w:val="16"/>
                <w:szCs w:val="16"/>
                <w:lang w:val="en-GB"/>
              </w:rPr>
            </w:pPr>
          </w:p>
          <w:p w14:paraId="25A2FA47"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p w14:paraId="78683EFF" w14:textId="77777777" w:rsidR="00521F6D" w:rsidRPr="00014E44" w:rsidRDefault="00521F6D" w:rsidP="00DE1185">
            <w:pPr>
              <w:pStyle w:val="CellBodyCentered"/>
              <w:rPr>
                <w:rFonts w:ascii="Arial Narrow" w:hAnsi="Arial Narrow" w:cs="Arial"/>
                <w:color w:val="auto"/>
                <w:sz w:val="16"/>
                <w:szCs w:val="16"/>
                <w:lang w:val="en-GB"/>
              </w:rPr>
            </w:pPr>
          </w:p>
          <w:p w14:paraId="5245A83C" w14:textId="77777777" w:rsidR="00521F6D" w:rsidRPr="00014E44" w:rsidRDefault="00521F6D" w:rsidP="00DE1185">
            <w:pPr>
              <w:pStyle w:val="CellBodyCentered"/>
              <w:rPr>
                <w:rFonts w:ascii="Arial Narrow" w:hAnsi="Arial Narrow" w:cs="Arial"/>
                <w:color w:val="auto"/>
                <w:sz w:val="16"/>
                <w:szCs w:val="16"/>
                <w:lang w:val="en-GB"/>
              </w:rPr>
            </w:pPr>
          </w:p>
          <w:p w14:paraId="5553D957" w14:textId="77777777" w:rsidR="00521F6D" w:rsidRPr="00014E44" w:rsidRDefault="00521F6D" w:rsidP="00DE1185">
            <w:pPr>
              <w:pStyle w:val="CellBodyCentered"/>
              <w:rPr>
                <w:rFonts w:ascii="Arial Narrow" w:hAnsi="Arial Narrow" w:cs="Arial"/>
                <w:color w:val="auto"/>
                <w:sz w:val="16"/>
                <w:szCs w:val="16"/>
                <w:lang w:val="en-GB"/>
              </w:rPr>
            </w:pPr>
          </w:p>
          <w:p w14:paraId="0CC5CCC1" w14:textId="77777777" w:rsidR="00521F6D" w:rsidRPr="00014E44" w:rsidRDefault="00521F6D" w:rsidP="00DE1185">
            <w:pPr>
              <w:pStyle w:val="CellBodyCentered"/>
              <w:rPr>
                <w:rFonts w:ascii="Arial Narrow" w:hAnsi="Arial Narrow" w:cs="Arial"/>
                <w:color w:val="auto"/>
                <w:sz w:val="16"/>
                <w:szCs w:val="16"/>
                <w:lang w:val="en-GB"/>
              </w:rPr>
            </w:pPr>
          </w:p>
          <w:p w14:paraId="1B4CBC0B" w14:textId="77777777" w:rsidR="00521F6D" w:rsidRPr="00014E44" w:rsidRDefault="00521F6D" w:rsidP="00DE1185">
            <w:pPr>
              <w:pStyle w:val="CellBodyCentered"/>
              <w:rPr>
                <w:rFonts w:ascii="Arial Narrow" w:hAnsi="Arial Narrow" w:cs="Arial"/>
                <w:color w:val="auto"/>
                <w:sz w:val="16"/>
                <w:szCs w:val="16"/>
                <w:lang w:val="en-GB"/>
              </w:rPr>
            </w:pPr>
          </w:p>
          <w:p w14:paraId="69D6A0C0" w14:textId="77777777" w:rsidR="00521F6D" w:rsidRPr="00014E44" w:rsidRDefault="00521F6D" w:rsidP="00DE1185">
            <w:pPr>
              <w:pStyle w:val="CellBodyCentered"/>
              <w:rPr>
                <w:rFonts w:ascii="Arial Narrow" w:hAnsi="Arial Narrow" w:cs="Arial"/>
                <w:color w:val="auto"/>
                <w:sz w:val="16"/>
                <w:szCs w:val="16"/>
                <w:lang w:val="en-GB"/>
              </w:rPr>
            </w:pPr>
          </w:p>
          <w:p w14:paraId="69E1CCC6" w14:textId="77777777" w:rsidR="00521F6D" w:rsidRPr="00014E44" w:rsidRDefault="00521F6D" w:rsidP="00DE1185">
            <w:pPr>
              <w:pStyle w:val="CellBodyCentered"/>
              <w:rPr>
                <w:rFonts w:ascii="Arial Narrow" w:hAnsi="Arial Narrow" w:cs="Arial"/>
                <w:color w:val="auto"/>
                <w:sz w:val="16"/>
                <w:szCs w:val="16"/>
                <w:lang w:val="en-GB"/>
              </w:rPr>
            </w:pPr>
          </w:p>
          <w:p w14:paraId="1679BEC5" w14:textId="77777777" w:rsidR="00521F6D" w:rsidRPr="00014E44" w:rsidRDefault="00521F6D" w:rsidP="00DE1185">
            <w:pPr>
              <w:pStyle w:val="CellBodyCentered"/>
              <w:rPr>
                <w:rFonts w:ascii="Arial Narrow" w:hAnsi="Arial Narrow" w:cs="Arial"/>
                <w:color w:val="auto"/>
                <w:sz w:val="16"/>
                <w:szCs w:val="16"/>
                <w:lang w:val="en-GB"/>
              </w:rPr>
            </w:pPr>
          </w:p>
          <w:p w14:paraId="57984230" w14:textId="77777777" w:rsidR="00521F6D" w:rsidRPr="00014E44" w:rsidRDefault="00521F6D" w:rsidP="00DE1185">
            <w:pPr>
              <w:pStyle w:val="CellBodyCentered"/>
              <w:rPr>
                <w:rFonts w:ascii="Arial Narrow" w:hAnsi="Arial Narrow" w:cs="Arial"/>
                <w:color w:val="auto"/>
                <w:sz w:val="16"/>
                <w:szCs w:val="16"/>
                <w:lang w:val="en-GB"/>
              </w:rPr>
            </w:pPr>
          </w:p>
          <w:p w14:paraId="0730153D" w14:textId="77777777" w:rsidR="00521F6D" w:rsidRPr="00014E44" w:rsidRDefault="00521F6D" w:rsidP="00DE1185">
            <w:pPr>
              <w:pStyle w:val="CellBodyCentered"/>
              <w:rPr>
                <w:rFonts w:ascii="Arial Narrow" w:hAnsi="Arial Narrow" w:cs="Arial"/>
                <w:color w:val="auto"/>
                <w:sz w:val="16"/>
                <w:szCs w:val="16"/>
                <w:lang w:val="en-GB"/>
              </w:rPr>
            </w:pPr>
          </w:p>
          <w:p w14:paraId="5AAB8AEB" w14:textId="77777777" w:rsidR="00521F6D" w:rsidRPr="00014E44" w:rsidRDefault="00521F6D" w:rsidP="00DE1185">
            <w:pPr>
              <w:pStyle w:val="CellBodyCentered"/>
              <w:rPr>
                <w:rFonts w:ascii="Arial Narrow" w:hAnsi="Arial Narrow" w:cs="Arial"/>
                <w:color w:val="auto"/>
                <w:sz w:val="16"/>
                <w:szCs w:val="16"/>
                <w:lang w:val="en-GB"/>
              </w:rPr>
            </w:pPr>
          </w:p>
          <w:p w14:paraId="01FD3756" w14:textId="77777777" w:rsidR="00521F6D" w:rsidRPr="00014E44" w:rsidRDefault="00521F6D" w:rsidP="00DE1185">
            <w:pPr>
              <w:pStyle w:val="CellBodyCentered"/>
              <w:rPr>
                <w:rFonts w:ascii="Arial Narrow" w:hAnsi="Arial Narrow" w:cs="Arial"/>
                <w:color w:val="auto"/>
                <w:sz w:val="16"/>
                <w:szCs w:val="16"/>
                <w:lang w:val="en-GB"/>
              </w:rPr>
            </w:pPr>
          </w:p>
          <w:p w14:paraId="6A40892D" w14:textId="77777777" w:rsidR="00521F6D" w:rsidRPr="00014E44" w:rsidRDefault="00521F6D" w:rsidP="00DE1185">
            <w:pPr>
              <w:pStyle w:val="CellBodyCentered"/>
              <w:rPr>
                <w:rFonts w:ascii="Arial Narrow" w:hAnsi="Arial Narrow" w:cs="Arial"/>
                <w:color w:val="auto"/>
                <w:sz w:val="16"/>
                <w:szCs w:val="16"/>
                <w:lang w:val="en-GB"/>
              </w:rPr>
            </w:pPr>
          </w:p>
          <w:p w14:paraId="48DB6043" w14:textId="77777777" w:rsidR="00521F6D" w:rsidRPr="00014E44" w:rsidRDefault="00521F6D" w:rsidP="00DE1185">
            <w:pPr>
              <w:pStyle w:val="CellBodyCentered"/>
              <w:rPr>
                <w:rFonts w:ascii="Arial Narrow" w:hAnsi="Arial Narrow" w:cs="Arial"/>
                <w:color w:val="auto"/>
                <w:sz w:val="16"/>
                <w:szCs w:val="16"/>
                <w:lang w:val="en-GB"/>
              </w:rPr>
            </w:pPr>
          </w:p>
          <w:p w14:paraId="2308BDD0" w14:textId="77777777" w:rsidR="00521F6D" w:rsidRPr="00014E44" w:rsidRDefault="00521F6D" w:rsidP="00DE1185">
            <w:pPr>
              <w:pStyle w:val="CellBodyCentered"/>
              <w:rPr>
                <w:rFonts w:ascii="Arial Narrow" w:hAnsi="Arial Narrow" w:cs="Arial"/>
                <w:color w:val="auto"/>
                <w:sz w:val="16"/>
                <w:szCs w:val="16"/>
                <w:lang w:val="en-GB"/>
              </w:rPr>
            </w:pPr>
          </w:p>
          <w:p w14:paraId="21669561" w14:textId="77777777" w:rsidR="00521F6D" w:rsidRPr="00014E44" w:rsidRDefault="00521F6D" w:rsidP="00DE1185">
            <w:pPr>
              <w:pStyle w:val="CellBodyCentered"/>
              <w:rPr>
                <w:rFonts w:ascii="Arial Narrow" w:hAnsi="Arial Narrow" w:cs="Arial"/>
                <w:color w:val="auto"/>
                <w:sz w:val="16"/>
                <w:szCs w:val="16"/>
                <w:lang w:val="en-GB"/>
              </w:rPr>
            </w:pPr>
          </w:p>
          <w:p w14:paraId="777D6248" w14:textId="77777777" w:rsidR="00521F6D" w:rsidRPr="00014E44" w:rsidRDefault="00521F6D" w:rsidP="00DE1185">
            <w:pPr>
              <w:pStyle w:val="CellBodyCentered"/>
              <w:rPr>
                <w:rFonts w:ascii="Arial Narrow" w:hAnsi="Arial Narrow" w:cs="Arial"/>
                <w:color w:val="auto"/>
                <w:sz w:val="16"/>
                <w:szCs w:val="16"/>
                <w:lang w:val="en-GB"/>
              </w:rPr>
            </w:pPr>
          </w:p>
          <w:p w14:paraId="20305F44" w14:textId="77777777" w:rsidR="00521F6D" w:rsidRPr="00014E44" w:rsidRDefault="00521F6D" w:rsidP="00DE1185">
            <w:pPr>
              <w:pStyle w:val="CellBodyCentered"/>
              <w:rPr>
                <w:rFonts w:ascii="Arial Narrow" w:hAnsi="Arial Narrow" w:cs="Arial"/>
                <w:color w:val="auto"/>
                <w:sz w:val="16"/>
                <w:szCs w:val="16"/>
                <w:lang w:val="en-GB"/>
              </w:rPr>
            </w:pPr>
          </w:p>
          <w:p w14:paraId="7AC377F6" w14:textId="77777777" w:rsidR="00521F6D" w:rsidRPr="00014E44" w:rsidRDefault="00521F6D" w:rsidP="00DE1185">
            <w:pPr>
              <w:pStyle w:val="CellBodyCentered"/>
              <w:rPr>
                <w:rFonts w:ascii="Arial Narrow" w:hAnsi="Arial Narrow" w:cs="Arial"/>
                <w:color w:val="auto"/>
                <w:sz w:val="16"/>
                <w:szCs w:val="16"/>
                <w:lang w:val="en-GB"/>
              </w:rPr>
            </w:pPr>
          </w:p>
          <w:p w14:paraId="37DE046A" w14:textId="77777777" w:rsidR="00521F6D" w:rsidRPr="00014E44" w:rsidRDefault="00521F6D" w:rsidP="00DE1185">
            <w:pPr>
              <w:pStyle w:val="CellBodyCentered"/>
              <w:rPr>
                <w:rFonts w:ascii="Arial Narrow" w:hAnsi="Arial Narrow" w:cs="Arial"/>
                <w:color w:val="auto"/>
                <w:sz w:val="16"/>
                <w:szCs w:val="16"/>
                <w:lang w:val="en-GB"/>
              </w:rPr>
            </w:pPr>
          </w:p>
          <w:p w14:paraId="5B5C2DA6" w14:textId="77777777" w:rsidR="00521F6D" w:rsidRPr="00014E44" w:rsidRDefault="00521F6D" w:rsidP="00DE1185">
            <w:pPr>
              <w:pStyle w:val="CellBodyCentered"/>
              <w:rPr>
                <w:rFonts w:ascii="Arial Narrow" w:hAnsi="Arial Narrow" w:cs="Arial"/>
                <w:color w:val="auto"/>
                <w:sz w:val="16"/>
                <w:szCs w:val="16"/>
                <w:lang w:val="en-GB"/>
              </w:rPr>
            </w:pPr>
          </w:p>
          <w:p w14:paraId="7A501CA8" w14:textId="77777777" w:rsidR="00521F6D" w:rsidRPr="00014E44" w:rsidRDefault="00521F6D" w:rsidP="00DE1185">
            <w:pPr>
              <w:pStyle w:val="CellBodyCentered"/>
              <w:rPr>
                <w:rFonts w:ascii="Arial Narrow" w:hAnsi="Arial Narrow" w:cs="Arial"/>
                <w:color w:val="auto"/>
                <w:sz w:val="16"/>
                <w:szCs w:val="16"/>
                <w:lang w:val="en-GB"/>
              </w:rPr>
            </w:pPr>
          </w:p>
          <w:p w14:paraId="6E6853B0" w14:textId="77777777" w:rsidR="00521F6D" w:rsidRPr="00014E44" w:rsidRDefault="00521F6D" w:rsidP="00DE1185">
            <w:pPr>
              <w:pStyle w:val="CellBodyCentered"/>
              <w:rPr>
                <w:rFonts w:ascii="Arial Narrow" w:hAnsi="Arial Narrow" w:cs="Arial"/>
                <w:color w:val="auto"/>
                <w:sz w:val="16"/>
                <w:szCs w:val="16"/>
                <w:lang w:val="en-GB"/>
              </w:rPr>
            </w:pPr>
          </w:p>
          <w:p w14:paraId="335F6E1D" w14:textId="77777777" w:rsidR="00521F6D" w:rsidRPr="00014E44" w:rsidRDefault="00521F6D" w:rsidP="00DE1185">
            <w:pPr>
              <w:pStyle w:val="CellBodyCentered"/>
              <w:rPr>
                <w:rFonts w:ascii="Arial Narrow" w:hAnsi="Arial Narrow" w:cs="Arial"/>
                <w:color w:val="auto"/>
                <w:sz w:val="16"/>
                <w:szCs w:val="16"/>
                <w:lang w:val="en-GB"/>
              </w:rPr>
            </w:pPr>
          </w:p>
          <w:p w14:paraId="6F102D04" w14:textId="77777777" w:rsidR="00521F6D" w:rsidRPr="00014E44" w:rsidRDefault="00521F6D" w:rsidP="00DE1185">
            <w:pPr>
              <w:pStyle w:val="CellBodyCentered"/>
              <w:rPr>
                <w:rFonts w:ascii="Arial Narrow" w:hAnsi="Arial Narrow" w:cs="Arial"/>
                <w:color w:val="auto"/>
                <w:sz w:val="16"/>
                <w:szCs w:val="16"/>
                <w:lang w:val="en-GB"/>
              </w:rPr>
            </w:pPr>
          </w:p>
          <w:p w14:paraId="5A9BF487" w14:textId="77777777" w:rsidR="00521F6D" w:rsidRPr="00014E44" w:rsidRDefault="00521F6D" w:rsidP="00DE1185">
            <w:pPr>
              <w:pStyle w:val="CellBodyCentered"/>
              <w:rPr>
                <w:rFonts w:ascii="Arial Narrow" w:hAnsi="Arial Narrow" w:cs="Arial"/>
                <w:color w:val="auto"/>
                <w:sz w:val="16"/>
                <w:szCs w:val="16"/>
                <w:lang w:val="ru-RU"/>
              </w:rPr>
            </w:pPr>
          </w:p>
          <w:p w14:paraId="2C00C579" w14:textId="77777777" w:rsidR="00521F6D" w:rsidRPr="00014E44" w:rsidRDefault="00521F6D" w:rsidP="00DE1185">
            <w:pPr>
              <w:pStyle w:val="CellBodyCentered"/>
              <w:rPr>
                <w:rFonts w:ascii="Arial Narrow" w:hAnsi="Arial Narrow" w:cs="Arial"/>
                <w:color w:val="auto"/>
                <w:sz w:val="16"/>
                <w:szCs w:val="16"/>
                <w:lang w:val="ru-RU"/>
              </w:rPr>
            </w:pPr>
          </w:p>
          <w:p w14:paraId="34A4720C" w14:textId="77777777" w:rsidR="00521F6D" w:rsidRPr="00014E44" w:rsidRDefault="00521F6D" w:rsidP="00DE1185">
            <w:pPr>
              <w:pStyle w:val="CellBodyCentered"/>
              <w:rPr>
                <w:rFonts w:ascii="Arial Narrow" w:hAnsi="Arial Narrow" w:cs="Arial"/>
                <w:color w:val="auto"/>
                <w:sz w:val="16"/>
                <w:szCs w:val="16"/>
                <w:lang w:val="ru-RU"/>
              </w:rPr>
            </w:pPr>
          </w:p>
          <w:p w14:paraId="23B80DF4" w14:textId="77777777" w:rsidR="00521F6D" w:rsidRPr="00014E44" w:rsidRDefault="00521F6D" w:rsidP="00DE1185">
            <w:pPr>
              <w:pStyle w:val="CellBodyCentered"/>
              <w:rPr>
                <w:rFonts w:ascii="Arial Narrow" w:hAnsi="Arial Narrow" w:cs="Arial"/>
                <w:color w:val="auto"/>
                <w:sz w:val="16"/>
                <w:szCs w:val="16"/>
                <w:lang w:val="ru-RU"/>
              </w:rPr>
            </w:pPr>
          </w:p>
          <w:p w14:paraId="66FC0A14" w14:textId="77777777" w:rsidR="00521F6D" w:rsidRPr="00014E44" w:rsidRDefault="00521F6D" w:rsidP="00DE1185">
            <w:pPr>
              <w:pStyle w:val="CellBodyCentered"/>
              <w:rPr>
                <w:rFonts w:ascii="Arial Narrow" w:hAnsi="Arial Narrow" w:cs="Arial"/>
                <w:color w:val="auto"/>
                <w:sz w:val="16"/>
                <w:szCs w:val="16"/>
                <w:lang w:val="ru-RU"/>
              </w:rPr>
            </w:pPr>
          </w:p>
          <w:p w14:paraId="6E1B8332" w14:textId="77777777" w:rsidR="00521F6D" w:rsidRPr="00014E44" w:rsidRDefault="00521F6D" w:rsidP="00DE1185">
            <w:pPr>
              <w:pStyle w:val="CellBodyCentered"/>
              <w:rPr>
                <w:rFonts w:ascii="Arial Narrow" w:hAnsi="Arial Narrow" w:cs="Arial"/>
                <w:color w:val="auto"/>
                <w:sz w:val="16"/>
                <w:szCs w:val="16"/>
                <w:lang w:val="ru-RU"/>
              </w:rPr>
            </w:pPr>
          </w:p>
          <w:p w14:paraId="3084FE84" w14:textId="77777777" w:rsidR="00521F6D" w:rsidRPr="00014E44" w:rsidRDefault="00521F6D" w:rsidP="00DE1185">
            <w:pPr>
              <w:pStyle w:val="CellBodyCentered"/>
              <w:rPr>
                <w:rFonts w:ascii="Arial Narrow" w:hAnsi="Arial Narrow" w:cs="Arial"/>
                <w:color w:val="auto"/>
                <w:sz w:val="16"/>
                <w:szCs w:val="16"/>
                <w:lang w:val="ru-RU"/>
              </w:rPr>
            </w:pPr>
          </w:p>
          <w:p w14:paraId="7924D069" w14:textId="77777777" w:rsidR="00521F6D" w:rsidRPr="00014E44" w:rsidRDefault="00521F6D" w:rsidP="00DE1185">
            <w:pPr>
              <w:pStyle w:val="CellBodyCentered"/>
              <w:rPr>
                <w:rFonts w:ascii="Arial Narrow" w:hAnsi="Arial Narrow" w:cs="Arial"/>
                <w:color w:val="auto"/>
                <w:sz w:val="16"/>
                <w:szCs w:val="16"/>
                <w:lang w:val="ru-RU"/>
              </w:rPr>
            </w:pPr>
          </w:p>
          <w:p w14:paraId="145C50C5" w14:textId="77777777" w:rsidR="00521F6D" w:rsidRPr="00014E44" w:rsidRDefault="00521F6D" w:rsidP="00DE1185">
            <w:pPr>
              <w:pStyle w:val="CellBodyCentered"/>
              <w:rPr>
                <w:rFonts w:ascii="Arial Narrow" w:hAnsi="Arial Narrow" w:cs="Arial"/>
                <w:color w:val="auto"/>
                <w:sz w:val="16"/>
                <w:szCs w:val="16"/>
                <w:lang w:val="ru-RU"/>
              </w:rPr>
            </w:pPr>
          </w:p>
          <w:p w14:paraId="34935C86" w14:textId="77777777" w:rsidR="00521F6D" w:rsidRPr="00014E44" w:rsidRDefault="00521F6D" w:rsidP="00DE1185">
            <w:pPr>
              <w:pStyle w:val="CellBodyCentered"/>
              <w:rPr>
                <w:rFonts w:ascii="Arial Narrow" w:hAnsi="Arial Narrow" w:cs="Arial"/>
                <w:color w:val="auto"/>
                <w:sz w:val="16"/>
                <w:szCs w:val="16"/>
                <w:lang w:val="ru-RU"/>
              </w:rPr>
            </w:pPr>
          </w:p>
          <w:p w14:paraId="14515B0C" w14:textId="77777777" w:rsidR="00521F6D" w:rsidRPr="00014E44" w:rsidRDefault="00521F6D" w:rsidP="00DE1185">
            <w:pPr>
              <w:pStyle w:val="CellBodyCentered"/>
              <w:rPr>
                <w:rFonts w:ascii="Arial Narrow" w:hAnsi="Arial Narrow" w:cs="Arial"/>
                <w:color w:val="auto"/>
                <w:sz w:val="16"/>
                <w:szCs w:val="16"/>
                <w:lang w:val="ru-RU"/>
              </w:rPr>
            </w:pPr>
          </w:p>
          <w:p w14:paraId="101E9116" w14:textId="77777777" w:rsidR="00521F6D" w:rsidRPr="00014E44" w:rsidRDefault="00521F6D" w:rsidP="00DE1185">
            <w:pPr>
              <w:pStyle w:val="CellBodyCentered"/>
              <w:rPr>
                <w:rFonts w:ascii="Arial Narrow" w:hAnsi="Arial Narrow" w:cs="Arial"/>
                <w:color w:val="auto"/>
                <w:sz w:val="16"/>
                <w:szCs w:val="16"/>
                <w:lang w:val="ru-RU"/>
              </w:rPr>
            </w:pPr>
          </w:p>
          <w:p w14:paraId="7F7A1290" w14:textId="77777777" w:rsidR="00521F6D" w:rsidRPr="00014E44" w:rsidRDefault="00521F6D" w:rsidP="00DE1185">
            <w:pPr>
              <w:pStyle w:val="CellBodyCentered"/>
              <w:rPr>
                <w:rFonts w:ascii="Arial Narrow" w:hAnsi="Arial Narrow" w:cs="Arial"/>
                <w:color w:val="auto"/>
                <w:sz w:val="16"/>
                <w:szCs w:val="16"/>
                <w:lang w:val="ru-RU"/>
              </w:rPr>
            </w:pPr>
          </w:p>
          <w:p w14:paraId="3931199E" w14:textId="77777777" w:rsidR="00521F6D" w:rsidRPr="00014E44" w:rsidRDefault="00521F6D" w:rsidP="00DE1185">
            <w:pPr>
              <w:pStyle w:val="CellBodyCentered"/>
              <w:rPr>
                <w:rFonts w:ascii="Arial Narrow" w:hAnsi="Arial Narrow" w:cs="Arial"/>
                <w:color w:val="auto"/>
                <w:sz w:val="16"/>
                <w:szCs w:val="16"/>
                <w:lang w:val="en-GB"/>
              </w:rPr>
            </w:pPr>
          </w:p>
          <w:p w14:paraId="2BB09BF0" w14:textId="77777777" w:rsidR="00521F6D" w:rsidRPr="00014E44" w:rsidRDefault="00521F6D" w:rsidP="00DE1185">
            <w:pPr>
              <w:pStyle w:val="CellBodyCentered"/>
              <w:rPr>
                <w:rFonts w:ascii="Arial Narrow" w:hAnsi="Arial Narrow" w:cs="Arial"/>
                <w:color w:val="auto"/>
                <w:sz w:val="16"/>
                <w:szCs w:val="16"/>
                <w:lang w:val="en-GB"/>
              </w:rPr>
            </w:pPr>
          </w:p>
          <w:p w14:paraId="315B225A" w14:textId="77777777" w:rsidR="00521F6D" w:rsidRPr="00014E44" w:rsidRDefault="00521F6D" w:rsidP="00DE1185">
            <w:pPr>
              <w:pStyle w:val="CellBodyCentered"/>
              <w:rPr>
                <w:rFonts w:ascii="Arial Narrow" w:hAnsi="Arial Narrow" w:cs="Arial"/>
                <w:color w:val="auto"/>
                <w:sz w:val="16"/>
                <w:szCs w:val="16"/>
                <w:lang w:val="en-GB"/>
              </w:rPr>
            </w:pPr>
          </w:p>
          <w:p w14:paraId="10419A35" w14:textId="77777777" w:rsidR="00521F6D" w:rsidRPr="00014E44" w:rsidRDefault="00521F6D" w:rsidP="00DE1185">
            <w:pPr>
              <w:pStyle w:val="CellBodyCentered"/>
              <w:rPr>
                <w:rFonts w:ascii="Arial Narrow" w:hAnsi="Arial Narrow" w:cs="Arial"/>
                <w:color w:val="auto"/>
                <w:sz w:val="16"/>
                <w:szCs w:val="16"/>
                <w:lang w:val="en-GB"/>
              </w:rPr>
            </w:pPr>
          </w:p>
          <w:p w14:paraId="3FC5AFFB" w14:textId="77777777" w:rsidR="00521F6D" w:rsidRPr="00014E44" w:rsidRDefault="00521F6D" w:rsidP="00DE1185">
            <w:pPr>
              <w:pStyle w:val="CellBodyCentered"/>
              <w:rPr>
                <w:rFonts w:ascii="Arial Narrow" w:hAnsi="Arial Narrow" w:cs="Arial"/>
                <w:color w:val="auto"/>
                <w:sz w:val="16"/>
                <w:szCs w:val="16"/>
                <w:lang w:val="en-GB"/>
              </w:rPr>
            </w:pPr>
          </w:p>
          <w:p w14:paraId="1DFD0A06" w14:textId="77777777" w:rsidR="00521F6D" w:rsidRPr="00014E44" w:rsidRDefault="00521F6D" w:rsidP="00DE1185">
            <w:pPr>
              <w:pStyle w:val="CellBodyCentered"/>
              <w:rPr>
                <w:rFonts w:ascii="Arial Narrow" w:hAnsi="Arial Narrow" w:cs="Arial"/>
                <w:color w:val="auto"/>
                <w:sz w:val="16"/>
                <w:szCs w:val="16"/>
                <w:lang w:val="en-GB"/>
              </w:rPr>
            </w:pPr>
          </w:p>
          <w:p w14:paraId="0F7659DB" w14:textId="77777777" w:rsidR="00521F6D" w:rsidRPr="00014E44" w:rsidRDefault="00521F6D" w:rsidP="00DE1185">
            <w:pPr>
              <w:pStyle w:val="CellBodyCentered"/>
              <w:rPr>
                <w:rFonts w:ascii="Arial Narrow" w:hAnsi="Arial Narrow" w:cs="Arial"/>
                <w:color w:val="auto"/>
                <w:sz w:val="16"/>
                <w:szCs w:val="16"/>
                <w:lang w:val="en-GB"/>
              </w:rPr>
            </w:pPr>
          </w:p>
          <w:p w14:paraId="4A61D996" w14:textId="77777777" w:rsidR="00521F6D" w:rsidRPr="00014E44" w:rsidRDefault="00521F6D" w:rsidP="00DE1185">
            <w:pPr>
              <w:pStyle w:val="CellBodyCentered"/>
              <w:rPr>
                <w:rFonts w:ascii="Arial Narrow" w:hAnsi="Arial Narrow" w:cs="Arial"/>
                <w:color w:val="auto"/>
                <w:sz w:val="16"/>
                <w:szCs w:val="16"/>
                <w:lang w:val="en-GB"/>
              </w:rPr>
            </w:pPr>
          </w:p>
          <w:p w14:paraId="26E51DB8" w14:textId="77777777" w:rsidR="00521F6D" w:rsidRPr="00014E44" w:rsidRDefault="00521F6D" w:rsidP="00DE1185">
            <w:pPr>
              <w:pStyle w:val="CellBodyCentered"/>
              <w:rPr>
                <w:rFonts w:ascii="Arial Narrow" w:hAnsi="Arial Narrow" w:cs="Arial"/>
                <w:color w:val="auto"/>
                <w:sz w:val="16"/>
                <w:szCs w:val="16"/>
                <w:lang w:val="en-GB"/>
              </w:rPr>
            </w:pPr>
          </w:p>
          <w:p w14:paraId="3EB1E799" w14:textId="77777777" w:rsidR="00521F6D" w:rsidRPr="00014E44" w:rsidRDefault="00521F6D" w:rsidP="00DE1185">
            <w:pPr>
              <w:pStyle w:val="CellBodyCentered"/>
              <w:rPr>
                <w:rFonts w:ascii="Arial Narrow" w:hAnsi="Arial Narrow" w:cs="Arial"/>
                <w:color w:val="auto"/>
                <w:sz w:val="16"/>
                <w:szCs w:val="16"/>
                <w:lang w:val="en-GB"/>
              </w:rPr>
            </w:pPr>
          </w:p>
          <w:p w14:paraId="4A0EA48F" w14:textId="77777777" w:rsidR="00521F6D" w:rsidRPr="00014E44" w:rsidRDefault="00521F6D" w:rsidP="00DE1185">
            <w:pPr>
              <w:pStyle w:val="CellBodyCentered"/>
              <w:rPr>
                <w:rFonts w:ascii="Arial Narrow" w:hAnsi="Arial Narrow" w:cs="Arial"/>
                <w:color w:val="auto"/>
                <w:sz w:val="16"/>
                <w:szCs w:val="16"/>
                <w:lang w:val="en-GB"/>
              </w:rPr>
            </w:pPr>
          </w:p>
          <w:p w14:paraId="2ECBE2D5" w14:textId="77777777" w:rsidR="00521F6D" w:rsidRPr="00014E44" w:rsidRDefault="00521F6D" w:rsidP="00DE1185">
            <w:pPr>
              <w:pStyle w:val="CellBodyCentered"/>
              <w:rPr>
                <w:rFonts w:ascii="Arial Narrow" w:hAnsi="Arial Narrow" w:cs="Arial"/>
                <w:color w:val="auto"/>
                <w:sz w:val="16"/>
                <w:szCs w:val="16"/>
                <w:lang w:val="en-GB"/>
              </w:rPr>
            </w:pPr>
          </w:p>
          <w:p w14:paraId="5EC9D9E5" w14:textId="77777777" w:rsidR="00521F6D" w:rsidRPr="00014E44" w:rsidRDefault="00521F6D" w:rsidP="00DE1185">
            <w:pPr>
              <w:pStyle w:val="CellBodyCentered"/>
              <w:rPr>
                <w:rFonts w:ascii="Arial Narrow" w:hAnsi="Arial Narrow" w:cs="Arial"/>
                <w:color w:val="auto"/>
                <w:sz w:val="16"/>
                <w:szCs w:val="16"/>
                <w:lang w:val="en-GB"/>
              </w:rPr>
            </w:pPr>
          </w:p>
          <w:p w14:paraId="00B92234" w14:textId="77777777" w:rsidR="00521F6D" w:rsidRPr="00014E44" w:rsidRDefault="00521F6D" w:rsidP="00DE1185">
            <w:pPr>
              <w:pStyle w:val="CellBodyCentered"/>
              <w:rPr>
                <w:rFonts w:ascii="Arial Narrow" w:hAnsi="Arial Narrow" w:cs="Arial"/>
                <w:color w:val="auto"/>
                <w:sz w:val="16"/>
                <w:szCs w:val="16"/>
                <w:lang w:val="en-GB"/>
              </w:rPr>
            </w:pPr>
          </w:p>
          <w:p w14:paraId="5961C99B" w14:textId="77777777" w:rsidR="00521F6D" w:rsidRPr="00014E44" w:rsidRDefault="00521F6D" w:rsidP="00DE1185">
            <w:pPr>
              <w:pStyle w:val="CellBodyCentered"/>
              <w:rPr>
                <w:rFonts w:ascii="Arial Narrow" w:hAnsi="Arial Narrow" w:cs="Arial"/>
                <w:color w:val="auto"/>
                <w:sz w:val="16"/>
                <w:szCs w:val="16"/>
                <w:lang w:val="en-GB"/>
              </w:rPr>
            </w:pPr>
          </w:p>
          <w:p w14:paraId="1780194D" w14:textId="77777777" w:rsidR="00521F6D" w:rsidRPr="00014E44" w:rsidRDefault="00521F6D" w:rsidP="00DE1185">
            <w:pPr>
              <w:pStyle w:val="CellBodyCentered"/>
              <w:rPr>
                <w:rFonts w:ascii="Arial Narrow" w:hAnsi="Arial Narrow" w:cs="Arial"/>
                <w:color w:val="auto"/>
                <w:sz w:val="16"/>
                <w:szCs w:val="16"/>
                <w:lang w:val="en-GB"/>
              </w:rPr>
            </w:pPr>
          </w:p>
          <w:p w14:paraId="7948DCCA" w14:textId="77777777" w:rsidR="00521F6D" w:rsidRPr="00014E44" w:rsidRDefault="00521F6D" w:rsidP="00DE1185">
            <w:pPr>
              <w:pStyle w:val="CellBodyCentered"/>
              <w:rPr>
                <w:rFonts w:ascii="Arial Narrow" w:hAnsi="Arial Narrow" w:cs="Arial"/>
                <w:color w:val="auto"/>
                <w:sz w:val="16"/>
                <w:szCs w:val="16"/>
                <w:lang w:val="en-GB"/>
              </w:rPr>
            </w:pPr>
          </w:p>
          <w:p w14:paraId="7B4B1C9A" w14:textId="77777777" w:rsidR="00521F6D" w:rsidRPr="00014E44" w:rsidRDefault="00521F6D" w:rsidP="00DE1185">
            <w:pPr>
              <w:pStyle w:val="CellBodyCentered"/>
              <w:rPr>
                <w:rFonts w:ascii="Arial Narrow" w:hAnsi="Arial Narrow" w:cs="Arial"/>
                <w:color w:val="auto"/>
                <w:sz w:val="16"/>
                <w:szCs w:val="16"/>
                <w:lang w:val="en-GB"/>
              </w:rPr>
            </w:pPr>
          </w:p>
          <w:p w14:paraId="0B953D74" w14:textId="77777777" w:rsidR="00521F6D" w:rsidRPr="00014E44" w:rsidRDefault="00521F6D" w:rsidP="00DE1185">
            <w:pPr>
              <w:pStyle w:val="CellBodyCentered"/>
              <w:rPr>
                <w:rFonts w:ascii="Arial Narrow" w:hAnsi="Arial Narrow" w:cs="Arial"/>
                <w:color w:val="auto"/>
                <w:sz w:val="16"/>
                <w:szCs w:val="16"/>
                <w:lang w:val="en-GB"/>
              </w:rPr>
            </w:pPr>
          </w:p>
          <w:p w14:paraId="77634834" w14:textId="77777777" w:rsidR="00521F6D" w:rsidRPr="00014E44" w:rsidRDefault="00521F6D"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36D5F484" w14:textId="77777777" w:rsidR="00521F6D" w:rsidRPr="00014E44" w:rsidRDefault="00521F6D" w:rsidP="00DE1185">
            <w:pPr>
              <w:pStyle w:val="CellBodyCentered"/>
              <w:rPr>
                <w:rFonts w:ascii="Arial Narrow" w:hAnsi="Arial Narrow" w:cs="Arial"/>
                <w:color w:val="auto"/>
                <w:sz w:val="16"/>
                <w:szCs w:val="16"/>
                <w:lang w:val="en-GB"/>
              </w:rPr>
            </w:pPr>
          </w:p>
          <w:p w14:paraId="49124F15"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5E70BE61" w14:textId="77777777" w:rsidR="00521F6D" w:rsidRPr="00014E44" w:rsidRDefault="00521F6D" w:rsidP="00DE1185">
            <w:pPr>
              <w:pStyle w:val="CellBodyCentered"/>
              <w:rPr>
                <w:rFonts w:ascii="Arial Narrow" w:hAnsi="Arial Narrow" w:cs="Arial"/>
                <w:color w:val="auto"/>
                <w:sz w:val="16"/>
                <w:szCs w:val="16"/>
                <w:lang w:val="en-GB"/>
              </w:rPr>
            </w:pPr>
          </w:p>
          <w:p w14:paraId="264482B4" w14:textId="77777777" w:rsidR="00521F6D" w:rsidRPr="00014E44" w:rsidRDefault="00521F6D" w:rsidP="00DE1185">
            <w:pPr>
              <w:pStyle w:val="CellBodyCentered"/>
              <w:rPr>
                <w:rFonts w:ascii="Arial Narrow" w:hAnsi="Arial Narrow" w:cs="Arial"/>
                <w:color w:val="auto"/>
                <w:sz w:val="16"/>
                <w:szCs w:val="16"/>
                <w:lang w:val="en-GB"/>
              </w:rPr>
            </w:pPr>
          </w:p>
          <w:p w14:paraId="2D5709B6" w14:textId="77777777" w:rsidR="00521F6D" w:rsidRPr="00014E44" w:rsidRDefault="00521F6D" w:rsidP="00DE1185">
            <w:pPr>
              <w:pStyle w:val="CellBodyCentered"/>
              <w:rPr>
                <w:rFonts w:ascii="Arial Narrow" w:hAnsi="Arial Narrow" w:cs="Arial"/>
                <w:color w:val="auto"/>
                <w:sz w:val="16"/>
                <w:szCs w:val="16"/>
                <w:lang w:val="en-GB"/>
              </w:rPr>
            </w:pPr>
          </w:p>
          <w:p w14:paraId="7F1C482E" w14:textId="77777777" w:rsidR="00521F6D" w:rsidRPr="00014E44" w:rsidRDefault="00521F6D" w:rsidP="00DE1185">
            <w:pPr>
              <w:pStyle w:val="CellBodyCentered"/>
              <w:rPr>
                <w:rFonts w:ascii="Arial Narrow" w:hAnsi="Arial Narrow" w:cs="Arial"/>
                <w:color w:val="auto"/>
                <w:sz w:val="16"/>
                <w:szCs w:val="16"/>
                <w:lang w:val="en-GB"/>
              </w:rPr>
            </w:pPr>
          </w:p>
          <w:p w14:paraId="7B0A0E55" w14:textId="77777777" w:rsidR="00521F6D" w:rsidRPr="00014E44" w:rsidRDefault="00521F6D" w:rsidP="00DE1185">
            <w:pPr>
              <w:pStyle w:val="CellBodyCentered"/>
              <w:rPr>
                <w:rFonts w:ascii="Arial Narrow" w:hAnsi="Arial Narrow" w:cs="Arial"/>
                <w:color w:val="auto"/>
                <w:sz w:val="16"/>
                <w:szCs w:val="16"/>
                <w:lang w:val="en-GB"/>
              </w:rPr>
            </w:pPr>
          </w:p>
          <w:p w14:paraId="4BD4DC5F" w14:textId="77777777" w:rsidR="00521F6D" w:rsidRPr="00014E44" w:rsidRDefault="00521F6D" w:rsidP="00DE1185">
            <w:pPr>
              <w:pStyle w:val="CellBodyCentered"/>
              <w:rPr>
                <w:rFonts w:ascii="Arial Narrow" w:hAnsi="Arial Narrow" w:cs="Arial"/>
                <w:color w:val="auto"/>
                <w:sz w:val="16"/>
                <w:szCs w:val="16"/>
                <w:lang w:val="en-GB"/>
              </w:rPr>
            </w:pPr>
          </w:p>
          <w:p w14:paraId="40170E57" w14:textId="77777777" w:rsidR="00521F6D" w:rsidRPr="00014E44" w:rsidRDefault="00521F6D" w:rsidP="00DE1185">
            <w:pPr>
              <w:pStyle w:val="CellBodyCentered"/>
              <w:rPr>
                <w:rFonts w:ascii="Arial Narrow" w:hAnsi="Arial Narrow" w:cs="Arial"/>
                <w:color w:val="auto"/>
                <w:sz w:val="16"/>
                <w:szCs w:val="16"/>
                <w:lang w:val="en-GB"/>
              </w:rPr>
            </w:pPr>
          </w:p>
          <w:p w14:paraId="4F8DF3AD" w14:textId="77777777" w:rsidR="00521F6D" w:rsidRPr="00014E44" w:rsidRDefault="00521F6D" w:rsidP="00DE1185">
            <w:pPr>
              <w:pStyle w:val="CellBodyCentered"/>
              <w:rPr>
                <w:rFonts w:ascii="Arial Narrow" w:hAnsi="Arial Narrow" w:cs="Arial"/>
                <w:color w:val="auto"/>
                <w:sz w:val="16"/>
                <w:szCs w:val="16"/>
                <w:lang w:val="en-GB"/>
              </w:rPr>
            </w:pPr>
          </w:p>
          <w:p w14:paraId="13CA060C" w14:textId="77777777" w:rsidR="00521F6D" w:rsidRPr="00014E44" w:rsidRDefault="00521F6D" w:rsidP="00DE1185">
            <w:pPr>
              <w:pStyle w:val="CellBodyCentered"/>
              <w:rPr>
                <w:rFonts w:ascii="Arial Narrow" w:hAnsi="Arial Narrow" w:cs="Arial"/>
                <w:color w:val="auto"/>
                <w:sz w:val="16"/>
                <w:szCs w:val="16"/>
                <w:lang w:val="en-GB"/>
              </w:rPr>
            </w:pPr>
          </w:p>
          <w:p w14:paraId="4856B7CD" w14:textId="77777777" w:rsidR="00521F6D" w:rsidRPr="00014E44" w:rsidRDefault="00521F6D" w:rsidP="00DE1185">
            <w:pPr>
              <w:pStyle w:val="CellBodyCentered"/>
              <w:rPr>
                <w:rFonts w:ascii="Arial Narrow" w:hAnsi="Arial Narrow" w:cs="Arial"/>
                <w:color w:val="auto"/>
                <w:sz w:val="16"/>
                <w:szCs w:val="16"/>
                <w:lang w:val="en-GB"/>
              </w:rPr>
            </w:pPr>
          </w:p>
          <w:p w14:paraId="41D60B37" w14:textId="77777777" w:rsidR="00521F6D" w:rsidRPr="00014E44" w:rsidRDefault="00521F6D" w:rsidP="00DE1185">
            <w:pPr>
              <w:pStyle w:val="CellBodyCentered"/>
              <w:rPr>
                <w:rFonts w:ascii="Arial Narrow" w:hAnsi="Arial Narrow" w:cs="Arial"/>
                <w:color w:val="auto"/>
                <w:sz w:val="16"/>
                <w:szCs w:val="16"/>
                <w:lang w:val="en-GB"/>
              </w:rPr>
            </w:pPr>
          </w:p>
          <w:p w14:paraId="4B790B5B" w14:textId="77777777" w:rsidR="00521F6D" w:rsidRPr="00014E44" w:rsidRDefault="00521F6D" w:rsidP="00DE1185">
            <w:pPr>
              <w:pStyle w:val="CellBodyCentered"/>
              <w:rPr>
                <w:rFonts w:ascii="Arial Narrow" w:hAnsi="Arial Narrow" w:cs="Arial"/>
                <w:color w:val="auto"/>
                <w:sz w:val="16"/>
                <w:szCs w:val="16"/>
                <w:lang w:val="en-GB"/>
              </w:rPr>
            </w:pPr>
          </w:p>
          <w:p w14:paraId="7DB57BBF" w14:textId="77777777" w:rsidR="00521F6D" w:rsidRPr="00014E44" w:rsidRDefault="00521F6D" w:rsidP="00DE1185">
            <w:pPr>
              <w:pStyle w:val="CellBodyCentered"/>
              <w:rPr>
                <w:rFonts w:ascii="Arial Narrow" w:hAnsi="Arial Narrow" w:cs="Arial"/>
                <w:color w:val="auto"/>
                <w:sz w:val="16"/>
                <w:szCs w:val="16"/>
                <w:lang w:val="en-GB"/>
              </w:rPr>
            </w:pPr>
          </w:p>
          <w:p w14:paraId="3659387C" w14:textId="77777777" w:rsidR="00521F6D" w:rsidRPr="00014E44" w:rsidRDefault="00521F6D" w:rsidP="00DE1185">
            <w:pPr>
              <w:pStyle w:val="CellBodyCentered"/>
              <w:rPr>
                <w:rFonts w:ascii="Arial Narrow" w:hAnsi="Arial Narrow" w:cs="Arial"/>
                <w:color w:val="auto"/>
                <w:sz w:val="16"/>
                <w:szCs w:val="16"/>
                <w:lang w:val="en-GB"/>
              </w:rPr>
            </w:pPr>
          </w:p>
          <w:p w14:paraId="17D8CEAE" w14:textId="77777777" w:rsidR="00521F6D" w:rsidRPr="00014E44" w:rsidRDefault="00521F6D" w:rsidP="00DE1185">
            <w:pPr>
              <w:pStyle w:val="CellBodyCentered"/>
              <w:rPr>
                <w:rFonts w:ascii="Arial Narrow" w:hAnsi="Arial Narrow" w:cs="Arial"/>
                <w:color w:val="auto"/>
                <w:sz w:val="16"/>
                <w:szCs w:val="16"/>
                <w:lang w:val="en-GB"/>
              </w:rPr>
            </w:pPr>
          </w:p>
          <w:p w14:paraId="737DB6AF" w14:textId="77777777" w:rsidR="00521F6D" w:rsidRPr="00014E44" w:rsidRDefault="00521F6D" w:rsidP="00DE1185">
            <w:pPr>
              <w:pStyle w:val="CellBodyCentered"/>
              <w:rPr>
                <w:rFonts w:ascii="Arial Narrow" w:hAnsi="Arial Narrow" w:cs="Arial"/>
                <w:color w:val="auto"/>
                <w:sz w:val="16"/>
                <w:szCs w:val="16"/>
                <w:lang w:val="en-GB"/>
              </w:rPr>
            </w:pPr>
          </w:p>
          <w:p w14:paraId="38D650BC" w14:textId="77777777" w:rsidR="00521F6D" w:rsidRPr="00014E44" w:rsidRDefault="00521F6D" w:rsidP="00DE1185">
            <w:pPr>
              <w:pStyle w:val="CellBodyCentered"/>
              <w:rPr>
                <w:rFonts w:ascii="Arial Narrow" w:hAnsi="Arial Narrow" w:cs="Arial"/>
                <w:color w:val="auto"/>
                <w:sz w:val="16"/>
                <w:szCs w:val="16"/>
                <w:lang w:val="en-GB"/>
              </w:rPr>
            </w:pPr>
          </w:p>
          <w:p w14:paraId="10E40B33" w14:textId="77777777" w:rsidR="00521F6D" w:rsidRPr="00014E44" w:rsidRDefault="00521F6D" w:rsidP="00DE1185">
            <w:pPr>
              <w:pStyle w:val="CellBodyCentered"/>
              <w:rPr>
                <w:rFonts w:ascii="Arial Narrow" w:hAnsi="Arial Narrow" w:cs="Arial"/>
                <w:color w:val="auto"/>
                <w:sz w:val="16"/>
                <w:szCs w:val="16"/>
                <w:lang w:val="en-GB"/>
              </w:rPr>
            </w:pPr>
          </w:p>
          <w:p w14:paraId="178E6145" w14:textId="77777777" w:rsidR="00521F6D" w:rsidRPr="00014E44" w:rsidRDefault="00521F6D" w:rsidP="00DE1185">
            <w:pPr>
              <w:pStyle w:val="CellBodyCentered"/>
              <w:rPr>
                <w:rFonts w:ascii="Arial Narrow" w:hAnsi="Arial Narrow" w:cs="Arial"/>
                <w:color w:val="auto"/>
                <w:sz w:val="16"/>
                <w:szCs w:val="16"/>
                <w:lang w:val="en-GB"/>
              </w:rPr>
            </w:pPr>
          </w:p>
          <w:p w14:paraId="4C366151" w14:textId="77777777" w:rsidR="00521F6D" w:rsidRPr="00014E44" w:rsidRDefault="00521F6D" w:rsidP="00DE1185">
            <w:pPr>
              <w:pStyle w:val="CellBodyCentered"/>
              <w:rPr>
                <w:rFonts w:ascii="Arial Narrow" w:hAnsi="Arial Narrow" w:cs="Arial"/>
                <w:color w:val="auto"/>
                <w:sz w:val="16"/>
                <w:szCs w:val="16"/>
                <w:lang w:val="en-GB"/>
              </w:rPr>
            </w:pPr>
          </w:p>
          <w:p w14:paraId="5D4044AE" w14:textId="77777777" w:rsidR="00521F6D" w:rsidRPr="00014E44" w:rsidRDefault="00521F6D" w:rsidP="00DE1185">
            <w:pPr>
              <w:pStyle w:val="CellBodyCentered"/>
              <w:rPr>
                <w:rFonts w:ascii="Arial Narrow" w:hAnsi="Arial Narrow" w:cs="Arial"/>
                <w:color w:val="auto"/>
                <w:sz w:val="16"/>
                <w:szCs w:val="16"/>
                <w:lang w:val="en-GB"/>
              </w:rPr>
            </w:pPr>
          </w:p>
          <w:p w14:paraId="0597A267" w14:textId="77777777" w:rsidR="00521F6D" w:rsidRPr="00014E44" w:rsidRDefault="00521F6D" w:rsidP="00DE1185">
            <w:pPr>
              <w:pStyle w:val="CellBodyCentered"/>
              <w:rPr>
                <w:rFonts w:ascii="Arial Narrow" w:hAnsi="Arial Narrow" w:cs="Arial"/>
                <w:color w:val="auto"/>
                <w:sz w:val="16"/>
                <w:szCs w:val="16"/>
                <w:lang w:val="en-GB"/>
              </w:rPr>
            </w:pPr>
          </w:p>
          <w:p w14:paraId="566F0B1D" w14:textId="77777777" w:rsidR="00521F6D" w:rsidRPr="00014E44" w:rsidRDefault="00521F6D" w:rsidP="00DE1185">
            <w:pPr>
              <w:pStyle w:val="CellBodyCentered"/>
              <w:rPr>
                <w:rFonts w:ascii="Arial Narrow" w:hAnsi="Arial Narrow" w:cs="Arial"/>
                <w:color w:val="auto"/>
                <w:sz w:val="16"/>
                <w:szCs w:val="16"/>
                <w:lang w:val="ru-RU"/>
              </w:rPr>
            </w:pPr>
          </w:p>
          <w:p w14:paraId="7D0A2C80" w14:textId="77777777" w:rsidR="00521F6D" w:rsidRPr="00014E44" w:rsidRDefault="00521F6D" w:rsidP="00DE1185">
            <w:pPr>
              <w:pStyle w:val="CellBodyCentered"/>
              <w:rPr>
                <w:rFonts w:ascii="Arial Narrow" w:hAnsi="Arial Narrow" w:cs="Arial"/>
                <w:color w:val="auto"/>
                <w:sz w:val="16"/>
                <w:szCs w:val="16"/>
                <w:lang w:val="ru-RU"/>
              </w:rPr>
            </w:pPr>
          </w:p>
          <w:p w14:paraId="0A5A29F5" w14:textId="77777777" w:rsidR="00521F6D" w:rsidRPr="00014E44" w:rsidRDefault="00521F6D" w:rsidP="00DE1185">
            <w:pPr>
              <w:pStyle w:val="CellBodyCentered"/>
              <w:rPr>
                <w:rFonts w:ascii="Arial Narrow" w:hAnsi="Arial Narrow" w:cs="Arial"/>
                <w:color w:val="auto"/>
                <w:sz w:val="16"/>
                <w:szCs w:val="16"/>
                <w:lang w:val="ru-RU"/>
              </w:rPr>
            </w:pPr>
          </w:p>
          <w:p w14:paraId="40084E6E" w14:textId="77777777" w:rsidR="00521F6D" w:rsidRPr="00014E44" w:rsidRDefault="00521F6D" w:rsidP="00DE1185">
            <w:pPr>
              <w:pStyle w:val="CellBodyCentered"/>
              <w:rPr>
                <w:rFonts w:ascii="Arial Narrow" w:hAnsi="Arial Narrow" w:cs="Arial"/>
                <w:color w:val="auto"/>
                <w:sz w:val="16"/>
                <w:szCs w:val="16"/>
                <w:lang w:val="ru-RU"/>
              </w:rPr>
            </w:pPr>
          </w:p>
          <w:p w14:paraId="19B5B52B" w14:textId="77777777" w:rsidR="00521F6D" w:rsidRPr="00014E44" w:rsidRDefault="00521F6D" w:rsidP="00DE1185">
            <w:pPr>
              <w:pStyle w:val="CellBodyCentered"/>
              <w:rPr>
                <w:rFonts w:ascii="Arial Narrow" w:hAnsi="Arial Narrow" w:cs="Arial"/>
                <w:color w:val="auto"/>
                <w:sz w:val="16"/>
                <w:szCs w:val="16"/>
                <w:lang w:val="ru-RU"/>
              </w:rPr>
            </w:pPr>
          </w:p>
          <w:p w14:paraId="6AF3F8FA" w14:textId="77777777" w:rsidR="00521F6D" w:rsidRPr="00014E44" w:rsidRDefault="00521F6D" w:rsidP="00DE1185">
            <w:pPr>
              <w:pStyle w:val="CellBodyCentered"/>
              <w:rPr>
                <w:rFonts w:ascii="Arial Narrow" w:hAnsi="Arial Narrow" w:cs="Arial"/>
                <w:color w:val="auto"/>
                <w:sz w:val="16"/>
                <w:szCs w:val="16"/>
                <w:lang w:val="ru-RU"/>
              </w:rPr>
            </w:pPr>
          </w:p>
          <w:p w14:paraId="2CA37E2A" w14:textId="77777777" w:rsidR="00521F6D" w:rsidRPr="00014E44" w:rsidRDefault="00521F6D" w:rsidP="00DE1185">
            <w:pPr>
              <w:pStyle w:val="CellBodyCentered"/>
              <w:rPr>
                <w:rFonts w:ascii="Arial Narrow" w:hAnsi="Arial Narrow" w:cs="Arial"/>
                <w:color w:val="auto"/>
                <w:sz w:val="16"/>
                <w:szCs w:val="16"/>
                <w:lang w:val="ru-RU"/>
              </w:rPr>
            </w:pPr>
          </w:p>
          <w:p w14:paraId="172BE81A" w14:textId="77777777" w:rsidR="00521F6D" w:rsidRPr="00014E44" w:rsidRDefault="00521F6D" w:rsidP="00DE1185">
            <w:pPr>
              <w:pStyle w:val="CellBodyCentered"/>
              <w:rPr>
                <w:rFonts w:ascii="Arial Narrow" w:hAnsi="Arial Narrow" w:cs="Arial"/>
                <w:color w:val="auto"/>
                <w:sz w:val="16"/>
                <w:szCs w:val="16"/>
                <w:lang w:val="ru-RU"/>
              </w:rPr>
            </w:pPr>
          </w:p>
          <w:p w14:paraId="0A73F4EE" w14:textId="77777777" w:rsidR="00521F6D" w:rsidRPr="00014E44" w:rsidRDefault="00521F6D" w:rsidP="00DE1185">
            <w:pPr>
              <w:pStyle w:val="CellBodyCentered"/>
              <w:rPr>
                <w:rFonts w:ascii="Arial Narrow" w:hAnsi="Arial Narrow" w:cs="Arial"/>
                <w:color w:val="auto"/>
                <w:sz w:val="16"/>
                <w:szCs w:val="16"/>
                <w:lang w:val="ru-RU"/>
              </w:rPr>
            </w:pPr>
          </w:p>
          <w:p w14:paraId="1D880CE1" w14:textId="77777777" w:rsidR="00521F6D" w:rsidRPr="00014E44" w:rsidRDefault="00521F6D" w:rsidP="00DE1185">
            <w:pPr>
              <w:pStyle w:val="CellBodyCentered"/>
              <w:rPr>
                <w:rFonts w:ascii="Arial Narrow" w:hAnsi="Arial Narrow" w:cs="Arial"/>
                <w:color w:val="auto"/>
                <w:sz w:val="16"/>
                <w:szCs w:val="16"/>
                <w:lang w:val="ru-RU"/>
              </w:rPr>
            </w:pPr>
          </w:p>
          <w:p w14:paraId="0762D2FB" w14:textId="77777777" w:rsidR="00521F6D" w:rsidRPr="00014E44" w:rsidRDefault="00521F6D" w:rsidP="00DE1185">
            <w:pPr>
              <w:pStyle w:val="CellBodyCentered"/>
              <w:rPr>
                <w:rFonts w:ascii="Arial Narrow" w:hAnsi="Arial Narrow" w:cs="Arial"/>
                <w:color w:val="auto"/>
                <w:sz w:val="16"/>
                <w:szCs w:val="16"/>
                <w:lang w:val="ru-RU"/>
              </w:rPr>
            </w:pPr>
          </w:p>
          <w:p w14:paraId="7544A658" w14:textId="77777777" w:rsidR="00521F6D" w:rsidRPr="00014E44" w:rsidRDefault="00521F6D" w:rsidP="00DE1185">
            <w:pPr>
              <w:pStyle w:val="CellBodyCentered"/>
              <w:rPr>
                <w:rFonts w:ascii="Arial Narrow" w:hAnsi="Arial Narrow" w:cs="Arial"/>
                <w:color w:val="auto"/>
                <w:sz w:val="16"/>
                <w:szCs w:val="16"/>
                <w:lang w:val="ru-RU"/>
              </w:rPr>
            </w:pPr>
          </w:p>
          <w:p w14:paraId="65AE82E4" w14:textId="77777777" w:rsidR="00521F6D" w:rsidRPr="00014E44" w:rsidRDefault="00521F6D" w:rsidP="00DE1185">
            <w:pPr>
              <w:pStyle w:val="CellBodyCentered"/>
              <w:rPr>
                <w:rFonts w:ascii="Arial Narrow" w:hAnsi="Arial Narrow" w:cs="Arial"/>
                <w:color w:val="auto"/>
                <w:sz w:val="16"/>
                <w:szCs w:val="16"/>
                <w:lang w:val="en-GB"/>
              </w:rPr>
            </w:pPr>
          </w:p>
          <w:p w14:paraId="2129E847" w14:textId="77777777" w:rsidR="00521F6D" w:rsidRPr="00014E44" w:rsidRDefault="00521F6D" w:rsidP="00DE1185">
            <w:pPr>
              <w:pStyle w:val="CellBodyCentered"/>
              <w:rPr>
                <w:rFonts w:ascii="Arial Narrow" w:hAnsi="Arial Narrow" w:cs="Arial"/>
                <w:color w:val="auto"/>
                <w:sz w:val="16"/>
                <w:szCs w:val="16"/>
                <w:lang w:val="ru-RU"/>
              </w:rPr>
            </w:pPr>
          </w:p>
          <w:p w14:paraId="5FC0A32A" w14:textId="77777777" w:rsidR="00521F6D" w:rsidRPr="00014E44" w:rsidRDefault="00521F6D" w:rsidP="00DE1185">
            <w:pPr>
              <w:pStyle w:val="CellBodyCentered"/>
              <w:rPr>
                <w:rFonts w:ascii="Arial Narrow" w:hAnsi="Arial Narrow" w:cs="Arial"/>
                <w:color w:val="auto"/>
                <w:sz w:val="16"/>
                <w:szCs w:val="16"/>
                <w:lang w:val="en-GB"/>
              </w:rPr>
            </w:pPr>
          </w:p>
          <w:p w14:paraId="29624E0D" w14:textId="77777777" w:rsidR="00521F6D" w:rsidRPr="00014E44" w:rsidRDefault="00521F6D" w:rsidP="00DE1185">
            <w:pPr>
              <w:pStyle w:val="CellBodyCentered"/>
              <w:rPr>
                <w:rFonts w:ascii="Arial Narrow" w:hAnsi="Arial Narrow" w:cs="Arial"/>
                <w:color w:val="auto"/>
                <w:sz w:val="16"/>
                <w:szCs w:val="16"/>
                <w:lang w:val="en-GB"/>
              </w:rPr>
            </w:pPr>
          </w:p>
          <w:p w14:paraId="4D700D5D" w14:textId="77777777" w:rsidR="00521F6D" w:rsidRPr="00014E44" w:rsidRDefault="00521F6D" w:rsidP="00DE1185">
            <w:pPr>
              <w:pStyle w:val="CellBodyCentered"/>
              <w:rPr>
                <w:rFonts w:ascii="Arial Narrow" w:hAnsi="Arial Narrow" w:cs="Arial"/>
                <w:color w:val="auto"/>
                <w:sz w:val="16"/>
                <w:szCs w:val="16"/>
                <w:lang w:val="en-GB"/>
              </w:rPr>
            </w:pPr>
          </w:p>
          <w:p w14:paraId="5EBD8A91" w14:textId="77777777" w:rsidR="00521F6D" w:rsidRPr="00014E44" w:rsidRDefault="00521F6D" w:rsidP="00DE1185">
            <w:pPr>
              <w:pStyle w:val="CellBodyCentered"/>
              <w:rPr>
                <w:rFonts w:ascii="Arial Narrow" w:hAnsi="Arial Narrow" w:cs="Arial"/>
                <w:color w:val="auto"/>
                <w:sz w:val="16"/>
                <w:szCs w:val="16"/>
                <w:lang w:val="en-GB"/>
              </w:rPr>
            </w:pPr>
          </w:p>
          <w:p w14:paraId="2879B817" w14:textId="77777777" w:rsidR="00521F6D" w:rsidRPr="00014E44" w:rsidRDefault="00521F6D" w:rsidP="00DE1185">
            <w:pPr>
              <w:pStyle w:val="CellBodyCentered"/>
              <w:rPr>
                <w:rFonts w:ascii="Arial Narrow" w:hAnsi="Arial Narrow" w:cs="Arial"/>
                <w:color w:val="auto"/>
                <w:sz w:val="16"/>
                <w:szCs w:val="16"/>
                <w:lang w:val="en-GB"/>
              </w:rPr>
            </w:pPr>
          </w:p>
          <w:p w14:paraId="609814E8" w14:textId="77777777" w:rsidR="00521F6D" w:rsidRPr="00014E44" w:rsidRDefault="00521F6D" w:rsidP="00DE1185">
            <w:pPr>
              <w:pStyle w:val="CellBodyCentered"/>
              <w:rPr>
                <w:rFonts w:ascii="Arial Narrow" w:hAnsi="Arial Narrow" w:cs="Arial"/>
                <w:color w:val="auto"/>
                <w:sz w:val="16"/>
                <w:szCs w:val="16"/>
                <w:lang w:val="en-GB"/>
              </w:rPr>
            </w:pPr>
          </w:p>
          <w:p w14:paraId="4566FE38" w14:textId="77777777" w:rsidR="00521F6D" w:rsidRPr="00014E44" w:rsidRDefault="00521F6D" w:rsidP="00DE1185">
            <w:pPr>
              <w:pStyle w:val="CellBodyCentered"/>
              <w:rPr>
                <w:rFonts w:ascii="Arial Narrow" w:hAnsi="Arial Narrow" w:cs="Arial"/>
                <w:color w:val="auto"/>
                <w:sz w:val="16"/>
                <w:szCs w:val="16"/>
                <w:lang w:val="en-GB"/>
              </w:rPr>
            </w:pPr>
          </w:p>
          <w:p w14:paraId="1B338070" w14:textId="77777777" w:rsidR="00521F6D" w:rsidRPr="00014E44" w:rsidRDefault="00521F6D" w:rsidP="00DE1185">
            <w:pPr>
              <w:pStyle w:val="CellBodyCentered"/>
              <w:rPr>
                <w:rFonts w:ascii="Arial Narrow" w:hAnsi="Arial Narrow" w:cs="Arial"/>
                <w:color w:val="auto"/>
                <w:sz w:val="16"/>
                <w:szCs w:val="16"/>
                <w:lang w:val="en-GB"/>
              </w:rPr>
            </w:pPr>
          </w:p>
          <w:p w14:paraId="21D31737" w14:textId="77777777" w:rsidR="00521F6D" w:rsidRPr="00014E44" w:rsidRDefault="00521F6D" w:rsidP="00DE1185">
            <w:pPr>
              <w:pStyle w:val="CellBodyCentered"/>
              <w:rPr>
                <w:rFonts w:ascii="Arial Narrow" w:hAnsi="Arial Narrow" w:cs="Arial"/>
                <w:color w:val="auto"/>
                <w:sz w:val="16"/>
                <w:szCs w:val="16"/>
                <w:lang w:val="en-GB"/>
              </w:rPr>
            </w:pPr>
          </w:p>
          <w:p w14:paraId="3A2E5A3E" w14:textId="77777777" w:rsidR="00521F6D" w:rsidRPr="00014E44" w:rsidRDefault="00521F6D" w:rsidP="00DE1185">
            <w:pPr>
              <w:pStyle w:val="CellBodyCentered"/>
              <w:rPr>
                <w:rFonts w:ascii="Arial Narrow" w:hAnsi="Arial Narrow" w:cs="Arial"/>
                <w:color w:val="auto"/>
                <w:sz w:val="16"/>
                <w:szCs w:val="16"/>
                <w:lang w:val="en-GB"/>
              </w:rPr>
            </w:pPr>
          </w:p>
          <w:p w14:paraId="1F48DE62" w14:textId="77777777" w:rsidR="00521F6D" w:rsidRPr="00014E44" w:rsidRDefault="00521F6D" w:rsidP="00DE1185">
            <w:pPr>
              <w:pStyle w:val="CellBodyCentered"/>
              <w:rPr>
                <w:rFonts w:ascii="Arial Narrow" w:hAnsi="Arial Narrow" w:cs="Arial"/>
                <w:color w:val="auto"/>
                <w:sz w:val="16"/>
                <w:szCs w:val="16"/>
                <w:lang w:val="en-GB"/>
              </w:rPr>
            </w:pPr>
          </w:p>
          <w:p w14:paraId="4988119E" w14:textId="77777777" w:rsidR="00521F6D" w:rsidRPr="00014E44" w:rsidRDefault="00521F6D" w:rsidP="00DE1185">
            <w:pPr>
              <w:pStyle w:val="CellBodyCentered"/>
              <w:rPr>
                <w:rFonts w:ascii="Arial Narrow" w:hAnsi="Arial Narrow" w:cs="Arial"/>
                <w:color w:val="auto"/>
                <w:sz w:val="16"/>
                <w:szCs w:val="16"/>
                <w:lang w:val="en-GB"/>
              </w:rPr>
            </w:pPr>
          </w:p>
          <w:p w14:paraId="0418C733" w14:textId="77777777" w:rsidR="00521F6D" w:rsidRPr="00014E44" w:rsidRDefault="00521F6D" w:rsidP="00DE1185">
            <w:pPr>
              <w:pStyle w:val="CellBodyCentered"/>
              <w:rPr>
                <w:rFonts w:ascii="Arial Narrow" w:hAnsi="Arial Narrow" w:cs="Arial"/>
                <w:color w:val="auto"/>
                <w:sz w:val="16"/>
                <w:szCs w:val="16"/>
                <w:lang w:val="en-GB"/>
              </w:rPr>
            </w:pPr>
          </w:p>
          <w:p w14:paraId="459E991D" w14:textId="77777777" w:rsidR="00521F6D" w:rsidRPr="00014E44" w:rsidRDefault="00521F6D" w:rsidP="00DE1185">
            <w:pPr>
              <w:pStyle w:val="CellBodyCentered"/>
              <w:rPr>
                <w:rFonts w:ascii="Arial Narrow" w:hAnsi="Arial Narrow" w:cs="Arial"/>
                <w:color w:val="auto"/>
                <w:sz w:val="16"/>
                <w:szCs w:val="16"/>
                <w:lang w:val="en-GB"/>
              </w:rPr>
            </w:pPr>
          </w:p>
          <w:p w14:paraId="7064C01A" w14:textId="77777777" w:rsidR="00521F6D" w:rsidRPr="00014E44" w:rsidRDefault="00521F6D" w:rsidP="00DE1185">
            <w:pPr>
              <w:pStyle w:val="CellBodyCentered"/>
              <w:rPr>
                <w:rFonts w:ascii="Arial Narrow" w:hAnsi="Arial Narrow" w:cs="Arial"/>
                <w:color w:val="auto"/>
                <w:sz w:val="16"/>
                <w:szCs w:val="16"/>
                <w:lang w:val="en-GB"/>
              </w:rPr>
            </w:pPr>
          </w:p>
          <w:p w14:paraId="642AAC17" w14:textId="77777777" w:rsidR="00521F6D" w:rsidRPr="00014E44" w:rsidRDefault="00521F6D" w:rsidP="00DE1185">
            <w:pPr>
              <w:pStyle w:val="CellBodyCentered"/>
              <w:rPr>
                <w:rFonts w:ascii="Arial Narrow" w:hAnsi="Arial Narrow" w:cs="Arial"/>
                <w:color w:val="auto"/>
                <w:sz w:val="16"/>
                <w:szCs w:val="16"/>
                <w:lang w:val="en-GB"/>
              </w:rPr>
            </w:pPr>
          </w:p>
          <w:p w14:paraId="727E29F9" w14:textId="77777777" w:rsidR="00521F6D" w:rsidRPr="00014E44" w:rsidRDefault="00521F6D" w:rsidP="00DE1185">
            <w:pPr>
              <w:pStyle w:val="CellBodyCentered"/>
              <w:rPr>
                <w:rFonts w:ascii="Arial Narrow" w:hAnsi="Arial Narrow" w:cs="Arial"/>
                <w:color w:val="auto"/>
                <w:sz w:val="16"/>
                <w:szCs w:val="16"/>
                <w:lang w:val="en-GB"/>
              </w:rPr>
            </w:pPr>
          </w:p>
          <w:p w14:paraId="6D1D288B" w14:textId="77777777" w:rsidR="00521F6D" w:rsidRPr="00014E44" w:rsidRDefault="00521F6D" w:rsidP="00DE1185">
            <w:pPr>
              <w:pStyle w:val="CellBodyCentered"/>
              <w:rPr>
                <w:rFonts w:ascii="Arial Narrow" w:hAnsi="Arial Narrow" w:cs="Arial"/>
                <w:color w:val="auto"/>
                <w:sz w:val="16"/>
                <w:szCs w:val="16"/>
                <w:lang w:val="en-GB"/>
              </w:rPr>
            </w:pPr>
          </w:p>
          <w:p w14:paraId="12A95CB4" w14:textId="77777777" w:rsidR="00521F6D" w:rsidRPr="00014E44" w:rsidRDefault="00521F6D" w:rsidP="00DE1185">
            <w:pPr>
              <w:pStyle w:val="CellBodyCentered"/>
              <w:rPr>
                <w:rFonts w:ascii="Arial Narrow" w:hAnsi="Arial Narrow" w:cs="Arial"/>
                <w:color w:val="auto"/>
                <w:sz w:val="16"/>
                <w:szCs w:val="16"/>
                <w:lang w:val="en-GB"/>
              </w:rPr>
            </w:pPr>
          </w:p>
          <w:p w14:paraId="065610C7" w14:textId="77777777" w:rsidR="00521F6D" w:rsidRPr="00014E44" w:rsidRDefault="00521F6D" w:rsidP="00DE1185">
            <w:pPr>
              <w:pStyle w:val="CellBodyCentered"/>
              <w:rPr>
                <w:rFonts w:ascii="Arial Narrow" w:hAnsi="Arial Narrow" w:cs="Arial"/>
                <w:color w:val="auto"/>
                <w:sz w:val="16"/>
                <w:szCs w:val="16"/>
                <w:lang w:val="en-GB"/>
              </w:rPr>
            </w:pPr>
          </w:p>
          <w:p w14:paraId="2ECE5C4A" w14:textId="77777777" w:rsidR="00521F6D" w:rsidRPr="00014E44" w:rsidRDefault="00521F6D" w:rsidP="00DE1185">
            <w:pPr>
              <w:pStyle w:val="CellBodyCentered"/>
              <w:rPr>
                <w:rFonts w:ascii="Arial Narrow" w:hAnsi="Arial Narrow" w:cs="Arial"/>
                <w:color w:val="auto"/>
                <w:sz w:val="16"/>
                <w:szCs w:val="16"/>
                <w:lang w:val="en-GB"/>
              </w:rPr>
            </w:pPr>
          </w:p>
          <w:p w14:paraId="3DB74CFD" w14:textId="77777777" w:rsidR="00521F6D" w:rsidRPr="00014E44" w:rsidRDefault="00521F6D" w:rsidP="00DE1185">
            <w:pPr>
              <w:pStyle w:val="CellBodyCentered"/>
              <w:rPr>
                <w:rFonts w:ascii="Arial Narrow" w:hAnsi="Arial Narrow" w:cs="Arial"/>
                <w:color w:val="auto"/>
                <w:sz w:val="16"/>
                <w:szCs w:val="16"/>
                <w:lang w:val="en-GB"/>
              </w:rPr>
            </w:pPr>
          </w:p>
        </w:tc>
      </w:tr>
      <w:tr w:rsidR="00FA3851" w:rsidRPr="00014E44" w14:paraId="1ADF1E4E" w14:textId="77777777" w:rsidTr="0038396C">
        <w:tc>
          <w:tcPr>
            <w:tcW w:w="3322" w:type="dxa"/>
            <w:tcBorders>
              <w:top w:val="single" w:sz="6" w:space="0" w:color="auto"/>
              <w:left w:val="single" w:sz="6" w:space="0" w:color="auto"/>
              <w:bottom w:val="single" w:sz="6" w:space="0" w:color="auto"/>
              <w:right w:val="single" w:sz="6" w:space="0" w:color="auto"/>
            </w:tcBorders>
          </w:tcPr>
          <w:p w14:paraId="7F851216" w14:textId="39E01D44" w:rsidR="00521F6D" w:rsidRPr="00014E44" w:rsidRDefault="00521F6D" w:rsidP="00DE1185">
            <w:pPr>
              <w:pStyle w:val="CellBody"/>
              <w:rPr>
                <w:rFonts w:ascii="Arial Narrow" w:hAnsi="Arial Narrow" w:cs="Arial"/>
                <w:color w:val="auto"/>
                <w:sz w:val="16"/>
                <w:szCs w:val="16"/>
                <w:lang w:val="en-GB"/>
              </w:rPr>
            </w:pPr>
          </w:p>
          <w:p w14:paraId="2F13C8A2"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VO – OXYGEN</w:t>
            </w:r>
          </w:p>
          <w:p w14:paraId="2504C565" w14:textId="77777777" w:rsidR="00521F6D" w:rsidRPr="00014E44" w:rsidRDefault="00521F6D" w:rsidP="00DE1185">
            <w:pPr>
              <w:pStyle w:val="CellBody"/>
              <w:rPr>
                <w:rFonts w:ascii="Arial Narrow" w:hAnsi="Arial Narrow" w:cs="Arial"/>
                <w:color w:val="auto"/>
                <w:sz w:val="16"/>
                <w:szCs w:val="16"/>
                <w:lang w:val="en-GB"/>
              </w:rPr>
            </w:pPr>
          </w:p>
          <w:p w14:paraId="431585AA" w14:textId="7B89460F" w:rsidR="00521F6D"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85888" behindDoc="0" locked="0" layoutInCell="1" allowOverlap="1" wp14:anchorId="2DAE3028" wp14:editId="4566D279">
                      <wp:simplePos x="0" y="0"/>
                      <wp:positionH relativeFrom="column">
                        <wp:posOffset>1504425</wp:posOffset>
                      </wp:positionH>
                      <wp:positionV relativeFrom="paragraph">
                        <wp:posOffset>2319</wp:posOffset>
                      </wp:positionV>
                      <wp:extent cx="992340" cy="221615"/>
                      <wp:effectExtent l="0" t="0" r="55880" b="64135"/>
                      <wp:wrapNone/>
                      <wp:docPr id="1509287297" name="AutoShape 40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2340"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4369555F" w14:textId="77777777" w:rsidR="00521F6D" w:rsidRPr="00B97FC4" w:rsidRDefault="00521F6D"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099" o:spid="_x0000_s1614" style="position:absolute;margin-left:118.45pt;margin-top:.2pt;width:78.15pt;height:17.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">
                      <v:shadow on="t" color="black [3213]" opacity=".5"/>
                      <v:textbox>
                        <w:txbxContent>
                          <w:p w14:paraId="4369555F" w14:textId="77777777" w:rsidR="00521F6D" w:rsidRPr="00B97FC4" w:rsidRDefault="00521F6D"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p>
        </w:tc>
        <w:tc>
          <w:tcPr>
            <w:tcW w:w="720" w:type="dxa"/>
            <w:tcBorders>
              <w:top w:val="single" w:sz="6" w:space="0" w:color="auto"/>
              <w:left w:val="single" w:sz="6" w:space="0" w:color="auto"/>
              <w:bottom w:val="single" w:sz="6" w:space="0" w:color="auto"/>
              <w:right w:val="single" w:sz="6" w:space="0" w:color="auto"/>
            </w:tcBorders>
          </w:tcPr>
          <w:p w14:paraId="2BB599A9" w14:textId="77777777" w:rsidR="00521F6D" w:rsidRPr="00014E44" w:rsidRDefault="00521F6D" w:rsidP="00DE1185">
            <w:pPr>
              <w:pStyle w:val="CellBodyCentered"/>
              <w:rPr>
                <w:rFonts w:ascii="Arial Narrow" w:hAnsi="Arial Narrow" w:cs="Arial"/>
                <w:b/>
                <w:color w:val="auto"/>
                <w:sz w:val="16"/>
                <w:szCs w:val="16"/>
                <w:lang w:val="en-GB"/>
              </w:rPr>
            </w:pPr>
          </w:p>
          <w:p w14:paraId="70D4A622"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150P23</w:t>
            </w:r>
          </w:p>
        </w:tc>
        <w:tc>
          <w:tcPr>
            <w:tcW w:w="450" w:type="dxa"/>
            <w:tcBorders>
              <w:top w:val="single" w:sz="6" w:space="0" w:color="auto"/>
              <w:left w:val="single" w:sz="6" w:space="0" w:color="auto"/>
              <w:bottom w:val="single" w:sz="6" w:space="0" w:color="auto"/>
              <w:right w:val="single" w:sz="6" w:space="0" w:color="auto"/>
            </w:tcBorders>
          </w:tcPr>
          <w:p w14:paraId="28F659F8" w14:textId="77777777" w:rsidR="00521F6D" w:rsidRPr="00014E44" w:rsidRDefault="00521F6D" w:rsidP="00DE1185">
            <w:pPr>
              <w:pStyle w:val="CellBodyCentered"/>
              <w:rPr>
                <w:rFonts w:ascii="Arial Narrow" w:hAnsi="Arial Narrow" w:cs="Arial"/>
                <w:color w:val="auto"/>
                <w:sz w:val="16"/>
                <w:szCs w:val="16"/>
                <w:lang w:val="en-GB"/>
              </w:rPr>
            </w:pPr>
          </w:p>
          <w:p w14:paraId="0DE63D10"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del w:id="4793" w:author="Zhunisbayev, Olzhasbek [Bolashak Atyrau Limited]" w:date="2023-10-16T09:36:00Z">
              <w:r w:rsidRPr="00014E44" w:rsidDel="00076A62">
                <w:rPr>
                  <w:rFonts w:ascii="Arial Narrow" w:hAnsi="Arial Narrow" w:cs="Arial"/>
                  <w:color w:val="auto"/>
                  <w:sz w:val="16"/>
                  <w:szCs w:val="16"/>
                  <w:lang w:val="en-GB"/>
                </w:rPr>
                <w:delText>.0</w:delText>
              </w:r>
            </w:del>
          </w:p>
        </w:tc>
        <w:tc>
          <w:tcPr>
            <w:tcW w:w="1080" w:type="dxa"/>
            <w:tcBorders>
              <w:top w:val="single" w:sz="6" w:space="0" w:color="auto"/>
              <w:left w:val="single" w:sz="6" w:space="0" w:color="auto"/>
              <w:bottom w:val="single" w:sz="6" w:space="0" w:color="auto"/>
              <w:right w:val="single" w:sz="6" w:space="0" w:color="auto"/>
            </w:tcBorders>
          </w:tcPr>
          <w:p w14:paraId="54C14A9B" w14:textId="77777777" w:rsidR="00521F6D" w:rsidRPr="00014E44" w:rsidRDefault="00521F6D" w:rsidP="00DE1185">
            <w:pPr>
              <w:pStyle w:val="CellBodyCentered"/>
              <w:rPr>
                <w:rFonts w:ascii="Arial Narrow" w:hAnsi="Arial Narrow" w:cs="Arial"/>
                <w:color w:val="auto"/>
                <w:sz w:val="16"/>
                <w:szCs w:val="16"/>
                <w:lang w:val="en-GB"/>
              </w:rPr>
            </w:pPr>
          </w:p>
          <w:p w14:paraId="1657F434"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 STAINLESS STEEL</w:t>
            </w:r>
          </w:p>
          <w:p w14:paraId="474024D7" w14:textId="77777777" w:rsidR="00521F6D" w:rsidRPr="00014E44" w:rsidRDefault="00521F6D" w:rsidP="00DE1185">
            <w:pPr>
              <w:pStyle w:val="CellBodyCentered"/>
              <w:rPr>
                <w:rFonts w:ascii="Arial Narrow" w:hAnsi="Arial Narrow" w:cs="Arial"/>
                <w:color w:val="auto"/>
                <w:sz w:val="16"/>
                <w:szCs w:val="16"/>
                <w:lang w:val="en-GB"/>
              </w:rPr>
            </w:pPr>
          </w:p>
          <w:p w14:paraId="02D21D8E"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Note </w:t>
            </w:r>
            <w:r w:rsidRPr="00014E44">
              <w:rPr>
                <w:rFonts w:ascii="Arial Narrow" w:hAnsi="Arial Narrow" w:cs="Arial"/>
                <w:color w:val="auto"/>
                <w:sz w:val="16"/>
                <w:szCs w:val="16"/>
                <w:lang w:val="ru-RU"/>
              </w:rPr>
              <w:t>1</w:t>
            </w:r>
          </w:p>
          <w:p w14:paraId="51C49512" w14:textId="77777777" w:rsidR="00521F6D" w:rsidRPr="00014E44" w:rsidRDefault="00521F6D" w:rsidP="00DE1185">
            <w:pPr>
              <w:pStyle w:val="CellBodyCentered"/>
              <w:rPr>
                <w:rFonts w:ascii="Arial Narrow" w:hAnsi="Arial Narrow" w:cs="Arial"/>
                <w:color w:val="auto"/>
                <w:sz w:val="16"/>
                <w:szCs w:val="16"/>
                <w:lang w:val="en-GB"/>
              </w:rPr>
            </w:pPr>
          </w:p>
          <w:p w14:paraId="7D97AE20"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F00099F" w14:textId="77777777" w:rsidR="00521F6D" w:rsidRPr="00014E44" w:rsidRDefault="00521F6D" w:rsidP="00DE1185">
            <w:pPr>
              <w:pStyle w:val="CellBodyCentered"/>
              <w:rPr>
                <w:rFonts w:ascii="Arial Narrow" w:hAnsi="Arial Narrow" w:cs="Arial"/>
                <w:color w:val="auto"/>
                <w:sz w:val="16"/>
                <w:szCs w:val="16"/>
                <w:lang w:val="en-GB"/>
              </w:rPr>
            </w:pPr>
          </w:p>
          <w:p w14:paraId="7F7DE64F"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w:t>
            </w:r>
          </w:p>
          <w:p w14:paraId="499DE3DE" w14:textId="2B4E56EF" w:rsidR="00521F6D" w:rsidRPr="00014E44" w:rsidRDefault="00521F6D" w:rsidP="00BE3309">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00BE3309">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493BA718" w14:textId="77777777" w:rsidR="00521F6D" w:rsidRPr="00014E44" w:rsidRDefault="00521F6D" w:rsidP="00DE1185">
            <w:pPr>
              <w:pStyle w:val="CellBodyCentered"/>
              <w:rPr>
                <w:rFonts w:ascii="Arial Narrow" w:hAnsi="Arial Narrow" w:cs="Arial"/>
                <w:color w:val="auto"/>
                <w:sz w:val="16"/>
                <w:szCs w:val="16"/>
                <w:lang w:val="en-GB"/>
              </w:rPr>
            </w:pPr>
          </w:p>
          <w:p w14:paraId="10862FB2"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145°C</w:t>
            </w:r>
          </w:p>
        </w:tc>
        <w:tc>
          <w:tcPr>
            <w:tcW w:w="1890" w:type="dxa"/>
            <w:tcBorders>
              <w:top w:val="single" w:sz="6" w:space="0" w:color="auto"/>
              <w:left w:val="single" w:sz="6" w:space="0" w:color="auto"/>
              <w:bottom w:val="single" w:sz="6" w:space="0" w:color="auto"/>
              <w:right w:val="single" w:sz="6" w:space="0" w:color="auto"/>
            </w:tcBorders>
          </w:tcPr>
          <w:p w14:paraId="06E06954" w14:textId="77777777" w:rsidR="00521F6D" w:rsidRPr="00014E44" w:rsidRDefault="00521F6D" w:rsidP="00DE1185">
            <w:pPr>
              <w:pStyle w:val="CellBody"/>
              <w:rPr>
                <w:rFonts w:ascii="Arial Narrow" w:hAnsi="Arial Narrow" w:cs="Arial"/>
                <w:color w:val="auto"/>
                <w:sz w:val="16"/>
                <w:szCs w:val="16"/>
                <w:lang w:val="en-GB"/>
              </w:rPr>
            </w:pPr>
          </w:p>
          <w:p w14:paraId="1EE45877" w14:textId="6A666BBD" w:rsidR="00521F6D" w:rsidRPr="00014E44" w:rsidRDefault="00521F6D" w:rsidP="00571500">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Design Pressure = 10 bar</w:t>
            </w:r>
            <w:r w:rsidR="00571500">
              <w:rPr>
                <w:rFonts w:ascii="Arial Narrow" w:hAnsi="Arial Narrow" w:cs="Arial"/>
                <w:color w:val="auto"/>
                <w:sz w:val="16"/>
                <w:szCs w:val="16"/>
              </w:rPr>
              <w:t>g</w:t>
            </w:r>
            <w:r w:rsidR="00571500">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max</w:t>
            </w:r>
            <w:r w:rsidR="00571500">
              <w:rPr>
                <w:rFonts w:ascii="Arial Narrow" w:hAnsi="Arial Narrow" w:cs="Arial"/>
                <w:color w:val="auto"/>
                <w:sz w:val="16"/>
                <w:szCs w:val="16"/>
                <w:lang w:val="en-GB"/>
              </w:rPr>
              <w:t>.</w:t>
            </w:r>
          </w:p>
        </w:tc>
        <w:tc>
          <w:tcPr>
            <w:tcW w:w="630" w:type="dxa"/>
            <w:tcBorders>
              <w:top w:val="single" w:sz="6" w:space="0" w:color="auto"/>
              <w:left w:val="single" w:sz="6" w:space="0" w:color="auto"/>
              <w:bottom w:val="single" w:sz="6" w:space="0" w:color="auto"/>
              <w:right w:val="single" w:sz="6" w:space="0" w:color="auto"/>
            </w:tcBorders>
          </w:tcPr>
          <w:p w14:paraId="392290BE" w14:textId="77777777" w:rsidR="00521F6D" w:rsidRPr="00014E44" w:rsidRDefault="00521F6D" w:rsidP="00DE1185">
            <w:pPr>
              <w:pStyle w:val="CellBodyCentered"/>
              <w:rPr>
                <w:rFonts w:ascii="Arial Narrow" w:hAnsi="Arial Narrow" w:cs="Arial"/>
                <w:color w:val="auto"/>
                <w:sz w:val="16"/>
                <w:szCs w:val="16"/>
                <w:lang w:val="en-GB"/>
              </w:rPr>
            </w:pPr>
          </w:p>
          <w:p w14:paraId="7E1795BF"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 </w:t>
            </w:r>
          </w:p>
        </w:tc>
        <w:tc>
          <w:tcPr>
            <w:tcW w:w="418" w:type="dxa"/>
            <w:tcBorders>
              <w:top w:val="single" w:sz="6" w:space="0" w:color="auto"/>
              <w:left w:val="single" w:sz="6" w:space="0" w:color="auto"/>
              <w:bottom w:val="single" w:sz="6" w:space="0" w:color="auto"/>
              <w:right w:val="single" w:sz="6" w:space="0" w:color="auto"/>
            </w:tcBorders>
          </w:tcPr>
          <w:p w14:paraId="69D8C096" w14:textId="77777777" w:rsidR="00521F6D" w:rsidRPr="00014E44" w:rsidRDefault="00521F6D" w:rsidP="00DE1185">
            <w:pPr>
              <w:pStyle w:val="CellBodyCentered"/>
              <w:rPr>
                <w:rFonts w:ascii="Arial Narrow" w:hAnsi="Arial Narrow" w:cs="Arial"/>
                <w:color w:val="auto"/>
                <w:sz w:val="16"/>
                <w:szCs w:val="16"/>
                <w:lang w:val="en-GB"/>
              </w:rPr>
            </w:pPr>
          </w:p>
          <w:p w14:paraId="3B61329A"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7A9736B3" w14:textId="77777777" w:rsidTr="0038396C">
        <w:tc>
          <w:tcPr>
            <w:tcW w:w="3322" w:type="dxa"/>
            <w:tcBorders>
              <w:top w:val="single" w:sz="6" w:space="0" w:color="auto"/>
              <w:left w:val="single" w:sz="6" w:space="0" w:color="auto"/>
              <w:bottom w:val="single" w:sz="6" w:space="0" w:color="auto"/>
              <w:right w:val="single" w:sz="6" w:space="0" w:color="auto"/>
            </w:tcBorders>
          </w:tcPr>
          <w:p w14:paraId="00000215" w14:textId="77777777" w:rsidR="00521F6D" w:rsidRPr="00014E44" w:rsidRDefault="00521F6D" w:rsidP="00DE1185">
            <w:pPr>
              <w:pStyle w:val="CellBody"/>
              <w:rPr>
                <w:rFonts w:ascii="Arial Narrow" w:hAnsi="Arial Narrow" w:cs="Arial"/>
                <w:color w:val="auto"/>
                <w:sz w:val="16"/>
                <w:szCs w:val="16"/>
                <w:lang w:val="en-GB"/>
              </w:rPr>
            </w:pPr>
          </w:p>
          <w:p w14:paraId="5F5AB0BB" w14:textId="152FC2EF" w:rsidR="00521F6D" w:rsidRPr="00014E44" w:rsidRDefault="00521F6D" w:rsidP="00DE1185">
            <w:pPr>
              <w:pStyle w:val="CellBody"/>
              <w:rPr>
                <w:ins w:id="4794" w:author="Zhunisbayev, Olzhasbek A [Bolashak Atyrau Limited]" w:date="2022-06-12T12:50:00Z"/>
                <w:rFonts w:ascii="Arial Narrow" w:hAnsi="Arial Narrow" w:cs="Arial"/>
                <w:color w:val="auto"/>
                <w:sz w:val="16"/>
                <w:szCs w:val="16"/>
                <w:lang w:val="en-GB"/>
              </w:rPr>
            </w:pPr>
            <w:ins w:id="4795" w:author="Zhunisbayev, Olzhasbek A [Bolashak Atyrau Limited]" w:date="2022-06-12T12:50:00Z">
              <w:r w:rsidRPr="00014E44">
                <w:rPr>
                  <w:rFonts w:ascii="Arial Narrow" w:hAnsi="Arial Narrow" w:cs="Arial"/>
                  <w:color w:val="auto"/>
                  <w:sz w:val="16"/>
                  <w:szCs w:val="16"/>
                  <w:lang w:val="en-GB"/>
                </w:rPr>
                <w:t>BV – VENT TO ATMOSPHERE</w:t>
              </w:r>
            </w:ins>
          </w:p>
          <w:p w14:paraId="4B3650F4" w14:textId="557C18E0"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CCB – SODIUM CHLORIDE BRINE</w:t>
            </w:r>
          </w:p>
          <w:p w14:paraId="7DCC7F59" w14:textId="5E6F009F"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CF – FOAM MIXTURE</w:t>
            </w:r>
          </w:p>
          <w:p w14:paraId="326B98F4" w14:textId="77777777" w:rsidR="00521F6D" w:rsidRPr="00014E44" w:rsidRDefault="00521F6D" w:rsidP="00DE1185">
            <w:pPr>
              <w:pStyle w:val="CellBody"/>
              <w:rPr>
                <w:rFonts w:ascii="Arial Narrow" w:hAnsi="Arial Narrow" w:cs="Arial"/>
                <w:color w:val="auto"/>
                <w:sz w:val="16"/>
                <w:szCs w:val="16"/>
                <w:u w:val="single"/>
                <w:lang w:val="en-GB"/>
              </w:rPr>
            </w:pPr>
          </w:p>
          <w:p w14:paraId="293E69F3" w14:textId="77777777" w:rsidR="00521F6D" w:rsidRPr="00014E44" w:rsidRDefault="00521F6D"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UNDERGROUND SERVICES</w:t>
            </w:r>
          </w:p>
          <w:p w14:paraId="189FF50E" w14:textId="6A966A4A" w:rsidR="00521F6D" w:rsidRPr="00014E44" w:rsidRDefault="00521F6D" w:rsidP="00DE1185">
            <w:pPr>
              <w:pStyle w:val="CellBody"/>
              <w:ind w:left="360" w:hanging="360"/>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DHC - DRAIN, HYDROCARBONS </w:t>
            </w:r>
            <w:del w:id="4796" w:author="Zhunisbayev, Olzhasbek [Bolashak Atyrau Limited]" w:date="2024-10-30T15:59:00Z" w16du:dateUtc="2024-10-30T10:59:00Z">
              <w:r w:rsidRPr="00014E44" w:rsidDel="00B10839">
                <w:rPr>
                  <w:rFonts w:ascii="Arial Narrow" w:hAnsi="Arial Narrow" w:cs="Arial"/>
                  <w:color w:val="auto"/>
                  <w:sz w:val="16"/>
                  <w:szCs w:val="16"/>
                  <w:lang w:val="en-GB"/>
                </w:rPr>
                <w:delText>(</w:delText>
              </w:r>
            </w:del>
            <w:del w:id="4797" w:author="Zhunisbayev, Olzhasbek [Bolashak Atyrau Limited]" w:date="2024-10-30T15:44:00Z" w16du:dateUtc="2024-10-30T10:44:00Z">
              <w:r w:rsidRPr="00014E44" w:rsidDel="00EB4DB2">
                <w:rPr>
                  <w:rFonts w:ascii="Arial Narrow" w:hAnsi="Arial Narrow" w:cs="Arial"/>
                  <w:color w:val="auto"/>
                  <w:sz w:val="16"/>
                  <w:szCs w:val="16"/>
                  <w:lang w:val="en-GB"/>
                </w:rPr>
                <w:delText>70</w:delText>
              </w:r>
            </w:del>
            <w:del w:id="4798" w:author="Zhunisbayev, Olzhasbek [Bolashak Atyrau Limited]" w:date="2024-10-30T15:59:00Z" w16du:dateUtc="2024-10-30T10:59:00Z">
              <w:r w:rsidRPr="00014E44" w:rsidDel="00B10839">
                <w:rPr>
                  <w:rFonts w:ascii="Arial Narrow" w:hAnsi="Arial Narrow" w:cs="Arial"/>
                  <w:color w:val="auto"/>
                  <w:sz w:val="16"/>
                  <w:szCs w:val="16"/>
                  <w:lang w:val="en-GB"/>
                </w:rPr>
                <w:delText>°C &amp; below)</w:delText>
              </w:r>
            </w:del>
          </w:p>
          <w:p w14:paraId="5D78F9FF" w14:textId="490E3B20" w:rsidR="00521F6D" w:rsidRPr="00014E44" w:rsidRDefault="00521F6D" w:rsidP="00DE1185">
            <w:pPr>
              <w:pStyle w:val="CellBody"/>
              <w:ind w:left="360" w:hanging="360"/>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DL - DRAIN, OILY SEWER (OPEN) </w:t>
            </w:r>
            <w:del w:id="4799" w:author="Zhunisbayev, Olzhasbek [Bolashak Atyrau Limited]" w:date="2024-10-30T15:59:00Z" w16du:dateUtc="2024-10-30T10:59:00Z">
              <w:r w:rsidRPr="00014E44" w:rsidDel="00B10839">
                <w:rPr>
                  <w:rFonts w:ascii="Arial Narrow" w:hAnsi="Arial Narrow" w:cs="Arial"/>
                  <w:color w:val="auto"/>
                  <w:sz w:val="16"/>
                  <w:szCs w:val="16"/>
                  <w:lang w:val="en-GB"/>
                </w:rPr>
                <w:delText>(</w:delText>
              </w:r>
            </w:del>
            <w:del w:id="4800" w:author="Zhunisbayev, Olzhasbek [Bolashak Atyrau Limited]" w:date="2024-10-30T15:44:00Z" w16du:dateUtc="2024-10-30T10:44:00Z">
              <w:r w:rsidRPr="00014E44" w:rsidDel="00EB4DB2">
                <w:rPr>
                  <w:rFonts w:ascii="Arial Narrow" w:hAnsi="Arial Narrow" w:cs="Arial"/>
                  <w:color w:val="auto"/>
                  <w:sz w:val="16"/>
                  <w:szCs w:val="16"/>
                  <w:lang w:val="en-GB"/>
                </w:rPr>
                <w:delText>70</w:delText>
              </w:r>
            </w:del>
            <w:del w:id="4801" w:author="Zhunisbayev, Olzhasbek [Bolashak Atyrau Limited]" w:date="2024-10-30T15:59:00Z" w16du:dateUtc="2024-10-30T10:59:00Z">
              <w:r w:rsidRPr="00014E44" w:rsidDel="00B10839">
                <w:rPr>
                  <w:rFonts w:ascii="Arial Narrow" w:hAnsi="Arial Narrow" w:cs="Arial"/>
                  <w:color w:val="auto"/>
                  <w:sz w:val="16"/>
                  <w:szCs w:val="16"/>
                  <w:lang w:val="en-GB"/>
                </w:rPr>
                <w:delText>°C&amp;below)</w:delText>
              </w:r>
            </w:del>
          </w:p>
          <w:p w14:paraId="0D635968" w14:textId="679D5A26"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DLC - CHEMICAL DRAIN </w:t>
            </w:r>
            <w:del w:id="4802" w:author="Zhunisbayev, Olzhasbek [Bolashak Atyrau Limited]" w:date="2024-10-30T15:59:00Z" w16du:dateUtc="2024-10-30T10:59:00Z">
              <w:r w:rsidRPr="00014E44" w:rsidDel="00B10839">
                <w:rPr>
                  <w:rFonts w:ascii="Arial Narrow" w:hAnsi="Arial Narrow" w:cs="Arial"/>
                  <w:color w:val="auto"/>
                  <w:sz w:val="16"/>
                  <w:szCs w:val="16"/>
                  <w:lang w:val="en-GB"/>
                </w:rPr>
                <w:delText>(</w:delText>
              </w:r>
            </w:del>
            <w:del w:id="4803" w:author="Zhunisbayev, Olzhasbek [Bolashak Atyrau Limited]" w:date="2024-10-30T15:44:00Z" w16du:dateUtc="2024-10-30T10:44:00Z">
              <w:r w:rsidRPr="00014E44" w:rsidDel="00EB4DB2">
                <w:rPr>
                  <w:rFonts w:ascii="Arial Narrow" w:hAnsi="Arial Narrow" w:cs="Arial"/>
                  <w:color w:val="auto"/>
                  <w:sz w:val="16"/>
                  <w:szCs w:val="16"/>
                  <w:lang w:val="en-GB"/>
                </w:rPr>
                <w:delText>70</w:delText>
              </w:r>
            </w:del>
            <w:del w:id="4804" w:author="Zhunisbayev, Olzhasbek [Bolashak Atyrau Limited]" w:date="2024-10-30T15:59:00Z" w16du:dateUtc="2024-10-30T10:59:00Z">
              <w:r w:rsidRPr="00014E44" w:rsidDel="00B10839">
                <w:rPr>
                  <w:rFonts w:ascii="Arial Narrow" w:hAnsi="Arial Narrow" w:cs="Arial"/>
                  <w:color w:val="auto"/>
                  <w:sz w:val="16"/>
                  <w:szCs w:val="16"/>
                  <w:lang w:val="en-GB"/>
                </w:rPr>
                <w:delText>°C &amp; below)</w:delText>
              </w:r>
            </w:del>
          </w:p>
          <w:p w14:paraId="3769ACC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DS – SANITARY SEWER</w:t>
            </w:r>
          </w:p>
          <w:p w14:paraId="4032C77C" w14:textId="7BDC47B9"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FCC – FIRE PROTECTION FOAM CONCENTRATE</w:t>
            </w:r>
          </w:p>
          <w:p w14:paraId="771BAA4C"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FM - METHANOL</w:t>
            </w:r>
          </w:p>
          <w:p w14:paraId="7B612608"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WD - POTABLE WATER  </w:t>
            </w:r>
          </w:p>
          <w:p w14:paraId="7F0ECAAC" w14:textId="3C82DCFA"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WDM – DEMINERALISED WATER               </w:t>
            </w:r>
          </w:p>
          <w:p w14:paraId="75821CEC"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1B9C6E11"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WF – FIRE FIGHTING WATER</w:t>
            </w:r>
          </w:p>
          <w:p w14:paraId="5B373E0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71540ADA"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p w14:paraId="65BE663C" w14:textId="61848190"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WSC – CONTAMINATED SURFACE WATER </w:t>
            </w:r>
          </w:p>
          <w:p w14:paraId="5464F40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–TREATED WATER</w:t>
            </w:r>
          </w:p>
          <w:p w14:paraId="3FF2570E" w14:textId="77777777"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WU – UTILITY WATER</w:t>
            </w:r>
          </w:p>
          <w:p w14:paraId="4F029BDC" w14:textId="77777777" w:rsidR="00521F6D" w:rsidRPr="00014E44" w:rsidRDefault="00521F6D" w:rsidP="00DE1185">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322236B7" w14:textId="77777777" w:rsidR="00521F6D" w:rsidRPr="00014E44" w:rsidRDefault="00521F6D" w:rsidP="00DE1185">
            <w:pPr>
              <w:pStyle w:val="CellBodyCentered"/>
              <w:rPr>
                <w:rFonts w:ascii="Arial Narrow" w:hAnsi="Arial Narrow" w:cs="Arial"/>
                <w:b/>
                <w:color w:val="auto"/>
                <w:sz w:val="16"/>
                <w:szCs w:val="16"/>
                <w:lang w:val="en-GB"/>
              </w:rPr>
            </w:pPr>
          </w:p>
          <w:p w14:paraId="6599E49E"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150PE2</w:t>
            </w:r>
          </w:p>
          <w:p w14:paraId="5BE46EF1" w14:textId="77777777" w:rsidR="00521F6D" w:rsidRPr="00014E44" w:rsidRDefault="00521F6D" w:rsidP="00DE1185">
            <w:pPr>
              <w:pStyle w:val="CellBodyCentered"/>
              <w:rPr>
                <w:rFonts w:ascii="Arial Narrow" w:hAnsi="Arial Narrow" w:cs="Arial"/>
                <w:b/>
                <w:color w:val="auto"/>
                <w:sz w:val="16"/>
                <w:szCs w:val="16"/>
                <w:lang w:val="en-GB"/>
              </w:rPr>
            </w:pPr>
          </w:p>
          <w:p w14:paraId="21560204" w14:textId="77777777" w:rsidR="00521F6D" w:rsidRPr="00014E44" w:rsidRDefault="00521F6D" w:rsidP="00DE1185">
            <w:pPr>
              <w:pStyle w:val="CellBodyCentered"/>
              <w:rPr>
                <w:rFonts w:ascii="Arial Narrow" w:hAnsi="Arial Narrow" w:cs="Arial"/>
                <w:b/>
                <w:color w:val="auto"/>
                <w:sz w:val="16"/>
                <w:szCs w:val="16"/>
                <w:lang w:val="en-GB"/>
              </w:rPr>
            </w:pPr>
          </w:p>
          <w:p w14:paraId="7B98111E" w14:textId="77777777" w:rsidR="00521F6D" w:rsidRPr="00014E44" w:rsidRDefault="00521F6D" w:rsidP="00DE1185">
            <w:pPr>
              <w:pStyle w:val="CellBodyCentered"/>
              <w:rPr>
                <w:rFonts w:ascii="Arial Narrow" w:hAnsi="Arial Narrow" w:cs="Arial"/>
                <w:b/>
                <w:color w:val="auto"/>
                <w:sz w:val="16"/>
                <w:szCs w:val="16"/>
                <w:lang w:val="en-GB"/>
              </w:rPr>
            </w:pPr>
          </w:p>
          <w:p w14:paraId="13D5988C" w14:textId="77777777" w:rsidR="00521F6D" w:rsidRPr="00014E44" w:rsidRDefault="00521F6D" w:rsidP="00DE1185">
            <w:pPr>
              <w:pStyle w:val="CellBodyCentered"/>
              <w:rPr>
                <w:rFonts w:ascii="Arial Narrow" w:hAnsi="Arial Narrow" w:cs="Arial"/>
                <w:b/>
                <w:color w:val="auto"/>
                <w:sz w:val="16"/>
                <w:szCs w:val="16"/>
                <w:lang w:val="en-GB"/>
              </w:rPr>
            </w:pPr>
          </w:p>
          <w:p w14:paraId="0449F506" w14:textId="77777777" w:rsidR="00521F6D" w:rsidRPr="00014E44" w:rsidRDefault="00521F6D" w:rsidP="00DE1185">
            <w:pPr>
              <w:pStyle w:val="CellBodyCentered"/>
              <w:rPr>
                <w:rFonts w:ascii="Arial Narrow" w:hAnsi="Arial Narrow" w:cs="Arial"/>
                <w:b/>
                <w:color w:val="auto"/>
                <w:sz w:val="16"/>
                <w:szCs w:val="16"/>
                <w:lang w:val="en-GB"/>
              </w:rPr>
            </w:pPr>
          </w:p>
          <w:p w14:paraId="2449A991" w14:textId="77777777" w:rsidR="00521F6D" w:rsidRPr="00014E44" w:rsidRDefault="00521F6D" w:rsidP="00DE1185">
            <w:pPr>
              <w:pStyle w:val="CellBodyCentered"/>
              <w:rPr>
                <w:rFonts w:ascii="Arial Narrow" w:hAnsi="Arial Narrow" w:cs="Arial"/>
                <w:b/>
                <w:color w:val="auto"/>
                <w:sz w:val="16"/>
                <w:szCs w:val="16"/>
                <w:lang w:val="en-GB"/>
              </w:rPr>
            </w:pPr>
          </w:p>
          <w:p w14:paraId="38FAF6F8" w14:textId="77777777" w:rsidR="00521F6D" w:rsidRPr="00014E44" w:rsidRDefault="00521F6D" w:rsidP="00DE1185">
            <w:pPr>
              <w:pStyle w:val="CellBodyCentered"/>
              <w:rPr>
                <w:rFonts w:ascii="Arial Narrow" w:hAnsi="Arial Narrow" w:cs="Arial"/>
                <w:b/>
                <w:color w:val="auto"/>
                <w:sz w:val="16"/>
                <w:szCs w:val="16"/>
                <w:lang w:val="en-GB"/>
              </w:rPr>
            </w:pPr>
          </w:p>
          <w:p w14:paraId="0EE15306" w14:textId="77777777" w:rsidR="00521F6D" w:rsidRPr="00014E44" w:rsidRDefault="00521F6D" w:rsidP="00DE1185">
            <w:pPr>
              <w:pStyle w:val="CellBodyCentered"/>
              <w:rPr>
                <w:rFonts w:ascii="Arial Narrow" w:hAnsi="Arial Narrow" w:cs="Arial"/>
                <w:b/>
                <w:color w:val="auto"/>
                <w:sz w:val="16"/>
                <w:szCs w:val="16"/>
                <w:lang w:val="en-GB"/>
              </w:rPr>
            </w:pPr>
          </w:p>
          <w:p w14:paraId="753AD93B" w14:textId="77777777" w:rsidR="00521F6D" w:rsidRPr="00014E44" w:rsidRDefault="00521F6D" w:rsidP="00DE1185">
            <w:pPr>
              <w:pStyle w:val="CellBodyCentered"/>
              <w:rPr>
                <w:rFonts w:ascii="Arial Narrow" w:hAnsi="Arial Narrow" w:cs="Arial"/>
                <w:b/>
                <w:color w:val="auto"/>
                <w:sz w:val="16"/>
                <w:szCs w:val="16"/>
                <w:lang w:val="en-GB"/>
              </w:rPr>
            </w:pPr>
          </w:p>
          <w:p w14:paraId="6DAC9448" w14:textId="77777777" w:rsidR="00521F6D" w:rsidRPr="00014E44" w:rsidRDefault="00521F6D"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10C18512" w14:textId="77777777" w:rsidR="00521F6D" w:rsidRPr="00014E44" w:rsidRDefault="00521F6D" w:rsidP="00DE1185">
            <w:pPr>
              <w:pStyle w:val="CellBodyCentered"/>
              <w:rPr>
                <w:rFonts w:ascii="Arial Narrow" w:hAnsi="Arial Narrow" w:cs="Arial"/>
                <w:color w:val="auto"/>
                <w:sz w:val="16"/>
                <w:szCs w:val="16"/>
                <w:lang w:val="en-GB"/>
              </w:rPr>
            </w:pPr>
          </w:p>
          <w:p w14:paraId="6B1AC134"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p w14:paraId="7C72D489" w14:textId="77777777" w:rsidR="00521F6D" w:rsidRPr="00014E44" w:rsidRDefault="00521F6D" w:rsidP="00DE1185">
            <w:pPr>
              <w:pStyle w:val="CellBodyCentered"/>
              <w:rPr>
                <w:rFonts w:ascii="Arial Narrow" w:hAnsi="Arial Narrow" w:cs="Arial"/>
                <w:color w:val="auto"/>
                <w:sz w:val="16"/>
                <w:szCs w:val="16"/>
                <w:lang w:val="en-GB"/>
              </w:rPr>
            </w:pPr>
          </w:p>
          <w:p w14:paraId="5C50744B" w14:textId="77777777" w:rsidR="00521F6D" w:rsidRPr="00014E44" w:rsidRDefault="00521F6D" w:rsidP="00DE1185">
            <w:pPr>
              <w:pStyle w:val="CellBodyCentered"/>
              <w:rPr>
                <w:rFonts w:ascii="Arial Narrow" w:hAnsi="Arial Narrow" w:cs="Arial"/>
                <w:color w:val="auto"/>
                <w:sz w:val="16"/>
                <w:szCs w:val="16"/>
                <w:lang w:val="en-GB"/>
              </w:rPr>
            </w:pPr>
          </w:p>
          <w:p w14:paraId="158A4A13" w14:textId="77777777" w:rsidR="00521F6D" w:rsidRPr="00014E44" w:rsidRDefault="00521F6D" w:rsidP="00DE1185">
            <w:pPr>
              <w:pStyle w:val="CellBodyCentered"/>
              <w:rPr>
                <w:rFonts w:ascii="Arial Narrow" w:hAnsi="Arial Narrow" w:cs="Arial"/>
                <w:color w:val="auto"/>
                <w:sz w:val="16"/>
                <w:szCs w:val="16"/>
                <w:lang w:val="en-GB"/>
              </w:rPr>
            </w:pPr>
          </w:p>
          <w:p w14:paraId="754872CC" w14:textId="77777777" w:rsidR="00521F6D" w:rsidRPr="00014E44" w:rsidRDefault="00521F6D" w:rsidP="00DE1185">
            <w:pPr>
              <w:pStyle w:val="CellBodyCentered"/>
              <w:rPr>
                <w:rFonts w:ascii="Arial Narrow" w:hAnsi="Arial Narrow" w:cs="Arial"/>
                <w:color w:val="auto"/>
                <w:sz w:val="16"/>
                <w:szCs w:val="16"/>
                <w:lang w:val="en-GB"/>
              </w:rPr>
            </w:pPr>
          </w:p>
          <w:p w14:paraId="7768E947" w14:textId="77777777" w:rsidR="00521F6D" w:rsidRPr="00014E44" w:rsidRDefault="00521F6D" w:rsidP="00DE1185">
            <w:pPr>
              <w:pStyle w:val="CellBodyCentered"/>
              <w:rPr>
                <w:rFonts w:ascii="Arial Narrow" w:hAnsi="Arial Narrow" w:cs="Arial"/>
                <w:color w:val="auto"/>
                <w:sz w:val="16"/>
                <w:szCs w:val="16"/>
                <w:lang w:val="en-GB"/>
              </w:rPr>
            </w:pPr>
          </w:p>
          <w:p w14:paraId="0ECA3BA9" w14:textId="77777777" w:rsidR="00521F6D" w:rsidRPr="00014E44" w:rsidRDefault="00521F6D" w:rsidP="00DE1185">
            <w:pPr>
              <w:pStyle w:val="CellBodyCentered"/>
              <w:rPr>
                <w:rFonts w:ascii="Arial Narrow" w:hAnsi="Arial Narrow" w:cs="Arial"/>
                <w:color w:val="auto"/>
                <w:sz w:val="16"/>
                <w:szCs w:val="16"/>
                <w:lang w:val="en-GB"/>
              </w:rPr>
            </w:pPr>
          </w:p>
          <w:p w14:paraId="7F5F8766" w14:textId="77777777" w:rsidR="00521F6D" w:rsidRPr="00014E44" w:rsidRDefault="00521F6D" w:rsidP="00DE1185">
            <w:pPr>
              <w:pStyle w:val="CellBodyCentered"/>
              <w:rPr>
                <w:rFonts w:ascii="Arial Narrow" w:hAnsi="Arial Narrow" w:cs="Arial"/>
                <w:color w:val="auto"/>
                <w:sz w:val="16"/>
                <w:szCs w:val="16"/>
                <w:lang w:val="en-GB"/>
              </w:rPr>
            </w:pPr>
          </w:p>
          <w:p w14:paraId="0EDA5F6D" w14:textId="77777777" w:rsidR="00521F6D" w:rsidRPr="00014E44" w:rsidRDefault="00521F6D" w:rsidP="00DE1185">
            <w:pPr>
              <w:pStyle w:val="CellBodyCentered"/>
              <w:rPr>
                <w:rFonts w:ascii="Arial Narrow" w:hAnsi="Arial Narrow" w:cs="Arial"/>
                <w:color w:val="auto"/>
                <w:sz w:val="16"/>
                <w:szCs w:val="16"/>
                <w:lang w:val="en-GB"/>
              </w:rPr>
            </w:pPr>
          </w:p>
          <w:p w14:paraId="6A8B8660" w14:textId="77777777" w:rsidR="00521F6D" w:rsidRPr="00014E44" w:rsidRDefault="00521F6D"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05AF1068" w14:textId="77777777" w:rsidR="00521F6D" w:rsidRPr="00014E44" w:rsidRDefault="00521F6D" w:rsidP="00DE1185">
            <w:pPr>
              <w:pStyle w:val="CellBodyCentered"/>
              <w:rPr>
                <w:rFonts w:ascii="Arial Narrow" w:hAnsi="Arial Narrow" w:cs="Arial"/>
                <w:color w:val="auto"/>
                <w:sz w:val="16"/>
                <w:szCs w:val="16"/>
                <w:lang w:val="en-GB"/>
              </w:rPr>
            </w:pPr>
          </w:p>
          <w:p w14:paraId="28151F1A" w14:textId="75BB43CE" w:rsidR="00521F6D" w:rsidRPr="00014E44" w:rsidDel="00997EEF" w:rsidRDefault="00521F6D" w:rsidP="00DE1185">
            <w:pPr>
              <w:pStyle w:val="CellBodyCentered"/>
              <w:rPr>
                <w:del w:id="4805" w:author="Zhunisbayev, Olzhasbek [Bolashak Atyrau Limited]" w:date="2024-10-30T16:11:00Z" w16du:dateUtc="2024-10-30T11:11:00Z"/>
                <w:rFonts w:ascii="Arial Narrow" w:hAnsi="Arial Narrow" w:cs="Arial"/>
                <w:color w:val="auto"/>
                <w:sz w:val="16"/>
                <w:szCs w:val="16"/>
                <w:lang w:val="en-GB"/>
              </w:rPr>
            </w:pPr>
            <w:del w:id="4806" w:author="Zhunisbayev, Olzhasbek [Bolashak Atyrau Limited]" w:date="2024-10-30T16:06:00Z" w16du:dateUtc="2024-10-30T11:06:00Z">
              <w:r w:rsidRPr="00014E44" w:rsidDel="00C427EB">
                <w:rPr>
                  <w:rFonts w:ascii="Arial Narrow" w:hAnsi="Arial Narrow" w:cs="Arial"/>
                  <w:color w:val="auto"/>
                  <w:sz w:val="16"/>
                  <w:szCs w:val="16"/>
                  <w:lang w:val="en-GB"/>
                </w:rPr>
                <w:delText>HPPE</w:delText>
              </w:r>
            </w:del>
            <w:ins w:id="4807" w:author="Zhunisbayev, Olzhasbek [Bolashak Atyrau Limited]" w:date="2024-10-30T16:06:00Z" w16du:dateUtc="2024-10-30T11:06:00Z">
              <w:r w:rsidR="00C427EB" w:rsidRPr="00014E44">
                <w:rPr>
                  <w:rFonts w:ascii="Arial Narrow" w:hAnsi="Arial Narrow" w:cs="Arial"/>
                  <w:color w:val="auto"/>
                  <w:sz w:val="16"/>
                  <w:szCs w:val="16"/>
                  <w:lang w:val="en-GB"/>
                </w:rPr>
                <w:t>H</w:t>
              </w:r>
              <w:r w:rsidR="00C427EB">
                <w:rPr>
                  <w:rFonts w:ascii="Arial Narrow" w:hAnsi="Arial Narrow" w:cs="Arial"/>
                  <w:color w:val="auto"/>
                  <w:sz w:val="16"/>
                  <w:szCs w:val="16"/>
                  <w:lang w:val="en-GB"/>
                </w:rPr>
                <w:t>D</w:t>
              </w:r>
              <w:r w:rsidR="00C427EB" w:rsidRPr="00014E44">
                <w:rPr>
                  <w:rFonts w:ascii="Arial Narrow" w:hAnsi="Arial Narrow" w:cs="Arial"/>
                  <w:color w:val="auto"/>
                  <w:sz w:val="16"/>
                  <w:szCs w:val="16"/>
                  <w:lang w:val="en-GB"/>
                </w:rPr>
                <w:t>PE</w:t>
              </w:r>
            </w:ins>
            <w:ins w:id="4808" w:author="Zhunisbayev, Olzhasbek [Bolashak Atyrau Limited]" w:date="2024-10-30T16:11:00Z" w16du:dateUtc="2024-10-30T11:11:00Z">
              <w:r w:rsidR="00997EEF">
                <w:rPr>
                  <w:rFonts w:ascii="Arial Narrow" w:hAnsi="Arial Narrow" w:cs="Arial"/>
                  <w:color w:val="auto"/>
                  <w:sz w:val="16"/>
                  <w:szCs w:val="16"/>
                  <w:lang w:val="en-GB"/>
                </w:rPr>
                <w:t xml:space="preserve"> </w:t>
              </w:r>
            </w:ins>
          </w:p>
          <w:p w14:paraId="4D57008F" w14:textId="6936679D" w:rsidR="00521F6D" w:rsidRPr="00014E44" w:rsidDel="00760D0A" w:rsidRDefault="00521F6D" w:rsidP="00DE1185">
            <w:pPr>
              <w:pStyle w:val="CellBodyCentered"/>
              <w:rPr>
                <w:del w:id="4809" w:author="Zhunisbayev, Olzhasbek [Bolashak Atyrau Limited]" w:date="2024-10-30T16:10:00Z" w16du:dateUtc="2024-10-30T11:10:00Z"/>
                <w:rFonts w:ascii="Arial Narrow" w:hAnsi="Arial Narrow" w:cs="Arial"/>
                <w:color w:val="auto"/>
                <w:sz w:val="16"/>
                <w:szCs w:val="16"/>
                <w:lang w:val="en-GB"/>
              </w:rPr>
            </w:pPr>
            <w:del w:id="4810" w:author="Zhunisbayev, Olzhasbek [Bolashak Atyrau Limited]" w:date="2024-10-30T16:10:00Z" w16du:dateUtc="2024-10-30T11:10:00Z">
              <w:r w:rsidRPr="00014E44" w:rsidDel="00760D0A">
                <w:rPr>
                  <w:rFonts w:ascii="Arial Narrow" w:hAnsi="Arial Narrow" w:cs="Arial"/>
                  <w:color w:val="auto"/>
                  <w:sz w:val="16"/>
                  <w:szCs w:val="16"/>
                  <w:lang w:val="en-GB"/>
                </w:rPr>
                <w:delText xml:space="preserve">POLY-ETHYLENE </w:delText>
              </w:r>
            </w:del>
          </w:p>
          <w:p w14:paraId="04F8B9B5" w14:textId="58FA0B29" w:rsidR="00521F6D" w:rsidRDefault="00521F6D"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PE100</w:t>
            </w:r>
            <w:r w:rsidR="0001282B">
              <w:rPr>
                <w:rFonts w:ascii="Arial Narrow" w:hAnsi="Arial Narrow" w:cs="Arial"/>
                <w:color w:val="auto"/>
                <w:sz w:val="16"/>
                <w:szCs w:val="16"/>
                <w:lang w:val="en-GB"/>
              </w:rPr>
              <w:t xml:space="preserve"> </w:t>
            </w:r>
            <w:del w:id="4811" w:author="Zhunisbayev, Olzhasbek [Bolashak Atyrau Limited]" w:date="2024-10-30T16:09:00Z" w16du:dateUtc="2024-10-30T11:09:00Z">
              <w:r w:rsidRPr="00014E44" w:rsidDel="00760D0A">
                <w:rPr>
                  <w:rFonts w:ascii="Arial Narrow" w:hAnsi="Arial Narrow" w:cs="Arial"/>
                  <w:color w:val="auto"/>
                  <w:sz w:val="16"/>
                  <w:szCs w:val="16"/>
                  <w:lang w:val="en-GB"/>
                </w:rPr>
                <w:delText>PN16</w:delText>
              </w:r>
            </w:del>
            <w:ins w:id="4812" w:author="Zhunisbayev, Olzhasbek [Bolashak Atyrau Limited]" w:date="2024-10-30T16:10:00Z" w16du:dateUtc="2024-10-30T11:10:00Z">
              <w:r w:rsidR="0063293D">
                <w:rPr>
                  <w:rFonts w:ascii="Arial Narrow" w:hAnsi="Arial Narrow" w:cs="Arial"/>
                  <w:color w:val="auto"/>
                  <w:sz w:val="16"/>
                  <w:szCs w:val="16"/>
                </w:rPr>
                <w:t>SDR 11</w:t>
              </w:r>
            </w:ins>
          </w:p>
          <w:p w14:paraId="4D672F8A" w14:textId="77777777" w:rsidR="00905B3A" w:rsidRPr="00014E44" w:rsidRDefault="00905B3A" w:rsidP="00905B3A">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ID BLUE</w:t>
            </w:r>
          </w:p>
          <w:p w14:paraId="2B1B3258" w14:textId="77777777" w:rsidR="00905B3A" w:rsidRPr="0063293D" w:rsidRDefault="00905B3A" w:rsidP="00DE1185">
            <w:pPr>
              <w:pStyle w:val="CellBodyCentered"/>
              <w:rPr>
                <w:rFonts w:ascii="Arial Narrow" w:hAnsi="Arial Narrow" w:cs="Arial"/>
                <w:color w:val="auto"/>
                <w:sz w:val="16"/>
                <w:szCs w:val="16"/>
                <w:rPrChange w:id="4813" w:author="Zhunisbayev, Olzhasbek [Bolashak Atyrau Limited]" w:date="2024-10-30T16:10:00Z" w16du:dateUtc="2024-10-30T11:10:00Z">
                  <w:rPr>
                    <w:rFonts w:ascii="Arial Narrow" w:hAnsi="Arial Narrow" w:cs="Arial"/>
                    <w:color w:val="auto"/>
                    <w:sz w:val="16"/>
                    <w:szCs w:val="16"/>
                    <w:lang w:val="en-GB"/>
                  </w:rPr>
                </w:rPrChange>
              </w:rPr>
            </w:pPr>
          </w:p>
          <w:p w14:paraId="54F91A5D" w14:textId="77777777" w:rsidR="00521F6D" w:rsidRPr="00014E44" w:rsidRDefault="00521F6D" w:rsidP="00DE1185">
            <w:pPr>
              <w:pStyle w:val="CellBodyCentered"/>
              <w:rPr>
                <w:rFonts w:ascii="Arial Narrow" w:hAnsi="Arial Narrow" w:cs="Arial"/>
                <w:color w:val="auto"/>
                <w:sz w:val="16"/>
                <w:szCs w:val="16"/>
                <w:lang w:val="en-GB"/>
              </w:rPr>
            </w:pPr>
          </w:p>
          <w:p w14:paraId="737531CE" w14:textId="77777777" w:rsidR="00521F6D" w:rsidRPr="00014E44" w:rsidRDefault="00521F6D" w:rsidP="00DE1185">
            <w:pPr>
              <w:pStyle w:val="CellBodyCentered"/>
              <w:rPr>
                <w:rFonts w:ascii="Arial Narrow" w:hAnsi="Arial Narrow" w:cs="Arial"/>
                <w:color w:val="auto"/>
                <w:sz w:val="16"/>
                <w:szCs w:val="16"/>
                <w:lang w:val="en-GB"/>
              </w:rPr>
            </w:pPr>
          </w:p>
          <w:p w14:paraId="7204ABBC"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83D4DE6" w14:textId="77777777" w:rsidR="00521F6D" w:rsidRPr="00014E44" w:rsidRDefault="00521F6D" w:rsidP="00DE1185">
            <w:pPr>
              <w:pStyle w:val="CellBodyCentered"/>
              <w:rPr>
                <w:rFonts w:ascii="Arial Narrow" w:hAnsi="Arial Narrow" w:cs="Arial"/>
                <w:color w:val="auto"/>
                <w:sz w:val="16"/>
                <w:szCs w:val="16"/>
                <w:lang w:val="en-GB"/>
              </w:rPr>
            </w:pPr>
          </w:p>
          <w:p w14:paraId="22E23B1C"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64AC257A" w14:textId="2EC280B1"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00BE3309">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p w14:paraId="3B26AE36" w14:textId="77777777" w:rsidR="00521F6D" w:rsidRPr="00014E44" w:rsidRDefault="00521F6D" w:rsidP="00DE1185">
            <w:pPr>
              <w:pStyle w:val="CellBodyCentered"/>
              <w:rPr>
                <w:rFonts w:ascii="Arial Narrow" w:hAnsi="Arial Narrow" w:cs="Arial"/>
                <w:color w:val="auto"/>
                <w:sz w:val="16"/>
                <w:szCs w:val="16"/>
                <w:lang w:val="en-GB"/>
              </w:rPr>
            </w:pPr>
          </w:p>
          <w:p w14:paraId="55F60EE1" w14:textId="77777777" w:rsidR="00521F6D" w:rsidRPr="00014E44" w:rsidRDefault="00521F6D" w:rsidP="00DE1185">
            <w:pPr>
              <w:pStyle w:val="CellBodyCentered"/>
              <w:rPr>
                <w:rFonts w:ascii="Arial Narrow" w:hAnsi="Arial Narrow" w:cs="Arial"/>
                <w:color w:val="auto"/>
                <w:sz w:val="16"/>
                <w:szCs w:val="16"/>
                <w:lang w:val="en-GB"/>
              </w:rPr>
            </w:pPr>
          </w:p>
          <w:p w14:paraId="5BA5AF98" w14:textId="77777777" w:rsidR="00521F6D" w:rsidRPr="00014E44" w:rsidRDefault="00521F6D" w:rsidP="00DE1185">
            <w:pPr>
              <w:pStyle w:val="CellBodyCentered"/>
              <w:rPr>
                <w:rFonts w:ascii="Arial Narrow" w:hAnsi="Arial Narrow" w:cs="Arial"/>
                <w:color w:val="auto"/>
                <w:sz w:val="16"/>
                <w:szCs w:val="16"/>
                <w:lang w:val="en-GB"/>
              </w:rPr>
            </w:pPr>
          </w:p>
          <w:p w14:paraId="7E4E3C99" w14:textId="77777777" w:rsidR="00521F6D" w:rsidRPr="00014E44" w:rsidRDefault="00521F6D" w:rsidP="00DE1185">
            <w:pPr>
              <w:pStyle w:val="CellBodyCentered"/>
              <w:rPr>
                <w:rFonts w:ascii="Arial Narrow" w:hAnsi="Arial Narrow" w:cs="Arial"/>
                <w:color w:val="auto"/>
                <w:sz w:val="16"/>
                <w:szCs w:val="16"/>
                <w:lang w:val="en-GB"/>
              </w:rPr>
            </w:pPr>
          </w:p>
          <w:p w14:paraId="1A77A661" w14:textId="77777777" w:rsidR="00521F6D" w:rsidRPr="00014E44" w:rsidRDefault="00521F6D" w:rsidP="00DE1185">
            <w:pPr>
              <w:pStyle w:val="CellBodyCentered"/>
              <w:rPr>
                <w:rFonts w:ascii="Arial Narrow" w:hAnsi="Arial Narrow" w:cs="Arial"/>
                <w:color w:val="auto"/>
                <w:sz w:val="16"/>
                <w:szCs w:val="16"/>
                <w:lang w:val="en-GB"/>
              </w:rPr>
            </w:pPr>
          </w:p>
          <w:p w14:paraId="7B36A72F"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AB8AF01" w14:textId="77777777" w:rsidR="00521F6D" w:rsidRPr="00014E44" w:rsidRDefault="00521F6D" w:rsidP="00DE1185">
            <w:pPr>
              <w:pStyle w:val="CellBodyCentered"/>
              <w:rPr>
                <w:rFonts w:ascii="Arial Narrow" w:hAnsi="Arial Narrow" w:cs="Arial"/>
                <w:color w:val="auto"/>
                <w:sz w:val="16"/>
                <w:szCs w:val="16"/>
                <w:lang w:val="en-GB"/>
              </w:rPr>
            </w:pPr>
          </w:p>
          <w:p w14:paraId="1A1EC029" w14:textId="3C73FE68"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814" w:author="Zhunisbayev, Olzhasbek A [Bolashak Atyrau Limited]" w:date="2022-09-18T20:43:00Z">
              <w:r w:rsidRPr="00014E44" w:rsidDel="00EE529F">
                <w:rPr>
                  <w:rFonts w:ascii="Arial Narrow" w:hAnsi="Arial Narrow" w:cs="Arial"/>
                  <w:color w:val="auto"/>
                  <w:sz w:val="16"/>
                  <w:szCs w:val="16"/>
                  <w:lang w:val="en-GB"/>
                </w:rPr>
                <w:delText xml:space="preserve">46 </w:delText>
              </w:r>
            </w:del>
            <w:ins w:id="4815" w:author="Zhunisbayev, Olzhasbek A [Bolashak Atyrau Limited]" w:date="2022-09-18T20:43: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28BEB60B"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+40°C</w:t>
            </w:r>
          </w:p>
          <w:p w14:paraId="375A92F9" w14:textId="4FC36402" w:rsidR="00521F6D" w:rsidRPr="00014E44" w:rsidDel="00B10839" w:rsidRDefault="00521F6D" w:rsidP="00DE1185">
            <w:pPr>
              <w:pStyle w:val="CellBodyCentered"/>
              <w:rPr>
                <w:del w:id="4816" w:author="Zhunisbayev, Olzhasbek [Bolashak Atyrau Limited]" w:date="2024-10-30T15:59:00Z" w16du:dateUtc="2024-10-30T10:59:00Z"/>
                <w:rFonts w:ascii="Arial Narrow" w:hAnsi="Arial Narrow" w:cs="Arial"/>
                <w:color w:val="auto"/>
                <w:sz w:val="16"/>
                <w:szCs w:val="16"/>
                <w:lang w:val="en-GB"/>
              </w:rPr>
            </w:pPr>
            <w:del w:id="4817" w:author="Zhunisbayev, Olzhasbek [Bolashak Atyrau Limited]" w:date="2024-10-30T15:59:00Z" w16du:dateUtc="2024-10-30T10:59:00Z">
              <w:r w:rsidRPr="00014E44" w:rsidDel="00B10839">
                <w:rPr>
                  <w:rFonts w:ascii="Arial Narrow" w:hAnsi="Arial Narrow" w:cs="Arial"/>
                  <w:color w:val="auto"/>
                  <w:sz w:val="16"/>
                  <w:szCs w:val="16"/>
                  <w:lang w:val="en-GB"/>
                </w:rPr>
                <w:delText>Normal</w:delText>
              </w:r>
            </w:del>
          </w:p>
          <w:p w14:paraId="45012F11" w14:textId="77777777" w:rsidR="00BE3309" w:rsidRDefault="00BE3309" w:rsidP="00DE1185">
            <w:pPr>
              <w:pStyle w:val="CellBodyCentered"/>
              <w:rPr>
                <w:rFonts w:ascii="Arial Narrow" w:hAnsi="Arial Narrow" w:cs="Arial"/>
                <w:color w:val="auto"/>
                <w:sz w:val="16"/>
                <w:szCs w:val="16"/>
                <w:lang w:val="en-GB"/>
              </w:rPr>
            </w:pPr>
          </w:p>
          <w:p w14:paraId="28C51F2B" w14:textId="6339F5F1" w:rsidR="00521F6D" w:rsidRPr="00014E44" w:rsidDel="00B10839" w:rsidRDefault="00521F6D" w:rsidP="00DE1185">
            <w:pPr>
              <w:pStyle w:val="CellBodyCentered"/>
              <w:rPr>
                <w:del w:id="4818" w:author="Zhunisbayev, Olzhasbek [Bolashak Atyrau Limited]" w:date="2024-10-30T15:59:00Z" w16du:dateUtc="2024-10-30T10:59:00Z"/>
                <w:rFonts w:ascii="Arial Narrow" w:hAnsi="Arial Narrow" w:cs="Arial"/>
                <w:color w:val="auto"/>
                <w:sz w:val="16"/>
                <w:szCs w:val="16"/>
                <w:lang w:val="en-GB"/>
              </w:rPr>
            </w:pPr>
            <w:del w:id="4819" w:author="Zhunisbayev, Olzhasbek [Bolashak Atyrau Limited]" w:date="2024-10-30T15:59:00Z" w16du:dateUtc="2024-10-30T10:59:00Z">
              <w:r w:rsidRPr="00014E44" w:rsidDel="00B10839">
                <w:rPr>
                  <w:rFonts w:ascii="Arial Narrow" w:hAnsi="Arial Narrow" w:cs="Arial"/>
                  <w:color w:val="auto"/>
                  <w:sz w:val="16"/>
                  <w:szCs w:val="16"/>
                  <w:lang w:val="en-GB"/>
                </w:rPr>
                <w:delText xml:space="preserve">-46 </w:delText>
              </w:r>
            </w:del>
            <w:ins w:id="4820" w:author="Zhunisbayev, Olzhasbek A [Bolashak Atyrau Limited]" w:date="2022-09-18T20:43:00Z">
              <w:del w:id="4821" w:author="Zhunisbayev, Olzhasbek [Bolashak Atyrau Limited]" w:date="2024-10-30T15:59:00Z" w16du:dateUtc="2024-10-30T10:59:00Z">
                <w:r w:rsidRPr="00014E44" w:rsidDel="00B10839">
                  <w:rPr>
                    <w:rFonts w:ascii="Arial Narrow" w:hAnsi="Arial Narrow" w:cs="Arial"/>
                    <w:color w:val="auto"/>
                    <w:sz w:val="16"/>
                    <w:szCs w:val="16"/>
                    <w:lang w:val="en-GB"/>
                  </w:rPr>
                  <w:delText xml:space="preserve">40 </w:delText>
                </w:r>
              </w:del>
            </w:ins>
            <w:del w:id="4822" w:author="Zhunisbayev, Olzhasbek [Bolashak Atyrau Limited]" w:date="2024-10-30T15:59:00Z" w16du:dateUtc="2024-10-30T10:59:00Z">
              <w:r w:rsidRPr="00014E44" w:rsidDel="00B10839">
                <w:rPr>
                  <w:rFonts w:ascii="Arial Narrow" w:hAnsi="Arial Narrow" w:cs="Arial"/>
                  <w:color w:val="auto"/>
                  <w:sz w:val="16"/>
                  <w:szCs w:val="16"/>
                  <w:lang w:val="en-GB"/>
                </w:rPr>
                <w:delText>to</w:delText>
              </w:r>
            </w:del>
          </w:p>
          <w:p w14:paraId="2D497DC1" w14:textId="3DDAE709" w:rsidR="00521F6D" w:rsidRPr="00014E44" w:rsidDel="00B10839" w:rsidRDefault="00521F6D" w:rsidP="00DE1185">
            <w:pPr>
              <w:pStyle w:val="CellBodyCentered"/>
              <w:rPr>
                <w:del w:id="4823" w:author="Zhunisbayev, Olzhasbek [Bolashak Atyrau Limited]" w:date="2024-10-30T15:59:00Z" w16du:dateUtc="2024-10-30T10:59:00Z"/>
                <w:rFonts w:ascii="Arial Narrow" w:hAnsi="Arial Narrow" w:cs="Arial"/>
                <w:color w:val="auto"/>
                <w:sz w:val="16"/>
                <w:szCs w:val="16"/>
                <w:lang w:val="en-GB"/>
              </w:rPr>
            </w:pPr>
            <w:del w:id="4824" w:author="Zhunisbayev, Olzhasbek [Bolashak Atyrau Limited]" w:date="2024-10-30T15:59:00Z" w16du:dateUtc="2024-10-30T10:59:00Z">
              <w:r w:rsidRPr="00014E44" w:rsidDel="00B10839">
                <w:rPr>
                  <w:rFonts w:ascii="Arial Narrow" w:hAnsi="Arial Narrow" w:cs="Arial"/>
                  <w:color w:val="auto"/>
                  <w:sz w:val="16"/>
                  <w:szCs w:val="16"/>
                  <w:lang w:val="en-GB"/>
                </w:rPr>
                <w:delText>+70°C</w:delText>
              </w:r>
            </w:del>
          </w:p>
          <w:p w14:paraId="04F2EAA5" w14:textId="57342CEF" w:rsidR="00C014BB" w:rsidRPr="00014E44" w:rsidDel="00B10839" w:rsidRDefault="00521F6D" w:rsidP="00DE1185">
            <w:pPr>
              <w:pStyle w:val="CellBodyCentered"/>
              <w:rPr>
                <w:del w:id="4825" w:author="Zhunisbayev, Olzhasbek [Bolashak Atyrau Limited]" w:date="2024-10-30T15:59:00Z" w16du:dateUtc="2024-10-30T10:59:00Z"/>
                <w:rFonts w:ascii="Arial Narrow" w:hAnsi="Arial Narrow" w:cs="Arial"/>
                <w:color w:val="auto"/>
                <w:sz w:val="16"/>
                <w:szCs w:val="16"/>
                <w:lang w:val="en-GB"/>
              </w:rPr>
            </w:pPr>
            <w:del w:id="4826" w:author="Zhunisbayev, Olzhasbek [Bolashak Atyrau Limited]" w:date="2024-10-30T15:59:00Z" w16du:dateUtc="2024-10-30T10:59:00Z">
              <w:r w:rsidRPr="00014E44" w:rsidDel="00B10839">
                <w:rPr>
                  <w:rFonts w:ascii="Arial Narrow" w:hAnsi="Arial Narrow" w:cs="Arial"/>
                  <w:color w:val="auto"/>
                  <w:sz w:val="16"/>
                  <w:szCs w:val="16"/>
                  <w:lang w:val="en-GB"/>
                </w:rPr>
                <w:delText>Upset</w:delText>
              </w:r>
            </w:del>
          </w:p>
          <w:p w14:paraId="3B7647E8" w14:textId="77777777" w:rsidR="00521F6D" w:rsidRPr="00014E44" w:rsidRDefault="00521F6D" w:rsidP="00DE1185">
            <w:pPr>
              <w:pStyle w:val="CellBodyCentered"/>
              <w:rPr>
                <w:rFonts w:ascii="Arial Narrow" w:hAnsi="Arial Narrow" w:cs="Arial"/>
                <w:color w:val="auto"/>
                <w:sz w:val="16"/>
                <w:szCs w:val="16"/>
                <w:lang w:val="en-GB"/>
              </w:rPr>
            </w:pPr>
          </w:p>
          <w:p w14:paraId="43B156D6" w14:textId="77777777" w:rsidR="00521F6D" w:rsidRPr="00014E44" w:rsidRDefault="00521F6D" w:rsidP="00DE1185">
            <w:pPr>
              <w:pStyle w:val="CellBodyCentered"/>
              <w:rPr>
                <w:rFonts w:ascii="Arial Narrow" w:hAnsi="Arial Narrow" w:cs="Arial"/>
                <w:color w:val="auto"/>
                <w:sz w:val="16"/>
                <w:szCs w:val="16"/>
                <w:lang w:val="en-GB"/>
              </w:rPr>
            </w:pPr>
          </w:p>
          <w:p w14:paraId="055D3B7E" w14:textId="77777777" w:rsidR="00521F6D" w:rsidRPr="00014E44" w:rsidRDefault="00521F6D"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64C00BE4" w14:textId="77777777" w:rsidR="00521F6D" w:rsidRPr="00014E44" w:rsidRDefault="00521F6D" w:rsidP="00DE1185">
            <w:pPr>
              <w:pStyle w:val="CellBody"/>
              <w:rPr>
                <w:rFonts w:ascii="Arial Narrow" w:hAnsi="Arial Narrow" w:cs="Arial"/>
                <w:color w:val="auto"/>
                <w:sz w:val="16"/>
                <w:szCs w:val="16"/>
                <w:lang w:val="en-GB"/>
              </w:rPr>
            </w:pPr>
          </w:p>
          <w:p w14:paraId="300F1F9E" w14:textId="2E2590D0" w:rsidR="00521F6D" w:rsidRPr="00014E44" w:rsidRDefault="00571500" w:rsidP="00DE1185">
            <w:pPr>
              <w:pStyle w:val="CellBody"/>
              <w:rPr>
                <w:ins w:id="4827" w:author="Zhunisbayev, Olzhasbek A [Bolashak Atyrau Limited]" w:date="2022-06-12T12:57:00Z"/>
                <w:rFonts w:ascii="Arial Narrow" w:hAnsi="Arial Narrow" w:cs="Arial"/>
                <w:color w:val="auto"/>
                <w:sz w:val="16"/>
                <w:szCs w:val="16"/>
                <w:lang w:val="en-GB"/>
              </w:rPr>
            </w:pPr>
            <w:r w:rsidRPr="00014E44">
              <w:rPr>
                <w:rFonts w:ascii="Arial Narrow" w:hAnsi="Arial Narrow" w:cs="Arial"/>
                <w:color w:val="auto"/>
                <w:sz w:val="16"/>
                <w:szCs w:val="16"/>
                <w:lang w:val="en-GB"/>
              </w:rPr>
              <w:t>-</w:t>
            </w:r>
            <w:r w:rsidR="00041BB5">
              <w:rPr>
                <w:rFonts w:ascii="Arial Narrow" w:hAnsi="Arial Narrow" w:cs="Arial"/>
                <w:color w:val="auto"/>
                <w:sz w:val="16"/>
                <w:szCs w:val="16"/>
                <w:lang w:val="en-GB"/>
              </w:rPr>
              <w:t xml:space="preserve"> </w:t>
            </w:r>
            <w:del w:id="4828"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829"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ins w:id="4830" w:author="Zhunisbayev, Olzhasbek A [Bolashak Atyrau Limited]" w:date="2022-06-12T12:57:00Z">
              <w:r w:rsidR="00521F6D" w:rsidRPr="00014E44">
                <w:rPr>
                  <w:rFonts w:ascii="Arial Narrow" w:hAnsi="Arial Narrow" w:cs="Arial"/>
                  <w:color w:val="auto"/>
                  <w:sz w:val="16"/>
                  <w:szCs w:val="16"/>
                  <w:lang w:val="en-GB"/>
                </w:rPr>
                <w:t>to 20°C = 10 barg</w:t>
              </w:r>
            </w:ins>
          </w:p>
          <w:p w14:paraId="4F3CBE40" w14:textId="1462547D" w:rsidR="00521F6D" w:rsidRDefault="00521F6D" w:rsidP="00DE1185">
            <w:pPr>
              <w:pStyle w:val="CellBody"/>
              <w:rPr>
                <w:rFonts w:ascii="Arial Narrow" w:hAnsi="Arial Narrow" w:cs="Arial"/>
                <w:color w:val="auto"/>
                <w:sz w:val="16"/>
                <w:szCs w:val="16"/>
                <w:lang w:val="en-GB"/>
              </w:rPr>
            </w:pPr>
            <w:ins w:id="4831" w:author="Zhunisbayev, Olzhasbek A [Bolashak Atyrau Limited]" w:date="2022-06-12T12:57:00Z">
              <w:r w:rsidRPr="00014E44">
                <w:rPr>
                  <w:rFonts w:ascii="Arial Narrow" w:hAnsi="Arial Narrow" w:cs="Arial"/>
                  <w:color w:val="auto"/>
                  <w:sz w:val="16"/>
                  <w:szCs w:val="16"/>
                  <w:lang w:val="en-GB"/>
                </w:rPr>
                <w:t>25°C = 9.3 barg</w:t>
              </w:r>
            </w:ins>
          </w:p>
          <w:p w14:paraId="7323C66B" w14:textId="6F2F9FBB" w:rsidR="009D330C" w:rsidRDefault="009D330C" w:rsidP="00DE1185">
            <w:pPr>
              <w:pStyle w:val="CellBody"/>
              <w:rPr>
                <w:rFonts w:ascii="Arial Narrow" w:hAnsi="Arial Narrow" w:cs="Arial"/>
                <w:color w:val="auto"/>
                <w:sz w:val="16"/>
                <w:szCs w:val="16"/>
                <w:lang w:val="en-GB"/>
              </w:rPr>
            </w:pPr>
            <w:r>
              <w:rPr>
                <w:rFonts w:ascii="Arial Narrow" w:hAnsi="Arial Narrow" w:cs="Arial"/>
                <w:color w:val="auto"/>
                <w:sz w:val="16"/>
                <w:szCs w:val="16"/>
                <w:lang w:val="en-GB"/>
              </w:rPr>
              <w:t>30</w:t>
            </w:r>
            <w:ins w:id="4832" w:author="Zhunisbayev, Olzhasbek A [Bolashak Atyrau Limited]" w:date="2022-06-12T12:57:00Z">
              <w:r w:rsidR="00021AF4" w:rsidRPr="00014E44">
                <w:rPr>
                  <w:rFonts w:ascii="Arial Narrow" w:hAnsi="Arial Narrow" w:cs="Arial"/>
                  <w:color w:val="auto"/>
                  <w:sz w:val="16"/>
                  <w:szCs w:val="16"/>
                  <w:lang w:val="en-GB"/>
                </w:rPr>
                <w:t>°C</w:t>
              </w:r>
            </w:ins>
            <w:r w:rsidR="00021AF4">
              <w:rPr>
                <w:rFonts w:ascii="Arial Narrow" w:hAnsi="Arial Narrow" w:cs="Arial"/>
                <w:color w:val="auto"/>
                <w:sz w:val="16"/>
                <w:szCs w:val="16"/>
                <w:lang w:val="en-GB"/>
              </w:rPr>
              <w:t xml:space="preserve"> = 8.7 barg</w:t>
            </w:r>
          </w:p>
          <w:p w14:paraId="7FD74367" w14:textId="3A611F4E" w:rsidR="00021AF4" w:rsidRPr="00014E44" w:rsidRDefault="00021AF4" w:rsidP="00DE1185">
            <w:pPr>
              <w:pStyle w:val="CellBody"/>
              <w:rPr>
                <w:ins w:id="4833" w:author="Zhunisbayev, Olzhasbek A [Bolashak Atyrau Limited]" w:date="2022-06-12T12:57:00Z"/>
                <w:rFonts w:ascii="Arial Narrow" w:hAnsi="Arial Narrow" w:cs="Arial"/>
                <w:color w:val="auto"/>
                <w:sz w:val="16"/>
                <w:szCs w:val="16"/>
                <w:lang w:val="en-GB"/>
              </w:rPr>
            </w:pPr>
            <w:r>
              <w:rPr>
                <w:rFonts w:ascii="Arial Narrow" w:hAnsi="Arial Narrow" w:cs="Arial"/>
                <w:color w:val="auto"/>
                <w:sz w:val="16"/>
                <w:szCs w:val="16"/>
                <w:lang w:val="en-GB"/>
              </w:rPr>
              <w:t>35</w:t>
            </w:r>
            <w:ins w:id="4834"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8 barg</w:t>
            </w:r>
          </w:p>
          <w:p w14:paraId="36950FBB" w14:textId="1B4FFFED" w:rsidR="00521F6D" w:rsidRPr="00014E44" w:rsidDel="007654F5" w:rsidRDefault="00521F6D" w:rsidP="00DE1185">
            <w:pPr>
              <w:pStyle w:val="CellBody"/>
              <w:rPr>
                <w:del w:id="4835" w:author="Zhunisbayev, Olzhasbek A [Bolashak Atyrau Limited]" w:date="2022-06-12T12:57:00Z"/>
                <w:rFonts w:ascii="Arial Narrow" w:hAnsi="Arial Narrow" w:cs="Arial"/>
                <w:b/>
                <w:bCs/>
                <w:caps/>
                <w:color w:val="auto"/>
                <w:w w:val="0"/>
                <w:sz w:val="16"/>
                <w:szCs w:val="16"/>
                <w:lang w:val="en-GB" w:eastAsia="en-GB"/>
              </w:rPr>
            </w:pPr>
            <w:ins w:id="4836" w:author="Zhunisbayev, Olzhasbek A [Bolashak Atyrau Limited]" w:date="2022-06-12T12:57:00Z">
              <w:r w:rsidRPr="00014E44">
                <w:rPr>
                  <w:rFonts w:ascii="Arial Narrow" w:hAnsi="Arial Narrow" w:cs="Arial"/>
                  <w:color w:val="auto"/>
                  <w:sz w:val="16"/>
                  <w:szCs w:val="16"/>
                  <w:lang w:val="en-GB"/>
                </w:rPr>
                <w:t>40°C = 7.4 barg</w:t>
              </w:r>
            </w:ins>
            <w:del w:id="4837" w:author="Zhunisbayev, Olzhasbek A [Bolashak Atyrau Limited]" w:date="2022-06-12T12:57:00Z">
              <w:r w:rsidRPr="00014E44" w:rsidDel="007654F5">
                <w:rPr>
                  <w:rFonts w:ascii="Arial Narrow" w:hAnsi="Arial Narrow" w:cs="Arial"/>
                  <w:color w:val="auto"/>
                  <w:sz w:val="16"/>
                  <w:szCs w:val="16"/>
                  <w:lang w:val="en-GB"/>
                </w:rPr>
                <w:delText>HOLD</w:delText>
              </w:r>
            </w:del>
          </w:p>
          <w:p w14:paraId="0F8953FA" w14:textId="7CAFC9FD" w:rsidR="00521F6D" w:rsidRPr="00014E44" w:rsidDel="007654F5" w:rsidRDefault="00521F6D" w:rsidP="00DE1185">
            <w:pPr>
              <w:pStyle w:val="CellBody"/>
              <w:rPr>
                <w:del w:id="4838" w:author="Zhunisbayev, Olzhasbek A [Bolashak Atyrau Limited]" w:date="2022-06-12T12:57:00Z"/>
                <w:rFonts w:ascii="Arial Narrow" w:hAnsi="Arial Narrow" w:cs="Arial"/>
                <w:color w:val="auto"/>
                <w:sz w:val="16"/>
                <w:szCs w:val="16"/>
                <w:lang w:val="en-GB"/>
              </w:rPr>
            </w:pPr>
            <w:del w:id="4839" w:author="Zhunisbayev, Olzhasbek A [Bolashak Atyrau Limited]" w:date="2022-06-12T12:57:00Z">
              <w:r w:rsidRPr="00014E44" w:rsidDel="007654F5">
                <w:rPr>
                  <w:rFonts w:ascii="Arial Narrow" w:hAnsi="Arial Narrow" w:cs="Arial"/>
                  <w:color w:val="auto"/>
                  <w:sz w:val="16"/>
                  <w:szCs w:val="16"/>
                  <w:lang w:val="en-GB"/>
                </w:rPr>
                <w:delText xml:space="preserve">Maximum = 16 barg </w:delText>
              </w:r>
            </w:del>
          </w:p>
          <w:p w14:paraId="22674589" w14:textId="0B4FF300" w:rsidR="00521F6D" w:rsidRPr="00014E44" w:rsidDel="007654F5" w:rsidRDefault="00521F6D" w:rsidP="00DE1185">
            <w:pPr>
              <w:pStyle w:val="CellBody"/>
              <w:rPr>
                <w:del w:id="4840" w:author="Zhunisbayev, Olzhasbek A [Bolashak Atyrau Limited]" w:date="2022-06-12T12:57:00Z"/>
                <w:rFonts w:ascii="Arial Narrow" w:hAnsi="Arial Narrow" w:cs="Arial"/>
                <w:color w:val="auto"/>
                <w:sz w:val="16"/>
                <w:szCs w:val="16"/>
                <w:lang w:val="en-GB"/>
              </w:rPr>
            </w:pPr>
            <w:del w:id="4841" w:author="Zhunisbayev, Olzhasbek A [Bolashak Atyrau Limited]" w:date="2022-06-12T12:57:00Z">
              <w:r w:rsidRPr="00014E44" w:rsidDel="007654F5">
                <w:rPr>
                  <w:rFonts w:ascii="Arial Narrow" w:hAnsi="Arial Narrow" w:cs="Arial"/>
                  <w:color w:val="auto"/>
                  <w:sz w:val="16"/>
                  <w:szCs w:val="16"/>
                  <w:lang w:val="en-GB"/>
                </w:rPr>
                <w:delText>(limited by pipe rating)</w:delText>
              </w:r>
            </w:del>
          </w:p>
          <w:p w14:paraId="6EE35695" w14:textId="152A0172" w:rsidR="00521F6D" w:rsidRPr="00014E44" w:rsidDel="007654F5" w:rsidRDefault="00521F6D" w:rsidP="00DE1185">
            <w:pPr>
              <w:pStyle w:val="CellBody"/>
              <w:rPr>
                <w:del w:id="4842" w:author="Zhunisbayev, Olzhasbek A [Bolashak Atyrau Limited]" w:date="2022-06-12T12:57:00Z"/>
                <w:rFonts w:ascii="Arial Narrow" w:hAnsi="Arial Narrow" w:cs="Arial"/>
                <w:color w:val="auto"/>
                <w:sz w:val="16"/>
                <w:szCs w:val="16"/>
                <w:lang w:val="en-GB"/>
              </w:rPr>
            </w:pPr>
          </w:p>
          <w:p w14:paraId="227D8CB7" w14:textId="07863FF8" w:rsidR="00521F6D" w:rsidRPr="00014E44" w:rsidDel="007654F5" w:rsidRDefault="00521F6D" w:rsidP="00DE1185">
            <w:pPr>
              <w:pStyle w:val="CellBody"/>
              <w:rPr>
                <w:del w:id="4843" w:author="Zhunisbayev, Olzhasbek A [Bolashak Atyrau Limited]" w:date="2022-06-12T12:57:00Z"/>
                <w:rFonts w:ascii="Arial Narrow" w:hAnsi="Arial Narrow" w:cs="Arial"/>
                <w:color w:val="auto"/>
                <w:sz w:val="16"/>
                <w:szCs w:val="16"/>
                <w:lang w:val="en-GB"/>
              </w:rPr>
            </w:pPr>
          </w:p>
          <w:p w14:paraId="273F2CD0" w14:textId="68F592D7" w:rsidR="00521F6D" w:rsidRPr="00014E44" w:rsidDel="007654F5" w:rsidRDefault="00521F6D" w:rsidP="00DE1185">
            <w:pPr>
              <w:pStyle w:val="CellBody"/>
              <w:rPr>
                <w:del w:id="4844" w:author="Zhunisbayev, Olzhasbek A [Bolashak Atyrau Limited]" w:date="2022-06-12T12:57:00Z"/>
                <w:rFonts w:ascii="Arial Narrow" w:hAnsi="Arial Narrow" w:cs="Arial"/>
                <w:color w:val="auto"/>
                <w:sz w:val="16"/>
                <w:szCs w:val="16"/>
                <w:lang w:val="en-GB"/>
              </w:rPr>
            </w:pPr>
            <w:del w:id="4845" w:author="Zhunisbayev, Olzhasbek A [Bolashak Atyrau Limited]" w:date="2022-06-12T12:57:00Z">
              <w:r w:rsidRPr="00014E44" w:rsidDel="007654F5">
                <w:rPr>
                  <w:rFonts w:ascii="Arial Narrow" w:hAnsi="Arial Narrow" w:cs="Arial"/>
                  <w:color w:val="auto"/>
                  <w:sz w:val="16"/>
                  <w:szCs w:val="16"/>
                  <w:lang w:val="en-GB"/>
                </w:rPr>
                <w:delText>atmospheric drains only</w:delText>
              </w:r>
            </w:del>
          </w:p>
          <w:p w14:paraId="6595672E" w14:textId="1EEF37E6" w:rsidR="00521F6D" w:rsidRPr="00014E44" w:rsidRDefault="00521F6D" w:rsidP="00DE1185">
            <w:pPr>
              <w:pStyle w:val="CellBody"/>
              <w:rPr>
                <w:rFonts w:ascii="Arial Narrow" w:hAnsi="Arial Narrow" w:cs="Arial"/>
                <w:color w:val="auto"/>
                <w:sz w:val="16"/>
                <w:szCs w:val="16"/>
                <w:lang w:val="en-GB"/>
              </w:rPr>
            </w:pPr>
          </w:p>
          <w:p w14:paraId="4AB9E06B" w14:textId="77777777" w:rsidR="00521F6D" w:rsidRPr="00014E44" w:rsidRDefault="00521F6D" w:rsidP="00DE1185">
            <w:pPr>
              <w:pStyle w:val="CellBody"/>
              <w:rPr>
                <w:rFonts w:ascii="Arial Narrow" w:hAnsi="Arial Narrow" w:cs="Arial"/>
                <w:color w:val="auto"/>
                <w:sz w:val="16"/>
                <w:szCs w:val="16"/>
                <w:lang w:val="en-GB"/>
              </w:rPr>
            </w:pPr>
          </w:p>
          <w:p w14:paraId="57E33FB6" w14:textId="77777777" w:rsidR="00521F6D" w:rsidRPr="00014E44" w:rsidRDefault="00521F6D"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441016F6" w14:textId="77777777" w:rsidR="00521F6D" w:rsidRPr="00014E44" w:rsidRDefault="00521F6D" w:rsidP="00DE1185">
            <w:pPr>
              <w:pStyle w:val="CellBodyCentered"/>
              <w:rPr>
                <w:rFonts w:ascii="Arial Narrow" w:hAnsi="Arial Narrow" w:cs="Arial"/>
                <w:color w:val="auto"/>
                <w:sz w:val="16"/>
                <w:szCs w:val="16"/>
                <w:lang w:val="en-GB"/>
              </w:rPr>
            </w:pPr>
          </w:p>
          <w:p w14:paraId="384DC026"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p w14:paraId="19D1310C" w14:textId="77777777" w:rsidR="00521F6D" w:rsidRPr="00014E44" w:rsidRDefault="00521F6D" w:rsidP="00DE1185">
            <w:pPr>
              <w:pStyle w:val="CellBodyCentered"/>
              <w:rPr>
                <w:rFonts w:ascii="Arial Narrow" w:hAnsi="Arial Narrow" w:cs="Arial"/>
                <w:color w:val="auto"/>
                <w:sz w:val="16"/>
                <w:szCs w:val="16"/>
                <w:lang w:val="en-GB"/>
              </w:rPr>
            </w:pPr>
          </w:p>
          <w:p w14:paraId="09535887" w14:textId="77777777" w:rsidR="00521F6D" w:rsidRPr="00014E44" w:rsidRDefault="00521F6D" w:rsidP="00DE1185">
            <w:pPr>
              <w:pStyle w:val="CellBodyCentered"/>
              <w:rPr>
                <w:rFonts w:ascii="Arial Narrow" w:hAnsi="Arial Narrow" w:cs="Arial"/>
                <w:color w:val="auto"/>
                <w:sz w:val="16"/>
                <w:szCs w:val="16"/>
                <w:lang w:val="en-GB"/>
              </w:rPr>
            </w:pPr>
          </w:p>
          <w:p w14:paraId="5D77EB3D" w14:textId="77777777" w:rsidR="00521F6D" w:rsidRPr="00014E44" w:rsidRDefault="00521F6D" w:rsidP="00DE1185">
            <w:pPr>
              <w:pStyle w:val="CellBodyCentered"/>
              <w:rPr>
                <w:rFonts w:ascii="Arial Narrow" w:hAnsi="Arial Narrow" w:cs="Arial"/>
                <w:color w:val="auto"/>
                <w:sz w:val="16"/>
                <w:szCs w:val="16"/>
                <w:lang w:val="en-GB"/>
              </w:rPr>
            </w:pPr>
          </w:p>
          <w:p w14:paraId="5C8865D7" w14:textId="77777777" w:rsidR="00521F6D" w:rsidRPr="00014E44" w:rsidRDefault="00521F6D" w:rsidP="00DE1185">
            <w:pPr>
              <w:pStyle w:val="CellBodyCentered"/>
              <w:rPr>
                <w:rFonts w:ascii="Arial Narrow" w:hAnsi="Arial Narrow" w:cs="Arial"/>
                <w:color w:val="auto"/>
                <w:sz w:val="16"/>
                <w:szCs w:val="16"/>
                <w:lang w:val="en-GB"/>
              </w:rPr>
            </w:pPr>
          </w:p>
          <w:p w14:paraId="77B7CB69" w14:textId="77777777" w:rsidR="00521F6D" w:rsidRPr="00014E44" w:rsidRDefault="00521F6D" w:rsidP="00DE1185">
            <w:pPr>
              <w:pStyle w:val="CellBodyCentered"/>
              <w:rPr>
                <w:rFonts w:ascii="Arial Narrow" w:hAnsi="Arial Narrow" w:cs="Arial"/>
                <w:color w:val="auto"/>
                <w:sz w:val="16"/>
                <w:szCs w:val="16"/>
                <w:lang w:val="en-GB"/>
              </w:rPr>
            </w:pPr>
          </w:p>
          <w:p w14:paraId="610360F8" w14:textId="77777777" w:rsidR="00521F6D" w:rsidRPr="00014E44" w:rsidRDefault="00521F6D" w:rsidP="00DE1185">
            <w:pPr>
              <w:pStyle w:val="CellBodyCentered"/>
              <w:rPr>
                <w:rFonts w:ascii="Arial Narrow" w:hAnsi="Arial Narrow" w:cs="Arial"/>
                <w:color w:val="auto"/>
                <w:sz w:val="16"/>
                <w:szCs w:val="16"/>
                <w:lang w:val="en-GB"/>
              </w:rPr>
            </w:pPr>
          </w:p>
          <w:p w14:paraId="59AC049A" w14:textId="77777777" w:rsidR="00521F6D" w:rsidRPr="00014E44" w:rsidRDefault="00521F6D" w:rsidP="00DE1185">
            <w:pPr>
              <w:pStyle w:val="CellBodyCentered"/>
              <w:rPr>
                <w:rFonts w:ascii="Arial Narrow" w:hAnsi="Arial Narrow" w:cs="Arial"/>
                <w:color w:val="auto"/>
                <w:sz w:val="16"/>
                <w:szCs w:val="16"/>
                <w:lang w:val="en-GB"/>
              </w:rPr>
            </w:pPr>
          </w:p>
          <w:p w14:paraId="3739611C" w14:textId="77777777" w:rsidR="00521F6D" w:rsidRPr="00014E44" w:rsidRDefault="00521F6D" w:rsidP="00DE1185">
            <w:pPr>
              <w:pStyle w:val="CellBodyCentered"/>
              <w:rPr>
                <w:rFonts w:ascii="Arial Narrow" w:hAnsi="Arial Narrow" w:cs="Arial"/>
                <w:color w:val="auto"/>
                <w:sz w:val="16"/>
                <w:szCs w:val="16"/>
                <w:lang w:val="en-GB"/>
              </w:rPr>
            </w:pPr>
          </w:p>
          <w:p w14:paraId="2F4F4EDB" w14:textId="77777777" w:rsidR="00521F6D" w:rsidRPr="00014E44" w:rsidRDefault="00521F6D" w:rsidP="00DE1185">
            <w:pPr>
              <w:pStyle w:val="CellBodyCentered"/>
              <w:rPr>
                <w:rFonts w:ascii="Arial Narrow" w:hAnsi="Arial Narrow" w:cs="Arial"/>
                <w:color w:val="auto"/>
                <w:sz w:val="16"/>
                <w:szCs w:val="16"/>
                <w:lang w:val="en-GB"/>
              </w:rPr>
            </w:pPr>
          </w:p>
          <w:p w14:paraId="1090FFAD" w14:textId="77777777" w:rsidR="00521F6D" w:rsidRPr="00014E44" w:rsidRDefault="00521F6D" w:rsidP="00DE1185">
            <w:pPr>
              <w:pStyle w:val="CellBodyCentered"/>
              <w:rPr>
                <w:rFonts w:ascii="Arial Narrow" w:hAnsi="Arial Narrow" w:cs="Arial"/>
                <w:color w:val="auto"/>
                <w:sz w:val="16"/>
                <w:szCs w:val="16"/>
                <w:lang w:val="en-GB"/>
              </w:rPr>
            </w:pPr>
          </w:p>
          <w:p w14:paraId="25AD5AB4" w14:textId="77777777" w:rsidR="00521F6D" w:rsidRPr="00014E44" w:rsidRDefault="00521F6D" w:rsidP="00DE1185">
            <w:pPr>
              <w:pStyle w:val="CellBodyCentered"/>
              <w:jc w:val="left"/>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067D707A" w14:textId="77777777" w:rsidR="00521F6D" w:rsidRPr="00014E44" w:rsidRDefault="00521F6D" w:rsidP="00DE1185">
            <w:pPr>
              <w:pStyle w:val="CellBodyCentered"/>
              <w:rPr>
                <w:rFonts w:ascii="Arial Narrow" w:hAnsi="Arial Narrow" w:cs="Arial"/>
                <w:color w:val="auto"/>
                <w:sz w:val="16"/>
                <w:szCs w:val="16"/>
                <w:lang w:val="en-GB"/>
              </w:rPr>
            </w:pPr>
          </w:p>
          <w:p w14:paraId="1550BDEE"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p w14:paraId="5593237C" w14:textId="77777777" w:rsidR="00521F6D" w:rsidRPr="00014E44" w:rsidRDefault="00521F6D" w:rsidP="00DE1185">
            <w:pPr>
              <w:pStyle w:val="CellBodyCentered"/>
              <w:rPr>
                <w:rFonts w:ascii="Arial Narrow" w:hAnsi="Arial Narrow" w:cs="Arial"/>
                <w:color w:val="auto"/>
                <w:sz w:val="16"/>
                <w:szCs w:val="16"/>
                <w:lang w:val="en-GB"/>
              </w:rPr>
            </w:pPr>
          </w:p>
          <w:p w14:paraId="08C52597" w14:textId="77777777" w:rsidR="00521F6D" w:rsidRPr="00014E44" w:rsidRDefault="00521F6D" w:rsidP="00DE1185">
            <w:pPr>
              <w:pStyle w:val="CellBodyCentered"/>
              <w:rPr>
                <w:rFonts w:ascii="Arial Narrow" w:hAnsi="Arial Narrow" w:cs="Arial"/>
                <w:color w:val="auto"/>
                <w:sz w:val="16"/>
                <w:szCs w:val="16"/>
                <w:lang w:val="en-GB"/>
              </w:rPr>
            </w:pPr>
          </w:p>
          <w:p w14:paraId="0E3FC7A8" w14:textId="77777777" w:rsidR="00521F6D" w:rsidRPr="00014E44" w:rsidRDefault="00521F6D" w:rsidP="00DE1185">
            <w:pPr>
              <w:pStyle w:val="CellBodyCentered"/>
              <w:rPr>
                <w:rFonts w:ascii="Arial Narrow" w:hAnsi="Arial Narrow" w:cs="Arial"/>
                <w:color w:val="auto"/>
                <w:sz w:val="16"/>
                <w:szCs w:val="16"/>
                <w:lang w:val="en-GB"/>
              </w:rPr>
            </w:pPr>
          </w:p>
          <w:p w14:paraId="3FDB3B8B" w14:textId="77777777" w:rsidR="00521F6D" w:rsidRPr="00014E44" w:rsidRDefault="00521F6D" w:rsidP="00DE1185">
            <w:pPr>
              <w:pStyle w:val="CellBodyCentered"/>
              <w:rPr>
                <w:rFonts w:ascii="Arial Narrow" w:hAnsi="Arial Narrow" w:cs="Arial"/>
                <w:color w:val="auto"/>
                <w:sz w:val="16"/>
                <w:szCs w:val="16"/>
                <w:lang w:val="en-GB"/>
              </w:rPr>
            </w:pPr>
          </w:p>
          <w:p w14:paraId="58881039" w14:textId="77777777" w:rsidR="00521F6D" w:rsidRPr="00014E44" w:rsidRDefault="00521F6D" w:rsidP="00DE1185">
            <w:pPr>
              <w:pStyle w:val="CellBodyCentered"/>
              <w:rPr>
                <w:rFonts w:ascii="Arial Narrow" w:hAnsi="Arial Narrow" w:cs="Arial"/>
                <w:color w:val="auto"/>
                <w:sz w:val="16"/>
                <w:szCs w:val="16"/>
                <w:lang w:val="en-GB"/>
              </w:rPr>
            </w:pPr>
          </w:p>
          <w:p w14:paraId="76E3348B" w14:textId="77777777" w:rsidR="00521F6D" w:rsidRPr="00014E44" w:rsidRDefault="00521F6D" w:rsidP="00DE1185">
            <w:pPr>
              <w:pStyle w:val="CellBodyCentered"/>
              <w:rPr>
                <w:rFonts w:ascii="Arial Narrow" w:hAnsi="Arial Narrow" w:cs="Arial"/>
                <w:color w:val="auto"/>
                <w:sz w:val="16"/>
                <w:szCs w:val="16"/>
                <w:lang w:val="en-GB"/>
              </w:rPr>
            </w:pPr>
          </w:p>
          <w:p w14:paraId="0563B089" w14:textId="77777777" w:rsidR="00521F6D" w:rsidRPr="00014E44" w:rsidRDefault="00521F6D" w:rsidP="00DE1185">
            <w:pPr>
              <w:pStyle w:val="CellBodyCentered"/>
              <w:rPr>
                <w:rFonts w:ascii="Arial Narrow" w:hAnsi="Arial Narrow" w:cs="Arial"/>
                <w:color w:val="auto"/>
                <w:sz w:val="16"/>
                <w:szCs w:val="16"/>
                <w:lang w:val="en-GB"/>
              </w:rPr>
            </w:pPr>
          </w:p>
          <w:p w14:paraId="5C782AF2" w14:textId="77777777" w:rsidR="00521F6D" w:rsidRPr="00014E44" w:rsidRDefault="00521F6D" w:rsidP="00DE1185">
            <w:pPr>
              <w:pStyle w:val="CellBodyCentered"/>
              <w:rPr>
                <w:rFonts w:ascii="Arial Narrow" w:hAnsi="Arial Narrow" w:cs="Arial"/>
                <w:color w:val="auto"/>
                <w:sz w:val="16"/>
                <w:szCs w:val="16"/>
                <w:lang w:val="en-GB"/>
              </w:rPr>
            </w:pPr>
          </w:p>
          <w:p w14:paraId="09146214" w14:textId="77777777" w:rsidR="00521F6D" w:rsidRPr="00014E44" w:rsidRDefault="00521F6D" w:rsidP="00DE1185">
            <w:pPr>
              <w:pStyle w:val="CellBodyCentered"/>
              <w:rPr>
                <w:rFonts w:ascii="Arial Narrow" w:hAnsi="Arial Narrow" w:cs="Arial"/>
                <w:color w:val="auto"/>
                <w:sz w:val="16"/>
                <w:szCs w:val="16"/>
                <w:lang w:val="en-GB"/>
              </w:rPr>
            </w:pPr>
          </w:p>
          <w:p w14:paraId="6E035CC6" w14:textId="77777777" w:rsidR="00521F6D" w:rsidRPr="00014E44" w:rsidRDefault="00521F6D" w:rsidP="00DE1185">
            <w:pPr>
              <w:pStyle w:val="CellBodyCentered"/>
              <w:rPr>
                <w:rFonts w:ascii="Arial Narrow" w:hAnsi="Arial Narrow" w:cs="Arial"/>
                <w:color w:val="auto"/>
                <w:sz w:val="16"/>
                <w:szCs w:val="16"/>
                <w:lang w:val="en-GB"/>
              </w:rPr>
            </w:pPr>
          </w:p>
          <w:p w14:paraId="120B0B06" w14:textId="77777777" w:rsidR="00521F6D" w:rsidRPr="00014E44" w:rsidRDefault="00521F6D" w:rsidP="00DE1185">
            <w:pPr>
              <w:pStyle w:val="CellBodyCentered"/>
              <w:rPr>
                <w:rFonts w:ascii="Arial Narrow" w:hAnsi="Arial Narrow" w:cs="Arial"/>
                <w:color w:val="auto"/>
                <w:sz w:val="16"/>
                <w:szCs w:val="16"/>
                <w:lang w:val="en-GB"/>
              </w:rPr>
            </w:pPr>
          </w:p>
          <w:p w14:paraId="4CB298A8" w14:textId="77777777" w:rsidR="00521F6D" w:rsidRPr="00014E44" w:rsidRDefault="00521F6D" w:rsidP="00DE1185">
            <w:pPr>
              <w:pStyle w:val="CellBodyCentered"/>
              <w:rPr>
                <w:rFonts w:ascii="Arial Narrow" w:hAnsi="Arial Narrow" w:cs="Arial"/>
                <w:color w:val="auto"/>
                <w:sz w:val="16"/>
                <w:szCs w:val="16"/>
                <w:lang w:val="en-GB"/>
              </w:rPr>
            </w:pPr>
          </w:p>
        </w:tc>
      </w:tr>
      <w:tr w:rsidR="00FA3851" w:rsidRPr="00014E44" w14:paraId="6480E660" w14:textId="77777777" w:rsidTr="0038396C">
        <w:tc>
          <w:tcPr>
            <w:tcW w:w="3322" w:type="dxa"/>
            <w:tcBorders>
              <w:top w:val="single" w:sz="6" w:space="0" w:color="auto"/>
              <w:left w:val="single" w:sz="6" w:space="0" w:color="auto"/>
              <w:bottom w:val="single" w:sz="6" w:space="0" w:color="auto"/>
              <w:right w:val="single" w:sz="6" w:space="0" w:color="auto"/>
            </w:tcBorders>
          </w:tcPr>
          <w:p w14:paraId="161A70C8" w14:textId="77777777" w:rsidR="00521F6D" w:rsidRPr="00014E44" w:rsidRDefault="00521F6D" w:rsidP="00DE1185">
            <w:pPr>
              <w:pStyle w:val="CellBody"/>
              <w:rPr>
                <w:rFonts w:ascii="Arial Narrow" w:hAnsi="Arial Narrow" w:cs="Arial"/>
                <w:color w:val="auto"/>
                <w:sz w:val="16"/>
                <w:szCs w:val="16"/>
                <w:lang w:val="en-GB"/>
              </w:rPr>
            </w:pPr>
          </w:p>
          <w:p w14:paraId="0F6576F6"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tc>
        <w:tc>
          <w:tcPr>
            <w:tcW w:w="720" w:type="dxa"/>
            <w:tcBorders>
              <w:top w:val="single" w:sz="6" w:space="0" w:color="auto"/>
              <w:left w:val="single" w:sz="6" w:space="0" w:color="auto"/>
              <w:bottom w:val="single" w:sz="6" w:space="0" w:color="auto"/>
              <w:right w:val="single" w:sz="6" w:space="0" w:color="auto"/>
            </w:tcBorders>
          </w:tcPr>
          <w:p w14:paraId="429167BA" w14:textId="77777777" w:rsidR="00521F6D" w:rsidRPr="00014E44" w:rsidRDefault="00521F6D" w:rsidP="00DE1185">
            <w:pPr>
              <w:pStyle w:val="CellBodyCentered"/>
              <w:rPr>
                <w:rFonts w:ascii="Arial Narrow" w:hAnsi="Arial Narrow" w:cs="Arial"/>
                <w:b/>
                <w:color w:val="auto"/>
                <w:sz w:val="16"/>
                <w:szCs w:val="16"/>
                <w:lang w:val="en-GB"/>
              </w:rPr>
            </w:pPr>
          </w:p>
          <w:p w14:paraId="5F45126D"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150PE3</w:t>
            </w:r>
          </w:p>
        </w:tc>
        <w:tc>
          <w:tcPr>
            <w:tcW w:w="450" w:type="dxa"/>
            <w:tcBorders>
              <w:top w:val="single" w:sz="6" w:space="0" w:color="auto"/>
              <w:left w:val="single" w:sz="6" w:space="0" w:color="auto"/>
              <w:bottom w:val="single" w:sz="6" w:space="0" w:color="auto"/>
              <w:right w:val="single" w:sz="6" w:space="0" w:color="auto"/>
            </w:tcBorders>
          </w:tcPr>
          <w:p w14:paraId="77E0C0DA" w14:textId="77777777" w:rsidR="00521F6D" w:rsidRPr="00014E44" w:rsidRDefault="00521F6D" w:rsidP="00DE1185">
            <w:pPr>
              <w:pStyle w:val="CellBodyCentered"/>
              <w:rPr>
                <w:rFonts w:ascii="Arial Narrow" w:hAnsi="Arial Narrow" w:cs="Arial"/>
                <w:color w:val="auto"/>
                <w:sz w:val="16"/>
                <w:szCs w:val="16"/>
                <w:lang w:val="en-GB"/>
              </w:rPr>
            </w:pPr>
          </w:p>
          <w:p w14:paraId="0453628F"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c>
          <w:tcPr>
            <w:tcW w:w="1080" w:type="dxa"/>
            <w:tcBorders>
              <w:top w:val="single" w:sz="6" w:space="0" w:color="auto"/>
              <w:left w:val="single" w:sz="6" w:space="0" w:color="auto"/>
              <w:bottom w:val="single" w:sz="6" w:space="0" w:color="auto"/>
              <w:right w:val="single" w:sz="6" w:space="0" w:color="auto"/>
            </w:tcBorders>
          </w:tcPr>
          <w:p w14:paraId="0DF8C911" w14:textId="77777777" w:rsidR="00521F6D" w:rsidRPr="00014E44" w:rsidRDefault="00521F6D" w:rsidP="00DE1185">
            <w:pPr>
              <w:pStyle w:val="CellBodyCentered"/>
              <w:rPr>
                <w:rFonts w:ascii="Arial Narrow" w:hAnsi="Arial Narrow" w:cs="Arial"/>
                <w:color w:val="auto"/>
                <w:sz w:val="16"/>
                <w:szCs w:val="16"/>
                <w:lang w:val="en-GB"/>
              </w:rPr>
            </w:pPr>
          </w:p>
          <w:p w14:paraId="1C463EBC" w14:textId="3890F89A"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HDPE</w:t>
            </w:r>
            <w:ins w:id="4846" w:author="Zhunisbayev, Olzhasbek [Bolashak Atyrau Limited]" w:date="2024-10-30T16:11:00Z" w16du:dateUtc="2024-10-30T11:11:00Z">
              <w:r w:rsidR="00997EEF" w:rsidRPr="00014E44">
                <w:rPr>
                  <w:rFonts w:ascii="Arial Narrow" w:hAnsi="Arial Narrow" w:cs="Arial"/>
                  <w:color w:val="auto"/>
                  <w:sz w:val="16"/>
                  <w:szCs w:val="16"/>
                  <w:lang w:val="en-GB"/>
                </w:rPr>
                <w:t xml:space="preserve"> PE 100</w:t>
              </w:r>
              <w:r w:rsidR="00997EEF">
                <w:rPr>
                  <w:rFonts w:ascii="Arial Narrow" w:hAnsi="Arial Narrow" w:cs="Arial"/>
                  <w:color w:val="auto"/>
                  <w:sz w:val="16"/>
                  <w:szCs w:val="16"/>
                  <w:lang w:val="en-GB"/>
                </w:rPr>
                <w:t xml:space="preserve"> </w:t>
              </w:r>
            </w:ins>
            <w:r w:rsidRPr="00014E44">
              <w:rPr>
                <w:rFonts w:ascii="Arial Narrow" w:hAnsi="Arial Narrow" w:cs="Arial"/>
                <w:color w:val="auto"/>
                <w:sz w:val="16"/>
                <w:szCs w:val="16"/>
                <w:lang w:val="en-GB"/>
              </w:rPr>
              <w:t xml:space="preserve"> </w:t>
            </w:r>
          </w:p>
          <w:p w14:paraId="4DE1768E" w14:textId="1B3AC2D0" w:rsidR="00521F6D" w:rsidRPr="00014E44" w:rsidDel="00760D0A" w:rsidRDefault="00521F6D" w:rsidP="00DE1185">
            <w:pPr>
              <w:pStyle w:val="CellBodyCentered"/>
              <w:rPr>
                <w:del w:id="4847" w:author="Zhunisbayev, Olzhasbek [Bolashak Atyrau Limited]" w:date="2024-10-30T16:10:00Z" w16du:dateUtc="2024-10-30T11:10:00Z"/>
                <w:rFonts w:ascii="Arial Narrow" w:hAnsi="Arial Narrow" w:cs="Arial"/>
                <w:color w:val="auto"/>
                <w:sz w:val="16"/>
                <w:szCs w:val="16"/>
                <w:lang w:val="en-GB"/>
              </w:rPr>
            </w:pPr>
            <w:del w:id="4848" w:author="Zhunisbayev, Olzhasbek [Bolashak Atyrau Limited]" w:date="2024-10-30T16:10:00Z" w16du:dateUtc="2024-10-30T11:10:00Z">
              <w:r w:rsidRPr="00014E44" w:rsidDel="00760D0A">
                <w:rPr>
                  <w:rFonts w:ascii="Arial Narrow" w:hAnsi="Arial Narrow" w:cs="Arial"/>
                  <w:color w:val="auto"/>
                  <w:sz w:val="16"/>
                  <w:szCs w:val="16"/>
                  <w:lang w:val="en-GB"/>
                </w:rPr>
                <w:delText>POLY-ETHYLENE</w:delText>
              </w:r>
            </w:del>
          </w:p>
          <w:p w14:paraId="5E206C64" w14:textId="1480C3D3" w:rsidR="00521F6D" w:rsidRPr="00014E44" w:rsidRDefault="00521F6D" w:rsidP="00DE1185">
            <w:pPr>
              <w:pStyle w:val="CellBodyCentered"/>
              <w:rPr>
                <w:rFonts w:ascii="Arial Narrow" w:hAnsi="Arial Narrow" w:cs="Arial"/>
                <w:color w:val="auto"/>
                <w:sz w:val="16"/>
                <w:szCs w:val="16"/>
                <w:lang w:val="en-GB"/>
              </w:rPr>
            </w:pPr>
            <w:del w:id="4849" w:author="Zhunisbayev, Olzhasbek [Bolashak Atyrau Limited]" w:date="2024-10-30T16:11:00Z" w16du:dateUtc="2024-10-30T11:11:00Z">
              <w:r w:rsidRPr="00014E44" w:rsidDel="00997EEF">
                <w:rPr>
                  <w:rFonts w:ascii="Arial Narrow" w:hAnsi="Arial Narrow" w:cs="Arial"/>
                  <w:color w:val="auto"/>
                  <w:sz w:val="16"/>
                  <w:szCs w:val="16"/>
                  <w:lang w:val="en-GB"/>
                </w:rPr>
                <w:delText>PE 100</w:delText>
              </w:r>
              <w:r w:rsidR="0001282B" w:rsidDel="00997EEF">
                <w:rPr>
                  <w:rFonts w:ascii="Arial Narrow" w:hAnsi="Arial Narrow" w:cs="Arial"/>
                  <w:color w:val="auto"/>
                  <w:sz w:val="16"/>
                  <w:szCs w:val="16"/>
                  <w:lang w:val="en-GB"/>
                </w:rPr>
                <w:delText xml:space="preserve"> </w:delText>
              </w:r>
            </w:del>
            <w:r w:rsidRPr="00014E44">
              <w:rPr>
                <w:rFonts w:ascii="Arial Narrow" w:hAnsi="Arial Narrow" w:cs="Arial"/>
                <w:color w:val="auto"/>
                <w:sz w:val="16"/>
                <w:szCs w:val="16"/>
                <w:lang w:val="en-GB"/>
              </w:rPr>
              <w:t>SDR 11</w:t>
            </w:r>
          </w:p>
          <w:p w14:paraId="054B888F" w14:textId="77777777" w:rsidR="00CB14C1" w:rsidRPr="00014E44" w:rsidRDefault="00CB14C1" w:rsidP="00CB14C1">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ID YELLOW </w:t>
            </w:r>
          </w:p>
          <w:p w14:paraId="000F15E4"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DC78200" w14:textId="77777777" w:rsidR="00521F6D" w:rsidRPr="00014E44" w:rsidRDefault="00521F6D" w:rsidP="00DE1185">
            <w:pPr>
              <w:pStyle w:val="CellBodyCentered"/>
              <w:rPr>
                <w:rFonts w:ascii="Arial Narrow" w:hAnsi="Arial Narrow" w:cs="Arial"/>
                <w:color w:val="auto"/>
                <w:sz w:val="16"/>
                <w:szCs w:val="16"/>
                <w:lang w:val="en-GB"/>
              </w:rPr>
            </w:pPr>
          </w:p>
          <w:p w14:paraId="438D08D1" w14:textId="04514789" w:rsidR="00521F6D" w:rsidRPr="00014E44" w:rsidRDefault="00521F6D" w:rsidP="0077695B">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77695B">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149817E4" w14:textId="77777777" w:rsidR="00521F6D" w:rsidRPr="00014E44" w:rsidRDefault="00521F6D" w:rsidP="00DE1185">
            <w:pPr>
              <w:pStyle w:val="CellBodyCentered"/>
              <w:rPr>
                <w:rFonts w:ascii="Arial Narrow" w:hAnsi="Arial Narrow" w:cs="Arial"/>
                <w:color w:val="auto"/>
                <w:sz w:val="16"/>
                <w:szCs w:val="16"/>
                <w:lang w:val="en-GB"/>
              </w:rPr>
            </w:pPr>
          </w:p>
          <w:p w14:paraId="29D930C4"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+40°C</w:t>
            </w:r>
          </w:p>
        </w:tc>
        <w:tc>
          <w:tcPr>
            <w:tcW w:w="1890" w:type="dxa"/>
            <w:tcBorders>
              <w:top w:val="single" w:sz="6" w:space="0" w:color="auto"/>
              <w:left w:val="single" w:sz="6" w:space="0" w:color="auto"/>
              <w:bottom w:val="single" w:sz="6" w:space="0" w:color="auto"/>
              <w:right w:val="single" w:sz="6" w:space="0" w:color="auto"/>
            </w:tcBorders>
          </w:tcPr>
          <w:p w14:paraId="0C3085C1" w14:textId="77777777" w:rsidR="00521F6D" w:rsidRPr="00014E44" w:rsidRDefault="00521F6D" w:rsidP="00DE1185">
            <w:pPr>
              <w:pStyle w:val="CellBody"/>
              <w:rPr>
                <w:rFonts w:ascii="Arial Narrow" w:hAnsi="Arial Narrow" w:cs="Arial"/>
                <w:color w:val="auto"/>
                <w:sz w:val="16"/>
                <w:szCs w:val="16"/>
                <w:lang w:val="en-GB"/>
              </w:rPr>
            </w:pPr>
          </w:p>
          <w:p w14:paraId="251C3C45" w14:textId="06F68EA9" w:rsidR="00D30ADD" w:rsidRPr="00014E44" w:rsidRDefault="00D30ADD" w:rsidP="00D30ADD">
            <w:pPr>
              <w:pStyle w:val="CellBody"/>
              <w:rPr>
                <w:ins w:id="4850" w:author="Zhunisbayev, Olzhasbek A [Bolashak Atyrau Limited]" w:date="2022-06-12T12:57:00Z"/>
                <w:rFonts w:ascii="Arial Narrow" w:hAnsi="Arial Narrow" w:cs="Arial"/>
                <w:color w:val="auto"/>
                <w:sz w:val="16"/>
                <w:szCs w:val="16"/>
                <w:lang w:val="en-GB"/>
              </w:rPr>
            </w:pPr>
            <w:r w:rsidRPr="00014E44">
              <w:rPr>
                <w:rFonts w:ascii="Arial Narrow" w:hAnsi="Arial Narrow" w:cs="Arial"/>
                <w:color w:val="auto"/>
                <w:sz w:val="16"/>
                <w:szCs w:val="16"/>
                <w:lang w:val="en-GB"/>
              </w:rPr>
              <w:t>-</w:t>
            </w:r>
            <w:r>
              <w:rPr>
                <w:rFonts w:ascii="Arial Narrow" w:hAnsi="Arial Narrow" w:cs="Arial"/>
                <w:color w:val="auto"/>
                <w:sz w:val="16"/>
                <w:szCs w:val="16"/>
                <w:lang w:val="en-GB"/>
              </w:rPr>
              <w:t xml:space="preserve"> </w:t>
            </w:r>
            <w:del w:id="4851"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852"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ins w:id="4853" w:author="Zhunisbayev, Olzhasbek A [Bolashak Atyrau Limited]" w:date="2022-06-12T12:57:00Z">
              <w:r w:rsidRPr="00014E44">
                <w:rPr>
                  <w:rFonts w:ascii="Arial Narrow" w:hAnsi="Arial Narrow" w:cs="Arial"/>
                  <w:color w:val="auto"/>
                  <w:sz w:val="16"/>
                  <w:szCs w:val="16"/>
                  <w:lang w:val="en-GB"/>
                </w:rPr>
                <w:t xml:space="preserve">to 20°C = </w:t>
              </w:r>
            </w:ins>
            <w:r>
              <w:rPr>
                <w:rFonts w:ascii="Arial Narrow" w:hAnsi="Arial Narrow" w:cs="Arial"/>
                <w:color w:val="auto"/>
                <w:sz w:val="16"/>
                <w:szCs w:val="16"/>
                <w:lang w:val="en-GB"/>
              </w:rPr>
              <w:t>6.4</w:t>
            </w:r>
            <w:ins w:id="4854" w:author="Zhunisbayev, Olzhasbek A [Bolashak Atyrau Limited]" w:date="2022-06-12T12:57:00Z">
              <w:r w:rsidRPr="00014E44">
                <w:rPr>
                  <w:rFonts w:ascii="Arial Narrow" w:hAnsi="Arial Narrow" w:cs="Arial"/>
                  <w:color w:val="auto"/>
                  <w:sz w:val="16"/>
                  <w:szCs w:val="16"/>
                  <w:lang w:val="en-GB"/>
                </w:rPr>
                <w:t xml:space="preserve"> barg</w:t>
              </w:r>
            </w:ins>
          </w:p>
          <w:p w14:paraId="4740F244" w14:textId="08A5B199" w:rsidR="00D30ADD" w:rsidRDefault="00D30ADD" w:rsidP="00D30ADD">
            <w:pPr>
              <w:pStyle w:val="CellBody"/>
              <w:rPr>
                <w:rFonts w:ascii="Arial Narrow" w:hAnsi="Arial Narrow" w:cs="Arial"/>
                <w:color w:val="auto"/>
                <w:sz w:val="16"/>
                <w:szCs w:val="16"/>
                <w:lang w:val="en-GB"/>
              </w:rPr>
            </w:pPr>
            <w:ins w:id="4855" w:author="Zhunisbayev, Olzhasbek A [Bolashak Atyrau Limited]" w:date="2022-06-12T12:57:00Z">
              <w:r w:rsidRPr="00014E44">
                <w:rPr>
                  <w:rFonts w:ascii="Arial Narrow" w:hAnsi="Arial Narrow" w:cs="Arial"/>
                  <w:color w:val="auto"/>
                  <w:sz w:val="16"/>
                  <w:szCs w:val="16"/>
                  <w:lang w:val="en-GB"/>
                </w:rPr>
                <w:t xml:space="preserve">25°C = </w:t>
              </w:r>
            </w:ins>
            <w:r w:rsidR="008C3592">
              <w:rPr>
                <w:rFonts w:ascii="Arial Narrow" w:hAnsi="Arial Narrow" w:cs="Arial"/>
                <w:color w:val="auto"/>
                <w:sz w:val="16"/>
                <w:szCs w:val="16"/>
                <w:lang w:val="en-GB"/>
              </w:rPr>
              <w:t>6.0</w:t>
            </w:r>
            <w:ins w:id="4856" w:author="Zhunisbayev, Olzhasbek A [Bolashak Atyrau Limited]" w:date="2022-06-12T12:57:00Z">
              <w:r w:rsidRPr="00014E44">
                <w:rPr>
                  <w:rFonts w:ascii="Arial Narrow" w:hAnsi="Arial Narrow" w:cs="Arial"/>
                  <w:color w:val="auto"/>
                  <w:sz w:val="16"/>
                  <w:szCs w:val="16"/>
                  <w:lang w:val="en-GB"/>
                </w:rPr>
                <w:t xml:space="preserve"> barg</w:t>
              </w:r>
            </w:ins>
          </w:p>
          <w:p w14:paraId="219AF452" w14:textId="157C8597" w:rsidR="00D30ADD" w:rsidRDefault="00D30ADD" w:rsidP="00D30ADD">
            <w:pPr>
              <w:pStyle w:val="CellBody"/>
              <w:rPr>
                <w:rFonts w:ascii="Arial Narrow" w:hAnsi="Arial Narrow" w:cs="Arial"/>
                <w:color w:val="auto"/>
                <w:sz w:val="16"/>
                <w:szCs w:val="16"/>
                <w:lang w:val="en-GB"/>
              </w:rPr>
            </w:pPr>
            <w:r>
              <w:rPr>
                <w:rFonts w:ascii="Arial Narrow" w:hAnsi="Arial Narrow" w:cs="Arial"/>
                <w:color w:val="auto"/>
                <w:sz w:val="16"/>
                <w:szCs w:val="16"/>
                <w:lang w:val="en-GB"/>
              </w:rPr>
              <w:t>30</w:t>
            </w:r>
            <w:ins w:id="4857"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w:t>
            </w:r>
            <w:r w:rsidR="008C3592">
              <w:rPr>
                <w:rFonts w:ascii="Arial Narrow" w:hAnsi="Arial Narrow" w:cs="Arial"/>
                <w:color w:val="auto"/>
                <w:sz w:val="16"/>
                <w:szCs w:val="16"/>
                <w:lang w:val="en-GB"/>
              </w:rPr>
              <w:t>5.6</w:t>
            </w:r>
            <w:r>
              <w:rPr>
                <w:rFonts w:ascii="Arial Narrow" w:hAnsi="Arial Narrow" w:cs="Arial"/>
                <w:color w:val="auto"/>
                <w:sz w:val="16"/>
                <w:szCs w:val="16"/>
                <w:lang w:val="en-GB"/>
              </w:rPr>
              <w:t xml:space="preserve"> barg</w:t>
            </w:r>
          </w:p>
          <w:p w14:paraId="509BAA8E" w14:textId="0E184090" w:rsidR="00D30ADD" w:rsidRPr="00014E44" w:rsidRDefault="00D30ADD" w:rsidP="00D30ADD">
            <w:pPr>
              <w:pStyle w:val="CellBody"/>
              <w:rPr>
                <w:ins w:id="4858" w:author="Zhunisbayev, Olzhasbek A [Bolashak Atyrau Limited]" w:date="2022-06-12T12:57:00Z"/>
                <w:rFonts w:ascii="Arial Narrow" w:hAnsi="Arial Narrow" w:cs="Arial"/>
                <w:color w:val="auto"/>
                <w:sz w:val="16"/>
                <w:szCs w:val="16"/>
                <w:lang w:val="en-GB"/>
              </w:rPr>
            </w:pPr>
            <w:r>
              <w:rPr>
                <w:rFonts w:ascii="Arial Narrow" w:hAnsi="Arial Narrow" w:cs="Arial"/>
                <w:color w:val="auto"/>
                <w:sz w:val="16"/>
                <w:szCs w:val="16"/>
                <w:lang w:val="en-GB"/>
              </w:rPr>
              <w:t>35</w:t>
            </w:r>
            <w:ins w:id="4859"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w:t>
            </w:r>
            <w:r w:rsidR="008C3592">
              <w:rPr>
                <w:rFonts w:ascii="Arial Narrow" w:hAnsi="Arial Narrow" w:cs="Arial"/>
                <w:color w:val="auto"/>
                <w:sz w:val="16"/>
                <w:szCs w:val="16"/>
                <w:lang w:val="en-GB"/>
              </w:rPr>
              <w:t>5.1</w:t>
            </w:r>
            <w:r>
              <w:rPr>
                <w:rFonts w:ascii="Arial Narrow" w:hAnsi="Arial Narrow" w:cs="Arial"/>
                <w:color w:val="auto"/>
                <w:sz w:val="16"/>
                <w:szCs w:val="16"/>
                <w:lang w:val="en-GB"/>
              </w:rPr>
              <w:t xml:space="preserve"> barg</w:t>
            </w:r>
          </w:p>
          <w:p w14:paraId="7D7327B2" w14:textId="0C2054DA" w:rsidR="00521F6D" w:rsidRDefault="00D30ADD" w:rsidP="00D30ADD">
            <w:pPr>
              <w:pStyle w:val="CellBody"/>
              <w:rPr>
                <w:rFonts w:ascii="Arial Narrow" w:hAnsi="Arial Narrow" w:cs="Arial"/>
                <w:color w:val="auto"/>
                <w:sz w:val="16"/>
                <w:szCs w:val="16"/>
                <w:lang w:val="en-GB"/>
              </w:rPr>
            </w:pPr>
            <w:ins w:id="4860" w:author="Zhunisbayev, Olzhasbek A [Bolashak Atyrau Limited]" w:date="2022-06-12T12:57:00Z">
              <w:r w:rsidRPr="00014E44">
                <w:rPr>
                  <w:rFonts w:ascii="Arial Narrow" w:hAnsi="Arial Narrow" w:cs="Arial"/>
                  <w:color w:val="auto"/>
                  <w:sz w:val="16"/>
                  <w:szCs w:val="16"/>
                  <w:lang w:val="en-GB"/>
                </w:rPr>
                <w:t xml:space="preserve">40°C = </w:t>
              </w:r>
            </w:ins>
            <w:r w:rsidR="008C3592">
              <w:rPr>
                <w:rFonts w:ascii="Arial Narrow" w:hAnsi="Arial Narrow" w:cs="Arial"/>
                <w:color w:val="auto"/>
                <w:sz w:val="16"/>
                <w:szCs w:val="16"/>
                <w:lang w:val="en-GB"/>
              </w:rPr>
              <w:t>4.7</w:t>
            </w:r>
            <w:ins w:id="4861" w:author="Zhunisbayev, Olzhasbek A [Bolashak Atyrau Limited]" w:date="2022-06-12T12:57:00Z">
              <w:r w:rsidRPr="00014E44">
                <w:rPr>
                  <w:rFonts w:ascii="Arial Narrow" w:hAnsi="Arial Narrow" w:cs="Arial"/>
                  <w:color w:val="auto"/>
                  <w:sz w:val="16"/>
                  <w:szCs w:val="16"/>
                  <w:lang w:val="en-GB"/>
                </w:rPr>
                <w:t xml:space="preserve"> barg</w:t>
              </w:r>
            </w:ins>
            <w:r w:rsidRPr="00014E44">
              <w:rPr>
                <w:rFonts w:ascii="Arial Narrow" w:hAnsi="Arial Narrow" w:cs="Arial"/>
                <w:color w:val="auto"/>
                <w:sz w:val="16"/>
                <w:szCs w:val="16"/>
                <w:lang w:val="en-GB"/>
              </w:rPr>
              <w:t xml:space="preserve"> </w:t>
            </w:r>
          </w:p>
          <w:p w14:paraId="0975F193" w14:textId="15ECA9B6" w:rsidR="00D30ADD" w:rsidRPr="00014E44" w:rsidRDefault="00D30ADD" w:rsidP="00D30ADD">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0CC14988" w14:textId="77777777" w:rsidR="00521F6D" w:rsidRPr="00014E44" w:rsidRDefault="00521F6D" w:rsidP="00DE1185">
            <w:pPr>
              <w:pStyle w:val="CellBodyCentered"/>
              <w:rPr>
                <w:rFonts w:ascii="Arial Narrow" w:hAnsi="Arial Narrow" w:cs="Arial"/>
                <w:color w:val="auto"/>
                <w:sz w:val="16"/>
                <w:szCs w:val="16"/>
                <w:lang w:val="en-GB"/>
              </w:rPr>
            </w:pPr>
          </w:p>
          <w:p w14:paraId="6E2E9190"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0B933322" w14:textId="77777777" w:rsidR="00521F6D" w:rsidRPr="00014E44" w:rsidRDefault="00521F6D" w:rsidP="00DE1185">
            <w:pPr>
              <w:pStyle w:val="CellBodyCentered"/>
              <w:rPr>
                <w:rFonts w:ascii="Arial Narrow" w:hAnsi="Arial Narrow" w:cs="Arial"/>
                <w:color w:val="auto"/>
                <w:sz w:val="16"/>
                <w:szCs w:val="16"/>
                <w:lang w:val="en-GB"/>
              </w:rPr>
            </w:pPr>
          </w:p>
          <w:p w14:paraId="291D4F88"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r>
      <w:tr w:rsidR="00FA3851" w:rsidRPr="00014E44" w14:paraId="21509422" w14:textId="77777777" w:rsidTr="0038396C">
        <w:tc>
          <w:tcPr>
            <w:tcW w:w="3322" w:type="dxa"/>
            <w:tcBorders>
              <w:top w:val="single" w:sz="6" w:space="0" w:color="auto"/>
              <w:left w:val="single" w:sz="6" w:space="0" w:color="auto"/>
              <w:bottom w:val="single" w:sz="6" w:space="0" w:color="auto"/>
              <w:right w:val="single" w:sz="6" w:space="0" w:color="auto"/>
            </w:tcBorders>
          </w:tcPr>
          <w:p w14:paraId="4012E623" w14:textId="77777777" w:rsidR="00521F6D" w:rsidRPr="00014E44" w:rsidRDefault="00521F6D" w:rsidP="00DE1185">
            <w:pPr>
              <w:pStyle w:val="CellBody"/>
              <w:rPr>
                <w:rFonts w:ascii="Arial Narrow" w:hAnsi="Arial Narrow" w:cs="Arial"/>
                <w:color w:val="auto"/>
                <w:sz w:val="16"/>
                <w:szCs w:val="16"/>
                <w:lang w:val="en-GB"/>
              </w:rPr>
            </w:pPr>
          </w:p>
          <w:p w14:paraId="2AF00278" w14:textId="77777777" w:rsidR="00A00CB5" w:rsidRPr="00014E44" w:rsidRDefault="00A00CB5" w:rsidP="00A00CB5">
            <w:pPr>
              <w:pStyle w:val="CellBody"/>
              <w:rPr>
                <w:ins w:id="4862" w:author="Zhunisbayev, Olzhasbek [Bolashak Atyrau Limited]" w:date="2024-11-02T15:17:00Z" w16du:dateUtc="2024-11-02T10:17:00Z"/>
                <w:rFonts w:ascii="Arial Narrow" w:hAnsi="Arial Narrow" w:cs="Arial"/>
                <w:color w:val="auto"/>
                <w:sz w:val="16"/>
                <w:szCs w:val="16"/>
                <w:lang w:val="en-GB"/>
              </w:rPr>
            </w:pPr>
            <w:ins w:id="4863" w:author="Zhunisbayev, Olzhasbek [Bolashak Atyrau Limited]" w:date="2024-11-02T15:17:00Z" w16du:dateUtc="2024-11-02T10:17:00Z">
              <w:r w:rsidRPr="00014E44">
                <w:rPr>
                  <w:rFonts w:ascii="Arial Narrow" w:hAnsi="Arial Narrow" w:cs="Arial"/>
                  <w:color w:val="auto"/>
                  <w:sz w:val="16"/>
                  <w:szCs w:val="16"/>
                  <w:lang w:val="en-GB"/>
                </w:rPr>
                <w:t xml:space="preserve">WD - POTABLE WATER  </w:t>
              </w:r>
            </w:ins>
          </w:p>
          <w:p w14:paraId="3013B0D2"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WF – FIRE FIGHTING WATER</w:t>
            </w:r>
          </w:p>
          <w:p w14:paraId="7E733589" w14:textId="5DDC35CD" w:rsidR="00521F6D" w:rsidRPr="00014E44" w:rsidRDefault="004B0531"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tc>
        <w:tc>
          <w:tcPr>
            <w:tcW w:w="720" w:type="dxa"/>
            <w:tcBorders>
              <w:top w:val="single" w:sz="6" w:space="0" w:color="auto"/>
              <w:left w:val="single" w:sz="6" w:space="0" w:color="auto"/>
              <w:bottom w:val="single" w:sz="6" w:space="0" w:color="auto"/>
              <w:right w:val="single" w:sz="6" w:space="0" w:color="auto"/>
            </w:tcBorders>
          </w:tcPr>
          <w:p w14:paraId="24D9D364" w14:textId="77777777" w:rsidR="00521F6D" w:rsidRPr="00014E44" w:rsidRDefault="00521F6D" w:rsidP="00DE1185">
            <w:pPr>
              <w:pStyle w:val="CellBodyCentered"/>
              <w:rPr>
                <w:rFonts w:ascii="Arial Narrow" w:hAnsi="Arial Narrow" w:cs="Arial"/>
                <w:b/>
                <w:color w:val="auto"/>
                <w:sz w:val="16"/>
                <w:szCs w:val="16"/>
                <w:lang w:val="en-GB"/>
              </w:rPr>
            </w:pPr>
          </w:p>
          <w:p w14:paraId="538F584D"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150PE4</w:t>
            </w:r>
          </w:p>
          <w:p w14:paraId="3D3B6BEC" w14:textId="77777777" w:rsidR="00521F6D" w:rsidRPr="00014E44" w:rsidRDefault="00521F6D"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2BA8106E" w14:textId="77777777" w:rsidR="00521F6D" w:rsidRPr="00014E44" w:rsidRDefault="00521F6D" w:rsidP="00DE1185">
            <w:pPr>
              <w:pStyle w:val="CellBodyCentered"/>
              <w:rPr>
                <w:rFonts w:ascii="Arial Narrow" w:hAnsi="Arial Narrow" w:cs="Arial"/>
                <w:color w:val="auto"/>
                <w:sz w:val="16"/>
                <w:szCs w:val="16"/>
                <w:lang w:val="en-GB"/>
              </w:rPr>
            </w:pPr>
          </w:p>
          <w:p w14:paraId="698B21AD"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c>
          <w:tcPr>
            <w:tcW w:w="1080" w:type="dxa"/>
            <w:tcBorders>
              <w:top w:val="single" w:sz="6" w:space="0" w:color="auto"/>
              <w:left w:val="single" w:sz="6" w:space="0" w:color="auto"/>
              <w:bottom w:val="single" w:sz="6" w:space="0" w:color="auto"/>
              <w:right w:val="single" w:sz="6" w:space="0" w:color="auto"/>
            </w:tcBorders>
          </w:tcPr>
          <w:p w14:paraId="1997E243" w14:textId="77777777" w:rsidR="00521F6D" w:rsidRPr="00014E44" w:rsidRDefault="00521F6D" w:rsidP="00DE1185">
            <w:pPr>
              <w:pStyle w:val="CellBodyCentered"/>
              <w:rPr>
                <w:rFonts w:ascii="Arial Narrow" w:hAnsi="Arial Narrow" w:cs="Arial"/>
                <w:color w:val="auto"/>
                <w:sz w:val="16"/>
                <w:szCs w:val="16"/>
                <w:lang w:val="en-GB"/>
              </w:rPr>
            </w:pPr>
          </w:p>
          <w:p w14:paraId="58DE45D2" w14:textId="77777777" w:rsidR="00521F6D" w:rsidRDefault="00521F6D" w:rsidP="00997EEF">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HDPE</w:t>
            </w:r>
            <w:r w:rsidR="00997EEF">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PE100</w:t>
            </w:r>
            <w:r w:rsidR="0001282B">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SDR 7.4</w:t>
            </w:r>
          </w:p>
          <w:p w14:paraId="4A6199B3" w14:textId="77777777" w:rsidR="00A71939" w:rsidRPr="00014E44" w:rsidRDefault="00A71939" w:rsidP="00A71939">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ID BLUE</w:t>
            </w:r>
          </w:p>
          <w:p w14:paraId="7350FFCE" w14:textId="4F1CBBD9" w:rsidR="00A71939" w:rsidRPr="00014E44" w:rsidRDefault="00A71939" w:rsidP="00997EEF">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5726AAA" w14:textId="77777777" w:rsidR="00521F6D" w:rsidRPr="00014E44" w:rsidRDefault="00521F6D" w:rsidP="00DE1185">
            <w:pPr>
              <w:pStyle w:val="CellBodyCentered"/>
              <w:rPr>
                <w:rFonts w:ascii="Arial Narrow" w:hAnsi="Arial Narrow" w:cs="Arial"/>
                <w:color w:val="auto"/>
                <w:sz w:val="16"/>
                <w:szCs w:val="16"/>
                <w:lang w:val="en-GB"/>
              </w:rPr>
            </w:pPr>
          </w:p>
          <w:p w14:paraId="7865DAB5" w14:textId="3FB57202" w:rsidR="00521F6D" w:rsidRPr="00014E44" w:rsidRDefault="00521F6D" w:rsidP="00003AD4">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003AD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7684406C" w14:textId="77777777" w:rsidR="00521F6D" w:rsidRPr="00014E44" w:rsidRDefault="00521F6D" w:rsidP="00DE1185">
            <w:pPr>
              <w:pStyle w:val="CellBodyCentered"/>
              <w:rPr>
                <w:rFonts w:ascii="Arial Narrow" w:hAnsi="Arial Narrow" w:cs="Arial"/>
                <w:color w:val="auto"/>
                <w:sz w:val="16"/>
                <w:szCs w:val="16"/>
                <w:lang w:val="en-GB"/>
              </w:rPr>
            </w:pPr>
          </w:p>
          <w:p w14:paraId="4AA85403" w14:textId="1D571F7A"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4864" w:author="Zhunisbayev, Olzhasbek A [Bolashak Atyrau Limited]" w:date="2022-09-18T20:43:00Z">
              <w:r w:rsidRPr="00014E44" w:rsidDel="00EE529F">
                <w:rPr>
                  <w:rFonts w:ascii="Arial Narrow" w:hAnsi="Arial Narrow" w:cs="Arial"/>
                  <w:color w:val="auto"/>
                  <w:sz w:val="16"/>
                  <w:szCs w:val="16"/>
                  <w:lang w:val="en-GB"/>
                </w:rPr>
                <w:delText xml:space="preserve">46 </w:delText>
              </w:r>
            </w:del>
            <w:ins w:id="4865" w:author="Zhunisbayev, Olzhasbek A [Bolashak Atyrau Limited]" w:date="2022-09-18T20:43: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+40°C</w:t>
            </w:r>
          </w:p>
          <w:p w14:paraId="36ABDCC5" w14:textId="3658CBC6" w:rsidR="00521F6D" w:rsidRPr="00014E44" w:rsidDel="00067FAF" w:rsidRDefault="00521F6D" w:rsidP="00DE1185">
            <w:pPr>
              <w:pStyle w:val="CellBodyCentered"/>
              <w:rPr>
                <w:del w:id="4866" w:author="Zhunisbayev, Olzhasbek [Bolashak Atyrau Limited]" w:date="2024-10-30T16:00:00Z" w16du:dateUtc="2024-10-30T11:00:00Z"/>
                <w:rFonts w:ascii="Arial Narrow" w:hAnsi="Arial Narrow" w:cs="Arial"/>
                <w:color w:val="auto"/>
                <w:sz w:val="16"/>
                <w:szCs w:val="16"/>
                <w:lang w:val="en-GB"/>
              </w:rPr>
            </w:pPr>
            <w:del w:id="4867" w:author="Zhunisbayev, Olzhasbek [Bolashak Atyrau Limited]" w:date="2024-10-30T16:00:00Z" w16du:dateUtc="2024-10-30T11:00:00Z">
              <w:r w:rsidRPr="00014E44" w:rsidDel="00067FAF">
                <w:rPr>
                  <w:rFonts w:ascii="Arial Narrow" w:hAnsi="Arial Narrow" w:cs="Arial"/>
                  <w:color w:val="auto"/>
                  <w:sz w:val="16"/>
                  <w:szCs w:val="16"/>
                  <w:lang w:val="en-GB"/>
                </w:rPr>
                <w:delText>Normal</w:delText>
              </w:r>
            </w:del>
          </w:p>
          <w:p w14:paraId="5F0C1666" w14:textId="078E326A" w:rsidR="0077695B" w:rsidDel="00067FAF" w:rsidRDefault="0077695B" w:rsidP="00DE1185">
            <w:pPr>
              <w:pStyle w:val="CellBodyCentered"/>
              <w:rPr>
                <w:del w:id="4868" w:author="Zhunisbayev, Olzhasbek [Bolashak Atyrau Limited]" w:date="2024-10-30T16:00:00Z" w16du:dateUtc="2024-10-30T11:00:00Z"/>
                <w:rFonts w:ascii="Arial Narrow" w:hAnsi="Arial Narrow" w:cs="Arial"/>
                <w:color w:val="auto"/>
                <w:sz w:val="16"/>
                <w:szCs w:val="16"/>
                <w:lang w:val="en-GB"/>
              </w:rPr>
            </w:pPr>
          </w:p>
          <w:p w14:paraId="7A4137B2" w14:textId="5A5B5388" w:rsidR="00521F6D" w:rsidRPr="00014E44" w:rsidDel="00067FAF" w:rsidRDefault="00521F6D" w:rsidP="00DE1185">
            <w:pPr>
              <w:pStyle w:val="CellBodyCentered"/>
              <w:rPr>
                <w:del w:id="4869" w:author="Zhunisbayev, Olzhasbek [Bolashak Atyrau Limited]" w:date="2024-10-30T16:00:00Z" w16du:dateUtc="2024-10-30T11:00:00Z"/>
                <w:rFonts w:ascii="Arial Narrow" w:hAnsi="Arial Narrow" w:cs="Arial"/>
                <w:color w:val="auto"/>
                <w:sz w:val="16"/>
                <w:szCs w:val="16"/>
                <w:lang w:val="en-GB"/>
              </w:rPr>
            </w:pPr>
            <w:del w:id="4870" w:author="Zhunisbayev, Olzhasbek [Bolashak Atyrau Limited]" w:date="2024-10-30T16:00:00Z" w16du:dateUtc="2024-10-30T11:00:00Z">
              <w:r w:rsidRPr="00014E44" w:rsidDel="00067FAF">
                <w:rPr>
                  <w:rFonts w:ascii="Arial Narrow" w:hAnsi="Arial Narrow" w:cs="Arial"/>
                  <w:color w:val="auto"/>
                  <w:sz w:val="16"/>
                  <w:szCs w:val="16"/>
                  <w:lang w:val="en-GB"/>
                </w:rPr>
                <w:delText>-</w:delText>
              </w:r>
            </w:del>
            <w:del w:id="4871" w:author="Zhunisbayev, Olzhasbek [Bolashak Atyrau Limited]" w:date="2023-11-16T10:20:00Z">
              <w:r w:rsidRPr="00014E44" w:rsidDel="0055123B">
                <w:rPr>
                  <w:rFonts w:ascii="Arial Narrow" w:hAnsi="Arial Narrow" w:cs="Arial"/>
                  <w:color w:val="auto"/>
                  <w:sz w:val="16"/>
                  <w:szCs w:val="16"/>
                  <w:lang w:val="en-GB"/>
                </w:rPr>
                <w:delText xml:space="preserve">46 </w:delText>
              </w:r>
            </w:del>
            <w:del w:id="4872" w:author="Zhunisbayev, Olzhasbek [Bolashak Atyrau Limited]" w:date="2024-10-30T16:00:00Z" w16du:dateUtc="2024-10-30T11:00:00Z">
              <w:r w:rsidRPr="00014E44" w:rsidDel="00067FAF">
                <w:rPr>
                  <w:rFonts w:ascii="Arial Narrow" w:hAnsi="Arial Narrow" w:cs="Arial"/>
                  <w:color w:val="auto"/>
                  <w:sz w:val="16"/>
                  <w:szCs w:val="16"/>
                  <w:lang w:val="en-GB"/>
                </w:rPr>
                <w:delText>to</w:delText>
              </w:r>
            </w:del>
          </w:p>
          <w:p w14:paraId="3302A878" w14:textId="31C02739" w:rsidR="00521F6D" w:rsidRPr="00014E44" w:rsidDel="00067FAF" w:rsidRDefault="00521F6D" w:rsidP="00DE1185">
            <w:pPr>
              <w:pStyle w:val="CellBodyCentered"/>
              <w:rPr>
                <w:del w:id="4873" w:author="Zhunisbayev, Olzhasbek [Bolashak Atyrau Limited]" w:date="2024-10-30T16:00:00Z" w16du:dateUtc="2024-10-30T11:00:00Z"/>
                <w:rFonts w:ascii="Arial Narrow" w:hAnsi="Arial Narrow" w:cs="Arial"/>
                <w:color w:val="auto"/>
                <w:sz w:val="16"/>
                <w:szCs w:val="16"/>
                <w:lang w:val="en-GB"/>
              </w:rPr>
            </w:pPr>
            <w:del w:id="4874" w:author="Zhunisbayev, Olzhasbek [Bolashak Atyrau Limited]" w:date="2024-10-30T16:00:00Z" w16du:dateUtc="2024-10-30T11:00:00Z">
              <w:r w:rsidRPr="00014E44" w:rsidDel="00067FAF">
                <w:rPr>
                  <w:rFonts w:ascii="Arial Narrow" w:hAnsi="Arial Narrow" w:cs="Arial"/>
                  <w:color w:val="auto"/>
                  <w:sz w:val="16"/>
                  <w:szCs w:val="16"/>
                  <w:lang w:val="en-GB"/>
                </w:rPr>
                <w:delText>+70°C</w:delText>
              </w:r>
            </w:del>
          </w:p>
          <w:p w14:paraId="267F9757" w14:textId="202FF029" w:rsidR="00521F6D" w:rsidDel="00067FAF" w:rsidRDefault="00521F6D" w:rsidP="00DE1185">
            <w:pPr>
              <w:pStyle w:val="CellBodyCentered"/>
              <w:rPr>
                <w:del w:id="4875" w:author="Zhunisbayev, Olzhasbek [Bolashak Atyrau Limited]" w:date="2024-10-30T16:00:00Z" w16du:dateUtc="2024-10-30T11:00:00Z"/>
                <w:rFonts w:ascii="Arial Narrow" w:hAnsi="Arial Narrow" w:cs="Arial"/>
                <w:color w:val="auto"/>
                <w:sz w:val="16"/>
                <w:szCs w:val="16"/>
                <w:lang w:val="en-GB"/>
              </w:rPr>
            </w:pPr>
            <w:del w:id="4876" w:author="Zhunisbayev, Olzhasbek [Bolashak Atyrau Limited]" w:date="2024-10-30T16:00:00Z" w16du:dateUtc="2024-10-30T11:00:00Z">
              <w:r w:rsidRPr="00014E44" w:rsidDel="00067FAF">
                <w:rPr>
                  <w:rFonts w:ascii="Arial Narrow" w:hAnsi="Arial Narrow" w:cs="Arial"/>
                  <w:color w:val="auto"/>
                  <w:sz w:val="16"/>
                  <w:szCs w:val="16"/>
                  <w:lang w:val="en-GB"/>
                </w:rPr>
                <w:delText>Upset</w:delText>
              </w:r>
            </w:del>
          </w:p>
          <w:p w14:paraId="0805C05D" w14:textId="77777777" w:rsidR="00F6114F" w:rsidRPr="00014E44" w:rsidRDefault="00F6114F" w:rsidP="00067FAF">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5FB16F2C" w14:textId="77777777" w:rsidR="00521F6D" w:rsidRPr="00014E44" w:rsidRDefault="00521F6D" w:rsidP="00DE1185">
            <w:pPr>
              <w:pStyle w:val="CellBody"/>
              <w:rPr>
                <w:rFonts w:ascii="Arial Narrow" w:hAnsi="Arial Narrow" w:cs="Arial"/>
                <w:color w:val="auto"/>
                <w:sz w:val="16"/>
                <w:szCs w:val="16"/>
                <w:lang w:val="en-GB"/>
              </w:rPr>
            </w:pPr>
          </w:p>
          <w:p w14:paraId="2713D0A8" w14:textId="3709A114" w:rsidR="00821374" w:rsidRPr="00014E44" w:rsidRDefault="00821374" w:rsidP="00821374">
            <w:pPr>
              <w:pStyle w:val="CellBody"/>
              <w:rPr>
                <w:ins w:id="4877" w:author="Zhunisbayev, Olzhasbek A [Bolashak Atyrau Limited]" w:date="2022-06-12T12:57:00Z"/>
                <w:rFonts w:ascii="Arial Narrow" w:hAnsi="Arial Narrow" w:cs="Arial"/>
                <w:color w:val="auto"/>
                <w:sz w:val="16"/>
                <w:szCs w:val="16"/>
                <w:lang w:val="en-GB"/>
              </w:rPr>
            </w:pPr>
            <w:r w:rsidRPr="00014E44">
              <w:rPr>
                <w:rFonts w:ascii="Arial Narrow" w:hAnsi="Arial Narrow" w:cs="Arial"/>
                <w:color w:val="auto"/>
                <w:sz w:val="16"/>
                <w:szCs w:val="16"/>
                <w:lang w:val="en-GB"/>
              </w:rPr>
              <w:t>-</w:t>
            </w:r>
            <w:r>
              <w:rPr>
                <w:rFonts w:ascii="Arial Narrow" w:hAnsi="Arial Narrow" w:cs="Arial"/>
                <w:color w:val="auto"/>
                <w:sz w:val="16"/>
                <w:szCs w:val="16"/>
                <w:lang w:val="en-GB"/>
              </w:rPr>
              <w:t xml:space="preserve"> </w:t>
            </w:r>
            <w:del w:id="4878"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879"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ins w:id="4880" w:author="Zhunisbayev, Olzhasbek A [Bolashak Atyrau Limited]" w:date="2022-06-12T12:57:00Z">
              <w:r w:rsidRPr="00014E44">
                <w:rPr>
                  <w:rFonts w:ascii="Arial Narrow" w:hAnsi="Arial Narrow" w:cs="Arial"/>
                  <w:color w:val="auto"/>
                  <w:sz w:val="16"/>
                  <w:szCs w:val="16"/>
                  <w:lang w:val="en-GB"/>
                </w:rPr>
                <w:t xml:space="preserve">to 20°C = </w:t>
              </w:r>
            </w:ins>
            <w:r w:rsidR="00621E4C">
              <w:rPr>
                <w:rFonts w:ascii="Arial Narrow" w:hAnsi="Arial Narrow" w:cs="Arial"/>
                <w:color w:val="auto"/>
                <w:sz w:val="16"/>
                <w:szCs w:val="16"/>
                <w:lang w:val="en-GB"/>
              </w:rPr>
              <w:t>15.6</w:t>
            </w:r>
            <w:ins w:id="4881" w:author="Zhunisbayev, Olzhasbek A [Bolashak Atyrau Limited]" w:date="2022-06-12T12:57:00Z">
              <w:r w:rsidRPr="00014E44">
                <w:rPr>
                  <w:rFonts w:ascii="Arial Narrow" w:hAnsi="Arial Narrow" w:cs="Arial"/>
                  <w:color w:val="auto"/>
                  <w:sz w:val="16"/>
                  <w:szCs w:val="16"/>
                  <w:lang w:val="en-GB"/>
                </w:rPr>
                <w:t xml:space="preserve"> barg</w:t>
              </w:r>
            </w:ins>
          </w:p>
          <w:p w14:paraId="3E38856A" w14:textId="4E9E325D" w:rsidR="00821374" w:rsidRDefault="00821374" w:rsidP="00821374">
            <w:pPr>
              <w:pStyle w:val="CellBody"/>
              <w:rPr>
                <w:rFonts w:ascii="Arial Narrow" w:hAnsi="Arial Narrow" w:cs="Arial"/>
                <w:color w:val="auto"/>
                <w:sz w:val="16"/>
                <w:szCs w:val="16"/>
                <w:lang w:val="en-GB"/>
              </w:rPr>
            </w:pPr>
            <w:ins w:id="4882" w:author="Zhunisbayev, Olzhasbek A [Bolashak Atyrau Limited]" w:date="2022-06-12T12:57:00Z">
              <w:r w:rsidRPr="00014E44">
                <w:rPr>
                  <w:rFonts w:ascii="Arial Narrow" w:hAnsi="Arial Narrow" w:cs="Arial"/>
                  <w:color w:val="auto"/>
                  <w:sz w:val="16"/>
                  <w:szCs w:val="16"/>
                  <w:lang w:val="en-GB"/>
                </w:rPr>
                <w:t xml:space="preserve">25°C = </w:t>
              </w:r>
            </w:ins>
            <w:r w:rsidR="00621E4C">
              <w:rPr>
                <w:rFonts w:ascii="Arial Narrow" w:hAnsi="Arial Narrow" w:cs="Arial"/>
                <w:color w:val="auto"/>
                <w:sz w:val="16"/>
                <w:szCs w:val="16"/>
                <w:lang w:val="en-GB"/>
              </w:rPr>
              <w:t>14.5</w:t>
            </w:r>
            <w:ins w:id="4883" w:author="Zhunisbayev, Olzhasbek A [Bolashak Atyrau Limited]" w:date="2022-06-12T12:57:00Z">
              <w:r w:rsidRPr="00014E44">
                <w:rPr>
                  <w:rFonts w:ascii="Arial Narrow" w:hAnsi="Arial Narrow" w:cs="Arial"/>
                  <w:color w:val="auto"/>
                  <w:sz w:val="16"/>
                  <w:szCs w:val="16"/>
                  <w:lang w:val="en-GB"/>
                </w:rPr>
                <w:t xml:space="preserve"> barg</w:t>
              </w:r>
            </w:ins>
          </w:p>
          <w:p w14:paraId="1962F8D2" w14:textId="1F14363B" w:rsidR="00821374" w:rsidRDefault="00821374" w:rsidP="00821374">
            <w:pPr>
              <w:pStyle w:val="CellBody"/>
              <w:rPr>
                <w:rFonts w:ascii="Arial Narrow" w:hAnsi="Arial Narrow" w:cs="Arial"/>
                <w:color w:val="auto"/>
                <w:sz w:val="16"/>
                <w:szCs w:val="16"/>
                <w:lang w:val="en-GB"/>
              </w:rPr>
            </w:pPr>
            <w:r>
              <w:rPr>
                <w:rFonts w:ascii="Arial Narrow" w:hAnsi="Arial Narrow" w:cs="Arial"/>
                <w:color w:val="auto"/>
                <w:sz w:val="16"/>
                <w:szCs w:val="16"/>
                <w:lang w:val="en-GB"/>
              </w:rPr>
              <w:t>30</w:t>
            </w:r>
            <w:ins w:id="4884"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w:t>
            </w:r>
            <w:r w:rsidR="00621E4C">
              <w:rPr>
                <w:rFonts w:ascii="Arial Narrow" w:hAnsi="Arial Narrow" w:cs="Arial"/>
                <w:color w:val="auto"/>
                <w:sz w:val="16"/>
                <w:szCs w:val="16"/>
                <w:lang w:val="en-GB"/>
              </w:rPr>
              <w:t>13.6</w:t>
            </w:r>
            <w:r>
              <w:rPr>
                <w:rFonts w:ascii="Arial Narrow" w:hAnsi="Arial Narrow" w:cs="Arial"/>
                <w:color w:val="auto"/>
                <w:sz w:val="16"/>
                <w:szCs w:val="16"/>
                <w:lang w:val="en-GB"/>
              </w:rPr>
              <w:t xml:space="preserve"> barg</w:t>
            </w:r>
          </w:p>
          <w:p w14:paraId="04F04471" w14:textId="0313F699" w:rsidR="00821374" w:rsidRPr="00014E44" w:rsidRDefault="00821374" w:rsidP="00821374">
            <w:pPr>
              <w:pStyle w:val="CellBody"/>
              <w:rPr>
                <w:ins w:id="4885" w:author="Zhunisbayev, Olzhasbek A [Bolashak Atyrau Limited]" w:date="2022-06-12T12:57:00Z"/>
                <w:rFonts w:ascii="Arial Narrow" w:hAnsi="Arial Narrow" w:cs="Arial"/>
                <w:color w:val="auto"/>
                <w:sz w:val="16"/>
                <w:szCs w:val="16"/>
                <w:lang w:val="en-GB"/>
              </w:rPr>
            </w:pPr>
            <w:r>
              <w:rPr>
                <w:rFonts w:ascii="Arial Narrow" w:hAnsi="Arial Narrow" w:cs="Arial"/>
                <w:color w:val="auto"/>
                <w:sz w:val="16"/>
                <w:szCs w:val="16"/>
                <w:lang w:val="en-GB"/>
              </w:rPr>
              <w:t>35</w:t>
            </w:r>
            <w:ins w:id="4886"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w:t>
            </w:r>
            <w:r w:rsidR="00621E4C">
              <w:rPr>
                <w:rFonts w:ascii="Arial Narrow" w:hAnsi="Arial Narrow" w:cs="Arial"/>
                <w:color w:val="auto"/>
                <w:sz w:val="16"/>
                <w:szCs w:val="16"/>
                <w:lang w:val="en-GB"/>
              </w:rPr>
              <w:t>12.5</w:t>
            </w:r>
            <w:r>
              <w:rPr>
                <w:rFonts w:ascii="Arial Narrow" w:hAnsi="Arial Narrow" w:cs="Arial"/>
                <w:color w:val="auto"/>
                <w:sz w:val="16"/>
                <w:szCs w:val="16"/>
                <w:lang w:val="en-GB"/>
              </w:rPr>
              <w:t xml:space="preserve"> barg</w:t>
            </w:r>
          </w:p>
          <w:p w14:paraId="555D3F23" w14:textId="17C2D51D" w:rsidR="00521F6D" w:rsidRDefault="00821374" w:rsidP="00821374">
            <w:pPr>
              <w:pStyle w:val="CellBody"/>
              <w:rPr>
                <w:rFonts w:ascii="Arial Narrow" w:hAnsi="Arial Narrow" w:cs="Arial"/>
                <w:color w:val="auto"/>
                <w:sz w:val="16"/>
                <w:szCs w:val="16"/>
                <w:lang w:val="en-GB"/>
              </w:rPr>
            </w:pPr>
            <w:ins w:id="4887" w:author="Zhunisbayev, Olzhasbek A [Bolashak Atyrau Limited]" w:date="2022-06-12T12:57:00Z">
              <w:r w:rsidRPr="00014E44">
                <w:rPr>
                  <w:rFonts w:ascii="Arial Narrow" w:hAnsi="Arial Narrow" w:cs="Arial"/>
                  <w:color w:val="auto"/>
                  <w:sz w:val="16"/>
                  <w:szCs w:val="16"/>
                  <w:lang w:val="en-GB"/>
                </w:rPr>
                <w:t xml:space="preserve">40°C = </w:t>
              </w:r>
            </w:ins>
            <w:r w:rsidR="00621E4C">
              <w:rPr>
                <w:rFonts w:ascii="Arial Narrow" w:hAnsi="Arial Narrow" w:cs="Arial"/>
                <w:color w:val="auto"/>
                <w:sz w:val="16"/>
                <w:szCs w:val="16"/>
                <w:lang w:val="en-GB"/>
              </w:rPr>
              <w:t>11.6</w:t>
            </w:r>
            <w:ins w:id="4888" w:author="Zhunisbayev, Olzhasbek A [Bolashak Atyrau Limited]" w:date="2022-06-12T12:57:00Z">
              <w:r w:rsidRPr="00014E44">
                <w:rPr>
                  <w:rFonts w:ascii="Arial Narrow" w:hAnsi="Arial Narrow" w:cs="Arial"/>
                  <w:color w:val="auto"/>
                  <w:sz w:val="16"/>
                  <w:szCs w:val="16"/>
                  <w:lang w:val="en-GB"/>
                </w:rPr>
                <w:t xml:space="preserve"> barg</w:t>
              </w:r>
            </w:ins>
            <w:r w:rsidRPr="00014E44">
              <w:rPr>
                <w:rFonts w:ascii="Arial Narrow" w:hAnsi="Arial Narrow" w:cs="Arial"/>
                <w:color w:val="auto"/>
                <w:sz w:val="16"/>
                <w:szCs w:val="16"/>
                <w:lang w:val="en-GB"/>
              </w:rPr>
              <w:t xml:space="preserve"> </w:t>
            </w:r>
          </w:p>
          <w:p w14:paraId="0EDC1112" w14:textId="5C372EC7" w:rsidR="00821374" w:rsidRPr="00014E44" w:rsidRDefault="00821374" w:rsidP="00821374">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2B879C28" w14:textId="77777777" w:rsidR="00521F6D" w:rsidRPr="00014E44" w:rsidRDefault="00521F6D" w:rsidP="00DE1185">
            <w:pPr>
              <w:pStyle w:val="CellBodyCentered"/>
              <w:rPr>
                <w:rFonts w:ascii="Arial Narrow" w:hAnsi="Arial Narrow" w:cs="Arial"/>
                <w:color w:val="auto"/>
                <w:sz w:val="16"/>
                <w:szCs w:val="16"/>
                <w:lang w:val="en-GB"/>
              </w:rPr>
            </w:pPr>
          </w:p>
          <w:p w14:paraId="0C7E825A"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6C5B65AC" w14:textId="77777777" w:rsidR="00521F6D" w:rsidRPr="00014E44" w:rsidRDefault="00521F6D" w:rsidP="00DE1185">
            <w:pPr>
              <w:pStyle w:val="CellBodyCentered"/>
              <w:rPr>
                <w:rFonts w:ascii="Arial Narrow" w:hAnsi="Arial Narrow" w:cs="Arial"/>
                <w:color w:val="auto"/>
                <w:sz w:val="16"/>
                <w:szCs w:val="16"/>
                <w:lang w:val="en-GB"/>
              </w:rPr>
            </w:pPr>
          </w:p>
          <w:p w14:paraId="0958736B"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r>
      <w:tr w:rsidR="00FA3851" w:rsidRPr="00014E44" w14:paraId="17F7B985" w14:textId="77777777" w:rsidTr="0038396C">
        <w:tc>
          <w:tcPr>
            <w:tcW w:w="3322" w:type="dxa"/>
            <w:tcBorders>
              <w:top w:val="single" w:sz="6" w:space="0" w:color="auto"/>
              <w:left w:val="single" w:sz="6" w:space="0" w:color="auto"/>
              <w:bottom w:val="single" w:sz="6" w:space="0" w:color="auto"/>
              <w:right w:val="single" w:sz="6" w:space="0" w:color="auto"/>
            </w:tcBorders>
          </w:tcPr>
          <w:p w14:paraId="3B22E5B4" w14:textId="77777777" w:rsidR="00521F6D" w:rsidRPr="00014E44" w:rsidRDefault="00521F6D" w:rsidP="00DE1185">
            <w:pPr>
              <w:pStyle w:val="CellBody"/>
              <w:rPr>
                <w:rFonts w:ascii="Arial Narrow" w:hAnsi="Arial Narrow" w:cs="Arial"/>
                <w:color w:val="auto"/>
                <w:sz w:val="16"/>
                <w:szCs w:val="16"/>
                <w:lang w:val="en-GB"/>
              </w:rPr>
            </w:pPr>
          </w:p>
          <w:p w14:paraId="6C0E975B" w14:textId="008258E8"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06D17666"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2CB7CFBE"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22A977B4" w14:textId="77777777" w:rsidR="00521F6D" w:rsidRPr="00014E44" w:rsidRDefault="00521F6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A61F966" w14:textId="77777777" w:rsidR="00521F6D" w:rsidRPr="00014E44" w:rsidRDefault="00521F6D" w:rsidP="00DE1185">
            <w:pPr>
              <w:pStyle w:val="CellBodyCentered"/>
              <w:rPr>
                <w:rFonts w:ascii="Arial Narrow" w:hAnsi="Arial Narrow" w:cs="Arial"/>
                <w:b/>
                <w:color w:val="auto"/>
                <w:sz w:val="16"/>
                <w:szCs w:val="16"/>
                <w:lang w:val="en-GB"/>
              </w:rPr>
            </w:pPr>
          </w:p>
          <w:p w14:paraId="7BA9A30E"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150PE7</w:t>
            </w:r>
          </w:p>
        </w:tc>
        <w:tc>
          <w:tcPr>
            <w:tcW w:w="450" w:type="dxa"/>
            <w:tcBorders>
              <w:top w:val="single" w:sz="6" w:space="0" w:color="auto"/>
              <w:left w:val="single" w:sz="6" w:space="0" w:color="auto"/>
              <w:bottom w:val="single" w:sz="6" w:space="0" w:color="auto"/>
              <w:right w:val="single" w:sz="6" w:space="0" w:color="auto"/>
            </w:tcBorders>
          </w:tcPr>
          <w:p w14:paraId="35E14A98" w14:textId="77777777" w:rsidR="00521F6D" w:rsidRPr="00014E44" w:rsidRDefault="00521F6D" w:rsidP="00DE1185">
            <w:pPr>
              <w:pStyle w:val="CellBodyCentered"/>
              <w:rPr>
                <w:rFonts w:ascii="Arial Narrow" w:hAnsi="Arial Narrow" w:cs="Arial"/>
                <w:color w:val="auto"/>
                <w:sz w:val="16"/>
                <w:szCs w:val="16"/>
                <w:lang w:val="en-GB"/>
              </w:rPr>
            </w:pPr>
          </w:p>
          <w:p w14:paraId="1EF78276"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c>
          <w:tcPr>
            <w:tcW w:w="1080" w:type="dxa"/>
            <w:tcBorders>
              <w:top w:val="single" w:sz="6" w:space="0" w:color="auto"/>
              <w:left w:val="single" w:sz="6" w:space="0" w:color="auto"/>
              <w:bottom w:val="single" w:sz="6" w:space="0" w:color="auto"/>
              <w:right w:val="single" w:sz="6" w:space="0" w:color="auto"/>
            </w:tcBorders>
          </w:tcPr>
          <w:p w14:paraId="1854A929" w14:textId="77777777" w:rsidR="00521F6D" w:rsidRPr="00014E44" w:rsidRDefault="00521F6D" w:rsidP="00DE1185">
            <w:pPr>
              <w:pStyle w:val="CellBodyCentered"/>
              <w:rPr>
                <w:rFonts w:ascii="Arial Narrow" w:hAnsi="Arial Narrow" w:cs="Arial"/>
                <w:color w:val="auto"/>
                <w:sz w:val="16"/>
                <w:szCs w:val="16"/>
                <w:lang w:val="en-GB"/>
              </w:rPr>
            </w:pPr>
          </w:p>
          <w:p w14:paraId="02EA3788" w14:textId="020D596A"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PE</w:t>
            </w:r>
            <w:del w:id="4889" w:author="Zhunisbayev, Olzhasbek [Bolashak Atyrau Limited]" w:date="2024-10-30T16:01:00Z" w16du:dateUtc="2024-10-30T11:01:00Z">
              <w:r w:rsidRPr="00014E44" w:rsidDel="009F1292">
                <w:rPr>
                  <w:rFonts w:ascii="Arial Narrow" w:hAnsi="Arial Narrow" w:cs="Arial"/>
                  <w:color w:val="auto"/>
                  <w:sz w:val="16"/>
                  <w:szCs w:val="16"/>
                  <w:lang w:val="en-GB"/>
                </w:rPr>
                <w:delText>-</w:delText>
              </w:r>
            </w:del>
            <w:r w:rsidRPr="00014E44">
              <w:rPr>
                <w:rFonts w:ascii="Arial Narrow" w:hAnsi="Arial Narrow" w:cs="Arial"/>
                <w:color w:val="auto"/>
                <w:sz w:val="16"/>
                <w:szCs w:val="16"/>
                <w:lang w:val="en-GB"/>
              </w:rPr>
              <w:t>RT</w:t>
            </w:r>
            <w:ins w:id="4890" w:author="Zhunisbayev, Olzhasbek [Bolashak Atyrau Limited]" w:date="2024-10-30T16:01:00Z" w16du:dateUtc="2024-10-30T11:01:00Z">
              <w:r w:rsidR="009F1292">
                <w:rPr>
                  <w:rFonts w:ascii="Arial Narrow" w:hAnsi="Arial Narrow" w:cs="Arial"/>
                  <w:color w:val="auto"/>
                  <w:sz w:val="16"/>
                  <w:szCs w:val="16"/>
                  <w:lang w:val="en-GB"/>
                </w:rPr>
                <w:t xml:space="preserve"> T</w:t>
              </w:r>
            </w:ins>
            <w:ins w:id="4891" w:author="Zhunisbayev, Olzhasbek [Bolashak Atyrau Limited]" w:date="2024-10-30T16:07:00Z" w16du:dateUtc="2024-10-30T11:07:00Z">
              <w:r w:rsidR="001B7686">
                <w:rPr>
                  <w:rFonts w:ascii="Arial Narrow" w:hAnsi="Arial Narrow" w:cs="Arial"/>
                  <w:color w:val="auto"/>
                  <w:sz w:val="16"/>
                  <w:szCs w:val="16"/>
                  <w:lang w:val="en-GB"/>
                </w:rPr>
                <w:t>YPE</w:t>
              </w:r>
            </w:ins>
            <w:ins w:id="4892" w:author="Zhunisbayev, Olzhasbek [Bolashak Atyrau Limited]" w:date="2024-10-30T16:01:00Z" w16du:dateUtc="2024-10-30T11:01:00Z">
              <w:r w:rsidR="009F1292">
                <w:rPr>
                  <w:rFonts w:ascii="Arial Narrow" w:hAnsi="Arial Narrow" w:cs="Arial"/>
                  <w:color w:val="auto"/>
                  <w:sz w:val="16"/>
                  <w:szCs w:val="16"/>
                  <w:lang w:val="en-GB"/>
                </w:rPr>
                <w:t xml:space="preserve"> </w:t>
              </w:r>
            </w:ins>
            <w:ins w:id="4893" w:author="Zhunisbayev, Olzhasbek [Bolashak Atyrau Limited]" w:date="2024-10-30T16:08:00Z" w16du:dateUtc="2024-10-30T11:08:00Z">
              <w:r w:rsidR="001B7686">
                <w:rPr>
                  <w:rFonts w:ascii="Arial Narrow" w:hAnsi="Arial Narrow" w:cs="Arial"/>
                  <w:color w:val="auto"/>
                  <w:sz w:val="16"/>
                  <w:szCs w:val="16"/>
                  <w:lang w:val="en-GB"/>
                </w:rPr>
                <w:t>2</w:t>
              </w:r>
            </w:ins>
            <w:r w:rsidRPr="00014E44">
              <w:rPr>
                <w:rFonts w:ascii="Arial Narrow" w:hAnsi="Arial Narrow" w:cs="Arial"/>
                <w:color w:val="auto"/>
                <w:sz w:val="16"/>
                <w:szCs w:val="16"/>
                <w:lang w:val="en-GB"/>
              </w:rPr>
              <w:t xml:space="preserve"> </w:t>
            </w:r>
          </w:p>
          <w:p w14:paraId="2D387679" w14:textId="634644CB" w:rsidR="00CB14C1" w:rsidRDefault="00CB14C1"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SDR 7.4</w:t>
            </w:r>
            <w:r>
              <w:rPr>
                <w:rFonts w:ascii="Arial Narrow" w:hAnsi="Arial Narrow" w:cs="Arial"/>
                <w:color w:val="auto"/>
                <w:sz w:val="16"/>
                <w:szCs w:val="16"/>
                <w:lang w:val="en-GB"/>
              </w:rPr>
              <w:t xml:space="preserve"> </w:t>
            </w:r>
          </w:p>
          <w:p w14:paraId="40EDF39C" w14:textId="03A6B348" w:rsidR="00F62F3B" w:rsidRPr="00014E44" w:rsidRDefault="00F62F3B" w:rsidP="00DE1185">
            <w:pPr>
              <w:pStyle w:val="CellBodyCentered"/>
              <w:rPr>
                <w:rFonts w:ascii="Arial Narrow" w:hAnsi="Arial Narrow" w:cs="Arial"/>
                <w:color w:val="auto"/>
                <w:sz w:val="16"/>
                <w:szCs w:val="16"/>
                <w:lang w:val="en-GB"/>
              </w:rPr>
            </w:pPr>
            <w:ins w:id="4894" w:author="Zhunisbayev, Olzhasbek [Bolashak Atyrau Limited]" w:date="2024-10-30T16:08:00Z" w16du:dateUtc="2024-10-30T11:08:00Z">
              <w:r>
                <w:rPr>
                  <w:rFonts w:ascii="Arial Narrow" w:hAnsi="Arial Narrow" w:cs="Arial"/>
                  <w:color w:val="auto"/>
                  <w:sz w:val="16"/>
                  <w:szCs w:val="16"/>
                  <w:lang w:val="en-GB"/>
                </w:rPr>
                <w:t>ID RED</w:t>
              </w:r>
            </w:ins>
          </w:p>
          <w:p w14:paraId="1A7A9BFF" w14:textId="3065A8DE"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CBF4DA4" w14:textId="77777777" w:rsidR="00521F6D" w:rsidRPr="00014E44" w:rsidRDefault="00521F6D" w:rsidP="00DE1185">
            <w:pPr>
              <w:pStyle w:val="CellBodyCentered"/>
              <w:rPr>
                <w:rFonts w:ascii="Arial Narrow" w:hAnsi="Arial Narrow" w:cs="Arial"/>
                <w:color w:val="auto"/>
                <w:sz w:val="16"/>
                <w:szCs w:val="16"/>
                <w:lang w:val="en-GB"/>
              </w:rPr>
            </w:pPr>
          </w:p>
          <w:p w14:paraId="1A2323B0" w14:textId="4B447BED" w:rsidR="00521F6D" w:rsidRPr="00014E44" w:rsidRDefault="00521F6D" w:rsidP="00003AD4">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003AD4">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511CD8BA" w14:textId="77777777" w:rsidR="00521F6D" w:rsidRPr="00014E44" w:rsidRDefault="00521F6D" w:rsidP="00DE1185">
            <w:pPr>
              <w:pStyle w:val="CellBodyCentered"/>
              <w:rPr>
                <w:rFonts w:ascii="Arial Narrow" w:hAnsi="Arial Narrow" w:cs="Arial"/>
                <w:color w:val="auto"/>
                <w:sz w:val="16"/>
                <w:szCs w:val="16"/>
                <w:lang w:val="en-GB"/>
              </w:rPr>
            </w:pPr>
          </w:p>
          <w:p w14:paraId="5AB3347B" w14:textId="0663D655"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w:t>
            </w:r>
            <w:r w:rsidR="00FA2BBD">
              <w:rPr>
                <w:rFonts w:ascii="Arial Narrow" w:hAnsi="Arial Narrow" w:cs="Arial"/>
                <w:color w:val="auto"/>
                <w:sz w:val="16"/>
                <w:szCs w:val="16"/>
                <w:lang w:val="en-GB"/>
              </w:rPr>
              <w:t>75</w:t>
            </w:r>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27F13584" w14:textId="77777777" w:rsidR="00521F6D" w:rsidRPr="00014E44" w:rsidRDefault="00521F6D" w:rsidP="00DE1185">
            <w:pPr>
              <w:pStyle w:val="CellBody"/>
              <w:rPr>
                <w:rFonts w:ascii="Arial Narrow" w:hAnsi="Arial Narrow" w:cs="Arial"/>
                <w:color w:val="auto"/>
                <w:sz w:val="16"/>
                <w:szCs w:val="16"/>
                <w:lang w:val="en-GB"/>
              </w:rPr>
            </w:pPr>
          </w:p>
          <w:p w14:paraId="2D23D8FD" w14:textId="4A8C216A" w:rsidR="00C5740E" w:rsidRPr="00014E44" w:rsidRDefault="00C5740E" w:rsidP="00C5740E">
            <w:pPr>
              <w:pStyle w:val="CellBody"/>
              <w:rPr>
                <w:ins w:id="4895" w:author="Zhunisbayev, Olzhasbek A [Bolashak Atyrau Limited]" w:date="2022-06-12T12:57:00Z"/>
                <w:rFonts w:ascii="Arial Narrow" w:hAnsi="Arial Narrow" w:cs="Arial"/>
                <w:color w:val="auto"/>
                <w:sz w:val="16"/>
                <w:szCs w:val="16"/>
                <w:lang w:val="en-GB"/>
              </w:rPr>
            </w:pPr>
            <w:r w:rsidRPr="00014E44">
              <w:rPr>
                <w:rFonts w:ascii="Arial Narrow" w:hAnsi="Arial Narrow" w:cs="Arial"/>
                <w:color w:val="auto"/>
                <w:sz w:val="16"/>
                <w:szCs w:val="16"/>
                <w:lang w:val="en-GB"/>
              </w:rPr>
              <w:t>-</w:t>
            </w:r>
            <w:r>
              <w:rPr>
                <w:rFonts w:ascii="Arial Narrow" w:hAnsi="Arial Narrow" w:cs="Arial"/>
                <w:color w:val="auto"/>
                <w:sz w:val="16"/>
                <w:szCs w:val="16"/>
                <w:lang w:val="en-GB"/>
              </w:rPr>
              <w:t xml:space="preserve"> </w:t>
            </w:r>
            <w:del w:id="4896"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897"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ins w:id="4898" w:author="Zhunisbayev, Olzhasbek A [Bolashak Atyrau Limited]" w:date="2022-06-12T12:57:00Z">
              <w:r w:rsidRPr="00014E44">
                <w:rPr>
                  <w:rFonts w:ascii="Arial Narrow" w:hAnsi="Arial Narrow" w:cs="Arial"/>
                  <w:color w:val="auto"/>
                  <w:sz w:val="16"/>
                  <w:szCs w:val="16"/>
                  <w:lang w:val="en-GB"/>
                </w:rPr>
                <w:t xml:space="preserve">to 20°C = </w:t>
              </w:r>
            </w:ins>
            <w:r>
              <w:rPr>
                <w:rFonts w:ascii="Arial Narrow" w:hAnsi="Arial Narrow" w:cs="Arial"/>
                <w:color w:val="auto"/>
                <w:sz w:val="16"/>
                <w:szCs w:val="16"/>
                <w:lang w:val="en-GB"/>
              </w:rPr>
              <w:t>1</w:t>
            </w:r>
            <w:r w:rsidRPr="00C5740E">
              <w:rPr>
                <w:rFonts w:ascii="Arial Narrow" w:hAnsi="Arial Narrow" w:cs="Arial"/>
                <w:color w:val="auto"/>
                <w:sz w:val="16"/>
                <w:szCs w:val="16"/>
              </w:rPr>
              <w:t>9</w:t>
            </w:r>
            <w:r>
              <w:rPr>
                <w:rFonts w:ascii="Arial Narrow" w:hAnsi="Arial Narrow" w:cs="Arial"/>
                <w:color w:val="auto"/>
                <w:sz w:val="16"/>
                <w:szCs w:val="16"/>
                <w:lang w:val="en-GB"/>
              </w:rPr>
              <w:t>.</w:t>
            </w:r>
            <w:r w:rsidRPr="00C5740E">
              <w:rPr>
                <w:rFonts w:ascii="Arial Narrow" w:hAnsi="Arial Narrow" w:cs="Arial"/>
                <w:color w:val="auto"/>
                <w:sz w:val="16"/>
                <w:szCs w:val="16"/>
              </w:rPr>
              <w:t>5</w:t>
            </w:r>
            <w:ins w:id="4899" w:author="Zhunisbayev, Olzhasbek A [Bolashak Atyrau Limited]" w:date="2022-06-12T12:57:00Z">
              <w:r w:rsidRPr="00014E44">
                <w:rPr>
                  <w:rFonts w:ascii="Arial Narrow" w:hAnsi="Arial Narrow" w:cs="Arial"/>
                  <w:color w:val="auto"/>
                  <w:sz w:val="16"/>
                  <w:szCs w:val="16"/>
                  <w:lang w:val="en-GB"/>
                </w:rPr>
                <w:t xml:space="preserve"> barg</w:t>
              </w:r>
            </w:ins>
          </w:p>
          <w:p w14:paraId="534831A2" w14:textId="6F4C3C24" w:rsidR="00C5740E" w:rsidRDefault="00C5740E" w:rsidP="00C5740E">
            <w:pPr>
              <w:pStyle w:val="CellBody"/>
              <w:rPr>
                <w:rFonts w:ascii="Arial Narrow" w:hAnsi="Arial Narrow" w:cs="Arial"/>
                <w:color w:val="auto"/>
                <w:sz w:val="16"/>
                <w:szCs w:val="16"/>
                <w:lang w:val="en-GB"/>
              </w:rPr>
            </w:pPr>
            <w:r w:rsidRPr="00C5740E">
              <w:rPr>
                <w:rFonts w:ascii="Arial Narrow" w:hAnsi="Arial Narrow" w:cs="Arial"/>
                <w:color w:val="auto"/>
                <w:sz w:val="16"/>
                <w:szCs w:val="16"/>
              </w:rPr>
              <w:t>30</w:t>
            </w:r>
            <w:ins w:id="4900" w:author="Zhunisbayev, Olzhasbek A [Bolashak Atyrau Limited]" w:date="2022-06-12T12:57:00Z">
              <w:r w:rsidRPr="00014E44">
                <w:rPr>
                  <w:rFonts w:ascii="Arial Narrow" w:hAnsi="Arial Narrow" w:cs="Arial"/>
                  <w:color w:val="auto"/>
                  <w:sz w:val="16"/>
                  <w:szCs w:val="16"/>
                  <w:lang w:val="en-GB"/>
                </w:rPr>
                <w:t xml:space="preserve">°C = </w:t>
              </w:r>
            </w:ins>
            <w:r>
              <w:rPr>
                <w:rFonts w:ascii="Arial Narrow" w:hAnsi="Arial Narrow" w:cs="Arial"/>
                <w:color w:val="auto"/>
                <w:sz w:val="16"/>
                <w:szCs w:val="16"/>
                <w:lang w:val="en-GB"/>
              </w:rPr>
              <w:t>1</w:t>
            </w:r>
            <w:r w:rsidRPr="00C5740E">
              <w:rPr>
                <w:rFonts w:ascii="Arial Narrow" w:hAnsi="Arial Narrow" w:cs="Arial"/>
                <w:color w:val="auto"/>
                <w:sz w:val="16"/>
                <w:szCs w:val="16"/>
              </w:rPr>
              <w:t>5</w:t>
            </w:r>
            <w:r>
              <w:rPr>
                <w:rFonts w:ascii="Arial Narrow" w:hAnsi="Arial Narrow" w:cs="Arial"/>
                <w:color w:val="auto"/>
                <w:sz w:val="16"/>
                <w:szCs w:val="16"/>
                <w:lang w:val="en-GB"/>
              </w:rPr>
              <w:t>.</w:t>
            </w:r>
            <w:r w:rsidRPr="00C5740E">
              <w:rPr>
                <w:rFonts w:ascii="Arial Narrow" w:hAnsi="Arial Narrow" w:cs="Arial"/>
                <w:color w:val="auto"/>
                <w:sz w:val="16"/>
                <w:szCs w:val="16"/>
              </w:rPr>
              <w:t>6</w:t>
            </w:r>
            <w:ins w:id="4901" w:author="Zhunisbayev, Olzhasbek A [Bolashak Atyrau Limited]" w:date="2022-06-12T12:57:00Z">
              <w:r w:rsidRPr="00014E44">
                <w:rPr>
                  <w:rFonts w:ascii="Arial Narrow" w:hAnsi="Arial Narrow" w:cs="Arial"/>
                  <w:color w:val="auto"/>
                  <w:sz w:val="16"/>
                  <w:szCs w:val="16"/>
                  <w:lang w:val="en-GB"/>
                </w:rPr>
                <w:t xml:space="preserve"> barg</w:t>
              </w:r>
            </w:ins>
          </w:p>
          <w:p w14:paraId="13A4F7E2" w14:textId="6E321249" w:rsidR="00C5740E" w:rsidRDefault="00C5740E" w:rsidP="00C5740E">
            <w:pPr>
              <w:pStyle w:val="CellBody"/>
              <w:rPr>
                <w:rFonts w:ascii="Arial Narrow" w:hAnsi="Arial Narrow" w:cs="Arial"/>
                <w:color w:val="auto"/>
                <w:sz w:val="16"/>
                <w:szCs w:val="16"/>
                <w:lang w:val="en-GB"/>
              </w:rPr>
            </w:pPr>
            <w:r w:rsidRPr="00C5740E">
              <w:rPr>
                <w:rFonts w:ascii="Arial Narrow" w:hAnsi="Arial Narrow" w:cs="Arial"/>
                <w:color w:val="auto"/>
                <w:sz w:val="16"/>
                <w:szCs w:val="16"/>
              </w:rPr>
              <w:t>4</w:t>
            </w:r>
            <w:r>
              <w:rPr>
                <w:rFonts w:ascii="Arial Narrow" w:hAnsi="Arial Narrow" w:cs="Arial"/>
                <w:color w:val="auto"/>
                <w:sz w:val="16"/>
                <w:szCs w:val="16"/>
                <w:lang w:val="en-GB"/>
              </w:rPr>
              <w:t>0</w:t>
            </w:r>
            <w:ins w:id="4902"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1</w:t>
            </w:r>
            <w:r w:rsidRPr="00C5740E">
              <w:rPr>
                <w:rFonts w:ascii="Arial Narrow" w:hAnsi="Arial Narrow" w:cs="Arial"/>
                <w:color w:val="auto"/>
                <w:sz w:val="16"/>
                <w:szCs w:val="16"/>
              </w:rPr>
              <w:t>5</w:t>
            </w:r>
            <w:r>
              <w:rPr>
                <w:rFonts w:ascii="Arial Narrow" w:hAnsi="Arial Narrow" w:cs="Arial"/>
                <w:color w:val="auto"/>
                <w:sz w:val="16"/>
                <w:szCs w:val="16"/>
                <w:lang w:val="en-GB"/>
              </w:rPr>
              <w:t>.6 barg</w:t>
            </w:r>
          </w:p>
          <w:p w14:paraId="3AC65F63" w14:textId="0AA7A707" w:rsidR="00C5740E" w:rsidRPr="00014E44" w:rsidRDefault="00C5740E" w:rsidP="00C5740E">
            <w:pPr>
              <w:pStyle w:val="CellBody"/>
              <w:rPr>
                <w:ins w:id="4903" w:author="Zhunisbayev, Olzhasbek A [Bolashak Atyrau Limited]" w:date="2022-06-12T12:57:00Z"/>
                <w:rFonts w:ascii="Arial Narrow" w:hAnsi="Arial Narrow" w:cs="Arial"/>
                <w:color w:val="auto"/>
                <w:sz w:val="16"/>
                <w:szCs w:val="16"/>
                <w:lang w:val="en-GB"/>
              </w:rPr>
            </w:pPr>
            <w:r w:rsidRPr="00713F2F">
              <w:rPr>
                <w:rFonts w:ascii="Arial Narrow" w:hAnsi="Arial Narrow" w:cs="Arial"/>
                <w:color w:val="auto"/>
                <w:sz w:val="16"/>
                <w:szCs w:val="16"/>
              </w:rPr>
              <w:t>50</w:t>
            </w:r>
            <w:ins w:id="4904"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12.</w:t>
            </w:r>
            <w:r w:rsidR="00713F2F" w:rsidRPr="00713F2F">
              <w:rPr>
                <w:rFonts w:ascii="Arial Narrow" w:hAnsi="Arial Narrow" w:cs="Arial"/>
                <w:color w:val="auto"/>
                <w:sz w:val="16"/>
                <w:szCs w:val="16"/>
              </w:rPr>
              <w:t>3</w:t>
            </w:r>
            <w:r>
              <w:rPr>
                <w:rFonts w:ascii="Arial Narrow" w:hAnsi="Arial Narrow" w:cs="Arial"/>
                <w:color w:val="auto"/>
                <w:sz w:val="16"/>
                <w:szCs w:val="16"/>
                <w:lang w:val="en-GB"/>
              </w:rPr>
              <w:t xml:space="preserve"> barg</w:t>
            </w:r>
          </w:p>
          <w:p w14:paraId="23FB8896" w14:textId="77777777" w:rsidR="00713F2F" w:rsidRPr="00713F2F" w:rsidRDefault="00713F2F" w:rsidP="00C5740E">
            <w:pPr>
              <w:pStyle w:val="CellBody"/>
              <w:rPr>
                <w:rFonts w:ascii="Arial Narrow" w:hAnsi="Arial Narrow" w:cs="Arial"/>
                <w:color w:val="auto"/>
                <w:sz w:val="16"/>
                <w:szCs w:val="16"/>
              </w:rPr>
            </w:pPr>
            <w:r w:rsidRPr="00713F2F">
              <w:rPr>
                <w:rFonts w:ascii="Arial Narrow" w:hAnsi="Arial Narrow" w:cs="Arial"/>
                <w:color w:val="auto"/>
                <w:sz w:val="16"/>
                <w:szCs w:val="16"/>
              </w:rPr>
              <w:t>60</w:t>
            </w:r>
            <w:ins w:id="4905" w:author="Zhunisbayev, Olzhasbek A [Bolashak Atyrau Limited]" w:date="2022-06-12T12:57:00Z">
              <w:r w:rsidR="00C5740E" w:rsidRPr="00014E44">
                <w:rPr>
                  <w:rFonts w:ascii="Arial Narrow" w:hAnsi="Arial Narrow" w:cs="Arial"/>
                  <w:color w:val="auto"/>
                  <w:sz w:val="16"/>
                  <w:szCs w:val="16"/>
                  <w:lang w:val="en-GB"/>
                </w:rPr>
                <w:t xml:space="preserve">°C = </w:t>
              </w:r>
            </w:ins>
            <w:r w:rsidRPr="00713F2F">
              <w:rPr>
                <w:rFonts w:ascii="Arial Narrow" w:hAnsi="Arial Narrow" w:cs="Arial"/>
                <w:color w:val="auto"/>
                <w:sz w:val="16"/>
                <w:szCs w:val="16"/>
              </w:rPr>
              <w:t>9</w:t>
            </w:r>
            <w:r w:rsidR="00C5740E">
              <w:rPr>
                <w:rFonts w:ascii="Arial Narrow" w:hAnsi="Arial Narrow" w:cs="Arial"/>
                <w:color w:val="auto"/>
                <w:sz w:val="16"/>
                <w:szCs w:val="16"/>
                <w:lang w:val="en-GB"/>
              </w:rPr>
              <w:t>.</w:t>
            </w:r>
            <w:r w:rsidRPr="00713F2F">
              <w:rPr>
                <w:rFonts w:ascii="Arial Narrow" w:hAnsi="Arial Narrow" w:cs="Arial"/>
                <w:color w:val="auto"/>
                <w:sz w:val="16"/>
                <w:szCs w:val="16"/>
              </w:rPr>
              <w:t>8</w:t>
            </w:r>
            <w:ins w:id="4906" w:author="Zhunisbayev, Olzhasbek A [Bolashak Atyrau Limited]" w:date="2022-06-12T12:57:00Z">
              <w:r w:rsidR="00C5740E" w:rsidRPr="00014E44">
                <w:rPr>
                  <w:rFonts w:ascii="Arial Narrow" w:hAnsi="Arial Narrow" w:cs="Arial"/>
                  <w:color w:val="auto"/>
                  <w:sz w:val="16"/>
                  <w:szCs w:val="16"/>
                  <w:lang w:val="en-GB"/>
                </w:rPr>
                <w:t xml:space="preserve"> barg</w:t>
              </w:r>
            </w:ins>
          </w:p>
          <w:p w14:paraId="0ACFE5CC" w14:textId="531AADCA" w:rsidR="00713F2F" w:rsidRPr="00713F2F" w:rsidRDefault="00713F2F" w:rsidP="00713F2F">
            <w:pPr>
              <w:pStyle w:val="CellBody"/>
              <w:rPr>
                <w:rFonts w:ascii="Arial Narrow" w:hAnsi="Arial Narrow" w:cs="Arial"/>
                <w:color w:val="auto"/>
                <w:sz w:val="16"/>
                <w:szCs w:val="16"/>
              </w:rPr>
            </w:pPr>
            <w:r w:rsidRPr="00246437">
              <w:rPr>
                <w:rFonts w:ascii="Arial Narrow" w:hAnsi="Arial Narrow" w:cs="Arial"/>
                <w:color w:val="auto"/>
                <w:sz w:val="16"/>
                <w:szCs w:val="16"/>
              </w:rPr>
              <w:t>7</w:t>
            </w:r>
            <w:r w:rsidRPr="00713F2F">
              <w:rPr>
                <w:rFonts w:ascii="Arial Narrow" w:hAnsi="Arial Narrow" w:cs="Arial"/>
                <w:color w:val="auto"/>
                <w:sz w:val="16"/>
                <w:szCs w:val="16"/>
              </w:rPr>
              <w:t>0</w:t>
            </w:r>
            <w:ins w:id="4907" w:author="Zhunisbayev, Olzhasbek A [Bolashak Atyrau Limited]" w:date="2022-06-12T12:57:00Z">
              <w:r w:rsidRPr="00014E44">
                <w:rPr>
                  <w:rFonts w:ascii="Arial Narrow" w:hAnsi="Arial Narrow" w:cs="Arial"/>
                  <w:color w:val="auto"/>
                  <w:sz w:val="16"/>
                  <w:szCs w:val="16"/>
                  <w:lang w:val="en-GB"/>
                </w:rPr>
                <w:t xml:space="preserve">°C = </w:t>
              </w:r>
            </w:ins>
            <w:r w:rsidRPr="00713F2F">
              <w:rPr>
                <w:rFonts w:ascii="Arial Narrow" w:hAnsi="Arial Narrow" w:cs="Arial"/>
                <w:color w:val="auto"/>
                <w:sz w:val="16"/>
                <w:szCs w:val="16"/>
              </w:rPr>
              <w:t>9</w:t>
            </w:r>
            <w:r>
              <w:rPr>
                <w:rFonts w:ascii="Arial Narrow" w:hAnsi="Arial Narrow" w:cs="Arial"/>
                <w:color w:val="auto"/>
                <w:sz w:val="16"/>
                <w:szCs w:val="16"/>
                <w:lang w:val="en-GB"/>
              </w:rPr>
              <w:t>.</w:t>
            </w:r>
            <w:r w:rsidRPr="00713F2F">
              <w:rPr>
                <w:rFonts w:ascii="Arial Narrow" w:hAnsi="Arial Narrow" w:cs="Arial"/>
                <w:color w:val="auto"/>
                <w:sz w:val="16"/>
                <w:szCs w:val="16"/>
              </w:rPr>
              <w:t>8</w:t>
            </w:r>
            <w:ins w:id="4908" w:author="Zhunisbayev, Olzhasbek A [Bolashak Atyrau Limited]" w:date="2022-06-12T12:57:00Z">
              <w:r w:rsidRPr="00014E44">
                <w:rPr>
                  <w:rFonts w:ascii="Arial Narrow" w:hAnsi="Arial Narrow" w:cs="Arial"/>
                  <w:color w:val="auto"/>
                  <w:sz w:val="16"/>
                  <w:szCs w:val="16"/>
                  <w:lang w:val="en-GB"/>
                </w:rPr>
                <w:t xml:space="preserve"> barg</w:t>
              </w:r>
            </w:ins>
          </w:p>
          <w:p w14:paraId="67461AF9" w14:textId="090AC6F1" w:rsidR="00C5740E" w:rsidRDefault="00713F2F" w:rsidP="00C5740E">
            <w:pPr>
              <w:pStyle w:val="CellBody"/>
              <w:rPr>
                <w:rFonts w:ascii="Arial Narrow" w:hAnsi="Arial Narrow" w:cs="Arial"/>
                <w:color w:val="auto"/>
                <w:sz w:val="16"/>
                <w:szCs w:val="16"/>
                <w:lang w:val="en-GB"/>
              </w:rPr>
            </w:pPr>
            <w:r>
              <w:rPr>
                <w:rFonts w:ascii="Arial Narrow" w:hAnsi="Arial Narrow" w:cs="Arial"/>
                <w:color w:val="auto"/>
                <w:sz w:val="16"/>
                <w:szCs w:val="16"/>
                <w:lang w:val="ru-RU"/>
              </w:rPr>
              <w:t>75</w:t>
            </w:r>
            <w:ins w:id="4909" w:author="Zhunisbayev, Olzhasbek A [Bolashak Atyrau Limited]" w:date="2022-06-12T12:57:00Z">
              <w:r w:rsidRPr="00014E44">
                <w:rPr>
                  <w:rFonts w:ascii="Arial Narrow" w:hAnsi="Arial Narrow" w:cs="Arial"/>
                  <w:color w:val="auto"/>
                  <w:sz w:val="16"/>
                  <w:szCs w:val="16"/>
                  <w:lang w:val="en-GB"/>
                </w:rPr>
                <w:t xml:space="preserve">°C = </w:t>
              </w:r>
            </w:ins>
            <w:r>
              <w:rPr>
                <w:rFonts w:ascii="Arial Narrow" w:hAnsi="Arial Narrow" w:cs="Arial"/>
                <w:color w:val="auto"/>
                <w:sz w:val="16"/>
                <w:szCs w:val="16"/>
                <w:lang w:val="ru-RU"/>
              </w:rPr>
              <w:t>7</w:t>
            </w:r>
            <w:r>
              <w:rPr>
                <w:rFonts w:ascii="Arial Narrow" w:hAnsi="Arial Narrow" w:cs="Arial"/>
                <w:color w:val="auto"/>
                <w:sz w:val="16"/>
                <w:szCs w:val="16"/>
                <w:lang w:val="en-GB"/>
              </w:rPr>
              <w:t>.</w:t>
            </w:r>
            <w:r>
              <w:rPr>
                <w:rFonts w:ascii="Arial Narrow" w:hAnsi="Arial Narrow" w:cs="Arial"/>
                <w:color w:val="auto"/>
                <w:sz w:val="16"/>
                <w:szCs w:val="16"/>
                <w:lang w:val="ru-RU"/>
              </w:rPr>
              <w:t>8</w:t>
            </w:r>
            <w:ins w:id="4910" w:author="Zhunisbayev, Olzhasbek A [Bolashak Atyrau Limited]" w:date="2022-06-12T12:57:00Z">
              <w:r w:rsidRPr="00014E44">
                <w:rPr>
                  <w:rFonts w:ascii="Arial Narrow" w:hAnsi="Arial Narrow" w:cs="Arial"/>
                  <w:color w:val="auto"/>
                  <w:sz w:val="16"/>
                  <w:szCs w:val="16"/>
                  <w:lang w:val="en-GB"/>
                </w:rPr>
                <w:t xml:space="preserve"> barg</w:t>
              </w:r>
            </w:ins>
          </w:p>
          <w:p w14:paraId="4B6E7B83" w14:textId="77777777" w:rsidR="008564B6" w:rsidRDefault="008564B6" w:rsidP="00DE1185">
            <w:pPr>
              <w:pStyle w:val="CellBody"/>
              <w:rPr>
                <w:rFonts w:ascii="Arial Narrow" w:hAnsi="Arial Narrow" w:cs="Arial"/>
                <w:color w:val="auto"/>
                <w:sz w:val="16"/>
                <w:szCs w:val="16"/>
                <w:lang w:val="ru-RU"/>
              </w:rPr>
            </w:pPr>
          </w:p>
          <w:p w14:paraId="7A4C61C8" w14:textId="77777777" w:rsidR="0010308A" w:rsidRDefault="0010308A" w:rsidP="00DE1185">
            <w:pPr>
              <w:pStyle w:val="CellBody"/>
              <w:rPr>
                <w:rFonts w:ascii="Arial Narrow" w:hAnsi="Arial Narrow" w:cs="Arial"/>
                <w:color w:val="auto"/>
                <w:sz w:val="16"/>
                <w:szCs w:val="16"/>
                <w:lang w:val="ru-RU"/>
              </w:rPr>
            </w:pPr>
          </w:p>
          <w:p w14:paraId="72D0CF57" w14:textId="2303D8B8" w:rsidR="0010308A" w:rsidRPr="0010308A" w:rsidRDefault="0010308A" w:rsidP="00DE1185">
            <w:pPr>
              <w:pStyle w:val="CellBody"/>
              <w:rPr>
                <w:rFonts w:ascii="Arial Narrow" w:hAnsi="Arial Narrow" w:cs="Arial"/>
                <w:color w:val="auto"/>
                <w:sz w:val="16"/>
                <w:szCs w:val="16"/>
                <w:lang w:val="ru-RU"/>
              </w:rPr>
            </w:pPr>
          </w:p>
        </w:tc>
        <w:tc>
          <w:tcPr>
            <w:tcW w:w="630" w:type="dxa"/>
            <w:tcBorders>
              <w:top w:val="single" w:sz="6" w:space="0" w:color="auto"/>
              <w:left w:val="single" w:sz="6" w:space="0" w:color="auto"/>
              <w:bottom w:val="single" w:sz="6" w:space="0" w:color="auto"/>
              <w:right w:val="single" w:sz="6" w:space="0" w:color="auto"/>
            </w:tcBorders>
          </w:tcPr>
          <w:p w14:paraId="4FAF3B4F" w14:textId="77777777" w:rsidR="00521F6D" w:rsidRPr="00014E44" w:rsidRDefault="00521F6D" w:rsidP="00DE1185">
            <w:pPr>
              <w:pStyle w:val="CellBodyCentered"/>
              <w:rPr>
                <w:rFonts w:ascii="Arial Narrow" w:hAnsi="Arial Narrow" w:cs="Arial"/>
                <w:color w:val="auto"/>
                <w:sz w:val="16"/>
                <w:szCs w:val="16"/>
                <w:lang w:val="en-GB"/>
              </w:rPr>
            </w:pPr>
          </w:p>
          <w:p w14:paraId="10832589"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1243B876" w14:textId="77777777" w:rsidR="00521F6D" w:rsidRPr="00014E44" w:rsidRDefault="00521F6D" w:rsidP="00DE1185">
            <w:pPr>
              <w:pStyle w:val="CellBodyCentered"/>
              <w:rPr>
                <w:rFonts w:ascii="Arial Narrow" w:hAnsi="Arial Narrow" w:cs="Arial"/>
                <w:color w:val="auto"/>
                <w:sz w:val="16"/>
                <w:szCs w:val="16"/>
                <w:lang w:val="en-GB"/>
              </w:rPr>
            </w:pPr>
          </w:p>
          <w:p w14:paraId="4B08497A"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r>
      <w:tr w:rsidR="00FA3851" w:rsidRPr="00014E44" w:rsidDel="00646700" w14:paraId="30B1167F" w14:textId="1F8F4C8D" w:rsidTr="0038396C">
        <w:trPr>
          <w:del w:id="4911" w:author="Zhunisbayev, Olzhasbek [Bolashak Atyrau Limited]" w:date="2024-10-31T18:22:00Z"/>
        </w:trPr>
        <w:tc>
          <w:tcPr>
            <w:tcW w:w="3322" w:type="dxa"/>
            <w:tcBorders>
              <w:top w:val="single" w:sz="6" w:space="0" w:color="auto"/>
              <w:left w:val="single" w:sz="6" w:space="0" w:color="auto"/>
              <w:bottom w:val="single" w:sz="6" w:space="0" w:color="auto"/>
              <w:right w:val="single" w:sz="6" w:space="0" w:color="auto"/>
            </w:tcBorders>
          </w:tcPr>
          <w:p w14:paraId="3D6DB341" w14:textId="75752437" w:rsidR="00521F6D" w:rsidRPr="00014E44" w:rsidDel="00646700" w:rsidRDefault="00521F6D" w:rsidP="00DE1185">
            <w:pPr>
              <w:pStyle w:val="CellBody"/>
              <w:rPr>
                <w:del w:id="4912" w:author="Zhunisbayev, Olzhasbek [Bolashak Atyrau Limited]" w:date="2024-10-31T18:22:00Z" w16du:dateUtc="2024-10-31T13:22:00Z"/>
                <w:rFonts w:ascii="Arial Narrow" w:hAnsi="Arial Narrow" w:cs="Arial"/>
                <w:color w:val="auto"/>
                <w:sz w:val="16"/>
                <w:szCs w:val="16"/>
                <w:lang w:val="en-GB"/>
              </w:rPr>
            </w:pPr>
          </w:p>
          <w:p w14:paraId="34828F05" w14:textId="29E8A2AF" w:rsidR="00521F6D" w:rsidRPr="00014E44" w:rsidDel="00646700" w:rsidRDefault="00521F6D" w:rsidP="00DE1185">
            <w:pPr>
              <w:pStyle w:val="CellBody"/>
              <w:rPr>
                <w:del w:id="4913" w:author="Zhunisbayev, Olzhasbek [Bolashak Atyrau Limited]" w:date="2024-10-31T18:22:00Z" w16du:dateUtc="2024-10-31T13:22:00Z"/>
                <w:rFonts w:ascii="Arial Narrow" w:hAnsi="Arial Narrow" w:cs="Arial"/>
                <w:color w:val="auto"/>
                <w:sz w:val="16"/>
                <w:szCs w:val="16"/>
                <w:lang w:val="en-GB"/>
              </w:rPr>
            </w:pPr>
            <w:del w:id="4914" w:author="Zhunisbayev, Olzhasbek [Bolashak Atyrau Limited]" w:date="2024-10-31T18:22:00Z" w16du:dateUtc="2024-10-31T13:22:00Z">
              <w:r w:rsidRPr="00014E44" w:rsidDel="00646700">
                <w:rPr>
                  <w:rFonts w:ascii="Arial Narrow" w:hAnsi="Arial Narrow" w:cs="Arial"/>
                  <w:color w:val="auto"/>
                  <w:sz w:val="16"/>
                  <w:szCs w:val="16"/>
                  <w:lang w:val="en-GB"/>
                </w:rPr>
                <w:delText>WD – POTABLE WATER</w:delText>
              </w:r>
            </w:del>
          </w:p>
        </w:tc>
        <w:tc>
          <w:tcPr>
            <w:tcW w:w="720" w:type="dxa"/>
            <w:tcBorders>
              <w:top w:val="single" w:sz="6" w:space="0" w:color="auto"/>
              <w:left w:val="single" w:sz="6" w:space="0" w:color="auto"/>
              <w:bottom w:val="single" w:sz="6" w:space="0" w:color="auto"/>
              <w:right w:val="single" w:sz="6" w:space="0" w:color="auto"/>
            </w:tcBorders>
          </w:tcPr>
          <w:p w14:paraId="0FB57475" w14:textId="5CB5E326" w:rsidR="00521F6D" w:rsidRPr="00014E44" w:rsidDel="00646700" w:rsidRDefault="00521F6D" w:rsidP="00DE1185">
            <w:pPr>
              <w:pStyle w:val="CellBodyCentered"/>
              <w:rPr>
                <w:del w:id="4915" w:author="Zhunisbayev, Olzhasbek [Bolashak Atyrau Limited]" w:date="2024-10-31T18:22:00Z" w16du:dateUtc="2024-10-31T13:22:00Z"/>
                <w:rFonts w:ascii="Arial Narrow" w:hAnsi="Arial Narrow" w:cs="Arial"/>
                <w:b/>
                <w:color w:val="auto"/>
                <w:sz w:val="16"/>
                <w:szCs w:val="16"/>
                <w:lang w:val="en-GB"/>
              </w:rPr>
            </w:pPr>
          </w:p>
          <w:p w14:paraId="3F41647A" w14:textId="215A8C15" w:rsidR="00521F6D" w:rsidRPr="00014E44" w:rsidDel="00646700" w:rsidRDefault="00521F6D" w:rsidP="00DE1185">
            <w:pPr>
              <w:pStyle w:val="CellBodyCentered"/>
              <w:rPr>
                <w:del w:id="4916" w:author="Zhunisbayev, Olzhasbek [Bolashak Atyrau Limited]" w:date="2024-10-31T18:22:00Z" w16du:dateUtc="2024-10-31T13:22:00Z"/>
                <w:rFonts w:ascii="Arial Narrow" w:hAnsi="Arial Narrow" w:cs="Arial"/>
                <w:b/>
                <w:color w:val="auto"/>
                <w:sz w:val="16"/>
                <w:szCs w:val="16"/>
                <w:lang w:val="en-GB"/>
              </w:rPr>
            </w:pPr>
            <w:del w:id="4917" w:author="Zhunisbayev, Olzhasbek [Bolashak Atyrau Limited]" w:date="2024-10-31T18:22:00Z" w16du:dateUtc="2024-10-31T13:22:00Z">
              <w:r w:rsidRPr="00014E44" w:rsidDel="00646700">
                <w:rPr>
                  <w:rFonts w:ascii="Arial Narrow" w:hAnsi="Arial Narrow" w:cs="Arial"/>
                  <w:b/>
                  <w:color w:val="auto"/>
                  <w:sz w:val="16"/>
                  <w:szCs w:val="16"/>
                  <w:lang w:val="en-GB"/>
                </w:rPr>
                <w:delText>150PE9</w:delText>
              </w:r>
            </w:del>
          </w:p>
        </w:tc>
        <w:tc>
          <w:tcPr>
            <w:tcW w:w="450" w:type="dxa"/>
            <w:tcBorders>
              <w:top w:val="single" w:sz="6" w:space="0" w:color="auto"/>
              <w:left w:val="single" w:sz="6" w:space="0" w:color="auto"/>
              <w:bottom w:val="single" w:sz="6" w:space="0" w:color="auto"/>
              <w:right w:val="single" w:sz="6" w:space="0" w:color="auto"/>
            </w:tcBorders>
          </w:tcPr>
          <w:p w14:paraId="4AB86A18" w14:textId="29BCC2E5" w:rsidR="00521F6D" w:rsidRPr="00014E44" w:rsidDel="00646700" w:rsidRDefault="00521F6D" w:rsidP="00DE1185">
            <w:pPr>
              <w:pStyle w:val="CellBodyCentered"/>
              <w:rPr>
                <w:del w:id="4918" w:author="Zhunisbayev, Olzhasbek [Bolashak Atyrau Limited]" w:date="2024-10-31T18:22:00Z" w16du:dateUtc="2024-10-31T13:22:00Z"/>
                <w:rFonts w:ascii="Arial Narrow" w:hAnsi="Arial Narrow" w:cs="Arial"/>
                <w:color w:val="auto"/>
                <w:sz w:val="16"/>
                <w:szCs w:val="16"/>
                <w:lang w:val="en-GB"/>
              </w:rPr>
            </w:pPr>
          </w:p>
          <w:p w14:paraId="1FCB0964" w14:textId="5574C9F4" w:rsidR="00521F6D" w:rsidRPr="00014E44" w:rsidDel="00646700" w:rsidRDefault="00521F6D" w:rsidP="00DE1185">
            <w:pPr>
              <w:pStyle w:val="CellBodyCentered"/>
              <w:rPr>
                <w:del w:id="4919" w:author="Zhunisbayev, Olzhasbek [Bolashak Atyrau Limited]" w:date="2024-10-31T18:22:00Z" w16du:dateUtc="2024-10-31T13:22:00Z"/>
                <w:rFonts w:ascii="Arial Narrow" w:hAnsi="Arial Narrow" w:cs="Arial"/>
                <w:color w:val="auto"/>
                <w:sz w:val="16"/>
                <w:szCs w:val="16"/>
                <w:lang w:val="en-GB"/>
              </w:rPr>
            </w:pPr>
            <w:del w:id="4920" w:author="Zhunisbayev, Olzhasbek [Bolashak Atyrau Limited]" w:date="2024-10-31T18:22:00Z" w16du:dateUtc="2024-10-31T13:22:00Z">
              <w:r w:rsidRPr="00014E44" w:rsidDel="00646700">
                <w:rPr>
                  <w:rFonts w:ascii="Arial Narrow" w:hAnsi="Arial Narrow" w:cs="Arial"/>
                  <w:color w:val="auto"/>
                  <w:sz w:val="16"/>
                  <w:szCs w:val="16"/>
                  <w:lang w:val="en-GB"/>
                </w:rPr>
                <w:delText>0</w:delText>
              </w:r>
            </w:del>
          </w:p>
        </w:tc>
        <w:tc>
          <w:tcPr>
            <w:tcW w:w="1080" w:type="dxa"/>
            <w:tcBorders>
              <w:top w:val="single" w:sz="6" w:space="0" w:color="auto"/>
              <w:left w:val="single" w:sz="6" w:space="0" w:color="auto"/>
              <w:bottom w:val="single" w:sz="6" w:space="0" w:color="auto"/>
              <w:right w:val="single" w:sz="6" w:space="0" w:color="auto"/>
            </w:tcBorders>
          </w:tcPr>
          <w:p w14:paraId="4B33FFAB" w14:textId="7C74826F" w:rsidR="00521F6D" w:rsidRPr="00014E44" w:rsidDel="00646700" w:rsidRDefault="00521F6D" w:rsidP="00DE1185">
            <w:pPr>
              <w:pStyle w:val="CellBodyCentered"/>
              <w:rPr>
                <w:del w:id="4921" w:author="Zhunisbayev, Olzhasbek [Bolashak Atyrau Limited]" w:date="2024-10-31T18:22:00Z" w16du:dateUtc="2024-10-31T13:22:00Z"/>
                <w:rFonts w:ascii="Arial Narrow" w:hAnsi="Arial Narrow" w:cs="Arial"/>
                <w:color w:val="auto"/>
                <w:sz w:val="16"/>
                <w:szCs w:val="16"/>
                <w:lang w:val="en-GB"/>
              </w:rPr>
            </w:pPr>
          </w:p>
          <w:p w14:paraId="24E421C2" w14:textId="4459115D" w:rsidR="00521F6D" w:rsidRPr="00014E44" w:rsidDel="00646700" w:rsidRDefault="00521F6D" w:rsidP="00DE1185">
            <w:pPr>
              <w:pStyle w:val="CellBodyCentered"/>
              <w:rPr>
                <w:del w:id="4922" w:author="Zhunisbayev, Olzhasbek [Bolashak Atyrau Limited]" w:date="2024-10-31T18:22:00Z" w16du:dateUtc="2024-10-31T13:22:00Z"/>
                <w:rFonts w:ascii="Arial Narrow" w:hAnsi="Arial Narrow" w:cs="Arial"/>
                <w:color w:val="auto"/>
                <w:sz w:val="16"/>
                <w:szCs w:val="16"/>
                <w:lang w:val="en-GB"/>
              </w:rPr>
            </w:pPr>
            <w:del w:id="4923" w:author="Zhunisbayev, Olzhasbek [Bolashak Atyrau Limited]" w:date="2024-10-31T18:22:00Z" w16du:dateUtc="2024-10-31T13:22:00Z">
              <w:r w:rsidRPr="00014E44" w:rsidDel="00646700">
                <w:rPr>
                  <w:rFonts w:ascii="Arial Narrow" w:hAnsi="Arial Narrow" w:cs="Arial"/>
                  <w:color w:val="auto"/>
                  <w:sz w:val="16"/>
                  <w:szCs w:val="16"/>
                  <w:lang w:val="en-GB"/>
                </w:rPr>
                <w:delText>HDPE</w:delText>
              </w:r>
              <w:r w:rsidR="00A71939" w:rsidRPr="00014E44" w:rsidDel="00646700">
                <w:rPr>
                  <w:rFonts w:ascii="Arial Narrow" w:hAnsi="Arial Narrow" w:cs="Arial"/>
                  <w:color w:val="auto"/>
                  <w:sz w:val="16"/>
                  <w:szCs w:val="16"/>
                  <w:lang w:val="en-GB"/>
                </w:rPr>
                <w:delText xml:space="preserve"> PE 100</w:delText>
              </w:r>
            </w:del>
          </w:p>
          <w:p w14:paraId="3CC87A7A" w14:textId="26FB83C9" w:rsidR="00A71939" w:rsidDel="00646700" w:rsidRDefault="00521F6D" w:rsidP="00A71939">
            <w:pPr>
              <w:pStyle w:val="CellBodyCentered"/>
              <w:rPr>
                <w:del w:id="4924" w:author="Zhunisbayev, Olzhasbek [Bolashak Atyrau Limited]" w:date="2024-10-31T18:22:00Z" w16du:dateUtc="2024-10-31T13:22:00Z"/>
                <w:rFonts w:ascii="Arial Narrow" w:hAnsi="Arial Narrow" w:cs="Arial"/>
                <w:color w:val="auto"/>
                <w:sz w:val="16"/>
                <w:szCs w:val="16"/>
                <w:lang w:val="en-GB"/>
              </w:rPr>
            </w:pPr>
            <w:del w:id="4925" w:author="Zhunisbayev, Olzhasbek [Bolashak Atyrau Limited]" w:date="2024-10-31T18:22:00Z" w16du:dateUtc="2024-10-31T13:22:00Z">
              <w:r w:rsidRPr="00014E44" w:rsidDel="00646700">
                <w:rPr>
                  <w:rFonts w:ascii="Arial Narrow" w:hAnsi="Arial Narrow" w:cs="Arial"/>
                  <w:color w:val="auto"/>
                  <w:sz w:val="16"/>
                  <w:szCs w:val="16"/>
                  <w:lang w:val="en-GB"/>
                </w:rPr>
                <w:delText>SDR 11</w:delText>
              </w:r>
              <w:r w:rsidR="00A71939" w:rsidRPr="00014E44" w:rsidDel="00646700">
                <w:rPr>
                  <w:rFonts w:ascii="Arial Narrow" w:hAnsi="Arial Narrow" w:cs="Arial"/>
                  <w:color w:val="auto"/>
                  <w:sz w:val="16"/>
                  <w:szCs w:val="16"/>
                  <w:lang w:val="en-GB"/>
                </w:rPr>
                <w:delText xml:space="preserve"> </w:delText>
              </w:r>
            </w:del>
          </w:p>
          <w:p w14:paraId="26105D09" w14:textId="625AA1A3" w:rsidR="00A71939" w:rsidRPr="00014E44" w:rsidDel="00646700" w:rsidRDefault="00A71939" w:rsidP="00A71939">
            <w:pPr>
              <w:pStyle w:val="CellBodyCentered"/>
              <w:rPr>
                <w:del w:id="4926" w:author="Zhunisbayev, Olzhasbek [Bolashak Atyrau Limited]" w:date="2024-10-31T18:22:00Z" w16du:dateUtc="2024-10-31T13:22:00Z"/>
                <w:rFonts w:ascii="Arial Narrow" w:hAnsi="Arial Narrow" w:cs="Arial"/>
                <w:color w:val="auto"/>
                <w:sz w:val="16"/>
                <w:szCs w:val="16"/>
                <w:lang w:val="en-GB"/>
              </w:rPr>
            </w:pPr>
            <w:del w:id="4927" w:author="Zhunisbayev, Olzhasbek [Bolashak Atyrau Limited]" w:date="2024-10-31T18:22:00Z" w16du:dateUtc="2024-10-31T13:22:00Z">
              <w:r w:rsidRPr="00014E44" w:rsidDel="00646700">
                <w:rPr>
                  <w:rFonts w:ascii="Arial Narrow" w:hAnsi="Arial Narrow" w:cs="Arial"/>
                  <w:color w:val="auto"/>
                  <w:sz w:val="16"/>
                  <w:szCs w:val="16"/>
                  <w:lang w:val="en-GB"/>
                </w:rPr>
                <w:delText>ID BLUE</w:delText>
              </w:r>
            </w:del>
          </w:p>
          <w:p w14:paraId="582CC526" w14:textId="49F7CADF" w:rsidR="00521F6D" w:rsidRPr="00014E44" w:rsidDel="00646700" w:rsidRDefault="00521F6D" w:rsidP="0001282B">
            <w:pPr>
              <w:pStyle w:val="CellBodyCentered"/>
              <w:rPr>
                <w:del w:id="4928" w:author="Zhunisbayev, Olzhasbek [Bolashak Atyrau Limited]" w:date="2024-10-31T18:22:00Z" w16du:dateUtc="2024-10-31T13:22: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89426D5" w14:textId="422EB2FD" w:rsidR="00521F6D" w:rsidRPr="00014E44" w:rsidDel="00646700" w:rsidRDefault="00521F6D" w:rsidP="00DE1185">
            <w:pPr>
              <w:pStyle w:val="CellBodyCentered"/>
              <w:rPr>
                <w:del w:id="4929" w:author="Zhunisbayev, Olzhasbek [Bolashak Atyrau Limited]" w:date="2024-10-31T18:22:00Z" w16du:dateUtc="2024-10-31T13:22:00Z"/>
                <w:rFonts w:ascii="Arial Narrow" w:hAnsi="Arial Narrow" w:cs="Arial"/>
                <w:color w:val="auto"/>
                <w:sz w:val="16"/>
                <w:szCs w:val="16"/>
                <w:lang w:val="en-GB"/>
              </w:rPr>
            </w:pPr>
          </w:p>
          <w:p w14:paraId="58C81C8E" w14:textId="57948673" w:rsidR="00521F6D" w:rsidRPr="00014E44" w:rsidDel="00646700" w:rsidRDefault="00521F6D" w:rsidP="0001282B">
            <w:pPr>
              <w:pStyle w:val="CellBodyCentered"/>
              <w:rPr>
                <w:del w:id="4930" w:author="Zhunisbayev, Olzhasbek [Bolashak Atyrau Limited]" w:date="2024-10-31T18:22:00Z" w16du:dateUtc="2024-10-31T13:22:00Z"/>
                <w:rFonts w:ascii="Arial Narrow" w:hAnsi="Arial Narrow" w:cs="Arial"/>
                <w:color w:val="auto"/>
                <w:sz w:val="16"/>
                <w:szCs w:val="16"/>
                <w:lang w:val="en-GB"/>
              </w:rPr>
            </w:pPr>
            <w:del w:id="4931" w:author="Zhunisbayev, Olzhasbek [Bolashak Atyrau Limited]" w:date="2024-10-31T18:22:00Z" w16du:dateUtc="2024-10-31T13:22:00Z">
              <w:r w:rsidRPr="00014E44" w:rsidDel="00646700">
                <w:rPr>
                  <w:rFonts w:ascii="Arial Narrow" w:hAnsi="Arial Narrow" w:cs="Arial"/>
                  <w:color w:val="auto"/>
                  <w:sz w:val="16"/>
                  <w:szCs w:val="16"/>
                  <w:lang w:val="en-GB"/>
                </w:rPr>
                <w:delText>CLASS 150</w:delText>
              </w:r>
              <w:r w:rsidR="0001282B" w:rsidDel="00646700">
                <w:rPr>
                  <w:rFonts w:ascii="Arial Narrow" w:hAnsi="Arial Narrow" w:cs="Arial"/>
                  <w:color w:val="auto"/>
                  <w:sz w:val="16"/>
                  <w:szCs w:val="16"/>
                  <w:lang w:val="en-GB"/>
                </w:rPr>
                <w:delText xml:space="preserve"> </w:delText>
              </w:r>
              <w:r w:rsidRPr="00014E44" w:rsidDel="00646700">
                <w:rPr>
                  <w:rFonts w:ascii="Arial Narrow" w:hAnsi="Arial Narrow" w:cs="Arial"/>
                  <w:color w:val="auto"/>
                  <w:sz w:val="16"/>
                  <w:szCs w:val="16"/>
                  <w:lang w:val="en-GB"/>
                </w:rPr>
                <w:delText>RF</w:delText>
              </w:r>
            </w:del>
          </w:p>
        </w:tc>
        <w:tc>
          <w:tcPr>
            <w:tcW w:w="720" w:type="dxa"/>
            <w:tcBorders>
              <w:top w:val="single" w:sz="6" w:space="0" w:color="auto"/>
              <w:left w:val="single" w:sz="6" w:space="0" w:color="auto"/>
              <w:bottom w:val="single" w:sz="6" w:space="0" w:color="auto"/>
              <w:right w:val="single" w:sz="6" w:space="0" w:color="auto"/>
            </w:tcBorders>
          </w:tcPr>
          <w:p w14:paraId="0FFC4E7A" w14:textId="77F6DBAA" w:rsidR="00521F6D" w:rsidRPr="00014E44" w:rsidDel="00646700" w:rsidRDefault="00521F6D" w:rsidP="00DE1185">
            <w:pPr>
              <w:pStyle w:val="CellBodyCentered"/>
              <w:rPr>
                <w:del w:id="4932" w:author="Zhunisbayev, Olzhasbek [Bolashak Atyrau Limited]" w:date="2024-10-31T18:22:00Z" w16du:dateUtc="2024-10-31T13:22:00Z"/>
                <w:rFonts w:ascii="Arial Narrow" w:hAnsi="Arial Narrow" w:cs="Arial"/>
                <w:color w:val="auto"/>
                <w:sz w:val="16"/>
                <w:szCs w:val="16"/>
                <w:lang w:val="en-GB"/>
              </w:rPr>
            </w:pPr>
          </w:p>
          <w:p w14:paraId="5D5B5E75" w14:textId="042C90E9" w:rsidR="00521F6D" w:rsidRPr="00014E44" w:rsidDel="00646700" w:rsidRDefault="00521F6D" w:rsidP="00DE1185">
            <w:pPr>
              <w:pStyle w:val="CellBodyCentered"/>
              <w:rPr>
                <w:del w:id="4933" w:author="Zhunisbayev, Olzhasbek [Bolashak Atyrau Limited]" w:date="2024-10-31T18:22:00Z" w16du:dateUtc="2024-10-31T13:22:00Z"/>
                <w:rFonts w:ascii="Arial Narrow" w:hAnsi="Arial Narrow" w:cs="Arial"/>
                <w:color w:val="auto"/>
                <w:sz w:val="16"/>
                <w:szCs w:val="16"/>
                <w:lang w:val="en-GB"/>
              </w:rPr>
            </w:pPr>
            <w:del w:id="4934" w:author="Zhunisbayev, Olzhasbek [Bolashak Atyrau Limited]" w:date="2024-10-31T18:22:00Z" w16du:dateUtc="2024-10-31T13:22:00Z">
              <w:r w:rsidRPr="00014E44" w:rsidDel="00646700">
                <w:rPr>
                  <w:rFonts w:ascii="Arial Narrow" w:hAnsi="Arial Narrow" w:cs="Arial"/>
                  <w:color w:val="auto"/>
                  <w:sz w:val="16"/>
                  <w:szCs w:val="16"/>
                  <w:lang w:val="en-GB"/>
                </w:rPr>
                <w:delText>-40 to +40°C</w:delText>
              </w:r>
            </w:del>
          </w:p>
        </w:tc>
        <w:tc>
          <w:tcPr>
            <w:tcW w:w="1890" w:type="dxa"/>
            <w:tcBorders>
              <w:top w:val="single" w:sz="6" w:space="0" w:color="auto"/>
              <w:left w:val="single" w:sz="6" w:space="0" w:color="auto"/>
              <w:bottom w:val="single" w:sz="6" w:space="0" w:color="auto"/>
              <w:right w:val="single" w:sz="6" w:space="0" w:color="auto"/>
            </w:tcBorders>
          </w:tcPr>
          <w:p w14:paraId="15439AEE" w14:textId="3CBFEEA5" w:rsidR="00521F6D" w:rsidRPr="00014E44" w:rsidDel="00646700" w:rsidRDefault="00521F6D" w:rsidP="00DE1185">
            <w:pPr>
              <w:pStyle w:val="CellBody"/>
              <w:rPr>
                <w:del w:id="4935" w:author="Zhunisbayev, Olzhasbek [Bolashak Atyrau Limited]" w:date="2024-10-31T18:22:00Z" w16du:dateUtc="2024-10-31T13:22:00Z"/>
                <w:rFonts w:ascii="Arial Narrow" w:hAnsi="Arial Narrow" w:cs="Arial"/>
                <w:color w:val="auto"/>
                <w:sz w:val="16"/>
                <w:szCs w:val="16"/>
                <w:lang w:val="en-GB"/>
              </w:rPr>
            </w:pPr>
          </w:p>
          <w:p w14:paraId="495FF867" w14:textId="47FAF681" w:rsidR="00DC7D08" w:rsidRPr="00014E44" w:rsidDel="00646700" w:rsidRDefault="00DC7D08" w:rsidP="00DC7D08">
            <w:pPr>
              <w:pStyle w:val="CellBody"/>
              <w:rPr>
                <w:ins w:id="4936" w:author="Zhunisbayev, Olzhasbek A [Bolashak Atyrau Limited]" w:date="2022-06-12T12:57:00Z"/>
                <w:del w:id="4937" w:author="Zhunisbayev, Olzhasbek [Bolashak Atyrau Limited]" w:date="2024-10-31T18:22:00Z" w16du:dateUtc="2024-10-31T13:22:00Z"/>
                <w:rFonts w:ascii="Arial Narrow" w:hAnsi="Arial Narrow" w:cs="Arial"/>
                <w:color w:val="auto"/>
                <w:sz w:val="16"/>
                <w:szCs w:val="16"/>
                <w:lang w:val="en-GB"/>
              </w:rPr>
            </w:pPr>
            <w:del w:id="4938" w:author="Zhunisbayev, Olzhasbek [Bolashak Atyrau Limited]" w:date="2024-10-31T18:22:00Z" w16du:dateUtc="2024-10-31T13:22:00Z">
              <w:r w:rsidRPr="00014E44" w:rsidDel="00646700">
                <w:rPr>
                  <w:rFonts w:ascii="Arial Narrow" w:hAnsi="Arial Narrow" w:cs="Arial"/>
                  <w:color w:val="auto"/>
                  <w:sz w:val="16"/>
                  <w:szCs w:val="16"/>
                  <w:lang w:val="en-GB"/>
                </w:rPr>
                <w:delText>-</w:delText>
              </w:r>
              <w:r w:rsidDel="00646700">
                <w:rPr>
                  <w:rFonts w:ascii="Arial Narrow" w:hAnsi="Arial Narrow" w:cs="Arial"/>
                  <w:color w:val="auto"/>
                  <w:sz w:val="16"/>
                  <w:szCs w:val="16"/>
                  <w:lang w:val="en-GB"/>
                </w:rPr>
                <w:delText xml:space="preserve"> </w:delText>
              </w:r>
              <w:r w:rsidRPr="00014E44" w:rsidDel="00646700">
                <w:rPr>
                  <w:rFonts w:ascii="Arial Narrow" w:hAnsi="Arial Narrow" w:cs="Arial"/>
                  <w:color w:val="auto"/>
                  <w:sz w:val="16"/>
                  <w:szCs w:val="16"/>
                  <w:lang w:val="en-GB"/>
                </w:rPr>
                <w:delText xml:space="preserve">46 </w:delText>
              </w:r>
            </w:del>
            <w:ins w:id="4939" w:author="Zhunisbayev, Olzhasbek A [Bolashak Atyrau Limited]" w:date="2022-09-18T20:40:00Z">
              <w:del w:id="4940" w:author="Zhunisbayev, Olzhasbek [Bolashak Atyrau Limited]" w:date="2024-10-31T18:22:00Z" w16du:dateUtc="2024-10-31T13:22:00Z">
                <w:r w:rsidRPr="00014E44" w:rsidDel="00646700">
                  <w:rPr>
                    <w:rFonts w:ascii="Arial Narrow" w:hAnsi="Arial Narrow" w:cs="Arial"/>
                    <w:color w:val="auto"/>
                    <w:sz w:val="16"/>
                    <w:szCs w:val="16"/>
                    <w:lang w:val="en-GB"/>
                  </w:rPr>
                  <w:delText>40</w:delText>
                </w:r>
              </w:del>
            </w:ins>
            <w:del w:id="4941" w:author="Zhunisbayev, Olzhasbek [Bolashak Atyrau Limited]" w:date="2024-10-31T18:22:00Z" w16du:dateUtc="2024-10-31T13:22:00Z">
              <w:r w:rsidDel="00646700">
                <w:rPr>
                  <w:rFonts w:ascii="Arial Narrow" w:hAnsi="Arial Narrow" w:cs="Arial"/>
                  <w:color w:val="auto"/>
                  <w:sz w:val="16"/>
                  <w:szCs w:val="16"/>
                  <w:lang w:val="en-GB"/>
                </w:rPr>
                <w:delText xml:space="preserve"> </w:delText>
              </w:r>
            </w:del>
            <w:ins w:id="4942" w:author="Zhunisbayev, Olzhasbek A [Bolashak Atyrau Limited]" w:date="2022-06-12T12:57:00Z">
              <w:del w:id="4943" w:author="Zhunisbayev, Olzhasbek [Bolashak Atyrau Limited]" w:date="2024-10-31T18:22:00Z" w16du:dateUtc="2024-10-31T13:22:00Z">
                <w:r w:rsidRPr="00014E44" w:rsidDel="00646700">
                  <w:rPr>
                    <w:rFonts w:ascii="Arial Narrow" w:hAnsi="Arial Narrow" w:cs="Arial"/>
                    <w:color w:val="auto"/>
                    <w:sz w:val="16"/>
                    <w:szCs w:val="16"/>
                    <w:lang w:val="en-GB"/>
                  </w:rPr>
                  <w:delText>to 20°C = 10 barg</w:delText>
                </w:r>
              </w:del>
            </w:ins>
          </w:p>
          <w:p w14:paraId="01C9653B" w14:textId="1432D199" w:rsidR="00DC7D08" w:rsidDel="00646700" w:rsidRDefault="00DC7D08" w:rsidP="00DC7D08">
            <w:pPr>
              <w:pStyle w:val="CellBody"/>
              <w:rPr>
                <w:del w:id="4944" w:author="Zhunisbayev, Olzhasbek [Bolashak Atyrau Limited]" w:date="2024-10-31T18:22:00Z" w16du:dateUtc="2024-10-31T13:22:00Z"/>
                <w:rFonts w:ascii="Arial Narrow" w:hAnsi="Arial Narrow" w:cs="Arial"/>
                <w:color w:val="auto"/>
                <w:sz w:val="16"/>
                <w:szCs w:val="16"/>
                <w:lang w:val="en-GB"/>
              </w:rPr>
            </w:pPr>
            <w:ins w:id="4945" w:author="Zhunisbayev, Olzhasbek A [Bolashak Atyrau Limited]" w:date="2022-06-12T12:57:00Z">
              <w:del w:id="4946" w:author="Zhunisbayev, Olzhasbek [Bolashak Atyrau Limited]" w:date="2024-10-31T18:22:00Z" w16du:dateUtc="2024-10-31T13:22:00Z">
                <w:r w:rsidRPr="00014E44" w:rsidDel="00646700">
                  <w:rPr>
                    <w:rFonts w:ascii="Arial Narrow" w:hAnsi="Arial Narrow" w:cs="Arial"/>
                    <w:color w:val="auto"/>
                    <w:sz w:val="16"/>
                    <w:szCs w:val="16"/>
                    <w:lang w:val="en-GB"/>
                  </w:rPr>
                  <w:delText>25°C = 9.3 barg</w:delText>
                </w:r>
              </w:del>
            </w:ins>
          </w:p>
          <w:p w14:paraId="263D4BCC" w14:textId="7CF0A66A" w:rsidR="00DC7D08" w:rsidDel="00646700" w:rsidRDefault="00DC7D08" w:rsidP="00DC7D08">
            <w:pPr>
              <w:pStyle w:val="CellBody"/>
              <w:rPr>
                <w:del w:id="4947" w:author="Zhunisbayev, Olzhasbek [Bolashak Atyrau Limited]" w:date="2024-10-31T18:22:00Z" w16du:dateUtc="2024-10-31T13:22:00Z"/>
                <w:rFonts w:ascii="Arial Narrow" w:hAnsi="Arial Narrow" w:cs="Arial"/>
                <w:color w:val="auto"/>
                <w:sz w:val="16"/>
                <w:szCs w:val="16"/>
                <w:lang w:val="en-GB"/>
              </w:rPr>
            </w:pPr>
            <w:del w:id="4948" w:author="Zhunisbayev, Olzhasbek [Bolashak Atyrau Limited]" w:date="2024-10-31T18:22:00Z" w16du:dateUtc="2024-10-31T13:22:00Z">
              <w:r w:rsidDel="00646700">
                <w:rPr>
                  <w:rFonts w:ascii="Arial Narrow" w:hAnsi="Arial Narrow" w:cs="Arial"/>
                  <w:color w:val="auto"/>
                  <w:sz w:val="16"/>
                  <w:szCs w:val="16"/>
                  <w:lang w:val="en-GB"/>
                </w:rPr>
                <w:delText>30</w:delText>
              </w:r>
            </w:del>
            <w:ins w:id="4949" w:author="Zhunisbayev, Olzhasbek A [Bolashak Atyrau Limited]" w:date="2022-06-12T12:57:00Z">
              <w:del w:id="4950" w:author="Zhunisbayev, Olzhasbek [Bolashak Atyrau Limited]" w:date="2024-10-31T18:22:00Z" w16du:dateUtc="2024-10-31T13:22:00Z">
                <w:r w:rsidRPr="00014E44" w:rsidDel="00646700">
                  <w:rPr>
                    <w:rFonts w:ascii="Arial Narrow" w:hAnsi="Arial Narrow" w:cs="Arial"/>
                    <w:color w:val="auto"/>
                    <w:sz w:val="16"/>
                    <w:szCs w:val="16"/>
                    <w:lang w:val="en-GB"/>
                  </w:rPr>
                  <w:delText>°C</w:delText>
                </w:r>
              </w:del>
            </w:ins>
            <w:del w:id="4951" w:author="Zhunisbayev, Olzhasbek [Bolashak Atyrau Limited]" w:date="2024-10-31T18:22:00Z" w16du:dateUtc="2024-10-31T13:22:00Z">
              <w:r w:rsidDel="00646700">
                <w:rPr>
                  <w:rFonts w:ascii="Arial Narrow" w:hAnsi="Arial Narrow" w:cs="Arial"/>
                  <w:color w:val="auto"/>
                  <w:sz w:val="16"/>
                  <w:szCs w:val="16"/>
                  <w:lang w:val="en-GB"/>
                </w:rPr>
                <w:delText xml:space="preserve"> = 8.7 barg</w:delText>
              </w:r>
            </w:del>
          </w:p>
          <w:p w14:paraId="18918FE8" w14:textId="03D29BB4" w:rsidR="00DC7D08" w:rsidRPr="00014E44" w:rsidDel="00646700" w:rsidRDefault="00DC7D08" w:rsidP="00DC7D08">
            <w:pPr>
              <w:pStyle w:val="CellBody"/>
              <w:rPr>
                <w:ins w:id="4952" w:author="Zhunisbayev, Olzhasbek A [Bolashak Atyrau Limited]" w:date="2022-06-12T12:57:00Z"/>
                <w:del w:id="4953" w:author="Zhunisbayev, Olzhasbek [Bolashak Atyrau Limited]" w:date="2024-10-31T18:22:00Z" w16du:dateUtc="2024-10-31T13:22:00Z"/>
                <w:rFonts w:ascii="Arial Narrow" w:hAnsi="Arial Narrow" w:cs="Arial"/>
                <w:color w:val="auto"/>
                <w:sz w:val="16"/>
                <w:szCs w:val="16"/>
                <w:lang w:val="en-GB"/>
              </w:rPr>
            </w:pPr>
            <w:del w:id="4954" w:author="Zhunisbayev, Olzhasbek [Bolashak Atyrau Limited]" w:date="2024-10-31T18:22:00Z" w16du:dateUtc="2024-10-31T13:22:00Z">
              <w:r w:rsidDel="00646700">
                <w:rPr>
                  <w:rFonts w:ascii="Arial Narrow" w:hAnsi="Arial Narrow" w:cs="Arial"/>
                  <w:color w:val="auto"/>
                  <w:sz w:val="16"/>
                  <w:szCs w:val="16"/>
                  <w:lang w:val="en-GB"/>
                </w:rPr>
                <w:delText>35</w:delText>
              </w:r>
            </w:del>
            <w:ins w:id="4955" w:author="Zhunisbayev, Olzhasbek A [Bolashak Atyrau Limited]" w:date="2022-06-12T12:57:00Z">
              <w:del w:id="4956" w:author="Zhunisbayev, Olzhasbek [Bolashak Atyrau Limited]" w:date="2024-10-31T18:22:00Z" w16du:dateUtc="2024-10-31T13:22:00Z">
                <w:r w:rsidRPr="00014E44" w:rsidDel="00646700">
                  <w:rPr>
                    <w:rFonts w:ascii="Arial Narrow" w:hAnsi="Arial Narrow" w:cs="Arial"/>
                    <w:color w:val="auto"/>
                    <w:sz w:val="16"/>
                    <w:szCs w:val="16"/>
                    <w:lang w:val="en-GB"/>
                  </w:rPr>
                  <w:delText>°C</w:delText>
                </w:r>
              </w:del>
            </w:ins>
            <w:del w:id="4957" w:author="Zhunisbayev, Olzhasbek [Bolashak Atyrau Limited]" w:date="2024-10-31T18:22:00Z" w16du:dateUtc="2024-10-31T13:22:00Z">
              <w:r w:rsidDel="00646700">
                <w:rPr>
                  <w:rFonts w:ascii="Arial Narrow" w:hAnsi="Arial Narrow" w:cs="Arial"/>
                  <w:color w:val="auto"/>
                  <w:sz w:val="16"/>
                  <w:szCs w:val="16"/>
                  <w:lang w:val="en-GB"/>
                </w:rPr>
                <w:delText xml:space="preserve"> = 8 barg</w:delText>
              </w:r>
            </w:del>
          </w:p>
          <w:p w14:paraId="59AB7AD2" w14:textId="7F0C9841" w:rsidR="00521F6D" w:rsidDel="00646700" w:rsidRDefault="00DC7D08" w:rsidP="00B104B2">
            <w:pPr>
              <w:pStyle w:val="CellBody"/>
              <w:rPr>
                <w:del w:id="4958" w:author="Zhunisbayev, Olzhasbek [Bolashak Atyrau Limited]" w:date="2024-10-31T18:22:00Z" w16du:dateUtc="2024-10-31T13:22:00Z"/>
                <w:rFonts w:ascii="Arial Narrow" w:hAnsi="Arial Narrow" w:cs="Arial"/>
                <w:color w:val="auto"/>
                <w:sz w:val="16"/>
                <w:szCs w:val="16"/>
                <w:lang w:val="en-GB"/>
              </w:rPr>
            </w:pPr>
            <w:ins w:id="4959" w:author="Zhunisbayev, Olzhasbek A [Bolashak Atyrau Limited]" w:date="2022-06-12T12:57:00Z">
              <w:del w:id="4960" w:author="Zhunisbayev, Olzhasbek [Bolashak Atyrau Limited]" w:date="2024-10-31T18:22:00Z" w16du:dateUtc="2024-10-31T13:22:00Z">
                <w:r w:rsidRPr="00014E44" w:rsidDel="00646700">
                  <w:rPr>
                    <w:rFonts w:ascii="Arial Narrow" w:hAnsi="Arial Narrow" w:cs="Arial"/>
                    <w:color w:val="auto"/>
                    <w:sz w:val="16"/>
                    <w:szCs w:val="16"/>
                    <w:lang w:val="en-GB"/>
                  </w:rPr>
                  <w:delText>40°C = 7.4 barg</w:delText>
                </w:r>
              </w:del>
            </w:ins>
          </w:p>
          <w:p w14:paraId="5004FF25" w14:textId="2139FB23" w:rsidR="00B104B2" w:rsidRPr="00014E44" w:rsidDel="00646700" w:rsidRDefault="00B104B2" w:rsidP="00B104B2">
            <w:pPr>
              <w:pStyle w:val="CellBody"/>
              <w:rPr>
                <w:del w:id="4961" w:author="Zhunisbayev, Olzhasbek [Bolashak Atyrau Limited]" w:date="2024-10-31T18:22:00Z" w16du:dateUtc="2024-10-31T13:22:00Z"/>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6ABD098D" w14:textId="48643B91" w:rsidR="00521F6D" w:rsidRPr="00014E44" w:rsidDel="00646700" w:rsidRDefault="00521F6D" w:rsidP="00DE1185">
            <w:pPr>
              <w:pStyle w:val="CellBodyCentered"/>
              <w:rPr>
                <w:del w:id="4962" w:author="Zhunisbayev, Olzhasbek [Bolashak Atyrau Limited]" w:date="2024-10-31T18:22:00Z" w16du:dateUtc="2024-10-31T13:22:00Z"/>
                <w:rFonts w:ascii="Arial Narrow" w:hAnsi="Arial Narrow" w:cs="Arial"/>
                <w:color w:val="auto"/>
                <w:sz w:val="16"/>
                <w:szCs w:val="16"/>
                <w:lang w:val="en-GB"/>
              </w:rPr>
            </w:pPr>
          </w:p>
          <w:p w14:paraId="712461A0" w14:textId="725462DB" w:rsidR="00521F6D" w:rsidRPr="00014E44" w:rsidDel="00646700" w:rsidRDefault="00521F6D" w:rsidP="00DE1185">
            <w:pPr>
              <w:pStyle w:val="CellBodyCentered"/>
              <w:rPr>
                <w:del w:id="4963" w:author="Zhunisbayev, Olzhasbek [Bolashak Atyrau Limited]" w:date="2024-10-31T18:22:00Z" w16du:dateUtc="2024-10-31T13:22:00Z"/>
                <w:rFonts w:ascii="Arial Narrow" w:hAnsi="Arial Narrow" w:cs="Arial"/>
                <w:color w:val="auto"/>
                <w:sz w:val="16"/>
                <w:szCs w:val="16"/>
                <w:lang w:val="en-GB"/>
              </w:rPr>
            </w:pPr>
            <w:del w:id="4964" w:author="Zhunisbayev, Olzhasbek [Bolashak Atyrau Limited]" w:date="2024-10-31T18:22:00Z" w16du:dateUtc="2024-10-31T13:22:00Z">
              <w:r w:rsidRPr="00014E44" w:rsidDel="00646700">
                <w:rPr>
                  <w:rFonts w:ascii="Arial Narrow" w:hAnsi="Arial Narrow" w:cs="Arial"/>
                  <w:color w:val="auto"/>
                  <w:sz w:val="16"/>
                  <w:szCs w:val="16"/>
                  <w:lang w:val="en-GB"/>
                </w:rPr>
                <w:delText>NO</w:delText>
              </w:r>
            </w:del>
          </w:p>
        </w:tc>
        <w:tc>
          <w:tcPr>
            <w:tcW w:w="418" w:type="dxa"/>
            <w:tcBorders>
              <w:top w:val="single" w:sz="6" w:space="0" w:color="auto"/>
              <w:left w:val="single" w:sz="6" w:space="0" w:color="auto"/>
              <w:bottom w:val="single" w:sz="6" w:space="0" w:color="auto"/>
              <w:right w:val="single" w:sz="6" w:space="0" w:color="auto"/>
            </w:tcBorders>
          </w:tcPr>
          <w:p w14:paraId="1BC23D8D" w14:textId="2A6170EF" w:rsidR="00521F6D" w:rsidRPr="00014E44" w:rsidDel="00646700" w:rsidRDefault="00521F6D" w:rsidP="00DE1185">
            <w:pPr>
              <w:pStyle w:val="CellBodyCentered"/>
              <w:rPr>
                <w:del w:id="4965" w:author="Zhunisbayev, Olzhasbek [Bolashak Atyrau Limited]" w:date="2024-10-31T18:22:00Z" w16du:dateUtc="2024-10-31T13:22:00Z"/>
                <w:rFonts w:ascii="Arial Narrow" w:hAnsi="Arial Narrow" w:cs="Arial"/>
                <w:color w:val="auto"/>
                <w:sz w:val="16"/>
                <w:szCs w:val="16"/>
                <w:lang w:val="en-GB"/>
              </w:rPr>
            </w:pPr>
          </w:p>
          <w:p w14:paraId="05BFF89B" w14:textId="7758AA6F" w:rsidR="00521F6D" w:rsidRPr="00014E44" w:rsidDel="00646700" w:rsidRDefault="00521F6D" w:rsidP="00DE1185">
            <w:pPr>
              <w:pStyle w:val="CellBodyCentered"/>
              <w:rPr>
                <w:del w:id="4966" w:author="Zhunisbayev, Olzhasbek [Bolashak Atyrau Limited]" w:date="2024-10-31T18:22:00Z" w16du:dateUtc="2024-10-31T13:22:00Z"/>
                <w:rFonts w:ascii="Arial Narrow" w:hAnsi="Arial Narrow" w:cs="Arial"/>
                <w:color w:val="auto"/>
                <w:sz w:val="16"/>
                <w:szCs w:val="16"/>
                <w:lang w:val="en-GB"/>
              </w:rPr>
            </w:pPr>
            <w:del w:id="4967" w:author="Zhunisbayev, Olzhasbek [Bolashak Atyrau Limited]" w:date="2024-10-31T18:22:00Z" w16du:dateUtc="2024-10-31T13:22:00Z">
              <w:r w:rsidRPr="00014E44" w:rsidDel="00646700">
                <w:rPr>
                  <w:rFonts w:ascii="Arial Narrow" w:hAnsi="Arial Narrow" w:cs="Arial"/>
                  <w:color w:val="auto"/>
                  <w:sz w:val="16"/>
                  <w:szCs w:val="16"/>
                  <w:lang w:val="en-GB"/>
                </w:rPr>
                <w:delText>0</w:delText>
              </w:r>
            </w:del>
          </w:p>
        </w:tc>
      </w:tr>
      <w:tr w:rsidR="00FA3851" w:rsidRPr="00014E44" w14:paraId="17128B83" w14:textId="77777777" w:rsidTr="0038396C">
        <w:tc>
          <w:tcPr>
            <w:tcW w:w="3322" w:type="dxa"/>
            <w:tcBorders>
              <w:top w:val="single" w:sz="6" w:space="0" w:color="auto"/>
              <w:left w:val="single" w:sz="6" w:space="0" w:color="auto"/>
              <w:bottom w:val="single" w:sz="6" w:space="0" w:color="auto"/>
              <w:right w:val="single" w:sz="6" w:space="0" w:color="auto"/>
            </w:tcBorders>
          </w:tcPr>
          <w:p w14:paraId="5B41C92B" w14:textId="77777777" w:rsidR="00521F6D" w:rsidRPr="00014E44" w:rsidRDefault="00521F6D" w:rsidP="00DE1185">
            <w:pPr>
              <w:pStyle w:val="CellBody"/>
              <w:rPr>
                <w:ins w:id="4968" w:author="Zhunisbayev, Olzhasbek A [Bolashak Atyrau Limited]" w:date="2022-06-12T18:48:00Z"/>
                <w:rFonts w:ascii="Arial Narrow" w:hAnsi="Arial Narrow" w:cs="Arial"/>
                <w:color w:val="auto"/>
                <w:sz w:val="16"/>
                <w:szCs w:val="16"/>
                <w:lang w:val="en-GB"/>
              </w:rPr>
            </w:pPr>
          </w:p>
          <w:p w14:paraId="05CF5616" w14:textId="77777777" w:rsidR="00521F6D" w:rsidRPr="00014E44" w:rsidRDefault="00521F6D" w:rsidP="00DE1185">
            <w:pPr>
              <w:pStyle w:val="CellBody"/>
              <w:rPr>
                <w:ins w:id="4969" w:author="Zhunisbayev, Olzhasbek A [Bolashak Atyrau Limited]" w:date="2022-06-12T18:47:00Z"/>
                <w:rFonts w:ascii="Arial Narrow" w:hAnsi="Arial Narrow" w:cs="Arial"/>
                <w:color w:val="auto"/>
                <w:sz w:val="16"/>
                <w:szCs w:val="16"/>
                <w:lang w:val="en-GB"/>
              </w:rPr>
            </w:pPr>
            <w:ins w:id="4970" w:author="Zhunisbayev, Olzhasbek A [Bolashak Atyrau Limited]" w:date="2022-06-12T18:47:00Z">
              <w:r w:rsidRPr="00014E44">
                <w:rPr>
                  <w:rFonts w:ascii="Arial Narrow" w:hAnsi="Arial Narrow" w:cs="Arial"/>
                  <w:color w:val="auto"/>
                  <w:sz w:val="16"/>
                  <w:szCs w:val="16"/>
                  <w:lang w:val="en-GB"/>
                </w:rPr>
                <w:t>WD - POTABLE WATER</w:t>
              </w:r>
            </w:ins>
          </w:p>
          <w:p w14:paraId="7E263539" w14:textId="77777777" w:rsidR="00521F6D" w:rsidRPr="00014E44" w:rsidRDefault="00521F6D" w:rsidP="00DE1185">
            <w:pPr>
              <w:pStyle w:val="CellBody"/>
              <w:rPr>
                <w:ins w:id="4971" w:author="Zhunisbayev, Olzhasbek A [Bolashak Atyrau Limited]" w:date="2022-06-12T18:47:00Z"/>
                <w:rFonts w:ascii="Arial Narrow" w:hAnsi="Arial Narrow" w:cs="Arial"/>
                <w:color w:val="auto"/>
                <w:sz w:val="16"/>
                <w:szCs w:val="16"/>
                <w:lang w:val="en-GB"/>
              </w:rPr>
            </w:pPr>
            <w:ins w:id="4972" w:author="Zhunisbayev, Olzhasbek A [Bolashak Atyrau Limited]" w:date="2022-06-12T18:47:00Z">
              <w:r w:rsidRPr="00014E44">
                <w:rPr>
                  <w:rFonts w:ascii="Arial Narrow" w:hAnsi="Arial Narrow" w:cs="Arial"/>
                  <w:color w:val="auto"/>
                  <w:sz w:val="16"/>
                  <w:szCs w:val="16"/>
                  <w:lang w:val="en-GB"/>
                </w:rPr>
                <w:t>WU – UTILITY WATER</w:t>
              </w:r>
            </w:ins>
          </w:p>
          <w:p w14:paraId="73B1E13C" w14:textId="1AD4C47E" w:rsidR="00521F6D" w:rsidRPr="00014E44" w:rsidRDefault="00521F6D" w:rsidP="00DE1185">
            <w:pPr>
              <w:pStyle w:val="CellBody"/>
              <w:rPr>
                <w:rFonts w:ascii="Arial Narrow" w:hAnsi="Arial Narrow" w:cs="Arial"/>
                <w:color w:val="auto"/>
                <w:sz w:val="16"/>
                <w:szCs w:val="16"/>
                <w:lang w:val="en-GB"/>
              </w:rPr>
            </w:pPr>
            <w:ins w:id="4973" w:author="Zhunisbayev, Olzhasbek A [Bolashak Atyrau Limited]" w:date="2022-06-12T18:47:00Z">
              <w:r w:rsidRPr="00014E44">
                <w:rPr>
                  <w:rFonts w:ascii="Arial Narrow" w:hAnsi="Arial Narrow" w:cs="Arial"/>
                  <w:color w:val="auto"/>
                  <w:sz w:val="16"/>
                  <w:szCs w:val="16"/>
                  <w:lang w:val="en-GB"/>
                </w:rPr>
                <w:t>WDM - DEMINERALISED WATER</w:t>
              </w:r>
            </w:ins>
          </w:p>
        </w:tc>
        <w:tc>
          <w:tcPr>
            <w:tcW w:w="720" w:type="dxa"/>
            <w:tcBorders>
              <w:top w:val="single" w:sz="6" w:space="0" w:color="auto"/>
              <w:left w:val="single" w:sz="6" w:space="0" w:color="auto"/>
              <w:bottom w:val="single" w:sz="6" w:space="0" w:color="auto"/>
              <w:right w:val="single" w:sz="6" w:space="0" w:color="auto"/>
            </w:tcBorders>
          </w:tcPr>
          <w:p w14:paraId="6F82E81E" w14:textId="77777777" w:rsidR="00521F6D" w:rsidRPr="00014E44" w:rsidRDefault="00521F6D" w:rsidP="00DE1185">
            <w:pPr>
              <w:pStyle w:val="CellBodyCentered"/>
              <w:rPr>
                <w:ins w:id="4974" w:author="Zhunisbayev, Olzhasbek A [Bolashak Atyrau Limited]" w:date="2022-06-12T18:48:00Z"/>
                <w:rFonts w:ascii="Arial Narrow" w:hAnsi="Arial Narrow" w:cs="Arial"/>
                <w:b/>
                <w:color w:val="auto"/>
                <w:sz w:val="16"/>
                <w:szCs w:val="16"/>
                <w:lang w:val="en-GB"/>
              </w:rPr>
            </w:pPr>
          </w:p>
          <w:p w14:paraId="0A1AA7AC" w14:textId="5E690834" w:rsidR="00521F6D" w:rsidRPr="00014E44" w:rsidRDefault="00521F6D" w:rsidP="00DE1185">
            <w:pPr>
              <w:pStyle w:val="CellBodyCentered"/>
              <w:rPr>
                <w:rFonts w:ascii="Arial Narrow" w:hAnsi="Arial Narrow" w:cs="Arial"/>
                <w:b/>
                <w:color w:val="auto"/>
                <w:sz w:val="16"/>
                <w:szCs w:val="16"/>
                <w:lang w:val="en-GB"/>
              </w:rPr>
            </w:pPr>
            <w:ins w:id="4975" w:author="Zhunisbayev, Olzhasbek A [Bolashak Atyrau Limited]" w:date="2022-06-12T18:47:00Z">
              <w:r w:rsidRPr="00014E44">
                <w:rPr>
                  <w:rFonts w:ascii="Arial Narrow" w:hAnsi="Arial Narrow" w:cs="Arial"/>
                  <w:b/>
                  <w:color w:val="auto"/>
                  <w:sz w:val="16"/>
                  <w:szCs w:val="16"/>
                  <w:lang w:val="en-GB"/>
                </w:rPr>
                <w:t>150PE1</w:t>
              </w:r>
            </w:ins>
            <w:r w:rsidR="0008731E">
              <w:rPr>
                <w:rFonts w:ascii="Arial Narrow" w:hAnsi="Arial Narrow" w:cs="Arial"/>
                <w:b/>
                <w:color w:val="auto"/>
                <w:sz w:val="16"/>
                <w:szCs w:val="16"/>
                <w:lang w:val="en-GB"/>
              </w:rPr>
              <w:t>4</w:t>
            </w:r>
          </w:p>
        </w:tc>
        <w:tc>
          <w:tcPr>
            <w:tcW w:w="450" w:type="dxa"/>
            <w:tcBorders>
              <w:top w:val="single" w:sz="6" w:space="0" w:color="auto"/>
              <w:left w:val="single" w:sz="6" w:space="0" w:color="auto"/>
              <w:bottom w:val="single" w:sz="6" w:space="0" w:color="auto"/>
              <w:right w:val="single" w:sz="6" w:space="0" w:color="auto"/>
            </w:tcBorders>
          </w:tcPr>
          <w:p w14:paraId="522B3B3A" w14:textId="77777777" w:rsidR="00521F6D" w:rsidRPr="00014E44" w:rsidRDefault="00521F6D" w:rsidP="00DE1185">
            <w:pPr>
              <w:pStyle w:val="CellBodyCentered"/>
              <w:rPr>
                <w:ins w:id="4976" w:author="Zhunisbayev, Olzhasbek A [Bolashak Atyrau Limited]" w:date="2022-06-12T18:48:00Z"/>
                <w:rFonts w:ascii="Arial Narrow" w:hAnsi="Arial Narrow" w:cs="Arial"/>
                <w:color w:val="auto"/>
                <w:sz w:val="16"/>
                <w:szCs w:val="16"/>
                <w:lang w:val="en-GB"/>
              </w:rPr>
            </w:pPr>
          </w:p>
          <w:p w14:paraId="3B9F221D" w14:textId="5F8BFD21" w:rsidR="00521F6D" w:rsidRPr="00014E44" w:rsidRDefault="00521F6D" w:rsidP="00DE1185">
            <w:pPr>
              <w:pStyle w:val="CellBodyCentered"/>
              <w:rPr>
                <w:rFonts w:ascii="Arial Narrow" w:hAnsi="Arial Narrow" w:cs="Arial"/>
                <w:color w:val="auto"/>
                <w:sz w:val="16"/>
                <w:szCs w:val="16"/>
                <w:lang w:val="en-GB"/>
              </w:rPr>
            </w:pPr>
            <w:ins w:id="4977" w:author="Zhunisbayev, Olzhasbek A [Bolashak Atyrau Limited]" w:date="2022-06-12T18:47:00Z">
              <w:r w:rsidRPr="00014E44">
                <w:rPr>
                  <w:rFonts w:ascii="Arial Narrow" w:hAnsi="Arial Narrow" w:cs="Arial"/>
                  <w:color w:val="auto"/>
                  <w:sz w:val="16"/>
                  <w:szCs w:val="16"/>
                  <w:lang w:val="en-GB"/>
                </w:rPr>
                <w:t>0</w:t>
              </w:r>
            </w:ins>
          </w:p>
        </w:tc>
        <w:tc>
          <w:tcPr>
            <w:tcW w:w="1080" w:type="dxa"/>
            <w:tcBorders>
              <w:top w:val="single" w:sz="6" w:space="0" w:color="auto"/>
              <w:left w:val="single" w:sz="6" w:space="0" w:color="auto"/>
              <w:bottom w:val="single" w:sz="6" w:space="0" w:color="auto"/>
              <w:right w:val="single" w:sz="6" w:space="0" w:color="auto"/>
            </w:tcBorders>
          </w:tcPr>
          <w:p w14:paraId="7475B711" w14:textId="77777777" w:rsidR="00521F6D" w:rsidRPr="00014E44" w:rsidRDefault="00521F6D" w:rsidP="00DE1185">
            <w:pPr>
              <w:pStyle w:val="CellBodyCentered"/>
              <w:rPr>
                <w:rFonts w:ascii="Arial Narrow" w:hAnsi="Arial Narrow" w:cs="Arial"/>
                <w:color w:val="auto"/>
                <w:sz w:val="16"/>
                <w:szCs w:val="16"/>
                <w:lang w:val="en-GB"/>
              </w:rPr>
            </w:pPr>
          </w:p>
          <w:p w14:paraId="187ACBC2" w14:textId="796D4849" w:rsidR="00521F6D" w:rsidRPr="00014E44" w:rsidRDefault="00077935" w:rsidP="00DE1185">
            <w:pPr>
              <w:pStyle w:val="CellBodyCentered"/>
              <w:rPr>
                <w:ins w:id="4978" w:author="Zhunisbayev, Olzhasbek A [Bolashak Atyrau Limited]" w:date="2022-06-12T18:47:00Z"/>
                <w:rFonts w:ascii="Arial Narrow" w:hAnsi="Arial Narrow" w:cs="Arial"/>
                <w:color w:val="auto"/>
                <w:sz w:val="16"/>
                <w:szCs w:val="16"/>
                <w:lang w:val="en-GB"/>
              </w:rPr>
            </w:pPr>
            <w:r>
              <w:rPr>
                <w:rFonts w:ascii="Arial Narrow" w:hAnsi="Arial Narrow" w:cs="Arial"/>
                <w:color w:val="auto"/>
                <w:sz w:val="16"/>
                <w:szCs w:val="16"/>
              </w:rPr>
              <w:t>HOSTALEN</w:t>
            </w:r>
            <w:r w:rsidR="00D17637">
              <w:rPr>
                <w:rFonts w:ascii="Arial Narrow" w:hAnsi="Arial Narrow" w:cs="Arial"/>
                <w:color w:val="auto"/>
                <w:sz w:val="16"/>
                <w:szCs w:val="16"/>
              </w:rPr>
              <w:t xml:space="preserve"> </w:t>
            </w:r>
            <w:ins w:id="4979" w:author="Zhunisbayev, Olzhasbek A [Bolashak Atyrau Limited]" w:date="2022-06-12T18:47:00Z">
              <w:r w:rsidR="00521F6D" w:rsidRPr="00014E44">
                <w:rPr>
                  <w:rFonts w:ascii="Arial Narrow" w:hAnsi="Arial Narrow" w:cs="Arial"/>
                  <w:color w:val="auto"/>
                  <w:sz w:val="16"/>
                  <w:szCs w:val="16"/>
                  <w:lang w:val="en-GB"/>
                </w:rPr>
                <w:t>CRP</w:t>
              </w:r>
            </w:ins>
            <w:r w:rsidR="00D17637" w:rsidRPr="00014E44">
              <w:rPr>
                <w:rFonts w:ascii="Arial Narrow" w:hAnsi="Arial Narrow" w:cs="Arial"/>
                <w:color w:val="auto"/>
                <w:sz w:val="16"/>
                <w:szCs w:val="16"/>
                <w:lang w:val="en-GB"/>
              </w:rPr>
              <w:t xml:space="preserve"> </w:t>
            </w:r>
            <w:ins w:id="4980" w:author="Zhunisbayev, Olzhasbek A [Bolashak Atyrau Limited]" w:date="2022-06-12T18:47:00Z">
              <w:r w:rsidR="00D17637" w:rsidRPr="00014E44">
                <w:rPr>
                  <w:rFonts w:ascii="Arial Narrow" w:hAnsi="Arial Narrow" w:cs="Arial"/>
                  <w:color w:val="auto"/>
                  <w:sz w:val="16"/>
                  <w:szCs w:val="16"/>
                  <w:lang w:val="en-GB"/>
                </w:rPr>
                <w:t>PE100</w:t>
              </w:r>
            </w:ins>
          </w:p>
          <w:p w14:paraId="39E7931D" w14:textId="67F89BC1" w:rsidR="00521F6D" w:rsidRPr="00014E44" w:rsidRDefault="00521F6D" w:rsidP="00DE1185">
            <w:pPr>
              <w:pStyle w:val="CellBodyCentered"/>
              <w:rPr>
                <w:ins w:id="4981" w:author="Zhunisbayev, Olzhasbek A [Bolashak Atyrau Limited]" w:date="2022-06-12T18:47:00Z"/>
                <w:rFonts w:ascii="Arial Narrow" w:hAnsi="Arial Narrow" w:cs="Arial"/>
                <w:color w:val="auto"/>
                <w:sz w:val="16"/>
                <w:szCs w:val="16"/>
                <w:lang w:val="en-GB"/>
              </w:rPr>
            </w:pPr>
            <w:ins w:id="4982" w:author="Zhunisbayev, Olzhasbek A [Bolashak Atyrau Limited]" w:date="2022-06-12T18:47:00Z">
              <w:r w:rsidRPr="00014E44">
                <w:rPr>
                  <w:rFonts w:ascii="Arial Narrow" w:hAnsi="Arial Narrow" w:cs="Arial"/>
                  <w:color w:val="auto"/>
                  <w:sz w:val="16"/>
                  <w:szCs w:val="16"/>
                  <w:lang w:val="en-GB"/>
                </w:rPr>
                <w:t>HDPE</w:t>
              </w:r>
            </w:ins>
            <w:r w:rsidR="00905B3A" w:rsidRPr="00014E44">
              <w:rPr>
                <w:rFonts w:ascii="Arial Narrow" w:hAnsi="Arial Narrow" w:cs="Arial"/>
                <w:color w:val="auto"/>
                <w:sz w:val="16"/>
                <w:szCs w:val="16"/>
                <w:lang w:val="en-GB"/>
              </w:rPr>
              <w:t xml:space="preserve"> </w:t>
            </w:r>
          </w:p>
          <w:p w14:paraId="4C04AAB0" w14:textId="416937BE" w:rsidR="00521F6D" w:rsidRPr="00014E44" w:rsidRDefault="00521F6D" w:rsidP="00DE1185">
            <w:pPr>
              <w:pStyle w:val="CellBodyCentered"/>
              <w:rPr>
                <w:rFonts w:ascii="Arial Narrow" w:hAnsi="Arial Narrow" w:cs="Arial"/>
                <w:color w:val="auto"/>
                <w:sz w:val="16"/>
                <w:szCs w:val="16"/>
                <w:lang w:val="en-GB"/>
              </w:rPr>
            </w:pPr>
            <w:ins w:id="4983" w:author="Zhunisbayev, Olzhasbek A [Bolashak Atyrau Limited]" w:date="2022-06-12T18:47:00Z">
              <w:r w:rsidRPr="00014E44">
                <w:rPr>
                  <w:rFonts w:ascii="Arial Narrow" w:hAnsi="Arial Narrow" w:cs="Arial"/>
                  <w:color w:val="auto"/>
                  <w:sz w:val="16"/>
                  <w:szCs w:val="16"/>
                  <w:lang w:val="en-GB"/>
                </w:rPr>
                <w:t>SDR 7.4</w:t>
              </w:r>
            </w:ins>
          </w:p>
          <w:p w14:paraId="62EC87F4"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A1506A4" w14:textId="77777777" w:rsidR="00521F6D" w:rsidRPr="00014E44" w:rsidRDefault="00521F6D" w:rsidP="00DE1185">
            <w:pPr>
              <w:pStyle w:val="CellBodyCentered"/>
              <w:rPr>
                <w:ins w:id="4984" w:author="Zhunisbayev, Olzhasbek A [Bolashak Atyrau Limited]" w:date="2022-06-12T18:48:00Z"/>
                <w:rFonts w:ascii="Arial Narrow" w:hAnsi="Arial Narrow" w:cs="Arial"/>
                <w:color w:val="auto"/>
                <w:sz w:val="16"/>
                <w:szCs w:val="16"/>
                <w:lang w:val="en-GB"/>
              </w:rPr>
            </w:pPr>
          </w:p>
          <w:p w14:paraId="43ACA036" w14:textId="77777777" w:rsidR="00521F6D" w:rsidRPr="00014E44" w:rsidRDefault="00521F6D" w:rsidP="00DE1185">
            <w:pPr>
              <w:pStyle w:val="CellBodyCentered"/>
              <w:rPr>
                <w:ins w:id="4985" w:author="Zhunisbayev, Olzhasbek A [Bolashak Atyrau Limited]" w:date="2022-06-12T18:48:00Z"/>
                <w:rFonts w:ascii="Arial Narrow" w:hAnsi="Arial Narrow" w:cs="Arial"/>
                <w:color w:val="auto"/>
                <w:sz w:val="16"/>
                <w:szCs w:val="16"/>
                <w:lang w:val="en-GB"/>
              </w:rPr>
            </w:pPr>
            <w:ins w:id="4986" w:author="Zhunisbayev, Olzhasbek A [Bolashak Atyrau Limited]" w:date="2022-06-12T18:48:00Z">
              <w:r w:rsidRPr="00014E44">
                <w:rPr>
                  <w:rFonts w:ascii="Arial Narrow" w:hAnsi="Arial Narrow" w:cs="Arial"/>
                  <w:color w:val="auto"/>
                  <w:sz w:val="16"/>
                  <w:szCs w:val="16"/>
                  <w:lang w:val="en-GB"/>
                </w:rPr>
                <w:t>CLASS</w:t>
              </w:r>
            </w:ins>
          </w:p>
          <w:p w14:paraId="2728782E" w14:textId="22F66A72" w:rsidR="00521F6D" w:rsidRPr="00014E44" w:rsidRDefault="00521F6D" w:rsidP="0001282B">
            <w:pPr>
              <w:pStyle w:val="CellBodyCentered"/>
              <w:rPr>
                <w:rFonts w:ascii="Arial Narrow" w:hAnsi="Arial Narrow" w:cs="Arial"/>
                <w:color w:val="auto"/>
                <w:sz w:val="16"/>
                <w:szCs w:val="16"/>
                <w:lang w:val="en-GB"/>
              </w:rPr>
            </w:pPr>
            <w:ins w:id="4987" w:author="Zhunisbayev, Olzhasbek A [Bolashak Atyrau Limited]" w:date="2022-06-12T18:48:00Z">
              <w:r w:rsidRPr="00014E44">
                <w:rPr>
                  <w:rFonts w:ascii="Arial Narrow" w:hAnsi="Arial Narrow" w:cs="Arial"/>
                  <w:color w:val="auto"/>
                  <w:sz w:val="16"/>
                  <w:szCs w:val="16"/>
                  <w:lang w:val="en-GB"/>
                </w:rPr>
                <w:t>150</w:t>
              </w:r>
            </w:ins>
            <w:r w:rsidR="0001282B">
              <w:rPr>
                <w:rFonts w:ascii="Arial Narrow" w:hAnsi="Arial Narrow" w:cs="Arial"/>
                <w:color w:val="auto"/>
                <w:sz w:val="16"/>
                <w:szCs w:val="16"/>
                <w:lang w:val="en-GB"/>
              </w:rPr>
              <w:t xml:space="preserve"> </w:t>
            </w:r>
            <w:ins w:id="4988" w:author="Zhunisbayev, Olzhasbek A [Bolashak Atyrau Limited]" w:date="2022-06-12T18:48:00Z">
              <w:r w:rsidRPr="00014E44">
                <w:rPr>
                  <w:rFonts w:ascii="Arial Narrow" w:hAnsi="Arial Narrow" w:cs="Arial"/>
                  <w:color w:val="auto"/>
                  <w:sz w:val="16"/>
                  <w:szCs w:val="16"/>
                  <w:lang w:val="en-GB"/>
                </w:rPr>
                <w:t>RF</w:t>
              </w:r>
            </w:ins>
          </w:p>
        </w:tc>
        <w:tc>
          <w:tcPr>
            <w:tcW w:w="720" w:type="dxa"/>
            <w:tcBorders>
              <w:top w:val="single" w:sz="6" w:space="0" w:color="auto"/>
              <w:left w:val="single" w:sz="6" w:space="0" w:color="auto"/>
              <w:bottom w:val="single" w:sz="6" w:space="0" w:color="auto"/>
              <w:right w:val="single" w:sz="6" w:space="0" w:color="auto"/>
            </w:tcBorders>
          </w:tcPr>
          <w:p w14:paraId="723CE9AA" w14:textId="77777777" w:rsidR="00521F6D" w:rsidRPr="00014E44" w:rsidRDefault="00521F6D" w:rsidP="00DE1185">
            <w:pPr>
              <w:pStyle w:val="CellBodyCentered"/>
              <w:rPr>
                <w:ins w:id="4989" w:author="Zhunisbayev, Olzhasbek A [Bolashak Atyrau Limited]" w:date="2022-06-12T18:48:00Z"/>
                <w:rFonts w:ascii="Arial Narrow" w:hAnsi="Arial Narrow" w:cs="Arial"/>
                <w:color w:val="auto"/>
                <w:sz w:val="16"/>
                <w:szCs w:val="16"/>
                <w:lang w:val="en-GB"/>
              </w:rPr>
            </w:pPr>
          </w:p>
          <w:p w14:paraId="25DD15AC" w14:textId="77777777" w:rsidR="00521F6D" w:rsidRPr="00014E44" w:rsidRDefault="00521F6D" w:rsidP="00DE1185">
            <w:pPr>
              <w:pStyle w:val="CellBodyCentered"/>
              <w:rPr>
                <w:ins w:id="4990" w:author="Zhunisbayev, Olzhasbek A [Bolashak Atyrau Limited]" w:date="2022-06-12T18:48:00Z"/>
                <w:rFonts w:ascii="Arial Narrow" w:hAnsi="Arial Narrow" w:cs="Arial"/>
                <w:color w:val="auto"/>
                <w:sz w:val="16"/>
                <w:szCs w:val="16"/>
                <w:lang w:val="en-GB"/>
              </w:rPr>
            </w:pPr>
            <w:ins w:id="4991" w:author="Zhunisbayev, Olzhasbek A [Bolashak Atyrau Limited]" w:date="2022-06-12T18:48:00Z">
              <w:r w:rsidRPr="00014E44">
                <w:rPr>
                  <w:rFonts w:ascii="Arial Narrow" w:hAnsi="Arial Narrow" w:cs="Arial"/>
                  <w:color w:val="auto"/>
                  <w:sz w:val="16"/>
                  <w:szCs w:val="16"/>
                  <w:lang w:val="en-GB"/>
                </w:rPr>
                <w:t>-40 to</w:t>
              </w:r>
            </w:ins>
          </w:p>
          <w:p w14:paraId="56973CB3" w14:textId="2D952527" w:rsidR="00521F6D" w:rsidRPr="00014E44" w:rsidRDefault="00521F6D" w:rsidP="00DE1185">
            <w:pPr>
              <w:pStyle w:val="CellBodyCentered"/>
              <w:rPr>
                <w:rFonts w:ascii="Arial Narrow" w:hAnsi="Arial Narrow" w:cs="Arial"/>
                <w:color w:val="auto"/>
                <w:sz w:val="16"/>
                <w:szCs w:val="16"/>
                <w:lang w:val="en-GB"/>
              </w:rPr>
            </w:pPr>
            <w:ins w:id="4992" w:author="Zhunisbayev, Olzhasbek A [Bolashak Atyrau Limited]" w:date="2022-06-12T18:48:00Z">
              <w:r w:rsidRPr="00014E44">
                <w:rPr>
                  <w:rFonts w:ascii="Arial Narrow" w:hAnsi="Arial Narrow" w:cs="Arial"/>
                  <w:color w:val="auto"/>
                  <w:sz w:val="16"/>
                  <w:szCs w:val="16"/>
                  <w:lang w:val="en-GB"/>
                </w:rPr>
                <w:t>+40°C</w:t>
              </w:r>
            </w:ins>
          </w:p>
        </w:tc>
        <w:tc>
          <w:tcPr>
            <w:tcW w:w="1890" w:type="dxa"/>
            <w:tcBorders>
              <w:top w:val="single" w:sz="6" w:space="0" w:color="auto"/>
              <w:left w:val="single" w:sz="6" w:space="0" w:color="auto"/>
              <w:bottom w:val="single" w:sz="6" w:space="0" w:color="auto"/>
              <w:right w:val="single" w:sz="6" w:space="0" w:color="auto"/>
            </w:tcBorders>
          </w:tcPr>
          <w:p w14:paraId="4DBF0F73" w14:textId="77777777" w:rsidR="00521F6D" w:rsidRPr="00014E44" w:rsidRDefault="00521F6D" w:rsidP="00DE1185">
            <w:pPr>
              <w:pStyle w:val="CellBody"/>
              <w:rPr>
                <w:ins w:id="4993" w:author="Zhunisbayev, Olzhasbek A [Bolashak Atyrau Limited]" w:date="2022-06-12T18:48:00Z"/>
                <w:rFonts w:ascii="Arial Narrow" w:hAnsi="Arial Narrow" w:cs="Arial"/>
                <w:color w:val="auto"/>
                <w:sz w:val="16"/>
                <w:szCs w:val="16"/>
                <w:lang w:val="en-GB"/>
              </w:rPr>
            </w:pPr>
          </w:p>
          <w:p w14:paraId="35C09727" w14:textId="63B4B1F9" w:rsidR="00521F6D" w:rsidRPr="00014E44" w:rsidRDefault="00571500" w:rsidP="00DE1185">
            <w:pPr>
              <w:pStyle w:val="CellBody"/>
              <w:rPr>
                <w:ins w:id="4994" w:author="Zhunisbayev, Olzhasbek A [Bolashak Atyrau Limited]" w:date="2022-06-12T18:48:00Z"/>
                <w:rFonts w:ascii="Arial Narrow" w:hAnsi="Arial Narrow" w:cs="Arial"/>
                <w:color w:val="auto"/>
                <w:sz w:val="16"/>
                <w:szCs w:val="16"/>
                <w:lang w:val="en-GB"/>
              </w:rPr>
            </w:pPr>
            <w:r w:rsidRPr="00014E44">
              <w:rPr>
                <w:rFonts w:ascii="Arial Narrow" w:hAnsi="Arial Narrow" w:cs="Arial"/>
                <w:color w:val="auto"/>
                <w:sz w:val="16"/>
                <w:szCs w:val="16"/>
                <w:lang w:val="en-GB"/>
              </w:rPr>
              <w:t>-</w:t>
            </w:r>
            <w:del w:id="4995"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4996"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to </w:t>
            </w:r>
            <w:ins w:id="4997" w:author="Zhunisbayev, Olzhasbek A [Bolashak Atyrau Limited]" w:date="2022-06-12T18:48:00Z">
              <w:r w:rsidR="00521F6D" w:rsidRPr="00014E44">
                <w:rPr>
                  <w:rFonts w:ascii="Arial Narrow" w:hAnsi="Arial Narrow" w:cs="Arial"/>
                  <w:color w:val="auto"/>
                  <w:sz w:val="16"/>
                  <w:szCs w:val="16"/>
                  <w:lang w:val="en-GB"/>
                </w:rPr>
                <w:t>20°C = 15.6 barg</w:t>
              </w:r>
            </w:ins>
          </w:p>
          <w:p w14:paraId="03007D84" w14:textId="261C926C" w:rsidR="00521F6D" w:rsidRPr="00014E44" w:rsidRDefault="00521F6D" w:rsidP="00DE1185">
            <w:pPr>
              <w:pStyle w:val="CellBody"/>
              <w:rPr>
                <w:rFonts w:ascii="Arial Narrow" w:hAnsi="Arial Narrow" w:cs="Arial"/>
                <w:color w:val="auto"/>
                <w:sz w:val="16"/>
                <w:szCs w:val="16"/>
                <w:lang w:val="en-GB"/>
              </w:rPr>
            </w:pPr>
            <w:ins w:id="4998" w:author="Zhunisbayev, Olzhasbek A [Bolashak Atyrau Limited]" w:date="2022-06-12T18:48:00Z">
              <w:r w:rsidRPr="00014E44">
                <w:rPr>
                  <w:rFonts w:ascii="Arial Narrow" w:hAnsi="Arial Narrow" w:cs="Arial"/>
                  <w:color w:val="auto"/>
                  <w:sz w:val="16"/>
                  <w:szCs w:val="16"/>
                  <w:lang w:val="en-GB"/>
                </w:rPr>
                <w:t>40°C = 14.5 barg</w:t>
              </w:r>
            </w:ins>
          </w:p>
        </w:tc>
        <w:tc>
          <w:tcPr>
            <w:tcW w:w="630" w:type="dxa"/>
            <w:tcBorders>
              <w:top w:val="single" w:sz="6" w:space="0" w:color="auto"/>
              <w:left w:val="single" w:sz="6" w:space="0" w:color="auto"/>
              <w:bottom w:val="single" w:sz="6" w:space="0" w:color="auto"/>
              <w:right w:val="single" w:sz="6" w:space="0" w:color="auto"/>
            </w:tcBorders>
          </w:tcPr>
          <w:p w14:paraId="441AB5B8" w14:textId="77777777" w:rsidR="00521F6D" w:rsidRPr="00014E44" w:rsidRDefault="00521F6D" w:rsidP="00DE1185">
            <w:pPr>
              <w:pStyle w:val="CellBodyCentered"/>
              <w:rPr>
                <w:ins w:id="4999" w:author="Zhunisbayev, Olzhasbek A [Bolashak Atyrau Limited]" w:date="2022-06-12T18:48:00Z"/>
                <w:rFonts w:ascii="Arial Narrow" w:hAnsi="Arial Narrow" w:cs="Arial"/>
                <w:color w:val="auto"/>
                <w:sz w:val="16"/>
                <w:szCs w:val="16"/>
                <w:lang w:val="en-GB"/>
              </w:rPr>
            </w:pPr>
          </w:p>
          <w:p w14:paraId="44DBE64D" w14:textId="4FBA1E06" w:rsidR="00521F6D" w:rsidRPr="00014E44" w:rsidRDefault="00521F6D" w:rsidP="00DE1185">
            <w:pPr>
              <w:pStyle w:val="CellBodyCentered"/>
              <w:rPr>
                <w:rFonts w:ascii="Arial Narrow" w:hAnsi="Arial Narrow" w:cs="Arial"/>
                <w:color w:val="auto"/>
                <w:sz w:val="16"/>
                <w:szCs w:val="16"/>
                <w:lang w:val="en-GB"/>
              </w:rPr>
            </w:pPr>
            <w:ins w:id="5000" w:author="Zhunisbayev, Olzhasbek A [Bolashak Atyrau Limited]" w:date="2022-06-12T18:48:00Z">
              <w:r w:rsidRPr="00014E44">
                <w:rPr>
                  <w:rFonts w:ascii="Arial Narrow" w:hAnsi="Arial Narrow" w:cs="Arial"/>
                  <w:color w:val="auto"/>
                  <w:sz w:val="16"/>
                  <w:szCs w:val="16"/>
                  <w:lang w:val="en-GB"/>
                </w:rPr>
                <w:t>NO</w:t>
              </w:r>
            </w:ins>
          </w:p>
        </w:tc>
        <w:tc>
          <w:tcPr>
            <w:tcW w:w="418" w:type="dxa"/>
            <w:tcBorders>
              <w:top w:val="single" w:sz="6" w:space="0" w:color="auto"/>
              <w:left w:val="single" w:sz="6" w:space="0" w:color="auto"/>
              <w:bottom w:val="single" w:sz="6" w:space="0" w:color="auto"/>
              <w:right w:val="single" w:sz="6" w:space="0" w:color="auto"/>
            </w:tcBorders>
          </w:tcPr>
          <w:p w14:paraId="321E9F47" w14:textId="77777777" w:rsidR="00521F6D" w:rsidRPr="00014E44" w:rsidRDefault="00521F6D" w:rsidP="00DE1185">
            <w:pPr>
              <w:pStyle w:val="CellBodyCentered"/>
              <w:rPr>
                <w:ins w:id="5001" w:author="Zhunisbayev, Olzhasbek A [Bolashak Atyrau Limited]" w:date="2022-06-12T18:48:00Z"/>
                <w:rFonts w:ascii="Arial Narrow" w:hAnsi="Arial Narrow" w:cs="Arial"/>
                <w:color w:val="auto"/>
                <w:sz w:val="16"/>
                <w:szCs w:val="16"/>
                <w:lang w:val="en-GB"/>
              </w:rPr>
            </w:pPr>
          </w:p>
          <w:p w14:paraId="431EFE67" w14:textId="5BD12B20" w:rsidR="00521F6D" w:rsidRPr="00014E44" w:rsidRDefault="00521F6D" w:rsidP="00DE1185">
            <w:pPr>
              <w:pStyle w:val="CellBodyCentered"/>
              <w:rPr>
                <w:rFonts w:ascii="Arial Narrow" w:hAnsi="Arial Narrow" w:cs="Arial"/>
                <w:color w:val="auto"/>
                <w:sz w:val="16"/>
                <w:szCs w:val="16"/>
                <w:lang w:val="en-GB"/>
              </w:rPr>
            </w:pPr>
            <w:ins w:id="5002" w:author="Zhunisbayev, Olzhasbek A [Bolashak Atyrau Limited]" w:date="2022-06-12T18:48:00Z">
              <w:r w:rsidRPr="00014E44">
                <w:rPr>
                  <w:rFonts w:ascii="Arial Narrow" w:hAnsi="Arial Narrow" w:cs="Arial"/>
                  <w:color w:val="auto"/>
                  <w:sz w:val="16"/>
                  <w:szCs w:val="16"/>
                  <w:lang w:val="en-GB"/>
                </w:rPr>
                <w:t>0</w:t>
              </w:r>
            </w:ins>
          </w:p>
        </w:tc>
      </w:tr>
      <w:tr w:rsidR="00FA3851" w:rsidRPr="00014E44" w14:paraId="3153BD94" w14:textId="77777777" w:rsidTr="0038396C">
        <w:tc>
          <w:tcPr>
            <w:tcW w:w="3322" w:type="dxa"/>
            <w:tcBorders>
              <w:top w:val="single" w:sz="6" w:space="0" w:color="auto"/>
              <w:left w:val="single" w:sz="6" w:space="0" w:color="auto"/>
              <w:bottom w:val="single" w:sz="6" w:space="0" w:color="auto"/>
              <w:right w:val="single" w:sz="6" w:space="0" w:color="auto"/>
            </w:tcBorders>
          </w:tcPr>
          <w:p w14:paraId="0C3A6807" w14:textId="77777777" w:rsidR="00521F6D" w:rsidRPr="00014E44" w:rsidRDefault="00521F6D" w:rsidP="00DE1185">
            <w:pPr>
              <w:pStyle w:val="CellBody"/>
              <w:rPr>
                <w:ins w:id="5003" w:author="Zhunisbayev, Olzhasbek A [Bolashak Atyrau Limited]" w:date="2022-06-12T18:50:00Z"/>
                <w:rFonts w:ascii="Arial Narrow" w:hAnsi="Arial Narrow" w:cs="Arial"/>
                <w:color w:val="auto"/>
                <w:sz w:val="16"/>
                <w:szCs w:val="16"/>
                <w:lang w:val="en-GB"/>
              </w:rPr>
            </w:pPr>
          </w:p>
          <w:p w14:paraId="15D46715" w14:textId="603A84EA" w:rsidR="00521F6D" w:rsidRPr="00014E44" w:rsidRDefault="00521F6D" w:rsidP="00DE1185">
            <w:pPr>
              <w:pStyle w:val="CellBody"/>
              <w:rPr>
                <w:rFonts w:ascii="Arial Narrow" w:hAnsi="Arial Narrow" w:cs="Arial"/>
                <w:color w:val="auto"/>
                <w:sz w:val="16"/>
                <w:szCs w:val="16"/>
                <w:lang w:val="en-GB"/>
              </w:rPr>
            </w:pPr>
            <w:ins w:id="5004" w:author="Zhunisbayev, Olzhasbek A [Bolashak Atyrau Limited]" w:date="2022-06-12T18:49:00Z">
              <w:r w:rsidRPr="00014E44">
                <w:rPr>
                  <w:rFonts w:ascii="Arial Narrow" w:hAnsi="Arial Narrow" w:cs="Arial"/>
                  <w:color w:val="auto"/>
                  <w:sz w:val="16"/>
                  <w:szCs w:val="16"/>
                  <w:lang w:val="en-GB"/>
                </w:rPr>
                <w:t xml:space="preserve">WSC </w:t>
              </w:r>
            </w:ins>
            <w:r w:rsidR="0008731E">
              <w:rPr>
                <w:rFonts w:ascii="Arial Narrow" w:hAnsi="Arial Narrow" w:cs="Arial"/>
                <w:color w:val="auto"/>
                <w:sz w:val="16"/>
                <w:szCs w:val="16"/>
                <w:lang w:val="en-GB"/>
              </w:rPr>
              <w:t>–</w:t>
            </w:r>
            <w:ins w:id="5005" w:author="Zhunisbayev, Olzhasbek A [Bolashak Atyrau Limited]" w:date="2022-06-12T18:49:00Z">
              <w:r w:rsidRPr="00014E44">
                <w:rPr>
                  <w:rFonts w:ascii="Arial Narrow" w:hAnsi="Arial Narrow" w:cs="Arial"/>
                  <w:color w:val="auto"/>
                  <w:sz w:val="16"/>
                  <w:szCs w:val="16"/>
                  <w:lang w:val="en-GB"/>
                </w:rPr>
                <w:t xml:space="preserve"> CONTAMINATED</w:t>
              </w:r>
            </w:ins>
            <w:r w:rsidR="0008731E">
              <w:rPr>
                <w:rFonts w:ascii="Arial Narrow" w:hAnsi="Arial Narrow" w:cs="Arial"/>
                <w:color w:val="auto"/>
                <w:sz w:val="16"/>
                <w:szCs w:val="16"/>
                <w:lang w:val="en-GB"/>
              </w:rPr>
              <w:t xml:space="preserve"> </w:t>
            </w:r>
            <w:ins w:id="5006" w:author="Zhunisbayev, Olzhasbek A [Bolashak Atyrau Limited]" w:date="2022-06-12T18:49:00Z">
              <w:r w:rsidRPr="00014E44">
                <w:rPr>
                  <w:rFonts w:ascii="Arial Narrow" w:hAnsi="Arial Narrow" w:cs="Arial"/>
                  <w:color w:val="auto"/>
                  <w:sz w:val="16"/>
                  <w:szCs w:val="16"/>
                  <w:lang w:val="en-GB"/>
                </w:rPr>
                <w:t>SURFACE WATER</w:t>
              </w:r>
            </w:ins>
          </w:p>
        </w:tc>
        <w:tc>
          <w:tcPr>
            <w:tcW w:w="720" w:type="dxa"/>
            <w:tcBorders>
              <w:top w:val="single" w:sz="6" w:space="0" w:color="auto"/>
              <w:left w:val="single" w:sz="6" w:space="0" w:color="auto"/>
              <w:bottom w:val="single" w:sz="6" w:space="0" w:color="auto"/>
              <w:right w:val="single" w:sz="6" w:space="0" w:color="auto"/>
            </w:tcBorders>
          </w:tcPr>
          <w:p w14:paraId="06613290" w14:textId="77777777" w:rsidR="00521F6D" w:rsidRPr="00014E44" w:rsidRDefault="00521F6D" w:rsidP="00DE1185">
            <w:pPr>
              <w:pStyle w:val="CellBodyCentered"/>
              <w:rPr>
                <w:ins w:id="5007" w:author="Zhunisbayev, Olzhasbek A [Bolashak Atyrau Limited]" w:date="2022-06-12T18:49:00Z"/>
                <w:rFonts w:ascii="Arial Narrow" w:hAnsi="Arial Narrow" w:cs="Arial"/>
                <w:b/>
                <w:color w:val="auto"/>
                <w:sz w:val="16"/>
                <w:szCs w:val="16"/>
                <w:lang w:val="en-GB"/>
              </w:rPr>
            </w:pPr>
          </w:p>
          <w:p w14:paraId="10833D24" w14:textId="2A369BDE" w:rsidR="00521F6D" w:rsidRPr="00014E44" w:rsidRDefault="00521F6D" w:rsidP="00DE1185">
            <w:pPr>
              <w:pStyle w:val="CellBodyCentered"/>
              <w:rPr>
                <w:rFonts w:ascii="Arial Narrow" w:hAnsi="Arial Narrow" w:cs="Arial"/>
                <w:b/>
                <w:color w:val="auto"/>
                <w:sz w:val="16"/>
                <w:szCs w:val="16"/>
                <w:lang w:val="en-GB"/>
              </w:rPr>
            </w:pPr>
            <w:ins w:id="5008" w:author="Zhunisbayev, Olzhasbek A [Bolashak Atyrau Limited]" w:date="2022-06-12T18:49:00Z">
              <w:r w:rsidRPr="00014E44">
                <w:rPr>
                  <w:rFonts w:ascii="Arial Narrow" w:hAnsi="Arial Narrow" w:cs="Arial"/>
                  <w:b/>
                  <w:color w:val="auto"/>
                  <w:sz w:val="16"/>
                  <w:szCs w:val="16"/>
                  <w:lang w:val="en-GB"/>
                </w:rPr>
                <w:t>150PE1</w:t>
              </w:r>
            </w:ins>
            <w:r w:rsidR="0008731E">
              <w:rPr>
                <w:rFonts w:ascii="Arial Narrow" w:hAnsi="Arial Narrow" w:cs="Arial"/>
                <w:b/>
                <w:color w:val="auto"/>
                <w:sz w:val="16"/>
                <w:szCs w:val="16"/>
                <w:lang w:val="en-GB"/>
              </w:rPr>
              <w:t>5</w:t>
            </w:r>
          </w:p>
        </w:tc>
        <w:tc>
          <w:tcPr>
            <w:tcW w:w="450" w:type="dxa"/>
            <w:tcBorders>
              <w:top w:val="single" w:sz="6" w:space="0" w:color="auto"/>
              <w:left w:val="single" w:sz="6" w:space="0" w:color="auto"/>
              <w:bottom w:val="single" w:sz="6" w:space="0" w:color="auto"/>
              <w:right w:val="single" w:sz="6" w:space="0" w:color="auto"/>
            </w:tcBorders>
          </w:tcPr>
          <w:p w14:paraId="2190CAF8" w14:textId="77777777" w:rsidR="00521F6D" w:rsidRPr="00014E44" w:rsidRDefault="00521F6D" w:rsidP="00DE1185">
            <w:pPr>
              <w:pStyle w:val="CellBodyCentered"/>
              <w:rPr>
                <w:ins w:id="5009" w:author="Zhunisbayev, Olzhasbek A [Bolashak Atyrau Limited]" w:date="2022-06-12T18:49:00Z"/>
                <w:rFonts w:ascii="Arial Narrow" w:hAnsi="Arial Narrow" w:cs="Arial"/>
                <w:color w:val="auto"/>
                <w:sz w:val="16"/>
                <w:szCs w:val="16"/>
                <w:lang w:val="en-GB"/>
              </w:rPr>
            </w:pPr>
          </w:p>
          <w:p w14:paraId="15CD3D83" w14:textId="4AC74544" w:rsidR="00521F6D" w:rsidRPr="00014E44" w:rsidRDefault="00521F6D" w:rsidP="00DE1185">
            <w:pPr>
              <w:pStyle w:val="CellBodyCentered"/>
              <w:rPr>
                <w:rFonts w:ascii="Arial Narrow" w:hAnsi="Arial Narrow" w:cs="Arial"/>
                <w:color w:val="auto"/>
                <w:sz w:val="16"/>
                <w:szCs w:val="16"/>
                <w:lang w:val="en-GB"/>
              </w:rPr>
            </w:pPr>
            <w:ins w:id="5010" w:author="Zhunisbayev, Olzhasbek A [Bolashak Atyrau Limited]" w:date="2022-06-12T18:49:00Z">
              <w:r w:rsidRPr="00014E44">
                <w:rPr>
                  <w:rFonts w:ascii="Arial Narrow" w:hAnsi="Arial Narrow" w:cs="Arial"/>
                  <w:color w:val="auto"/>
                  <w:sz w:val="16"/>
                  <w:szCs w:val="16"/>
                  <w:lang w:val="en-GB"/>
                </w:rPr>
                <w:t>0</w:t>
              </w:r>
            </w:ins>
          </w:p>
        </w:tc>
        <w:tc>
          <w:tcPr>
            <w:tcW w:w="1080" w:type="dxa"/>
            <w:tcBorders>
              <w:top w:val="single" w:sz="6" w:space="0" w:color="auto"/>
              <w:left w:val="single" w:sz="6" w:space="0" w:color="auto"/>
              <w:bottom w:val="single" w:sz="6" w:space="0" w:color="auto"/>
              <w:right w:val="single" w:sz="6" w:space="0" w:color="auto"/>
            </w:tcBorders>
          </w:tcPr>
          <w:p w14:paraId="59B90BE2" w14:textId="77777777" w:rsidR="00521F6D" w:rsidRPr="00014E44" w:rsidRDefault="00521F6D" w:rsidP="00DE1185">
            <w:pPr>
              <w:pStyle w:val="CellBodyCentered"/>
              <w:rPr>
                <w:ins w:id="5011" w:author="Zhunisbayev, Olzhasbek A [Bolashak Atyrau Limited]" w:date="2022-06-12T18:49:00Z"/>
                <w:rFonts w:ascii="Arial Narrow" w:hAnsi="Arial Narrow" w:cs="Arial"/>
                <w:color w:val="auto"/>
                <w:sz w:val="16"/>
                <w:szCs w:val="16"/>
                <w:lang w:val="en-GB"/>
              </w:rPr>
            </w:pPr>
          </w:p>
          <w:p w14:paraId="2B09B033" w14:textId="32874CD2" w:rsidR="00521F6D" w:rsidRPr="00014E44" w:rsidRDefault="00521F6D" w:rsidP="00DE1185">
            <w:pPr>
              <w:pStyle w:val="CellBodyCentered"/>
              <w:rPr>
                <w:ins w:id="5012" w:author="Zhunisbayev, Olzhasbek A [Bolashak Atyrau Limited]" w:date="2022-06-12T18:49:00Z"/>
                <w:rFonts w:ascii="Arial Narrow" w:hAnsi="Arial Narrow" w:cs="Arial"/>
                <w:color w:val="auto"/>
                <w:sz w:val="16"/>
                <w:szCs w:val="16"/>
                <w:lang w:val="en-GB"/>
              </w:rPr>
            </w:pPr>
            <w:ins w:id="5013" w:author="Zhunisbayev, Olzhasbek A [Bolashak Atyrau Limited]" w:date="2022-06-12T18:49:00Z">
              <w:r w:rsidRPr="00014E44">
                <w:rPr>
                  <w:rFonts w:ascii="Arial Narrow" w:hAnsi="Arial Narrow" w:cs="Arial"/>
                  <w:color w:val="auto"/>
                  <w:sz w:val="16"/>
                  <w:szCs w:val="16"/>
                  <w:lang w:val="en-GB"/>
                </w:rPr>
                <w:t>PERT</w:t>
              </w:r>
            </w:ins>
            <w:r w:rsidR="00905B3A">
              <w:rPr>
                <w:rFonts w:ascii="Arial Narrow" w:hAnsi="Arial Narrow" w:cs="Arial"/>
                <w:color w:val="auto"/>
                <w:sz w:val="16"/>
                <w:szCs w:val="16"/>
                <w:lang w:val="en-GB"/>
              </w:rPr>
              <w:t xml:space="preserve"> TYPE 2</w:t>
            </w:r>
          </w:p>
          <w:p w14:paraId="3018E40F" w14:textId="665799C0" w:rsidR="00521F6D" w:rsidRDefault="00521F6D" w:rsidP="00DE1185">
            <w:pPr>
              <w:pStyle w:val="CellBodyCentered"/>
              <w:rPr>
                <w:rFonts w:ascii="Arial Narrow" w:hAnsi="Arial Narrow" w:cs="Arial"/>
                <w:color w:val="auto"/>
                <w:sz w:val="16"/>
                <w:szCs w:val="16"/>
                <w:lang w:val="en-GB"/>
              </w:rPr>
            </w:pPr>
            <w:ins w:id="5014" w:author="Zhunisbayev, Olzhasbek A [Bolashak Atyrau Limited]" w:date="2022-06-12T18:49:00Z">
              <w:r w:rsidRPr="00014E44">
                <w:rPr>
                  <w:rFonts w:ascii="Arial Narrow" w:hAnsi="Arial Narrow" w:cs="Arial"/>
                  <w:color w:val="auto"/>
                  <w:sz w:val="16"/>
                  <w:szCs w:val="16"/>
                  <w:lang w:val="en-GB"/>
                </w:rPr>
                <w:t>SDR 9</w:t>
              </w:r>
            </w:ins>
          </w:p>
          <w:p w14:paraId="683E62DF" w14:textId="77777777" w:rsidR="0043139E" w:rsidRPr="00014E44" w:rsidRDefault="0043139E" w:rsidP="0043139E">
            <w:pPr>
              <w:pStyle w:val="CellBodyCentered"/>
              <w:rPr>
                <w:rFonts w:ascii="Arial Narrow" w:hAnsi="Arial Narrow" w:cs="Arial"/>
                <w:color w:val="auto"/>
                <w:sz w:val="16"/>
                <w:szCs w:val="16"/>
                <w:lang w:val="en-GB"/>
              </w:rPr>
            </w:pPr>
            <w:ins w:id="5015" w:author="Zhunisbayev, Olzhasbek [Bolashak Atyrau Limited]" w:date="2024-10-30T16:08:00Z" w16du:dateUtc="2024-10-30T11:08:00Z">
              <w:r>
                <w:rPr>
                  <w:rFonts w:ascii="Arial Narrow" w:hAnsi="Arial Narrow" w:cs="Arial"/>
                  <w:color w:val="auto"/>
                  <w:sz w:val="16"/>
                  <w:szCs w:val="16"/>
                  <w:lang w:val="en-GB"/>
                </w:rPr>
                <w:t>ID RED</w:t>
              </w:r>
            </w:ins>
          </w:p>
          <w:p w14:paraId="7DBD7D3D"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5F1E93E" w14:textId="77777777" w:rsidR="00521F6D" w:rsidRPr="00014E44" w:rsidRDefault="00521F6D" w:rsidP="00DE1185">
            <w:pPr>
              <w:pStyle w:val="CellBodyCentered"/>
              <w:rPr>
                <w:ins w:id="5016" w:author="Zhunisbayev, Olzhasbek A [Bolashak Atyrau Limited]" w:date="2022-06-12T18:50:00Z"/>
                <w:rFonts w:ascii="Arial Narrow" w:hAnsi="Arial Narrow" w:cs="Arial"/>
                <w:color w:val="auto"/>
                <w:sz w:val="16"/>
                <w:szCs w:val="16"/>
                <w:lang w:val="en-GB"/>
              </w:rPr>
            </w:pPr>
          </w:p>
          <w:p w14:paraId="6C8DC889" w14:textId="77777777" w:rsidR="00521F6D" w:rsidRPr="00014E44" w:rsidRDefault="00521F6D" w:rsidP="00DE1185">
            <w:pPr>
              <w:pStyle w:val="CellBodyCentered"/>
              <w:rPr>
                <w:ins w:id="5017" w:author="Zhunisbayev, Olzhasbek A [Bolashak Atyrau Limited]" w:date="2022-06-12T18:50:00Z"/>
                <w:rFonts w:ascii="Arial Narrow" w:hAnsi="Arial Narrow" w:cs="Arial"/>
                <w:color w:val="auto"/>
                <w:sz w:val="16"/>
                <w:szCs w:val="16"/>
                <w:lang w:val="en-GB"/>
              </w:rPr>
            </w:pPr>
            <w:ins w:id="5018" w:author="Zhunisbayev, Olzhasbek A [Bolashak Atyrau Limited]" w:date="2022-06-12T18:50:00Z">
              <w:r w:rsidRPr="00014E44">
                <w:rPr>
                  <w:rFonts w:ascii="Arial Narrow" w:hAnsi="Arial Narrow" w:cs="Arial"/>
                  <w:color w:val="auto"/>
                  <w:sz w:val="16"/>
                  <w:szCs w:val="16"/>
                  <w:lang w:val="en-GB"/>
                </w:rPr>
                <w:t>CLASS</w:t>
              </w:r>
            </w:ins>
          </w:p>
          <w:p w14:paraId="165327E2" w14:textId="77777777" w:rsidR="00521F6D" w:rsidRPr="00014E44" w:rsidRDefault="00521F6D" w:rsidP="00DE1185">
            <w:pPr>
              <w:pStyle w:val="CellBodyCentered"/>
              <w:rPr>
                <w:ins w:id="5019" w:author="Zhunisbayev, Olzhasbek A [Bolashak Atyrau Limited]" w:date="2022-06-12T18:50:00Z"/>
                <w:rFonts w:ascii="Arial Narrow" w:hAnsi="Arial Narrow" w:cs="Arial"/>
                <w:color w:val="auto"/>
                <w:sz w:val="16"/>
                <w:szCs w:val="16"/>
                <w:lang w:val="en-GB"/>
              </w:rPr>
            </w:pPr>
            <w:ins w:id="5020" w:author="Zhunisbayev, Olzhasbek A [Bolashak Atyrau Limited]" w:date="2022-06-12T18:50:00Z">
              <w:r w:rsidRPr="00014E44">
                <w:rPr>
                  <w:rFonts w:ascii="Arial Narrow" w:hAnsi="Arial Narrow" w:cs="Arial"/>
                  <w:color w:val="auto"/>
                  <w:sz w:val="16"/>
                  <w:szCs w:val="16"/>
                  <w:lang w:val="en-GB"/>
                </w:rPr>
                <w:t>150</w:t>
              </w:r>
            </w:ins>
          </w:p>
          <w:p w14:paraId="0F2DC32D" w14:textId="77777777" w:rsidR="00521F6D" w:rsidRPr="00014E44" w:rsidRDefault="00521F6D" w:rsidP="00DE1185">
            <w:pPr>
              <w:pStyle w:val="CellBodyCentered"/>
              <w:rPr>
                <w:ins w:id="5021" w:author="Zhunisbayev, Olzhasbek A [Bolashak Atyrau Limited]" w:date="2022-06-12T18:50:00Z"/>
                <w:rFonts w:ascii="Arial Narrow" w:hAnsi="Arial Narrow" w:cs="Arial"/>
                <w:color w:val="auto"/>
                <w:sz w:val="16"/>
                <w:szCs w:val="16"/>
                <w:lang w:val="en-GB"/>
              </w:rPr>
            </w:pPr>
            <w:ins w:id="5022" w:author="Zhunisbayev, Olzhasbek A [Bolashak Atyrau Limited]" w:date="2022-06-12T18:50:00Z">
              <w:r w:rsidRPr="00014E44">
                <w:rPr>
                  <w:rFonts w:ascii="Arial Narrow" w:hAnsi="Arial Narrow" w:cs="Arial"/>
                  <w:color w:val="auto"/>
                  <w:sz w:val="16"/>
                  <w:szCs w:val="16"/>
                  <w:lang w:val="en-GB"/>
                </w:rPr>
                <w:t>RF</w:t>
              </w:r>
            </w:ins>
          </w:p>
          <w:p w14:paraId="697A8545"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9A5400E" w14:textId="77777777" w:rsidR="00521F6D" w:rsidRPr="00014E44" w:rsidRDefault="00521F6D" w:rsidP="00DE1185">
            <w:pPr>
              <w:pStyle w:val="CellBodyCentered"/>
              <w:rPr>
                <w:ins w:id="5023" w:author="Zhunisbayev, Olzhasbek A [Bolashak Atyrau Limited]" w:date="2022-06-12T18:50:00Z"/>
                <w:rFonts w:ascii="Arial Narrow" w:hAnsi="Arial Narrow" w:cs="Arial"/>
                <w:color w:val="auto"/>
                <w:sz w:val="16"/>
                <w:szCs w:val="16"/>
                <w:lang w:val="en-GB"/>
              </w:rPr>
            </w:pPr>
          </w:p>
          <w:p w14:paraId="03974776" w14:textId="77777777" w:rsidR="00521F6D" w:rsidRPr="00014E44" w:rsidRDefault="00521F6D" w:rsidP="00DE1185">
            <w:pPr>
              <w:pStyle w:val="CellBodyCentered"/>
              <w:rPr>
                <w:ins w:id="5024" w:author="Zhunisbayev, Olzhasbek A [Bolashak Atyrau Limited]" w:date="2022-06-12T18:50:00Z"/>
                <w:rFonts w:ascii="Arial Narrow" w:hAnsi="Arial Narrow" w:cs="Arial"/>
                <w:color w:val="auto"/>
                <w:sz w:val="16"/>
                <w:szCs w:val="16"/>
                <w:lang w:val="en-GB"/>
              </w:rPr>
            </w:pPr>
            <w:ins w:id="5025" w:author="Zhunisbayev, Olzhasbek A [Bolashak Atyrau Limited]" w:date="2022-06-12T18:50:00Z">
              <w:r w:rsidRPr="00014E44">
                <w:rPr>
                  <w:rFonts w:ascii="Arial Narrow" w:hAnsi="Arial Narrow" w:cs="Arial"/>
                  <w:color w:val="auto"/>
                  <w:sz w:val="16"/>
                  <w:szCs w:val="16"/>
                  <w:lang w:val="en-GB"/>
                </w:rPr>
                <w:t>-40 to</w:t>
              </w:r>
            </w:ins>
          </w:p>
          <w:p w14:paraId="1C578880" w14:textId="6F26A1A9" w:rsidR="00521F6D" w:rsidRPr="00014E44" w:rsidRDefault="00521F6D" w:rsidP="00DE1185">
            <w:pPr>
              <w:pStyle w:val="CellBodyCentered"/>
              <w:rPr>
                <w:rFonts w:ascii="Arial Narrow" w:hAnsi="Arial Narrow" w:cs="Arial"/>
                <w:color w:val="auto"/>
                <w:sz w:val="16"/>
                <w:szCs w:val="16"/>
                <w:lang w:val="en-GB"/>
              </w:rPr>
            </w:pPr>
            <w:ins w:id="5026" w:author="Zhunisbayev, Olzhasbek A [Bolashak Atyrau Limited]" w:date="2022-06-12T18:50:00Z">
              <w:r w:rsidRPr="00014E44">
                <w:rPr>
                  <w:rFonts w:ascii="Arial Narrow" w:hAnsi="Arial Narrow" w:cs="Arial"/>
                  <w:color w:val="auto"/>
                  <w:sz w:val="16"/>
                  <w:szCs w:val="16"/>
                  <w:lang w:val="en-GB"/>
                </w:rPr>
                <w:t>+</w:t>
              </w:r>
            </w:ins>
            <w:r w:rsidR="00A97353">
              <w:rPr>
                <w:rFonts w:ascii="Arial Narrow" w:hAnsi="Arial Narrow" w:cs="Arial"/>
                <w:color w:val="auto"/>
                <w:sz w:val="16"/>
                <w:szCs w:val="16"/>
                <w:lang w:val="en-GB"/>
              </w:rPr>
              <w:t>75</w:t>
            </w:r>
            <w:ins w:id="5027" w:author="Zhunisbayev, Olzhasbek A [Bolashak Atyrau Limited]" w:date="2022-06-12T18:50:00Z">
              <w:r w:rsidRPr="00014E44">
                <w:rPr>
                  <w:rFonts w:ascii="Arial Narrow" w:hAnsi="Arial Narrow" w:cs="Arial"/>
                  <w:color w:val="auto"/>
                  <w:sz w:val="16"/>
                  <w:szCs w:val="16"/>
                  <w:lang w:val="en-GB"/>
                </w:rPr>
                <w:t>°C</w:t>
              </w:r>
            </w:ins>
          </w:p>
        </w:tc>
        <w:tc>
          <w:tcPr>
            <w:tcW w:w="1890" w:type="dxa"/>
            <w:tcBorders>
              <w:top w:val="single" w:sz="6" w:space="0" w:color="auto"/>
              <w:left w:val="single" w:sz="6" w:space="0" w:color="auto"/>
              <w:bottom w:val="single" w:sz="6" w:space="0" w:color="auto"/>
              <w:right w:val="single" w:sz="6" w:space="0" w:color="auto"/>
            </w:tcBorders>
          </w:tcPr>
          <w:p w14:paraId="6F54D7FF" w14:textId="77777777" w:rsidR="00521F6D" w:rsidRPr="00014E44" w:rsidRDefault="00521F6D" w:rsidP="00DE1185">
            <w:pPr>
              <w:pStyle w:val="CellBody"/>
              <w:rPr>
                <w:ins w:id="5028" w:author="Zhunisbayev, Olzhasbek A [Bolashak Atyrau Limited]" w:date="2022-06-12T18:50:00Z"/>
                <w:rFonts w:ascii="Arial Narrow" w:hAnsi="Arial Narrow" w:cs="Arial"/>
                <w:color w:val="auto"/>
                <w:sz w:val="16"/>
                <w:szCs w:val="16"/>
                <w:lang w:val="en-GB"/>
              </w:rPr>
            </w:pPr>
          </w:p>
          <w:p w14:paraId="1D392BC7" w14:textId="0483E9CF" w:rsidR="009F53AC" w:rsidRPr="00014E44" w:rsidRDefault="009F53AC" w:rsidP="009F53AC">
            <w:pPr>
              <w:pStyle w:val="CellBody"/>
              <w:rPr>
                <w:ins w:id="5029" w:author="Zhunisbayev, Olzhasbek A [Bolashak Atyrau Limited]" w:date="2022-06-12T12:57:00Z"/>
                <w:rFonts w:ascii="Arial Narrow" w:hAnsi="Arial Narrow" w:cs="Arial"/>
                <w:color w:val="auto"/>
                <w:sz w:val="16"/>
                <w:szCs w:val="16"/>
                <w:lang w:val="en-GB"/>
              </w:rPr>
            </w:pPr>
            <w:r w:rsidRPr="00014E44">
              <w:rPr>
                <w:rFonts w:ascii="Arial Narrow" w:hAnsi="Arial Narrow" w:cs="Arial"/>
                <w:color w:val="auto"/>
                <w:sz w:val="16"/>
                <w:szCs w:val="16"/>
                <w:lang w:val="en-GB"/>
              </w:rPr>
              <w:t>-</w:t>
            </w:r>
            <w:r>
              <w:rPr>
                <w:rFonts w:ascii="Arial Narrow" w:hAnsi="Arial Narrow" w:cs="Arial"/>
                <w:color w:val="auto"/>
                <w:sz w:val="16"/>
                <w:szCs w:val="16"/>
                <w:lang w:val="en-GB"/>
              </w:rPr>
              <w:t xml:space="preserve"> </w:t>
            </w:r>
            <w:del w:id="5030"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031"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ins w:id="5032" w:author="Zhunisbayev, Olzhasbek A [Bolashak Atyrau Limited]" w:date="2022-06-12T12:57:00Z">
              <w:r w:rsidRPr="00014E44">
                <w:rPr>
                  <w:rFonts w:ascii="Arial Narrow" w:hAnsi="Arial Narrow" w:cs="Arial"/>
                  <w:color w:val="auto"/>
                  <w:sz w:val="16"/>
                  <w:szCs w:val="16"/>
                  <w:lang w:val="en-GB"/>
                </w:rPr>
                <w:t xml:space="preserve">to 20°C = </w:t>
              </w:r>
            </w:ins>
            <w:r>
              <w:rPr>
                <w:rFonts w:ascii="Arial Narrow" w:hAnsi="Arial Narrow" w:cs="Arial"/>
                <w:color w:val="auto"/>
                <w:sz w:val="16"/>
                <w:szCs w:val="16"/>
                <w:lang w:val="en-GB"/>
              </w:rPr>
              <w:t>1</w:t>
            </w:r>
            <w:r w:rsidR="002D14D2">
              <w:rPr>
                <w:rFonts w:ascii="Arial Narrow" w:hAnsi="Arial Narrow" w:cs="Arial"/>
                <w:color w:val="auto"/>
                <w:sz w:val="16"/>
                <w:szCs w:val="16"/>
              </w:rPr>
              <w:t>5</w:t>
            </w:r>
            <w:r>
              <w:rPr>
                <w:rFonts w:ascii="Arial Narrow" w:hAnsi="Arial Narrow" w:cs="Arial"/>
                <w:color w:val="auto"/>
                <w:sz w:val="16"/>
                <w:szCs w:val="16"/>
                <w:lang w:val="en-GB"/>
              </w:rPr>
              <w:t>.</w:t>
            </w:r>
            <w:r w:rsidR="002D14D2">
              <w:rPr>
                <w:rFonts w:ascii="Arial Narrow" w:hAnsi="Arial Narrow" w:cs="Arial"/>
                <w:color w:val="auto"/>
                <w:sz w:val="16"/>
                <w:szCs w:val="16"/>
              </w:rPr>
              <w:t>6</w:t>
            </w:r>
            <w:ins w:id="5033" w:author="Zhunisbayev, Olzhasbek A [Bolashak Atyrau Limited]" w:date="2022-06-12T12:57:00Z">
              <w:r w:rsidRPr="00014E44">
                <w:rPr>
                  <w:rFonts w:ascii="Arial Narrow" w:hAnsi="Arial Narrow" w:cs="Arial"/>
                  <w:color w:val="auto"/>
                  <w:sz w:val="16"/>
                  <w:szCs w:val="16"/>
                  <w:lang w:val="en-GB"/>
                </w:rPr>
                <w:t xml:space="preserve"> barg</w:t>
              </w:r>
            </w:ins>
          </w:p>
          <w:p w14:paraId="35513F5F" w14:textId="2BD7AB60" w:rsidR="009F53AC" w:rsidRDefault="009F53AC" w:rsidP="009F53AC">
            <w:pPr>
              <w:pStyle w:val="CellBody"/>
              <w:rPr>
                <w:rFonts w:ascii="Arial Narrow" w:hAnsi="Arial Narrow" w:cs="Arial"/>
                <w:color w:val="auto"/>
                <w:sz w:val="16"/>
                <w:szCs w:val="16"/>
                <w:lang w:val="en-GB"/>
              </w:rPr>
            </w:pPr>
            <w:r w:rsidRPr="00C5740E">
              <w:rPr>
                <w:rFonts w:ascii="Arial Narrow" w:hAnsi="Arial Narrow" w:cs="Arial"/>
                <w:color w:val="auto"/>
                <w:sz w:val="16"/>
                <w:szCs w:val="16"/>
              </w:rPr>
              <w:t>30</w:t>
            </w:r>
            <w:ins w:id="5034" w:author="Zhunisbayev, Olzhasbek A [Bolashak Atyrau Limited]" w:date="2022-06-12T12:57:00Z">
              <w:r w:rsidRPr="00014E44">
                <w:rPr>
                  <w:rFonts w:ascii="Arial Narrow" w:hAnsi="Arial Narrow" w:cs="Arial"/>
                  <w:color w:val="auto"/>
                  <w:sz w:val="16"/>
                  <w:szCs w:val="16"/>
                  <w:lang w:val="en-GB"/>
                </w:rPr>
                <w:t xml:space="preserve">°C = </w:t>
              </w:r>
            </w:ins>
            <w:r>
              <w:rPr>
                <w:rFonts w:ascii="Arial Narrow" w:hAnsi="Arial Narrow" w:cs="Arial"/>
                <w:color w:val="auto"/>
                <w:sz w:val="16"/>
                <w:szCs w:val="16"/>
                <w:lang w:val="en-GB"/>
              </w:rPr>
              <w:t>1</w:t>
            </w:r>
            <w:r w:rsidR="002D14D2">
              <w:rPr>
                <w:rFonts w:ascii="Arial Narrow" w:hAnsi="Arial Narrow" w:cs="Arial"/>
                <w:color w:val="auto"/>
                <w:sz w:val="16"/>
                <w:szCs w:val="16"/>
              </w:rPr>
              <w:t>2</w:t>
            </w:r>
            <w:r>
              <w:rPr>
                <w:rFonts w:ascii="Arial Narrow" w:hAnsi="Arial Narrow" w:cs="Arial"/>
                <w:color w:val="auto"/>
                <w:sz w:val="16"/>
                <w:szCs w:val="16"/>
                <w:lang w:val="en-GB"/>
              </w:rPr>
              <w:t>.</w:t>
            </w:r>
            <w:r w:rsidR="002D14D2">
              <w:rPr>
                <w:rFonts w:ascii="Arial Narrow" w:hAnsi="Arial Narrow" w:cs="Arial"/>
                <w:color w:val="auto"/>
                <w:sz w:val="16"/>
                <w:szCs w:val="16"/>
              </w:rPr>
              <w:t>5</w:t>
            </w:r>
            <w:ins w:id="5035" w:author="Zhunisbayev, Olzhasbek A [Bolashak Atyrau Limited]" w:date="2022-06-12T12:57:00Z">
              <w:r w:rsidRPr="00014E44">
                <w:rPr>
                  <w:rFonts w:ascii="Arial Narrow" w:hAnsi="Arial Narrow" w:cs="Arial"/>
                  <w:color w:val="auto"/>
                  <w:sz w:val="16"/>
                  <w:szCs w:val="16"/>
                  <w:lang w:val="en-GB"/>
                </w:rPr>
                <w:t xml:space="preserve"> barg</w:t>
              </w:r>
            </w:ins>
          </w:p>
          <w:p w14:paraId="08F8DD55" w14:textId="210118EC" w:rsidR="009F53AC" w:rsidRDefault="009F53AC" w:rsidP="009F53AC">
            <w:pPr>
              <w:pStyle w:val="CellBody"/>
              <w:rPr>
                <w:rFonts w:ascii="Arial Narrow" w:hAnsi="Arial Narrow" w:cs="Arial"/>
                <w:color w:val="auto"/>
                <w:sz w:val="16"/>
                <w:szCs w:val="16"/>
                <w:lang w:val="en-GB"/>
              </w:rPr>
            </w:pPr>
            <w:r w:rsidRPr="00C5740E">
              <w:rPr>
                <w:rFonts w:ascii="Arial Narrow" w:hAnsi="Arial Narrow" w:cs="Arial"/>
                <w:color w:val="auto"/>
                <w:sz w:val="16"/>
                <w:szCs w:val="16"/>
              </w:rPr>
              <w:t>4</w:t>
            </w:r>
            <w:r>
              <w:rPr>
                <w:rFonts w:ascii="Arial Narrow" w:hAnsi="Arial Narrow" w:cs="Arial"/>
                <w:color w:val="auto"/>
                <w:sz w:val="16"/>
                <w:szCs w:val="16"/>
                <w:lang w:val="en-GB"/>
              </w:rPr>
              <w:t>0</w:t>
            </w:r>
            <w:ins w:id="5036"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1</w:t>
            </w:r>
            <w:r w:rsidR="002D14D2">
              <w:rPr>
                <w:rFonts w:ascii="Arial Narrow" w:hAnsi="Arial Narrow" w:cs="Arial"/>
                <w:color w:val="auto"/>
                <w:sz w:val="16"/>
                <w:szCs w:val="16"/>
              </w:rPr>
              <w:t>2</w:t>
            </w:r>
            <w:r>
              <w:rPr>
                <w:rFonts w:ascii="Arial Narrow" w:hAnsi="Arial Narrow" w:cs="Arial"/>
                <w:color w:val="auto"/>
                <w:sz w:val="16"/>
                <w:szCs w:val="16"/>
                <w:lang w:val="en-GB"/>
              </w:rPr>
              <w:t>.</w:t>
            </w:r>
            <w:r w:rsidR="002D14D2">
              <w:rPr>
                <w:rFonts w:ascii="Arial Narrow" w:hAnsi="Arial Narrow" w:cs="Arial"/>
                <w:color w:val="auto"/>
                <w:sz w:val="16"/>
                <w:szCs w:val="16"/>
                <w:lang w:val="en-GB"/>
              </w:rPr>
              <w:t>5</w:t>
            </w:r>
            <w:r>
              <w:rPr>
                <w:rFonts w:ascii="Arial Narrow" w:hAnsi="Arial Narrow" w:cs="Arial"/>
                <w:color w:val="auto"/>
                <w:sz w:val="16"/>
                <w:szCs w:val="16"/>
                <w:lang w:val="en-GB"/>
              </w:rPr>
              <w:t xml:space="preserve"> barg</w:t>
            </w:r>
          </w:p>
          <w:p w14:paraId="4E4FB3BC" w14:textId="16F87552" w:rsidR="009F53AC" w:rsidRPr="00014E44" w:rsidRDefault="009F53AC" w:rsidP="009F53AC">
            <w:pPr>
              <w:pStyle w:val="CellBody"/>
              <w:rPr>
                <w:ins w:id="5037" w:author="Zhunisbayev, Olzhasbek A [Bolashak Atyrau Limited]" w:date="2022-06-12T12:57:00Z"/>
                <w:rFonts w:ascii="Arial Narrow" w:hAnsi="Arial Narrow" w:cs="Arial"/>
                <w:color w:val="auto"/>
                <w:sz w:val="16"/>
                <w:szCs w:val="16"/>
                <w:lang w:val="en-GB"/>
              </w:rPr>
            </w:pPr>
            <w:r w:rsidRPr="00713F2F">
              <w:rPr>
                <w:rFonts w:ascii="Arial Narrow" w:hAnsi="Arial Narrow" w:cs="Arial"/>
                <w:color w:val="auto"/>
                <w:sz w:val="16"/>
                <w:szCs w:val="16"/>
              </w:rPr>
              <w:t>50</w:t>
            </w:r>
            <w:ins w:id="5038"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w:t>
            </w:r>
            <w:r w:rsidR="002D14D2">
              <w:rPr>
                <w:rFonts w:ascii="Arial Narrow" w:hAnsi="Arial Narrow" w:cs="Arial"/>
                <w:color w:val="auto"/>
                <w:sz w:val="16"/>
                <w:szCs w:val="16"/>
                <w:lang w:val="en-GB"/>
              </w:rPr>
              <w:t>9</w:t>
            </w:r>
            <w:r>
              <w:rPr>
                <w:rFonts w:ascii="Arial Narrow" w:hAnsi="Arial Narrow" w:cs="Arial"/>
                <w:color w:val="auto"/>
                <w:sz w:val="16"/>
                <w:szCs w:val="16"/>
                <w:lang w:val="en-GB"/>
              </w:rPr>
              <w:t>.</w:t>
            </w:r>
            <w:r w:rsidR="002D14D2">
              <w:rPr>
                <w:rFonts w:ascii="Arial Narrow" w:hAnsi="Arial Narrow" w:cs="Arial"/>
                <w:color w:val="auto"/>
                <w:sz w:val="16"/>
                <w:szCs w:val="16"/>
              </w:rPr>
              <w:t>8</w:t>
            </w:r>
            <w:r>
              <w:rPr>
                <w:rFonts w:ascii="Arial Narrow" w:hAnsi="Arial Narrow" w:cs="Arial"/>
                <w:color w:val="auto"/>
                <w:sz w:val="16"/>
                <w:szCs w:val="16"/>
                <w:lang w:val="en-GB"/>
              </w:rPr>
              <w:t xml:space="preserve"> barg</w:t>
            </w:r>
          </w:p>
          <w:p w14:paraId="62AF136E" w14:textId="5665C387" w:rsidR="009F53AC" w:rsidRPr="00713F2F" w:rsidRDefault="009F53AC" w:rsidP="009F53AC">
            <w:pPr>
              <w:pStyle w:val="CellBody"/>
              <w:rPr>
                <w:rFonts w:ascii="Arial Narrow" w:hAnsi="Arial Narrow" w:cs="Arial"/>
                <w:color w:val="auto"/>
                <w:sz w:val="16"/>
                <w:szCs w:val="16"/>
              </w:rPr>
            </w:pPr>
            <w:r w:rsidRPr="00713F2F">
              <w:rPr>
                <w:rFonts w:ascii="Arial Narrow" w:hAnsi="Arial Narrow" w:cs="Arial"/>
                <w:color w:val="auto"/>
                <w:sz w:val="16"/>
                <w:szCs w:val="16"/>
              </w:rPr>
              <w:t>60</w:t>
            </w:r>
            <w:ins w:id="5039" w:author="Zhunisbayev, Olzhasbek A [Bolashak Atyrau Limited]" w:date="2022-06-12T12:57:00Z">
              <w:r w:rsidRPr="00014E44">
                <w:rPr>
                  <w:rFonts w:ascii="Arial Narrow" w:hAnsi="Arial Narrow" w:cs="Arial"/>
                  <w:color w:val="auto"/>
                  <w:sz w:val="16"/>
                  <w:szCs w:val="16"/>
                  <w:lang w:val="en-GB"/>
                </w:rPr>
                <w:t xml:space="preserve">°C = </w:t>
              </w:r>
            </w:ins>
            <w:r w:rsidR="002D14D2">
              <w:rPr>
                <w:rFonts w:ascii="Arial Narrow" w:hAnsi="Arial Narrow" w:cs="Arial"/>
                <w:color w:val="auto"/>
                <w:sz w:val="16"/>
                <w:szCs w:val="16"/>
              </w:rPr>
              <w:t>7</w:t>
            </w:r>
            <w:r>
              <w:rPr>
                <w:rFonts w:ascii="Arial Narrow" w:hAnsi="Arial Narrow" w:cs="Arial"/>
                <w:color w:val="auto"/>
                <w:sz w:val="16"/>
                <w:szCs w:val="16"/>
                <w:lang w:val="en-GB"/>
              </w:rPr>
              <w:t>.</w:t>
            </w:r>
            <w:r w:rsidRPr="00713F2F">
              <w:rPr>
                <w:rFonts w:ascii="Arial Narrow" w:hAnsi="Arial Narrow" w:cs="Arial"/>
                <w:color w:val="auto"/>
                <w:sz w:val="16"/>
                <w:szCs w:val="16"/>
              </w:rPr>
              <w:t>8</w:t>
            </w:r>
            <w:ins w:id="5040" w:author="Zhunisbayev, Olzhasbek A [Bolashak Atyrau Limited]" w:date="2022-06-12T12:57:00Z">
              <w:r w:rsidRPr="00014E44">
                <w:rPr>
                  <w:rFonts w:ascii="Arial Narrow" w:hAnsi="Arial Narrow" w:cs="Arial"/>
                  <w:color w:val="auto"/>
                  <w:sz w:val="16"/>
                  <w:szCs w:val="16"/>
                  <w:lang w:val="en-GB"/>
                </w:rPr>
                <w:t xml:space="preserve"> barg</w:t>
              </w:r>
            </w:ins>
          </w:p>
          <w:p w14:paraId="71893E85" w14:textId="0E526F6C" w:rsidR="009F53AC" w:rsidRPr="00713F2F" w:rsidRDefault="009F53AC" w:rsidP="009F53AC">
            <w:pPr>
              <w:pStyle w:val="CellBody"/>
              <w:rPr>
                <w:rFonts w:ascii="Arial Narrow" w:hAnsi="Arial Narrow" w:cs="Arial"/>
                <w:color w:val="auto"/>
                <w:sz w:val="16"/>
                <w:szCs w:val="16"/>
              </w:rPr>
            </w:pPr>
            <w:r w:rsidRPr="009F53AC">
              <w:rPr>
                <w:rFonts w:ascii="Arial Narrow" w:hAnsi="Arial Narrow" w:cs="Arial"/>
                <w:color w:val="auto"/>
                <w:sz w:val="16"/>
                <w:szCs w:val="16"/>
              </w:rPr>
              <w:t>7</w:t>
            </w:r>
            <w:r w:rsidRPr="00713F2F">
              <w:rPr>
                <w:rFonts w:ascii="Arial Narrow" w:hAnsi="Arial Narrow" w:cs="Arial"/>
                <w:color w:val="auto"/>
                <w:sz w:val="16"/>
                <w:szCs w:val="16"/>
              </w:rPr>
              <w:t>0</w:t>
            </w:r>
            <w:ins w:id="5041" w:author="Zhunisbayev, Olzhasbek A [Bolashak Atyrau Limited]" w:date="2022-06-12T12:57:00Z">
              <w:r w:rsidRPr="00014E44">
                <w:rPr>
                  <w:rFonts w:ascii="Arial Narrow" w:hAnsi="Arial Narrow" w:cs="Arial"/>
                  <w:color w:val="auto"/>
                  <w:sz w:val="16"/>
                  <w:szCs w:val="16"/>
                  <w:lang w:val="en-GB"/>
                </w:rPr>
                <w:t xml:space="preserve">°C = </w:t>
              </w:r>
            </w:ins>
            <w:r w:rsidR="004578CB">
              <w:rPr>
                <w:rFonts w:ascii="Arial Narrow" w:hAnsi="Arial Narrow" w:cs="Arial"/>
                <w:color w:val="auto"/>
                <w:sz w:val="16"/>
                <w:szCs w:val="16"/>
              </w:rPr>
              <w:t>7</w:t>
            </w:r>
            <w:r>
              <w:rPr>
                <w:rFonts w:ascii="Arial Narrow" w:hAnsi="Arial Narrow" w:cs="Arial"/>
                <w:color w:val="auto"/>
                <w:sz w:val="16"/>
                <w:szCs w:val="16"/>
                <w:lang w:val="en-GB"/>
              </w:rPr>
              <w:t>.</w:t>
            </w:r>
            <w:r w:rsidRPr="00713F2F">
              <w:rPr>
                <w:rFonts w:ascii="Arial Narrow" w:hAnsi="Arial Narrow" w:cs="Arial"/>
                <w:color w:val="auto"/>
                <w:sz w:val="16"/>
                <w:szCs w:val="16"/>
              </w:rPr>
              <w:t>8</w:t>
            </w:r>
            <w:ins w:id="5042" w:author="Zhunisbayev, Olzhasbek A [Bolashak Atyrau Limited]" w:date="2022-06-12T12:57:00Z">
              <w:r w:rsidRPr="00014E44">
                <w:rPr>
                  <w:rFonts w:ascii="Arial Narrow" w:hAnsi="Arial Narrow" w:cs="Arial"/>
                  <w:color w:val="auto"/>
                  <w:sz w:val="16"/>
                  <w:szCs w:val="16"/>
                  <w:lang w:val="en-GB"/>
                </w:rPr>
                <w:t xml:space="preserve"> barg</w:t>
              </w:r>
            </w:ins>
          </w:p>
          <w:p w14:paraId="3930732C" w14:textId="24145F11" w:rsidR="009F53AC" w:rsidRDefault="009F53AC" w:rsidP="009F53AC">
            <w:pPr>
              <w:pStyle w:val="CellBody"/>
              <w:rPr>
                <w:rFonts w:ascii="Arial Narrow" w:hAnsi="Arial Narrow" w:cs="Arial"/>
                <w:color w:val="auto"/>
                <w:sz w:val="16"/>
                <w:szCs w:val="16"/>
                <w:lang w:val="en-GB"/>
              </w:rPr>
            </w:pPr>
            <w:r>
              <w:rPr>
                <w:rFonts w:ascii="Arial Narrow" w:hAnsi="Arial Narrow" w:cs="Arial"/>
                <w:color w:val="auto"/>
                <w:sz w:val="16"/>
                <w:szCs w:val="16"/>
                <w:lang w:val="ru-RU"/>
              </w:rPr>
              <w:t>75</w:t>
            </w:r>
            <w:ins w:id="5043" w:author="Zhunisbayev, Olzhasbek A [Bolashak Atyrau Limited]" w:date="2022-06-12T12:57:00Z">
              <w:r w:rsidRPr="00014E44">
                <w:rPr>
                  <w:rFonts w:ascii="Arial Narrow" w:hAnsi="Arial Narrow" w:cs="Arial"/>
                  <w:color w:val="auto"/>
                  <w:sz w:val="16"/>
                  <w:szCs w:val="16"/>
                  <w:lang w:val="en-GB"/>
                </w:rPr>
                <w:t xml:space="preserve">°C = </w:t>
              </w:r>
            </w:ins>
            <w:r w:rsidR="004578CB">
              <w:rPr>
                <w:rFonts w:ascii="Arial Narrow" w:hAnsi="Arial Narrow" w:cs="Arial"/>
                <w:color w:val="auto"/>
                <w:sz w:val="16"/>
                <w:szCs w:val="16"/>
              </w:rPr>
              <w:t>6</w:t>
            </w:r>
            <w:r>
              <w:rPr>
                <w:rFonts w:ascii="Arial Narrow" w:hAnsi="Arial Narrow" w:cs="Arial"/>
                <w:color w:val="auto"/>
                <w:sz w:val="16"/>
                <w:szCs w:val="16"/>
                <w:lang w:val="en-GB"/>
              </w:rPr>
              <w:t>.</w:t>
            </w:r>
            <w:r w:rsidR="004578CB">
              <w:rPr>
                <w:rFonts w:ascii="Arial Narrow" w:hAnsi="Arial Narrow" w:cs="Arial"/>
                <w:color w:val="auto"/>
                <w:sz w:val="16"/>
                <w:szCs w:val="16"/>
              </w:rPr>
              <w:t>3</w:t>
            </w:r>
            <w:ins w:id="5044" w:author="Zhunisbayev, Olzhasbek A [Bolashak Atyrau Limited]" w:date="2022-06-12T12:57:00Z">
              <w:r w:rsidRPr="00014E44">
                <w:rPr>
                  <w:rFonts w:ascii="Arial Narrow" w:hAnsi="Arial Narrow" w:cs="Arial"/>
                  <w:color w:val="auto"/>
                  <w:sz w:val="16"/>
                  <w:szCs w:val="16"/>
                  <w:lang w:val="en-GB"/>
                </w:rPr>
                <w:t xml:space="preserve"> barg</w:t>
              </w:r>
            </w:ins>
          </w:p>
          <w:p w14:paraId="651C6792" w14:textId="13396DE2" w:rsidR="00521F6D" w:rsidRPr="00014E44" w:rsidRDefault="00521F6D"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014B8286" w14:textId="77777777" w:rsidR="00521F6D" w:rsidRPr="00014E44" w:rsidRDefault="00521F6D" w:rsidP="00DE1185">
            <w:pPr>
              <w:pStyle w:val="CellBodyCentered"/>
              <w:rPr>
                <w:ins w:id="5045" w:author="Zhunisbayev, Olzhasbek A [Bolashak Atyrau Limited]" w:date="2022-06-12T18:50:00Z"/>
                <w:rFonts w:ascii="Arial Narrow" w:hAnsi="Arial Narrow" w:cs="Arial"/>
                <w:color w:val="auto"/>
                <w:sz w:val="16"/>
                <w:szCs w:val="16"/>
                <w:lang w:val="en-GB"/>
              </w:rPr>
            </w:pPr>
          </w:p>
          <w:p w14:paraId="0DBE3A69" w14:textId="48DB0F7E" w:rsidR="00521F6D" w:rsidRPr="00014E44" w:rsidRDefault="00521F6D" w:rsidP="00DE1185">
            <w:pPr>
              <w:pStyle w:val="CellBodyCentered"/>
              <w:rPr>
                <w:rFonts w:ascii="Arial Narrow" w:hAnsi="Arial Narrow" w:cs="Arial"/>
                <w:color w:val="auto"/>
                <w:sz w:val="16"/>
                <w:szCs w:val="16"/>
                <w:lang w:val="en-GB"/>
              </w:rPr>
            </w:pPr>
            <w:ins w:id="5046" w:author="Zhunisbayev, Olzhasbek A [Bolashak Atyrau Limited]" w:date="2022-06-12T18:50:00Z">
              <w:r w:rsidRPr="00014E44">
                <w:rPr>
                  <w:rFonts w:ascii="Arial Narrow" w:hAnsi="Arial Narrow" w:cs="Arial"/>
                  <w:color w:val="auto"/>
                  <w:sz w:val="16"/>
                  <w:szCs w:val="16"/>
                  <w:lang w:val="en-GB"/>
                </w:rPr>
                <w:t>NO</w:t>
              </w:r>
            </w:ins>
          </w:p>
        </w:tc>
        <w:tc>
          <w:tcPr>
            <w:tcW w:w="418" w:type="dxa"/>
            <w:tcBorders>
              <w:top w:val="single" w:sz="6" w:space="0" w:color="auto"/>
              <w:left w:val="single" w:sz="6" w:space="0" w:color="auto"/>
              <w:bottom w:val="single" w:sz="6" w:space="0" w:color="auto"/>
              <w:right w:val="single" w:sz="6" w:space="0" w:color="auto"/>
            </w:tcBorders>
          </w:tcPr>
          <w:p w14:paraId="16EE3330" w14:textId="77777777" w:rsidR="00521F6D" w:rsidRPr="00014E44" w:rsidRDefault="00521F6D" w:rsidP="00DE1185">
            <w:pPr>
              <w:pStyle w:val="CellBodyCentered"/>
              <w:rPr>
                <w:ins w:id="5047" w:author="Zhunisbayev, Olzhasbek A [Bolashak Atyrau Limited]" w:date="2022-06-12T18:50:00Z"/>
                <w:rFonts w:ascii="Arial Narrow" w:hAnsi="Arial Narrow" w:cs="Arial"/>
                <w:color w:val="auto"/>
                <w:sz w:val="16"/>
                <w:szCs w:val="16"/>
                <w:lang w:val="en-GB"/>
              </w:rPr>
            </w:pPr>
          </w:p>
          <w:p w14:paraId="55D396F9" w14:textId="4B2E7248" w:rsidR="00521F6D" w:rsidRPr="00014E44" w:rsidRDefault="00521F6D" w:rsidP="00DE1185">
            <w:pPr>
              <w:pStyle w:val="CellBodyCentered"/>
              <w:rPr>
                <w:rFonts w:ascii="Arial Narrow" w:hAnsi="Arial Narrow" w:cs="Arial"/>
                <w:color w:val="auto"/>
                <w:sz w:val="16"/>
                <w:szCs w:val="16"/>
                <w:lang w:val="en-GB"/>
              </w:rPr>
            </w:pPr>
            <w:ins w:id="5048" w:author="Zhunisbayev, Olzhasbek A [Bolashak Atyrau Limited]" w:date="2022-06-12T18:50:00Z">
              <w:r w:rsidRPr="00014E44">
                <w:rPr>
                  <w:rFonts w:ascii="Arial Narrow" w:hAnsi="Arial Narrow" w:cs="Arial"/>
                  <w:color w:val="auto"/>
                  <w:sz w:val="16"/>
                  <w:szCs w:val="16"/>
                  <w:lang w:val="en-GB"/>
                </w:rPr>
                <w:t>0</w:t>
              </w:r>
            </w:ins>
          </w:p>
        </w:tc>
      </w:tr>
      <w:tr w:rsidR="00FA3851" w:rsidRPr="00014E44" w14:paraId="28F0DCC4" w14:textId="77777777" w:rsidTr="0038396C">
        <w:tc>
          <w:tcPr>
            <w:tcW w:w="3322" w:type="dxa"/>
            <w:tcBorders>
              <w:top w:val="single" w:sz="6" w:space="0" w:color="auto"/>
              <w:left w:val="single" w:sz="6" w:space="0" w:color="auto"/>
              <w:bottom w:val="single" w:sz="6" w:space="0" w:color="auto"/>
              <w:right w:val="single" w:sz="6" w:space="0" w:color="auto"/>
            </w:tcBorders>
          </w:tcPr>
          <w:p w14:paraId="64C7BFEA" w14:textId="77777777" w:rsidR="00521F6D" w:rsidRPr="00014E44" w:rsidRDefault="00521F6D" w:rsidP="00DE1185">
            <w:pPr>
              <w:pStyle w:val="CellBody"/>
              <w:rPr>
                <w:ins w:id="5049" w:author="Zhunisbayev, Olzhasbek A [Bolashak Atyrau Limited]" w:date="2022-06-12T18:51:00Z"/>
                <w:rFonts w:ascii="Arial Narrow" w:hAnsi="Arial Narrow" w:cs="Arial"/>
                <w:color w:val="auto"/>
                <w:sz w:val="16"/>
                <w:szCs w:val="16"/>
                <w:lang w:val="en-GB"/>
              </w:rPr>
            </w:pPr>
          </w:p>
          <w:p w14:paraId="5E1A6094" w14:textId="77777777" w:rsidR="00521F6D" w:rsidRPr="00014E44" w:rsidRDefault="00521F6D" w:rsidP="00DE1185">
            <w:pPr>
              <w:pStyle w:val="CellBody"/>
              <w:rPr>
                <w:ins w:id="5050" w:author="Zhunisbayev, Olzhasbek A [Bolashak Atyrau Limited]" w:date="2022-06-12T18:51:00Z"/>
                <w:rFonts w:ascii="Arial Narrow" w:hAnsi="Arial Narrow" w:cs="Arial"/>
                <w:color w:val="auto"/>
                <w:sz w:val="16"/>
                <w:szCs w:val="16"/>
                <w:lang w:val="en-GB"/>
              </w:rPr>
            </w:pPr>
            <w:ins w:id="5051" w:author="Zhunisbayev, Olzhasbek A [Bolashak Atyrau Limited]" w:date="2022-06-12T18:51:00Z">
              <w:r w:rsidRPr="00014E44">
                <w:rPr>
                  <w:rFonts w:ascii="Arial Narrow" w:hAnsi="Arial Narrow" w:cs="Arial"/>
                  <w:color w:val="auto"/>
                  <w:sz w:val="16"/>
                  <w:szCs w:val="16"/>
                  <w:lang w:val="en-GB"/>
                </w:rPr>
                <w:t>AA – ACETIC ACID</w:t>
              </w:r>
            </w:ins>
          </w:p>
          <w:p w14:paraId="269F49EC" w14:textId="3BAE4965" w:rsidR="00521F6D" w:rsidRPr="00014E44" w:rsidRDefault="00521F6D" w:rsidP="00DE1185">
            <w:pPr>
              <w:pStyle w:val="CellBody"/>
              <w:rPr>
                <w:ins w:id="5052" w:author="Zhunisbayev, Olzhasbek A [Bolashak Atyrau Limited]" w:date="2022-06-12T18:51:00Z"/>
                <w:rFonts w:ascii="Arial Narrow" w:hAnsi="Arial Narrow" w:cs="Arial"/>
                <w:color w:val="auto"/>
                <w:sz w:val="16"/>
                <w:szCs w:val="16"/>
                <w:lang w:val="en-GB"/>
              </w:rPr>
            </w:pPr>
            <w:ins w:id="5053" w:author="Zhunisbayev, Olzhasbek A [Bolashak Atyrau Limited]" w:date="2022-06-12T18:51:00Z">
              <w:r w:rsidRPr="00014E44">
                <w:rPr>
                  <w:rFonts w:ascii="Arial Narrow" w:hAnsi="Arial Narrow" w:cs="Arial"/>
                  <w:color w:val="auto"/>
                  <w:sz w:val="16"/>
                  <w:szCs w:val="16"/>
                  <w:lang w:val="en-GB"/>
                </w:rPr>
                <w:t>CI – CHEMICAL INHIBITOR &amp;</w:t>
              </w:r>
            </w:ins>
            <w:r w:rsidRPr="00014E44">
              <w:rPr>
                <w:rFonts w:ascii="Arial Narrow" w:hAnsi="Arial Narrow" w:cs="Arial"/>
                <w:color w:val="auto"/>
                <w:sz w:val="16"/>
                <w:szCs w:val="16"/>
                <w:lang w:val="en-GB"/>
              </w:rPr>
              <w:t xml:space="preserve"> </w:t>
            </w:r>
            <w:ins w:id="5054" w:author="Zhunisbayev, Olzhasbek A [Bolashak Atyrau Limited]" w:date="2022-06-12T18:51:00Z">
              <w:r w:rsidRPr="00014E44">
                <w:rPr>
                  <w:rFonts w:ascii="Arial Narrow" w:hAnsi="Arial Narrow" w:cs="Arial"/>
                  <w:color w:val="auto"/>
                  <w:sz w:val="16"/>
                  <w:szCs w:val="16"/>
                  <w:lang w:val="en-GB"/>
                </w:rPr>
                <w:t>ANTISCALE</w:t>
              </w:r>
            </w:ins>
          </w:p>
          <w:p w14:paraId="47E39B88" w14:textId="2D33E845" w:rsidR="00521F6D" w:rsidRPr="00014E44" w:rsidRDefault="00521F6D" w:rsidP="00DE1185">
            <w:pPr>
              <w:pStyle w:val="CellBody"/>
              <w:rPr>
                <w:ins w:id="5055" w:author="Zhunisbayev, Olzhasbek A [Bolashak Atyrau Limited]" w:date="2022-06-12T18:51:00Z"/>
                <w:rFonts w:ascii="Arial Narrow" w:hAnsi="Arial Narrow" w:cs="Arial"/>
                <w:color w:val="auto"/>
                <w:sz w:val="16"/>
                <w:szCs w:val="16"/>
                <w:lang w:val="en-GB"/>
              </w:rPr>
            </w:pPr>
            <w:ins w:id="5056" w:author="Zhunisbayev, Olzhasbek A [Bolashak Atyrau Limited]" w:date="2022-06-12T18:51:00Z">
              <w:r w:rsidRPr="00014E44">
                <w:rPr>
                  <w:rFonts w:ascii="Arial Narrow" w:hAnsi="Arial Narrow" w:cs="Arial"/>
                  <w:color w:val="auto"/>
                  <w:sz w:val="16"/>
                  <w:szCs w:val="16"/>
                  <w:lang w:val="en-GB"/>
                </w:rPr>
                <w:t>CCS – SODIUM SULPHATE</w:t>
              </w:r>
            </w:ins>
          </w:p>
          <w:p w14:paraId="01D27E1C" w14:textId="77777777" w:rsidR="00521F6D" w:rsidRPr="00014E44" w:rsidRDefault="00521F6D" w:rsidP="00DE1185">
            <w:pPr>
              <w:pStyle w:val="CellBody"/>
              <w:rPr>
                <w:ins w:id="5057" w:author="Zhunisbayev, Olzhasbek A [Bolashak Atyrau Limited]" w:date="2022-06-12T18:51:00Z"/>
                <w:rFonts w:ascii="Arial Narrow" w:hAnsi="Arial Narrow" w:cs="Arial"/>
                <w:color w:val="auto"/>
                <w:sz w:val="16"/>
                <w:szCs w:val="16"/>
                <w:lang w:val="en-GB"/>
              </w:rPr>
            </w:pPr>
            <w:ins w:id="5058" w:author="Zhunisbayev, Olzhasbek A [Bolashak Atyrau Limited]" w:date="2022-06-12T18:51:00Z">
              <w:r w:rsidRPr="00014E44">
                <w:rPr>
                  <w:rFonts w:ascii="Arial Narrow" w:hAnsi="Arial Narrow" w:cs="Arial"/>
                  <w:color w:val="auto"/>
                  <w:sz w:val="16"/>
                  <w:szCs w:val="16"/>
                  <w:lang w:val="en-GB"/>
                </w:rPr>
                <w:t>CH - HYDRAZINE SOLUTION</w:t>
              </w:r>
            </w:ins>
          </w:p>
          <w:p w14:paraId="033CB983" w14:textId="77777777" w:rsidR="00521F6D" w:rsidRPr="00014E44" w:rsidRDefault="00521F6D" w:rsidP="00DE1185">
            <w:pPr>
              <w:pStyle w:val="CellBody"/>
              <w:rPr>
                <w:ins w:id="5059" w:author="Zhunisbayev, Olzhasbek A [Bolashak Atyrau Limited]" w:date="2022-06-12T18:51:00Z"/>
                <w:rFonts w:ascii="Arial Narrow" w:hAnsi="Arial Narrow" w:cs="Arial"/>
                <w:color w:val="auto"/>
                <w:sz w:val="16"/>
                <w:szCs w:val="16"/>
                <w:lang w:val="en-GB"/>
              </w:rPr>
            </w:pPr>
            <w:ins w:id="5060" w:author="Zhunisbayev, Olzhasbek A [Bolashak Atyrau Limited]" w:date="2022-06-12T18:51:00Z">
              <w:r w:rsidRPr="00014E44">
                <w:rPr>
                  <w:rFonts w:ascii="Arial Narrow" w:hAnsi="Arial Narrow" w:cs="Arial"/>
                  <w:color w:val="auto"/>
                  <w:sz w:val="16"/>
                  <w:szCs w:val="16"/>
                  <w:lang w:val="en-GB"/>
                </w:rPr>
                <w:t>CT - SODIUM PHOSPHATE</w:t>
              </w:r>
            </w:ins>
          </w:p>
          <w:p w14:paraId="2AED7CFB" w14:textId="7477D2E6" w:rsidR="00521F6D" w:rsidRPr="00014E44" w:rsidRDefault="00521F6D" w:rsidP="00DE1185">
            <w:pPr>
              <w:pStyle w:val="CellBody"/>
              <w:ind w:left="270" w:hanging="270"/>
              <w:rPr>
                <w:ins w:id="5061" w:author="Zhunisbayev, Olzhasbek A [Bolashak Atyrau Limited]" w:date="2022-06-12T18:51:00Z"/>
                <w:rFonts w:ascii="Arial Narrow" w:hAnsi="Arial Narrow" w:cs="Arial"/>
                <w:color w:val="auto"/>
                <w:sz w:val="16"/>
                <w:szCs w:val="16"/>
                <w:lang w:val="en-GB"/>
              </w:rPr>
            </w:pPr>
            <w:ins w:id="5062" w:author="Zhunisbayev, Olzhasbek A [Bolashak Atyrau Limited]" w:date="2022-06-12T18:51:00Z">
              <w:r w:rsidRPr="00014E44">
                <w:rPr>
                  <w:rFonts w:ascii="Arial Narrow" w:hAnsi="Arial Narrow" w:cs="Arial"/>
                  <w:color w:val="auto"/>
                  <w:sz w:val="16"/>
                  <w:szCs w:val="16"/>
                  <w:lang w:val="en-GB"/>
                </w:rPr>
                <w:t>DL - DRAIN, OILY SEWER</w:t>
              </w:r>
            </w:ins>
            <w:r w:rsidRPr="00014E44">
              <w:rPr>
                <w:rFonts w:ascii="Arial Narrow" w:hAnsi="Arial Narrow" w:cs="Arial"/>
                <w:color w:val="auto"/>
                <w:sz w:val="16"/>
                <w:szCs w:val="16"/>
                <w:lang w:val="en-GB"/>
              </w:rPr>
              <w:t xml:space="preserve"> </w:t>
            </w:r>
            <w:ins w:id="5063" w:author="Zhunisbayev, Olzhasbek A [Bolashak Atyrau Limited]" w:date="2022-06-12T18:51:00Z">
              <w:r w:rsidRPr="00014E44">
                <w:rPr>
                  <w:rFonts w:ascii="Arial Narrow" w:hAnsi="Arial Narrow" w:cs="Arial"/>
                  <w:color w:val="auto"/>
                  <w:sz w:val="16"/>
                  <w:szCs w:val="16"/>
                  <w:lang w:val="en-GB"/>
                </w:rPr>
                <w:t>(OPEN) (above</w:t>
              </w:r>
            </w:ins>
            <w:r w:rsidR="00003196">
              <w:rPr>
                <w:rFonts w:ascii="Arial Narrow" w:hAnsi="Arial Narrow" w:cs="Arial"/>
                <w:color w:val="auto"/>
                <w:sz w:val="16"/>
                <w:szCs w:val="16"/>
                <w:lang w:val="en-GB"/>
              </w:rPr>
              <w:t xml:space="preserve"> </w:t>
            </w:r>
            <w:ins w:id="5064" w:author="Zhunisbayev, Olzhasbek A [Bolashak Atyrau Limited]" w:date="2022-06-12T18:51:00Z">
              <w:r w:rsidRPr="00014E44">
                <w:rPr>
                  <w:rFonts w:ascii="Arial Narrow" w:hAnsi="Arial Narrow" w:cs="Arial"/>
                  <w:color w:val="auto"/>
                  <w:sz w:val="16"/>
                  <w:szCs w:val="16"/>
                  <w:lang w:val="en-GB"/>
                </w:rPr>
                <w:t>70°C)</w:t>
              </w:r>
            </w:ins>
          </w:p>
          <w:p w14:paraId="0773EA54" w14:textId="2190865A" w:rsidR="00521F6D" w:rsidRPr="00014E44" w:rsidRDefault="00521F6D" w:rsidP="00DE1185">
            <w:pPr>
              <w:pStyle w:val="CellBody"/>
              <w:rPr>
                <w:ins w:id="5065" w:author="Zhunisbayev, Olzhasbek A [Bolashak Atyrau Limited]" w:date="2022-06-12T18:51:00Z"/>
                <w:rFonts w:ascii="Arial Narrow" w:hAnsi="Arial Narrow" w:cs="Arial"/>
                <w:color w:val="auto"/>
                <w:sz w:val="16"/>
                <w:szCs w:val="16"/>
                <w:lang w:val="en-GB"/>
              </w:rPr>
            </w:pPr>
            <w:ins w:id="5066" w:author="Zhunisbayev, Olzhasbek A [Bolashak Atyrau Limited]" w:date="2022-06-12T18:51:00Z">
              <w:r w:rsidRPr="00014E44">
                <w:rPr>
                  <w:rFonts w:ascii="Arial Narrow" w:hAnsi="Arial Narrow" w:cs="Arial"/>
                  <w:color w:val="auto"/>
                  <w:sz w:val="16"/>
                  <w:szCs w:val="16"/>
                  <w:lang w:val="en-GB"/>
                </w:rPr>
                <w:t>DLC - CHEMICAL DRAIN</w:t>
              </w:r>
            </w:ins>
            <w:r w:rsidRPr="00014E44">
              <w:rPr>
                <w:rFonts w:ascii="Arial Narrow" w:hAnsi="Arial Narrow" w:cs="Arial"/>
                <w:color w:val="auto"/>
                <w:sz w:val="16"/>
                <w:szCs w:val="16"/>
                <w:lang w:val="en-GB"/>
              </w:rPr>
              <w:t xml:space="preserve"> </w:t>
            </w:r>
            <w:ins w:id="5067" w:author="Zhunisbayev, Olzhasbek A [Bolashak Atyrau Limited]" w:date="2022-06-12T18:51:00Z">
              <w:r w:rsidRPr="00014E44">
                <w:rPr>
                  <w:rFonts w:ascii="Arial Narrow" w:hAnsi="Arial Narrow" w:cs="Arial"/>
                  <w:color w:val="auto"/>
                  <w:sz w:val="16"/>
                  <w:szCs w:val="16"/>
                  <w:lang w:val="en-GB"/>
                </w:rPr>
                <w:t>(above 70°C)</w:t>
              </w:r>
            </w:ins>
          </w:p>
          <w:p w14:paraId="04F154D6" w14:textId="77777777" w:rsidR="00521F6D" w:rsidRPr="00014E44" w:rsidRDefault="00521F6D" w:rsidP="00DE1185">
            <w:pPr>
              <w:pStyle w:val="CellBody"/>
              <w:rPr>
                <w:ins w:id="5068" w:author="Zhunisbayev, Olzhasbek A [Bolashak Atyrau Limited]" w:date="2022-06-12T18:51:00Z"/>
                <w:rFonts w:ascii="Arial Narrow" w:hAnsi="Arial Narrow" w:cs="Arial"/>
                <w:color w:val="auto"/>
                <w:sz w:val="16"/>
                <w:szCs w:val="16"/>
                <w:lang w:val="en-GB"/>
              </w:rPr>
            </w:pPr>
            <w:ins w:id="5069" w:author="Zhunisbayev, Olzhasbek A [Bolashak Atyrau Limited]" w:date="2022-06-12T18:51:00Z">
              <w:r w:rsidRPr="00014E44">
                <w:rPr>
                  <w:rFonts w:ascii="Arial Narrow" w:hAnsi="Arial Narrow" w:cs="Arial"/>
                  <w:color w:val="auto"/>
                  <w:sz w:val="16"/>
                  <w:szCs w:val="16"/>
                  <w:lang w:val="en-GB"/>
                </w:rPr>
                <w:t>MEA – MONO ETHANOL AMINE</w:t>
              </w:r>
            </w:ins>
          </w:p>
          <w:p w14:paraId="595A8C67" w14:textId="06CFCC53" w:rsidR="00521F6D" w:rsidRPr="00014E44" w:rsidRDefault="00521F6D" w:rsidP="00DE1185">
            <w:pPr>
              <w:pStyle w:val="CellBody"/>
              <w:rPr>
                <w:ins w:id="5070" w:author="Zhunisbayev, Olzhasbek A [Bolashak Atyrau Limited]" w:date="2022-06-12T18:51:00Z"/>
                <w:rFonts w:ascii="Arial Narrow" w:hAnsi="Arial Narrow" w:cs="Arial"/>
                <w:color w:val="auto"/>
                <w:sz w:val="16"/>
                <w:szCs w:val="16"/>
                <w:lang w:val="en-GB"/>
              </w:rPr>
            </w:pPr>
            <w:ins w:id="5071" w:author="Zhunisbayev, Olzhasbek A [Bolashak Atyrau Limited]" w:date="2022-06-12T18:51:00Z">
              <w:r w:rsidRPr="00014E44">
                <w:rPr>
                  <w:rFonts w:ascii="Arial Narrow" w:hAnsi="Arial Narrow" w:cs="Arial"/>
                  <w:color w:val="auto"/>
                  <w:sz w:val="16"/>
                  <w:szCs w:val="16"/>
                  <w:lang w:val="en-GB"/>
                </w:rPr>
                <w:t xml:space="preserve">WSC </w:t>
              </w:r>
            </w:ins>
            <w:r w:rsidRPr="00014E44">
              <w:rPr>
                <w:rFonts w:ascii="Arial Narrow" w:hAnsi="Arial Narrow" w:cs="Arial"/>
                <w:color w:val="auto"/>
                <w:sz w:val="16"/>
                <w:szCs w:val="16"/>
                <w:lang w:val="en-GB"/>
              </w:rPr>
              <w:t>–</w:t>
            </w:r>
            <w:ins w:id="5072" w:author="Zhunisbayev, Olzhasbek A [Bolashak Atyrau Limited]" w:date="2022-06-12T18:51:00Z">
              <w:r w:rsidRPr="00014E44">
                <w:rPr>
                  <w:rFonts w:ascii="Arial Narrow" w:hAnsi="Arial Narrow" w:cs="Arial"/>
                  <w:color w:val="auto"/>
                  <w:sz w:val="16"/>
                  <w:szCs w:val="16"/>
                  <w:lang w:val="en-GB"/>
                </w:rPr>
                <w:t xml:space="preserve"> CONTAMINATED</w:t>
              </w:r>
            </w:ins>
            <w:r w:rsidRPr="00014E44">
              <w:rPr>
                <w:rFonts w:ascii="Arial Narrow" w:hAnsi="Arial Narrow" w:cs="Arial"/>
                <w:color w:val="auto"/>
                <w:sz w:val="16"/>
                <w:szCs w:val="16"/>
                <w:lang w:val="en-GB"/>
              </w:rPr>
              <w:t xml:space="preserve"> </w:t>
            </w:r>
            <w:ins w:id="5073" w:author="Zhunisbayev, Olzhasbek A [Bolashak Atyrau Limited]" w:date="2022-06-12T18:51:00Z">
              <w:r w:rsidRPr="00014E44">
                <w:rPr>
                  <w:rFonts w:ascii="Arial Narrow" w:hAnsi="Arial Narrow" w:cs="Arial"/>
                  <w:color w:val="auto"/>
                  <w:sz w:val="16"/>
                  <w:szCs w:val="16"/>
                  <w:lang w:val="en-GB"/>
                </w:rPr>
                <w:t>SURFACE WATER</w:t>
              </w:r>
            </w:ins>
          </w:p>
          <w:p w14:paraId="467E8A77" w14:textId="77777777" w:rsidR="00521F6D" w:rsidRPr="00014E44" w:rsidRDefault="00521F6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1C91F7E" w14:textId="77777777" w:rsidR="00521F6D" w:rsidRPr="00014E44" w:rsidRDefault="00521F6D" w:rsidP="00DE1185">
            <w:pPr>
              <w:pStyle w:val="CellBodyCentered"/>
              <w:rPr>
                <w:ins w:id="5074" w:author="Zhunisbayev, Olzhasbek A [Bolashak Atyrau Limited]" w:date="2022-06-12T18:51:00Z"/>
                <w:rFonts w:ascii="Arial Narrow" w:hAnsi="Arial Narrow" w:cs="Arial"/>
                <w:b/>
                <w:color w:val="auto"/>
                <w:sz w:val="16"/>
                <w:szCs w:val="16"/>
                <w:lang w:val="en-GB"/>
              </w:rPr>
            </w:pPr>
          </w:p>
          <w:p w14:paraId="7F92DABB" w14:textId="1BC9D09C" w:rsidR="00521F6D" w:rsidRPr="00014E44" w:rsidRDefault="00521F6D" w:rsidP="00DE1185">
            <w:pPr>
              <w:pStyle w:val="CellBodyCentered"/>
              <w:rPr>
                <w:rFonts w:ascii="Arial Narrow" w:hAnsi="Arial Narrow" w:cs="Arial"/>
                <w:b/>
                <w:color w:val="auto"/>
                <w:sz w:val="16"/>
                <w:szCs w:val="16"/>
                <w:lang w:val="en-GB"/>
              </w:rPr>
            </w:pPr>
            <w:ins w:id="5075" w:author="Zhunisbayev, Olzhasbek A [Bolashak Atyrau Limited]" w:date="2022-06-12T18:50:00Z">
              <w:r w:rsidRPr="00014E44">
                <w:rPr>
                  <w:rFonts w:ascii="Arial Narrow" w:hAnsi="Arial Narrow" w:cs="Arial"/>
                  <w:b/>
                  <w:color w:val="auto"/>
                  <w:sz w:val="16"/>
                  <w:szCs w:val="16"/>
                  <w:lang w:val="en-GB"/>
                </w:rPr>
                <w:t>150PE16</w:t>
              </w:r>
            </w:ins>
          </w:p>
        </w:tc>
        <w:tc>
          <w:tcPr>
            <w:tcW w:w="450" w:type="dxa"/>
            <w:tcBorders>
              <w:top w:val="single" w:sz="6" w:space="0" w:color="auto"/>
              <w:left w:val="single" w:sz="6" w:space="0" w:color="auto"/>
              <w:bottom w:val="single" w:sz="6" w:space="0" w:color="auto"/>
              <w:right w:val="single" w:sz="6" w:space="0" w:color="auto"/>
            </w:tcBorders>
          </w:tcPr>
          <w:p w14:paraId="2854AE1E" w14:textId="77777777" w:rsidR="00521F6D" w:rsidRPr="00014E44" w:rsidRDefault="00521F6D" w:rsidP="00DE1185">
            <w:pPr>
              <w:pStyle w:val="CellBodyCentered"/>
              <w:rPr>
                <w:ins w:id="5076" w:author="Zhunisbayev, Olzhasbek A [Bolashak Atyrau Limited]" w:date="2022-06-12T18:51:00Z"/>
                <w:rFonts w:ascii="Arial Narrow" w:hAnsi="Arial Narrow" w:cs="Arial"/>
                <w:color w:val="auto"/>
                <w:sz w:val="16"/>
                <w:szCs w:val="16"/>
                <w:lang w:val="en-GB"/>
              </w:rPr>
            </w:pPr>
          </w:p>
          <w:p w14:paraId="3FDE4087" w14:textId="53A87D47" w:rsidR="00521F6D" w:rsidRPr="00014E44" w:rsidRDefault="00521F6D" w:rsidP="00DE1185">
            <w:pPr>
              <w:pStyle w:val="CellBodyCentered"/>
              <w:rPr>
                <w:rFonts w:ascii="Arial Narrow" w:hAnsi="Arial Narrow" w:cs="Arial"/>
                <w:color w:val="auto"/>
                <w:sz w:val="16"/>
                <w:szCs w:val="16"/>
                <w:lang w:val="en-GB"/>
              </w:rPr>
            </w:pPr>
            <w:ins w:id="5077" w:author="Zhunisbayev, Olzhasbek A [Bolashak Atyrau Limited]" w:date="2022-06-12T18:51:00Z">
              <w:r w:rsidRPr="00014E44">
                <w:rPr>
                  <w:rFonts w:ascii="Arial Narrow" w:hAnsi="Arial Narrow" w:cs="Arial"/>
                  <w:color w:val="auto"/>
                  <w:sz w:val="16"/>
                  <w:szCs w:val="16"/>
                  <w:lang w:val="en-GB"/>
                </w:rPr>
                <w:t>0</w:t>
              </w:r>
            </w:ins>
          </w:p>
        </w:tc>
        <w:tc>
          <w:tcPr>
            <w:tcW w:w="1080" w:type="dxa"/>
            <w:tcBorders>
              <w:top w:val="single" w:sz="6" w:space="0" w:color="auto"/>
              <w:left w:val="single" w:sz="6" w:space="0" w:color="auto"/>
              <w:bottom w:val="single" w:sz="6" w:space="0" w:color="auto"/>
              <w:right w:val="single" w:sz="6" w:space="0" w:color="auto"/>
            </w:tcBorders>
          </w:tcPr>
          <w:p w14:paraId="01DAF878" w14:textId="77777777" w:rsidR="00521F6D" w:rsidRPr="00014E44" w:rsidRDefault="00521F6D" w:rsidP="00DE1185">
            <w:pPr>
              <w:pStyle w:val="CellBodyCentered"/>
              <w:rPr>
                <w:ins w:id="5078" w:author="Zhunisbayev, Olzhasbek A [Bolashak Atyrau Limited]" w:date="2022-06-12T18:51:00Z"/>
                <w:rFonts w:ascii="Arial Narrow" w:hAnsi="Arial Narrow" w:cs="Arial"/>
                <w:color w:val="auto"/>
                <w:sz w:val="16"/>
                <w:szCs w:val="16"/>
                <w:lang w:val="en-GB"/>
              </w:rPr>
            </w:pPr>
          </w:p>
          <w:p w14:paraId="487AC7BE" w14:textId="17434244" w:rsidR="00521F6D" w:rsidRPr="00014E44" w:rsidRDefault="00521F6D" w:rsidP="00DE1185">
            <w:pPr>
              <w:pStyle w:val="CellBodyCentered"/>
              <w:rPr>
                <w:ins w:id="5079" w:author="Zhunisbayev, Olzhasbek A [Bolashak Atyrau Limited]" w:date="2022-06-12T18:51:00Z"/>
                <w:rFonts w:ascii="Arial Narrow" w:hAnsi="Arial Narrow" w:cs="Arial"/>
                <w:color w:val="auto"/>
                <w:sz w:val="16"/>
                <w:szCs w:val="16"/>
                <w:lang w:val="en-GB"/>
              </w:rPr>
            </w:pPr>
            <w:ins w:id="5080" w:author="Zhunisbayev, Olzhasbek A [Bolashak Atyrau Limited]" w:date="2022-06-12T18:51:00Z">
              <w:r w:rsidRPr="00014E44">
                <w:rPr>
                  <w:rFonts w:ascii="Arial Narrow" w:hAnsi="Arial Narrow" w:cs="Arial"/>
                  <w:color w:val="auto"/>
                  <w:sz w:val="16"/>
                  <w:szCs w:val="16"/>
                  <w:lang w:val="en-GB"/>
                </w:rPr>
                <w:t>PERT</w:t>
              </w:r>
            </w:ins>
            <w:r w:rsidR="0043139E">
              <w:rPr>
                <w:rFonts w:ascii="Arial Narrow" w:hAnsi="Arial Narrow" w:cs="Arial"/>
                <w:color w:val="auto"/>
                <w:sz w:val="16"/>
                <w:szCs w:val="16"/>
                <w:lang w:val="en-GB"/>
              </w:rPr>
              <w:t xml:space="preserve"> TYPE 2</w:t>
            </w:r>
          </w:p>
          <w:p w14:paraId="2390B9C2" w14:textId="77777777" w:rsidR="00521F6D" w:rsidRDefault="00521F6D" w:rsidP="00DE1185">
            <w:pPr>
              <w:pStyle w:val="CellBodyCentered"/>
              <w:rPr>
                <w:rFonts w:ascii="Arial Narrow" w:hAnsi="Arial Narrow" w:cs="Arial"/>
                <w:color w:val="auto"/>
                <w:sz w:val="16"/>
                <w:szCs w:val="16"/>
                <w:lang w:val="en-GB"/>
              </w:rPr>
            </w:pPr>
            <w:ins w:id="5081" w:author="Zhunisbayev, Olzhasbek A [Bolashak Atyrau Limited]" w:date="2022-06-12T18:51:00Z">
              <w:r w:rsidRPr="00014E44">
                <w:rPr>
                  <w:rFonts w:ascii="Arial Narrow" w:hAnsi="Arial Narrow" w:cs="Arial"/>
                  <w:color w:val="auto"/>
                  <w:sz w:val="16"/>
                  <w:szCs w:val="16"/>
                  <w:lang w:val="en-GB"/>
                </w:rPr>
                <w:t>SDR 11</w:t>
              </w:r>
            </w:ins>
          </w:p>
          <w:p w14:paraId="690A0A2E" w14:textId="77777777" w:rsidR="0043139E" w:rsidRPr="00014E44" w:rsidRDefault="0043139E" w:rsidP="0043139E">
            <w:pPr>
              <w:pStyle w:val="CellBodyCentered"/>
              <w:rPr>
                <w:rFonts w:ascii="Arial Narrow" w:hAnsi="Arial Narrow" w:cs="Arial"/>
                <w:color w:val="auto"/>
                <w:sz w:val="16"/>
                <w:szCs w:val="16"/>
                <w:lang w:val="en-GB"/>
              </w:rPr>
            </w:pPr>
            <w:ins w:id="5082" w:author="Zhunisbayev, Olzhasbek [Bolashak Atyrau Limited]" w:date="2024-10-30T16:08:00Z" w16du:dateUtc="2024-10-30T11:08:00Z">
              <w:r>
                <w:rPr>
                  <w:rFonts w:ascii="Arial Narrow" w:hAnsi="Arial Narrow" w:cs="Arial"/>
                  <w:color w:val="auto"/>
                  <w:sz w:val="16"/>
                  <w:szCs w:val="16"/>
                  <w:lang w:val="en-GB"/>
                </w:rPr>
                <w:t>ID RED</w:t>
              </w:r>
            </w:ins>
          </w:p>
          <w:p w14:paraId="4C5E59FA" w14:textId="39107913" w:rsidR="0043139E" w:rsidRPr="00014E44" w:rsidRDefault="0043139E"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801A126" w14:textId="77777777" w:rsidR="00521F6D" w:rsidRPr="00014E44" w:rsidRDefault="00521F6D" w:rsidP="00DE1185">
            <w:pPr>
              <w:pStyle w:val="CellBodyCentered"/>
              <w:rPr>
                <w:ins w:id="5083" w:author="Zhunisbayev, Olzhasbek A [Bolashak Atyrau Limited]" w:date="2022-06-12T18:51:00Z"/>
                <w:rFonts w:ascii="Arial Narrow" w:hAnsi="Arial Narrow" w:cs="Arial"/>
                <w:color w:val="auto"/>
                <w:sz w:val="16"/>
                <w:szCs w:val="16"/>
                <w:lang w:val="en-GB"/>
              </w:rPr>
            </w:pPr>
          </w:p>
          <w:p w14:paraId="01900115" w14:textId="77777777" w:rsidR="00521F6D" w:rsidRPr="00014E44" w:rsidRDefault="00521F6D" w:rsidP="00DE1185">
            <w:pPr>
              <w:pStyle w:val="CellBodyCentered"/>
              <w:rPr>
                <w:ins w:id="5084" w:author="Zhunisbayev, Olzhasbek A [Bolashak Atyrau Limited]" w:date="2022-06-12T18:51:00Z"/>
                <w:rFonts w:ascii="Arial Narrow" w:hAnsi="Arial Narrow" w:cs="Arial"/>
                <w:color w:val="auto"/>
                <w:sz w:val="16"/>
                <w:szCs w:val="16"/>
                <w:lang w:val="en-GB"/>
              </w:rPr>
            </w:pPr>
            <w:ins w:id="5085" w:author="Zhunisbayev, Olzhasbek A [Bolashak Atyrau Limited]" w:date="2022-06-12T18:51:00Z">
              <w:r w:rsidRPr="00014E44">
                <w:rPr>
                  <w:rFonts w:ascii="Arial Narrow" w:hAnsi="Arial Narrow" w:cs="Arial"/>
                  <w:color w:val="auto"/>
                  <w:sz w:val="16"/>
                  <w:szCs w:val="16"/>
                  <w:lang w:val="en-GB"/>
                </w:rPr>
                <w:t>CLASS</w:t>
              </w:r>
            </w:ins>
          </w:p>
          <w:p w14:paraId="10A06079" w14:textId="5554C45B" w:rsidR="00521F6D" w:rsidRPr="00014E44" w:rsidRDefault="00521F6D" w:rsidP="00DE1185">
            <w:pPr>
              <w:pStyle w:val="CellBodyCentered"/>
              <w:rPr>
                <w:ins w:id="5086" w:author="Zhunisbayev, Olzhasbek A [Bolashak Atyrau Limited]" w:date="2022-06-12T18:51:00Z"/>
                <w:rFonts w:ascii="Arial Narrow" w:hAnsi="Arial Narrow" w:cs="Arial"/>
                <w:color w:val="auto"/>
                <w:sz w:val="16"/>
                <w:szCs w:val="16"/>
                <w:lang w:val="en-GB"/>
              </w:rPr>
            </w:pPr>
            <w:ins w:id="5087" w:author="Zhunisbayev, Olzhasbek A [Bolashak Atyrau Limited]" w:date="2022-06-12T18:51:00Z">
              <w:r w:rsidRPr="00014E44">
                <w:rPr>
                  <w:rFonts w:ascii="Arial Narrow" w:hAnsi="Arial Narrow" w:cs="Arial"/>
                  <w:color w:val="auto"/>
                  <w:sz w:val="16"/>
                  <w:szCs w:val="16"/>
                  <w:lang w:val="en-GB"/>
                </w:rPr>
                <w:t>150</w:t>
              </w:r>
            </w:ins>
            <w:r w:rsidR="0066516B">
              <w:rPr>
                <w:rFonts w:ascii="Arial Narrow" w:hAnsi="Arial Narrow" w:cs="Arial"/>
                <w:color w:val="auto"/>
                <w:sz w:val="16"/>
                <w:szCs w:val="16"/>
                <w:lang w:val="en-GB"/>
              </w:rPr>
              <w:t xml:space="preserve"> </w:t>
            </w:r>
            <w:ins w:id="5088" w:author="Zhunisbayev, Olzhasbek A [Bolashak Atyrau Limited]" w:date="2022-06-12T18:51:00Z">
              <w:r w:rsidRPr="00014E44">
                <w:rPr>
                  <w:rFonts w:ascii="Arial Narrow" w:hAnsi="Arial Narrow" w:cs="Arial"/>
                  <w:color w:val="auto"/>
                  <w:sz w:val="16"/>
                  <w:szCs w:val="16"/>
                  <w:lang w:val="en-GB"/>
                </w:rPr>
                <w:t>RF</w:t>
              </w:r>
            </w:ins>
          </w:p>
          <w:p w14:paraId="5AAEAAFA"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3A1B5D8" w14:textId="77777777" w:rsidR="00521F6D" w:rsidRPr="00014E44" w:rsidRDefault="00521F6D" w:rsidP="00DE1185">
            <w:pPr>
              <w:pStyle w:val="CellBodyCentered"/>
              <w:rPr>
                <w:ins w:id="5089" w:author="Zhunisbayev, Olzhasbek A [Bolashak Atyrau Limited]" w:date="2022-06-12T18:52:00Z"/>
                <w:rFonts w:ascii="Arial Narrow" w:hAnsi="Arial Narrow" w:cs="Arial"/>
                <w:color w:val="auto"/>
                <w:sz w:val="16"/>
                <w:szCs w:val="16"/>
                <w:lang w:val="en-GB"/>
              </w:rPr>
            </w:pPr>
          </w:p>
          <w:p w14:paraId="1DCA044A" w14:textId="77777777" w:rsidR="00521F6D" w:rsidRPr="00014E44" w:rsidRDefault="00521F6D" w:rsidP="00DE1185">
            <w:pPr>
              <w:pStyle w:val="CellBodyCentered"/>
              <w:rPr>
                <w:ins w:id="5090" w:author="Zhunisbayev, Olzhasbek A [Bolashak Atyrau Limited]" w:date="2022-06-12T18:52:00Z"/>
                <w:rFonts w:ascii="Arial Narrow" w:hAnsi="Arial Narrow" w:cs="Arial"/>
                <w:color w:val="auto"/>
                <w:sz w:val="16"/>
                <w:szCs w:val="16"/>
                <w:lang w:val="en-GB"/>
              </w:rPr>
            </w:pPr>
            <w:ins w:id="5091" w:author="Zhunisbayev, Olzhasbek A [Bolashak Atyrau Limited]" w:date="2022-06-12T18:52:00Z">
              <w:r w:rsidRPr="00014E44">
                <w:rPr>
                  <w:rFonts w:ascii="Arial Narrow" w:hAnsi="Arial Narrow" w:cs="Arial"/>
                  <w:color w:val="auto"/>
                  <w:sz w:val="16"/>
                  <w:szCs w:val="16"/>
                  <w:lang w:val="en-GB"/>
                </w:rPr>
                <w:t>-40 to</w:t>
              </w:r>
            </w:ins>
          </w:p>
          <w:p w14:paraId="79E22CE2" w14:textId="53D2CAEF" w:rsidR="00521F6D" w:rsidRPr="00014E44" w:rsidRDefault="00521F6D" w:rsidP="00DE1185">
            <w:pPr>
              <w:pStyle w:val="CellBodyCentered"/>
              <w:rPr>
                <w:rFonts w:ascii="Arial Narrow" w:hAnsi="Arial Narrow" w:cs="Arial"/>
                <w:color w:val="auto"/>
                <w:sz w:val="16"/>
                <w:szCs w:val="16"/>
                <w:lang w:val="en-GB"/>
              </w:rPr>
            </w:pPr>
            <w:ins w:id="5092" w:author="Zhunisbayev, Olzhasbek A [Bolashak Atyrau Limited]" w:date="2022-06-12T18:52:00Z">
              <w:r w:rsidRPr="00014E44">
                <w:rPr>
                  <w:rFonts w:ascii="Arial Narrow" w:hAnsi="Arial Narrow" w:cs="Arial"/>
                  <w:color w:val="auto"/>
                  <w:sz w:val="16"/>
                  <w:szCs w:val="16"/>
                  <w:lang w:val="en-GB"/>
                </w:rPr>
                <w:t>+</w:t>
              </w:r>
            </w:ins>
            <w:r w:rsidR="00A97353">
              <w:rPr>
                <w:rFonts w:ascii="Arial Narrow" w:hAnsi="Arial Narrow" w:cs="Arial"/>
                <w:color w:val="auto"/>
                <w:sz w:val="16"/>
                <w:szCs w:val="16"/>
                <w:lang w:val="en-GB"/>
              </w:rPr>
              <w:t>75</w:t>
            </w:r>
            <w:ins w:id="5093" w:author="Zhunisbayev, Olzhasbek A [Bolashak Atyrau Limited]" w:date="2022-06-12T18:52:00Z">
              <w:r w:rsidRPr="00014E44">
                <w:rPr>
                  <w:rFonts w:ascii="Arial Narrow" w:hAnsi="Arial Narrow" w:cs="Arial"/>
                  <w:color w:val="auto"/>
                  <w:sz w:val="16"/>
                  <w:szCs w:val="16"/>
                  <w:lang w:val="en-GB"/>
                </w:rPr>
                <w:t>°C</w:t>
              </w:r>
            </w:ins>
          </w:p>
        </w:tc>
        <w:tc>
          <w:tcPr>
            <w:tcW w:w="1890" w:type="dxa"/>
            <w:tcBorders>
              <w:top w:val="single" w:sz="6" w:space="0" w:color="auto"/>
              <w:left w:val="single" w:sz="6" w:space="0" w:color="auto"/>
              <w:bottom w:val="single" w:sz="6" w:space="0" w:color="auto"/>
              <w:right w:val="single" w:sz="6" w:space="0" w:color="auto"/>
            </w:tcBorders>
          </w:tcPr>
          <w:p w14:paraId="7EB6A7D1" w14:textId="77777777" w:rsidR="00521F6D" w:rsidRPr="00014E44" w:rsidRDefault="00521F6D" w:rsidP="00DE1185">
            <w:pPr>
              <w:pStyle w:val="CellBody"/>
              <w:rPr>
                <w:ins w:id="5094" w:author="Zhunisbayev, Olzhasbek A [Bolashak Atyrau Limited]" w:date="2022-06-12T18:52:00Z"/>
                <w:rFonts w:ascii="Arial Narrow" w:hAnsi="Arial Narrow" w:cs="Arial"/>
                <w:color w:val="auto"/>
                <w:sz w:val="16"/>
                <w:szCs w:val="16"/>
                <w:lang w:val="en-GB"/>
              </w:rPr>
            </w:pPr>
          </w:p>
          <w:p w14:paraId="615EBE32" w14:textId="56593912" w:rsidR="004578CB" w:rsidRPr="00014E44" w:rsidRDefault="004578CB" w:rsidP="004578CB">
            <w:pPr>
              <w:pStyle w:val="CellBody"/>
              <w:rPr>
                <w:ins w:id="5095" w:author="Zhunisbayev, Olzhasbek A [Bolashak Atyrau Limited]" w:date="2022-06-12T12:57:00Z"/>
                <w:rFonts w:ascii="Arial Narrow" w:hAnsi="Arial Narrow" w:cs="Arial"/>
                <w:color w:val="auto"/>
                <w:sz w:val="16"/>
                <w:szCs w:val="16"/>
                <w:lang w:val="en-GB"/>
              </w:rPr>
            </w:pPr>
            <w:r w:rsidRPr="00014E44">
              <w:rPr>
                <w:rFonts w:ascii="Arial Narrow" w:hAnsi="Arial Narrow" w:cs="Arial"/>
                <w:color w:val="auto"/>
                <w:sz w:val="16"/>
                <w:szCs w:val="16"/>
                <w:lang w:val="en-GB"/>
              </w:rPr>
              <w:t>-</w:t>
            </w:r>
            <w:r>
              <w:rPr>
                <w:rFonts w:ascii="Arial Narrow" w:hAnsi="Arial Narrow" w:cs="Arial"/>
                <w:color w:val="auto"/>
                <w:sz w:val="16"/>
                <w:szCs w:val="16"/>
                <w:lang w:val="en-GB"/>
              </w:rPr>
              <w:t xml:space="preserve"> </w:t>
            </w:r>
            <w:del w:id="5096"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097"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ins w:id="5098" w:author="Zhunisbayev, Olzhasbek A [Bolashak Atyrau Limited]" w:date="2022-06-12T12:57:00Z">
              <w:r w:rsidRPr="00014E44">
                <w:rPr>
                  <w:rFonts w:ascii="Arial Narrow" w:hAnsi="Arial Narrow" w:cs="Arial"/>
                  <w:color w:val="auto"/>
                  <w:sz w:val="16"/>
                  <w:szCs w:val="16"/>
                  <w:lang w:val="en-GB"/>
                </w:rPr>
                <w:t xml:space="preserve">to 20°C = </w:t>
              </w:r>
            </w:ins>
            <w:r>
              <w:rPr>
                <w:rFonts w:ascii="Arial Narrow" w:hAnsi="Arial Narrow" w:cs="Arial"/>
                <w:color w:val="auto"/>
                <w:sz w:val="16"/>
                <w:szCs w:val="16"/>
                <w:lang w:val="en-GB"/>
              </w:rPr>
              <w:t>1</w:t>
            </w:r>
            <w:r>
              <w:rPr>
                <w:rFonts w:ascii="Arial Narrow" w:hAnsi="Arial Narrow" w:cs="Arial"/>
                <w:color w:val="auto"/>
                <w:sz w:val="16"/>
                <w:szCs w:val="16"/>
              </w:rPr>
              <w:t>2</w:t>
            </w:r>
            <w:r>
              <w:rPr>
                <w:rFonts w:ascii="Arial Narrow" w:hAnsi="Arial Narrow" w:cs="Arial"/>
                <w:color w:val="auto"/>
                <w:sz w:val="16"/>
                <w:szCs w:val="16"/>
                <w:lang w:val="en-GB"/>
              </w:rPr>
              <w:t>.</w:t>
            </w:r>
            <w:r>
              <w:rPr>
                <w:rFonts w:ascii="Arial Narrow" w:hAnsi="Arial Narrow" w:cs="Arial"/>
                <w:color w:val="auto"/>
                <w:sz w:val="16"/>
                <w:szCs w:val="16"/>
              </w:rPr>
              <w:t>5</w:t>
            </w:r>
            <w:ins w:id="5099" w:author="Zhunisbayev, Olzhasbek A [Bolashak Atyrau Limited]" w:date="2022-06-12T12:57:00Z">
              <w:r w:rsidRPr="00014E44">
                <w:rPr>
                  <w:rFonts w:ascii="Arial Narrow" w:hAnsi="Arial Narrow" w:cs="Arial"/>
                  <w:color w:val="auto"/>
                  <w:sz w:val="16"/>
                  <w:szCs w:val="16"/>
                  <w:lang w:val="en-GB"/>
                </w:rPr>
                <w:t xml:space="preserve"> barg</w:t>
              </w:r>
            </w:ins>
          </w:p>
          <w:p w14:paraId="0AB37649" w14:textId="71720794" w:rsidR="004578CB" w:rsidRDefault="004578CB" w:rsidP="004578CB">
            <w:pPr>
              <w:pStyle w:val="CellBody"/>
              <w:rPr>
                <w:rFonts w:ascii="Arial Narrow" w:hAnsi="Arial Narrow" w:cs="Arial"/>
                <w:color w:val="auto"/>
                <w:sz w:val="16"/>
                <w:szCs w:val="16"/>
                <w:lang w:val="en-GB"/>
              </w:rPr>
            </w:pPr>
            <w:r w:rsidRPr="00C5740E">
              <w:rPr>
                <w:rFonts w:ascii="Arial Narrow" w:hAnsi="Arial Narrow" w:cs="Arial"/>
                <w:color w:val="auto"/>
                <w:sz w:val="16"/>
                <w:szCs w:val="16"/>
              </w:rPr>
              <w:t>30</w:t>
            </w:r>
            <w:ins w:id="5100" w:author="Zhunisbayev, Olzhasbek A [Bolashak Atyrau Limited]" w:date="2022-06-12T12:57:00Z">
              <w:r w:rsidRPr="00014E44">
                <w:rPr>
                  <w:rFonts w:ascii="Arial Narrow" w:hAnsi="Arial Narrow" w:cs="Arial"/>
                  <w:color w:val="auto"/>
                  <w:sz w:val="16"/>
                  <w:szCs w:val="16"/>
                  <w:lang w:val="en-GB"/>
                </w:rPr>
                <w:t xml:space="preserve">°C = </w:t>
              </w:r>
            </w:ins>
            <w:r>
              <w:rPr>
                <w:rFonts w:ascii="Arial Narrow" w:hAnsi="Arial Narrow" w:cs="Arial"/>
                <w:color w:val="auto"/>
                <w:sz w:val="16"/>
                <w:szCs w:val="16"/>
                <w:lang w:val="en-GB"/>
              </w:rPr>
              <w:t>1</w:t>
            </w:r>
            <w:r>
              <w:rPr>
                <w:rFonts w:ascii="Arial Narrow" w:hAnsi="Arial Narrow" w:cs="Arial"/>
                <w:color w:val="auto"/>
                <w:sz w:val="16"/>
                <w:szCs w:val="16"/>
              </w:rPr>
              <w:t>0</w:t>
            </w:r>
            <w:r>
              <w:rPr>
                <w:rFonts w:ascii="Arial Narrow" w:hAnsi="Arial Narrow" w:cs="Arial"/>
                <w:color w:val="auto"/>
                <w:sz w:val="16"/>
                <w:szCs w:val="16"/>
                <w:lang w:val="en-GB"/>
              </w:rPr>
              <w:t>.</w:t>
            </w:r>
            <w:r>
              <w:rPr>
                <w:rFonts w:ascii="Arial Narrow" w:hAnsi="Arial Narrow" w:cs="Arial"/>
                <w:color w:val="auto"/>
                <w:sz w:val="16"/>
                <w:szCs w:val="16"/>
              </w:rPr>
              <w:t>0</w:t>
            </w:r>
            <w:ins w:id="5101" w:author="Zhunisbayev, Olzhasbek A [Bolashak Atyrau Limited]" w:date="2022-06-12T12:57:00Z">
              <w:r w:rsidRPr="00014E44">
                <w:rPr>
                  <w:rFonts w:ascii="Arial Narrow" w:hAnsi="Arial Narrow" w:cs="Arial"/>
                  <w:color w:val="auto"/>
                  <w:sz w:val="16"/>
                  <w:szCs w:val="16"/>
                  <w:lang w:val="en-GB"/>
                </w:rPr>
                <w:t xml:space="preserve"> barg</w:t>
              </w:r>
            </w:ins>
          </w:p>
          <w:p w14:paraId="21CD7423" w14:textId="5582A1E8" w:rsidR="004578CB" w:rsidRDefault="004578CB" w:rsidP="004578CB">
            <w:pPr>
              <w:pStyle w:val="CellBody"/>
              <w:rPr>
                <w:rFonts w:ascii="Arial Narrow" w:hAnsi="Arial Narrow" w:cs="Arial"/>
                <w:color w:val="auto"/>
                <w:sz w:val="16"/>
                <w:szCs w:val="16"/>
                <w:lang w:val="en-GB"/>
              </w:rPr>
            </w:pPr>
            <w:r w:rsidRPr="00C5740E">
              <w:rPr>
                <w:rFonts w:ascii="Arial Narrow" w:hAnsi="Arial Narrow" w:cs="Arial"/>
                <w:color w:val="auto"/>
                <w:sz w:val="16"/>
                <w:szCs w:val="16"/>
              </w:rPr>
              <w:t>4</w:t>
            </w:r>
            <w:r>
              <w:rPr>
                <w:rFonts w:ascii="Arial Narrow" w:hAnsi="Arial Narrow" w:cs="Arial"/>
                <w:color w:val="auto"/>
                <w:sz w:val="16"/>
                <w:szCs w:val="16"/>
                <w:lang w:val="en-GB"/>
              </w:rPr>
              <w:t>0</w:t>
            </w:r>
            <w:ins w:id="5102"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1</w:t>
            </w:r>
            <w:r w:rsidR="006D7479">
              <w:rPr>
                <w:rFonts w:ascii="Arial Narrow" w:hAnsi="Arial Narrow" w:cs="Arial"/>
                <w:color w:val="auto"/>
                <w:sz w:val="16"/>
                <w:szCs w:val="16"/>
              </w:rPr>
              <w:t>0</w:t>
            </w:r>
            <w:r>
              <w:rPr>
                <w:rFonts w:ascii="Arial Narrow" w:hAnsi="Arial Narrow" w:cs="Arial"/>
                <w:color w:val="auto"/>
                <w:sz w:val="16"/>
                <w:szCs w:val="16"/>
                <w:lang w:val="en-GB"/>
              </w:rPr>
              <w:t>.</w:t>
            </w:r>
            <w:r w:rsidR="006D7479">
              <w:rPr>
                <w:rFonts w:ascii="Arial Narrow" w:hAnsi="Arial Narrow" w:cs="Arial"/>
                <w:color w:val="auto"/>
                <w:sz w:val="16"/>
                <w:szCs w:val="16"/>
                <w:lang w:val="en-GB"/>
              </w:rPr>
              <w:t>0</w:t>
            </w:r>
            <w:r>
              <w:rPr>
                <w:rFonts w:ascii="Arial Narrow" w:hAnsi="Arial Narrow" w:cs="Arial"/>
                <w:color w:val="auto"/>
                <w:sz w:val="16"/>
                <w:szCs w:val="16"/>
                <w:lang w:val="en-GB"/>
              </w:rPr>
              <w:t xml:space="preserve"> barg</w:t>
            </w:r>
          </w:p>
          <w:p w14:paraId="61ED1D3B" w14:textId="3894E3F3" w:rsidR="004578CB" w:rsidRPr="00014E44" w:rsidRDefault="004578CB" w:rsidP="004578CB">
            <w:pPr>
              <w:pStyle w:val="CellBody"/>
              <w:rPr>
                <w:ins w:id="5103" w:author="Zhunisbayev, Olzhasbek A [Bolashak Atyrau Limited]" w:date="2022-06-12T12:57:00Z"/>
                <w:rFonts w:ascii="Arial Narrow" w:hAnsi="Arial Narrow" w:cs="Arial"/>
                <w:color w:val="auto"/>
                <w:sz w:val="16"/>
                <w:szCs w:val="16"/>
                <w:lang w:val="en-GB"/>
              </w:rPr>
            </w:pPr>
            <w:r w:rsidRPr="00713F2F">
              <w:rPr>
                <w:rFonts w:ascii="Arial Narrow" w:hAnsi="Arial Narrow" w:cs="Arial"/>
                <w:color w:val="auto"/>
                <w:sz w:val="16"/>
                <w:szCs w:val="16"/>
              </w:rPr>
              <w:t>50</w:t>
            </w:r>
            <w:ins w:id="5104" w:author="Zhunisbayev, Olzhasbek A [Bolashak Atyrau Limited]" w:date="2022-06-12T12:57:00Z">
              <w:r w:rsidRPr="00014E44">
                <w:rPr>
                  <w:rFonts w:ascii="Arial Narrow" w:hAnsi="Arial Narrow" w:cs="Arial"/>
                  <w:color w:val="auto"/>
                  <w:sz w:val="16"/>
                  <w:szCs w:val="16"/>
                  <w:lang w:val="en-GB"/>
                </w:rPr>
                <w:t>°C</w:t>
              </w:r>
            </w:ins>
            <w:r>
              <w:rPr>
                <w:rFonts w:ascii="Arial Narrow" w:hAnsi="Arial Narrow" w:cs="Arial"/>
                <w:color w:val="auto"/>
                <w:sz w:val="16"/>
                <w:szCs w:val="16"/>
                <w:lang w:val="en-GB"/>
              </w:rPr>
              <w:t xml:space="preserve"> = </w:t>
            </w:r>
            <w:r w:rsidR="006D7479">
              <w:rPr>
                <w:rFonts w:ascii="Arial Narrow" w:hAnsi="Arial Narrow" w:cs="Arial"/>
                <w:color w:val="auto"/>
                <w:sz w:val="16"/>
                <w:szCs w:val="16"/>
                <w:lang w:val="en-GB"/>
              </w:rPr>
              <w:t>7</w:t>
            </w:r>
            <w:r>
              <w:rPr>
                <w:rFonts w:ascii="Arial Narrow" w:hAnsi="Arial Narrow" w:cs="Arial"/>
                <w:color w:val="auto"/>
                <w:sz w:val="16"/>
                <w:szCs w:val="16"/>
                <w:lang w:val="en-GB"/>
              </w:rPr>
              <w:t>.</w:t>
            </w:r>
            <w:r w:rsidR="006D7479">
              <w:rPr>
                <w:rFonts w:ascii="Arial Narrow" w:hAnsi="Arial Narrow" w:cs="Arial"/>
                <w:color w:val="auto"/>
                <w:sz w:val="16"/>
                <w:szCs w:val="16"/>
              </w:rPr>
              <w:t>9</w:t>
            </w:r>
            <w:r>
              <w:rPr>
                <w:rFonts w:ascii="Arial Narrow" w:hAnsi="Arial Narrow" w:cs="Arial"/>
                <w:color w:val="auto"/>
                <w:sz w:val="16"/>
                <w:szCs w:val="16"/>
                <w:lang w:val="en-GB"/>
              </w:rPr>
              <w:t xml:space="preserve"> barg</w:t>
            </w:r>
          </w:p>
          <w:p w14:paraId="60875B50" w14:textId="2CF16086" w:rsidR="004578CB" w:rsidRPr="00713F2F" w:rsidRDefault="004578CB" w:rsidP="004578CB">
            <w:pPr>
              <w:pStyle w:val="CellBody"/>
              <w:rPr>
                <w:rFonts w:ascii="Arial Narrow" w:hAnsi="Arial Narrow" w:cs="Arial"/>
                <w:color w:val="auto"/>
                <w:sz w:val="16"/>
                <w:szCs w:val="16"/>
              </w:rPr>
            </w:pPr>
            <w:r w:rsidRPr="00713F2F">
              <w:rPr>
                <w:rFonts w:ascii="Arial Narrow" w:hAnsi="Arial Narrow" w:cs="Arial"/>
                <w:color w:val="auto"/>
                <w:sz w:val="16"/>
                <w:szCs w:val="16"/>
              </w:rPr>
              <w:t>60</w:t>
            </w:r>
            <w:ins w:id="5105" w:author="Zhunisbayev, Olzhasbek A [Bolashak Atyrau Limited]" w:date="2022-06-12T12:57:00Z">
              <w:r w:rsidRPr="00014E44">
                <w:rPr>
                  <w:rFonts w:ascii="Arial Narrow" w:hAnsi="Arial Narrow" w:cs="Arial"/>
                  <w:color w:val="auto"/>
                  <w:sz w:val="16"/>
                  <w:szCs w:val="16"/>
                  <w:lang w:val="en-GB"/>
                </w:rPr>
                <w:t xml:space="preserve">°C = </w:t>
              </w:r>
            </w:ins>
            <w:r w:rsidR="006D7479">
              <w:rPr>
                <w:rFonts w:ascii="Arial Narrow" w:hAnsi="Arial Narrow" w:cs="Arial"/>
                <w:color w:val="auto"/>
                <w:sz w:val="16"/>
                <w:szCs w:val="16"/>
              </w:rPr>
              <w:t>6</w:t>
            </w:r>
            <w:r>
              <w:rPr>
                <w:rFonts w:ascii="Arial Narrow" w:hAnsi="Arial Narrow" w:cs="Arial"/>
                <w:color w:val="auto"/>
                <w:sz w:val="16"/>
                <w:szCs w:val="16"/>
                <w:lang w:val="en-GB"/>
              </w:rPr>
              <w:t>.</w:t>
            </w:r>
            <w:r w:rsidR="006D7479">
              <w:rPr>
                <w:rFonts w:ascii="Arial Narrow" w:hAnsi="Arial Narrow" w:cs="Arial"/>
                <w:color w:val="auto"/>
                <w:sz w:val="16"/>
                <w:szCs w:val="16"/>
              </w:rPr>
              <w:t>3</w:t>
            </w:r>
            <w:ins w:id="5106" w:author="Zhunisbayev, Olzhasbek A [Bolashak Atyrau Limited]" w:date="2022-06-12T12:57:00Z">
              <w:r w:rsidRPr="00014E44">
                <w:rPr>
                  <w:rFonts w:ascii="Arial Narrow" w:hAnsi="Arial Narrow" w:cs="Arial"/>
                  <w:color w:val="auto"/>
                  <w:sz w:val="16"/>
                  <w:szCs w:val="16"/>
                  <w:lang w:val="en-GB"/>
                </w:rPr>
                <w:t xml:space="preserve"> barg</w:t>
              </w:r>
            </w:ins>
          </w:p>
          <w:p w14:paraId="43C70812" w14:textId="5472C7A7" w:rsidR="004578CB" w:rsidRPr="00713F2F" w:rsidRDefault="004578CB" w:rsidP="004578CB">
            <w:pPr>
              <w:pStyle w:val="CellBody"/>
              <w:rPr>
                <w:rFonts w:ascii="Arial Narrow" w:hAnsi="Arial Narrow" w:cs="Arial"/>
                <w:color w:val="auto"/>
                <w:sz w:val="16"/>
                <w:szCs w:val="16"/>
              </w:rPr>
            </w:pPr>
            <w:r w:rsidRPr="009F53AC">
              <w:rPr>
                <w:rFonts w:ascii="Arial Narrow" w:hAnsi="Arial Narrow" w:cs="Arial"/>
                <w:color w:val="auto"/>
                <w:sz w:val="16"/>
                <w:szCs w:val="16"/>
              </w:rPr>
              <w:t>7</w:t>
            </w:r>
            <w:r w:rsidRPr="00713F2F">
              <w:rPr>
                <w:rFonts w:ascii="Arial Narrow" w:hAnsi="Arial Narrow" w:cs="Arial"/>
                <w:color w:val="auto"/>
                <w:sz w:val="16"/>
                <w:szCs w:val="16"/>
              </w:rPr>
              <w:t>0</w:t>
            </w:r>
            <w:ins w:id="5107" w:author="Zhunisbayev, Olzhasbek A [Bolashak Atyrau Limited]" w:date="2022-06-12T12:57:00Z">
              <w:r w:rsidRPr="00014E44">
                <w:rPr>
                  <w:rFonts w:ascii="Arial Narrow" w:hAnsi="Arial Narrow" w:cs="Arial"/>
                  <w:color w:val="auto"/>
                  <w:sz w:val="16"/>
                  <w:szCs w:val="16"/>
                  <w:lang w:val="en-GB"/>
                </w:rPr>
                <w:t xml:space="preserve">°C = </w:t>
              </w:r>
            </w:ins>
            <w:r w:rsidR="006D7479">
              <w:rPr>
                <w:rFonts w:ascii="Arial Narrow" w:hAnsi="Arial Narrow" w:cs="Arial"/>
                <w:color w:val="auto"/>
                <w:sz w:val="16"/>
                <w:szCs w:val="16"/>
              </w:rPr>
              <w:t>6</w:t>
            </w:r>
            <w:r>
              <w:rPr>
                <w:rFonts w:ascii="Arial Narrow" w:hAnsi="Arial Narrow" w:cs="Arial"/>
                <w:color w:val="auto"/>
                <w:sz w:val="16"/>
                <w:szCs w:val="16"/>
                <w:lang w:val="en-GB"/>
              </w:rPr>
              <w:t>.</w:t>
            </w:r>
            <w:r w:rsidR="006D7479">
              <w:rPr>
                <w:rFonts w:ascii="Arial Narrow" w:hAnsi="Arial Narrow" w:cs="Arial"/>
                <w:color w:val="auto"/>
                <w:sz w:val="16"/>
                <w:szCs w:val="16"/>
              </w:rPr>
              <w:t>3</w:t>
            </w:r>
            <w:ins w:id="5108" w:author="Zhunisbayev, Olzhasbek A [Bolashak Atyrau Limited]" w:date="2022-06-12T12:57:00Z">
              <w:r w:rsidRPr="00014E44">
                <w:rPr>
                  <w:rFonts w:ascii="Arial Narrow" w:hAnsi="Arial Narrow" w:cs="Arial"/>
                  <w:color w:val="auto"/>
                  <w:sz w:val="16"/>
                  <w:szCs w:val="16"/>
                  <w:lang w:val="en-GB"/>
                </w:rPr>
                <w:t xml:space="preserve"> barg</w:t>
              </w:r>
            </w:ins>
          </w:p>
          <w:p w14:paraId="458D659E" w14:textId="659ABE84" w:rsidR="004578CB" w:rsidRDefault="004578CB" w:rsidP="004578CB">
            <w:pPr>
              <w:pStyle w:val="CellBody"/>
              <w:rPr>
                <w:rFonts w:ascii="Arial Narrow" w:hAnsi="Arial Narrow" w:cs="Arial"/>
                <w:color w:val="auto"/>
                <w:sz w:val="16"/>
                <w:szCs w:val="16"/>
                <w:lang w:val="en-GB"/>
              </w:rPr>
            </w:pPr>
            <w:r>
              <w:rPr>
                <w:rFonts w:ascii="Arial Narrow" w:hAnsi="Arial Narrow" w:cs="Arial"/>
                <w:color w:val="auto"/>
                <w:sz w:val="16"/>
                <w:szCs w:val="16"/>
                <w:lang w:val="ru-RU"/>
              </w:rPr>
              <w:t>75</w:t>
            </w:r>
            <w:ins w:id="5109" w:author="Zhunisbayev, Olzhasbek A [Bolashak Atyrau Limited]" w:date="2022-06-12T12:57:00Z">
              <w:r w:rsidRPr="00014E44">
                <w:rPr>
                  <w:rFonts w:ascii="Arial Narrow" w:hAnsi="Arial Narrow" w:cs="Arial"/>
                  <w:color w:val="auto"/>
                  <w:sz w:val="16"/>
                  <w:szCs w:val="16"/>
                  <w:lang w:val="en-GB"/>
                </w:rPr>
                <w:t xml:space="preserve">°C = </w:t>
              </w:r>
            </w:ins>
            <w:r w:rsidR="006D7479">
              <w:rPr>
                <w:rFonts w:ascii="Arial Narrow" w:hAnsi="Arial Narrow" w:cs="Arial"/>
                <w:color w:val="auto"/>
                <w:sz w:val="16"/>
                <w:szCs w:val="16"/>
              </w:rPr>
              <w:t>5</w:t>
            </w:r>
            <w:r>
              <w:rPr>
                <w:rFonts w:ascii="Arial Narrow" w:hAnsi="Arial Narrow" w:cs="Arial"/>
                <w:color w:val="auto"/>
                <w:sz w:val="16"/>
                <w:szCs w:val="16"/>
                <w:lang w:val="en-GB"/>
              </w:rPr>
              <w:t>.</w:t>
            </w:r>
            <w:r w:rsidR="006D7479">
              <w:rPr>
                <w:rFonts w:ascii="Arial Narrow" w:hAnsi="Arial Narrow" w:cs="Arial"/>
                <w:color w:val="auto"/>
                <w:sz w:val="16"/>
                <w:szCs w:val="16"/>
              </w:rPr>
              <w:t>0</w:t>
            </w:r>
            <w:ins w:id="5110" w:author="Zhunisbayev, Olzhasbek A [Bolashak Atyrau Limited]" w:date="2022-06-12T12:57:00Z">
              <w:r w:rsidRPr="00014E44">
                <w:rPr>
                  <w:rFonts w:ascii="Arial Narrow" w:hAnsi="Arial Narrow" w:cs="Arial"/>
                  <w:color w:val="auto"/>
                  <w:sz w:val="16"/>
                  <w:szCs w:val="16"/>
                  <w:lang w:val="en-GB"/>
                </w:rPr>
                <w:t xml:space="preserve"> barg</w:t>
              </w:r>
            </w:ins>
          </w:p>
          <w:p w14:paraId="74E0C1CD" w14:textId="2D6D9E4D" w:rsidR="00521F6D" w:rsidRPr="00014E44" w:rsidRDefault="00521F6D"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38F85C7E" w14:textId="77777777" w:rsidR="00521F6D" w:rsidRPr="00014E44" w:rsidRDefault="00521F6D" w:rsidP="00DE1185">
            <w:pPr>
              <w:pStyle w:val="CellBodyCentered"/>
              <w:rPr>
                <w:ins w:id="5111" w:author="Zhunisbayev, Olzhasbek A [Bolashak Atyrau Limited]" w:date="2022-06-12T18:52:00Z"/>
                <w:rFonts w:ascii="Arial Narrow" w:hAnsi="Arial Narrow" w:cs="Arial"/>
                <w:color w:val="auto"/>
                <w:sz w:val="16"/>
                <w:szCs w:val="16"/>
                <w:lang w:val="en-GB"/>
              </w:rPr>
            </w:pPr>
          </w:p>
          <w:p w14:paraId="6D77BE4B" w14:textId="2B0112EF" w:rsidR="00521F6D" w:rsidRPr="00014E44" w:rsidRDefault="00521F6D" w:rsidP="00DE1185">
            <w:pPr>
              <w:pStyle w:val="CellBodyCentered"/>
              <w:rPr>
                <w:rFonts w:ascii="Arial Narrow" w:hAnsi="Arial Narrow" w:cs="Arial"/>
                <w:color w:val="auto"/>
                <w:sz w:val="16"/>
                <w:szCs w:val="16"/>
                <w:lang w:val="en-GB"/>
              </w:rPr>
            </w:pPr>
            <w:ins w:id="5112" w:author="Zhunisbayev, Olzhasbek A [Bolashak Atyrau Limited]" w:date="2022-06-12T18:52:00Z">
              <w:r w:rsidRPr="00014E44">
                <w:rPr>
                  <w:rFonts w:ascii="Arial Narrow" w:hAnsi="Arial Narrow" w:cs="Arial"/>
                  <w:color w:val="auto"/>
                  <w:sz w:val="16"/>
                  <w:szCs w:val="16"/>
                  <w:lang w:val="en-GB"/>
                </w:rPr>
                <w:t>NO</w:t>
              </w:r>
            </w:ins>
          </w:p>
        </w:tc>
        <w:tc>
          <w:tcPr>
            <w:tcW w:w="418" w:type="dxa"/>
            <w:tcBorders>
              <w:top w:val="single" w:sz="6" w:space="0" w:color="auto"/>
              <w:left w:val="single" w:sz="6" w:space="0" w:color="auto"/>
              <w:bottom w:val="single" w:sz="6" w:space="0" w:color="auto"/>
              <w:right w:val="single" w:sz="6" w:space="0" w:color="auto"/>
            </w:tcBorders>
          </w:tcPr>
          <w:p w14:paraId="63402766" w14:textId="77777777" w:rsidR="00521F6D" w:rsidRPr="00014E44" w:rsidRDefault="00521F6D" w:rsidP="00DE1185">
            <w:pPr>
              <w:pStyle w:val="CellBodyCentered"/>
              <w:rPr>
                <w:ins w:id="5113" w:author="Zhunisbayev, Olzhasbek A [Bolashak Atyrau Limited]" w:date="2022-06-12T18:52:00Z"/>
                <w:rFonts w:ascii="Arial Narrow" w:hAnsi="Arial Narrow" w:cs="Arial"/>
                <w:color w:val="auto"/>
                <w:sz w:val="16"/>
                <w:szCs w:val="16"/>
                <w:lang w:val="en-GB"/>
              </w:rPr>
            </w:pPr>
          </w:p>
          <w:p w14:paraId="25CC47F2" w14:textId="2F346652" w:rsidR="00521F6D" w:rsidRPr="00014E44" w:rsidRDefault="00521F6D" w:rsidP="00DE1185">
            <w:pPr>
              <w:pStyle w:val="CellBodyCentered"/>
              <w:rPr>
                <w:rFonts w:ascii="Arial Narrow" w:hAnsi="Arial Narrow" w:cs="Arial"/>
                <w:color w:val="auto"/>
                <w:sz w:val="16"/>
                <w:szCs w:val="16"/>
                <w:lang w:val="en-GB"/>
              </w:rPr>
            </w:pPr>
            <w:ins w:id="5114" w:author="Zhunisbayev, Olzhasbek A [Bolashak Atyrau Limited]" w:date="2022-06-12T18:52:00Z">
              <w:r w:rsidRPr="00014E44">
                <w:rPr>
                  <w:rFonts w:ascii="Arial Narrow" w:hAnsi="Arial Narrow" w:cs="Arial"/>
                  <w:color w:val="auto"/>
                  <w:sz w:val="16"/>
                  <w:szCs w:val="16"/>
                  <w:lang w:val="en-GB"/>
                </w:rPr>
                <w:t>0</w:t>
              </w:r>
            </w:ins>
          </w:p>
        </w:tc>
      </w:tr>
      <w:tr w:rsidR="00FA3851" w:rsidRPr="00014E44" w14:paraId="656FA1CE" w14:textId="77777777" w:rsidTr="0038396C">
        <w:tc>
          <w:tcPr>
            <w:tcW w:w="3322" w:type="dxa"/>
            <w:tcBorders>
              <w:top w:val="single" w:sz="6" w:space="0" w:color="auto"/>
              <w:left w:val="single" w:sz="6" w:space="0" w:color="auto"/>
              <w:bottom w:val="single" w:sz="6" w:space="0" w:color="auto"/>
              <w:right w:val="single" w:sz="6" w:space="0" w:color="auto"/>
            </w:tcBorders>
          </w:tcPr>
          <w:p w14:paraId="1B05CD56" w14:textId="77777777" w:rsidR="00521F6D" w:rsidRPr="00014E44" w:rsidRDefault="00521F6D" w:rsidP="00DE1185">
            <w:pPr>
              <w:pStyle w:val="CellBody"/>
              <w:rPr>
                <w:rFonts w:ascii="Arial Narrow" w:hAnsi="Arial Narrow" w:cs="Arial"/>
                <w:color w:val="auto"/>
                <w:sz w:val="16"/>
                <w:szCs w:val="16"/>
                <w:lang w:val="en-GB"/>
              </w:rPr>
            </w:pPr>
          </w:p>
          <w:p w14:paraId="48A322E6"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357EB669"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WF – FIRE FIGHTING WATER</w:t>
            </w:r>
          </w:p>
          <w:p w14:paraId="5928A05A"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069C7E1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p w14:paraId="3C9E8A61"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 TREATED WATER</w:t>
            </w:r>
          </w:p>
          <w:p w14:paraId="292F8A66"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WU – UTILITY WATER</w:t>
            </w:r>
          </w:p>
          <w:p w14:paraId="1FDD38C2" w14:textId="77777777" w:rsidR="00521F6D" w:rsidRPr="00014E44" w:rsidRDefault="00521F6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4D72BD1" w14:textId="77777777" w:rsidR="00521F6D" w:rsidRPr="00014E44" w:rsidRDefault="00521F6D" w:rsidP="00DE1185">
            <w:pPr>
              <w:pStyle w:val="CellBodyCentered"/>
              <w:rPr>
                <w:rFonts w:ascii="Arial Narrow" w:hAnsi="Arial Narrow" w:cs="Arial"/>
                <w:b/>
                <w:color w:val="auto"/>
                <w:sz w:val="16"/>
                <w:szCs w:val="16"/>
                <w:lang w:val="en-GB"/>
              </w:rPr>
            </w:pPr>
          </w:p>
          <w:p w14:paraId="4DB8B363"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150VC01</w:t>
            </w:r>
          </w:p>
        </w:tc>
        <w:tc>
          <w:tcPr>
            <w:tcW w:w="450" w:type="dxa"/>
            <w:tcBorders>
              <w:top w:val="single" w:sz="6" w:space="0" w:color="auto"/>
              <w:left w:val="single" w:sz="6" w:space="0" w:color="auto"/>
              <w:bottom w:val="single" w:sz="6" w:space="0" w:color="auto"/>
              <w:right w:val="single" w:sz="6" w:space="0" w:color="auto"/>
            </w:tcBorders>
          </w:tcPr>
          <w:p w14:paraId="41C6BB3A" w14:textId="77777777" w:rsidR="00521F6D" w:rsidRPr="00014E44" w:rsidRDefault="00521F6D" w:rsidP="00DE1185">
            <w:pPr>
              <w:pStyle w:val="CellBodyCentered"/>
              <w:rPr>
                <w:rFonts w:ascii="Arial Narrow" w:hAnsi="Arial Narrow" w:cs="Arial"/>
                <w:color w:val="auto"/>
                <w:sz w:val="16"/>
                <w:szCs w:val="16"/>
                <w:lang w:val="en-GB"/>
              </w:rPr>
            </w:pPr>
          </w:p>
          <w:p w14:paraId="000966E2"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03BC922B" w14:textId="77777777" w:rsidR="00521F6D" w:rsidRPr="00014E44" w:rsidRDefault="00521F6D" w:rsidP="00DE1185">
            <w:pPr>
              <w:pStyle w:val="CellBodyCentered"/>
              <w:rPr>
                <w:rFonts w:ascii="Arial Narrow" w:hAnsi="Arial Narrow" w:cs="Arial"/>
                <w:color w:val="auto"/>
                <w:sz w:val="16"/>
                <w:szCs w:val="16"/>
                <w:lang w:val="en-GB"/>
              </w:rPr>
            </w:pPr>
          </w:p>
          <w:p w14:paraId="5EEE1F4D" w14:textId="4836FE25"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7033C5AE"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VICTAULIC COUPLINGS Note 1</w:t>
            </w:r>
          </w:p>
        </w:tc>
        <w:tc>
          <w:tcPr>
            <w:tcW w:w="720" w:type="dxa"/>
            <w:tcBorders>
              <w:top w:val="single" w:sz="6" w:space="0" w:color="auto"/>
              <w:left w:val="single" w:sz="6" w:space="0" w:color="auto"/>
              <w:bottom w:val="single" w:sz="6" w:space="0" w:color="auto"/>
              <w:right w:val="single" w:sz="6" w:space="0" w:color="auto"/>
            </w:tcBorders>
          </w:tcPr>
          <w:p w14:paraId="0D3395F5" w14:textId="77777777" w:rsidR="00521F6D" w:rsidRPr="00014E44" w:rsidRDefault="00521F6D" w:rsidP="00DE1185">
            <w:pPr>
              <w:pStyle w:val="CellBodyCentered"/>
              <w:rPr>
                <w:rFonts w:ascii="Arial Narrow" w:hAnsi="Arial Narrow" w:cs="Arial"/>
                <w:color w:val="auto"/>
                <w:sz w:val="16"/>
                <w:szCs w:val="16"/>
                <w:lang w:val="en-GB"/>
              </w:rPr>
            </w:pPr>
          </w:p>
          <w:p w14:paraId="6DC8D0F1" w14:textId="78A25511" w:rsidR="00521F6D" w:rsidRPr="00014E44" w:rsidRDefault="00521F6D" w:rsidP="0066516B">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w:t>
            </w:r>
            <w:r w:rsidR="0066516B">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4C049E51" w14:textId="77777777" w:rsidR="00521F6D" w:rsidRPr="00014E44" w:rsidRDefault="00521F6D" w:rsidP="00DE1185">
            <w:pPr>
              <w:pStyle w:val="CellBodyCentered"/>
              <w:rPr>
                <w:rFonts w:ascii="Arial Narrow" w:hAnsi="Arial Narrow" w:cs="Arial"/>
                <w:color w:val="auto"/>
                <w:sz w:val="16"/>
                <w:szCs w:val="16"/>
                <w:lang w:val="en-GB"/>
              </w:rPr>
            </w:pPr>
          </w:p>
          <w:p w14:paraId="683A7180" w14:textId="5BBF7CFD"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115" w:author="Zhunisbayev, Olzhasbek A [Bolashak Atyrau Limited]" w:date="2022-09-18T20:44:00Z">
              <w:r w:rsidRPr="00014E44" w:rsidDel="00EE529F">
                <w:rPr>
                  <w:rFonts w:ascii="Arial Narrow" w:hAnsi="Arial Narrow" w:cs="Arial"/>
                  <w:color w:val="auto"/>
                  <w:sz w:val="16"/>
                  <w:szCs w:val="16"/>
                  <w:lang w:val="en-GB"/>
                </w:rPr>
                <w:delText xml:space="preserve">46 </w:delText>
              </w:r>
            </w:del>
            <w:ins w:id="5116"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110°C</w:t>
            </w:r>
          </w:p>
        </w:tc>
        <w:tc>
          <w:tcPr>
            <w:tcW w:w="1890" w:type="dxa"/>
            <w:tcBorders>
              <w:top w:val="single" w:sz="6" w:space="0" w:color="auto"/>
              <w:left w:val="single" w:sz="6" w:space="0" w:color="auto"/>
              <w:bottom w:val="single" w:sz="6" w:space="0" w:color="auto"/>
              <w:right w:val="single" w:sz="6" w:space="0" w:color="auto"/>
            </w:tcBorders>
          </w:tcPr>
          <w:p w14:paraId="1B49393C" w14:textId="77777777" w:rsidR="00571500" w:rsidRDefault="00571500" w:rsidP="00DE1185">
            <w:pPr>
              <w:pStyle w:val="CellBody"/>
              <w:rPr>
                <w:rFonts w:ascii="Arial Narrow" w:hAnsi="Arial Narrow" w:cs="Arial"/>
                <w:color w:val="auto"/>
                <w:sz w:val="16"/>
                <w:szCs w:val="16"/>
                <w:lang w:val="en-GB"/>
              </w:rPr>
            </w:pPr>
          </w:p>
          <w:p w14:paraId="252120CE" w14:textId="6AECD8E2"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Maximum = 15.8 barg</w:t>
            </w:r>
          </w:p>
          <w:p w14:paraId="02F4487F" w14:textId="77777777" w:rsidR="00521F6D" w:rsidRPr="00014E44" w:rsidRDefault="00521F6D"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708DD274" w14:textId="77777777" w:rsidR="00521F6D" w:rsidRPr="00014E44" w:rsidRDefault="00521F6D" w:rsidP="00DE1185">
            <w:pPr>
              <w:pStyle w:val="CellBodyCentered"/>
              <w:rPr>
                <w:rFonts w:ascii="Arial Narrow" w:hAnsi="Arial Narrow" w:cs="Arial"/>
                <w:color w:val="auto"/>
                <w:sz w:val="16"/>
                <w:szCs w:val="16"/>
                <w:lang w:val="en-GB"/>
              </w:rPr>
            </w:pPr>
          </w:p>
          <w:p w14:paraId="0BCF8D54"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346D8A2F" w14:textId="77777777" w:rsidR="00521F6D" w:rsidRPr="00014E44" w:rsidRDefault="00521F6D" w:rsidP="00DE1185">
            <w:pPr>
              <w:pStyle w:val="CellBodyCentered"/>
              <w:rPr>
                <w:rFonts w:ascii="Arial Narrow" w:hAnsi="Arial Narrow" w:cs="Arial"/>
                <w:color w:val="auto"/>
                <w:sz w:val="16"/>
                <w:szCs w:val="16"/>
                <w:lang w:val="en-GB"/>
              </w:rPr>
            </w:pPr>
          </w:p>
          <w:p w14:paraId="695B0F87"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r>
      <w:tr w:rsidR="00FA3851" w:rsidRPr="00014E44" w14:paraId="6A28E035" w14:textId="77777777" w:rsidTr="0038396C">
        <w:tc>
          <w:tcPr>
            <w:tcW w:w="3322" w:type="dxa"/>
            <w:tcBorders>
              <w:top w:val="single" w:sz="6" w:space="0" w:color="auto"/>
              <w:left w:val="single" w:sz="6" w:space="0" w:color="auto"/>
              <w:bottom w:val="single" w:sz="6" w:space="0" w:color="auto"/>
              <w:right w:val="single" w:sz="6" w:space="0" w:color="auto"/>
            </w:tcBorders>
          </w:tcPr>
          <w:p w14:paraId="069F4E08" w14:textId="77777777" w:rsidR="00521F6D" w:rsidRPr="00014E44" w:rsidRDefault="00521F6D" w:rsidP="00DE1185">
            <w:pPr>
              <w:pStyle w:val="CellBody"/>
              <w:rPr>
                <w:rFonts w:ascii="Arial Narrow" w:hAnsi="Arial Narrow" w:cs="Arial"/>
                <w:color w:val="auto"/>
                <w:sz w:val="16"/>
                <w:szCs w:val="16"/>
                <w:lang w:val="en-GB"/>
              </w:rPr>
            </w:pPr>
          </w:p>
          <w:p w14:paraId="3B2A2796" w14:textId="77777777" w:rsidR="00521F6D" w:rsidRPr="00014E44" w:rsidRDefault="00521F6D" w:rsidP="00DE1185">
            <w:pPr>
              <w:pStyle w:val="CellBody"/>
              <w:rPr>
                <w:ins w:id="5117" w:author="Zhunisbayev, Olzhasbek A [Bolashak Atyrau Limited]" w:date="2022-06-12T18:52:00Z"/>
                <w:rFonts w:ascii="Arial Narrow" w:hAnsi="Arial Narrow" w:cs="Arial"/>
                <w:color w:val="auto"/>
                <w:sz w:val="16"/>
                <w:szCs w:val="16"/>
                <w:lang w:val="en-GB"/>
              </w:rPr>
            </w:pPr>
            <w:ins w:id="5118" w:author="Zhunisbayev, Olzhasbek A [Bolashak Atyrau Limited]" w:date="2022-06-12T18:52:00Z">
              <w:r w:rsidRPr="00014E44">
                <w:rPr>
                  <w:rFonts w:ascii="Arial Narrow" w:hAnsi="Arial Narrow" w:cs="Arial"/>
                  <w:color w:val="auto"/>
                  <w:sz w:val="16"/>
                  <w:szCs w:val="16"/>
                  <w:lang w:val="en-GB"/>
                </w:rPr>
                <w:t>BV – VENT TO ATMOSPHERE</w:t>
              </w:r>
            </w:ins>
          </w:p>
          <w:p w14:paraId="5B3D742A" w14:textId="77777777" w:rsidR="00521F6D" w:rsidRPr="00014E44" w:rsidRDefault="00521F6D" w:rsidP="00DE1185">
            <w:pPr>
              <w:pStyle w:val="CellBody"/>
              <w:rPr>
                <w:ins w:id="5119" w:author="Zhunisbayev, Olzhasbek A [Bolashak Atyrau Limited]" w:date="2022-06-12T18:52:00Z"/>
                <w:rFonts w:ascii="Arial Narrow" w:hAnsi="Arial Narrow" w:cs="Arial"/>
                <w:color w:val="auto"/>
                <w:sz w:val="16"/>
                <w:szCs w:val="16"/>
                <w:lang w:val="en-GB"/>
              </w:rPr>
            </w:pPr>
            <w:ins w:id="5120" w:author="Zhunisbayev, Olzhasbek A [Bolashak Atyrau Limited]" w:date="2022-06-12T18:52:00Z">
              <w:r w:rsidRPr="00014E44">
                <w:rPr>
                  <w:rFonts w:ascii="Arial Narrow" w:hAnsi="Arial Narrow" w:cs="Arial"/>
                  <w:color w:val="auto"/>
                  <w:sz w:val="16"/>
                  <w:szCs w:val="16"/>
                  <w:lang w:val="en-GB"/>
                </w:rPr>
                <w:t>CF – FOAM MIXTURE</w:t>
              </w:r>
            </w:ins>
          </w:p>
          <w:p w14:paraId="5A8EA5E7" w14:textId="3BCEFA13" w:rsidR="00521F6D" w:rsidRPr="00014E44" w:rsidRDefault="00521F6D" w:rsidP="00DE1185">
            <w:pPr>
              <w:pStyle w:val="CellBody"/>
              <w:rPr>
                <w:ins w:id="5121" w:author="Zhunisbayev, Olzhasbek A [Bolashak Atyrau Limited]" w:date="2022-06-12T18:52:00Z"/>
                <w:rFonts w:ascii="Arial Narrow" w:hAnsi="Arial Narrow" w:cs="Arial"/>
                <w:color w:val="auto"/>
                <w:sz w:val="16"/>
                <w:szCs w:val="16"/>
                <w:lang w:val="en-GB"/>
              </w:rPr>
            </w:pPr>
            <w:ins w:id="5122" w:author="Zhunisbayev, Olzhasbek A [Bolashak Atyrau Limited]" w:date="2022-06-12T18:52:00Z">
              <w:r w:rsidRPr="00014E44">
                <w:rPr>
                  <w:rFonts w:ascii="Arial Narrow" w:hAnsi="Arial Narrow" w:cs="Arial"/>
                  <w:color w:val="auto"/>
                  <w:sz w:val="16"/>
                  <w:szCs w:val="16"/>
                  <w:lang w:val="en-GB"/>
                </w:rPr>
                <w:t>DL – DRAIN, OILY SEWER</w:t>
              </w:r>
            </w:ins>
            <w:r w:rsidRPr="00014E44">
              <w:rPr>
                <w:rFonts w:ascii="Arial Narrow" w:hAnsi="Arial Narrow" w:cs="Arial"/>
                <w:color w:val="auto"/>
                <w:sz w:val="16"/>
                <w:szCs w:val="16"/>
                <w:lang w:val="en-GB"/>
              </w:rPr>
              <w:t xml:space="preserve"> </w:t>
            </w:r>
            <w:ins w:id="5123" w:author="Zhunisbayev, Olzhasbek A [Bolashak Atyrau Limited]" w:date="2022-06-12T18:52:00Z">
              <w:r w:rsidRPr="00014E44">
                <w:rPr>
                  <w:rFonts w:ascii="Arial Narrow" w:hAnsi="Arial Narrow" w:cs="Arial"/>
                  <w:color w:val="auto"/>
                  <w:sz w:val="16"/>
                  <w:szCs w:val="16"/>
                  <w:lang w:val="en-GB"/>
                </w:rPr>
                <w:t>(OPEN)</w:t>
              </w:r>
            </w:ins>
          </w:p>
          <w:p w14:paraId="2D7F720D" w14:textId="77777777" w:rsidR="00521F6D" w:rsidRPr="00014E44" w:rsidRDefault="00521F6D" w:rsidP="00DE1185">
            <w:pPr>
              <w:pStyle w:val="CellBody"/>
              <w:rPr>
                <w:ins w:id="5124" w:author="Zhunisbayev, Olzhasbek A [Bolashak Atyrau Limited]" w:date="2022-06-12T18:52:00Z"/>
                <w:rFonts w:ascii="Arial Narrow" w:hAnsi="Arial Narrow" w:cs="Arial"/>
                <w:color w:val="auto"/>
                <w:sz w:val="16"/>
                <w:szCs w:val="16"/>
                <w:lang w:val="en-GB"/>
              </w:rPr>
            </w:pPr>
            <w:ins w:id="5125" w:author="Zhunisbayev, Olzhasbek A [Bolashak Atyrau Limited]" w:date="2022-06-12T18:52:00Z">
              <w:r w:rsidRPr="00014E44">
                <w:rPr>
                  <w:rFonts w:ascii="Arial Narrow" w:hAnsi="Arial Narrow" w:cs="Arial"/>
                  <w:color w:val="auto"/>
                  <w:sz w:val="16"/>
                  <w:szCs w:val="16"/>
                  <w:lang w:val="en-GB"/>
                </w:rPr>
                <w:t>DS – SANITARY SEWER</w:t>
              </w:r>
            </w:ins>
          </w:p>
          <w:p w14:paraId="63939393" w14:textId="0D471C1E" w:rsidR="00521F6D" w:rsidRPr="00014E44" w:rsidRDefault="00521F6D" w:rsidP="00DE1185">
            <w:pPr>
              <w:pStyle w:val="CellBody"/>
              <w:rPr>
                <w:ins w:id="5126" w:author="Zhunisbayev, Olzhasbek A [Bolashak Atyrau Limited]" w:date="2022-06-12T18:52:00Z"/>
                <w:rFonts w:ascii="Arial Narrow" w:hAnsi="Arial Narrow" w:cs="Arial"/>
                <w:color w:val="auto"/>
                <w:sz w:val="16"/>
                <w:szCs w:val="16"/>
                <w:lang w:val="en-GB"/>
              </w:rPr>
            </w:pPr>
            <w:ins w:id="5127" w:author="Zhunisbayev, Olzhasbek A [Bolashak Atyrau Limited]" w:date="2022-06-12T18:52:00Z">
              <w:r w:rsidRPr="00014E44">
                <w:rPr>
                  <w:rFonts w:ascii="Arial Narrow" w:hAnsi="Arial Narrow" w:cs="Arial"/>
                  <w:color w:val="auto"/>
                  <w:sz w:val="16"/>
                  <w:szCs w:val="16"/>
                  <w:lang w:val="en-GB"/>
                </w:rPr>
                <w:t>WD – POTABLE WATER</w:t>
              </w:r>
            </w:ins>
          </w:p>
          <w:p w14:paraId="2881357E" w14:textId="59C7DDC4"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7FEDD92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WF – FIRE FIGHTING WATER</w:t>
            </w:r>
          </w:p>
          <w:p w14:paraId="62B141E0"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453926EF"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p w14:paraId="3C9782A1"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 TREATED WATER</w:t>
            </w:r>
          </w:p>
          <w:p w14:paraId="6F8D7516" w14:textId="19C16A36" w:rsidR="00362A42"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WU – UTILITY WATER</w:t>
            </w:r>
          </w:p>
          <w:p w14:paraId="6B3EDBEA" w14:textId="77777777" w:rsidR="00362A42" w:rsidRDefault="00362A42" w:rsidP="00DE1185">
            <w:pPr>
              <w:pStyle w:val="CellBody"/>
              <w:rPr>
                <w:rFonts w:ascii="Arial Narrow" w:hAnsi="Arial Narrow" w:cs="Arial"/>
                <w:color w:val="auto"/>
                <w:sz w:val="16"/>
                <w:szCs w:val="16"/>
                <w:lang w:val="en-GB"/>
              </w:rPr>
            </w:pPr>
          </w:p>
          <w:p w14:paraId="2AAF13FF" w14:textId="77777777" w:rsidR="006430CC" w:rsidRDefault="006430CC" w:rsidP="00DE1185">
            <w:pPr>
              <w:pStyle w:val="CellBody"/>
              <w:rPr>
                <w:rFonts w:ascii="Arial Narrow" w:hAnsi="Arial Narrow" w:cs="Arial"/>
                <w:color w:val="auto"/>
                <w:sz w:val="16"/>
                <w:szCs w:val="16"/>
                <w:lang w:val="en-GB"/>
              </w:rPr>
            </w:pPr>
          </w:p>
          <w:p w14:paraId="1B7B323B" w14:textId="77777777" w:rsidR="006430CC" w:rsidRPr="00014E44" w:rsidRDefault="006430CC"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042CFCF" w14:textId="77777777" w:rsidR="00521F6D" w:rsidRPr="00014E44" w:rsidRDefault="00521F6D" w:rsidP="00DE1185">
            <w:pPr>
              <w:pStyle w:val="CellBodyCentered"/>
              <w:rPr>
                <w:rFonts w:ascii="Arial Narrow" w:hAnsi="Arial Narrow" w:cs="Arial"/>
                <w:b/>
                <w:color w:val="auto"/>
                <w:sz w:val="16"/>
                <w:szCs w:val="16"/>
                <w:lang w:val="en-GB"/>
              </w:rPr>
            </w:pPr>
          </w:p>
          <w:p w14:paraId="4B5C1AA3" w14:textId="77777777" w:rsidR="00521F6D"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150VG01</w:t>
            </w:r>
          </w:p>
          <w:p w14:paraId="13A73551" w14:textId="77777777" w:rsidR="0065380F" w:rsidRDefault="0065380F" w:rsidP="00DE1185">
            <w:pPr>
              <w:pStyle w:val="CellBodyCentered"/>
              <w:rPr>
                <w:rFonts w:ascii="Arial Narrow" w:hAnsi="Arial Narrow" w:cs="Arial"/>
                <w:b/>
                <w:color w:val="auto"/>
                <w:sz w:val="16"/>
                <w:szCs w:val="16"/>
                <w:lang w:val="en-GB"/>
              </w:rPr>
            </w:pPr>
          </w:p>
          <w:p w14:paraId="35139319" w14:textId="77777777" w:rsidR="0065380F" w:rsidRDefault="0065380F" w:rsidP="00DE1185">
            <w:pPr>
              <w:pStyle w:val="CellBodyCentered"/>
              <w:rPr>
                <w:rFonts w:ascii="Arial Narrow" w:hAnsi="Arial Narrow" w:cs="Arial"/>
                <w:b/>
                <w:color w:val="auto"/>
                <w:sz w:val="16"/>
                <w:szCs w:val="16"/>
                <w:lang w:val="en-GB"/>
              </w:rPr>
            </w:pPr>
          </w:p>
          <w:p w14:paraId="048FEDE2" w14:textId="77777777" w:rsidR="0065380F" w:rsidRDefault="0065380F" w:rsidP="00DE1185">
            <w:pPr>
              <w:pStyle w:val="CellBodyCentered"/>
              <w:rPr>
                <w:rFonts w:ascii="Arial Narrow" w:hAnsi="Arial Narrow" w:cs="Arial"/>
                <w:b/>
                <w:color w:val="auto"/>
                <w:sz w:val="16"/>
                <w:szCs w:val="16"/>
                <w:lang w:val="en-GB"/>
              </w:rPr>
            </w:pPr>
          </w:p>
          <w:p w14:paraId="4979BFA5" w14:textId="77777777" w:rsidR="0065380F" w:rsidRDefault="0065380F" w:rsidP="00DE1185">
            <w:pPr>
              <w:pStyle w:val="CellBodyCentered"/>
              <w:rPr>
                <w:rFonts w:ascii="Arial Narrow" w:hAnsi="Arial Narrow" w:cs="Arial"/>
                <w:b/>
                <w:color w:val="auto"/>
                <w:sz w:val="16"/>
                <w:szCs w:val="16"/>
                <w:lang w:val="en-GB"/>
              </w:rPr>
            </w:pPr>
          </w:p>
          <w:p w14:paraId="07A75834" w14:textId="77777777" w:rsidR="0065380F" w:rsidRDefault="0065380F" w:rsidP="00DE1185">
            <w:pPr>
              <w:pStyle w:val="CellBodyCentered"/>
              <w:rPr>
                <w:rFonts w:ascii="Arial Narrow" w:hAnsi="Arial Narrow" w:cs="Arial"/>
                <w:b/>
                <w:color w:val="auto"/>
                <w:sz w:val="16"/>
                <w:szCs w:val="16"/>
                <w:lang w:val="en-GB"/>
              </w:rPr>
            </w:pPr>
          </w:p>
          <w:p w14:paraId="7E2B11E3" w14:textId="64DB76D9" w:rsidR="0065380F" w:rsidRPr="00014E44" w:rsidRDefault="0065380F"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555A1B90" w14:textId="77777777" w:rsidR="00521F6D" w:rsidRPr="00014E44" w:rsidRDefault="00521F6D" w:rsidP="00DE1185">
            <w:pPr>
              <w:pStyle w:val="CellBodyCentered"/>
              <w:rPr>
                <w:rFonts w:ascii="Arial Narrow" w:hAnsi="Arial Narrow" w:cs="Arial"/>
                <w:color w:val="auto"/>
                <w:sz w:val="16"/>
                <w:szCs w:val="16"/>
                <w:lang w:val="en-GB"/>
              </w:rPr>
            </w:pPr>
          </w:p>
          <w:p w14:paraId="7CE044F1"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42C1C564" w14:textId="77777777" w:rsidR="00521F6D" w:rsidRPr="00014E44" w:rsidRDefault="00521F6D" w:rsidP="00DE1185">
            <w:pPr>
              <w:pStyle w:val="CellBodyCentered"/>
              <w:rPr>
                <w:rFonts w:ascii="Arial Narrow" w:hAnsi="Arial Narrow" w:cs="Arial"/>
                <w:color w:val="auto"/>
                <w:sz w:val="16"/>
                <w:szCs w:val="16"/>
                <w:lang w:val="en-GB"/>
              </w:rPr>
            </w:pPr>
          </w:p>
          <w:p w14:paraId="1EBE6047"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GALVANISED</w:t>
            </w:r>
          </w:p>
          <w:p w14:paraId="08803A32" w14:textId="20EB92A4"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3A453EB2"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VICTAULIC COUPLINGS</w:t>
            </w:r>
          </w:p>
          <w:p w14:paraId="0D8304CA"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765B6FDA" w14:textId="77777777" w:rsidR="00521F6D" w:rsidRPr="00014E44" w:rsidRDefault="00521F6D" w:rsidP="00DE1185">
            <w:pPr>
              <w:pStyle w:val="CellBodyCentered"/>
              <w:rPr>
                <w:rFonts w:ascii="Arial Narrow" w:hAnsi="Arial Narrow" w:cs="Arial"/>
                <w:color w:val="auto"/>
                <w:sz w:val="16"/>
                <w:szCs w:val="16"/>
                <w:lang w:val="en-GB"/>
              </w:rPr>
            </w:pPr>
          </w:p>
          <w:p w14:paraId="021FFD64" w14:textId="4DB47806" w:rsidR="00521F6D" w:rsidRPr="00014E44" w:rsidRDefault="00521F6D" w:rsidP="0066516B">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 RF</w:t>
            </w:r>
          </w:p>
        </w:tc>
        <w:tc>
          <w:tcPr>
            <w:tcW w:w="720" w:type="dxa"/>
            <w:tcBorders>
              <w:top w:val="single" w:sz="6" w:space="0" w:color="auto"/>
              <w:left w:val="single" w:sz="6" w:space="0" w:color="auto"/>
              <w:bottom w:val="single" w:sz="6" w:space="0" w:color="auto"/>
              <w:right w:val="single" w:sz="6" w:space="0" w:color="auto"/>
            </w:tcBorders>
          </w:tcPr>
          <w:p w14:paraId="204883C0" w14:textId="77777777" w:rsidR="00521F6D" w:rsidRPr="00014E44" w:rsidRDefault="00521F6D" w:rsidP="00DE1185">
            <w:pPr>
              <w:pStyle w:val="CellBodyCentered"/>
              <w:rPr>
                <w:rFonts w:ascii="Arial Narrow" w:hAnsi="Arial Narrow" w:cs="Arial"/>
                <w:color w:val="auto"/>
                <w:sz w:val="16"/>
                <w:szCs w:val="16"/>
                <w:lang w:val="en-GB"/>
              </w:rPr>
            </w:pPr>
          </w:p>
          <w:p w14:paraId="18F32CDA" w14:textId="596C0558"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128" w:author="Zhunisbayev, Olzhasbek A [Bolashak Atyrau Limited]" w:date="2022-09-18T20:44:00Z">
              <w:r w:rsidRPr="00014E44" w:rsidDel="00EE529F">
                <w:rPr>
                  <w:rFonts w:ascii="Arial Narrow" w:hAnsi="Arial Narrow" w:cs="Arial"/>
                  <w:color w:val="auto"/>
                  <w:sz w:val="16"/>
                  <w:szCs w:val="16"/>
                  <w:lang w:val="en-GB"/>
                </w:rPr>
                <w:delText xml:space="preserve">46 </w:delText>
              </w:r>
            </w:del>
            <w:ins w:id="5129"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110°C</w:t>
            </w:r>
          </w:p>
        </w:tc>
        <w:tc>
          <w:tcPr>
            <w:tcW w:w="1890" w:type="dxa"/>
            <w:tcBorders>
              <w:top w:val="single" w:sz="6" w:space="0" w:color="auto"/>
              <w:left w:val="single" w:sz="6" w:space="0" w:color="auto"/>
              <w:bottom w:val="single" w:sz="6" w:space="0" w:color="auto"/>
              <w:right w:val="single" w:sz="6" w:space="0" w:color="auto"/>
            </w:tcBorders>
          </w:tcPr>
          <w:p w14:paraId="7F66F357" w14:textId="77777777" w:rsidR="00DE1185" w:rsidRDefault="00DE1185" w:rsidP="00DE1185">
            <w:pPr>
              <w:pStyle w:val="CellBody"/>
              <w:rPr>
                <w:rFonts w:ascii="Arial Narrow" w:hAnsi="Arial Narrow" w:cs="Arial"/>
                <w:color w:val="auto"/>
                <w:sz w:val="16"/>
                <w:szCs w:val="16"/>
                <w:lang w:val="en-GB"/>
              </w:rPr>
            </w:pPr>
          </w:p>
          <w:p w14:paraId="440C7858" w14:textId="0E5C20E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Maximum = 15.8 barg</w:t>
            </w:r>
          </w:p>
          <w:p w14:paraId="2D7196F2" w14:textId="77777777" w:rsidR="006430CC" w:rsidRPr="00014E44" w:rsidRDefault="006430CC"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79B8869F" w14:textId="77777777" w:rsidR="00521F6D" w:rsidRPr="00014E44" w:rsidRDefault="00521F6D" w:rsidP="00DE1185">
            <w:pPr>
              <w:pStyle w:val="CellBodyCentered"/>
              <w:rPr>
                <w:rFonts w:ascii="Arial Narrow" w:hAnsi="Arial Narrow" w:cs="Arial"/>
                <w:color w:val="auto"/>
                <w:sz w:val="16"/>
                <w:szCs w:val="16"/>
                <w:lang w:val="en-GB"/>
              </w:rPr>
            </w:pPr>
          </w:p>
          <w:p w14:paraId="37117142"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3332AF3E" w14:textId="77777777" w:rsidR="00521F6D" w:rsidRPr="00014E44" w:rsidRDefault="00521F6D" w:rsidP="00DE1185">
            <w:pPr>
              <w:pStyle w:val="CellBodyCentered"/>
              <w:rPr>
                <w:rFonts w:ascii="Arial Narrow" w:hAnsi="Arial Narrow" w:cs="Arial"/>
                <w:color w:val="auto"/>
                <w:sz w:val="16"/>
                <w:szCs w:val="16"/>
                <w:lang w:val="en-GB"/>
              </w:rPr>
            </w:pPr>
          </w:p>
          <w:p w14:paraId="3A79B531"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r>
      <w:tr w:rsidR="00FA3851" w:rsidRPr="00014E44" w14:paraId="2BC9BDB8" w14:textId="77777777" w:rsidTr="0038396C">
        <w:tc>
          <w:tcPr>
            <w:tcW w:w="3322" w:type="dxa"/>
            <w:tcBorders>
              <w:top w:val="single" w:sz="6" w:space="0" w:color="auto"/>
              <w:left w:val="single" w:sz="6" w:space="0" w:color="auto"/>
              <w:bottom w:val="single" w:sz="6" w:space="0" w:color="auto"/>
              <w:right w:val="single" w:sz="6" w:space="0" w:color="auto"/>
            </w:tcBorders>
          </w:tcPr>
          <w:p w14:paraId="3D2E2F11" w14:textId="77777777" w:rsidR="00521F6D" w:rsidRPr="00014E44" w:rsidRDefault="00521F6D" w:rsidP="00DE1185">
            <w:pPr>
              <w:pStyle w:val="CellBody"/>
              <w:rPr>
                <w:rFonts w:ascii="Arial Narrow" w:hAnsi="Arial Narrow" w:cs="Arial"/>
                <w:color w:val="auto"/>
                <w:sz w:val="16"/>
                <w:szCs w:val="16"/>
                <w:lang w:val="en-GB"/>
              </w:rPr>
            </w:pPr>
          </w:p>
          <w:p w14:paraId="56E6D656" w14:textId="77777777" w:rsidR="00521F6D" w:rsidRPr="00014E44" w:rsidRDefault="00521F6D" w:rsidP="00DE1185">
            <w:pPr>
              <w:pStyle w:val="CellBody"/>
              <w:rPr>
                <w:ins w:id="5130" w:author="Zhunisbayev, Olzhasbek A [Bolashak Atyrau Limited]" w:date="2022-06-12T18:53:00Z"/>
                <w:rFonts w:ascii="Arial Narrow" w:hAnsi="Arial Narrow" w:cs="Arial"/>
                <w:color w:val="auto"/>
                <w:sz w:val="16"/>
                <w:szCs w:val="16"/>
                <w:lang w:val="en-GB"/>
              </w:rPr>
            </w:pPr>
            <w:ins w:id="5131" w:author="Zhunisbayev, Olzhasbek A [Bolashak Atyrau Limited]" w:date="2022-06-12T18:53:00Z">
              <w:r w:rsidRPr="00014E44">
                <w:rPr>
                  <w:rFonts w:ascii="Arial Narrow" w:hAnsi="Arial Narrow" w:cs="Arial"/>
                  <w:color w:val="auto"/>
                  <w:sz w:val="16"/>
                  <w:szCs w:val="16"/>
                  <w:lang w:val="en-GB"/>
                </w:rPr>
                <w:t>CF – FOAM MIXTURE</w:t>
              </w:r>
            </w:ins>
          </w:p>
          <w:p w14:paraId="160CEDCE" w14:textId="516D2A36" w:rsidR="00521F6D" w:rsidRPr="00014E44" w:rsidRDefault="00521F6D" w:rsidP="00DE1185">
            <w:pPr>
              <w:pStyle w:val="CellBody"/>
              <w:rPr>
                <w:ins w:id="5132" w:author="Zhunisbayev, Olzhasbek A [Bolashak Atyrau Limited]" w:date="2022-06-12T18:53:00Z"/>
                <w:rFonts w:ascii="Arial Narrow" w:hAnsi="Arial Narrow" w:cs="Arial"/>
                <w:color w:val="auto"/>
                <w:sz w:val="16"/>
                <w:szCs w:val="16"/>
                <w:lang w:val="en-GB"/>
              </w:rPr>
            </w:pPr>
            <w:ins w:id="5133" w:author="Zhunisbayev, Olzhasbek A [Bolashak Atyrau Limited]" w:date="2022-06-12T18:53:00Z">
              <w:r w:rsidRPr="00014E44">
                <w:rPr>
                  <w:rFonts w:ascii="Arial Narrow" w:hAnsi="Arial Narrow" w:cs="Arial"/>
                  <w:color w:val="auto"/>
                  <w:sz w:val="16"/>
                  <w:szCs w:val="16"/>
                  <w:lang w:val="en-GB"/>
                </w:rPr>
                <w:t>DL – DRAIN OILY SEWER</w:t>
              </w:r>
            </w:ins>
            <w:r w:rsidRPr="00014E44">
              <w:rPr>
                <w:rFonts w:ascii="Arial Narrow" w:hAnsi="Arial Narrow" w:cs="Arial"/>
                <w:color w:val="auto"/>
                <w:sz w:val="16"/>
                <w:szCs w:val="16"/>
                <w:lang w:val="en-GB"/>
              </w:rPr>
              <w:t xml:space="preserve"> </w:t>
            </w:r>
            <w:ins w:id="5134" w:author="Zhunisbayev, Olzhasbek A [Bolashak Atyrau Limited]" w:date="2022-06-12T18:53:00Z">
              <w:r w:rsidRPr="00014E44">
                <w:rPr>
                  <w:rFonts w:ascii="Arial Narrow" w:hAnsi="Arial Narrow" w:cs="Arial"/>
                  <w:color w:val="auto"/>
                  <w:sz w:val="16"/>
                  <w:szCs w:val="16"/>
                  <w:lang w:val="en-GB"/>
                </w:rPr>
                <w:t>(OPEN)</w:t>
              </w:r>
            </w:ins>
          </w:p>
          <w:p w14:paraId="4EDEC8B4" w14:textId="090BB3B5" w:rsidR="00521F6D" w:rsidRPr="00014E44" w:rsidRDefault="00521F6D" w:rsidP="00DE1185">
            <w:pPr>
              <w:pStyle w:val="CellBody"/>
              <w:rPr>
                <w:ins w:id="5135" w:author="Zhunisbayev, Olzhasbek A [Bolashak Atyrau Limited]" w:date="2022-06-12T18:53:00Z"/>
                <w:rFonts w:ascii="Arial Narrow" w:hAnsi="Arial Narrow" w:cs="Arial"/>
                <w:color w:val="auto"/>
                <w:sz w:val="16"/>
                <w:szCs w:val="16"/>
                <w:lang w:val="en-GB"/>
              </w:rPr>
            </w:pPr>
            <w:ins w:id="5136" w:author="Zhunisbayev, Olzhasbek A [Bolashak Atyrau Limited]" w:date="2022-06-12T18:53:00Z">
              <w:r w:rsidRPr="00014E44">
                <w:rPr>
                  <w:rFonts w:ascii="Arial Narrow" w:hAnsi="Arial Narrow" w:cs="Arial"/>
                  <w:color w:val="auto"/>
                  <w:sz w:val="16"/>
                  <w:szCs w:val="16"/>
                  <w:lang w:val="en-GB"/>
                </w:rPr>
                <w:t>WD – POTABLE WATER</w:t>
              </w:r>
            </w:ins>
          </w:p>
          <w:p w14:paraId="686106EC" w14:textId="33AA41F5"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DEMINERALISED WATER</w:t>
            </w:r>
          </w:p>
          <w:p w14:paraId="6D536DD0" w14:textId="77777777" w:rsidR="00521F6D" w:rsidRPr="00014E44" w:rsidRDefault="00521F6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4A8BBD9" w14:textId="77777777" w:rsidR="00521F6D" w:rsidRPr="00014E44" w:rsidRDefault="00521F6D" w:rsidP="00DE1185">
            <w:pPr>
              <w:pStyle w:val="CellBodyCentered"/>
              <w:rPr>
                <w:rFonts w:ascii="Arial Narrow" w:hAnsi="Arial Narrow" w:cs="Arial"/>
                <w:b/>
                <w:color w:val="auto"/>
                <w:sz w:val="16"/>
                <w:szCs w:val="16"/>
                <w:lang w:val="en-GB"/>
              </w:rPr>
            </w:pPr>
          </w:p>
          <w:p w14:paraId="483B5444"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150VS01</w:t>
            </w:r>
          </w:p>
          <w:p w14:paraId="271C85C7" w14:textId="77777777" w:rsidR="00521F6D" w:rsidRPr="00014E44" w:rsidRDefault="00521F6D" w:rsidP="00DE1185">
            <w:pPr>
              <w:pStyle w:val="CellBodyCentered"/>
              <w:jc w:val="left"/>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0C44EB4D" w14:textId="77777777" w:rsidR="00521F6D" w:rsidRPr="00014E44" w:rsidRDefault="00521F6D" w:rsidP="00DE1185">
            <w:pPr>
              <w:pStyle w:val="CellBodyCentered"/>
              <w:rPr>
                <w:rFonts w:ascii="Arial Narrow" w:hAnsi="Arial Narrow" w:cs="Arial"/>
                <w:color w:val="auto"/>
                <w:sz w:val="16"/>
                <w:szCs w:val="16"/>
                <w:lang w:val="en-GB"/>
              </w:rPr>
            </w:pPr>
          </w:p>
          <w:p w14:paraId="4B03B1CD" w14:textId="77777777" w:rsidR="00521F6D" w:rsidRPr="00014E44" w:rsidRDefault="00521F6D"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1.0</w:t>
            </w:r>
          </w:p>
        </w:tc>
        <w:tc>
          <w:tcPr>
            <w:tcW w:w="1080" w:type="dxa"/>
            <w:tcBorders>
              <w:top w:val="single" w:sz="6" w:space="0" w:color="auto"/>
              <w:left w:val="single" w:sz="6" w:space="0" w:color="auto"/>
              <w:bottom w:val="single" w:sz="6" w:space="0" w:color="auto"/>
              <w:right w:val="single" w:sz="6" w:space="0" w:color="auto"/>
            </w:tcBorders>
          </w:tcPr>
          <w:p w14:paraId="67C8F497" w14:textId="77777777" w:rsidR="00521F6D" w:rsidRPr="00014E44" w:rsidRDefault="00521F6D" w:rsidP="00DE1185">
            <w:pPr>
              <w:pStyle w:val="CellBodyCentered"/>
              <w:rPr>
                <w:rFonts w:ascii="Arial Narrow" w:hAnsi="Arial Narrow" w:cs="Arial"/>
                <w:color w:val="auto"/>
                <w:sz w:val="16"/>
                <w:szCs w:val="16"/>
                <w:lang w:val="en-GB"/>
              </w:rPr>
            </w:pPr>
          </w:p>
          <w:p w14:paraId="235C2D02" w14:textId="77777777" w:rsidR="00521F6D" w:rsidRPr="00014E44" w:rsidRDefault="00521F6D"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316/316L STAINLESS STEEL</w:t>
            </w:r>
            <w:r w:rsidRPr="00014E44" w:rsidDel="00811D03">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VICTAULIC COUPLINGS Note 1</w:t>
            </w:r>
          </w:p>
          <w:p w14:paraId="22376BA3" w14:textId="77777777" w:rsidR="00521F6D" w:rsidRPr="00014E44" w:rsidRDefault="00521F6D" w:rsidP="00DE1185">
            <w:pPr>
              <w:pStyle w:val="CellBodyCentered"/>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432911C0" w14:textId="77777777" w:rsidR="00521F6D" w:rsidRPr="00014E44" w:rsidRDefault="00521F6D" w:rsidP="00DE1185">
            <w:pPr>
              <w:pStyle w:val="CellBodyCentered"/>
              <w:rPr>
                <w:rFonts w:ascii="Arial Narrow" w:hAnsi="Arial Narrow" w:cs="Arial"/>
                <w:color w:val="auto"/>
                <w:sz w:val="16"/>
                <w:szCs w:val="16"/>
                <w:lang w:val="en-GB"/>
              </w:rPr>
            </w:pPr>
          </w:p>
          <w:p w14:paraId="6023AB7F" w14:textId="231CA7C4"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 RF</w:t>
            </w:r>
          </w:p>
          <w:p w14:paraId="537702EC" w14:textId="77777777" w:rsidR="00521F6D" w:rsidRPr="00014E44" w:rsidRDefault="00521F6D" w:rsidP="00DE1185">
            <w:pPr>
              <w:pStyle w:val="CellBodyCentered"/>
              <w:jc w:val="left"/>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17B80522" w14:textId="77777777" w:rsidR="00521F6D" w:rsidRPr="00014E44" w:rsidRDefault="00521F6D" w:rsidP="00DE1185">
            <w:pPr>
              <w:pStyle w:val="CellBodyCentered"/>
              <w:rPr>
                <w:rFonts w:ascii="Arial Narrow" w:hAnsi="Arial Narrow" w:cs="Arial"/>
                <w:color w:val="auto"/>
                <w:sz w:val="16"/>
                <w:szCs w:val="16"/>
                <w:lang w:val="en-GB"/>
              </w:rPr>
            </w:pPr>
          </w:p>
          <w:p w14:paraId="09A9A453" w14:textId="03A7C605"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137" w:author="Zhunisbayev, Olzhasbek A [Bolashak Atyrau Limited]" w:date="2022-09-18T20:44:00Z">
              <w:r w:rsidRPr="00014E44" w:rsidDel="00EE529F">
                <w:rPr>
                  <w:rFonts w:ascii="Arial Narrow" w:hAnsi="Arial Narrow" w:cs="Arial"/>
                  <w:color w:val="auto"/>
                  <w:sz w:val="16"/>
                  <w:szCs w:val="16"/>
                  <w:lang w:val="en-GB"/>
                </w:rPr>
                <w:delText xml:space="preserve">46 </w:delText>
              </w:r>
            </w:del>
            <w:ins w:id="5138"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110°C</w:t>
            </w:r>
          </w:p>
          <w:p w14:paraId="4C11B5C1" w14:textId="77777777" w:rsidR="00521F6D" w:rsidRPr="00014E44" w:rsidRDefault="00521F6D" w:rsidP="00DE1185">
            <w:pPr>
              <w:pStyle w:val="CellBodyCentered"/>
              <w:jc w:val="left"/>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5E769064" w14:textId="77777777" w:rsidR="00521F6D" w:rsidRPr="00014E44" w:rsidRDefault="00521F6D" w:rsidP="00DE1185">
            <w:pPr>
              <w:pStyle w:val="CellBody"/>
              <w:rPr>
                <w:rFonts w:ascii="Arial Narrow" w:hAnsi="Arial Narrow" w:cs="Arial"/>
                <w:color w:val="auto"/>
                <w:sz w:val="16"/>
                <w:szCs w:val="16"/>
                <w:lang w:val="en-GB"/>
              </w:rPr>
            </w:pPr>
          </w:p>
          <w:p w14:paraId="058E400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Maximum = 15.8 barg</w:t>
            </w:r>
          </w:p>
          <w:p w14:paraId="3D3AC4AD" w14:textId="77777777" w:rsidR="00521F6D" w:rsidRPr="00014E44" w:rsidRDefault="00521F6D"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1297F7EB" w14:textId="77777777" w:rsidR="00521F6D" w:rsidRPr="00014E44" w:rsidRDefault="00521F6D" w:rsidP="00DE1185">
            <w:pPr>
              <w:pStyle w:val="CellBodyCentered"/>
              <w:rPr>
                <w:rFonts w:ascii="Arial Narrow" w:hAnsi="Arial Narrow" w:cs="Arial"/>
                <w:color w:val="auto"/>
                <w:sz w:val="16"/>
                <w:szCs w:val="16"/>
                <w:lang w:val="en-GB"/>
              </w:rPr>
            </w:pPr>
          </w:p>
          <w:p w14:paraId="6B0EA864"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p w14:paraId="2C5F031C" w14:textId="77777777" w:rsidR="00521F6D" w:rsidRPr="00014E44" w:rsidRDefault="00521F6D" w:rsidP="00DE1185">
            <w:pPr>
              <w:pStyle w:val="CellBodyCentered"/>
              <w:jc w:val="left"/>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54070989" w14:textId="77777777" w:rsidR="00521F6D" w:rsidRPr="00014E44" w:rsidRDefault="00521F6D" w:rsidP="00DE1185">
            <w:pPr>
              <w:pStyle w:val="CellBodyCentered"/>
              <w:rPr>
                <w:rFonts w:ascii="Arial Narrow" w:hAnsi="Arial Narrow" w:cs="Arial"/>
                <w:color w:val="auto"/>
                <w:sz w:val="16"/>
                <w:szCs w:val="16"/>
                <w:lang w:val="en-GB"/>
              </w:rPr>
            </w:pPr>
          </w:p>
          <w:p w14:paraId="2D05A7BC"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p w14:paraId="4D009E67" w14:textId="77777777" w:rsidR="00521F6D" w:rsidRPr="00014E44" w:rsidRDefault="00521F6D" w:rsidP="00DE1185">
            <w:pPr>
              <w:pStyle w:val="CellBodyCentered"/>
              <w:jc w:val="left"/>
              <w:rPr>
                <w:rFonts w:ascii="Arial Narrow" w:hAnsi="Arial Narrow" w:cs="Arial"/>
                <w:color w:val="auto"/>
                <w:sz w:val="16"/>
                <w:szCs w:val="16"/>
                <w:lang w:val="en-GB"/>
              </w:rPr>
            </w:pPr>
          </w:p>
        </w:tc>
      </w:tr>
      <w:tr w:rsidR="00FA3851" w:rsidRPr="00014E44" w14:paraId="7AC7BAD4" w14:textId="77777777" w:rsidTr="0038396C">
        <w:trPr>
          <w:ins w:id="5139" w:author="Zhunisbayev, Olzhasbek [Bolashak Atyrau Limited]" w:date="2023-09-10T12:39:00Z"/>
        </w:trPr>
        <w:tc>
          <w:tcPr>
            <w:tcW w:w="3322" w:type="dxa"/>
            <w:tcBorders>
              <w:top w:val="single" w:sz="6" w:space="0" w:color="auto"/>
              <w:left w:val="single" w:sz="6" w:space="0" w:color="auto"/>
              <w:bottom w:val="single" w:sz="6" w:space="0" w:color="auto"/>
              <w:right w:val="single" w:sz="6" w:space="0" w:color="auto"/>
            </w:tcBorders>
          </w:tcPr>
          <w:p w14:paraId="04AC7870" w14:textId="77777777" w:rsidR="00521F6D" w:rsidRPr="00014E44" w:rsidRDefault="00521F6D" w:rsidP="00DE1185">
            <w:pPr>
              <w:pStyle w:val="CellBody"/>
              <w:rPr>
                <w:ins w:id="5140" w:author="Zhunisbayev, Olzhasbek [Bolashak Atyrau Limited]" w:date="2023-09-10T12:40:00Z"/>
                <w:rFonts w:ascii="Arial Narrow" w:hAnsi="Arial Narrow" w:cs="Arial"/>
                <w:color w:val="auto"/>
                <w:sz w:val="16"/>
                <w:szCs w:val="16"/>
                <w:lang w:val="en-GB"/>
              </w:rPr>
            </w:pPr>
          </w:p>
          <w:p w14:paraId="679510CA" w14:textId="77777777" w:rsidR="00521F6D" w:rsidRPr="00014E44" w:rsidRDefault="00521F6D" w:rsidP="00DE1185">
            <w:pPr>
              <w:pStyle w:val="CellBody"/>
              <w:rPr>
                <w:ins w:id="5141" w:author="Zhunisbayev, Olzhasbek [Bolashak Atyrau Limited]" w:date="2023-09-10T12:40:00Z"/>
                <w:rFonts w:ascii="Arial Narrow" w:hAnsi="Arial Narrow" w:cs="Arial"/>
                <w:color w:val="auto"/>
                <w:sz w:val="16"/>
                <w:szCs w:val="16"/>
                <w:lang w:val="en-GB"/>
              </w:rPr>
            </w:pPr>
            <w:ins w:id="5142" w:author="Zhunisbayev, Olzhasbek [Bolashak Atyrau Limited]" w:date="2023-09-10T12:40:00Z">
              <w:r w:rsidRPr="00014E44">
                <w:rPr>
                  <w:rFonts w:ascii="Arial Narrow" w:hAnsi="Arial Narrow" w:cs="Arial"/>
                  <w:color w:val="auto"/>
                  <w:sz w:val="16"/>
                  <w:szCs w:val="16"/>
                  <w:lang w:val="en-GB"/>
                </w:rPr>
                <w:t>AS – SULPHURIC ACID</w:t>
              </w:r>
            </w:ins>
          </w:p>
          <w:p w14:paraId="091BEB6B" w14:textId="5CB206BF" w:rsidR="00521F6D" w:rsidRPr="00014E44" w:rsidRDefault="00521F6D" w:rsidP="00DE1185">
            <w:pPr>
              <w:pStyle w:val="CellBody"/>
              <w:rPr>
                <w:ins w:id="5143" w:author="Zhunisbayev, Olzhasbek [Bolashak Atyrau Limited]" w:date="2023-09-10T12:39:00Z"/>
                <w:rFonts w:ascii="Arial Narrow" w:hAnsi="Arial Narrow" w:cs="Arial"/>
                <w:color w:val="auto"/>
                <w:sz w:val="16"/>
                <w:szCs w:val="16"/>
                <w:lang w:val="en-GB"/>
              </w:rPr>
            </w:pPr>
            <w:ins w:id="5144" w:author="Zhunisbayev, Olzhasbek [Bolashak Atyrau Limited]" w:date="2023-09-10T12:40:00Z">
              <w:r w:rsidRPr="00014E44">
                <w:rPr>
                  <w:rFonts w:ascii="Arial Narrow" w:hAnsi="Arial Narrow" w:cs="Arial"/>
                  <w:color w:val="auto"/>
                  <w:sz w:val="16"/>
                  <w:szCs w:val="16"/>
                  <w:lang w:val="en-GB"/>
                </w:rPr>
                <w:t>AP – PHOSPHORIC ACID</w:t>
              </w:r>
            </w:ins>
          </w:p>
        </w:tc>
        <w:tc>
          <w:tcPr>
            <w:tcW w:w="720" w:type="dxa"/>
            <w:tcBorders>
              <w:top w:val="single" w:sz="6" w:space="0" w:color="auto"/>
              <w:left w:val="single" w:sz="6" w:space="0" w:color="auto"/>
              <w:bottom w:val="single" w:sz="6" w:space="0" w:color="auto"/>
              <w:right w:val="single" w:sz="6" w:space="0" w:color="auto"/>
            </w:tcBorders>
          </w:tcPr>
          <w:p w14:paraId="34B9C6C6" w14:textId="77777777" w:rsidR="00521F6D" w:rsidRPr="00014E44" w:rsidRDefault="00521F6D" w:rsidP="00DE1185">
            <w:pPr>
              <w:pStyle w:val="CellBodyCentered"/>
              <w:rPr>
                <w:ins w:id="5145" w:author="Zhunisbayev, Olzhasbek [Bolashak Atyrau Limited]" w:date="2023-09-10T12:40:00Z"/>
                <w:rFonts w:ascii="Arial Narrow" w:hAnsi="Arial Narrow" w:cs="Arial"/>
                <w:b/>
                <w:color w:val="auto"/>
                <w:sz w:val="16"/>
                <w:szCs w:val="16"/>
                <w:lang w:val="en-GB"/>
              </w:rPr>
            </w:pPr>
          </w:p>
          <w:p w14:paraId="0F230B51" w14:textId="560B574C" w:rsidR="00521F6D" w:rsidRPr="00014E44" w:rsidRDefault="00521F6D" w:rsidP="00DE1185">
            <w:pPr>
              <w:pStyle w:val="CellBodyCentered"/>
              <w:rPr>
                <w:ins w:id="5146" w:author="Zhunisbayev, Olzhasbek [Bolashak Atyrau Limited]" w:date="2023-09-10T12:39:00Z"/>
                <w:rFonts w:ascii="Arial Narrow" w:hAnsi="Arial Narrow" w:cs="Arial"/>
                <w:b/>
                <w:color w:val="auto"/>
                <w:sz w:val="16"/>
                <w:szCs w:val="16"/>
                <w:lang w:val="en-GB"/>
              </w:rPr>
            </w:pPr>
            <w:ins w:id="5147" w:author="Zhunisbayev, Olzhasbek [Bolashak Atyrau Limited]" w:date="2023-09-10T12:40:00Z">
              <w:r w:rsidRPr="00014E44">
                <w:rPr>
                  <w:rFonts w:ascii="Arial Narrow" w:hAnsi="Arial Narrow" w:cs="Arial"/>
                  <w:b/>
                  <w:color w:val="auto"/>
                  <w:sz w:val="16"/>
                  <w:szCs w:val="16"/>
                  <w:lang w:val="en-GB"/>
                </w:rPr>
                <w:t>300A20</w:t>
              </w:r>
            </w:ins>
          </w:p>
        </w:tc>
        <w:tc>
          <w:tcPr>
            <w:tcW w:w="450" w:type="dxa"/>
            <w:tcBorders>
              <w:top w:val="single" w:sz="6" w:space="0" w:color="auto"/>
              <w:left w:val="single" w:sz="6" w:space="0" w:color="auto"/>
              <w:bottom w:val="single" w:sz="6" w:space="0" w:color="auto"/>
              <w:right w:val="single" w:sz="6" w:space="0" w:color="auto"/>
            </w:tcBorders>
          </w:tcPr>
          <w:p w14:paraId="0C20CF63" w14:textId="77777777" w:rsidR="00521F6D" w:rsidRPr="00014E44" w:rsidRDefault="00521F6D" w:rsidP="00DE1185">
            <w:pPr>
              <w:pStyle w:val="CellBodyCentered"/>
              <w:rPr>
                <w:ins w:id="5148" w:author="Zhunisbayev, Olzhasbek [Bolashak Atyrau Limited]" w:date="2023-09-10T12:40:00Z"/>
                <w:rFonts w:ascii="Arial Narrow" w:hAnsi="Arial Narrow" w:cs="Arial"/>
                <w:color w:val="auto"/>
                <w:sz w:val="16"/>
                <w:szCs w:val="16"/>
                <w:lang w:val="en-GB"/>
              </w:rPr>
            </w:pPr>
          </w:p>
          <w:p w14:paraId="4E75D2AE" w14:textId="61C0B519" w:rsidR="00521F6D" w:rsidRPr="00014E44" w:rsidRDefault="00521F6D" w:rsidP="00DE1185">
            <w:pPr>
              <w:pStyle w:val="CellBodyCentered"/>
              <w:rPr>
                <w:ins w:id="5149" w:author="Zhunisbayev, Olzhasbek [Bolashak Atyrau Limited]" w:date="2023-09-10T12:39:00Z"/>
                <w:rFonts w:ascii="Arial Narrow" w:hAnsi="Arial Narrow" w:cs="Arial"/>
                <w:color w:val="auto"/>
                <w:sz w:val="16"/>
                <w:szCs w:val="16"/>
                <w:lang w:val="en-GB"/>
              </w:rPr>
            </w:pPr>
            <w:ins w:id="5150" w:author="Zhunisbayev, Olzhasbek [Bolashak Atyrau Limited]" w:date="2023-09-10T12:40:00Z">
              <w:r w:rsidRPr="00014E44">
                <w:rPr>
                  <w:rFonts w:ascii="Arial Narrow" w:hAnsi="Arial Narrow" w:cs="Arial"/>
                  <w:color w:val="auto"/>
                  <w:sz w:val="16"/>
                  <w:szCs w:val="16"/>
                  <w:lang w:val="en-GB"/>
                </w:rPr>
                <w:t>0</w:t>
              </w:r>
            </w:ins>
          </w:p>
        </w:tc>
        <w:tc>
          <w:tcPr>
            <w:tcW w:w="1080" w:type="dxa"/>
            <w:tcBorders>
              <w:top w:val="single" w:sz="6" w:space="0" w:color="auto"/>
              <w:left w:val="single" w:sz="6" w:space="0" w:color="auto"/>
              <w:bottom w:val="single" w:sz="6" w:space="0" w:color="auto"/>
              <w:right w:val="single" w:sz="6" w:space="0" w:color="auto"/>
            </w:tcBorders>
          </w:tcPr>
          <w:p w14:paraId="38F05966" w14:textId="77777777" w:rsidR="00521F6D" w:rsidRPr="00014E44" w:rsidRDefault="00521F6D" w:rsidP="00DE1185">
            <w:pPr>
              <w:pStyle w:val="CellBodyCentered"/>
              <w:rPr>
                <w:ins w:id="5151" w:author="Zhunisbayev, Olzhasbek [Bolashak Atyrau Limited]" w:date="2023-09-10T12:40:00Z"/>
                <w:rFonts w:ascii="Arial Narrow" w:hAnsi="Arial Narrow" w:cs="Arial"/>
                <w:color w:val="auto"/>
                <w:sz w:val="16"/>
                <w:szCs w:val="16"/>
                <w:lang w:val="en-GB"/>
              </w:rPr>
            </w:pPr>
          </w:p>
          <w:p w14:paraId="685F9F10" w14:textId="77777777" w:rsidR="00521F6D" w:rsidRDefault="00521F6D" w:rsidP="00DE1185">
            <w:pPr>
              <w:pStyle w:val="CellBodyCentered"/>
              <w:rPr>
                <w:ins w:id="5152" w:author="Zhunisbayev, Olzhasbek [Bolashak Atyrau Limited]" w:date="2023-11-16T10:38:00Z"/>
                <w:rFonts w:ascii="Arial Narrow" w:hAnsi="Arial Narrow" w:cs="Arial"/>
                <w:color w:val="auto"/>
                <w:sz w:val="16"/>
                <w:szCs w:val="16"/>
                <w:lang w:val="en-GB"/>
              </w:rPr>
            </w:pPr>
            <w:ins w:id="5153" w:author="Zhunisbayev, Olzhasbek [Bolashak Atyrau Limited]" w:date="2023-09-10T12:40:00Z">
              <w:r w:rsidRPr="00014E44">
                <w:rPr>
                  <w:rFonts w:ascii="Arial Narrow" w:hAnsi="Arial Narrow" w:cs="Arial"/>
                  <w:color w:val="auto"/>
                  <w:sz w:val="16"/>
                  <w:szCs w:val="16"/>
                  <w:lang w:val="en-GB"/>
                </w:rPr>
                <w:t>ALLOY 20</w:t>
              </w:r>
            </w:ins>
          </w:p>
          <w:p w14:paraId="65518F59" w14:textId="77777777" w:rsidR="004D4618" w:rsidRDefault="004D4618" w:rsidP="00DE1185">
            <w:pPr>
              <w:pStyle w:val="CellBodyCentered"/>
              <w:rPr>
                <w:ins w:id="5154" w:author="Zhunisbayev, Olzhasbek [Bolashak Atyrau Limited]" w:date="2023-11-16T10:38:00Z"/>
                <w:rFonts w:ascii="Arial Narrow" w:hAnsi="Arial Narrow" w:cs="Arial"/>
                <w:color w:val="auto"/>
                <w:sz w:val="16"/>
                <w:szCs w:val="16"/>
                <w:lang w:val="en-GB"/>
              </w:rPr>
            </w:pPr>
          </w:p>
          <w:p w14:paraId="19203627" w14:textId="75E23C5D" w:rsidR="004D4618" w:rsidRPr="00014E44" w:rsidRDefault="004D4618" w:rsidP="00DE1185">
            <w:pPr>
              <w:pStyle w:val="CellBodyCentered"/>
              <w:rPr>
                <w:ins w:id="5155" w:author="Zhunisbayev, Olzhasbek [Bolashak Atyrau Limited]" w:date="2023-09-10T12:39:00Z"/>
                <w:rFonts w:ascii="Arial Narrow" w:hAnsi="Arial Narrow" w:cs="Arial"/>
                <w:color w:val="auto"/>
                <w:sz w:val="16"/>
                <w:szCs w:val="16"/>
                <w:lang w:val="en-GB"/>
              </w:rPr>
            </w:pPr>
            <w:ins w:id="5156" w:author="Zhunisbayev, Olzhasbek [Bolashak Atyrau Limited]" w:date="2023-11-16T10:38:00Z">
              <w:r>
                <w:rPr>
                  <w:rFonts w:ascii="Arial Narrow" w:hAnsi="Arial Narrow" w:cs="Arial"/>
                  <w:color w:val="auto"/>
                  <w:sz w:val="16"/>
                  <w:szCs w:val="16"/>
                  <w:lang w:val="en-GB"/>
                </w:rPr>
                <w:t>Note 1</w:t>
              </w:r>
            </w:ins>
          </w:p>
        </w:tc>
        <w:tc>
          <w:tcPr>
            <w:tcW w:w="720" w:type="dxa"/>
            <w:tcBorders>
              <w:top w:val="single" w:sz="6" w:space="0" w:color="auto"/>
              <w:left w:val="single" w:sz="6" w:space="0" w:color="auto"/>
              <w:bottom w:val="single" w:sz="6" w:space="0" w:color="auto"/>
              <w:right w:val="single" w:sz="6" w:space="0" w:color="auto"/>
            </w:tcBorders>
          </w:tcPr>
          <w:p w14:paraId="2C157DF0" w14:textId="77777777" w:rsidR="00521F6D" w:rsidRPr="00014E44" w:rsidRDefault="00521F6D" w:rsidP="00DE1185">
            <w:pPr>
              <w:pStyle w:val="CellBodyCentered"/>
              <w:rPr>
                <w:ins w:id="5157" w:author="Zhunisbayev, Olzhasbek [Bolashak Atyrau Limited]" w:date="2023-09-10T12:40:00Z"/>
                <w:rFonts w:ascii="Arial Narrow" w:hAnsi="Arial Narrow" w:cs="Arial"/>
                <w:color w:val="auto"/>
                <w:sz w:val="16"/>
                <w:szCs w:val="16"/>
                <w:lang w:val="en-GB"/>
              </w:rPr>
            </w:pPr>
          </w:p>
          <w:p w14:paraId="03CA40F3" w14:textId="007C7334" w:rsidR="00521F6D" w:rsidRPr="00014E44" w:rsidRDefault="00521F6D" w:rsidP="0066516B">
            <w:pPr>
              <w:pStyle w:val="CellBodyCentered"/>
              <w:rPr>
                <w:ins w:id="5158" w:author="Zhunisbayev, Olzhasbek [Bolashak Atyrau Limited]" w:date="2023-09-10T12:39:00Z"/>
                <w:rFonts w:ascii="Arial Narrow" w:hAnsi="Arial Narrow" w:cs="Arial"/>
                <w:color w:val="auto"/>
                <w:sz w:val="16"/>
                <w:szCs w:val="16"/>
                <w:lang w:val="en-GB"/>
              </w:rPr>
            </w:pPr>
            <w:ins w:id="5159" w:author="Zhunisbayev, Olzhasbek [Bolashak Atyrau Limited]" w:date="2023-09-10T12:40:00Z">
              <w:r w:rsidRPr="00014E44">
                <w:rPr>
                  <w:rFonts w:ascii="Arial Narrow" w:hAnsi="Arial Narrow" w:cs="Arial"/>
                  <w:color w:val="auto"/>
                  <w:sz w:val="16"/>
                  <w:szCs w:val="16"/>
                  <w:lang w:val="en-GB"/>
                </w:rPr>
                <w:t>CLASS 150</w:t>
              </w:r>
            </w:ins>
            <w:r w:rsidR="0066516B">
              <w:rPr>
                <w:rFonts w:ascii="Arial Narrow" w:hAnsi="Arial Narrow" w:cs="Arial"/>
                <w:color w:val="auto"/>
                <w:sz w:val="16"/>
                <w:szCs w:val="16"/>
                <w:lang w:val="en-GB"/>
              </w:rPr>
              <w:t xml:space="preserve"> </w:t>
            </w:r>
            <w:ins w:id="5160" w:author="Zhunisbayev, Olzhasbek [Bolashak Atyrau Limited]" w:date="2023-09-10T12:40:00Z">
              <w:r w:rsidRPr="00014E44">
                <w:rPr>
                  <w:rFonts w:ascii="Arial Narrow" w:hAnsi="Arial Narrow" w:cs="Arial"/>
                  <w:color w:val="auto"/>
                  <w:sz w:val="16"/>
                  <w:szCs w:val="16"/>
                  <w:lang w:val="en-GB"/>
                </w:rPr>
                <w:t>RF</w:t>
              </w:r>
            </w:ins>
          </w:p>
        </w:tc>
        <w:tc>
          <w:tcPr>
            <w:tcW w:w="720" w:type="dxa"/>
            <w:tcBorders>
              <w:top w:val="single" w:sz="6" w:space="0" w:color="auto"/>
              <w:left w:val="single" w:sz="6" w:space="0" w:color="auto"/>
              <w:bottom w:val="single" w:sz="6" w:space="0" w:color="auto"/>
              <w:right w:val="single" w:sz="6" w:space="0" w:color="auto"/>
            </w:tcBorders>
          </w:tcPr>
          <w:p w14:paraId="021183EE" w14:textId="77777777" w:rsidR="00521F6D" w:rsidRPr="00014E44" w:rsidRDefault="00521F6D" w:rsidP="00DE1185">
            <w:pPr>
              <w:pStyle w:val="CellBodyCentered"/>
              <w:rPr>
                <w:ins w:id="5161" w:author="Zhunisbayev, Olzhasbek [Bolashak Atyrau Limited]" w:date="2023-09-10T12:40:00Z"/>
                <w:rFonts w:ascii="Arial Narrow" w:hAnsi="Arial Narrow" w:cs="Arial"/>
                <w:color w:val="auto"/>
                <w:sz w:val="16"/>
                <w:szCs w:val="16"/>
                <w:lang w:val="en-GB"/>
              </w:rPr>
            </w:pPr>
          </w:p>
          <w:p w14:paraId="74FEEFB0" w14:textId="77777777" w:rsidR="00521F6D" w:rsidRPr="00014E44" w:rsidRDefault="00521F6D" w:rsidP="00DE1185">
            <w:pPr>
              <w:pStyle w:val="CellBodyCentered"/>
              <w:rPr>
                <w:ins w:id="5162" w:author="Zhunisbayev, Olzhasbek [Bolashak Atyrau Limited]" w:date="2023-09-10T12:40:00Z"/>
                <w:rFonts w:ascii="Arial Narrow" w:hAnsi="Arial Narrow" w:cs="Arial"/>
                <w:color w:val="auto"/>
                <w:sz w:val="16"/>
                <w:szCs w:val="16"/>
                <w:lang w:val="en-GB"/>
              </w:rPr>
            </w:pPr>
            <w:ins w:id="5163" w:author="Zhunisbayev, Olzhasbek [Bolashak Atyrau Limited]" w:date="2023-09-10T12:40:00Z">
              <w:r w:rsidRPr="00014E44">
                <w:rPr>
                  <w:rFonts w:ascii="Arial Narrow" w:hAnsi="Arial Narrow" w:cs="Arial"/>
                  <w:color w:val="auto"/>
                  <w:sz w:val="16"/>
                  <w:szCs w:val="16"/>
                  <w:lang w:val="en-GB"/>
                </w:rPr>
                <w:t>- 40 to</w:t>
              </w:r>
            </w:ins>
          </w:p>
          <w:p w14:paraId="012A6866" w14:textId="733E35E9" w:rsidR="00521F6D" w:rsidRPr="00014E44" w:rsidRDefault="00521F6D" w:rsidP="00DE1185">
            <w:pPr>
              <w:pStyle w:val="CellBodyCentered"/>
              <w:rPr>
                <w:ins w:id="5164" w:author="Zhunisbayev, Olzhasbek [Bolashak Atyrau Limited]" w:date="2023-09-10T12:39:00Z"/>
                <w:rFonts w:ascii="Arial Narrow" w:hAnsi="Arial Narrow" w:cs="Arial"/>
                <w:color w:val="auto"/>
                <w:sz w:val="16"/>
                <w:szCs w:val="16"/>
                <w:lang w:val="en-GB"/>
              </w:rPr>
            </w:pPr>
            <w:ins w:id="5165" w:author="Zhunisbayev, Olzhasbek [Bolashak Atyrau Limited]" w:date="2023-09-10T12:40:00Z">
              <w:r w:rsidRPr="00014E44">
                <w:rPr>
                  <w:rFonts w:ascii="Arial Narrow" w:hAnsi="Arial Narrow" w:cs="Arial"/>
                  <w:color w:val="auto"/>
                  <w:sz w:val="16"/>
                  <w:szCs w:val="16"/>
                  <w:lang w:val="en-GB"/>
                </w:rPr>
                <w:t>+200°C</w:t>
              </w:r>
            </w:ins>
          </w:p>
        </w:tc>
        <w:tc>
          <w:tcPr>
            <w:tcW w:w="1890" w:type="dxa"/>
            <w:tcBorders>
              <w:top w:val="single" w:sz="6" w:space="0" w:color="auto"/>
              <w:left w:val="single" w:sz="6" w:space="0" w:color="auto"/>
              <w:bottom w:val="single" w:sz="6" w:space="0" w:color="auto"/>
              <w:right w:val="single" w:sz="6" w:space="0" w:color="auto"/>
            </w:tcBorders>
          </w:tcPr>
          <w:p w14:paraId="34A7300B" w14:textId="77777777" w:rsidR="00521F6D" w:rsidRPr="00014E44" w:rsidRDefault="00521F6D" w:rsidP="00DE1185">
            <w:pPr>
              <w:pStyle w:val="CellBody"/>
              <w:rPr>
                <w:ins w:id="5166" w:author="Zhunisbayev, Olzhasbek [Bolashak Atyrau Limited]" w:date="2023-09-10T12:40:00Z"/>
                <w:rFonts w:ascii="Arial Narrow" w:hAnsi="Arial Narrow" w:cs="Arial"/>
                <w:color w:val="auto"/>
                <w:sz w:val="16"/>
                <w:szCs w:val="16"/>
                <w:lang w:val="en-GB"/>
              </w:rPr>
            </w:pPr>
          </w:p>
          <w:p w14:paraId="0CEAEE57" w14:textId="77777777" w:rsidR="00521F6D" w:rsidRPr="00014E44" w:rsidRDefault="00521F6D" w:rsidP="00DE1185">
            <w:pPr>
              <w:pStyle w:val="CellBody"/>
              <w:rPr>
                <w:ins w:id="5167" w:author="Zhunisbayev, Olzhasbek [Bolashak Atyrau Limited]" w:date="2023-09-10T12:40:00Z"/>
                <w:rFonts w:ascii="Arial Narrow" w:hAnsi="Arial Narrow" w:cs="Arial"/>
                <w:color w:val="auto"/>
                <w:sz w:val="16"/>
                <w:szCs w:val="16"/>
                <w:u w:val="single"/>
                <w:lang w:val="en-GB"/>
              </w:rPr>
            </w:pPr>
            <w:ins w:id="5168" w:author="Zhunisbayev, Olzhasbek [Bolashak Atyrau Limited]" w:date="2023-09-10T12:40:00Z">
              <w:r w:rsidRPr="00014E44">
                <w:rPr>
                  <w:rFonts w:ascii="Arial Narrow" w:hAnsi="Arial Narrow" w:cs="Arial"/>
                  <w:color w:val="auto"/>
                  <w:sz w:val="16"/>
                  <w:szCs w:val="16"/>
                  <w:u w:val="single"/>
                  <w:lang w:val="en-GB"/>
                </w:rPr>
                <w:t>Lim. by ASME Flange rating (Matl. Gr. 3.1)</w:t>
              </w:r>
            </w:ins>
          </w:p>
          <w:p w14:paraId="2BC63901" w14:textId="62EFB657" w:rsidR="00521F6D" w:rsidRPr="00014E44" w:rsidRDefault="00571500" w:rsidP="00DE1185">
            <w:pPr>
              <w:pStyle w:val="CellBody"/>
              <w:rPr>
                <w:ins w:id="5169" w:author="Zhunisbayev, Olzhasbek [Bolashak Atyrau Limited]" w:date="2023-09-10T12:40:00Z"/>
                <w:rFonts w:ascii="Arial Narrow" w:hAnsi="Arial Narrow" w:cs="Arial"/>
                <w:color w:val="auto"/>
                <w:sz w:val="16"/>
                <w:szCs w:val="16"/>
                <w:lang w:val="en-GB"/>
              </w:rPr>
            </w:pPr>
            <w:r w:rsidRPr="00014E44">
              <w:rPr>
                <w:rFonts w:ascii="Arial Narrow" w:hAnsi="Arial Narrow" w:cs="Arial"/>
                <w:color w:val="auto"/>
                <w:sz w:val="16"/>
                <w:szCs w:val="16"/>
                <w:lang w:val="en-GB"/>
              </w:rPr>
              <w:t>-</w:t>
            </w:r>
            <w:del w:id="5170"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171"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ins w:id="5172" w:author="Zhunisbayev, Olzhasbek [Bolashak Atyrau Limited]" w:date="2023-09-10T12:40:00Z">
              <w:r w:rsidR="00521F6D" w:rsidRPr="00014E44">
                <w:rPr>
                  <w:rFonts w:ascii="Arial Narrow" w:hAnsi="Arial Narrow" w:cs="Arial"/>
                  <w:color w:val="auto"/>
                  <w:sz w:val="16"/>
                  <w:szCs w:val="16"/>
                  <w:lang w:val="en-GB"/>
                </w:rPr>
                <w:t>to 38°</w:t>
              </w:r>
              <w:r w:rsidR="00521F6D" w:rsidRPr="00014E44">
                <w:rPr>
                  <w:rFonts w:ascii="Arial Narrow" w:hAnsi="Arial Narrow" w:cs="Arial"/>
                  <w:snapToGrid w:val="0"/>
                  <w:color w:val="auto"/>
                  <w:sz w:val="16"/>
                  <w:szCs w:val="16"/>
                  <w:lang w:val="en-GB"/>
                </w:rPr>
                <w:t xml:space="preserve">C </w:t>
              </w:r>
              <w:r w:rsidR="00521F6D" w:rsidRPr="00014E44">
                <w:rPr>
                  <w:rFonts w:ascii="Arial Narrow" w:hAnsi="Arial Narrow" w:cs="Arial"/>
                  <w:color w:val="auto"/>
                  <w:sz w:val="16"/>
                  <w:szCs w:val="16"/>
                  <w:lang w:val="en-GB"/>
                </w:rPr>
                <w:t>= 51.7 barg</w:t>
              </w:r>
            </w:ins>
          </w:p>
          <w:p w14:paraId="6E859415" w14:textId="21330B6A" w:rsidR="00521F6D" w:rsidRPr="00014E44" w:rsidRDefault="00521F6D" w:rsidP="00DE1185">
            <w:pPr>
              <w:pStyle w:val="CellBody"/>
              <w:rPr>
                <w:ins w:id="5173" w:author="Zhunisbayev, Olzhasbek [Bolashak Atyrau Limited]" w:date="2023-09-10T12:40:00Z"/>
                <w:rFonts w:ascii="Arial Narrow" w:hAnsi="Arial Narrow" w:cs="Arial"/>
                <w:color w:val="auto"/>
                <w:sz w:val="16"/>
                <w:szCs w:val="16"/>
                <w:lang w:val="en-GB"/>
              </w:rPr>
            </w:pPr>
            <w:ins w:id="5174" w:author="Zhunisbayev, Olzhasbek [Bolashak Atyrau Limited]" w:date="2023-09-10T12:40:00Z">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51.7 </w:t>
              </w:r>
              <w:r w:rsidRPr="00014E44">
                <w:rPr>
                  <w:rFonts w:ascii="Arial Narrow" w:hAnsi="Arial Narrow" w:cs="Arial"/>
                  <w:color w:val="auto"/>
                  <w:sz w:val="16"/>
                  <w:szCs w:val="16"/>
                  <w:lang w:val="en-GB"/>
                </w:rPr>
                <w:t>barg</w:t>
              </w:r>
            </w:ins>
          </w:p>
          <w:p w14:paraId="158ED6BA" w14:textId="3E4992E3" w:rsidR="00521F6D" w:rsidRPr="00014E44" w:rsidRDefault="00521F6D" w:rsidP="00DE1185">
            <w:pPr>
              <w:pStyle w:val="CellBody"/>
              <w:rPr>
                <w:ins w:id="5175" w:author="Zhunisbayev, Olzhasbek [Bolashak Atyrau Limited]" w:date="2023-09-10T12:40:00Z"/>
                <w:rFonts w:ascii="Arial Narrow" w:hAnsi="Arial Narrow" w:cs="Arial"/>
                <w:color w:val="auto"/>
                <w:sz w:val="16"/>
                <w:szCs w:val="16"/>
                <w:lang w:val="en-GB"/>
              </w:rPr>
            </w:pPr>
            <w:ins w:id="5176" w:author="Zhunisbayev, Olzhasbek [Bolashak Atyrau Limited]" w:date="2023-09-10T12:40:00Z">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50.9 </w:t>
              </w:r>
              <w:r w:rsidRPr="00014E44">
                <w:rPr>
                  <w:rFonts w:ascii="Arial Narrow" w:hAnsi="Arial Narrow" w:cs="Arial"/>
                  <w:color w:val="auto"/>
                  <w:sz w:val="16"/>
                  <w:szCs w:val="16"/>
                  <w:lang w:val="en-GB"/>
                </w:rPr>
                <w:t>barg</w:t>
              </w:r>
            </w:ins>
          </w:p>
          <w:p w14:paraId="23D06308" w14:textId="2794DCD7" w:rsidR="00521F6D" w:rsidRPr="00014E44" w:rsidRDefault="00521F6D" w:rsidP="00DE1185">
            <w:pPr>
              <w:pStyle w:val="CellBody"/>
              <w:rPr>
                <w:ins w:id="5177" w:author="Zhunisbayev, Olzhasbek [Bolashak Atyrau Limited]" w:date="2023-09-10T12:40:00Z"/>
                <w:rFonts w:ascii="Arial Narrow" w:hAnsi="Arial Narrow" w:cs="Arial"/>
                <w:color w:val="auto"/>
                <w:sz w:val="16"/>
                <w:szCs w:val="16"/>
                <w:lang w:val="en-GB"/>
              </w:rPr>
            </w:pPr>
            <w:ins w:id="5178" w:author="Zhunisbayev, Olzhasbek [Bolashak Atyrau Limited]" w:date="2023-09-10T12:40:00Z">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48.9 </w:t>
              </w:r>
              <w:r w:rsidRPr="00014E44">
                <w:rPr>
                  <w:rFonts w:ascii="Arial Narrow" w:hAnsi="Arial Narrow" w:cs="Arial"/>
                  <w:color w:val="auto"/>
                  <w:sz w:val="16"/>
                  <w:szCs w:val="16"/>
                  <w:lang w:val="en-GB"/>
                </w:rPr>
                <w:t>barg</w:t>
              </w:r>
            </w:ins>
          </w:p>
          <w:p w14:paraId="0C73EBFF" w14:textId="14E8FDCC" w:rsidR="00521F6D" w:rsidRPr="00014E44" w:rsidRDefault="00521F6D" w:rsidP="00DE1185">
            <w:pPr>
              <w:pStyle w:val="CellBody"/>
              <w:rPr>
                <w:ins w:id="5179" w:author="Zhunisbayev, Olzhasbek [Bolashak Atyrau Limited]" w:date="2023-09-10T12:40:00Z"/>
                <w:rFonts w:ascii="Arial Narrow" w:hAnsi="Arial Narrow" w:cs="Arial"/>
                <w:color w:val="auto"/>
                <w:sz w:val="16"/>
                <w:szCs w:val="16"/>
                <w:lang w:val="en-GB"/>
              </w:rPr>
            </w:pPr>
            <w:ins w:id="5180" w:author="Zhunisbayev, Olzhasbek [Bolashak Atyrau Limited]" w:date="2023-09-10T12:40:00Z">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47.2 </w:t>
              </w:r>
              <w:r w:rsidRPr="00014E44">
                <w:rPr>
                  <w:rFonts w:ascii="Arial Narrow" w:hAnsi="Arial Narrow" w:cs="Arial"/>
                  <w:color w:val="auto"/>
                  <w:sz w:val="16"/>
                  <w:szCs w:val="16"/>
                  <w:lang w:val="en-GB"/>
                </w:rPr>
                <w:t>barg</w:t>
              </w:r>
            </w:ins>
          </w:p>
          <w:p w14:paraId="6B8ACECB" w14:textId="77777777" w:rsidR="00521F6D" w:rsidRDefault="00521F6D" w:rsidP="00DE1185">
            <w:pPr>
              <w:pStyle w:val="CellBody"/>
              <w:rPr>
                <w:rFonts w:ascii="Arial Narrow" w:hAnsi="Arial Narrow" w:cs="Arial"/>
                <w:color w:val="auto"/>
                <w:sz w:val="16"/>
                <w:szCs w:val="16"/>
                <w:lang w:val="ru-RU"/>
              </w:rPr>
            </w:pPr>
          </w:p>
          <w:p w14:paraId="652EF545" w14:textId="77777777" w:rsidR="0010308A" w:rsidRDefault="0010308A" w:rsidP="00DE1185">
            <w:pPr>
              <w:pStyle w:val="CellBody"/>
              <w:rPr>
                <w:rFonts w:ascii="Arial Narrow" w:hAnsi="Arial Narrow" w:cs="Arial"/>
                <w:color w:val="auto"/>
                <w:sz w:val="16"/>
                <w:szCs w:val="16"/>
                <w:lang w:val="ru-RU"/>
              </w:rPr>
            </w:pPr>
          </w:p>
          <w:p w14:paraId="4FCEA506" w14:textId="77777777" w:rsidR="0010308A" w:rsidRDefault="0010308A" w:rsidP="00DE1185">
            <w:pPr>
              <w:pStyle w:val="CellBody"/>
              <w:rPr>
                <w:rFonts w:ascii="Arial Narrow" w:hAnsi="Arial Narrow" w:cs="Arial"/>
                <w:color w:val="auto"/>
                <w:sz w:val="16"/>
                <w:szCs w:val="16"/>
                <w:lang w:val="ru-RU"/>
              </w:rPr>
            </w:pPr>
          </w:p>
          <w:p w14:paraId="74EAE711" w14:textId="77777777" w:rsidR="0010308A" w:rsidRDefault="0010308A" w:rsidP="00DE1185">
            <w:pPr>
              <w:pStyle w:val="CellBody"/>
              <w:rPr>
                <w:rFonts w:ascii="Arial Narrow" w:hAnsi="Arial Narrow" w:cs="Arial"/>
                <w:color w:val="auto"/>
                <w:sz w:val="16"/>
                <w:szCs w:val="16"/>
                <w:lang w:val="ru-RU"/>
              </w:rPr>
            </w:pPr>
          </w:p>
          <w:p w14:paraId="52F3B46C" w14:textId="77777777" w:rsidR="0010308A" w:rsidRPr="0010308A" w:rsidRDefault="0010308A" w:rsidP="00DE1185">
            <w:pPr>
              <w:pStyle w:val="CellBody"/>
              <w:rPr>
                <w:ins w:id="5181" w:author="Zhunisbayev, Olzhasbek [Bolashak Atyrau Limited]" w:date="2023-09-10T12:39:00Z"/>
                <w:rFonts w:ascii="Arial Narrow" w:hAnsi="Arial Narrow" w:cs="Arial"/>
                <w:color w:val="auto"/>
                <w:sz w:val="16"/>
                <w:szCs w:val="16"/>
                <w:lang w:val="ru-RU"/>
              </w:rPr>
            </w:pPr>
          </w:p>
        </w:tc>
        <w:tc>
          <w:tcPr>
            <w:tcW w:w="630" w:type="dxa"/>
            <w:tcBorders>
              <w:top w:val="single" w:sz="6" w:space="0" w:color="auto"/>
              <w:left w:val="single" w:sz="6" w:space="0" w:color="auto"/>
              <w:bottom w:val="single" w:sz="6" w:space="0" w:color="auto"/>
              <w:right w:val="single" w:sz="6" w:space="0" w:color="auto"/>
            </w:tcBorders>
          </w:tcPr>
          <w:p w14:paraId="5631510E" w14:textId="77777777" w:rsidR="00521F6D" w:rsidRPr="00014E44" w:rsidRDefault="00521F6D" w:rsidP="00DE1185">
            <w:pPr>
              <w:pStyle w:val="CellBodyCentered"/>
              <w:rPr>
                <w:ins w:id="5182" w:author="Zhunisbayev, Olzhasbek [Bolashak Atyrau Limited]" w:date="2023-09-10T12:40:00Z"/>
                <w:rFonts w:ascii="Arial Narrow" w:hAnsi="Arial Narrow" w:cs="Arial"/>
                <w:color w:val="auto"/>
                <w:sz w:val="16"/>
                <w:szCs w:val="16"/>
                <w:lang w:val="en-GB"/>
              </w:rPr>
            </w:pPr>
          </w:p>
          <w:p w14:paraId="6A5D62E2" w14:textId="3CFF6180" w:rsidR="00521F6D" w:rsidRPr="00014E44" w:rsidRDefault="00521F6D" w:rsidP="00DE1185">
            <w:pPr>
              <w:pStyle w:val="CellBodyCentered"/>
              <w:rPr>
                <w:ins w:id="5183" w:author="Zhunisbayev, Olzhasbek [Bolashak Atyrau Limited]" w:date="2023-09-10T12:39:00Z"/>
                <w:rFonts w:ascii="Arial Narrow" w:hAnsi="Arial Narrow" w:cs="Arial"/>
                <w:color w:val="auto"/>
                <w:sz w:val="16"/>
                <w:szCs w:val="16"/>
                <w:lang w:val="en-GB"/>
              </w:rPr>
            </w:pPr>
            <w:ins w:id="5184" w:author="Zhunisbayev, Olzhasbek [Bolashak Atyrau Limited]" w:date="2023-09-10T12:40:00Z">
              <w:r w:rsidRPr="00014E44">
                <w:rPr>
                  <w:rFonts w:ascii="Arial Narrow" w:hAnsi="Arial Narrow" w:cs="Arial"/>
                  <w:color w:val="auto"/>
                  <w:sz w:val="16"/>
                  <w:szCs w:val="16"/>
                  <w:lang w:val="en-GB"/>
                </w:rPr>
                <w:t>NO</w:t>
              </w:r>
            </w:ins>
          </w:p>
        </w:tc>
        <w:tc>
          <w:tcPr>
            <w:tcW w:w="418" w:type="dxa"/>
            <w:tcBorders>
              <w:top w:val="single" w:sz="6" w:space="0" w:color="auto"/>
              <w:left w:val="single" w:sz="6" w:space="0" w:color="auto"/>
              <w:bottom w:val="single" w:sz="6" w:space="0" w:color="auto"/>
              <w:right w:val="single" w:sz="6" w:space="0" w:color="auto"/>
            </w:tcBorders>
          </w:tcPr>
          <w:p w14:paraId="2C4C360E" w14:textId="77777777" w:rsidR="00521F6D" w:rsidRPr="00014E44" w:rsidRDefault="00521F6D" w:rsidP="00DE1185">
            <w:pPr>
              <w:pStyle w:val="CellBodyCentered"/>
              <w:rPr>
                <w:ins w:id="5185" w:author="Zhunisbayev, Olzhasbek [Bolashak Atyrau Limited]" w:date="2023-09-10T12:40:00Z"/>
                <w:rFonts w:ascii="Arial Narrow" w:hAnsi="Arial Narrow" w:cs="Arial"/>
                <w:color w:val="auto"/>
                <w:sz w:val="16"/>
                <w:szCs w:val="16"/>
                <w:lang w:val="en-GB"/>
              </w:rPr>
            </w:pPr>
          </w:p>
          <w:p w14:paraId="1BA760A1" w14:textId="02C286AA" w:rsidR="00521F6D" w:rsidRPr="00014E44" w:rsidRDefault="00521F6D" w:rsidP="00DE1185">
            <w:pPr>
              <w:pStyle w:val="CellBodyCentered"/>
              <w:rPr>
                <w:ins w:id="5186" w:author="Zhunisbayev, Olzhasbek [Bolashak Atyrau Limited]" w:date="2023-09-10T12:39:00Z"/>
                <w:rFonts w:ascii="Arial Narrow" w:hAnsi="Arial Narrow" w:cs="Arial"/>
                <w:color w:val="auto"/>
                <w:sz w:val="16"/>
                <w:szCs w:val="16"/>
                <w:lang w:val="en-GB"/>
              </w:rPr>
            </w:pPr>
            <w:ins w:id="5187" w:author="Zhunisbayev, Olzhasbek [Bolashak Atyrau Limited]" w:date="2023-09-10T12:40:00Z">
              <w:r w:rsidRPr="00014E44">
                <w:rPr>
                  <w:rFonts w:ascii="Arial Narrow" w:hAnsi="Arial Narrow" w:cs="Arial"/>
                  <w:color w:val="auto"/>
                  <w:sz w:val="16"/>
                  <w:szCs w:val="16"/>
                  <w:lang w:val="en-GB"/>
                </w:rPr>
                <w:t>5</w:t>
              </w:r>
            </w:ins>
          </w:p>
        </w:tc>
      </w:tr>
      <w:tr w:rsidR="00FA3851" w:rsidRPr="00014E44" w14:paraId="687E3C64" w14:textId="77777777" w:rsidTr="0038396C">
        <w:trPr>
          <w:ins w:id="5188" w:author="Zhunisbayev, Olzhasbek [Bolashak Atyrau Limited]" w:date="2023-09-10T12:40:00Z"/>
        </w:trPr>
        <w:tc>
          <w:tcPr>
            <w:tcW w:w="3322" w:type="dxa"/>
            <w:tcBorders>
              <w:top w:val="single" w:sz="6" w:space="0" w:color="auto"/>
              <w:left w:val="single" w:sz="6" w:space="0" w:color="auto"/>
              <w:bottom w:val="single" w:sz="6" w:space="0" w:color="auto"/>
              <w:right w:val="single" w:sz="6" w:space="0" w:color="auto"/>
            </w:tcBorders>
          </w:tcPr>
          <w:p w14:paraId="23B859E1" w14:textId="77777777" w:rsidR="00521F6D" w:rsidRPr="00014E44" w:rsidRDefault="00521F6D" w:rsidP="00DE1185">
            <w:pPr>
              <w:pStyle w:val="CellBody"/>
              <w:rPr>
                <w:rFonts w:ascii="Arial Narrow" w:hAnsi="Arial Narrow" w:cs="Arial"/>
                <w:color w:val="auto"/>
                <w:sz w:val="16"/>
                <w:szCs w:val="16"/>
                <w:lang w:val="en-GB"/>
              </w:rPr>
            </w:pPr>
          </w:p>
          <w:p w14:paraId="2D6CB307" w14:textId="2EEBB62B" w:rsidR="00521F6D" w:rsidRPr="00014E44" w:rsidRDefault="00521F6D" w:rsidP="00DE1185">
            <w:pPr>
              <w:pStyle w:val="CellBody"/>
              <w:rPr>
                <w:ins w:id="5189" w:author="Zhunisbayev, Olzhasbek [Bolashak Atyrau Limited]" w:date="2023-09-10T12:41:00Z"/>
                <w:rFonts w:ascii="Arial Narrow" w:hAnsi="Arial Narrow" w:cs="Arial"/>
                <w:color w:val="auto"/>
                <w:sz w:val="16"/>
                <w:szCs w:val="16"/>
                <w:lang w:val="en-GB"/>
              </w:rPr>
            </w:pPr>
            <w:ins w:id="5190" w:author="Zhunisbayev, Olzhasbek [Bolashak Atyrau Limited]" w:date="2023-09-10T12:41:00Z">
              <w:r w:rsidRPr="00014E44">
                <w:rPr>
                  <w:rFonts w:ascii="Arial Narrow" w:hAnsi="Arial Narrow" w:cs="Arial"/>
                  <w:color w:val="auto"/>
                  <w:sz w:val="16"/>
                  <w:szCs w:val="16"/>
                  <w:lang w:val="en-GB"/>
                </w:rPr>
                <w:t>GS - GAS, SOUR</w:t>
              </w:r>
            </w:ins>
          </w:p>
          <w:p w14:paraId="3E1CDCAC" w14:textId="77777777" w:rsidR="00521F6D" w:rsidRPr="00014E44" w:rsidRDefault="00521F6D" w:rsidP="00DE1185">
            <w:pPr>
              <w:pStyle w:val="CellBody"/>
              <w:rPr>
                <w:ins w:id="5191" w:author="Zhunisbayev, Olzhasbek [Bolashak Atyrau Limited]" w:date="2023-09-10T12:41:00Z"/>
                <w:rFonts w:ascii="Arial Narrow" w:hAnsi="Arial Narrow" w:cs="Arial"/>
                <w:color w:val="auto"/>
                <w:sz w:val="16"/>
                <w:szCs w:val="16"/>
                <w:lang w:val="en-GB"/>
              </w:rPr>
            </w:pPr>
            <w:ins w:id="5192" w:author="Zhunisbayev, Olzhasbek [Bolashak Atyrau Limited]" w:date="2023-09-10T12:41:00Z">
              <w:r w:rsidRPr="00014E44">
                <w:rPr>
                  <w:rFonts w:ascii="Arial Narrow" w:hAnsi="Arial Narrow" w:cs="Arial"/>
                  <w:color w:val="auto"/>
                  <w:sz w:val="16"/>
                  <w:szCs w:val="16"/>
                  <w:lang w:val="en-GB"/>
                </w:rPr>
                <w:t>PHC – PROCESS HYDROCARBONS</w:t>
              </w:r>
            </w:ins>
          </w:p>
          <w:p w14:paraId="744A971C" w14:textId="77777777" w:rsidR="00521F6D" w:rsidRPr="00014E44" w:rsidRDefault="00521F6D" w:rsidP="00DE1185">
            <w:pPr>
              <w:pStyle w:val="CellBody"/>
              <w:rPr>
                <w:ins w:id="5193" w:author="Zhunisbayev, Olzhasbek [Bolashak Atyrau Limited]" w:date="2023-09-10T12:41:00Z"/>
                <w:rFonts w:ascii="Arial Narrow" w:hAnsi="Arial Narrow" w:cs="Arial"/>
                <w:color w:val="auto"/>
                <w:sz w:val="16"/>
                <w:szCs w:val="16"/>
                <w:lang w:val="en-GB"/>
              </w:rPr>
            </w:pPr>
            <w:ins w:id="5194" w:author="Zhunisbayev, Olzhasbek [Bolashak Atyrau Limited]" w:date="2023-09-10T12:41:00Z">
              <w:r w:rsidRPr="00014E44">
                <w:rPr>
                  <w:rFonts w:ascii="Arial Narrow" w:hAnsi="Arial Narrow" w:cs="Arial"/>
                  <w:color w:val="auto"/>
                  <w:sz w:val="16"/>
                  <w:szCs w:val="16"/>
                  <w:lang w:val="en-GB"/>
                </w:rPr>
                <w:t>WSR – SOUR WATER</w:t>
              </w:r>
            </w:ins>
          </w:p>
          <w:p w14:paraId="489FF4F2" w14:textId="77777777" w:rsidR="00521F6D" w:rsidRPr="00014E44" w:rsidRDefault="00521F6D" w:rsidP="00DE1185">
            <w:pPr>
              <w:pStyle w:val="CellBody"/>
              <w:rPr>
                <w:ins w:id="5195" w:author="Zhunisbayev, Olzhasbek [Bolashak Atyrau Limited]" w:date="2023-09-10T12:40: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867A000" w14:textId="77777777" w:rsidR="00521F6D" w:rsidRPr="00014E44" w:rsidRDefault="00521F6D" w:rsidP="00DE1185">
            <w:pPr>
              <w:pStyle w:val="CellBodyCentered"/>
              <w:rPr>
                <w:rFonts w:ascii="Arial Narrow" w:hAnsi="Arial Narrow" w:cs="Arial"/>
                <w:b/>
                <w:color w:val="auto"/>
                <w:sz w:val="16"/>
                <w:szCs w:val="16"/>
                <w:lang w:val="en-GB"/>
              </w:rPr>
            </w:pPr>
          </w:p>
          <w:p w14:paraId="3B84BFCE" w14:textId="521CDD6E" w:rsidR="00521F6D" w:rsidRPr="00014E44" w:rsidRDefault="00521F6D" w:rsidP="00DE1185">
            <w:pPr>
              <w:pStyle w:val="CellBodyCentered"/>
              <w:rPr>
                <w:ins w:id="5196" w:author="Zhunisbayev, Olzhasbek [Bolashak Atyrau Limited]" w:date="2023-09-10T12:40:00Z"/>
                <w:rFonts w:ascii="Arial Narrow" w:hAnsi="Arial Narrow" w:cs="Arial"/>
                <w:b/>
                <w:color w:val="auto"/>
                <w:sz w:val="16"/>
                <w:szCs w:val="16"/>
                <w:lang w:val="en-GB"/>
              </w:rPr>
            </w:pPr>
            <w:ins w:id="5197" w:author="Zhunisbayev, Olzhasbek [Bolashak Atyrau Limited]" w:date="2023-09-10T12:41:00Z">
              <w:r w:rsidRPr="00014E44">
                <w:rPr>
                  <w:rFonts w:ascii="Arial Narrow" w:hAnsi="Arial Narrow" w:cs="Arial"/>
                  <w:b/>
                  <w:color w:val="auto"/>
                  <w:sz w:val="16"/>
                  <w:szCs w:val="16"/>
                  <w:lang w:val="en-GB"/>
                </w:rPr>
                <w:t>300A80</w:t>
              </w:r>
            </w:ins>
          </w:p>
        </w:tc>
        <w:tc>
          <w:tcPr>
            <w:tcW w:w="450" w:type="dxa"/>
            <w:tcBorders>
              <w:top w:val="single" w:sz="6" w:space="0" w:color="auto"/>
              <w:left w:val="single" w:sz="6" w:space="0" w:color="auto"/>
              <w:bottom w:val="single" w:sz="6" w:space="0" w:color="auto"/>
              <w:right w:val="single" w:sz="6" w:space="0" w:color="auto"/>
            </w:tcBorders>
          </w:tcPr>
          <w:p w14:paraId="2E8C17B1" w14:textId="77777777" w:rsidR="00521F6D" w:rsidRPr="00014E44" w:rsidRDefault="00521F6D" w:rsidP="00DE1185">
            <w:pPr>
              <w:pStyle w:val="CellBodyCentered"/>
              <w:rPr>
                <w:rFonts w:ascii="Arial Narrow" w:hAnsi="Arial Narrow" w:cs="Arial"/>
                <w:color w:val="auto"/>
                <w:sz w:val="16"/>
                <w:szCs w:val="16"/>
                <w:lang w:val="en-GB"/>
              </w:rPr>
            </w:pPr>
          </w:p>
          <w:p w14:paraId="6EBF1E25" w14:textId="00BEB0AA" w:rsidR="00521F6D" w:rsidRPr="00014E44" w:rsidRDefault="00521F6D" w:rsidP="00DE1185">
            <w:pPr>
              <w:pStyle w:val="CellBodyCentered"/>
              <w:rPr>
                <w:ins w:id="5198" w:author="Zhunisbayev, Olzhasbek [Bolashak Atyrau Limited]" w:date="2023-09-10T12:40:00Z"/>
                <w:rFonts w:ascii="Arial Narrow" w:hAnsi="Arial Narrow" w:cs="Arial"/>
                <w:color w:val="auto"/>
                <w:sz w:val="16"/>
                <w:szCs w:val="16"/>
                <w:lang w:val="en-GB"/>
              </w:rPr>
            </w:pPr>
            <w:ins w:id="5199" w:author="Zhunisbayev, Olzhasbek [Bolashak Atyrau Limited]" w:date="2023-09-10T12:41:00Z">
              <w:r w:rsidRPr="00014E44">
                <w:rPr>
                  <w:rFonts w:ascii="Arial Narrow" w:hAnsi="Arial Narrow" w:cs="Arial"/>
                  <w:color w:val="auto"/>
                  <w:sz w:val="16"/>
                  <w:szCs w:val="16"/>
                  <w:lang w:val="en-GB"/>
                </w:rPr>
                <w:t>1</w:t>
              </w:r>
            </w:ins>
          </w:p>
        </w:tc>
        <w:tc>
          <w:tcPr>
            <w:tcW w:w="1080" w:type="dxa"/>
            <w:tcBorders>
              <w:top w:val="single" w:sz="6" w:space="0" w:color="auto"/>
              <w:left w:val="single" w:sz="6" w:space="0" w:color="auto"/>
              <w:bottom w:val="single" w:sz="6" w:space="0" w:color="auto"/>
              <w:right w:val="single" w:sz="6" w:space="0" w:color="auto"/>
            </w:tcBorders>
          </w:tcPr>
          <w:p w14:paraId="5846A24E" w14:textId="77777777" w:rsidR="00521F6D" w:rsidRPr="00014E44" w:rsidRDefault="00521F6D" w:rsidP="00DE1185">
            <w:pPr>
              <w:pStyle w:val="CellBodyCentered"/>
              <w:rPr>
                <w:rFonts w:ascii="Arial Narrow" w:hAnsi="Arial Narrow" w:cs="Arial"/>
                <w:color w:val="auto"/>
                <w:sz w:val="16"/>
                <w:szCs w:val="16"/>
                <w:lang w:val="en-GB"/>
              </w:rPr>
            </w:pPr>
          </w:p>
          <w:p w14:paraId="409EAE3C" w14:textId="7ACAFC86" w:rsidR="00521F6D" w:rsidRPr="00014E44" w:rsidRDefault="00521F6D" w:rsidP="00DE1185">
            <w:pPr>
              <w:pStyle w:val="CellBodyCentered"/>
              <w:rPr>
                <w:ins w:id="5200" w:author="Zhunisbayev, Olzhasbek [Bolashak Atyrau Limited]" w:date="2023-09-10T12:41:00Z"/>
                <w:rFonts w:ascii="Arial Narrow" w:hAnsi="Arial Narrow" w:cs="Arial"/>
                <w:color w:val="auto"/>
                <w:sz w:val="16"/>
                <w:szCs w:val="16"/>
                <w:lang w:val="en-GB"/>
              </w:rPr>
            </w:pPr>
            <w:ins w:id="5201" w:author="Zhunisbayev, Olzhasbek [Bolashak Atyrau Limited]" w:date="2023-09-10T12:41:00Z">
              <w:r w:rsidRPr="00014E44">
                <w:rPr>
                  <w:rFonts w:ascii="Arial Narrow" w:hAnsi="Arial Narrow" w:cs="Arial"/>
                  <w:color w:val="auto"/>
                  <w:sz w:val="16"/>
                  <w:szCs w:val="16"/>
                  <w:lang w:val="en-GB"/>
                </w:rPr>
                <w:t>INC 825 CRA</w:t>
              </w:r>
            </w:ins>
          </w:p>
          <w:p w14:paraId="34F46941" w14:textId="228F1C40" w:rsidR="00521F6D" w:rsidRPr="00014E44" w:rsidRDefault="00521F6D" w:rsidP="00DE1185">
            <w:pPr>
              <w:pStyle w:val="CellBodyCentered"/>
              <w:rPr>
                <w:ins w:id="5202" w:author="Zhunisbayev, Olzhasbek [Bolashak Atyrau Limited]" w:date="2023-09-10T12:40:00Z"/>
                <w:rFonts w:ascii="Arial Narrow" w:hAnsi="Arial Narrow" w:cs="Arial"/>
                <w:color w:val="auto"/>
                <w:sz w:val="16"/>
                <w:szCs w:val="16"/>
                <w:lang w:val="en-GB"/>
              </w:rPr>
            </w:pPr>
            <w:ins w:id="5203" w:author="Zhunisbayev, Olzhasbek [Bolashak Atyrau Limited]" w:date="2023-09-10T12:41:00Z">
              <w:r w:rsidRPr="00014E44">
                <w:rPr>
                  <w:rFonts w:ascii="Arial Narrow" w:hAnsi="Arial Narrow" w:cs="Arial"/>
                  <w:color w:val="auto"/>
                  <w:sz w:val="16"/>
                  <w:szCs w:val="16"/>
                  <w:lang w:val="en-GB"/>
                </w:rPr>
                <w:t>Note 1</w:t>
              </w:r>
            </w:ins>
          </w:p>
        </w:tc>
        <w:tc>
          <w:tcPr>
            <w:tcW w:w="720" w:type="dxa"/>
            <w:tcBorders>
              <w:top w:val="single" w:sz="6" w:space="0" w:color="auto"/>
              <w:left w:val="single" w:sz="6" w:space="0" w:color="auto"/>
              <w:bottom w:val="single" w:sz="6" w:space="0" w:color="auto"/>
              <w:right w:val="single" w:sz="6" w:space="0" w:color="auto"/>
            </w:tcBorders>
          </w:tcPr>
          <w:p w14:paraId="6ABF4C0D" w14:textId="77777777" w:rsidR="00521F6D" w:rsidRPr="00014E44" w:rsidRDefault="00521F6D" w:rsidP="00DE1185">
            <w:pPr>
              <w:pStyle w:val="CellBodyCentered"/>
              <w:rPr>
                <w:rFonts w:ascii="Arial Narrow" w:hAnsi="Arial Narrow" w:cs="Arial"/>
                <w:color w:val="auto"/>
                <w:sz w:val="16"/>
                <w:szCs w:val="16"/>
                <w:lang w:val="en-GB"/>
              </w:rPr>
            </w:pPr>
          </w:p>
          <w:p w14:paraId="1F76A72D" w14:textId="600C971C" w:rsidR="00521F6D" w:rsidRPr="00014E44" w:rsidRDefault="00521F6D" w:rsidP="0066516B">
            <w:pPr>
              <w:pStyle w:val="CellBodyCentered"/>
              <w:rPr>
                <w:ins w:id="5204" w:author="Zhunisbayev, Olzhasbek [Bolashak Atyrau Limited]" w:date="2023-09-10T12:40:00Z"/>
                <w:rFonts w:ascii="Arial Narrow" w:hAnsi="Arial Narrow" w:cs="Arial"/>
                <w:color w:val="auto"/>
                <w:sz w:val="16"/>
                <w:szCs w:val="16"/>
                <w:lang w:val="en-GB"/>
              </w:rPr>
            </w:pPr>
            <w:ins w:id="5205" w:author="Zhunisbayev, Olzhasbek [Bolashak Atyrau Limited]" w:date="2023-09-10T12:41:00Z">
              <w:r w:rsidRPr="00014E44">
                <w:rPr>
                  <w:rFonts w:ascii="Arial Narrow" w:hAnsi="Arial Narrow" w:cs="Arial"/>
                  <w:color w:val="auto"/>
                  <w:sz w:val="16"/>
                  <w:szCs w:val="16"/>
                  <w:lang w:val="en-GB"/>
                </w:rPr>
                <w:t>CLASS 300</w:t>
              </w:r>
            </w:ins>
            <w:r w:rsidR="0066516B">
              <w:rPr>
                <w:rFonts w:ascii="Arial Narrow" w:hAnsi="Arial Narrow" w:cs="Arial"/>
                <w:color w:val="auto"/>
                <w:sz w:val="16"/>
                <w:szCs w:val="16"/>
                <w:lang w:val="en-GB"/>
              </w:rPr>
              <w:t xml:space="preserve"> </w:t>
            </w:r>
            <w:ins w:id="5206" w:author="Zhunisbayev, Olzhasbek [Bolashak Atyrau Limited]" w:date="2023-09-10T12:41:00Z">
              <w:r w:rsidRPr="00014E44">
                <w:rPr>
                  <w:rFonts w:ascii="Arial Narrow" w:hAnsi="Arial Narrow" w:cs="Arial"/>
                  <w:color w:val="auto"/>
                  <w:sz w:val="16"/>
                  <w:szCs w:val="16"/>
                  <w:lang w:val="en-GB"/>
                </w:rPr>
                <w:t>RF</w:t>
              </w:r>
            </w:ins>
          </w:p>
        </w:tc>
        <w:tc>
          <w:tcPr>
            <w:tcW w:w="720" w:type="dxa"/>
            <w:tcBorders>
              <w:top w:val="single" w:sz="6" w:space="0" w:color="auto"/>
              <w:left w:val="single" w:sz="6" w:space="0" w:color="auto"/>
              <w:bottom w:val="single" w:sz="6" w:space="0" w:color="auto"/>
              <w:right w:val="single" w:sz="6" w:space="0" w:color="auto"/>
            </w:tcBorders>
          </w:tcPr>
          <w:p w14:paraId="598D82D5" w14:textId="77777777" w:rsidR="00521F6D" w:rsidRPr="00014E44" w:rsidRDefault="00521F6D" w:rsidP="00DE1185">
            <w:pPr>
              <w:pStyle w:val="CellBodyCentered"/>
              <w:rPr>
                <w:rFonts w:ascii="Arial Narrow" w:hAnsi="Arial Narrow" w:cs="Arial"/>
                <w:color w:val="auto"/>
                <w:sz w:val="16"/>
                <w:szCs w:val="16"/>
                <w:lang w:val="en-GB"/>
              </w:rPr>
            </w:pPr>
          </w:p>
          <w:p w14:paraId="2A19EF53" w14:textId="6C92DF4D" w:rsidR="00521F6D" w:rsidRPr="00014E44" w:rsidRDefault="00521F6D" w:rsidP="00DE1185">
            <w:pPr>
              <w:pStyle w:val="CellBodyCentered"/>
              <w:rPr>
                <w:ins w:id="5207" w:author="Zhunisbayev, Olzhasbek [Bolashak Atyrau Limited]" w:date="2023-09-10T12:41:00Z"/>
                <w:rFonts w:ascii="Arial Narrow" w:hAnsi="Arial Narrow" w:cs="Arial"/>
                <w:color w:val="auto"/>
                <w:sz w:val="16"/>
                <w:szCs w:val="16"/>
                <w:lang w:val="en-GB"/>
              </w:rPr>
            </w:pPr>
            <w:ins w:id="5208" w:author="Zhunisbayev, Olzhasbek [Bolashak Atyrau Limited]" w:date="2023-09-10T12:41:00Z">
              <w:r w:rsidRPr="00014E44">
                <w:rPr>
                  <w:rFonts w:ascii="Arial Narrow" w:hAnsi="Arial Narrow" w:cs="Arial"/>
                  <w:color w:val="auto"/>
                  <w:sz w:val="16"/>
                  <w:szCs w:val="16"/>
                  <w:lang w:val="en-GB"/>
                </w:rPr>
                <w:t>- 40 to</w:t>
              </w:r>
            </w:ins>
          </w:p>
          <w:p w14:paraId="25F8248B" w14:textId="3FFF12CD" w:rsidR="00521F6D" w:rsidRPr="00014E44" w:rsidRDefault="00521F6D" w:rsidP="00DE1185">
            <w:pPr>
              <w:pStyle w:val="CellBodyCentered"/>
              <w:rPr>
                <w:ins w:id="5209" w:author="Zhunisbayev, Olzhasbek [Bolashak Atyrau Limited]" w:date="2023-09-10T12:40:00Z"/>
                <w:rFonts w:ascii="Arial Narrow" w:hAnsi="Arial Narrow" w:cs="Arial"/>
                <w:color w:val="auto"/>
                <w:sz w:val="16"/>
                <w:szCs w:val="16"/>
                <w:lang w:val="en-GB"/>
              </w:rPr>
            </w:pPr>
            <w:ins w:id="5210" w:author="Zhunisbayev, Olzhasbek [Bolashak Atyrau Limited]" w:date="2023-09-10T12:41:00Z">
              <w:r w:rsidRPr="00014E44">
                <w:rPr>
                  <w:rFonts w:ascii="Arial Narrow" w:hAnsi="Arial Narrow" w:cs="Arial"/>
                  <w:color w:val="auto"/>
                  <w:sz w:val="16"/>
                  <w:szCs w:val="16"/>
                  <w:lang w:val="en-GB"/>
                </w:rPr>
                <w:t>+230°C</w:t>
              </w:r>
            </w:ins>
          </w:p>
        </w:tc>
        <w:tc>
          <w:tcPr>
            <w:tcW w:w="1890" w:type="dxa"/>
            <w:tcBorders>
              <w:top w:val="single" w:sz="6" w:space="0" w:color="auto"/>
              <w:left w:val="single" w:sz="6" w:space="0" w:color="auto"/>
              <w:bottom w:val="single" w:sz="6" w:space="0" w:color="auto"/>
              <w:right w:val="single" w:sz="6" w:space="0" w:color="auto"/>
            </w:tcBorders>
          </w:tcPr>
          <w:p w14:paraId="2DE8C9D9" w14:textId="77777777" w:rsidR="00521F6D" w:rsidRPr="00014E44" w:rsidRDefault="00521F6D" w:rsidP="00DE1185">
            <w:pPr>
              <w:pStyle w:val="CellBody"/>
              <w:rPr>
                <w:rFonts w:ascii="Arial Narrow" w:hAnsi="Arial Narrow" w:cs="Arial"/>
                <w:color w:val="auto"/>
                <w:sz w:val="16"/>
                <w:szCs w:val="16"/>
                <w:u w:val="single"/>
                <w:lang w:val="en-GB"/>
              </w:rPr>
            </w:pPr>
          </w:p>
          <w:p w14:paraId="37811F89" w14:textId="1A64F3C7" w:rsidR="00521F6D" w:rsidRPr="00014E44" w:rsidRDefault="00521F6D" w:rsidP="00DE1185">
            <w:pPr>
              <w:pStyle w:val="CellBody"/>
              <w:rPr>
                <w:ins w:id="5211" w:author="Zhunisbayev, Olzhasbek [Bolashak Atyrau Limited]" w:date="2023-09-10T12:41:00Z"/>
                <w:rFonts w:ascii="Arial Narrow" w:hAnsi="Arial Narrow" w:cs="Arial"/>
                <w:color w:val="auto"/>
                <w:sz w:val="16"/>
                <w:szCs w:val="16"/>
                <w:u w:val="single"/>
                <w:lang w:val="en-GB"/>
              </w:rPr>
            </w:pPr>
            <w:ins w:id="5212" w:author="Zhunisbayev, Olzhasbek [Bolashak Atyrau Limited]" w:date="2023-09-10T12:41:00Z">
              <w:r w:rsidRPr="00014E44">
                <w:rPr>
                  <w:rFonts w:ascii="Arial Narrow" w:hAnsi="Arial Narrow" w:cs="Arial"/>
                  <w:color w:val="auto"/>
                  <w:sz w:val="16"/>
                  <w:szCs w:val="16"/>
                  <w:u w:val="single"/>
                  <w:lang w:val="en-GB"/>
                </w:rPr>
                <w:t>Lim. by ASME Flange rating (Matl. Gr. 3.8)</w:t>
              </w:r>
            </w:ins>
          </w:p>
          <w:p w14:paraId="6FA3952C" w14:textId="1940C61A" w:rsidR="00521F6D" w:rsidRPr="00014E44" w:rsidRDefault="00571500" w:rsidP="00DE1185">
            <w:pPr>
              <w:pStyle w:val="CellBody"/>
              <w:rPr>
                <w:ins w:id="5213" w:author="Zhunisbayev, Olzhasbek [Bolashak Atyrau Limited]" w:date="2023-09-10T12:41:00Z"/>
                <w:rFonts w:ascii="Arial Narrow" w:hAnsi="Arial Narrow" w:cs="Arial"/>
                <w:color w:val="auto"/>
                <w:sz w:val="16"/>
                <w:szCs w:val="16"/>
              </w:rPr>
            </w:pPr>
            <w:r w:rsidRPr="00014E44">
              <w:rPr>
                <w:rFonts w:ascii="Arial Narrow" w:hAnsi="Arial Narrow" w:cs="Arial"/>
                <w:color w:val="auto"/>
                <w:sz w:val="16"/>
                <w:szCs w:val="16"/>
                <w:lang w:val="en-GB"/>
              </w:rPr>
              <w:t>-</w:t>
            </w:r>
            <w:del w:id="521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215" w:author="Zhunisbayev, Olzhasbek A [Bolashak Atyrau Limited]" w:date="2022-09-18T20:40:00Z">
              <w:r w:rsidRPr="00014E44">
                <w:rPr>
                  <w:rFonts w:ascii="Arial Narrow" w:hAnsi="Arial Narrow" w:cs="Arial"/>
                  <w:color w:val="auto"/>
                  <w:sz w:val="16"/>
                  <w:szCs w:val="16"/>
                  <w:lang w:val="en-GB"/>
                </w:rPr>
                <w:t>40</w:t>
              </w:r>
            </w:ins>
            <w:ins w:id="5216" w:author="Zhunisbayev, Olzhasbek [Bolashak Atyrau Limited]" w:date="2023-09-10T12:41:00Z">
              <w:r w:rsidR="00521F6D" w:rsidRPr="00014E44">
                <w:rPr>
                  <w:rFonts w:ascii="Arial Narrow" w:hAnsi="Arial Narrow" w:cs="Arial"/>
                  <w:color w:val="auto"/>
                  <w:sz w:val="16"/>
                  <w:szCs w:val="16"/>
                </w:rPr>
                <w:t xml:space="preserve"> to 38°C = 51.7 barg</w:t>
              </w:r>
            </w:ins>
          </w:p>
          <w:p w14:paraId="719EA0FB" w14:textId="64FCA0EB" w:rsidR="00521F6D" w:rsidRPr="00014E44" w:rsidRDefault="00521F6D" w:rsidP="00DE1185">
            <w:pPr>
              <w:pStyle w:val="CellBody"/>
              <w:rPr>
                <w:ins w:id="5217" w:author="Zhunisbayev, Olzhasbek [Bolashak Atyrau Limited]" w:date="2023-09-10T12:41:00Z"/>
                <w:rFonts w:ascii="Arial Narrow" w:hAnsi="Arial Narrow" w:cs="Arial"/>
                <w:color w:val="auto"/>
                <w:sz w:val="16"/>
                <w:szCs w:val="16"/>
              </w:rPr>
            </w:pPr>
            <w:ins w:id="5218" w:author="Zhunisbayev, Olzhasbek [Bolashak Atyrau Limited]" w:date="2023-09-10T12:41:00Z">
              <w:r w:rsidRPr="00014E44">
                <w:rPr>
                  <w:rFonts w:ascii="Arial Narrow" w:hAnsi="Arial Narrow" w:cs="Arial"/>
                  <w:color w:val="auto"/>
                  <w:sz w:val="16"/>
                  <w:szCs w:val="16"/>
                </w:rPr>
                <w:t>50°C = 51.7 barg</w:t>
              </w:r>
            </w:ins>
          </w:p>
          <w:p w14:paraId="6D92C1E1" w14:textId="4AB65088" w:rsidR="00521F6D" w:rsidRPr="00014E44" w:rsidRDefault="00521F6D" w:rsidP="00DE1185">
            <w:pPr>
              <w:pStyle w:val="CellBody"/>
              <w:rPr>
                <w:ins w:id="5219" w:author="Zhunisbayev, Olzhasbek [Bolashak Atyrau Limited]" w:date="2023-09-10T12:41:00Z"/>
                <w:rFonts w:ascii="Arial Narrow" w:hAnsi="Arial Narrow" w:cs="Arial"/>
                <w:color w:val="auto"/>
                <w:sz w:val="16"/>
                <w:szCs w:val="16"/>
              </w:rPr>
            </w:pPr>
            <w:ins w:id="5220" w:author="Zhunisbayev, Olzhasbek [Bolashak Atyrau Limited]" w:date="2023-09-10T12:41:00Z">
              <w:r w:rsidRPr="00014E44">
                <w:rPr>
                  <w:rFonts w:ascii="Arial Narrow" w:hAnsi="Arial Narrow" w:cs="Arial"/>
                  <w:color w:val="auto"/>
                  <w:sz w:val="16"/>
                  <w:szCs w:val="16"/>
                </w:rPr>
                <w:t>100°C = 51.5 barg</w:t>
              </w:r>
            </w:ins>
          </w:p>
          <w:p w14:paraId="3224C8F4" w14:textId="4F3C403B" w:rsidR="00521F6D" w:rsidRPr="00014E44" w:rsidRDefault="00521F6D" w:rsidP="00DE1185">
            <w:pPr>
              <w:pStyle w:val="CellBody"/>
              <w:rPr>
                <w:ins w:id="5221" w:author="Zhunisbayev, Olzhasbek [Bolashak Atyrau Limited]" w:date="2023-09-10T12:41:00Z"/>
                <w:rFonts w:ascii="Arial Narrow" w:hAnsi="Arial Narrow" w:cs="Arial"/>
                <w:color w:val="auto"/>
                <w:sz w:val="16"/>
                <w:szCs w:val="16"/>
              </w:rPr>
            </w:pPr>
            <w:ins w:id="5222" w:author="Zhunisbayev, Olzhasbek [Bolashak Atyrau Limited]" w:date="2023-09-10T12:41:00Z">
              <w:r w:rsidRPr="00014E44">
                <w:rPr>
                  <w:rFonts w:ascii="Arial Narrow" w:hAnsi="Arial Narrow" w:cs="Arial"/>
                  <w:color w:val="auto"/>
                  <w:sz w:val="16"/>
                  <w:szCs w:val="16"/>
                </w:rPr>
                <w:t>150°C = 50.3 barg</w:t>
              </w:r>
            </w:ins>
          </w:p>
          <w:p w14:paraId="483E07FD" w14:textId="113EDE07" w:rsidR="00521F6D" w:rsidRPr="00014E44" w:rsidRDefault="00521F6D" w:rsidP="00DE1185">
            <w:pPr>
              <w:pStyle w:val="CellBody"/>
              <w:rPr>
                <w:ins w:id="5223" w:author="Zhunisbayev, Olzhasbek [Bolashak Atyrau Limited]" w:date="2023-09-10T12:41:00Z"/>
                <w:rFonts w:ascii="Arial Narrow" w:hAnsi="Arial Narrow" w:cs="Arial"/>
                <w:color w:val="auto"/>
                <w:sz w:val="16"/>
                <w:szCs w:val="16"/>
              </w:rPr>
            </w:pPr>
            <w:ins w:id="5224" w:author="Zhunisbayev, Olzhasbek [Bolashak Atyrau Limited]" w:date="2023-09-10T12:41:00Z">
              <w:r w:rsidRPr="00014E44">
                <w:rPr>
                  <w:rFonts w:ascii="Arial Narrow" w:hAnsi="Arial Narrow" w:cs="Arial"/>
                  <w:color w:val="auto"/>
                  <w:sz w:val="16"/>
                  <w:szCs w:val="16"/>
                </w:rPr>
                <w:t>200°C = 48.3 barg</w:t>
              </w:r>
            </w:ins>
          </w:p>
          <w:p w14:paraId="0EC55C77" w14:textId="33D86AE4" w:rsidR="00521F6D" w:rsidRPr="00014E44" w:rsidRDefault="00521F6D" w:rsidP="00DE1185">
            <w:pPr>
              <w:pStyle w:val="CellBody"/>
              <w:rPr>
                <w:ins w:id="5225" w:author="Zhunisbayev, Olzhasbek [Bolashak Atyrau Limited]" w:date="2023-09-10T12:41:00Z"/>
                <w:rFonts w:ascii="Arial Narrow" w:hAnsi="Arial Narrow" w:cs="Arial"/>
                <w:color w:val="auto"/>
                <w:sz w:val="16"/>
                <w:szCs w:val="16"/>
              </w:rPr>
            </w:pPr>
            <w:ins w:id="5226" w:author="Zhunisbayev, Olzhasbek [Bolashak Atyrau Limited]" w:date="2023-09-10T12:41:00Z">
              <w:r w:rsidRPr="00014E44">
                <w:rPr>
                  <w:rFonts w:ascii="Arial Narrow" w:hAnsi="Arial Narrow" w:cs="Arial"/>
                  <w:color w:val="auto"/>
                  <w:sz w:val="16"/>
                  <w:szCs w:val="16"/>
                </w:rPr>
                <w:t>230°C = 47.1 barg</w:t>
              </w:r>
            </w:ins>
          </w:p>
          <w:p w14:paraId="3B9EAF01" w14:textId="77777777" w:rsidR="00521F6D" w:rsidRPr="00014E44" w:rsidRDefault="00521F6D" w:rsidP="00DE1185">
            <w:pPr>
              <w:pStyle w:val="CellBody"/>
              <w:rPr>
                <w:ins w:id="5227" w:author="Zhunisbayev, Olzhasbek [Bolashak Atyrau Limited]" w:date="2023-09-10T12:40:00Z"/>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79C7765C" w14:textId="77777777" w:rsidR="00521F6D" w:rsidRPr="00014E44" w:rsidRDefault="00521F6D" w:rsidP="00DE1185">
            <w:pPr>
              <w:pStyle w:val="CellBodyCentered"/>
              <w:rPr>
                <w:rFonts w:ascii="Arial Narrow" w:hAnsi="Arial Narrow" w:cs="Arial"/>
                <w:color w:val="auto"/>
                <w:sz w:val="16"/>
                <w:szCs w:val="16"/>
                <w:lang w:val="en-GB"/>
              </w:rPr>
            </w:pPr>
          </w:p>
          <w:p w14:paraId="51AC9048" w14:textId="45661F31" w:rsidR="00521F6D" w:rsidRPr="00014E44" w:rsidRDefault="00521F6D" w:rsidP="00DE1185">
            <w:pPr>
              <w:pStyle w:val="CellBodyCentered"/>
              <w:rPr>
                <w:ins w:id="5228" w:author="Zhunisbayev, Olzhasbek [Bolashak Atyrau Limited]" w:date="2023-09-10T12:40:00Z"/>
                <w:rFonts w:ascii="Arial Narrow" w:hAnsi="Arial Narrow" w:cs="Arial"/>
                <w:color w:val="auto"/>
                <w:sz w:val="16"/>
                <w:szCs w:val="16"/>
                <w:lang w:val="en-GB"/>
              </w:rPr>
            </w:pPr>
            <w:ins w:id="5229" w:author="Zhunisbayev, Olzhasbek [Bolashak Atyrau Limited]" w:date="2023-09-10T12:41:00Z">
              <w:r w:rsidRPr="00014E44">
                <w:rPr>
                  <w:rFonts w:ascii="Arial Narrow" w:hAnsi="Arial Narrow" w:cs="Arial"/>
                  <w:color w:val="auto"/>
                  <w:sz w:val="16"/>
                  <w:szCs w:val="16"/>
                  <w:lang w:val="en-GB"/>
                </w:rPr>
                <w:t>NO</w:t>
              </w:r>
            </w:ins>
          </w:p>
        </w:tc>
        <w:tc>
          <w:tcPr>
            <w:tcW w:w="418" w:type="dxa"/>
            <w:tcBorders>
              <w:top w:val="single" w:sz="6" w:space="0" w:color="auto"/>
              <w:left w:val="single" w:sz="6" w:space="0" w:color="auto"/>
              <w:bottom w:val="single" w:sz="6" w:space="0" w:color="auto"/>
              <w:right w:val="single" w:sz="6" w:space="0" w:color="auto"/>
            </w:tcBorders>
          </w:tcPr>
          <w:p w14:paraId="3205220D" w14:textId="77777777" w:rsidR="00521F6D" w:rsidRPr="00014E44" w:rsidRDefault="00521F6D" w:rsidP="00DE1185">
            <w:pPr>
              <w:pStyle w:val="CellBodyCentered"/>
              <w:rPr>
                <w:rFonts w:ascii="Arial Narrow" w:hAnsi="Arial Narrow" w:cs="Arial"/>
                <w:color w:val="auto"/>
                <w:sz w:val="16"/>
                <w:szCs w:val="16"/>
                <w:lang w:val="en-GB"/>
              </w:rPr>
            </w:pPr>
          </w:p>
          <w:p w14:paraId="6427E89B" w14:textId="189BF4A5" w:rsidR="00521F6D" w:rsidRPr="00014E44" w:rsidRDefault="00521F6D" w:rsidP="00DE1185">
            <w:pPr>
              <w:pStyle w:val="CellBodyCentered"/>
              <w:rPr>
                <w:ins w:id="5230" w:author="Zhunisbayev, Olzhasbek [Bolashak Atyrau Limited]" w:date="2023-09-10T12:40:00Z"/>
                <w:rFonts w:ascii="Arial Narrow" w:hAnsi="Arial Narrow" w:cs="Arial"/>
                <w:color w:val="auto"/>
                <w:sz w:val="16"/>
                <w:szCs w:val="16"/>
                <w:lang w:val="en-GB"/>
              </w:rPr>
            </w:pPr>
            <w:ins w:id="5231" w:author="Zhunisbayev, Olzhasbek [Bolashak Atyrau Limited]" w:date="2023-09-10T12:41:00Z">
              <w:r w:rsidRPr="00014E44">
                <w:rPr>
                  <w:rFonts w:ascii="Arial Narrow" w:hAnsi="Arial Narrow" w:cs="Arial"/>
                  <w:color w:val="auto"/>
                  <w:sz w:val="16"/>
                  <w:szCs w:val="16"/>
                  <w:lang w:val="en-GB"/>
                </w:rPr>
                <w:t>100</w:t>
              </w:r>
            </w:ins>
          </w:p>
        </w:tc>
      </w:tr>
      <w:tr w:rsidR="00FA3851" w:rsidRPr="00014E44" w14:paraId="236128A5" w14:textId="77777777" w:rsidTr="0038396C">
        <w:tc>
          <w:tcPr>
            <w:tcW w:w="3322" w:type="dxa"/>
            <w:tcBorders>
              <w:top w:val="single" w:sz="6" w:space="0" w:color="auto"/>
              <w:left w:val="single" w:sz="6" w:space="0" w:color="auto"/>
              <w:bottom w:val="single" w:sz="6" w:space="0" w:color="auto"/>
              <w:right w:val="single" w:sz="6" w:space="0" w:color="auto"/>
            </w:tcBorders>
          </w:tcPr>
          <w:p w14:paraId="75800FB0" w14:textId="77777777" w:rsidR="00521F6D" w:rsidRPr="00014E44" w:rsidRDefault="00521F6D" w:rsidP="00DE1185">
            <w:pPr>
              <w:pStyle w:val="CellBody"/>
              <w:rPr>
                <w:rFonts w:ascii="Arial Narrow" w:hAnsi="Arial Narrow" w:cs="Arial"/>
                <w:color w:val="auto"/>
                <w:sz w:val="16"/>
                <w:szCs w:val="16"/>
                <w:lang w:val="en-GB"/>
              </w:rPr>
            </w:pPr>
          </w:p>
          <w:p w14:paraId="49F7AF2C" w14:textId="52A1BA8C"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247D314F" w14:textId="099F37F5" w:rsidR="00521F6D" w:rsidRPr="00014E44" w:rsidRDefault="00521F6D" w:rsidP="00DE1185">
            <w:pPr>
              <w:pStyle w:val="CellBody"/>
              <w:rPr>
                <w:ins w:id="5232" w:author="Zhunisbayev, Olzhasbek A [Bolashak Atyrau Limited]" w:date="2022-06-12T18:54:00Z"/>
                <w:rFonts w:ascii="Arial Narrow" w:hAnsi="Arial Narrow" w:cs="Arial"/>
                <w:color w:val="auto"/>
                <w:sz w:val="16"/>
                <w:szCs w:val="16"/>
                <w:lang w:val="en-GB"/>
              </w:rPr>
            </w:pPr>
            <w:ins w:id="5233" w:author="Zhunisbayev, Olzhasbek A [Bolashak Atyrau Limited]" w:date="2022-06-12T18:54:00Z">
              <w:r w:rsidRPr="00014E44">
                <w:rPr>
                  <w:rFonts w:ascii="Arial Narrow" w:hAnsi="Arial Narrow" w:cs="Arial"/>
                  <w:color w:val="auto"/>
                  <w:sz w:val="16"/>
                  <w:szCs w:val="16"/>
                  <w:lang w:val="en-GB"/>
                </w:rPr>
                <w:t>BFL – FLARE GAS, LOW</w:t>
              </w:r>
            </w:ins>
            <w:r w:rsidR="00387036">
              <w:rPr>
                <w:rFonts w:ascii="Arial Narrow" w:hAnsi="Arial Narrow" w:cs="Arial"/>
                <w:color w:val="auto"/>
                <w:sz w:val="16"/>
                <w:szCs w:val="16"/>
                <w:lang w:val="en-GB"/>
              </w:rPr>
              <w:t xml:space="preserve"> </w:t>
            </w:r>
            <w:ins w:id="5234" w:author="Zhunisbayev, Olzhasbek A [Bolashak Atyrau Limited]" w:date="2022-06-12T18:54:00Z">
              <w:r w:rsidRPr="00014E44">
                <w:rPr>
                  <w:rFonts w:ascii="Arial Narrow" w:hAnsi="Arial Narrow" w:cs="Arial"/>
                  <w:color w:val="auto"/>
                  <w:sz w:val="16"/>
                  <w:szCs w:val="16"/>
                  <w:lang w:val="en-GB"/>
                </w:rPr>
                <w:t>PRESSURE</w:t>
              </w:r>
            </w:ins>
          </w:p>
          <w:p w14:paraId="71D9597F" w14:textId="78B1C017" w:rsidR="00521F6D" w:rsidRPr="00014E44" w:rsidRDefault="00521F6D" w:rsidP="00DE1185">
            <w:pPr>
              <w:pStyle w:val="CellBody"/>
              <w:rPr>
                <w:ins w:id="5235" w:author="Zhunisbayev, Olzhasbek A [Bolashak Atyrau Limited]" w:date="2022-06-12T18:54:00Z"/>
                <w:rFonts w:ascii="Arial Narrow" w:hAnsi="Arial Narrow" w:cs="Arial"/>
                <w:color w:val="auto"/>
                <w:sz w:val="16"/>
                <w:szCs w:val="16"/>
                <w:lang w:val="en-GB"/>
              </w:rPr>
            </w:pPr>
            <w:ins w:id="5236" w:author="Zhunisbayev, Olzhasbek A [Bolashak Atyrau Limited]" w:date="2022-06-12T18:54:00Z">
              <w:r w:rsidRPr="00014E44">
                <w:rPr>
                  <w:rFonts w:ascii="Arial Narrow" w:hAnsi="Arial Narrow" w:cs="Arial"/>
                  <w:color w:val="auto"/>
                  <w:sz w:val="16"/>
                  <w:szCs w:val="16"/>
                  <w:lang w:val="en-GB"/>
                </w:rPr>
                <w:t>CCD</w:t>
              </w:r>
            </w:ins>
            <w:r w:rsidR="00387036">
              <w:rPr>
                <w:rFonts w:ascii="Arial Narrow" w:hAnsi="Arial Narrow" w:cs="Arial"/>
                <w:color w:val="auto"/>
                <w:sz w:val="16"/>
                <w:szCs w:val="16"/>
                <w:lang w:val="en-GB"/>
              </w:rPr>
              <w:t xml:space="preserve"> –</w:t>
            </w:r>
            <w:ins w:id="5237" w:author="Zhunisbayev, Olzhasbek A [Bolashak Atyrau Limited]" w:date="2022-06-12T18:54:00Z">
              <w:r w:rsidRPr="00014E44">
                <w:rPr>
                  <w:rFonts w:ascii="Arial Narrow" w:hAnsi="Arial Narrow" w:cs="Arial"/>
                  <w:color w:val="auto"/>
                  <w:sz w:val="16"/>
                  <w:szCs w:val="16"/>
                  <w:lang w:val="en-GB"/>
                </w:rPr>
                <w:t xml:space="preserve"> DEMULSIFYING AGENT</w:t>
              </w:r>
            </w:ins>
          </w:p>
          <w:p w14:paraId="7E43350F" w14:textId="30288722" w:rsidR="00521F6D" w:rsidRPr="00014E44" w:rsidRDefault="00521F6D" w:rsidP="00DE1185">
            <w:pPr>
              <w:pStyle w:val="CellBody"/>
              <w:rPr>
                <w:ins w:id="5238" w:author="Zhunisbayev, Olzhasbek A [Bolashak Atyrau Limited]" w:date="2022-06-12T18:54:00Z"/>
                <w:rFonts w:ascii="Arial Narrow" w:hAnsi="Arial Narrow" w:cs="Arial"/>
                <w:color w:val="auto"/>
                <w:sz w:val="16"/>
                <w:szCs w:val="16"/>
                <w:lang w:val="en-GB"/>
              </w:rPr>
            </w:pPr>
            <w:ins w:id="5239" w:author="Zhunisbayev, Olzhasbek A [Bolashak Atyrau Limited]" w:date="2022-06-12T18:54:00Z">
              <w:r w:rsidRPr="00014E44">
                <w:rPr>
                  <w:rFonts w:ascii="Arial Narrow" w:hAnsi="Arial Narrow" w:cs="Arial"/>
                  <w:color w:val="auto"/>
                  <w:sz w:val="16"/>
                  <w:szCs w:val="16"/>
                  <w:lang w:val="en-GB"/>
                </w:rPr>
                <w:t>CI</w:t>
              </w:r>
            </w:ins>
            <w:r w:rsidR="00387036">
              <w:rPr>
                <w:rFonts w:ascii="Arial Narrow" w:hAnsi="Arial Narrow" w:cs="Arial"/>
                <w:color w:val="auto"/>
                <w:sz w:val="16"/>
                <w:szCs w:val="16"/>
                <w:lang w:val="en-GB"/>
              </w:rPr>
              <w:t xml:space="preserve"> –</w:t>
            </w:r>
            <w:ins w:id="5240" w:author="Zhunisbayev, Olzhasbek A [Bolashak Atyrau Limited]" w:date="2022-06-12T18:54:00Z">
              <w:r w:rsidRPr="00014E44">
                <w:rPr>
                  <w:rFonts w:ascii="Arial Narrow" w:hAnsi="Arial Narrow" w:cs="Arial"/>
                  <w:color w:val="auto"/>
                  <w:sz w:val="16"/>
                  <w:szCs w:val="16"/>
                  <w:lang w:val="en-GB"/>
                </w:rPr>
                <w:t xml:space="preserve"> CHEMICAL INHIBITOR &amp;</w:t>
              </w:r>
            </w:ins>
            <w:r w:rsidR="00387036">
              <w:rPr>
                <w:rFonts w:ascii="Arial Narrow" w:hAnsi="Arial Narrow" w:cs="Arial"/>
                <w:color w:val="auto"/>
                <w:sz w:val="16"/>
                <w:szCs w:val="16"/>
                <w:lang w:val="en-GB"/>
              </w:rPr>
              <w:t xml:space="preserve"> </w:t>
            </w:r>
            <w:ins w:id="5241" w:author="Zhunisbayev, Olzhasbek A [Bolashak Atyrau Limited]" w:date="2022-06-12T18:54:00Z">
              <w:r w:rsidRPr="00014E44">
                <w:rPr>
                  <w:rFonts w:ascii="Arial Narrow" w:hAnsi="Arial Narrow" w:cs="Arial"/>
                  <w:color w:val="auto"/>
                  <w:sz w:val="16"/>
                  <w:szCs w:val="16"/>
                  <w:lang w:val="en-GB"/>
                </w:rPr>
                <w:t>ANTI-SCALE</w:t>
              </w:r>
            </w:ins>
          </w:p>
          <w:p w14:paraId="3E080F8A" w14:textId="5DA7826B"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w:t>
            </w:r>
          </w:p>
          <w:p w14:paraId="5648F1D4"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05A3F8B9" w14:textId="5C0048D2"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w:t>
            </w:r>
          </w:p>
          <w:p w14:paraId="7E8971B9" w14:textId="161339EB"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SM</w:t>
            </w:r>
            <w:r w:rsidR="00387036">
              <w:rPr>
                <w:rFonts w:ascii="Arial Narrow" w:hAnsi="Arial Narrow" w:cs="Arial"/>
                <w:color w:val="auto"/>
                <w:sz w:val="16"/>
                <w:szCs w:val="16"/>
                <w:lang w:val="en-GB"/>
              </w:rPr>
              <w:t xml:space="preserve"> – </w:t>
            </w:r>
            <w:r w:rsidRPr="00014E44">
              <w:rPr>
                <w:rFonts w:ascii="Arial Narrow" w:hAnsi="Arial Narrow" w:cs="Arial"/>
                <w:color w:val="auto"/>
                <w:sz w:val="16"/>
                <w:szCs w:val="16"/>
                <w:lang w:val="en-GB"/>
              </w:rPr>
              <w:t>STEAM</w:t>
            </w:r>
            <w:r w:rsidR="00387036">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MEDIUM PRESSURE</w:t>
            </w:r>
          </w:p>
          <w:p w14:paraId="7E85F347" w14:textId="6FCFA494" w:rsidR="00521F6D" w:rsidRPr="00014E44" w:rsidRDefault="00521F6D" w:rsidP="00DE1185">
            <w:pPr>
              <w:pStyle w:val="CellBody"/>
              <w:rPr>
                <w:ins w:id="5242" w:author="Zhunisbayev, Olzhasbek A [Bolashak Atyrau Limited]" w:date="2022-06-12T22:23:00Z"/>
                <w:rFonts w:ascii="Arial Narrow" w:hAnsi="Arial Narrow" w:cs="Arial"/>
                <w:color w:val="auto"/>
                <w:sz w:val="16"/>
                <w:szCs w:val="16"/>
                <w:lang w:val="en-GB"/>
              </w:rPr>
            </w:pPr>
            <w:ins w:id="5243" w:author="Zhunisbayev, Olzhasbek A [Bolashak Atyrau Limited]" w:date="2022-06-12T22:23:00Z">
              <w:r w:rsidRPr="00014E44">
                <w:rPr>
                  <w:rFonts w:ascii="Arial Narrow" w:hAnsi="Arial Narrow" w:cs="Arial"/>
                  <w:color w:val="auto"/>
                  <w:sz w:val="16"/>
                  <w:szCs w:val="16"/>
                  <w:lang w:val="en-GB"/>
                </w:rPr>
                <w:t>WE</w:t>
              </w:r>
            </w:ins>
            <w:r w:rsidR="00387036">
              <w:rPr>
                <w:rFonts w:ascii="Arial Narrow" w:hAnsi="Arial Narrow" w:cs="Arial"/>
                <w:color w:val="auto"/>
                <w:sz w:val="16"/>
                <w:szCs w:val="16"/>
                <w:lang w:val="en-GB"/>
              </w:rPr>
              <w:t xml:space="preserve"> –</w:t>
            </w:r>
            <w:ins w:id="5244" w:author="Zhunisbayev, Olzhasbek A [Bolashak Atyrau Limited]" w:date="2022-06-12T22:23:00Z">
              <w:r w:rsidRPr="00014E44">
                <w:rPr>
                  <w:rFonts w:ascii="Arial Narrow" w:hAnsi="Arial Narrow" w:cs="Arial"/>
                  <w:color w:val="auto"/>
                  <w:sz w:val="16"/>
                  <w:szCs w:val="16"/>
                  <w:lang w:val="en-GB"/>
                </w:rPr>
                <w:t xml:space="preserve"> EFFLUENT WATER</w:t>
              </w:r>
            </w:ins>
          </w:p>
          <w:p w14:paraId="3300A880"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79DCBFF6" w14:textId="19D43F1D" w:rsidR="00521F6D" w:rsidRPr="00014E44" w:rsidRDefault="00521F6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4BD4704" w14:textId="77777777" w:rsidR="00521F6D" w:rsidRPr="00014E44" w:rsidRDefault="00521F6D" w:rsidP="00DE1185">
            <w:pPr>
              <w:pStyle w:val="CellBodyCentered"/>
              <w:rPr>
                <w:rFonts w:ascii="Arial Narrow" w:hAnsi="Arial Narrow" w:cs="Arial"/>
                <w:b/>
                <w:color w:val="auto"/>
                <w:sz w:val="16"/>
                <w:szCs w:val="16"/>
                <w:lang w:val="en-GB"/>
              </w:rPr>
            </w:pPr>
          </w:p>
          <w:p w14:paraId="0C5A27AB"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300C80</w:t>
            </w:r>
          </w:p>
        </w:tc>
        <w:tc>
          <w:tcPr>
            <w:tcW w:w="450" w:type="dxa"/>
            <w:tcBorders>
              <w:top w:val="single" w:sz="6" w:space="0" w:color="auto"/>
              <w:left w:val="single" w:sz="6" w:space="0" w:color="auto"/>
              <w:bottom w:val="single" w:sz="6" w:space="0" w:color="auto"/>
              <w:right w:val="single" w:sz="6" w:space="0" w:color="auto"/>
            </w:tcBorders>
          </w:tcPr>
          <w:p w14:paraId="79B07BF9" w14:textId="77777777" w:rsidR="00521F6D" w:rsidRPr="00014E44" w:rsidRDefault="00521F6D" w:rsidP="00DE1185">
            <w:pPr>
              <w:pStyle w:val="CellBodyCentered"/>
              <w:rPr>
                <w:rFonts w:ascii="Arial Narrow" w:hAnsi="Arial Narrow" w:cs="Arial"/>
                <w:color w:val="auto"/>
                <w:sz w:val="16"/>
                <w:szCs w:val="16"/>
                <w:lang w:val="en-GB"/>
              </w:rPr>
            </w:pPr>
          </w:p>
          <w:p w14:paraId="0290E9C9"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tc>
        <w:tc>
          <w:tcPr>
            <w:tcW w:w="1080" w:type="dxa"/>
            <w:tcBorders>
              <w:top w:val="single" w:sz="6" w:space="0" w:color="auto"/>
              <w:left w:val="single" w:sz="6" w:space="0" w:color="auto"/>
              <w:bottom w:val="single" w:sz="6" w:space="0" w:color="auto"/>
              <w:right w:val="single" w:sz="6" w:space="0" w:color="auto"/>
            </w:tcBorders>
          </w:tcPr>
          <w:p w14:paraId="0C656DE8" w14:textId="77777777" w:rsidR="00521F6D" w:rsidRPr="00014E44" w:rsidRDefault="00521F6D" w:rsidP="00DE1185">
            <w:pPr>
              <w:pStyle w:val="CellBodyCentered"/>
              <w:rPr>
                <w:rFonts w:ascii="Arial Narrow" w:hAnsi="Arial Narrow" w:cs="Arial"/>
                <w:color w:val="auto"/>
                <w:sz w:val="16"/>
                <w:szCs w:val="16"/>
                <w:lang w:val="en-GB"/>
              </w:rPr>
            </w:pPr>
          </w:p>
          <w:p w14:paraId="541FB58D" w14:textId="625ECDAA" w:rsidR="008714D0" w:rsidRPr="001549BC" w:rsidRDefault="008714D0" w:rsidP="00DE1185">
            <w:pPr>
              <w:pStyle w:val="CellBodyCentered"/>
              <w:rPr>
                <w:ins w:id="5245"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LTCS + ALLOY</w:t>
            </w:r>
            <w:ins w:id="5246" w:author="Zhunisbayev, Olzhasbek [Bolashak Atyrau Limited]" w:date="2024-05-08T22:20:00Z">
              <w:r w:rsidRPr="006759B5">
                <w:rPr>
                  <w:rFonts w:ascii="Arial Narrow" w:hAnsi="Arial Narrow" w:cs="Arial"/>
                  <w:color w:val="auto"/>
                  <w:sz w:val="16"/>
                  <w:szCs w:val="16"/>
                </w:rPr>
                <w:t xml:space="preserve"> 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7A444793" w14:textId="77777777" w:rsidR="00521F6D" w:rsidRPr="00014E44" w:rsidRDefault="00521F6D" w:rsidP="00DE1185">
            <w:pPr>
              <w:pStyle w:val="CellBodyCentered"/>
              <w:rPr>
                <w:rFonts w:ascii="Arial Narrow" w:hAnsi="Arial Narrow" w:cs="Arial"/>
                <w:color w:val="auto"/>
                <w:sz w:val="16"/>
                <w:szCs w:val="16"/>
                <w:lang w:val="en-GB"/>
              </w:rPr>
            </w:pPr>
          </w:p>
          <w:p w14:paraId="287ACB73"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09DBD25F" w14:textId="77777777" w:rsidR="00521F6D" w:rsidRPr="00014E44" w:rsidRDefault="00521F6D" w:rsidP="00DE1185">
            <w:pPr>
              <w:pStyle w:val="CellBodyCentered"/>
              <w:rPr>
                <w:rFonts w:ascii="Arial Narrow" w:hAnsi="Arial Narrow" w:cs="Arial"/>
                <w:color w:val="auto"/>
                <w:sz w:val="16"/>
                <w:szCs w:val="16"/>
                <w:lang w:val="en-GB"/>
              </w:rPr>
            </w:pPr>
          </w:p>
          <w:p w14:paraId="2B08BA36" w14:textId="3E3EF8EF" w:rsidR="00521F6D" w:rsidRPr="00014E44" w:rsidRDefault="00521F6D" w:rsidP="0066516B">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r w:rsidR="0066516B">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08DC6C9B" w14:textId="77777777" w:rsidR="00521F6D" w:rsidRPr="00014E44" w:rsidRDefault="00521F6D" w:rsidP="00DE1185">
            <w:pPr>
              <w:pStyle w:val="CellBodyCentered"/>
              <w:rPr>
                <w:rFonts w:ascii="Arial Narrow" w:hAnsi="Arial Narrow" w:cs="Arial"/>
                <w:color w:val="auto"/>
                <w:sz w:val="16"/>
                <w:szCs w:val="16"/>
                <w:lang w:val="en-GB"/>
              </w:rPr>
            </w:pPr>
          </w:p>
          <w:p w14:paraId="0B3F38A0" w14:textId="782FCEFD"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247" w:author="Zhunisbayev, Olzhasbek A [Bolashak Atyrau Limited]" w:date="2022-09-18T20:44:00Z">
              <w:r w:rsidRPr="00014E44" w:rsidDel="00EE529F">
                <w:rPr>
                  <w:rFonts w:ascii="Arial Narrow" w:hAnsi="Arial Narrow" w:cs="Arial"/>
                  <w:color w:val="auto"/>
                  <w:sz w:val="16"/>
                  <w:szCs w:val="16"/>
                  <w:lang w:val="en-GB"/>
                </w:rPr>
                <w:delText xml:space="preserve">46 </w:delText>
              </w:r>
            </w:del>
            <w:ins w:id="5248"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w:t>
            </w:r>
            <w:del w:id="5249" w:author="Zhunisbayev, Olzhasbek A [Bolashak Atyrau Limited]" w:date="2022-06-12T18:54:00Z">
              <w:r w:rsidRPr="00014E44" w:rsidDel="0060225D">
                <w:rPr>
                  <w:rFonts w:ascii="Arial Narrow" w:hAnsi="Arial Narrow" w:cs="Arial"/>
                  <w:color w:val="auto"/>
                  <w:sz w:val="16"/>
                  <w:szCs w:val="16"/>
                  <w:lang w:val="en-GB"/>
                </w:rPr>
                <w:delText>230</w:delText>
              </w:r>
            </w:del>
            <w:ins w:id="5250" w:author="Zhunisbayev, Olzhasbek A [Bolashak Atyrau Limited]" w:date="2022-06-12T18:54:00Z">
              <w:r w:rsidRPr="00014E44">
                <w:rPr>
                  <w:rFonts w:ascii="Arial Narrow" w:hAnsi="Arial Narrow" w:cs="Arial"/>
                  <w:color w:val="auto"/>
                  <w:sz w:val="16"/>
                  <w:szCs w:val="16"/>
                  <w:lang w:val="en-GB"/>
                </w:rPr>
                <w:t>260</w:t>
              </w:r>
            </w:ins>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136BFC17" w14:textId="77777777" w:rsidR="00521F6D" w:rsidRPr="00014E44" w:rsidRDefault="00521F6D" w:rsidP="00DE1185">
            <w:pPr>
              <w:pStyle w:val="CellBody"/>
              <w:rPr>
                <w:rFonts w:ascii="Arial Narrow" w:hAnsi="Arial Narrow" w:cs="Arial"/>
                <w:color w:val="auto"/>
                <w:sz w:val="16"/>
                <w:szCs w:val="16"/>
                <w:u w:val="single"/>
                <w:lang w:val="en-GB"/>
              </w:rPr>
            </w:pPr>
          </w:p>
          <w:p w14:paraId="30B2A70B" w14:textId="77777777" w:rsidR="00521F6D" w:rsidRPr="00014E44" w:rsidRDefault="00521F6D" w:rsidP="00DE1185">
            <w:pPr>
              <w:pStyle w:val="CellBody"/>
              <w:rPr>
                <w:rFonts w:ascii="Arial Narrow" w:hAnsi="Arial Narrow" w:cs="Arial"/>
                <w:color w:val="auto"/>
                <w:sz w:val="16"/>
                <w:szCs w:val="16"/>
                <w:u w:val="single"/>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p>
          <w:p w14:paraId="50BF1CAC"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4EBBDDDB" w14:textId="04AA3AB2" w:rsidR="00521F6D" w:rsidRPr="00014E44" w:rsidRDefault="00571500"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w:t>
            </w:r>
            <w:del w:id="5251"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252" w:author="Zhunisbayev, Olzhasbek A [Bolashak Atyrau Limited]" w:date="2022-09-18T20:40:00Z">
              <w:r w:rsidRPr="00014E44">
                <w:rPr>
                  <w:rFonts w:ascii="Arial Narrow" w:hAnsi="Arial Narrow" w:cs="Arial"/>
                  <w:color w:val="auto"/>
                  <w:sz w:val="16"/>
                  <w:szCs w:val="16"/>
                  <w:lang w:val="en-GB"/>
                </w:rPr>
                <w:t>40</w:t>
              </w:r>
            </w:ins>
            <w:r w:rsidR="00521F6D" w:rsidRPr="00014E44">
              <w:rPr>
                <w:rFonts w:ascii="Arial Narrow" w:hAnsi="Arial Narrow" w:cs="Arial"/>
                <w:color w:val="auto"/>
                <w:sz w:val="16"/>
                <w:szCs w:val="16"/>
              </w:rPr>
              <w:t xml:space="preserve"> to 38°C = 51.1 barg</w:t>
            </w:r>
          </w:p>
          <w:p w14:paraId="183AFF91" w14:textId="119A7EE1"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50.1 barg</w:t>
            </w:r>
          </w:p>
          <w:p w14:paraId="2A6B0B75" w14:textId="6F024AC3"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100°C = 46.6 barg</w:t>
            </w:r>
          </w:p>
          <w:p w14:paraId="67A360AB" w14:textId="45FB108D"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150°C = 45.1 barg</w:t>
            </w:r>
          </w:p>
          <w:p w14:paraId="01C05FCF" w14:textId="4BB6D8D9"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200°C = 43.8 barg</w:t>
            </w:r>
          </w:p>
          <w:p w14:paraId="11EBDEAD" w14:textId="40A9DEB0" w:rsidR="00521F6D" w:rsidRPr="00014E44" w:rsidRDefault="00521F6D" w:rsidP="00DE1185">
            <w:pPr>
              <w:pStyle w:val="CellBody"/>
              <w:rPr>
                <w:ins w:id="5253" w:author="Zhunisbayev, Olzhasbek A [Bolashak Atyrau Limited]" w:date="2022-06-12T18:54:00Z"/>
                <w:rFonts w:ascii="Arial Narrow" w:hAnsi="Arial Narrow" w:cs="Arial"/>
                <w:color w:val="auto"/>
                <w:sz w:val="16"/>
                <w:szCs w:val="16"/>
              </w:rPr>
            </w:pPr>
            <w:r w:rsidRPr="00014E44">
              <w:rPr>
                <w:rFonts w:ascii="Arial Narrow" w:hAnsi="Arial Narrow" w:cs="Arial"/>
                <w:color w:val="auto"/>
                <w:sz w:val="16"/>
                <w:szCs w:val="16"/>
              </w:rPr>
              <w:t>230°C = 42.7 barg</w:t>
            </w:r>
          </w:p>
          <w:p w14:paraId="53C6EF52" w14:textId="29DE52A8" w:rsidR="00521F6D" w:rsidRPr="00014E44" w:rsidRDefault="00521F6D" w:rsidP="00DE1185">
            <w:pPr>
              <w:pStyle w:val="CellBody"/>
              <w:rPr>
                <w:ins w:id="5254" w:author="Zhunisbayev, Olzhasbek A [Bolashak Atyrau Limited]" w:date="2022-06-12T18:54:00Z"/>
                <w:rFonts w:ascii="Arial Narrow" w:hAnsi="Arial Narrow" w:cs="Arial"/>
                <w:color w:val="auto"/>
                <w:sz w:val="16"/>
                <w:szCs w:val="16"/>
                <w:lang w:val="en-GB"/>
                <w:rPrChange w:id="5255" w:author="Zhunisbayev, Olzhasbek A [Bolashak Atyrau Limited]" w:date="2022-06-12T22:23:00Z">
                  <w:rPr>
                    <w:ins w:id="5256" w:author="Zhunisbayev, Olzhasbek A [Bolashak Atyrau Limited]" w:date="2022-06-12T18:54:00Z"/>
                    <w:rFonts w:ascii="Arial" w:hAnsi="Arial" w:cs="Arial"/>
                    <w:color w:val="auto"/>
                    <w:sz w:val="16"/>
                    <w:szCs w:val="16"/>
                    <w:u w:val="single"/>
                    <w:lang w:val="en-GB"/>
                  </w:rPr>
                </w:rPrChange>
              </w:rPr>
            </w:pPr>
            <w:ins w:id="5257" w:author="Zhunisbayev, Olzhasbek A [Bolashak Atyrau Limited]" w:date="2022-06-12T18:54:00Z">
              <w:r w:rsidRPr="00014E44">
                <w:rPr>
                  <w:rFonts w:ascii="Arial Narrow" w:hAnsi="Arial Narrow" w:cs="Arial"/>
                  <w:color w:val="auto"/>
                  <w:sz w:val="16"/>
                  <w:szCs w:val="16"/>
                  <w:lang w:val="en-GB"/>
                  <w:rPrChange w:id="5258" w:author="Zhunisbayev, Olzhasbek A [Bolashak Atyrau Limited]" w:date="2022-06-12T22:23:00Z">
                    <w:rPr>
                      <w:rFonts w:ascii="Arial" w:hAnsi="Arial" w:cs="Arial"/>
                      <w:color w:val="auto"/>
                      <w:sz w:val="16"/>
                      <w:szCs w:val="16"/>
                      <w:u w:val="single"/>
                      <w:lang w:val="en-GB"/>
                    </w:rPr>
                  </w:rPrChange>
                </w:rPr>
                <w:t>260°C = 41.5 barg</w:t>
              </w:r>
            </w:ins>
          </w:p>
          <w:p w14:paraId="4C2839F4" w14:textId="0BC305EC" w:rsidR="00521F6D" w:rsidRPr="00014E44" w:rsidRDefault="00521F6D"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3E44107F" w14:textId="77777777" w:rsidR="00521F6D" w:rsidRPr="00014E44" w:rsidRDefault="00521F6D" w:rsidP="00DE1185">
            <w:pPr>
              <w:pStyle w:val="CellBodyCentered"/>
              <w:rPr>
                <w:rFonts w:ascii="Arial Narrow" w:hAnsi="Arial Narrow" w:cs="Arial"/>
                <w:color w:val="auto"/>
                <w:sz w:val="16"/>
                <w:szCs w:val="16"/>
              </w:rPr>
            </w:pPr>
          </w:p>
          <w:p w14:paraId="5439B439" w14:textId="77777777" w:rsidR="00521F6D" w:rsidRPr="00014E44" w:rsidRDefault="00521F6D"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YES</w:t>
            </w:r>
          </w:p>
          <w:p w14:paraId="44C3D19D" w14:textId="5A6D3BAD" w:rsidR="00521F6D" w:rsidRPr="00014E44" w:rsidRDefault="00521F6D" w:rsidP="00DE1185">
            <w:pPr>
              <w:pStyle w:val="CellBodyCentered"/>
              <w:rPr>
                <w:rFonts w:ascii="Arial Narrow" w:hAnsi="Arial Narrow" w:cs="Arial"/>
                <w:color w:val="auto"/>
                <w:sz w:val="16"/>
                <w:szCs w:val="16"/>
              </w:rPr>
            </w:pPr>
            <w:r>
              <w:rPr>
                <w:rFonts w:ascii="Arial Narrow" w:hAnsi="Arial Narrow" w:cs="Arial"/>
                <w:color w:val="auto"/>
                <w:sz w:val="16"/>
                <w:szCs w:val="16"/>
                <w:lang w:val="en-GB"/>
              </w:rPr>
              <w:t>for</w:t>
            </w:r>
            <w:r w:rsidRPr="00014E44">
              <w:rPr>
                <w:rFonts w:ascii="Arial Narrow" w:hAnsi="Arial Narrow" w:cs="Arial"/>
                <w:color w:val="auto"/>
                <w:sz w:val="16"/>
                <w:szCs w:val="16"/>
                <w:lang w:val="en-GB"/>
              </w:rPr>
              <w:t xml:space="preserve"> 4”</w:t>
            </w:r>
            <w:r>
              <w:rPr>
                <w:rFonts w:ascii="Arial Narrow" w:hAnsi="Arial Narrow" w:cs="Arial"/>
                <w:color w:val="auto"/>
                <w:sz w:val="16"/>
                <w:szCs w:val="16"/>
                <w:lang w:val="en-GB"/>
              </w:rPr>
              <w:t xml:space="preserve"> and</w:t>
            </w:r>
            <w:r w:rsidRPr="00014E44">
              <w:rPr>
                <w:rFonts w:ascii="Arial Narrow" w:hAnsi="Arial Narrow" w:cs="Arial"/>
                <w:color w:val="auto"/>
                <w:sz w:val="16"/>
                <w:szCs w:val="16"/>
                <w:lang w:val="en-GB"/>
              </w:rPr>
              <w:t xml:space="preserve"> </w:t>
            </w:r>
            <w:r>
              <w:rPr>
                <w:rFonts w:ascii="Arial Narrow" w:hAnsi="Arial Narrow" w:cs="Arial"/>
                <w:color w:val="auto"/>
                <w:sz w:val="16"/>
                <w:szCs w:val="16"/>
                <w:lang w:val="en-GB"/>
              </w:rPr>
              <w:t>larger</w:t>
            </w:r>
          </w:p>
        </w:tc>
        <w:tc>
          <w:tcPr>
            <w:tcW w:w="418" w:type="dxa"/>
            <w:tcBorders>
              <w:top w:val="single" w:sz="6" w:space="0" w:color="auto"/>
              <w:left w:val="single" w:sz="6" w:space="0" w:color="auto"/>
              <w:bottom w:val="single" w:sz="6" w:space="0" w:color="auto"/>
              <w:right w:val="single" w:sz="6" w:space="0" w:color="auto"/>
            </w:tcBorders>
          </w:tcPr>
          <w:p w14:paraId="274D44E2" w14:textId="77777777" w:rsidR="00521F6D" w:rsidRPr="00014E44" w:rsidRDefault="00521F6D" w:rsidP="00DE1185">
            <w:pPr>
              <w:pStyle w:val="CellBodyCentered"/>
              <w:rPr>
                <w:rFonts w:ascii="Arial Narrow" w:hAnsi="Arial Narrow" w:cs="Arial"/>
                <w:color w:val="auto"/>
                <w:sz w:val="16"/>
                <w:szCs w:val="16"/>
                <w:lang w:val="en-GB"/>
              </w:rPr>
            </w:pPr>
          </w:p>
          <w:p w14:paraId="5A586B91"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p w14:paraId="0D236EDF" w14:textId="77777777" w:rsidR="00521F6D" w:rsidRPr="00014E44" w:rsidRDefault="00521F6D" w:rsidP="00DE1185">
            <w:pPr>
              <w:pStyle w:val="CellBodyCentered"/>
              <w:rPr>
                <w:rFonts w:ascii="Arial Narrow" w:hAnsi="Arial Narrow" w:cs="Arial"/>
                <w:color w:val="auto"/>
                <w:sz w:val="16"/>
                <w:szCs w:val="16"/>
                <w:lang w:val="en-GB"/>
              </w:rPr>
            </w:pPr>
          </w:p>
        </w:tc>
      </w:tr>
      <w:tr w:rsidR="00FA3851" w:rsidRPr="00014E44" w14:paraId="7999B5FA" w14:textId="77777777" w:rsidTr="0038396C">
        <w:tc>
          <w:tcPr>
            <w:tcW w:w="3322" w:type="dxa"/>
            <w:tcBorders>
              <w:top w:val="single" w:sz="6" w:space="0" w:color="auto"/>
              <w:left w:val="single" w:sz="6" w:space="0" w:color="auto"/>
              <w:bottom w:val="single" w:sz="6" w:space="0" w:color="auto"/>
              <w:right w:val="single" w:sz="6" w:space="0" w:color="auto"/>
            </w:tcBorders>
          </w:tcPr>
          <w:p w14:paraId="61610E4B" w14:textId="77777777" w:rsidR="00521F6D" w:rsidRPr="00014E44" w:rsidRDefault="00521F6D" w:rsidP="00DE1185">
            <w:pPr>
              <w:pStyle w:val="CellBody"/>
              <w:rPr>
                <w:rFonts w:ascii="Arial Narrow" w:hAnsi="Arial Narrow" w:cs="Arial"/>
                <w:color w:val="auto"/>
                <w:sz w:val="16"/>
                <w:szCs w:val="16"/>
                <w:lang w:val="en-GB"/>
              </w:rPr>
            </w:pPr>
          </w:p>
          <w:p w14:paraId="636E309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BB - BOILER BLOW DOWN </w:t>
            </w:r>
          </w:p>
          <w:p w14:paraId="0EF6A203" w14:textId="3CD4A968"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26B20690"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w:t>
            </w:r>
          </w:p>
          <w:p w14:paraId="593222F9" w14:textId="1C8FF1FA"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737496A7"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3C13DFD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CS - SULPHUR</w:t>
            </w:r>
          </w:p>
          <w:p w14:paraId="617ED2A2"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w:t>
            </w:r>
          </w:p>
          <w:p w14:paraId="59636C0A"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DRAIN OILY SEWER (OPEN)</w:t>
            </w:r>
          </w:p>
          <w:p w14:paraId="3AAA70E1"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DLC – CHEMICAL DRAIN (OPEN)</w:t>
            </w:r>
          </w:p>
          <w:p w14:paraId="37B93CB5" w14:textId="77777777" w:rsidR="00521F6D" w:rsidRPr="00014E44" w:rsidRDefault="00521F6D" w:rsidP="00DE1185">
            <w:pPr>
              <w:pStyle w:val="CellBody"/>
              <w:rPr>
                <w:rFonts w:ascii="Arial Narrow" w:hAnsi="Arial Narrow" w:cs="Arial"/>
                <w:color w:val="auto"/>
                <w:sz w:val="16"/>
                <w:szCs w:val="16"/>
                <w:lang w:val="es-VE"/>
              </w:rPr>
            </w:pPr>
            <w:r w:rsidRPr="00014E44">
              <w:rPr>
                <w:rFonts w:ascii="Arial Narrow" w:hAnsi="Arial Narrow" w:cs="Arial"/>
                <w:color w:val="auto"/>
                <w:sz w:val="16"/>
                <w:szCs w:val="16"/>
                <w:lang w:val="es-VE"/>
              </w:rPr>
              <w:t>DSL – DIESEL FUEL (TRIM)</w:t>
            </w:r>
          </w:p>
          <w:p w14:paraId="585AC4D8" w14:textId="77777777" w:rsidR="00521F6D" w:rsidRPr="00014E44" w:rsidRDefault="00521F6D" w:rsidP="00DE1185">
            <w:pPr>
              <w:pStyle w:val="CellBody"/>
              <w:rPr>
                <w:rFonts w:ascii="Arial Narrow" w:hAnsi="Arial Narrow" w:cs="Arial"/>
                <w:color w:val="auto"/>
                <w:sz w:val="16"/>
                <w:szCs w:val="16"/>
                <w:lang w:val="es-VE"/>
              </w:rPr>
            </w:pPr>
            <w:r w:rsidRPr="00014E44">
              <w:rPr>
                <w:rFonts w:ascii="Arial Narrow" w:hAnsi="Arial Narrow" w:cs="Arial"/>
                <w:color w:val="auto"/>
                <w:sz w:val="16"/>
                <w:szCs w:val="16"/>
                <w:lang w:val="es-VE"/>
              </w:rPr>
              <w:t>FM - METHANOL</w:t>
            </w:r>
          </w:p>
          <w:p w14:paraId="27DA8B9B" w14:textId="4C845F53" w:rsidR="00521F6D" w:rsidRPr="00014E44" w:rsidRDefault="00521F6D" w:rsidP="00DE1185">
            <w:pPr>
              <w:pStyle w:val="CellBody"/>
              <w:rPr>
                <w:ins w:id="5259" w:author="Zhunisbayev, Olzhasbek A [Bolashak Atyrau Limited]" w:date="2022-06-12T22:23:00Z"/>
                <w:rFonts w:ascii="Arial Narrow" w:hAnsi="Arial Narrow" w:cs="Arial"/>
                <w:color w:val="auto"/>
                <w:sz w:val="16"/>
                <w:szCs w:val="16"/>
                <w:lang w:val="es-VE"/>
              </w:rPr>
            </w:pPr>
            <w:ins w:id="5260" w:author="Zhunisbayev, Olzhasbek A [Bolashak Atyrau Limited]" w:date="2022-06-12T22:24:00Z">
              <w:r w:rsidRPr="00014E44">
                <w:rPr>
                  <w:rFonts w:ascii="Arial Narrow" w:hAnsi="Arial Narrow" w:cs="Arial"/>
                  <w:color w:val="auto"/>
                  <w:sz w:val="16"/>
                  <w:szCs w:val="16"/>
                  <w:lang w:val="es-VE"/>
                </w:rPr>
                <w:t>FEG – FIRE EXTINGUISHING</w:t>
              </w:r>
            </w:ins>
            <w:r w:rsidRPr="00014E44">
              <w:rPr>
                <w:rFonts w:ascii="Arial Narrow" w:hAnsi="Arial Narrow" w:cs="Arial"/>
                <w:color w:val="auto"/>
                <w:sz w:val="16"/>
                <w:szCs w:val="16"/>
                <w:lang w:val="es-VE"/>
              </w:rPr>
              <w:t xml:space="preserve"> </w:t>
            </w:r>
            <w:ins w:id="5261" w:author="Zhunisbayev, Olzhasbek A [Bolashak Atyrau Limited]" w:date="2022-06-12T22:24:00Z">
              <w:r w:rsidRPr="00014E44">
                <w:rPr>
                  <w:rFonts w:ascii="Arial Narrow" w:hAnsi="Arial Narrow" w:cs="Arial"/>
                  <w:color w:val="auto"/>
                  <w:sz w:val="16"/>
                  <w:szCs w:val="16"/>
                  <w:lang w:val="es-VE"/>
                </w:rPr>
                <w:t>GAS</w:t>
              </w:r>
            </w:ins>
          </w:p>
          <w:p w14:paraId="2D3E6B2F" w14:textId="676EFC86" w:rsidR="00521F6D" w:rsidRPr="00014E44" w:rsidRDefault="00521F6D" w:rsidP="00DE1185">
            <w:pPr>
              <w:pStyle w:val="CellBody"/>
              <w:rPr>
                <w:rFonts w:ascii="Arial Narrow" w:hAnsi="Arial Narrow" w:cs="Arial"/>
                <w:color w:val="auto"/>
                <w:sz w:val="16"/>
                <w:szCs w:val="16"/>
                <w:lang w:val="es-VE"/>
              </w:rPr>
            </w:pPr>
            <w:r w:rsidRPr="00014E44">
              <w:rPr>
                <w:rFonts w:ascii="Arial Narrow" w:hAnsi="Arial Narrow" w:cs="Arial"/>
                <w:color w:val="auto"/>
                <w:sz w:val="16"/>
                <w:szCs w:val="16"/>
                <w:lang w:val="es-VE"/>
              </w:rPr>
              <w:t>FG – FUEL GAS</w:t>
            </w:r>
          </w:p>
          <w:p w14:paraId="4EA2C64F"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w:t>
            </w:r>
          </w:p>
          <w:p w14:paraId="559EB58A"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GE – GAS, DESULFURISED</w:t>
            </w:r>
          </w:p>
          <w:p w14:paraId="63D1E5A8" w14:textId="1FAA067A"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 GAS, HYDROCARBON VAPOUR</w:t>
            </w:r>
          </w:p>
          <w:p w14:paraId="0664528C"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GRC – RECYCLE GAS</w:t>
            </w:r>
          </w:p>
          <w:p w14:paraId="51BF89A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GRI – REACTOR INLET GAS</w:t>
            </w:r>
          </w:p>
          <w:p w14:paraId="3C104F0A"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GSL – SALES GAS</w:t>
            </w:r>
          </w:p>
          <w:p w14:paraId="58B51324"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NH – NITROGEN, HIGH PRESS.</w:t>
            </w:r>
          </w:p>
          <w:p w14:paraId="27F27D26" w14:textId="50867454"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NL – NITROGEN. LOW</w:t>
            </w:r>
            <w:r w:rsidRPr="00014E44">
              <w:rPr>
                <w:rFonts w:ascii="Arial Narrow" w:hAnsi="Arial Narrow" w:cs="Arial"/>
                <w:color w:val="auto"/>
                <w:sz w:val="16"/>
                <w:szCs w:val="16"/>
              </w:rPr>
              <w:t xml:space="preserve"> </w:t>
            </w:r>
            <w:r w:rsidRPr="00014E44">
              <w:rPr>
                <w:rFonts w:ascii="Arial Narrow" w:hAnsi="Arial Narrow" w:cs="Arial"/>
                <w:color w:val="auto"/>
                <w:sz w:val="16"/>
                <w:szCs w:val="16"/>
                <w:lang w:val="en-GB"/>
              </w:rPr>
              <w:t>PRESSURE</w:t>
            </w:r>
          </w:p>
          <w:p w14:paraId="1CB7E403"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PB – BROAD FRACTION</w:t>
            </w:r>
          </w:p>
          <w:p w14:paraId="55B30C53"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PBT – BUTANE</w:t>
            </w:r>
          </w:p>
          <w:p w14:paraId="50EC9FB2"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PE – ETHANE</w:t>
            </w:r>
          </w:p>
          <w:p w14:paraId="20B75DD0"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PGC – GAS CONDENSATE</w:t>
            </w:r>
          </w:p>
          <w:p w14:paraId="6FCA9887" w14:textId="5F39A3C8"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w:t>
            </w:r>
          </w:p>
          <w:p w14:paraId="4A4A5A12"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PP – PROPANE</w:t>
            </w:r>
          </w:p>
          <w:p w14:paraId="216E3517"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PSE – SOLVENT EXTRACT</w:t>
            </w:r>
          </w:p>
          <w:p w14:paraId="7EB4D997" w14:textId="7368977F"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w:t>
            </w:r>
            <w:r w:rsidR="00FA3851">
              <w:rPr>
                <w:rFonts w:ascii="Arial Narrow" w:hAnsi="Arial Narrow" w:cs="Arial"/>
                <w:color w:val="auto"/>
                <w:sz w:val="16"/>
                <w:szCs w:val="16"/>
              </w:rPr>
              <w:t xml:space="preserve"> </w:t>
            </w:r>
            <w:r w:rsidRPr="00014E44">
              <w:rPr>
                <w:rFonts w:ascii="Arial Narrow" w:hAnsi="Arial Narrow" w:cs="Arial"/>
                <w:color w:val="auto"/>
                <w:sz w:val="16"/>
                <w:szCs w:val="16"/>
                <w:lang w:val="en-GB"/>
              </w:rPr>
              <w:t>(PURGE CONN. ONLY)</w:t>
            </w:r>
          </w:p>
          <w:p w14:paraId="7B0C6259"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SM-STEAM MEDIUM PRESSURE</w:t>
            </w:r>
          </w:p>
          <w:p w14:paraId="3BA0887B" w14:textId="5CF3F6BB"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SVL – STEAM VERY LOW PRESSURE(TRIM)</w:t>
            </w:r>
          </w:p>
          <w:p w14:paraId="6969E1C9" w14:textId="109877C0"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TH – CONDENSATE, HIGH PRESSURE</w:t>
            </w:r>
          </w:p>
          <w:p w14:paraId="2E112E75" w14:textId="22E6C104"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 LOW PRESSURE</w:t>
            </w:r>
          </w:p>
          <w:p w14:paraId="2459572F" w14:textId="33617696"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TM – CONDENSATE, </w:t>
            </w:r>
            <w:r w:rsidR="002F2A93" w:rsidRPr="00014E44">
              <w:rPr>
                <w:rFonts w:ascii="Arial Narrow" w:hAnsi="Arial Narrow" w:cs="Arial"/>
                <w:color w:val="auto"/>
                <w:sz w:val="16"/>
                <w:szCs w:val="16"/>
                <w:lang w:val="en-GB"/>
              </w:rPr>
              <w:t>MEDIUM PRESSURE</w:t>
            </w:r>
          </w:p>
          <w:p w14:paraId="12727DE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TR – CONDENSATE, PROCESS</w:t>
            </w:r>
          </w:p>
          <w:p w14:paraId="4D54692C"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VI – INSTRUMENT AIR</w:t>
            </w:r>
          </w:p>
          <w:p w14:paraId="3A53928E"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VP – PROCESS AIR</w:t>
            </w:r>
          </w:p>
          <w:p w14:paraId="332A15B2" w14:textId="505389C1"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VU – UTILITY AIR, PLANT AIR</w:t>
            </w:r>
          </w:p>
          <w:p w14:paraId="3F8F2A2A" w14:textId="5DB64C51"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WBL – BOILER FEED WATER, LOW PRESS</w:t>
            </w:r>
          </w:p>
          <w:p w14:paraId="3729848D" w14:textId="5B845F34"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WBH </w:t>
            </w:r>
            <w:r w:rsidR="002A76A2" w:rsidRPr="00014E44">
              <w:rPr>
                <w:rFonts w:ascii="Arial Narrow" w:hAnsi="Arial Narrow" w:cs="Arial"/>
                <w:color w:val="auto"/>
                <w:sz w:val="16"/>
                <w:szCs w:val="16"/>
                <w:lang w:val="en-GB"/>
              </w:rPr>
              <w:t>- BOILED</w:t>
            </w:r>
            <w:r w:rsidRPr="00014E44">
              <w:rPr>
                <w:rFonts w:ascii="Arial Narrow" w:hAnsi="Arial Narrow" w:cs="Arial"/>
                <w:color w:val="auto"/>
                <w:sz w:val="16"/>
                <w:szCs w:val="16"/>
                <w:lang w:val="en-GB"/>
              </w:rPr>
              <w:t xml:space="preserve"> FEED WATER HIGH PRESS</w:t>
            </w:r>
          </w:p>
          <w:p w14:paraId="260E0554" w14:textId="0D8E37E9" w:rsidR="00521F6D" w:rsidRPr="00014E44" w:rsidRDefault="00521F6D" w:rsidP="00DE1185">
            <w:pPr>
              <w:pStyle w:val="CellBody"/>
              <w:rPr>
                <w:ins w:id="5262" w:author="Zhunisbayev, Olzhasbek A [Bolashak Atyrau Limited]" w:date="2022-06-12T22:24:00Z"/>
                <w:rFonts w:ascii="Arial Narrow" w:hAnsi="Arial Narrow" w:cs="Arial"/>
                <w:color w:val="auto"/>
                <w:sz w:val="16"/>
                <w:szCs w:val="16"/>
                <w:lang w:val="en-GB"/>
              </w:rPr>
            </w:pPr>
            <w:ins w:id="5263" w:author="Zhunisbayev, Olzhasbek A [Bolashak Atyrau Limited]" w:date="2022-06-12T22:24:00Z">
              <w:r w:rsidRPr="00014E44">
                <w:rPr>
                  <w:rFonts w:ascii="Arial Narrow" w:hAnsi="Arial Narrow" w:cs="Arial"/>
                  <w:color w:val="auto"/>
                  <w:sz w:val="16"/>
                  <w:szCs w:val="16"/>
                  <w:lang w:val="en-GB"/>
                </w:rPr>
                <w:t>WC – COOLING WATER</w:t>
              </w:r>
            </w:ins>
            <w:r w:rsidRPr="00014E44">
              <w:rPr>
                <w:rFonts w:ascii="Arial Narrow" w:hAnsi="Arial Narrow" w:cs="Arial"/>
                <w:color w:val="auto"/>
                <w:sz w:val="16"/>
                <w:szCs w:val="16"/>
                <w:lang w:val="en-GB"/>
              </w:rPr>
              <w:t xml:space="preserve"> </w:t>
            </w:r>
            <w:ins w:id="5264" w:author="Zhunisbayev, Olzhasbek A [Bolashak Atyrau Limited]" w:date="2022-06-12T22:24:00Z">
              <w:r w:rsidRPr="00014E44">
                <w:rPr>
                  <w:rFonts w:ascii="Arial Narrow" w:hAnsi="Arial Narrow" w:cs="Arial"/>
                  <w:color w:val="auto"/>
                  <w:sz w:val="16"/>
                  <w:szCs w:val="16"/>
                  <w:lang w:val="en-GB"/>
                </w:rPr>
                <w:t>SUPPLY</w:t>
              </w:r>
            </w:ins>
          </w:p>
          <w:p w14:paraId="4ECED416" w14:textId="2E985BFF"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WCS-COOLING WATER SUPPLY</w:t>
            </w:r>
          </w:p>
          <w:p w14:paraId="6FAB390A"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WDM-DEMINERALISED WATER</w:t>
            </w:r>
          </w:p>
          <w:p w14:paraId="31DB9DFE" w14:textId="4247ABE9"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WHS – HOT WATER SUPPLY (TRIM)</w:t>
            </w:r>
          </w:p>
          <w:p w14:paraId="5148EDC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WM – MAKE-UP WATER</w:t>
            </w:r>
          </w:p>
          <w:p w14:paraId="75D75A63"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WPS – PROCESS WATER GAS</w:t>
            </w:r>
          </w:p>
          <w:p w14:paraId="61B37968"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LIQUID STRIPPED (TRIM)</w:t>
            </w:r>
          </w:p>
          <w:p w14:paraId="3D4564EC"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p w14:paraId="2A3D78EB"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lastRenderedPageBreak/>
              <w:t>WT – TREATED WATER</w:t>
            </w:r>
          </w:p>
          <w:p w14:paraId="13549848"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276FBC4A" w14:textId="77777777" w:rsidR="00521F6D"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WU – UTILITY WATER</w:t>
            </w:r>
          </w:p>
          <w:p w14:paraId="775ACAFB" w14:textId="4D02A7AA" w:rsidR="00362A42" w:rsidRPr="00014E44" w:rsidRDefault="00362A42"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129EBD4" w14:textId="77777777" w:rsidR="00521F6D" w:rsidRPr="00014E44" w:rsidRDefault="00521F6D" w:rsidP="00DE1185">
            <w:pPr>
              <w:pStyle w:val="CellBodyCentered"/>
              <w:rPr>
                <w:rFonts w:ascii="Arial Narrow" w:hAnsi="Arial Narrow" w:cs="Arial"/>
                <w:b/>
                <w:color w:val="auto"/>
                <w:sz w:val="16"/>
                <w:szCs w:val="16"/>
                <w:lang w:val="en-GB"/>
              </w:rPr>
            </w:pPr>
          </w:p>
          <w:p w14:paraId="70490C8A"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300H21</w:t>
            </w:r>
          </w:p>
          <w:p w14:paraId="3D72F2F5" w14:textId="77777777" w:rsidR="00521F6D" w:rsidRPr="00014E44" w:rsidRDefault="00521F6D" w:rsidP="00DE1185">
            <w:pPr>
              <w:pStyle w:val="CellBodyCentered"/>
              <w:rPr>
                <w:rFonts w:ascii="Arial Narrow" w:hAnsi="Arial Narrow" w:cs="Arial"/>
                <w:b/>
                <w:color w:val="auto"/>
                <w:sz w:val="16"/>
                <w:szCs w:val="16"/>
                <w:lang w:val="en-GB"/>
              </w:rPr>
            </w:pPr>
          </w:p>
          <w:p w14:paraId="7DDF7F56" w14:textId="77777777" w:rsidR="00521F6D" w:rsidRPr="00014E44" w:rsidRDefault="00521F6D" w:rsidP="00DE1185">
            <w:pPr>
              <w:pStyle w:val="CellBodyCentered"/>
              <w:rPr>
                <w:rFonts w:ascii="Arial Narrow" w:hAnsi="Arial Narrow" w:cs="Arial"/>
                <w:b/>
                <w:color w:val="auto"/>
                <w:sz w:val="16"/>
                <w:szCs w:val="16"/>
                <w:lang w:val="en-GB"/>
              </w:rPr>
            </w:pPr>
          </w:p>
          <w:p w14:paraId="0224FA63" w14:textId="77777777" w:rsidR="00521F6D" w:rsidRPr="00014E44" w:rsidRDefault="00521F6D" w:rsidP="00DE1185">
            <w:pPr>
              <w:pStyle w:val="CellBodyCentered"/>
              <w:rPr>
                <w:rFonts w:ascii="Arial Narrow" w:hAnsi="Arial Narrow" w:cs="Arial"/>
                <w:b/>
                <w:color w:val="auto"/>
                <w:sz w:val="16"/>
                <w:szCs w:val="16"/>
                <w:lang w:val="en-GB"/>
              </w:rPr>
            </w:pPr>
          </w:p>
          <w:p w14:paraId="5FA64A0E" w14:textId="77777777" w:rsidR="00521F6D" w:rsidRPr="00014E44" w:rsidRDefault="00521F6D" w:rsidP="00DE1185">
            <w:pPr>
              <w:pStyle w:val="CellBodyCentered"/>
              <w:rPr>
                <w:rFonts w:ascii="Arial Narrow" w:hAnsi="Arial Narrow" w:cs="Arial"/>
                <w:b/>
                <w:color w:val="auto"/>
                <w:sz w:val="16"/>
                <w:szCs w:val="16"/>
                <w:lang w:val="en-GB"/>
              </w:rPr>
            </w:pPr>
          </w:p>
          <w:p w14:paraId="0973EDBB" w14:textId="77777777" w:rsidR="00521F6D" w:rsidRPr="00014E44" w:rsidRDefault="00521F6D" w:rsidP="00DE1185">
            <w:pPr>
              <w:pStyle w:val="CellBodyCentered"/>
              <w:rPr>
                <w:rFonts w:ascii="Arial Narrow" w:hAnsi="Arial Narrow" w:cs="Arial"/>
                <w:b/>
                <w:color w:val="auto"/>
                <w:sz w:val="16"/>
                <w:szCs w:val="16"/>
                <w:lang w:val="en-GB"/>
              </w:rPr>
            </w:pPr>
          </w:p>
          <w:p w14:paraId="3F73E5F7" w14:textId="77777777" w:rsidR="00521F6D" w:rsidRPr="00014E44" w:rsidRDefault="00521F6D" w:rsidP="00DE1185">
            <w:pPr>
              <w:pStyle w:val="CellBodyCentered"/>
              <w:rPr>
                <w:rFonts w:ascii="Arial Narrow" w:hAnsi="Arial Narrow" w:cs="Arial"/>
                <w:b/>
                <w:color w:val="auto"/>
                <w:sz w:val="16"/>
                <w:szCs w:val="16"/>
                <w:lang w:val="en-GB"/>
              </w:rPr>
            </w:pPr>
          </w:p>
          <w:p w14:paraId="5C4A1610" w14:textId="77777777" w:rsidR="00521F6D" w:rsidRPr="00014E44" w:rsidRDefault="00521F6D" w:rsidP="00DE1185">
            <w:pPr>
              <w:pStyle w:val="CellBodyCentered"/>
              <w:rPr>
                <w:rFonts w:ascii="Arial Narrow" w:hAnsi="Arial Narrow" w:cs="Arial"/>
                <w:b/>
                <w:color w:val="auto"/>
                <w:sz w:val="16"/>
                <w:szCs w:val="16"/>
                <w:lang w:val="en-GB"/>
              </w:rPr>
            </w:pPr>
          </w:p>
          <w:p w14:paraId="213D3BC8" w14:textId="77777777" w:rsidR="00521F6D" w:rsidRPr="00014E44" w:rsidRDefault="00521F6D" w:rsidP="00DE1185">
            <w:pPr>
              <w:pStyle w:val="CellBodyCentered"/>
              <w:rPr>
                <w:rFonts w:ascii="Arial Narrow" w:hAnsi="Arial Narrow" w:cs="Arial"/>
                <w:b/>
                <w:color w:val="auto"/>
                <w:sz w:val="16"/>
                <w:szCs w:val="16"/>
                <w:lang w:val="en-GB"/>
              </w:rPr>
            </w:pPr>
          </w:p>
          <w:p w14:paraId="452B2493" w14:textId="77777777" w:rsidR="00521F6D" w:rsidRPr="00014E44" w:rsidRDefault="00521F6D" w:rsidP="00DE1185">
            <w:pPr>
              <w:pStyle w:val="CellBodyCentered"/>
              <w:rPr>
                <w:rFonts w:ascii="Arial Narrow" w:hAnsi="Arial Narrow" w:cs="Arial"/>
                <w:b/>
                <w:color w:val="auto"/>
                <w:sz w:val="16"/>
                <w:szCs w:val="16"/>
                <w:lang w:val="en-GB"/>
              </w:rPr>
            </w:pPr>
          </w:p>
          <w:p w14:paraId="662A2C6F" w14:textId="77777777" w:rsidR="00FA3851" w:rsidRDefault="00FA3851" w:rsidP="00DE1185">
            <w:pPr>
              <w:pStyle w:val="CellBodyCentered"/>
              <w:rPr>
                <w:rFonts w:ascii="Arial Narrow" w:hAnsi="Arial Narrow" w:cs="Arial"/>
                <w:b/>
                <w:color w:val="auto"/>
                <w:sz w:val="16"/>
                <w:szCs w:val="16"/>
                <w:lang w:val="en-GB"/>
              </w:rPr>
            </w:pPr>
          </w:p>
          <w:p w14:paraId="67DD787A" w14:textId="77777777" w:rsidR="00FA3851" w:rsidRDefault="00FA3851" w:rsidP="00DE1185">
            <w:pPr>
              <w:pStyle w:val="CellBodyCentered"/>
              <w:rPr>
                <w:rFonts w:ascii="Arial Narrow" w:hAnsi="Arial Narrow" w:cs="Arial"/>
                <w:b/>
                <w:color w:val="auto"/>
                <w:sz w:val="16"/>
                <w:szCs w:val="16"/>
                <w:lang w:val="en-GB"/>
              </w:rPr>
            </w:pPr>
          </w:p>
          <w:p w14:paraId="09595B74" w14:textId="77777777" w:rsidR="00FA3851" w:rsidRDefault="00FA3851" w:rsidP="00DE1185">
            <w:pPr>
              <w:pStyle w:val="CellBodyCentered"/>
              <w:rPr>
                <w:rFonts w:ascii="Arial Narrow" w:hAnsi="Arial Narrow" w:cs="Arial"/>
                <w:b/>
                <w:color w:val="auto"/>
                <w:sz w:val="16"/>
                <w:szCs w:val="16"/>
                <w:lang w:val="en-GB"/>
              </w:rPr>
            </w:pPr>
          </w:p>
          <w:p w14:paraId="5638F278" w14:textId="77777777" w:rsidR="00FA3851" w:rsidRDefault="00FA3851" w:rsidP="00DE1185">
            <w:pPr>
              <w:pStyle w:val="CellBodyCentered"/>
              <w:rPr>
                <w:rFonts w:ascii="Arial Narrow" w:hAnsi="Arial Narrow" w:cs="Arial"/>
                <w:b/>
                <w:color w:val="auto"/>
                <w:sz w:val="16"/>
                <w:szCs w:val="16"/>
                <w:lang w:val="en-GB"/>
              </w:rPr>
            </w:pPr>
          </w:p>
          <w:p w14:paraId="0F2D8313" w14:textId="77777777" w:rsidR="00FA3851" w:rsidRDefault="00FA3851" w:rsidP="00DE1185">
            <w:pPr>
              <w:pStyle w:val="CellBodyCentered"/>
              <w:rPr>
                <w:rFonts w:ascii="Arial Narrow" w:hAnsi="Arial Narrow" w:cs="Arial"/>
                <w:b/>
                <w:color w:val="auto"/>
                <w:sz w:val="16"/>
                <w:szCs w:val="16"/>
                <w:lang w:val="en-GB"/>
              </w:rPr>
            </w:pPr>
          </w:p>
          <w:p w14:paraId="405C1E9F" w14:textId="77777777" w:rsidR="00FA3851" w:rsidRDefault="00FA3851" w:rsidP="00DE1185">
            <w:pPr>
              <w:pStyle w:val="CellBodyCentered"/>
              <w:rPr>
                <w:rFonts w:ascii="Arial Narrow" w:hAnsi="Arial Narrow" w:cs="Arial"/>
                <w:b/>
                <w:color w:val="auto"/>
                <w:sz w:val="16"/>
                <w:szCs w:val="16"/>
                <w:lang w:val="en-GB"/>
              </w:rPr>
            </w:pPr>
          </w:p>
          <w:p w14:paraId="7767F967" w14:textId="77777777" w:rsidR="00FA3851" w:rsidRDefault="00FA3851" w:rsidP="00DE1185">
            <w:pPr>
              <w:pStyle w:val="CellBodyCentered"/>
              <w:rPr>
                <w:rFonts w:ascii="Arial Narrow" w:hAnsi="Arial Narrow" w:cs="Arial"/>
                <w:b/>
                <w:color w:val="auto"/>
                <w:sz w:val="16"/>
                <w:szCs w:val="16"/>
                <w:lang w:val="en-GB"/>
              </w:rPr>
            </w:pPr>
          </w:p>
          <w:p w14:paraId="77B16859" w14:textId="77777777" w:rsidR="00FA3851" w:rsidRDefault="00FA3851" w:rsidP="00DE1185">
            <w:pPr>
              <w:pStyle w:val="CellBodyCentered"/>
              <w:rPr>
                <w:rFonts w:ascii="Arial Narrow" w:hAnsi="Arial Narrow" w:cs="Arial"/>
                <w:b/>
                <w:color w:val="auto"/>
                <w:sz w:val="16"/>
                <w:szCs w:val="16"/>
                <w:lang w:val="en-GB"/>
              </w:rPr>
            </w:pPr>
          </w:p>
          <w:p w14:paraId="024AF39A" w14:textId="77777777" w:rsidR="0065380F" w:rsidRDefault="0065380F" w:rsidP="00DE1185">
            <w:pPr>
              <w:pStyle w:val="CellBodyCentered"/>
              <w:rPr>
                <w:rFonts w:ascii="Arial Narrow" w:hAnsi="Arial Narrow" w:cs="Arial"/>
                <w:b/>
                <w:color w:val="auto"/>
                <w:sz w:val="16"/>
                <w:szCs w:val="16"/>
                <w:lang w:val="en-GB"/>
              </w:rPr>
            </w:pPr>
          </w:p>
          <w:p w14:paraId="6AD815F9" w14:textId="77777777" w:rsidR="0065380F" w:rsidRDefault="0065380F" w:rsidP="00DE1185">
            <w:pPr>
              <w:pStyle w:val="CellBodyCentered"/>
              <w:rPr>
                <w:rFonts w:ascii="Arial Narrow" w:hAnsi="Arial Narrow" w:cs="Arial"/>
                <w:b/>
                <w:color w:val="auto"/>
                <w:sz w:val="16"/>
                <w:szCs w:val="16"/>
                <w:lang w:val="en-GB"/>
              </w:rPr>
            </w:pPr>
          </w:p>
          <w:p w14:paraId="09C2256E" w14:textId="77777777" w:rsidR="0065380F" w:rsidRDefault="0065380F" w:rsidP="00DE1185">
            <w:pPr>
              <w:pStyle w:val="CellBodyCentered"/>
              <w:rPr>
                <w:rFonts w:ascii="Arial Narrow" w:hAnsi="Arial Narrow" w:cs="Arial"/>
                <w:b/>
                <w:color w:val="auto"/>
                <w:sz w:val="16"/>
                <w:szCs w:val="16"/>
                <w:lang w:val="en-GB"/>
              </w:rPr>
            </w:pPr>
          </w:p>
          <w:p w14:paraId="58EA5481" w14:textId="77777777" w:rsidR="0065380F" w:rsidRDefault="0065380F" w:rsidP="00DE1185">
            <w:pPr>
              <w:pStyle w:val="CellBodyCentered"/>
              <w:rPr>
                <w:rFonts w:ascii="Arial Narrow" w:hAnsi="Arial Narrow" w:cs="Arial"/>
                <w:b/>
                <w:color w:val="auto"/>
                <w:sz w:val="16"/>
                <w:szCs w:val="16"/>
                <w:lang w:val="en-GB"/>
              </w:rPr>
            </w:pPr>
          </w:p>
          <w:p w14:paraId="535F5414" w14:textId="77777777" w:rsidR="0065380F" w:rsidRDefault="0065380F" w:rsidP="00DE1185">
            <w:pPr>
              <w:pStyle w:val="CellBodyCentered"/>
              <w:rPr>
                <w:rFonts w:ascii="Arial Narrow" w:hAnsi="Arial Narrow" w:cs="Arial"/>
                <w:b/>
                <w:color w:val="auto"/>
                <w:sz w:val="16"/>
                <w:szCs w:val="16"/>
                <w:lang w:val="en-GB"/>
              </w:rPr>
            </w:pPr>
          </w:p>
          <w:p w14:paraId="53396288" w14:textId="77777777" w:rsidR="0065380F" w:rsidRDefault="0065380F" w:rsidP="00DE1185">
            <w:pPr>
              <w:pStyle w:val="CellBodyCentered"/>
              <w:rPr>
                <w:rFonts w:ascii="Arial Narrow" w:hAnsi="Arial Narrow" w:cs="Arial"/>
                <w:b/>
                <w:color w:val="auto"/>
                <w:sz w:val="16"/>
                <w:szCs w:val="16"/>
                <w:lang w:val="en-GB"/>
              </w:rPr>
            </w:pPr>
          </w:p>
          <w:p w14:paraId="0AA78CDB" w14:textId="77777777" w:rsidR="0065380F" w:rsidRDefault="0065380F" w:rsidP="00DE1185">
            <w:pPr>
              <w:pStyle w:val="CellBodyCentered"/>
              <w:rPr>
                <w:rFonts w:ascii="Arial Narrow" w:hAnsi="Arial Narrow" w:cs="Arial"/>
                <w:b/>
                <w:color w:val="auto"/>
                <w:sz w:val="16"/>
                <w:szCs w:val="16"/>
                <w:lang w:val="en-GB"/>
              </w:rPr>
            </w:pPr>
          </w:p>
          <w:p w14:paraId="500064EE" w14:textId="77777777" w:rsidR="0065380F" w:rsidRDefault="0065380F" w:rsidP="00DE1185">
            <w:pPr>
              <w:pStyle w:val="CellBodyCentered"/>
              <w:rPr>
                <w:rFonts w:ascii="Arial Narrow" w:hAnsi="Arial Narrow" w:cs="Arial"/>
                <w:b/>
                <w:color w:val="auto"/>
                <w:sz w:val="16"/>
                <w:szCs w:val="16"/>
                <w:lang w:val="en-GB"/>
              </w:rPr>
            </w:pPr>
          </w:p>
          <w:p w14:paraId="77F7B929" w14:textId="77777777" w:rsidR="00362A42" w:rsidRDefault="00362A42" w:rsidP="00DE1185">
            <w:pPr>
              <w:pStyle w:val="CellBodyCentered"/>
              <w:rPr>
                <w:rFonts w:ascii="Arial Narrow" w:hAnsi="Arial Narrow" w:cs="Arial"/>
                <w:b/>
                <w:color w:val="auto"/>
                <w:sz w:val="16"/>
                <w:szCs w:val="16"/>
                <w:lang w:val="en-GB"/>
              </w:rPr>
            </w:pPr>
          </w:p>
          <w:p w14:paraId="63C66C58" w14:textId="77777777" w:rsidR="00362A42" w:rsidRDefault="00362A42" w:rsidP="00DE1185">
            <w:pPr>
              <w:pStyle w:val="CellBodyCentered"/>
              <w:rPr>
                <w:rFonts w:ascii="Arial Narrow" w:hAnsi="Arial Narrow" w:cs="Arial"/>
                <w:b/>
                <w:color w:val="auto"/>
                <w:sz w:val="16"/>
                <w:szCs w:val="16"/>
                <w:lang w:val="en-GB"/>
              </w:rPr>
            </w:pPr>
          </w:p>
          <w:p w14:paraId="3A9D5AF0" w14:textId="77777777" w:rsidR="00362A42" w:rsidRDefault="00362A42" w:rsidP="00DE1185">
            <w:pPr>
              <w:pStyle w:val="CellBodyCentered"/>
              <w:rPr>
                <w:rFonts w:ascii="Arial Narrow" w:hAnsi="Arial Narrow" w:cs="Arial"/>
                <w:b/>
                <w:color w:val="auto"/>
                <w:sz w:val="16"/>
                <w:szCs w:val="16"/>
                <w:lang w:val="en-GB"/>
              </w:rPr>
            </w:pPr>
          </w:p>
          <w:p w14:paraId="1337A4EC" w14:textId="77777777" w:rsidR="00362A42" w:rsidRDefault="00362A42" w:rsidP="00DE1185">
            <w:pPr>
              <w:pStyle w:val="CellBodyCentered"/>
              <w:rPr>
                <w:rFonts w:ascii="Arial Narrow" w:hAnsi="Arial Narrow" w:cs="Arial"/>
                <w:b/>
                <w:color w:val="auto"/>
                <w:sz w:val="16"/>
                <w:szCs w:val="16"/>
                <w:lang w:val="ru-RU"/>
              </w:rPr>
            </w:pPr>
          </w:p>
          <w:p w14:paraId="1106B772" w14:textId="77777777" w:rsidR="0010308A" w:rsidRDefault="0010308A" w:rsidP="00DE1185">
            <w:pPr>
              <w:pStyle w:val="CellBodyCentered"/>
              <w:rPr>
                <w:rFonts w:ascii="Arial Narrow" w:hAnsi="Arial Narrow" w:cs="Arial"/>
                <w:b/>
                <w:color w:val="auto"/>
                <w:sz w:val="16"/>
                <w:szCs w:val="16"/>
                <w:lang w:val="ru-RU"/>
              </w:rPr>
            </w:pPr>
          </w:p>
          <w:p w14:paraId="737D0D89" w14:textId="77777777" w:rsidR="0010308A" w:rsidRDefault="0010308A" w:rsidP="00DE1185">
            <w:pPr>
              <w:pStyle w:val="CellBodyCentered"/>
              <w:rPr>
                <w:rFonts w:ascii="Arial Narrow" w:hAnsi="Arial Narrow" w:cs="Arial"/>
                <w:b/>
                <w:color w:val="auto"/>
                <w:sz w:val="16"/>
                <w:szCs w:val="16"/>
                <w:lang w:val="ru-RU"/>
              </w:rPr>
            </w:pPr>
          </w:p>
          <w:p w14:paraId="1F9F249D" w14:textId="77777777" w:rsidR="0010308A" w:rsidRDefault="0010308A" w:rsidP="00DE1185">
            <w:pPr>
              <w:pStyle w:val="CellBodyCentered"/>
              <w:rPr>
                <w:rFonts w:ascii="Arial Narrow" w:hAnsi="Arial Narrow" w:cs="Arial"/>
                <w:b/>
                <w:color w:val="auto"/>
                <w:sz w:val="16"/>
                <w:szCs w:val="16"/>
                <w:lang w:val="ru-RU"/>
              </w:rPr>
            </w:pPr>
          </w:p>
          <w:p w14:paraId="333201A2" w14:textId="77777777" w:rsidR="0010308A" w:rsidRDefault="0010308A" w:rsidP="00DE1185">
            <w:pPr>
              <w:pStyle w:val="CellBodyCentered"/>
              <w:rPr>
                <w:rFonts w:ascii="Arial Narrow" w:hAnsi="Arial Narrow" w:cs="Arial"/>
                <w:b/>
                <w:color w:val="auto"/>
                <w:sz w:val="16"/>
                <w:szCs w:val="16"/>
                <w:lang w:val="ru-RU"/>
              </w:rPr>
            </w:pPr>
          </w:p>
          <w:p w14:paraId="51F4540E" w14:textId="77777777" w:rsidR="0010308A" w:rsidRDefault="0010308A" w:rsidP="00DE1185">
            <w:pPr>
              <w:pStyle w:val="CellBodyCentered"/>
              <w:rPr>
                <w:rFonts w:ascii="Arial Narrow" w:hAnsi="Arial Narrow" w:cs="Arial"/>
                <w:b/>
                <w:color w:val="auto"/>
                <w:sz w:val="16"/>
                <w:szCs w:val="16"/>
                <w:lang w:val="ru-RU"/>
              </w:rPr>
            </w:pPr>
          </w:p>
          <w:p w14:paraId="10CE37F8" w14:textId="77777777" w:rsidR="0010308A" w:rsidRDefault="0010308A" w:rsidP="00DE1185">
            <w:pPr>
              <w:pStyle w:val="CellBodyCentered"/>
              <w:rPr>
                <w:rFonts w:ascii="Arial Narrow" w:hAnsi="Arial Narrow" w:cs="Arial"/>
                <w:b/>
                <w:color w:val="auto"/>
                <w:sz w:val="16"/>
                <w:szCs w:val="16"/>
                <w:lang w:val="ru-RU"/>
              </w:rPr>
            </w:pPr>
          </w:p>
          <w:p w14:paraId="5BF411D3" w14:textId="77777777" w:rsidR="0010308A" w:rsidRDefault="0010308A" w:rsidP="00DE1185">
            <w:pPr>
              <w:pStyle w:val="CellBodyCentered"/>
              <w:rPr>
                <w:rFonts w:ascii="Arial Narrow" w:hAnsi="Arial Narrow" w:cs="Arial"/>
                <w:b/>
                <w:color w:val="auto"/>
                <w:sz w:val="16"/>
                <w:szCs w:val="16"/>
                <w:lang w:val="ru-RU"/>
              </w:rPr>
            </w:pPr>
          </w:p>
          <w:p w14:paraId="3775FD8B" w14:textId="77777777" w:rsidR="0010308A" w:rsidRDefault="0010308A" w:rsidP="00DE1185">
            <w:pPr>
              <w:pStyle w:val="CellBodyCentered"/>
              <w:rPr>
                <w:rFonts w:ascii="Arial Narrow" w:hAnsi="Arial Narrow" w:cs="Arial"/>
                <w:b/>
                <w:color w:val="auto"/>
                <w:sz w:val="16"/>
                <w:szCs w:val="16"/>
                <w:lang w:val="ru-RU"/>
              </w:rPr>
            </w:pPr>
          </w:p>
          <w:p w14:paraId="2061F04D" w14:textId="77777777" w:rsidR="0010308A" w:rsidRDefault="0010308A" w:rsidP="00DE1185">
            <w:pPr>
              <w:pStyle w:val="CellBodyCentered"/>
              <w:rPr>
                <w:rFonts w:ascii="Arial Narrow" w:hAnsi="Arial Narrow" w:cs="Arial"/>
                <w:b/>
                <w:color w:val="auto"/>
                <w:sz w:val="16"/>
                <w:szCs w:val="16"/>
                <w:lang w:val="ru-RU"/>
              </w:rPr>
            </w:pPr>
          </w:p>
          <w:p w14:paraId="3513B0C2" w14:textId="77777777" w:rsidR="0010308A" w:rsidRDefault="0010308A" w:rsidP="00DE1185">
            <w:pPr>
              <w:pStyle w:val="CellBodyCentered"/>
              <w:rPr>
                <w:rFonts w:ascii="Arial Narrow" w:hAnsi="Arial Narrow" w:cs="Arial"/>
                <w:b/>
                <w:color w:val="auto"/>
                <w:sz w:val="16"/>
                <w:szCs w:val="16"/>
                <w:lang w:val="ru-RU"/>
              </w:rPr>
            </w:pPr>
          </w:p>
          <w:p w14:paraId="72E239A8" w14:textId="77777777" w:rsidR="0010308A" w:rsidRDefault="0010308A" w:rsidP="00DE1185">
            <w:pPr>
              <w:pStyle w:val="CellBodyCentered"/>
              <w:rPr>
                <w:rFonts w:ascii="Arial Narrow" w:hAnsi="Arial Narrow" w:cs="Arial"/>
                <w:b/>
                <w:color w:val="auto"/>
                <w:sz w:val="16"/>
                <w:szCs w:val="16"/>
                <w:lang w:val="ru-RU"/>
              </w:rPr>
            </w:pPr>
          </w:p>
          <w:p w14:paraId="4EF2D0AC" w14:textId="77777777" w:rsidR="0010308A" w:rsidRDefault="0010308A" w:rsidP="00DE1185">
            <w:pPr>
              <w:pStyle w:val="CellBodyCentered"/>
              <w:rPr>
                <w:rFonts w:ascii="Arial Narrow" w:hAnsi="Arial Narrow" w:cs="Arial"/>
                <w:b/>
                <w:color w:val="auto"/>
                <w:sz w:val="16"/>
                <w:szCs w:val="16"/>
                <w:lang w:val="ru-RU"/>
              </w:rPr>
            </w:pPr>
          </w:p>
          <w:p w14:paraId="27CB8F27" w14:textId="77777777" w:rsidR="0010308A" w:rsidRDefault="0010308A" w:rsidP="00DE1185">
            <w:pPr>
              <w:pStyle w:val="CellBodyCentered"/>
              <w:rPr>
                <w:rFonts w:ascii="Arial Narrow" w:hAnsi="Arial Narrow" w:cs="Arial"/>
                <w:b/>
                <w:color w:val="auto"/>
                <w:sz w:val="16"/>
                <w:szCs w:val="16"/>
                <w:lang w:val="ru-RU"/>
              </w:rPr>
            </w:pPr>
          </w:p>
          <w:p w14:paraId="52899C67" w14:textId="77777777" w:rsidR="0010308A" w:rsidRDefault="0010308A" w:rsidP="00DE1185">
            <w:pPr>
              <w:pStyle w:val="CellBodyCentered"/>
              <w:rPr>
                <w:rFonts w:ascii="Arial Narrow" w:hAnsi="Arial Narrow" w:cs="Arial"/>
                <w:b/>
                <w:color w:val="auto"/>
                <w:sz w:val="16"/>
                <w:szCs w:val="16"/>
                <w:lang w:val="ru-RU"/>
              </w:rPr>
            </w:pPr>
          </w:p>
          <w:p w14:paraId="54F3B6AC" w14:textId="77777777" w:rsidR="0010308A" w:rsidRDefault="0010308A" w:rsidP="00DE1185">
            <w:pPr>
              <w:pStyle w:val="CellBodyCentered"/>
              <w:rPr>
                <w:rFonts w:ascii="Arial Narrow" w:hAnsi="Arial Narrow" w:cs="Arial"/>
                <w:b/>
                <w:color w:val="auto"/>
                <w:sz w:val="16"/>
                <w:szCs w:val="16"/>
                <w:lang w:val="ru-RU"/>
              </w:rPr>
            </w:pPr>
          </w:p>
          <w:p w14:paraId="2BF81264" w14:textId="77777777" w:rsidR="0010308A" w:rsidRDefault="0010308A" w:rsidP="00DE1185">
            <w:pPr>
              <w:pStyle w:val="CellBodyCentered"/>
              <w:rPr>
                <w:rFonts w:ascii="Arial Narrow" w:hAnsi="Arial Narrow" w:cs="Arial"/>
                <w:b/>
                <w:color w:val="auto"/>
                <w:sz w:val="16"/>
                <w:szCs w:val="16"/>
                <w:lang w:val="ru-RU"/>
              </w:rPr>
            </w:pPr>
          </w:p>
          <w:p w14:paraId="01C231FD" w14:textId="77777777" w:rsidR="0010308A" w:rsidRDefault="0010308A" w:rsidP="00DE1185">
            <w:pPr>
              <w:pStyle w:val="CellBodyCentered"/>
              <w:rPr>
                <w:rFonts w:ascii="Arial Narrow" w:hAnsi="Arial Narrow" w:cs="Arial"/>
                <w:b/>
                <w:color w:val="auto"/>
                <w:sz w:val="16"/>
                <w:szCs w:val="16"/>
                <w:lang w:val="ru-RU"/>
              </w:rPr>
            </w:pPr>
          </w:p>
          <w:p w14:paraId="216A5396" w14:textId="77777777" w:rsidR="0010308A" w:rsidRPr="0010308A" w:rsidRDefault="0010308A" w:rsidP="00DE1185">
            <w:pPr>
              <w:pStyle w:val="CellBodyCentered"/>
              <w:rPr>
                <w:rFonts w:ascii="Arial Narrow" w:hAnsi="Arial Narrow" w:cs="Arial"/>
                <w:b/>
                <w:color w:val="auto"/>
                <w:sz w:val="16"/>
                <w:szCs w:val="16"/>
                <w:lang w:val="ru-RU"/>
              </w:rPr>
            </w:pPr>
          </w:p>
          <w:p w14:paraId="24D0156F" w14:textId="41B68C78" w:rsidR="004A0A1A" w:rsidRPr="00014E44" w:rsidRDefault="004A0A1A"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lastRenderedPageBreak/>
              <w:t>300H21</w:t>
            </w:r>
          </w:p>
          <w:p w14:paraId="5DD3161E" w14:textId="77777777" w:rsidR="004A0A1A" w:rsidRPr="00014E44" w:rsidRDefault="004A0A1A"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Cont.</w:t>
            </w:r>
          </w:p>
          <w:p w14:paraId="28D000D9" w14:textId="77777777" w:rsidR="004A0A1A" w:rsidRPr="00014E44" w:rsidRDefault="004A0A1A" w:rsidP="00DE1185">
            <w:pPr>
              <w:pStyle w:val="CellBodyCentered"/>
              <w:jc w:val="left"/>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4EBD56E1" w14:textId="77777777" w:rsidR="00521F6D" w:rsidRPr="00014E44" w:rsidRDefault="00521F6D" w:rsidP="00DE1185">
            <w:pPr>
              <w:pStyle w:val="CellBodyCentered"/>
              <w:rPr>
                <w:rFonts w:ascii="Arial Narrow" w:hAnsi="Arial Narrow" w:cs="Arial"/>
                <w:color w:val="auto"/>
                <w:sz w:val="16"/>
                <w:szCs w:val="16"/>
                <w:lang w:val="en-GB"/>
              </w:rPr>
            </w:pPr>
          </w:p>
          <w:p w14:paraId="50BACB9B"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p w14:paraId="2921D94B" w14:textId="77777777" w:rsidR="00521F6D" w:rsidRPr="00014E44" w:rsidRDefault="00521F6D" w:rsidP="00DE1185">
            <w:pPr>
              <w:pStyle w:val="CellBodyCentered"/>
              <w:rPr>
                <w:rFonts w:ascii="Arial Narrow" w:hAnsi="Arial Narrow" w:cs="Arial"/>
                <w:color w:val="auto"/>
                <w:sz w:val="16"/>
                <w:szCs w:val="16"/>
                <w:lang w:val="en-GB"/>
              </w:rPr>
            </w:pPr>
          </w:p>
          <w:p w14:paraId="1299DFE0" w14:textId="77777777" w:rsidR="00521F6D" w:rsidRPr="00014E44" w:rsidRDefault="00521F6D" w:rsidP="00DE1185">
            <w:pPr>
              <w:pStyle w:val="CellBodyCentered"/>
              <w:rPr>
                <w:rFonts w:ascii="Arial Narrow" w:hAnsi="Arial Narrow" w:cs="Arial"/>
                <w:color w:val="auto"/>
                <w:sz w:val="16"/>
                <w:szCs w:val="16"/>
                <w:lang w:val="en-GB"/>
              </w:rPr>
            </w:pPr>
          </w:p>
          <w:p w14:paraId="342E4EBF" w14:textId="77777777" w:rsidR="00521F6D" w:rsidRPr="00014E44" w:rsidRDefault="00521F6D" w:rsidP="00DE1185">
            <w:pPr>
              <w:pStyle w:val="CellBodyCentered"/>
              <w:rPr>
                <w:rFonts w:ascii="Arial Narrow" w:hAnsi="Arial Narrow" w:cs="Arial"/>
                <w:color w:val="auto"/>
                <w:sz w:val="16"/>
                <w:szCs w:val="16"/>
                <w:lang w:val="en-GB"/>
              </w:rPr>
            </w:pPr>
          </w:p>
          <w:p w14:paraId="6F8FBBF7" w14:textId="77777777" w:rsidR="00521F6D" w:rsidRPr="00014E44" w:rsidRDefault="00521F6D" w:rsidP="00DE1185">
            <w:pPr>
              <w:pStyle w:val="CellBodyCentered"/>
              <w:rPr>
                <w:rFonts w:ascii="Arial Narrow" w:hAnsi="Arial Narrow" w:cs="Arial"/>
                <w:color w:val="auto"/>
                <w:sz w:val="16"/>
                <w:szCs w:val="16"/>
                <w:lang w:val="en-GB"/>
              </w:rPr>
            </w:pPr>
          </w:p>
          <w:p w14:paraId="782AF6FA" w14:textId="77777777" w:rsidR="00521F6D" w:rsidRPr="00014E44" w:rsidRDefault="00521F6D" w:rsidP="00DE1185">
            <w:pPr>
              <w:pStyle w:val="CellBodyCentered"/>
              <w:rPr>
                <w:rFonts w:ascii="Arial Narrow" w:hAnsi="Arial Narrow" w:cs="Arial"/>
                <w:color w:val="auto"/>
                <w:sz w:val="16"/>
                <w:szCs w:val="16"/>
                <w:lang w:val="en-GB"/>
              </w:rPr>
            </w:pPr>
          </w:p>
          <w:p w14:paraId="2351C597" w14:textId="77777777" w:rsidR="00521F6D" w:rsidRPr="00014E44" w:rsidRDefault="00521F6D" w:rsidP="00DE1185">
            <w:pPr>
              <w:pStyle w:val="CellBodyCentered"/>
              <w:rPr>
                <w:rFonts w:ascii="Arial Narrow" w:hAnsi="Arial Narrow" w:cs="Arial"/>
                <w:color w:val="auto"/>
                <w:sz w:val="16"/>
                <w:szCs w:val="16"/>
                <w:lang w:val="en-GB"/>
              </w:rPr>
            </w:pPr>
          </w:p>
          <w:p w14:paraId="1315F392" w14:textId="77777777" w:rsidR="00521F6D" w:rsidRPr="00014E44" w:rsidRDefault="00521F6D" w:rsidP="00DE1185">
            <w:pPr>
              <w:pStyle w:val="CellBodyCentered"/>
              <w:rPr>
                <w:rFonts w:ascii="Arial Narrow" w:hAnsi="Arial Narrow" w:cs="Arial"/>
                <w:color w:val="auto"/>
                <w:sz w:val="16"/>
                <w:szCs w:val="16"/>
                <w:lang w:val="en-GB"/>
              </w:rPr>
            </w:pPr>
          </w:p>
          <w:p w14:paraId="4C2DE6FA" w14:textId="77777777" w:rsidR="00521F6D" w:rsidRPr="00014E44" w:rsidRDefault="00521F6D" w:rsidP="00DE1185">
            <w:pPr>
              <w:pStyle w:val="CellBodyCentered"/>
              <w:rPr>
                <w:rFonts w:ascii="Arial Narrow" w:hAnsi="Arial Narrow" w:cs="Arial"/>
                <w:color w:val="auto"/>
                <w:sz w:val="16"/>
                <w:szCs w:val="16"/>
                <w:lang w:val="en-GB"/>
              </w:rPr>
            </w:pPr>
          </w:p>
          <w:p w14:paraId="1802F4D7" w14:textId="77777777" w:rsidR="00521F6D" w:rsidRPr="00014E44" w:rsidRDefault="00521F6D" w:rsidP="00DE1185">
            <w:pPr>
              <w:pStyle w:val="CellBodyCentered"/>
              <w:rPr>
                <w:rFonts w:ascii="Arial Narrow" w:hAnsi="Arial Narrow" w:cs="Arial"/>
                <w:color w:val="auto"/>
                <w:sz w:val="16"/>
                <w:szCs w:val="16"/>
                <w:lang w:val="en-GB"/>
              </w:rPr>
            </w:pPr>
          </w:p>
          <w:p w14:paraId="4477A4C9" w14:textId="77777777" w:rsidR="00521F6D" w:rsidRPr="00014E44" w:rsidRDefault="00521F6D" w:rsidP="00DE1185">
            <w:pPr>
              <w:pStyle w:val="CellBodyCentered"/>
              <w:rPr>
                <w:rFonts w:ascii="Arial Narrow" w:hAnsi="Arial Narrow" w:cs="Arial"/>
                <w:color w:val="auto"/>
                <w:sz w:val="16"/>
                <w:szCs w:val="16"/>
                <w:lang w:val="en-GB"/>
              </w:rPr>
            </w:pPr>
          </w:p>
          <w:p w14:paraId="3CF99434" w14:textId="77777777" w:rsidR="00521F6D" w:rsidRPr="00014E44" w:rsidRDefault="00521F6D" w:rsidP="00DE1185">
            <w:pPr>
              <w:pStyle w:val="CellBodyCentered"/>
              <w:rPr>
                <w:rFonts w:ascii="Arial Narrow" w:hAnsi="Arial Narrow" w:cs="Arial"/>
                <w:color w:val="auto"/>
                <w:sz w:val="16"/>
                <w:szCs w:val="16"/>
                <w:lang w:val="ru-RU"/>
              </w:rPr>
            </w:pPr>
          </w:p>
          <w:p w14:paraId="4DB758EB" w14:textId="77777777" w:rsidR="00521F6D" w:rsidRPr="00014E44" w:rsidRDefault="00521F6D" w:rsidP="00DE1185">
            <w:pPr>
              <w:pStyle w:val="CellBodyCentered"/>
              <w:rPr>
                <w:rFonts w:ascii="Arial Narrow" w:hAnsi="Arial Narrow" w:cs="Arial"/>
                <w:color w:val="auto"/>
                <w:sz w:val="16"/>
                <w:szCs w:val="16"/>
                <w:lang w:val="ru-RU"/>
              </w:rPr>
            </w:pPr>
          </w:p>
          <w:p w14:paraId="0743E362" w14:textId="77777777" w:rsidR="00521F6D" w:rsidRPr="00014E44" w:rsidRDefault="00521F6D" w:rsidP="00DE1185">
            <w:pPr>
              <w:pStyle w:val="CellBodyCentered"/>
              <w:rPr>
                <w:rFonts w:ascii="Arial Narrow" w:hAnsi="Arial Narrow" w:cs="Arial"/>
                <w:color w:val="auto"/>
                <w:sz w:val="16"/>
                <w:szCs w:val="16"/>
                <w:lang w:val="en-GB"/>
              </w:rPr>
            </w:pPr>
          </w:p>
          <w:p w14:paraId="5276E8EA" w14:textId="77777777" w:rsidR="00521F6D" w:rsidRPr="00014E44" w:rsidRDefault="00521F6D"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36D22955" w14:textId="77777777" w:rsidR="00521F6D" w:rsidRPr="00014E44" w:rsidRDefault="00521F6D" w:rsidP="00DE1185">
            <w:pPr>
              <w:pStyle w:val="CellBodyCentered"/>
              <w:rPr>
                <w:rFonts w:ascii="Arial Narrow" w:hAnsi="Arial Narrow" w:cs="Arial"/>
                <w:color w:val="auto"/>
                <w:sz w:val="16"/>
                <w:szCs w:val="16"/>
                <w:lang w:val="en-GB"/>
              </w:rPr>
            </w:pPr>
          </w:p>
          <w:p w14:paraId="08612624" w14:textId="34B28971"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1200F817" w14:textId="77777777" w:rsidR="00521F6D" w:rsidRPr="00014E44" w:rsidRDefault="00521F6D" w:rsidP="00DE1185">
            <w:pPr>
              <w:pStyle w:val="CellBodyCentered"/>
              <w:rPr>
                <w:rFonts w:ascii="Arial Narrow" w:hAnsi="Arial Narrow" w:cs="Arial"/>
                <w:color w:val="auto"/>
                <w:sz w:val="16"/>
                <w:szCs w:val="16"/>
                <w:lang w:val="en-GB"/>
              </w:rPr>
            </w:pPr>
          </w:p>
          <w:p w14:paraId="4A3A48FF" w14:textId="77777777" w:rsidR="00521F6D" w:rsidRPr="00014E44" w:rsidRDefault="00521F6D"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rPr>
              <w:t>1</w:t>
            </w:r>
          </w:p>
          <w:p w14:paraId="390F32C8" w14:textId="77777777" w:rsidR="00521F6D" w:rsidRPr="00014E44" w:rsidRDefault="00521F6D" w:rsidP="00DE1185">
            <w:pPr>
              <w:pStyle w:val="CellBodyCentered"/>
              <w:rPr>
                <w:rFonts w:ascii="Arial Narrow" w:hAnsi="Arial Narrow" w:cs="Arial"/>
                <w:color w:val="auto"/>
                <w:sz w:val="16"/>
                <w:szCs w:val="16"/>
                <w:lang w:val="en-GB"/>
              </w:rPr>
            </w:pPr>
          </w:p>
          <w:p w14:paraId="171BFBD3" w14:textId="77777777" w:rsidR="00521F6D" w:rsidRPr="00014E44" w:rsidRDefault="00521F6D" w:rsidP="00DE1185">
            <w:pPr>
              <w:pStyle w:val="CellBodyCentered"/>
              <w:rPr>
                <w:rFonts w:ascii="Arial Narrow" w:hAnsi="Arial Narrow" w:cs="Arial"/>
                <w:color w:val="auto"/>
                <w:sz w:val="16"/>
                <w:szCs w:val="16"/>
                <w:lang w:val="en-GB"/>
              </w:rPr>
            </w:pPr>
          </w:p>
          <w:p w14:paraId="279886F9" w14:textId="77777777" w:rsidR="00521F6D" w:rsidRPr="00014E44" w:rsidRDefault="00521F6D" w:rsidP="00DE1185">
            <w:pPr>
              <w:pStyle w:val="CellBodyCentered"/>
              <w:rPr>
                <w:rFonts w:ascii="Arial Narrow" w:hAnsi="Arial Narrow" w:cs="Arial"/>
                <w:color w:val="auto"/>
                <w:sz w:val="16"/>
                <w:szCs w:val="16"/>
                <w:lang w:val="en-GB"/>
              </w:rPr>
            </w:pPr>
          </w:p>
          <w:p w14:paraId="217ED693" w14:textId="77777777" w:rsidR="00521F6D" w:rsidRPr="00014E44" w:rsidRDefault="00521F6D" w:rsidP="00DE1185">
            <w:pPr>
              <w:pStyle w:val="CellBodyCentered"/>
              <w:rPr>
                <w:rFonts w:ascii="Arial Narrow" w:hAnsi="Arial Narrow" w:cs="Arial"/>
                <w:color w:val="auto"/>
                <w:sz w:val="16"/>
                <w:szCs w:val="16"/>
                <w:lang w:val="en-GB"/>
              </w:rPr>
            </w:pPr>
          </w:p>
          <w:p w14:paraId="19FA9042" w14:textId="77777777" w:rsidR="00521F6D" w:rsidRPr="00014E44" w:rsidRDefault="00521F6D" w:rsidP="00DE1185">
            <w:pPr>
              <w:pStyle w:val="CellBodyCentered"/>
              <w:rPr>
                <w:rFonts w:ascii="Arial Narrow" w:hAnsi="Arial Narrow" w:cs="Arial"/>
                <w:color w:val="auto"/>
                <w:sz w:val="16"/>
                <w:szCs w:val="16"/>
              </w:rPr>
            </w:pPr>
          </w:p>
          <w:p w14:paraId="3C7CF910" w14:textId="77777777" w:rsidR="00521F6D" w:rsidRPr="00014E44" w:rsidRDefault="00521F6D" w:rsidP="00DE1185">
            <w:pPr>
              <w:pStyle w:val="CellBodyCentered"/>
              <w:rPr>
                <w:rFonts w:ascii="Arial Narrow" w:hAnsi="Arial Narrow" w:cs="Arial"/>
                <w:color w:val="auto"/>
                <w:sz w:val="16"/>
                <w:szCs w:val="16"/>
              </w:rPr>
            </w:pPr>
          </w:p>
          <w:p w14:paraId="216BA06C" w14:textId="77777777" w:rsidR="00521F6D" w:rsidRPr="00014E44" w:rsidRDefault="00521F6D" w:rsidP="00DE1185">
            <w:pPr>
              <w:pStyle w:val="CellBodyCentered"/>
              <w:rPr>
                <w:rFonts w:ascii="Arial Narrow" w:hAnsi="Arial Narrow" w:cs="Arial"/>
                <w:color w:val="auto"/>
                <w:sz w:val="16"/>
                <w:szCs w:val="16"/>
              </w:rPr>
            </w:pPr>
          </w:p>
          <w:p w14:paraId="38F61F42" w14:textId="77777777" w:rsidR="00521F6D" w:rsidRPr="00014E44" w:rsidRDefault="00521F6D" w:rsidP="00DE1185">
            <w:pPr>
              <w:pStyle w:val="CellBodyCentered"/>
              <w:rPr>
                <w:rFonts w:ascii="Arial Narrow" w:hAnsi="Arial Narrow" w:cs="Arial"/>
                <w:color w:val="auto"/>
                <w:sz w:val="16"/>
                <w:szCs w:val="16"/>
              </w:rPr>
            </w:pPr>
          </w:p>
          <w:p w14:paraId="551A0084" w14:textId="77777777" w:rsidR="00521F6D" w:rsidRPr="00014E44" w:rsidRDefault="00521F6D" w:rsidP="00DE1185">
            <w:pPr>
              <w:pStyle w:val="CellBodyCentered"/>
              <w:rPr>
                <w:rFonts w:ascii="Arial Narrow" w:hAnsi="Arial Narrow" w:cs="Arial"/>
                <w:color w:val="auto"/>
                <w:sz w:val="16"/>
                <w:szCs w:val="16"/>
              </w:rPr>
            </w:pPr>
          </w:p>
          <w:p w14:paraId="6192A41D" w14:textId="77777777" w:rsidR="00521F6D" w:rsidRPr="00014E44" w:rsidRDefault="00521F6D" w:rsidP="00DE1185">
            <w:pPr>
              <w:pStyle w:val="CellBodyCentered"/>
              <w:rPr>
                <w:rFonts w:ascii="Arial Narrow" w:hAnsi="Arial Narrow" w:cs="Arial"/>
                <w:color w:val="auto"/>
                <w:sz w:val="16"/>
                <w:szCs w:val="16"/>
              </w:rPr>
            </w:pPr>
          </w:p>
          <w:p w14:paraId="235FA093" w14:textId="77777777" w:rsidR="00521F6D" w:rsidRPr="00014E44" w:rsidRDefault="00521F6D" w:rsidP="00DE1185">
            <w:pPr>
              <w:pStyle w:val="CellBodyCentered"/>
              <w:rPr>
                <w:rFonts w:ascii="Arial Narrow" w:hAnsi="Arial Narrow" w:cs="Arial"/>
                <w:color w:val="auto"/>
                <w:sz w:val="16"/>
                <w:szCs w:val="16"/>
                <w:lang w:val="en-GB"/>
              </w:rPr>
            </w:pPr>
          </w:p>
          <w:p w14:paraId="13D0BFF2"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A605D63" w14:textId="77777777" w:rsidR="00521F6D" w:rsidRPr="00014E44" w:rsidRDefault="00521F6D" w:rsidP="00DE1185">
            <w:pPr>
              <w:pStyle w:val="CellBodyCentered"/>
              <w:rPr>
                <w:rFonts w:ascii="Arial Narrow" w:hAnsi="Arial Narrow" w:cs="Arial"/>
                <w:color w:val="auto"/>
                <w:sz w:val="16"/>
                <w:szCs w:val="16"/>
                <w:lang w:val="en-GB"/>
              </w:rPr>
            </w:pPr>
          </w:p>
          <w:p w14:paraId="6DEB7AD3"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w:t>
            </w:r>
          </w:p>
          <w:p w14:paraId="7DD3E503"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300</w:t>
            </w:r>
          </w:p>
          <w:p w14:paraId="4505A7BD"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p w14:paraId="0500DD0C" w14:textId="77777777" w:rsidR="00521F6D" w:rsidRPr="00014E44" w:rsidRDefault="00521F6D" w:rsidP="00DE1185">
            <w:pPr>
              <w:pStyle w:val="CellBodyCentered"/>
              <w:rPr>
                <w:rFonts w:ascii="Arial Narrow" w:hAnsi="Arial Narrow" w:cs="Arial"/>
                <w:color w:val="auto"/>
                <w:sz w:val="16"/>
                <w:szCs w:val="16"/>
                <w:lang w:val="en-GB"/>
              </w:rPr>
            </w:pPr>
          </w:p>
          <w:p w14:paraId="0D2CD19B" w14:textId="77777777" w:rsidR="00521F6D" w:rsidRPr="00014E44" w:rsidRDefault="00521F6D" w:rsidP="00DE1185">
            <w:pPr>
              <w:pStyle w:val="CellBodyCentered"/>
              <w:rPr>
                <w:rFonts w:ascii="Arial Narrow" w:hAnsi="Arial Narrow" w:cs="Arial"/>
                <w:color w:val="auto"/>
                <w:sz w:val="16"/>
                <w:szCs w:val="16"/>
                <w:lang w:val="en-GB"/>
              </w:rPr>
            </w:pPr>
          </w:p>
          <w:p w14:paraId="0B71DC49" w14:textId="77777777" w:rsidR="00521F6D" w:rsidRPr="00014E44" w:rsidRDefault="00521F6D" w:rsidP="00DE1185">
            <w:pPr>
              <w:pStyle w:val="CellBodyCentered"/>
              <w:rPr>
                <w:rFonts w:ascii="Arial Narrow" w:hAnsi="Arial Narrow" w:cs="Arial"/>
                <w:color w:val="auto"/>
                <w:sz w:val="16"/>
                <w:szCs w:val="16"/>
                <w:lang w:val="en-GB"/>
              </w:rPr>
            </w:pPr>
          </w:p>
          <w:p w14:paraId="2A1CA01B" w14:textId="77777777" w:rsidR="00521F6D" w:rsidRPr="00014E44" w:rsidRDefault="00521F6D" w:rsidP="00DE1185">
            <w:pPr>
              <w:pStyle w:val="CellBodyCentered"/>
              <w:rPr>
                <w:rFonts w:ascii="Arial Narrow" w:hAnsi="Arial Narrow" w:cs="Arial"/>
                <w:color w:val="auto"/>
                <w:sz w:val="16"/>
                <w:szCs w:val="16"/>
                <w:lang w:val="en-GB"/>
              </w:rPr>
            </w:pPr>
          </w:p>
          <w:p w14:paraId="2736FF81" w14:textId="77777777" w:rsidR="00521F6D" w:rsidRPr="00014E44" w:rsidRDefault="00521F6D" w:rsidP="00DE1185">
            <w:pPr>
              <w:pStyle w:val="CellBodyCentered"/>
              <w:rPr>
                <w:rFonts w:ascii="Arial Narrow" w:hAnsi="Arial Narrow" w:cs="Arial"/>
                <w:color w:val="auto"/>
                <w:sz w:val="16"/>
                <w:szCs w:val="16"/>
                <w:lang w:val="en-GB"/>
              </w:rPr>
            </w:pPr>
          </w:p>
          <w:p w14:paraId="03F4CD96" w14:textId="77777777" w:rsidR="00521F6D" w:rsidRPr="00014E44" w:rsidRDefault="00521F6D" w:rsidP="00DE1185">
            <w:pPr>
              <w:pStyle w:val="CellBodyCentered"/>
              <w:rPr>
                <w:rFonts w:ascii="Arial Narrow" w:hAnsi="Arial Narrow" w:cs="Arial"/>
                <w:color w:val="auto"/>
                <w:sz w:val="16"/>
                <w:szCs w:val="16"/>
                <w:lang w:val="en-GB"/>
              </w:rPr>
            </w:pPr>
          </w:p>
          <w:p w14:paraId="617F9F2C" w14:textId="77777777" w:rsidR="00521F6D" w:rsidRPr="00014E44" w:rsidRDefault="00521F6D" w:rsidP="00DE1185">
            <w:pPr>
              <w:pStyle w:val="CellBodyCentered"/>
              <w:rPr>
                <w:rFonts w:ascii="Arial Narrow" w:hAnsi="Arial Narrow" w:cs="Arial"/>
                <w:color w:val="auto"/>
                <w:sz w:val="16"/>
                <w:szCs w:val="16"/>
                <w:lang w:val="en-GB"/>
              </w:rPr>
            </w:pPr>
          </w:p>
          <w:p w14:paraId="780A5736" w14:textId="77777777" w:rsidR="00521F6D" w:rsidRPr="00014E44" w:rsidRDefault="00521F6D" w:rsidP="00DE1185">
            <w:pPr>
              <w:pStyle w:val="CellBodyCentered"/>
              <w:rPr>
                <w:rFonts w:ascii="Arial Narrow" w:hAnsi="Arial Narrow" w:cs="Arial"/>
                <w:color w:val="auto"/>
                <w:sz w:val="16"/>
                <w:szCs w:val="16"/>
                <w:lang w:val="en-GB"/>
              </w:rPr>
            </w:pPr>
          </w:p>
          <w:p w14:paraId="3FC0B8F7" w14:textId="77777777" w:rsidR="00521F6D" w:rsidRPr="00014E44" w:rsidRDefault="00521F6D" w:rsidP="00DE1185">
            <w:pPr>
              <w:pStyle w:val="CellBodyCentered"/>
              <w:rPr>
                <w:rFonts w:ascii="Arial Narrow" w:hAnsi="Arial Narrow" w:cs="Arial"/>
                <w:color w:val="auto"/>
                <w:sz w:val="16"/>
                <w:szCs w:val="16"/>
                <w:lang w:val="ru-RU"/>
              </w:rPr>
            </w:pPr>
          </w:p>
          <w:p w14:paraId="5F84A96E" w14:textId="77777777" w:rsidR="00521F6D" w:rsidRPr="00014E44" w:rsidRDefault="00521F6D" w:rsidP="00DE1185">
            <w:pPr>
              <w:pStyle w:val="CellBodyCentered"/>
              <w:rPr>
                <w:rFonts w:ascii="Arial Narrow" w:hAnsi="Arial Narrow" w:cs="Arial"/>
                <w:color w:val="auto"/>
                <w:sz w:val="16"/>
                <w:szCs w:val="16"/>
                <w:lang w:val="ru-RU"/>
              </w:rPr>
            </w:pPr>
          </w:p>
          <w:p w14:paraId="26CAA075" w14:textId="77777777" w:rsidR="00521F6D" w:rsidRPr="00014E44" w:rsidRDefault="00521F6D" w:rsidP="00DE1185">
            <w:pPr>
              <w:pStyle w:val="CellBodyCentered"/>
              <w:rPr>
                <w:rFonts w:ascii="Arial Narrow" w:hAnsi="Arial Narrow" w:cs="Arial"/>
                <w:color w:val="auto"/>
                <w:sz w:val="16"/>
                <w:szCs w:val="16"/>
                <w:lang w:val="en-GB"/>
              </w:rPr>
            </w:pPr>
          </w:p>
          <w:p w14:paraId="428B9766" w14:textId="77777777" w:rsidR="00521F6D" w:rsidRPr="00014E44" w:rsidRDefault="00521F6D" w:rsidP="00DE1185">
            <w:pPr>
              <w:pStyle w:val="CellBodyCentered"/>
              <w:rPr>
                <w:rFonts w:ascii="Arial Narrow" w:hAnsi="Arial Narrow" w:cs="Arial"/>
                <w:color w:val="auto"/>
                <w:sz w:val="16"/>
                <w:szCs w:val="16"/>
                <w:lang w:val="en-GB"/>
              </w:rPr>
            </w:pPr>
          </w:p>
          <w:p w14:paraId="003BFE7F" w14:textId="77777777" w:rsidR="00521F6D" w:rsidRPr="00014E44" w:rsidRDefault="00521F6D" w:rsidP="00DE1185">
            <w:pPr>
              <w:pStyle w:val="CellBodyCentered"/>
              <w:rPr>
                <w:rFonts w:ascii="Arial Narrow" w:hAnsi="Arial Narrow" w:cs="Arial"/>
                <w:color w:val="auto"/>
                <w:sz w:val="16"/>
                <w:szCs w:val="16"/>
                <w:lang w:val="en-GB"/>
              </w:rPr>
            </w:pPr>
          </w:p>
          <w:p w14:paraId="189F0AD5" w14:textId="77777777" w:rsidR="00521F6D" w:rsidRPr="00014E44" w:rsidRDefault="00521F6D" w:rsidP="00DE1185">
            <w:pPr>
              <w:pStyle w:val="CellBodyCentered"/>
              <w:rPr>
                <w:rFonts w:ascii="Arial Narrow" w:hAnsi="Arial Narrow" w:cs="Arial"/>
                <w:color w:val="auto"/>
                <w:sz w:val="16"/>
                <w:szCs w:val="16"/>
                <w:lang w:val="en-GB"/>
              </w:rPr>
            </w:pPr>
          </w:p>
          <w:p w14:paraId="286F45CE" w14:textId="77777777" w:rsidR="00521F6D" w:rsidRPr="00014E44" w:rsidRDefault="00521F6D" w:rsidP="00DE1185">
            <w:pPr>
              <w:pStyle w:val="CellBodyCentered"/>
              <w:rPr>
                <w:rFonts w:ascii="Arial Narrow" w:hAnsi="Arial Narrow" w:cs="Arial"/>
                <w:color w:val="auto"/>
                <w:sz w:val="16"/>
                <w:szCs w:val="16"/>
                <w:lang w:val="en-GB"/>
              </w:rPr>
            </w:pPr>
          </w:p>
          <w:p w14:paraId="4FD5A910"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2C3A3D4" w14:textId="77777777" w:rsidR="00521F6D" w:rsidRPr="00014E44" w:rsidRDefault="00521F6D" w:rsidP="00DE1185">
            <w:pPr>
              <w:pStyle w:val="CellBodyCentered"/>
              <w:rPr>
                <w:rFonts w:ascii="Arial Narrow" w:hAnsi="Arial Narrow" w:cs="Arial"/>
                <w:color w:val="auto"/>
                <w:sz w:val="16"/>
                <w:szCs w:val="16"/>
                <w:lang w:val="en-GB"/>
              </w:rPr>
            </w:pPr>
          </w:p>
          <w:p w14:paraId="3670CDC3" w14:textId="5BEA870F"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265" w:author="Zhunisbayev, Olzhasbek A [Bolashak Atyrau Limited]" w:date="2022-09-18T20:44:00Z">
              <w:r w:rsidRPr="00014E44" w:rsidDel="00EE529F">
                <w:rPr>
                  <w:rFonts w:ascii="Arial Narrow" w:hAnsi="Arial Narrow" w:cs="Arial"/>
                  <w:color w:val="auto"/>
                  <w:sz w:val="16"/>
                  <w:szCs w:val="16"/>
                  <w:lang w:val="en-GB"/>
                </w:rPr>
                <w:delText xml:space="preserve">46 </w:delText>
              </w:r>
            </w:del>
            <w:ins w:id="5266"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20929233"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+343°C</w:t>
            </w:r>
          </w:p>
          <w:p w14:paraId="31FF78A2" w14:textId="77777777" w:rsidR="00521F6D" w:rsidRPr="00014E44" w:rsidRDefault="00521F6D" w:rsidP="00DE1185">
            <w:pPr>
              <w:pStyle w:val="CellBodyCentered"/>
              <w:rPr>
                <w:rFonts w:ascii="Arial Narrow" w:hAnsi="Arial Narrow" w:cs="Arial"/>
                <w:color w:val="auto"/>
                <w:sz w:val="16"/>
                <w:szCs w:val="16"/>
                <w:lang w:val="en-GB"/>
              </w:rPr>
            </w:pPr>
          </w:p>
          <w:p w14:paraId="30C3AAFB" w14:textId="77777777" w:rsidR="00521F6D" w:rsidRPr="00014E44" w:rsidRDefault="00521F6D" w:rsidP="00DE1185">
            <w:pPr>
              <w:pStyle w:val="CellBodyCentered"/>
              <w:rPr>
                <w:rFonts w:ascii="Arial Narrow" w:hAnsi="Arial Narrow" w:cs="Arial"/>
                <w:color w:val="auto"/>
                <w:sz w:val="16"/>
                <w:szCs w:val="16"/>
                <w:lang w:val="en-GB"/>
              </w:rPr>
            </w:pPr>
          </w:p>
          <w:p w14:paraId="5D8327A3" w14:textId="77777777" w:rsidR="00521F6D" w:rsidRPr="00014E44" w:rsidRDefault="00521F6D" w:rsidP="00DE1185">
            <w:pPr>
              <w:pStyle w:val="CellBodyCentered"/>
              <w:rPr>
                <w:rFonts w:ascii="Arial Narrow" w:hAnsi="Arial Narrow" w:cs="Arial"/>
                <w:color w:val="auto"/>
                <w:sz w:val="16"/>
                <w:szCs w:val="16"/>
                <w:lang w:val="en-GB"/>
              </w:rPr>
            </w:pPr>
          </w:p>
          <w:p w14:paraId="0B948ADC" w14:textId="77777777" w:rsidR="00521F6D" w:rsidRPr="00014E44" w:rsidRDefault="00521F6D" w:rsidP="00DE1185">
            <w:pPr>
              <w:pStyle w:val="CellBodyCentered"/>
              <w:rPr>
                <w:rFonts w:ascii="Arial Narrow" w:hAnsi="Arial Narrow" w:cs="Arial"/>
                <w:color w:val="auto"/>
                <w:sz w:val="16"/>
                <w:szCs w:val="16"/>
                <w:lang w:val="en-GB"/>
              </w:rPr>
            </w:pPr>
          </w:p>
          <w:p w14:paraId="5C9FC9F3" w14:textId="77777777" w:rsidR="00521F6D" w:rsidRPr="00014E44" w:rsidRDefault="00521F6D" w:rsidP="00DE1185">
            <w:pPr>
              <w:pStyle w:val="CellBodyCentered"/>
              <w:rPr>
                <w:rFonts w:ascii="Arial Narrow" w:hAnsi="Arial Narrow" w:cs="Arial"/>
                <w:color w:val="auto"/>
                <w:sz w:val="16"/>
                <w:szCs w:val="16"/>
                <w:lang w:val="en-GB"/>
              </w:rPr>
            </w:pPr>
          </w:p>
          <w:p w14:paraId="791359AC" w14:textId="77777777" w:rsidR="00521F6D" w:rsidRPr="00014E44" w:rsidRDefault="00521F6D" w:rsidP="00DE1185">
            <w:pPr>
              <w:pStyle w:val="CellBodyCentered"/>
              <w:rPr>
                <w:rFonts w:ascii="Arial Narrow" w:hAnsi="Arial Narrow" w:cs="Arial"/>
                <w:color w:val="auto"/>
                <w:sz w:val="16"/>
                <w:szCs w:val="16"/>
                <w:lang w:val="en-GB"/>
              </w:rPr>
            </w:pPr>
          </w:p>
          <w:p w14:paraId="766418FC" w14:textId="77777777" w:rsidR="00521F6D" w:rsidRPr="00014E44" w:rsidRDefault="00521F6D" w:rsidP="00DE1185">
            <w:pPr>
              <w:pStyle w:val="CellBodyCentered"/>
              <w:rPr>
                <w:rFonts w:ascii="Arial Narrow" w:hAnsi="Arial Narrow" w:cs="Arial"/>
                <w:color w:val="auto"/>
                <w:sz w:val="16"/>
                <w:szCs w:val="16"/>
                <w:lang w:val="en-GB"/>
              </w:rPr>
            </w:pPr>
          </w:p>
          <w:p w14:paraId="791F8556" w14:textId="77777777" w:rsidR="00521F6D" w:rsidRPr="00014E44" w:rsidRDefault="00521F6D" w:rsidP="00DE1185">
            <w:pPr>
              <w:pStyle w:val="CellBodyCentered"/>
              <w:rPr>
                <w:rFonts w:ascii="Arial Narrow" w:hAnsi="Arial Narrow" w:cs="Arial"/>
                <w:color w:val="auto"/>
                <w:sz w:val="16"/>
                <w:szCs w:val="16"/>
                <w:lang w:val="en-GB"/>
              </w:rPr>
            </w:pPr>
          </w:p>
          <w:p w14:paraId="494B35F1" w14:textId="77777777" w:rsidR="00521F6D" w:rsidRPr="00014E44" w:rsidRDefault="00521F6D" w:rsidP="00DE1185">
            <w:pPr>
              <w:pStyle w:val="CellBodyCentered"/>
              <w:rPr>
                <w:rFonts w:ascii="Arial Narrow" w:hAnsi="Arial Narrow" w:cs="Arial"/>
                <w:color w:val="auto"/>
                <w:sz w:val="16"/>
                <w:szCs w:val="16"/>
                <w:lang w:val="en-GB"/>
              </w:rPr>
            </w:pPr>
          </w:p>
          <w:p w14:paraId="65614893" w14:textId="77777777" w:rsidR="00521F6D" w:rsidRPr="00014E44" w:rsidRDefault="00521F6D" w:rsidP="00DE1185">
            <w:pPr>
              <w:pStyle w:val="CellBodyCentered"/>
              <w:rPr>
                <w:rFonts w:ascii="Arial Narrow" w:hAnsi="Arial Narrow" w:cs="Arial"/>
                <w:color w:val="auto"/>
                <w:sz w:val="16"/>
                <w:szCs w:val="16"/>
                <w:lang w:val="ru-RU"/>
              </w:rPr>
            </w:pPr>
          </w:p>
          <w:p w14:paraId="602A0A10" w14:textId="77777777" w:rsidR="00521F6D" w:rsidRPr="00014E44" w:rsidRDefault="00521F6D" w:rsidP="00DE1185">
            <w:pPr>
              <w:pStyle w:val="CellBodyCentered"/>
              <w:rPr>
                <w:rFonts w:ascii="Arial Narrow" w:hAnsi="Arial Narrow" w:cs="Arial"/>
                <w:color w:val="auto"/>
                <w:sz w:val="16"/>
                <w:szCs w:val="16"/>
                <w:lang w:val="ru-RU"/>
              </w:rPr>
            </w:pPr>
          </w:p>
          <w:p w14:paraId="3A29571B" w14:textId="77777777" w:rsidR="00521F6D" w:rsidRPr="00014E44" w:rsidRDefault="00521F6D" w:rsidP="00DE1185">
            <w:pPr>
              <w:pStyle w:val="CellBodyCentered"/>
              <w:rPr>
                <w:rFonts w:ascii="Arial Narrow" w:hAnsi="Arial Narrow" w:cs="Arial"/>
                <w:color w:val="auto"/>
                <w:sz w:val="16"/>
                <w:szCs w:val="16"/>
                <w:lang w:val="en-GB"/>
              </w:rPr>
            </w:pPr>
          </w:p>
          <w:p w14:paraId="5EFF7DB9" w14:textId="77777777" w:rsidR="00521F6D" w:rsidRPr="00014E44" w:rsidRDefault="00521F6D" w:rsidP="00DE1185">
            <w:pPr>
              <w:pStyle w:val="CellBodyCentered"/>
              <w:rPr>
                <w:rFonts w:ascii="Arial Narrow" w:hAnsi="Arial Narrow" w:cs="Arial"/>
                <w:color w:val="auto"/>
                <w:sz w:val="16"/>
                <w:szCs w:val="16"/>
                <w:lang w:val="en-GB"/>
              </w:rPr>
            </w:pPr>
          </w:p>
          <w:p w14:paraId="0A871706" w14:textId="77777777" w:rsidR="00521F6D" w:rsidRPr="00014E44" w:rsidRDefault="00521F6D" w:rsidP="00DE1185">
            <w:pPr>
              <w:pStyle w:val="CellBodyCentered"/>
              <w:rPr>
                <w:rFonts w:ascii="Arial Narrow" w:hAnsi="Arial Narrow" w:cs="Arial"/>
                <w:color w:val="auto"/>
                <w:sz w:val="16"/>
                <w:szCs w:val="16"/>
                <w:lang w:val="en-GB"/>
              </w:rPr>
            </w:pPr>
          </w:p>
          <w:p w14:paraId="7B8AFB78" w14:textId="77777777" w:rsidR="00521F6D" w:rsidRPr="00014E44" w:rsidRDefault="00521F6D"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1DDE36F0" w14:textId="77777777" w:rsidR="00521F6D" w:rsidRPr="00014E44" w:rsidRDefault="00521F6D" w:rsidP="00DE1185">
            <w:pPr>
              <w:pStyle w:val="CellBody"/>
              <w:rPr>
                <w:rFonts w:ascii="Arial Narrow" w:hAnsi="Arial Narrow" w:cs="Arial"/>
                <w:color w:val="auto"/>
                <w:sz w:val="16"/>
                <w:szCs w:val="16"/>
                <w:u w:val="single"/>
                <w:lang w:val="en-GB"/>
              </w:rPr>
            </w:pPr>
          </w:p>
          <w:p w14:paraId="70EE50E7" w14:textId="77777777" w:rsidR="00521F6D" w:rsidRPr="00014E44" w:rsidRDefault="00521F6D" w:rsidP="00DE1185">
            <w:pPr>
              <w:pStyle w:val="CellBody"/>
              <w:rPr>
                <w:rFonts w:ascii="Arial Narrow" w:hAnsi="Arial Narrow" w:cs="Arial"/>
                <w:color w:val="auto"/>
                <w:sz w:val="16"/>
                <w:szCs w:val="16"/>
                <w:u w:val="single"/>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p>
          <w:p w14:paraId="01A2A53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57A89C52" w14:textId="4BE3F93A" w:rsidR="00521F6D" w:rsidRPr="00014E44" w:rsidRDefault="00571500"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w:t>
            </w:r>
            <w:del w:id="5267"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268" w:author="Zhunisbayev, Olzhasbek A [Bolashak Atyrau Limited]" w:date="2022-09-18T20:40:00Z">
              <w:r w:rsidRPr="00014E44">
                <w:rPr>
                  <w:rFonts w:ascii="Arial Narrow" w:hAnsi="Arial Narrow" w:cs="Arial"/>
                  <w:color w:val="auto"/>
                  <w:sz w:val="16"/>
                  <w:szCs w:val="16"/>
                  <w:lang w:val="en-GB"/>
                </w:rPr>
                <w:t>40</w:t>
              </w:r>
            </w:ins>
            <w:r w:rsidR="00521F6D" w:rsidRPr="00014E44">
              <w:rPr>
                <w:rFonts w:ascii="Arial Narrow" w:hAnsi="Arial Narrow" w:cs="Arial"/>
                <w:color w:val="auto"/>
                <w:sz w:val="16"/>
                <w:szCs w:val="16"/>
              </w:rPr>
              <w:t xml:space="preserve"> to 38°C = 51.1 barg</w:t>
            </w:r>
          </w:p>
          <w:p w14:paraId="7A81ED39" w14:textId="03DD0F93"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50.1 barg</w:t>
            </w:r>
          </w:p>
          <w:p w14:paraId="65769D8A" w14:textId="52AB2449"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100°C = 46.6 barg</w:t>
            </w:r>
          </w:p>
          <w:p w14:paraId="12869E76" w14:textId="0A9BF2F8"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150°C = 45.1 barg</w:t>
            </w:r>
          </w:p>
          <w:p w14:paraId="5179DAD9" w14:textId="1BC4BD88"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200°C = 43.8 barg</w:t>
            </w:r>
          </w:p>
          <w:p w14:paraId="4ACDA9B2" w14:textId="65A7CF0A"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250°C = 41.9 barg</w:t>
            </w:r>
          </w:p>
          <w:p w14:paraId="4EF3FCF6" w14:textId="71BE9B28"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300°C = 39.8 barg</w:t>
            </w:r>
          </w:p>
          <w:p w14:paraId="013C4768" w14:textId="38533648"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343°C = 37.9 barg</w:t>
            </w:r>
          </w:p>
          <w:p w14:paraId="008C12B0" w14:textId="77777777" w:rsidR="00521F6D" w:rsidRPr="00014E44" w:rsidRDefault="00521F6D" w:rsidP="00DE1185">
            <w:pPr>
              <w:pStyle w:val="CellBody"/>
              <w:rPr>
                <w:rFonts w:ascii="Arial Narrow" w:hAnsi="Arial Narrow" w:cs="Arial"/>
                <w:color w:val="auto"/>
                <w:sz w:val="16"/>
                <w:szCs w:val="16"/>
                <w:u w:val="single"/>
              </w:rPr>
            </w:pPr>
          </w:p>
          <w:p w14:paraId="18B59C5E" w14:textId="77777777" w:rsidR="00521F6D" w:rsidRPr="00014E44" w:rsidRDefault="00521F6D" w:rsidP="00DE1185">
            <w:pPr>
              <w:pStyle w:val="CellBody"/>
              <w:rPr>
                <w:rFonts w:ascii="Arial Narrow" w:hAnsi="Arial Narrow" w:cs="Arial"/>
                <w:color w:val="auto"/>
                <w:sz w:val="16"/>
                <w:szCs w:val="16"/>
                <w:u w:val="single"/>
              </w:rPr>
            </w:pPr>
          </w:p>
          <w:p w14:paraId="0A3C8A7E" w14:textId="77777777" w:rsidR="00521F6D" w:rsidRPr="00014E44" w:rsidRDefault="00521F6D" w:rsidP="00DE1185">
            <w:pPr>
              <w:pStyle w:val="CellBody"/>
              <w:rPr>
                <w:rFonts w:ascii="Arial Narrow" w:hAnsi="Arial Narrow" w:cs="Arial"/>
                <w:color w:val="auto"/>
                <w:sz w:val="16"/>
                <w:szCs w:val="16"/>
                <w:u w:val="single"/>
              </w:rPr>
            </w:pPr>
          </w:p>
          <w:p w14:paraId="49D11D8F" w14:textId="77777777" w:rsidR="00521F6D" w:rsidRPr="00014E44" w:rsidRDefault="00521F6D" w:rsidP="00DE1185">
            <w:pPr>
              <w:pStyle w:val="CellBody"/>
              <w:rPr>
                <w:rFonts w:ascii="Arial Narrow" w:hAnsi="Arial Narrow" w:cs="Arial"/>
                <w:color w:val="auto"/>
                <w:sz w:val="16"/>
                <w:szCs w:val="16"/>
                <w:lang w:val="en-GB"/>
              </w:rPr>
            </w:pPr>
          </w:p>
          <w:p w14:paraId="683DFDE5" w14:textId="77777777" w:rsidR="00521F6D" w:rsidRPr="00014E44" w:rsidRDefault="00521F6D" w:rsidP="00DE1185">
            <w:pPr>
              <w:pStyle w:val="CellBody"/>
              <w:rPr>
                <w:rFonts w:ascii="Arial Narrow" w:hAnsi="Arial Narrow" w:cs="Arial"/>
                <w:color w:val="auto"/>
                <w:sz w:val="16"/>
                <w:szCs w:val="16"/>
                <w:lang w:val="en-GB"/>
              </w:rPr>
            </w:pPr>
          </w:p>
          <w:p w14:paraId="2D4229B0" w14:textId="77777777" w:rsidR="00521F6D" w:rsidRPr="00014E44" w:rsidRDefault="00521F6D"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5E460334" w14:textId="77777777" w:rsidR="00521F6D" w:rsidRPr="00014E44" w:rsidRDefault="00521F6D" w:rsidP="00DE1185">
            <w:pPr>
              <w:pStyle w:val="CellBodyCentered"/>
              <w:rPr>
                <w:rFonts w:ascii="Arial Narrow" w:hAnsi="Arial Narrow" w:cs="Arial"/>
                <w:color w:val="auto"/>
                <w:sz w:val="16"/>
                <w:szCs w:val="16"/>
              </w:rPr>
            </w:pPr>
          </w:p>
          <w:p w14:paraId="3EF5B98F" w14:textId="77777777" w:rsidR="00521F6D" w:rsidRPr="00014E44" w:rsidRDefault="00521F6D"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NOTE 3</w:t>
            </w:r>
            <w:del w:id="5269" w:author="Zhunisbayev, Olzhasbek [Bolashak Atyrau Limited]" w:date="2023-11-21T13:49:00Z">
              <w:r w:rsidRPr="00014E44" w:rsidDel="00171C6E">
                <w:rPr>
                  <w:rFonts w:ascii="Arial Narrow" w:hAnsi="Arial Narrow" w:cs="Arial"/>
                  <w:color w:val="auto"/>
                  <w:sz w:val="16"/>
                  <w:szCs w:val="16"/>
                </w:rPr>
                <w:delText>,</w:delText>
              </w:r>
            </w:del>
          </w:p>
          <w:p w14:paraId="2B1FE860" w14:textId="77777777" w:rsidR="00521F6D" w:rsidRPr="00014E44" w:rsidRDefault="00521F6D" w:rsidP="00DE1185">
            <w:pPr>
              <w:pStyle w:val="CellBodyCentered"/>
              <w:rPr>
                <w:rFonts w:ascii="Arial Narrow" w:hAnsi="Arial Narrow" w:cs="Arial"/>
                <w:color w:val="auto"/>
                <w:sz w:val="16"/>
                <w:szCs w:val="16"/>
                <w:lang w:val="en-GB"/>
              </w:rPr>
            </w:pPr>
          </w:p>
          <w:p w14:paraId="022269AB" w14:textId="77777777" w:rsidR="00521F6D" w:rsidRPr="00014E44" w:rsidRDefault="00521F6D" w:rsidP="00DE1185">
            <w:pPr>
              <w:pStyle w:val="CellBodyCentered"/>
              <w:rPr>
                <w:rFonts w:ascii="Arial Narrow" w:hAnsi="Arial Narrow" w:cs="Arial"/>
                <w:color w:val="auto"/>
                <w:sz w:val="16"/>
                <w:szCs w:val="16"/>
                <w:lang w:val="en-GB"/>
              </w:rPr>
            </w:pPr>
          </w:p>
          <w:p w14:paraId="7D3C80D6" w14:textId="77777777" w:rsidR="00521F6D" w:rsidRPr="00014E44" w:rsidRDefault="00521F6D" w:rsidP="00DE1185">
            <w:pPr>
              <w:pStyle w:val="CellBodyCentered"/>
              <w:rPr>
                <w:rFonts w:ascii="Arial Narrow" w:hAnsi="Arial Narrow" w:cs="Arial"/>
                <w:color w:val="auto"/>
                <w:sz w:val="16"/>
                <w:szCs w:val="16"/>
                <w:lang w:val="en-GB"/>
              </w:rPr>
            </w:pPr>
          </w:p>
          <w:p w14:paraId="15278909" w14:textId="77777777" w:rsidR="00521F6D" w:rsidRPr="00014E44" w:rsidRDefault="00521F6D" w:rsidP="00DE1185">
            <w:pPr>
              <w:pStyle w:val="CellBodyCentered"/>
              <w:rPr>
                <w:rFonts w:ascii="Arial Narrow" w:hAnsi="Arial Narrow" w:cs="Arial"/>
                <w:color w:val="auto"/>
                <w:sz w:val="16"/>
                <w:szCs w:val="16"/>
                <w:lang w:val="en-GB"/>
              </w:rPr>
            </w:pPr>
          </w:p>
          <w:p w14:paraId="28C0C90E" w14:textId="77777777" w:rsidR="00521F6D" w:rsidRPr="00014E44" w:rsidRDefault="00521F6D" w:rsidP="00DE1185">
            <w:pPr>
              <w:pStyle w:val="CellBodyCentered"/>
              <w:rPr>
                <w:rFonts w:ascii="Arial Narrow" w:hAnsi="Arial Narrow" w:cs="Arial"/>
                <w:color w:val="auto"/>
                <w:sz w:val="16"/>
                <w:szCs w:val="16"/>
              </w:rPr>
            </w:pPr>
          </w:p>
          <w:p w14:paraId="06EDED10" w14:textId="77777777" w:rsidR="00521F6D" w:rsidRPr="00014E44" w:rsidRDefault="00521F6D" w:rsidP="00DE1185">
            <w:pPr>
              <w:pStyle w:val="CellBodyCentered"/>
              <w:rPr>
                <w:rFonts w:ascii="Arial Narrow" w:hAnsi="Arial Narrow" w:cs="Arial"/>
                <w:color w:val="auto"/>
                <w:sz w:val="16"/>
                <w:szCs w:val="16"/>
              </w:rPr>
            </w:pPr>
          </w:p>
          <w:p w14:paraId="70AC4385" w14:textId="77777777" w:rsidR="00521F6D" w:rsidRPr="00014E44" w:rsidRDefault="00521F6D" w:rsidP="00DE1185">
            <w:pPr>
              <w:pStyle w:val="CellBodyCentered"/>
              <w:rPr>
                <w:rFonts w:ascii="Arial Narrow" w:hAnsi="Arial Narrow" w:cs="Arial"/>
                <w:color w:val="auto"/>
                <w:sz w:val="16"/>
                <w:szCs w:val="16"/>
              </w:rPr>
            </w:pPr>
          </w:p>
          <w:p w14:paraId="1BA734D0" w14:textId="77777777" w:rsidR="00521F6D" w:rsidRDefault="00521F6D" w:rsidP="00DE1185">
            <w:pPr>
              <w:pStyle w:val="CellBodyCentered"/>
              <w:rPr>
                <w:rFonts w:ascii="Arial Narrow" w:hAnsi="Arial Narrow" w:cs="Arial"/>
                <w:color w:val="auto"/>
                <w:sz w:val="16"/>
                <w:szCs w:val="16"/>
              </w:rPr>
            </w:pPr>
          </w:p>
          <w:p w14:paraId="63A88A76" w14:textId="77777777" w:rsidR="00521F6D" w:rsidRPr="00014E44" w:rsidRDefault="00521F6D" w:rsidP="00DE1185">
            <w:pPr>
              <w:pStyle w:val="CellBodyCentered"/>
              <w:rPr>
                <w:rFonts w:ascii="Arial Narrow" w:hAnsi="Arial Narrow" w:cs="Arial"/>
                <w:color w:val="auto"/>
                <w:sz w:val="16"/>
                <w:szCs w:val="16"/>
              </w:rPr>
            </w:pPr>
          </w:p>
          <w:p w14:paraId="37E012B5" w14:textId="77777777" w:rsidR="00521F6D" w:rsidRPr="00014E44" w:rsidRDefault="00521F6D" w:rsidP="00DE1185">
            <w:pPr>
              <w:pStyle w:val="CellBodyCentered"/>
              <w:rPr>
                <w:rFonts w:ascii="Arial Narrow" w:hAnsi="Arial Narrow" w:cs="Arial"/>
                <w:color w:val="auto"/>
                <w:sz w:val="16"/>
                <w:szCs w:val="16"/>
                <w:lang w:val="en-GB"/>
              </w:rPr>
            </w:pPr>
          </w:p>
          <w:p w14:paraId="2A3A84DE" w14:textId="77777777" w:rsidR="00521F6D" w:rsidRPr="00014E44" w:rsidRDefault="00521F6D" w:rsidP="00DE1185">
            <w:pPr>
              <w:pStyle w:val="CellBodyCentered"/>
              <w:rPr>
                <w:rFonts w:ascii="Arial Narrow" w:hAnsi="Arial Narrow" w:cs="Arial"/>
                <w:color w:val="auto"/>
                <w:sz w:val="16"/>
                <w:szCs w:val="16"/>
                <w:lang w:val="en-GB"/>
              </w:rPr>
            </w:pPr>
          </w:p>
          <w:p w14:paraId="5780E37D" w14:textId="77777777" w:rsidR="00521F6D" w:rsidRPr="00014E44" w:rsidRDefault="00521F6D"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06A407E8" w14:textId="77777777" w:rsidR="00521F6D" w:rsidRPr="00014E44" w:rsidRDefault="00521F6D" w:rsidP="00DE1185">
            <w:pPr>
              <w:pStyle w:val="CellBodyCentered"/>
              <w:rPr>
                <w:rFonts w:ascii="Arial Narrow" w:hAnsi="Arial Narrow" w:cs="Arial"/>
                <w:color w:val="auto"/>
                <w:sz w:val="16"/>
                <w:szCs w:val="16"/>
                <w:lang w:val="en-GB"/>
              </w:rPr>
            </w:pPr>
          </w:p>
          <w:p w14:paraId="5DD00C6C"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11796D78" w14:textId="77777777" w:rsidR="00521F6D" w:rsidRPr="00014E44" w:rsidRDefault="00521F6D" w:rsidP="00DE1185">
            <w:pPr>
              <w:pStyle w:val="CellBodyCentered"/>
              <w:rPr>
                <w:rFonts w:ascii="Arial Narrow" w:hAnsi="Arial Narrow" w:cs="Arial"/>
                <w:color w:val="auto"/>
                <w:sz w:val="16"/>
                <w:szCs w:val="16"/>
                <w:lang w:val="en-GB"/>
              </w:rPr>
            </w:pPr>
          </w:p>
          <w:p w14:paraId="7A694D16" w14:textId="77777777" w:rsidR="00521F6D" w:rsidRPr="00014E44" w:rsidRDefault="00521F6D" w:rsidP="00DE1185">
            <w:pPr>
              <w:pStyle w:val="CellBodyCentered"/>
              <w:rPr>
                <w:rFonts w:ascii="Arial Narrow" w:hAnsi="Arial Narrow" w:cs="Arial"/>
                <w:color w:val="auto"/>
                <w:sz w:val="16"/>
                <w:szCs w:val="16"/>
                <w:lang w:val="en-GB"/>
              </w:rPr>
            </w:pPr>
          </w:p>
          <w:p w14:paraId="34BF438C" w14:textId="77777777" w:rsidR="00521F6D" w:rsidRPr="00014E44" w:rsidRDefault="00521F6D" w:rsidP="00DE1185">
            <w:pPr>
              <w:pStyle w:val="CellBodyCentered"/>
              <w:rPr>
                <w:rFonts w:ascii="Arial Narrow" w:hAnsi="Arial Narrow" w:cs="Arial"/>
                <w:color w:val="auto"/>
                <w:sz w:val="16"/>
                <w:szCs w:val="16"/>
                <w:lang w:val="en-GB"/>
              </w:rPr>
            </w:pPr>
          </w:p>
          <w:p w14:paraId="288F23C2" w14:textId="77777777" w:rsidR="00521F6D" w:rsidRPr="00014E44" w:rsidRDefault="00521F6D" w:rsidP="00DE1185">
            <w:pPr>
              <w:pStyle w:val="CellBodyCentered"/>
              <w:rPr>
                <w:rFonts w:ascii="Arial Narrow" w:hAnsi="Arial Narrow" w:cs="Arial"/>
                <w:color w:val="auto"/>
                <w:sz w:val="16"/>
                <w:szCs w:val="16"/>
                <w:lang w:val="en-GB"/>
              </w:rPr>
            </w:pPr>
          </w:p>
          <w:p w14:paraId="165B9169" w14:textId="77777777" w:rsidR="00521F6D" w:rsidRPr="00014E44" w:rsidRDefault="00521F6D" w:rsidP="00DE1185">
            <w:pPr>
              <w:pStyle w:val="CellBodyCentered"/>
              <w:rPr>
                <w:rFonts w:ascii="Arial Narrow" w:hAnsi="Arial Narrow" w:cs="Arial"/>
                <w:color w:val="auto"/>
                <w:sz w:val="16"/>
                <w:szCs w:val="16"/>
                <w:lang w:val="en-GB"/>
              </w:rPr>
            </w:pPr>
          </w:p>
          <w:p w14:paraId="51E62B01" w14:textId="77777777" w:rsidR="00521F6D" w:rsidRPr="00014E44" w:rsidRDefault="00521F6D" w:rsidP="00DE1185">
            <w:pPr>
              <w:pStyle w:val="CellBodyCentered"/>
              <w:rPr>
                <w:rFonts w:ascii="Arial Narrow" w:hAnsi="Arial Narrow" w:cs="Arial"/>
                <w:color w:val="auto"/>
                <w:sz w:val="16"/>
                <w:szCs w:val="16"/>
                <w:lang w:val="en-GB"/>
              </w:rPr>
            </w:pPr>
          </w:p>
          <w:p w14:paraId="060CB89B" w14:textId="77777777" w:rsidR="00521F6D" w:rsidRPr="00014E44" w:rsidRDefault="00521F6D" w:rsidP="00DE1185">
            <w:pPr>
              <w:pStyle w:val="CellBodyCentered"/>
              <w:rPr>
                <w:rFonts w:ascii="Arial Narrow" w:hAnsi="Arial Narrow" w:cs="Arial"/>
                <w:color w:val="auto"/>
                <w:sz w:val="16"/>
                <w:szCs w:val="16"/>
                <w:lang w:val="en-GB"/>
              </w:rPr>
            </w:pPr>
          </w:p>
          <w:p w14:paraId="3112D3B9" w14:textId="77777777" w:rsidR="00521F6D" w:rsidRPr="00014E44" w:rsidRDefault="00521F6D" w:rsidP="00DE1185">
            <w:pPr>
              <w:pStyle w:val="CellBodyCentered"/>
              <w:rPr>
                <w:rFonts w:ascii="Arial Narrow" w:hAnsi="Arial Narrow" w:cs="Arial"/>
                <w:color w:val="auto"/>
                <w:sz w:val="16"/>
                <w:szCs w:val="16"/>
                <w:lang w:val="en-GB"/>
              </w:rPr>
            </w:pPr>
          </w:p>
          <w:p w14:paraId="3A5129A3" w14:textId="77777777" w:rsidR="00521F6D" w:rsidRPr="00014E44" w:rsidRDefault="00521F6D" w:rsidP="00DE1185">
            <w:pPr>
              <w:pStyle w:val="CellBodyCentered"/>
              <w:rPr>
                <w:rFonts w:ascii="Arial Narrow" w:hAnsi="Arial Narrow" w:cs="Arial"/>
                <w:color w:val="auto"/>
                <w:sz w:val="16"/>
                <w:szCs w:val="16"/>
                <w:lang w:val="en-GB"/>
              </w:rPr>
            </w:pPr>
          </w:p>
          <w:p w14:paraId="56B72C5A" w14:textId="77777777" w:rsidR="00521F6D" w:rsidRPr="00014E44" w:rsidRDefault="00521F6D" w:rsidP="00DE1185">
            <w:pPr>
              <w:pStyle w:val="CellBodyCentered"/>
              <w:rPr>
                <w:rFonts w:ascii="Arial Narrow" w:hAnsi="Arial Narrow" w:cs="Arial"/>
                <w:color w:val="auto"/>
                <w:sz w:val="16"/>
                <w:szCs w:val="16"/>
                <w:lang w:val="en-GB"/>
              </w:rPr>
            </w:pPr>
          </w:p>
          <w:p w14:paraId="4C2D663D" w14:textId="77777777" w:rsidR="00521F6D" w:rsidRPr="00014E44" w:rsidRDefault="00521F6D" w:rsidP="00DE1185">
            <w:pPr>
              <w:pStyle w:val="CellBodyCentered"/>
              <w:rPr>
                <w:rFonts w:ascii="Arial Narrow" w:hAnsi="Arial Narrow" w:cs="Arial"/>
                <w:color w:val="auto"/>
                <w:sz w:val="16"/>
                <w:szCs w:val="16"/>
                <w:lang w:val="en-GB"/>
              </w:rPr>
            </w:pPr>
          </w:p>
          <w:p w14:paraId="04B8216F" w14:textId="77777777" w:rsidR="00521F6D" w:rsidRPr="00014E44" w:rsidRDefault="00521F6D" w:rsidP="00DE1185">
            <w:pPr>
              <w:pStyle w:val="CellBodyCentered"/>
              <w:rPr>
                <w:rFonts w:ascii="Arial Narrow" w:hAnsi="Arial Narrow" w:cs="Arial"/>
                <w:color w:val="auto"/>
                <w:sz w:val="16"/>
                <w:szCs w:val="16"/>
                <w:lang w:val="ru-RU"/>
              </w:rPr>
            </w:pPr>
          </w:p>
          <w:p w14:paraId="441F0CAC" w14:textId="77777777" w:rsidR="00521F6D" w:rsidRPr="00014E44" w:rsidRDefault="00521F6D" w:rsidP="00DE1185">
            <w:pPr>
              <w:pStyle w:val="CellBodyCentered"/>
              <w:rPr>
                <w:rFonts w:ascii="Arial Narrow" w:hAnsi="Arial Narrow" w:cs="Arial"/>
                <w:color w:val="auto"/>
                <w:sz w:val="16"/>
                <w:szCs w:val="16"/>
                <w:lang w:val="en-GB"/>
              </w:rPr>
            </w:pPr>
          </w:p>
          <w:p w14:paraId="763600AB" w14:textId="77777777" w:rsidR="00521F6D" w:rsidRPr="00014E44" w:rsidRDefault="00521F6D" w:rsidP="00DE1185">
            <w:pPr>
              <w:pStyle w:val="CellBodyCentered"/>
              <w:rPr>
                <w:rFonts w:ascii="Arial Narrow" w:hAnsi="Arial Narrow" w:cs="Arial"/>
                <w:color w:val="auto"/>
                <w:sz w:val="16"/>
                <w:szCs w:val="16"/>
                <w:lang w:val="en-GB"/>
              </w:rPr>
            </w:pPr>
          </w:p>
          <w:p w14:paraId="3D22C2D8" w14:textId="77777777" w:rsidR="00521F6D" w:rsidRPr="00014E44" w:rsidRDefault="00521F6D" w:rsidP="00DE1185">
            <w:pPr>
              <w:pStyle w:val="CellBodyCentered"/>
              <w:rPr>
                <w:rFonts w:ascii="Arial Narrow" w:hAnsi="Arial Narrow" w:cs="Arial"/>
                <w:color w:val="auto"/>
                <w:sz w:val="16"/>
                <w:szCs w:val="16"/>
                <w:lang w:val="en-GB"/>
              </w:rPr>
            </w:pPr>
          </w:p>
        </w:tc>
      </w:tr>
      <w:tr w:rsidR="00FA3851" w:rsidRPr="00014E44" w14:paraId="337731FE" w14:textId="77777777" w:rsidTr="0038396C">
        <w:tc>
          <w:tcPr>
            <w:tcW w:w="3322" w:type="dxa"/>
            <w:tcBorders>
              <w:top w:val="single" w:sz="6" w:space="0" w:color="auto"/>
              <w:left w:val="single" w:sz="6" w:space="0" w:color="auto"/>
              <w:bottom w:val="single" w:sz="6" w:space="0" w:color="auto"/>
              <w:right w:val="single" w:sz="6" w:space="0" w:color="auto"/>
            </w:tcBorders>
          </w:tcPr>
          <w:p w14:paraId="13888BEF" w14:textId="77777777" w:rsidR="00521F6D" w:rsidRPr="00014E44" w:rsidRDefault="00521F6D" w:rsidP="00DE1185">
            <w:pPr>
              <w:pStyle w:val="CellBody"/>
              <w:rPr>
                <w:rFonts w:ascii="Arial Narrow" w:hAnsi="Arial Narrow" w:cs="Arial"/>
                <w:color w:val="auto"/>
                <w:sz w:val="16"/>
                <w:szCs w:val="16"/>
                <w:lang w:val="en-GB"/>
              </w:rPr>
            </w:pPr>
          </w:p>
          <w:p w14:paraId="786CFEA7" w14:textId="10CBDC7E" w:rsidR="00521F6D" w:rsidRPr="00014E44" w:rsidDel="00171C6E" w:rsidRDefault="00521F6D" w:rsidP="00DE1185">
            <w:pPr>
              <w:pStyle w:val="CellBody"/>
              <w:rPr>
                <w:del w:id="5270" w:author="Zhunisbayev, Olzhasbek [Bolashak Atyrau Limited]" w:date="2023-11-21T13:50:00Z"/>
                <w:rFonts w:ascii="Arial Narrow" w:hAnsi="Arial Narrow" w:cs="Arial"/>
                <w:color w:val="auto"/>
                <w:sz w:val="16"/>
                <w:szCs w:val="16"/>
                <w:lang w:val="en-GB"/>
              </w:rPr>
            </w:pPr>
            <w:del w:id="5271" w:author="Zhunisbayev, Olzhasbek [Bolashak Atyrau Limited]" w:date="2023-11-21T13:50:00Z">
              <w:r w:rsidRPr="00014E44" w:rsidDel="00171C6E">
                <w:rPr>
                  <w:rFonts w:ascii="Arial Narrow" w:hAnsi="Arial Narrow" w:cs="Arial"/>
                  <w:color w:val="auto"/>
                  <w:sz w:val="16"/>
                  <w:szCs w:val="16"/>
                  <w:lang w:val="en-GB"/>
                </w:rPr>
                <w:delText>CC - SPENT CAUSTIC</w:delText>
              </w:r>
            </w:del>
          </w:p>
          <w:p w14:paraId="08723AAB" w14:textId="7E3722BE" w:rsidR="00521F6D" w:rsidRPr="00014E44" w:rsidDel="00171C6E" w:rsidRDefault="00521F6D" w:rsidP="00DE1185">
            <w:pPr>
              <w:pStyle w:val="CellBody"/>
              <w:rPr>
                <w:del w:id="5272" w:author="Zhunisbayev, Olzhasbek [Bolashak Atyrau Limited]" w:date="2023-11-21T13:50:00Z"/>
                <w:rFonts w:ascii="Arial Narrow" w:hAnsi="Arial Narrow" w:cs="Arial"/>
                <w:color w:val="auto"/>
                <w:sz w:val="16"/>
                <w:szCs w:val="16"/>
                <w:lang w:val="en-GB"/>
              </w:rPr>
            </w:pPr>
            <w:del w:id="5273" w:author="Zhunisbayev, Olzhasbek [Bolashak Atyrau Limited]" w:date="2023-11-21T13:50:00Z">
              <w:r w:rsidRPr="00014E44" w:rsidDel="00171C6E">
                <w:rPr>
                  <w:rFonts w:ascii="Arial Narrow" w:hAnsi="Arial Narrow" w:cs="Arial"/>
                  <w:color w:val="auto"/>
                  <w:sz w:val="16"/>
                  <w:szCs w:val="16"/>
                  <w:lang w:val="en-GB"/>
                </w:rPr>
                <w:delText xml:space="preserve">CCS - CAUSTIC SODA </w:delText>
              </w:r>
            </w:del>
          </w:p>
          <w:p w14:paraId="2141581D" w14:textId="4B32B8D2" w:rsidR="00521F6D" w:rsidRPr="00014E44" w:rsidDel="00171C6E" w:rsidRDefault="00521F6D" w:rsidP="00DE1185">
            <w:pPr>
              <w:pStyle w:val="CellBody"/>
              <w:rPr>
                <w:del w:id="5274" w:author="Zhunisbayev, Olzhasbek [Bolashak Atyrau Limited]" w:date="2023-11-21T13:50:00Z"/>
                <w:rFonts w:ascii="Arial Narrow" w:hAnsi="Arial Narrow" w:cs="Arial"/>
                <w:color w:val="auto"/>
                <w:sz w:val="16"/>
                <w:szCs w:val="16"/>
                <w:lang w:val="en-GB"/>
              </w:rPr>
            </w:pPr>
            <w:del w:id="5275" w:author="Zhunisbayev, Olzhasbek [Bolashak Atyrau Limited]" w:date="2023-11-21T13:50:00Z">
              <w:r w:rsidRPr="00014E44" w:rsidDel="00171C6E">
                <w:rPr>
                  <w:rFonts w:ascii="Arial Narrow" w:hAnsi="Arial Narrow" w:cs="Arial"/>
                  <w:color w:val="auto"/>
                  <w:sz w:val="16"/>
                  <w:szCs w:val="16"/>
                  <w:lang w:val="en-GB"/>
                </w:rPr>
                <w:delText>DCS - DRAINS, CAUSTIC</w:delText>
              </w:r>
            </w:del>
          </w:p>
          <w:p w14:paraId="619D3785" w14:textId="5A78500B" w:rsidR="00521F6D" w:rsidRPr="00014E44" w:rsidRDefault="00521F6D" w:rsidP="00DE1185">
            <w:pPr>
              <w:pStyle w:val="CellBody"/>
              <w:rPr>
                <w:ins w:id="5276" w:author="Zhunisbayev, Olzhasbek A [Bolashak Atyrau Limited]" w:date="2022-06-12T22:25:00Z"/>
                <w:rFonts w:ascii="Arial Narrow" w:hAnsi="Arial Narrow" w:cs="Arial"/>
                <w:color w:val="auto"/>
                <w:sz w:val="16"/>
                <w:szCs w:val="16"/>
                <w:lang w:val="en-GB"/>
              </w:rPr>
            </w:pPr>
            <w:ins w:id="5277" w:author="Zhunisbayev, Olzhasbek A [Bolashak Atyrau Limited]" w:date="2022-06-12T22:25:00Z">
              <w:r w:rsidRPr="00014E44">
                <w:rPr>
                  <w:rFonts w:ascii="Arial Narrow" w:hAnsi="Arial Narrow" w:cs="Arial"/>
                  <w:color w:val="auto"/>
                  <w:sz w:val="16"/>
                  <w:szCs w:val="16"/>
                  <w:lang w:val="en-GB"/>
                </w:rPr>
                <w:t>DL – DRAIN, OILY SEWER</w:t>
              </w:r>
            </w:ins>
            <w:r w:rsidRPr="00014E44">
              <w:rPr>
                <w:rFonts w:ascii="Arial Narrow" w:hAnsi="Arial Narrow" w:cs="Arial"/>
                <w:color w:val="auto"/>
                <w:sz w:val="16"/>
                <w:szCs w:val="16"/>
                <w:lang w:val="en-GB"/>
              </w:rPr>
              <w:t xml:space="preserve"> </w:t>
            </w:r>
            <w:ins w:id="5278" w:author="Zhunisbayev, Olzhasbek A [Bolashak Atyrau Limited]" w:date="2022-06-12T22:25:00Z">
              <w:r w:rsidRPr="00014E44">
                <w:rPr>
                  <w:rFonts w:ascii="Arial Narrow" w:hAnsi="Arial Narrow" w:cs="Arial"/>
                  <w:color w:val="auto"/>
                  <w:sz w:val="16"/>
                  <w:szCs w:val="16"/>
                  <w:lang w:val="en-GB"/>
                </w:rPr>
                <w:t>(OPEN)</w:t>
              </w:r>
            </w:ins>
          </w:p>
          <w:p w14:paraId="62DE0788" w14:textId="0EA81794"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p>
          <w:p w14:paraId="7AD3D2AE" w14:textId="40438202"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SM – STEAM MEDIUM PRESSURE</w:t>
            </w:r>
          </w:p>
          <w:p w14:paraId="2B465B18"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ST – STEAM TRACER</w:t>
            </w:r>
          </w:p>
          <w:p w14:paraId="6B5763BE" w14:textId="59119C2E" w:rsidR="00521F6D" w:rsidRPr="00014E44" w:rsidRDefault="00521F6D" w:rsidP="00DE1185">
            <w:pPr>
              <w:pStyle w:val="CellBody"/>
              <w:rPr>
                <w:ins w:id="5279" w:author="Zhunisbayev, Olzhasbek A [Bolashak Atyrau Limited]" w:date="2022-06-12T22:25:00Z"/>
                <w:rFonts w:ascii="Arial Narrow" w:hAnsi="Arial Narrow" w:cs="Arial"/>
                <w:color w:val="auto"/>
                <w:sz w:val="16"/>
                <w:szCs w:val="16"/>
                <w:lang w:val="en-GB"/>
              </w:rPr>
            </w:pPr>
            <w:ins w:id="5280" w:author="Zhunisbayev, Olzhasbek A [Bolashak Atyrau Limited]" w:date="2022-06-12T22:25:00Z">
              <w:r w:rsidRPr="00014E44">
                <w:rPr>
                  <w:rFonts w:ascii="Arial Narrow" w:hAnsi="Arial Narrow" w:cs="Arial"/>
                  <w:color w:val="auto"/>
                  <w:sz w:val="16"/>
                  <w:szCs w:val="16"/>
                  <w:lang w:val="en-GB"/>
                </w:rPr>
                <w:t>TH - CONDENSATE, HIGH</w:t>
              </w:r>
            </w:ins>
            <w:r w:rsidRPr="00014E44">
              <w:rPr>
                <w:rFonts w:ascii="Arial Narrow" w:hAnsi="Arial Narrow" w:cs="Arial"/>
                <w:color w:val="auto"/>
                <w:sz w:val="16"/>
                <w:szCs w:val="16"/>
                <w:lang w:val="en-GB"/>
              </w:rPr>
              <w:t xml:space="preserve"> </w:t>
            </w:r>
            <w:ins w:id="5281" w:author="Zhunisbayev, Olzhasbek A [Bolashak Atyrau Limited]" w:date="2022-06-12T22:25:00Z">
              <w:r w:rsidRPr="00014E44">
                <w:rPr>
                  <w:rFonts w:ascii="Arial Narrow" w:hAnsi="Arial Narrow" w:cs="Arial"/>
                  <w:color w:val="auto"/>
                  <w:sz w:val="16"/>
                  <w:szCs w:val="16"/>
                  <w:lang w:val="en-GB"/>
                </w:rPr>
                <w:t>PRESSURE</w:t>
              </w:r>
            </w:ins>
          </w:p>
          <w:p w14:paraId="2C9A547E" w14:textId="4987B610"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 LOW PRESSURE</w:t>
            </w:r>
          </w:p>
          <w:p w14:paraId="492223CC" w14:textId="6E7AF2E1"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TM –CONDENSATE, MEDIUM PRESSURE</w:t>
            </w:r>
          </w:p>
          <w:p w14:paraId="5F2DD2BC"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 – POTABLE WATER</w:t>
            </w:r>
          </w:p>
          <w:p w14:paraId="3DC42E0A" w14:textId="77777777" w:rsidR="00521F6D" w:rsidRPr="00014E44" w:rsidRDefault="00521F6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A2702D0" w14:textId="77777777" w:rsidR="00521F6D" w:rsidRPr="00014E44" w:rsidRDefault="00521F6D" w:rsidP="00DE1185">
            <w:pPr>
              <w:pStyle w:val="CellBodyCentered"/>
              <w:rPr>
                <w:rFonts w:ascii="Arial Narrow" w:hAnsi="Arial Narrow" w:cs="Arial"/>
                <w:b/>
                <w:color w:val="auto"/>
                <w:sz w:val="16"/>
                <w:szCs w:val="16"/>
                <w:lang w:val="en-GB"/>
              </w:rPr>
            </w:pPr>
          </w:p>
          <w:p w14:paraId="35A39C7C"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300H25</w:t>
            </w:r>
          </w:p>
        </w:tc>
        <w:tc>
          <w:tcPr>
            <w:tcW w:w="450" w:type="dxa"/>
            <w:tcBorders>
              <w:top w:val="single" w:sz="6" w:space="0" w:color="auto"/>
              <w:left w:val="single" w:sz="6" w:space="0" w:color="auto"/>
              <w:bottom w:val="single" w:sz="6" w:space="0" w:color="auto"/>
              <w:right w:val="single" w:sz="6" w:space="0" w:color="auto"/>
            </w:tcBorders>
          </w:tcPr>
          <w:p w14:paraId="60B7205B" w14:textId="77777777" w:rsidR="00521F6D" w:rsidRPr="00014E44" w:rsidRDefault="00521F6D" w:rsidP="00DE1185">
            <w:pPr>
              <w:pStyle w:val="CellBodyCentered"/>
              <w:rPr>
                <w:rFonts w:ascii="Arial Narrow" w:hAnsi="Arial Narrow" w:cs="Arial"/>
                <w:color w:val="auto"/>
                <w:sz w:val="16"/>
                <w:szCs w:val="16"/>
                <w:lang w:val="en-GB"/>
              </w:rPr>
            </w:pPr>
          </w:p>
          <w:p w14:paraId="6C611EB2"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64E3721F" w14:textId="77777777" w:rsidR="00521F6D" w:rsidRPr="00014E44" w:rsidRDefault="00521F6D" w:rsidP="00DE1185">
            <w:pPr>
              <w:pStyle w:val="CellBodyCentered"/>
              <w:rPr>
                <w:rFonts w:ascii="Arial Narrow" w:hAnsi="Arial Narrow" w:cs="Arial"/>
                <w:color w:val="auto"/>
                <w:sz w:val="16"/>
                <w:szCs w:val="16"/>
                <w:lang w:val="en-GB"/>
              </w:rPr>
            </w:pPr>
          </w:p>
          <w:p w14:paraId="499E751C" w14:textId="7058EF5D"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5EFF8418" w14:textId="77777777" w:rsidR="00521F6D" w:rsidRPr="00014E44" w:rsidRDefault="00521F6D" w:rsidP="00DE1185">
            <w:pPr>
              <w:pStyle w:val="CellBodyCentered"/>
              <w:rPr>
                <w:rFonts w:ascii="Arial Narrow" w:hAnsi="Arial Narrow" w:cs="Arial"/>
                <w:color w:val="auto"/>
                <w:sz w:val="16"/>
                <w:szCs w:val="16"/>
                <w:lang w:val="en-GB"/>
              </w:rPr>
            </w:pPr>
          </w:p>
          <w:p w14:paraId="0B7B6D28"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1917423E"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C550C88" w14:textId="77777777" w:rsidR="00521F6D" w:rsidRPr="00014E44" w:rsidRDefault="00521F6D" w:rsidP="00DE1185">
            <w:pPr>
              <w:pStyle w:val="CellBodyCentered"/>
              <w:rPr>
                <w:rFonts w:ascii="Arial Narrow" w:hAnsi="Arial Narrow" w:cs="Arial"/>
                <w:color w:val="auto"/>
                <w:sz w:val="16"/>
                <w:szCs w:val="16"/>
                <w:lang w:val="en-GB"/>
              </w:rPr>
            </w:pPr>
          </w:p>
          <w:p w14:paraId="55CE863C"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6F009AEA"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0543EB29" w14:textId="77777777" w:rsidR="00521F6D" w:rsidRPr="00014E44" w:rsidRDefault="00521F6D" w:rsidP="00DE1185">
            <w:pPr>
              <w:pStyle w:val="CellBodyCentered"/>
              <w:rPr>
                <w:rFonts w:ascii="Arial Narrow" w:hAnsi="Arial Narrow" w:cs="Arial"/>
                <w:color w:val="auto"/>
                <w:sz w:val="16"/>
                <w:szCs w:val="16"/>
                <w:lang w:val="en-GB"/>
              </w:rPr>
            </w:pPr>
          </w:p>
          <w:p w14:paraId="19A149F5" w14:textId="14973045"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282" w:author="Zhunisbayev, Olzhasbek A [Bolashak Atyrau Limited]" w:date="2022-09-18T20:44:00Z">
              <w:r w:rsidRPr="00014E44" w:rsidDel="00EE529F">
                <w:rPr>
                  <w:rFonts w:ascii="Arial Narrow" w:hAnsi="Arial Narrow" w:cs="Arial"/>
                  <w:color w:val="auto"/>
                  <w:sz w:val="16"/>
                  <w:szCs w:val="16"/>
                  <w:lang w:val="en-GB"/>
                </w:rPr>
                <w:delText xml:space="preserve">46 </w:delText>
              </w:r>
            </w:del>
            <w:ins w:id="5283"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+343°C</w:t>
            </w:r>
          </w:p>
        </w:tc>
        <w:tc>
          <w:tcPr>
            <w:tcW w:w="1890" w:type="dxa"/>
            <w:tcBorders>
              <w:top w:val="single" w:sz="6" w:space="0" w:color="auto"/>
              <w:left w:val="single" w:sz="6" w:space="0" w:color="auto"/>
              <w:bottom w:val="single" w:sz="6" w:space="0" w:color="auto"/>
              <w:right w:val="single" w:sz="6" w:space="0" w:color="auto"/>
            </w:tcBorders>
          </w:tcPr>
          <w:p w14:paraId="5B9EE91C" w14:textId="77777777" w:rsidR="00521F6D" w:rsidRPr="00014E44" w:rsidRDefault="00521F6D" w:rsidP="00DE1185">
            <w:pPr>
              <w:pStyle w:val="CellBody"/>
              <w:rPr>
                <w:rFonts w:ascii="Arial Narrow" w:hAnsi="Arial Narrow" w:cs="Arial"/>
                <w:color w:val="auto"/>
                <w:sz w:val="16"/>
                <w:szCs w:val="16"/>
                <w:u w:val="single"/>
                <w:lang w:val="en-GB"/>
              </w:rPr>
            </w:pPr>
          </w:p>
          <w:p w14:paraId="7A61BE58"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r w:rsidRPr="00014E44">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12D03ABF" w14:textId="66D2A972" w:rsidR="00521F6D" w:rsidRPr="00014E44" w:rsidRDefault="00571500"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w:t>
            </w:r>
            <w:del w:id="528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285" w:author="Zhunisbayev, Olzhasbek A [Bolashak Atyrau Limited]" w:date="2022-09-18T20:40:00Z">
              <w:r w:rsidRPr="00014E44">
                <w:rPr>
                  <w:rFonts w:ascii="Arial Narrow" w:hAnsi="Arial Narrow" w:cs="Arial"/>
                  <w:color w:val="auto"/>
                  <w:sz w:val="16"/>
                  <w:szCs w:val="16"/>
                  <w:lang w:val="en-GB"/>
                </w:rPr>
                <w:t>40</w:t>
              </w:r>
            </w:ins>
            <w:r w:rsidR="00521F6D" w:rsidRPr="00014E44">
              <w:rPr>
                <w:rFonts w:ascii="Arial Narrow" w:hAnsi="Arial Narrow" w:cs="Arial"/>
                <w:color w:val="auto"/>
                <w:sz w:val="16"/>
                <w:szCs w:val="16"/>
              </w:rPr>
              <w:t xml:space="preserve"> to 38°C = 51.1 barg</w:t>
            </w:r>
          </w:p>
          <w:p w14:paraId="596A5FC4" w14:textId="3ABB64BD"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50.1 barg</w:t>
            </w:r>
          </w:p>
          <w:p w14:paraId="60E8CCC0" w14:textId="421476D5"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100°C = 46.6 barg</w:t>
            </w:r>
          </w:p>
          <w:p w14:paraId="5E03C6D4" w14:textId="261FB0DB"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150°C = 45.1 barg</w:t>
            </w:r>
          </w:p>
          <w:p w14:paraId="51EF8E21" w14:textId="28D0957B"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200°C = 43.8 barg</w:t>
            </w:r>
          </w:p>
          <w:p w14:paraId="6E2C5D08" w14:textId="650353F1"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250°C = 41.9 barg</w:t>
            </w:r>
          </w:p>
          <w:p w14:paraId="36F9DBF7" w14:textId="4BB83099" w:rsidR="00521F6D" w:rsidRPr="00014E44"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300°C = 39.8 barg</w:t>
            </w:r>
          </w:p>
          <w:p w14:paraId="066014D4" w14:textId="77777777" w:rsidR="00521F6D" w:rsidRDefault="00521F6D" w:rsidP="00DE1185">
            <w:pPr>
              <w:pStyle w:val="CellBody"/>
              <w:rPr>
                <w:rFonts w:ascii="Arial Narrow" w:hAnsi="Arial Narrow" w:cs="Arial"/>
                <w:color w:val="auto"/>
                <w:sz w:val="16"/>
                <w:szCs w:val="16"/>
              </w:rPr>
            </w:pPr>
            <w:r w:rsidRPr="00014E44">
              <w:rPr>
                <w:rFonts w:ascii="Arial Narrow" w:hAnsi="Arial Narrow" w:cs="Arial"/>
                <w:color w:val="auto"/>
                <w:sz w:val="16"/>
                <w:szCs w:val="16"/>
              </w:rPr>
              <w:t>343°C = 37.9 barg</w:t>
            </w:r>
          </w:p>
          <w:p w14:paraId="2A78677A" w14:textId="742D3492" w:rsidR="00571500" w:rsidRPr="00014E44" w:rsidRDefault="00571500"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68267781" w14:textId="77777777" w:rsidR="00521F6D" w:rsidRPr="00014E44" w:rsidRDefault="00521F6D" w:rsidP="00DE1185">
            <w:pPr>
              <w:pStyle w:val="CellBodyCentered"/>
              <w:rPr>
                <w:rFonts w:ascii="Arial Narrow" w:hAnsi="Arial Narrow" w:cs="Arial"/>
                <w:color w:val="auto"/>
                <w:sz w:val="16"/>
                <w:szCs w:val="16"/>
                <w:lang w:val="en-GB"/>
              </w:rPr>
            </w:pPr>
          </w:p>
          <w:p w14:paraId="336A1CAA" w14:textId="746CA647" w:rsidR="00521F6D" w:rsidRPr="00014E44" w:rsidDel="00171C6E" w:rsidRDefault="00521F6D" w:rsidP="00DE1185">
            <w:pPr>
              <w:pStyle w:val="CellBodyCentered"/>
              <w:rPr>
                <w:del w:id="5286" w:author="Zhunisbayev, Olzhasbek [Bolashak Atyrau Limited]" w:date="2023-11-21T13:51:00Z"/>
                <w:rFonts w:ascii="Arial Narrow" w:hAnsi="Arial Narrow" w:cs="Arial"/>
                <w:color w:val="auto"/>
                <w:sz w:val="16"/>
                <w:szCs w:val="16"/>
              </w:rPr>
            </w:pPr>
            <w:r w:rsidRPr="00014E44">
              <w:rPr>
                <w:rFonts w:ascii="Arial Narrow" w:hAnsi="Arial Narrow" w:cs="Arial"/>
                <w:color w:val="auto"/>
                <w:sz w:val="16"/>
                <w:szCs w:val="16"/>
                <w:lang w:val="en-GB"/>
              </w:rPr>
              <w:t>NOTE 3</w:t>
            </w:r>
            <w:del w:id="5287" w:author="Zhunisbayev, Olzhasbek [Bolashak Atyrau Limited]" w:date="2023-11-21T13:51:00Z">
              <w:r w:rsidRPr="00014E44" w:rsidDel="00171C6E">
                <w:rPr>
                  <w:rFonts w:ascii="Arial Narrow" w:hAnsi="Arial Narrow" w:cs="Arial"/>
                  <w:color w:val="auto"/>
                  <w:sz w:val="16"/>
                  <w:szCs w:val="16"/>
                </w:rPr>
                <w:delText>All sizes for</w:delText>
              </w:r>
            </w:del>
          </w:p>
          <w:p w14:paraId="08DA7ACE" w14:textId="59924713" w:rsidR="00521F6D" w:rsidRPr="00014E44" w:rsidDel="00171C6E" w:rsidRDefault="00521F6D" w:rsidP="00DE1185">
            <w:pPr>
              <w:pStyle w:val="CellBodyCentered"/>
              <w:rPr>
                <w:del w:id="5288" w:author="Zhunisbayev, Olzhasbek [Bolashak Atyrau Limited]" w:date="2023-11-21T13:51:00Z"/>
                <w:rFonts w:ascii="Arial Narrow" w:hAnsi="Arial Narrow" w:cs="Arial"/>
                <w:color w:val="auto"/>
                <w:sz w:val="16"/>
                <w:szCs w:val="16"/>
              </w:rPr>
            </w:pPr>
            <w:del w:id="5289" w:author="Zhunisbayev, Olzhasbek [Bolashak Atyrau Limited]" w:date="2023-11-21T13:51:00Z">
              <w:r w:rsidRPr="00014E44" w:rsidDel="00171C6E">
                <w:rPr>
                  <w:rFonts w:ascii="Arial Narrow" w:hAnsi="Arial Narrow" w:cs="Arial"/>
                  <w:color w:val="auto"/>
                  <w:sz w:val="16"/>
                  <w:szCs w:val="16"/>
                </w:rPr>
                <w:delText>CC</w:delText>
              </w:r>
              <w:r w:rsidR="00294BC4" w:rsidDel="00171C6E">
                <w:rPr>
                  <w:rFonts w:ascii="Arial Narrow" w:hAnsi="Arial Narrow" w:cs="Arial"/>
                  <w:color w:val="auto"/>
                  <w:sz w:val="16"/>
                  <w:szCs w:val="16"/>
                </w:rPr>
                <w:delText>,</w:delText>
              </w:r>
              <w:r w:rsidRPr="00014E44" w:rsidDel="00171C6E">
                <w:rPr>
                  <w:rFonts w:ascii="Arial Narrow" w:hAnsi="Arial Narrow" w:cs="Arial"/>
                  <w:color w:val="auto"/>
                  <w:sz w:val="16"/>
                  <w:szCs w:val="16"/>
                </w:rPr>
                <w:delText xml:space="preserve"> CCS</w:delText>
              </w:r>
              <w:r w:rsidR="00294BC4" w:rsidDel="00171C6E">
                <w:rPr>
                  <w:rFonts w:ascii="Arial Narrow" w:hAnsi="Arial Narrow" w:cs="Arial"/>
                  <w:color w:val="auto"/>
                  <w:sz w:val="16"/>
                  <w:szCs w:val="16"/>
                </w:rPr>
                <w:delText>,</w:delText>
              </w:r>
            </w:del>
          </w:p>
          <w:p w14:paraId="40A5EA88" w14:textId="5BBD84DC" w:rsidR="00521F6D" w:rsidRPr="00014E44" w:rsidRDefault="00521F6D" w:rsidP="00DE1185">
            <w:pPr>
              <w:pStyle w:val="CellBodyCentered"/>
              <w:rPr>
                <w:rFonts w:ascii="Arial Narrow" w:hAnsi="Arial Narrow" w:cs="Arial"/>
                <w:color w:val="auto"/>
                <w:sz w:val="16"/>
                <w:szCs w:val="16"/>
                <w:lang w:val="en-GB"/>
              </w:rPr>
            </w:pPr>
            <w:del w:id="5290" w:author="Zhunisbayev, Olzhasbek [Bolashak Atyrau Limited]" w:date="2023-11-21T13:51:00Z">
              <w:r w:rsidRPr="00014E44" w:rsidDel="00171C6E">
                <w:rPr>
                  <w:rFonts w:ascii="Arial Narrow" w:hAnsi="Arial Narrow" w:cs="Arial"/>
                  <w:color w:val="auto"/>
                  <w:sz w:val="16"/>
                  <w:szCs w:val="16"/>
                </w:rPr>
                <w:delText>DCS</w:delText>
              </w:r>
            </w:del>
          </w:p>
        </w:tc>
        <w:tc>
          <w:tcPr>
            <w:tcW w:w="418" w:type="dxa"/>
            <w:tcBorders>
              <w:top w:val="single" w:sz="6" w:space="0" w:color="auto"/>
              <w:left w:val="single" w:sz="6" w:space="0" w:color="auto"/>
              <w:bottom w:val="single" w:sz="6" w:space="0" w:color="auto"/>
              <w:right w:val="single" w:sz="6" w:space="0" w:color="auto"/>
            </w:tcBorders>
          </w:tcPr>
          <w:p w14:paraId="38233800" w14:textId="77777777" w:rsidR="00521F6D" w:rsidRPr="00014E44" w:rsidRDefault="00521F6D" w:rsidP="00DE1185">
            <w:pPr>
              <w:pStyle w:val="CellBodyCentered"/>
              <w:rPr>
                <w:rFonts w:ascii="Arial Narrow" w:hAnsi="Arial Narrow" w:cs="Arial"/>
                <w:color w:val="auto"/>
                <w:sz w:val="16"/>
                <w:szCs w:val="16"/>
                <w:lang w:val="en-GB"/>
              </w:rPr>
            </w:pPr>
          </w:p>
          <w:p w14:paraId="3A28349D"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14:paraId="6B357392" w14:textId="77777777" w:rsidTr="0038396C">
        <w:trPr>
          <w:trHeight w:val="732"/>
        </w:trPr>
        <w:tc>
          <w:tcPr>
            <w:tcW w:w="3322" w:type="dxa"/>
            <w:tcBorders>
              <w:top w:val="single" w:sz="6" w:space="0" w:color="auto"/>
              <w:left w:val="single" w:sz="6" w:space="0" w:color="auto"/>
              <w:bottom w:val="single" w:sz="6" w:space="0" w:color="auto"/>
              <w:right w:val="single" w:sz="6" w:space="0" w:color="auto"/>
            </w:tcBorders>
          </w:tcPr>
          <w:p w14:paraId="7EC5B7A2" w14:textId="59E81524" w:rsidR="00521F6D" w:rsidRPr="00014E44" w:rsidRDefault="00521F6D" w:rsidP="00DE1185">
            <w:pPr>
              <w:pStyle w:val="CellBody"/>
              <w:rPr>
                <w:rFonts w:ascii="Arial Narrow" w:hAnsi="Arial Narrow" w:cs="Arial"/>
                <w:color w:val="auto"/>
                <w:sz w:val="16"/>
                <w:szCs w:val="16"/>
                <w:lang w:val="en-GB"/>
              </w:rPr>
            </w:pPr>
          </w:p>
          <w:p w14:paraId="0222C44E"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VI – INSTRUMENT AIR</w:t>
            </w:r>
          </w:p>
          <w:p w14:paraId="27188876" w14:textId="734C67B6" w:rsidR="00521F6D"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87936" behindDoc="0" locked="0" layoutInCell="1" allowOverlap="1" wp14:anchorId="2DAE3028" wp14:editId="0B6F3FCA">
                      <wp:simplePos x="0" y="0"/>
                      <wp:positionH relativeFrom="column">
                        <wp:posOffset>1580128</wp:posOffset>
                      </wp:positionH>
                      <wp:positionV relativeFrom="paragraph">
                        <wp:posOffset>65930</wp:posOffset>
                      </wp:positionV>
                      <wp:extent cx="996150" cy="221615"/>
                      <wp:effectExtent l="0" t="0" r="52070" b="64135"/>
                      <wp:wrapNone/>
                      <wp:docPr id="768247041" name="AutoShape 4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150"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4378611B" w14:textId="77777777" w:rsidR="00521F6D" w:rsidRPr="00B97FC4" w:rsidRDefault="00521F6D"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01" o:spid="_x0000_s1615" style="position:absolute;margin-left:124.4pt;margin-top:5.2pt;width:78.45pt;height:17.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">
                      <v:shadow on="t" color="black [3213]" opacity=".5"/>
                      <v:textbox>
                        <w:txbxContent>
                          <w:p w14:paraId="4378611B" w14:textId="77777777" w:rsidR="00521F6D" w:rsidRPr="00B97FC4" w:rsidRDefault="00521F6D"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521F6D" w:rsidRPr="00014E44">
              <w:rPr>
                <w:rFonts w:ascii="Arial Narrow" w:hAnsi="Arial Narrow" w:cs="Arial"/>
                <w:color w:val="auto"/>
                <w:sz w:val="16"/>
                <w:szCs w:val="16"/>
                <w:lang w:val="en-GB"/>
              </w:rPr>
              <w:t>WF – FIREWATER (ABOVEGROUND)</w:t>
            </w:r>
          </w:p>
          <w:p w14:paraId="412007B9" w14:textId="67E75A5A"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 (ABOVEGROUND)</w:t>
            </w:r>
          </w:p>
        </w:tc>
        <w:tc>
          <w:tcPr>
            <w:tcW w:w="720" w:type="dxa"/>
            <w:tcBorders>
              <w:top w:val="single" w:sz="6" w:space="0" w:color="auto"/>
              <w:left w:val="single" w:sz="6" w:space="0" w:color="auto"/>
              <w:bottom w:val="single" w:sz="6" w:space="0" w:color="auto"/>
              <w:right w:val="single" w:sz="6" w:space="0" w:color="auto"/>
            </w:tcBorders>
          </w:tcPr>
          <w:p w14:paraId="04D51DC0" w14:textId="77777777" w:rsidR="00521F6D" w:rsidRPr="00014E44" w:rsidRDefault="00521F6D" w:rsidP="00DE1185">
            <w:pPr>
              <w:pStyle w:val="CellBodyCentered"/>
              <w:rPr>
                <w:rFonts w:ascii="Arial Narrow" w:hAnsi="Arial Narrow" w:cs="Arial"/>
                <w:b/>
                <w:color w:val="auto"/>
                <w:sz w:val="16"/>
                <w:szCs w:val="16"/>
                <w:lang w:val="en-GB"/>
              </w:rPr>
            </w:pPr>
          </w:p>
          <w:p w14:paraId="7EE3048C"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300H2G</w:t>
            </w:r>
          </w:p>
        </w:tc>
        <w:tc>
          <w:tcPr>
            <w:tcW w:w="450" w:type="dxa"/>
            <w:tcBorders>
              <w:top w:val="single" w:sz="6" w:space="0" w:color="auto"/>
              <w:left w:val="single" w:sz="6" w:space="0" w:color="auto"/>
              <w:bottom w:val="single" w:sz="6" w:space="0" w:color="auto"/>
              <w:right w:val="single" w:sz="6" w:space="0" w:color="auto"/>
            </w:tcBorders>
          </w:tcPr>
          <w:p w14:paraId="663258BB" w14:textId="77777777" w:rsidR="00521F6D" w:rsidRPr="00014E44" w:rsidRDefault="00521F6D" w:rsidP="00DE1185">
            <w:pPr>
              <w:pStyle w:val="CellBodyCentered"/>
              <w:rPr>
                <w:rFonts w:ascii="Arial Narrow" w:hAnsi="Arial Narrow" w:cs="Arial"/>
                <w:color w:val="auto"/>
                <w:sz w:val="16"/>
                <w:szCs w:val="16"/>
                <w:lang w:val="en-GB"/>
              </w:rPr>
            </w:pPr>
          </w:p>
          <w:p w14:paraId="3482F119"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tc>
        <w:tc>
          <w:tcPr>
            <w:tcW w:w="1080" w:type="dxa"/>
            <w:tcBorders>
              <w:top w:val="single" w:sz="6" w:space="0" w:color="auto"/>
              <w:left w:val="single" w:sz="6" w:space="0" w:color="auto"/>
              <w:bottom w:val="single" w:sz="6" w:space="0" w:color="auto"/>
              <w:right w:val="single" w:sz="6" w:space="0" w:color="auto"/>
            </w:tcBorders>
          </w:tcPr>
          <w:p w14:paraId="1E682CE4" w14:textId="77777777" w:rsidR="00521F6D" w:rsidRPr="00014E44" w:rsidRDefault="00521F6D" w:rsidP="00DE1185">
            <w:pPr>
              <w:pStyle w:val="CellBodyCentered"/>
              <w:rPr>
                <w:rFonts w:ascii="Arial Narrow" w:hAnsi="Arial Narrow" w:cs="Arial"/>
                <w:color w:val="auto"/>
                <w:sz w:val="16"/>
                <w:szCs w:val="16"/>
                <w:lang w:val="en-GB"/>
              </w:rPr>
            </w:pPr>
          </w:p>
          <w:p w14:paraId="1D8EF462"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GALVANISED</w:t>
            </w:r>
          </w:p>
          <w:p w14:paraId="50137C11" w14:textId="7B803F9E"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168B75B0"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(SCREWED)</w:t>
            </w:r>
          </w:p>
          <w:p w14:paraId="640B983F" w14:textId="77777777" w:rsidR="00521F6D" w:rsidRPr="00014E44" w:rsidRDefault="00521F6D"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7F2EAEC9" w14:textId="77777777" w:rsidR="00521F6D" w:rsidRPr="00014E44" w:rsidRDefault="00521F6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CF44AA8" w14:textId="77777777" w:rsidR="00521F6D" w:rsidRPr="00014E44" w:rsidRDefault="00521F6D" w:rsidP="00DE1185">
            <w:pPr>
              <w:pStyle w:val="CellBodyCentered"/>
              <w:rPr>
                <w:rFonts w:ascii="Arial Narrow" w:hAnsi="Arial Narrow" w:cs="Arial"/>
                <w:color w:val="auto"/>
                <w:sz w:val="16"/>
                <w:szCs w:val="16"/>
                <w:lang w:val="en-GB"/>
              </w:rPr>
            </w:pPr>
          </w:p>
          <w:p w14:paraId="02E0EFC5"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0A5AF8CA" w14:textId="22A82144"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5F0714E8" w14:textId="77777777" w:rsidR="00521F6D" w:rsidRPr="00014E44" w:rsidRDefault="00521F6D" w:rsidP="00DE1185">
            <w:pPr>
              <w:pStyle w:val="CellBodyCentered"/>
              <w:rPr>
                <w:rFonts w:ascii="Arial Narrow" w:hAnsi="Arial Narrow" w:cs="Arial"/>
                <w:color w:val="auto"/>
                <w:sz w:val="16"/>
                <w:szCs w:val="16"/>
                <w:lang w:val="en-GB"/>
              </w:rPr>
            </w:pPr>
          </w:p>
          <w:p w14:paraId="2DB9E99B" w14:textId="09F0E24B"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291" w:author="Zhunisbayev, Olzhasbek [Bolashak Atyrau Limited]" w:date="2024-12-03T01:35:00Z" w16du:dateUtc="2024-12-02T20:35:00Z">
              <w:r w:rsidRPr="00014E44" w:rsidDel="005C5E25">
                <w:rPr>
                  <w:rFonts w:ascii="Arial Narrow" w:hAnsi="Arial Narrow" w:cs="Arial"/>
                  <w:color w:val="auto"/>
                  <w:sz w:val="16"/>
                  <w:szCs w:val="16"/>
                  <w:lang w:val="en-GB"/>
                </w:rPr>
                <w:delText xml:space="preserve">29 </w:delText>
              </w:r>
            </w:del>
            <w:ins w:id="5292" w:author="Zhunisbayev, Olzhasbek [Bolashak Atyrau Limited]" w:date="2024-12-03T01:35:00Z" w16du:dateUtc="2024-12-02T20:35:00Z">
              <w:r w:rsidR="005C5E25">
                <w:rPr>
                  <w:rFonts w:ascii="Arial Narrow" w:hAnsi="Arial Narrow" w:cs="Arial"/>
                  <w:color w:val="auto"/>
                  <w:sz w:val="16"/>
                  <w:szCs w:val="16"/>
                  <w:lang w:val="en-GB"/>
                </w:rPr>
                <w:t>40</w:t>
              </w:r>
              <w:r w:rsidR="005C5E25" w:rsidRPr="00014E44">
                <w:rPr>
                  <w:rFonts w:ascii="Arial Narrow" w:hAnsi="Arial Narrow" w:cs="Arial"/>
                  <w:color w:val="auto"/>
                  <w:sz w:val="16"/>
                  <w:szCs w:val="16"/>
                  <w:lang w:val="en-GB"/>
                </w:rPr>
                <w:t xml:space="preserve"> </w:t>
              </w:r>
            </w:ins>
            <w:r w:rsidRPr="00014E44">
              <w:rPr>
                <w:rFonts w:ascii="Arial Narrow" w:hAnsi="Arial Narrow" w:cs="Arial"/>
                <w:color w:val="auto"/>
                <w:sz w:val="16"/>
                <w:szCs w:val="16"/>
                <w:lang w:val="en-GB"/>
              </w:rPr>
              <w:t>to</w:t>
            </w:r>
          </w:p>
          <w:p w14:paraId="5043A7FD"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+150ºC</w:t>
            </w:r>
          </w:p>
          <w:p w14:paraId="4E907617" w14:textId="77777777" w:rsidR="00521F6D" w:rsidRPr="00014E44" w:rsidRDefault="00521F6D" w:rsidP="00DE1185">
            <w:pPr>
              <w:pStyle w:val="CellBodyCentered"/>
              <w:rPr>
                <w:rFonts w:ascii="Arial Narrow" w:hAnsi="Arial Narrow" w:cs="Arial"/>
                <w:color w:val="auto"/>
                <w:sz w:val="16"/>
                <w:szCs w:val="16"/>
                <w:lang w:val="en-GB"/>
              </w:rPr>
            </w:pPr>
          </w:p>
          <w:p w14:paraId="170F40C0" w14:textId="77777777" w:rsidR="00521F6D" w:rsidRPr="00014E44" w:rsidRDefault="00521F6D"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3F33CAE9" w14:textId="77777777" w:rsidR="00521F6D" w:rsidRPr="00014E44" w:rsidRDefault="00521F6D" w:rsidP="00DE1185">
            <w:pPr>
              <w:pStyle w:val="CellBody"/>
              <w:rPr>
                <w:rFonts w:ascii="Arial Narrow" w:hAnsi="Arial Narrow" w:cs="Arial"/>
                <w:color w:val="auto"/>
                <w:sz w:val="16"/>
                <w:szCs w:val="16"/>
                <w:lang w:val="en-GB"/>
              </w:rPr>
            </w:pPr>
          </w:p>
          <w:p w14:paraId="40FC1939"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Maximum = 32 barg</w:t>
            </w:r>
          </w:p>
          <w:p w14:paraId="680D1995" w14:textId="1390038D" w:rsidR="00521F6D" w:rsidRPr="00014E44" w:rsidRDefault="00521F6D" w:rsidP="0018324D">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bronze valve</w:t>
            </w:r>
            <w:r w:rsidR="0018324D">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rating</w:t>
            </w:r>
            <w:r w:rsidRPr="00014E44">
              <w:rPr>
                <w:rFonts w:ascii="Arial Narrow" w:hAnsi="Arial Narrow"/>
                <w:color w:val="auto"/>
                <w:sz w:val="16"/>
                <w:szCs w:val="16"/>
              </w:rPr>
              <w:t xml:space="preserve"> as per BS EN 12288 Industrial valve)</w:t>
            </w:r>
          </w:p>
        </w:tc>
        <w:tc>
          <w:tcPr>
            <w:tcW w:w="630" w:type="dxa"/>
            <w:tcBorders>
              <w:top w:val="single" w:sz="6" w:space="0" w:color="auto"/>
              <w:left w:val="single" w:sz="6" w:space="0" w:color="auto"/>
              <w:bottom w:val="single" w:sz="6" w:space="0" w:color="auto"/>
              <w:right w:val="single" w:sz="6" w:space="0" w:color="auto"/>
            </w:tcBorders>
          </w:tcPr>
          <w:p w14:paraId="599B6822" w14:textId="77777777" w:rsidR="00521F6D" w:rsidRPr="00014E44" w:rsidRDefault="00521F6D" w:rsidP="00DE1185">
            <w:pPr>
              <w:pStyle w:val="CellBodyCentered"/>
              <w:rPr>
                <w:rFonts w:ascii="Arial Narrow" w:hAnsi="Arial Narrow" w:cs="Arial"/>
                <w:color w:val="auto"/>
                <w:sz w:val="16"/>
                <w:szCs w:val="16"/>
              </w:rPr>
            </w:pPr>
          </w:p>
          <w:p w14:paraId="39F6B59F" w14:textId="77777777" w:rsidR="00521F6D" w:rsidRPr="00014E44" w:rsidRDefault="00521F6D"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p w14:paraId="48A2635C" w14:textId="77777777" w:rsidR="00521F6D" w:rsidRPr="00014E44" w:rsidRDefault="00521F6D" w:rsidP="00DE1185">
            <w:pPr>
              <w:pStyle w:val="CellBodyCentered"/>
              <w:rPr>
                <w:rFonts w:ascii="Arial Narrow" w:hAnsi="Arial Narrow" w:cs="Arial"/>
                <w:color w:val="auto"/>
                <w:sz w:val="16"/>
                <w:szCs w:val="16"/>
                <w:lang w:val="en-GB"/>
              </w:rPr>
            </w:pPr>
          </w:p>
          <w:p w14:paraId="18CAAF05" w14:textId="77777777" w:rsidR="00521F6D" w:rsidRPr="00014E44" w:rsidRDefault="00521F6D"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32A90A31" w14:textId="77777777" w:rsidR="00521F6D" w:rsidRPr="00014E44" w:rsidRDefault="00521F6D" w:rsidP="00DE1185">
            <w:pPr>
              <w:pStyle w:val="CellBodyCentered"/>
              <w:rPr>
                <w:rFonts w:ascii="Arial Narrow" w:hAnsi="Arial Narrow" w:cs="Arial"/>
                <w:color w:val="auto"/>
                <w:sz w:val="16"/>
                <w:szCs w:val="16"/>
                <w:lang w:val="en-GB"/>
              </w:rPr>
            </w:pPr>
          </w:p>
          <w:p w14:paraId="19F8B632"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75725F12" w14:textId="77777777" w:rsidR="00521F6D" w:rsidRPr="00014E44" w:rsidRDefault="00521F6D" w:rsidP="00DE1185">
            <w:pPr>
              <w:pStyle w:val="CellBodyCentered"/>
              <w:rPr>
                <w:rFonts w:ascii="Arial Narrow" w:hAnsi="Arial Narrow" w:cs="Arial"/>
                <w:color w:val="auto"/>
                <w:sz w:val="16"/>
                <w:szCs w:val="16"/>
                <w:lang w:val="en-GB"/>
              </w:rPr>
            </w:pPr>
          </w:p>
          <w:p w14:paraId="3FB63D9C" w14:textId="77777777" w:rsidR="00521F6D" w:rsidRPr="00014E44" w:rsidRDefault="00521F6D" w:rsidP="00DE1185">
            <w:pPr>
              <w:pStyle w:val="CellBodyCentered"/>
              <w:rPr>
                <w:rFonts w:ascii="Arial Narrow" w:hAnsi="Arial Narrow" w:cs="Arial"/>
                <w:color w:val="auto"/>
                <w:sz w:val="16"/>
                <w:szCs w:val="16"/>
                <w:lang w:val="en-GB"/>
              </w:rPr>
            </w:pPr>
          </w:p>
          <w:p w14:paraId="4D665E1E" w14:textId="77777777" w:rsidR="00521F6D" w:rsidRPr="00014E44" w:rsidRDefault="00521F6D" w:rsidP="00DE1185">
            <w:pPr>
              <w:pStyle w:val="CellBodyCentered"/>
              <w:rPr>
                <w:rFonts w:ascii="Arial Narrow" w:hAnsi="Arial Narrow" w:cs="Arial"/>
                <w:color w:val="auto"/>
                <w:sz w:val="16"/>
                <w:szCs w:val="16"/>
                <w:lang w:val="en-GB"/>
              </w:rPr>
            </w:pPr>
          </w:p>
        </w:tc>
      </w:tr>
      <w:tr w:rsidR="00FA3851" w:rsidRPr="00014E44" w14:paraId="455006BD" w14:textId="77777777" w:rsidTr="0038396C">
        <w:tc>
          <w:tcPr>
            <w:tcW w:w="3322" w:type="dxa"/>
            <w:tcBorders>
              <w:top w:val="single" w:sz="6" w:space="0" w:color="auto"/>
              <w:left w:val="single" w:sz="6" w:space="0" w:color="auto"/>
              <w:bottom w:val="single" w:sz="6" w:space="0" w:color="auto"/>
              <w:right w:val="single" w:sz="6" w:space="0" w:color="auto"/>
            </w:tcBorders>
          </w:tcPr>
          <w:p w14:paraId="6ED95E9C" w14:textId="77777777" w:rsidR="00521F6D" w:rsidRPr="00014E44" w:rsidRDefault="00521F6D" w:rsidP="00DE1185">
            <w:pPr>
              <w:pStyle w:val="CellBody"/>
              <w:rPr>
                <w:rFonts w:ascii="Arial Narrow" w:hAnsi="Arial Narrow" w:cs="Arial"/>
                <w:color w:val="auto"/>
                <w:sz w:val="16"/>
                <w:szCs w:val="16"/>
                <w:lang w:val="en-GB"/>
              </w:rPr>
            </w:pPr>
          </w:p>
          <w:p w14:paraId="240F6C94" w14:textId="77777777" w:rsidR="00521F6D" w:rsidRPr="00014E44" w:rsidRDefault="00521F6D"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PIPELINE ONLY</w:t>
            </w:r>
          </w:p>
          <w:p w14:paraId="7EC51E70" w14:textId="77777777" w:rsidR="00521F6D" w:rsidRPr="00014E44" w:rsidRDefault="00521F6D" w:rsidP="00DE1185">
            <w:pPr>
              <w:pStyle w:val="CellBody"/>
              <w:rPr>
                <w:rFonts w:ascii="Arial Narrow" w:hAnsi="Arial Narrow" w:cs="Arial"/>
                <w:color w:val="auto"/>
                <w:sz w:val="16"/>
                <w:szCs w:val="16"/>
                <w:lang w:val="en-GB"/>
              </w:rPr>
            </w:pPr>
          </w:p>
          <w:p w14:paraId="6B2DA320"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DSL – DIESEL FUEL</w:t>
            </w:r>
          </w:p>
          <w:p w14:paraId="50D7E6F4" w14:textId="77777777" w:rsidR="00521F6D" w:rsidRPr="00014E44" w:rsidRDefault="00521F6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5C400E0" w14:textId="77777777" w:rsidR="00521F6D" w:rsidRPr="00014E44" w:rsidRDefault="00521F6D" w:rsidP="00DE1185">
            <w:pPr>
              <w:pStyle w:val="CellBodyCentered"/>
              <w:rPr>
                <w:rFonts w:ascii="Arial Narrow" w:hAnsi="Arial Narrow" w:cs="Arial"/>
                <w:b/>
                <w:color w:val="auto"/>
                <w:sz w:val="16"/>
                <w:szCs w:val="16"/>
                <w:lang w:val="en-GB"/>
              </w:rPr>
            </w:pPr>
          </w:p>
          <w:p w14:paraId="4B6249DF"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300H5F</w:t>
            </w:r>
          </w:p>
        </w:tc>
        <w:tc>
          <w:tcPr>
            <w:tcW w:w="450" w:type="dxa"/>
            <w:tcBorders>
              <w:top w:val="single" w:sz="6" w:space="0" w:color="auto"/>
              <w:left w:val="single" w:sz="6" w:space="0" w:color="auto"/>
              <w:bottom w:val="single" w:sz="6" w:space="0" w:color="auto"/>
              <w:right w:val="single" w:sz="6" w:space="0" w:color="auto"/>
            </w:tcBorders>
          </w:tcPr>
          <w:p w14:paraId="14B8C835" w14:textId="77777777" w:rsidR="00521F6D" w:rsidRPr="00014E44" w:rsidRDefault="00521F6D" w:rsidP="00DE1185">
            <w:pPr>
              <w:pStyle w:val="CellBodyCentered"/>
              <w:rPr>
                <w:rFonts w:ascii="Arial Narrow" w:hAnsi="Arial Narrow" w:cs="Arial"/>
                <w:color w:val="auto"/>
                <w:sz w:val="16"/>
                <w:szCs w:val="16"/>
                <w:lang w:val="en-GB"/>
              </w:rPr>
            </w:pPr>
          </w:p>
          <w:p w14:paraId="0FE544B7"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tc>
        <w:tc>
          <w:tcPr>
            <w:tcW w:w="1080" w:type="dxa"/>
            <w:tcBorders>
              <w:top w:val="single" w:sz="6" w:space="0" w:color="auto"/>
              <w:left w:val="single" w:sz="6" w:space="0" w:color="auto"/>
              <w:bottom w:val="single" w:sz="6" w:space="0" w:color="auto"/>
              <w:right w:val="single" w:sz="6" w:space="0" w:color="auto"/>
            </w:tcBorders>
          </w:tcPr>
          <w:p w14:paraId="6989E171" w14:textId="77777777" w:rsidR="00521F6D" w:rsidRPr="00014E44" w:rsidRDefault="00521F6D" w:rsidP="00DE1185">
            <w:pPr>
              <w:pStyle w:val="CellBodyCentered"/>
              <w:rPr>
                <w:rFonts w:ascii="Arial Narrow" w:hAnsi="Arial Narrow" w:cs="Arial"/>
                <w:color w:val="auto"/>
                <w:sz w:val="16"/>
                <w:szCs w:val="16"/>
                <w:lang w:val="en-GB"/>
              </w:rPr>
            </w:pPr>
          </w:p>
          <w:p w14:paraId="699A9865" w14:textId="40CE735C" w:rsidR="00521F6D" w:rsidRDefault="00294BC4" w:rsidP="00DE118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LTCS</w:t>
            </w:r>
          </w:p>
          <w:p w14:paraId="3E6DCD38" w14:textId="77777777" w:rsidR="00294BC4" w:rsidRPr="00014E44" w:rsidRDefault="00294BC4" w:rsidP="00DE1185">
            <w:pPr>
              <w:pStyle w:val="CellBodyCentered"/>
              <w:rPr>
                <w:rFonts w:ascii="Arial Narrow" w:hAnsi="Arial Narrow" w:cs="Arial"/>
                <w:color w:val="auto"/>
                <w:sz w:val="16"/>
                <w:szCs w:val="16"/>
                <w:lang w:val="en-GB"/>
              </w:rPr>
            </w:pPr>
          </w:p>
          <w:p w14:paraId="6AD54D8E"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140D2BE3" w14:textId="77777777" w:rsidR="00521F6D" w:rsidRPr="00014E44" w:rsidRDefault="00521F6D" w:rsidP="00DE1185">
            <w:pPr>
              <w:pStyle w:val="CellBodyCentered"/>
              <w:rPr>
                <w:rFonts w:ascii="Arial Narrow" w:hAnsi="Arial Narrow" w:cs="Arial"/>
                <w:color w:val="auto"/>
                <w:sz w:val="16"/>
                <w:szCs w:val="16"/>
                <w:lang w:val="en-GB"/>
              </w:rPr>
            </w:pPr>
          </w:p>
          <w:p w14:paraId="58595B23"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770A25FA"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5B5FE6F9" w14:textId="77777777" w:rsidR="00521F6D" w:rsidRPr="00014E44" w:rsidRDefault="00521F6D" w:rsidP="00DE1185">
            <w:pPr>
              <w:pStyle w:val="CellBodyCentered"/>
              <w:rPr>
                <w:rFonts w:ascii="Arial Narrow" w:hAnsi="Arial Narrow" w:cs="Arial"/>
                <w:color w:val="auto"/>
                <w:sz w:val="16"/>
                <w:szCs w:val="16"/>
                <w:lang w:val="en-GB"/>
              </w:rPr>
            </w:pPr>
          </w:p>
          <w:p w14:paraId="092CC1BE"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+90°C</w:t>
            </w:r>
          </w:p>
        </w:tc>
        <w:tc>
          <w:tcPr>
            <w:tcW w:w="1890" w:type="dxa"/>
            <w:tcBorders>
              <w:top w:val="single" w:sz="6" w:space="0" w:color="auto"/>
              <w:left w:val="single" w:sz="6" w:space="0" w:color="auto"/>
              <w:bottom w:val="single" w:sz="6" w:space="0" w:color="auto"/>
              <w:right w:val="single" w:sz="6" w:space="0" w:color="auto"/>
            </w:tcBorders>
          </w:tcPr>
          <w:p w14:paraId="15113CFD" w14:textId="77777777" w:rsidR="00521F6D" w:rsidRPr="00014E44" w:rsidRDefault="00521F6D" w:rsidP="00DE1185">
            <w:pPr>
              <w:pStyle w:val="CellBody"/>
              <w:rPr>
                <w:rFonts w:ascii="Arial Narrow" w:hAnsi="Arial Narrow" w:cs="Arial"/>
                <w:color w:val="auto"/>
                <w:sz w:val="16"/>
                <w:szCs w:val="16"/>
                <w:lang w:val="en-GB"/>
              </w:rPr>
            </w:pPr>
          </w:p>
          <w:p w14:paraId="515D7AC5"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0A3BAEA3" w14:textId="16E506FA" w:rsidR="00521F6D" w:rsidRPr="00014E44" w:rsidRDefault="00521F6D"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47barg</w:t>
            </w:r>
          </w:p>
          <w:p w14:paraId="2EA7593D" w14:textId="6B49549F" w:rsidR="00521F6D" w:rsidRPr="00014E44" w:rsidRDefault="00521F6D"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47barg</w:t>
            </w:r>
          </w:p>
          <w:p w14:paraId="65175193" w14:textId="7740539D" w:rsidR="00521F6D" w:rsidRPr="00014E44" w:rsidRDefault="00521F6D"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47barg</w:t>
            </w:r>
          </w:p>
          <w:p w14:paraId="4AA15B21" w14:textId="79D4B7FA" w:rsidR="00521F6D" w:rsidRPr="00014E44" w:rsidRDefault="00521F6D" w:rsidP="00DE1185">
            <w:pPr>
              <w:pStyle w:val="TableText"/>
              <w:rPr>
                <w:rFonts w:ascii="Arial Narrow" w:hAnsi="Arial Narrow"/>
                <w:color w:val="auto"/>
                <w:szCs w:val="16"/>
              </w:rPr>
            </w:pPr>
            <w:r w:rsidRPr="00014E44">
              <w:rPr>
                <w:rFonts w:ascii="Arial Narrow" w:hAnsi="Arial Narrow"/>
                <w:color w:val="auto"/>
                <w:szCs w:val="16"/>
              </w:rPr>
              <w:t>90°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47barg</w:t>
            </w:r>
          </w:p>
          <w:p w14:paraId="2AAD48A2"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pipe wall thickness)</w:t>
            </w:r>
          </w:p>
          <w:p w14:paraId="2B31DBF4" w14:textId="77777777" w:rsidR="00521F6D" w:rsidRPr="00014E44" w:rsidRDefault="00521F6D"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32CFE6C0" w14:textId="77777777" w:rsidR="00521F6D" w:rsidRPr="00014E44" w:rsidRDefault="00521F6D" w:rsidP="00DE1185">
            <w:pPr>
              <w:pStyle w:val="CellBodyCentered"/>
              <w:rPr>
                <w:rFonts w:ascii="Arial Narrow" w:hAnsi="Arial Narrow" w:cs="Arial"/>
                <w:color w:val="auto"/>
                <w:sz w:val="16"/>
                <w:szCs w:val="16"/>
              </w:rPr>
            </w:pPr>
          </w:p>
          <w:p w14:paraId="6CD415AF" w14:textId="77777777" w:rsidR="00521F6D" w:rsidRPr="00014E44" w:rsidRDefault="00521F6D"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NO</w:t>
            </w:r>
          </w:p>
        </w:tc>
        <w:tc>
          <w:tcPr>
            <w:tcW w:w="418" w:type="dxa"/>
            <w:tcBorders>
              <w:top w:val="single" w:sz="6" w:space="0" w:color="auto"/>
              <w:left w:val="single" w:sz="6" w:space="0" w:color="auto"/>
              <w:bottom w:val="single" w:sz="6" w:space="0" w:color="auto"/>
              <w:right w:val="single" w:sz="6" w:space="0" w:color="auto"/>
            </w:tcBorders>
          </w:tcPr>
          <w:p w14:paraId="1F50D4C9" w14:textId="77777777" w:rsidR="00521F6D" w:rsidRPr="00014E44" w:rsidRDefault="00521F6D" w:rsidP="00DE1185">
            <w:pPr>
              <w:pStyle w:val="CellBodyCentered"/>
              <w:rPr>
                <w:rFonts w:ascii="Arial Narrow" w:hAnsi="Arial Narrow" w:cs="Arial"/>
                <w:color w:val="auto"/>
                <w:sz w:val="16"/>
                <w:szCs w:val="16"/>
                <w:lang w:val="en-GB"/>
              </w:rPr>
            </w:pPr>
          </w:p>
          <w:p w14:paraId="7AFFE062"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01A46A22" w14:textId="77777777" w:rsidTr="0038396C">
        <w:tc>
          <w:tcPr>
            <w:tcW w:w="3322" w:type="dxa"/>
            <w:tcBorders>
              <w:top w:val="single" w:sz="6" w:space="0" w:color="auto"/>
              <w:left w:val="single" w:sz="6" w:space="0" w:color="auto"/>
              <w:bottom w:val="single" w:sz="6" w:space="0" w:color="auto"/>
              <w:right w:val="single" w:sz="6" w:space="0" w:color="auto"/>
            </w:tcBorders>
          </w:tcPr>
          <w:p w14:paraId="2A1F534F" w14:textId="77777777" w:rsidR="00521F6D" w:rsidRPr="00014E44" w:rsidRDefault="00521F6D" w:rsidP="00DE1185">
            <w:pPr>
              <w:pStyle w:val="CellBody"/>
              <w:rPr>
                <w:rFonts w:ascii="Arial Narrow" w:hAnsi="Arial Narrow" w:cs="Arial"/>
                <w:color w:val="auto"/>
                <w:sz w:val="16"/>
                <w:szCs w:val="16"/>
                <w:lang w:val="en-GB"/>
              </w:rPr>
            </w:pPr>
          </w:p>
          <w:p w14:paraId="0ECBBE97"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06D70349" w14:textId="54C6FBC0"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025FECA3" w14:textId="335E5B50" w:rsidR="00521F6D" w:rsidRPr="00014E44" w:rsidRDefault="00521F6D" w:rsidP="00DE1185">
            <w:pPr>
              <w:pStyle w:val="CellBody"/>
              <w:rPr>
                <w:rFonts w:ascii="Arial Narrow" w:hAnsi="Arial Narrow" w:cs="Arial"/>
                <w:color w:val="auto"/>
                <w:sz w:val="16"/>
                <w:szCs w:val="16"/>
                <w:lang w:val="en-GB"/>
              </w:rPr>
            </w:pPr>
            <w:ins w:id="5293" w:author="Zhunisbayev, Olzhasbek A [Bolashak Atyrau Limited]" w:date="2022-06-12T22:25:00Z">
              <w:r w:rsidRPr="00014E44">
                <w:rPr>
                  <w:rFonts w:ascii="Arial Narrow" w:hAnsi="Arial Narrow" w:cs="Arial"/>
                  <w:color w:val="auto"/>
                  <w:sz w:val="16"/>
                  <w:szCs w:val="16"/>
                  <w:lang w:val="en-GB"/>
                </w:rPr>
                <w:t>WD – POTABLE WATER</w:t>
              </w:r>
            </w:ins>
          </w:p>
        </w:tc>
        <w:tc>
          <w:tcPr>
            <w:tcW w:w="720" w:type="dxa"/>
            <w:tcBorders>
              <w:top w:val="single" w:sz="6" w:space="0" w:color="auto"/>
              <w:left w:val="single" w:sz="6" w:space="0" w:color="auto"/>
              <w:bottom w:val="single" w:sz="6" w:space="0" w:color="auto"/>
              <w:right w:val="single" w:sz="6" w:space="0" w:color="auto"/>
            </w:tcBorders>
          </w:tcPr>
          <w:p w14:paraId="3505EDC6" w14:textId="77777777" w:rsidR="00521F6D" w:rsidRPr="00014E44" w:rsidRDefault="00521F6D" w:rsidP="00DE1185">
            <w:pPr>
              <w:pStyle w:val="CellBodyCentered"/>
              <w:rPr>
                <w:rFonts w:ascii="Arial Narrow" w:hAnsi="Arial Narrow" w:cs="Arial"/>
                <w:b/>
                <w:color w:val="auto"/>
                <w:sz w:val="16"/>
                <w:szCs w:val="16"/>
                <w:lang w:val="en-GB"/>
              </w:rPr>
            </w:pPr>
          </w:p>
          <w:p w14:paraId="3F7FA67D" w14:textId="77777777" w:rsidR="00521F6D" w:rsidRPr="00014E44" w:rsidRDefault="00521F6D"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300H5P</w:t>
            </w:r>
          </w:p>
        </w:tc>
        <w:tc>
          <w:tcPr>
            <w:tcW w:w="450" w:type="dxa"/>
            <w:tcBorders>
              <w:top w:val="single" w:sz="6" w:space="0" w:color="auto"/>
              <w:left w:val="single" w:sz="6" w:space="0" w:color="auto"/>
              <w:bottom w:val="single" w:sz="6" w:space="0" w:color="auto"/>
              <w:right w:val="single" w:sz="6" w:space="0" w:color="auto"/>
            </w:tcBorders>
          </w:tcPr>
          <w:p w14:paraId="1F22E6EC" w14:textId="77777777" w:rsidR="00521F6D" w:rsidRPr="00014E44" w:rsidRDefault="00521F6D" w:rsidP="00DE1185">
            <w:pPr>
              <w:pStyle w:val="CellBodyCentered"/>
              <w:rPr>
                <w:rFonts w:ascii="Arial Narrow" w:hAnsi="Arial Narrow" w:cs="Arial"/>
                <w:color w:val="auto"/>
                <w:sz w:val="16"/>
                <w:szCs w:val="16"/>
                <w:lang w:val="en-GB"/>
              </w:rPr>
            </w:pPr>
          </w:p>
          <w:p w14:paraId="1901B996"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p w14:paraId="72397EC3" w14:textId="77777777" w:rsidR="00521F6D" w:rsidRPr="00014E44" w:rsidRDefault="00521F6D"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22C105CA" w14:textId="77777777" w:rsidR="00521F6D" w:rsidRPr="00014E44" w:rsidRDefault="00521F6D" w:rsidP="00DE1185">
            <w:pPr>
              <w:pStyle w:val="CellBodyCentered"/>
              <w:rPr>
                <w:rFonts w:ascii="Arial Narrow" w:hAnsi="Arial Narrow" w:cs="Arial"/>
                <w:color w:val="auto"/>
                <w:sz w:val="16"/>
                <w:szCs w:val="16"/>
                <w:lang w:val="en-GB"/>
              </w:rPr>
            </w:pPr>
          </w:p>
          <w:p w14:paraId="6207CF1A" w14:textId="7575D75E" w:rsidR="00521F6D"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0AC3F081" w14:textId="77777777" w:rsidR="00294BC4" w:rsidRPr="00014E44" w:rsidRDefault="00294BC4" w:rsidP="00DE1185">
            <w:pPr>
              <w:pStyle w:val="CellBodyCentered"/>
              <w:rPr>
                <w:rFonts w:ascii="Arial Narrow" w:hAnsi="Arial Narrow" w:cs="Arial"/>
                <w:color w:val="auto"/>
                <w:sz w:val="16"/>
                <w:szCs w:val="16"/>
                <w:lang w:val="en-GB"/>
              </w:rPr>
            </w:pPr>
          </w:p>
          <w:p w14:paraId="60A1058A"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1C5E6AF5" w14:textId="77777777" w:rsidR="00521F6D" w:rsidRPr="00014E44" w:rsidRDefault="00521F6D" w:rsidP="00DE1185">
            <w:pPr>
              <w:pStyle w:val="CellBodyCentered"/>
              <w:rPr>
                <w:rFonts w:ascii="Arial Narrow" w:hAnsi="Arial Narrow" w:cs="Arial"/>
                <w:color w:val="auto"/>
                <w:sz w:val="16"/>
                <w:szCs w:val="16"/>
                <w:lang w:val="en-GB"/>
              </w:rPr>
            </w:pPr>
          </w:p>
          <w:p w14:paraId="6D39FB17"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64628323"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324DB134" w14:textId="77777777" w:rsidR="00521F6D" w:rsidRPr="00014E44" w:rsidRDefault="00521F6D" w:rsidP="00DE1185">
            <w:pPr>
              <w:pStyle w:val="CellBodyCentered"/>
              <w:rPr>
                <w:rFonts w:ascii="Arial Narrow" w:hAnsi="Arial Narrow" w:cs="Arial"/>
                <w:color w:val="auto"/>
                <w:sz w:val="16"/>
                <w:szCs w:val="16"/>
                <w:lang w:val="en-GB"/>
              </w:rPr>
            </w:pPr>
          </w:p>
          <w:p w14:paraId="6993E969"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+80°C</w:t>
            </w:r>
          </w:p>
          <w:p w14:paraId="6A6E52F5" w14:textId="77777777" w:rsidR="00521F6D" w:rsidRPr="00014E44" w:rsidRDefault="00521F6D"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25717DD6" w14:textId="77777777" w:rsidR="00521F6D" w:rsidRPr="00014E44" w:rsidRDefault="00521F6D" w:rsidP="00DE1185">
            <w:pPr>
              <w:pStyle w:val="CellBody"/>
              <w:rPr>
                <w:rFonts w:ascii="Arial Narrow" w:hAnsi="Arial Narrow" w:cs="Arial"/>
                <w:color w:val="auto"/>
                <w:sz w:val="16"/>
                <w:szCs w:val="16"/>
                <w:lang w:val="en-GB"/>
              </w:rPr>
            </w:pPr>
          </w:p>
          <w:p w14:paraId="0DF545C0" w14:textId="77777777"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15818369" w14:textId="70A2DB18" w:rsidR="00521F6D" w:rsidRPr="00014E44" w:rsidRDefault="00521F6D"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40barg</w:t>
            </w:r>
          </w:p>
          <w:p w14:paraId="249B1083" w14:textId="32BC0980" w:rsidR="00521F6D" w:rsidRPr="00014E44" w:rsidRDefault="00521F6D"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40barg</w:t>
            </w:r>
          </w:p>
          <w:p w14:paraId="6BD5425C" w14:textId="72C54EFC" w:rsidR="00521F6D" w:rsidRPr="00014E44" w:rsidRDefault="00521F6D"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40barg</w:t>
            </w:r>
          </w:p>
          <w:p w14:paraId="6F5FBC47" w14:textId="1674116F"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80°</w:t>
            </w:r>
            <w:r w:rsidRPr="00014E44">
              <w:rPr>
                <w:rFonts w:ascii="Arial Narrow" w:hAnsi="Arial Narrow" w:cs="Arial"/>
                <w:snapToGrid w:val="0"/>
                <w:color w:val="auto"/>
                <w:sz w:val="16"/>
                <w:szCs w:val="16"/>
              </w:rPr>
              <w:t xml:space="preserve">C = </w:t>
            </w:r>
            <w:r w:rsidRPr="00014E44">
              <w:rPr>
                <w:rFonts w:ascii="Arial Narrow" w:hAnsi="Arial Narrow" w:cs="Arial"/>
                <w:color w:val="auto"/>
                <w:sz w:val="16"/>
                <w:szCs w:val="16"/>
                <w:lang w:val="en-GB"/>
              </w:rPr>
              <w:t>40barg</w:t>
            </w:r>
          </w:p>
          <w:p w14:paraId="46C6EF8C" w14:textId="6CE2BEAB" w:rsidR="00521F6D" w:rsidRPr="00014E44" w:rsidRDefault="00521F6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pipe wall thickness)</w:t>
            </w:r>
          </w:p>
        </w:tc>
        <w:tc>
          <w:tcPr>
            <w:tcW w:w="630" w:type="dxa"/>
            <w:tcBorders>
              <w:top w:val="single" w:sz="6" w:space="0" w:color="auto"/>
              <w:left w:val="single" w:sz="6" w:space="0" w:color="auto"/>
              <w:bottom w:val="single" w:sz="6" w:space="0" w:color="auto"/>
              <w:right w:val="single" w:sz="6" w:space="0" w:color="auto"/>
            </w:tcBorders>
          </w:tcPr>
          <w:p w14:paraId="58E09C29" w14:textId="77777777" w:rsidR="00521F6D" w:rsidRPr="00014E44" w:rsidRDefault="00521F6D" w:rsidP="00DE1185">
            <w:pPr>
              <w:pStyle w:val="CellBodyCentered"/>
              <w:rPr>
                <w:rFonts w:ascii="Arial Narrow" w:hAnsi="Arial Narrow" w:cs="Arial"/>
                <w:color w:val="auto"/>
                <w:sz w:val="16"/>
                <w:szCs w:val="16"/>
              </w:rPr>
            </w:pPr>
          </w:p>
          <w:p w14:paraId="3BD3A39E" w14:textId="77777777" w:rsidR="00521F6D" w:rsidRPr="00014E44" w:rsidRDefault="00521F6D"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NO</w:t>
            </w:r>
          </w:p>
        </w:tc>
        <w:tc>
          <w:tcPr>
            <w:tcW w:w="418" w:type="dxa"/>
            <w:tcBorders>
              <w:top w:val="single" w:sz="6" w:space="0" w:color="auto"/>
              <w:left w:val="single" w:sz="6" w:space="0" w:color="auto"/>
              <w:bottom w:val="single" w:sz="6" w:space="0" w:color="auto"/>
              <w:right w:val="single" w:sz="6" w:space="0" w:color="auto"/>
            </w:tcBorders>
          </w:tcPr>
          <w:p w14:paraId="4138AC41" w14:textId="77777777" w:rsidR="00521F6D" w:rsidRPr="00014E44" w:rsidRDefault="00521F6D" w:rsidP="00DE1185">
            <w:pPr>
              <w:pStyle w:val="CellBodyCentered"/>
              <w:rPr>
                <w:rFonts w:ascii="Arial Narrow" w:hAnsi="Arial Narrow" w:cs="Arial"/>
                <w:color w:val="auto"/>
                <w:sz w:val="16"/>
                <w:szCs w:val="16"/>
                <w:lang w:val="en-GB"/>
              </w:rPr>
            </w:pPr>
          </w:p>
          <w:p w14:paraId="36351ADF" w14:textId="77777777" w:rsidR="00521F6D" w:rsidRPr="00014E44" w:rsidRDefault="00521F6D"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p w14:paraId="2E54AE03" w14:textId="77777777" w:rsidR="00521F6D" w:rsidRPr="00014E44" w:rsidRDefault="00521F6D" w:rsidP="00DE1185">
            <w:pPr>
              <w:pStyle w:val="CellBodyCentered"/>
              <w:rPr>
                <w:rFonts w:ascii="Arial Narrow" w:hAnsi="Arial Narrow" w:cs="Arial"/>
                <w:color w:val="auto"/>
                <w:sz w:val="16"/>
                <w:szCs w:val="16"/>
                <w:lang w:val="en-GB"/>
              </w:rPr>
            </w:pPr>
          </w:p>
        </w:tc>
      </w:tr>
      <w:tr w:rsidR="00FA3851" w:rsidRPr="00014E44" w14:paraId="1AB0FBC9" w14:textId="77777777" w:rsidTr="0038396C">
        <w:trPr>
          <w:ins w:id="5294" w:author="Zhunisbayev, Olzhasbek [Bolashak Atyrau Limited]" w:date="2023-10-06T10:10:00Z"/>
        </w:trPr>
        <w:tc>
          <w:tcPr>
            <w:tcW w:w="3322" w:type="dxa"/>
            <w:tcBorders>
              <w:top w:val="single" w:sz="6" w:space="0" w:color="auto"/>
              <w:left w:val="single" w:sz="6" w:space="0" w:color="auto"/>
              <w:bottom w:val="single" w:sz="6" w:space="0" w:color="auto"/>
              <w:right w:val="single" w:sz="6" w:space="0" w:color="auto"/>
            </w:tcBorders>
          </w:tcPr>
          <w:p w14:paraId="0DDA2DF2" w14:textId="77777777" w:rsidR="00B271C8" w:rsidRPr="00014E44" w:rsidRDefault="00B271C8" w:rsidP="00DE1185">
            <w:pPr>
              <w:pStyle w:val="CellBody"/>
              <w:rPr>
                <w:ins w:id="5295" w:author="Zhunisbayev, Olzhasbek [Bolashak Atyrau Limited]" w:date="2023-10-06T10:11:00Z"/>
                <w:rFonts w:ascii="Arial Narrow" w:hAnsi="Arial Narrow" w:cs="Arial"/>
                <w:color w:val="auto"/>
                <w:sz w:val="16"/>
                <w:szCs w:val="16"/>
                <w:lang w:val="en-GB"/>
              </w:rPr>
            </w:pPr>
          </w:p>
          <w:p w14:paraId="062150EB" w14:textId="77777777" w:rsidR="00B271C8" w:rsidRPr="00014E44" w:rsidRDefault="00B271C8" w:rsidP="00DE1185">
            <w:pPr>
              <w:pStyle w:val="CellBody"/>
              <w:rPr>
                <w:ins w:id="5296" w:author="Zhunisbayev, Olzhasbek [Bolashak Atyrau Limited]" w:date="2023-10-06T10:11:00Z"/>
                <w:rFonts w:ascii="Arial Narrow" w:hAnsi="Arial Narrow" w:cs="Arial"/>
                <w:color w:val="auto"/>
                <w:sz w:val="16"/>
                <w:szCs w:val="16"/>
                <w:lang w:val="en-GB"/>
              </w:rPr>
            </w:pPr>
            <w:ins w:id="5297" w:author="Zhunisbayev, Olzhasbek [Bolashak Atyrau Limited]" w:date="2023-10-06T10:11:00Z">
              <w:r w:rsidRPr="00014E44">
                <w:rPr>
                  <w:rFonts w:ascii="Arial Narrow" w:hAnsi="Arial Narrow" w:cs="Arial"/>
                  <w:color w:val="auto"/>
                  <w:sz w:val="16"/>
                  <w:szCs w:val="16"/>
                  <w:lang w:val="en-GB"/>
                </w:rPr>
                <w:t>BV – VENT TO ATMOSPHERE</w:t>
              </w:r>
            </w:ins>
          </w:p>
          <w:p w14:paraId="4729FD18" w14:textId="77777777" w:rsidR="00B271C8" w:rsidRPr="00014E44" w:rsidRDefault="00B271C8" w:rsidP="00DE1185">
            <w:pPr>
              <w:pStyle w:val="CellBody"/>
              <w:rPr>
                <w:ins w:id="5298" w:author="Zhunisbayev, Olzhasbek [Bolashak Atyrau Limited]" w:date="2023-10-06T10:11:00Z"/>
                <w:rFonts w:ascii="Arial Narrow" w:hAnsi="Arial Narrow" w:cs="Arial"/>
                <w:color w:val="auto"/>
                <w:sz w:val="16"/>
                <w:szCs w:val="16"/>
                <w:lang w:val="en-GB"/>
              </w:rPr>
            </w:pPr>
            <w:ins w:id="5299" w:author="Zhunisbayev, Olzhasbek [Bolashak Atyrau Limited]" w:date="2023-10-06T10:11:00Z">
              <w:r w:rsidRPr="00014E44">
                <w:rPr>
                  <w:rFonts w:ascii="Arial Narrow" w:hAnsi="Arial Narrow" w:cs="Arial"/>
                  <w:color w:val="auto"/>
                  <w:sz w:val="16"/>
                  <w:szCs w:val="16"/>
                  <w:lang w:val="en-GB"/>
                </w:rPr>
                <w:t>CS – SULPHUR</w:t>
              </w:r>
            </w:ins>
          </w:p>
          <w:p w14:paraId="30DF64A0" w14:textId="17D2AA7C" w:rsidR="00B271C8" w:rsidRPr="00014E44" w:rsidRDefault="00673A21" w:rsidP="00DE1185">
            <w:pPr>
              <w:pStyle w:val="CellBody"/>
              <w:rPr>
                <w:ins w:id="5300" w:author="Zhunisbayev, Olzhasbek [Bolashak Atyrau Limited]" w:date="2023-10-06T10:11:00Z"/>
                <w:rFonts w:ascii="Arial Narrow" w:hAnsi="Arial Narrow" w:cs="Arial"/>
                <w:color w:val="auto"/>
                <w:sz w:val="16"/>
                <w:szCs w:val="16"/>
                <w:lang w:val="en-GB"/>
              </w:rPr>
            </w:pPr>
            <w:ins w:id="5301" w:author="Zhunisbayev, Olzhasbek [Bolashak Atyrau Limited]" w:date="2023-10-06T10:11:00Z">
              <w:r>
                <w:rPr>
                  <w:rFonts w:ascii="Arial Narrow" w:hAnsi="Arial Narrow" w:cs="Arial"/>
                  <w:noProof/>
                  <w:color w:val="auto"/>
                  <w:sz w:val="16"/>
                  <w:szCs w:val="16"/>
                  <w:lang w:val="en-GB"/>
                </w:rPr>
                <mc:AlternateContent>
                  <mc:Choice Requires="wps">
                    <w:drawing>
                      <wp:anchor distT="0" distB="0" distL="114300" distR="114300" simplePos="0" relativeHeight="251703296" behindDoc="0" locked="0" layoutInCell="1" allowOverlap="1" wp14:anchorId="3782B81F" wp14:editId="66B3B992">
                        <wp:simplePos x="0" y="0"/>
                        <wp:positionH relativeFrom="column">
                          <wp:posOffset>1494901</wp:posOffset>
                        </wp:positionH>
                        <wp:positionV relativeFrom="paragraph">
                          <wp:posOffset>14191</wp:posOffset>
                        </wp:positionV>
                        <wp:extent cx="970060" cy="221615"/>
                        <wp:effectExtent l="0" t="0" r="59055" b="64135"/>
                        <wp:wrapNone/>
                        <wp:docPr id="1245988508" name="AutoShape 4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060"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2CDE51DB"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82B81F" id="AutoShape 4131" o:spid="_x0000_s1616" style="position:absolute;margin-left:117.7pt;margin-top:1.1pt;width:76.4pt;height:17.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">
                        <v:shadow on="t" color="black [3213]" opacity=".5"/>
                        <v:textbox>
                          <w:txbxContent>
                            <w:p w14:paraId="2CDE51DB"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B271C8" w:rsidRPr="00014E44">
                <w:rPr>
                  <w:rFonts w:ascii="Arial Narrow" w:hAnsi="Arial Narrow" w:cs="Arial"/>
                  <w:color w:val="auto"/>
                  <w:sz w:val="16"/>
                  <w:szCs w:val="16"/>
                  <w:lang w:val="en-GB"/>
                </w:rPr>
                <w:t>GW – WASTE GAS, OFF GAS</w:t>
              </w:r>
            </w:ins>
          </w:p>
          <w:p w14:paraId="05241EFA" w14:textId="1A8DEC7F" w:rsidR="00B271C8" w:rsidRPr="00014E44" w:rsidRDefault="00B271C8" w:rsidP="00DE1185">
            <w:pPr>
              <w:pStyle w:val="CellBody"/>
              <w:rPr>
                <w:ins w:id="5302" w:author="Zhunisbayev, Olzhasbek [Bolashak Atyrau Limited]" w:date="2023-10-06T10:11:00Z"/>
                <w:rFonts w:ascii="Arial Narrow" w:hAnsi="Arial Narrow" w:cs="Arial"/>
                <w:color w:val="auto"/>
                <w:sz w:val="16"/>
                <w:szCs w:val="16"/>
                <w:lang w:val="en-GB"/>
              </w:rPr>
            </w:pPr>
            <w:ins w:id="5303" w:author="Zhunisbayev, Olzhasbek [Bolashak Atyrau Limited]" w:date="2023-10-06T10:11:00Z">
              <w:r w:rsidRPr="00014E44">
                <w:rPr>
                  <w:rFonts w:ascii="Arial Narrow" w:hAnsi="Arial Narrow" w:cs="Arial"/>
                  <w:color w:val="auto"/>
                  <w:sz w:val="16"/>
                  <w:szCs w:val="16"/>
                  <w:lang w:val="en-GB"/>
                </w:rPr>
                <w:t>SLL – STEAM LOW PRESSURE</w:t>
              </w:r>
            </w:ins>
          </w:p>
          <w:p w14:paraId="55C50FEC" w14:textId="77777777" w:rsidR="00B271C8" w:rsidRPr="00014E44" w:rsidRDefault="00B271C8" w:rsidP="00DE1185">
            <w:pPr>
              <w:pStyle w:val="CellBody"/>
              <w:rPr>
                <w:ins w:id="5304" w:author="Zhunisbayev, Olzhasbek [Bolashak Atyrau Limited]" w:date="2023-10-06T10:11:00Z"/>
                <w:rFonts w:ascii="Arial Narrow" w:hAnsi="Arial Narrow" w:cs="Arial"/>
                <w:color w:val="auto"/>
                <w:sz w:val="16"/>
                <w:szCs w:val="16"/>
                <w:lang w:val="en-GB"/>
              </w:rPr>
            </w:pPr>
            <w:ins w:id="5305" w:author="Zhunisbayev, Olzhasbek [Bolashak Atyrau Limited]" w:date="2023-10-06T10:11:00Z">
              <w:r w:rsidRPr="00014E44">
                <w:rPr>
                  <w:rFonts w:ascii="Arial Narrow" w:hAnsi="Arial Narrow" w:cs="Arial"/>
                  <w:color w:val="auto"/>
                  <w:sz w:val="16"/>
                  <w:szCs w:val="16"/>
                  <w:lang w:val="en-GB"/>
                </w:rPr>
                <w:t>TL – CONDENSATE, LOW PRESSURE</w:t>
              </w:r>
            </w:ins>
          </w:p>
          <w:p w14:paraId="0400A5EF" w14:textId="77777777" w:rsidR="00B271C8" w:rsidRPr="00014E44" w:rsidRDefault="00B271C8" w:rsidP="00DE1185">
            <w:pPr>
              <w:pStyle w:val="CellBody"/>
              <w:rPr>
                <w:ins w:id="5306" w:author="Zhunisbayev, Olzhasbek [Bolashak Atyrau Limited]" w:date="2023-10-06T10:11:00Z"/>
                <w:rFonts w:ascii="Arial Narrow" w:hAnsi="Arial Narrow" w:cs="Arial"/>
                <w:color w:val="auto"/>
                <w:sz w:val="16"/>
                <w:szCs w:val="16"/>
                <w:lang w:val="en-GB"/>
              </w:rPr>
            </w:pPr>
            <w:ins w:id="5307" w:author="Zhunisbayev, Olzhasbek [Bolashak Atyrau Limited]" w:date="2023-10-06T10:11:00Z">
              <w:r w:rsidRPr="00014E44">
                <w:rPr>
                  <w:rFonts w:ascii="Arial Narrow" w:hAnsi="Arial Narrow" w:cs="Arial"/>
                  <w:color w:val="auto"/>
                  <w:sz w:val="16"/>
                  <w:szCs w:val="16"/>
                  <w:lang w:val="en-GB"/>
                </w:rPr>
                <w:t>VP - PROCESS AIR</w:t>
              </w:r>
            </w:ins>
          </w:p>
          <w:p w14:paraId="606CB074" w14:textId="77777777" w:rsidR="0028005F" w:rsidRDefault="00B271C8" w:rsidP="0018324D">
            <w:pPr>
              <w:pStyle w:val="CellBody"/>
              <w:rPr>
                <w:rFonts w:ascii="Arial Narrow" w:hAnsi="Arial Narrow" w:cs="Arial"/>
                <w:color w:val="auto"/>
                <w:sz w:val="16"/>
                <w:szCs w:val="16"/>
                <w:lang w:val="en-GB"/>
              </w:rPr>
            </w:pPr>
            <w:ins w:id="5308" w:author="Zhunisbayev, Olzhasbek [Bolashak Atyrau Limited]" w:date="2023-10-06T10:11:00Z">
              <w:r w:rsidRPr="00014E44">
                <w:rPr>
                  <w:rFonts w:ascii="Arial Narrow" w:hAnsi="Arial Narrow" w:cs="Arial"/>
                  <w:color w:val="auto"/>
                  <w:sz w:val="16"/>
                  <w:szCs w:val="16"/>
                  <w:lang w:val="en-GB"/>
                </w:rPr>
                <w:t>VU – UTILITY AIR, PLANT AIR</w:t>
              </w:r>
            </w:ins>
          </w:p>
          <w:p w14:paraId="668BA202" w14:textId="77777777" w:rsidR="006430CC" w:rsidRDefault="006430CC" w:rsidP="0018324D">
            <w:pPr>
              <w:pStyle w:val="CellBody"/>
              <w:rPr>
                <w:rFonts w:ascii="Arial Narrow" w:hAnsi="Arial Narrow" w:cs="Arial"/>
                <w:color w:val="auto"/>
                <w:sz w:val="16"/>
                <w:szCs w:val="16"/>
                <w:lang w:val="en-GB"/>
              </w:rPr>
            </w:pPr>
          </w:p>
          <w:p w14:paraId="368473DA" w14:textId="0B32E678" w:rsidR="006430CC" w:rsidRPr="00014E44" w:rsidRDefault="006430CC" w:rsidP="0018324D">
            <w:pPr>
              <w:pStyle w:val="CellBody"/>
              <w:rPr>
                <w:ins w:id="5309" w:author="Zhunisbayev, Olzhasbek [Bolashak Atyrau Limited]" w:date="2023-10-06T10:10: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5E85C12" w14:textId="77777777" w:rsidR="00B271C8" w:rsidRPr="00014E44" w:rsidRDefault="00B271C8" w:rsidP="00DE1185">
            <w:pPr>
              <w:pStyle w:val="CellBodyCentered"/>
              <w:rPr>
                <w:ins w:id="5310" w:author="Zhunisbayev, Olzhasbek [Bolashak Atyrau Limited]" w:date="2023-10-06T10:11:00Z"/>
                <w:rFonts w:ascii="Arial Narrow" w:hAnsi="Arial Narrow" w:cs="Arial"/>
                <w:b/>
                <w:color w:val="auto"/>
                <w:sz w:val="16"/>
                <w:szCs w:val="16"/>
                <w:lang w:val="en-GB"/>
              </w:rPr>
            </w:pPr>
          </w:p>
          <w:p w14:paraId="125D5242" w14:textId="25290D49" w:rsidR="00B271C8" w:rsidRPr="00014E44" w:rsidRDefault="00B271C8" w:rsidP="00DE1185">
            <w:pPr>
              <w:pStyle w:val="CellBodyCentered"/>
              <w:rPr>
                <w:ins w:id="5311" w:author="Zhunisbayev, Olzhasbek [Bolashak Atyrau Limited]" w:date="2023-10-06T10:10:00Z"/>
                <w:rFonts w:ascii="Arial Narrow" w:hAnsi="Arial Narrow" w:cs="Arial"/>
                <w:b/>
                <w:color w:val="auto"/>
                <w:sz w:val="16"/>
                <w:szCs w:val="16"/>
                <w:lang w:val="en-GB"/>
              </w:rPr>
            </w:pPr>
            <w:ins w:id="5312" w:author="Zhunisbayev, Olzhasbek [Bolashak Atyrau Limited]" w:date="2023-10-06T10:11:00Z">
              <w:r>
                <w:rPr>
                  <w:rFonts w:ascii="Arial Narrow" w:hAnsi="Arial Narrow" w:cs="Arial"/>
                  <w:b/>
                  <w:color w:val="auto"/>
                  <w:sz w:val="16"/>
                  <w:szCs w:val="16"/>
                  <w:lang w:val="en-GB"/>
                </w:rPr>
                <w:t>30</w:t>
              </w:r>
              <w:r w:rsidRPr="00014E44">
                <w:rPr>
                  <w:rFonts w:ascii="Arial Narrow" w:hAnsi="Arial Narrow" w:cs="Arial"/>
                  <w:b/>
                  <w:color w:val="auto"/>
                  <w:sz w:val="16"/>
                  <w:szCs w:val="16"/>
                  <w:lang w:val="en-GB"/>
                </w:rPr>
                <w:t>0J20</w:t>
              </w:r>
            </w:ins>
          </w:p>
        </w:tc>
        <w:tc>
          <w:tcPr>
            <w:tcW w:w="450" w:type="dxa"/>
            <w:tcBorders>
              <w:top w:val="single" w:sz="6" w:space="0" w:color="auto"/>
              <w:left w:val="single" w:sz="6" w:space="0" w:color="auto"/>
              <w:bottom w:val="single" w:sz="6" w:space="0" w:color="auto"/>
              <w:right w:val="single" w:sz="6" w:space="0" w:color="auto"/>
            </w:tcBorders>
          </w:tcPr>
          <w:p w14:paraId="726C8CD4" w14:textId="77777777" w:rsidR="00B271C8" w:rsidRPr="00014E44" w:rsidRDefault="00B271C8" w:rsidP="00DE1185">
            <w:pPr>
              <w:pStyle w:val="CellBodyCentered"/>
              <w:rPr>
                <w:ins w:id="5313" w:author="Zhunisbayev, Olzhasbek [Bolashak Atyrau Limited]" w:date="2023-10-06T10:11:00Z"/>
                <w:rFonts w:ascii="Arial Narrow" w:hAnsi="Arial Narrow" w:cs="Arial"/>
                <w:color w:val="auto"/>
                <w:sz w:val="16"/>
                <w:szCs w:val="16"/>
                <w:lang w:val="en-GB"/>
              </w:rPr>
            </w:pPr>
          </w:p>
          <w:p w14:paraId="49639EE5" w14:textId="77777777" w:rsidR="00B271C8" w:rsidRPr="00014E44" w:rsidRDefault="00B271C8" w:rsidP="00DE1185">
            <w:pPr>
              <w:pStyle w:val="CellBodyCentered"/>
              <w:rPr>
                <w:ins w:id="5314" w:author="Zhunisbayev, Olzhasbek [Bolashak Atyrau Limited]" w:date="2023-10-06T10:11:00Z"/>
                <w:rFonts w:ascii="Arial Narrow" w:hAnsi="Arial Narrow" w:cs="Arial"/>
                <w:color w:val="auto"/>
                <w:sz w:val="16"/>
                <w:szCs w:val="16"/>
                <w:lang w:val="en-GB"/>
              </w:rPr>
            </w:pPr>
            <w:ins w:id="5315" w:author="Zhunisbayev, Olzhasbek [Bolashak Atyrau Limited]" w:date="2023-10-06T10:11:00Z">
              <w:r w:rsidRPr="00014E44">
                <w:rPr>
                  <w:rFonts w:ascii="Arial Narrow" w:hAnsi="Arial Narrow" w:cs="Arial"/>
                  <w:color w:val="auto"/>
                  <w:sz w:val="16"/>
                  <w:szCs w:val="16"/>
                  <w:lang w:val="en-GB"/>
                </w:rPr>
                <w:t>3.0 /</w:t>
              </w:r>
            </w:ins>
          </w:p>
          <w:p w14:paraId="0DD39707" w14:textId="77777777" w:rsidR="00B271C8" w:rsidRDefault="00B271C8" w:rsidP="00DE1185">
            <w:pPr>
              <w:pStyle w:val="CellBodyCentered"/>
              <w:rPr>
                <w:ins w:id="5316" w:author="Zhunisbayev, Olzhasbek [Bolashak Atyrau Limited]" w:date="2023-10-06T10:11:00Z"/>
                <w:rFonts w:ascii="Arial Narrow" w:hAnsi="Arial Narrow" w:cs="Arial"/>
                <w:color w:val="auto"/>
                <w:sz w:val="16"/>
                <w:szCs w:val="16"/>
                <w:lang w:val="en-GB"/>
              </w:rPr>
            </w:pPr>
            <w:ins w:id="5317" w:author="Zhunisbayev, Olzhasbek [Bolashak Atyrau Limited]" w:date="2023-10-06T10:11:00Z">
              <w:r w:rsidRPr="00014E44">
                <w:rPr>
                  <w:rFonts w:ascii="Arial Narrow" w:hAnsi="Arial Narrow" w:cs="Arial"/>
                  <w:color w:val="auto"/>
                  <w:sz w:val="16"/>
                  <w:szCs w:val="16"/>
                  <w:lang w:val="en-GB"/>
                </w:rPr>
                <w:t>1.5</w:t>
              </w:r>
            </w:ins>
          </w:p>
          <w:p w14:paraId="21295C36" w14:textId="77777777" w:rsidR="00B271C8" w:rsidRPr="00014E44" w:rsidRDefault="00B271C8" w:rsidP="00DE1185">
            <w:pPr>
              <w:pStyle w:val="CellBodyCentered"/>
              <w:rPr>
                <w:ins w:id="5318" w:author="Zhunisbayev, Olzhasbek [Bolashak Atyrau Limited]" w:date="2023-10-06T10:10:00Z"/>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0955A73C" w14:textId="77777777" w:rsidR="00B271C8" w:rsidRPr="00014E44" w:rsidRDefault="00B271C8" w:rsidP="00DE1185">
            <w:pPr>
              <w:pStyle w:val="CellBodyCentered"/>
              <w:rPr>
                <w:ins w:id="5319" w:author="Zhunisbayev, Olzhasbek [Bolashak Atyrau Limited]" w:date="2023-10-06T10:11:00Z"/>
                <w:rFonts w:ascii="Arial Narrow" w:hAnsi="Arial Narrow" w:cs="Arial"/>
                <w:color w:val="auto"/>
                <w:sz w:val="16"/>
                <w:szCs w:val="16"/>
                <w:lang w:val="en-GB"/>
              </w:rPr>
            </w:pPr>
          </w:p>
          <w:p w14:paraId="35FD6B69" w14:textId="77777777" w:rsidR="00B271C8" w:rsidRPr="00014E44" w:rsidRDefault="00B271C8" w:rsidP="00DE1185">
            <w:pPr>
              <w:pStyle w:val="CellBodyCentered"/>
              <w:rPr>
                <w:ins w:id="5320" w:author="Zhunisbayev, Olzhasbek [Bolashak Atyrau Limited]" w:date="2023-10-06T10:11:00Z"/>
                <w:rFonts w:ascii="Arial Narrow" w:hAnsi="Arial Narrow" w:cs="Arial"/>
                <w:color w:val="auto"/>
                <w:sz w:val="16"/>
                <w:szCs w:val="16"/>
                <w:lang w:val="en-GB"/>
              </w:rPr>
            </w:pPr>
            <w:ins w:id="5321" w:author="Zhunisbayev, Olzhasbek [Bolashak Atyrau Limited]" w:date="2023-10-06T10:11:00Z">
              <w:r w:rsidRPr="00014E44">
                <w:rPr>
                  <w:rFonts w:ascii="Arial Narrow" w:hAnsi="Arial Narrow" w:cs="Arial"/>
                  <w:color w:val="auto"/>
                  <w:sz w:val="16"/>
                  <w:szCs w:val="16"/>
                  <w:lang w:val="en-GB"/>
                </w:rPr>
                <w:t>LTCS</w:t>
              </w:r>
            </w:ins>
          </w:p>
          <w:p w14:paraId="560E60FA" w14:textId="77777777" w:rsidR="00B271C8" w:rsidRPr="00014E44" w:rsidRDefault="00B271C8" w:rsidP="00DE1185">
            <w:pPr>
              <w:pStyle w:val="CellBodyCentered"/>
              <w:rPr>
                <w:ins w:id="5322" w:author="Zhunisbayev, Olzhasbek [Bolashak Atyrau Limited]" w:date="2023-10-06T10:11:00Z"/>
                <w:rFonts w:ascii="Arial Narrow" w:hAnsi="Arial Narrow" w:cs="Arial"/>
                <w:color w:val="auto"/>
                <w:sz w:val="16"/>
                <w:szCs w:val="16"/>
                <w:lang w:val="en-GB"/>
              </w:rPr>
            </w:pPr>
            <w:ins w:id="5323" w:author="Zhunisbayev, Olzhasbek [Bolashak Atyrau Limited]" w:date="2023-10-06T10:11:00Z">
              <w:r w:rsidRPr="00014E44">
                <w:rPr>
                  <w:rFonts w:ascii="Arial Narrow" w:hAnsi="Arial Narrow" w:cs="Arial"/>
                  <w:color w:val="auto"/>
                  <w:sz w:val="16"/>
                  <w:szCs w:val="16"/>
                  <w:lang w:val="en-GB"/>
                </w:rPr>
                <w:t>JACKETED</w:t>
              </w:r>
            </w:ins>
          </w:p>
          <w:p w14:paraId="00AB3BC1" w14:textId="77777777" w:rsidR="00B271C8" w:rsidRPr="00014E44" w:rsidRDefault="00B271C8" w:rsidP="00DE1185">
            <w:pPr>
              <w:pStyle w:val="CellBodyCentered"/>
              <w:rPr>
                <w:ins w:id="5324" w:author="Zhunisbayev, Olzhasbek [Bolashak Atyrau Limited]" w:date="2023-10-06T10:11:00Z"/>
                <w:rFonts w:ascii="Arial Narrow" w:hAnsi="Arial Narrow" w:cs="Arial"/>
                <w:color w:val="auto"/>
                <w:sz w:val="16"/>
                <w:szCs w:val="16"/>
                <w:lang w:val="en-GB"/>
              </w:rPr>
            </w:pPr>
            <w:ins w:id="5325" w:author="Zhunisbayev, Olzhasbek [Bolashak Atyrau Limited]" w:date="2023-10-06T10:11:00Z">
              <w:r w:rsidRPr="00014E44">
                <w:rPr>
                  <w:rFonts w:ascii="Arial Narrow" w:hAnsi="Arial Narrow" w:cs="Arial"/>
                  <w:color w:val="auto"/>
                  <w:sz w:val="16"/>
                  <w:szCs w:val="16"/>
                  <w:lang w:val="en-GB"/>
                </w:rPr>
                <w:t>SYSTEM</w:t>
              </w:r>
            </w:ins>
          </w:p>
          <w:p w14:paraId="442001ED" w14:textId="77777777" w:rsidR="00B271C8" w:rsidRPr="00014E44" w:rsidRDefault="00B271C8" w:rsidP="00DE1185">
            <w:pPr>
              <w:pStyle w:val="CellBodyCentered"/>
              <w:rPr>
                <w:ins w:id="5326" w:author="Zhunisbayev, Olzhasbek [Bolashak Atyrau Limited]" w:date="2023-10-06T10:11:00Z"/>
                <w:rFonts w:ascii="Arial Narrow" w:hAnsi="Arial Narrow" w:cs="Arial"/>
                <w:color w:val="auto"/>
                <w:sz w:val="16"/>
                <w:szCs w:val="16"/>
                <w:lang w:val="en-GB"/>
              </w:rPr>
            </w:pPr>
            <w:ins w:id="5327" w:author="Zhunisbayev, Olzhasbek [Bolashak Atyrau Limited]" w:date="2023-10-06T10:11:00Z">
              <w:r w:rsidRPr="00014E44">
                <w:rPr>
                  <w:rFonts w:ascii="Arial Narrow" w:hAnsi="Arial Narrow" w:cs="Arial"/>
                  <w:color w:val="auto"/>
                  <w:sz w:val="16"/>
                  <w:szCs w:val="16"/>
                  <w:lang w:val="en-GB"/>
                </w:rPr>
                <w:t xml:space="preserve">C.A. </w:t>
              </w:r>
              <w:r>
                <w:rPr>
                  <w:rFonts w:ascii="Arial Narrow" w:hAnsi="Arial Narrow" w:cs="Arial"/>
                  <w:color w:val="auto"/>
                  <w:sz w:val="16"/>
                  <w:szCs w:val="16"/>
                  <w:lang w:val="en-GB"/>
                </w:rPr>
                <w:t>for</w:t>
              </w:r>
            </w:ins>
          </w:p>
          <w:p w14:paraId="1AF6BE63" w14:textId="77777777" w:rsidR="00B271C8" w:rsidRPr="00014E44" w:rsidRDefault="00B271C8" w:rsidP="00DE1185">
            <w:pPr>
              <w:pStyle w:val="CellBodyCentered"/>
              <w:rPr>
                <w:ins w:id="5328" w:author="Zhunisbayev, Olzhasbek [Bolashak Atyrau Limited]" w:date="2023-10-06T10:11:00Z"/>
                <w:rFonts w:ascii="Arial Narrow" w:hAnsi="Arial Narrow" w:cs="Arial"/>
                <w:color w:val="auto"/>
                <w:sz w:val="16"/>
                <w:szCs w:val="16"/>
                <w:lang w:val="en-GB"/>
              </w:rPr>
            </w:pPr>
            <w:ins w:id="5329" w:author="Zhunisbayev, Olzhasbek [Bolashak Atyrau Limited]" w:date="2023-10-06T10:11:00Z">
              <w:r w:rsidRPr="00014E44">
                <w:rPr>
                  <w:rFonts w:ascii="Arial Narrow" w:hAnsi="Arial Narrow" w:cs="Arial"/>
                  <w:color w:val="auto"/>
                  <w:sz w:val="16"/>
                  <w:szCs w:val="16"/>
                  <w:lang w:val="en-GB"/>
                </w:rPr>
                <w:t>INNER = 3.0 mm</w:t>
              </w:r>
            </w:ins>
          </w:p>
          <w:p w14:paraId="06F2A061" w14:textId="77777777" w:rsidR="00B271C8" w:rsidRPr="00014E44" w:rsidRDefault="00B271C8" w:rsidP="00DE1185">
            <w:pPr>
              <w:pStyle w:val="CellBodyCentered"/>
              <w:rPr>
                <w:ins w:id="5330" w:author="Zhunisbayev, Olzhasbek [Bolashak Atyrau Limited]" w:date="2023-10-06T10:11:00Z"/>
                <w:rFonts w:ascii="Arial Narrow" w:hAnsi="Arial Narrow" w:cs="Arial"/>
                <w:color w:val="auto"/>
                <w:sz w:val="16"/>
                <w:szCs w:val="16"/>
              </w:rPr>
            </w:pPr>
            <w:ins w:id="5331" w:author="Zhunisbayev, Olzhasbek [Bolashak Atyrau Limited]" w:date="2023-10-06T10:11:00Z">
              <w:r>
                <w:rPr>
                  <w:rFonts w:ascii="Arial Narrow" w:hAnsi="Arial Narrow" w:cs="Arial"/>
                  <w:color w:val="auto"/>
                  <w:sz w:val="16"/>
                  <w:szCs w:val="16"/>
                  <w:lang w:val="en-GB"/>
                </w:rPr>
                <w:t xml:space="preserve">C.A. </w:t>
              </w:r>
              <w:r w:rsidRPr="00014E44">
                <w:rPr>
                  <w:rFonts w:ascii="Arial Narrow" w:hAnsi="Arial Narrow" w:cs="Arial"/>
                  <w:color w:val="auto"/>
                  <w:sz w:val="16"/>
                  <w:szCs w:val="16"/>
                  <w:lang w:val="en-GB"/>
                </w:rPr>
                <w:t>OUTER = 1.5 mm</w:t>
              </w:r>
            </w:ins>
          </w:p>
          <w:p w14:paraId="24FF567F" w14:textId="77777777" w:rsidR="00B271C8" w:rsidRPr="00014E44" w:rsidRDefault="00B271C8" w:rsidP="00DE1185">
            <w:pPr>
              <w:pStyle w:val="CellBodyCentered"/>
              <w:rPr>
                <w:ins w:id="5332" w:author="Zhunisbayev, Olzhasbek [Bolashak Atyrau Limited]" w:date="2023-10-06T10:11:00Z"/>
                <w:rFonts w:ascii="Arial Narrow" w:hAnsi="Arial Narrow" w:cs="Arial"/>
                <w:color w:val="auto"/>
                <w:sz w:val="16"/>
                <w:szCs w:val="16"/>
              </w:rPr>
            </w:pPr>
            <w:ins w:id="5333" w:author="Zhunisbayev, Olzhasbek [Bolashak Atyrau Limited]" w:date="2023-10-06T10:11:00Z">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rPr>
                <w:t>1</w:t>
              </w:r>
            </w:ins>
          </w:p>
          <w:p w14:paraId="4AC339DD" w14:textId="77777777" w:rsidR="00B271C8" w:rsidRPr="00014E44" w:rsidRDefault="00B271C8" w:rsidP="00DE1185">
            <w:pPr>
              <w:pStyle w:val="CellBodyCentered"/>
              <w:rPr>
                <w:ins w:id="5334" w:author="Zhunisbayev, Olzhasbek [Bolashak Atyrau Limited]" w:date="2023-10-06T10:10: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2A614E2" w14:textId="77777777" w:rsidR="00B271C8" w:rsidRPr="00014E44" w:rsidRDefault="00B271C8" w:rsidP="00DE1185">
            <w:pPr>
              <w:pStyle w:val="CellBodyCentered"/>
              <w:rPr>
                <w:ins w:id="5335" w:author="Zhunisbayev, Olzhasbek [Bolashak Atyrau Limited]" w:date="2023-10-06T10:11:00Z"/>
                <w:rFonts w:ascii="Arial Narrow" w:hAnsi="Arial Narrow" w:cs="Arial"/>
                <w:color w:val="auto"/>
                <w:sz w:val="16"/>
                <w:szCs w:val="16"/>
                <w:lang w:val="en-GB"/>
              </w:rPr>
            </w:pPr>
          </w:p>
          <w:p w14:paraId="687C1EA1" w14:textId="77777777" w:rsidR="00B271C8" w:rsidRPr="00014E44" w:rsidRDefault="00B271C8" w:rsidP="00DE1185">
            <w:pPr>
              <w:pStyle w:val="CellBodyCentered"/>
              <w:rPr>
                <w:ins w:id="5336" w:author="Zhunisbayev, Olzhasbek [Bolashak Atyrau Limited]" w:date="2023-10-06T10:11:00Z"/>
                <w:rFonts w:ascii="Arial Narrow" w:hAnsi="Arial Narrow" w:cs="Arial"/>
                <w:color w:val="auto"/>
                <w:sz w:val="16"/>
                <w:szCs w:val="16"/>
                <w:lang w:val="en-GB"/>
              </w:rPr>
            </w:pPr>
            <w:ins w:id="5337" w:author="Zhunisbayev, Olzhasbek [Bolashak Atyrau Limited]" w:date="2023-10-06T10:11:00Z">
              <w:r w:rsidRPr="00014E44">
                <w:rPr>
                  <w:rFonts w:ascii="Arial Narrow" w:hAnsi="Arial Narrow" w:cs="Arial"/>
                  <w:color w:val="auto"/>
                  <w:sz w:val="16"/>
                  <w:szCs w:val="16"/>
                  <w:lang w:val="en-GB"/>
                </w:rPr>
                <w:t>CLASS</w:t>
              </w:r>
            </w:ins>
          </w:p>
          <w:p w14:paraId="7CB0027E" w14:textId="77777777" w:rsidR="00B271C8" w:rsidRPr="00014E44" w:rsidRDefault="00B271C8" w:rsidP="00DE1185">
            <w:pPr>
              <w:pStyle w:val="CellBodyCentered"/>
              <w:rPr>
                <w:ins w:id="5338" w:author="Zhunisbayev, Olzhasbek [Bolashak Atyrau Limited]" w:date="2023-10-06T10:11:00Z"/>
                <w:rFonts w:ascii="Arial Narrow" w:hAnsi="Arial Narrow" w:cs="Arial"/>
                <w:color w:val="auto"/>
                <w:sz w:val="16"/>
                <w:szCs w:val="16"/>
                <w:lang w:val="en-GB"/>
              </w:rPr>
            </w:pPr>
            <w:ins w:id="5339" w:author="Zhunisbayev, Olzhasbek [Bolashak Atyrau Limited]" w:date="2023-10-06T10:11:00Z">
              <w:r w:rsidRPr="00014E44">
                <w:rPr>
                  <w:rFonts w:ascii="Arial Narrow" w:hAnsi="Arial Narrow" w:cs="Arial"/>
                  <w:color w:val="auto"/>
                  <w:sz w:val="16"/>
                  <w:szCs w:val="16"/>
                  <w:lang w:val="en-GB"/>
                </w:rPr>
                <w:t>150</w:t>
              </w:r>
            </w:ins>
          </w:p>
          <w:p w14:paraId="3E8FC09B" w14:textId="075C8D38" w:rsidR="00B271C8" w:rsidRPr="00014E44" w:rsidRDefault="00B271C8" w:rsidP="00DE1185">
            <w:pPr>
              <w:pStyle w:val="CellBodyCentered"/>
              <w:rPr>
                <w:ins w:id="5340" w:author="Zhunisbayev, Olzhasbek [Bolashak Atyrau Limited]" w:date="2023-10-06T10:10:00Z"/>
                <w:rFonts w:ascii="Arial Narrow" w:hAnsi="Arial Narrow" w:cs="Arial"/>
                <w:color w:val="auto"/>
                <w:sz w:val="16"/>
                <w:szCs w:val="16"/>
                <w:lang w:val="en-GB"/>
              </w:rPr>
            </w:pPr>
            <w:ins w:id="5341" w:author="Zhunisbayev, Olzhasbek [Bolashak Atyrau Limited]" w:date="2023-10-06T10:11:00Z">
              <w:r w:rsidRPr="00014E44">
                <w:rPr>
                  <w:rFonts w:ascii="Arial Narrow" w:hAnsi="Arial Narrow" w:cs="Arial"/>
                  <w:color w:val="auto"/>
                  <w:sz w:val="16"/>
                  <w:szCs w:val="16"/>
                  <w:lang w:val="en-GB"/>
                </w:rPr>
                <w:t>RF</w:t>
              </w:r>
            </w:ins>
          </w:p>
        </w:tc>
        <w:tc>
          <w:tcPr>
            <w:tcW w:w="720" w:type="dxa"/>
            <w:tcBorders>
              <w:top w:val="single" w:sz="6" w:space="0" w:color="auto"/>
              <w:left w:val="single" w:sz="6" w:space="0" w:color="auto"/>
              <w:bottom w:val="single" w:sz="6" w:space="0" w:color="auto"/>
              <w:right w:val="single" w:sz="6" w:space="0" w:color="auto"/>
            </w:tcBorders>
          </w:tcPr>
          <w:p w14:paraId="04A25120" w14:textId="77777777" w:rsidR="00B271C8" w:rsidRPr="00014E44" w:rsidRDefault="00B271C8" w:rsidP="00DE1185">
            <w:pPr>
              <w:pStyle w:val="CellBodyCentered"/>
              <w:rPr>
                <w:ins w:id="5342" w:author="Zhunisbayev, Olzhasbek [Bolashak Atyrau Limited]" w:date="2023-10-06T10:11:00Z"/>
                <w:rFonts w:ascii="Arial Narrow" w:hAnsi="Arial Narrow" w:cs="Arial"/>
                <w:color w:val="auto"/>
                <w:sz w:val="16"/>
                <w:szCs w:val="16"/>
                <w:lang w:val="en-GB"/>
              </w:rPr>
            </w:pPr>
          </w:p>
          <w:p w14:paraId="620ED971" w14:textId="77777777" w:rsidR="00B271C8" w:rsidRPr="00014E44" w:rsidRDefault="00B271C8" w:rsidP="00DE1185">
            <w:pPr>
              <w:pStyle w:val="CellBodyCentered"/>
              <w:rPr>
                <w:ins w:id="5343" w:author="Zhunisbayev, Olzhasbek [Bolashak Atyrau Limited]" w:date="2023-10-06T10:11:00Z"/>
                <w:rFonts w:ascii="Arial Narrow" w:hAnsi="Arial Narrow" w:cs="Arial"/>
                <w:color w:val="auto"/>
                <w:sz w:val="16"/>
                <w:szCs w:val="16"/>
                <w:lang w:val="en-GB"/>
              </w:rPr>
            </w:pPr>
            <w:ins w:id="5344" w:author="Zhunisbayev, Olzhasbek [Bolashak Atyrau Limited]" w:date="2023-10-06T10:11:00Z">
              <w:r w:rsidRPr="00014E44">
                <w:rPr>
                  <w:rFonts w:ascii="Arial Narrow" w:hAnsi="Arial Narrow" w:cs="Arial"/>
                  <w:color w:val="auto"/>
                  <w:sz w:val="16"/>
                  <w:szCs w:val="16"/>
                  <w:lang w:val="en-GB"/>
                </w:rPr>
                <w:t xml:space="preserve">-40 to </w:t>
              </w:r>
            </w:ins>
          </w:p>
          <w:p w14:paraId="2BDCD4AC" w14:textId="6EB8B351" w:rsidR="00B271C8" w:rsidRPr="00014E44" w:rsidRDefault="00B271C8" w:rsidP="00DE1185">
            <w:pPr>
              <w:pStyle w:val="CellBodyCentered"/>
              <w:rPr>
                <w:ins w:id="5345" w:author="Zhunisbayev, Olzhasbek [Bolashak Atyrau Limited]" w:date="2023-10-06T10:10:00Z"/>
                <w:rFonts w:ascii="Arial Narrow" w:hAnsi="Arial Narrow" w:cs="Arial"/>
                <w:color w:val="auto"/>
                <w:sz w:val="16"/>
                <w:szCs w:val="16"/>
                <w:lang w:val="en-GB"/>
              </w:rPr>
            </w:pPr>
            <w:ins w:id="5346" w:author="Zhunisbayev, Olzhasbek [Bolashak Atyrau Limited]" w:date="2023-10-06T10:11:00Z">
              <w:r w:rsidRPr="00014E44">
                <w:rPr>
                  <w:rFonts w:ascii="Arial Narrow" w:hAnsi="Arial Narrow" w:cs="Arial"/>
                  <w:color w:val="auto"/>
                  <w:sz w:val="16"/>
                  <w:szCs w:val="16"/>
                  <w:lang w:val="en-GB"/>
                </w:rPr>
                <w:t>+180°C</w:t>
              </w:r>
            </w:ins>
          </w:p>
        </w:tc>
        <w:tc>
          <w:tcPr>
            <w:tcW w:w="1890" w:type="dxa"/>
            <w:tcBorders>
              <w:top w:val="single" w:sz="6" w:space="0" w:color="auto"/>
              <w:left w:val="single" w:sz="6" w:space="0" w:color="auto"/>
              <w:bottom w:val="single" w:sz="6" w:space="0" w:color="auto"/>
              <w:right w:val="single" w:sz="6" w:space="0" w:color="auto"/>
            </w:tcBorders>
          </w:tcPr>
          <w:p w14:paraId="3EC42083" w14:textId="77777777" w:rsidR="00B271C8" w:rsidRPr="00014E44" w:rsidRDefault="00B271C8" w:rsidP="00DE1185">
            <w:pPr>
              <w:pStyle w:val="CellBody"/>
              <w:rPr>
                <w:ins w:id="5347" w:author="Zhunisbayev, Olzhasbek [Bolashak Atyrau Limited]" w:date="2023-10-06T10:11:00Z"/>
                <w:rFonts w:ascii="Arial Narrow" w:hAnsi="Arial Narrow" w:cs="Arial"/>
                <w:color w:val="auto"/>
                <w:sz w:val="16"/>
                <w:szCs w:val="16"/>
                <w:u w:val="single"/>
                <w:lang w:val="en-GB"/>
              </w:rPr>
            </w:pPr>
          </w:p>
          <w:p w14:paraId="0520259F" w14:textId="77777777" w:rsidR="00B271C8" w:rsidRPr="00014E44" w:rsidRDefault="00B271C8" w:rsidP="00DE1185">
            <w:pPr>
              <w:pStyle w:val="CellBody"/>
              <w:rPr>
                <w:ins w:id="5348" w:author="Zhunisbayev, Olzhasbek [Bolashak Atyrau Limited]" w:date="2023-10-06T10:11:00Z"/>
                <w:rFonts w:ascii="Arial Narrow" w:hAnsi="Arial Narrow" w:cs="Arial"/>
                <w:color w:val="auto"/>
                <w:sz w:val="16"/>
                <w:szCs w:val="16"/>
                <w:u w:val="single"/>
              </w:rPr>
            </w:pPr>
            <w:ins w:id="5349" w:author="Zhunisbayev, Olzhasbek [Bolashak Atyrau Limited]" w:date="2023-10-06T10:11:00Z">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ins>
          </w:p>
          <w:p w14:paraId="3D500B0C" w14:textId="77777777" w:rsidR="00B271C8" w:rsidRPr="00014E44" w:rsidRDefault="00B271C8" w:rsidP="00DE1185">
            <w:pPr>
              <w:pStyle w:val="CellBody"/>
              <w:rPr>
                <w:ins w:id="5350" w:author="Zhunisbayev, Olzhasbek [Bolashak Atyrau Limited]" w:date="2023-10-06T10:11:00Z"/>
                <w:rFonts w:ascii="Arial Narrow" w:hAnsi="Arial Narrow" w:cs="Arial"/>
                <w:color w:val="auto"/>
                <w:sz w:val="16"/>
                <w:szCs w:val="16"/>
                <w:lang w:val="en-GB"/>
              </w:rPr>
            </w:pPr>
            <w:ins w:id="5351" w:author="Zhunisbayev, Olzhasbek [Bolashak Atyrau Limited]" w:date="2023-10-06T10:11:00Z">
              <w:r w:rsidRPr="00014E44">
                <w:rPr>
                  <w:rFonts w:ascii="Arial Narrow" w:hAnsi="Arial Narrow" w:cs="Arial"/>
                  <w:color w:val="auto"/>
                  <w:sz w:val="16"/>
                  <w:szCs w:val="16"/>
                  <w:lang w:val="en-GB"/>
                </w:rPr>
                <w:t>(limited by flange ratings)</w:t>
              </w:r>
            </w:ins>
          </w:p>
          <w:p w14:paraId="10F5750B" w14:textId="45B8F5FE" w:rsidR="00711CC8" w:rsidRPr="00014E44" w:rsidRDefault="0018324D" w:rsidP="00DE1185">
            <w:pPr>
              <w:pStyle w:val="CellBody"/>
              <w:rPr>
                <w:ins w:id="5352" w:author="Zhunisbayev, Olzhasbek [Bolashak Atyrau Limited]" w:date="2023-10-06T10:18:00Z"/>
                <w:rFonts w:ascii="Arial Narrow" w:hAnsi="Arial Narrow" w:cs="Arial"/>
                <w:color w:val="auto"/>
                <w:sz w:val="16"/>
                <w:szCs w:val="16"/>
              </w:rPr>
            </w:pPr>
            <w:r w:rsidRPr="00014E44">
              <w:rPr>
                <w:rFonts w:ascii="Arial Narrow" w:hAnsi="Arial Narrow" w:cs="Arial"/>
                <w:color w:val="auto"/>
                <w:sz w:val="16"/>
                <w:szCs w:val="16"/>
                <w:lang w:val="en-GB"/>
              </w:rPr>
              <w:t>-</w:t>
            </w:r>
            <w:del w:id="5353"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354"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ins w:id="5355" w:author="Zhunisbayev, Olzhasbek [Bolashak Atyrau Limited]" w:date="2023-10-06T10:18:00Z">
              <w:r w:rsidR="00711CC8" w:rsidRPr="00014E44">
                <w:rPr>
                  <w:rFonts w:ascii="Arial Narrow" w:hAnsi="Arial Narrow" w:cs="Arial"/>
                  <w:color w:val="auto"/>
                  <w:sz w:val="16"/>
                  <w:szCs w:val="16"/>
                </w:rPr>
                <w:t>to 38°C = 51.1 barg</w:t>
              </w:r>
            </w:ins>
          </w:p>
          <w:p w14:paraId="3397E02B" w14:textId="678EDCC0" w:rsidR="00711CC8" w:rsidRPr="00014E44" w:rsidRDefault="00711CC8" w:rsidP="00DE1185">
            <w:pPr>
              <w:pStyle w:val="CellBody"/>
              <w:rPr>
                <w:ins w:id="5356" w:author="Zhunisbayev, Olzhasbek [Bolashak Atyrau Limited]" w:date="2023-10-06T10:18:00Z"/>
                <w:rFonts w:ascii="Arial Narrow" w:hAnsi="Arial Narrow" w:cs="Arial"/>
                <w:color w:val="auto"/>
                <w:sz w:val="16"/>
                <w:szCs w:val="16"/>
              </w:rPr>
            </w:pPr>
            <w:ins w:id="5357" w:author="Zhunisbayev, Olzhasbek [Bolashak Atyrau Limited]" w:date="2023-10-06T10:18:00Z">
              <w:r w:rsidRPr="00014E44">
                <w:rPr>
                  <w:rFonts w:ascii="Arial Narrow" w:hAnsi="Arial Narrow" w:cs="Arial"/>
                  <w:color w:val="auto"/>
                  <w:sz w:val="16"/>
                  <w:szCs w:val="16"/>
                </w:rPr>
                <w:t>50°C = 50.1 barg</w:t>
              </w:r>
            </w:ins>
          </w:p>
          <w:p w14:paraId="647F9BCC" w14:textId="6EB7957A" w:rsidR="00711CC8" w:rsidRPr="00014E44" w:rsidRDefault="00711CC8" w:rsidP="00DE1185">
            <w:pPr>
              <w:pStyle w:val="CellBody"/>
              <w:rPr>
                <w:ins w:id="5358" w:author="Zhunisbayev, Olzhasbek [Bolashak Atyrau Limited]" w:date="2023-10-06T10:18:00Z"/>
                <w:rFonts w:ascii="Arial Narrow" w:hAnsi="Arial Narrow" w:cs="Arial"/>
                <w:color w:val="auto"/>
                <w:sz w:val="16"/>
                <w:szCs w:val="16"/>
              </w:rPr>
            </w:pPr>
            <w:ins w:id="5359" w:author="Zhunisbayev, Olzhasbek [Bolashak Atyrau Limited]" w:date="2023-10-06T10:18:00Z">
              <w:r w:rsidRPr="00014E44">
                <w:rPr>
                  <w:rFonts w:ascii="Arial Narrow" w:hAnsi="Arial Narrow" w:cs="Arial"/>
                  <w:color w:val="auto"/>
                  <w:sz w:val="16"/>
                  <w:szCs w:val="16"/>
                </w:rPr>
                <w:t>100°C = 46.6 barg</w:t>
              </w:r>
            </w:ins>
          </w:p>
          <w:p w14:paraId="0E88DA92" w14:textId="13EE6076" w:rsidR="00711CC8" w:rsidRPr="00014E44" w:rsidRDefault="00711CC8" w:rsidP="00DE1185">
            <w:pPr>
              <w:pStyle w:val="CellBody"/>
              <w:rPr>
                <w:ins w:id="5360" w:author="Zhunisbayev, Olzhasbek [Bolashak Atyrau Limited]" w:date="2023-10-06T10:18:00Z"/>
                <w:rFonts w:ascii="Arial Narrow" w:hAnsi="Arial Narrow" w:cs="Arial"/>
                <w:color w:val="auto"/>
                <w:sz w:val="16"/>
                <w:szCs w:val="16"/>
              </w:rPr>
            </w:pPr>
            <w:ins w:id="5361" w:author="Zhunisbayev, Olzhasbek [Bolashak Atyrau Limited]" w:date="2023-10-06T10:18:00Z">
              <w:r w:rsidRPr="00014E44">
                <w:rPr>
                  <w:rFonts w:ascii="Arial Narrow" w:hAnsi="Arial Narrow" w:cs="Arial"/>
                  <w:color w:val="auto"/>
                  <w:sz w:val="16"/>
                  <w:szCs w:val="16"/>
                </w:rPr>
                <w:t>150°C = 45.1 barg</w:t>
              </w:r>
            </w:ins>
          </w:p>
          <w:p w14:paraId="51D7A692" w14:textId="39A5080E" w:rsidR="00B271C8" w:rsidRPr="00014E44" w:rsidRDefault="00711CC8" w:rsidP="0018324D">
            <w:pPr>
              <w:pStyle w:val="CellBody"/>
              <w:rPr>
                <w:ins w:id="5362" w:author="Zhunisbayev, Olzhasbek [Bolashak Atyrau Limited]" w:date="2023-10-06T10:10:00Z"/>
                <w:rFonts w:ascii="Arial Narrow" w:hAnsi="Arial Narrow" w:cs="Arial"/>
                <w:color w:val="auto"/>
                <w:sz w:val="16"/>
                <w:szCs w:val="16"/>
                <w:lang w:val="en-GB"/>
              </w:rPr>
            </w:pPr>
            <w:ins w:id="5363" w:author="Zhunisbayev, Olzhasbek [Bolashak Atyrau Limited]" w:date="2023-10-06T10:18:00Z">
              <w:r>
                <w:rPr>
                  <w:rFonts w:ascii="Arial Narrow" w:hAnsi="Arial Narrow" w:cs="Arial"/>
                  <w:color w:val="auto"/>
                  <w:sz w:val="16"/>
                  <w:szCs w:val="16"/>
                </w:rPr>
                <w:t>18</w:t>
              </w:r>
              <w:r w:rsidRPr="00014E44">
                <w:rPr>
                  <w:rFonts w:ascii="Arial Narrow" w:hAnsi="Arial Narrow" w:cs="Arial"/>
                  <w:color w:val="auto"/>
                  <w:sz w:val="16"/>
                  <w:szCs w:val="16"/>
                </w:rPr>
                <w:t>0°C = 4</w:t>
              </w:r>
            </w:ins>
            <w:ins w:id="5364" w:author="Zhunisbayev, Olzhasbek [Bolashak Atyrau Limited]" w:date="2023-10-06T10:20:00Z">
              <w:r w:rsidR="00337962">
                <w:rPr>
                  <w:rFonts w:ascii="Arial Narrow" w:hAnsi="Arial Narrow" w:cs="Arial"/>
                  <w:color w:val="auto"/>
                  <w:sz w:val="16"/>
                  <w:szCs w:val="16"/>
                </w:rPr>
                <w:t>4</w:t>
              </w:r>
            </w:ins>
            <w:ins w:id="5365" w:author="Zhunisbayev, Olzhasbek [Bolashak Atyrau Limited]" w:date="2023-10-06T10:18:00Z">
              <w:r w:rsidRPr="00014E44">
                <w:rPr>
                  <w:rFonts w:ascii="Arial Narrow" w:hAnsi="Arial Narrow" w:cs="Arial"/>
                  <w:color w:val="auto"/>
                  <w:sz w:val="16"/>
                  <w:szCs w:val="16"/>
                </w:rPr>
                <w:t>.</w:t>
              </w:r>
            </w:ins>
            <w:ins w:id="5366" w:author="Zhunisbayev, Olzhasbek [Bolashak Atyrau Limited]" w:date="2023-10-06T10:20:00Z">
              <w:r w:rsidR="00337962">
                <w:rPr>
                  <w:rFonts w:ascii="Arial Narrow" w:hAnsi="Arial Narrow" w:cs="Arial"/>
                  <w:color w:val="auto"/>
                  <w:sz w:val="16"/>
                  <w:szCs w:val="16"/>
                </w:rPr>
                <w:t>3</w:t>
              </w:r>
            </w:ins>
            <w:ins w:id="5367" w:author="Zhunisbayev, Olzhasbek [Bolashak Atyrau Limited]" w:date="2023-10-06T10:18:00Z">
              <w:r w:rsidRPr="00014E44">
                <w:rPr>
                  <w:rFonts w:ascii="Arial Narrow" w:hAnsi="Arial Narrow" w:cs="Arial"/>
                  <w:color w:val="auto"/>
                  <w:sz w:val="16"/>
                  <w:szCs w:val="16"/>
                </w:rPr>
                <w:t xml:space="preserve"> barg</w:t>
              </w:r>
            </w:ins>
          </w:p>
        </w:tc>
        <w:tc>
          <w:tcPr>
            <w:tcW w:w="630" w:type="dxa"/>
            <w:tcBorders>
              <w:top w:val="single" w:sz="6" w:space="0" w:color="auto"/>
              <w:left w:val="single" w:sz="6" w:space="0" w:color="auto"/>
              <w:bottom w:val="single" w:sz="6" w:space="0" w:color="auto"/>
              <w:right w:val="single" w:sz="6" w:space="0" w:color="auto"/>
            </w:tcBorders>
          </w:tcPr>
          <w:p w14:paraId="635D3CF8" w14:textId="77777777" w:rsidR="00B271C8" w:rsidRPr="00014E44" w:rsidRDefault="00B271C8" w:rsidP="00DE1185">
            <w:pPr>
              <w:pStyle w:val="CellBodyCentered"/>
              <w:rPr>
                <w:ins w:id="5368" w:author="Zhunisbayev, Olzhasbek [Bolashak Atyrau Limited]" w:date="2023-10-06T10:11:00Z"/>
                <w:rFonts w:ascii="Arial Narrow" w:hAnsi="Arial Narrow" w:cs="Arial"/>
                <w:color w:val="auto"/>
                <w:sz w:val="16"/>
                <w:szCs w:val="16"/>
                <w:lang w:val="en-GB"/>
              </w:rPr>
            </w:pPr>
          </w:p>
          <w:p w14:paraId="591E11F1" w14:textId="0AF8E91D" w:rsidR="00B271C8" w:rsidRPr="00014E44" w:rsidRDefault="00B271C8" w:rsidP="00DE1185">
            <w:pPr>
              <w:pStyle w:val="CellBodyCentered"/>
              <w:rPr>
                <w:ins w:id="5369" w:author="Zhunisbayev, Olzhasbek [Bolashak Atyrau Limited]" w:date="2023-10-06T10:10:00Z"/>
                <w:rFonts w:ascii="Arial Narrow" w:hAnsi="Arial Narrow" w:cs="Arial"/>
                <w:color w:val="auto"/>
                <w:sz w:val="16"/>
                <w:szCs w:val="16"/>
              </w:rPr>
            </w:pPr>
            <w:ins w:id="5370" w:author="Zhunisbayev, Olzhasbek [Bolashak Atyrau Limited]" w:date="2023-10-06T10:11:00Z">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ins>
          </w:p>
        </w:tc>
        <w:tc>
          <w:tcPr>
            <w:tcW w:w="418" w:type="dxa"/>
            <w:tcBorders>
              <w:top w:val="single" w:sz="6" w:space="0" w:color="auto"/>
              <w:left w:val="single" w:sz="6" w:space="0" w:color="auto"/>
              <w:bottom w:val="single" w:sz="6" w:space="0" w:color="auto"/>
              <w:right w:val="single" w:sz="6" w:space="0" w:color="auto"/>
            </w:tcBorders>
          </w:tcPr>
          <w:p w14:paraId="0A13AA0C" w14:textId="77777777" w:rsidR="00B271C8" w:rsidRPr="00014E44" w:rsidRDefault="00B271C8" w:rsidP="00DE1185">
            <w:pPr>
              <w:pStyle w:val="CellBodyCentered"/>
              <w:rPr>
                <w:ins w:id="5371" w:author="Zhunisbayev, Olzhasbek [Bolashak Atyrau Limited]" w:date="2023-10-06T10:11:00Z"/>
                <w:rFonts w:ascii="Arial Narrow" w:hAnsi="Arial Narrow" w:cs="Arial"/>
                <w:color w:val="auto"/>
                <w:sz w:val="16"/>
                <w:szCs w:val="16"/>
                <w:lang w:val="en-GB"/>
              </w:rPr>
            </w:pPr>
          </w:p>
          <w:p w14:paraId="71A341C2" w14:textId="2F6F3DCA" w:rsidR="00B271C8" w:rsidRPr="00014E44" w:rsidRDefault="00B271C8" w:rsidP="00DE1185">
            <w:pPr>
              <w:pStyle w:val="CellBodyCentered"/>
              <w:rPr>
                <w:ins w:id="5372" w:author="Zhunisbayev, Olzhasbek [Bolashak Atyrau Limited]" w:date="2023-10-06T10:10:00Z"/>
                <w:rFonts w:ascii="Arial Narrow" w:hAnsi="Arial Narrow" w:cs="Arial"/>
                <w:color w:val="auto"/>
                <w:sz w:val="16"/>
                <w:szCs w:val="16"/>
                <w:lang w:val="en-GB"/>
              </w:rPr>
            </w:pPr>
            <w:ins w:id="5373" w:author="Zhunisbayev, Olzhasbek [Bolashak Atyrau Limited]" w:date="2023-10-06T10:11:00Z">
              <w:r w:rsidRPr="00014E44">
                <w:rPr>
                  <w:rFonts w:ascii="Arial Narrow" w:hAnsi="Arial Narrow" w:cs="Arial"/>
                  <w:color w:val="auto"/>
                  <w:sz w:val="16"/>
                  <w:szCs w:val="16"/>
                  <w:lang w:val="en-GB"/>
                </w:rPr>
                <w:t>5</w:t>
              </w:r>
            </w:ins>
          </w:p>
        </w:tc>
      </w:tr>
      <w:tr w:rsidR="00FA3851" w:rsidRPr="00014E44" w14:paraId="49D490DE" w14:textId="77777777" w:rsidTr="0038396C">
        <w:tc>
          <w:tcPr>
            <w:tcW w:w="3322" w:type="dxa"/>
            <w:tcBorders>
              <w:top w:val="single" w:sz="6" w:space="0" w:color="auto"/>
              <w:left w:val="single" w:sz="6" w:space="0" w:color="auto"/>
              <w:bottom w:val="single" w:sz="6" w:space="0" w:color="auto"/>
              <w:right w:val="single" w:sz="6" w:space="0" w:color="auto"/>
            </w:tcBorders>
          </w:tcPr>
          <w:p w14:paraId="1B8840F1" w14:textId="77777777" w:rsidR="00B271C8" w:rsidRPr="00014E44" w:rsidRDefault="00B271C8" w:rsidP="00DE1185">
            <w:pPr>
              <w:pStyle w:val="CellBody"/>
              <w:rPr>
                <w:rFonts w:ascii="Arial Narrow" w:hAnsi="Arial Narrow" w:cs="Arial"/>
                <w:color w:val="auto"/>
                <w:sz w:val="16"/>
                <w:szCs w:val="16"/>
                <w:u w:val="single"/>
                <w:lang w:val="en-GB"/>
              </w:rPr>
            </w:pPr>
          </w:p>
          <w:p w14:paraId="553025EF"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SOUR SERVICE</w:t>
            </w:r>
          </w:p>
          <w:p w14:paraId="332C12A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BLOWDOWN HYDROCARBONS</w:t>
            </w:r>
          </w:p>
          <w:p w14:paraId="21955F77" w14:textId="4FDCFFF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03A912A1" w14:textId="5982B93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SOUR FLARE GAS, HIGH PRESS.</w:t>
            </w:r>
          </w:p>
          <w:p w14:paraId="0DDF6A90" w14:textId="68750B5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BFL – FLARE GAS LOW PRESSURE</w:t>
            </w:r>
          </w:p>
          <w:p w14:paraId="4F07CD1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105D629F" w14:textId="77777777" w:rsidR="00171C6E" w:rsidRPr="00014E44" w:rsidRDefault="00171C6E" w:rsidP="00DE1185">
            <w:pPr>
              <w:pStyle w:val="CellBody"/>
              <w:rPr>
                <w:ins w:id="5374" w:author="Zhunisbayev, Olzhasbek [Bolashak Atyrau Limited]" w:date="2023-11-21T13:51:00Z"/>
                <w:rFonts w:ascii="Arial Narrow" w:hAnsi="Arial Narrow" w:cs="Arial"/>
                <w:color w:val="auto"/>
                <w:sz w:val="16"/>
                <w:szCs w:val="16"/>
                <w:lang w:val="en-GB"/>
              </w:rPr>
            </w:pPr>
            <w:ins w:id="5375" w:author="Zhunisbayev, Olzhasbek [Bolashak Atyrau Limited]" w:date="2023-11-21T13:51:00Z">
              <w:r w:rsidRPr="00014E44">
                <w:rPr>
                  <w:rFonts w:ascii="Arial Narrow" w:hAnsi="Arial Narrow" w:cs="Arial"/>
                  <w:color w:val="auto"/>
                  <w:sz w:val="16"/>
                  <w:szCs w:val="16"/>
                  <w:lang w:val="en-GB"/>
                </w:rPr>
                <w:t>CC - SPENT CAUSTIC</w:t>
              </w:r>
            </w:ins>
          </w:p>
          <w:p w14:paraId="7953965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CCD – DEMULSIFYING AGENT</w:t>
            </w:r>
          </w:p>
          <w:p w14:paraId="16BC51A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CCS – CAUSTIC</w:t>
            </w:r>
          </w:p>
          <w:p w14:paraId="79C836B7" w14:textId="77777777" w:rsidR="00B271C8" w:rsidRPr="00014E44" w:rsidRDefault="00B271C8" w:rsidP="00DE1185">
            <w:pPr>
              <w:pStyle w:val="CellBody"/>
              <w:ind w:right="-42"/>
              <w:rPr>
                <w:rFonts w:ascii="Arial Narrow" w:hAnsi="Arial Narrow" w:cs="Arial"/>
                <w:color w:val="auto"/>
                <w:sz w:val="16"/>
                <w:szCs w:val="16"/>
                <w:lang w:val="en-GB"/>
              </w:rPr>
            </w:pPr>
            <w:r w:rsidRPr="00014E44">
              <w:rPr>
                <w:rFonts w:ascii="Arial Narrow" w:hAnsi="Arial Narrow" w:cs="Arial"/>
                <w:color w:val="auto"/>
                <w:sz w:val="16"/>
                <w:szCs w:val="16"/>
                <w:lang w:val="en-GB"/>
              </w:rPr>
              <w:t>CDE – AMINE, LEAN (below 90°C)</w:t>
            </w:r>
          </w:p>
          <w:p w14:paraId="10E806CA" w14:textId="77777777" w:rsidR="00B271C8" w:rsidRPr="00014E44" w:rsidRDefault="00B271C8" w:rsidP="00DE1185">
            <w:pPr>
              <w:pStyle w:val="CellBody"/>
              <w:ind w:right="-42"/>
              <w:rPr>
                <w:rFonts w:ascii="Arial Narrow" w:hAnsi="Arial Narrow" w:cs="Arial"/>
                <w:color w:val="auto"/>
                <w:sz w:val="16"/>
                <w:szCs w:val="16"/>
                <w:lang w:val="en-GB"/>
              </w:rPr>
            </w:pPr>
            <w:r w:rsidRPr="00014E44">
              <w:rPr>
                <w:rFonts w:ascii="Arial Narrow" w:hAnsi="Arial Narrow" w:cs="Arial"/>
                <w:color w:val="auto"/>
                <w:sz w:val="16"/>
                <w:szCs w:val="16"/>
                <w:lang w:val="en-GB"/>
              </w:rPr>
              <w:t>CDF – AMINE, FRESH</w:t>
            </w:r>
          </w:p>
          <w:p w14:paraId="3059340C" w14:textId="77777777" w:rsidR="00B271C8" w:rsidRPr="00014E44" w:rsidRDefault="00B271C8" w:rsidP="00DE1185">
            <w:pPr>
              <w:pStyle w:val="CellBody"/>
              <w:ind w:right="-42"/>
              <w:rPr>
                <w:rFonts w:ascii="Arial Narrow" w:hAnsi="Arial Narrow" w:cs="Arial"/>
                <w:color w:val="auto"/>
                <w:sz w:val="16"/>
                <w:szCs w:val="16"/>
                <w:lang w:val="en-GB"/>
              </w:rPr>
            </w:pPr>
            <w:r w:rsidRPr="00014E44">
              <w:rPr>
                <w:rFonts w:ascii="Arial Narrow" w:hAnsi="Arial Narrow" w:cs="Arial"/>
                <w:color w:val="auto"/>
                <w:sz w:val="16"/>
                <w:szCs w:val="16"/>
                <w:lang w:val="en-GB"/>
              </w:rPr>
              <w:t>CDM – AMINE, RICH (below 70°C)</w:t>
            </w:r>
          </w:p>
          <w:p w14:paraId="497EBA7F" w14:textId="535A0114" w:rsidR="00B271C8" w:rsidRPr="00014E44" w:rsidRDefault="00B271C8" w:rsidP="00DE1185">
            <w:pPr>
              <w:pStyle w:val="CellBody"/>
              <w:rPr>
                <w:ins w:id="5376" w:author="Zhunisbayev, Olzhasbek A [Bolashak Atyrau Limited]" w:date="2022-06-12T22:29:00Z"/>
                <w:rFonts w:ascii="Arial Narrow" w:hAnsi="Arial Narrow" w:cs="Arial"/>
                <w:color w:val="auto"/>
                <w:sz w:val="16"/>
                <w:szCs w:val="16"/>
                <w:lang w:val="en-GB"/>
              </w:rPr>
            </w:pPr>
            <w:ins w:id="5377" w:author="Zhunisbayev, Olzhasbek A [Bolashak Atyrau Limited]" w:date="2022-06-12T22:29:00Z">
              <w:r w:rsidRPr="00014E44">
                <w:rPr>
                  <w:rFonts w:ascii="Arial Narrow" w:hAnsi="Arial Narrow" w:cs="Arial"/>
                  <w:color w:val="auto"/>
                  <w:sz w:val="16"/>
                  <w:szCs w:val="16"/>
                  <w:lang w:val="en-GB"/>
                </w:rPr>
                <w:t xml:space="preserve">CI – CHEMICAL INHIBITOR </w:t>
              </w:r>
            </w:ins>
            <w:r w:rsidRPr="00014E44">
              <w:rPr>
                <w:rFonts w:ascii="Arial Narrow" w:hAnsi="Arial Narrow" w:cs="Arial"/>
                <w:color w:val="auto"/>
                <w:sz w:val="16"/>
                <w:szCs w:val="16"/>
                <w:lang w:val="en-GB"/>
              </w:rPr>
              <w:t xml:space="preserve">&amp; </w:t>
            </w:r>
            <w:ins w:id="5378" w:author="Zhunisbayev, Olzhasbek A [Bolashak Atyrau Limited]" w:date="2022-06-12T22:29:00Z">
              <w:r w:rsidRPr="00014E44">
                <w:rPr>
                  <w:rFonts w:ascii="Arial Narrow" w:hAnsi="Arial Narrow" w:cs="Arial"/>
                  <w:color w:val="auto"/>
                  <w:sz w:val="16"/>
                  <w:szCs w:val="16"/>
                  <w:lang w:val="en-GB"/>
                </w:rPr>
                <w:t>ANTISCALE</w:t>
              </w:r>
            </w:ins>
          </w:p>
          <w:p w14:paraId="692E80D5" w14:textId="26709E8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CS – SULPHUR </w:t>
            </w:r>
          </w:p>
          <w:p w14:paraId="3811485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DCS – CAUSTIC DRAIN</w:t>
            </w:r>
          </w:p>
          <w:p w14:paraId="24447E36" w14:textId="1392FE9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SOUR, HYDROCARBONS</w:t>
            </w:r>
          </w:p>
          <w:p w14:paraId="72AAAF1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DRAIN OILY SEWER (OPEN)</w:t>
            </w:r>
          </w:p>
          <w:p w14:paraId="190AE3AA"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DMD – SLOP METHANOL, DEA</w:t>
            </w:r>
          </w:p>
          <w:p w14:paraId="51CCA52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DSL – DIESEL FUEL</w:t>
            </w:r>
          </w:p>
          <w:p w14:paraId="32E7E1E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24831335" w14:textId="6CB33F7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5384A01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FM – METHANOL</w:t>
            </w:r>
          </w:p>
          <w:p w14:paraId="21FF336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lastRenderedPageBreak/>
              <w:t>FX – FLEXSORB</w:t>
            </w:r>
          </w:p>
          <w:p w14:paraId="5664D3F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GCL – CLAUS GAS (TRIM)</w:t>
            </w:r>
          </w:p>
          <w:p w14:paraId="7524456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GE – DESULPHURISED GAS</w:t>
            </w:r>
          </w:p>
          <w:p w14:paraId="666FBBC0" w14:textId="44F8476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 HYDROCARBON VAPOUR</w:t>
            </w:r>
          </w:p>
          <w:p w14:paraId="4CDF8E0C" w14:textId="16A70F9E" w:rsidR="00B271C8" w:rsidRPr="00014E44" w:rsidRDefault="00B271C8" w:rsidP="00DE1185">
            <w:pPr>
              <w:pStyle w:val="CellBody"/>
              <w:rPr>
                <w:ins w:id="5379" w:author="Zhunisbayev, Olzhasbek A [Bolashak Atyrau Limited]" w:date="2022-06-12T22:30:00Z"/>
                <w:rFonts w:ascii="Arial Narrow" w:hAnsi="Arial Narrow" w:cs="Arial"/>
                <w:color w:val="auto"/>
                <w:sz w:val="16"/>
                <w:szCs w:val="16"/>
                <w:lang w:val="en-GB"/>
              </w:rPr>
            </w:pPr>
            <w:ins w:id="5380" w:author="Zhunisbayev, Olzhasbek A [Bolashak Atyrau Limited]" w:date="2022-06-12T22:30:00Z">
              <w:r w:rsidRPr="00014E44">
                <w:rPr>
                  <w:rFonts w:ascii="Arial Narrow" w:hAnsi="Arial Narrow" w:cs="Arial"/>
                  <w:color w:val="auto"/>
                  <w:sz w:val="16"/>
                  <w:szCs w:val="16"/>
                  <w:lang w:val="en-GB"/>
                </w:rPr>
                <w:t>GHP – GAS INJECTION, HIGH</w:t>
              </w:r>
            </w:ins>
            <w:r w:rsidRPr="00014E44">
              <w:rPr>
                <w:rFonts w:ascii="Arial Narrow" w:hAnsi="Arial Narrow" w:cs="Arial"/>
                <w:color w:val="auto"/>
                <w:sz w:val="16"/>
                <w:szCs w:val="16"/>
                <w:lang w:val="en-GB"/>
              </w:rPr>
              <w:t xml:space="preserve"> </w:t>
            </w:r>
            <w:ins w:id="5381" w:author="Zhunisbayev, Olzhasbek A [Bolashak Atyrau Limited]" w:date="2022-06-12T22:30:00Z">
              <w:r w:rsidRPr="00014E44">
                <w:rPr>
                  <w:rFonts w:ascii="Arial Narrow" w:hAnsi="Arial Narrow" w:cs="Arial"/>
                  <w:color w:val="auto"/>
                  <w:sz w:val="16"/>
                  <w:szCs w:val="16"/>
                  <w:lang w:val="en-GB"/>
                </w:rPr>
                <w:t>PRESS</w:t>
              </w:r>
            </w:ins>
            <w:r w:rsidRPr="00014E44">
              <w:rPr>
                <w:rFonts w:ascii="Arial Narrow" w:hAnsi="Arial Narrow" w:cs="Arial"/>
                <w:color w:val="auto"/>
                <w:sz w:val="16"/>
                <w:szCs w:val="16"/>
                <w:lang w:val="en-GB"/>
              </w:rPr>
              <w:t>URE</w:t>
            </w:r>
          </w:p>
          <w:p w14:paraId="6782A763" w14:textId="4031ADA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GRC – RECYCLE GAS, SOUR </w:t>
            </w:r>
          </w:p>
          <w:p w14:paraId="1A5C7DB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GAS, SOUR</w:t>
            </w:r>
          </w:p>
          <w:p w14:paraId="694FE63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GST – TAIL GAS (TRIM)</w:t>
            </w:r>
          </w:p>
          <w:p w14:paraId="3940AFAA"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NL-NITROGEN LOW PRESSURE   </w:t>
            </w:r>
          </w:p>
          <w:p w14:paraId="019FF01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(PURGE CONN. ONLY)</w:t>
            </w:r>
          </w:p>
          <w:p w14:paraId="67B5181E" w14:textId="410769C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SOUR PROCESS HYDROCARBONS</w:t>
            </w:r>
          </w:p>
          <w:p w14:paraId="296B19E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SL – STEAM LOW PRESSURE </w:t>
            </w:r>
          </w:p>
          <w:p w14:paraId="0CCCA48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(PURGE CONN. ONLY)</w:t>
            </w:r>
          </w:p>
          <w:p w14:paraId="047D7008" w14:textId="1343755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SM – STEAM-MEDIUM PRESSURE (PURGE</w:t>
            </w:r>
          </w:p>
          <w:p w14:paraId="5B3FA704"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CONN. ONLY)</w:t>
            </w:r>
          </w:p>
          <w:p w14:paraId="2DC6D0DB" w14:textId="70CB67FA" w:rsidR="00B271C8" w:rsidRPr="00014E44" w:rsidRDefault="00B271C8" w:rsidP="00DE1185">
            <w:pPr>
              <w:pStyle w:val="CellBody"/>
              <w:rPr>
                <w:rFonts w:ascii="Arial Narrow" w:hAnsi="Arial Narrow" w:cs="Arial"/>
                <w:color w:val="auto"/>
                <w:sz w:val="16"/>
                <w:szCs w:val="16"/>
                <w:lang w:val="en-GB"/>
              </w:rPr>
            </w:pPr>
            <w:ins w:id="5382" w:author="Zhunisbayev, Olzhasbek A [Bolashak Atyrau Limited]" w:date="2022-06-12T22:30:00Z">
              <w:r w:rsidRPr="00014E44">
                <w:rPr>
                  <w:rFonts w:ascii="Arial Narrow" w:hAnsi="Arial Narrow" w:cs="Arial"/>
                  <w:color w:val="auto"/>
                  <w:sz w:val="16"/>
                  <w:szCs w:val="16"/>
                  <w:lang w:val="en-GB"/>
                </w:rPr>
                <w:t>TM - CONDENSATE, MEDIUM</w:t>
              </w:r>
            </w:ins>
            <w:r w:rsidRPr="00014E44">
              <w:rPr>
                <w:rFonts w:ascii="Arial Narrow" w:hAnsi="Arial Narrow" w:cs="Arial"/>
                <w:color w:val="auto"/>
                <w:sz w:val="16"/>
                <w:szCs w:val="16"/>
                <w:lang w:val="en-GB"/>
              </w:rPr>
              <w:t xml:space="preserve"> </w:t>
            </w:r>
            <w:ins w:id="5383" w:author="Zhunisbayev, Olzhasbek A [Bolashak Atyrau Limited]" w:date="2022-06-12T22:30:00Z">
              <w:r w:rsidRPr="00014E44">
                <w:rPr>
                  <w:rFonts w:ascii="Arial Narrow" w:hAnsi="Arial Narrow" w:cs="Arial"/>
                  <w:color w:val="auto"/>
                  <w:sz w:val="16"/>
                  <w:szCs w:val="16"/>
                  <w:lang w:val="en-GB"/>
                </w:rPr>
                <w:t>PRESSURE</w:t>
              </w:r>
            </w:ins>
          </w:p>
          <w:p w14:paraId="2AF5CD8C" w14:textId="7ED1215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 LOW PRESSURE</w:t>
            </w:r>
          </w:p>
          <w:p w14:paraId="32DB488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VE – EXHAUST AIR</w:t>
            </w:r>
          </w:p>
          <w:p w14:paraId="217A46A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6AF42AF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WM – MAKE-UP WATER</w:t>
            </w:r>
          </w:p>
          <w:p w14:paraId="7027B672" w14:textId="43E3878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WSC – CONTAMINATED SURFACE WATER</w:t>
            </w:r>
          </w:p>
          <w:p w14:paraId="3E8F2F0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160CAE1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75E46518" w14:textId="09A62B11" w:rsidR="00B271C8" w:rsidRPr="00014E44" w:rsidRDefault="00B271C8" w:rsidP="00DE1185">
            <w:pPr>
              <w:pStyle w:val="CellBody"/>
              <w:ind w:left="450" w:hanging="450"/>
              <w:rPr>
                <w:rFonts w:ascii="Arial Narrow" w:hAnsi="Arial Narrow" w:cs="Arial"/>
                <w:color w:val="auto"/>
                <w:sz w:val="16"/>
                <w:szCs w:val="16"/>
                <w:lang w:val="en-GB"/>
              </w:rPr>
            </w:pPr>
            <w:r w:rsidRPr="00014E44">
              <w:rPr>
                <w:rFonts w:ascii="Arial Narrow" w:hAnsi="Arial Narrow" w:cs="Arial"/>
                <w:color w:val="auto"/>
                <w:sz w:val="16"/>
                <w:szCs w:val="16"/>
                <w:lang w:val="en-GB"/>
              </w:rPr>
              <w:t>WPS – PROCESS WATER GAS LIQ</w:t>
            </w:r>
            <w:r>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STRIPP</w:t>
            </w:r>
            <w:r>
              <w:rPr>
                <w:rFonts w:ascii="Arial Narrow" w:hAnsi="Arial Narrow" w:cs="Arial"/>
                <w:color w:val="auto"/>
                <w:sz w:val="16"/>
                <w:szCs w:val="16"/>
                <w:lang w:val="en-GB"/>
              </w:rPr>
              <w:t>.</w:t>
            </w:r>
          </w:p>
          <w:p w14:paraId="722163AB" w14:textId="5FCC5D9A" w:rsidR="00B271C8" w:rsidRPr="00014E44" w:rsidRDefault="00B271C8" w:rsidP="00DE1185">
            <w:pPr>
              <w:pStyle w:val="CellBody"/>
              <w:rPr>
                <w:rFonts w:ascii="Arial Narrow" w:hAnsi="Arial Narrow" w:cs="Arial"/>
                <w:color w:val="auto"/>
                <w:sz w:val="16"/>
                <w:szCs w:val="16"/>
                <w:lang w:val="ru-RU"/>
              </w:rPr>
            </w:pPr>
            <w:r w:rsidRPr="00014E44">
              <w:rPr>
                <w:rFonts w:ascii="Arial Narrow" w:hAnsi="Arial Narrow" w:cs="Arial"/>
                <w:color w:val="auto"/>
                <w:sz w:val="16"/>
                <w:szCs w:val="16"/>
                <w:lang w:val="en-GB"/>
              </w:rPr>
              <w:t>WU – UTILITY WATER</w:t>
            </w:r>
          </w:p>
          <w:p w14:paraId="05F978D5" w14:textId="77777777" w:rsidR="00F6114F" w:rsidRPr="00014E44" w:rsidRDefault="00F6114F" w:rsidP="00DE1185">
            <w:pPr>
              <w:pStyle w:val="CellBody"/>
              <w:rPr>
                <w:rFonts w:ascii="Arial Narrow" w:hAnsi="Arial Narrow" w:cs="Arial"/>
                <w:color w:val="auto"/>
                <w:sz w:val="16"/>
                <w:szCs w:val="16"/>
                <w:lang w:val="ru-RU"/>
              </w:rPr>
            </w:pPr>
          </w:p>
        </w:tc>
        <w:tc>
          <w:tcPr>
            <w:tcW w:w="720" w:type="dxa"/>
            <w:tcBorders>
              <w:top w:val="single" w:sz="6" w:space="0" w:color="auto"/>
              <w:left w:val="single" w:sz="6" w:space="0" w:color="auto"/>
              <w:bottom w:val="single" w:sz="6" w:space="0" w:color="auto"/>
              <w:right w:val="single" w:sz="6" w:space="0" w:color="auto"/>
            </w:tcBorders>
          </w:tcPr>
          <w:p w14:paraId="4E9D3176" w14:textId="77777777" w:rsidR="00B271C8" w:rsidRPr="00014E44" w:rsidRDefault="00B271C8" w:rsidP="00DE1185">
            <w:pPr>
              <w:pStyle w:val="CellBodyCentered"/>
              <w:rPr>
                <w:rFonts w:ascii="Arial Narrow" w:hAnsi="Arial Narrow" w:cs="Arial"/>
                <w:b/>
                <w:color w:val="auto"/>
                <w:sz w:val="16"/>
                <w:szCs w:val="16"/>
                <w:lang w:val="en-GB"/>
              </w:rPr>
            </w:pPr>
          </w:p>
          <w:p w14:paraId="7F7F4A8A"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300K21</w:t>
            </w:r>
          </w:p>
          <w:p w14:paraId="515B85B2" w14:textId="77777777" w:rsidR="00B271C8" w:rsidRPr="00014E44" w:rsidRDefault="00B271C8" w:rsidP="00DE1185">
            <w:pPr>
              <w:pStyle w:val="CellBodyCentered"/>
              <w:rPr>
                <w:rFonts w:ascii="Arial Narrow" w:hAnsi="Arial Narrow" w:cs="Arial"/>
                <w:b/>
                <w:color w:val="auto"/>
                <w:sz w:val="16"/>
                <w:szCs w:val="16"/>
                <w:lang w:val="en-GB"/>
              </w:rPr>
            </w:pPr>
          </w:p>
          <w:p w14:paraId="3F24D75B" w14:textId="77777777" w:rsidR="00B271C8" w:rsidRPr="00014E44" w:rsidRDefault="00B271C8" w:rsidP="00DE1185">
            <w:pPr>
              <w:pStyle w:val="CellBodyCentered"/>
              <w:rPr>
                <w:rFonts w:ascii="Arial Narrow" w:hAnsi="Arial Narrow" w:cs="Arial"/>
                <w:b/>
                <w:color w:val="auto"/>
                <w:sz w:val="16"/>
                <w:szCs w:val="16"/>
                <w:lang w:val="en-GB"/>
              </w:rPr>
            </w:pPr>
          </w:p>
          <w:p w14:paraId="036681CC" w14:textId="77777777" w:rsidR="00B271C8" w:rsidRPr="00014E44" w:rsidRDefault="00B271C8" w:rsidP="00DE1185">
            <w:pPr>
              <w:pStyle w:val="CellBodyCentered"/>
              <w:rPr>
                <w:rFonts w:ascii="Arial Narrow" w:hAnsi="Arial Narrow" w:cs="Arial"/>
                <w:b/>
                <w:color w:val="auto"/>
                <w:sz w:val="16"/>
                <w:szCs w:val="16"/>
                <w:lang w:val="en-GB"/>
              </w:rPr>
            </w:pPr>
          </w:p>
          <w:p w14:paraId="0E8E2A62" w14:textId="77777777" w:rsidR="00B271C8" w:rsidRPr="00014E44" w:rsidRDefault="00B271C8" w:rsidP="00DE1185">
            <w:pPr>
              <w:pStyle w:val="CellBodyCentered"/>
              <w:rPr>
                <w:rFonts w:ascii="Arial Narrow" w:hAnsi="Arial Narrow" w:cs="Arial"/>
                <w:b/>
                <w:color w:val="auto"/>
                <w:sz w:val="16"/>
                <w:szCs w:val="16"/>
                <w:lang w:val="en-GB"/>
              </w:rPr>
            </w:pPr>
          </w:p>
          <w:p w14:paraId="7EFC98B6" w14:textId="77777777" w:rsidR="00B271C8" w:rsidRPr="00014E44" w:rsidRDefault="00B271C8" w:rsidP="00DE1185">
            <w:pPr>
              <w:pStyle w:val="CellBodyCentered"/>
              <w:rPr>
                <w:rFonts w:ascii="Arial Narrow" w:hAnsi="Arial Narrow" w:cs="Arial"/>
                <w:b/>
                <w:color w:val="auto"/>
                <w:sz w:val="16"/>
                <w:szCs w:val="16"/>
                <w:lang w:val="en-GB"/>
              </w:rPr>
            </w:pPr>
          </w:p>
          <w:p w14:paraId="3B7B7747" w14:textId="77777777" w:rsidR="00B271C8" w:rsidRPr="00014E44" w:rsidRDefault="00B271C8" w:rsidP="00DE1185">
            <w:pPr>
              <w:pStyle w:val="CellBodyCentered"/>
              <w:rPr>
                <w:rFonts w:ascii="Arial Narrow" w:hAnsi="Arial Narrow" w:cs="Arial"/>
                <w:b/>
                <w:color w:val="auto"/>
                <w:sz w:val="16"/>
                <w:szCs w:val="16"/>
                <w:lang w:val="en-GB"/>
              </w:rPr>
            </w:pPr>
          </w:p>
          <w:p w14:paraId="0A9BADB2" w14:textId="77777777" w:rsidR="00B271C8" w:rsidRPr="00014E44" w:rsidRDefault="00B271C8" w:rsidP="00DE1185">
            <w:pPr>
              <w:pStyle w:val="CellBodyCentered"/>
              <w:rPr>
                <w:rFonts w:ascii="Arial Narrow" w:hAnsi="Arial Narrow" w:cs="Arial"/>
                <w:b/>
                <w:color w:val="auto"/>
                <w:sz w:val="16"/>
                <w:szCs w:val="16"/>
                <w:lang w:val="en-GB"/>
              </w:rPr>
            </w:pPr>
          </w:p>
          <w:p w14:paraId="281DBA09" w14:textId="77777777" w:rsidR="00B271C8" w:rsidRPr="00014E44" w:rsidRDefault="00B271C8" w:rsidP="00DE1185">
            <w:pPr>
              <w:pStyle w:val="CellBodyCentered"/>
              <w:rPr>
                <w:rFonts w:ascii="Arial Narrow" w:hAnsi="Arial Narrow" w:cs="Arial"/>
                <w:b/>
                <w:color w:val="auto"/>
                <w:sz w:val="16"/>
                <w:szCs w:val="16"/>
                <w:lang w:val="en-GB"/>
              </w:rPr>
            </w:pPr>
          </w:p>
          <w:p w14:paraId="1776A92A" w14:textId="77777777" w:rsidR="00B271C8" w:rsidRPr="00014E44" w:rsidRDefault="00B271C8" w:rsidP="00DE1185">
            <w:pPr>
              <w:pStyle w:val="CellBodyCentered"/>
              <w:rPr>
                <w:rFonts w:ascii="Arial Narrow" w:hAnsi="Arial Narrow" w:cs="Arial"/>
                <w:b/>
                <w:color w:val="auto"/>
                <w:sz w:val="16"/>
                <w:szCs w:val="16"/>
                <w:lang w:val="ru-RU"/>
              </w:rPr>
            </w:pPr>
          </w:p>
          <w:p w14:paraId="3E446515" w14:textId="77777777" w:rsidR="00B271C8" w:rsidRPr="00014E44" w:rsidRDefault="00B271C8" w:rsidP="00DE1185">
            <w:pPr>
              <w:pStyle w:val="CellBodyCentered"/>
              <w:rPr>
                <w:rFonts w:ascii="Arial Narrow" w:hAnsi="Arial Narrow" w:cs="Arial"/>
                <w:b/>
                <w:color w:val="auto"/>
                <w:sz w:val="16"/>
                <w:szCs w:val="16"/>
                <w:lang w:val="ru-RU"/>
              </w:rPr>
            </w:pPr>
          </w:p>
          <w:p w14:paraId="60E6B2A4" w14:textId="77777777" w:rsidR="00B271C8" w:rsidRPr="00014E44" w:rsidRDefault="00B271C8" w:rsidP="00DE1185">
            <w:pPr>
              <w:pStyle w:val="CellBodyCentered"/>
              <w:rPr>
                <w:rFonts w:ascii="Arial Narrow" w:hAnsi="Arial Narrow" w:cs="Arial"/>
                <w:b/>
                <w:color w:val="auto"/>
                <w:sz w:val="16"/>
                <w:szCs w:val="16"/>
                <w:lang w:val="ru-RU"/>
              </w:rPr>
            </w:pPr>
          </w:p>
          <w:p w14:paraId="0D601985" w14:textId="77777777" w:rsidR="00B271C8" w:rsidRPr="00014E44" w:rsidRDefault="00B271C8" w:rsidP="00DE1185">
            <w:pPr>
              <w:pStyle w:val="CellBodyCentered"/>
              <w:rPr>
                <w:rFonts w:ascii="Arial Narrow" w:hAnsi="Arial Narrow" w:cs="Arial"/>
                <w:b/>
                <w:color w:val="auto"/>
                <w:sz w:val="16"/>
                <w:szCs w:val="16"/>
                <w:lang w:val="ru-RU"/>
              </w:rPr>
            </w:pPr>
          </w:p>
          <w:p w14:paraId="3ABFB1EC" w14:textId="77777777" w:rsidR="00B271C8" w:rsidRPr="00014E44" w:rsidRDefault="00B271C8" w:rsidP="00DE1185">
            <w:pPr>
              <w:pStyle w:val="CellBodyCentered"/>
              <w:rPr>
                <w:rFonts w:ascii="Arial Narrow" w:hAnsi="Arial Narrow" w:cs="Arial"/>
                <w:b/>
                <w:color w:val="auto"/>
                <w:sz w:val="16"/>
                <w:szCs w:val="16"/>
                <w:lang w:val="ru-RU"/>
              </w:rPr>
            </w:pPr>
          </w:p>
          <w:p w14:paraId="671983D2" w14:textId="77777777" w:rsidR="00B271C8" w:rsidRPr="00014E44" w:rsidRDefault="00B271C8" w:rsidP="00DE1185">
            <w:pPr>
              <w:pStyle w:val="CellBodyCentered"/>
              <w:rPr>
                <w:rFonts w:ascii="Arial Narrow" w:hAnsi="Arial Narrow" w:cs="Arial"/>
                <w:b/>
                <w:color w:val="auto"/>
                <w:sz w:val="16"/>
                <w:szCs w:val="16"/>
                <w:lang w:val="ru-RU"/>
              </w:rPr>
            </w:pPr>
          </w:p>
          <w:p w14:paraId="58E30E5E" w14:textId="77777777" w:rsidR="00B271C8" w:rsidRPr="00014E44" w:rsidRDefault="00B271C8" w:rsidP="00DE1185">
            <w:pPr>
              <w:pStyle w:val="CellBodyCentered"/>
              <w:rPr>
                <w:rFonts w:ascii="Arial Narrow" w:hAnsi="Arial Narrow" w:cs="Arial"/>
                <w:b/>
                <w:color w:val="auto"/>
                <w:sz w:val="16"/>
                <w:szCs w:val="16"/>
                <w:lang w:val="ru-RU"/>
              </w:rPr>
            </w:pPr>
          </w:p>
          <w:p w14:paraId="19AB0863" w14:textId="77777777" w:rsidR="00B271C8" w:rsidRDefault="00B271C8" w:rsidP="00DE1185">
            <w:pPr>
              <w:pStyle w:val="CellBodyCentered"/>
              <w:rPr>
                <w:rFonts w:ascii="Arial Narrow" w:hAnsi="Arial Narrow" w:cs="Arial"/>
                <w:b/>
                <w:color w:val="auto"/>
                <w:sz w:val="16"/>
                <w:szCs w:val="16"/>
                <w:lang w:val="ru-RU"/>
              </w:rPr>
            </w:pPr>
          </w:p>
          <w:p w14:paraId="41F32628" w14:textId="77777777" w:rsidR="0010308A" w:rsidRDefault="0010308A" w:rsidP="00DE1185">
            <w:pPr>
              <w:pStyle w:val="CellBodyCentered"/>
              <w:rPr>
                <w:rFonts w:ascii="Arial Narrow" w:hAnsi="Arial Narrow" w:cs="Arial"/>
                <w:b/>
                <w:color w:val="auto"/>
                <w:sz w:val="16"/>
                <w:szCs w:val="16"/>
              </w:rPr>
            </w:pPr>
          </w:p>
          <w:p w14:paraId="7E16D371" w14:textId="77777777" w:rsidR="0010308A" w:rsidRDefault="0010308A" w:rsidP="00DE1185">
            <w:pPr>
              <w:pStyle w:val="CellBodyCentered"/>
              <w:rPr>
                <w:rFonts w:ascii="Arial Narrow" w:hAnsi="Arial Narrow" w:cs="Arial"/>
                <w:b/>
                <w:color w:val="auto"/>
                <w:sz w:val="16"/>
                <w:szCs w:val="16"/>
              </w:rPr>
            </w:pPr>
          </w:p>
          <w:p w14:paraId="4F3423C9" w14:textId="77777777" w:rsidR="0010308A" w:rsidRDefault="0010308A" w:rsidP="00DE1185">
            <w:pPr>
              <w:pStyle w:val="CellBodyCentered"/>
              <w:rPr>
                <w:rFonts w:ascii="Arial Narrow" w:hAnsi="Arial Narrow" w:cs="Arial"/>
                <w:b/>
                <w:color w:val="auto"/>
                <w:sz w:val="16"/>
                <w:szCs w:val="16"/>
              </w:rPr>
            </w:pPr>
          </w:p>
          <w:p w14:paraId="1EFDA56B" w14:textId="77777777" w:rsidR="0010308A" w:rsidRDefault="0010308A" w:rsidP="00DE1185">
            <w:pPr>
              <w:pStyle w:val="CellBodyCentered"/>
              <w:rPr>
                <w:rFonts w:ascii="Arial Narrow" w:hAnsi="Arial Narrow" w:cs="Arial"/>
                <w:b/>
                <w:color w:val="auto"/>
                <w:sz w:val="16"/>
                <w:szCs w:val="16"/>
              </w:rPr>
            </w:pPr>
          </w:p>
          <w:p w14:paraId="3994ADE6" w14:textId="77777777" w:rsidR="0010308A" w:rsidRDefault="0010308A" w:rsidP="00DE1185">
            <w:pPr>
              <w:pStyle w:val="CellBodyCentered"/>
              <w:rPr>
                <w:rFonts w:ascii="Arial Narrow" w:hAnsi="Arial Narrow" w:cs="Arial"/>
                <w:b/>
                <w:color w:val="auto"/>
                <w:sz w:val="16"/>
                <w:szCs w:val="16"/>
              </w:rPr>
            </w:pPr>
          </w:p>
          <w:p w14:paraId="2CC87F9E" w14:textId="0C948A92" w:rsidR="0010308A" w:rsidRDefault="0010308A" w:rsidP="00DE1185">
            <w:pPr>
              <w:pStyle w:val="CellBodyCentered"/>
              <w:rPr>
                <w:rFonts w:ascii="Arial Narrow" w:hAnsi="Arial Narrow" w:cs="Arial"/>
                <w:b/>
                <w:color w:val="auto"/>
                <w:sz w:val="16"/>
                <w:szCs w:val="16"/>
              </w:rPr>
            </w:pPr>
            <w:r>
              <w:rPr>
                <w:rFonts w:ascii="Arial Narrow" w:hAnsi="Arial Narrow" w:cs="Arial"/>
                <w:b/>
                <w:color w:val="auto"/>
                <w:sz w:val="16"/>
                <w:szCs w:val="16"/>
                <w:lang w:val="ru-RU"/>
              </w:rPr>
              <w:lastRenderedPageBreak/>
              <w:t>300</w:t>
            </w:r>
            <w:r>
              <w:rPr>
                <w:rFonts w:ascii="Arial Narrow" w:hAnsi="Arial Narrow" w:cs="Arial"/>
                <w:b/>
                <w:color w:val="auto"/>
                <w:sz w:val="16"/>
                <w:szCs w:val="16"/>
              </w:rPr>
              <w:t>K21</w:t>
            </w:r>
          </w:p>
          <w:p w14:paraId="7F28C54D" w14:textId="754F83B7" w:rsidR="0010308A" w:rsidRPr="0010308A" w:rsidRDefault="0010308A" w:rsidP="00DE1185">
            <w:pPr>
              <w:pStyle w:val="CellBodyCentered"/>
              <w:rPr>
                <w:rFonts w:ascii="Arial Narrow" w:hAnsi="Arial Narrow" w:cs="Arial"/>
                <w:b/>
                <w:color w:val="auto"/>
                <w:sz w:val="16"/>
                <w:szCs w:val="16"/>
              </w:rPr>
            </w:pPr>
            <w:r>
              <w:rPr>
                <w:rFonts w:ascii="Arial Narrow" w:hAnsi="Arial Narrow" w:cs="Arial"/>
                <w:b/>
                <w:color w:val="auto"/>
                <w:sz w:val="16"/>
                <w:szCs w:val="16"/>
              </w:rPr>
              <w:t>Cont.</w:t>
            </w:r>
          </w:p>
          <w:p w14:paraId="516D8871" w14:textId="77777777" w:rsidR="00B271C8" w:rsidRPr="00014E44" w:rsidRDefault="00B271C8" w:rsidP="00DE1185">
            <w:pPr>
              <w:pStyle w:val="CellBodyCentered"/>
              <w:rPr>
                <w:rFonts w:ascii="Arial Narrow" w:hAnsi="Arial Narrow" w:cs="Arial"/>
                <w:b/>
                <w:color w:val="auto"/>
                <w:sz w:val="16"/>
                <w:szCs w:val="16"/>
                <w:lang w:val="en-GB"/>
              </w:rPr>
            </w:pPr>
          </w:p>
          <w:p w14:paraId="2E97E90F" w14:textId="77777777" w:rsidR="00B271C8" w:rsidRPr="00014E44" w:rsidRDefault="00B271C8" w:rsidP="00DE1185">
            <w:pPr>
              <w:pStyle w:val="CellBodyCentered"/>
              <w:rPr>
                <w:rFonts w:ascii="Arial Narrow" w:hAnsi="Arial Narrow" w:cs="Arial"/>
                <w:b/>
                <w:color w:val="auto"/>
                <w:sz w:val="16"/>
                <w:szCs w:val="16"/>
                <w:lang w:val="en-GB"/>
              </w:rPr>
            </w:pPr>
          </w:p>
          <w:p w14:paraId="14D4A93D" w14:textId="77777777" w:rsidR="00B271C8" w:rsidRPr="00014E44" w:rsidRDefault="00B271C8" w:rsidP="00DE1185">
            <w:pPr>
              <w:pStyle w:val="CellBodyCentered"/>
              <w:rPr>
                <w:rFonts w:ascii="Arial Narrow" w:hAnsi="Arial Narrow" w:cs="Arial"/>
                <w:b/>
                <w:color w:val="auto"/>
                <w:sz w:val="16"/>
                <w:szCs w:val="16"/>
                <w:lang w:val="en-GB"/>
              </w:rPr>
            </w:pPr>
          </w:p>
          <w:p w14:paraId="3D6D32E5" w14:textId="77777777" w:rsidR="00B271C8" w:rsidRPr="00014E44" w:rsidRDefault="00B271C8" w:rsidP="00DE1185">
            <w:pPr>
              <w:pStyle w:val="CellBodyCentered"/>
              <w:rPr>
                <w:rFonts w:ascii="Arial Narrow" w:hAnsi="Arial Narrow" w:cs="Arial"/>
                <w:b/>
                <w:color w:val="auto"/>
                <w:sz w:val="16"/>
                <w:szCs w:val="16"/>
                <w:lang w:val="en-GB"/>
              </w:rPr>
            </w:pPr>
          </w:p>
          <w:p w14:paraId="21465BB4" w14:textId="77777777" w:rsidR="00B271C8" w:rsidRPr="00014E44" w:rsidRDefault="00B271C8" w:rsidP="00DE1185">
            <w:pPr>
              <w:pStyle w:val="CellBodyCentered"/>
              <w:rPr>
                <w:rFonts w:ascii="Arial Narrow" w:hAnsi="Arial Narrow" w:cs="Arial"/>
                <w:b/>
                <w:color w:val="auto"/>
                <w:sz w:val="16"/>
                <w:szCs w:val="16"/>
                <w:lang w:val="en-GB"/>
              </w:rPr>
            </w:pPr>
          </w:p>
          <w:p w14:paraId="2338BA12" w14:textId="77777777" w:rsidR="00B271C8" w:rsidRPr="00014E44" w:rsidRDefault="00B271C8" w:rsidP="00DE1185">
            <w:pPr>
              <w:pStyle w:val="CellBodyCentered"/>
              <w:rPr>
                <w:rFonts w:ascii="Arial Narrow" w:hAnsi="Arial Narrow" w:cs="Arial"/>
                <w:b/>
                <w:color w:val="auto"/>
                <w:sz w:val="16"/>
                <w:szCs w:val="16"/>
                <w:lang w:val="en-GB"/>
              </w:rPr>
            </w:pPr>
          </w:p>
          <w:p w14:paraId="5247086C" w14:textId="77777777" w:rsidR="00B271C8" w:rsidRPr="00014E44" w:rsidRDefault="00B271C8" w:rsidP="00DE1185">
            <w:pPr>
              <w:pStyle w:val="CellBodyCentered"/>
              <w:rPr>
                <w:rFonts w:ascii="Arial Narrow" w:hAnsi="Arial Narrow" w:cs="Arial"/>
                <w:b/>
                <w:color w:val="auto"/>
                <w:sz w:val="16"/>
                <w:szCs w:val="16"/>
                <w:lang w:val="en-GB"/>
              </w:rPr>
            </w:pPr>
          </w:p>
          <w:p w14:paraId="0A1B06CE" w14:textId="77777777" w:rsidR="00B271C8" w:rsidRPr="00014E44" w:rsidRDefault="00B271C8" w:rsidP="00DE1185">
            <w:pPr>
              <w:pStyle w:val="CellBodyCentered"/>
              <w:rPr>
                <w:rFonts w:ascii="Arial Narrow" w:hAnsi="Arial Narrow" w:cs="Arial"/>
                <w:b/>
                <w:color w:val="auto"/>
                <w:sz w:val="16"/>
                <w:szCs w:val="16"/>
                <w:lang w:val="en-GB"/>
              </w:rPr>
            </w:pPr>
          </w:p>
          <w:p w14:paraId="49E0D212" w14:textId="77777777" w:rsidR="00B271C8" w:rsidRPr="00014E44" w:rsidRDefault="00B271C8" w:rsidP="00DE1185">
            <w:pPr>
              <w:pStyle w:val="CellBodyCentered"/>
              <w:rPr>
                <w:rFonts w:ascii="Arial Narrow" w:hAnsi="Arial Narrow" w:cs="Arial"/>
                <w:b/>
                <w:color w:val="auto"/>
                <w:sz w:val="16"/>
                <w:szCs w:val="16"/>
                <w:lang w:val="en-GB"/>
              </w:rPr>
            </w:pPr>
          </w:p>
          <w:p w14:paraId="50E7D015" w14:textId="77777777" w:rsidR="00B271C8" w:rsidRPr="00014E44" w:rsidRDefault="00B271C8" w:rsidP="00DE1185">
            <w:pPr>
              <w:pStyle w:val="CellBodyCentered"/>
              <w:rPr>
                <w:rFonts w:ascii="Arial Narrow" w:hAnsi="Arial Narrow" w:cs="Arial"/>
                <w:b/>
                <w:color w:val="auto"/>
                <w:sz w:val="16"/>
                <w:szCs w:val="16"/>
                <w:lang w:val="en-GB"/>
              </w:rPr>
            </w:pPr>
          </w:p>
          <w:p w14:paraId="6826A3C5" w14:textId="77777777" w:rsidR="00B271C8" w:rsidRPr="00014E44" w:rsidRDefault="00B271C8" w:rsidP="00DE1185">
            <w:pPr>
              <w:pStyle w:val="CellBodyCentered"/>
              <w:rPr>
                <w:rFonts w:ascii="Arial Narrow" w:hAnsi="Arial Narrow" w:cs="Arial"/>
                <w:b/>
                <w:color w:val="auto"/>
                <w:sz w:val="16"/>
                <w:szCs w:val="16"/>
                <w:lang w:val="en-GB"/>
              </w:rPr>
            </w:pPr>
          </w:p>
          <w:p w14:paraId="2D65BD38" w14:textId="77777777" w:rsidR="00B271C8" w:rsidRPr="00014E44" w:rsidRDefault="00B271C8" w:rsidP="00DE1185">
            <w:pPr>
              <w:pStyle w:val="CellBodyCentered"/>
              <w:rPr>
                <w:rFonts w:ascii="Arial Narrow" w:hAnsi="Arial Narrow" w:cs="Arial"/>
                <w:b/>
                <w:color w:val="auto"/>
                <w:sz w:val="16"/>
                <w:szCs w:val="16"/>
                <w:lang w:val="en-GB"/>
              </w:rPr>
            </w:pPr>
          </w:p>
          <w:p w14:paraId="3318E277" w14:textId="77777777" w:rsidR="00B271C8" w:rsidRPr="00014E44" w:rsidRDefault="00B271C8" w:rsidP="00DE1185">
            <w:pPr>
              <w:pStyle w:val="CellBodyCentered"/>
              <w:rPr>
                <w:rFonts w:ascii="Arial Narrow" w:hAnsi="Arial Narrow" w:cs="Arial"/>
                <w:b/>
                <w:color w:val="auto"/>
                <w:sz w:val="16"/>
                <w:szCs w:val="16"/>
                <w:lang w:val="en-GB"/>
              </w:rPr>
            </w:pPr>
          </w:p>
          <w:p w14:paraId="5CB4AFE4" w14:textId="77777777" w:rsidR="00B271C8" w:rsidRPr="00014E44" w:rsidRDefault="00B271C8" w:rsidP="00DE1185">
            <w:pPr>
              <w:pStyle w:val="CellBodyCentered"/>
              <w:rPr>
                <w:rFonts w:ascii="Arial Narrow" w:hAnsi="Arial Narrow" w:cs="Arial"/>
                <w:b/>
                <w:color w:val="auto"/>
                <w:sz w:val="16"/>
                <w:szCs w:val="16"/>
                <w:lang w:val="en-GB"/>
              </w:rPr>
            </w:pPr>
          </w:p>
          <w:p w14:paraId="1ACCB4AB" w14:textId="77777777" w:rsidR="00B271C8" w:rsidRPr="00014E44" w:rsidRDefault="00B271C8" w:rsidP="00DE1185">
            <w:pPr>
              <w:pStyle w:val="CellBodyCentered"/>
              <w:rPr>
                <w:rFonts w:ascii="Arial Narrow" w:hAnsi="Arial Narrow" w:cs="Arial"/>
                <w:b/>
                <w:color w:val="auto"/>
                <w:sz w:val="16"/>
                <w:szCs w:val="16"/>
                <w:lang w:val="en-GB"/>
              </w:rPr>
            </w:pPr>
          </w:p>
          <w:p w14:paraId="3A3BBABF" w14:textId="77777777" w:rsidR="00B271C8" w:rsidRPr="00014E44" w:rsidRDefault="00B271C8" w:rsidP="00DE1185">
            <w:pPr>
              <w:pStyle w:val="CellBodyCentered"/>
              <w:rPr>
                <w:rFonts w:ascii="Arial Narrow" w:hAnsi="Arial Narrow" w:cs="Arial"/>
                <w:b/>
                <w:color w:val="auto"/>
                <w:sz w:val="16"/>
                <w:szCs w:val="16"/>
                <w:lang w:val="en-GB"/>
              </w:rPr>
            </w:pPr>
          </w:p>
          <w:p w14:paraId="2077F4D3" w14:textId="77777777" w:rsidR="00B271C8" w:rsidRPr="00014E44" w:rsidRDefault="00B271C8" w:rsidP="00DE1185">
            <w:pPr>
              <w:pStyle w:val="CellBodyCentered"/>
              <w:rPr>
                <w:rFonts w:ascii="Arial Narrow" w:hAnsi="Arial Narrow" w:cs="Arial"/>
                <w:b/>
                <w:color w:val="auto"/>
                <w:sz w:val="16"/>
                <w:szCs w:val="16"/>
                <w:lang w:val="en-GB"/>
              </w:rPr>
            </w:pPr>
          </w:p>
          <w:p w14:paraId="34F80869" w14:textId="77777777" w:rsidR="00B271C8" w:rsidRPr="00014E44" w:rsidRDefault="00B271C8" w:rsidP="00DE1185">
            <w:pPr>
              <w:pStyle w:val="CellBodyCentered"/>
              <w:rPr>
                <w:rFonts w:ascii="Arial Narrow" w:hAnsi="Arial Narrow" w:cs="Arial"/>
                <w:b/>
                <w:color w:val="auto"/>
                <w:sz w:val="16"/>
                <w:szCs w:val="16"/>
                <w:lang w:val="en-GB"/>
              </w:rPr>
            </w:pPr>
          </w:p>
          <w:p w14:paraId="2A67821B"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5FF7171B" w14:textId="77777777" w:rsidR="00B271C8" w:rsidRPr="00014E44" w:rsidRDefault="00B271C8" w:rsidP="00DE1185">
            <w:pPr>
              <w:pStyle w:val="CellBodyCentered"/>
              <w:rPr>
                <w:rFonts w:ascii="Arial Narrow" w:hAnsi="Arial Narrow" w:cs="Arial"/>
                <w:color w:val="auto"/>
                <w:sz w:val="16"/>
                <w:szCs w:val="16"/>
                <w:lang w:val="en-GB"/>
              </w:rPr>
            </w:pPr>
          </w:p>
          <w:p w14:paraId="253E43B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p w14:paraId="60B8CCAC" w14:textId="77777777" w:rsidR="00B271C8" w:rsidRPr="00014E44" w:rsidRDefault="00B271C8" w:rsidP="00DE1185">
            <w:pPr>
              <w:pStyle w:val="CellBodyCentered"/>
              <w:rPr>
                <w:rFonts w:ascii="Arial Narrow" w:hAnsi="Arial Narrow" w:cs="Arial"/>
                <w:color w:val="auto"/>
                <w:sz w:val="16"/>
                <w:szCs w:val="16"/>
                <w:lang w:val="en-GB"/>
              </w:rPr>
            </w:pPr>
          </w:p>
          <w:p w14:paraId="2C90D2BA" w14:textId="77777777" w:rsidR="00B271C8" w:rsidRPr="00014E44" w:rsidRDefault="00B271C8" w:rsidP="00DE1185">
            <w:pPr>
              <w:pStyle w:val="CellBodyCentered"/>
              <w:rPr>
                <w:rFonts w:ascii="Arial Narrow" w:hAnsi="Arial Narrow" w:cs="Arial"/>
                <w:color w:val="auto"/>
                <w:sz w:val="16"/>
                <w:szCs w:val="16"/>
                <w:lang w:val="en-GB"/>
              </w:rPr>
            </w:pPr>
          </w:p>
          <w:p w14:paraId="4AF10728" w14:textId="77777777" w:rsidR="00B271C8" w:rsidRPr="00014E44" w:rsidRDefault="00B271C8" w:rsidP="00DE1185">
            <w:pPr>
              <w:pStyle w:val="CellBodyCentered"/>
              <w:rPr>
                <w:rFonts w:ascii="Arial Narrow" w:hAnsi="Arial Narrow" w:cs="Arial"/>
                <w:color w:val="auto"/>
                <w:sz w:val="16"/>
                <w:szCs w:val="16"/>
                <w:lang w:val="en-GB"/>
              </w:rPr>
            </w:pPr>
          </w:p>
          <w:p w14:paraId="1BAC5E5A" w14:textId="77777777" w:rsidR="00B271C8" w:rsidRPr="00014E44" w:rsidRDefault="00B271C8" w:rsidP="00DE1185">
            <w:pPr>
              <w:pStyle w:val="CellBodyCentered"/>
              <w:rPr>
                <w:rFonts w:ascii="Arial Narrow" w:hAnsi="Arial Narrow" w:cs="Arial"/>
                <w:color w:val="auto"/>
                <w:sz w:val="16"/>
                <w:szCs w:val="16"/>
                <w:lang w:val="en-GB"/>
              </w:rPr>
            </w:pPr>
          </w:p>
          <w:p w14:paraId="3EAC6DD9" w14:textId="77777777" w:rsidR="00B271C8" w:rsidRPr="00014E44" w:rsidRDefault="00B271C8" w:rsidP="00DE1185">
            <w:pPr>
              <w:pStyle w:val="CellBodyCentered"/>
              <w:rPr>
                <w:rFonts w:ascii="Arial Narrow" w:hAnsi="Arial Narrow" w:cs="Arial"/>
                <w:color w:val="auto"/>
                <w:sz w:val="16"/>
                <w:szCs w:val="16"/>
                <w:lang w:val="en-GB"/>
              </w:rPr>
            </w:pPr>
          </w:p>
          <w:p w14:paraId="77FEFEC9" w14:textId="77777777" w:rsidR="00B271C8" w:rsidRPr="00014E44" w:rsidRDefault="00B271C8" w:rsidP="00DE1185">
            <w:pPr>
              <w:pStyle w:val="CellBodyCentered"/>
              <w:rPr>
                <w:rFonts w:ascii="Arial Narrow" w:hAnsi="Arial Narrow" w:cs="Arial"/>
                <w:color w:val="auto"/>
                <w:sz w:val="16"/>
                <w:szCs w:val="16"/>
                <w:lang w:val="en-GB"/>
              </w:rPr>
            </w:pPr>
          </w:p>
          <w:p w14:paraId="0C8166E0" w14:textId="77777777" w:rsidR="00B271C8" w:rsidRPr="00014E44" w:rsidRDefault="00B271C8" w:rsidP="00DE1185">
            <w:pPr>
              <w:pStyle w:val="CellBodyCentered"/>
              <w:rPr>
                <w:rFonts w:ascii="Arial Narrow" w:hAnsi="Arial Narrow" w:cs="Arial"/>
                <w:color w:val="auto"/>
                <w:sz w:val="16"/>
                <w:szCs w:val="16"/>
                <w:lang w:val="en-GB"/>
              </w:rPr>
            </w:pPr>
          </w:p>
          <w:p w14:paraId="5B544A9B" w14:textId="77777777" w:rsidR="00B271C8" w:rsidRPr="00014E44" w:rsidRDefault="00B271C8" w:rsidP="00DE1185">
            <w:pPr>
              <w:pStyle w:val="CellBodyCentered"/>
              <w:rPr>
                <w:rFonts w:ascii="Arial Narrow" w:hAnsi="Arial Narrow" w:cs="Arial"/>
                <w:color w:val="auto"/>
                <w:sz w:val="16"/>
                <w:szCs w:val="16"/>
                <w:lang w:val="en-GB"/>
              </w:rPr>
            </w:pPr>
          </w:p>
          <w:p w14:paraId="4BBF1518" w14:textId="77777777" w:rsidR="00B271C8" w:rsidRPr="00014E44" w:rsidRDefault="00B271C8" w:rsidP="00DE1185">
            <w:pPr>
              <w:pStyle w:val="CellBodyCentered"/>
              <w:rPr>
                <w:rFonts w:ascii="Arial Narrow" w:hAnsi="Arial Narrow" w:cs="Arial"/>
                <w:color w:val="auto"/>
                <w:sz w:val="16"/>
                <w:szCs w:val="16"/>
                <w:lang w:val="en-GB"/>
              </w:rPr>
            </w:pPr>
          </w:p>
          <w:p w14:paraId="7C990C10" w14:textId="77777777" w:rsidR="00B271C8" w:rsidRPr="00014E44" w:rsidRDefault="00B271C8" w:rsidP="00DE1185">
            <w:pPr>
              <w:pStyle w:val="CellBodyCentered"/>
              <w:rPr>
                <w:rFonts w:ascii="Arial Narrow" w:hAnsi="Arial Narrow" w:cs="Arial"/>
                <w:color w:val="auto"/>
                <w:sz w:val="16"/>
                <w:szCs w:val="16"/>
                <w:lang w:val="ru-RU"/>
              </w:rPr>
            </w:pPr>
          </w:p>
          <w:p w14:paraId="1670B38E" w14:textId="77777777" w:rsidR="00B271C8" w:rsidRPr="00014E44" w:rsidRDefault="00B271C8" w:rsidP="00DE1185">
            <w:pPr>
              <w:pStyle w:val="CellBodyCentered"/>
              <w:rPr>
                <w:rFonts w:ascii="Arial Narrow" w:hAnsi="Arial Narrow" w:cs="Arial"/>
                <w:color w:val="auto"/>
                <w:sz w:val="16"/>
                <w:szCs w:val="16"/>
                <w:lang w:val="ru-RU"/>
              </w:rPr>
            </w:pPr>
          </w:p>
          <w:p w14:paraId="7CA51E3B" w14:textId="77777777" w:rsidR="00B271C8" w:rsidRPr="00014E44" w:rsidRDefault="00B271C8" w:rsidP="00DE1185">
            <w:pPr>
              <w:pStyle w:val="CellBodyCentered"/>
              <w:rPr>
                <w:rFonts w:ascii="Arial Narrow" w:hAnsi="Arial Narrow" w:cs="Arial"/>
                <w:color w:val="auto"/>
                <w:sz w:val="16"/>
                <w:szCs w:val="16"/>
                <w:lang w:val="ru-RU"/>
              </w:rPr>
            </w:pPr>
          </w:p>
          <w:p w14:paraId="6585C0DB" w14:textId="77777777" w:rsidR="00B271C8" w:rsidRPr="00014E44" w:rsidRDefault="00B271C8" w:rsidP="00DE1185">
            <w:pPr>
              <w:pStyle w:val="CellBodyCentered"/>
              <w:rPr>
                <w:rFonts w:ascii="Arial Narrow" w:hAnsi="Arial Narrow" w:cs="Arial"/>
                <w:color w:val="auto"/>
                <w:sz w:val="16"/>
                <w:szCs w:val="16"/>
                <w:lang w:val="ru-RU"/>
              </w:rPr>
            </w:pPr>
          </w:p>
          <w:p w14:paraId="57448279" w14:textId="77777777" w:rsidR="00B271C8" w:rsidRPr="00014E44" w:rsidRDefault="00B271C8" w:rsidP="00DE1185">
            <w:pPr>
              <w:pStyle w:val="CellBodyCentered"/>
              <w:rPr>
                <w:rFonts w:ascii="Arial Narrow" w:hAnsi="Arial Narrow" w:cs="Arial"/>
                <w:color w:val="auto"/>
                <w:sz w:val="16"/>
                <w:szCs w:val="16"/>
                <w:lang w:val="ru-RU"/>
              </w:rPr>
            </w:pPr>
          </w:p>
          <w:p w14:paraId="7A4E51E4" w14:textId="77777777" w:rsidR="00B271C8" w:rsidRPr="00014E44" w:rsidRDefault="00B271C8" w:rsidP="00DE1185">
            <w:pPr>
              <w:pStyle w:val="CellBodyCentered"/>
              <w:rPr>
                <w:rFonts w:ascii="Arial Narrow" w:hAnsi="Arial Narrow" w:cs="Arial"/>
                <w:color w:val="auto"/>
                <w:sz w:val="16"/>
                <w:szCs w:val="16"/>
                <w:lang w:val="ru-RU"/>
              </w:rPr>
            </w:pPr>
          </w:p>
          <w:p w14:paraId="29A89449" w14:textId="77777777" w:rsidR="00B271C8" w:rsidRPr="00014E44" w:rsidRDefault="00B271C8" w:rsidP="00DE1185">
            <w:pPr>
              <w:pStyle w:val="CellBodyCentered"/>
              <w:rPr>
                <w:rFonts w:ascii="Arial Narrow" w:hAnsi="Arial Narrow" w:cs="Arial"/>
                <w:color w:val="auto"/>
                <w:sz w:val="16"/>
                <w:szCs w:val="16"/>
                <w:lang w:val="ru-RU"/>
              </w:rPr>
            </w:pPr>
          </w:p>
          <w:p w14:paraId="434D831F" w14:textId="77777777" w:rsidR="00B271C8" w:rsidRPr="00014E44" w:rsidRDefault="00B271C8" w:rsidP="00DE1185">
            <w:pPr>
              <w:pStyle w:val="CellBodyCentered"/>
              <w:rPr>
                <w:rFonts w:ascii="Arial Narrow" w:hAnsi="Arial Narrow" w:cs="Arial"/>
                <w:color w:val="auto"/>
                <w:sz w:val="16"/>
                <w:szCs w:val="16"/>
                <w:lang w:val="ru-RU"/>
              </w:rPr>
            </w:pPr>
          </w:p>
          <w:p w14:paraId="7505E4FB" w14:textId="77777777" w:rsidR="00B271C8" w:rsidRPr="00014E44" w:rsidRDefault="00B271C8" w:rsidP="00DE1185">
            <w:pPr>
              <w:pStyle w:val="CellBodyCentered"/>
              <w:rPr>
                <w:rFonts w:ascii="Arial Narrow" w:hAnsi="Arial Narrow" w:cs="Arial"/>
                <w:color w:val="auto"/>
                <w:sz w:val="16"/>
                <w:szCs w:val="16"/>
                <w:lang w:val="en-GB"/>
              </w:rPr>
            </w:pPr>
          </w:p>
          <w:p w14:paraId="53511C49" w14:textId="77777777" w:rsidR="00B271C8" w:rsidRPr="00014E44" w:rsidRDefault="00B271C8" w:rsidP="00DE1185">
            <w:pPr>
              <w:pStyle w:val="CellBodyCentered"/>
              <w:rPr>
                <w:rFonts w:ascii="Arial Narrow" w:hAnsi="Arial Narrow" w:cs="Arial"/>
                <w:color w:val="auto"/>
                <w:sz w:val="16"/>
                <w:szCs w:val="16"/>
                <w:lang w:val="en-GB"/>
              </w:rPr>
            </w:pPr>
          </w:p>
          <w:p w14:paraId="69B6F801" w14:textId="77777777" w:rsidR="00B271C8" w:rsidRPr="00014E44" w:rsidRDefault="00B271C8" w:rsidP="00DE1185">
            <w:pPr>
              <w:pStyle w:val="CellBodyCentered"/>
              <w:rPr>
                <w:rFonts w:ascii="Arial Narrow" w:hAnsi="Arial Narrow" w:cs="Arial"/>
                <w:color w:val="auto"/>
                <w:sz w:val="16"/>
                <w:szCs w:val="16"/>
                <w:lang w:val="en-GB"/>
              </w:rPr>
            </w:pPr>
          </w:p>
          <w:p w14:paraId="2B553640" w14:textId="77777777" w:rsidR="00B271C8" w:rsidRPr="00014E44" w:rsidRDefault="00B271C8" w:rsidP="00DE1185">
            <w:pPr>
              <w:pStyle w:val="CellBodyCentered"/>
              <w:rPr>
                <w:rFonts w:ascii="Arial Narrow" w:hAnsi="Arial Narrow" w:cs="Arial"/>
                <w:color w:val="auto"/>
                <w:sz w:val="16"/>
                <w:szCs w:val="16"/>
                <w:lang w:val="en-GB"/>
              </w:rPr>
            </w:pPr>
          </w:p>
          <w:p w14:paraId="7F0F00B3" w14:textId="77777777" w:rsidR="00B271C8" w:rsidRPr="00014E44" w:rsidRDefault="00B271C8" w:rsidP="00DE1185">
            <w:pPr>
              <w:pStyle w:val="CellBodyCentered"/>
              <w:rPr>
                <w:rFonts w:ascii="Arial Narrow" w:hAnsi="Arial Narrow" w:cs="Arial"/>
                <w:color w:val="auto"/>
                <w:sz w:val="16"/>
                <w:szCs w:val="16"/>
                <w:lang w:val="en-GB"/>
              </w:rPr>
            </w:pPr>
          </w:p>
          <w:p w14:paraId="7D9ACFDB" w14:textId="77777777" w:rsidR="00B271C8" w:rsidRPr="00014E44" w:rsidRDefault="00B271C8" w:rsidP="00DE1185">
            <w:pPr>
              <w:pStyle w:val="CellBodyCentered"/>
              <w:rPr>
                <w:rFonts w:ascii="Arial Narrow" w:hAnsi="Arial Narrow" w:cs="Arial"/>
                <w:color w:val="auto"/>
                <w:sz w:val="16"/>
                <w:szCs w:val="16"/>
                <w:lang w:val="en-GB"/>
              </w:rPr>
            </w:pPr>
          </w:p>
          <w:p w14:paraId="3724F613" w14:textId="77777777" w:rsidR="00B271C8" w:rsidRPr="00014E44" w:rsidRDefault="00B271C8" w:rsidP="00DE1185">
            <w:pPr>
              <w:pStyle w:val="CellBodyCentered"/>
              <w:rPr>
                <w:rFonts w:ascii="Arial Narrow" w:hAnsi="Arial Narrow" w:cs="Arial"/>
                <w:color w:val="auto"/>
                <w:sz w:val="16"/>
                <w:szCs w:val="16"/>
                <w:lang w:val="en-GB"/>
              </w:rPr>
            </w:pPr>
          </w:p>
          <w:p w14:paraId="200117F0" w14:textId="77777777" w:rsidR="00B271C8" w:rsidRPr="00014E44" w:rsidRDefault="00B271C8" w:rsidP="00DE1185">
            <w:pPr>
              <w:pStyle w:val="CellBodyCentered"/>
              <w:rPr>
                <w:rFonts w:ascii="Arial Narrow" w:hAnsi="Arial Narrow" w:cs="Arial"/>
                <w:color w:val="auto"/>
                <w:sz w:val="16"/>
                <w:szCs w:val="16"/>
                <w:lang w:val="en-GB"/>
              </w:rPr>
            </w:pPr>
          </w:p>
          <w:p w14:paraId="65000E47" w14:textId="77777777" w:rsidR="00B271C8" w:rsidRPr="00014E44" w:rsidRDefault="00B271C8" w:rsidP="00DE1185">
            <w:pPr>
              <w:pStyle w:val="CellBodyCentered"/>
              <w:rPr>
                <w:rFonts w:ascii="Arial Narrow" w:hAnsi="Arial Narrow" w:cs="Arial"/>
                <w:color w:val="auto"/>
                <w:sz w:val="16"/>
                <w:szCs w:val="16"/>
                <w:lang w:val="en-GB"/>
              </w:rPr>
            </w:pPr>
          </w:p>
          <w:p w14:paraId="4E30AD8E" w14:textId="77777777" w:rsidR="00B271C8" w:rsidRPr="00014E44" w:rsidRDefault="00B271C8" w:rsidP="00DE1185">
            <w:pPr>
              <w:pStyle w:val="CellBodyCentered"/>
              <w:rPr>
                <w:rFonts w:ascii="Arial Narrow" w:hAnsi="Arial Narrow" w:cs="Arial"/>
                <w:color w:val="auto"/>
                <w:sz w:val="16"/>
                <w:szCs w:val="16"/>
                <w:lang w:val="en-GB"/>
              </w:rPr>
            </w:pPr>
          </w:p>
          <w:p w14:paraId="3C7F12C7" w14:textId="77777777" w:rsidR="00B271C8" w:rsidRPr="00014E44" w:rsidRDefault="00B271C8" w:rsidP="00DE1185">
            <w:pPr>
              <w:pStyle w:val="CellBodyCentered"/>
              <w:rPr>
                <w:rFonts w:ascii="Arial Narrow" w:hAnsi="Arial Narrow" w:cs="Arial"/>
                <w:color w:val="auto"/>
                <w:sz w:val="16"/>
                <w:szCs w:val="16"/>
                <w:lang w:val="en-GB"/>
              </w:rPr>
            </w:pPr>
          </w:p>
          <w:p w14:paraId="72002F3C" w14:textId="77777777" w:rsidR="00B271C8" w:rsidRPr="00014E44" w:rsidRDefault="00B271C8" w:rsidP="00DE1185">
            <w:pPr>
              <w:pStyle w:val="CellBodyCentered"/>
              <w:rPr>
                <w:rFonts w:ascii="Arial Narrow" w:hAnsi="Arial Narrow" w:cs="Arial"/>
                <w:color w:val="auto"/>
                <w:sz w:val="16"/>
                <w:szCs w:val="16"/>
                <w:lang w:val="en-GB"/>
              </w:rPr>
            </w:pPr>
          </w:p>
          <w:p w14:paraId="0C2113ED" w14:textId="77777777" w:rsidR="00B271C8" w:rsidRPr="00014E44" w:rsidRDefault="00B271C8" w:rsidP="00DE1185">
            <w:pPr>
              <w:pStyle w:val="CellBodyCentered"/>
              <w:rPr>
                <w:rFonts w:ascii="Arial Narrow" w:hAnsi="Arial Narrow" w:cs="Arial"/>
                <w:color w:val="auto"/>
                <w:sz w:val="16"/>
                <w:szCs w:val="16"/>
                <w:lang w:val="en-GB"/>
              </w:rPr>
            </w:pPr>
          </w:p>
          <w:p w14:paraId="6C0619C7" w14:textId="77777777" w:rsidR="00B271C8" w:rsidRPr="00014E44" w:rsidRDefault="00B271C8" w:rsidP="00DE1185">
            <w:pPr>
              <w:pStyle w:val="CellBodyCentered"/>
              <w:rPr>
                <w:rFonts w:ascii="Arial Narrow" w:hAnsi="Arial Narrow" w:cs="Arial"/>
                <w:color w:val="auto"/>
                <w:sz w:val="16"/>
                <w:szCs w:val="16"/>
                <w:lang w:val="en-GB"/>
              </w:rPr>
            </w:pPr>
          </w:p>
          <w:p w14:paraId="4117C75A" w14:textId="77777777" w:rsidR="00B271C8" w:rsidRPr="00014E44" w:rsidRDefault="00B271C8" w:rsidP="00DE1185">
            <w:pPr>
              <w:pStyle w:val="CellBodyCentered"/>
              <w:rPr>
                <w:rFonts w:ascii="Arial Narrow" w:hAnsi="Arial Narrow" w:cs="Arial"/>
                <w:color w:val="auto"/>
                <w:sz w:val="16"/>
                <w:szCs w:val="16"/>
                <w:lang w:val="en-GB"/>
              </w:rPr>
            </w:pPr>
          </w:p>
          <w:p w14:paraId="48479C70" w14:textId="77777777" w:rsidR="00B271C8" w:rsidRPr="00014E44" w:rsidRDefault="00B271C8" w:rsidP="00DE1185">
            <w:pPr>
              <w:pStyle w:val="CellBodyCentered"/>
              <w:rPr>
                <w:rFonts w:ascii="Arial Narrow" w:hAnsi="Arial Narrow" w:cs="Arial"/>
                <w:color w:val="auto"/>
                <w:sz w:val="16"/>
                <w:szCs w:val="16"/>
                <w:lang w:val="en-GB"/>
              </w:rPr>
            </w:pPr>
          </w:p>
          <w:p w14:paraId="7E495F3B" w14:textId="77777777" w:rsidR="00B271C8" w:rsidRPr="00014E44" w:rsidRDefault="00B271C8" w:rsidP="00DE1185">
            <w:pPr>
              <w:pStyle w:val="CellBodyCentered"/>
              <w:rPr>
                <w:rFonts w:ascii="Arial Narrow" w:hAnsi="Arial Narrow" w:cs="Arial"/>
                <w:color w:val="auto"/>
                <w:sz w:val="16"/>
                <w:szCs w:val="16"/>
                <w:lang w:val="en-GB"/>
              </w:rPr>
            </w:pPr>
          </w:p>
          <w:p w14:paraId="5FD765E0" w14:textId="77777777" w:rsidR="00B271C8" w:rsidRPr="00014E44" w:rsidRDefault="00B271C8" w:rsidP="00DE1185">
            <w:pPr>
              <w:pStyle w:val="CellBodyCentered"/>
              <w:rPr>
                <w:rFonts w:ascii="Arial Narrow" w:hAnsi="Arial Narrow" w:cs="Arial"/>
                <w:color w:val="auto"/>
                <w:sz w:val="16"/>
                <w:szCs w:val="16"/>
                <w:lang w:val="en-GB"/>
              </w:rPr>
            </w:pPr>
          </w:p>
          <w:p w14:paraId="656C1D90"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7FB6F952" w14:textId="77777777" w:rsidR="00B271C8" w:rsidRPr="00014E44" w:rsidRDefault="00B271C8" w:rsidP="00DE1185">
            <w:pPr>
              <w:pStyle w:val="CellBodyCentered"/>
              <w:rPr>
                <w:rFonts w:ascii="Arial Narrow" w:hAnsi="Arial Narrow" w:cs="Arial"/>
                <w:color w:val="auto"/>
                <w:sz w:val="16"/>
                <w:szCs w:val="16"/>
                <w:lang w:val="en-GB"/>
              </w:rPr>
            </w:pPr>
          </w:p>
          <w:p w14:paraId="58076466" w14:textId="59398FB6"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1870DD9E" w14:textId="77777777" w:rsidR="00B271C8" w:rsidRPr="00014E44" w:rsidRDefault="00B271C8" w:rsidP="00DE1185">
            <w:pPr>
              <w:pStyle w:val="CellBodyCentered"/>
              <w:rPr>
                <w:rFonts w:ascii="Arial Narrow" w:hAnsi="Arial Narrow" w:cs="Arial"/>
                <w:color w:val="auto"/>
                <w:sz w:val="16"/>
                <w:szCs w:val="16"/>
                <w:lang w:val="en-GB"/>
              </w:rPr>
            </w:pPr>
          </w:p>
          <w:p w14:paraId="2EA37D1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51039621" w14:textId="77777777" w:rsidR="00B271C8" w:rsidRPr="00014E44" w:rsidRDefault="00B271C8" w:rsidP="00DE1185">
            <w:pPr>
              <w:pStyle w:val="CellBodyCentered"/>
              <w:rPr>
                <w:rFonts w:ascii="Arial Narrow" w:hAnsi="Arial Narrow" w:cs="Arial"/>
                <w:color w:val="auto"/>
                <w:sz w:val="16"/>
                <w:szCs w:val="16"/>
                <w:lang w:val="en-GB"/>
              </w:rPr>
            </w:pPr>
          </w:p>
          <w:p w14:paraId="11A34C9A" w14:textId="77777777" w:rsidR="00B271C8" w:rsidRPr="00014E44" w:rsidRDefault="00B271C8" w:rsidP="00DE1185">
            <w:pPr>
              <w:pStyle w:val="CellBodyCentered"/>
              <w:rPr>
                <w:rFonts w:ascii="Arial Narrow" w:hAnsi="Arial Narrow" w:cs="Arial"/>
                <w:color w:val="auto"/>
                <w:sz w:val="16"/>
                <w:szCs w:val="16"/>
                <w:lang w:val="en-GB"/>
              </w:rPr>
            </w:pPr>
          </w:p>
          <w:p w14:paraId="40BE76E7" w14:textId="77777777" w:rsidR="00B271C8" w:rsidRPr="00014E44" w:rsidRDefault="00B271C8" w:rsidP="00DE1185">
            <w:pPr>
              <w:pStyle w:val="CellBodyCentered"/>
              <w:rPr>
                <w:rFonts w:ascii="Arial Narrow" w:hAnsi="Arial Narrow" w:cs="Arial"/>
                <w:color w:val="auto"/>
                <w:sz w:val="16"/>
                <w:szCs w:val="16"/>
                <w:lang w:val="en-GB"/>
              </w:rPr>
            </w:pPr>
          </w:p>
          <w:p w14:paraId="65E45648" w14:textId="77777777" w:rsidR="00B271C8" w:rsidRPr="00014E44" w:rsidRDefault="00B271C8" w:rsidP="00DE1185">
            <w:pPr>
              <w:pStyle w:val="CellBodyCentered"/>
              <w:rPr>
                <w:rFonts w:ascii="Arial Narrow" w:hAnsi="Arial Narrow" w:cs="Arial"/>
                <w:color w:val="auto"/>
                <w:sz w:val="16"/>
                <w:szCs w:val="16"/>
                <w:lang w:val="en-GB"/>
              </w:rPr>
            </w:pPr>
          </w:p>
          <w:p w14:paraId="03CEE43F" w14:textId="77777777" w:rsidR="00B271C8" w:rsidRPr="00014E44" w:rsidRDefault="00B271C8" w:rsidP="00DE1185">
            <w:pPr>
              <w:pStyle w:val="CellBodyCentered"/>
              <w:rPr>
                <w:rFonts w:ascii="Arial Narrow" w:hAnsi="Arial Narrow" w:cs="Arial"/>
                <w:color w:val="auto"/>
                <w:sz w:val="16"/>
                <w:szCs w:val="16"/>
                <w:lang w:val="en-GB"/>
              </w:rPr>
            </w:pPr>
          </w:p>
          <w:p w14:paraId="3317016E" w14:textId="77777777" w:rsidR="00B271C8" w:rsidRPr="00014E44" w:rsidRDefault="00B271C8" w:rsidP="00DE1185">
            <w:pPr>
              <w:pStyle w:val="CellBodyCentered"/>
              <w:rPr>
                <w:rFonts w:ascii="Arial Narrow" w:hAnsi="Arial Narrow" w:cs="Arial"/>
                <w:color w:val="auto"/>
                <w:sz w:val="16"/>
                <w:szCs w:val="16"/>
                <w:lang w:val="en-GB"/>
              </w:rPr>
            </w:pPr>
          </w:p>
          <w:p w14:paraId="149EA9D0" w14:textId="77777777" w:rsidR="00B271C8" w:rsidRPr="00014E44" w:rsidRDefault="00B271C8" w:rsidP="00DE1185">
            <w:pPr>
              <w:pStyle w:val="CellBodyCentered"/>
              <w:rPr>
                <w:rFonts w:ascii="Arial Narrow" w:hAnsi="Arial Narrow" w:cs="Arial"/>
                <w:color w:val="auto"/>
                <w:sz w:val="16"/>
                <w:szCs w:val="16"/>
              </w:rPr>
            </w:pPr>
          </w:p>
          <w:p w14:paraId="25E543AA" w14:textId="77777777" w:rsidR="00B271C8" w:rsidRPr="00014E44" w:rsidRDefault="00B271C8" w:rsidP="00DE1185">
            <w:pPr>
              <w:pStyle w:val="CellBodyCentered"/>
              <w:rPr>
                <w:rFonts w:ascii="Arial Narrow" w:hAnsi="Arial Narrow" w:cs="Arial"/>
                <w:color w:val="auto"/>
                <w:sz w:val="16"/>
                <w:szCs w:val="16"/>
              </w:rPr>
            </w:pPr>
          </w:p>
          <w:p w14:paraId="6761A5F3" w14:textId="77777777" w:rsidR="00B271C8" w:rsidRPr="00014E44" w:rsidRDefault="00B271C8" w:rsidP="00DE1185">
            <w:pPr>
              <w:pStyle w:val="CellBodyCentered"/>
              <w:rPr>
                <w:rFonts w:ascii="Arial Narrow" w:hAnsi="Arial Narrow" w:cs="Arial"/>
                <w:color w:val="auto"/>
                <w:sz w:val="16"/>
                <w:szCs w:val="16"/>
              </w:rPr>
            </w:pPr>
          </w:p>
          <w:p w14:paraId="28284946" w14:textId="77777777" w:rsidR="00B271C8" w:rsidRPr="00014E44" w:rsidRDefault="00B271C8" w:rsidP="00DE1185">
            <w:pPr>
              <w:pStyle w:val="CellBodyCentered"/>
              <w:rPr>
                <w:rFonts w:ascii="Arial Narrow" w:hAnsi="Arial Narrow" w:cs="Arial"/>
                <w:color w:val="auto"/>
                <w:sz w:val="16"/>
                <w:szCs w:val="16"/>
              </w:rPr>
            </w:pPr>
          </w:p>
          <w:p w14:paraId="2C8FCEC8" w14:textId="77777777" w:rsidR="00B271C8" w:rsidRPr="00014E44" w:rsidRDefault="00B271C8" w:rsidP="00DE1185">
            <w:pPr>
              <w:pStyle w:val="CellBodyCentered"/>
              <w:rPr>
                <w:rFonts w:ascii="Arial Narrow" w:hAnsi="Arial Narrow" w:cs="Arial"/>
                <w:color w:val="auto"/>
                <w:sz w:val="16"/>
                <w:szCs w:val="16"/>
              </w:rPr>
            </w:pPr>
          </w:p>
          <w:p w14:paraId="23FCAC05" w14:textId="77777777" w:rsidR="00B271C8" w:rsidRPr="00014E44" w:rsidRDefault="00B271C8" w:rsidP="00DE1185">
            <w:pPr>
              <w:pStyle w:val="CellBodyCentered"/>
              <w:rPr>
                <w:rFonts w:ascii="Arial Narrow" w:hAnsi="Arial Narrow" w:cs="Arial"/>
                <w:color w:val="auto"/>
                <w:sz w:val="16"/>
                <w:szCs w:val="16"/>
              </w:rPr>
            </w:pPr>
          </w:p>
          <w:p w14:paraId="2F5FFBBB" w14:textId="77777777" w:rsidR="00B271C8" w:rsidRPr="00014E44" w:rsidRDefault="00B271C8" w:rsidP="00DE1185">
            <w:pPr>
              <w:pStyle w:val="CellBodyCentered"/>
              <w:rPr>
                <w:rFonts w:ascii="Arial Narrow" w:hAnsi="Arial Narrow" w:cs="Arial"/>
                <w:color w:val="auto"/>
                <w:sz w:val="16"/>
                <w:szCs w:val="16"/>
              </w:rPr>
            </w:pPr>
          </w:p>
          <w:p w14:paraId="10490C74" w14:textId="77777777" w:rsidR="00B271C8" w:rsidRPr="00014E44" w:rsidRDefault="00B271C8" w:rsidP="00DE1185">
            <w:pPr>
              <w:pStyle w:val="CellBodyCentered"/>
              <w:rPr>
                <w:rFonts w:ascii="Arial Narrow" w:hAnsi="Arial Narrow" w:cs="Arial"/>
                <w:color w:val="auto"/>
                <w:sz w:val="16"/>
                <w:szCs w:val="16"/>
                <w:lang w:val="en-GB"/>
              </w:rPr>
            </w:pPr>
          </w:p>
          <w:p w14:paraId="4A197F2E" w14:textId="5301344A" w:rsidR="00B271C8" w:rsidRPr="00014E44" w:rsidRDefault="00B271C8" w:rsidP="00DE1185">
            <w:pPr>
              <w:pStyle w:val="CellBodyCentered"/>
              <w:rPr>
                <w:rFonts w:ascii="Arial Narrow" w:hAnsi="Arial Narrow" w:cs="Arial"/>
                <w:color w:val="auto"/>
                <w:sz w:val="16"/>
                <w:szCs w:val="16"/>
                <w:lang w:val="en-GB"/>
              </w:rPr>
            </w:pPr>
          </w:p>
          <w:p w14:paraId="4F30F3E8" w14:textId="77777777" w:rsidR="00B271C8" w:rsidRPr="00014E44" w:rsidRDefault="00B271C8" w:rsidP="00DE1185">
            <w:pPr>
              <w:pStyle w:val="CellBodyCentered"/>
              <w:rPr>
                <w:rFonts w:ascii="Arial Narrow" w:hAnsi="Arial Narrow" w:cs="Arial"/>
                <w:color w:val="auto"/>
                <w:sz w:val="16"/>
                <w:szCs w:val="16"/>
                <w:lang w:val="en-GB"/>
              </w:rPr>
            </w:pPr>
          </w:p>
          <w:p w14:paraId="2409F036" w14:textId="77777777" w:rsidR="00B271C8" w:rsidRPr="00014E44" w:rsidRDefault="00B271C8" w:rsidP="00DE1185">
            <w:pPr>
              <w:pStyle w:val="CellBodyCentered"/>
              <w:rPr>
                <w:rFonts w:ascii="Arial Narrow" w:hAnsi="Arial Narrow" w:cs="Arial"/>
                <w:color w:val="auto"/>
                <w:sz w:val="16"/>
                <w:szCs w:val="16"/>
                <w:lang w:val="en-GB"/>
              </w:rPr>
            </w:pPr>
          </w:p>
          <w:p w14:paraId="2C5114CB" w14:textId="77777777" w:rsidR="00B271C8" w:rsidRPr="00014E44" w:rsidRDefault="00B271C8" w:rsidP="00DE1185">
            <w:pPr>
              <w:pStyle w:val="CellBodyCentered"/>
              <w:rPr>
                <w:rFonts w:ascii="Arial Narrow" w:hAnsi="Arial Narrow" w:cs="Arial"/>
                <w:color w:val="auto"/>
                <w:sz w:val="16"/>
                <w:szCs w:val="16"/>
                <w:lang w:val="en-GB"/>
              </w:rPr>
            </w:pPr>
          </w:p>
          <w:p w14:paraId="3D978D08" w14:textId="77777777" w:rsidR="00B271C8" w:rsidRPr="00014E44" w:rsidRDefault="00B271C8" w:rsidP="00DE1185">
            <w:pPr>
              <w:pStyle w:val="CellBodyCentered"/>
              <w:rPr>
                <w:rFonts w:ascii="Arial Narrow" w:hAnsi="Arial Narrow" w:cs="Arial"/>
                <w:color w:val="auto"/>
                <w:sz w:val="16"/>
                <w:szCs w:val="16"/>
                <w:lang w:val="en-GB"/>
              </w:rPr>
            </w:pPr>
          </w:p>
          <w:p w14:paraId="7A0A4B36" w14:textId="77777777" w:rsidR="00B271C8" w:rsidRPr="00014E44" w:rsidRDefault="00B271C8" w:rsidP="00DE1185">
            <w:pPr>
              <w:pStyle w:val="CellBodyCentered"/>
              <w:rPr>
                <w:rFonts w:ascii="Arial Narrow" w:hAnsi="Arial Narrow" w:cs="Arial"/>
                <w:color w:val="auto"/>
                <w:sz w:val="16"/>
                <w:szCs w:val="16"/>
                <w:lang w:val="en-GB"/>
              </w:rPr>
            </w:pPr>
          </w:p>
          <w:p w14:paraId="77F4589D" w14:textId="77777777" w:rsidR="00B271C8" w:rsidRPr="00014E44" w:rsidRDefault="00B271C8" w:rsidP="00DE1185">
            <w:pPr>
              <w:pStyle w:val="CellBodyCentered"/>
              <w:rPr>
                <w:rFonts w:ascii="Arial Narrow" w:hAnsi="Arial Narrow" w:cs="Arial"/>
                <w:color w:val="auto"/>
                <w:sz w:val="16"/>
                <w:szCs w:val="16"/>
                <w:lang w:val="en-GB"/>
              </w:rPr>
            </w:pPr>
          </w:p>
          <w:p w14:paraId="73F884EE" w14:textId="77777777" w:rsidR="00B271C8" w:rsidRPr="00014E44" w:rsidRDefault="00B271C8" w:rsidP="00DE1185">
            <w:pPr>
              <w:pStyle w:val="CellBodyCentered"/>
              <w:rPr>
                <w:rFonts w:ascii="Arial Narrow" w:hAnsi="Arial Narrow" w:cs="Arial"/>
                <w:color w:val="auto"/>
                <w:sz w:val="16"/>
                <w:szCs w:val="16"/>
                <w:lang w:val="en-GB"/>
              </w:rPr>
            </w:pPr>
          </w:p>
          <w:p w14:paraId="20108F15" w14:textId="77777777" w:rsidR="00B271C8" w:rsidRPr="00014E44" w:rsidRDefault="00B271C8" w:rsidP="00DE1185">
            <w:pPr>
              <w:pStyle w:val="CellBodyCentered"/>
              <w:rPr>
                <w:rFonts w:ascii="Arial Narrow" w:hAnsi="Arial Narrow" w:cs="Arial"/>
                <w:color w:val="auto"/>
                <w:sz w:val="16"/>
                <w:szCs w:val="16"/>
                <w:lang w:val="en-GB"/>
              </w:rPr>
            </w:pPr>
          </w:p>
          <w:p w14:paraId="364DCC68" w14:textId="77777777" w:rsidR="00B271C8" w:rsidRPr="00014E44" w:rsidRDefault="00B271C8" w:rsidP="00DE1185">
            <w:pPr>
              <w:pStyle w:val="CellBodyCentered"/>
              <w:rPr>
                <w:rFonts w:ascii="Arial Narrow" w:hAnsi="Arial Narrow" w:cs="Arial"/>
                <w:color w:val="auto"/>
                <w:sz w:val="16"/>
                <w:szCs w:val="16"/>
                <w:lang w:val="en-GB"/>
              </w:rPr>
            </w:pPr>
          </w:p>
          <w:p w14:paraId="61A778F6" w14:textId="77777777" w:rsidR="00B271C8" w:rsidRPr="00014E44" w:rsidRDefault="00B271C8" w:rsidP="00DE1185">
            <w:pPr>
              <w:pStyle w:val="CellBodyCentered"/>
              <w:rPr>
                <w:rFonts w:ascii="Arial Narrow" w:hAnsi="Arial Narrow" w:cs="Arial"/>
                <w:color w:val="auto"/>
                <w:sz w:val="16"/>
                <w:szCs w:val="16"/>
                <w:lang w:val="en-GB"/>
              </w:rPr>
            </w:pPr>
          </w:p>
          <w:p w14:paraId="70D864A2" w14:textId="77777777" w:rsidR="00B271C8" w:rsidRPr="00014E44" w:rsidRDefault="00B271C8" w:rsidP="00DE1185">
            <w:pPr>
              <w:pStyle w:val="CellBodyCentered"/>
              <w:rPr>
                <w:rFonts w:ascii="Arial Narrow" w:hAnsi="Arial Narrow" w:cs="Arial"/>
                <w:color w:val="auto"/>
                <w:sz w:val="16"/>
                <w:szCs w:val="16"/>
                <w:lang w:val="en-GB"/>
              </w:rPr>
            </w:pPr>
          </w:p>
          <w:p w14:paraId="389990F0" w14:textId="77777777" w:rsidR="00B271C8" w:rsidRPr="00014E44" w:rsidRDefault="00B271C8" w:rsidP="00DE1185">
            <w:pPr>
              <w:pStyle w:val="CellBodyCentered"/>
              <w:rPr>
                <w:rFonts w:ascii="Arial Narrow" w:hAnsi="Arial Narrow" w:cs="Arial"/>
                <w:color w:val="auto"/>
                <w:sz w:val="16"/>
                <w:szCs w:val="16"/>
                <w:lang w:val="en-GB"/>
              </w:rPr>
            </w:pPr>
          </w:p>
          <w:p w14:paraId="765A2B37" w14:textId="77777777" w:rsidR="00B271C8" w:rsidRPr="00014E44" w:rsidRDefault="00B271C8" w:rsidP="00DE1185">
            <w:pPr>
              <w:pStyle w:val="CellBodyCentered"/>
              <w:rPr>
                <w:rFonts w:ascii="Arial Narrow" w:hAnsi="Arial Narrow" w:cs="Arial"/>
                <w:color w:val="auto"/>
                <w:sz w:val="16"/>
                <w:szCs w:val="16"/>
                <w:lang w:val="en-GB"/>
              </w:rPr>
            </w:pPr>
          </w:p>
          <w:p w14:paraId="7C38C9A0" w14:textId="77777777" w:rsidR="00B271C8" w:rsidRPr="00014E44" w:rsidRDefault="00B271C8" w:rsidP="00DE1185">
            <w:pPr>
              <w:pStyle w:val="CellBodyCentered"/>
              <w:rPr>
                <w:rFonts w:ascii="Arial Narrow" w:hAnsi="Arial Narrow" w:cs="Arial"/>
                <w:color w:val="auto"/>
                <w:sz w:val="16"/>
                <w:szCs w:val="16"/>
                <w:lang w:val="en-GB"/>
              </w:rPr>
            </w:pPr>
          </w:p>
          <w:p w14:paraId="299BE7A7" w14:textId="77777777" w:rsidR="00B271C8" w:rsidRPr="00014E44" w:rsidRDefault="00B271C8" w:rsidP="00DE1185">
            <w:pPr>
              <w:pStyle w:val="CellBodyCentered"/>
              <w:rPr>
                <w:rFonts w:ascii="Arial Narrow" w:hAnsi="Arial Narrow" w:cs="Arial"/>
                <w:color w:val="auto"/>
                <w:sz w:val="16"/>
                <w:szCs w:val="16"/>
                <w:lang w:val="en-GB"/>
              </w:rPr>
            </w:pPr>
          </w:p>
          <w:p w14:paraId="5D12B421" w14:textId="77777777" w:rsidR="00B271C8" w:rsidRPr="00014E44" w:rsidRDefault="00B271C8" w:rsidP="00DE1185">
            <w:pPr>
              <w:pStyle w:val="CellBodyCentered"/>
              <w:rPr>
                <w:rFonts w:ascii="Arial Narrow" w:hAnsi="Arial Narrow" w:cs="Arial"/>
                <w:color w:val="auto"/>
                <w:sz w:val="16"/>
                <w:szCs w:val="16"/>
                <w:lang w:val="en-GB"/>
              </w:rPr>
            </w:pPr>
          </w:p>
          <w:p w14:paraId="31953440" w14:textId="77777777" w:rsidR="00B271C8" w:rsidRPr="00014E44" w:rsidRDefault="00B271C8" w:rsidP="00DE1185">
            <w:pPr>
              <w:pStyle w:val="CellBodyCentered"/>
              <w:rPr>
                <w:rFonts w:ascii="Arial Narrow" w:hAnsi="Arial Narrow" w:cs="Arial"/>
                <w:color w:val="auto"/>
                <w:sz w:val="16"/>
                <w:szCs w:val="16"/>
                <w:lang w:val="en-GB"/>
              </w:rPr>
            </w:pPr>
          </w:p>
          <w:p w14:paraId="4402420F"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5AD05E1" w14:textId="77777777" w:rsidR="00B271C8" w:rsidRPr="00014E44" w:rsidRDefault="00B271C8" w:rsidP="00DE1185">
            <w:pPr>
              <w:pStyle w:val="CellBodyCentered"/>
              <w:rPr>
                <w:rFonts w:ascii="Arial Narrow" w:hAnsi="Arial Narrow" w:cs="Arial"/>
                <w:color w:val="auto"/>
                <w:sz w:val="16"/>
                <w:szCs w:val="16"/>
                <w:lang w:val="en-GB"/>
              </w:rPr>
            </w:pPr>
          </w:p>
          <w:p w14:paraId="79C746B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6CF0498B"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p w14:paraId="594257E6" w14:textId="77777777" w:rsidR="00B271C8" w:rsidRPr="00014E44" w:rsidRDefault="00B271C8" w:rsidP="00DE1185">
            <w:pPr>
              <w:pStyle w:val="CellBodyCentered"/>
              <w:rPr>
                <w:rFonts w:ascii="Arial Narrow" w:hAnsi="Arial Narrow" w:cs="Arial"/>
                <w:color w:val="auto"/>
                <w:sz w:val="16"/>
                <w:szCs w:val="16"/>
                <w:lang w:val="en-GB"/>
              </w:rPr>
            </w:pPr>
          </w:p>
          <w:p w14:paraId="6132FCE0" w14:textId="77777777" w:rsidR="00B271C8" w:rsidRPr="00014E44" w:rsidRDefault="00B271C8" w:rsidP="00DE1185">
            <w:pPr>
              <w:pStyle w:val="CellBodyCentered"/>
              <w:rPr>
                <w:rFonts w:ascii="Arial Narrow" w:hAnsi="Arial Narrow" w:cs="Arial"/>
                <w:color w:val="auto"/>
                <w:sz w:val="16"/>
                <w:szCs w:val="16"/>
                <w:lang w:val="en-GB"/>
              </w:rPr>
            </w:pPr>
          </w:p>
          <w:p w14:paraId="7C1C13E9" w14:textId="77777777" w:rsidR="00B271C8" w:rsidRPr="00014E44" w:rsidRDefault="00B271C8" w:rsidP="00DE1185">
            <w:pPr>
              <w:pStyle w:val="CellBodyCentered"/>
              <w:rPr>
                <w:rFonts w:ascii="Arial Narrow" w:hAnsi="Arial Narrow" w:cs="Arial"/>
                <w:color w:val="auto"/>
                <w:sz w:val="16"/>
                <w:szCs w:val="16"/>
                <w:lang w:val="en-GB"/>
              </w:rPr>
            </w:pPr>
          </w:p>
          <w:p w14:paraId="5C34B91E" w14:textId="77777777" w:rsidR="00B271C8" w:rsidRPr="00014E44" w:rsidRDefault="00B271C8" w:rsidP="00DE1185">
            <w:pPr>
              <w:pStyle w:val="CellBodyCentered"/>
              <w:rPr>
                <w:rFonts w:ascii="Arial Narrow" w:hAnsi="Arial Narrow" w:cs="Arial"/>
                <w:color w:val="auto"/>
                <w:sz w:val="16"/>
                <w:szCs w:val="16"/>
                <w:lang w:val="en-GB"/>
              </w:rPr>
            </w:pPr>
          </w:p>
          <w:p w14:paraId="6DAEAE41" w14:textId="77777777" w:rsidR="00B271C8" w:rsidRPr="00014E44" w:rsidRDefault="00B271C8" w:rsidP="00DE1185">
            <w:pPr>
              <w:pStyle w:val="CellBodyCentered"/>
              <w:rPr>
                <w:rFonts w:ascii="Arial Narrow" w:hAnsi="Arial Narrow" w:cs="Arial"/>
                <w:color w:val="auto"/>
                <w:sz w:val="16"/>
                <w:szCs w:val="16"/>
                <w:lang w:val="en-GB"/>
              </w:rPr>
            </w:pPr>
          </w:p>
          <w:p w14:paraId="615FE534" w14:textId="77777777" w:rsidR="00B271C8" w:rsidRPr="00014E44" w:rsidRDefault="00B271C8" w:rsidP="00DE1185">
            <w:pPr>
              <w:pStyle w:val="CellBodyCentered"/>
              <w:rPr>
                <w:rFonts w:ascii="Arial Narrow" w:hAnsi="Arial Narrow" w:cs="Arial"/>
                <w:color w:val="auto"/>
                <w:sz w:val="16"/>
                <w:szCs w:val="16"/>
                <w:lang w:val="en-GB"/>
              </w:rPr>
            </w:pPr>
          </w:p>
          <w:p w14:paraId="36E8E3D1" w14:textId="77777777" w:rsidR="00B271C8" w:rsidRPr="00014E44" w:rsidRDefault="00B271C8" w:rsidP="00DE1185">
            <w:pPr>
              <w:pStyle w:val="CellBodyCentered"/>
              <w:rPr>
                <w:rFonts w:ascii="Arial Narrow" w:hAnsi="Arial Narrow" w:cs="Arial"/>
                <w:color w:val="auto"/>
                <w:sz w:val="16"/>
                <w:szCs w:val="16"/>
                <w:lang w:val="en-GB"/>
              </w:rPr>
            </w:pPr>
          </w:p>
          <w:p w14:paraId="1F78A04B" w14:textId="77777777" w:rsidR="00B271C8" w:rsidRPr="00014E44" w:rsidRDefault="00B271C8" w:rsidP="00DE1185">
            <w:pPr>
              <w:pStyle w:val="CellBodyCentered"/>
              <w:rPr>
                <w:rFonts w:ascii="Arial Narrow" w:hAnsi="Arial Narrow" w:cs="Arial"/>
                <w:color w:val="auto"/>
                <w:sz w:val="16"/>
                <w:szCs w:val="16"/>
                <w:lang w:val="en-GB"/>
              </w:rPr>
            </w:pPr>
          </w:p>
          <w:p w14:paraId="71AA2F24" w14:textId="77777777" w:rsidR="00B271C8" w:rsidRPr="00014E44" w:rsidRDefault="00B271C8" w:rsidP="00DE1185">
            <w:pPr>
              <w:pStyle w:val="CellBodyCentered"/>
              <w:rPr>
                <w:rFonts w:ascii="Arial Narrow" w:hAnsi="Arial Narrow" w:cs="Arial"/>
                <w:color w:val="auto"/>
                <w:sz w:val="16"/>
                <w:szCs w:val="16"/>
                <w:lang w:val="ru-RU"/>
              </w:rPr>
            </w:pPr>
          </w:p>
          <w:p w14:paraId="28DF6660" w14:textId="77777777" w:rsidR="00B271C8" w:rsidRPr="00014E44" w:rsidRDefault="00B271C8" w:rsidP="00DE1185">
            <w:pPr>
              <w:pStyle w:val="CellBodyCentered"/>
              <w:rPr>
                <w:rFonts w:ascii="Arial Narrow" w:hAnsi="Arial Narrow" w:cs="Arial"/>
                <w:color w:val="auto"/>
                <w:sz w:val="16"/>
                <w:szCs w:val="16"/>
                <w:lang w:val="ru-RU"/>
              </w:rPr>
            </w:pPr>
          </w:p>
          <w:p w14:paraId="1D6732BD" w14:textId="77777777" w:rsidR="00B271C8" w:rsidRPr="00014E44" w:rsidRDefault="00B271C8" w:rsidP="00DE1185">
            <w:pPr>
              <w:pStyle w:val="CellBodyCentered"/>
              <w:rPr>
                <w:rFonts w:ascii="Arial Narrow" w:hAnsi="Arial Narrow" w:cs="Arial"/>
                <w:color w:val="auto"/>
                <w:sz w:val="16"/>
                <w:szCs w:val="16"/>
                <w:lang w:val="ru-RU"/>
              </w:rPr>
            </w:pPr>
          </w:p>
          <w:p w14:paraId="1B12498A" w14:textId="77777777" w:rsidR="00B271C8" w:rsidRPr="00014E44" w:rsidRDefault="00B271C8" w:rsidP="00DE1185">
            <w:pPr>
              <w:pStyle w:val="CellBodyCentered"/>
              <w:rPr>
                <w:rFonts w:ascii="Arial Narrow" w:hAnsi="Arial Narrow" w:cs="Arial"/>
                <w:color w:val="auto"/>
                <w:sz w:val="16"/>
                <w:szCs w:val="16"/>
                <w:lang w:val="ru-RU"/>
              </w:rPr>
            </w:pPr>
          </w:p>
          <w:p w14:paraId="279BF48C" w14:textId="77777777" w:rsidR="00B271C8" w:rsidRPr="00014E44" w:rsidRDefault="00B271C8" w:rsidP="00DE1185">
            <w:pPr>
              <w:pStyle w:val="CellBodyCentered"/>
              <w:rPr>
                <w:rFonts w:ascii="Arial Narrow" w:hAnsi="Arial Narrow" w:cs="Arial"/>
                <w:color w:val="auto"/>
                <w:sz w:val="16"/>
                <w:szCs w:val="16"/>
                <w:lang w:val="ru-RU"/>
              </w:rPr>
            </w:pPr>
          </w:p>
          <w:p w14:paraId="2501684B" w14:textId="77777777" w:rsidR="00B271C8" w:rsidRPr="00014E44" w:rsidRDefault="00B271C8" w:rsidP="00DE1185">
            <w:pPr>
              <w:pStyle w:val="CellBodyCentered"/>
              <w:rPr>
                <w:rFonts w:ascii="Arial Narrow" w:hAnsi="Arial Narrow" w:cs="Arial"/>
                <w:color w:val="auto"/>
                <w:sz w:val="16"/>
                <w:szCs w:val="16"/>
                <w:lang w:val="ru-RU"/>
              </w:rPr>
            </w:pPr>
          </w:p>
          <w:p w14:paraId="420AB906" w14:textId="77777777" w:rsidR="00B271C8" w:rsidRPr="00014E44" w:rsidRDefault="00B271C8" w:rsidP="00DE1185">
            <w:pPr>
              <w:pStyle w:val="CellBodyCentered"/>
              <w:rPr>
                <w:rFonts w:ascii="Arial Narrow" w:hAnsi="Arial Narrow" w:cs="Arial"/>
                <w:color w:val="auto"/>
                <w:sz w:val="16"/>
                <w:szCs w:val="16"/>
                <w:lang w:val="ru-RU"/>
              </w:rPr>
            </w:pPr>
          </w:p>
          <w:p w14:paraId="42C0D2B1" w14:textId="77777777" w:rsidR="00B271C8" w:rsidRPr="00014E44" w:rsidRDefault="00B271C8" w:rsidP="00DE1185">
            <w:pPr>
              <w:pStyle w:val="CellBodyCentered"/>
              <w:rPr>
                <w:rFonts w:ascii="Arial Narrow" w:hAnsi="Arial Narrow" w:cs="Arial"/>
                <w:color w:val="auto"/>
                <w:sz w:val="16"/>
                <w:szCs w:val="16"/>
                <w:lang w:val="en-GB"/>
              </w:rPr>
            </w:pPr>
          </w:p>
          <w:p w14:paraId="418AEA36" w14:textId="18602DBE" w:rsidR="00B271C8" w:rsidRPr="00014E44" w:rsidRDefault="00B271C8" w:rsidP="00DE1185">
            <w:pPr>
              <w:pStyle w:val="CellBodyCentered"/>
              <w:rPr>
                <w:rFonts w:ascii="Arial Narrow" w:hAnsi="Arial Narrow" w:cs="Arial"/>
                <w:color w:val="auto"/>
                <w:sz w:val="16"/>
                <w:szCs w:val="16"/>
                <w:lang w:val="en-GB"/>
              </w:rPr>
            </w:pPr>
          </w:p>
          <w:p w14:paraId="0947DFFB" w14:textId="77777777" w:rsidR="00B271C8" w:rsidRPr="00014E44" w:rsidRDefault="00B271C8" w:rsidP="00DE1185">
            <w:pPr>
              <w:pStyle w:val="CellBodyCentered"/>
              <w:rPr>
                <w:rFonts w:ascii="Arial Narrow" w:hAnsi="Arial Narrow" w:cs="Arial"/>
                <w:color w:val="auto"/>
                <w:sz w:val="16"/>
                <w:szCs w:val="16"/>
                <w:lang w:val="en-GB"/>
              </w:rPr>
            </w:pPr>
          </w:p>
          <w:p w14:paraId="256842CD" w14:textId="77777777" w:rsidR="00B271C8" w:rsidRPr="00014E44" w:rsidRDefault="00B271C8" w:rsidP="00DE1185">
            <w:pPr>
              <w:pStyle w:val="CellBodyCentered"/>
              <w:rPr>
                <w:rFonts w:ascii="Arial Narrow" w:hAnsi="Arial Narrow" w:cs="Arial"/>
                <w:color w:val="auto"/>
                <w:sz w:val="16"/>
                <w:szCs w:val="16"/>
                <w:lang w:val="en-GB"/>
              </w:rPr>
            </w:pPr>
          </w:p>
          <w:p w14:paraId="2BD7892B" w14:textId="77777777" w:rsidR="00B271C8" w:rsidRPr="00014E44" w:rsidRDefault="00B271C8" w:rsidP="00DE1185">
            <w:pPr>
              <w:pStyle w:val="CellBodyCentered"/>
              <w:rPr>
                <w:rFonts w:ascii="Arial Narrow" w:hAnsi="Arial Narrow" w:cs="Arial"/>
                <w:color w:val="auto"/>
                <w:sz w:val="16"/>
                <w:szCs w:val="16"/>
                <w:lang w:val="en-GB"/>
              </w:rPr>
            </w:pPr>
          </w:p>
          <w:p w14:paraId="06B5F02B" w14:textId="77777777" w:rsidR="00B271C8" w:rsidRPr="00014E44" w:rsidRDefault="00B271C8" w:rsidP="00DE1185">
            <w:pPr>
              <w:pStyle w:val="CellBodyCentered"/>
              <w:rPr>
                <w:rFonts w:ascii="Arial Narrow" w:hAnsi="Arial Narrow" w:cs="Arial"/>
                <w:color w:val="auto"/>
                <w:sz w:val="16"/>
                <w:szCs w:val="16"/>
                <w:lang w:val="en-GB"/>
              </w:rPr>
            </w:pPr>
          </w:p>
          <w:p w14:paraId="0CCB6848" w14:textId="77777777" w:rsidR="00B271C8" w:rsidRPr="00014E44" w:rsidRDefault="00B271C8" w:rsidP="00DE1185">
            <w:pPr>
              <w:pStyle w:val="CellBodyCentered"/>
              <w:rPr>
                <w:rFonts w:ascii="Arial Narrow" w:hAnsi="Arial Narrow" w:cs="Arial"/>
                <w:color w:val="auto"/>
                <w:sz w:val="16"/>
                <w:szCs w:val="16"/>
                <w:lang w:val="en-GB"/>
              </w:rPr>
            </w:pPr>
          </w:p>
          <w:p w14:paraId="726C50A5" w14:textId="77777777" w:rsidR="00B271C8" w:rsidRPr="00014E44" w:rsidRDefault="00B271C8" w:rsidP="00DE1185">
            <w:pPr>
              <w:pStyle w:val="CellBodyCentered"/>
              <w:rPr>
                <w:rFonts w:ascii="Arial Narrow" w:hAnsi="Arial Narrow" w:cs="Arial"/>
                <w:color w:val="auto"/>
                <w:sz w:val="16"/>
                <w:szCs w:val="16"/>
                <w:lang w:val="en-GB"/>
              </w:rPr>
            </w:pPr>
          </w:p>
          <w:p w14:paraId="405EB683" w14:textId="77777777" w:rsidR="00B271C8" w:rsidRPr="00014E44" w:rsidRDefault="00B271C8" w:rsidP="00DE1185">
            <w:pPr>
              <w:pStyle w:val="CellBodyCentered"/>
              <w:rPr>
                <w:rFonts w:ascii="Arial Narrow" w:hAnsi="Arial Narrow" w:cs="Arial"/>
                <w:color w:val="auto"/>
                <w:sz w:val="16"/>
                <w:szCs w:val="16"/>
                <w:lang w:val="en-GB"/>
              </w:rPr>
            </w:pPr>
          </w:p>
          <w:p w14:paraId="0C8CA113" w14:textId="77777777" w:rsidR="00B271C8" w:rsidRPr="00014E44" w:rsidRDefault="00B271C8" w:rsidP="00DE1185">
            <w:pPr>
              <w:pStyle w:val="CellBodyCentered"/>
              <w:rPr>
                <w:rFonts w:ascii="Arial Narrow" w:hAnsi="Arial Narrow" w:cs="Arial"/>
                <w:color w:val="auto"/>
                <w:sz w:val="16"/>
                <w:szCs w:val="16"/>
                <w:lang w:val="en-GB"/>
              </w:rPr>
            </w:pPr>
          </w:p>
          <w:p w14:paraId="0A0C1572" w14:textId="77777777" w:rsidR="00B271C8" w:rsidRPr="00014E44" w:rsidRDefault="00B271C8" w:rsidP="00DE1185">
            <w:pPr>
              <w:pStyle w:val="CellBodyCentered"/>
              <w:rPr>
                <w:rFonts w:ascii="Arial Narrow" w:hAnsi="Arial Narrow" w:cs="Arial"/>
                <w:color w:val="auto"/>
                <w:sz w:val="16"/>
                <w:szCs w:val="16"/>
                <w:lang w:val="en-GB"/>
              </w:rPr>
            </w:pPr>
          </w:p>
          <w:p w14:paraId="0C9F6B18" w14:textId="77777777" w:rsidR="00B271C8" w:rsidRPr="00014E44" w:rsidRDefault="00B271C8" w:rsidP="00DE1185">
            <w:pPr>
              <w:pStyle w:val="CellBodyCentered"/>
              <w:rPr>
                <w:rFonts w:ascii="Arial Narrow" w:hAnsi="Arial Narrow" w:cs="Arial"/>
                <w:color w:val="auto"/>
                <w:sz w:val="16"/>
                <w:szCs w:val="16"/>
                <w:lang w:val="en-GB"/>
              </w:rPr>
            </w:pPr>
          </w:p>
          <w:p w14:paraId="5ADC1F6E" w14:textId="77777777" w:rsidR="00B271C8" w:rsidRPr="00014E44" w:rsidRDefault="00B271C8" w:rsidP="00DE1185">
            <w:pPr>
              <w:pStyle w:val="CellBodyCentered"/>
              <w:rPr>
                <w:rFonts w:ascii="Arial Narrow" w:hAnsi="Arial Narrow" w:cs="Arial"/>
                <w:color w:val="auto"/>
                <w:sz w:val="16"/>
                <w:szCs w:val="16"/>
                <w:lang w:val="en-GB"/>
              </w:rPr>
            </w:pPr>
          </w:p>
          <w:p w14:paraId="49AEA324" w14:textId="77777777" w:rsidR="00B271C8" w:rsidRPr="00014E44" w:rsidRDefault="00B271C8" w:rsidP="00DE1185">
            <w:pPr>
              <w:pStyle w:val="CellBodyCentered"/>
              <w:rPr>
                <w:rFonts w:ascii="Arial Narrow" w:hAnsi="Arial Narrow" w:cs="Arial"/>
                <w:color w:val="auto"/>
                <w:sz w:val="16"/>
                <w:szCs w:val="16"/>
                <w:lang w:val="en-GB"/>
              </w:rPr>
            </w:pPr>
          </w:p>
          <w:p w14:paraId="4BB5704C" w14:textId="77777777" w:rsidR="00B271C8" w:rsidRPr="00014E44" w:rsidRDefault="00B271C8" w:rsidP="00DE1185">
            <w:pPr>
              <w:pStyle w:val="CellBodyCentered"/>
              <w:rPr>
                <w:rFonts w:ascii="Arial Narrow" w:hAnsi="Arial Narrow" w:cs="Arial"/>
                <w:color w:val="auto"/>
                <w:sz w:val="16"/>
                <w:szCs w:val="16"/>
                <w:lang w:val="en-GB"/>
              </w:rPr>
            </w:pPr>
          </w:p>
          <w:p w14:paraId="0AA1F3BF" w14:textId="77777777" w:rsidR="00B271C8" w:rsidRPr="00014E44" w:rsidRDefault="00B271C8" w:rsidP="00DE1185">
            <w:pPr>
              <w:pStyle w:val="CellBodyCentered"/>
              <w:rPr>
                <w:rFonts w:ascii="Arial Narrow" w:hAnsi="Arial Narrow" w:cs="Arial"/>
                <w:color w:val="auto"/>
                <w:sz w:val="16"/>
                <w:szCs w:val="16"/>
                <w:lang w:val="en-GB"/>
              </w:rPr>
            </w:pPr>
          </w:p>
          <w:p w14:paraId="02109B97" w14:textId="77777777" w:rsidR="00B271C8" w:rsidRPr="00014E44" w:rsidRDefault="00B271C8" w:rsidP="00DE1185">
            <w:pPr>
              <w:pStyle w:val="CellBodyCentered"/>
              <w:rPr>
                <w:rFonts w:ascii="Arial Narrow" w:hAnsi="Arial Narrow" w:cs="Arial"/>
                <w:color w:val="auto"/>
                <w:sz w:val="16"/>
                <w:szCs w:val="16"/>
                <w:lang w:val="en-GB"/>
              </w:rPr>
            </w:pPr>
          </w:p>
          <w:p w14:paraId="522DA1FB" w14:textId="77777777" w:rsidR="00B271C8" w:rsidRPr="00014E44" w:rsidRDefault="00B271C8" w:rsidP="00DE1185">
            <w:pPr>
              <w:pStyle w:val="CellBodyCentered"/>
              <w:rPr>
                <w:rFonts w:ascii="Arial Narrow" w:hAnsi="Arial Narrow" w:cs="Arial"/>
                <w:color w:val="auto"/>
                <w:sz w:val="16"/>
                <w:szCs w:val="16"/>
                <w:lang w:val="en-GB"/>
              </w:rPr>
            </w:pPr>
          </w:p>
          <w:p w14:paraId="3BAC07E2" w14:textId="77777777" w:rsidR="00B271C8" w:rsidRPr="00014E44" w:rsidRDefault="00B271C8" w:rsidP="00DE1185">
            <w:pPr>
              <w:pStyle w:val="CellBodyCentered"/>
              <w:rPr>
                <w:rFonts w:ascii="Arial Narrow" w:hAnsi="Arial Narrow" w:cs="Arial"/>
                <w:color w:val="auto"/>
                <w:sz w:val="16"/>
                <w:szCs w:val="16"/>
                <w:lang w:val="en-GB"/>
              </w:rPr>
            </w:pPr>
          </w:p>
          <w:p w14:paraId="51B73095" w14:textId="77777777" w:rsidR="00B271C8" w:rsidRPr="00014E44" w:rsidRDefault="00B271C8" w:rsidP="00DE1185">
            <w:pPr>
              <w:pStyle w:val="CellBodyCentered"/>
              <w:rPr>
                <w:rFonts w:ascii="Arial Narrow" w:hAnsi="Arial Narrow" w:cs="Arial"/>
                <w:color w:val="auto"/>
                <w:sz w:val="16"/>
                <w:szCs w:val="16"/>
                <w:lang w:val="en-GB"/>
              </w:rPr>
            </w:pPr>
          </w:p>
          <w:p w14:paraId="7BCFA8E7"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88FB1E2" w14:textId="77777777" w:rsidR="00B271C8" w:rsidRPr="00014E44" w:rsidRDefault="00B271C8" w:rsidP="00DE1185">
            <w:pPr>
              <w:pStyle w:val="CellBodyCentered"/>
              <w:rPr>
                <w:rFonts w:ascii="Arial Narrow" w:hAnsi="Arial Narrow" w:cs="Arial"/>
                <w:color w:val="auto"/>
                <w:sz w:val="16"/>
                <w:szCs w:val="16"/>
                <w:lang w:val="en-GB"/>
              </w:rPr>
            </w:pPr>
          </w:p>
          <w:p w14:paraId="6BA810A1" w14:textId="7D254A68"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384" w:author="Zhunisbayev, Olzhasbek A [Bolashak Atyrau Limited]" w:date="2022-09-18T20:44:00Z">
              <w:r w:rsidRPr="00014E44" w:rsidDel="00EE529F">
                <w:rPr>
                  <w:rFonts w:ascii="Arial Narrow" w:hAnsi="Arial Narrow" w:cs="Arial"/>
                  <w:color w:val="auto"/>
                  <w:sz w:val="16"/>
                  <w:szCs w:val="16"/>
                  <w:lang w:val="en-GB"/>
                </w:rPr>
                <w:delText xml:space="preserve">46 </w:delText>
              </w:r>
            </w:del>
            <w:ins w:id="5385"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2992CF0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260°C</w:t>
            </w:r>
          </w:p>
          <w:p w14:paraId="001DE232" w14:textId="6F8ED422" w:rsidR="00B271C8" w:rsidRPr="00014E44" w:rsidRDefault="00B271C8" w:rsidP="00DE1185">
            <w:pPr>
              <w:pStyle w:val="CellBodyCentered"/>
              <w:rPr>
                <w:rFonts w:ascii="Arial Narrow" w:hAnsi="Arial Narrow" w:cs="Arial"/>
                <w:color w:val="auto"/>
                <w:sz w:val="16"/>
                <w:szCs w:val="16"/>
                <w:lang w:val="en-GB"/>
              </w:rPr>
            </w:pPr>
            <w:ins w:id="5386" w:author="Zhunisbayev, Olzhasbek A [Bolashak Atyrau Limited]" w:date="2022-06-21T11:32:00Z">
              <w:r w:rsidRPr="00014E44">
                <w:rPr>
                  <w:rFonts w:ascii="Arial Narrow" w:hAnsi="Arial Narrow" w:cs="Arial"/>
                  <w:color w:val="auto"/>
                  <w:sz w:val="16"/>
                  <w:szCs w:val="16"/>
                  <w:lang w:val="en-GB"/>
                </w:rPr>
                <w:t>Note 6</w:t>
              </w:r>
            </w:ins>
          </w:p>
          <w:p w14:paraId="157B3BAF" w14:textId="77777777" w:rsidR="00B271C8" w:rsidRPr="00014E44" w:rsidRDefault="00B271C8" w:rsidP="00DE1185">
            <w:pPr>
              <w:pStyle w:val="CellBodyCentered"/>
              <w:rPr>
                <w:rFonts w:ascii="Arial Narrow" w:hAnsi="Arial Narrow" w:cs="Arial"/>
                <w:color w:val="auto"/>
                <w:sz w:val="16"/>
                <w:szCs w:val="16"/>
                <w:lang w:val="en-GB"/>
              </w:rPr>
            </w:pPr>
          </w:p>
          <w:p w14:paraId="33AD5FCD" w14:textId="77777777" w:rsidR="00B271C8" w:rsidRPr="00014E44" w:rsidRDefault="00B271C8" w:rsidP="00DE1185">
            <w:pPr>
              <w:pStyle w:val="CellBodyCentered"/>
              <w:rPr>
                <w:rFonts w:ascii="Arial Narrow" w:hAnsi="Arial Narrow" w:cs="Arial"/>
                <w:color w:val="auto"/>
                <w:sz w:val="16"/>
                <w:szCs w:val="16"/>
                <w:lang w:val="en-GB"/>
              </w:rPr>
            </w:pPr>
          </w:p>
          <w:p w14:paraId="1D40F84C" w14:textId="77777777" w:rsidR="00B271C8" w:rsidRPr="00014E44" w:rsidRDefault="00B271C8" w:rsidP="00DE1185">
            <w:pPr>
              <w:pStyle w:val="CellBodyCentered"/>
              <w:rPr>
                <w:rFonts w:ascii="Arial Narrow" w:hAnsi="Arial Narrow" w:cs="Arial"/>
                <w:color w:val="auto"/>
                <w:sz w:val="16"/>
                <w:szCs w:val="16"/>
                <w:lang w:val="en-GB"/>
              </w:rPr>
            </w:pPr>
          </w:p>
          <w:p w14:paraId="608249D5" w14:textId="77777777" w:rsidR="00B271C8" w:rsidRPr="00014E44" w:rsidRDefault="00B271C8" w:rsidP="00DE1185">
            <w:pPr>
              <w:pStyle w:val="CellBodyCentered"/>
              <w:rPr>
                <w:rFonts w:ascii="Arial Narrow" w:hAnsi="Arial Narrow" w:cs="Arial"/>
                <w:color w:val="auto"/>
                <w:sz w:val="16"/>
                <w:szCs w:val="16"/>
                <w:lang w:val="en-GB"/>
              </w:rPr>
            </w:pPr>
          </w:p>
          <w:p w14:paraId="01576280" w14:textId="77777777" w:rsidR="00B271C8" w:rsidRPr="00014E44" w:rsidRDefault="00B271C8" w:rsidP="00DE1185">
            <w:pPr>
              <w:pStyle w:val="CellBodyCentered"/>
              <w:rPr>
                <w:rFonts w:ascii="Arial Narrow" w:hAnsi="Arial Narrow" w:cs="Arial"/>
                <w:color w:val="auto"/>
                <w:sz w:val="16"/>
                <w:szCs w:val="16"/>
                <w:lang w:val="en-GB"/>
              </w:rPr>
            </w:pPr>
          </w:p>
          <w:p w14:paraId="106A6E1E" w14:textId="77777777" w:rsidR="00B271C8" w:rsidRPr="00014E44" w:rsidRDefault="00B271C8" w:rsidP="00DE1185">
            <w:pPr>
              <w:pStyle w:val="CellBodyCentered"/>
              <w:rPr>
                <w:rFonts w:ascii="Arial Narrow" w:hAnsi="Arial Narrow" w:cs="Arial"/>
                <w:color w:val="auto"/>
                <w:sz w:val="16"/>
                <w:szCs w:val="16"/>
                <w:lang w:val="en-GB"/>
              </w:rPr>
            </w:pPr>
          </w:p>
          <w:p w14:paraId="5E0F2F6B" w14:textId="77777777" w:rsidR="00B271C8" w:rsidRPr="00014E44" w:rsidRDefault="00B271C8" w:rsidP="00DE1185">
            <w:pPr>
              <w:pStyle w:val="CellBodyCentered"/>
              <w:rPr>
                <w:rFonts w:ascii="Arial Narrow" w:hAnsi="Arial Narrow" w:cs="Arial"/>
                <w:color w:val="auto"/>
                <w:sz w:val="16"/>
                <w:szCs w:val="16"/>
                <w:lang w:val="en-GB"/>
              </w:rPr>
            </w:pPr>
          </w:p>
          <w:p w14:paraId="079AFBE5" w14:textId="77777777" w:rsidR="00B271C8" w:rsidRPr="00014E44" w:rsidRDefault="00B271C8" w:rsidP="00DE1185">
            <w:pPr>
              <w:pStyle w:val="CellBodyCentered"/>
              <w:rPr>
                <w:rFonts w:ascii="Arial Narrow" w:hAnsi="Arial Narrow" w:cs="Arial"/>
                <w:color w:val="auto"/>
                <w:sz w:val="16"/>
                <w:szCs w:val="16"/>
                <w:lang w:val="en-GB"/>
              </w:rPr>
            </w:pPr>
          </w:p>
          <w:p w14:paraId="5FBE3E15" w14:textId="77777777" w:rsidR="00B271C8" w:rsidRPr="00014E44" w:rsidRDefault="00B271C8" w:rsidP="00DE1185">
            <w:pPr>
              <w:pStyle w:val="CellBodyCentered"/>
              <w:rPr>
                <w:rFonts w:ascii="Arial Narrow" w:hAnsi="Arial Narrow" w:cs="Arial"/>
                <w:color w:val="auto"/>
                <w:sz w:val="16"/>
                <w:szCs w:val="16"/>
                <w:rPrChange w:id="5387" w:author="Zhunisbayev, Olzhasbek A [Bolashak Atyrau Limited]" w:date="2022-06-21T11:32:00Z">
                  <w:rPr>
                    <w:rFonts w:ascii="Arial" w:hAnsi="Arial" w:cs="Arial"/>
                    <w:color w:val="auto"/>
                    <w:sz w:val="16"/>
                    <w:szCs w:val="16"/>
                    <w:lang w:val="ru-RU"/>
                  </w:rPr>
                </w:rPrChange>
              </w:rPr>
            </w:pPr>
          </w:p>
          <w:p w14:paraId="206086D2" w14:textId="77777777" w:rsidR="00B271C8" w:rsidRPr="00014E44" w:rsidRDefault="00B271C8" w:rsidP="00DE1185">
            <w:pPr>
              <w:pStyle w:val="CellBodyCentered"/>
              <w:rPr>
                <w:rFonts w:ascii="Arial Narrow" w:hAnsi="Arial Narrow" w:cs="Arial"/>
                <w:color w:val="auto"/>
                <w:sz w:val="16"/>
                <w:szCs w:val="16"/>
                <w:rPrChange w:id="5388" w:author="Zhunisbayev, Olzhasbek A [Bolashak Atyrau Limited]" w:date="2022-06-21T11:32:00Z">
                  <w:rPr>
                    <w:rFonts w:ascii="Arial" w:hAnsi="Arial" w:cs="Arial"/>
                    <w:color w:val="auto"/>
                    <w:sz w:val="16"/>
                    <w:szCs w:val="16"/>
                    <w:lang w:val="ru-RU"/>
                  </w:rPr>
                </w:rPrChange>
              </w:rPr>
            </w:pPr>
          </w:p>
          <w:p w14:paraId="3220DBF0" w14:textId="77777777" w:rsidR="00B271C8" w:rsidRPr="00014E44" w:rsidRDefault="00B271C8" w:rsidP="00DE1185">
            <w:pPr>
              <w:pStyle w:val="CellBodyCentered"/>
              <w:rPr>
                <w:rFonts w:ascii="Arial Narrow" w:hAnsi="Arial Narrow" w:cs="Arial"/>
                <w:color w:val="auto"/>
                <w:sz w:val="16"/>
                <w:szCs w:val="16"/>
                <w:rPrChange w:id="5389" w:author="Zhunisbayev, Olzhasbek A [Bolashak Atyrau Limited]" w:date="2022-06-21T11:32:00Z">
                  <w:rPr>
                    <w:rFonts w:ascii="Arial" w:hAnsi="Arial" w:cs="Arial"/>
                    <w:color w:val="auto"/>
                    <w:sz w:val="16"/>
                    <w:szCs w:val="16"/>
                    <w:lang w:val="ru-RU"/>
                  </w:rPr>
                </w:rPrChange>
              </w:rPr>
            </w:pPr>
          </w:p>
          <w:p w14:paraId="31A26220" w14:textId="77777777" w:rsidR="00B271C8" w:rsidRPr="00014E44" w:rsidRDefault="00B271C8" w:rsidP="00DE1185">
            <w:pPr>
              <w:pStyle w:val="CellBodyCentered"/>
              <w:rPr>
                <w:rFonts w:ascii="Arial Narrow" w:hAnsi="Arial Narrow" w:cs="Arial"/>
                <w:color w:val="auto"/>
                <w:sz w:val="16"/>
                <w:szCs w:val="16"/>
                <w:rPrChange w:id="5390" w:author="Zhunisbayev, Olzhasbek A [Bolashak Atyrau Limited]" w:date="2022-06-21T11:32:00Z">
                  <w:rPr>
                    <w:rFonts w:ascii="Arial" w:hAnsi="Arial" w:cs="Arial"/>
                    <w:color w:val="auto"/>
                    <w:sz w:val="16"/>
                    <w:szCs w:val="16"/>
                    <w:lang w:val="ru-RU"/>
                  </w:rPr>
                </w:rPrChange>
              </w:rPr>
            </w:pPr>
          </w:p>
          <w:p w14:paraId="3D9B3A98" w14:textId="77777777" w:rsidR="00B271C8" w:rsidRPr="00014E44" w:rsidRDefault="00B271C8" w:rsidP="00DE1185">
            <w:pPr>
              <w:pStyle w:val="CellBodyCentered"/>
              <w:rPr>
                <w:rFonts w:ascii="Arial Narrow" w:hAnsi="Arial Narrow" w:cs="Arial"/>
                <w:color w:val="auto"/>
                <w:sz w:val="16"/>
                <w:szCs w:val="16"/>
                <w:rPrChange w:id="5391" w:author="Zhunisbayev, Olzhasbek A [Bolashak Atyrau Limited]" w:date="2022-06-21T11:32:00Z">
                  <w:rPr>
                    <w:rFonts w:ascii="Arial" w:hAnsi="Arial" w:cs="Arial"/>
                    <w:color w:val="auto"/>
                    <w:sz w:val="16"/>
                    <w:szCs w:val="16"/>
                    <w:lang w:val="ru-RU"/>
                  </w:rPr>
                </w:rPrChange>
              </w:rPr>
            </w:pPr>
          </w:p>
          <w:p w14:paraId="0723B250" w14:textId="77777777" w:rsidR="00B271C8" w:rsidRPr="00014E44" w:rsidRDefault="00B271C8" w:rsidP="00DE1185">
            <w:pPr>
              <w:pStyle w:val="CellBodyCentered"/>
              <w:rPr>
                <w:rFonts w:ascii="Arial Narrow" w:hAnsi="Arial Narrow" w:cs="Arial"/>
                <w:color w:val="auto"/>
                <w:sz w:val="16"/>
                <w:szCs w:val="16"/>
                <w:rPrChange w:id="5392" w:author="Zhunisbayev, Olzhasbek A [Bolashak Atyrau Limited]" w:date="2022-06-21T11:32:00Z">
                  <w:rPr>
                    <w:rFonts w:ascii="Arial" w:hAnsi="Arial" w:cs="Arial"/>
                    <w:color w:val="auto"/>
                    <w:sz w:val="16"/>
                    <w:szCs w:val="16"/>
                    <w:lang w:val="ru-RU"/>
                  </w:rPr>
                </w:rPrChange>
              </w:rPr>
            </w:pPr>
          </w:p>
          <w:p w14:paraId="7F7C5969" w14:textId="77777777" w:rsidR="00B271C8" w:rsidRPr="00014E44" w:rsidRDefault="00B271C8" w:rsidP="00DE1185">
            <w:pPr>
              <w:pStyle w:val="CellBodyCentered"/>
              <w:rPr>
                <w:rFonts w:ascii="Arial Narrow" w:hAnsi="Arial Narrow" w:cs="Arial"/>
                <w:color w:val="auto"/>
                <w:sz w:val="16"/>
                <w:szCs w:val="16"/>
                <w:rPrChange w:id="5393" w:author="Zhunisbayev, Olzhasbek A [Bolashak Atyrau Limited]" w:date="2022-06-21T11:32:00Z">
                  <w:rPr>
                    <w:rFonts w:ascii="Arial" w:hAnsi="Arial" w:cs="Arial"/>
                    <w:color w:val="auto"/>
                    <w:sz w:val="16"/>
                    <w:szCs w:val="16"/>
                    <w:lang w:val="ru-RU"/>
                  </w:rPr>
                </w:rPrChange>
              </w:rPr>
            </w:pPr>
          </w:p>
          <w:p w14:paraId="607F13BE" w14:textId="77777777" w:rsidR="00B271C8" w:rsidRPr="00014E44" w:rsidRDefault="00B271C8" w:rsidP="00DE1185">
            <w:pPr>
              <w:pStyle w:val="CellBodyCentered"/>
              <w:rPr>
                <w:rFonts w:ascii="Arial Narrow" w:hAnsi="Arial Narrow" w:cs="Arial"/>
                <w:color w:val="auto"/>
                <w:sz w:val="16"/>
                <w:szCs w:val="16"/>
                <w:rPrChange w:id="5394" w:author="Zhunisbayev, Olzhasbek A [Bolashak Atyrau Limited]" w:date="2022-06-21T11:32:00Z">
                  <w:rPr>
                    <w:rFonts w:ascii="Arial" w:hAnsi="Arial" w:cs="Arial"/>
                    <w:color w:val="auto"/>
                    <w:sz w:val="16"/>
                    <w:szCs w:val="16"/>
                    <w:lang w:val="ru-RU"/>
                  </w:rPr>
                </w:rPrChange>
              </w:rPr>
            </w:pPr>
          </w:p>
          <w:p w14:paraId="7AA394C5" w14:textId="77777777" w:rsidR="00B271C8" w:rsidRPr="00014E44" w:rsidRDefault="00B271C8" w:rsidP="00DE1185">
            <w:pPr>
              <w:pStyle w:val="CellBodyCentered"/>
              <w:rPr>
                <w:rFonts w:ascii="Arial Narrow" w:hAnsi="Arial Narrow" w:cs="Arial"/>
                <w:color w:val="auto"/>
                <w:sz w:val="16"/>
                <w:szCs w:val="16"/>
                <w:lang w:val="en-GB"/>
              </w:rPr>
            </w:pPr>
          </w:p>
          <w:p w14:paraId="708F51C9" w14:textId="77777777" w:rsidR="00B271C8" w:rsidRPr="00014E44" w:rsidRDefault="00B271C8" w:rsidP="00DE1185">
            <w:pPr>
              <w:pStyle w:val="CellBodyCentered"/>
              <w:rPr>
                <w:rFonts w:ascii="Arial Narrow" w:hAnsi="Arial Narrow" w:cs="Arial"/>
                <w:color w:val="auto"/>
                <w:sz w:val="16"/>
                <w:szCs w:val="16"/>
                <w:lang w:val="en-GB"/>
              </w:rPr>
            </w:pPr>
          </w:p>
          <w:p w14:paraId="45416E8D" w14:textId="77777777" w:rsidR="00B271C8" w:rsidRPr="00014E44" w:rsidRDefault="00B271C8" w:rsidP="00DE1185">
            <w:pPr>
              <w:pStyle w:val="CellBodyCentered"/>
              <w:rPr>
                <w:rFonts w:ascii="Arial Narrow" w:hAnsi="Arial Narrow" w:cs="Arial"/>
                <w:color w:val="auto"/>
                <w:sz w:val="16"/>
                <w:szCs w:val="16"/>
                <w:lang w:val="en-GB"/>
              </w:rPr>
            </w:pPr>
          </w:p>
          <w:p w14:paraId="7A3AEBAA" w14:textId="77777777" w:rsidR="00B271C8" w:rsidRPr="00014E44" w:rsidRDefault="00B271C8" w:rsidP="00DE1185">
            <w:pPr>
              <w:pStyle w:val="CellBodyCentered"/>
              <w:rPr>
                <w:rFonts w:ascii="Arial Narrow" w:hAnsi="Arial Narrow" w:cs="Arial"/>
                <w:color w:val="auto"/>
                <w:sz w:val="16"/>
                <w:szCs w:val="16"/>
                <w:lang w:val="en-GB"/>
              </w:rPr>
            </w:pPr>
          </w:p>
          <w:p w14:paraId="416FCDCC" w14:textId="77777777" w:rsidR="00B271C8" w:rsidRPr="00014E44" w:rsidRDefault="00B271C8" w:rsidP="00DE1185">
            <w:pPr>
              <w:pStyle w:val="CellBodyCentered"/>
              <w:rPr>
                <w:rFonts w:ascii="Arial Narrow" w:hAnsi="Arial Narrow" w:cs="Arial"/>
                <w:color w:val="auto"/>
                <w:sz w:val="16"/>
                <w:szCs w:val="16"/>
                <w:lang w:val="en-GB"/>
              </w:rPr>
            </w:pPr>
          </w:p>
          <w:p w14:paraId="7936DA75" w14:textId="77777777" w:rsidR="00B271C8" w:rsidRPr="00014E44" w:rsidRDefault="00B271C8" w:rsidP="00DE1185">
            <w:pPr>
              <w:pStyle w:val="CellBodyCentered"/>
              <w:rPr>
                <w:rFonts w:ascii="Arial Narrow" w:hAnsi="Arial Narrow" w:cs="Arial"/>
                <w:color w:val="auto"/>
                <w:sz w:val="16"/>
                <w:szCs w:val="16"/>
                <w:lang w:val="en-GB"/>
              </w:rPr>
            </w:pPr>
          </w:p>
          <w:p w14:paraId="4867A20E" w14:textId="77777777" w:rsidR="00B271C8" w:rsidRPr="00014E44" w:rsidRDefault="00B271C8" w:rsidP="00DE1185">
            <w:pPr>
              <w:pStyle w:val="CellBodyCentered"/>
              <w:rPr>
                <w:rFonts w:ascii="Arial Narrow" w:hAnsi="Arial Narrow" w:cs="Arial"/>
                <w:color w:val="auto"/>
                <w:sz w:val="16"/>
                <w:szCs w:val="16"/>
                <w:lang w:val="en-GB"/>
              </w:rPr>
            </w:pPr>
          </w:p>
          <w:p w14:paraId="4AC0CE20" w14:textId="77777777" w:rsidR="00B271C8" w:rsidRPr="00014E44" w:rsidRDefault="00B271C8" w:rsidP="00DE1185">
            <w:pPr>
              <w:pStyle w:val="CellBodyCentered"/>
              <w:rPr>
                <w:rFonts w:ascii="Arial Narrow" w:hAnsi="Arial Narrow" w:cs="Arial"/>
                <w:color w:val="auto"/>
                <w:sz w:val="16"/>
                <w:szCs w:val="16"/>
                <w:lang w:val="en-GB"/>
              </w:rPr>
            </w:pPr>
          </w:p>
          <w:p w14:paraId="61B06FB3" w14:textId="77777777" w:rsidR="00B271C8" w:rsidRPr="00014E44" w:rsidRDefault="00B271C8" w:rsidP="00DE1185">
            <w:pPr>
              <w:pStyle w:val="CellBodyCentered"/>
              <w:rPr>
                <w:rFonts w:ascii="Arial Narrow" w:hAnsi="Arial Narrow" w:cs="Arial"/>
                <w:color w:val="auto"/>
                <w:sz w:val="16"/>
                <w:szCs w:val="16"/>
                <w:lang w:val="en-GB"/>
              </w:rPr>
            </w:pPr>
          </w:p>
          <w:p w14:paraId="48BA0A35" w14:textId="77777777" w:rsidR="00B271C8" w:rsidRPr="00014E44" w:rsidRDefault="00B271C8" w:rsidP="00DE1185">
            <w:pPr>
              <w:pStyle w:val="CellBodyCentered"/>
              <w:rPr>
                <w:rFonts w:ascii="Arial Narrow" w:hAnsi="Arial Narrow" w:cs="Arial"/>
                <w:color w:val="auto"/>
                <w:sz w:val="16"/>
                <w:szCs w:val="16"/>
                <w:lang w:val="en-GB"/>
              </w:rPr>
            </w:pPr>
          </w:p>
          <w:p w14:paraId="2426677A" w14:textId="77777777" w:rsidR="00B271C8" w:rsidRPr="00014E44" w:rsidRDefault="00B271C8" w:rsidP="00DE1185">
            <w:pPr>
              <w:pStyle w:val="CellBodyCentered"/>
              <w:rPr>
                <w:rFonts w:ascii="Arial Narrow" w:hAnsi="Arial Narrow" w:cs="Arial"/>
                <w:color w:val="auto"/>
                <w:sz w:val="16"/>
                <w:szCs w:val="16"/>
                <w:lang w:val="en-GB"/>
              </w:rPr>
            </w:pPr>
          </w:p>
          <w:p w14:paraId="705C6D16" w14:textId="77777777" w:rsidR="00B271C8" w:rsidRPr="00014E44" w:rsidRDefault="00B271C8" w:rsidP="00DE1185">
            <w:pPr>
              <w:pStyle w:val="CellBodyCentered"/>
              <w:rPr>
                <w:rFonts w:ascii="Arial Narrow" w:hAnsi="Arial Narrow" w:cs="Arial"/>
                <w:color w:val="auto"/>
                <w:sz w:val="16"/>
                <w:szCs w:val="16"/>
                <w:lang w:val="en-GB"/>
              </w:rPr>
            </w:pPr>
          </w:p>
          <w:p w14:paraId="24D1E6EB" w14:textId="77777777" w:rsidR="00B271C8" w:rsidRPr="00014E44" w:rsidRDefault="00B271C8" w:rsidP="00DE1185">
            <w:pPr>
              <w:pStyle w:val="CellBodyCentered"/>
              <w:rPr>
                <w:rFonts w:ascii="Arial Narrow" w:hAnsi="Arial Narrow" w:cs="Arial"/>
                <w:color w:val="auto"/>
                <w:sz w:val="16"/>
                <w:szCs w:val="16"/>
                <w:lang w:val="en-GB"/>
              </w:rPr>
            </w:pPr>
          </w:p>
          <w:p w14:paraId="23949E03" w14:textId="77777777" w:rsidR="00B271C8" w:rsidRPr="00014E44" w:rsidRDefault="00B271C8" w:rsidP="00DE1185">
            <w:pPr>
              <w:pStyle w:val="CellBodyCentered"/>
              <w:rPr>
                <w:rFonts w:ascii="Arial Narrow" w:hAnsi="Arial Narrow" w:cs="Arial"/>
                <w:color w:val="auto"/>
                <w:sz w:val="16"/>
                <w:szCs w:val="16"/>
                <w:lang w:val="en-GB"/>
              </w:rPr>
            </w:pPr>
          </w:p>
          <w:p w14:paraId="177EAE5C" w14:textId="77777777" w:rsidR="00B271C8" w:rsidRPr="00014E44" w:rsidRDefault="00B271C8" w:rsidP="00DE1185">
            <w:pPr>
              <w:pStyle w:val="CellBodyCentered"/>
              <w:rPr>
                <w:rFonts w:ascii="Arial Narrow" w:hAnsi="Arial Narrow" w:cs="Arial"/>
                <w:color w:val="auto"/>
                <w:sz w:val="16"/>
                <w:szCs w:val="16"/>
                <w:lang w:val="en-GB"/>
              </w:rPr>
            </w:pPr>
          </w:p>
          <w:p w14:paraId="71F3CE05" w14:textId="77777777" w:rsidR="00B271C8" w:rsidRPr="00014E44" w:rsidRDefault="00B271C8" w:rsidP="00DE1185">
            <w:pPr>
              <w:pStyle w:val="CellBodyCentered"/>
              <w:rPr>
                <w:rFonts w:ascii="Arial Narrow" w:hAnsi="Arial Narrow" w:cs="Arial"/>
                <w:color w:val="auto"/>
                <w:sz w:val="16"/>
                <w:szCs w:val="16"/>
                <w:lang w:val="en-GB"/>
              </w:rPr>
            </w:pPr>
          </w:p>
          <w:p w14:paraId="31338469" w14:textId="77777777" w:rsidR="00B271C8" w:rsidRPr="00014E44" w:rsidRDefault="00B271C8" w:rsidP="00DE1185">
            <w:pPr>
              <w:pStyle w:val="CellBodyCentered"/>
              <w:rPr>
                <w:rFonts w:ascii="Arial Narrow" w:hAnsi="Arial Narrow" w:cs="Arial"/>
                <w:color w:val="auto"/>
                <w:sz w:val="16"/>
                <w:szCs w:val="16"/>
                <w:lang w:val="en-GB"/>
              </w:rPr>
            </w:pPr>
          </w:p>
          <w:p w14:paraId="206B8DE2" w14:textId="77777777" w:rsidR="00B271C8" w:rsidRPr="00014E44" w:rsidRDefault="00B271C8"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592ED37E" w14:textId="77777777" w:rsidR="00B271C8" w:rsidRPr="00014E44" w:rsidRDefault="00B271C8" w:rsidP="00DE1185">
            <w:pPr>
              <w:pStyle w:val="CellBody"/>
              <w:rPr>
                <w:rFonts w:ascii="Arial Narrow" w:hAnsi="Arial Narrow" w:cs="Arial"/>
                <w:color w:val="auto"/>
                <w:sz w:val="16"/>
                <w:szCs w:val="16"/>
                <w:u w:val="single"/>
                <w:lang w:val="en-GB"/>
              </w:rPr>
            </w:pPr>
          </w:p>
          <w:p w14:paraId="7474720B" w14:textId="77777777" w:rsidR="00B271C8" w:rsidRPr="00014E44" w:rsidRDefault="00B271C8" w:rsidP="00DE1185">
            <w:pPr>
              <w:pStyle w:val="CellBody"/>
              <w:rPr>
                <w:rFonts w:ascii="Arial Narrow" w:hAnsi="Arial Narrow" w:cs="Arial"/>
                <w:color w:val="auto"/>
                <w:sz w:val="16"/>
                <w:szCs w:val="16"/>
                <w:u w:val="single"/>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p>
          <w:p w14:paraId="3248181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12D018A0" w14:textId="7A921D1D"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395"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396"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xml:space="preserve">= </w:t>
            </w:r>
            <w:r w:rsidR="00B271C8" w:rsidRPr="00014E44">
              <w:rPr>
                <w:rFonts w:ascii="Arial Narrow" w:hAnsi="Arial Narrow" w:cs="Arial"/>
                <w:color w:val="auto"/>
                <w:sz w:val="16"/>
                <w:szCs w:val="16"/>
              </w:rPr>
              <w:t>51.1</w:t>
            </w:r>
            <w:r w:rsidR="00B271C8" w:rsidRPr="00014E44">
              <w:rPr>
                <w:rFonts w:ascii="Arial Narrow" w:hAnsi="Arial Narrow" w:cs="Arial"/>
                <w:color w:val="auto"/>
                <w:sz w:val="16"/>
                <w:szCs w:val="16"/>
                <w:lang w:val="en-GB"/>
              </w:rPr>
              <w:t xml:space="preserve"> barg</w:t>
            </w:r>
          </w:p>
          <w:p w14:paraId="544D5A6F" w14:textId="5273E974" w:rsidR="00B271C8" w:rsidRPr="00014E44" w:rsidRDefault="00B271C8" w:rsidP="00DE1185">
            <w:pPr>
              <w:spacing w:before="0" w:line="240" w:lineRule="auto"/>
              <w:ind w:left="0"/>
              <w:rPr>
                <w:rFonts w:ascii="Arial Narrow" w:hAnsi="Arial Narrow" w:cs="Arial"/>
                <w:color w:val="auto"/>
                <w:sz w:val="16"/>
                <w:szCs w:val="16"/>
              </w:rPr>
            </w:pPr>
            <w:r w:rsidRPr="00014E44">
              <w:rPr>
                <w:rFonts w:ascii="Arial Narrow" w:hAnsi="Arial Narrow" w:cs="Arial"/>
                <w:color w:val="auto"/>
                <w:sz w:val="16"/>
                <w:szCs w:val="16"/>
              </w:rPr>
              <w:t>50°C = 50.1 barg</w:t>
            </w:r>
          </w:p>
          <w:p w14:paraId="369349E3" w14:textId="43CFF429" w:rsidR="00B271C8" w:rsidRPr="00014E44" w:rsidRDefault="00B271C8" w:rsidP="00DE1185">
            <w:pPr>
              <w:spacing w:before="0" w:line="240" w:lineRule="auto"/>
              <w:ind w:left="0"/>
              <w:rPr>
                <w:rFonts w:ascii="Arial Narrow" w:hAnsi="Arial Narrow" w:cs="Arial"/>
                <w:color w:val="auto"/>
                <w:sz w:val="16"/>
                <w:szCs w:val="16"/>
              </w:rPr>
            </w:pPr>
            <w:r w:rsidRPr="00014E44">
              <w:rPr>
                <w:rFonts w:ascii="Arial Narrow" w:hAnsi="Arial Narrow" w:cs="Arial"/>
                <w:color w:val="auto"/>
                <w:sz w:val="16"/>
                <w:szCs w:val="16"/>
              </w:rPr>
              <w:t>100ºC = 46.6 barg</w:t>
            </w:r>
          </w:p>
          <w:p w14:paraId="4B866314" w14:textId="1BD6ADC0" w:rsidR="00B271C8" w:rsidRPr="00014E44" w:rsidRDefault="00B271C8" w:rsidP="00DE1185">
            <w:pPr>
              <w:spacing w:before="0" w:line="240" w:lineRule="auto"/>
              <w:ind w:left="0"/>
              <w:rPr>
                <w:rFonts w:ascii="Arial Narrow" w:hAnsi="Arial Narrow" w:cs="Arial"/>
                <w:color w:val="auto"/>
                <w:sz w:val="16"/>
                <w:szCs w:val="16"/>
              </w:rPr>
            </w:pPr>
            <w:r w:rsidRPr="00014E44">
              <w:rPr>
                <w:rFonts w:ascii="Arial Narrow" w:hAnsi="Arial Narrow" w:cs="Arial"/>
                <w:color w:val="auto"/>
                <w:sz w:val="16"/>
                <w:szCs w:val="16"/>
              </w:rPr>
              <w:t>150ºC = 45.1 barg</w:t>
            </w:r>
          </w:p>
          <w:p w14:paraId="7D93D964" w14:textId="15D464F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C = 4</w:t>
            </w:r>
            <w:r w:rsidRPr="00014E44">
              <w:rPr>
                <w:rFonts w:ascii="Arial Narrow" w:hAnsi="Arial Narrow" w:cs="Arial"/>
                <w:snapToGrid w:val="0"/>
                <w:color w:val="auto"/>
                <w:sz w:val="16"/>
                <w:szCs w:val="16"/>
              </w:rPr>
              <w:t>3.8</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2C07DD72" w14:textId="1031EC6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C = 4</w:t>
            </w:r>
            <w:r w:rsidRPr="00014E44">
              <w:rPr>
                <w:rFonts w:ascii="Arial Narrow" w:hAnsi="Arial Narrow" w:cs="Arial"/>
                <w:snapToGrid w:val="0"/>
                <w:color w:val="auto"/>
                <w:sz w:val="16"/>
                <w:szCs w:val="16"/>
              </w:rPr>
              <w:t>1.9</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44C72BAA" w14:textId="6647571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260°</w:t>
            </w:r>
            <w:r w:rsidRPr="00014E44">
              <w:rPr>
                <w:rFonts w:ascii="Arial Narrow" w:hAnsi="Arial Narrow" w:cs="Arial"/>
                <w:snapToGrid w:val="0"/>
                <w:color w:val="auto"/>
                <w:sz w:val="16"/>
                <w:szCs w:val="16"/>
                <w:lang w:val="en-GB"/>
              </w:rPr>
              <w:t xml:space="preserve">C = 41.5 </w:t>
            </w:r>
            <w:r w:rsidRPr="00014E44">
              <w:rPr>
                <w:rFonts w:ascii="Arial Narrow" w:hAnsi="Arial Narrow" w:cs="Arial"/>
                <w:color w:val="auto"/>
                <w:sz w:val="16"/>
                <w:szCs w:val="16"/>
                <w:lang w:val="en-GB"/>
              </w:rPr>
              <w:t>barg</w:t>
            </w:r>
          </w:p>
          <w:p w14:paraId="27E2FD03" w14:textId="6CCA4F81" w:rsidR="00B271C8" w:rsidRPr="00014E44" w:rsidRDefault="00B271C8" w:rsidP="00DE1185">
            <w:pPr>
              <w:pStyle w:val="CellBody"/>
              <w:rPr>
                <w:rFonts w:ascii="Arial Narrow" w:hAnsi="Arial Narrow" w:cs="Arial"/>
                <w:color w:val="auto"/>
                <w:sz w:val="16"/>
                <w:szCs w:val="16"/>
              </w:rPr>
            </w:pPr>
          </w:p>
          <w:p w14:paraId="4A113747" w14:textId="77777777" w:rsidR="00B271C8" w:rsidRPr="00014E44" w:rsidRDefault="00B271C8" w:rsidP="00DE1185">
            <w:pPr>
              <w:pStyle w:val="CellBody"/>
              <w:rPr>
                <w:rFonts w:ascii="Arial Narrow" w:hAnsi="Arial Narrow" w:cs="Arial"/>
                <w:color w:val="auto"/>
                <w:sz w:val="16"/>
                <w:szCs w:val="16"/>
              </w:rPr>
            </w:pPr>
          </w:p>
          <w:p w14:paraId="11827ACF" w14:textId="77777777" w:rsidR="00B271C8" w:rsidRPr="00014E44" w:rsidRDefault="00B271C8" w:rsidP="00DE1185">
            <w:pPr>
              <w:pStyle w:val="CellBody"/>
              <w:rPr>
                <w:rFonts w:ascii="Arial Narrow" w:hAnsi="Arial Narrow" w:cs="Arial"/>
                <w:color w:val="auto"/>
                <w:sz w:val="16"/>
                <w:szCs w:val="16"/>
                <w:u w:val="single"/>
              </w:rPr>
            </w:pPr>
          </w:p>
          <w:p w14:paraId="55AE0CC6" w14:textId="77777777" w:rsidR="00B271C8" w:rsidRPr="00014E44" w:rsidRDefault="00B271C8" w:rsidP="00DE1185">
            <w:pPr>
              <w:pStyle w:val="CellBody"/>
              <w:rPr>
                <w:rFonts w:ascii="Arial Narrow" w:hAnsi="Arial Narrow" w:cs="Arial"/>
                <w:color w:val="auto"/>
                <w:sz w:val="16"/>
                <w:szCs w:val="16"/>
                <w:u w:val="single"/>
              </w:rPr>
            </w:pPr>
          </w:p>
          <w:p w14:paraId="112CDCE7" w14:textId="77777777" w:rsidR="00B271C8" w:rsidRPr="00014E44" w:rsidRDefault="00B271C8" w:rsidP="00DE1185">
            <w:pPr>
              <w:pStyle w:val="CellBody"/>
              <w:rPr>
                <w:rFonts w:ascii="Arial Narrow" w:hAnsi="Arial Narrow" w:cs="Arial"/>
                <w:color w:val="auto"/>
                <w:sz w:val="16"/>
                <w:szCs w:val="16"/>
                <w:u w:val="single"/>
              </w:rPr>
            </w:pPr>
          </w:p>
          <w:p w14:paraId="01233CA6" w14:textId="77777777" w:rsidR="00B271C8" w:rsidRPr="00014E44" w:rsidRDefault="00B271C8" w:rsidP="00DE1185">
            <w:pPr>
              <w:pStyle w:val="CellBody"/>
              <w:rPr>
                <w:rFonts w:ascii="Arial Narrow" w:hAnsi="Arial Narrow" w:cs="Arial"/>
                <w:color w:val="auto"/>
                <w:sz w:val="16"/>
                <w:szCs w:val="16"/>
                <w:u w:val="single"/>
              </w:rPr>
            </w:pPr>
          </w:p>
          <w:p w14:paraId="3FDA5EA8" w14:textId="77777777" w:rsidR="00B271C8" w:rsidRPr="00014E44" w:rsidRDefault="00B271C8" w:rsidP="00DE1185">
            <w:pPr>
              <w:pStyle w:val="CellBody"/>
              <w:rPr>
                <w:rFonts w:ascii="Arial Narrow" w:hAnsi="Arial Narrow" w:cs="Arial"/>
                <w:color w:val="auto"/>
                <w:sz w:val="16"/>
                <w:szCs w:val="16"/>
                <w:u w:val="single"/>
              </w:rPr>
            </w:pPr>
          </w:p>
          <w:p w14:paraId="376E2F45" w14:textId="77777777" w:rsidR="00B271C8" w:rsidRPr="00014E44" w:rsidRDefault="00B271C8" w:rsidP="00DE1185">
            <w:pPr>
              <w:pStyle w:val="CellBody"/>
              <w:rPr>
                <w:rFonts w:ascii="Arial Narrow" w:hAnsi="Arial Narrow" w:cs="Arial"/>
                <w:color w:val="auto"/>
                <w:sz w:val="16"/>
                <w:szCs w:val="16"/>
                <w:u w:val="single"/>
              </w:rPr>
            </w:pPr>
          </w:p>
          <w:p w14:paraId="19184003" w14:textId="77777777" w:rsidR="00B271C8" w:rsidRPr="00014E44" w:rsidRDefault="00B271C8" w:rsidP="00DE1185">
            <w:pPr>
              <w:pStyle w:val="CellBody"/>
              <w:rPr>
                <w:rFonts w:ascii="Arial Narrow" w:hAnsi="Arial Narrow" w:cs="Arial"/>
                <w:color w:val="auto"/>
                <w:sz w:val="16"/>
                <w:szCs w:val="16"/>
                <w:u w:val="single"/>
              </w:rPr>
            </w:pPr>
          </w:p>
          <w:p w14:paraId="163F6B7A" w14:textId="27313FAE" w:rsidR="00B271C8" w:rsidRPr="00014E44" w:rsidRDefault="00B271C8" w:rsidP="00DE1185">
            <w:pPr>
              <w:pStyle w:val="CellBody"/>
              <w:rPr>
                <w:rFonts w:ascii="Arial Narrow" w:hAnsi="Arial Narrow" w:cs="Arial"/>
                <w:color w:val="auto"/>
                <w:sz w:val="16"/>
                <w:szCs w:val="16"/>
                <w:lang w:val="en-GB"/>
              </w:rPr>
            </w:pPr>
          </w:p>
          <w:p w14:paraId="1A0AF579" w14:textId="77777777" w:rsidR="00B271C8" w:rsidRPr="00014E44" w:rsidRDefault="00B271C8" w:rsidP="00DE1185">
            <w:pPr>
              <w:pStyle w:val="CellBody"/>
              <w:rPr>
                <w:rFonts w:ascii="Arial Narrow" w:hAnsi="Arial Narrow" w:cs="Arial"/>
                <w:color w:val="auto"/>
                <w:sz w:val="16"/>
                <w:szCs w:val="16"/>
                <w:lang w:val="en-GB"/>
              </w:rPr>
            </w:pPr>
          </w:p>
          <w:p w14:paraId="3177E7BE" w14:textId="2859085E" w:rsidR="00B271C8" w:rsidRPr="00014E44" w:rsidRDefault="00B271C8" w:rsidP="00DE1185">
            <w:pPr>
              <w:pStyle w:val="CellBody"/>
              <w:rPr>
                <w:rFonts w:ascii="Arial Narrow" w:hAnsi="Arial Narrow" w:cs="Arial"/>
                <w:color w:val="auto"/>
                <w:sz w:val="16"/>
                <w:szCs w:val="16"/>
              </w:rPr>
            </w:pPr>
          </w:p>
          <w:p w14:paraId="6002341F" w14:textId="77777777" w:rsidR="00B271C8" w:rsidRPr="00014E44" w:rsidRDefault="00B271C8" w:rsidP="00DE1185">
            <w:pPr>
              <w:pStyle w:val="CellBody"/>
              <w:rPr>
                <w:rFonts w:ascii="Arial Narrow" w:hAnsi="Arial Narrow" w:cs="Arial"/>
                <w:color w:val="auto"/>
                <w:sz w:val="16"/>
                <w:szCs w:val="16"/>
                <w:lang w:val="en-GB"/>
              </w:rPr>
            </w:pPr>
          </w:p>
          <w:p w14:paraId="4F9669C5" w14:textId="77777777" w:rsidR="00B271C8" w:rsidRPr="00014E44" w:rsidRDefault="00B271C8" w:rsidP="00DE1185">
            <w:pPr>
              <w:pStyle w:val="CellBody"/>
              <w:rPr>
                <w:rFonts w:ascii="Arial Narrow" w:hAnsi="Arial Narrow" w:cs="Arial"/>
                <w:color w:val="auto"/>
                <w:sz w:val="16"/>
                <w:szCs w:val="16"/>
                <w:lang w:val="en-GB"/>
              </w:rPr>
            </w:pPr>
          </w:p>
          <w:p w14:paraId="5864829B" w14:textId="77777777" w:rsidR="00B271C8" w:rsidRPr="00014E44" w:rsidRDefault="00B271C8" w:rsidP="00DE1185">
            <w:pPr>
              <w:pStyle w:val="CellBody"/>
              <w:rPr>
                <w:rFonts w:ascii="Arial Narrow" w:hAnsi="Arial Narrow" w:cs="Arial"/>
                <w:color w:val="auto"/>
                <w:sz w:val="16"/>
                <w:szCs w:val="16"/>
                <w:lang w:val="en-GB"/>
              </w:rPr>
            </w:pPr>
          </w:p>
          <w:p w14:paraId="22F35E8F" w14:textId="77777777" w:rsidR="00B271C8" w:rsidRPr="00014E44" w:rsidRDefault="00B271C8" w:rsidP="00DE1185">
            <w:pPr>
              <w:pStyle w:val="CellBody"/>
              <w:rPr>
                <w:rFonts w:ascii="Arial Narrow" w:hAnsi="Arial Narrow" w:cs="Arial"/>
                <w:color w:val="auto"/>
                <w:sz w:val="16"/>
                <w:szCs w:val="16"/>
                <w:lang w:val="en-GB"/>
              </w:rPr>
            </w:pPr>
          </w:p>
          <w:p w14:paraId="6D7F5D27" w14:textId="77777777" w:rsidR="00B271C8" w:rsidRPr="00014E44" w:rsidRDefault="00B271C8" w:rsidP="00DE1185">
            <w:pPr>
              <w:pStyle w:val="CellBody"/>
              <w:rPr>
                <w:rFonts w:ascii="Arial Narrow" w:hAnsi="Arial Narrow" w:cs="Arial"/>
                <w:color w:val="auto"/>
                <w:sz w:val="16"/>
                <w:szCs w:val="16"/>
                <w:lang w:val="en-GB"/>
              </w:rPr>
            </w:pPr>
          </w:p>
          <w:p w14:paraId="4A258CC4" w14:textId="77777777" w:rsidR="00B271C8" w:rsidRPr="00014E44" w:rsidRDefault="00B271C8" w:rsidP="00DE1185">
            <w:pPr>
              <w:pStyle w:val="CellBody"/>
              <w:rPr>
                <w:rFonts w:ascii="Arial Narrow" w:hAnsi="Arial Narrow" w:cs="Arial"/>
                <w:color w:val="auto"/>
                <w:sz w:val="16"/>
                <w:szCs w:val="16"/>
                <w:lang w:val="en-GB"/>
              </w:rPr>
            </w:pPr>
          </w:p>
          <w:p w14:paraId="1D960EC0" w14:textId="77777777" w:rsidR="00B271C8" w:rsidRPr="00014E44" w:rsidRDefault="00B271C8" w:rsidP="00DE1185">
            <w:pPr>
              <w:pStyle w:val="CellBody"/>
              <w:rPr>
                <w:rFonts w:ascii="Arial Narrow" w:hAnsi="Arial Narrow" w:cs="Arial"/>
                <w:color w:val="auto"/>
                <w:sz w:val="16"/>
                <w:szCs w:val="16"/>
                <w:lang w:val="en-GB"/>
              </w:rPr>
            </w:pPr>
          </w:p>
          <w:p w14:paraId="20C0A389" w14:textId="77777777" w:rsidR="00B271C8" w:rsidRPr="00014E44" w:rsidRDefault="00B271C8" w:rsidP="00DE1185">
            <w:pPr>
              <w:pStyle w:val="CellBody"/>
              <w:rPr>
                <w:rFonts w:ascii="Arial Narrow" w:hAnsi="Arial Narrow" w:cs="Arial"/>
                <w:color w:val="auto"/>
                <w:sz w:val="16"/>
                <w:szCs w:val="16"/>
                <w:lang w:val="en-GB"/>
              </w:rPr>
            </w:pPr>
          </w:p>
          <w:p w14:paraId="194E72B3" w14:textId="77777777" w:rsidR="00B271C8" w:rsidRPr="00014E44" w:rsidRDefault="00B271C8" w:rsidP="00DE1185">
            <w:pPr>
              <w:pStyle w:val="CellBody"/>
              <w:rPr>
                <w:rFonts w:ascii="Arial Narrow" w:hAnsi="Arial Narrow" w:cs="Arial"/>
                <w:color w:val="auto"/>
                <w:sz w:val="16"/>
                <w:szCs w:val="16"/>
                <w:lang w:val="en-GB"/>
              </w:rPr>
            </w:pPr>
          </w:p>
          <w:p w14:paraId="7192EBC8" w14:textId="77777777" w:rsidR="00B271C8" w:rsidRPr="00014E44" w:rsidRDefault="00B271C8" w:rsidP="00DE1185">
            <w:pPr>
              <w:pStyle w:val="CellBody"/>
              <w:rPr>
                <w:rFonts w:ascii="Arial Narrow" w:hAnsi="Arial Narrow" w:cs="Arial"/>
                <w:color w:val="auto"/>
                <w:sz w:val="16"/>
                <w:szCs w:val="16"/>
                <w:lang w:val="en-GB"/>
              </w:rPr>
            </w:pPr>
          </w:p>
          <w:p w14:paraId="2C6C3EAF" w14:textId="77777777" w:rsidR="00B271C8" w:rsidRPr="00014E44" w:rsidRDefault="00B271C8" w:rsidP="00DE1185">
            <w:pPr>
              <w:pStyle w:val="CellBody"/>
              <w:rPr>
                <w:rFonts w:ascii="Arial Narrow" w:hAnsi="Arial Narrow" w:cs="Arial"/>
                <w:color w:val="auto"/>
                <w:sz w:val="16"/>
                <w:szCs w:val="16"/>
                <w:lang w:val="en-GB"/>
              </w:rPr>
            </w:pPr>
          </w:p>
          <w:p w14:paraId="4FAD901F" w14:textId="77777777" w:rsidR="00B271C8" w:rsidRPr="00014E44" w:rsidRDefault="00B271C8" w:rsidP="00DE1185">
            <w:pPr>
              <w:pStyle w:val="CellBody"/>
              <w:rPr>
                <w:rFonts w:ascii="Arial Narrow" w:hAnsi="Arial Narrow" w:cs="Arial"/>
                <w:color w:val="auto"/>
                <w:sz w:val="16"/>
                <w:szCs w:val="16"/>
                <w:lang w:val="en-GB"/>
              </w:rPr>
            </w:pPr>
          </w:p>
          <w:p w14:paraId="507ED937" w14:textId="77777777" w:rsidR="00B271C8" w:rsidRPr="00014E44" w:rsidRDefault="00B271C8" w:rsidP="00DE1185">
            <w:pPr>
              <w:pStyle w:val="CellBody"/>
              <w:rPr>
                <w:rFonts w:ascii="Arial Narrow" w:hAnsi="Arial Narrow" w:cs="Arial"/>
                <w:color w:val="auto"/>
                <w:sz w:val="16"/>
                <w:szCs w:val="16"/>
                <w:lang w:val="en-GB"/>
              </w:rPr>
            </w:pPr>
          </w:p>
          <w:p w14:paraId="2D5FF8A9" w14:textId="77777777" w:rsidR="00B271C8" w:rsidRPr="00014E44" w:rsidRDefault="00B271C8" w:rsidP="00DE1185">
            <w:pPr>
              <w:pStyle w:val="CellBody"/>
              <w:rPr>
                <w:rFonts w:ascii="Arial Narrow" w:hAnsi="Arial Narrow" w:cs="Arial"/>
                <w:color w:val="auto"/>
                <w:sz w:val="16"/>
                <w:szCs w:val="16"/>
                <w:lang w:val="en-GB"/>
              </w:rPr>
            </w:pPr>
          </w:p>
          <w:p w14:paraId="55D33187" w14:textId="77777777" w:rsidR="00B271C8" w:rsidRPr="00014E44" w:rsidRDefault="00B271C8" w:rsidP="00DE1185">
            <w:pPr>
              <w:pStyle w:val="CellBody"/>
              <w:rPr>
                <w:rFonts w:ascii="Arial Narrow" w:hAnsi="Arial Narrow" w:cs="Arial"/>
                <w:color w:val="auto"/>
                <w:sz w:val="16"/>
                <w:szCs w:val="16"/>
                <w:lang w:val="en-GB"/>
              </w:rPr>
            </w:pPr>
          </w:p>
          <w:p w14:paraId="221FE27C" w14:textId="77777777" w:rsidR="00B271C8" w:rsidRPr="00014E44" w:rsidRDefault="00B271C8" w:rsidP="00DE1185">
            <w:pPr>
              <w:pStyle w:val="CellBody"/>
              <w:rPr>
                <w:rFonts w:ascii="Arial Narrow" w:hAnsi="Arial Narrow" w:cs="Arial"/>
                <w:color w:val="auto"/>
                <w:sz w:val="16"/>
                <w:szCs w:val="16"/>
                <w:lang w:val="en-GB"/>
              </w:rPr>
            </w:pPr>
          </w:p>
          <w:p w14:paraId="3C406BBD" w14:textId="77777777" w:rsidR="00B271C8" w:rsidRPr="00014E44" w:rsidRDefault="00B271C8" w:rsidP="00DE1185">
            <w:pPr>
              <w:pStyle w:val="CellBody"/>
              <w:rPr>
                <w:rFonts w:ascii="Arial Narrow" w:hAnsi="Arial Narrow" w:cs="Arial"/>
                <w:color w:val="auto"/>
                <w:sz w:val="16"/>
                <w:szCs w:val="16"/>
                <w:lang w:val="en-GB"/>
              </w:rPr>
            </w:pPr>
          </w:p>
          <w:p w14:paraId="0E721073"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48EDB6A3" w14:textId="77777777" w:rsidR="00B271C8" w:rsidRPr="00014E44" w:rsidRDefault="00B271C8" w:rsidP="00DE1185">
            <w:pPr>
              <w:pStyle w:val="CellBodyCentered"/>
              <w:rPr>
                <w:rFonts w:ascii="Arial Narrow" w:hAnsi="Arial Narrow" w:cs="Arial"/>
                <w:color w:val="auto"/>
                <w:sz w:val="16"/>
                <w:szCs w:val="16"/>
              </w:rPr>
            </w:pPr>
          </w:p>
          <w:p w14:paraId="21EA84D0" w14:textId="77777777" w:rsidR="00B271C8"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YES</w:t>
            </w:r>
            <w:del w:id="5397" w:author="Zhunisbayev, Olzhasbek [Bolashak Atyrau Limited]" w:date="2023-11-21T13:51:00Z">
              <w:r w:rsidRPr="00014E44" w:rsidDel="00171C6E">
                <w:rPr>
                  <w:rFonts w:ascii="Arial Narrow" w:hAnsi="Arial Narrow" w:cs="Arial"/>
                  <w:color w:val="auto"/>
                  <w:sz w:val="16"/>
                  <w:szCs w:val="16"/>
                </w:rPr>
                <w:delText>,</w:delText>
              </w:r>
            </w:del>
            <w:r w:rsidRPr="00014E44">
              <w:rPr>
                <w:rFonts w:ascii="Arial Narrow" w:hAnsi="Arial Narrow" w:cs="Arial"/>
                <w:color w:val="auto"/>
                <w:sz w:val="16"/>
                <w:szCs w:val="16"/>
              </w:rPr>
              <w:t xml:space="preserve"> </w:t>
            </w:r>
          </w:p>
          <w:p w14:paraId="62846128" w14:textId="21B18F38" w:rsidR="00B271C8" w:rsidRPr="00014E44" w:rsidDel="00BD64F5" w:rsidRDefault="00B271C8" w:rsidP="00DE1185">
            <w:pPr>
              <w:pStyle w:val="CellBodyCentered"/>
              <w:rPr>
                <w:del w:id="5398" w:author="Zhunisbayev, Olzhasbek [Bolashak Atyrau Limited]" w:date="2023-11-17T11:01:00Z"/>
                <w:rFonts w:ascii="Arial Narrow" w:hAnsi="Arial Narrow" w:cs="Arial"/>
                <w:color w:val="auto"/>
                <w:sz w:val="16"/>
                <w:szCs w:val="16"/>
                <w:lang w:val="en-GB"/>
              </w:rPr>
            </w:pPr>
            <w:del w:id="5399" w:author="Zhunisbayev, Olzhasbek [Bolashak Atyrau Limited]" w:date="2023-11-17T11:01:00Z">
              <w:r w:rsidRPr="00014E44" w:rsidDel="00BD64F5">
                <w:rPr>
                  <w:rFonts w:ascii="Arial Narrow" w:hAnsi="Arial Narrow" w:cs="Arial"/>
                  <w:color w:val="auto"/>
                  <w:sz w:val="16"/>
                  <w:szCs w:val="16"/>
                </w:rPr>
                <w:delText xml:space="preserve">Note 3 for </w:delText>
              </w:r>
              <w:r w:rsidRPr="00014E44" w:rsidDel="00BD64F5">
                <w:rPr>
                  <w:rFonts w:ascii="Arial Narrow" w:hAnsi="Arial Narrow" w:cs="Arial"/>
                  <w:color w:val="auto"/>
                  <w:sz w:val="16"/>
                  <w:szCs w:val="16"/>
                  <w:lang w:val="en-GB"/>
                </w:rPr>
                <w:delText xml:space="preserve"> CDF</w:delText>
              </w:r>
            </w:del>
          </w:p>
          <w:p w14:paraId="0B90227C" w14:textId="77777777" w:rsidR="00B271C8" w:rsidRPr="00014E44" w:rsidRDefault="00B271C8" w:rsidP="00DE1185">
            <w:pPr>
              <w:pStyle w:val="CellBodyCentered"/>
              <w:rPr>
                <w:rFonts w:ascii="Arial Narrow" w:hAnsi="Arial Narrow" w:cs="Arial"/>
                <w:color w:val="auto"/>
                <w:sz w:val="16"/>
                <w:szCs w:val="16"/>
                <w:lang w:val="en-GB"/>
              </w:rPr>
            </w:pPr>
          </w:p>
          <w:p w14:paraId="3387B88D" w14:textId="77777777" w:rsidR="00B271C8" w:rsidRPr="00014E44" w:rsidRDefault="00B271C8" w:rsidP="00DE1185">
            <w:pPr>
              <w:pStyle w:val="CellBodyCentered"/>
              <w:rPr>
                <w:rFonts w:ascii="Arial Narrow" w:hAnsi="Arial Narrow" w:cs="Arial"/>
                <w:color w:val="auto"/>
                <w:sz w:val="16"/>
                <w:szCs w:val="16"/>
                <w:lang w:val="en-GB"/>
              </w:rPr>
            </w:pPr>
          </w:p>
          <w:p w14:paraId="78BFDA54" w14:textId="77777777" w:rsidR="00B271C8" w:rsidRPr="00014E44" w:rsidRDefault="00B271C8" w:rsidP="00DE1185">
            <w:pPr>
              <w:pStyle w:val="CellBodyCentered"/>
              <w:rPr>
                <w:rFonts w:ascii="Arial Narrow" w:hAnsi="Arial Narrow" w:cs="Arial"/>
                <w:color w:val="auto"/>
                <w:sz w:val="16"/>
                <w:szCs w:val="16"/>
                <w:lang w:val="en-GB"/>
              </w:rPr>
            </w:pPr>
          </w:p>
          <w:p w14:paraId="7327B1F0" w14:textId="77777777" w:rsidR="00B271C8" w:rsidRPr="00014E44" w:rsidRDefault="00B271C8" w:rsidP="00DE1185">
            <w:pPr>
              <w:pStyle w:val="CellBodyCentered"/>
              <w:rPr>
                <w:rFonts w:ascii="Arial Narrow" w:hAnsi="Arial Narrow" w:cs="Arial"/>
                <w:color w:val="auto"/>
                <w:sz w:val="16"/>
                <w:szCs w:val="16"/>
                <w:lang w:val="en-GB"/>
              </w:rPr>
            </w:pPr>
          </w:p>
          <w:p w14:paraId="54E233E8" w14:textId="77777777" w:rsidR="00B271C8" w:rsidRPr="00014E44" w:rsidRDefault="00B271C8" w:rsidP="00DE1185">
            <w:pPr>
              <w:pStyle w:val="CellBodyCentered"/>
              <w:rPr>
                <w:rFonts w:ascii="Arial Narrow" w:hAnsi="Arial Narrow" w:cs="Arial"/>
                <w:color w:val="auto"/>
                <w:sz w:val="16"/>
                <w:szCs w:val="16"/>
                <w:lang w:val="en-GB"/>
              </w:rPr>
            </w:pPr>
          </w:p>
          <w:p w14:paraId="04EE1E88" w14:textId="77777777" w:rsidR="00B271C8" w:rsidRPr="00014E44" w:rsidRDefault="00B271C8" w:rsidP="00DE1185">
            <w:pPr>
              <w:pStyle w:val="CellBodyCentered"/>
              <w:rPr>
                <w:rFonts w:ascii="Arial Narrow" w:hAnsi="Arial Narrow" w:cs="Arial"/>
                <w:color w:val="auto"/>
                <w:sz w:val="16"/>
                <w:szCs w:val="16"/>
                <w:lang w:val="en-GB"/>
              </w:rPr>
            </w:pPr>
          </w:p>
          <w:p w14:paraId="3E15F351" w14:textId="77777777" w:rsidR="00B271C8" w:rsidRPr="00014E44" w:rsidRDefault="00B271C8" w:rsidP="00DE1185">
            <w:pPr>
              <w:pStyle w:val="CellBodyCentered"/>
              <w:rPr>
                <w:rFonts w:ascii="Arial Narrow" w:hAnsi="Arial Narrow" w:cs="Arial"/>
                <w:color w:val="auto"/>
                <w:sz w:val="16"/>
                <w:szCs w:val="16"/>
                <w:lang w:val="en-GB"/>
              </w:rPr>
            </w:pPr>
          </w:p>
          <w:p w14:paraId="6B242ED5" w14:textId="77777777" w:rsidR="00B271C8" w:rsidRPr="00014E44" w:rsidRDefault="00B271C8" w:rsidP="00DE1185">
            <w:pPr>
              <w:pStyle w:val="CellBodyCentered"/>
              <w:rPr>
                <w:rFonts w:ascii="Arial Narrow" w:hAnsi="Arial Narrow" w:cs="Arial"/>
                <w:color w:val="auto"/>
                <w:sz w:val="16"/>
                <w:szCs w:val="16"/>
                <w:lang w:val="en-GB"/>
              </w:rPr>
            </w:pPr>
          </w:p>
          <w:p w14:paraId="66259B5C" w14:textId="77777777" w:rsidR="00B271C8" w:rsidRPr="00014E44" w:rsidRDefault="00B271C8" w:rsidP="00DE1185">
            <w:pPr>
              <w:pStyle w:val="CellBodyCentered"/>
              <w:rPr>
                <w:rFonts w:ascii="Arial Narrow" w:hAnsi="Arial Narrow" w:cs="Arial"/>
                <w:color w:val="auto"/>
                <w:sz w:val="16"/>
                <w:szCs w:val="16"/>
              </w:rPr>
            </w:pPr>
          </w:p>
          <w:p w14:paraId="4BC60D89" w14:textId="77777777" w:rsidR="00B271C8" w:rsidRPr="00014E44" w:rsidRDefault="00B271C8" w:rsidP="00DE1185">
            <w:pPr>
              <w:pStyle w:val="CellBodyCentered"/>
              <w:rPr>
                <w:rFonts w:ascii="Arial Narrow" w:hAnsi="Arial Narrow" w:cs="Arial"/>
                <w:color w:val="auto"/>
                <w:sz w:val="16"/>
                <w:szCs w:val="16"/>
              </w:rPr>
            </w:pPr>
          </w:p>
          <w:p w14:paraId="080216F1" w14:textId="77777777" w:rsidR="00B271C8" w:rsidRPr="00014E44" w:rsidRDefault="00B271C8" w:rsidP="00DE1185">
            <w:pPr>
              <w:pStyle w:val="CellBodyCentered"/>
              <w:rPr>
                <w:rFonts w:ascii="Arial Narrow" w:hAnsi="Arial Narrow" w:cs="Arial"/>
                <w:color w:val="auto"/>
                <w:sz w:val="16"/>
                <w:szCs w:val="16"/>
              </w:rPr>
            </w:pPr>
          </w:p>
          <w:p w14:paraId="5336CAAE" w14:textId="77777777" w:rsidR="00B271C8" w:rsidRPr="00014E44" w:rsidRDefault="00B271C8" w:rsidP="00DE1185">
            <w:pPr>
              <w:pStyle w:val="CellBodyCentered"/>
              <w:rPr>
                <w:rFonts w:ascii="Arial Narrow" w:hAnsi="Arial Narrow" w:cs="Arial"/>
                <w:color w:val="auto"/>
                <w:sz w:val="16"/>
                <w:szCs w:val="16"/>
              </w:rPr>
            </w:pPr>
          </w:p>
          <w:p w14:paraId="780A58B6" w14:textId="77777777" w:rsidR="00B271C8" w:rsidRPr="00014E44" w:rsidRDefault="00B271C8" w:rsidP="00DE1185">
            <w:pPr>
              <w:pStyle w:val="CellBodyCentered"/>
              <w:rPr>
                <w:rFonts w:ascii="Arial Narrow" w:hAnsi="Arial Narrow" w:cs="Arial"/>
                <w:color w:val="auto"/>
                <w:sz w:val="16"/>
                <w:szCs w:val="16"/>
              </w:rPr>
            </w:pPr>
          </w:p>
          <w:p w14:paraId="3FFA46B6" w14:textId="77777777" w:rsidR="00B271C8" w:rsidRPr="00014E44" w:rsidRDefault="00B271C8" w:rsidP="00DE1185">
            <w:pPr>
              <w:pStyle w:val="CellBodyCentered"/>
              <w:rPr>
                <w:rFonts w:ascii="Arial Narrow" w:hAnsi="Arial Narrow" w:cs="Arial"/>
                <w:color w:val="auto"/>
                <w:sz w:val="16"/>
                <w:szCs w:val="16"/>
              </w:rPr>
            </w:pPr>
          </w:p>
          <w:p w14:paraId="7F77930C" w14:textId="77777777" w:rsidR="00B271C8" w:rsidRPr="00014E44" w:rsidRDefault="00B271C8" w:rsidP="00DE1185">
            <w:pPr>
              <w:pStyle w:val="CellBodyCentered"/>
              <w:rPr>
                <w:rFonts w:ascii="Arial Narrow" w:hAnsi="Arial Narrow" w:cs="Arial"/>
                <w:color w:val="auto"/>
                <w:sz w:val="16"/>
                <w:szCs w:val="16"/>
              </w:rPr>
            </w:pPr>
          </w:p>
          <w:p w14:paraId="17A476EB" w14:textId="77777777" w:rsidR="00B271C8" w:rsidRPr="00014E44" w:rsidRDefault="00B271C8" w:rsidP="00DE1185">
            <w:pPr>
              <w:pStyle w:val="CellBodyCentered"/>
              <w:rPr>
                <w:rFonts w:ascii="Arial Narrow" w:hAnsi="Arial Narrow" w:cs="Arial"/>
                <w:color w:val="auto"/>
                <w:sz w:val="16"/>
                <w:szCs w:val="16"/>
                <w:lang w:val="en-GB"/>
              </w:rPr>
            </w:pPr>
          </w:p>
          <w:p w14:paraId="1B72CF98" w14:textId="77777777" w:rsidR="00B271C8" w:rsidRPr="00014E44" w:rsidRDefault="00B271C8" w:rsidP="00DE1185">
            <w:pPr>
              <w:pStyle w:val="CellBodyCentered"/>
              <w:rPr>
                <w:rFonts w:ascii="Arial Narrow" w:hAnsi="Arial Narrow" w:cs="Arial"/>
                <w:color w:val="auto"/>
                <w:sz w:val="16"/>
                <w:szCs w:val="16"/>
                <w:lang w:val="en-GB"/>
              </w:rPr>
            </w:pPr>
          </w:p>
          <w:p w14:paraId="1E92B2DE" w14:textId="77777777" w:rsidR="00B271C8" w:rsidRPr="00014E44" w:rsidRDefault="00B271C8" w:rsidP="00DE1185">
            <w:pPr>
              <w:pStyle w:val="CellBodyCentered"/>
              <w:rPr>
                <w:rFonts w:ascii="Arial Narrow" w:hAnsi="Arial Narrow" w:cs="Arial"/>
                <w:color w:val="auto"/>
                <w:sz w:val="16"/>
                <w:szCs w:val="16"/>
                <w:lang w:val="en-GB"/>
              </w:rPr>
            </w:pPr>
          </w:p>
          <w:p w14:paraId="7CE4AE69" w14:textId="77777777" w:rsidR="00B271C8" w:rsidRPr="00014E44" w:rsidRDefault="00B271C8" w:rsidP="00DE1185">
            <w:pPr>
              <w:pStyle w:val="CellBodyCentered"/>
              <w:rPr>
                <w:rFonts w:ascii="Arial Narrow" w:hAnsi="Arial Narrow" w:cs="Arial"/>
                <w:color w:val="auto"/>
                <w:sz w:val="16"/>
                <w:szCs w:val="16"/>
                <w:lang w:val="en-GB"/>
              </w:rPr>
            </w:pPr>
          </w:p>
          <w:p w14:paraId="6C03E216" w14:textId="77777777" w:rsidR="00B271C8" w:rsidRPr="00014E44" w:rsidRDefault="00B271C8" w:rsidP="00DE1185">
            <w:pPr>
              <w:pStyle w:val="CellBodyCentered"/>
              <w:rPr>
                <w:rFonts w:ascii="Arial Narrow" w:hAnsi="Arial Narrow" w:cs="Arial"/>
                <w:color w:val="auto"/>
                <w:sz w:val="16"/>
                <w:szCs w:val="16"/>
                <w:lang w:val="en-GB"/>
              </w:rPr>
            </w:pPr>
          </w:p>
          <w:p w14:paraId="6C054E37" w14:textId="77777777" w:rsidR="00B271C8" w:rsidRPr="00014E44" w:rsidRDefault="00B271C8" w:rsidP="00DE1185">
            <w:pPr>
              <w:pStyle w:val="CellBodyCentered"/>
              <w:rPr>
                <w:rFonts w:ascii="Arial Narrow" w:hAnsi="Arial Narrow" w:cs="Arial"/>
                <w:color w:val="auto"/>
                <w:sz w:val="16"/>
                <w:szCs w:val="16"/>
                <w:lang w:val="en-GB"/>
              </w:rPr>
            </w:pPr>
          </w:p>
          <w:p w14:paraId="2296874C" w14:textId="77777777" w:rsidR="00B271C8" w:rsidRPr="00014E44" w:rsidRDefault="00B271C8" w:rsidP="00DE1185">
            <w:pPr>
              <w:pStyle w:val="CellBodyCentered"/>
              <w:rPr>
                <w:rFonts w:ascii="Arial Narrow" w:hAnsi="Arial Narrow" w:cs="Arial"/>
                <w:color w:val="auto"/>
                <w:sz w:val="16"/>
                <w:szCs w:val="16"/>
                <w:lang w:val="en-GB"/>
              </w:rPr>
            </w:pPr>
          </w:p>
          <w:p w14:paraId="03D13712" w14:textId="77777777" w:rsidR="00B271C8" w:rsidRPr="00014E44" w:rsidRDefault="00B271C8" w:rsidP="00DE1185">
            <w:pPr>
              <w:pStyle w:val="CellBodyCentered"/>
              <w:rPr>
                <w:rFonts w:ascii="Arial Narrow" w:hAnsi="Arial Narrow" w:cs="Arial"/>
                <w:color w:val="auto"/>
                <w:sz w:val="16"/>
                <w:szCs w:val="16"/>
                <w:lang w:val="en-GB"/>
              </w:rPr>
            </w:pPr>
          </w:p>
          <w:p w14:paraId="0C3A5375" w14:textId="77777777" w:rsidR="00B271C8" w:rsidRPr="00014E44" w:rsidRDefault="00B271C8" w:rsidP="00DE1185">
            <w:pPr>
              <w:pStyle w:val="CellBodyCentered"/>
              <w:rPr>
                <w:rFonts w:ascii="Arial Narrow" w:hAnsi="Arial Narrow" w:cs="Arial"/>
                <w:color w:val="auto"/>
                <w:sz w:val="16"/>
                <w:szCs w:val="16"/>
                <w:lang w:val="en-GB"/>
              </w:rPr>
            </w:pPr>
          </w:p>
          <w:p w14:paraId="34A05F89" w14:textId="77777777" w:rsidR="00B271C8" w:rsidRPr="00014E44" w:rsidRDefault="00B271C8" w:rsidP="00DE1185">
            <w:pPr>
              <w:pStyle w:val="CellBodyCentered"/>
              <w:rPr>
                <w:rFonts w:ascii="Arial Narrow" w:hAnsi="Arial Narrow" w:cs="Arial"/>
                <w:color w:val="auto"/>
                <w:sz w:val="16"/>
                <w:szCs w:val="16"/>
                <w:lang w:val="en-GB"/>
              </w:rPr>
            </w:pPr>
          </w:p>
          <w:p w14:paraId="077DCECF" w14:textId="77777777" w:rsidR="00B271C8" w:rsidRPr="00014E44" w:rsidRDefault="00B271C8" w:rsidP="00DE1185">
            <w:pPr>
              <w:pStyle w:val="CellBodyCentered"/>
              <w:rPr>
                <w:rFonts w:ascii="Arial Narrow" w:hAnsi="Arial Narrow" w:cs="Arial"/>
                <w:color w:val="auto"/>
                <w:sz w:val="16"/>
                <w:szCs w:val="16"/>
                <w:lang w:val="en-GB"/>
              </w:rPr>
            </w:pPr>
          </w:p>
          <w:p w14:paraId="00738BFB" w14:textId="77777777" w:rsidR="00B271C8" w:rsidRPr="00014E44" w:rsidRDefault="00B271C8" w:rsidP="00DE1185">
            <w:pPr>
              <w:pStyle w:val="CellBodyCentered"/>
              <w:rPr>
                <w:rFonts w:ascii="Arial Narrow" w:hAnsi="Arial Narrow" w:cs="Arial"/>
                <w:color w:val="auto"/>
                <w:sz w:val="16"/>
                <w:szCs w:val="16"/>
                <w:lang w:val="en-GB"/>
              </w:rPr>
            </w:pPr>
          </w:p>
          <w:p w14:paraId="6BCDD92C" w14:textId="77777777" w:rsidR="00B271C8" w:rsidRPr="00014E44" w:rsidRDefault="00B271C8" w:rsidP="00DE1185">
            <w:pPr>
              <w:pStyle w:val="CellBodyCentered"/>
              <w:rPr>
                <w:rFonts w:ascii="Arial Narrow" w:hAnsi="Arial Narrow" w:cs="Arial"/>
                <w:color w:val="auto"/>
                <w:sz w:val="16"/>
                <w:szCs w:val="16"/>
                <w:lang w:val="en-GB"/>
              </w:rPr>
            </w:pPr>
          </w:p>
          <w:p w14:paraId="531167A4" w14:textId="77777777" w:rsidR="00B271C8" w:rsidRPr="00014E44" w:rsidRDefault="00B271C8" w:rsidP="00DE1185">
            <w:pPr>
              <w:pStyle w:val="CellBodyCentered"/>
              <w:rPr>
                <w:rFonts w:ascii="Arial Narrow" w:hAnsi="Arial Narrow" w:cs="Arial"/>
                <w:color w:val="auto"/>
                <w:sz w:val="16"/>
                <w:szCs w:val="16"/>
                <w:lang w:val="en-GB"/>
              </w:rPr>
            </w:pPr>
          </w:p>
          <w:p w14:paraId="5DC1F14B" w14:textId="77777777" w:rsidR="00B271C8" w:rsidRPr="00014E44" w:rsidRDefault="00B271C8" w:rsidP="00DE1185">
            <w:pPr>
              <w:pStyle w:val="CellBodyCentered"/>
              <w:rPr>
                <w:rFonts w:ascii="Arial Narrow" w:hAnsi="Arial Narrow" w:cs="Arial"/>
                <w:color w:val="auto"/>
                <w:sz w:val="16"/>
                <w:szCs w:val="16"/>
                <w:lang w:val="en-GB"/>
              </w:rPr>
            </w:pPr>
          </w:p>
          <w:p w14:paraId="7452A79B" w14:textId="77777777" w:rsidR="00B271C8" w:rsidRPr="00014E44" w:rsidRDefault="00B271C8" w:rsidP="00DE1185">
            <w:pPr>
              <w:pStyle w:val="CellBodyCentered"/>
              <w:rPr>
                <w:rFonts w:ascii="Arial Narrow" w:hAnsi="Arial Narrow" w:cs="Arial"/>
                <w:color w:val="auto"/>
                <w:sz w:val="16"/>
                <w:szCs w:val="16"/>
                <w:lang w:val="en-GB"/>
              </w:rPr>
            </w:pPr>
          </w:p>
          <w:p w14:paraId="21F4CB96" w14:textId="77777777" w:rsidR="00B271C8" w:rsidRPr="00014E44" w:rsidRDefault="00B271C8" w:rsidP="00DE1185">
            <w:pPr>
              <w:pStyle w:val="CellBodyCentered"/>
              <w:rPr>
                <w:rFonts w:ascii="Arial Narrow" w:hAnsi="Arial Narrow" w:cs="Arial"/>
                <w:color w:val="auto"/>
                <w:sz w:val="16"/>
                <w:szCs w:val="16"/>
                <w:lang w:val="en-GB"/>
              </w:rPr>
            </w:pPr>
          </w:p>
          <w:p w14:paraId="47331115"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0D23396F" w14:textId="77777777" w:rsidR="00B271C8" w:rsidRPr="00014E44" w:rsidRDefault="00B271C8" w:rsidP="00DE1185">
            <w:pPr>
              <w:pStyle w:val="CellBodyCentered"/>
              <w:rPr>
                <w:rFonts w:ascii="Arial Narrow" w:hAnsi="Arial Narrow" w:cs="Arial"/>
                <w:color w:val="auto"/>
                <w:sz w:val="16"/>
                <w:szCs w:val="16"/>
                <w:lang w:val="en-GB"/>
              </w:rPr>
            </w:pPr>
          </w:p>
          <w:p w14:paraId="1B5F12E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100 </w:t>
            </w:r>
          </w:p>
          <w:p w14:paraId="29649E2E" w14:textId="77777777" w:rsidR="00B271C8" w:rsidRPr="00014E44" w:rsidRDefault="00B271C8" w:rsidP="00DE1185">
            <w:pPr>
              <w:pStyle w:val="CellBodyCentered"/>
              <w:rPr>
                <w:rFonts w:ascii="Arial Narrow" w:hAnsi="Arial Narrow" w:cs="Arial"/>
                <w:color w:val="auto"/>
                <w:sz w:val="16"/>
                <w:szCs w:val="16"/>
                <w:lang w:val="en-GB"/>
              </w:rPr>
            </w:pPr>
          </w:p>
          <w:p w14:paraId="14150D07" w14:textId="77777777" w:rsidR="00B271C8" w:rsidRPr="00014E44" w:rsidRDefault="00B271C8" w:rsidP="00DE1185">
            <w:pPr>
              <w:pStyle w:val="CellBodyCentered"/>
              <w:rPr>
                <w:rFonts w:ascii="Arial Narrow" w:hAnsi="Arial Narrow" w:cs="Arial"/>
                <w:color w:val="auto"/>
                <w:sz w:val="16"/>
                <w:szCs w:val="16"/>
                <w:lang w:val="en-GB"/>
              </w:rPr>
            </w:pPr>
          </w:p>
          <w:p w14:paraId="06A16F82" w14:textId="77777777" w:rsidR="00B271C8" w:rsidRPr="00014E44" w:rsidRDefault="00B271C8" w:rsidP="00DE1185">
            <w:pPr>
              <w:pStyle w:val="CellBodyCentered"/>
              <w:rPr>
                <w:rFonts w:ascii="Arial Narrow" w:hAnsi="Arial Narrow" w:cs="Arial"/>
                <w:color w:val="auto"/>
                <w:sz w:val="16"/>
                <w:szCs w:val="16"/>
                <w:lang w:val="en-GB"/>
              </w:rPr>
            </w:pPr>
          </w:p>
          <w:p w14:paraId="7A3F76E9" w14:textId="77777777" w:rsidR="00B271C8" w:rsidRPr="00014E44" w:rsidRDefault="00B271C8" w:rsidP="00DE1185">
            <w:pPr>
              <w:pStyle w:val="CellBodyCentered"/>
              <w:rPr>
                <w:rFonts w:ascii="Arial Narrow" w:hAnsi="Arial Narrow" w:cs="Arial"/>
                <w:color w:val="auto"/>
                <w:sz w:val="16"/>
                <w:szCs w:val="16"/>
                <w:lang w:val="en-GB"/>
              </w:rPr>
            </w:pPr>
          </w:p>
          <w:p w14:paraId="6FC1BAAF" w14:textId="77777777" w:rsidR="00B271C8" w:rsidRPr="00014E44" w:rsidRDefault="00B271C8" w:rsidP="00DE1185">
            <w:pPr>
              <w:pStyle w:val="CellBodyCentered"/>
              <w:rPr>
                <w:rFonts w:ascii="Arial Narrow" w:hAnsi="Arial Narrow" w:cs="Arial"/>
                <w:color w:val="auto"/>
                <w:sz w:val="16"/>
                <w:szCs w:val="16"/>
                <w:lang w:val="en-GB"/>
              </w:rPr>
            </w:pPr>
          </w:p>
          <w:p w14:paraId="7623B718" w14:textId="77777777" w:rsidR="00B271C8" w:rsidRPr="00014E44" w:rsidRDefault="00B271C8" w:rsidP="00DE1185">
            <w:pPr>
              <w:pStyle w:val="CellBodyCentered"/>
              <w:rPr>
                <w:rFonts w:ascii="Arial Narrow" w:hAnsi="Arial Narrow" w:cs="Arial"/>
                <w:color w:val="auto"/>
                <w:sz w:val="16"/>
                <w:szCs w:val="16"/>
                <w:lang w:val="en-GB"/>
              </w:rPr>
            </w:pPr>
          </w:p>
          <w:p w14:paraId="533406BC" w14:textId="77777777" w:rsidR="00B271C8" w:rsidRPr="00014E44" w:rsidRDefault="00B271C8" w:rsidP="00DE1185">
            <w:pPr>
              <w:pStyle w:val="CellBodyCentered"/>
              <w:rPr>
                <w:rFonts w:ascii="Arial Narrow" w:hAnsi="Arial Narrow" w:cs="Arial"/>
                <w:color w:val="auto"/>
                <w:sz w:val="16"/>
                <w:szCs w:val="16"/>
                <w:lang w:val="en-GB"/>
              </w:rPr>
            </w:pPr>
          </w:p>
          <w:p w14:paraId="0DF32D3F" w14:textId="77777777" w:rsidR="00B271C8" w:rsidRPr="00014E44" w:rsidRDefault="00B271C8" w:rsidP="00DE1185">
            <w:pPr>
              <w:pStyle w:val="CellBodyCentered"/>
              <w:rPr>
                <w:rFonts w:ascii="Arial Narrow" w:hAnsi="Arial Narrow" w:cs="Arial"/>
                <w:color w:val="auto"/>
                <w:sz w:val="16"/>
                <w:szCs w:val="16"/>
                <w:lang w:val="en-GB"/>
              </w:rPr>
            </w:pPr>
          </w:p>
          <w:p w14:paraId="451B8049" w14:textId="77777777" w:rsidR="00B271C8" w:rsidRPr="00014E44" w:rsidRDefault="00B271C8" w:rsidP="00DE1185">
            <w:pPr>
              <w:pStyle w:val="CellBodyCentered"/>
              <w:rPr>
                <w:rFonts w:ascii="Arial Narrow" w:hAnsi="Arial Narrow" w:cs="Arial"/>
                <w:color w:val="auto"/>
                <w:sz w:val="16"/>
                <w:szCs w:val="16"/>
                <w:lang w:val="en-GB"/>
              </w:rPr>
            </w:pPr>
          </w:p>
          <w:p w14:paraId="4B15456A" w14:textId="77777777" w:rsidR="00B271C8" w:rsidRPr="00014E44" w:rsidRDefault="00B271C8" w:rsidP="00DE1185">
            <w:pPr>
              <w:pStyle w:val="CellBodyCentered"/>
              <w:rPr>
                <w:rFonts w:ascii="Arial Narrow" w:hAnsi="Arial Narrow" w:cs="Arial"/>
                <w:color w:val="auto"/>
                <w:sz w:val="16"/>
                <w:szCs w:val="16"/>
                <w:lang w:val="en-GB"/>
              </w:rPr>
            </w:pPr>
          </w:p>
          <w:p w14:paraId="0A14C5A2" w14:textId="77777777" w:rsidR="00B271C8" w:rsidRPr="00014E44" w:rsidRDefault="00B271C8" w:rsidP="00DE1185">
            <w:pPr>
              <w:pStyle w:val="CellBodyCentered"/>
              <w:rPr>
                <w:rFonts w:ascii="Arial Narrow" w:hAnsi="Arial Narrow" w:cs="Arial"/>
                <w:color w:val="auto"/>
                <w:sz w:val="16"/>
                <w:szCs w:val="16"/>
                <w:lang w:val="ru-RU"/>
              </w:rPr>
            </w:pPr>
          </w:p>
          <w:p w14:paraId="59EE8E53" w14:textId="77777777" w:rsidR="00B271C8" w:rsidRPr="00014E44" w:rsidRDefault="00B271C8" w:rsidP="00DE1185">
            <w:pPr>
              <w:pStyle w:val="CellBodyCentered"/>
              <w:rPr>
                <w:rFonts w:ascii="Arial Narrow" w:hAnsi="Arial Narrow" w:cs="Arial"/>
                <w:color w:val="auto"/>
                <w:sz w:val="16"/>
                <w:szCs w:val="16"/>
                <w:lang w:val="ru-RU"/>
              </w:rPr>
            </w:pPr>
          </w:p>
          <w:p w14:paraId="2FD6E204" w14:textId="77777777" w:rsidR="00B271C8" w:rsidRPr="00014E44" w:rsidRDefault="00B271C8" w:rsidP="00DE1185">
            <w:pPr>
              <w:pStyle w:val="CellBodyCentered"/>
              <w:rPr>
                <w:rFonts w:ascii="Arial Narrow" w:hAnsi="Arial Narrow" w:cs="Arial"/>
                <w:color w:val="auto"/>
                <w:sz w:val="16"/>
                <w:szCs w:val="16"/>
                <w:lang w:val="ru-RU"/>
              </w:rPr>
            </w:pPr>
          </w:p>
          <w:p w14:paraId="61A98174" w14:textId="77777777" w:rsidR="00B271C8" w:rsidRPr="00014E44" w:rsidRDefault="00B271C8" w:rsidP="00DE1185">
            <w:pPr>
              <w:pStyle w:val="CellBodyCentered"/>
              <w:rPr>
                <w:rFonts w:ascii="Arial Narrow" w:hAnsi="Arial Narrow" w:cs="Arial"/>
                <w:color w:val="auto"/>
                <w:sz w:val="16"/>
                <w:szCs w:val="16"/>
                <w:lang w:val="ru-RU"/>
              </w:rPr>
            </w:pPr>
          </w:p>
          <w:p w14:paraId="3ED81C5A" w14:textId="77777777" w:rsidR="00B271C8" w:rsidRPr="00014E44" w:rsidRDefault="00B271C8" w:rsidP="00DE1185">
            <w:pPr>
              <w:pStyle w:val="CellBodyCentered"/>
              <w:rPr>
                <w:rFonts w:ascii="Arial Narrow" w:hAnsi="Arial Narrow" w:cs="Arial"/>
                <w:color w:val="auto"/>
                <w:sz w:val="16"/>
                <w:szCs w:val="16"/>
                <w:lang w:val="ru-RU"/>
              </w:rPr>
            </w:pPr>
          </w:p>
          <w:p w14:paraId="03C4810A" w14:textId="77777777" w:rsidR="00B271C8" w:rsidRPr="00014E44" w:rsidRDefault="00B271C8" w:rsidP="00DE1185">
            <w:pPr>
              <w:pStyle w:val="CellBodyCentered"/>
              <w:rPr>
                <w:rFonts w:ascii="Arial Narrow" w:hAnsi="Arial Narrow" w:cs="Arial"/>
                <w:color w:val="auto"/>
                <w:sz w:val="16"/>
                <w:szCs w:val="16"/>
                <w:lang w:val="ru-RU"/>
              </w:rPr>
            </w:pPr>
          </w:p>
          <w:p w14:paraId="24971608" w14:textId="77777777" w:rsidR="00B271C8" w:rsidRPr="00014E44" w:rsidRDefault="00B271C8" w:rsidP="00DE1185">
            <w:pPr>
              <w:pStyle w:val="CellBodyCentered"/>
              <w:rPr>
                <w:rFonts w:ascii="Arial Narrow" w:hAnsi="Arial Narrow" w:cs="Arial"/>
                <w:color w:val="auto"/>
                <w:sz w:val="16"/>
                <w:szCs w:val="16"/>
                <w:lang w:val="ru-RU"/>
              </w:rPr>
            </w:pPr>
          </w:p>
          <w:p w14:paraId="5334E9A0" w14:textId="77777777" w:rsidR="00B271C8" w:rsidRPr="00014E44" w:rsidRDefault="00B271C8" w:rsidP="00DE1185">
            <w:pPr>
              <w:pStyle w:val="CellBodyCentered"/>
              <w:rPr>
                <w:rFonts w:ascii="Arial Narrow" w:hAnsi="Arial Narrow" w:cs="Arial"/>
                <w:color w:val="auto"/>
                <w:sz w:val="16"/>
                <w:szCs w:val="16"/>
                <w:lang w:val="ru-RU"/>
              </w:rPr>
            </w:pPr>
          </w:p>
          <w:p w14:paraId="04462FB6" w14:textId="320BE79E" w:rsidR="00B271C8" w:rsidRPr="00014E44" w:rsidDel="00FB5797" w:rsidRDefault="00B271C8" w:rsidP="00DE1185">
            <w:pPr>
              <w:pStyle w:val="CellBodyCentered"/>
              <w:rPr>
                <w:del w:id="5400" w:author="Zhunisbayev, Olzhasbek A [Bolashak Atyrau Limited]" w:date="2022-06-21T11:33:00Z"/>
                <w:rFonts w:ascii="Arial Narrow" w:hAnsi="Arial Narrow" w:cs="Arial"/>
                <w:color w:val="auto"/>
                <w:sz w:val="16"/>
                <w:szCs w:val="16"/>
                <w:lang w:val="en-GB"/>
              </w:rPr>
            </w:pPr>
            <w:del w:id="5401" w:author="Zhunisbayev, Olzhasbek A [Bolashak Atyrau Limited]" w:date="2022-06-21T11:33:00Z">
              <w:r w:rsidRPr="00014E44" w:rsidDel="00FB5797">
                <w:rPr>
                  <w:rFonts w:ascii="Arial Narrow" w:hAnsi="Arial Narrow" w:cs="Arial"/>
                  <w:color w:val="auto"/>
                  <w:sz w:val="16"/>
                  <w:szCs w:val="16"/>
                  <w:lang w:val="en-GB"/>
                </w:rPr>
                <w:delText xml:space="preserve"> </w:delText>
              </w:r>
            </w:del>
          </w:p>
          <w:p w14:paraId="13A1148A" w14:textId="78719B1D" w:rsidR="00B271C8" w:rsidRPr="00014E44" w:rsidDel="00FB5797" w:rsidRDefault="00B271C8" w:rsidP="00DE1185">
            <w:pPr>
              <w:pStyle w:val="CellBodyCentered"/>
              <w:rPr>
                <w:del w:id="5402" w:author="Zhunisbayev, Olzhasbek A [Bolashak Atyrau Limited]" w:date="2022-06-21T11:33:00Z"/>
                <w:rFonts w:ascii="Arial Narrow" w:hAnsi="Arial Narrow" w:cs="Arial"/>
                <w:color w:val="auto"/>
                <w:sz w:val="16"/>
                <w:szCs w:val="16"/>
                <w:lang w:val="en-GB"/>
              </w:rPr>
            </w:pPr>
          </w:p>
          <w:p w14:paraId="259DA72F" w14:textId="77777777" w:rsidR="00B271C8" w:rsidRPr="00014E44" w:rsidRDefault="00B271C8" w:rsidP="00DE1185">
            <w:pPr>
              <w:pStyle w:val="CellBodyCentered"/>
              <w:rPr>
                <w:rFonts w:ascii="Arial Narrow" w:hAnsi="Arial Narrow" w:cs="Arial"/>
                <w:color w:val="auto"/>
                <w:sz w:val="16"/>
                <w:szCs w:val="16"/>
                <w:lang w:val="en-GB"/>
              </w:rPr>
            </w:pPr>
          </w:p>
          <w:p w14:paraId="2C2380A1" w14:textId="77777777" w:rsidR="00B271C8" w:rsidRPr="00014E44" w:rsidRDefault="00B271C8" w:rsidP="00DE1185">
            <w:pPr>
              <w:pStyle w:val="CellBodyCentered"/>
              <w:rPr>
                <w:rFonts w:ascii="Arial Narrow" w:hAnsi="Arial Narrow" w:cs="Arial"/>
                <w:color w:val="auto"/>
                <w:sz w:val="16"/>
                <w:szCs w:val="16"/>
                <w:lang w:val="en-GB"/>
              </w:rPr>
            </w:pPr>
          </w:p>
          <w:p w14:paraId="690A700F" w14:textId="77777777" w:rsidR="00B271C8" w:rsidRPr="00014E44" w:rsidRDefault="00B271C8" w:rsidP="00DE1185">
            <w:pPr>
              <w:pStyle w:val="CellBodyCentered"/>
              <w:rPr>
                <w:rFonts w:ascii="Arial Narrow" w:hAnsi="Arial Narrow" w:cs="Arial"/>
                <w:color w:val="auto"/>
                <w:sz w:val="16"/>
                <w:szCs w:val="16"/>
                <w:lang w:val="en-GB"/>
              </w:rPr>
            </w:pPr>
          </w:p>
          <w:p w14:paraId="5079EBE8" w14:textId="77777777" w:rsidR="00B271C8" w:rsidRPr="00014E44" w:rsidRDefault="00B271C8" w:rsidP="00DE1185">
            <w:pPr>
              <w:pStyle w:val="CellBodyCentered"/>
              <w:rPr>
                <w:rFonts w:ascii="Arial Narrow" w:hAnsi="Arial Narrow" w:cs="Arial"/>
                <w:color w:val="auto"/>
                <w:sz w:val="16"/>
                <w:szCs w:val="16"/>
                <w:lang w:val="en-GB"/>
              </w:rPr>
            </w:pPr>
          </w:p>
          <w:p w14:paraId="705BF1CE" w14:textId="77777777" w:rsidR="00B271C8" w:rsidRPr="00014E44" w:rsidRDefault="00B271C8" w:rsidP="00DE1185">
            <w:pPr>
              <w:pStyle w:val="CellBodyCentered"/>
              <w:rPr>
                <w:rFonts w:ascii="Arial Narrow" w:hAnsi="Arial Narrow" w:cs="Arial"/>
                <w:color w:val="auto"/>
                <w:sz w:val="16"/>
                <w:szCs w:val="16"/>
                <w:lang w:val="en-GB"/>
              </w:rPr>
            </w:pPr>
          </w:p>
          <w:p w14:paraId="12585377" w14:textId="77777777" w:rsidR="00B271C8" w:rsidRPr="00014E44" w:rsidRDefault="00B271C8" w:rsidP="00DE1185">
            <w:pPr>
              <w:pStyle w:val="CellBodyCentered"/>
              <w:rPr>
                <w:rFonts w:ascii="Arial Narrow" w:hAnsi="Arial Narrow" w:cs="Arial"/>
                <w:color w:val="auto"/>
                <w:sz w:val="16"/>
                <w:szCs w:val="16"/>
                <w:lang w:val="en-GB"/>
              </w:rPr>
            </w:pPr>
          </w:p>
          <w:p w14:paraId="6186B7CC" w14:textId="77777777" w:rsidR="00B271C8" w:rsidRPr="00014E44" w:rsidRDefault="00B271C8" w:rsidP="00DE1185">
            <w:pPr>
              <w:pStyle w:val="CellBodyCentered"/>
              <w:rPr>
                <w:rFonts w:ascii="Arial Narrow" w:hAnsi="Arial Narrow" w:cs="Arial"/>
                <w:color w:val="auto"/>
                <w:sz w:val="16"/>
                <w:szCs w:val="16"/>
                <w:lang w:val="en-GB"/>
              </w:rPr>
            </w:pPr>
          </w:p>
          <w:p w14:paraId="0845F676" w14:textId="77777777" w:rsidR="00B271C8" w:rsidRPr="00014E44" w:rsidRDefault="00B271C8" w:rsidP="00DE1185">
            <w:pPr>
              <w:pStyle w:val="CellBodyCentered"/>
              <w:rPr>
                <w:rFonts w:ascii="Arial Narrow" w:hAnsi="Arial Narrow" w:cs="Arial"/>
                <w:color w:val="auto"/>
                <w:sz w:val="16"/>
                <w:szCs w:val="16"/>
                <w:lang w:val="en-GB"/>
              </w:rPr>
            </w:pPr>
          </w:p>
          <w:p w14:paraId="7F0CCF2D" w14:textId="77777777" w:rsidR="00B271C8" w:rsidRPr="00014E44" w:rsidRDefault="00B271C8" w:rsidP="00DE1185">
            <w:pPr>
              <w:pStyle w:val="CellBodyCentered"/>
              <w:rPr>
                <w:rFonts w:ascii="Arial Narrow" w:hAnsi="Arial Narrow" w:cs="Arial"/>
                <w:color w:val="auto"/>
                <w:sz w:val="16"/>
                <w:szCs w:val="16"/>
                <w:lang w:val="en-GB"/>
              </w:rPr>
            </w:pPr>
          </w:p>
          <w:p w14:paraId="2974E809" w14:textId="77777777" w:rsidR="00B271C8" w:rsidRPr="00014E44" w:rsidRDefault="00B271C8" w:rsidP="00DE1185">
            <w:pPr>
              <w:pStyle w:val="CellBodyCentered"/>
              <w:rPr>
                <w:rFonts w:ascii="Arial Narrow" w:hAnsi="Arial Narrow" w:cs="Arial"/>
                <w:color w:val="auto"/>
                <w:sz w:val="16"/>
                <w:szCs w:val="16"/>
                <w:lang w:val="en-GB"/>
              </w:rPr>
            </w:pPr>
          </w:p>
          <w:p w14:paraId="04F67053" w14:textId="77777777" w:rsidR="00B271C8" w:rsidRPr="00014E44" w:rsidRDefault="00B271C8" w:rsidP="00DE1185">
            <w:pPr>
              <w:pStyle w:val="CellBodyCentered"/>
              <w:rPr>
                <w:rFonts w:ascii="Arial Narrow" w:hAnsi="Arial Narrow" w:cs="Arial"/>
                <w:color w:val="auto"/>
                <w:sz w:val="16"/>
                <w:szCs w:val="16"/>
                <w:lang w:val="en-GB"/>
              </w:rPr>
            </w:pPr>
          </w:p>
          <w:p w14:paraId="7D3FC577" w14:textId="77777777" w:rsidR="00B271C8" w:rsidRPr="00014E44" w:rsidRDefault="00B271C8" w:rsidP="00DE1185">
            <w:pPr>
              <w:pStyle w:val="CellBodyCentered"/>
              <w:rPr>
                <w:rFonts w:ascii="Arial Narrow" w:hAnsi="Arial Narrow" w:cs="Arial"/>
                <w:color w:val="auto"/>
                <w:sz w:val="16"/>
                <w:szCs w:val="16"/>
                <w:lang w:val="en-GB"/>
              </w:rPr>
            </w:pPr>
          </w:p>
          <w:p w14:paraId="1287519B" w14:textId="77777777" w:rsidR="00B271C8" w:rsidRPr="00014E44" w:rsidRDefault="00B271C8" w:rsidP="00DE1185">
            <w:pPr>
              <w:pStyle w:val="CellBodyCentered"/>
              <w:rPr>
                <w:rFonts w:ascii="Arial Narrow" w:hAnsi="Arial Narrow" w:cs="Arial"/>
                <w:color w:val="auto"/>
                <w:sz w:val="16"/>
                <w:szCs w:val="16"/>
                <w:lang w:val="en-GB"/>
              </w:rPr>
            </w:pPr>
          </w:p>
          <w:p w14:paraId="6C526605" w14:textId="77777777" w:rsidR="00B271C8" w:rsidRPr="00014E44" w:rsidRDefault="00B271C8" w:rsidP="00DE1185">
            <w:pPr>
              <w:pStyle w:val="CellBodyCentered"/>
              <w:rPr>
                <w:rFonts w:ascii="Arial Narrow" w:hAnsi="Arial Narrow" w:cs="Arial"/>
                <w:color w:val="auto"/>
                <w:sz w:val="16"/>
                <w:szCs w:val="16"/>
                <w:lang w:val="en-GB"/>
              </w:rPr>
            </w:pPr>
          </w:p>
          <w:p w14:paraId="3020CF4B" w14:textId="77777777" w:rsidR="00B271C8" w:rsidRPr="00014E44" w:rsidRDefault="00B271C8" w:rsidP="00DE1185">
            <w:pPr>
              <w:pStyle w:val="CellBodyCentered"/>
              <w:rPr>
                <w:rFonts w:ascii="Arial Narrow" w:hAnsi="Arial Narrow" w:cs="Arial"/>
                <w:color w:val="auto"/>
                <w:sz w:val="16"/>
                <w:szCs w:val="16"/>
                <w:lang w:val="en-GB"/>
              </w:rPr>
            </w:pPr>
          </w:p>
          <w:p w14:paraId="75BD4549" w14:textId="77777777" w:rsidR="00B271C8" w:rsidRPr="00014E44" w:rsidRDefault="00B271C8" w:rsidP="00DE1185">
            <w:pPr>
              <w:pStyle w:val="CellBodyCentered"/>
              <w:rPr>
                <w:rFonts w:ascii="Arial Narrow" w:hAnsi="Arial Narrow" w:cs="Arial"/>
                <w:color w:val="auto"/>
                <w:sz w:val="16"/>
                <w:szCs w:val="16"/>
                <w:lang w:val="en-GB"/>
              </w:rPr>
            </w:pPr>
          </w:p>
          <w:p w14:paraId="791807F0" w14:textId="77777777" w:rsidR="00B271C8" w:rsidRPr="00014E44" w:rsidRDefault="00B271C8" w:rsidP="00DE1185">
            <w:pPr>
              <w:pStyle w:val="CellBodyCentered"/>
              <w:rPr>
                <w:rFonts w:ascii="Arial Narrow" w:hAnsi="Arial Narrow" w:cs="Arial"/>
                <w:color w:val="auto"/>
                <w:sz w:val="16"/>
                <w:szCs w:val="16"/>
                <w:lang w:val="en-GB"/>
              </w:rPr>
            </w:pPr>
          </w:p>
          <w:p w14:paraId="29F57D4C" w14:textId="77777777" w:rsidR="00B271C8" w:rsidRPr="00014E44" w:rsidRDefault="00B271C8" w:rsidP="00DE1185">
            <w:pPr>
              <w:pStyle w:val="CellBodyCentered"/>
              <w:rPr>
                <w:rFonts w:ascii="Arial Narrow" w:hAnsi="Arial Narrow" w:cs="Arial"/>
                <w:color w:val="auto"/>
                <w:sz w:val="16"/>
                <w:szCs w:val="16"/>
                <w:lang w:val="en-GB"/>
              </w:rPr>
            </w:pPr>
          </w:p>
        </w:tc>
      </w:tr>
      <w:tr w:rsidR="00CB7C27" w:rsidRPr="00014E44" w14:paraId="154ADA8C" w14:textId="77777777" w:rsidTr="0038396C">
        <w:trPr>
          <w:ins w:id="5403" w:author="Zhunisbayev, Olzhasbek [Bolashak Atyrau Limited]" w:date="2024-04-01T10:40:00Z"/>
        </w:trPr>
        <w:tc>
          <w:tcPr>
            <w:tcW w:w="3322" w:type="dxa"/>
            <w:tcBorders>
              <w:top w:val="single" w:sz="6" w:space="0" w:color="auto"/>
              <w:left w:val="single" w:sz="6" w:space="0" w:color="auto"/>
              <w:bottom w:val="single" w:sz="6" w:space="0" w:color="auto"/>
              <w:right w:val="single" w:sz="6" w:space="0" w:color="auto"/>
            </w:tcBorders>
          </w:tcPr>
          <w:p w14:paraId="17C2E164" w14:textId="77777777" w:rsidR="00CB7C27" w:rsidRPr="002332F6" w:rsidRDefault="00CB7C27" w:rsidP="00DE1185">
            <w:pPr>
              <w:pStyle w:val="CellBody"/>
              <w:rPr>
                <w:ins w:id="5404" w:author="Zhunisbayev, Olzhasbek [Bolashak Atyrau Limited]" w:date="2024-04-01T10:40:00Z"/>
                <w:rFonts w:ascii="Arial Narrow" w:hAnsi="Arial Narrow" w:cs="Arial"/>
                <w:color w:val="auto"/>
                <w:sz w:val="16"/>
                <w:szCs w:val="16"/>
                <w:lang w:val="en-GB"/>
                <w:rPrChange w:id="5405" w:author="Zhunisbayev, Olzhasbek [Bolashak Atyrau Limited]" w:date="2024-04-01T10:40:00Z">
                  <w:rPr>
                    <w:ins w:id="5406" w:author="Zhunisbayev, Olzhasbek [Bolashak Atyrau Limited]" w:date="2024-04-01T10:40:00Z"/>
                    <w:rFonts w:ascii="Arial Narrow" w:hAnsi="Arial Narrow" w:cs="Arial"/>
                    <w:color w:val="auto"/>
                    <w:sz w:val="16"/>
                    <w:szCs w:val="16"/>
                    <w:u w:val="single"/>
                    <w:lang w:val="en-GB"/>
                  </w:rPr>
                </w:rPrChange>
              </w:rPr>
            </w:pPr>
          </w:p>
          <w:p w14:paraId="479CA282" w14:textId="2D250B46" w:rsidR="00CB7C27" w:rsidRPr="002332F6" w:rsidRDefault="00CB7C27" w:rsidP="00DE1185">
            <w:pPr>
              <w:pStyle w:val="CellBody"/>
              <w:rPr>
                <w:ins w:id="5407" w:author="Zhunisbayev, Olzhasbek [Bolashak Atyrau Limited]" w:date="2024-04-01T10:40:00Z"/>
                <w:rFonts w:ascii="Arial Narrow" w:hAnsi="Arial Narrow" w:cs="Arial"/>
                <w:color w:val="auto"/>
                <w:sz w:val="16"/>
                <w:szCs w:val="16"/>
                <w:lang w:val="en-GB"/>
                <w:rPrChange w:id="5408" w:author="Zhunisbayev, Olzhasbek [Bolashak Atyrau Limited]" w:date="2024-04-01T10:40:00Z">
                  <w:rPr>
                    <w:ins w:id="5409" w:author="Zhunisbayev, Olzhasbek [Bolashak Atyrau Limited]" w:date="2024-04-01T10:40:00Z"/>
                    <w:rFonts w:ascii="Arial Narrow" w:hAnsi="Arial Narrow" w:cs="Arial"/>
                    <w:color w:val="auto"/>
                    <w:sz w:val="16"/>
                    <w:szCs w:val="16"/>
                    <w:u w:val="single"/>
                    <w:lang w:val="en-GB"/>
                  </w:rPr>
                </w:rPrChange>
              </w:rPr>
            </w:pPr>
            <w:ins w:id="5410" w:author="Zhunisbayev, Olzhasbek [Bolashak Atyrau Limited]" w:date="2024-04-01T10:40:00Z">
              <w:r w:rsidRPr="002332F6">
                <w:rPr>
                  <w:rFonts w:ascii="Arial Narrow" w:hAnsi="Arial Narrow" w:cs="Arial"/>
                  <w:color w:val="auto"/>
                  <w:sz w:val="16"/>
                  <w:szCs w:val="16"/>
                  <w:lang w:val="en-GB"/>
                  <w:rPrChange w:id="5411" w:author="Zhunisbayev, Olzhasbek [Bolashak Atyrau Limited]" w:date="2024-04-01T10:40:00Z">
                    <w:rPr>
                      <w:rFonts w:ascii="Arial Narrow" w:hAnsi="Arial Narrow" w:cs="Arial"/>
                      <w:color w:val="auto"/>
                      <w:sz w:val="16"/>
                      <w:szCs w:val="16"/>
                      <w:u w:val="single"/>
                      <w:lang w:val="en-GB"/>
                    </w:rPr>
                  </w:rPrChange>
                </w:rPr>
                <w:t xml:space="preserve">WE </w:t>
              </w:r>
            </w:ins>
            <w:ins w:id="5412" w:author="Zhunisbayev, Olzhasbek [Bolashak Atyrau Limited]" w:date="2024-04-01T10:41:00Z">
              <w:r w:rsidR="002332F6">
                <w:rPr>
                  <w:rFonts w:ascii="Arial Narrow" w:hAnsi="Arial Narrow" w:cs="Arial"/>
                  <w:color w:val="auto"/>
                  <w:sz w:val="16"/>
                  <w:szCs w:val="16"/>
                  <w:lang w:val="en-GB"/>
                </w:rPr>
                <w:t>–</w:t>
              </w:r>
            </w:ins>
            <w:ins w:id="5413" w:author="Zhunisbayev, Olzhasbek [Bolashak Atyrau Limited]" w:date="2024-04-01T10:40:00Z">
              <w:r w:rsidR="002332F6">
                <w:rPr>
                  <w:rFonts w:ascii="Arial Narrow" w:hAnsi="Arial Narrow" w:cs="Arial"/>
                  <w:color w:val="auto"/>
                  <w:sz w:val="16"/>
                  <w:szCs w:val="16"/>
                  <w:lang w:val="en-GB"/>
                </w:rPr>
                <w:t xml:space="preserve"> EFFLUENT</w:t>
              </w:r>
            </w:ins>
            <w:ins w:id="5414" w:author="Zhunisbayev, Olzhasbek [Bolashak Atyrau Limited]" w:date="2024-04-01T10:41:00Z">
              <w:r w:rsidR="002332F6">
                <w:rPr>
                  <w:rFonts w:ascii="Arial Narrow" w:hAnsi="Arial Narrow" w:cs="Arial"/>
                  <w:color w:val="auto"/>
                  <w:sz w:val="16"/>
                  <w:szCs w:val="16"/>
                  <w:lang w:val="en-GB"/>
                </w:rPr>
                <w:t xml:space="preserve"> WATER</w:t>
              </w:r>
            </w:ins>
          </w:p>
        </w:tc>
        <w:tc>
          <w:tcPr>
            <w:tcW w:w="720" w:type="dxa"/>
            <w:tcBorders>
              <w:top w:val="single" w:sz="6" w:space="0" w:color="auto"/>
              <w:left w:val="single" w:sz="6" w:space="0" w:color="auto"/>
              <w:bottom w:val="single" w:sz="6" w:space="0" w:color="auto"/>
              <w:right w:val="single" w:sz="6" w:space="0" w:color="auto"/>
            </w:tcBorders>
          </w:tcPr>
          <w:p w14:paraId="0B8104FA" w14:textId="77777777" w:rsidR="00CB7C27" w:rsidRDefault="00CB7C27" w:rsidP="00DE1185">
            <w:pPr>
              <w:pStyle w:val="CellBodyCentered"/>
              <w:rPr>
                <w:ins w:id="5415" w:author="Zhunisbayev, Olzhasbek [Bolashak Atyrau Limited]" w:date="2024-04-01T10:40:00Z"/>
                <w:rFonts w:ascii="Arial Narrow" w:hAnsi="Arial Narrow" w:cs="Arial"/>
                <w:b/>
                <w:color w:val="auto"/>
                <w:sz w:val="16"/>
                <w:szCs w:val="16"/>
                <w:lang w:val="en-GB"/>
              </w:rPr>
            </w:pPr>
          </w:p>
          <w:p w14:paraId="37434CAA" w14:textId="77777777" w:rsidR="00CB7C27" w:rsidRDefault="00CB7C27" w:rsidP="00DE1185">
            <w:pPr>
              <w:pStyle w:val="CellBodyCentered"/>
              <w:rPr>
                <w:ins w:id="5416" w:author="Zhunisbayev, Olzhasbek [Bolashak Atyrau Limited]" w:date="2024-04-01T10:40:00Z"/>
                <w:rFonts w:ascii="Arial Narrow" w:hAnsi="Arial Narrow" w:cs="Arial"/>
                <w:b/>
                <w:color w:val="auto"/>
                <w:sz w:val="16"/>
                <w:szCs w:val="16"/>
                <w:lang w:val="en-GB"/>
              </w:rPr>
            </w:pPr>
            <w:ins w:id="5417" w:author="Zhunisbayev, Olzhasbek [Bolashak Atyrau Limited]" w:date="2024-04-01T10:40:00Z">
              <w:r>
                <w:rPr>
                  <w:rFonts w:ascii="Arial Narrow" w:hAnsi="Arial Narrow" w:cs="Arial"/>
                  <w:b/>
                  <w:color w:val="auto"/>
                  <w:sz w:val="16"/>
                  <w:szCs w:val="16"/>
                  <w:lang w:val="en-GB"/>
                </w:rPr>
                <w:t>300K23</w:t>
              </w:r>
            </w:ins>
          </w:p>
          <w:p w14:paraId="5F132420" w14:textId="1917E9CD" w:rsidR="00CB7C27" w:rsidRPr="00014E44" w:rsidRDefault="00CB7C27" w:rsidP="00DE1185">
            <w:pPr>
              <w:pStyle w:val="CellBodyCentered"/>
              <w:rPr>
                <w:ins w:id="5418" w:author="Zhunisbayev, Olzhasbek [Bolashak Atyrau Limited]" w:date="2024-04-01T10:40:00Z"/>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7F7E9DD4" w14:textId="77777777" w:rsidR="00CB7C27" w:rsidRDefault="00CB7C27" w:rsidP="00DE1185">
            <w:pPr>
              <w:pStyle w:val="CellBodyCentered"/>
              <w:rPr>
                <w:ins w:id="5419" w:author="Zhunisbayev, Olzhasbek [Bolashak Atyrau Limited]" w:date="2024-04-01T10:41:00Z"/>
                <w:rFonts w:ascii="Arial Narrow" w:hAnsi="Arial Narrow" w:cs="Arial"/>
                <w:color w:val="auto"/>
                <w:sz w:val="16"/>
                <w:szCs w:val="16"/>
                <w:lang w:val="en-GB"/>
              </w:rPr>
            </w:pPr>
          </w:p>
          <w:p w14:paraId="7C5DD15D" w14:textId="2994178F" w:rsidR="002332F6" w:rsidRPr="00014E44" w:rsidRDefault="002332F6" w:rsidP="00DE1185">
            <w:pPr>
              <w:pStyle w:val="CellBodyCentered"/>
              <w:rPr>
                <w:ins w:id="5420" w:author="Zhunisbayev, Olzhasbek [Bolashak Atyrau Limited]" w:date="2024-04-01T10:40:00Z"/>
                <w:rFonts w:ascii="Arial Narrow" w:hAnsi="Arial Narrow" w:cs="Arial"/>
                <w:color w:val="auto"/>
                <w:sz w:val="16"/>
                <w:szCs w:val="16"/>
                <w:lang w:val="en-GB"/>
              </w:rPr>
            </w:pPr>
            <w:ins w:id="5421" w:author="Zhunisbayev, Olzhasbek [Bolashak Atyrau Limited]" w:date="2024-04-01T10:41:00Z">
              <w:r>
                <w:rPr>
                  <w:rFonts w:ascii="Arial Narrow" w:hAnsi="Arial Narrow" w:cs="Arial"/>
                  <w:color w:val="auto"/>
                  <w:sz w:val="16"/>
                  <w:szCs w:val="16"/>
                  <w:lang w:val="en-GB"/>
                </w:rPr>
                <w:t>6.0</w:t>
              </w:r>
            </w:ins>
          </w:p>
        </w:tc>
        <w:tc>
          <w:tcPr>
            <w:tcW w:w="1080" w:type="dxa"/>
            <w:tcBorders>
              <w:top w:val="single" w:sz="6" w:space="0" w:color="auto"/>
              <w:left w:val="single" w:sz="6" w:space="0" w:color="auto"/>
              <w:bottom w:val="single" w:sz="6" w:space="0" w:color="auto"/>
              <w:right w:val="single" w:sz="6" w:space="0" w:color="auto"/>
            </w:tcBorders>
          </w:tcPr>
          <w:p w14:paraId="578023F5" w14:textId="77777777" w:rsidR="00CB7C27" w:rsidRDefault="00CB7C27" w:rsidP="00DE1185">
            <w:pPr>
              <w:pStyle w:val="CellBodyCentered"/>
              <w:rPr>
                <w:ins w:id="5422" w:author="Zhunisbayev, Olzhasbek [Bolashak Atyrau Limited]" w:date="2024-04-01T10:41:00Z"/>
                <w:rFonts w:ascii="Arial Narrow" w:hAnsi="Arial Narrow" w:cs="Arial"/>
                <w:color w:val="auto"/>
                <w:sz w:val="16"/>
                <w:szCs w:val="16"/>
                <w:lang w:val="en-GB"/>
              </w:rPr>
            </w:pPr>
          </w:p>
          <w:p w14:paraId="73371195" w14:textId="77777777" w:rsidR="002332F6" w:rsidRDefault="002332F6" w:rsidP="00DE1185">
            <w:pPr>
              <w:pStyle w:val="CellBodyCentered"/>
              <w:rPr>
                <w:ins w:id="5423" w:author="Zhunisbayev, Olzhasbek [Bolashak Atyrau Limited]" w:date="2024-04-01T10:41:00Z"/>
                <w:rFonts w:ascii="Arial Narrow" w:hAnsi="Arial Narrow" w:cs="Arial"/>
                <w:color w:val="auto"/>
                <w:sz w:val="16"/>
                <w:szCs w:val="16"/>
                <w:lang w:val="en-GB"/>
              </w:rPr>
            </w:pPr>
            <w:ins w:id="5424" w:author="Zhunisbayev, Olzhasbek [Bolashak Atyrau Limited]" w:date="2024-04-01T10:41:00Z">
              <w:r>
                <w:rPr>
                  <w:rFonts w:ascii="Arial Narrow" w:hAnsi="Arial Narrow" w:cs="Arial"/>
                  <w:color w:val="auto"/>
                  <w:sz w:val="16"/>
                  <w:szCs w:val="16"/>
                  <w:lang w:val="en-GB"/>
                </w:rPr>
                <w:t>LTCS</w:t>
              </w:r>
            </w:ins>
          </w:p>
          <w:p w14:paraId="2847FFF0" w14:textId="77777777" w:rsidR="002332F6" w:rsidRDefault="002332F6" w:rsidP="00DE1185">
            <w:pPr>
              <w:pStyle w:val="CellBodyCentered"/>
              <w:rPr>
                <w:ins w:id="5425" w:author="Zhunisbayev, Olzhasbek [Bolashak Atyrau Limited]" w:date="2024-04-01T10:41:00Z"/>
                <w:rFonts w:ascii="Arial Narrow" w:hAnsi="Arial Narrow" w:cs="Arial"/>
                <w:color w:val="auto"/>
                <w:sz w:val="16"/>
                <w:szCs w:val="16"/>
                <w:lang w:val="en-GB"/>
              </w:rPr>
            </w:pPr>
          </w:p>
          <w:p w14:paraId="3635D2A6" w14:textId="17270237" w:rsidR="002332F6" w:rsidRPr="00014E44" w:rsidRDefault="002332F6" w:rsidP="00DE1185">
            <w:pPr>
              <w:pStyle w:val="CellBodyCentered"/>
              <w:rPr>
                <w:ins w:id="5426" w:author="Zhunisbayev, Olzhasbek [Bolashak Atyrau Limited]" w:date="2024-04-01T10:40:00Z"/>
                <w:rFonts w:ascii="Arial Narrow" w:hAnsi="Arial Narrow" w:cs="Arial"/>
                <w:color w:val="auto"/>
                <w:sz w:val="16"/>
                <w:szCs w:val="16"/>
                <w:lang w:val="en-GB"/>
              </w:rPr>
            </w:pPr>
            <w:ins w:id="5427" w:author="Zhunisbayev, Olzhasbek [Bolashak Atyrau Limited]" w:date="2024-04-01T10:41:00Z">
              <w:r>
                <w:rPr>
                  <w:rFonts w:ascii="Arial Narrow" w:hAnsi="Arial Narrow" w:cs="Arial"/>
                  <w:color w:val="auto"/>
                  <w:sz w:val="16"/>
                  <w:szCs w:val="16"/>
                  <w:lang w:val="en-GB"/>
                </w:rPr>
                <w:t>Note 1</w:t>
              </w:r>
            </w:ins>
          </w:p>
        </w:tc>
        <w:tc>
          <w:tcPr>
            <w:tcW w:w="720" w:type="dxa"/>
            <w:tcBorders>
              <w:top w:val="single" w:sz="6" w:space="0" w:color="auto"/>
              <w:left w:val="single" w:sz="6" w:space="0" w:color="auto"/>
              <w:bottom w:val="single" w:sz="6" w:space="0" w:color="auto"/>
              <w:right w:val="single" w:sz="6" w:space="0" w:color="auto"/>
            </w:tcBorders>
          </w:tcPr>
          <w:p w14:paraId="1E5E204B" w14:textId="77777777" w:rsidR="00CB7C27" w:rsidRDefault="00CB7C27" w:rsidP="00DE1185">
            <w:pPr>
              <w:pStyle w:val="CellBodyCentered"/>
              <w:rPr>
                <w:ins w:id="5428" w:author="Zhunisbayev, Olzhasbek [Bolashak Atyrau Limited]" w:date="2024-04-01T10:41:00Z"/>
                <w:rFonts w:ascii="Arial Narrow" w:hAnsi="Arial Narrow" w:cs="Arial"/>
                <w:color w:val="auto"/>
                <w:sz w:val="16"/>
                <w:szCs w:val="16"/>
                <w:lang w:val="en-GB"/>
              </w:rPr>
            </w:pPr>
          </w:p>
          <w:p w14:paraId="0D6BC955" w14:textId="77777777" w:rsidR="002332F6" w:rsidRPr="00014E44" w:rsidRDefault="002332F6" w:rsidP="00DE1185">
            <w:pPr>
              <w:pStyle w:val="CellBodyCentered"/>
              <w:rPr>
                <w:ins w:id="5429" w:author="Zhunisbayev, Olzhasbek [Bolashak Atyrau Limited]" w:date="2024-04-01T10:41:00Z"/>
                <w:rFonts w:ascii="Arial Narrow" w:hAnsi="Arial Narrow" w:cs="Arial"/>
                <w:color w:val="auto"/>
                <w:sz w:val="16"/>
                <w:szCs w:val="16"/>
                <w:lang w:val="en-GB"/>
              </w:rPr>
            </w:pPr>
            <w:ins w:id="5430" w:author="Zhunisbayev, Olzhasbek [Bolashak Atyrau Limited]" w:date="2024-04-01T10:41:00Z">
              <w:r w:rsidRPr="00014E44">
                <w:rPr>
                  <w:rFonts w:ascii="Arial Narrow" w:hAnsi="Arial Narrow" w:cs="Arial"/>
                  <w:color w:val="auto"/>
                  <w:sz w:val="16"/>
                  <w:szCs w:val="16"/>
                  <w:lang w:val="en-GB"/>
                </w:rPr>
                <w:t>CLASS 300</w:t>
              </w:r>
            </w:ins>
          </w:p>
          <w:p w14:paraId="49DEF981" w14:textId="7B178589" w:rsidR="002332F6" w:rsidRPr="00014E44" w:rsidRDefault="002332F6" w:rsidP="00DE1185">
            <w:pPr>
              <w:pStyle w:val="CellBodyCentered"/>
              <w:rPr>
                <w:ins w:id="5431" w:author="Zhunisbayev, Olzhasbek [Bolashak Atyrau Limited]" w:date="2024-04-01T10:40:00Z"/>
                <w:rFonts w:ascii="Arial Narrow" w:hAnsi="Arial Narrow" w:cs="Arial"/>
                <w:color w:val="auto"/>
                <w:sz w:val="16"/>
                <w:szCs w:val="16"/>
                <w:lang w:val="en-GB"/>
              </w:rPr>
            </w:pPr>
            <w:ins w:id="5432" w:author="Zhunisbayev, Olzhasbek [Bolashak Atyrau Limited]" w:date="2024-04-01T10:41:00Z">
              <w:r w:rsidRPr="00014E44">
                <w:rPr>
                  <w:rFonts w:ascii="Arial Narrow" w:hAnsi="Arial Narrow" w:cs="Arial"/>
                  <w:color w:val="auto"/>
                  <w:sz w:val="16"/>
                  <w:szCs w:val="16"/>
                  <w:lang w:val="en-GB"/>
                </w:rPr>
                <w:t>RF</w:t>
              </w:r>
            </w:ins>
          </w:p>
        </w:tc>
        <w:tc>
          <w:tcPr>
            <w:tcW w:w="720" w:type="dxa"/>
            <w:tcBorders>
              <w:top w:val="single" w:sz="6" w:space="0" w:color="auto"/>
              <w:left w:val="single" w:sz="6" w:space="0" w:color="auto"/>
              <w:bottom w:val="single" w:sz="6" w:space="0" w:color="auto"/>
              <w:right w:val="single" w:sz="6" w:space="0" w:color="auto"/>
            </w:tcBorders>
          </w:tcPr>
          <w:p w14:paraId="01F3E628" w14:textId="77777777" w:rsidR="00CB7C27" w:rsidRDefault="00CB7C27" w:rsidP="00DE1185">
            <w:pPr>
              <w:pStyle w:val="CellBodyCentered"/>
              <w:rPr>
                <w:ins w:id="5433" w:author="Zhunisbayev, Olzhasbek [Bolashak Atyrau Limited]" w:date="2024-04-01T10:41:00Z"/>
                <w:rFonts w:ascii="Arial Narrow" w:hAnsi="Arial Narrow" w:cs="Arial"/>
                <w:color w:val="auto"/>
                <w:sz w:val="16"/>
                <w:szCs w:val="16"/>
                <w:lang w:val="en-GB"/>
              </w:rPr>
            </w:pPr>
          </w:p>
          <w:p w14:paraId="60C86BB0" w14:textId="77777777" w:rsidR="00B33954" w:rsidRPr="00014E44" w:rsidRDefault="00B33954" w:rsidP="00DE1185">
            <w:pPr>
              <w:pStyle w:val="CellBodyCentered"/>
              <w:rPr>
                <w:ins w:id="5434" w:author="Zhunisbayev, Olzhasbek [Bolashak Atyrau Limited]" w:date="2024-04-01T10:41:00Z"/>
                <w:rFonts w:ascii="Arial Narrow" w:hAnsi="Arial Narrow" w:cs="Arial"/>
                <w:color w:val="auto"/>
                <w:sz w:val="16"/>
                <w:szCs w:val="16"/>
                <w:lang w:val="en-GB"/>
              </w:rPr>
            </w:pPr>
            <w:ins w:id="5435" w:author="Zhunisbayev, Olzhasbek [Bolashak Atyrau Limited]" w:date="2024-04-01T10:41:00Z">
              <w:r w:rsidRPr="00014E44">
                <w:rPr>
                  <w:rFonts w:ascii="Arial Narrow" w:hAnsi="Arial Narrow" w:cs="Arial"/>
                  <w:color w:val="auto"/>
                  <w:sz w:val="16"/>
                  <w:szCs w:val="16"/>
                  <w:lang w:val="en-GB"/>
                </w:rPr>
                <w:t>-40 to</w:t>
              </w:r>
            </w:ins>
          </w:p>
          <w:p w14:paraId="0A16A37B" w14:textId="0398E708" w:rsidR="00B33954" w:rsidRPr="00014E44" w:rsidRDefault="00B33954" w:rsidP="00DE1185">
            <w:pPr>
              <w:pStyle w:val="CellBodyCentered"/>
              <w:rPr>
                <w:ins w:id="5436" w:author="Zhunisbayev, Olzhasbek [Bolashak Atyrau Limited]" w:date="2024-04-01T10:40:00Z"/>
                <w:rFonts w:ascii="Arial Narrow" w:hAnsi="Arial Narrow" w:cs="Arial"/>
                <w:color w:val="auto"/>
                <w:sz w:val="16"/>
                <w:szCs w:val="16"/>
                <w:lang w:val="en-GB"/>
              </w:rPr>
            </w:pPr>
            <w:ins w:id="5437" w:author="Zhunisbayev, Olzhasbek [Bolashak Atyrau Limited]" w:date="2024-04-01T10:41:00Z">
              <w:r w:rsidRPr="00014E44">
                <w:rPr>
                  <w:rFonts w:ascii="Arial Narrow" w:hAnsi="Arial Narrow" w:cs="Arial"/>
                  <w:color w:val="auto"/>
                  <w:sz w:val="16"/>
                  <w:szCs w:val="16"/>
                  <w:lang w:val="en-GB"/>
                </w:rPr>
                <w:t xml:space="preserve"> +</w:t>
              </w:r>
              <w:r>
                <w:rPr>
                  <w:rFonts w:ascii="Arial Narrow" w:hAnsi="Arial Narrow" w:cs="Arial"/>
                  <w:color w:val="auto"/>
                  <w:sz w:val="16"/>
                  <w:szCs w:val="16"/>
                  <w:lang w:val="en-GB"/>
                </w:rPr>
                <w:t>200</w:t>
              </w:r>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C</w:t>
              </w:r>
            </w:ins>
          </w:p>
        </w:tc>
        <w:tc>
          <w:tcPr>
            <w:tcW w:w="1890" w:type="dxa"/>
            <w:tcBorders>
              <w:top w:val="single" w:sz="6" w:space="0" w:color="auto"/>
              <w:left w:val="single" w:sz="6" w:space="0" w:color="auto"/>
              <w:bottom w:val="single" w:sz="6" w:space="0" w:color="auto"/>
              <w:right w:val="single" w:sz="6" w:space="0" w:color="auto"/>
            </w:tcBorders>
          </w:tcPr>
          <w:p w14:paraId="0A720203" w14:textId="77777777" w:rsidR="00CB7C27" w:rsidRDefault="00CB7C27" w:rsidP="00DE1185">
            <w:pPr>
              <w:pStyle w:val="CellBody"/>
              <w:rPr>
                <w:ins w:id="5438" w:author="Zhunisbayev, Olzhasbek [Bolashak Atyrau Limited]" w:date="2024-04-01T10:42:00Z"/>
                <w:rFonts w:ascii="Arial Narrow" w:hAnsi="Arial Narrow" w:cs="Arial"/>
                <w:color w:val="auto"/>
                <w:sz w:val="16"/>
                <w:szCs w:val="16"/>
                <w:u w:val="single"/>
                <w:lang w:val="en-GB"/>
              </w:rPr>
            </w:pPr>
          </w:p>
          <w:p w14:paraId="5351ED7D" w14:textId="77777777" w:rsidR="00B33954" w:rsidRPr="00014E44" w:rsidRDefault="00B33954" w:rsidP="00DE1185">
            <w:pPr>
              <w:pStyle w:val="CellBody"/>
              <w:rPr>
                <w:ins w:id="5439" w:author="Zhunisbayev, Olzhasbek [Bolashak Atyrau Limited]" w:date="2024-04-01T10:42:00Z"/>
                <w:rFonts w:ascii="Arial Narrow" w:hAnsi="Arial Narrow" w:cs="Arial"/>
                <w:color w:val="auto"/>
                <w:sz w:val="16"/>
                <w:szCs w:val="16"/>
                <w:u w:val="single"/>
              </w:rPr>
            </w:pPr>
            <w:ins w:id="5440" w:author="Zhunisbayev, Olzhasbek [Bolashak Atyrau Limited]" w:date="2024-04-01T10:42:00Z">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ins>
          </w:p>
          <w:p w14:paraId="0910AC74" w14:textId="77777777" w:rsidR="00B33954" w:rsidRPr="00014E44" w:rsidRDefault="00B33954" w:rsidP="00DE1185">
            <w:pPr>
              <w:pStyle w:val="CellBody"/>
              <w:rPr>
                <w:ins w:id="5441" w:author="Zhunisbayev, Olzhasbek [Bolashak Atyrau Limited]" w:date="2024-04-01T10:42:00Z"/>
                <w:rFonts w:ascii="Arial Narrow" w:hAnsi="Arial Narrow" w:cs="Arial"/>
                <w:color w:val="auto"/>
                <w:sz w:val="16"/>
                <w:szCs w:val="16"/>
                <w:lang w:val="en-GB"/>
              </w:rPr>
            </w:pPr>
            <w:ins w:id="5442" w:author="Zhunisbayev, Olzhasbek [Bolashak Atyrau Limited]" w:date="2024-04-01T10:42:00Z">
              <w:r w:rsidRPr="00014E44">
                <w:rPr>
                  <w:rFonts w:ascii="Arial Narrow" w:hAnsi="Arial Narrow" w:cs="Arial"/>
                  <w:color w:val="auto"/>
                  <w:sz w:val="16"/>
                  <w:szCs w:val="16"/>
                  <w:lang w:val="en-GB"/>
                </w:rPr>
                <w:t>(limited by flange ratings)</w:t>
              </w:r>
            </w:ins>
          </w:p>
          <w:p w14:paraId="5FB4A206" w14:textId="2D13184D" w:rsidR="00B33954" w:rsidRPr="00014E44" w:rsidRDefault="0018324D" w:rsidP="00DE1185">
            <w:pPr>
              <w:pStyle w:val="CellBody"/>
              <w:rPr>
                <w:ins w:id="5443" w:author="Zhunisbayev, Olzhasbek [Bolashak Atyrau Limited]" w:date="2024-04-01T10:42:00Z"/>
                <w:rFonts w:ascii="Arial Narrow" w:hAnsi="Arial Narrow" w:cs="Arial"/>
                <w:color w:val="auto"/>
                <w:sz w:val="16"/>
                <w:szCs w:val="16"/>
                <w:lang w:val="en-GB"/>
              </w:rPr>
            </w:pPr>
            <w:r w:rsidRPr="00014E44">
              <w:rPr>
                <w:rFonts w:ascii="Arial Narrow" w:hAnsi="Arial Narrow" w:cs="Arial"/>
                <w:color w:val="auto"/>
                <w:sz w:val="16"/>
                <w:szCs w:val="16"/>
                <w:lang w:val="en-GB"/>
              </w:rPr>
              <w:t>-</w:t>
            </w:r>
            <w:del w:id="544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445" w:author="Zhunisbayev, Olzhasbek A [Bolashak Atyrau Limited]" w:date="2022-09-18T20:40:00Z">
              <w:r w:rsidRPr="00014E44">
                <w:rPr>
                  <w:rFonts w:ascii="Arial Narrow" w:hAnsi="Arial Narrow" w:cs="Arial"/>
                  <w:color w:val="auto"/>
                  <w:sz w:val="16"/>
                  <w:szCs w:val="16"/>
                  <w:lang w:val="en-GB"/>
                </w:rPr>
                <w:t>40</w:t>
              </w:r>
            </w:ins>
            <w:ins w:id="5446" w:author="Zhunisbayev, Olzhasbek [Bolashak Atyrau Limited]" w:date="2024-04-01T10:42:00Z">
              <w:r w:rsidR="00B33954" w:rsidRPr="00014E44">
                <w:rPr>
                  <w:rFonts w:ascii="Arial Narrow" w:hAnsi="Arial Narrow" w:cs="Arial"/>
                  <w:color w:val="auto"/>
                  <w:sz w:val="16"/>
                  <w:szCs w:val="16"/>
                  <w:lang w:val="en-GB"/>
                </w:rPr>
                <w:t xml:space="preserve"> to 38°</w:t>
              </w:r>
              <w:r w:rsidR="00B33954" w:rsidRPr="00014E44">
                <w:rPr>
                  <w:rFonts w:ascii="Arial Narrow" w:hAnsi="Arial Narrow" w:cs="Arial"/>
                  <w:snapToGrid w:val="0"/>
                  <w:color w:val="auto"/>
                  <w:sz w:val="16"/>
                  <w:szCs w:val="16"/>
                  <w:lang w:val="en-GB"/>
                </w:rPr>
                <w:t xml:space="preserve">C </w:t>
              </w:r>
              <w:r w:rsidR="00B33954" w:rsidRPr="00014E44">
                <w:rPr>
                  <w:rFonts w:ascii="Arial Narrow" w:hAnsi="Arial Narrow" w:cs="Arial"/>
                  <w:color w:val="auto"/>
                  <w:sz w:val="16"/>
                  <w:szCs w:val="16"/>
                  <w:lang w:val="en-GB"/>
                </w:rPr>
                <w:t xml:space="preserve">= </w:t>
              </w:r>
              <w:r w:rsidR="00B33954" w:rsidRPr="00014E44">
                <w:rPr>
                  <w:rFonts w:ascii="Arial Narrow" w:hAnsi="Arial Narrow" w:cs="Arial"/>
                  <w:color w:val="auto"/>
                  <w:sz w:val="16"/>
                  <w:szCs w:val="16"/>
                </w:rPr>
                <w:t>51.1</w:t>
              </w:r>
              <w:r w:rsidR="00B33954" w:rsidRPr="00014E44">
                <w:rPr>
                  <w:rFonts w:ascii="Arial Narrow" w:hAnsi="Arial Narrow" w:cs="Arial"/>
                  <w:color w:val="auto"/>
                  <w:sz w:val="16"/>
                  <w:szCs w:val="16"/>
                  <w:lang w:val="en-GB"/>
                </w:rPr>
                <w:t xml:space="preserve"> barg</w:t>
              </w:r>
            </w:ins>
          </w:p>
          <w:p w14:paraId="2FB8AFC0" w14:textId="5E09B0F0" w:rsidR="00B33954" w:rsidRPr="00014E44" w:rsidRDefault="00B33954" w:rsidP="00DE1185">
            <w:pPr>
              <w:spacing w:before="0" w:line="240" w:lineRule="auto"/>
              <w:ind w:left="0"/>
              <w:rPr>
                <w:ins w:id="5447" w:author="Zhunisbayev, Olzhasbek [Bolashak Atyrau Limited]" w:date="2024-04-01T10:42:00Z"/>
                <w:rFonts w:ascii="Arial Narrow" w:hAnsi="Arial Narrow" w:cs="Arial"/>
                <w:color w:val="auto"/>
                <w:sz w:val="16"/>
                <w:szCs w:val="16"/>
              </w:rPr>
            </w:pPr>
            <w:ins w:id="5448" w:author="Zhunisbayev, Olzhasbek [Bolashak Atyrau Limited]" w:date="2024-04-01T10:42:00Z">
              <w:r w:rsidRPr="00014E44">
                <w:rPr>
                  <w:rFonts w:ascii="Arial Narrow" w:hAnsi="Arial Narrow" w:cs="Arial"/>
                  <w:color w:val="auto"/>
                  <w:sz w:val="16"/>
                  <w:szCs w:val="16"/>
                </w:rPr>
                <w:t>50°C = 50.1 barg</w:t>
              </w:r>
            </w:ins>
          </w:p>
          <w:p w14:paraId="5B3B1DFB" w14:textId="34D5D482" w:rsidR="00B33954" w:rsidRPr="00014E44" w:rsidRDefault="00B33954" w:rsidP="00DE1185">
            <w:pPr>
              <w:spacing w:before="0" w:line="240" w:lineRule="auto"/>
              <w:ind w:left="0"/>
              <w:rPr>
                <w:ins w:id="5449" w:author="Zhunisbayev, Olzhasbek [Bolashak Atyrau Limited]" w:date="2024-04-01T10:42:00Z"/>
                <w:rFonts w:ascii="Arial Narrow" w:hAnsi="Arial Narrow" w:cs="Arial"/>
                <w:color w:val="auto"/>
                <w:sz w:val="16"/>
                <w:szCs w:val="16"/>
              </w:rPr>
            </w:pPr>
            <w:ins w:id="5450" w:author="Zhunisbayev, Olzhasbek [Bolashak Atyrau Limited]" w:date="2024-04-01T10:42:00Z">
              <w:r w:rsidRPr="00014E44">
                <w:rPr>
                  <w:rFonts w:ascii="Arial Narrow" w:hAnsi="Arial Narrow" w:cs="Arial"/>
                  <w:color w:val="auto"/>
                  <w:sz w:val="16"/>
                  <w:szCs w:val="16"/>
                </w:rPr>
                <w:t>100ºC = 46.6 barg</w:t>
              </w:r>
            </w:ins>
          </w:p>
          <w:p w14:paraId="05FA2019" w14:textId="0A465998" w:rsidR="00B33954" w:rsidRPr="00014E44" w:rsidRDefault="00B33954" w:rsidP="00DE1185">
            <w:pPr>
              <w:spacing w:before="0" w:line="240" w:lineRule="auto"/>
              <w:ind w:left="0"/>
              <w:rPr>
                <w:ins w:id="5451" w:author="Zhunisbayev, Olzhasbek [Bolashak Atyrau Limited]" w:date="2024-04-01T10:42:00Z"/>
                <w:rFonts w:ascii="Arial Narrow" w:hAnsi="Arial Narrow" w:cs="Arial"/>
                <w:color w:val="auto"/>
                <w:sz w:val="16"/>
                <w:szCs w:val="16"/>
              </w:rPr>
            </w:pPr>
            <w:ins w:id="5452" w:author="Zhunisbayev, Olzhasbek [Bolashak Atyrau Limited]" w:date="2024-04-01T10:42:00Z">
              <w:r w:rsidRPr="00014E44">
                <w:rPr>
                  <w:rFonts w:ascii="Arial Narrow" w:hAnsi="Arial Narrow" w:cs="Arial"/>
                  <w:color w:val="auto"/>
                  <w:sz w:val="16"/>
                  <w:szCs w:val="16"/>
                </w:rPr>
                <w:t>150ºC = 45.1 barg</w:t>
              </w:r>
            </w:ins>
          </w:p>
          <w:p w14:paraId="2ACE2761" w14:textId="4B3B725A" w:rsidR="00996EB0" w:rsidRDefault="00B33954" w:rsidP="00DE1185">
            <w:pPr>
              <w:pStyle w:val="CellBody"/>
              <w:rPr>
                <w:rFonts w:ascii="Arial Narrow" w:hAnsi="Arial Narrow" w:cs="Arial"/>
                <w:color w:val="auto"/>
                <w:sz w:val="16"/>
                <w:szCs w:val="16"/>
                <w:u w:val="single"/>
                <w:lang w:val="en-GB"/>
              </w:rPr>
            </w:pPr>
            <w:ins w:id="5453" w:author="Zhunisbayev, Olzhasbek [Bolashak Atyrau Limited]" w:date="2024-04-01T10:42:00Z">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C = 4</w:t>
              </w:r>
              <w:r w:rsidRPr="00014E44">
                <w:rPr>
                  <w:rFonts w:ascii="Arial Narrow" w:hAnsi="Arial Narrow" w:cs="Arial"/>
                  <w:snapToGrid w:val="0"/>
                  <w:color w:val="auto"/>
                  <w:sz w:val="16"/>
                  <w:szCs w:val="16"/>
                </w:rPr>
                <w:t>3.8</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ins>
          </w:p>
          <w:p w14:paraId="218A6274" w14:textId="77777777" w:rsidR="00996EB0" w:rsidRPr="00014E44" w:rsidRDefault="00996EB0" w:rsidP="00DE1185">
            <w:pPr>
              <w:pStyle w:val="CellBody"/>
              <w:rPr>
                <w:ins w:id="5454" w:author="Zhunisbayev, Olzhasbek [Bolashak Atyrau Limited]" w:date="2024-04-01T10:40:00Z"/>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2E420D6D" w14:textId="77777777" w:rsidR="00CB7C27" w:rsidRDefault="00CB7C27" w:rsidP="00DE1185">
            <w:pPr>
              <w:pStyle w:val="CellBodyCentered"/>
              <w:rPr>
                <w:ins w:id="5455" w:author="Zhunisbayev, Olzhasbek [Bolashak Atyrau Limited]" w:date="2024-04-01T10:42:00Z"/>
                <w:rFonts w:ascii="Arial Narrow" w:hAnsi="Arial Narrow" w:cs="Arial"/>
                <w:color w:val="auto"/>
                <w:sz w:val="16"/>
                <w:szCs w:val="16"/>
              </w:rPr>
            </w:pPr>
          </w:p>
          <w:p w14:paraId="54EFBB87" w14:textId="67AEE68B" w:rsidR="00996EB0" w:rsidRPr="00014E44" w:rsidRDefault="00996EB0" w:rsidP="00DE1185">
            <w:pPr>
              <w:pStyle w:val="CellBodyCentered"/>
              <w:rPr>
                <w:ins w:id="5456" w:author="Zhunisbayev, Olzhasbek [Bolashak Atyrau Limited]" w:date="2024-04-01T10:40:00Z"/>
                <w:rFonts w:ascii="Arial Narrow" w:hAnsi="Arial Narrow" w:cs="Arial"/>
                <w:color w:val="auto"/>
                <w:sz w:val="16"/>
                <w:szCs w:val="16"/>
              </w:rPr>
            </w:pPr>
            <w:ins w:id="5457" w:author="Zhunisbayev, Olzhasbek [Bolashak Atyrau Limited]" w:date="2024-04-01T10:42:00Z">
              <w:r>
                <w:rPr>
                  <w:rFonts w:ascii="Arial Narrow" w:hAnsi="Arial Narrow" w:cs="Arial"/>
                  <w:color w:val="auto"/>
                  <w:sz w:val="16"/>
                  <w:szCs w:val="16"/>
                </w:rPr>
                <w:t>YES</w:t>
              </w:r>
            </w:ins>
          </w:p>
        </w:tc>
        <w:tc>
          <w:tcPr>
            <w:tcW w:w="418" w:type="dxa"/>
            <w:tcBorders>
              <w:top w:val="single" w:sz="6" w:space="0" w:color="auto"/>
              <w:left w:val="single" w:sz="6" w:space="0" w:color="auto"/>
              <w:bottom w:val="single" w:sz="6" w:space="0" w:color="auto"/>
              <w:right w:val="single" w:sz="6" w:space="0" w:color="auto"/>
            </w:tcBorders>
          </w:tcPr>
          <w:p w14:paraId="1D46C77F" w14:textId="77777777" w:rsidR="00CB7C27" w:rsidRDefault="00CB7C27" w:rsidP="00DE1185">
            <w:pPr>
              <w:pStyle w:val="CellBodyCentered"/>
              <w:rPr>
                <w:ins w:id="5458" w:author="Zhunisbayev, Olzhasbek [Bolashak Atyrau Limited]" w:date="2024-04-01T10:42:00Z"/>
                <w:rFonts w:ascii="Arial Narrow" w:hAnsi="Arial Narrow" w:cs="Arial"/>
                <w:color w:val="auto"/>
                <w:sz w:val="16"/>
                <w:szCs w:val="16"/>
                <w:lang w:val="en-GB"/>
              </w:rPr>
            </w:pPr>
          </w:p>
          <w:p w14:paraId="0BFA1D83" w14:textId="1A80B2BF" w:rsidR="00996EB0" w:rsidRPr="00014E44" w:rsidRDefault="00996EB0" w:rsidP="00DE1185">
            <w:pPr>
              <w:pStyle w:val="CellBodyCentered"/>
              <w:rPr>
                <w:ins w:id="5459" w:author="Zhunisbayev, Olzhasbek [Bolashak Atyrau Limited]" w:date="2024-04-01T10:40:00Z"/>
                <w:rFonts w:ascii="Arial Narrow" w:hAnsi="Arial Narrow" w:cs="Arial"/>
                <w:color w:val="auto"/>
                <w:sz w:val="16"/>
                <w:szCs w:val="16"/>
                <w:lang w:val="en-GB"/>
              </w:rPr>
            </w:pPr>
            <w:ins w:id="5460" w:author="Zhunisbayev, Olzhasbek [Bolashak Atyrau Limited]" w:date="2024-04-01T10:42:00Z">
              <w:r>
                <w:rPr>
                  <w:rFonts w:ascii="Arial Narrow" w:hAnsi="Arial Narrow" w:cs="Arial"/>
                  <w:color w:val="auto"/>
                  <w:sz w:val="16"/>
                  <w:szCs w:val="16"/>
                  <w:lang w:val="en-GB"/>
                </w:rPr>
                <w:t>100</w:t>
              </w:r>
            </w:ins>
          </w:p>
        </w:tc>
      </w:tr>
      <w:tr w:rsidR="00FA3851" w:rsidRPr="00014E44" w14:paraId="033E5E4A" w14:textId="77777777" w:rsidTr="0038396C">
        <w:tc>
          <w:tcPr>
            <w:tcW w:w="3322" w:type="dxa"/>
            <w:tcBorders>
              <w:top w:val="single" w:sz="6" w:space="0" w:color="auto"/>
              <w:left w:val="single" w:sz="6" w:space="0" w:color="auto"/>
              <w:bottom w:val="single" w:sz="6" w:space="0" w:color="auto"/>
              <w:right w:val="single" w:sz="6" w:space="0" w:color="auto"/>
            </w:tcBorders>
          </w:tcPr>
          <w:p w14:paraId="7AC680B1" w14:textId="77777777" w:rsidR="00B271C8" w:rsidRPr="00014E44" w:rsidRDefault="00B271C8" w:rsidP="00DE1185">
            <w:pPr>
              <w:pStyle w:val="CellBody"/>
              <w:rPr>
                <w:rFonts w:ascii="Arial Narrow" w:hAnsi="Arial Narrow" w:cs="Arial"/>
                <w:color w:val="auto"/>
                <w:sz w:val="16"/>
                <w:szCs w:val="16"/>
                <w:lang w:val="en-GB"/>
              </w:rPr>
            </w:pPr>
          </w:p>
          <w:p w14:paraId="484D1986" w14:textId="1448DD2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31DBA64E" w14:textId="6D56EBF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5287DD3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413D9F5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39C79A11" w14:textId="33C7C0C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FGH – FUEL GAS, HIGH PRESSURE </w:t>
            </w:r>
          </w:p>
          <w:p w14:paraId="563C8544" w14:textId="06CD66A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646FE788" w14:textId="77777777" w:rsidR="00B271C8"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 – POTABLE WATER</w:t>
            </w:r>
          </w:p>
          <w:p w14:paraId="0DE0CFA7" w14:textId="77777777" w:rsidR="00996EB0" w:rsidRDefault="00996EB0" w:rsidP="00DE1185">
            <w:pPr>
              <w:pStyle w:val="CellBody"/>
              <w:rPr>
                <w:rFonts w:ascii="Arial Narrow" w:hAnsi="Arial Narrow" w:cs="Arial"/>
                <w:color w:val="auto"/>
                <w:sz w:val="16"/>
                <w:szCs w:val="16"/>
              </w:rPr>
            </w:pPr>
          </w:p>
          <w:p w14:paraId="33C42D0E" w14:textId="77777777" w:rsidR="006430CC" w:rsidRDefault="006430CC" w:rsidP="00DE1185">
            <w:pPr>
              <w:pStyle w:val="CellBody"/>
              <w:rPr>
                <w:rFonts w:ascii="Arial Narrow" w:hAnsi="Arial Narrow" w:cs="Arial"/>
                <w:color w:val="auto"/>
                <w:sz w:val="16"/>
                <w:szCs w:val="16"/>
              </w:rPr>
            </w:pPr>
          </w:p>
          <w:p w14:paraId="6AF47D37" w14:textId="77777777" w:rsidR="006430CC" w:rsidRDefault="006430CC" w:rsidP="00DE1185">
            <w:pPr>
              <w:pStyle w:val="CellBody"/>
              <w:rPr>
                <w:rFonts w:ascii="Arial Narrow" w:hAnsi="Arial Narrow" w:cs="Arial"/>
                <w:color w:val="auto"/>
                <w:sz w:val="16"/>
                <w:szCs w:val="16"/>
              </w:rPr>
            </w:pPr>
          </w:p>
          <w:p w14:paraId="7575AC8C" w14:textId="3A0194B0" w:rsidR="006430CC" w:rsidRPr="006430CC" w:rsidRDefault="006430CC" w:rsidP="00DE1185">
            <w:pPr>
              <w:pStyle w:val="CellBody"/>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3E69617C" w14:textId="77777777" w:rsidR="00B271C8" w:rsidRPr="00014E44" w:rsidRDefault="00B271C8" w:rsidP="00DE1185">
            <w:pPr>
              <w:pStyle w:val="CellBodyCentered"/>
              <w:rPr>
                <w:rFonts w:ascii="Arial Narrow" w:hAnsi="Arial Narrow" w:cs="Arial"/>
                <w:b/>
                <w:color w:val="auto"/>
                <w:sz w:val="16"/>
                <w:szCs w:val="16"/>
                <w:lang w:val="en-GB"/>
              </w:rPr>
            </w:pPr>
          </w:p>
          <w:p w14:paraId="6BCD97CE"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300K5A</w:t>
            </w:r>
          </w:p>
        </w:tc>
        <w:tc>
          <w:tcPr>
            <w:tcW w:w="450" w:type="dxa"/>
            <w:tcBorders>
              <w:top w:val="single" w:sz="6" w:space="0" w:color="auto"/>
              <w:left w:val="single" w:sz="6" w:space="0" w:color="auto"/>
              <w:bottom w:val="single" w:sz="6" w:space="0" w:color="auto"/>
              <w:right w:val="single" w:sz="6" w:space="0" w:color="auto"/>
            </w:tcBorders>
          </w:tcPr>
          <w:p w14:paraId="494597CC" w14:textId="77777777" w:rsidR="00B271C8" w:rsidRPr="00014E44" w:rsidRDefault="00B271C8" w:rsidP="00DE1185">
            <w:pPr>
              <w:pStyle w:val="CellBodyCentered"/>
              <w:rPr>
                <w:rFonts w:ascii="Arial Narrow" w:hAnsi="Arial Narrow" w:cs="Arial"/>
                <w:color w:val="auto"/>
                <w:sz w:val="16"/>
                <w:szCs w:val="16"/>
                <w:lang w:val="en-GB"/>
              </w:rPr>
            </w:pPr>
          </w:p>
          <w:p w14:paraId="0DDD3E8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7BB5B86E" w14:textId="77777777" w:rsidR="00B271C8" w:rsidRPr="00014E44" w:rsidRDefault="00B271C8" w:rsidP="00DE1185">
            <w:pPr>
              <w:pStyle w:val="CellBodyCentered"/>
              <w:rPr>
                <w:rFonts w:ascii="Arial Narrow" w:hAnsi="Arial Narrow" w:cs="Arial"/>
                <w:color w:val="auto"/>
                <w:sz w:val="16"/>
                <w:szCs w:val="16"/>
                <w:lang w:val="en-GB"/>
              </w:rPr>
            </w:pPr>
          </w:p>
          <w:p w14:paraId="67D35FB6" w14:textId="2F906AAD"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7A50B417" w14:textId="77777777" w:rsidR="00B271C8" w:rsidRPr="00014E44" w:rsidRDefault="00B271C8" w:rsidP="00DE1185">
            <w:pPr>
              <w:pStyle w:val="CellBodyCentered"/>
              <w:rPr>
                <w:rFonts w:ascii="Arial Narrow" w:hAnsi="Arial Narrow" w:cs="Arial"/>
                <w:color w:val="auto"/>
                <w:sz w:val="16"/>
                <w:szCs w:val="16"/>
                <w:lang w:val="en-GB"/>
              </w:rPr>
            </w:pPr>
          </w:p>
          <w:p w14:paraId="330BA6A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61043C56" w14:textId="77777777" w:rsidR="00B271C8" w:rsidRPr="00014E44" w:rsidRDefault="00B271C8" w:rsidP="00DE1185">
            <w:pPr>
              <w:pStyle w:val="CellBodyCentered"/>
              <w:rPr>
                <w:rFonts w:ascii="Arial Narrow" w:hAnsi="Arial Narrow" w:cs="Arial"/>
                <w:color w:val="auto"/>
                <w:sz w:val="16"/>
                <w:szCs w:val="16"/>
                <w:lang w:val="en-GB"/>
              </w:rPr>
            </w:pPr>
          </w:p>
          <w:p w14:paraId="7A8BA4E0"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A412C52" w14:textId="77777777" w:rsidR="00B271C8" w:rsidRPr="00014E44" w:rsidRDefault="00B271C8" w:rsidP="00DE1185">
            <w:pPr>
              <w:pStyle w:val="CellBodyCentered"/>
              <w:rPr>
                <w:rFonts w:ascii="Arial Narrow" w:hAnsi="Arial Narrow" w:cs="Arial"/>
                <w:color w:val="auto"/>
                <w:sz w:val="16"/>
                <w:szCs w:val="16"/>
                <w:lang w:val="en-GB"/>
              </w:rPr>
            </w:pPr>
          </w:p>
          <w:p w14:paraId="114E24E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7DE96C1B"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7EE533A0" w14:textId="77777777" w:rsidR="00B271C8" w:rsidRPr="00014E44" w:rsidRDefault="00B271C8" w:rsidP="00DE1185">
            <w:pPr>
              <w:pStyle w:val="CellBodyCentered"/>
              <w:rPr>
                <w:rFonts w:ascii="Arial Narrow" w:hAnsi="Arial Narrow" w:cs="Arial"/>
                <w:color w:val="auto"/>
                <w:sz w:val="16"/>
                <w:szCs w:val="16"/>
                <w:lang w:val="en-GB"/>
              </w:rPr>
            </w:pPr>
          </w:p>
          <w:p w14:paraId="39FA900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w:t>
            </w:r>
          </w:p>
          <w:p w14:paraId="5C73ABE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+88</w:t>
            </w:r>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5C970E44" w14:textId="77777777" w:rsidR="00B271C8" w:rsidRPr="00014E44" w:rsidRDefault="00B271C8" w:rsidP="00DE1185">
            <w:pPr>
              <w:pStyle w:val="CellBody"/>
              <w:rPr>
                <w:rFonts w:ascii="Arial Narrow" w:hAnsi="Arial Narrow" w:cs="Arial"/>
                <w:color w:val="auto"/>
                <w:sz w:val="16"/>
                <w:szCs w:val="16"/>
                <w:lang w:val="en-GB"/>
              </w:rPr>
            </w:pPr>
          </w:p>
          <w:p w14:paraId="2A0B33E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0AD1E4CE" w14:textId="429EC029"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40barg</w:t>
            </w:r>
          </w:p>
          <w:p w14:paraId="314370CE" w14:textId="5F3EBA16"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40barg</w:t>
            </w:r>
          </w:p>
          <w:p w14:paraId="034B4AA2" w14:textId="0475CBFE"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40barg</w:t>
            </w:r>
          </w:p>
          <w:p w14:paraId="7A7ADA60" w14:textId="361F754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88°</w:t>
            </w:r>
            <w:r w:rsidRPr="00014E44">
              <w:rPr>
                <w:rFonts w:ascii="Arial Narrow" w:hAnsi="Arial Narrow" w:cs="Arial"/>
                <w:snapToGrid w:val="0"/>
                <w:color w:val="auto"/>
                <w:sz w:val="16"/>
                <w:szCs w:val="16"/>
              </w:rPr>
              <w:t xml:space="preserve">C = </w:t>
            </w:r>
            <w:r w:rsidRPr="00014E44">
              <w:rPr>
                <w:rFonts w:ascii="Arial Narrow" w:hAnsi="Arial Narrow" w:cs="Arial"/>
                <w:color w:val="auto"/>
                <w:sz w:val="16"/>
                <w:szCs w:val="16"/>
                <w:lang w:val="en-GB"/>
              </w:rPr>
              <w:t>40barg</w:t>
            </w:r>
          </w:p>
          <w:p w14:paraId="087AE4C0" w14:textId="43CC611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pipe wall thickness)</w:t>
            </w:r>
          </w:p>
        </w:tc>
        <w:tc>
          <w:tcPr>
            <w:tcW w:w="630" w:type="dxa"/>
            <w:tcBorders>
              <w:top w:val="single" w:sz="6" w:space="0" w:color="auto"/>
              <w:left w:val="single" w:sz="6" w:space="0" w:color="auto"/>
              <w:bottom w:val="single" w:sz="6" w:space="0" w:color="auto"/>
              <w:right w:val="single" w:sz="6" w:space="0" w:color="auto"/>
            </w:tcBorders>
          </w:tcPr>
          <w:p w14:paraId="6DA65C22" w14:textId="77777777" w:rsidR="00B271C8" w:rsidRPr="00014E44" w:rsidRDefault="00B271C8" w:rsidP="00DE1185">
            <w:pPr>
              <w:pStyle w:val="CellBodyCentered"/>
              <w:rPr>
                <w:rFonts w:ascii="Arial Narrow" w:hAnsi="Arial Narrow" w:cs="Arial"/>
                <w:color w:val="auto"/>
                <w:sz w:val="16"/>
                <w:szCs w:val="16"/>
              </w:rPr>
            </w:pPr>
          </w:p>
          <w:p w14:paraId="22298202" w14:textId="3006DC31"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Sour Service Welds Above Ground</w:t>
            </w:r>
          </w:p>
        </w:tc>
        <w:tc>
          <w:tcPr>
            <w:tcW w:w="418" w:type="dxa"/>
            <w:tcBorders>
              <w:top w:val="single" w:sz="6" w:space="0" w:color="auto"/>
              <w:left w:val="single" w:sz="6" w:space="0" w:color="auto"/>
              <w:bottom w:val="single" w:sz="6" w:space="0" w:color="auto"/>
              <w:right w:val="single" w:sz="6" w:space="0" w:color="auto"/>
            </w:tcBorders>
          </w:tcPr>
          <w:p w14:paraId="2D6D51BB" w14:textId="77777777" w:rsidR="00B271C8" w:rsidRPr="00014E44" w:rsidRDefault="00B271C8" w:rsidP="00DE1185">
            <w:pPr>
              <w:pStyle w:val="CellBodyCentered"/>
              <w:rPr>
                <w:rFonts w:ascii="Arial Narrow" w:hAnsi="Arial Narrow" w:cs="Arial"/>
                <w:color w:val="auto"/>
                <w:sz w:val="16"/>
                <w:szCs w:val="16"/>
                <w:lang w:val="en-GB"/>
              </w:rPr>
            </w:pPr>
          </w:p>
          <w:p w14:paraId="55E545F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p w14:paraId="57B9855E"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3A511CFF" w14:textId="77777777" w:rsidTr="0038396C">
        <w:tc>
          <w:tcPr>
            <w:tcW w:w="3322" w:type="dxa"/>
            <w:tcBorders>
              <w:top w:val="single" w:sz="6" w:space="0" w:color="auto"/>
              <w:left w:val="single" w:sz="6" w:space="0" w:color="auto"/>
              <w:bottom w:val="single" w:sz="6" w:space="0" w:color="auto"/>
              <w:right w:val="single" w:sz="6" w:space="0" w:color="auto"/>
            </w:tcBorders>
          </w:tcPr>
          <w:p w14:paraId="0AB3E905" w14:textId="5C84B40A" w:rsidR="00B271C8" w:rsidRPr="00014E44" w:rsidRDefault="00B271C8" w:rsidP="00DE1185">
            <w:pPr>
              <w:pStyle w:val="CellBody"/>
              <w:rPr>
                <w:rFonts w:ascii="Arial Narrow" w:hAnsi="Arial Narrow" w:cs="Arial"/>
                <w:color w:val="auto"/>
                <w:sz w:val="16"/>
                <w:szCs w:val="16"/>
                <w:lang w:val="en-GB"/>
              </w:rPr>
            </w:pPr>
          </w:p>
          <w:p w14:paraId="7F3FBED0" w14:textId="3177E0D2" w:rsidR="00B271C8"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88960" behindDoc="0" locked="0" layoutInCell="1" allowOverlap="1" wp14:anchorId="2DAE3028" wp14:editId="3B2B8809">
                      <wp:simplePos x="0" y="0"/>
                      <wp:positionH relativeFrom="column">
                        <wp:posOffset>1539406</wp:posOffset>
                      </wp:positionH>
                      <wp:positionV relativeFrom="paragraph">
                        <wp:posOffset>228462</wp:posOffset>
                      </wp:positionV>
                      <wp:extent cx="989164" cy="221615"/>
                      <wp:effectExtent l="0" t="0" r="59055" b="64135"/>
                      <wp:wrapNone/>
                      <wp:docPr id="1802499786" name="AutoShape 4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164"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7BC2CF85"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17" o:spid="_x0000_s1617" style="position:absolute;margin-left:121.2pt;margin-top:18pt;width:77.9pt;height:17.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">
                      <v:shadow on="t" color="black [3213]" opacity=".5"/>
                      <v:textbox>
                        <w:txbxContent>
                          <w:p w14:paraId="7BC2CF85"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B271C8"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4B8835D9" w14:textId="77777777" w:rsidR="00B271C8" w:rsidRPr="00014E44" w:rsidRDefault="00B271C8" w:rsidP="00DE1185">
            <w:pPr>
              <w:pStyle w:val="CellBodyCentered"/>
              <w:rPr>
                <w:rFonts w:ascii="Arial Narrow" w:hAnsi="Arial Narrow" w:cs="Arial"/>
                <w:b/>
                <w:color w:val="auto"/>
                <w:sz w:val="16"/>
                <w:szCs w:val="16"/>
                <w:lang w:val="en-GB"/>
              </w:rPr>
            </w:pPr>
          </w:p>
          <w:p w14:paraId="4386A6DD"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300K5D</w:t>
            </w:r>
          </w:p>
          <w:p w14:paraId="1FBC4EBE" w14:textId="77777777" w:rsidR="00B271C8" w:rsidRPr="00014E44" w:rsidRDefault="00B271C8" w:rsidP="00DE1185">
            <w:pPr>
              <w:pStyle w:val="CellBodyCentered"/>
              <w:rPr>
                <w:rFonts w:ascii="Arial Narrow" w:hAnsi="Arial Narrow" w:cs="Arial"/>
                <w:b/>
                <w:color w:val="auto"/>
                <w:sz w:val="16"/>
                <w:szCs w:val="16"/>
                <w:lang w:val="en-GB"/>
              </w:rPr>
            </w:pPr>
          </w:p>
          <w:p w14:paraId="16259C6D" w14:textId="77777777" w:rsidR="00B271C8" w:rsidRPr="00014E44" w:rsidRDefault="00B271C8" w:rsidP="00DE1185">
            <w:pPr>
              <w:pStyle w:val="CellBodyCentered"/>
              <w:rPr>
                <w:rFonts w:ascii="Arial Narrow" w:hAnsi="Arial Narrow" w:cs="Arial"/>
                <w:b/>
                <w:color w:val="auto"/>
                <w:sz w:val="16"/>
                <w:szCs w:val="16"/>
                <w:lang w:val="en-GB"/>
              </w:rPr>
            </w:pPr>
          </w:p>
          <w:p w14:paraId="3BEECD6D" w14:textId="77777777" w:rsidR="00B271C8" w:rsidRPr="00014E44" w:rsidRDefault="00B271C8" w:rsidP="00DE1185">
            <w:pPr>
              <w:pStyle w:val="CellBodyCentered"/>
              <w:rPr>
                <w:rFonts w:ascii="Arial Narrow" w:hAnsi="Arial Narrow" w:cs="Arial"/>
                <w:b/>
                <w:color w:val="auto"/>
                <w:sz w:val="16"/>
                <w:szCs w:val="16"/>
                <w:lang w:val="en-GB"/>
              </w:rPr>
            </w:pPr>
          </w:p>
          <w:p w14:paraId="534BA18B" w14:textId="77777777" w:rsidR="00B271C8" w:rsidRPr="00014E44" w:rsidRDefault="00B271C8" w:rsidP="00DE1185">
            <w:pPr>
              <w:pStyle w:val="CellBodyCentered"/>
              <w:rPr>
                <w:rFonts w:ascii="Arial Narrow" w:hAnsi="Arial Narrow" w:cs="Arial"/>
                <w:b/>
                <w:color w:val="auto"/>
                <w:sz w:val="16"/>
                <w:szCs w:val="16"/>
                <w:lang w:val="en-GB"/>
              </w:rPr>
            </w:pPr>
          </w:p>
          <w:p w14:paraId="17812E43" w14:textId="77777777" w:rsidR="00B271C8" w:rsidRPr="00014E44" w:rsidRDefault="00B271C8" w:rsidP="00DE1185">
            <w:pPr>
              <w:pStyle w:val="CellBodyCentered"/>
              <w:rPr>
                <w:rFonts w:ascii="Arial Narrow" w:hAnsi="Arial Narrow" w:cs="Arial"/>
                <w:b/>
                <w:color w:val="auto"/>
                <w:sz w:val="16"/>
                <w:szCs w:val="16"/>
                <w:lang w:val="en-GB"/>
              </w:rPr>
            </w:pPr>
          </w:p>
          <w:p w14:paraId="51D86EDF"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77223321" w14:textId="77777777" w:rsidR="00B271C8" w:rsidRPr="00014E44" w:rsidRDefault="00B271C8" w:rsidP="00DE1185">
            <w:pPr>
              <w:pStyle w:val="CellBodyCentered"/>
              <w:rPr>
                <w:rFonts w:ascii="Arial Narrow" w:hAnsi="Arial Narrow" w:cs="Arial"/>
                <w:color w:val="auto"/>
                <w:sz w:val="16"/>
                <w:szCs w:val="16"/>
                <w:lang w:val="en-GB"/>
              </w:rPr>
            </w:pPr>
          </w:p>
          <w:p w14:paraId="76107C2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7179195F" w14:textId="77777777" w:rsidR="00B271C8" w:rsidRPr="00014E44" w:rsidRDefault="00B271C8" w:rsidP="00DE1185">
            <w:pPr>
              <w:pStyle w:val="CellBodyCentered"/>
              <w:rPr>
                <w:rFonts w:ascii="Arial Narrow" w:hAnsi="Arial Narrow" w:cs="Arial"/>
                <w:color w:val="auto"/>
                <w:sz w:val="16"/>
                <w:szCs w:val="16"/>
                <w:lang w:val="en-GB"/>
              </w:rPr>
            </w:pPr>
          </w:p>
          <w:p w14:paraId="24C6B382" w14:textId="1797566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75E1376C" w14:textId="23D3987A"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Note 1</w:t>
            </w:r>
          </w:p>
        </w:tc>
        <w:tc>
          <w:tcPr>
            <w:tcW w:w="720" w:type="dxa"/>
            <w:tcBorders>
              <w:top w:val="single" w:sz="6" w:space="0" w:color="auto"/>
              <w:left w:val="single" w:sz="6" w:space="0" w:color="auto"/>
              <w:bottom w:val="single" w:sz="6" w:space="0" w:color="auto"/>
              <w:right w:val="single" w:sz="6" w:space="0" w:color="auto"/>
            </w:tcBorders>
          </w:tcPr>
          <w:p w14:paraId="5C182916" w14:textId="77777777" w:rsidR="00B271C8" w:rsidRPr="00014E44" w:rsidRDefault="00B271C8" w:rsidP="00DE1185">
            <w:pPr>
              <w:pStyle w:val="CellBodyCentered"/>
              <w:rPr>
                <w:rFonts w:ascii="Arial Narrow" w:hAnsi="Arial Narrow" w:cs="Arial"/>
                <w:color w:val="auto"/>
                <w:sz w:val="16"/>
                <w:szCs w:val="16"/>
                <w:lang w:val="en-GB"/>
              </w:rPr>
            </w:pPr>
          </w:p>
          <w:p w14:paraId="25ED1EC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14C1FCA7" w14:textId="77777777" w:rsidR="00B271C8" w:rsidRPr="00014E44" w:rsidRDefault="00B271C8" w:rsidP="00DE1185">
            <w:pPr>
              <w:pStyle w:val="CellBodyCentered"/>
              <w:rPr>
                <w:rFonts w:ascii="Arial Narrow" w:hAnsi="Arial Narrow" w:cs="Arial"/>
                <w:color w:val="auto"/>
                <w:w w:val="0"/>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71065607" w14:textId="77777777" w:rsidR="00B271C8" w:rsidRPr="00014E44" w:rsidRDefault="00B271C8" w:rsidP="00DE1185">
            <w:pPr>
              <w:pStyle w:val="CellBodyCentered"/>
              <w:rPr>
                <w:rFonts w:ascii="Arial Narrow" w:hAnsi="Arial Narrow" w:cs="Arial"/>
                <w:color w:val="auto"/>
                <w:sz w:val="16"/>
                <w:szCs w:val="16"/>
                <w:lang w:val="en-GB"/>
              </w:rPr>
            </w:pPr>
          </w:p>
          <w:p w14:paraId="1B1F2FB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w:t>
            </w:r>
          </w:p>
          <w:p w14:paraId="1675A1E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343</w:t>
            </w:r>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 xml:space="preserve"> C</w:t>
            </w:r>
          </w:p>
        </w:tc>
        <w:tc>
          <w:tcPr>
            <w:tcW w:w="1890" w:type="dxa"/>
            <w:tcBorders>
              <w:top w:val="single" w:sz="6" w:space="0" w:color="auto"/>
              <w:left w:val="single" w:sz="6" w:space="0" w:color="auto"/>
              <w:bottom w:val="single" w:sz="6" w:space="0" w:color="auto"/>
              <w:right w:val="single" w:sz="6" w:space="0" w:color="auto"/>
            </w:tcBorders>
          </w:tcPr>
          <w:p w14:paraId="39D0AD0D" w14:textId="77777777" w:rsidR="00B271C8" w:rsidRPr="00014E44" w:rsidRDefault="00B271C8" w:rsidP="00DE1185">
            <w:pPr>
              <w:pStyle w:val="CellBody"/>
              <w:rPr>
                <w:rFonts w:ascii="Arial Narrow" w:hAnsi="Arial Narrow" w:cs="Arial"/>
                <w:color w:val="auto"/>
                <w:sz w:val="16"/>
                <w:szCs w:val="16"/>
                <w:u w:val="single"/>
                <w:lang w:val="en-GB"/>
              </w:rPr>
            </w:pPr>
          </w:p>
          <w:p w14:paraId="158BA3EB" w14:textId="77777777" w:rsidR="00B271C8" w:rsidRPr="00014E44" w:rsidRDefault="00B271C8" w:rsidP="00DE1185">
            <w:pPr>
              <w:pStyle w:val="CellBody"/>
              <w:rPr>
                <w:rFonts w:ascii="Arial Narrow" w:hAnsi="Arial Narrow" w:cs="Arial"/>
                <w:color w:val="auto"/>
                <w:sz w:val="16"/>
                <w:szCs w:val="16"/>
                <w:u w:val="single"/>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p>
          <w:p w14:paraId="291C19D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3617C158" w14:textId="758864ED"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461"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462"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r w:rsidR="00B271C8" w:rsidRPr="00014E44">
              <w:rPr>
                <w:rFonts w:ascii="Arial Narrow" w:hAnsi="Arial Narrow" w:cs="Arial"/>
                <w:color w:val="auto"/>
                <w:sz w:val="16"/>
                <w:szCs w:val="16"/>
                <w:lang w:val="en-GB"/>
              </w:rPr>
              <w:t>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xml:space="preserve">= </w:t>
            </w:r>
            <w:r w:rsidR="00B271C8" w:rsidRPr="00014E44">
              <w:rPr>
                <w:rFonts w:ascii="Arial Narrow" w:hAnsi="Arial Narrow" w:cs="Arial"/>
                <w:color w:val="auto"/>
                <w:sz w:val="16"/>
                <w:szCs w:val="16"/>
              </w:rPr>
              <w:t>51.1</w:t>
            </w:r>
            <w:r w:rsidR="00B271C8" w:rsidRPr="00014E44">
              <w:rPr>
                <w:rFonts w:ascii="Arial Narrow" w:hAnsi="Arial Narrow" w:cs="Arial"/>
                <w:color w:val="auto"/>
                <w:sz w:val="16"/>
                <w:szCs w:val="16"/>
                <w:lang w:val="en-GB"/>
              </w:rPr>
              <w:t xml:space="preserve"> barg</w:t>
            </w:r>
          </w:p>
          <w:p w14:paraId="486112F4" w14:textId="0C94BEE7" w:rsidR="00B271C8" w:rsidRPr="00014E44" w:rsidRDefault="00B271C8" w:rsidP="00DE1185">
            <w:pPr>
              <w:spacing w:before="0" w:line="240" w:lineRule="auto"/>
              <w:ind w:left="0"/>
              <w:rPr>
                <w:rFonts w:ascii="Arial Narrow" w:hAnsi="Arial Narrow" w:cs="Arial"/>
                <w:color w:val="auto"/>
                <w:sz w:val="16"/>
                <w:szCs w:val="16"/>
              </w:rPr>
            </w:pPr>
            <w:r w:rsidRPr="00014E44">
              <w:rPr>
                <w:rFonts w:ascii="Arial Narrow" w:hAnsi="Arial Narrow" w:cs="Arial"/>
                <w:color w:val="auto"/>
                <w:sz w:val="16"/>
                <w:szCs w:val="16"/>
              </w:rPr>
              <w:t>50°C = 50.1 barg</w:t>
            </w:r>
          </w:p>
          <w:p w14:paraId="4F20E724" w14:textId="416C5F7C" w:rsidR="00B271C8" w:rsidRPr="00014E44" w:rsidRDefault="00B271C8" w:rsidP="00DE1185">
            <w:pPr>
              <w:spacing w:before="0" w:line="240" w:lineRule="auto"/>
              <w:ind w:left="0"/>
              <w:rPr>
                <w:rFonts w:ascii="Arial Narrow" w:hAnsi="Arial Narrow" w:cs="Arial"/>
                <w:color w:val="auto"/>
                <w:sz w:val="16"/>
                <w:szCs w:val="16"/>
              </w:rPr>
            </w:pPr>
            <w:r w:rsidRPr="00014E44">
              <w:rPr>
                <w:rFonts w:ascii="Arial Narrow" w:hAnsi="Arial Narrow" w:cs="Arial"/>
                <w:color w:val="auto"/>
                <w:sz w:val="16"/>
                <w:szCs w:val="16"/>
              </w:rPr>
              <w:t>100ºC = 46.6 barg</w:t>
            </w:r>
          </w:p>
          <w:p w14:paraId="3C503B60" w14:textId="75980165" w:rsidR="00B271C8" w:rsidRPr="00014E44" w:rsidRDefault="00B271C8" w:rsidP="00DE1185">
            <w:pPr>
              <w:spacing w:before="0" w:line="240" w:lineRule="auto"/>
              <w:ind w:left="0"/>
              <w:rPr>
                <w:rFonts w:ascii="Arial Narrow" w:hAnsi="Arial Narrow" w:cs="Arial"/>
                <w:color w:val="auto"/>
                <w:sz w:val="16"/>
                <w:szCs w:val="16"/>
              </w:rPr>
            </w:pPr>
            <w:r w:rsidRPr="00014E44">
              <w:rPr>
                <w:rFonts w:ascii="Arial Narrow" w:hAnsi="Arial Narrow" w:cs="Arial"/>
                <w:color w:val="auto"/>
                <w:sz w:val="16"/>
                <w:szCs w:val="16"/>
              </w:rPr>
              <w:t>150ºC = 45.1 barg</w:t>
            </w:r>
          </w:p>
          <w:p w14:paraId="6D02AFE8" w14:textId="637A685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C = 4</w:t>
            </w:r>
            <w:r w:rsidRPr="00014E44">
              <w:rPr>
                <w:rFonts w:ascii="Arial Narrow" w:hAnsi="Arial Narrow" w:cs="Arial"/>
                <w:snapToGrid w:val="0"/>
                <w:color w:val="auto"/>
                <w:sz w:val="16"/>
                <w:szCs w:val="16"/>
              </w:rPr>
              <w:t>3.8</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1B2355EA" w14:textId="6A02AE8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C = 4</w:t>
            </w:r>
            <w:r w:rsidRPr="00014E44">
              <w:rPr>
                <w:rFonts w:ascii="Arial Narrow" w:hAnsi="Arial Narrow" w:cs="Arial"/>
                <w:snapToGrid w:val="0"/>
                <w:color w:val="auto"/>
                <w:sz w:val="16"/>
                <w:szCs w:val="16"/>
              </w:rPr>
              <w:t>1.9</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35A3A496" w14:textId="03EF06E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C = 3</w:t>
            </w:r>
            <w:r w:rsidRPr="00014E44">
              <w:rPr>
                <w:rFonts w:ascii="Arial Narrow" w:hAnsi="Arial Narrow" w:cs="Arial"/>
                <w:snapToGrid w:val="0"/>
                <w:color w:val="auto"/>
                <w:sz w:val="16"/>
                <w:szCs w:val="16"/>
              </w:rPr>
              <w:t>9.8</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49489497" w14:textId="03E7AD4C" w:rsidR="00B271C8" w:rsidRPr="00014E44" w:rsidRDefault="00B271C8" w:rsidP="00DE1185">
            <w:pPr>
              <w:pStyle w:val="CellBody"/>
              <w:rPr>
                <w:rFonts w:ascii="Arial Narrow" w:hAnsi="Arial Narrow" w:cs="Arial"/>
                <w:color w:val="auto"/>
                <w:sz w:val="16"/>
                <w:szCs w:val="16"/>
                <w:lang w:val="ru-RU"/>
              </w:rPr>
            </w:pPr>
            <w:r w:rsidRPr="00014E44">
              <w:rPr>
                <w:rFonts w:ascii="Arial Narrow" w:hAnsi="Arial Narrow" w:cs="Arial"/>
                <w:color w:val="auto"/>
                <w:sz w:val="16"/>
                <w:szCs w:val="16"/>
                <w:lang w:val="en-GB"/>
              </w:rPr>
              <w:t>343°</w:t>
            </w:r>
            <w:r w:rsidRPr="00014E44">
              <w:rPr>
                <w:rFonts w:ascii="Arial Narrow" w:hAnsi="Arial Narrow" w:cs="Arial"/>
                <w:snapToGrid w:val="0"/>
                <w:color w:val="auto"/>
                <w:sz w:val="16"/>
                <w:szCs w:val="16"/>
                <w:lang w:val="en-GB"/>
              </w:rPr>
              <w:t xml:space="preserve">C = </w:t>
            </w:r>
            <w:r w:rsidRPr="00014E44">
              <w:rPr>
                <w:rFonts w:ascii="Arial Narrow" w:hAnsi="Arial Narrow" w:cs="Arial"/>
                <w:snapToGrid w:val="0"/>
                <w:color w:val="auto"/>
                <w:sz w:val="16"/>
                <w:szCs w:val="16"/>
              </w:rPr>
              <w:t>37.9</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44E015ED" w14:textId="77777777" w:rsidR="00B271C8" w:rsidRPr="00014E44" w:rsidRDefault="00B271C8" w:rsidP="00DE1185">
            <w:pPr>
              <w:pStyle w:val="CellBody"/>
              <w:rPr>
                <w:rFonts w:ascii="Arial Narrow" w:hAnsi="Arial Narrow" w:cs="Arial"/>
                <w:color w:val="auto"/>
                <w:sz w:val="16"/>
                <w:szCs w:val="16"/>
              </w:rPr>
            </w:pPr>
          </w:p>
        </w:tc>
        <w:tc>
          <w:tcPr>
            <w:tcW w:w="630" w:type="dxa"/>
            <w:tcBorders>
              <w:top w:val="single" w:sz="6" w:space="0" w:color="auto"/>
              <w:left w:val="single" w:sz="6" w:space="0" w:color="auto"/>
              <w:bottom w:val="single" w:sz="6" w:space="0" w:color="auto"/>
              <w:right w:val="single" w:sz="6" w:space="0" w:color="auto"/>
            </w:tcBorders>
          </w:tcPr>
          <w:p w14:paraId="63B5EF80" w14:textId="77777777" w:rsidR="00B271C8" w:rsidRPr="00014E44" w:rsidRDefault="00B271C8" w:rsidP="00DE1185">
            <w:pPr>
              <w:pStyle w:val="CellBodyCentered"/>
              <w:rPr>
                <w:rFonts w:ascii="Arial Narrow" w:hAnsi="Arial Narrow" w:cs="Arial"/>
                <w:color w:val="auto"/>
                <w:sz w:val="16"/>
                <w:szCs w:val="16"/>
              </w:rPr>
            </w:pPr>
          </w:p>
          <w:p w14:paraId="55B1F4F7" w14:textId="77777777" w:rsidR="00B271C8" w:rsidRPr="00014E44" w:rsidRDefault="00B271C8"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rPr>
              <w:t xml:space="preserve">YES </w:t>
            </w:r>
          </w:p>
          <w:p w14:paraId="270F7E0D" w14:textId="77777777" w:rsidR="00B271C8" w:rsidRPr="00014E44" w:rsidRDefault="00B271C8" w:rsidP="00DE1185">
            <w:pPr>
              <w:pStyle w:val="CellBodyCentered"/>
              <w:rPr>
                <w:rFonts w:ascii="Arial Narrow" w:hAnsi="Arial Narrow" w:cs="Arial"/>
                <w:color w:val="auto"/>
                <w:sz w:val="16"/>
                <w:szCs w:val="16"/>
                <w:lang w:val="en-GB"/>
              </w:rPr>
            </w:pPr>
          </w:p>
          <w:p w14:paraId="186375CB"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3AAAA1A5" w14:textId="77777777" w:rsidR="00B271C8" w:rsidRPr="00014E44" w:rsidRDefault="00B271C8" w:rsidP="00DE1185">
            <w:pPr>
              <w:pStyle w:val="CellBodyCentered"/>
              <w:rPr>
                <w:rFonts w:ascii="Arial Narrow" w:hAnsi="Arial Narrow" w:cs="Arial"/>
                <w:color w:val="auto"/>
                <w:sz w:val="16"/>
                <w:szCs w:val="16"/>
                <w:lang w:val="en-GB"/>
              </w:rPr>
            </w:pPr>
          </w:p>
          <w:p w14:paraId="3F0819E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100 </w:t>
            </w:r>
          </w:p>
          <w:p w14:paraId="34D74A8D" w14:textId="77777777" w:rsidR="00B271C8" w:rsidRPr="00014E44" w:rsidRDefault="00B271C8" w:rsidP="00DE1185">
            <w:pPr>
              <w:pStyle w:val="CellBodyCentered"/>
              <w:rPr>
                <w:rFonts w:ascii="Arial Narrow" w:hAnsi="Arial Narrow" w:cs="Arial"/>
                <w:color w:val="auto"/>
                <w:sz w:val="16"/>
                <w:szCs w:val="16"/>
                <w:lang w:val="en-GB"/>
              </w:rPr>
            </w:pPr>
          </w:p>
          <w:p w14:paraId="4253D891" w14:textId="77777777" w:rsidR="00B271C8" w:rsidRPr="00014E44" w:rsidRDefault="00B271C8" w:rsidP="00DE1185">
            <w:pPr>
              <w:pStyle w:val="CellBodyCentered"/>
              <w:rPr>
                <w:rFonts w:ascii="Arial Narrow" w:hAnsi="Arial Narrow" w:cs="Arial"/>
                <w:color w:val="auto"/>
                <w:sz w:val="16"/>
                <w:szCs w:val="16"/>
                <w:lang w:val="en-GB"/>
              </w:rPr>
            </w:pPr>
          </w:p>
          <w:p w14:paraId="25A8083F"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13A8EAE3" w14:textId="77777777" w:rsidTr="0038396C">
        <w:tc>
          <w:tcPr>
            <w:tcW w:w="3322" w:type="dxa"/>
            <w:tcBorders>
              <w:top w:val="single" w:sz="6" w:space="0" w:color="auto"/>
              <w:left w:val="single" w:sz="6" w:space="0" w:color="auto"/>
              <w:bottom w:val="single" w:sz="6" w:space="0" w:color="auto"/>
              <w:right w:val="single" w:sz="6" w:space="0" w:color="auto"/>
            </w:tcBorders>
          </w:tcPr>
          <w:p w14:paraId="54D240BF" w14:textId="77777777" w:rsidR="00B271C8" w:rsidRPr="00014E44" w:rsidRDefault="00B271C8" w:rsidP="00DE1185">
            <w:pPr>
              <w:pStyle w:val="CellBody"/>
              <w:rPr>
                <w:rFonts w:ascii="Arial Narrow" w:hAnsi="Arial Narrow" w:cs="Arial"/>
                <w:color w:val="auto"/>
                <w:sz w:val="16"/>
                <w:szCs w:val="16"/>
                <w:lang w:val="en-GB"/>
              </w:rPr>
            </w:pPr>
          </w:p>
          <w:p w14:paraId="343FAE6F" w14:textId="7ED2A39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2C5CB855" w14:textId="43A255B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7C186F9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507ED8F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6268A75E" w14:textId="44D4AD4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47F5D9C5" w14:textId="29194081" w:rsidR="00B271C8" w:rsidRPr="00014E44" w:rsidRDefault="00B271C8" w:rsidP="00DE1185">
            <w:pPr>
              <w:pStyle w:val="CellBody"/>
              <w:rPr>
                <w:ins w:id="5463" w:author="Zhunisbayev, Olzhasbek A [Bolashak Atyrau Limited]" w:date="2022-06-12T22:33:00Z"/>
                <w:rFonts w:ascii="Arial Narrow" w:hAnsi="Arial Narrow" w:cs="Arial"/>
                <w:color w:val="auto"/>
                <w:sz w:val="16"/>
                <w:szCs w:val="16"/>
                <w:lang w:val="en-GB"/>
              </w:rPr>
            </w:pPr>
            <w:ins w:id="5464" w:author="Zhunisbayev, Olzhasbek A [Bolashak Atyrau Limited]" w:date="2022-06-12T22:33:00Z">
              <w:r w:rsidRPr="00014E44">
                <w:rPr>
                  <w:rFonts w:ascii="Arial Narrow" w:hAnsi="Arial Narrow" w:cs="Arial"/>
                  <w:color w:val="auto"/>
                  <w:sz w:val="16"/>
                  <w:szCs w:val="16"/>
                  <w:lang w:val="en-GB"/>
                </w:rPr>
                <w:t>NL – NITROGEN LOW</w:t>
              </w:r>
            </w:ins>
            <w:r w:rsidRPr="00014E44">
              <w:rPr>
                <w:rFonts w:ascii="Arial Narrow" w:hAnsi="Arial Narrow" w:cs="Arial"/>
                <w:color w:val="auto"/>
                <w:sz w:val="16"/>
                <w:szCs w:val="16"/>
                <w:lang w:val="en-GB"/>
              </w:rPr>
              <w:t xml:space="preserve"> </w:t>
            </w:r>
            <w:ins w:id="5465" w:author="Zhunisbayev, Olzhasbek A [Bolashak Atyrau Limited]" w:date="2022-06-12T22:33:00Z">
              <w:r w:rsidRPr="00014E44">
                <w:rPr>
                  <w:rFonts w:ascii="Arial Narrow" w:hAnsi="Arial Narrow" w:cs="Arial"/>
                  <w:color w:val="auto"/>
                  <w:sz w:val="16"/>
                  <w:szCs w:val="16"/>
                  <w:lang w:val="en-GB"/>
                </w:rPr>
                <w:t>PRESSURE</w:t>
              </w:r>
            </w:ins>
          </w:p>
          <w:p w14:paraId="15BD58A2" w14:textId="4EC882B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1BFE08CF"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BA4AB63" w14:textId="77777777" w:rsidR="00B271C8" w:rsidRPr="00014E44" w:rsidRDefault="00B271C8" w:rsidP="00DE1185">
            <w:pPr>
              <w:pStyle w:val="CellBodyCentered"/>
              <w:rPr>
                <w:rFonts w:ascii="Arial Narrow" w:hAnsi="Arial Narrow" w:cs="Arial"/>
                <w:b/>
                <w:color w:val="auto"/>
                <w:sz w:val="16"/>
                <w:szCs w:val="16"/>
                <w:lang w:val="en-GB"/>
              </w:rPr>
            </w:pPr>
          </w:p>
          <w:p w14:paraId="774FEC06"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300K5E</w:t>
            </w:r>
          </w:p>
        </w:tc>
        <w:tc>
          <w:tcPr>
            <w:tcW w:w="450" w:type="dxa"/>
            <w:tcBorders>
              <w:top w:val="single" w:sz="6" w:space="0" w:color="auto"/>
              <w:left w:val="single" w:sz="6" w:space="0" w:color="auto"/>
              <w:bottom w:val="single" w:sz="6" w:space="0" w:color="auto"/>
              <w:right w:val="single" w:sz="6" w:space="0" w:color="auto"/>
            </w:tcBorders>
          </w:tcPr>
          <w:p w14:paraId="501E9425" w14:textId="77777777" w:rsidR="00B271C8" w:rsidRPr="00014E44" w:rsidRDefault="00B271C8" w:rsidP="00DE1185">
            <w:pPr>
              <w:pStyle w:val="CellBodyCentered"/>
              <w:rPr>
                <w:rFonts w:ascii="Arial Narrow" w:hAnsi="Arial Narrow" w:cs="Arial"/>
                <w:color w:val="auto"/>
                <w:sz w:val="16"/>
                <w:szCs w:val="16"/>
                <w:lang w:val="en-GB"/>
              </w:rPr>
            </w:pPr>
          </w:p>
          <w:p w14:paraId="402633E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14A2AE77" w14:textId="77777777" w:rsidR="00B271C8" w:rsidRPr="00014E44" w:rsidRDefault="00B271C8" w:rsidP="00DE1185">
            <w:pPr>
              <w:pStyle w:val="CellBodyCentered"/>
              <w:rPr>
                <w:rFonts w:ascii="Arial Narrow" w:hAnsi="Arial Narrow" w:cs="Arial"/>
                <w:color w:val="auto"/>
                <w:sz w:val="16"/>
                <w:szCs w:val="16"/>
                <w:lang w:val="en-GB"/>
              </w:rPr>
            </w:pPr>
          </w:p>
          <w:p w14:paraId="21D8C6CD" w14:textId="3D8727CD"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144F70E1" w14:textId="77777777" w:rsidR="00B271C8" w:rsidRPr="00014E44" w:rsidRDefault="00B271C8" w:rsidP="00DE1185">
            <w:pPr>
              <w:pStyle w:val="CellBodyCentered"/>
              <w:rPr>
                <w:rFonts w:ascii="Arial Narrow" w:hAnsi="Arial Narrow" w:cs="Arial"/>
                <w:color w:val="auto"/>
                <w:sz w:val="16"/>
                <w:szCs w:val="16"/>
                <w:lang w:val="en-GB"/>
              </w:rPr>
            </w:pPr>
          </w:p>
          <w:p w14:paraId="46AA296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09022637"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280B365" w14:textId="77777777" w:rsidR="00B271C8" w:rsidRPr="00014E44" w:rsidRDefault="00B271C8" w:rsidP="00DE1185">
            <w:pPr>
              <w:pStyle w:val="CellBodyCentered"/>
              <w:rPr>
                <w:rFonts w:ascii="Arial Narrow" w:hAnsi="Arial Narrow" w:cs="Arial"/>
                <w:color w:val="auto"/>
                <w:sz w:val="16"/>
                <w:szCs w:val="16"/>
                <w:lang w:val="en-GB"/>
              </w:rPr>
            </w:pPr>
          </w:p>
          <w:p w14:paraId="0E6EF20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5146A85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1EB4F03E" w14:textId="77777777" w:rsidR="00B271C8" w:rsidRPr="00014E44" w:rsidRDefault="00B271C8" w:rsidP="00DE1185">
            <w:pPr>
              <w:pStyle w:val="CellBodyCentered"/>
              <w:rPr>
                <w:rFonts w:ascii="Arial Narrow" w:hAnsi="Arial Narrow" w:cs="Arial"/>
                <w:color w:val="auto"/>
                <w:sz w:val="16"/>
                <w:szCs w:val="16"/>
                <w:lang w:val="en-GB"/>
              </w:rPr>
            </w:pPr>
          </w:p>
          <w:p w14:paraId="1E713DD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+95</w:t>
            </w:r>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795D0C62" w14:textId="77777777" w:rsidR="00B271C8" w:rsidRPr="00014E44" w:rsidRDefault="00B271C8" w:rsidP="00DE1185">
            <w:pPr>
              <w:pStyle w:val="CellBody"/>
              <w:rPr>
                <w:rFonts w:ascii="Arial Narrow" w:hAnsi="Arial Narrow" w:cs="Arial"/>
                <w:color w:val="auto"/>
                <w:sz w:val="16"/>
                <w:szCs w:val="16"/>
                <w:u w:val="single"/>
                <w:lang w:val="en-GB"/>
              </w:rPr>
            </w:pPr>
          </w:p>
          <w:p w14:paraId="01B0F1C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7C393C61" w14:textId="69F001FE"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47barg</w:t>
            </w:r>
          </w:p>
          <w:p w14:paraId="3ACE5F8F" w14:textId="37894EC2"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47barg</w:t>
            </w:r>
          </w:p>
          <w:p w14:paraId="1A34C758" w14:textId="299F2804"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88°</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47barg</w:t>
            </w:r>
          </w:p>
          <w:p w14:paraId="75D03F00" w14:textId="59CEFC7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95°</w:t>
            </w:r>
            <w:r w:rsidRPr="00014E44">
              <w:rPr>
                <w:rFonts w:ascii="Arial Narrow" w:hAnsi="Arial Narrow" w:cs="Arial"/>
                <w:snapToGrid w:val="0"/>
                <w:color w:val="auto"/>
                <w:sz w:val="16"/>
                <w:szCs w:val="16"/>
              </w:rPr>
              <w:t xml:space="preserve">C = </w:t>
            </w:r>
            <w:r w:rsidRPr="00014E44">
              <w:rPr>
                <w:rFonts w:ascii="Arial Narrow" w:hAnsi="Arial Narrow" w:cs="Arial"/>
                <w:color w:val="auto"/>
                <w:sz w:val="16"/>
                <w:szCs w:val="16"/>
                <w:lang w:val="en-GB"/>
              </w:rPr>
              <w:t>40barg</w:t>
            </w:r>
          </w:p>
          <w:p w14:paraId="510DE08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pipe wall thickness)</w:t>
            </w:r>
          </w:p>
        </w:tc>
        <w:tc>
          <w:tcPr>
            <w:tcW w:w="630" w:type="dxa"/>
            <w:tcBorders>
              <w:top w:val="single" w:sz="6" w:space="0" w:color="auto"/>
              <w:left w:val="single" w:sz="6" w:space="0" w:color="auto"/>
              <w:bottom w:val="single" w:sz="6" w:space="0" w:color="auto"/>
              <w:right w:val="single" w:sz="6" w:space="0" w:color="auto"/>
            </w:tcBorders>
          </w:tcPr>
          <w:p w14:paraId="1C6A984C" w14:textId="77777777" w:rsidR="00B271C8" w:rsidRPr="009B0E2E" w:rsidRDefault="00B271C8" w:rsidP="00DE1185">
            <w:pPr>
              <w:pStyle w:val="CellBodyCentered"/>
              <w:rPr>
                <w:rFonts w:ascii="Arial Narrow" w:hAnsi="Arial Narrow" w:cs="Arial"/>
                <w:color w:val="auto"/>
                <w:sz w:val="16"/>
                <w:szCs w:val="16"/>
              </w:rPr>
            </w:pPr>
          </w:p>
          <w:p w14:paraId="40615082" w14:textId="78BF7982" w:rsidR="00B271C8" w:rsidRPr="009B0E2E"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Sour Service Welds Above Ground</w:t>
            </w:r>
          </w:p>
        </w:tc>
        <w:tc>
          <w:tcPr>
            <w:tcW w:w="418" w:type="dxa"/>
            <w:tcBorders>
              <w:top w:val="single" w:sz="6" w:space="0" w:color="auto"/>
              <w:left w:val="single" w:sz="6" w:space="0" w:color="auto"/>
              <w:bottom w:val="single" w:sz="6" w:space="0" w:color="auto"/>
              <w:right w:val="single" w:sz="6" w:space="0" w:color="auto"/>
            </w:tcBorders>
          </w:tcPr>
          <w:p w14:paraId="705A6E34" w14:textId="77777777" w:rsidR="00B271C8" w:rsidRPr="00014E44" w:rsidRDefault="00B271C8" w:rsidP="00DE1185">
            <w:pPr>
              <w:pStyle w:val="CellBodyCentered"/>
              <w:rPr>
                <w:rFonts w:ascii="Arial Narrow" w:hAnsi="Arial Narrow" w:cs="Arial"/>
                <w:color w:val="auto"/>
                <w:sz w:val="16"/>
                <w:szCs w:val="16"/>
                <w:lang w:val="en-GB"/>
              </w:rPr>
            </w:pPr>
          </w:p>
          <w:p w14:paraId="5842BF1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6BAD51F1" w14:textId="77777777" w:rsidTr="0038396C">
        <w:tc>
          <w:tcPr>
            <w:tcW w:w="3322" w:type="dxa"/>
            <w:tcBorders>
              <w:top w:val="single" w:sz="6" w:space="0" w:color="auto"/>
              <w:left w:val="single" w:sz="6" w:space="0" w:color="auto"/>
              <w:bottom w:val="single" w:sz="6" w:space="0" w:color="auto"/>
              <w:right w:val="single" w:sz="6" w:space="0" w:color="auto"/>
            </w:tcBorders>
          </w:tcPr>
          <w:p w14:paraId="5247B5AB" w14:textId="77777777" w:rsidR="00B271C8" w:rsidRPr="00014E44" w:rsidRDefault="00B271C8" w:rsidP="00DE1185">
            <w:pPr>
              <w:pStyle w:val="CellBody"/>
              <w:rPr>
                <w:rFonts w:ascii="Arial Narrow" w:hAnsi="Arial Narrow" w:cs="Arial"/>
                <w:color w:val="auto"/>
                <w:sz w:val="16"/>
                <w:szCs w:val="16"/>
                <w:lang w:val="en-GB"/>
              </w:rPr>
            </w:pPr>
          </w:p>
          <w:p w14:paraId="24114B99"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PIPELINE ONLY</w:t>
            </w:r>
          </w:p>
          <w:p w14:paraId="468DE454" w14:textId="77777777" w:rsidR="00B271C8" w:rsidRPr="00014E44" w:rsidRDefault="00B271C8" w:rsidP="00DE1185">
            <w:pPr>
              <w:pStyle w:val="CellBody"/>
              <w:rPr>
                <w:rFonts w:ascii="Arial Narrow" w:hAnsi="Arial Narrow" w:cs="Arial"/>
                <w:color w:val="auto"/>
                <w:sz w:val="16"/>
                <w:szCs w:val="16"/>
                <w:lang w:val="en-GB"/>
              </w:rPr>
            </w:pPr>
          </w:p>
          <w:p w14:paraId="7D831F6A" w14:textId="16C43BA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2A592F74" w14:textId="77777777" w:rsidR="00B271C8" w:rsidRPr="00014E44" w:rsidRDefault="00B271C8" w:rsidP="00DE1185">
            <w:pPr>
              <w:pStyle w:val="CellBodyCentered"/>
              <w:rPr>
                <w:rFonts w:ascii="Arial Narrow" w:hAnsi="Arial Narrow" w:cs="Arial"/>
                <w:b/>
                <w:color w:val="auto"/>
                <w:sz w:val="16"/>
                <w:szCs w:val="16"/>
                <w:lang w:val="en-GB"/>
              </w:rPr>
            </w:pPr>
          </w:p>
          <w:p w14:paraId="3A7E380D"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300K5F</w:t>
            </w:r>
          </w:p>
        </w:tc>
        <w:tc>
          <w:tcPr>
            <w:tcW w:w="450" w:type="dxa"/>
            <w:tcBorders>
              <w:top w:val="single" w:sz="6" w:space="0" w:color="auto"/>
              <w:left w:val="single" w:sz="6" w:space="0" w:color="auto"/>
              <w:bottom w:val="single" w:sz="6" w:space="0" w:color="auto"/>
              <w:right w:val="single" w:sz="6" w:space="0" w:color="auto"/>
            </w:tcBorders>
          </w:tcPr>
          <w:p w14:paraId="17392C6F" w14:textId="77777777" w:rsidR="00B271C8" w:rsidRPr="00014E44" w:rsidRDefault="00B271C8" w:rsidP="00DE1185">
            <w:pPr>
              <w:pStyle w:val="CellBodyCentered"/>
              <w:rPr>
                <w:rFonts w:ascii="Arial Narrow" w:hAnsi="Arial Narrow" w:cs="Arial"/>
                <w:color w:val="auto"/>
                <w:sz w:val="16"/>
                <w:szCs w:val="16"/>
                <w:lang w:val="en-GB"/>
              </w:rPr>
            </w:pPr>
          </w:p>
          <w:p w14:paraId="076A4C6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14020075" w14:textId="77777777" w:rsidR="00B271C8" w:rsidRPr="00014E44" w:rsidRDefault="00B271C8" w:rsidP="00DE1185">
            <w:pPr>
              <w:pStyle w:val="CellBodyCentered"/>
              <w:rPr>
                <w:rFonts w:ascii="Arial Narrow" w:hAnsi="Arial Narrow" w:cs="Arial"/>
                <w:color w:val="auto"/>
                <w:sz w:val="16"/>
                <w:szCs w:val="16"/>
                <w:lang w:val="en-GB"/>
              </w:rPr>
            </w:pPr>
          </w:p>
          <w:p w14:paraId="25A96E02" w14:textId="4C6DFE5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6FEDFF7E" w14:textId="77777777" w:rsidR="00B271C8" w:rsidRPr="00014E44" w:rsidRDefault="00B271C8" w:rsidP="00DE1185">
            <w:pPr>
              <w:pStyle w:val="CellBodyCentered"/>
              <w:rPr>
                <w:rFonts w:ascii="Arial Narrow" w:hAnsi="Arial Narrow" w:cs="Arial"/>
                <w:color w:val="auto"/>
                <w:sz w:val="16"/>
                <w:szCs w:val="16"/>
                <w:lang w:val="en-GB"/>
              </w:rPr>
            </w:pPr>
          </w:p>
          <w:p w14:paraId="186F6A8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05568A4C"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4044380" w14:textId="77777777" w:rsidR="00B271C8" w:rsidRPr="00014E44" w:rsidRDefault="00B271C8" w:rsidP="00DE1185">
            <w:pPr>
              <w:pStyle w:val="CellBodyCentered"/>
              <w:rPr>
                <w:rFonts w:ascii="Arial Narrow" w:hAnsi="Arial Narrow" w:cs="Arial"/>
                <w:color w:val="auto"/>
                <w:sz w:val="16"/>
                <w:szCs w:val="16"/>
                <w:lang w:val="en-GB"/>
              </w:rPr>
            </w:pPr>
          </w:p>
          <w:p w14:paraId="129E60B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60F01BF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766D1536" w14:textId="77777777" w:rsidR="00B271C8" w:rsidRPr="00014E44" w:rsidRDefault="00B271C8" w:rsidP="00DE1185">
            <w:pPr>
              <w:pStyle w:val="CellBodyCentered"/>
              <w:rPr>
                <w:rFonts w:ascii="Arial Narrow" w:hAnsi="Arial Narrow" w:cs="Arial"/>
                <w:color w:val="auto"/>
                <w:sz w:val="16"/>
                <w:szCs w:val="16"/>
                <w:lang w:val="en-GB"/>
              </w:rPr>
            </w:pPr>
          </w:p>
          <w:p w14:paraId="51D3B3F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+85</w:t>
            </w:r>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41AB4A84" w14:textId="77777777" w:rsidR="00B271C8" w:rsidRPr="00014E44" w:rsidRDefault="00B271C8" w:rsidP="00DE1185">
            <w:pPr>
              <w:pStyle w:val="CellBody"/>
              <w:rPr>
                <w:rFonts w:ascii="Arial Narrow" w:hAnsi="Arial Narrow" w:cs="Arial"/>
                <w:color w:val="auto"/>
                <w:sz w:val="16"/>
                <w:szCs w:val="16"/>
                <w:u w:val="single"/>
                <w:lang w:val="en-GB"/>
              </w:rPr>
            </w:pPr>
          </w:p>
          <w:p w14:paraId="6356909A"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0AF65E4F" w14:textId="74B93BD9"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47.5barg</w:t>
            </w:r>
          </w:p>
          <w:p w14:paraId="288CA191" w14:textId="0139D804"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47.5barg</w:t>
            </w:r>
          </w:p>
          <w:p w14:paraId="361EF93D" w14:textId="2320BF63"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47.5barg</w:t>
            </w:r>
          </w:p>
          <w:p w14:paraId="5D4C7086" w14:textId="3A5AF9B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80°</w:t>
            </w:r>
            <w:r w:rsidRPr="00014E44">
              <w:rPr>
                <w:rFonts w:ascii="Arial Narrow" w:hAnsi="Arial Narrow" w:cs="Arial"/>
                <w:snapToGrid w:val="0"/>
                <w:color w:val="auto"/>
                <w:sz w:val="16"/>
                <w:szCs w:val="16"/>
              </w:rPr>
              <w:t xml:space="preserve">C = </w:t>
            </w:r>
            <w:r w:rsidRPr="00014E44">
              <w:rPr>
                <w:rFonts w:ascii="Arial Narrow" w:hAnsi="Arial Narrow" w:cs="Arial"/>
                <w:color w:val="auto"/>
                <w:sz w:val="16"/>
                <w:szCs w:val="16"/>
                <w:lang w:val="en-GB"/>
              </w:rPr>
              <w:t>47.5barg</w:t>
            </w:r>
          </w:p>
          <w:p w14:paraId="5885BCF0" w14:textId="4F2A515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85°</w:t>
            </w:r>
            <w:r w:rsidRPr="00014E44">
              <w:rPr>
                <w:rFonts w:ascii="Arial Narrow" w:hAnsi="Arial Narrow" w:cs="Arial"/>
                <w:snapToGrid w:val="0"/>
                <w:color w:val="auto"/>
                <w:sz w:val="16"/>
                <w:szCs w:val="16"/>
              </w:rPr>
              <w:t xml:space="preserve">C = </w:t>
            </w:r>
            <w:r w:rsidRPr="00014E44">
              <w:rPr>
                <w:rFonts w:ascii="Arial Narrow" w:hAnsi="Arial Narrow" w:cs="Arial"/>
                <w:color w:val="auto"/>
                <w:sz w:val="16"/>
                <w:szCs w:val="16"/>
                <w:lang w:val="en-GB"/>
              </w:rPr>
              <w:t>45.8barg (limited by pipe wall thickness)</w:t>
            </w:r>
          </w:p>
          <w:p w14:paraId="1DAE317C"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3EAD23E9" w14:textId="77777777" w:rsidR="00B271C8" w:rsidRPr="00014E44" w:rsidRDefault="00B271C8" w:rsidP="00DE1185">
            <w:pPr>
              <w:pStyle w:val="CellBodyCentered"/>
              <w:rPr>
                <w:rFonts w:ascii="Arial Narrow" w:hAnsi="Arial Narrow" w:cs="Arial"/>
                <w:color w:val="auto"/>
                <w:sz w:val="16"/>
                <w:szCs w:val="16"/>
                <w:lang w:val="en-GB"/>
              </w:rPr>
            </w:pPr>
          </w:p>
          <w:p w14:paraId="13476E86" w14:textId="3B9EB32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rPr>
              <w:t>Sour Service Welds Above Ground</w:t>
            </w:r>
          </w:p>
        </w:tc>
        <w:tc>
          <w:tcPr>
            <w:tcW w:w="418" w:type="dxa"/>
            <w:tcBorders>
              <w:top w:val="single" w:sz="6" w:space="0" w:color="auto"/>
              <w:left w:val="single" w:sz="6" w:space="0" w:color="auto"/>
              <w:bottom w:val="single" w:sz="6" w:space="0" w:color="auto"/>
              <w:right w:val="single" w:sz="6" w:space="0" w:color="auto"/>
            </w:tcBorders>
          </w:tcPr>
          <w:p w14:paraId="3667CC18" w14:textId="77777777" w:rsidR="00B271C8" w:rsidRPr="00014E44" w:rsidRDefault="00B271C8" w:rsidP="00DE1185">
            <w:pPr>
              <w:pStyle w:val="CellBodyCentered"/>
              <w:rPr>
                <w:rFonts w:ascii="Arial Narrow" w:hAnsi="Arial Narrow" w:cs="Arial"/>
                <w:color w:val="auto"/>
                <w:sz w:val="16"/>
                <w:szCs w:val="16"/>
                <w:lang w:val="en-GB"/>
              </w:rPr>
            </w:pPr>
          </w:p>
          <w:p w14:paraId="470D7E2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6535D226" w14:textId="77777777" w:rsidTr="0038396C">
        <w:tc>
          <w:tcPr>
            <w:tcW w:w="3322" w:type="dxa"/>
            <w:tcBorders>
              <w:top w:val="single" w:sz="6" w:space="0" w:color="auto"/>
              <w:left w:val="single" w:sz="6" w:space="0" w:color="auto"/>
              <w:bottom w:val="single" w:sz="6" w:space="0" w:color="auto"/>
              <w:right w:val="single" w:sz="6" w:space="0" w:color="auto"/>
            </w:tcBorders>
          </w:tcPr>
          <w:p w14:paraId="732D7818" w14:textId="48C32E57" w:rsidR="00B271C8" w:rsidRPr="00014E44" w:rsidRDefault="00B271C8" w:rsidP="00DE1185">
            <w:pPr>
              <w:pStyle w:val="CellBody"/>
              <w:rPr>
                <w:rFonts w:ascii="Arial Narrow" w:hAnsi="Arial Narrow" w:cs="Arial"/>
                <w:color w:val="auto"/>
                <w:sz w:val="16"/>
                <w:szCs w:val="16"/>
                <w:lang w:val="en-GB"/>
              </w:rPr>
            </w:pPr>
          </w:p>
          <w:p w14:paraId="6C8EBC73" w14:textId="79238C8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3AE06A89" w14:textId="77777777" w:rsidR="00B271C8" w:rsidRPr="00014E44" w:rsidRDefault="00B271C8" w:rsidP="00DE1185">
            <w:pPr>
              <w:pStyle w:val="CellBodyCentered"/>
              <w:rPr>
                <w:rFonts w:ascii="Arial Narrow" w:hAnsi="Arial Narrow" w:cs="Arial"/>
                <w:b/>
                <w:color w:val="auto"/>
                <w:sz w:val="16"/>
                <w:szCs w:val="16"/>
                <w:lang w:val="en-GB"/>
              </w:rPr>
            </w:pPr>
          </w:p>
          <w:p w14:paraId="4E63CCD4" w14:textId="39B2875F"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300K5G</w:t>
            </w:r>
          </w:p>
        </w:tc>
        <w:tc>
          <w:tcPr>
            <w:tcW w:w="450" w:type="dxa"/>
            <w:tcBorders>
              <w:top w:val="single" w:sz="6" w:space="0" w:color="auto"/>
              <w:left w:val="single" w:sz="6" w:space="0" w:color="auto"/>
              <w:bottom w:val="single" w:sz="6" w:space="0" w:color="auto"/>
              <w:right w:val="single" w:sz="6" w:space="0" w:color="auto"/>
            </w:tcBorders>
          </w:tcPr>
          <w:p w14:paraId="65B5D0A8" w14:textId="77777777" w:rsidR="00B271C8" w:rsidRPr="00014E44" w:rsidRDefault="00B271C8" w:rsidP="00DE1185">
            <w:pPr>
              <w:pStyle w:val="CellBodyCentered"/>
              <w:rPr>
                <w:rFonts w:ascii="Arial Narrow" w:hAnsi="Arial Narrow" w:cs="Arial"/>
                <w:color w:val="auto"/>
                <w:sz w:val="16"/>
                <w:szCs w:val="16"/>
                <w:lang w:val="en-GB"/>
              </w:rPr>
            </w:pPr>
          </w:p>
          <w:p w14:paraId="0B12AF9A" w14:textId="63D1F20D" w:rsidR="00B271C8" w:rsidRPr="00014E44" w:rsidRDefault="00076A62" w:rsidP="00DE1185">
            <w:pPr>
              <w:pStyle w:val="CellBodyCentered"/>
              <w:rPr>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89984" behindDoc="0" locked="0" layoutInCell="1" allowOverlap="1" wp14:anchorId="2DAE3028" wp14:editId="67890F16">
                      <wp:simplePos x="0" y="0"/>
                      <wp:positionH relativeFrom="column">
                        <wp:posOffset>-835660</wp:posOffset>
                      </wp:positionH>
                      <wp:positionV relativeFrom="paragraph">
                        <wp:posOffset>181610</wp:posOffset>
                      </wp:positionV>
                      <wp:extent cx="989965" cy="221615"/>
                      <wp:effectExtent l="0" t="0" r="57785" b="64135"/>
                      <wp:wrapNone/>
                      <wp:docPr id="449879207" name="AutoShape 4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5A0FFDB1"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18" o:spid="_x0000_s1618" style="position:absolute;left:0;text-align:left;margin-left:-65.8pt;margin-top:14.3pt;width:77.95pt;height:17.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">
                      <v:shadow on="t" color="black [3213]" opacity=".5"/>
                      <v:textbox>
                        <w:txbxContent>
                          <w:p w14:paraId="5A0FFDB1"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B271C8" w:rsidRPr="00014E44">
              <w:rPr>
                <w:rFonts w:ascii="Arial Narrow" w:hAnsi="Arial Narrow" w:cs="Arial"/>
                <w:color w:val="auto"/>
                <w:sz w:val="16"/>
                <w:szCs w:val="16"/>
                <w:lang w:val="en-GB"/>
              </w:rPr>
              <w:t>0</w:t>
            </w:r>
          </w:p>
        </w:tc>
        <w:tc>
          <w:tcPr>
            <w:tcW w:w="1080" w:type="dxa"/>
            <w:tcBorders>
              <w:top w:val="single" w:sz="6" w:space="0" w:color="auto"/>
              <w:left w:val="single" w:sz="6" w:space="0" w:color="auto"/>
              <w:bottom w:val="single" w:sz="6" w:space="0" w:color="auto"/>
              <w:right w:val="single" w:sz="6" w:space="0" w:color="auto"/>
            </w:tcBorders>
          </w:tcPr>
          <w:p w14:paraId="66E75001" w14:textId="77777777" w:rsidR="00B271C8" w:rsidRPr="00014E44" w:rsidRDefault="00B271C8" w:rsidP="00DE1185">
            <w:pPr>
              <w:pStyle w:val="CellBodyCentered"/>
              <w:rPr>
                <w:rFonts w:ascii="Arial Narrow" w:hAnsi="Arial Narrow" w:cs="Arial"/>
                <w:color w:val="auto"/>
                <w:sz w:val="16"/>
                <w:szCs w:val="16"/>
                <w:lang w:val="en-GB"/>
              </w:rPr>
            </w:pPr>
          </w:p>
          <w:p w14:paraId="2B54DB09" w14:textId="52C59EA4" w:rsidR="005810BA" w:rsidRPr="001549BC" w:rsidRDefault="005810BA" w:rsidP="00DE1185">
            <w:pPr>
              <w:pStyle w:val="CellBodyCentered"/>
              <w:rPr>
                <w:ins w:id="5466"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LTCS + ALLOY</w:t>
            </w:r>
            <w:ins w:id="5467" w:author="Zhunisbayev, Olzhasbek [Bolashak Atyrau Limited]" w:date="2024-05-08T22:20:00Z">
              <w:r w:rsidRPr="006759B5">
                <w:rPr>
                  <w:rFonts w:ascii="Arial Narrow" w:hAnsi="Arial Narrow" w:cs="Arial"/>
                  <w:color w:val="auto"/>
                  <w:sz w:val="16"/>
                  <w:szCs w:val="16"/>
                </w:rPr>
                <w:t xml:space="preserve"> 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2194C8DF" w14:textId="77777777" w:rsidR="00B271C8" w:rsidRPr="00014E44" w:rsidRDefault="00B271C8" w:rsidP="00DE1185">
            <w:pPr>
              <w:pStyle w:val="CellBodyCentered"/>
              <w:rPr>
                <w:rFonts w:ascii="Arial Narrow" w:hAnsi="Arial Narrow" w:cs="Arial"/>
                <w:color w:val="auto"/>
                <w:sz w:val="16"/>
                <w:szCs w:val="16"/>
                <w:lang w:val="en-GB"/>
              </w:rPr>
            </w:pPr>
          </w:p>
          <w:p w14:paraId="63EAD38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42C1A494"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19D3A6FF" w14:textId="77777777" w:rsidR="00B271C8" w:rsidRPr="00014E44" w:rsidRDefault="00B271C8" w:rsidP="00DE1185">
            <w:pPr>
              <w:pStyle w:val="CellBodyCentered"/>
              <w:rPr>
                <w:rFonts w:ascii="Arial Narrow" w:hAnsi="Arial Narrow" w:cs="Arial"/>
                <w:color w:val="auto"/>
                <w:sz w:val="16"/>
                <w:szCs w:val="16"/>
                <w:lang w:val="en-GB"/>
              </w:rPr>
            </w:pPr>
          </w:p>
          <w:p w14:paraId="67BA475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704F07F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22F0FC73" w14:textId="77777777" w:rsidR="00B271C8" w:rsidRPr="00014E44" w:rsidRDefault="00B271C8" w:rsidP="00DE1185">
            <w:pPr>
              <w:pStyle w:val="CellBodyCentered"/>
              <w:rPr>
                <w:rFonts w:ascii="Arial Narrow" w:hAnsi="Arial Narrow" w:cs="Arial"/>
                <w:color w:val="auto"/>
                <w:sz w:val="16"/>
                <w:szCs w:val="16"/>
                <w:lang w:val="en-GB"/>
              </w:rPr>
            </w:pPr>
          </w:p>
          <w:p w14:paraId="12119555" w14:textId="6C1D582B"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+95</w:t>
            </w:r>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479A9148" w14:textId="77777777" w:rsidR="00B271C8" w:rsidRPr="00014E44" w:rsidRDefault="00B271C8" w:rsidP="00DE1185">
            <w:pPr>
              <w:pStyle w:val="CellBody"/>
              <w:rPr>
                <w:rFonts w:ascii="Arial Narrow" w:hAnsi="Arial Narrow" w:cs="Arial"/>
                <w:color w:val="auto"/>
                <w:sz w:val="16"/>
                <w:szCs w:val="16"/>
                <w:u w:val="single"/>
                <w:lang w:val="en-GB"/>
              </w:rPr>
            </w:pPr>
          </w:p>
          <w:p w14:paraId="0FC441D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771F726E"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lang w:val="en-GB"/>
              </w:rPr>
              <w:t>ASME B31.8</w:t>
            </w:r>
          </w:p>
        </w:tc>
        <w:tc>
          <w:tcPr>
            <w:tcW w:w="630" w:type="dxa"/>
            <w:tcBorders>
              <w:top w:val="single" w:sz="6" w:space="0" w:color="auto"/>
              <w:left w:val="single" w:sz="6" w:space="0" w:color="auto"/>
              <w:bottom w:val="single" w:sz="6" w:space="0" w:color="auto"/>
              <w:right w:val="single" w:sz="6" w:space="0" w:color="auto"/>
            </w:tcBorders>
          </w:tcPr>
          <w:p w14:paraId="0C75DA2E" w14:textId="77777777" w:rsidR="00B271C8" w:rsidRPr="00014E44" w:rsidRDefault="00B271C8" w:rsidP="00DE1185">
            <w:pPr>
              <w:pStyle w:val="CellBodyCentered"/>
              <w:rPr>
                <w:rFonts w:ascii="Arial Narrow" w:hAnsi="Arial Narrow" w:cs="Arial"/>
                <w:color w:val="auto"/>
                <w:sz w:val="16"/>
                <w:szCs w:val="16"/>
                <w:lang w:val="en-GB"/>
              </w:rPr>
            </w:pPr>
          </w:p>
          <w:p w14:paraId="31A38DD3" w14:textId="77777777" w:rsidR="00B271C8"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Sour Service Welds Above Ground</w:t>
            </w:r>
          </w:p>
          <w:p w14:paraId="203FBFB3" w14:textId="0820DDD2" w:rsidR="00B271C8" w:rsidRPr="00107938" w:rsidRDefault="00B271C8" w:rsidP="00DE1185">
            <w:pPr>
              <w:pStyle w:val="CellBodyCentered"/>
              <w:rPr>
                <w:rFonts w:ascii="Arial Narrow" w:hAnsi="Arial Narrow" w:cs="Arial"/>
                <w:color w:val="auto"/>
                <w:sz w:val="16"/>
                <w:szCs w:val="16"/>
              </w:rPr>
            </w:pPr>
          </w:p>
        </w:tc>
        <w:tc>
          <w:tcPr>
            <w:tcW w:w="418" w:type="dxa"/>
            <w:tcBorders>
              <w:top w:val="single" w:sz="6" w:space="0" w:color="auto"/>
              <w:left w:val="single" w:sz="6" w:space="0" w:color="auto"/>
              <w:bottom w:val="single" w:sz="6" w:space="0" w:color="auto"/>
              <w:right w:val="single" w:sz="6" w:space="0" w:color="auto"/>
            </w:tcBorders>
          </w:tcPr>
          <w:p w14:paraId="48A9F737" w14:textId="77777777" w:rsidR="00B271C8" w:rsidRPr="00014E44" w:rsidRDefault="00B271C8" w:rsidP="00DE1185">
            <w:pPr>
              <w:pStyle w:val="CellBodyCentered"/>
              <w:rPr>
                <w:rFonts w:ascii="Arial Narrow" w:hAnsi="Arial Narrow" w:cs="Arial"/>
                <w:color w:val="auto"/>
                <w:sz w:val="16"/>
                <w:szCs w:val="16"/>
                <w:lang w:val="en-GB"/>
              </w:rPr>
            </w:pPr>
          </w:p>
          <w:p w14:paraId="3B7DD3D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4F65EFAD" w14:textId="77777777" w:rsidTr="0038396C">
        <w:tc>
          <w:tcPr>
            <w:tcW w:w="3322" w:type="dxa"/>
            <w:tcBorders>
              <w:top w:val="single" w:sz="6" w:space="0" w:color="auto"/>
              <w:left w:val="single" w:sz="6" w:space="0" w:color="auto"/>
              <w:bottom w:val="single" w:sz="6" w:space="0" w:color="auto"/>
              <w:right w:val="single" w:sz="6" w:space="0" w:color="auto"/>
            </w:tcBorders>
          </w:tcPr>
          <w:p w14:paraId="5CCBE839" w14:textId="0DA3DD55" w:rsidR="00B271C8" w:rsidRPr="00014E44" w:rsidRDefault="00B271C8" w:rsidP="00DE1185">
            <w:pPr>
              <w:pStyle w:val="CellBody"/>
              <w:rPr>
                <w:rFonts w:ascii="Arial Narrow" w:hAnsi="Arial Narrow" w:cs="Arial"/>
                <w:color w:val="auto"/>
                <w:sz w:val="16"/>
                <w:szCs w:val="16"/>
                <w:lang w:val="en-GB"/>
              </w:rPr>
            </w:pPr>
          </w:p>
          <w:p w14:paraId="1598CC8B" w14:textId="4833B49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tc>
        <w:tc>
          <w:tcPr>
            <w:tcW w:w="720" w:type="dxa"/>
            <w:tcBorders>
              <w:top w:val="single" w:sz="6" w:space="0" w:color="auto"/>
              <w:left w:val="single" w:sz="6" w:space="0" w:color="auto"/>
              <w:bottom w:val="single" w:sz="6" w:space="0" w:color="auto"/>
              <w:right w:val="single" w:sz="6" w:space="0" w:color="auto"/>
            </w:tcBorders>
          </w:tcPr>
          <w:p w14:paraId="21EBB150" w14:textId="74F83016" w:rsidR="00B271C8" w:rsidRPr="00014E44" w:rsidRDefault="00B271C8" w:rsidP="00DE1185">
            <w:pPr>
              <w:pStyle w:val="CellBodyCentered"/>
              <w:rPr>
                <w:rFonts w:ascii="Arial Narrow" w:hAnsi="Arial Narrow" w:cs="Arial"/>
                <w:b/>
                <w:color w:val="auto"/>
                <w:sz w:val="16"/>
                <w:szCs w:val="16"/>
                <w:lang w:val="en-GB"/>
              </w:rPr>
            </w:pPr>
          </w:p>
          <w:p w14:paraId="69FE021B" w14:textId="0B0E1BEF"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300M</w:t>
            </w:r>
            <w:r w:rsidRPr="00014E44">
              <w:rPr>
                <w:rFonts w:ascii="Arial Narrow" w:hAnsi="Arial Narrow" w:cs="Arial"/>
                <w:b/>
                <w:color w:val="auto"/>
                <w:sz w:val="16"/>
                <w:szCs w:val="16"/>
              </w:rPr>
              <w:t>O</w:t>
            </w:r>
            <w:r w:rsidRPr="00014E44">
              <w:rPr>
                <w:rFonts w:ascii="Arial Narrow" w:hAnsi="Arial Narrow" w:cs="Arial"/>
                <w:b/>
                <w:color w:val="auto"/>
                <w:sz w:val="16"/>
                <w:szCs w:val="16"/>
                <w:lang w:val="en-GB"/>
              </w:rPr>
              <w:t>6</w:t>
            </w:r>
          </w:p>
        </w:tc>
        <w:tc>
          <w:tcPr>
            <w:tcW w:w="450" w:type="dxa"/>
            <w:tcBorders>
              <w:top w:val="single" w:sz="6" w:space="0" w:color="auto"/>
              <w:left w:val="single" w:sz="6" w:space="0" w:color="auto"/>
              <w:bottom w:val="single" w:sz="6" w:space="0" w:color="auto"/>
              <w:right w:val="single" w:sz="6" w:space="0" w:color="auto"/>
            </w:tcBorders>
          </w:tcPr>
          <w:p w14:paraId="50A3C0EA" w14:textId="77777777" w:rsidR="00B271C8" w:rsidRPr="00014E44" w:rsidRDefault="00B271C8" w:rsidP="00DE1185">
            <w:pPr>
              <w:pStyle w:val="CellBodyCentered"/>
              <w:rPr>
                <w:rFonts w:ascii="Arial Narrow" w:hAnsi="Arial Narrow" w:cs="Arial"/>
                <w:color w:val="auto"/>
                <w:sz w:val="16"/>
                <w:szCs w:val="16"/>
                <w:lang w:val="en-GB"/>
              </w:rPr>
            </w:pPr>
          </w:p>
          <w:p w14:paraId="352CBB8F" w14:textId="37526608" w:rsidR="00B271C8" w:rsidRPr="00014E44" w:rsidDel="00076A62" w:rsidRDefault="00076A62" w:rsidP="00DE1185">
            <w:pPr>
              <w:pStyle w:val="CellBodyCentered"/>
              <w:rPr>
                <w:del w:id="5468" w:author="Zhunisbayev, Olzhasbek [Bolashak Atyrau Limited]" w:date="2023-10-16T09:36:00Z"/>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91008" behindDoc="0" locked="0" layoutInCell="1" allowOverlap="1" wp14:anchorId="2DAE3028" wp14:editId="14648263">
                      <wp:simplePos x="0" y="0"/>
                      <wp:positionH relativeFrom="column">
                        <wp:posOffset>-837736</wp:posOffset>
                      </wp:positionH>
                      <wp:positionV relativeFrom="paragraph">
                        <wp:posOffset>225520</wp:posOffset>
                      </wp:positionV>
                      <wp:extent cx="963074" cy="221615"/>
                      <wp:effectExtent l="0" t="0" r="66040" b="64135"/>
                      <wp:wrapNone/>
                      <wp:docPr id="1073906307" name="AutoShape 4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3074"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4E36B94E"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19" o:spid="_x0000_s1619" style="position:absolute;left:0;text-align:left;margin-left:-65.95pt;margin-top:17.75pt;width:75.85pt;height:17.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">
                      <v:shadow on="t" color="black [3213]" opacity=".5"/>
                      <v:textbox>
                        <w:txbxContent>
                          <w:p w14:paraId="4E36B94E"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B271C8" w:rsidRPr="00014E44">
              <w:rPr>
                <w:rFonts w:ascii="Arial Narrow" w:hAnsi="Arial Narrow" w:cs="Arial"/>
                <w:color w:val="auto"/>
                <w:sz w:val="16"/>
                <w:szCs w:val="16"/>
                <w:lang w:val="en-GB"/>
              </w:rPr>
              <w:t>1.0</w:t>
            </w:r>
          </w:p>
          <w:p w14:paraId="10241BAB" w14:textId="05E73931" w:rsidR="00B271C8" w:rsidRPr="00014E44" w:rsidRDefault="00B271C8" w:rsidP="00DE1185">
            <w:pPr>
              <w:pStyle w:val="CellBodyCentered"/>
              <w:rPr>
                <w:rFonts w:ascii="Arial Narrow" w:hAnsi="Arial Narrow" w:cs="Arial"/>
                <w:color w:val="auto"/>
                <w:sz w:val="16"/>
                <w:szCs w:val="16"/>
                <w:lang w:val="ru-RU"/>
              </w:rPr>
            </w:pPr>
            <w:del w:id="5469" w:author="Zhunisbayev, Olzhasbek [Bolashak Atyrau Limited]" w:date="2023-10-16T09:36: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tc>
        <w:tc>
          <w:tcPr>
            <w:tcW w:w="1080" w:type="dxa"/>
            <w:tcBorders>
              <w:top w:val="single" w:sz="6" w:space="0" w:color="auto"/>
              <w:left w:val="single" w:sz="6" w:space="0" w:color="auto"/>
              <w:bottom w:val="single" w:sz="6" w:space="0" w:color="auto"/>
              <w:right w:val="single" w:sz="6" w:space="0" w:color="auto"/>
            </w:tcBorders>
          </w:tcPr>
          <w:p w14:paraId="544623DF" w14:textId="77777777" w:rsidR="00B271C8" w:rsidRPr="00014E44" w:rsidRDefault="00B271C8" w:rsidP="00DE1185">
            <w:pPr>
              <w:pStyle w:val="CellBodyCentered"/>
              <w:rPr>
                <w:rFonts w:ascii="Arial Narrow" w:hAnsi="Arial Narrow" w:cs="Arial"/>
                <w:color w:val="auto"/>
                <w:sz w:val="16"/>
                <w:szCs w:val="16"/>
                <w:lang w:val="en-GB"/>
              </w:rPr>
            </w:pPr>
          </w:p>
          <w:p w14:paraId="21DAF70F" w14:textId="332D58C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6% MO (UNS S31254)</w:t>
            </w:r>
          </w:p>
        </w:tc>
        <w:tc>
          <w:tcPr>
            <w:tcW w:w="720" w:type="dxa"/>
            <w:tcBorders>
              <w:top w:val="single" w:sz="6" w:space="0" w:color="auto"/>
              <w:left w:val="single" w:sz="6" w:space="0" w:color="auto"/>
              <w:bottom w:val="single" w:sz="6" w:space="0" w:color="auto"/>
              <w:right w:val="single" w:sz="6" w:space="0" w:color="auto"/>
            </w:tcBorders>
          </w:tcPr>
          <w:p w14:paraId="6844B424" w14:textId="77777777" w:rsidR="00B271C8" w:rsidRPr="00014E44" w:rsidRDefault="00B271C8" w:rsidP="00DE1185">
            <w:pPr>
              <w:pStyle w:val="CellBodyCentered"/>
              <w:rPr>
                <w:rFonts w:ascii="Arial Narrow" w:hAnsi="Arial Narrow" w:cs="Arial"/>
                <w:color w:val="auto"/>
                <w:sz w:val="16"/>
                <w:szCs w:val="16"/>
                <w:lang w:val="en-GB"/>
              </w:rPr>
            </w:pPr>
          </w:p>
          <w:p w14:paraId="2EBFC40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0DD069E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0F7ACA10" w14:textId="77777777" w:rsidR="00B271C8" w:rsidRPr="00014E44" w:rsidRDefault="00B271C8" w:rsidP="00DE1185">
            <w:pPr>
              <w:pStyle w:val="CellBodyCentered"/>
              <w:rPr>
                <w:rFonts w:ascii="Arial Narrow" w:hAnsi="Arial Narrow" w:cs="Arial"/>
                <w:color w:val="auto"/>
                <w:sz w:val="16"/>
                <w:szCs w:val="16"/>
                <w:lang w:val="en-GB"/>
              </w:rPr>
            </w:pPr>
          </w:p>
          <w:p w14:paraId="74A67BCF" w14:textId="45208C76"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470" w:author="Zhunisbayev, Olzhasbek A [Bolashak Atyrau Limited]" w:date="2022-09-18T20:44:00Z">
              <w:r w:rsidRPr="00014E44" w:rsidDel="00EE529F">
                <w:rPr>
                  <w:rFonts w:ascii="Arial Narrow" w:hAnsi="Arial Narrow" w:cs="Arial"/>
                  <w:color w:val="auto"/>
                  <w:sz w:val="16"/>
                  <w:szCs w:val="16"/>
                  <w:lang w:val="en-GB"/>
                </w:rPr>
                <w:delText xml:space="preserve">36 </w:delText>
              </w:r>
            </w:del>
            <w:ins w:id="5471"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31E8B6A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+130°C</w:t>
            </w:r>
          </w:p>
        </w:tc>
        <w:tc>
          <w:tcPr>
            <w:tcW w:w="1890" w:type="dxa"/>
            <w:tcBorders>
              <w:top w:val="single" w:sz="6" w:space="0" w:color="auto"/>
              <w:left w:val="single" w:sz="6" w:space="0" w:color="auto"/>
              <w:bottom w:val="single" w:sz="6" w:space="0" w:color="auto"/>
              <w:right w:val="single" w:sz="6" w:space="0" w:color="auto"/>
            </w:tcBorders>
          </w:tcPr>
          <w:p w14:paraId="47B3E149" w14:textId="77777777" w:rsidR="00B271C8" w:rsidRPr="00014E44" w:rsidRDefault="00B271C8" w:rsidP="00DE1185">
            <w:pPr>
              <w:pStyle w:val="CellBody"/>
              <w:rPr>
                <w:rFonts w:ascii="Arial Narrow" w:hAnsi="Arial Narrow" w:cs="Arial"/>
                <w:color w:val="auto"/>
                <w:sz w:val="16"/>
                <w:szCs w:val="16"/>
                <w:u w:val="single"/>
                <w:lang w:val="en-GB"/>
              </w:rPr>
            </w:pPr>
          </w:p>
          <w:p w14:paraId="5AD68556"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w:t>
            </w:r>
          </w:p>
          <w:p w14:paraId="72C6099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 xml:space="preserve">2.8 </w:t>
            </w:r>
            <w:r w:rsidRPr="00014E44">
              <w:rPr>
                <w:rFonts w:ascii="Arial Narrow" w:hAnsi="Arial Narrow" w:cs="Arial"/>
                <w:color w:val="auto"/>
                <w:sz w:val="16"/>
                <w:szCs w:val="16"/>
                <w:lang w:val="en-GB"/>
              </w:rPr>
              <w:t>(limited by flange ratings)</w:t>
            </w:r>
          </w:p>
          <w:p w14:paraId="326A9510" w14:textId="16CC83DA"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472"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473"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51.7 barg</w:t>
            </w:r>
          </w:p>
          <w:p w14:paraId="3DE54B13" w14:textId="3EEB025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51.7 </w:t>
            </w:r>
            <w:r w:rsidRPr="00014E44">
              <w:rPr>
                <w:rFonts w:ascii="Arial Narrow" w:hAnsi="Arial Narrow" w:cs="Arial"/>
                <w:color w:val="auto"/>
                <w:sz w:val="16"/>
                <w:szCs w:val="16"/>
                <w:lang w:val="en-GB"/>
              </w:rPr>
              <w:t>barg</w:t>
            </w:r>
          </w:p>
          <w:p w14:paraId="207DDD97" w14:textId="58C5634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100ºC = 50.7 barg</w:t>
            </w:r>
          </w:p>
          <w:p w14:paraId="17AA9A7D" w14:textId="277F547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130ºC = 47.8 barg</w:t>
            </w:r>
          </w:p>
          <w:p w14:paraId="06F55C78" w14:textId="77777777" w:rsidR="00B271C8" w:rsidRPr="00014E44" w:rsidRDefault="00B271C8" w:rsidP="00DE1185">
            <w:pPr>
              <w:pStyle w:val="CellBody"/>
              <w:rPr>
                <w:rFonts w:ascii="Arial Narrow" w:hAnsi="Arial Narrow" w:cs="Arial"/>
                <w:color w:val="auto"/>
                <w:sz w:val="16"/>
                <w:szCs w:val="16"/>
              </w:rPr>
            </w:pPr>
          </w:p>
        </w:tc>
        <w:tc>
          <w:tcPr>
            <w:tcW w:w="630" w:type="dxa"/>
            <w:tcBorders>
              <w:top w:val="single" w:sz="6" w:space="0" w:color="auto"/>
              <w:left w:val="single" w:sz="6" w:space="0" w:color="auto"/>
              <w:bottom w:val="single" w:sz="6" w:space="0" w:color="auto"/>
              <w:right w:val="single" w:sz="6" w:space="0" w:color="auto"/>
            </w:tcBorders>
          </w:tcPr>
          <w:p w14:paraId="0DE91DC5" w14:textId="77777777" w:rsidR="00B271C8" w:rsidRPr="00014E44" w:rsidRDefault="00B271C8" w:rsidP="00DE1185">
            <w:pPr>
              <w:pStyle w:val="CellBodyCentered"/>
              <w:rPr>
                <w:rFonts w:ascii="Arial Narrow" w:hAnsi="Arial Narrow" w:cs="Arial"/>
                <w:color w:val="auto"/>
                <w:sz w:val="16"/>
                <w:szCs w:val="16"/>
                <w:lang w:val="en-GB"/>
              </w:rPr>
            </w:pPr>
          </w:p>
          <w:p w14:paraId="4327CE8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692BFC11" w14:textId="77777777" w:rsidR="00B271C8" w:rsidRPr="00014E44" w:rsidRDefault="00B271C8" w:rsidP="00DE1185">
            <w:pPr>
              <w:pStyle w:val="CellBodyCentered"/>
              <w:rPr>
                <w:rFonts w:ascii="Arial Narrow" w:hAnsi="Arial Narrow" w:cs="Arial"/>
                <w:color w:val="auto"/>
                <w:sz w:val="16"/>
                <w:szCs w:val="16"/>
                <w:lang w:val="en-GB"/>
              </w:rPr>
            </w:pPr>
          </w:p>
          <w:p w14:paraId="57721A4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14:paraId="47317821" w14:textId="77777777" w:rsidTr="0038396C">
        <w:tc>
          <w:tcPr>
            <w:tcW w:w="3322" w:type="dxa"/>
            <w:tcBorders>
              <w:top w:val="single" w:sz="6" w:space="0" w:color="auto"/>
              <w:left w:val="single" w:sz="6" w:space="0" w:color="auto"/>
              <w:bottom w:val="single" w:sz="6" w:space="0" w:color="auto"/>
              <w:right w:val="single" w:sz="6" w:space="0" w:color="auto"/>
            </w:tcBorders>
          </w:tcPr>
          <w:p w14:paraId="14A8A54E" w14:textId="77777777" w:rsidR="00B271C8" w:rsidRPr="00014E44" w:rsidRDefault="00B271C8" w:rsidP="00DE1185">
            <w:pPr>
              <w:pStyle w:val="CellBody"/>
              <w:rPr>
                <w:rFonts w:ascii="Arial Narrow" w:hAnsi="Arial Narrow" w:cs="Arial"/>
                <w:color w:val="auto"/>
                <w:sz w:val="16"/>
                <w:szCs w:val="16"/>
                <w:lang w:val="en-GB"/>
              </w:rPr>
            </w:pPr>
          </w:p>
          <w:p w14:paraId="24DA529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AA – ACETIC ACID</w:t>
            </w:r>
          </w:p>
          <w:p w14:paraId="60CE4B77" w14:textId="5613F24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BLOWDOWN, HYDROCARBONS</w:t>
            </w:r>
          </w:p>
          <w:p w14:paraId="49D9FF71" w14:textId="0E98534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0DAFCBEE" w14:textId="4D54A72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2456AD4E" w14:textId="572A549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BFL – SOUR FLARE GAS, LOW PRESSURE</w:t>
            </w:r>
          </w:p>
          <w:p w14:paraId="2C4347FA" w14:textId="4D1265FC" w:rsidR="00B271C8" w:rsidRPr="00014E44" w:rsidRDefault="002F2A93"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w:t>
            </w:r>
            <w:r w:rsidR="00B271C8" w:rsidRPr="00014E44">
              <w:rPr>
                <w:rFonts w:ascii="Arial Narrow" w:hAnsi="Arial Narrow" w:cs="Arial"/>
                <w:color w:val="auto"/>
                <w:sz w:val="16"/>
                <w:szCs w:val="16"/>
                <w:lang w:val="en-GB"/>
              </w:rPr>
              <w:t xml:space="preserve"> VENT TO ATMOSPHERE </w:t>
            </w:r>
          </w:p>
          <w:p w14:paraId="2C2D15F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CF – FOAM MIXTURE</w:t>
            </w:r>
          </w:p>
          <w:p w14:paraId="58B07DE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CH – HYDRAZINE SOLUTION</w:t>
            </w:r>
          </w:p>
          <w:p w14:paraId="2E4DFE7E" w14:textId="44DC58C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CHEMICAL INHIBITOR &amp; ANTISCALE</w:t>
            </w:r>
          </w:p>
          <w:p w14:paraId="0128F2A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23580004" w14:textId="7E2BAD9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02054E9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128BF849" w14:textId="5F9B97D8" w:rsidR="00B271C8" w:rsidRPr="00014E44" w:rsidRDefault="002F2A93"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w:t>
            </w:r>
            <w:r w:rsidR="00B271C8" w:rsidRPr="00014E44">
              <w:rPr>
                <w:rFonts w:ascii="Arial Narrow" w:hAnsi="Arial Narrow" w:cs="Arial"/>
                <w:color w:val="auto"/>
                <w:sz w:val="16"/>
                <w:szCs w:val="16"/>
                <w:lang w:val="en-GB"/>
              </w:rPr>
              <w:t xml:space="preserve"> FUEL GAS HIGH PRESSURE</w:t>
            </w:r>
          </w:p>
          <w:p w14:paraId="1EC0CFD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73F4D32B" w14:textId="13506BF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NL – NITROGEN LOW PRESSURE</w:t>
            </w:r>
          </w:p>
          <w:p w14:paraId="07DE7833" w14:textId="5BEBEDA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7CB5EFA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 – LUBE OIL</w:t>
            </w:r>
          </w:p>
          <w:p w14:paraId="6AB6C8A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p w14:paraId="013DA94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VB – BREATHING AIR</w:t>
            </w:r>
          </w:p>
          <w:p w14:paraId="3594027A"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VI – INSTRUMENT AIR</w:t>
            </w:r>
          </w:p>
          <w:p w14:paraId="4792E4D5" w14:textId="77777777" w:rsidR="00B271C8"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DEMINERALISED WATER</w:t>
            </w:r>
          </w:p>
          <w:p w14:paraId="612F66BB" w14:textId="77777777" w:rsidR="006430CC" w:rsidRPr="00014E44" w:rsidRDefault="006430CC" w:rsidP="00DE1185">
            <w:pPr>
              <w:pStyle w:val="CellBody"/>
              <w:rPr>
                <w:rFonts w:ascii="Arial Narrow" w:hAnsi="Arial Narrow" w:cs="Arial"/>
                <w:color w:val="auto"/>
                <w:sz w:val="16"/>
                <w:szCs w:val="16"/>
                <w:lang w:val="en-GB"/>
              </w:rPr>
            </w:pPr>
          </w:p>
          <w:p w14:paraId="0A2FDB91" w14:textId="77777777" w:rsidR="00996EB0" w:rsidRPr="00014E44" w:rsidRDefault="00996EB0"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906EF10" w14:textId="77777777" w:rsidR="00B271C8" w:rsidRPr="00014E44" w:rsidRDefault="00B271C8" w:rsidP="00DE1185">
            <w:pPr>
              <w:pStyle w:val="CellBodyCentered"/>
              <w:rPr>
                <w:rFonts w:ascii="Arial Narrow" w:hAnsi="Arial Narrow" w:cs="Arial"/>
                <w:b/>
                <w:color w:val="auto"/>
                <w:sz w:val="16"/>
                <w:szCs w:val="16"/>
                <w:lang w:val="en-GB"/>
              </w:rPr>
            </w:pPr>
          </w:p>
          <w:p w14:paraId="4A0E2B27"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300P21</w:t>
            </w:r>
          </w:p>
          <w:p w14:paraId="1C9A580E" w14:textId="77777777" w:rsidR="00B271C8" w:rsidRPr="00014E44" w:rsidRDefault="00B271C8" w:rsidP="00DE1185">
            <w:pPr>
              <w:pStyle w:val="CellBodyCentered"/>
              <w:rPr>
                <w:rFonts w:ascii="Arial Narrow" w:hAnsi="Arial Narrow" w:cs="Arial"/>
                <w:b/>
                <w:color w:val="auto"/>
                <w:sz w:val="16"/>
                <w:szCs w:val="16"/>
                <w:lang w:val="en-GB"/>
              </w:rPr>
            </w:pPr>
          </w:p>
          <w:p w14:paraId="6830BF3D" w14:textId="77777777" w:rsidR="00B271C8" w:rsidRPr="00014E44" w:rsidRDefault="00B271C8" w:rsidP="00DE1185">
            <w:pPr>
              <w:pStyle w:val="CellBodyCentered"/>
              <w:rPr>
                <w:rFonts w:ascii="Arial Narrow" w:hAnsi="Arial Narrow" w:cs="Arial"/>
                <w:b/>
                <w:color w:val="auto"/>
                <w:sz w:val="16"/>
                <w:szCs w:val="16"/>
                <w:lang w:val="en-GB"/>
              </w:rPr>
            </w:pPr>
          </w:p>
          <w:p w14:paraId="3125832B" w14:textId="77777777" w:rsidR="00B271C8" w:rsidRPr="00014E44" w:rsidRDefault="00B271C8" w:rsidP="00DE1185">
            <w:pPr>
              <w:pStyle w:val="CellBodyCentered"/>
              <w:rPr>
                <w:rFonts w:ascii="Arial Narrow" w:hAnsi="Arial Narrow" w:cs="Arial"/>
                <w:b/>
                <w:color w:val="auto"/>
                <w:sz w:val="16"/>
                <w:szCs w:val="16"/>
                <w:lang w:val="en-GB"/>
              </w:rPr>
            </w:pPr>
          </w:p>
          <w:p w14:paraId="0725D3B4" w14:textId="77777777" w:rsidR="00B271C8" w:rsidRPr="00014E44" w:rsidRDefault="00B271C8" w:rsidP="00DE1185">
            <w:pPr>
              <w:pStyle w:val="CellBodyCentered"/>
              <w:rPr>
                <w:rFonts w:ascii="Arial Narrow" w:hAnsi="Arial Narrow" w:cs="Arial"/>
                <w:b/>
                <w:color w:val="auto"/>
                <w:sz w:val="16"/>
                <w:szCs w:val="16"/>
                <w:lang w:val="en-GB"/>
              </w:rPr>
            </w:pPr>
          </w:p>
          <w:p w14:paraId="51375404" w14:textId="77777777" w:rsidR="00B271C8" w:rsidRPr="00014E44" w:rsidRDefault="00B271C8" w:rsidP="00DE1185">
            <w:pPr>
              <w:pStyle w:val="CellBodyCentered"/>
              <w:rPr>
                <w:rFonts w:ascii="Arial Narrow" w:hAnsi="Arial Narrow" w:cs="Arial"/>
                <w:b/>
                <w:color w:val="auto"/>
                <w:sz w:val="16"/>
                <w:szCs w:val="16"/>
                <w:lang w:val="en-GB"/>
              </w:rPr>
            </w:pPr>
          </w:p>
          <w:p w14:paraId="529EFD10" w14:textId="77777777" w:rsidR="00B271C8" w:rsidRPr="00014E44" w:rsidRDefault="00B271C8" w:rsidP="00DE1185">
            <w:pPr>
              <w:pStyle w:val="CellBodyCentered"/>
              <w:rPr>
                <w:rFonts w:ascii="Arial Narrow" w:hAnsi="Arial Narrow" w:cs="Arial"/>
                <w:b/>
                <w:color w:val="auto"/>
                <w:sz w:val="16"/>
                <w:szCs w:val="16"/>
                <w:lang w:val="en-GB"/>
              </w:rPr>
            </w:pPr>
          </w:p>
          <w:p w14:paraId="385F1FF6" w14:textId="77777777" w:rsidR="00B271C8" w:rsidRPr="00014E44" w:rsidRDefault="00B271C8" w:rsidP="00DE1185">
            <w:pPr>
              <w:pStyle w:val="CellBodyCentered"/>
              <w:rPr>
                <w:rFonts w:ascii="Arial Narrow" w:hAnsi="Arial Narrow" w:cs="Arial"/>
                <w:b/>
                <w:color w:val="auto"/>
                <w:sz w:val="16"/>
                <w:szCs w:val="16"/>
                <w:lang w:val="en-GB"/>
              </w:rPr>
            </w:pPr>
          </w:p>
          <w:p w14:paraId="3459EF58" w14:textId="77777777" w:rsidR="00B271C8" w:rsidRPr="00014E44" w:rsidRDefault="00B271C8" w:rsidP="00DE1185">
            <w:pPr>
              <w:pStyle w:val="CellBodyCentered"/>
              <w:rPr>
                <w:rFonts w:ascii="Arial Narrow" w:hAnsi="Arial Narrow" w:cs="Arial"/>
                <w:b/>
                <w:color w:val="auto"/>
                <w:sz w:val="16"/>
                <w:szCs w:val="16"/>
                <w:lang w:val="en-GB"/>
              </w:rPr>
            </w:pPr>
          </w:p>
          <w:p w14:paraId="793FC7AD" w14:textId="77777777" w:rsidR="00B271C8" w:rsidRPr="00014E44" w:rsidRDefault="00B271C8" w:rsidP="00DE1185">
            <w:pPr>
              <w:pStyle w:val="CellBodyCentered"/>
              <w:rPr>
                <w:rFonts w:ascii="Arial Narrow" w:hAnsi="Arial Narrow" w:cs="Arial"/>
                <w:b/>
                <w:color w:val="auto"/>
                <w:sz w:val="16"/>
                <w:szCs w:val="16"/>
                <w:lang w:val="en-GB"/>
              </w:rPr>
            </w:pPr>
          </w:p>
          <w:p w14:paraId="1EDC2758" w14:textId="77777777" w:rsidR="00B271C8" w:rsidRPr="00014E44" w:rsidRDefault="00B271C8" w:rsidP="00DE1185">
            <w:pPr>
              <w:pStyle w:val="CellBodyCentered"/>
              <w:rPr>
                <w:rFonts w:ascii="Arial Narrow" w:hAnsi="Arial Narrow" w:cs="Arial"/>
                <w:b/>
                <w:color w:val="auto"/>
                <w:sz w:val="16"/>
                <w:szCs w:val="16"/>
                <w:lang w:val="en-GB"/>
              </w:rPr>
            </w:pPr>
          </w:p>
          <w:p w14:paraId="7EDE193B" w14:textId="77777777" w:rsidR="00B271C8" w:rsidRPr="00014E44" w:rsidRDefault="00B271C8" w:rsidP="00DE1185">
            <w:pPr>
              <w:pStyle w:val="CellBodyCentered"/>
              <w:rPr>
                <w:rFonts w:ascii="Arial Narrow" w:hAnsi="Arial Narrow" w:cs="Arial"/>
                <w:b/>
                <w:color w:val="auto"/>
                <w:sz w:val="16"/>
                <w:szCs w:val="16"/>
                <w:lang w:val="en-GB"/>
              </w:rPr>
            </w:pPr>
          </w:p>
          <w:p w14:paraId="297AEA77" w14:textId="77777777" w:rsidR="00B271C8" w:rsidRPr="00014E44" w:rsidRDefault="00B271C8" w:rsidP="00DE1185">
            <w:pPr>
              <w:pStyle w:val="CellBodyCentered"/>
              <w:rPr>
                <w:rFonts w:ascii="Arial Narrow" w:hAnsi="Arial Narrow" w:cs="Arial"/>
                <w:b/>
                <w:color w:val="auto"/>
                <w:sz w:val="16"/>
                <w:szCs w:val="16"/>
                <w:lang w:val="en-GB"/>
              </w:rPr>
            </w:pPr>
          </w:p>
          <w:p w14:paraId="6B819EC9" w14:textId="77777777" w:rsidR="00B271C8" w:rsidRPr="00014E44" w:rsidRDefault="00B271C8" w:rsidP="00DE1185">
            <w:pPr>
              <w:pStyle w:val="CellBodyCentered"/>
              <w:rPr>
                <w:rFonts w:ascii="Arial Narrow" w:hAnsi="Arial Narrow" w:cs="Arial"/>
                <w:b/>
                <w:color w:val="auto"/>
                <w:sz w:val="16"/>
                <w:szCs w:val="16"/>
                <w:lang w:val="en-GB"/>
              </w:rPr>
            </w:pPr>
          </w:p>
          <w:p w14:paraId="0E9688EA" w14:textId="77777777" w:rsidR="00B271C8" w:rsidRDefault="00B271C8" w:rsidP="00DE1185">
            <w:pPr>
              <w:pStyle w:val="CellBodyCentered"/>
              <w:rPr>
                <w:rFonts w:ascii="Arial Narrow" w:hAnsi="Arial Narrow" w:cs="Arial"/>
                <w:b/>
                <w:color w:val="auto"/>
                <w:sz w:val="16"/>
                <w:szCs w:val="16"/>
                <w:lang w:val="en-GB"/>
              </w:rPr>
            </w:pPr>
          </w:p>
          <w:p w14:paraId="66B570C4" w14:textId="6A607099" w:rsidR="00F6114F" w:rsidRPr="00F6114F" w:rsidRDefault="00F6114F" w:rsidP="00DE1185">
            <w:pPr>
              <w:pStyle w:val="CellBodyCentered"/>
              <w:rPr>
                <w:rFonts w:ascii="Arial Narrow" w:hAnsi="Arial Narrow" w:cs="Arial"/>
                <w:b/>
                <w:color w:val="auto"/>
                <w:sz w:val="16"/>
                <w:szCs w:val="16"/>
              </w:rPr>
            </w:pPr>
          </w:p>
        </w:tc>
        <w:tc>
          <w:tcPr>
            <w:tcW w:w="450" w:type="dxa"/>
            <w:tcBorders>
              <w:top w:val="single" w:sz="6" w:space="0" w:color="auto"/>
              <w:left w:val="single" w:sz="6" w:space="0" w:color="auto"/>
              <w:bottom w:val="single" w:sz="6" w:space="0" w:color="auto"/>
              <w:right w:val="single" w:sz="6" w:space="0" w:color="auto"/>
            </w:tcBorders>
          </w:tcPr>
          <w:p w14:paraId="59B3F0D5" w14:textId="77777777" w:rsidR="00B271C8" w:rsidRPr="00014E44" w:rsidRDefault="00B271C8" w:rsidP="00DE1185">
            <w:pPr>
              <w:pStyle w:val="CellBodyCentered"/>
              <w:rPr>
                <w:rFonts w:ascii="Arial Narrow" w:hAnsi="Arial Narrow" w:cs="Arial"/>
                <w:color w:val="auto"/>
                <w:sz w:val="16"/>
                <w:szCs w:val="16"/>
                <w:lang w:val="en-GB"/>
              </w:rPr>
            </w:pPr>
          </w:p>
          <w:p w14:paraId="672B0F3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79F3AA23" w14:textId="77777777" w:rsidR="00B271C8" w:rsidRPr="00014E44" w:rsidRDefault="00B271C8" w:rsidP="00DE1185">
            <w:pPr>
              <w:pStyle w:val="CellBodyCentered"/>
              <w:keepNext/>
              <w:tabs>
                <w:tab w:val="left" w:pos="720"/>
              </w:tabs>
              <w:ind w:left="720"/>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2</w:t>
            </w:r>
          </w:p>
        </w:tc>
        <w:tc>
          <w:tcPr>
            <w:tcW w:w="1080" w:type="dxa"/>
            <w:tcBorders>
              <w:top w:val="single" w:sz="6" w:space="0" w:color="auto"/>
              <w:left w:val="single" w:sz="6" w:space="0" w:color="auto"/>
              <w:bottom w:val="single" w:sz="6" w:space="0" w:color="auto"/>
              <w:right w:val="single" w:sz="6" w:space="0" w:color="auto"/>
            </w:tcBorders>
          </w:tcPr>
          <w:p w14:paraId="13D2F5E8" w14:textId="77777777" w:rsidR="00B271C8" w:rsidRPr="00014E44" w:rsidRDefault="00B271C8" w:rsidP="00DE1185">
            <w:pPr>
              <w:pStyle w:val="CellBodyCentered"/>
              <w:rPr>
                <w:rFonts w:ascii="Arial Narrow" w:hAnsi="Arial Narrow" w:cs="Arial"/>
                <w:color w:val="auto"/>
                <w:sz w:val="16"/>
                <w:szCs w:val="16"/>
                <w:lang w:val="en-GB"/>
              </w:rPr>
            </w:pPr>
          </w:p>
          <w:p w14:paraId="1F307C0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  STAINLESS STEEL</w:t>
            </w:r>
          </w:p>
          <w:p w14:paraId="2213F676" w14:textId="77777777" w:rsidR="00B271C8" w:rsidRPr="00014E44" w:rsidRDefault="00B271C8" w:rsidP="00DE1185">
            <w:pPr>
              <w:pStyle w:val="CellBodyCentered"/>
              <w:rPr>
                <w:rFonts w:ascii="Arial Narrow" w:hAnsi="Arial Narrow" w:cs="Arial"/>
                <w:color w:val="auto"/>
                <w:sz w:val="16"/>
                <w:szCs w:val="16"/>
                <w:lang w:val="en-GB"/>
              </w:rPr>
            </w:pPr>
          </w:p>
          <w:p w14:paraId="72E2CA6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tc>
        <w:tc>
          <w:tcPr>
            <w:tcW w:w="720" w:type="dxa"/>
            <w:tcBorders>
              <w:top w:val="single" w:sz="6" w:space="0" w:color="auto"/>
              <w:left w:val="single" w:sz="6" w:space="0" w:color="auto"/>
              <w:bottom w:val="single" w:sz="6" w:space="0" w:color="auto"/>
              <w:right w:val="single" w:sz="6" w:space="0" w:color="auto"/>
            </w:tcBorders>
          </w:tcPr>
          <w:p w14:paraId="017AF051" w14:textId="77777777" w:rsidR="00B271C8" w:rsidRPr="00014E44" w:rsidRDefault="00B271C8" w:rsidP="00DE1185">
            <w:pPr>
              <w:pStyle w:val="CellBodyCentered"/>
              <w:rPr>
                <w:rFonts w:ascii="Arial Narrow" w:hAnsi="Arial Narrow" w:cs="Arial"/>
                <w:color w:val="auto"/>
                <w:sz w:val="16"/>
                <w:szCs w:val="16"/>
                <w:lang w:val="en-GB"/>
              </w:rPr>
            </w:pPr>
          </w:p>
          <w:p w14:paraId="6461F75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1D59B87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16078574" w14:textId="77777777" w:rsidR="00B271C8" w:rsidRPr="00014E44" w:rsidRDefault="00B271C8" w:rsidP="00DE1185">
            <w:pPr>
              <w:pStyle w:val="CellBodyCentered"/>
              <w:rPr>
                <w:rFonts w:ascii="Arial Narrow" w:hAnsi="Arial Narrow" w:cs="Arial"/>
                <w:color w:val="auto"/>
                <w:sz w:val="16"/>
                <w:szCs w:val="16"/>
                <w:lang w:val="en-GB"/>
              </w:rPr>
            </w:pPr>
          </w:p>
          <w:p w14:paraId="3997782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-120 to +180°C</w:t>
            </w:r>
          </w:p>
          <w:p w14:paraId="02E92ED0" w14:textId="77777777" w:rsidR="00B271C8" w:rsidRPr="00014E44" w:rsidRDefault="00B271C8" w:rsidP="00DE1185">
            <w:pPr>
              <w:pStyle w:val="CellBodyCentered"/>
              <w:rPr>
                <w:rFonts w:ascii="Arial Narrow" w:hAnsi="Arial Narrow" w:cs="Arial"/>
                <w:color w:val="auto"/>
                <w:sz w:val="16"/>
                <w:szCs w:val="16"/>
                <w:lang w:val="en-GB"/>
              </w:rPr>
            </w:pPr>
          </w:p>
          <w:p w14:paraId="46B58F58" w14:textId="77777777" w:rsidR="00B271C8" w:rsidRPr="00014E44" w:rsidRDefault="00B271C8" w:rsidP="00DE1185">
            <w:pPr>
              <w:pStyle w:val="CellBodyCentered"/>
              <w:rPr>
                <w:rFonts w:ascii="Arial Narrow" w:hAnsi="Arial Narrow" w:cs="Arial"/>
                <w:color w:val="auto"/>
                <w:sz w:val="16"/>
                <w:szCs w:val="16"/>
                <w:lang w:val="en-GB"/>
              </w:rPr>
            </w:pPr>
          </w:p>
          <w:p w14:paraId="3E48FC23" w14:textId="1375EDBA"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del w:id="5474" w:author="Zhunisbayev, Olzhasbek A [Bolashak Atyrau Limited]" w:date="2022-06-13T18:29:00Z">
              <w:r w:rsidRPr="00014E44" w:rsidDel="00786DF5">
                <w:rPr>
                  <w:rFonts w:ascii="Arial Narrow" w:hAnsi="Arial Narrow" w:cs="Arial"/>
                  <w:color w:val="auto"/>
                  <w:sz w:val="16"/>
                  <w:szCs w:val="16"/>
                  <w:lang w:val="en-GB"/>
                </w:rPr>
                <w:delText>6</w:delText>
              </w:r>
            </w:del>
            <w:ins w:id="5475" w:author="Zhunisbayev, Olzhasbek A [Bolashak Atyrau Limited]" w:date="2022-06-13T18:29:00Z">
              <w:r w:rsidRPr="00014E44">
                <w:rPr>
                  <w:rFonts w:ascii="Arial Narrow" w:hAnsi="Arial Narrow" w:cs="Arial"/>
                  <w:color w:val="auto"/>
                  <w:sz w:val="16"/>
                  <w:szCs w:val="16"/>
                  <w:lang w:val="en-GB"/>
                </w:rPr>
                <w:t>5</w:t>
              </w:r>
            </w:ins>
          </w:p>
        </w:tc>
        <w:tc>
          <w:tcPr>
            <w:tcW w:w="1890" w:type="dxa"/>
            <w:tcBorders>
              <w:top w:val="single" w:sz="6" w:space="0" w:color="auto"/>
              <w:left w:val="single" w:sz="6" w:space="0" w:color="auto"/>
              <w:bottom w:val="single" w:sz="6" w:space="0" w:color="auto"/>
              <w:right w:val="single" w:sz="6" w:space="0" w:color="auto"/>
            </w:tcBorders>
          </w:tcPr>
          <w:p w14:paraId="10FD9B0B" w14:textId="77777777" w:rsidR="00B271C8" w:rsidRPr="00014E44" w:rsidRDefault="00B271C8" w:rsidP="00DE1185">
            <w:pPr>
              <w:pStyle w:val="CellBody"/>
              <w:rPr>
                <w:rFonts w:ascii="Arial Narrow" w:hAnsi="Arial Narrow" w:cs="Arial"/>
                <w:color w:val="auto"/>
                <w:sz w:val="16"/>
                <w:szCs w:val="16"/>
                <w:u w:val="single"/>
                <w:lang w:val="en-GB"/>
              </w:rPr>
            </w:pPr>
          </w:p>
          <w:p w14:paraId="6C319DAE"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2.2</w:t>
            </w:r>
          </w:p>
          <w:p w14:paraId="467B0E4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79DE98C5" w14:textId="0A22A330"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476"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477" w:author="Zhunisbayev, Olzhasbek A [Bolashak Atyrau Limited]" w:date="2022-09-18T20:40:00Z">
              <w:del w:id="5478" w:author="Zhunisbayev, Olzhasbek [Bolashak Atyrau Limited]" w:date="2024-10-30T18:26:00Z" w16du:dateUtc="2024-10-30T13:26:00Z">
                <w:r w:rsidRPr="00014E44" w:rsidDel="00384260">
                  <w:rPr>
                    <w:rFonts w:ascii="Arial Narrow" w:hAnsi="Arial Narrow" w:cs="Arial"/>
                    <w:color w:val="auto"/>
                    <w:sz w:val="16"/>
                    <w:szCs w:val="16"/>
                    <w:lang w:val="en-GB"/>
                  </w:rPr>
                  <w:delText>4</w:delText>
                </w:r>
              </w:del>
            </w:ins>
            <w:ins w:id="5479" w:author="Zhunisbayev, Olzhasbek [Bolashak Atyrau Limited]" w:date="2024-10-30T18:26:00Z" w16du:dateUtc="2024-10-30T13:26:00Z">
              <w:r w:rsidR="00384260">
                <w:rPr>
                  <w:rFonts w:ascii="Arial Narrow" w:hAnsi="Arial Narrow" w:cs="Arial"/>
                  <w:color w:val="auto"/>
                  <w:sz w:val="16"/>
                  <w:szCs w:val="16"/>
                  <w:lang w:val="en-GB"/>
                </w:rPr>
                <w:t>12</w:t>
              </w:r>
            </w:ins>
            <w:ins w:id="5480" w:author="Zhunisbayev, Olzhasbek A [Bolashak Atyrau Limited]" w:date="2022-09-18T20:40:00Z">
              <w:r w:rsidRPr="00014E44">
                <w:rPr>
                  <w:rFonts w:ascii="Arial Narrow" w:hAnsi="Arial Narrow" w:cs="Arial"/>
                  <w:color w:val="auto"/>
                  <w:sz w:val="16"/>
                  <w:szCs w:val="16"/>
                  <w:lang w:val="en-GB"/>
                </w:rPr>
                <w:t>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49.6 barg</w:t>
            </w:r>
          </w:p>
          <w:p w14:paraId="6B97B081" w14:textId="1BB5E06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48.1 </w:t>
            </w:r>
            <w:r w:rsidRPr="00014E44">
              <w:rPr>
                <w:rFonts w:ascii="Arial Narrow" w:hAnsi="Arial Narrow" w:cs="Arial"/>
                <w:color w:val="auto"/>
                <w:sz w:val="16"/>
                <w:szCs w:val="16"/>
                <w:lang w:val="en-GB"/>
              </w:rPr>
              <w:t>barg</w:t>
            </w:r>
          </w:p>
          <w:p w14:paraId="355B3748" w14:textId="2B6FA02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42.2 </w:t>
            </w:r>
            <w:r w:rsidRPr="00014E44">
              <w:rPr>
                <w:rFonts w:ascii="Arial Narrow" w:hAnsi="Arial Narrow" w:cs="Arial"/>
                <w:color w:val="auto"/>
                <w:sz w:val="16"/>
                <w:szCs w:val="16"/>
                <w:lang w:val="en-GB"/>
              </w:rPr>
              <w:t>barg</w:t>
            </w:r>
          </w:p>
          <w:p w14:paraId="076486B9" w14:textId="745F908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38.5 </w:t>
            </w:r>
            <w:r w:rsidRPr="00014E44">
              <w:rPr>
                <w:rFonts w:ascii="Arial Narrow" w:hAnsi="Arial Narrow" w:cs="Arial"/>
                <w:color w:val="auto"/>
                <w:sz w:val="16"/>
                <w:szCs w:val="16"/>
                <w:lang w:val="en-GB"/>
              </w:rPr>
              <w:t>barg</w:t>
            </w:r>
          </w:p>
          <w:p w14:paraId="36911836" w14:textId="653A146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180°</w:t>
            </w:r>
            <w:r w:rsidRPr="00014E44">
              <w:rPr>
                <w:rFonts w:ascii="Arial Narrow" w:hAnsi="Arial Narrow" w:cs="Arial"/>
                <w:snapToGrid w:val="0"/>
                <w:color w:val="auto"/>
                <w:sz w:val="16"/>
                <w:szCs w:val="16"/>
                <w:lang w:val="en-GB"/>
              </w:rPr>
              <w:t xml:space="preserve">C = 36.8 </w:t>
            </w:r>
            <w:r w:rsidRPr="00014E44">
              <w:rPr>
                <w:rFonts w:ascii="Arial Narrow" w:hAnsi="Arial Narrow" w:cs="Arial"/>
                <w:color w:val="auto"/>
                <w:sz w:val="16"/>
                <w:szCs w:val="16"/>
                <w:lang w:val="en-GB"/>
              </w:rPr>
              <w:t>barg</w:t>
            </w:r>
          </w:p>
          <w:p w14:paraId="775AA183"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6AF30CE2" w14:textId="77777777" w:rsidR="00B271C8" w:rsidRPr="00014E44" w:rsidRDefault="00B271C8" w:rsidP="00DE1185">
            <w:pPr>
              <w:pStyle w:val="CellBodyCentered"/>
              <w:rPr>
                <w:rFonts w:ascii="Arial Narrow" w:hAnsi="Arial Narrow" w:cs="Arial"/>
                <w:color w:val="auto"/>
                <w:sz w:val="16"/>
                <w:szCs w:val="16"/>
                <w:lang w:val="en-GB"/>
              </w:rPr>
            </w:pPr>
          </w:p>
          <w:p w14:paraId="0942225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492BBD77" w14:textId="77777777" w:rsidR="00B271C8" w:rsidRPr="00014E44" w:rsidRDefault="00B271C8" w:rsidP="00DE1185">
            <w:pPr>
              <w:pStyle w:val="CellBodyCentered"/>
              <w:rPr>
                <w:rFonts w:ascii="Arial Narrow" w:hAnsi="Arial Narrow" w:cs="Arial"/>
                <w:color w:val="auto"/>
                <w:sz w:val="16"/>
                <w:szCs w:val="16"/>
                <w:lang w:val="en-GB"/>
              </w:rPr>
            </w:pPr>
          </w:p>
          <w:p w14:paraId="2E106CF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14:paraId="12E90060" w14:textId="77777777" w:rsidTr="0038396C">
        <w:tc>
          <w:tcPr>
            <w:tcW w:w="3322" w:type="dxa"/>
            <w:tcBorders>
              <w:top w:val="single" w:sz="6" w:space="0" w:color="auto"/>
              <w:left w:val="single" w:sz="6" w:space="0" w:color="auto"/>
              <w:bottom w:val="single" w:sz="6" w:space="0" w:color="auto"/>
              <w:right w:val="single" w:sz="6" w:space="0" w:color="auto"/>
            </w:tcBorders>
          </w:tcPr>
          <w:p w14:paraId="4FDA6480" w14:textId="77777777" w:rsidR="00B271C8" w:rsidRPr="00014E44" w:rsidRDefault="00B271C8" w:rsidP="00DE1185">
            <w:pPr>
              <w:pStyle w:val="CellBody"/>
              <w:rPr>
                <w:rFonts w:ascii="Arial Narrow" w:hAnsi="Arial Narrow" w:cs="Arial"/>
                <w:color w:val="auto"/>
                <w:sz w:val="16"/>
                <w:szCs w:val="16"/>
                <w:lang w:val="en-GB"/>
              </w:rPr>
            </w:pPr>
          </w:p>
          <w:p w14:paraId="084E6C8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AA – ACETIC ACID</w:t>
            </w:r>
          </w:p>
          <w:p w14:paraId="58D9A091" w14:textId="3FFCD47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BLOWDOWN, HYDROCARBONS</w:t>
            </w:r>
          </w:p>
          <w:p w14:paraId="658A6A6D" w14:textId="764BE1A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4D35DE1B" w14:textId="3883048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22527001" w14:textId="20A73516" w:rsidR="00B271C8" w:rsidRPr="00014E44" w:rsidRDefault="00B271C8" w:rsidP="00DE1185">
            <w:pPr>
              <w:pStyle w:val="CellBody"/>
              <w:rPr>
                <w:ins w:id="5481" w:author="Zhunisbayev, Olzhasbek A [Bolashak Atyrau Limited]" w:date="2022-06-12T22:34:00Z"/>
                <w:rFonts w:ascii="Arial Narrow" w:hAnsi="Arial Narrow" w:cs="Arial"/>
                <w:color w:val="auto"/>
                <w:sz w:val="16"/>
                <w:szCs w:val="16"/>
                <w:lang w:val="en-GB"/>
              </w:rPr>
            </w:pPr>
            <w:ins w:id="5482" w:author="Zhunisbayev, Olzhasbek A [Bolashak Atyrau Limited]" w:date="2022-06-12T22:34:00Z">
              <w:r w:rsidRPr="00014E44">
                <w:rPr>
                  <w:rFonts w:ascii="Arial Narrow" w:hAnsi="Arial Narrow" w:cs="Arial"/>
                  <w:color w:val="auto"/>
                  <w:sz w:val="16"/>
                  <w:szCs w:val="16"/>
                  <w:lang w:val="en-GB"/>
                </w:rPr>
                <w:t>BFL – FLARE GAS, LOW</w:t>
              </w:r>
            </w:ins>
            <w:r w:rsidRPr="00014E44">
              <w:rPr>
                <w:rFonts w:ascii="Arial Narrow" w:hAnsi="Arial Narrow" w:cs="Arial"/>
                <w:color w:val="auto"/>
                <w:sz w:val="16"/>
                <w:szCs w:val="16"/>
                <w:lang w:val="en-GB"/>
              </w:rPr>
              <w:t xml:space="preserve"> </w:t>
            </w:r>
            <w:ins w:id="5483" w:author="Zhunisbayev, Olzhasbek A [Bolashak Atyrau Limited]" w:date="2022-06-12T22:34:00Z">
              <w:r w:rsidRPr="00014E44">
                <w:rPr>
                  <w:rFonts w:ascii="Arial Narrow" w:hAnsi="Arial Narrow" w:cs="Arial"/>
                  <w:color w:val="auto"/>
                  <w:sz w:val="16"/>
                  <w:szCs w:val="16"/>
                  <w:lang w:val="en-GB"/>
                </w:rPr>
                <w:t>PRESSURE</w:t>
              </w:r>
            </w:ins>
          </w:p>
          <w:p w14:paraId="3CC4CA90" w14:textId="4F9FA76F" w:rsidR="00B271C8" w:rsidRPr="00014E44" w:rsidRDefault="00B271C8" w:rsidP="00DE1185">
            <w:pPr>
              <w:pStyle w:val="CellBody"/>
              <w:rPr>
                <w:ins w:id="5484" w:author="Zhunisbayev, Olzhasbek A [Bolashak Atyrau Limited]" w:date="2022-06-12T22:34:00Z"/>
                <w:rFonts w:ascii="Arial Narrow" w:hAnsi="Arial Narrow" w:cs="Arial"/>
                <w:color w:val="auto"/>
                <w:sz w:val="16"/>
                <w:szCs w:val="16"/>
                <w:lang w:val="en-GB"/>
              </w:rPr>
            </w:pPr>
            <w:ins w:id="5485" w:author="Zhunisbayev, Olzhasbek A [Bolashak Atyrau Limited]" w:date="2022-06-12T22:34:00Z">
              <w:r w:rsidRPr="00014E44">
                <w:rPr>
                  <w:rFonts w:ascii="Arial Narrow" w:hAnsi="Arial Narrow" w:cs="Arial"/>
                  <w:color w:val="auto"/>
                  <w:sz w:val="16"/>
                  <w:szCs w:val="16"/>
                  <w:lang w:val="en-GB"/>
                </w:rPr>
                <w:t>CC – SPENT CAUSTIC</w:t>
              </w:r>
            </w:ins>
          </w:p>
          <w:p w14:paraId="269680EF" w14:textId="6C16ABA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76DD237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CCD – DEMULSIFYING AGENT</w:t>
            </w:r>
          </w:p>
          <w:p w14:paraId="1CA699D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CCS – CAUSTIC</w:t>
            </w:r>
          </w:p>
          <w:p w14:paraId="3E68D8F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CDS - COS SOLVENT</w:t>
            </w:r>
          </w:p>
          <w:p w14:paraId="57598D3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CFA - ANTI-FOAM</w:t>
            </w:r>
          </w:p>
          <w:p w14:paraId="5D3CD5C6" w14:textId="4152BEA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CORR. INHIBITOR &amp; ANTISCALE</w:t>
            </w:r>
          </w:p>
          <w:p w14:paraId="01E1F2C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542AD08C" w14:textId="48E4138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DRAIN OILY SEWER (OPEN)</w:t>
            </w:r>
          </w:p>
          <w:p w14:paraId="098F5D1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DCS – CAUSTIC DRAIN</w:t>
            </w:r>
          </w:p>
          <w:p w14:paraId="5BF1DCE4"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68B40BD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5E3812D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NL – NITROGEN LOW RESSURE </w:t>
            </w:r>
          </w:p>
          <w:p w14:paraId="2837E87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(PURGE CONN. ONLY)</w:t>
            </w:r>
          </w:p>
          <w:p w14:paraId="4A4FD870" w14:textId="129A8B1C" w:rsidR="00B271C8" w:rsidRPr="00014E44" w:rsidRDefault="00B271C8" w:rsidP="00DE1185">
            <w:pPr>
              <w:pStyle w:val="CellBody"/>
              <w:rPr>
                <w:ins w:id="5486" w:author="Zhunisbayev, Olzhasbek A [Bolashak Atyrau Limited]" w:date="2022-06-12T22:34:00Z"/>
                <w:rFonts w:ascii="Arial Narrow" w:hAnsi="Arial Narrow" w:cs="Arial"/>
                <w:color w:val="auto"/>
                <w:sz w:val="16"/>
                <w:szCs w:val="16"/>
                <w:lang w:val="en-GB"/>
              </w:rPr>
            </w:pPr>
            <w:ins w:id="5487" w:author="Zhunisbayev, Olzhasbek A [Bolashak Atyrau Limited]" w:date="2022-06-12T22:34:00Z">
              <w:r w:rsidRPr="00014E44">
                <w:rPr>
                  <w:rFonts w:ascii="Arial Narrow" w:hAnsi="Arial Narrow" w:cs="Arial"/>
                  <w:color w:val="auto"/>
                  <w:sz w:val="16"/>
                  <w:szCs w:val="16"/>
                  <w:lang w:val="en-GB"/>
                </w:rPr>
                <w:t>PL – LUBE OIL</w:t>
              </w:r>
            </w:ins>
          </w:p>
          <w:p w14:paraId="5A01FA3F" w14:textId="2D2AB01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212A31DD" w14:textId="35E56D26" w:rsidR="00B271C8" w:rsidRPr="00014E44" w:rsidRDefault="00B271C8" w:rsidP="00DE1185">
            <w:pPr>
              <w:pStyle w:val="CellBody"/>
              <w:rPr>
                <w:ins w:id="5488" w:author="Zhunisbayev, Olzhasbek A [Bolashak Atyrau Limited]" w:date="2022-06-12T22:34:00Z"/>
                <w:rFonts w:ascii="Arial Narrow" w:hAnsi="Arial Narrow" w:cs="Arial"/>
                <w:color w:val="auto"/>
                <w:sz w:val="16"/>
                <w:szCs w:val="16"/>
                <w:lang w:val="en-GB"/>
              </w:rPr>
            </w:pPr>
            <w:ins w:id="5489" w:author="Zhunisbayev, Olzhasbek A [Bolashak Atyrau Limited]" w:date="2022-06-12T22:34:00Z">
              <w:r w:rsidRPr="00014E44">
                <w:rPr>
                  <w:rFonts w:ascii="Arial Narrow" w:hAnsi="Arial Narrow" w:cs="Arial"/>
                  <w:color w:val="auto"/>
                  <w:sz w:val="16"/>
                  <w:szCs w:val="16"/>
                  <w:lang w:val="en-GB"/>
                </w:rPr>
                <w:lastRenderedPageBreak/>
                <w:t>SG – SEAL GAS</w:t>
              </w:r>
            </w:ins>
          </w:p>
          <w:p w14:paraId="18EA365B" w14:textId="59EAD64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p>
          <w:p w14:paraId="607E141D" w14:textId="77777777" w:rsidR="00B271C8" w:rsidRPr="00014E44" w:rsidRDefault="00B271C8" w:rsidP="00DE1185">
            <w:pPr>
              <w:pStyle w:val="CellBody"/>
              <w:rPr>
                <w:rFonts w:ascii="Arial Narrow" w:hAnsi="Arial Narrow" w:cs="Arial"/>
                <w:color w:val="auto"/>
                <w:sz w:val="16"/>
                <w:szCs w:val="16"/>
                <w:lang w:val="en-GB"/>
              </w:rPr>
            </w:pPr>
            <w:ins w:id="5490" w:author="Zhunisbayev, Olzhasbek A [Bolashak Atyrau Limited]" w:date="2022-06-12T22:35:00Z">
              <w:r w:rsidRPr="00014E44">
                <w:rPr>
                  <w:rFonts w:ascii="Arial Narrow" w:hAnsi="Arial Narrow" w:cs="Arial"/>
                  <w:color w:val="auto"/>
                  <w:sz w:val="16"/>
                  <w:szCs w:val="16"/>
                  <w:lang w:val="en-GB"/>
                </w:rPr>
                <w:t>SM – STEAM</w:t>
              </w:r>
            </w:ins>
            <w:r w:rsidRPr="00014E44">
              <w:rPr>
                <w:rFonts w:ascii="Arial Narrow" w:hAnsi="Arial Narrow" w:cs="Arial"/>
                <w:color w:val="auto"/>
                <w:sz w:val="16"/>
                <w:szCs w:val="16"/>
                <w:lang w:val="en-GB"/>
              </w:rPr>
              <w:t>-</w:t>
            </w:r>
            <w:ins w:id="5491" w:author="Zhunisbayev, Olzhasbek A [Bolashak Atyrau Limited]" w:date="2022-06-12T22:35:00Z">
              <w:r w:rsidRPr="00014E44">
                <w:rPr>
                  <w:rFonts w:ascii="Arial Narrow" w:hAnsi="Arial Narrow" w:cs="Arial"/>
                  <w:color w:val="auto"/>
                  <w:sz w:val="16"/>
                  <w:szCs w:val="16"/>
                  <w:lang w:val="en-GB"/>
                </w:rPr>
                <w:t>MEDIUM</w:t>
              </w:r>
            </w:ins>
            <w:r w:rsidRPr="00014E44">
              <w:rPr>
                <w:rFonts w:ascii="Arial Narrow" w:hAnsi="Arial Narrow" w:cs="Arial"/>
                <w:color w:val="auto"/>
                <w:sz w:val="16"/>
                <w:szCs w:val="16"/>
                <w:lang w:val="en-GB"/>
              </w:rPr>
              <w:t xml:space="preserve"> </w:t>
            </w:r>
            <w:ins w:id="5492" w:author="Zhunisbayev, Olzhasbek A [Bolashak Atyrau Limited]" w:date="2022-06-12T22:35:00Z">
              <w:r w:rsidRPr="00014E44">
                <w:rPr>
                  <w:rFonts w:ascii="Arial Narrow" w:hAnsi="Arial Narrow" w:cs="Arial"/>
                  <w:color w:val="auto"/>
                  <w:sz w:val="16"/>
                  <w:szCs w:val="16"/>
                  <w:lang w:val="en-GB"/>
                </w:rPr>
                <w:t xml:space="preserve">PRESSURE </w:t>
              </w:r>
            </w:ins>
          </w:p>
          <w:p w14:paraId="2CC174B9" w14:textId="244BE96A" w:rsidR="00B271C8" w:rsidRPr="00014E44" w:rsidRDefault="00B271C8" w:rsidP="00DE1185">
            <w:pPr>
              <w:pStyle w:val="CellBody"/>
              <w:rPr>
                <w:ins w:id="5493" w:author="Zhunisbayev, Olzhasbek A [Bolashak Atyrau Limited]" w:date="2022-06-12T22:35:00Z"/>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w:t>
            </w:r>
            <w:ins w:id="5494" w:author="Zhunisbayev, Olzhasbek A [Bolashak Atyrau Limited]" w:date="2022-06-12T22:35:00Z">
              <w:r w:rsidRPr="00014E44">
                <w:rPr>
                  <w:rFonts w:ascii="Arial Narrow" w:hAnsi="Arial Narrow" w:cs="Arial"/>
                  <w:color w:val="auto"/>
                  <w:sz w:val="16"/>
                  <w:szCs w:val="16"/>
                  <w:lang w:val="en-GB"/>
                </w:rPr>
                <w:t>(PURGE</w:t>
              </w:r>
            </w:ins>
            <w:r w:rsidRPr="00014E44">
              <w:rPr>
                <w:rFonts w:ascii="Arial Narrow" w:hAnsi="Arial Narrow" w:cs="Arial"/>
                <w:color w:val="auto"/>
                <w:sz w:val="16"/>
                <w:szCs w:val="16"/>
                <w:lang w:val="en-GB"/>
              </w:rPr>
              <w:t xml:space="preserve"> </w:t>
            </w:r>
            <w:ins w:id="5495" w:author="Zhunisbayev, Olzhasbek A [Bolashak Atyrau Limited]" w:date="2022-06-12T22:35:00Z">
              <w:r w:rsidRPr="00014E44">
                <w:rPr>
                  <w:rFonts w:ascii="Arial Narrow" w:hAnsi="Arial Narrow" w:cs="Arial"/>
                  <w:color w:val="auto"/>
                  <w:sz w:val="16"/>
                  <w:szCs w:val="16"/>
                  <w:lang w:val="en-GB"/>
                </w:rPr>
                <w:t>CONN. ONLY)</w:t>
              </w:r>
            </w:ins>
          </w:p>
          <w:p w14:paraId="01039A96" w14:textId="002E564E" w:rsidR="00B271C8" w:rsidRPr="00014E44" w:rsidRDefault="00B271C8" w:rsidP="00DE1185">
            <w:pPr>
              <w:pStyle w:val="CellBody"/>
              <w:rPr>
                <w:ins w:id="5496" w:author="Zhunisbayev, Olzhasbek A [Bolashak Atyrau Limited]" w:date="2022-06-12T22:35:00Z"/>
                <w:rFonts w:ascii="Arial Narrow" w:hAnsi="Arial Narrow" w:cs="Arial"/>
                <w:color w:val="auto"/>
                <w:sz w:val="16"/>
                <w:szCs w:val="16"/>
                <w:lang w:val="en-GB"/>
              </w:rPr>
            </w:pPr>
            <w:ins w:id="5497" w:author="Zhunisbayev, Olzhasbek A [Bolashak Atyrau Limited]" w:date="2022-06-12T22:35:00Z">
              <w:r w:rsidRPr="00014E44">
                <w:rPr>
                  <w:rFonts w:ascii="Arial Narrow" w:hAnsi="Arial Narrow" w:cs="Arial"/>
                  <w:color w:val="auto"/>
                  <w:sz w:val="16"/>
                  <w:szCs w:val="16"/>
                  <w:lang w:val="en-GB"/>
                </w:rPr>
                <w:t>TL – CONDENSATE, LOW</w:t>
              </w:r>
            </w:ins>
            <w:r w:rsidRPr="00014E44">
              <w:rPr>
                <w:rFonts w:ascii="Arial Narrow" w:hAnsi="Arial Narrow" w:cs="Arial"/>
                <w:color w:val="auto"/>
                <w:sz w:val="16"/>
                <w:szCs w:val="16"/>
                <w:lang w:val="en-GB"/>
              </w:rPr>
              <w:t xml:space="preserve"> </w:t>
            </w:r>
            <w:ins w:id="5498" w:author="Zhunisbayev, Olzhasbek A [Bolashak Atyrau Limited]" w:date="2022-06-12T22:35:00Z">
              <w:r w:rsidRPr="00014E44">
                <w:rPr>
                  <w:rFonts w:ascii="Arial Narrow" w:hAnsi="Arial Narrow" w:cs="Arial"/>
                  <w:color w:val="auto"/>
                  <w:sz w:val="16"/>
                  <w:szCs w:val="16"/>
                  <w:lang w:val="en-GB"/>
                </w:rPr>
                <w:t>PRESSURE</w:t>
              </w:r>
            </w:ins>
          </w:p>
          <w:p w14:paraId="29A58FD7" w14:textId="1C208423" w:rsidR="00B271C8" w:rsidRPr="00014E44" w:rsidRDefault="00B271C8" w:rsidP="00DE1185">
            <w:pPr>
              <w:pStyle w:val="CellBody"/>
              <w:rPr>
                <w:ins w:id="5499" w:author="Zhunisbayev, Olzhasbek A [Bolashak Atyrau Limited]" w:date="2022-06-12T22:35:00Z"/>
                <w:rFonts w:ascii="Arial Narrow" w:hAnsi="Arial Narrow" w:cs="Arial"/>
                <w:color w:val="auto"/>
                <w:sz w:val="16"/>
                <w:szCs w:val="16"/>
                <w:lang w:val="en-GB"/>
              </w:rPr>
            </w:pPr>
            <w:ins w:id="5500" w:author="Zhunisbayev, Olzhasbek A [Bolashak Atyrau Limited]" w:date="2022-06-12T22:35:00Z">
              <w:r w:rsidRPr="00014E44">
                <w:rPr>
                  <w:rFonts w:ascii="Arial Narrow" w:hAnsi="Arial Narrow" w:cs="Arial"/>
                  <w:color w:val="auto"/>
                  <w:sz w:val="16"/>
                  <w:szCs w:val="16"/>
                  <w:lang w:val="en-GB"/>
                </w:rPr>
                <w:t>TM – CONDENSATE, MEDIUM</w:t>
              </w:r>
            </w:ins>
            <w:r w:rsidRPr="00014E44">
              <w:rPr>
                <w:rFonts w:ascii="Arial Narrow" w:hAnsi="Arial Narrow" w:cs="Arial"/>
                <w:color w:val="auto"/>
                <w:sz w:val="16"/>
                <w:szCs w:val="16"/>
                <w:lang w:val="en-GB"/>
              </w:rPr>
              <w:t xml:space="preserve"> </w:t>
            </w:r>
            <w:ins w:id="5501" w:author="Zhunisbayev, Olzhasbek A [Bolashak Atyrau Limited]" w:date="2022-06-12T22:35:00Z">
              <w:r w:rsidRPr="00014E44">
                <w:rPr>
                  <w:rFonts w:ascii="Arial Narrow" w:hAnsi="Arial Narrow" w:cs="Arial"/>
                  <w:color w:val="auto"/>
                  <w:sz w:val="16"/>
                  <w:szCs w:val="16"/>
                  <w:lang w:val="en-GB"/>
                </w:rPr>
                <w:t>PRESSURE</w:t>
              </w:r>
            </w:ins>
          </w:p>
          <w:p w14:paraId="6C33F103" w14:textId="41D1D35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VA – COMPRESSED WET AIR</w:t>
            </w:r>
          </w:p>
          <w:p w14:paraId="1FB1E38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VI – INSTRUMENT AIR</w:t>
            </w:r>
          </w:p>
          <w:p w14:paraId="067240A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VP – PROCESS AIR</w:t>
            </w:r>
          </w:p>
          <w:p w14:paraId="1951D059" w14:textId="0096B49D" w:rsidR="00B271C8" w:rsidRPr="00014E44" w:rsidRDefault="00B271C8" w:rsidP="00DE1185">
            <w:pPr>
              <w:pStyle w:val="CellBody"/>
              <w:rPr>
                <w:ins w:id="5502" w:author="Zhunisbayev, Olzhasbek A [Bolashak Atyrau Limited]" w:date="2022-06-12T22:35:00Z"/>
                <w:rFonts w:ascii="Arial Narrow" w:hAnsi="Arial Narrow" w:cs="Arial"/>
                <w:color w:val="auto"/>
                <w:sz w:val="16"/>
                <w:szCs w:val="16"/>
                <w:lang w:val="en-GB"/>
              </w:rPr>
            </w:pPr>
            <w:ins w:id="5503" w:author="Zhunisbayev, Olzhasbek A [Bolashak Atyrau Limited]" w:date="2022-06-12T22:35:00Z">
              <w:r w:rsidRPr="00014E44">
                <w:rPr>
                  <w:rFonts w:ascii="Arial Narrow" w:hAnsi="Arial Narrow" w:cs="Arial"/>
                  <w:color w:val="auto"/>
                  <w:sz w:val="16"/>
                  <w:szCs w:val="16"/>
                  <w:lang w:val="en-GB"/>
                </w:rPr>
                <w:t>WCR – CHILLED WATER</w:t>
              </w:r>
            </w:ins>
            <w:r w:rsidRPr="00014E44">
              <w:rPr>
                <w:rFonts w:ascii="Arial Narrow" w:hAnsi="Arial Narrow" w:cs="Arial"/>
                <w:color w:val="auto"/>
                <w:sz w:val="16"/>
                <w:szCs w:val="16"/>
                <w:lang w:val="en-GB"/>
              </w:rPr>
              <w:t xml:space="preserve"> </w:t>
            </w:r>
            <w:ins w:id="5504" w:author="Zhunisbayev, Olzhasbek A [Bolashak Atyrau Limited]" w:date="2022-06-12T22:35:00Z">
              <w:r w:rsidRPr="00014E44">
                <w:rPr>
                  <w:rFonts w:ascii="Arial Narrow" w:hAnsi="Arial Narrow" w:cs="Arial"/>
                  <w:color w:val="auto"/>
                  <w:sz w:val="16"/>
                  <w:szCs w:val="16"/>
                  <w:lang w:val="en-GB"/>
                </w:rPr>
                <w:t>RETURN</w:t>
              </w:r>
            </w:ins>
          </w:p>
          <w:p w14:paraId="772CA61C" w14:textId="72B2A951" w:rsidR="00B271C8" w:rsidRPr="00014E44" w:rsidRDefault="00B271C8" w:rsidP="00DE1185">
            <w:pPr>
              <w:pStyle w:val="CellBody"/>
              <w:rPr>
                <w:ins w:id="5505" w:author="Zhunisbayev, Olzhasbek A [Bolashak Atyrau Limited]" w:date="2022-06-12T22:35:00Z"/>
                <w:rFonts w:ascii="Arial Narrow" w:hAnsi="Arial Narrow" w:cs="Arial"/>
                <w:color w:val="auto"/>
                <w:sz w:val="16"/>
                <w:szCs w:val="16"/>
                <w:lang w:val="en-GB"/>
              </w:rPr>
            </w:pPr>
            <w:ins w:id="5506" w:author="Zhunisbayev, Olzhasbek A [Bolashak Atyrau Limited]" w:date="2022-06-12T22:35:00Z">
              <w:r w:rsidRPr="00014E44">
                <w:rPr>
                  <w:rFonts w:ascii="Arial Narrow" w:hAnsi="Arial Narrow" w:cs="Arial"/>
                  <w:color w:val="auto"/>
                  <w:sz w:val="16"/>
                  <w:szCs w:val="16"/>
                  <w:lang w:val="en-GB"/>
                </w:rPr>
                <w:t>WD - POTABLE WATER</w:t>
              </w:r>
            </w:ins>
          </w:p>
          <w:p w14:paraId="6827309D" w14:textId="3A91671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 WATER</w:t>
            </w:r>
          </w:p>
          <w:p w14:paraId="4280F11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p w14:paraId="67ADFB6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170313AA" w14:textId="770AA1D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WU –UTILITY WATER</w:t>
            </w:r>
          </w:p>
          <w:p w14:paraId="78AF0729" w14:textId="4A5463C2"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DB2B63D" w14:textId="77777777" w:rsidR="00B271C8" w:rsidRPr="00014E44" w:rsidRDefault="00B271C8" w:rsidP="00DE1185">
            <w:pPr>
              <w:pStyle w:val="CellBodyCentered"/>
              <w:rPr>
                <w:rFonts w:ascii="Arial Narrow" w:hAnsi="Arial Narrow" w:cs="Arial"/>
                <w:b/>
                <w:color w:val="auto"/>
                <w:sz w:val="16"/>
                <w:szCs w:val="16"/>
                <w:lang w:val="en-GB"/>
              </w:rPr>
            </w:pPr>
          </w:p>
          <w:p w14:paraId="7C063639"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300P22</w:t>
            </w:r>
          </w:p>
          <w:p w14:paraId="155B107C" w14:textId="77777777" w:rsidR="00B271C8" w:rsidRPr="00014E44" w:rsidRDefault="00B271C8" w:rsidP="00DE1185">
            <w:pPr>
              <w:pStyle w:val="CellBodyCentered"/>
              <w:rPr>
                <w:rFonts w:ascii="Arial Narrow" w:hAnsi="Arial Narrow" w:cs="Arial"/>
                <w:b/>
                <w:color w:val="auto"/>
                <w:sz w:val="16"/>
                <w:szCs w:val="16"/>
                <w:lang w:val="en-GB"/>
              </w:rPr>
            </w:pPr>
          </w:p>
          <w:p w14:paraId="61942E8D" w14:textId="77777777" w:rsidR="00B271C8" w:rsidRPr="00014E44" w:rsidRDefault="00B271C8" w:rsidP="00DE1185">
            <w:pPr>
              <w:pStyle w:val="CellBodyCentered"/>
              <w:rPr>
                <w:rFonts w:ascii="Arial Narrow" w:hAnsi="Arial Narrow" w:cs="Arial"/>
                <w:b/>
                <w:color w:val="auto"/>
                <w:sz w:val="16"/>
                <w:szCs w:val="16"/>
                <w:lang w:val="en-GB"/>
              </w:rPr>
            </w:pPr>
          </w:p>
          <w:p w14:paraId="0CCAB855" w14:textId="77777777" w:rsidR="00B271C8" w:rsidRPr="00014E44" w:rsidRDefault="00B271C8" w:rsidP="00DE1185">
            <w:pPr>
              <w:pStyle w:val="CellBodyCentered"/>
              <w:rPr>
                <w:rFonts w:ascii="Arial Narrow" w:hAnsi="Arial Narrow" w:cs="Arial"/>
                <w:b/>
                <w:color w:val="auto"/>
                <w:sz w:val="16"/>
                <w:szCs w:val="16"/>
                <w:lang w:val="en-GB"/>
              </w:rPr>
            </w:pPr>
          </w:p>
          <w:p w14:paraId="580E57F0" w14:textId="77777777" w:rsidR="00B271C8" w:rsidRPr="00014E44" w:rsidRDefault="00B271C8" w:rsidP="00DE1185">
            <w:pPr>
              <w:pStyle w:val="CellBodyCentered"/>
              <w:rPr>
                <w:rFonts w:ascii="Arial Narrow" w:hAnsi="Arial Narrow" w:cs="Arial"/>
                <w:b/>
                <w:color w:val="auto"/>
                <w:sz w:val="16"/>
                <w:szCs w:val="16"/>
                <w:lang w:val="en-GB"/>
              </w:rPr>
            </w:pPr>
          </w:p>
          <w:p w14:paraId="395081D5" w14:textId="77777777" w:rsidR="00B271C8" w:rsidRPr="00014E44" w:rsidRDefault="00B271C8" w:rsidP="00DE1185">
            <w:pPr>
              <w:pStyle w:val="CellBodyCentered"/>
              <w:rPr>
                <w:rFonts w:ascii="Arial Narrow" w:hAnsi="Arial Narrow" w:cs="Arial"/>
                <w:b/>
                <w:color w:val="auto"/>
                <w:sz w:val="16"/>
                <w:szCs w:val="16"/>
                <w:lang w:val="en-GB"/>
              </w:rPr>
            </w:pPr>
          </w:p>
          <w:p w14:paraId="60919494" w14:textId="77777777" w:rsidR="00B271C8" w:rsidRPr="00014E44" w:rsidRDefault="00B271C8" w:rsidP="00DE1185">
            <w:pPr>
              <w:pStyle w:val="CellBodyCentered"/>
              <w:rPr>
                <w:rFonts w:ascii="Arial Narrow" w:hAnsi="Arial Narrow" w:cs="Arial"/>
                <w:b/>
                <w:color w:val="auto"/>
                <w:sz w:val="16"/>
                <w:szCs w:val="16"/>
                <w:lang w:val="en-GB"/>
              </w:rPr>
            </w:pPr>
          </w:p>
          <w:p w14:paraId="4BFDE78D" w14:textId="77777777" w:rsidR="00B271C8" w:rsidRPr="00014E44" w:rsidRDefault="00B271C8" w:rsidP="00DE1185">
            <w:pPr>
              <w:pStyle w:val="CellBodyCentered"/>
              <w:rPr>
                <w:rFonts w:ascii="Arial Narrow" w:hAnsi="Arial Narrow" w:cs="Arial"/>
                <w:b/>
                <w:color w:val="auto"/>
                <w:sz w:val="16"/>
                <w:szCs w:val="16"/>
                <w:lang w:val="en-GB"/>
              </w:rPr>
            </w:pPr>
          </w:p>
          <w:p w14:paraId="66A8FABD" w14:textId="77777777" w:rsidR="00B271C8" w:rsidRPr="00014E44" w:rsidRDefault="00B271C8" w:rsidP="00DE1185">
            <w:pPr>
              <w:pStyle w:val="CellBodyCentered"/>
              <w:rPr>
                <w:rFonts w:ascii="Arial Narrow" w:hAnsi="Arial Narrow" w:cs="Arial"/>
                <w:b/>
                <w:color w:val="auto"/>
                <w:sz w:val="16"/>
                <w:szCs w:val="16"/>
                <w:lang w:val="en-GB"/>
              </w:rPr>
            </w:pPr>
          </w:p>
          <w:p w14:paraId="7BA821C9" w14:textId="77777777" w:rsidR="00B271C8" w:rsidRPr="00014E44" w:rsidRDefault="00B271C8" w:rsidP="00DE1185">
            <w:pPr>
              <w:pStyle w:val="CellBodyCentered"/>
              <w:rPr>
                <w:rFonts w:ascii="Arial Narrow" w:hAnsi="Arial Narrow" w:cs="Arial"/>
                <w:b/>
                <w:color w:val="auto"/>
                <w:sz w:val="16"/>
                <w:szCs w:val="16"/>
                <w:lang w:val="en-GB"/>
              </w:rPr>
            </w:pPr>
          </w:p>
          <w:p w14:paraId="38ACB1F4" w14:textId="77777777" w:rsidR="00B271C8" w:rsidRPr="00014E44" w:rsidRDefault="00B271C8" w:rsidP="00DE1185">
            <w:pPr>
              <w:pStyle w:val="CellBodyCentered"/>
              <w:rPr>
                <w:rFonts w:ascii="Arial Narrow" w:hAnsi="Arial Narrow" w:cs="Arial"/>
                <w:b/>
                <w:color w:val="auto"/>
                <w:sz w:val="16"/>
                <w:szCs w:val="16"/>
                <w:lang w:val="en-GB"/>
              </w:rPr>
            </w:pPr>
          </w:p>
          <w:p w14:paraId="5433A38C" w14:textId="77777777" w:rsidR="00B271C8" w:rsidRPr="00014E44" w:rsidRDefault="00B271C8" w:rsidP="00DE1185">
            <w:pPr>
              <w:pStyle w:val="CellBodyCentered"/>
              <w:rPr>
                <w:rFonts w:ascii="Arial Narrow" w:hAnsi="Arial Narrow" w:cs="Arial"/>
                <w:b/>
                <w:color w:val="auto"/>
                <w:sz w:val="16"/>
                <w:szCs w:val="16"/>
                <w:lang w:val="en-GB"/>
              </w:rPr>
            </w:pPr>
          </w:p>
          <w:p w14:paraId="5C161DC1" w14:textId="77777777" w:rsidR="00B271C8" w:rsidRPr="00014E44" w:rsidRDefault="00B271C8" w:rsidP="00DE1185">
            <w:pPr>
              <w:pStyle w:val="CellBodyCentered"/>
              <w:rPr>
                <w:rFonts w:ascii="Arial Narrow" w:hAnsi="Arial Narrow" w:cs="Arial"/>
                <w:b/>
                <w:color w:val="auto"/>
                <w:sz w:val="16"/>
                <w:szCs w:val="16"/>
                <w:lang w:val="en-GB"/>
              </w:rPr>
            </w:pPr>
          </w:p>
          <w:p w14:paraId="57806488" w14:textId="77777777" w:rsidR="00B271C8" w:rsidRPr="00014E44" w:rsidRDefault="00B271C8" w:rsidP="00DE1185">
            <w:pPr>
              <w:pStyle w:val="CellBodyCentered"/>
              <w:rPr>
                <w:rFonts w:ascii="Arial Narrow" w:hAnsi="Arial Narrow" w:cs="Arial"/>
                <w:b/>
                <w:color w:val="auto"/>
                <w:sz w:val="16"/>
                <w:szCs w:val="16"/>
                <w:lang w:val="en-GB"/>
              </w:rPr>
            </w:pPr>
          </w:p>
          <w:p w14:paraId="04C934F2" w14:textId="77777777" w:rsidR="00B271C8" w:rsidRDefault="00B271C8" w:rsidP="00DE1185">
            <w:pPr>
              <w:pStyle w:val="CellBodyCentered"/>
              <w:rPr>
                <w:rFonts w:ascii="Arial Narrow" w:hAnsi="Arial Narrow" w:cs="Arial"/>
                <w:b/>
                <w:color w:val="auto"/>
                <w:sz w:val="16"/>
                <w:szCs w:val="16"/>
                <w:lang w:val="en-GB"/>
              </w:rPr>
            </w:pPr>
          </w:p>
          <w:p w14:paraId="18C20726" w14:textId="77777777" w:rsidR="0010308A" w:rsidRDefault="0010308A" w:rsidP="00DE1185">
            <w:pPr>
              <w:pStyle w:val="CellBodyCentered"/>
              <w:rPr>
                <w:rFonts w:ascii="Arial Narrow" w:hAnsi="Arial Narrow" w:cs="Arial"/>
                <w:b/>
                <w:color w:val="auto"/>
                <w:sz w:val="16"/>
                <w:szCs w:val="16"/>
                <w:lang w:val="en-GB"/>
              </w:rPr>
            </w:pPr>
          </w:p>
          <w:p w14:paraId="1B918D0F" w14:textId="77777777" w:rsidR="0010308A" w:rsidRDefault="0010308A" w:rsidP="00DE1185">
            <w:pPr>
              <w:pStyle w:val="CellBodyCentered"/>
              <w:rPr>
                <w:rFonts w:ascii="Arial Narrow" w:hAnsi="Arial Narrow" w:cs="Arial"/>
                <w:b/>
                <w:color w:val="auto"/>
                <w:sz w:val="16"/>
                <w:szCs w:val="16"/>
                <w:lang w:val="en-GB"/>
              </w:rPr>
            </w:pPr>
          </w:p>
          <w:p w14:paraId="414B9BA6" w14:textId="77777777" w:rsidR="0010308A" w:rsidRDefault="0010308A" w:rsidP="00DE1185">
            <w:pPr>
              <w:pStyle w:val="CellBodyCentered"/>
              <w:rPr>
                <w:rFonts w:ascii="Arial Narrow" w:hAnsi="Arial Narrow" w:cs="Arial"/>
                <w:b/>
                <w:color w:val="auto"/>
                <w:sz w:val="16"/>
                <w:szCs w:val="16"/>
                <w:lang w:val="en-GB"/>
              </w:rPr>
            </w:pPr>
          </w:p>
          <w:p w14:paraId="78F629AD" w14:textId="77777777" w:rsidR="0010308A" w:rsidRDefault="0010308A" w:rsidP="00DE1185">
            <w:pPr>
              <w:pStyle w:val="CellBodyCentered"/>
              <w:rPr>
                <w:rFonts w:ascii="Arial Narrow" w:hAnsi="Arial Narrow" w:cs="Arial"/>
                <w:b/>
                <w:color w:val="auto"/>
                <w:sz w:val="16"/>
                <w:szCs w:val="16"/>
                <w:lang w:val="en-GB"/>
              </w:rPr>
            </w:pPr>
          </w:p>
          <w:p w14:paraId="78E01C94" w14:textId="77777777" w:rsidR="0010308A" w:rsidRDefault="0010308A" w:rsidP="00DE1185">
            <w:pPr>
              <w:pStyle w:val="CellBodyCentered"/>
              <w:rPr>
                <w:rFonts w:ascii="Arial Narrow" w:hAnsi="Arial Narrow" w:cs="Arial"/>
                <w:b/>
                <w:color w:val="auto"/>
                <w:sz w:val="16"/>
                <w:szCs w:val="16"/>
                <w:lang w:val="en-GB"/>
              </w:rPr>
            </w:pPr>
          </w:p>
          <w:p w14:paraId="174F534E" w14:textId="77777777" w:rsidR="0010308A" w:rsidRDefault="0010308A" w:rsidP="00DE1185">
            <w:pPr>
              <w:pStyle w:val="CellBodyCentered"/>
              <w:rPr>
                <w:rFonts w:ascii="Arial Narrow" w:hAnsi="Arial Narrow" w:cs="Arial"/>
                <w:b/>
                <w:color w:val="auto"/>
                <w:sz w:val="16"/>
                <w:szCs w:val="16"/>
                <w:lang w:val="en-GB"/>
              </w:rPr>
            </w:pPr>
          </w:p>
          <w:p w14:paraId="0FDBB5CD" w14:textId="77777777" w:rsidR="0010308A" w:rsidRDefault="0010308A" w:rsidP="00DE1185">
            <w:pPr>
              <w:pStyle w:val="CellBodyCentered"/>
              <w:rPr>
                <w:rFonts w:ascii="Arial Narrow" w:hAnsi="Arial Narrow" w:cs="Arial"/>
                <w:b/>
                <w:color w:val="auto"/>
                <w:sz w:val="16"/>
                <w:szCs w:val="16"/>
                <w:lang w:val="en-GB"/>
              </w:rPr>
            </w:pPr>
            <w:r>
              <w:rPr>
                <w:rFonts w:ascii="Arial Narrow" w:hAnsi="Arial Narrow" w:cs="Arial"/>
                <w:b/>
                <w:color w:val="auto"/>
                <w:sz w:val="16"/>
                <w:szCs w:val="16"/>
                <w:lang w:val="en-GB"/>
              </w:rPr>
              <w:lastRenderedPageBreak/>
              <w:t>300P22</w:t>
            </w:r>
          </w:p>
          <w:p w14:paraId="0253A0D7" w14:textId="2ED4DC41" w:rsidR="0010308A" w:rsidRPr="00014E44" w:rsidRDefault="0010308A" w:rsidP="00DE1185">
            <w:pPr>
              <w:pStyle w:val="CellBodyCentered"/>
              <w:rPr>
                <w:rFonts w:ascii="Arial Narrow" w:hAnsi="Arial Narrow" w:cs="Arial"/>
                <w:b/>
                <w:color w:val="auto"/>
                <w:sz w:val="16"/>
                <w:szCs w:val="16"/>
                <w:lang w:val="en-GB"/>
              </w:rPr>
            </w:pPr>
            <w:r>
              <w:rPr>
                <w:rFonts w:ascii="Arial Narrow" w:hAnsi="Arial Narrow" w:cs="Arial"/>
                <w:b/>
                <w:color w:val="auto"/>
                <w:sz w:val="16"/>
                <w:szCs w:val="16"/>
                <w:lang w:val="en-GB"/>
              </w:rPr>
              <w:t>Cont.</w:t>
            </w:r>
          </w:p>
        </w:tc>
        <w:tc>
          <w:tcPr>
            <w:tcW w:w="450" w:type="dxa"/>
            <w:tcBorders>
              <w:top w:val="single" w:sz="6" w:space="0" w:color="auto"/>
              <w:left w:val="single" w:sz="6" w:space="0" w:color="auto"/>
              <w:bottom w:val="single" w:sz="6" w:space="0" w:color="auto"/>
              <w:right w:val="single" w:sz="6" w:space="0" w:color="auto"/>
            </w:tcBorders>
          </w:tcPr>
          <w:p w14:paraId="5D4E1A1E" w14:textId="77777777" w:rsidR="00B271C8" w:rsidRPr="00014E44" w:rsidRDefault="00B271C8" w:rsidP="00DE1185">
            <w:pPr>
              <w:pStyle w:val="CellBodyCentered"/>
              <w:rPr>
                <w:rFonts w:ascii="Arial Narrow" w:hAnsi="Arial Narrow" w:cs="Arial"/>
                <w:color w:val="auto"/>
                <w:sz w:val="16"/>
                <w:szCs w:val="16"/>
                <w:lang w:val="en-GB"/>
              </w:rPr>
            </w:pPr>
          </w:p>
          <w:p w14:paraId="184CCBB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552FFBA7" w14:textId="0C89529D" w:rsidR="00B271C8" w:rsidRPr="00014E44" w:rsidDel="00076A62" w:rsidRDefault="00B271C8">
            <w:pPr>
              <w:pStyle w:val="CellBodyCentered"/>
              <w:jc w:val="left"/>
              <w:rPr>
                <w:del w:id="5507" w:author="Zhunisbayev, Olzhasbek [Bolashak Atyrau Limited]" w:date="2023-10-16T09:36:00Z"/>
                <w:rFonts w:ascii="Arial Narrow" w:hAnsi="Arial Narrow" w:cs="Arial"/>
                <w:color w:val="auto"/>
                <w:sz w:val="16"/>
                <w:szCs w:val="16"/>
                <w:lang w:val="en-GB"/>
              </w:rPr>
              <w:pPrChange w:id="5508" w:author="Zhunisbayev, Olzhasbek [Bolashak Atyrau Limited]" w:date="2023-10-16T09:36:00Z">
                <w:pPr>
                  <w:pStyle w:val="CellBodyCentered"/>
                </w:pPr>
              </w:pPrChange>
            </w:pPr>
            <w:del w:id="5509" w:author="Zhunisbayev, Olzhasbek [Bolashak Atyrau Limited]" w:date="2023-10-16T09:36: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p w14:paraId="2CD61D25" w14:textId="77777777" w:rsidR="00B271C8" w:rsidRPr="00014E44" w:rsidRDefault="00B271C8">
            <w:pPr>
              <w:pStyle w:val="CellBodyCentered"/>
              <w:jc w:val="left"/>
              <w:rPr>
                <w:rFonts w:ascii="Arial Narrow" w:hAnsi="Arial Narrow" w:cs="Arial"/>
                <w:color w:val="auto"/>
                <w:sz w:val="16"/>
                <w:szCs w:val="16"/>
                <w:lang w:val="en-GB"/>
              </w:rPr>
              <w:pPrChange w:id="5510" w:author="Zhunisbayev, Olzhasbek [Bolashak Atyrau Limited]" w:date="2023-10-16T09:36:00Z">
                <w:pPr>
                  <w:pStyle w:val="CellBodyCentered"/>
                </w:pPr>
              </w:pPrChange>
            </w:pPr>
          </w:p>
          <w:p w14:paraId="2D28E85D" w14:textId="77777777" w:rsidR="00B271C8" w:rsidRPr="00014E44" w:rsidRDefault="00B271C8" w:rsidP="00DE1185">
            <w:pPr>
              <w:pStyle w:val="CellBodyCentered"/>
              <w:rPr>
                <w:rFonts w:ascii="Arial Narrow" w:hAnsi="Arial Narrow" w:cs="Arial"/>
                <w:color w:val="auto"/>
                <w:sz w:val="16"/>
                <w:szCs w:val="16"/>
                <w:lang w:val="en-GB"/>
              </w:rPr>
            </w:pPr>
          </w:p>
          <w:p w14:paraId="1566FC0C" w14:textId="77777777" w:rsidR="00B271C8" w:rsidRPr="00014E44" w:rsidRDefault="00B271C8" w:rsidP="00DE1185">
            <w:pPr>
              <w:pStyle w:val="CellBodyCentered"/>
              <w:rPr>
                <w:rFonts w:ascii="Arial Narrow" w:hAnsi="Arial Narrow" w:cs="Arial"/>
                <w:color w:val="auto"/>
                <w:sz w:val="16"/>
                <w:szCs w:val="16"/>
                <w:lang w:val="en-GB"/>
              </w:rPr>
            </w:pPr>
          </w:p>
          <w:p w14:paraId="2AE01E0B" w14:textId="77777777" w:rsidR="00B271C8" w:rsidRPr="00014E44" w:rsidRDefault="00B271C8" w:rsidP="00DE1185">
            <w:pPr>
              <w:pStyle w:val="CellBodyCentered"/>
              <w:rPr>
                <w:rFonts w:ascii="Arial Narrow" w:hAnsi="Arial Narrow" w:cs="Arial"/>
                <w:color w:val="auto"/>
                <w:sz w:val="16"/>
                <w:szCs w:val="16"/>
                <w:lang w:val="en-GB"/>
              </w:rPr>
            </w:pPr>
          </w:p>
          <w:p w14:paraId="72ED62FC" w14:textId="77777777" w:rsidR="00B271C8" w:rsidRPr="00014E44" w:rsidRDefault="00B271C8" w:rsidP="00DE1185">
            <w:pPr>
              <w:pStyle w:val="CellBodyCentered"/>
              <w:rPr>
                <w:rFonts w:ascii="Arial Narrow" w:hAnsi="Arial Narrow" w:cs="Arial"/>
                <w:color w:val="auto"/>
                <w:sz w:val="16"/>
                <w:szCs w:val="16"/>
                <w:lang w:val="en-GB"/>
              </w:rPr>
            </w:pPr>
          </w:p>
          <w:p w14:paraId="17FB5955" w14:textId="77777777" w:rsidR="00B271C8" w:rsidRPr="00014E44" w:rsidRDefault="00B271C8" w:rsidP="00DE1185">
            <w:pPr>
              <w:pStyle w:val="CellBodyCentered"/>
              <w:rPr>
                <w:rFonts w:ascii="Arial Narrow" w:hAnsi="Arial Narrow" w:cs="Arial"/>
                <w:color w:val="auto"/>
                <w:sz w:val="16"/>
                <w:szCs w:val="16"/>
                <w:lang w:val="en-GB"/>
              </w:rPr>
            </w:pPr>
          </w:p>
          <w:p w14:paraId="209EC80E" w14:textId="77777777" w:rsidR="00B271C8" w:rsidRPr="00014E44" w:rsidRDefault="00B271C8" w:rsidP="00DE1185">
            <w:pPr>
              <w:pStyle w:val="CellBodyCentered"/>
              <w:rPr>
                <w:rFonts w:ascii="Arial Narrow" w:hAnsi="Arial Narrow" w:cs="Arial"/>
                <w:color w:val="auto"/>
                <w:sz w:val="16"/>
                <w:szCs w:val="16"/>
                <w:lang w:val="en-GB"/>
              </w:rPr>
            </w:pPr>
          </w:p>
          <w:p w14:paraId="066D8114" w14:textId="77777777" w:rsidR="00B271C8" w:rsidRPr="00014E44" w:rsidRDefault="00B271C8" w:rsidP="00DE1185">
            <w:pPr>
              <w:pStyle w:val="CellBodyCentered"/>
              <w:rPr>
                <w:rFonts w:ascii="Arial Narrow" w:hAnsi="Arial Narrow" w:cs="Arial"/>
                <w:color w:val="auto"/>
                <w:sz w:val="16"/>
                <w:szCs w:val="16"/>
                <w:lang w:val="en-GB"/>
              </w:rPr>
            </w:pPr>
          </w:p>
          <w:p w14:paraId="31FD9463" w14:textId="77777777" w:rsidR="00B271C8" w:rsidRPr="00014E44" w:rsidRDefault="00B271C8" w:rsidP="00DE1185">
            <w:pPr>
              <w:pStyle w:val="CellBodyCentered"/>
              <w:rPr>
                <w:rFonts w:ascii="Arial Narrow" w:hAnsi="Arial Narrow" w:cs="Arial"/>
                <w:color w:val="auto"/>
                <w:sz w:val="16"/>
                <w:szCs w:val="16"/>
                <w:lang w:val="en-GB"/>
              </w:rPr>
            </w:pPr>
          </w:p>
          <w:p w14:paraId="683275AD" w14:textId="77777777" w:rsidR="00B271C8" w:rsidRPr="00014E44" w:rsidRDefault="00B271C8" w:rsidP="00DE1185">
            <w:pPr>
              <w:pStyle w:val="CellBodyCentered"/>
              <w:rPr>
                <w:rFonts w:ascii="Arial Narrow" w:hAnsi="Arial Narrow" w:cs="Arial"/>
                <w:color w:val="auto"/>
                <w:sz w:val="16"/>
                <w:szCs w:val="16"/>
                <w:lang w:val="en-GB"/>
              </w:rPr>
            </w:pPr>
          </w:p>
          <w:p w14:paraId="72D95446"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1682E6E3" w14:textId="77777777" w:rsidR="00B271C8" w:rsidRPr="00014E44" w:rsidRDefault="00B271C8" w:rsidP="00DE1185">
            <w:pPr>
              <w:pStyle w:val="CellBodyCentered"/>
              <w:rPr>
                <w:rFonts w:ascii="Arial Narrow" w:hAnsi="Arial Narrow" w:cs="Arial"/>
                <w:color w:val="auto"/>
                <w:sz w:val="16"/>
                <w:szCs w:val="16"/>
                <w:lang w:val="en-GB"/>
              </w:rPr>
            </w:pPr>
          </w:p>
          <w:p w14:paraId="36E043D8" w14:textId="0D30878A"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w:t>
            </w:r>
            <w:r w:rsidR="0018324D" w:rsidRPr="00014E44">
              <w:rPr>
                <w:rFonts w:ascii="Arial Narrow" w:hAnsi="Arial Narrow" w:cs="Arial"/>
                <w:color w:val="auto"/>
                <w:sz w:val="16"/>
                <w:szCs w:val="16"/>
                <w:lang w:val="en-GB"/>
              </w:rPr>
              <w:t>L STAINLESS</w:t>
            </w:r>
            <w:r w:rsidRPr="00014E44">
              <w:rPr>
                <w:rFonts w:ascii="Arial Narrow" w:hAnsi="Arial Narrow" w:cs="Arial"/>
                <w:color w:val="auto"/>
                <w:sz w:val="16"/>
                <w:szCs w:val="16"/>
                <w:lang w:val="en-GB"/>
              </w:rPr>
              <w:t xml:space="preserve"> STEEL</w:t>
            </w:r>
          </w:p>
          <w:p w14:paraId="549783D8" w14:textId="77777777" w:rsidR="00B271C8" w:rsidRPr="00014E44" w:rsidRDefault="00B271C8" w:rsidP="00DE1185">
            <w:pPr>
              <w:pStyle w:val="CellBodyCentered"/>
              <w:rPr>
                <w:rFonts w:ascii="Arial Narrow" w:hAnsi="Arial Narrow" w:cs="Arial"/>
                <w:color w:val="auto"/>
                <w:sz w:val="16"/>
                <w:szCs w:val="16"/>
                <w:lang w:val="en-GB"/>
              </w:rPr>
            </w:pPr>
          </w:p>
          <w:p w14:paraId="53A9CF2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347D1BA1" w14:textId="77777777" w:rsidR="00B271C8" w:rsidRPr="00014E44" w:rsidRDefault="00B271C8" w:rsidP="00DE1185">
            <w:pPr>
              <w:pStyle w:val="CellBodyCentered"/>
              <w:rPr>
                <w:rFonts w:ascii="Arial Narrow" w:hAnsi="Arial Narrow" w:cs="Arial"/>
                <w:color w:val="auto"/>
                <w:sz w:val="16"/>
                <w:szCs w:val="16"/>
                <w:lang w:val="en-GB"/>
              </w:rPr>
            </w:pPr>
          </w:p>
          <w:p w14:paraId="3E99D11F" w14:textId="77777777" w:rsidR="00B271C8" w:rsidRPr="00014E44" w:rsidRDefault="00B271C8" w:rsidP="00DE1185">
            <w:pPr>
              <w:pStyle w:val="CellBodyCentered"/>
              <w:rPr>
                <w:rFonts w:ascii="Arial Narrow" w:hAnsi="Arial Narrow" w:cs="Arial"/>
                <w:color w:val="auto"/>
                <w:sz w:val="16"/>
                <w:szCs w:val="16"/>
                <w:lang w:val="en-GB"/>
              </w:rPr>
            </w:pPr>
          </w:p>
          <w:p w14:paraId="2DF85FBD" w14:textId="77777777" w:rsidR="00B271C8" w:rsidRPr="00014E44" w:rsidRDefault="00B271C8" w:rsidP="00DE1185">
            <w:pPr>
              <w:pStyle w:val="CellBodyCentered"/>
              <w:rPr>
                <w:rFonts w:ascii="Arial Narrow" w:hAnsi="Arial Narrow" w:cs="Arial"/>
                <w:color w:val="auto"/>
                <w:sz w:val="16"/>
                <w:szCs w:val="16"/>
                <w:lang w:val="en-GB"/>
              </w:rPr>
            </w:pPr>
          </w:p>
          <w:p w14:paraId="2C7DA875" w14:textId="77777777" w:rsidR="00B271C8" w:rsidRPr="00014E44" w:rsidRDefault="00B271C8" w:rsidP="00DE1185">
            <w:pPr>
              <w:pStyle w:val="CellBodyCentered"/>
              <w:rPr>
                <w:rFonts w:ascii="Arial Narrow" w:hAnsi="Arial Narrow" w:cs="Arial"/>
                <w:color w:val="auto"/>
                <w:sz w:val="16"/>
                <w:szCs w:val="16"/>
                <w:lang w:val="en-GB"/>
              </w:rPr>
            </w:pPr>
          </w:p>
          <w:p w14:paraId="6BB45F53" w14:textId="77777777" w:rsidR="00B271C8" w:rsidRPr="00014E44" w:rsidRDefault="00B271C8" w:rsidP="00DE1185">
            <w:pPr>
              <w:pStyle w:val="CellBodyCentered"/>
              <w:rPr>
                <w:rFonts w:ascii="Arial Narrow" w:hAnsi="Arial Narrow" w:cs="Arial"/>
                <w:color w:val="auto"/>
                <w:sz w:val="16"/>
                <w:szCs w:val="16"/>
                <w:lang w:val="en-GB"/>
              </w:rPr>
            </w:pPr>
          </w:p>
          <w:p w14:paraId="01B9F6A8" w14:textId="77777777" w:rsidR="00B271C8" w:rsidRPr="00014E44" w:rsidRDefault="00B271C8" w:rsidP="00DE1185">
            <w:pPr>
              <w:pStyle w:val="CellBodyCentered"/>
              <w:rPr>
                <w:rFonts w:ascii="Arial Narrow" w:hAnsi="Arial Narrow" w:cs="Arial"/>
                <w:color w:val="auto"/>
                <w:sz w:val="16"/>
                <w:szCs w:val="16"/>
                <w:lang w:val="en-GB"/>
              </w:rPr>
            </w:pPr>
          </w:p>
          <w:p w14:paraId="5638361D"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580E163" w14:textId="77777777" w:rsidR="00B271C8" w:rsidRPr="00014E44" w:rsidRDefault="00B271C8" w:rsidP="00DE1185">
            <w:pPr>
              <w:pStyle w:val="CellBodyCentered"/>
              <w:rPr>
                <w:rFonts w:ascii="Arial Narrow" w:hAnsi="Arial Narrow" w:cs="Arial"/>
                <w:color w:val="auto"/>
                <w:sz w:val="16"/>
                <w:szCs w:val="16"/>
                <w:lang w:val="en-GB"/>
              </w:rPr>
            </w:pPr>
          </w:p>
          <w:p w14:paraId="7C535E3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300</w:t>
            </w:r>
          </w:p>
          <w:p w14:paraId="255165B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p w14:paraId="3EB86803" w14:textId="77777777" w:rsidR="00B271C8" w:rsidRPr="00014E44" w:rsidRDefault="00B271C8" w:rsidP="00DE1185">
            <w:pPr>
              <w:pStyle w:val="CellBodyCentered"/>
              <w:rPr>
                <w:rFonts w:ascii="Arial Narrow" w:hAnsi="Arial Narrow" w:cs="Arial"/>
                <w:color w:val="auto"/>
                <w:sz w:val="16"/>
                <w:szCs w:val="16"/>
                <w:lang w:val="en-GB"/>
              </w:rPr>
            </w:pPr>
          </w:p>
          <w:p w14:paraId="437B13F4" w14:textId="77777777" w:rsidR="00B271C8" w:rsidRPr="00014E44" w:rsidRDefault="00B271C8" w:rsidP="00DE1185">
            <w:pPr>
              <w:pStyle w:val="CellBodyCentered"/>
              <w:rPr>
                <w:rFonts w:ascii="Arial Narrow" w:hAnsi="Arial Narrow" w:cs="Arial"/>
                <w:color w:val="auto"/>
                <w:sz w:val="16"/>
                <w:szCs w:val="16"/>
                <w:lang w:val="en-GB"/>
              </w:rPr>
            </w:pPr>
          </w:p>
          <w:p w14:paraId="63B961D0" w14:textId="77777777" w:rsidR="00B271C8" w:rsidRPr="00014E44" w:rsidRDefault="00B271C8" w:rsidP="00DE1185">
            <w:pPr>
              <w:pStyle w:val="CellBodyCentered"/>
              <w:rPr>
                <w:rFonts w:ascii="Arial Narrow" w:hAnsi="Arial Narrow" w:cs="Arial"/>
                <w:color w:val="auto"/>
                <w:sz w:val="16"/>
                <w:szCs w:val="16"/>
                <w:lang w:val="en-GB"/>
              </w:rPr>
            </w:pPr>
          </w:p>
          <w:p w14:paraId="59EA5129" w14:textId="77777777" w:rsidR="00B271C8" w:rsidRPr="00014E44" w:rsidRDefault="00B271C8" w:rsidP="00DE1185">
            <w:pPr>
              <w:pStyle w:val="CellBodyCentered"/>
              <w:rPr>
                <w:rFonts w:ascii="Arial Narrow" w:hAnsi="Arial Narrow" w:cs="Arial"/>
                <w:color w:val="auto"/>
                <w:sz w:val="16"/>
                <w:szCs w:val="16"/>
                <w:lang w:val="en-GB"/>
              </w:rPr>
            </w:pPr>
          </w:p>
          <w:p w14:paraId="0D38819E" w14:textId="77777777" w:rsidR="00B271C8" w:rsidRPr="00014E44" w:rsidRDefault="00B271C8" w:rsidP="00DE1185">
            <w:pPr>
              <w:pStyle w:val="CellBodyCentered"/>
              <w:rPr>
                <w:rFonts w:ascii="Arial Narrow" w:hAnsi="Arial Narrow" w:cs="Arial"/>
                <w:color w:val="auto"/>
                <w:sz w:val="16"/>
                <w:szCs w:val="16"/>
                <w:lang w:val="en-GB"/>
              </w:rPr>
            </w:pPr>
          </w:p>
          <w:p w14:paraId="4BD13735" w14:textId="77777777" w:rsidR="00B271C8" w:rsidRPr="00014E44" w:rsidRDefault="00B271C8" w:rsidP="00DE1185">
            <w:pPr>
              <w:pStyle w:val="CellBodyCentered"/>
              <w:rPr>
                <w:rFonts w:ascii="Arial Narrow" w:hAnsi="Arial Narrow" w:cs="Arial"/>
                <w:color w:val="auto"/>
                <w:sz w:val="16"/>
                <w:szCs w:val="16"/>
                <w:lang w:val="en-GB"/>
              </w:rPr>
            </w:pPr>
          </w:p>
          <w:p w14:paraId="343FB78F" w14:textId="77777777" w:rsidR="00B271C8" w:rsidRPr="00014E44" w:rsidRDefault="00B271C8" w:rsidP="00DE1185">
            <w:pPr>
              <w:pStyle w:val="CellBodyCentered"/>
              <w:rPr>
                <w:rFonts w:ascii="Arial Narrow" w:hAnsi="Arial Narrow" w:cs="Arial"/>
                <w:color w:val="auto"/>
                <w:sz w:val="16"/>
                <w:szCs w:val="16"/>
                <w:lang w:val="en-GB"/>
              </w:rPr>
            </w:pPr>
          </w:p>
          <w:p w14:paraId="23B28EEE" w14:textId="77777777" w:rsidR="00B271C8" w:rsidRPr="00014E44" w:rsidRDefault="00B271C8" w:rsidP="00DE1185">
            <w:pPr>
              <w:pStyle w:val="CellBodyCentered"/>
              <w:rPr>
                <w:rFonts w:ascii="Arial Narrow" w:hAnsi="Arial Narrow" w:cs="Arial"/>
                <w:color w:val="auto"/>
                <w:sz w:val="16"/>
                <w:szCs w:val="16"/>
                <w:lang w:val="en-GB"/>
              </w:rPr>
            </w:pPr>
          </w:p>
          <w:p w14:paraId="142212BC"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A357AB4" w14:textId="77777777" w:rsidR="00B271C8" w:rsidRPr="00014E44" w:rsidRDefault="00B271C8" w:rsidP="00DE1185">
            <w:pPr>
              <w:pStyle w:val="CellBodyCentered"/>
              <w:rPr>
                <w:rFonts w:ascii="Arial Narrow" w:hAnsi="Arial Narrow" w:cs="Arial"/>
                <w:color w:val="auto"/>
                <w:sz w:val="16"/>
                <w:szCs w:val="16"/>
                <w:lang w:val="en-GB"/>
              </w:rPr>
            </w:pPr>
          </w:p>
          <w:p w14:paraId="70B1455F" w14:textId="1CAF7375"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11" w:author="Zhunisbayev, Olzhasbek [Bolashak Atyrau Limited]" w:date="2023-10-05T19:56:00Z">
              <w:r w:rsidRPr="00014E44" w:rsidDel="00107938">
                <w:rPr>
                  <w:rFonts w:ascii="Arial Narrow" w:hAnsi="Arial Narrow" w:cs="Arial"/>
                  <w:color w:val="auto"/>
                  <w:sz w:val="16"/>
                  <w:szCs w:val="16"/>
                  <w:lang w:val="en-GB"/>
                </w:rPr>
                <w:delText xml:space="preserve">46 </w:delText>
              </w:r>
            </w:del>
            <w:ins w:id="5512" w:author="Zhunisbayev, Olzhasbek [Bolashak Atyrau Limited]" w:date="2023-10-05T19:56:00Z">
              <w:r w:rsidRPr="00014E44">
                <w:rPr>
                  <w:rFonts w:ascii="Arial Narrow" w:hAnsi="Arial Narrow" w:cs="Arial"/>
                  <w:color w:val="auto"/>
                  <w:sz w:val="16"/>
                  <w:szCs w:val="16"/>
                  <w:lang w:val="en-GB"/>
                </w:rPr>
                <w:t>4</w:t>
              </w:r>
              <w:r>
                <w:rPr>
                  <w:rFonts w:ascii="Arial Narrow" w:hAnsi="Arial Narrow" w:cs="Arial"/>
                  <w:color w:val="auto"/>
                  <w:sz w:val="16"/>
                  <w:szCs w:val="16"/>
                  <w:lang w:val="en-GB"/>
                </w:rPr>
                <w:t>0</w:t>
              </w:r>
              <w:r w:rsidRPr="00014E44">
                <w:rPr>
                  <w:rFonts w:ascii="Arial Narrow" w:hAnsi="Arial Narrow" w:cs="Arial"/>
                  <w:color w:val="auto"/>
                  <w:sz w:val="16"/>
                  <w:szCs w:val="16"/>
                  <w:lang w:val="en-GB"/>
                </w:rPr>
                <w:t xml:space="preserve"> </w:t>
              </w:r>
            </w:ins>
            <w:r w:rsidRPr="00014E44">
              <w:rPr>
                <w:rFonts w:ascii="Arial Narrow" w:hAnsi="Arial Narrow" w:cs="Arial"/>
                <w:color w:val="auto"/>
                <w:sz w:val="16"/>
                <w:szCs w:val="16"/>
                <w:lang w:val="en-GB"/>
              </w:rPr>
              <w:t>to +350°C</w:t>
            </w:r>
          </w:p>
          <w:p w14:paraId="5BBF42A0" w14:textId="77777777" w:rsidR="00B271C8" w:rsidRPr="00014E44" w:rsidRDefault="00B271C8" w:rsidP="00DE1185">
            <w:pPr>
              <w:pStyle w:val="CellBodyCentered"/>
              <w:rPr>
                <w:rFonts w:ascii="Arial Narrow" w:hAnsi="Arial Narrow" w:cs="Arial"/>
                <w:color w:val="auto"/>
                <w:sz w:val="16"/>
                <w:szCs w:val="16"/>
                <w:lang w:val="en-GB"/>
              </w:rPr>
            </w:pPr>
          </w:p>
          <w:p w14:paraId="536BCA5E" w14:textId="77777777" w:rsidR="00B271C8" w:rsidRPr="00014E44" w:rsidRDefault="00B271C8" w:rsidP="00DE1185">
            <w:pPr>
              <w:pStyle w:val="CellBodyCentered"/>
              <w:rPr>
                <w:rFonts w:ascii="Arial Narrow" w:hAnsi="Arial Narrow" w:cs="Arial"/>
                <w:color w:val="auto"/>
                <w:sz w:val="16"/>
                <w:szCs w:val="16"/>
                <w:lang w:val="en-GB"/>
              </w:rPr>
            </w:pPr>
          </w:p>
          <w:p w14:paraId="693F549C" w14:textId="77777777" w:rsidR="00B271C8" w:rsidRPr="00014E44" w:rsidRDefault="00B271C8" w:rsidP="00DE1185">
            <w:pPr>
              <w:pStyle w:val="CellBodyCentered"/>
              <w:rPr>
                <w:rFonts w:ascii="Arial Narrow" w:hAnsi="Arial Narrow" w:cs="Arial"/>
                <w:color w:val="auto"/>
                <w:sz w:val="16"/>
                <w:szCs w:val="16"/>
                <w:lang w:val="en-GB"/>
              </w:rPr>
            </w:pPr>
          </w:p>
          <w:p w14:paraId="3D9DC40E" w14:textId="77777777" w:rsidR="00B271C8" w:rsidRPr="00014E44" w:rsidRDefault="00B271C8" w:rsidP="00DE1185">
            <w:pPr>
              <w:pStyle w:val="CellBodyCentered"/>
              <w:rPr>
                <w:rFonts w:ascii="Arial Narrow" w:hAnsi="Arial Narrow" w:cs="Arial"/>
                <w:color w:val="auto"/>
                <w:sz w:val="16"/>
                <w:szCs w:val="16"/>
                <w:lang w:val="en-GB"/>
              </w:rPr>
            </w:pPr>
          </w:p>
          <w:p w14:paraId="68772FB0" w14:textId="77777777" w:rsidR="00B271C8" w:rsidRPr="00014E44" w:rsidRDefault="00B271C8" w:rsidP="00DE1185">
            <w:pPr>
              <w:pStyle w:val="CellBodyCentered"/>
              <w:rPr>
                <w:rFonts w:ascii="Arial Narrow" w:hAnsi="Arial Narrow" w:cs="Arial"/>
                <w:color w:val="auto"/>
                <w:sz w:val="16"/>
                <w:szCs w:val="16"/>
                <w:lang w:val="en-GB"/>
              </w:rPr>
            </w:pPr>
          </w:p>
          <w:p w14:paraId="3F6D74A4" w14:textId="77777777" w:rsidR="00B271C8" w:rsidRPr="00014E44" w:rsidRDefault="00B271C8" w:rsidP="00DE1185">
            <w:pPr>
              <w:pStyle w:val="CellBodyCentered"/>
              <w:rPr>
                <w:rFonts w:ascii="Arial Narrow" w:hAnsi="Arial Narrow" w:cs="Arial"/>
                <w:color w:val="auto"/>
                <w:sz w:val="16"/>
                <w:szCs w:val="16"/>
                <w:lang w:val="en-GB"/>
              </w:rPr>
            </w:pPr>
          </w:p>
          <w:p w14:paraId="65207B29" w14:textId="77777777" w:rsidR="00B271C8" w:rsidRPr="00014E44" w:rsidRDefault="00B271C8" w:rsidP="00DE1185">
            <w:pPr>
              <w:pStyle w:val="CellBodyCentered"/>
              <w:rPr>
                <w:rFonts w:ascii="Arial Narrow" w:hAnsi="Arial Narrow" w:cs="Arial"/>
                <w:color w:val="auto"/>
                <w:sz w:val="16"/>
                <w:szCs w:val="16"/>
                <w:lang w:val="en-GB"/>
              </w:rPr>
            </w:pPr>
          </w:p>
          <w:p w14:paraId="2A21CDF4" w14:textId="77777777" w:rsidR="00B271C8" w:rsidRPr="00014E44" w:rsidRDefault="00B271C8" w:rsidP="00DE1185">
            <w:pPr>
              <w:pStyle w:val="CellBodyCentered"/>
              <w:rPr>
                <w:rFonts w:ascii="Arial Narrow" w:hAnsi="Arial Narrow" w:cs="Arial"/>
                <w:color w:val="auto"/>
                <w:sz w:val="16"/>
                <w:szCs w:val="16"/>
                <w:lang w:val="en-GB"/>
              </w:rPr>
            </w:pPr>
          </w:p>
          <w:p w14:paraId="6DE6DF5B" w14:textId="77777777" w:rsidR="00B271C8" w:rsidRPr="00014E44" w:rsidRDefault="00B271C8" w:rsidP="00DE1185">
            <w:pPr>
              <w:pStyle w:val="CellBodyCentered"/>
              <w:rPr>
                <w:rFonts w:ascii="Arial Narrow" w:hAnsi="Arial Narrow" w:cs="Arial"/>
                <w:color w:val="auto"/>
                <w:sz w:val="16"/>
                <w:szCs w:val="16"/>
                <w:lang w:val="en-GB"/>
              </w:rPr>
            </w:pPr>
          </w:p>
          <w:p w14:paraId="4D139E78" w14:textId="77777777" w:rsidR="00B271C8" w:rsidRPr="00014E44" w:rsidRDefault="00B271C8" w:rsidP="00DE1185">
            <w:pPr>
              <w:pStyle w:val="CellBodyCentered"/>
              <w:rPr>
                <w:rFonts w:ascii="Arial Narrow" w:hAnsi="Arial Narrow" w:cs="Arial"/>
                <w:color w:val="auto"/>
                <w:sz w:val="16"/>
                <w:szCs w:val="16"/>
                <w:lang w:val="en-GB"/>
              </w:rPr>
            </w:pPr>
          </w:p>
          <w:p w14:paraId="04B3378A" w14:textId="77777777" w:rsidR="00B271C8" w:rsidRPr="00014E44" w:rsidRDefault="00B271C8" w:rsidP="00DE1185">
            <w:pPr>
              <w:pStyle w:val="CellBodyCentered"/>
              <w:rPr>
                <w:rFonts w:ascii="Arial Narrow" w:hAnsi="Arial Narrow" w:cs="Arial"/>
                <w:color w:val="auto"/>
                <w:sz w:val="16"/>
                <w:szCs w:val="16"/>
                <w:lang w:val="en-GB"/>
              </w:rPr>
            </w:pPr>
          </w:p>
          <w:p w14:paraId="6A6669B8" w14:textId="77777777" w:rsidR="00B271C8" w:rsidRPr="00014E44" w:rsidRDefault="00B271C8"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75F2A7B5" w14:textId="77777777" w:rsidR="00B271C8" w:rsidRPr="00014E44" w:rsidRDefault="00B271C8" w:rsidP="00DE1185">
            <w:pPr>
              <w:pStyle w:val="CellBody"/>
              <w:rPr>
                <w:rFonts w:ascii="Arial Narrow" w:hAnsi="Arial Narrow" w:cs="Arial"/>
                <w:color w:val="auto"/>
                <w:sz w:val="16"/>
                <w:szCs w:val="16"/>
                <w:u w:val="single"/>
                <w:lang w:val="en-GB"/>
              </w:rPr>
            </w:pPr>
          </w:p>
          <w:p w14:paraId="7918D239"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2.2</w:t>
            </w:r>
          </w:p>
          <w:p w14:paraId="4845BE2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369BE7B5" w14:textId="62022372"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13"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514"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r w:rsidR="00B271C8" w:rsidRPr="00014E44">
              <w:rPr>
                <w:rFonts w:ascii="Arial Narrow" w:hAnsi="Arial Narrow" w:cs="Arial"/>
                <w:color w:val="auto"/>
                <w:sz w:val="16"/>
                <w:szCs w:val="16"/>
                <w:lang w:val="en-GB"/>
              </w:rPr>
              <w:t>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49.6 barg</w:t>
            </w:r>
          </w:p>
          <w:p w14:paraId="1614DDED" w14:textId="19CC81F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48.1 </w:t>
            </w:r>
            <w:r w:rsidRPr="00014E44">
              <w:rPr>
                <w:rFonts w:ascii="Arial Narrow" w:hAnsi="Arial Narrow" w:cs="Arial"/>
                <w:color w:val="auto"/>
                <w:sz w:val="16"/>
                <w:szCs w:val="16"/>
                <w:lang w:val="en-GB"/>
              </w:rPr>
              <w:t>barg</w:t>
            </w:r>
          </w:p>
          <w:p w14:paraId="39929867" w14:textId="55A2A97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42.2 </w:t>
            </w:r>
            <w:r w:rsidRPr="00014E44">
              <w:rPr>
                <w:rFonts w:ascii="Arial Narrow" w:hAnsi="Arial Narrow" w:cs="Arial"/>
                <w:color w:val="auto"/>
                <w:sz w:val="16"/>
                <w:szCs w:val="16"/>
                <w:lang w:val="en-GB"/>
              </w:rPr>
              <w:t>barg</w:t>
            </w:r>
          </w:p>
          <w:p w14:paraId="47ED6FF3" w14:textId="5C4CE23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38.5 </w:t>
            </w:r>
            <w:r w:rsidRPr="00014E44">
              <w:rPr>
                <w:rFonts w:ascii="Arial Narrow" w:hAnsi="Arial Narrow" w:cs="Arial"/>
                <w:color w:val="auto"/>
                <w:sz w:val="16"/>
                <w:szCs w:val="16"/>
                <w:lang w:val="en-GB"/>
              </w:rPr>
              <w:t>barg</w:t>
            </w:r>
          </w:p>
          <w:p w14:paraId="7AEC9085" w14:textId="673F8DC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35.7 </w:t>
            </w:r>
            <w:r w:rsidRPr="00014E44">
              <w:rPr>
                <w:rFonts w:ascii="Arial Narrow" w:hAnsi="Arial Narrow" w:cs="Arial"/>
                <w:color w:val="auto"/>
                <w:sz w:val="16"/>
                <w:szCs w:val="16"/>
                <w:lang w:val="en-GB"/>
              </w:rPr>
              <w:t>barg</w:t>
            </w:r>
          </w:p>
          <w:p w14:paraId="607136F3" w14:textId="0C2E4F81"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 xml:space="preserve">C = 33.4 </w:t>
            </w:r>
            <w:r w:rsidRPr="00014E44">
              <w:rPr>
                <w:rFonts w:ascii="Arial Narrow" w:hAnsi="Arial Narrow" w:cs="Arial"/>
                <w:color w:val="auto"/>
                <w:sz w:val="16"/>
                <w:szCs w:val="16"/>
                <w:lang w:val="en-GB"/>
              </w:rPr>
              <w:t>barg</w:t>
            </w:r>
          </w:p>
          <w:p w14:paraId="7255F333" w14:textId="6ED2A05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31.6 </w:t>
            </w:r>
            <w:r w:rsidRPr="00014E44">
              <w:rPr>
                <w:rFonts w:ascii="Arial Narrow" w:hAnsi="Arial Narrow" w:cs="Arial"/>
                <w:color w:val="auto"/>
                <w:sz w:val="16"/>
                <w:szCs w:val="16"/>
                <w:lang w:val="en-GB"/>
              </w:rPr>
              <w:t>barg</w:t>
            </w:r>
          </w:p>
          <w:p w14:paraId="665FCD15" w14:textId="215E019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350°</w:t>
            </w:r>
            <w:r w:rsidRPr="00014E44">
              <w:rPr>
                <w:rFonts w:ascii="Arial Narrow" w:hAnsi="Arial Narrow" w:cs="Arial"/>
                <w:snapToGrid w:val="0"/>
                <w:color w:val="auto"/>
                <w:sz w:val="16"/>
                <w:szCs w:val="16"/>
                <w:lang w:val="en-GB"/>
              </w:rPr>
              <w:t xml:space="preserve">C = 30.3 </w:t>
            </w:r>
            <w:r w:rsidRPr="00014E44">
              <w:rPr>
                <w:rFonts w:ascii="Arial Narrow" w:hAnsi="Arial Narrow" w:cs="Arial"/>
                <w:color w:val="auto"/>
                <w:sz w:val="16"/>
                <w:szCs w:val="16"/>
                <w:lang w:val="en-GB"/>
              </w:rPr>
              <w:t>barg</w:t>
            </w:r>
          </w:p>
          <w:p w14:paraId="647F2FD9" w14:textId="35E8E6D4" w:rsidR="00B271C8" w:rsidRPr="00014E44" w:rsidRDefault="00B271C8" w:rsidP="00DE1185">
            <w:pPr>
              <w:pStyle w:val="CellBody"/>
              <w:rPr>
                <w:rFonts w:ascii="Arial Narrow" w:hAnsi="Arial Narrow" w:cs="Arial"/>
                <w:color w:val="auto"/>
                <w:sz w:val="16"/>
                <w:szCs w:val="16"/>
                <w:lang w:val="en-GB"/>
              </w:rPr>
            </w:pPr>
          </w:p>
          <w:p w14:paraId="044B8BA7" w14:textId="77777777" w:rsidR="00B271C8" w:rsidRPr="00014E44" w:rsidRDefault="00B271C8" w:rsidP="00DE1185">
            <w:pPr>
              <w:pStyle w:val="CellBody"/>
              <w:rPr>
                <w:rFonts w:ascii="Arial Narrow" w:hAnsi="Arial Narrow" w:cs="Arial"/>
                <w:color w:val="auto"/>
                <w:sz w:val="16"/>
                <w:szCs w:val="16"/>
                <w:lang w:val="en-GB"/>
              </w:rPr>
            </w:pPr>
          </w:p>
          <w:p w14:paraId="61394428" w14:textId="77777777" w:rsidR="00B271C8" w:rsidRPr="00014E44" w:rsidRDefault="00B271C8" w:rsidP="00DE1185">
            <w:pPr>
              <w:pStyle w:val="CellBody"/>
              <w:rPr>
                <w:rFonts w:ascii="Arial Narrow" w:hAnsi="Arial Narrow" w:cs="Arial"/>
                <w:color w:val="auto"/>
                <w:sz w:val="16"/>
                <w:szCs w:val="16"/>
                <w:lang w:val="en-GB"/>
              </w:rPr>
            </w:pPr>
          </w:p>
          <w:p w14:paraId="6CF89F1A" w14:textId="77777777" w:rsidR="00B271C8" w:rsidRPr="00014E44" w:rsidRDefault="00B271C8" w:rsidP="00DE1185">
            <w:pPr>
              <w:pStyle w:val="CellBody"/>
              <w:rPr>
                <w:rFonts w:ascii="Arial Narrow" w:hAnsi="Arial Narrow" w:cs="Arial"/>
                <w:color w:val="auto"/>
                <w:sz w:val="16"/>
                <w:szCs w:val="16"/>
                <w:lang w:val="en-GB"/>
              </w:rPr>
            </w:pPr>
          </w:p>
          <w:p w14:paraId="18FC89DB"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2B414F22" w14:textId="77777777" w:rsidR="00B271C8" w:rsidRPr="00014E44" w:rsidRDefault="00B271C8" w:rsidP="00DE1185">
            <w:pPr>
              <w:pStyle w:val="CellBodyCentered"/>
              <w:rPr>
                <w:rFonts w:ascii="Arial Narrow" w:hAnsi="Arial Narrow" w:cs="Arial"/>
                <w:color w:val="auto"/>
                <w:sz w:val="16"/>
                <w:szCs w:val="16"/>
                <w:lang w:val="en-GB"/>
              </w:rPr>
            </w:pPr>
          </w:p>
          <w:p w14:paraId="0385842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p w14:paraId="342B7382" w14:textId="77777777" w:rsidR="00B271C8" w:rsidRPr="00014E44" w:rsidRDefault="00B271C8" w:rsidP="00DE1185">
            <w:pPr>
              <w:pStyle w:val="CellBodyCentered"/>
              <w:rPr>
                <w:rFonts w:ascii="Arial Narrow" w:hAnsi="Arial Narrow" w:cs="Arial"/>
                <w:color w:val="auto"/>
                <w:sz w:val="16"/>
                <w:szCs w:val="16"/>
                <w:lang w:val="en-GB"/>
              </w:rPr>
            </w:pPr>
          </w:p>
          <w:p w14:paraId="01FB0391" w14:textId="77777777" w:rsidR="00B271C8" w:rsidRPr="00014E44" w:rsidRDefault="00B271C8" w:rsidP="00DE1185">
            <w:pPr>
              <w:pStyle w:val="CellBodyCentered"/>
              <w:rPr>
                <w:rFonts w:ascii="Arial Narrow" w:hAnsi="Arial Narrow" w:cs="Arial"/>
                <w:color w:val="auto"/>
                <w:sz w:val="16"/>
                <w:szCs w:val="16"/>
                <w:lang w:val="en-GB"/>
              </w:rPr>
            </w:pPr>
          </w:p>
          <w:p w14:paraId="15C49424" w14:textId="77777777" w:rsidR="00B271C8" w:rsidRPr="00014E44" w:rsidRDefault="00B271C8" w:rsidP="00DE1185">
            <w:pPr>
              <w:pStyle w:val="CellBodyCentered"/>
              <w:rPr>
                <w:rFonts w:ascii="Arial Narrow" w:hAnsi="Arial Narrow" w:cs="Arial"/>
                <w:color w:val="auto"/>
                <w:sz w:val="16"/>
                <w:szCs w:val="16"/>
                <w:lang w:val="en-GB"/>
              </w:rPr>
            </w:pPr>
          </w:p>
          <w:p w14:paraId="3173E0FA" w14:textId="77777777" w:rsidR="00B271C8" w:rsidRPr="00014E44" w:rsidRDefault="00B271C8" w:rsidP="00DE1185">
            <w:pPr>
              <w:pStyle w:val="CellBodyCentered"/>
              <w:rPr>
                <w:rFonts w:ascii="Arial Narrow" w:hAnsi="Arial Narrow" w:cs="Arial"/>
                <w:color w:val="auto"/>
                <w:sz w:val="16"/>
                <w:szCs w:val="16"/>
                <w:lang w:val="en-GB"/>
              </w:rPr>
            </w:pPr>
          </w:p>
          <w:p w14:paraId="458AB4A1" w14:textId="77777777" w:rsidR="00B271C8" w:rsidRPr="00014E44" w:rsidRDefault="00B271C8" w:rsidP="00DE1185">
            <w:pPr>
              <w:pStyle w:val="CellBodyCentered"/>
              <w:rPr>
                <w:rFonts w:ascii="Arial Narrow" w:hAnsi="Arial Narrow" w:cs="Arial"/>
                <w:color w:val="auto"/>
                <w:sz w:val="16"/>
                <w:szCs w:val="16"/>
                <w:lang w:val="en-GB"/>
              </w:rPr>
            </w:pPr>
          </w:p>
          <w:p w14:paraId="75406E36" w14:textId="77777777" w:rsidR="00B271C8" w:rsidRPr="00014E44" w:rsidRDefault="00B271C8" w:rsidP="00DE1185">
            <w:pPr>
              <w:pStyle w:val="CellBodyCentered"/>
              <w:rPr>
                <w:rFonts w:ascii="Arial Narrow" w:hAnsi="Arial Narrow" w:cs="Arial"/>
                <w:color w:val="auto"/>
                <w:sz w:val="16"/>
                <w:szCs w:val="16"/>
                <w:lang w:val="en-GB"/>
              </w:rPr>
            </w:pPr>
          </w:p>
          <w:p w14:paraId="43D0F2C5" w14:textId="77777777" w:rsidR="00B271C8" w:rsidRPr="00014E44" w:rsidRDefault="00B271C8" w:rsidP="00DE1185">
            <w:pPr>
              <w:pStyle w:val="CellBodyCentered"/>
              <w:rPr>
                <w:rFonts w:ascii="Arial Narrow" w:hAnsi="Arial Narrow" w:cs="Arial"/>
                <w:color w:val="auto"/>
                <w:sz w:val="16"/>
                <w:szCs w:val="16"/>
                <w:lang w:val="en-GB"/>
              </w:rPr>
            </w:pPr>
          </w:p>
          <w:p w14:paraId="41FE51CC" w14:textId="77777777" w:rsidR="00B271C8" w:rsidRPr="00014E44" w:rsidRDefault="00B271C8" w:rsidP="00DE1185">
            <w:pPr>
              <w:pStyle w:val="CellBodyCentered"/>
              <w:rPr>
                <w:rFonts w:ascii="Arial Narrow" w:hAnsi="Arial Narrow" w:cs="Arial"/>
                <w:color w:val="auto"/>
                <w:sz w:val="16"/>
                <w:szCs w:val="16"/>
                <w:lang w:val="en-GB"/>
              </w:rPr>
            </w:pPr>
          </w:p>
          <w:p w14:paraId="5494DDF8" w14:textId="77777777" w:rsidR="00B271C8" w:rsidRPr="00014E44" w:rsidRDefault="00B271C8" w:rsidP="00DE1185">
            <w:pPr>
              <w:pStyle w:val="CellBodyCentered"/>
              <w:rPr>
                <w:rFonts w:ascii="Arial Narrow" w:hAnsi="Arial Narrow" w:cs="Arial"/>
                <w:color w:val="auto"/>
                <w:sz w:val="16"/>
                <w:szCs w:val="16"/>
                <w:lang w:val="en-GB"/>
              </w:rPr>
            </w:pPr>
          </w:p>
          <w:p w14:paraId="6E144B48" w14:textId="77777777" w:rsidR="00B271C8" w:rsidRPr="00014E44" w:rsidRDefault="00B271C8" w:rsidP="00DE1185">
            <w:pPr>
              <w:pStyle w:val="CellBodyCentered"/>
              <w:rPr>
                <w:rFonts w:ascii="Arial Narrow" w:hAnsi="Arial Narrow" w:cs="Arial"/>
                <w:color w:val="auto"/>
                <w:sz w:val="16"/>
                <w:szCs w:val="16"/>
                <w:lang w:val="en-GB"/>
              </w:rPr>
            </w:pPr>
          </w:p>
          <w:p w14:paraId="1B990158" w14:textId="77777777" w:rsidR="00B271C8" w:rsidRPr="00014E44" w:rsidRDefault="00B271C8" w:rsidP="00DE1185">
            <w:pPr>
              <w:pStyle w:val="CellBodyCentered"/>
              <w:rPr>
                <w:rFonts w:ascii="Arial Narrow" w:hAnsi="Arial Narrow" w:cs="Arial"/>
                <w:color w:val="auto"/>
                <w:sz w:val="16"/>
                <w:szCs w:val="16"/>
                <w:lang w:val="en-GB"/>
              </w:rPr>
            </w:pPr>
          </w:p>
          <w:p w14:paraId="57D54DEE" w14:textId="77777777" w:rsidR="00B271C8" w:rsidRPr="00014E44" w:rsidRDefault="00B271C8" w:rsidP="00DE1185">
            <w:pPr>
              <w:pStyle w:val="CellBodyCentered"/>
              <w:rPr>
                <w:rFonts w:ascii="Arial Narrow" w:hAnsi="Arial Narrow" w:cs="Arial"/>
                <w:color w:val="auto"/>
                <w:sz w:val="16"/>
                <w:szCs w:val="16"/>
                <w:lang w:val="en-GB"/>
              </w:rPr>
            </w:pPr>
          </w:p>
          <w:p w14:paraId="2D1B8FCF"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1568C4B4" w14:textId="77777777" w:rsidR="00B271C8" w:rsidRPr="00014E44" w:rsidRDefault="00B271C8" w:rsidP="00DE1185">
            <w:pPr>
              <w:pStyle w:val="CellBodyCentered"/>
              <w:rPr>
                <w:rFonts w:ascii="Arial Narrow" w:hAnsi="Arial Narrow" w:cs="Arial"/>
                <w:color w:val="auto"/>
                <w:sz w:val="16"/>
                <w:szCs w:val="16"/>
                <w:lang w:val="en-GB"/>
              </w:rPr>
            </w:pPr>
          </w:p>
          <w:p w14:paraId="6F4EF25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42B33830" w14:textId="77777777" w:rsidR="00B271C8" w:rsidRPr="00014E44" w:rsidRDefault="00B271C8" w:rsidP="00DE1185">
            <w:pPr>
              <w:pStyle w:val="CellBodyCentered"/>
              <w:rPr>
                <w:rFonts w:ascii="Arial Narrow" w:hAnsi="Arial Narrow" w:cs="Arial"/>
                <w:color w:val="auto"/>
                <w:sz w:val="16"/>
                <w:szCs w:val="16"/>
                <w:lang w:val="en-GB"/>
              </w:rPr>
            </w:pPr>
          </w:p>
          <w:p w14:paraId="707F61C6" w14:textId="77777777" w:rsidR="00B271C8" w:rsidRPr="00014E44" w:rsidRDefault="00B271C8" w:rsidP="00DE1185">
            <w:pPr>
              <w:pStyle w:val="CellBodyCentered"/>
              <w:rPr>
                <w:rFonts w:ascii="Arial Narrow" w:hAnsi="Arial Narrow" w:cs="Arial"/>
                <w:color w:val="auto"/>
                <w:sz w:val="16"/>
                <w:szCs w:val="16"/>
                <w:lang w:val="en-GB"/>
              </w:rPr>
            </w:pPr>
          </w:p>
          <w:p w14:paraId="61D6EF0D" w14:textId="77777777" w:rsidR="00B271C8" w:rsidRPr="00014E44" w:rsidRDefault="00B271C8" w:rsidP="00DE1185">
            <w:pPr>
              <w:pStyle w:val="CellBodyCentered"/>
              <w:rPr>
                <w:rFonts w:ascii="Arial Narrow" w:hAnsi="Arial Narrow" w:cs="Arial"/>
                <w:color w:val="auto"/>
                <w:sz w:val="16"/>
                <w:szCs w:val="16"/>
                <w:lang w:val="en-GB"/>
              </w:rPr>
            </w:pPr>
          </w:p>
          <w:p w14:paraId="0D9DA4F6" w14:textId="77777777" w:rsidR="00B271C8" w:rsidRPr="00014E44" w:rsidRDefault="00B271C8" w:rsidP="00DE1185">
            <w:pPr>
              <w:pStyle w:val="CellBodyCentered"/>
              <w:rPr>
                <w:rFonts w:ascii="Arial Narrow" w:hAnsi="Arial Narrow" w:cs="Arial"/>
                <w:color w:val="auto"/>
                <w:sz w:val="16"/>
                <w:szCs w:val="16"/>
                <w:lang w:val="en-GB"/>
              </w:rPr>
            </w:pPr>
          </w:p>
          <w:p w14:paraId="73CE1FAC" w14:textId="77777777" w:rsidR="00B271C8" w:rsidRPr="00014E44" w:rsidRDefault="00B271C8" w:rsidP="00DE1185">
            <w:pPr>
              <w:pStyle w:val="CellBodyCentered"/>
              <w:rPr>
                <w:rFonts w:ascii="Arial Narrow" w:hAnsi="Arial Narrow" w:cs="Arial"/>
                <w:color w:val="auto"/>
                <w:sz w:val="16"/>
                <w:szCs w:val="16"/>
                <w:lang w:val="en-GB"/>
              </w:rPr>
            </w:pPr>
          </w:p>
          <w:p w14:paraId="45A1ED10" w14:textId="77777777" w:rsidR="00B271C8" w:rsidRPr="00014E44" w:rsidRDefault="00B271C8" w:rsidP="00DE1185">
            <w:pPr>
              <w:pStyle w:val="CellBodyCentered"/>
              <w:rPr>
                <w:rFonts w:ascii="Arial Narrow" w:hAnsi="Arial Narrow" w:cs="Arial"/>
                <w:color w:val="auto"/>
                <w:sz w:val="16"/>
                <w:szCs w:val="16"/>
                <w:lang w:val="en-GB"/>
              </w:rPr>
            </w:pPr>
          </w:p>
          <w:p w14:paraId="70106816" w14:textId="77777777" w:rsidR="00B271C8" w:rsidRPr="00014E44" w:rsidRDefault="00B271C8" w:rsidP="00DE1185">
            <w:pPr>
              <w:pStyle w:val="CellBodyCentered"/>
              <w:rPr>
                <w:rFonts w:ascii="Arial Narrow" w:hAnsi="Arial Narrow" w:cs="Arial"/>
                <w:color w:val="auto"/>
                <w:sz w:val="16"/>
                <w:szCs w:val="16"/>
                <w:lang w:val="en-GB"/>
              </w:rPr>
            </w:pPr>
          </w:p>
          <w:p w14:paraId="4075F5B3" w14:textId="77777777" w:rsidR="00B271C8" w:rsidRPr="00014E44" w:rsidRDefault="00B271C8" w:rsidP="00DE1185">
            <w:pPr>
              <w:pStyle w:val="CellBodyCentered"/>
              <w:rPr>
                <w:rFonts w:ascii="Arial Narrow" w:hAnsi="Arial Narrow" w:cs="Arial"/>
                <w:color w:val="auto"/>
                <w:sz w:val="16"/>
                <w:szCs w:val="16"/>
                <w:lang w:val="en-GB"/>
              </w:rPr>
            </w:pPr>
          </w:p>
          <w:p w14:paraId="085FA87A" w14:textId="77777777" w:rsidR="00B271C8" w:rsidRPr="00014E44" w:rsidRDefault="00B271C8" w:rsidP="00DE1185">
            <w:pPr>
              <w:pStyle w:val="CellBodyCentered"/>
              <w:rPr>
                <w:rFonts w:ascii="Arial Narrow" w:hAnsi="Arial Narrow" w:cs="Arial"/>
                <w:color w:val="auto"/>
                <w:sz w:val="16"/>
                <w:szCs w:val="16"/>
                <w:lang w:val="en-GB"/>
              </w:rPr>
            </w:pPr>
          </w:p>
          <w:p w14:paraId="58CEF8A1" w14:textId="77777777" w:rsidR="00B271C8" w:rsidRPr="00014E44" w:rsidRDefault="00B271C8" w:rsidP="00DE1185">
            <w:pPr>
              <w:pStyle w:val="CellBodyCentered"/>
              <w:rPr>
                <w:rFonts w:ascii="Arial Narrow" w:hAnsi="Arial Narrow" w:cs="Arial"/>
                <w:color w:val="auto"/>
                <w:sz w:val="16"/>
                <w:szCs w:val="16"/>
                <w:lang w:val="en-GB"/>
              </w:rPr>
            </w:pPr>
          </w:p>
          <w:p w14:paraId="17252E0E" w14:textId="77777777" w:rsidR="00B271C8" w:rsidRPr="00014E44" w:rsidRDefault="00B271C8" w:rsidP="00DE1185">
            <w:pPr>
              <w:pStyle w:val="CellBodyCentered"/>
              <w:rPr>
                <w:rFonts w:ascii="Arial Narrow" w:hAnsi="Arial Narrow" w:cs="Arial"/>
                <w:color w:val="auto"/>
                <w:sz w:val="16"/>
                <w:szCs w:val="16"/>
                <w:lang w:val="en-GB"/>
              </w:rPr>
            </w:pPr>
          </w:p>
          <w:p w14:paraId="08648257"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4DBDC9B8" w14:textId="77777777" w:rsidTr="0038396C">
        <w:tc>
          <w:tcPr>
            <w:tcW w:w="3322" w:type="dxa"/>
            <w:tcBorders>
              <w:top w:val="single" w:sz="6" w:space="0" w:color="auto"/>
              <w:left w:val="single" w:sz="6" w:space="0" w:color="auto"/>
              <w:bottom w:val="single" w:sz="6" w:space="0" w:color="auto"/>
              <w:right w:val="single" w:sz="6" w:space="0" w:color="auto"/>
            </w:tcBorders>
          </w:tcPr>
          <w:p w14:paraId="0FC02245" w14:textId="16D40A7A" w:rsidR="00B271C8" w:rsidRPr="00014E44" w:rsidRDefault="00B271C8" w:rsidP="00DE1185">
            <w:pPr>
              <w:pStyle w:val="CellBody"/>
              <w:rPr>
                <w:rFonts w:ascii="Arial Narrow" w:hAnsi="Arial Narrow" w:cs="Arial"/>
                <w:color w:val="auto"/>
                <w:sz w:val="16"/>
                <w:szCs w:val="16"/>
                <w:lang w:val="en-GB"/>
              </w:rPr>
            </w:pPr>
          </w:p>
          <w:p w14:paraId="71085027" w14:textId="7863D3DA" w:rsidR="00B271C8" w:rsidRPr="00014E44" w:rsidRDefault="00673A21" w:rsidP="00DE1185">
            <w:pPr>
              <w:pStyle w:val="CellBody"/>
              <w:ind w:left="360" w:hanging="360"/>
              <w:rPr>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92032" behindDoc="0" locked="0" layoutInCell="1" allowOverlap="1" wp14:anchorId="2DAE3028" wp14:editId="795AA622">
                      <wp:simplePos x="0" y="0"/>
                      <wp:positionH relativeFrom="column">
                        <wp:posOffset>1542912</wp:posOffset>
                      </wp:positionH>
                      <wp:positionV relativeFrom="paragraph">
                        <wp:posOffset>191632</wp:posOffset>
                      </wp:positionV>
                      <wp:extent cx="993609" cy="221615"/>
                      <wp:effectExtent l="0" t="0" r="54610" b="64135"/>
                      <wp:wrapNone/>
                      <wp:docPr id="1111015302" name="AutoShape 4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3609"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7B6A19D7"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20" o:spid="_x0000_s1620" style="position:absolute;left:0;text-align:left;margin-left:121.5pt;margin-top:15.1pt;width:78.25pt;height:17.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">
                      <v:shadow on="t" color="black [3213]" opacity=".5"/>
                      <v:textbox>
                        <w:txbxContent>
                          <w:p w14:paraId="7B6A19D7"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B271C8" w:rsidRPr="00014E44">
              <w:rPr>
                <w:rFonts w:ascii="Arial Narrow" w:hAnsi="Arial Narrow" w:cs="Arial"/>
                <w:color w:val="auto"/>
                <w:sz w:val="16"/>
                <w:szCs w:val="16"/>
                <w:lang w:val="en-GB"/>
              </w:rPr>
              <w:t xml:space="preserve">WE – EFFLUENT WATER </w:t>
            </w:r>
            <w:r w:rsidR="0018324D" w:rsidRPr="00014E44">
              <w:rPr>
                <w:rFonts w:ascii="Arial Narrow" w:hAnsi="Arial Narrow" w:cs="Arial"/>
                <w:color w:val="auto"/>
                <w:sz w:val="16"/>
                <w:szCs w:val="16"/>
                <w:lang w:val="en-GB"/>
              </w:rPr>
              <w:t>WITH UP</w:t>
            </w:r>
            <w:r w:rsidR="00B271C8" w:rsidRPr="00014E44">
              <w:rPr>
                <w:rFonts w:ascii="Arial Narrow" w:hAnsi="Arial Narrow" w:cs="Arial"/>
                <w:color w:val="auto"/>
                <w:sz w:val="16"/>
                <w:szCs w:val="16"/>
                <w:lang w:val="en-GB"/>
              </w:rPr>
              <w:t xml:space="preserve"> TO 9%WT SOLIDS</w:t>
            </w:r>
          </w:p>
        </w:tc>
        <w:tc>
          <w:tcPr>
            <w:tcW w:w="720" w:type="dxa"/>
            <w:tcBorders>
              <w:top w:val="single" w:sz="6" w:space="0" w:color="auto"/>
              <w:left w:val="single" w:sz="6" w:space="0" w:color="auto"/>
              <w:bottom w:val="single" w:sz="6" w:space="0" w:color="auto"/>
              <w:right w:val="single" w:sz="6" w:space="0" w:color="auto"/>
            </w:tcBorders>
          </w:tcPr>
          <w:p w14:paraId="66F7CB99" w14:textId="77777777" w:rsidR="00B271C8" w:rsidRPr="00014E44" w:rsidRDefault="00B271C8" w:rsidP="00DE1185">
            <w:pPr>
              <w:pStyle w:val="CellBodyCentered"/>
              <w:rPr>
                <w:rFonts w:ascii="Arial Narrow" w:hAnsi="Arial Narrow" w:cs="Arial"/>
                <w:b/>
                <w:color w:val="auto"/>
                <w:sz w:val="16"/>
                <w:szCs w:val="16"/>
                <w:lang w:val="en-GB"/>
              </w:rPr>
            </w:pPr>
          </w:p>
          <w:p w14:paraId="4B4A87EB"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300PF2</w:t>
            </w:r>
          </w:p>
        </w:tc>
        <w:tc>
          <w:tcPr>
            <w:tcW w:w="450" w:type="dxa"/>
            <w:tcBorders>
              <w:top w:val="single" w:sz="6" w:space="0" w:color="auto"/>
              <w:left w:val="single" w:sz="6" w:space="0" w:color="auto"/>
              <w:bottom w:val="single" w:sz="6" w:space="0" w:color="auto"/>
              <w:right w:val="single" w:sz="6" w:space="0" w:color="auto"/>
            </w:tcBorders>
          </w:tcPr>
          <w:p w14:paraId="054D2C53" w14:textId="77777777" w:rsidR="00B271C8" w:rsidRPr="00014E44" w:rsidRDefault="00B271C8" w:rsidP="00DE1185">
            <w:pPr>
              <w:pStyle w:val="CellBodyCentered"/>
              <w:rPr>
                <w:rFonts w:ascii="Arial Narrow" w:hAnsi="Arial Narrow" w:cs="Arial"/>
                <w:color w:val="auto"/>
                <w:sz w:val="16"/>
                <w:szCs w:val="16"/>
                <w:lang w:val="en-GB"/>
              </w:rPr>
            </w:pPr>
          </w:p>
          <w:p w14:paraId="7CAA197B"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0.0</w:t>
            </w:r>
          </w:p>
        </w:tc>
        <w:tc>
          <w:tcPr>
            <w:tcW w:w="1080" w:type="dxa"/>
            <w:tcBorders>
              <w:top w:val="single" w:sz="6" w:space="0" w:color="auto"/>
              <w:left w:val="single" w:sz="6" w:space="0" w:color="auto"/>
              <w:bottom w:val="single" w:sz="6" w:space="0" w:color="auto"/>
              <w:right w:val="single" w:sz="6" w:space="0" w:color="auto"/>
            </w:tcBorders>
          </w:tcPr>
          <w:p w14:paraId="24A07FC4" w14:textId="77777777" w:rsidR="00B271C8" w:rsidRPr="00014E44" w:rsidRDefault="00B271C8" w:rsidP="00DE1185">
            <w:pPr>
              <w:pStyle w:val="CellBodyCentered"/>
              <w:rPr>
                <w:rFonts w:ascii="Arial Narrow" w:hAnsi="Arial Narrow" w:cs="Arial"/>
                <w:color w:val="auto"/>
                <w:sz w:val="16"/>
                <w:szCs w:val="16"/>
                <w:lang w:val="en-GB"/>
              </w:rPr>
            </w:pPr>
          </w:p>
          <w:p w14:paraId="3C52544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GLASS</w:t>
            </w:r>
          </w:p>
          <w:p w14:paraId="3D76F11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REINFORCED</w:t>
            </w:r>
          </w:p>
          <w:p w14:paraId="170CEBE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EPOXY</w:t>
            </w:r>
          </w:p>
        </w:tc>
        <w:tc>
          <w:tcPr>
            <w:tcW w:w="720" w:type="dxa"/>
            <w:tcBorders>
              <w:top w:val="single" w:sz="6" w:space="0" w:color="auto"/>
              <w:left w:val="single" w:sz="6" w:space="0" w:color="auto"/>
              <w:bottom w:val="single" w:sz="6" w:space="0" w:color="auto"/>
              <w:right w:val="single" w:sz="6" w:space="0" w:color="auto"/>
            </w:tcBorders>
          </w:tcPr>
          <w:p w14:paraId="65C20ABA" w14:textId="77777777" w:rsidR="00B271C8" w:rsidRPr="00014E44" w:rsidRDefault="00B271C8" w:rsidP="00DE1185">
            <w:pPr>
              <w:pStyle w:val="CellBodyCentered"/>
              <w:rPr>
                <w:rFonts w:ascii="Arial Narrow" w:hAnsi="Arial Narrow" w:cs="Arial"/>
                <w:color w:val="auto"/>
                <w:sz w:val="16"/>
                <w:szCs w:val="16"/>
                <w:lang w:val="en-GB"/>
              </w:rPr>
            </w:pPr>
          </w:p>
          <w:p w14:paraId="6022624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w:t>
            </w:r>
          </w:p>
          <w:p w14:paraId="222210E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300</w:t>
            </w:r>
          </w:p>
          <w:p w14:paraId="0FEFE54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FF</w:t>
            </w:r>
          </w:p>
        </w:tc>
        <w:tc>
          <w:tcPr>
            <w:tcW w:w="720" w:type="dxa"/>
            <w:tcBorders>
              <w:top w:val="single" w:sz="6" w:space="0" w:color="auto"/>
              <w:left w:val="single" w:sz="6" w:space="0" w:color="auto"/>
              <w:bottom w:val="single" w:sz="6" w:space="0" w:color="auto"/>
              <w:right w:val="single" w:sz="6" w:space="0" w:color="auto"/>
            </w:tcBorders>
          </w:tcPr>
          <w:p w14:paraId="013ADF4F" w14:textId="77777777" w:rsidR="00B271C8" w:rsidRPr="00014E44" w:rsidRDefault="00B271C8" w:rsidP="00DE1185">
            <w:pPr>
              <w:pStyle w:val="CellBodyCentered"/>
              <w:rPr>
                <w:rFonts w:ascii="Arial Narrow" w:hAnsi="Arial Narrow" w:cs="Arial"/>
                <w:color w:val="auto"/>
                <w:sz w:val="16"/>
                <w:szCs w:val="16"/>
                <w:lang w:val="en-GB"/>
              </w:rPr>
            </w:pPr>
          </w:p>
          <w:p w14:paraId="4A95945E" w14:textId="1EC1C064"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15" w:author="Zhunisbayev, Olzhasbek A [Bolashak Atyrau Limited]" w:date="2022-09-18T20:44:00Z">
              <w:r w:rsidRPr="00014E44" w:rsidDel="00EE529F">
                <w:rPr>
                  <w:rFonts w:ascii="Arial Narrow" w:hAnsi="Arial Narrow" w:cs="Arial"/>
                  <w:color w:val="auto"/>
                  <w:sz w:val="16"/>
                  <w:szCs w:val="16"/>
                  <w:lang w:val="en-GB"/>
                </w:rPr>
                <w:delText xml:space="preserve">46 </w:delText>
              </w:r>
            </w:del>
            <w:ins w:id="5516"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6769BC9A" w14:textId="077EFC54"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+130°C</w:t>
            </w:r>
            <w:r w:rsidRPr="00014E44" w:rsidDel="007E4ADE">
              <w:rPr>
                <w:rFonts w:ascii="Arial Narrow" w:hAnsi="Arial Narrow" w:cs="Arial"/>
                <w:color w:val="auto"/>
                <w:sz w:val="16"/>
                <w:szCs w:val="16"/>
                <w:lang w:val="en-GB"/>
              </w:rPr>
              <w:t xml:space="preserve"> </w:t>
            </w:r>
          </w:p>
        </w:tc>
        <w:tc>
          <w:tcPr>
            <w:tcW w:w="1890" w:type="dxa"/>
            <w:tcBorders>
              <w:top w:val="single" w:sz="6" w:space="0" w:color="auto"/>
              <w:left w:val="single" w:sz="6" w:space="0" w:color="auto"/>
              <w:bottom w:val="single" w:sz="6" w:space="0" w:color="auto"/>
              <w:right w:val="single" w:sz="6" w:space="0" w:color="auto"/>
            </w:tcBorders>
          </w:tcPr>
          <w:p w14:paraId="247905D7" w14:textId="77777777" w:rsidR="00B271C8" w:rsidRPr="00014E44" w:rsidRDefault="00B271C8" w:rsidP="00DE1185">
            <w:pPr>
              <w:pStyle w:val="CellBody"/>
              <w:rPr>
                <w:rFonts w:ascii="Arial Narrow" w:hAnsi="Arial Narrow" w:cs="Arial"/>
                <w:color w:val="auto"/>
                <w:sz w:val="16"/>
                <w:szCs w:val="16"/>
                <w:lang w:val="en-GB"/>
              </w:rPr>
            </w:pPr>
          </w:p>
          <w:p w14:paraId="57D10528" w14:textId="73C6961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Maximum 40 barg</w:t>
            </w:r>
          </w:p>
          <w:p w14:paraId="55447A66" w14:textId="042EB03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pipe wall thickness)</w:t>
            </w:r>
          </w:p>
          <w:p w14:paraId="4832B5D8" w14:textId="77777777" w:rsidR="00B271C8" w:rsidRPr="00014E44" w:rsidRDefault="00B271C8" w:rsidP="00DE1185">
            <w:pPr>
              <w:pStyle w:val="CellBody"/>
              <w:rPr>
                <w:rFonts w:ascii="Arial Narrow" w:hAnsi="Arial Narrow" w:cs="Arial"/>
                <w:color w:val="auto"/>
                <w:sz w:val="16"/>
                <w:szCs w:val="16"/>
                <w:lang w:val="en-GB"/>
              </w:rPr>
            </w:pPr>
          </w:p>
          <w:p w14:paraId="3F1889F3"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2B710286" w14:textId="77777777" w:rsidR="00B271C8" w:rsidRPr="00014E44" w:rsidRDefault="00B271C8" w:rsidP="00DE1185">
            <w:pPr>
              <w:pStyle w:val="CellBodyCentered"/>
              <w:rPr>
                <w:rFonts w:ascii="Arial Narrow" w:hAnsi="Arial Narrow" w:cs="Arial"/>
                <w:color w:val="auto"/>
                <w:sz w:val="16"/>
                <w:szCs w:val="16"/>
                <w:lang w:val="en-GB"/>
              </w:rPr>
            </w:pPr>
          </w:p>
          <w:p w14:paraId="297AA0F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607D750C" w14:textId="77777777" w:rsidR="00B271C8" w:rsidRPr="00014E44" w:rsidRDefault="00B271C8" w:rsidP="00DE1185">
            <w:pPr>
              <w:pStyle w:val="CellBodyCentered"/>
              <w:rPr>
                <w:rFonts w:ascii="Arial Narrow" w:hAnsi="Arial Narrow" w:cs="Arial"/>
                <w:color w:val="auto"/>
                <w:sz w:val="16"/>
                <w:szCs w:val="16"/>
                <w:lang w:val="en-GB"/>
              </w:rPr>
            </w:pPr>
          </w:p>
          <w:p w14:paraId="4800475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tc>
      </w:tr>
      <w:tr w:rsidR="00FA3851" w:rsidRPr="00014E44" w14:paraId="11F28DB4" w14:textId="77777777" w:rsidTr="0038396C">
        <w:tc>
          <w:tcPr>
            <w:tcW w:w="3322" w:type="dxa"/>
            <w:tcBorders>
              <w:top w:val="single" w:sz="6" w:space="0" w:color="auto"/>
              <w:left w:val="single" w:sz="6" w:space="0" w:color="auto"/>
              <w:bottom w:val="single" w:sz="6" w:space="0" w:color="auto"/>
              <w:right w:val="single" w:sz="6" w:space="0" w:color="auto"/>
            </w:tcBorders>
          </w:tcPr>
          <w:p w14:paraId="04F06E04" w14:textId="77777777" w:rsidR="00B271C8" w:rsidRPr="00014E44" w:rsidRDefault="00B271C8" w:rsidP="00DE1185">
            <w:pPr>
              <w:pStyle w:val="CellBody"/>
              <w:rPr>
                <w:rFonts w:ascii="Arial Narrow" w:hAnsi="Arial Narrow" w:cs="Arial"/>
                <w:color w:val="auto"/>
                <w:sz w:val="16"/>
                <w:szCs w:val="16"/>
                <w:lang w:val="en-GB"/>
              </w:rPr>
            </w:pPr>
          </w:p>
          <w:p w14:paraId="43430BCC" w14:textId="34037E88" w:rsidR="00B271C8" w:rsidRPr="00014E44" w:rsidRDefault="00B271C8" w:rsidP="00DE1185">
            <w:pPr>
              <w:pStyle w:val="CellBody"/>
              <w:rPr>
                <w:ins w:id="5517" w:author="Zhunisbayev, Olzhasbek A [Bolashak Atyrau Limited]" w:date="2022-06-12T22:36:00Z"/>
                <w:rFonts w:ascii="Arial Narrow" w:hAnsi="Arial Narrow" w:cs="Arial"/>
                <w:color w:val="auto"/>
                <w:sz w:val="16"/>
                <w:szCs w:val="16"/>
                <w:lang w:val="en-GB"/>
              </w:rPr>
            </w:pPr>
            <w:ins w:id="5518" w:author="Zhunisbayev, Olzhasbek A [Bolashak Atyrau Limited]" w:date="2022-06-12T22:36:00Z">
              <w:r w:rsidRPr="00014E44">
                <w:rPr>
                  <w:rFonts w:ascii="Arial Narrow" w:hAnsi="Arial Narrow" w:cs="Arial"/>
                  <w:color w:val="auto"/>
                  <w:sz w:val="16"/>
                  <w:szCs w:val="16"/>
                  <w:lang w:val="en-GB"/>
                </w:rPr>
                <w:t>CI – CHEMICAL INHIBITOR &amp;</w:t>
              </w:r>
            </w:ins>
            <w:r w:rsidRPr="00014E44">
              <w:rPr>
                <w:rFonts w:ascii="Arial Narrow" w:hAnsi="Arial Narrow" w:cs="Arial"/>
                <w:color w:val="auto"/>
                <w:sz w:val="16"/>
                <w:szCs w:val="16"/>
                <w:lang w:val="en-GB"/>
              </w:rPr>
              <w:t xml:space="preserve"> </w:t>
            </w:r>
            <w:ins w:id="5519" w:author="Zhunisbayev, Olzhasbek A [Bolashak Atyrau Limited]" w:date="2022-06-12T22:36:00Z">
              <w:r w:rsidRPr="00014E44">
                <w:rPr>
                  <w:rFonts w:ascii="Arial Narrow" w:hAnsi="Arial Narrow" w:cs="Arial"/>
                  <w:color w:val="auto"/>
                  <w:sz w:val="16"/>
                  <w:szCs w:val="16"/>
                  <w:lang w:val="en-GB"/>
                </w:rPr>
                <w:t>ANTI-SCALE</w:t>
              </w:r>
            </w:ins>
          </w:p>
          <w:p w14:paraId="6F976792" w14:textId="7E2858D0" w:rsidR="00B271C8" w:rsidRPr="00014E44" w:rsidRDefault="00B271C8" w:rsidP="00DE1185">
            <w:pPr>
              <w:pStyle w:val="CellBody"/>
              <w:rPr>
                <w:ins w:id="5520" w:author="Zhunisbayev, Olzhasbek A [Bolashak Atyrau Limited]" w:date="2022-06-12T22:36:00Z"/>
                <w:rFonts w:ascii="Arial Narrow" w:hAnsi="Arial Narrow" w:cs="Arial"/>
                <w:color w:val="auto"/>
                <w:sz w:val="16"/>
                <w:szCs w:val="16"/>
                <w:lang w:val="en-GB"/>
              </w:rPr>
            </w:pPr>
            <w:ins w:id="5521" w:author="Zhunisbayev, Olzhasbek A [Bolashak Atyrau Limited]" w:date="2022-06-12T22:36:00Z">
              <w:r w:rsidRPr="00014E44">
                <w:rPr>
                  <w:rFonts w:ascii="Arial Narrow" w:hAnsi="Arial Narrow" w:cs="Arial"/>
                  <w:color w:val="auto"/>
                  <w:sz w:val="16"/>
                  <w:szCs w:val="16"/>
                  <w:lang w:val="en-GB"/>
                </w:rPr>
                <w:t>DHC - DRAIN, HYDROCARBON</w:t>
              </w:r>
            </w:ins>
          </w:p>
          <w:p w14:paraId="16B93E96" w14:textId="17A9FE8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0D51D216" w14:textId="2D6D43E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16F54E7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WSR – SOUR WATER </w:t>
            </w:r>
          </w:p>
          <w:p w14:paraId="5BD0E999"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89E8AC4" w14:textId="77777777" w:rsidR="00B271C8" w:rsidRPr="00014E44" w:rsidRDefault="00B271C8" w:rsidP="00DE1185">
            <w:pPr>
              <w:pStyle w:val="CellBodyCentered"/>
              <w:rPr>
                <w:rFonts w:ascii="Arial Narrow" w:hAnsi="Arial Narrow" w:cs="Arial"/>
                <w:b/>
                <w:color w:val="auto"/>
                <w:sz w:val="16"/>
                <w:szCs w:val="16"/>
                <w:lang w:val="en-GB"/>
              </w:rPr>
            </w:pPr>
          </w:p>
          <w:p w14:paraId="753E6887"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600A80</w:t>
            </w:r>
          </w:p>
        </w:tc>
        <w:tc>
          <w:tcPr>
            <w:tcW w:w="450" w:type="dxa"/>
            <w:tcBorders>
              <w:top w:val="single" w:sz="6" w:space="0" w:color="auto"/>
              <w:left w:val="single" w:sz="6" w:space="0" w:color="auto"/>
              <w:bottom w:val="single" w:sz="6" w:space="0" w:color="auto"/>
              <w:right w:val="single" w:sz="6" w:space="0" w:color="auto"/>
            </w:tcBorders>
          </w:tcPr>
          <w:p w14:paraId="763CEF76" w14:textId="77777777" w:rsidR="00B271C8" w:rsidRPr="00014E44" w:rsidRDefault="00B271C8" w:rsidP="00DE1185">
            <w:pPr>
              <w:pStyle w:val="CellBodyCentered"/>
              <w:rPr>
                <w:rFonts w:ascii="Arial Narrow" w:hAnsi="Arial Narrow" w:cs="Arial"/>
                <w:color w:val="auto"/>
                <w:sz w:val="16"/>
                <w:szCs w:val="16"/>
                <w:lang w:val="en-GB"/>
              </w:rPr>
            </w:pPr>
          </w:p>
          <w:p w14:paraId="1ABB7BC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25884927"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786B180F" w14:textId="77777777" w:rsidR="00B271C8" w:rsidRPr="00014E44" w:rsidRDefault="00B271C8" w:rsidP="00DE1185">
            <w:pPr>
              <w:pStyle w:val="CellBodyCentered"/>
              <w:rPr>
                <w:rFonts w:ascii="Arial Narrow" w:hAnsi="Arial Narrow" w:cs="Arial"/>
                <w:color w:val="auto"/>
                <w:sz w:val="16"/>
                <w:szCs w:val="16"/>
                <w:lang w:val="en-GB"/>
              </w:rPr>
            </w:pPr>
          </w:p>
          <w:p w14:paraId="3F86EEC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INC 825 CRA </w:t>
            </w:r>
          </w:p>
          <w:p w14:paraId="368462AD" w14:textId="77777777" w:rsidR="00B271C8" w:rsidRPr="00A13364" w:rsidRDefault="00B271C8" w:rsidP="00DE1185">
            <w:pPr>
              <w:pStyle w:val="CellBodyCentered"/>
              <w:rPr>
                <w:rFonts w:ascii="Arial Narrow" w:hAnsi="Arial Narrow" w:cs="Arial"/>
                <w:color w:val="auto"/>
                <w:sz w:val="16"/>
                <w:szCs w:val="16"/>
                <w:lang w:val="kk-KZ"/>
              </w:rPr>
            </w:pPr>
          </w:p>
          <w:p w14:paraId="0FCA5AC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6108FBD3" w14:textId="77777777" w:rsidR="00B271C8" w:rsidRPr="00014E44" w:rsidRDefault="00B271C8" w:rsidP="00DE1185">
            <w:pPr>
              <w:pStyle w:val="CellBodyCentered"/>
              <w:rPr>
                <w:rFonts w:ascii="Arial Narrow" w:hAnsi="Arial Narrow" w:cs="Arial"/>
                <w:color w:val="auto"/>
                <w:sz w:val="16"/>
                <w:szCs w:val="16"/>
                <w:lang w:val="en-GB"/>
              </w:rPr>
            </w:pPr>
          </w:p>
          <w:p w14:paraId="30B1B9B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600</w:t>
            </w:r>
          </w:p>
          <w:p w14:paraId="2D2DDF0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53D1983C" w14:textId="77777777" w:rsidR="00B271C8" w:rsidRPr="00014E44" w:rsidRDefault="00B271C8" w:rsidP="00DE1185">
            <w:pPr>
              <w:pStyle w:val="CellBodyCentered"/>
              <w:rPr>
                <w:rFonts w:ascii="Arial Narrow" w:hAnsi="Arial Narrow" w:cs="Arial"/>
                <w:color w:val="auto"/>
                <w:sz w:val="16"/>
                <w:szCs w:val="16"/>
                <w:lang w:val="en-GB"/>
              </w:rPr>
            </w:pPr>
          </w:p>
          <w:p w14:paraId="2ACA1256" w14:textId="1091F6BB"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22" w:author="Zhunisbayev, Olzhasbek A [Bolashak Atyrau Limited]" w:date="2022-09-18T20:44:00Z">
              <w:r w:rsidRPr="00014E44" w:rsidDel="00EE529F">
                <w:rPr>
                  <w:rFonts w:ascii="Arial Narrow" w:hAnsi="Arial Narrow" w:cs="Arial"/>
                  <w:color w:val="auto"/>
                  <w:sz w:val="16"/>
                  <w:szCs w:val="16"/>
                  <w:lang w:val="en-GB"/>
                </w:rPr>
                <w:delText xml:space="preserve">46 </w:delText>
              </w:r>
            </w:del>
            <w:ins w:id="5523" w:author="Zhunisbayev, Olzhasbek A [Bolashak Atyrau Limited]" w:date="2022-09-18T20:44: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+230°C</w:t>
            </w:r>
          </w:p>
        </w:tc>
        <w:tc>
          <w:tcPr>
            <w:tcW w:w="1890" w:type="dxa"/>
            <w:tcBorders>
              <w:top w:val="single" w:sz="6" w:space="0" w:color="auto"/>
              <w:left w:val="single" w:sz="6" w:space="0" w:color="auto"/>
              <w:bottom w:val="single" w:sz="6" w:space="0" w:color="auto"/>
              <w:right w:val="single" w:sz="6" w:space="0" w:color="auto"/>
            </w:tcBorders>
          </w:tcPr>
          <w:p w14:paraId="252E2D3C" w14:textId="77777777" w:rsidR="00B271C8" w:rsidRPr="00014E44" w:rsidRDefault="00B271C8" w:rsidP="00DE1185">
            <w:pPr>
              <w:pStyle w:val="CellBody"/>
              <w:rPr>
                <w:rFonts w:ascii="Arial Narrow" w:hAnsi="Arial Narrow" w:cs="Arial"/>
                <w:color w:val="auto"/>
                <w:sz w:val="16"/>
                <w:szCs w:val="16"/>
                <w:lang w:val="en-GB"/>
              </w:rPr>
            </w:pPr>
          </w:p>
          <w:p w14:paraId="778A0EEA" w14:textId="77777777" w:rsidR="00B271C8" w:rsidRPr="00014E44" w:rsidRDefault="00B271C8" w:rsidP="00DE1185">
            <w:pPr>
              <w:pStyle w:val="CellBody"/>
              <w:rPr>
                <w:rFonts w:ascii="Arial Narrow" w:hAnsi="Arial Narrow" w:cs="Arial"/>
                <w:color w:val="auto"/>
                <w:sz w:val="16"/>
                <w:szCs w:val="16"/>
                <w:u w:val="single"/>
              </w:rPr>
            </w:pPr>
            <w:r w:rsidRPr="00014E44">
              <w:rPr>
                <w:rFonts w:ascii="Arial Narrow" w:hAnsi="Arial Narrow" w:cs="Arial"/>
                <w:color w:val="auto"/>
                <w:sz w:val="16"/>
                <w:szCs w:val="16"/>
                <w:u w:val="single"/>
                <w:lang w:val="en-GB"/>
              </w:rPr>
              <w:t>Per ASME B16.5, matl. group 3.8</w:t>
            </w:r>
          </w:p>
          <w:p w14:paraId="066B291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5813F10E" w14:textId="699B9506" w:rsidR="00B271C8" w:rsidRPr="00014E44" w:rsidRDefault="0018324D"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w:t>
            </w:r>
            <w:del w:id="552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525"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rPr>
              <w:t xml:space="preserve"> to 38°C = 103.4 barg</w:t>
            </w:r>
          </w:p>
          <w:p w14:paraId="10138B8B" w14:textId="10B0E37F"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103.4 barg</w:t>
            </w:r>
          </w:p>
          <w:p w14:paraId="58DD04B9" w14:textId="6D142A38"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100°C = 103 barg</w:t>
            </w:r>
          </w:p>
          <w:p w14:paraId="320B1403" w14:textId="612689B2"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150°C = 100.3 barg</w:t>
            </w:r>
          </w:p>
          <w:p w14:paraId="6E0B72A8" w14:textId="1E7D667B"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200°C = 96.7 barg</w:t>
            </w:r>
          </w:p>
          <w:p w14:paraId="7EF84E7B" w14:textId="4BD136FA"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230°C = 94.3 barg</w:t>
            </w:r>
          </w:p>
          <w:p w14:paraId="7BCDB7DC" w14:textId="77777777" w:rsidR="00B271C8" w:rsidRPr="00014E44" w:rsidRDefault="00B271C8" w:rsidP="00DE1185">
            <w:pPr>
              <w:pStyle w:val="CellBody"/>
              <w:rPr>
                <w:rFonts w:ascii="Arial Narrow" w:hAnsi="Arial Narrow" w:cs="Arial"/>
                <w:color w:val="auto"/>
                <w:sz w:val="16"/>
                <w:szCs w:val="16"/>
              </w:rPr>
            </w:pPr>
          </w:p>
          <w:p w14:paraId="5DD89130" w14:textId="77777777" w:rsidR="00B271C8" w:rsidRPr="00014E44" w:rsidRDefault="00B271C8" w:rsidP="00DE1185">
            <w:pPr>
              <w:pStyle w:val="CellBody"/>
              <w:rPr>
                <w:ins w:id="5526" w:author="Zhunisbayev, Olzhasbek A [Bolashak Atyrau Limited]" w:date="2022-06-12T22:37:00Z"/>
                <w:rFonts w:ascii="Arial Narrow" w:hAnsi="Arial Narrow" w:cs="Arial"/>
                <w:color w:val="auto"/>
                <w:sz w:val="16"/>
                <w:szCs w:val="16"/>
                <w:lang w:val="en-GB"/>
              </w:rPr>
            </w:pPr>
            <w:ins w:id="5527" w:author="Zhunisbayev, Olzhasbek A [Bolashak Atyrau Limited]" w:date="2022-06-12T22:37:00Z">
              <w:r w:rsidRPr="00014E44">
                <w:rPr>
                  <w:rFonts w:ascii="Arial Narrow" w:hAnsi="Arial Narrow" w:cs="Arial"/>
                  <w:color w:val="auto"/>
                  <w:sz w:val="16"/>
                  <w:szCs w:val="16"/>
                  <w:lang w:val="en-GB"/>
                </w:rPr>
                <w:t>36” (limited by flange ratings)</w:t>
              </w:r>
            </w:ins>
          </w:p>
          <w:p w14:paraId="2CEAABB5" w14:textId="77777777" w:rsidR="00B271C8" w:rsidRPr="00014E44" w:rsidRDefault="00B271C8" w:rsidP="00DE1185">
            <w:pPr>
              <w:pStyle w:val="CellBody"/>
              <w:rPr>
                <w:rFonts w:ascii="Arial Narrow" w:hAnsi="Arial Narrow" w:cs="Arial"/>
                <w:color w:val="auto"/>
                <w:sz w:val="16"/>
                <w:szCs w:val="16"/>
                <w:lang w:val="en-GB"/>
              </w:rPr>
            </w:pPr>
            <w:ins w:id="5528" w:author="Zhunisbayev, Olzhasbek A [Bolashak Atyrau Limited]" w:date="2022-06-12T22:37:00Z">
              <w:r w:rsidRPr="00014E44">
                <w:rPr>
                  <w:rFonts w:ascii="Arial Narrow" w:hAnsi="Arial Narrow" w:cs="Arial"/>
                  <w:color w:val="auto"/>
                  <w:sz w:val="16"/>
                  <w:szCs w:val="16"/>
                  <w:lang w:val="en-GB"/>
                </w:rPr>
                <w:t>Max at 230°C = 93.0 barg</w:t>
              </w:r>
            </w:ins>
          </w:p>
          <w:p w14:paraId="075BF211" w14:textId="5846D5DF"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6D622E12" w14:textId="77777777" w:rsidR="00B271C8" w:rsidRPr="00014E44" w:rsidRDefault="00B271C8" w:rsidP="00DE1185">
            <w:pPr>
              <w:pStyle w:val="CellBodyCentered"/>
              <w:rPr>
                <w:rFonts w:ascii="Arial Narrow" w:hAnsi="Arial Narrow" w:cs="Arial"/>
                <w:color w:val="auto"/>
                <w:sz w:val="16"/>
                <w:szCs w:val="16"/>
                <w:lang w:val="en-GB"/>
              </w:rPr>
            </w:pPr>
          </w:p>
          <w:p w14:paraId="6A8E55B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717AF39E" w14:textId="77777777" w:rsidR="00B271C8" w:rsidRPr="00014E44" w:rsidRDefault="00B271C8" w:rsidP="00DE1185">
            <w:pPr>
              <w:pStyle w:val="CellBodyCentered"/>
              <w:rPr>
                <w:rFonts w:ascii="Arial Narrow" w:hAnsi="Arial Narrow" w:cs="Arial"/>
                <w:color w:val="auto"/>
                <w:sz w:val="16"/>
                <w:szCs w:val="16"/>
                <w:lang w:val="en-GB"/>
              </w:rPr>
            </w:pPr>
          </w:p>
          <w:p w14:paraId="14E0DFB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7B0B088F" w14:textId="77777777" w:rsidTr="0038396C">
        <w:tc>
          <w:tcPr>
            <w:tcW w:w="3322" w:type="dxa"/>
            <w:tcBorders>
              <w:top w:val="single" w:sz="6" w:space="0" w:color="auto"/>
              <w:left w:val="single" w:sz="6" w:space="0" w:color="auto"/>
              <w:bottom w:val="single" w:sz="6" w:space="0" w:color="auto"/>
              <w:right w:val="single" w:sz="6" w:space="0" w:color="auto"/>
            </w:tcBorders>
          </w:tcPr>
          <w:p w14:paraId="2132E44C" w14:textId="77777777" w:rsidR="00B271C8" w:rsidRPr="00014E44" w:rsidRDefault="00B271C8" w:rsidP="00DE1185">
            <w:pPr>
              <w:pStyle w:val="CellBody"/>
              <w:rPr>
                <w:rFonts w:ascii="Arial Narrow" w:hAnsi="Arial Narrow" w:cs="Arial"/>
                <w:color w:val="auto"/>
                <w:sz w:val="16"/>
                <w:szCs w:val="16"/>
                <w:lang w:val="en-GB"/>
              </w:rPr>
            </w:pPr>
          </w:p>
          <w:p w14:paraId="6438692A" w14:textId="76F810DF" w:rsidR="00B271C8" w:rsidRPr="00014E44" w:rsidRDefault="00B271C8" w:rsidP="00DE1185">
            <w:pPr>
              <w:pStyle w:val="CellBody"/>
              <w:rPr>
                <w:ins w:id="5529" w:author="Zhunisbayev, Olzhasbek A [Bolashak Atyrau Limited]" w:date="2022-06-12T22:37:00Z"/>
                <w:rFonts w:ascii="Arial Narrow" w:hAnsi="Arial Narrow" w:cs="Arial"/>
                <w:color w:val="auto"/>
                <w:sz w:val="16"/>
                <w:szCs w:val="16"/>
                <w:lang w:val="en-GB"/>
              </w:rPr>
            </w:pPr>
            <w:ins w:id="5530" w:author="Zhunisbayev, Olzhasbek A [Bolashak Atyrau Limited]" w:date="2022-06-12T22:37:00Z">
              <w:r w:rsidRPr="00014E44">
                <w:rPr>
                  <w:rFonts w:ascii="Arial Narrow" w:hAnsi="Arial Narrow" w:cs="Arial"/>
                  <w:color w:val="auto"/>
                  <w:sz w:val="16"/>
                  <w:szCs w:val="16"/>
                  <w:lang w:val="en-GB"/>
                </w:rPr>
                <w:t>DHC – DRAIN, HYDROCARBON</w:t>
              </w:r>
            </w:ins>
          </w:p>
          <w:p w14:paraId="7AF9A617" w14:textId="57039DE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246F6285" w14:textId="77777777" w:rsidR="00B271C8" w:rsidRPr="00014E44" w:rsidRDefault="00B271C8" w:rsidP="00DE1185">
            <w:pPr>
              <w:pStyle w:val="CellBody"/>
              <w:rPr>
                <w:ins w:id="5531" w:author="Zhunisbayev, Olzhasbek A [Bolashak Atyrau Limited]" w:date="2022-06-12T22:38:00Z"/>
                <w:rFonts w:ascii="Arial Narrow" w:hAnsi="Arial Narrow" w:cs="Arial"/>
                <w:color w:val="auto"/>
                <w:sz w:val="16"/>
                <w:szCs w:val="16"/>
                <w:lang w:val="en-GB"/>
              </w:rPr>
            </w:pPr>
            <w:ins w:id="5532" w:author="Zhunisbayev, Olzhasbek A [Bolashak Atyrau Limited]" w:date="2022-06-12T22:38:00Z">
              <w:r w:rsidRPr="00014E44">
                <w:rPr>
                  <w:rFonts w:ascii="Arial Narrow" w:hAnsi="Arial Narrow" w:cs="Arial"/>
                  <w:color w:val="auto"/>
                  <w:sz w:val="16"/>
                  <w:szCs w:val="16"/>
                  <w:lang w:val="en-GB"/>
                </w:rPr>
                <w:t>FM- METHANOL</w:t>
              </w:r>
            </w:ins>
          </w:p>
          <w:p w14:paraId="455B3E79" w14:textId="60234322" w:rsidR="00B271C8" w:rsidRPr="00014E44" w:rsidRDefault="00B271C8" w:rsidP="00DE1185">
            <w:pPr>
              <w:pStyle w:val="CellBody"/>
              <w:rPr>
                <w:rFonts w:ascii="Arial Narrow" w:hAnsi="Arial Narrow" w:cs="Arial"/>
                <w:color w:val="auto"/>
                <w:sz w:val="16"/>
                <w:szCs w:val="16"/>
                <w:lang w:val="en-GB"/>
              </w:rPr>
            </w:pPr>
            <w:ins w:id="5533" w:author="Zhunisbayev, Olzhasbek A [Bolashak Atyrau Limited]" w:date="2022-06-12T22:38:00Z">
              <w:r w:rsidRPr="00014E44">
                <w:rPr>
                  <w:rFonts w:ascii="Arial Narrow" w:hAnsi="Arial Narrow" w:cs="Arial"/>
                  <w:color w:val="auto"/>
                  <w:sz w:val="16"/>
                  <w:szCs w:val="16"/>
                  <w:lang w:val="en-GB"/>
                </w:rPr>
                <w:t>WSR - SOUR WATER</w:t>
              </w:r>
            </w:ins>
          </w:p>
        </w:tc>
        <w:tc>
          <w:tcPr>
            <w:tcW w:w="720" w:type="dxa"/>
            <w:tcBorders>
              <w:top w:val="single" w:sz="6" w:space="0" w:color="auto"/>
              <w:left w:val="single" w:sz="6" w:space="0" w:color="auto"/>
              <w:bottom w:val="single" w:sz="6" w:space="0" w:color="auto"/>
              <w:right w:val="single" w:sz="6" w:space="0" w:color="auto"/>
            </w:tcBorders>
          </w:tcPr>
          <w:p w14:paraId="587894AD" w14:textId="77777777" w:rsidR="00B271C8" w:rsidRPr="00014E44" w:rsidRDefault="00B271C8" w:rsidP="00DE1185">
            <w:pPr>
              <w:pStyle w:val="CellBodyCentered"/>
              <w:rPr>
                <w:rFonts w:ascii="Arial Narrow" w:hAnsi="Arial Narrow" w:cs="Arial"/>
                <w:b/>
                <w:color w:val="auto"/>
                <w:sz w:val="16"/>
                <w:szCs w:val="16"/>
                <w:lang w:val="en-GB"/>
              </w:rPr>
            </w:pPr>
          </w:p>
          <w:p w14:paraId="24ECA031"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600C80</w:t>
            </w:r>
          </w:p>
        </w:tc>
        <w:tc>
          <w:tcPr>
            <w:tcW w:w="450" w:type="dxa"/>
            <w:tcBorders>
              <w:top w:val="single" w:sz="6" w:space="0" w:color="auto"/>
              <w:left w:val="single" w:sz="6" w:space="0" w:color="auto"/>
              <w:bottom w:val="single" w:sz="6" w:space="0" w:color="auto"/>
              <w:right w:val="single" w:sz="6" w:space="0" w:color="auto"/>
            </w:tcBorders>
          </w:tcPr>
          <w:p w14:paraId="24CA4E7F" w14:textId="77777777" w:rsidR="00B271C8" w:rsidRPr="00014E44" w:rsidRDefault="00B271C8" w:rsidP="00DE1185">
            <w:pPr>
              <w:pStyle w:val="CellBodyCentered"/>
              <w:rPr>
                <w:rFonts w:ascii="Arial Narrow" w:hAnsi="Arial Narrow" w:cs="Arial"/>
                <w:color w:val="auto"/>
                <w:sz w:val="16"/>
                <w:szCs w:val="16"/>
                <w:lang w:val="en-GB"/>
              </w:rPr>
            </w:pPr>
          </w:p>
          <w:p w14:paraId="003217B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tc>
        <w:tc>
          <w:tcPr>
            <w:tcW w:w="1080" w:type="dxa"/>
            <w:tcBorders>
              <w:top w:val="single" w:sz="6" w:space="0" w:color="auto"/>
              <w:left w:val="single" w:sz="6" w:space="0" w:color="auto"/>
              <w:bottom w:val="single" w:sz="6" w:space="0" w:color="auto"/>
              <w:right w:val="single" w:sz="6" w:space="0" w:color="auto"/>
            </w:tcBorders>
          </w:tcPr>
          <w:p w14:paraId="1CC35B3C" w14:textId="77777777" w:rsidR="00B271C8" w:rsidRPr="00014E44" w:rsidRDefault="00B271C8" w:rsidP="00DE1185">
            <w:pPr>
              <w:pStyle w:val="CellBodyCentered"/>
              <w:rPr>
                <w:rFonts w:ascii="Arial Narrow" w:hAnsi="Arial Narrow" w:cs="Arial"/>
                <w:color w:val="auto"/>
                <w:sz w:val="16"/>
                <w:szCs w:val="16"/>
                <w:lang w:val="en-GB"/>
              </w:rPr>
            </w:pPr>
          </w:p>
          <w:p w14:paraId="66E1E523" w14:textId="77777777" w:rsidR="00271DFD" w:rsidRPr="001549BC" w:rsidRDefault="00271DFD" w:rsidP="00DE1185">
            <w:pPr>
              <w:pStyle w:val="CellBodyCentered"/>
              <w:rPr>
                <w:ins w:id="5534"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LTCS + ALLOY</w:t>
            </w:r>
            <w:ins w:id="5535" w:author="Zhunisbayev, Olzhasbek [Bolashak Atyrau Limited]" w:date="2024-05-08T22:20:00Z">
              <w:r w:rsidRPr="006759B5">
                <w:rPr>
                  <w:rFonts w:ascii="Arial Narrow" w:hAnsi="Arial Narrow" w:cs="Arial"/>
                  <w:color w:val="auto"/>
                  <w:sz w:val="16"/>
                  <w:szCs w:val="16"/>
                </w:rPr>
                <w:t xml:space="preserve"> 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6076AA7A" w14:textId="77777777" w:rsidR="00B271C8" w:rsidRPr="00014E44" w:rsidRDefault="00B271C8" w:rsidP="00DE1185">
            <w:pPr>
              <w:pStyle w:val="CellBodyCentered"/>
              <w:rPr>
                <w:rFonts w:ascii="Arial Narrow" w:hAnsi="Arial Narrow" w:cs="Arial"/>
                <w:color w:val="auto"/>
                <w:sz w:val="16"/>
                <w:szCs w:val="16"/>
                <w:lang w:val="en-GB"/>
              </w:rPr>
            </w:pPr>
          </w:p>
          <w:p w14:paraId="4376E6E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438625C8" w14:textId="77777777" w:rsidR="00B271C8" w:rsidRPr="00014E44" w:rsidRDefault="00B271C8" w:rsidP="00DE1185">
            <w:pPr>
              <w:pStyle w:val="CellBodyCentered"/>
              <w:rPr>
                <w:rFonts w:ascii="Arial Narrow" w:hAnsi="Arial Narrow" w:cs="Arial"/>
                <w:color w:val="auto"/>
                <w:sz w:val="16"/>
                <w:szCs w:val="16"/>
                <w:lang w:val="en-GB"/>
              </w:rPr>
            </w:pPr>
          </w:p>
          <w:p w14:paraId="0C64440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600</w:t>
            </w:r>
          </w:p>
          <w:p w14:paraId="7D924FE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711033D2" w14:textId="77777777" w:rsidR="00B271C8" w:rsidRPr="00014E44" w:rsidRDefault="00B271C8" w:rsidP="00DE1185">
            <w:pPr>
              <w:pStyle w:val="CellBodyCentered"/>
              <w:rPr>
                <w:rFonts w:ascii="Arial Narrow" w:hAnsi="Arial Narrow" w:cs="Arial"/>
                <w:color w:val="auto"/>
                <w:sz w:val="16"/>
                <w:szCs w:val="16"/>
                <w:lang w:val="en-GB"/>
              </w:rPr>
            </w:pPr>
          </w:p>
          <w:p w14:paraId="15A0F681" w14:textId="7C80CDC8"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36"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537"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+200°C</w:t>
            </w:r>
          </w:p>
        </w:tc>
        <w:tc>
          <w:tcPr>
            <w:tcW w:w="1890" w:type="dxa"/>
            <w:tcBorders>
              <w:top w:val="single" w:sz="6" w:space="0" w:color="auto"/>
              <w:left w:val="single" w:sz="6" w:space="0" w:color="auto"/>
              <w:bottom w:val="single" w:sz="6" w:space="0" w:color="auto"/>
              <w:right w:val="single" w:sz="6" w:space="0" w:color="auto"/>
            </w:tcBorders>
          </w:tcPr>
          <w:p w14:paraId="5B1D660A" w14:textId="77777777" w:rsidR="00B271C8" w:rsidRPr="00014E44" w:rsidRDefault="00B271C8" w:rsidP="00DE1185">
            <w:pPr>
              <w:pStyle w:val="CellBody"/>
              <w:rPr>
                <w:rFonts w:ascii="Arial Narrow" w:hAnsi="Arial Narrow" w:cs="Arial"/>
                <w:color w:val="auto"/>
                <w:sz w:val="16"/>
                <w:szCs w:val="16"/>
                <w:lang w:val="en-GB"/>
              </w:rPr>
            </w:pPr>
          </w:p>
          <w:p w14:paraId="11E069CC"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1.1</w:t>
            </w:r>
          </w:p>
          <w:p w14:paraId="69477A9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7637F27C" w14:textId="3C40461E"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38"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539"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38°C = 102.1 barg</w:t>
            </w:r>
          </w:p>
          <w:p w14:paraId="5B5E7F3F" w14:textId="08CEB6D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50°C = 100.2 barg</w:t>
            </w:r>
          </w:p>
          <w:p w14:paraId="53448BFF" w14:textId="7D49ADB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100°C = 93.2 barg</w:t>
            </w:r>
          </w:p>
          <w:p w14:paraId="07BB9600" w14:textId="0E9B6F7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150°C = 90.2 barg</w:t>
            </w:r>
          </w:p>
          <w:p w14:paraId="499ADFF7" w14:textId="7C0F5A60" w:rsidR="00B271C8"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200°C = 87.6 barg</w:t>
            </w:r>
          </w:p>
          <w:p w14:paraId="48F94226" w14:textId="23B82900" w:rsidR="00B86A62" w:rsidRPr="00014E44" w:rsidRDefault="00B86A62"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1D6B9AA0" w14:textId="77777777" w:rsidR="00B271C8" w:rsidRPr="00014E44" w:rsidRDefault="00B271C8" w:rsidP="00DE1185">
            <w:pPr>
              <w:pStyle w:val="CellBodyCentered"/>
              <w:rPr>
                <w:rFonts w:ascii="Arial Narrow" w:hAnsi="Arial Narrow" w:cs="Arial"/>
                <w:color w:val="auto"/>
                <w:sz w:val="16"/>
                <w:szCs w:val="16"/>
              </w:rPr>
            </w:pPr>
          </w:p>
          <w:p w14:paraId="4417B867"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YES</w:t>
            </w:r>
          </w:p>
          <w:p w14:paraId="5D0A1DCF" w14:textId="419A852D" w:rsidR="00B271C8" w:rsidRPr="00014E44" w:rsidRDefault="00B271C8" w:rsidP="00DE1185">
            <w:pPr>
              <w:pStyle w:val="CellBodyCentered"/>
              <w:rPr>
                <w:rFonts w:ascii="Arial Narrow" w:hAnsi="Arial Narrow" w:cs="Arial"/>
                <w:color w:val="auto"/>
                <w:sz w:val="16"/>
                <w:szCs w:val="16"/>
              </w:rPr>
            </w:pPr>
            <w:r>
              <w:rPr>
                <w:rFonts w:ascii="Arial Narrow" w:hAnsi="Arial Narrow" w:cs="Arial"/>
                <w:color w:val="auto"/>
                <w:sz w:val="16"/>
                <w:szCs w:val="16"/>
                <w:lang w:val="en-GB"/>
              </w:rPr>
              <w:t>for</w:t>
            </w:r>
            <w:r w:rsidRPr="00014E44">
              <w:rPr>
                <w:rFonts w:ascii="Arial Narrow" w:hAnsi="Arial Narrow" w:cs="Arial"/>
                <w:color w:val="auto"/>
                <w:sz w:val="16"/>
                <w:szCs w:val="16"/>
                <w:lang w:val="en-GB"/>
              </w:rPr>
              <w:t xml:space="preserve"> 4”</w:t>
            </w:r>
            <w:r>
              <w:rPr>
                <w:rFonts w:ascii="Arial Narrow" w:hAnsi="Arial Narrow" w:cs="Arial"/>
                <w:color w:val="auto"/>
                <w:sz w:val="16"/>
                <w:szCs w:val="16"/>
                <w:lang w:val="en-GB"/>
              </w:rPr>
              <w:t xml:space="preserve"> and larger</w:t>
            </w:r>
          </w:p>
        </w:tc>
        <w:tc>
          <w:tcPr>
            <w:tcW w:w="418" w:type="dxa"/>
            <w:tcBorders>
              <w:top w:val="single" w:sz="6" w:space="0" w:color="auto"/>
              <w:left w:val="single" w:sz="6" w:space="0" w:color="auto"/>
              <w:bottom w:val="single" w:sz="6" w:space="0" w:color="auto"/>
              <w:right w:val="single" w:sz="6" w:space="0" w:color="auto"/>
            </w:tcBorders>
          </w:tcPr>
          <w:p w14:paraId="68267898" w14:textId="77777777" w:rsidR="00B271C8" w:rsidRPr="00014E44" w:rsidRDefault="00B271C8" w:rsidP="00DE1185">
            <w:pPr>
              <w:pStyle w:val="CellBodyCentered"/>
              <w:rPr>
                <w:rFonts w:ascii="Arial Narrow" w:hAnsi="Arial Narrow" w:cs="Arial"/>
                <w:color w:val="auto"/>
                <w:sz w:val="16"/>
                <w:szCs w:val="16"/>
                <w:lang w:val="en-GB"/>
              </w:rPr>
            </w:pPr>
          </w:p>
          <w:p w14:paraId="26ED5CB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3B8581DD" w14:textId="77777777" w:rsidTr="0038396C">
        <w:tc>
          <w:tcPr>
            <w:tcW w:w="3322" w:type="dxa"/>
            <w:tcBorders>
              <w:top w:val="single" w:sz="6" w:space="0" w:color="auto"/>
              <w:left w:val="single" w:sz="6" w:space="0" w:color="auto"/>
              <w:bottom w:val="single" w:sz="6" w:space="0" w:color="auto"/>
              <w:right w:val="single" w:sz="6" w:space="0" w:color="auto"/>
            </w:tcBorders>
          </w:tcPr>
          <w:p w14:paraId="6001118F" w14:textId="77777777" w:rsidR="00B271C8" w:rsidRPr="00014E44" w:rsidRDefault="00B271C8" w:rsidP="00DE1185">
            <w:pPr>
              <w:pStyle w:val="CellBody"/>
              <w:rPr>
                <w:rFonts w:ascii="Arial Narrow" w:hAnsi="Arial Narrow" w:cs="Arial"/>
                <w:color w:val="auto"/>
                <w:sz w:val="16"/>
                <w:szCs w:val="16"/>
                <w:lang w:val="en-GB"/>
              </w:rPr>
            </w:pPr>
          </w:p>
          <w:p w14:paraId="240B772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BB – BOILER BLOWDOWN </w:t>
            </w:r>
          </w:p>
          <w:p w14:paraId="3E6DD8F8" w14:textId="073E7C9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2A5C95D7" w14:textId="4F1AD8A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3CED134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50E33F21" w14:textId="0E6217E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60FC26EC" w14:textId="3FB2627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DL-DRAIN, OILY WATER (OPEN)</w:t>
            </w:r>
          </w:p>
          <w:p w14:paraId="446E1D67" w14:textId="770CD11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DMD – SLOP </w:t>
            </w:r>
            <w:r w:rsidR="0018324D" w:rsidRPr="00014E44">
              <w:rPr>
                <w:rFonts w:ascii="Arial Narrow" w:hAnsi="Arial Narrow" w:cs="Arial"/>
                <w:color w:val="auto"/>
                <w:sz w:val="16"/>
                <w:szCs w:val="16"/>
                <w:lang w:val="en-GB"/>
              </w:rPr>
              <w:t>METHANOL, DEA</w:t>
            </w:r>
          </w:p>
          <w:p w14:paraId="4F6AC0F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35A2CFF4" w14:textId="3305646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w:t>
            </w:r>
          </w:p>
          <w:p w14:paraId="4210880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FM – METHANOL</w:t>
            </w:r>
          </w:p>
          <w:p w14:paraId="0F402E5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GE - DESULFURISED GAS</w:t>
            </w:r>
          </w:p>
          <w:p w14:paraId="7CA7CD02" w14:textId="0C3E0B7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 GAS, HYDROCARBON VAPOUR</w:t>
            </w:r>
          </w:p>
          <w:p w14:paraId="67901566" w14:textId="7B4F377E" w:rsidR="00B271C8" w:rsidRPr="00014E44" w:rsidRDefault="00B271C8" w:rsidP="00DE1185">
            <w:pPr>
              <w:pStyle w:val="CellBody"/>
              <w:rPr>
                <w:ins w:id="5540" w:author="Zhunisbayev, Olzhasbek A [Bolashak Atyrau Limited]" w:date="2022-06-12T22:38:00Z"/>
                <w:rFonts w:ascii="Arial Narrow" w:hAnsi="Arial Narrow" w:cs="Arial"/>
                <w:color w:val="auto"/>
                <w:sz w:val="16"/>
                <w:szCs w:val="16"/>
                <w:lang w:val="en-GB"/>
              </w:rPr>
            </w:pPr>
            <w:ins w:id="5541" w:author="Zhunisbayev, Olzhasbek A [Bolashak Atyrau Limited]" w:date="2022-06-12T22:38:00Z">
              <w:r w:rsidRPr="00014E44">
                <w:rPr>
                  <w:rFonts w:ascii="Arial Narrow" w:hAnsi="Arial Narrow" w:cs="Arial"/>
                  <w:color w:val="auto"/>
                  <w:sz w:val="16"/>
                  <w:szCs w:val="16"/>
                  <w:lang w:val="en-GB"/>
                </w:rPr>
                <w:t>GHP – GAS INJECTION HIGH</w:t>
              </w:r>
            </w:ins>
            <w:r w:rsidRPr="00014E44">
              <w:rPr>
                <w:rFonts w:ascii="Arial Narrow" w:hAnsi="Arial Narrow" w:cs="Arial"/>
                <w:color w:val="auto"/>
                <w:sz w:val="16"/>
                <w:szCs w:val="16"/>
                <w:lang w:val="en-GB"/>
              </w:rPr>
              <w:t xml:space="preserve"> </w:t>
            </w:r>
            <w:ins w:id="5542" w:author="Zhunisbayev, Olzhasbek A [Bolashak Atyrau Limited]" w:date="2022-06-12T22:38:00Z">
              <w:r w:rsidRPr="00014E44">
                <w:rPr>
                  <w:rFonts w:ascii="Arial Narrow" w:hAnsi="Arial Narrow" w:cs="Arial"/>
                  <w:color w:val="auto"/>
                  <w:sz w:val="16"/>
                  <w:szCs w:val="16"/>
                  <w:lang w:val="en-GB"/>
                </w:rPr>
                <w:t>PRESSURE</w:t>
              </w:r>
            </w:ins>
          </w:p>
          <w:p w14:paraId="4C70C195" w14:textId="2F4AE71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GRC – RECYCLE GAS</w:t>
            </w:r>
          </w:p>
          <w:p w14:paraId="1CBF54B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GRI – REACTOR INLET GAS</w:t>
            </w:r>
          </w:p>
          <w:p w14:paraId="73218CF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GRK – REACTOR OFF GAS</w:t>
            </w:r>
          </w:p>
          <w:p w14:paraId="6FA42CE0" w14:textId="575480E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 (TIE-IN ONLY)</w:t>
            </w:r>
          </w:p>
          <w:p w14:paraId="085A890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GSL – SALES GAS</w:t>
            </w:r>
          </w:p>
          <w:p w14:paraId="1446E07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GW – WASTE GAS OFF GAS </w:t>
            </w:r>
          </w:p>
          <w:p w14:paraId="72E756E7" w14:textId="7B02718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NH – NITROGEN, HIGH PRESSURE</w:t>
            </w:r>
          </w:p>
          <w:p w14:paraId="34A85469" w14:textId="4AD38FF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NL-NITROGEN LOW PRESSURE</w:t>
            </w:r>
          </w:p>
          <w:p w14:paraId="7E0E7CA3" w14:textId="10E9253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0CD06E4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 – LUBE OIL</w:t>
            </w:r>
          </w:p>
          <w:p w14:paraId="332282F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PME – METHANE (DRY GAS)</w:t>
            </w:r>
          </w:p>
          <w:p w14:paraId="4E06FEE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lastRenderedPageBreak/>
              <w:t>SG – SEAL GAS</w:t>
            </w:r>
          </w:p>
          <w:p w14:paraId="0D3CC27B" w14:textId="3FE03BA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SHM – STEAM, HIGH / MEDIUM PRESSURE </w:t>
            </w:r>
          </w:p>
          <w:p w14:paraId="6EFDAEB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(SULPHUR ONLY)</w:t>
            </w:r>
          </w:p>
          <w:p w14:paraId="1525827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p>
          <w:p w14:paraId="76DFC26D" w14:textId="3E02FD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SM – STEAM MEDIUM PRESSURE</w:t>
            </w:r>
          </w:p>
          <w:p w14:paraId="28244D2B" w14:textId="14D6DDA7" w:rsidR="00B271C8" w:rsidRPr="00014E44" w:rsidRDefault="00B271C8" w:rsidP="00DE1185">
            <w:pPr>
              <w:pStyle w:val="CellBody"/>
              <w:ind w:left="450" w:hanging="450"/>
              <w:rPr>
                <w:rFonts w:ascii="Arial Narrow" w:hAnsi="Arial Narrow" w:cs="Arial"/>
                <w:color w:val="auto"/>
                <w:sz w:val="16"/>
                <w:szCs w:val="16"/>
                <w:lang w:val="en-GB"/>
              </w:rPr>
            </w:pPr>
            <w:r w:rsidRPr="00014E44">
              <w:rPr>
                <w:rFonts w:ascii="Arial Narrow" w:hAnsi="Arial Narrow" w:cs="Arial"/>
                <w:color w:val="auto"/>
                <w:sz w:val="16"/>
                <w:szCs w:val="16"/>
                <w:lang w:val="en-GB"/>
              </w:rPr>
              <w:t>THM – CONDENSATE, HIGH / MEDIUM PRESS.  (</w:t>
            </w:r>
            <w:r w:rsidR="00B86A62" w:rsidRPr="00014E44">
              <w:rPr>
                <w:rFonts w:ascii="Arial Narrow" w:hAnsi="Arial Narrow" w:cs="Arial"/>
                <w:color w:val="auto"/>
                <w:sz w:val="16"/>
                <w:szCs w:val="16"/>
                <w:lang w:val="en-GB"/>
              </w:rPr>
              <w:t>SULPHUR ONLY</w:t>
            </w:r>
            <w:r w:rsidRPr="00014E44">
              <w:rPr>
                <w:rFonts w:ascii="Arial Narrow" w:hAnsi="Arial Narrow" w:cs="Arial"/>
                <w:color w:val="auto"/>
                <w:sz w:val="16"/>
                <w:szCs w:val="16"/>
                <w:lang w:val="en-GB"/>
              </w:rPr>
              <w:t>)</w:t>
            </w:r>
          </w:p>
          <w:p w14:paraId="0DBB3CBC" w14:textId="540CBD1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 LOW PRESSURE</w:t>
            </w:r>
          </w:p>
          <w:p w14:paraId="525BA1CD" w14:textId="7BFC785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TM – CONDENSATE, MEDIUM PRESSURE</w:t>
            </w:r>
          </w:p>
          <w:p w14:paraId="6360FF76" w14:textId="70BC085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WBH - BOILER FEED WATER, HIGH PRESS.</w:t>
            </w:r>
          </w:p>
          <w:p w14:paraId="64DA0DE5" w14:textId="08D1CF8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WBL – BOILER FEED WATER, </w:t>
            </w:r>
            <w:r w:rsidR="00B86A62" w:rsidRPr="00014E44">
              <w:rPr>
                <w:rFonts w:ascii="Arial Narrow" w:hAnsi="Arial Narrow" w:cs="Arial"/>
                <w:color w:val="auto"/>
                <w:sz w:val="16"/>
                <w:szCs w:val="16"/>
                <w:lang w:val="en-GB"/>
              </w:rPr>
              <w:t>LOW PRESS</w:t>
            </w:r>
            <w:r w:rsidRPr="00014E44">
              <w:rPr>
                <w:rFonts w:ascii="Arial Narrow" w:hAnsi="Arial Narrow" w:cs="Arial"/>
                <w:color w:val="auto"/>
                <w:sz w:val="16"/>
                <w:szCs w:val="16"/>
                <w:lang w:val="en-GB"/>
              </w:rPr>
              <w:t>.</w:t>
            </w:r>
          </w:p>
          <w:p w14:paraId="1C53EFC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WE – EFFLUENT WATER</w:t>
            </w:r>
          </w:p>
          <w:p w14:paraId="5B23244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p w14:paraId="6E336FF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 TREATED WATER</w:t>
            </w:r>
          </w:p>
          <w:p w14:paraId="465C1F9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w:t>
            </w:r>
          </w:p>
        </w:tc>
        <w:tc>
          <w:tcPr>
            <w:tcW w:w="720" w:type="dxa"/>
            <w:tcBorders>
              <w:top w:val="single" w:sz="6" w:space="0" w:color="auto"/>
              <w:left w:val="single" w:sz="6" w:space="0" w:color="auto"/>
              <w:bottom w:val="single" w:sz="6" w:space="0" w:color="auto"/>
              <w:right w:val="single" w:sz="6" w:space="0" w:color="auto"/>
            </w:tcBorders>
          </w:tcPr>
          <w:p w14:paraId="5734C63C" w14:textId="77777777" w:rsidR="00B271C8" w:rsidRPr="00014E44" w:rsidRDefault="00B271C8" w:rsidP="00DE1185">
            <w:pPr>
              <w:pStyle w:val="CellBodyCentered"/>
              <w:rPr>
                <w:rFonts w:ascii="Arial Narrow" w:hAnsi="Arial Narrow" w:cs="Arial"/>
                <w:b/>
                <w:color w:val="auto"/>
                <w:sz w:val="16"/>
                <w:szCs w:val="16"/>
                <w:lang w:val="en-GB"/>
              </w:rPr>
            </w:pPr>
          </w:p>
          <w:p w14:paraId="1EA5D898"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600H21</w:t>
            </w:r>
          </w:p>
          <w:p w14:paraId="5B730F2A" w14:textId="77777777" w:rsidR="00B271C8" w:rsidRPr="00014E44" w:rsidRDefault="00B271C8" w:rsidP="00DE1185">
            <w:pPr>
              <w:pStyle w:val="CellBodyCentered"/>
              <w:rPr>
                <w:rFonts w:ascii="Arial Narrow" w:hAnsi="Arial Narrow" w:cs="Arial"/>
                <w:b/>
                <w:color w:val="auto"/>
                <w:sz w:val="16"/>
                <w:szCs w:val="16"/>
                <w:lang w:val="en-GB"/>
              </w:rPr>
            </w:pPr>
          </w:p>
          <w:p w14:paraId="6819B731" w14:textId="77777777" w:rsidR="00B271C8" w:rsidRPr="00014E44" w:rsidRDefault="00B271C8" w:rsidP="00DE1185">
            <w:pPr>
              <w:pStyle w:val="CellBodyCentered"/>
              <w:rPr>
                <w:rFonts w:ascii="Arial Narrow" w:hAnsi="Arial Narrow" w:cs="Arial"/>
                <w:b/>
                <w:color w:val="auto"/>
                <w:sz w:val="16"/>
                <w:szCs w:val="16"/>
                <w:lang w:val="en-GB"/>
              </w:rPr>
            </w:pPr>
          </w:p>
          <w:p w14:paraId="3D95B316" w14:textId="77777777" w:rsidR="00B271C8" w:rsidRPr="00014E44" w:rsidRDefault="00B271C8" w:rsidP="00DE1185">
            <w:pPr>
              <w:pStyle w:val="CellBodyCentered"/>
              <w:rPr>
                <w:rFonts w:ascii="Arial Narrow" w:hAnsi="Arial Narrow" w:cs="Arial"/>
                <w:b/>
                <w:color w:val="auto"/>
                <w:sz w:val="16"/>
                <w:szCs w:val="16"/>
                <w:lang w:val="en-GB"/>
              </w:rPr>
            </w:pPr>
          </w:p>
          <w:p w14:paraId="33041621" w14:textId="77777777" w:rsidR="00B271C8" w:rsidRPr="00014E44" w:rsidRDefault="00B271C8" w:rsidP="00DE1185">
            <w:pPr>
              <w:pStyle w:val="CellBodyCentered"/>
              <w:rPr>
                <w:rFonts w:ascii="Arial Narrow" w:hAnsi="Arial Narrow" w:cs="Arial"/>
                <w:b/>
                <w:color w:val="auto"/>
                <w:sz w:val="16"/>
                <w:szCs w:val="16"/>
                <w:lang w:val="en-GB"/>
              </w:rPr>
            </w:pPr>
          </w:p>
          <w:p w14:paraId="3ED1C03D" w14:textId="77777777" w:rsidR="00B271C8" w:rsidRPr="00014E44" w:rsidRDefault="00B271C8" w:rsidP="00DE1185">
            <w:pPr>
              <w:pStyle w:val="CellBodyCentered"/>
              <w:rPr>
                <w:rFonts w:ascii="Arial Narrow" w:hAnsi="Arial Narrow" w:cs="Arial"/>
                <w:b/>
                <w:color w:val="auto"/>
                <w:sz w:val="16"/>
                <w:szCs w:val="16"/>
                <w:lang w:val="en-GB"/>
              </w:rPr>
            </w:pPr>
          </w:p>
          <w:p w14:paraId="0FC8AC3F" w14:textId="77777777" w:rsidR="00B271C8" w:rsidRPr="00014E44" w:rsidRDefault="00B271C8" w:rsidP="00DE1185">
            <w:pPr>
              <w:pStyle w:val="CellBodyCentered"/>
              <w:rPr>
                <w:rFonts w:ascii="Arial Narrow" w:hAnsi="Arial Narrow" w:cs="Arial"/>
                <w:b/>
                <w:color w:val="auto"/>
                <w:sz w:val="16"/>
                <w:szCs w:val="16"/>
                <w:lang w:val="en-GB"/>
              </w:rPr>
            </w:pPr>
          </w:p>
          <w:p w14:paraId="20849653" w14:textId="77777777" w:rsidR="00B271C8" w:rsidRPr="00014E44" w:rsidRDefault="00B271C8" w:rsidP="00DE1185">
            <w:pPr>
              <w:pStyle w:val="CellBodyCentered"/>
              <w:rPr>
                <w:rFonts w:ascii="Arial Narrow" w:hAnsi="Arial Narrow" w:cs="Arial"/>
                <w:b/>
                <w:color w:val="auto"/>
                <w:sz w:val="16"/>
                <w:szCs w:val="16"/>
                <w:lang w:val="en-GB"/>
              </w:rPr>
            </w:pPr>
          </w:p>
          <w:p w14:paraId="1987B2CA" w14:textId="77777777" w:rsidR="00B271C8" w:rsidRPr="00014E44" w:rsidRDefault="00B271C8" w:rsidP="00DE1185">
            <w:pPr>
              <w:pStyle w:val="CellBodyCentered"/>
              <w:rPr>
                <w:rFonts w:ascii="Arial Narrow" w:hAnsi="Arial Narrow" w:cs="Arial"/>
                <w:b/>
                <w:color w:val="auto"/>
                <w:sz w:val="16"/>
                <w:szCs w:val="16"/>
                <w:lang w:val="en-GB"/>
              </w:rPr>
            </w:pPr>
          </w:p>
          <w:p w14:paraId="05E2B18C" w14:textId="77777777" w:rsidR="00B271C8" w:rsidRPr="00014E44" w:rsidRDefault="00B271C8" w:rsidP="00DE1185">
            <w:pPr>
              <w:pStyle w:val="CellBodyCentered"/>
              <w:rPr>
                <w:rFonts w:ascii="Arial Narrow" w:hAnsi="Arial Narrow" w:cs="Arial"/>
                <w:b/>
                <w:color w:val="auto"/>
                <w:sz w:val="16"/>
                <w:szCs w:val="16"/>
                <w:lang w:val="en-GB"/>
              </w:rPr>
            </w:pPr>
          </w:p>
          <w:p w14:paraId="64C20A3E" w14:textId="77777777" w:rsidR="00B271C8" w:rsidRPr="00014E44" w:rsidRDefault="00B271C8" w:rsidP="00DE1185">
            <w:pPr>
              <w:pStyle w:val="CellBodyCentered"/>
              <w:rPr>
                <w:rFonts w:ascii="Arial Narrow" w:hAnsi="Arial Narrow" w:cs="Arial"/>
                <w:b/>
                <w:color w:val="auto"/>
                <w:sz w:val="16"/>
                <w:szCs w:val="16"/>
                <w:lang w:val="en-GB"/>
              </w:rPr>
            </w:pPr>
          </w:p>
          <w:p w14:paraId="030FEA2F" w14:textId="77777777" w:rsidR="00B271C8" w:rsidRPr="00014E44" w:rsidRDefault="00B271C8" w:rsidP="00DE1185">
            <w:pPr>
              <w:pStyle w:val="CellBodyCentered"/>
              <w:rPr>
                <w:rFonts w:ascii="Arial Narrow" w:hAnsi="Arial Narrow" w:cs="Arial"/>
                <w:b/>
                <w:color w:val="auto"/>
                <w:sz w:val="16"/>
                <w:szCs w:val="16"/>
                <w:lang w:val="en-GB"/>
              </w:rPr>
            </w:pPr>
          </w:p>
          <w:p w14:paraId="3B999B58" w14:textId="77777777" w:rsidR="00B271C8" w:rsidRPr="00014E44" w:rsidRDefault="00B271C8" w:rsidP="00DE1185">
            <w:pPr>
              <w:pStyle w:val="CellBodyCentered"/>
              <w:rPr>
                <w:rFonts w:ascii="Arial Narrow" w:hAnsi="Arial Narrow" w:cs="Arial"/>
                <w:b/>
                <w:color w:val="auto"/>
                <w:sz w:val="16"/>
                <w:szCs w:val="16"/>
                <w:lang w:val="en-GB"/>
              </w:rPr>
            </w:pPr>
          </w:p>
          <w:p w14:paraId="0EE9464E" w14:textId="77777777" w:rsidR="00B271C8" w:rsidRPr="00014E44" w:rsidRDefault="00B271C8" w:rsidP="00DE1185">
            <w:pPr>
              <w:pStyle w:val="CellBodyCentered"/>
              <w:rPr>
                <w:rFonts w:ascii="Arial Narrow" w:hAnsi="Arial Narrow" w:cs="Arial"/>
                <w:b/>
                <w:color w:val="auto"/>
                <w:sz w:val="16"/>
                <w:szCs w:val="16"/>
                <w:lang w:val="en-GB"/>
              </w:rPr>
            </w:pPr>
          </w:p>
          <w:p w14:paraId="263ACED1" w14:textId="77777777" w:rsidR="00B271C8" w:rsidRPr="00014E44" w:rsidRDefault="00B271C8" w:rsidP="00DE1185">
            <w:pPr>
              <w:pStyle w:val="CellBodyCentered"/>
              <w:rPr>
                <w:rFonts w:ascii="Arial Narrow" w:hAnsi="Arial Narrow" w:cs="Arial"/>
                <w:b/>
                <w:color w:val="auto"/>
                <w:sz w:val="16"/>
                <w:szCs w:val="16"/>
                <w:lang w:val="en-GB"/>
              </w:rPr>
            </w:pPr>
          </w:p>
          <w:p w14:paraId="391CEF68" w14:textId="77777777" w:rsidR="00B271C8" w:rsidRPr="00014E44" w:rsidRDefault="00B271C8" w:rsidP="00DE1185">
            <w:pPr>
              <w:pStyle w:val="CellBodyCentered"/>
              <w:rPr>
                <w:rFonts w:ascii="Arial Narrow" w:hAnsi="Arial Narrow" w:cs="Arial"/>
                <w:b/>
                <w:color w:val="auto"/>
                <w:sz w:val="16"/>
                <w:szCs w:val="16"/>
                <w:lang w:val="en-GB"/>
              </w:rPr>
            </w:pPr>
          </w:p>
          <w:p w14:paraId="26194D90" w14:textId="77777777" w:rsidR="00B271C8" w:rsidRPr="00014E44" w:rsidRDefault="00B271C8" w:rsidP="00DE1185">
            <w:pPr>
              <w:pStyle w:val="CellBodyCentered"/>
              <w:rPr>
                <w:rFonts w:ascii="Arial Narrow" w:hAnsi="Arial Narrow" w:cs="Arial"/>
                <w:b/>
                <w:color w:val="auto"/>
                <w:sz w:val="16"/>
                <w:szCs w:val="16"/>
                <w:lang w:val="en-GB"/>
              </w:rPr>
            </w:pPr>
          </w:p>
          <w:p w14:paraId="33C14C8E" w14:textId="77777777" w:rsidR="00B271C8" w:rsidRPr="00014E44" w:rsidRDefault="00B271C8" w:rsidP="00DE1185">
            <w:pPr>
              <w:pStyle w:val="CellBodyCentered"/>
              <w:rPr>
                <w:rFonts w:ascii="Arial Narrow" w:hAnsi="Arial Narrow" w:cs="Arial"/>
                <w:b/>
                <w:color w:val="auto"/>
                <w:sz w:val="16"/>
                <w:szCs w:val="16"/>
                <w:lang w:val="en-GB"/>
              </w:rPr>
            </w:pPr>
          </w:p>
          <w:p w14:paraId="32EA36D2" w14:textId="77777777" w:rsidR="00B271C8" w:rsidRDefault="00B271C8" w:rsidP="00DE1185">
            <w:pPr>
              <w:pStyle w:val="CellBodyCentered"/>
              <w:rPr>
                <w:rFonts w:ascii="Arial Narrow" w:hAnsi="Arial Narrow" w:cs="Arial"/>
                <w:b/>
                <w:color w:val="auto"/>
                <w:sz w:val="16"/>
                <w:szCs w:val="16"/>
                <w:lang w:val="en-GB"/>
              </w:rPr>
            </w:pPr>
          </w:p>
          <w:p w14:paraId="0AFA50FE" w14:textId="77777777" w:rsidR="00B271C8" w:rsidRDefault="00B271C8" w:rsidP="00DE1185">
            <w:pPr>
              <w:pStyle w:val="CellBodyCentered"/>
              <w:rPr>
                <w:rFonts w:ascii="Arial Narrow" w:hAnsi="Arial Narrow" w:cs="Arial"/>
                <w:b/>
                <w:color w:val="auto"/>
                <w:sz w:val="16"/>
                <w:szCs w:val="16"/>
                <w:lang w:val="en-GB"/>
              </w:rPr>
            </w:pPr>
          </w:p>
          <w:p w14:paraId="2EFEBC00" w14:textId="77777777" w:rsidR="0010308A" w:rsidRDefault="0010308A" w:rsidP="00DE1185">
            <w:pPr>
              <w:pStyle w:val="CellBodyCentered"/>
              <w:rPr>
                <w:rFonts w:ascii="Arial Narrow" w:hAnsi="Arial Narrow" w:cs="Arial"/>
                <w:b/>
                <w:color w:val="auto"/>
                <w:sz w:val="16"/>
                <w:szCs w:val="16"/>
                <w:lang w:val="en-GB"/>
              </w:rPr>
            </w:pPr>
          </w:p>
          <w:p w14:paraId="10EDC5BE" w14:textId="77777777" w:rsidR="0010308A" w:rsidRDefault="0010308A" w:rsidP="00DE1185">
            <w:pPr>
              <w:pStyle w:val="CellBodyCentered"/>
              <w:rPr>
                <w:rFonts w:ascii="Arial Narrow" w:hAnsi="Arial Narrow" w:cs="Arial"/>
                <w:b/>
                <w:color w:val="auto"/>
                <w:sz w:val="16"/>
                <w:szCs w:val="16"/>
                <w:lang w:val="en-GB"/>
              </w:rPr>
            </w:pPr>
          </w:p>
          <w:p w14:paraId="5A4FDBC4" w14:textId="77777777" w:rsidR="0010308A" w:rsidRDefault="0010308A" w:rsidP="00DE1185">
            <w:pPr>
              <w:pStyle w:val="CellBodyCentered"/>
              <w:rPr>
                <w:rFonts w:ascii="Arial Narrow" w:hAnsi="Arial Narrow" w:cs="Arial"/>
                <w:b/>
                <w:color w:val="auto"/>
                <w:sz w:val="16"/>
                <w:szCs w:val="16"/>
                <w:lang w:val="en-GB"/>
              </w:rPr>
            </w:pPr>
          </w:p>
          <w:p w14:paraId="5E885E9B" w14:textId="77777777" w:rsidR="0010308A" w:rsidRDefault="0010308A" w:rsidP="00DE1185">
            <w:pPr>
              <w:pStyle w:val="CellBodyCentered"/>
              <w:rPr>
                <w:rFonts w:ascii="Arial Narrow" w:hAnsi="Arial Narrow" w:cs="Arial"/>
                <w:b/>
                <w:color w:val="auto"/>
                <w:sz w:val="16"/>
                <w:szCs w:val="16"/>
                <w:lang w:val="en-GB"/>
              </w:rPr>
            </w:pPr>
          </w:p>
          <w:p w14:paraId="47FAF5E2" w14:textId="77777777" w:rsidR="0010308A" w:rsidRDefault="0010308A" w:rsidP="00DE1185">
            <w:pPr>
              <w:pStyle w:val="CellBodyCentered"/>
              <w:rPr>
                <w:rFonts w:ascii="Arial Narrow" w:hAnsi="Arial Narrow" w:cs="Arial"/>
                <w:b/>
                <w:color w:val="auto"/>
                <w:sz w:val="16"/>
                <w:szCs w:val="16"/>
                <w:lang w:val="en-GB"/>
              </w:rPr>
            </w:pPr>
            <w:r>
              <w:rPr>
                <w:rFonts w:ascii="Arial Narrow" w:hAnsi="Arial Narrow" w:cs="Arial"/>
                <w:b/>
                <w:color w:val="auto"/>
                <w:sz w:val="16"/>
                <w:szCs w:val="16"/>
                <w:lang w:val="en-GB"/>
              </w:rPr>
              <w:lastRenderedPageBreak/>
              <w:t>600H21</w:t>
            </w:r>
          </w:p>
          <w:p w14:paraId="19A2A2C1" w14:textId="3AEF0261" w:rsidR="0010308A" w:rsidRPr="00014E44" w:rsidRDefault="0010308A" w:rsidP="00DE1185">
            <w:pPr>
              <w:pStyle w:val="CellBodyCentered"/>
              <w:rPr>
                <w:rFonts w:ascii="Arial Narrow" w:hAnsi="Arial Narrow" w:cs="Arial"/>
                <w:b/>
                <w:color w:val="auto"/>
                <w:sz w:val="16"/>
                <w:szCs w:val="16"/>
                <w:lang w:val="en-GB"/>
              </w:rPr>
            </w:pPr>
            <w:r>
              <w:rPr>
                <w:rFonts w:ascii="Arial Narrow" w:hAnsi="Arial Narrow" w:cs="Arial"/>
                <w:b/>
                <w:color w:val="auto"/>
                <w:sz w:val="16"/>
                <w:szCs w:val="16"/>
                <w:lang w:val="en-GB"/>
              </w:rPr>
              <w:t>Cont.</w:t>
            </w:r>
          </w:p>
        </w:tc>
        <w:tc>
          <w:tcPr>
            <w:tcW w:w="450" w:type="dxa"/>
            <w:tcBorders>
              <w:top w:val="single" w:sz="6" w:space="0" w:color="auto"/>
              <w:left w:val="single" w:sz="6" w:space="0" w:color="auto"/>
              <w:bottom w:val="single" w:sz="6" w:space="0" w:color="auto"/>
              <w:right w:val="single" w:sz="6" w:space="0" w:color="auto"/>
            </w:tcBorders>
          </w:tcPr>
          <w:p w14:paraId="0F4A7E50" w14:textId="77777777" w:rsidR="00B271C8" w:rsidRPr="00014E44" w:rsidRDefault="00B271C8" w:rsidP="00DE1185">
            <w:pPr>
              <w:pStyle w:val="CellBodyCentered"/>
              <w:rPr>
                <w:rFonts w:ascii="Arial Narrow" w:hAnsi="Arial Narrow" w:cs="Arial"/>
                <w:color w:val="auto"/>
                <w:sz w:val="16"/>
                <w:szCs w:val="16"/>
                <w:lang w:val="en-GB"/>
              </w:rPr>
            </w:pPr>
          </w:p>
          <w:p w14:paraId="37DC7F6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p w14:paraId="210F8E8C" w14:textId="77777777" w:rsidR="00B271C8" w:rsidRPr="00014E44" w:rsidRDefault="00B271C8" w:rsidP="00DE1185">
            <w:pPr>
              <w:pStyle w:val="CellBodyCentered"/>
              <w:rPr>
                <w:rFonts w:ascii="Arial Narrow" w:hAnsi="Arial Narrow" w:cs="Arial"/>
                <w:color w:val="auto"/>
                <w:sz w:val="16"/>
                <w:szCs w:val="16"/>
                <w:lang w:val="en-GB"/>
              </w:rPr>
            </w:pPr>
          </w:p>
          <w:p w14:paraId="6CDC5052" w14:textId="77777777" w:rsidR="00B271C8" w:rsidRPr="00014E44" w:rsidRDefault="00B271C8" w:rsidP="00DE1185">
            <w:pPr>
              <w:pStyle w:val="CellBodyCentered"/>
              <w:rPr>
                <w:rFonts w:ascii="Arial Narrow" w:hAnsi="Arial Narrow" w:cs="Arial"/>
                <w:color w:val="auto"/>
                <w:sz w:val="16"/>
                <w:szCs w:val="16"/>
                <w:lang w:val="en-GB"/>
              </w:rPr>
            </w:pPr>
          </w:p>
          <w:p w14:paraId="5B025438" w14:textId="77777777" w:rsidR="00B271C8" w:rsidRPr="00014E44" w:rsidRDefault="00B271C8" w:rsidP="00DE1185">
            <w:pPr>
              <w:pStyle w:val="CellBodyCentered"/>
              <w:rPr>
                <w:rFonts w:ascii="Arial Narrow" w:hAnsi="Arial Narrow" w:cs="Arial"/>
                <w:color w:val="auto"/>
                <w:sz w:val="16"/>
                <w:szCs w:val="16"/>
                <w:lang w:val="en-GB"/>
              </w:rPr>
            </w:pPr>
          </w:p>
          <w:p w14:paraId="0365E10F" w14:textId="77777777" w:rsidR="00B271C8" w:rsidRPr="00014E44" w:rsidRDefault="00B271C8" w:rsidP="00DE1185">
            <w:pPr>
              <w:pStyle w:val="CellBodyCentered"/>
              <w:rPr>
                <w:rFonts w:ascii="Arial Narrow" w:hAnsi="Arial Narrow" w:cs="Arial"/>
                <w:color w:val="auto"/>
                <w:sz w:val="16"/>
                <w:szCs w:val="16"/>
                <w:lang w:val="en-GB"/>
              </w:rPr>
            </w:pPr>
          </w:p>
          <w:p w14:paraId="7677A176" w14:textId="77777777" w:rsidR="00B271C8" w:rsidRPr="00014E44" w:rsidRDefault="00B271C8" w:rsidP="00DE1185">
            <w:pPr>
              <w:pStyle w:val="CellBodyCentered"/>
              <w:rPr>
                <w:rFonts w:ascii="Arial Narrow" w:hAnsi="Arial Narrow" w:cs="Arial"/>
                <w:color w:val="auto"/>
                <w:sz w:val="16"/>
                <w:szCs w:val="16"/>
                <w:lang w:val="en-GB"/>
              </w:rPr>
            </w:pPr>
          </w:p>
          <w:p w14:paraId="667A21BA" w14:textId="77777777" w:rsidR="00B271C8" w:rsidRPr="00014E44" w:rsidRDefault="00B271C8" w:rsidP="00DE1185">
            <w:pPr>
              <w:pStyle w:val="CellBodyCentered"/>
              <w:rPr>
                <w:rFonts w:ascii="Arial Narrow" w:hAnsi="Arial Narrow" w:cs="Arial"/>
                <w:color w:val="auto"/>
                <w:sz w:val="16"/>
                <w:szCs w:val="16"/>
                <w:lang w:val="en-GB"/>
              </w:rPr>
            </w:pPr>
          </w:p>
          <w:p w14:paraId="766CD221" w14:textId="77777777" w:rsidR="00B271C8" w:rsidRPr="00014E44" w:rsidRDefault="00B271C8" w:rsidP="00DE1185">
            <w:pPr>
              <w:pStyle w:val="CellBodyCentered"/>
              <w:rPr>
                <w:rFonts w:ascii="Arial Narrow" w:hAnsi="Arial Narrow" w:cs="Arial"/>
                <w:color w:val="auto"/>
                <w:sz w:val="16"/>
                <w:szCs w:val="16"/>
                <w:lang w:val="en-GB"/>
              </w:rPr>
            </w:pPr>
          </w:p>
          <w:p w14:paraId="47C63BF7" w14:textId="77777777" w:rsidR="00B271C8" w:rsidRPr="00014E44" w:rsidRDefault="00B271C8" w:rsidP="00DE1185">
            <w:pPr>
              <w:pStyle w:val="CellBodyCentered"/>
              <w:rPr>
                <w:rFonts w:ascii="Arial Narrow" w:hAnsi="Arial Narrow" w:cs="Arial"/>
                <w:color w:val="auto"/>
                <w:sz w:val="16"/>
                <w:szCs w:val="16"/>
                <w:lang w:val="en-GB"/>
              </w:rPr>
            </w:pPr>
          </w:p>
          <w:p w14:paraId="1AF755DD" w14:textId="77777777" w:rsidR="00B271C8" w:rsidRPr="00014E44" w:rsidRDefault="00B271C8" w:rsidP="00DE1185">
            <w:pPr>
              <w:pStyle w:val="CellBodyCentered"/>
              <w:rPr>
                <w:rFonts w:ascii="Arial Narrow" w:hAnsi="Arial Narrow" w:cs="Arial"/>
                <w:color w:val="auto"/>
                <w:sz w:val="16"/>
                <w:szCs w:val="16"/>
                <w:lang w:val="en-GB"/>
              </w:rPr>
            </w:pPr>
          </w:p>
          <w:p w14:paraId="1DA5BEAD" w14:textId="77777777" w:rsidR="00B271C8" w:rsidRPr="00014E44" w:rsidRDefault="00B271C8" w:rsidP="00DE1185">
            <w:pPr>
              <w:pStyle w:val="CellBodyCentered"/>
              <w:rPr>
                <w:rFonts w:ascii="Arial Narrow" w:hAnsi="Arial Narrow" w:cs="Arial"/>
                <w:color w:val="auto"/>
                <w:sz w:val="16"/>
                <w:szCs w:val="16"/>
                <w:lang w:val="en-GB"/>
              </w:rPr>
            </w:pPr>
          </w:p>
          <w:p w14:paraId="7A90BFF2" w14:textId="77777777" w:rsidR="00B271C8" w:rsidRPr="00014E44" w:rsidRDefault="00B271C8" w:rsidP="00DE1185">
            <w:pPr>
              <w:pStyle w:val="CellBodyCentered"/>
              <w:rPr>
                <w:rFonts w:ascii="Arial Narrow" w:hAnsi="Arial Narrow" w:cs="Arial"/>
                <w:color w:val="auto"/>
                <w:sz w:val="16"/>
                <w:szCs w:val="16"/>
                <w:lang w:val="en-GB"/>
              </w:rPr>
            </w:pPr>
          </w:p>
          <w:p w14:paraId="6530E1A6" w14:textId="77777777" w:rsidR="00B271C8" w:rsidRPr="00014E44" w:rsidRDefault="00B271C8" w:rsidP="00DE1185">
            <w:pPr>
              <w:pStyle w:val="CellBodyCentered"/>
              <w:rPr>
                <w:rFonts w:ascii="Arial Narrow" w:hAnsi="Arial Narrow" w:cs="Arial"/>
                <w:color w:val="auto"/>
                <w:sz w:val="16"/>
                <w:szCs w:val="16"/>
                <w:lang w:val="en-GB"/>
              </w:rPr>
            </w:pPr>
          </w:p>
          <w:p w14:paraId="1F4D7892" w14:textId="77777777" w:rsidR="00B271C8" w:rsidRPr="00014E44" w:rsidRDefault="00B271C8" w:rsidP="00DE1185">
            <w:pPr>
              <w:pStyle w:val="CellBodyCentered"/>
              <w:rPr>
                <w:rFonts w:ascii="Arial Narrow" w:hAnsi="Arial Narrow" w:cs="Arial"/>
                <w:color w:val="auto"/>
                <w:sz w:val="16"/>
                <w:szCs w:val="16"/>
                <w:lang w:val="en-GB"/>
              </w:rPr>
            </w:pPr>
          </w:p>
          <w:p w14:paraId="7A1735A7" w14:textId="77777777" w:rsidR="00B271C8" w:rsidRPr="00014E44" w:rsidRDefault="00B271C8" w:rsidP="00DE1185">
            <w:pPr>
              <w:pStyle w:val="CellBodyCentered"/>
              <w:rPr>
                <w:rFonts w:ascii="Arial Narrow" w:hAnsi="Arial Narrow" w:cs="Arial"/>
                <w:color w:val="auto"/>
                <w:sz w:val="16"/>
                <w:szCs w:val="16"/>
                <w:lang w:val="en-GB"/>
              </w:rPr>
            </w:pPr>
          </w:p>
          <w:p w14:paraId="677245D8" w14:textId="77777777" w:rsidR="00B271C8" w:rsidRPr="00014E44" w:rsidRDefault="00B271C8" w:rsidP="00DE1185">
            <w:pPr>
              <w:pStyle w:val="CellBodyCentered"/>
              <w:rPr>
                <w:rFonts w:ascii="Arial Narrow" w:hAnsi="Arial Narrow" w:cs="Arial"/>
                <w:color w:val="auto"/>
                <w:sz w:val="16"/>
                <w:szCs w:val="16"/>
                <w:lang w:val="en-GB"/>
              </w:rPr>
            </w:pPr>
          </w:p>
          <w:p w14:paraId="25EE6B2D" w14:textId="77777777" w:rsidR="00B271C8" w:rsidRPr="00014E44" w:rsidRDefault="00B271C8" w:rsidP="00DE1185">
            <w:pPr>
              <w:pStyle w:val="CellBodyCentered"/>
              <w:rPr>
                <w:rFonts w:ascii="Arial Narrow" w:hAnsi="Arial Narrow" w:cs="Arial"/>
                <w:color w:val="auto"/>
                <w:sz w:val="16"/>
                <w:szCs w:val="16"/>
                <w:lang w:val="en-GB"/>
              </w:rPr>
            </w:pPr>
          </w:p>
          <w:p w14:paraId="469272EA" w14:textId="77777777" w:rsidR="00B271C8" w:rsidRPr="00014E44" w:rsidRDefault="00B271C8" w:rsidP="00DE1185">
            <w:pPr>
              <w:pStyle w:val="CellBodyCentered"/>
              <w:rPr>
                <w:rFonts w:ascii="Arial Narrow" w:hAnsi="Arial Narrow" w:cs="Arial"/>
                <w:color w:val="auto"/>
                <w:sz w:val="16"/>
                <w:szCs w:val="16"/>
                <w:lang w:val="en-GB"/>
              </w:rPr>
            </w:pPr>
          </w:p>
          <w:p w14:paraId="7B4F657A"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2FF4FDCB" w14:textId="77777777" w:rsidR="00B271C8" w:rsidRPr="00014E44" w:rsidRDefault="00B271C8" w:rsidP="00DE1185">
            <w:pPr>
              <w:pStyle w:val="CellBodyCentered"/>
              <w:rPr>
                <w:rFonts w:ascii="Arial Narrow" w:hAnsi="Arial Narrow" w:cs="Arial"/>
                <w:color w:val="auto"/>
                <w:sz w:val="16"/>
                <w:szCs w:val="16"/>
                <w:lang w:val="en-GB"/>
              </w:rPr>
            </w:pPr>
          </w:p>
          <w:p w14:paraId="300BF8DB" w14:textId="72CA7B6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5656A6C6" w14:textId="77777777" w:rsidR="00B271C8" w:rsidRPr="00014E44" w:rsidRDefault="00B271C8" w:rsidP="00DE1185">
            <w:pPr>
              <w:pStyle w:val="CellBodyCentered"/>
              <w:rPr>
                <w:rFonts w:ascii="Arial Narrow" w:hAnsi="Arial Narrow" w:cs="Arial"/>
                <w:color w:val="auto"/>
                <w:sz w:val="16"/>
                <w:szCs w:val="16"/>
                <w:lang w:val="en-GB"/>
              </w:rPr>
            </w:pPr>
          </w:p>
          <w:p w14:paraId="5548E32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683E43B9" w14:textId="77777777" w:rsidR="00B271C8" w:rsidRPr="00014E44" w:rsidRDefault="00B271C8" w:rsidP="00DE1185">
            <w:pPr>
              <w:pStyle w:val="CellBodyCentered"/>
              <w:rPr>
                <w:rFonts w:ascii="Arial Narrow" w:hAnsi="Arial Narrow" w:cs="Arial"/>
                <w:color w:val="auto"/>
                <w:sz w:val="16"/>
                <w:szCs w:val="16"/>
                <w:lang w:val="en-GB"/>
              </w:rPr>
            </w:pPr>
          </w:p>
          <w:p w14:paraId="37B90F23" w14:textId="77777777" w:rsidR="00B271C8" w:rsidRPr="00014E44" w:rsidRDefault="00B271C8" w:rsidP="00DE1185">
            <w:pPr>
              <w:pStyle w:val="CellBodyCentered"/>
              <w:rPr>
                <w:rFonts w:ascii="Arial Narrow" w:hAnsi="Arial Narrow" w:cs="Arial"/>
                <w:color w:val="auto"/>
                <w:sz w:val="16"/>
                <w:szCs w:val="16"/>
                <w:lang w:val="en-GB"/>
              </w:rPr>
            </w:pPr>
          </w:p>
          <w:p w14:paraId="51868004" w14:textId="77777777" w:rsidR="00B271C8" w:rsidRPr="00014E44" w:rsidRDefault="00B271C8" w:rsidP="00DE1185">
            <w:pPr>
              <w:pStyle w:val="CellBodyCentered"/>
              <w:rPr>
                <w:rFonts w:ascii="Arial Narrow" w:hAnsi="Arial Narrow" w:cs="Arial"/>
                <w:color w:val="auto"/>
                <w:sz w:val="16"/>
                <w:szCs w:val="16"/>
                <w:lang w:val="en-GB"/>
              </w:rPr>
            </w:pPr>
          </w:p>
          <w:p w14:paraId="2FE9EC2D" w14:textId="77777777" w:rsidR="00B271C8" w:rsidRPr="00014E44" w:rsidRDefault="00B271C8" w:rsidP="00DE1185">
            <w:pPr>
              <w:pStyle w:val="CellBodyCentered"/>
              <w:rPr>
                <w:rFonts w:ascii="Arial Narrow" w:hAnsi="Arial Narrow" w:cs="Arial"/>
                <w:color w:val="auto"/>
                <w:sz w:val="16"/>
                <w:szCs w:val="16"/>
                <w:lang w:val="en-GB"/>
              </w:rPr>
            </w:pPr>
          </w:p>
          <w:p w14:paraId="3C164234" w14:textId="77777777" w:rsidR="00B271C8" w:rsidRPr="00014E44" w:rsidRDefault="00B271C8" w:rsidP="00DE1185">
            <w:pPr>
              <w:pStyle w:val="CellBodyCentered"/>
              <w:rPr>
                <w:rFonts w:ascii="Arial Narrow" w:hAnsi="Arial Narrow" w:cs="Arial"/>
                <w:color w:val="auto"/>
                <w:sz w:val="16"/>
                <w:szCs w:val="16"/>
                <w:lang w:val="en-GB"/>
              </w:rPr>
            </w:pPr>
          </w:p>
          <w:p w14:paraId="3CF6A626" w14:textId="77777777" w:rsidR="00B271C8" w:rsidRPr="00014E44" w:rsidRDefault="00B271C8" w:rsidP="00DE1185">
            <w:pPr>
              <w:pStyle w:val="CellBodyCentered"/>
              <w:rPr>
                <w:rFonts w:ascii="Arial Narrow" w:hAnsi="Arial Narrow" w:cs="Arial"/>
                <w:color w:val="auto"/>
                <w:sz w:val="16"/>
                <w:szCs w:val="16"/>
                <w:lang w:val="en-GB"/>
              </w:rPr>
            </w:pPr>
          </w:p>
          <w:p w14:paraId="47E42A3B" w14:textId="77777777" w:rsidR="00B271C8" w:rsidRPr="00014E44" w:rsidRDefault="00B271C8" w:rsidP="00DE1185">
            <w:pPr>
              <w:pStyle w:val="CellBodyCentered"/>
              <w:rPr>
                <w:rFonts w:ascii="Arial Narrow" w:hAnsi="Arial Narrow" w:cs="Arial"/>
                <w:color w:val="auto"/>
                <w:sz w:val="16"/>
                <w:szCs w:val="16"/>
                <w:lang w:val="en-GB"/>
              </w:rPr>
            </w:pPr>
          </w:p>
          <w:p w14:paraId="1734F706" w14:textId="77777777" w:rsidR="00B271C8" w:rsidRPr="00014E44" w:rsidRDefault="00B271C8" w:rsidP="00DE1185">
            <w:pPr>
              <w:pStyle w:val="CellBodyCentered"/>
              <w:rPr>
                <w:rFonts w:ascii="Arial Narrow" w:hAnsi="Arial Narrow" w:cs="Arial"/>
                <w:color w:val="auto"/>
                <w:sz w:val="16"/>
                <w:szCs w:val="16"/>
                <w:lang w:val="en-GB"/>
              </w:rPr>
            </w:pPr>
          </w:p>
          <w:p w14:paraId="65F54FA2" w14:textId="77777777" w:rsidR="00B271C8" w:rsidRPr="00014E44" w:rsidRDefault="00B271C8" w:rsidP="00DE1185">
            <w:pPr>
              <w:pStyle w:val="CellBodyCentered"/>
              <w:rPr>
                <w:rFonts w:ascii="Arial Narrow" w:hAnsi="Arial Narrow" w:cs="Arial"/>
                <w:color w:val="auto"/>
                <w:sz w:val="16"/>
                <w:szCs w:val="16"/>
                <w:lang w:val="en-GB"/>
              </w:rPr>
            </w:pPr>
          </w:p>
          <w:p w14:paraId="0EFCEB5F" w14:textId="77777777" w:rsidR="00B271C8" w:rsidRPr="00014E44" w:rsidRDefault="00B271C8" w:rsidP="00DE1185">
            <w:pPr>
              <w:pStyle w:val="CellBodyCentered"/>
              <w:rPr>
                <w:rFonts w:ascii="Arial Narrow" w:hAnsi="Arial Narrow" w:cs="Arial"/>
                <w:color w:val="auto"/>
                <w:sz w:val="16"/>
                <w:szCs w:val="16"/>
                <w:lang w:val="en-GB"/>
              </w:rPr>
            </w:pPr>
          </w:p>
          <w:p w14:paraId="17DE561C" w14:textId="77777777" w:rsidR="00B271C8" w:rsidRPr="00014E44" w:rsidRDefault="00B271C8" w:rsidP="00DE1185">
            <w:pPr>
              <w:pStyle w:val="CellBodyCentered"/>
              <w:rPr>
                <w:rFonts w:ascii="Arial Narrow" w:hAnsi="Arial Narrow" w:cs="Arial"/>
                <w:color w:val="auto"/>
                <w:sz w:val="16"/>
                <w:szCs w:val="16"/>
                <w:lang w:val="en-GB"/>
              </w:rPr>
            </w:pPr>
          </w:p>
          <w:p w14:paraId="479A254C"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F95A621" w14:textId="77777777" w:rsidR="00B271C8" w:rsidRPr="00014E44" w:rsidRDefault="00B271C8" w:rsidP="00DE1185">
            <w:pPr>
              <w:pStyle w:val="CellBodyCentered"/>
              <w:rPr>
                <w:rFonts w:ascii="Arial Narrow" w:hAnsi="Arial Narrow" w:cs="Arial"/>
                <w:color w:val="auto"/>
                <w:sz w:val="16"/>
                <w:szCs w:val="16"/>
                <w:lang w:val="en-GB"/>
              </w:rPr>
            </w:pPr>
          </w:p>
          <w:p w14:paraId="2B1331C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600</w:t>
            </w:r>
          </w:p>
          <w:p w14:paraId="1A6A826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p w14:paraId="03189537" w14:textId="77777777" w:rsidR="00B271C8" w:rsidRPr="00014E44" w:rsidRDefault="00B271C8" w:rsidP="00DE1185">
            <w:pPr>
              <w:pStyle w:val="CellBodyCentered"/>
              <w:rPr>
                <w:rFonts w:ascii="Arial Narrow" w:hAnsi="Arial Narrow" w:cs="Arial"/>
                <w:color w:val="auto"/>
                <w:sz w:val="16"/>
                <w:szCs w:val="16"/>
                <w:lang w:val="en-GB"/>
              </w:rPr>
            </w:pPr>
          </w:p>
          <w:p w14:paraId="61210784" w14:textId="77777777" w:rsidR="00B271C8" w:rsidRPr="00014E44" w:rsidRDefault="00B271C8" w:rsidP="00DE1185">
            <w:pPr>
              <w:pStyle w:val="CellBodyCentered"/>
              <w:rPr>
                <w:rFonts w:ascii="Arial Narrow" w:hAnsi="Arial Narrow" w:cs="Arial"/>
                <w:color w:val="auto"/>
                <w:sz w:val="16"/>
                <w:szCs w:val="16"/>
                <w:lang w:val="en-GB"/>
              </w:rPr>
            </w:pPr>
          </w:p>
          <w:p w14:paraId="4B2A370F" w14:textId="77777777" w:rsidR="00B271C8" w:rsidRPr="00014E44" w:rsidRDefault="00B271C8" w:rsidP="00DE1185">
            <w:pPr>
              <w:pStyle w:val="CellBodyCentered"/>
              <w:rPr>
                <w:rFonts w:ascii="Arial Narrow" w:hAnsi="Arial Narrow" w:cs="Arial"/>
                <w:color w:val="auto"/>
                <w:sz w:val="16"/>
                <w:szCs w:val="16"/>
                <w:lang w:val="en-GB"/>
              </w:rPr>
            </w:pPr>
          </w:p>
          <w:p w14:paraId="2D8F1EB4" w14:textId="77777777" w:rsidR="00B271C8" w:rsidRPr="00014E44" w:rsidRDefault="00B271C8" w:rsidP="00DE1185">
            <w:pPr>
              <w:pStyle w:val="CellBodyCentered"/>
              <w:rPr>
                <w:rFonts w:ascii="Arial Narrow" w:hAnsi="Arial Narrow" w:cs="Arial"/>
                <w:color w:val="auto"/>
                <w:sz w:val="16"/>
                <w:szCs w:val="16"/>
                <w:lang w:val="en-GB"/>
              </w:rPr>
            </w:pPr>
          </w:p>
          <w:p w14:paraId="6699BA94" w14:textId="77777777" w:rsidR="00B271C8" w:rsidRPr="00014E44" w:rsidRDefault="00B271C8" w:rsidP="00DE1185">
            <w:pPr>
              <w:pStyle w:val="CellBodyCentered"/>
              <w:rPr>
                <w:rFonts w:ascii="Arial Narrow" w:hAnsi="Arial Narrow" w:cs="Arial"/>
                <w:color w:val="auto"/>
                <w:sz w:val="16"/>
                <w:szCs w:val="16"/>
                <w:lang w:val="en-GB"/>
              </w:rPr>
            </w:pPr>
          </w:p>
          <w:p w14:paraId="32979BC7" w14:textId="77777777" w:rsidR="00B271C8" w:rsidRPr="00014E44" w:rsidRDefault="00B271C8" w:rsidP="00DE1185">
            <w:pPr>
              <w:pStyle w:val="CellBodyCentered"/>
              <w:rPr>
                <w:rFonts w:ascii="Arial Narrow" w:hAnsi="Arial Narrow" w:cs="Arial"/>
                <w:color w:val="auto"/>
                <w:sz w:val="16"/>
                <w:szCs w:val="16"/>
                <w:lang w:val="en-GB"/>
              </w:rPr>
            </w:pPr>
          </w:p>
          <w:p w14:paraId="7D3FFD3A" w14:textId="77777777" w:rsidR="00B271C8" w:rsidRPr="00014E44" w:rsidRDefault="00B271C8" w:rsidP="00DE1185">
            <w:pPr>
              <w:pStyle w:val="CellBodyCentered"/>
              <w:rPr>
                <w:rFonts w:ascii="Arial Narrow" w:hAnsi="Arial Narrow" w:cs="Arial"/>
                <w:color w:val="auto"/>
                <w:sz w:val="16"/>
                <w:szCs w:val="16"/>
                <w:lang w:val="en-GB"/>
              </w:rPr>
            </w:pPr>
          </w:p>
          <w:p w14:paraId="1AE29568" w14:textId="77777777" w:rsidR="00B271C8" w:rsidRPr="00014E44" w:rsidRDefault="00B271C8" w:rsidP="00DE1185">
            <w:pPr>
              <w:pStyle w:val="CellBodyCentered"/>
              <w:rPr>
                <w:rFonts w:ascii="Arial Narrow" w:hAnsi="Arial Narrow" w:cs="Arial"/>
                <w:color w:val="auto"/>
                <w:sz w:val="16"/>
                <w:szCs w:val="16"/>
                <w:lang w:val="en-GB"/>
              </w:rPr>
            </w:pPr>
          </w:p>
          <w:p w14:paraId="018A69A9" w14:textId="77777777" w:rsidR="00B271C8" w:rsidRPr="00014E44" w:rsidRDefault="00B271C8" w:rsidP="00DE1185">
            <w:pPr>
              <w:pStyle w:val="CellBodyCentered"/>
              <w:rPr>
                <w:rFonts w:ascii="Arial Narrow" w:hAnsi="Arial Narrow" w:cs="Arial"/>
                <w:color w:val="auto"/>
                <w:sz w:val="16"/>
                <w:szCs w:val="16"/>
                <w:lang w:val="en-GB"/>
              </w:rPr>
            </w:pPr>
          </w:p>
          <w:p w14:paraId="5AFF6592" w14:textId="1C6E40BC" w:rsidR="00B271C8" w:rsidRPr="00014E44" w:rsidRDefault="00B271C8" w:rsidP="00DE1185">
            <w:pPr>
              <w:pStyle w:val="CellBodyCentered"/>
              <w:rPr>
                <w:rFonts w:ascii="Arial Narrow" w:hAnsi="Arial Narrow" w:cs="Arial"/>
                <w:color w:val="auto"/>
                <w:sz w:val="16"/>
                <w:szCs w:val="16"/>
                <w:lang w:val="en-GB"/>
              </w:rPr>
            </w:pPr>
          </w:p>
          <w:p w14:paraId="12E868BC" w14:textId="77777777" w:rsidR="00B271C8" w:rsidRPr="00014E44" w:rsidRDefault="00B271C8" w:rsidP="00DE1185">
            <w:pPr>
              <w:pStyle w:val="CellBodyCentered"/>
              <w:rPr>
                <w:rFonts w:ascii="Arial Narrow" w:hAnsi="Arial Narrow" w:cs="Arial"/>
                <w:color w:val="auto"/>
                <w:sz w:val="16"/>
                <w:szCs w:val="16"/>
                <w:lang w:val="en-GB"/>
              </w:rPr>
            </w:pPr>
          </w:p>
          <w:p w14:paraId="7906ADD7" w14:textId="77777777" w:rsidR="00B271C8" w:rsidRPr="00014E44" w:rsidRDefault="00B271C8" w:rsidP="00DE1185">
            <w:pPr>
              <w:pStyle w:val="CellBodyCentered"/>
              <w:rPr>
                <w:rFonts w:ascii="Arial Narrow" w:hAnsi="Arial Narrow" w:cs="Arial"/>
                <w:color w:val="auto"/>
                <w:sz w:val="16"/>
                <w:szCs w:val="16"/>
                <w:lang w:val="en-GB"/>
              </w:rPr>
            </w:pPr>
          </w:p>
          <w:p w14:paraId="1047FE21" w14:textId="77777777" w:rsidR="00B271C8" w:rsidRPr="00014E44" w:rsidRDefault="00B271C8" w:rsidP="00DE1185">
            <w:pPr>
              <w:pStyle w:val="CellBodyCentered"/>
              <w:rPr>
                <w:rFonts w:ascii="Arial Narrow" w:hAnsi="Arial Narrow" w:cs="Arial"/>
                <w:color w:val="auto"/>
                <w:sz w:val="16"/>
                <w:szCs w:val="16"/>
                <w:lang w:val="en-GB"/>
              </w:rPr>
            </w:pPr>
          </w:p>
          <w:p w14:paraId="34ECF68E" w14:textId="77777777" w:rsidR="00B271C8" w:rsidRPr="00014E44" w:rsidRDefault="00B271C8" w:rsidP="00DE1185">
            <w:pPr>
              <w:pStyle w:val="CellBodyCentered"/>
              <w:rPr>
                <w:rFonts w:ascii="Arial Narrow" w:hAnsi="Arial Narrow" w:cs="Arial"/>
                <w:color w:val="auto"/>
                <w:sz w:val="16"/>
                <w:szCs w:val="16"/>
                <w:lang w:val="en-GB"/>
              </w:rPr>
            </w:pPr>
          </w:p>
          <w:p w14:paraId="01BB72C4" w14:textId="77777777" w:rsidR="00B271C8" w:rsidRPr="00014E44" w:rsidRDefault="00B271C8" w:rsidP="00DE1185">
            <w:pPr>
              <w:pStyle w:val="CellBodyCentered"/>
              <w:rPr>
                <w:rFonts w:ascii="Arial Narrow" w:hAnsi="Arial Narrow" w:cs="Arial"/>
                <w:color w:val="auto"/>
                <w:sz w:val="16"/>
                <w:szCs w:val="16"/>
                <w:lang w:val="en-GB"/>
              </w:rPr>
            </w:pPr>
          </w:p>
          <w:p w14:paraId="0F2E8021" w14:textId="77777777" w:rsidR="00B271C8" w:rsidRPr="00014E44" w:rsidRDefault="00B271C8" w:rsidP="00DE1185">
            <w:pPr>
              <w:pStyle w:val="CellBodyCentered"/>
              <w:rPr>
                <w:rFonts w:ascii="Arial Narrow" w:hAnsi="Arial Narrow" w:cs="Arial"/>
                <w:color w:val="auto"/>
                <w:sz w:val="16"/>
                <w:szCs w:val="16"/>
                <w:lang w:val="en-GB"/>
              </w:rPr>
            </w:pPr>
          </w:p>
          <w:p w14:paraId="05F62AF1" w14:textId="77777777" w:rsidR="00B271C8" w:rsidRPr="00014E44" w:rsidRDefault="00B271C8" w:rsidP="00DE1185">
            <w:pPr>
              <w:pStyle w:val="CellBodyCentered"/>
              <w:rPr>
                <w:rFonts w:ascii="Arial Narrow" w:hAnsi="Arial Narrow" w:cs="Arial"/>
                <w:color w:val="auto"/>
                <w:sz w:val="16"/>
                <w:szCs w:val="16"/>
                <w:lang w:val="en-GB"/>
              </w:rPr>
            </w:pPr>
          </w:p>
          <w:p w14:paraId="4FDA0577"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A107C9F" w14:textId="77777777" w:rsidR="00B271C8" w:rsidRPr="00014E44" w:rsidRDefault="00B271C8" w:rsidP="00DE1185">
            <w:pPr>
              <w:pStyle w:val="CellBodyCentered"/>
              <w:rPr>
                <w:rFonts w:ascii="Arial Narrow" w:hAnsi="Arial Narrow" w:cs="Arial"/>
                <w:color w:val="auto"/>
                <w:sz w:val="16"/>
                <w:szCs w:val="16"/>
                <w:lang w:val="en-GB"/>
              </w:rPr>
            </w:pPr>
          </w:p>
          <w:p w14:paraId="6589CA28" w14:textId="0B6F971E"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43"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544"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721D5E0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+343°C</w:t>
            </w:r>
          </w:p>
          <w:p w14:paraId="6BAD629F" w14:textId="77777777" w:rsidR="00B271C8" w:rsidRPr="00014E44" w:rsidRDefault="00B271C8" w:rsidP="00DE1185">
            <w:pPr>
              <w:pStyle w:val="CellBodyCentered"/>
              <w:rPr>
                <w:rFonts w:ascii="Arial Narrow" w:hAnsi="Arial Narrow" w:cs="Arial"/>
                <w:color w:val="auto"/>
                <w:sz w:val="16"/>
                <w:szCs w:val="16"/>
                <w:lang w:val="en-GB"/>
              </w:rPr>
            </w:pPr>
          </w:p>
          <w:p w14:paraId="75AD6891" w14:textId="37870F11" w:rsidR="00B271C8" w:rsidRPr="00014E44" w:rsidDel="00D93675" w:rsidRDefault="00B271C8" w:rsidP="00DE1185">
            <w:pPr>
              <w:pStyle w:val="CellBodyCentered"/>
              <w:rPr>
                <w:del w:id="5545" w:author="Zhunisbayev, Olzhasbek A [Bolashak Atyrau Limited]" w:date="2022-06-21T11:15:00Z"/>
                <w:rFonts w:ascii="Arial Narrow" w:hAnsi="Arial Narrow" w:cs="Arial"/>
                <w:color w:val="auto"/>
                <w:sz w:val="16"/>
                <w:szCs w:val="16"/>
                <w:lang w:val="en-GB"/>
              </w:rPr>
            </w:pPr>
            <w:del w:id="5546" w:author="Zhunisbayev, Olzhasbek A [Bolashak Atyrau Limited]" w:date="2022-06-21T11:15:00Z">
              <w:r w:rsidRPr="00014E44" w:rsidDel="00D93675">
                <w:rPr>
                  <w:rFonts w:ascii="Arial Narrow" w:hAnsi="Arial Narrow" w:cs="Arial"/>
                  <w:color w:val="auto"/>
                  <w:sz w:val="16"/>
                  <w:szCs w:val="16"/>
                  <w:lang w:val="en-GB"/>
                </w:rPr>
                <w:delText>Note 5</w:delText>
              </w:r>
            </w:del>
          </w:p>
          <w:p w14:paraId="189177CB" w14:textId="77777777" w:rsidR="00B271C8" w:rsidRPr="00014E44" w:rsidRDefault="00B271C8" w:rsidP="00DE1185">
            <w:pPr>
              <w:pStyle w:val="CellBodyCentered"/>
              <w:rPr>
                <w:rFonts w:ascii="Arial Narrow" w:hAnsi="Arial Narrow" w:cs="Arial"/>
                <w:color w:val="auto"/>
                <w:sz w:val="16"/>
                <w:szCs w:val="16"/>
                <w:lang w:val="en-GB"/>
              </w:rPr>
            </w:pPr>
          </w:p>
          <w:p w14:paraId="1FAD56A1" w14:textId="77777777" w:rsidR="00B271C8" w:rsidRPr="00014E44" w:rsidRDefault="00B271C8" w:rsidP="00DE1185">
            <w:pPr>
              <w:pStyle w:val="CellBodyCentered"/>
              <w:rPr>
                <w:rFonts w:ascii="Arial Narrow" w:hAnsi="Arial Narrow" w:cs="Arial"/>
                <w:color w:val="auto"/>
                <w:sz w:val="16"/>
                <w:szCs w:val="16"/>
                <w:lang w:val="en-GB"/>
              </w:rPr>
            </w:pPr>
          </w:p>
          <w:p w14:paraId="57E11496" w14:textId="77777777" w:rsidR="00B271C8" w:rsidRPr="00014E44" w:rsidRDefault="00B271C8" w:rsidP="00DE1185">
            <w:pPr>
              <w:pStyle w:val="CellBodyCentered"/>
              <w:rPr>
                <w:rFonts w:ascii="Arial Narrow" w:hAnsi="Arial Narrow" w:cs="Arial"/>
                <w:color w:val="auto"/>
                <w:sz w:val="16"/>
                <w:szCs w:val="16"/>
                <w:lang w:val="en-GB"/>
              </w:rPr>
            </w:pPr>
          </w:p>
          <w:p w14:paraId="70DF9DE0" w14:textId="77777777" w:rsidR="00B271C8" w:rsidRPr="00014E44" w:rsidRDefault="00B271C8" w:rsidP="00DE1185">
            <w:pPr>
              <w:pStyle w:val="CellBodyCentered"/>
              <w:rPr>
                <w:rFonts w:ascii="Arial Narrow" w:hAnsi="Arial Narrow" w:cs="Arial"/>
                <w:color w:val="auto"/>
                <w:sz w:val="16"/>
                <w:szCs w:val="16"/>
                <w:lang w:val="en-GB"/>
              </w:rPr>
            </w:pPr>
          </w:p>
          <w:p w14:paraId="4DB87CFB" w14:textId="77777777" w:rsidR="00B271C8" w:rsidRPr="00014E44" w:rsidRDefault="00B271C8" w:rsidP="00DE1185">
            <w:pPr>
              <w:pStyle w:val="CellBodyCentered"/>
              <w:rPr>
                <w:rFonts w:ascii="Arial Narrow" w:hAnsi="Arial Narrow" w:cs="Arial"/>
                <w:color w:val="auto"/>
                <w:sz w:val="16"/>
                <w:szCs w:val="16"/>
                <w:lang w:val="en-GB"/>
              </w:rPr>
            </w:pPr>
          </w:p>
          <w:p w14:paraId="399F8486" w14:textId="77777777" w:rsidR="00B271C8" w:rsidRPr="00014E44" w:rsidRDefault="00B271C8" w:rsidP="00DE1185">
            <w:pPr>
              <w:pStyle w:val="CellBodyCentered"/>
              <w:rPr>
                <w:rFonts w:ascii="Arial Narrow" w:hAnsi="Arial Narrow" w:cs="Arial"/>
                <w:color w:val="auto"/>
                <w:sz w:val="16"/>
                <w:szCs w:val="16"/>
                <w:lang w:val="en-GB"/>
              </w:rPr>
            </w:pPr>
          </w:p>
          <w:p w14:paraId="37ABCC44" w14:textId="77777777" w:rsidR="00B271C8" w:rsidRPr="00014E44" w:rsidRDefault="00B271C8" w:rsidP="00DE1185">
            <w:pPr>
              <w:pStyle w:val="CellBodyCentered"/>
              <w:rPr>
                <w:rFonts w:ascii="Arial Narrow" w:hAnsi="Arial Narrow" w:cs="Arial"/>
                <w:color w:val="auto"/>
                <w:sz w:val="16"/>
                <w:szCs w:val="16"/>
                <w:lang w:val="en-GB"/>
              </w:rPr>
            </w:pPr>
          </w:p>
          <w:p w14:paraId="54C82066" w14:textId="77777777" w:rsidR="00B271C8" w:rsidRPr="00014E44" w:rsidRDefault="00B271C8" w:rsidP="00DE1185">
            <w:pPr>
              <w:pStyle w:val="CellBodyCentered"/>
              <w:rPr>
                <w:rFonts w:ascii="Arial Narrow" w:hAnsi="Arial Narrow" w:cs="Arial"/>
                <w:color w:val="auto"/>
                <w:sz w:val="16"/>
                <w:szCs w:val="16"/>
                <w:lang w:val="en-GB"/>
              </w:rPr>
            </w:pPr>
          </w:p>
          <w:p w14:paraId="1651E3B1" w14:textId="77777777" w:rsidR="00B271C8" w:rsidRPr="00014E44" w:rsidRDefault="00B271C8" w:rsidP="00DE1185">
            <w:pPr>
              <w:pStyle w:val="CellBodyCentered"/>
              <w:rPr>
                <w:rFonts w:ascii="Arial Narrow" w:hAnsi="Arial Narrow" w:cs="Arial"/>
                <w:color w:val="auto"/>
                <w:sz w:val="16"/>
                <w:szCs w:val="16"/>
                <w:lang w:val="en-GB"/>
              </w:rPr>
            </w:pPr>
          </w:p>
          <w:p w14:paraId="23AE495D" w14:textId="77777777" w:rsidR="00B271C8" w:rsidRPr="00014E44" w:rsidRDefault="00B271C8" w:rsidP="00DE1185">
            <w:pPr>
              <w:pStyle w:val="CellBodyCentered"/>
              <w:rPr>
                <w:rFonts w:ascii="Arial Narrow" w:hAnsi="Arial Narrow" w:cs="Arial"/>
                <w:color w:val="auto"/>
                <w:sz w:val="16"/>
                <w:szCs w:val="16"/>
                <w:lang w:val="en-GB"/>
              </w:rPr>
            </w:pPr>
          </w:p>
          <w:p w14:paraId="70412F27" w14:textId="77777777" w:rsidR="00B271C8" w:rsidRPr="00014E44" w:rsidRDefault="00B271C8" w:rsidP="00DE1185">
            <w:pPr>
              <w:pStyle w:val="CellBodyCentered"/>
              <w:rPr>
                <w:rFonts w:ascii="Arial Narrow" w:hAnsi="Arial Narrow" w:cs="Arial"/>
                <w:color w:val="auto"/>
                <w:sz w:val="16"/>
                <w:szCs w:val="16"/>
                <w:lang w:val="en-GB"/>
              </w:rPr>
            </w:pPr>
          </w:p>
          <w:p w14:paraId="0FBAD81E" w14:textId="77777777" w:rsidR="00B271C8" w:rsidRPr="00014E44" w:rsidRDefault="00B271C8" w:rsidP="00DE1185">
            <w:pPr>
              <w:pStyle w:val="CellBodyCentered"/>
              <w:rPr>
                <w:rFonts w:ascii="Arial Narrow" w:hAnsi="Arial Narrow" w:cs="Arial"/>
                <w:color w:val="auto"/>
                <w:sz w:val="16"/>
                <w:szCs w:val="16"/>
                <w:lang w:val="en-GB"/>
              </w:rPr>
            </w:pPr>
          </w:p>
          <w:p w14:paraId="0E01AE93" w14:textId="77777777" w:rsidR="00B271C8" w:rsidRPr="00014E44" w:rsidRDefault="00B271C8" w:rsidP="00DE1185">
            <w:pPr>
              <w:pStyle w:val="CellBodyCentered"/>
              <w:rPr>
                <w:rFonts w:ascii="Arial Narrow" w:hAnsi="Arial Narrow" w:cs="Arial"/>
                <w:color w:val="auto"/>
                <w:sz w:val="16"/>
                <w:szCs w:val="16"/>
                <w:lang w:val="en-GB"/>
              </w:rPr>
            </w:pPr>
          </w:p>
          <w:p w14:paraId="7192EF4D" w14:textId="77777777" w:rsidR="00B271C8" w:rsidRPr="00014E44" w:rsidRDefault="00B271C8" w:rsidP="00DE1185">
            <w:pPr>
              <w:pStyle w:val="CellBodyCentered"/>
              <w:rPr>
                <w:rFonts w:ascii="Arial Narrow" w:hAnsi="Arial Narrow" w:cs="Arial"/>
                <w:color w:val="auto"/>
                <w:sz w:val="16"/>
                <w:szCs w:val="16"/>
                <w:lang w:val="en-GB"/>
              </w:rPr>
            </w:pPr>
          </w:p>
          <w:p w14:paraId="2CF35C21" w14:textId="77777777" w:rsidR="00B271C8" w:rsidRPr="00014E44" w:rsidRDefault="00B271C8" w:rsidP="00DE1185">
            <w:pPr>
              <w:pStyle w:val="CellBodyCentered"/>
              <w:rPr>
                <w:rFonts w:ascii="Arial Narrow" w:hAnsi="Arial Narrow" w:cs="Arial"/>
                <w:color w:val="auto"/>
                <w:sz w:val="16"/>
                <w:szCs w:val="16"/>
                <w:lang w:val="en-GB"/>
              </w:rPr>
            </w:pPr>
          </w:p>
          <w:p w14:paraId="0F221AE9" w14:textId="77777777" w:rsidR="00B271C8" w:rsidRPr="00014E44" w:rsidRDefault="00B271C8"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2A6F039C" w14:textId="77777777" w:rsidR="00B271C8" w:rsidRPr="00014E44" w:rsidRDefault="00B271C8" w:rsidP="00DE1185">
            <w:pPr>
              <w:pStyle w:val="CellBody"/>
              <w:rPr>
                <w:rFonts w:ascii="Arial Narrow" w:hAnsi="Arial Narrow" w:cs="Arial"/>
                <w:color w:val="auto"/>
                <w:sz w:val="16"/>
                <w:szCs w:val="16"/>
                <w:u w:val="single"/>
                <w:lang w:val="en-GB"/>
              </w:rPr>
            </w:pPr>
          </w:p>
          <w:p w14:paraId="7FEA3C87"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1.1</w:t>
            </w:r>
          </w:p>
          <w:p w14:paraId="5821047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05B5727F" w14:textId="69C9BFB3"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47"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548"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38°C = 102.1 barg</w:t>
            </w:r>
          </w:p>
          <w:p w14:paraId="1CF63221" w14:textId="7BCC303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50°C = 100.2 barg</w:t>
            </w:r>
          </w:p>
          <w:p w14:paraId="2BEDD41C" w14:textId="6363517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100°C = 93.2 barg</w:t>
            </w:r>
          </w:p>
          <w:p w14:paraId="5DEF11E2" w14:textId="7438991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150°C = 90.2 barg</w:t>
            </w:r>
          </w:p>
          <w:p w14:paraId="378DF188" w14:textId="3A56124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200°C = 87.6 barg</w:t>
            </w:r>
          </w:p>
          <w:p w14:paraId="5B77AD7F" w14:textId="1307D84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250°C = 83.9 barg</w:t>
            </w:r>
          </w:p>
          <w:p w14:paraId="1947B8BB" w14:textId="2F00F54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300°C = 79.6 barg</w:t>
            </w:r>
          </w:p>
          <w:p w14:paraId="6F869E5F" w14:textId="52CDBA2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343°C = 75.7 barg</w:t>
            </w:r>
          </w:p>
          <w:p w14:paraId="1A768472" w14:textId="77777777" w:rsidR="00B271C8" w:rsidRPr="00014E44" w:rsidRDefault="00B271C8" w:rsidP="00DE1185">
            <w:pPr>
              <w:pStyle w:val="CellBody"/>
              <w:rPr>
                <w:rFonts w:ascii="Arial Narrow" w:hAnsi="Arial Narrow" w:cs="Arial"/>
                <w:color w:val="auto"/>
                <w:sz w:val="16"/>
                <w:szCs w:val="16"/>
                <w:lang w:val="en-GB"/>
              </w:rPr>
            </w:pPr>
          </w:p>
          <w:p w14:paraId="083B12E5" w14:textId="5E9ADFF0" w:rsidR="00B271C8" w:rsidRPr="00014E44" w:rsidDel="00D93675" w:rsidRDefault="00B271C8" w:rsidP="00DE1185">
            <w:pPr>
              <w:pStyle w:val="CellBody"/>
              <w:rPr>
                <w:del w:id="5549" w:author="Zhunisbayev, Olzhasbek A [Bolashak Atyrau Limited]" w:date="2022-06-21T11:15:00Z"/>
                <w:rFonts w:ascii="Arial Narrow" w:hAnsi="Arial Narrow" w:cs="Arial"/>
                <w:color w:val="auto"/>
                <w:sz w:val="16"/>
                <w:szCs w:val="16"/>
                <w:lang w:val="en-GB"/>
              </w:rPr>
            </w:pPr>
          </w:p>
          <w:p w14:paraId="5D5081A1" w14:textId="77777777" w:rsidR="00B271C8" w:rsidRPr="00014E44" w:rsidRDefault="00B271C8" w:rsidP="00DE1185">
            <w:pPr>
              <w:pStyle w:val="CellBody"/>
              <w:rPr>
                <w:rFonts w:ascii="Arial Narrow" w:hAnsi="Arial Narrow" w:cs="Arial"/>
                <w:color w:val="auto"/>
                <w:sz w:val="16"/>
                <w:szCs w:val="16"/>
                <w:lang w:val="en-GB"/>
              </w:rPr>
            </w:pPr>
          </w:p>
          <w:p w14:paraId="7489DE4B" w14:textId="77777777" w:rsidR="00B271C8" w:rsidRPr="00014E44" w:rsidRDefault="00B271C8" w:rsidP="00DE1185">
            <w:pPr>
              <w:pStyle w:val="CellBody"/>
              <w:rPr>
                <w:rFonts w:ascii="Arial Narrow" w:hAnsi="Arial Narrow" w:cs="Arial"/>
                <w:color w:val="auto"/>
                <w:sz w:val="16"/>
                <w:szCs w:val="16"/>
                <w:lang w:val="en-GB"/>
              </w:rPr>
            </w:pPr>
          </w:p>
          <w:p w14:paraId="6821D728" w14:textId="77777777" w:rsidR="00B271C8" w:rsidRPr="00014E44" w:rsidRDefault="00B271C8" w:rsidP="00DE1185">
            <w:pPr>
              <w:pStyle w:val="CellBody"/>
              <w:rPr>
                <w:rFonts w:ascii="Arial Narrow" w:hAnsi="Arial Narrow" w:cs="Arial"/>
                <w:color w:val="auto"/>
                <w:sz w:val="16"/>
                <w:szCs w:val="16"/>
                <w:lang w:val="en-GB"/>
              </w:rPr>
            </w:pPr>
          </w:p>
          <w:p w14:paraId="754819BB" w14:textId="77777777" w:rsidR="00B271C8" w:rsidRPr="00014E44" w:rsidRDefault="00B271C8" w:rsidP="00DE1185">
            <w:pPr>
              <w:pStyle w:val="CellBody"/>
              <w:rPr>
                <w:rFonts w:ascii="Arial Narrow" w:hAnsi="Arial Narrow" w:cs="Arial"/>
                <w:color w:val="auto"/>
                <w:sz w:val="16"/>
                <w:szCs w:val="16"/>
                <w:lang w:val="en-GB"/>
              </w:rPr>
            </w:pPr>
          </w:p>
          <w:p w14:paraId="6A1012F7" w14:textId="77777777" w:rsidR="00B271C8" w:rsidRPr="00014E44" w:rsidRDefault="00B271C8" w:rsidP="00DE1185">
            <w:pPr>
              <w:pStyle w:val="CellBody"/>
              <w:rPr>
                <w:rFonts w:ascii="Arial Narrow" w:hAnsi="Arial Narrow" w:cs="Arial"/>
                <w:color w:val="auto"/>
                <w:sz w:val="16"/>
                <w:szCs w:val="16"/>
                <w:lang w:val="en-GB"/>
              </w:rPr>
            </w:pPr>
          </w:p>
          <w:p w14:paraId="05B48DA3" w14:textId="77777777" w:rsidR="00B271C8" w:rsidRPr="00014E44" w:rsidRDefault="00B271C8" w:rsidP="00DE1185">
            <w:pPr>
              <w:pStyle w:val="CellBody"/>
              <w:rPr>
                <w:rFonts w:ascii="Arial Narrow" w:hAnsi="Arial Narrow" w:cs="Arial"/>
                <w:color w:val="auto"/>
                <w:sz w:val="16"/>
                <w:szCs w:val="16"/>
                <w:lang w:val="en-GB"/>
              </w:rPr>
            </w:pPr>
          </w:p>
          <w:p w14:paraId="7AAA5C03" w14:textId="77777777" w:rsidR="00B271C8" w:rsidRPr="00014E44" w:rsidRDefault="00B271C8" w:rsidP="00DE1185">
            <w:pPr>
              <w:pStyle w:val="CellBody"/>
              <w:rPr>
                <w:rFonts w:ascii="Arial Narrow" w:hAnsi="Arial Narrow" w:cs="Arial"/>
                <w:color w:val="auto"/>
                <w:sz w:val="16"/>
                <w:szCs w:val="16"/>
                <w:lang w:val="en-GB"/>
              </w:rPr>
            </w:pPr>
          </w:p>
          <w:p w14:paraId="7498C8F6"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24627889" w14:textId="77777777" w:rsidR="00B271C8" w:rsidRPr="00014E44" w:rsidRDefault="00B271C8" w:rsidP="00DE1185">
            <w:pPr>
              <w:pStyle w:val="CellBodyCentered"/>
              <w:rPr>
                <w:rFonts w:ascii="Arial Narrow" w:hAnsi="Arial Narrow" w:cs="Arial"/>
                <w:color w:val="auto"/>
                <w:sz w:val="16"/>
                <w:szCs w:val="16"/>
              </w:rPr>
            </w:pPr>
          </w:p>
          <w:p w14:paraId="70B6DA49" w14:textId="77777777" w:rsidR="00B271C8" w:rsidRPr="00014E44" w:rsidRDefault="00B271C8"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p w14:paraId="31E11D67" w14:textId="77777777" w:rsidR="00B271C8" w:rsidRPr="00014E44" w:rsidRDefault="00B271C8" w:rsidP="00DE1185">
            <w:pPr>
              <w:pStyle w:val="CellBodyCentered"/>
              <w:rPr>
                <w:rFonts w:ascii="Arial Narrow" w:hAnsi="Arial Narrow" w:cs="Arial"/>
                <w:color w:val="auto"/>
                <w:sz w:val="16"/>
                <w:szCs w:val="16"/>
              </w:rPr>
            </w:pPr>
          </w:p>
          <w:p w14:paraId="2431CE10" w14:textId="77777777" w:rsidR="00B271C8" w:rsidRPr="00014E44" w:rsidRDefault="00B271C8" w:rsidP="00DE1185">
            <w:pPr>
              <w:pStyle w:val="CellBodyCentered"/>
              <w:rPr>
                <w:rFonts w:ascii="Arial Narrow" w:hAnsi="Arial Narrow" w:cs="Arial"/>
                <w:color w:val="auto"/>
                <w:sz w:val="16"/>
                <w:szCs w:val="16"/>
              </w:rPr>
            </w:pPr>
          </w:p>
          <w:p w14:paraId="25BB06E5" w14:textId="77777777" w:rsidR="00B271C8" w:rsidRPr="00014E44" w:rsidRDefault="00B271C8" w:rsidP="00DE1185">
            <w:pPr>
              <w:pStyle w:val="CellBodyCentered"/>
              <w:rPr>
                <w:rFonts w:ascii="Arial Narrow" w:hAnsi="Arial Narrow" w:cs="Arial"/>
                <w:color w:val="auto"/>
                <w:sz w:val="16"/>
                <w:szCs w:val="16"/>
              </w:rPr>
            </w:pPr>
          </w:p>
          <w:p w14:paraId="130432D2" w14:textId="77777777" w:rsidR="00B271C8" w:rsidRPr="00014E44" w:rsidRDefault="00B271C8" w:rsidP="00DE1185">
            <w:pPr>
              <w:pStyle w:val="CellBodyCentered"/>
              <w:rPr>
                <w:rFonts w:ascii="Arial Narrow" w:hAnsi="Arial Narrow" w:cs="Arial"/>
                <w:color w:val="auto"/>
                <w:sz w:val="16"/>
                <w:szCs w:val="16"/>
              </w:rPr>
            </w:pPr>
          </w:p>
          <w:p w14:paraId="231E5B89" w14:textId="77777777" w:rsidR="00B271C8" w:rsidRPr="00014E44" w:rsidRDefault="00B271C8" w:rsidP="00DE1185">
            <w:pPr>
              <w:pStyle w:val="CellBodyCentered"/>
              <w:rPr>
                <w:rFonts w:ascii="Arial Narrow" w:hAnsi="Arial Narrow" w:cs="Arial"/>
                <w:color w:val="auto"/>
                <w:sz w:val="16"/>
                <w:szCs w:val="16"/>
              </w:rPr>
            </w:pPr>
          </w:p>
          <w:p w14:paraId="5EAA67EA" w14:textId="77777777" w:rsidR="00B271C8" w:rsidRPr="00014E44" w:rsidRDefault="00B271C8" w:rsidP="00DE1185">
            <w:pPr>
              <w:pStyle w:val="CellBodyCentered"/>
              <w:rPr>
                <w:rFonts w:ascii="Arial Narrow" w:hAnsi="Arial Narrow" w:cs="Arial"/>
                <w:color w:val="auto"/>
                <w:sz w:val="16"/>
                <w:szCs w:val="16"/>
              </w:rPr>
            </w:pPr>
          </w:p>
          <w:p w14:paraId="4A617158" w14:textId="77777777" w:rsidR="00B271C8" w:rsidRPr="00014E44" w:rsidRDefault="00B271C8" w:rsidP="00DE1185">
            <w:pPr>
              <w:pStyle w:val="CellBodyCentered"/>
              <w:rPr>
                <w:rFonts w:ascii="Arial Narrow" w:hAnsi="Arial Narrow" w:cs="Arial"/>
                <w:color w:val="auto"/>
                <w:sz w:val="16"/>
                <w:szCs w:val="16"/>
              </w:rPr>
            </w:pPr>
          </w:p>
          <w:p w14:paraId="1746280B" w14:textId="77777777" w:rsidR="00B271C8" w:rsidRPr="00014E44" w:rsidRDefault="00B271C8" w:rsidP="00DE1185">
            <w:pPr>
              <w:pStyle w:val="CellBodyCentered"/>
              <w:rPr>
                <w:rFonts w:ascii="Arial Narrow" w:hAnsi="Arial Narrow" w:cs="Arial"/>
                <w:color w:val="auto"/>
                <w:sz w:val="16"/>
                <w:szCs w:val="16"/>
              </w:rPr>
            </w:pPr>
          </w:p>
          <w:p w14:paraId="797AF71F" w14:textId="77777777" w:rsidR="00B271C8" w:rsidRPr="00014E44" w:rsidRDefault="00B271C8" w:rsidP="00DE1185">
            <w:pPr>
              <w:pStyle w:val="CellBodyCentered"/>
              <w:rPr>
                <w:rFonts w:ascii="Arial Narrow" w:hAnsi="Arial Narrow" w:cs="Arial"/>
                <w:color w:val="auto"/>
                <w:sz w:val="16"/>
                <w:szCs w:val="16"/>
              </w:rPr>
            </w:pPr>
          </w:p>
          <w:p w14:paraId="7D676B40" w14:textId="77777777" w:rsidR="00B271C8" w:rsidRPr="00014E44" w:rsidRDefault="00B271C8" w:rsidP="00DE1185">
            <w:pPr>
              <w:pStyle w:val="CellBodyCentered"/>
              <w:rPr>
                <w:rFonts w:ascii="Arial Narrow" w:hAnsi="Arial Narrow" w:cs="Arial"/>
                <w:color w:val="auto"/>
                <w:sz w:val="16"/>
                <w:szCs w:val="16"/>
              </w:rPr>
            </w:pPr>
          </w:p>
          <w:p w14:paraId="719E9581" w14:textId="77777777" w:rsidR="00B271C8" w:rsidRPr="00014E44" w:rsidRDefault="00B271C8" w:rsidP="00DE1185">
            <w:pPr>
              <w:pStyle w:val="CellBodyCentered"/>
              <w:rPr>
                <w:rFonts w:ascii="Arial Narrow" w:hAnsi="Arial Narrow" w:cs="Arial"/>
                <w:color w:val="auto"/>
                <w:sz w:val="16"/>
                <w:szCs w:val="16"/>
              </w:rPr>
            </w:pPr>
          </w:p>
          <w:p w14:paraId="6BDA7CE2" w14:textId="77777777" w:rsidR="00B271C8" w:rsidRPr="00014E44" w:rsidRDefault="00B271C8" w:rsidP="00DE1185">
            <w:pPr>
              <w:pStyle w:val="CellBodyCentered"/>
              <w:rPr>
                <w:rFonts w:ascii="Arial Narrow" w:hAnsi="Arial Narrow" w:cs="Arial"/>
                <w:color w:val="auto"/>
                <w:sz w:val="16"/>
                <w:szCs w:val="16"/>
              </w:rPr>
            </w:pPr>
          </w:p>
          <w:p w14:paraId="37F5D03B" w14:textId="77777777" w:rsidR="00B271C8" w:rsidRPr="00014E44" w:rsidRDefault="00B271C8" w:rsidP="00DE1185">
            <w:pPr>
              <w:pStyle w:val="CellBodyCentered"/>
              <w:rPr>
                <w:rFonts w:ascii="Arial Narrow" w:hAnsi="Arial Narrow" w:cs="Arial"/>
                <w:color w:val="auto"/>
                <w:sz w:val="16"/>
                <w:szCs w:val="16"/>
              </w:rPr>
            </w:pPr>
          </w:p>
          <w:p w14:paraId="6C423116" w14:textId="77777777" w:rsidR="00B271C8" w:rsidRPr="00014E44" w:rsidRDefault="00B271C8" w:rsidP="00DE1185">
            <w:pPr>
              <w:pStyle w:val="CellBodyCentered"/>
              <w:rPr>
                <w:rFonts w:ascii="Arial Narrow" w:hAnsi="Arial Narrow" w:cs="Arial"/>
                <w:color w:val="auto"/>
                <w:sz w:val="16"/>
                <w:szCs w:val="16"/>
              </w:rPr>
            </w:pPr>
          </w:p>
          <w:p w14:paraId="42620809" w14:textId="77777777" w:rsidR="00B271C8" w:rsidRPr="00014E44" w:rsidRDefault="00B271C8" w:rsidP="00DE1185">
            <w:pPr>
              <w:pStyle w:val="CellBodyCentered"/>
              <w:rPr>
                <w:rFonts w:ascii="Arial Narrow" w:hAnsi="Arial Narrow" w:cs="Arial"/>
                <w:color w:val="auto"/>
                <w:sz w:val="16"/>
                <w:szCs w:val="16"/>
              </w:rPr>
            </w:pPr>
          </w:p>
          <w:p w14:paraId="45DB229A" w14:textId="77777777" w:rsidR="00B271C8" w:rsidRPr="00014E44" w:rsidRDefault="00B271C8" w:rsidP="00DE1185">
            <w:pPr>
              <w:pStyle w:val="CellBodyCentered"/>
              <w:rPr>
                <w:rFonts w:ascii="Arial Narrow" w:hAnsi="Arial Narrow" w:cs="Arial"/>
                <w:color w:val="auto"/>
                <w:sz w:val="16"/>
                <w:szCs w:val="16"/>
              </w:rPr>
            </w:pPr>
          </w:p>
          <w:p w14:paraId="02CB45EA"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4B45DEED" w14:textId="77777777" w:rsidR="00B271C8" w:rsidRPr="00014E44" w:rsidRDefault="00B271C8" w:rsidP="00DE1185">
            <w:pPr>
              <w:pStyle w:val="CellBodyCentered"/>
              <w:rPr>
                <w:rFonts w:ascii="Arial Narrow" w:hAnsi="Arial Narrow" w:cs="Arial"/>
                <w:color w:val="auto"/>
                <w:sz w:val="16"/>
                <w:szCs w:val="16"/>
                <w:lang w:val="en-GB"/>
              </w:rPr>
            </w:pPr>
          </w:p>
          <w:p w14:paraId="5285F76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7871EC75" w14:textId="77777777" w:rsidR="00B271C8" w:rsidRPr="00014E44" w:rsidRDefault="00B271C8" w:rsidP="00DE1185">
            <w:pPr>
              <w:pStyle w:val="CellBodyCentered"/>
              <w:rPr>
                <w:rFonts w:ascii="Arial Narrow" w:hAnsi="Arial Narrow" w:cs="Arial"/>
                <w:color w:val="auto"/>
                <w:sz w:val="16"/>
                <w:szCs w:val="16"/>
                <w:lang w:val="en-GB"/>
              </w:rPr>
            </w:pPr>
          </w:p>
          <w:p w14:paraId="458938DE" w14:textId="77777777" w:rsidR="00B271C8" w:rsidRPr="00014E44" w:rsidRDefault="00B271C8" w:rsidP="00DE1185">
            <w:pPr>
              <w:pStyle w:val="CellBodyCentered"/>
              <w:rPr>
                <w:rFonts w:ascii="Arial Narrow" w:hAnsi="Arial Narrow" w:cs="Arial"/>
                <w:color w:val="auto"/>
                <w:sz w:val="16"/>
                <w:szCs w:val="16"/>
                <w:lang w:val="en-GB"/>
              </w:rPr>
            </w:pPr>
          </w:p>
          <w:p w14:paraId="3C5779EF" w14:textId="77777777" w:rsidR="00B271C8" w:rsidRPr="00014E44" w:rsidRDefault="00B271C8" w:rsidP="00DE1185">
            <w:pPr>
              <w:pStyle w:val="CellBodyCentered"/>
              <w:rPr>
                <w:rFonts w:ascii="Arial Narrow" w:hAnsi="Arial Narrow" w:cs="Arial"/>
                <w:color w:val="auto"/>
                <w:sz w:val="16"/>
                <w:szCs w:val="16"/>
                <w:lang w:val="en-GB"/>
              </w:rPr>
            </w:pPr>
          </w:p>
          <w:p w14:paraId="02EDA523" w14:textId="77777777" w:rsidR="00B271C8" w:rsidRPr="00014E44" w:rsidRDefault="00B271C8" w:rsidP="00DE1185">
            <w:pPr>
              <w:pStyle w:val="CellBodyCentered"/>
              <w:rPr>
                <w:rFonts w:ascii="Arial Narrow" w:hAnsi="Arial Narrow" w:cs="Arial"/>
                <w:color w:val="auto"/>
                <w:sz w:val="16"/>
                <w:szCs w:val="16"/>
                <w:lang w:val="en-GB"/>
              </w:rPr>
            </w:pPr>
          </w:p>
          <w:p w14:paraId="71E4E4FC" w14:textId="77777777" w:rsidR="00B271C8" w:rsidRPr="00014E44" w:rsidRDefault="00B271C8" w:rsidP="00DE1185">
            <w:pPr>
              <w:pStyle w:val="CellBodyCentered"/>
              <w:rPr>
                <w:rFonts w:ascii="Arial Narrow" w:hAnsi="Arial Narrow" w:cs="Arial"/>
                <w:color w:val="auto"/>
                <w:sz w:val="16"/>
                <w:szCs w:val="16"/>
                <w:lang w:val="en-GB"/>
              </w:rPr>
            </w:pPr>
          </w:p>
          <w:p w14:paraId="75319D5E" w14:textId="77777777" w:rsidR="00B271C8" w:rsidRPr="00014E44" w:rsidRDefault="00B271C8" w:rsidP="00DE1185">
            <w:pPr>
              <w:pStyle w:val="CellBodyCentered"/>
              <w:rPr>
                <w:rFonts w:ascii="Arial Narrow" w:hAnsi="Arial Narrow" w:cs="Arial"/>
                <w:color w:val="auto"/>
                <w:sz w:val="16"/>
                <w:szCs w:val="16"/>
                <w:lang w:val="en-GB"/>
              </w:rPr>
            </w:pPr>
          </w:p>
          <w:p w14:paraId="0B6F1FCE" w14:textId="77777777" w:rsidR="00B271C8" w:rsidRPr="00014E44" w:rsidRDefault="00B271C8" w:rsidP="00DE1185">
            <w:pPr>
              <w:pStyle w:val="CellBodyCentered"/>
              <w:rPr>
                <w:rFonts w:ascii="Arial Narrow" w:hAnsi="Arial Narrow" w:cs="Arial"/>
                <w:color w:val="auto"/>
                <w:sz w:val="16"/>
                <w:szCs w:val="16"/>
                <w:lang w:val="en-GB"/>
              </w:rPr>
            </w:pPr>
          </w:p>
          <w:p w14:paraId="4123D0AB" w14:textId="77777777" w:rsidR="00B271C8" w:rsidRPr="00014E44" w:rsidRDefault="00B271C8" w:rsidP="00DE1185">
            <w:pPr>
              <w:pStyle w:val="CellBodyCentered"/>
              <w:rPr>
                <w:rFonts w:ascii="Arial Narrow" w:hAnsi="Arial Narrow" w:cs="Arial"/>
                <w:color w:val="auto"/>
                <w:sz w:val="16"/>
                <w:szCs w:val="16"/>
                <w:lang w:val="en-GB"/>
              </w:rPr>
            </w:pPr>
          </w:p>
          <w:p w14:paraId="1608F7C1" w14:textId="77777777" w:rsidR="00B271C8" w:rsidRPr="00014E44" w:rsidRDefault="00B271C8" w:rsidP="00DE1185">
            <w:pPr>
              <w:pStyle w:val="CellBodyCentered"/>
              <w:rPr>
                <w:rFonts w:ascii="Arial Narrow" w:hAnsi="Arial Narrow" w:cs="Arial"/>
                <w:color w:val="auto"/>
                <w:sz w:val="16"/>
                <w:szCs w:val="16"/>
                <w:lang w:val="en-GB"/>
              </w:rPr>
            </w:pPr>
          </w:p>
          <w:p w14:paraId="71157376" w14:textId="77777777" w:rsidR="00B271C8" w:rsidRPr="00014E44" w:rsidRDefault="00B271C8" w:rsidP="00DE1185">
            <w:pPr>
              <w:pStyle w:val="CellBodyCentered"/>
              <w:rPr>
                <w:rFonts w:ascii="Arial Narrow" w:hAnsi="Arial Narrow" w:cs="Arial"/>
                <w:color w:val="auto"/>
                <w:sz w:val="16"/>
                <w:szCs w:val="16"/>
                <w:lang w:val="en-GB"/>
              </w:rPr>
            </w:pPr>
          </w:p>
          <w:p w14:paraId="5EFB7997" w14:textId="77777777" w:rsidR="00B271C8" w:rsidRPr="00014E44" w:rsidRDefault="00B271C8" w:rsidP="00DE1185">
            <w:pPr>
              <w:pStyle w:val="CellBodyCentered"/>
              <w:rPr>
                <w:rFonts w:ascii="Arial Narrow" w:hAnsi="Arial Narrow" w:cs="Arial"/>
                <w:color w:val="auto"/>
                <w:sz w:val="16"/>
                <w:szCs w:val="16"/>
                <w:lang w:val="en-GB"/>
              </w:rPr>
            </w:pPr>
          </w:p>
          <w:p w14:paraId="3FD0BB9C" w14:textId="77777777" w:rsidR="00B271C8" w:rsidRPr="00014E44" w:rsidRDefault="00B271C8" w:rsidP="00DE1185">
            <w:pPr>
              <w:pStyle w:val="CellBodyCentered"/>
              <w:rPr>
                <w:rFonts w:ascii="Arial Narrow" w:hAnsi="Arial Narrow" w:cs="Arial"/>
                <w:color w:val="auto"/>
                <w:sz w:val="16"/>
                <w:szCs w:val="16"/>
                <w:lang w:val="en-GB"/>
              </w:rPr>
            </w:pPr>
          </w:p>
          <w:p w14:paraId="45BA276A" w14:textId="77777777" w:rsidR="00B271C8" w:rsidRPr="00014E44" w:rsidRDefault="00B271C8" w:rsidP="00DE1185">
            <w:pPr>
              <w:pStyle w:val="CellBodyCentered"/>
              <w:rPr>
                <w:rFonts w:ascii="Arial Narrow" w:hAnsi="Arial Narrow" w:cs="Arial"/>
                <w:color w:val="auto"/>
                <w:sz w:val="16"/>
                <w:szCs w:val="16"/>
                <w:lang w:val="en-GB"/>
              </w:rPr>
            </w:pPr>
          </w:p>
          <w:p w14:paraId="1186DBE3" w14:textId="77777777" w:rsidR="00B271C8" w:rsidRPr="00014E44" w:rsidRDefault="00B271C8" w:rsidP="00DE1185">
            <w:pPr>
              <w:pStyle w:val="CellBodyCentered"/>
              <w:rPr>
                <w:rFonts w:ascii="Arial Narrow" w:hAnsi="Arial Narrow" w:cs="Arial"/>
                <w:color w:val="auto"/>
                <w:sz w:val="16"/>
                <w:szCs w:val="16"/>
                <w:lang w:val="en-GB"/>
              </w:rPr>
            </w:pPr>
          </w:p>
          <w:p w14:paraId="7DAE46CA" w14:textId="77777777" w:rsidR="00B271C8" w:rsidRPr="00014E44" w:rsidRDefault="00B271C8" w:rsidP="00DE1185">
            <w:pPr>
              <w:pStyle w:val="CellBodyCentered"/>
              <w:rPr>
                <w:rFonts w:ascii="Arial Narrow" w:hAnsi="Arial Narrow" w:cs="Arial"/>
                <w:color w:val="auto"/>
                <w:sz w:val="16"/>
                <w:szCs w:val="16"/>
                <w:lang w:val="en-GB"/>
              </w:rPr>
            </w:pPr>
          </w:p>
          <w:p w14:paraId="21DE9D7C" w14:textId="77777777" w:rsidR="00B271C8" w:rsidRPr="00014E44" w:rsidRDefault="00B271C8" w:rsidP="00DE1185">
            <w:pPr>
              <w:pStyle w:val="CellBodyCentered"/>
              <w:rPr>
                <w:rFonts w:ascii="Arial Narrow" w:hAnsi="Arial Narrow" w:cs="Arial"/>
                <w:color w:val="auto"/>
                <w:sz w:val="16"/>
                <w:szCs w:val="16"/>
                <w:lang w:val="en-GB"/>
              </w:rPr>
            </w:pPr>
          </w:p>
          <w:p w14:paraId="744C5950" w14:textId="77777777" w:rsidR="00B271C8" w:rsidRPr="00014E44" w:rsidRDefault="00B271C8" w:rsidP="00DE1185">
            <w:pPr>
              <w:pStyle w:val="CellBodyCentered"/>
              <w:rPr>
                <w:rFonts w:ascii="Arial Narrow" w:hAnsi="Arial Narrow" w:cs="Arial"/>
                <w:color w:val="auto"/>
                <w:sz w:val="16"/>
                <w:szCs w:val="16"/>
                <w:lang w:val="en-GB"/>
              </w:rPr>
            </w:pPr>
          </w:p>
          <w:p w14:paraId="300B45E7"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54139A83" w14:textId="77777777" w:rsidTr="0038396C">
        <w:tc>
          <w:tcPr>
            <w:tcW w:w="3322" w:type="dxa"/>
            <w:tcBorders>
              <w:top w:val="single" w:sz="6" w:space="0" w:color="auto"/>
              <w:left w:val="single" w:sz="6" w:space="0" w:color="auto"/>
              <w:bottom w:val="single" w:sz="6" w:space="0" w:color="auto"/>
              <w:right w:val="single" w:sz="6" w:space="0" w:color="auto"/>
            </w:tcBorders>
          </w:tcPr>
          <w:p w14:paraId="0052FB2B" w14:textId="77777777" w:rsidR="00B271C8" w:rsidRPr="00014E44" w:rsidRDefault="00B271C8" w:rsidP="00DE1185">
            <w:pPr>
              <w:pStyle w:val="CellBody"/>
              <w:rPr>
                <w:rFonts w:ascii="Arial Narrow" w:hAnsi="Arial Narrow" w:cs="Arial"/>
                <w:color w:val="auto"/>
                <w:sz w:val="16"/>
                <w:szCs w:val="16"/>
                <w:lang w:val="en-GB"/>
              </w:rPr>
            </w:pPr>
          </w:p>
          <w:p w14:paraId="0A7A55E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p>
          <w:p w14:paraId="72380541" w14:textId="217B1C2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SM – STEAM, MEDIUM PRESSURE</w:t>
            </w:r>
          </w:p>
          <w:p w14:paraId="13C430D6" w14:textId="2F658A31"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 LOW PRESSURE</w:t>
            </w:r>
          </w:p>
          <w:p w14:paraId="4AA9272E" w14:textId="202BE95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TM – CONDENSATE, MEDIUM PRESSURE</w:t>
            </w:r>
          </w:p>
          <w:p w14:paraId="301E95C1" w14:textId="0ECBA16E" w:rsidR="00B271C8" w:rsidRPr="00014E44" w:rsidRDefault="00B271C8" w:rsidP="00DE1185">
            <w:pPr>
              <w:pStyle w:val="CellBody"/>
              <w:rPr>
                <w:ins w:id="5550" w:author="Zhunisbayev, Olzhasbek A [Bolashak Atyrau Limited]" w:date="2022-06-12T22:39:00Z"/>
                <w:rFonts w:ascii="Arial Narrow" w:hAnsi="Arial Narrow" w:cs="Arial"/>
                <w:color w:val="auto"/>
                <w:sz w:val="16"/>
                <w:szCs w:val="16"/>
                <w:lang w:val="en-GB"/>
              </w:rPr>
            </w:pPr>
            <w:ins w:id="5551" w:author="Zhunisbayev, Olzhasbek A [Bolashak Atyrau Limited]" w:date="2022-06-12T22:39:00Z">
              <w:r w:rsidRPr="00014E44">
                <w:rPr>
                  <w:rFonts w:ascii="Arial Narrow" w:hAnsi="Arial Narrow" w:cs="Arial"/>
                  <w:color w:val="auto"/>
                  <w:sz w:val="16"/>
                  <w:szCs w:val="16"/>
                  <w:lang w:val="en-GB"/>
                </w:rPr>
                <w:t>WD – POTABLE WATER</w:t>
              </w:r>
            </w:ins>
          </w:p>
          <w:p w14:paraId="5650F982" w14:textId="67E75116" w:rsidR="00B271C8" w:rsidRPr="00A1336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 xml:space="preserve">WRA – RAW WATER </w:t>
            </w:r>
          </w:p>
          <w:p w14:paraId="7B80DC58" w14:textId="77777777" w:rsidR="00B271C8" w:rsidRPr="00014E44" w:rsidRDefault="00B271C8" w:rsidP="00DE1185">
            <w:pPr>
              <w:pStyle w:val="CellBody"/>
              <w:rPr>
                <w:rFonts w:ascii="Arial Narrow" w:hAnsi="Arial Narrow" w:cs="Arial"/>
                <w:color w:val="auto"/>
                <w:sz w:val="16"/>
                <w:szCs w:val="16"/>
                <w:lang w:val="en-GB"/>
              </w:rPr>
            </w:pPr>
          </w:p>
          <w:p w14:paraId="1992204B"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15EDAEB2" w14:textId="77777777" w:rsidR="00B271C8" w:rsidRPr="00014E44" w:rsidRDefault="00B271C8" w:rsidP="00DE1185">
            <w:pPr>
              <w:pStyle w:val="CellBodyCentered"/>
              <w:rPr>
                <w:rFonts w:ascii="Arial Narrow" w:hAnsi="Arial Narrow" w:cs="Arial"/>
                <w:b/>
                <w:color w:val="auto"/>
                <w:sz w:val="16"/>
                <w:szCs w:val="16"/>
                <w:lang w:val="en-GB"/>
              </w:rPr>
            </w:pPr>
          </w:p>
          <w:p w14:paraId="5A53A726"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600H25</w:t>
            </w:r>
          </w:p>
        </w:tc>
        <w:tc>
          <w:tcPr>
            <w:tcW w:w="450" w:type="dxa"/>
            <w:tcBorders>
              <w:top w:val="single" w:sz="6" w:space="0" w:color="auto"/>
              <w:left w:val="single" w:sz="6" w:space="0" w:color="auto"/>
              <w:bottom w:val="single" w:sz="6" w:space="0" w:color="auto"/>
              <w:right w:val="single" w:sz="6" w:space="0" w:color="auto"/>
            </w:tcBorders>
          </w:tcPr>
          <w:p w14:paraId="56403764" w14:textId="77777777" w:rsidR="00B271C8" w:rsidRPr="00014E44" w:rsidRDefault="00B271C8" w:rsidP="00DE1185">
            <w:pPr>
              <w:pStyle w:val="CellBodyCentered"/>
              <w:rPr>
                <w:rFonts w:ascii="Arial Narrow" w:hAnsi="Arial Narrow" w:cs="Arial"/>
                <w:color w:val="auto"/>
                <w:sz w:val="16"/>
                <w:szCs w:val="16"/>
                <w:lang w:val="en-GB"/>
              </w:rPr>
            </w:pPr>
          </w:p>
          <w:p w14:paraId="7899E85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43726855" w14:textId="77777777" w:rsidR="00B271C8" w:rsidRPr="00014E44" w:rsidRDefault="00B271C8" w:rsidP="00DE1185">
            <w:pPr>
              <w:pStyle w:val="CellBodyCentered"/>
              <w:rPr>
                <w:rFonts w:ascii="Arial Narrow" w:hAnsi="Arial Narrow" w:cs="Arial"/>
                <w:color w:val="auto"/>
                <w:sz w:val="16"/>
                <w:szCs w:val="16"/>
                <w:lang w:val="en-GB"/>
              </w:rPr>
            </w:pPr>
          </w:p>
          <w:p w14:paraId="171956EE" w14:textId="11667B5A"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422897F7" w14:textId="77777777" w:rsidR="00B271C8" w:rsidRPr="00014E44" w:rsidRDefault="00B271C8" w:rsidP="00DE1185">
            <w:pPr>
              <w:pStyle w:val="CellBodyCentered"/>
              <w:rPr>
                <w:rFonts w:ascii="Arial Narrow" w:hAnsi="Arial Narrow" w:cs="Arial"/>
                <w:color w:val="auto"/>
                <w:sz w:val="16"/>
                <w:szCs w:val="16"/>
                <w:lang w:val="en-GB"/>
              </w:rPr>
            </w:pPr>
          </w:p>
          <w:p w14:paraId="2A5ABEB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tc>
        <w:tc>
          <w:tcPr>
            <w:tcW w:w="720" w:type="dxa"/>
            <w:tcBorders>
              <w:top w:val="single" w:sz="6" w:space="0" w:color="auto"/>
              <w:left w:val="single" w:sz="6" w:space="0" w:color="auto"/>
              <w:bottom w:val="single" w:sz="6" w:space="0" w:color="auto"/>
              <w:right w:val="single" w:sz="6" w:space="0" w:color="auto"/>
            </w:tcBorders>
          </w:tcPr>
          <w:p w14:paraId="7653401A" w14:textId="77777777" w:rsidR="00B271C8" w:rsidRPr="00014E44" w:rsidRDefault="00B271C8" w:rsidP="00DE1185">
            <w:pPr>
              <w:pStyle w:val="CellBodyCentered"/>
              <w:rPr>
                <w:rFonts w:ascii="Arial Narrow" w:hAnsi="Arial Narrow" w:cs="Arial"/>
                <w:color w:val="auto"/>
                <w:sz w:val="16"/>
                <w:szCs w:val="16"/>
                <w:lang w:val="en-GB"/>
              </w:rPr>
            </w:pPr>
          </w:p>
          <w:p w14:paraId="72CF2C8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600</w:t>
            </w:r>
          </w:p>
          <w:p w14:paraId="10EC972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5F6F9818" w14:textId="77777777" w:rsidR="00B271C8" w:rsidRPr="00014E44" w:rsidRDefault="00B271C8" w:rsidP="00DE1185">
            <w:pPr>
              <w:pStyle w:val="CellBodyCentered"/>
              <w:rPr>
                <w:rFonts w:ascii="Arial Narrow" w:hAnsi="Arial Narrow" w:cs="Arial"/>
                <w:color w:val="auto"/>
                <w:sz w:val="16"/>
                <w:szCs w:val="16"/>
                <w:lang w:val="en-GB"/>
              </w:rPr>
            </w:pPr>
          </w:p>
          <w:p w14:paraId="572AC442" w14:textId="1A1016C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52"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553"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1EB7F54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+343 ºC</w:t>
            </w:r>
          </w:p>
        </w:tc>
        <w:tc>
          <w:tcPr>
            <w:tcW w:w="1890" w:type="dxa"/>
            <w:tcBorders>
              <w:top w:val="single" w:sz="6" w:space="0" w:color="auto"/>
              <w:left w:val="single" w:sz="6" w:space="0" w:color="auto"/>
              <w:bottom w:val="single" w:sz="6" w:space="0" w:color="auto"/>
              <w:right w:val="single" w:sz="6" w:space="0" w:color="auto"/>
            </w:tcBorders>
          </w:tcPr>
          <w:p w14:paraId="1248EAA7" w14:textId="77777777" w:rsidR="00B271C8" w:rsidRPr="00014E44" w:rsidRDefault="00B271C8" w:rsidP="00DE1185">
            <w:pPr>
              <w:pStyle w:val="CellBody"/>
              <w:rPr>
                <w:rFonts w:ascii="Arial Narrow" w:hAnsi="Arial Narrow" w:cs="Arial"/>
                <w:color w:val="auto"/>
                <w:sz w:val="16"/>
                <w:szCs w:val="16"/>
                <w:u w:val="single"/>
                <w:lang w:val="en-GB"/>
              </w:rPr>
            </w:pPr>
          </w:p>
          <w:p w14:paraId="125EBDF2"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1.1</w:t>
            </w:r>
          </w:p>
          <w:p w14:paraId="57A9A60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2252844D" w14:textId="5846A41C"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5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555"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102.1 barg</w:t>
            </w:r>
          </w:p>
          <w:p w14:paraId="52AA5530" w14:textId="2912A4B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100.2 </w:t>
            </w:r>
            <w:r w:rsidRPr="00014E44">
              <w:rPr>
                <w:rFonts w:ascii="Arial Narrow" w:hAnsi="Arial Narrow" w:cs="Arial"/>
                <w:color w:val="auto"/>
                <w:sz w:val="16"/>
                <w:szCs w:val="16"/>
                <w:lang w:val="en-GB"/>
              </w:rPr>
              <w:t>barg</w:t>
            </w:r>
          </w:p>
          <w:p w14:paraId="6B92FCC2" w14:textId="4B467C9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93.2 </w:t>
            </w:r>
            <w:r w:rsidRPr="00014E44">
              <w:rPr>
                <w:rFonts w:ascii="Arial Narrow" w:hAnsi="Arial Narrow" w:cs="Arial"/>
                <w:color w:val="auto"/>
                <w:sz w:val="16"/>
                <w:szCs w:val="16"/>
                <w:lang w:val="en-GB"/>
              </w:rPr>
              <w:t>barg</w:t>
            </w:r>
          </w:p>
          <w:p w14:paraId="00F79504" w14:textId="6A27755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90.2 </w:t>
            </w:r>
            <w:r w:rsidRPr="00014E44">
              <w:rPr>
                <w:rFonts w:ascii="Arial Narrow" w:hAnsi="Arial Narrow" w:cs="Arial"/>
                <w:color w:val="auto"/>
                <w:sz w:val="16"/>
                <w:szCs w:val="16"/>
                <w:lang w:val="en-GB"/>
              </w:rPr>
              <w:t>barg</w:t>
            </w:r>
          </w:p>
          <w:p w14:paraId="351C7BB7" w14:textId="06CD707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87.6 </w:t>
            </w:r>
            <w:r w:rsidRPr="00014E44">
              <w:rPr>
                <w:rFonts w:ascii="Arial Narrow" w:hAnsi="Arial Narrow" w:cs="Arial"/>
                <w:color w:val="auto"/>
                <w:sz w:val="16"/>
                <w:szCs w:val="16"/>
                <w:lang w:val="en-GB"/>
              </w:rPr>
              <w:t>barg</w:t>
            </w:r>
          </w:p>
          <w:p w14:paraId="20C2FD57" w14:textId="125F266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 xml:space="preserve">C = 83.9 </w:t>
            </w:r>
            <w:r w:rsidRPr="00014E44">
              <w:rPr>
                <w:rFonts w:ascii="Arial Narrow" w:hAnsi="Arial Narrow" w:cs="Arial"/>
                <w:color w:val="auto"/>
                <w:sz w:val="16"/>
                <w:szCs w:val="16"/>
                <w:lang w:val="en-GB"/>
              </w:rPr>
              <w:t>barg</w:t>
            </w:r>
          </w:p>
          <w:p w14:paraId="737DBA1F" w14:textId="6750C2E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79.6 </w:t>
            </w:r>
            <w:r w:rsidRPr="00014E44">
              <w:rPr>
                <w:rFonts w:ascii="Arial Narrow" w:hAnsi="Arial Narrow" w:cs="Arial"/>
                <w:color w:val="auto"/>
                <w:sz w:val="16"/>
                <w:szCs w:val="16"/>
                <w:lang w:val="en-GB"/>
              </w:rPr>
              <w:t>barg</w:t>
            </w:r>
          </w:p>
          <w:p w14:paraId="395A32B5" w14:textId="2051624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343°</w:t>
            </w:r>
            <w:r w:rsidRPr="00014E44">
              <w:rPr>
                <w:rFonts w:ascii="Arial Narrow" w:hAnsi="Arial Narrow" w:cs="Arial"/>
                <w:snapToGrid w:val="0"/>
                <w:color w:val="auto"/>
                <w:sz w:val="16"/>
                <w:szCs w:val="16"/>
                <w:lang w:val="en-GB"/>
              </w:rPr>
              <w:t xml:space="preserve">C = 75.7 </w:t>
            </w:r>
            <w:r w:rsidRPr="00014E44">
              <w:rPr>
                <w:rFonts w:ascii="Arial Narrow" w:hAnsi="Arial Narrow" w:cs="Arial"/>
                <w:color w:val="auto"/>
                <w:sz w:val="16"/>
                <w:szCs w:val="16"/>
                <w:lang w:val="en-GB"/>
              </w:rPr>
              <w:t>barg</w:t>
            </w:r>
          </w:p>
          <w:p w14:paraId="54581A27"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52F0202F" w14:textId="77777777" w:rsidR="00B271C8" w:rsidRPr="00014E44" w:rsidRDefault="00B271C8" w:rsidP="00DE1185">
            <w:pPr>
              <w:pStyle w:val="CellBodyCentered"/>
              <w:rPr>
                <w:rFonts w:ascii="Arial Narrow" w:hAnsi="Arial Narrow" w:cs="Arial"/>
                <w:color w:val="auto"/>
                <w:sz w:val="16"/>
                <w:szCs w:val="16"/>
              </w:rPr>
            </w:pPr>
          </w:p>
          <w:p w14:paraId="610F98FE"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NOTE 3</w:t>
            </w:r>
          </w:p>
        </w:tc>
        <w:tc>
          <w:tcPr>
            <w:tcW w:w="418" w:type="dxa"/>
            <w:tcBorders>
              <w:top w:val="single" w:sz="6" w:space="0" w:color="auto"/>
              <w:left w:val="single" w:sz="6" w:space="0" w:color="auto"/>
              <w:bottom w:val="single" w:sz="6" w:space="0" w:color="auto"/>
              <w:right w:val="single" w:sz="6" w:space="0" w:color="auto"/>
            </w:tcBorders>
          </w:tcPr>
          <w:p w14:paraId="2E6D3406" w14:textId="77777777" w:rsidR="00B271C8" w:rsidRPr="00014E44" w:rsidRDefault="00B271C8" w:rsidP="00DE1185">
            <w:pPr>
              <w:pStyle w:val="CellBodyCentered"/>
              <w:rPr>
                <w:rFonts w:ascii="Arial Narrow" w:hAnsi="Arial Narrow" w:cs="Arial"/>
                <w:color w:val="auto"/>
                <w:sz w:val="16"/>
                <w:szCs w:val="16"/>
                <w:lang w:val="en-GB"/>
              </w:rPr>
            </w:pPr>
          </w:p>
          <w:p w14:paraId="2E71854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14:paraId="13A45958" w14:textId="77777777" w:rsidTr="0038396C">
        <w:tc>
          <w:tcPr>
            <w:tcW w:w="3322" w:type="dxa"/>
            <w:tcBorders>
              <w:top w:val="single" w:sz="6" w:space="0" w:color="auto"/>
              <w:left w:val="single" w:sz="6" w:space="0" w:color="auto"/>
              <w:bottom w:val="single" w:sz="6" w:space="0" w:color="auto"/>
              <w:right w:val="single" w:sz="6" w:space="0" w:color="auto"/>
            </w:tcBorders>
          </w:tcPr>
          <w:p w14:paraId="0F1B6EA2" w14:textId="344E72DA" w:rsidR="00B271C8" w:rsidRPr="00014E44" w:rsidRDefault="00B271C8" w:rsidP="00DE1185">
            <w:pPr>
              <w:pStyle w:val="CellBody"/>
              <w:rPr>
                <w:rFonts w:ascii="Arial Narrow" w:hAnsi="Arial Narrow" w:cs="Arial"/>
                <w:color w:val="auto"/>
                <w:sz w:val="16"/>
                <w:szCs w:val="16"/>
                <w:lang w:val="en-GB"/>
              </w:rPr>
            </w:pPr>
          </w:p>
          <w:p w14:paraId="2A6FE49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CO – CARBON DIOXIDE</w:t>
            </w:r>
          </w:p>
          <w:p w14:paraId="21A04C7E" w14:textId="2BA9D6DB" w:rsidR="00B271C8"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lang w:val="en-GB"/>
              </w:rPr>
              <mc:AlternateContent>
                <mc:Choice Requires="wps">
                  <w:drawing>
                    <wp:anchor distT="0" distB="0" distL="114300" distR="114300" simplePos="0" relativeHeight="251693056" behindDoc="0" locked="0" layoutInCell="1" allowOverlap="1" wp14:anchorId="2DAE3028" wp14:editId="26E04D5D">
                      <wp:simplePos x="0" y="0"/>
                      <wp:positionH relativeFrom="column">
                        <wp:posOffset>1518423</wp:posOffset>
                      </wp:positionH>
                      <wp:positionV relativeFrom="paragraph">
                        <wp:posOffset>116205</wp:posOffset>
                      </wp:positionV>
                      <wp:extent cx="970390" cy="221615"/>
                      <wp:effectExtent l="0" t="0" r="58420" b="64135"/>
                      <wp:wrapNone/>
                      <wp:docPr id="1646059671" name="AutoShape 4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390"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46F453FC"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21" o:spid="_x0000_s1621" style="position:absolute;margin-left:119.55pt;margin-top:9.15pt;width:76.4pt;height:17.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">
                      <v:shadow on="t" color="black [3213]" opacity=".5"/>
                      <v:textbox>
                        <w:txbxContent>
                          <w:p w14:paraId="46F453FC"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p>
          <w:p w14:paraId="1DA351FF"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1D8D5D69" w14:textId="77777777" w:rsidR="00B271C8" w:rsidRPr="00014E44" w:rsidRDefault="00B271C8" w:rsidP="00DE1185">
            <w:pPr>
              <w:pStyle w:val="CellBodyCentered"/>
              <w:rPr>
                <w:rFonts w:ascii="Arial Narrow" w:hAnsi="Arial Narrow" w:cs="Arial"/>
                <w:b/>
                <w:color w:val="auto"/>
                <w:sz w:val="16"/>
                <w:szCs w:val="16"/>
                <w:lang w:val="en-GB"/>
              </w:rPr>
            </w:pPr>
          </w:p>
          <w:p w14:paraId="53453A58"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600H2G</w:t>
            </w:r>
          </w:p>
          <w:p w14:paraId="21DC1A76" w14:textId="77777777" w:rsidR="00B271C8" w:rsidRPr="00014E44" w:rsidRDefault="00B271C8" w:rsidP="00DE1185">
            <w:pPr>
              <w:pStyle w:val="CellBodyCentered"/>
              <w:rPr>
                <w:rFonts w:ascii="Arial Narrow" w:hAnsi="Arial Narrow" w:cs="Arial"/>
                <w:b/>
                <w:color w:val="auto"/>
                <w:sz w:val="16"/>
                <w:szCs w:val="16"/>
                <w:lang w:val="en-GB"/>
              </w:rPr>
            </w:pPr>
          </w:p>
          <w:p w14:paraId="13EFE834"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75ABC35E" w14:textId="77777777" w:rsidR="00B271C8" w:rsidRPr="00014E44" w:rsidRDefault="00B271C8" w:rsidP="00DE1185">
            <w:pPr>
              <w:pStyle w:val="CellBodyCentered"/>
              <w:rPr>
                <w:rFonts w:ascii="Arial Narrow" w:hAnsi="Arial Narrow" w:cs="Arial"/>
                <w:color w:val="auto"/>
                <w:sz w:val="16"/>
                <w:szCs w:val="16"/>
                <w:lang w:val="en-GB"/>
              </w:rPr>
            </w:pPr>
          </w:p>
          <w:p w14:paraId="5972DAF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p w14:paraId="26482734" w14:textId="77777777" w:rsidR="00B271C8" w:rsidRPr="00014E44" w:rsidRDefault="00B271C8" w:rsidP="00DE1185">
            <w:pPr>
              <w:pStyle w:val="CellBodyCentered"/>
              <w:rPr>
                <w:rFonts w:ascii="Arial Narrow" w:hAnsi="Arial Narrow" w:cs="Arial"/>
                <w:color w:val="auto"/>
                <w:sz w:val="16"/>
                <w:szCs w:val="16"/>
                <w:lang w:val="en-GB"/>
              </w:rPr>
            </w:pPr>
          </w:p>
          <w:p w14:paraId="3914C311" w14:textId="77777777" w:rsidR="00B271C8" w:rsidRPr="00014E44" w:rsidRDefault="00B271C8" w:rsidP="00DE1185">
            <w:pPr>
              <w:pStyle w:val="CellBodyCentered"/>
              <w:rPr>
                <w:rFonts w:ascii="Arial Narrow" w:hAnsi="Arial Narrow" w:cs="Arial"/>
                <w:color w:val="auto"/>
                <w:sz w:val="16"/>
                <w:szCs w:val="16"/>
                <w:lang w:val="en-GB"/>
              </w:rPr>
            </w:pPr>
          </w:p>
          <w:p w14:paraId="6C8C4076"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5B91CE2D" w14:textId="77777777" w:rsidR="00B271C8" w:rsidRPr="00014E44" w:rsidRDefault="00B271C8" w:rsidP="00DE1185">
            <w:pPr>
              <w:pStyle w:val="CellBodyCentered"/>
              <w:rPr>
                <w:rFonts w:ascii="Arial Narrow" w:hAnsi="Arial Narrow" w:cs="Arial"/>
                <w:color w:val="auto"/>
                <w:sz w:val="16"/>
                <w:szCs w:val="16"/>
                <w:lang w:val="en-GB"/>
              </w:rPr>
            </w:pPr>
          </w:p>
          <w:p w14:paraId="039F6FF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GALVANISED </w:t>
            </w:r>
          </w:p>
          <w:p w14:paraId="1697F60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5EC56DF0" w14:textId="77777777" w:rsidR="00B271C8" w:rsidRPr="00014E44" w:rsidRDefault="00B271C8" w:rsidP="00DE1185">
            <w:pPr>
              <w:pStyle w:val="CellBodyCentered"/>
              <w:rPr>
                <w:rFonts w:ascii="Arial Narrow" w:hAnsi="Arial Narrow" w:cs="Arial"/>
                <w:color w:val="auto"/>
                <w:sz w:val="16"/>
                <w:szCs w:val="16"/>
                <w:lang w:val="en-GB"/>
              </w:rPr>
            </w:pPr>
          </w:p>
          <w:p w14:paraId="5717676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37E6C4BE" w14:textId="77777777" w:rsidR="00B271C8" w:rsidRPr="00014E44" w:rsidRDefault="00B271C8" w:rsidP="00DE1185">
            <w:pPr>
              <w:pStyle w:val="CellBodyCentered"/>
              <w:rPr>
                <w:rFonts w:ascii="Arial Narrow" w:hAnsi="Arial Narrow" w:cs="Arial"/>
                <w:color w:val="auto"/>
                <w:sz w:val="16"/>
                <w:szCs w:val="16"/>
                <w:lang w:val="en-GB"/>
              </w:rPr>
            </w:pPr>
          </w:p>
          <w:p w14:paraId="2B167D3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w:t>
            </w:r>
          </w:p>
          <w:p w14:paraId="18CDCEA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600</w:t>
            </w:r>
          </w:p>
          <w:p w14:paraId="21AD1BC3" w14:textId="50B86F0B"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090ECD87" w14:textId="77777777" w:rsidR="00B271C8" w:rsidRPr="00014E44" w:rsidRDefault="00B271C8" w:rsidP="00DE1185">
            <w:pPr>
              <w:pStyle w:val="CellBodyCentered"/>
              <w:rPr>
                <w:rFonts w:ascii="Arial Narrow" w:hAnsi="Arial Narrow" w:cs="Arial"/>
                <w:color w:val="auto"/>
                <w:sz w:val="16"/>
                <w:szCs w:val="16"/>
                <w:lang w:val="en-GB"/>
              </w:rPr>
            </w:pPr>
          </w:p>
          <w:p w14:paraId="17EF64A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w:t>
            </w:r>
          </w:p>
          <w:p w14:paraId="55F5EFE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+38ºC</w:t>
            </w:r>
          </w:p>
          <w:p w14:paraId="57014D74" w14:textId="77777777" w:rsidR="00B271C8" w:rsidRPr="00014E44" w:rsidRDefault="00B271C8" w:rsidP="00DE1185">
            <w:pPr>
              <w:pStyle w:val="CellBodyCentered"/>
              <w:rPr>
                <w:rFonts w:ascii="Arial Narrow" w:hAnsi="Arial Narrow" w:cs="Arial"/>
                <w:color w:val="auto"/>
                <w:sz w:val="16"/>
                <w:szCs w:val="16"/>
                <w:lang w:val="en-GB"/>
              </w:rPr>
            </w:pPr>
          </w:p>
          <w:p w14:paraId="6805417E" w14:textId="291570B4" w:rsidR="00B271C8" w:rsidRPr="00014E44" w:rsidRDefault="00B271C8" w:rsidP="00DE1185">
            <w:pPr>
              <w:pStyle w:val="CellBodyCentered"/>
              <w:jc w:val="left"/>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2CAE5D42" w14:textId="77777777" w:rsidR="00B271C8" w:rsidRPr="00014E44" w:rsidRDefault="00B271C8" w:rsidP="00DE1185">
            <w:pPr>
              <w:pStyle w:val="CellBody"/>
              <w:rPr>
                <w:rFonts w:ascii="Arial Narrow" w:hAnsi="Arial Narrow" w:cs="Arial"/>
                <w:color w:val="auto"/>
                <w:sz w:val="16"/>
                <w:szCs w:val="16"/>
                <w:u w:val="single"/>
                <w:lang w:val="en-GB"/>
              </w:rPr>
            </w:pPr>
          </w:p>
          <w:p w14:paraId="383C88B1" w14:textId="77777777" w:rsidR="00B271C8" w:rsidRPr="00014E44" w:rsidRDefault="00B271C8" w:rsidP="00DE1185">
            <w:pPr>
              <w:pStyle w:val="CellBody"/>
              <w:rPr>
                <w:rFonts w:ascii="Arial Narrow" w:hAnsi="Arial Narrow" w:cs="Arial"/>
                <w:color w:val="auto"/>
                <w:sz w:val="16"/>
                <w:szCs w:val="16"/>
                <w:u w:val="single"/>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p>
          <w:p w14:paraId="0554AE5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64517E8D" w14:textId="5A6E8F19"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max up to 38ºC =</w:t>
            </w:r>
            <w:r w:rsidRPr="00014E44">
              <w:rPr>
                <w:rFonts w:ascii="Arial Narrow" w:hAnsi="Arial Narrow" w:cs="Arial"/>
                <w:color w:val="auto"/>
                <w:sz w:val="16"/>
                <w:szCs w:val="16"/>
              </w:rPr>
              <w:t xml:space="preserve">102.1 </w:t>
            </w:r>
            <w:r w:rsidRPr="00014E44">
              <w:rPr>
                <w:rFonts w:ascii="Arial Narrow" w:hAnsi="Arial Narrow" w:cs="Arial"/>
                <w:color w:val="auto"/>
                <w:sz w:val="16"/>
                <w:szCs w:val="16"/>
                <w:lang w:val="en-GB"/>
              </w:rPr>
              <w:t>barg</w:t>
            </w:r>
          </w:p>
          <w:p w14:paraId="2570C928" w14:textId="77777777" w:rsidR="00B271C8" w:rsidRPr="00014E44" w:rsidRDefault="00B271C8" w:rsidP="00DE1185">
            <w:pPr>
              <w:pStyle w:val="CellBody"/>
              <w:rPr>
                <w:rFonts w:ascii="Arial Narrow" w:hAnsi="Arial Narrow" w:cs="Arial"/>
                <w:color w:val="auto"/>
                <w:sz w:val="16"/>
                <w:szCs w:val="16"/>
              </w:rPr>
            </w:pPr>
          </w:p>
          <w:p w14:paraId="72E1C684" w14:textId="77777777" w:rsidR="00B271C8" w:rsidRPr="00014E44" w:rsidRDefault="00B271C8" w:rsidP="00DE1185">
            <w:pPr>
              <w:pStyle w:val="CellBody"/>
              <w:rPr>
                <w:rFonts w:ascii="Arial Narrow" w:hAnsi="Arial Narrow" w:cs="Arial"/>
                <w:color w:val="auto"/>
                <w:sz w:val="16"/>
                <w:szCs w:val="16"/>
              </w:rPr>
            </w:pPr>
          </w:p>
        </w:tc>
        <w:tc>
          <w:tcPr>
            <w:tcW w:w="630" w:type="dxa"/>
            <w:tcBorders>
              <w:top w:val="single" w:sz="6" w:space="0" w:color="auto"/>
              <w:left w:val="single" w:sz="6" w:space="0" w:color="auto"/>
              <w:bottom w:val="single" w:sz="6" w:space="0" w:color="auto"/>
              <w:right w:val="single" w:sz="6" w:space="0" w:color="auto"/>
            </w:tcBorders>
          </w:tcPr>
          <w:p w14:paraId="5A899EA0" w14:textId="77777777" w:rsidR="00B271C8" w:rsidRPr="00014E44" w:rsidRDefault="00B271C8" w:rsidP="00DE1185">
            <w:pPr>
              <w:pStyle w:val="CellBodyCentered"/>
              <w:rPr>
                <w:rFonts w:ascii="Arial Narrow" w:hAnsi="Arial Narrow" w:cs="Arial"/>
                <w:color w:val="auto"/>
                <w:sz w:val="16"/>
                <w:szCs w:val="16"/>
              </w:rPr>
            </w:pPr>
          </w:p>
          <w:p w14:paraId="6C9756E2" w14:textId="77777777" w:rsidR="00B271C8" w:rsidRPr="00014E44" w:rsidRDefault="00B271C8"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p w14:paraId="04ED187D" w14:textId="77777777" w:rsidR="00B271C8" w:rsidRPr="00014E44" w:rsidRDefault="00B271C8"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rPr>
              <w:t xml:space="preserve"> </w:t>
            </w:r>
          </w:p>
          <w:p w14:paraId="16D1149B"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6E1043B1" w14:textId="77777777" w:rsidR="00B271C8" w:rsidRPr="00014E44" w:rsidRDefault="00B271C8" w:rsidP="00DE1185">
            <w:pPr>
              <w:pStyle w:val="CellBodyCentered"/>
              <w:rPr>
                <w:rFonts w:ascii="Arial Narrow" w:hAnsi="Arial Narrow" w:cs="Arial"/>
                <w:color w:val="auto"/>
                <w:sz w:val="16"/>
                <w:szCs w:val="16"/>
                <w:lang w:val="en-GB"/>
              </w:rPr>
            </w:pPr>
          </w:p>
          <w:p w14:paraId="0101BEC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p w14:paraId="3B00E4A2" w14:textId="77777777" w:rsidR="00B271C8" w:rsidRPr="00014E44" w:rsidRDefault="00B271C8" w:rsidP="00DE1185">
            <w:pPr>
              <w:pStyle w:val="CellBodyCentered"/>
              <w:rPr>
                <w:rFonts w:ascii="Arial Narrow" w:hAnsi="Arial Narrow" w:cs="Arial"/>
                <w:color w:val="auto"/>
                <w:sz w:val="16"/>
                <w:szCs w:val="16"/>
                <w:lang w:val="en-GB"/>
              </w:rPr>
            </w:pPr>
          </w:p>
          <w:p w14:paraId="2C4FFCDC"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3F25D0EA" w14:textId="77777777" w:rsidTr="0038396C">
        <w:tc>
          <w:tcPr>
            <w:tcW w:w="3322" w:type="dxa"/>
            <w:tcBorders>
              <w:top w:val="single" w:sz="6" w:space="0" w:color="auto"/>
              <w:left w:val="single" w:sz="6" w:space="0" w:color="auto"/>
              <w:bottom w:val="single" w:sz="6" w:space="0" w:color="auto"/>
              <w:right w:val="single" w:sz="6" w:space="0" w:color="auto"/>
            </w:tcBorders>
          </w:tcPr>
          <w:p w14:paraId="0B176EB7" w14:textId="77777777" w:rsidR="00B271C8" w:rsidRPr="00014E44" w:rsidRDefault="00B271C8" w:rsidP="00DE1185">
            <w:pPr>
              <w:pStyle w:val="CellBody"/>
              <w:rPr>
                <w:rFonts w:ascii="Arial Narrow" w:hAnsi="Arial Narrow" w:cs="Arial"/>
                <w:color w:val="auto"/>
                <w:sz w:val="16"/>
                <w:szCs w:val="16"/>
                <w:lang w:val="en-GB"/>
              </w:rPr>
            </w:pPr>
          </w:p>
          <w:p w14:paraId="1CFF07F2"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PIPELINE ONLY</w:t>
            </w:r>
          </w:p>
          <w:p w14:paraId="7EE0A1DB" w14:textId="77777777" w:rsidR="00B271C8" w:rsidRPr="00014E44" w:rsidRDefault="00B271C8">
            <w:pPr>
              <w:pStyle w:val="CellBody"/>
              <w:jc w:val="center"/>
              <w:rPr>
                <w:rFonts w:ascii="Arial Narrow" w:hAnsi="Arial Narrow" w:cs="Arial"/>
                <w:color w:val="auto"/>
                <w:sz w:val="16"/>
                <w:szCs w:val="16"/>
                <w:lang w:val="en-GB"/>
              </w:rPr>
              <w:pPrChange w:id="5556" w:author="Zhunisbayev, Olzhasbek [Bolashak Atyrau Limited]" w:date="2024-10-30T18:24:00Z" w16du:dateUtc="2024-10-30T13:24:00Z">
                <w:pPr>
                  <w:pStyle w:val="CellBody"/>
                </w:pPr>
              </w:pPrChange>
            </w:pPr>
          </w:p>
          <w:p w14:paraId="31BD7D5B" w14:textId="78FDAC41" w:rsidR="00B271C8" w:rsidRPr="00014E44" w:rsidRDefault="00B271C8" w:rsidP="00DE1185">
            <w:pPr>
              <w:pStyle w:val="CellBody"/>
              <w:rPr>
                <w:rFonts w:ascii="Arial Narrow" w:hAnsi="Arial Narrow" w:cs="Arial"/>
                <w:color w:val="auto"/>
                <w:sz w:val="16"/>
                <w:szCs w:val="16"/>
                <w:lang w:val="en-GB"/>
              </w:rPr>
            </w:pPr>
            <w:ins w:id="5557" w:author="Zhunisbayev, Olzhasbek A [Bolashak Atyrau Limited]" w:date="2022-06-12T22:39:00Z">
              <w:r w:rsidRPr="00014E44">
                <w:rPr>
                  <w:rFonts w:ascii="Arial Narrow" w:hAnsi="Arial Narrow" w:cs="Arial"/>
                  <w:color w:val="auto"/>
                  <w:sz w:val="16"/>
                  <w:szCs w:val="16"/>
                  <w:lang w:val="en-GB"/>
                </w:rPr>
                <w:t>PHC – PROCESS</w:t>
              </w:r>
            </w:ins>
            <w:r w:rsidRPr="00014E44">
              <w:rPr>
                <w:rFonts w:ascii="Arial Narrow" w:hAnsi="Arial Narrow" w:cs="Arial"/>
                <w:color w:val="auto"/>
                <w:sz w:val="16"/>
                <w:szCs w:val="16"/>
                <w:lang w:val="en-GB"/>
              </w:rPr>
              <w:t xml:space="preserve"> </w:t>
            </w:r>
            <w:ins w:id="5558" w:author="Zhunisbayev, Olzhasbek A [Bolashak Atyrau Limited]" w:date="2022-06-12T22:39:00Z">
              <w:r w:rsidRPr="00014E44">
                <w:rPr>
                  <w:rFonts w:ascii="Arial Narrow" w:hAnsi="Arial Narrow" w:cs="Arial"/>
                  <w:color w:val="auto"/>
                  <w:sz w:val="16"/>
                  <w:szCs w:val="16"/>
                  <w:lang w:val="en-GB"/>
                </w:rPr>
                <w:t>HYDROCARBONS</w:t>
              </w:r>
            </w:ins>
          </w:p>
          <w:p w14:paraId="0AAE51B0" w14:textId="3768276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PP - PROPANE</w:t>
            </w:r>
          </w:p>
        </w:tc>
        <w:tc>
          <w:tcPr>
            <w:tcW w:w="720" w:type="dxa"/>
            <w:tcBorders>
              <w:top w:val="single" w:sz="6" w:space="0" w:color="auto"/>
              <w:left w:val="single" w:sz="6" w:space="0" w:color="auto"/>
              <w:bottom w:val="single" w:sz="6" w:space="0" w:color="auto"/>
              <w:right w:val="single" w:sz="6" w:space="0" w:color="auto"/>
            </w:tcBorders>
          </w:tcPr>
          <w:p w14:paraId="5C807B9E" w14:textId="77777777" w:rsidR="00B271C8" w:rsidRPr="00014E44" w:rsidRDefault="00B271C8" w:rsidP="00DE1185">
            <w:pPr>
              <w:pStyle w:val="CellBodyCentered"/>
              <w:rPr>
                <w:rFonts w:ascii="Arial Narrow" w:hAnsi="Arial Narrow" w:cs="Arial"/>
                <w:b/>
                <w:color w:val="auto"/>
                <w:sz w:val="16"/>
                <w:szCs w:val="16"/>
                <w:lang w:val="en-GB"/>
              </w:rPr>
            </w:pPr>
          </w:p>
          <w:p w14:paraId="48133C75"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600H5M</w:t>
            </w:r>
          </w:p>
          <w:p w14:paraId="2503291A"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054C80B3" w14:textId="77777777" w:rsidR="00B271C8" w:rsidRPr="00014E44" w:rsidRDefault="00B271C8" w:rsidP="00DE1185">
            <w:pPr>
              <w:pStyle w:val="CellBodyCentered"/>
              <w:rPr>
                <w:rFonts w:ascii="Arial Narrow" w:hAnsi="Arial Narrow" w:cs="Arial"/>
                <w:color w:val="auto"/>
                <w:sz w:val="16"/>
                <w:szCs w:val="16"/>
                <w:lang w:val="en-GB"/>
              </w:rPr>
            </w:pPr>
          </w:p>
          <w:p w14:paraId="62F1F39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771BF51F" w14:textId="77777777" w:rsidR="00B271C8" w:rsidRPr="00014E44" w:rsidRDefault="00B271C8" w:rsidP="00DE1185">
            <w:pPr>
              <w:pStyle w:val="CellBodyCentered"/>
              <w:rPr>
                <w:rFonts w:ascii="Arial Narrow" w:hAnsi="Arial Narrow" w:cs="Arial"/>
                <w:color w:val="auto"/>
                <w:sz w:val="16"/>
                <w:szCs w:val="16"/>
                <w:lang w:val="en-GB"/>
              </w:rPr>
            </w:pPr>
          </w:p>
          <w:p w14:paraId="0697A8B7" w14:textId="4CAF5764"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0330311A" w14:textId="77777777" w:rsidR="00B271C8" w:rsidRPr="00014E44" w:rsidRDefault="00B271C8" w:rsidP="00DE1185">
            <w:pPr>
              <w:pStyle w:val="CellBodyCentered"/>
              <w:rPr>
                <w:rFonts w:ascii="Arial Narrow" w:hAnsi="Arial Narrow" w:cs="Arial"/>
                <w:color w:val="auto"/>
                <w:sz w:val="16"/>
                <w:szCs w:val="16"/>
                <w:lang w:val="en-GB"/>
              </w:rPr>
            </w:pPr>
          </w:p>
          <w:p w14:paraId="6AD863E5"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Note 1</w:t>
            </w:r>
          </w:p>
          <w:p w14:paraId="0A7D43E7"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2A2BB21" w14:textId="77777777" w:rsidR="00B271C8" w:rsidRPr="00014E44" w:rsidRDefault="00B271C8" w:rsidP="00DE1185">
            <w:pPr>
              <w:pStyle w:val="CellBodyCentered"/>
              <w:rPr>
                <w:rFonts w:ascii="Arial Narrow" w:hAnsi="Arial Narrow" w:cs="Arial"/>
                <w:color w:val="auto"/>
                <w:sz w:val="16"/>
                <w:szCs w:val="16"/>
                <w:lang w:val="en-GB"/>
              </w:rPr>
            </w:pPr>
          </w:p>
          <w:p w14:paraId="37F19C0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4AFBBDD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600</w:t>
            </w:r>
          </w:p>
          <w:p w14:paraId="36AED74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6C8536B3" w14:textId="77777777" w:rsidR="00B271C8" w:rsidRPr="00014E44" w:rsidRDefault="00B271C8" w:rsidP="00DE1185">
            <w:pPr>
              <w:pStyle w:val="CellBodyCentered"/>
              <w:rPr>
                <w:rFonts w:ascii="Arial Narrow" w:hAnsi="Arial Narrow" w:cs="Arial"/>
                <w:color w:val="auto"/>
                <w:sz w:val="16"/>
                <w:szCs w:val="16"/>
                <w:lang w:val="en-GB"/>
              </w:rPr>
            </w:pPr>
          </w:p>
          <w:p w14:paraId="4D90598D" w14:textId="53DB795F"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59"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560"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35C85F0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+75°C</w:t>
            </w:r>
          </w:p>
        </w:tc>
        <w:tc>
          <w:tcPr>
            <w:tcW w:w="1890" w:type="dxa"/>
            <w:tcBorders>
              <w:top w:val="single" w:sz="6" w:space="0" w:color="auto"/>
              <w:left w:val="single" w:sz="6" w:space="0" w:color="auto"/>
              <w:bottom w:val="single" w:sz="6" w:space="0" w:color="auto"/>
              <w:right w:val="single" w:sz="6" w:space="0" w:color="auto"/>
            </w:tcBorders>
          </w:tcPr>
          <w:p w14:paraId="62F32D9E" w14:textId="77777777" w:rsidR="00B271C8" w:rsidRPr="00014E44" w:rsidRDefault="00B271C8" w:rsidP="00DE1185">
            <w:pPr>
              <w:pStyle w:val="CellBody"/>
              <w:rPr>
                <w:rFonts w:ascii="Arial Narrow" w:hAnsi="Arial Narrow" w:cs="Arial"/>
                <w:color w:val="auto"/>
                <w:sz w:val="16"/>
                <w:szCs w:val="16"/>
                <w:lang w:val="en-GB"/>
              </w:rPr>
            </w:pPr>
          </w:p>
          <w:p w14:paraId="2629F392"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PIPELINE SPECIFICATION</w:t>
            </w:r>
          </w:p>
          <w:p w14:paraId="3271F478" w14:textId="6D33C8CE"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w:t>
            </w:r>
            <w:del w:id="5561" w:author="Zhunisbayev, Olzhasbek [Bolashak Atyrau Limited]" w:date="2023-11-16T10:20:00Z">
              <w:r w:rsidRPr="00014E44" w:rsidDel="0055123B">
                <w:rPr>
                  <w:rFonts w:ascii="Arial Narrow" w:hAnsi="Arial Narrow"/>
                  <w:color w:val="auto"/>
                  <w:szCs w:val="16"/>
                </w:rPr>
                <w:delText>46</w:delText>
              </w:r>
            </w:del>
            <w:ins w:id="5562" w:author="Zhunisbayev, Olzhasbek [Bolashak Atyrau Limited]" w:date="2023-11-16T10:20:00Z">
              <w:r w:rsidR="0055123B" w:rsidRPr="00014E44">
                <w:rPr>
                  <w:rFonts w:ascii="Arial Narrow" w:hAnsi="Arial Narrow"/>
                  <w:color w:val="auto"/>
                  <w:szCs w:val="16"/>
                </w:rPr>
                <w:t>4</w:t>
              </w:r>
              <w:r w:rsidR="0055123B">
                <w:rPr>
                  <w:rFonts w:ascii="Arial Narrow" w:hAnsi="Arial Narrow"/>
                  <w:color w:val="auto"/>
                  <w:szCs w:val="16"/>
                </w:rPr>
                <w:t>0</w:t>
              </w:r>
            </w:ins>
            <w:r w:rsidRPr="00014E44">
              <w:rPr>
                <w:rFonts w:ascii="Arial Narrow" w:hAnsi="Arial Narrow"/>
                <w:color w:val="auto"/>
                <w:szCs w:val="16"/>
              </w:rPr>
              <w:t>°</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67.5barg</w:t>
            </w:r>
          </w:p>
          <w:p w14:paraId="58BC5D8F" w14:textId="2F9A6C46"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67.5 barg</w:t>
            </w:r>
          </w:p>
          <w:p w14:paraId="4D5E191B" w14:textId="5238736C"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67.5 barg</w:t>
            </w:r>
          </w:p>
          <w:p w14:paraId="2DF5F8B3" w14:textId="5AB0E6B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75°</w:t>
            </w:r>
            <w:r w:rsidRPr="00014E44">
              <w:rPr>
                <w:rFonts w:ascii="Arial Narrow" w:hAnsi="Arial Narrow" w:cs="Arial"/>
                <w:snapToGrid w:val="0"/>
                <w:color w:val="auto"/>
                <w:sz w:val="16"/>
                <w:szCs w:val="16"/>
              </w:rPr>
              <w:t xml:space="preserve">C = </w:t>
            </w:r>
            <w:r w:rsidRPr="00014E44">
              <w:rPr>
                <w:rFonts w:ascii="Arial Narrow" w:hAnsi="Arial Narrow" w:cs="Arial"/>
                <w:color w:val="auto"/>
                <w:sz w:val="16"/>
                <w:szCs w:val="16"/>
                <w:lang w:val="en-GB"/>
              </w:rPr>
              <w:t>67.5 barg</w:t>
            </w:r>
          </w:p>
          <w:p w14:paraId="4D08F78B" w14:textId="32770CB4" w:rsidR="00B86A62"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pipe wall thickness)</w:t>
            </w:r>
          </w:p>
          <w:p w14:paraId="12B6260E" w14:textId="6B099F84" w:rsidR="00B86A62" w:rsidRPr="00014E44" w:rsidRDefault="00B86A62"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70DEAB91" w14:textId="77777777" w:rsidR="00B271C8" w:rsidRPr="00014E44" w:rsidRDefault="00B271C8" w:rsidP="00DE1185">
            <w:pPr>
              <w:pStyle w:val="CellBodyCentered"/>
              <w:rPr>
                <w:rFonts w:ascii="Arial Narrow" w:hAnsi="Arial Narrow" w:cs="Arial"/>
                <w:color w:val="auto"/>
                <w:sz w:val="16"/>
                <w:szCs w:val="16"/>
              </w:rPr>
            </w:pPr>
          </w:p>
          <w:p w14:paraId="2968DAA1"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NO</w:t>
            </w:r>
          </w:p>
        </w:tc>
        <w:tc>
          <w:tcPr>
            <w:tcW w:w="418" w:type="dxa"/>
            <w:tcBorders>
              <w:top w:val="single" w:sz="6" w:space="0" w:color="auto"/>
              <w:left w:val="single" w:sz="6" w:space="0" w:color="auto"/>
              <w:bottom w:val="single" w:sz="6" w:space="0" w:color="auto"/>
              <w:right w:val="single" w:sz="6" w:space="0" w:color="auto"/>
            </w:tcBorders>
          </w:tcPr>
          <w:p w14:paraId="36981D31" w14:textId="77777777" w:rsidR="00B271C8" w:rsidRPr="00014E44" w:rsidRDefault="00B271C8" w:rsidP="00DE1185">
            <w:pPr>
              <w:pStyle w:val="CellBodyCentered"/>
              <w:rPr>
                <w:rFonts w:ascii="Arial Narrow" w:hAnsi="Arial Narrow" w:cs="Arial"/>
                <w:color w:val="auto"/>
                <w:sz w:val="16"/>
                <w:szCs w:val="16"/>
                <w:lang w:val="en-GB"/>
              </w:rPr>
            </w:pPr>
          </w:p>
          <w:p w14:paraId="04A4BE51" w14:textId="77777777" w:rsidR="00B271C8" w:rsidRPr="00014E44" w:rsidRDefault="00B271C8" w:rsidP="00DE1185">
            <w:pPr>
              <w:pStyle w:val="CellBodyCentered"/>
              <w:rPr>
                <w:rFonts w:ascii="Arial Narrow" w:hAnsi="Arial Narrow" w:cs="Arial"/>
                <w:color w:val="auto"/>
                <w:w w:val="0"/>
                <w:sz w:val="16"/>
                <w:szCs w:val="16"/>
                <w:lang w:val="en-GB"/>
              </w:rPr>
            </w:pPr>
            <w:r w:rsidRPr="00014E44">
              <w:rPr>
                <w:rFonts w:ascii="Arial Narrow" w:hAnsi="Arial Narrow" w:cs="Arial"/>
                <w:color w:val="auto"/>
                <w:sz w:val="16"/>
                <w:szCs w:val="16"/>
                <w:lang w:val="en-GB"/>
              </w:rPr>
              <w:t>5</w:t>
            </w:r>
          </w:p>
        </w:tc>
      </w:tr>
      <w:tr w:rsidR="00FA3851" w:rsidRPr="00014E44" w14:paraId="2C0813D9" w14:textId="77777777" w:rsidTr="0038396C">
        <w:tc>
          <w:tcPr>
            <w:tcW w:w="3322" w:type="dxa"/>
            <w:tcBorders>
              <w:top w:val="single" w:sz="6" w:space="0" w:color="auto"/>
              <w:left w:val="single" w:sz="6" w:space="0" w:color="auto"/>
              <w:bottom w:val="single" w:sz="6" w:space="0" w:color="auto"/>
              <w:right w:val="single" w:sz="6" w:space="0" w:color="auto"/>
            </w:tcBorders>
          </w:tcPr>
          <w:p w14:paraId="28CC7049" w14:textId="77777777" w:rsidR="00B271C8" w:rsidRPr="00014E44" w:rsidRDefault="00B271C8" w:rsidP="00DE1185">
            <w:pPr>
              <w:pStyle w:val="CellBody"/>
              <w:rPr>
                <w:rFonts w:ascii="Arial Narrow" w:hAnsi="Arial Narrow" w:cs="Arial"/>
                <w:color w:val="auto"/>
                <w:sz w:val="16"/>
                <w:szCs w:val="16"/>
                <w:lang w:val="en-GB"/>
              </w:rPr>
            </w:pPr>
          </w:p>
          <w:p w14:paraId="45FC5AB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3A1DDAE7" w14:textId="272501B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6159B2D3" w14:textId="16AD5C47" w:rsidR="00B271C8" w:rsidRPr="00014E44" w:rsidRDefault="00B271C8" w:rsidP="00DE1185">
            <w:pPr>
              <w:pStyle w:val="CellBody"/>
              <w:rPr>
                <w:ins w:id="5563" w:author="Zhunisbayev, Olzhasbek A [Bolashak Atyrau Limited]" w:date="2022-06-12T22:40:00Z"/>
                <w:rFonts w:ascii="Arial Narrow" w:hAnsi="Arial Narrow" w:cs="Arial"/>
                <w:color w:val="auto"/>
                <w:sz w:val="16"/>
                <w:szCs w:val="16"/>
                <w:lang w:val="en-GB"/>
              </w:rPr>
            </w:pPr>
            <w:ins w:id="5564" w:author="Zhunisbayev, Olzhasbek A [Bolashak Atyrau Limited]" w:date="2022-06-12T22:40:00Z">
              <w:r w:rsidRPr="00014E44">
                <w:rPr>
                  <w:rFonts w:ascii="Arial Narrow" w:hAnsi="Arial Narrow" w:cs="Arial"/>
                  <w:color w:val="auto"/>
                  <w:sz w:val="16"/>
                  <w:szCs w:val="16"/>
                  <w:lang w:val="en-GB"/>
                </w:rPr>
                <w:t>NL – NITROGEN LOW</w:t>
              </w:r>
            </w:ins>
            <w:r w:rsidRPr="00014E44">
              <w:rPr>
                <w:rFonts w:ascii="Arial Narrow" w:hAnsi="Arial Narrow" w:cs="Arial"/>
                <w:color w:val="auto"/>
                <w:sz w:val="16"/>
                <w:szCs w:val="16"/>
                <w:lang w:val="en-GB"/>
              </w:rPr>
              <w:t xml:space="preserve"> </w:t>
            </w:r>
            <w:ins w:id="5565" w:author="Zhunisbayev, Olzhasbek A [Bolashak Atyrau Limited]" w:date="2022-06-12T22:40:00Z">
              <w:r w:rsidRPr="00014E44">
                <w:rPr>
                  <w:rFonts w:ascii="Arial Narrow" w:hAnsi="Arial Narrow" w:cs="Arial"/>
                  <w:color w:val="auto"/>
                  <w:sz w:val="16"/>
                  <w:szCs w:val="16"/>
                  <w:lang w:val="en-GB"/>
                </w:rPr>
                <w:t>PRESSURE</w:t>
              </w:r>
            </w:ins>
          </w:p>
          <w:p w14:paraId="64511CFF" w14:textId="77777777" w:rsidR="00B271C8" w:rsidRDefault="00B271C8" w:rsidP="00DE1185">
            <w:pPr>
              <w:pStyle w:val="CellBody"/>
              <w:rPr>
                <w:rFonts w:ascii="Arial Narrow" w:hAnsi="Arial Narrow" w:cs="Arial"/>
                <w:color w:val="auto"/>
                <w:sz w:val="16"/>
                <w:szCs w:val="16"/>
                <w:lang w:val="en-GB"/>
              </w:rPr>
            </w:pPr>
            <w:ins w:id="5566" w:author="Zhunisbayev, Olzhasbek A [Bolashak Atyrau Limited]" w:date="2022-06-12T22:40:00Z">
              <w:r w:rsidRPr="00014E44">
                <w:rPr>
                  <w:rFonts w:ascii="Arial Narrow" w:hAnsi="Arial Narrow" w:cs="Arial"/>
                  <w:color w:val="auto"/>
                  <w:sz w:val="16"/>
                  <w:szCs w:val="16"/>
                  <w:lang w:val="en-GB"/>
                </w:rPr>
                <w:t>WRA – RAW WATER</w:t>
              </w:r>
            </w:ins>
          </w:p>
          <w:p w14:paraId="5116AA1C" w14:textId="77777777" w:rsidR="0028005F" w:rsidRDefault="0028005F" w:rsidP="00DE1185">
            <w:pPr>
              <w:pStyle w:val="CellBody"/>
              <w:rPr>
                <w:rFonts w:ascii="Arial Narrow" w:hAnsi="Arial Narrow" w:cs="Arial"/>
                <w:color w:val="auto"/>
                <w:sz w:val="16"/>
                <w:szCs w:val="16"/>
                <w:lang w:val="en-GB"/>
              </w:rPr>
            </w:pPr>
          </w:p>
          <w:p w14:paraId="46181CD6" w14:textId="77777777" w:rsidR="0028005F" w:rsidRDefault="0028005F" w:rsidP="00DE1185">
            <w:pPr>
              <w:pStyle w:val="CellBody"/>
              <w:rPr>
                <w:rFonts w:ascii="Arial Narrow" w:hAnsi="Arial Narrow" w:cs="Arial"/>
                <w:color w:val="auto"/>
                <w:sz w:val="16"/>
                <w:szCs w:val="16"/>
                <w:lang w:val="en-GB"/>
              </w:rPr>
            </w:pPr>
          </w:p>
          <w:p w14:paraId="7DF7FD3F" w14:textId="492E40B0" w:rsidR="0028005F" w:rsidRPr="00014E44" w:rsidRDefault="0028005F"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DBB49E8" w14:textId="77777777" w:rsidR="00B271C8" w:rsidRPr="00014E44" w:rsidRDefault="00B271C8" w:rsidP="00DE1185">
            <w:pPr>
              <w:pStyle w:val="CellBodyCentered"/>
              <w:rPr>
                <w:rFonts w:ascii="Arial Narrow" w:hAnsi="Arial Narrow" w:cs="Arial"/>
                <w:b/>
                <w:color w:val="auto"/>
                <w:sz w:val="16"/>
                <w:szCs w:val="16"/>
                <w:lang w:val="en-GB"/>
              </w:rPr>
            </w:pPr>
          </w:p>
          <w:p w14:paraId="050F120A"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600H5P</w:t>
            </w:r>
          </w:p>
          <w:p w14:paraId="2E33CB6C"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140FB425" w14:textId="77777777" w:rsidR="00B271C8" w:rsidRPr="00014E44" w:rsidRDefault="00B271C8" w:rsidP="00DE1185">
            <w:pPr>
              <w:pStyle w:val="CellBodyCentered"/>
              <w:rPr>
                <w:rFonts w:ascii="Arial Narrow" w:hAnsi="Arial Narrow" w:cs="Arial"/>
                <w:color w:val="auto"/>
                <w:sz w:val="16"/>
                <w:szCs w:val="16"/>
                <w:lang w:val="en-GB"/>
              </w:rPr>
            </w:pPr>
          </w:p>
          <w:p w14:paraId="397EB4F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tc>
        <w:tc>
          <w:tcPr>
            <w:tcW w:w="1080" w:type="dxa"/>
            <w:tcBorders>
              <w:top w:val="single" w:sz="6" w:space="0" w:color="auto"/>
              <w:left w:val="single" w:sz="6" w:space="0" w:color="auto"/>
              <w:bottom w:val="single" w:sz="6" w:space="0" w:color="auto"/>
              <w:right w:val="single" w:sz="6" w:space="0" w:color="auto"/>
            </w:tcBorders>
          </w:tcPr>
          <w:p w14:paraId="4CF1A3E0" w14:textId="77777777" w:rsidR="00B271C8" w:rsidRPr="00014E44" w:rsidRDefault="00B271C8" w:rsidP="00DE1185">
            <w:pPr>
              <w:pStyle w:val="CellBodyCentered"/>
              <w:rPr>
                <w:rFonts w:ascii="Arial Narrow" w:hAnsi="Arial Narrow" w:cs="Arial"/>
                <w:color w:val="auto"/>
                <w:sz w:val="16"/>
                <w:szCs w:val="16"/>
                <w:lang w:val="en-GB"/>
              </w:rPr>
            </w:pPr>
          </w:p>
          <w:p w14:paraId="6D28A608" w14:textId="48F60656"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4B76830E" w14:textId="77777777" w:rsidR="00B271C8" w:rsidRPr="00014E44" w:rsidRDefault="00B271C8" w:rsidP="00DE1185">
            <w:pPr>
              <w:pStyle w:val="CellBodyCentered"/>
              <w:rPr>
                <w:rFonts w:ascii="Arial Narrow" w:hAnsi="Arial Narrow" w:cs="Arial"/>
                <w:color w:val="auto"/>
                <w:sz w:val="16"/>
                <w:szCs w:val="16"/>
                <w:lang w:val="en-GB"/>
              </w:rPr>
            </w:pPr>
          </w:p>
          <w:p w14:paraId="1C8E9D8F"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Note 1</w:t>
            </w:r>
          </w:p>
          <w:p w14:paraId="263F38E3"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276304F" w14:textId="77777777" w:rsidR="00B271C8" w:rsidRPr="00014E44" w:rsidRDefault="00B271C8" w:rsidP="00DE1185">
            <w:pPr>
              <w:pStyle w:val="CellBodyCentered"/>
              <w:rPr>
                <w:rFonts w:ascii="Arial Narrow" w:hAnsi="Arial Narrow" w:cs="Arial"/>
                <w:color w:val="auto"/>
                <w:sz w:val="16"/>
                <w:szCs w:val="16"/>
                <w:lang w:val="en-GB"/>
              </w:rPr>
            </w:pPr>
          </w:p>
          <w:p w14:paraId="6B282A5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600</w:t>
            </w:r>
          </w:p>
          <w:p w14:paraId="7EEDAED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7F5A2AF9" w14:textId="77777777" w:rsidR="00B271C8" w:rsidRPr="00014E44" w:rsidRDefault="00B271C8" w:rsidP="00DE1185">
            <w:pPr>
              <w:pStyle w:val="CellBodyCentered"/>
              <w:rPr>
                <w:rFonts w:ascii="Arial Narrow" w:hAnsi="Arial Narrow" w:cs="Arial"/>
                <w:color w:val="auto"/>
                <w:sz w:val="16"/>
                <w:szCs w:val="16"/>
                <w:lang w:val="en-GB"/>
              </w:rPr>
            </w:pPr>
          </w:p>
          <w:p w14:paraId="412F98C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+100°C</w:t>
            </w:r>
          </w:p>
          <w:p w14:paraId="5A05E489" w14:textId="77777777" w:rsidR="00B271C8" w:rsidRPr="00014E44" w:rsidRDefault="00B271C8"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2F1D4379" w14:textId="77777777" w:rsidR="00B271C8" w:rsidRPr="00014E44" w:rsidRDefault="00B271C8" w:rsidP="00DE1185">
            <w:pPr>
              <w:pStyle w:val="CellBody"/>
              <w:rPr>
                <w:rFonts w:ascii="Arial Narrow" w:hAnsi="Arial Narrow" w:cs="Arial"/>
                <w:color w:val="auto"/>
                <w:sz w:val="16"/>
                <w:szCs w:val="16"/>
                <w:lang w:val="en-GB"/>
              </w:rPr>
            </w:pPr>
          </w:p>
          <w:p w14:paraId="10B23B6C"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PIPELINE SPECIFICATION</w:t>
            </w:r>
          </w:p>
          <w:p w14:paraId="209E5622" w14:textId="4F8F5384"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93 barg</w:t>
            </w:r>
          </w:p>
          <w:p w14:paraId="755B1D28" w14:textId="4883DDC6"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93 barg</w:t>
            </w:r>
          </w:p>
          <w:p w14:paraId="437A7A52" w14:textId="05DFC136"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80°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93 barg</w:t>
            </w:r>
          </w:p>
          <w:p w14:paraId="4CB3801E" w14:textId="7403E4A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100°</w:t>
            </w:r>
            <w:r w:rsidRPr="00014E44">
              <w:rPr>
                <w:rFonts w:ascii="Arial Narrow" w:hAnsi="Arial Narrow" w:cs="Arial"/>
                <w:snapToGrid w:val="0"/>
                <w:color w:val="auto"/>
                <w:sz w:val="16"/>
                <w:szCs w:val="16"/>
              </w:rPr>
              <w:t xml:space="preserve">C = </w:t>
            </w:r>
            <w:r w:rsidRPr="00014E44">
              <w:rPr>
                <w:rFonts w:ascii="Arial Narrow" w:hAnsi="Arial Narrow" w:cs="Arial"/>
                <w:color w:val="auto"/>
                <w:sz w:val="16"/>
                <w:szCs w:val="16"/>
                <w:lang w:val="en-GB"/>
              </w:rPr>
              <w:t>75 barg</w:t>
            </w:r>
          </w:p>
          <w:p w14:paraId="226EA242" w14:textId="77777777" w:rsidR="00B271C8"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pipe wall thickness)</w:t>
            </w:r>
          </w:p>
          <w:p w14:paraId="1D46E10F" w14:textId="77777777" w:rsidR="00EA2A16" w:rsidRPr="00014E44" w:rsidRDefault="00EA2A16"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4334ADFA" w14:textId="77777777" w:rsidR="00B271C8" w:rsidRPr="00014E44" w:rsidRDefault="00B271C8" w:rsidP="00DE1185">
            <w:pPr>
              <w:pStyle w:val="CellBodyCentered"/>
              <w:rPr>
                <w:rFonts w:ascii="Arial Narrow" w:hAnsi="Arial Narrow" w:cs="Arial"/>
                <w:color w:val="auto"/>
                <w:sz w:val="16"/>
                <w:szCs w:val="16"/>
              </w:rPr>
            </w:pPr>
          </w:p>
          <w:p w14:paraId="70190843" w14:textId="77777777" w:rsidR="00B271C8"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 xml:space="preserve">YES </w:t>
            </w:r>
          </w:p>
          <w:p w14:paraId="2FC0E5CD" w14:textId="77E9204D"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 xml:space="preserve">for 24” </w:t>
            </w:r>
            <w:r>
              <w:rPr>
                <w:rFonts w:ascii="Arial Narrow" w:hAnsi="Arial Narrow" w:cs="Arial"/>
                <w:color w:val="auto"/>
                <w:sz w:val="16"/>
                <w:szCs w:val="16"/>
              </w:rPr>
              <w:t>and</w:t>
            </w:r>
            <w:r w:rsidRPr="00014E44">
              <w:rPr>
                <w:rFonts w:ascii="Arial Narrow" w:hAnsi="Arial Narrow" w:cs="Arial"/>
                <w:color w:val="auto"/>
                <w:sz w:val="16"/>
                <w:szCs w:val="16"/>
              </w:rPr>
              <w:t xml:space="preserve"> </w:t>
            </w:r>
            <w:r>
              <w:rPr>
                <w:rFonts w:ascii="Arial Narrow" w:hAnsi="Arial Narrow" w:cs="Arial"/>
                <w:color w:val="auto"/>
                <w:sz w:val="16"/>
                <w:szCs w:val="16"/>
              </w:rPr>
              <w:t>la</w:t>
            </w:r>
            <w:ins w:id="5567" w:author="Zhunisbayev, Olzhasbek [Bolashak Atyrau Limited]" w:date="2024-10-30T19:08:00Z" w16du:dateUtc="2024-10-30T14:08:00Z">
              <w:r w:rsidR="00785752">
                <w:rPr>
                  <w:rFonts w:ascii="Arial Narrow" w:hAnsi="Arial Narrow" w:cs="Arial"/>
                  <w:color w:val="auto"/>
                  <w:sz w:val="16"/>
                  <w:szCs w:val="16"/>
                </w:rPr>
                <w:t>rg</w:t>
              </w:r>
            </w:ins>
            <w:del w:id="5568" w:author="Zhunisbayev, Olzhasbek [Bolashak Atyrau Limited]" w:date="2024-10-30T19:08:00Z" w16du:dateUtc="2024-10-30T14:08:00Z">
              <w:r w:rsidDel="00785752">
                <w:rPr>
                  <w:rFonts w:ascii="Arial Narrow" w:hAnsi="Arial Narrow" w:cs="Arial"/>
                  <w:color w:val="auto"/>
                  <w:sz w:val="16"/>
                  <w:szCs w:val="16"/>
                </w:rPr>
                <w:delText>rf</w:delText>
              </w:r>
            </w:del>
            <w:r>
              <w:rPr>
                <w:rFonts w:ascii="Arial Narrow" w:hAnsi="Arial Narrow" w:cs="Arial"/>
                <w:color w:val="auto"/>
                <w:sz w:val="16"/>
                <w:szCs w:val="16"/>
              </w:rPr>
              <w:t>er</w:t>
            </w:r>
          </w:p>
        </w:tc>
        <w:tc>
          <w:tcPr>
            <w:tcW w:w="418" w:type="dxa"/>
            <w:tcBorders>
              <w:top w:val="single" w:sz="6" w:space="0" w:color="auto"/>
              <w:left w:val="single" w:sz="6" w:space="0" w:color="auto"/>
              <w:bottom w:val="single" w:sz="6" w:space="0" w:color="auto"/>
              <w:right w:val="single" w:sz="6" w:space="0" w:color="auto"/>
            </w:tcBorders>
          </w:tcPr>
          <w:p w14:paraId="163CADF6" w14:textId="77777777" w:rsidR="00B271C8" w:rsidRPr="00014E44" w:rsidRDefault="00B271C8" w:rsidP="00DE1185">
            <w:pPr>
              <w:pStyle w:val="CellBodyCentered"/>
              <w:rPr>
                <w:rFonts w:ascii="Arial Narrow" w:hAnsi="Arial Narrow" w:cs="Arial"/>
                <w:color w:val="auto"/>
                <w:sz w:val="16"/>
                <w:szCs w:val="16"/>
                <w:lang w:val="en-GB"/>
              </w:rPr>
            </w:pPr>
          </w:p>
          <w:p w14:paraId="30EA6A9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6A90DB71" w14:textId="77777777" w:rsidTr="0038396C">
        <w:tc>
          <w:tcPr>
            <w:tcW w:w="3322" w:type="dxa"/>
            <w:tcBorders>
              <w:top w:val="single" w:sz="6" w:space="0" w:color="auto"/>
              <w:left w:val="single" w:sz="6" w:space="0" w:color="auto"/>
              <w:bottom w:val="single" w:sz="6" w:space="0" w:color="auto"/>
              <w:right w:val="single" w:sz="6" w:space="0" w:color="auto"/>
            </w:tcBorders>
          </w:tcPr>
          <w:p w14:paraId="4CEE4260" w14:textId="77777777" w:rsidR="00B271C8" w:rsidRPr="00014E44" w:rsidRDefault="00B271C8" w:rsidP="00DE1185">
            <w:pPr>
              <w:pStyle w:val="CellBody"/>
              <w:rPr>
                <w:rFonts w:ascii="Arial Narrow" w:hAnsi="Arial Narrow" w:cs="Arial"/>
                <w:color w:val="auto"/>
                <w:sz w:val="16"/>
                <w:szCs w:val="16"/>
                <w:u w:val="single"/>
                <w:lang w:val="en-GB"/>
              </w:rPr>
            </w:pPr>
          </w:p>
          <w:p w14:paraId="6B752ED8"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SOUR SERVICE</w:t>
            </w:r>
          </w:p>
          <w:p w14:paraId="68E92F1C" w14:textId="1B025B4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54C13FC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w:t>
            </w:r>
          </w:p>
          <w:p w14:paraId="65CADF72" w14:textId="504B844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SOUR FLARE GAS, HIGH PRESSURE</w:t>
            </w:r>
          </w:p>
          <w:p w14:paraId="7FE87965" w14:textId="0918287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BFL – FLARE GAS, LOW PRESSURE</w:t>
            </w:r>
          </w:p>
          <w:p w14:paraId="148614E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76DC831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CCD – DEMULSIFYING AGENT</w:t>
            </w:r>
          </w:p>
          <w:p w14:paraId="049EB4E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CDE – AMINE LEAN</w:t>
            </w:r>
          </w:p>
          <w:p w14:paraId="578F7D00" w14:textId="622B392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CDM – AMINE </w:t>
            </w:r>
            <w:del w:id="5569" w:author="Zhunisbayev, Olzhasbek [Bolashak Atyrau Limited]" w:date="2023-11-17T11:01:00Z">
              <w:r w:rsidRPr="00014E44" w:rsidDel="00BD64F5">
                <w:rPr>
                  <w:rFonts w:ascii="Arial Narrow" w:hAnsi="Arial Narrow" w:cs="Arial"/>
                  <w:color w:val="auto"/>
                  <w:sz w:val="16"/>
                  <w:szCs w:val="16"/>
                  <w:lang w:val="en-GB"/>
                </w:rPr>
                <w:delText xml:space="preserve">DRAIN </w:delText>
              </w:r>
            </w:del>
            <w:ins w:id="5570" w:author="Zhunisbayev, Olzhasbek [Bolashak Atyrau Limited]" w:date="2023-11-17T11:01:00Z">
              <w:r w:rsidR="00BD64F5">
                <w:rPr>
                  <w:rFonts w:ascii="Arial Narrow" w:hAnsi="Arial Narrow" w:cs="Arial"/>
                  <w:color w:val="auto"/>
                  <w:sz w:val="16"/>
                  <w:szCs w:val="16"/>
                  <w:lang w:val="en-GB"/>
                </w:rPr>
                <w:t>RIC</w:t>
              </w:r>
            </w:ins>
            <w:ins w:id="5571" w:author="Zhunisbayev, Olzhasbek [Bolashak Atyrau Limited]" w:date="2023-11-17T11:02:00Z">
              <w:r w:rsidR="00BD64F5">
                <w:rPr>
                  <w:rFonts w:ascii="Arial Narrow" w:hAnsi="Arial Narrow" w:cs="Arial"/>
                  <w:color w:val="auto"/>
                  <w:sz w:val="16"/>
                  <w:szCs w:val="16"/>
                  <w:lang w:val="en-GB"/>
                </w:rPr>
                <w:t>H</w:t>
              </w:r>
            </w:ins>
            <w:ins w:id="5572" w:author="Zhunisbayev, Olzhasbek [Bolashak Atyrau Limited]" w:date="2023-11-17T11:01:00Z">
              <w:r w:rsidR="00BD64F5" w:rsidRPr="00014E44">
                <w:rPr>
                  <w:rFonts w:ascii="Arial Narrow" w:hAnsi="Arial Narrow" w:cs="Arial"/>
                  <w:color w:val="auto"/>
                  <w:sz w:val="16"/>
                  <w:szCs w:val="16"/>
                  <w:lang w:val="en-GB"/>
                </w:rPr>
                <w:t xml:space="preserve"> </w:t>
              </w:r>
            </w:ins>
          </w:p>
          <w:p w14:paraId="36BB5CD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DCS – CAUSTIC DRAIN</w:t>
            </w:r>
          </w:p>
          <w:p w14:paraId="4CE576E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w:t>
            </w:r>
          </w:p>
          <w:p w14:paraId="1A0F4AB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DMD – SLOP METHANOL, DEA</w:t>
            </w:r>
          </w:p>
          <w:p w14:paraId="26D3A87B" w14:textId="45CDD49B" w:rsidR="00B271C8" w:rsidRPr="00014E44" w:rsidRDefault="00B271C8" w:rsidP="00DE1185">
            <w:pPr>
              <w:pStyle w:val="CellBody"/>
              <w:rPr>
                <w:ins w:id="5573" w:author="Zhunisbayev, Olzhasbek A [Bolashak Atyrau Limited]" w:date="2022-06-12T22:40:00Z"/>
                <w:rFonts w:ascii="Arial Narrow" w:hAnsi="Arial Narrow" w:cs="Arial"/>
                <w:color w:val="auto"/>
                <w:sz w:val="16"/>
                <w:szCs w:val="16"/>
                <w:lang w:val="en-GB"/>
              </w:rPr>
            </w:pPr>
            <w:ins w:id="5574" w:author="Zhunisbayev, Olzhasbek A [Bolashak Atyrau Limited]" w:date="2022-06-12T22:40:00Z">
              <w:r w:rsidRPr="00014E44">
                <w:rPr>
                  <w:rFonts w:ascii="Arial Narrow" w:hAnsi="Arial Narrow" w:cs="Arial"/>
                  <w:color w:val="auto"/>
                  <w:sz w:val="16"/>
                  <w:szCs w:val="16"/>
                  <w:lang w:val="en-GB"/>
                </w:rPr>
                <w:t>DL – DRAIN, OILY SEWER</w:t>
              </w:r>
            </w:ins>
            <w:r w:rsidRPr="00014E44">
              <w:rPr>
                <w:rFonts w:ascii="Arial Narrow" w:hAnsi="Arial Narrow" w:cs="Arial"/>
                <w:color w:val="auto"/>
                <w:sz w:val="16"/>
                <w:szCs w:val="16"/>
                <w:lang w:val="en-GB"/>
              </w:rPr>
              <w:t xml:space="preserve"> </w:t>
            </w:r>
            <w:ins w:id="5575" w:author="Zhunisbayev, Olzhasbek A [Bolashak Atyrau Limited]" w:date="2022-06-12T22:40:00Z">
              <w:r w:rsidRPr="00014E44">
                <w:rPr>
                  <w:rFonts w:ascii="Arial Narrow" w:hAnsi="Arial Narrow" w:cs="Arial"/>
                  <w:color w:val="auto"/>
                  <w:sz w:val="16"/>
                  <w:szCs w:val="16"/>
                  <w:lang w:val="en-GB"/>
                </w:rPr>
                <w:t>(OPEN)</w:t>
              </w:r>
            </w:ins>
          </w:p>
          <w:p w14:paraId="57B33828" w14:textId="21B1389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358D6A95" w14:textId="230D60F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0D3EB4D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FM - METHANOL</w:t>
            </w:r>
          </w:p>
          <w:p w14:paraId="39AC665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GE – DESULFURISED GAS</w:t>
            </w:r>
          </w:p>
          <w:p w14:paraId="11A8C8A0" w14:textId="419D49B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GHP – GAS INJECTION HIGH PRESSURE</w:t>
            </w:r>
          </w:p>
          <w:p w14:paraId="13256F2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lastRenderedPageBreak/>
              <w:t>GSL – SALES GAS</w:t>
            </w:r>
          </w:p>
          <w:p w14:paraId="1E25FA8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GRC – RECYCLE GAS, SOUR</w:t>
            </w:r>
          </w:p>
          <w:p w14:paraId="3208818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GAS, SOUR</w:t>
            </w:r>
          </w:p>
          <w:p w14:paraId="3AAC6BAC" w14:textId="4CAD132D" w:rsidR="00B271C8" w:rsidRPr="00014E44" w:rsidRDefault="00B271C8" w:rsidP="00DE1185">
            <w:pPr>
              <w:pStyle w:val="CellBody"/>
              <w:ind w:left="180" w:hanging="180"/>
              <w:rPr>
                <w:rFonts w:ascii="Arial Narrow" w:hAnsi="Arial Narrow" w:cs="Arial"/>
                <w:color w:val="auto"/>
                <w:sz w:val="16"/>
                <w:szCs w:val="16"/>
                <w:lang w:val="en-GB"/>
              </w:rPr>
            </w:pPr>
            <w:r w:rsidRPr="00014E44">
              <w:rPr>
                <w:rFonts w:ascii="Arial Narrow" w:hAnsi="Arial Narrow" w:cs="Arial"/>
                <w:color w:val="auto"/>
                <w:sz w:val="16"/>
                <w:szCs w:val="16"/>
                <w:lang w:val="en-GB"/>
              </w:rPr>
              <w:t>NL-NITROGEN LOW PRESSURE</w:t>
            </w:r>
            <w:r>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(PURGE CONNS. TO SOUR SERVICE LINES,VESS. ETC.)</w:t>
            </w:r>
          </w:p>
          <w:p w14:paraId="644C0FD1" w14:textId="4035D11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SOUR PROCESS HYDROCARBONS</w:t>
            </w:r>
          </w:p>
          <w:p w14:paraId="5507A356" w14:textId="652C9FD1"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w:t>
            </w:r>
            <w:r>
              <w:rPr>
                <w:rFonts w:ascii="Arial Narrow" w:hAnsi="Arial Narrow" w:cs="Arial"/>
                <w:color w:val="auto"/>
                <w:sz w:val="16"/>
                <w:szCs w:val="16"/>
                <w:lang w:val="en-GB"/>
              </w:rPr>
              <w:t>.</w:t>
            </w:r>
          </w:p>
          <w:p w14:paraId="2111EEF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(PURGE CONNS.ONLY)</w:t>
            </w:r>
          </w:p>
          <w:p w14:paraId="3A005CCB" w14:textId="068835F4" w:rsidR="00B271C8" w:rsidRPr="00014E44" w:rsidRDefault="00B271C8" w:rsidP="00DE1185">
            <w:pPr>
              <w:pStyle w:val="CellBody"/>
              <w:rPr>
                <w:ins w:id="5576" w:author="Zhunisbayev, Olzhasbek A [Bolashak Atyrau Limited]" w:date="2022-06-12T22:40:00Z"/>
                <w:rFonts w:ascii="Arial Narrow" w:hAnsi="Arial Narrow" w:cs="Arial"/>
                <w:color w:val="auto"/>
                <w:sz w:val="16"/>
                <w:szCs w:val="16"/>
                <w:lang w:val="en-GB"/>
              </w:rPr>
            </w:pPr>
            <w:ins w:id="5577" w:author="Zhunisbayev, Olzhasbek A [Bolashak Atyrau Limited]" w:date="2022-06-12T22:40:00Z">
              <w:r w:rsidRPr="00014E44">
                <w:rPr>
                  <w:rFonts w:ascii="Arial Narrow" w:hAnsi="Arial Narrow" w:cs="Arial"/>
                  <w:color w:val="auto"/>
                  <w:sz w:val="16"/>
                  <w:szCs w:val="16"/>
                  <w:lang w:val="en-GB"/>
                </w:rPr>
                <w:t>TL – CONDENSATE, LOW</w:t>
              </w:r>
            </w:ins>
            <w:r w:rsidRPr="00014E44">
              <w:rPr>
                <w:rFonts w:ascii="Arial Narrow" w:hAnsi="Arial Narrow" w:cs="Arial"/>
                <w:color w:val="auto"/>
                <w:sz w:val="16"/>
                <w:szCs w:val="16"/>
                <w:lang w:val="en-GB"/>
              </w:rPr>
              <w:t xml:space="preserve"> </w:t>
            </w:r>
            <w:ins w:id="5578" w:author="Zhunisbayev, Olzhasbek A [Bolashak Atyrau Limited]" w:date="2022-06-12T22:40:00Z">
              <w:r w:rsidRPr="00014E44">
                <w:rPr>
                  <w:rFonts w:ascii="Arial Narrow" w:hAnsi="Arial Narrow" w:cs="Arial"/>
                  <w:color w:val="auto"/>
                  <w:sz w:val="16"/>
                  <w:szCs w:val="16"/>
                  <w:lang w:val="en-GB"/>
                </w:rPr>
                <w:t>PRESSURE</w:t>
              </w:r>
            </w:ins>
          </w:p>
          <w:p w14:paraId="480A2418" w14:textId="389151E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WM – MAKE UP WATER</w:t>
            </w:r>
          </w:p>
          <w:p w14:paraId="481791C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WRA – RAW WATER </w:t>
            </w:r>
          </w:p>
          <w:p w14:paraId="1B97D1C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59015F69"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4B6189C" w14:textId="77777777" w:rsidR="00B271C8" w:rsidRPr="00014E44" w:rsidRDefault="00B271C8" w:rsidP="00DE1185">
            <w:pPr>
              <w:pStyle w:val="CellBodyCentered"/>
              <w:rPr>
                <w:rFonts w:ascii="Arial Narrow" w:hAnsi="Arial Narrow" w:cs="Arial"/>
                <w:b/>
                <w:color w:val="auto"/>
                <w:sz w:val="16"/>
                <w:szCs w:val="16"/>
                <w:lang w:val="en-GB"/>
              </w:rPr>
            </w:pPr>
          </w:p>
          <w:p w14:paraId="78DAEDDD"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600K21</w:t>
            </w:r>
          </w:p>
          <w:p w14:paraId="01E42549" w14:textId="77777777" w:rsidR="00B271C8" w:rsidRPr="00014E44" w:rsidRDefault="00B271C8" w:rsidP="00DE1185">
            <w:pPr>
              <w:pStyle w:val="CellBodyCentered"/>
              <w:rPr>
                <w:rFonts w:ascii="Arial Narrow" w:hAnsi="Arial Narrow" w:cs="Arial"/>
                <w:b/>
                <w:color w:val="auto"/>
                <w:sz w:val="16"/>
                <w:szCs w:val="16"/>
                <w:lang w:val="en-GB"/>
              </w:rPr>
            </w:pPr>
          </w:p>
          <w:p w14:paraId="28770783" w14:textId="77777777" w:rsidR="00B271C8" w:rsidRPr="00014E44" w:rsidRDefault="00B271C8" w:rsidP="00DE1185">
            <w:pPr>
              <w:pStyle w:val="CellBodyCentered"/>
              <w:rPr>
                <w:rFonts w:ascii="Arial Narrow" w:hAnsi="Arial Narrow" w:cs="Arial"/>
                <w:b/>
                <w:color w:val="auto"/>
                <w:sz w:val="16"/>
                <w:szCs w:val="16"/>
                <w:lang w:val="en-GB"/>
              </w:rPr>
            </w:pPr>
          </w:p>
          <w:p w14:paraId="7967E396" w14:textId="77777777" w:rsidR="00B271C8" w:rsidRPr="00014E44" w:rsidRDefault="00B271C8" w:rsidP="00DE1185">
            <w:pPr>
              <w:pStyle w:val="CellBodyCentered"/>
              <w:rPr>
                <w:rFonts w:ascii="Arial Narrow" w:hAnsi="Arial Narrow" w:cs="Arial"/>
                <w:b/>
                <w:color w:val="auto"/>
                <w:sz w:val="16"/>
                <w:szCs w:val="16"/>
                <w:lang w:val="en-GB"/>
              </w:rPr>
            </w:pPr>
          </w:p>
          <w:p w14:paraId="2192EEC6" w14:textId="77777777" w:rsidR="00B271C8" w:rsidRPr="00014E44" w:rsidRDefault="00B271C8" w:rsidP="00DE1185">
            <w:pPr>
              <w:pStyle w:val="CellBodyCentered"/>
              <w:rPr>
                <w:rFonts w:ascii="Arial Narrow" w:hAnsi="Arial Narrow" w:cs="Arial"/>
                <w:b/>
                <w:color w:val="auto"/>
                <w:sz w:val="16"/>
                <w:szCs w:val="16"/>
                <w:lang w:val="en-GB"/>
              </w:rPr>
            </w:pPr>
          </w:p>
          <w:p w14:paraId="1CDEF062" w14:textId="77777777" w:rsidR="00B271C8" w:rsidRPr="00014E44" w:rsidRDefault="00B271C8" w:rsidP="00DE1185">
            <w:pPr>
              <w:pStyle w:val="CellBodyCentered"/>
              <w:rPr>
                <w:rFonts w:ascii="Arial Narrow" w:hAnsi="Arial Narrow" w:cs="Arial"/>
                <w:b/>
                <w:color w:val="auto"/>
                <w:sz w:val="16"/>
                <w:szCs w:val="16"/>
                <w:lang w:val="en-GB"/>
              </w:rPr>
            </w:pPr>
          </w:p>
          <w:p w14:paraId="2FB899E6" w14:textId="77777777" w:rsidR="00B271C8" w:rsidRPr="00014E44" w:rsidRDefault="00B271C8" w:rsidP="00DE1185">
            <w:pPr>
              <w:pStyle w:val="CellBodyCentered"/>
              <w:rPr>
                <w:rFonts w:ascii="Arial Narrow" w:hAnsi="Arial Narrow" w:cs="Arial"/>
                <w:b/>
                <w:color w:val="auto"/>
                <w:sz w:val="16"/>
                <w:szCs w:val="16"/>
                <w:lang w:val="en-GB"/>
              </w:rPr>
            </w:pPr>
          </w:p>
          <w:p w14:paraId="57F4CC2B" w14:textId="77777777" w:rsidR="00B271C8" w:rsidRPr="00014E44" w:rsidRDefault="00B271C8" w:rsidP="00DE1185">
            <w:pPr>
              <w:pStyle w:val="CellBodyCentered"/>
              <w:rPr>
                <w:rFonts w:ascii="Arial Narrow" w:hAnsi="Arial Narrow" w:cs="Arial"/>
                <w:b/>
                <w:color w:val="auto"/>
                <w:sz w:val="16"/>
                <w:szCs w:val="16"/>
                <w:lang w:val="en-GB"/>
              </w:rPr>
            </w:pPr>
          </w:p>
          <w:p w14:paraId="65496FA0" w14:textId="77777777" w:rsidR="00B271C8" w:rsidRPr="00014E44" w:rsidRDefault="00B271C8" w:rsidP="00DE1185">
            <w:pPr>
              <w:pStyle w:val="CellBodyCentered"/>
              <w:rPr>
                <w:rFonts w:ascii="Arial Narrow" w:hAnsi="Arial Narrow" w:cs="Arial"/>
                <w:b/>
                <w:color w:val="auto"/>
                <w:sz w:val="16"/>
                <w:szCs w:val="16"/>
                <w:lang w:val="en-GB"/>
              </w:rPr>
            </w:pPr>
          </w:p>
          <w:p w14:paraId="4D4C3D71" w14:textId="77777777" w:rsidR="00B271C8" w:rsidRPr="00014E44" w:rsidRDefault="00B271C8" w:rsidP="00DE1185">
            <w:pPr>
              <w:pStyle w:val="CellBodyCentered"/>
              <w:rPr>
                <w:rFonts w:ascii="Arial Narrow" w:hAnsi="Arial Narrow" w:cs="Arial"/>
                <w:b/>
                <w:color w:val="auto"/>
                <w:sz w:val="16"/>
                <w:szCs w:val="16"/>
                <w:lang w:val="en-GB"/>
              </w:rPr>
            </w:pPr>
          </w:p>
          <w:p w14:paraId="00DDFC9C" w14:textId="77777777" w:rsidR="00B271C8" w:rsidRPr="00014E44" w:rsidRDefault="00B271C8" w:rsidP="00DE1185">
            <w:pPr>
              <w:pStyle w:val="CellBodyCentered"/>
              <w:rPr>
                <w:rFonts w:ascii="Arial Narrow" w:hAnsi="Arial Narrow" w:cs="Arial"/>
                <w:b/>
                <w:color w:val="auto"/>
                <w:sz w:val="16"/>
                <w:szCs w:val="16"/>
                <w:lang w:val="en-GB"/>
              </w:rPr>
            </w:pPr>
          </w:p>
          <w:p w14:paraId="5F309701" w14:textId="77777777" w:rsidR="00B271C8" w:rsidRPr="00014E44" w:rsidRDefault="00B271C8" w:rsidP="00DE1185">
            <w:pPr>
              <w:pStyle w:val="CellBodyCentered"/>
              <w:rPr>
                <w:rFonts w:ascii="Arial Narrow" w:hAnsi="Arial Narrow" w:cs="Arial"/>
                <w:b/>
                <w:color w:val="auto"/>
                <w:sz w:val="16"/>
                <w:szCs w:val="16"/>
                <w:lang w:val="en-GB"/>
              </w:rPr>
            </w:pPr>
          </w:p>
          <w:p w14:paraId="661DF341" w14:textId="0AA65484" w:rsidR="00B271C8" w:rsidRPr="00014E44" w:rsidRDefault="00B271C8" w:rsidP="00DE1185">
            <w:pPr>
              <w:pStyle w:val="CellBodyCentered"/>
              <w:rPr>
                <w:rFonts w:ascii="Arial Narrow" w:hAnsi="Arial Narrow" w:cs="Arial"/>
                <w:b/>
                <w:color w:val="auto"/>
                <w:sz w:val="16"/>
                <w:szCs w:val="16"/>
                <w:lang w:val="en-GB"/>
              </w:rPr>
            </w:pPr>
          </w:p>
          <w:p w14:paraId="1FE0DF09" w14:textId="77777777" w:rsidR="00B271C8" w:rsidRDefault="00B271C8" w:rsidP="00DE1185">
            <w:pPr>
              <w:pStyle w:val="CellBodyCentered"/>
              <w:rPr>
                <w:rFonts w:ascii="Arial Narrow" w:hAnsi="Arial Narrow" w:cs="Arial"/>
                <w:b/>
                <w:color w:val="auto"/>
                <w:sz w:val="16"/>
                <w:szCs w:val="16"/>
                <w:lang w:val="en-GB"/>
              </w:rPr>
            </w:pPr>
          </w:p>
          <w:p w14:paraId="489D4E34" w14:textId="77777777" w:rsidR="0010308A" w:rsidRDefault="0010308A" w:rsidP="00DE1185">
            <w:pPr>
              <w:pStyle w:val="CellBodyCentered"/>
              <w:rPr>
                <w:rFonts w:ascii="Arial Narrow" w:hAnsi="Arial Narrow" w:cs="Arial"/>
                <w:b/>
                <w:color w:val="auto"/>
                <w:sz w:val="16"/>
                <w:szCs w:val="16"/>
                <w:lang w:val="en-GB"/>
              </w:rPr>
            </w:pPr>
          </w:p>
          <w:p w14:paraId="520C12C7" w14:textId="77777777" w:rsidR="0010308A" w:rsidRDefault="0010308A" w:rsidP="00DE1185">
            <w:pPr>
              <w:pStyle w:val="CellBodyCentered"/>
              <w:rPr>
                <w:rFonts w:ascii="Arial Narrow" w:hAnsi="Arial Narrow" w:cs="Arial"/>
                <w:b/>
                <w:color w:val="auto"/>
                <w:sz w:val="16"/>
                <w:szCs w:val="16"/>
                <w:lang w:val="en-GB"/>
              </w:rPr>
            </w:pPr>
          </w:p>
          <w:p w14:paraId="7E2C0654" w14:textId="77777777" w:rsidR="001F024D" w:rsidRDefault="001F024D" w:rsidP="00DE1185">
            <w:pPr>
              <w:pStyle w:val="CellBodyCentered"/>
              <w:rPr>
                <w:rFonts w:ascii="Arial Narrow" w:hAnsi="Arial Narrow" w:cs="Arial"/>
                <w:b/>
                <w:color w:val="auto"/>
                <w:sz w:val="16"/>
                <w:szCs w:val="16"/>
                <w:lang w:val="en-GB"/>
              </w:rPr>
            </w:pPr>
          </w:p>
          <w:p w14:paraId="1C59B211" w14:textId="77777777" w:rsidR="001F024D" w:rsidRDefault="001F024D" w:rsidP="00DE1185">
            <w:pPr>
              <w:pStyle w:val="CellBodyCentered"/>
              <w:rPr>
                <w:rFonts w:ascii="Arial Narrow" w:hAnsi="Arial Narrow" w:cs="Arial"/>
                <w:b/>
                <w:color w:val="auto"/>
                <w:sz w:val="16"/>
                <w:szCs w:val="16"/>
                <w:lang w:val="en-GB"/>
              </w:rPr>
            </w:pPr>
          </w:p>
          <w:p w14:paraId="11E97129" w14:textId="19C10140" w:rsidR="0010308A" w:rsidRDefault="0010308A" w:rsidP="00DE1185">
            <w:pPr>
              <w:pStyle w:val="CellBodyCentered"/>
              <w:rPr>
                <w:rFonts w:ascii="Arial Narrow" w:hAnsi="Arial Narrow" w:cs="Arial"/>
                <w:b/>
                <w:color w:val="auto"/>
                <w:sz w:val="16"/>
                <w:szCs w:val="16"/>
                <w:lang w:val="en-GB"/>
              </w:rPr>
            </w:pPr>
            <w:r>
              <w:rPr>
                <w:rFonts w:ascii="Arial Narrow" w:hAnsi="Arial Narrow" w:cs="Arial"/>
                <w:b/>
                <w:color w:val="auto"/>
                <w:sz w:val="16"/>
                <w:szCs w:val="16"/>
                <w:lang w:val="en-GB"/>
              </w:rPr>
              <w:lastRenderedPageBreak/>
              <w:t>600K21</w:t>
            </w:r>
          </w:p>
          <w:p w14:paraId="2609ED84" w14:textId="56BC4C41" w:rsidR="0010308A" w:rsidRPr="00014E44" w:rsidRDefault="0010308A" w:rsidP="00DE1185">
            <w:pPr>
              <w:pStyle w:val="CellBodyCentered"/>
              <w:rPr>
                <w:rFonts w:ascii="Arial Narrow" w:hAnsi="Arial Narrow" w:cs="Arial"/>
                <w:b/>
                <w:color w:val="auto"/>
                <w:sz w:val="16"/>
                <w:szCs w:val="16"/>
                <w:lang w:val="en-GB"/>
              </w:rPr>
            </w:pPr>
            <w:r>
              <w:rPr>
                <w:rFonts w:ascii="Arial Narrow" w:hAnsi="Arial Narrow" w:cs="Arial"/>
                <w:b/>
                <w:color w:val="auto"/>
                <w:sz w:val="16"/>
                <w:szCs w:val="16"/>
                <w:lang w:val="en-GB"/>
              </w:rPr>
              <w:t>Cont.</w:t>
            </w:r>
          </w:p>
        </w:tc>
        <w:tc>
          <w:tcPr>
            <w:tcW w:w="450" w:type="dxa"/>
            <w:tcBorders>
              <w:top w:val="single" w:sz="6" w:space="0" w:color="auto"/>
              <w:left w:val="single" w:sz="6" w:space="0" w:color="auto"/>
              <w:bottom w:val="single" w:sz="6" w:space="0" w:color="auto"/>
              <w:right w:val="single" w:sz="6" w:space="0" w:color="auto"/>
            </w:tcBorders>
          </w:tcPr>
          <w:p w14:paraId="65E99FD1" w14:textId="77777777" w:rsidR="00B271C8" w:rsidRPr="00014E44" w:rsidRDefault="00B271C8" w:rsidP="00DE1185">
            <w:pPr>
              <w:pStyle w:val="CellBodyCentered"/>
              <w:rPr>
                <w:rFonts w:ascii="Arial Narrow" w:hAnsi="Arial Narrow" w:cs="Arial"/>
                <w:color w:val="auto"/>
                <w:sz w:val="16"/>
                <w:szCs w:val="16"/>
                <w:lang w:val="en-GB"/>
              </w:rPr>
            </w:pPr>
          </w:p>
          <w:p w14:paraId="4EA4FDF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p w14:paraId="2AB02CA0" w14:textId="77777777" w:rsidR="00B271C8" w:rsidRPr="00014E44" w:rsidRDefault="00B271C8" w:rsidP="00DE1185">
            <w:pPr>
              <w:pStyle w:val="CellBodyCentered"/>
              <w:rPr>
                <w:rFonts w:ascii="Arial Narrow" w:hAnsi="Arial Narrow" w:cs="Arial"/>
                <w:color w:val="auto"/>
                <w:sz w:val="16"/>
                <w:szCs w:val="16"/>
                <w:lang w:val="en-GB"/>
              </w:rPr>
            </w:pPr>
          </w:p>
          <w:p w14:paraId="43ACB092" w14:textId="77777777" w:rsidR="00B271C8" w:rsidRPr="00014E44" w:rsidRDefault="00B271C8" w:rsidP="00DE1185">
            <w:pPr>
              <w:pStyle w:val="CellBodyCentered"/>
              <w:rPr>
                <w:rFonts w:ascii="Arial Narrow" w:hAnsi="Arial Narrow" w:cs="Arial"/>
                <w:color w:val="auto"/>
                <w:sz w:val="16"/>
                <w:szCs w:val="16"/>
                <w:lang w:val="en-GB"/>
              </w:rPr>
            </w:pPr>
          </w:p>
          <w:p w14:paraId="52FE9E97" w14:textId="77777777" w:rsidR="00B271C8" w:rsidRPr="00014E44" w:rsidRDefault="00B271C8" w:rsidP="00DE1185">
            <w:pPr>
              <w:pStyle w:val="CellBodyCentered"/>
              <w:rPr>
                <w:rFonts w:ascii="Arial Narrow" w:hAnsi="Arial Narrow" w:cs="Arial"/>
                <w:color w:val="auto"/>
                <w:sz w:val="16"/>
                <w:szCs w:val="16"/>
                <w:lang w:val="en-GB"/>
              </w:rPr>
            </w:pPr>
          </w:p>
          <w:p w14:paraId="0D16E09F" w14:textId="77777777" w:rsidR="00B271C8" w:rsidRPr="00014E44" w:rsidRDefault="00B271C8" w:rsidP="00DE1185">
            <w:pPr>
              <w:pStyle w:val="CellBodyCentered"/>
              <w:rPr>
                <w:rFonts w:ascii="Arial Narrow" w:hAnsi="Arial Narrow" w:cs="Arial"/>
                <w:color w:val="auto"/>
                <w:sz w:val="16"/>
                <w:szCs w:val="16"/>
                <w:lang w:val="en-GB"/>
              </w:rPr>
            </w:pPr>
          </w:p>
          <w:p w14:paraId="41B3FE77" w14:textId="77777777" w:rsidR="00B271C8" w:rsidRPr="00014E44" w:rsidRDefault="00B271C8" w:rsidP="00DE1185">
            <w:pPr>
              <w:pStyle w:val="CellBodyCentered"/>
              <w:rPr>
                <w:rFonts w:ascii="Arial Narrow" w:hAnsi="Arial Narrow" w:cs="Arial"/>
                <w:color w:val="auto"/>
                <w:sz w:val="16"/>
                <w:szCs w:val="16"/>
                <w:lang w:val="en-GB"/>
              </w:rPr>
            </w:pPr>
          </w:p>
          <w:p w14:paraId="3135F8BE" w14:textId="77777777" w:rsidR="00B271C8" w:rsidRPr="00014E44" w:rsidRDefault="00B271C8" w:rsidP="00DE1185">
            <w:pPr>
              <w:pStyle w:val="CellBodyCentered"/>
              <w:rPr>
                <w:rFonts w:ascii="Arial Narrow" w:hAnsi="Arial Narrow" w:cs="Arial"/>
                <w:color w:val="auto"/>
                <w:sz w:val="16"/>
                <w:szCs w:val="16"/>
                <w:lang w:val="en-GB"/>
              </w:rPr>
            </w:pPr>
          </w:p>
          <w:p w14:paraId="7E945EDF" w14:textId="77777777" w:rsidR="00B271C8" w:rsidRPr="00014E44" w:rsidRDefault="00B271C8" w:rsidP="00DE1185">
            <w:pPr>
              <w:pStyle w:val="CellBodyCentered"/>
              <w:rPr>
                <w:rFonts w:ascii="Arial Narrow" w:hAnsi="Arial Narrow" w:cs="Arial"/>
                <w:color w:val="auto"/>
                <w:sz w:val="16"/>
                <w:szCs w:val="16"/>
                <w:lang w:val="en-GB"/>
              </w:rPr>
            </w:pPr>
          </w:p>
          <w:p w14:paraId="1D0886A7" w14:textId="77777777" w:rsidR="00B271C8" w:rsidRPr="00014E44" w:rsidRDefault="00B271C8" w:rsidP="00DE1185">
            <w:pPr>
              <w:pStyle w:val="CellBodyCentered"/>
              <w:rPr>
                <w:rFonts w:ascii="Arial Narrow" w:hAnsi="Arial Narrow" w:cs="Arial"/>
                <w:color w:val="auto"/>
                <w:sz w:val="16"/>
                <w:szCs w:val="16"/>
                <w:lang w:val="en-GB"/>
              </w:rPr>
            </w:pPr>
          </w:p>
          <w:p w14:paraId="6B226F09" w14:textId="77777777" w:rsidR="00B271C8" w:rsidRPr="00014E44" w:rsidRDefault="00B271C8" w:rsidP="00DE1185">
            <w:pPr>
              <w:pStyle w:val="CellBodyCentered"/>
              <w:rPr>
                <w:rFonts w:ascii="Arial Narrow" w:hAnsi="Arial Narrow" w:cs="Arial"/>
                <w:color w:val="auto"/>
                <w:sz w:val="16"/>
                <w:szCs w:val="16"/>
                <w:lang w:val="en-GB"/>
              </w:rPr>
            </w:pPr>
          </w:p>
          <w:p w14:paraId="230A9938" w14:textId="77777777" w:rsidR="00B271C8" w:rsidRPr="00014E44" w:rsidRDefault="00B271C8" w:rsidP="00DE1185">
            <w:pPr>
              <w:pStyle w:val="CellBodyCentered"/>
              <w:rPr>
                <w:rFonts w:ascii="Arial Narrow" w:hAnsi="Arial Narrow" w:cs="Arial"/>
                <w:color w:val="auto"/>
                <w:sz w:val="16"/>
                <w:szCs w:val="16"/>
                <w:lang w:val="en-GB"/>
              </w:rPr>
            </w:pPr>
          </w:p>
          <w:p w14:paraId="68A4B103" w14:textId="77777777" w:rsidR="00B271C8" w:rsidRPr="00014E44" w:rsidRDefault="00B271C8" w:rsidP="00DE1185">
            <w:pPr>
              <w:pStyle w:val="CellBodyCentered"/>
              <w:rPr>
                <w:rFonts w:ascii="Arial Narrow" w:hAnsi="Arial Narrow" w:cs="Arial"/>
                <w:color w:val="auto"/>
                <w:sz w:val="16"/>
                <w:szCs w:val="16"/>
                <w:lang w:val="en-GB"/>
              </w:rPr>
            </w:pPr>
          </w:p>
          <w:p w14:paraId="1127BEB9" w14:textId="77777777" w:rsidR="00B271C8" w:rsidRPr="00014E44" w:rsidRDefault="00B271C8" w:rsidP="00DE1185">
            <w:pPr>
              <w:pStyle w:val="CellBodyCentered"/>
              <w:rPr>
                <w:rFonts w:ascii="Arial Narrow" w:hAnsi="Arial Narrow" w:cs="Arial"/>
                <w:color w:val="auto"/>
                <w:sz w:val="16"/>
                <w:szCs w:val="16"/>
                <w:lang w:val="en-GB"/>
              </w:rPr>
            </w:pPr>
          </w:p>
          <w:p w14:paraId="3CCC71A2"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0A30370F" w14:textId="77777777" w:rsidR="00B271C8" w:rsidRPr="00014E44" w:rsidRDefault="00B271C8" w:rsidP="00DE1185">
            <w:pPr>
              <w:pStyle w:val="CellBodyCentered"/>
              <w:rPr>
                <w:rFonts w:ascii="Arial Narrow" w:hAnsi="Arial Narrow" w:cs="Arial"/>
                <w:color w:val="auto"/>
                <w:sz w:val="16"/>
                <w:szCs w:val="16"/>
                <w:lang w:val="en-GB"/>
              </w:rPr>
            </w:pPr>
          </w:p>
          <w:p w14:paraId="4BD4CE2E" w14:textId="05D286F8"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3DF6918E" w14:textId="77777777" w:rsidR="00B271C8" w:rsidRPr="00014E44" w:rsidRDefault="00B271C8" w:rsidP="00DE1185">
            <w:pPr>
              <w:pStyle w:val="CellBodyCentered"/>
              <w:rPr>
                <w:rFonts w:ascii="Arial Narrow" w:hAnsi="Arial Narrow" w:cs="Arial"/>
                <w:color w:val="auto"/>
                <w:sz w:val="16"/>
                <w:szCs w:val="16"/>
              </w:rPr>
            </w:pPr>
          </w:p>
          <w:p w14:paraId="373ABC1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634DBCF4" w14:textId="77777777" w:rsidR="00B271C8" w:rsidRPr="00014E44" w:rsidRDefault="00B271C8" w:rsidP="00DE1185">
            <w:pPr>
              <w:pStyle w:val="CellBodyCentered"/>
              <w:rPr>
                <w:rFonts w:ascii="Arial Narrow" w:hAnsi="Arial Narrow" w:cs="Arial"/>
                <w:color w:val="auto"/>
                <w:sz w:val="16"/>
                <w:szCs w:val="16"/>
              </w:rPr>
            </w:pPr>
          </w:p>
          <w:p w14:paraId="3856C23F" w14:textId="77777777" w:rsidR="00B271C8" w:rsidRPr="00014E44" w:rsidRDefault="00B271C8" w:rsidP="00DE1185">
            <w:pPr>
              <w:pStyle w:val="CellBodyCentered"/>
              <w:rPr>
                <w:rFonts w:ascii="Arial Narrow" w:hAnsi="Arial Narrow" w:cs="Arial"/>
                <w:color w:val="auto"/>
                <w:sz w:val="16"/>
                <w:szCs w:val="16"/>
                <w:lang w:val="en-GB"/>
              </w:rPr>
            </w:pPr>
          </w:p>
          <w:p w14:paraId="7366AA0C" w14:textId="77777777" w:rsidR="00B271C8" w:rsidRPr="00014E44" w:rsidRDefault="00B271C8" w:rsidP="00DE1185">
            <w:pPr>
              <w:pStyle w:val="CellBodyCentered"/>
              <w:rPr>
                <w:rFonts w:ascii="Arial Narrow" w:hAnsi="Arial Narrow" w:cs="Arial"/>
                <w:color w:val="auto"/>
                <w:sz w:val="16"/>
                <w:szCs w:val="16"/>
                <w:lang w:val="en-GB"/>
              </w:rPr>
            </w:pPr>
          </w:p>
          <w:p w14:paraId="44969348" w14:textId="77777777" w:rsidR="00B271C8" w:rsidRPr="00014E44" w:rsidRDefault="00B271C8" w:rsidP="00DE1185">
            <w:pPr>
              <w:pStyle w:val="CellBodyCentered"/>
              <w:rPr>
                <w:rFonts w:ascii="Arial Narrow" w:hAnsi="Arial Narrow" w:cs="Arial"/>
                <w:color w:val="auto"/>
                <w:sz w:val="16"/>
                <w:szCs w:val="16"/>
                <w:lang w:val="en-GB"/>
              </w:rPr>
            </w:pPr>
          </w:p>
          <w:p w14:paraId="5F9D13FC" w14:textId="77777777" w:rsidR="00B271C8" w:rsidRPr="00014E44" w:rsidRDefault="00B271C8" w:rsidP="00DE1185">
            <w:pPr>
              <w:pStyle w:val="CellBodyCentered"/>
              <w:rPr>
                <w:rFonts w:ascii="Arial Narrow" w:hAnsi="Arial Narrow" w:cs="Arial"/>
                <w:color w:val="auto"/>
                <w:sz w:val="16"/>
                <w:szCs w:val="16"/>
                <w:lang w:val="en-GB"/>
              </w:rPr>
            </w:pPr>
          </w:p>
          <w:p w14:paraId="28149ACB" w14:textId="77777777" w:rsidR="00B271C8" w:rsidRPr="00014E44" w:rsidRDefault="00B271C8" w:rsidP="00DE1185">
            <w:pPr>
              <w:pStyle w:val="CellBodyCentered"/>
              <w:rPr>
                <w:rFonts w:ascii="Arial Narrow" w:hAnsi="Arial Narrow" w:cs="Arial"/>
                <w:color w:val="auto"/>
                <w:sz w:val="16"/>
                <w:szCs w:val="16"/>
                <w:lang w:val="en-GB"/>
              </w:rPr>
            </w:pPr>
          </w:p>
          <w:p w14:paraId="398314F8"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4C842E9" w14:textId="77777777" w:rsidR="00B271C8" w:rsidRPr="00014E44" w:rsidRDefault="00B271C8" w:rsidP="00DE1185">
            <w:pPr>
              <w:pStyle w:val="CellBodyCentered"/>
              <w:rPr>
                <w:rFonts w:ascii="Arial Narrow" w:hAnsi="Arial Narrow" w:cs="Arial"/>
                <w:color w:val="auto"/>
                <w:sz w:val="16"/>
                <w:szCs w:val="16"/>
                <w:lang w:val="en-GB"/>
              </w:rPr>
            </w:pPr>
          </w:p>
          <w:p w14:paraId="41BBD62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600</w:t>
            </w:r>
          </w:p>
          <w:p w14:paraId="5E13C3E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p w14:paraId="37503D8E" w14:textId="77777777" w:rsidR="00B271C8" w:rsidRPr="00014E44" w:rsidRDefault="00B271C8" w:rsidP="00DE1185">
            <w:pPr>
              <w:pStyle w:val="CellBodyCentered"/>
              <w:rPr>
                <w:rFonts w:ascii="Arial Narrow" w:hAnsi="Arial Narrow" w:cs="Arial"/>
                <w:color w:val="auto"/>
                <w:sz w:val="16"/>
                <w:szCs w:val="16"/>
                <w:lang w:val="en-GB"/>
              </w:rPr>
            </w:pPr>
          </w:p>
          <w:p w14:paraId="1C563DFD" w14:textId="77777777" w:rsidR="00B271C8" w:rsidRPr="00014E44" w:rsidRDefault="00B271C8" w:rsidP="00DE1185">
            <w:pPr>
              <w:pStyle w:val="CellBodyCentered"/>
              <w:rPr>
                <w:rFonts w:ascii="Arial Narrow" w:hAnsi="Arial Narrow" w:cs="Arial"/>
                <w:color w:val="auto"/>
                <w:sz w:val="16"/>
                <w:szCs w:val="16"/>
                <w:lang w:val="en-GB"/>
              </w:rPr>
            </w:pPr>
          </w:p>
          <w:p w14:paraId="3394DEBD" w14:textId="77777777" w:rsidR="00B271C8" w:rsidRPr="00014E44" w:rsidRDefault="00B271C8" w:rsidP="00DE1185">
            <w:pPr>
              <w:pStyle w:val="CellBodyCentered"/>
              <w:rPr>
                <w:rFonts w:ascii="Arial Narrow" w:hAnsi="Arial Narrow" w:cs="Arial"/>
                <w:color w:val="auto"/>
                <w:sz w:val="16"/>
                <w:szCs w:val="16"/>
                <w:lang w:val="en-GB"/>
              </w:rPr>
            </w:pPr>
          </w:p>
          <w:p w14:paraId="7131CB9A" w14:textId="77777777" w:rsidR="00B271C8" w:rsidRPr="00014E44" w:rsidRDefault="00B271C8" w:rsidP="00DE1185">
            <w:pPr>
              <w:pStyle w:val="CellBodyCentered"/>
              <w:rPr>
                <w:rFonts w:ascii="Arial Narrow" w:hAnsi="Arial Narrow" w:cs="Arial"/>
                <w:color w:val="auto"/>
                <w:sz w:val="16"/>
                <w:szCs w:val="16"/>
                <w:lang w:val="en-GB"/>
              </w:rPr>
            </w:pPr>
          </w:p>
          <w:p w14:paraId="1E5CD612" w14:textId="77777777" w:rsidR="00B271C8" w:rsidRPr="00014E44" w:rsidRDefault="00B271C8" w:rsidP="00DE1185">
            <w:pPr>
              <w:pStyle w:val="CellBodyCentered"/>
              <w:rPr>
                <w:rFonts w:ascii="Arial Narrow" w:hAnsi="Arial Narrow" w:cs="Arial"/>
                <w:color w:val="auto"/>
                <w:sz w:val="16"/>
                <w:szCs w:val="16"/>
                <w:lang w:val="en-GB"/>
              </w:rPr>
            </w:pPr>
          </w:p>
          <w:p w14:paraId="6A8D4595" w14:textId="77777777" w:rsidR="00B271C8" w:rsidRPr="00014E44" w:rsidRDefault="00B271C8" w:rsidP="00DE1185">
            <w:pPr>
              <w:pStyle w:val="CellBodyCentered"/>
              <w:rPr>
                <w:rFonts w:ascii="Arial Narrow" w:hAnsi="Arial Narrow" w:cs="Arial"/>
                <w:color w:val="auto"/>
                <w:sz w:val="16"/>
                <w:szCs w:val="16"/>
                <w:lang w:val="en-GB"/>
              </w:rPr>
            </w:pPr>
          </w:p>
          <w:p w14:paraId="48B34530" w14:textId="77777777" w:rsidR="00B271C8" w:rsidRPr="00014E44" w:rsidRDefault="00B271C8" w:rsidP="00DE1185">
            <w:pPr>
              <w:pStyle w:val="CellBodyCentered"/>
              <w:rPr>
                <w:rFonts w:ascii="Arial Narrow" w:hAnsi="Arial Narrow" w:cs="Arial"/>
                <w:color w:val="auto"/>
                <w:sz w:val="16"/>
                <w:szCs w:val="16"/>
                <w:lang w:val="en-GB"/>
              </w:rPr>
            </w:pPr>
          </w:p>
          <w:p w14:paraId="20721709" w14:textId="77777777" w:rsidR="00B271C8" w:rsidRPr="00014E44" w:rsidRDefault="00B271C8" w:rsidP="00DE1185">
            <w:pPr>
              <w:pStyle w:val="CellBodyCentered"/>
              <w:rPr>
                <w:rFonts w:ascii="Arial Narrow" w:hAnsi="Arial Narrow" w:cs="Arial"/>
                <w:color w:val="auto"/>
                <w:sz w:val="16"/>
                <w:szCs w:val="16"/>
                <w:lang w:val="en-GB"/>
              </w:rPr>
            </w:pPr>
          </w:p>
          <w:p w14:paraId="53EA6A84" w14:textId="77777777" w:rsidR="00B271C8" w:rsidRPr="00014E44" w:rsidRDefault="00B271C8" w:rsidP="00DE1185">
            <w:pPr>
              <w:pStyle w:val="CellBodyCentered"/>
              <w:rPr>
                <w:rFonts w:ascii="Arial Narrow" w:hAnsi="Arial Narrow" w:cs="Arial"/>
                <w:color w:val="auto"/>
                <w:sz w:val="16"/>
                <w:szCs w:val="16"/>
                <w:lang w:val="en-GB"/>
              </w:rPr>
            </w:pPr>
          </w:p>
          <w:p w14:paraId="63053746" w14:textId="77777777" w:rsidR="00B271C8" w:rsidRPr="00014E44" w:rsidRDefault="00B271C8" w:rsidP="00DE1185">
            <w:pPr>
              <w:pStyle w:val="CellBodyCentered"/>
              <w:rPr>
                <w:rFonts w:ascii="Arial Narrow" w:hAnsi="Arial Narrow" w:cs="Arial"/>
                <w:color w:val="auto"/>
                <w:sz w:val="16"/>
                <w:szCs w:val="16"/>
                <w:lang w:val="en-GB"/>
              </w:rPr>
            </w:pPr>
          </w:p>
          <w:p w14:paraId="5A2652CB"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B4311D6" w14:textId="77777777" w:rsidR="00B271C8" w:rsidRPr="00014E44" w:rsidRDefault="00B271C8" w:rsidP="00DE1185">
            <w:pPr>
              <w:pStyle w:val="CellBodyCentered"/>
              <w:rPr>
                <w:rFonts w:ascii="Arial Narrow" w:hAnsi="Arial Narrow" w:cs="Arial"/>
                <w:color w:val="auto"/>
                <w:sz w:val="16"/>
                <w:szCs w:val="16"/>
                <w:lang w:val="en-GB"/>
              </w:rPr>
            </w:pPr>
          </w:p>
          <w:p w14:paraId="270FFB49" w14:textId="068F3BAD"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79"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580"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 xml:space="preserve">to </w:t>
            </w:r>
          </w:p>
          <w:p w14:paraId="2B27F05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+260°C</w:t>
            </w:r>
          </w:p>
          <w:p w14:paraId="363D1F9D" w14:textId="77777777" w:rsidR="00B271C8" w:rsidRPr="00014E44" w:rsidRDefault="00B271C8" w:rsidP="00DE1185">
            <w:pPr>
              <w:pStyle w:val="CellBodyCentered"/>
              <w:rPr>
                <w:rFonts w:ascii="Arial Narrow" w:hAnsi="Arial Narrow" w:cs="Arial"/>
                <w:color w:val="auto"/>
                <w:sz w:val="16"/>
                <w:szCs w:val="16"/>
                <w:lang w:val="en-GB"/>
              </w:rPr>
            </w:pPr>
          </w:p>
          <w:p w14:paraId="61F29F3A" w14:textId="77777777" w:rsidR="00B271C8" w:rsidRPr="00014E44" w:rsidRDefault="00B271C8" w:rsidP="00DE1185">
            <w:pPr>
              <w:pStyle w:val="CellBodyCentered"/>
              <w:rPr>
                <w:rFonts w:ascii="Arial Narrow" w:hAnsi="Arial Narrow" w:cs="Arial"/>
                <w:color w:val="auto"/>
                <w:sz w:val="16"/>
                <w:szCs w:val="16"/>
                <w:lang w:val="en-GB"/>
              </w:rPr>
            </w:pPr>
          </w:p>
          <w:p w14:paraId="33D36211" w14:textId="77777777" w:rsidR="00B271C8" w:rsidRPr="00014E44" w:rsidRDefault="00B271C8" w:rsidP="00DE1185">
            <w:pPr>
              <w:pStyle w:val="CellBodyCentered"/>
              <w:rPr>
                <w:rFonts w:ascii="Arial Narrow" w:hAnsi="Arial Narrow" w:cs="Arial"/>
                <w:color w:val="auto"/>
                <w:sz w:val="16"/>
                <w:szCs w:val="16"/>
                <w:lang w:val="en-GB"/>
              </w:rPr>
            </w:pPr>
          </w:p>
          <w:p w14:paraId="4F65F287" w14:textId="77777777" w:rsidR="00B271C8" w:rsidRPr="00014E44" w:rsidRDefault="00B271C8" w:rsidP="00DE1185">
            <w:pPr>
              <w:pStyle w:val="CellBodyCentered"/>
              <w:rPr>
                <w:rFonts w:ascii="Arial Narrow" w:hAnsi="Arial Narrow" w:cs="Arial"/>
                <w:color w:val="auto"/>
                <w:sz w:val="16"/>
                <w:szCs w:val="16"/>
                <w:lang w:val="en-GB"/>
              </w:rPr>
            </w:pPr>
          </w:p>
          <w:p w14:paraId="15160268" w14:textId="77777777" w:rsidR="00B271C8" w:rsidRPr="00014E44" w:rsidRDefault="00B271C8" w:rsidP="00DE1185">
            <w:pPr>
              <w:pStyle w:val="CellBodyCentered"/>
              <w:rPr>
                <w:rFonts w:ascii="Arial Narrow" w:hAnsi="Arial Narrow" w:cs="Arial"/>
                <w:color w:val="auto"/>
                <w:sz w:val="16"/>
                <w:szCs w:val="16"/>
                <w:lang w:val="en-GB"/>
              </w:rPr>
            </w:pPr>
          </w:p>
          <w:p w14:paraId="08670FB3" w14:textId="77777777" w:rsidR="00B271C8" w:rsidRPr="00014E44" w:rsidRDefault="00B271C8" w:rsidP="00DE1185">
            <w:pPr>
              <w:pStyle w:val="CellBodyCentered"/>
              <w:rPr>
                <w:rFonts w:ascii="Arial Narrow" w:hAnsi="Arial Narrow" w:cs="Arial"/>
                <w:color w:val="auto"/>
                <w:sz w:val="16"/>
                <w:szCs w:val="16"/>
                <w:lang w:val="en-GB"/>
              </w:rPr>
            </w:pPr>
          </w:p>
          <w:p w14:paraId="74D1F72D" w14:textId="77777777" w:rsidR="00B271C8" w:rsidRPr="00014E44" w:rsidRDefault="00B271C8" w:rsidP="00DE1185">
            <w:pPr>
              <w:pStyle w:val="CellBodyCentered"/>
              <w:rPr>
                <w:rFonts w:ascii="Arial Narrow" w:hAnsi="Arial Narrow" w:cs="Arial"/>
                <w:color w:val="auto"/>
                <w:sz w:val="16"/>
                <w:szCs w:val="16"/>
                <w:lang w:val="en-GB"/>
              </w:rPr>
            </w:pPr>
          </w:p>
          <w:p w14:paraId="36047F8C" w14:textId="77777777" w:rsidR="00B271C8" w:rsidRPr="00014E44" w:rsidRDefault="00B271C8" w:rsidP="00DE1185">
            <w:pPr>
              <w:pStyle w:val="CellBodyCentered"/>
              <w:rPr>
                <w:rFonts w:ascii="Arial Narrow" w:hAnsi="Arial Narrow" w:cs="Arial"/>
                <w:color w:val="auto"/>
                <w:sz w:val="16"/>
                <w:szCs w:val="16"/>
                <w:lang w:val="en-GB"/>
              </w:rPr>
            </w:pPr>
          </w:p>
          <w:p w14:paraId="659DDD9F" w14:textId="77777777" w:rsidR="00B271C8" w:rsidRPr="00014E44" w:rsidRDefault="00B271C8" w:rsidP="00DE1185">
            <w:pPr>
              <w:pStyle w:val="CellBodyCentered"/>
              <w:rPr>
                <w:rFonts w:ascii="Arial Narrow" w:hAnsi="Arial Narrow" w:cs="Arial"/>
                <w:color w:val="auto"/>
                <w:sz w:val="16"/>
                <w:szCs w:val="16"/>
                <w:lang w:val="en-GB"/>
              </w:rPr>
            </w:pPr>
          </w:p>
          <w:p w14:paraId="744C0CB4" w14:textId="77777777" w:rsidR="00B271C8" w:rsidRPr="00014E44" w:rsidRDefault="00B271C8" w:rsidP="00DE1185">
            <w:pPr>
              <w:pStyle w:val="CellBodyCentered"/>
              <w:rPr>
                <w:rFonts w:ascii="Arial Narrow" w:hAnsi="Arial Narrow" w:cs="Arial"/>
                <w:color w:val="auto"/>
                <w:sz w:val="16"/>
                <w:szCs w:val="16"/>
                <w:lang w:val="en-GB"/>
              </w:rPr>
            </w:pPr>
          </w:p>
          <w:p w14:paraId="24903D78" w14:textId="77777777" w:rsidR="00B271C8" w:rsidRPr="00014E44" w:rsidRDefault="00B271C8" w:rsidP="00DE1185">
            <w:pPr>
              <w:pStyle w:val="CellBodyCentered"/>
              <w:rPr>
                <w:rFonts w:ascii="Arial Narrow" w:hAnsi="Arial Narrow" w:cs="Arial"/>
                <w:color w:val="auto"/>
                <w:sz w:val="16"/>
                <w:szCs w:val="16"/>
                <w:lang w:val="en-GB"/>
              </w:rPr>
            </w:pPr>
          </w:p>
          <w:p w14:paraId="4C92E39C" w14:textId="77777777" w:rsidR="00B271C8" w:rsidRPr="00014E44" w:rsidRDefault="00B271C8"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3A32A84C" w14:textId="77777777" w:rsidR="00B271C8" w:rsidRPr="00014E44" w:rsidRDefault="00B271C8" w:rsidP="00DE1185">
            <w:pPr>
              <w:pStyle w:val="CellBody"/>
              <w:rPr>
                <w:rFonts w:ascii="Arial Narrow" w:hAnsi="Arial Narrow" w:cs="Arial"/>
                <w:color w:val="auto"/>
                <w:sz w:val="16"/>
                <w:szCs w:val="16"/>
                <w:u w:val="single"/>
                <w:lang w:val="en-GB"/>
              </w:rPr>
            </w:pPr>
          </w:p>
          <w:p w14:paraId="446F302B"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1.1</w:t>
            </w:r>
          </w:p>
          <w:p w14:paraId="7897C32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71278237" w14:textId="208078C0"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581"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582"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38°C = 102.1 barg</w:t>
            </w:r>
          </w:p>
          <w:p w14:paraId="13BB7557" w14:textId="795B6D9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50°C = 100.2 barg</w:t>
            </w:r>
          </w:p>
          <w:p w14:paraId="199139BD" w14:textId="43888B5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100°C = 93.2 barg</w:t>
            </w:r>
          </w:p>
          <w:p w14:paraId="7360C4CD" w14:textId="6856F6C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150°C = 90.2 barg</w:t>
            </w:r>
          </w:p>
          <w:p w14:paraId="626ACEB4" w14:textId="6B47010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200°C = 87.6 barg</w:t>
            </w:r>
          </w:p>
          <w:p w14:paraId="3688AE53" w14:textId="1DFF01E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250°C = 83.9 barg</w:t>
            </w:r>
          </w:p>
          <w:p w14:paraId="34948550" w14:textId="5AF88961"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260°C = 83.0 barg</w:t>
            </w:r>
          </w:p>
          <w:p w14:paraId="40CB1BC3" w14:textId="77777777" w:rsidR="00B271C8" w:rsidRPr="00014E44" w:rsidRDefault="00B271C8" w:rsidP="00DE1185">
            <w:pPr>
              <w:pStyle w:val="CellBody"/>
              <w:rPr>
                <w:rFonts w:ascii="Arial Narrow" w:hAnsi="Arial Narrow" w:cs="Arial"/>
                <w:color w:val="auto"/>
                <w:sz w:val="16"/>
                <w:szCs w:val="16"/>
                <w:lang w:val="en-GB"/>
              </w:rPr>
            </w:pPr>
          </w:p>
          <w:p w14:paraId="4AF4EF8A" w14:textId="18D03863" w:rsidR="00B271C8" w:rsidRPr="00014E44" w:rsidRDefault="00B271C8" w:rsidP="00DE1185">
            <w:pPr>
              <w:pStyle w:val="CellBody"/>
              <w:rPr>
                <w:rFonts w:ascii="Arial Narrow" w:hAnsi="Arial Narrow" w:cs="Arial"/>
                <w:color w:val="auto"/>
                <w:sz w:val="16"/>
                <w:szCs w:val="16"/>
                <w:lang w:val="en-GB"/>
              </w:rPr>
            </w:pPr>
          </w:p>
          <w:p w14:paraId="319669F5" w14:textId="77777777" w:rsidR="00B271C8" w:rsidRPr="00014E44" w:rsidRDefault="00B271C8" w:rsidP="00DE1185">
            <w:pPr>
              <w:pStyle w:val="CellBody"/>
              <w:rPr>
                <w:rFonts w:ascii="Arial Narrow" w:hAnsi="Arial Narrow" w:cs="Arial"/>
                <w:color w:val="auto"/>
                <w:sz w:val="16"/>
                <w:szCs w:val="16"/>
              </w:rPr>
            </w:pPr>
          </w:p>
        </w:tc>
        <w:tc>
          <w:tcPr>
            <w:tcW w:w="630" w:type="dxa"/>
            <w:tcBorders>
              <w:top w:val="single" w:sz="6" w:space="0" w:color="auto"/>
              <w:left w:val="single" w:sz="6" w:space="0" w:color="auto"/>
              <w:bottom w:val="single" w:sz="6" w:space="0" w:color="auto"/>
              <w:right w:val="single" w:sz="6" w:space="0" w:color="auto"/>
            </w:tcBorders>
          </w:tcPr>
          <w:p w14:paraId="726BBA43" w14:textId="77777777" w:rsidR="00B271C8" w:rsidRPr="00014E44" w:rsidRDefault="00B271C8" w:rsidP="00DE1185">
            <w:pPr>
              <w:pStyle w:val="CellBodyCentered"/>
              <w:rPr>
                <w:rFonts w:ascii="Arial Narrow" w:hAnsi="Arial Narrow" w:cs="Arial"/>
                <w:color w:val="auto"/>
                <w:sz w:val="16"/>
                <w:szCs w:val="16"/>
              </w:rPr>
            </w:pPr>
          </w:p>
          <w:p w14:paraId="29D58983"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YES</w:t>
            </w:r>
          </w:p>
          <w:p w14:paraId="00093319" w14:textId="77777777" w:rsidR="00B271C8" w:rsidRPr="00014E44" w:rsidRDefault="00B271C8" w:rsidP="00DE1185">
            <w:pPr>
              <w:pStyle w:val="CellBodyCentered"/>
              <w:rPr>
                <w:rFonts w:ascii="Arial Narrow" w:hAnsi="Arial Narrow" w:cs="Arial"/>
                <w:color w:val="auto"/>
                <w:sz w:val="16"/>
                <w:szCs w:val="16"/>
                <w:lang w:val="en-GB"/>
              </w:rPr>
            </w:pPr>
          </w:p>
          <w:p w14:paraId="7BF9E4A6" w14:textId="77777777" w:rsidR="00B271C8" w:rsidRPr="00014E44" w:rsidRDefault="00B271C8" w:rsidP="00DE1185">
            <w:pPr>
              <w:pStyle w:val="CellBodyCentered"/>
              <w:rPr>
                <w:rFonts w:ascii="Arial Narrow" w:hAnsi="Arial Narrow" w:cs="Arial"/>
                <w:color w:val="auto"/>
                <w:sz w:val="16"/>
                <w:szCs w:val="16"/>
                <w:lang w:val="en-GB"/>
              </w:rPr>
            </w:pPr>
          </w:p>
          <w:p w14:paraId="3CC5B8B4" w14:textId="77777777" w:rsidR="00B271C8" w:rsidRPr="00014E44" w:rsidRDefault="00B271C8" w:rsidP="00DE1185">
            <w:pPr>
              <w:pStyle w:val="CellBodyCentered"/>
              <w:rPr>
                <w:rFonts w:ascii="Arial Narrow" w:hAnsi="Arial Narrow" w:cs="Arial"/>
                <w:color w:val="auto"/>
                <w:sz w:val="16"/>
                <w:szCs w:val="16"/>
                <w:lang w:val="en-GB"/>
              </w:rPr>
            </w:pPr>
          </w:p>
          <w:p w14:paraId="084BB75F" w14:textId="77777777" w:rsidR="00B271C8" w:rsidRPr="00014E44" w:rsidRDefault="00B271C8" w:rsidP="00DE1185">
            <w:pPr>
              <w:pStyle w:val="CellBodyCentered"/>
              <w:rPr>
                <w:rFonts w:ascii="Arial Narrow" w:hAnsi="Arial Narrow" w:cs="Arial"/>
                <w:color w:val="auto"/>
                <w:sz w:val="16"/>
                <w:szCs w:val="16"/>
                <w:lang w:val="en-GB"/>
              </w:rPr>
            </w:pPr>
          </w:p>
          <w:p w14:paraId="5BC67327" w14:textId="77777777" w:rsidR="00B271C8" w:rsidRPr="00014E44" w:rsidRDefault="00B271C8" w:rsidP="00DE1185">
            <w:pPr>
              <w:pStyle w:val="CellBodyCentered"/>
              <w:rPr>
                <w:rFonts w:ascii="Arial Narrow" w:hAnsi="Arial Narrow" w:cs="Arial"/>
                <w:color w:val="auto"/>
                <w:sz w:val="16"/>
                <w:szCs w:val="16"/>
                <w:lang w:val="en-GB"/>
              </w:rPr>
            </w:pPr>
          </w:p>
          <w:p w14:paraId="673C8F7C" w14:textId="77777777" w:rsidR="00B271C8" w:rsidRPr="00014E44" w:rsidRDefault="00B271C8" w:rsidP="00DE1185">
            <w:pPr>
              <w:pStyle w:val="CellBodyCentered"/>
              <w:rPr>
                <w:rFonts w:ascii="Arial Narrow" w:hAnsi="Arial Narrow" w:cs="Arial"/>
                <w:color w:val="auto"/>
                <w:sz w:val="16"/>
                <w:szCs w:val="16"/>
                <w:lang w:val="en-GB"/>
              </w:rPr>
            </w:pPr>
          </w:p>
          <w:p w14:paraId="19596C9A" w14:textId="77777777" w:rsidR="00B271C8" w:rsidRPr="00014E44" w:rsidRDefault="00B271C8" w:rsidP="00DE1185">
            <w:pPr>
              <w:pStyle w:val="CellBodyCentered"/>
              <w:rPr>
                <w:rFonts w:ascii="Arial Narrow" w:hAnsi="Arial Narrow" w:cs="Arial"/>
                <w:color w:val="auto"/>
                <w:sz w:val="16"/>
                <w:szCs w:val="16"/>
                <w:lang w:val="en-GB"/>
              </w:rPr>
            </w:pPr>
          </w:p>
          <w:p w14:paraId="16A820A5" w14:textId="77777777" w:rsidR="00B271C8" w:rsidRPr="00014E44" w:rsidRDefault="00B271C8" w:rsidP="00DE1185">
            <w:pPr>
              <w:pStyle w:val="CellBodyCentered"/>
              <w:rPr>
                <w:rFonts w:ascii="Arial Narrow" w:hAnsi="Arial Narrow" w:cs="Arial"/>
                <w:color w:val="auto"/>
                <w:sz w:val="16"/>
                <w:szCs w:val="16"/>
                <w:lang w:val="en-GB"/>
              </w:rPr>
            </w:pPr>
          </w:p>
          <w:p w14:paraId="4AF92578" w14:textId="77777777" w:rsidR="00B271C8" w:rsidRPr="00014E44" w:rsidRDefault="00B271C8" w:rsidP="00DE1185">
            <w:pPr>
              <w:pStyle w:val="CellBodyCentered"/>
              <w:rPr>
                <w:rFonts w:ascii="Arial Narrow" w:hAnsi="Arial Narrow" w:cs="Arial"/>
                <w:color w:val="auto"/>
                <w:sz w:val="16"/>
                <w:szCs w:val="16"/>
                <w:lang w:val="en-GB"/>
              </w:rPr>
            </w:pPr>
          </w:p>
          <w:p w14:paraId="531F4A07" w14:textId="77777777" w:rsidR="00B271C8" w:rsidRPr="00014E44" w:rsidRDefault="00B271C8" w:rsidP="00DE1185">
            <w:pPr>
              <w:pStyle w:val="CellBodyCentered"/>
              <w:rPr>
                <w:rFonts w:ascii="Arial Narrow" w:hAnsi="Arial Narrow" w:cs="Arial"/>
                <w:color w:val="auto"/>
                <w:sz w:val="16"/>
                <w:szCs w:val="16"/>
                <w:lang w:val="en-GB"/>
              </w:rPr>
            </w:pPr>
          </w:p>
          <w:p w14:paraId="7267DBC9" w14:textId="77777777" w:rsidR="00B271C8" w:rsidRPr="00014E44" w:rsidRDefault="00B271C8" w:rsidP="00DE1185">
            <w:pPr>
              <w:pStyle w:val="CellBodyCentered"/>
              <w:rPr>
                <w:rFonts w:ascii="Arial Narrow" w:hAnsi="Arial Narrow" w:cs="Arial"/>
                <w:color w:val="auto"/>
                <w:sz w:val="16"/>
                <w:szCs w:val="16"/>
                <w:lang w:val="en-GB"/>
              </w:rPr>
            </w:pPr>
          </w:p>
          <w:p w14:paraId="1567A7C8" w14:textId="77777777" w:rsidR="00B271C8" w:rsidRPr="00014E44" w:rsidRDefault="00B271C8" w:rsidP="00DE1185">
            <w:pPr>
              <w:pStyle w:val="CellBodyCentered"/>
              <w:rPr>
                <w:rFonts w:ascii="Arial Narrow" w:hAnsi="Arial Narrow" w:cs="Arial"/>
                <w:color w:val="auto"/>
                <w:sz w:val="16"/>
                <w:szCs w:val="16"/>
                <w:lang w:val="en-GB"/>
              </w:rPr>
            </w:pPr>
          </w:p>
          <w:p w14:paraId="449C5D93"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3DBEB9E7" w14:textId="77777777" w:rsidR="00B271C8" w:rsidRPr="00014E44" w:rsidRDefault="00B271C8" w:rsidP="00DE1185">
            <w:pPr>
              <w:pStyle w:val="CellBodyCentered"/>
              <w:rPr>
                <w:rFonts w:ascii="Arial Narrow" w:hAnsi="Arial Narrow" w:cs="Arial"/>
                <w:color w:val="auto"/>
                <w:sz w:val="16"/>
                <w:szCs w:val="16"/>
                <w:lang w:val="en-GB"/>
              </w:rPr>
            </w:pPr>
          </w:p>
          <w:p w14:paraId="58EEA32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100 </w:t>
            </w:r>
          </w:p>
          <w:p w14:paraId="55F670B3" w14:textId="77777777" w:rsidR="00B271C8" w:rsidRPr="00014E44" w:rsidRDefault="00B271C8" w:rsidP="00DE1185">
            <w:pPr>
              <w:pStyle w:val="CellBodyCentered"/>
              <w:rPr>
                <w:rFonts w:ascii="Arial Narrow" w:hAnsi="Arial Narrow" w:cs="Arial"/>
                <w:color w:val="auto"/>
                <w:sz w:val="16"/>
                <w:szCs w:val="16"/>
                <w:lang w:val="en-GB"/>
              </w:rPr>
            </w:pPr>
          </w:p>
          <w:p w14:paraId="6A4E7930" w14:textId="77777777" w:rsidR="00B271C8" w:rsidRPr="00014E44" w:rsidRDefault="00B271C8" w:rsidP="00DE1185">
            <w:pPr>
              <w:pStyle w:val="CellBodyCentered"/>
              <w:rPr>
                <w:rFonts w:ascii="Arial Narrow" w:hAnsi="Arial Narrow" w:cs="Arial"/>
                <w:color w:val="auto"/>
                <w:sz w:val="16"/>
                <w:szCs w:val="16"/>
                <w:lang w:val="en-GB"/>
              </w:rPr>
            </w:pPr>
          </w:p>
          <w:p w14:paraId="5F8C116F" w14:textId="77777777" w:rsidR="00B271C8" w:rsidRPr="00014E44" w:rsidRDefault="00B271C8" w:rsidP="00DE1185">
            <w:pPr>
              <w:pStyle w:val="CellBodyCentered"/>
              <w:rPr>
                <w:rFonts w:ascii="Arial Narrow" w:hAnsi="Arial Narrow" w:cs="Arial"/>
                <w:color w:val="auto"/>
                <w:sz w:val="16"/>
                <w:szCs w:val="16"/>
                <w:lang w:val="en-GB"/>
              </w:rPr>
            </w:pPr>
          </w:p>
          <w:p w14:paraId="1B85B7DA" w14:textId="77777777" w:rsidR="00B271C8" w:rsidRPr="00014E44" w:rsidRDefault="00B271C8" w:rsidP="00DE1185">
            <w:pPr>
              <w:pStyle w:val="CellBodyCentered"/>
              <w:rPr>
                <w:rFonts w:ascii="Arial Narrow" w:hAnsi="Arial Narrow" w:cs="Arial"/>
                <w:color w:val="auto"/>
                <w:sz w:val="16"/>
                <w:szCs w:val="16"/>
                <w:lang w:val="en-GB"/>
              </w:rPr>
            </w:pPr>
          </w:p>
          <w:p w14:paraId="73EAE894" w14:textId="77777777" w:rsidR="00B271C8" w:rsidRPr="00014E44" w:rsidRDefault="00B271C8" w:rsidP="00DE1185">
            <w:pPr>
              <w:pStyle w:val="CellBodyCentered"/>
              <w:rPr>
                <w:rFonts w:ascii="Arial Narrow" w:hAnsi="Arial Narrow" w:cs="Arial"/>
                <w:color w:val="auto"/>
                <w:sz w:val="16"/>
                <w:szCs w:val="16"/>
                <w:lang w:val="en-GB"/>
              </w:rPr>
            </w:pPr>
          </w:p>
          <w:p w14:paraId="15E9736C" w14:textId="77777777" w:rsidR="00B271C8" w:rsidRPr="00014E44" w:rsidRDefault="00B271C8" w:rsidP="00DE1185">
            <w:pPr>
              <w:pStyle w:val="CellBodyCentered"/>
              <w:rPr>
                <w:rFonts w:ascii="Arial Narrow" w:hAnsi="Arial Narrow" w:cs="Arial"/>
                <w:color w:val="auto"/>
                <w:sz w:val="16"/>
                <w:szCs w:val="16"/>
                <w:lang w:val="en-GB"/>
              </w:rPr>
            </w:pPr>
          </w:p>
          <w:p w14:paraId="37FDC13D" w14:textId="77777777" w:rsidR="00B271C8" w:rsidRPr="00014E44" w:rsidRDefault="00B271C8" w:rsidP="00DE1185">
            <w:pPr>
              <w:pStyle w:val="CellBodyCentered"/>
              <w:rPr>
                <w:rFonts w:ascii="Arial Narrow" w:hAnsi="Arial Narrow" w:cs="Arial"/>
                <w:color w:val="auto"/>
                <w:sz w:val="16"/>
                <w:szCs w:val="16"/>
                <w:lang w:val="en-GB"/>
              </w:rPr>
            </w:pPr>
          </w:p>
          <w:p w14:paraId="1CEB142F" w14:textId="77777777" w:rsidR="00B271C8" w:rsidRPr="00014E44" w:rsidRDefault="00B271C8" w:rsidP="00DE1185">
            <w:pPr>
              <w:pStyle w:val="CellBodyCentered"/>
              <w:rPr>
                <w:rFonts w:ascii="Arial Narrow" w:hAnsi="Arial Narrow" w:cs="Arial"/>
                <w:color w:val="auto"/>
                <w:sz w:val="16"/>
                <w:szCs w:val="16"/>
                <w:lang w:val="en-GB"/>
              </w:rPr>
            </w:pPr>
          </w:p>
          <w:p w14:paraId="01720C72" w14:textId="77777777" w:rsidR="00B271C8" w:rsidRPr="00014E44" w:rsidRDefault="00B271C8" w:rsidP="00DE1185">
            <w:pPr>
              <w:pStyle w:val="CellBodyCentered"/>
              <w:rPr>
                <w:rFonts w:ascii="Arial Narrow" w:hAnsi="Arial Narrow" w:cs="Arial"/>
                <w:color w:val="auto"/>
                <w:sz w:val="16"/>
                <w:szCs w:val="16"/>
                <w:lang w:val="en-GB"/>
              </w:rPr>
            </w:pPr>
          </w:p>
          <w:p w14:paraId="0F541BD4" w14:textId="77777777" w:rsidR="00B271C8" w:rsidRPr="00014E44" w:rsidRDefault="00B271C8" w:rsidP="00DE1185">
            <w:pPr>
              <w:pStyle w:val="CellBodyCentered"/>
              <w:rPr>
                <w:rFonts w:ascii="Arial Narrow" w:hAnsi="Arial Narrow" w:cs="Arial"/>
                <w:color w:val="auto"/>
                <w:sz w:val="16"/>
                <w:szCs w:val="16"/>
                <w:lang w:val="en-GB"/>
              </w:rPr>
            </w:pPr>
          </w:p>
          <w:p w14:paraId="28BC4027" w14:textId="77777777" w:rsidR="00B271C8" w:rsidRPr="00014E44" w:rsidRDefault="00B271C8" w:rsidP="00DE1185">
            <w:pPr>
              <w:pStyle w:val="CellBodyCentered"/>
              <w:rPr>
                <w:rFonts w:ascii="Arial Narrow" w:hAnsi="Arial Narrow" w:cs="Arial"/>
                <w:color w:val="auto"/>
                <w:sz w:val="16"/>
                <w:szCs w:val="16"/>
                <w:lang w:val="en-GB"/>
              </w:rPr>
            </w:pPr>
          </w:p>
          <w:p w14:paraId="58F5D69F" w14:textId="77777777" w:rsidR="00B271C8" w:rsidRPr="00014E44" w:rsidRDefault="00B271C8" w:rsidP="00DE1185">
            <w:pPr>
              <w:pStyle w:val="CellBodyCentered"/>
              <w:rPr>
                <w:rFonts w:ascii="Arial Narrow" w:hAnsi="Arial Narrow" w:cs="Arial"/>
                <w:color w:val="auto"/>
                <w:sz w:val="16"/>
                <w:szCs w:val="16"/>
                <w:lang w:val="en-GB"/>
              </w:rPr>
            </w:pPr>
          </w:p>
          <w:p w14:paraId="6A3767AA"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2A72FD37" w14:textId="77777777" w:rsidTr="0038396C">
        <w:tc>
          <w:tcPr>
            <w:tcW w:w="3322" w:type="dxa"/>
            <w:tcBorders>
              <w:top w:val="single" w:sz="6" w:space="0" w:color="auto"/>
              <w:left w:val="single" w:sz="6" w:space="0" w:color="auto"/>
              <w:bottom w:val="single" w:sz="6" w:space="0" w:color="auto"/>
              <w:right w:val="single" w:sz="6" w:space="0" w:color="auto"/>
            </w:tcBorders>
          </w:tcPr>
          <w:p w14:paraId="1CE07501" w14:textId="1DB61FC7" w:rsidR="00B271C8" w:rsidRPr="00014E44" w:rsidRDefault="00B271C8" w:rsidP="00DE1185">
            <w:pPr>
              <w:pStyle w:val="CellBody"/>
              <w:rPr>
                <w:rFonts w:ascii="Arial Narrow" w:hAnsi="Arial Narrow" w:cs="Arial"/>
                <w:color w:val="auto"/>
                <w:sz w:val="16"/>
                <w:szCs w:val="16"/>
                <w:u w:val="single"/>
                <w:lang w:val="en-GB"/>
              </w:rPr>
            </w:pPr>
          </w:p>
          <w:p w14:paraId="082013F3" w14:textId="70E6620B" w:rsidR="00B271C8"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u w:val="single"/>
                <w:lang w:val="en-GB"/>
              </w:rPr>
              <mc:AlternateContent>
                <mc:Choice Requires="wps">
                  <w:drawing>
                    <wp:anchor distT="0" distB="0" distL="114300" distR="114300" simplePos="0" relativeHeight="251697152" behindDoc="0" locked="0" layoutInCell="1" allowOverlap="1" wp14:anchorId="2DAE3028" wp14:editId="41E33001">
                      <wp:simplePos x="0" y="0"/>
                      <wp:positionH relativeFrom="column">
                        <wp:posOffset>1514282</wp:posOffset>
                      </wp:positionH>
                      <wp:positionV relativeFrom="paragraph">
                        <wp:posOffset>224597</wp:posOffset>
                      </wp:positionV>
                      <wp:extent cx="1006337" cy="221615"/>
                      <wp:effectExtent l="0" t="0" r="60960" b="64135"/>
                      <wp:wrapNone/>
                      <wp:docPr id="770572374" name="AutoShape 4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337"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382CC656"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25" o:spid="_x0000_s1622" style="position:absolute;margin-left:119.25pt;margin-top:17.7pt;width:79.25pt;height:17.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">
                      <v:shadow on="t" color="black [3213]" opacity=".5"/>
                      <v:textbox>
                        <w:txbxContent>
                          <w:p w14:paraId="382CC656"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B271C8"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51AA0102" w14:textId="77777777" w:rsidR="00B271C8" w:rsidRPr="00014E44" w:rsidRDefault="00B271C8" w:rsidP="00DE1185">
            <w:pPr>
              <w:pStyle w:val="CellBodyCentered"/>
              <w:rPr>
                <w:rFonts w:ascii="Arial Narrow" w:hAnsi="Arial Narrow" w:cs="Arial"/>
                <w:b/>
                <w:color w:val="auto"/>
                <w:sz w:val="16"/>
                <w:szCs w:val="16"/>
                <w:lang w:val="en-GB"/>
              </w:rPr>
            </w:pPr>
          </w:p>
          <w:p w14:paraId="01F57841"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600K5D</w:t>
            </w:r>
          </w:p>
          <w:p w14:paraId="411316E0"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1461713D" w14:textId="77777777" w:rsidR="00B271C8" w:rsidRPr="00014E44" w:rsidRDefault="00B271C8" w:rsidP="00DE1185">
            <w:pPr>
              <w:pStyle w:val="CellBodyCentered"/>
              <w:rPr>
                <w:rFonts w:ascii="Arial Narrow" w:hAnsi="Arial Narrow" w:cs="Arial"/>
                <w:color w:val="auto"/>
                <w:sz w:val="16"/>
                <w:szCs w:val="16"/>
                <w:lang w:val="en-GB"/>
              </w:rPr>
            </w:pPr>
          </w:p>
          <w:p w14:paraId="7941DDD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6EE77EA7" w14:textId="77777777" w:rsidR="00B271C8" w:rsidRPr="00014E44" w:rsidRDefault="00B271C8" w:rsidP="00DE1185">
            <w:pPr>
              <w:pStyle w:val="CellBodyCentered"/>
              <w:rPr>
                <w:rFonts w:ascii="Arial Narrow" w:hAnsi="Arial Narrow" w:cs="Arial"/>
                <w:color w:val="auto"/>
                <w:sz w:val="16"/>
                <w:szCs w:val="16"/>
                <w:lang w:val="en-GB"/>
              </w:rPr>
            </w:pPr>
          </w:p>
          <w:p w14:paraId="19516848" w14:textId="5DF03CC6"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631A47F4" w14:textId="77777777" w:rsidR="00B271C8" w:rsidRPr="00014E44" w:rsidRDefault="00B271C8" w:rsidP="00DE1185">
            <w:pPr>
              <w:pStyle w:val="CellBodyCentered"/>
              <w:rPr>
                <w:rFonts w:ascii="Arial Narrow" w:hAnsi="Arial Narrow" w:cs="Arial"/>
                <w:color w:val="auto"/>
                <w:sz w:val="16"/>
                <w:szCs w:val="16"/>
                <w:lang w:val="en-GB"/>
              </w:rPr>
            </w:pPr>
          </w:p>
          <w:p w14:paraId="0247458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0342A5AF" w14:textId="77777777" w:rsidR="00B271C8" w:rsidRPr="00014E44" w:rsidRDefault="00B271C8" w:rsidP="00DE1185">
            <w:pPr>
              <w:pStyle w:val="CellBodyCentered"/>
              <w:rPr>
                <w:rFonts w:ascii="Arial Narrow" w:hAnsi="Arial Narrow" w:cs="Arial"/>
                <w:color w:val="auto"/>
                <w:sz w:val="16"/>
                <w:szCs w:val="16"/>
                <w:lang w:val="en-GB"/>
              </w:rPr>
            </w:pPr>
          </w:p>
          <w:p w14:paraId="2EDADE0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w:t>
            </w:r>
          </w:p>
          <w:p w14:paraId="1D85816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600 </w:t>
            </w:r>
          </w:p>
          <w:p w14:paraId="25C1C860" w14:textId="0A7DA71D"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1630C5B2" w14:textId="77777777" w:rsidR="00B271C8" w:rsidRPr="00014E44" w:rsidRDefault="00B271C8" w:rsidP="00DE1185">
            <w:pPr>
              <w:pStyle w:val="CellBodyCentered"/>
              <w:rPr>
                <w:rFonts w:ascii="Arial Narrow" w:hAnsi="Arial Narrow" w:cs="Arial"/>
                <w:color w:val="auto"/>
                <w:sz w:val="16"/>
                <w:szCs w:val="16"/>
                <w:lang w:val="en-GB"/>
              </w:rPr>
            </w:pPr>
          </w:p>
          <w:p w14:paraId="681D07B1" w14:textId="77777777" w:rsidR="00B271C8" w:rsidRPr="00014E44" w:rsidRDefault="00B271C8" w:rsidP="00DE1185">
            <w:pPr>
              <w:pStyle w:val="CellBodyCentered"/>
              <w:ind w:hanging="4"/>
              <w:rPr>
                <w:rFonts w:ascii="Arial Narrow" w:hAnsi="Arial Narrow" w:cs="Arial"/>
                <w:b/>
                <w:bCs/>
                <w:color w:val="auto"/>
                <w:w w:val="0"/>
                <w:sz w:val="16"/>
                <w:szCs w:val="16"/>
                <w:lang w:val="en-GB"/>
              </w:rPr>
            </w:pPr>
            <w:r w:rsidRPr="00014E44">
              <w:rPr>
                <w:rFonts w:ascii="Arial Narrow" w:hAnsi="Arial Narrow" w:cs="Arial"/>
                <w:color w:val="auto"/>
                <w:sz w:val="16"/>
                <w:szCs w:val="16"/>
                <w:lang w:val="en-GB"/>
              </w:rPr>
              <w:t>-40 to +90°C</w:t>
            </w:r>
          </w:p>
        </w:tc>
        <w:tc>
          <w:tcPr>
            <w:tcW w:w="1890" w:type="dxa"/>
            <w:tcBorders>
              <w:top w:val="single" w:sz="6" w:space="0" w:color="auto"/>
              <w:left w:val="single" w:sz="6" w:space="0" w:color="auto"/>
              <w:bottom w:val="single" w:sz="6" w:space="0" w:color="auto"/>
              <w:right w:val="single" w:sz="6" w:space="0" w:color="auto"/>
            </w:tcBorders>
          </w:tcPr>
          <w:p w14:paraId="3CBCFCD3" w14:textId="77777777" w:rsidR="00B271C8" w:rsidRPr="00014E44" w:rsidRDefault="00B271C8" w:rsidP="00DE1185">
            <w:pPr>
              <w:pStyle w:val="CellBody"/>
              <w:rPr>
                <w:rFonts w:ascii="Arial Narrow" w:hAnsi="Arial Narrow" w:cs="Arial"/>
                <w:color w:val="auto"/>
                <w:sz w:val="16"/>
                <w:szCs w:val="16"/>
                <w:lang w:val="en-GB"/>
              </w:rPr>
            </w:pPr>
          </w:p>
          <w:p w14:paraId="393BF73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4C885E5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ASME B31.8</w:t>
            </w:r>
          </w:p>
        </w:tc>
        <w:tc>
          <w:tcPr>
            <w:tcW w:w="630" w:type="dxa"/>
            <w:tcBorders>
              <w:top w:val="single" w:sz="6" w:space="0" w:color="auto"/>
              <w:left w:val="single" w:sz="6" w:space="0" w:color="auto"/>
              <w:bottom w:val="single" w:sz="6" w:space="0" w:color="auto"/>
              <w:right w:val="single" w:sz="6" w:space="0" w:color="auto"/>
            </w:tcBorders>
          </w:tcPr>
          <w:p w14:paraId="2697E328" w14:textId="77777777" w:rsidR="00B271C8" w:rsidRPr="00014E44" w:rsidRDefault="00B271C8" w:rsidP="00DE1185">
            <w:pPr>
              <w:pStyle w:val="CellBodyCentered"/>
              <w:rPr>
                <w:rFonts w:ascii="Arial Narrow" w:hAnsi="Arial Narrow" w:cs="Arial"/>
                <w:color w:val="auto"/>
                <w:sz w:val="16"/>
                <w:szCs w:val="16"/>
              </w:rPr>
            </w:pPr>
          </w:p>
          <w:p w14:paraId="75AFB585" w14:textId="06DEE035" w:rsidR="00B271C8"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 xml:space="preserve"> Sour Service Welds </w:t>
            </w:r>
          </w:p>
          <w:p w14:paraId="1792512D" w14:textId="77777777" w:rsidR="00B271C8" w:rsidRDefault="00B86A62" w:rsidP="00DE1185">
            <w:pPr>
              <w:pStyle w:val="CellBodyCentered"/>
              <w:rPr>
                <w:rFonts w:ascii="Arial Narrow" w:hAnsi="Arial Narrow" w:cs="Arial"/>
                <w:color w:val="auto"/>
                <w:sz w:val="16"/>
                <w:szCs w:val="16"/>
              </w:rPr>
            </w:pPr>
            <w:r>
              <w:rPr>
                <w:rFonts w:ascii="Arial Narrow" w:hAnsi="Arial Narrow" w:cs="Arial"/>
                <w:color w:val="auto"/>
                <w:sz w:val="16"/>
                <w:szCs w:val="16"/>
              </w:rPr>
              <w:t>AG</w:t>
            </w:r>
          </w:p>
          <w:p w14:paraId="2BF24E2C" w14:textId="7CF1EF28" w:rsidR="00B86A62" w:rsidRPr="00B86A62" w:rsidRDefault="00B86A62" w:rsidP="00DE1185">
            <w:pPr>
              <w:pStyle w:val="CellBodyCentered"/>
              <w:rPr>
                <w:rFonts w:ascii="Arial Narrow" w:hAnsi="Arial Narrow" w:cs="Arial"/>
                <w:color w:val="auto"/>
                <w:sz w:val="16"/>
                <w:szCs w:val="16"/>
              </w:rPr>
            </w:pPr>
          </w:p>
        </w:tc>
        <w:tc>
          <w:tcPr>
            <w:tcW w:w="418" w:type="dxa"/>
            <w:tcBorders>
              <w:top w:val="single" w:sz="6" w:space="0" w:color="auto"/>
              <w:left w:val="single" w:sz="6" w:space="0" w:color="auto"/>
              <w:bottom w:val="single" w:sz="6" w:space="0" w:color="auto"/>
              <w:right w:val="single" w:sz="6" w:space="0" w:color="auto"/>
            </w:tcBorders>
          </w:tcPr>
          <w:p w14:paraId="09ADC342" w14:textId="77777777" w:rsidR="00B271C8" w:rsidRPr="00014E44" w:rsidRDefault="00B271C8" w:rsidP="00DE1185">
            <w:pPr>
              <w:pStyle w:val="CellBodyCentered"/>
              <w:rPr>
                <w:rFonts w:ascii="Arial Narrow" w:hAnsi="Arial Narrow" w:cs="Arial"/>
                <w:color w:val="auto"/>
                <w:sz w:val="16"/>
                <w:szCs w:val="16"/>
                <w:lang w:val="en-GB"/>
              </w:rPr>
            </w:pPr>
          </w:p>
          <w:p w14:paraId="6A28633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313D633A" w14:textId="77777777" w:rsidTr="0038396C">
        <w:tc>
          <w:tcPr>
            <w:tcW w:w="3322" w:type="dxa"/>
            <w:tcBorders>
              <w:top w:val="single" w:sz="6" w:space="0" w:color="auto"/>
              <w:left w:val="single" w:sz="6" w:space="0" w:color="auto"/>
              <w:bottom w:val="single" w:sz="6" w:space="0" w:color="auto"/>
              <w:right w:val="single" w:sz="6" w:space="0" w:color="auto"/>
            </w:tcBorders>
          </w:tcPr>
          <w:p w14:paraId="1868DE5B" w14:textId="77777777" w:rsidR="00B271C8" w:rsidRPr="00014E44" w:rsidRDefault="00B271C8" w:rsidP="00DE1185">
            <w:pPr>
              <w:pStyle w:val="CellBody"/>
              <w:tabs>
                <w:tab w:val="left" w:pos="2520"/>
              </w:tabs>
              <w:suppressAutoHyphens/>
              <w:rPr>
                <w:rFonts w:ascii="Arial Narrow" w:hAnsi="Arial Narrow" w:cs="Arial"/>
                <w:color w:val="auto"/>
                <w:sz w:val="16"/>
                <w:szCs w:val="16"/>
                <w:lang w:val="en-GB"/>
              </w:rPr>
            </w:pPr>
            <w:r w:rsidRPr="00014E44">
              <w:rPr>
                <w:rFonts w:ascii="Arial Narrow" w:hAnsi="Arial Narrow" w:cs="Arial"/>
                <w:color w:val="auto"/>
                <w:sz w:val="16"/>
                <w:szCs w:val="16"/>
                <w:lang w:val="en-GB"/>
              </w:rPr>
              <w:t>BB – BOILER BLOW DOWN</w:t>
            </w:r>
          </w:p>
          <w:p w14:paraId="0A270574"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1608F60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DRAIN, HYDROCARBONS</w:t>
            </w:r>
          </w:p>
          <w:p w14:paraId="179F7A68" w14:textId="3FDDFFB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5C27B68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5AE9BDE5" w14:textId="2AA59B8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5426DDC5" w14:textId="77777777" w:rsidR="00B271C8" w:rsidRPr="00014E44" w:rsidRDefault="00B271C8" w:rsidP="00DE1185">
            <w:pPr>
              <w:pStyle w:val="CellBody"/>
              <w:rPr>
                <w:rFonts w:ascii="Arial Narrow" w:hAnsi="Arial Narrow" w:cs="Arial"/>
                <w:color w:val="auto"/>
                <w:sz w:val="16"/>
                <w:szCs w:val="16"/>
                <w:u w:val="single"/>
                <w:lang w:val="en-GB"/>
              </w:rPr>
            </w:pPr>
          </w:p>
        </w:tc>
        <w:tc>
          <w:tcPr>
            <w:tcW w:w="720" w:type="dxa"/>
            <w:tcBorders>
              <w:top w:val="single" w:sz="6" w:space="0" w:color="auto"/>
              <w:left w:val="single" w:sz="6" w:space="0" w:color="auto"/>
              <w:bottom w:val="single" w:sz="6" w:space="0" w:color="auto"/>
              <w:right w:val="single" w:sz="6" w:space="0" w:color="auto"/>
            </w:tcBorders>
          </w:tcPr>
          <w:p w14:paraId="7216B7C3" w14:textId="77777777" w:rsidR="00B271C8" w:rsidRPr="00014E44" w:rsidRDefault="00B271C8" w:rsidP="00DE1185">
            <w:pPr>
              <w:pStyle w:val="CellBodyCentered"/>
              <w:rPr>
                <w:rFonts w:ascii="Arial Narrow" w:hAnsi="Arial Narrow" w:cs="Arial"/>
                <w:b/>
                <w:color w:val="auto"/>
                <w:sz w:val="16"/>
                <w:szCs w:val="16"/>
                <w:lang w:val="en-GB"/>
              </w:rPr>
            </w:pPr>
          </w:p>
          <w:p w14:paraId="6C94B4F0"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600K5E</w:t>
            </w:r>
          </w:p>
          <w:p w14:paraId="1FEE5A31"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1606DF26" w14:textId="77777777" w:rsidR="00B271C8" w:rsidRPr="00014E44" w:rsidRDefault="00B271C8" w:rsidP="00DE1185">
            <w:pPr>
              <w:pStyle w:val="CellBodyCentered"/>
              <w:rPr>
                <w:rFonts w:ascii="Arial Narrow" w:hAnsi="Arial Narrow" w:cs="Arial"/>
                <w:color w:val="auto"/>
                <w:sz w:val="16"/>
                <w:szCs w:val="16"/>
                <w:lang w:val="en-GB"/>
              </w:rPr>
            </w:pPr>
          </w:p>
          <w:p w14:paraId="20AB640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p w14:paraId="6A288B33"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307101A3" w14:textId="77777777" w:rsidR="00B271C8" w:rsidRPr="00014E44" w:rsidRDefault="00B271C8" w:rsidP="00DE1185">
            <w:pPr>
              <w:pStyle w:val="CellBodyCentered"/>
              <w:rPr>
                <w:rFonts w:ascii="Arial Narrow" w:hAnsi="Arial Narrow" w:cs="Arial"/>
                <w:color w:val="auto"/>
                <w:sz w:val="16"/>
                <w:szCs w:val="16"/>
                <w:lang w:val="en-GB"/>
              </w:rPr>
            </w:pPr>
          </w:p>
          <w:p w14:paraId="36697572" w14:textId="1DADA65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06CB7A26" w14:textId="77777777" w:rsidR="00B271C8" w:rsidRPr="00014E44" w:rsidRDefault="00B271C8" w:rsidP="00DE1185">
            <w:pPr>
              <w:pStyle w:val="CellBodyCentered"/>
              <w:rPr>
                <w:rFonts w:ascii="Arial Narrow" w:hAnsi="Arial Narrow" w:cs="Arial"/>
                <w:color w:val="auto"/>
                <w:sz w:val="16"/>
                <w:szCs w:val="16"/>
                <w:lang w:val="en-GB"/>
              </w:rPr>
            </w:pPr>
          </w:p>
          <w:p w14:paraId="4719AE3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3F3D467A" w14:textId="77777777" w:rsidR="00B271C8" w:rsidRPr="00014E44" w:rsidRDefault="00B271C8" w:rsidP="00DE1185">
            <w:pPr>
              <w:pStyle w:val="CellBodyCentered"/>
              <w:rPr>
                <w:rFonts w:ascii="Arial Narrow" w:hAnsi="Arial Narrow" w:cs="Arial"/>
                <w:color w:val="auto"/>
                <w:sz w:val="16"/>
                <w:szCs w:val="16"/>
                <w:lang w:val="en-GB"/>
              </w:rPr>
            </w:pPr>
          </w:p>
          <w:p w14:paraId="2CC58FA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w:t>
            </w:r>
          </w:p>
          <w:p w14:paraId="3224277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600 </w:t>
            </w:r>
          </w:p>
          <w:p w14:paraId="300B1CD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355DE2FC" w14:textId="77777777" w:rsidR="00B271C8" w:rsidRPr="00014E44" w:rsidRDefault="00B271C8" w:rsidP="00DE1185">
            <w:pPr>
              <w:pStyle w:val="CellBodyCentered"/>
              <w:rPr>
                <w:rFonts w:ascii="Arial Narrow" w:hAnsi="Arial Narrow" w:cs="Arial"/>
                <w:color w:val="auto"/>
                <w:sz w:val="16"/>
                <w:szCs w:val="16"/>
                <w:lang w:val="en-GB"/>
              </w:rPr>
            </w:pPr>
          </w:p>
          <w:p w14:paraId="6DD99B9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+88°C</w:t>
            </w:r>
          </w:p>
        </w:tc>
        <w:tc>
          <w:tcPr>
            <w:tcW w:w="1890" w:type="dxa"/>
            <w:tcBorders>
              <w:top w:val="single" w:sz="6" w:space="0" w:color="auto"/>
              <w:left w:val="single" w:sz="6" w:space="0" w:color="auto"/>
              <w:bottom w:val="single" w:sz="6" w:space="0" w:color="auto"/>
              <w:right w:val="single" w:sz="6" w:space="0" w:color="auto"/>
            </w:tcBorders>
          </w:tcPr>
          <w:p w14:paraId="5032B29E" w14:textId="77777777" w:rsidR="00B271C8" w:rsidRPr="00014E44" w:rsidRDefault="00B271C8" w:rsidP="00DE1185">
            <w:pPr>
              <w:pStyle w:val="CellBody"/>
              <w:rPr>
                <w:rFonts w:ascii="Arial Narrow" w:hAnsi="Arial Narrow" w:cs="Arial"/>
                <w:color w:val="auto"/>
                <w:sz w:val="16"/>
                <w:szCs w:val="16"/>
                <w:lang w:val="en-GB"/>
              </w:rPr>
            </w:pPr>
          </w:p>
          <w:p w14:paraId="43FB2B3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15B6CD2E" w14:textId="0BBB2A41"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93 barg</w:t>
            </w:r>
          </w:p>
          <w:p w14:paraId="20EA2784" w14:textId="2650B530"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93 barg</w:t>
            </w:r>
          </w:p>
          <w:p w14:paraId="51FAC992" w14:textId="0143C769"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93 barg</w:t>
            </w:r>
          </w:p>
          <w:p w14:paraId="1D13BEFB" w14:textId="2045B9E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88°</w:t>
            </w:r>
            <w:r w:rsidRPr="00014E44">
              <w:rPr>
                <w:rFonts w:ascii="Arial Narrow" w:hAnsi="Arial Narrow" w:cs="Arial"/>
                <w:snapToGrid w:val="0"/>
                <w:color w:val="auto"/>
                <w:sz w:val="16"/>
                <w:szCs w:val="16"/>
              </w:rPr>
              <w:t xml:space="preserve">C = </w:t>
            </w:r>
            <w:r w:rsidRPr="00014E44">
              <w:rPr>
                <w:rFonts w:ascii="Arial Narrow" w:hAnsi="Arial Narrow" w:cs="Arial"/>
                <w:color w:val="auto"/>
                <w:sz w:val="16"/>
                <w:szCs w:val="16"/>
                <w:lang w:val="en-GB"/>
              </w:rPr>
              <w:t>93 barg</w:t>
            </w:r>
          </w:p>
          <w:p w14:paraId="19926DF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(limited by pipe wall thickness)</w:t>
            </w:r>
          </w:p>
          <w:p w14:paraId="21915AD9"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6057008F" w14:textId="77777777" w:rsidR="00B271C8" w:rsidRPr="00014E44" w:rsidRDefault="00B271C8" w:rsidP="00DE1185">
            <w:pPr>
              <w:pStyle w:val="CellBodyCentered"/>
              <w:ind w:left="-79" w:right="10"/>
              <w:rPr>
                <w:rFonts w:ascii="Arial Narrow" w:hAnsi="Arial Narrow" w:cs="Arial"/>
                <w:color w:val="auto"/>
                <w:sz w:val="16"/>
                <w:szCs w:val="16"/>
              </w:rPr>
            </w:pPr>
          </w:p>
          <w:p w14:paraId="26C686ED" w14:textId="77777777" w:rsidR="000063A3" w:rsidRDefault="00B271C8" w:rsidP="000063A3">
            <w:pPr>
              <w:pStyle w:val="CellBodyCentered"/>
              <w:rPr>
                <w:rFonts w:ascii="Arial Narrow" w:hAnsi="Arial Narrow" w:cs="Arial"/>
                <w:color w:val="auto"/>
                <w:sz w:val="16"/>
                <w:szCs w:val="16"/>
              </w:rPr>
            </w:pPr>
            <w:r w:rsidRPr="00014E44">
              <w:rPr>
                <w:rFonts w:ascii="Arial Narrow" w:hAnsi="Arial Narrow" w:cs="Arial"/>
                <w:color w:val="auto"/>
                <w:sz w:val="16"/>
                <w:szCs w:val="16"/>
              </w:rPr>
              <w:t xml:space="preserve">Sour Service Welds </w:t>
            </w:r>
            <w:r w:rsidR="000063A3">
              <w:rPr>
                <w:rFonts w:ascii="Arial Narrow" w:hAnsi="Arial Narrow" w:cs="Arial"/>
                <w:color w:val="auto"/>
                <w:sz w:val="16"/>
                <w:szCs w:val="16"/>
              </w:rPr>
              <w:t>AG</w:t>
            </w:r>
          </w:p>
          <w:p w14:paraId="0477ADC5" w14:textId="77777777" w:rsidR="007A14CE" w:rsidRDefault="007A14CE" w:rsidP="00DE1185">
            <w:pPr>
              <w:pStyle w:val="CellBodyCentered"/>
              <w:rPr>
                <w:rFonts w:ascii="Arial Narrow" w:hAnsi="Arial Narrow" w:cs="Arial"/>
                <w:color w:val="auto"/>
                <w:sz w:val="16"/>
                <w:szCs w:val="16"/>
              </w:rPr>
            </w:pPr>
          </w:p>
          <w:p w14:paraId="4219F276" w14:textId="77777777" w:rsidR="00FB1279" w:rsidRDefault="000063A3" w:rsidP="000063A3">
            <w:pPr>
              <w:pStyle w:val="CellBodyCentered"/>
              <w:rPr>
                <w:rFonts w:ascii="Arial Narrow" w:hAnsi="Arial Narrow" w:cs="Arial"/>
                <w:color w:val="auto"/>
                <w:sz w:val="16"/>
                <w:szCs w:val="16"/>
              </w:rPr>
            </w:pPr>
            <w:r>
              <w:rPr>
                <w:rFonts w:ascii="Arial Narrow" w:hAnsi="Arial Narrow" w:cs="Arial"/>
                <w:color w:val="auto"/>
                <w:sz w:val="16"/>
                <w:szCs w:val="16"/>
              </w:rPr>
              <w:t xml:space="preserve">UG, </w:t>
            </w:r>
            <w:r w:rsidR="00B271C8">
              <w:rPr>
                <w:rFonts w:ascii="Arial Narrow" w:hAnsi="Arial Narrow" w:cs="Arial"/>
                <w:color w:val="auto"/>
                <w:sz w:val="16"/>
                <w:szCs w:val="16"/>
              </w:rPr>
              <w:t>NPS 26” (3GI Feed Gas)</w:t>
            </w:r>
            <w:r>
              <w:rPr>
                <w:rFonts w:ascii="Arial Narrow" w:hAnsi="Arial Narrow" w:cs="Arial"/>
                <w:color w:val="auto"/>
                <w:sz w:val="16"/>
                <w:szCs w:val="16"/>
              </w:rPr>
              <w:t xml:space="preserve"> </w:t>
            </w:r>
          </w:p>
          <w:p w14:paraId="04BD63F7" w14:textId="5213D8C7" w:rsidR="000063A3" w:rsidRPr="00014E44" w:rsidRDefault="000063A3" w:rsidP="000063A3">
            <w:pPr>
              <w:pStyle w:val="CellBodyCentered"/>
              <w:rPr>
                <w:rFonts w:ascii="Arial Narrow" w:hAnsi="Arial Narrow" w:cs="Arial"/>
                <w:color w:val="auto"/>
                <w:sz w:val="16"/>
                <w:szCs w:val="16"/>
              </w:rPr>
            </w:pPr>
          </w:p>
        </w:tc>
        <w:tc>
          <w:tcPr>
            <w:tcW w:w="418" w:type="dxa"/>
            <w:tcBorders>
              <w:top w:val="single" w:sz="6" w:space="0" w:color="auto"/>
              <w:left w:val="single" w:sz="6" w:space="0" w:color="auto"/>
              <w:bottom w:val="single" w:sz="6" w:space="0" w:color="auto"/>
              <w:right w:val="single" w:sz="6" w:space="0" w:color="auto"/>
            </w:tcBorders>
          </w:tcPr>
          <w:p w14:paraId="70B0B16D" w14:textId="77777777" w:rsidR="00B271C8" w:rsidRPr="00014E44" w:rsidRDefault="00B271C8" w:rsidP="00DE1185">
            <w:pPr>
              <w:pStyle w:val="CellBodyCentered"/>
              <w:rPr>
                <w:rFonts w:ascii="Arial Narrow" w:hAnsi="Arial Narrow" w:cs="Arial"/>
                <w:color w:val="auto"/>
                <w:sz w:val="16"/>
                <w:szCs w:val="16"/>
                <w:lang w:val="en-GB"/>
              </w:rPr>
            </w:pPr>
          </w:p>
          <w:p w14:paraId="4593935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p w14:paraId="49893EDC"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56BC86B9" w14:textId="77777777" w:rsidTr="0038396C">
        <w:tc>
          <w:tcPr>
            <w:tcW w:w="3322" w:type="dxa"/>
            <w:tcBorders>
              <w:top w:val="single" w:sz="6" w:space="0" w:color="auto"/>
              <w:left w:val="single" w:sz="6" w:space="0" w:color="auto"/>
              <w:bottom w:val="single" w:sz="6" w:space="0" w:color="auto"/>
              <w:right w:val="single" w:sz="6" w:space="0" w:color="auto"/>
            </w:tcBorders>
          </w:tcPr>
          <w:p w14:paraId="1B1471BA" w14:textId="71901278" w:rsidR="00B271C8" w:rsidRPr="00014E44" w:rsidRDefault="00B271C8" w:rsidP="00DE1185">
            <w:pPr>
              <w:pStyle w:val="CellBody"/>
              <w:rPr>
                <w:rFonts w:ascii="Arial Narrow" w:hAnsi="Arial Narrow" w:cs="Arial"/>
                <w:color w:val="auto"/>
                <w:sz w:val="16"/>
                <w:szCs w:val="16"/>
                <w:u w:val="single"/>
                <w:lang w:val="en-GB"/>
              </w:rPr>
            </w:pPr>
          </w:p>
          <w:p w14:paraId="2B45396F" w14:textId="31CA7E06" w:rsidR="00B271C8"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u w:val="single"/>
                <w:lang w:val="en-GB"/>
              </w:rPr>
              <mc:AlternateContent>
                <mc:Choice Requires="wps">
                  <w:drawing>
                    <wp:anchor distT="0" distB="0" distL="114300" distR="114300" simplePos="0" relativeHeight="251698176" behindDoc="0" locked="0" layoutInCell="1" allowOverlap="1" wp14:anchorId="2DAE3028" wp14:editId="41AB2C8A">
                      <wp:simplePos x="0" y="0"/>
                      <wp:positionH relativeFrom="column">
                        <wp:posOffset>1522868</wp:posOffset>
                      </wp:positionH>
                      <wp:positionV relativeFrom="paragraph">
                        <wp:posOffset>209909</wp:posOffset>
                      </wp:positionV>
                      <wp:extent cx="965945" cy="221615"/>
                      <wp:effectExtent l="0" t="0" r="62865" b="64135"/>
                      <wp:wrapNone/>
                      <wp:docPr id="30913748" name="AutoShape 4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5945"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002E61DE"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26" o:spid="_x0000_s1623" style="position:absolute;margin-left:119.9pt;margin-top:16.55pt;width:76.05pt;height:1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">
                      <v:shadow on="t" color="black [3213]" opacity=".5"/>
                      <v:textbox>
                        <w:txbxContent>
                          <w:p w14:paraId="002E61DE" w14:textId="77777777" w:rsidR="00B271C8" w:rsidRPr="00B97FC4" w:rsidRDefault="00B271C8" w:rsidP="00FA3851">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B271C8"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19B9216E" w14:textId="77777777" w:rsidR="00B271C8" w:rsidRPr="00014E44" w:rsidRDefault="00B271C8" w:rsidP="00DE1185">
            <w:pPr>
              <w:pStyle w:val="CellBodyCentered"/>
              <w:rPr>
                <w:rFonts w:ascii="Arial Narrow" w:hAnsi="Arial Narrow" w:cs="Arial"/>
                <w:b/>
                <w:color w:val="auto"/>
                <w:sz w:val="16"/>
                <w:szCs w:val="16"/>
                <w:lang w:val="en-GB"/>
              </w:rPr>
            </w:pPr>
          </w:p>
          <w:p w14:paraId="6E444516"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600K5F</w:t>
            </w:r>
          </w:p>
          <w:p w14:paraId="4C1B4BD0"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4E3836EA" w14:textId="77777777" w:rsidR="00B271C8" w:rsidRPr="00014E44" w:rsidRDefault="00B271C8" w:rsidP="00DE1185">
            <w:pPr>
              <w:pStyle w:val="CellBodyCentered"/>
              <w:rPr>
                <w:rFonts w:ascii="Arial Narrow" w:hAnsi="Arial Narrow" w:cs="Arial"/>
                <w:color w:val="auto"/>
                <w:sz w:val="16"/>
                <w:szCs w:val="16"/>
                <w:lang w:val="en-GB"/>
              </w:rPr>
            </w:pPr>
          </w:p>
          <w:p w14:paraId="5D9F8C5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4CD8D86D" w14:textId="77777777" w:rsidR="00B271C8" w:rsidRPr="00014E44" w:rsidRDefault="00B271C8" w:rsidP="00DE1185">
            <w:pPr>
              <w:pStyle w:val="CellBodyCentered"/>
              <w:rPr>
                <w:rFonts w:ascii="Arial Narrow" w:hAnsi="Arial Narrow" w:cs="Arial"/>
                <w:color w:val="auto"/>
                <w:sz w:val="16"/>
                <w:szCs w:val="16"/>
                <w:lang w:val="en-GB"/>
              </w:rPr>
            </w:pPr>
          </w:p>
          <w:p w14:paraId="5F12295E" w14:textId="37469E60"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56C9E133" w14:textId="77777777" w:rsidR="00B271C8" w:rsidRPr="00014E44" w:rsidRDefault="00B271C8" w:rsidP="00DE1185">
            <w:pPr>
              <w:pStyle w:val="CellBodyCentered"/>
              <w:rPr>
                <w:rFonts w:ascii="Arial Narrow" w:hAnsi="Arial Narrow" w:cs="Arial"/>
                <w:color w:val="auto"/>
                <w:sz w:val="16"/>
                <w:szCs w:val="16"/>
                <w:lang w:val="en-GB"/>
              </w:rPr>
            </w:pPr>
          </w:p>
          <w:p w14:paraId="19D14A8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0D23FCB3"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8A21D98" w14:textId="77777777" w:rsidR="00B271C8" w:rsidRPr="00014E44" w:rsidRDefault="00B271C8" w:rsidP="00DE1185">
            <w:pPr>
              <w:pStyle w:val="CellBodyCentered"/>
              <w:rPr>
                <w:rFonts w:ascii="Arial Narrow" w:hAnsi="Arial Narrow" w:cs="Arial"/>
                <w:color w:val="auto"/>
                <w:sz w:val="16"/>
                <w:szCs w:val="16"/>
                <w:lang w:val="en-GB"/>
              </w:rPr>
            </w:pPr>
          </w:p>
          <w:p w14:paraId="3E561D6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w:t>
            </w:r>
          </w:p>
          <w:p w14:paraId="08B288FB"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600 </w:t>
            </w:r>
          </w:p>
          <w:p w14:paraId="443DBE21" w14:textId="446BD8EA"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0FB3D3A1" w14:textId="77777777" w:rsidR="00B271C8" w:rsidRPr="00014E44" w:rsidRDefault="00B271C8" w:rsidP="00DE1185">
            <w:pPr>
              <w:pStyle w:val="CellBodyCentered"/>
              <w:rPr>
                <w:rFonts w:ascii="Arial Narrow" w:hAnsi="Arial Narrow" w:cs="Arial"/>
                <w:color w:val="auto"/>
                <w:sz w:val="16"/>
                <w:szCs w:val="16"/>
                <w:lang w:val="en-GB"/>
              </w:rPr>
            </w:pPr>
          </w:p>
          <w:p w14:paraId="00CA809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+100°C</w:t>
            </w:r>
          </w:p>
        </w:tc>
        <w:tc>
          <w:tcPr>
            <w:tcW w:w="1890" w:type="dxa"/>
            <w:tcBorders>
              <w:top w:val="single" w:sz="6" w:space="0" w:color="auto"/>
              <w:left w:val="single" w:sz="6" w:space="0" w:color="auto"/>
              <w:bottom w:val="single" w:sz="6" w:space="0" w:color="auto"/>
              <w:right w:val="single" w:sz="6" w:space="0" w:color="auto"/>
            </w:tcBorders>
          </w:tcPr>
          <w:p w14:paraId="73B3BDB3" w14:textId="77777777" w:rsidR="00B271C8" w:rsidRPr="00014E44" w:rsidRDefault="00B271C8" w:rsidP="00DE1185">
            <w:pPr>
              <w:pStyle w:val="CellBody"/>
              <w:rPr>
                <w:rFonts w:ascii="Arial Narrow" w:hAnsi="Arial Narrow" w:cs="Arial"/>
                <w:color w:val="auto"/>
                <w:sz w:val="16"/>
                <w:szCs w:val="16"/>
                <w:lang w:val="en-GB"/>
              </w:rPr>
            </w:pPr>
          </w:p>
          <w:p w14:paraId="5181799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6F23252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ASME B31.8</w:t>
            </w:r>
          </w:p>
        </w:tc>
        <w:tc>
          <w:tcPr>
            <w:tcW w:w="630" w:type="dxa"/>
            <w:tcBorders>
              <w:top w:val="single" w:sz="6" w:space="0" w:color="auto"/>
              <w:left w:val="single" w:sz="6" w:space="0" w:color="auto"/>
              <w:bottom w:val="single" w:sz="6" w:space="0" w:color="auto"/>
              <w:right w:val="single" w:sz="6" w:space="0" w:color="auto"/>
            </w:tcBorders>
          </w:tcPr>
          <w:p w14:paraId="3255D81C" w14:textId="77777777" w:rsidR="00B271C8" w:rsidRPr="00F439B1" w:rsidRDefault="00B271C8" w:rsidP="00DE1185">
            <w:pPr>
              <w:pStyle w:val="CellBodyCentered"/>
              <w:rPr>
                <w:rFonts w:ascii="Arial Narrow" w:hAnsi="Arial Narrow" w:cs="Arial"/>
                <w:color w:val="auto"/>
                <w:sz w:val="16"/>
                <w:szCs w:val="16"/>
              </w:rPr>
            </w:pPr>
          </w:p>
          <w:p w14:paraId="2782EBC7" w14:textId="77777777" w:rsidR="000063A3" w:rsidRDefault="00B271C8" w:rsidP="000063A3">
            <w:pPr>
              <w:pStyle w:val="CellBodyCentered"/>
              <w:rPr>
                <w:rFonts w:ascii="Arial Narrow" w:hAnsi="Arial Narrow" w:cs="Arial"/>
                <w:color w:val="auto"/>
                <w:sz w:val="16"/>
                <w:szCs w:val="16"/>
              </w:rPr>
            </w:pPr>
            <w:r w:rsidRPr="00014E44">
              <w:rPr>
                <w:rFonts w:ascii="Arial Narrow" w:hAnsi="Arial Narrow" w:cs="Arial"/>
                <w:color w:val="auto"/>
                <w:sz w:val="16"/>
                <w:szCs w:val="16"/>
              </w:rPr>
              <w:t xml:space="preserve">Sour Service Welds </w:t>
            </w:r>
            <w:r w:rsidR="000063A3">
              <w:rPr>
                <w:rFonts w:ascii="Arial Narrow" w:hAnsi="Arial Narrow" w:cs="Arial"/>
                <w:color w:val="auto"/>
                <w:sz w:val="16"/>
                <w:szCs w:val="16"/>
              </w:rPr>
              <w:t>AG</w:t>
            </w:r>
          </w:p>
          <w:p w14:paraId="4CB09723" w14:textId="77777777" w:rsidR="006F300B" w:rsidRDefault="006F300B" w:rsidP="00DE1185">
            <w:pPr>
              <w:pStyle w:val="CellBodyCentered"/>
              <w:rPr>
                <w:rFonts w:ascii="Arial Narrow" w:hAnsi="Arial Narrow" w:cs="Arial"/>
                <w:color w:val="auto"/>
                <w:sz w:val="16"/>
                <w:szCs w:val="16"/>
              </w:rPr>
            </w:pPr>
          </w:p>
          <w:p w14:paraId="542C8B13" w14:textId="79AB5004" w:rsidR="00B271C8" w:rsidRPr="00014E44" w:rsidRDefault="000063A3" w:rsidP="00DE1185">
            <w:pPr>
              <w:pStyle w:val="CellBodyCentered"/>
              <w:rPr>
                <w:rFonts w:ascii="Arial Narrow" w:hAnsi="Arial Narrow" w:cs="Arial"/>
                <w:color w:val="auto"/>
                <w:sz w:val="16"/>
                <w:szCs w:val="16"/>
              </w:rPr>
            </w:pPr>
            <w:r>
              <w:rPr>
                <w:rFonts w:ascii="Arial Narrow" w:hAnsi="Arial Narrow" w:cs="Arial"/>
                <w:color w:val="auto"/>
                <w:sz w:val="16"/>
                <w:szCs w:val="16"/>
              </w:rPr>
              <w:t xml:space="preserve">UG, </w:t>
            </w:r>
            <w:r w:rsidR="00B271C8">
              <w:rPr>
                <w:rFonts w:ascii="Arial Narrow" w:hAnsi="Arial Narrow" w:cs="Arial"/>
                <w:color w:val="auto"/>
                <w:sz w:val="16"/>
                <w:szCs w:val="16"/>
              </w:rPr>
              <w:t>NPS</w:t>
            </w:r>
            <w:r w:rsidR="00B271C8" w:rsidRPr="00014E44">
              <w:rPr>
                <w:rFonts w:ascii="Arial Narrow" w:hAnsi="Arial Narrow" w:cs="Arial"/>
                <w:color w:val="auto"/>
                <w:sz w:val="16"/>
                <w:szCs w:val="16"/>
              </w:rPr>
              <w:t xml:space="preserve"> 24” </w:t>
            </w:r>
          </w:p>
          <w:p w14:paraId="7C1B0677" w14:textId="7BD906F9" w:rsidR="00B271C8" w:rsidRDefault="00631E84" w:rsidP="00DE1185">
            <w:pPr>
              <w:pStyle w:val="CellBodyCentered"/>
              <w:rPr>
                <w:rFonts w:ascii="Arial Narrow" w:hAnsi="Arial Narrow" w:cs="Arial"/>
                <w:color w:val="auto"/>
                <w:sz w:val="16"/>
                <w:szCs w:val="16"/>
              </w:rPr>
            </w:pPr>
            <w:r>
              <w:rPr>
                <w:rFonts w:ascii="Arial Narrow" w:hAnsi="Arial Narrow" w:cs="Arial"/>
                <w:color w:val="auto"/>
                <w:sz w:val="16"/>
                <w:szCs w:val="16"/>
              </w:rPr>
              <w:t xml:space="preserve">&amp; </w:t>
            </w:r>
            <w:r w:rsidR="00B271C8">
              <w:rPr>
                <w:rFonts w:ascii="Arial Narrow" w:hAnsi="Arial Narrow" w:cs="Arial"/>
                <w:color w:val="auto"/>
                <w:sz w:val="16"/>
                <w:szCs w:val="16"/>
              </w:rPr>
              <w:t>large</w:t>
            </w:r>
            <w:r w:rsidR="000063A3">
              <w:rPr>
                <w:rFonts w:ascii="Arial Narrow" w:hAnsi="Arial Narrow" w:cs="Arial"/>
                <w:color w:val="auto"/>
                <w:sz w:val="16"/>
                <w:szCs w:val="16"/>
              </w:rPr>
              <w:t xml:space="preserve"> </w:t>
            </w:r>
          </w:p>
          <w:p w14:paraId="04D1452E" w14:textId="08678BEC" w:rsidR="000063A3" w:rsidRPr="00014E44" w:rsidRDefault="000063A3" w:rsidP="00DE1185">
            <w:pPr>
              <w:pStyle w:val="CellBodyCentered"/>
              <w:rPr>
                <w:rFonts w:ascii="Arial Narrow" w:hAnsi="Arial Narrow" w:cs="Arial"/>
                <w:color w:val="auto"/>
                <w:sz w:val="16"/>
                <w:szCs w:val="16"/>
              </w:rPr>
            </w:pPr>
          </w:p>
        </w:tc>
        <w:tc>
          <w:tcPr>
            <w:tcW w:w="418" w:type="dxa"/>
            <w:tcBorders>
              <w:top w:val="single" w:sz="6" w:space="0" w:color="auto"/>
              <w:left w:val="single" w:sz="6" w:space="0" w:color="auto"/>
              <w:bottom w:val="single" w:sz="6" w:space="0" w:color="auto"/>
              <w:right w:val="single" w:sz="6" w:space="0" w:color="auto"/>
            </w:tcBorders>
          </w:tcPr>
          <w:p w14:paraId="6B57B4B9" w14:textId="77777777" w:rsidR="00B271C8" w:rsidRPr="00014E44" w:rsidRDefault="00B271C8" w:rsidP="00DE1185">
            <w:pPr>
              <w:pStyle w:val="CellBodyCentered"/>
              <w:rPr>
                <w:rFonts w:ascii="Arial Narrow" w:hAnsi="Arial Narrow" w:cs="Arial"/>
                <w:color w:val="auto"/>
                <w:sz w:val="16"/>
                <w:szCs w:val="16"/>
                <w:lang w:val="en-GB"/>
              </w:rPr>
            </w:pPr>
          </w:p>
          <w:p w14:paraId="1EBD143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33EFB966" w14:textId="77777777" w:rsidTr="0038396C">
        <w:tc>
          <w:tcPr>
            <w:tcW w:w="3322" w:type="dxa"/>
            <w:tcBorders>
              <w:top w:val="single" w:sz="6" w:space="0" w:color="auto"/>
              <w:left w:val="single" w:sz="6" w:space="0" w:color="auto"/>
              <w:bottom w:val="single" w:sz="6" w:space="0" w:color="auto"/>
              <w:right w:val="single" w:sz="6" w:space="0" w:color="auto"/>
            </w:tcBorders>
          </w:tcPr>
          <w:p w14:paraId="198948C4" w14:textId="4B7AECC6" w:rsidR="00B271C8" w:rsidRPr="00014E44" w:rsidRDefault="00B271C8" w:rsidP="00DE1185">
            <w:pPr>
              <w:pStyle w:val="CellBody"/>
              <w:rPr>
                <w:rFonts w:ascii="Arial Narrow" w:hAnsi="Arial Narrow" w:cs="Arial"/>
                <w:color w:val="auto"/>
                <w:sz w:val="16"/>
                <w:szCs w:val="16"/>
                <w:u w:val="single"/>
                <w:lang w:val="en-GB"/>
              </w:rPr>
            </w:pPr>
          </w:p>
          <w:p w14:paraId="59E71608" w14:textId="306F56B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24C4E481" w14:textId="2A758E46" w:rsidR="00B271C8" w:rsidRPr="00014E44" w:rsidRDefault="00673A21" w:rsidP="00DE1185">
            <w:pPr>
              <w:pStyle w:val="CellBody"/>
              <w:rPr>
                <w:rFonts w:ascii="Arial Narrow" w:hAnsi="Arial Narrow" w:cs="Arial"/>
                <w:color w:val="auto"/>
                <w:sz w:val="16"/>
                <w:szCs w:val="16"/>
                <w:lang w:val="en-GB"/>
              </w:rPr>
            </w:pPr>
            <w:r>
              <w:rPr>
                <w:rFonts w:ascii="Arial Narrow" w:hAnsi="Arial Narrow" w:cs="Arial"/>
                <w:noProof/>
                <w:color w:val="auto"/>
                <w:sz w:val="16"/>
                <w:szCs w:val="16"/>
                <w:u w:val="single"/>
                <w:lang w:val="en-GB"/>
              </w:rPr>
              <mc:AlternateContent>
                <mc:Choice Requires="wps">
                  <w:drawing>
                    <wp:anchor distT="0" distB="0" distL="114300" distR="114300" simplePos="0" relativeHeight="251699200" behindDoc="0" locked="0" layoutInCell="1" allowOverlap="1" wp14:anchorId="2DAE3028" wp14:editId="059242D2">
                      <wp:simplePos x="0" y="0"/>
                      <wp:positionH relativeFrom="column">
                        <wp:posOffset>1513647</wp:posOffset>
                      </wp:positionH>
                      <wp:positionV relativeFrom="paragraph">
                        <wp:posOffset>75510</wp:posOffset>
                      </wp:positionV>
                      <wp:extent cx="970942" cy="221615"/>
                      <wp:effectExtent l="0" t="0" r="57785" b="64135"/>
                      <wp:wrapNone/>
                      <wp:docPr id="394541672" name="AutoShape 4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42"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606D7BFF" w14:textId="77777777" w:rsidR="00B271C8" w:rsidRPr="00B97FC4" w:rsidRDefault="00B271C8" w:rsidP="005C2180">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27" o:spid="_x0000_s1624" style="position:absolute;margin-left:119.2pt;margin-top:5.95pt;width:76.45pt;height:17.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">
                      <v:shadow on="t" color="black [3213]" opacity=".5"/>
                      <v:textbox>
                        <w:txbxContent>
                          <w:p w14:paraId="606D7BFF" w14:textId="77777777" w:rsidR="00B271C8" w:rsidRPr="00B97FC4" w:rsidRDefault="00B271C8" w:rsidP="005C2180">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r w:rsidR="00B271C8" w:rsidRPr="00014E44">
              <w:rPr>
                <w:rFonts w:ascii="Arial Narrow" w:hAnsi="Arial Narrow" w:cs="Arial"/>
                <w:color w:val="auto"/>
                <w:sz w:val="16"/>
                <w:szCs w:val="16"/>
                <w:lang w:val="en-GB"/>
              </w:rPr>
              <w:t>FGH – FUEL GAS, HIGH PRESSURE</w:t>
            </w:r>
          </w:p>
          <w:p w14:paraId="0FA97254" w14:textId="1238EAC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7293CA78" w14:textId="77777777" w:rsidR="00B271C8" w:rsidRPr="00014E44" w:rsidRDefault="00B271C8" w:rsidP="00DE1185">
            <w:pPr>
              <w:pStyle w:val="CellBodyCentered"/>
              <w:rPr>
                <w:rFonts w:ascii="Arial Narrow" w:hAnsi="Arial Narrow" w:cs="Arial"/>
                <w:b/>
                <w:color w:val="auto"/>
                <w:sz w:val="16"/>
                <w:szCs w:val="16"/>
                <w:lang w:val="en-GB"/>
              </w:rPr>
            </w:pPr>
          </w:p>
          <w:p w14:paraId="2ACB4226"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600K5G</w:t>
            </w:r>
          </w:p>
          <w:p w14:paraId="52B57CA7"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177BEC23" w14:textId="77777777" w:rsidR="00B271C8" w:rsidRPr="00014E44" w:rsidRDefault="00B271C8" w:rsidP="00DE1185">
            <w:pPr>
              <w:pStyle w:val="CellBodyCentered"/>
              <w:rPr>
                <w:rFonts w:ascii="Arial Narrow" w:hAnsi="Arial Narrow" w:cs="Arial"/>
                <w:color w:val="auto"/>
                <w:sz w:val="16"/>
                <w:szCs w:val="16"/>
                <w:lang w:val="en-GB"/>
              </w:rPr>
            </w:pPr>
          </w:p>
          <w:p w14:paraId="081EA98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w:t>
            </w:r>
          </w:p>
          <w:p w14:paraId="1B5B277E"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1306D921" w14:textId="77777777" w:rsidR="00B271C8" w:rsidRPr="00014E44" w:rsidRDefault="00B271C8" w:rsidP="00DE1185">
            <w:pPr>
              <w:pStyle w:val="CellBodyCentered"/>
              <w:rPr>
                <w:rFonts w:ascii="Arial Narrow" w:hAnsi="Arial Narrow" w:cs="Arial"/>
                <w:color w:val="auto"/>
                <w:sz w:val="16"/>
                <w:szCs w:val="16"/>
                <w:lang w:val="en-GB"/>
              </w:rPr>
            </w:pPr>
          </w:p>
          <w:p w14:paraId="36E321BE" w14:textId="77777777" w:rsidR="00271DFD" w:rsidRPr="001549BC" w:rsidRDefault="00271DFD" w:rsidP="00DE1185">
            <w:pPr>
              <w:pStyle w:val="CellBodyCentered"/>
              <w:rPr>
                <w:ins w:id="5583"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LTCS + ALLOY</w:t>
            </w:r>
            <w:ins w:id="5584" w:author="Zhunisbayev, Olzhasbek [Bolashak Atyrau Limited]" w:date="2024-05-08T22:20:00Z">
              <w:r w:rsidRPr="006759B5">
                <w:rPr>
                  <w:rFonts w:ascii="Arial Narrow" w:hAnsi="Arial Narrow" w:cs="Arial"/>
                  <w:color w:val="auto"/>
                  <w:sz w:val="16"/>
                  <w:szCs w:val="16"/>
                </w:rPr>
                <w:t xml:space="preserve"> 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3739002B" w14:textId="77777777" w:rsidR="00B271C8" w:rsidRPr="00014E44" w:rsidRDefault="00B271C8" w:rsidP="00DE1185">
            <w:pPr>
              <w:pStyle w:val="CellBodyCentered"/>
              <w:rPr>
                <w:rFonts w:ascii="Arial Narrow" w:hAnsi="Arial Narrow" w:cs="Arial"/>
                <w:color w:val="auto"/>
                <w:sz w:val="16"/>
                <w:szCs w:val="16"/>
                <w:lang w:val="en-GB"/>
              </w:rPr>
            </w:pPr>
          </w:p>
          <w:p w14:paraId="20C8517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3FE9B531"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3D901C8" w14:textId="77777777" w:rsidR="00B271C8" w:rsidRPr="00014E44" w:rsidRDefault="00B271C8" w:rsidP="00DE1185">
            <w:pPr>
              <w:pStyle w:val="CellBodyCentered"/>
              <w:rPr>
                <w:rFonts w:ascii="Arial Narrow" w:hAnsi="Arial Narrow" w:cs="Arial"/>
                <w:color w:val="auto"/>
                <w:sz w:val="16"/>
                <w:szCs w:val="16"/>
                <w:lang w:val="en-GB"/>
              </w:rPr>
            </w:pPr>
          </w:p>
          <w:p w14:paraId="3725F52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w:t>
            </w:r>
          </w:p>
          <w:p w14:paraId="4639B18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600 </w:t>
            </w:r>
          </w:p>
          <w:p w14:paraId="2E5D61C3" w14:textId="3C28B168"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4F7C5320" w14:textId="77777777" w:rsidR="00B271C8" w:rsidRPr="00014E44" w:rsidRDefault="00B271C8" w:rsidP="00DE1185">
            <w:pPr>
              <w:pStyle w:val="CellBodyCentered"/>
              <w:rPr>
                <w:rFonts w:ascii="Arial Narrow" w:hAnsi="Arial Narrow" w:cs="Arial"/>
                <w:color w:val="auto"/>
                <w:sz w:val="16"/>
                <w:szCs w:val="16"/>
                <w:lang w:val="en-GB"/>
              </w:rPr>
            </w:pPr>
          </w:p>
          <w:p w14:paraId="6F8DD1E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+95°C</w:t>
            </w:r>
          </w:p>
        </w:tc>
        <w:tc>
          <w:tcPr>
            <w:tcW w:w="1890" w:type="dxa"/>
            <w:tcBorders>
              <w:top w:val="single" w:sz="6" w:space="0" w:color="auto"/>
              <w:left w:val="single" w:sz="6" w:space="0" w:color="auto"/>
              <w:bottom w:val="single" w:sz="6" w:space="0" w:color="auto"/>
              <w:right w:val="single" w:sz="6" w:space="0" w:color="auto"/>
            </w:tcBorders>
          </w:tcPr>
          <w:p w14:paraId="2EBB9977" w14:textId="77777777" w:rsidR="00B271C8" w:rsidRPr="00014E44" w:rsidRDefault="00B271C8" w:rsidP="00DE1185">
            <w:pPr>
              <w:pStyle w:val="CellBody"/>
              <w:rPr>
                <w:rFonts w:ascii="Arial Narrow" w:hAnsi="Arial Narrow" w:cs="Arial"/>
                <w:color w:val="auto"/>
                <w:sz w:val="16"/>
                <w:szCs w:val="16"/>
                <w:lang w:val="en-GB"/>
              </w:rPr>
            </w:pPr>
          </w:p>
          <w:p w14:paraId="6DFB236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5689F09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ASME B31.8</w:t>
            </w:r>
          </w:p>
        </w:tc>
        <w:tc>
          <w:tcPr>
            <w:tcW w:w="630" w:type="dxa"/>
            <w:tcBorders>
              <w:top w:val="single" w:sz="6" w:space="0" w:color="auto"/>
              <w:left w:val="single" w:sz="6" w:space="0" w:color="auto"/>
              <w:bottom w:val="single" w:sz="6" w:space="0" w:color="auto"/>
              <w:right w:val="single" w:sz="6" w:space="0" w:color="auto"/>
            </w:tcBorders>
          </w:tcPr>
          <w:p w14:paraId="04DFF0D5" w14:textId="77777777" w:rsidR="00B271C8" w:rsidRPr="00014E44" w:rsidRDefault="00B271C8">
            <w:pPr>
              <w:pStyle w:val="CellBodyCentered"/>
              <w:ind w:left="-128" w:right="-132"/>
              <w:rPr>
                <w:rFonts w:ascii="Arial Narrow" w:hAnsi="Arial Narrow" w:cs="Arial"/>
                <w:color w:val="auto"/>
                <w:sz w:val="16"/>
                <w:szCs w:val="16"/>
              </w:rPr>
              <w:pPrChange w:id="5585" w:author="Zhunisbayev, Olzhasbek [Bolashak Atyrau Limited]" w:date="2023-10-05T20:14:00Z">
                <w:pPr>
                  <w:pStyle w:val="CellBodyCentered"/>
                  <w:ind w:left="-128" w:right="-132" w:hanging="93"/>
                </w:pPr>
              </w:pPrChange>
            </w:pPr>
            <w:r w:rsidRPr="00014E44">
              <w:rPr>
                <w:rFonts w:ascii="Arial Narrow" w:hAnsi="Arial Narrow" w:cs="Arial"/>
                <w:color w:val="auto"/>
                <w:sz w:val="16"/>
                <w:szCs w:val="16"/>
              </w:rPr>
              <w:t xml:space="preserve">  </w:t>
            </w:r>
          </w:p>
          <w:p w14:paraId="4919FF4D" w14:textId="77777777" w:rsidR="000063A3" w:rsidRDefault="00B271C8" w:rsidP="000063A3">
            <w:pPr>
              <w:pStyle w:val="CellBodyCentered"/>
              <w:rPr>
                <w:rFonts w:ascii="Arial Narrow" w:hAnsi="Arial Narrow" w:cs="Arial"/>
                <w:color w:val="auto"/>
                <w:sz w:val="16"/>
                <w:szCs w:val="16"/>
              </w:rPr>
            </w:pPr>
            <w:r w:rsidRPr="00014E44">
              <w:rPr>
                <w:rFonts w:ascii="Arial Narrow" w:hAnsi="Arial Narrow" w:cs="Arial"/>
                <w:color w:val="auto"/>
                <w:sz w:val="16"/>
                <w:szCs w:val="16"/>
              </w:rPr>
              <w:t xml:space="preserve">Sour Service Welds </w:t>
            </w:r>
            <w:r w:rsidR="000063A3">
              <w:rPr>
                <w:rFonts w:ascii="Arial Narrow" w:hAnsi="Arial Narrow" w:cs="Arial"/>
                <w:color w:val="auto"/>
                <w:sz w:val="16"/>
                <w:szCs w:val="16"/>
              </w:rPr>
              <w:t>AG</w:t>
            </w:r>
          </w:p>
          <w:p w14:paraId="1E26C74A" w14:textId="6DFC2DCB" w:rsidR="00EA2A16" w:rsidRPr="00014E44" w:rsidRDefault="00EA2A16" w:rsidP="00DE1185">
            <w:pPr>
              <w:pStyle w:val="CellBodyCentered"/>
              <w:rPr>
                <w:rFonts w:ascii="Arial Narrow" w:hAnsi="Arial Narrow" w:cs="Arial"/>
                <w:color w:val="auto"/>
                <w:sz w:val="16"/>
                <w:szCs w:val="16"/>
              </w:rPr>
            </w:pPr>
          </w:p>
        </w:tc>
        <w:tc>
          <w:tcPr>
            <w:tcW w:w="418" w:type="dxa"/>
            <w:tcBorders>
              <w:top w:val="single" w:sz="6" w:space="0" w:color="auto"/>
              <w:left w:val="single" w:sz="6" w:space="0" w:color="auto"/>
              <w:bottom w:val="single" w:sz="6" w:space="0" w:color="auto"/>
              <w:right w:val="single" w:sz="6" w:space="0" w:color="auto"/>
            </w:tcBorders>
          </w:tcPr>
          <w:p w14:paraId="50B8264B" w14:textId="77777777" w:rsidR="00B271C8" w:rsidRPr="00014E44" w:rsidRDefault="00B271C8" w:rsidP="00DE1185">
            <w:pPr>
              <w:pStyle w:val="CellBodyCentered"/>
              <w:rPr>
                <w:rFonts w:ascii="Arial Narrow" w:hAnsi="Arial Narrow" w:cs="Arial"/>
                <w:color w:val="auto"/>
                <w:sz w:val="16"/>
                <w:szCs w:val="16"/>
                <w:lang w:val="en-GB"/>
              </w:rPr>
            </w:pPr>
          </w:p>
          <w:p w14:paraId="43A1DED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07BD1A45" w14:textId="77777777" w:rsidTr="0038396C">
        <w:tc>
          <w:tcPr>
            <w:tcW w:w="3322" w:type="dxa"/>
            <w:tcBorders>
              <w:top w:val="single" w:sz="6" w:space="0" w:color="auto"/>
              <w:left w:val="single" w:sz="6" w:space="0" w:color="auto"/>
              <w:bottom w:val="single" w:sz="6" w:space="0" w:color="auto"/>
              <w:right w:val="single" w:sz="6" w:space="0" w:color="auto"/>
            </w:tcBorders>
          </w:tcPr>
          <w:p w14:paraId="0EA8543A" w14:textId="77777777" w:rsidR="00B271C8" w:rsidRPr="00014E44" w:rsidRDefault="00B271C8" w:rsidP="00DE1185">
            <w:pPr>
              <w:pStyle w:val="CellBody"/>
              <w:rPr>
                <w:rFonts w:ascii="Arial Narrow" w:hAnsi="Arial Narrow" w:cs="Arial"/>
                <w:color w:val="auto"/>
                <w:sz w:val="16"/>
                <w:szCs w:val="16"/>
                <w:u w:val="single"/>
                <w:lang w:val="en-GB"/>
              </w:rPr>
            </w:pPr>
          </w:p>
          <w:p w14:paraId="12465C09" w14:textId="02795DD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0F8A7690" w14:textId="4A1D2354" w:rsidR="00B271C8" w:rsidRPr="00014E44" w:rsidRDefault="00B271C8" w:rsidP="00DE1185">
            <w:pPr>
              <w:pStyle w:val="CellBody"/>
              <w:rPr>
                <w:ins w:id="5586" w:author="Zhunisbayev, Olzhasbek A [Bolashak Atyrau Limited]" w:date="2022-06-12T22:41:00Z"/>
                <w:rFonts w:ascii="Arial Narrow" w:hAnsi="Arial Narrow" w:cs="Arial"/>
                <w:color w:val="auto"/>
                <w:sz w:val="16"/>
                <w:szCs w:val="16"/>
                <w:lang w:val="en-GB"/>
              </w:rPr>
            </w:pPr>
            <w:ins w:id="5587" w:author="Zhunisbayev, Olzhasbek A [Bolashak Atyrau Limited]" w:date="2022-06-12T22:41:00Z">
              <w:r w:rsidRPr="00014E44">
                <w:rPr>
                  <w:rFonts w:ascii="Arial Narrow" w:hAnsi="Arial Narrow" w:cs="Arial"/>
                  <w:color w:val="auto"/>
                  <w:sz w:val="16"/>
                  <w:szCs w:val="16"/>
                  <w:lang w:val="en-GB"/>
                </w:rPr>
                <w:t>BF – FLARE GAS (OFF PLOT</w:t>
              </w:r>
            </w:ins>
            <w:r w:rsidRPr="00014E44">
              <w:rPr>
                <w:rFonts w:ascii="Arial Narrow" w:hAnsi="Arial Narrow" w:cs="Arial"/>
                <w:color w:val="auto"/>
                <w:sz w:val="16"/>
                <w:szCs w:val="16"/>
                <w:lang w:val="en-GB"/>
              </w:rPr>
              <w:t xml:space="preserve"> </w:t>
            </w:r>
            <w:ins w:id="5588" w:author="Zhunisbayev, Olzhasbek A [Bolashak Atyrau Limited]" w:date="2022-06-12T22:41:00Z">
              <w:r w:rsidRPr="00014E44">
                <w:rPr>
                  <w:rFonts w:ascii="Arial Narrow" w:hAnsi="Arial Narrow" w:cs="Arial"/>
                  <w:color w:val="auto"/>
                  <w:sz w:val="16"/>
                  <w:szCs w:val="16"/>
                  <w:lang w:val="en-GB"/>
                </w:rPr>
                <w:t>ONLY)</w:t>
              </w:r>
            </w:ins>
          </w:p>
          <w:p w14:paraId="30458123" w14:textId="6F82FF5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 VENT TO ATMOSPHERE</w:t>
            </w:r>
          </w:p>
          <w:p w14:paraId="16D4B199" w14:textId="4422E77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CHEMICAL INHIBITOR &amp; ANTISCALE</w:t>
            </w:r>
          </w:p>
          <w:p w14:paraId="78ADE61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3E2EB13E" w14:textId="5504AE0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13E284D5" w14:textId="705E99C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740EA8C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WRA – RAW WATER</w:t>
            </w:r>
          </w:p>
          <w:p w14:paraId="716EE756" w14:textId="77777777" w:rsidR="00B271C8" w:rsidRPr="00014E44" w:rsidRDefault="00B271C8" w:rsidP="00DE1185">
            <w:pPr>
              <w:pStyle w:val="CellBody"/>
              <w:rPr>
                <w:rFonts w:ascii="Arial Narrow" w:hAnsi="Arial Narrow" w:cs="Arial"/>
                <w:color w:val="auto"/>
                <w:sz w:val="16"/>
                <w:szCs w:val="16"/>
                <w:u w:val="single"/>
                <w:lang w:val="en-GB"/>
              </w:rPr>
            </w:pPr>
          </w:p>
        </w:tc>
        <w:tc>
          <w:tcPr>
            <w:tcW w:w="720" w:type="dxa"/>
            <w:tcBorders>
              <w:top w:val="single" w:sz="6" w:space="0" w:color="auto"/>
              <w:left w:val="single" w:sz="6" w:space="0" w:color="auto"/>
              <w:bottom w:val="single" w:sz="6" w:space="0" w:color="auto"/>
              <w:right w:val="single" w:sz="6" w:space="0" w:color="auto"/>
            </w:tcBorders>
          </w:tcPr>
          <w:p w14:paraId="46ADBBDD" w14:textId="77777777" w:rsidR="00B271C8" w:rsidRPr="00014E44" w:rsidRDefault="00B271C8" w:rsidP="00DE1185">
            <w:pPr>
              <w:pStyle w:val="CellBodyCentered"/>
              <w:rPr>
                <w:rFonts w:ascii="Arial Narrow" w:hAnsi="Arial Narrow" w:cs="Arial"/>
                <w:b/>
                <w:color w:val="auto"/>
                <w:sz w:val="16"/>
                <w:szCs w:val="16"/>
                <w:lang w:val="en-GB"/>
              </w:rPr>
            </w:pPr>
          </w:p>
          <w:p w14:paraId="120CDD3D"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600K5H</w:t>
            </w:r>
          </w:p>
          <w:p w14:paraId="1290195F"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3D2A0B6F" w14:textId="77777777" w:rsidR="00B271C8" w:rsidRPr="00014E44" w:rsidRDefault="00B271C8" w:rsidP="00DE1185">
            <w:pPr>
              <w:pStyle w:val="CellBodyCentered"/>
              <w:rPr>
                <w:rFonts w:ascii="Arial Narrow" w:hAnsi="Arial Narrow" w:cs="Arial"/>
                <w:color w:val="auto"/>
                <w:sz w:val="16"/>
                <w:szCs w:val="16"/>
                <w:lang w:val="en-GB"/>
              </w:rPr>
            </w:pPr>
          </w:p>
          <w:p w14:paraId="1105647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16EBD31E" w14:textId="77777777" w:rsidR="00B271C8" w:rsidRPr="00014E44" w:rsidRDefault="00B271C8" w:rsidP="00DE1185">
            <w:pPr>
              <w:pStyle w:val="CellBodyCentered"/>
              <w:rPr>
                <w:rFonts w:ascii="Arial Narrow" w:hAnsi="Arial Narrow" w:cs="Arial"/>
                <w:color w:val="auto"/>
                <w:sz w:val="16"/>
                <w:szCs w:val="16"/>
                <w:lang w:val="en-GB"/>
              </w:rPr>
            </w:pPr>
          </w:p>
          <w:p w14:paraId="07CC85FC" w14:textId="7E70D0B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4C3CD941" w14:textId="77777777" w:rsidR="00B271C8" w:rsidRPr="00014E44" w:rsidRDefault="00B271C8" w:rsidP="00DE1185">
            <w:pPr>
              <w:pStyle w:val="CellBodyCentered"/>
              <w:rPr>
                <w:rFonts w:ascii="Arial Narrow" w:hAnsi="Arial Narrow" w:cs="Arial"/>
                <w:color w:val="auto"/>
                <w:sz w:val="16"/>
                <w:szCs w:val="16"/>
                <w:lang w:val="en-GB"/>
              </w:rPr>
            </w:pPr>
          </w:p>
          <w:p w14:paraId="5567821B"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7EF72A6F" w14:textId="77777777" w:rsidR="00B271C8" w:rsidRPr="00014E44" w:rsidRDefault="00B271C8" w:rsidP="00DE1185">
            <w:pPr>
              <w:pStyle w:val="CellBodyCentered"/>
              <w:rPr>
                <w:rFonts w:ascii="Arial Narrow" w:hAnsi="Arial Narrow" w:cs="Arial"/>
                <w:color w:val="auto"/>
                <w:sz w:val="16"/>
                <w:szCs w:val="16"/>
                <w:lang w:val="en-GB"/>
              </w:rPr>
            </w:pPr>
          </w:p>
          <w:p w14:paraId="6B23E25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w:t>
            </w:r>
          </w:p>
          <w:p w14:paraId="5AAF849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600 </w:t>
            </w:r>
          </w:p>
          <w:p w14:paraId="1A7F66D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tc>
        <w:tc>
          <w:tcPr>
            <w:tcW w:w="720" w:type="dxa"/>
            <w:tcBorders>
              <w:top w:val="single" w:sz="6" w:space="0" w:color="auto"/>
              <w:left w:val="single" w:sz="6" w:space="0" w:color="auto"/>
              <w:bottom w:val="single" w:sz="6" w:space="0" w:color="auto"/>
              <w:right w:val="single" w:sz="6" w:space="0" w:color="auto"/>
            </w:tcBorders>
          </w:tcPr>
          <w:p w14:paraId="2499C803" w14:textId="77777777" w:rsidR="00B271C8" w:rsidRPr="00014E44" w:rsidRDefault="00B271C8" w:rsidP="00DE1185">
            <w:pPr>
              <w:pStyle w:val="CellBodyCentered"/>
              <w:rPr>
                <w:rFonts w:ascii="Arial Narrow" w:hAnsi="Arial Narrow" w:cs="Arial"/>
                <w:color w:val="auto"/>
                <w:sz w:val="16"/>
                <w:szCs w:val="16"/>
                <w:lang w:val="en-GB"/>
              </w:rPr>
            </w:pPr>
          </w:p>
          <w:p w14:paraId="3A9AD68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+95°C</w:t>
            </w:r>
          </w:p>
        </w:tc>
        <w:tc>
          <w:tcPr>
            <w:tcW w:w="1890" w:type="dxa"/>
            <w:tcBorders>
              <w:top w:val="single" w:sz="6" w:space="0" w:color="auto"/>
              <w:left w:val="single" w:sz="6" w:space="0" w:color="auto"/>
              <w:bottom w:val="single" w:sz="6" w:space="0" w:color="auto"/>
              <w:right w:val="single" w:sz="6" w:space="0" w:color="auto"/>
            </w:tcBorders>
          </w:tcPr>
          <w:p w14:paraId="612414A3" w14:textId="77777777" w:rsidR="00B271C8" w:rsidRPr="00014E44" w:rsidRDefault="00B271C8" w:rsidP="00DE1185">
            <w:pPr>
              <w:pStyle w:val="CellBody"/>
              <w:rPr>
                <w:rFonts w:ascii="Arial Narrow" w:hAnsi="Arial Narrow" w:cs="Arial"/>
                <w:color w:val="auto"/>
                <w:sz w:val="16"/>
                <w:szCs w:val="16"/>
                <w:lang w:val="en-GB"/>
              </w:rPr>
            </w:pPr>
          </w:p>
          <w:p w14:paraId="4038A22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57B0C1ED" w14:textId="2DF878BB"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-40°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93 barg</w:t>
            </w:r>
          </w:p>
          <w:p w14:paraId="330C7731" w14:textId="303C5F4F"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93 barg</w:t>
            </w:r>
          </w:p>
          <w:p w14:paraId="00456154" w14:textId="172132D4" w:rsidR="00B271C8" w:rsidRPr="00014E44" w:rsidRDefault="00B271C8" w:rsidP="00DE1185">
            <w:pPr>
              <w:pStyle w:val="TableText"/>
              <w:rPr>
                <w:rFonts w:ascii="Arial Narrow" w:hAnsi="Arial Narrow"/>
                <w:color w:val="auto"/>
                <w:szCs w:val="16"/>
              </w:rPr>
            </w:pPr>
            <w:r w:rsidRPr="00014E44">
              <w:rPr>
                <w:rFonts w:ascii="Arial Narrow" w:hAnsi="Arial Narrow"/>
                <w:color w:val="auto"/>
                <w:szCs w:val="16"/>
              </w:rPr>
              <w:t>50°</w:t>
            </w:r>
            <w:r w:rsidRPr="00014E44">
              <w:rPr>
                <w:rFonts w:ascii="Arial Narrow" w:hAnsi="Arial Narrow"/>
                <w:snapToGrid w:val="0"/>
                <w:color w:val="auto"/>
                <w:szCs w:val="16"/>
              </w:rPr>
              <w:t xml:space="preserve">C = </w:t>
            </w:r>
            <w:r w:rsidRPr="00014E44">
              <w:rPr>
                <w:rFonts w:ascii="Arial Narrow" w:hAnsi="Arial Narrow" w:cs="Arial"/>
                <w:color w:val="auto"/>
                <w:szCs w:val="16"/>
                <w:lang w:val="en-GB"/>
              </w:rPr>
              <w:t>93 barg</w:t>
            </w:r>
          </w:p>
          <w:p w14:paraId="00B394C8" w14:textId="6FA7B80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rPr>
              <w:t>95°</w:t>
            </w:r>
            <w:r w:rsidRPr="00014E44">
              <w:rPr>
                <w:rFonts w:ascii="Arial Narrow" w:hAnsi="Arial Narrow" w:cs="Arial"/>
                <w:snapToGrid w:val="0"/>
                <w:color w:val="auto"/>
                <w:sz w:val="16"/>
                <w:szCs w:val="16"/>
              </w:rPr>
              <w:t xml:space="preserve">C = </w:t>
            </w:r>
            <w:r w:rsidRPr="00014E44">
              <w:rPr>
                <w:rFonts w:ascii="Arial Narrow" w:hAnsi="Arial Narrow" w:cs="Arial"/>
                <w:color w:val="auto"/>
                <w:sz w:val="16"/>
                <w:szCs w:val="16"/>
                <w:lang w:val="en-GB"/>
              </w:rPr>
              <w:t>93 barg</w:t>
            </w:r>
          </w:p>
          <w:p w14:paraId="045F782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(limited by pipe wall thickness)</w:t>
            </w:r>
          </w:p>
        </w:tc>
        <w:tc>
          <w:tcPr>
            <w:tcW w:w="630" w:type="dxa"/>
            <w:tcBorders>
              <w:top w:val="single" w:sz="6" w:space="0" w:color="auto"/>
              <w:left w:val="single" w:sz="6" w:space="0" w:color="auto"/>
              <w:bottom w:val="single" w:sz="6" w:space="0" w:color="auto"/>
              <w:right w:val="single" w:sz="6" w:space="0" w:color="auto"/>
            </w:tcBorders>
          </w:tcPr>
          <w:p w14:paraId="5D913A8F" w14:textId="77777777" w:rsidR="00B271C8" w:rsidRPr="00014E44" w:rsidRDefault="00B271C8" w:rsidP="00DE1185">
            <w:pPr>
              <w:pStyle w:val="CellBodyCentered"/>
              <w:rPr>
                <w:rFonts w:ascii="Arial Narrow" w:hAnsi="Arial Narrow" w:cs="Arial"/>
                <w:color w:val="auto"/>
                <w:sz w:val="16"/>
                <w:szCs w:val="16"/>
              </w:rPr>
            </w:pPr>
          </w:p>
          <w:p w14:paraId="5E2D0E5A" w14:textId="678BD6EA" w:rsidR="006F300B" w:rsidRDefault="00B271C8" w:rsidP="00DE1185">
            <w:pPr>
              <w:pStyle w:val="CellBodyCentered"/>
              <w:rPr>
                <w:rFonts w:ascii="Arial Narrow" w:hAnsi="Arial Narrow" w:cs="Arial"/>
                <w:color w:val="auto"/>
                <w:sz w:val="16"/>
                <w:szCs w:val="16"/>
              </w:rPr>
            </w:pPr>
            <w:ins w:id="5589" w:author="Zhunisbayev, Olzhasbek [Bolashak Atyrau Limited]" w:date="2023-10-05T20:06:00Z">
              <w:r>
                <w:rPr>
                  <w:rFonts w:ascii="Arial Narrow" w:hAnsi="Arial Narrow" w:cs="Arial"/>
                  <w:color w:val="auto"/>
                  <w:sz w:val="16"/>
                  <w:szCs w:val="16"/>
                </w:rPr>
                <w:t>Sour Service</w:t>
              </w:r>
            </w:ins>
            <w:ins w:id="5590" w:author="Zhunisbayev, Olzhasbek [Bolashak Atyrau Limited]" w:date="2023-03-27T13:15:00Z">
              <w:r w:rsidRPr="00014E44">
                <w:rPr>
                  <w:rFonts w:ascii="Arial Narrow" w:hAnsi="Arial Narrow" w:cs="Arial"/>
                  <w:color w:val="auto"/>
                  <w:sz w:val="16"/>
                  <w:szCs w:val="16"/>
                </w:rPr>
                <w:t xml:space="preserve"> Welds </w:t>
              </w:r>
            </w:ins>
            <w:r w:rsidR="006F300B">
              <w:rPr>
                <w:rFonts w:ascii="Arial Narrow" w:hAnsi="Arial Narrow" w:cs="Arial"/>
                <w:color w:val="auto"/>
                <w:sz w:val="16"/>
                <w:szCs w:val="16"/>
              </w:rPr>
              <w:t>AG</w:t>
            </w:r>
            <w:ins w:id="5591" w:author="Zhunisbayev, Olzhasbek [Bolashak Atyrau Limited]" w:date="2023-03-27T13:15:00Z">
              <w:r w:rsidRPr="00014E44">
                <w:rPr>
                  <w:rFonts w:ascii="Arial Narrow" w:hAnsi="Arial Narrow" w:cs="Arial"/>
                  <w:color w:val="auto"/>
                  <w:sz w:val="16"/>
                  <w:szCs w:val="16"/>
                </w:rPr>
                <w:t xml:space="preserve">. </w:t>
              </w:r>
            </w:ins>
          </w:p>
          <w:p w14:paraId="072EC747" w14:textId="77777777" w:rsidR="006F300B" w:rsidRDefault="006F300B" w:rsidP="00DE1185">
            <w:pPr>
              <w:pStyle w:val="CellBodyCentered"/>
              <w:rPr>
                <w:rFonts w:ascii="Arial Narrow" w:hAnsi="Arial Narrow" w:cs="Arial"/>
                <w:color w:val="auto"/>
                <w:sz w:val="16"/>
                <w:szCs w:val="16"/>
              </w:rPr>
            </w:pPr>
          </w:p>
          <w:p w14:paraId="27805C90" w14:textId="4EEF2E7F" w:rsidR="00B271C8" w:rsidRDefault="00EB67F2" w:rsidP="00DE1185">
            <w:pPr>
              <w:pStyle w:val="CellBodyCentered"/>
              <w:rPr>
                <w:rFonts w:ascii="Arial Narrow" w:hAnsi="Arial Narrow" w:cs="Arial"/>
                <w:color w:val="auto"/>
                <w:sz w:val="16"/>
                <w:szCs w:val="16"/>
              </w:rPr>
            </w:pPr>
            <w:r>
              <w:rPr>
                <w:rFonts w:ascii="Arial Narrow" w:hAnsi="Arial Narrow" w:cs="Arial"/>
                <w:color w:val="auto"/>
                <w:sz w:val="16"/>
                <w:szCs w:val="16"/>
              </w:rPr>
              <w:t>UG</w:t>
            </w:r>
            <w:ins w:id="5592" w:author="Zhunisbayev, Olzhasbek [Bolashak Atyrau Limited]" w:date="2023-03-27T13:15:00Z">
              <w:r w:rsidR="00B271C8" w:rsidRPr="00014E44">
                <w:rPr>
                  <w:rFonts w:ascii="Arial Narrow" w:hAnsi="Arial Narrow" w:cs="Arial"/>
                  <w:color w:val="auto"/>
                  <w:sz w:val="16"/>
                  <w:szCs w:val="16"/>
                </w:rPr>
                <w:t xml:space="preserve">, Pipe Size 20" </w:t>
              </w:r>
            </w:ins>
            <w:r w:rsidR="00631E84">
              <w:rPr>
                <w:rFonts w:ascii="Arial Narrow" w:hAnsi="Arial Narrow" w:cs="Arial"/>
                <w:color w:val="auto"/>
                <w:sz w:val="16"/>
                <w:szCs w:val="16"/>
              </w:rPr>
              <w:t>&amp;</w:t>
            </w:r>
            <w:ins w:id="5593" w:author="Zhunisbayev, Olzhasbek [Bolashak Atyrau Limited]" w:date="2023-03-27T13:15:00Z">
              <w:r w:rsidR="00B271C8" w:rsidRPr="00014E44">
                <w:rPr>
                  <w:rFonts w:ascii="Arial Narrow" w:hAnsi="Arial Narrow" w:cs="Arial"/>
                  <w:color w:val="auto"/>
                  <w:sz w:val="16"/>
                  <w:szCs w:val="16"/>
                </w:rPr>
                <w:t xml:space="preserve"> Above</w:t>
              </w:r>
            </w:ins>
            <w:del w:id="5594" w:author="Zhunisbayev, Olzhasbek [Bolashak Atyrau Limited]" w:date="2023-03-27T13:15:00Z">
              <w:r w:rsidR="00B271C8" w:rsidRPr="00014E44" w:rsidDel="00252D56">
                <w:rPr>
                  <w:rFonts w:ascii="Arial Narrow" w:hAnsi="Arial Narrow" w:cs="Arial"/>
                  <w:color w:val="auto"/>
                  <w:sz w:val="16"/>
                  <w:szCs w:val="16"/>
                </w:rPr>
                <w:delText>SOUR SERVICE WELDS ABOVE GROUND</w:delText>
              </w:r>
            </w:del>
          </w:p>
          <w:p w14:paraId="5E4DD433" w14:textId="77777777" w:rsidR="00EA2A16" w:rsidRPr="00014E44" w:rsidDel="00252D56" w:rsidRDefault="00EA2A16" w:rsidP="00DE1185">
            <w:pPr>
              <w:pStyle w:val="CellBodyCentered"/>
              <w:rPr>
                <w:del w:id="5595" w:author="Zhunisbayev, Olzhasbek [Bolashak Atyrau Limited]" w:date="2023-03-27T13:15:00Z"/>
                <w:rFonts w:ascii="Arial Narrow" w:hAnsi="Arial Narrow" w:cs="Arial"/>
                <w:color w:val="auto"/>
                <w:sz w:val="16"/>
                <w:szCs w:val="16"/>
              </w:rPr>
            </w:pPr>
          </w:p>
          <w:p w14:paraId="026BC746" w14:textId="1D0F93DF" w:rsidR="00B271C8" w:rsidRPr="00014E44" w:rsidRDefault="00B271C8">
            <w:pPr>
              <w:pStyle w:val="CellBodyCentered"/>
              <w:rPr>
                <w:rFonts w:ascii="Arial Narrow" w:hAnsi="Arial Narrow" w:cs="Arial"/>
                <w:color w:val="auto"/>
                <w:sz w:val="16"/>
                <w:szCs w:val="16"/>
              </w:rPr>
              <w:pPrChange w:id="5596" w:author="Zhunisbayev, Olzhasbek [Bolashak Atyrau Limited]" w:date="2023-10-05T20:14:00Z">
                <w:pPr>
                  <w:pStyle w:val="CellBodyCentered"/>
                  <w:ind w:left="-128" w:right="-132"/>
                </w:pPr>
              </w:pPrChange>
            </w:pPr>
            <w:del w:id="5597" w:author="Zhunisbayev, Olzhasbek [Bolashak Atyrau Limited]" w:date="2023-03-27T13:15:00Z">
              <w:r w:rsidRPr="00014E44" w:rsidDel="00252D56">
                <w:rPr>
                  <w:rFonts w:ascii="Arial Narrow" w:hAnsi="Arial Narrow" w:cs="Arial"/>
                  <w:color w:val="auto"/>
                  <w:sz w:val="16"/>
                  <w:szCs w:val="16"/>
                </w:rPr>
                <w:delText>BELOW GROUND PIPE SIZE 20” AND ABOVE</w:delText>
              </w:r>
            </w:del>
          </w:p>
        </w:tc>
        <w:tc>
          <w:tcPr>
            <w:tcW w:w="418" w:type="dxa"/>
            <w:tcBorders>
              <w:top w:val="single" w:sz="6" w:space="0" w:color="auto"/>
              <w:left w:val="single" w:sz="6" w:space="0" w:color="auto"/>
              <w:bottom w:val="single" w:sz="6" w:space="0" w:color="auto"/>
              <w:right w:val="single" w:sz="6" w:space="0" w:color="auto"/>
            </w:tcBorders>
          </w:tcPr>
          <w:p w14:paraId="7BC87C6D" w14:textId="77777777" w:rsidR="00B271C8" w:rsidRPr="00014E44" w:rsidRDefault="00B271C8" w:rsidP="00DE1185">
            <w:pPr>
              <w:pStyle w:val="CellBodyCentered"/>
              <w:rPr>
                <w:rFonts w:ascii="Arial Narrow" w:hAnsi="Arial Narrow" w:cs="Arial"/>
                <w:color w:val="auto"/>
                <w:sz w:val="16"/>
                <w:szCs w:val="16"/>
                <w:lang w:val="en-GB"/>
              </w:rPr>
            </w:pPr>
          </w:p>
          <w:p w14:paraId="555A640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40B7EFE5" w14:textId="77777777" w:rsidTr="0038396C">
        <w:tc>
          <w:tcPr>
            <w:tcW w:w="3322" w:type="dxa"/>
            <w:tcBorders>
              <w:top w:val="single" w:sz="6" w:space="0" w:color="auto"/>
              <w:left w:val="single" w:sz="6" w:space="0" w:color="auto"/>
              <w:bottom w:val="single" w:sz="6" w:space="0" w:color="auto"/>
              <w:right w:val="single" w:sz="6" w:space="0" w:color="auto"/>
            </w:tcBorders>
          </w:tcPr>
          <w:p w14:paraId="72795C97" w14:textId="77777777" w:rsidR="00B271C8" w:rsidRPr="00014E44" w:rsidRDefault="00B271C8" w:rsidP="00DE1185">
            <w:pPr>
              <w:pStyle w:val="CellBody"/>
              <w:rPr>
                <w:rFonts w:ascii="Arial Narrow" w:hAnsi="Arial Narrow" w:cs="Arial"/>
                <w:color w:val="auto"/>
                <w:sz w:val="16"/>
                <w:szCs w:val="16"/>
                <w:lang w:val="en-GB"/>
              </w:rPr>
            </w:pPr>
          </w:p>
          <w:p w14:paraId="76B2AF1E" w14:textId="0D50DEA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AA – ACETIC ACID</w:t>
            </w:r>
          </w:p>
          <w:p w14:paraId="37120936" w14:textId="051B818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BLOWDOWN, HYDROCARBONS</w:t>
            </w:r>
          </w:p>
          <w:p w14:paraId="5153E36D" w14:textId="0909AD9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7211723E" w14:textId="6A3026F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3DE98E76" w14:textId="34948BA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BFL – SOUR FLARE GAS, LOW PRESSURE</w:t>
            </w:r>
          </w:p>
          <w:p w14:paraId="440B1C3C" w14:textId="59D168C2"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w:t>
            </w:r>
            <w:r w:rsidR="00B271C8" w:rsidRPr="00014E44">
              <w:rPr>
                <w:rFonts w:ascii="Arial Narrow" w:hAnsi="Arial Narrow" w:cs="Arial"/>
                <w:color w:val="auto"/>
                <w:sz w:val="16"/>
                <w:szCs w:val="16"/>
                <w:lang w:val="en-GB"/>
              </w:rPr>
              <w:t xml:space="preserve"> VENT TO ATMOSPHERE </w:t>
            </w:r>
          </w:p>
          <w:p w14:paraId="7946FBB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CF – FOAM MIXTURE</w:t>
            </w:r>
          </w:p>
          <w:p w14:paraId="3332A39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CH – HYDRAZINE SOLUTION</w:t>
            </w:r>
          </w:p>
          <w:p w14:paraId="7527704A" w14:textId="5554062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CHEMICAL INHIBITOR AND ANTISCALE</w:t>
            </w:r>
          </w:p>
          <w:p w14:paraId="050BAEAA"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07D122AA" w14:textId="31BB557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7D2B96D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6AD31064" w14:textId="6CF6636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lastRenderedPageBreak/>
              <w:t>FGH – FUEL GAS HIGH PRESSURE</w:t>
            </w:r>
          </w:p>
          <w:p w14:paraId="3E28A9B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3674F43D" w14:textId="7B256D0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NL – NITROGEN LOW PRESSURE</w:t>
            </w:r>
          </w:p>
          <w:p w14:paraId="5B5F6F8D" w14:textId="2D54AC3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7747562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 – LUBE OIL</w:t>
            </w:r>
          </w:p>
          <w:p w14:paraId="06C0FF8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p w14:paraId="351753C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VB – BREATHING AIR</w:t>
            </w:r>
          </w:p>
          <w:p w14:paraId="5AF5D78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VI – INSTRUMENT AIR</w:t>
            </w:r>
          </w:p>
          <w:p w14:paraId="200DEE25" w14:textId="77777777" w:rsidR="00B271C8"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DEMINERALISED WATER</w:t>
            </w:r>
          </w:p>
          <w:p w14:paraId="584FD41E" w14:textId="4EE285A9" w:rsidR="00F6114F" w:rsidRPr="00014E44" w:rsidRDefault="00F6114F"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989673B" w14:textId="77777777" w:rsidR="00B271C8" w:rsidRPr="00014E44" w:rsidRDefault="00B271C8" w:rsidP="00DE1185">
            <w:pPr>
              <w:pStyle w:val="CellBodyCentered"/>
              <w:rPr>
                <w:rFonts w:ascii="Arial Narrow" w:hAnsi="Arial Narrow" w:cs="Arial"/>
                <w:b/>
                <w:color w:val="auto"/>
                <w:sz w:val="16"/>
                <w:szCs w:val="16"/>
                <w:lang w:val="en-GB"/>
              </w:rPr>
            </w:pPr>
          </w:p>
          <w:p w14:paraId="7749FE39"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600P21</w:t>
            </w:r>
          </w:p>
          <w:p w14:paraId="6CAACEF5" w14:textId="77777777" w:rsidR="00B271C8" w:rsidRPr="00014E44" w:rsidRDefault="00B271C8" w:rsidP="00DE1185">
            <w:pPr>
              <w:pStyle w:val="CellBodyCentered"/>
              <w:rPr>
                <w:rFonts w:ascii="Arial Narrow" w:hAnsi="Arial Narrow" w:cs="Arial"/>
                <w:b/>
                <w:color w:val="auto"/>
                <w:sz w:val="16"/>
                <w:szCs w:val="16"/>
                <w:lang w:val="en-GB"/>
              </w:rPr>
            </w:pPr>
          </w:p>
          <w:p w14:paraId="6FD28FC0" w14:textId="77777777" w:rsidR="00B271C8" w:rsidRPr="00014E44" w:rsidRDefault="00B271C8" w:rsidP="00DE1185">
            <w:pPr>
              <w:pStyle w:val="CellBodyCentered"/>
              <w:rPr>
                <w:rFonts w:ascii="Arial Narrow" w:hAnsi="Arial Narrow" w:cs="Arial"/>
                <w:b/>
                <w:color w:val="auto"/>
                <w:sz w:val="16"/>
                <w:szCs w:val="16"/>
                <w:lang w:val="en-GB"/>
              </w:rPr>
            </w:pPr>
          </w:p>
          <w:p w14:paraId="7BE1B79A" w14:textId="77777777" w:rsidR="00B271C8" w:rsidRPr="00014E44" w:rsidRDefault="00B271C8" w:rsidP="00DE1185">
            <w:pPr>
              <w:pStyle w:val="CellBodyCentered"/>
              <w:rPr>
                <w:rFonts w:ascii="Arial Narrow" w:hAnsi="Arial Narrow" w:cs="Arial"/>
                <w:b/>
                <w:color w:val="auto"/>
                <w:sz w:val="16"/>
                <w:szCs w:val="16"/>
                <w:lang w:val="en-GB"/>
              </w:rPr>
            </w:pPr>
          </w:p>
          <w:p w14:paraId="1D4D7CB8" w14:textId="77777777" w:rsidR="00B271C8" w:rsidRPr="00014E44" w:rsidRDefault="00B271C8" w:rsidP="00DE1185">
            <w:pPr>
              <w:pStyle w:val="CellBodyCentered"/>
              <w:rPr>
                <w:rFonts w:ascii="Arial Narrow" w:hAnsi="Arial Narrow" w:cs="Arial"/>
                <w:b/>
                <w:color w:val="auto"/>
                <w:sz w:val="16"/>
                <w:szCs w:val="16"/>
                <w:lang w:val="en-GB"/>
              </w:rPr>
            </w:pPr>
          </w:p>
          <w:p w14:paraId="40B6565E" w14:textId="77777777" w:rsidR="00B271C8" w:rsidRPr="00014E44" w:rsidRDefault="00B271C8" w:rsidP="00DE1185">
            <w:pPr>
              <w:pStyle w:val="CellBodyCentered"/>
              <w:rPr>
                <w:rFonts w:ascii="Arial Narrow" w:hAnsi="Arial Narrow" w:cs="Arial"/>
                <w:b/>
                <w:color w:val="auto"/>
                <w:sz w:val="16"/>
                <w:szCs w:val="16"/>
                <w:lang w:val="en-GB"/>
              </w:rPr>
            </w:pPr>
          </w:p>
          <w:p w14:paraId="2E1C1E7B" w14:textId="77777777" w:rsidR="00B271C8" w:rsidRPr="00014E44" w:rsidRDefault="00B271C8" w:rsidP="00DE1185">
            <w:pPr>
              <w:pStyle w:val="CellBodyCentered"/>
              <w:rPr>
                <w:rFonts w:ascii="Arial Narrow" w:hAnsi="Arial Narrow" w:cs="Arial"/>
                <w:b/>
                <w:color w:val="auto"/>
                <w:sz w:val="16"/>
                <w:szCs w:val="16"/>
                <w:lang w:val="en-GB"/>
              </w:rPr>
            </w:pPr>
          </w:p>
          <w:p w14:paraId="07CA0F5B" w14:textId="77777777" w:rsidR="00B271C8" w:rsidRPr="00014E44" w:rsidRDefault="00B271C8" w:rsidP="00DE1185">
            <w:pPr>
              <w:pStyle w:val="CellBodyCentered"/>
              <w:rPr>
                <w:rFonts w:ascii="Arial Narrow" w:hAnsi="Arial Narrow" w:cs="Arial"/>
                <w:b/>
                <w:color w:val="auto"/>
                <w:sz w:val="16"/>
                <w:szCs w:val="16"/>
                <w:lang w:val="en-GB"/>
              </w:rPr>
            </w:pPr>
          </w:p>
          <w:p w14:paraId="6DBBD226" w14:textId="77777777" w:rsidR="00B271C8" w:rsidRPr="00014E44" w:rsidRDefault="00B271C8" w:rsidP="00DE1185">
            <w:pPr>
              <w:pStyle w:val="CellBodyCentered"/>
              <w:rPr>
                <w:rFonts w:ascii="Arial Narrow" w:hAnsi="Arial Narrow" w:cs="Arial"/>
                <w:b/>
                <w:color w:val="auto"/>
                <w:sz w:val="16"/>
                <w:szCs w:val="16"/>
                <w:lang w:val="en-GB"/>
              </w:rPr>
            </w:pPr>
          </w:p>
          <w:p w14:paraId="5979EF91" w14:textId="77777777" w:rsidR="00B271C8" w:rsidRPr="00014E44" w:rsidRDefault="00B271C8" w:rsidP="00DE1185">
            <w:pPr>
              <w:pStyle w:val="CellBodyCentered"/>
              <w:rPr>
                <w:rFonts w:ascii="Arial Narrow" w:hAnsi="Arial Narrow" w:cs="Arial"/>
                <w:b/>
                <w:color w:val="auto"/>
                <w:sz w:val="16"/>
                <w:szCs w:val="16"/>
                <w:lang w:val="en-GB"/>
              </w:rPr>
            </w:pPr>
          </w:p>
          <w:p w14:paraId="2A09013A" w14:textId="77777777" w:rsidR="001F024D" w:rsidRDefault="001F024D" w:rsidP="001F024D">
            <w:pPr>
              <w:pStyle w:val="CellBodyCentered"/>
              <w:rPr>
                <w:rFonts w:ascii="Arial Narrow" w:hAnsi="Arial Narrow" w:cs="Arial"/>
                <w:b/>
                <w:color w:val="auto"/>
                <w:sz w:val="16"/>
                <w:szCs w:val="16"/>
                <w:lang w:val="en-GB"/>
              </w:rPr>
            </w:pPr>
          </w:p>
          <w:p w14:paraId="2906E5BB" w14:textId="77777777" w:rsidR="001F024D" w:rsidRDefault="001F024D" w:rsidP="001F024D">
            <w:pPr>
              <w:pStyle w:val="CellBodyCentered"/>
              <w:rPr>
                <w:rFonts w:ascii="Arial Narrow" w:hAnsi="Arial Narrow" w:cs="Arial"/>
                <w:b/>
                <w:color w:val="auto"/>
                <w:sz w:val="16"/>
                <w:szCs w:val="16"/>
                <w:lang w:val="en-GB"/>
              </w:rPr>
            </w:pPr>
          </w:p>
          <w:p w14:paraId="33811A77" w14:textId="289CF8F0" w:rsidR="00B271C8" w:rsidRDefault="001F024D" w:rsidP="001F024D">
            <w:pPr>
              <w:pStyle w:val="CellBodyCentered"/>
              <w:rPr>
                <w:rFonts w:ascii="Arial Narrow" w:hAnsi="Arial Narrow" w:cs="Arial"/>
                <w:b/>
                <w:color w:val="auto"/>
                <w:sz w:val="16"/>
                <w:szCs w:val="16"/>
                <w:lang w:val="en-GB"/>
              </w:rPr>
            </w:pPr>
            <w:r>
              <w:rPr>
                <w:rFonts w:ascii="Arial Narrow" w:hAnsi="Arial Narrow" w:cs="Arial"/>
                <w:b/>
                <w:color w:val="auto"/>
                <w:sz w:val="16"/>
                <w:szCs w:val="16"/>
                <w:lang w:val="en-GB"/>
              </w:rPr>
              <w:lastRenderedPageBreak/>
              <w:t>600P21</w:t>
            </w:r>
          </w:p>
          <w:p w14:paraId="2984EA20" w14:textId="567E9CDD" w:rsidR="001F024D" w:rsidRPr="00014E44" w:rsidRDefault="001F024D" w:rsidP="001F024D">
            <w:pPr>
              <w:pStyle w:val="CellBodyCentered"/>
              <w:rPr>
                <w:rFonts w:ascii="Arial Narrow" w:hAnsi="Arial Narrow" w:cs="Arial"/>
                <w:b/>
                <w:color w:val="auto"/>
                <w:sz w:val="16"/>
                <w:szCs w:val="16"/>
                <w:lang w:val="en-GB"/>
              </w:rPr>
            </w:pPr>
            <w:r>
              <w:rPr>
                <w:rFonts w:ascii="Arial Narrow" w:hAnsi="Arial Narrow" w:cs="Arial"/>
                <w:b/>
                <w:color w:val="auto"/>
                <w:sz w:val="16"/>
                <w:szCs w:val="16"/>
                <w:lang w:val="en-GB"/>
              </w:rPr>
              <w:t>Cont.</w:t>
            </w:r>
          </w:p>
          <w:p w14:paraId="7AE11FDE" w14:textId="77777777" w:rsidR="00B271C8" w:rsidRPr="00014E44" w:rsidRDefault="00B271C8" w:rsidP="00DE1185">
            <w:pPr>
              <w:pStyle w:val="CellBodyCentered"/>
              <w:rPr>
                <w:rFonts w:ascii="Arial Narrow" w:hAnsi="Arial Narrow" w:cs="Arial"/>
                <w:b/>
                <w:color w:val="auto"/>
                <w:sz w:val="16"/>
                <w:szCs w:val="16"/>
                <w:lang w:val="en-GB"/>
              </w:rPr>
            </w:pPr>
          </w:p>
          <w:p w14:paraId="29908348" w14:textId="77777777" w:rsidR="00B271C8" w:rsidRPr="00014E44" w:rsidRDefault="00B271C8" w:rsidP="00DE1185">
            <w:pPr>
              <w:pStyle w:val="CellBodyCentered"/>
              <w:rPr>
                <w:rFonts w:ascii="Arial Narrow" w:hAnsi="Arial Narrow" w:cs="Arial"/>
                <w:b/>
                <w:color w:val="auto"/>
                <w:sz w:val="16"/>
                <w:szCs w:val="16"/>
                <w:lang w:val="en-GB"/>
              </w:rPr>
            </w:pPr>
          </w:p>
          <w:p w14:paraId="28092FE8" w14:textId="77777777" w:rsidR="00B271C8" w:rsidRPr="00014E44" w:rsidRDefault="00B271C8" w:rsidP="00DE1185">
            <w:pPr>
              <w:pStyle w:val="CellBodyCentered"/>
              <w:rPr>
                <w:rFonts w:ascii="Arial Narrow" w:hAnsi="Arial Narrow" w:cs="Arial"/>
                <w:b/>
                <w:color w:val="auto"/>
                <w:sz w:val="16"/>
                <w:szCs w:val="16"/>
                <w:lang w:val="en-GB"/>
              </w:rPr>
            </w:pPr>
          </w:p>
          <w:p w14:paraId="037FAD74" w14:textId="77777777" w:rsidR="00B271C8" w:rsidRPr="00014E44" w:rsidRDefault="00B271C8" w:rsidP="00DE1185">
            <w:pPr>
              <w:pStyle w:val="CellBodyCentered"/>
              <w:rPr>
                <w:rFonts w:ascii="Arial Narrow" w:hAnsi="Arial Narrow" w:cs="Arial"/>
                <w:b/>
                <w:color w:val="auto"/>
                <w:sz w:val="16"/>
                <w:szCs w:val="16"/>
                <w:lang w:val="en-GB"/>
              </w:rPr>
            </w:pPr>
          </w:p>
          <w:p w14:paraId="542DEA45" w14:textId="77777777" w:rsidR="00B271C8" w:rsidRPr="00014E44" w:rsidRDefault="00B271C8" w:rsidP="00DE1185">
            <w:pPr>
              <w:pStyle w:val="CellBodyCentered"/>
              <w:rPr>
                <w:rFonts w:ascii="Arial Narrow" w:hAnsi="Arial Narrow" w:cs="Arial"/>
                <w:b/>
                <w:color w:val="auto"/>
                <w:sz w:val="16"/>
                <w:szCs w:val="16"/>
                <w:lang w:val="en-GB"/>
              </w:rPr>
            </w:pPr>
          </w:p>
          <w:p w14:paraId="00813C93" w14:textId="77777777" w:rsidR="00B271C8" w:rsidRPr="00014E44" w:rsidRDefault="00B271C8" w:rsidP="00DE1185">
            <w:pPr>
              <w:pStyle w:val="CellBodyCentered"/>
              <w:rPr>
                <w:rFonts w:ascii="Arial Narrow" w:hAnsi="Arial Narrow" w:cs="Arial"/>
                <w:b/>
                <w:color w:val="auto"/>
                <w:sz w:val="16"/>
                <w:szCs w:val="16"/>
                <w:lang w:val="en-GB"/>
              </w:rPr>
            </w:pPr>
          </w:p>
          <w:p w14:paraId="78FD8F44" w14:textId="77777777" w:rsidR="00B271C8" w:rsidRPr="00014E44" w:rsidRDefault="00B271C8" w:rsidP="00DE1185">
            <w:pPr>
              <w:pStyle w:val="CellBodyCentered"/>
              <w:rPr>
                <w:rFonts w:ascii="Arial Narrow" w:hAnsi="Arial Narrow" w:cs="Arial"/>
                <w:b/>
                <w:color w:val="auto"/>
                <w:sz w:val="16"/>
                <w:szCs w:val="16"/>
                <w:lang w:val="en-GB"/>
              </w:rPr>
            </w:pPr>
          </w:p>
          <w:p w14:paraId="326E28EE"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4724EFD4" w14:textId="77777777" w:rsidR="00B271C8" w:rsidRPr="00014E44" w:rsidRDefault="00B271C8" w:rsidP="00DE1185">
            <w:pPr>
              <w:pStyle w:val="CellBodyCentered"/>
              <w:rPr>
                <w:rFonts w:ascii="Arial Narrow" w:hAnsi="Arial Narrow" w:cs="Arial"/>
                <w:color w:val="auto"/>
                <w:sz w:val="16"/>
                <w:szCs w:val="16"/>
                <w:lang w:val="en-GB"/>
              </w:rPr>
            </w:pPr>
          </w:p>
          <w:p w14:paraId="6F1168C9" w14:textId="77777777" w:rsidR="00B271C8" w:rsidRPr="00014E44" w:rsidDel="00076A62" w:rsidRDefault="00B271C8" w:rsidP="00DE1185">
            <w:pPr>
              <w:pStyle w:val="CellBodyCentered"/>
              <w:rPr>
                <w:del w:id="5598" w:author="Zhunisbayev, Olzhasbek [Bolashak Atyrau Limited]" w:date="2023-10-16T09:36:00Z"/>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05B29422" w14:textId="77777777" w:rsidR="00B271C8" w:rsidRPr="00014E44" w:rsidDel="00076A62" w:rsidRDefault="00B271C8" w:rsidP="00DE1185">
            <w:pPr>
              <w:pStyle w:val="CellBodyCentered"/>
              <w:rPr>
                <w:del w:id="5599" w:author="Zhunisbayev, Olzhasbek [Bolashak Atyrau Limited]" w:date="2023-10-16T09:36:00Z"/>
                <w:rFonts w:ascii="Arial Narrow" w:hAnsi="Arial Narrow" w:cs="Arial"/>
                <w:color w:val="auto"/>
                <w:sz w:val="16"/>
                <w:szCs w:val="16"/>
                <w:lang w:val="en-GB"/>
              </w:rPr>
            </w:pPr>
          </w:p>
          <w:p w14:paraId="2EE98437" w14:textId="7F293A22" w:rsidR="00B271C8" w:rsidRPr="00014E44" w:rsidDel="00076A62" w:rsidRDefault="00B271C8">
            <w:pPr>
              <w:pStyle w:val="CellBodyCentered"/>
              <w:jc w:val="left"/>
              <w:rPr>
                <w:del w:id="5600" w:author="Zhunisbayev, Olzhasbek [Bolashak Atyrau Limited]" w:date="2023-10-16T09:36:00Z"/>
                <w:rFonts w:ascii="Arial Narrow" w:hAnsi="Arial Narrow" w:cs="Arial"/>
                <w:color w:val="auto"/>
                <w:sz w:val="16"/>
                <w:szCs w:val="16"/>
                <w:lang w:val="en-GB"/>
              </w:rPr>
              <w:pPrChange w:id="5601" w:author="Zhunisbayev, Olzhasbek [Bolashak Atyrau Limited]" w:date="2023-10-16T09:36:00Z">
                <w:pPr>
                  <w:pStyle w:val="CellBodyCentered"/>
                </w:pPr>
              </w:pPrChange>
            </w:pPr>
            <w:del w:id="5602" w:author="Zhunisbayev, Olzhasbek [Bolashak Atyrau Limited]" w:date="2023-10-16T09:36: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p w14:paraId="4F81FDBB" w14:textId="77777777" w:rsidR="00B271C8" w:rsidRPr="00014E44" w:rsidRDefault="00B271C8" w:rsidP="00DE1185">
            <w:pPr>
              <w:pStyle w:val="CellBodyCentered"/>
              <w:rPr>
                <w:rFonts w:ascii="Arial Narrow" w:hAnsi="Arial Narrow" w:cs="Arial"/>
                <w:color w:val="auto"/>
                <w:sz w:val="16"/>
                <w:szCs w:val="16"/>
                <w:lang w:val="en-GB"/>
              </w:rPr>
            </w:pPr>
          </w:p>
          <w:p w14:paraId="48EFE146" w14:textId="77777777" w:rsidR="00B271C8" w:rsidRPr="00014E44" w:rsidRDefault="00B271C8" w:rsidP="00DE1185">
            <w:pPr>
              <w:pStyle w:val="CellBodyCentered"/>
              <w:rPr>
                <w:rFonts w:ascii="Arial Narrow" w:hAnsi="Arial Narrow" w:cs="Arial"/>
                <w:color w:val="auto"/>
                <w:sz w:val="16"/>
                <w:szCs w:val="16"/>
                <w:lang w:val="en-GB"/>
              </w:rPr>
            </w:pPr>
          </w:p>
          <w:p w14:paraId="35A21B50" w14:textId="77777777" w:rsidR="00B271C8" w:rsidRPr="00014E44" w:rsidRDefault="00B271C8" w:rsidP="00DE1185">
            <w:pPr>
              <w:pStyle w:val="CellBodyCentered"/>
              <w:rPr>
                <w:rFonts w:ascii="Arial Narrow" w:hAnsi="Arial Narrow" w:cs="Arial"/>
                <w:color w:val="auto"/>
                <w:sz w:val="16"/>
                <w:szCs w:val="16"/>
                <w:lang w:val="en-GB"/>
              </w:rPr>
            </w:pPr>
          </w:p>
          <w:p w14:paraId="116349C6" w14:textId="77777777" w:rsidR="00B271C8" w:rsidRPr="00014E44" w:rsidRDefault="00B271C8" w:rsidP="00DE1185">
            <w:pPr>
              <w:pStyle w:val="CellBodyCentered"/>
              <w:rPr>
                <w:rFonts w:ascii="Arial Narrow" w:hAnsi="Arial Narrow" w:cs="Arial"/>
                <w:color w:val="auto"/>
                <w:sz w:val="16"/>
                <w:szCs w:val="16"/>
                <w:lang w:val="en-GB"/>
              </w:rPr>
            </w:pPr>
          </w:p>
          <w:p w14:paraId="2911FC02" w14:textId="77777777" w:rsidR="00B271C8" w:rsidRPr="00014E44" w:rsidRDefault="00B271C8" w:rsidP="00DE1185">
            <w:pPr>
              <w:pStyle w:val="CellBodyCentered"/>
              <w:rPr>
                <w:rFonts w:ascii="Arial Narrow" w:hAnsi="Arial Narrow" w:cs="Arial"/>
                <w:color w:val="auto"/>
                <w:sz w:val="16"/>
                <w:szCs w:val="16"/>
                <w:lang w:val="en-GB"/>
              </w:rPr>
            </w:pPr>
          </w:p>
          <w:p w14:paraId="31FDB2B7" w14:textId="77777777" w:rsidR="00B271C8" w:rsidRPr="00014E44" w:rsidRDefault="00B271C8" w:rsidP="00DE1185">
            <w:pPr>
              <w:pStyle w:val="CellBodyCentered"/>
              <w:rPr>
                <w:rFonts w:ascii="Arial Narrow" w:hAnsi="Arial Narrow" w:cs="Arial"/>
                <w:color w:val="auto"/>
                <w:sz w:val="16"/>
                <w:szCs w:val="16"/>
                <w:lang w:val="en-GB"/>
              </w:rPr>
            </w:pPr>
          </w:p>
          <w:p w14:paraId="6CBDF616" w14:textId="77777777" w:rsidR="00B271C8" w:rsidRPr="00014E44" w:rsidRDefault="00B271C8" w:rsidP="00DE1185">
            <w:pPr>
              <w:pStyle w:val="CellBodyCentered"/>
              <w:rPr>
                <w:rFonts w:ascii="Arial Narrow" w:hAnsi="Arial Narrow" w:cs="Arial"/>
                <w:color w:val="auto"/>
                <w:sz w:val="16"/>
                <w:szCs w:val="16"/>
                <w:lang w:val="en-GB"/>
              </w:rPr>
            </w:pPr>
          </w:p>
          <w:p w14:paraId="4E96A181" w14:textId="77777777" w:rsidR="00B271C8" w:rsidRPr="00014E44" w:rsidRDefault="00B271C8" w:rsidP="00DE1185">
            <w:pPr>
              <w:pStyle w:val="CellBodyCentered"/>
              <w:rPr>
                <w:rFonts w:ascii="Arial Narrow" w:hAnsi="Arial Narrow" w:cs="Arial"/>
                <w:color w:val="auto"/>
                <w:sz w:val="16"/>
                <w:szCs w:val="16"/>
                <w:lang w:val="en-GB"/>
              </w:rPr>
            </w:pPr>
          </w:p>
          <w:p w14:paraId="03BEA0EB" w14:textId="77777777" w:rsidR="00B271C8" w:rsidRPr="00014E44" w:rsidRDefault="00B271C8" w:rsidP="00DE1185">
            <w:pPr>
              <w:pStyle w:val="CellBodyCentered"/>
              <w:rPr>
                <w:rFonts w:ascii="Arial Narrow" w:hAnsi="Arial Narrow" w:cs="Arial"/>
                <w:color w:val="auto"/>
                <w:sz w:val="16"/>
                <w:szCs w:val="16"/>
                <w:lang w:val="en-GB"/>
              </w:rPr>
            </w:pPr>
          </w:p>
          <w:p w14:paraId="432FFCAF" w14:textId="77777777" w:rsidR="00B271C8" w:rsidRPr="00014E44" w:rsidRDefault="00B271C8" w:rsidP="00DE1185">
            <w:pPr>
              <w:pStyle w:val="CellBodyCentered"/>
              <w:rPr>
                <w:rFonts w:ascii="Arial Narrow" w:hAnsi="Arial Narrow" w:cs="Arial"/>
                <w:color w:val="auto"/>
                <w:sz w:val="16"/>
                <w:szCs w:val="16"/>
                <w:lang w:val="en-GB"/>
              </w:rPr>
            </w:pPr>
          </w:p>
          <w:p w14:paraId="22FDB0F3" w14:textId="77777777" w:rsidR="00B271C8" w:rsidRPr="00014E44" w:rsidRDefault="00B271C8" w:rsidP="00DE1185">
            <w:pPr>
              <w:pStyle w:val="CellBodyCentered"/>
              <w:rPr>
                <w:rFonts w:ascii="Arial Narrow" w:hAnsi="Arial Narrow" w:cs="Arial"/>
                <w:color w:val="auto"/>
                <w:sz w:val="16"/>
                <w:szCs w:val="16"/>
                <w:lang w:val="en-GB"/>
              </w:rPr>
            </w:pPr>
          </w:p>
          <w:p w14:paraId="797A18EA" w14:textId="77777777" w:rsidR="00B271C8" w:rsidRPr="00014E44" w:rsidRDefault="00B271C8" w:rsidP="00DE1185">
            <w:pPr>
              <w:pStyle w:val="CellBodyCentered"/>
              <w:rPr>
                <w:rFonts w:ascii="Arial Narrow" w:hAnsi="Arial Narrow" w:cs="Arial"/>
                <w:color w:val="auto"/>
                <w:sz w:val="16"/>
                <w:szCs w:val="16"/>
                <w:lang w:val="en-GB"/>
              </w:rPr>
            </w:pPr>
          </w:p>
          <w:p w14:paraId="5C1AC384" w14:textId="77777777" w:rsidR="00B271C8" w:rsidRPr="00014E44" w:rsidRDefault="00B271C8" w:rsidP="00DE1185">
            <w:pPr>
              <w:pStyle w:val="CellBodyCentered"/>
              <w:rPr>
                <w:rFonts w:ascii="Arial Narrow" w:hAnsi="Arial Narrow" w:cs="Arial"/>
                <w:color w:val="auto"/>
                <w:sz w:val="16"/>
                <w:szCs w:val="16"/>
                <w:lang w:val="en-GB"/>
              </w:rPr>
            </w:pPr>
          </w:p>
          <w:p w14:paraId="09CB7832" w14:textId="77777777" w:rsidR="00B271C8" w:rsidRPr="00014E44" w:rsidRDefault="00B271C8" w:rsidP="00DE1185">
            <w:pPr>
              <w:pStyle w:val="CellBodyCentered"/>
              <w:rPr>
                <w:rFonts w:ascii="Arial Narrow" w:hAnsi="Arial Narrow" w:cs="Arial"/>
                <w:color w:val="auto"/>
                <w:sz w:val="16"/>
                <w:szCs w:val="16"/>
                <w:lang w:val="en-GB"/>
              </w:rPr>
            </w:pPr>
          </w:p>
          <w:p w14:paraId="55A24935" w14:textId="77777777" w:rsidR="00B271C8" w:rsidRPr="00014E44" w:rsidRDefault="00B271C8" w:rsidP="00DE1185">
            <w:pPr>
              <w:pStyle w:val="CellBodyCentered"/>
              <w:tabs>
                <w:tab w:val="left" w:pos="709"/>
              </w:tabs>
              <w:ind w:left="1080"/>
              <w:rPr>
                <w:rFonts w:ascii="Arial Narrow" w:hAnsi="Arial Narrow" w:cs="Arial"/>
                <w:color w:val="auto"/>
                <w:w w:val="0"/>
                <w:sz w:val="16"/>
                <w:szCs w:val="16"/>
                <w:lang w:val="en-GB"/>
              </w:rPr>
            </w:pPr>
          </w:p>
          <w:p w14:paraId="7673ADF1" w14:textId="75FF13AA" w:rsidR="00B271C8" w:rsidRPr="00014E44" w:rsidRDefault="00B271C8" w:rsidP="00DE1185">
            <w:pPr>
              <w:pStyle w:val="CellBodyCentered"/>
              <w:tabs>
                <w:tab w:val="left" w:pos="709"/>
              </w:tabs>
              <w:ind w:left="1080"/>
              <w:jc w:val="left"/>
              <w:rPr>
                <w:rFonts w:ascii="Arial Narrow" w:hAnsi="Arial Narrow" w:cs="Arial"/>
                <w:color w:val="auto"/>
                <w:w w:val="0"/>
                <w:sz w:val="16"/>
                <w:szCs w:val="16"/>
                <w:lang w:val="en-GB"/>
              </w:rPr>
            </w:pPr>
            <w:r w:rsidRPr="00014E44">
              <w:rPr>
                <w:rFonts w:ascii="Arial Narrow" w:hAnsi="Arial Narrow" w:cs="Arial"/>
                <w:color w:val="auto"/>
                <w:sz w:val="16"/>
                <w:szCs w:val="16"/>
                <w:lang w:val="ru-RU"/>
              </w:rPr>
              <w:t>2</w:t>
            </w:r>
          </w:p>
        </w:tc>
        <w:tc>
          <w:tcPr>
            <w:tcW w:w="1080" w:type="dxa"/>
            <w:tcBorders>
              <w:top w:val="single" w:sz="6" w:space="0" w:color="auto"/>
              <w:left w:val="single" w:sz="6" w:space="0" w:color="auto"/>
              <w:bottom w:val="single" w:sz="6" w:space="0" w:color="auto"/>
              <w:right w:val="single" w:sz="6" w:space="0" w:color="auto"/>
            </w:tcBorders>
          </w:tcPr>
          <w:p w14:paraId="4EE4DE7A" w14:textId="77777777" w:rsidR="00B271C8" w:rsidRPr="00014E44" w:rsidRDefault="00B271C8" w:rsidP="00DE1185">
            <w:pPr>
              <w:pStyle w:val="CellBodyCentered"/>
              <w:rPr>
                <w:rFonts w:ascii="Arial Narrow" w:hAnsi="Arial Narrow" w:cs="Arial"/>
                <w:color w:val="auto"/>
                <w:sz w:val="16"/>
                <w:szCs w:val="16"/>
                <w:lang w:val="en-GB"/>
              </w:rPr>
            </w:pPr>
          </w:p>
          <w:p w14:paraId="3D37C5C3" w14:textId="7F1AA4F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 STAINLESS STEEL</w:t>
            </w:r>
          </w:p>
          <w:p w14:paraId="1FAAA2B5" w14:textId="77777777" w:rsidR="00B271C8" w:rsidRPr="00014E44" w:rsidRDefault="00B271C8" w:rsidP="00DE1185">
            <w:pPr>
              <w:pStyle w:val="CellBodyCentered"/>
              <w:rPr>
                <w:rFonts w:ascii="Arial Narrow" w:hAnsi="Arial Narrow" w:cs="Arial"/>
                <w:color w:val="auto"/>
                <w:sz w:val="16"/>
                <w:szCs w:val="16"/>
                <w:lang w:val="en-GB"/>
              </w:rPr>
            </w:pPr>
          </w:p>
          <w:p w14:paraId="7030BD9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18E525EA" w14:textId="77777777" w:rsidR="00B271C8" w:rsidRPr="00014E44" w:rsidRDefault="00B271C8" w:rsidP="00DE1185">
            <w:pPr>
              <w:pStyle w:val="CellBodyCentered"/>
              <w:rPr>
                <w:rFonts w:ascii="Arial Narrow" w:hAnsi="Arial Narrow" w:cs="Arial"/>
                <w:color w:val="auto"/>
                <w:sz w:val="16"/>
                <w:szCs w:val="16"/>
                <w:lang w:val="en-GB"/>
              </w:rPr>
            </w:pPr>
          </w:p>
          <w:p w14:paraId="29EC4B5D" w14:textId="77777777" w:rsidR="00B271C8" w:rsidRPr="00014E44" w:rsidRDefault="00B271C8" w:rsidP="00DE1185">
            <w:pPr>
              <w:pStyle w:val="CellBodyCentered"/>
              <w:rPr>
                <w:rFonts w:ascii="Arial Narrow" w:hAnsi="Arial Narrow" w:cs="Arial"/>
                <w:color w:val="auto"/>
                <w:sz w:val="16"/>
                <w:szCs w:val="16"/>
                <w:lang w:val="en-GB"/>
              </w:rPr>
            </w:pPr>
          </w:p>
          <w:p w14:paraId="691401F4" w14:textId="77777777" w:rsidR="00B271C8" w:rsidRPr="00014E44" w:rsidRDefault="00B271C8" w:rsidP="00DE1185">
            <w:pPr>
              <w:pStyle w:val="CellBodyCentered"/>
              <w:rPr>
                <w:rFonts w:ascii="Arial Narrow" w:hAnsi="Arial Narrow" w:cs="Arial"/>
                <w:color w:val="auto"/>
                <w:sz w:val="16"/>
                <w:szCs w:val="16"/>
                <w:lang w:val="en-GB"/>
              </w:rPr>
            </w:pPr>
          </w:p>
          <w:p w14:paraId="3F9BDF4F" w14:textId="77777777" w:rsidR="00B271C8" w:rsidRPr="00014E44" w:rsidRDefault="00B271C8" w:rsidP="00DE1185">
            <w:pPr>
              <w:pStyle w:val="CellBodyCentered"/>
              <w:rPr>
                <w:rFonts w:ascii="Arial Narrow" w:hAnsi="Arial Narrow" w:cs="Arial"/>
                <w:color w:val="auto"/>
                <w:sz w:val="16"/>
                <w:szCs w:val="16"/>
                <w:lang w:val="en-GB"/>
              </w:rPr>
            </w:pPr>
          </w:p>
          <w:p w14:paraId="59D2A23B" w14:textId="77777777" w:rsidR="00B271C8" w:rsidRPr="00014E44" w:rsidRDefault="00B271C8" w:rsidP="00DE1185">
            <w:pPr>
              <w:pStyle w:val="CellBodyCentered"/>
              <w:rPr>
                <w:rFonts w:ascii="Arial Narrow" w:hAnsi="Arial Narrow" w:cs="Arial"/>
                <w:color w:val="auto"/>
                <w:sz w:val="16"/>
                <w:szCs w:val="16"/>
                <w:lang w:val="en-GB"/>
              </w:rPr>
            </w:pPr>
          </w:p>
          <w:p w14:paraId="00A684AF" w14:textId="77777777" w:rsidR="00B271C8" w:rsidRPr="00014E44" w:rsidRDefault="00B271C8" w:rsidP="00DE1185">
            <w:pPr>
              <w:pStyle w:val="CellBodyCentered"/>
              <w:rPr>
                <w:rFonts w:ascii="Arial Narrow" w:hAnsi="Arial Narrow" w:cs="Arial"/>
                <w:color w:val="auto"/>
                <w:sz w:val="16"/>
                <w:szCs w:val="16"/>
                <w:lang w:val="en-GB"/>
              </w:rPr>
            </w:pPr>
          </w:p>
          <w:p w14:paraId="0F3CD97C" w14:textId="77777777" w:rsidR="00B271C8" w:rsidRPr="00014E44" w:rsidRDefault="00B271C8" w:rsidP="00DE1185">
            <w:pPr>
              <w:pStyle w:val="CellBodyCentered"/>
              <w:rPr>
                <w:rFonts w:ascii="Arial Narrow" w:hAnsi="Arial Narrow" w:cs="Arial"/>
                <w:color w:val="auto"/>
                <w:sz w:val="16"/>
                <w:szCs w:val="16"/>
                <w:lang w:val="en-GB"/>
              </w:rPr>
            </w:pPr>
          </w:p>
          <w:p w14:paraId="2C702E76" w14:textId="77777777" w:rsidR="00B271C8" w:rsidRPr="00014E44" w:rsidRDefault="00B271C8" w:rsidP="00DE1185">
            <w:pPr>
              <w:pStyle w:val="CellBodyCentered"/>
              <w:rPr>
                <w:rFonts w:ascii="Arial Narrow" w:hAnsi="Arial Narrow" w:cs="Arial"/>
                <w:color w:val="auto"/>
                <w:sz w:val="16"/>
                <w:szCs w:val="16"/>
                <w:lang w:val="en-GB"/>
              </w:rPr>
            </w:pPr>
          </w:p>
          <w:p w14:paraId="66B31DA0" w14:textId="77777777" w:rsidR="00B271C8" w:rsidRPr="00014E44" w:rsidRDefault="00B271C8" w:rsidP="00DE1185">
            <w:pPr>
              <w:pStyle w:val="CellBodyCentered"/>
              <w:rPr>
                <w:rFonts w:ascii="Arial Narrow" w:hAnsi="Arial Narrow" w:cs="Arial"/>
                <w:color w:val="auto"/>
                <w:sz w:val="16"/>
                <w:szCs w:val="16"/>
                <w:lang w:val="en-GB"/>
              </w:rPr>
            </w:pPr>
          </w:p>
          <w:p w14:paraId="00846087" w14:textId="77777777" w:rsidR="00B271C8" w:rsidRPr="00014E44" w:rsidRDefault="00B271C8" w:rsidP="00DE1185">
            <w:pPr>
              <w:pStyle w:val="CellBodyCentered"/>
              <w:rPr>
                <w:rFonts w:ascii="Arial Narrow" w:hAnsi="Arial Narrow" w:cs="Arial"/>
                <w:color w:val="auto"/>
                <w:sz w:val="16"/>
                <w:szCs w:val="16"/>
                <w:lang w:val="en-GB"/>
              </w:rPr>
            </w:pPr>
          </w:p>
          <w:p w14:paraId="7177CB4B" w14:textId="77777777" w:rsidR="00B271C8" w:rsidRPr="00014E44" w:rsidRDefault="00B271C8" w:rsidP="00DE1185">
            <w:pPr>
              <w:pStyle w:val="CellBodyCentered"/>
              <w:rPr>
                <w:rFonts w:ascii="Arial Narrow" w:hAnsi="Arial Narrow" w:cs="Arial"/>
                <w:color w:val="auto"/>
                <w:sz w:val="16"/>
                <w:szCs w:val="16"/>
                <w:lang w:val="en-GB"/>
              </w:rPr>
            </w:pPr>
          </w:p>
          <w:p w14:paraId="1BBEFB8E" w14:textId="77777777" w:rsidR="00B271C8" w:rsidRPr="00014E44" w:rsidRDefault="00B271C8" w:rsidP="00DE1185">
            <w:pPr>
              <w:pStyle w:val="CellBodyCentered"/>
              <w:rPr>
                <w:rFonts w:ascii="Arial Narrow" w:hAnsi="Arial Narrow" w:cs="Arial"/>
                <w:color w:val="auto"/>
                <w:sz w:val="16"/>
                <w:szCs w:val="16"/>
                <w:lang w:val="en-GB"/>
              </w:rPr>
            </w:pPr>
          </w:p>
          <w:p w14:paraId="08C5269E" w14:textId="77777777" w:rsidR="00B271C8" w:rsidRPr="00014E44" w:rsidRDefault="00B271C8" w:rsidP="00DE1185">
            <w:pPr>
              <w:pStyle w:val="CellBodyCentered"/>
              <w:rPr>
                <w:rFonts w:ascii="Arial Narrow" w:hAnsi="Arial Narrow" w:cs="Arial"/>
                <w:color w:val="auto"/>
                <w:sz w:val="16"/>
                <w:szCs w:val="16"/>
                <w:lang w:val="en-GB"/>
              </w:rPr>
            </w:pPr>
          </w:p>
          <w:p w14:paraId="29F95C78"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E5D2495" w14:textId="77777777" w:rsidR="00B271C8" w:rsidRPr="00014E44" w:rsidRDefault="00B271C8" w:rsidP="00DE1185">
            <w:pPr>
              <w:pStyle w:val="CellBodyCentered"/>
              <w:rPr>
                <w:rFonts w:ascii="Arial Narrow" w:hAnsi="Arial Narrow" w:cs="Arial"/>
                <w:color w:val="auto"/>
                <w:sz w:val="16"/>
                <w:szCs w:val="16"/>
                <w:lang w:val="en-GB"/>
              </w:rPr>
            </w:pPr>
          </w:p>
          <w:p w14:paraId="365162C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600</w:t>
            </w:r>
          </w:p>
          <w:p w14:paraId="6B47A01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p w14:paraId="35D69CB4" w14:textId="77777777" w:rsidR="00B271C8" w:rsidRPr="00014E44" w:rsidRDefault="00B271C8" w:rsidP="00DE1185">
            <w:pPr>
              <w:pStyle w:val="CellBodyCentered"/>
              <w:rPr>
                <w:rFonts w:ascii="Arial Narrow" w:hAnsi="Arial Narrow" w:cs="Arial"/>
                <w:color w:val="auto"/>
                <w:sz w:val="16"/>
                <w:szCs w:val="16"/>
                <w:lang w:val="en-GB"/>
              </w:rPr>
            </w:pPr>
          </w:p>
          <w:p w14:paraId="05467E56" w14:textId="77777777" w:rsidR="00B271C8" w:rsidRPr="00014E44" w:rsidRDefault="00B271C8" w:rsidP="00DE1185">
            <w:pPr>
              <w:pStyle w:val="CellBodyCentered"/>
              <w:rPr>
                <w:rFonts w:ascii="Arial Narrow" w:hAnsi="Arial Narrow" w:cs="Arial"/>
                <w:color w:val="auto"/>
                <w:sz w:val="16"/>
                <w:szCs w:val="16"/>
                <w:lang w:val="en-GB"/>
              </w:rPr>
            </w:pPr>
          </w:p>
          <w:p w14:paraId="7C694DA7" w14:textId="77777777" w:rsidR="00B271C8" w:rsidRPr="00014E44" w:rsidRDefault="00B271C8" w:rsidP="00DE1185">
            <w:pPr>
              <w:pStyle w:val="CellBodyCentered"/>
              <w:rPr>
                <w:rFonts w:ascii="Arial Narrow" w:hAnsi="Arial Narrow" w:cs="Arial"/>
                <w:color w:val="auto"/>
                <w:sz w:val="16"/>
                <w:szCs w:val="16"/>
                <w:lang w:val="en-GB"/>
              </w:rPr>
            </w:pPr>
          </w:p>
          <w:p w14:paraId="6ED50A82" w14:textId="77777777" w:rsidR="00B271C8" w:rsidRPr="00014E44" w:rsidRDefault="00B271C8" w:rsidP="00DE1185">
            <w:pPr>
              <w:pStyle w:val="CellBodyCentered"/>
              <w:rPr>
                <w:rFonts w:ascii="Arial Narrow" w:hAnsi="Arial Narrow" w:cs="Arial"/>
                <w:color w:val="auto"/>
                <w:sz w:val="16"/>
                <w:szCs w:val="16"/>
                <w:lang w:val="en-GB"/>
              </w:rPr>
            </w:pPr>
          </w:p>
          <w:p w14:paraId="7E010D64" w14:textId="77777777" w:rsidR="00B271C8" w:rsidRPr="00014E44" w:rsidRDefault="00B271C8" w:rsidP="00DE1185">
            <w:pPr>
              <w:pStyle w:val="CellBodyCentered"/>
              <w:rPr>
                <w:rFonts w:ascii="Arial Narrow" w:hAnsi="Arial Narrow" w:cs="Arial"/>
                <w:color w:val="auto"/>
                <w:sz w:val="16"/>
                <w:szCs w:val="16"/>
                <w:lang w:val="en-GB"/>
              </w:rPr>
            </w:pPr>
          </w:p>
          <w:p w14:paraId="096BB263" w14:textId="77777777" w:rsidR="00B271C8" w:rsidRPr="00014E44" w:rsidRDefault="00B271C8" w:rsidP="00DE1185">
            <w:pPr>
              <w:pStyle w:val="CellBodyCentered"/>
              <w:rPr>
                <w:rFonts w:ascii="Arial Narrow" w:hAnsi="Arial Narrow" w:cs="Arial"/>
                <w:color w:val="auto"/>
                <w:sz w:val="16"/>
                <w:szCs w:val="16"/>
                <w:lang w:val="en-GB"/>
              </w:rPr>
            </w:pPr>
          </w:p>
          <w:p w14:paraId="03A73997" w14:textId="77777777" w:rsidR="00B271C8" w:rsidRPr="00014E44" w:rsidRDefault="00B271C8" w:rsidP="00DE1185">
            <w:pPr>
              <w:pStyle w:val="CellBodyCentered"/>
              <w:rPr>
                <w:rFonts w:ascii="Arial Narrow" w:hAnsi="Arial Narrow" w:cs="Arial"/>
                <w:color w:val="auto"/>
                <w:sz w:val="16"/>
                <w:szCs w:val="16"/>
                <w:lang w:val="en-GB"/>
              </w:rPr>
            </w:pPr>
          </w:p>
          <w:p w14:paraId="4158FD1E" w14:textId="77777777" w:rsidR="00B271C8" w:rsidRPr="00014E44" w:rsidRDefault="00B271C8" w:rsidP="00DE1185">
            <w:pPr>
              <w:pStyle w:val="CellBodyCentered"/>
              <w:rPr>
                <w:rFonts w:ascii="Arial Narrow" w:hAnsi="Arial Narrow" w:cs="Arial"/>
                <w:color w:val="auto"/>
                <w:sz w:val="16"/>
                <w:szCs w:val="16"/>
                <w:lang w:val="en-GB"/>
              </w:rPr>
            </w:pPr>
          </w:p>
          <w:p w14:paraId="0DF348A2" w14:textId="77777777" w:rsidR="00B271C8" w:rsidRPr="00014E44" w:rsidRDefault="00B271C8" w:rsidP="00DE1185">
            <w:pPr>
              <w:pStyle w:val="CellBodyCentered"/>
              <w:rPr>
                <w:rFonts w:ascii="Arial Narrow" w:hAnsi="Arial Narrow" w:cs="Arial"/>
                <w:color w:val="auto"/>
                <w:sz w:val="16"/>
                <w:szCs w:val="16"/>
                <w:lang w:val="en-GB"/>
              </w:rPr>
            </w:pPr>
          </w:p>
          <w:p w14:paraId="4936356F" w14:textId="77777777" w:rsidR="00B271C8" w:rsidRPr="00014E44" w:rsidRDefault="00B271C8" w:rsidP="00DE1185">
            <w:pPr>
              <w:pStyle w:val="CellBodyCentered"/>
              <w:rPr>
                <w:rFonts w:ascii="Arial Narrow" w:hAnsi="Arial Narrow" w:cs="Arial"/>
                <w:color w:val="auto"/>
                <w:sz w:val="16"/>
                <w:szCs w:val="16"/>
                <w:lang w:val="en-GB"/>
              </w:rPr>
            </w:pPr>
          </w:p>
          <w:p w14:paraId="3FACC136" w14:textId="77777777" w:rsidR="00B271C8" w:rsidRPr="00014E44" w:rsidRDefault="00B271C8" w:rsidP="00DE1185">
            <w:pPr>
              <w:pStyle w:val="CellBodyCentered"/>
              <w:rPr>
                <w:rFonts w:ascii="Arial Narrow" w:hAnsi="Arial Narrow" w:cs="Arial"/>
                <w:color w:val="auto"/>
                <w:sz w:val="16"/>
                <w:szCs w:val="16"/>
                <w:lang w:val="en-GB"/>
              </w:rPr>
            </w:pPr>
          </w:p>
          <w:p w14:paraId="617CFEF2" w14:textId="77777777" w:rsidR="00B271C8" w:rsidRPr="00014E44" w:rsidRDefault="00B271C8" w:rsidP="00DE1185">
            <w:pPr>
              <w:pStyle w:val="CellBodyCentered"/>
              <w:rPr>
                <w:rFonts w:ascii="Arial Narrow" w:hAnsi="Arial Narrow" w:cs="Arial"/>
                <w:color w:val="auto"/>
                <w:sz w:val="16"/>
                <w:szCs w:val="16"/>
                <w:lang w:val="en-GB"/>
              </w:rPr>
            </w:pPr>
          </w:p>
          <w:p w14:paraId="134D6AF3" w14:textId="77777777" w:rsidR="00B271C8" w:rsidRPr="00014E44" w:rsidRDefault="00B271C8" w:rsidP="00DE1185">
            <w:pPr>
              <w:pStyle w:val="CellBodyCentered"/>
              <w:rPr>
                <w:rFonts w:ascii="Arial Narrow" w:hAnsi="Arial Narrow" w:cs="Arial"/>
                <w:color w:val="auto"/>
                <w:sz w:val="16"/>
                <w:szCs w:val="16"/>
                <w:lang w:val="en-GB"/>
              </w:rPr>
            </w:pPr>
          </w:p>
          <w:p w14:paraId="1C0CA85F" w14:textId="77777777" w:rsidR="00B271C8" w:rsidRPr="00014E44" w:rsidRDefault="00B271C8" w:rsidP="00DE1185">
            <w:pPr>
              <w:pStyle w:val="CellBodyCentered"/>
              <w:rPr>
                <w:rFonts w:ascii="Arial Narrow" w:hAnsi="Arial Narrow" w:cs="Arial"/>
                <w:color w:val="auto"/>
                <w:sz w:val="16"/>
                <w:szCs w:val="16"/>
                <w:lang w:val="en-GB"/>
              </w:rPr>
            </w:pPr>
          </w:p>
          <w:p w14:paraId="2CA411EA" w14:textId="77777777" w:rsidR="00B271C8" w:rsidRPr="00014E44" w:rsidRDefault="00B271C8" w:rsidP="00DE1185">
            <w:pPr>
              <w:pStyle w:val="CellBodyCentered"/>
              <w:rPr>
                <w:rFonts w:ascii="Arial Narrow" w:hAnsi="Arial Narrow" w:cs="Arial"/>
                <w:color w:val="auto"/>
                <w:sz w:val="16"/>
                <w:szCs w:val="16"/>
                <w:lang w:val="en-GB"/>
              </w:rPr>
            </w:pPr>
          </w:p>
          <w:p w14:paraId="2D5009D6" w14:textId="77777777" w:rsidR="00B271C8" w:rsidRPr="00014E44" w:rsidRDefault="00B271C8" w:rsidP="00DE1185">
            <w:pPr>
              <w:pStyle w:val="CellBodyCentered"/>
              <w:rPr>
                <w:rFonts w:ascii="Arial Narrow" w:hAnsi="Arial Narrow" w:cs="Arial"/>
                <w:color w:val="auto"/>
                <w:sz w:val="16"/>
                <w:szCs w:val="16"/>
                <w:lang w:val="en-GB"/>
              </w:rPr>
            </w:pPr>
          </w:p>
          <w:p w14:paraId="729629AF"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5CA21B4" w14:textId="77777777" w:rsidR="00B271C8" w:rsidRPr="00014E44" w:rsidRDefault="00B271C8" w:rsidP="00DE1185">
            <w:pPr>
              <w:pStyle w:val="CellBodyCentered"/>
              <w:rPr>
                <w:rFonts w:ascii="Arial Narrow" w:hAnsi="Arial Narrow" w:cs="Arial"/>
                <w:color w:val="auto"/>
                <w:sz w:val="16"/>
                <w:szCs w:val="16"/>
                <w:lang w:val="en-GB"/>
              </w:rPr>
            </w:pPr>
          </w:p>
          <w:p w14:paraId="367BA51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-120 to +180°C</w:t>
            </w:r>
          </w:p>
          <w:p w14:paraId="6A5D592C" w14:textId="77777777" w:rsidR="00B271C8" w:rsidRPr="00014E44" w:rsidRDefault="00B271C8" w:rsidP="00DE1185">
            <w:pPr>
              <w:pStyle w:val="CellBodyCentered"/>
              <w:rPr>
                <w:rFonts w:ascii="Arial Narrow" w:hAnsi="Arial Narrow" w:cs="Arial"/>
                <w:color w:val="auto"/>
                <w:sz w:val="16"/>
                <w:szCs w:val="16"/>
                <w:lang w:val="en-GB"/>
              </w:rPr>
            </w:pPr>
          </w:p>
          <w:p w14:paraId="1A32EFF6" w14:textId="17660AA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del w:id="5603" w:author="Zhunisbayev, Olzhasbek A [Bolashak Atyrau Limited]" w:date="2022-06-13T18:30:00Z">
              <w:r w:rsidRPr="00014E44" w:rsidDel="00786DF5">
                <w:rPr>
                  <w:rFonts w:ascii="Arial Narrow" w:hAnsi="Arial Narrow" w:cs="Arial"/>
                  <w:color w:val="auto"/>
                  <w:sz w:val="16"/>
                  <w:szCs w:val="16"/>
                  <w:lang w:val="en-GB"/>
                </w:rPr>
                <w:delText>6</w:delText>
              </w:r>
            </w:del>
            <w:ins w:id="5604" w:author="Zhunisbayev, Olzhasbek A [Bolashak Atyrau Limited]" w:date="2022-06-13T18:30:00Z">
              <w:r w:rsidRPr="00014E44">
                <w:rPr>
                  <w:rFonts w:ascii="Arial Narrow" w:hAnsi="Arial Narrow" w:cs="Arial"/>
                  <w:color w:val="auto"/>
                  <w:sz w:val="16"/>
                  <w:szCs w:val="16"/>
                  <w:lang w:val="en-GB"/>
                </w:rPr>
                <w:t>5</w:t>
              </w:r>
            </w:ins>
          </w:p>
          <w:p w14:paraId="2F2C7753" w14:textId="77777777" w:rsidR="00B271C8" w:rsidRPr="00014E44" w:rsidRDefault="00B271C8" w:rsidP="00DE1185">
            <w:pPr>
              <w:pStyle w:val="CellBodyCentered"/>
              <w:rPr>
                <w:rFonts w:ascii="Arial Narrow" w:hAnsi="Arial Narrow" w:cs="Arial"/>
                <w:color w:val="auto"/>
                <w:sz w:val="16"/>
                <w:szCs w:val="16"/>
                <w:lang w:val="en-GB"/>
              </w:rPr>
            </w:pPr>
          </w:p>
          <w:p w14:paraId="57EA8584" w14:textId="77777777" w:rsidR="00B271C8" w:rsidRPr="00014E44" w:rsidRDefault="00B271C8" w:rsidP="00DE1185">
            <w:pPr>
              <w:pStyle w:val="CellBodyCentered"/>
              <w:rPr>
                <w:rFonts w:ascii="Arial Narrow" w:hAnsi="Arial Narrow" w:cs="Arial"/>
                <w:color w:val="auto"/>
                <w:sz w:val="16"/>
                <w:szCs w:val="16"/>
                <w:lang w:val="en-GB"/>
              </w:rPr>
            </w:pPr>
          </w:p>
          <w:p w14:paraId="5B10F50A" w14:textId="77777777" w:rsidR="00B271C8" w:rsidRPr="00014E44" w:rsidRDefault="00B271C8" w:rsidP="00DE1185">
            <w:pPr>
              <w:pStyle w:val="CellBodyCentered"/>
              <w:rPr>
                <w:rFonts w:ascii="Arial Narrow" w:hAnsi="Arial Narrow" w:cs="Arial"/>
                <w:color w:val="auto"/>
                <w:sz w:val="16"/>
                <w:szCs w:val="16"/>
                <w:lang w:val="en-GB"/>
              </w:rPr>
            </w:pPr>
          </w:p>
          <w:p w14:paraId="3495638A" w14:textId="77777777" w:rsidR="00B271C8" w:rsidRPr="00014E44" w:rsidRDefault="00B271C8" w:rsidP="00DE1185">
            <w:pPr>
              <w:pStyle w:val="CellBodyCentered"/>
              <w:rPr>
                <w:rFonts w:ascii="Arial Narrow" w:hAnsi="Arial Narrow" w:cs="Arial"/>
                <w:color w:val="auto"/>
                <w:sz w:val="16"/>
                <w:szCs w:val="16"/>
                <w:lang w:val="en-GB"/>
              </w:rPr>
            </w:pPr>
          </w:p>
          <w:p w14:paraId="621875FB" w14:textId="77777777" w:rsidR="00B271C8" w:rsidRPr="00014E44" w:rsidRDefault="00B271C8" w:rsidP="00DE1185">
            <w:pPr>
              <w:pStyle w:val="CellBodyCentered"/>
              <w:rPr>
                <w:rFonts w:ascii="Arial Narrow" w:hAnsi="Arial Narrow" w:cs="Arial"/>
                <w:color w:val="auto"/>
                <w:w w:val="0"/>
                <w:sz w:val="16"/>
                <w:szCs w:val="16"/>
                <w:lang w:val="en-GB"/>
              </w:rPr>
            </w:pPr>
          </w:p>
          <w:p w14:paraId="5F72F7A5" w14:textId="77777777" w:rsidR="00B271C8" w:rsidRPr="00014E44" w:rsidRDefault="00B271C8" w:rsidP="00DE1185">
            <w:pPr>
              <w:pStyle w:val="CellBodyCentered"/>
              <w:rPr>
                <w:rFonts w:ascii="Arial Narrow" w:hAnsi="Arial Narrow" w:cs="Arial"/>
                <w:color w:val="auto"/>
                <w:w w:val="0"/>
                <w:sz w:val="16"/>
                <w:szCs w:val="16"/>
                <w:lang w:val="en-GB"/>
              </w:rPr>
            </w:pPr>
          </w:p>
          <w:p w14:paraId="5893707F" w14:textId="77777777" w:rsidR="00B271C8" w:rsidRPr="00014E44" w:rsidRDefault="00B271C8" w:rsidP="00DE1185">
            <w:pPr>
              <w:pStyle w:val="CellBodyCentered"/>
              <w:rPr>
                <w:rFonts w:ascii="Arial Narrow" w:hAnsi="Arial Narrow" w:cs="Arial"/>
                <w:color w:val="auto"/>
                <w:w w:val="0"/>
                <w:sz w:val="16"/>
                <w:szCs w:val="16"/>
                <w:lang w:val="en-GB"/>
              </w:rPr>
            </w:pPr>
          </w:p>
          <w:p w14:paraId="2B4FA622" w14:textId="77777777" w:rsidR="00B271C8" w:rsidRPr="00014E44" w:rsidRDefault="00B271C8" w:rsidP="00DE1185">
            <w:pPr>
              <w:pStyle w:val="CellBodyCentered"/>
              <w:rPr>
                <w:rFonts w:ascii="Arial Narrow" w:hAnsi="Arial Narrow" w:cs="Arial"/>
                <w:color w:val="auto"/>
                <w:w w:val="0"/>
                <w:sz w:val="16"/>
                <w:szCs w:val="16"/>
                <w:lang w:val="en-GB"/>
              </w:rPr>
            </w:pPr>
          </w:p>
          <w:p w14:paraId="29A532B5" w14:textId="77777777" w:rsidR="00B271C8" w:rsidRPr="00014E44" w:rsidRDefault="00B271C8" w:rsidP="00DE1185">
            <w:pPr>
              <w:pStyle w:val="CellBodyCentered"/>
              <w:rPr>
                <w:rFonts w:ascii="Arial Narrow" w:hAnsi="Arial Narrow" w:cs="Arial"/>
                <w:color w:val="auto"/>
                <w:w w:val="0"/>
                <w:sz w:val="16"/>
                <w:szCs w:val="16"/>
                <w:lang w:val="en-GB"/>
              </w:rPr>
            </w:pPr>
          </w:p>
          <w:p w14:paraId="419700C0" w14:textId="77777777" w:rsidR="00B271C8" w:rsidRPr="00014E44" w:rsidRDefault="00B271C8" w:rsidP="00DE1185">
            <w:pPr>
              <w:pStyle w:val="CellBodyCentered"/>
              <w:rPr>
                <w:rFonts w:ascii="Arial Narrow" w:hAnsi="Arial Narrow" w:cs="Arial"/>
                <w:color w:val="auto"/>
                <w:w w:val="0"/>
                <w:sz w:val="16"/>
                <w:szCs w:val="16"/>
                <w:lang w:val="en-GB"/>
              </w:rPr>
            </w:pPr>
          </w:p>
          <w:p w14:paraId="5904AC07" w14:textId="77777777" w:rsidR="00B271C8" w:rsidRPr="00014E44" w:rsidRDefault="00B271C8" w:rsidP="00DE1185">
            <w:pPr>
              <w:pStyle w:val="CellBodyCentered"/>
              <w:rPr>
                <w:rFonts w:ascii="Arial Narrow" w:hAnsi="Arial Narrow" w:cs="Arial"/>
                <w:color w:val="auto"/>
                <w:w w:val="0"/>
                <w:sz w:val="16"/>
                <w:szCs w:val="16"/>
                <w:lang w:val="en-GB"/>
              </w:rPr>
            </w:pPr>
          </w:p>
          <w:p w14:paraId="23486010" w14:textId="77777777" w:rsidR="00B271C8" w:rsidRPr="00014E44" w:rsidRDefault="00B271C8" w:rsidP="00DE1185">
            <w:pPr>
              <w:pStyle w:val="CellBodyCentered"/>
              <w:rPr>
                <w:rFonts w:ascii="Arial Narrow" w:hAnsi="Arial Narrow" w:cs="Arial"/>
                <w:color w:val="auto"/>
                <w:w w:val="0"/>
                <w:sz w:val="16"/>
                <w:szCs w:val="16"/>
                <w:lang w:val="en-GB"/>
              </w:rPr>
            </w:pPr>
          </w:p>
          <w:p w14:paraId="2A99FF49" w14:textId="77777777" w:rsidR="00B271C8" w:rsidRPr="00014E44" w:rsidRDefault="00B271C8" w:rsidP="00DE1185">
            <w:pPr>
              <w:pStyle w:val="CellBodyCentered"/>
              <w:rPr>
                <w:rFonts w:ascii="Arial Narrow" w:hAnsi="Arial Narrow" w:cs="Arial"/>
                <w:color w:val="auto"/>
                <w:w w:val="0"/>
                <w:sz w:val="16"/>
                <w:szCs w:val="16"/>
                <w:lang w:val="en-GB"/>
              </w:rPr>
            </w:pPr>
          </w:p>
          <w:p w14:paraId="70E35335" w14:textId="77777777" w:rsidR="00B271C8" w:rsidRPr="00014E44" w:rsidRDefault="00B271C8" w:rsidP="00DE1185">
            <w:pPr>
              <w:pStyle w:val="CellBodyCentered"/>
              <w:rPr>
                <w:rFonts w:ascii="Arial Narrow" w:hAnsi="Arial Narrow" w:cs="Arial"/>
                <w:color w:val="auto"/>
                <w:w w:val="0"/>
                <w:sz w:val="16"/>
                <w:szCs w:val="16"/>
                <w:lang w:val="en-GB"/>
              </w:rPr>
            </w:pPr>
          </w:p>
          <w:p w14:paraId="5BFC013A" w14:textId="77777777" w:rsidR="00B271C8" w:rsidRPr="00014E44" w:rsidRDefault="00B271C8" w:rsidP="00DE1185">
            <w:pPr>
              <w:pStyle w:val="CellBodyCentered"/>
              <w:rPr>
                <w:rFonts w:ascii="Arial Narrow" w:hAnsi="Arial Narrow" w:cs="Arial"/>
                <w:color w:val="auto"/>
                <w:w w:val="0"/>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6DC7FA57" w14:textId="77777777" w:rsidR="00B271C8" w:rsidRPr="00014E44" w:rsidRDefault="00B271C8" w:rsidP="00DE1185">
            <w:pPr>
              <w:pStyle w:val="CellBody"/>
              <w:rPr>
                <w:rFonts w:ascii="Arial Narrow" w:hAnsi="Arial Narrow" w:cs="Arial"/>
                <w:color w:val="auto"/>
                <w:sz w:val="16"/>
                <w:szCs w:val="16"/>
                <w:u w:val="single"/>
                <w:lang w:val="en-GB"/>
              </w:rPr>
            </w:pPr>
          </w:p>
          <w:p w14:paraId="2BDBC781"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2.2</w:t>
            </w:r>
          </w:p>
          <w:p w14:paraId="298168E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64A2DD08" w14:textId="5704375B"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05"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r>
              <w:rPr>
                <w:rFonts w:ascii="Arial Narrow" w:hAnsi="Arial Narrow" w:cs="Arial"/>
                <w:color w:val="auto"/>
                <w:sz w:val="16"/>
                <w:szCs w:val="16"/>
                <w:lang w:val="en-GB"/>
              </w:rPr>
              <w:t>12</w:t>
            </w:r>
            <w:ins w:id="5606" w:author="Zhunisbayev, Olzhasbek A [Bolashak Atyrau Limited]" w:date="2022-09-18T20:40:00Z">
              <w:r w:rsidRPr="00014E44">
                <w:rPr>
                  <w:rFonts w:ascii="Arial Narrow" w:hAnsi="Arial Narrow" w:cs="Arial"/>
                  <w:color w:val="auto"/>
                  <w:sz w:val="16"/>
                  <w:szCs w:val="16"/>
                  <w:lang w:val="en-GB"/>
                </w:rPr>
                <w:t>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99.3 barg</w:t>
            </w:r>
          </w:p>
          <w:p w14:paraId="570657B1" w14:textId="57CC7EA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96.2 </w:t>
            </w:r>
            <w:r w:rsidRPr="00014E44">
              <w:rPr>
                <w:rFonts w:ascii="Arial Narrow" w:hAnsi="Arial Narrow" w:cs="Arial"/>
                <w:color w:val="auto"/>
                <w:sz w:val="16"/>
                <w:szCs w:val="16"/>
                <w:lang w:val="en-GB"/>
              </w:rPr>
              <w:t>barg</w:t>
            </w:r>
          </w:p>
          <w:p w14:paraId="295F0EB3" w14:textId="0E3D755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84.4 </w:t>
            </w:r>
            <w:r w:rsidRPr="00014E44">
              <w:rPr>
                <w:rFonts w:ascii="Arial Narrow" w:hAnsi="Arial Narrow" w:cs="Arial"/>
                <w:color w:val="auto"/>
                <w:sz w:val="16"/>
                <w:szCs w:val="16"/>
                <w:lang w:val="en-GB"/>
              </w:rPr>
              <w:t>barg</w:t>
            </w:r>
          </w:p>
          <w:p w14:paraId="3EC3A3FF" w14:textId="66CB72D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77.0 </w:t>
            </w:r>
            <w:r w:rsidRPr="00014E44">
              <w:rPr>
                <w:rFonts w:ascii="Arial Narrow" w:hAnsi="Arial Narrow" w:cs="Arial"/>
                <w:color w:val="auto"/>
                <w:sz w:val="16"/>
                <w:szCs w:val="16"/>
                <w:lang w:val="en-GB"/>
              </w:rPr>
              <w:t>barg</w:t>
            </w:r>
          </w:p>
          <w:p w14:paraId="7277459A" w14:textId="2601224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180°</w:t>
            </w:r>
            <w:r w:rsidRPr="00014E44">
              <w:rPr>
                <w:rFonts w:ascii="Arial Narrow" w:hAnsi="Arial Narrow" w:cs="Arial"/>
                <w:snapToGrid w:val="0"/>
                <w:color w:val="auto"/>
                <w:sz w:val="16"/>
                <w:szCs w:val="16"/>
                <w:lang w:val="en-GB"/>
              </w:rPr>
              <w:t xml:space="preserve">C = 73.6 </w:t>
            </w:r>
            <w:r w:rsidRPr="00014E44">
              <w:rPr>
                <w:rFonts w:ascii="Arial Narrow" w:hAnsi="Arial Narrow" w:cs="Arial"/>
                <w:color w:val="auto"/>
                <w:sz w:val="16"/>
                <w:szCs w:val="16"/>
                <w:lang w:val="en-GB"/>
              </w:rPr>
              <w:t>barg</w:t>
            </w:r>
          </w:p>
          <w:p w14:paraId="64B60839" w14:textId="77777777" w:rsidR="00B271C8" w:rsidRPr="00014E44" w:rsidRDefault="00B271C8" w:rsidP="00DE1185">
            <w:pPr>
              <w:pStyle w:val="CellBody"/>
              <w:rPr>
                <w:rFonts w:ascii="Arial Narrow" w:hAnsi="Arial Narrow" w:cs="Arial"/>
                <w:color w:val="auto"/>
                <w:sz w:val="16"/>
                <w:szCs w:val="16"/>
                <w:lang w:val="en-GB"/>
              </w:rPr>
            </w:pPr>
          </w:p>
          <w:p w14:paraId="36666679" w14:textId="77777777" w:rsidR="00B271C8" w:rsidRPr="00014E44" w:rsidRDefault="00B271C8" w:rsidP="00DE1185">
            <w:pPr>
              <w:pStyle w:val="CellBody"/>
              <w:rPr>
                <w:rFonts w:ascii="Arial Narrow" w:hAnsi="Arial Narrow" w:cs="Arial"/>
                <w:color w:val="auto"/>
                <w:sz w:val="16"/>
                <w:szCs w:val="16"/>
                <w:lang w:val="en-GB"/>
              </w:rPr>
            </w:pPr>
          </w:p>
          <w:p w14:paraId="1175FBCA" w14:textId="77777777" w:rsidR="00B271C8" w:rsidRPr="00014E44" w:rsidRDefault="00B271C8" w:rsidP="00DE1185">
            <w:pPr>
              <w:pStyle w:val="CellBody"/>
              <w:rPr>
                <w:rFonts w:ascii="Arial Narrow" w:hAnsi="Arial Narrow" w:cs="Arial"/>
                <w:color w:val="auto"/>
                <w:sz w:val="16"/>
                <w:szCs w:val="16"/>
                <w:lang w:val="en-GB"/>
              </w:rPr>
            </w:pPr>
          </w:p>
          <w:p w14:paraId="764920F6" w14:textId="77777777" w:rsidR="00B271C8" w:rsidRPr="00014E44" w:rsidRDefault="00B271C8" w:rsidP="00DE1185">
            <w:pPr>
              <w:pStyle w:val="CellBody"/>
              <w:rPr>
                <w:rFonts w:ascii="Arial Narrow" w:hAnsi="Arial Narrow" w:cs="Arial"/>
                <w:color w:val="auto"/>
                <w:sz w:val="16"/>
                <w:szCs w:val="16"/>
                <w:lang w:val="en-GB"/>
              </w:rPr>
            </w:pPr>
          </w:p>
          <w:p w14:paraId="6E82807D" w14:textId="77777777" w:rsidR="00B271C8" w:rsidRPr="00014E44" w:rsidRDefault="00B271C8" w:rsidP="00DE1185">
            <w:pPr>
              <w:pStyle w:val="CellBody"/>
              <w:rPr>
                <w:rFonts w:ascii="Arial Narrow" w:hAnsi="Arial Narrow" w:cs="Arial"/>
                <w:color w:val="auto"/>
                <w:sz w:val="16"/>
                <w:szCs w:val="16"/>
                <w:lang w:val="en-GB"/>
              </w:rPr>
            </w:pPr>
          </w:p>
          <w:p w14:paraId="1F8836D2" w14:textId="77777777" w:rsidR="00B271C8" w:rsidRPr="00014E44" w:rsidRDefault="00B271C8" w:rsidP="00DE1185">
            <w:pPr>
              <w:pStyle w:val="CellBody"/>
              <w:rPr>
                <w:rFonts w:ascii="Arial Narrow" w:hAnsi="Arial Narrow" w:cs="Arial"/>
                <w:color w:val="auto"/>
                <w:sz w:val="16"/>
                <w:szCs w:val="16"/>
                <w:lang w:val="en-GB"/>
              </w:rPr>
            </w:pPr>
          </w:p>
          <w:p w14:paraId="47ABD00F" w14:textId="77777777" w:rsidR="00B271C8" w:rsidRPr="00014E44" w:rsidRDefault="00B271C8" w:rsidP="00DE1185">
            <w:pPr>
              <w:pStyle w:val="CellBody"/>
              <w:rPr>
                <w:rFonts w:ascii="Arial Narrow" w:hAnsi="Arial Narrow" w:cs="Arial"/>
                <w:color w:val="auto"/>
                <w:sz w:val="16"/>
                <w:szCs w:val="16"/>
                <w:lang w:val="en-GB"/>
              </w:rPr>
            </w:pPr>
          </w:p>
          <w:p w14:paraId="2559AB03" w14:textId="77777777" w:rsidR="00B271C8" w:rsidRPr="00014E44" w:rsidRDefault="00B271C8" w:rsidP="00DE1185">
            <w:pPr>
              <w:pStyle w:val="CellBody"/>
              <w:rPr>
                <w:rFonts w:ascii="Arial Narrow" w:hAnsi="Arial Narrow" w:cs="Arial"/>
                <w:color w:val="auto"/>
                <w:sz w:val="16"/>
                <w:szCs w:val="16"/>
                <w:lang w:val="en-GB"/>
              </w:rPr>
            </w:pPr>
          </w:p>
          <w:p w14:paraId="7C026A94" w14:textId="77777777" w:rsidR="00B271C8" w:rsidRPr="00014E44" w:rsidRDefault="00B271C8" w:rsidP="00DE1185">
            <w:pPr>
              <w:pStyle w:val="CellBody"/>
              <w:rPr>
                <w:rFonts w:ascii="Arial Narrow" w:hAnsi="Arial Narrow" w:cs="Arial"/>
                <w:color w:val="auto"/>
                <w:sz w:val="16"/>
                <w:szCs w:val="16"/>
                <w:lang w:val="en-GB"/>
              </w:rPr>
            </w:pPr>
          </w:p>
          <w:p w14:paraId="03BF9D77" w14:textId="77777777" w:rsidR="00B271C8" w:rsidRPr="00014E44" w:rsidRDefault="00B271C8" w:rsidP="00DE1185">
            <w:pPr>
              <w:pStyle w:val="CellBody"/>
              <w:rPr>
                <w:rFonts w:ascii="Arial Narrow" w:hAnsi="Arial Narrow" w:cs="Arial"/>
                <w:color w:val="auto"/>
                <w:sz w:val="16"/>
                <w:szCs w:val="16"/>
                <w:lang w:val="en-GB"/>
              </w:rPr>
            </w:pPr>
          </w:p>
          <w:p w14:paraId="69088EB5" w14:textId="77777777" w:rsidR="00B271C8" w:rsidRPr="00014E44" w:rsidRDefault="00B271C8" w:rsidP="00DE1185">
            <w:pPr>
              <w:pStyle w:val="CellBody"/>
              <w:rPr>
                <w:rFonts w:ascii="Arial Narrow" w:hAnsi="Arial Narrow" w:cs="Arial"/>
                <w:color w:val="auto"/>
                <w:sz w:val="16"/>
                <w:szCs w:val="16"/>
                <w:lang w:val="en-GB"/>
              </w:rPr>
            </w:pPr>
          </w:p>
          <w:p w14:paraId="0857A39A"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252C095D" w14:textId="77777777" w:rsidR="00B271C8" w:rsidRPr="00014E44" w:rsidRDefault="00B271C8" w:rsidP="00DE1185">
            <w:pPr>
              <w:pStyle w:val="CellBodyCentered"/>
              <w:rPr>
                <w:rFonts w:ascii="Arial Narrow" w:hAnsi="Arial Narrow" w:cs="Arial"/>
                <w:color w:val="auto"/>
                <w:sz w:val="16"/>
                <w:szCs w:val="16"/>
                <w:lang w:val="en-GB"/>
              </w:rPr>
            </w:pPr>
          </w:p>
          <w:p w14:paraId="256FF40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p w14:paraId="52F16FB5" w14:textId="77777777" w:rsidR="00B271C8" w:rsidRPr="00014E44" w:rsidRDefault="00B271C8" w:rsidP="00DE1185">
            <w:pPr>
              <w:pStyle w:val="CellBodyCentered"/>
              <w:rPr>
                <w:rFonts w:ascii="Arial Narrow" w:hAnsi="Arial Narrow" w:cs="Arial"/>
                <w:color w:val="auto"/>
                <w:sz w:val="16"/>
                <w:szCs w:val="16"/>
                <w:lang w:val="en-GB"/>
              </w:rPr>
            </w:pPr>
          </w:p>
          <w:p w14:paraId="13575151" w14:textId="77777777" w:rsidR="00B271C8" w:rsidRPr="00014E44" w:rsidRDefault="00B271C8" w:rsidP="00DE1185">
            <w:pPr>
              <w:pStyle w:val="CellBodyCentered"/>
              <w:rPr>
                <w:rFonts w:ascii="Arial Narrow" w:hAnsi="Arial Narrow" w:cs="Arial"/>
                <w:color w:val="auto"/>
                <w:sz w:val="16"/>
                <w:szCs w:val="16"/>
                <w:lang w:val="en-GB"/>
              </w:rPr>
            </w:pPr>
          </w:p>
          <w:p w14:paraId="17D74CBF" w14:textId="77777777" w:rsidR="00B271C8" w:rsidRPr="00014E44" w:rsidRDefault="00B271C8" w:rsidP="00DE1185">
            <w:pPr>
              <w:pStyle w:val="CellBodyCentered"/>
              <w:rPr>
                <w:rFonts w:ascii="Arial Narrow" w:hAnsi="Arial Narrow" w:cs="Arial"/>
                <w:color w:val="auto"/>
                <w:sz w:val="16"/>
                <w:szCs w:val="16"/>
                <w:lang w:val="en-GB"/>
              </w:rPr>
            </w:pPr>
          </w:p>
          <w:p w14:paraId="39A7F754" w14:textId="77777777" w:rsidR="00B271C8" w:rsidRPr="00014E44" w:rsidRDefault="00B271C8" w:rsidP="00DE1185">
            <w:pPr>
              <w:pStyle w:val="CellBodyCentered"/>
              <w:rPr>
                <w:rFonts w:ascii="Arial Narrow" w:hAnsi="Arial Narrow" w:cs="Arial"/>
                <w:color w:val="auto"/>
                <w:sz w:val="16"/>
                <w:szCs w:val="16"/>
                <w:lang w:val="en-GB"/>
              </w:rPr>
            </w:pPr>
          </w:p>
          <w:p w14:paraId="7BC83757" w14:textId="77777777" w:rsidR="00B271C8" w:rsidRPr="00014E44" w:rsidRDefault="00B271C8" w:rsidP="00DE1185">
            <w:pPr>
              <w:pStyle w:val="CellBodyCentered"/>
              <w:rPr>
                <w:rFonts w:ascii="Arial Narrow" w:hAnsi="Arial Narrow" w:cs="Arial"/>
                <w:color w:val="auto"/>
                <w:sz w:val="16"/>
                <w:szCs w:val="16"/>
                <w:lang w:val="en-GB"/>
              </w:rPr>
            </w:pPr>
          </w:p>
          <w:p w14:paraId="4AFFFF0A" w14:textId="77777777" w:rsidR="00B271C8" w:rsidRPr="00014E44" w:rsidRDefault="00B271C8" w:rsidP="00DE1185">
            <w:pPr>
              <w:pStyle w:val="CellBodyCentered"/>
              <w:rPr>
                <w:rFonts w:ascii="Arial Narrow" w:hAnsi="Arial Narrow" w:cs="Arial"/>
                <w:color w:val="auto"/>
                <w:sz w:val="16"/>
                <w:szCs w:val="16"/>
                <w:lang w:val="en-GB"/>
              </w:rPr>
            </w:pPr>
          </w:p>
          <w:p w14:paraId="59E7F4FA" w14:textId="77777777" w:rsidR="00B271C8" w:rsidRPr="00014E44" w:rsidRDefault="00B271C8" w:rsidP="00DE1185">
            <w:pPr>
              <w:pStyle w:val="CellBodyCentered"/>
              <w:rPr>
                <w:rFonts w:ascii="Arial Narrow" w:hAnsi="Arial Narrow" w:cs="Arial"/>
                <w:color w:val="auto"/>
                <w:sz w:val="16"/>
                <w:szCs w:val="16"/>
                <w:lang w:val="en-GB"/>
              </w:rPr>
            </w:pPr>
          </w:p>
          <w:p w14:paraId="32AE0C90" w14:textId="77777777" w:rsidR="00B271C8" w:rsidRPr="00014E44" w:rsidRDefault="00B271C8" w:rsidP="00DE1185">
            <w:pPr>
              <w:pStyle w:val="CellBodyCentered"/>
              <w:rPr>
                <w:rFonts w:ascii="Arial Narrow" w:hAnsi="Arial Narrow" w:cs="Arial"/>
                <w:color w:val="auto"/>
                <w:sz w:val="16"/>
                <w:szCs w:val="16"/>
                <w:lang w:val="en-GB"/>
              </w:rPr>
            </w:pPr>
          </w:p>
          <w:p w14:paraId="5A24BFCF" w14:textId="77777777" w:rsidR="00B271C8" w:rsidRPr="00014E44" w:rsidRDefault="00B271C8" w:rsidP="00DE1185">
            <w:pPr>
              <w:pStyle w:val="CellBodyCentered"/>
              <w:rPr>
                <w:rFonts w:ascii="Arial Narrow" w:hAnsi="Arial Narrow" w:cs="Arial"/>
                <w:color w:val="auto"/>
                <w:sz w:val="16"/>
                <w:szCs w:val="16"/>
                <w:lang w:val="en-GB"/>
              </w:rPr>
            </w:pPr>
          </w:p>
          <w:p w14:paraId="4EDF5DB0" w14:textId="77777777" w:rsidR="00B271C8" w:rsidRPr="00014E44" w:rsidRDefault="00B271C8" w:rsidP="00DE1185">
            <w:pPr>
              <w:pStyle w:val="CellBodyCentered"/>
              <w:rPr>
                <w:rFonts w:ascii="Arial Narrow" w:hAnsi="Arial Narrow" w:cs="Arial"/>
                <w:color w:val="auto"/>
                <w:sz w:val="16"/>
                <w:szCs w:val="16"/>
                <w:lang w:val="en-GB"/>
              </w:rPr>
            </w:pPr>
          </w:p>
          <w:p w14:paraId="6A19FB95" w14:textId="77777777" w:rsidR="00B271C8" w:rsidRPr="00014E44" w:rsidRDefault="00B271C8" w:rsidP="00DE1185">
            <w:pPr>
              <w:pStyle w:val="CellBodyCentered"/>
              <w:rPr>
                <w:rFonts w:ascii="Arial Narrow" w:hAnsi="Arial Narrow" w:cs="Arial"/>
                <w:color w:val="auto"/>
                <w:sz w:val="16"/>
                <w:szCs w:val="16"/>
                <w:lang w:val="en-GB"/>
              </w:rPr>
            </w:pPr>
          </w:p>
          <w:p w14:paraId="01D56A62" w14:textId="77777777" w:rsidR="00B271C8" w:rsidRPr="00014E44" w:rsidRDefault="00B271C8" w:rsidP="00DE1185">
            <w:pPr>
              <w:pStyle w:val="CellBodyCentered"/>
              <w:rPr>
                <w:rFonts w:ascii="Arial Narrow" w:hAnsi="Arial Narrow" w:cs="Arial"/>
                <w:color w:val="auto"/>
                <w:sz w:val="16"/>
                <w:szCs w:val="16"/>
                <w:lang w:val="en-GB"/>
              </w:rPr>
            </w:pPr>
          </w:p>
          <w:p w14:paraId="735EF09D" w14:textId="77777777" w:rsidR="00B271C8" w:rsidRPr="00014E44" w:rsidRDefault="00B271C8" w:rsidP="00DE1185">
            <w:pPr>
              <w:pStyle w:val="CellBodyCentered"/>
              <w:rPr>
                <w:rFonts w:ascii="Arial Narrow" w:hAnsi="Arial Narrow" w:cs="Arial"/>
                <w:color w:val="auto"/>
                <w:sz w:val="16"/>
                <w:szCs w:val="16"/>
                <w:lang w:val="en-GB"/>
              </w:rPr>
            </w:pPr>
          </w:p>
          <w:p w14:paraId="1C41AE07" w14:textId="77777777" w:rsidR="00B271C8" w:rsidRPr="00014E44" w:rsidRDefault="00B271C8" w:rsidP="00DE1185">
            <w:pPr>
              <w:pStyle w:val="CellBodyCentered"/>
              <w:rPr>
                <w:rFonts w:ascii="Arial Narrow" w:hAnsi="Arial Narrow" w:cs="Arial"/>
                <w:color w:val="auto"/>
                <w:sz w:val="16"/>
                <w:szCs w:val="16"/>
                <w:lang w:val="en-GB"/>
              </w:rPr>
            </w:pPr>
          </w:p>
          <w:p w14:paraId="1EBDF7D2" w14:textId="77777777" w:rsidR="00B271C8" w:rsidRPr="00014E44" w:rsidRDefault="00B271C8" w:rsidP="00DE1185">
            <w:pPr>
              <w:pStyle w:val="CellBodyCentered"/>
              <w:rPr>
                <w:rFonts w:ascii="Arial Narrow" w:hAnsi="Arial Narrow" w:cs="Arial"/>
                <w:color w:val="auto"/>
                <w:sz w:val="16"/>
                <w:szCs w:val="16"/>
                <w:lang w:val="en-GB"/>
              </w:rPr>
            </w:pPr>
          </w:p>
          <w:p w14:paraId="78D8EC62" w14:textId="77777777" w:rsidR="00B271C8" w:rsidRPr="00014E44" w:rsidRDefault="00B271C8" w:rsidP="00DE1185">
            <w:pPr>
              <w:pStyle w:val="CellBodyCentered"/>
              <w:rPr>
                <w:rFonts w:ascii="Arial Narrow" w:hAnsi="Arial Narrow" w:cs="Arial"/>
                <w:color w:val="auto"/>
                <w:sz w:val="16"/>
                <w:szCs w:val="16"/>
                <w:lang w:val="en-GB"/>
              </w:rPr>
            </w:pPr>
          </w:p>
          <w:p w14:paraId="34F1552D" w14:textId="77777777" w:rsidR="00B271C8" w:rsidRPr="00014E44" w:rsidRDefault="00B271C8" w:rsidP="00DE1185">
            <w:pPr>
              <w:pStyle w:val="CellBodyCentered"/>
              <w:rPr>
                <w:rFonts w:ascii="Arial Narrow" w:hAnsi="Arial Narrow" w:cs="Arial"/>
                <w:color w:val="auto"/>
                <w:sz w:val="16"/>
                <w:szCs w:val="16"/>
                <w:lang w:val="en-GB"/>
              </w:rPr>
            </w:pPr>
          </w:p>
          <w:p w14:paraId="295D76A4" w14:textId="77777777" w:rsidR="00B271C8" w:rsidRPr="00014E44" w:rsidRDefault="00B271C8" w:rsidP="00DE1185">
            <w:pPr>
              <w:pStyle w:val="CellBodyCentered"/>
              <w:rPr>
                <w:rFonts w:ascii="Arial Narrow" w:hAnsi="Arial Narrow" w:cs="Arial"/>
                <w:color w:val="auto"/>
                <w:sz w:val="16"/>
                <w:szCs w:val="16"/>
                <w:lang w:val="en-GB"/>
              </w:rPr>
            </w:pPr>
          </w:p>
          <w:p w14:paraId="019D3C83"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08271348" w14:textId="77777777" w:rsidR="00B271C8" w:rsidRPr="00014E44" w:rsidRDefault="00B271C8" w:rsidP="00DE1185">
            <w:pPr>
              <w:pStyle w:val="CellBodyCentered"/>
              <w:rPr>
                <w:rFonts w:ascii="Arial Narrow" w:hAnsi="Arial Narrow" w:cs="Arial"/>
                <w:color w:val="auto"/>
                <w:sz w:val="16"/>
                <w:szCs w:val="16"/>
                <w:lang w:val="en-GB"/>
              </w:rPr>
            </w:pPr>
          </w:p>
          <w:p w14:paraId="5E1B72A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p w14:paraId="5E09FFD7" w14:textId="77777777" w:rsidR="00B271C8" w:rsidRPr="00014E44" w:rsidRDefault="00B271C8" w:rsidP="00DE1185">
            <w:pPr>
              <w:pStyle w:val="CellBodyCentered"/>
              <w:rPr>
                <w:rFonts w:ascii="Arial Narrow" w:hAnsi="Arial Narrow" w:cs="Arial"/>
                <w:color w:val="auto"/>
                <w:sz w:val="16"/>
                <w:szCs w:val="16"/>
                <w:lang w:val="en-GB"/>
              </w:rPr>
            </w:pPr>
          </w:p>
          <w:p w14:paraId="40A8BFCF" w14:textId="77777777" w:rsidR="00B271C8" w:rsidRPr="00014E44" w:rsidRDefault="00B271C8" w:rsidP="00DE1185">
            <w:pPr>
              <w:pStyle w:val="CellBodyCentered"/>
              <w:rPr>
                <w:rFonts w:ascii="Arial Narrow" w:hAnsi="Arial Narrow" w:cs="Arial"/>
                <w:color w:val="auto"/>
                <w:sz w:val="16"/>
                <w:szCs w:val="16"/>
                <w:lang w:val="en-GB"/>
              </w:rPr>
            </w:pPr>
          </w:p>
          <w:p w14:paraId="24D346D6" w14:textId="77777777" w:rsidR="00B271C8" w:rsidRPr="00014E44" w:rsidRDefault="00B271C8" w:rsidP="00DE1185">
            <w:pPr>
              <w:pStyle w:val="CellBodyCentered"/>
              <w:rPr>
                <w:rFonts w:ascii="Arial Narrow" w:hAnsi="Arial Narrow" w:cs="Arial"/>
                <w:color w:val="auto"/>
                <w:sz w:val="16"/>
                <w:szCs w:val="16"/>
                <w:lang w:val="en-GB"/>
              </w:rPr>
            </w:pPr>
          </w:p>
          <w:p w14:paraId="58514307" w14:textId="77777777" w:rsidR="00B271C8" w:rsidRPr="00014E44" w:rsidRDefault="00B271C8" w:rsidP="00DE1185">
            <w:pPr>
              <w:pStyle w:val="CellBodyCentered"/>
              <w:rPr>
                <w:rFonts w:ascii="Arial Narrow" w:hAnsi="Arial Narrow" w:cs="Arial"/>
                <w:color w:val="auto"/>
                <w:sz w:val="16"/>
                <w:szCs w:val="16"/>
                <w:lang w:val="en-GB"/>
              </w:rPr>
            </w:pPr>
          </w:p>
          <w:p w14:paraId="408541BA" w14:textId="77777777" w:rsidR="00B271C8" w:rsidRPr="00014E44" w:rsidRDefault="00B271C8" w:rsidP="00DE1185">
            <w:pPr>
              <w:pStyle w:val="CellBodyCentered"/>
              <w:rPr>
                <w:rFonts w:ascii="Arial Narrow" w:hAnsi="Arial Narrow" w:cs="Arial"/>
                <w:color w:val="auto"/>
                <w:sz w:val="16"/>
                <w:szCs w:val="16"/>
                <w:lang w:val="en-GB"/>
              </w:rPr>
            </w:pPr>
          </w:p>
          <w:p w14:paraId="533762C6" w14:textId="77777777" w:rsidR="00B271C8" w:rsidRPr="00014E44" w:rsidRDefault="00B271C8" w:rsidP="00DE1185">
            <w:pPr>
              <w:pStyle w:val="CellBodyCentered"/>
              <w:rPr>
                <w:rFonts w:ascii="Arial Narrow" w:hAnsi="Arial Narrow" w:cs="Arial"/>
                <w:color w:val="auto"/>
                <w:sz w:val="16"/>
                <w:szCs w:val="16"/>
                <w:lang w:val="en-GB"/>
              </w:rPr>
            </w:pPr>
          </w:p>
          <w:p w14:paraId="0ED5167B" w14:textId="77777777" w:rsidR="00B271C8" w:rsidRPr="00014E44" w:rsidRDefault="00B271C8" w:rsidP="00DE1185">
            <w:pPr>
              <w:pStyle w:val="CellBodyCentered"/>
              <w:rPr>
                <w:rFonts w:ascii="Arial Narrow" w:hAnsi="Arial Narrow" w:cs="Arial"/>
                <w:color w:val="auto"/>
                <w:sz w:val="16"/>
                <w:szCs w:val="16"/>
                <w:lang w:val="en-GB"/>
              </w:rPr>
            </w:pPr>
          </w:p>
          <w:p w14:paraId="1FCC2A47" w14:textId="77777777" w:rsidR="00B271C8" w:rsidRPr="00014E44" w:rsidRDefault="00B271C8" w:rsidP="00DE1185">
            <w:pPr>
              <w:pStyle w:val="CellBodyCentered"/>
              <w:rPr>
                <w:rFonts w:ascii="Arial Narrow" w:hAnsi="Arial Narrow" w:cs="Arial"/>
                <w:color w:val="auto"/>
                <w:sz w:val="16"/>
                <w:szCs w:val="16"/>
                <w:lang w:val="en-GB"/>
              </w:rPr>
            </w:pPr>
          </w:p>
          <w:p w14:paraId="767EA51B" w14:textId="77777777" w:rsidR="00B271C8" w:rsidRPr="00014E44" w:rsidRDefault="00B271C8" w:rsidP="00DE1185">
            <w:pPr>
              <w:pStyle w:val="CellBodyCentered"/>
              <w:rPr>
                <w:rFonts w:ascii="Arial Narrow" w:hAnsi="Arial Narrow" w:cs="Arial"/>
                <w:color w:val="auto"/>
                <w:sz w:val="16"/>
                <w:szCs w:val="16"/>
                <w:lang w:val="en-GB"/>
              </w:rPr>
            </w:pPr>
          </w:p>
          <w:p w14:paraId="7390E94D" w14:textId="77777777" w:rsidR="00B271C8" w:rsidRPr="00014E44" w:rsidRDefault="00B271C8" w:rsidP="00DE1185">
            <w:pPr>
              <w:pStyle w:val="CellBodyCentered"/>
              <w:rPr>
                <w:rFonts w:ascii="Arial Narrow" w:hAnsi="Arial Narrow" w:cs="Arial"/>
                <w:color w:val="auto"/>
                <w:sz w:val="16"/>
                <w:szCs w:val="16"/>
                <w:lang w:val="en-GB"/>
              </w:rPr>
            </w:pPr>
          </w:p>
          <w:p w14:paraId="19532FC7" w14:textId="77777777" w:rsidR="00B271C8" w:rsidRPr="00014E44" w:rsidRDefault="00B271C8" w:rsidP="00DE1185">
            <w:pPr>
              <w:pStyle w:val="CellBodyCentered"/>
              <w:rPr>
                <w:rFonts w:ascii="Arial Narrow" w:hAnsi="Arial Narrow" w:cs="Arial"/>
                <w:color w:val="auto"/>
                <w:sz w:val="16"/>
                <w:szCs w:val="16"/>
                <w:lang w:val="en-GB"/>
              </w:rPr>
            </w:pPr>
          </w:p>
          <w:p w14:paraId="275CA210" w14:textId="77777777" w:rsidR="00B271C8" w:rsidRPr="00014E44" w:rsidRDefault="00B271C8" w:rsidP="00DE1185">
            <w:pPr>
              <w:pStyle w:val="CellBodyCentered"/>
              <w:rPr>
                <w:rFonts w:ascii="Arial Narrow" w:hAnsi="Arial Narrow" w:cs="Arial"/>
                <w:color w:val="auto"/>
                <w:sz w:val="16"/>
                <w:szCs w:val="16"/>
                <w:lang w:val="en-GB"/>
              </w:rPr>
            </w:pPr>
          </w:p>
          <w:p w14:paraId="27C1FF34" w14:textId="77777777" w:rsidR="00B271C8" w:rsidRPr="00014E44" w:rsidRDefault="00B271C8" w:rsidP="00DE1185">
            <w:pPr>
              <w:pStyle w:val="CellBodyCentered"/>
              <w:rPr>
                <w:rFonts w:ascii="Arial Narrow" w:hAnsi="Arial Narrow" w:cs="Arial"/>
                <w:color w:val="auto"/>
                <w:sz w:val="16"/>
                <w:szCs w:val="16"/>
                <w:lang w:val="en-GB"/>
              </w:rPr>
            </w:pPr>
          </w:p>
          <w:p w14:paraId="58683AFE" w14:textId="77777777" w:rsidR="00B271C8" w:rsidRPr="00014E44" w:rsidRDefault="00B271C8" w:rsidP="00DE1185">
            <w:pPr>
              <w:pStyle w:val="CellBodyCentered"/>
              <w:rPr>
                <w:rFonts w:ascii="Arial Narrow" w:hAnsi="Arial Narrow" w:cs="Arial"/>
                <w:color w:val="auto"/>
                <w:sz w:val="16"/>
                <w:szCs w:val="16"/>
                <w:lang w:val="en-GB"/>
              </w:rPr>
            </w:pPr>
          </w:p>
          <w:p w14:paraId="31ABF898" w14:textId="77777777" w:rsidR="00B271C8" w:rsidRPr="00014E44" w:rsidRDefault="00B271C8" w:rsidP="00DE1185">
            <w:pPr>
              <w:pStyle w:val="CellBodyCentered"/>
              <w:rPr>
                <w:rFonts w:ascii="Arial Narrow" w:hAnsi="Arial Narrow" w:cs="Arial"/>
                <w:color w:val="auto"/>
                <w:sz w:val="16"/>
                <w:szCs w:val="16"/>
                <w:lang w:val="en-GB"/>
              </w:rPr>
            </w:pPr>
          </w:p>
          <w:p w14:paraId="2D6C9C49" w14:textId="77777777" w:rsidR="00B271C8" w:rsidRPr="00014E44" w:rsidRDefault="00B271C8" w:rsidP="00DE1185">
            <w:pPr>
              <w:pStyle w:val="CellBodyCentered"/>
              <w:rPr>
                <w:rFonts w:ascii="Arial Narrow" w:hAnsi="Arial Narrow" w:cs="Arial"/>
                <w:color w:val="auto"/>
                <w:sz w:val="16"/>
                <w:szCs w:val="16"/>
                <w:lang w:val="en-GB"/>
              </w:rPr>
            </w:pPr>
          </w:p>
          <w:p w14:paraId="3AB477C8" w14:textId="77777777" w:rsidR="00B271C8" w:rsidRPr="00014E44" w:rsidRDefault="00B271C8" w:rsidP="00DE1185">
            <w:pPr>
              <w:pStyle w:val="CellBodyCentered"/>
              <w:rPr>
                <w:rFonts w:ascii="Arial Narrow" w:hAnsi="Arial Narrow" w:cs="Arial"/>
                <w:color w:val="auto"/>
                <w:sz w:val="16"/>
                <w:szCs w:val="16"/>
                <w:lang w:val="en-GB"/>
              </w:rPr>
            </w:pPr>
          </w:p>
          <w:p w14:paraId="386416A3" w14:textId="77777777" w:rsidR="00B271C8" w:rsidRPr="00014E44" w:rsidRDefault="00B271C8" w:rsidP="00DE1185">
            <w:pPr>
              <w:pStyle w:val="CellBodyCentered"/>
              <w:rPr>
                <w:rFonts w:ascii="Arial Narrow" w:hAnsi="Arial Narrow" w:cs="Arial"/>
                <w:color w:val="auto"/>
                <w:sz w:val="16"/>
                <w:szCs w:val="16"/>
                <w:lang w:val="en-GB"/>
              </w:rPr>
            </w:pPr>
          </w:p>
          <w:p w14:paraId="72C54307" w14:textId="77777777" w:rsidR="00B271C8" w:rsidRPr="00014E44" w:rsidRDefault="00B271C8" w:rsidP="00DE1185">
            <w:pPr>
              <w:pStyle w:val="CellBodyCentered"/>
              <w:rPr>
                <w:rFonts w:ascii="Arial Narrow" w:hAnsi="Arial Narrow" w:cs="Arial"/>
                <w:color w:val="auto"/>
                <w:sz w:val="16"/>
                <w:szCs w:val="16"/>
                <w:lang w:val="en-GB"/>
              </w:rPr>
            </w:pPr>
          </w:p>
          <w:p w14:paraId="14A95F41"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7921374D" w14:textId="77777777" w:rsidTr="0038396C">
        <w:tc>
          <w:tcPr>
            <w:tcW w:w="3322" w:type="dxa"/>
            <w:tcBorders>
              <w:top w:val="single" w:sz="6" w:space="0" w:color="auto"/>
              <w:left w:val="single" w:sz="6" w:space="0" w:color="auto"/>
              <w:bottom w:val="single" w:sz="6" w:space="0" w:color="auto"/>
              <w:right w:val="single" w:sz="6" w:space="0" w:color="auto"/>
            </w:tcBorders>
          </w:tcPr>
          <w:p w14:paraId="6B7AEF44" w14:textId="77777777" w:rsidR="00B271C8" w:rsidRPr="00014E44" w:rsidRDefault="00B271C8" w:rsidP="00DE1185">
            <w:pPr>
              <w:pStyle w:val="CellBody"/>
              <w:rPr>
                <w:rFonts w:ascii="Arial Narrow" w:hAnsi="Arial Narrow" w:cs="Arial"/>
                <w:color w:val="auto"/>
                <w:sz w:val="16"/>
                <w:szCs w:val="16"/>
                <w:lang w:val="en-GB"/>
              </w:rPr>
            </w:pPr>
          </w:p>
          <w:p w14:paraId="5ABA6CC5" w14:textId="2DD644A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3573996E" w14:textId="79528BA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2ED1D60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BFC – FLARE GAS, COLD</w:t>
            </w:r>
          </w:p>
          <w:p w14:paraId="6E6DB790" w14:textId="77777777" w:rsidR="00B271C8" w:rsidRPr="00014E44" w:rsidRDefault="00B271C8" w:rsidP="00DE1185">
            <w:pPr>
              <w:pStyle w:val="CellBody"/>
              <w:rPr>
                <w:ins w:id="5607" w:author="Zhunisbayev, Olzhasbek A [Bolashak Atyrau Limited]" w:date="2022-06-12T22:42:00Z"/>
                <w:rFonts w:ascii="Arial Narrow" w:hAnsi="Arial Narrow" w:cs="Arial"/>
                <w:color w:val="auto"/>
                <w:sz w:val="16"/>
                <w:szCs w:val="16"/>
                <w:lang w:val="en-GB"/>
              </w:rPr>
            </w:pPr>
            <w:ins w:id="5608" w:author="Zhunisbayev, Olzhasbek A [Bolashak Atyrau Limited]" w:date="2022-06-12T22:42:00Z">
              <w:r w:rsidRPr="00014E44">
                <w:rPr>
                  <w:rFonts w:ascii="Arial Narrow" w:hAnsi="Arial Narrow" w:cs="Arial"/>
                  <w:color w:val="auto"/>
                  <w:sz w:val="16"/>
                  <w:szCs w:val="16"/>
                  <w:lang w:val="en-GB"/>
                </w:rPr>
                <w:t>BFH – FLARE GAS, HP</w:t>
              </w:r>
            </w:ins>
          </w:p>
          <w:p w14:paraId="7BD2FA3C" w14:textId="02280B3F" w:rsidR="00B271C8" w:rsidRPr="00014E44" w:rsidRDefault="00B271C8" w:rsidP="00DE1185">
            <w:pPr>
              <w:pStyle w:val="CellBody"/>
              <w:rPr>
                <w:ins w:id="5609" w:author="Zhunisbayev, Olzhasbek A [Bolashak Atyrau Limited]" w:date="2022-06-12T22:42:00Z"/>
                <w:rFonts w:ascii="Arial Narrow" w:hAnsi="Arial Narrow" w:cs="Arial"/>
                <w:color w:val="auto"/>
                <w:sz w:val="16"/>
                <w:szCs w:val="16"/>
                <w:lang w:val="en-GB"/>
              </w:rPr>
            </w:pPr>
            <w:ins w:id="5610" w:author="Zhunisbayev, Olzhasbek A [Bolashak Atyrau Limited]" w:date="2022-06-12T22:42:00Z">
              <w:r w:rsidRPr="00014E44">
                <w:rPr>
                  <w:rFonts w:ascii="Arial Narrow" w:hAnsi="Arial Narrow" w:cs="Arial"/>
                  <w:color w:val="auto"/>
                  <w:sz w:val="16"/>
                  <w:szCs w:val="16"/>
                  <w:lang w:val="en-GB"/>
                </w:rPr>
                <w:t>BFL – FLARE GAS, LP</w:t>
              </w:r>
            </w:ins>
          </w:p>
          <w:p w14:paraId="430D4FF8" w14:textId="7F29A60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CCD – DEMULSIFYING AGENT</w:t>
            </w:r>
          </w:p>
          <w:p w14:paraId="70C1AD1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CCS – CAUSTIC</w:t>
            </w:r>
          </w:p>
          <w:p w14:paraId="511B317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CDM – AMINE RICH</w:t>
            </w:r>
          </w:p>
          <w:p w14:paraId="2BD35B94" w14:textId="2DB6AD81"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CORR. INHIBITOR &amp; ANTISCALE</w:t>
            </w:r>
          </w:p>
          <w:p w14:paraId="1D20B713" w14:textId="54FCAF5B" w:rsidR="00B271C8" w:rsidRPr="00014E44" w:rsidRDefault="00B271C8" w:rsidP="00DE1185">
            <w:pPr>
              <w:pStyle w:val="CellBody"/>
              <w:rPr>
                <w:ins w:id="5611" w:author="Zhunisbayev, Olzhasbek A [Bolashak Atyrau Limited]" w:date="2022-06-12T22:42:00Z"/>
                <w:rFonts w:ascii="Arial Narrow" w:hAnsi="Arial Narrow" w:cs="Arial"/>
                <w:color w:val="auto"/>
                <w:sz w:val="16"/>
                <w:szCs w:val="16"/>
                <w:lang w:val="en-GB"/>
              </w:rPr>
            </w:pPr>
            <w:ins w:id="5612" w:author="Zhunisbayev, Olzhasbek A [Bolashak Atyrau Limited]" w:date="2022-06-12T22:42:00Z">
              <w:r w:rsidRPr="00014E44">
                <w:rPr>
                  <w:rFonts w:ascii="Arial Narrow" w:hAnsi="Arial Narrow" w:cs="Arial"/>
                  <w:color w:val="auto"/>
                  <w:sz w:val="16"/>
                  <w:szCs w:val="16"/>
                  <w:lang w:val="en-GB"/>
                </w:rPr>
                <w:t>CPE – POLYELECTROLYTE</w:t>
              </w:r>
            </w:ins>
          </w:p>
          <w:p w14:paraId="666D055E" w14:textId="4802591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CT – SODIUM PHOSPHATE</w:t>
            </w:r>
          </w:p>
          <w:p w14:paraId="7F73E7B9" w14:textId="41AB2EF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DCS – CAUSTIC DRAIN</w:t>
            </w:r>
          </w:p>
          <w:p w14:paraId="1C8D98B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DFX – FLEXSORB DRAINS</w:t>
            </w:r>
          </w:p>
          <w:p w14:paraId="67B4040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42961319" w14:textId="3157CF3F" w:rsidR="00B271C8" w:rsidRPr="00014E44" w:rsidRDefault="00B271C8" w:rsidP="00DE1185">
            <w:pPr>
              <w:pStyle w:val="CellBody"/>
              <w:rPr>
                <w:ins w:id="5613" w:author="Zhunisbayev, Olzhasbek A [Bolashak Atyrau Limited]" w:date="2022-06-12T22:42:00Z"/>
                <w:rFonts w:ascii="Arial Narrow" w:hAnsi="Arial Narrow" w:cs="Arial"/>
                <w:color w:val="auto"/>
                <w:sz w:val="16"/>
                <w:szCs w:val="16"/>
                <w:lang w:val="en-GB"/>
              </w:rPr>
            </w:pPr>
            <w:ins w:id="5614" w:author="Zhunisbayev, Olzhasbek A [Bolashak Atyrau Limited]" w:date="2022-06-12T22:42:00Z">
              <w:r w:rsidRPr="00014E44">
                <w:rPr>
                  <w:rFonts w:ascii="Arial Narrow" w:hAnsi="Arial Narrow" w:cs="Arial"/>
                  <w:color w:val="auto"/>
                  <w:sz w:val="16"/>
                  <w:szCs w:val="16"/>
                  <w:lang w:val="en-GB"/>
                </w:rPr>
                <w:t>DL – DRAIN, OILY WATER</w:t>
              </w:r>
            </w:ins>
            <w:r w:rsidRPr="00014E44">
              <w:rPr>
                <w:rFonts w:ascii="Arial Narrow" w:hAnsi="Arial Narrow" w:cs="Arial"/>
                <w:color w:val="auto"/>
                <w:sz w:val="16"/>
                <w:szCs w:val="16"/>
                <w:lang w:val="en-GB"/>
              </w:rPr>
              <w:t xml:space="preserve"> </w:t>
            </w:r>
            <w:ins w:id="5615" w:author="Zhunisbayev, Olzhasbek A [Bolashak Atyrau Limited]" w:date="2022-06-12T22:42:00Z">
              <w:r w:rsidRPr="00014E44">
                <w:rPr>
                  <w:rFonts w:ascii="Arial Narrow" w:hAnsi="Arial Narrow" w:cs="Arial"/>
                  <w:color w:val="auto"/>
                  <w:sz w:val="16"/>
                  <w:szCs w:val="16"/>
                  <w:lang w:val="en-GB"/>
                </w:rPr>
                <w:t>(OPEN)</w:t>
              </w:r>
            </w:ins>
          </w:p>
          <w:p w14:paraId="000C99CE" w14:textId="6960D34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DMD – SLOP-METHANOL-DEA</w:t>
            </w:r>
          </w:p>
          <w:p w14:paraId="702431B7" w14:textId="016E924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37942DB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GE - DESULFURISED GAS</w:t>
            </w:r>
          </w:p>
          <w:p w14:paraId="4AA9D50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GAS SOUR</w:t>
            </w:r>
          </w:p>
          <w:p w14:paraId="705DBBA3" w14:textId="509D2AE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NL-NITROGEN LOW PRESSURE   </w:t>
            </w:r>
          </w:p>
          <w:p w14:paraId="56F45D7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(PURGE CONN. ONLY)</w:t>
            </w:r>
          </w:p>
          <w:p w14:paraId="169DC63A" w14:textId="274DA18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3DCA6E6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 – LUBE OIL</w:t>
            </w:r>
          </w:p>
          <w:p w14:paraId="29892FE6" w14:textId="6CE53C26" w:rsidR="00B271C8" w:rsidRPr="00014E44" w:rsidRDefault="00B271C8" w:rsidP="00DE1185">
            <w:pPr>
              <w:pStyle w:val="CellBody"/>
              <w:rPr>
                <w:ins w:id="5616" w:author="Zhunisbayev, Olzhasbek A [Bolashak Atyrau Limited]" w:date="2022-06-12T22:42:00Z"/>
                <w:rFonts w:ascii="Arial Narrow" w:hAnsi="Arial Narrow" w:cs="Arial"/>
                <w:color w:val="auto"/>
                <w:sz w:val="16"/>
                <w:szCs w:val="16"/>
                <w:lang w:val="en-GB"/>
              </w:rPr>
            </w:pPr>
            <w:ins w:id="5617" w:author="Zhunisbayev, Olzhasbek A [Bolashak Atyrau Limited]" w:date="2022-06-12T22:42:00Z">
              <w:r w:rsidRPr="00014E44">
                <w:rPr>
                  <w:rFonts w:ascii="Arial Narrow" w:hAnsi="Arial Narrow" w:cs="Arial"/>
                  <w:color w:val="auto"/>
                  <w:sz w:val="16"/>
                  <w:szCs w:val="16"/>
                  <w:lang w:val="en-GB"/>
                </w:rPr>
                <w:t>SG – SEAL GAS</w:t>
              </w:r>
            </w:ins>
          </w:p>
          <w:p w14:paraId="19FAE66D" w14:textId="555E9BB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p>
          <w:p w14:paraId="7FE6C3C3" w14:textId="4F1DE5B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TL – CONDENSATE, LOW PRESSURE</w:t>
            </w:r>
          </w:p>
          <w:p w14:paraId="52F0FC4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020A69E4"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WDM-DEMINERALISED WATER</w:t>
            </w:r>
          </w:p>
          <w:p w14:paraId="5E998659" w14:textId="77777777" w:rsidR="00B271C8" w:rsidRPr="00014E44" w:rsidRDefault="00B271C8" w:rsidP="00DE1185">
            <w:pPr>
              <w:pStyle w:val="CellBody"/>
              <w:rPr>
                <w:rFonts w:ascii="Arial Narrow" w:hAnsi="Arial Narrow" w:cs="Arial"/>
                <w:color w:val="auto"/>
                <w:w w:val="0"/>
                <w:sz w:val="16"/>
                <w:szCs w:val="16"/>
                <w:lang w:val="en-GB"/>
              </w:rPr>
            </w:pPr>
            <w:ins w:id="5618" w:author="Zhunisbayev, Olzhasbek A [Bolashak Atyrau Limited]" w:date="2022-06-12T22:43:00Z">
              <w:r w:rsidRPr="00014E44">
                <w:rPr>
                  <w:rFonts w:ascii="Arial Narrow" w:hAnsi="Arial Narrow" w:cs="Arial"/>
                  <w:color w:val="auto"/>
                  <w:w w:val="0"/>
                  <w:sz w:val="16"/>
                  <w:szCs w:val="16"/>
                  <w:lang w:val="en-GB"/>
                  <w:rPrChange w:id="5619" w:author="Zhunisbayev, Olzhasbek A [Bolashak Atyrau Limited]" w:date="2022-06-12T22:43:00Z">
                    <w:rPr>
                      <w:rFonts w:ascii="Arial" w:hAnsi="Arial" w:cs="Arial"/>
                      <w:color w:val="auto"/>
                      <w:w w:val="0"/>
                      <w:sz w:val="16"/>
                      <w:szCs w:val="16"/>
                      <w:u w:val="single"/>
                      <w:lang w:val="en-GB"/>
                    </w:rPr>
                  </w:rPrChange>
                </w:rPr>
                <w:t>WU – UTILITY WATER</w:t>
              </w:r>
            </w:ins>
          </w:p>
          <w:p w14:paraId="648CF13F" w14:textId="4AFCC835" w:rsidR="00B271C8" w:rsidRPr="00014E44" w:rsidRDefault="00B271C8" w:rsidP="00DE1185">
            <w:pPr>
              <w:pStyle w:val="CellBody"/>
              <w:rPr>
                <w:rFonts w:ascii="Arial Narrow" w:hAnsi="Arial Narrow" w:cs="Arial"/>
                <w:color w:val="auto"/>
                <w:w w:val="0"/>
                <w:sz w:val="16"/>
                <w:szCs w:val="16"/>
                <w:u w:val="single"/>
                <w:lang w:val="en-GB"/>
              </w:rPr>
            </w:pPr>
          </w:p>
        </w:tc>
        <w:tc>
          <w:tcPr>
            <w:tcW w:w="720" w:type="dxa"/>
            <w:tcBorders>
              <w:top w:val="single" w:sz="6" w:space="0" w:color="auto"/>
              <w:left w:val="single" w:sz="6" w:space="0" w:color="auto"/>
              <w:bottom w:val="single" w:sz="6" w:space="0" w:color="auto"/>
              <w:right w:val="single" w:sz="6" w:space="0" w:color="auto"/>
            </w:tcBorders>
          </w:tcPr>
          <w:p w14:paraId="0E0FD82E" w14:textId="77777777" w:rsidR="00B271C8" w:rsidRPr="00014E44" w:rsidRDefault="00B271C8" w:rsidP="00DE1185">
            <w:pPr>
              <w:pStyle w:val="CellBodyCentered"/>
              <w:rPr>
                <w:rFonts w:ascii="Arial Narrow" w:hAnsi="Arial Narrow" w:cs="Arial"/>
                <w:b/>
                <w:color w:val="auto"/>
                <w:sz w:val="16"/>
                <w:szCs w:val="16"/>
                <w:lang w:val="en-GB"/>
              </w:rPr>
            </w:pPr>
          </w:p>
          <w:p w14:paraId="10E52279" w14:textId="77777777" w:rsidR="00B271C8" w:rsidRPr="00014E44" w:rsidRDefault="00B271C8" w:rsidP="00DE1185">
            <w:pPr>
              <w:pStyle w:val="CellBodyCentered"/>
              <w:rPr>
                <w:rFonts w:ascii="Arial Narrow" w:hAnsi="Arial Narrow" w:cs="Arial"/>
                <w:b/>
                <w:color w:val="auto"/>
                <w:sz w:val="16"/>
                <w:szCs w:val="16"/>
                <w:lang w:val="en-GB"/>
              </w:rPr>
            </w:pPr>
            <w:bookmarkStart w:id="5620" w:name="OLE_LINK3"/>
            <w:r w:rsidRPr="00014E44">
              <w:rPr>
                <w:rFonts w:ascii="Arial Narrow" w:hAnsi="Arial Narrow" w:cs="Arial"/>
                <w:b/>
                <w:color w:val="auto"/>
                <w:sz w:val="16"/>
                <w:szCs w:val="16"/>
                <w:lang w:val="en-GB"/>
              </w:rPr>
              <w:t>600P22</w:t>
            </w:r>
          </w:p>
          <w:bookmarkEnd w:id="5620"/>
          <w:p w14:paraId="4168338E" w14:textId="77777777" w:rsidR="00B271C8" w:rsidRPr="00014E44" w:rsidRDefault="00B271C8" w:rsidP="00DE1185">
            <w:pPr>
              <w:pStyle w:val="CellBodyCentered"/>
              <w:rPr>
                <w:rFonts w:ascii="Arial Narrow" w:hAnsi="Arial Narrow" w:cs="Arial"/>
                <w:b/>
                <w:color w:val="auto"/>
                <w:sz w:val="16"/>
                <w:szCs w:val="16"/>
                <w:lang w:val="en-GB"/>
              </w:rPr>
            </w:pPr>
          </w:p>
          <w:p w14:paraId="558E9FE2" w14:textId="77777777" w:rsidR="00B271C8" w:rsidRPr="00014E44" w:rsidRDefault="00B271C8" w:rsidP="00DE1185">
            <w:pPr>
              <w:pStyle w:val="CellBodyCentered"/>
              <w:rPr>
                <w:rFonts w:ascii="Arial Narrow" w:hAnsi="Arial Narrow" w:cs="Arial"/>
                <w:b/>
                <w:color w:val="auto"/>
                <w:sz w:val="16"/>
                <w:szCs w:val="16"/>
                <w:lang w:val="en-GB"/>
              </w:rPr>
            </w:pPr>
          </w:p>
          <w:p w14:paraId="5B987E03" w14:textId="77777777" w:rsidR="00B271C8" w:rsidRPr="00014E44" w:rsidRDefault="00B271C8" w:rsidP="00DE1185">
            <w:pPr>
              <w:pStyle w:val="CellBodyCentered"/>
              <w:rPr>
                <w:rFonts w:ascii="Arial Narrow" w:hAnsi="Arial Narrow" w:cs="Arial"/>
                <w:b/>
                <w:color w:val="auto"/>
                <w:sz w:val="16"/>
                <w:szCs w:val="16"/>
                <w:lang w:val="en-GB"/>
              </w:rPr>
            </w:pPr>
          </w:p>
          <w:p w14:paraId="04271BED" w14:textId="77777777" w:rsidR="00B271C8" w:rsidRPr="00014E44" w:rsidRDefault="00B271C8" w:rsidP="00DE1185">
            <w:pPr>
              <w:pStyle w:val="CellBodyCentered"/>
              <w:rPr>
                <w:rFonts w:ascii="Arial Narrow" w:hAnsi="Arial Narrow" w:cs="Arial"/>
                <w:b/>
                <w:color w:val="auto"/>
                <w:sz w:val="16"/>
                <w:szCs w:val="16"/>
                <w:lang w:val="en-GB"/>
              </w:rPr>
            </w:pPr>
          </w:p>
          <w:p w14:paraId="6B66F69D" w14:textId="77777777" w:rsidR="00B271C8" w:rsidRPr="00014E44" w:rsidRDefault="00B271C8" w:rsidP="00DE1185">
            <w:pPr>
              <w:pStyle w:val="CellBodyCentered"/>
              <w:rPr>
                <w:rFonts w:ascii="Arial Narrow" w:hAnsi="Arial Narrow" w:cs="Arial"/>
                <w:b/>
                <w:color w:val="auto"/>
                <w:sz w:val="16"/>
                <w:szCs w:val="16"/>
                <w:lang w:val="en-GB"/>
              </w:rPr>
            </w:pPr>
          </w:p>
          <w:p w14:paraId="680FC29E" w14:textId="77777777" w:rsidR="00B271C8" w:rsidRPr="00014E44" w:rsidRDefault="00B271C8" w:rsidP="00DE1185">
            <w:pPr>
              <w:pStyle w:val="CellBodyCentered"/>
              <w:rPr>
                <w:rFonts w:ascii="Arial Narrow" w:hAnsi="Arial Narrow" w:cs="Arial"/>
                <w:b/>
                <w:color w:val="auto"/>
                <w:sz w:val="16"/>
                <w:szCs w:val="16"/>
                <w:lang w:val="en-GB"/>
              </w:rPr>
            </w:pPr>
          </w:p>
          <w:p w14:paraId="3FAA22A8" w14:textId="77777777" w:rsidR="00B271C8" w:rsidRPr="00014E44" w:rsidRDefault="00B271C8" w:rsidP="00DE1185">
            <w:pPr>
              <w:pStyle w:val="CellBodyCentered"/>
              <w:rPr>
                <w:rFonts w:ascii="Arial Narrow" w:hAnsi="Arial Narrow" w:cs="Arial"/>
                <w:b/>
                <w:color w:val="auto"/>
                <w:sz w:val="16"/>
                <w:szCs w:val="16"/>
                <w:lang w:val="en-GB"/>
              </w:rPr>
            </w:pPr>
          </w:p>
          <w:p w14:paraId="7D005926" w14:textId="77777777" w:rsidR="00B271C8" w:rsidRPr="00014E44" w:rsidRDefault="00B271C8" w:rsidP="00DE1185">
            <w:pPr>
              <w:pStyle w:val="CellBodyCentered"/>
              <w:rPr>
                <w:rFonts w:ascii="Arial Narrow" w:hAnsi="Arial Narrow" w:cs="Arial"/>
                <w:b/>
                <w:color w:val="auto"/>
                <w:sz w:val="16"/>
                <w:szCs w:val="16"/>
                <w:lang w:val="en-GB"/>
              </w:rPr>
            </w:pPr>
          </w:p>
          <w:p w14:paraId="11690A02" w14:textId="77777777" w:rsidR="00B271C8" w:rsidRPr="00014E44" w:rsidRDefault="00B271C8" w:rsidP="00DE1185">
            <w:pPr>
              <w:pStyle w:val="CellBodyCentered"/>
              <w:rPr>
                <w:rFonts w:ascii="Arial Narrow" w:hAnsi="Arial Narrow" w:cs="Arial"/>
                <w:b/>
                <w:color w:val="auto"/>
                <w:sz w:val="16"/>
                <w:szCs w:val="16"/>
                <w:lang w:val="en-GB"/>
              </w:rPr>
            </w:pPr>
          </w:p>
          <w:p w14:paraId="05B1A44E" w14:textId="77777777" w:rsidR="00B271C8" w:rsidRPr="00014E44" w:rsidRDefault="00B271C8" w:rsidP="00DE1185">
            <w:pPr>
              <w:pStyle w:val="CellBodyCentered"/>
              <w:rPr>
                <w:rFonts w:ascii="Arial Narrow" w:hAnsi="Arial Narrow" w:cs="Arial"/>
                <w:b/>
                <w:color w:val="auto"/>
                <w:sz w:val="16"/>
                <w:szCs w:val="16"/>
                <w:lang w:val="en-GB"/>
              </w:rPr>
            </w:pPr>
          </w:p>
          <w:p w14:paraId="0AF8F2F2" w14:textId="77777777" w:rsidR="00B271C8" w:rsidRPr="00014E44" w:rsidRDefault="00B271C8" w:rsidP="00DE1185">
            <w:pPr>
              <w:pStyle w:val="CellBodyCentered"/>
              <w:rPr>
                <w:rFonts w:ascii="Arial Narrow" w:hAnsi="Arial Narrow" w:cs="Arial"/>
                <w:b/>
                <w:color w:val="auto"/>
                <w:sz w:val="16"/>
                <w:szCs w:val="16"/>
                <w:lang w:val="en-GB"/>
              </w:rPr>
            </w:pPr>
          </w:p>
          <w:p w14:paraId="0B8CE0A5" w14:textId="77777777" w:rsidR="00B271C8" w:rsidRPr="00014E44" w:rsidRDefault="00B271C8" w:rsidP="00DE1185">
            <w:pPr>
              <w:pStyle w:val="CellBodyCentered"/>
              <w:rPr>
                <w:rFonts w:ascii="Arial Narrow" w:hAnsi="Arial Narrow" w:cs="Arial"/>
                <w:b/>
                <w:color w:val="auto"/>
                <w:sz w:val="16"/>
                <w:szCs w:val="16"/>
                <w:lang w:val="en-GB"/>
              </w:rPr>
            </w:pPr>
          </w:p>
          <w:p w14:paraId="3692CC4B" w14:textId="77777777" w:rsidR="00B271C8" w:rsidRPr="00014E44" w:rsidRDefault="00B271C8" w:rsidP="00DE1185">
            <w:pPr>
              <w:pStyle w:val="CellBodyCentered"/>
              <w:rPr>
                <w:rFonts w:ascii="Arial Narrow" w:hAnsi="Arial Narrow" w:cs="Arial"/>
                <w:b/>
                <w:color w:val="auto"/>
                <w:sz w:val="16"/>
                <w:szCs w:val="16"/>
                <w:lang w:val="en-GB"/>
              </w:rPr>
            </w:pPr>
          </w:p>
          <w:p w14:paraId="4778DC7B" w14:textId="77777777" w:rsidR="00B271C8" w:rsidRPr="00014E44" w:rsidRDefault="00B271C8" w:rsidP="00DE1185">
            <w:pPr>
              <w:pStyle w:val="CellBodyCentered"/>
              <w:rPr>
                <w:rFonts w:ascii="Arial Narrow" w:hAnsi="Arial Narrow" w:cs="Arial"/>
                <w:b/>
                <w:color w:val="auto"/>
                <w:sz w:val="16"/>
                <w:szCs w:val="16"/>
                <w:lang w:val="en-GB"/>
              </w:rPr>
            </w:pPr>
          </w:p>
          <w:p w14:paraId="7241809F" w14:textId="77777777" w:rsidR="00B271C8" w:rsidRDefault="00B271C8" w:rsidP="00DE1185">
            <w:pPr>
              <w:pStyle w:val="CellBodyCentered"/>
              <w:rPr>
                <w:rFonts w:ascii="Arial Narrow" w:hAnsi="Arial Narrow" w:cs="Arial"/>
                <w:b/>
                <w:color w:val="auto"/>
                <w:sz w:val="16"/>
                <w:szCs w:val="16"/>
                <w:lang w:val="en-GB"/>
              </w:rPr>
            </w:pPr>
          </w:p>
          <w:p w14:paraId="02AF483C" w14:textId="672DF0C7" w:rsidR="0030186A" w:rsidRPr="00014E44" w:rsidRDefault="0030186A"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1972C857" w14:textId="77777777" w:rsidR="00B271C8" w:rsidRPr="00014E44" w:rsidRDefault="00B271C8" w:rsidP="00DE1185">
            <w:pPr>
              <w:pStyle w:val="CellBodyCentered"/>
              <w:rPr>
                <w:rFonts w:ascii="Arial Narrow" w:hAnsi="Arial Narrow" w:cs="Arial"/>
                <w:color w:val="auto"/>
                <w:sz w:val="16"/>
                <w:szCs w:val="16"/>
                <w:lang w:val="en-GB"/>
              </w:rPr>
            </w:pPr>
          </w:p>
          <w:p w14:paraId="637C8154" w14:textId="77777777" w:rsidR="00B271C8" w:rsidRPr="00014E44" w:rsidDel="00076A62" w:rsidRDefault="00B271C8" w:rsidP="00DE1185">
            <w:pPr>
              <w:pStyle w:val="CellBodyCentered"/>
              <w:rPr>
                <w:del w:id="5621" w:author="Zhunisbayev, Olzhasbek [Bolashak Atyrau Limited]" w:date="2023-10-16T09:37:00Z"/>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05EFD471" w14:textId="1B9B0259" w:rsidR="00B271C8" w:rsidRPr="00014E44" w:rsidDel="00076A62" w:rsidRDefault="00B271C8" w:rsidP="00DE1185">
            <w:pPr>
              <w:pStyle w:val="CellBodyCentered"/>
              <w:jc w:val="left"/>
              <w:rPr>
                <w:del w:id="5622" w:author="Zhunisbayev, Olzhasbek [Bolashak Atyrau Limited]" w:date="2023-10-16T09:37:00Z"/>
                <w:rFonts w:ascii="Arial Narrow" w:hAnsi="Arial Narrow" w:cs="Arial"/>
                <w:color w:val="auto"/>
                <w:sz w:val="16"/>
                <w:szCs w:val="16"/>
                <w:lang w:val="en-GB"/>
              </w:rPr>
            </w:pPr>
          </w:p>
          <w:p w14:paraId="5CB5B5E3" w14:textId="05B13A67" w:rsidR="00B271C8" w:rsidRPr="00014E44" w:rsidDel="00076A62" w:rsidRDefault="00B271C8">
            <w:pPr>
              <w:pStyle w:val="CellBodyCentered"/>
              <w:jc w:val="left"/>
              <w:rPr>
                <w:del w:id="5623" w:author="Zhunisbayev, Olzhasbek [Bolashak Atyrau Limited]" w:date="2023-10-16T09:37:00Z"/>
                <w:rFonts w:ascii="Arial Narrow" w:hAnsi="Arial Narrow" w:cs="Arial"/>
                <w:color w:val="auto"/>
                <w:sz w:val="16"/>
                <w:szCs w:val="16"/>
                <w:lang w:val="en-GB"/>
              </w:rPr>
              <w:pPrChange w:id="5624" w:author="Zhunisbayev, Olzhasbek [Bolashak Atyrau Limited]" w:date="2023-10-16T09:37:00Z">
                <w:pPr>
                  <w:pStyle w:val="CellBodyCentered"/>
                </w:pPr>
              </w:pPrChange>
            </w:pPr>
            <w:del w:id="5625" w:author="Zhunisbayev, Olzhasbek [Bolashak Atyrau Limited]" w:date="2023-10-16T09:37: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p w14:paraId="420FA034" w14:textId="77777777" w:rsidR="00B271C8" w:rsidRPr="00014E44" w:rsidRDefault="00B271C8" w:rsidP="00DE1185">
            <w:pPr>
              <w:pStyle w:val="CellBodyCentered"/>
              <w:rPr>
                <w:rFonts w:ascii="Arial Narrow" w:hAnsi="Arial Narrow" w:cs="Arial"/>
                <w:color w:val="auto"/>
                <w:sz w:val="16"/>
                <w:szCs w:val="16"/>
                <w:lang w:val="en-GB"/>
              </w:rPr>
            </w:pPr>
          </w:p>
          <w:p w14:paraId="6C81C374" w14:textId="77777777" w:rsidR="00B271C8" w:rsidRPr="00014E44" w:rsidRDefault="00B271C8" w:rsidP="00DE1185">
            <w:pPr>
              <w:pStyle w:val="CellBodyCentered"/>
              <w:rPr>
                <w:rFonts w:ascii="Arial Narrow" w:hAnsi="Arial Narrow" w:cs="Arial"/>
                <w:color w:val="auto"/>
                <w:sz w:val="16"/>
                <w:szCs w:val="16"/>
                <w:lang w:val="en-GB"/>
              </w:rPr>
            </w:pPr>
          </w:p>
          <w:p w14:paraId="49342DCE" w14:textId="77777777" w:rsidR="00B271C8" w:rsidRPr="00014E44" w:rsidRDefault="00B271C8" w:rsidP="00DE1185">
            <w:pPr>
              <w:pStyle w:val="CellBodyCentered"/>
              <w:rPr>
                <w:rFonts w:ascii="Arial Narrow" w:hAnsi="Arial Narrow" w:cs="Arial"/>
                <w:color w:val="auto"/>
                <w:sz w:val="16"/>
                <w:szCs w:val="16"/>
                <w:lang w:val="en-GB"/>
              </w:rPr>
            </w:pPr>
          </w:p>
          <w:p w14:paraId="71CE0AA1" w14:textId="77777777" w:rsidR="00B271C8" w:rsidRPr="00014E44" w:rsidRDefault="00B271C8" w:rsidP="00DE1185">
            <w:pPr>
              <w:pStyle w:val="CellBodyCentered"/>
              <w:rPr>
                <w:rFonts w:ascii="Arial Narrow" w:hAnsi="Arial Narrow" w:cs="Arial"/>
                <w:color w:val="auto"/>
                <w:sz w:val="16"/>
                <w:szCs w:val="16"/>
                <w:lang w:val="en-GB"/>
              </w:rPr>
            </w:pPr>
          </w:p>
          <w:p w14:paraId="087AB7AE" w14:textId="77777777" w:rsidR="00B271C8" w:rsidRPr="00014E44" w:rsidRDefault="00B271C8" w:rsidP="00DE1185">
            <w:pPr>
              <w:pStyle w:val="CellBodyCentered"/>
              <w:rPr>
                <w:rFonts w:ascii="Arial Narrow" w:hAnsi="Arial Narrow" w:cs="Arial"/>
                <w:color w:val="auto"/>
                <w:sz w:val="16"/>
                <w:szCs w:val="16"/>
                <w:lang w:val="en-GB"/>
              </w:rPr>
            </w:pPr>
          </w:p>
          <w:p w14:paraId="66E544FB" w14:textId="77777777" w:rsidR="00B271C8" w:rsidRPr="00014E44" w:rsidRDefault="00B271C8" w:rsidP="00DE1185">
            <w:pPr>
              <w:pStyle w:val="CellBodyCentered"/>
              <w:rPr>
                <w:rFonts w:ascii="Arial Narrow" w:hAnsi="Arial Narrow" w:cs="Arial"/>
                <w:color w:val="auto"/>
                <w:sz w:val="16"/>
                <w:szCs w:val="16"/>
                <w:lang w:val="en-GB"/>
              </w:rPr>
            </w:pPr>
          </w:p>
          <w:p w14:paraId="049448EC" w14:textId="77777777" w:rsidR="00B271C8" w:rsidRPr="00014E44" w:rsidRDefault="00B271C8" w:rsidP="00DE1185">
            <w:pPr>
              <w:pStyle w:val="CellBodyCentered"/>
              <w:rPr>
                <w:rFonts w:ascii="Arial Narrow" w:hAnsi="Arial Narrow" w:cs="Arial"/>
                <w:color w:val="auto"/>
                <w:sz w:val="16"/>
                <w:szCs w:val="16"/>
                <w:lang w:val="en-GB"/>
              </w:rPr>
            </w:pPr>
          </w:p>
          <w:p w14:paraId="47BE4340" w14:textId="77777777" w:rsidR="00B271C8" w:rsidRPr="00014E44" w:rsidRDefault="00B271C8" w:rsidP="00DE1185">
            <w:pPr>
              <w:pStyle w:val="CellBodyCentered"/>
              <w:rPr>
                <w:rFonts w:ascii="Arial Narrow" w:hAnsi="Arial Narrow" w:cs="Arial"/>
                <w:color w:val="auto"/>
                <w:sz w:val="16"/>
                <w:szCs w:val="16"/>
                <w:lang w:val="en-GB"/>
              </w:rPr>
            </w:pPr>
          </w:p>
          <w:p w14:paraId="53ACCCAF" w14:textId="77777777" w:rsidR="00B271C8" w:rsidRPr="00014E44" w:rsidRDefault="00B271C8" w:rsidP="00DE1185">
            <w:pPr>
              <w:pStyle w:val="CellBodyCentered"/>
              <w:rPr>
                <w:rFonts w:ascii="Arial Narrow" w:hAnsi="Arial Narrow" w:cs="Arial"/>
                <w:color w:val="auto"/>
                <w:sz w:val="16"/>
                <w:szCs w:val="16"/>
                <w:lang w:val="en-GB"/>
              </w:rPr>
            </w:pPr>
          </w:p>
          <w:p w14:paraId="273535C9"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3F5D1C30" w14:textId="77777777" w:rsidR="00B271C8" w:rsidRPr="00014E44" w:rsidRDefault="00B271C8" w:rsidP="00DE1185">
            <w:pPr>
              <w:pStyle w:val="CellBodyCentered"/>
              <w:rPr>
                <w:rFonts w:ascii="Arial Narrow" w:hAnsi="Arial Narrow" w:cs="Arial"/>
                <w:color w:val="auto"/>
                <w:sz w:val="16"/>
                <w:szCs w:val="16"/>
                <w:lang w:val="en-GB"/>
              </w:rPr>
            </w:pPr>
          </w:p>
          <w:p w14:paraId="720F31CE" w14:textId="3C37A126"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 STAINLESS STEEL</w:t>
            </w:r>
          </w:p>
          <w:p w14:paraId="4BF699E8" w14:textId="77777777" w:rsidR="00B271C8" w:rsidRPr="00014E44" w:rsidRDefault="00B271C8" w:rsidP="00DE1185">
            <w:pPr>
              <w:pStyle w:val="CellBodyCentered"/>
              <w:rPr>
                <w:rFonts w:ascii="Arial Narrow" w:hAnsi="Arial Narrow" w:cs="Arial"/>
                <w:color w:val="auto"/>
                <w:sz w:val="16"/>
                <w:szCs w:val="16"/>
                <w:lang w:val="en-GB"/>
              </w:rPr>
            </w:pPr>
          </w:p>
          <w:p w14:paraId="4E7B2CA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666DC90E" w14:textId="77777777" w:rsidR="00B271C8" w:rsidRPr="00014E44" w:rsidRDefault="00B271C8" w:rsidP="00DE1185">
            <w:pPr>
              <w:pStyle w:val="CellBodyCentered"/>
              <w:rPr>
                <w:rFonts w:ascii="Arial Narrow" w:hAnsi="Arial Narrow" w:cs="Arial"/>
                <w:color w:val="auto"/>
                <w:sz w:val="16"/>
                <w:szCs w:val="16"/>
                <w:lang w:val="en-GB"/>
              </w:rPr>
            </w:pPr>
          </w:p>
          <w:p w14:paraId="1CC7009E" w14:textId="77777777" w:rsidR="00B271C8" w:rsidRPr="00014E44" w:rsidRDefault="00B271C8" w:rsidP="00DE1185">
            <w:pPr>
              <w:pStyle w:val="CellBodyCentered"/>
              <w:rPr>
                <w:rFonts w:ascii="Arial Narrow" w:hAnsi="Arial Narrow" w:cs="Arial"/>
                <w:color w:val="auto"/>
                <w:sz w:val="16"/>
                <w:szCs w:val="16"/>
                <w:lang w:val="en-GB"/>
              </w:rPr>
            </w:pPr>
          </w:p>
          <w:p w14:paraId="196F81C5" w14:textId="77777777" w:rsidR="00B271C8" w:rsidRPr="00014E44" w:rsidRDefault="00B271C8" w:rsidP="00DE1185">
            <w:pPr>
              <w:pStyle w:val="CellBodyCentered"/>
              <w:rPr>
                <w:rFonts w:ascii="Arial Narrow" w:hAnsi="Arial Narrow" w:cs="Arial"/>
                <w:color w:val="auto"/>
                <w:sz w:val="16"/>
                <w:szCs w:val="16"/>
                <w:lang w:val="en-GB"/>
              </w:rPr>
            </w:pPr>
          </w:p>
          <w:p w14:paraId="65D22A45" w14:textId="77777777" w:rsidR="00B271C8" w:rsidRPr="00014E44" w:rsidRDefault="00B271C8" w:rsidP="00DE1185">
            <w:pPr>
              <w:pStyle w:val="CellBodyCentered"/>
              <w:rPr>
                <w:rFonts w:ascii="Arial Narrow" w:hAnsi="Arial Narrow" w:cs="Arial"/>
                <w:color w:val="auto"/>
                <w:sz w:val="16"/>
                <w:szCs w:val="16"/>
                <w:lang w:val="en-GB"/>
              </w:rPr>
            </w:pPr>
          </w:p>
          <w:p w14:paraId="4AAC92C0" w14:textId="77777777" w:rsidR="00B271C8" w:rsidRPr="00014E44" w:rsidRDefault="00B271C8" w:rsidP="00DE1185">
            <w:pPr>
              <w:pStyle w:val="CellBodyCentered"/>
              <w:rPr>
                <w:rFonts w:ascii="Arial Narrow" w:hAnsi="Arial Narrow" w:cs="Arial"/>
                <w:color w:val="auto"/>
                <w:sz w:val="16"/>
                <w:szCs w:val="16"/>
                <w:lang w:val="en-GB"/>
              </w:rPr>
            </w:pPr>
          </w:p>
          <w:p w14:paraId="7CC2DA42" w14:textId="77777777" w:rsidR="00B271C8" w:rsidRPr="00014E44" w:rsidRDefault="00B271C8" w:rsidP="00DE1185">
            <w:pPr>
              <w:pStyle w:val="CellBodyCentered"/>
              <w:rPr>
                <w:rFonts w:ascii="Arial Narrow" w:hAnsi="Arial Narrow" w:cs="Arial"/>
                <w:color w:val="auto"/>
                <w:sz w:val="16"/>
                <w:szCs w:val="16"/>
                <w:lang w:val="en-GB"/>
              </w:rPr>
            </w:pPr>
          </w:p>
          <w:p w14:paraId="5A3C0565" w14:textId="77777777" w:rsidR="00B271C8" w:rsidRPr="00014E44" w:rsidRDefault="00B271C8" w:rsidP="00DE1185">
            <w:pPr>
              <w:pStyle w:val="CellBodyCentered"/>
              <w:rPr>
                <w:rFonts w:ascii="Arial Narrow" w:hAnsi="Arial Narrow" w:cs="Arial"/>
                <w:color w:val="auto"/>
                <w:sz w:val="16"/>
                <w:szCs w:val="16"/>
                <w:lang w:val="en-GB"/>
              </w:rPr>
            </w:pPr>
          </w:p>
          <w:p w14:paraId="4BA7D16D"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01A255B" w14:textId="77777777" w:rsidR="00B271C8" w:rsidRPr="00014E44" w:rsidRDefault="00B271C8" w:rsidP="00DE1185">
            <w:pPr>
              <w:pStyle w:val="CellBodyCentered"/>
              <w:rPr>
                <w:rFonts w:ascii="Arial Narrow" w:hAnsi="Arial Narrow" w:cs="Arial"/>
                <w:color w:val="auto"/>
                <w:sz w:val="16"/>
                <w:szCs w:val="16"/>
                <w:lang w:val="en-GB"/>
              </w:rPr>
            </w:pPr>
          </w:p>
          <w:p w14:paraId="0617D6F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600</w:t>
            </w:r>
          </w:p>
          <w:p w14:paraId="5B9EC9C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w:t>
            </w:r>
          </w:p>
          <w:p w14:paraId="75B0A049" w14:textId="77777777" w:rsidR="00B271C8" w:rsidRPr="00014E44" w:rsidRDefault="00B271C8" w:rsidP="00DE1185">
            <w:pPr>
              <w:pStyle w:val="CellBodyCentered"/>
              <w:rPr>
                <w:rFonts w:ascii="Arial Narrow" w:hAnsi="Arial Narrow" w:cs="Arial"/>
                <w:color w:val="auto"/>
                <w:sz w:val="16"/>
                <w:szCs w:val="16"/>
                <w:lang w:val="en-GB"/>
              </w:rPr>
            </w:pPr>
          </w:p>
          <w:p w14:paraId="14021046" w14:textId="77777777" w:rsidR="00B271C8" w:rsidRPr="00014E44" w:rsidRDefault="00B271C8" w:rsidP="00DE1185">
            <w:pPr>
              <w:pStyle w:val="CellBodyCentered"/>
              <w:rPr>
                <w:rFonts w:ascii="Arial Narrow" w:hAnsi="Arial Narrow" w:cs="Arial"/>
                <w:color w:val="auto"/>
                <w:sz w:val="16"/>
                <w:szCs w:val="16"/>
                <w:lang w:val="en-GB"/>
              </w:rPr>
            </w:pPr>
          </w:p>
          <w:p w14:paraId="2E371BBB" w14:textId="77777777" w:rsidR="00B271C8" w:rsidRPr="00014E44" w:rsidRDefault="00B271C8" w:rsidP="00DE1185">
            <w:pPr>
              <w:pStyle w:val="CellBodyCentered"/>
              <w:rPr>
                <w:rFonts w:ascii="Arial Narrow" w:hAnsi="Arial Narrow" w:cs="Arial"/>
                <w:color w:val="auto"/>
                <w:sz w:val="16"/>
                <w:szCs w:val="16"/>
                <w:lang w:val="en-GB"/>
              </w:rPr>
            </w:pPr>
          </w:p>
          <w:p w14:paraId="132FA7A8" w14:textId="77777777" w:rsidR="00B271C8" w:rsidRPr="00014E44" w:rsidRDefault="00B271C8" w:rsidP="00DE1185">
            <w:pPr>
              <w:pStyle w:val="CellBodyCentered"/>
              <w:rPr>
                <w:rFonts w:ascii="Arial Narrow" w:hAnsi="Arial Narrow" w:cs="Arial"/>
                <w:color w:val="auto"/>
                <w:sz w:val="16"/>
                <w:szCs w:val="16"/>
                <w:lang w:val="en-GB"/>
              </w:rPr>
            </w:pPr>
          </w:p>
          <w:p w14:paraId="263F9FE4" w14:textId="77777777" w:rsidR="00B271C8" w:rsidRPr="00014E44" w:rsidRDefault="00B271C8" w:rsidP="00DE1185">
            <w:pPr>
              <w:pStyle w:val="CellBodyCentered"/>
              <w:rPr>
                <w:rFonts w:ascii="Arial Narrow" w:hAnsi="Arial Narrow" w:cs="Arial"/>
                <w:color w:val="auto"/>
                <w:sz w:val="16"/>
                <w:szCs w:val="16"/>
                <w:lang w:val="en-GB"/>
              </w:rPr>
            </w:pPr>
          </w:p>
          <w:p w14:paraId="71E5A8B8" w14:textId="77777777" w:rsidR="00B271C8" w:rsidRPr="00014E44" w:rsidRDefault="00B271C8" w:rsidP="00DE1185">
            <w:pPr>
              <w:pStyle w:val="CellBodyCentered"/>
              <w:rPr>
                <w:rFonts w:ascii="Arial Narrow" w:hAnsi="Arial Narrow" w:cs="Arial"/>
                <w:color w:val="auto"/>
                <w:sz w:val="16"/>
                <w:szCs w:val="16"/>
                <w:lang w:val="en-GB"/>
              </w:rPr>
            </w:pPr>
          </w:p>
          <w:p w14:paraId="12869235" w14:textId="77777777" w:rsidR="00B271C8" w:rsidRPr="00014E44" w:rsidRDefault="00B271C8" w:rsidP="00DE1185">
            <w:pPr>
              <w:pStyle w:val="CellBodyCentered"/>
              <w:rPr>
                <w:rFonts w:ascii="Arial Narrow" w:hAnsi="Arial Narrow" w:cs="Arial"/>
                <w:color w:val="auto"/>
                <w:sz w:val="16"/>
                <w:szCs w:val="16"/>
                <w:lang w:val="en-GB"/>
              </w:rPr>
            </w:pPr>
          </w:p>
          <w:p w14:paraId="4FA3BC5E" w14:textId="77777777" w:rsidR="00B271C8" w:rsidRPr="00014E44" w:rsidRDefault="00B271C8" w:rsidP="00DE1185">
            <w:pPr>
              <w:pStyle w:val="CellBodyCentered"/>
              <w:rPr>
                <w:rFonts w:ascii="Arial Narrow" w:hAnsi="Arial Narrow" w:cs="Arial"/>
                <w:color w:val="auto"/>
                <w:sz w:val="16"/>
                <w:szCs w:val="16"/>
                <w:lang w:val="en-GB"/>
              </w:rPr>
            </w:pPr>
          </w:p>
          <w:p w14:paraId="577E3611" w14:textId="77777777" w:rsidR="00B271C8" w:rsidRPr="00014E44" w:rsidRDefault="00B271C8" w:rsidP="00DE1185">
            <w:pPr>
              <w:pStyle w:val="CellBodyCentered"/>
              <w:rPr>
                <w:rFonts w:ascii="Arial Narrow" w:hAnsi="Arial Narrow" w:cs="Arial"/>
                <w:color w:val="auto"/>
                <w:sz w:val="16"/>
                <w:szCs w:val="16"/>
                <w:lang w:val="en-GB"/>
              </w:rPr>
            </w:pPr>
          </w:p>
          <w:p w14:paraId="37A18AED" w14:textId="77777777" w:rsidR="00B271C8" w:rsidRPr="00014E44" w:rsidRDefault="00B271C8" w:rsidP="00DE1185">
            <w:pPr>
              <w:pStyle w:val="CellBodyCentered"/>
              <w:rPr>
                <w:rFonts w:ascii="Arial Narrow" w:hAnsi="Arial Narrow" w:cs="Arial"/>
                <w:color w:val="auto"/>
                <w:sz w:val="16"/>
                <w:szCs w:val="16"/>
                <w:lang w:val="en-GB"/>
              </w:rPr>
            </w:pPr>
          </w:p>
          <w:p w14:paraId="4B5B846F" w14:textId="77777777" w:rsidR="00B271C8" w:rsidRPr="00014E44" w:rsidRDefault="00B271C8" w:rsidP="00DE1185">
            <w:pPr>
              <w:pStyle w:val="CellBodyCentered"/>
              <w:rPr>
                <w:rFonts w:ascii="Arial Narrow" w:hAnsi="Arial Narrow" w:cs="Arial"/>
                <w:color w:val="auto"/>
                <w:sz w:val="16"/>
                <w:szCs w:val="16"/>
                <w:lang w:val="en-GB"/>
              </w:rPr>
            </w:pPr>
          </w:p>
          <w:p w14:paraId="10F4641A"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AB101C1" w14:textId="77777777" w:rsidR="00B271C8" w:rsidRPr="00014E44" w:rsidRDefault="00B271C8" w:rsidP="00DE1185">
            <w:pPr>
              <w:pStyle w:val="CellBodyCentered"/>
              <w:rPr>
                <w:rFonts w:ascii="Arial Narrow" w:hAnsi="Arial Narrow" w:cs="Arial"/>
                <w:color w:val="auto"/>
                <w:sz w:val="16"/>
                <w:szCs w:val="16"/>
                <w:lang w:val="en-GB"/>
              </w:rPr>
            </w:pPr>
          </w:p>
          <w:p w14:paraId="439D0774" w14:textId="79C228F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26"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627"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+350°C</w:t>
            </w:r>
          </w:p>
          <w:p w14:paraId="7A33CBC6" w14:textId="77777777" w:rsidR="00B271C8" w:rsidRPr="00014E44" w:rsidRDefault="00B271C8" w:rsidP="00DE1185">
            <w:pPr>
              <w:pStyle w:val="CellBodyCentered"/>
              <w:rPr>
                <w:rFonts w:ascii="Arial Narrow" w:hAnsi="Arial Narrow" w:cs="Arial"/>
                <w:color w:val="auto"/>
                <w:sz w:val="16"/>
                <w:szCs w:val="16"/>
                <w:lang w:val="en-GB"/>
              </w:rPr>
            </w:pPr>
          </w:p>
          <w:p w14:paraId="301D5494" w14:textId="77777777" w:rsidR="00B271C8" w:rsidRPr="00014E44" w:rsidRDefault="00B271C8" w:rsidP="00DE1185">
            <w:pPr>
              <w:pStyle w:val="CellBodyCentered"/>
              <w:rPr>
                <w:rFonts w:ascii="Arial Narrow" w:hAnsi="Arial Narrow" w:cs="Arial"/>
                <w:color w:val="auto"/>
                <w:sz w:val="16"/>
                <w:szCs w:val="16"/>
                <w:lang w:val="en-GB"/>
              </w:rPr>
            </w:pPr>
          </w:p>
          <w:p w14:paraId="70429019" w14:textId="77777777" w:rsidR="00B271C8" w:rsidRPr="00014E44" w:rsidRDefault="00B271C8" w:rsidP="00DE1185">
            <w:pPr>
              <w:pStyle w:val="CellBodyCentered"/>
              <w:rPr>
                <w:rFonts w:ascii="Arial Narrow" w:hAnsi="Arial Narrow" w:cs="Arial"/>
                <w:color w:val="auto"/>
                <w:sz w:val="16"/>
                <w:szCs w:val="16"/>
                <w:lang w:val="en-GB"/>
              </w:rPr>
            </w:pPr>
          </w:p>
          <w:p w14:paraId="449F0339" w14:textId="77777777" w:rsidR="00B271C8" w:rsidRPr="00014E44" w:rsidRDefault="00B271C8" w:rsidP="00DE1185">
            <w:pPr>
              <w:pStyle w:val="CellBodyCentered"/>
              <w:rPr>
                <w:rFonts w:ascii="Arial Narrow" w:hAnsi="Arial Narrow" w:cs="Arial"/>
                <w:color w:val="auto"/>
                <w:sz w:val="16"/>
                <w:szCs w:val="16"/>
                <w:lang w:val="en-GB"/>
              </w:rPr>
            </w:pPr>
          </w:p>
          <w:p w14:paraId="234B6A2A" w14:textId="77777777" w:rsidR="00B271C8" w:rsidRPr="00014E44" w:rsidRDefault="00B271C8" w:rsidP="00DE1185">
            <w:pPr>
              <w:pStyle w:val="CellBodyCentered"/>
              <w:rPr>
                <w:rFonts w:ascii="Arial Narrow" w:hAnsi="Arial Narrow" w:cs="Arial"/>
                <w:color w:val="auto"/>
                <w:sz w:val="16"/>
                <w:szCs w:val="16"/>
                <w:lang w:val="en-GB"/>
              </w:rPr>
            </w:pPr>
          </w:p>
          <w:p w14:paraId="1F34998A" w14:textId="77777777" w:rsidR="00B271C8" w:rsidRPr="00014E44" w:rsidRDefault="00B271C8" w:rsidP="00DE1185">
            <w:pPr>
              <w:pStyle w:val="CellBodyCentered"/>
              <w:rPr>
                <w:rFonts w:ascii="Arial Narrow" w:hAnsi="Arial Narrow" w:cs="Arial"/>
                <w:color w:val="auto"/>
                <w:sz w:val="16"/>
                <w:szCs w:val="16"/>
                <w:lang w:val="en-GB"/>
              </w:rPr>
            </w:pPr>
          </w:p>
          <w:p w14:paraId="3FF2F32A" w14:textId="77777777" w:rsidR="00B271C8" w:rsidRPr="00014E44" w:rsidRDefault="00B271C8" w:rsidP="00DE1185">
            <w:pPr>
              <w:pStyle w:val="CellBodyCentered"/>
              <w:rPr>
                <w:rFonts w:ascii="Arial Narrow" w:hAnsi="Arial Narrow" w:cs="Arial"/>
                <w:color w:val="auto"/>
                <w:sz w:val="16"/>
                <w:szCs w:val="16"/>
                <w:lang w:val="en-GB"/>
              </w:rPr>
            </w:pPr>
          </w:p>
          <w:p w14:paraId="6667564A" w14:textId="77777777" w:rsidR="00B271C8" w:rsidRPr="00014E44" w:rsidRDefault="00B271C8" w:rsidP="00DE1185">
            <w:pPr>
              <w:pStyle w:val="CellBodyCentered"/>
              <w:rPr>
                <w:rFonts w:ascii="Arial Narrow" w:hAnsi="Arial Narrow" w:cs="Arial"/>
                <w:color w:val="auto"/>
                <w:sz w:val="16"/>
                <w:szCs w:val="16"/>
                <w:lang w:val="en-GB"/>
              </w:rPr>
            </w:pPr>
          </w:p>
          <w:p w14:paraId="25665264" w14:textId="77777777" w:rsidR="00B271C8" w:rsidRPr="00014E44" w:rsidRDefault="00B271C8" w:rsidP="00DE1185">
            <w:pPr>
              <w:pStyle w:val="CellBodyCentered"/>
              <w:rPr>
                <w:rFonts w:ascii="Arial Narrow" w:hAnsi="Arial Narrow" w:cs="Arial"/>
                <w:color w:val="auto"/>
                <w:sz w:val="16"/>
                <w:szCs w:val="16"/>
                <w:lang w:val="en-GB"/>
              </w:rPr>
            </w:pPr>
          </w:p>
          <w:p w14:paraId="61738351" w14:textId="77777777" w:rsidR="00B271C8" w:rsidRPr="00014E44" w:rsidRDefault="00B271C8" w:rsidP="00DE1185">
            <w:pPr>
              <w:pStyle w:val="CellBodyCentered"/>
              <w:rPr>
                <w:rFonts w:ascii="Arial Narrow" w:hAnsi="Arial Narrow" w:cs="Arial"/>
                <w:color w:val="auto"/>
                <w:sz w:val="16"/>
                <w:szCs w:val="16"/>
                <w:lang w:val="en-GB"/>
              </w:rPr>
            </w:pPr>
          </w:p>
          <w:p w14:paraId="2781B516" w14:textId="77777777" w:rsidR="00B271C8" w:rsidRPr="00014E44" w:rsidRDefault="00B271C8" w:rsidP="00DE1185">
            <w:pPr>
              <w:pStyle w:val="CellBodyCentered"/>
              <w:rPr>
                <w:rFonts w:ascii="Arial Narrow" w:hAnsi="Arial Narrow" w:cs="Arial"/>
                <w:color w:val="auto"/>
                <w:sz w:val="16"/>
                <w:szCs w:val="16"/>
                <w:lang w:val="en-GB"/>
              </w:rPr>
            </w:pPr>
          </w:p>
          <w:p w14:paraId="1237A5A5" w14:textId="77777777" w:rsidR="00B271C8" w:rsidRPr="00014E44" w:rsidRDefault="00B271C8" w:rsidP="00DE1185">
            <w:pPr>
              <w:pStyle w:val="CellBodyCentered"/>
              <w:rPr>
                <w:rFonts w:ascii="Arial Narrow" w:hAnsi="Arial Narrow" w:cs="Arial"/>
                <w:color w:val="auto"/>
                <w:sz w:val="16"/>
                <w:szCs w:val="16"/>
                <w:lang w:val="en-GB"/>
              </w:rPr>
            </w:pPr>
          </w:p>
          <w:p w14:paraId="7BDA6A67" w14:textId="77777777" w:rsidR="00B271C8" w:rsidRPr="00014E44" w:rsidRDefault="00B271C8" w:rsidP="00DE1185">
            <w:pPr>
              <w:pStyle w:val="CellBodyCentered"/>
              <w:rPr>
                <w:rFonts w:ascii="Arial Narrow" w:hAnsi="Arial Narrow" w:cs="Arial"/>
                <w:color w:val="auto"/>
                <w:sz w:val="16"/>
                <w:szCs w:val="16"/>
                <w:lang w:val="en-GB"/>
              </w:rPr>
            </w:pPr>
          </w:p>
          <w:p w14:paraId="0530EBDB" w14:textId="77777777" w:rsidR="00B271C8" w:rsidRPr="00014E44" w:rsidRDefault="00B271C8" w:rsidP="00DE1185">
            <w:pPr>
              <w:pStyle w:val="CellBodyCentered"/>
              <w:rPr>
                <w:rFonts w:ascii="Arial Narrow" w:hAnsi="Arial Narrow" w:cs="Arial"/>
                <w:color w:val="auto"/>
                <w:sz w:val="16"/>
                <w:szCs w:val="16"/>
                <w:lang w:val="en-GB"/>
              </w:rPr>
            </w:pPr>
          </w:p>
          <w:p w14:paraId="40D4DC8B" w14:textId="77777777" w:rsidR="00B271C8" w:rsidRPr="00014E44" w:rsidRDefault="00B271C8" w:rsidP="00DE1185">
            <w:pPr>
              <w:pStyle w:val="CellBodyCentered"/>
              <w:rPr>
                <w:rFonts w:ascii="Arial Narrow" w:hAnsi="Arial Narrow" w:cs="Arial"/>
                <w:color w:val="auto"/>
                <w:sz w:val="16"/>
                <w:szCs w:val="16"/>
                <w:lang w:val="en-GB"/>
              </w:rPr>
            </w:pPr>
          </w:p>
          <w:p w14:paraId="411D8BE0" w14:textId="77777777" w:rsidR="00B271C8" w:rsidRPr="00014E44" w:rsidRDefault="00B271C8" w:rsidP="00DE1185">
            <w:pPr>
              <w:pStyle w:val="CellBodyCentered"/>
              <w:rPr>
                <w:rFonts w:ascii="Arial Narrow" w:hAnsi="Arial Narrow" w:cs="Arial"/>
                <w:color w:val="auto"/>
                <w:sz w:val="16"/>
                <w:szCs w:val="16"/>
                <w:lang w:val="en-GB"/>
              </w:rPr>
            </w:pPr>
          </w:p>
          <w:p w14:paraId="258BDFE0" w14:textId="77777777" w:rsidR="00B271C8" w:rsidRPr="00014E44" w:rsidRDefault="00B271C8" w:rsidP="00DE1185">
            <w:pPr>
              <w:pStyle w:val="CellBodyCentered"/>
              <w:rPr>
                <w:rFonts w:ascii="Arial Narrow" w:hAnsi="Arial Narrow" w:cs="Arial"/>
                <w:color w:val="auto"/>
                <w:sz w:val="16"/>
                <w:szCs w:val="16"/>
                <w:lang w:val="en-GB"/>
              </w:rPr>
            </w:pPr>
          </w:p>
          <w:p w14:paraId="02186381" w14:textId="77777777" w:rsidR="00B271C8" w:rsidRPr="00014E44" w:rsidRDefault="00B271C8"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7CADF824" w14:textId="77777777" w:rsidR="00B271C8" w:rsidRPr="00014E44" w:rsidRDefault="00B271C8" w:rsidP="00DE1185">
            <w:pPr>
              <w:pStyle w:val="CellBody"/>
              <w:rPr>
                <w:rFonts w:ascii="Arial Narrow" w:hAnsi="Arial Narrow" w:cs="Arial"/>
                <w:color w:val="auto"/>
                <w:sz w:val="16"/>
                <w:szCs w:val="16"/>
                <w:u w:val="single"/>
                <w:lang w:val="en-GB"/>
              </w:rPr>
            </w:pPr>
          </w:p>
          <w:p w14:paraId="39158AB2"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2.2</w:t>
            </w:r>
          </w:p>
          <w:p w14:paraId="0A76A4C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049B7501" w14:textId="6999D894"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28"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629"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99.3 barg</w:t>
            </w:r>
          </w:p>
          <w:p w14:paraId="5AE468A0" w14:textId="4E16950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96.2 </w:t>
            </w:r>
            <w:r w:rsidRPr="00014E44">
              <w:rPr>
                <w:rFonts w:ascii="Arial Narrow" w:hAnsi="Arial Narrow" w:cs="Arial"/>
                <w:color w:val="auto"/>
                <w:sz w:val="16"/>
                <w:szCs w:val="16"/>
                <w:lang w:val="en-GB"/>
              </w:rPr>
              <w:t>barg</w:t>
            </w:r>
          </w:p>
          <w:p w14:paraId="078EA3FC" w14:textId="536049F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84.4 </w:t>
            </w:r>
            <w:r w:rsidRPr="00014E44">
              <w:rPr>
                <w:rFonts w:ascii="Arial Narrow" w:hAnsi="Arial Narrow" w:cs="Arial"/>
                <w:color w:val="auto"/>
                <w:sz w:val="16"/>
                <w:szCs w:val="16"/>
                <w:lang w:val="en-GB"/>
              </w:rPr>
              <w:t>barg</w:t>
            </w:r>
          </w:p>
          <w:p w14:paraId="0635B691" w14:textId="3003794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77.0 </w:t>
            </w:r>
            <w:r w:rsidRPr="00014E44">
              <w:rPr>
                <w:rFonts w:ascii="Arial Narrow" w:hAnsi="Arial Narrow" w:cs="Arial"/>
                <w:color w:val="auto"/>
                <w:sz w:val="16"/>
                <w:szCs w:val="16"/>
                <w:lang w:val="en-GB"/>
              </w:rPr>
              <w:t>barg</w:t>
            </w:r>
          </w:p>
          <w:p w14:paraId="55A99F1B" w14:textId="10516B9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71.3 </w:t>
            </w:r>
            <w:r w:rsidRPr="00014E44">
              <w:rPr>
                <w:rFonts w:ascii="Arial Narrow" w:hAnsi="Arial Narrow" w:cs="Arial"/>
                <w:color w:val="auto"/>
                <w:sz w:val="16"/>
                <w:szCs w:val="16"/>
                <w:lang w:val="en-GB"/>
              </w:rPr>
              <w:t>barg</w:t>
            </w:r>
          </w:p>
          <w:p w14:paraId="6749C51E" w14:textId="1E9A74C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 xml:space="preserve">C = 66.8 </w:t>
            </w:r>
            <w:r w:rsidRPr="00014E44">
              <w:rPr>
                <w:rFonts w:ascii="Arial Narrow" w:hAnsi="Arial Narrow" w:cs="Arial"/>
                <w:color w:val="auto"/>
                <w:sz w:val="16"/>
                <w:szCs w:val="16"/>
                <w:lang w:val="en-GB"/>
              </w:rPr>
              <w:t>barg</w:t>
            </w:r>
          </w:p>
          <w:p w14:paraId="141C08D6" w14:textId="267EAAB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63.2 </w:t>
            </w:r>
            <w:r w:rsidRPr="00014E44">
              <w:rPr>
                <w:rFonts w:ascii="Arial Narrow" w:hAnsi="Arial Narrow" w:cs="Arial"/>
                <w:color w:val="auto"/>
                <w:sz w:val="16"/>
                <w:szCs w:val="16"/>
                <w:lang w:val="en-GB"/>
              </w:rPr>
              <w:t>barg</w:t>
            </w:r>
          </w:p>
          <w:p w14:paraId="128BB3AA" w14:textId="64691A8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350°</w:t>
            </w:r>
            <w:r w:rsidRPr="00014E44">
              <w:rPr>
                <w:rFonts w:ascii="Arial Narrow" w:hAnsi="Arial Narrow" w:cs="Arial"/>
                <w:snapToGrid w:val="0"/>
                <w:color w:val="auto"/>
                <w:sz w:val="16"/>
                <w:szCs w:val="16"/>
                <w:lang w:val="en-GB"/>
              </w:rPr>
              <w:t xml:space="preserve">C = 60.7 </w:t>
            </w:r>
            <w:r w:rsidRPr="00014E44">
              <w:rPr>
                <w:rFonts w:ascii="Arial Narrow" w:hAnsi="Arial Narrow" w:cs="Arial"/>
                <w:color w:val="auto"/>
                <w:sz w:val="16"/>
                <w:szCs w:val="16"/>
                <w:lang w:val="en-GB"/>
              </w:rPr>
              <w:t>barg</w:t>
            </w:r>
          </w:p>
          <w:p w14:paraId="147843E6" w14:textId="77777777" w:rsidR="00B271C8" w:rsidRPr="00014E44" w:rsidRDefault="00B271C8" w:rsidP="00DE1185">
            <w:pPr>
              <w:pStyle w:val="CellBody"/>
              <w:rPr>
                <w:rFonts w:ascii="Arial Narrow" w:hAnsi="Arial Narrow" w:cs="Arial"/>
                <w:color w:val="auto"/>
                <w:sz w:val="16"/>
                <w:szCs w:val="16"/>
                <w:lang w:val="en-GB"/>
              </w:rPr>
            </w:pPr>
          </w:p>
          <w:p w14:paraId="64D17870" w14:textId="77777777" w:rsidR="00B271C8" w:rsidRPr="00014E44" w:rsidRDefault="00B271C8" w:rsidP="00DE1185">
            <w:pPr>
              <w:pStyle w:val="CellBody"/>
              <w:rPr>
                <w:rFonts w:ascii="Arial Narrow" w:hAnsi="Arial Narrow" w:cs="Arial"/>
                <w:color w:val="auto"/>
                <w:sz w:val="16"/>
                <w:szCs w:val="16"/>
                <w:lang w:val="en-GB"/>
              </w:rPr>
            </w:pPr>
          </w:p>
          <w:p w14:paraId="790FF93A"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74D91F74" w14:textId="77777777" w:rsidR="00B271C8" w:rsidRPr="00014E44" w:rsidRDefault="00B271C8" w:rsidP="00DE1185">
            <w:pPr>
              <w:pStyle w:val="CellBodyCentered"/>
              <w:rPr>
                <w:rFonts w:ascii="Arial Narrow" w:hAnsi="Arial Narrow" w:cs="Arial"/>
                <w:color w:val="auto"/>
                <w:sz w:val="16"/>
                <w:szCs w:val="16"/>
                <w:lang w:val="en-GB"/>
              </w:rPr>
            </w:pPr>
          </w:p>
          <w:p w14:paraId="489888D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p w14:paraId="1EC7A3DD" w14:textId="77777777" w:rsidR="00B271C8" w:rsidRPr="00014E44" w:rsidRDefault="00B271C8" w:rsidP="00DE1185">
            <w:pPr>
              <w:pStyle w:val="CellBodyCentered"/>
              <w:rPr>
                <w:rFonts w:ascii="Arial Narrow" w:hAnsi="Arial Narrow" w:cs="Arial"/>
                <w:color w:val="auto"/>
                <w:sz w:val="16"/>
                <w:szCs w:val="16"/>
                <w:lang w:val="en-GB"/>
              </w:rPr>
            </w:pPr>
          </w:p>
          <w:p w14:paraId="6BE60862" w14:textId="77777777" w:rsidR="00B271C8" w:rsidRPr="00014E44" w:rsidRDefault="00B271C8" w:rsidP="00DE1185">
            <w:pPr>
              <w:pStyle w:val="CellBodyCentered"/>
              <w:rPr>
                <w:rFonts w:ascii="Arial Narrow" w:hAnsi="Arial Narrow" w:cs="Arial"/>
                <w:color w:val="auto"/>
                <w:sz w:val="16"/>
                <w:szCs w:val="16"/>
                <w:lang w:val="en-GB"/>
              </w:rPr>
            </w:pPr>
          </w:p>
          <w:p w14:paraId="72DC9328" w14:textId="77777777" w:rsidR="00B271C8" w:rsidRPr="00014E44" w:rsidRDefault="00B271C8" w:rsidP="00DE1185">
            <w:pPr>
              <w:pStyle w:val="CellBodyCentered"/>
              <w:rPr>
                <w:rFonts w:ascii="Arial Narrow" w:hAnsi="Arial Narrow" w:cs="Arial"/>
                <w:color w:val="auto"/>
                <w:sz w:val="16"/>
                <w:szCs w:val="16"/>
                <w:lang w:val="en-GB"/>
              </w:rPr>
            </w:pPr>
          </w:p>
          <w:p w14:paraId="1306539B" w14:textId="77777777" w:rsidR="00B271C8" w:rsidRPr="00014E44" w:rsidRDefault="00B271C8" w:rsidP="00DE1185">
            <w:pPr>
              <w:pStyle w:val="CellBodyCentered"/>
              <w:rPr>
                <w:rFonts w:ascii="Arial Narrow" w:hAnsi="Arial Narrow" w:cs="Arial"/>
                <w:color w:val="auto"/>
                <w:sz w:val="16"/>
                <w:szCs w:val="16"/>
                <w:lang w:val="en-GB"/>
              </w:rPr>
            </w:pPr>
          </w:p>
          <w:p w14:paraId="74C20E56" w14:textId="77777777" w:rsidR="00B271C8" w:rsidRPr="00014E44" w:rsidRDefault="00B271C8" w:rsidP="00DE1185">
            <w:pPr>
              <w:pStyle w:val="CellBodyCentered"/>
              <w:rPr>
                <w:rFonts w:ascii="Arial Narrow" w:hAnsi="Arial Narrow" w:cs="Arial"/>
                <w:color w:val="auto"/>
                <w:sz w:val="16"/>
                <w:szCs w:val="16"/>
                <w:lang w:val="en-GB"/>
              </w:rPr>
            </w:pPr>
          </w:p>
          <w:p w14:paraId="53ACFFD0" w14:textId="77777777" w:rsidR="00B271C8" w:rsidRPr="00014E44" w:rsidRDefault="00B271C8" w:rsidP="00DE1185">
            <w:pPr>
              <w:pStyle w:val="CellBodyCentered"/>
              <w:rPr>
                <w:rFonts w:ascii="Arial Narrow" w:hAnsi="Arial Narrow" w:cs="Arial"/>
                <w:color w:val="auto"/>
                <w:sz w:val="16"/>
                <w:szCs w:val="16"/>
                <w:lang w:val="en-GB"/>
              </w:rPr>
            </w:pPr>
          </w:p>
          <w:p w14:paraId="2EDEB118" w14:textId="77777777" w:rsidR="00B271C8" w:rsidRPr="00014E44" w:rsidRDefault="00B271C8" w:rsidP="00DE1185">
            <w:pPr>
              <w:pStyle w:val="CellBodyCentered"/>
              <w:rPr>
                <w:rFonts w:ascii="Arial Narrow" w:hAnsi="Arial Narrow" w:cs="Arial"/>
                <w:color w:val="auto"/>
                <w:sz w:val="16"/>
                <w:szCs w:val="16"/>
                <w:lang w:val="en-GB"/>
              </w:rPr>
            </w:pPr>
          </w:p>
          <w:p w14:paraId="303CBA17" w14:textId="77777777" w:rsidR="00B271C8" w:rsidRPr="00014E44" w:rsidRDefault="00B271C8" w:rsidP="00DE1185">
            <w:pPr>
              <w:pStyle w:val="CellBodyCentered"/>
              <w:rPr>
                <w:rFonts w:ascii="Arial Narrow" w:hAnsi="Arial Narrow" w:cs="Arial"/>
                <w:color w:val="auto"/>
                <w:sz w:val="16"/>
                <w:szCs w:val="16"/>
                <w:lang w:val="en-GB"/>
              </w:rPr>
            </w:pPr>
          </w:p>
          <w:p w14:paraId="24BBCC10" w14:textId="77777777" w:rsidR="00B271C8" w:rsidRPr="00014E44" w:rsidRDefault="00B271C8" w:rsidP="00DE1185">
            <w:pPr>
              <w:pStyle w:val="CellBodyCentered"/>
              <w:rPr>
                <w:rFonts w:ascii="Arial Narrow" w:hAnsi="Arial Narrow" w:cs="Arial"/>
                <w:color w:val="auto"/>
                <w:sz w:val="16"/>
                <w:szCs w:val="16"/>
                <w:lang w:val="en-GB"/>
              </w:rPr>
            </w:pPr>
          </w:p>
          <w:p w14:paraId="53905522" w14:textId="77777777" w:rsidR="00B271C8" w:rsidRPr="00014E44" w:rsidRDefault="00B271C8" w:rsidP="00DE1185">
            <w:pPr>
              <w:pStyle w:val="CellBodyCentered"/>
              <w:rPr>
                <w:rFonts w:ascii="Arial Narrow" w:hAnsi="Arial Narrow" w:cs="Arial"/>
                <w:color w:val="auto"/>
                <w:sz w:val="16"/>
                <w:szCs w:val="16"/>
                <w:lang w:val="en-GB"/>
              </w:rPr>
            </w:pPr>
          </w:p>
          <w:p w14:paraId="631ED297" w14:textId="77777777" w:rsidR="00B271C8" w:rsidRPr="00014E44" w:rsidRDefault="00B271C8" w:rsidP="00DE1185">
            <w:pPr>
              <w:pStyle w:val="CellBodyCentered"/>
              <w:rPr>
                <w:rFonts w:ascii="Arial Narrow" w:hAnsi="Arial Narrow" w:cs="Arial"/>
                <w:color w:val="auto"/>
                <w:sz w:val="16"/>
                <w:szCs w:val="16"/>
                <w:lang w:val="en-GB"/>
              </w:rPr>
            </w:pPr>
          </w:p>
          <w:p w14:paraId="3081D182" w14:textId="77777777" w:rsidR="00B271C8" w:rsidRPr="00014E44" w:rsidRDefault="00B271C8" w:rsidP="00DE1185">
            <w:pPr>
              <w:pStyle w:val="CellBodyCentered"/>
              <w:rPr>
                <w:rFonts w:ascii="Arial Narrow" w:hAnsi="Arial Narrow" w:cs="Arial"/>
                <w:color w:val="auto"/>
                <w:sz w:val="16"/>
                <w:szCs w:val="16"/>
                <w:lang w:val="en-GB"/>
              </w:rPr>
            </w:pPr>
          </w:p>
          <w:p w14:paraId="7C88F516" w14:textId="77777777" w:rsidR="00B271C8" w:rsidRPr="00014E44" w:rsidRDefault="00B271C8" w:rsidP="00DE1185">
            <w:pPr>
              <w:pStyle w:val="CellBodyCentered"/>
              <w:rPr>
                <w:rFonts w:ascii="Arial Narrow" w:hAnsi="Arial Narrow" w:cs="Arial"/>
                <w:color w:val="auto"/>
                <w:sz w:val="16"/>
                <w:szCs w:val="16"/>
                <w:lang w:val="en-GB"/>
              </w:rPr>
            </w:pPr>
          </w:p>
          <w:p w14:paraId="2D2F3944" w14:textId="77777777" w:rsidR="00B271C8" w:rsidRPr="00014E44" w:rsidRDefault="00B271C8" w:rsidP="00DE1185">
            <w:pPr>
              <w:pStyle w:val="CellBodyCentered"/>
              <w:rPr>
                <w:rFonts w:ascii="Arial Narrow" w:hAnsi="Arial Narrow" w:cs="Arial"/>
                <w:color w:val="auto"/>
                <w:sz w:val="16"/>
                <w:szCs w:val="16"/>
                <w:lang w:val="en-GB"/>
              </w:rPr>
            </w:pPr>
          </w:p>
          <w:p w14:paraId="07B4AB51" w14:textId="77777777" w:rsidR="00B271C8" w:rsidRPr="00014E44" w:rsidRDefault="00B271C8" w:rsidP="00DE1185">
            <w:pPr>
              <w:pStyle w:val="CellBodyCentered"/>
              <w:rPr>
                <w:rFonts w:ascii="Arial Narrow" w:hAnsi="Arial Narrow" w:cs="Arial"/>
                <w:color w:val="auto"/>
                <w:sz w:val="16"/>
                <w:szCs w:val="16"/>
                <w:lang w:val="en-GB"/>
              </w:rPr>
            </w:pPr>
          </w:p>
          <w:p w14:paraId="391CEC16" w14:textId="77777777" w:rsidR="00B271C8" w:rsidRPr="00014E44" w:rsidRDefault="00B271C8" w:rsidP="00DE1185">
            <w:pPr>
              <w:pStyle w:val="CellBodyCentered"/>
              <w:rPr>
                <w:rFonts w:ascii="Arial Narrow" w:hAnsi="Arial Narrow" w:cs="Arial"/>
                <w:color w:val="auto"/>
                <w:sz w:val="16"/>
                <w:szCs w:val="16"/>
                <w:lang w:val="en-GB"/>
              </w:rPr>
            </w:pPr>
          </w:p>
          <w:p w14:paraId="2599E189" w14:textId="77777777" w:rsidR="00B271C8" w:rsidRPr="00014E44" w:rsidRDefault="00B271C8" w:rsidP="00DE1185">
            <w:pPr>
              <w:pStyle w:val="CellBodyCentered"/>
              <w:rPr>
                <w:rFonts w:ascii="Arial Narrow" w:hAnsi="Arial Narrow" w:cs="Arial"/>
                <w:color w:val="auto"/>
                <w:sz w:val="16"/>
                <w:szCs w:val="16"/>
                <w:lang w:val="en-GB"/>
              </w:rPr>
            </w:pPr>
          </w:p>
          <w:p w14:paraId="1B6DFA92"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6532768C" w14:textId="77777777" w:rsidR="00B271C8" w:rsidRPr="00014E44" w:rsidRDefault="00B271C8" w:rsidP="00DE1185">
            <w:pPr>
              <w:pStyle w:val="CellBodyCentered"/>
              <w:rPr>
                <w:rFonts w:ascii="Arial Narrow" w:hAnsi="Arial Narrow" w:cs="Arial"/>
                <w:color w:val="auto"/>
                <w:sz w:val="16"/>
                <w:szCs w:val="16"/>
                <w:lang w:val="en-GB"/>
              </w:rPr>
            </w:pPr>
          </w:p>
          <w:p w14:paraId="5BFACBF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p w14:paraId="3F6F031E" w14:textId="77777777" w:rsidR="00B271C8" w:rsidRPr="00014E44" w:rsidRDefault="00B271C8" w:rsidP="00DE1185">
            <w:pPr>
              <w:pStyle w:val="CellBodyCentered"/>
              <w:rPr>
                <w:rFonts w:ascii="Arial Narrow" w:hAnsi="Arial Narrow" w:cs="Arial"/>
                <w:color w:val="auto"/>
                <w:sz w:val="16"/>
                <w:szCs w:val="16"/>
                <w:lang w:val="en-GB"/>
              </w:rPr>
            </w:pPr>
          </w:p>
          <w:p w14:paraId="20D76793" w14:textId="77777777" w:rsidR="00B271C8" w:rsidRPr="00014E44" w:rsidRDefault="00B271C8" w:rsidP="00DE1185">
            <w:pPr>
              <w:pStyle w:val="CellBodyCentered"/>
              <w:rPr>
                <w:rFonts w:ascii="Arial Narrow" w:hAnsi="Arial Narrow" w:cs="Arial"/>
                <w:color w:val="auto"/>
                <w:sz w:val="16"/>
                <w:szCs w:val="16"/>
                <w:lang w:val="en-GB"/>
              </w:rPr>
            </w:pPr>
          </w:p>
          <w:p w14:paraId="02AD256F" w14:textId="77777777" w:rsidR="00B271C8" w:rsidRPr="00014E44" w:rsidRDefault="00B271C8" w:rsidP="00DE1185">
            <w:pPr>
              <w:pStyle w:val="CellBodyCentered"/>
              <w:rPr>
                <w:rFonts w:ascii="Arial Narrow" w:hAnsi="Arial Narrow" w:cs="Arial"/>
                <w:color w:val="auto"/>
                <w:sz w:val="16"/>
                <w:szCs w:val="16"/>
                <w:lang w:val="en-GB"/>
              </w:rPr>
            </w:pPr>
          </w:p>
          <w:p w14:paraId="4781BB30" w14:textId="77777777" w:rsidR="00B271C8" w:rsidRPr="00014E44" w:rsidRDefault="00B271C8" w:rsidP="00DE1185">
            <w:pPr>
              <w:pStyle w:val="CellBodyCentered"/>
              <w:rPr>
                <w:rFonts w:ascii="Arial Narrow" w:hAnsi="Arial Narrow" w:cs="Arial"/>
                <w:color w:val="auto"/>
                <w:sz w:val="16"/>
                <w:szCs w:val="16"/>
                <w:lang w:val="en-GB"/>
              </w:rPr>
            </w:pPr>
          </w:p>
          <w:p w14:paraId="56F6EC31" w14:textId="77777777" w:rsidR="00B271C8" w:rsidRPr="00014E44" w:rsidRDefault="00B271C8" w:rsidP="00DE1185">
            <w:pPr>
              <w:pStyle w:val="CellBodyCentered"/>
              <w:rPr>
                <w:rFonts w:ascii="Arial Narrow" w:hAnsi="Arial Narrow" w:cs="Arial"/>
                <w:color w:val="auto"/>
                <w:sz w:val="16"/>
                <w:szCs w:val="16"/>
                <w:lang w:val="en-GB"/>
              </w:rPr>
            </w:pPr>
          </w:p>
          <w:p w14:paraId="59CFF6C8" w14:textId="77777777" w:rsidR="00B271C8" w:rsidRPr="00014E44" w:rsidRDefault="00B271C8" w:rsidP="00DE1185">
            <w:pPr>
              <w:pStyle w:val="CellBodyCentered"/>
              <w:rPr>
                <w:rFonts w:ascii="Arial Narrow" w:hAnsi="Arial Narrow" w:cs="Arial"/>
                <w:color w:val="auto"/>
                <w:sz w:val="16"/>
                <w:szCs w:val="16"/>
                <w:lang w:val="en-GB"/>
              </w:rPr>
            </w:pPr>
          </w:p>
          <w:p w14:paraId="1A3B2E7A" w14:textId="77777777" w:rsidR="00B271C8" w:rsidRPr="00014E44" w:rsidRDefault="00B271C8" w:rsidP="00DE1185">
            <w:pPr>
              <w:pStyle w:val="CellBodyCentered"/>
              <w:rPr>
                <w:rFonts w:ascii="Arial Narrow" w:hAnsi="Arial Narrow" w:cs="Arial"/>
                <w:color w:val="auto"/>
                <w:sz w:val="16"/>
                <w:szCs w:val="16"/>
                <w:lang w:val="en-GB"/>
              </w:rPr>
            </w:pPr>
          </w:p>
          <w:p w14:paraId="6B72AD4C" w14:textId="77777777" w:rsidR="00B271C8" w:rsidRPr="00014E44" w:rsidRDefault="00B271C8" w:rsidP="00DE1185">
            <w:pPr>
              <w:pStyle w:val="CellBodyCentered"/>
              <w:rPr>
                <w:rFonts w:ascii="Arial Narrow" w:hAnsi="Arial Narrow" w:cs="Arial"/>
                <w:color w:val="auto"/>
                <w:sz w:val="16"/>
                <w:szCs w:val="16"/>
                <w:lang w:val="en-GB"/>
              </w:rPr>
            </w:pPr>
          </w:p>
          <w:p w14:paraId="296F388B" w14:textId="77777777" w:rsidR="00B271C8" w:rsidRPr="00014E44" w:rsidRDefault="00B271C8" w:rsidP="00DE1185">
            <w:pPr>
              <w:pStyle w:val="CellBodyCentered"/>
              <w:rPr>
                <w:rFonts w:ascii="Arial Narrow" w:hAnsi="Arial Narrow" w:cs="Arial"/>
                <w:color w:val="auto"/>
                <w:sz w:val="16"/>
                <w:szCs w:val="16"/>
                <w:lang w:val="en-GB"/>
              </w:rPr>
            </w:pPr>
          </w:p>
          <w:p w14:paraId="2AD8F0C2" w14:textId="77777777" w:rsidR="00B271C8" w:rsidRPr="00014E44" w:rsidRDefault="00B271C8" w:rsidP="00DE1185">
            <w:pPr>
              <w:pStyle w:val="CellBodyCentered"/>
              <w:rPr>
                <w:rFonts w:ascii="Arial Narrow" w:hAnsi="Arial Narrow" w:cs="Arial"/>
                <w:color w:val="auto"/>
                <w:sz w:val="16"/>
                <w:szCs w:val="16"/>
                <w:lang w:val="en-GB"/>
              </w:rPr>
            </w:pPr>
          </w:p>
          <w:p w14:paraId="5F990829" w14:textId="77777777" w:rsidR="00B271C8" w:rsidRPr="00014E44" w:rsidRDefault="00B271C8" w:rsidP="00DE1185">
            <w:pPr>
              <w:pStyle w:val="CellBodyCentered"/>
              <w:rPr>
                <w:rFonts w:ascii="Arial Narrow" w:hAnsi="Arial Narrow" w:cs="Arial"/>
                <w:color w:val="auto"/>
                <w:sz w:val="16"/>
                <w:szCs w:val="16"/>
                <w:lang w:val="en-GB"/>
              </w:rPr>
            </w:pPr>
          </w:p>
          <w:p w14:paraId="0CDAE3E4" w14:textId="77777777" w:rsidR="00B271C8" w:rsidRPr="00014E44" w:rsidRDefault="00B271C8" w:rsidP="00DE1185">
            <w:pPr>
              <w:pStyle w:val="CellBodyCentered"/>
              <w:rPr>
                <w:rFonts w:ascii="Arial Narrow" w:hAnsi="Arial Narrow" w:cs="Arial"/>
                <w:color w:val="auto"/>
                <w:sz w:val="16"/>
                <w:szCs w:val="16"/>
                <w:lang w:val="en-GB"/>
              </w:rPr>
            </w:pPr>
          </w:p>
          <w:p w14:paraId="0FC62864" w14:textId="77777777" w:rsidR="00B271C8" w:rsidRPr="00014E44" w:rsidRDefault="00B271C8" w:rsidP="00DE1185">
            <w:pPr>
              <w:pStyle w:val="CellBodyCentered"/>
              <w:rPr>
                <w:rFonts w:ascii="Arial Narrow" w:hAnsi="Arial Narrow" w:cs="Arial"/>
                <w:color w:val="auto"/>
                <w:sz w:val="16"/>
                <w:szCs w:val="16"/>
                <w:lang w:val="en-GB"/>
              </w:rPr>
            </w:pPr>
          </w:p>
          <w:p w14:paraId="40083F72" w14:textId="77777777" w:rsidR="00B271C8" w:rsidRPr="00014E44" w:rsidRDefault="00B271C8" w:rsidP="00DE1185">
            <w:pPr>
              <w:pStyle w:val="CellBodyCentered"/>
              <w:rPr>
                <w:rFonts w:ascii="Arial Narrow" w:hAnsi="Arial Narrow" w:cs="Arial"/>
                <w:color w:val="auto"/>
                <w:sz w:val="16"/>
                <w:szCs w:val="16"/>
                <w:lang w:val="en-GB"/>
              </w:rPr>
            </w:pPr>
          </w:p>
          <w:p w14:paraId="1776DE52" w14:textId="77777777" w:rsidR="00B271C8" w:rsidRPr="00014E44" w:rsidRDefault="00B271C8" w:rsidP="00DE1185">
            <w:pPr>
              <w:pStyle w:val="CellBodyCentered"/>
              <w:rPr>
                <w:rFonts w:ascii="Arial Narrow" w:hAnsi="Arial Narrow" w:cs="Arial"/>
                <w:color w:val="auto"/>
                <w:sz w:val="16"/>
                <w:szCs w:val="16"/>
                <w:lang w:val="en-GB"/>
              </w:rPr>
            </w:pPr>
          </w:p>
          <w:p w14:paraId="463BA477"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256F3932" w14:textId="77777777" w:rsidTr="0038396C">
        <w:tc>
          <w:tcPr>
            <w:tcW w:w="3322" w:type="dxa"/>
            <w:tcBorders>
              <w:top w:val="single" w:sz="6" w:space="0" w:color="auto"/>
              <w:left w:val="single" w:sz="6" w:space="0" w:color="auto"/>
              <w:bottom w:val="single" w:sz="6" w:space="0" w:color="auto"/>
              <w:right w:val="single" w:sz="6" w:space="0" w:color="auto"/>
            </w:tcBorders>
          </w:tcPr>
          <w:p w14:paraId="532CAC26" w14:textId="77777777" w:rsidR="00B271C8" w:rsidRPr="00014E44" w:rsidRDefault="00B271C8" w:rsidP="00DE1185">
            <w:pPr>
              <w:pStyle w:val="CellBody"/>
              <w:rPr>
                <w:rFonts w:ascii="Arial Narrow" w:hAnsi="Arial Narrow" w:cs="Arial"/>
                <w:color w:val="auto"/>
                <w:sz w:val="16"/>
                <w:szCs w:val="16"/>
                <w:lang w:val="en-GB"/>
              </w:rPr>
            </w:pPr>
          </w:p>
          <w:p w14:paraId="2370CAC2" w14:textId="3EB13452" w:rsidR="00B271C8" w:rsidRPr="00014E44" w:rsidRDefault="00B271C8" w:rsidP="00DE1185">
            <w:pPr>
              <w:pStyle w:val="CellBody"/>
              <w:rPr>
                <w:ins w:id="5630" w:author="Zhunisbayev, Olzhasbek A [Bolashak Atyrau Limited]" w:date="2022-06-12T22:43:00Z"/>
                <w:rFonts w:ascii="Arial Narrow" w:hAnsi="Arial Narrow" w:cs="Arial"/>
                <w:color w:val="auto"/>
                <w:sz w:val="16"/>
                <w:szCs w:val="16"/>
                <w:lang w:val="en-GB"/>
              </w:rPr>
            </w:pPr>
            <w:ins w:id="5631" w:author="Zhunisbayev, Olzhasbek A [Bolashak Atyrau Limited]" w:date="2022-06-12T22:43:00Z">
              <w:r w:rsidRPr="00014E44">
                <w:rPr>
                  <w:rFonts w:ascii="Arial Narrow" w:hAnsi="Arial Narrow" w:cs="Arial"/>
                  <w:color w:val="auto"/>
                  <w:sz w:val="16"/>
                  <w:szCs w:val="16"/>
                  <w:lang w:val="en-GB"/>
                </w:rPr>
                <w:t>BFH – FLARE GAS, HIGH</w:t>
              </w:r>
            </w:ins>
            <w:r w:rsidRPr="00014E44">
              <w:rPr>
                <w:rFonts w:ascii="Arial Narrow" w:hAnsi="Arial Narrow" w:cs="Arial"/>
                <w:color w:val="auto"/>
                <w:sz w:val="16"/>
                <w:szCs w:val="16"/>
                <w:lang w:val="en-GB"/>
              </w:rPr>
              <w:t xml:space="preserve"> </w:t>
            </w:r>
            <w:ins w:id="5632" w:author="Zhunisbayev, Olzhasbek A [Bolashak Atyrau Limited]" w:date="2022-06-12T22:43:00Z">
              <w:r w:rsidRPr="00014E44">
                <w:rPr>
                  <w:rFonts w:ascii="Arial Narrow" w:hAnsi="Arial Narrow" w:cs="Arial"/>
                  <w:color w:val="auto"/>
                  <w:sz w:val="16"/>
                  <w:szCs w:val="16"/>
                  <w:lang w:val="en-GB"/>
                </w:rPr>
                <w:t>PRESSURE</w:t>
              </w:r>
            </w:ins>
          </w:p>
          <w:p w14:paraId="40645F94" w14:textId="391F4B9E" w:rsidR="00B271C8" w:rsidRPr="00014E44" w:rsidRDefault="00B271C8" w:rsidP="00DE1185">
            <w:pPr>
              <w:pStyle w:val="CellBody"/>
              <w:rPr>
                <w:ins w:id="5633" w:author="Zhunisbayev, Olzhasbek A [Bolashak Atyrau Limited]" w:date="2022-06-12T22:43:00Z"/>
                <w:rFonts w:ascii="Arial Narrow" w:hAnsi="Arial Narrow" w:cs="Arial"/>
                <w:color w:val="auto"/>
                <w:sz w:val="16"/>
                <w:szCs w:val="16"/>
                <w:lang w:val="en-GB"/>
              </w:rPr>
            </w:pPr>
            <w:ins w:id="5634" w:author="Zhunisbayev, Olzhasbek A [Bolashak Atyrau Limited]" w:date="2022-06-12T22:43:00Z">
              <w:r w:rsidRPr="00014E44">
                <w:rPr>
                  <w:rFonts w:ascii="Arial Narrow" w:hAnsi="Arial Narrow" w:cs="Arial"/>
                  <w:color w:val="auto"/>
                  <w:sz w:val="16"/>
                  <w:szCs w:val="16"/>
                  <w:lang w:val="en-GB"/>
                </w:rPr>
                <w:t>BFL – FLARE GAS, LP</w:t>
              </w:r>
            </w:ins>
          </w:p>
          <w:p w14:paraId="73D517C0" w14:textId="695A185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18FA4CFF" w14:textId="56A030B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PHC </w:t>
            </w:r>
            <w:r w:rsidR="000063A3" w:rsidRPr="00014E44">
              <w:rPr>
                <w:rFonts w:ascii="Arial Narrow" w:hAnsi="Arial Narrow" w:cs="Arial"/>
                <w:color w:val="auto"/>
                <w:sz w:val="16"/>
                <w:szCs w:val="16"/>
                <w:lang w:val="en-GB"/>
              </w:rPr>
              <w:t>- PROCESS</w:t>
            </w:r>
            <w:r w:rsidRPr="00014E44">
              <w:rPr>
                <w:rFonts w:ascii="Arial Narrow" w:hAnsi="Arial Narrow" w:cs="Arial"/>
                <w:color w:val="auto"/>
                <w:sz w:val="16"/>
                <w:szCs w:val="16"/>
                <w:lang w:val="en-GB"/>
              </w:rPr>
              <w:t xml:space="preserve"> HYDROCARBONS</w:t>
            </w:r>
          </w:p>
          <w:p w14:paraId="0E0DD9C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69878FCB" w14:textId="4E5239DE" w:rsidR="00B271C8" w:rsidRPr="00014E44" w:rsidRDefault="00B271C8" w:rsidP="00DE1185">
            <w:pPr>
              <w:pStyle w:val="CellBody"/>
              <w:rPr>
                <w:ins w:id="5635" w:author="Zhunisbayev, Olzhasbek A [Bolashak Atyrau Limited]" w:date="2022-06-12T22:43:00Z"/>
                <w:rFonts w:ascii="Arial Narrow" w:hAnsi="Arial Narrow" w:cs="Arial"/>
                <w:color w:val="auto"/>
                <w:sz w:val="16"/>
                <w:szCs w:val="16"/>
                <w:lang w:val="en-GB"/>
              </w:rPr>
            </w:pPr>
            <w:ins w:id="5636" w:author="Zhunisbayev, Olzhasbek A [Bolashak Atyrau Limited]" w:date="2022-06-12T22:43:00Z">
              <w:r w:rsidRPr="00014E44">
                <w:rPr>
                  <w:rFonts w:ascii="Arial Narrow" w:hAnsi="Arial Narrow" w:cs="Arial"/>
                  <w:color w:val="auto"/>
                  <w:sz w:val="16"/>
                  <w:szCs w:val="16"/>
                  <w:lang w:val="en-GB"/>
                </w:rPr>
                <w:t>DHC - DRAIN, HYDROCARBONS</w:t>
              </w:r>
            </w:ins>
          </w:p>
          <w:p w14:paraId="5568854A" w14:textId="44681F5A"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5CE39A2" w14:textId="77777777" w:rsidR="00B271C8" w:rsidRPr="00014E44" w:rsidRDefault="00B271C8" w:rsidP="00DE1185">
            <w:pPr>
              <w:pStyle w:val="CellBodyCentered"/>
              <w:rPr>
                <w:rFonts w:ascii="Arial Narrow" w:hAnsi="Arial Narrow" w:cs="Arial"/>
                <w:b/>
                <w:color w:val="auto"/>
                <w:sz w:val="16"/>
                <w:szCs w:val="16"/>
                <w:lang w:val="en-GB"/>
              </w:rPr>
            </w:pPr>
          </w:p>
          <w:p w14:paraId="7385B5D8"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900A80</w:t>
            </w:r>
          </w:p>
        </w:tc>
        <w:tc>
          <w:tcPr>
            <w:tcW w:w="450" w:type="dxa"/>
            <w:tcBorders>
              <w:top w:val="single" w:sz="6" w:space="0" w:color="auto"/>
              <w:left w:val="single" w:sz="6" w:space="0" w:color="auto"/>
              <w:bottom w:val="single" w:sz="6" w:space="0" w:color="auto"/>
              <w:right w:val="single" w:sz="6" w:space="0" w:color="auto"/>
            </w:tcBorders>
          </w:tcPr>
          <w:p w14:paraId="6B9E0FEF" w14:textId="77777777" w:rsidR="00B271C8" w:rsidRPr="00014E44" w:rsidRDefault="00B271C8" w:rsidP="00DE1185">
            <w:pPr>
              <w:pStyle w:val="CellBodyCentered"/>
              <w:rPr>
                <w:rFonts w:ascii="Arial Narrow" w:hAnsi="Arial Narrow" w:cs="Arial"/>
                <w:color w:val="auto"/>
                <w:sz w:val="16"/>
                <w:szCs w:val="16"/>
                <w:lang w:val="en-GB"/>
              </w:rPr>
            </w:pPr>
          </w:p>
          <w:p w14:paraId="29D6366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tc>
        <w:tc>
          <w:tcPr>
            <w:tcW w:w="1080" w:type="dxa"/>
            <w:tcBorders>
              <w:top w:val="single" w:sz="6" w:space="0" w:color="auto"/>
              <w:left w:val="single" w:sz="6" w:space="0" w:color="auto"/>
              <w:bottom w:val="single" w:sz="6" w:space="0" w:color="auto"/>
              <w:right w:val="single" w:sz="6" w:space="0" w:color="auto"/>
            </w:tcBorders>
          </w:tcPr>
          <w:p w14:paraId="19F169D4" w14:textId="77777777" w:rsidR="00B271C8" w:rsidRPr="00014E44" w:rsidRDefault="00B271C8" w:rsidP="00DE1185">
            <w:pPr>
              <w:pStyle w:val="CellBodyCentered"/>
              <w:rPr>
                <w:rFonts w:ascii="Arial Narrow" w:hAnsi="Arial Narrow" w:cs="Arial"/>
                <w:color w:val="auto"/>
                <w:sz w:val="16"/>
                <w:szCs w:val="16"/>
                <w:lang w:val="en-GB"/>
              </w:rPr>
            </w:pPr>
          </w:p>
          <w:p w14:paraId="522A47FD" w14:textId="3A3CF57F" w:rsidR="00271DFD" w:rsidRPr="001549BC" w:rsidRDefault="00271DFD" w:rsidP="00DE1185">
            <w:pPr>
              <w:pStyle w:val="CellBodyCentered"/>
              <w:rPr>
                <w:ins w:id="5637"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ALLOY</w:t>
            </w:r>
            <w:ins w:id="5638" w:author="Zhunisbayev, Olzhasbek [Bolashak Atyrau Limited]" w:date="2024-05-08T22:20:00Z">
              <w:r w:rsidRPr="00BF38C6">
                <w:rPr>
                  <w:rFonts w:ascii="Arial Narrow" w:hAnsi="Arial Narrow" w:cs="Arial"/>
                  <w:color w:val="auto"/>
                  <w:sz w:val="16"/>
                  <w:szCs w:val="16"/>
                  <w:lang w:val="ru-RU"/>
                </w:rPr>
                <w:t xml:space="preserve"> 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084C6CBA" w14:textId="77777777" w:rsidR="00B271C8" w:rsidRPr="00014E44" w:rsidRDefault="00B271C8" w:rsidP="00DE1185">
            <w:pPr>
              <w:pStyle w:val="CellBodyCentered"/>
              <w:rPr>
                <w:rFonts w:ascii="Arial Narrow" w:hAnsi="Arial Narrow" w:cs="Arial"/>
                <w:color w:val="auto"/>
                <w:sz w:val="16"/>
                <w:szCs w:val="16"/>
                <w:lang w:val="en-GB"/>
              </w:rPr>
            </w:pPr>
          </w:p>
          <w:p w14:paraId="76F3DC7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045D59E3" w14:textId="77777777" w:rsidR="00B271C8" w:rsidRPr="00014E44" w:rsidRDefault="00B271C8" w:rsidP="00DE1185">
            <w:pPr>
              <w:pStyle w:val="CellBodyCentered"/>
              <w:rPr>
                <w:rFonts w:ascii="Arial Narrow" w:hAnsi="Arial Narrow" w:cs="Arial"/>
                <w:color w:val="auto"/>
                <w:sz w:val="16"/>
                <w:szCs w:val="16"/>
                <w:lang w:val="en-GB"/>
              </w:rPr>
            </w:pPr>
          </w:p>
          <w:p w14:paraId="0C4E03C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900 </w:t>
            </w:r>
          </w:p>
          <w:p w14:paraId="69D0E00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27F49B01" w14:textId="27AF7E9F" w:rsidR="00B271C8" w:rsidRPr="00014E44" w:rsidRDefault="00B271C8" w:rsidP="00DE1185">
            <w:pPr>
              <w:pStyle w:val="CellBodyCentered"/>
              <w:rPr>
                <w:rFonts w:ascii="Arial Narrow" w:hAnsi="Arial Narrow" w:cs="Arial"/>
                <w:color w:val="auto"/>
                <w:sz w:val="16"/>
                <w:szCs w:val="16"/>
                <w:lang w:val="en-GB"/>
              </w:rPr>
            </w:pPr>
            <w:ins w:id="5639" w:author="Zhunisbayev, Olzhasbek [Bolashak Atyrau Limited]" w:date="2023-09-10T14:51: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6DEB2C6F" w14:textId="77777777" w:rsidR="00B271C8" w:rsidRPr="00014E44" w:rsidRDefault="00B271C8" w:rsidP="00DE1185">
            <w:pPr>
              <w:pStyle w:val="CellBodyCentered"/>
              <w:rPr>
                <w:rFonts w:ascii="Arial Narrow" w:hAnsi="Arial Narrow" w:cs="Arial"/>
                <w:color w:val="auto"/>
                <w:sz w:val="16"/>
                <w:szCs w:val="16"/>
                <w:lang w:val="en-GB"/>
              </w:rPr>
            </w:pPr>
          </w:p>
          <w:p w14:paraId="72148B91" w14:textId="2C68159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40"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641"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193B339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+300°C</w:t>
            </w:r>
          </w:p>
        </w:tc>
        <w:tc>
          <w:tcPr>
            <w:tcW w:w="1890" w:type="dxa"/>
            <w:tcBorders>
              <w:top w:val="single" w:sz="6" w:space="0" w:color="auto"/>
              <w:left w:val="single" w:sz="6" w:space="0" w:color="auto"/>
              <w:bottom w:val="single" w:sz="6" w:space="0" w:color="auto"/>
              <w:right w:val="single" w:sz="6" w:space="0" w:color="auto"/>
            </w:tcBorders>
          </w:tcPr>
          <w:p w14:paraId="0F36C95A" w14:textId="77777777" w:rsidR="00B271C8" w:rsidRPr="00014E44" w:rsidRDefault="00B271C8" w:rsidP="00DE1185">
            <w:pPr>
              <w:pStyle w:val="CellBody"/>
              <w:rPr>
                <w:rFonts w:ascii="Arial Narrow" w:hAnsi="Arial Narrow" w:cs="Arial"/>
                <w:color w:val="auto"/>
                <w:sz w:val="16"/>
                <w:szCs w:val="16"/>
                <w:u w:val="single"/>
                <w:lang w:val="en-GB"/>
              </w:rPr>
            </w:pPr>
          </w:p>
          <w:p w14:paraId="6FB6C920" w14:textId="7519A1BB" w:rsidR="008C4A16"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 xml:space="preserve">Per ASME B16.5, matl. </w:t>
            </w:r>
            <w:r w:rsidR="008C4A16" w:rsidRPr="00014E44">
              <w:rPr>
                <w:rFonts w:ascii="Arial Narrow" w:hAnsi="Arial Narrow" w:cs="Arial"/>
                <w:color w:val="auto"/>
                <w:sz w:val="16"/>
                <w:szCs w:val="16"/>
                <w:u w:val="single"/>
                <w:lang w:val="en-GB"/>
              </w:rPr>
              <w:t>group 3.8</w:t>
            </w:r>
            <w:r w:rsidR="000063A3">
              <w:rPr>
                <w:rFonts w:ascii="Arial Narrow" w:hAnsi="Arial Narrow" w:cs="Arial"/>
                <w:color w:val="auto"/>
                <w:sz w:val="16"/>
                <w:szCs w:val="16"/>
                <w:u w:val="single"/>
                <w:lang w:val="en-GB"/>
              </w:rPr>
              <w:t xml:space="preserve"> </w:t>
            </w:r>
            <w:r w:rsidR="008C4A16" w:rsidRPr="00014E44">
              <w:rPr>
                <w:rFonts w:ascii="Arial Narrow" w:hAnsi="Arial Narrow" w:cs="Arial"/>
                <w:color w:val="auto"/>
                <w:sz w:val="16"/>
                <w:szCs w:val="16"/>
                <w:lang w:val="en-GB"/>
              </w:rPr>
              <w:t>(limited by flange ratings)</w:t>
            </w:r>
          </w:p>
          <w:p w14:paraId="333C3DDB" w14:textId="5F878715"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42"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643"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103.4 barg</w:t>
            </w:r>
          </w:p>
          <w:p w14:paraId="291DBB99" w14:textId="6D561B5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103.4 </w:t>
            </w:r>
            <w:r w:rsidRPr="00014E44">
              <w:rPr>
                <w:rFonts w:ascii="Arial Narrow" w:hAnsi="Arial Narrow" w:cs="Arial"/>
                <w:color w:val="auto"/>
                <w:sz w:val="16"/>
                <w:szCs w:val="16"/>
                <w:lang w:val="en-GB"/>
              </w:rPr>
              <w:t>barg</w:t>
            </w:r>
          </w:p>
          <w:p w14:paraId="74B2A988" w14:textId="1B63322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=103.4 </w:t>
            </w:r>
            <w:r w:rsidRPr="00014E44">
              <w:rPr>
                <w:rFonts w:ascii="Arial Narrow" w:hAnsi="Arial Narrow" w:cs="Arial"/>
                <w:color w:val="auto"/>
                <w:sz w:val="16"/>
                <w:szCs w:val="16"/>
                <w:lang w:val="en-GB"/>
              </w:rPr>
              <w:t>barg</w:t>
            </w:r>
          </w:p>
          <w:p w14:paraId="31BC5F2E" w14:textId="77777777" w:rsidR="0018324D"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=103.4 </w:t>
            </w:r>
            <w:r w:rsidRPr="00014E44">
              <w:rPr>
                <w:rFonts w:ascii="Arial Narrow" w:hAnsi="Arial Narrow" w:cs="Arial"/>
                <w:color w:val="auto"/>
                <w:sz w:val="16"/>
                <w:szCs w:val="16"/>
                <w:lang w:val="en-GB"/>
              </w:rPr>
              <w:t xml:space="preserve">barg </w:t>
            </w:r>
          </w:p>
          <w:p w14:paraId="54A8A85F" w14:textId="118EE38D" w:rsidR="00B271C8"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103.4 </w:t>
            </w:r>
            <w:r w:rsidRPr="00014E44">
              <w:rPr>
                <w:rFonts w:ascii="Arial Narrow" w:hAnsi="Arial Narrow" w:cs="Arial"/>
                <w:color w:val="auto"/>
                <w:sz w:val="16"/>
                <w:szCs w:val="16"/>
                <w:lang w:val="en-GB"/>
              </w:rPr>
              <w:t>barg</w:t>
            </w:r>
          </w:p>
          <w:p w14:paraId="06185EA1" w14:textId="17A9A6EB" w:rsidR="008C4A16" w:rsidRPr="00014E44" w:rsidRDefault="008C4A16" w:rsidP="00DE1185">
            <w:pPr>
              <w:pStyle w:val="CellBody"/>
              <w:rPr>
                <w:rFonts w:ascii="Arial Narrow" w:hAnsi="Arial Narrow" w:cs="Arial"/>
                <w:b/>
                <w:bCs/>
                <w:color w:val="auto"/>
                <w:w w:val="0"/>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6FF30893" w14:textId="77777777" w:rsidR="00B271C8" w:rsidRPr="00014E44" w:rsidRDefault="00B271C8" w:rsidP="00DE1185">
            <w:pPr>
              <w:pStyle w:val="CellBodyCentered"/>
              <w:rPr>
                <w:rFonts w:ascii="Arial Narrow" w:hAnsi="Arial Narrow" w:cs="Arial"/>
                <w:color w:val="auto"/>
                <w:sz w:val="16"/>
                <w:szCs w:val="16"/>
                <w:lang w:val="en-GB"/>
              </w:rPr>
            </w:pPr>
          </w:p>
          <w:p w14:paraId="599CD12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7011D38F" w14:textId="77777777" w:rsidR="00B271C8" w:rsidRPr="00014E44" w:rsidRDefault="00B271C8" w:rsidP="00DE1185">
            <w:pPr>
              <w:pStyle w:val="CellBodyCentered"/>
              <w:rPr>
                <w:rFonts w:ascii="Arial Narrow" w:hAnsi="Arial Narrow" w:cs="Arial"/>
                <w:color w:val="auto"/>
                <w:sz w:val="16"/>
                <w:szCs w:val="16"/>
                <w:lang w:val="en-GB"/>
              </w:rPr>
            </w:pPr>
          </w:p>
          <w:p w14:paraId="76EE0CD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0EADAE90" w14:textId="77777777" w:rsidTr="0038396C">
        <w:tc>
          <w:tcPr>
            <w:tcW w:w="3322" w:type="dxa"/>
            <w:tcBorders>
              <w:top w:val="single" w:sz="6" w:space="0" w:color="auto"/>
              <w:left w:val="single" w:sz="6" w:space="0" w:color="auto"/>
              <w:bottom w:val="single" w:sz="6" w:space="0" w:color="auto"/>
              <w:right w:val="single" w:sz="6" w:space="0" w:color="auto"/>
            </w:tcBorders>
          </w:tcPr>
          <w:p w14:paraId="36F209B5" w14:textId="77777777" w:rsidR="00B271C8" w:rsidRPr="00014E44" w:rsidRDefault="00B271C8" w:rsidP="00DE1185">
            <w:pPr>
              <w:pStyle w:val="CellBody"/>
              <w:rPr>
                <w:rFonts w:ascii="Arial Narrow" w:hAnsi="Arial Narrow" w:cs="Arial"/>
                <w:color w:val="auto"/>
                <w:sz w:val="16"/>
                <w:szCs w:val="16"/>
                <w:lang w:val="en-GB"/>
              </w:rPr>
            </w:pPr>
          </w:p>
          <w:p w14:paraId="24849527" w14:textId="6B0D2EE5" w:rsidR="00B271C8" w:rsidRPr="00014E44" w:rsidRDefault="00B271C8" w:rsidP="00DE1185">
            <w:pPr>
              <w:pStyle w:val="CellBody"/>
              <w:rPr>
                <w:ins w:id="5644" w:author="Zhunisbayev, Olzhasbek A [Bolashak Atyrau Limited]" w:date="2022-06-12T22:44:00Z"/>
                <w:rFonts w:ascii="Arial Narrow" w:hAnsi="Arial Narrow" w:cs="Arial"/>
                <w:color w:val="auto"/>
                <w:sz w:val="16"/>
                <w:szCs w:val="16"/>
                <w:lang w:val="en-GB"/>
              </w:rPr>
            </w:pPr>
            <w:ins w:id="5645" w:author="Zhunisbayev, Olzhasbek A [Bolashak Atyrau Limited]" w:date="2022-06-12T22:44:00Z">
              <w:r w:rsidRPr="00014E44">
                <w:rPr>
                  <w:rFonts w:ascii="Arial Narrow" w:hAnsi="Arial Narrow" w:cs="Arial"/>
                  <w:color w:val="auto"/>
                  <w:sz w:val="16"/>
                  <w:szCs w:val="16"/>
                  <w:lang w:val="en-GB"/>
                </w:rPr>
                <w:t>BFH- FLARE GAS, HIGH</w:t>
              </w:r>
            </w:ins>
            <w:r w:rsidRPr="00014E44">
              <w:rPr>
                <w:rFonts w:ascii="Arial Narrow" w:hAnsi="Arial Narrow" w:cs="Arial"/>
                <w:color w:val="auto"/>
                <w:sz w:val="16"/>
                <w:szCs w:val="16"/>
                <w:lang w:val="en-GB"/>
              </w:rPr>
              <w:t xml:space="preserve"> </w:t>
            </w:r>
            <w:ins w:id="5646" w:author="Zhunisbayev, Olzhasbek A [Bolashak Atyrau Limited]" w:date="2022-06-12T22:44:00Z">
              <w:r w:rsidRPr="00014E44">
                <w:rPr>
                  <w:rFonts w:ascii="Arial Narrow" w:hAnsi="Arial Narrow" w:cs="Arial"/>
                  <w:color w:val="auto"/>
                  <w:sz w:val="16"/>
                  <w:szCs w:val="16"/>
                  <w:lang w:val="en-GB"/>
                </w:rPr>
                <w:t>PRESSURE</w:t>
              </w:r>
            </w:ins>
          </w:p>
          <w:p w14:paraId="0D5AD0B0" w14:textId="77777777" w:rsidR="00B271C8" w:rsidRPr="00014E44" w:rsidRDefault="00B271C8" w:rsidP="00DE1185">
            <w:pPr>
              <w:pStyle w:val="CellBody"/>
              <w:rPr>
                <w:ins w:id="5647" w:author="Zhunisbayev, Olzhasbek A [Bolashak Atyrau Limited]" w:date="2022-06-12T22:44:00Z"/>
                <w:rFonts w:ascii="Arial Narrow" w:hAnsi="Arial Narrow" w:cs="Arial"/>
                <w:color w:val="auto"/>
                <w:sz w:val="16"/>
                <w:szCs w:val="16"/>
                <w:lang w:val="en-GB"/>
              </w:rPr>
            </w:pPr>
            <w:ins w:id="5648" w:author="Zhunisbayev, Olzhasbek A [Bolashak Atyrau Limited]" w:date="2022-06-12T22:44:00Z">
              <w:r w:rsidRPr="00014E44">
                <w:rPr>
                  <w:rFonts w:ascii="Arial Narrow" w:hAnsi="Arial Narrow" w:cs="Arial"/>
                  <w:color w:val="auto"/>
                  <w:sz w:val="16"/>
                  <w:szCs w:val="16"/>
                  <w:lang w:val="en-GB"/>
                </w:rPr>
                <w:t>BFL – FLARE GAS, LP</w:t>
              </w:r>
            </w:ins>
          </w:p>
          <w:p w14:paraId="14722DE1" w14:textId="6FA8027B" w:rsidR="00B271C8" w:rsidRPr="00014E44" w:rsidRDefault="00B271C8" w:rsidP="00DE1185">
            <w:pPr>
              <w:pStyle w:val="CellBody"/>
              <w:rPr>
                <w:ins w:id="5649" w:author="Zhunisbayev, Olzhasbek A [Bolashak Atyrau Limited]" w:date="2022-06-12T22:43:00Z"/>
                <w:rFonts w:ascii="Arial Narrow" w:hAnsi="Arial Narrow" w:cs="Arial"/>
                <w:color w:val="auto"/>
                <w:sz w:val="16"/>
                <w:szCs w:val="16"/>
                <w:lang w:val="en-GB"/>
              </w:rPr>
            </w:pPr>
            <w:ins w:id="5650" w:author="Zhunisbayev, Olzhasbek A [Bolashak Atyrau Limited]" w:date="2022-06-12T22:44:00Z">
              <w:r w:rsidRPr="00014E44">
                <w:rPr>
                  <w:rFonts w:ascii="Arial Narrow" w:hAnsi="Arial Narrow" w:cs="Arial"/>
                  <w:color w:val="auto"/>
                  <w:sz w:val="16"/>
                  <w:szCs w:val="16"/>
                  <w:lang w:val="en-GB"/>
                </w:rPr>
                <w:t>CI – CHEMICAL INHIBITOR &amp;</w:t>
              </w:r>
            </w:ins>
            <w:r w:rsidRPr="00014E44">
              <w:rPr>
                <w:rFonts w:ascii="Arial Narrow" w:hAnsi="Arial Narrow" w:cs="Arial"/>
                <w:color w:val="auto"/>
                <w:sz w:val="16"/>
                <w:szCs w:val="16"/>
                <w:lang w:val="en-GB"/>
              </w:rPr>
              <w:t xml:space="preserve"> </w:t>
            </w:r>
            <w:ins w:id="5651" w:author="Zhunisbayev, Olzhasbek A [Bolashak Atyrau Limited]" w:date="2022-06-12T22:44:00Z">
              <w:r w:rsidRPr="00014E44">
                <w:rPr>
                  <w:rFonts w:ascii="Arial Narrow" w:hAnsi="Arial Narrow" w:cs="Arial"/>
                  <w:color w:val="auto"/>
                  <w:sz w:val="16"/>
                  <w:szCs w:val="16"/>
                  <w:lang w:val="en-GB"/>
                </w:rPr>
                <w:t>ANTISCALE</w:t>
              </w:r>
            </w:ins>
          </w:p>
          <w:p w14:paraId="7E6B36B9" w14:textId="0FDFB6B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721F4C7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DSL – DIESEL FUEL</w:t>
            </w:r>
          </w:p>
          <w:p w14:paraId="35C57BC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w:t>
            </w:r>
          </w:p>
          <w:p w14:paraId="116284D0" w14:textId="1804810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0B8DD0A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FM – METHANOL</w:t>
            </w:r>
          </w:p>
          <w:p w14:paraId="7AA66539" w14:textId="5CFC40E1"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 HYDROCARBONS, VAPOUR</w:t>
            </w:r>
          </w:p>
          <w:p w14:paraId="5C86244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GRC – RECYCLE GAS</w:t>
            </w:r>
          </w:p>
          <w:p w14:paraId="212BB40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41BEBF48" w14:textId="51DE48D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NH – NITROGEN, HIGH PRESSURE</w:t>
            </w:r>
          </w:p>
          <w:p w14:paraId="652A342E" w14:textId="72F0AAF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1F20C15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p w14:paraId="46A637B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SH – STEAM, HIGH PRESSURE</w:t>
            </w:r>
          </w:p>
          <w:p w14:paraId="528A53B1" w14:textId="59EC7E4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TH – CONDENSATE, HIGH PRESSURE</w:t>
            </w:r>
          </w:p>
          <w:p w14:paraId="2AF847F6" w14:textId="6DEC71A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TM – CONDENSATE, MEDIUM PRESSURE</w:t>
            </w:r>
          </w:p>
          <w:p w14:paraId="66A7F5D2" w14:textId="0B5DC78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WBH – BOILER FEED WATER, HIGH PRESS</w:t>
            </w:r>
          </w:p>
          <w:p w14:paraId="548E7359"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7EBF30C" w14:textId="77777777" w:rsidR="00B271C8" w:rsidRPr="00014E44" w:rsidRDefault="00B271C8" w:rsidP="00DE1185">
            <w:pPr>
              <w:pStyle w:val="CellBodyCentered"/>
              <w:rPr>
                <w:rFonts w:ascii="Arial Narrow" w:hAnsi="Arial Narrow" w:cs="Arial"/>
                <w:b/>
                <w:color w:val="auto"/>
                <w:sz w:val="16"/>
                <w:szCs w:val="16"/>
                <w:lang w:val="en-GB"/>
              </w:rPr>
            </w:pPr>
          </w:p>
          <w:p w14:paraId="31D80BC5"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900C80</w:t>
            </w:r>
          </w:p>
          <w:p w14:paraId="48485A82" w14:textId="77777777" w:rsidR="00B271C8" w:rsidRPr="00014E44" w:rsidRDefault="00B271C8" w:rsidP="00DE1185">
            <w:pPr>
              <w:pStyle w:val="CellBodyCentered"/>
              <w:rPr>
                <w:rFonts w:ascii="Arial Narrow" w:hAnsi="Arial Narrow" w:cs="Arial"/>
                <w:b/>
                <w:color w:val="auto"/>
                <w:sz w:val="16"/>
                <w:szCs w:val="16"/>
                <w:lang w:val="en-GB"/>
              </w:rPr>
            </w:pPr>
          </w:p>
          <w:p w14:paraId="1AC5142E" w14:textId="77777777" w:rsidR="00B271C8" w:rsidRPr="00014E44" w:rsidRDefault="00B271C8" w:rsidP="00DE1185">
            <w:pPr>
              <w:pStyle w:val="CellBodyCentered"/>
              <w:rPr>
                <w:rFonts w:ascii="Arial Narrow" w:hAnsi="Arial Narrow" w:cs="Arial"/>
                <w:b/>
                <w:color w:val="auto"/>
                <w:sz w:val="16"/>
                <w:szCs w:val="16"/>
                <w:lang w:val="en-GB"/>
              </w:rPr>
            </w:pPr>
          </w:p>
          <w:p w14:paraId="15A3F238" w14:textId="77777777" w:rsidR="00B271C8" w:rsidRPr="00014E44" w:rsidRDefault="00B271C8" w:rsidP="00DE1185">
            <w:pPr>
              <w:pStyle w:val="CellBodyCentered"/>
              <w:rPr>
                <w:rFonts w:ascii="Arial Narrow" w:hAnsi="Arial Narrow" w:cs="Arial"/>
                <w:b/>
                <w:color w:val="auto"/>
                <w:sz w:val="16"/>
                <w:szCs w:val="16"/>
                <w:lang w:val="en-GB"/>
              </w:rPr>
            </w:pPr>
          </w:p>
          <w:p w14:paraId="4D900916" w14:textId="77777777" w:rsidR="00B271C8" w:rsidRPr="00014E44" w:rsidRDefault="00B271C8" w:rsidP="00DE1185">
            <w:pPr>
              <w:pStyle w:val="CellBodyCentered"/>
              <w:rPr>
                <w:rFonts w:ascii="Arial Narrow" w:hAnsi="Arial Narrow" w:cs="Arial"/>
                <w:b/>
                <w:color w:val="auto"/>
                <w:sz w:val="16"/>
                <w:szCs w:val="16"/>
                <w:lang w:val="en-GB"/>
              </w:rPr>
            </w:pPr>
          </w:p>
          <w:p w14:paraId="29B97A6B" w14:textId="77777777" w:rsidR="00B271C8" w:rsidRPr="00014E44" w:rsidRDefault="00B271C8" w:rsidP="00DE1185">
            <w:pPr>
              <w:pStyle w:val="CellBodyCentered"/>
              <w:rPr>
                <w:rFonts w:ascii="Arial Narrow" w:hAnsi="Arial Narrow" w:cs="Arial"/>
                <w:b/>
                <w:color w:val="auto"/>
                <w:sz w:val="16"/>
                <w:szCs w:val="16"/>
                <w:lang w:val="en-GB"/>
              </w:rPr>
            </w:pPr>
          </w:p>
          <w:p w14:paraId="7369B85E" w14:textId="77777777" w:rsidR="00B271C8" w:rsidRPr="00014E44" w:rsidRDefault="00B271C8" w:rsidP="00DE1185">
            <w:pPr>
              <w:pStyle w:val="CellBodyCentered"/>
              <w:rPr>
                <w:rFonts w:ascii="Arial Narrow" w:hAnsi="Arial Narrow" w:cs="Arial"/>
                <w:b/>
                <w:color w:val="auto"/>
                <w:sz w:val="16"/>
                <w:szCs w:val="16"/>
                <w:lang w:val="en-GB"/>
              </w:rPr>
            </w:pPr>
          </w:p>
          <w:p w14:paraId="39D2E3F0" w14:textId="77777777" w:rsidR="00B271C8" w:rsidRPr="00014E44" w:rsidRDefault="00B271C8" w:rsidP="00DE1185">
            <w:pPr>
              <w:pStyle w:val="CellBodyCentered"/>
              <w:rPr>
                <w:rFonts w:ascii="Arial Narrow" w:hAnsi="Arial Narrow" w:cs="Arial"/>
                <w:b/>
                <w:color w:val="auto"/>
                <w:sz w:val="16"/>
                <w:szCs w:val="16"/>
                <w:lang w:val="en-GB"/>
              </w:rPr>
            </w:pPr>
          </w:p>
          <w:p w14:paraId="6A7F3657"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2D54A4BD" w14:textId="77777777" w:rsidR="00B271C8" w:rsidRPr="00014E44" w:rsidRDefault="00B271C8" w:rsidP="00DE1185">
            <w:pPr>
              <w:pStyle w:val="CellBodyCentered"/>
              <w:rPr>
                <w:rFonts w:ascii="Arial Narrow" w:hAnsi="Arial Narrow" w:cs="Arial"/>
                <w:color w:val="auto"/>
                <w:sz w:val="16"/>
                <w:szCs w:val="16"/>
                <w:lang w:val="en-GB"/>
              </w:rPr>
            </w:pPr>
          </w:p>
          <w:p w14:paraId="2340A72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025A2BE3" w14:textId="77777777" w:rsidR="00B271C8" w:rsidRPr="00014E44" w:rsidRDefault="00B271C8" w:rsidP="00DE1185">
            <w:pPr>
              <w:pStyle w:val="CellBodyCentered"/>
              <w:rPr>
                <w:rFonts w:ascii="Arial Narrow" w:hAnsi="Arial Narrow" w:cs="Arial"/>
                <w:color w:val="auto"/>
                <w:sz w:val="16"/>
                <w:szCs w:val="16"/>
                <w:lang w:val="en-GB"/>
              </w:rPr>
            </w:pPr>
          </w:p>
          <w:p w14:paraId="58526254" w14:textId="77777777" w:rsidR="00B271C8" w:rsidRPr="00014E44" w:rsidRDefault="00B271C8" w:rsidP="00DE1185">
            <w:pPr>
              <w:pStyle w:val="CellBodyCentered"/>
              <w:rPr>
                <w:rFonts w:ascii="Arial Narrow" w:hAnsi="Arial Narrow" w:cs="Arial"/>
                <w:color w:val="auto"/>
                <w:sz w:val="16"/>
                <w:szCs w:val="16"/>
                <w:lang w:val="en-GB"/>
              </w:rPr>
            </w:pPr>
          </w:p>
          <w:p w14:paraId="6B931991" w14:textId="77777777" w:rsidR="00B271C8" w:rsidRPr="00014E44" w:rsidRDefault="00B271C8" w:rsidP="00DE1185">
            <w:pPr>
              <w:pStyle w:val="CellBodyCentered"/>
              <w:rPr>
                <w:rFonts w:ascii="Arial Narrow" w:hAnsi="Arial Narrow" w:cs="Arial"/>
                <w:color w:val="auto"/>
                <w:sz w:val="16"/>
                <w:szCs w:val="16"/>
                <w:lang w:val="en-GB"/>
              </w:rPr>
            </w:pPr>
          </w:p>
          <w:p w14:paraId="0548B37C" w14:textId="77777777" w:rsidR="00B271C8" w:rsidRPr="00014E44" w:rsidRDefault="00B271C8" w:rsidP="00DE1185">
            <w:pPr>
              <w:pStyle w:val="CellBodyCentered"/>
              <w:rPr>
                <w:rFonts w:ascii="Arial Narrow" w:hAnsi="Arial Narrow" w:cs="Arial"/>
                <w:color w:val="auto"/>
                <w:sz w:val="16"/>
                <w:szCs w:val="16"/>
                <w:lang w:val="en-GB"/>
              </w:rPr>
            </w:pPr>
          </w:p>
          <w:p w14:paraId="511A4D6D" w14:textId="77777777" w:rsidR="00B271C8" w:rsidRPr="00014E44" w:rsidRDefault="00B271C8" w:rsidP="00DE1185">
            <w:pPr>
              <w:pStyle w:val="CellBodyCentered"/>
              <w:rPr>
                <w:rFonts w:ascii="Arial Narrow" w:hAnsi="Arial Narrow" w:cs="Arial"/>
                <w:color w:val="auto"/>
                <w:sz w:val="16"/>
                <w:szCs w:val="16"/>
                <w:lang w:val="en-GB"/>
              </w:rPr>
            </w:pPr>
          </w:p>
          <w:p w14:paraId="79191CF8" w14:textId="77777777" w:rsidR="00B271C8" w:rsidRPr="00014E44" w:rsidRDefault="00B271C8" w:rsidP="00DE1185">
            <w:pPr>
              <w:pStyle w:val="CellBodyCentered"/>
              <w:rPr>
                <w:rFonts w:ascii="Arial Narrow" w:hAnsi="Arial Narrow" w:cs="Arial"/>
                <w:color w:val="auto"/>
                <w:sz w:val="16"/>
                <w:szCs w:val="16"/>
                <w:lang w:val="en-GB"/>
              </w:rPr>
            </w:pPr>
          </w:p>
          <w:p w14:paraId="53795625" w14:textId="77777777" w:rsidR="00B271C8" w:rsidRPr="00014E44" w:rsidRDefault="00B271C8" w:rsidP="00DE1185">
            <w:pPr>
              <w:pStyle w:val="CellBodyCentered"/>
              <w:rPr>
                <w:rFonts w:ascii="Arial Narrow" w:hAnsi="Arial Narrow" w:cs="Arial"/>
                <w:color w:val="auto"/>
                <w:sz w:val="16"/>
                <w:szCs w:val="16"/>
                <w:lang w:val="en-GB"/>
              </w:rPr>
            </w:pPr>
          </w:p>
          <w:p w14:paraId="70EAB39D" w14:textId="77777777" w:rsidR="00B271C8" w:rsidRPr="00014E44" w:rsidRDefault="00B271C8" w:rsidP="00DE1185">
            <w:pPr>
              <w:pStyle w:val="CellBodyCentered"/>
              <w:rPr>
                <w:rFonts w:ascii="Arial Narrow" w:hAnsi="Arial Narrow" w:cs="Arial"/>
                <w:color w:val="auto"/>
                <w:sz w:val="16"/>
                <w:szCs w:val="16"/>
                <w:lang w:val="en-GB"/>
              </w:rPr>
            </w:pPr>
          </w:p>
          <w:p w14:paraId="76F976A2"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5B491491" w14:textId="77777777" w:rsidR="00B271C8" w:rsidRPr="00014E44" w:rsidRDefault="00B271C8" w:rsidP="00DE1185">
            <w:pPr>
              <w:pStyle w:val="CellBodyCentered"/>
              <w:rPr>
                <w:rFonts w:ascii="Arial Narrow" w:hAnsi="Arial Narrow" w:cs="Arial"/>
                <w:color w:val="auto"/>
                <w:sz w:val="16"/>
                <w:szCs w:val="16"/>
                <w:lang w:val="en-GB"/>
              </w:rPr>
            </w:pPr>
          </w:p>
          <w:p w14:paraId="430BBCB6" w14:textId="77777777" w:rsidR="00271DFD" w:rsidRPr="001549BC" w:rsidRDefault="00271DFD" w:rsidP="00DE1185">
            <w:pPr>
              <w:pStyle w:val="CellBodyCentered"/>
              <w:rPr>
                <w:ins w:id="5652"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LTCS + ALLOY</w:t>
            </w:r>
            <w:ins w:id="5653" w:author="Zhunisbayev, Olzhasbek [Bolashak Atyrau Limited]" w:date="2024-05-08T22:20:00Z">
              <w:r w:rsidRPr="006759B5">
                <w:rPr>
                  <w:rFonts w:ascii="Arial Narrow" w:hAnsi="Arial Narrow" w:cs="Arial"/>
                  <w:color w:val="auto"/>
                  <w:sz w:val="16"/>
                  <w:szCs w:val="16"/>
                </w:rPr>
                <w:t xml:space="preserve"> 825</w:t>
              </w:r>
            </w:ins>
            <w:r>
              <w:rPr>
                <w:rFonts w:ascii="Arial Narrow" w:hAnsi="Arial Narrow" w:cs="Arial"/>
                <w:color w:val="auto"/>
                <w:sz w:val="16"/>
                <w:szCs w:val="16"/>
              </w:rPr>
              <w:t xml:space="preserve"> </w:t>
            </w:r>
            <w:r>
              <w:rPr>
                <w:rFonts w:ascii="Arial Narrow" w:hAnsi="Arial Narrow" w:cs="Arial"/>
                <w:color w:val="auto"/>
                <w:sz w:val="16"/>
                <w:szCs w:val="16"/>
                <w:lang w:val="en-GB"/>
              </w:rPr>
              <w:t>(UNS N08825)</w:t>
            </w:r>
          </w:p>
          <w:p w14:paraId="298FDACB" w14:textId="77777777" w:rsidR="00B271C8" w:rsidRPr="00014E44" w:rsidRDefault="00B271C8" w:rsidP="00DE1185">
            <w:pPr>
              <w:pStyle w:val="CellBodyCentered"/>
              <w:rPr>
                <w:rFonts w:ascii="Arial Narrow" w:hAnsi="Arial Narrow" w:cs="Arial"/>
                <w:color w:val="auto"/>
                <w:sz w:val="16"/>
                <w:szCs w:val="16"/>
                <w:lang w:val="en-GB"/>
              </w:rPr>
            </w:pPr>
          </w:p>
          <w:p w14:paraId="0EC9622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5EC76C26" w14:textId="77777777" w:rsidR="00B271C8" w:rsidRPr="00014E44" w:rsidRDefault="00B271C8" w:rsidP="00DE1185">
            <w:pPr>
              <w:pStyle w:val="CellBodyCentered"/>
              <w:rPr>
                <w:rFonts w:ascii="Arial Narrow" w:hAnsi="Arial Narrow" w:cs="Arial"/>
                <w:color w:val="auto"/>
                <w:sz w:val="16"/>
                <w:szCs w:val="16"/>
                <w:lang w:val="en-GB"/>
              </w:rPr>
            </w:pPr>
          </w:p>
          <w:p w14:paraId="238CE2EB"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EEA2789" w14:textId="77777777" w:rsidR="00B271C8" w:rsidRPr="00014E44" w:rsidRDefault="00B271C8" w:rsidP="00DE1185">
            <w:pPr>
              <w:pStyle w:val="CellBodyCentered"/>
              <w:rPr>
                <w:rFonts w:ascii="Arial Narrow" w:hAnsi="Arial Narrow" w:cs="Arial"/>
                <w:color w:val="auto"/>
                <w:sz w:val="16"/>
                <w:szCs w:val="16"/>
                <w:lang w:val="en-GB"/>
              </w:rPr>
            </w:pPr>
          </w:p>
          <w:p w14:paraId="27FBAEA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7D6713B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766BC996" w14:textId="6F7D62B2" w:rsidR="00B271C8" w:rsidRPr="00014E44" w:rsidRDefault="00B271C8" w:rsidP="00DE1185">
            <w:pPr>
              <w:pStyle w:val="CellBodyCentered"/>
              <w:rPr>
                <w:rFonts w:ascii="Arial Narrow" w:hAnsi="Arial Narrow" w:cs="Arial"/>
                <w:color w:val="auto"/>
                <w:sz w:val="16"/>
                <w:szCs w:val="16"/>
                <w:lang w:val="en-GB"/>
              </w:rPr>
            </w:pPr>
            <w:ins w:id="5654" w:author="Zhunisbayev, Olzhasbek [Bolashak Atyrau Limited]" w:date="2023-09-10T14:52:00Z">
              <w:r w:rsidRPr="00014E44">
                <w:rPr>
                  <w:rFonts w:ascii="Arial Narrow" w:hAnsi="Arial Narrow" w:cs="Arial"/>
                  <w:color w:val="auto"/>
                  <w:sz w:val="16"/>
                  <w:szCs w:val="16"/>
                  <w:lang w:val="en-GB"/>
                </w:rPr>
                <w:t>Note 8</w:t>
              </w:r>
            </w:ins>
          </w:p>
          <w:p w14:paraId="20218099" w14:textId="77777777" w:rsidR="00B271C8" w:rsidRPr="00014E44" w:rsidRDefault="00B271C8" w:rsidP="00DE1185">
            <w:pPr>
              <w:pStyle w:val="CellBodyCentered"/>
              <w:rPr>
                <w:rFonts w:ascii="Arial Narrow" w:hAnsi="Arial Narrow" w:cs="Arial"/>
                <w:color w:val="auto"/>
                <w:sz w:val="16"/>
                <w:szCs w:val="16"/>
                <w:lang w:val="en-GB"/>
              </w:rPr>
            </w:pPr>
          </w:p>
          <w:p w14:paraId="404F1FDC" w14:textId="77777777" w:rsidR="00B271C8" w:rsidRPr="00014E44" w:rsidRDefault="00B271C8" w:rsidP="00DE1185">
            <w:pPr>
              <w:pStyle w:val="CellBodyCentered"/>
              <w:rPr>
                <w:rFonts w:ascii="Arial Narrow" w:hAnsi="Arial Narrow" w:cs="Arial"/>
                <w:color w:val="auto"/>
                <w:sz w:val="16"/>
                <w:szCs w:val="16"/>
                <w:lang w:val="en-GB"/>
              </w:rPr>
            </w:pPr>
          </w:p>
          <w:p w14:paraId="36861031" w14:textId="77777777" w:rsidR="00B271C8" w:rsidRPr="00014E44" w:rsidRDefault="00B271C8" w:rsidP="00DE1185">
            <w:pPr>
              <w:pStyle w:val="CellBodyCentered"/>
              <w:rPr>
                <w:rFonts w:ascii="Arial Narrow" w:hAnsi="Arial Narrow" w:cs="Arial"/>
                <w:color w:val="auto"/>
                <w:sz w:val="16"/>
                <w:szCs w:val="16"/>
                <w:lang w:val="en-GB"/>
              </w:rPr>
            </w:pPr>
          </w:p>
          <w:p w14:paraId="5027F666" w14:textId="77777777" w:rsidR="00B271C8" w:rsidRPr="00014E44" w:rsidRDefault="00B271C8" w:rsidP="00DE1185">
            <w:pPr>
              <w:pStyle w:val="CellBodyCentered"/>
              <w:rPr>
                <w:rFonts w:ascii="Arial Narrow" w:hAnsi="Arial Narrow" w:cs="Arial"/>
                <w:color w:val="auto"/>
                <w:sz w:val="16"/>
                <w:szCs w:val="16"/>
                <w:lang w:val="en-GB"/>
              </w:rPr>
            </w:pPr>
          </w:p>
          <w:p w14:paraId="282495A7" w14:textId="77777777" w:rsidR="00B271C8" w:rsidRPr="00014E44" w:rsidRDefault="00B271C8" w:rsidP="00DE1185">
            <w:pPr>
              <w:pStyle w:val="CellBodyCentered"/>
              <w:rPr>
                <w:rFonts w:ascii="Arial Narrow" w:hAnsi="Arial Narrow" w:cs="Arial"/>
                <w:color w:val="auto"/>
                <w:sz w:val="16"/>
                <w:szCs w:val="16"/>
                <w:lang w:val="en-GB"/>
              </w:rPr>
            </w:pPr>
          </w:p>
          <w:p w14:paraId="1E8DDF0B"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3B26563" w14:textId="77777777" w:rsidR="00B271C8" w:rsidRPr="00014E44" w:rsidRDefault="00B271C8" w:rsidP="00DE1185">
            <w:pPr>
              <w:pStyle w:val="CellBodyCentered"/>
              <w:rPr>
                <w:rFonts w:ascii="Arial Narrow" w:hAnsi="Arial Narrow" w:cs="Arial"/>
                <w:color w:val="auto"/>
                <w:sz w:val="16"/>
                <w:szCs w:val="16"/>
                <w:lang w:val="en-GB"/>
              </w:rPr>
            </w:pPr>
          </w:p>
          <w:p w14:paraId="2DE8703E" w14:textId="2E2AB24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55"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656"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w:t>
            </w:r>
            <w:del w:id="5657" w:author="Zhunisbayev, Olzhasbek A [Bolashak Atyrau Limited]" w:date="2022-06-12T22:44:00Z">
              <w:r w:rsidRPr="00014E44" w:rsidDel="0060373A">
                <w:rPr>
                  <w:rFonts w:ascii="Arial Narrow" w:hAnsi="Arial Narrow" w:cs="Arial"/>
                  <w:color w:val="auto"/>
                  <w:sz w:val="16"/>
                  <w:szCs w:val="16"/>
                  <w:lang w:val="en-GB"/>
                </w:rPr>
                <w:delText>200</w:delText>
              </w:r>
            </w:del>
            <w:ins w:id="5658" w:author="Zhunisbayev, Olzhasbek A [Bolashak Atyrau Limited]" w:date="2022-06-12T22:44:00Z">
              <w:r w:rsidRPr="00014E44">
                <w:rPr>
                  <w:rFonts w:ascii="Arial Narrow" w:hAnsi="Arial Narrow" w:cs="Arial"/>
                  <w:color w:val="auto"/>
                  <w:sz w:val="16"/>
                  <w:szCs w:val="16"/>
                  <w:lang w:val="en-GB"/>
                </w:rPr>
                <w:t>220</w:t>
              </w:r>
            </w:ins>
            <w:r w:rsidRPr="00014E44">
              <w:rPr>
                <w:rFonts w:ascii="Arial Narrow" w:hAnsi="Arial Narrow" w:cs="Arial"/>
                <w:color w:val="auto"/>
                <w:sz w:val="16"/>
                <w:szCs w:val="16"/>
                <w:lang w:val="en-GB"/>
              </w:rPr>
              <w:t>°C</w:t>
            </w:r>
          </w:p>
          <w:p w14:paraId="4926B5DE" w14:textId="77777777" w:rsidR="00B271C8" w:rsidRPr="00014E44" w:rsidRDefault="00B271C8" w:rsidP="00DE1185">
            <w:pPr>
              <w:pStyle w:val="CellBodyCentered"/>
              <w:rPr>
                <w:rFonts w:ascii="Arial Narrow" w:hAnsi="Arial Narrow" w:cs="Arial"/>
                <w:color w:val="auto"/>
                <w:sz w:val="16"/>
                <w:szCs w:val="16"/>
                <w:lang w:val="en-GB"/>
              </w:rPr>
            </w:pPr>
          </w:p>
          <w:p w14:paraId="6D1BDA17" w14:textId="77777777" w:rsidR="00B271C8" w:rsidRPr="00014E44" w:rsidRDefault="00B271C8" w:rsidP="00DE1185">
            <w:pPr>
              <w:pStyle w:val="CellBodyCentered"/>
              <w:rPr>
                <w:rFonts w:ascii="Arial Narrow" w:hAnsi="Arial Narrow" w:cs="Arial"/>
                <w:color w:val="auto"/>
                <w:sz w:val="16"/>
                <w:szCs w:val="16"/>
                <w:lang w:val="en-GB"/>
              </w:rPr>
            </w:pPr>
          </w:p>
          <w:p w14:paraId="608A9964" w14:textId="77777777" w:rsidR="00B271C8" w:rsidRPr="00014E44" w:rsidRDefault="00B271C8" w:rsidP="00DE1185">
            <w:pPr>
              <w:pStyle w:val="CellBodyCentered"/>
              <w:rPr>
                <w:rFonts w:ascii="Arial Narrow" w:hAnsi="Arial Narrow" w:cs="Arial"/>
                <w:color w:val="auto"/>
                <w:sz w:val="16"/>
                <w:szCs w:val="16"/>
                <w:lang w:val="en-GB"/>
              </w:rPr>
            </w:pPr>
          </w:p>
          <w:p w14:paraId="402B870A" w14:textId="77777777" w:rsidR="00B271C8" w:rsidRPr="00014E44" w:rsidRDefault="00B271C8" w:rsidP="00DE1185">
            <w:pPr>
              <w:pStyle w:val="CellBodyCentered"/>
              <w:rPr>
                <w:rFonts w:ascii="Arial Narrow" w:hAnsi="Arial Narrow" w:cs="Arial"/>
                <w:color w:val="auto"/>
                <w:sz w:val="16"/>
                <w:szCs w:val="16"/>
                <w:lang w:val="en-GB"/>
              </w:rPr>
            </w:pPr>
          </w:p>
          <w:p w14:paraId="60E8722F" w14:textId="77777777" w:rsidR="00B271C8" w:rsidRPr="00014E44" w:rsidRDefault="00B271C8" w:rsidP="00DE1185">
            <w:pPr>
              <w:pStyle w:val="CellBodyCentered"/>
              <w:rPr>
                <w:rFonts w:ascii="Arial Narrow" w:hAnsi="Arial Narrow" w:cs="Arial"/>
                <w:color w:val="auto"/>
                <w:sz w:val="16"/>
                <w:szCs w:val="16"/>
                <w:lang w:val="en-GB"/>
              </w:rPr>
            </w:pPr>
          </w:p>
          <w:p w14:paraId="50714FF6" w14:textId="77777777" w:rsidR="00B271C8" w:rsidRPr="00014E44" w:rsidRDefault="00B271C8" w:rsidP="00DE1185">
            <w:pPr>
              <w:pStyle w:val="CellBodyCentered"/>
              <w:rPr>
                <w:rFonts w:ascii="Arial Narrow" w:hAnsi="Arial Narrow" w:cs="Arial"/>
                <w:color w:val="auto"/>
                <w:sz w:val="16"/>
                <w:szCs w:val="16"/>
                <w:lang w:val="en-GB"/>
              </w:rPr>
            </w:pPr>
          </w:p>
          <w:p w14:paraId="261576DF" w14:textId="77777777" w:rsidR="00B271C8" w:rsidRPr="00014E44" w:rsidRDefault="00B271C8" w:rsidP="00DE1185">
            <w:pPr>
              <w:pStyle w:val="CellBodyCentered"/>
              <w:rPr>
                <w:rFonts w:ascii="Arial Narrow" w:hAnsi="Arial Narrow" w:cs="Arial"/>
                <w:color w:val="auto"/>
                <w:sz w:val="16"/>
                <w:szCs w:val="16"/>
                <w:lang w:val="en-GB"/>
              </w:rPr>
            </w:pPr>
          </w:p>
        </w:tc>
        <w:tc>
          <w:tcPr>
            <w:tcW w:w="1890" w:type="dxa"/>
            <w:tcBorders>
              <w:top w:val="single" w:sz="6" w:space="0" w:color="auto"/>
              <w:left w:val="single" w:sz="6" w:space="0" w:color="auto"/>
              <w:bottom w:val="single" w:sz="6" w:space="0" w:color="auto"/>
              <w:right w:val="single" w:sz="6" w:space="0" w:color="auto"/>
            </w:tcBorders>
          </w:tcPr>
          <w:p w14:paraId="207E0F12" w14:textId="77777777" w:rsidR="00B271C8" w:rsidRPr="00014E44" w:rsidRDefault="00B271C8" w:rsidP="00DE1185">
            <w:pPr>
              <w:pStyle w:val="CellBody"/>
              <w:rPr>
                <w:rFonts w:ascii="Arial Narrow" w:hAnsi="Arial Narrow" w:cs="Arial"/>
                <w:color w:val="auto"/>
                <w:sz w:val="16"/>
                <w:szCs w:val="16"/>
                <w:lang w:val="en-GB"/>
              </w:rPr>
            </w:pPr>
          </w:p>
          <w:p w14:paraId="18538ED8" w14:textId="51D978E2" w:rsidR="008C4A16"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1.1</w:t>
            </w:r>
            <w:r w:rsidR="000063A3">
              <w:rPr>
                <w:rFonts w:ascii="Arial Narrow" w:hAnsi="Arial Narrow" w:cs="Arial"/>
                <w:color w:val="auto"/>
                <w:sz w:val="16"/>
                <w:szCs w:val="16"/>
                <w:u w:val="single"/>
                <w:lang w:val="en-GB"/>
              </w:rPr>
              <w:t xml:space="preserve"> </w:t>
            </w:r>
            <w:r w:rsidR="008C4A16" w:rsidRPr="00014E44">
              <w:rPr>
                <w:rFonts w:ascii="Arial Narrow" w:hAnsi="Arial Narrow" w:cs="Arial"/>
                <w:color w:val="auto"/>
                <w:sz w:val="16"/>
                <w:szCs w:val="16"/>
                <w:lang w:val="en-GB"/>
              </w:rPr>
              <w:t>(limited by flange ratings)</w:t>
            </w:r>
          </w:p>
          <w:p w14:paraId="19DEA8C5" w14:textId="77777777" w:rsidR="006B57CE" w:rsidRDefault="006B57CE" w:rsidP="00DE1185">
            <w:pPr>
              <w:pStyle w:val="CellBody"/>
              <w:rPr>
                <w:rFonts w:ascii="Arial Narrow" w:hAnsi="Arial Narrow" w:cs="Arial"/>
                <w:color w:val="auto"/>
                <w:sz w:val="16"/>
                <w:szCs w:val="16"/>
                <w:lang w:val="en-GB"/>
              </w:rPr>
            </w:pPr>
          </w:p>
          <w:p w14:paraId="02A1A8E8" w14:textId="5F9FAEFD"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59"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660"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153.2 barg</w:t>
            </w:r>
          </w:p>
          <w:p w14:paraId="0ED98455" w14:textId="0C0902D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150.4 </w:t>
            </w:r>
            <w:r w:rsidRPr="00014E44">
              <w:rPr>
                <w:rFonts w:ascii="Arial Narrow" w:hAnsi="Arial Narrow" w:cs="Arial"/>
                <w:color w:val="auto"/>
                <w:sz w:val="16"/>
                <w:szCs w:val="16"/>
                <w:lang w:val="en-GB"/>
              </w:rPr>
              <w:t>barg</w:t>
            </w:r>
          </w:p>
          <w:p w14:paraId="49B65F43" w14:textId="50BDDCC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=139.8 </w:t>
            </w:r>
            <w:r w:rsidRPr="00014E44">
              <w:rPr>
                <w:rFonts w:ascii="Arial Narrow" w:hAnsi="Arial Narrow" w:cs="Arial"/>
                <w:color w:val="auto"/>
                <w:sz w:val="16"/>
                <w:szCs w:val="16"/>
                <w:lang w:val="en-GB"/>
              </w:rPr>
              <w:t>barg</w:t>
            </w:r>
          </w:p>
          <w:p w14:paraId="74716886" w14:textId="1ECB716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=131.4 </w:t>
            </w:r>
            <w:r w:rsidRPr="00014E44">
              <w:rPr>
                <w:rFonts w:ascii="Arial Narrow" w:hAnsi="Arial Narrow" w:cs="Arial"/>
                <w:color w:val="auto"/>
                <w:sz w:val="16"/>
                <w:szCs w:val="16"/>
                <w:lang w:val="en-GB"/>
              </w:rPr>
              <w:t>barg</w:t>
            </w:r>
          </w:p>
          <w:p w14:paraId="3DC3DF0E" w14:textId="7DCA04E2" w:rsidR="00B271C8" w:rsidRPr="00014E44" w:rsidRDefault="00B271C8" w:rsidP="00DE1185">
            <w:pPr>
              <w:pStyle w:val="CellBody"/>
              <w:rPr>
                <w:rFonts w:ascii="Arial Narrow" w:hAnsi="Arial Narrow" w:cs="Arial"/>
                <w:snapToGrid w:val="0"/>
                <w:color w:val="auto"/>
                <w:sz w:val="16"/>
                <w:szCs w:val="16"/>
                <w:lang w:val="en-GB"/>
              </w:rPr>
            </w:pPr>
            <w:ins w:id="5661" w:author="Zhunisbayev, Olzhasbek A [Bolashak Atyrau Limited]" w:date="2022-06-12T22:44:00Z">
              <w:r w:rsidRPr="00014E44">
                <w:rPr>
                  <w:rFonts w:ascii="Arial Narrow" w:hAnsi="Arial Narrow" w:cs="Arial"/>
                  <w:snapToGrid w:val="0"/>
                  <w:color w:val="auto"/>
                  <w:sz w:val="16"/>
                  <w:szCs w:val="16"/>
                  <w:lang w:val="en-GB"/>
                </w:rPr>
                <w:t>220°C = 129.2 barg</w:t>
              </w:r>
            </w:ins>
          </w:p>
          <w:p w14:paraId="1E50F806"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2347D327" w14:textId="77777777" w:rsidR="00B271C8" w:rsidRPr="00014E44" w:rsidRDefault="00B271C8" w:rsidP="00DE1185">
            <w:pPr>
              <w:pStyle w:val="CellBodyCentered"/>
              <w:rPr>
                <w:rFonts w:ascii="Arial Narrow" w:hAnsi="Arial Narrow" w:cs="Arial"/>
                <w:color w:val="auto"/>
                <w:sz w:val="16"/>
                <w:szCs w:val="16"/>
                <w:lang w:val="en-GB"/>
              </w:rPr>
            </w:pPr>
          </w:p>
          <w:p w14:paraId="157C31E6"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YES</w:t>
            </w:r>
          </w:p>
          <w:p w14:paraId="5892F6E8" w14:textId="2F2B39AD" w:rsidR="00B271C8" w:rsidRPr="00014E44" w:rsidRDefault="00B271C8" w:rsidP="00DE1185">
            <w:pPr>
              <w:pStyle w:val="CellBodyCentered"/>
              <w:rPr>
                <w:rFonts w:ascii="Arial Narrow" w:hAnsi="Arial Narrow" w:cs="Arial"/>
                <w:color w:val="auto"/>
                <w:sz w:val="16"/>
                <w:szCs w:val="16"/>
                <w:lang w:val="en-GB"/>
              </w:rPr>
            </w:pPr>
            <w:r>
              <w:rPr>
                <w:rFonts w:ascii="Arial Narrow" w:hAnsi="Arial Narrow" w:cs="Arial"/>
                <w:color w:val="auto"/>
                <w:sz w:val="16"/>
                <w:szCs w:val="16"/>
                <w:lang w:val="en-GB"/>
              </w:rPr>
              <w:t>for NPS</w:t>
            </w:r>
            <w:r w:rsidRPr="00014E44">
              <w:rPr>
                <w:rFonts w:ascii="Arial Narrow" w:hAnsi="Arial Narrow" w:cs="Arial"/>
                <w:color w:val="auto"/>
                <w:sz w:val="16"/>
                <w:szCs w:val="16"/>
                <w:lang w:val="en-GB"/>
              </w:rPr>
              <w:t xml:space="preserve"> 4”</w:t>
            </w:r>
            <w:r>
              <w:rPr>
                <w:rFonts w:ascii="Arial Narrow" w:hAnsi="Arial Narrow" w:cs="Arial"/>
                <w:color w:val="auto"/>
                <w:sz w:val="16"/>
                <w:szCs w:val="16"/>
                <w:lang w:val="en-GB"/>
              </w:rPr>
              <w:t xml:space="preserve"> and larger</w:t>
            </w:r>
            <w:r w:rsidRPr="00014E44" w:rsidDel="00C24BCB">
              <w:rPr>
                <w:rFonts w:ascii="Arial Narrow" w:hAnsi="Arial Narrow" w:cs="Arial"/>
                <w:color w:val="auto"/>
                <w:sz w:val="16"/>
                <w:szCs w:val="16"/>
                <w:lang w:val="en-GB"/>
              </w:rPr>
              <w:t xml:space="preserve"> </w:t>
            </w:r>
          </w:p>
          <w:p w14:paraId="1916FE85" w14:textId="77777777" w:rsidR="00B271C8" w:rsidRPr="00014E44" w:rsidRDefault="00B271C8" w:rsidP="00DE1185">
            <w:pPr>
              <w:pStyle w:val="CellBodyCentered"/>
              <w:rPr>
                <w:rFonts w:ascii="Arial Narrow" w:hAnsi="Arial Narrow" w:cs="Arial"/>
                <w:color w:val="auto"/>
                <w:sz w:val="16"/>
                <w:szCs w:val="16"/>
                <w:lang w:val="en-GB"/>
              </w:rPr>
            </w:pPr>
          </w:p>
          <w:p w14:paraId="222EFECC" w14:textId="77777777" w:rsidR="00B271C8" w:rsidRPr="00014E44" w:rsidRDefault="00B271C8" w:rsidP="00DE1185">
            <w:pPr>
              <w:pStyle w:val="CellBodyCentered"/>
              <w:rPr>
                <w:rFonts w:ascii="Arial Narrow" w:hAnsi="Arial Narrow" w:cs="Arial"/>
                <w:color w:val="auto"/>
                <w:sz w:val="16"/>
                <w:szCs w:val="16"/>
                <w:lang w:val="en-GB"/>
              </w:rPr>
            </w:pPr>
          </w:p>
          <w:p w14:paraId="7FF1A0B6" w14:textId="77777777" w:rsidR="00B271C8" w:rsidRPr="00014E44" w:rsidRDefault="00B271C8" w:rsidP="00DE1185">
            <w:pPr>
              <w:pStyle w:val="CellBodyCentered"/>
              <w:rPr>
                <w:rFonts w:ascii="Arial Narrow" w:hAnsi="Arial Narrow" w:cs="Arial"/>
                <w:color w:val="auto"/>
                <w:sz w:val="16"/>
                <w:szCs w:val="16"/>
                <w:lang w:val="en-GB"/>
              </w:rPr>
            </w:pPr>
          </w:p>
          <w:p w14:paraId="73AF66B1"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2B0388D1" w14:textId="77777777" w:rsidR="00B271C8" w:rsidRPr="00014E44" w:rsidRDefault="00B271C8" w:rsidP="00DE1185">
            <w:pPr>
              <w:pStyle w:val="CellBodyCentered"/>
              <w:rPr>
                <w:rFonts w:ascii="Arial Narrow" w:hAnsi="Arial Narrow" w:cs="Arial"/>
                <w:color w:val="auto"/>
                <w:sz w:val="16"/>
                <w:szCs w:val="16"/>
                <w:lang w:val="en-GB"/>
              </w:rPr>
            </w:pPr>
          </w:p>
          <w:p w14:paraId="41A47EC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p w14:paraId="5EA0BC16" w14:textId="77777777" w:rsidR="00B271C8" w:rsidRPr="00014E44" w:rsidRDefault="00B271C8" w:rsidP="00DE1185">
            <w:pPr>
              <w:pStyle w:val="CellBodyCentered"/>
              <w:rPr>
                <w:rFonts w:ascii="Arial Narrow" w:hAnsi="Arial Narrow" w:cs="Arial"/>
                <w:color w:val="auto"/>
                <w:sz w:val="16"/>
                <w:szCs w:val="16"/>
                <w:lang w:val="en-GB"/>
              </w:rPr>
            </w:pPr>
          </w:p>
          <w:p w14:paraId="575C7461" w14:textId="77777777" w:rsidR="00B271C8" w:rsidRPr="00014E44" w:rsidRDefault="00B271C8" w:rsidP="00DE1185">
            <w:pPr>
              <w:pStyle w:val="CellBodyCentered"/>
              <w:rPr>
                <w:rFonts w:ascii="Arial Narrow" w:hAnsi="Arial Narrow" w:cs="Arial"/>
                <w:color w:val="auto"/>
                <w:sz w:val="16"/>
                <w:szCs w:val="16"/>
                <w:lang w:val="en-GB"/>
              </w:rPr>
            </w:pPr>
          </w:p>
          <w:p w14:paraId="10E985A8" w14:textId="77777777" w:rsidR="00B271C8" w:rsidRPr="00014E44" w:rsidRDefault="00B271C8" w:rsidP="00DE1185">
            <w:pPr>
              <w:pStyle w:val="CellBodyCentered"/>
              <w:rPr>
                <w:rFonts w:ascii="Arial Narrow" w:hAnsi="Arial Narrow" w:cs="Arial"/>
                <w:color w:val="auto"/>
                <w:sz w:val="16"/>
                <w:szCs w:val="16"/>
                <w:lang w:val="en-GB"/>
              </w:rPr>
            </w:pPr>
          </w:p>
          <w:p w14:paraId="69B93E64" w14:textId="77777777" w:rsidR="00B271C8" w:rsidRPr="00014E44" w:rsidRDefault="00B271C8" w:rsidP="00DE1185">
            <w:pPr>
              <w:pStyle w:val="CellBodyCentered"/>
              <w:rPr>
                <w:rFonts w:ascii="Arial Narrow" w:hAnsi="Arial Narrow" w:cs="Arial"/>
                <w:color w:val="auto"/>
                <w:sz w:val="16"/>
                <w:szCs w:val="16"/>
                <w:lang w:val="en-GB"/>
              </w:rPr>
            </w:pPr>
          </w:p>
          <w:p w14:paraId="029B83A9" w14:textId="77777777" w:rsidR="00B271C8" w:rsidRPr="00014E44" w:rsidRDefault="00B271C8" w:rsidP="00DE1185">
            <w:pPr>
              <w:pStyle w:val="CellBodyCentered"/>
              <w:rPr>
                <w:rFonts w:ascii="Arial Narrow" w:hAnsi="Arial Narrow" w:cs="Arial"/>
                <w:color w:val="auto"/>
                <w:sz w:val="16"/>
                <w:szCs w:val="16"/>
                <w:lang w:val="en-GB"/>
              </w:rPr>
            </w:pPr>
          </w:p>
          <w:p w14:paraId="23168B24" w14:textId="77777777" w:rsidR="00B271C8" w:rsidRPr="00014E44" w:rsidRDefault="00B271C8" w:rsidP="00DE1185">
            <w:pPr>
              <w:pStyle w:val="CellBodyCentered"/>
              <w:rPr>
                <w:rFonts w:ascii="Arial Narrow" w:hAnsi="Arial Narrow" w:cs="Arial"/>
                <w:color w:val="auto"/>
                <w:sz w:val="16"/>
                <w:szCs w:val="16"/>
                <w:lang w:val="en-GB"/>
              </w:rPr>
            </w:pPr>
          </w:p>
          <w:p w14:paraId="32E4A605" w14:textId="77777777" w:rsidR="00B271C8" w:rsidRPr="00014E44" w:rsidRDefault="00B271C8" w:rsidP="00DE1185">
            <w:pPr>
              <w:pStyle w:val="CellBodyCentered"/>
              <w:rPr>
                <w:rFonts w:ascii="Arial Narrow" w:hAnsi="Arial Narrow" w:cs="Arial"/>
                <w:color w:val="auto"/>
                <w:sz w:val="16"/>
                <w:szCs w:val="16"/>
                <w:lang w:val="en-GB"/>
              </w:rPr>
            </w:pPr>
          </w:p>
          <w:p w14:paraId="08C1D24E" w14:textId="77777777" w:rsidR="00B271C8" w:rsidRPr="00014E44" w:rsidRDefault="00B271C8" w:rsidP="00DE1185">
            <w:pPr>
              <w:pStyle w:val="CellBodyCentered"/>
              <w:rPr>
                <w:rFonts w:ascii="Arial Narrow" w:hAnsi="Arial Narrow" w:cs="Arial"/>
                <w:color w:val="auto"/>
                <w:sz w:val="16"/>
                <w:szCs w:val="16"/>
                <w:lang w:val="en-GB"/>
              </w:rPr>
            </w:pPr>
          </w:p>
        </w:tc>
      </w:tr>
      <w:tr w:rsidR="00FA3851" w:rsidRPr="00014E44" w14:paraId="6A47B53C" w14:textId="77777777" w:rsidTr="0038396C">
        <w:tc>
          <w:tcPr>
            <w:tcW w:w="3322" w:type="dxa"/>
            <w:tcBorders>
              <w:top w:val="single" w:sz="6" w:space="0" w:color="auto"/>
              <w:left w:val="single" w:sz="6" w:space="0" w:color="auto"/>
              <w:bottom w:val="single" w:sz="6" w:space="0" w:color="auto"/>
              <w:right w:val="single" w:sz="6" w:space="0" w:color="auto"/>
            </w:tcBorders>
          </w:tcPr>
          <w:p w14:paraId="3D7085CF" w14:textId="77777777" w:rsidR="00B271C8" w:rsidRPr="00014E44" w:rsidRDefault="00B271C8" w:rsidP="00DE1185">
            <w:pPr>
              <w:pStyle w:val="CellBody"/>
              <w:rPr>
                <w:rFonts w:ascii="Arial Narrow" w:hAnsi="Arial Narrow" w:cs="Arial"/>
                <w:color w:val="auto"/>
                <w:sz w:val="16"/>
                <w:szCs w:val="16"/>
                <w:lang w:val="en-GB"/>
              </w:rPr>
            </w:pPr>
          </w:p>
          <w:p w14:paraId="20CA341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BB – BOILER BLOWDOWN</w:t>
            </w:r>
          </w:p>
          <w:p w14:paraId="083CFA5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265BFCD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DSL – DIESEL FUEL</w:t>
            </w:r>
          </w:p>
          <w:p w14:paraId="31FEE6B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DRAIN,OILY SEWER (OPEN)</w:t>
            </w:r>
          </w:p>
          <w:p w14:paraId="2A2FE336" w14:textId="0F3A47A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0A2C619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FM - METHANOL</w:t>
            </w:r>
          </w:p>
          <w:p w14:paraId="32CDE3CC" w14:textId="00430D4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 GAS, HYDROCARBON VAPOUR</w:t>
            </w:r>
          </w:p>
          <w:p w14:paraId="2BEF4345" w14:textId="7212BD3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GHP – GAS INJECTION, HIGH PRESSURE</w:t>
            </w:r>
          </w:p>
          <w:p w14:paraId="14F489E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GRC – RECYCLE GAS</w:t>
            </w:r>
          </w:p>
          <w:p w14:paraId="61AEB514" w14:textId="66291EC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029C5212" w14:textId="714BBBA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NH – NITROGEN HIGH PRESSURE</w:t>
            </w:r>
          </w:p>
          <w:p w14:paraId="4205354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p w14:paraId="5CD9121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SH – STEAM, HIGH PRESSURE</w:t>
            </w:r>
          </w:p>
          <w:p w14:paraId="0E973F5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SL – STEAM LOW PRESSURE</w:t>
            </w:r>
          </w:p>
          <w:p w14:paraId="5B66B22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SM-STEAM MEDIUM PRESSURE</w:t>
            </w:r>
          </w:p>
          <w:p w14:paraId="329ED269" w14:textId="1E6AC93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TH – CONDENSATE HIGH PRESSURE </w:t>
            </w:r>
          </w:p>
          <w:p w14:paraId="5D19DEA1" w14:textId="17598B7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TM – CONDENSATE MEDIUM PRESSURE </w:t>
            </w:r>
          </w:p>
          <w:p w14:paraId="483B6F4D" w14:textId="109F96D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WBH – BOILER FEED WATER, HIGH PRESS</w:t>
            </w:r>
          </w:p>
          <w:p w14:paraId="4A3EB771" w14:textId="71BC8C54" w:rsidR="00B271C8"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WBL – BOILER FEED WATER, </w:t>
            </w:r>
            <w:r w:rsidR="0018324D" w:rsidRPr="00014E44">
              <w:rPr>
                <w:rFonts w:ascii="Arial Narrow" w:hAnsi="Arial Narrow" w:cs="Arial"/>
                <w:color w:val="auto"/>
                <w:sz w:val="16"/>
                <w:szCs w:val="16"/>
                <w:lang w:val="en-GB"/>
              </w:rPr>
              <w:t>LOW PRESS</w:t>
            </w:r>
          </w:p>
          <w:p w14:paraId="08A3A7F5" w14:textId="69607856" w:rsidR="006B57CE" w:rsidRPr="00014E44" w:rsidRDefault="006B57CE"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96F1988" w14:textId="77777777" w:rsidR="00B271C8" w:rsidRPr="00014E44" w:rsidRDefault="00B271C8" w:rsidP="00DE1185">
            <w:pPr>
              <w:pStyle w:val="CellBodyCentered"/>
              <w:rPr>
                <w:rFonts w:ascii="Arial Narrow" w:hAnsi="Arial Narrow" w:cs="Arial"/>
                <w:b/>
                <w:color w:val="auto"/>
                <w:sz w:val="16"/>
                <w:szCs w:val="16"/>
                <w:highlight w:val="yellow"/>
                <w:lang w:val="en-GB"/>
              </w:rPr>
            </w:pPr>
          </w:p>
          <w:p w14:paraId="06331A60"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900H21</w:t>
            </w:r>
          </w:p>
          <w:p w14:paraId="71878F8B" w14:textId="77777777" w:rsidR="00B271C8" w:rsidRPr="00014E44" w:rsidRDefault="00B271C8" w:rsidP="00DE1185">
            <w:pPr>
              <w:pStyle w:val="CellBodyCentered"/>
              <w:rPr>
                <w:rFonts w:ascii="Arial Narrow" w:hAnsi="Arial Narrow" w:cs="Arial"/>
                <w:b/>
                <w:color w:val="auto"/>
                <w:sz w:val="16"/>
                <w:szCs w:val="16"/>
                <w:lang w:val="en-GB"/>
              </w:rPr>
            </w:pPr>
          </w:p>
          <w:p w14:paraId="789AA9F3" w14:textId="77777777" w:rsidR="00B271C8" w:rsidRPr="00014E44" w:rsidRDefault="00B271C8" w:rsidP="00DE1185">
            <w:pPr>
              <w:pStyle w:val="CellBodyCentered"/>
              <w:rPr>
                <w:rFonts w:ascii="Arial Narrow" w:hAnsi="Arial Narrow" w:cs="Arial"/>
                <w:b/>
                <w:color w:val="auto"/>
                <w:sz w:val="16"/>
                <w:szCs w:val="16"/>
                <w:lang w:val="en-GB"/>
              </w:rPr>
            </w:pPr>
          </w:p>
          <w:p w14:paraId="6076C331" w14:textId="77777777" w:rsidR="00B271C8" w:rsidRPr="00014E44" w:rsidRDefault="00B271C8" w:rsidP="00DE1185">
            <w:pPr>
              <w:pStyle w:val="CellBodyCentered"/>
              <w:rPr>
                <w:rFonts w:ascii="Arial Narrow" w:hAnsi="Arial Narrow" w:cs="Arial"/>
                <w:b/>
                <w:color w:val="auto"/>
                <w:sz w:val="16"/>
                <w:szCs w:val="16"/>
                <w:lang w:val="en-GB"/>
              </w:rPr>
            </w:pPr>
          </w:p>
          <w:p w14:paraId="472B08A4" w14:textId="77777777" w:rsidR="00B271C8" w:rsidRPr="00014E44" w:rsidRDefault="00B271C8" w:rsidP="00DE1185">
            <w:pPr>
              <w:pStyle w:val="CellBodyCentered"/>
              <w:rPr>
                <w:rFonts w:ascii="Arial Narrow" w:hAnsi="Arial Narrow" w:cs="Arial"/>
                <w:b/>
                <w:color w:val="auto"/>
                <w:sz w:val="16"/>
                <w:szCs w:val="16"/>
                <w:lang w:val="en-GB"/>
              </w:rPr>
            </w:pPr>
          </w:p>
          <w:p w14:paraId="58F74D40" w14:textId="77777777" w:rsidR="00B271C8" w:rsidRPr="00014E44" w:rsidRDefault="00B271C8" w:rsidP="00DE1185">
            <w:pPr>
              <w:pStyle w:val="CellBodyCentered"/>
              <w:rPr>
                <w:rFonts w:ascii="Arial Narrow" w:hAnsi="Arial Narrow" w:cs="Arial"/>
                <w:b/>
                <w:color w:val="auto"/>
                <w:sz w:val="16"/>
                <w:szCs w:val="16"/>
                <w:lang w:val="en-GB"/>
              </w:rPr>
            </w:pPr>
          </w:p>
          <w:p w14:paraId="225B69A4" w14:textId="77777777" w:rsidR="00B271C8" w:rsidRPr="00014E44" w:rsidRDefault="00B271C8" w:rsidP="00DE1185">
            <w:pPr>
              <w:pStyle w:val="CellBodyCentered"/>
              <w:rPr>
                <w:rFonts w:ascii="Arial Narrow" w:hAnsi="Arial Narrow" w:cs="Arial"/>
                <w:b/>
                <w:color w:val="auto"/>
                <w:sz w:val="16"/>
                <w:szCs w:val="16"/>
                <w:lang w:val="en-GB"/>
              </w:rPr>
            </w:pPr>
          </w:p>
          <w:p w14:paraId="27F086CE" w14:textId="77777777" w:rsidR="00B271C8" w:rsidRPr="00014E44" w:rsidRDefault="00B271C8" w:rsidP="00DE1185">
            <w:pPr>
              <w:pStyle w:val="CellBodyCentered"/>
              <w:rPr>
                <w:rFonts w:ascii="Arial Narrow" w:hAnsi="Arial Narrow" w:cs="Arial"/>
                <w:b/>
                <w:color w:val="auto"/>
                <w:sz w:val="16"/>
                <w:szCs w:val="16"/>
                <w:lang w:val="en-GB"/>
              </w:rPr>
            </w:pPr>
          </w:p>
          <w:p w14:paraId="51705896" w14:textId="77777777" w:rsidR="00B271C8" w:rsidRPr="00014E44" w:rsidRDefault="00B271C8" w:rsidP="00DE1185">
            <w:pPr>
              <w:pStyle w:val="CellBodyCentered"/>
              <w:rPr>
                <w:rFonts w:ascii="Arial Narrow" w:hAnsi="Arial Narrow" w:cs="Arial"/>
                <w:b/>
                <w:color w:val="auto"/>
                <w:sz w:val="16"/>
                <w:szCs w:val="16"/>
                <w:lang w:val="en-GB"/>
              </w:rPr>
            </w:pPr>
          </w:p>
          <w:p w14:paraId="5E0364D5" w14:textId="77777777" w:rsidR="00B271C8" w:rsidRPr="00014E44" w:rsidRDefault="00B271C8" w:rsidP="00DE1185">
            <w:pPr>
              <w:pStyle w:val="CellBodyCentered"/>
              <w:rPr>
                <w:rFonts w:ascii="Arial Narrow" w:hAnsi="Arial Narrow" w:cs="Arial"/>
                <w:b/>
                <w:color w:val="auto"/>
                <w:sz w:val="16"/>
                <w:szCs w:val="16"/>
                <w:lang w:val="en-GB"/>
              </w:rPr>
            </w:pPr>
          </w:p>
          <w:p w14:paraId="43402043" w14:textId="77777777" w:rsidR="00B271C8" w:rsidRPr="00014E44" w:rsidRDefault="00B271C8" w:rsidP="00DE1185">
            <w:pPr>
              <w:pStyle w:val="CellBodyCentered"/>
              <w:rPr>
                <w:rFonts w:ascii="Arial Narrow" w:hAnsi="Arial Narrow" w:cs="Arial"/>
                <w:b/>
                <w:color w:val="auto"/>
                <w:sz w:val="16"/>
                <w:szCs w:val="16"/>
                <w:lang w:val="en-GB"/>
              </w:rPr>
            </w:pPr>
          </w:p>
          <w:p w14:paraId="0E227EDD" w14:textId="77777777" w:rsidR="00B271C8" w:rsidRPr="00014E44" w:rsidRDefault="00B271C8" w:rsidP="00DE1185">
            <w:pPr>
              <w:pStyle w:val="CellBodyCentered"/>
              <w:rPr>
                <w:rFonts w:ascii="Arial Narrow" w:hAnsi="Arial Narrow" w:cs="Arial"/>
                <w:b/>
                <w:color w:val="auto"/>
                <w:sz w:val="16"/>
                <w:szCs w:val="16"/>
                <w:lang w:val="en-GB"/>
              </w:rPr>
            </w:pPr>
          </w:p>
          <w:p w14:paraId="5C699390" w14:textId="77777777" w:rsidR="00B271C8" w:rsidRPr="00014E44" w:rsidRDefault="00B271C8" w:rsidP="00DE1185">
            <w:pPr>
              <w:pStyle w:val="CellBodyCentered"/>
              <w:rPr>
                <w:rFonts w:ascii="Arial Narrow" w:hAnsi="Arial Narrow" w:cs="Arial"/>
                <w:b/>
                <w:color w:val="auto"/>
                <w:sz w:val="16"/>
                <w:szCs w:val="16"/>
                <w:lang w:val="en-GB"/>
              </w:rPr>
            </w:pPr>
          </w:p>
          <w:p w14:paraId="594EECC1" w14:textId="77777777" w:rsidR="00B271C8" w:rsidRPr="00014E44" w:rsidRDefault="00B271C8" w:rsidP="00DE1185">
            <w:pPr>
              <w:pStyle w:val="CellBodyCentered"/>
              <w:rPr>
                <w:rFonts w:ascii="Arial Narrow" w:hAnsi="Arial Narrow" w:cs="Arial"/>
                <w:b/>
                <w:color w:val="auto"/>
                <w:sz w:val="16"/>
                <w:szCs w:val="16"/>
                <w:lang w:val="en-GB"/>
              </w:rPr>
            </w:pPr>
          </w:p>
          <w:p w14:paraId="49BC05C5" w14:textId="77777777" w:rsidR="00B271C8" w:rsidRPr="00014E44" w:rsidRDefault="00B271C8" w:rsidP="00DE1185">
            <w:pPr>
              <w:pStyle w:val="CellBodyCentered"/>
              <w:rPr>
                <w:rFonts w:ascii="Arial Narrow" w:hAnsi="Arial Narrow" w:cs="Arial"/>
                <w:b/>
                <w:color w:val="auto"/>
                <w:sz w:val="16"/>
                <w:szCs w:val="16"/>
                <w:lang w:val="en-GB"/>
              </w:rPr>
            </w:pPr>
          </w:p>
          <w:p w14:paraId="4D3641A3" w14:textId="77777777" w:rsidR="00B271C8" w:rsidRPr="00014E44" w:rsidRDefault="00B271C8" w:rsidP="00DE1185">
            <w:pPr>
              <w:pStyle w:val="CellBodyCentered"/>
              <w:rPr>
                <w:rFonts w:ascii="Arial Narrow" w:hAnsi="Arial Narrow" w:cs="Arial"/>
                <w:b/>
                <w:color w:val="auto"/>
                <w:sz w:val="16"/>
                <w:szCs w:val="16"/>
                <w:lang w:val="en-GB"/>
              </w:rPr>
            </w:pPr>
          </w:p>
          <w:p w14:paraId="6A557C44"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6C8D2A78" w14:textId="77777777" w:rsidR="00B271C8" w:rsidRPr="00014E44" w:rsidRDefault="00B271C8" w:rsidP="00DE1185">
            <w:pPr>
              <w:pStyle w:val="CellBodyCentered"/>
              <w:rPr>
                <w:rFonts w:ascii="Arial Narrow" w:hAnsi="Arial Narrow" w:cs="Arial"/>
                <w:color w:val="auto"/>
                <w:sz w:val="16"/>
                <w:szCs w:val="16"/>
                <w:lang w:val="en-GB"/>
              </w:rPr>
            </w:pPr>
          </w:p>
          <w:p w14:paraId="7EA341C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p w14:paraId="581EE5ED" w14:textId="77777777" w:rsidR="00B271C8" w:rsidRPr="00014E44" w:rsidRDefault="00B271C8" w:rsidP="00DE1185">
            <w:pPr>
              <w:pStyle w:val="CellBodyCentered"/>
              <w:rPr>
                <w:rFonts w:ascii="Arial Narrow" w:hAnsi="Arial Narrow" w:cs="Arial"/>
                <w:color w:val="auto"/>
                <w:sz w:val="16"/>
                <w:szCs w:val="16"/>
                <w:lang w:val="en-GB"/>
              </w:rPr>
            </w:pPr>
          </w:p>
          <w:p w14:paraId="34679A54" w14:textId="77777777" w:rsidR="00B271C8" w:rsidRPr="00014E44" w:rsidRDefault="00B271C8" w:rsidP="00DE1185">
            <w:pPr>
              <w:pStyle w:val="CellBodyCentered"/>
              <w:rPr>
                <w:rFonts w:ascii="Arial Narrow" w:hAnsi="Arial Narrow" w:cs="Arial"/>
                <w:color w:val="auto"/>
                <w:sz w:val="16"/>
                <w:szCs w:val="16"/>
                <w:lang w:val="en-GB"/>
              </w:rPr>
            </w:pPr>
          </w:p>
          <w:p w14:paraId="05984B35" w14:textId="77777777" w:rsidR="00B271C8" w:rsidRPr="00014E44" w:rsidRDefault="00B271C8" w:rsidP="00DE1185">
            <w:pPr>
              <w:pStyle w:val="CellBodyCentered"/>
              <w:rPr>
                <w:rFonts w:ascii="Arial Narrow" w:hAnsi="Arial Narrow" w:cs="Arial"/>
                <w:color w:val="auto"/>
                <w:sz w:val="16"/>
                <w:szCs w:val="16"/>
                <w:lang w:val="en-GB"/>
              </w:rPr>
            </w:pPr>
          </w:p>
          <w:p w14:paraId="3E89D6B1" w14:textId="77777777" w:rsidR="00B271C8" w:rsidRPr="00014E44" w:rsidRDefault="00B271C8" w:rsidP="00DE1185">
            <w:pPr>
              <w:pStyle w:val="CellBodyCentered"/>
              <w:rPr>
                <w:rFonts w:ascii="Arial Narrow" w:hAnsi="Arial Narrow" w:cs="Arial"/>
                <w:color w:val="auto"/>
                <w:sz w:val="16"/>
                <w:szCs w:val="16"/>
                <w:lang w:val="en-GB"/>
              </w:rPr>
            </w:pPr>
          </w:p>
          <w:p w14:paraId="48FE251C" w14:textId="77777777" w:rsidR="00B271C8" w:rsidRPr="00014E44" w:rsidRDefault="00B271C8" w:rsidP="00DE1185">
            <w:pPr>
              <w:pStyle w:val="CellBodyCentered"/>
              <w:rPr>
                <w:rFonts w:ascii="Arial Narrow" w:hAnsi="Arial Narrow" w:cs="Arial"/>
                <w:color w:val="auto"/>
                <w:sz w:val="16"/>
                <w:szCs w:val="16"/>
                <w:lang w:val="en-GB"/>
              </w:rPr>
            </w:pPr>
          </w:p>
          <w:p w14:paraId="58E270B9" w14:textId="77777777" w:rsidR="00B271C8" w:rsidRPr="00014E44" w:rsidRDefault="00B271C8" w:rsidP="00DE1185">
            <w:pPr>
              <w:pStyle w:val="CellBodyCentered"/>
              <w:rPr>
                <w:rFonts w:ascii="Arial Narrow" w:hAnsi="Arial Narrow" w:cs="Arial"/>
                <w:color w:val="auto"/>
                <w:sz w:val="16"/>
                <w:szCs w:val="16"/>
                <w:lang w:val="en-GB"/>
              </w:rPr>
            </w:pPr>
          </w:p>
          <w:p w14:paraId="020B42FA" w14:textId="77777777" w:rsidR="00B271C8" w:rsidRPr="00014E44" w:rsidRDefault="00B271C8" w:rsidP="00DE1185">
            <w:pPr>
              <w:pStyle w:val="CellBodyCentered"/>
              <w:rPr>
                <w:rFonts w:ascii="Arial Narrow" w:hAnsi="Arial Narrow" w:cs="Arial"/>
                <w:color w:val="auto"/>
                <w:sz w:val="16"/>
                <w:szCs w:val="16"/>
                <w:lang w:val="en-GB"/>
              </w:rPr>
            </w:pPr>
          </w:p>
          <w:p w14:paraId="0515152A" w14:textId="77777777" w:rsidR="00B271C8" w:rsidRPr="00014E44" w:rsidRDefault="00B271C8" w:rsidP="00DE1185">
            <w:pPr>
              <w:pStyle w:val="CellBodyCentered"/>
              <w:rPr>
                <w:rFonts w:ascii="Arial Narrow" w:hAnsi="Arial Narrow" w:cs="Arial"/>
                <w:color w:val="auto"/>
                <w:sz w:val="16"/>
                <w:szCs w:val="16"/>
                <w:lang w:val="en-GB"/>
              </w:rPr>
            </w:pPr>
          </w:p>
          <w:p w14:paraId="14D9A369" w14:textId="77777777" w:rsidR="00B271C8" w:rsidRPr="00014E44" w:rsidRDefault="00B271C8" w:rsidP="00DE1185">
            <w:pPr>
              <w:pStyle w:val="CellBodyCentered"/>
              <w:rPr>
                <w:rFonts w:ascii="Arial Narrow" w:hAnsi="Arial Narrow" w:cs="Arial"/>
                <w:color w:val="auto"/>
                <w:sz w:val="16"/>
                <w:szCs w:val="16"/>
                <w:lang w:val="en-GB"/>
              </w:rPr>
            </w:pPr>
          </w:p>
          <w:p w14:paraId="7C5EB19F" w14:textId="77777777" w:rsidR="00B271C8" w:rsidRPr="00014E44" w:rsidRDefault="00B271C8" w:rsidP="00DE1185">
            <w:pPr>
              <w:pStyle w:val="CellBodyCentered"/>
              <w:rPr>
                <w:rFonts w:ascii="Arial Narrow" w:hAnsi="Arial Narrow" w:cs="Arial"/>
                <w:color w:val="auto"/>
                <w:sz w:val="16"/>
                <w:szCs w:val="16"/>
                <w:lang w:val="en-GB"/>
              </w:rPr>
            </w:pPr>
          </w:p>
          <w:p w14:paraId="57D12472" w14:textId="77777777" w:rsidR="00B271C8" w:rsidRPr="00014E44" w:rsidRDefault="00B271C8" w:rsidP="00DE1185">
            <w:pPr>
              <w:pStyle w:val="CellBodyCentered"/>
              <w:rPr>
                <w:rFonts w:ascii="Arial Narrow" w:hAnsi="Arial Narrow" w:cs="Arial"/>
                <w:color w:val="auto"/>
                <w:sz w:val="16"/>
                <w:szCs w:val="16"/>
                <w:lang w:val="en-GB"/>
              </w:rPr>
            </w:pPr>
          </w:p>
          <w:p w14:paraId="0D701F6E" w14:textId="77777777" w:rsidR="00B271C8" w:rsidRPr="00014E44" w:rsidRDefault="00B271C8" w:rsidP="00DE1185">
            <w:pPr>
              <w:pStyle w:val="CellBodyCentered"/>
              <w:rPr>
                <w:rFonts w:ascii="Arial Narrow" w:hAnsi="Arial Narrow" w:cs="Arial"/>
                <w:color w:val="auto"/>
                <w:sz w:val="16"/>
                <w:szCs w:val="16"/>
                <w:lang w:val="en-GB"/>
              </w:rPr>
            </w:pPr>
          </w:p>
          <w:p w14:paraId="217275A9" w14:textId="77777777" w:rsidR="00B271C8" w:rsidRPr="00014E44" w:rsidRDefault="00B271C8" w:rsidP="00DE1185">
            <w:pPr>
              <w:pStyle w:val="CellBodyCentered"/>
              <w:rPr>
                <w:rFonts w:ascii="Arial Narrow" w:hAnsi="Arial Narrow" w:cs="Arial"/>
                <w:color w:val="auto"/>
                <w:sz w:val="16"/>
                <w:szCs w:val="16"/>
                <w:lang w:val="en-GB"/>
              </w:rPr>
            </w:pPr>
          </w:p>
          <w:p w14:paraId="2D462C4A" w14:textId="77777777" w:rsidR="00B271C8" w:rsidRPr="00014E44" w:rsidRDefault="00B271C8" w:rsidP="00DE1185">
            <w:pPr>
              <w:pStyle w:val="CellBodyCentered"/>
              <w:rPr>
                <w:rFonts w:ascii="Arial Narrow" w:hAnsi="Arial Narrow" w:cs="Arial"/>
                <w:color w:val="auto"/>
                <w:sz w:val="16"/>
                <w:szCs w:val="16"/>
                <w:lang w:val="en-GB"/>
              </w:rPr>
            </w:pPr>
          </w:p>
          <w:p w14:paraId="781DD62A" w14:textId="77777777" w:rsidR="00B271C8" w:rsidRPr="00014E44" w:rsidRDefault="00B271C8" w:rsidP="00DE1185">
            <w:pPr>
              <w:pStyle w:val="CellBodyCentered"/>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2BAE0DCF" w14:textId="77777777" w:rsidR="00B271C8" w:rsidRPr="00014E44" w:rsidRDefault="00B271C8" w:rsidP="00DE1185">
            <w:pPr>
              <w:pStyle w:val="CellBodyCentered"/>
              <w:rPr>
                <w:rFonts w:ascii="Arial Narrow" w:hAnsi="Arial Narrow" w:cs="Arial"/>
                <w:color w:val="auto"/>
                <w:sz w:val="16"/>
                <w:szCs w:val="16"/>
                <w:lang w:val="en-GB"/>
              </w:rPr>
            </w:pPr>
          </w:p>
          <w:p w14:paraId="7776F60C" w14:textId="0EFC30E9"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29CA308F" w14:textId="77777777" w:rsidR="00B271C8" w:rsidRPr="00014E44" w:rsidRDefault="00B271C8" w:rsidP="00DE1185">
            <w:pPr>
              <w:pStyle w:val="CellBodyCentered"/>
              <w:rPr>
                <w:rFonts w:ascii="Arial Narrow" w:hAnsi="Arial Narrow" w:cs="Arial"/>
                <w:color w:val="auto"/>
                <w:sz w:val="16"/>
                <w:szCs w:val="16"/>
                <w:lang w:val="en-GB"/>
              </w:rPr>
            </w:pPr>
          </w:p>
          <w:p w14:paraId="4CB59DB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6E703F0F"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3300A86" w14:textId="77777777" w:rsidR="00B271C8" w:rsidRPr="00014E44" w:rsidRDefault="00B271C8" w:rsidP="00DE1185">
            <w:pPr>
              <w:pStyle w:val="CellBodyCentered"/>
              <w:rPr>
                <w:rFonts w:ascii="Arial Narrow" w:hAnsi="Arial Narrow" w:cs="Arial"/>
                <w:color w:val="auto"/>
                <w:sz w:val="16"/>
                <w:szCs w:val="16"/>
                <w:lang w:val="en-GB"/>
              </w:rPr>
            </w:pPr>
          </w:p>
          <w:p w14:paraId="45109C0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0C1E1F01" w14:textId="77777777" w:rsidR="00B271C8" w:rsidRPr="00014E44" w:rsidRDefault="00B271C8" w:rsidP="00DE1185">
            <w:pPr>
              <w:pStyle w:val="CellBodyCentered"/>
              <w:rPr>
                <w:ins w:id="5662"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293FBC13" w14:textId="732CE77F" w:rsidR="00B271C8" w:rsidRPr="00014E44" w:rsidRDefault="00B271C8" w:rsidP="00DE1185">
            <w:pPr>
              <w:pStyle w:val="CellBodyCentered"/>
              <w:rPr>
                <w:rFonts w:ascii="Arial Narrow" w:hAnsi="Arial Narrow" w:cs="Arial"/>
                <w:color w:val="auto"/>
                <w:sz w:val="16"/>
                <w:szCs w:val="16"/>
                <w:lang w:val="en-GB"/>
              </w:rPr>
            </w:pPr>
            <w:ins w:id="5663"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0D1EE977" w14:textId="77777777" w:rsidR="00B271C8" w:rsidRPr="00014E44" w:rsidRDefault="00B271C8" w:rsidP="00DE1185">
            <w:pPr>
              <w:pStyle w:val="CellBodyCentered"/>
              <w:ind w:left="-4"/>
              <w:rPr>
                <w:rFonts w:ascii="Arial Narrow" w:hAnsi="Arial Narrow" w:cs="Arial"/>
                <w:color w:val="auto"/>
                <w:sz w:val="16"/>
                <w:szCs w:val="16"/>
                <w:lang w:val="en-GB"/>
              </w:rPr>
            </w:pPr>
          </w:p>
          <w:p w14:paraId="74E15D1A" w14:textId="7424774F" w:rsidR="00B271C8" w:rsidRPr="00014E44" w:rsidRDefault="00B271C8" w:rsidP="00DE1185">
            <w:pPr>
              <w:pStyle w:val="CellBodyCentered"/>
              <w:ind w:left="-4"/>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64"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665"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+410°C</w:t>
            </w:r>
          </w:p>
          <w:p w14:paraId="04BDABCE" w14:textId="060A265F" w:rsidR="00B271C8" w:rsidRPr="00014E44" w:rsidRDefault="00B271C8" w:rsidP="00DE1185">
            <w:pPr>
              <w:pStyle w:val="CellBodyCentered"/>
              <w:ind w:left="-4"/>
              <w:rPr>
                <w:rFonts w:ascii="Arial Narrow" w:hAnsi="Arial Narrow" w:cs="Arial"/>
                <w:color w:val="auto"/>
                <w:sz w:val="16"/>
                <w:szCs w:val="16"/>
                <w:lang w:val="en-GB"/>
              </w:rPr>
            </w:pPr>
            <w:del w:id="5666" w:author="Zhunisbayev, Olzhasbek A [Bolashak Atyrau Limited]" w:date="2022-06-21T11:15:00Z">
              <w:r w:rsidRPr="00014E44" w:rsidDel="00D93675">
                <w:rPr>
                  <w:rFonts w:ascii="Arial Narrow" w:hAnsi="Arial Narrow" w:cs="Arial"/>
                  <w:color w:val="auto"/>
                  <w:sz w:val="16"/>
                  <w:szCs w:val="16"/>
                  <w:lang w:val="en-GB"/>
                </w:rPr>
                <w:delText>Note 5</w:delText>
              </w:r>
            </w:del>
          </w:p>
        </w:tc>
        <w:tc>
          <w:tcPr>
            <w:tcW w:w="1890" w:type="dxa"/>
            <w:tcBorders>
              <w:top w:val="single" w:sz="6" w:space="0" w:color="auto"/>
              <w:left w:val="single" w:sz="6" w:space="0" w:color="auto"/>
              <w:bottom w:val="single" w:sz="6" w:space="0" w:color="auto"/>
              <w:right w:val="single" w:sz="6" w:space="0" w:color="auto"/>
            </w:tcBorders>
          </w:tcPr>
          <w:p w14:paraId="7B74ACF6" w14:textId="77777777" w:rsidR="00B271C8" w:rsidRPr="00014E44" w:rsidRDefault="00B271C8" w:rsidP="00DE1185">
            <w:pPr>
              <w:pStyle w:val="CellBody"/>
              <w:rPr>
                <w:rFonts w:ascii="Arial Narrow" w:hAnsi="Arial Narrow" w:cs="Arial"/>
                <w:color w:val="auto"/>
                <w:sz w:val="16"/>
                <w:szCs w:val="16"/>
                <w:u w:val="single"/>
                <w:lang w:val="en-GB"/>
              </w:rPr>
            </w:pPr>
          </w:p>
          <w:p w14:paraId="4A17D707" w14:textId="0C573E0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r w:rsidR="000063A3">
              <w:rPr>
                <w:rFonts w:ascii="Arial Narrow" w:hAnsi="Arial Narrow" w:cs="Arial"/>
                <w:color w:val="auto"/>
                <w:sz w:val="16"/>
                <w:szCs w:val="16"/>
                <w:u w:val="single"/>
              </w:rPr>
              <w:t xml:space="preserve"> </w:t>
            </w:r>
            <w:r w:rsidRPr="00014E44">
              <w:rPr>
                <w:rFonts w:ascii="Arial Narrow" w:hAnsi="Arial Narrow" w:cs="Arial"/>
                <w:color w:val="auto"/>
                <w:sz w:val="16"/>
                <w:szCs w:val="16"/>
                <w:lang w:val="en-GB"/>
              </w:rPr>
              <w:t>(limited by flange ratings)</w:t>
            </w:r>
          </w:p>
          <w:p w14:paraId="0FA10668" w14:textId="112E3EB0"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67"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668"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r w:rsidR="00B271C8" w:rsidRPr="00014E44">
              <w:rPr>
                <w:rFonts w:ascii="Arial Narrow" w:hAnsi="Arial Narrow" w:cs="Arial"/>
                <w:color w:val="auto"/>
                <w:sz w:val="16"/>
                <w:szCs w:val="16"/>
                <w:lang w:val="en-GB"/>
              </w:rPr>
              <w:t>to 38°C = 153.2 barg</w:t>
            </w:r>
          </w:p>
          <w:p w14:paraId="2F7F759C" w14:textId="3627A5D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50°C = 150.4 barg</w:t>
            </w:r>
          </w:p>
          <w:p w14:paraId="47CFB37E" w14:textId="2A1273B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100°C = 139.8 barg</w:t>
            </w:r>
          </w:p>
          <w:p w14:paraId="0625D01A" w14:textId="20EDECF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150°C = 135.2 barg</w:t>
            </w:r>
          </w:p>
          <w:p w14:paraId="73AD3B6D" w14:textId="62A80C5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200°C = 131.4 barg</w:t>
            </w:r>
          </w:p>
          <w:p w14:paraId="57CDB776" w14:textId="63EDDB7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250°C = 125.8 barg</w:t>
            </w:r>
          </w:p>
          <w:p w14:paraId="0A04153E" w14:textId="370A369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300°C = 119.5 barg</w:t>
            </w:r>
          </w:p>
          <w:p w14:paraId="59AFAA2A" w14:textId="1DDDBD3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350°C = 112.7 barg</w:t>
            </w:r>
          </w:p>
          <w:p w14:paraId="431FE167" w14:textId="5EB19A5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400°C = 104.2 barg</w:t>
            </w:r>
          </w:p>
          <w:p w14:paraId="39170595" w14:textId="5E7AB28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410°C = 97.0barg</w:t>
            </w:r>
          </w:p>
          <w:p w14:paraId="1788DDF3"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78B7834C" w14:textId="77777777" w:rsidR="00B271C8" w:rsidRPr="00014E44" w:rsidRDefault="00B271C8" w:rsidP="00DE1185">
            <w:pPr>
              <w:pStyle w:val="CellBodyCentered"/>
              <w:rPr>
                <w:rFonts w:ascii="Arial Narrow" w:hAnsi="Arial Narrow" w:cs="Arial"/>
                <w:color w:val="auto"/>
                <w:sz w:val="16"/>
                <w:szCs w:val="16"/>
                <w:lang w:val="en-GB"/>
              </w:rPr>
            </w:pPr>
          </w:p>
          <w:p w14:paraId="3334FA83" w14:textId="77777777" w:rsidR="00B271C8" w:rsidRPr="00014E44" w:rsidRDefault="00B271C8"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p w14:paraId="127B4FD4"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1FB2427F" w14:textId="77777777" w:rsidR="00B271C8" w:rsidRPr="00014E44" w:rsidRDefault="00B271C8" w:rsidP="00DE1185">
            <w:pPr>
              <w:pStyle w:val="CellBodyCentered"/>
              <w:rPr>
                <w:rFonts w:ascii="Arial Narrow" w:hAnsi="Arial Narrow" w:cs="Arial"/>
                <w:color w:val="auto"/>
                <w:sz w:val="16"/>
                <w:szCs w:val="16"/>
                <w:lang w:val="en-GB"/>
              </w:rPr>
            </w:pPr>
          </w:p>
          <w:p w14:paraId="14ADCAB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4BD1492B" w14:textId="77777777" w:rsidTr="0038396C">
        <w:tc>
          <w:tcPr>
            <w:tcW w:w="3322" w:type="dxa"/>
            <w:tcBorders>
              <w:top w:val="single" w:sz="6" w:space="0" w:color="auto"/>
              <w:left w:val="single" w:sz="6" w:space="0" w:color="auto"/>
              <w:bottom w:val="single" w:sz="6" w:space="0" w:color="auto"/>
              <w:right w:val="single" w:sz="6" w:space="0" w:color="auto"/>
            </w:tcBorders>
          </w:tcPr>
          <w:p w14:paraId="5A683E15" w14:textId="77777777" w:rsidR="00B271C8" w:rsidRPr="00014E44" w:rsidRDefault="00B271C8" w:rsidP="00DE1185">
            <w:pPr>
              <w:pStyle w:val="CellBody"/>
              <w:rPr>
                <w:rFonts w:ascii="Arial Narrow" w:hAnsi="Arial Narrow" w:cs="Arial"/>
                <w:color w:val="auto"/>
                <w:sz w:val="16"/>
                <w:szCs w:val="16"/>
                <w:lang w:val="en-GB"/>
              </w:rPr>
            </w:pPr>
          </w:p>
          <w:p w14:paraId="04195640" w14:textId="0583512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5B0E955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SH – STEAM, HIGH PRESSURE</w:t>
            </w:r>
          </w:p>
          <w:p w14:paraId="122AB68C" w14:textId="57E8476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TH – CONDENSATE, HIGH PRESSURE</w:t>
            </w:r>
          </w:p>
          <w:p w14:paraId="19500333" w14:textId="364B2390" w:rsidR="00B271C8" w:rsidRPr="00014E44" w:rsidRDefault="00B271C8" w:rsidP="00DE1185">
            <w:pPr>
              <w:pStyle w:val="CellBody"/>
              <w:rPr>
                <w:ins w:id="5669" w:author="Zhunisbayev, Olzhasbek A [Bolashak Atyrau Limited]" w:date="2022-06-12T22:44:00Z"/>
                <w:rFonts w:ascii="Arial Narrow" w:hAnsi="Arial Narrow" w:cs="Arial"/>
                <w:color w:val="auto"/>
                <w:sz w:val="16"/>
                <w:szCs w:val="16"/>
                <w:lang w:val="en-GB"/>
              </w:rPr>
            </w:pPr>
            <w:ins w:id="5670" w:author="Zhunisbayev, Olzhasbek A [Bolashak Atyrau Limited]" w:date="2022-06-12T22:44:00Z">
              <w:r w:rsidRPr="00014E44">
                <w:rPr>
                  <w:rFonts w:ascii="Arial Narrow" w:hAnsi="Arial Narrow" w:cs="Arial"/>
                  <w:color w:val="auto"/>
                  <w:sz w:val="16"/>
                  <w:szCs w:val="16"/>
                  <w:lang w:val="en-GB"/>
                </w:rPr>
                <w:t>TL – CONDENSATE, LOW</w:t>
              </w:r>
            </w:ins>
            <w:r w:rsidRPr="00014E44">
              <w:rPr>
                <w:rFonts w:ascii="Arial Narrow" w:hAnsi="Arial Narrow" w:cs="Arial"/>
                <w:color w:val="auto"/>
                <w:sz w:val="16"/>
                <w:szCs w:val="16"/>
                <w:lang w:val="en-GB"/>
              </w:rPr>
              <w:t xml:space="preserve"> </w:t>
            </w:r>
            <w:ins w:id="5671" w:author="Zhunisbayev, Olzhasbek A [Bolashak Atyrau Limited]" w:date="2022-06-12T22:44:00Z">
              <w:r w:rsidRPr="00014E44">
                <w:rPr>
                  <w:rFonts w:ascii="Arial Narrow" w:hAnsi="Arial Narrow" w:cs="Arial"/>
                  <w:color w:val="auto"/>
                  <w:sz w:val="16"/>
                  <w:szCs w:val="16"/>
                  <w:lang w:val="en-GB"/>
                </w:rPr>
                <w:t>PRESSURE</w:t>
              </w:r>
            </w:ins>
          </w:p>
          <w:p w14:paraId="0E021A8B" w14:textId="31EE92E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TM – CONDENSATE, MEDIUM PRESSURE</w:t>
            </w:r>
          </w:p>
          <w:p w14:paraId="01C1097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WU – UTILITY WATER</w:t>
            </w:r>
          </w:p>
        </w:tc>
        <w:tc>
          <w:tcPr>
            <w:tcW w:w="720" w:type="dxa"/>
            <w:tcBorders>
              <w:top w:val="single" w:sz="6" w:space="0" w:color="auto"/>
              <w:left w:val="single" w:sz="6" w:space="0" w:color="auto"/>
              <w:bottom w:val="single" w:sz="6" w:space="0" w:color="auto"/>
              <w:right w:val="single" w:sz="6" w:space="0" w:color="auto"/>
            </w:tcBorders>
          </w:tcPr>
          <w:p w14:paraId="65959C5B" w14:textId="77777777" w:rsidR="00B271C8" w:rsidRPr="00014E44" w:rsidRDefault="00B271C8" w:rsidP="00DE1185">
            <w:pPr>
              <w:pStyle w:val="CellBodyCentered"/>
              <w:rPr>
                <w:rFonts w:ascii="Arial Narrow" w:hAnsi="Arial Narrow" w:cs="Arial"/>
                <w:b/>
                <w:color w:val="auto"/>
                <w:sz w:val="16"/>
                <w:szCs w:val="16"/>
                <w:lang w:val="en-GB"/>
              </w:rPr>
            </w:pPr>
          </w:p>
          <w:p w14:paraId="379C45C0"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900H25</w:t>
            </w:r>
          </w:p>
          <w:p w14:paraId="012C9671" w14:textId="627554DE"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26942FAA" w14:textId="77777777" w:rsidR="00B271C8" w:rsidRPr="00014E44" w:rsidRDefault="00B271C8" w:rsidP="00DE1185">
            <w:pPr>
              <w:pStyle w:val="CellBodyCentered"/>
              <w:rPr>
                <w:rFonts w:ascii="Arial Narrow" w:hAnsi="Arial Narrow" w:cs="Arial"/>
                <w:color w:val="auto"/>
                <w:sz w:val="16"/>
                <w:szCs w:val="16"/>
                <w:lang w:val="en-GB"/>
              </w:rPr>
            </w:pPr>
          </w:p>
          <w:p w14:paraId="1DF5529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676E5B49" w14:textId="77777777" w:rsidR="00B271C8" w:rsidRPr="00014E44" w:rsidRDefault="00B271C8" w:rsidP="00DE1185">
            <w:pPr>
              <w:pStyle w:val="CellBodyCentered"/>
              <w:rPr>
                <w:rFonts w:ascii="Arial Narrow" w:hAnsi="Arial Narrow" w:cs="Arial"/>
                <w:color w:val="auto"/>
                <w:sz w:val="16"/>
                <w:szCs w:val="16"/>
                <w:lang w:val="en-GB"/>
              </w:rPr>
            </w:pPr>
          </w:p>
          <w:p w14:paraId="0FB0DB59" w14:textId="0A66A4A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0EDB9CA2" w14:textId="77777777" w:rsidR="00B271C8" w:rsidRPr="00014E44" w:rsidRDefault="00B271C8" w:rsidP="00DE1185">
            <w:pPr>
              <w:pStyle w:val="CellBodyCentered"/>
              <w:rPr>
                <w:rFonts w:ascii="Arial Narrow" w:hAnsi="Arial Narrow" w:cs="Arial"/>
                <w:color w:val="auto"/>
                <w:sz w:val="16"/>
                <w:szCs w:val="16"/>
                <w:lang w:val="en-GB"/>
              </w:rPr>
            </w:pPr>
          </w:p>
          <w:p w14:paraId="1A14A84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258872D4"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EA9E9FB" w14:textId="77777777" w:rsidR="00B271C8" w:rsidRPr="00014E44" w:rsidRDefault="00B271C8" w:rsidP="00DE1185">
            <w:pPr>
              <w:pStyle w:val="CellBodyCentered"/>
              <w:rPr>
                <w:rFonts w:ascii="Arial Narrow" w:hAnsi="Arial Narrow" w:cs="Arial"/>
                <w:color w:val="auto"/>
                <w:sz w:val="16"/>
                <w:szCs w:val="16"/>
                <w:lang w:val="en-GB"/>
              </w:rPr>
            </w:pPr>
          </w:p>
          <w:p w14:paraId="5782408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5FBE62E6" w14:textId="77777777" w:rsidR="00B271C8" w:rsidRPr="00014E44" w:rsidRDefault="00B271C8" w:rsidP="00DE1185">
            <w:pPr>
              <w:pStyle w:val="CellBodyCentered"/>
              <w:rPr>
                <w:ins w:id="5672"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3AF1C505" w14:textId="755ABEBB" w:rsidR="00B271C8" w:rsidRPr="00014E44" w:rsidRDefault="00B271C8" w:rsidP="00DE1185">
            <w:pPr>
              <w:pStyle w:val="CellBodyCentered"/>
              <w:rPr>
                <w:rFonts w:ascii="Arial Narrow" w:hAnsi="Arial Narrow" w:cs="Arial"/>
                <w:color w:val="auto"/>
                <w:sz w:val="16"/>
                <w:szCs w:val="16"/>
                <w:lang w:val="en-GB"/>
              </w:rPr>
            </w:pPr>
            <w:ins w:id="5673"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68202C14" w14:textId="77777777" w:rsidR="00B271C8" w:rsidRPr="00014E44" w:rsidRDefault="00B271C8" w:rsidP="00DE1185">
            <w:pPr>
              <w:pStyle w:val="CellBodyCentered"/>
              <w:rPr>
                <w:rFonts w:ascii="Arial Narrow" w:hAnsi="Arial Narrow" w:cs="Arial"/>
                <w:color w:val="auto"/>
                <w:sz w:val="16"/>
                <w:szCs w:val="16"/>
                <w:lang w:val="en-GB"/>
              </w:rPr>
            </w:pPr>
          </w:p>
          <w:p w14:paraId="3547DE3F" w14:textId="2E0F6335" w:rsidR="00B271C8" w:rsidRPr="00014E44" w:rsidRDefault="00B271C8" w:rsidP="00DE1185">
            <w:pPr>
              <w:pStyle w:val="CellBodyCentered"/>
              <w:rPr>
                <w:rFonts w:ascii="Arial Narrow" w:hAnsi="Arial Narrow" w:cs="Arial"/>
                <w:i/>
                <w:iCs/>
                <w:color w:val="auto"/>
                <w:w w:val="0"/>
                <w:sz w:val="16"/>
                <w:szCs w:val="16"/>
                <w:lang w:val="en-GB"/>
              </w:rPr>
            </w:pPr>
            <w:r w:rsidRPr="00014E44">
              <w:rPr>
                <w:rFonts w:ascii="Arial Narrow" w:hAnsi="Arial Narrow" w:cs="Arial"/>
                <w:color w:val="auto"/>
                <w:sz w:val="16"/>
                <w:szCs w:val="16"/>
                <w:lang w:val="en-GB"/>
              </w:rPr>
              <w:t>-</w:t>
            </w:r>
            <w:del w:id="5674" w:author="Zhunisbayev, Olzhasbek A [Bolashak Atyrau Limited]" w:date="2022-09-18T20:45:00Z">
              <w:r w:rsidRPr="00014E44" w:rsidDel="00EE529F">
                <w:rPr>
                  <w:rFonts w:ascii="Arial Narrow" w:hAnsi="Arial Narrow" w:cs="Arial"/>
                  <w:color w:val="auto"/>
                  <w:sz w:val="16"/>
                  <w:szCs w:val="16"/>
                  <w:lang w:val="en-GB"/>
                </w:rPr>
                <w:delText xml:space="preserve">46 </w:delText>
              </w:r>
            </w:del>
            <w:ins w:id="5675" w:author="Zhunisbayev, Olzhasbek A [Bolashak Atyrau Limited]" w:date="2022-09-18T20:45: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+410°C</w:t>
            </w:r>
          </w:p>
          <w:p w14:paraId="2125EEB4" w14:textId="77777777" w:rsidR="00B271C8" w:rsidRPr="00014E44" w:rsidRDefault="00B271C8" w:rsidP="00DE1185">
            <w:pPr>
              <w:pStyle w:val="CellBodyCentered"/>
              <w:rPr>
                <w:rFonts w:ascii="Arial Narrow" w:hAnsi="Arial Narrow" w:cs="Arial"/>
                <w:color w:val="auto"/>
                <w:sz w:val="16"/>
                <w:szCs w:val="16"/>
                <w:lang w:val="en-GB"/>
              </w:rPr>
            </w:pPr>
          </w:p>
          <w:p w14:paraId="474344BC" w14:textId="0C9A60A4" w:rsidR="00B271C8" w:rsidRPr="00014E44" w:rsidRDefault="00B271C8" w:rsidP="00DE1185">
            <w:pPr>
              <w:pStyle w:val="CellBodyCentered"/>
              <w:rPr>
                <w:rFonts w:ascii="Arial Narrow" w:hAnsi="Arial Narrow" w:cs="Arial"/>
                <w:color w:val="auto"/>
                <w:sz w:val="16"/>
                <w:szCs w:val="16"/>
                <w:lang w:val="en-GB"/>
              </w:rPr>
            </w:pPr>
            <w:del w:id="5676" w:author="Zhunisbayev, Olzhasbek A [Bolashak Atyrau Limited]" w:date="2022-06-21T11:15:00Z">
              <w:r w:rsidRPr="00014E44" w:rsidDel="00D93675">
                <w:rPr>
                  <w:rFonts w:ascii="Arial Narrow" w:hAnsi="Arial Narrow" w:cs="Arial"/>
                  <w:color w:val="auto"/>
                  <w:sz w:val="16"/>
                  <w:szCs w:val="16"/>
                  <w:lang w:val="en-GB"/>
                </w:rPr>
                <w:delText>Note 5</w:delText>
              </w:r>
            </w:del>
          </w:p>
        </w:tc>
        <w:tc>
          <w:tcPr>
            <w:tcW w:w="1890" w:type="dxa"/>
            <w:tcBorders>
              <w:top w:val="single" w:sz="6" w:space="0" w:color="auto"/>
              <w:left w:val="single" w:sz="6" w:space="0" w:color="auto"/>
              <w:bottom w:val="single" w:sz="6" w:space="0" w:color="auto"/>
              <w:right w:val="single" w:sz="6" w:space="0" w:color="auto"/>
            </w:tcBorders>
          </w:tcPr>
          <w:p w14:paraId="7AB0B5DD" w14:textId="77777777" w:rsidR="00B271C8" w:rsidRPr="00014E44" w:rsidRDefault="00B271C8" w:rsidP="00DE1185">
            <w:pPr>
              <w:pStyle w:val="CellBody"/>
              <w:rPr>
                <w:rFonts w:ascii="Arial Narrow" w:hAnsi="Arial Narrow" w:cs="Arial"/>
                <w:color w:val="auto"/>
                <w:sz w:val="16"/>
                <w:szCs w:val="16"/>
                <w:u w:val="single"/>
                <w:lang w:val="en-GB"/>
              </w:rPr>
            </w:pPr>
          </w:p>
          <w:p w14:paraId="2571F5AA" w14:textId="6E9AFE8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1.1</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1FEA3A99" w14:textId="452F3CE2" w:rsidR="00B271C8" w:rsidRPr="00014E44" w:rsidRDefault="0018324D"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77"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678"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153.2 barg</w:t>
            </w:r>
          </w:p>
          <w:p w14:paraId="45D0BBA6" w14:textId="403F8C2F" w:rsidR="00B271C8" w:rsidRDefault="00B271C8" w:rsidP="00DE1185">
            <w:pPr>
              <w:pStyle w:val="CellBody"/>
              <w:rPr>
                <w:rFonts w:ascii="Arial Narrow" w:hAnsi="Arial Narrow" w:cs="Arial"/>
                <w:snapToGrid w:val="0"/>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150.4 barg </w:t>
            </w:r>
          </w:p>
          <w:p w14:paraId="77D6D020" w14:textId="60F1B7F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139.8 </w:t>
            </w:r>
            <w:r w:rsidRPr="00014E44">
              <w:rPr>
                <w:rFonts w:ascii="Arial Narrow" w:hAnsi="Arial Narrow" w:cs="Arial"/>
                <w:color w:val="auto"/>
                <w:sz w:val="16"/>
                <w:szCs w:val="16"/>
                <w:lang w:val="en-GB"/>
              </w:rPr>
              <w:t>barg</w:t>
            </w:r>
          </w:p>
          <w:p w14:paraId="06FB65F2" w14:textId="342C921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135.2 </w:t>
            </w:r>
            <w:r w:rsidRPr="00014E44">
              <w:rPr>
                <w:rFonts w:ascii="Arial Narrow" w:hAnsi="Arial Narrow" w:cs="Arial"/>
                <w:color w:val="auto"/>
                <w:sz w:val="16"/>
                <w:szCs w:val="16"/>
                <w:lang w:val="en-GB"/>
              </w:rPr>
              <w:t>barg</w:t>
            </w:r>
          </w:p>
          <w:p w14:paraId="7582B460" w14:textId="2CEC8D9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131.4 </w:t>
            </w:r>
            <w:r w:rsidRPr="00014E44">
              <w:rPr>
                <w:rFonts w:ascii="Arial Narrow" w:hAnsi="Arial Narrow" w:cs="Arial"/>
                <w:color w:val="auto"/>
                <w:sz w:val="16"/>
                <w:szCs w:val="16"/>
                <w:lang w:val="en-GB"/>
              </w:rPr>
              <w:t>barg</w:t>
            </w:r>
          </w:p>
          <w:p w14:paraId="324EC14F" w14:textId="0A01880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 xml:space="preserve">C = 125.8 </w:t>
            </w:r>
            <w:r w:rsidRPr="00014E44">
              <w:rPr>
                <w:rFonts w:ascii="Arial Narrow" w:hAnsi="Arial Narrow" w:cs="Arial"/>
                <w:color w:val="auto"/>
                <w:sz w:val="16"/>
                <w:szCs w:val="16"/>
                <w:lang w:val="en-GB"/>
              </w:rPr>
              <w:t>barg</w:t>
            </w:r>
          </w:p>
          <w:p w14:paraId="125AC60C" w14:textId="77CCD6D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119.5 </w:t>
            </w:r>
            <w:r w:rsidRPr="00014E44">
              <w:rPr>
                <w:rFonts w:ascii="Arial Narrow" w:hAnsi="Arial Narrow" w:cs="Arial"/>
                <w:color w:val="auto"/>
                <w:sz w:val="16"/>
                <w:szCs w:val="16"/>
                <w:lang w:val="en-GB"/>
              </w:rPr>
              <w:t>barg</w:t>
            </w:r>
          </w:p>
          <w:p w14:paraId="3F6C85BD" w14:textId="085A4BC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350°C = 112.7 barg</w:t>
            </w:r>
          </w:p>
          <w:p w14:paraId="41537329" w14:textId="0B19ACC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400°C = 104.2 barg</w:t>
            </w:r>
          </w:p>
          <w:p w14:paraId="3975BB05" w14:textId="7306B49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410°C = 97.0barg</w:t>
            </w:r>
            <w:r w:rsidRPr="00014E44" w:rsidDel="00CF5256">
              <w:rPr>
                <w:rFonts w:ascii="Arial Narrow" w:hAnsi="Arial Narrow" w:cs="Arial"/>
                <w:color w:val="auto"/>
                <w:sz w:val="16"/>
                <w:szCs w:val="16"/>
                <w:lang w:val="en-GB"/>
              </w:rPr>
              <w:t xml:space="preserve"> </w:t>
            </w:r>
          </w:p>
          <w:p w14:paraId="4BBAA3C6" w14:textId="77777777" w:rsidR="00B271C8" w:rsidRDefault="00B271C8" w:rsidP="00DE1185">
            <w:pPr>
              <w:pStyle w:val="CellBody"/>
              <w:rPr>
                <w:rFonts w:ascii="Arial Narrow" w:hAnsi="Arial Narrow" w:cs="Arial"/>
                <w:color w:val="auto"/>
                <w:sz w:val="16"/>
                <w:szCs w:val="16"/>
                <w:u w:val="single"/>
                <w:lang w:val="en-GB"/>
              </w:rPr>
            </w:pPr>
          </w:p>
          <w:p w14:paraId="36B06603" w14:textId="77777777" w:rsidR="000063A3" w:rsidRDefault="000063A3" w:rsidP="00DE1185">
            <w:pPr>
              <w:pStyle w:val="CellBody"/>
              <w:rPr>
                <w:rFonts w:ascii="Arial Narrow" w:hAnsi="Arial Narrow" w:cs="Arial"/>
                <w:color w:val="auto"/>
                <w:sz w:val="16"/>
                <w:szCs w:val="16"/>
                <w:u w:val="single"/>
                <w:lang w:val="en-GB"/>
              </w:rPr>
            </w:pPr>
          </w:p>
          <w:p w14:paraId="333A7C4E" w14:textId="77777777" w:rsidR="000063A3" w:rsidRDefault="000063A3" w:rsidP="00DE1185">
            <w:pPr>
              <w:pStyle w:val="CellBody"/>
              <w:rPr>
                <w:rFonts w:ascii="Arial Narrow" w:hAnsi="Arial Narrow" w:cs="Arial"/>
                <w:color w:val="auto"/>
                <w:sz w:val="16"/>
                <w:szCs w:val="16"/>
                <w:u w:val="single"/>
                <w:lang w:val="en-GB"/>
              </w:rPr>
            </w:pPr>
          </w:p>
          <w:p w14:paraId="69EEC9C4" w14:textId="77777777" w:rsidR="000063A3" w:rsidRDefault="000063A3" w:rsidP="00DE1185">
            <w:pPr>
              <w:pStyle w:val="CellBody"/>
              <w:rPr>
                <w:rFonts w:ascii="Arial Narrow" w:hAnsi="Arial Narrow" w:cs="Arial"/>
                <w:color w:val="auto"/>
                <w:sz w:val="16"/>
                <w:szCs w:val="16"/>
                <w:u w:val="single"/>
                <w:lang w:val="en-GB"/>
              </w:rPr>
            </w:pPr>
          </w:p>
          <w:p w14:paraId="249F5552" w14:textId="77777777" w:rsidR="000063A3" w:rsidRDefault="000063A3" w:rsidP="00DE1185">
            <w:pPr>
              <w:pStyle w:val="CellBody"/>
              <w:rPr>
                <w:rFonts w:ascii="Arial Narrow" w:hAnsi="Arial Narrow" w:cs="Arial"/>
                <w:color w:val="auto"/>
                <w:sz w:val="16"/>
                <w:szCs w:val="16"/>
                <w:u w:val="single"/>
                <w:lang w:val="en-GB"/>
              </w:rPr>
            </w:pPr>
          </w:p>
          <w:p w14:paraId="53BBA5C0" w14:textId="77777777" w:rsidR="000063A3" w:rsidRDefault="000063A3" w:rsidP="00DE1185">
            <w:pPr>
              <w:pStyle w:val="CellBody"/>
              <w:rPr>
                <w:rFonts w:ascii="Arial Narrow" w:hAnsi="Arial Narrow" w:cs="Arial"/>
                <w:color w:val="auto"/>
                <w:sz w:val="16"/>
                <w:szCs w:val="16"/>
                <w:u w:val="single"/>
                <w:lang w:val="en-GB"/>
              </w:rPr>
            </w:pPr>
          </w:p>
          <w:p w14:paraId="74948176" w14:textId="77777777" w:rsidR="000063A3" w:rsidRPr="00014E44" w:rsidRDefault="000063A3"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0037731F" w14:textId="77777777" w:rsidR="00B271C8" w:rsidRPr="00014E44" w:rsidRDefault="00B271C8" w:rsidP="00DE1185">
            <w:pPr>
              <w:pStyle w:val="CellBodyCentered"/>
              <w:rPr>
                <w:rFonts w:ascii="Arial Narrow" w:hAnsi="Arial Narrow" w:cs="Arial"/>
                <w:color w:val="auto"/>
                <w:sz w:val="16"/>
                <w:szCs w:val="16"/>
                <w:lang w:val="en-GB"/>
              </w:rPr>
            </w:pPr>
          </w:p>
          <w:p w14:paraId="6A482B6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3</w:t>
            </w:r>
          </w:p>
        </w:tc>
        <w:tc>
          <w:tcPr>
            <w:tcW w:w="418" w:type="dxa"/>
            <w:tcBorders>
              <w:top w:val="single" w:sz="6" w:space="0" w:color="auto"/>
              <w:left w:val="single" w:sz="6" w:space="0" w:color="auto"/>
              <w:bottom w:val="single" w:sz="6" w:space="0" w:color="auto"/>
              <w:right w:val="single" w:sz="6" w:space="0" w:color="auto"/>
            </w:tcBorders>
          </w:tcPr>
          <w:p w14:paraId="6DB6D328" w14:textId="77777777" w:rsidR="00B271C8" w:rsidRPr="00014E44" w:rsidRDefault="00B271C8" w:rsidP="00DE1185">
            <w:pPr>
              <w:pStyle w:val="CellBodyCentered"/>
              <w:rPr>
                <w:rFonts w:ascii="Arial Narrow" w:hAnsi="Arial Narrow" w:cs="Arial"/>
                <w:color w:val="auto"/>
                <w:sz w:val="16"/>
                <w:szCs w:val="16"/>
                <w:lang w:val="en-GB"/>
              </w:rPr>
            </w:pPr>
          </w:p>
          <w:p w14:paraId="19CF969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w:t>
            </w:r>
          </w:p>
        </w:tc>
      </w:tr>
      <w:tr w:rsidR="00FA3851" w:rsidRPr="00014E44" w14:paraId="52C06E51" w14:textId="77777777" w:rsidTr="0038396C">
        <w:tc>
          <w:tcPr>
            <w:tcW w:w="3322" w:type="dxa"/>
            <w:tcBorders>
              <w:top w:val="single" w:sz="6" w:space="0" w:color="auto"/>
              <w:left w:val="single" w:sz="6" w:space="0" w:color="auto"/>
              <w:bottom w:val="single" w:sz="6" w:space="0" w:color="auto"/>
              <w:right w:val="single" w:sz="6" w:space="0" w:color="auto"/>
            </w:tcBorders>
          </w:tcPr>
          <w:p w14:paraId="0CE975E2" w14:textId="573353A8" w:rsidR="00B271C8" w:rsidRPr="00014E44" w:rsidRDefault="00B271C8" w:rsidP="00DE1185">
            <w:pPr>
              <w:pStyle w:val="CellBody"/>
              <w:rPr>
                <w:rFonts w:ascii="Arial Narrow" w:hAnsi="Arial Narrow" w:cs="Arial"/>
                <w:color w:val="auto"/>
                <w:sz w:val="16"/>
                <w:szCs w:val="16"/>
                <w:lang w:val="en-GB"/>
              </w:rPr>
            </w:pPr>
          </w:p>
          <w:p w14:paraId="735C0F0E" w14:textId="1FA34C3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6454F64A" w14:textId="61B1ED5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tc>
        <w:tc>
          <w:tcPr>
            <w:tcW w:w="720" w:type="dxa"/>
            <w:tcBorders>
              <w:top w:val="single" w:sz="6" w:space="0" w:color="auto"/>
              <w:left w:val="single" w:sz="6" w:space="0" w:color="auto"/>
              <w:bottom w:val="single" w:sz="6" w:space="0" w:color="auto"/>
              <w:right w:val="single" w:sz="6" w:space="0" w:color="auto"/>
            </w:tcBorders>
          </w:tcPr>
          <w:p w14:paraId="2A795ED5" w14:textId="77777777" w:rsidR="00B271C8" w:rsidRPr="00014E44" w:rsidRDefault="00B271C8" w:rsidP="00DE1185">
            <w:pPr>
              <w:pStyle w:val="CellBodyCentered"/>
              <w:rPr>
                <w:rFonts w:ascii="Arial Narrow" w:hAnsi="Arial Narrow" w:cs="Arial"/>
                <w:b/>
                <w:color w:val="auto"/>
                <w:sz w:val="16"/>
                <w:szCs w:val="16"/>
                <w:lang w:val="en-GB"/>
              </w:rPr>
            </w:pPr>
          </w:p>
          <w:p w14:paraId="0D37E514"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900H5H</w:t>
            </w:r>
          </w:p>
        </w:tc>
        <w:tc>
          <w:tcPr>
            <w:tcW w:w="450" w:type="dxa"/>
            <w:tcBorders>
              <w:top w:val="single" w:sz="6" w:space="0" w:color="auto"/>
              <w:left w:val="single" w:sz="6" w:space="0" w:color="auto"/>
              <w:bottom w:val="single" w:sz="6" w:space="0" w:color="auto"/>
              <w:right w:val="single" w:sz="6" w:space="0" w:color="auto"/>
            </w:tcBorders>
          </w:tcPr>
          <w:p w14:paraId="345BDF9F" w14:textId="77777777" w:rsidR="00B271C8" w:rsidRPr="00014E44" w:rsidRDefault="00B271C8" w:rsidP="00DE1185">
            <w:pPr>
              <w:pStyle w:val="CellBodyCentered"/>
              <w:rPr>
                <w:rFonts w:ascii="Arial Narrow" w:hAnsi="Arial Narrow" w:cs="Arial"/>
                <w:color w:val="auto"/>
                <w:sz w:val="16"/>
                <w:szCs w:val="16"/>
                <w:lang w:val="en-GB"/>
              </w:rPr>
            </w:pPr>
          </w:p>
          <w:p w14:paraId="439EA8C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tc>
        <w:tc>
          <w:tcPr>
            <w:tcW w:w="1080" w:type="dxa"/>
            <w:tcBorders>
              <w:top w:val="single" w:sz="6" w:space="0" w:color="auto"/>
              <w:left w:val="single" w:sz="6" w:space="0" w:color="auto"/>
              <w:bottom w:val="single" w:sz="6" w:space="0" w:color="auto"/>
              <w:right w:val="single" w:sz="6" w:space="0" w:color="auto"/>
            </w:tcBorders>
          </w:tcPr>
          <w:p w14:paraId="38BEE311" w14:textId="77777777" w:rsidR="00B271C8" w:rsidRPr="00014E44" w:rsidRDefault="00B271C8" w:rsidP="00DE1185">
            <w:pPr>
              <w:pStyle w:val="CellBodyCentered"/>
              <w:rPr>
                <w:rFonts w:ascii="Arial Narrow" w:hAnsi="Arial Narrow" w:cs="Arial"/>
                <w:color w:val="auto"/>
                <w:sz w:val="16"/>
                <w:szCs w:val="16"/>
                <w:lang w:val="en-GB"/>
              </w:rPr>
            </w:pPr>
          </w:p>
          <w:p w14:paraId="0E19E32A" w14:textId="196C9360"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122C6986" w14:textId="77777777" w:rsidR="00B271C8" w:rsidRPr="00014E44" w:rsidRDefault="00B271C8" w:rsidP="00DE1185">
            <w:pPr>
              <w:pStyle w:val="CellBodyCentered"/>
              <w:rPr>
                <w:rFonts w:ascii="Arial Narrow" w:hAnsi="Arial Narrow" w:cs="Arial"/>
                <w:color w:val="auto"/>
                <w:sz w:val="16"/>
                <w:szCs w:val="16"/>
                <w:lang w:val="en-GB"/>
              </w:rPr>
            </w:pPr>
          </w:p>
          <w:p w14:paraId="4CD8F40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3A175D4E" w14:textId="77777777" w:rsidR="00B271C8" w:rsidRPr="00014E44" w:rsidRDefault="00B271C8" w:rsidP="00DE1185">
            <w:pPr>
              <w:pStyle w:val="CellBodyCentered"/>
              <w:rPr>
                <w:rFonts w:ascii="Arial Narrow" w:hAnsi="Arial Narrow" w:cs="Arial"/>
                <w:color w:val="auto"/>
                <w:sz w:val="16"/>
                <w:szCs w:val="16"/>
                <w:lang w:val="en-GB"/>
              </w:rPr>
            </w:pPr>
          </w:p>
          <w:p w14:paraId="2D63573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299A45CE" w14:textId="77777777" w:rsidR="00B271C8" w:rsidRPr="00014E44" w:rsidRDefault="00B271C8" w:rsidP="00DE1185">
            <w:pPr>
              <w:pStyle w:val="CellBodyCentered"/>
              <w:rPr>
                <w:ins w:id="5679"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5715F009" w14:textId="1E59FC2E" w:rsidR="00B271C8" w:rsidRPr="00014E44" w:rsidRDefault="00B271C8" w:rsidP="00DE1185">
            <w:pPr>
              <w:pStyle w:val="CellBodyCentered"/>
              <w:rPr>
                <w:rFonts w:ascii="Arial Narrow" w:hAnsi="Arial Narrow" w:cs="Arial"/>
                <w:color w:val="auto"/>
                <w:sz w:val="16"/>
                <w:szCs w:val="16"/>
                <w:lang w:val="en-GB"/>
              </w:rPr>
            </w:pPr>
            <w:ins w:id="5680"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7FA66A4C" w14:textId="77777777" w:rsidR="00B271C8" w:rsidRPr="00014E44" w:rsidRDefault="00B271C8" w:rsidP="00DE1185">
            <w:pPr>
              <w:pStyle w:val="CellBodyCentered"/>
              <w:rPr>
                <w:rFonts w:ascii="Arial Narrow" w:hAnsi="Arial Narrow" w:cs="Arial"/>
                <w:color w:val="auto"/>
                <w:sz w:val="16"/>
                <w:szCs w:val="16"/>
                <w:lang w:val="en-GB"/>
              </w:rPr>
            </w:pPr>
          </w:p>
          <w:p w14:paraId="2E48EE6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+80°C</w:t>
            </w:r>
          </w:p>
        </w:tc>
        <w:tc>
          <w:tcPr>
            <w:tcW w:w="1890" w:type="dxa"/>
            <w:tcBorders>
              <w:top w:val="single" w:sz="6" w:space="0" w:color="auto"/>
              <w:left w:val="single" w:sz="6" w:space="0" w:color="auto"/>
              <w:bottom w:val="single" w:sz="6" w:space="0" w:color="auto"/>
              <w:right w:val="single" w:sz="6" w:space="0" w:color="auto"/>
            </w:tcBorders>
          </w:tcPr>
          <w:p w14:paraId="3EEFBF83" w14:textId="77777777" w:rsidR="00B271C8" w:rsidRPr="00014E44" w:rsidRDefault="00B271C8" w:rsidP="00DE1185">
            <w:pPr>
              <w:pStyle w:val="CellBody"/>
              <w:rPr>
                <w:rFonts w:ascii="Arial Narrow" w:hAnsi="Arial Narrow" w:cs="Arial"/>
                <w:color w:val="auto"/>
                <w:sz w:val="16"/>
                <w:szCs w:val="16"/>
                <w:lang w:val="en-GB"/>
              </w:rPr>
            </w:pPr>
          </w:p>
          <w:p w14:paraId="0E92DE5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336913C3" w14:textId="634C1F89"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-40°C = 132 barg</w:t>
            </w:r>
          </w:p>
          <w:p w14:paraId="6127FD59" w14:textId="7A62BAA2"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0°C = 132 barg</w:t>
            </w:r>
          </w:p>
          <w:p w14:paraId="562F338B" w14:textId="389EE053"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132 barg</w:t>
            </w:r>
          </w:p>
          <w:p w14:paraId="6BD95122" w14:textId="42109337"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80°C = 132 barg</w:t>
            </w:r>
          </w:p>
          <w:p w14:paraId="21CC81B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pipe wall thickness)</w:t>
            </w:r>
          </w:p>
          <w:p w14:paraId="0B0A65F0" w14:textId="77777777" w:rsidR="00B271C8" w:rsidRPr="00014E44" w:rsidRDefault="00B271C8" w:rsidP="00DE1185">
            <w:pPr>
              <w:pStyle w:val="CellBody"/>
              <w:rPr>
                <w:rFonts w:ascii="Arial Narrow" w:hAnsi="Arial Narrow" w:cs="Arial"/>
                <w:color w:val="auto"/>
                <w:w w:val="0"/>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28F560E9" w14:textId="77777777" w:rsidR="00B271C8" w:rsidRPr="00014E44" w:rsidRDefault="00B271C8" w:rsidP="00DE1185">
            <w:pPr>
              <w:pStyle w:val="CellBodyCentered"/>
              <w:rPr>
                <w:rFonts w:ascii="Arial Narrow" w:hAnsi="Arial Narrow" w:cs="Arial"/>
                <w:color w:val="auto"/>
                <w:sz w:val="16"/>
                <w:szCs w:val="16"/>
                <w:lang w:val="en-GB"/>
              </w:rPr>
            </w:pPr>
          </w:p>
          <w:p w14:paraId="6893916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003CFBB3" w14:textId="77777777" w:rsidR="00B271C8" w:rsidRPr="00014E44" w:rsidRDefault="00B271C8" w:rsidP="00DE1185">
            <w:pPr>
              <w:pStyle w:val="CellBodyCentered"/>
              <w:rPr>
                <w:rFonts w:ascii="Arial Narrow" w:hAnsi="Arial Narrow" w:cs="Arial"/>
                <w:color w:val="auto"/>
                <w:sz w:val="16"/>
                <w:szCs w:val="16"/>
                <w:lang w:val="en-GB"/>
              </w:rPr>
            </w:pPr>
          </w:p>
          <w:p w14:paraId="3E90C41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1CE56D47" w14:textId="77777777" w:rsidTr="0038396C">
        <w:tc>
          <w:tcPr>
            <w:tcW w:w="3322" w:type="dxa"/>
            <w:tcBorders>
              <w:top w:val="single" w:sz="6" w:space="0" w:color="auto"/>
              <w:left w:val="single" w:sz="6" w:space="0" w:color="auto"/>
              <w:bottom w:val="single" w:sz="6" w:space="0" w:color="auto"/>
              <w:right w:val="single" w:sz="6" w:space="0" w:color="auto"/>
            </w:tcBorders>
          </w:tcPr>
          <w:p w14:paraId="3B55033A" w14:textId="77777777" w:rsidR="00B271C8" w:rsidRPr="00014E44" w:rsidRDefault="00B271C8" w:rsidP="00DE1185">
            <w:pPr>
              <w:pStyle w:val="CellBody"/>
              <w:rPr>
                <w:rFonts w:ascii="Arial Narrow" w:hAnsi="Arial Narrow" w:cs="Arial"/>
                <w:color w:val="auto"/>
                <w:sz w:val="16"/>
                <w:szCs w:val="16"/>
                <w:u w:val="single"/>
                <w:lang w:val="en-GB"/>
              </w:rPr>
            </w:pPr>
          </w:p>
          <w:p w14:paraId="47698DD4"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SOUR SERVICE</w:t>
            </w:r>
          </w:p>
          <w:p w14:paraId="0892010B" w14:textId="1949BCA6" w:rsidR="00B271C8" w:rsidRPr="00014E44" w:rsidRDefault="00B271C8" w:rsidP="00DE1185">
            <w:pPr>
              <w:pStyle w:val="CellBody"/>
              <w:rPr>
                <w:ins w:id="5681" w:author="Zhunisbayev, Olzhasbek A [Bolashak Atyrau Limited]" w:date="2022-06-12T22:47:00Z"/>
                <w:rFonts w:ascii="Arial Narrow" w:hAnsi="Arial Narrow" w:cs="Arial"/>
                <w:color w:val="auto"/>
                <w:sz w:val="16"/>
                <w:szCs w:val="16"/>
                <w:lang w:val="en-GB"/>
              </w:rPr>
            </w:pPr>
            <w:ins w:id="5682" w:author="Zhunisbayev, Olzhasbek A [Bolashak Atyrau Limited]" w:date="2022-06-12T22:47:00Z">
              <w:r w:rsidRPr="00014E44">
                <w:rPr>
                  <w:rFonts w:ascii="Arial Narrow" w:hAnsi="Arial Narrow" w:cs="Arial"/>
                  <w:color w:val="auto"/>
                  <w:sz w:val="16"/>
                  <w:szCs w:val="16"/>
                  <w:lang w:val="en-GB"/>
                </w:rPr>
                <w:t>BV- VENT TO ATMOSPHERE</w:t>
              </w:r>
            </w:ins>
          </w:p>
          <w:p w14:paraId="4C6DD71E" w14:textId="27EEC8A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42CD6E1C" w14:textId="77777777" w:rsidR="00B271C8" w:rsidRPr="00014E44" w:rsidRDefault="00B271C8" w:rsidP="00DE1185">
            <w:pPr>
              <w:pStyle w:val="CellBody"/>
              <w:rPr>
                <w:ins w:id="5683" w:author="Zhunisbayev, Olzhasbek A [Bolashak Atyrau Limited]" w:date="2022-06-12T22:47:00Z"/>
                <w:rFonts w:ascii="Arial Narrow" w:hAnsi="Arial Narrow" w:cs="Arial"/>
                <w:color w:val="auto"/>
                <w:sz w:val="16"/>
                <w:szCs w:val="16"/>
                <w:lang w:val="en-GB"/>
              </w:rPr>
            </w:pPr>
            <w:ins w:id="5684" w:author="Zhunisbayev, Olzhasbek A [Bolashak Atyrau Limited]" w:date="2022-06-12T22:47:00Z">
              <w:r w:rsidRPr="00014E44">
                <w:rPr>
                  <w:rFonts w:ascii="Arial Narrow" w:hAnsi="Arial Narrow" w:cs="Arial"/>
                  <w:color w:val="auto"/>
                  <w:sz w:val="16"/>
                  <w:szCs w:val="16"/>
                  <w:lang w:val="en-GB"/>
                </w:rPr>
                <w:t>BFL – FLARE GAS LP</w:t>
              </w:r>
            </w:ins>
          </w:p>
          <w:p w14:paraId="030168B4" w14:textId="768364BA" w:rsidR="00B271C8" w:rsidRPr="00014E44" w:rsidRDefault="00B271C8" w:rsidP="00DE1185">
            <w:pPr>
              <w:pStyle w:val="CellBody"/>
              <w:rPr>
                <w:ins w:id="5685" w:author="Zhunisbayev, Olzhasbek A [Bolashak Atyrau Limited]" w:date="2022-06-12T22:47:00Z"/>
                <w:rFonts w:ascii="Arial Narrow" w:hAnsi="Arial Narrow" w:cs="Arial"/>
                <w:color w:val="auto"/>
                <w:sz w:val="16"/>
                <w:szCs w:val="16"/>
                <w:lang w:val="en-GB"/>
              </w:rPr>
            </w:pPr>
            <w:ins w:id="5686" w:author="Zhunisbayev, Olzhasbek A [Bolashak Atyrau Limited]" w:date="2022-06-12T22:47:00Z">
              <w:r w:rsidRPr="00014E44">
                <w:rPr>
                  <w:rFonts w:ascii="Arial Narrow" w:hAnsi="Arial Narrow" w:cs="Arial"/>
                  <w:color w:val="auto"/>
                  <w:sz w:val="16"/>
                  <w:szCs w:val="16"/>
                  <w:lang w:val="en-GB"/>
                </w:rPr>
                <w:t>CI – CHEMICAL INHIBITOR &amp;</w:t>
              </w:r>
            </w:ins>
            <w:r w:rsidRPr="00014E44">
              <w:rPr>
                <w:rFonts w:ascii="Arial Narrow" w:hAnsi="Arial Narrow" w:cs="Arial"/>
                <w:color w:val="auto"/>
                <w:sz w:val="16"/>
                <w:szCs w:val="16"/>
                <w:lang w:val="en-GB"/>
              </w:rPr>
              <w:t xml:space="preserve"> </w:t>
            </w:r>
            <w:ins w:id="5687" w:author="Zhunisbayev, Olzhasbek A [Bolashak Atyrau Limited]" w:date="2022-06-12T22:47:00Z">
              <w:r w:rsidRPr="00014E44">
                <w:rPr>
                  <w:rFonts w:ascii="Arial Narrow" w:hAnsi="Arial Narrow" w:cs="Arial"/>
                  <w:color w:val="auto"/>
                  <w:sz w:val="16"/>
                  <w:szCs w:val="16"/>
                  <w:lang w:val="en-GB"/>
                </w:rPr>
                <w:t>ANTISCALE</w:t>
              </w:r>
            </w:ins>
          </w:p>
          <w:p w14:paraId="775DEAC8" w14:textId="73A5C77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DHC – </w:t>
            </w:r>
            <w:r w:rsidR="0018324D" w:rsidRPr="00014E44">
              <w:rPr>
                <w:rFonts w:ascii="Arial Narrow" w:hAnsi="Arial Narrow" w:cs="Arial"/>
                <w:color w:val="auto"/>
                <w:sz w:val="16"/>
                <w:szCs w:val="16"/>
                <w:lang w:val="en-GB"/>
              </w:rPr>
              <w:t>DRAIN, HYDROCARBONS</w:t>
            </w:r>
          </w:p>
          <w:p w14:paraId="159D1459" w14:textId="112C21E4" w:rsidR="00B271C8" w:rsidRPr="00014E44" w:rsidRDefault="00B271C8" w:rsidP="00DE1185">
            <w:pPr>
              <w:pStyle w:val="CellBody"/>
              <w:rPr>
                <w:ins w:id="5688" w:author="Zhunisbayev, Olzhasbek A [Bolashak Atyrau Limited]" w:date="2022-06-12T22:47:00Z"/>
                <w:rFonts w:ascii="Arial Narrow" w:hAnsi="Arial Narrow" w:cs="Arial"/>
                <w:color w:val="auto"/>
                <w:sz w:val="16"/>
                <w:szCs w:val="16"/>
                <w:lang w:val="en-GB"/>
              </w:rPr>
            </w:pPr>
            <w:ins w:id="5689" w:author="Zhunisbayev, Olzhasbek A [Bolashak Atyrau Limited]" w:date="2022-06-12T22:48:00Z">
              <w:r w:rsidRPr="00014E44">
                <w:rPr>
                  <w:rFonts w:ascii="Arial Narrow" w:hAnsi="Arial Narrow" w:cs="Arial"/>
                  <w:color w:val="auto"/>
                  <w:sz w:val="16"/>
                  <w:szCs w:val="16"/>
                  <w:lang w:val="en-GB"/>
                </w:rPr>
                <w:t>FG- FUEL GAS</w:t>
              </w:r>
            </w:ins>
          </w:p>
          <w:p w14:paraId="6DC415EC" w14:textId="47EFFAC2" w:rsidR="00B271C8" w:rsidRPr="00014E44" w:rsidRDefault="00B271C8" w:rsidP="00DE1185">
            <w:pPr>
              <w:pStyle w:val="CellBody"/>
              <w:ind w:left="360" w:hanging="360"/>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FGH - FUEL GAS, HIGH PRESSURE (CONNECTIONS TO </w:t>
            </w:r>
            <w:r w:rsidR="0018324D" w:rsidRPr="00014E44">
              <w:rPr>
                <w:rFonts w:ascii="Arial Narrow" w:hAnsi="Arial Narrow" w:cs="Arial"/>
                <w:color w:val="auto"/>
                <w:sz w:val="16"/>
                <w:szCs w:val="16"/>
                <w:lang w:val="en-GB"/>
              </w:rPr>
              <w:t>SOUR SERVICE</w:t>
            </w:r>
            <w:r w:rsidRPr="00014E44">
              <w:rPr>
                <w:rFonts w:ascii="Arial Narrow" w:hAnsi="Arial Narrow" w:cs="Arial"/>
                <w:color w:val="auto"/>
                <w:sz w:val="16"/>
                <w:szCs w:val="16"/>
                <w:lang w:val="en-GB"/>
              </w:rPr>
              <w:t xml:space="preserve"> LINES ETC.)</w:t>
            </w:r>
          </w:p>
          <w:p w14:paraId="168A010A" w14:textId="72BF8EC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 GAS, HYDRO. VAPOUR</w:t>
            </w:r>
          </w:p>
          <w:p w14:paraId="47568B5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GRC – RECYCLE GAS, SOUR</w:t>
            </w:r>
          </w:p>
          <w:p w14:paraId="5E2B5C1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GAS SOUR</w:t>
            </w:r>
          </w:p>
          <w:p w14:paraId="1F73DF2C" w14:textId="5133B16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SOUR PROCESS HYDROCARBONS</w:t>
            </w:r>
          </w:p>
          <w:p w14:paraId="2A0351B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p w14:paraId="3E2CD973" w14:textId="77777777" w:rsidR="00B271C8" w:rsidRDefault="00B271C8" w:rsidP="00DE1185">
            <w:pPr>
              <w:pStyle w:val="CellBody"/>
              <w:rPr>
                <w:rFonts w:ascii="Arial Narrow" w:hAnsi="Arial Narrow" w:cs="Arial"/>
                <w:color w:val="auto"/>
                <w:sz w:val="16"/>
                <w:szCs w:val="16"/>
                <w:lang w:val="en-GB"/>
              </w:rPr>
            </w:pPr>
          </w:p>
          <w:p w14:paraId="022742C5" w14:textId="77777777" w:rsidR="001F024D" w:rsidRDefault="001F024D" w:rsidP="00DE1185">
            <w:pPr>
              <w:pStyle w:val="CellBody"/>
              <w:rPr>
                <w:rFonts w:ascii="Arial Narrow" w:hAnsi="Arial Narrow" w:cs="Arial"/>
                <w:color w:val="auto"/>
                <w:sz w:val="16"/>
                <w:szCs w:val="16"/>
                <w:lang w:val="en-GB"/>
              </w:rPr>
            </w:pPr>
          </w:p>
          <w:p w14:paraId="47A5DB70" w14:textId="77777777" w:rsidR="001F024D" w:rsidRDefault="001F024D" w:rsidP="00DE1185">
            <w:pPr>
              <w:pStyle w:val="CellBody"/>
              <w:rPr>
                <w:rFonts w:ascii="Arial Narrow" w:hAnsi="Arial Narrow" w:cs="Arial"/>
                <w:color w:val="auto"/>
                <w:sz w:val="16"/>
                <w:szCs w:val="16"/>
                <w:lang w:val="en-GB"/>
              </w:rPr>
            </w:pPr>
          </w:p>
          <w:p w14:paraId="2FD1787D" w14:textId="77777777" w:rsidR="001F024D" w:rsidRDefault="001F024D" w:rsidP="00DE1185">
            <w:pPr>
              <w:pStyle w:val="CellBody"/>
              <w:rPr>
                <w:rFonts w:ascii="Arial Narrow" w:hAnsi="Arial Narrow" w:cs="Arial"/>
                <w:color w:val="auto"/>
                <w:sz w:val="16"/>
                <w:szCs w:val="16"/>
                <w:lang w:val="en-GB"/>
              </w:rPr>
            </w:pPr>
          </w:p>
          <w:p w14:paraId="3B4561F1" w14:textId="77777777" w:rsidR="001F024D" w:rsidRPr="00014E44" w:rsidRDefault="001F024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FCB34E9" w14:textId="77777777" w:rsidR="00B271C8" w:rsidRPr="00014E44" w:rsidRDefault="00B271C8" w:rsidP="00DE1185">
            <w:pPr>
              <w:pStyle w:val="CellBodyCentered"/>
              <w:rPr>
                <w:rFonts w:ascii="Arial Narrow" w:hAnsi="Arial Narrow" w:cs="Arial"/>
                <w:b/>
                <w:color w:val="auto"/>
                <w:sz w:val="16"/>
                <w:szCs w:val="16"/>
                <w:lang w:val="en-GB"/>
              </w:rPr>
            </w:pPr>
          </w:p>
          <w:p w14:paraId="61B9D118"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900K21</w:t>
            </w:r>
          </w:p>
        </w:tc>
        <w:tc>
          <w:tcPr>
            <w:tcW w:w="450" w:type="dxa"/>
            <w:tcBorders>
              <w:top w:val="single" w:sz="6" w:space="0" w:color="auto"/>
              <w:left w:val="single" w:sz="6" w:space="0" w:color="auto"/>
              <w:bottom w:val="single" w:sz="6" w:space="0" w:color="auto"/>
              <w:right w:val="single" w:sz="6" w:space="0" w:color="auto"/>
            </w:tcBorders>
          </w:tcPr>
          <w:p w14:paraId="309768B3" w14:textId="77777777" w:rsidR="00B271C8" w:rsidRPr="00014E44" w:rsidRDefault="00B271C8" w:rsidP="00DE1185">
            <w:pPr>
              <w:pStyle w:val="CellBodyCentered"/>
              <w:rPr>
                <w:rFonts w:ascii="Arial Narrow" w:hAnsi="Arial Narrow" w:cs="Arial"/>
                <w:color w:val="auto"/>
                <w:sz w:val="16"/>
                <w:szCs w:val="16"/>
                <w:lang w:val="en-GB"/>
              </w:rPr>
            </w:pPr>
          </w:p>
          <w:p w14:paraId="3B9872D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627A9DCF" w14:textId="77777777" w:rsidR="00B271C8" w:rsidRPr="00014E44" w:rsidRDefault="00B271C8" w:rsidP="00DE1185">
            <w:pPr>
              <w:pStyle w:val="CellBodyCentered"/>
              <w:rPr>
                <w:rFonts w:ascii="Arial Narrow" w:hAnsi="Arial Narrow" w:cs="Arial"/>
                <w:color w:val="auto"/>
                <w:sz w:val="16"/>
                <w:szCs w:val="16"/>
                <w:lang w:val="en-GB"/>
              </w:rPr>
            </w:pPr>
          </w:p>
          <w:p w14:paraId="7D627E75" w14:textId="19EADB6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469A52F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Note 1</w:t>
            </w:r>
          </w:p>
          <w:p w14:paraId="296E200E"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0D08DC2" w14:textId="77777777" w:rsidR="00B271C8" w:rsidRPr="00014E44" w:rsidRDefault="00B271C8" w:rsidP="00DE1185">
            <w:pPr>
              <w:pStyle w:val="CellBodyCentered"/>
              <w:rPr>
                <w:rFonts w:ascii="Arial Narrow" w:hAnsi="Arial Narrow" w:cs="Arial"/>
                <w:color w:val="auto"/>
                <w:sz w:val="16"/>
                <w:szCs w:val="16"/>
                <w:lang w:val="en-GB"/>
              </w:rPr>
            </w:pPr>
          </w:p>
          <w:p w14:paraId="5BDB08B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71973F16" w14:textId="77777777" w:rsidR="00B271C8" w:rsidRPr="00014E44" w:rsidRDefault="00B271C8" w:rsidP="00DE1185">
            <w:pPr>
              <w:pStyle w:val="CellBodyCentered"/>
              <w:rPr>
                <w:ins w:id="5690"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7CE9577F" w14:textId="6BF658FF" w:rsidR="00B271C8" w:rsidRPr="00014E44" w:rsidRDefault="00B271C8" w:rsidP="00DE1185">
            <w:pPr>
              <w:pStyle w:val="CellBodyCentered"/>
              <w:rPr>
                <w:rFonts w:ascii="Arial Narrow" w:hAnsi="Arial Narrow" w:cs="Arial"/>
                <w:color w:val="auto"/>
                <w:sz w:val="16"/>
                <w:szCs w:val="16"/>
                <w:lang w:val="en-GB"/>
              </w:rPr>
            </w:pPr>
            <w:ins w:id="5691"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1ECEAFB4" w14:textId="77777777" w:rsidR="00B271C8" w:rsidRPr="00014E44" w:rsidRDefault="00B271C8" w:rsidP="00DE1185">
            <w:pPr>
              <w:pStyle w:val="CellBodyCentered"/>
              <w:rPr>
                <w:rFonts w:ascii="Arial Narrow" w:hAnsi="Arial Narrow" w:cs="Arial"/>
                <w:color w:val="auto"/>
                <w:sz w:val="16"/>
                <w:szCs w:val="16"/>
                <w:lang w:val="en-GB"/>
              </w:rPr>
            </w:pPr>
          </w:p>
          <w:p w14:paraId="7A375CEF" w14:textId="4044FD4D"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92" w:author="Zhunisbayev, Olzhasbek A [Bolashak Atyrau Limited]" w:date="2022-09-18T20:46:00Z">
              <w:r w:rsidRPr="00014E44" w:rsidDel="00EE529F">
                <w:rPr>
                  <w:rFonts w:ascii="Arial Narrow" w:hAnsi="Arial Narrow" w:cs="Arial"/>
                  <w:color w:val="auto"/>
                  <w:sz w:val="16"/>
                  <w:szCs w:val="16"/>
                  <w:lang w:val="en-GB"/>
                </w:rPr>
                <w:delText xml:space="preserve">46 </w:delText>
              </w:r>
            </w:del>
            <w:ins w:id="5693" w:author="Zhunisbayev, Olzhasbek A [Bolashak Atyrau Limited]" w:date="2022-09-18T20:46: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38F5472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+260°C</w:t>
            </w:r>
          </w:p>
        </w:tc>
        <w:tc>
          <w:tcPr>
            <w:tcW w:w="1890" w:type="dxa"/>
            <w:tcBorders>
              <w:top w:val="single" w:sz="6" w:space="0" w:color="auto"/>
              <w:left w:val="single" w:sz="6" w:space="0" w:color="auto"/>
              <w:bottom w:val="single" w:sz="6" w:space="0" w:color="auto"/>
              <w:right w:val="single" w:sz="6" w:space="0" w:color="auto"/>
            </w:tcBorders>
          </w:tcPr>
          <w:p w14:paraId="34B715E8" w14:textId="77777777" w:rsidR="00B271C8" w:rsidRPr="00014E44" w:rsidRDefault="00B271C8" w:rsidP="00DE1185">
            <w:pPr>
              <w:pStyle w:val="CellBody"/>
              <w:rPr>
                <w:rFonts w:ascii="Arial Narrow" w:hAnsi="Arial Narrow" w:cs="Arial"/>
                <w:color w:val="auto"/>
                <w:sz w:val="16"/>
                <w:szCs w:val="16"/>
                <w:u w:val="single"/>
                <w:lang w:val="en-GB"/>
              </w:rPr>
            </w:pPr>
          </w:p>
          <w:p w14:paraId="453503E4" w14:textId="4D7D17B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1.1</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1DE325B6" w14:textId="594ECC8A" w:rsidR="00B271C8" w:rsidRPr="00014E44" w:rsidRDefault="0018324D"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w:t>
            </w:r>
            <w:del w:id="569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695"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rPr>
              <w:t xml:space="preserve"> to 38°C = 153.2 barg</w:t>
            </w:r>
          </w:p>
          <w:p w14:paraId="2E2A6F77" w14:textId="3F09BFEC"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150.4 barg</w:t>
            </w:r>
          </w:p>
          <w:p w14:paraId="2D02F27C" w14:textId="741488E3"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100°C = 139.8 barg</w:t>
            </w:r>
          </w:p>
          <w:p w14:paraId="651D591C" w14:textId="52D46998"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150°C = 135.2 barg</w:t>
            </w:r>
          </w:p>
          <w:p w14:paraId="31F06DC0" w14:textId="39E3D33F"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200°C = 131.4 barg</w:t>
            </w:r>
          </w:p>
          <w:p w14:paraId="6FAF2BC6" w14:textId="742BE85B"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250°C = 125.8 barg</w:t>
            </w:r>
          </w:p>
          <w:p w14:paraId="2E2F40A5" w14:textId="537DEE68"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260°C = 124.5 barg</w:t>
            </w:r>
          </w:p>
          <w:p w14:paraId="65CFBB34" w14:textId="77777777" w:rsidR="00B271C8" w:rsidRPr="00014E44" w:rsidRDefault="00B271C8" w:rsidP="00DE1185">
            <w:pPr>
              <w:pStyle w:val="CellBody"/>
              <w:rPr>
                <w:rFonts w:ascii="Arial Narrow" w:hAnsi="Arial Narrow" w:cs="Arial"/>
                <w:color w:val="auto"/>
                <w:sz w:val="16"/>
                <w:szCs w:val="16"/>
                <w:lang w:val="en-GB"/>
              </w:rPr>
            </w:pPr>
          </w:p>
          <w:p w14:paraId="6D4D9BB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Note 4</w:t>
            </w:r>
          </w:p>
        </w:tc>
        <w:tc>
          <w:tcPr>
            <w:tcW w:w="630" w:type="dxa"/>
            <w:tcBorders>
              <w:top w:val="single" w:sz="6" w:space="0" w:color="auto"/>
              <w:left w:val="single" w:sz="6" w:space="0" w:color="auto"/>
              <w:bottom w:val="single" w:sz="6" w:space="0" w:color="auto"/>
              <w:right w:val="single" w:sz="6" w:space="0" w:color="auto"/>
            </w:tcBorders>
          </w:tcPr>
          <w:p w14:paraId="555CD0C4" w14:textId="77777777" w:rsidR="00B271C8" w:rsidRPr="00014E44" w:rsidRDefault="00B271C8" w:rsidP="00DE1185">
            <w:pPr>
              <w:pStyle w:val="CellBodyCentered"/>
              <w:rPr>
                <w:rFonts w:ascii="Arial Narrow" w:hAnsi="Arial Narrow" w:cs="Arial"/>
                <w:color w:val="auto"/>
                <w:sz w:val="16"/>
                <w:szCs w:val="16"/>
              </w:rPr>
            </w:pPr>
          </w:p>
          <w:p w14:paraId="64C1DC12"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YES</w:t>
            </w:r>
          </w:p>
          <w:p w14:paraId="7C249BD1"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237A95BE" w14:textId="77777777" w:rsidR="00B271C8" w:rsidRPr="00014E44" w:rsidRDefault="00B271C8" w:rsidP="00DE1185">
            <w:pPr>
              <w:pStyle w:val="CellBodyCentered"/>
              <w:rPr>
                <w:rFonts w:ascii="Arial Narrow" w:hAnsi="Arial Narrow" w:cs="Arial"/>
                <w:color w:val="auto"/>
                <w:sz w:val="16"/>
                <w:szCs w:val="16"/>
                <w:lang w:val="en-GB"/>
              </w:rPr>
            </w:pPr>
          </w:p>
          <w:p w14:paraId="30CF546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068E0606" w14:textId="77777777" w:rsidTr="0038396C">
        <w:tc>
          <w:tcPr>
            <w:tcW w:w="3322" w:type="dxa"/>
            <w:tcBorders>
              <w:top w:val="single" w:sz="6" w:space="0" w:color="auto"/>
              <w:left w:val="single" w:sz="6" w:space="0" w:color="auto"/>
              <w:bottom w:val="single" w:sz="6" w:space="0" w:color="auto"/>
              <w:right w:val="single" w:sz="6" w:space="0" w:color="auto"/>
            </w:tcBorders>
          </w:tcPr>
          <w:p w14:paraId="289DF451" w14:textId="77777777" w:rsidR="00B271C8" w:rsidRPr="00014E44" w:rsidRDefault="00B271C8" w:rsidP="00DE1185">
            <w:pPr>
              <w:pStyle w:val="CellBody"/>
              <w:tabs>
                <w:tab w:val="left" w:pos="2160"/>
              </w:tabs>
              <w:suppressAutoHyphens/>
              <w:rPr>
                <w:rFonts w:ascii="Arial Narrow" w:hAnsi="Arial Narrow" w:cs="Arial"/>
                <w:color w:val="auto"/>
                <w:sz w:val="16"/>
                <w:szCs w:val="16"/>
                <w:lang w:val="en-GB"/>
              </w:rPr>
            </w:pPr>
          </w:p>
          <w:p w14:paraId="338E7A26" w14:textId="33D16690" w:rsidR="00B271C8" w:rsidRPr="00014E44" w:rsidRDefault="00B271C8" w:rsidP="00DE1185">
            <w:pPr>
              <w:pStyle w:val="CellBody"/>
              <w:tabs>
                <w:tab w:val="left" w:pos="2160"/>
              </w:tabs>
              <w:suppressAutoHyphens/>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7BF0BFE5" w14:textId="77777777" w:rsidR="00B271C8" w:rsidRPr="00014E44" w:rsidRDefault="00B271C8" w:rsidP="00DE1185">
            <w:pPr>
              <w:pStyle w:val="CellBody"/>
              <w:tabs>
                <w:tab w:val="left" w:pos="2160"/>
              </w:tabs>
              <w:suppressAutoHyphens/>
              <w:rPr>
                <w:rFonts w:ascii="Arial Narrow" w:hAnsi="Arial Narrow" w:cs="Arial"/>
                <w:color w:val="auto"/>
                <w:sz w:val="16"/>
                <w:szCs w:val="16"/>
                <w:lang w:val="en-GB"/>
              </w:rPr>
            </w:pPr>
            <w:r w:rsidRPr="00014E44">
              <w:rPr>
                <w:rFonts w:ascii="Arial Narrow" w:hAnsi="Arial Narrow" w:cs="Arial"/>
                <w:color w:val="auto"/>
                <w:sz w:val="16"/>
                <w:szCs w:val="16"/>
                <w:lang w:val="en-GB"/>
              </w:rPr>
              <w:t>WP – PROCESS WATER</w:t>
            </w:r>
          </w:p>
        </w:tc>
        <w:tc>
          <w:tcPr>
            <w:tcW w:w="720" w:type="dxa"/>
            <w:tcBorders>
              <w:top w:val="single" w:sz="6" w:space="0" w:color="auto"/>
              <w:left w:val="single" w:sz="6" w:space="0" w:color="auto"/>
              <w:bottom w:val="single" w:sz="6" w:space="0" w:color="auto"/>
              <w:right w:val="single" w:sz="6" w:space="0" w:color="auto"/>
            </w:tcBorders>
          </w:tcPr>
          <w:p w14:paraId="5DFEA7F4" w14:textId="77777777" w:rsidR="00B271C8" w:rsidRPr="00014E44" w:rsidRDefault="00B271C8" w:rsidP="00DE1185">
            <w:pPr>
              <w:pStyle w:val="CellBodyCentered"/>
              <w:rPr>
                <w:rFonts w:ascii="Arial Narrow" w:hAnsi="Arial Narrow" w:cs="Arial"/>
                <w:b/>
                <w:color w:val="auto"/>
                <w:sz w:val="16"/>
                <w:szCs w:val="16"/>
                <w:lang w:val="en-GB"/>
              </w:rPr>
            </w:pPr>
          </w:p>
          <w:p w14:paraId="0D7E2DE9"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900K23</w:t>
            </w:r>
          </w:p>
        </w:tc>
        <w:tc>
          <w:tcPr>
            <w:tcW w:w="450" w:type="dxa"/>
            <w:tcBorders>
              <w:top w:val="single" w:sz="6" w:space="0" w:color="auto"/>
              <w:left w:val="single" w:sz="6" w:space="0" w:color="auto"/>
              <w:bottom w:val="single" w:sz="6" w:space="0" w:color="auto"/>
              <w:right w:val="single" w:sz="6" w:space="0" w:color="auto"/>
            </w:tcBorders>
          </w:tcPr>
          <w:p w14:paraId="3CB3F732" w14:textId="77777777" w:rsidR="00B271C8" w:rsidRPr="00014E44" w:rsidRDefault="00B271C8" w:rsidP="00DE1185">
            <w:pPr>
              <w:pStyle w:val="CellBodyCentered"/>
              <w:rPr>
                <w:rFonts w:ascii="Arial Narrow" w:hAnsi="Arial Narrow" w:cs="Arial"/>
                <w:color w:val="auto"/>
                <w:sz w:val="16"/>
                <w:szCs w:val="16"/>
                <w:lang w:val="en-GB"/>
              </w:rPr>
            </w:pPr>
          </w:p>
          <w:p w14:paraId="5F1F11C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6.0</w:t>
            </w:r>
          </w:p>
        </w:tc>
        <w:tc>
          <w:tcPr>
            <w:tcW w:w="1080" w:type="dxa"/>
            <w:tcBorders>
              <w:top w:val="single" w:sz="6" w:space="0" w:color="auto"/>
              <w:left w:val="single" w:sz="6" w:space="0" w:color="auto"/>
              <w:bottom w:val="single" w:sz="6" w:space="0" w:color="auto"/>
              <w:right w:val="single" w:sz="6" w:space="0" w:color="auto"/>
            </w:tcBorders>
          </w:tcPr>
          <w:p w14:paraId="45FAE11B" w14:textId="77777777" w:rsidR="00B271C8" w:rsidRPr="00014E44" w:rsidRDefault="00B271C8" w:rsidP="00DE1185">
            <w:pPr>
              <w:pStyle w:val="CellBodyCentered"/>
              <w:rPr>
                <w:rFonts w:ascii="Arial Narrow" w:hAnsi="Arial Narrow" w:cs="Arial"/>
                <w:color w:val="auto"/>
                <w:sz w:val="16"/>
                <w:szCs w:val="16"/>
                <w:lang w:val="en-GB"/>
              </w:rPr>
            </w:pPr>
          </w:p>
          <w:p w14:paraId="79AF5F5F" w14:textId="1C8A991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57EAC39C" w14:textId="77777777" w:rsidR="00B271C8" w:rsidRPr="00014E44" w:rsidRDefault="00B271C8" w:rsidP="00DE1185">
            <w:pPr>
              <w:pStyle w:val="CellBodyCentered"/>
              <w:rPr>
                <w:rFonts w:ascii="Arial Narrow" w:hAnsi="Arial Narrow" w:cs="Arial"/>
                <w:color w:val="auto"/>
                <w:sz w:val="16"/>
                <w:szCs w:val="16"/>
                <w:lang w:val="en-GB"/>
              </w:rPr>
            </w:pPr>
          </w:p>
          <w:p w14:paraId="645F1A8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2F8890BE" w14:textId="77777777" w:rsidR="00B271C8" w:rsidRPr="00014E44" w:rsidRDefault="00B271C8" w:rsidP="00DE1185">
            <w:pPr>
              <w:pStyle w:val="CellBodyCentered"/>
              <w:rPr>
                <w:rFonts w:ascii="Arial Narrow" w:hAnsi="Arial Narrow" w:cs="Arial"/>
                <w:color w:val="auto"/>
                <w:sz w:val="16"/>
                <w:szCs w:val="16"/>
                <w:lang w:val="en-GB"/>
              </w:rPr>
            </w:pPr>
          </w:p>
          <w:p w14:paraId="2525A69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34D9E7C4" w14:textId="77777777" w:rsidR="00B271C8" w:rsidRPr="00014E44" w:rsidRDefault="00B271C8" w:rsidP="00DE1185">
            <w:pPr>
              <w:pStyle w:val="CellBodyCentered"/>
              <w:rPr>
                <w:ins w:id="5696"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3075837E" w14:textId="263EF6A7" w:rsidR="00B271C8" w:rsidRPr="00014E44" w:rsidRDefault="00B271C8" w:rsidP="00DE1185">
            <w:pPr>
              <w:pStyle w:val="CellBodyCentered"/>
              <w:rPr>
                <w:rFonts w:ascii="Arial Narrow" w:hAnsi="Arial Narrow" w:cs="Arial"/>
                <w:color w:val="auto"/>
                <w:sz w:val="16"/>
                <w:szCs w:val="16"/>
                <w:lang w:val="en-GB"/>
              </w:rPr>
            </w:pPr>
            <w:ins w:id="5697"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274243EE" w14:textId="77777777" w:rsidR="00B271C8" w:rsidRPr="00014E44" w:rsidRDefault="00B271C8" w:rsidP="00DE1185">
            <w:pPr>
              <w:pStyle w:val="CellBodyCentered"/>
              <w:rPr>
                <w:rFonts w:ascii="Arial Narrow" w:hAnsi="Arial Narrow" w:cs="Arial"/>
                <w:color w:val="auto"/>
                <w:sz w:val="16"/>
                <w:szCs w:val="16"/>
                <w:lang w:val="en-GB"/>
              </w:rPr>
            </w:pPr>
          </w:p>
          <w:p w14:paraId="3434BC0E" w14:textId="69A5BDB6"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698" w:author="Zhunisbayev, Olzhasbek A [Bolashak Atyrau Limited]" w:date="2022-09-18T20:46:00Z">
              <w:r w:rsidRPr="00014E44" w:rsidDel="00EE529F">
                <w:rPr>
                  <w:rFonts w:ascii="Arial Narrow" w:hAnsi="Arial Narrow" w:cs="Arial"/>
                  <w:color w:val="auto"/>
                  <w:sz w:val="16"/>
                  <w:szCs w:val="16"/>
                  <w:lang w:val="en-GB"/>
                </w:rPr>
                <w:delText xml:space="preserve">46 </w:delText>
              </w:r>
            </w:del>
            <w:ins w:id="5699" w:author="Zhunisbayev, Olzhasbek A [Bolashak Atyrau Limited]" w:date="2022-09-18T20:46: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+200°C</w:t>
            </w:r>
          </w:p>
        </w:tc>
        <w:tc>
          <w:tcPr>
            <w:tcW w:w="1890" w:type="dxa"/>
            <w:tcBorders>
              <w:top w:val="single" w:sz="6" w:space="0" w:color="auto"/>
              <w:left w:val="single" w:sz="6" w:space="0" w:color="auto"/>
              <w:bottom w:val="single" w:sz="6" w:space="0" w:color="auto"/>
              <w:right w:val="single" w:sz="6" w:space="0" w:color="auto"/>
            </w:tcBorders>
          </w:tcPr>
          <w:p w14:paraId="661F4092" w14:textId="77777777" w:rsidR="00B271C8" w:rsidRPr="00014E44" w:rsidRDefault="00B271C8" w:rsidP="00DE1185">
            <w:pPr>
              <w:pStyle w:val="CellBody"/>
              <w:rPr>
                <w:rFonts w:ascii="Arial Narrow" w:hAnsi="Arial Narrow" w:cs="Arial"/>
                <w:color w:val="auto"/>
                <w:sz w:val="16"/>
                <w:szCs w:val="16"/>
                <w:lang w:val="en-GB"/>
              </w:rPr>
            </w:pPr>
          </w:p>
          <w:p w14:paraId="23B2078D" w14:textId="74FA2B9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1.1</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7FD882B0" w14:textId="710DCEC4" w:rsidR="00B271C8" w:rsidRPr="00014E44" w:rsidRDefault="009A133B"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w:t>
            </w:r>
            <w:del w:id="5700"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701"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rPr>
              <w:t xml:space="preserve"> to 38°C = 153.2 barg</w:t>
            </w:r>
          </w:p>
          <w:p w14:paraId="301A8B4E" w14:textId="39C23628"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150.4 barg</w:t>
            </w:r>
          </w:p>
          <w:p w14:paraId="055F026F" w14:textId="04AF3AB9"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100°C = 139.8 barg</w:t>
            </w:r>
          </w:p>
          <w:p w14:paraId="28ED20A9" w14:textId="516C83DA"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150°C = 135.2 barg</w:t>
            </w:r>
          </w:p>
          <w:p w14:paraId="48D9AD32" w14:textId="4B0B2852"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200°C = 131.4 barg</w:t>
            </w:r>
          </w:p>
          <w:p w14:paraId="2C0AC00C" w14:textId="77777777" w:rsidR="00F6114F" w:rsidRPr="00014E44" w:rsidRDefault="00F6114F" w:rsidP="00DE1185">
            <w:pPr>
              <w:pStyle w:val="CellBody"/>
              <w:rPr>
                <w:rFonts w:ascii="Arial Narrow" w:hAnsi="Arial Narrow" w:cs="Arial"/>
                <w:color w:val="auto"/>
                <w:sz w:val="16"/>
                <w:szCs w:val="16"/>
              </w:rPr>
            </w:pPr>
          </w:p>
        </w:tc>
        <w:tc>
          <w:tcPr>
            <w:tcW w:w="630" w:type="dxa"/>
            <w:tcBorders>
              <w:top w:val="single" w:sz="6" w:space="0" w:color="auto"/>
              <w:left w:val="single" w:sz="6" w:space="0" w:color="auto"/>
              <w:bottom w:val="single" w:sz="6" w:space="0" w:color="auto"/>
              <w:right w:val="single" w:sz="6" w:space="0" w:color="auto"/>
            </w:tcBorders>
          </w:tcPr>
          <w:p w14:paraId="33765F3B" w14:textId="77777777" w:rsidR="00B271C8" w:rsidRPr="00014E44" w:rsidRDefault="00B271C8" w:rsidP="00DE1185">
            <w:pPr>
              <w:pStyle w:val="CellBodyCentered"/>
              <w:rPr>
                <w:rFonts w:ascii="Arial Narrow" w:hAnsi="Arial Narrow" w:cs="Arial"/>
                <w:color w:val="auto"/>
                <w:sz w:val="16"/>
                <w:szCs w:val="16"/>
              </w:rPr>
            </w:pPr>
          </w:p>
          <w:p w14:paraId="5F30303A"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rPr>
              <w:t>YES</w:t>
            </w:r>
          </w:p>
        </w:tc>
        <w:tc>
          <w:tcPr>
            <w:tcW w:w="418" w:type="dxa"/>
            <w:tcBorders>
              <w:top w:val="single" w:sz="6" w:space="0" w:color="auto"/>
              <w:left w:val="single" w:sz="6" w:space="0" w:color="auto"/>
              <w:bottom w:val="single" w:sz="6" w:space="0" w:color="auto"/>
              <w:right w:val="single" w:sz="6" w:space="0" w:color="auto"/>
            </w:tcBorders>
          </w:tcPr>
          <w:p w14:paraId="56B6FA16" w14:textId="77777777" w:rsidR="00B271C8" w:rsidRPr="00014E44" w:rsidRDefault="00B271C8" w:rsidP="00DE1185">
            <w:pPr>
              <w:pStyle w:val="CellBodyCentered"/>
              <w:rPr>
                <w:rFonts w:ascii="Arial Narrow" w:hAnsi="Arial Narrow" w:cs="Arial"/>
                <w:color w:val="auto"/>
                <w:sz w:val="16"/>
                <w:szCs w:val="16"/>
                <w:lang w:val="en-GB"/>
              </w:rPr>
            </w:pPr>
          </w:p>
          <w:p w14:paraId="44A4EFB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719BC17A" w14:textId="77777777" w:rsidTr="0038396C">
        <w:tc>
          <w:tcPr>
            <w:tcW w:w="3322" w:type="dxa"/>
            <w:tcBorders>
              <w:top w:val="single" w:sz="6" w:space="0" w:color="auto"/>
              <w:left w:val="single" w:sz="6" w:space="0" w:color="auto"/>
              <w:bottom w:val="single" w:sz="6" w:space="0" w:color="auto"/>
              <w:right w:val="single" w:sz="6" w:space="0" w:color="auto"/>
            </w:tcBorders>
          </w:tcPr>
          <w:p w14:paraId="6BF46D7D" w14:textId="77777777" w:rsidR="00B271C8" w:rsidRPr="00014E44" w:rsidRDefault="00B271C8" w:rsidP="00DE1185">
            <w:pPr>
              <w:pStyle w:val="CellBody"/>
              <w:rPr>
                <w:rFonts w:ascii="Arial Narrow" w:hAnsi="Arial Narrow" w:cs="Arial"/>
                <w:color w:val="auto"/>
                <w:sz w:val="16"/>
                <w:szCs w:val="16"/>
                <w:lang w:val="en-GB"/>
              </w:rPr>
            </w:pPr>
          </w:p>
          <w:p w14:paraId="3334FAC9" w14:textId="0C049E5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 DOWN HYDROCARBONS</w:t>
            </w:r>
          </w:p>
          <w:p w14:paraId="4964896E" w14:textId="6739E0D4" w:rsidR="00B271C8" w:rsidRPr="00014E44" w:rsidRDefault="00B271C8" w:rsidP="00DE1185">
            <w:pPr>
              <w:pStyle w:val="CellBody"/>
              <w:rPr>
                <w:ins w:id="5702" w:author="Zhunisbayev, Olzhasbek A [Bolashak Atyrau Limited]" w:date="2022-06-12T22:48:00Z"/>
                <w:rFonts w:ascii="Arial Narrow" w:hAnsi="Arial Narrow" w:cs="Arial"/>
                <w:color w:val="auto"/>
                <w:sz w:val="16"/>
                <w:szCs w:val="16"/>
                <w:lang w:val="en-GB"/>
              </w:rPr>
            </w:pPr>
            <w:ins w:id="5703" w:author="Zhunisbayev, Olzhasbek A [Bolashak Atyrau Limited]" w:date="2022-06-12T22:48:00Z">
              <w:r w:rsidRPr="00014E44">
                <w:rPr>
                  <w:rFonts w:ascii="Arial Narrow" w:hAnsi="Arial Narrow" w:cs="Arial"/>
                  <w:color w:val="auto"/>
                  <w:sz w:val="16"/>
                  <w:szCs w:val="16"/>
                  <w:lang w:val="en-GB"/>
                </w:rPr>
                <w:t>BF – FLARE GAS (OFF PLOT</w:t>
              </w:r>
            </w:ins>
            <w:r w:rsidRPr="00014E44">
              <w:rPr>
                <w:rFonts w:ascii="Arial Narrow" w:hAnsi="Arial Narrow" w:cs="Arial"/>
                <w:color w:val="auto"/>
                <w:sz w:val="16"/>
                <w:szCs w:val="16"/>
                <w:lang w:val="en-GB"/>
              </w:rPr>
              <w:t xml:space="preserve"> </w:t>
            </w:r>
            <w:ins w:id="5704" w:author="Zhunisbayev, Olzhasbek A [Bolashak Atyrau Limited]" w:date="2022-06-12T22:48:00Z">
              <w:r w:rsidRPr="00014E44">
                <w:rPr>
                  <w:rFonts w:ascii="Arial Narrow" w:hAnsi="Arial Narrow" w:cs="Arial"/>
                  <w:color w:val="auto"/>
                  <w:sz w:val="16"/>
                  <w:szCs w:val="16"/>
                  <w:lang w:val="en-GB"/>
                </w:rPr>
                <w:t>ONLY)</w:t>
              </w:r>
            </w:ins>
          </w:p>
          <w:p w14:paraId="324B4584" w14:textId="28EFCD5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0CB6B07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3534FAA7" w14:textId="23EC2075" w:rsidR="00B271C8" w:rsidRPr="00014E44" w:rsidRDefault="00B271C8" w:rsidP="00DE1185">
            <w:pPr>
              <w:pStyle w:val="CellBody"/>
              <w:contextualSpacing/>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4C809B47" w14:textId="77777777" w:rsidR="00B271C8" w:rsidRPr="00014E44" w:rsidRDefault="00B271C8" w:rsidP="00DE1185">
            <w:pPr>
              <w:pStyle w:val="CellBodyCentered"/>
              <w:rPr>
                <w:rFonts w:ascii="Arial Narrow" w:hAnsi="Arial Narrow" w:cs="Arial"/>
                <w:b/>
                <w:color w:val="auto"/>
                <w:sz w:val="16"/>
                <w:szCs w:val="16"/>
                <w:lang w:val="en-GB"/>
              </w:rPr>
            </w:pPr>
          </w:p>
          <w:p w14:paraId="7CD1DEFC"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900K5B</w:t>
            </w:r>
          </w:p>
          <w:p w14:paraId="1A6474D7"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1AE3295C" w14:textId="77777777" w:rsidR="00B271C8" w:rsidRPr="00014E44" w:rsidRDefault="00B271C8" w:rsidP="00DE1185">
            <w:pPr>
              <w:pStyle w:val="CellBodyCentered"/>
              <w:rPr>
                <w:rFonts w:ascii="Arial Narrow" w:hAnsi="Arial Narrow" w:cs="Arial"/>
                <w:color w:val="auto"/>
                <w:sz w:val="16"/>
                <w:szCs w:val="16"/>
                <w:lang w:val="en-GB"/>
              </w:rPr>
            </w:pPr>
          </w:p>
          <w:p w14:paraId="17B66C5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4C661440" w14:textId="77777777" w:rsidR="00B271C8" w:rsidRPr="00014E44" w:rsidRDefault="00B271C8" w:rsidP="00DE1185">
            <w:pPr>
              <w:pStyle w:val="CellBodyCentered"/>
              <w:rPr>
                <w:rFonts w:ascii="Arial Narrow" w:hAnsi="Arial Narrow" w:cs="Arial"/>
                <w:color w:val="auto"/>
                <w:sz w:val="16"/>
                <w:szCs w:val="16"/>
                <w:lang w:val="en-GB"/>
              </w:rPr>
            </w:pPr>
          </w:p>
          <w:p w14:paraId="0C3A6148" w14:textId="3E3364A1"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36B2B5C4" w14:textId="77777777" w:rsidR="00B271C8" w:rsidRPr="00014E44" w:rsidRDefault="00B271C8" w:rsidP="00DE1185">
            <w:pPr>
              <w:pStyle w:val="CellBodyCentered"/>
              <w:rPr>
                <w:rFonts w:ascii="Arial Narrow" w:hAnsi="Arial Narrow" w:cs="Arial"/>
                <w:color w:val="auto"/>
                <w:sz w:val="16"/>
                <w:szCs w:val="16"/>
                <w:lang w:val="en-GB"/>
              </w:rPr>
            </w:pPr>
          </w:p>
          <w:p w14:paraId="00F3E9E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2861E976"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F462ED5" w14:textId="77777777" w:rsidR="00B271C8" w:rsidRPr="00014E44" w:rsidRDefault="00B271C8" w:rsidP="00DE1185">
            <w:pPr>
              <w:pStyle w:val="CellBodyCentered"/>
              <w:rPr>
                <w:rFonts w:ascii="Arial Narrow" w:hAnsi="Arial Narrow" w:cs="Arial"/>
                <w:color w:val="auto"/>
                <w:sz w:val="16"/>
                <w:szCs w:val="16"/>
                <w:lang w:val="en-GB"/>
              </w:rPr>
            </w:pPr>
          </w:p>
          <w:p w14:paraId="527F73F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2061D5C0" w14:textId="77777777" w:rsidR="00B271C8" w:rsidRPr="00014E44" w:rsidRDefault="00B271C8" w:rsidP="00DE1185">
            <w:pPr>
              <w:pStyle w:val="CellBodyCentered"/>
              <w:rPr>
                <w:ins w:id="5705"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7E918188" w14:textId="620A47EE" w:rsidR="00B271C8" w:rsidRPr="00014E44" w:rsidRDefault="00B271C8" w:rsidP="00DE1185">
            <w:pPr>
              <w:pStyle w:val="CellBodyCentered"/>
              <w:rPr>
                <w:rFonts w:ascii="Arial Narrow" w:hAnsi="Arial Narrow" w:cs="Arial"/>
                <w:color w:val="auto"/>
                <w:sz w:val="16"/>
                <w:szCs w:val="16"/>
                <w:lang w:val="en-GB"/>
              </w:rPr>
            </w:pPr>
            <w:ins w:id="5706"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2F232955" w14:textId="77777777" w:rsidR="00B271C8" w:rsidRPr="00014E44" w:rsidRDefault="00B271C8" w:rsidP="00DE1185">
            <w:pPr>
              <w:pStyle w:val="CellBodyCentered"/>
              <w:rPr>
                <w:rFonts w:ascii="Arial Narrow" w:hAnsi="Arial Narrow" w:cs="Arial"/>
                <w:color w:val="auto"/>
                <w:sz w:val="16"/>
                <w:szCs w:val="16"/>
                <w:lang w:val="en-GB"/>
              </w:rPr>
            </w:pPr>
          </w:p>
          <w:p w14:paraId="72F55D2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+90°C</w:t>
            </w:r>
          </w:p>
        </w:tc>
        <w:tc>
          <w:tcPr>
            <w:tcW w:w="1890" w:type="dxa"/>
            <w:tcBorders>
              <w:top w:val="single" w:sz="6" w:space="0" w:color="auto"/>
              <w:left w:val="single" w:sz="6" w:space="0" w:color="auto"/>
              <w:bottom w:val="single" w:sz="6" w:space="0" w:color="auto"/>
              <w:right w:val="single" w:sz="6" w:space="0" w:color="auto"/>
            </w:tcBorders>
          </w:tcPr>
          <w:p w14:paraId="4A034848" w14:textId="77777777" w:rsidR="00B271C8" w:rsidRPr="00014E44" w:rsidRDefault="00B271C8" w:rsidP="00DE1185">
            <w:pPr>
              <w:pStyle w:val="CellBody"/>
              <w:rPr>
                <w:rFonts w:ascii="Arial Narrow" w:hAnsi="Arial Narrow" w:cs="Arial"/>
                <w:color w:val="auto"/>
                <w:sz w:val="16"/>
                <w:szCs w:val="16"/>
                <w:lang w:val="en-GB"/>
              </w:rPr>
            </w:pPr>
          </w:p>
          <w:p w14:paraId="7AF8C51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34AE5335" w14:textId="0616C1BC"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-40°C = 132 barg</w:t>
            </w:r>
          </w:p>
          <w:p w14:paraId="1EBAED4D" w14:textId="32130B03"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0°C = 132 barg</w:t>
            </w:r>
          </w:p>
          <w:p w14:paraId="042E5CAC" w14:textId="1F9A3108"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132 barg</w:t>
            </w:r>
          </w:p>
          <w:p w14:paraId="01A5E0B8" w14:textId="7957C98F"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90°C = 132 barg</w:t>
            </w:r>
          </w:p>
          <w:p w14:paraId="60204DC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(limited by pipe wall thickness)</w:t>
            </w:r>
          </w:p>
          <w:p w14:paraId="53AAA917"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5525C4AD" w14:textId="77777777" w:rsidR="00B271C8" w:rsidRPr="00014E44" w:rsidRDefault="00B271C8" w:rsidP="00DE1185">
            <w:pPr>
              <w:pStyle w:val="CellBodyCentered"/>
              <w:ind w:left="-79" w:right="10"/>
              <w:rPr>
                <w:rFonts w:ascii="Arial Narrow" w:hAnsi="Arial Narrow" w:cs="Arial"/>
                <w:color w:val="auto"/>
                <w:sz w:val="16"/>
                <w:szCs w:val="16"/>
              </w:rPr>
            </w:pPr>
          </w:p>
          <w:p w14:paraId="63DA2543" w14:textId="77777777" w:rsidR="00D46AC1" w:rsidRDefault="00B271C8" w:rsidP="00DE1185">
            <w:pPr>
              <w:pStyle w:val="CellBodyCentered"/>
              <w:ind w:left="-115" w:right="-132"/>
              <w:rPr>
                <w:rFonts w:ascii="Arial Narrow" w:hAnsi="Arial Narrow" w:cs="Arial"/>
                <w:color w:val="auto"/>
                <w:sz w:val="16"/>
                <w:szCs w:val="16"/>
              </w:rPr>
            </w:pPr>
            <w:r w:rsidRPr="00014E44">
              <w:rPr>
                <w:rFonts w:ascii="Arial Narrow" w:hAnsi="Arial Narrow" w:cs="Arial"/>
                <w:color w:val="auto"/>
                <w:sz w:val="16"/>
                <w:szCs w:val="16"/>
              </w:rPr>
              <w:t xml:space="preserve">Sour </w:t>
            </w:r>
          </w:p>
          <w:p w14:paraId="7BA70C19" w14:textId="77777777" w:rsidR="00D46AC1" w:rsidRDefault="00B271C8" w:rsidP="00DE1185">
            <w:pPr>
              <w:pStyle w:val="CellBodyCentered"/>
              <w:ind w:left="-115" w:right="-132"/>
              <w:rPr>
                <w:rFonts w:ascii="Arial Narrow" w:hAnsi="Arial Narrow" w:cs="Arial"/>
                <w:color w:val="auto"/>
                <w:sz w:val="16"/>
                <w:szCs w:val="16"/>
              </w:rPr>
            </w:pPr>
            <w:r w:rsidRPr="00014E44">
              <w:rPr>
                <w:rFonts w:ascii="Arial Narrow" w:hAnsi="Arial Narrow" w:cs="Arial"/>
                <w:color w:val="auto"/>
                <w:sz w:val="16"/>
                <w:szCs w:val="16"/>
              </w:rPr>
              <w:t xml:space="preserve">Service Welds </w:t>
            </w:r>
          </w:p>
          <w:p w14:paraId="24F706AD" w14:textId="306DB434" w:rsidR="00B271C8" w:rsidRPr="00014E44" w:rsidRDefault="00B271C8" w:rsidP="00DE1185">
            <w:pPr>
              <w:pStyle w:val="CellBodyCentered"/>
              <w:ind w:left="-115" w:right="-132"/>
              <w:rPr>
                <w:rFonts w:ascii="Arial Narrow" w:hAnsi="Arial Narrow" w:cs="Arial"/>
                <w:color w:val="auto"/>
                <w:sz w:val="16"/>
                <w:szCs w:val="16"/>
              </w:rPr>
            </w:pPr>
            <w:r w:rsidRPr="00014E44">
              <w:rPr>
                <w:rFonts w:ascii="Arial Narrow" w:hAnsi="Arial Narrow" w:cs="Arial"/>
                <w:color w:val="auto"/>
                <w:sz w:val="16"/>
                <w:szCs w:val="16"/>
              </w:rPr>
              <w:t>Above Ground</w:t>
            </w:r>
          </w:p>
        </w:tc>
        <w:tc>
          <w:tcPr>
            <w:tcW w:w="418" w:type="dxa"/>
            <w:tcBorders>
              <w:top w:val="single" w:sz="6" w:space="0" w:color="auto"/>
              <w:left w:val="single" w:sz="6" w:space="0" w:color="auto"/>
              <w:bottom w:val="single" w:sz="6" w:space="0" w:color="auto"/>
              <w:right w:val="single" w:sz="6" w:space="0" w:color="auto"/>
            </w:tcBorders>
          </w:tcPr>
          <w:p w14:paraId="33C7EEEB" w14:textId="77777777" w:rsidR="00B271C8" w:rsidRPr="00014E44" w:rsidRDefault="00B271C8" w:rsidP="00DE1185">
            <w:pPr>
              <w:pStyle w:val="CellBodyCentered"/>
              <w:rPr>
                <w:rFonts w:ascii="Arial Narrow" w:hAnsi="Arial Narrow" w:cs="Arial"/>
                <w:color w:val="auto"/>
                <w:sz w:val="16"/>
                <w:szCs w:val="16"/>
                <w:lang w:val="en-GB"/>
              </w:rPr>
            </w:pPr>
          </w:p>
          <w:p w14:paraId="18257F9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2E66ACDF" w14:textId="77777777" w:rsidTr="0038396C">
        <w:tc>
          <w:tcPr>
            <w:tcW w:w="3322" w:type="dxa"/>
            <w:tcBorders>
              <w:top w:val="single" w:sz="6" w:space="0" w:color="auto"/>
              <w:left w:val="single" w:sz="6" w:space="0" w:color="auto"/>
              <w:bottom w:val="single" w:sz="6" w:space="0" w:color="auto"/>
              <w:right w:val="single" w:sz="6" w:space="0" w:color="auto"/>
            </w:tcBorders>
          </w:tcPr>
          <w:p w14:paraId="7F5A636C"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PIPELINE ONLY</w:t>
            </w:r>
          </w:p>
          <w:p w14:paraId="49A51B0C" w14:textId="5650D179"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lang w:val="en-GB"/>
              </w:rPr>
              <w:t>WP – PROCESS WATER</w:t>
            </w:r>
          </w:p>
        </w:tc>
        <w:tc>
          <w:tcPr>
            <w:tcW w:w="720" w:type="dxa"/>
            <w:tcBorders>
              <w:top w:val="single" w:sz="6" w:space="0" w:color="auto"/>
              <w:left w:val="single" w:sz="6" w:space="0" w:color="auto"/>
              <w:bottom w:val="single" w:sz="6" w:space="0" w:color="auto"/>
              <w:right w:val="single" w:sz="6" w:space="0" w:color="auto"/>
            </w:tcBorders>
          </w:tcPr>
          <w:p w14:paraId="5E0B7C17" w14:textId="77777777" w:rsidR="00B271C8" w:rsidRPr="00014E44" w:rsidRDefault="00B271C8" w:rsidP="00DE1185">
            <w:pPr>
              <w:pStyle w:val="CellBodyCentered"/>
              <w:rPr>
                <w:rFonts w:ascii="Arial Narrow" w:hAnsi="Arial Narrow" w:cs="Arial"/>
                <w:b/>
                <w:color w:val="auto"/>
                <w:sz w:val="16"/>
                <w:szCs w:val="16"/>
                <w:lang w:val="en-GB"/>
              </w:rPr>
            </w:pPr>
          </w:p>
          <w:p w14:paraId="79A46B4C"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900K5C</w:t>
            </w:r>
          </w:p>
          <w:p w14:paraId="33B546DC"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4C6C3053" w14:textId="77777777" w:rsidR="00B271C8" w:rsidRPr="00014E44" w:rsidRDefault="00B271C8" w:rsidP="00DE1185">
            <w:pPr>
              <w:pStyle w:val="CellBodyCentered"/>
              <w:rPr>
                <w:rFonts w:ascii="Arial Narrow" w:hAnsi="Arial Narrow" w:cs="Arial"/>
                <w:color w:val="auto"/>
                <w:sz w:val="16"/>
                <w:szCs w:val="16"/>
                <w:lang w:val="en-GB"/>
              </w:rPr>
            </w:pPr>
          </w:p>
          <w:p w14:paraId="6D86C82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p w14:paraId="66B95E80" w14:textId="764F406B" w:rsidR="00B271C8" w:rsidRPr="00014E44" w:rsidRDefault="00B271C8" w:rsidP="00DE1185">
            <w:pPr>
              <w:pStyle w:val="CellBodyCentered"/>
              <w:ind w:left="-111" w:right="-90"/>
              <w:jc w:val="left"/>
              <w:rPr>
                <w:rFonts w:ascii="Arial Narrow" w:hAnsi="Arial Narrow" w:cs="Arial"/>
                <w:color w:val="auto"/>
                <w:sz w:val="16"/>
                <w:szCs w:val="16"/>
                <w:lang w:val="en-GB"/>
              </w:rPr>
            </w:pPr>
          </w:p>
        </w:tc>
        <w:tc>
          <w:tcPr>
            <w:tcW w:w="1080" w:type="dxa"/>
            <w:tcBorders>
              <w:top w:val="single" w:sz="6" w:space="0" w:color="auto"/>
              <w:left w:val="single" w:sz="6" w:space="0" w:color="auto"/>
              <w:bottom w:val="single" w:sz="6" w:space="0" w:color="auto"/>
              <w:right w:val="single" w:sz="6" w:space="0" w:color="auto"/>
            </w:tcBorders>
          </w:tcPr>
          <w:p w14:paraId="706B48B6" w14:textId="77777777" w:rsidR="00B271C8" w:rsidRPr="00014E44" w:rsidRDefault="00B271C8" w:rsidP="00DE1185">
            <w:pPr>
              <w:pStyle w:val="CellBodyCentered"/>
              <w:rPr>
                <w:rFonts w:ascii="Arial Narrow" w:hAnsi="Arial Narrow" w:cs="Arial"/>
                <w:color w:val="auto"/>
                <w:sz w:val="16"/>
                <w:szCs w:val="16"/>
                <w:lang w:val="en-GB"/>
              </w:rPr>
            </w:pPr>
          </w:p>
          <w:p w14:paraId="21ECC3D9" w14:textId="4574A3E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LTCS </w:t>
            </w:r>
            <w:r w:rsidR="003D38D6">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INTERNALLY PE COATED</w:t>
            </w:r>
          </w:p>
          <w:p w14:paraId="1322226B" w14:textId="77777777" w:rsidR="00B271C8" w:rsidRPr="00014E44" w:rsidRDefault="00B271C8" w:rsidP="00DE1185">
            <w:pPr>
              <w:pStyle w:val="CellBodyCentered"/>
              <w:rPr>
                <w:rFonts w:ascii="Arial Narrow" w:hAnsi="Arial Narrow" w:cs="Arial"/>
                <w:color w:val="auto"/>
                <w:sz w:val="16"/>
                <w:szCs w:val="16"/>
                <w:lang w:val="en-GB"/>
              </w:rPr>
            </w:pPr>
          </w:p>
          <w:p w14:paraId="1F8F1A6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4FF45F05"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CEE23D9" w14:textId="77777777" w:rsidR="00B271C8" w:rsidRPr="00014E44" w:rsidRDefault="00B271C8" w:rsidP="00DE1185">
            <w:pPr>
              <w:pStyle w:val="CellBodyCentered"/>
              <w:rPr>
                <w:rFonts w:ascii="Arial Narrow" w:hAnsi="Arial Narrow" w:cs="Arial"/>
                <w:color w:val="auto"/>
                <w:sz w:val="16"/>
                <w:szCs w:val="16"/>
                <w:lang w:val="en-GB"/>
              </w:rPr>
            </w:pPr>
          </w:p>
          <w:p w14:paraId="06E21E4B"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553072B9" w14:textId="77777777" w:rsidR="00B271C8" w:rsidRPr="00014E44" w:rsidRDefault="00B271C8" w:rsidP="00DE1185">
            <w:pPr>
              <w:pStyle w:val="CellBodyCentered"/>
              <w:rPr>
                <w:ins w:id="5707"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2BB0CA6F" w14:textId="1CCB44D7" w:rsidR="00B271C8" w:rsidRPr="00014E44" w:rsidRDefault="00B271C8" w:rsidP="00DE1185">
            <w:pPr>
              <w:pStyle w:val="CellBodyCentered"/>
              <w:rPr>
                <w:rFonts w:ascii="Arial Narrow" w:hAnsi="Arial Narrow" w:cs="Arial"/>
                <w:color w:val="auto"/>
                <w:sz w:val="16"/>
                <w:szCs w:val="16"/>
                <w:lang w:val="en-GB"/>
              </w:rPr>
            </w:pPr>
            <w:ins w:id="5708"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3852DE17" w14:textId="77777777" w:rsidR="00B271C8" w:rsidRPr="00014E44" w:rsidRDefault="00B271C8" w:rsidP="00DE1185">
            <w:pPr>
              <w:pStyle w:val="CellBodyCentered"/>
              <w:rPr>
                <w:rFonts w:ascii="Arial Narrow" w:hAnsi="Arial Narrow" w:cs="Arial"/>
                <w:color w:val="auto"/>
                <w:sz w:val="16"/>
                <w:szCs w:val="16"/>
                <w:lang w:val="en-GB"/>
              </w:rPr>
            </w:pPr>
          </w:p>
          <w:p w14:paraId="5E1EE30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+90°C</w:t>
            </w:r>
          </w:p>
        </w:tc>
        <w:tc>
          <w:tcPr>
            <w:tcW w:w="1890" w:type="dxa"/>
            <w:tcBorders>
              <w:top w:val="single" w:sz="6" w:space="0" w:color="auto"/>
              <w:left w:val="single" w:sz="6" w:space="0" w:color="auto"/>
              <w:bottom w:val="single" w:sz="6" w:space="0" w:color="auto"/>
              <w:right w:val="single" w:sz="6" w:space="0" w:color="auto"/>
            </w:tcBorders>
          </w:tcPr>
          <w:p w14:paraId="61F993F5" w14:textId="77777777" w:rsidR="00B271C8" w:rsidRPr="00014E44" w:rsidRDefault="00B271C8" w:rsidP="00DE1185">
            <w:pPr>
              <w:pStyle w:val="CellBody"/>
              <w:rPr>
                <w:rFonts w:ascii="Arial Narrow" w:hAnsi="Arial Narrow" w:cs="Arial"/>
                <w:color w:val="auto"/>
                <w:sz w:val="16"/>
                <w:szCs w:val="16"/>
                <w:lang w:val="en-GB"/>
              </w:rPr>
            </w:pPr>
          </w:p>
          <w:p w14:paraId="3EAE123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36FDBD9E" w14:textId="37DC61FE"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-40°C = 140 barg</w:t>
            </w:r>
          </w:p>
          <w:p w14:paraId="3F6036FB" w14:textId="1CA82E9C"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0°C = 140 barg</w:t>
            </w:r>
          </w:p>
          <w:p w14:paraId="692A1A31" w14:textId="7B10C845"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140 barg</w:t>
            </w:r>
          </w:p>
          <w:p w14:paraId="0F3BAFEE" w14:textId="4DE008B6"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90°C = 140 barg</w:t>
            </w:r>
          </w:p>
          <w:p w14:paraId="6BC5B15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(limited by pipe wall thickness)</w:t>
            </w:r>
          </w:p>
          <w:p w14:paraId="7FD90709" w14:textId="77777777" w:rsidR="00877EA4" w:rsidRPr="00014E44" w:rsidRDefault="00877EA4"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43EFF2B5" w14:textId="77777777" w:rsidR="00B271C8" w:rsidRPr="00014E44" w:rsidRDefault="00B271C8" w:rsidP="00DE1185">
            <w:pPr>
              <w:pStyle w:val="CellBodyCentered"/>
              <w:ind w:left="-79" w:right="10"/>
              <w:rPr>
                <w:rFonts w:ascii="Arial Narrow" w:hAnsi="Arial Narrow" w:cs="Arial"/>
                <w:color w:val="auto"/>
                <w:sz w:val="16"/>
                <w:szCs w:val="16"/>
              </w:rPr>
            </w:pPr>
          </w:p>
          <w:p w14:paraId="36AB3D62" w14:textId="77777777" w:rsidR="00081144" w:rsidRDefault="00081144" w:rsidP="00DE1185">
            <w:pPr>
              <w:pStyle w:val="CellBodyCentered"/>
              <w:ind w:left="-79" w:right="10"/>
              <w:rPr>
                <w:ins w:id="5709" w:author="Olzhasbek Zhunisbayev" w:date="2023-10-06T15:43:00Z"/>
                <w:rFonts w:ascii="Arial Narrow" w:hAnsi="Arial Narrow" w:cs="Arial"/>
                <w:color w:val="auto"/>
                <w:sz w:val="16"/>
                <w:szCs w:val="16"/>
              </w:rPr>
            </w:pPr>
            <w:ins w:id="5710" w:author="Olzhasbek Zhunisbayev" w:date="2023-10-06T15:43:00Z">
              <w:r w:rsidRPr="00081144">
                <w:rPr>
                  <w:rFonts w:ascii="Arial Narrow" w:hAnsi="Arial Narrow" w:cs="Arial"/>
                  <w:color w:val="auto"/>
                  <w:sz w:val="16"/>
                  <w:szCs w:val="16"/>
                </w:rPr>
                <w:t xml:space="preserve">Sour </w:t>
              </w:r>
            </w:ins>
          </w:p>
          <w:p w14:paraId="6258941B" w14:textId="77777777" w:rsidR="00081144" w:rsidRDefault="00081144" w:rsidP="00DE1185">
            <w:pPr>
              <w:pStyle w:val="CellBodyCentered"/>
              <w:ind w:left="-79" w:right="10"/>
              <w:rPr>
                <w:ins w:id="5711" w:author="Olzhasbek Zhunisbayev" w:date="2023-10-06T15:43:00Z"/>
                <w:rFonts w:ascii="Arial Narrow" w:hAnsi="Arial Narrow" w:cs="Arial"/>
                <w:color w:val="auto"/>
                <w:sz w:val="16"/>
                <w:szCs w:val="16"/>
              </w:rPr>
            </w:pPr>
            <w:ins w:id="5712" w:author="Olzhasbek Zhunisbayev" w:date="2023-10-06T15:43:00Z">
              <w:r w:rsidRPr="00081144">
                <w:rPr>
                  <w:rFonts w:ascii="Arial Narrow" w:hAnsi="Arial Narrow" w:cs="Arial"/>
                  <w:color w:val="auto"/>
                  <w:sz w:val="16"/>
                  <w:szCs w:val="16"/>
                </w:rPr>
                <w:t xml:space="preserve">Service Welds </w:t>
              </w:r>
            </w:ins>
          </w:p>
          <w:p w14:paraId="673EEF21" w14:textId="625E9A76" w:rsidR="00B271C8" w:rsidRPr="00014E44" w:rsidRDefault="00081144" w:rsidP="00DE1185">
            <w:pPr>
              <w:pStyle w:val="CellBodyCentered"/>
              <w:ind w:left="-79" w:right="10"/>
              <w:rPr>
                <w:rFonts w:ascii="Arial Narrow" w:hAnsi="Arial Narrow" w:cs="Arial"/>
                <w:color w:val="auto"/>
                <w:sz w:val="16"/>
                <w:szCs w:val="16"/>
              </w:rPr>
            </w:pPr>
            <w:ins w:id="5713" w:author="Olzhasbek Zhunisbayev" w:date="2023-10-06T15:43:00Z">
              <w:r w:rsidRPr="00081144">
                <w:rPr>
                  <w:rFonts w:ascii="Arial Narrow" w:hAnsi="Arial Narrow" w:cs="Arial"/>
                  <w:color w:val="auto"/>
                  <w:sz w:val="16"/>
                  <w:szCs w:val="16"/>
                </w:rPr>
                <w:t>Above Ground</w:t>
              </w:r>
            </w:ins>
            <w:del w:id="5714" w:author="Olzhasbek Zhunisbayev" w:date="2023-10-06T15:43:00Z">
              <w:r w:rsidR="00B271C8" w:rsidRPr="00014E44" w:rsidDel="00081144">
                <w:rPr>
                  <w:rFonts w:ascii="Arial Narrow" w:hAnsi="Arial Narrow" w:cs="Arial"/>
                  <w:color w:val="auto"/>
                  <w:sz w:val="16"/>
                  <w:szCs w:val="16"/>
                </w:rPr>
                <w:delText>TBC</w:delText>
              </w:r>
            </w:del>
          </w:p>
        </w:tc>
        <w:tc>
          <w:tcPr>
            <w:tcW w:w="418" w:type="dxa"/>
            <w:tcBorders>
              <w:top w:val="single" w:sz="6" w:space="0" w:color="auto"/>
              <w:left w:val="single" w:sz="6" w:space="0" w:color="auto"/>
              <w:bottom w:val="single" w:sz="6" w:space="0" w:color="auto"/>
              <w:right w:val="single" w:sz="6" w:space="0" w:color="auto"/>
            </w:tcBorders>
          </w:tcPr>
          <w:p w14:paraId="7468BBF9" w14:textId="77777777" w:rsidR="00B271C8" w:rsidRPr="00014E44" w:rsidRDefault="00B271C8" w:rsidP="00DE1185">
            <w:pPr>
              <w:pStyle w:val="CellBodyCentered"/>
              <w:rPr>
                <w:rFonts w:ascii="Arial Narrow" w:hAnsi="Arial Narrow" w:cs="Arial"/>
                <w:color w:val="auto"/>
                <w:sz w:val="16"/>
                <w:szCs w:val="16"/>
                <w:lang w:val="en-GB"/>
              </w:rPr>
            </w:pPr>
          </w:p>
          <w:p w14:paraId="71002A6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5726B55C" w14:textId="77777777" w:rsidTr="0038396C">
        <w:trPr>
          <w:ins w:id="5715" w:author="Zhunisbayev, Olzhasbek [Bolashak Atyrau Limited]" w:date="2023-10-06T10:29:00Z"/>
        </w:trPr>
        <w:tc>
          <w:tcPr>
            <w:tcW w:w="3322" w:type="dxa"/>
            <w:tcBorders>
              <w:top w:val="single" w:sz="6" w:space="0" w:color="auto"/>
              <w:left w:val="single" w:sz="6" w:space="0" w:color="auto"/>
              <w:bottom w:val="single" w:sz="6" w:space="0" w:color="auto"/>
              <w:right w:val="single" w:sz="6" w:space="0" w:color="auto"/>
            </w:tcBorders>
          </w:tcPr>
          <w:p w14:paraId="017756A7" w14:textId="525CB98D" w:rsidR="000B4622" w:rsidRDefault="000B4622" w:rsidP="00DE1185">
            <w:pPr>
              <w:pStyle w:val="CellBody"/>
              <w:rPr>
                <w:ins w:id="5716" w:author="Zhunisbayev, Olzhasbek [Bolashak Atyrau Limited]" w:date="2023-10-06T10:31:00Z"/>
                <w:rFonts w:ascii="Arial Narrow" w:hAnsi="Arial Narrow" w:cs="Arial"/>
                <w:color w:val="auto"/>
                <w:sz w:val="16"/>
                <w:szCs w:val="16"/>
                <w:lang w:val="en-GB"/>
              </w:rPr>
            </w:pPr>
          </w:p>
          <w:p w14:paraId="470A75F3" w14:textId="6266166E" w:rsidR="000B4622" w:rsidRDefault="000B4622" w:rsidP="00DE1185">
            <w:pPr>
              <w:pStyle w:val="CellBody"/>
              <w:rPr>
                <w:ins w:id="5717" w:author="Zhunisbayev, Olzhasbek [Bolashak Atyrau Limited]" w:date="2023-10-06T10:30:00Z"/>
                <w:rFonts w:ascii="Arial Narrow" w:hAnsi="Arial Narrow" w:cs="Arial"/>
                <w:color w:val="auto"/>
                <w:sz w:val="16"/>
                <w:szCs w:val="16"/>
                <w:lang w:val="en-GB"/>
              </w:rPr>
            </w:pPr>
            <w:ins w:id="5718" w:author="Zhunisbayev, Olzhasbek [Bolashak Atyrau Limited]" w:date="2023-10-06T10:30:00Z">
              <w:r w:rsidRPr="00014E44">
                <w:rPr>
                  <w:rFonts w:ascii="Arial Narrow" w:hAnsi="Arial Narrow" w:cs="Arial"/>
                  <w:color w:val="auto"/>
                  <w:sz w:val="16"/>
                  <w:szCs w:val="16"/>
                  <w:lang w:val="en-GB"/>
                </w:rPr>
                <w:t>BD – BLOW DOWN HYDROCARBONS</w:t>
              </w:r>
            </w:ins>
          </w:p>
          <w:p w14:paraId="2DF302C6" w14:textId="77777777" w:rsidR="006A0937" w:rsidRDefault="006A0937" w:rsidP="00DE1185">
            <w:pPr>
              <w:pStyle w:val="CellBody"/>
              <w:rPr>
                <w:ins w:id="5719" w:author="Zhunisbayev, Olzhasbek [Bolashak Atyrau Limited]" w:date="2023-10-06T10:33:00Z"/>
                <w:rFonts w:ascii="Arial Narrow" w:hAnsi="Arial Narrow" w:cs="Arial"/>
                <w:color w:val="auto"/>
                <w:sz w:val="16"/>
                <w:szCs w:val="16"/>
                <w:lang w:val="en-GB"/>
              </w:rPr>
            </w:pPr>
            <w:ins w:id="5720" w:author="Zhunisbayev, Olzhasbek [Bolashak Atyrau Limited]" w:date="2023-10-06T10:31:00Z">
              <w:r w:rsidRPr="00014E44">
                <w:rPr>
                  <w:rFonts w:ascii="Arial Narrow" w:hAnsi="Arial Narrow" w:cs="Arial"/>
                  <w:color w:val="auto"/>
                  <w:sz w:val="16"/>
                  <w:szCs w:val="16"/>
                  <w:lang w:val="en-GB"/>
                </w:rPr>
                <w:t>DHC - DRAIN, HYDROCARBONS</w:t>
              </w:r>
            </w:ins>
          </w:p>
          <w:p w14:paraId="0870C24F" w14:textId="3710D72B" w:rsidR="00AA51F3" w:rsidRDefault="000B4622" w:rsidP="00DE1185">
            <w:pPr>
              <w:pStyle w:val="CellBody"/>
              <w:rPr>
                <w:ins w:id="5721" w:author="Zhunisbayev, Olzhasbek [Bolashak Atyrau Limited]" w:date="2023-10-06T10:31:00Z"/>
                <w:rFonts w:ascii="Arial Narrow" w:hAnsi="Arial Narrow" w:cs="Arial"/>
                <w:color w:val="auto"/>
                <w:sz w:val="16"/>
                <w:szCs w:val="16"/>
                <w:lang w:val="en-GB"/>
              </w:rPr>
            </w:pPr>
            <w:ins w:id="5722" w:author="Zhunisbayev, Olzhasbek [Bolashak Atyrau Limited]" w:date="2023-10-06T10:30:00Z">
              <w:r w:rsidRPr="00014E44">
                <w:rPr>
                  <w:rFonts w:ascii="Arial Narrow" w:hAnsi="Arial Narrow" w:cs="Arial"/>
                  <w:color w:val="auto"/>
                  <w:sz w:val="16"/>
                  <w:szCs w:val="16"/>
                  <w:lang w:val="en-GB"/>
                </w:rPr>
                <w:t>FGH – FUEL GAS HIGH PRESSURE</w:t>
              </w:r>
            </w:ins>
          </w:p>
          <w:p w14:paraId="517BB661" w14:textId="202BFFF9" w:rsidR="005E4637" w:rsidRDefault="005E4637" w:rsidP="00DE1185">
            <w:pPr>
              <w:pStyle w:val="CellBody"/>
              <w:rPr>
                <w:ins w:id="5723" w:author="Zhunisbayev, Olzhasbek [Bolashak Atyrau Limited]" w:date="2023-10-06T10:31:00Z"/>
                <w:rFonts w:ascii="Arial Narrow" w:hAnsi="Arial Narrow" w:cs="Arial"/>
                <w:color w:val="auto"/>
                <w:sz w:val="16"/>
                <w:szCs w:val="16"/>
                <w:lang w:val="en-GB"/>
              </w:rPr>
            </w:pPr>
            <w:ins w:id="5724" w:author="Zhunisbayev, Olzhasbek [Bolashak Atyrau Limited]" w:date="2023-10-06T10:33:00Z">
              <w:r w:rsidRPr="00014E44">
                <w:rPr>
                  <w:rFonts w:ascii="Arial Narrow" w:hAnsi="Arial Narrow" w:cs="Arial"/>
                  <w:color w:val="auto"/>
                  <w:sz w:val="16"/>
                  <w:szCs w:val="16"/>
                  <w:lang w:val="en-GB"/>
                </w:rPr>
                <w:t>PHC – PROCESS HYDROCARBONS</w:t>
              </w:r>
            </w:ins>
          </w:p>
          <w:p w14:paraId="4C74A19D" w14:textId="4B9D3473" w:rsidR="000B4622" w:rsidRPr="000B4622" w:rsidRDefault="00673A21">
            <w:pPr>
              <w:pStyle w:val="CellBody"/>
              <w:rPr>
                <w:ins w:id="5725" w:author="Zhunisbayev, Olzhasbek [Bolashak Atyrau Limited]" w:date="2023-10-06T10:29:00Z"/>
                <w:rFonts w:ascii="Arial Narrow" w:hAnsi="Arial Narrow" w:cs="Arial"/>
                <w:color w:val="auto"/>
                <w:sz w:val="16"/>
                <w:szCs w:val="16"/>
                <w:lang w:val="en-GB"/>
                <w:rPrChange w:id="5726" w:author="Zhunisbayev, Olzhasbek [Bolashak Atyrau Limited]" w:date="2023-10-06T10:31:00Z">
                  <w:rPr>
                    <w:ins w:id="5727" w:author="Zhunisbayev, Olzhasbek [Bolashak Atyrau Limited]" w:date="2023-10-06T10:29:00Z"/>
                    <w:rFonts w:ascii="Arial Narrow" w:hAnsi="Arial Narrow" w:cs="Arial"/>
                    <w:color w:val="auto"/>
                    <w:sz w:val="16"/>
                    <w:szCs w:val="16"/>
                    <w:u w:val="single"/>
                    <w:lang w:val="en-GB"/>
                  </w:rPr>
                </w:rPrChange>
              </w:rPr>
              <w:pPrChange w:id="5728" w:author="Zhunisbayev, Olzhasbek [Bolashak Atyrau Limited]" w:date="2023-10-06T10:31:00Z">
                <w:pPr>
                  <w:pStyle w:val="CellBody"/>
                  <w:spacing w:before="120" w:line="260" w:lineRule="atLeast"/>
                </w:pPr>
              </w:pPrChange>
            </w:pPr>
            <w:ins w:id="5729" w:author="Zhunisbayev, Olzhasbek [Bolashak Atyrau Limited]" w:date="2023-10-06T10:32:00Z">
              <w:r>
                <w:rPr>
                  <w:rFonts w:ascii="Arial Narrow" w:hAnsi="Arial Narrow" w:cs="Arial"/>
                  <w:noProof/>
                  <w:color w:val="auto"/>
                  <w:sz w:val="16"/>
                  <w:szCs w:val="16"/>
                  <w:lang w:val="en-GB"/>
                </w:rPr>
                <mc:AlternateContent>
                  <mc:Choice Requires="wps">
                    <w:drawing>
                      <wp:anchor distT="0" distB="0" distL="114300" distR="114300" simplePos="0" relativeHeight="251704320" behindDoc="0" locked="0" layoutInCell="1" allowOverlap="1" wp14:anchorId="2DAE3028" wp14:editId="7616140F">
                        <wp:simplePos x="0" y="0"/>
                        <wp:positionH relativeFrom="column">
                          <wp:posOffset>1258570</wp:posOffset>
                        </wp:positionH>
                        <wp:positionV relativeFrom="paragraph">
                          <wp:posOffset>24047</wp:posOffset>
                        </wp:positionV>
                        <wp:extent cx="959899" cy="221615"/>
                        <wp:effectExtent l="0" t="0" r="50165" b="64135"/>
                        <wp:wrapNone/>
                        <wp:docPr id="1284872009" name="AutoShape 4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9899" cy="221615"/>
                                </a:xfrm>
                                <a:prstGeom prst="roundRect">
                                  <a:avLst>
                                    <a:gd name="adj" fmla="val 16667"/>
                                  </a:avLst>
                                </a:prstGeom>
                                <a:solidFill>
                                  <a:srgbClr val="FFFFFF"/>
                                </a:solidFill>
                                <a:ln w="9525">
                                  <a:solidFill>
                                    <a:srgbClr val="000000"/>
                                  </a:solidFill>
                                  <a:round/>
                                  <a:headEnd/>
                                  <a:tailEnd/>
                                </a:ln>
                                <a:effectLst>
                                  <a:outerShdw dist="35921" dir="2700000" algn="ctr" rotWithShape="0">
                                    <a:schemeClr val="tx1">
                                      <a:lumMod val="100000"/>
                                      <a:lumOff val="0"/>
                                      <a:alpha val="50000"/>
                                    </a:schemeClr>
                                  </a:outerShdw>
                                </a:effectLst>
                              </wps:spPr>
                              <wps:txbx>
                                <w:txbxContent>
                                  <w:p w14:paraId="61C7C21D" w14:textId="77777777" w:rsidR="005C0E78" w:rsidRPr="00B97FC4" w:rsidRDefault="005C0E78" w:rsidP="005C2180">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E3028" id="AutoShape 4132" o:spid="_x0000_s1625" style="position:absolute;margin-left:99.1pt;margin-top:1.9pt;width:75.6pt;height:17.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">
                        <v:shadow on="t" color="black [3213]" opacity=".5"/>
                        <v:textbox>
                          <w:txbxContent>
                            <w:p w14:paraId="61C7C21D" w14:textId="77777777" w:rsidR="005C0E78" w:rsidRPr="00B97FC4" w:rsidRDefault="005C0E78" w:rsidP="005C2180">
                              <w:pPr>
                                <w:spacing w:before="0" w:line="240" w:lineRule="auto"/>
                                <w:ind w:left="0"/>
                                <w:jc w:val="center"/>
                                <w:rPr>
                                  <w:rFonts w:ascii="Arial Narrow" w:hAnsi="Arial Narrow"/>
                                  <w:b/>
                                  <w:bCs/>
                                  <w:sz w:val="16"/>
                                  <w:szCs w:val="16"/>
                                </w:rPr>
                              </w:pPr>
                              <w:r w:rsidRPr="00B97FC4">
                                <w:rPr>
                                  <w:rFonts w:ascii="Arial Narrow" w:hAnsi="Arial Narrow"/>
                                  <w:b/>
                                  <w:bCs/>
                                  <w:sz w:val="16"/>
                                  <w:szCs w:val="16"/>
                                </w:rPr>
                                <w:t>NOT USED IN FGP</w:t>
                              </w:r>
                            </w:p>
                          </w:txbxContent>
                        </v:textbox>
                      </v:roundrect>
                    </w:pict>
                  </mc:Fallback>
                </mc:AlternateContent>
              </w:r>
            </w:ins>
          </w:p>
        </w:tc>
        <w:tc>
          <w:tcPr>
            <w:tcW w:w="720" w:type="dxa"/>
            <w:tcBorders>
              <w:top w:val="single" w:sz="6" w:space="0" w:color="auto"/>
              <w:left w:val="single" w:sz="6" w:space="0" w:color="auto"/>
              <w:bottom w:val="single" w:sz="6" w:space="0" w:color="auto"/>
              <w:right w:val="single" w:sz="6" w:space="0" w:color="auto"/>
            </w:tcBorders>
          </w:tcPr>
          <w:p w14:paraId="3ECEF827" w14:textId="77777777" w:rsidR="00AA51F3" w:rsidRDefault="00AA51F3" w:rsidP="00DE1185">
            <w:pPr>
              <w:pStyle w:val="CellBodyCentered"/>
              <w:rPr>
                <w:ins w:id="5730" w:author="Zhunisbayev, Olzhasbek [Bolashak Atyrau Limited]" w:date="2023-10-06T10:30:00Z"/>
                <w:rFonts w:ascii="Arial Narrow" w:hAnsi="Arial Narrow" w:cs="Arial"/>
                <w:b/>
                <w:color w:val="auto"/>
                <w:sz w:val="16"/>
                <w:szCs w:val="16"/>
                <w:lang w:val="en-GB"/>
              </w:rPr>
            </w:pPr>
          </w:p>
          <w:p w14:paraId="607E98DC" w14:textId="77777777" w:rsidR="000B4622" w:rsidRDefault="000B4622" w:rsidP="00DE1185">
            <w:pPr>
              <w:pStyle w:val="CellBodyCentered"/>
              <w:rPr>
                <w:ins w:id="5731" w:author="Zhunisbayev, Olzhasbek [Bolashak Atyrau Limited]" w:date="2023-10-06T10:30:00Z"/>
                <w:rFonts w:ascii="Arial Narrow" w:hAnsi="Arial Narrow" w:cs="Arial"/>
                <w:b/>
                <w:color w:val="auto"/>
                <w:sz w:val="16"/>
                <w:szCs w:val="16"/>
                <w:lang w:val="en-GB"/>
              </w:rPr>
            </w:pPr>
            <w:ins w:id="5732" w:author="Zhunisbayev, Olzhasbek [Bolashak Atyrau Limited]" w:date="2023-10-06T10:30:00Z">
              <w:r>
                <w:rPr>
                  <w:rFonts w:ascii="Arial Narrow" w:hAnsi="Arial Narrow" w:cs="Arial"/>
                  <w:b/>
                  <w:color w:val="auto"/>
                  <w:sz w:val="16"/>
                  <w:szCs w:val="16"/>
                  <w:lang w:val="en-GB"/>
                </w:rPr>
                <w:t>900K5D</w:t>
              </w:r>
            </w:ins>
          </w:p>
          <w:p w14:paraId="3168EB36" w14:textId="07D8E3B3" w:rsidR="000B4622" w:rsidRPr="00014E44" w:rsidRDefault="000B4622" w:rsidP="00DE1185">
            <w:pPr>
              <w:pStyle w:val="CellBodyCentered"/>
              <w:rPr>
                <w:ins w:id="5733" w:author="Zhunisbayev, Olzhasbek [Bolashak Atyrau Limited]" w:date="2023-10-06T10:29:00Z"/>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074047C2" w14:textId="77777777" w:rsidR="00AA51F3" w:rsidRDefault="00AA51F3" w:rsidP="00DE1185">
            <w:pPr>
              <w:pStyle w:val="CellBodyCentered"/>
              <w:rPr>
                <w:ins w:id="5734" w:author="Zhunisbayev, Olzhasbek [Bolashak Atyrau Limited]" w:date="2023-10-06T10:31:00Z"/>
                <w:rFonts w:ascii="Arial Narrow" w:hAnsi="Arial Narrow" w:cs="Arial"/>
                <w:color w:val="auto"/>
                <w:sz w:val="16"/>
                <w:szCs w:val="16"/>
                <w:lang w:val="en-GB"/>
              </w:rPr>
            </w:pPr>
          </w:p>
          <w:p w14:paraId="21145507" w14:textId="7F943BC0" w:rsidR="005C0E78" w:rsidRPr="00014E44" w:rsidRDefault="005C0E78" w:rsidP="00DE1185">
            <w:pPr>
              <w:pStyle w:val="CellBodyCentered"/>
              <w:rPr>
                <w:ins w:id="5735" w:author="Zhunisbayev, Olzhasbek [Bolashak Atyrau Limited]" w:date="2023-10-06T10:29:00Z"/>
                <w:rFonts w:ascii="Arial Narrow" w:hAnsi="Arial Narrow" w:cs="Arial"/>
                <w:color w:val="auto"/>
                <w:sz w:val="16"/>
                <w:szCs w:val="16"/>
                <w:lang w:val="en-GB"/>
              </w:rPr>
            </w:pPr>
            <w:ins w:id="5736" w:author="Zhunisbayev, Olzhasbek [Bolashak Atyrau Limited]" w:date="2023-10-06T10:31:00Z">
              <w:r>
                <w:rPr>
                  <w:rFonts w:ascii="Arial Narrow" w:hAnsi="Arial Narrow" w:cs="Arial"/>
                  <w:color w:val="auto"/>
                  <w:sz w:val="16"/>
                  <w:szCs w:val="16"/>
                  <w:lang w:val="en-GB"/>
                </w:rPr>
                <w:t>3.0</w:t>
              </w:r>
            </w:ins>
          </w:p>
        </w:tc>
        <w:tc>
          <w:tcPr>
            <w:tcW w:w="1080" w:type="dxa"/>
            <w:tcBorders>
              <w:top w:val="single" w:sz="6" w:space="0" w:color="auto"/>
              <w:left w:val="single" w:sz="6" w:space="0" w:color="auto"/>
              <w:bottom w:val="single" w:sz="6" w:space="0" w:color="auto"/>
              <w:right w:val="single" w:sz="6" w:space="0" w:color="auto"/>
            </w:tcBorders>
          </w:tcPr>
          <w:p w14:paraId="4F3ECD0D" w14:textId="77777777" w:rsidR="00AA51F3" w:rsidRDefault="00AA51F3" w:rsidP="00DE1185">
            <w:pPr>
              <w:pStyle w:val="CellBodyCentered"/>
              <w:rPr>
                <w:ins w:id="5737" w:author="Zhunisbayev, Olzhasbek [Bolashak Atyrau Limited]" w:date="2023-10-06T10:31:00Z"/>
                <w:rFonts w:ascii="Arial Narrow" w:hAnsi="Arial Narrow" w:cs="Arial"/>
                <w:color w:val="auto"/>
                <w:sz w:val="16"/>
                <w:szCs w:val="16"/>
                <w:lang w:val="en-GB"/>
              </w:rPr>
            </w:pPr>
          </w:p>
          <w:p w14:paraId="374D5440" w14:textId="77777777" w:rsidR="005C0E78" w:rsidRPr="00014E44" w:rsidRDefault="005C0E78" w:rsidP="00DE1185">
            <w:pPr>
              <w:pStyle w:val="CellBodyCentered"/>
              <w:rPr>
                <w:ins w:id="5738" w:author="Zhunisbayev, Olzhasbek [Bolashak Atyrau Limited]" w:date="2023-10-06T10:31:00Z"/>
                <w:rFonts w:ascii="Arial Narrow" w:hAnsi="Arial Narrow" w:cs="Arial"/>
                <w:color w:val="auto"/>
                <w:sz w:val="16"/>
                <w:szCs w:val="16"/>
                <w:lang w:val="en-GB"/>
              </w:rPr>
            </w:pPr>
            <w:ins w:id="5739" w:author="Zhunisbayev, Olzhasbek [Bolashak Atyrau Limited]" w:date="2023-10-06T10:31:00Z">
              <w:r w:rsidRPr="00014E44">
                <w:rPr>
                  <w:rFonts w:ascii="Arial Narrow" w:hAnsi="Arial Narrow" w:cs="Arial"/>
                  <w:color w:val="auto"/>
                  <w:sz w:val="16"/>
                  <w:szCs w:val="16"/>
                  <w:lang w:val="en-GB"/>
                </w:rPr>
                <w:t>LTCS</w:t>
              </w:r>
            </w:ins>
          </w:p>
          <w:p w14:paraId="2CA5DDA3" w14:textId="77777777" w:rsidR="005C0E78" w:rsidRPr="00014E44" w:rsidRDefault="005C0E78" w:rsidP="00DE1185">
            <w:pPr>
              <w:pStyle w:val="CellBodyCentered"/>
              <w:rPr>
                <w:ins w:id="5740" w:author="Zhunisbayev, Olzhasbek [Bolashak Atyrau Limited]" w:date="2023-10-06T10:31:00Z"/>
                <w:rFonts w:ascii="Arial Narrow" w:hAnsi="Arial Narrow" w:cs="Arial"/>
                <w:color w:val="auto"/>
                <w:sz w:val="16"/>
                <w:szCs w:val="16"/>
                <w:lang w:val="en-GB"/>
              </w:rPr>
            </w:pPr>
          </w:p>
          <w:p w14:paraId="72348D81" w14:textId="77777777" w:rsidR="005C0E78" w:rsidRPr="00014E44" w:rsidRDefault="005C0E78" w:rsidP="00DE1185">
            <w:pPr>
              <w:pStyle w:val="CellBodyCentered"/>
              <w:rPr>
                <w:ins w:id="5741" w:author="Zhunisbayev, Olzhasbek [Bolashak Atyrau Limited]" w:date="2023-10-06T10:31:00Z"/>
                <w:rFonts w:ascii="Arial Narrow" w:hAnsi="Arial Narrow" w:cs="Arial"/>
                <w:color w:val="auto"/>
                <w:sz w:val="16"/>
                <w:szCs w:val="16"/>
                <w:lang w:val="en-GB"/>
              </w:rPr>
            </w:pPr>
            <w:ins w:id="5742" w:author="Zhunisbayev, Olzhasbek [Bolashak Atyrau Limited]" w:date="2023-10-06T10:31:00Z">
              <w:r w:rsidRPr="00014E44">
                <w:rPr>
                  <w:rFonts w:ascii="Arial Narrow" w:hAnsi="Arial Narrow" w:cs="Arial"/>
                  <w:color w:val="auto"/>
                  <w:sz w:val="16"/>
                  <w:szCs w:val="16"/>
                  <w:lang w:val="en-GB"/>
                </w:rPr>
                <w:t>Note 1</w:t>
              </w:r>
            </w:ins>
          </w:p>
          <w:p w14:paraId="240EC24A" w14:textId="77777777" w:rsidR="005C0E78" w:rsidRPr="00014E44" w:rsidRDefault="005C0E78" w:rsidP="00DE1185">
            <w:pPr>
              <w:pStyle w:val="CellBodyCentered"/>
              <w:rPr>
                <w:ins w:id="5743" w:author="Zhunisbayev, Olzhasbek [Bolashak Atyrau Limited]" w:date="2023-10-06T10:29: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DAE8642" w14:textId="77777777" w:rsidR="00AA51F3" w:rsidRDefault="00AA51F3" w:rsidP="00DE1185">
            <w:pPr>
              <w:pStyle w:val="CellBodyCentered"/>
              <w:rPr>
                <w:ins w:id="5744" w:author="Zhunisbayev, Olzhasbek [Bolashak Atyrau Limited]" w:date="2023-10-06T10:31:00Z"/>
                <w:rFonts w:ascii="Arial Narrow" w:hAnsi="Arial Narrow" w:cs="Arial"/>
                <w:color w:val="auto"/>
                <w:sz w:val="16"/>
                <w:szCs w:val="16"/>
                <w:lang w:val="en-GB"/>
              </w:rPr>
            </w:pPr>
          </w:p>
          <w:p w14:paraId="7B613EEE" w14:textId="77777777" w:rsidR="005C0E78" w:rsidRPr="00014E44" w:rsidRDefault="005C0E78" w:rsidP="00DE1185">
            <w:pPr>
              <w:pStyle w:val="CellBodyCentered"/>
              <w:rPr>
                <w:ins w:id="5745" w:author="Zhunisbayev, Olzhasbek [Bolashak Atyrau Limited]" w:date="2023-10-06T10:31:00Z"/>
                <w:rFonts w:ascii="Arial Narrow" w:hAnsi="Arial Narrow" w:cs="Arial"/>
                <w:color w:val="auto"/>
                <w:sz w:val="16"/>
                <w:szCs w:val="16"/>
                <w:lang w:val="en-GB"/>
              </w:rPr>
            </w:pPr>
            <w:ins w:id="5746" w:author="Zhunisbayev, Olzhasbek [Bolashak Atyrau Limited]" w:date="2023-10-06T10:31:00Z">
              <w:r w:rsidRPr="00014E44">
                <w:rPr>
                  <w:rFonts w:ascii="Arial Narrow" w:hAnsi="Arial Narrow" w:cs="Arial"/>
                  <w:color w:val="auto"/>
                  <w:sz w:val="16"/>
                  <w:szCs w:val="16"/>
                  <w:lang w:val="en-GB"/>
                </w:rPr>
                <w:t>CLASS 900</w:t>
              </w:r>
            </w:ins>
          </w:p>
          <w:p w14:paraId="6990751C" w14:textId="037F86B5" w:rsidR="005C0E78" w:rsidRPr="00C33034" w:rsidRDefault="005C0E78" w:rsidP="00DE1185">
            <w:pPr>
              <w:pStyle w:val="CellBodyCentered"/>
              <w:rPr>
                <w:ins w:id="5747" w:author="Zhunisbayev, Olzhasbek [Bolashak Atyrau Limited]" w:date="2023-10-06T10:33:00Z"/>
                <w:rFonts w:ascii="Arial Narrow" w:hAnsi="Arial Narrow" w:cs="Arial"/>
                <w:color w:val="auto"/>
                <w:sz w:val="16"/>
                <w:szCs w:val="16"/>
                <w:rPrChange w:id="5748" w:author="Zhunisbayev, Olzhasbek [Bolashak Atyrau Limited]" w:date="2023-10-06T10:56:00Z">
                  <w:rPr>
                    <w:ins w:id="5749" w:author="Zhunisbayev, Olzhasbek [Bolashak Atyrau Limited]" w:date="2023-10-06T10:33:00Z"/>
                    <w:rFonts w:ascii="Arial Narrow" w:hAnsi="Arial Narrow" w:cs="Arial"/>
                    <w:color w:val="auto"/>
                    <w:sz w:val="16"/>
                    <w:szCs w:val="16"/>
                    <w:lang w:val="en-GB"/>
                  </w:rPr>
                </w:rPrChange>
              </w:rPr>
            </w:pPr>
            <w:ins w:id="5750" w:author="Zhunisbayev, Olzhasbek [Bolashak Atyrau Limited]" w:date="2023-10-06T10:31:00Z">
              <w:r w:rsidRPr="00014E44">
                <w:rPr>
                  <w:rFonts w:ascii="Arial Narrow" w:hAnsi="Arial Narrow" w:cs="Arial"/>
                  <w:color w:val="auto"/>
                  <w:sz w:val="16"/>
                  <w:szCs w:val="16"/>
                  <w:lang w:val="en-GB"/>
                </w:rPr>
                <w:t>RF</w:t>
              </w:r>
            </w:ins>
          </w:p>
          <w:p w14:paraId="65405511" w14:textId="2118BC8B" w:rsidR="005E4637" w:rsidRPr="00014E44" w:rsidRDefault="005E4637" w:rsidP="00DE1185">
            <w:pPr>
              <w:pStyle w:val="CellBodyCentered"/>
              <w:rPr>
                <w:ins w:id="5751" w:author="Zhunisbayev, Olzhasbek [Bolashak Atyrau Limited]" w:date="2023-10-06T10:29: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C77CCA9" w14:textId="77777777" w:rsidR="00AA51F3" w:rsidRDefault="00AA51F3" w:rsidP="00DE1185">
            <w:pPr>
              <w:pStyle w:val="CellBodyCentered"/>
              <w:rPr>
                <w:ins w:id="5752" w:author="Zhunisbayev, Olzhasbek [Bolashak Atyrau Limited]" w:date="2023-10-06T10:33:00Z"/>
                <w:rFonts w:ascii="Arial Narrow" w:hAnsi="Arial Narrow" w:cs="Arial"/>
                <w:color w:val="auto"/>
                <w:sz w:val="16"/>
                <w:szCs w:val="16"/>
                <w:lang w:val="en-GB"/>
              </w:rPr>
            </w:pPr>
          </w:p>
          <w:p w14:paraId="700C5240" w14:textId="25D62D4B" w:rsidR="005E4637" w:rsidRPr="00014E44" w:rsidRDefault="005E4637" w:rsidP="00DE1185">
            <w:pPr>
              <w:pStyle w:val="CellBodyCentered"/>
              <w:rPr>
                <w:ins w:id="5753" w:author="Zhunisbayev, Olzhasbek [Bolashak Atyrau Limited]" w:date="2023-10-06T10:29:00Z"/>
                <w:rFonts w:ascii="Arial Narrow" w:hAnsi="Arial Narrow" w:cs="Arial"/>
                <w:color w:val="auto"/>
                <w:sz w:val="16"/>
                <w:szCs w:val="16"/>
                <w:lang w:val="en-GB"/>
              </w:rPr>
            </w:pPr>
            <w:ins w:id="5754" w:author="Zhunisbayev, Olzhasbek [Bolashak Atyrau Limited]" w:date="2023-10-06T10:33:00Z">
              <w:r w:rsidRPr="00014E44">
                <w:rPr>
                  <w:rFonts w:ascii="Arial Narrow" w:hAnsi="Arial Narrow" w:cs="Arial"/>
                  <w:color w:val="auto"/>
                  <w:sz w:val="16"/>
                  <w:szCs w:val="16"/>
                  <w:lang w:val="en-GB"/>
                </w:rPr>
                <w:t>-40 to +</w:t>
              </w:r>
              <w:r>
                <w:rPr>
                  <w:rFonts w:ascii="Arial Narrow" w:hAnsi="Arial Narrow" w:cs="Arial"/>
                  <w:color w:val="auto"/>
                  <w:sz w:val="16"/>
                  <w:szCs w:val="16"/>
                  <w:lang w:val="en-GB"/>
                </w:rPr>
                <w:t>120</w:t>
              </w:r>
              <w:r w:rsidRPr="00014E44">
                <w:rPr>
                  <w:rFonts w:ascii="Arial Narrow" w:hAnsi="Arial Narrow" w:cs="Arial"/>
                  <w:color w:val="auto"/>
                  <w:sz w:val="16"/>
                  <w:szCs w:val="16"/>
                  <w:lang w:val="en-GB"/>
                </w:rPr>
                <w:t>°C</w:t>
              </w:r>
            </w:ins>
          </w:p>
        </w:tc>
        <w:tc>
          <w:tcPr>
            <w:tcW w:w="1890" w:type="dxa"/>
            <w:tcBorders>
              <w:top w:val="single" w:sz="6" w:space="0" w:color="auto"/>
              <w:left w:val="single" w:sz="6" w:space="0" w:color="auto"/>
              <w:bottom w:val="single" w:sz="6" w:space="0" w:color="auto"/>
              <w:right w:val="single" w:sz="6" w:space="0" w:color="auto"/>
            </w:tcBorders>
          </w:tcPr>
          <w:p w14:paraId="0F633A56" w14:textId="77777777" w:rsidR="00AA51F3" w:rsidRDefault="00AA51F3" w:rsidP="00DE1185">
            <w:pPr>
              <w:pStyle w:val="CellBody"/>
              <w:rPr>
                <w:ins w:id="5755" w:author="Zhunisbayev, Olzhasbek [Bolashak Atyrau Limited]" w:date="2023-10-06T10:36:00Z"/>
                <w:rFonts w:ascii="Arial Narrow" w:hAnsi="Arial Narrow" w:cs="Arial"/>
                <w:color w:val="auto"/>
                <w:sz w:val="16"/>
                <w:szCs w:val="16"/>
                <w:lang w:val="en-GB"/>
              </w:rPr>
            </w:pPr>
          </w:p>
          <w:p w14:paraId="539954D0" w14:textId="77777777" w:rsidR="008E3891" w:rsidRPr="00014E44" w:rsidRDefault="008E3891" w:rsidP="00DE1185">
            <w:pPr>
              <w:pStyle w:val="CellBody"/>
              <w:rPr>
                <w:ins w:id="5756" w:author="Zhunisbayev, Olzhasbek [Bolashak Atyrau Limited]" w:date="2023-10-06T10:36:00Z"/>
                <w:rFonts w:ascii="Arial Narrow" w:hAnsi="Arial Narrow" w:cs="Arial"/>
                <w:color w:val="auto"/>
                <w:sz w:val="16"/>
                <w:szCs w:val="16"/>
                <w:lang w:val="en-GB"/>
              </w:rPr>
            </w:pPr>
            <w:ins w:id="5757" w:author="Zhunisbayev, Olzhasbek [Bolashak Atyrau Limited]" w:date="2023-10-06T10:36:00Z">
              <w:r w:rsidRPr="00014E44">
                <w:rPr>
                  <w:rFonts w:ascii="Arial Narrow" w:hAnsi="Arial Narrow" w:cs="Arial"/>
                  <w:color w:val="auto"/>
                  <w:sz w:val="16"/>
                  <w:szCs w:val="16"/>
                  <w:lang w:val="en-GB"/>
                </w:rPr>
                <w:t>PIPELINE SPECIFICATION</w:t>
              </w:r>
            </w:ins>
          </w:p>
          <w:p w14:paraId="3C579AC9" w14:textId="26BAFB85" w:rsidR="008E3891" w:rsidRPr="00014E44" w:rsidRDefault="008E3891" w:rsidP="00DE1185">
            <w:pPr>
              <w:pStyle w:val="CellBody"/>
              <w:rPr>
                <w:ins w:id="5758" w:author="Zhunisbayev, Olzhasbek [Bolashak Atyrau Limited]" w:date="2023-10-06T10:36:00Z"/>
                <w:rFonts w:ascii="Arial Narrow" w:hAnsi="Arial Narrow" w:cs="Arial"/>
                <w:color w:val="auto"/>
                <w:sz w:val="16"/>
                <w:szCs w:val="16"/>
              </w:rPr>
            </w:pPr>
            <w:ins w:id="5759" w:author="Zhunisbayev, Olzhasbek [Bolashak Atyrau Limited]" w:date="2023-10-06T10:36:00Z">
              <w:r w:rsidRPr="00014E44">
                <w:rPr>
                  <w:rFonts w:ascii="Arial Narrow" w:hAnsi="Arial Narrow" w:cs="Arial"/>
                  <w:color w:val="auto"/>
                  <w:sz w:val="16"/>
                  <w:szCs w:val="16"/>
                </w:rPr>
                <w:t>-40°C = 132 barg</w:t>
              </w:r>
            </w:ins>
          </w:p>
          <w:p w14:paraId="07D9E817" w14:textId="6E4FE924" w:rsidR="008E3891" w:rsidRPr="00014E44" w:rsidRDefault="008E3891" w:rsidP="00DE1185">
            <w:pPr>
              <w:pStyle w:val="CellBody"/>
              <w:rPr>
                <w:ins w:id="5760" w:author="Zhunisbayev, Olzhasbek [Bolashak Atyrau Limited]" w:date="2023-10-06T10:36:00Z"/>
                <w:rFonts w:ascii="Arial Narrow" w:hAnsi="Arial Narrow" w:cs="Arial"/>
                <w:color w:val="auto"/>
                <w:sz w:val="16"/>
                <w:szCs w:val="16"/>
              </w:rPr>
            </w:pPr>
            <w:ins w:id="5761" w:author="Zhunisbayev, Olzhasbek [Bolashak Atyrau Limited]" w:date="2023-10-06T10:36:00Z">
              <w:r w:rsidRPr="00014E44">
                <w:rPr>
                  <w:rFonts w:ascii="Arial Narrow" w:hAnsi="Arial Narrow" w:cs="Arial"/>
                  <w:color w:val="auto"/>
                  <w:sz w:val="16"/>
                  <w:szCs w:val="16"/>
                </w:rPr>
                <w:t>0°C = 132 barg</w:t>
              </w:r>
            </w:ins>
          </w:p>
          <w:p w14:paraId="4DA97061" w14:textId="0AB00364" w:rsidR="008E3891" w:rsidRPr="00014E44" w:rsidRDefault="008E3891" w:rsidP="00DE1185">
            <w:pPr>
              <w:pStyle w:val="CellBody"/>
              <w:rPr>
                <w:ins w:id="5762" w:author="Zhunisbayev, Olzhasbek [Bolashak Atyrau Limited]" w:date="2023-10-06T10:36:00Z"/>
                <w:rFonts w:ascii="Arial Narrow" w:hAnsi="Arial Narrow" w:cs="Arial"/>
                <w:color w:val="auto"/>
                <w:sz w:val="16"/>
                <w:szCs w:val="16"/>
              </w:rPr>
            </w:pPr>
            <w:ins w:id="5763" w:author="Zhunisbayev, Olzhasbek [Bolashak Atyrau Limited]" w:date="2023-10-06T10:36:00Z">
              <w:r w:rsidRPr="00014E44">
                <w:rPr>
                  <w:rFonts w:ascii="Arial Narrow" w:hAnsi="Arial Narrow" w:cs="Arial"/>
                  <w:color w:val="auto"/>
                  <w:sz w:val="16"/>
                  <w:szCs w:val="16"/>
                </w:rPr>
                <w:t>50°C = 132 barg</w:t>
              </w:r>
            </w:ins>
          </w:p>
          <w:p w14:paraId="784911A7" w14:textId="1D7EC9CE" w:rsidR="008E3891" w:rsidRDefault="008E3891" w:rsidP="00DE1185">
            <w:pPr>
              <w:pStyle w:val="CellBody"/>
              <w:rPr>
                <w:ins w:id="5764" w:author="Zhunisbayev, Olzhasbek [Bolashak Atyrau Limited]" w:date="2023-10-06T10:36:00Z"/>
                <w:rFonts w:ascii="Arial Narrow" w:hAnsi="Arial Narrow" w:cs="Arial"/>
                <w:color w:val="auto"/>
                <w:sz w:val="16"/>
                <w:szCs w:val="16"/>
              </w:rPr>
            </w:pPr>
            <w:ins w:id="5765" w:author="Zhunisbayev, Olzhasbek [Bolashak Atyrau Limited]" w:date="2023-10-06T10:36:00Z">
              <w:r w:rsidRPr="00014E44">
                <w:rPr>
                  <w:rFonts w:ascii="Arial Narrow" w:hAnsi="Arial Narrow" w:cs="Arial"/>
                  <w:color w:val="auto"/>
                  <w:sz w:val="16"/>
                  <w:szCs w:val="16"/>
                </w:rPr>
                <w:t>90°C = 132 barg</w:t>
              </w:r>
            </w:ins>
          </w:p>
          <w:p w14:paraId="11D9399D" w14:textId="24109956" w:rsidR="008E3891" w:rsidRDefault="008E3891" w:rsidP="00DE1185">
            <w:pPr>
              <w:pStyle w:val="CellBody"/>
              <w:rPr>
                <w:ins w:id="5766" w:author="Zhunisbayev, Olzhasbek [Bolashak Atyrau Limited]" w:date="2023-10-06T10:36:00Z"/>
                <w:rFonts w:ascii="Arial Narrow" w:hAnsi="Arial Narrow" w:cs="Arial"/>
                <w:color w:val="auto"/>
                <w:sz w:val="16"/>
                <w:szCs w:val="16"/>
              </w:rPr>
            </w:pPr>
            <w:ins w:id="5767" w:author="Zhunisbayev, Olzhasbek [Bolashak Atyrau Limited]" w:date="2023-10-06T10:36:00Z">
              <w:r>
                <w:rPr>
                  <w:rFonts w:ascii="Arial Narrow" w:hAnsi="Arial Narrow" w:cs="Arial"/>
                  <w:color w:val="auto"/>
                  <w:sz w:val="16"/>
                  <w:szCs w:val="16"/>
                </w:rPr>
                <w:t>12</w:t>
              </w:r>
              <w:r w:rsidRPr="00014E44">
                <w:rPr>
                  <w:rFonts w:ascii="Arial Narrow" w:hAnsi="Arial Narrow" w:cs="Arial"/>
                  <w:color w:val="auto"/>
                  <w:sz w:val="16"/>
                  <w:szCs w:val="16"/>
                </w:rPr>
                <w:t>0°C = 132 barg</w:t>
              </w:r>
            </w:ins>
          </w:p>
          <w:p w14:paraId="26371A66" w14:textId="74C44647" w:rsidR="008E3891" w:rsidRPr="00014E44" w:rsidRDefault="008E3891" w:rsidP="00DE1185">
            <w:pPr>
              <w:pStyle w:val="CellBody"/>
              <w:rPr>
                <w:ins w:id="5768" w:author="Zhunisbayev, Olzhasbek [Bolashak Atyrau Limited]" w:date="2023-10-06T10:36:00Z"/>
                <w:rFonts w:ascii="Arial Narrow" w:hAnsi="Arial Narrow" w:cs="Arial"/>
                <w:color w:val="auto"/>
                <w:sz w:val="16"/>
                <w:szCs w:val="16"/>
                <w:lang w:val="en-GB"/>
              </w:rPr>
            </w:pPr>
            <w:ins w:id="5769" w:author="Zhunisbayev, Olzhasbek [Bolashak Atyrau Limited]" w:date="2023-10-06T10:36:00Z">
              <w:r w:rsidRPr="00014E44">
                <w:rPr>
                  <w:rFonts w:ascii="Arial Narrow" w:hAnsi="Arial Narrow" w:cs="Arial"/>
                  <w:color w:val="auto"/>
                  <w:sz w:val="16"/>
                  <w:szCs w:val="16"/>
                  <w:lang w:val="en-GB"/>
                </w:rPr>
                <w:t>(limited by pipe wall thickness)</w:t>
              </w:r>
            </w:ins>
          </w:p>
          <w:p w14:paraId="43D887AF" w14:textId="77777777" w:rsidR="00FB1279" w:rsidRDefault="00FB1279" w:rsidP="00DE1185">
            <w:pPr>
              <w:pStyle w:val="CellBody"/>
              <w:rPr>
                <w:rFonts w:ascii="Arial Narrow" w:hAnsi="Arial Narrow" w:cs="Arial"/>
                <w:color w:val="auto"/>
                <w:sz w:val="16"/>
                <w:szCs w:val="16"/>
                <w:lang w:val="en-GB"/>
              </w:rPr>
            </w:pPr>
          </w:p>
          <w:p w14:paraId="189693C5" w14:textId="77777777" w:rsidR="000063A3" w:rsidRDefault="000063A3" w:rsidP="00DE1185">
            <w:pPr>
              <w:pStyle w:val="CellBody"/>
              <w:rPr>
                <w:rFonts w:ascii="Arial Narrow" w:hAnsi="Arial Narrow" w:cs="Arial"/>
                <w:color w:val="auto"/>
                <w:sz w:val="16"/>
                <w:szCs w:val="16"/>
                <w:lang w:val="en-GB"/>
              </w:rPr>
            </w:pPr>
          </w:p>
          <w:p w14:paraId="16F03038" w14:textId="77777777" w:rsidR="000063A3" w:rsidRDefault="000063A3" w:rsidP="00DE1185">
            <w:pPr>
              <w:pStyle w:val="CellBody"/>
              <w:rPr>
                <w:rFonts w:ascii="Arial Narrow" w:hAnsi="Arial Narrow" w:cs="Arial"/>
                <w:color w:val="auto"/>
                <w:sz w:val="16"/>
                <w:szCs w:val="16"/>
                <w:lang w:val="en-GB"/>
              </w:rPr>
            </w:pPr>
          </w:p>
          <w:p w14:paraId="3CB3F5D5" w14:textId="77777777" w:rsidR="000063A3" w:rsidRDefault="000063A3" w:rsidP="00DE1185">
            <w:pPr>
              <w:pStyle w:val="CellBody"/>
              <w:rPr>
                <w:rFonts w:ascii="Arial Narrow" w:hAnsi="Arial Narrow" w:cs="Arial"/>
                <w:color w:val="auto"/>
                <w:sz w:val="16"/>
                <w:szCs w:val="16"/>
                <w:lang w:val="en-GB"/>
              </w:rPr>
            </w:pPr>
          </w:p>
          <w:p w14:paraId="109E58FF" w14:textId="77777777" w:rsidR="000063A3" w:rsidRDefault="000063A3" w:rsidP="00DE1185">
            <w:pPr>
              <w:pStyle w:val="CellBody"/>
              <w:rPr>
                <w:rFonts w:ascii="Arial Narrow" w:hAnsi="Arial Narrow" w:cs="Arial"/>
                <w:color w:val="auto"/>
                <w:sz w:val="16"/>
                <w:szCs w:val="16"/>
                <w:lang w:val="en-GB"/>
              </w:rPr>
            </w:pPr>
          </w:p>
          <w:p w14:paraId="7DEBC151" w14:textId="77777777" w:rsidR="000063A3" w:rsidRDefault="000063A3" w:rsidP="00DE1185">
            <w:pPr>
              <w:pStyle w:val="CellBody"/>
              <w:rPr>
                <w:rFonts w:ascii="Arial Narrow" w:hAnsi="Arial Narrow" w:cs="Arial"/>
                <w:color w:val="auto"/>
                <w:sz w:val="16"/>
                <w:szCs w:val="16"/>
                <w:lang w:val="en-GB"/>
              </w:rPr>
            </w:pPr>
          </w:p>
          <w:p w14:paraId="03E81689" w14:textId="77777777" w:rsidR="000063A3" w:rsidRDefault="000063A3" w:rsidP="00DE1185">
            <w:pPr>
              <w:pStyle w:val="CellBody"/>
              <w:rPr>
                <w:rFonts w:ascii="Arial Narrow" w:hAnsi="Arial Narrow" w:cs="Arial"/>
                <w:color w:val="auto"/>
                <w:sz w:val="16"/>
                <w:szCs w:val="16"/>
                <w:lang w:val="en-GB"/>
              </w:rPr>
            </w:pPr>
          </w:p>
          <w:p w14:paraId="30E19167" w14:textId="77777777" w:rsidR="000063A3" w:rsidRDefault="000063A3" w:rsidP="00DE1185">
            <w:pPr>
              <w:pStyle w:val="CellBody"/>
              <w:rPr>
                <w:rFonts w:ascii="Arial Narrow" w:hAnsi="Arial Narrow" w:cs="Arial"/>
                <w:color w:val="auto"/>
                <w:sz w:val="16"/>
                <w:szCs w:val="16"/>
                <w:lang w:val="en-GB"/>
              </w:rPr>
            </w:pPr>
          </w:p>
          <w:p w14:paraId="36FB1870" w14:textId="77777777" w:rsidR="000063A3" w:rsidRDefault="000063A3" w:rsidP="00DE1185">
            <w:pPr>
              <w:pStyle w:val="CellBody"/>
              <w:rPr>
                <w:rFonts w:ascii="Arial Narrow" w:hAnsi="Arial Narrow" w:cs="Arial"/>
                <w:color w:val="auto"/>
                <w:sz w:val="16"/>
                <w:szCs w:val="16"/>
                <w:lang w:val="en-GB"/>
              </w:rPr>
            </w:pPr>
          </w:p>
          <w:p w14:paraId="23BC62BA" w14:textId="77777777" w:rsidR="000063A3" w:rsidRPr="00014E44" w:rsidRDefault="000063A3" w:rsidP="00DE1185">
            <w:pPr>
              <w:pStyle w:val="CellBody"/>
              <w:rPr>
                <w:ins w:id="5770" w:author="Zhunisbayev, Olzhasbek [Bolashak Atyrau Limited]" w:date="2023-10-06T10:29:00Z"/>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6208132C" w14:textId="77777777" w:rsidR="00AA51F3" w:rsidRDefault="00AA51F3" w:rsidP="00DE1185">
            <w:pPr>
              <w:pStyle w:val="CellBodyCentered"/>
              <w:ind w:left="-79" w:right="10"/>
              <w:rPr>
                <w:ins w:id="5771" w:author="Zhunisbayev, Olzhasbek [Bolashak Atyrau Limited]" w:date="2023-10-06T10:36:00Z"/>
                <w:rFonts w:ascii="Arial Narrow" w:hAnsi="Arial Narrow" w:cs="Arial"/>
                <w:color w:val="auto"/>
                <w:sz w:val="16"/>
                <w:szCs w:val="16"/>
              </w:rPr>
            </w:pPr>
          </w:p>
          <w:p w14:paraId="00418550" w14:textId="77777777" w:rsidR="004E6028" w:rsidRDefault="004E6028" w:rsidP="00DE1185">
            <w:pPr>
              <w:pStyle w:val="CellBodyCentered"/>
              <w:ind w:left="-79" w:right="10"/>
              <w:rPr>
                <w:ins w:id="5772" w:author="Zhunisbayev, Olzhasbek [Bolashak Atyrau Limited]" w:date="2023-10-06T10:36:00Z"/>
                <w:rFonts w:ascii="Arial Narrow" w:hAnsi="Arial Narrow" w:cs="Arial"/>
                <w:color w:val="auto"/>
                <w:sz w:val="16"/>
                <w:szCs w:val="16"/>
              </w:rPr>
            </w:pPr>
            <w:ins w:id="5773" w:author="Zhunisbayev, Olzhasbek [Bolashak Atyrau Limited]" w:date="2023-10-06T10:36:00Z">
              <w:r w:rsidRPr="00014E44">
                <w:rPr>
                  <w:rFonts w:ascii="Arial Narrow" w:hAnsi="Arial Narrow" w:cs="Arial"/>
                  <w:color w:val="auto"/>
                  <w:sz w:val="16"/>
                  <w:szCs w:val="16"/>
                </w:rPr>
                <w:t xml:space="preserve">Sour </w:t>
              </w:r>
            </w:ins>
          </w:p>
          <w:p w14:paraId="685AD9A5" w14:textId="77777777" w:rsidR="004E6028" w:rsidRDefault="004E6028" w:rsidP="00DE1185">
            <w:pPr>
              <w:pStyle w:val="CellBodyCentered"/>
              <w:ind w:left="-79" w:right="10"/>
              <w:rPr>
                <w:ins w:id="5774" w:author="Zhunisbayev, Olzhasbek [Bolashak Atyrau Limited]" w:date="2023-10-06T10:37:00Z"/>
                <w:rFonts w:ascii="Arial Narrow" w:hAnsi="Arial Narrow" w:cs="Arial"/>
                <w:color w:val="auto"/>
                <w:sz w:val="16"/>
                <w:szCs w:val="16"/>
              </w:rPr>
            </w:pPr>
            <w:ins w:id="5775" w:author="Zhunisbayev, Olzhasbek [Bolashak Atyrau Limited]" w:date="2023-10-06T10:36:00Z">
              <w:r w:rsidRPr="00014E44">
                <w:rPr>
                  <w:rFonts w:ascii="Arial Narrow" w:hAnsi="Arial Narrow" w:cs="Arial"/>
                  <w:color w:val="auto"/>
                  <w:sz w:val="16"/>
                  <w:szCs w:val="16"/>
                </w:rPr>
                <w:t xml:space="preserve">Service Welds </w:t>
              </w:r>
            </w:ins>
          </w:p>
          <w:p w14:paraId="0D244E9E" w14:textId="6CA3F0D4" w:rsidR="004E6028" w:rsidRPr="00014E44" w:rsidRDefault="004E6028" w:rsidP="00DE1185">
            <w:pPr>
              <w:pStyle w:val="CellBodyCentered"/>
              <w:ind w:left="-79" w:right="10"/>
              <w:rPr>
                <w:ins w:id="5776" w:author="Zhunisbayev, Olzhasbek [Bolashak Atyrau Limited]" w:date="2023-10-06T10:29:00Z"/>
                <w:rFonts w:ascii="Arial Narrow" w:hAnsi="Arial Narrow" w:cs="Arial"/>
                <w:color w:val="auto"/>
                <w:sz w:val="16"/>
                <w:szCs w:val="16"/>
              </w:rPr>
            </w:pPr>
            <w:ins w:id="5777" w:author="Zhunisbayev, Olzhasbek [Bolashak Atyrau Limited]" w:date="2023-10-06T10:36:00Z">
              <w:r w:rsidRPr="00014E44">
                <w:rPr>
                  <w:rFonts w:ascii="Arial Narrow" w:hAnsi="Arial Narrow" w:cs="Arial"/>
                  <w:color w:val="auto"/>
                  <w:sz w:val="16"/>
                  <w:szCs w:val="16"/>
                </w:rPr>
                <w:t>Above Ground</w:t>
              </w:r>
            </w:ins>
          </w:p>
        </w:tc>
        <w:tc>
          <w:tcPr>
            <w:tcW w:w="418" w:type="dxa"/>
            <w:tcBorders>
              <w:top w:val="single" w:sz="6" w:space="0" w:color="auto"/>
              <w:left w:val="single" w:sz="6" w:space="0" w:color="auto"/>
              <w:bottom w:val="single" w:sz="6" w:space="0" w:color="auto"/>
              <w:right w:val="single" w:sz="6" w:space="0" w:color="auto"/>
            </w:tcBorders>
          </w:tcPr>
          <w:p w14:paraId="48FDBB82" w14:textId="77777777" w:rsidR="004E6028" w:rsidRDefault="004E6028" w:rsidP="00DE1185">
            <w:pPr>
              <w:pStyle w:val="CellBodyCentered"/>
              <w:rPr>
                <w:ins w:id="5778" w:author="Zhunisbayev, Olzhasbek [Bolashak Atyrau Limited]" w:date="2023-10-06T10:37:00Z"/>
                <w:rFonts w:ascii="Arial Narrow" w:hAnsi="Arial Narrow" w:cs="Arial"/>
                <w:color w:val="auto"/>
                <w:sz w:val="16"/>
                <w:szCs w:val="16"/>
                <w:lang w:val="en-GB"/>
              </w:rPr>
            </w:pPr>
          </w:p>
          <w:p w14:paraId="44E8BD18" w14:textId="7FA71C83" w:rsidR="00AA51F3" w:rsidRPr="00014E44" w:rsidRDefault="004E6028" w:rsidP="00DE1185">
            <w:pPr>
              <w:pStyle w:val="CellBodyCentered"/>
              <w:rPr>
                <w:ins w:id="5779" w:author="Zhunisbayev, Olzhasbek [Bolashak Atyrau Limited]" w:date="2023-10-06T10:29:00Z"/>
                <w:rFonts w:ascii="Arial Narrow" w:hAnsi="Arial Narrow" w:cs="Arial"/>
                <w:color w:val="auto"/>
                <w:sz w:val="16"/>
                <w:szCs w:val="16"/>
                <w:lang w:val="en-GB"/>
              </w:rPr>
            </w:pPr>
            <w:ins w:id="5780" w:author="Zhunisbayev, Olzhasbek [Bolashak Atyrau Limited]" w:date="2023-10-06T10:37:00Z">
              <w:r>
                <w:rPr>
                  <w:rFonts w:ascii="Arial Narrow" w:hAnsi="Arial Narrow" w:cs="Arial"/>
                  <w:color w:val="auto"/>
                  <w:sz w:val="16"/>
                  <w:szCs w:val="16"/>
                  <w:lang w:val="en-GB"/>
                </w:rPr>
                <w:t>100</w:t>
              </w:r>
            </w:ins>
          </w:p>
        </w:tc>
      </w:tr>
      <w:tr w:rsidR="00FA3851" w:rsidRPr="00014E44" w14:paraId="3FE4D020" w14:textId="77777777" w:rsidTr="0038396C">
        <w:tc>
          <w:tcPr>
            <w:tcW w:w="3322" w:type="dxa"/>
            <w:tcBorders>
              <w:top w:val="single" w:sz="6" w:space="0" w:color="auto"/>
              <w:left w:val="single" w:sz="6" w:space="0" w:color="auto"/>
              <w:bottom w:val="single" w:sz="6" w:space="0" w:color="auto"/>
              <w:right w:val="single" w:sz="6" w:space="0" w:color="auto"/>
            </w:tcBorders>
          </w:tcPr>
          <w:p w14:paraId="3402B490" w14:textId="77777777" w:rsidR="00B271C8" w:rsidRPr="00014E44" w:rsidRDefault="00B271C8" w:rsidP="00DE1185">
            <w:pPr>
              <w:pStyle w:val="CellBody"/>
              <w:rPr>
                <w:rFonts w:ascii="Arial Narrow" w:hAnsi="Arial Narrow" w:cs="Arial"/>
                <w:color w:val="auto"/>
                <w:sz w:val="16"/>
                <w:szCs w:val="16"/>
                <w:lang w:val="en-GB"/>
              </w:rPr>
            </w:pPr>
          </w:p>
          <w:p w14:paraId="66D5D213"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AA – ACETIC ACID</w:t>
            </w:r>
          </w:p>
          <w:p w14:paraId="0FAFEE9C" w14:textId="04606AF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BD – BLOWDOWN, HYDROCARBONS</w:t>
            </w:r>
          </w:p>
          <w:p w14:paraId="1631BA2C" w14:textId="3CA14E4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38A83DA4" w14:textId="16CC1EC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3A9F918F" w14:textId="556848A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BFL – SOUR FLARE GAS, LOW PRESSURE</w:t>
            </w:r>
          </w:p>
          <w:p w14:paraId="169FFBFC" w14:textId="75F8CB02" w:rsidR="00B271C8" w:rsidRPr="00014E44" w:rsidRDefault="00574B20"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BV –</w:t>
            </w:r>
            <w:r w:rsidR="00B271C8" w:rsidRPr="00014E44">
              <w:rPr>
                <w:rFonts w:ascii="Arial Narrow" w:hAnsi="Arial Narrow" w:cs="Arial"/>
                <w:color w:val="auto"/>
                <w:sz w:val="16"/>
                <w:szCs w:val="16"/>
                <w:lang w:val="en-GB"/>
              </w:rPr>
              <w:t xml:space="preserve"> VENT TO ATMOSPHERE </w:t>
            </w:r>
          </w:p>
          <w:p w14:paraId="1292AEA4"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CF – FOAM MIXTURE</w:t>
            </w:r>
          </w:p>
          <w:p w14:paraId="204296F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CH – HYDRAZINE SOLUTION</w:t>
            </w:r>
          </w:p>
          <w:p w14:paraId="5EF93109" w14:textId="018DA30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CHEMICAL INHIBITOR AND ANTISCALE</w:t>
            </w:r>
          </w:p>
          <w:p w14:paraId="18DB030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767A7097" w14:textId="57D13AE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DL – DRAIN, OILY SEWER (OPEN)</w:t>
            </w:r>
          </w:p>
          <w:p w14:paraId="523E540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 – FUEL GAS</w:t>
            </w:r>
          </w:p>
          <w:p w14:paraId="6ACEB025" w14:textId="444E05A6" w:rsidR="00B271C8" w:rsidRPr="00014E44" w:rsidRDefault="000063A3"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w:t>
            </w:r>
            <w:r w:rsidR="00B271C8" w:rsidRPr="00014E44">
              <w:rPr>
                <w:rFonts w:ascii="Arial Narrow" w:hAnsi="Arial Narrow" w:cs="Arial"/>
                <w:color w:val="auto"/>
                <w:sz w:val="16"/>
                <w:szCs w:val="16"/>
                <w:lang w:val="en-GB"/>
              </w:rPr>
              <w:t xml:space="preserve"> FUEL GAS HIGH PRESSURE</w:t>
            </w:r>
          </w:p>
          <w:p w14:paraId="16487AE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02642F65" w14:textId="6E88495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NL – NITROGEN LOW PRESSURE</w:t>
            </w:r>
          </w:p>
          <w:p w14:paraId="7B6489EB" w14:textId="7205D73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5B0BEA1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 – LUBE OIL</w:t>
            </w:r>
          </w:p>
          <w:p w14:paraId="731F6504"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p w14:paraId="1673384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VB – BREATHING AIR</w:t>
            </w:r>
          </w:p>
          <w:p w14:paraId="5D43A089"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VI – INSTRUMENT AIR</w:t>
            </w:r>
          </w:p>
          <w:p w14:paraId="06729B50" w14:textId="77777777" w:rsidR="00B271C8"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WDM - DEMINERALISED WATER</w:t>
            </w:r>
          </w:p>
          <w:p w14:paraId="287D2382" w14:textId="77777777" w:rsidR="001F024D" w:rsidRDefault="001F024D" w:rsidP="00DE1185">
            <w:pPr>
              <w:pStyle w:val="CellBody"/>
              <w:rPr>
                <w:rFonts w:ascii="Arial Narrow" w:hAnsi="Arial Narrow" w:cs="Arial"/>
                <w:color w:val="auto"/>
                <w:sz w:val="16"/>
                <w:szCs w:val="16"/>
                <w:lang w:val="en-GB"/>
              </w:rPr>
            </w:pPr>
          </w:p>
          <w:p w14:paraId="17B1ABFF" w14:textId="77777777" w:rsidR="001F024D" w:rsidRPr="00014E44" w:rsidRDefault="001F024D" w:rsidP="00DE1185">
            <w:pPr>
              <w:pStyle w:val="CellBody"/>
              <w:rPr>
                <w:rFonts w:ascii="Arial Narrow" w:hAnsi="Arial Narrow" w:cs="Arial"/>
                <w:color w:val="auto"/>
                <w:sz w:val="16"/>
                <w:szCs w:val="16"/>
                <w:lang w:val="en-GB"/>
              </w:rPr>
            </w:pPr>
          </w:p>
          <w:p w14:paraId="75BD02FB"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F285CDA" w14:textId="77777777" w:rsidR="00B271C8" w:rsidRPr="00014E44" w:rsidRDefault="00B271C8" w:rsidP="00DE1185">
            <w:pPr>
              <w:pStyle w:val="CellBodyCentered"/>
              <w:rPr>
                <w:rFonts w:ascii="Arial Narrow" w:hAnsi="Arial Narrow" w:cs="Arial"/>
                <w:b/>
                <w:color w:val="auto"/>
                <w:sz w:val="16"/>
                <w:szCs w:val="16"/>
                <w:lang w:val="en-GB"/>
              </w:rPr>
            </w:pPr>
          </w:p>
          <w:p w14:paraId="7A7F1931"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900P21</w:t>
            </w:r>
          </w:p>
          <w:p w14:paraId="78F672B2" w14:textId="77777777" w:rsidR="00B271C8" w:rsidRPr="00014E44" w:rsidRDefault="00B271C8" w:rsidP="00DE1185">
            <w:pPr>
              <w:pStyle w:val="CellBodyCentered"/>
              <w:rPr>
                <w:rFonts w:ascii="Arial Narrow" w:hAnsi="Arial Narrow" w:cs="Arial"/>
                <w:b/>
                <w:color w:val="auto"/>
                <w:sz w:val="16"/>
                <w:szCs w:val="16"/>
                <w:lang w:val="en-GB"/>
              </w:rPr>
            </w:pPr>
          </w:p>
          <w:p w14:paraId="219B0749" w14:textId="77777777" w:rsidR="00B271C8" w:rsidRPr="00014E44" w:rsidRDefault="00B271C8" w:rsidP="00DE1185">
            <w:pPr>
              <w:pStyle w:val="CellBodyCentered"/>
              <w:rPr>
                <w:rFonts w:ascii="Arial Narrow" w:hAnsi="Arial Narrow" w:cs="Arial"/>
                <w:b/>
                <w:color w:val="auto"/>
                <w:sz w:val="16"/>
                <w:szCs w:val="16"/>
                <w:lang w:val="en-GB"/>
              </w:rPr>
            </w:pPr>
          </w:p>
          <w:p w14:paraId="53732F4B" w14:textId="77777777" w:rsidR="00B271C8" w:rsidRPr="00014E44" w:rsidRDefault="00B271C8" w:rsidP="00DE1185">
            <w:pPr>
              <w:pStyle w:val="CellBodyCentered"/>
              <w:rPr>
                <w:rFonts w:ascii="Arial Narrow" w:hAnsi="Arial Narrow" w:cs="Arial"/>
                <w:b/>
                <w:color w:val="auto"/>
                <w:sz w:val="16"/>
                <w:szCs w:val="16"/>
                <w:lang w:val="en-GB"/>
              </w:rPr>
            </w:pPr>
          </w:p>
          <w:p w14:paraId="04EA3DCC" w14:textId="77777777" w:rsidR="00B271C8" w:rsidRPr="00014E44" w:rsidRDefault="00B271C8" w:rsidP="00DE1185">
            <w:pPr>
              <w:pStyle w:val="CellBodyCentered"/>
              <w:rPr>
                <w:rFonts w:ascii="Arial Narrow" w:hAnsi="Arial Narrow" w:cs="Arial"/>
                <w:b/>
                <w:color w:val="auto"/>
                <w:sz w:val="16"/>
                <w:szCs w:val="16"/>
                <w:lang w:val="en-GB"/>
              </w:rPr>
            </w:pPr>
          </w:p>
          <w:p w14:paraId="29515DA7"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31829F65" w14:textId="77777777" w:rsidR="00B271C8" w:rsidRPr="00014E44" w:rsidRDefault="00B271C8" w:rsidP="00DE1185">
            <w:pPr>
              <w:pStyle w:val="CellBodyCentered"/>
              <w:rPr>
                <w:rFonts w:ascii="Arial Narrow" w:hAnsi="Arial Narrow" w:cs="Arial"/>
                <w:color w:val="auto"/>
                <w:sz w:val="16"/>
                <w:szCs w:val="16"/>
                <w:lang w:val="en-GB"/>
              </w:rPr>
            </w:pPr>
          </w:p>
          <w:p w14:paraId="7B29A35B" w14:textId="77777777" w:rsidR="00B271C8" w:rsidRPr="00014E44" w:rsidDel="00076A62" w:rsidRDefault="00B271C8" w:rsidP="00DE1185">
            <w:pPr>
              <w:pStyle w:val="CellBodyCentered"/>
              <w:rPr>
                <w:del w:id="5781" w:author="Zhunisbayev, Olzhasbek [Bolashak Atyrau Limited]" w:date="2023-10-16T09:37:00Z"/>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730FCFEA" w14:textId="77777777" w:rsidR="00B271C8" w:rsidRPr="00014E44" w:rsidDel="00076A62" w:rsidRDefault="00B271C8" w:rsidP="00DE1185">
            <w:pPr>
              <w:pStyle w:val="CellBodyCentered"/>
              <w:rPr>
                <w:del w:id="5782" w:author="Zhunisbayev, Olzhasbek [Bolashak Atyrau Limited]" w:date="2023-10-16T09:37:00Z"/>
                <w:rFonts w:ascii="Arial Narrow" w:hAnsi="Arial Narrow" w:cs="Arial"/>
                <w:color w:val="auto"/>
                <w:sz w:val="16"/>
                <w:szCs w:val="16"/>
                <w:lang w:val="en-GB"/>
              </w:rPr>
            </w:pPr>
          </w:p>
          <w:p w14:paraId="40A82CC2" w14:textId="3A505693" w:rsidR="00B271C8" w:rsidRPr="00014E44" w:rsidRDefault="00B271C8" w:rsidP="00DE1185">
            <w:pPr>
              <w:pStyle w:val="CellBodyCentered"/>
              <w:rPr>
                <w:rFonts w:ascii="Arial Narrow" w:hAnsi="Arial Narrow" w:cs="Arial"/>
                <w:color w:val="auto"/>
                <w:sz w:val="16"/>
                <w:szCs w:val="16"/>
                <w:lang w:val="ru-RU"/>
              </w:rPr>
            </w:pPr>
            <w:del w:id="5783" w:author="Zhunisbayev, Olzhasbek [Bolashak Atyrau Limited]" w:date="2023-10-16T09:37: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tc>
        <w:tc>
          <w:tcPr>
            <w:tcW w:w="1080" w:type="dxa"/>
            <w:tcBorders>
              <w:top w:val="single" w:sz="6" w:space="0" w:color="auto"/>
              <w:left w:val="single" w:sz="6" w:space="0" w:color="auto"/>
              <w:bottom w:val="single" w:sz="6" w:space="0" w:color="auto"/>
              <w:right w:val="single" w:sz="6" w:space="0" w:color="auto"/>
            </w:tcBorders>
          </w:tcPr>
          <w:p w14:paraId="0EC9E5EC" w14:textId="77777777" w:rsidR="00B271C8" w:rsidRPr="00014E44" w:rsidRDefault="00B271C8" w:rsidP="00DE1185">
            <w:pPr>
              <w:pStyle w:val="CellBodyCentered"/>
              <w:rPr>
                <w:rFonts w:ascii="Arial Narrow" w:hAnsi="Arial Narrow" w:cs="Arial"/>
                <w:color w:val="auto"/>
                <w:sz w:val="16"/>
                <w:szCs w:val="16"/>
                <w:lang w:val="en-GB"/>
              </w:rPr>
            </w:pPr>
          </w:p>
          <w:p w14:paraId="7286413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 STAINLESS STEEL</w:t>
            </w:r>
          </w:p>
          <w:p w14:paraId="238184F9" w14:textId="77777777" w:rsidR="00B271C8" w:rsidRPr="00014E44" w:rsidRDefault="00B271C8" w:rsidP="00DE1185">
            <w:pPr>
              <w:pStyle w:val="CellBodyCentered"/>
              <w:rPr>
                <w:rFonts w:ascii="Arial Narrow" w:hAnsi="Arial Narrow" w:cs="Arial"/>
                <w:color w:val="auto"/>
                <w:sz w:val="16"/>
                <w:szCs w:val="16"/>
                <w:lang w:val="en-GB"/>
              </w:rPr>
            </w:pPr>
          </w:p>
          <w:p w14:paraId="3AD706C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tc>
        <w:tc>
          <w:tcPr>
            <w:tcW w:w="720" w:type="dxa"/>
            <w:tcBorders>
              <w:top w:val="single" w:sz="6" w:space="0" w:color="auto"/>
              <w:left w:val="single" w:sz="6" w:space="0" w:color="auto"/>
              <w:bottom w:val="single" w:sz="6" w:space="0" w:color="auto"/>
              <w:right w:val="single" w:sz="6" w:space="0" w:color="auto"/>
            </w:tcBorders>
          </w:tcPr>
          <w:p w14:paraId="662B83E3" w14:textId="77777777" w:rsidR="00B271C8" w:rsidRPr="00014E44" w:rsidRDefault="00B271C8" w:rsidP="00DE1185">
            <w:pPr>
              <w:pStyle w:val="CellBodyCentered"/>
              <w:rPr>
                <w:rFonts w:ascii="Arial Narrow" w:hAnsi="Arial Narrow" w:cs="Arial"/>
                <w:color w:val="auto"/>
                <w:sz w:val="16"/>
                <w:szCs w:val="16"/>
                <w:lang w:val="en-GB"/>
              </w:rPr>
            </w:pPr>
          </w:p>
          <w:p w14:paraId="2E6F90E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45D8657C" w14:textId="77777777" w:rsidR="00B271C8" w:rsidRPr="00014E44" w:rsidRDefault="00B271C8" w:rsidP="00DE1185">
            <w:pPr>
              <w:pStyle w:val="CellBodyCentered"/>
              <w:rPr>
                <w:ins w:id="5784"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0915D36B" w14:textId="678FB94C" w:rsidR="00B271C8" w:rsidRPr="00014E44" w:rsidRDefault="00B271C8" w:rsidP="00DE1185">
            <w:pPr>
              <w:pStyle w:val="CellBodyCentered"/>
              <w:rPr>
                <w:rFonts w:ascii="Arial Narrow" w:hAnsi="Arial Narrow" w:cs="Arial"/>
                <w:color w:val="auto"/>
                <w:sz w:val="16"/>
                <w:szCs w:val="16"/>
                <w:lang w:val="en-GB"/>
              </w:rPr>
            </w:pPr>
            <w:ins w:id="5785"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255C74E2" w14:textId="77777777" w:rsidR="00B271C8" w:rsidRPr="00014E44" w:rsidRDefault="00B271C8" w:rsidP="00DE1185">
            <w:pPr>
              <w:pStyle w:val="CellBodyCentered"/>
              <w:rPr>
                <w:rFonts w:ascii="Arial Narrow" w:hAnsi="Arial Narrow" w:cs="Arial"/>
                <w:color w:val="auto"/>
                <w:sz w:val="16"/>
                <w:szCs w:val="16"/>
                <w:lang w:val="en-GB"/>
              </w:rPr>
            </w:pPr>
          </w:p>
          <w:p w14:paraId="66FCC0B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-140 to +350°C</w:t>
            </w:r>
          </w:p>
          <w:p w14:paraId="097B0D2C" w14:textId="77777777" w:rsidR="00B271C8" w:rsidRPr="00014E44" w:rsidRDefault="00B271C8" w:rsidP="00DE1185">
            <w:pPr>
              <w:pStyle w:val="CellBodyCentered"/>
              <w:rPr>
                <w:rFonts w:ascii="Arial Narrow" w:hAnsi="Arial Narrow" w:cs="Arial"/>
                <w:color w:val="auto"/>
                <w:sz w:val="16"/>
                <w:szCs w:val="16"/>
                <w:lang w:val="en-GB"/>
              </w:rPr>
            </w:pPr>
          </w:p>
          <w:p w14:paraId="50B503C9" w14:textId="3583343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del w:id="5786" w:author="Zhunisbayev, Olzhasbek A [Bolashak Atyrau Limited]" w:date="2022-06-13T18:30:00Z">
              <w:r w:rsidRPr="00014E44" w:rsidDel="00786DF5">
                <w:rPr>
                  <w:rFonts w:ascii="Arial Narrow" w:hAnsi="Arial Narrow" w:cs="Arial"/>
                  <w:color w:val="auto"/>
                  <w:sz w:val="16"/>
                  <w:szCs w:val="16"/>
                  <w:lang w:val="en-GB"/>
                </w:rPr>
                <w:delText>6</w:delText>
              </w:r>
            </w:del>
            <w:ins w:id="5787" w:author="Zhunisbayev, Olzhasbek A [Bolashak Atyrau Limited]" w:date="2022-06-13T18:30:00Z">
              <w:r w:rsidRPr="00014E44">
                <w:rPr>
                  <w:rFonts w:ascii="Arial Narrow" w:hAnsi="Arial Narrow" w:cs="Arial"/>
                  <w:color w:val="auto"/>
                  <w:sz w:val="16"/>
                  <w:szCs w:val="16"/>
                  <w:lang w:val="en-GB"/>
                </w:rPr>
                <w:t>5</w:t>
              </w:r>
            </w:ins>
          </w:p>
        </w:tc>
        <w:tc>
          <w:tcPr>
            <w:tcW w:w="1890" w:type="dxa"/>
            <w:tcBorders>
              <w:top w:val="single" w:sz="6" w:space="0" w:color="auto"/>
              <w:left w:val="single" w:sz="6" w:space="0" w:color="auto"/>
              <w:bottom w:val="single" w:sz="6" w:space="0" w:color="auto"/>
              <w:right w:val="single" w:sz="6" w:space="0" w:color="auto"/>
            </w:tcBorders>
          </w:tcPr>
          <w:p w14:paraId="4B5F15B4" w14:textId="77777777" w:rsidR="00B271C8" w:rsidRPr="00014E44" w:rsidRDefault="00B271C8" w:rsidP="00DE1185">
            <w:pPr>
              <w:pStyle w:val="CellBody"/>
              <w:rPr>
                <w:rFonts w:ascii="Arial Narrow" w:hAnsi="Arial Narrow" w:cs="Arial"/>
                <w:color w:val="auto"/>
                <w:sz w:val="16"/>
                <w:szCs w:val="16"/>
                <w:u w:val="single"/>
                <w:lang w:val="en-GB"/>
              </w:rPr>
            </w:pPr>
          </w:p>
          <w:p w14:paraId="6CC5B014" w14:textId="66B91DB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2.2</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7700DAB6" w14:textId="7CAE95BB" w:rsidR="00B271C8" w:rsidRPr="00014E44" w:rsidRDefault="009A133B"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788"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789"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148.9 barg</w:t>
            </w:r>
          </w:p>
          <w:p w14:paraId="76D3643C" w14:textId="3B02B86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144.3 </w:t>
            </w:r>
            <w:r w:rsidRPr="00014E44">
              <w:rPr>
                <w:rFonts w:ascii="Arial Narrow" w:hAnsi="Arial Narrow" w:cs="Arial"/>
                <w:color w:val="auto"/>
                <w:sz w:val="16"/>
                <w:szCs w:val="16"/>
                <w:lang w:val="en-GB"/>
              </w:rPr>
              <w:t>barg</w:t>
            </w:r>
          </w:p>
          <w:p w14:paraId="26B95632" w14:textId="72697D1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126.6 </w:t>
            </w:r>
            <w:r w:rsidRPr="00014E44">
              <w:rPr>
                <w:rFonts w:ascii="Arial Narrow" w:hAnsi="Arial Narrow" w:cs="Arial"/>
                <w:color w:val="auto"/>
                <w:sz w:val="16"/>
                <w:szCs w:val="16"/>
                <w:lang w:val="en-GB"/>
              </w:rPr>
              <w:t>barg</w:t>
            </w:r>
          </w:p>
          <w:p w14:paraId="2F2C9482" w14:textId="53F1D41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115.5 </w:t>
            </w:r>
            <w:r w:rsidRPr="00014E44">
              <w:rPr>
                <w:rFonts w:ascii="Arial Narrow" w:hAnsi="Arial Narrow" w:cs="Arial"/>
                <w:color w:val="auto"/>
                <w:sz w:val="16"/>
                <w:szCs w:val="16"/>
                <w:lang w:val="en-GB"/>
              </w:rPr>
              <w:t>barg</w:t>
            </w:r>
          </w:p>
          <w:p w14:paraId="5C49F89F" w14:textId="7F6281A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107.0 </w:t>
            </w:r>
            <w:r w:rsidRPr="00014E44">
              <w:rPr>
                <w:rFonts w:ascii="Arial Narrow" w:hAnsi="Arial Narrow" w:cs="Arial"/>
                <w:color w:val="auto"/>
                <w:sz w:val="16"/>
                <w:szCs w:val="16"/>
                <w:lang w:val="en-GB"/>
              </w:rPr>
              <w:t>barg</w:t>
            </w:r>
          </w:p>
          <w:p w14:paraId="1CD3CAD9" w14:textId="01148A7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 xml:space="preserve">C = 100.1 </w:t>
            </w:r>
            <w:r w:rsidRPr="00014E44">
              <w:rPr>
                <w:rFonts w:ascii="Arial Narrow" w:hAnsi="Arial Narrow" w:cs="Arial"/>
                <w:color w:val="auto"/>
                <w:sz w:val="16"/>
                <w:szCs w:val="16"/>
                <w:lang w:val="en-GB"/>
              </w:rPr>
              <w:t>barg</w:t>
            </w:r>
          </w:p>
          <w:p w14:paraId="0419AD91" w14:textId="0C116E1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94.9 </w:t>
            </w:r>
            <w:r w:rsidRPr="00014E44">
              <w:rPr>
                <w:rFonts w:ascii="Arial Narrow" w:hAnsi="Arial Narrow" w:cs="Arial"/>
                <w:color w:val="auto"/>
                <w:sz w:val="16"/>
                <w:szCs w:val="16"/>
                <w:lang w:val="en-GB"/>
              </w:rPr>
              <w:t>barg</w:t>
            </w:r>
          </w:p>
          <w:p w14:paraId="68245922" w14:textId="13BA622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350°</w:t>
            </w:r>
            <w:r w:rsidRPr="00014E44">
              <w:rPr>
                <w:rFonts w:ascii="Arial Narrow" w:hAnsi="Arial Narrow" w:cs="Arial"/>
                <w:snapToGrid w:val="0"/>
                <w:color w:val="auto"/>
                <w:sz w:val="16"/>
                <w:szCs w:val="16"/>
                <w:lang w:val="en-GB"/>
              </w:rPr>
              <w:t xml:space="preserve">C = 91.0 </w:t>
            </w:r>
            <w:r w:rsidRPr="00014E44">
              <w:rPr>
                <w:rFonts w:ascii="Arial Narrow" w:hAnsi="Arial Narrow" w:cs="Arial"/>
                <w:color w:val="auto"/>
                <w:sz w:val="16"/>
                <w:szCs w:val="16"/>
                <w:lang w:val="en-GB"/>
              </w:rPr>
              <w:t>barg</w:t>
            </w:r>
          </w:p>
          <w:p w14:paraId="557C55CD"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1DF47B42" w14:textId="77777777" w:rsidR="00B271C8" w:rsidRPr="00014E44" w:rsidRDefault="00B271C8" w:rsidP="00DE1185">
            <w:pPr>
              <w:pStyle w:val="CellBodyCentered"/>
              <w:rPr>
                <w:rFonts w:ascii="Arial Narrow" w:hAnsi="Arial Narrow" w:cs="Arial"/>
                <w:color w:val="auto"/>
                <w:sz w:val="16"/>
                <w:szCs w:val="16"/>
                <w:lang w:val="en-GB"/>
              </w:rPr>
            </w:pPr>
          </w:p>
          <w:p w14:paraId="4729480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15BCFF19" w14:textId="77777777" w:rsidR="00B271C8" w:rsidRPr="00014E44" w:rsidRDefault="00B271C8" w:rsidP="00DE1185">
            <w:pPr>
              <w:pStyle w:val="CellBodyCentered"/>
              <w:rPr>
                <w:rFonts w:ascii="Arial Narrow" w:hAnsi="Arial Narrow" w:cs="Arial"/>
                <w:color w:val="auto"/>
                <w:sz w:val="16"/>
                <w:szCs w:val="16"/>
                <w:lang w:val="en-GB"/>
              </w:rPr>
            </w:pPr>
          </w:p>
          <w:p w14:paraId="0E9331A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6120351C" w14:textId="77777777" w:rsidTr="0038396C">
        <w:tc>
          <w:tcPr>
            <w:tcW w:w="3322" w:type="dxa"/>
            <w:tcBorders>
              <w:top w:val="single" w:sz="6" w:space="0" w:color="auto"/>
              <w:left w:val="single" w:sz="6" w:space="0" w:color="auto"/>
              <w:bottom w:val="single" w:sz="6" w:space="0" w:color="auto"/>
              <w:right w:val="single" w:sz="6" w:space="0" w:color="auto"/>
            </w:tcBorders>
          </w:tcPr>
          <w:p w14:paraId="48112A26" w14:textId="77777777" w:rsidR="00B271C8" w:rsidRPr="00014E44" w:rsidRDefault="00B271C8" w:rsidP="00DE1185">
            <w:pPr>
              <w:pStyle w:val="CellBody"/>
              <w:rPr>
                <w:rFonts w:ascii="Arial Narrow" w:hAnsi="Arial Narrow" w:cs="Arial"/>
                <w:color w:val="auto"/>
                <w:sz w:val="16"/>
                <w:szCs w:val="16"/>
                <w:lang w:val="en-GB"/>
              </w:rPr>
            </w:pPr>
          </w:p>
          <w:p w14:paraId="4B10ECD1" w14:textId="6B04DB2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 – FLARE GAS (OFF PLOT ONLY)</w:t>
            </w:r>
          </w:p>
          <w:p w14:paraId="5777466E" w14:textId="77777777" w:rsidR="00B271C8" w:rsidRPr="00014E44" w:rsidRDefault="00B271C8" w:rsidP="00DE1185">
            <w:pPr>
              <w:pStyle w:val="CellBody"/>
              <w:rPr>
                <w:ins w:id="5790" w:author="Zhunisbayev, Olzhasbek A [Bolashak Atyrau Limited]" w:date="2022-06-12T23:18:00Z"/>
                <w:rFonts w:ascii="Arial Narrow" w:hAnsi="Arial Narrow" w:cs="Arial"/>
                <w:color w:val="auto"/>
                <w:sz w:val="16"/>
                <w:szCs w:val="16"/>
                <w:lang w:val="en-GB"/>
              </w:rPr>
            </w:pPr>
            <w:ins w:id="5791" w:author="Zhunisbayev, Olzhasbek A [Bolashak Atyrau Limited]" w:date="2022-06-12T23:18:00Z">
              <w:r w:rsidRPr="00014E44">
                <w:rPr>
                  <w:rFonts w:ascii="Arial Narrow" w:hAnsi="Arial Narrow" w:cs="Arial"/>
                  <w:color w:val="auto"/>
                  <w:sz w:val="16"/>
                  <w:szCs w:val="16"/>
                  <w:lang w:val="en-GB"/>
                </w:rPr>
                <w:t>BFL – FLARE GAS, LP</w:t>
              </w:r>
            </w:ins>
          </w:p>
          <w:p w14:paraId="20B08B02" w14:textId="15D5D616" w:rsidR="00B271C8" w:rsidRPr="00014E44" w:rsidRDefault="00B271C8" w:rsidP="00DE1185">
            <w:pPr>
              <w:pStyle w:val="CellBody"/>
              <w:rPr>
                <w:ins w:id="5792" w:author="Zhunisbayev, Olzhasbek A [Bolashak Atyrau Limited]" w:date="2022-06-12T23:18:00Z"/>
                <w:rFonts w:ascii="Arial Narrow" w:hAnsi="Arial Narrow" w:cs="Arial"/>
                <w:color w:val="auto"/>
                <w:sz w:val="16"/>
                <w:szCs w:val="16"/>
                <w:lang w:val="en-GB"/>
              </w:rPr>
            </w:pPr>
            <w:ins w:id="5793" w:author="Zhunisbayev, Olzhasbek A [Bolashak Atyrau Limited]" w:date="2022-06-12T23:18:00Z">
              <w:r w:rsidRPr="00014E44">
                <w:rPr>
                  <w:rFonts w:ascii="Arial Narrow" w:hAnsi="Arial Narrow" w:cs="Arial"/>
                  <w:color w:val="auto"/>
                  <w:sz w:val="16"/>
                  <w:szCs w:val="16"/>
                  <w:lang w:val="en-GB"/>
                </w:rPr>
                <w:t>BFH – FLARE GAS HP</w:t>
              </w:r>
            </w:ins>
          </w:p>
          <w:p w14:paraId="6359F04E" w14:textId="4729911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CCD – DEMULSIFYING AGENT</w:t>
            </w:r>
          </w:p>
          <w:p w14:paraId="121E614E" w14:textId="5D4ECE0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CI – CORR. INHIBITOR &amp; ANTISCALE</w:t>
            </w:r>
          </w:p>
          <w:p w14:paraId="3287998B"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CT – SODIUM PHOSPHATE</w:t>
            </w:r>
          </w:p>
          <w:p w14:paraId="171A49C8"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53FB7BFE" w14:textId="1ECC746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71D0ADB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FM – METHANOL </w:t>
            </w:r>
          </w:p>
          <w:p w14:paraId="6DA53BA4"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GE - DESULFURISED GAS</w:t>
            </w:r>
          </w:p>
          <w:p w14:paraId="76EDEDA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HYDROCARBON VAPOUR</w:t>
            </w:r>
          </w:p>
          <w:p w14:paraId="20C2E8E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12107A17" w14:textId="0E4086B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1D28880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p w14:paraId="441493C5" w14:textId="77777777" w:rsidR="00B271C8" w:rsidRPr="00014E44" w:rsidRDefault="00B271C8" w:rsidP="00DE1185">
            <w:pPr>
              <w:pStyle w:val="CellBody"/>
              <w:rPr>
                <w:ins w:id="5794" w:author="Zhunisbayev, Olzhasbek A [Bolashak Atyrau Limited]" w:date="2022-06-12T23:19:00Z"/>
                <w:rFonts w:ascii="Arial Narrow" w:hAnsi="Arial Narrow" w:cs="Arial"/>
                <w:color w:val="auto"/>
                <w:sz w:val="16"/>
                <w:szCs w:val="16"/>
                <w:lang w:val="en-GB"/>
              </w:rPr>
            </w:pPr>
            <w:ins w:id="5795" w:author="Zhunisbayev, Olzhasbek A [Bolashak Atyrau Limited]" w:date="2022-06-12T23:19:00Z">
              <w:r w:rsidRPr="00014E44">
                <w:rPr>
                  <w:rFonts w:ascii="Arial Narrow" w:hAnsi="Arial Narrow" w:cs="Arial"/>
                  <w:color w:val="auto"/>
                  <w:sz w:val="16"/>
                  <w:szCs w:val="16"/>
                  <w:lang w:val="en-GB"/>
                </w:rPr>
                <w:t>SH – STEAM, HIGH PRESSURE</w:t>
              </w:r>
            </w:ins>
          </w:p>
          <w:p w14:paraId="6475BFCF" w14:textId="77777777" w:rsidR="00B271C8" w:rsidRPr="00014E44" w:rsidRDefault="00B271C8" w:rsidP="00DE1185">
            <w:pPr>
              <w:pStyle w:val="CellBody"/>
              <w:rPr>
                <w:ins w:id="5796" w:author="Zhunisbayev, Olzhasbek A [Bolashak Atyrau Limited]" w:date="2022-06-12T23:19:00Z"/>
                <w:rFonts w:ascii="Arial Narrow" w:hAnsi="Arial Narrow" w:cs="Arial"/>
                <w:color w:val="auto"/>
                <w:sz w:val="16"/>
                <w:szCs w:val="16"/>
                <w:lang w:val="en-GB"/>
              </w:rPr>
            </w:pPr>
            <w:ins w:id="5797" w:author="Zhunisbayev, Olzhasbek A [Bolashak Atyrau Limited]" w:date="2022-06-12T23:19:00Z">
              <w:r w:rsidRPr="00014E44">
                <w:rPr>
                  <w:rFonts w:ascii="Arial Narrow" w:hAnsi="Arial Narrow" w:cs="Arial"/>
                  <w:color w:val="auto"/>
                  <w:sz w:val="16"/>
                  <w:szCs w:val="16"/>
                  <w:lang w:val="en-GB"/>
                </w:rPr>
                <w:t>WBH – BOILER FEED WATER,</w:t>
              </w:r>
            </w:ins>
          </w:p>
          <w:p w14:paraId="2AA87A45" w14:textId="144C60D6" w:rsidR="00B271C8" w:rsidRPr="00014E44" w:rsidRDefault="00B271C8" w:rsidP="00DE1185">
            <w:pPr>
              <w:pStyle w:val="CellBody"/>
              <w:rPr>
                <w:ins w:id="5798" w:author="Zhunisbayev, Olzhasbek A [Bolashak Atyrau Limited]" w:date="2022-06-12T23:19:00Z"/>
                <w:rFonts w:ascii="Arial Narrow" w:hAnsi="Arial Narrow" w:cs="Arial"/>
                <w:color w:val="auto"/>
                <w:sz w:val="16"/>
                <w:szCs w:val="16"/>
                <w:lang w:val="en-GB"/>
              </w:rPr>
            </w:pPr>
            <w:ins w:id="5799" w:author="Zhunisbayev, Olzhasbek A [Bolashak Atyrau Limited]" w:date="2022-06-12T23:19:00Z">
              <w:r w:rsidRPr="00014E44">
                <w:rPr>
                  <w:rFonts w:ascii="Arial Narrow" w:hAnsi="Arial Narrow" w:cs="Arial"/>
                  <w:color w:val="auto"/>
                  <w:sz w:val="16"/>
                  <w:szCs w:val="16"/>
                  <w:lang w:val="en-GB"/>
                </w:rPr>
                <w:t>HIGH PRESSURE</w:t>
              </w:r>
            </w:ins>
          </w:p>
          <w:p w14:paraId="36F6DC1E" w14:textId="7196362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WSR – SOUR WATER</w:t>
            </w:r>
          </w:p>
          <w:p w14:paraId="37673C7F" w14:textId="77777777" w:rsidR="00785C5A" w:rsidRPr="00014E44" w:rsidRDefault="00785C5A"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E88A690" w14:textId="77777777" w:rsidR="00B271C8" w:rsidRPr="00014E44" w:rsidRDefault="00B271C8" w:rsidP="00DE1185">
            <w:pPr>
              <w:pStyle w:val="CellBodyCentered"/>
              <w:rPr>
                <w:rFonts w:ascii="Arial Narrow" w:hAnsi="Arial Narrow" w:cs="Arial"/>
                <w:b/>
                <w:color w:val="auto"/>
                <w:sz w:val="16"/>
                <w:szCs w:val="16"/>
                <w:lang w:val="en-GB"/>
              </w:rPr>
            </w:pPr>
          </w:p>
          <w:p w14:paraId="2B6A8E4C"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900P22</w:t>
            </w:r>
          </w:p>
          <w:p w14:paraId="31E1C4FD" w14:textId="77777777" w:rsidR="00B271C8" w:rsidRPr="00014E44" w:rsidRDefault="00B271C8" w:rsidP="00DE1185">
            <w:pPr>
              <w:pStyle w:val="CellBodyCentered"/>
              <w:rPr>
                <w:rFonts w:ascii="Arial Narrow" w:hAnsi="Arial Narrow" w:cs="Arial"/>
                <w:b/>
                <w:color w:val="auto"/>
                <w:sz w:val="16"/>
                <w:szCs w:val="16"/>
                <w:lang w:val="en-GB"/>
              </w:rPr>
            </w:pPr>
          </w:p>
          <w:p w14:paraId="3D4EED69" w14:textId="77777777" w:rsidR="00B271C8" w:rsidRPr="00014E44" w:rsidRDefault="00B271C8" w:rsidP="00DE1185">
            <w:pPr>
              <w:pStyle w:val="CellBodyCentered"/>
              <w:rPr>
                <w:rFonts w:ascii="Arial Narrow" w:hAnsi="Arial Narrow" w:cs="Arial"/>
                <w:b/>
                <w:color w:val="auto"/>
                <w:sz w:val="16"/>
                <w:szCs w:val="16"/>
                <w:lang w:val="en-GB"/>
              </w:rPr>
            </w:pPr>
          </w:p>
          <w:p w14:paraId="17F6A446" w14:textId="77777777" w:rsidR="00B271C8" w:rsidRPr="00014E44" w:rsidRDefault="00B271C8" w:rsidP="00DE1185">
            <w:pPr>
              <w:pStyle w:val="CellBodyCentered"/>
              <w:rPr>
                <w:rFonts w:ascii="Arial Narrow" w:hAnsi="Arial Narrow" w:cs="Arial"/>
                <w:b/>
                <w:color w:val="auto"/>
                <w:sz w:val="16"/>
                <w:szCs w:val="16"/>
                <w:lang w:val="en-GB"/>
              </w:rPr>
            </w:pPr>
          </w:p>
          <w:p w14:paraId="6C08BDB6" w14:textId="77777777" w:rsidR="00B271C8" w:rsidRPr="00014E44" w:rsidRDefault="00B271C8" w:rsidP="00DE1185">
            <w:pPr>
              <w:pStyle w:val="CellBodyCentered"/>
              <w:rPr>
                <w:rFonts w:ascii="Arial Narrow" w:hAnsi="Arial Narrow" w:cs="Arial"/>
                <w:b/>
                <w:color w:val="auto"/>
                <w:sz w:val="16"/>
                <w:szCs w:val="16"/>
                <w:lang w:val="en-GB"/>
              </w:rPr>
            </w:pPr>
          </w:p>
          <w:p w14:paraId="2662D65F" w14:textId="77777777" w:rsidR="00B271C8" w:rsidRPr="00014E44" w:rsidRDefault="00B271C8" w:rsidP="00DE1185">
            <w:pPr>
              <w:pStyle w:val="CellBodyCentered"/>
              <w:rPr>
                <w:rFonts w:ascii="Arial Narrow" w:hAnsi="Arial Narrow" w:cs="Arial"/>
                <w:b/>
                <w:color w:val="auto"/>
                <w:sz w:val="16"/>
                <w:szCs w:val="16"/>
                <w:lang w:val="en-GB"/>
              </w:rPr>
            </w:pPr>
          </w:p>
          <w:p w14:paraId="38C6B9AD" w14:textId="77777777" w:rsidR="00B271C8" w:rsidRPr="00014E44" w:rsidRDefault="00B271C8" w:rsidP="00DE1185">
            <w:pPr>
              <w:pStyle w:val="CellBodyCentered"/>
              <w:rPr>
                <w:rFonts w:ascii="Arial Narrow" w:hAnsi="Arial Narrow" w:cs="Arial"/>
                <w:b/>
                <w:color w:val="auto"/>
                <w:sz w:val="16"/>
                <w:szCs w:val="16"/>
                <w:lang w:val="en-GB"/>
              </w:rPr>
            </w:pPr>
          </w:p>
          <w:p w14:paraId="3ACE0068" w14:textId="77777777" w:rsidR="00B271C8" w:rsidRPr="00014E44" w:rsidRDefault="00B271C8" w:rsidP="00DE1185">
            <w:pPr>
              <w:pStyle w:val="CellBodyCentered"/>
              <w:rPr>
                <w:rFonts w:ascii="Arial Narrow" w:hAnsi="Arial Narrow" w:cs="Arial"/>
                <w:b/>
                <w:color w:val="auto"/>
                <w:sz w:val="16"/>
                <w:szCs w:val="16"/>
                <w:lang w:val="en-GB"/>
              </w:rPr>
            </w:pPr>
          </w:p>
          <w:p w14:paraId="0BF27877" w14:textId="77777777" w:rsidR="00B271C8" w:rsidRPr="00014E44" w:rsidRDefault="00B271C8" w:rsidP="00DE1185">
            <w:pPr>
              <w:pStyle w:val="CellBodyCentered"/>
              <w:rPr>
                <w:rFonts w:ascii="Arial Narrow" w:hAnsi="Arial Narrow" w:cs="Arial"/>
                <w:b/>
                <w:color w:val="auto"/>
                <w:sz w:val="16"/>
                <w:szCs w:val="16"/>
                <w:lang w:val="en-GB"/>
              </w:rPr>
            </w:pPr>
          </w:p>
          <w:p w14:paraId="7004292C" w14:textId="77777777" w:rsidR="00B271C8" w:rsidRPr="00014E44" w:rsidRDefault="00B271C8" w:rsidP="00DE1185">
            <w:pPr>
              <w:pStyle w:val="CellBodyCentered"/>
              <w:rPr>
                <w:rFonts w:ascii="Arial Narrow" w:hAnsi="Arial Narrow" w:cs="Arial"/>
                <w:b/>
                <w:color w:val="auto"/>
                <w:sz w:val="16"/>
                <w:szCs w:val="16"/>
                <w:lang w:val="en-GB"/>
              </w:rPr>
            </w:pPr>
          </w:p>
          <w:p w14:paraId="6AAC62CF" w14:textId="77777777" w:rsidR="00B271C8" w:rsidRPr="00014E44" w:rsidRDefault="00B271C8" w:rsidP="00DE1185">
            <w:pPr>
              <w:pStyle w:val="CellBodyCentered"/>
              <w:rPr>
                <w:rFonts w:ascii="Arial Narrow" w:hAnsi="Arial Narrow" w:cs="Arial"/>
                <w:b/>
                <w:color w:val="auto"/>
                <w:sz w:val="16"/>
                <w:szCs w:val="16"/>
                <w:lang w:val="en-GB"/>
              </w:rPr>
            </w:pPr>
          </w:p>
          <w:p w14:paraId="725799B4" w14:textId="77777777" w:rsidR="00B271C8" w:rsidRPr="00014E44" w:rsidRDefault="00B271C8" w:rsidP="00DE1185">
            <w:pPr>
              <w:pStyle w:val="CellBodyCentered"/>
              <w:rPr>
                <w:rFonts w:ascii="Arial Narrow" w:hAnsi="Arial Narrow" w:cs="Arial"/>
                <w:b/>
                <w:color w:val="auto"/>
                <w:sz w:val="16"/>
                <w:szCs w:val="16"/>
                <w:lang w:val="en-GB"/>
              </w:rPr>
            </w:pPr>
          </w:p>
          <w:p w14:paraId="25B08DEC" w14:textId="7DA362A3" w:rsidR="00B271C8" w:rsidRPr="00014E44" w:rsidRDefault="00B271C8" w:rsidP="00574B20">
            <w:pPr>
              <w:pStyle w:val="CellBodyCentered"/>
              <w:jc w:val="left"/>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01415035" w14:textId="77777777" w:rsidR="00B271C8" w:rsidRPr="00014E44" w:rsidRDefault="00B271C8" w:rsidP="00DE1185">
            <w:pPr>
              <w:pStyle w:val="CellBodyCentered"/>
              <w:rPr>
                <w:rFonts w:ascii="Arial Narrow" w:hAnsi="Arial Narrow" w:cs="Arial"/>
                <w:color w:val="auto"/>
                <w:sz w:val="16"/>
                <w:szCs w:val="16"/>
                <w:lang w:val="en-GB"/>
              </w:rPr>
            </w:pPr>
          </w:p>
          <w:p w14:paraId="41AEC0F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682CC686" w14:textId="77777777" w:rsidR="00B271C8" w:rsidRPr="00014E44" w:rsidRDefault="00B271C8" w:rsidP="00DE1185">
            <w:pPr>
              <w:pStyle w:val="CellBodyCentered"/>
              <w:ind w:left="720"/>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2</w:t>
            </w:r>
          </w:p>
        </w:tc>
        <w:tc>
          <w:tcPr>
            <w:tcW w:w="1080" w:type="dxa"/>
            <w:tcBorders>
              <w:top w:val="single" w:sz="6" w:space="0" w:color="auto"/>
              <w:left w:val="single" w:sz="6" w:space="0" w:color="auto"/>
              <w:bottom w:val="single" w:sz="6" w:space="0" w:color="auto"/>
              <w:right w:val="single" w:sz="6" w:space="0" w:color="auto"/>
            </w:tcBorders>
          </w:tcPr>
          <w:p w14:paraId="18C8FA58" w14:textId="77777777" w:rsidR="00B271C8" w:rsidRPr="00014E44" w:rsidRDefault="00B271C8" w:rsidP="00DE1185">
            <w:pPr>
              <w:pStyle w:val="CellBodyCentered"/>
              <w:rPr>
                <w:rFonts w:ascii="Arial Narrow" w:hAnsi="Arial Narrow" w:cs="Arial"/>
                <w:color w:val="auto"/>
                <w:sz w:val="16"/>
                <w:szCs w:val="16"/>
                <w:lang w:val="en-GB"/>
              </w:rPr>
            </w:pPr>
          </w:p>
          <w:p w14:paraId="7138B88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 STAINLESS STEEL</w:t>
            </w:r>
          </w:p>
          <w:p w14:paraId="280B82C9" w14:textId="77777777" w:rsidR="00B271C8" w:rsidRPr="00014E44" w:rsidRDefault="00B271C8" w:rsidP="00DE1185">
            <w:pPr>
              <w:pStyle w:val="CellBodyCentered"/>
              <w:rPr>
                <w:rFonts w:ascii="Arial Narrow" w:hAnsi="Arial Narrow" w:cs="Arial"/>
                <w:color w:val="auto"/>
                <w:sz w:val="16"/>
                <w:szCs w:val="16"/>
                <w:lang w:val="en-GB"/>
              </w:rPr>
            </w:pPr>
          </w:p>
          <w:p w14:paraId="5CA522F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463B8F03" w14:textId="77777777" w:rsidR="00B271C8" w:rsidRPr="00014E44" w:rsidRDefault="00B271C8" w:rsidP="00DE1185">
            <w:pPr>
              <w:pStyle w:val="CellBodyCentered"/>
              <w:rPr>
                <w:rFonts w:ascii="Arial Narrow" w:hAnsi="Arial Narrow" w:cs="Arial"/>
                <w:color w:val="auto"/>
                <w:sz w:val="16"/>
                <w:szCs w:val="16"/>
                <w:lang w:val="en-GB"/>
              </w:rPr>
            </w:pPr>
          </w:p>
          <w:p w14:paraId="75EA36C9" w14:textId="77777777" w:rsidR="00B271C8" w:rsidRPr="00014E44" w:rsidRDefault="00B271C8" w:rsidP="00DE1185">
            <w:pPr>
              <w:pStyle w:val="CellBodyCentered"/>
              <w:rPr>
                <w:rFonts w:ascii="Arial Narrow" w:hAnsi="Arial Narrow" w:cs="Arial"/>
                <w:color w:val="auto"/>
                <w:sz w:val="16"/>
                <w:szCs w:val="16"/>
                <w:lang w:val="en-GB"/>
              </w:rPr>
            </w:pPr>
          </w:p>
          <w:p w14:paraId="3544AEE9" w14:textId="77777777" w:rsidR="00B271C8" w:rsidRPr="00014E44" w:rsidRDefault="00B271C8" w:rsidP="00DE1185">
            <w:pPr>
              <w:pStyle w:val="CellBodyCentered"/>
              <w:rPr>
                <w:rFonts w:ascii="Arial Narrow" w:hAnsi="Arial Narrow" w:cs="Arial"/>
                <w:color w:val="auto"/>
                <w:sz w:val="16"/>
                <w:szCs w:val="16"/>
                <w:lang w:val="en-GB"/>
              </w:rPr>
            </w:pPr>
          </w:p>
          <w:p w14:paraId="26F6FE15" w14:textId="77777777" w:rsidR="00B271C8" w:rsidRPr="00014E44" w:rsidRDefault="00B271C8" w:rsidP="00DE1185">
            <w:pPr>
              <w:pStyle w:val="CellBodyCentered"/>
              <w:rPr>
                <w:rFonts w:ascii="Arial Narrow" w:hAnsi="Arial Narrow" w:cs="Arial"/>
                <w:color w:val="auto"/>
                <w:sz w:val="16"/>
                <w:szCs w:val="16"/>
                <w:lang w:val="en-GB"/>
              </w:rPr>
            </w:pPr>
          </w:p>
          <w:p w14:paraId="6C7E3282" w14:textId="77777777" w:rsidR="00B271C8" w:rsidRPr="00014E44" w:rsidRDefault="00B271C8" w:rsidP="00DE1185">
            <w:pPr>
              <w:pStyle w:val="CellBodyCentered"/>
              <w:rPr>
                <w:rFonts w:ascii="Arial Narrow" w:hAnsi="Arial Narrow" w:cs="Arial"/>
                <w:color w:val="auto"/>
                <w:sz w:val="16"/>
                <w:szCs w:val="16"/>
                <w:lang w:val="en-GB"/>
              </w:rPr>
            </w:pPr>
          </w:p>
          <w:p w14:paraId="40649EFC" w14:textId="77777777" w:rsidR="00B271C8" w:rsidRPr="00014E44" w:rsidRDefault="00B271C8" w:rsidP="00DE1185">
            <w:pPr>
              <w:pStyle w:val="CellBodyCentered"/>
              <w:rPr>
                <w:rFonts w:ascii="Arial Narrow" w:hAnsi="Arial Narrow" w:cs="Arial"/>
                <w:color w:val="auto"/>
                <w:sz w:val="16"/>
                <w:szCs w:val="16"/>
                <w:lang w:val="en-GB"/>
              </w:rPr>
            </w:pPr>
          </w:p>
          <w:p w14:paraId="6F3409D4" w14:textId="77777777" w:rsidR="00B271C8" w:rsidRPr="00014E44" w:rsidRDefault="00B271C8" w:rsidP="00DE1185">
            <w:pPr>
              <w:pStyle w:val="CellBodyCentered"/>
              <w:rPr>
                <w:rFonts w:ascii="Arial Narrow" w:hAnsi="Arial Narrow" w:cs="Arial"/>
                <w:color w:val="auto"/>
                <w:sz w:val="16"/>
                <w:szCs w:val="16"/>
                <w:lang w:val="en-GB"/>
              </w:rPr>
            </w:pPr>
          </w:p>
          <w:p w14:paraId="3A69F384"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DAFDF34" w14:textId="77777777" w:rsidR="00B271C8" w:rsidRPr="00014E44" w:rsidRDefault="00B271C8" w:rsidP="00DE1185">
            <w:pPr>
              <w:pStyle w:val="CellBodyCentered"/>
              <w:rPr>
                <w:rFonts w:ascii="Arial Narrow" w:hAnsi="Arial Narrow" w:cs="Arial"/>
                <w:color w:val="auto"/>
                <w:sz w:val="16"/>
                <w:szCs w:val="16"/>
                <w:lang w:val="en-GB"/>
              </w:rPr>
            </w:pPr>
          </w:p>
          <w:p w14:paraId="2F1295F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900</w:t>
            </w:r>
          </w:p>
          <w:p w14:paraId="4ADDEFE4" w14:textId="77777777" w:rsidR="00B271C8" w:rsidRPr="00014E44" w:rsidRDefault="00B271C8" w:rsidP="00DE1185">
            <w:pPr>
              <w:pStyle w:val="CellBodyCentered"/>
              <w:rPr>
                <w:ins w:id="5800"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77104141" w14:textId="20B99FFA" w:rsidR="00B271C8" w:rsidRPr="00014E44" w:rsidRDefault="00B271C8" w:rsidP="00DE1185">
            <w:pPr>
              <w:pStyle w:val="CellBodyCentered"/>
              <w:rPr>
                <w:rFonts w:ascii="Arial Narrow" w:hAnsi="Arial Narrow" w:cs="Arial"/>
                <w:color w:val="auto"/>
                <w:sz w:val="16"/>
                <w:szCs w:val="16"/>
                <w:lang w:val="en-GB"/>
              </w:rPr>
            </w:pPr>
            <w:ins w:id="5801"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45A4459C" w14:textId="77777777" w:rsidR="00B271C8" w:rsidRPr="00014E44" w:rsidRDefault="00B271C8" w:rsidP="00DE1185">
            <w:pPr>
              <w:pStyle w:val="CellBodyCentered"/>
              <w:rPr>
                <w:rFonts w:ascii="Arial Narrow" w:hAnsi="Arial Narrow" w:cs="Arial"/>
                <w:color w:val="auto"/>
                <w:sz w:val="16"/>
                <w:szCs w:val="16"/>
                <w:lang w:val="en-GB"/>
              </w:rPr>
            </w:pPr>
          </w:p>
          <w:p w14:paraId="4A0F5A32" w14:textId="37C9FD13"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802" w:author="Zhunisbayev, Olzhasbek A [Bolashak Atyrau Limited]" w:date="2022-09-18T20:46:00Z">
              <w:r w:rsidRPr="00014E44" w:rsidDel="00EE529F">
                <w:rPr>
                  <w:rFonts w:ascii="Arial Narrow" w:hAnsi="Arial Narrow" w:cs="Arial"/>
                  <w:color w:val="auto"/>
                  <w:sz w:val="16"/>
                  <w:szCs w:val="16"/>
                  <w:lang w:val="en-GB"/>
                </w:rPr>
                <w:delText xml:space="preserve">46 </w:delText>
              </w:r>
            </w:del>
            <w:ins w:id="5803" w:author="Zhunisbayev, Olzhasbek A [Bolashak Atyrau Limited]" w:date="2022-09-18T20:46: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 +350°C</w:t>
            </w:r>
          </w:p>
        </w:tc>
        <w:tc>
          <w:tcPr>
            <w:tcW w:w="1890" w:type="dxa"/>
            <w:tcBorders>
              <w:top w:val="single" w:sz="6" w:space="0" w:color="auto"/>
              <w:left w:val="single" w:sz="6" w:space="0" w:color="auto"/>
              <w:bottom w:val="single" w:sz="6" w:space="0" w:color="auto"/>
              <w:right w:val="single" w:sz="6" w:space="0" w:color="auto"/>
            </w:tcBorders>
          </w:tcPr>
          <w:p w14:paraId="4A0418EA" w14:textId="77777777" w:rsidR="00B271C8" w:rsidRPr="00014E44" w:rsidRDefault="00B271C8" w:rsidP="00DE1185">
            <w:pPr>
              <w:pStyle w:val="CellBody"/>
              <w:rPr>
                <w:rFonts w:ascii="Arial Narrow" w:hAnsi="Arial Narrow" w:cs="Arial"/>
                <w:color w:val="auto"/>
                <w:sz w:val="16"/>
                <w:szCs w:val="16"/>
                <w:u w:val="single"/>
                <w:lang w:val="en-GB"/>
              </w:rPr>
            </w:pPr>
          </w:p>
          <w:p w14:paraId="22DE74E7" w14:textId="2921D00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2.2</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4B378DF8" w14:textId="62374619" w:rsidR="00B271C8" w:rsidRPr="00014E44" w:rsidRDefault="009A133B"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80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805"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00B271C8" w:rsidRPr="00014E44">
              <w:rPr>
                <w:rFonts w:ascii="Arial Narrow" w:hAnsi="Arial Narrow" w:cs="Arial"/>
                <w:color w:val="auto"/>
                <w:sz w:val="16"/>
                <w:szCs w:val="16"/>
                <w:lang w:val="en-GB"/>
              </w:rPr>
              <w:t>= 148.9 barg</w:t>
            </w:r>
          </w:p>
          <w:p w14:paraId="2D4E4AF2" w14:textId="7D89100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144.3 </w:t>
            </w:r>
            <w:r w:rsidRPr="00014E44">
              <w:rPr>
                <w:rFonts w:ascii="Arial Narrow" w:hAnsi="Arial Narrow" w:cs="Arial"/>
                <w:color w:val="auto"/>
                <w:sz w:val="16"/>
                <w:szCs w:val="16"/>
                <w:lang w:val="en-GB"/>
              </w:rPr>
              <w:t>barg</w:t>
            </w:r>
          </w:p>
          <w:p w14:paraId="2F9DF650" w14:textId="0E3A0DA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 126.6 </w:t>
            </w:r>
            <w:r w:rsidRPr="00014E44">
              <w:rPr>
                <w:rFonts w:ascii="Arial Narrow" w:hAnsi="Arial Narrow" w:cs="Arial"/>
                <w:color w:val="auto"/>
                <w:sz w:val="16"/>
                <w:szCs w:val="16"/>
                <w:lang w:val="en-GB"/>
              </w:rPr>
              <w:t>barg</w:t>
            </w:r>
          </w:p>
          <w:p w14:paraId="59FF3114" w14:textId="6429AED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w:t>
            </w:r>
            <w:r w:rsidRPr="00014E44">
              <w:rPr>
                <w:rFonts w:ascii="Arial Narrow" w:hAnsi="Arial Narrow" w:cs="Arial"/>
                <w:snapToGrid w:val="0"/>
                <w:color w:val="auto"/>
                <w:sz w:val="16"/>
                <w:szCs w:val="16"/>
                <w:lang w:val="en-GB"/>
              </w:rPr>
              <w:t xml:space="preserve">C = 115.5 </w:t>
            </w:r>
            <w:r w:rsidRPr="00014E44">
              <w:rPr>
                <w:rFonts w:ascii="Arial Narrow" w:hAnsi="Arial Narrow" w:cs="Arial"/>
                <w:color w:val="auto"/>
                <w:sz w:val="16"/>
                <w:szCs w:val="16"/>
                <w:lang w:val="en-GB"/>
              </w:rPr>
              <w:t>barg</w:t>
            </w:r>
          </w:p>
          <w:p w14:paraId="2E0ABA30" w14:textId="2E24F6F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w:t>
            </w:r>
            <w:r w:rsidRPr="00014E44">
              <w:rPr>
                <w:rFonts w:ascii="Arial Narrow" w:hAnsi="Arial Narrow" w:cs="Arial"/>
                <w:snapToGrid w:val="0"/>
                <w:color w:val="auto"/>
                <w:sz w:val="16"/>
                <w:szCs w:val="16"/>
                <w:lang w:val="en-GB"/>
              </w:rPr>
              <w:t xml:space="preserve">C = 107.0 </w:t>
            </w:r>
            <w:r w:rsidRPr="00014E44">
              <w:rPr>
                <w:rFonts w:ascii="Arial Narrow" w:hAnsi="Arial Narrow" w:cs="Arial"/>
                <w:color w:val="auto"/>
                <w:sz w:val="16"/>
                <w:szCs w:val="16"/>
                <w:lang w:val="en-GB"/>
              </w:rPr>
              <w:t>barg</w:t>
            </w:r>
          </w:p>
          <w:p w14:paraId="6C9588D2" w14:textId="1454082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w:t>
            </w:r>
            <w:r w:rsidRPr="00014E44">
              <w:rPr>
                <w:rFonts w:ascii="Arial Narrow" w:hAnsi="Arial Narrow" w:cs="Arial"/>
                <w:snapToGrid w:val="0"/>
                <w:color w:val="auto"/>
                <w:sz w:val="16"/>
                <w:szCs w:val="16"/>
                <w:lang w:val="en-GB"/>
              </w:rPr>
              <w:t xml:space="preserve">C = 100.1 </w:t>
            </w:r>
            <w:r w:rsidRPr="00014E44">
              <w:rPr>
                <w:rFonts w:ascii="Arial Narrow" w:hAnsi="Arial Narrow" w:cs="Arial"/>
                <w:color w:val="auto"/>
                <w:sz w:val="16"/>
                <w:szCs w:val="16"/>
                <w:lang w:val="en-GB"/>
              </w:rPr>
              <w:t>barg</w:t>
            </w:r>
          </w:p>
          <w:p w14:paraId="3FAEC1C5" w14:textId="76C8FB61"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w:t>
            </w:r>
            <w:r w:rsidRPr="00014E44">
              <w:rPr>
                <w:rFonts w:ascii="Arial Narrow" w:hAnsi="Arial Narrow" w:cs="Arial"/>
                <w:snapToGrid w:val="0"/>
                <w:color w:val="auto"/>
                <w:sz w:val="16"/>
                <w:szCs w:val="16"/>
                <w:lang w:val="en-GB"/>
              </w:rPr>
              <w:t xml:space="preserve">C = 94.9 </w:t>
            </w:r>
            <w:r w:rsidRPr="00014E44">
              <w:rPr>
                <w:rFonts w:ascii="Arial Narrow" w:hAnsi="Arial Narrow" w:cs="Arial"/>
                <w:color w:val="auto"/>
                <w:sz w:val="16"/>
                <w:szCs w:val="16"/>
                <w:lang w:val="en-GB"/>
              </w:rPr>
              <w:t>barg</w:t>
            </w:r>
          </w:p>
          <w:p w14:paraId="2E4C888C" w14:textId="1760C22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350°</w:t>
            </w:r>
            <w:r w:rsidRPr="00014E44">
              <w:rPr>
                <w:rFonts w:ascii="Arial Narrow" w:hAnsi="Arial Narrow" w:cs="Arial"/>
                <w:snapToGrid w:val="0"/>
                <w:color w:val="auto"/>
                <w:sz w:val="16"/>
                <w:szCs w:val="16"/>
                <w:lang w:val="en-GB"/>
              </w:rPr>
              <w:t xml:space="preserve">C = 91.0 </w:t>
            </w:r>
            <w:r w:rsidRPr="00014E44">
              <w:rPr>
                <w:rFonts w:ascii="Arial Narrow" w:hAnsi="Arial Narrow" w:cs="Arial"/>
                <w:color w:val="auto"/>
                <w:sz w:val="16"/>
                <w:szCs w:val="16"/>
                <w:lang w:val="en-GB"/>
              </w:rPr>
              <w:t>barg</w:t>
            </w:r>
          </w:p>
        </w:tc>
        <w:tc>
          <w:tcPr>
            <w:tcW w:w="630" w:type="dxa"/>
            <w:tcBorders>
              <w:top w:val="single" w:sz="6" w:space="0" w:color="auto"/>
              <w:left w:val="single" w:sz="6" w:space="0" w:color="auto"/>
              <w:bottom w:val="single" w:sz="6" w:space="0" w:color="auto"/>
              <w:right w:val="single" w:sz="6" w:space="0" w:color="auto"/>
            </w:tcBorders>
          </w:tcPr>
          <w:p w14:paraId="491F1E81" w14:textId="77777777" w:rsidR="00B271C8" w:rsidRPr="00014E44" w:rsidRDefault="00B271C8" w:rsidP="00DE1185">
            <w:pPr>
              <w:pStyle w:val="CellBodyCentered"/>
              <w:rPr>
                <w:rFonts w:ascii="Arial Narrow" w:hAnsi="Arial Narrow" w:cs="Arial"/>
                <w:color w:val="auto"/>
                <w:sz w:val="16"/>
                <w:szCs w:val="16"/>
                <w:lang w:val="en-GB"/>
              </w:rPr>
            </w:pPr>
          </w:p>
          <w:p w14:paraId="49E204D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p w14:paraId="7EDFAA7A" w14:textId="77777777" w:rsidR="00B271C8" w:rsidRPr="00014E44" w:rsidRDefault="00B271C8" w:rsidP="00DE1185">
            <w:pPr>
              <w:pStyle w:val="CellBodyCentered"/>
              <w:rPr>
                <w:rFonts w:ascii="Arial Narrow" w:hAnsi="Arial Narrow" w:cs="Arial"/>
                <w:color w:val="auto"/>
                <w:sz w:val="16"/>
                <w:szCs w:val="16"/>
                <w:lang w:val="en-GB"/>
              </w:rPr>
            </w:pPr>
          </w:p>
          <w:p w14:paraId="659C0161" w14:textId="77777777" w:rsidR="00B271C8" w:rsidRPr="00014E44" w:rsidRDefault="00B271C8" w:rsidP="00DE1185">
            <w:pPr>
              <w:pStyle w:val="CellBodyCentered"/>
              <w:rPr>
                <w:rFonts w:ascii="Arial Narrow" w:hAnsi="Arial Narrow" w:cs="Arial"/>
                <w:color w:val="auto"/>
                <w:sz w:val="16"/>
                <w:szCs w:val="16"/>
                <w:lang w:val="en-GB"/>
              </w:rPr>
            </w:pPr>
          </w:p>
          <w:p w14:paraId="2CEDD835" w14:textId="77777777" w:rsidR="00B271C8" w:rsidRPr="00014E44" w:rsidRDefault="00B271C8" w:rsidP="00DE1185">
            <w:pPr>
              <w:pStyle w:val="CellBodyCentered"/>
              <w:rPr>
                <w:rFonts w:ascii="Arial Narrow" w:hAnsi="Arial Narrow" w:cs="Arial"/>
                <w:color w:val="auto"/>
                <w:sz w:val="16"/>
                <w:szCs w:val="16"/>
                <w:lang w:val="en-GB"/>
              </w:rPr>
            </w:pPr>
          </w:p>
          <w:p w14:paraId="3B8C274C" w14:textId="77777777" w:rsidR="00B271C8" w:rsidRPr="00014E44" w:rsidRDefault="00B271C8" w:rsidP="00DE1185">
            <w:pPr>
              <w:pStyle w:val="CellBodyCentered"/>
              <w:rPr>
                <w:rFonts w:ascii="Arial Narrow" w:hAnsi="Arial Narrow" w:cs="Arial"/>
                <w:color w:val="auto"/>
                <w:sz w:val="16"/>
                <w:szCs w:val="16"/>
                <w:lang w:val="en-GB"/>
              </w:rPr>
            </w:pPr>
          </w:p>
          <w:p w14:paraId="0ACC5160" w14:textId="77777777" w:rsidR="00B271C8" w:rsidRPr="00014E44" w:rsidRDefault="00B271C8" w:rsidP="00DE1185">
            <w:pPr>
              <w:pStyle w:val="CellBodyCentered"/>
              <w:rPr>
                <w:rFonts w:ascii="Arial Narrow" w:hAnsi="Arial Narrow" w:cs="Arial"/>
                <w:color w:val="auto"/>
                <w:sz w:val="16"/>
                <w:szCs w:val="16"/>
                <w:lang w:val="en-GB"/>
              </w:rPr>
            </w:pPr>
          </w:p>
          <w:p w14:paraId="5B5A7D48" w14:textId="77777777" w:rsidR="00B271C8" w:rsidRPr="00014E44" w:rsidRDefault="00B271C8" w:rsidP="00DE1185">
            <w:pPr>
              <w:pStyle w:val="CellBodyCentered"/>
              <w:rPr>
                <w:rFonts w:ascii="Arial Narrow" w:hAnsi="Arial Narrow" w:cs="Arial"/>
                <w:color w:val="auto"/>
                <w:sz w:val="16"/>
                <w:szCs w:val="16"/>
                <w:lang w:val="en-GB"/>
              </w:rPr>
            </w:pPr>
          </w:p>
          <w:p w14:paraId="39850FD8" w14:textId="77777777" w:rsidR="00B271C8" w:rsidRPr="00014E44" w:rsidRDefault="00B271C8" w:rsidP="00DE1185">
            <w:pPr>
              <w:pStyle w:val="CellBodyCentered"/>
              <w:rPr>
                <w:rFonts w:ascii="Arial Narrow" w:hAnsi="Arial Narrow" w:cs="Arial"/>
                <w:color w:val="auto"/>
                <w:sz w:val="16"/>
                <w:szCs w:val="16"/>
                <w:lang w:val="en-GB"/>
              </w:rPr>
            </w:pPr>
          </w:p>
          <w:p w14:paraId="40BD9F65" w14:textId="77777777" w:rsidR="00B271C8" w:rsidRPr="00014E44" w:rsidRDefault="00B271C8" w:rsidP="00DE1185">
            <w:pPr>
              <w:pStyle w:val="CellBodyCentered"/>
              <w:rPr>
                <w:rFonts w:ascii="Arial Narrow" w:hAnsi="Arial Narrow" w:cs="Arial"/>
                <w:color w:val="auto"/>
                <w:sz w:val="16"/>
                <w:szCs w:val="16"/>
                <w:lang w:val="en-GB"/>
              </w:rPr>
            </w:pPr>
          </w:p>
          <w:p w14:paraId="4598BBEF" w14:textId="77777777" w:rsidR="00B271C8" w:rsidRPr="00014E44" w:rsidRDefault="00B271C8" w:rsidP="00DE1185">
            <w:pPr>
              <w:pStyle w:val="CellBodyCentered"/>
              <w:rPr>
                <w:rFonts w:ascii="Arial Narrow" w:hAnsi="Arial Narrow" w:cs="Arial"/>
                <w:color w:val="auto"/>
                <w:sz w:val="16"/>
                <w:szCs w:val="16"/>
                <w:lang w:val="en-GB"/>
              </w:rPr>
            </w:pPr>
          </w:p>
          <w:p w14:paraId="0F6E9C4A" w14:textId="77777777" w:rsidR="00B271C8" w:rsidRPr="00014E44" w:rsidRDefault="00B271C8" w:rsidP="00DE1185">
            <w:pPr>
              <w:pStyle w:val="CellBodyCentered"/>
              <w:rPr>
                <w:rFonts w:ascii="Arial Narrow" w:hAnsi="Arial Narrow" w:cs="Arial"/>
                <w:color w:val="auto"/>
                <w:sz w:val="16"/>
                <w:szCs w:val="16"/>
                <w:lang w:val="en-GB"/>
              </w:rPr>
            </w:pPr>
          </w:p>
          <w:p w14:paraId="216E7BE8" w14:textId="77777777" w:rsidR="00B271C8" w:rsidRPr="00014E44" w:rsidRDefault="00B271C8" w:rsidP="00DE1185">
            <w:pPr>
              <w:pStyle w:val="CellBodyCentered"/>
              <w:rPr>
                <w:rFonts w:ascii="Arial Narrow" w:hAnsi="Arial Narrow" w:cs="Arial"/>
                <w:color w:val="auto"/>
                <w:sz w:val="16"/>
                <w:szCs w:val="16"/>
                <w:lang w:val="en-GB"/>
              </w:rPr>
            </w:pPr>
          </w:p>
          <w:p w14:paraId="26942F87"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1DF00305" w14:textId="77777777" w:rsidR="00B271C8" w:rsidRPr="00014E44" w:rsidRDefault="00B271C8" w:rsidP="00DE1185">
            <w:pPr>
              <w:pStyle w:val="CellBodyCentered"/>
              <w:rPr>
                <w:rFonts w:ascii="Arial Narrow" w:hAnsi="Arial Narrow" w:cs="Arial"/>
                <w:color w:val="auto"/>
                <w:sz w:val="16"/>
                <w:szCs w:val="16"/>
                <w:lang w:val="en-GB"/>
              </w:rPr>
            </w:pPr>
          </w:p>
          <w:p w14:paraId="1BB09A6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3068A960" w14:textId="77777777" w:rsidTr="0038396C">
        <w:tc>
          <w:tcPr>
            <w:tcW w:w="3322" w:type="dxa"/>
            <w:tcBorders>
              <w:top w:val="single" w:sz="6" w:space="0" w:color="auto"/>
              <w:left w:val="single" w:sz="6" w:space="0" w:color="auto"/>
              <w:bottom w:val="single" w:sz="6" w:space="0" w:color="auto"/>
              <w:right w:val="single" w:sz="6" w:space="0" w:color="auto"/>
            </w:tcBorders>
          </w:tcPr>
          <w:p w14:paraId="2BA26F41" w14:textId="77777777" w:rsidR="00B271C8" w:rsidRPr="00014E44" w:rsidRDefault="00B271C8" w:rsidP="00DE1185">
            <w:pPr>
              <w:pStyle w:val="CellBody"/>
              <w:rPr>
                <w:rFonts w:ascii="Arial Narrow" w:hAnsi="Arial Narrow" w:cs="Arial"/>
                <w:color w:val="auto"/>
                <w:sz w:val="16"/>
                <w:szCs w:val="16"/>
                <w:u w:val="single"/>
                <w:lang w:val="en-GB"/>
              </w:rPr>
            </w:pPr>
          </w:p>
          <w:p w14:paraId="5A1EC1D2" w14:textId="2C2B4A37" w:rsidR="00B271C8" w:rsidRPr="00014E44" w:rsidRDefault="00B271C8" w:rsidP="00DE1185">
            <w:pPr>
              <w:pStyle w:val="CellBody"/>
              <w:rPr>
                <w:ins w:id="5806" w:author="Zhunisbayev, Olzhasbek A [Bolashak Atyrau Limited]" w:date="2022-06-12T23:19:00Z"/>
                <w:rFonts w:ascii="Arial Narrow" w:hAnsi="Arial Narrow" w:cs="Arial"/>
                <w:color w:val="auto"/>
                <w:sz w:val="16"/>
                <w:szCs w:val="16"/>
                <w:lang w:val="en-GB"/>
              </w:rPr>
            </w:pPr>
            <w:ins w:id="5807" w:author="Zhunisbayev, Olzhasbek A [Bolashak Atyrau Limited]" w:date="2022-06-12T23:19:00Z">
              <w:r w:rsidRPr="00014E44">
                <w:rPr>
                  <w:rFonts w:ascii="Arial Narrow" w:hAnsi="Arial Narrow" w:cs="Arial"/>
                  <w:color w:val="auto"/>
                  <w:sz w:val="16"/>
                  <w:szCs w:val="16"/>
                  <w:lang w:val="en-GB"/>
                </w:rPr>
                <w:t>BFH – FLARE GAS, HP</w:t>
              </w:r>
            </w:ins>
          </w:p>
          <w:p w14:paraId="4B0E4343" w14:textId="5A3C174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7D374152" w14:textId="77777777" w:rsidR="00B271C8" w:rsidRPr="00014E44" w:rsidRDefault="00B271C8" w:rsidP="00DE1185">
            <w:pPr>
              <w:pStyle w:val="CellBodyCentered"/>
              <w:rPr>
                <w:rFonts w:ascii="Arial Narrow" w:hAnsi="Arial Narrow" w:cs="Arial"/>
                <w:b/>
                <w:color w:val="auto"/>
                <w:sz w:val="16"/>
                <w:szCs w:val="16"/>
                <w:lang w:val="en-GB"/>
              </w:rPr>
            </w:pPr>
          </w:p>
          <w:p w14:paraId="4BD1DAC7"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1500A60</w:t>
            </w:r>
          </w:p>
          <w:p w14:paraId="4CC2E506"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6BD90420" w14:textId="77777777" w:rsidR="00B271C8" w:rsidRPr="00014E44" w:rsidRDefault="00B271C8" w:rsidP="00DE1185">
            <w:pPr>
              <w:pStyle w:val="CellBodyCentered"/>
              <w:rPr>
                <w:rFonts w:ascii="Arial Narrow" w:hAnsi="Arial Narrow" w:cs="Arial"/>
                <w:color w:val="auto"/>
                <w:sz w:val="16"/>
                <w:szCs w:val="16"/>
                <w:lang w:val="en-GB"/>
              </w:rPr>
            </w:pPr>
          </w:p>
          <w:p w14:paraId="7F801D8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tc>
        <w:tc>
          <w:tcPr>
            <w:tcW w:w="1080" w:type="dxa"/>
            <w:tcBorders>
              <w:top w:val="single" w:sz="6" w:space="0" w:color="auto"/>
              <w:left w:val="single" w:sz="6" w:space="0" w:color="auto"/>
              <w:bottom w:val="single" w:sz="6" w:space="0" w:color="auto"/>
              <w:right w:val="single" w:sz="6" w:space="0" w:color="auto"/>
            </w:tcBorders>
          </w:tcPr>
          <w:p w14:paraId="70F8F4FE" w14:textId="77777777" w:rsidR="00B271C8" w:rsidRPr="00014E44" w:rsidRDefault="00B271C8" w:rsidP="00DE1185">
            <w:pPr>
              <w:pStyle w:val="CellBodyCentered"/>
              <w:rPr>
                <w:rFonts w:ascii="Arial Narrow" w:hAnsi="Arial Narrow" w:cs="Arial"/>
                <w:color w:val="auto"/>
                <w:sz w:val="16"/>
                <w:szCs w:val="16"/>
                <w:lang w:val="en-GB"/>
              </w:rPr>
            </w:pPr>
          </w:p>
          <w:p w14:paraId="4CD09BC6" w14:textId="2D46D616" w:rsidR="00271DFD" w:rsidRPr="001549BC" w:rsidRDefault="00271DFD" w:rsidP="00DE1185">
            <w:pPr>
              <w:pStyle w:val="CellBodyCentered"/>
              <w:rPr>
                <w:ins w:id="5808"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ALLOY</w:t>
            </w:r>
            <w:ins w:id="5809" w:author="Zhunisbayev, Olzhasbek [Bolashak Atyrau Limited]" w:date="2024-05-08T22:20:00Z">
              <w:r w:rsidRPr="00BF38C6">
                <w:rPr>
                  <w:rFonts w:ascii="Arial Narrow" w:hAnsi="Arial Narrow" w:cs="Arial"/>
                  <w:color w:val="auto"/>
                  <w:sz w:val="16"/>
                  <w:szCs w:val="16"/>
                  <w:lang w:val="ru-RU"/>
                </w:rPr>
                <w:t xml:space="preserve"> </w:t>
              </w:r>
            </w:ins>
            <w:r>
              <w:rPr>
                <w:rFonts w:ascii="Arial Narrow" w:hAnsi="Arial Narrow" w:cs="Arial"/>
                <w:color w:val="auto"/>
                <w:sz w:val="16"/>
                <w:szCs w:val="16"/>
              </w:rPr>
              <w:t>6</w:t>
            </w:r>
            <w:ins w:id="5810" w:author="Zhunisbayev, Olzhasbek [Bolashak Atyrau Limited]" w:date="2024-05-08T22:20:00Z">
              <w:r w:rsidRPr="00BF38C6">
                <w:rPr>
                  <w:rFonts w:ascii="Arial Narrow" w:hAnsi="Arial Narrow" w:cs="Arial"/>
                  <w:color w:val="auto"/>
                  <w:sz w:val="16"/>
                  <w:szCs w:val="16"/>
                  <w:lang w:val="ru-RU"/>
                </w:rPr>
                <w:t>25</w:t>
              </w:r>
            </w:ins>
            <w:r>
              <w:rPr>
                <w:rFonts w:ascii="Arial Narrow" w:hAnsi="Arial Narrow" w:cs="Arial"/>
                <w:color w:val="auto"/>
                <w:sz w:val="16"/>
                <w:szCs w:val="16"/>
              </w:rPr>
              <w:t xml:space="preserve"> </w:t>
            </w:r>
            <w:r>
              <w:rPr>
                <w:rFonts w:ascii="Arial Narrow" w:hAnsi="Arial Narrow" w:cs="Arial"/>
                <w:color w:val="auto"/>
                <w:sz w:val="16"/>
                <w:szCs w:val="16"/>
                <w:lang w:val="en-GB"/>
              </w:rPr>
              <w:t>(UNS N06625)</w:t>
            </w:r>
          </w:p>
          <w:p w14:paraId="1909E7B6" w14:textId="77777777" w:rsidR="00B271C8" w:rsidRPr="00014E44" w:rsidRDefault="00B271C8" w:rsidP="00DE1185">
            <w:pPr>
              <w:pStyle w:val="CellBodyCentered"/>
              <w:rPr>
                <w:rFonts w:ascii="Arial Narrow" w:hAnsi="Arial Narrow" w:cs="Arial"/>
                <w:color w:val="auto"/>
                <w:sz w:val="16"/>
                <w:szCs w:val="16"/>
                <w:lang w:val="en-GB"/>
              </w:rPr>
            </w:pPr>
          </w:p>
          <w:p w14:paraId="3D4E9A95" w14:textId="4F32959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0B8D27B0"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1385172" w14:textId="77777777" w:rsidR="00B271C8" w:rsidRPr="00014E44" w:rsidRDefault="00B271C8" w:rsidP="00DE1185">
            <w:pPr>
              <w:pStyle w:val="CellBodyCentered"/>
              <w:rPr>
                <w:rFonts w:ascii="Arial Narrow" w:hAnsi="Arial Narrow" w:cs="Arial"/>
                <w:color w:val="auto"/>
                <w:sz w:val="16"/>
                <w:szCs w:val="16"/>
                <w:lang w:val="en-GB"/>
              </w:rPr>
            </w:pPr>
          </w:p>
          <w:p w14:paraId="2899595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1500</w:t>
            </w:r>
          </w:p>
          <w:p w14:paraId="7FF37CCB" w14:textId="77777777" w:rsidR="00B271C8" w:rsidRPr="00014E44" w:rsidRDefault="00B271C8" w:rsidP="00DE1185">
            <w:pPr>
              <w:pStyle w:val="CellBodyCentered"/>
              <w:rPr>
                <w:ins w:id="5811"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1E04E055" w14:textId="7EB81839" w:rsidR="00B271C8" w:rsidRPr="00014E44" w:rsidRDefault="00B271C8" w:rsidP="00DE1185">
            <w:pPr>
              <w:pStyle w:val="CellBodyCentered"/>
              <w:rPr>
                <w:rFonts w:ascii="Arial Narrow" w:hAnsi="Arial Narrow" w:cs="Arial"/>
                <w:color w:val="auto"/>
                <w:sz w:val="16"/>
                <w:szCs w:val="16"/>
                <w:lang w:val="en-GB"/>
              </w:rPr>
            </w:pPr>
            <w:ins w:id="5812"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3C1ED72C" w14:textId="77777777" w:rsidR="00B271C8" w:rsidRPr="00014E44" w:rsidRDefault="00B271C8" w:rsidP="00DE1185">
            <w:pPr>
              <w:pStyle w:val="CellBodyCentered"/>
              <w:rPr>
                <w:rFonts w:ascii="Arial Narrow" w:hAnsi="Arial Narrow" w:cs="Arial"/>
                <w:color w:val="auto"/>
                <w:sz w:val="16"/>
                <w:szCs w:val="16"/>
                <w:lang w:val="en-GB"/>
              </w:rPr>
            </w:pPr>
          </w:p>
          <w:p w14:paraId="063198F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 to +110°C</w:t>
            </w:r>
          </w:p>
        </w:tc>
        <w:tc>
          <w:tcPr>
            <w:tcW w:w="1890" w:type="dxa"/>
            <w:tcBorders>
              <w:top w:val="single" w:sz="6" w:space="0" w:color="auto"/>
              <w:left w:val="single" w:sz="6" w:space="0" w:color="auto"/>
              <w:bottom w:val="single" w:sz="6" w:space="0" w:color="auto"/>
              <w:right w:val="single" w:sz="6" w:space="0" w:color="auto"/>
            </w:tcBorders>
          </w:tcPr>
          <w:p w14:paraId="37C5F760" w14:textId="77777777" w:rsidR="00B271C8" w:rsidRPr="00014E44" w:rsidRDefault="00B271C8" w:rsidP="00DE1185">
            <w:pPr>
              <w:pStyle w:val="CellBody"/>
              <w:rPr>
                <w:rFonts w:ascii="Arial Narrow" w:hAnsi="Arial Narrow" w:cs="Arial"/>
                <w:color w:val="auto"/>
                <w:sz w:val="16"/>
                <w:szCs w:val="16"/>
                <w:lang w:val="en-GB"/>
              </w:rPr>
            </w:pPr>
          </w:p>
          <w:p w14:paraId="375D9492" w14:textId="145C228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3.8</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1C1975B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maximum = 184barg at max design temp.</w:t>
            </w:r>
          </w:p>
          <w:p w14:paraId="17C69F31"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39D5D1E0" w14:textId="77777777" w:rsidR="00B271C8" w:rsidRPr="00014E44" w:rsidRDefault="00B271C8" w:rsidP="00DE1185">
            <w:pPr>
              <w:pStyle w:val="CellBodyCentered"/>
              <w:rPr>
                <w:rFonts w:ascii="Arial Narrow" w:hAnsi="Arial Narrow" w:cs="Arial"/>
                <w:color w:val="auto"/>
                <w:sz w:val="16"/>
                <w:szCs w:val="16"/>
                <w:lang w:val="en-GB"/>
              </w:rPr>
            </w:pPr>
          </w:p>
          <w:p w14:paraId="5AE1454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0F2AC860" w14:textId="77777777" w:rsidR="00B271C8" w:rsidRPr="00014E44" w:rsidRDefault="00B271C8" w:rsidP="00DE1185">
            <w:pPr>
              <w:pStyle w:val="CellBodyCentered"/>
              <w:rPr>
                <w:rFonts w:ascii="Arial Narrow" w:hAnsi="Arial Narrow" w:cs="Arial"/>
                <w:color w:val="auto"/>
                <w:sz w:val="16"/>
                <w:szCs w:val="16"/>
                <w:lang w:val="en-GB"/>
              </w:rPr>
            </w:pPr>
          </w:p>
          <w:p w14:paraId="7755C4B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1DE8553E" w14:textId="77777777" w:rsidTr="0038396C">
        <w:tc>
          <w:tcPr>
            <w:tcW w:w="3322" w:type="dxa"/>
            <w:tcBorders>
              <w:top w:val="single" w:sz="6" w:space="0" w:color="auto"/>
              <w:left w:val="single" w:sz="6" w:space="0" w:color="auto"/>
              <w:bottom w:val="single" w:sz="6" w:space="0" w:color="auto"/>
              <w:right w:val="single" w:sz="6" w:space="0" w:color="auto"/>
            </w:tcBorders>
          </w:tcPr>
          <w:p w14:paraId="3A369C52" w14:textId="77777777" w:rsidR="00B271C8" w:rsidRPr="00014E44" w:rsidRDefault="00B271C8" w:rsidP="00DE1185">
            <w:pPr>
              <w:pStyle w:val="CellBody"/>
              <w:rPr>
                <w:rFonts w:ascii="Arial Narrow" w:hAnsi="Arial Narrow" w:cs="Arial"/>
                <w:color w:val="auto"/>
                <w:sz w:val="16"/>
                <w:szCs w:val="16"/>
                <w:u w:val="single"/>
                <w:lang w:val="en-GB"/>
              </w:rPr>
            </w:pPr>
          </w:p>
          <w:p w14:paraId="5C17C476"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SOUR SERVICE</w:t>
            </w:r>
          </w:p>
          <w:p w14:paraId="5CCA3F0E" w14:textId="77777777" w:rsidR="00574B20" w:rsidRDefault="00574B20" w:rsidP="00DE1185">
            <w:pPr>
              <w:pStyle w:val="CellBody"/>
              <w:rPr>
                <w:rFonts w:ascii="Arial Narrow" w:hAnsi="Arial Narrow" w:cs="Arial"/>
                <w:color w:val="auto"/>
                <w:sz w:val="16"/>
                <w:szCs w:val="16"/>
                <w:lang w:val="en-GB"/>
              </w:rPr>
            </w:pPr>
          </w:p>
          <w:p w14:paraId="16D8D86F" w14:textId="4189C15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17F3CD94"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F226387" w14:textId="77777777" w:rsidR="00B271C8" w:rsidRPr="00014E44" w:rsidRDefault="00B271C8" w:rsidP="00DE1185">
            <w:pPr>
              <w:pStyle w:val="CellBodyCentered"/>
              <w:rPr>
                <w:rFonts w:ascii="Arial Narrow" w:hAnsi="Arial Narrow" w:cs="Arial"/>
                <w:b/>
                <w:color w:val="auto"/>
                <w:sz w:val="16"/>
                <w:szCs w:val="16"/>
                <w:lang w:val="en-GB"/>
              </w:rPr>
            </w:pPr>
          </w:p>
          <w:p w14:paraId="65513E28"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1500F22</w:t>
            </w:r>
          </w:p>
        </w:tc>
        <w:tc>
          <w:tcPr>
            <w:tcW w:w="450" w:type="dxa"/>
            <w:tcBorders>
              <w:top w:val="single" w:sz="6" w:space="0" w:color="auto"/>
              <w:left w:val="single" w:sz="6" w:space="0" w:color="auto"/>
              <w:bottom w:val="single" w:sz="6" w:space="0" w:color="auto"/>
              <w:right w:val="single" w:sz="6" w:space="0" w:color="auto"/>
            </w:tcBorders>
          </w:tcPr>
          <w:p w14:paraId="78CA7824" w14:textId="77777777" w:rsidR="00B271C8" w:rsidRPr="00014E44" w:rsidRDefault="00B271C8" w:rsidP="00DE1185">
            <w:pPr>
              <w:pStyle w:val="CellBodyCentered"/>
              <w:rPr>
                <w:rFonts w:ascii="Arial Narrow" w:hAnsi="Arial Narrow" w:cs="Arial"/>
                <w:color w:val="auto"/>
                <w:sz w:val="16"/>
                <w:szCs w:val="16"/>
                <w:lang w:val="en-GB"/>
              </w:rPr>
            </w:pPr>
          </w:p>
          <w:p w14:paraId="0A7007B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06E41301" w14:textId="77777777" w:rsidR="00B271C8" w:rsidRPr="00014E44" w:rsidRDefault="00B271C8" w:rsidP="00DE1185">
            <w:pPr>
              <w:pStyle w:val="CellBodyCentered"/>
              <w:rPr>
                <w:rFonts w:ascii="Arial Narrow" w:hAnsi="Arial Narrow" w:cs="Arial"/>
                <w:color w:val="auto"/>
                <w:sz w:val="16"/>
                <w:szCs w:val="16"/>
                <w:lang w:val="en-GB"/>
              </w:rPr>
            </w:pPr>
          </w:p>
          <w:p w14:paraId="76B9D0F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LOW ALLOY CARBON STEEL </w:t>
            </w:r>
          </w:p>
          <w:p w14:paraId="5191CDF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2-1/4Cr-1Mo CLASS 3 MODIFIED</w:t>
            </w:r>
          </w:p>
          <w:p w14:paraId="21756280" w14:textId="77777777" w:rsidR="00B271C8" w:rsidRDefault="00B271C8"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10C53345" w14:textId="77777777" w:rsidR="00EA2A16" w:rsidRPr="00014E44" w:rsidRDefault="00EA2A16"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84C8972" w14:textId="77777777" w:rsidR="00B271C8" w:rsidRPr="00014E44" w:rsidRDefault="00B271C8" w:rsidP="00DE1185">
            <w:pPr>
              <w:pStyle w:val="CellBodyCentered"/>
              <w:rPr>
                <w:rFonts w:ascii="Arial Narrow" w:hAnsi="Arial Narrow" w:cs="Arial"/>
                <w:color w:val="auto"/>
                <w:sz w:val="16"/>
                <w:szCs w:val="16"/>
                <w:lang w:val="en-GB"/>
              </w:rPr>
            </w:pPr>
          </w:p>
          <w:p w14:paraId="2B41E12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1966C5F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1500</w:t>
            </w:r>
          </w:p>
          <w:p w14:paraId="6AD143C0" w14:textId="77777777" w:rsidR="00B271C8" w:rsidRPr="00014E44" w:rsidRDefault="00B271C8" w:rsidP="00DE1185">
            <w:pPr>
              <w:pStyle w:val="CellBodyCentered"/>
              <w:rPr>
                <w:ins w:id="5813"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16C59529" w14:textId="407652F7" w:rsidR="00B271C8" w:rsidRPr="00014E44" w:rsidRDefault="00B271C8" w:rsidP="00DE1185">
            <w:pPr>
              <w:pStyle w:val="CellBodyCentered"/>
              <w:rPr>
                <w:rFonts w:ascii="Arial Narrow" w:hAnsi="Arial Narrow" w:cs="Arial"/>
                <w:color w:val="auto"/>
                <w:sz w:val="16"/>
                <w:szCs w:val="16"/>
                <w:lang w:val="en-GB"/>
              </w:rPr>
            </w:pPr>
            <w:ins w:id="5814"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34F8061C" w14:textId="77777777" w:rsidR="00B271C8" w:rsidRPr="00014E44" w:rsidRDefault="00B271C8" w:rsidP="00DE1185">
            <w:pPr>
              <w:pStyle w:val="CellBodyCentered"/>
              <w:rPr>
                <w:rFonts w:ascii="Arial Narrow" w:hAnsi="Arial Narrow" w:cs="Arial"/>
                <w:color w:val="auto"/>
                <w:sz w:val="16"/>
                <w:szCs w:val="16"/>
                <w:lang w:val="en-GB"/>
              </w:rPr>
            </w:pPr>
          </w:p>
          <w:p w14:paraId="2A0F2D3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w:t>
            </w:r>
          </w:p>
          <w:p w14:paraId="2345CCE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155°C</w:t>
            </w:r>
          </w:p>
        </w:tc>
        <w:tc>
          <w:tcPr>
            <w:tcW w:w="1890" w:type="dxa"/>
            <w:tcBorders>
              <w:top w:val="single" w:sz="6" w:space="0" w:color="auto"/>
              <w:left w:val="single" w:sz="6" w:space="0" w:color="auto"/>
              <w:bottom w:val="single" w:sz="6" w:space="0" w:color="auto"/>
              <w:right w:val="single" w:sz="6" w:space="0" w:color="auto"/>
            </w:tcBorders>
          </w:tcPr>
          <w:p w14:paraId="47D194ED" w14:textId="77777777" w:rsidR="00B271C8" w:rsidRPr="00014E44" w:rsidRDefault="00B271C8" w:rsidP="00DE1185">
            <w:pPr>
              <w:pStyle w:val="CellBody"/>
              <w:rPr>
                <w:rFonts w:ascii="Arial Narrow" w:hAnsi="Arial Narrow" w:cs="Arial"/>
                <w:color w:val="auto"/>
                <w:sz w:val="16"/>
                <w:szCs w:val="16"/>
                <w:lang w:val="en-GB"/>
              </w:rPr>
            </w:pPr>
          </w:p>
          <w:p w14:paraId="338A040D" w14:textId="3067E05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Per ASME B16.5 matl group 1.10</w:t>
            </w:r>
            <w:r w:rsidR="000063A3">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(limited by flange ratings)</w:t>
            </w:r>
          </w:p>
          <w:p w14:paraId="50CA2CC8" w14:textId="4753420F" w:rsidR="00B271C8" w:rsidRPr="00014E44" w:rsidRDefault="009A133B"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815"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816"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r w:rsidR="00B271C8" w:rsidRPr="00014E44">
              <w:rPr>
                <w:rFonts w:ascii="Arial Narrow" w:hAnsi="Arial Narrow" w:cs="Arial"/>
                <w:color w:val="auto"/>
                <w:sz w:val="16"/>
                <w:szCs w:val="16"/>
                <w:lang w:val="en-GB"/>
              </w:rPr>
              <w:t>to 38°C = 258.6 barg</w:t>
            </w:r>
          </w:p>
          <w:p w14:paraId="7724C820" w14:textId="601A081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50°C = 258.6 barg</w:t>
            </w:r>
          </w:p>
          <w:p w14:paraId="591E5ACD" w14:textId="61B682D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100°C = 257.6 barg</w:t>
            </w:r>
          </w:p>
          <w:p w14:paraId="7C8E48F4" w14:textId="31C5B24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150°C = 250.8 barg</w:t>
            </w:r>
          </w:p>
          <w:p w14:paraId="44BE7DCF" w14:textId="0854BDD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155°C = 250.1 barg</w:t>
            </w:r>
          </w:p>
          <w:p w14:paraId="5AED4CC2"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5CA69128" w14:textId="77777777" w:rsidR="00B271C8" w:rsidRPr="00014E44" w:rsidRDefault="00B271C8" w:rsidP="00DE1185">
            <w:pPr>
              <w:pStyle w:val="CellBodyCentered"/>
              <w:rPr>
                <w:rFonts w:ascii="Arial Narrow" w:hAnsi="Arial Narrow" w:cs="Arial"/>
                <w:color w:val="auto"/>
                <w:sz w:val="16"/>
                <w:szCs w:val="16"/>
                <w:lang w:val="en-GB"/>
              </w:rPr>
            </w:pPr>
          </w:p>
          <w:p w14:paraId="7D1B8DD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YES</w:t>
            </w:r>
          </w:p>
        </w:tc>
        <w:tc>
          <w:tcPr>
            <w:tcW w:w="418" w:type="dxa"/>
            <w:tcBorders>
              <w:top w:val="single" w:sz="6" w:space="0" w:color="auto"/>
              <w:left w:val="single" w:sz="6" w:space="0" w:color="auto"/>
              <w:bottom w:val="single" w:sz="6" w:space="0" w:color="auto"/>
              <w:right w:val="single" w:sz="6" w:space="0" w:color="auto"/>
            </w:tcBorders>
          </w:tcPr>
          <w:p w14:paraId="251D3092" w14:textId="77777777" w:rsidR="00B271C8" w:rsidRPr="00014E44" w:rsidRDefault="00B271C8" w:rsidP="00DE1185">
            <w:pPr>
              <w:pStyle w:val="CellBodyCentered"/>
              <w:rPr>
                <w:rFonts w:ascii="Arial Narrow" w:hAnsi="Arial Narrow" w:cs="Arial"/>
                <w:color w:val="auto"/>
                <w:sz w:val="16"/>
                <w:szCs w:val="16"/>
                <w:lang w:val="en-GB"/>
              </w:rPr>
            </w:pPr>
          </w:p>
          <w:p w14:paraId="6BDD252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25071219" w14:textId="77777777" w:rsidTr="0038396C">
        <w:tc>
          <w:tcPr>
            <w:tcW w:w="3322" w:type="dxa"/>
            <w:tcBorders>
              <w:top w:val="single" w:sz="6" w:space="0" w:color="auto"/>
              <w:left w:val="single" w:sz="6" w:space="0" w:color="auto"/>
              <w:bottom w:val="single" w:sz="6" w:space="0" w:color="auto"/>
              <w:right w:val="single" w:sz="6" w:space="0" w:color="auto"/>
            </w:tcBorders>
          </w:tcPr>
          <w:p w14:paraId="751AE4FE" w14:textId="77777777" w:rsidR="00B271C8" w:rsidRPr="00014E44" w:rsidRDefault="00B271C8" w:rsidP="00DE1185">
            <w:pPr>
              <w:pStyle w:val="CellBody"/>
              <w:rPr>
                <w:rFonts w:ascii="Arial Narrow" w:hAnsi="Arial Narrow" w:cs="Arial"/>
                <w:color w:val="auto"/>
                <w:sz w:val="16"/>
                <w:szCs w:val="16"/>
                <w:lang w:val="en-GB"/>
              </w:rPr>
            </w:pPr>
          </w:p>
          <w:p w14:paraId="1E6243B1" w14:textId="2CAC7A13" w:rsidR="00B271C8" w:rsidRPr="00014E44" w:rsidRDefault="00B271C8" w:rsidP="00DE1185">
            <w:pPr>
              <w:pStyle w:val="CellBody"/>
              <w:rPr>
                <w:ins w:id="5817" w:author="Zhunisbayev, Olzhasbek A [Bolashak Atyrau Limited]" w:date="2022-06-12T23:19:00Z"/>
                <w:rFonts w:ascii="Arial Narrow" w:hAnsi="Arial Narrow" w:cs="Arial"/>
                <w:color w:val="auto"/>
                <w:sz w:val="16"/>
                <w:szCs w:val="16"/>
                <w:lang w:val="en-GB"/>
              </w:rPr>
            </w:pPr>
            <w:ins w:id="5818" w:author="Zhunisbayev, Olzhasbek A [Bolashak Atyrau Limited]" w:date="2022-06-12T23:19:00Z">
              <w:r w:rsidRPr="00014E44">
                <w:rPr>
                  <w:rFonts w:ascii="Arial Narrow" w:hAnsi="Arial Narrow" w:cs="Arial"/>
                  <w:color w:val="auto"/>
                  <w:sz w:val="16"/>
                  <w:szCs w:val="16"/>
                  <w:lang w:val="en-GB"/>
                </w:rPr>
                <w:t>BFH</w:t>
              </w:r>
            </w:ins>
            <w:r w:rsidRPr="00014E44">
              <w:rPr>
                <w:rFonts w:ascii="Arial Narrow" w:hAnsi="Arial Narrow" w:cs="Arial"/>
                <w:color w:val="auto"/>
                <w:sz w:val="16"/>
                <w:szCs w:val="16"/>
                <w:lang w:val="en-GB"/>
              </w:rPr>
              <w:t xml:space="preserve"> </w:t>
            </w:r>
            <w:ins w:id="5819" w:author="Zhunisbayev, Olzhasbek A [Bolashak Atyrau Limited]" w:date="2022-06-12T23:19:00Z">
              <w:r w:rsidRPr="00014E44">
                <w:rPr>
                  <w:rFonts w:ascii="Arial Narrow" w:hAnsi="Arial Narrow" w:cs="Arial"/>
                  <w:color w:val="auto"/>
                  <w:sz w:val="16"/>
                  <w:szCs w:val="16"/>
                  <w:lang w:val="en-GB"/>
                </w:rPr>
                <w:t>- FLARE GAS, HIGH</w:t>
              </w:r>
            </w:ins>
            <w:r w:rsidRPr="00014E44">
              <w:rPr>
                <w:rFonts w:ascii="Arial Narrow" w:hAnsi="Arial Narrow" w:cs="Arial"/>
                <w:color w:val="auto"/>
                <w:sz w:val="16"/>
                <w:szCs w:val="16"/>
                <w:lang w:val="en-GB"/>
              </w:rPr>
              <w:t xml:space="preserve"> </w:t>
            </w:r>
            <w:ins w:id="5820" w:author="Zhunisbayev, Olzhasbek A [Bolashak Atyrau Limited]" w:date="2022-06-12T23:19:00Z">
              <w:r w:rsidRPr="00014E44">
                <w:rPr>
                  <w:rFonts w:ascii="Arial Narrow" w:hAnsi="Arial Narrow" w:cs="Arial"/>
                  <w:color w:val="auto"/>
                  <w:sz w:val="16"/>
                  <w:szCs w:val="16"/>
                  <w:lang w:val="en-GB"/>
                </w:rPr>
                <w:t>PRESSURE</w:t>
              </w:r>
            </w:ins>
          </w:p>
          <w:p w14:paraId="7591BB46" w14:textId="42B9449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59CD7F26" w14:textId="306C456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3B93B0B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tc>
        <w:tc>
          <w:tcPr>
            <w:tcW w:w="720" w:type="dxa"/>
            <w:tcBorders>
              <w:top w:val="single" w:sz="6" w:space="0" w:color="auto"/>
              <w:left w:val="single" w:sz="6" w:space="0" w:color="auto"/>
              <w:bottom w:val="single" w:sz="6" w:space="0" w:color="auto"/>
              <w:right w:val="single" w:sz="6" w:space="0" w:color="auto"/>
            </w:tcBorders>
          </w:tcPr>
          <w:p w14:paraId="2BF03DFE" w14:textId="77777777" w:rsidR="00B271C8" w:rsidRPr="00014E44" w:rsidRDefault="00B271C8" w:rsidP="00DE1185">
            <w:pPr>
              <w:pStyle w:val="CellBodyCentered"/>
              <w:rPr>
                <w:rFonts w:ascii="Arial Narrow" w:hAnsi="Arial Narrow" w:cs="Arial"/>
                <w:b/>
                <w:color w:val="auto"/>
                <w:sz w:val="16"/>
                <w:szCs w:val="16"/>
                <w:lang w:val="en-GB"/>
              </w:rPr>
            </w:pPr>
          </w:p>
          <w:p w14:paraId="3A87125D"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1500H1</w:t>
            </w:r>
          </w:p>
        </w:tc>
        <w:tc>
          <w:tcPr>
            <w:tcW w:w="450" w:type="dxa"/>
            <w:tcBorders>
              <w:top w:val="single" w:sz="6" w:space="0" w:color="auto"/>
              <w:left w:val="single" w:sz="6" w:space="0" w:color="auto"/>
              <w:bottom w:val="single" w:sz="6" w:space="0" w:color="auto"/>
              <w:right w:val="single" w:sz="6" w:space="0" w:color="auto"/>
            </w:tcBorders>
          </w:tcPr>
          <w:p w14:paraId="6AD8527F" w14:textId="77777777" w:rsidR="00B271C8" w:rsidRPr="00014E44" w:rsidRDefault="00B271C8" w:rsidP="00DE1185">
            <w:pPr>
              <w:pStyle w:val="CellBodyCentered"/>
              <w:rPr>
                <w:rFonts w:ascii="Arial Narrow" w:hAnsi="Arial Narrow" w:cs="Arial"/>
                <w:color w:val="auto"/>
                <w:sz w:val="16"/>
                <w:szCs w:val="16"/>
                <w:lang w:val="en-GB"/>
              </w:rPr>
            </w:pPr>
          </w:p>
          <w:p w14:paraId="07E1D4B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tc>
        <w:tc>
          <w:tcPr>
            <w:tcW w:w="1080" w:type="dxa"/>
            <w:tcBorders>
              <w:top w:val="single" w:sz="6" w:space="0" w:color="auto"/>
              <w:left w:val="single" w:sz="6" w:space="0" w:color="auto"/>
              <w:bottom w:val="single" w:sz="6" w:space="0" w:color="auto"/>
              <w:right w:val="single" w:sz="6" w:space="0" w:color="auto"/>
            </w:tcBorders>
          </w:tcPr>
          <w:p w14:paraId="7DAB2136" w14:textId="77777777" w:rsidR="00B271C8" w:rsidRPr="00014E44" w:rsidRDefault="00B271C8" w:rsidP="00DE1185">
            <w:pPr>
              <w:pStyle w:val="CellBodyCentered"/>
              <w:rPr>
                <w:rFonts w:ascii="Arial Narrow" w:hAnsi="Arial Narrow" w:cs="Arial"/>
                <w:color w:val="auto"/>
                <w:sz w:val="16"/>
                <w:szCs w:val="16"/>
                <w:lang w:val="en-GB"/>
              </w:rPr>
            </w:pPr>
          </w:p>
          <w:p w14:paraId="611F047A" w14:textId="0D89F86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7DFB9BB3" w14:textId="77777777" w:rsidR="00B271C8" w:rsidRPr="00014E44" w:rsidRDefault="00B271C8" w:rsidP="00DE1185">
            <w:pPr>
              <w:pStyle w:val="CellBodyCentered"/>
              <w:rPr>
                <w:rFonts w:ascii="Arial Narrow" w:hAnsi="Arial Narrow" w:cs="Arial"/>
                <w:color w:val="auto"/>
                <w:sz w:val="16"/>
                <w:szCs w:val="16"/>
                <w:lang w:val="en-GB"/>
              </w:rPr>
            </w:pPr>
          </w:p>
          <w:p w14:paraId="38912AF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tc>
        <w:tc>
          <w:tcPr>
            <w:tcW w:w="720" w:type="dxa"/>
            <w:tcBorders>
              <w:top w:val="single" w:sz="6" w:space="0" w:color="auto"/>
              <w:left w:val="single" w:sz="6" w:space="0" w:color="auto"/>
              <w:bottom w:val="single" w:sz="6" w:space="0" w:color="auto"/>
              <w:right w:val="single" w:sz="6" w:space="0" w:color="auto"/>
            </w:tcBorders>
          </w:tcPr>
          <w:p w14:paraId="342B53FA" w14:textId="77777777" w:rsidR="00B271C8" w:rsidRPr="00014E44" w:rsidRDefault="00B271C8" w:rsidP="00DE1185">
            <w:pPr>
              <w:pStyle w:val="CellBodyCentered"/>
              <w:rPr>
                <w:rFonts w:ascii="Arial Narrow" w:hAnsi="Arial Narrow" w:cs="Arial"/>
                <w:color w:val="auto"/>
                <w:sz w:val="16"/>
                <w:szCs w:val="16"/>
                <w:lang w:val="en-GB"/>
              </w:rPr>
            </w:pPr>
          </w:p>
          <w:p w14:paraId="7D41616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5042A67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1500</w:t>
            </w:r>
          </w:p>
          <w:p w14:paraId="631E9AEB" w14:textId="77777777" w:rsidR="00B271C8" w:rsidRPr="00014E44" w:rsidRDefault="00B271C8" w:rsidP="00DE1185">
            <w:pPr>
              <w:pStyle w:val="CellBodyCentered"/>
              <w:rPr>
                <w:ins w:id="5821"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27F96C1D" w14:textId="730CBC25" w:rsidR="00B271C8" w:rsidRPr="00014E44" w:rsidRDefault="00B271C8" w:rsidP="00DE1185">
            <w:pPr>
              <w:pStyle w:val="CellBodyCentered"/>
              <w:rPr>
                <w:rFonts w:ascii="Arial Narrow" w:hAnsi="Arial Narrow" w:cs="Arial"/>
                <w:color w:val="auto"/>
                <w:sz w:val="16"/>
                <w:szCs w:val="16"/>
                <w:lang w:val="en-GB"/>
              </w:rPr>
            </w:pPr>
            <w:ins w:id="5822"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26B56D8D" w14:textId="77777777" w:rsidR="00B271C8" w:rsidRPr="00014E44" w:rsidRDefault="00B271C8" w:rsidP="00DE1185">
            <w:pPr>
              <w:pStyle w:val="CellBodyCentered"/>
              <w:rPr>
                <w:rFonts w:ascii="Arial Narrow" w:hAnsi="Arial Narrow" w:cs="Arial"/>
                <w:color w:val="auto"/>
                <w:sz w:val="16"/>
                <w:szCs w:val="16"/>
                <w:lang w:val="en-GB"/>
              </w:rPr>
            </w:pPr>
          </w:p>
          <w:p w14:paraId="19388BF9" w14:textId="606A7413"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823" w:author="Zhunisbayev, Olzhasbek A [Bolashak Atyrau Limited]" w:date="2022-09-18T20:46:00Z">
              <w:r w:rsidRPr="00014E44" w:rsidDel="00EE529F">
                <w:rPr>
                  <w:rFonts w:ascii="Arial Narrow" w:hAnsi="Arial Narrow" w:cs="Arial"/>
                  <w:color w:val="auto"/>
                  <w:sz w:val="16"/>
                  <w:szCs w:val="16"/>
                  <w:lang w:val="en-GB"/>
                </w:rPr>
                <w:delText xml:space="preserve">46 </w:delText>
              </w:r>
            </w:del>
            <w:ins w:id="5824" w:author="Zhunisbayev, Olzhasbek A [Bolashak Atyrau Limited]" w:date="2022-09-18T20:46: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295E897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343°C</w:t>
            </w:r>
          </w:p>
        </w:tc>
        <w:tc>
          <w:tcPr>
            <w:tcW w:w="1890" w:type="dxa"/>
            <w:tcBorders>
              <w:top w:val="single" w:sz="6" w:space="0" w:color="auto"/>
              <w:left w:val="single" w:sz="6" w:space="0" w:color="auto"/>
              <w:bottom w:val="single" w:sz="6" w:space="0" w:color="auto"/>
              <w:right w:val="single" w:sz="6" w:space="0" w:color="auto"/>
            </w:tcBorders>
          </w:tcPr>
          <w:p w14:paraId="2ACBF13F" w14:textId="77777777" w:rsidR="00B271C8" w:rsidRPr="00014E44" w:rsidRDefault="00B271C8" w:rsidP="00DE1185">
            <w:pPr>
              <w:pStyle w:val="CellBody"/>
              <w:rPr>
                <w:rFonts w:ascii="Arial Narrow" w:hAnsi="Arial Narrow" w:cs="Arial"/>
                <w:color w:val="auto"/>
                <w:sz w:val="16"/>
                <w:szCs w:val="16"/>
                <w:lang w:val="en-GB"/>
              </w:rPr>
            </w:pPr>
          </w:p>
          <w:p w14:paraId="393CC3E9" w14:textId="67E7185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Per ASME B16.5 matl group 1.1</w:t>
            </w:r>
            <w:r w:rsidR="000063A3">
              <w:rPr>
                <w:rFonts w:ascii="Arial Narrow" w:hAnsi="Arial Narrow" w:cs="Arial"/>
                <w:color w:val="auto"/>
                <w:sz w:val="16"/>
                <w:szCs w:val="16"/>
                <w:lang w:val="en-GB"/>
              </w:rPr>
              <w:t xml:space="preserve"> </w:t>
            </w:r>
            <w:r w:rsidRPr="00014E44">
              <w:rPr>
                <w:rFonts w:ascii="Arial Narrow" w:hAnsi="Arial Narrow" w:cs="Arial"/>
                <w:color w:val="auto"/>
                <w:sz w:val="16"/>
                <w:szCs w:val="16"/>
                <w:lang w:val="en-GB"/>
              </w:rPr>
              <w:t>(limited by flange ratings)</w:t>
            </w:r>
          </w:p>
          <w:p w14:paraId="6B348DFF" w14:textId="3E713774" w:rsidR="00B271C8" w:rsidRPr="00014E44" w:rsidRDefault="009A133B"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825"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826"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38°C = 255.3 barg</w:t>
            </w:r>
          </w:p>
          <w:p w14:paraId="5A384CFF" w14:textId="1869337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50°C = 250.6 barg</w:t>
            </w:r>
          </w:p>
          <w:p w14:paraId="3CEEB910" w14:textId="16E7F2F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100°C = 233.0 barg</w:t>
            </w:r>
          </w:p>
          <w:p w14:paraId="2D3E8044" w14:textId="5B5F961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150°C = 225.4 barg</w:t>
            </w:r>
          </w:p>
          <w:p w14:paraId="51CB884B" w14:textId="7D0DACF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200°C = 219.0 barg</w:t>
            </w:r>
          </w:p>
          <w:p w14:paraId="08388C0D" w14:textId="10B1A44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250°C = 209.7 barg</w:t>
            </w:r>
          </w:p>
          <w:p w14:paraId="7C618A4A" w14:textId="09F7E6C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300°C = 199.1 barg</w:t>
            </w:r>
          </w:p>
          <w:p w14:paraId="197ECE5F" w14:textId="065D0F80" w:rsidR="00B271C8" w:rsidRPr="00014E44" w:rsidRDefault="00B271C8" w:rsidP="00DE1185">
            <w:pPr>
              <w:pStyle w:val="CellBody"/>
              <w:ind w:left="3"/>
              <w:rPr>
                <w:rFonts w:ascii="Arial Narrow" w:hAnsi="Arial Narrow" w:cs="Arial"/>
                <w:color w:val="auto"/>
                <w:sz w:val="16"/>
                <w:szCs w:val="16"/>
                <w:lang w:val="en-GB"/>
              </w:rPr>
            </w:pPr>
            <w:r w:rsidRPr="00014E44">
              <w:rPr>
                <w:rFonts w:ascii="Arial Narrow" w:hAnsi="Arial Narrow" w:cs="Arial"/>
                <w:color w:val="auto"/>
                <w:sz w:val="16"/>
                <w:szCs w:val="16"/>
                <w:lang w:val="en-GB"/>
              </w:rPr>
              <w:t>343°C = 189.4 barg</w:t>
            </w:r>
          </w:p>
          <w:p w14:paraId="4503223B" w14:textId="77777777" w:rsidR="00B271C8" w:rsidRPr="00014E44" w:rsidRDefault="00B271C8" w:rsidP="00DE1185">
            <w:pPr>
              <w:pStyle w:val="CellBody"/>
              <w:ind w:left="3"/>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24451A43" w14:textId="77777777" w:rsidR="00B271C8" w:rsidRPr="00014E44" w:rsidRDefault="00B271C8" w:rsidP="00DE1185">
            <w:pPr>
              <w:pStyle w:val="CellBodyCentered"/>
              <w:rPr>
                <w:rFonts w:ascii="Arial Narrow" w:hAnsi="Arial Narrow" w:cs="Arial"/>
                <w:color w:val="auto"/>
                <w:sz w:val="16"/>
                <w:szCs w:val="16"/>
                <w:lang w:val="en-GB"/>
              </w:rPr>
            </w:pPr>
          </w:p>
          <w:p w14:paraId="0A0D343D" w14:textId="77777777" w:rsidR="00B271C8" w:rsidRPr="00014E44" w:rsidRDefault="00B271C8"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p w14:paraId="3799CEF8"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22A5CC86" w14:textId="77777777" w:rsidR="00B271C8" w:rsidRPr="00014E44" w:rsidRDefault="00B271C8" w:rsidP="00DE1185">
            <w:pPr>
              <w:pStyle w:val="CellBodyCentered"/>
              <w:rPr>
                <w:rFonts w:ascii="Arial Narrow" w:hAnsi="Arial Narrow" w:cs="Arial"/>
                <w:color w:val="auto"/>
                <w:sz w:val="16"/>
                <w:szCs w:val="16"/>
                <w:lang w:val="en-GB"/>
              </w:rPr>
            </w:pPr>
          </w:p>
          <w:p w14:paraId="4DA3EEA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3E629EE5" w14:textId="77777777" w:rsidTr="0038396C">
        <w:tc>
          <w:tcPr>
            <w:tcW w:w="3322" w:type="dxa"/>
            <w:tcBorders>
              <w:top w:val="single" w:sz="6" w:space="0" w:color="auto"/>
              <w:left w:val="single" w:sz="6" w:space="0" w:color="auto"/>
              <w:bottom w:val="single" w:sz="6" w:space="0" w:color="auto"/>
              <w:right w:val="single" w:sz="6" w:space="0" w:color="auto"/>
            </w:tcBorders>
          </w:tcPr>
          <w:p w14:paraId="1B4E20FA" w14:textId="77777777" w:rsidR="00B271C8" w:rsidRPr="00014E44" w:rsidRDefault="00B271C8" w:rsidP="00DE1185">
            <w:pPr>
              <w:pStyle w:val="CellBody"/>
              <w:rPr>
                <w:rFonts w:ascii="Arial Narrow" w:hAnsi="Arial Narrow" w:cs="Arial"/>
                <w:color w:val="auto"/>
                <w:sz w:val="16"/>
                <w:szCs w:val="16"/>
                <w:lang w:val="en-GB"/>
              </w:rPr>
            </w:pPr>
          </w:p>
          <w:p w14:paraId="6CE37303" w14:textId="3021280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6CC024E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2255E5E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HOS – HYDRAULIC OIL SUPPLY</w:t>
            </w:r>
          </w:p>
          <w:p w14:paraId="63E460ED" w14:textId="1EE0E6C9"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4B67590F"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6D0830B" w14:textId="77777777" w:rsidR="00B271C8" w:rsidRPr="00014E44" w:rsidRDefault="00B271C8" w:rsidP="00DE1185">
            <w:pPr>
              <w:pStyle w:val="CellBodyCentered"/>
              <w:rPr>
                <w:rFonts w:ascii="Arial Narrow" w:hAnsi="Arial Narrow" w:cs="Arial"/>
                <w:b/>
                <w:color w:val="auto"/>
                <w:sz w:val="16"/>
                <w:szCs w:val="16"/>
                <w:lang w:val="en-GB"/>
              </w:rPr>
            </w:pPr>
          </w:p>
          <w:p w14:paraId="18401ABC"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1500K1</w:t>
            </w:r>
          </w:p>
        </w:tc>
        <w:tc>
          <w:tcPr>
            <w:tcW w:w="450" w:type="dxa"/>
            <w:tcBorders>
              <w:top w:val="single" w:sz="6" w:space="0" w:color="auto"/>
              <w:left w:val="single" w:sz="6" w:space="0" w:color="auto"/>
              <w:bottom w:val="single" w:sz="6" w:space="0" w:color="auto"/>
              <w:right w:val="single" w:sz="6" w:space="0" w:color="auto"/>
            </w:tcBorders>
          </w:tcPr>
          <w:p w14:paraId="6E4E5AB0" w14:textId="77777777" w:rsidR="00B271C8" w:rsidRPr="00014E44" w:rsidRDefault="00B271C8" w:rsidP="00DE1185">
            <w:pPr>
              <w:pStyle w:val="CellBodyCentered"/>
              <w:rPr>
                <w:rFonts w:ascii="Arial Narrow" w:hAnsi="Arial Narrow" w:cs="Arial"/>
                <w:color w:val="auto"/>
                <w:sz w:val="16"/>
                <w:szCs w:val="16"/>
                <w:lang w:val="en-GB"/>
              </w:rPr>
            </w:pPr>
          </w:p>
          <w:p w14:paraId="4EF9FB3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67272866" w14:textId="77777777" w:rsidR="00B271C8" w:rsidRPr="00014E44" w:rsidRDefault="00B271C8" w:rsidP="00DE1185">
            <w:pPr>
              <w:pStyle w:val="CellBodyCentered"/>
              <w:rPr>
                <w:rFonts w:ascii="Arial Narrow" w:hAnsi="Arial Narrow" w:cs="Arial"/>
                <w:color w:val="auto"/>
                <w:sz w:val="16"/>
                <w:szCs w:val="16"/>
                <w:lang w:val="en-GB"/>
              </w:rPr>
            </w:pPr>
          </w:p>
          <w:p w14:paraId="5FF64225" w14:textId="211A0CB0"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05547B62" w14:textId="77777777" w:rsidR="00B271C8" w:rsidRPr="00014E44" w:rsidRDefault="00B271C8" w:rsidP="00DE1185">
            <w:pPr>
              <w:pStyle w:val="CellBodyCentered"/>
              <w:ind w:left="6"/>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 Note 1</w:t>
            </w:r>
          </w:p>
        </w:tc>
        <w:tc>
          <w:tcPr>
            <w:tcW w:w="720" w:type="dxa"/>
            <w:tcBorders>
              <w:top w:val="single" w:sz="6" w:space="0" w:color="auto"/>
              <w:left w:val="single" w:sz="6" w:space="0" w:color="auto"/>
              <w:bottom w:val="single" w:sz="6" w:space="0" w:color="auto"/>
              <w:right w:val="single" w:sz="6" w:space="0" w:color="auto"/>
            </w:tcBorders>
          </w:tcPr>
          <w:p w14:paraId="150E0E55" w14:textId="77777777" w:rsidR="00B271C8" w:rsidRPr="00014E44" w:rsidRDefault="00B271C8" w:rsidP="00DE1185">
            <w:pPr>
              <w:pStyle w:val="CellBodyCentered"/>
              <w:rPr>
                <w:rFonts w:ascii="Arial Narrow" w:hAnsi="Arial Narrow" w:cs="Arial"/>
                <w:color w:val="auto"/>
                <w:sz w:val="16"/>
                <w:szCs w:val="16"/>
                <w:lang w:val="en-GB"/>
              </w:rPr>
            </w:pPr>
          </w:p>
          <w:p w14:paraId="5748A16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1500 </w:t>
            </w:r>
          </w:p>
          <w:p w14:paraId="7054BCD0" w14:textId="77777777" w:rsidR="00B271C8" w:rsidRPr="00014E44" w:rsidRDefault="00B271C8" w:rsidP="00DE1185">
            <w:pPr>
              <w:pStyle w:val="CellBodyCentered"/>
              <w:rPr>
                <w:ins w:id="5827"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1864D40C" w14:textId="2C037A92" w:rsidR="00B271C8" w:rsidRPr="00014E44" w:rsidRDefault="00B271C8" w:rsidP="00DE1185">
            <w:pPr>
              <w:pStyle w:val="CellBodyCentered"/>
              <w:rPr>
                <w:rFonts w:ascii="Arial Narrow" w:hAnsi="Arial Narrow" w:cs="Arial"/>
                <w:color w:val="auto"/>
                <w:sz w:val="16"/>
                <w:szCs w:val="16"/>
                <w:lang w:val="en-GB"/>
              </w:rPr>
            </w:pPr>
            <w:ins w:id="5828"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6F278BDA" w14:textId="77777777" w:rsidR="00B271C8" w:rsidRPr="00014E44" w:rsidRDefault="00B271C8" w:rsidP="00DE1185">
            <w:pPr>
              <w:pStyle w:val="CellBodyCentered"/>
              <w:rPr>
                <w:rFonts w:ascii="Arial Narrow" w:hAnsi="Arial Narrow" w:cs="Arial"/>
                <w:color w:val="auto"/>
                <w:sz w:val="16"/>
                <w:szCs w:val="16"/>
                <w:lang w:val="en-GB"/>
              </w:rPr>
            </w:pPr>
          </w:p>
          <w:p w14:paraId="5B2D0C93" w14:textId="59C4C21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829" w:author="Zhunisbayev, Olzhasbek A [Bolashak Atyrau Limited]" w:date="2022-09-18T20:46:00Z">
              <w:r w:rsidRPr="00014E44" w:rsidDel="00EE529F">
                <w:rPr>
                  <w:rFonts w:ascii="Arial Narrow" w:hAnsi="Arial Narrow" w:cs="Arial"/>
                  <w:color w:val="auto"/>
                  <w:sz w:val="16"/>
                  <w:szCs w:val="16"/>
                  <w:lang w:val="en-GB"/>
                </w:rPr>
                <w:delText xml:space="preserve">46 </w:delText>
              </w:r>
            </w:del>
            <w:ins w:id="5830" w:author="Zhunisbayev, Olzhasbek A [Bolashak Atyrau Limited]" w:date="2022-09-18T20:46: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6A48504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+126°C</w:t>
            </w:r>
          </w:p>
        </w:tc>
        <w:tc>
          <w:tcPr>
            <w:tcW w:w="1890" w:type="dxa"/>
            <w:tcBorders>
              <w:top w:val="single" w:sz="6" w:space="0" w:color="auto"/>
              <w:left w:val="single" w:sz="6" w:space="0" w:color="auto"/>
              <w:bottom w:val="single" w:sz="6" w:space="0" w:color="auto"/>
              <w:right w:val="single" w:sz="6" w:space="0" w:color="auto"/>
            </w:tcBorders>
          </w:tcPr>
          <w:p w14:paraId="733C6458" w14:textId="77777777" w:rsidR="00B271C8" w:rsidRPr="00014E44" w:rsidRDefault="00B271C8" w:rsidP="00DE1185">
            <w:pPr>
              <w:pStyle w:val="CellBody"/>
              <w:rPr>
                <w:rFonts w:ascii="Arial Narrow" w:hAnsi="Arial Narrow" w:cs="Arial"/>
                <w:color w:val="auto"/>
                <w:sz w:val="16"/>
                <w:szCs w:val="16"/>
                <w:u w:val="single"/>
                <w:lang w:val="en-GB"/>
              </w:rPr>
            </w:pPr>
          </w:p>
          <w:p w14:paraId="01407165" w14:textId="095EBB5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r w:rsidR="000063A3">
              <w:rPr>
                <w:rFonts w:ascii="Arial Narrow" w:hAnsi="Arial Narrow" w:cs="Arial"/>
                <w:color w:val="auto"/>
                <w:sz w:val="16"/>
                <w:szCs w:val="16"/>
                <w:u w:val="single"/>
              </w:rPr>
              <w:t xml:space="preserve"> </w:t>
            </w:r>
            <w:r w:rsidRPr="00014E44">
              <w:rPr>
                <w:rFonts w:ascii="Arial Narrow" w:hAnsi="Arial Narrow" w:cs="Arial"/>
                <w:color w:val="auto"/>
                <w:sz w:val="16"/>
                <w:szCs w:val="16"/>
                <w:lang w:val="en-GB"/>
              </w:rPr>
              <w:t>(limited by flange ratings)</w:t>
            </w:r>
          </w:p>
          <w:p w14:paraId="204ACFFD" w14:textId="78D1AAE3" w:rsidR="00B271C8" w:rsidRPr="00014E44" w:rsidRDefault="009A133B"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831"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832"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r w:rsidR="00B271C8" w:rsidRPr="00014E44">
              <w:rPr>
                <w:rFonts w:ascii="Arial Narrow" w:hAnsi="Arial Narrow" w:cs="Arial"/>
                <w:color w:val="auto"/>
                <w:sz w:val="16"/>
                <w:szCs w:val="16"/>
                <w:lang w:val="en-GB"/>
              </w:rPr>
              <w:t>to 38°C = 255.3 barg</w:t>
            </w:r>
          </w:p>
          <w:p w14:paraId="7119DB66" w14:textId="1E95C18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50°C = 250.6 barg</w:t>
            </w:r>
          </w:p>
          <w:p w14:paraId="0802D022" w14:textId="722D08D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100°C = 233.0 barg</w:t>
            </w:r>
          </w:p>
          <w:p w14:paraId="29BE71EA" w14:textId="44B9FD6C"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126°</w:t>
            </w:r>
            <w:r w:rsidRPr="00014E44">
              <w:rPr>
                <w:rFonts w:ascii="Arial Narrow" w:hAnsi="Arial Narrow" w:cs="Arial"/>
                <w:snapToGrid w:val="0"/>
                <w:color w:val="auto"/>
                <w:sz w:val="16"/>
                <w:szCs w:val="16"/>
                <w:lang w:val="en-GB"/>
              </w:rPr>
              <w:t>C = 22</w:t>
            </w:r>
            <w:r w:rsidRPr="00014E44">
              <w:rPr>
                <w:rFonts w:ascii="Arial Narrow" w:hAnsi="Arial Narrow" w:cs="Arial"/>
                <w:snapToGrid w:val="0"/>
                <w:color w:val="auto"/>
                <w:sz w:val="16"/>
                <w:szCs w:val="16"/>
                <w:lang w:val="ru-RU"/>
              </w:rPr>
              <w:t>8</w:t>
            </w:r>
            <w:r w:rsidRPr="00014E44">
              <w:rPr>
                <w:rFonts w:ascii="Arial Narrow" w:hAnsi="Arial Narrow" w:cs="Arial"/>
                <w:snapToGrid w:val="0"/>
                <w:color w:val="auto"/>
                <w:sz w:val="16"/>
                <w:szCs w:val="16"/>
                <w:lang w:val="en-GB"/>
              </w:rPr>
              <w:t>.</w:t>
            </w:r>
            <w:r w:rsidRPr="00014E44">
              <w:rPr>
                <w:rFonts w:ascii="Arial Narrow" w:hAnsi="Arial Narrow" w:cs="Arial"/>
                <w:snapToGrid w:val="0"/>
                <w:color w:val="auto"/>
                <w:sz w:val="16"/>
                <w:szCs w:val="16"/>
                <w:lang w:val="ru-RU"/>
              </w:rPr>
              <w:t>9</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6EF74BCA" w14:textId="77777777" w:rsidR="00B271C8" w:rsidRPr="00014E44" w:rsidRDefault="00B271C8" w:rsidP="00DE1185">
            <w:pPr>
              <w:pStyle w:val="CellBody"/>
              <w:rPr>
                <w:rFonts w:ascii="Arial Narrow" w:hAnsi="Arial Narrow" w:cs="Arial"/>
                <w:color w:val="auto"/>
                <w:sz w:val="16"/>
                <w:szCs w:val="16"/>
                <w:u w:val="single"/>
              </w:rPr>
            </w:pPr>
          </w:p>
        </w:tc>
        <w:tc>
          <w:tcPr>
            <w:tcW w:w="630" w:type="dxa"/>
            <w:tcBorders>
              <w:top w:val="single" w:sz="6" w:space="0" w:color="auto"/>
              <w:left w:val="single" w:sz="6" w:space="0" w:color="auto"/>
              <w:bottom w:val="single" w:sz="6" w:space="0" w:color="auto"/>
              <w:right w:val="single" w:sz="6" w:space="0" w:color="auto"/>
            </w:tcBorders>
          </w:tcPr>
          <w:p w14:paraId="2023815E" w14:textId="77777777" w:rsidR="00B271C8" w:rsidRPr="00014E44" w:rsidRDefault="00B271C8" w:rsidP="00DE1185">
            <w:pPr>
              <w:pStyle w:val="CellBodyCentered"/>
              <w:rPr>
                <w:rFonts w:ascii="Arial Narrow" w:hAnsi="Arial Narrow" w:cs="Arial"/>
                <w:color w:val="auto"/>
                <w:sz w:val="16"/>
                <w:szCs w:val="16"/>
                <w:lang w:val="en-GB"/>
              </w:rPr>
            </w:pPr>
          </w:p>
          <w:p w14:paraId="0D26A5BA" w14:textId="77777777" w:rsidR="00B271C8" w:rsidRPr="00014E44" w:rsidRDefault="00B271C8"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YES</w:t>
            </w:r>
          </w:p>
          <w:p w14:paraId="1EB09B5A"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784489CF" w14:textId="77777777" w:rsidR="00B271C8" w:rsidRPr="00014E44" w:rsidRDefault="00B271C8" w:rsidP="00DE1185">
            <w:pPr>
              <w:pStyle w:val="CellBodyCentered"/>
              <w:rPr>
                <w:rFonts w:ascii="Arial Narrow" w:hAnsi="Arial Narrow" w:cs="Arial"/>
                <w:color w:val="auto"/>
                <w:sz w:val="16"/>
                <w:szCs w:val="16"/>
                <w:lang w:val="en-GB"/>
              </w:rPr>
            </w:pPr>
          </w:p>
          <w:p w14:paraId="7867BA4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292BB8B8" w14:textId="77777777" w:rsidTr="0038396C">
        <w:tc>
          <w:tcPr>
            <w:tcW w:w="3322" w:type="dxa"/>
            <w:tcBorders>
              <w:top w:val="single" w:sz="6" w:space="0" w:color="auto"/>
              <w:left w:val="single" w:sz="6" w:space="0" w:color="auto"/>
              <w:bottom w:val="single" w:sz="6" w:space="0" w:color="auto"/>
              <w:right w:val="single" w:sz="6" w:space="0" w:color="auto"/>
            </w:tcBorders>
          </w:tcPr>
          <w:p w14:paraId="68769453" w14:textId="77777777" w:rsidR="00B271C8" w:rsidRPr="00014E44" w:rsidRDefault="00B271C8" w:rsidP="00DE1185">
            <w:pPr>
              <w:pStyle w:val="CellBody"/>
              <w:rPr>
                <w:rFonts w:ascii="Arial Narrow" w:hAnsi="Arial Narrow" w:cs="Arial"/>
                <w:color w:val="auto"/>
                <w:sz w:val="16"/>
                <w:szCs w:val="16"/>
                <w:lang w:val="en-GB"/>
              </w:rPr>
            </w:pPr>
          </w:p>
          <w:p w14:paraId="4CD93F45" w14:textId="51EAC94A" w:rsidR="00B271C8" w:rsidRPr="00014E44" w:rsidRDefault="00B271C8" w:rsidP="00DE1185">
            <w:pPr>
              <w:pStyle w:val="CellBody"/>
              <w:rPr>
                <w:ins w:id="5833" w:author="Zhunisbayev, Olzhasbek A [Bolashak Atyrau Limited]" w:date="2022-06-12T23:20:00Z"/>
                <w:rFonts w:ascii="Arial Narrow" w:hAnsi="Arial Narrow" w:cs="Arial"/>
                <w:color w:val="auto"/>
                <w:sz w:val="16"/>
                <w:szCs w:val="16"/>
                <w:lang w:val="en-GB"/>
              </w:rPr>
            </w:pPr>
            <w:ins w:id="5834" w:author="Zhunisbayev, Olzhasbek A [Bolashak Atyrau Limited]" w:date="2022-06-12T23:20:00Z">
              <w:r w:rsidRPr="00014E44">
                <w:rPr>
                  <w:rFonts w:ascii="Arial Narrow" w:hAnsi="Arial Narrow" w:cs="Arial"/>
                  <w:color w:val="auto"/>
                  <w:sz w:val="16"/>
                  <w:szCs w:val="16"/>
                  <w:lang w:val="en-GB"/>
                </w:rPr>
                <w:t>BF – FLARE GAS (OFF PLOT</w:t>
              </w:r>
            </w:ins>
            <w:r w:rsidRPr="00014E44">
              <w:rPr>
                <w:rFonts w:ascii="Arial Narrow" w:hAnsi="Arial Narrow" w:cs="Arial"/>
                <w:color w:val="auto"/>
                <w:sz w:val="16"/>
                <w:szCs w:val="16"/>
                <w:lang w:val="en-GB"/>
              </w:rPr>
              <w:t xml:space="preserve"> </w:t>
            </w:r>
            <w:ins w:id="5835" w:author="Zhunisbayev, Olzhasbek A [Bolashak Atyrau Limited]" w:date="2022-06-12T23:20:00Z">
              <w:r w:rsidRPr="00014E44">
                <w:rPr>
                  <w:rFonts w:ascii="Arial Narrow" w:hAnsi="Arial Narrow" w:cs="Arial"/>
                  <w:color w:val="auto"/>
                  <w:sz w:val="16"/>
                  <w:szCs w:val="16"/>
                  <w:lang w:val="en-GB"/>
                </w:rPr>
                <w:t>ONLY)</w:t>
              </w:r>
            </w:ins>
          </w:p>
          <w:p w14:paraId="455D18ED" w14:textId="77777777" w:rsidR="00B271C8" w:rsidRPr="00014E44" w:rsidRDefault="00B271C8" w:rsidP="00DE1185">
            <w:pPr>
              <w:pStyle w:val="CellBody"/>
              <w:rPr>
                <w:ins w:id="5836" w:author="Zhunisbayev, Olzhasbek A [Bolashak Atyrau Limited]" w:date="2022-06-12T23:20:00Z"/>
                <w:rFonts w:ascii="Arial Narrow" w:hAnsi="Arial Narrow" w:cs="Arial"/>
                <w:color w:val="auto"/>
                <w:sz w:val="16"/>
                <w:szCs w:val="16"/>
                <w:lang w:val="en-GB"/>
              </w:rPr>
            </w:pPr>
            <w:ins w:id="5837" w:author="Zhunisbayev, Olzhasbek A [Bolashak Atyrau Limited]" w:date="2022-06-12T23:20:00Z">
              <w:r w:rsidRPr="00014E44">
                <w:rPr>
                  <w:rFonts w:ascii="Arial Narrow" w:hAnsi="Arial Narrow" w:cs="Arial"/>
                  <w:color w:val="auto"/>
                  <w:sz w:val="16"/>
                  <w:szCs w:val="16"/>
                  <w:lang w:val="en-GB"/>
                </w:rPr>
                <w:t>BFH - FLARE GAS, HP</w:t>
              </w:r>
            </w:ins>
          </w:p>
          <w:p w14:paraId="25B23354" w14:textId="1F92144A" w:rsidR="00B271C8" w:rsidRPr="00014E44" w:rsidRDefault="00B271C8" w:rsidP="00DE1185">
            <w:pPr>
              <w:pStyle w:val="CellBody"/>
              <w:rPr>
                <w:ins w:id="5838" w:author="Zhunisbayev, Olzhasbek A [Bolashak Atyrau Limited]" w:date="2022-06-12T23:20:00Z"/>
                <w:rFonts w:ascii="Arial Narrow" w:hAnsi="Arial Narrow" w:cs="Arial"/>
                <w:color w:val="auto"/>
                <w:sz w:val="16"/>
                <w:szCs w:val="16"/>
                <w:lang w:val="en-GB"/>
              </w:rPr>
            </w:pPr>
            <w:ins w:id="5839" w:author="Zhunisbayev, Olzhasbek A [Bolashak Atyrau Limited]" w:date="2022-06-12T23:20:00Z">
              <w:r w:rsidRPr="00014E44">
                <w:rPr>
                  <w:rFonts w:ascii="Arial Narrow" w:hAnsi="Arial Narrow" w:cs="Arial"/>
                  <w:color w:val="auto"/>
                  <w:sz w:val="16"/>
                  <w:szCs w:val="16"/>
                  <w:lang w:val="en-GB"/>
                </w:rPr>
                <w:t>BFL – FLARE GAS, LP</w:t>
              </w:r>
            </w:ins>
          </w:p>
          <w:p w14:paraId="35118758" w14:textId="71932EC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7C8219A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HOS – HYDRAULIC OIL SUPPLY</w:t>
            </w:r>
          </w:p>
          <w:p w14:paraId="4F5594DB" w14:textId="5A3A85FD" w:rsidR="00B271C8" w:rsidRPr="00014E44" w:rsidRDefault="00B271C8" w:rsidP="00DE1185">
            <w:pPr>
              <w:pStyle w:val="CellBody"/>
              <w:rPr>
                <w:ins w:id="5840" w:author="Zhunisbayev, Olzhasbek A [Bolashak Atyrau Limited]" w:date="2022-06-12T23:20:00Z"/>
                <w:rFonts w:ascii="Arial Narrow" w:hAnsi="Arial Narrow" w:cs="Arial"/>
                <w:color w:val="auto"/>
                <w:sz w:val="16"/>
                <w:szCs w:val="16"/>
                <w:lang w:val="en-GB"/>
              </w:rPr>
            </w:pPr>
            <w:ins w:id="5841" w:author="Zhunisbayev, Olzhasbek A [Bolashak Atyrau Limited]" w:date="2022-06-12T23:20:00Z">
              <w:r w:rsidRPr="00014E44">
                <w:rPr>
                  <w:rFonts w:ascii="Arial Narrow" w:hAnsi="Arial Narrow" w:cs="Arial"/>
                  <w:color w:val="auto"/>
                  <w:sz w:val="16"/>
                  <w:szCs w:val="16"/>
                  <w:lang w:val="en-GB"/>
                </w:rPr>
                <w:t>NH – NITROGEN, HIGH</w:t>
              </w:r>
            </w:ins>
            <w:r w:rsidRPr="00014E44">
              <w:rPr>
                <w:rFonts w:ascii="Arial Narrow" w:hAnsi="Arial Narrow" w:cs="Arial"/>
                <w:color w:val="auto"/>
                <w:sz w:val="16"/>
                <w:szCs w:val="16"/>
                <w:lang w:val="en-GB"/>
              </w:rPr>
              <w:t xml:space="preserve"> </w:t>
            </w:r>
            <w:ins w:id="5842" w:author="Zhunisbayev, Olzhasbek A [Bolashak Atyrau Limited]" w:date="2022-06-12T23:20:00Z">
              <w:r w:rsidRPr="00014E44">
                <w:rPr>
                  <w:rFonts w:ascii="Arial Narrow" w:hAnsi="Arial Narrow" w:cs="Arial"/>
                  <w:color w:val="auto"/>
                  <w:sz w:val="16"/>
                  <w:szCs w:val="16"/>
                  <w:lang w:val="en-GB"/>
                </w:rPr>
                <w:t>PRESSURE</w:t>
              </w:r>
            </w:ins>
          </w:p>
          <w:p w14:paraId="32A5995F" w14:textId="688152B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5C3C98AC" w14:textId="77777777" w:rsidR="00B271C8" w:rsidRDefault="00B271C8" w:rsidP="00DE1185">
            <w:pPr>
              <w:pStyle w:val="CellBody"/>
              <w:rPr>
                <w:rFonts w:ascii="Arial Narrow" w:hAnsi="Arial Narrow" w:cs="Arial"/>
                <w:color w:val="auto"/>
                <w:sz w:val="16"/>
                <w:szCs w:val="16"/>
                <w:lang w:val="en-GB"/>
              </w:rPr>
            </w:pPr>
          </w:p>
          <w:p w14:paraId="04F88885" w14:textId="77777777" w:rsidR="001F024D" w:rsidRDefault="001F024D" w:rsidP="00DE1185">
            <w:pPr>
              <w:pStyle w:val="CellBody"/>
              <w:rPr>
                <w:rFonts w:ascii="Arial Narrow" w:hAnsi="Arial Narrow" w:cs="Arial"/>
                <w:color w:val="auto"/>
                <w:sz w:val="16"/>
                <w:szCs w:val="16"/>
                <w:lang w:val="en-GB"/>
              </w:rPr>
            </w:pPr>
          </w:p>
          <w:p w14:paraId="5F0A5FB2" w14:textId="77777777" w:rsidR="001F024D" w:rsidRDefault="001F024D" w:rsidP="00DE1185">
            <w:pPr>
              <w:pStyle w:val="CellBody"/>
              <w:rPr>
                <w:rFonts w:ascii="Arial Narrow" w:hAnsi="Arial Narrow" w:cs="Arial"/>
                <w:color w:val="auto"/>
                <w:sz w:val="16"/>
                <w:szCs w:val="16"/>
                <w:lang w:val="en-GB"/>
              </w:rPr>
            </w:pPr>
          </w:p>
          <w:p w14:paraId="1F48D304" w14:textId="77777777" w:rsidR="001F024D" w:rsidRDefault="001F024D" w:rsidP="00DE1185">
            <w:pPr>
              <w:pStyle w:val="CellBody"/>
              <w:rPr>
                <w:rFonts w:ascii="Arial Narrow" w:hAnsi="Arial Narrow" w:cs="Arial"/>
                <w:color w:val="auto"/>
                <w:sz w:val="16"/>
                <w:szCs w:val="16"/>
                <w:lang w:val="en-GB"/>
              </w:rPr>
            </w:pPr>
          </w:p>
          <w:p w14:paraId="5A201422" w14:textId="77777777" w:rsidR="001F024D" w:rsidRDefault="001F024D" w:rsidP="00DE1185">
            <w:pPr>
              <w:pStyle w:val="CellBody"/>
              <w:rPr>
                <w:rFonts w:ascii="Arial Narrow" w:hAnsi="Arial Narrow" w:cs="Arial"/>
                <w:color w:val="auto"/>
                <w:sz w:val="16"/>
                <w:szCs w:val="16"/>
                <w:lang w:val="en-GB"/>
              </w:rPr>
            </w:pPr>
          </w:p>
          <w:p w14:paraId="0D810C45" w14:textId="77777777" w:rsidR="001F024D" w:rsidRDefault="001F024D" w:rsidP="00DE1185">
            <w:pPr>
              <w:pStyle w:val="CellBody"/>
              <w:rPr>
                <w:rFonts w:ascii="Arial Narrow" w:hAnsi="Arial Narrow" w:cs="Arial"/>
                <w:color w:val="auto"/>
                <w:sz w:val="16"/>
                <w:szCs w:val="16"/>
                <w:lang w:val="en-GB"/>
              </w:rPr>
            </w:pPr>
          </w:p>
          <w:p w14:paraId="15F998B2" w14:textId="77777777" w:rsidR="001F024D" w:rsidRPr="00014E44" w:rsidRDefault="001F024D"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363AD92" w14:textId="77777777" w:rsidR="00B271C8" w:rsidRPr="00014E44" w:rsidRDefault="00B271C8" w:rsidP="00DE1185">
            <w:pPr>
              <w:pStyle w:val="CellBodyCentered"/>
              <w:rPr>
                <w:rFonts w:ascii="Arial Narrow" w:hAnsi="Arial Narrow" w:cs="Arial"/>
                <w:b/>
                <w:color w:val="auto"/>
                <w:sz w:val="16"/>
                <w:szCs w:val="16"/>
                <w:lang w:val="en-GB"/>
              </w:rPr>
            </w:pPr>
          </w:p>
          <w:p w14:paraId="420689C3"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1500P1</w:t>
            </w:r>
          </w:p>
        </w:tc>
        <w:tc>
          <w:tcPr>
            <w:tcW w:w="450" w:type="dxa"/>
            <w:tcBorders>
              <w:top w:val="single" w:sz="6" w:space="0" w:color="auto"/>
              <w:left w:val="single" w:sz="6" w:space="0" w:color="auto"/>
              <w:bottom w:val="single" w:sz="6" w:space="0" w:color="auto"/>
              <w:right w:val="single" w:sz="6" w:space="0" w:color="auto"/>
            </w:tcBorders>
          </w:tcPr>
          <w:p w14:paraId="0FDFE1DF" w14:textId="77777777" w:rsidR="00B271C8" w:rsidRPr="00014E44" w:rsidRDefault="00B271C8" w:rsidP="00DE1185">
            <w:pPr>
              <w:pStyle w:val="CellBodyCentered"/>
              <w:rPr>
                <w:rFonts w:ascii="Arial Narrow" w:hAnsi="Arial Narrow" w:cs="Arial"/>
                <w:color w:val="auto"/>
                <w:sz w:val="16"/>
                <w:szCs w:val="16"/>
                <w:lang w:val="en-GB"/>
              </w:rPr>
            </w:pPr>
          </w:p>
          <w:p w14:paraId="1AE8EE4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1.0 </w:t>
            </w:r>
          </w:p>
          <w:p w14:paraId="750A9B9E" w14:textId="77777777" w:rsidR="00B271C8" w:rsidRPr="00014E44" w:rsidRDefault="00B271C8" w:rsidP="00DE1185">
            <w:pPr>
              <w:pStyle w:val="CellBodyCentered"/>
              <w:rPr>
                <w:rFonts w:ascii="Arial Narrow" w:hAnsi="Arial Narrow" w:cs="Arial"/>
                <w:color w:val="auto"/>
                <w:sz w:val="16"/>
                <w:szCs w:val="16"/>
                <w:lang w:val="en-GB"/>
              </w:rPr>
            </w:pPr>
          </w:p>
          <w:p w14:paraId="3300FD93" w14:textId="77777777" w:rsidR="00B271C8" w:rsidRPr="00014E44" w:rsidRDefault="00B271C8" w:rsidP="00DE1185">
            <w:pPr>
              <w:pStyle w:val="CellBodyCentered"/>
              <w:rPr>
                <w:rFonts w:ascii="Arial Narrow" w:hAnsi="Arial Narrow" w:cs="Arial"/>
                <w:color w:val="auto"/>
                <w:sz w:val="16"/>
                <w:szCs w:val="16"/>
                <w:lang w:val="en-GB"/>
              </w:rPr>
            </w:pPr>
          </w:p>
          <w:p w14:paraId="480CCFF0" w14:textId="452DBD42" w:rsidR="00B271C8" w:rsidRPr="00014E44" w:rsidRDefault="00B271C8">
            <w:pPr>
              <w:pStyle w:val="CellBodyCentered"/>
              <w:jc w:val="left"/>
              <w:rPr>
                <w:rFonts w:ascii="Arial Narrow" w:hAnsi="Arial Narrow" w:cs="Arial"/>
                <w:color w:val="auto"/>
                <w:sz w:val="16"/>
                <w:szCs w:val="16"/>
                <w:lang w:val="ru-RU"/>
              </w:rPr>
              <w:pPrChange w:id="5843" w:author="Zhunisbayev, Olzhasbek [Bolashak Atyrau Limited]" w:date="2023-10-16T09:37:00Z">
                <w:pPr>
                  <w:pStyle w:val="CellBodyCentered"/>
                </w:pPr>
              </w:pPrChange>
            </w:pPr>
            <w:del w:id="5844" w:author="Zhunisbayev, Olzhasbek [Bolashak Atyrau Limited]" w:date="2023-10-16T09:37: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tc>
        <w:tc>
          <w:tcPr>
            <w:tcW w:w="1080" w:type="dxa"/>
            <w:tcBorders>
              <w:top w:val="single" w:sz="6" w:space="0" w:color="auto"/>
              <w:left w:val="single" w:sz="6" w:space="0" w:color="auto"/>
              <w:bottom w:val="single" w:sz="6" w:space="0" w:color="auto"/>
              <w:right w:val="single" w:sz="6" w:space="0" w:color="auto"/>
            </w:tcBorders>
          </w:tcPr>
          <w:p w14:paraId="2E91F45E" w14:textId="77777777" w:rsidR="00B271C8" w:rsidRPr="00014E44" w:rsidRDefault="00B271C8" w:rsidP="00DE1185">
            <w:pPr>
              <w:pStyle w:val="CellBodyCentered"/>
              <w:rPr>
                <w:rFonts w:ascii="Arial Narrow" w:hAnsi="Arial Narrow" w:cs="Arial"/>
                <w:color w:val="auto"/>
                <w:sz w:val="16"/>
                <w:szCs w:val="16"/>
                <w:lang w:val="en-GB"/>
              </w:rPr>
            </w:pPr>
          </w:p>
          <w:p w14:paraId="30588D3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 STAINLESS STEEL</w:t>
            </w:r>
          </w:p>
          <w:p w14:paraId="502F6E38" w14:textId="77777777" w:rsidR="00B271C8" w:rsidRPr="00014E44" w:rsidRDefault="00B271C8" w:rsidP="00DE1185">
            <w:pPr>
              <w:pStyle w:val="CellBodyCentered"/>
              <w:jc w:val="left"/>
              <w:rPr>
                <w:rFonts w:ascii="Arial Narrow" w:hAnsi="Arial Narrow" w:cs="Arial"/>
                <w:color w:val="auto"/>
                <w:sz w:val="16"/>
                <w:szCs w:val="16"/>
                <w:lang w:val="ru-RU"/>
              </w:rPr>
            </w:pPr>
          </w:p>
          <w:p w14:paraId="46A44D5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tc>
        <w:tc>
          <w:tcPr>
            <w:tcW w:w="720" w:type="dxa"/>
            <w:tcBorders>
              <w:top w:val="single" w:sz="6" w:space="0" w:color="auto"/>
              <w:left w:val="single" w:sz="6" w:space="0" w:color="auto"/>
              <w:bottom w:val="single" w:sz="6" w:space="0" w:color="auto"/>
              <w:right w:val="single" w:sz="6" w:space="0" w:color="auto"/>
            </w:tcBorders>
          </w:tcPr>
          <w:p w14:paraId="2838954B" w14:textId="77777777" w:rsidR="00B271C8" w:rsidRPr="00014E44" w:rsidRDefault="00B271C8" w:rsidP="00DE1185">
            <w:pPr>
              <w:pStyle w:val="CellBodyCentered"/>
              <w:rPr>
                <w:rFonts w:ascii="Arial Narrow" w:hAnsi="Arial Narrow" w:cs="Arial"/>
                <w:color w:val="auto"/>
                <w:sz w:val="16"/>
                <w:szCs w:val="16"/>
                <w:lang w:val="en-GB"/>
              </w:rPr>
            </w:pPr>
          </w:p>
          <w:p w14:paraId="1DC4340B"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0B0D3CA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1500</w:t>
            </w:r>
          </w:p>
          <w:p w14:paraId="0306E358" w14:textId="77777777" w:rsidR="00B271C8" w:rsidRPr="00014E44" w:rsidRDefault="00B271C8" w:rsidP="00DE1185">
            <w:pPr>
              <w:pStyle w:val="CellBodyCentered"/>
              <w:rPr>
                <w:ins w:id="5845"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RF/CF</w:t>
            </w:r>
          </w:p>
          <w:p w14:paraId="15DC7E0E" w14:textId="22E42AE0" w:rsidR="00B271C8" w:rsidRPr="00014E44" w:rsidRDefault="00B271C8" w:rsidP="00DE1185">
            <w:pPr>
              <w:pStyle w:val="CellBodyCentered"/>
              <w:rPr>
                <w:rFonts w:ascii="Arial Narrow" w:hAnsi="Arial Narrow" w:cs="Arial"/>
                <w:color w:val="auto"/>
                <w:sz w:val="16"/>
                <w:szCs w:val="16"/>
                <w:lang w:val="en-GB"/>
              </w:rPr>
            </w:pPr>
            <w:ins w:id="5846"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46DC9915" w14:textId="77777777" w:rsidR="00B271C8" w:rsidRPr="00014E44" w:rsidRDefault="00B271C8" w:rsidP="00DE1185">
            <w:pPr>
              <w:pStyle w:val="CellBodyCentered"/>
              <w:rPr>
                <w:rFonts w:ascii="Arial Narrow" w:hAnsi="Arial Narrow" w:cs="Arial"/>
                <w:color w:val="auto"/>
                <w:sz w:val="16"/>
                <w:szCs w:val="16"/>
                <w:lang w:val="en-GB"/>
              </w:rPr>
            </w:pPr>
          </w:p>
          <w:p w14:paraId="17E984B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-50 to</w:t>
            </w:r>
          </w:p>
          <w:p w14:paraId="7495EC6C" w14:textId="0C325031"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847" w:author="Zhunisbayev, Olzhasbek A [Bolashak Atyrau Limited]" w:date="2022-06-12T23:20:00Z">
              <w:r w:rsidRPr="00014E44" w:rsidDel="00E83023">
                <w:rPr>
                  <w:rFonts w:ascii="Arial Narrow" w:hAnsi="Arial Narrow" w:cs="Arial"/>
                  <w:color w:val="auto"/>
                  <w:sz w:val="16"/>
                  <w:szCs w:val="16"/>
                  <w:lang w:val="en-GB"/>
                </w:rPr>
                <w:delText>100</w:delText>
              </w:r>
            </w:del>
            <w:ins w:id="5848" w:author="Zhunisbayev, Olzhasbek A [Bolashak Atyrau Limited]" w:date="2022-06-12T23:20:00Z">
              <w:r w:rsidRPr="00014E44">
                <w:rPr>
                  <w:rFonts w:ascii="Arial Narrow" w:hAnsi="Arial Narrow" w:cs="Arial"/>
                  <w:color w:val="auto"/>
                  <w:sz w:val="16"/>
                  <w:szCs w:val="16"/>
                  <w:lang w:val="en-GB"/>
                </w:rPr>
                <w:t>200</w:t>
              </w:r>
            </w:ins>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369BDA0E" w14:textId="77777777" w:rsidR="00B271C8" w:rsidRPr="00014E44" w:rsidRDefault="00B271C8" w:rsidP="00DE1185">
            <w:pPr>
              <w:pStyle w:val="CellBody"/>
              <w:rPr>
                <w:rFonts w:ascii="Arial Narrow" w:hAnsi="Arial Narrow" w:cs="Arial"/>
                <w:color w:val="auto"/>
                <w:sz w:val="16"/>
                <w:szCs w:val="16"/>
                <w:u w:val="single"/>
                <w:lang w:val="en-GB"/>
              </w:rPr>
            </w:pPr>
          </w:p>
          <w:p w14:paraId="3BD5010C" w14:textId="584C217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2.2</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75960FA2" w14:textId="1539D1CA" w:rsidR="00B271C8" w:rsidRPr="00014E44" w:rsidRDefault="009A133B"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849"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850"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Pr="00014E44">
              <w:rPr>
                <w:rFonts w:ascii="Arial Narrow" w:hAnsi="Arial Narrow" w:cs="Arial"/>
                <w:color w:val="auto"/>
                <w:sz w:val="16"/>
                <w:szCs w:val="16"/>
                <w:lang w:val="en-GB"/>
              </w:rPr>
              <w:t>= 248.2</w:t>
            </w:r>
            <w:r w:rsidR="00B271C8" w:rsidRPr="00014E44">
              <w:rPr>
                <w:rFonts w:ascii="Arial Narrow" w:hAnsi="Arial Narrow" w:cs="Arial"/>
                <w:color w:val="auto"/>
                <w:sz w:val="16"/>
                <w:szCs w:val="16"/>
                <w:lang w:val="en-GB"/>
              </w:rPr>
              <w:t xml:space="preserve"> barg</w:t>
            </w:r>
          </w:p>
          <w:p w14:paraId="18E2B7BC" w14:textId="0562EF4B"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240.6 </w:t>
            </w:r>
            <w:r w:rsidRPr="00014E44">
              <w:rPr>
                <w:rFonts w:ascii="Arial Narrow" w:hAnsi="Arial Narrow" w:cs="Arial"/>
                <w:color w:val="auto"/>
                <w:sz w:val="16"/>
                <w:szCs w:val="16"/>
                <w:lang w:val="en-GB"/>
              </w:rPr>
              <w:t>barg</w:t>
            </w:r>
          </w:p>
          <w:p w14:paraId="0D5BB993" w14:textId="68C2DDC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w:t>
            </w:r>
            <w:r w:rsidR="009A133B" w:rsidRPr="00014E44">
              <w:rPr>
                <w:rFonts w:ascii="Arial Narrow" w:hAnsi="Arial Narrow" w:cs="Arial"/>
                <w:snapToGrid w:val="0"/>
                <w:color w:val="auto"/>
                <w:sz w:val="16"/>
                <w:szCs w:val="16"/>
                <w:lang w:val="en-GB"/>
              </w:rPr>
              <w:t>= 211.0</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7DA70A0C" w14:textId="24740D46" w:rsidR="00B271C8" w:rsidRPr="00014E44" w:rsidRDefault="00B271C8" w:rsidP="00DE1185">
            <w:pPr>
              <w:pStyle w:val="CellBody"/>
              <w:rPr>
                <w:ins w:id="5851" w:author="Zhunisbayev, Olzhasbek A [Bolashak Atyrau Limited]" w:date="2022-06-12T23:20:00Z"/>
                <w:rFonts w:ascii="Arial Narrow" w:hAnsi="Arial Narrow" w:cs="Arial"/>
                <w:color w:val="auto"/>
                <w:sz w:val="16"/>
                <w:szCs w:val="16"/>
                <w:lang w:val="en-GB"/>
                <w:rPrChange w:id="5852" w:author="Zhunisbayev, Olzhasbek A [Bolashak Atyrau Limited]" w:date="2022-06-12T23:20:00Z">
                  <w:rPr>
                    <w:ins w:id="5853" w:author="Zhunisbayev, Olzhasbek A [Bolashak Atyrau Limited]" w:date="2022-06-12T23:20:00Z"/>
                    <w:rFonts w:ascii="Arial" w:hAnsi="Arial" w:cs="Arial"/>
                    <w:color w:val="auto"/>
                    <w:sz w:val="16"/>
                    <w:szCs w:val="16"/>
                    <w:u w:val="single"/>
                    <w:lang w:val="en-GB"/>
                  </w:rPr>
                </w:rPrChange>
              </w:rPr>
            </w:pPr>
            <w:ins w:id="5854" w:author="Zhunisbayev, Olzhasbek A [Bolashak Atyrau Limited]" w:date="2022-06-12T23:20:00Z">
              <w:r w:rsidRPr="00014E44">
                <w:rPr>
                  <w:rFonts w:ascii="Arial Narrow" w:hAnsi="Arial Narrow" w:cs="Arial"/>
                  <w:color w:val="auto"/>
                  <w:sz w:val="16"/>
                  <w:szCs w:val="16"/>
                  <w:lang w:val="en-GB"/>
                  <w:rPrChange w:id="5855" w:author="Zhunisbayev, Olzhasbek A [Bolashak Atyrau Limited]" w:date="2022-06-12T23:20:00Z">
                    <w:rPr>
                      <w:rFonts w:ascii="Arial" w:hAnsi="Arial" w:cs="Arial"/>
                      <w:color w:val="auto"/>
                      <w:sz w:val="16"/>
                      <w:szCs w:val="16"/>
                      <w:u w:val="single"/>
                      <w:lang w:val="en-GB"/>
                    </w:rPr>
                  </w:rPrChange>
                </w:rPr>
                <w:t>150°C = 192.5 barg</w:t>
              </w:r>
            </w:ins>
          </w:p>
          <w:p w14:paraId="4CAF60C4" w14:textId="16C32251" w:rsidR="00B271C8" w:rsidRPr="00014E44" w:rsidRDefault="00B271C8" w:rsidP="00DE1185">
            <w:pPr>
              <w:pStyle w:val="CellBody"/>
              <w:rPr>
                <w:rFonts w:ascii="Arial Narrow" w:hAnsi="Arial Narrow" w:cs="Arial"/>
                <w:color w:val="auto"/>
                <w:sz w:val="16"/>
                <w:szCs w:val="16"/>
                <w:u w:val="single"/>
                <w:lang w:val="en-GB"/>
              </w:rPr>
            </w:pPr>
            <w:ins w:id="5856" w:author="Zhunisbayev, Olzhasbek A [Bolashak Atyrau Limited]" w:date="2022-06-12T23:20:00Z">
              <w:r w:rsidRPr="00014E44">
                <w:rPr>
                  <w:rFonts w:ascii="Arial Narrow" w:hAnsi="Arial Narrow" w:cs="Arial"/>
                  <w:color w:val="auto"/>
                  <w:sz w:val="16"/>
                  <w:szCs w:val="16"/>
                  <w:lang w:val="en-GB"/>
                  <w:rPrChange w:id="5857" w:author="Zhunisbayev, Olzhasbek A [Bolashak Atyrau Limited]" w:date="2022-06-12T23:20:00Z">
                    <w:rPr>
                      <w:rFonts w:ascii="Arial" w:hAnsi="Arial" w:cs="Arial"/>
                      <w:color w:val="auto"/>
                      <w:sz w:val="16"/>
                      <w:szCs w:val="16"/>
                      <w:u w:val="single"/>
                      <w:lang w:val="en-GB"/>
                    </w:rPr>
                  </w:rPrChange>
                </w:rPr>
                <w:t>200°C = 178.3 barg</w:t>
              </w:r>
            </w:ins>
          </w:p>
        </w:tc>
        <w:tc>
          <w:tcPr>
            <w:tcW w:w="630" w:type="dxa"/>
            <w:tcBorders>
              <w:top w:val="single" w:sz="6" w:space="0" w:color="auto"/>
              <w:left w:val="single" w:sz="6" w:space="0" w:color="auto"/>
              <w:bottom w:val="single" w:sz="6" w:space="0" w:color="auto"/>
              <w:right w:val="single" w:sz="6" w:space="0" w:color="auto"/>
            </w:tcBorders>
          </w:tcPr>
          <w:p w14:paraId="7F202540" w14:textId="77777777" w:rsidR="00B271C8" w:rsidRPr="00014E44" w:rsidRDefault="00B271C8" w:rsidP="00DE1185">
            <w:pPr>
              <w:pStyle w:val="CellBodyCentered"/>
              <w:rPr>
                <w:rFonts w:ascii="Arial Narrow" w:hAnsi="Arial Narrow" w:cs="Arial"/>
                <w:color w:val="auto"/>
                <w:sz w:val="16"/>
                <w:szCs w:val="16"/>
                <w:lang w:val="en-GB"/>
              </w:rPr>
            </w:pPr>
          </w:p>
          <w:p w14:paraId="0F42179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758FC1C3" w14:textId="77777777" w:rsidR="00B271C8" w:rsidRPr="00014E44" w:rsidRDefault="00B271C8" w:rsidP="00DE1185">
            <w:pPr>
              <w:pStyle w:val="CellBodyCentered"/>
              <w:rPr>
                <w:rFonts w:ascii="Arial Narrow" w:hAnsi="Arial Narrow" w:cs="Arial"/>
                <w:color w:val="auto"/>
                <w:sz w:val="16"/>
                <w:szCs w:val="16"/>
                <w:lang w:val="en-GB"/>
              </w:rPr>
            </w:pPr>
          </w:p>
          <w:p w14:paraId="270941B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2B547441" w14:textId="77777777" w:rsidTr="0038396C">
        <w:tc>
          <w:tcPr>
            <w:tcW w:w="3322" w:type="dxa"/>
            <w:tcBorders>
              <w:top w:val="single" w:sz="6" w:space="0" w:color="auto"/>
              <w:left w:val="single" w:sz="6" w:space="0" w:color="auto"/>
              <w:bottom w:val="single" w:sz="6" w:space="0" w:color="auto"/>
              <w:right w:val="single" w:sz="6" w:space="0" w:color="auto"/>
            </w:tcBorders>
          </w:tcPr>
          <w:p w14:paraId="57DE105C" w14:textId="77777777" w:rsidR="00B271C8" w:rsidRPr="00014E44" w:rsidRDefault="00B271C8" w:rsidP="00DE1185">
            <w:pPr>
              <w:pStyle w:val="CellBody"/>
              <w:rPr>
                <w:ins w:id="5858" w:author="Zhunisbayev, Olzhasbek A [Bolashak Atyrau Limited]" w:date="2022-06-13T17:15:00Z"/>
                <w:rFonts w:ascii="Arial Narrow" w:hAnsi="Arial Narrow" w:cs="Arial"/>
                <w:color w:val="auto"/>
                <w:sz w:val="16"/>
                <w:szCs w:val="16"/>
                <w:lang w:val="en-GB"/>
              </w:rPr>
            </w:pPr>
          </w:p>
          <w:p w14:paraId="7D267D13" w14:textId="77777777" w:rsidR="00B271C8" w:rsidRPr="00014E44" w:rsidRDefault="00B271C8" w:rsidP="00DE1185">
            <w:pPr>
              <w:pStyle w:val="CellBody"/>
              <w:rPr>
                <w:ins w:id="5859" w:author="Zhunisbayev, Olzhasbek A [Bolashak Atyrau Limited]" w:date="2022-06-13T17:15:00Z"/>
                <w:rFonts w:ascii="Arial Narrow" w:hAnsi="Arial Narrow" w:cs="Arial"/>
                <w:color w:val="auto"/>
                <w:sz w:val="16"/>
                <w:szCs w:val="16"/>
                <w:lang w:val="en-GB"/>
              </w:rPr>
            </w:pPr>
            <w:ins w:id="5860" w:author="Zhunisbayev, Olzhasbek A [Bolashak Atyrau Limited]" w:date="2022-06-13T17:15:00Z">
              <w:r w:rsidRPr="00014E44">
                <w:rPr>
                  <w:rFonts w:ascii="Arial Narrow" w:hAnsi="Arial Narrow" w:cs="Arial"/>
                  <w:color w:val="auto"/>
                  <w:sz w:val="16"/>
                  <w:szCs w:val="16"/>
                  <w:lang w:val="en-GB"/>
                </w:rPr>
                <w:t>BD – BLOWDOWN, HYDROCARBONS</w:t>
              </w:r>
            </w:ins>
          </w:p>
          <w:p w14:paraId="3822B33B" w14:textId="0BDE2BBC" w:rsidR="00B271C8" w:rsidRPr="00014E44" w:rsidRDefault="00B271C8" w:rsidP="00DE1185">
            <w:pPr>
              <w:pStyle w:val="CellBody"/>
              <w:rPr>
                <w:ins w:id="5861" w:author="Zhunisbayev, Olzhasbek A [Bolashak Atyrau Limited]" w:date="2022-06-13T17:15:00Z"/>
                <w:rFonts w:ascii="Arial Narrow" w:hAnsi="Arial Narrow" w:cs="Arial"/>
                <w:color w:val="auto"/>
                <w:sz w:val="16"/>
                <w:szCs w:val="16"/>
                <w:lang w:val="en-GB"/>
              </w:rPr>
            </w:pPr>
            <w:ins w:id="5862" w:author="Zhunisbayev, Olzhasbek A [Bolashak Atyrau Limited]" w:date="2022-06-13T17:15:00Z">
              <w:r w:rsidRPr="00014E44">
                <w:rPr>
                  <w:rFonts w:ascii="Arial Narrow" w:hAnsi="Arial Narrow" w:cs="Arial"/>
                  <w:color w:val="auto"/>
                  <w:sz w:val="16"/>
                  <w:szCs w:val="16"/>
                  <w:lang w:val="en-GB"/>
                </w:rPr>
                <w:t>DHC – DRAIN,</w:t>
              </w:r>
            </w:ins>
            <w:r w:rsidRPr="00014E44">
              <w:rPr>
                <w:rFonts w:ascii="Arial Narrow" w:hAnsi="Arial Narrow" w:cs="Arial"/>
                <w:color w:val="auto"/>
                <w:sz w:val="16"/>
                <w:szCs w:val="16"/>
                <w:lang w:val="en-GB"/>
              </w:rPr>
              <w:t xml:space="preserve"> </w:t>
            </w:r>
            <w:ins w:id="5863" w:author="Zhunisbayev, Olzhasbek A [Bolashak Atyrau Limited]" w:date="2022-06-13T17:15:00Z">
              <w:r w:rsidRPr="00014E44">
                <w:rPr>
                  <w:rFonts w:ascii="Arial Narrow" w:hAnsi="Arial Narrow" w:cs="Arial"/>
                  <w:color w:val="auto"/>
                  <w:sz w:val="16"/>
                  <w:szCs w:val="16"/>
                  <w:lang w:val="en-GB"/>
                </w:rPr>
                <w:t>HYDROCARBONS</w:t>
              </w:r>
            </w:ins>
          </w:p>
          <w:p w14:paraId="698CFCA0" w14:textId="56864791" w:rsidR="00B271C8" w:rsidRPr="00014E44" w:rsidRDefault="00B271C8" w:rsidP="00DE1185">
            <w:pPr>
              <w:pStyle w:val="CellBody"/>
              <w:rPr>
                <w:ins w:id="5864" w:author="Zhunisbayev, Olzhasbek A [Bolashak Atyrau Limited]" w:date="2022-06-13T17:15:00Z"/>
                <w:rFonts w:ascii="Arial Narrow" w:hAnsi="Arial Narrow" w:cs="Arial"/>
                <w:color w:val="auto"/>
                <w:sz w:val="16"/>
                <w:szCs w:val="16"/>
                <w:lang w:val="en-GB"/>
              </w:rPr>
            </w:pPr>
            <w:ins w:id="5865" w:author="Zhunisbayev, Olzhasbek A [Bolashak Atyrau Limited]" w:date="2022-06-13T17:15:00Z">
              <w:r w:rsidRPr="00014E44">
                <w:rPr>
                  <w:rFonts w:ascii="Arial Narrow" w:hAnsi="Arial Narrow" w:cs="Arial"/>
                  <w:color w:val="auto"/>
                  <w:sz w:val="16"/>
                  <w:szCs w:val="16"/>
                  <w:lang w:val="en-GB"/>
                </w:rPr>
                <w:t>NH – NITROGEN, HIGH</w:t>
              </w:r>
            </w:ins>
            <w:r w:rsidRPr="00014E44">
              <w:rPr>
                <w:rFonts w:ascii="Arial Narrow" w:hAnsi="Arial Narrow" w:cs="Arial"/>
                <w:color w:val="auto"/>
                <w:sz w:val="16"/>
                <w:szCs w:val="16"/>
                <w:lang w:val="en-GB"/>
              </w:rPr>
              <w:t xml:space="preserve"> </w:t>
            </w:r>
            <w:ins w:id="5866" w:author="Zhunisbayev, Olzhasbek A [Bolashak Atyrau Limited]" w:date="2022-06-13T17:15:00Z">
              <w:r w:rsidRPr="00014E44">
                <w:rPr>
                  <w:rFonts w:ascii="Arial Narrow" w:hAnsi="Arial Narrow" w:cs="Arial"/>
                  <w:color w:val="auto"/>
                  <w:sz w:val="16"/>
                  <w:szCs w:val="16"/>
                  <w:lang w:val="en-GB"/>
                </w:rPr>
                <w:t>PRESSURE</w:t>
              </w:r>
            </w:ins>
          </w:p>
          <w:p w14:paraId="1718EF77" w14:textId="15599CE2"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60C46AFA" w14:textId="77777777" w:rsidR="00B271C8" w:rsidRPr="00014E44" w:rsidRDefault="00B271C8" w:rsidP="00DE1185">
            <w:pPr>
              <w:pStyle w:val="CellBodyCentered"/>
              <w:rPr>
                <w:ins w:id="5867" w:author="Zhunisbayev, Olzhasbek A [Bolashak Atyrau Limited]" w:date="2022-06-13T17:15:00Z"/>
                <w:rFonts w:ascii="Arial Narrow" w:hAnsi="Arial Narrow" w:cs="Arial"/>
                <w:b/>
                <w:color w:val="auto"/>
                <w:sz w:val="16"/>
                <w:szCs w:val="16"/>
                <w:lang w:val="en-GB"/>
              </w:rPr>
            </w:pPr>
          </w:p>
          <w:p w14:paraId="32A766A6" w14:textId="6A48E564" w:rsidR="00B271C8" w:rsidRPr="00014E44" w:rsidRDefault="00B271C8" w:rsidP="00DE1185">
            <w:pPr>
              <w:pStyle w:val="CellBodyCentered"/>
              <w:rPr>
                <w:rFonts w:ascii="Arial Narrow" w:hAnsi="Arial Narrow" w:cs="Arial"/>
                <w:b/>
                <w:color w:val="auto"/>
                <w:sz w:val="16"/>
                <w:szCs w:val="16"/>
                <w:lang w:val="en-GB"/>
              </w:rPr>
            </w:pPr>
            <w:ins w:id="5868" w:author="Zhunisbayev, Olzhasbek A [Bolashak Atyrau Limited]" w:date="2022-06-13T17:14:00Z">
              <w:r w:rsidRPr="00014E44">
                <w:rPr>
                  <w:rFonts w:ascii="Arial Narrow" w:hAnsi="Arial Narrow" w:cs="Arial"/>
                  <w:b/>
                  <w:color w:val="auto"/>
                  <w:sz w:val="16"/>
                  <w:szCs w:val="16"/>
                  <w:lang w:val="en-GB"/>
                </w:rPr>
                <w:t>1500P2</w:t>
              </w:r>
            </w:ins>
          </w:p>
        </w:tc>
        <w:tc>
          <w:tcPr>
            <w:tcW w:w="450" w:type="dxa"/>
            <w:tcBorders>
              <w:top w:val="single" w:sz="6" w:space="0" w:color="auto"/>
              <w:left w:val="single" w:sz="6" w:space="0" w:color="auto"/>
              <w:bottom w:val="single" w:sz="6" w:space="0" w:color="auto"/>
              <w:right w:val="single" w:sz="6" w:space="0" w:color="auto"/>
            </w:tcBorders>
          </w:tcPr>
          <w:p w14:paraId="09950EBD" w14:textId="77777777" w:rsidR="00B271C8" w:rsidRPr="00014E44" w:rsidRDefault="00B271C8" w:rsidP="00DE1185">
            <w:pPr>
              <w:pStyle w:val="CellBodyCentered"/>
              <w:rPr>
                <w:ins w:id="5869" w:author="Zhunisbayev, Olzhasbek A [Bolashak Atyrau Limited]" w:date="2022-06-13T17:15:00Z"/>
                <w:rFonts w:ascii="Arial Narrow" w:hAnsi="Arial Narrow" w:cs="Arial"/>
                <w:color w:val="auto"/>
                <w:sz w:val="16"/>
                <w:szCs w:val="16"/>
                <w:lang w:val="en-GB"/>
              </w:rPr>
            </w:pPr>
          </w:p>
          <w:p w14:paraId="3663213B" w14:textId="77777777" w:rsidR="00B271C8" w:rsidRPr="00014E44" w:rsidRDefault="00B271C8" w:rsidP="00DE1185">
            <w:pPr>
              <w:pStyle w:val="CellBodyCentered"/>
              <w:rPr>
                <w:ins w:id="5870" w:author="Zhunisbayev, Olzhasbek A [Bolashak Atyrau Limited]" w:date="2022-06-13T17:15:00Z"/>
                <w:rFonts w:ascii="Arial Narrow" w:hAnsi="Arial Narrow" w:cs="Arial"/>
                <w:color w:val="auto"/>
                <w:sz w:val="16"/>
                <w:szCs w:val="16"/>
                <w:lang w:val="en-GB"/>
              </w:rPr>
            </w:pPr>
            <w:ins w:id="5871" w:author="Zhunisbayev, Olzhasbek A [Bolashak Atyrau Limited]" w:date="2022-06-13T17:15:00Z">
              <w:r w:rsidRPr="00014E44">
                <w:rPr>
                  <w:rFonts w:ascii="Arial Narrow" w:hAnsi="Arial Narrow" w:cs="Arial"/>
                  <w:color w:val="auto"/>
                  <w:sz w:val="16"/>
                  <w:szCs w:val="16"/>
                  <w:lang w:val="en-GB"/>
                </w:rPr>
                <w:t xml:space="preserve">1.0 </w:t>
              </w:r>
            </w:ins>
          </w:p>
          <w:p w14:paraId="13FEB398" w14:textId="77777777" w:rsidR="00B271C8" w:rsidRPr="00014E44" w:rsidRDefault="00B271C8" w:rsidP="00DE1185">
            <w:pPr>
              <w:pStyle w:val="CellBodyCentered"/>
              <w:rPr>
                <w:ins w:id="5872" w:author="Zhunisbayev, Olzhasbek A [Bolashak Atyrau Limited]" w:date="2022-06-13T17:15:00Z"/>
                <w:rFonts w:ascii="Arial Narrow" w:hAnsi="Arial Narrow" w:cs="Arial"/>
                <w:color w:val="auto"/>
                <w:sz w:val="16"/>
                <w:szCs w:val="16"/>
                <w:lang w:val="en-GB"/>
              </w:rPr>
            </w:pPr>
          </w:p>
          <w:p w14:paraId="2D3C9BEC" w14:textId="77777777" w:rsidR="00B271C8" w:rsidRPr="00014E44" w:rsidRDefault="00B271C8" w:rsidP="00DE1185">
            <w:pPr>
              <w:pStyle w:val="CellBodyCentered"/>
              <w:rPr>
                <w:ins w:id="5873" w:author="Zhunisbayev, Olzhasbek A [Bolashak Atyrau Limited]" w:date="2022-06-13T17:15:00Z"/>
                <w:rFonts w:ascii="Arial Narrow" w:hAnsi="Arial Narrow" w:cs="Arial"/>
                <w:color w:val="auto"/>
                <w:sz w:val="16"/>
                <w:szCs w:val="16"/>
                <w:lang w:val="en-GB"/>
              </w:rPr>
            </w:pPr>
          </w:p>
          <w:p w14:paraId="5B19AD8B" w14:textId="075BEFDF" w:rsidR="00B271C8" w:rsidRPr="00014E44" w:rsidRDefault="00B271C8" w:rsidP="00DE1185">
            <w:pPr>
              <w:pStyle w:val="CellBodyCentered"/>
              <w:rPr>
                <w:rFonts w:ascii="Arial Narrow" w:hAnsi="Arial Narrow" w:cs="Arial"/>
                <w:color w:val="auto"/>
                <w:sz w:val="16"/>
                <w:szCs w:val="16"/>
                <w:lang w:val="en-GB"/>
              </w:rPr>
            </w:pPr>
            <w:ins w:id="5874" w:author="Zhunisbayev, Olzhasbek A [Bolashak Atyrau Limited]" w:date="2022-06-13T17:15:00Z">
              <w:del w:id="5875" w:author="Zhunisbayev, Olzhasbek [Bolashak Atyrau Limited]" w:date="2023-10-16T09:37: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ins>
          </w:p>
        </w:tc>
        <w:tc>
          <w:tcPr>
            <w:tcW w:w="1080" w:type="dxa"/>
            <w:tcBorders>
              <w:top w:val="single" w:sz="6" w:space="0" w:color="auto"/>
              <w:left w:val="single" w:sz="6" w:space="0" w:color="auto"/>
              <w:bottom w:val="single" w:sz="6" w:space="0" w:color="auto"/>
              <w:right w:val="single" w:sz="6" w:space="0" w:color="auto"/>
            </w:tcBorders>
          </w:tcPr>
          <w:p w14:paraId="0829915E" w14:textId="77777777" w:rsidR="00B271C8" w:rsidRPr="00014E44" w:rsidRDefault="00B271C8" w:rsidP="00DE1185">
            <w:pPr>
              <w:pStyle w:val="CellBodyCentered"/>
              <w:rPr>
                <w:ins w:id="5876" w:author="Zhunisbayev, Olzhasbek A [Bolashak Atyrau Limited]" w:date="2022-06-13T17:15:00Z"/>
                <w:rFonts w:ascii="Arial Narrow" w:hAnsi="Arial Narrow" w:cs="Arial"/>
                <w:color w:val="auto"/>
                <w:sz w:val="16"/>
                <w:szCs w:val="16"/>
                <w:lang w:val="en-GB"/>
              </w:rPr>
            </w:pPr>
          </w:p>
          <w:p w14:paraId="3DBA7B0C" w14:textId="77777777" w:rsidR="00B271C8" w:rsidRPr="00014E44" w:rsidRDefault="00B271C8" w:rsidP="00DE1185">
            <w:pPr>
              <w:pStyle w:val="CellBodyCentered"/>
              <w:rPr>
                <w:ins w:id="5877" w:author="Zhunisbayev, Olzhasbek A [Bolashak Atyrau Limited]" w:date="2022-06-13T17:15:00Z"/>
                <w:rFonts w:ascii="Arial Narrow" w:hAnsi="Arial Narrow" w:cs="Arial"/>
                <w:color w:val="auto"/>
                <w:sz w:val="16"/>
                <w:szCs w:val="16"/>
                <w:lang w:val="en-GB"/>
              </w:rPr>
            </w:pPr>
            <w:ins w:id="5878" w:author="Zhunisbayev, Olzhasbek A [Bolashak Atyrau Limited]" w:date="2022-06-13T17:15:00Z">
              <w:r w:rsidRPr="00014E44">
                <w:rPr>
                  <w:rFonts w:ascii="Arial Narrow" w:hAnsi="Arial Narrow" w:cs="Arial"/>
                  <w:color w:val="auto"/>
                  <w:sz w:val="16"/>
                  <w:szCs w:val="16"/>
                  <w:lang w:val="en-GB"/>
                </w:rPr>
                <w:t>316/316L</w:t>
              </w:r>
            </w:ins>
          </w:p>
          <w:p w14:paraId="360F422B" w14:textId="77777777" w:rsidR="00B271C8" w:rsidRPr="00014E44" w:rsidRDefault="00B271C8" w:rsidP="00DE1185">
            <w:pPr>
              <w:pStyle w:val="CellBodyCentered"/>
              <w:rPr>
                <w:ins w:id="5879" w:author="Zhunisbayev, Olzhasbek A [Bolashak Atyrau Limited]" w:date="2022-06-13T17:15:00Z"/>
                <w:rFonts w:ascii="Arial Narrow" w:hAnsi="Arial Narrow" w:cs="Arial"/>
                <w:color w:val="auto"/>
                <w:sz w:val="16"/>
                <w:szCs w:val="16"/>
                <w:lang w:val="en-GB"/>
              </w:rPr>
            </w:pPr>
            <w:ins w:id="5880" w:author="Zhunisbayev, Olzhasbek A [Bolashak Atyrau Limited]" w:date="2022-06-13T17:15:00Z">
              <w:r w:rsidRPr="00014E44">
                <w:rPr>
                  <w:rFonts w:ascii="Arial Narrow" w:hAnsi="Arial Narrow" w:cs="Arial"/>
                  <w:color w:val="auto"/>
                  <w:sz w:val="16"/>
                  <w:szCs w:val="16"/>
                  <w:lang w:val="en-GB"/>
                </w:rPr>
                <w:t>STAINLESS</w:t>
              </w:r>
            </w:ins>
          </w:p>
          <w:p w14:paraId="026A380D" w14:textId="77777777" w:rsidR="00B271C8" w:rsidRPr="00014E44" w:rsidRDefault="00B271C8" w:rsidP="00DE1185">
            <w:pPr>
              <w:pStyle w:val="CellBodyCentered"/>
              <w:rPr>
                <w:ins w:id="5881" w:author="Zhunisbayev, Olzhasbek A [Bolashak Atyrau Limited]" w:date="2022-06-13T17:15:00Z"/>
                <w:rFonts w:ascii="Arial Narrow" w:hAnsi="Arial Narrow" w:cs="Arial"/>
                <w:color w:val="auto"/>
                <w:sz w:val="16"/>
                <w:szCs w:val="16"/>
                <w:lang w:val="en-GB"/>
              </w:rPr>
            </w:pPr>
            <w:ins w:id="5882" w:author="Zhunisbayev, Olzhasbek A [Bolashak Atyrau Limited]" w:date="2022-06-13T17:15:00Z">
              <w:r w:rsidRPr="00014E44">
                <w:rPr>
                  <w:rFonts w:ascii="Arial Narrow" w:hAnsi="Arial Narrow" w:cs="Arial"/>
                  <w:color w:val="auto"/>
                  <w:sz w:val="16"/>
                  <w:szCs w:val="16"/>
                  <w:lang w:val="en-GB"/>
                </w:rPr>
                <w:t>STEEL</w:t>
              </w:r>
            </w:ins>
          </w:p>
          <w:p w14:paraId="3FF508B0" w14:textId="77777777" w:rsidR="00B271C8" w:rsidRPr="00014E44" w:rsidRDefault="00B271C8" w:rsidP="00DE1185">
            <w:pPr>
              <w:pStyle w:val="CellBodyCentered"/>
              <w:rPr>
                <w:ins w:id="5883" w:author="Zhunisbayev, Olzhasbek A [Bolashak Atyrau Limited]" w:date="2022-06-13T17:15:00Z"/>
                <w:rFonts w:ascii="Arial Narrow" w:hAnsi="Arial Narrow" w:cs="Arial"/>
                <w:color w:val="auto"/>
                <w:sz w:val="16"/>
                <w:szCs w:val="16"/>
                <w:lang w:val="en-GB"/>
              </w:rPr>
            </w:pPr>
          </w:p>
          <w:p w14:paraId="03239307" w14:textId="365B2A19" w:rsidR="00B271C8" w:rsidRPr="00014E44" w:rsidRDefault="00B271C8" w:rsidP="00DE1185">
            <w:pPr>
              <w:pStyle w:val="CellBodyCentered"/>
              <w:rPr>
                <w:rFonts w:ascii="Arial Narrow" w:hAnsi="Arial Narrow" w:cs="Arial"/>
                <w:color w:val="auto"/>
                <w:sz w:val="16"/>
                <w:szCs w:val="16"/>
                <w:lang w:val="en-GB"/>
              </w:rPr>
            </w:pPr>
            <w:ins w:id="5884" w:author="Zhunisbayev, Olzhasbek A [Bolashak Atyrau Limited]" w:date="2022-06-13T17:15:00Z">
              <w:r w:rsidRPr="00014E44">
                <w:rPr>
                  <w:rFonts w:ascii="Arial Narrow" w:hAnsi="Arial Narrow" w:cs="Arial"/>
                  <w:color w:val="auto"/>
                  <w:sz w:val="16"/>
                  <w:szCs w:val="16"/>
                  <w:lang w:val="en-GB"/>
                </w:rPr>
                <w:t>Note 1</w:t>
              </w:r>
            </w:ins>
          </w:p>
        </w:tc>
        <w:tc>
          <w:tcPr>
            <w:tcW w:w="720" w:type="dxa"/>
            <w:tcBorders>
              <w:top w:val="single" w:sz="6" w:space="0" w:color="auto"/>
              <w:left w:val="single" w:sz="6" w:space="0" w:color="auto"/>
              <w:bottom w:val="single" w:sz="6" w:space="0" w:color="auto"/>
              <w:right w:val="single" w:sz="6" w:space="0" w:color="auto"/>
            </w:tcBorders>
          </w:tcPr>
          <w:p w14:paraId="626AC99C" w14:textId="77777777" w:rsidR="00B271C8" w:rsidRPr="00014E44" w:rsidRDefault="00B271C8" w:rsidP="00DE1185">
            <w:pPr>
              <w:pStyle w:val="CellBodyCentered"/>
              <w:rPr>
                <w:ins w:id="5885" w:author="Zhunisbayev, Olzhasbek A [Bolashak Atyrau Limited]" w:date="2022-06-13T17:16:00Z"/>
                <w:rFonts w:ascii="Arial Narrow" w:hAnsi="Arial Narrow" w:cs="Arial"/>
                <w:color w:val="auto"/>
                <w:sz w:val="16"/>
                <w:szCs w:val="16"/>
                <w:lang w:val="en-GB"/>
              </w:rPr>
            </w:pPr>
          </w:p>
          <w:p w14:paraId="35C55F48" w14:textId="77777777" w:rsidR="00B271C8" w:rsidRPr="00014E44" w:rsidRDefault="00B271C8" w:rsidP="00DE1185">
            <w:pPr>
              <w:pStyle w:val="CellBodyCentered"/>
              <w:rPr>
                <w:ins w:id="5886" w:author="Zhunisbayev, Olzhasbek A [Bolashak Atyrau Limited]" w:date="2022-06-13T17:16:00Z"/>
                <w:rFonts w:ascii="Arial Narrow" w:hAnsi="Arial Narrow" w:cs="Arial"/>
                <w:color w:val="auto"/>
                <w:sz w:val="16"/>
                <w:szCs w:val="16"/>
                <w:lang w:val="en-GB"/>
              </w:rPr>
            </w:pPr>
            <w:ins w:id="5887" w:author="Zhunisbayev, Olzhasbek A [Bolashak Atyrau Limited]" w:date="2022-06-13T17:16:00Z">
              <w:r w:rsidRPr="00014E44">
                <w:rPr>
                  <w:rFonts w:ascii="Arial Narrow" w:hAnsi="Arial Narrow" w:cs="Arial"/>
                  <w:color w:val="auto"/>
                  <w:sz w:val="16"/>
                  <w:szCs w:val="16"/>
                  <w:lang w:val="en-GB"/>
                </w:rPr>
                <w:t>CLASS</w:t>
              </w:r>
            </w:ins>
          </w:p>
          <w:p w14:paraId="6FE51F6D" w14:textId="77777777" w:rsidR="00B271C8" w:rsidRPr="00014E44" w:rsidRDefault="00B271C8" w:rsidP="00DE1185">
            <w:pPr>
              <w:pStyle w:val="CellBodyCentered"/>
              <w:rPr>
                <w:ins w:id="5888" w:author="Zhunisbayev, Olzhasbek A [Bolashak Atyrau Limited]" w:date="2022-06-13T17:16:00Z"/>
                <w:rFonts w:ascii="Arial Narrow" w:hAnsi="Arial Narrow" w:cs="Arial"/>
                <w:color w:val="auto"/>
                <w:sz w:val="16"/>
                <w:szCs w:val="16"/>
                <w:lang w:val="en-GB"/>
              </w:rPr>
            </w:pPr>
            <w:ins w:id="5889" w:author="Zhunisbayev, Olzhasbek A [Bolashak Atyrau Limited]" w:date="2022-06-13T17:16:00Z">
              <w:r w:rsidRPr="00014E44">
                <w:rPr>
                  <w:rFonts w:ascii="Arial Narrow" w:hAnsi="Arial Narrow" w:cs="Arial"/>
                  <w:color w:val="auto"/>
                  <w:sz w:val="16"/>
                  <w:szCs w:val="16"/>
                  <w:lang w:val="en-GB"/>
                </w:rPr>
                <w:t>1500</w:t>
              </w:r>
            </w:ins>
          </w:p>
          <w:p w14:paraId="66E4F36D" w14:textId="77777777" w:rsidR="00B271C8" w:rsidRPr="00014E44" w:rsidRDefault="00B271C8" w:rsidP="00DE1185">
            <w:pPr>
              <w:pStyle w:val="CellBodyCentered"/>
              <w:rPr>
                <w:ins w:id="5890" w:author="Zhunisbayev, Olzhasbek [Bolashak Atyrau Limited]" w:date="2023-09-10T14:52:00Z"/>
                <w:rFonts w:ascii="Arial Narrow" w:hAnsi="Arial Narrow" w:cs="Arial"/>
                <w:color w:val="auto"/>
                <w:sz w:val="16"/>
                <w:szCs w:val="16"/>
                <w:lang w:val="en-GB"/>
              </w:rPr>
            </w:pPr>
            <w:ins w:id="5891" w:author="Zhunisbayev, Olzhasbek A [Bolashak Atyrau Limited]" w:date="2022-06-13T17:16:00Z">
              <w:r w:rsidRPr="00014E44">
                <w:rPr>
                  <w:rFonts w:ascii="Arial Narrow" w:hAnsi="Arial Narrow" w:cs="Arial"/>
                  <w:color w:val="auto"/>
                  <w:sz w:val="16"/>
                  <w:szCs w:val="16"/>
                  <w:lang w:val="en-GB"/>
                </w:rPr>
                <w:t>RF/CF</w:t>
              </w:r>
            </w:ins>
          </w:p>
          <w:p w14:paraId="06CC2BBE" w14:textId="5679D90C" w:rsidR="00B271C8" w:rsidRPr="00014E44" w:rsidRDefault="00B271C8" w:rsidP="00DE1185">
            <w:pPr>
              <w:pStyle w:val="CellBodyCentered"/>
              <w:rPr>
                <w:rFonts w:ascii="Arial Narrow" w:hAnsi="Arial Narrow" w:cs="Arial"/>
                <w:color w:val="auto"/>
                <w:sz w:val="16"/>
                <w:szCs w:val="16"/>
                <w:lang w:val="en-GB"/>
              </w:rPr>
            </w:pPr>
            <w:ins w:id="5892"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7003A734" w14:textId="77777777" w:rsidR="00B271C8" w:rsidRPr="00014E44" w:rsidRDefault="00B271C8" w:rsidP="00DE1185">
            <w:pPr>
              <w:pStyle w:val="CellBodyCentered"/>
              <w:rPr>
                <w:ins w:id="5893" w:author="Zhunisbayev, Olzhasbek A [Bolashak Atyrau Limited]" w:date="2022-06-13T17:16:00Z"/>
                <w:rFonts w:ascii="Arial Narrow" w:hAnsi="Arial Narrow" w:cs="Arial"/>
                <w:color w:val="auto"/>
                <w:sz w:val="16"/>
                <w:szCs w:val="16"/>
                <w:lang w:val="en-GB"/>
              </w:rPr>
            </w:pPr>
          </w:p>
          <w:p w14:paraId="573271F9" w14:textId="77777777" w:rsidR="00B271C8" w:rsidRPr="00014E44" w:rsidRDefault="00B271C8" w:rsidP="00DE1185">
            <w:pPr>
              <w:pStyle w:val="CellBodyCentered"/>
              <w:rPr>
                <w:ins w:id="5894" w:author="Zhunisbayev, Olzhasbek A [Bolashak Atyrau Limited]" w:date="2022-06-13T17:16:00Z"/>
                <w:rFonts w:ascii="Arial Narrow" w:hAnsi="Arial Narrow" w:cs="Arial"/>
                <w:color w:val="auto"/>
                <w:sz w:val="16"/>
                <w:szCs w:val="16"/>
                <w:lang w:val="en-GB"/>
              </w:rPr>
            </w:pPr>
            <w:ins w:id="5895" w:author="Zhunisbayev, Olzhasbek A [Bolashak Atyrau Limited]" w:date="2022-06-13T17:16:00Z">
              <w:r w:rsidRPr="00014E44">
                <w:rPr>
                  <w:rFonts w:ascii="Arial Narrow" w:hAnsi="Arial Narrow" w:cs="Arial"/>
                  <w:color w:val="auto"/>
                  <w:sz w:val="16"/>
                  <w:szCs w:val="16"/>
                  <w:lang w:val="en-GB"/>
                </w:rPr>
                <w:t>-100 to</w:t>
              </w:r>
            </w:ins>
          </w:p>
          <w:p w14:paraId="61B6D457" w14:textId="454B2F81" w:rsidR="00B271C8" w:rsidRPr="00014E44" w:rsidRDefault="00B271C8" w:rsidP="00DE1185">
            <w:pPr>
              <w:pStyle w:val="CellBodyCentered"/>
              <w:rPr>
                <w:rFonts w:ascii="Arial Narrow" w:hAnsi="Arial Narrow" w:cs="Arial"/>
                <w:color w:val="auto"/>
                <w:sz w:val="16"/>
                <w:szCs w:val="16"/>
                <w:lang w:val="en-GB"/>
              </w:rPr>
            </w:pPr>
            <w:ins w:id="5896" w:author="Zhunisbayev, Olzhasbek A [Bolashak Atyrau Limited]" w:date="2022-06-13T17:16:00Z">
              <w:r w:rsidRPr="00014E44">
                <w:rPr>
                  <w:rFonts w:ascii="Arial Narrow" w:hAnsi="Arial Narrow" w:cs="Arial"/>
                  <w:color w:val="auto"/>
                  <w:sz w:val="16"/>
                  <w:szCs w:val="16"/>
                  <w:lang w:val="en-GB"/>
                </w:rPr>
                <w:t>+200°C</w:t>
              </w:r>
            </w:ins>
          </w:p>
        </w:tc>
        <w:tc>
          <w:tcPr>
            <w:tcW w:w="1890" w:type="dxa"/>
            <w:tcBorders>
              <w:top w:val="single" w:sz="6" w:space="0" w:color="auto"/>
              <w:left w:val="single" w:sz="6" w:space="0" w:color="auto"/>
              <w:bottom w:val="single" w:sz="6" w:space="0" w:color="auto"/>
              <w:right w:val="single" w:sz="6" w:space="0" w:color="auto"/>
            </w:tcBorders>
          </w:tcPr>
          <w:p w14:paraId="706A3DBA" w14:textId="77777777" w:rsidR="00B271C8" w:rsidRPr="00014E44" w:rsidRDefault="00B271C8" w:rsidP="00DE1185">
            <w:pPr>
              <w:pStyle w:val="CellBody"/>
              <w:rPr>
                <w:ins w:id="5897" w:author="Zhunisbayev, Olzhasbek A [Bolashak Atyrau Limited]" w:date="2022-06-13T17:16:00Z"/>
                <w:rFonts w:ascii="Arial Narrow" w:hAnsi="Arial Narrow" w:cs="Arial"/>
                <w:color w:val="auto"/>
                <w:sz w:val="16"/>
                <w:szCs w:val="16"/>
                <w:u w:val="single"/>
                <w:lang w:val="en-GB"/>
              </w:rPr>
            </w:pPr>
          </w:p>
          <w:p w14:paraId="407C1B12" w14:textId="1DBA72F3" w:rsidR="00B271C8" w:rsidRPr="00014E44" w:rsidRDefault="00B271C8" w:rsidP="00DE1185">
            <w:pPr>
              <w:pStyle w:val="CellBody"/>
              <w:rPr>
                <w:ins w:id="5898" w:author="Zhunisbayev, Olzhasbek A [Bolashak Atyrau Limited]" w:date="2022-06-13T17:16:00Z"/>
                <w:rFonts w:ascii="Arial Narrow" w:hAnsi="Arial Narrow" w:cs="Arial"/>
                <w:color w:val="auto"/>
                <w:sz w:val="16"/>
                <w:szCs w:val="16"/>
                <w:lang w:val="en-GB"/>
              </w:rPr>
            </w:pPr>
            <w:ins w:id="5899" w:author="Zhunisbayev, Olzhasbek A [Bolashak Atyrau Limited]" w:date="2022-06-13T17:16:00Z">
              <w:r w:rsidRPr="00014E44">
                <w:rPr>
                  <w:rFonts w:ascii="Arial Narrow" w:hAnsi="Arial Narrow" w:cs="Arial"/>
                  <w:color w:val="auto"/>
                  <w:sz w:val="16"/>
                  <w:szCs w:val="16"/>
                  <w:u w:val="single"/>
                  <w:lang w:val="en-GB"/>
                </w:rPr>
                <w:t>Per ASME B16.5, matl. group 2.2</w:t>
              </w:r>
            </w:ins>
            <w:r w:rsidR="000063A3">
              <w:rPr>
                <w:rFonts w:ascii="Arial Narrow" w:hAnsi="Arial Narrow" w:cs="Arial"/>
                <w:color w:val="auto"/>
                <w:sz w:val="16"/>
                <w:szCs w:val="16"/>
                <w:u w:val="single"/>
                <w:lang w:val="en-GB"/>
              </w:rPr>
              <w:t xml:space="preserve"> (</w:t>
            </w:r>
            <w:ins w:id="5900" w:author="Zhunisbayev, Olzhasbek A [Bolashak Atyrau Limited]" w:date="2022-06-13T17:16:00Z">
              <w:r w:rsidRPr="00014E44">
                <w:rPr>
                  <w:rFonts w:ascii="Arial Narrow" w:hAnsi="Arial Narrow" w:cs="Arial"/>
                  <w:color w:val="auto"/>
                  <w:sz w:val="16"/>
                  <w:szCs w:val="16"/>
                  <w:lang w:val="en-GB"/>
                </w:rPr>
                <w:t>limited by flange ratings)</w:t>
              </w:r>
            </w:ins>
          </w:p>
          <w:p w14:paraId="7427693D" w14:textId="16DC7F78" w:rsidR="00B271C8" w:rsidRPr="00014E44" w:rsidRDefault="009A133B" w:rsidP="00DE1185">
            <w:pPr>
              <w:pStyle w:val="CellBody"/>
              <w:rPr>
                <w:ins w:id="5901" w:author="Zhunisbayev, Olzhasbek A [Bolashak Atyrau Limited]" w:date="2022-06-13T17:16:00Z"/>
                <w:rFonts w:ascii="Arial Narrow" w:hAnsi="Arial Narrow" w:cs="Arial"/>
                <w:color w:val="auto"/>
                <w:sz w:val="16"/>
                <w:szCs w:val="16"/>
                <w:lang w:val="en-GB"/>
              </w:rPr>
            </w:pPr>
            <w:r w:rsidRPr="00014E44">
              <w:rPr>
                <w:rFonts w:ascii="Arial Narrow" w:hAnsi="Arial Narrow" w:cs="Arial"/>
                <w:color w:val="auto"/>
                <w:sz w:val="16"/>
                <w:szCs w:val="16"/>
                <w:lang w:val="en-GB"/>
              </w:rPr>
              <w:t>-</w:t>
            </w:r>
            <w:del w:id="5902"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903" w:author="Zhunisbayev, Olzhasbek A [Bolashak Atyrau Limited]" w:date="2022-09-18T20:40:00Z">
              <w:r w:rsidRPr="00014E44">
                <w:rPr>
                  <w:rFonts w:ascii="Arial Narrow" w:hAnsi="Arial Narrow" w:cs="Arial"/>
                  <w:color w:val="auto"/>
                  <w:sz w:val="16"/>
                  <w:szCs w:val="16"/>
                  <w:lang w:val="en-GB"/>
                </w:rPr>
                <w:t>40</w:t>
              </w:r>
            </w:ins>
            <w:r>
              <w:rPr>
                <w:rFonts w:ascii="Arial Narrow" w:hAnsi="Arial Narrow" w:cs="Arial"/>
                <w:color w:val="auto"/>
                <w:sz w:val="16"/>
                <w:szCs w:val="16"/>
                <w:lang w:val="en-GB"/>
              </w:rPr>
              <w:t xml:space="preserve"> </w:t>
            </w:r>
            <w:ins w:id="5904" w:author="Zhunisbayev, Olzhasbek A [Bolashak Atyrau Limited]" w:date="2022-06-13T17:16:00Z">
              <w:r w:rsidR="00B271C8" w:rsidRPr="00014E44">
                <w:rPr>
                  <w:rFonts w:ascii="Arial Narrow" w:hAnsi="Arial Narrow" w:cs="Arial"/>
                  <w:color w:val="auto"/>
                  <w:sz w:val="16"/>
                  <w:szCs w:val="16"/>
                  <w:lang w:val="en-GB"/>
                </w:rPr>
                <w:t>to 38°</w:t>
              </w:r>
              <w:r w:rsidR="00B271C8" w:rsidRPr="00014E44">
                <w:rPr>
                  <w:rFonts w:ascii="Arial Narrow" w:hAnsi="Arial Narrow" w:cs="Arial"/>
                  <w:snapToGrid w:val="0"/>
                  <w:color w:val="auto"/>
                  <w:sz w:val="16"/>
                  <w:szCs w:val="16"/>
                  <w:lang w:val="en-GB"/>
                </w:rPr>
                <w:t xml:space="preserve">C </w:t>
              </w:r>
            </w:ins>
            <w:r w:rsidRPr="00014E44">
              <w:rPr>
                <w:rFonts w:ascii="Arial Narrow" w:hAnsi="Arial Narrow" w:cs="Arial"/>
                <w:color w:val="auto"/>
                <w:sz w:val="16"/>
                <w:szCs w:val="16"/>
                <w:lang w:val="en-GB"/>
              </w:rPr>
              <w:t>= 248.2</w:t>
            </w:r>
            <w:ins w:id="5905" w:author="Zhunisbayev, Olzhasbek A [Bolashak Atyrau Limited]" w:date="2022-06-13T17:16:00Z">
              <w:r w:rsidR="00B271C8" w:rsidRPr="00014E44">
                <w:rPr>
                  <w:rFonts w:ascii="Arial Narrow" w:hAnsi="Arial Narrow" w:cs="Arial"/>
                  <w:color w:val="auto"/>
                  <w:sz w:val="16"/>
                  <w:szCs w:val="16"/>
                  <w:lang w:val="en-GB"/>
                </w:rPr>
                <w:t xml:space="preserve"> barg</w:t>
              </w:r>
            </w:ins>
          </w:p>
          <w:p w14:paraId="26FD31FD" w14:textId="283A6909" w:rsidR="00B271C8" w:rsidRPr="00014E44" w:rsidRDefault="00B271C8" w:rsidP="00DE1185">
            <w:pPr>
              <w:pStyle w:val="CellBody"/>
              <w:rPr>
                <w:ins w:id="5906" w:author="Zhunisbayev, Olzhasbek A [Bolashak Atyrau Limited]" w:date="2022-06-13T17:16:00Z"/>
                <w:rFonts w:ascii="Arial Narrow" w:hAnsi="Arial Narrow" w:cs="Arial"/>
                <w:color w:val="auto"/>
                <w:sz w:val="16"/>
                <w:szCs w:val="16"/>
                <w:lang w:val="en-GB"/>
              </w:rPr>
            </w:pPr>
            <w:ins w:id="5907" w:author="Zhunisbayev, Olzhasbek A [Bolashak Atyrau Limited]" w:date="2022-06-13T17:16:00Z">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   240.6 </w:t>
              </w:r>
              <w:r w:rsidRPr="00014E44">
                <w:rPr>
                  <w:rFonts w:ascii="Arial Narrow" w:hAnsi="Arial Narrow" w:cs="Arial"/>
                  <w:color w:val="auto"/>
                  <w:sz w:val="16"/>
                  <w:szCs w:val="16"/>
                  <w:lang w:val="en-GB"/>
                </w:rPr>
                <w:t>barg</w:t>
              </w:r>
            </w:ins>
          </w:p>
          <w:p w14:paraId="5A736EE1" w14:textId="4693F33A" w:rsidR="00B271C8" w:rsidRPr="00014E44" w:rsidRDefault="00B271C8" w:rsidP="00DE1185">
            <w:pPr>
              <w:pStyle w:val="CellBody"/>
              <w:rPr>
                <w:ins w:id="5908" w:author="Zhunisbayev, Olzhasbek A [Bolashak Atyrau Limited]" w:date="2022-06-13T17:16:00Z"/>
                <w:rFonts w:ascii="Arial Narrow" w:hAnsi="Arial Narrow" w:cs="Arial"/>
                <w:color w:val="auto"/>
                <w:sz w:val="16"/>
                <w:szCs w:val="16"/>
                <w:lang w:val="en-GB"/>
              </w:rPr>
            </w:pPr>
            <w:ins w:id="5909" w:author="Zhunisbayev, Olzhasbek A [Bolashak Atyrau Limited]" w:date="2022-06-13T17:16:00Z">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w:t>
              </w:r>
            </w:ins>
            <w:r w:rsidR="009A133B" w:rsidRPr="00014E44">
              <w:rPr>
                <w:rFonts w:ascii="Arial Narrow" w:hAnsi="Arial Narrow" w:cs="Arial"/>
                <w:snapToGrid w:val="0"/>
                <w:color w:val="auto"/>
                <w:sz w:val="16"/>
                <w:szCs w:val="16"/>
                <w:lang w:val="en-GB"/>
              </w:rPr>
              <w:t>= 211.0</w:t>
            </w:r>
            <w:ins w:id="5910" w:author="Zhunisbayev, Olzhasbek A [Bolashak Atyrau Limited]" w:date="2022-06-13T17:16:00Z">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ins>
          </w:p>
          <w:p w14:paraId="1971A1E1" w14:textId="699DF4F7" w:rsidR="00B271C8" w:rsidRPr="00014E44" w:rsidRDefault="00B271C8" w:rsidP="00DE1185">
            <w:pPr>
              <w:pStyle w:val="CellBody"/>
              <w:rPr>
                <w:ins w:id="5911" w:author="Zhunisbayev, Olzhasbek A [Bolashak Atyrau Limited]" w:date="2022-06-13T17:16:00Z"/>
                <w:rFonts w:ascii="Arial Narrow" w:hAnsi="Arial Narrow" w:cs="Arial"/>
                <w:color w:val="auto"/>
                <w:sz w:val="16"/>
                <w:szCs w:val="16"/>
                <w:lang w:val="en-GB"/>
              </w:rPr>
            </w:pPr>
            <w:ins w:id="5912" w:author="Zhunisbayev, Olzhasbek A [Bolashak Atyrau Limited]" w:date="2022-06-13T17:16:00Z">
              <w:r w:rsidRPr="00014E44">
                <w:rPr>
                  <w:rFonts w:ascii="Arial Narrow" w:hAnsi="Arial Narrow" w:cs="Arial"/>
                  <w:color w:val="auto"/>
                  <w:sz w:val="16"/>
                  <w:szCs w:val="16"/>
                  <w:lang w:val="en-GB"/>
                </w:rPr>
                <w:t>150°C = 192.5 barg</w:t>
              </w:r>
            </w:ins>
          </w:p>
          <w:p w14:paraId="375BFD0C" w14:textId="6BCB8C0F" w:rsidR="00B271C8" w:rsidRPr="00014E44" w:rsidRDefault="00B271C8" w:rsidP="00DE1185">
            <w:pPr>
              <w:pStyle w:val="CellBody"/>
              <w:rPr>
                <w:ins w:id="5913" w:author="Zhunisbayev, Olzhasbek A [Bolashak Atyrau Limited]" w:date="2022-06-13T17:16:00Z"/>
                <w:rFonts w:ascii="Arial Narrow" w:hAnsi="Arial Narrow" w:cs="Arial"/>
                <w:color w:val="auto"/>
                <w:sz w:val="16"/>
                <w:szCs w:val="16"/>
                <w:lang w:val="en-GB"/>
              </w:rPr>
            </w:pPr>
            <w:ins w:id="5914" w:author="Zhunisbayev, Olzhasbek A [Bolashak Atyrau Limited]" w:date="2022-06-13T17:16:00Z">
              <w:r w:rsidRPr="00014E44">
                <w:rPr>
                  <w:rFonts w:ascii="Arial Narrow" w:hAnsi="Arial Narrow" w:cs="Arial"/>
                  <w:color w:val="auto"/>
                  <w:sz w:val="16"/>
                  <w:szCs w:val="16"/>
                  <w:lang w:val="en-GB"/>
                </w:rPr>
                <w:t>200°C = 178.3 barg</w:t>
              </w:r>
            </w:ins>
          </w:p>
          <w:p w14:paraId="3DFD06E8"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5F0773B3" w14:textId="77777777" w:rsidR="00B271C8" w:rsidRPr="00014E44" w:rsidRDefault="00B271C8" w:rsidP="00DE1185">
            <w:pPr>
              <w:pStyle w:val="CellBodyCentered"/>
              <w:rPr>
                <w:ins w:id="5915" w:author="Zhunisbayev, Olzhasbek A [Bolashak Atyrau Limited]" w:date="2022-06-13T17:16:00Z"/>
                <w:rFonts w:ascii="Arial Narrow" w:hAnsi="Arial Narrow" w:cs="Arial"/>
                <w:color w:val="auto"/>
                <w:sz w:val="16"/>
                <w:szCs w:val="16"/>
                <w:lang w:val="en-GB"/>
              </w:rPr>
            </w:pPr>
          </w:p>
          <w:p w14:paraId="2EFEBFC2" w14:textId="3BEE78AA" w:rsidR="00B271C8" w:rsidRPr="00014E44" w:rsidRDefault="00B271C8" w:rsidP="00DE1185">
            <w:pPr>
              <w:pStyle w:val="CellBodyCentered"/>
              <w:rPr>
                <w:rFonts w:ascii="Arial Narrow" w:hAnsi="Arial Narrow" w:cs="Arial"/>
                <w:color w:val="auto"/>
                <w:sz w:val="16"/>
                <w:szCs w:val="16"/>
                <w:lang w:val="en-GB"/>
              </w:rPr>
            </w:pPr>
            <w:ins w:id="5916" w:author="Zhunisbayev, Olzhasbek A [Bolashak Atyrau Limited]" w:date="2022-06-13T17:16:00Z">
              <w:r w:rsidRPr="00014E44">
                <w:rPr>
                  <w:rFonts w:ascii="Arial Narrow" w:hAnsi="Arial Narrow" w:cs="Arial"/>
                  <w:color w:val="auto"/>
                  <w:sz w:val="16"/>
                  <w:szCs w:val="16"/>
                  <w:lang w:val="en-GB"/>
                </w:rPr>
                <w:t>NO</w:t>
              </w:r>
            </w:ins>
          </w:p>
        </w:tc>
        <w:tc>
          <w:tcPr>
            <w:tcW w:w="418" w:type="dxa"/>
            <w:tcBorders>
              <w:top w:val="single" w:sz="6" w:space="0" w:color="auto"/>
              <w:left w:val="single" w:sz="6" w:space="0" w:color="auto"/>
              <w:bottom w:val="single" w:sz="6" w:space="0" w:color="auto"/>
              <w:right w:val="single" w:sz="6" w:space="0" w:color="auto"/>
            </w:tcBorders>
          </w:tcPr>
          <w:p w14:paraId="4697D50B" w14:textId="77777777" w:rsidR="00B271C8" w:rsidRPr="00014E44" w:rsidRDefault="00B271C8" w:rsidP="00DE1185">
            <w:pPr>
              <w:pStyle w:val="CellBodyCentered"/>
              <w:rPr>
                <w:ins w:id="5917" w:author="Zhunisbayev, Olzhasbek A [Bolashak Atyrau Limited]" w:date="2022-06-13T17:16:00Z"/>
                <w:rFonts w:ascii="Arial Narrow" w:hAnsi="Arial Narrow" w:cs="Arial"/>
                <w:color w:val="auto"/>
                <w:sz w:val="16"/>
                <w:szCs w:val="16"/>
                <w:lang w:val="en-GB"/>
              </w:rPr>
            </w:pPr>
          </w:p>
          <w:p w14:paraId="7E0F4845" w14:textId="49D4E52E" w:rsidR="00B271C8" w:rsidRPr="00014E44" w:rsidRDefault="00B271C8" w:rsidP="00DE1185">
            <w:pPr>
              <w:pStyle w:val="CellBodyCentered"/>
              <w:rPr>
                <w:rFonts w:ascii="Arial Narrow" w:hAnsi="Arial Narrow" w:cs="Arial"/>
                <w:color w:val="auto"/>
                <w:sz w:val="16"/>
                <w:szCs w:val="16"/>
                <w:lang w:val="en-GB"/>
              </w:rPr>
            </w:pPr>
            <w:ins w:id="5918" w:author="Zhunisbayev, Olzhasbek A [Bolashak Atyrau Limited]" w:date="2022-06-13T17:16:00Z">
              <w:r w:rsidRPr="00014E44">
                <w:rPr>
                  <w:rFonts w:ascii="Arial Narrow" w:hAnsi="Arial Narrow" w:cs="Arial"/>
                  <w:color w:val="auto"/>
                  <w:sz w:val="16"/>
                  <w:szCs w:val="16"/>
                  <w:lang w:val="en-GB"/>
                </w:rPr>
                <w:t>100</w:t>
              </w:r>
            </w:ins>
          </w:p>
        </w:tc>
      </w:tr>
      <w:tr w:rsidR="00FA3851" w:rsidRPr="00014E44" w14:paraId="3B90DE8F" w14:textId="77777777" w:rsidTr="0038396C">
        <w:tc>
          <w:tcPr>
            <w:tcW w:w="3322" w:type="dxa"/>
            <w:tcBorders>
              <w:top w:val="single" w:sz="6" w:space="0" w:color="auto"/>
              <w:left w:val="single" w:sz="6" w:space="0" w:color="auto"/>
              <w:bottom w:val="single" w:sz="6" w:space="0" w:color="auto"/>
              <w:right w:val="single" w:sz="6" w:space="0" w:color="auto"/>
            </w:tcBorders>
          </w:tcPr>
          <w:p w14:paraId="0D5A2225" w14:textId="77777777" w:rsidR="00B271C8" w:rsidRPr="00014E44" w:rsidRDefault="00B271C8" w:rsidP="00DE1185">
            <w:pPr>
              <w:pStyle w:val="CellBody"/>
              <w:rPr>
                <w:rFonts w:ascii="Arial Narrow" w:hAnsi="Arial Narrow" w:cs="Arial"/>
                <w:color w:val="auto"/>
                <w:sz w:val="16"/>
                <w:szCs w:val="16"/>
                <w:lang w:val="en-GB"/>
              </w:rPr>
            </w:pPr>
          </w:p>
          <w:p w14:paraId="7763C9AA" w14:textId="53215F40" w:rsidR="00B271C8" w:rsidRPr="00014E44" w:rsidRDefault="00B271C8" w:rsidP="00DE1185">
            <w:pPr>
              <w:pStyle w:val="CellBody"/>
              <w:rPr>
                <w:ins w:id="5919" w:author="Zhunisbayev, Olzhasbek A [Bolashak Atyrau Limited]" w:date="2022-06-13T17:16:00Z"/>
                <w:rFonts w:ascii="Arial Narrow" w:hAnsi="Arial Narrow" w:cs="Arial"/>
                <w:color w:val="auto"/>
                <w:sz w:val="16"/>
                <w:szCs w:val="16"/>
                <w:lang w:val="en-GB"/>
              </w:rPr>
            </w:pPr>
            <w:ins w:id="5920" w:author="Zhunisbayev, Olzhasbek A [Bolashak Atyrau Limited]" w:date="2022-06-13T17:16:00Z">
              <w:r w:rsidRPr="00014E44">
                <w:rPr>
                  <w:rFonts w:ascii="Arial Narrow" w:hAnsi="Arial Narrow" w:cs="Arial"/>
                  <w:color w:val="auto"/>
                  <w:sz w:val="16"/>
                  <w:szCs w:val="16"/>
                  <w:lang w:val="en-GB"/>
                </w:rPr>
                <w:t>DHC – DRAIN,</w:t>
              </w:r>
            </w:ins>
            <w:r w:rsidRPr="00014E44">
              <w:rPr>
                <w:rFonts w:ascii="Arial Narrow" w:hAnsi="Arial Narrow" w:cs="Arial"/>
                <w:color w:val="auto"/>
                <w:sz w:val="16"/>
                <w:szCs w:val="16"/>
                <w:lang w:val="en-GB"/>
              </w:rPr>
              <w:t xml:space="preserve"> </w:t>
            </w:r>
            <w:ins w:id="5921" w:author="Zhunisbayev, Olzhasbek A [Bolashak Atyrau Limited]" w:date="2022-06-13T17:16:00Z">
              <w:r w:rsidRPr="00014E44">
                <w:rPr>
                  <w:rFonts w:ascii="Arial Narrow" w:hAnsi="Arial Narrow" w:cs="Arial"/>
                  <w:color w:val="auto"/>
                  <w:sz w:val="16"/>
                  <w:szCs w:val="16"/>
                  <w:lang w:val="en-GB"/>
                </w:rPr>
                <w:t>HYDROCARBONS</w:t>
              </w:r>
            </w:ins>
          </w:p>
          <w:p w14:paraId="0B2DFDAF" w14:textId="0CA45B22"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7E69DD8A" w14:textId="77777777" w:rsidR="00B271C8" w:rsidRPr="00014E44" w:rsidRDefault="00B271C8" w:rsidP="00DE1185">
            <w:pPr>
              <w:pStyle w:val="CellBodyCentered"/>
              <w:rPr>
                <w:rFonts w:ascii="Arial Narrow" w:hAnsi="Arial Narrow" w:cs="Arial"/>
                <w:b/>
                <w:color w:val="auto"/>
                <w:sz w:val="16"/>
                <w:szCs w:val="16"/>
                <w:lang w:val="en-GB"/>
              </w:rPr>
            </w:pPr>
          </w:p>
          <w:p w14:paraId="3E64F576"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2500A60</w:t>
            </w:r>
          </w:p>
          <w:p w14:paraId="4229934C"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5004A5DF" w14:textId="77777777" w:rsidR="00B271C8" w:rsidRPr="00014E44" w:rsidRDefault="00B271C8" w:rsidP="00DE1185">
            <w:pPr>
              <w:pStyle w:val="CellBodyCentered"/>
              <w:rPr>
                <w:rFonts w:ascii="Arial Narrow" w:hAnsi="Arial Narrow" w:cs="Arial"/>
                <w:color w:val="auto"/>
                <w:sz w:val="16"/>
                <w:szCs w:val="16"/>
                <w:lang w:val="en-GB"/>
              </w:rPr>
            </w:pPr>
          </w:p>
          <w:p w14:paraId="5D5C3EF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tc>
        <w:tc>
          <w:tcPr>
            <w:tcW w:w="1080" w:type="dxa"/>
            <w:tcBorders>
              <w:top w:val="single" w:sz="6" w:space="0" w:color="auto"/>
              <w:left w:val="single" w:sz="6" w:space="0" w:color="auto"/>
              <w:bottom w:val="single" w:sz="6" w:space="0" w:color="auto"/>
              <w:right w:val="single" w:sz="6" w:space="0" w:color="auto"/>
            </w:tcBorders>
          </w:tcPr>
          <w:p w14:paraId="36E96E17" w14:textId="77777777" w:rsidR="00B271C8" w:rsidRPr="00014E44" w:rsidRDefault="00B271C8" w:rsidP="00DE1185">
            <w:pPr>
              <w:pStyle w:val="CellBodyCentered"/>
              <w:rPr>
                <w:rFonts w:ascii="Arial Narrow" w:hAnsi="Arial Narrow" w:cs="Arial"/>
                <w:color w:val="auto"/>
                <w:sz w:val="16"/>
                <w:szCs w:val="16"/>
                <w:lang w:val="en-GB"/>
              </w:rPr>
            </w:pPr>
          </w:p>
          <w:p w14:paraId="33DADB7D" w14:textId="32A91B75" w:rsidR="00A521E9" w:rsidRPr="001549BC" w:rsidRDefault="00A521E9" w:rsidP="00DE1185">
            <w:pPr>
              <w:pStyle w:val="CellBodyCentered"/>
              <w:rPr>
                <w:ins w:id="5922" w:author="Zhunisbayev, Olzhasbek [Bolashak Atyrau Limited]" w:date="2024-05-08T22:20:00Z"/>
                <w:rFonts w:ascii="Arial Narrow" w:hAnsi="Arial Narrow" w:cs="Arial"/>
                <w:color w:val="auto"/>
                <w:sz w:val="16"/>
                <w:szCs w:val="16"/>
              </w:rPr>
            </w:pPr>
            <w:r>
              <w:rPr>
                <w:rFonts w:ascii="Arial Narrow" w:hAnsi="Arial Narrow" w:cs="Arial"/>
                <w:color w:val="auto"/>
                <w:sz w:val="16"/>
                <w:szCs w:val="16"/>
              </w:rPr>
              <w:t>ALLOY</w:t>
            </w:r>
            <w:ins w:id="5923" w:author="Zhunisbayev, Olzhasbek [Bolashak Atyrau Limited]" w:date="2024-05-08T22:20:00Z">
              <w:r w:rsidRPr="00BF38C6">
                <w:rPr>
                  <w:rFonts w:ascii="Arial Narrow" w:hAnsi="Arial Narrow" w:cs="Arial"/>
                  <w:color w:val="auto"/>
                  <w:sz w:val="16"/>
                  <w:szCs w:val="16"/>
                  <w:lang w:val="ru-RU"/>
                </w:rPr>
                <w:t xml:space="preserve"> </w:t>
              </w:r>
            </w:ins>
            <w:r>
              <w:rPr>
                <w:rFonts w:ascii="Arial Narrow" w:hAnsi="Arial Narrow" w:cs="Arial"/>
                <w:color w:val="auto"/>
                <w:sz w:val="16"/>
                <w:szCs w:val="16"/>
              </w:rPr>
              <w:t>6</w:t>
            </w:r>
            <w:ins w:id="5924" w:author="Zhunisbayev, Olzhasbek [Bolashak Atyrau Limited]" w:date="2024-05-08T22:20:00Z">
              <w:r w:rsidRPr="00BF38C6">
                <w:rPr>
                  <w:rFonts w:ascii="Arial Narrow" w:hAnsi="Arial Narrow" w:cs="Arial"/>
                  <w:color w:val="auto"/>
                  <w:sz w:val="16"/>
                  <w:szCs w:val="16"/>
                  <w:lang w:val="ru-RU"/>
                </w:rPr>
                <w:t>25</w:t>
              </w:r>
            </w:ins>
            <w:r>
              <w:rPr>
                <w:rFonts w:ascii="Arial Narrow" w:hAnsi="Arial Narrow" w:cs="Arial"/>
                <w:color w:val="auto"/>
                <w:sz w:val="16"/>
                <w:szCs w:val="16"/>
              </w:rPr>
              <w:t xml:space="preserve"> </w:t>
            </w:r>
            <w:r>
              <w:rPr>
                <w:rFonts w:ascii="Arial Narrow" w:hAnsi="Arial Narrow" w:cs="Arial"/>
                <w:color w:val="auto"/>
                <w:sz w:val="16"/>
                <w:szCs w:val="16"/>
                <w:lang w:val="en-GB"/>
              </w:rPr>
              <w:t>(UNS N06625)</w:t>
            </w:r>
          </w:p>
          <w:p w14:paraId="6018D198" w14:textId="77777777" w:rsidR="00B271C8" w:rsidRPr="00014E44" w:rsidRDefault="00B271C8" w:rsidP="00DE1185">
            <w:pPr>
              <w:pStyle w:val="CellBodyCentered"/>
              <w:rPr>
                <w:rFonts w:ascii="Arial Narrow" w:hAnsi="Arial Narrow" w:cs="Arial"/>
                <w:color w:val="auto"/>
                <w:sz w:val="16"/>
                <w:szCs w:val="16"/>
                <w:lang w:val="en-GB"/>
              </w:rPr>
            </w:pPr>
          </w:p>
          <w:p w14:paraId="332D9EB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782DCA68" w14:textId="77777777" w:rsidR="00B271C8" w:rsidRPr="00014E44" w:rsidRDefault="00B271C8" w:rsidP="00DE1185">
            <w:pPr>
              <w:pStyle w:val="CellBodyCentered"/>
              <w:rPr>
                <w:rFonts w:ascii="Arial Narrow" w:hAnsi="Arial Narrow" w:cs="Arial"/>
                <w:color w:val="auto"/>
                <w:sz w:val="16"/>
                <w:szCs w:val="16"/>
                <w:lang w:val="en-GB"/>
              </w:rPr>
            </w:pPr>
          </w:p>
          <w:p w14:paraId="0FBAFD6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 2500</w:t>
            </w:r>
          </w:p>
          <w:p w14:paraId="1A2DA1E1" w14:textId="77A72B18" w:rsidR="00B271C8" w:rsidRPr="00014E44" w:rsidRDefault="009A133B" w:rsidP="00DE1185">
            <w:pPr>
              <w:pStyle w:val="CellBodyCentered"/>
              <w:rPr>
                <w:ins w:id="5925"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RTJ(</w:t>
            </w:r>
            <w:r w:rsidR="00B271C8" w:rsidRPr="00014E44">
              <w:rPr>
                <w:rFonts w:ascii="Arial Narrow" w:hAnsi="Arial Narrow" w:cs="Arial"/>
                <w:color w:val="auto"/>
                <w:sz w:val="16"/>
                <w:szCs w:val="16"/>
                <w:lang w:val="en-GB"/>
              </w:rPr>
              <w:t>&lt;2”)/CF</w:t>
            </w:r>
          </w:p>
          <w:p w14:paraId="139746FC" w14:textId="2B0B6500" w:rsidR="00785C5A" w:rsidRPr="00014E44" w:rsidRDefault="00B271C8" w:rsidP="00DE1185">
            <w:pPr>
              <w:pStyle w:val="CellBodyCentered"/>
              <w:rPr>
                <w:rFonts w:ascii="Arial Narrow" w:hAnsi="Arial Narrow" w:cs="Arial"/>
                <w:color w:val="auto"/>
                <w:sz w:val="16"/>
                <w:szCs w:val="16"/>
                <w:lang w:val="en-GB"/>
              </w:rPr>
            </w:pPr>
            <w:ins w:id="5926"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2D8AF5BC" w14:textId="77777777" w:rsidR="00B271C8" w:rsidRPr="00014E44" w:rsidRDefault="00B271C8" w:rsidP="00DE1185">
            <w:pPr>
              <w:pStyle w:val="CellBodyCentered"/>
              <w:rPr>
                <w:rFonts w:ascii="Arial Narrow" w:hAnsi="Arial Narrow" w:cs="Arial"/>
                <w:color w:val="auto"/>
                <w:sz w:val="16"/>
                <w:szCs w:val="16"/>
                <w:lang w:val="en-GB"/>
              </w:rPr>
            </w:pPr>
          </w:p>
          <w:p w14:paraId="4701EC03" w14:textId="63FB103C"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 to +</w:t>
            </w:r>
            <w:del w:id="5927" w:author="Zhunisbayev, Olzhasbek A [Bolashak Atyrau Limited]" w:date="2022-06-13T17:16:00Z">
              <w:r w:rsidRPr="00014E44" w:rsidDel="00D27FEC">
                <w:rPr>
                  <w:rFonts w:ascii="Arial Narrow" w:hAnsi="Arial Narrow" w:cs="Arial"/>
                  <w:color w:val="auto"/>
                  <w:sz w:val="16"/>
                  <w:szCs w:val="16"/>
                  <w:lang w:val="en-GB"/>
                </w:rPr>
                <w:delText>110</w:delText>
              </w:r>
            </w:del>
            <w:ins w:id="5928" w:author="Zhunisbayev, Olzhasbek A [Bolashak Atyrau Limited]" w:date="2022-06-13T17:16:00Z">
              <w:r w:rsidRPr="00014E44">
                <w:rPr>
                  <w:rFonts w:ascii="Arial Narrow" w:hAnsi="Arial Narrow" w:cs="Arial"/>
                  <w:color w:val="auto"/>
                  <w:sz w:val="16"/>
                  <w:szCs w:val="16"/>
                  <w:lang w:val="en-GB"/>
                </w:rPr>
                <w:t>180</w:t>
              </w:r>
            </w:ins>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2FC80A34" w14:textId="77777777" w:rsidR="00B271C8" w:rsidRPr="00014E44" w:rsidRDefault="00B271C8" w:rsidP="00DE1185">
            <w:pPr>
              <w:pStyle w:val="CellBody"/>
              <w:rPr>
                <w:rFonts w:ascii="Arial Narrow" w:hAnsi="Arial Narrow" w:cs="Arial"/>
                <w:color w:val="auto"/>
                <w:sz w:val="16"/>
                <w:szCs w:val="16"/>
                <w:lang w:val="en-GB"/>
              </w:rPr>
            </w:pPr>
          </w:p>
          <w:p w14:paraId="283C41F0"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Per ASME B16.5, matl. group 3.8</w:t>
            </w:r>
          </w:p>
          <w:p w14:paraId="2ABA4DE2"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(limited by flange ratings)</w:t>
            </w:r>
          </w:p>
          <w:p w14:paraId="5C0498F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maximum = 324barg at max design temp.</w:t>
            </w:r>
          </w:p>
          <w:p w14:paraId="484AABB2"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73A9A846" w14:textId="77777777" w:rsidR="00B271C8" w:rsidRPr="00014E44" w:rsidRDefault="00B271C8" w:rsidP="00DE1185">
            <w:pPr>
              <w:pStyle w:val="CellBodyCentered"/>
              <w:rPr>
                <w:rFonts w:ascii="Arial Narrow" w:hAnsi="Arial Narrow" w:cs="Arial"/>
                <w:color w:val="auto"/>
                <w:sz w:val="16"/>
                <w:szCs w:val="16"/>
                <w:lang w:val="en-GB"/>
              </w:rPr>
            </w:pPr>
          </w:p>
          <w:p w14:paraId="4EA972C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55A40A30" w14:textId="77777777" w:rsidR="00B271C8" w:rsidRPr="00014E44" w:rsidRDefault="00B271C8" w:rsidP="00DE1185">
            <w:pPr>
              <w:pStyle w:val="CellBodyCentered"/>
              <w:rPr>
                <w:rFonts w:ascii="Arial Narrow" w:hAnsi="Arial Narrow" w:cs="Arial"/>
                <w:color w:val="auto"/>
                <w:sz w:val="16"/>
                <w:szCs w:val="16"/>
                <w:lang w:val="en-GB"/>
              </w:rPr>
            </w:pPr>
          </w:p>
          <w:p w14:paraId="1127B67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5DF7332A" w14:textId="77777777" w:rsidTr="0038396C">
        <w:tc>
          <w:tcPr>
            <w:tcW w:w="3322" w:type="dxa"/>
            <w:tcBorders>
              <w:top w:val="single" w:sz="6" w:space="0" w:color="auto"/>
              <w:left w:val="single" w:sz="6" w:space="0" w:color="auto"/>
              <w:bottom w:val="single" w:sz="6" w:space="0" w:color="auto"/>
              <w:right w:val="single" w:sz="6" w:space="0" w:color="auto"/>
            </w:tcBorders>
          </w:tcPr>
          <w:p w14:paraId="3FB6E52C" w14:textId="77777777" w:rsidR="00B271C8" w:rsidRPr="00014E44" w:rsidRDefault="00B271C8" w:rsidP="00DE1185">
            <w:pPr>
              <w:pStyle w:val="CellBody"/>
              <w:rPr>
                <w:rFonts w:ascii="Arial Narrow" w:hAnsi="Arial Narrow" w:cs="Arial"/>
                <w:color w:val="auto"/>
                <w:sz w:val="16"/>
                <w:szCs w:val="16"/>
                <w:lang w:val="en-GB"/>
              </w:rPr>
            </w:pPr>
          </w:p>
          <w:p w14:paraId="66829EED" w14:textId="31AAC4B6" w:rsidR="00B271C8" w:rsidRPr="00014E44" w:rsidRDefault="00B271C8" w:rsidP="00DE1185">
            <w:pPr>
              <w:pStyle w:val="CellBody"/>
              <w:rPr>
                <w:ins w:id="5929" w:author="Zhunisbayev, Olzhasbek A [Bolashak Atyrau Limited]" w:date="2022-06-13T17:17:00Z"/>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7F4937B4" w14:textId="62B72065" w:rsidR="00B271C8" w:rsidRPr="00014E44" w:rsidRDefault="00B271C8" w:rsidP="00DE1185">
            <w:pPr>
              <w:pStyle w:val="CellBody"/>
              <w:rPr>
                <w:rFonts w:ascii="Arial Narrow" w:hAnsi="Arial Narrow" w:cs="Arial"/>
                <w:color w:val="auto"/>
                <w:sz w:val="16"/>
                <w:szCs w:val="16"/>
                <w:lang w:val="en-GB"/>
              </w:rPr>
            </w:pPr>
            <w:ins w:id="5930" w:author="Zhunisbayev, Olzhasbek A [Bolashak Atyrau Limited]" w:date="2022-06-13T17:17:00Z">
              <w:r w:rsidRPr="00014E44">
                <w:rPr>
                  <w:rFonts w:ascii="Arial Narrow" w:hAnsi="Arial Narrow" w:cs="Arial"/>
                  <w:color w:val="auto"/>
                  <w:sz w:val="16"/>
                  <w:szCs w:val="16"/>
                  <w:lang w:val="en-GB"/>
                </w:rPr>
                <w:t>DHC – DRAIN,</w:t>
              </w:r>
            </w:ins>
            <w:r w:rsidRPr="00014E44">
              <w:rPr>
                <w:rFonts w:ascii="Arial Narrow" w:hAnsi="Arial Narrow" w:cs="Arial"/>
                <w:color w:val="auto"/>
                <w:sz w:val="16"/>
                <w:szCs w:val="16"/>
                <w:lang w:val="en-GB"/>
              </w:rPr>
              <w:t xml:space="preserve"> </w:t>
            </w:r>
            <w:ins w:id="5931" w:author="Zhunisbayev, Olzhasbek A [Bolashak Atyrau Limited]" w:date="2022-06-13T17:17:00Z">
              <w:r w:rsidRPr="00014E44">
                <w:rPr>
                  <w:rFonts w:ascii="Arial Narrow" w:hAnsi="Arial Narrow" w:cs="Arial"/>
                  <w:color w:val="auto"/>
                  <w:sz w:val="16"/>
                  <w:szCs w:val="16"/>
                  <w:lang w:val="en-GB"/>
                </w:rPr>
                <w:t>HYDROCARBONS</w:t>
              </w:r>
            </w:ins>
          </w:p>
          <w:p w14:paraId="78BBA939" w14:textId="23A297C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tc>
        <w:tc>
          <w:tcPr>
            <w:tcW w:w="720" w:type="dxa"/>
            <w:tcBorders>
              <w:top w:val="single" w:sz="6" w:space="0" w:color="auto"/>
              <w:left w:val="single" w:sz="6" w:space="0" w:color="auto"/>
              <w:bottom w:val="single" w:sz="6" w:space="0" w:color="auto"/>
              <w:right w:val="single" w:sz="6" w:space="0" w:color="auto"/>
            </w:tcBorders>
          </w:tcPr>
          <w:p w14:paraId="5257F72D" w14:textId="77777777" w:rsidR="00B271C8" w:rsidRPr="00014E44" w:rsidRDefault="00B271C8" w:rsidP="00DE1185">
            <w:pPr>
              <w:pStyle w:val="CellBodyCentered"/>
              <w:rPr>
                <w:rFonts w:ascii="Arial Narrow" w:hAnsi="Arial Narrow" w:cs="Arial"/>
                <w:b/>
                <w:color w:val="auto"/>
                <w:sz w:val="16"/>
                <w:szCs w:val="16"/>
                <w:lang w:val="en-GB"/>
              </w:rPr>
            </w:pPr>
          </w:p>
          <w:p w14:paraId="13B262C6"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2500F22</w:t>
            </w:r>
          </w:p>
        </w:tc>
        <w:tc>
          <w:tcPr>
            <w:tcW w:w="450" w:type="dxa"/>
            <w:tcBorders>
              <w:top w:val="single" w:sz="6" w:space="0" w:color="auto"/>
              <w:left w:val="single" w:sz="6" w:space="0" w:color="auto"/>
              <w:bottom w:val="single" w:sz="6" w:space="0" w:color="auto"/>
              <w:right w:val="single" w:sz="6" w:space="0" w:color="auto"/>
            </w:tcBorders>
          </w:tcPr>
          <w:p w14:paraId="3D840F36" w14:textId="77777777" w:rsidR="00B271C8" w:rsidRPr="00014E44" w:rsidRDefault="00B271C8" w:rsidP="00DE1185">
            <w:pPr>
              <w:pStyle w:val="CellBodyCentered"/>
              <w:rPr>
                <w:rFonts w:ascii="Arial Narrow" w:hAnsi="Arial Narrow" w:cs="Arial"/>
                <w:color w:val="auto"/>
                <w:sz w:val="16"/>
                <w:szCs w:val="16"/>
                <w:lang w:val="en-GB"/>
              </w:rPr>
            </w:pPr>
          </w:p>
          <w:p w14:paraId="0E4856D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083785B7" w14:textId="77777777" w:rsidR="00B271C8" w:rsidRPr="00014E44" w:rsidRDefault="00B271C8" w:rsidP="00DE1185">
            <w:pPr>
              <w:pStyle w:val="CellBodyCentered"/>
              <w:rPr>
                <w:rFonts w:ascii="Arial Narrow" w:hAnsi="Arial Narrow" w:cs="Arial"/>
                <w:color w:val="auto"/>
                <w:sz w:val="16"/>
                <w:szCs w:val="16"/>
                <w:lang w:val="en-GB"/>
              </w:rPr>
            </w:pPr>
          </w:p>
          <w:p w14:paraId="551185A3" w14:textId="4BF1C25E"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LOW ALLOY </w:t>
            </w:r>
            <w:r w:rsidR="009A133B" w:rsidRPr="00014E44">
              <w:rPr>
                <w:rFonts w:ascii="Arial Narrow" w:hAnsi="Arial Narrow" w:cs="Arial"/>
                <w:color w:val="auto"/>
                <w:sz w:val="16"/>
                <w:szCs w:val="16"/>
                <w:lang w:val="en-GB"/>
              </w:rPr>
              <w:t>CARBON STEEL</w:t>
            </w:r>
            <w:r w:rsidRPr="00014E44">
              <w:rPr>
                <w:rFonts w:ascii="Arial Narrow" w:hAnsi="Arial Narrow" w:cs="Arial"/>
                <w:color w:val="auto"/>
                <w:sz w:val="16"/>
                <w:szCs w:val="16"/>
                <w:lang w:val="en-GB"/>
              </w:rPr>
              <w:t xml:space="preserve"> </w:t>
            </w:r>
          </w:p>
          <w:p w14:paraId="1C4094F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2-1/4Cr-1Mo CLASS 3 MODIFIED</w:t>
            </w:r>
          </w:p>
          <w:p w14:paraId="74A0480F" w14:textId="77777777" w:rsidR="00B271C8" w:rsidRPr="00014E44" w:rsidRDefault="00B271C8" w:rsidP="00DE1185">
            <w:pPr>
              <w:pStyle w:val="CellBodyCentered"/>
              <w:rPr>
                <w:rFonts w:ascii="Arial Narrow" w:hAnsi="Arial Narrow" w:cs="Arial"/>
                <w:color w:val="auto"/>
                <w:sz w:val="16"/>
                <w:szCs w:val="16"/>
                <w:lang w:val="en-GB"/>
              </w:rPr>
            </w:pPr>
          </w:p>
          <w:p w14:paraId="43F9505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tc>
        <w:tc>
          <w:tcPr>
            <w:tcW w:w="720" w:type="dxa"/>
            <w:tcBorders>
              <w:top w:val="single" w:sz="6" w:space="0" w:color="auto"/>
              <w:left w:val="single" w:sz="6" w:space="0" w:color="auto"/>
              <w:bottom w:val="single" w:sz="6" w:space="0" w:color="auto"/>
              <w:right w:val="single" w:sz="6" w:space="0" w:color="auto"/>
            </w:tcBorders>
          </w:tcPr>
          <w:p w14:paraId="4E8C4B8F" w14:textId="77777777" w:rsidR="00B271C8" w:rsidRPr="00014E44" w:rsidRDefault="00B271C8" w:rsidP="00DE1185">
            <w:pPr>
              <w:pStyle w:val="CellBodyCentered"/>
              <w:rPr>
                <w:rFonts w:ascii="Arial Narrow" w:hAnsi="Arial Narrow" w:cs="Arial"/>
                <w:color w:val="auto"/>
                <w:sz w:val="16"/>
                <w:szCs w:val="16"/>
                <w:lang w:val="en-GB"/>
              </w:rPr>
            </w:pPr>
          </w:p>
          <w:p w14:paraId="773B95F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43F64AC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2500</w:t>
            </w:r>
          </w:p>
          <w:p w14:paraId="561842C3" w14:textId="13993587" w:rsidR="00B271C8" w:rsidRPr="00014E44" w:rsidRDefault="009A133B" w:rsidP="00DE1185">
            <w:pPr>
              <w:pStyle w:val="CellBodyCentered"/>
              <w:rPr>
                <w:ins w:id="5932"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RTJ(</w:t>
            </w:r>
            <w:r w:rsidR="00B271C8" w:rsidRPr="00014E44">
              <w:rPr>
                <w:rFonts w:ascii="Arial Narrow" w:hAnsi="Arial Narrow" w:cs="Arial"/>
                <w:color w:val="auto"/>
                <w:sz w:val="16"/>
                <w:szCs w:val="16"/>
                <w:lang w:val="en-GB"/>
              </w:rPr>
              <w:t>&lt;2”)/CF</w:t>
            </w:r>
          </w:p>
          <w:p w14:paraId="5AA07B5B" w14:textId="575139F5" w:rsidR="00B271C8" w:rsidRPr="00014E44" w:rsidRDefault="00B271C8" w:rsidP="00DE1185">
            <w:pPr>
              <w:pStyle w:val="CellBodyCentered"/>
              <w:rPr>
                <w:rFonts w:ascii="Arial Narrow" w:hAnsi="Arial Narrow" w:cs="Arial"/>
                <w:color w:val="auto"/>
                <w:sz w:val="16"/>
                <w:szCs w:val="16"/>
                <w:lang w:val="en-GB"/>
              </w:rPr>
            </w:pPr>
            <w:ins w:id="5933"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59A92694" w14:textId="77777777" w:rsidR="00B271C8" w:rsidRPr="00014E44" w:rsidRDefault="00B271C8" w:rsidP="00DE1185">
            <w:pPr>
              <w:pStyle w:val="CellBodyCentered"/>
              <w:rPr>
                <w:rFonts w:ascii="Arial Narrow" w:hAnsi="Arial Narrow" w:cs="Arial"/>
                <w:color w:val="auto"/>
                <w:sz w:val="16"/>
                <w:szCs w:val="16"/>
                <w:lang w:val="en-GB"/>
              </w:rPr>
            </w:pPr>
          </w:p>
          <w:p w14:paraId="4939D16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w:t>
            </w:r>
          </w:p>
          <w:p w14:paraId="4A23743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180°C</w:t>
            </w:r>
          </w:p>
        </w:tc>
        <w:tc>
          <w:tcPr>
            <w:tcW w:w="1890" w:type="dxa"/>
            <w:tcBorders>
              <w:top w:val="single" w:sz="6" w:space="0" w:color="auto"/>
              <w:left w:val="single" w:sz="6" w:space="0" w:color="auto"/>
              <w:bottom w:val="single" w:sz="6" w:space="0" w:color="auto"/>
              <w:right w:val="single" w:sz="6" w:space="0" w:color="auto"/>
            </w:tcBorders>
          </w:tcPr>
          <w:p w14:paraId="4D2E88B2" w14:textId="77777777" w:rsidR="00B271C8" w:rsidRPr="00014E44" w:rsidRDefault="00B271C8" w:rsidP="00DE1185">
            <w:pPr>
              <w:pStyle w:val="CellBody"/>
              <w:rPr>
                <w:rFonts w:ascii="Arial Narrow" w:hAnsi="Arial Narrow" w:cs="Arial"/>
                <w:color w:val="auto"/>
                <w:sz w:val="16"/>
                <w:szCs w:val="16"/>
                <w:lang w:val="en-GB"/>
              </w:rPr>
            </w:pPr>
          </w:p>
          <w:p w14:paraId="432DF294" w14:textId="0CFAF1E3"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1.10</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54BFE6BD" w14:textId="592EA5D3" w:rsidR="00B271C8" w:rsidRPr="00014E44" w:rsidRDefault="009A133B"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934"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935"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38°C = 430.9 barg</w:t>
            </w:r>
          </w:p>
          <w:p w14:paraId="6103CBBB" w14:textId="6D9C751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50°C = 430.9 barg</w:t>
            </w:r>
          </w:p>
          <w:p w14:paraId="69ABB46D" w14:textId="2645646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100°C = 429.4 barg</w:t>
            </w:r>
          </w:p>
          <w:p w14:paraId="7B359E39" w14:textId="4F2983E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150°C = 418.2 barg</w:t>
            </w:r>
          </w:p>
          <w:p w14:paraId="2BA3EACE" w14:textId="06B72A5D"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180°C = 410.5 barg</w:t>
            </w:r>
          </w:p>
          <w:p w14:paraId="5303EEBC"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58EA9037" w14:textId="77777777" w:rsidR="00B271C8" w:rsidRPr="00014E44" w:rsidRDefault="00B271C8" w:rsidP="00DE1185">
            <w:pPr>
              <w:pStyle w:val="CellBodyCentered"/>
              <w:rPr>
                <w:rFonts w:ascii="Arial Narrow" w:hAnsi="Arial Narrow" w:cs="Arial"/>
                <w:color w:val="auto"/>
                <w:sz w:val="16"/>
                <w:szCs w:val="16"/>
                <w:lang w:val="en-GB"/>
              </w:rPr>
            </w:pPr>
          </w:p>
          <w:p w14:paraId="39AB79B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YES</w:t>
            </w:r>
          </w:p>
        </w:tc>
        <w:tc>
          <w:tcPr>
            <w:tcW w:w="418" w:type="dxa"/>
            <w:tcBorders>
              <w:top w:val="single" w:sz="6" w:space="0" w:color="auto"/>
              <w:left w:val="single" w:sz="6" w:space="0" w:color="auto"/>
              <w:bottom w:val="single" w:sz="6" w:space="0" w:color="auto"/>
              <w:right w:val="single" w:sz="6" w:space="0" w:color="auto"/>
            </w:tcBorders>
          </w:tcPr>
          <w:p w14:paraId="0269B60E" w14:textId="77777777" w:rsidR="00B271C8" w:rsidRPr="00014E44" w:rsidRDefault="00B271C8" w:rsidP="00DE1185">
            <w:pPr>
              <w:pStyle w:val="CellBodyCentered"/>
              <w:rPr>
                <w:rFonts w:ascii="Arial Narrow" w:hAnsi="Arial Narrow" w:cs="Arial"/>
                <w:color w:val="auto"/>
                <w:sz w:val="16"/>
                <w:szCs w:val="16"/>
                <w:lang w:val="en-GB"/>
              </w:rPr>
            </w:pPr>
          </w:p>
          <w:p w14:paraId="2C79F6A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743952D6" w14:textId="77777777" w:rsidTr="0038396C">
        <w:tc>
          <w:tcPr>
            <w:tcW w:w="3322" w:type="dxa"/>
            <w:tcBorders>
              <w:top w:val="single" w:sz="6" w:space="0" w:color="auto"/>
              <w:left w:val="single" w:sz="6" w:space="0" w:color="auto"/>
              <w:bottom w:val="single" w:sz="6" w:space="0" w:color="auto"/>
              <w:right w:val="single" w:sz="6" w:space="0" w:color="auto"/>
            </w:tcBorders>
          </w:tcPr>
          <w:p w14:paraId="6F72B755" w14:textId="77777777" w:rsidR="00B271C8" w:rsidRPr="00014E44" w:rsidRDefault="00B271C8" w:rsidP="00DE1185">
            <w:pPr>
              <w:pStyle w:val="CellBody"/>
              <w:rPr>
                <w:rFonts w:ascii="Arial Narrow" w:hAnsi="Arial Narrow" w:cs="Arial"/>
                <w:color w:val="auto"/>
                <w:sz w:val="16"/>
                <w:szCs w:val="16"/>
                <w:lang w:val="en-GB"/>
              </w:rPr>
            </w:pPr>
          </w:p>
          <w:p w14:paraId="689405B3" w14:textId="53D9913C" w:rsidR="00B271C8" w:rsidRPr="00014E44" w:rsidRDefault="00B271C8" w:rsidP="00DE1185">
            <w:pPr>
              <w:pStyle w:val="CellBody"/>
              <w:rPr>
                <w:ins w:id="5936" w:author="Zhunisbayev, Olzhasbek A [Bolashak Atyrau Limited]" w:date="2022-06-13T17:24:00Z"/>
                <w:rFonts w:ascii="Arial Narrow" w:hAnsi="Arial Narrow" w:cs="Arial"/>
                <w:color w:val="auto"/>
                <w:sz w:val="16"/>
                <w:szCs w:val="16"/>
                <w:lang w:val="en-GB"/>
              </w:rPr>
            </w:pPr>
            <w:ins w:id="5937" w:author="Zhunisbayev, Olzhasbek A [Bolashak Atyrau Limited]" w:date="2022-06-13T17:24:00Z">
              <w:r w:rsidRPr="00014E44">
                <w:rPr>
                  <w:rFonts w:ascii="Arial Narrow" w:hAnsi="Arial Narrow" w:cs="Arial"/>
                  <w:color w:val="auto"/>
                  <w:sz w:val="16"/>
                  <w:szCs w:val="16"/>
                  <w:lang w:val="en-GB"/>
                </w:rPr>
                <w:t>BFL – FLARE GAS, LOW</w:t>
              </w:r>
            </w:ins>
            <w:r w:rsidRPr="00014E44">
              <w:rPr>
                <w:rFonts w:ascii="Arial Narrow" w:hAnsi="Arial Narrow" w:cs="Arial"/>
                <w:color w:val="auto"/>
                <w:sz w:val="16"/>
                <w:szCs w:val="16"/>
                <w:lang w:val="en-GB"/>
              </w:rPr>
              <w:t xml:space="preserve"> </w:t>
            </w:r>
            <w:ins w:id="5938" w:author="Zhunisbayev, Olzhasbek A [Bolashak Atyrau Limited]" w:date="2022-06-13T17:24:00Z">
              <w:r w:rsidRPr="00014E44">
                <w:rPr>
                  <w:rFonts w:ascii="Arial Narrow" w:hAnsi="Arial Narrow" w:cs="Arial"/>
                  <w:color w:val="auto"/>
                  <w:sz w:val="16"/>
                  <w:szCs w:val="16"/>
                  <w:lang w:val="en-GB"/>
                </w:rPr>
                <w:t>PRESSURE</w:t>
              </w:r>
            </w:ins>
          </w:p>
          <w:p w14:paraId="00D52D1B" w14:textId="27043C8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GHC- HYDROCARBON VAPOUR</w:t>
            </w:r>
          </w:p>
          <w:p w14:paraId="0A0F0F76" w14:textId="7D1C4F4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GHP – GAS INJECTION HIGH PRESSURE</w:t>
            </w:r>
          </w:p>
          <w:p w14:paraId="2BFDD8E6" w14:textId="1FB22E20" w:rsidR="00B271C8" w:rsidRPr="00014E44" w:rsidRDefault="00B271C8" w:rsidP="00DE1185">
            <w:pPr>
              <w:pStyle w:val="CellBody"/>
              <w:rPr>
                <w:ins w:id="5939" w:author="Zhunisbayev, Olzhasbek A [Bolashak Atyrau Limited]" w:date="2022-06-13T17:24:00Z"/>
                <w:rFonts w:ascii="Arial Narrow" w:hAnsi="Arial Narrow" w:cs="Arial"/>
                <w:color w:val="auto"/>
                <w:sz w:val="16"/>
                <w:szCs w:val="16"/>
                <w:lang w:val="en-GB"/>
              </w:rPr>
            </w:pPr>
            <w:ins w:id="5940" w:author="Zhunisbayev, Olzhasbek A [Bolashak Atyrau Limited]" w:date="2022-06-13T17:24:00Z">
              <w:r w:rsidRPr="00014E44">
                <w:rPr>
                  <w:rFonts w:ascii="Arial Narrow" w:hAnsi="Arial Narrow" w:cs="Arial"/>
                  <w:color w:val="auto"/>
                  <w:sz w:val="16"/>
                  <w:szCs w:val="16"/>
                  <w:lang w:val="en-GB"/>
                </w:rPr>
                <w:t>NL – NITROGEN LOW</w:t>
              </w:r>
            </w:ins>
            <w:r w:rsidRPr="00014E44">
              <w:rPr>
                <w:rFonts w:ascii="Arial Narrow" w:hAnsi="Arial Narrow" w:cs="Arial"/>
                <w:color w:val="auto"/>
                <w:sz w:val="16"/>
                <w:szCs w:val="16"/>
                <w:lang w:val="en-GB"/>
              </w:rPr>
              <w:t xml:space="preserve"> </w:t>
            </w:r>
            <w:ins w:id="5941" w:author="Zhunisbayev, Olzhasbek A [Bolashak Atyrau Limited]" w:date="2022-06-13T17:24:00Z">
              <w:r w:rsidRPr="00014E44">
                <w:rPr>
                  <w:rFonts w:ascii="Arial Narrow" w:hAnsi="Arial Narrow" w:cs="Arial"/>
                  <w:color w:val="auto"/>
                  <w:sz w:val="16"/>
                  <w:szCs w:val="16"/>
                  <w:lang w:val="en-GB"/>
                </w:rPr>
                <w:t>PRESSURE</w:t>
              </w:r>
            </w:ins>
          </w:p>
          <w:p w14:paraId="7ED0E39D" w14:textId="5FFDF07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GS – SOUR GAS </w:t>
            </w:r>
          </w:p>
          <w:p w14:paraId="095BD341" w14:textId="7666EAE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22C424C1"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PL – LUBE OIL</w:t>
            </w:r>
          </w:p>
          <w:p w14:paraId="567F5B7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p w14:paraId="59C2C62C"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0395975" w14:textId="77777777" w:rsidR="00B271C8" w:rsidRPr="00014E44" w:rsidRDefault="00B271C8" w:rsidP="00DE1185">
            <w:pPr>
              <w:pStyle w:val="CellBodyCentered"/>
              <w:rPr>
                <w:rFonts w:ascii="Arial Narrow" w:hAnsi="Arial Narrow" w:cs="Arial"/>
                <w:b/>
                <w:color w:val="auto"/>
                <w:sz w:val="16"/>
                <w:szCs w:val="16"/>
                <w:highlight w:val="yellow"/>
                <w:lang w:val="en-GB"/>
              </w:rPr>
            </w:pPr>
          </w:p>
          <w:p w14:paraId="53299E51"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2500H1</w:t>
            </w:r>
          </w:p>
        </w:tc>
        <w:tc>
          <w:tcPr>
            <w:tcW w:w="450" w:type="dxa"/>
            <w:tcBorders>
              <w:top w:val="single" w:sz="6" w:space="0" w:color="auto"/>
              <w:left w:val="single" w:sz="6" w:space="0" w:color="auto"/>
              <w:bottom w:val="single" w:sz="6" w:space="0" w:color="auto"/>
              <w:right w:val="single" w:sz="6" w:space="0" w:color="auto"/>
            </w:tcBorders>
          </w:tcPr>
          <w:p w14:paraId="7EAB67D5" w14:textId="77777777" w:rsidR="00B271C8" w:rsidRPr="00014E44" w:rsidRDefault="00B271C8" w:rsidP="00DE1185">
            <w:pPr>
              <w:pStyle w:val="CellBodyCentered"/>
              <w:rPr>
                <w:rFonts w:ascii="Arial Narrow" w:hAnsi="Arial Narrow" w:cs="Arial"/>
                <w:color w:val="auto"/>
                <w:sz w:val="16"/>
                <w:szCs w:val="16"/>
                <w:lang w:val="en-GB"/>
              </w:rPr>
            </w:pPr>
          </w:p>
          <w:p w14:paraId="10BB517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tc>
        <w:tc>
          <w:tcPr>
            <w:tcW w:w="1080" w:type="dxa"/>
            <w:tcBorders>
              <w:top w:val="single" w:sz="6" w:space="0" w:color="auto"/>
              <w:left w:val="single" w:sz="6" w:space="0" w:color="auto"/>
              <w:bottom w:val="single" w:sz="6" w:space="0" w:color="auto"/>
              <w:right w:val="single" w:sz="6" w:space="0" w:color="auto"/>
            </w:tcBorders>
          </w:tcPr>
          <w:p w14:paraId="7D31ECAB" w14:textId="77777777" w:rsidR="00B271C8" w:rsidRPr="00014E44" w:rsidRDefault="00B271C8" w:rsidP="00DE1185">
            <w:pPr>
              <w:pStyle w:val="CellBodyCentered"/>
              <w:rPr>
                <w:rFonts w:ascii="Arial Narrow" w:hAnsi="Arial Narrow" w:cs="Arial"/>
                <w:color w:val="auto"/>
                <w:sz w:val="16"/>
                <w:szCs w:val="16"/>
                <w:lang w:val="en-GB"/>
              </w:rPr>
            </w:pPr>
          </w:p>
          <w:p w14:paraId="6C4A70C3" w14:textId="121B8684"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7ED4CC44" w14:textId="77777777" w:rsidR="00B271C8" w:rsidRPr="00014E44" w:rsidRDefault="00B271C8" w:rsidP="00DE1185">
            <w:pPr>
              <w:pStyle w:val="CellBodyCentered"/>
              <w:rPr>
                <w:rFonts w:ascii="Arial Narrow" w:hAnsi="Arial Narrow" w:cs="Arial"/>
                <w:color w:val="auto"/>
                <w:sz w:val="16"/>
                <w:szCs w:val="16"/>
                <w:lang w:val="en-GB"/>
              </w:rPr>
            </w:pPr>
          </w:p>
          <w:p w14:paraId="44AD4E6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47A5AF71" w14:textId="77777777" w:rsidR="00B271C8" w:rsidRPr="00014E44" w:rsidRDefault="00B271C8" w:rsidP="00DE1185">
            <w:pPr>
              <w:pStyle w:val="CellBodyCentered"/>
              <w:rPr>
                <w:rFonts w:ascii="Arial Narrow" w:hAnsi="Arial Narrow" w:cs="Arial"/>
                <w:color w:val="auto"/>
                <w:sz w:val="16"/>
                <w:szCs w:val="16"/>
                <w:lang w:val="en-GB"/>
              </w:rPr>
            </w:pPr>
          </w:p>
          <w:p w14:paraId="3A485CB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2500 </w:t>
            </w:r>
          </w:p>
          <w:p w14:paraId="6A7FCAFA" w14:textId="77777777" w:rsidR="00B271C8" w:rsidRPr="00014E44" w:rsidRDefault="00B271C8" w:rsidP="00DE1185">
            <w:pPr>
              <w:pStyle w:val="CellBodyCentered"/>
              <w:rPr>
                <w:ins w:id="5942" w:author="Zhunisbayev, Olzhasbek [Bolashak Atyrau Limited]" w:date="2023-09-10T14:52:00Z"/>
                <w:rFonts w:ascii="Arial Narrow" w:hAnsi="Arial Narrow" w:cs="Arial"/>
                <w:color w:val="auto"/>
                <w:sz w:val="16"/>
                <w:szCs w:val="16"/>
                <w:lang w:val="en-GB"/>
              </w:rPr>
            </w:pPr>
            <w:r w:rsidRPr="00014E44">
              <w:rPr>
                <w:rFonts w:ascii="Arial Narrow" w:hAnsi="Arial Narrow" w:cs="Arial"/>
                <w:color w:val="auto"/>
                <w:sz w:val="16"/>
                <w:szCs w:val="16"/>
                <w:lang w:val="en-GB"/>
              </w:rPr>
              <w:t>RTJ(&lt;2”)/CF</w:t>
            </w:r>
          </w:p>
          <w:p w14:paraId="0519AA15" w14:textId="6AC68D8E" w:rsidR="00B271C8" w:rsidRPr="00014E44" w:rsidRDefault="00B271C8" w:rsidP="00DE1185">
            <w:pPr>
              <w:pStyle w:val="CellBodyCentered"/>
              <w:rPr>
                <w:rFonts w:ascii="Arial Narrow" w:hAnsi="Arial Narrow" w:cs="Arial"/>
                <w:color w:val="auto"/>
                <w:sz w:val="16"/>
                <w:szCs w:val="16"/>
                <w:lang w:val="en-GB"/>
              </w:rPr>
            </w:pPr>
            <w:ins w:id="5943" w:author="Zhunisbayev, Olzhasbek [Bolashak Atyrau Limited]" w:date="2023-09-10T14:52: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449E93B0" w14:textId="6E4D9157" w:rsidR="00B271C8" w:rsidRPr="00014E44" w:rsidRDefault="00B271C8" w:rsidP="00DE1185">
            <w:pPr>
              <w:pStyle w:val="CellBodyCentered"/>
              <w:ind w:left="-90"/>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944" w:author="Zhunisbayev, Olzhasbek A [Bolashak Atyrau Limited]" w:date="2022-09-18T20:46:00Z">
              <w:r w:rsidRPr="00014E44" w:rsidDel="00EE529F">
                <w:rPr>
                  <w:rFonts w:ascii="Arial Narrow" w:hAnsi="Arial Narrow" w:cs="Arial"/>
                  <w:color w:val="auto"/>
                  <w:sz w:val="16"/>
                  <w:szCs w:val="16"/>
                  <w:lang w:val="en-GB"/>
                </w:rPr>
                <w:delText xml:space="preserve">46 </w:delText>
              </w:r>
            </w:del>
            <w:ins w:id="5945" w:author="Zhunisbayev, Olzhasbek A [Bolashak Atyrau Limited]" w:date="2022-09-18T20:46: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1294994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+200°C</w:t>
            </w:r>
          </w:p>
        </w:tc>
        <w:tc>
          <w:tcPr>
            <w:tcW w:w="1890" w:type="dxa"/>
            <w:tcBorders>
              <w:top w:val="single" w:sz="6" w:space="0" w:color="auto"/>
              <w:left w:val="single" w:sz="6" w:space="0" w:color="auto"/>
              <w:bottom w:val="single" w:sz="6" w:space="0" w:color="auto"/>
              <w:right w:val="single" w:sz="6" w:space="0" w:color="auto"/>
            </w:tcBorders>
          </w:tcPr>
          <w:p w14:paraId="69C950E5" w14:textId="77777777" w:rsidR="00B271C8" w:rsidRPr="00014E44" w:rsidRDefault="00B271C8" w:rsidP="00DE1185">
            <w:pPr>
              <w:pStyle w:val="CellBody"/>
              <w:rPr>
                <w:rFonts w:ascii="Arial Narrow" w:hAnsi="Arial Narrow" w:cs="Arial"/>
                <w:color w:val="auto"/>
                <w:sz w:val="16"/>
                <w:szCs w:val="16"/>
                <w:u w:val="single"/>
                <w:lang w:val="en-GB"/>
              </w:rPr>
            </w:pPr>
          </w:p>
          <w:p w14:paraId="5EE58335" w14:textId="6F7AC77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r w:rsidR="000063A3">
              <w:rPr>
                <w:rFonts w:ascii="Arial Narrow" w:hAnsi="Arial Narrow" w:cs="Arial"/>
                <w:color w:val="auto"/>
                <w:sz w:val="16"/>
                <w:szCs w:val="16"/>
                <w:u w:val="single"/>
              </w:rPr>
              <w:t xml:space="preserve"> </w:t>
            </w:r>
            <w:r w:rsidRPr="00014E44">
              <w:rPr>
                <w:rFonts w:ascii="Arial Narrow" w:hAnsi="Arial Narrow" w:cs="Arial"/>
                <w:color w:val="auto"/>
                <w:sz w:val="16"/>
                <w:szCs w:val="16"/>
                <w:lang w:val="en-GB"/>
              </w:rPr>
              <w:t>(limited by flange ratings)</w:t>
            </w:r>
          </w:p>
          <w:p w14:paraId="25E78144" w14:textId="3F7CF95B" w:rsidR="00B271C8" w:rsidRPr="00014E44" w:rsidRDefault="009A133B"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w:t>
            </w:r>
            <w:del w:id="5946"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947"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rPr>
              <w:t xml:space="preserve"> to 38°C = 425.5 barg</w:t>
            </w:r>
          </w:p>
          <w:p w14:paraId="3D56CE97" w14:textId="3876E4DC"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50°C = 417.7 barg</w:t>
            </w:r>
          </w:p>
          <w:p w14:paraId="46405C3C" w14:textId="4436ACBB"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100°C = 388.3 barg</w:t>
            </w:r>
          </w:p>
          <w:p w14:paraId="2E1F3A6C" w14:textId="008D4F7D"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150°C = 375.6 barg</w:t>
            </w:r>
          </w:p>
          <w:p w14:paraId="7F1105CA" w14:textId="482F21D0"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rPr>
              <w:t>200°C = 365.0 barg</w:t>
            </w:r>
          </w:p>
          <w:p w14:paraId="4B181E4D"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774F5CFE" w14:textId="77777777" w:rsidR="00B271C8" w:rsidRPr="00014E44" w:rsidRDefault="00B271C8" w:rsidP="00DE1185">
            <w:pPr>
              <w:pStyle w:val="CellBodyCentered"/>
              <w:rPr>
                <w:rFonts w:ascii="Arial Narrow" w:hAnsi="Arial Narrow" w:cs="Arial"/>
                <w:color w:val="auto"/>
                <w:sz w:val="16"/>
                <w:szCs w:val="16"/>
                <w:lang w:val="en-GB"/>
              </w:rPr>
            </w:pPr>
          </w:p>
          <w:p w14:paraId="3AAF6121" w14:textId="77777777" w:rsidR="00B271C8" w:rsidRPr="00014E44" w:rsidRDefault="00B271C8" w:rsidP="00DE1185">
            <w:pPr>
              <w:pStyle w:val="CellBodyCentered"/>
              <w:rPr>
                <w:rFonts w:ascii="Arial Narrow" w:hAnsi="Arial Narrow" w:cs="Arial"/>
                <w:color w:val="auto"/>
                <w:sz w:val="16"/>
                <w:szCs w:val="16"/>
                <w:lang w:val="ru-RU"/>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3</w:t>
            </w:r>
          </w:p>
          <w:p w14:paraId="752DF558" w14:textId="77777777" w:rsidR="00B271C8" w:rsidRPr="00014E44" w:rsidRDefault="00B271C8" w:rsidP="00DE1185">
            <w:pPr>
              <w:pStyle w:val="CellBodyCentered"/>
              <w:rPr>
                <w:rFonts w:ascii="Arial Narrow" w:hAnsi="Arial Narrow" w:cs="Arial"/>
                <w:color w:val="auto"/>
                <w:sz w:val="16"/>
                <w:szCs w:val="16"/>
                <w:lang w:val="en-GB"/>
              </w:rPr>
            </w:pPr>
          </w:p>
        </w:tc>
        <w:tc>
          <w:tcPr>
            <w:tcW w:w="418" w:type="dxa"/>
            <w:tcBorders>
              <w:top w:val="single" w:sz="6" w:space="0" w:color="auto"/>
              <w:left w:val="single" w:sz="6" w:space="0" w:color="auto"/>
              <w:bottom w:val="single" w:sz="6" w:space="0" w:color="auto"/>
              <w:right w:val="single" w:sz="6" w:space="0" w:color="auto"/>
            </w:tcBorders>
          </w:tcPr>
          <w:p w14:paraId="7F2A204F" w14:textId="77777777" w:rsidR="00B271C8" w:rsidRPr="00014E44" w:rsidRDefault="00B271C8" w:rsidP="00DE1185">
            <w:pPr>
              <w:pStyle w:val="CellBodyCentered"/>
              <w:rPr>
                <w:rFonts w:ascii="Arial Narrow" w:hAnsi="Arial Narrow" w:cs="Arial"/>
                <w:color w:val="auto"/>
                <w:sz w:val="16"/>
                <w:szCs w:val="16"/>
                <w:lang w:val="en-GB"/>
              </w:rPr>
            </w:pPr>
          </w:p>
          <w:p w14:paraId="0E2673E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0768D7D9" w14:textId="77777777" w:rsidTr="0038396C">
        <w:tc>
          <w:tcPr>
            <w:tcW w:w="3322" w:type="dxa"/>
            <w:tcBorders>
              <w:top w:val="single" w:sz="6" w:space="0" w:color="auto"/>
              <w:left w:val="single" w:sz="6" w:space="0" w:color="auto"/>
              <w:bottom w:val="single" w:sz="6" w:space="0" w:color="auto"/>
              <w:right w:val="single" w:sz="6" w:space="0" w:color="auto"/>
            </w:tcBorders>
          </w:tcPr>
          <w:p w14:paraId="562BC77D" w14:textId="77777777" w:rsidR="00B271C8" w:rsidRPr="00014E44" w:rsidRDefault="00B271C8" w:rsidP="00DE1185">
            <w:pPr>
              <w:pStyle w:val="CellBody"/>
              <w:rPr>
                <w:rFonts w:ascii="Arial Narrow" w:hAnsi="Arial Narrow" w:cs="Arial"/>
                <w:color w:val="auto"/>
                <w:sz w:val="16"/>
                <w:szCs w:val="16"/>
                <w:lang w:val="en-GB"/>
              </w:rPr>
            </w:pPr>
          </w:p>
          <w:p w14:paraId="7725EDFF" w14:textId="2516C3F5" w:rsidR="00B271C8" w:rsidRPr="00014E44" w:rsidRDefault="00B271C8" w:rsidP="00DE1185">
            <w:pPr>
              <w:pStyle w:val="CellBody"/>
              <w:rPr>
                <w:ins w:id="5948" w:author="Zhunisbayev, Olzhasbek A [Bolashak Atyrau Limited]" w:date="2022-06-13T17:25:00Z"/>
                <w:rFonts w:ascii="Arial Narrow" w:hAnsi="Arial Narrow" w:cs="Arial"/>
                <w:color w:val="auto"/>
                <w:sz w:val="16"/>
                <w:szCs w:val="16"/>
                <w:lang w:val="en-GB"/>
              </w:rPr>
            </w:pPr>
            <w:ins w:id="5949" w:author="Zhunisbayev, Olzhasbek A [Bolashak Atyrau Limited]" w:date="2022-06-13T17:25:00Z">
              <w:r w:rsidRPr="00014E44">
                <w:rPr>
                  <w:rFonts w:ascii="Arial Narrow" w:hAnsi="Arial Narrow" w:cs="Arial"/>
                  <w:color w:val="auto"/>
                  <w:sz w:val="16"/>
                  <w:szCs w:val="16"/>
                  <w:lang w:val="en-GB"/>
                </w:rPr>
                <w:t>BFL – FLARE GAS, LOW</w:t>
              </w:r>
            </w:ins>
            <w:r w:rsidRPr="00014E44">
              <w:rPr>
                <w:rFonts w:ascii="Arial Narrow" w:hAnsi="Arial Narrow" w:cs="Arial"/>
                <w:color w:val="auto"/>
                <w:sz w:val="16"/>
                <w:szCs w:val="16"/>
                <w:lang w:val="en-GB"/>
              </w:rPr>
              <w:t xml:space="preserve"> </w:t>
            </w:r>
            <w:ins w:id="5950" w:author="Zhunisbayev, Olzhasbek A [Bolashak Atyrau Limited]" w:date="2022-06-13T17:25:00Z">
              <w:r w:rsidRPr="00014E44">
                <w:rPr>
                  <w:rFonts w:ascii="Arial Narrow" w:hAnsi="Arial Narrow" w:cs="Arial"/>
                  <w:color w:val="auto"/>
                  <w:sz w:val="16"/>
                  <w:szCs w:val="16"/>
                  <w:lang w:val="en-GB"/>
                </w:rPr>
                <w:t>PRESSURE</w:t>
              </w:r>
            </w:ins>
          </w:p>
          <w:p w14:paraId="1A22BB79" w14:textId="4202314A"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6E9EB481" w14:textId="7DEFA74E" w:rsidR="00B271C8" w:rsidRPr="00014E44" w:rsidRDefault="00B271C8" w:rsidP="00DE1185">
            <w:pPr>
              <w:pStyle w:val="CellBody"/>
              <w:rPr>
                <w:ins w:id="5951" w:author="Zhunisbayev, Olzhasbek A [Bolashak Atyrau Limited]" w:date="2022-06-13T17:25:00Z"/>
                <w:rFonts w:ascii="Arial Narrow" w:hAnsi="Arial Narrow" w:cs="Arial"/>
                <w:color w:val="auto"/>
                <w:sz w:val="16"/>
                <w:szCs w:val="16"/>
                <w:lang w:val="en-GB"/>
              </w:rPr>
            </w:pPr>
            <w:ins w:id="5952" w:author="Zhunisbayev, Olzhasbek A [Bolashak Atyrau Limited]" w:date="2022-06-13T17:25:00Z">
              <w:r w:rsidRPr="00014E44">
                <w:rPr>
                  <w:rFonts w:ascii="Arial Narrow" w:hAnsi="Arial Narrow" w:cs="Arial"/>
                  <w:color w:val="auto"/>
                  <w:sz w:val="16"/>
                  <w:szCs w:val="16"/>
                  <w:lang w:val="en-GB"/>
                </w:rPr>
                <w:t>NL – NITROGEN LOW</w:t>
              </w:r>
            </w:ins>
            <w:r w:rsidRPr="00014E44">
              <w:rPr>
                <w:rFonts w:ascii="Arial Narrow" w:hAnsi="Arial Narrow" w:cs="Arial"/>
                <w:color w:val="auto"/>
                <w:sz w:val="16"/>
                <w:szCs w:val="16"/>
                <w:lang w:val="en-GB"/>
              </w:rPr>
              <w:t xml:space="preserve"> </w:t>
            </w:r>
            <w:ins w:id="5953" w:author="Zhunisbayev, Olzhasbek A [Bolashak Atyrau Limited]" w:date="2022-06-13T17:25:00Z">
              <w:r w:rsidRPr="00014E44">
                <w:rPr>
                  <w:rFonts w:ascii="Arial Narrow" w:hAnsi="Arial Narrow" w:cs="Arial"/>
                  <w:color w:val="auto"/>
                  <w:sz w:val="16"/>
                  <w:szCs w:val="16"/>
                  <w:lang w:val="en-GB"/>
                </w:rPr>
                <w:t>PRESSURE</w:t>
              </w:r>
            </w:ins>
          </w:p>
          <w:p w14:paraId="34EE269D" w14:textId="3FE82BC7" w:rsidR="00B271C8" w:rsidRPr="00014E44" w:rsidRDefault="00B271C8" w:rsidP="00DE1185">
            <w:pPr>
              <w:pStyle w:val="CellBody"/>
              <w:rPr>
                <w:ins w:id="5954" w:author="Zhunisbayev, Olzhasbek A [Bolashak Atyrau Limited]" w:date="2022-06-13T17:25:00Z"/>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05EBB254" w14:textId="77777777" w:rsidR="00B271C8" w:rsidRPr="00014E44" w:rsidRDefault="00B271C8" w:rsidP="00DE1185">
            <w:pPr>
              <w:pStyle w:val="CellBody"/>
              <w:rPr>
                <w:rFonts w:ascii="Arial Narrow" w:hAnsi="Arial Narrow" w:cs="Arial"/>
                <w:color w:val="auto"/>
                <w:sz w:val="16"/>
                <w:szCs w:val="16"/>
                <w:lang w:val="en-GB"/>
              </w:rPr>
            </w:pPr>
            <w:ins w:id="5955" w:author="Zhunisbayev, Olzhasbek A [Bolashak Atyrau Limited]" w:date="2022-06-13T17:25:00Z">
              <w:r w:rsidRPr="00014E44">
                <w:rPr>
                  <w:rFonts w:ascii="Arial Narrow" w:hAnsi="Arial Narrow" w:cs="Arial"/>
                  <w:color w:val="auto"/>
                  <w:sz w:val="16"/>
                  <w:szCs w:val="16"/>
                  <w:lang w:val="en-GB"/>
                </w:rPr>
                <w:t>SG – SEAL GAS</w:t>
              </w:r>
            </w:ins>
          </w:p>
          <w:p w14:paraId="3BF431F0" w14:textId="32D0E5D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222CA153" w14:textId="77777777" w:rsidR="00B271C8" w:rsidRPr="00014E44" w:rsidRDefault="00B271C8" w:rsidP="00DE1185">
            <w:pPr>
              <w:pStyle w:val="CellBodyCentered"/>
              <w:rPr>
                <w:rFonts w:ascii="Arial Narrow" w:hAnsi="Arial Narrow" w:cs="Arial"/>
                <w:b/>
                <w:color w:val="auto"/>
                <w:sz w:val="16"/>
                <w:szCs w:val="16"/>
                <w:lang w:val="en-GB"/>
              </w:rPr>
            </w:pPr>
          </w:p>
          <w:p w14:paraId="2535BE87"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2500K1</w:t>
            </w:r>
          </w:p>
          <w:p w14:paraId="19DAFE90"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016492AA" w14:textId="77777777" w:rsidR="00B271C8" w:rsidRPr="00014E44" w:rsidRDefault="00B271C8" w:rsidP="00DE1185">
            <w:pPr>
              <w:pStyle w:val="CellBodyCentered"/>
              <w:rPr>
                <w:rFonts w:ascii="Arial Narrow" w:hAnsi="Arial Narrow" w:cs="Arial"/>
                <w:color w:val="auto"/>
                <w:sz w:val="16"/>
                <w:szCs w:val="16"/>
                <w:lang w:val="en-GB"/>
              </w:rPr>
            </w:pPr>
          </w:p>
          <w:p w14:paraId="0A5B27A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660CE55E" w14:textId="77777777" w:rsidR="00B271C8" w:rsidRPr="00014E44" w:rsidRDefault="00B271C8" w:rsidP="00DE1185">
            <w:pPr>
              <w:pStyle w:val="CellBodyCentered"/>
              <w:rPr>
                <w:rFonts w:ascii="Arial Narrow" w:hAnsi="Arial Narrow" w:cs="Arial"/>
                <w:color w:val="auto"/>
                <w:sz w:val="16"/>
                <w:szCs w:val="16"/>
                <w:lang w:val="en-GB"/>
              </w:rPr>
            </w:pPr>
          </w:p>
          <w:p w14:paraId="774841C8" w14:textId="7410FFCE"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2A107C16" w14:textId="77777777" w:rsidR="00B271C8" w:rsidRPr="00014E44" w:rsidRDefault="00B271C8" w:rsidP="00DE1185">
            <w:pPr>
              <w:pStyle w:val="CellBodyCentered"/>
              <w:rPr>
                <w:rFonts w:ascii="Arial Narrow" w:hAnsi="Arial Narrow" w:cs="Arial"/>
                <w:color w:val="auto"/>
                <w:sz w:val="16"/>
                <w:szCs w:val="16"/>
                <w:lang w:val="en-GB"/>
              </w:rPr>
            </w:pPr>
          </w:p>
          <w:p w14:paraId="5575172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08063818" w14:textId="77777777" w:rsidR="00B271C8" w:rsidRPr="00014E44" w:rsidRDefault="00B271C8" w:rsidP="00DE1185">
            <w:pPr>
              <w:pStyle w:val="CellBodyCentered"/>
              <w:rPr>
                <w:rFonts w:ascii="Arial Narrow" w:hAnsi="Arial Narrow" w:cs="Arial"/>
                <w:color w:val="auto"/>
                <w:sz w:val="16"/>
                <w:szCs w:val="16"/>
                <w:lang w:val="en-GB"/>
              </w:rPr>
            </w:pPr>
          </w:p>
          <w:p w14:paraId="71A2AD0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CLASS 2500 </w:t>
            </w:r>
          </w:p>
          <w:p w14:paraId="2FA09EA7" w14:textId="77777777" w:rsidR="00B271C8" w:rsidRPr="00014E44" w:rsidRDefault="00B271C8" w:rsidP="00DE1185">
            <w:pPr>
              <w:pStyle w:val="CellBodyCentered"/>
              <w:rPr>
                <w:ins w:id="5956" w:author="Zhunisbayev, Olzhasbek [Bolashak Atyrau Limited]" w:date="2023-09-10T14:53:00Z"/>
                <w:rFonts w:ascii="Arial Narrow" w:hAnsi="Arial Narrow" w:cs="Arial"/>
                <w:color w:val="auto"/>
                <w:sz w:val="16"/>
                <w:szCs w:val="16"/>
                <w:lang w:val="en-GB"/>
              </w:rPr>
            </w:pPr>
            <w:r w:rsidRPr="00014E44">
              <w:rPr>
                <w:rFonts w:ascii="Arial Narrow" w:hAnsi="Arial Narrow" w:cs="Arial"/>
                <w:color w:val="auto"/>
                <w:sz w:val="16"/>
                <w:szCs w:val="16"/>
                <w:lang w:val="en-GB"/>
              </w:rPr>
              <w:t>RTJ(&lt;2”)/CF</w:t>
            </w:r>
          </w:p>
          <w:p w14:paraId="08D51494" w14:textId="7E854140" w:rsidR="00B271C8" w:rsidRPr="00014E44" w:rsidRDefault="00B271C8" w:rsidP="00DE1185">
            <w:pPr>
              <w:pStyle w:val="CellBodyCentered"/>
              <w:rPr>
                <w:rFonts w:ascii="Arial Narrow" w:hAnsi="Arial Narrow" w:cs="Arial"/>
                <w:color w:val="auto"/>
                <w:sz w:val="16"/>
                <w:szCs w:val="16"/>
                <w:lang w:val="en-GB"/>
              </w:rPr>
            </w:pPr>
            <w:ins w:id="5957" w:author="Zhunisbayev, Olzhasbek [Bolashak Atyrau Limited]" w:date="2023-09-10T14:53: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6AB79B7F" w14:textId="77777777" w:rsidR="00A13364" w:rsidRDefault="00A13364" w:rsidP="00DE1185">
            <w:pPr>
              <w:pStyle w:val="CellBodyCentered"/>
              <w:ind w:left="-90"/>
              <w:rPr>
                <w:rFonts w:ascii="Arial Narrow" w:hAnsi="Arial Narrow" w:cs="Arial"/>
                <w:color w:val="auto"/>
                <w:sz w:val="16"/>
                <w:szCs w:val="16"/>
                <w:lang w:val="en-GB"/>
              </w:rPr>
            </w:pPr>
          </w:p>
          <w:p w14:paraId="7183313A" w14:textId="76F68775" w:rsidR="00B271C8" w:rsidRPr="00014E44" w:rsidRDefault="00B271C8" w:rsidP="00DE1185">
            <w:pPr>
              <w:pStyle w:val="CellBodyCentered"/>
              <w:ind w:left="-90"/>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958" w:author="Zhunisbayev, Olzhasbek A [Bolashak Atyrau Limited]" w:date="2022-09-18T20:46:00Z">
              <w:r w:rsidRPr="00014E44" w:rsidDel="00EE529F">
                <w:rPr>
                  <w:rFonts w:ascii="Arial Narrow" w:hAnsi="Arial Narrow" w:cs="Arial"/>
                  <w:color w:val="auto"/>
                  <w:sz w:val="16"/>
                  <w:szCs w:val="16"/>
                  <w:lang w:val="en-GB"/>
                </w:rPr>
                <w:delText xml:space="preserve">46 </w:delText>
              </w:r>
            </w:del>
            <w:ins w:id="5959" w:author="Zhunisbayev, Olzhasbek A [Bolashak Atyrau Limited]" w:date="2022-09-18T20:46: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5104788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+200°C</w:t>
            </w:r>
          </w:p>
        </w:tc>
        <w:tc>
          <w:tcPr>
            <w:tcW w:w="1890" w:type="dxa"/>
            <w:tcBorders>
              <w:top w:val="single" w:sz="6" w:space="0" w:color="auto"/>
              <w:left w:val="single" w:sz="6" w:space="0" w:color="auto"/>
              <w:bottom w:val="single" w:sz="6" w:space="0" w:color="auto"/>
              <w:right w:val="single" w:sz="6" w:space="0" w:color="auto"/>
            </w:tcBorders>
          </w:tcPr>
          <w:p w14:paraId="338FBF36" w14:textId="77777777" w:rsidR="00B271C8" w:rsidRPr="00014E44" w:rsidRDefault="00B271C8" w:rsidP="00DE1185">
            <w:pPr>
              <w:pStyle w:val="CellBody"/>
              <w:rPr>
                <w:rFonts w:ascii="Arial Narrow" w:hAnsi="Arial Narrow" w:cs="Arial"/>
                <w:color w:val="auto"/>
                <w:sz w:val="16"/>
                <w:szCs w:val="16"/>
                <w:u w:val="single"/>
                <w:lang w:val="en-GB"/>
              </w:rPr>
            </w:pPr>
          </w:p>
          <w:p w14:paraId="28351723" w14:textId="10E8460E"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1.</w:t>
            </w:r>
            <w:r w:rsidRPr="00014E44">
              <w:rPr>
                <w:rFonts w:ascii="Arial Narrow" w:hAnsi="Arial Narrow" w:cs="Arial"/>
                <w:color w:val="auto"/>
                <w:sz w:val="16"/>
                <w:szCs w:val="16"/>
                <w:u w:val="single"/>
              </w:rPr>
              <w:t>1</w:t>
            </w:r>
            <w:r w:rsidR="000063A3">
              <w:rPr>
                <w:rFonts w:ascii="Arial Narrow" w:hAnsi="Arial Narrow" w:cs="Arial"/>
                <w:color w:val="auto"/>
                <w:sz w:val="16"/>
                <w:szCs w:val="16"/>
                <w:u w:val="single"/>
              </w:rPr>
              <w:t xml:space="preserve"> </w:t>
            </w:r>
            <w:r w:rsidRPr="00014E44">
              <w:rPr>
                <w:rFonts w:ascii="Arial Narrow" w:hAnsi="Arial Narrow" w:cs="Arial"/>
                <w:color w:val="auto"/>
                <w:sz w:val="16"/>
                <w:szCs w:val="16"/>
                <w:lang w:val="en-GB"/>
              </w:rPr>
              <w:t>(limited by flange ratings)</w:t>
            </w:r>
          </w:p>
          <w:p w14:paraId="17C568D8" w14:textId="17F160AE" w:rsidR="00B271C8" w:rsidRPr="00014E44" w:rsidRDefault="009A133B"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rPr>
              <w:t>Maximum =</w:t>
            </w:r>
            <w:r w:rsidR="00B271C8" w:rsidRPr="00014E44">
              <w:rPr>
                <w:rFonts w:ascii="Arial Narrow" w:hAnsi="Arial Narrow" w:cs="Arial"/>
                <w:color w:val="auto"/>
                <w:sz w:val="16"/>
                <w:szCs w:val="16"/>
              </w:rPr>
              <w:t xml:space="preserve"> 365 barg at max design temp</w:t>
            </w:r>
          </w:p>
        </w:tc>
        <w:tc>
          <w:tcPr>
            <w:tcW w:w="630" w:type="dxa"/>
            <w:tcBorders>
              <w:top w:val="single" w:sz="6" w:space="0" w:color="auto"/>
              <w:left w:val="single" w:sz="6" w:space="0" w:color="auto"/>
              <w:bottom w:val="single" w:sz="6" w:space="0" w:color="auto"/>
              <w:right w:val="single" w:sz="6" w:space="0" w:color="auto"/>
            </w:tcBorders>
          </w:tcPr>
          <w:p w14:paraId="0B53D2C1" w14:textId="77777777" w:rsidR="00B271C8" w:rsidRPr="00014E44" w:rsidRDefault="00B271C8" w:rsidP="00DE1185">
            <w:pPr>
              <w:pStyle w:val="CellBodyCentered"/>
              <w:rPr>
                <w:rFonts w:ascii="Arial Narrow" w:hAnsi="Arial Narrow" w:cs="Arial"/>
                <w:color w:val="auto"/>
                <w:sz w:val="16"/>
                <w:szCs w:val="16"/>
                <w:lang w:val="en-GB"/>
              </w:rPr>
            </w:pPr>
          </w:p>
          <w:p w14:paraId="29C8F70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YES</w:t>
            </w:r>
          </w:p>
        </w:tc>
        <w:tc>
          <w:tcPr>
            <w:tcW w:w="418" w:type="dxa"/>
            <w:tcBorders>
              <w:top w:val="single" w:sz="6" w:space="0" w:color="auto"/>
              <w:left w:val="single" w:sz="6" w:space="0" w:color="auto"/>
              <w:bottom w:val="single" w:sz="6" w:space="0" w:color="auto"/>
              <w:right w:val="single" w:sz="6" w:space="0" w:color="auto"/>
            </w:tcBorders>
          </w:tcPr>
          <w:p w14:paraId="1DB8A061" w14:textId="77777777" w:rsidR="00B271C8" w:rsidRPr="00014E44" w:rsidRDefault="00B271C8" w:rsidP="00DE1185">
            <w:pPr>
              <w:pStyle w:val="CellBodyCentered"/>
              <w:rPr>
                <w:rFonts w:ascii="Arial Narrow" w:hAnsi="Arial Narrow" w:cs="Arial"/>
                <w:color w:val="auto"/>
                <w:sz w:val="16"/>
                <w:szCs w:val="16"/>
                <w:lang w:val="en-GB"/>
              </w:rPr>
            </w:pPr>
          </w:p>
          <w:p w14:paraId="4EED79D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603F7773" w14:textId="77777777" w:rsidTr="0038396C">
        <w:tc>
          <w:tcPr>
            <w:tcW w:w="3322" w:type="dxa"/>
            <w:tcBorders>
              <w:top w:val="single" w:sz="6" w:space="0" w:color="auto"/>
              <w:left w:val="single" w:sz="6" w:space="0" w:color="auto"/>
              <w:bottom w:val="single" w:sz="6" w:space="0" w:color="auto"/>
              <w:right w:val="single" w:sz="6" w:space="0" w:color="auto"/>
            </w:tcBorders>
          </w:tcPr>
          <w:p w14:paraId="5C2D5B06" w14:textId="77777777" w:rsidR="00B271C8" w:rsidRPr="00014E44" w:rsidRDefault="00B271C8" w:rsidP="00DE1185">
            <w:pPr>
              <w:pStyle w:val="CellBody"/>
              <w:rPr>
                <w:rFonts w:ascii="Arial Narrow" w:hAnsi="Arial Narrow" w:cs="Arial"/>
                <w:color w:val="auto"/>
                <w:sz w:val="16"/>
                <w:szCs w:val="16"/>
                <w:lang w:val="en-GB"/>
              </w:rPr>
            </w:pPr>
          </w:p>
          <w:p w14:paraId="5309E20D"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BF – FLARE GAS </w:t>
            </w:r>
          </w:p>
          <w:p w14:paraId="3D31E3A4"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p w14:paraId="3DF6D90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VB – BREATHING AIR</w:t>
            </w:r>
          </w:p>
        </w:tc>
        <w:tc>
          <w:tcPr>
            <w:tcW w:w="720" w:type="dxa"/>
            <w:tcBorders>
              <w:top w:val="single" w:sz="6" w:space="0" w:color="auto"/>
              <w:left w:val="single" w:sz="6" w:space="0" w:color="auto"/>
              <w:bottom w:val="single" w:sz="6" w:space="0" w:color="auto"/>
              <w:right w:val="single" w:sz="6" w:space="0" w:color="auto"/>
            </w:tcBorders>
          </w:tcPr>
          <w:p w14:paraId="41F0C233" w14:textId="77777777" w:rsidR="00B271C8" w:rsidRPr="00014E44" w:rsidRDefault="00B271C8" w:rsidP="00DE1185">
            <w:pPr>
              <w:pStyle w:val="CellBodyCentered"/>
              <w:rPr>
                <w:rFonts w:ascii="Arial Narrow" w:hAnsi="Arial Narrow" w:cs="Arial"/>
                <w:b/>
                <w:color w:val="auto"/>
                <w:sz w:val="16"/>
                <w:szCs w:val="16"/>
                <w:lang w:val="en-GB"/>
              </w:rPr>
            </w:pPr>
          </w:p>
          <w:p w14:paraId="4C570481"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2500P1</w:t>
            </w:r>
          </w:p>
        </w:tc>
        <w:tc>
          <w:tcPr>
            <w:tcW w:w="450" w:type="dxa"/>
            <w:tcBorders>
              <w:top w:val="single" w:sz="6" w:space="0" w:color="auto"/>
              <w:left w:val="single" w:sz="6" w:space="0" w:color="auto"/>
              <w:bottom w:val="single" w:sz="6" w:space="0" w:color="auto"/>
              <w:right w:val="single" w:sz="6" w:space="0" w:color="auto"/>
            </w:tcBorders>
          </w:tcPr>
          <w:p w14:paraId="4154AADF" w14:textId="77777777" w:rsidR="00B271C8" w:rsidRPr="00014E44" w:rsidRDefault="00B271C8" w:rsidP="00DE1185">
            <w:pPr>
              <w:pStyle w:val="CellBodyCentered"/>
              <w:rPr>
                <w:rFonts w:ascii="Arial Narrow" w:hAnsi="Arial Narrow" w:cs="Arial"/>
                <w:color w:val="auto"/>
                <w:sz w:val="16"/>
                <w:szCs w:val="16"/>
                <w:lang w:val="en-GB"/>
              </w:rPr>
            </w:pPr>
          </w:p>
          <w:p w14:paraId="682BF6F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79AE4648" w14:textId="77777777" w:rsidR="00B271C8" w:rsidRPr="00014E44" w:rsidRDefault="00B271C8" w:rsidP="00DE1185">
            <w:pPr>
              <w:pStyle w:val="CellBodyCentered"/>
              <w:rPr>
                <w:rFonts w:ascii="Arial Narrow" w:hAnsi="Arial Narrow" w:cs="Arial"/>
                <w:color w:val="auto"/>
                <w:sz w:val="16"/>
                <w:szCs w:val="16"/>
                <w:lang w:val="en-GB"/>
              </w:rPr>
            </w:pPr>
          </w:p>
          <w:p w14:paraId="2DCB2F38" w14:textId="77777777" w:rsidR="00B271C8" w:rsidRPr="00014E44" w:rsidRDefault="00B271C8" w:rsidP="00DE1185">
            <w:pPr>
              <w:pStyle w:val="CellBodyCentered"/>
              <w:rPr>
                <w:rFonts w:ascii="Arial Narrow" w:hAnsi="Arial Narrow" w:cs="Arial"/>
                <w:color w:val="auto"/>
                <w:sz w:val="16"/>
                <w:szCs w:val="16"/>
                <w:lang w:val="ru-RU"/>
              </w:rPr>
            </w:pPr>
          </w:p>
          <w:p w14:paraId="66DF42F2" w14:textId="4911E1E9" w:rsidR="00B271C8" w:rsidRPr="00014E44" w:rsidRDefault="00B271C8" w:rsidP="00DE1185">
            <w:pPr>
              <w:pStyle w:val="CellBodyCentered"/>
              <w:rPr>
                <w:rFonts w:ascii="Arial Narrow" w:hAnsi="Arial Narrow" w:cs="Arial"/>
                <w:color w:val="auto"/>
                <w:sz w:val="16"/>
                <w:szCs w:val="16"/>
                <w:lang w:val="ru-RU"/>
              </w:rPr>
            </w:pPr>
            <w:del w:id="5960" w:author="Zhunisbayev, Olzhasbek [Bolashak Atyrau Limited]" w:date="2023-10-16T09:37:00Z">
              <w:r w:rsidRPr="00014E44" w:rsidDel="00076A62">
                <w:rPr>
                  <w:rFonts w:ascii="Arial Narrow" w:hAnsi="Arial Narrow" w:cs="Arial"/>
                  <w:color w:val="auto"/>
                  <w:sz w:val="16"/>
                  <w:szCs w:val="16"/>
                  <w:lang w:val="en-GB"/>
                </w:rPr>
                <w:delText xml:space="preserve">Note </w:delText>
              </w:r>
              <w:r w:rsidRPr="00014E44" w:rsidDel="00076A62">
                <w:rPr>
                  <w:rFonts w:ascii="Arial Narrow" w:hAnsi="Arial Narrow" w:cs="Arial"/>
                  <w:color w:val="auto"/>
                  <w:sz w:val="16"/>
                  <w:szCs w:val="16"/>
                  <w:lang w:val="ru-RU"/>
                </w:rPr>
                <w:delText>2</w:delText>
              </w:r>
            </w:del>
          </w:p>
        </w:tc>
        <w:tc>
          <w:tcPr>
            <w:tcW w:w="1080" w:type="dxa"/>
            <w:tcBorders>
              <w:top w:val="single" w:sz="6" w:space="0" w:color="auto"/>
              <w:left w:val="single" w:sz="6" w:space="0" w:color="auto"/>
              <w:bottom w:val="single" w:sz="6" w:space="0" w:color="auto"/>
              <w:right w:val="single" w:sz="6" w:space="0" w:color="auto"/>
            </w:tcBorders>
          </w:tcPr>
          <w:p w14:paraId="1E182252" w14:textId="77777777" w:rsidR="00B271C8" w:rsidRPr="00014E44" w:rsidRDefault="00B271C8" w:rsidP="00DE1185">
            <w:pPr>
              <w:pStyle w:val="CellBodyCentered"/>
              <w:rPr>
                <w:rFonts w:ascii="Arial Narrow" w:hAnsi="Arial Narrow" w:cs="Arial"/>
                <w:color w:val="auto"/>
                <w:sz w:val="16"/>
                <w:szCs w:val="16"/>
                <w:lang w:val="en-GB"/>
              </w:rPr>
            </w:pPr>
          </w:p>
          <w:p w14:paraId="1EE9668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w:t>
            </w:r>
          </w:p>
          <w:p w14:paraId="7B1002F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STAINLESS</w:t>
            </w:r>
          </w:p>
          <w:p w14:paraId="304FA6F6"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STEEL</w:t>
            </w:r>
          </w:p>
          <w:p w14:paraId="7AC4F95D" w14:textId="77777777" w:rsidR="00B271C8" w:rsidRPr="00014E44" w:rsidRDefault="00B271C8" w:rsidP="00DE1185">
            <w:pPr>
              <w:pStyle w:val="CellBodyCentered"/>
              <w:rPr>
                <w:rFonts w:ascii="Arial Narrow" w:hAnsi="Arial Narrow" w:cs="Arial"/>
                <w:snapToGrid w:val="0"/>
                <w:color w:val="auto"/>
                <w:sz w:val="16"/>
                <w:szCs w:val="16"/>
                <w:lang w:val="en-GB"/>
              </w:rPr>
            </w:pPr>
            <w:r w:rsidRPr="00014E44">
              <w:rPr>
                <w:rFonts w:ascii="Arial Narrow" w:hAnsi="Arial Narrow" w:cs="Arial"/>
                <w:color w:val="auto"/>
                <w:sz w:val="16"/>
                <w:szCs w:val="16"/>
                <w:lang w:val="en-GB"/>
              </w:rPr>
              <w:t>Note – Short term conditions 350 barg@ 120°</w:t>
            </w:r>
            <w:r w:rsidRPr="00014E44">
              <w:rPr>
                <w:rFonts w:ascii="Arial Narrow" w:hAnsi="Arial Narrow" w:cs="Arial"/>
                <w:snapToGrid w:val="0"/>
                <w:color w:val="auto"/>
                <w:sz w:val="16"/>
                <w:szCs w:val="16"/>
                <w:lang w:val="en-GB"/>
              </w:rPr>
              <w:t>C</w:t>
            </w:r>
          </w:p>
          <w:p w14:paraId="719F685B" w14:textId="77777777" w:rsidR="00B271C8" w:rsidRPr="00014E44"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7CADBF90" w14:textId="77777777" w:rsidR="00723847" w:rsidRDefault="00723847" w:rsidP="00DE1185">
            <w:pPr>
              <w:pStyle w:val="CellBodyCentered"/>
              <w:rPr>
                <w:rFonts w:ascii="Arial Narrow" w:hAnsi="Arial Narrow" w:cs="Arial"/>
                <w:color w:val="auto"/>
                <w:sz w:val="16"/>
                <w:szCs w:val="16"/>
              </w:rPr>
            </w:pPr>
          </w:p>
          <w:p w14:paraId="0B7369C4" w14:textId="77777777" w:rsidR="000063A3" w:rsidRPr="00014E44" w:rsidRDefault="000063A3" w:rsidP="00DE1185">
            <w:pPr>
              <w:pStyle w:val="CellBodyCentered"/>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65AD3DAC" w14:textId="77777777" w:rsidR="00B271C8" w:rsidRPr="00014E44" w:rsidRDefault="00B271C8" w:rsidP="00DE1185">
            <w:pPr>
              <w:pStyle w:val="CellBodyCentered"/>
              <w:rPr>
                <w:rFonts w:ascii="Arial Narrow" w:hAnsi="Arial Narrow" w:cs="Arial"/>
                <w:color w:val="auto"/>
                <w:sz w:val="16"/>
                <w:szCs w:val="16"/>
                <w:lang w:val="en-GB"/>
              </w:rPr>
            </w:pPr>
          </w:p>
          <w:p w14:paraId="4223D58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73C3D1B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2500 </w:t>
            </w:r>
          </w:p>
          <w:p w14:paraId="5FC7FBA1" w14:textId="77777777" w:rsidR="00B271C8" w:rsidRPr="00014E44" w:rsidRDefault="00B271C8" w:rsidP="00DE1185">
            <w:pPr>
              <w:pStyle w:val="CellBodyCentered"/>
              <w:rPr>
                <w:ins w:id="5961" w:author="Zhunisbayev, Olzhasbek [Bolashak Atyrau Limited]" w:date="2023-09-10T14:53:00Z"/>
                <w:rFonts w:ascii="Arial Narrow" w:hAnsi="Arial Narrow" w:cs="Arial"/>
                <w:color w:val="auto"/>
                <w:sz w:val="16"/>
                <w:szCs w:val="16"/>
                <w:lang w:val="en-GB"/>
              </w:rPr>
            </w:pPr>
            <w:r w:rsidRPr="00014E44">
              <w:rPr>
                <w:rFonts w:ascii="Arial Narrow" w:hAnsi="Arial Narrow" w:cs="Arial"/>
                <w:color w:val="auto"/>
                <w:sz w:val="16"/>
                <w:szCs w:val="16"/>
                <w:lang w:val="en-GB"/>
              </w:rPr>
              <w:t>RTJ(&lt;2”)/CF</w:t>
            </w:r>
          </w:p>
          <w:p w14:paraId="3A525238" w14:textId="379E56D8" w:rsidR="00B271C8" w:rsidRPr="00014E44" w:rsidRDefault="00B271C8" w:rsidP="00DE1185">
            <w:pPr>
              <w:pStyle w:val="CellBodyCentered"/>
              <w:rPr>
                <w:rFonts w:ascii="Arial Narrow" w:hAnsi="Arial Narrow" w:cs="Arial"/>
                <w:color w:val="auto"/>
                <w:sz w:val="16"/>
                <w:szCs w:val="16"/>
                <w:lang w:val="en-GB"/>
              </w:rPr>
            </w:pPr>
            <w:ins w:id="5962" w:author="Zhunisbayev, Olzhasbek [Bolashak Atyrau Limited]" w:date="2023-09-10T14:53: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03291347" w14:textId="77777777" w:rsidR="00B271C8" w:rsidRPr="00014E44" w:rsidRDefault="00B271C8" w:rsidP="00DE1185">
            <w:pPr>
              <w:pStyle w:val="CellBodyCentered"/>
              <w:rPr>
                <w:rFonts w:ascii="Arial Narrow" w:hAnsi="Arial Narrow" w:cs="Arial"/>
                <w:color w:val="auto"/>
                <w:sz w:val="16"/>
                <w:szCs w:val="16"/>
                <w:lang w:val="en-GB"/>
              </w:rPr>
            </w:pPr>
          </w:p>
          <w:p w14:paraId="59D5319B" w14:textId="0C4C6E4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963" w:author="Zhunisbayev, Olzhasbek A [Bolashak Atyrau Limited]" w:date="2022-09-18T20:46:00Z">
              <w:r w:rsidRPr="00014E44" w:rsidDel="00EE529F">
                <w:rPr>
                  <w:rFonts w:ascii="Arial Narrow" w:hAnsi="Arial Narrow" w:cs="Arial"/>
                  <w:color w:val="auto"/>
                  <w:sz w:val="16"/>
                  <w:szCs w:val="16"/>
                  <w:lang w:val="en-GB"/>
                </w:rPr>
                <w:delText xml:space="preserve">46 </w:delText>
              </w:r>
            </w:del>
            <w:ins w:id="5964" w:author="Zhunisbayev, Olzhasbek A [Bolashak Atyrau Limited]" w:date="2022-09-18T20:46:00Z">
              <w:r w:rsidRPr="00014E44">
                <w:rPr>
                  <w:rFonts w:ascii="Arial Narrow" w:hAnsi="Arial Narrow" w:cs="Arial"/>
                  <w:color w:val="auto"/>
                  <w:sz w:val="16"/>
                  <w:szCs w:val="16"/>
                  <w:lang w:val="en-GB"/>
                </w:rPr>
                <w:t xml:space="preserve">40 </w:t>
              </w:r>
            </w:ins>
            <w:r w:rsidRPr="00014E44">
              <w:rPr>
                <w:rFonts w:ascii="Arial Narrow" w:hAnsi="Arial Narrow" w:cs="Arial"/>
                <w:color w:val="auto"/>
                <w:sz w:val="16"/>
                <w:szCs w:val="16"/>
                <w:lang w:val="en-GB"/>
              </w:rPr>
              <w:t>to</w:t>
            </w:r>
          </w:p>
          <w:p w14:paraId="62DCE49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+120</w:t>
            </w:r>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4F3A9188" w14:textId="77777777" w:rsidR="00B271C8" w:rsidRPr="00014E44" w:rsidRDefault="00B271C8" w:rsidP="00DE1185">
            <w:pPr>
              <w:pStyle w:val="CellBody"/>
              <w:rPr>
                <w:rFonts w:ascii="Arial Narrow" w:hAnsi="Arial Narrow" w:cs="Arial"/>
                <w:color w:val="auto"/>
                <w:sz w:val="16"/>
                <w:szCs w:val="16"/>
                <w:u w:val="single"/>
                <w:lang w:val="en-GB"/>
              </w:rPr>
            </w:pPr>
          </w:p>
          <w:p w14:paraId="04DCB71B" w14:textId="1F1BAFF0"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2.2</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226949F2" w14:textId="24CAF308" w:rsidR="00B271C8" w:rsidRPr="00014E44" w:rsidRDefault="009A133B"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965" w:author="Zhunisbayev, Olzhasbek A [Bolashak Atyrau Limited]" w:date="2022-09-18T20:40:00Z">
              <w:r w:rsidRPr="00014E44" w:rsidDel="00154639">
                <w:rPr>
                  <w:rFonts w:ascii="Arial Narrow" w:hAnsi="Arial Narrow" w:cs="Arial"/>
                  <w:color w:val="auto"/>
                  <w:sz w:val="16"/>
                  <w:szCs w:val="16"/>
                  <w:lang w:val="en-GB"/>
                </w:rPr>
                <w:delText xml:space="preserve">46 </w:delText>
              </w:r>
            </w:del>
            <w:ins w:id="5966" w:author="Zhunisbayev, Olzhasbek A [Bolashak Atyrau Limited]" w:date="2022-09-18T20:40:00Z">
              <w:r w:rsidRPr="00014E44">
                <w:rPr>
                  <w:rFonts w:ascii="Arial Narrow" w:hAnsi="Arial Narrow" w:cs="Arial"/>
                  <w:color w:val="auto"/>
                  <w:sz w:val="16"/>
                  <w:szCs w:val="16"/>
                  <w:lang w:val="en-GB"/>
                </w:rPr>
                <w:t>40</w:t>
              </w:r>
            </w:ins>
            <w:r w:rsidR="00B271C8" w:rsidRPr="00014E44">
              <w:rPr>
                <w:rFonts w:ascii="Arial Narrow" w:hAnsi="Arial Narrow" w:cs="Arial"/>
                <w:color w:val="auto"/>
                <w:sz w:val="16"/>
                <w:szCs w:val="16"/>
                <w:lang w:val="en-GB"/>
              </w:rPr>
              <w:t xml:space="preserve"> to 38°</w:t>
            </w:r>
            <w:r w:rsidR="00B271C8" w:rsidRPr="00014E44">
              <w:rPr>
                <w:rFonts w:ascii="Arial Narrow" w:hAnsi="Arial Narrow" w:cs="Arial"/>
                <w:snapToGrid w:val="0"/>
                <w:color w:val="auto"/>
                <w:sz w:val="16"/>
                <w:szCs w:val="16"/>
                <w:lang w:val="en-GB"/>
              </w:rPr>
              <w:t xml:space="preserve">C </w:t>
            </w:r>
            <w:r w:rsidRPr="00014E44">
              <w:rPr>
                <w:rFonts w:ascii="Arial Narrow" w:hAnsi="Arial Narrow" w:cs="Arial"/>
                <w:color w:val="auto"/>
                <w:sz w:val="16"/>
                <w:szCs w:val="16"/>
                <w:lang w:val="en-GB"/>
              </w:rPr>
              <w:t>= 413.7</w:t>
            </w:r>
            <w:r w:rsidR="00B271C8" w:rsidRPr="00014E44">
              <w:rPr>
                <w:rFonts w:ascii="Arial Narrow" w:hAnsi="Arial Narrow" w:cs="Arial"/>
                <w:color w:val="auto"/>
                <w:sz w:val="16"/>
                <w:szCs w:val="16"/>
                <w:lang w:val="en-GB"/>
              </w:rPr>
              <w:t xml:space="preserve"> barg</w:t>
            </w:r>
          </w:p>
          <w:p w14:paraId="3C46992A" w14:textId="0F06059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50°</w:t>
            </w:r>
            <w:r w:rsidRPr="00014E44">
              <w:rPr>
                <w:rFonts w:ascii="Arial Narrow" w:hAnsi="Arial Narrow" w:cs="Arial"/>
                <w:snapToGrid w:val="0"/>
                <w:color w:val="auto"/>
                <w:sz w:val="16"/>
                <w:szCs w:val="16"/>
                <w:lang w:val="en-GB"/>
              </w:rPr>
              <w:t xml:space="preserve">C </w:t>
            </w:r>
            <w:r w:rsidR="009A133B" w:rsidRPr="00014E44">
              <w:rPr>
                <w:rFonts w:ascii="Arial Narrow" w:hAnsi="Arial Narrow" w:cs="Arial"/>
                <w:snapToGrid w:val="0"/>
                <w:color w:val="auto"/>
                <w:sz w:val="16"/>
                <w:szCs w:val="16"/>
                <w:lang w:val="en-GB"/>
              </w:rPr>
              <w:t>= 400</w:t>
            </w:r>
            <w:r w:rsidRPr="00014E44">
              <w:rPr>
                <w:rFonts w:ascii="Arial Narrow" w:hAnsi="Arial Narrow" w:cs="Arial"/>
                <w:snapToGrid w:val="0"/>
                <w:color w:val="auto"/>
                <w:sz w:val="16"/>
                <w:szCs w:val="16"/>
              </w:rPr>
              <w:t>.9</w:t>
            </w:r>
            <w:r w:rsidRPr="00014E44">
              <w:rPr>
                <w:rFonts w:ascii="Arial Narrow" w:hAnsi="Arial Narrow" w:cs="Arial"/>
                <w:color w:val="auto"/>
                <w:sz w:val="16"/>
                <w:szCs w:val="16"/>
                <w:lang w:val="en-GB"/>
              </w:rPr>
              <w:t>barg</w:t>
            </w:r>
          </w:p>
          <w:p w14:paraId="7B6EA856" w14:textId="094A696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100°</w:t>
            </w:r>
            <w:r w:rsidRPr="00014E44">
              <w:rPr>
                <w:rFonts w:ascii="Arial Narrow" w:hAnsi="Arial Narrow" w:cs="Arial"/>
                <w:snapToGrid w:val="0"/>
                <w:color w:val="auto"/>
                <w:sz w:val="16"/>
                <w:szCs w:val="16"/>
                <w:lang w:val="en-GB"/>
              </w:rPr>
              <w:t xml:space="preserve">C </w:t>
            </w:r>
            <w:r w:rsidR="009A133B" w:rsidRPr="00014E44">
              <w:rPr>
                <w:rFonts w:ascii="Arial Narrow" w:hAnsi="Arial Narrow" w:cs="Arial"/>
                <w:snapToGrid w:val="0"/>
                <w:color w:val="auto"/>
                <w:sz w:val="16"/>
                <w:szCs w:val="16"/>
                <w:lang w:val="en-GB"/>
              </w:rPr>
              <w:t>= 351.6</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p w14:paraId="5F3CE167" w14:textId="24591B29"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lang w:val="en-GB"/>
              </w:rPr>
              <w:t>120°</w:t>
            </w:r>
            <w:r w:rsidRPr="00014E44">
              <w:rPr>
                <w:rFonts w:ascii="Arial Narrow" w:hAnsi="Arial Narrow" w:cs="Arial"/>
                <w:snapToGrid w:val="0"/>
                <w:color w:val="auto"/>
                <w:sz w:val="16"/>
                <w:szCs w:val="16"/>
                <w:lang w:val="en-GB"/>
              </w:rPr>
              <w:t xml:space="preserve">C </w:t>
            </w:r>
            <w:r w:rsidR="009A133B" w:rsidRPr="00014E44">
              <w:rPr>
                <w:rFonts w:ascii="Arial Narrow" w:hAnsi="Arial Narrow" w:cs="Arial"/>
                <w:snapToGrid w:val="0"/>
                <w:color w:val="auto"/>
                <w:sz w:val="16"/>
                <w:szCs w:val="16"/>
                <w:lang w:val="en-GB"/>
              </w:rPr>
              <w:t>= 339.2</w:t>
            </w:r>
            <w:r w:rsidRPr="00014E44">
              <w:rPr>
                <w:rFonts w:ascii="Arial Narrow" w:hAnsi="Arial Narrow" w:cs="Arial"/>
                <w:snapToGrid w:val="0"/>
                <w:color w:val="auto"/>
                <w:sz w:val="16"/>
                <w:szCs w:val="16"/>
                <w:lang w:val="en-GB"/>
              </w:rPr>
              <w:t xml:space="preserve"> </w:t>
            </w:r>
            <w:r w:rsidRPr="00014E44">
              <w:rPr>
                <w:rFonts w:ascii="Arial Narrow" w:hAnsi="Arial Narrow" w:cs="Arial"/>
                <w:color w:val="auto"/>
                <w:sz w:val="16"/>
                <w:szCs w:val="16"/>
                <w:lang w:val="en-GB"/>
              </w:rPr>
              <w:t>barg</w:t>
            </w:r>
          </w:p>
        </w:tc>
        <w:tc>
          <w:tcPr>
            <w:tcW w:w="630" w:type="dxa"/>
            <w:tcBorders>
              <w:top w:val="single" w:sz="6" w:space="0" w:color="auto"/>
              <w:left w:val="single" w:sz="6" w:space="0" w:color="auto"/>
              <w:bottom w:val="single" w:sz="6" w:space="0" w:color="auto"/>
              <w:right w:val="single" w:sz="6" w:space="0" w:color="auto"/>
            </w:tcBorders>
          </w:tcPr>
          <w:p w14:paraId="3DA0177E" w14:textId="77777777" w:rsidR="00B271C8" w:rsidRPr="00014E44" w:rsidRDefault="00B271C8" w:rsidP="00DE1185">
            <w:pPr>
              <w:pStyle w:val="CellBodyCentered"/>
              <w:rPr>
                <w:rFonts w:ascii="Arial Narrow" w:hAnsi="Arial Narrow" w:cs="Arial"/>
                <w:color w:val="auto"/>
                <w:sz w:val="16"/>
                <w:szCs w:val="16"/>
                <w:lang w:val="en-GB"/>
              </w:rPr>
            </w:pPr>
          </w:p>
          <w:p w14:paraId="41B205E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6599538B" w14:textId="77777777" w:rsidR="00B271C8" w:rsidRPr="00014E44" w:rsidRDefault="00B271C8" w:rsidP="00DE1185">
            <w:pPr>
              <w:pStyle w:val="CellBodyCentered"/>
              <w:rPr>
                <w:rFonts w:ascii="Arial Narrow" w:hAnsi="Arial Narrow" w:cs="Arial"/>
                <w:color w:val="auto"/>
                <w:sz w:val="16"/>
                <w:szCs w:val="16"/>
                <w:lang w:val="en-GB"/>
              </w:rPr>
            </w:pPr>
          </w:p>
          <w:p w14:paraId="4626F98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0F448A48" w14:textId="77777777" w:rsidTr="0038396C">
        <w:tc>
          <w:tcPr>
            <w:tcW w:w="3322" w:type="dxa"/>
            <w:tcBorders>
              <w:top w:val="single" w:sz="6" w:space="0" w:color="auto"/>
              <w:left w:val="single" w:sz="6" w:space="0" w:color="auto"/>
              <w:bottom w:val="single" w:sz="6" w:space="0" w:color="auto"/>
              <w:right w:val="single" w:sz="6" w:space="0" w:color="auto"/>
            </w:tcBorders>
          </w:tcPr>
          <w:p w14:paraId="7DD65496" w14:textId="77777777" w:rsidR="00B271C8" w:rsidRPr="00014E44" w:rsidRDefault="00B271C8" w:rsidP="00DE1185">
            <w:pPr>
              <w:pStyle w:val="CellBody"/>
              <w:rPr>
                <w:rFonts w:ascii="Arial Narrow" w:hAnsi="Arial Narrow" w:cs="Arial"/>
                <w:color w:val="auto"/>
                <w:sz w:val="16"/>
                <w:szCs w:val="16"/>
                <w:lang w:val="en-GB"/>
              </w:rPr>
            </w:pPr>
          </w:p>
          <w:p w14:paraId="6D146B35" w14:textId="4AB61DB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BFH – FLARE GAS, HIGH PRESSURE</w:t>
            </w:r>
          </w:p>
          <w:p w14:paraId="170EB24A" w14:textId="44A1F84F"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29DA8944"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SG – SEAL GAS</w:t>
            </w:r>
          </w:p>
        </w:tc>
        <w:tc>
          <w:tcPr>
            <w:tcW w:w="720" w:type="dxa"/>
            <w:tcBorders>
              <w:top w:val="single" w:sz="6" w:space="0" w:color="auto"/>
              <w:left w:val="single" w:sz="6" w:space="0" w:color="auto"/>
              <w:bottom w:val="single" w:sz="6" w:space="0" w:color="auto"/>
              <w:right w:val="single" w:sz="6" w:space="0" w:color="auto"/>
            </w:tcBorders>
          </w:tcPr>
          <w:p w14:paraId="3FD0BB03" w14:textId="77777777" w:rsidR="00B271C8" w:rsidRPr="00014E44" w:rsidRDefault="00B271C8" w:rsidP="00DE1185">
            <w:pPr>
              <w:pStyle w:val="CellBodyCentered"/>
              <w:rPr>
                <w:rFonts w:ascii="Arial Narrow" w:hAnsi="Arial Narrow" w:cs="Arial"/>
                <w:b/>
                <w:color w:val="auto"/>
                <w:sz w:val="16"/>
                <w:szCs w:val="16"/>
                <w:lang w:val="en-GB"/>
              </w:rPr>
            </w:pPr>
          </w:p>
          <w:p w14:paraId="45A33C9A"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2500P2</w:t>
            </w:r>
          </w:p>
          <w:p w14:paraId="2258C9F9"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434909C2" w14:textId="77777777" w:rsidR="00B271C8" w:rsidRPr="00014E44" w:rsidRDefault="00B271C8" w:rsidP="00DE1185">
            <w:pPr>
              <w:pStyle w:val="CellBodyCentered"/>
              <w:rPr>
                <w:rFonts w:ascii="Arial Narrow" w:hAnsi="Arial Narrow" w:cs="Arial"/>
                <w:color w:val="auto"/>
                <w:sz w:val="16"/>
                <w:szCs w:val="16"/>
                <w:lang w:val="en-GB"/>
              </w:rPr>
            </w:pPr>
          </w:p>
          <w:p w14:paraId="6408291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p w14:paraId="281C9053" w14:textId="566991C0" w:rsidR="00B271C8" w:rsidRPr="00014E44" w:rsidRDefault="00B271C8">
            <w:pPr>
              <w:pStyle w:val="CellBodyCentered"/>
              <w:jc w:val="left"/>
              <w:rPr>
                <w:rFonts w:ascii="Arial Narrow" w:hAnsi="Arial Narrow" w:cs="Arial"/>
                <w:color w:val="auto"/>
                <w:sz w:val="16"/>
                <w:szCs w:val="16"/>
                <w:lang w:val="en-GB"/>
              </w:rPr>
              <w:pPrChange w:id="5967" w:author="Zhunisbayev, Olzhasbek [Bolashak Atyrau Limited]" w:date="2023-10-16T09:37:00Z">
                <w:pPr>
                  <w:pStyle w:val="CellBodyCentered"/>
                </w:pPr>
              </w:pPrChange>
            </w:pPr>
            <w:del w:id="5968" w:author="Zhunisbayev, Olzhasbek [Bolashak Atyrau Limited]" w:date="2023-10-16T09:37:00Z">
              <w:r w:rsidRPr="00014E44" w:rsidDel="00076A62">
                <w:rPr>
                  <w:rFonts w:ascii="Arial Narrow" w:hAnsi="Arial Narrow" w:cs="Arial"/>
                  <w:color w:val="auto"/>
                  <w:sz w:val="16"/>
                  <w:szCs w:val="16"/>
                  <w:lang w:val="en-GB"/>
                </w:rPr>
                <w:delText>Note 2</w:delText>
              </w:r>
            </w:del>
          </w:p>
        </w:tc>
        <w:tc>
          <w:tcPr>
            <w:tcW w:w="1080" w:type="dxa"/>
            <w:tcBorders>
              <w:top w:val="single" w:sz="6" w:space="0" w:color="auto"/>
              <w:left w:val="single" w:sz="6" w:space="0" w:color="auto"/>
              <w:bottom w:val="single" w:sz="6" w:space="0" w:color="auto"/>
              <w:right w:val="single" w:sz="6" w:space="0" w:color="auto"/>
            </w:tcBorders>
          </w:tcPr>
          <w:p w14:paraId="6AD9927F" w14:textId="77777777" w:rsidR="00B271C8" w:rsidRPr="00014E44" w:rsidRDefault="00B271C8" w:rsidP="00DE1185">
            <w:pPr>
              <w:pStyle w:val="CellBodyCentered"/>
              <w:rPr>
                <w:rFonts w:ascii="Arial Narrow" w:hAnsi="Arial Narrow" w:cs="Arial"/>
                <w:color w:val="auto"/>
                <w:sz w:val="16"/>
                <w:szCs w:val="16"/>
                <w:lang w:val="en-GB"/>
              </w:rPr>
            </w:pPr>
          </w:p>
          <w:p w14:paraId="37D603E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316/316L</w:t>
            </w:r>
          </w:p>
          <w:p w14:paraId="285F9E6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STAINLESS</w:t>
            </w:r>
          </w:p>
          <w:p w14:paraId="774C190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STEEL</w:t>
            </w:r>
          </w:p>
          <w:p w14:paraId="3D68EBF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(F321 Flange)</w:t>
            </w:r>
          </w:p>
          <w:p w14:paraId="7D308AF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4A50F137" w14:textId="77777777" w:rsidR="00B271C8" w:rsidRPr="00014E44" w:rsidRDefault="00B271C8" w:rsidP="00DE1185">
            <w:pPr>
              <w:pStyle w:val="CellBodyCentered"/>
              <w:rPr>
                <w:rFonts w:ascii="Arial Narrow" w:hAnsi="Arial Narrow" w:cs="Arial"/>
                <w:color w:val="auto"/>
                <w:sz w:val="16"/>
                <w:szCs w:val="16"/>
                <w:lang w:val="en-GB"/>
              </w:rPr>
            </w:pPr>
          </w:p>
          <w:p w14:paraId="1E4294A3"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7B4CF9E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2500 </w:t>
            </w:r>
          </w:p>
          <w:p w14:paraId="531BA75F" w14:textId="77777777" w:rsidR="00B271C8" w:rsidRPr="00014E44" w:rsidRDefault="00B271C8" w:rsidP="00DE1185">
            <w:pPr>
              <w:pStyle w:val="CellBodyCentered"/>
              <w:rPr>
                <w:ins w:id="5969" w:author="Zhunisbayev, Olzhasbek [Bolashak Atyrau Limited]" w:date="2023-09-10T14:53:00Z"/>
                <w:rFonts w:ascii="Arial Narrow" w:hAnsi="Arial Narrow" w:cs="Arial"/>
                <w:color w:val="auto"/>
                <w:sz w:val="16"/>
                <w:szCs w:val="16"/>
                <w:lang w:val="en-GB"/>
              </w:rPr>
            </w:pPr>
            <w:r w:rsidRPr="00014E44">
              <w:rPr>
                <w:rFonts w:ascii="Arial Narrow" w:hAnsi="Arial Narrow" w:cs="Arial"/>
                <w:color w:val="auto"/>
                <w:sz w:val="16"/>
                <w:szCs w:val="16"/>
                <w:lang w:val="en-GB"/>
              </w:rPr>
              <w:t>RTJ(&lt;2”)/CF</w:t>
            </w:r>
          </w:p>
          <w:p w14:paraId="6207E8F1" w14:textId="0A53ED6B" w:rsidR="00B271C8" w:rsidRPr="00014E44" w:rsidRDefault="00B271C8" w:rsidP="00DE1185">
            <w:pPr>
              <w:pStyle w:val="CellBodyCentered"/>
              <w:rPr>
                <w:rFonts w:ascii="Arial Narrow" w:hAnsi="Arial Narrow" w:cs="Arial"/>
                <w:color w:val="auto"/>
                <w:sz w:val="16"/>
                <w:szCs w:val="16"/>
                <w:lang w:val="en-GB"/>
              </w:rPr>
            </w:pPr>
            <w:ins w:id="5970" w:author="Zhunisbayev, Olzhasbek [Bolashak Atyrau Limited]" w:date="2023-09-10T14:53:00Z">
              <w:r w:rsidRPr="00014E44">
                <w:rPr>
                  <w:rFonts w:ascii="Arial Narrow" w:hAnsi="Arial Narrow" w:cs="Arial"/>
                  <w:color w:val="auto"/>
                  <w:sz w:val="16"/>
                  <w:szCs w:val="16"/>
                  <w:lang w:val="en-GB"/>
                </w:rPr>
                <w:t>Note 8</w:t>
              </w:r>
            </w:ins>
          </w:p>
          <w:p w14:paraId="66F0D7FA"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09A8450" w14:textId="77777777" w:rsidR="00B271C8" w:rsidRPr="00014E44" w:rsidRDefault="00B271C8" w:rsidP="00DE1185">
            <w:pPr>
              <w:pStyle w:val="CellBodyCentered"/>
              <w:rPr>
                <w:rFonts w:ascii="Arial Narrow" w:hAnsi="Arial Narrow" w:cs="Arial"/>
                <w:color w:val="auto"/>
                <w:sz w:val="16"/>
                <w:szCs w:val="16"/>
                <w:lang w:val="en-GB"/>
              </w:rPr>
            </w:pPr>
          </w:p>
          <w:p w14:paraId="02D2B986" w14:textId="44795BF1"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5971" w:author="Zhunisbayev, Olzhasbek A [Bolashak Atyrau Limited]" w:date="2022-06-13T17:31:00Z">
              <w:r w:rsidRPr="00014E44" w:rsidDel="00EF2F25">
                <w:rPr>
                  <w:rFonts w:ascii="Arial Narrow" w:hAnsi="Arial Narrow" w:cs="Arial"/>
                  <w:color w:val="auto"/>
                  <w:sz w:val="16"/>
                  <w:szCs w:val="16"/>
                  <w:lang w:val="en-GB"/>
                </w:rPr>
                <w:delText xml:space="preserve">46 </w:delText>
              </w:r>
            </w:del>
            <w:ins w:id="5972" w:author="Zhunisbayev, Olzhasbek A [Bolashak Atyrau Limited]" w:date="2022-06-13T17:31:00Z">
              <w:r w:rsidRPr="00014E44">
                <w:rPr>
                  <w:rFonts w:ascii="Arial Narrow" w:hAnsi="Arial Narrow" w:cs="Arial"/>
                  <w:color w:val="auto"/>
                  <w:sz w:val="16"/>
                  <w:szCs w:val="16"/>
                  <w:lang w:val="en-GB"/>
                </w:rPr>
                <w:t xml:space="preserve">135 </w:t>
              </w:r>
            </w:ins>
            <w:r w:rsidRPr="00014E44">
              <w:rPr>
                <w:rFonts w:ascii="Arial Narrow" w:hAnsi="Arial Narrow" w:cs="Arial"/>
                <w:color w:val="auto"/>
                <w:sz w:val="16"/>
                <w:szCs w:val="16"/>
                <w:lang w:val="en-GB"/>
              </w:rPr>
              <w:t>to</w:t>
            </w:r>
          </w:p>
          <w:p w14:paraId="6923EF9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+120</w:t>
            </w:r>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22AB709E" w14:textId="77777777" w:rsidR="00B271C8" w:rsidRPr="00014E44" w:rsidRDefault="00B271C8" w:rsidP="00DE1185">
            <w:pPr>
              <w:pStyle w:val="CellBody"/>
              <w:rPr>
                <w:rFonts w:ascii="Arial Narrow" w:hAnsi="Arial Narrow" w:cs="Arial"/>
                <w:color w:val="auto"/>
                <w:sz w:val="16"/>
                <w:szCs w:val="16"/>
                <w:u w:val="single"/>
                <w:lang w:val="en-GB"/>
              </w:rPr>
            </w:pPr>
          </w:p>
          <w:p w14:paraId="381E30FA" w14:textId="1C9ECB98"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u w:val="single"/>
                <w:lang w:val="en-GB"/>
              </w:rPr>
              <w:t>Per ASME B16.5, matl. Group 2.4</w:t>
            </w:r>
            <w:r w:rsidR="000063A3">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lang w:val="en-GB"/>
              </w:rPr>
              <w:t>(limited by flange ratings)</w:t>
            </w:r>
          </w:p>
          <w:p w14:paraId="7949CAFF" w14:textId="77777777" w:rsidR="00B271C8" w:rsidRPr="00014E44" w:rsidRDefault="00B271C8" w:rsidP="00DE1185">
            <w:pPr>
              <w:pStyle w:val="CellBody"/>
              <w:rPr>
                <w:rFonts w:ascii="Arial Narrow" w:hAnsi="Arial Narrow" w:cs="Arial"/>
                <w:color w:val="auto"/>
                <w:sz w:val="16"/>
                <w:szCs w:val="16"/>
              </w:rPr>
            </w:pPr>
            <w:r w:rsidRPr="00014E44">
              <w:rPr>
                <w:rFonts w:ascii="Arial Narrow" w:hAnsi="Arial Narrow" w:cs="Arial"/>
                <w:color w:val="auto"/>
                <w:sz w:val="16"/>
                <w:szCs w:val="16"/>
                <w:lang w:val="en-GB"/>
              </w:rPr>
              <w:t>Maximum = 350barg</w:t>
            </w:r>
            <w:r w:rsidRPr="00014E44">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rPr>
              <w:t>at max design temp</w:t>
            </w:r>
          </w:p>
          <w:p w14:paraId="1EFD9339"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0105AB7B" w14:textId="77777777" w:rsidR="00B271C8" w:rsidRPr="00014E44" w:rsidRDefault="00B271C8" w:rsidP="00DE1185">
            <w:pPr>
              <w:pStyle w:val="CellBodyCentered"/>
              <w:rPr>
                <w:rFonts w:ascii="Arial Narrow" w:hAnsi="Arial Narrow" w:cs="Arial"/>
                <w:color w:val="auto"/>
                <w:sz w:val="16"/>
                <w:szCs w:val="16"/>
                <w:lang w:val="en-GB"/>
              </w:rPr>
            </w:pPr>
          </w:p>
          <w:p w14:paraId="519042E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2662B098" w14:textId="77777777" w:rsidR="00B271C8" w:rsidRPr="00014E44" w:rsidRDefault="00B271C8" w:rsidP="00DE1185">
            <w:pPr>
              <w:pStyle w:val="CellBodyCentered"/>
              <w:rPr>
                <w:rFonts w:ascii="Arial Narrow" w:hAnsi="Arial Narrow" w:cs="Arial"/>
                <w:color w:val="auto"/>
                <w:sz w:val="16"/>
                <w:szCs w:val="16"/>
                <w:lang w:val="en-GB"/>
              </w:rPr>
            </w:pPr>
          </w:p>
          <w:p w14:paraId="331D8A0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3D1041B2" w14:textId="77777777" w:rsidTr="0038396C">
        <w:trPr>
          <w:trHeight w:val="1173"/>
        </w:trPr>
        <w:tc>
          <w:tcPr>
            <w:tcW w:w="3322" w:type="dxa"/>
            <w:tcBorders>
              <w:top w:val="single" w:sz="6" w:space="0" w:color="auto"/>
              <w:left w:val="single" w:sz="6" w:space="0" w:color="auto"/>
              <w:bottom w:val="single" w:sz="6" w:space="0" w:color="auto"/>
              <w:right w:val="single" w:sz="6" w:space="0" w:color="auto"/>
            </w:tcBorders>
          </w:tcPr>
          <w:p w14:paraId="5BB26FD0" w14:textId="77777777" w:rsidR="00B271C8" w:rsidRPr="00014E44" w:rsidRDefault="00B271C8" w:rsidP="00DE1185">
            <w:pPr>
              <w:pStyle w:val="CellBody"/>
              <w:rPr>
                <w:ins w:id="5973" w:author="Zhunisbayev, Olzhasbek A [Bolashak Atyrau Limited]" w:date="2022-06-13T17:31:00Z"/>
                <w:rFonts w:ascii="Arial Narrow" w:hAnsi="Arial Narrow" w:cs="Arial"/>
                <w:color w:val="auto"/>
                <w:sz w:val="16"/>
                <w:szCs w:val="16"/>
                <w:lang w:val="en-GB"/>
              </w:rPr>
            </w:pPr>
          </w:p>
          <w:p w14:paraId="31C9E65E" w14:textId="677876D2" w:rsidR="00B271C8" w:rsidRPr="00014E44" w:rsidRDefault="00B271C8" w:rsidP="00DE1185">
            <w:pPr>
              <w:pStyle w:val="CellBody"/>
              <w:rPr>
                <w:rFonts w:ascii="Arial Narrow" w:hAnsi="Arial Narrow" w:cs="Arial"/>
                <w:color w:val="auto"/>
                <w:sz w:val="16"/>
                <w:szCs w:val="16"/>
                <w:lang w:val="en-GB"/>
              </w:rPr>
            </w:pPr>
            <w:ins w:id="5974" w:author="Zhunisbayev, Olzhasbek A [Bolashak Atyrau Limited]" w:date="2022-06-13T17:31:00Z">
              <w:r w:rsidRPr="00014E44">
                <w:rPr>
                  <w:rFonts w:ascii="Arial Narrow" w:hAnsi="Arial Narrow" w:cs="Arial"/>
                  <w:color w:val="auto"/>
                  <w:sz w:val="16"/>
                  <w:szCs w:val="16"/>
                  <w:lang w:val="en-GB"/>
                </w:rPr>
                <w:t>SG – SEAL GAS</w:t>
              </w:r>
            </w:ins>
          </w:p>
        </w:tc>
        <w:tc>
          <w:tcPr>
            <w:tcW w:w="720" w:type="dxa"/>
            <w:tcBorders>
              <w:top w:val="single" w:sz="6" w:space="0" w:color="auto"/>
              <w:left w:val="single" w:sz="6" w:space="0" w:color="auto"/>
              <w:bottom w:val="single" w:sz="6" w:space="0" w:color="auto"/>
              <w:right w:val="single" w:sz="6" w:space="0" w:color="auto"/>
            </w:tcBorders>
          </w:tcPr>
          <w:p w14:paraId="13734496" w14:textId="77777777" w:rsidR="00B271C8" w:rsidRPr="00014E44" w:rsidRDefault="00B271C8" w:rsidP="00DE1185">
            <w:pPr>
              <w:pStyle w:val="CellBodyCentered"/>
              <w:rPr>
                <w:ins w:id="5975" w:author="Zhunisbayev, Olzhasbek A [Bolashak Atyrau Limited]" w:date="2022-06-13T17:31:00Z"/>
                <w:rFonts w:ascii="Arial Narrow" w:hAnsi="Arial Narrow" w:cs="Arial"/>
                <w:b/>
                <w:color w:val="auto"/>
                <w:sz w:val="16"/>
                <w:szCs w:val="16"/>
                <w:lang w:val="en-GB"/>
              </w:rPr>
            </w:pPr>
          </w:p>
          <w:p w14:paraId="481AF05B" w14:textId="77777777" w:rsidR="00B271C8" w:rsidRPr="00014E44" w:rsidRDefault="00B271C8" w:rsidP="00DE1185">
            <w:pPr>
              <w:pStyle w:val="CellBodyCentered"/>
              <w:rPr>
                <w:ins w:id="5976" w:author="Zhunisbayev, Olzhasbek A [Bolashak Atyrau Limited]" w:date="2022-06-13T17:31:00Z"/>
                <w:rFonts w:ascii="Arial Narrow" w:hAnsi="Arial Narrow" w:cs="Arial"/>
                <w:b/>
                <w:color w:val="auto"/>
                <w:sz w:val="16"/>
                <w:szCs w:val="16"/>
                <w:lang w:val="en-GB"/>
              </w:rPr>
            </w:pPr>
            <w:ins w:id="5977" w:author="Zhunisbayev, Olzhasbek A [Bolashak Atyrau Limited]" w:date="2022-06-13T17:31:00Z">
              <w:r w:rsidRPr="00014E44">
                <w:rPr>
                  <w:rFonts w:ascii="Arial Narrow" w:hAnsi="Arial Narrow" w:cs="Arial"/>
                  <w:b/>
                  <w:color w:val="auto"/>
                  <w:sz w:val="16"/>
                  <w:szCs w:val="16"/>
                  <w:lang w:val="en-GB"/>
                </w:rPr>
                <w:t>2500P3</w:t>
              </w:r>
            </w:ins>
          </w:p>
          <w:p w14:paraId="299771B3"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4C839FEF" w14:textId="77777777" w:rsidR="00B271C8" w:rsidRPr="00014E44" w:rsidRDefault="00B271C8" w:rsidP="00DE1185">
            <w:pPr>
              <w:pStyle w:val="CellBodyCentered"/>
              <w:rPr>
                <w:ins w:id="5978" w:author="Zhunisbayev, Olzhasbek A [Bolashak Atyrau Limited]" w:date="2022-06-13T17:31:00Z"/>
                <w:rFonts w:ascii="Arial Narrow" w:hAnsi="Arial Narrow" w:cs="Arial"/>
                <w:color w:val="auto"/>
                <w:sz w:val="16"/>
                <w:szCs w:val="16"/>
                <w:lang w:val="en-GB"/>
              </w:rPr>
            </w:pPr>
          </w:p>
          <w:p w14:paraId="709B7B99" w14:textId="77777777" w:rsidR="00B271C8" w:rsidRPr="00014E44" w:rsidRDefault="00B271C8" w:rsidP="00DE1185">
            <w:pPr>
              <w:pStyle w:val="CellBodyCentered"/>
              <w:rPr>
                <w:ins w:id="5979" w:author="Zhunisbayev, Olzhasbek A [Bolashak Atyrau Limited]" w:date="2022-06-13T17:31:00Z"/>
                <w:rFonts w:ascii="Arial Narrow" w:hAnsi="Arial Narrow" w:cs="Arial"/>
                <w:color w:val="auto"/>
                <w:sz w:val="16"/>
                <w:szCs w:val="16"/>
                <w:lang w:val="en-GB"/>
              </w:rPr>
            </w:pPr>
            <w:ins w:id="5980" w:author="Zhunisbayev, Olzhasbek A [Bolashak Atyrau Limited]" w:date="2022-06-13T17:31:00Z">
              <w:r w:rsidRPr="00014E44">
                <w:rPr>
                  <w:rFonts w:ascii="Arial Narrow" w:hAnsi="Arial Narrow" w:cs="Arial"/>
                  <w:color w:val="auto"/>
                  <w:sz w:val="16"/>
                  <w:szCs w:val="16"/>
                  <w:lang w:val="en-GB"/>
                </w:rPr>
                <w:t>1.0</w:t>
              </w:r>
            </w:ins>
          </w:p>
          <w:p w14:paraId="31F1B9CB" w14:textId="389A2ADA" w:rsidR="00B271C8" w:rsidRPr="00014E44" w:rsidRDefault="00B271C8" w:rsidP="00DE1185">
            <w:pPr>
              <w:pStyle w:val="CellBodyCentered"/>
              <w:rPr>
                <w:rFonts w:ascii="Arial Narrow" w:hAnsi="Arial Narrow" w:cs="Arial"/>
                <w:color w:val="auto"/>
                <w:sz w:val="16"/>
                <w:szCs w:val="16"/>
                <w:lang w:val="en-GB"/>
              </w:rPr>
            </w:pPr>
            <w:ins w:id="5981" w:author="Zhunisbayev, Olzhasbek A [Bolashak Atyrau Limited]" w:date="2022-06-13T17:31:00Z">
              <w:del w:id="5982" w:author="Zhunisbayev, Olzhasbek [Bolashak Atyrau Limited]" w:date="2023-10-16T09:37:00Z">
                <w:r w:rsidRPr="00014E44" w:rsidDel="00076A62">
                  <w:rPr>
                    <w:rFonts w:ascii="Arial Narrow" w:hAnsi="Arial Narrow" w:cs="Arial"/>
                    <w:color w:val="auto"/>
                    <w:sz w:val="16"/>
                    <w:szCs w:val="16"/>
                    <w:lang w:val="en-GB"/>
                  </w:rPr>
                  <w:delText>Note 2</w:delText>
                </w:r>
              </w:del>
            </w:ins>
          </w:p>
        </w:tc>
        <w:tc>
          <w:tcPr>
            <w:tcW w:w="1080" w:type="dxa"/>
            <w:tcBorders>
              <w:top w:val="single" w:sz="6" w:space="0" w:color="auto"/>
              <w:left w:val="single" w:sz="6" w:space="0" w:color="auto"/>
              <w:bottom w:val="single" w:sz="6" w:space="0" w:color="auto"/>
              <w:right w:val="single" w:sz="6" w:space="0" w:color="auto"/>
            </w:tcBorders>
          </w:tcPr>
          <w:p w14:paraId="42D31904" w14:textId="77777777" w:rsidR="00B271C8" w:rsidRPr="00014E44" w:rsidRDefault="00B271C8" w:rsidP="00DE1185">
            <w:pPr>
              <w:pStyle w:val="CellBodyCentered"/>
              <w:rPr>
                <w:ins w:id="5983" w:author="Zhunisbayev, Olzhasbek A [Bolashak Atyrau Limited]" w:date="2022-06-13T17:31:00Z"/>
                <w:rFonts w:ascii="Arial Narrow" w:hAnsi="Arial Narrow" w:cs="Arial"/>
                <w:color w:val="auto"/>
                <w:sz w:val="16"/>
                <w:szCs w:val="16"/>
                <w:lang w:val="en-GB"/>
              </w:rPr>
            </w:pPr>
          </w:p>
          <w:p w14:paraId="377375A3" w14:textId="77777777" w:rsidR="00B271C8" w:rsidRPr="00014E44" w:rsidRDefault="00B271C8" w:rsidP="00DE1185">
            <w:pPr>
              <w:pStyle w:val="CellBodyCentered"/>
              <w:rPr>
                <w:ins w:id="5984" w:author="Zhunisbayev, Olzhasbek A [Bolashak Atyrau Limited]" w:date="2022-06-13T17:31:00Z"/>
                <w:rFonts w:ascii="Arial Narrow" w:hAnsi="Arial Narrow" w:cs="Arial"/>
                <w:color w:val="auto"/>
                <w:sz w:val="16"/>
                <w:szCs w:val="16"/>
                <w:lang w:val="en-GB"/>
              </w:rPr>
            </w:pPr>
            <w:ins w:id="5985" w:author="Zhunisbayev, Olzhasbek A [Bolashak Atyrau Limited]" w:date="2022-06-13T17:31:00Z">
              <w:r w:rsidRPr="00014E44">
                <w:rPr>
                  <w:rFonts w:ascii="Arial Narrow" w:hAnsi="Arial Narrow" w:cs="Arial"/>
                  <w:color w:val="auto"/>
                  <w:sz w:val="16"/>
                  <w:szCs w:val="16"/>
                  <w:lang w:val="en-GB"/>
                </w:rPr>
                <w:t>316/316L</w:t>
              </w:r>
            </w:ins>
          </w:p>
          <w:p w14:paraId="6374B71E" w14:textId="77777777" w:rsidR="00B271C8" w:rsidRPr="00014E44" w:rsidRDefault="00B271C8" w:rsidP="00DE1185">
            <w:pPr>
              <w:pStyle w:val="CellBodyCentered"/>
              <w:rPr>
                <w:ins w:id="5986" w:author="Zhunisbayev, Olzhasbek A [Bolashak Atyrau Limited]" w:date="2022-06-13T17:31:00Z"/>
                <w:rFonts w:ascii="Arial Narrow" w:hAnsi="Arial Narrow" w:cs="Arial"/>
                <w:color w:val="auto"/>
                <w:sz w:val="16"/>
                <w:szCs w:val="16"/>
                <w:lang w:val="en-GB"/>
              </w:rPr>
            </w:pPr>
            <w:ins w:id="5987" w:author="Zhunisbayev, Olzhasbek A [Bolashak Atyrau Limited]" w:date="2022-06-13T17:31:00Z">
              <w:r w:rsidRPr="00014E44">
                <w:rPr>
                  <w:rFonts w:ascii="Arial Narrow" w:hAnsi="Arial Narrow" w:cs="Arial"/>
                  <w:color w:val="auto"/>
                  <w:sz w:val="16"/>
                  <w:szCs w:val="16"/>
                  <w:lang w:val="en-GB"/>
                </w:rPr>
                <w:t>STAINLESS</w:t>
              </w:r>
            </w:ins>
          </w:p>
          <w:p w14:paraId="0FA1EFFD" w14:textId="77777777" w:rsidR="00B271C8" w:rsidRPr="00014E44" w:rsidRDefault="00B271C8" w:rsidP="00DE1185">
            <w:pPr>
              <w:pStyle w:val="CellBodyCentered"/>
              <w:rPr>
                <w:ins w:id="5988" w:author="Zhunisbayev, Olzhasbek A [Bolashak Atyrau Limited]" w:date="2022-06-13T17:31:00Z"/>
                <w:rFonts w:ascii="Arial Narrow" w:hAnsi="Arial Narrow" w:cs="Arial"/>
                <w:color w:val="auto"/>
                <w:sz w:val="16"/>
                <w:szCs w:val="16"/>
                <w:lang w:val="en-GB"/>
              </w:rPr>
            </w:pPr>
            <w:ins w:id="5989" w:author="Zhunisbayev, Olzhasbek A [Bolashak Atyrau Limited]" w:date="2022-06-13T17:31:00Z">
              <w:r w:rsidRPr="00014E44">
                <w:rPr>
                  <w:rFonts w:ascii="Arial Narrow" w:hAnsi="Arial Narrow" w:cs="Arial"/>
                  <w:color w:val="auto"/>
                  <w:sz w:val="16"/>
                  <w:szCs w:val="16"/>
                  <w:lang w:val="en-GB"/>
                </w:rPr>
                <w:t>STEEL</w:t>
              </w:r>
            </w:ins>
          </w:p>
          <w:p w14:paraId="52807A93" w14:textId="77777777" w:rsidR="00B271C8" w:rsidRPr="00014E44" w:rsidRDefault="00B271C8" w:rsidP="00DE1185">
            <w:pPr>
              <w:pStyle w:val="CellBodyCentered"/>
              <w:rPr>
                <w:ins w:id="5990" w:author="Zhunisbayev, Olzhasbek A [Bolashak Atyrau Limited]" w:date="2022-06-13T17:31:00Z"/>
                <w:rFonts w:ascii="Arial Narrow" w:hAnsi="Arial Narrow" w:cs="Arial"/>
                <w:color w:val="auto"/>
                <w:sz w:val="16"/>
                <w:szCs w:val="16"/>
                <w:lang w:val="en-GB"/>
              </w:rPr>
            </w:pPr>
            <w:ins w:id="5991" w:author="Zhunisbayev, Olzhasbek A [Bolashak Atyrau Limited]" w:date="2022-06-13T17:31:00Z">
              <w:r w:rsidRPr="00014E44">
                <w:rPr>
                  <w:rFonts w:ascii="Arial Narrow" w:hAnsi="Arial Narrow" w:cs="Arial"/>
                  <w:color w:val="auto"/>
                  <w:sz w:val="16"/>
                  <w:szCs w:val="16"/>
                  <w:lang w:val="en-GB"/>
                </w:rPr>
                <w:t>(F321 Flange)</w:t>
              </w:r>
            </w:ins>
          </w:p>
          <w:p w14:paraId="21716B74" w14:textId="565A296A" w:rsidR="00B271C8" w:rsidRPr="00014E44" w:rsidRDefault="00B271C8" w:rsidP="00DE1185">
            <w:pPr>
              <w:pStyle w:val="CellBodyCentered"/>
              <w:rPr>
                <w:rFonts w:ascii="Arial Narrow" w:hAnsi="Arial Narrow" w:cs="Arial"/>
                <w:color w:val="auto"/>
                <w:sz w:val="16"/>
                <w:szCs w:val="16"/>
                <w:lang w:val="en-GB"/>
              </w:rPr>
            </w:pPr>
            <w:ins w:id="5992" w:author="Zhunisbayev, Olzhasbek A [Bolashak Atyrau Limited]" w:date="2022-06-13T17:31:00Z">
              <w:r w:rsidRPr="00014E44">
                <w:rPr>
                  <w:rFonts w:ascii="Arial Narrow" w:hAnsi="Arial Narrow" w:cs="Arial"/>
                  <w:color w:val="auto"/>
                  <w:sz w:val="16"/>
                  <w:szCs w:val="16"/>
                  <w:lang w:val="en-GB"/>
                </w:rPr>
                <w:t>Note 1</w:t>
              </w:r>
            </w:ins>
          </w:p>
        </w:tc>
        <w:tc>
          <w:tcPr>
            <w:tcW w:w="720" w:type="dxa"/>
            <w:tcBorders>
              <w:top w:val="single" w:sz="6" w:space="0" w:color="auto"/>
              <w:left w:val="single" w:sz="6" w:space="0" w:color="auto"/>
              <w:bottom w:val="single" w:sz="6" w:space="0" w:color="auto"/>
              <w:right w:val="single" w:sz="6" w:space="0" w:color="auto"/>
            </w:tcBorders>
          </w:tcPr>
          <w:p w14:paraId="4DEB22BC" w14:textId="77777777" w:rsidR="00B271C8" w:rsidRPr="00014E44" w:rsidRDefault="00B271C8" w:rsidP="00DE1185">
            <w:pPr>
              <w:pStyle w:val="CellBodyCentered"/>
              <w:rPr>
                <w:ins w:id="5993" w:author="Zhunisbayev, Olzhasbek A [Bolashak Atyrau Limited]" w:date="2022-06-13T17:31:00Z"/>
                <w:rFonts w:ascii="Arial Narrow" w:hAnsi="Arial Narrow" w:cs="Arial"/>
                <w:color w:val="auto"/>
                <w:sz w:val="16"/>
                <w:szCs w:val="16"/>
                <w:lang w:val="en-GB"/>
              </w:rPr>
            </w:pPr>
          </w:p>
          <w:p w14:paraId="50A0611C" w14:textId="77777777" w:rsidR="00B271C8" w:rsidRPr="00014E44" w:rsidRDefault="00B271C8" w:rsidP="00DE1185">
            <w:pPr>
              <w:pStyle w:val="CellBodyCentered"/>
              <w:rPr>
                <w:ins w:id="5994" w:author="Zhunisbayev, Olzhasbek A [Bolashak Atyrau Limited]" w:date="2022-06-13T17:31:00Z"/>
                <w:rFonts w:ascii="Arial Narrow" w:hAnsi="Arial Narrow" w:cs="Arial"/>
                <w:color w:val="auto"/>
                <w:sz w:val="16"/>
                <w:szCs w:val="16"/>
                <w:lang w:val="en-GB"/>
              </w:rPr>
            </w:pPr>
            <w:ins w:id="5995" w:author="Zhunisbayev, Olzhasbek A [Bolashak Atyrau Limited]" w:date="2022-06-13T17:31:00Z">
              <w:r w:rsidRPr="00014E44">
                <w:rPr>
                  <w:rFonts w:ascii="Arial Narrow" w:hAnsi="Arial Narrow" w:cs="Arial"/>
                  <w:color w:val="auto"/>
                  <w:sz w:val="16"/>
                  <w:szCs w:val="16"/>
                  <w:lang w:val="en-GB"/>
                </w:rPr>
                <w:t>CLASS</w:t>
              </w:r>
            </w:ins>
          </w:p>
          <w:p w14:paraId="33BA4EB5" w14:textId="77777777" w:rsidR="00B271C8" w:rsidRPr="00014E44" w:rsidRDefault="00B271C8" w:rsidP="00DE1185">
            <w:pPr>
              <w:pStyle w:val="CellBodyCentered"/>
              <w:rPr>
                <w:ins w:id="5996" w:author="Zhunisbayev, Olzhasbek A [Bolashak Atyrau Limited]" w:date="2022-06-13T17:31:00Z"/>
                <w:rFonts w:ascii="Arial Narrow" w:hAnsi="Arial Narrow" w:cs="Arial"/>
                <w:color w:val="auto"/>
                <w:sz w:val="16"/>
                <w:szCs w:val="16"/>
                <w:lang w:val="en-GB"/>
              </w:rPr>
            </w:pPr>
            <w:ins w:id="5997" w:author="Zhunisbayev, Olzhasbek A [Bolashak Atyrau Limited]" w:date="2022-06-13T17:31:00Z">
              <w:r w:rsidRPr="00014E44">
                <w:rPr>
                  <w:rFonts w:ascii="Arial Narrow" w:hAnsi="Arial Narrow" w:cs="Arial"/>
                  <w:color w:val="auto"/>
                  <w:sz w:val="16"/>
                  <w:szCs w:val="16"/>
                  <w:lang w:val="en-GB"/>
                </w:rPr>
                <w:t xml:space="preserve">2500 </w:t>
              </w:r>
            </w:ins>
          </w:p>
          <w:p w14:paraId="0D6A3FF0" w14:textId="77777777" w:rsidR="00B271C8" w:rsidRPr="00014E44" w:rsidRDefault="00B271C8" w:rsidP="00DE1185">
            <w:pPr>
              <w:pStyle w:val="CellBodyCentered"/>
              <w:rPr>
                <w:ins w:id="5998" w:author="Zhunisbayev, Olzhasbek [Bolashak Atyrau Limited]" w:date="2023-09-10T14:53:00Z"/>
                <w:rFonts w:ascii="Arial Narrow" w:hAnsi="Arial Narrow" w:cs="Arial"/>
                <w:color w:val="auto"/>
                <w:sz w:val="16"/>
                <w:szCs w:val="16"/>
                <w:lang w:val="en-GB"/>
              </w:rPr>
            </w:pPr>
            <w:ins w:id="5999" w:author="Zhunisbayev, Olzhasbek A [Bolashak Atyrau Limited]" w:date="2022-06-13T17:31:00Z">
              <w:r w:rsidRPr="00014E44">
                <w:rPr>
                  <w:rFonts w:ascii="Arial Narrow" w:hAnsi="Arial Narrow" w:cs="Arial"/>
                  <w:color w:val="auto"/>
                  <w:sz w:val="16"/>
                  <w:szCs w:val="16"/>
                  <w:lang w:val="en-GB"/>
                </w:rPr>
                <w:t>RTJ(&lt;2”)/CF</w:t>
              </w:r>
            </w:ins>
          </w:p>
          <w:p w14:paraId="1EED044C" w14:textId="77777777" w:rsidR="00B271C8" w:rsidRDefault="00B271C8" w:rsidP="00DE1185">
            <w:pPr>
              <w:pStyle w:val="CellBodyCentered"/>
              <w:rPr>
                <w:rFonts w:ascii="Arial Narrow" w:hAnsi="Arial Narrow" w:cs="Arial"/>
                <w:color w:val="auto"/>
                <w:sz w:val="16"/>
                <w:szCs w:val="16"/>
                <w:lang w:val="en-GB"/>
              </w:rPr>
            </w:pPr>
            <w:ins w:id="6000" w:author="Zhunisbayev, Olzhasbek [Bolashak Atyrau Limited]" w:date="2023-09-10T14:53:00Z">
              <w:r w:rsidRPr="00014E44">
                <w:rPr>
                  <w:rFonts w:ascii="Arial Narrow" w:hAnsi="Arial Narrow" w:cs="Arial"/>
                  <w:color w:val="auto"/>
                  <w:sz w:val="16"/>
                  <w:szCs w:val="16"/>
                  <w:lang w:val="en-GB"/>
                </w:rPr>
                <w:t>Note 8</w:t>
              </w:r>
            </w:ins>
          </w:p>
          <w:p w14:paraId="48DDC1B3" w14:textId="77777777" w:rsidR="001F024D" w:rsidRDefault="001F024D" w:rsidP="00DE1185">
            <w:pPr>
              <w:pStyle w:val="CellBodyCentered"/>
              <w:rPr>
                <w:rFonts w:ascii="Arial Narrow" w:hAnsi="Arial Narrow" w:cs="Arial"/>
                <w:color w:val="auto"/>
                <w:sz w:val="16"/>
                <w:szCs w:val="16"/>
                <w:lang w:val="en-GB"/>
              </w:rPr>
            </w:pPr>
          </w:p>
          <w:p w14:paraId="0495529D" w14:textId="77777777" w:rsidR="001F024D" w:rsidRDefault="001F024D" w:rsidP="00DE1185">
            <w:pPr>
              <w:pStyle w:val="CellBodyCentered"/>
              <w:rPr>
                <w:rFonts w:ascii="Arial Narrow" w:hAnsi="Arial Narrow" w:cs="Arial"/>
                <w:color w:val="auto"/>
                <w:sz w:val="16"/>
                <w:szCs w:val="16"/>
                <w:lang w:val="en-GB"/>
              </w:rPr>
            </w:pPr>
          </w:p>
          <w:p w14:paraId="43A1C8AE" w14:textId="77777777" w:rsidR="001F024D" w:rsidRDefault="001F024D" w:rsidP="00DE1185">
            <w:pPr>
              <w:pStyle w:val="CellBodyCentered"/>
              <w:rPr>
                <w:rFonts w:ascii="Arial Narrow" w:hAnsi="Arial Narrow" w:cs="Arial"/>
                <w:color w:val="auto"/>
                <w:sz w:val="16"/>
                <w:szCs w:val="16"/>
                <w:lang w:val="en-GB"/>
              </w:rPr>
            </w:pPr>
          </w:p>
          <w:p w14:paraId="1733F84A" w14:textId="5B4895AB" w:rsidR="001F024D" w:rsidRPr="00014E44" w:rsidRDefault="001F024D"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02386EC" w14:textId="77777777" w:rsidR="00B271C8" w:rsidRPr="00014E44" w:rsidRDefault="00B271C8" w:rsidP="00DE1185">
            <w:pPr>
              <w:pStyle w:val="CellBodyCentered"/>
              <w:rPr>
                <w:ins w:id="6001" w:author="Zhunisbayev, Olzhasbek A [Bolashak Atyrau Limited]" w:date="2022-06-13T17:31:00Z"/>
                <w:rFonts w:ascii="Arial Narrow" w:hAnsi="Arial Narrow" w:cs="Arial"/>
                <w:color w:val="auto"/>
                <w:sz w:val="16"/>
                <w:szCs w:val="16"/>
                <w:lang w:val="en-GB"/>
              </w:rPr>
            </w:pPr>
          </w:p>
          <w:p w14:paraId="2DFBD012" w14:textId="77777777" w:rsidR="00B271C8" w:rsidRPr="00014E44" w:rsidRDefault="00B271C8" w:rsidP="00DE1185">
            <w:pPr>
              <w:pStyle w:val="CellBodyCentered"/>
              <w:rPr>
                <w:ins w:id="6002" w:author="Zhunisbayev, Olzhasbek A [Bolashak Atyrau Limited]" w:date="2022-06-13T17:31:00Z"/>
                <w:rFonts w:ascii="Arial Narrow" w:hAnsi="Arial Narrow" w:cs="Arial"/>
                <w:color w:val="auto"/>
                <w:sz w:val="16"/>
                <w:szCs w:val="16"/>
                <w:lang w:val="en-GB"/>
              </w:rPr>
            </w:pPr>
            <w:ins w:id="6003" w:author="Zhunisbayev, Olzhasbek A [Bolashak Atyrau Limited]" w:date="2022-06-13T17:31:00Z">
              <w:r w:rsidRPr="00014E44">
                <w:rPr>
                  <w:rFonts w:ascii="Arial Narrow" w:hAnsi="Arial Narrow" w:cs="Arial"/>
                  <w:color w:val="auto"/>
                  <w:sz w:val="16"/>
                  <w:szCs w:val="16"/>
                  <w:lang w:val="en-GB"/>
                </w:rPr>
                <w:t>-4</w:t>
              </w:r>
            </w:ins>
            <w:ins w:id="6004" w:author="Zhunisbayev, Olzhasbek A [Bolashak Atyrau Limited]" w:date="2022-09-18T20:46:00Z">
              <w:r w:rsidRPr="00014E44">
                <w:rPr>
                  <w:rFonts w:ascii="Arial Narrow" w:hAnsi="Arial Narrow" w:cs="Arial"/>
                  <w:color w:val="auto"/>
                  <w:sz w:val="16"/>
                  <w:szCs w:val="16"/>
                  <w:lang w:val="en-GB"/>
                </w:rPr>
                <w:t>0</w:t>
              </w:r>
            </w:ins>
            <w:ins w:id="6005" w:author="Zhunisbayev, Olzhasbek A [Bolashak Atyrau Limited]" w:date="2022-06-13T17:31:00Z">
              <w:r w:rsidRPr="00014E44">
                <w:rPr>
                  <w:rFonts w:ascii="Arial Narrow" w:hAnsi="Arial Narrow" w:cs="Arial"/>
                  <w:color w:val="auto"/>
                  <w:sz w:val="16"/>
                  <w:szCs w:val="16"/>
                  <w:lang w:val="en-GB"/>
                </w:rPr>
                <w:t xml:space="preserve"> to</w:t>
              </w:r>
            </w:ins>
          </w:p>
          <w:p w14:paraId="3FC8FCBC" w14:textId="306A0F31" w:rsidR="00B271C8" w:rsidRPr="00014E44" w:rsidRDefault="00B271C8" w:rsidP="00DE1185">
            <w:pPr>
              <w:pStyle w:val="CellBodyCentered"/>
              <w:rPr>
                <w:rFonts w:ascii="Arial Narrow" w:hAnsi="Arial Narrow" w:cs="Arial"/>
                <w:color w:val="auto"/>
                <w:sz w:val="16"/>
                <w:szCs w:val="16"/>
                <w:lang w:val="en-GB"/>
              </w:rPr>
            </w:pPr>
            <w:ins w:id="6006" w:author="Zhunisbayev, Olzhasbek A [Bolashak Atyrau Limited]" w:date="2022-06-13T17:31:00Z">
              <w:r w:rsidRPr="00014E44">
                <w:rPr>
                  <w:rFonts w:ascii="Arial Narrow" w:hAnsi="Arial Narrow" w:cs="Arial"/>
                  <w:color w:val="auto"/>
                  <w:sz w:val="16"/>
                  <w:szCs w:val="16"/>
                  <w:lang w:val="en-GB"/>
                </w:rPr>
                <w:t>+120</w:t>
              </w:r>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C</w:t>
              </w:r>
            </w:ins>
          </w:p>
        </w:tc>
        <w:tc>
          <w:tcPr>
            <w:tcW w:w="1890" w:type="dxa"/>
            <w:tcBorders>
              <w:top w:val="single" w:sz="6" w:space="0" w:color="auto"/>
              <w:left w:val="single" w:sz="6" w:space="0" w:color="auto"/>
              <w:bottom w:val="single" w:sz="6" w:space="0" w:color="auto"/>
              <w:right w:val="single" w:sz="6" w:space="0" w:color="auto"/>
            </w:tcBorders>
          </w:tcPr>
          <w:p w14:paraId="6FD59DAB" w14:textId="77777777" w:rsidR="00B271C8" w:rsidRPr="00014E44" w:rsidRDefault="00B271C8" w:rsidP="00DE1185">
            <w:pPr>
              <w:pStyle w:val="CellBody"/>
              <w:rPr>
                <w:ins w:id="6007" w:author="Zhunisbayev, Olzhasbek A [Bolashak Atyrau Limited]" w:date="2022-06-13T17:31:00Z"/>
                <w:rFonts w:ascii="Arial Narrow" w:hAnsi="Arial Narrow" w:cs="Arial"/>
                <w:color w:val="auto"/>
                <w:sz w:val="16"/>
                <w:szCs w:val="16"/>
                <w:u w:val="single"/>
                <w:lang w:val="en-GB"/>
              </w:rPr>
            </w:pPr>
          </w:p>
          <w:p w14:paraId="59E76DE2" w14:textId="0FBBBDB5" w:rsidR="00B271C8" w:rsidRPr="00014E44" w:rsidRDefault="00B271C8" w:rsidP="00DE1185">
            <w:pPr>
              <w:pStyle w:val="CellBody"/>
              <w:rPr>
                <w:ins w:id="6008" w:author="Zhunisbayev, Olzhasbek A [Bolashak Atyrau Limited]" w:date="2022-06-13T17:31:00Z"/>
                <w:rFonts w:ascii="Arial Narrow" w:hAnsi="Arial Narrow" w:cs="Arial"/>
                <w:color w:val="auto"/>
                <w:sz w:val="16"/>
                <w:szCs w:val="16"/>
                <w:lang w:val="en-GB"/>
              </w:rPr>
            </w:pPr>
            <w:ins w:id="6009" w:author="Zhunisbayev, Olzhasbek A [Bolashak Atyrau Limited]" w:date="2022-06-13T17:31:00Z">
              <w:r w:rsidRPr="00014E44">
                <w:rPr>
                  <w:rFonts w:ascii="Arial Narrow" w:hAnsi="Arial Narrow" w:cs="Arial"/>
                  <w:color w:val="auto"/>
                  <w:sz w:val="16"/>
                  <w:szCs w:val="16"/>
                  <w:u w:val="single"/>
                  <w:lang w:val="en-GB"/>
                </w:rPr>
                <w:t>Per ASME B16.5, matl. Group 2.4</w:t>
              </w:r>
            </w:ins>
            <w:r w:rsidR="000063A3">
              <w:rPr>
                <w:rFonts w:ascii="Arial Narrow" w:hAnsi="Arial Narrow" w:cs="Arial"/>
                <w:color w:val="auto"/>
                <w:sz w:val="16"/>
                <w:szCs w:val="16"/>
                <w:u w:val="single"/>
                <w:lang w:val="en-GB"/>
              </w:rPr>
              <w:t xml:space="preserve"> </w:t>
            </w:r>
            <w:ins w:id="6010" w:author="Zhunisbayev, Olzhasbek A [Bolashak Atyrau Limited]" w:date="2022-06-13T17:31:00Z">
              <w:r w:rsidRPr="00014E44">
                <w:rPr>
                  <w:rFonts w:ascii="Arial Narrow" w:hAnsi="Arial Narrow" w:cs="Arial"/>
                  <w:color w:val="auto"/>
                  <w:sz w:val="16"/>
                  <w:szCs w:val="16"/>
                  <w:lang w:val="en-GB"/>
                </w:rPr>
                <w:t>(limited by flange ratings)</w:t>
              </w:r>
            </w:ins>
          </w:p>
          <w:p w14:paraId="1C948793" w14:textId="1FA94AF2" w:rsidR="00B271C8" w:rsidRPr="00785C5A" w:rsidRDefault="00B271C8" w:rsidP="00DE1185">
            <w:pPr>
              <w:pStyle w:val="CellBody"/>
              <w:rPr>
                <w:rFonts w:ascii="Arial Narrow" w:hAnsi="Arial Narrow" w:cs="Arial"/>
                <w:color w:val="auto"/>
                <w:sz w:val="16"/>
                <w:szCs w:val="16"/>
              </w:rPr>
            </w:pPr>
            <w:ins w:id="6011" w:author="Zhunisbayev, Olzhasbek A [Bolashak Atyrau Limited]" w:date="2022-06-13T17:31:00Z">
              <w:r w:rsidRPr="00014E44">
                <w:rPr>
                  <w:rFonts w:ascii="Arial Narrow" w:hAnsi="Arial Narrow" w:cs="Arial"/>
                  <w:color w:val="auto"/>
                  <w:sz w:val="16"/>
                  <w:szCs w:val="16"/>
                  <w:lang w:val="en-GB"/>
                </w:rPr>
                <w:t>Maximum = 350barg</w:t>
              </w:r>
              <w:r w:rsidRPr="00014E44">
                <w:rPr>
                  <w:rFonts w:ascii="Arial Narrow" w:hAnsi="Arial Narrow" w:cs="Arial"/>
                  <w:color w:val="auto"/>
                  <w:sz w:val="16"/>
                  <w:szCs w:val="16"/>
                  <w:u w:val="single"/>
                  <w:lang w:val="en-GB"/>
                </w:rPr>
                <w:t xml:space="preserve"> </w:t>
              </w:r>
              <w:r w:rsidRPr="00014E44">
                <w:rPr>
                  <w:rFonts w:ascii="Arial Narrow" w:hAnsi="Arial Narrow" w:cs="Arial"/>
                  <w:color w:val="auto"/>
                  <w:sz w:val="16"/>
                  <w:szCs w:val="16"/>
                </w:rPr>
                <w:t>at max design temp</w:t>
              </w:r>
            </w:ins>
          </w:p>
        </w:tc>
        <w:tc>
          <w:tcPr>
            <w:tcW w:w="630" w:type="dxa"/>
            <w:tcBorders>
              <w:top w:val="single" w:sz="6" w:space="0" w:color="auto"/>
              <w:left w:val="single" w:sz="6" w:space="0" w:color="auto"/>
              <w:bottom w:val="single" w:sz="6" w:space="0" w:color="auto"/>
              <w:right w:val="single" w:sz="6" w:space="0" w:color="auto"/>
            </w:tcBorders>
          </w:tcPr>
          <w:p w14:paraId="2F58C109" w14:textId="77777777" w:rsidR="00B271C8" w:rsidRPr="00014E44" w:rsidRDefault="00B271C8" w:rsidP="00DE1185">
            <w:pPr>
              <w:pStyle w:val="CellBodyCentered"/>
              <w:rPr>
                <w:ins w:id="6012" w:author="Zhunisbayev, Olzhasbek A [Bolashak Atyrau Limited]" w:date="2022-06-13T17:31:00Z"/>
                <w:rFonts w:ascii="Arial Narrow" w:hAnsi="Arial Narrow" w:cs="Arial"/>
                <w:color w:val="auto"/>
                <w:sz w:val="16"/>
                <w:szCs w:val="16"/>
                <w:lang w:val="en-GB"/>
              </w:rPr>
            </w:pPr>
          </w:p>
          <w:p w14:paraId="0921CCA0" w14:textId="7AF23CA0" w:rsidR="00B271C8" w:rsidRPr="00014E44" w:rsidRDefault="00B271C8" w:rsidP="00DE1185">
            <w:pPr>
              <w:pStyle w:val="CellBodyCentered"/>
              <w:rPr>
                <w:rFonts w:ascii="Arial Narrow" w:hAnsi="Arial Narrow" w:cs="Arial"/>
                <w:color w:val="auto"/>
                <w:sz w:val="16"/>
                <w:szCs w:val="16"/>
                <w:lang w:val="en-GB"/>
              </w:rPr>
            </w:pPr>
            <w:ins w:id="6013" w:author="Zhunisbayev, Olzhasbek A [Bolashak Atyrau Limited]" w:date="2022-06-13T17:31:00Z">
              <w:r w:rsidRPr="00014E44">
                <w:rPr>
                  <w:rFonts w:ascii="Arial Narrow" w:hAnsi="Arial Narrow" w:cs="Arial"/>
                  <w:color w:val="auto"/>
                  <w:sz w:val="16"/>
                  <w:szCs w:val="16"/>
                  <w:lang w:val="en-GB"/>
                </w:rPr>
                <w:t>NO</w:t>
              </w:r>
            </w:ins>
          </w:p>
        </w:tc>
        <w:tc>
          <w:tcPr>
            <w:tcW w:w="418" w:type="dxa"/>
            <w:tcBorders>
              <w:top w:val="single" w:sz="6" w:space="0" w:color="auto"/>
              <w:left w:val="single" w:sz="6" w:space="0" w:color="auto"/>
              <w:bottom w:val="single" w:sz="6" w:space="0" w:color="auto"/>
              <w:right w:val="single" w:sz="6" w:space="0" w:color="auto"/>
            </w:tcBorders>
          </w:tcPr>
          <w:p w14:paraId="3A0CB578" w14:textId="77777777" w:rsidR="00B271C8" w:rsidRPr="00014E44" w:rsidRDefault="00B271C8" w:rsidP="00DE1185">
            <w:pPr>
              <w:pStyle w:val="CellBodyCentered"/>
              <w:rPr>
                <w:ins w:id="6014" w:author="Zhunisbayev, Olzhasbek A [Bolashak Atyrau Limited]" w:date="2022-06-13T17:31:00Z"/>
                <w:rFonts w:ascii="Arial Narrow" w:hAnsi="Arial Narrow" w:cs="Arial"/>
                <w:color w:val="auto"/>
                <w:sz w:val="16"/>
                <w:szCs w:val="16"/>
                <w:lang w:val="en-GB"/>
              </w:rPr>
            </w:pPr>
          </w:p>
          <w:p w14:paraId="70B3CEC5" w14:textId="149A9370" w:rsidR="00B271C8" w:rsidRPr="00014E44" w:rsidRDefault="00B271C8" w:rsidP="00DE1185">
            <w:pPr>
              <w:pStyle w:val="CellBodyCentered"/>
              <w:rPr>
                <w:rFonts w:ascii="Arial Narrow" w:hAnsi="Arial Narrow" w:cs="Arial"/>
                <w:color w:val="auto"/>
                <w:sz w:val="16"/>
                <w:szCs w:val="16"/>
                <w:lang w:val="en-GB"/>
              </w:rPr>
            </w:pPr>
            <w:ins w:id="6015" w:author="Zhunisbayev, Olzhasbek A [Bolashak Atyrau Limited]" w:date="2022-06-13T17:31:00Z">
              <w:r w:rsidRPr="00014E44">
                <w:rPr>
                  <w:rFonts w:ascii="Arial Narrow" w:hAnsi="Arial Narrow" w:cs="Arial"/>
                  <w:color w:val="auto"/>
                  <w:sz w:val="16"/>
                  <w:szCs w:val="16"/>
                  <w:lang w:val="en-GB"/>
                </w:rPr>
                <w:t>100</w:t>
              </w:r>
            </w:ins>
          </w:p>
        </w:tc>
      </w:tr>
      <w:tr w:rsidR="00FA3851" w:rsidRPr="00014E44" w14:paraId="0BA26F28" w14:textId="77777777" w:rsidTr="0038396C">
        <w:tc>
          <w:tcPr>
            <w:tcW w:w="3322" w:type="dxa"/>
            <w:tcBorders>
              <w:top w:val="single" w:sz="6" w:space="0" w:color="auto"/>
              <w:left w:val="single" w:sz="6" w:space="0" w:color="auto"/>
              <w:bottom w:val="single" w:sz="6" w:space="0" w:color="auto"/>
              <w:right w:val="single" w:sz="6" w:space="0" w:color="auto"/>
            </w:tcBorders>
          </w:tcPr>
          <w:p w14:paraId="24DD1E74" w14:textId="77777777" w:rsidR="00B271C8" w:rsidRPr="00014E44" w:rsidRDefault="00B271C8" w:rsidP="00DE1185">
            <w:pPr>
              <w:pStyle w:val="CellBody"/>
              <w:rPr>
                <w:rFonts w:ascii="Arial Narrow" w:hAnsi="Arial Narrow" w:cs="Arial"/>
                <w:color w:val="auto"/>
                <w:sz w:val="16"/>
                <w:szCs w:val="16"/>
                <w:lang w:val="en-GB"/>
              </w:rPr>
            </w:pPr>
          </w:p>
          <w:p w14:paraId="7F90C6F4" w14:textId="391D58A5"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GHP – GAS INJECTION, HIGH PRESSURE</w:t>
            </w:r>
          </w:p>
          <w:p w14:paraId="702D81EA"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04A19210" w14:textId="54F5FDE6"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PHC – PROCESS HYDROCARBONS</w:t>
            </w:r>
          </w:p>
          <w:p w14:paraId="456D2E01" w14:textId="77777777"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88AAD11" w14:textId="77777777" w:rsidR="00B271C8" w:rsidRPr="00014E44" w:rsidRDefault="00B271C8" w:rsidP="00DE1185">
            <w:pPr>
              <w:pStyle w:val="CellBodyCentered"/>
              <w:rPr>
                <w:rFonts w:ascii="Arial Narrow" w:hAnsi="Arial Narrow" w:cs="Arial"/>
                <w:b/>
                <w:color w:val="auto"/>
                <w:sz w:val="16"/>
                <w:szCs w:val="16"/>
                <w:lang w:val="en-GB"/>
              </w:rPr>
            </w:pPr>
          </w:p>
          <w:p w14:paraId="4B1E0A57" w14:textId="77777777" w:rsidR="00B271C8" w:rsidRPr="00014E44" w:rsidRDefault="00B271C8" w:rsidP="00DE1185">
            <w:pPr>
              <w:pStyle w:val="CellBodyCentered"/>
              <w:ind w:left="-152" w:right="-114"/>
              <w:rPr>
                <w:rFonts w:ascii="Arial Narrow" w:hAnsi="Arial Narrow" w:cs="Arial"/>
                <w:b/>
                <w:bCs/>
                <w:color w:val="auto"/>
                <w:sz w:val="16"/>
                <w:szCs w:val="16"/>
                <w:lang w:val="en-GB"/>
              </w:rPr>
            </w:pPr>
            <w:r w:rsidRPr="00014E44">
              <w:rPr>
                <w:rFonts w:ascii="Arial Narrow" w:hAnsi="Arial Narrow" w:cs="Arial"/>
                <w:b/>
                <w:color w:val="auto"/>
                <w:sz w:val="16"/>
                <w:szCs w:val="16"/>
                <w:lang w:val="en-GB"/>
              </w:rPr>
              <w:t>10000A60</w:t>
            </w:r>
          </w:p>
        </w:tc>
        <w:tc>
          <w:tcPr>
            <w:tcW w:w="450" w:type="dxa"/>
            <w:tcBorders>
              <w:top w:val="single" w:sz="6" w:space="0" w:color="auto"/>
              <w:left w:val="single" w:sz="6" w:space="0" w:color="auto"/>
              <w:bottom w:val="single" w:sz="6" w:space="0" w:color="auto"/>
              <w:right w:val="single" w:sz="6" w:space="0" w:color="auto"/>
            </w:tcBorders>
          </w:tcPr>
          <w:p w14:paraId="5A7F890A" w14:textId="77777777" w:rsidR="00B271C8" w:rsidRPr="00014E44" w:rsidRDefault="00B271C8" w:rsidP="00DE1185">
            <w:pPr>
              <w:pStyle w:val="CellBodyCentered"/>
              <w:rPr>
                <w:rFonts w:ascii="Arial Narrow" w:hAnsi="Arial Narrow" w:cs="Arial"/>
                <w:color w:val="auto"/>
                <w:sz w:val="16"/>
                <w:szCs w:val="16"/>
                <w:lang w:val="en-GB"/>
              </w:rPr>
            </w:pPr>
          </w:p>
          <w:p w14:paraId="69B931E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w:t>
            </w:r>
          </w:p>
        </w:tc>
        <w:tc>
          <w:tcPr>
            <w:tcW w:w="1080" w:type="dxa"/>
            <w:tcBorders>
              <w:top w:val="single" w:sz="6" w:space="0" w:color="auto"/>
              <w:left w:val="single" w:sz="6" w:space="0" w:color="auto"/>
              <w:bottom w:val="single" w:sz="6" w:space="0" w:color="auto"/>
              <w:right w:val="single" w:sz="6" w:space="0" w:color="auto"/>
            </w:tcBorders>
          </w:tcPr>
          <w:p w14:paraId="00BB5823" w14:textId="77777777" w:rsidR="00B271C8" w:rsidRPr="00014E44" w:rsidRDefault="00B271C8" w:rsidP="00DE1185">
            <w:pPr>
              <w:pStyle w:val="CellBodyCentered"/>
              <w:rPr>
                <w:rFonts w:ascii="Arial Narrow" w:hAnsi="Arial Narrow" w:cs="Arial"/>
                <w:color w:val="auto"/>
                <w:sz w:val="16"/>
                <w:szCs w:val="16"/>
                <w:lang w:val="en-GB"/>
              </w:rPr>
            </w:pPr>
          </w:p>
          <w:p w14:paraId="2E30F09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INC 625 CRA</w:t>
            </w:r>
          </w:p>
          <w:p w14:paraId="2689807C" w14:textId="77777777" w:rsidR="00B271C8" w:rsidRPr="00014E44" w:rsidRDefault="00B271C8" w:rsidP="00DE1185">
            <w:pPr>
              <w:pStyle w:val="CellBodyCentered"/>
              <w:rPr>
                <w:rFonts w:ascii="Arial Narrow" w:hAnsi="Arial Narrow" w:cs="Arial"/>
                <w:color w:val="auto"/>
                <w:sz w:val="16"/>
                <w:szCs w:val="16"/>
                <w:lang w:val="en-GB"/>
              </w:rPr>
            </w:pPr>
          </w:p>
          <w:p w14:paraId="0412CE8F"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608AF3F0"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DBD3848" w14:textId="77777777" w:rsidR="00B271C8" w:rsidRPr="00014E44" w:rsidRDefault="00B271C8" w:rsidP="00DE1185">
            <w:pPr>
              <w:pStyle w:val="CellBodyCentered"/>
              <w:rPr>
                <w:rFonts w:ascii="Arial Narrow" w:hAnsi="Arial Narrow" w:cs="Arial"/>
                <w:color w:val="auto"/>
                <w:sz w:val="16"/>
                <w:szCs w:val="16"/>
                <w:lang w:val="en-GB"/>
              </w:rPr>
            </w:pPr>
          </w:p>
          <w:p w14:paraId="6F250E8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4C1AD628" w14:textId="07902D2E"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10000 psi</w:t>
            </w:r>
          </w:p>
          <w:p w14:paraId="3C96A19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API 6A</w:t>
            </w:r>
          </w:p>
          <w:p w14:paraId="0D413F50" w14:textId="77777777" w:rsidR="00B271C8" w:rsidRPr="00014E44" w:rsidRDefault="00B271C8" w:rsidP="00DE1185">
            <w:pPr>
              <w:pStyle w:val="CellBodyCentered"/>
              <w:rPr>
                <w:ins w:id="6016" w:author="Zhunisbayev, Olzhasbek [Bolashak Atyrau Limited]" w:date="2023-09-10T14:53:00Z"/>
                <w:rFonts w:ascii="Arial Narrow" w:hAnsi="Arial Narrow" w:cs="Arial"/>
                <w:color w:val="auto"/>
                <w:sz w:val="16"/>
                <w:szCs w:val="16"/>
                <w:lang w:val="en-GB"/>
              </w:rPr>
            </w:pPr>
            <w:r w:rsidRPr="00014E44">
              <w:rPr>
                <w:rFonts w:ascii="Arial Narrow" w:hAnsi="Arial Narrow" w:cs="Arial"/>
                <w:color w:val="auto"/>
                <w:sz w:val="16"/>
                <w:szCs w:val="16"/>
                <w:lang w:val="en-GB"/>
              </w:rPr>
              <w:t>CF</w:t>
            </w:r>
          </w:p>
          <w:p w14:paraId="79C2B8C8" w14:textId="1E2AE0CD" w:rsidR="00B271C8" w:rsidRPr="00014E44" w:rsidRDefault="00B271C8" w:rsidP="00DE1185">
            <w:pPr>
              <w:pStyle w:val="CellBodyCentered"/>
              <w:rPr>
                <w:rFonts w:ascii="Arial Narrow" w:hAnsi="Arial Narrow" w:cs="Arial"/>
                <w:color w:val="auto"/>
                <w:sz w:val="16"/>
                <w:szCs w:val="16"/>
                <w:lang w:val="en-GB"/>
              </w:rPr>
            </w:pPr>
            <w:ins w:id="6017" w:author="Zhunisbayev, Olzhasbek [Bolashak Atyrau Limited]" w:date="2023-09-10T14:53: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3E37CC10" w14:textId="77777777" w:rsidR="00B271C8" w:rsidRPr="00014E44" w:rsidRDefault="00B271C8" w:rsidP="00DE1185">
            <w:pPr>
              <w:pStyle w:val="CellBodyCentered"/>
              <w:rPr>
                <w:rFonts w:ascii="Arial Narrow" w:hAnsi="Arial Narrow" w:cs="Arial"/>
                <w:color w:val="auto"/>
                <w:sz w:val="16"/>
                <w:szCs w:val="16"/>
                <w:lang w:val="en-GB"/>
              </w:rPr>
            </w:pPr>
          </w:p>
          <w:p w14:paraId="7D9C61F1" w14:textId="2B1450ED"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w:t>
            </w:r>
            <w:del w:id="6018" w:author="Zhunisbayev, Olzhasbek A [Bolashak Atyrau Limited]" w:date="2022-06-13T17:32:00Z">
              <w:r w:rsidRPr="00014E44" w:rsidDel="00EF2F25">
                <w:rPr>
                  <w:rFonts w:ascii="Arial Narrow" w:hAnsi="Arial Narrow" w:cs="Arial"/>
                  <w:color w:val="auto"/>
                  <w:sz w:val="16"/>
                  <w:szCs w:val="16"/>
                  <w:lang w:val="en-GB"/>
                </w:rPr>
                <w:delText xml:space="preserve">100 </w:delText>
              </w:r>
            </w:del>
            <w:ins w:id="6019" w:author="Zhunisbayev, Olzhasbek A [Bolashak Atyrau Limited]" w:date="2022-06-13T17:32:00Z">
              <w:r w:rsidRPr="00014E44">
                <w:rPr>
                  <w:rFonts w:ascii="Arial Narrow" w:hAnsi="Arial Narrow" w:cs="Arial"/>
                  <w:color w:val="auto"/>
                  <w:sz w:val="16"/>
                  <w:szCs w:val="16"/>
                  <w:lang w:val="en-GB"/>
                </w:rPr>
                <w:t xml:space="preserve">120 </w:t>
              </w:r>
            </w:ins>
            <w:r w:rsidRPr="00014E44">
              <w:rPr>
                <w:rFonts w:ascii="Arial Narrow" w:hAnsi="Arial Narrow" w:cs="Arial"/>
                <w:color w:val="auto"/>
                <w:sz w:val="16"/>
                <w:szCs w:val="16"/>
                <w:lang w:val="en-GB"/>
              </w:rPr>
              <w:t xml:space="preserve">to </w:t>
            </w:r>
            <w:del w:id="6020" w:author="Zhunisbayev, Olzhasbek A [Bolashak Atyrau Limited]" w:date="2022-06-13T17:32:00Z">
              <w:r w:rsidRPr="00014E44" w:rsidDel="00EF2F25">
                <w:rPr>
                  <w:rFonts w:ascii="Arial Narrow" w:hAnsi="Arial Narrow" w:cs="Arial"/>
                  <w:color w:val="auto"/>
                  <w:sz w:val="16"/>
                  <w:szCs w:val="16"/>
                  <w:lang w:val="en-GB"/>
                </w:rPr>
                <w:delText>110</w:delText>
              </w:r>
            </w:del>
            <w:ins w:id="6021" w:author="Zhunisbayev, Olzhasbek A [Bolashak Atyrau Limited]" w:date="2022-06-13T17:32:00Z">
              <w:r w:rsidRPr="00014E44">
                <w:rPr>
                  <w:rFonts w:ascii="Arial Narrow" w:hAnsi="Arial Narrow" w:cs="Arial"/>
                  <w:color w:val="auto"/>
                  <w:sz w:val="16"/>
                  <w:szCs w:val="16"/>
                  <w:lang w:val="en-GB"/>
                </w:rPr>
                <w:t>130</w:t>
              </w:r>
            </w:ins>
            <w:r w:rsidRPr="00014E44">
              <w:rPr>
                <w:rFonts w:ascii="Arial Narrow" w:hAnsi="Arial Narrow" w:cs="Arial"/>
                <w:color w:val="auto"/>
                <w:sz w:val="16"/>
                <w:szCs w:val="16"/>
                <w:lang w:val="en-GB"/>
              </w:rPr>
              <w:sym w:font="Symbol" w:char="F0B0"/>
            </w:r>
            <w:r w:rsidRPr="00014E44">
              <w:rPr>
                <w:rFonts w:ascii="Arial Narrow" w:hAnsi="Arial Narrow" w:cs="Arial"/>
                <w:color w:val="auto"/>
                <w:sz w:val="16"/>
                <w:szCs w:val="16"/>
                <w:lang w:val="en-GB"/>
              </w:rPr>
              <w:t>C</w:t>
            </w:r>
          </w:p>
        </w:tc>
        <w:tc>
          <w:tcPr>
            <w:tcW w:w="1890" w:type="dxa"/>
            <w:tcBorders>
              <w:top w:val="single" w:sz="6" w:space="0" w:color="auto"/>
              <w:left w:val="single" w:sz="6" w:space="0" w:color="auto"/>
              <w:bottom w:val="single" w:sz="6" w:space="0" w:color="auto"/>
              <w:right w:val="single" w:sz="6" w:space="0" w:color="auto"/>
            </w:tcBorders>
          </w:tcPr>
          <w:p w14:paraId="73665C79" w14:textId="77777777" w:rsidR="00B271C8" w:rsidRPr="00014E44" w:rsidRDefault="00B271C8" w:rsidP="00DE1185">
            <w:pPr>
              <w:pStyle w:val="CellBody"/>
              <w:rPr>
                <w:rFonts w:ascii="Arial Narrow" w:hAnsi="Arial Narrow" w:cs="Arial"/>
                <w:color w:val="auto"/>
                <w:sz w:val="16"/>
                <w:szCs w:val="16"/>
                <w:u w:val="single"/>
                <w:lang w:val="en-GB"/>
              </w:rPr>
            </w:pPr>
          </w:p>
          <w:p w14:paraId="38F68CF6" w14:textId="3A46BB5E"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 xml:space="preserve">Per API 6A </w:t>
            </w:r>
            <w:r w:rsidR="009A133B" w:rsidRPr="00014E44">
              <w:rPr>
                <w:rFonts w:ascii="Arial Narrow" w:hAnsi="Arial Narrow" w:cs="Arial"/>
                <w:color w:val="auto"/>
                <w:sz w:val="16"/>
                <w:szCs w:val="16"/>
                <w:u w:val="single"/>
                <w:lang w:val="en-GB"/>
              </w:rPr>
              <w:t>- 10000</w:t>
            </w:r>
            <w:r w:rsidRPr="00014E44">
              <w:rPr>
                <w:rFonts w:ascii="Arial Narrow" w:hAnsi="Arial Narrow" w:cs="Arial"/>
                <w:color w:val="auto"/>
                <w:sz w:val="16"/>
                <w:szCs w:val="16"/>
                <w:u w:val="single"/>
                <w:lang w:val="en-GB"/>
              </w:rPr>
              <w:t xml:space="preserve"> psi </w:t>
            </w:r>
          </w:p>
          <w:p w14:paraId="658A8EB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maximum = </w:t>
            </w:r>
            <w:r w:rsidRPr="00014E44">
              <w:rPr>
                <w:rFonts w:ascii="Arial Narrow" w:hAnsi="Arial Narrow" w:cs="Arial"/>
                <w:snapToGrid w:val="0"/>
                <w:color w:val="auto"/>
                <w:sz w:val="16"/>
                <w:szCs w:val="16"/>
                <w:lang w:val="en-GB"/>
              </w:rPr>
              <w:t xml:space="preserve">600 </w:t>
            </w:r>
            <w:r w:rsidRPr="00014E44">
              <w:rPr>
                <w:rFonts w:ascii="Arial Narrow" w:hAnsi="Arial Narrow" w:cs="Arial"/>
                <w:color w:val="auto"/>
                <w:sz w:val="16"/>
                <w:szCs w:val="16"/>
                <w:lang w:val="en-GB"/>
              </w:rPr>
              <w:t>barg at max design temp</w:t>
            </w:r>
          </w:p>
          <w:p w14:paraId="0F91B1B0"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635A710C" w14:textId="77777777" w:rsidR="00B271C8" w:rsidRPr="00014E44" w:rsidRDefault="00B271C8" w:rsidP="00DE1185">
            <w:pPr>
              <w:pStyle w:val="CellBodyCentered"/>
              <w:rPr>
                <w:rFonts w:ascii="Arial Narrow" w:hAnsi="Arial Narrow" w:cs="Arial"/>
                <w:color w:val="auto"/>
                <w:sz w:val="16"/>
                <w:szCs w:val="16"/>
                <w:lang w:val="en-GB"/>
              </w:rPr>
            </w:pPr>
          </w:p>
          <w:p w14:paraId="1FAFB779"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w:t>
            </w:r>
          </w:p>
        </w:tc>
        <w:tc>
          <w:tcPr>
            <w:tcW w:w="418" w:type="dxa"/>
            <w:tcBorders>
              <w:top w:val="single" w:sz="6" w:space="0" w:color="auto"/>
              <w:left w:val="single" w:sz="6" w:space="0" w:color="auto"/>
              <w:bottom w:val="single" w:sz="6" w:space="0" w:color="auto"/>
              <w:right w:val="single" w:sz="6" w:space="0" w:color="auto"/>
            </w:tcBorders>
          </w:tcPr>
          <w:p w14:paraId="331E55D4" w14:textId="77777777" w:rsidR="00B271C8" w:rsidRPr="00014E44" w:rsidRDefault="00B271C8" w:rsidP="00DE1185">
            <w:pPr>
              <w:pStyle w:val="CellBodyCentered"/>
              <w:rPr>
                <w:rFonts w:ascii="Arial Narrow" w:hAnsi="Arial Narrow" w:cs="Arial"/>
                <w:color w:val="auto"/>
                <w:sz w:val="16"/>
                <w:szCs w:val="16"/>
                <w:lang w:val="en-GB"/>
              </w:rPr>
            </w:pPr>
          </w:p>
          <w:p w14:paraId="2DCF7AB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0F08C385" w14:textId="77777777" w:rsidTr="0038396C">
        <w:tc>
          <w:tcPr>
            <w:tcW w:w="3322" w:type="dxa"/>
            <w:tcBorders>
              <w:top w:val="single" w:sz="6" w:space="0" w:color="auto"/>
              <w:left w:val="single" w:sz="6" w:space="0" w:color="auto"/>
              <w:bottom w:val="single" w:sz="6" w:space="0" w:color="auto"/>
              <w:right w:val="single" w:sz="6" w:space="0" w:color="auto"/>
            </w:tcBorders>
          </w:tcPr>
          <w:p w14:paraId="718F145D" w14:textId="77777777" w:rsidR="00B271C8" w:rsidRPr="00014E44" w:rsidRDefault="00B271C8" w:rsidP="00DE1185">
            <w:pPr>
              <w:pStyle w:val="CellBody"/>
              <w:rPr>
                <w:rFonts w:ascii="Arial Narrow" w:hAnsi="Arial Narrow" w:cs="Arial"/>
                <w:color w:val="auto"/>
                <w:sz w:val="16"/>
                <w:szCs w:val="16"/>
                <w:lang w:val="en-GB"/>
              </w:rPr>
            </w:pPr>
          </w:p>
          <w:p w14:paraId="3F32595B" w14:textId="7B3C6637" w:rsidR="00B271C8" w:rsidRPr="00014E44" w:rsidRDefault="00B271C8" w:rsidP="00DE1185">
            <w:pPr>
              <w:pStyle w:val="CellBody"/>
              <w:rPr>
                <w:ins w:id="6022" w:author="Zhunisbayev, Olzhasbek A [Bolashak Atyrau Limited]" w:date="2022-06-13T17:32:00Z"/>
                <w:rFonts w:ascii="Arial Narrow" w:hAnsi="Arial Narrow" w:cs="Arial"/>
                <w:color w:val="auto"/>
                <w:sz w:val="16"/>
                <w:szCs w:val="16"/>
                <w:lang w:val="en-GB"/>
              </w:rPr>
            </w:pPr>
            <w:ins w:id="6023" w:author="Zhunisbayev, Olzhasbek A [Bolashak Atyrau Limited]" w:date="2022-06-13T17:33:00Z">
              <w:r w:rsidRPr="00014E44">
                <w:rPr>
                  <w:rFonts w:ascii="Arial Narrow" w:hAnsi="Arial Narrow" w:cs="Arial"/>
                  <w:color w:val="auto"/>
                  <w:sz w:val="16"/>
                  <w:szCs w:val="16"/>
                  <w:lang w:val="en-GB"/>
                </w:rPr>
                <w:t>BFL – FLARE GAS, LOW</w:t>
              </w:r>
            </w:ins>
            <w:r w:rsidRPr="00014E44">
              <w:rPr>
                <w:rFonts w:ascii="Arial Narrow" w:hAnsi="Arial Narrow" w:cs="Arial"/>
                <w:color w:val="auto"/>
                <w:sz w:val="16"/>
                <w:szCs w:val="16"/>
                <w:lang w:val="en-GB"/>
              </w:rPr>
              <w:t xml:space="preserve"> </w:t>
            </w:r>
            <w:ins w:id="6024" w:author="Zhunisbayev, Olzhasbek A [Bolashak Atyrau Limited]" w:date="2022-06-13T17:33:00Z">
              <w:r w:rsidRPr="00014E44">
                <w:rPr>
                  <w:rFonts w:ascii="Arial Narrow" w:hAnsi="Arial Narrow" w:cs="Arial"/>
                  <w:color w:val="auto"/>
                  <w:sz w:val="16"/>
                  <w:szCs w:val="16"/>
                  <w:lang w:val="en-GB"/>
                </w:rPr>
                <w:t>PRESSURE</w:t>
              </w:r>
            </w:ins>
          </w:p>
          <w:p w14:paraId="2AB2C11B" w14:textId="49AC1664"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DHC – DRAIN, HYDROCARBONS</w:t>
            </w:r>
          </w:p>
          <w:p w14:paraId="6F6E13DD" w14:textId="3E7B752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GHP- GAS INJECTION, HIGHPRESSURE</w:t>
            </w:r>
          </w:p>
          <w:p w14:paraId="6CFCF3E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GS – SOUR GAS</w:t>
            </w:r>
          </w:p>
          <w:p w14:paraId="595AAEB7" w14:textId="77777777" w:rsidR="00B271C8" w:rsidRPr="00014E44" w:rsidRDefault="00B271C8" w:rsidP="00DE1185">
            <w:pPr>
              <w:pStyle w:val="CellBody"/>
              <w:rPr>
                <w:ins w:id="6025" w:author="Zhunisbayev, Olzhasbek A [Bolashak Atyrau Limited]" w:date="2022-06-13T17:33:00Z"/>
                <w:rFonts w:ascii="Arial Narrow" w:hAnsi="Arial Narrow" w:cs="Arial"/>
                <w:color w:val="auto"/>
                <w:sz w:val="16"/>
                <w:szCs w:val="16"/>
                <w:lang w:val="en-GB"/>
              </w:rPr>
            </w:pPr>
            <w:r w:rsidRPr="00014E44">
              <w:rPr>
                <w:rFonts w:ascii="Arial Narrow" w:hAnsi="Arial Narrow" w:cs="Arial"/>
                <w:color w:val="auto"/>
                <w:sz w:val="16"/>
                <w:szCs w:val="16"/>
                <w:lang w:val="en-GB"/>
              </w:rPr>
              <w:t>KM - KILL MEDIUM</w:t>
            </w:r>
          </w:p>
          <w:p w14:paraId="7929029E" w14:textId="6B482965" w:rsidR="00B271C8" w:rsidRPr="00014E44" w:rsidRDefault="00B271C8" w:rsidP="00DE1185">
            <w:pPr>
              <w:pStyle w:val="CellBody"/>
              <w:rPr>
                <w:ins w:id="6026" w:author="Zhunisbayev, Olzhasbek A [Bolashak Atyrau Limited]" w:date="2022-06-13T17:33:00Z"/>
                <w:rFonts w:ascii="Arial Narrow" w:hAnsi="Arial Narrow" w:cs="Arial"/>
                <w:color w:val="auto"/>
                <w:sz w:val="16"/>
                <w:szCs w:val="16"/>
                <w:lang w:val="en-GB"/>
              </w:rPr>
            </w:pPr>
            <w:ins w:id="6027" w:author="Zhunisbayev, Olzhasbek A [Bolashak Atyrau Limited]" w:date="2022-06-13T17:33:00Z">
              <w:r w:rsidRPr="00014E44">
                <w:rPr>
                  <w:rFonts w:ascii="Arial Narrow" w:hAnsi="Arial Narrow" w:cs="Arial"/>
                  <w:color w:val="auto"/>
                  <w:sz w:val="16"/>
                  <w:szCs w:val="16"/>
                  <w:lang w:val="en-GB"/>
                </w:rPr>
                <w:t>NL – NITROGEN LOW</w:t>
              </w:r>
            </w:ins>
            <w:r w:rsidRPr="00014E44">
              <w:rPr>
                <w:rFonts w:ascii="Arial Narrow" w:hAnsi="Arial Narrow" w:cs="Arial"/>
                <w:color w:val="auto"/>
                <w:sz w:val="16"/>
                <w:szCs w:val="16"/>
                <w:lang w:val="en-GB"/>
              </w:rPr>
              <w:t xml:space="preserve"> </w:t>
            </w:r>
            <w:ins w:id="6028" w:author="Zhunisbayev, Olzhasbek A [Bolashak Atyrau Limited]" w:date="2022-06-13T17:33:00Z">
              <w:r w:rsidRPr="00014E44">
                <w:rPr>
                  <w:rFonts w:ascii="Arial Narrow" w:hAnsi="Arial Narrow" w:cs="Arial"/>
                  <w:color w:val="auto"/>
                  <w:sz w:val="16"/>
                  <w:szCs w:val="16"/>
                  <w:lang w:val="en-GB"/>
                </w:rPr>
                <w:t>PRESSURE</w:t>
              </w:r>
            </w:ins>
          </w:p>
          <w:p w14:paraId="3F24DC79" w14:textId="0CDC43FD" w:rsidR="00B271C8" w:rsidRPr="00014E44" w:rsidRDefault="00B271C8" w:rsidP="00DE1185">
            <w:pPr>
              <w:pStyle w:val="CellBody"/>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042AF0CB" w14:textId="77777777" w:rsidR="00B271C8" w:rsidRPr="00014E44" w:rsidRDefault="00B271C8" w:rsidP="00DE1185">
            <w:pPr>
              <w:pStyle w:val="CellBodyCentered"/>
              <w:ind w:left="-90" w:right="-42"/>
              <w:rPr>
                <w:rFonts w:ascii="Arial Narrow" w:hAnsi="Arial Narrow" w:cs="Arial"/>
                <w:b/>
                <w:color w:val="auto"/>
                <w:sz w:val="16"/>
                <w:szCs w:val="16"/>
                <w:lang w:val="en-GB"/>
              </w:rPr>
            </w:pPr>
          </w:p>
          <w:p w14:paraId="7E643F42" w14:textId="77777777" w:rsidR="00B271C8" w:rsidRPr="00014E44" w:rsidRDefault="00B271C8" w:rsidP="00DE1185">
            <w:pPr>
              <w:pStyle w:val="CellBodyCentered"/>
              <w:ind w:left="-90" w:right="-42"/>
              <w:rPr>
                <w:rFonts w:ascii="Arial Narrow" w:hAnsi="Arial Narrow" w:cs="Arial"/>
                <w:b/>
                <w:color w:val="auto"/>
                <w:sz w:val="16"/>
                <w:szCs w:val="16"/>
                <w:lang w:val="en-GB"/>
              </w:rPr>
            </w:pPr>
            <w:r w:rsidRPr="00014E44">
              <w:rPr>
                <w:rFonts w:ascii="Arial Narrow" w:hAnsi="Arial Narrow" w:cs="Arial"/>
                <w:b/>
                <w:color w:val="auto"/>
                <w:sz w:val="16"/>
                <w:szCs w:val="16"/>
                <w:lang w:val="en-GB"/>
              </w:rPr>
              <w:t>10000F22</w:t>
            </w:r>
          </w:p>
          <w:p w14:paraId="66DBCAEC" w14:textId="77777777" w:rsidR="00B271C8" w:rsidRPr="00014E44" w:rsidRDefault="00B271C8" w:rsidP="00DE1185">
            <w:pPr>
              <w:pStyle w:val="CellBodyCentered"/>
              <w:ind w:left="-90" w:right="-42"/>
              <w:rPr>
                <w:rFonts w:ascii="Arial Narrow" w:hAnsi="Arial Narrow" w:cs="Arial"/>
                <w:b/>
                <w:color w:val="auto"/>
                <w:sz w:val="16"/>
                <w:szCs w:val="16"/>
                <w:lang w:val="en-GB"/>
              </w:rPr>
            </w:pPr>
          </w:p>
          <w:p w14:paraId="1904BAFE" w14:textId="77777777" w:rsidR="00B271C8" w:rsidRPr="00014E44" w:rsidRDefault="00B271C8" w:rsidP="00DE1185">
            <w:pPr>
              <w:pStyle w:val="CellBodyCentered"/>
              <w:ind w:left="-90" w:right="-42"/>
              <w:rPr>
                <w:rFonts w:ascii="Arial Narrow" w:hAnsi="Arial Narrow" w:cs="Arial"/>
                <w:b/>
                <w:color w:val="auto"/>
                <w:sz w:val="16"/>
                <w:szCs w:val="16"/>
                <w:lang w:val="en-GB"/>
              </w:rPr>
            </w:pPr>
          </w:p>
          <w:p w14:paraId="65867465" w14:textId="77777777" w:rsidR="00B271C8" w:rsidRPr="00014E44" w:rsidRDefault="00B271C8" w:rsidP="00DE1185">
            <w:pPr>
              <w:pStyle w:val="CellBodyCentered"/>
              <w:ind w:left="-90" w:right="-42"/>
              <w:rPr>
                <w:rFonts w:ascii="Arial Narrow" w:hAnsi="Arial Narrow" w:cs="Arial"/>
                <w:b/>
                <w:color w:val="auto"/>
                <w:sz w:val="16"/>
                <w:szCs w:val="16"/>
                <w:lang w:val="en-GB"/>
              </w:rPr>
            </w:pPr>
          </w:p>
          <w:p w14:paraId="722C2386" w14:textId="77777777" w:rsidR="00B271C8" w:rsidRPr="00014E44" w:rsidRDefault="00B271C8" w:rsidP="00DE1185">
            <w:pPr>
              <w:pStyle w:val="CellBodyCentered"/>
              <w:ind w:left="-90" w:right="-42"/>
              <w:rPr>
                <w:rFonts w:ascii="Arial Narrow" w:hAnsi="Arial Narrow" w:cs="Arial"/>
                <w:b/>
                <w:color w:val="auto"/>
                <w:sz w:val="16"/>
                <w:szCs w:val="16"/>
                <w:lang w:val="en-GB"/>
              </w:rPr>
            </w:pPr>
          </w:p>
          <w:p w14:paraId="225BCDE8" w14:textId="77777777" w:rsidR="00B271C8" w:rsidRPr="00014E44" w:rsidRDefault="00B271C8" w:rsidP="00DE1185">
            <w:pPr>
              <w:pStyle w:val="CellBodyCentered"/>
              <w:ind w:left="-90" w:right="-42"/>
              <w:rPr>
                <w:rFonts w:ascii="Arial Narrow" w:hAnsi="Arial Narrow" w:cs="Arial"/>
                <w:b/>
                <w:color w:val="auto"/>
                <w:sz w:val="16"/>
                <w:szCs w:val="16"/>
                <w:lang w:val="en-GB"/>
              </w:rPr>
            </w:pPr>
          </w:p>
          <w:p w14:paraId="36F70B6F"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3E7E661C" w14:textId="77777777" w:rsidR="00B271C8" w:rsidRPr="00014E44" w:rsidRDefault="00B271C8" w:rsidP="00DE1185">
            <w:pPr>
              <w:pStyle w:val="CellBodyCentered"/>
              <w:rPr>
                <w:rFonts w:ascii="Arial Narrow" w:hAnsi="Arial Narrow" w:cs="Arial"/>
                <w:color w:val="auto"/>
                <w:sz w:val="16"/>
                <w:szCs w:val="16"/>
                <w:lang w:val="en-GB"/>
              </w:rPr>
            </w:pPr>
          </w:p>
          <w:p w14:paraId="1220104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731D0792" w14:textId="77777777" w:rsidR="00B271C8" w:rsidRPr="00014E44" w:rsidRDefault="00B271C8" w:rsidP="00DE1185">
            <w:pPr>
              <w:pStyle w:val="CellBodyCentered"/>
              <w:rPr>
                <w:rFonts w:ascii="Arial Narrow" w:hAnsi="Arial Narrow" w:cs="Arial"/>
                <w:color w:val="auto"/>
                <w:sz w:val="16"/>
                <w:szCs w:val="16"/>
                <w:lang w:val="en-GB"/>
              </w:rPr>
            </w:pPr>
          </w:p>
          <w:p w14:paraId="3BB86A7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LOW ALLOY</w:t>
            </w:r>
          </w:p>
          <w:p w14:paraId="2CD85B6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CARBON STEEL </w:t>
            </w:r>
          </w:p>
          <w:p w14:paraId="0336420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2-1/4Cr-1Mo CLASS 3 MODIFIED</w:t>
            </w:r>
          </w:p>
          <w:p w14:paraId="61D01104" w14:textId="77777777" w:rsidR="00B271C8"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23C45B06" w14:textId="06CCB22C" w:rsidR="000063A3" w:rsidRPr="000063A3" w:rsidRDefault="000063A3" w:rsidP="00DE1185">
            <w:pPr>
              <w:pStyle w:val="CellBodyCentered"/>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3EE4B1F2" w14:textId="77777777" w:rsidR="00B271C8" w:rsidRPr="00014E44" w:rsidRDefault="00B271C8" w:rsidP="00DE1185">
            <w:pPr>
              <w:pStyle w:val="CellBodyCentered"/>
              <w:rPr>
                <w:rFonts w:ascii="Arial Narrow" w:hAnsi="Arial Narrow" w:cs="Arial"/>
                <w:color w:val="auto"/>
                <w:sz w:val="16"/>
                <w:szCs w:val="16"/>
                <w:lang w:val="en-GB"/>
              </w:rPr>
            </w:pPr>
          </w:p>
          <w:p w14:paraId="668B76A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2FD6A007" w14:textId="00CE11F0"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10000 psi</w:t>
            </w:r>
          </w:p>
          <w:p w14:paraId="57C5E99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API 6A</w:t>
            </w:r>
          </w:p>
          <w:p w14:paraId="6FF82EF4" w14:textId="77777777" w:rsidR="00B271C8" w:rsidRPr="00014E44" w:rsidRDefault="00B271C8" w:rsidP="00DE1185">
            <w:pPr>
              <w:pStyle w:val="CellBodyCentered"/>
              <w:rPr>
                <w:ins w:id="6029" w:author="Zhunisbayev, Olzhasbek [Bolashak Atyrau Limited]" w:date="2023-09-10T14:53:00Z"/>
                <w:rFonts w:ascii="Arial Narrow" w:hAnsi="Arial Narrow" w:cs="Arial"/>
                <w:color w:val="auto"/>
                <w:sz w:val="16"/>
                <w:szCs w:val="16"/>
                <w:lang w:val="en-GB"/>
              </w:rPr>
            </w:pPr>
            <w:r w:rsidRPr="00014E44">
              <w:rPr>
                <w:rFonts w:ascii="Arial Narrow" w:hAnsi="Arial Narrow" w:cs="Arial"/>
                <w:color w:val="auto"/>
                <w:sz w:val="16"/>
                <w:szCs w:val="16"/>
                <w:lang w:val="en-GB"/>
              </w:rPr>
              <w:t>CF</w:t>
            </w:r>
          </w:p>
          <w:p w14:paraId="5E9FE0EF" w14:textId="1DC65786" w:rsidR="00B271C8" w:rsidRPr="00014E44" w:rsidRDefault="00B271C8" w:rsidP="00DE1185">
            <w:pPr>
              <w:pStyle w:val="CellBodyCentered"/>
              <w:rPr>
                <w:rFonts w:ascii="Arial Narrow" w:hAnsi="Arial Narrow" w:cs="Arial"/>
                <w:color w:val="auto"/>
                <w:sz w:val="16"/>
                <w:szCs w:val="16"/>
                <w:lang w:val="en-GB"/>
              </w:rPr>
            </w:pPr>
            <w:ins w:id="6030" w:author="Zhunisbayev, Olzhasbek [Bolashak Atyrau Limited]" w:date="2023-09-10T14:53: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368513CE" w14:textId="77777777" w:rsidR="00B271C8" w:rsidRPr="00014E44" w:rsidRDefault="00B271C8" w:rsidP="00DE1185">
            <w:pPr>
              <w:pStyle w:val="CellBodyCentered"/>
              <w:rPr>
                <w:rFonts w:ascii="Arial Narrow" w:hAnsi="Arial Narrow" w:cs="Arial"/>
                <w:color w:val="auto"/>
                <w:sz w:val="16"/>
                <w:szCs w:val="16"/>
                <w:lang w:val="en-GB"/>
              </w:rPr>
            </w:pPr>
          </w:p>
          <w:p w14:paraId="2A559DA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+130°C</w:t>
            </w:r>
          </w:p>
        </w:tc>
        <w:tc>
          <w:tcPr>
            <w:tcW w:w="1890" w:type="dxa"/>
            <w:tcBorders>
              <w:top w:val="single" w:sz="6" w:space="0" w:color="auto"/>
              <w:left w:val="single" w:sz="6" w:space="0" w:color="auto"/>
              <w:bottom w:val="single" w:sz="6" w:space="0" w:color="auto"/>
              <w:right w:val="single" w:sz="6" w:space="0" w:color="auto"/>
            </w:tcBorders>
          </w:tcPr>
          <w:p w14:paraId="318DE503" w14:textId="77777777" w:rsidR="00B271C8" w:rsidRPr="00014E44" w:rsidRDefault="00B271C8" w:rsidP="00DE1185">
            <w:pPr>
              <w:pStyle w:val="CellBody"/>
              <w:rPr>
                <w:rFonts w:ascii="Arial Narrow" w:hAnsi="Arial Narrow" w:cs="Arial"/>
                <w:color w:val="auto"/>
                <w:sz w:val="16"/>
                <w:szCs w:val="16"/>
                <w:u w:val="single"/>
                <w:lang w:val="en-GB"/>
              </w:rPr>
            </w:pPr>
          </w:p>
          <w:p w14:paraId="2B9779A9" w14:textId="6FFC7960"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 xml:space="preserve">Per API 6A </w:t>
            </w:r>
            <w:r w:rsidR="009A133B" w:rsidRPr="00014E44">
              <w:rPr>
                <w:rFonts w:ascii="Arial Narrow" w:hAnsi="Arial Narrow" w:cs="Arial"/>
                <w:color w:val="auto"/>
                <w:sz w:val="16"/>
                <w:szCs w:val="16"/>
                <w:u w:val="single"/>
                <w:lang w:val="en-GB"/>
              </w:rPr>
              <w:t>- 10000</w:t>
            </w:r>
            <w:r w:rsidRPr="00014E44">
              <w:rPr>
                <w:rFonts w:ascii="Arial Narrow" w:hAnsi="Arial Narrow" w:cs="Arial"/>
                <w:color w:val="auto"/>
                <w:sz w:val="16"/>
                <w:szCs w:val="16"/>
                <w:u w:val="single"/>
                <w:lang w:val="en-GB"/>
              </w:rPr>
              <w:t xml:space="preserve"> psi </w:t>
            </w:r>
          </w:p>
          <w:p w14:paraId="6D230C80"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maximum = </w:t>
            </w:r>
            <w:r w:rsidRPr="00014E44">
              <w:rPr>
                <w:rFonts w:ascii="Arial Narrow" w:hAnsi="Arial Narrow" w:cs="Arial"/>
                <w:snapToGrid w:val="0"/>
                <w:color w:val="auto"/>
                <w:sz w:val="16"/>
                <w:szCs w:val="16"/>
                <w:lang w:val="en-GB"/>
              </w:rPr>
              <w:t xml:space="preserve">600 </w:t>
            </w:r>
            <w:r w:rsidRPr="00014E44">
              <w:rPr>
                <w:rFonts w:ascii="Arial Narrow" w:hAnsi="Arial Narrow" w:cs="Arial"/>
                <w:color w:val="auto"/>
                <w:sz w:val="16"/>
                <w:szCs w:val="16"/>
                <w:lang w:val="en-GB"/>
              </w:rPr>
              <w:t>barg at max design temp</w:t>
            </w:r>
          </w:p>
          <w:p w14:paraId="74A38EF8"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41B0C5B1" w14:textId="77777777" w:rsidR="00B271C8" w:rsidRPr="00014E44" w:rsidRDefault="00B271C8" w:rsidP="00DE1185">
            <w:pPr>
              <w:pStyle w:val="CellBodyCentered"/>
              <w:rPr>
                <w:rFonts w:ascii="Arial Narrow" w:hAnsi="Arial Narrow" w:cs="Arial"/>
                <w:color w:val="auto"/>
                <w:sz w:val="16"/>
                <w:szCs w:val="16"/>
                <w:lang w:val="en-GB"/>
              </w:rPr>
            </w:pPr>
          </w:p>
          <w:p w14:paraId="359CEC0C"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YES</w:t>
            </w:r>
          </w:p>
        </w:tc>
        <w:tc>
          <w:tcPr>
            <w:tcW w:w="418" w:type="dxa"/>
            <w:tcBorders>
              <w:top w:val="single" w:sz="6" w:space="0" w:color="auto"/>
              <w:left w:val="single" w:sz="6" w:space="0" w:color="auto"/>
              <w:bottom w:val="single" w:sz="6" w:space="0" w:color="auto"/>
              <w:right w:val="single" w:sz="6" w:space="0" w:color="auto"/>
            </w:tcBorders>
          </w:tcPr>
          <w:p w14:paraId="60184C8B" w14:textId="77777777" w:rsidR="00B271C8" w:rsidRPr="00014E44" w:rsidRDefault="00B271C8" w:rsidP="00DE1185">
            <w:pPr>
              <w:pStyle w:val="CellBodyCentered"/>
              <w:rPr>
                <w:rFonts w:ascii="Arial Narrow" w:hAnsi="Arial Narrow" w:cs="Arial"/>
                <w:color w:val="auto"/>
                <w:sz w:val="16"/>
                <w:szCs w:val="16"/>
                <w:lang w:val="en-GB"/>
              </w:rPr>
            </w:pPr>
          </w:p>
          <w:p w14:paraId="1F3D559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59D7F3C5" w14:textId="77777777" w:rsidTr="0038396C">
        <w:tc>
          <w:tcPr>
            <w:tcW w:w="3322" w:type="dxa"/>
            <w:tcBorders>
              <w:top w:val="single" w:sz="6" w:space="0" w:color="auto"/>
              <w:left w:val="single" w:sz="6" w:space="0" w:color="auto"/>
              <w:bottom w:val="single" w:sz="6" w:space="0" w:color="auto"/>
              <w:right w:val="single" w:sz="6" w:space="0" w:color="auto"/>
            </w:tcBorders>
          </w:tcPr>
          <w:p w14:paraId="5E4173FF" w14:textId="77777777" w:rsidR="00B271C8" w:rsidRPr="00014E44" w:rsidRDefault="00B271C8" w:rsidP="00DE1185">
            <w:pPr>
              <w:pStyle w:val="CellBody"/>
              <w:rPr>
                <w:rFonts w:ascii="Arial Narrow" w:hAnsi="Arial Narrow" w:cs="Arial"/>
                <w:color w:val="auto"/>
                <w:sz w:val="16"/>
                <w:szCs w:val="16"/>
                <w:lang w:val="en-GB"/>
              </w:rPr>
            </w:pPr>
          </w:p>
          <w:p w14:paraId="3244CA42" w14:textId="3612CFA1"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FGH – FUEL GAS HIGH PRESSURE</w:t>
            </w:r>
          </w:p>
          <w:p w14:paraId="14102297"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KM - KILL MEDIUM</w:t>
            </w:r>
          </w:p>
        </w:tc>
        <w:tc>
          <w:tcPr>
            <w:tcW w:w="720" w:type="dxa"/>
            <w:tcBorders>
              <w:top w:val="single" w:sz="6" w:space="0" w:color="auto"/>
              <w:left w:val="single" w:sz="6" w:space="0" w:color="auto"/>
              <w:bottom w:val="single" w:sz="6" w:space="0" w:color="auto"/>
              <w:right w:val="single" w:sz="6" w:space="0" w:color="auto"/>
            </w:tcBorders>
          </w:tcPr>
          <w:p w14:paraId="4A0BC1D0" w14:textId="77777777" w:rsidR="00B271C8" w:rsidRPr="00014E44" w:rsidRDefault="00B271C8" w:rsidP="00DE1185">
            <w:pPr>
              <w:pStyle w:val="CellBodyCentered"/>
              <w:ind w:left="-90" w:right="-42"/>
              <w:rPr>
                <w:rFonts w:ascii="Arial Narrow" w:hAnsi="Arial Narrow" w:cs="Arial"/>
                <w:b/>
                <w:color w:val="auto"/>
                <w:sz w:val="16"/>
                <w:szCs w:val="16"/>
                <w:lang w:val="en-GB"/>
              </w:rPr>
            </w:pPr>
          </w:p>
          <w:p w14:paraId="401722ED" w14:textId="77777777" w:rsidR="00B271C8" w:rsidRPr="00014E44" w:rsidRDefault="00B271C8" w:rsidP="00DE1185">
            <w:pPr>
              <w:pStyle w:val="CellBodyCentered"/>
              <w:ind w:left="-90" w:right="-42"/>
              <w:rPr>
                <w:rFonts w:ascii="Arial Narrow" w:hAnsi="Arial Narrow" w:cs="Arial"/>
                <w:b/>
                <w:color w:val="auto"/>
                <w:sz w:val="16"/>
                <w:szCs w:val="16"/>
                <w:lang w:val="en-GB"/>
              </w:rPr>
            </w:pPr>
            <w:r w:rsidRPr="00014E44">
              <w:rPr>
                <w:rFonts w:ascii="Arial Narrow" w:hAnsi="Arial Narrow" w:cs="Arial"/>
                <w:b/>
                <w:color w:val="auto"/>
                <w:sz w:val="16"/>
                <w:szCs w:val="16"/>
                <w:lang w:val="en-GB"/>
              </w:rPr>
              <w:t>10000H5A</w:t>
            </w:r>
          </w:p>
        </w:tc>
        <w:tc>
          <w:tcPr>
            <w:tcW w:w="450" w:type="dxa"/>
            <w:tcBorders>
              <w:top w:val="single" w:sz="6" w:space="0" w:color="auto"/>
              <w:left w:val="single" w:sz="6" w:space="0" w:color="auto"/>
              <w:bottom w:val="single" w:sz="6" w:space="0" w:color="auto"/>
              <w:right w:val="single" w:sz="6" w:space="0" w:color="auto"/>
            </w:tcBorders>
          </w:tcPr>
          <w:p w14:paraId="52A3BA2F" w14:textId="77777777" w:rsidR="00B271C8" w:rsidRPr="00014E44" w:rsidRDefault="00B271C8" w:rsidP="00DE1185">
            <w:pPr>
              <w:pStyle w:val="CellBodyCentered"/>
              <w:rPr>
                <w:rFonts w:ascii="Arial Narrow" w:hAnsi="Arial Narrow" w:cs="Arial"/>
                <w:color w:val="auto"/>
                <w:sz w:val="16"/>
                <w:szCs w:val="16"/>
                <w:lang w:val="en-GB"/>
              </w:rPr>
            </w:pPr>
          </w:p>
          <w:p w14:paraId="6E2A7FF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1.5</w:t>
            </w:r>
          </w:p>
        </w:tc>
        <w:tc>
          <w:tcPr>
            <w:tcW w:w="1080" w:type="dxa"/>
            <w:tcBorders>
              <w:top w:val="single" w:sz="6" w:space="0" w:color="auto"/>
              <w:left w:val="single" w:sz="6" w:space="0" w:color="auto"/>
              <w:bottom w:val="single" w:sz="6" w:space="0" w:color="auto"/>
              <w:right w:val="single" w:sz="6" w:space="0" w:color="auto"/>
            </w:tcBorders>
          </w:tcPr>
          <w:p w14:paraId="6F7C9107" w14:textId="77777777" w:rsidR="00B271C8" w:rsidRPr="00014E44" w:rsidRDefault="00B271C8" w:rsidP="00DE1185">
            <w:pPr>
              <w:pStyle w:val="CellBodyCentered"/>
              <w:rPr>
                <w:rFonts w:ascii="Arial Narrow" w:hAnsi="Arial Narrow" w:cs="Arial"/>
                <w:color w:val="auto"/>
                <w:sz w:val="16"/>
                <w:szCs w:val="16"/>
                <w:lang w:val="en-GB"/>
              </w:rPr>
            </w:pPr>
          </w:p>
          <w:p w14:paraId="33DB26A7" w14:textId="452EB3CD"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79669F25" w14:textId="77777777" w:rsidR="00B271C8" w:rsidRPr="00014E44" w:rsidRDefault="00B271C8" w:rsidP="00DE1185">
            <w:pPr>
              <w:pStyle w:val="CellBodyCentered"/>
              <w:rPr>
                <w:rFonts w:ascii="Arial Narrow" w:hAnsi="Arial Narrow" w:cs="Arial"/>
                <w:color w:val="auto"/>
                <w:sz w:val="16"/>
                <w:szCs w:val="16"/>
                <w:lang w:val="en-GB"/>
              </w:rPr>
            </w:pPr>
          </w:p>
          <w:p w14:paraId="70F43D6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p w14:paraId="64E4BF6E"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3690DA85" w14:textId="77777777" w:rsidR="00B271C8" w:rsidRPr="00014E44" w:rsidRDefault="00B271C8" w:rsidP="00DE1185">
            <w:pPr>
              <w:pStyle w:val="CellBodyCentered"/>
              <w:rPr>
                <w:rFonts w:ascii="Arial Narrow" w:hAnsi="Arial Narrow" w:cs="Arial"/>
                <w:color w:val="auto"/>
                <w:sz w:val="16"/>
                <w:szCs w:val="16"/>
                <w:lang w:val="en-GB"/>
              </w:rPr>
            </w:pPr>
          </w:p>
          <w:p w14:paraId="6E1BE7F2"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307CFAED" w14:textId="6D6F030B"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10000 psi</w:t>
            </w:r>
          </w:p>
          <w:p w14:paraId="45B31CFB"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API 6A</w:t>
            </w:r>
          </w:p>
          <w:p w14:paraId="3AFAD8CF" w14:textId="77777777" w:rsidR="00B271C8" w:rsidRPr="00014E44" w:rsidRDefault="00B271C8" w:rsidP="00DE1185">
            <w:pPr>
              <w:pStyle w:val="CellBodyCentered"/>
              <w:rPr>
                <w:ins w:id="6031" w:author="Zhunisbayev, Olzhasbek [Bolashak Atyrau Limited]" w:date="2023-09-10T14:53:00Z"/>
                <w:rFonts w:ascii="Arial Narrow" w:hAnsi="Arial Narrow" w:cs="Arial"/>
                <w:color w:val="auto"/>
                <w:sz w:val="16"/>
                <w:szCs w:val="16"/>
                <w:lang w:val="en-GB"/>
              </w:rPr>
            </w:pPr>
            <w:r w:rsidRPr="00014E44">
              <w:rPr>
                <w:rFonts w:ascii="Arial Narrow" w:hAnsi="Arial Narrow" w:cs="Arial"/>
                <w:color w:val="auto"/>
                <w:sz w:val="16"/>
                <w:szCs w:val="16"/>
                <w:lang w:val="en-GB"/>
              </w:rPr>
              <w:t>CF</w:t>
            </w:r>
          </w:p>
          <w:p w14:paraId="6C0ABA56" w14:textId="15A97296" w:rsidR="00B271C8" w:rsidRPr="00014E44" w:rsidRDefault="00B271C8" w:rsidP="00DE1185">
            <w:pPr>
              <w:pStyle w:val="CellBodyCentered"/>
              <w:rPr>
                <w:rFonts w:ascii="Arial Narrow" w:hAnsi="Arial Narrow" w:cs="Arial"/>
                <w:color w:val="auto"/>
                <w:sz w:val="16"/>
                <w:szCs w:val="16"/>
                <w:lang w:val="en-GB"/>
              </w:rPr>
            </w:pPr>
            <w:ins w:id="6032" w:author="Zhunisbayev, Olzhasbek [Bolashak Atyrau Limited]" w:date="2023-09-10T14:53:00Z">
              <w:r w:rsidRPr="00014E44">
                <w:rPr>
                  <w:rFonts w:ascii="Arial Narrow" w:hAnsi="Arial Narrow" w:cs="Arial"/>
                  <w:color w:val="auto"/>
                  <w:sz w:val="16"/>
                  <w:szCs w:val="16"/>
                  <w:lang w:val="en-GB"/>
                </w:rPr>
                <w:t>Note 8</w:t>
              </w:r>
            </w:ins>
          </w:p>
          <w:p w14:paraId="036B9C95" w14:textId="77777777"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5262B9F9" w14:textId="77777777" w:rsidR="00B271C8" w:rsidRPr="00014E44" w:rsidRDefault="00B271C8" w:rsidP="00DE1185">
            <w:pPr>
              <w:pStyle w:val="CellBodyCentered"/>
              <w:rPr>
                <w:rFonts w:ascii="Arial Narrow" w:hAnsi="Arial Narrow" w:cs="Arial"/>
                <w:color w:val="auto"/>
                <w:sz w:val="16"/>
                <w:szCs w:val="16"/>
                <w:lang w:val="en-GB"/>
              </w:rPr>
            </w:pPr>
          </w:p>
          <w:p w14:paraId="308567F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+110°C</w:t>
            </w:r>
          </w:p>
        </w:tc>
        <w:tc>
          <w:tcPr>
            <w:tcW w:w="1890" w:type="dxa"/>
            <w:tcBorders>
              <w:top w:val="single" w:sz="6" w:space="0" w:color="auto"/>
              <w:left w:val="single" w:sz="6" w:space="0" w:color="auto"/>
              <w:bottom w:val="single" w:sz="6" w:space="0" w:color="auto"/>
              <w:right w:val="single" w:sz="6" w:space="0" w:color="auto"/>
            </w:tcBorders>
          </w:tcPr>
          <w:p w14:paraId="08F32948" w14:textId="77777777" w:rsidR="00B271C8" w:rsidRPr="00014E44" w:rsidRDefault="00B271C8" w:rsidP="00DE1185">
            <w:pPr>
              <w:pStyle w:val="CellBody"/>
              <w:rPr>
                <w:rFonts w:ascii="Arial Narrow" w:hAnsi="Arial Narrow" w:cs="Arial"/>
                <w:color w:val="auto"/>
                <w:sz w:val="16"/>
                <w:szCs w:val="16"/>
                <w:u w:val="single"/>
                <w:lang w:val="en-GB"/>
              </w:rPr>
            </w:pPr>
          </w:p>
          <w:p w14:paraId="738376DC"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PIPELINE SPECIFICATION</w:t>
            </w:r>
          </w:p>
          <w:p w14:paraId="1573CF9C"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maximum = </w:t>
            </w:r>
            <w:r w:rsidRPr="00014E44">
              <w:rPr>
                <w:rFonts w:ascii="Arial Narrow" w:hAnsi="Arial Narrow" w:cs="Arial"/>
                <w:snapToGrid w:val="0"/>
                <w:color w:val="auto"/>
                <w:sz w:val="16"/>
                <w:szCs w:val="16"/>
                <w:lang w:val="en-GB"/>
              </w:rPr>
              <w:t xml:space="preserve">600 </w:t>
            </w:r>
            <w:r w:rsidRPr="00014E44">
              <w:rPr>
                <w:rFonts w:ascii="Arial Narrow" w:hAnsi="Arial Narrow" w:cs="Arial"/>
                <w:color w:val="auto"/>
                <w:sz w:val="16"/>
                <w:szCs w:val="16"/>
                <w:lang w:val="en-GB"/>
              </w:rPr>
              <w:t>barg at max design temp</w:t>
            </w:r>
          </w:p>
          <w:p w14:paraId="16F0468D" w14:textId="77777777" w:rsidR="00B271C8" w:rsidRPr="00014E44" w:rsidRDefault="00B271C8" w:rsidP="00DE1185">
            <w:pPr>
              <w:pStyle w:val="CellBody"/>
              <w:rPr>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1ACF4F84" w14:textId="77777777" w:rsidR="00B271C8" w:rsidRPr="00014E44" w:rsidRDefault="00B271C8" w:rsidP="00DE1185">
            <w:pPr>
              <w:pStyle w:val="CellBodyCentered"/>
              <w:rPr>
                <w:rFonts w:ascii="Arial Narrow" w:hAnsi="Arial Narrow" w:cs="Arial"/>
                <w:color w:val="auto"/>
                <w:sz w:val="16"/>
                <w:szCs w:val="16"/>
                <w:lang w:val="en-GB"/>
              </w:rPr>
            </w:pPr>
          </w:p>
          <w:p w14:paraId="42410420" w14:textId="77777777" w:rsidR="00B271C8" w:rsidRPr="00014E44" w:rsidRDefault="00B271C8" w:rsidP="00DE1185">
            <w:pPr>
              <w:pStyle w:val="CellBodyCentered"/>
              <w:rPr>
                <w:ins w:id="6033" w:author="Zhunisbayev, Olzhasbek A [Bolashak Atyrau Limited]" w:date="2022-06-21T10:59:00Z"/>
                <w:rFonts w:ascii="Arial Narrow" w:hAnsi="Arial Narrow" w:cs="Arial"/>
                <w:color w:val="auto"/>
                <w:sz w:val="16"/>
                <w:szCs w:val="16"/>
                <w:lang w:val="en-GB"/>
              </w:rPr>
            </w:pPr>
            <w:del w:id="6034" w:author="Zhunisbayev, Olzhasbek A [Bolashak Atyrau Limited]" w:date="2022-06-21T10:59:00Z">
              <w:r w:rsidRPr="00014E44" w:rsidDel="00252550">
                <w:rPr>
                  <w:rFonts w:ascii="Arial Narrow" w:hAnsi="Arial Narrow" w:cs="Arial"/>
                  <w:color w:val="auto"/>
                  <w:sz w:val="16"/>
                  <w:szCs w:val="16"/>
                  <w:lang w:val="en-GB"/>
                </w:rPr>
                <w:delText>4” PIPE ONLY</w:delText>
              </w:r>
            </w:del>
            <w:ins w:id="6035" w:author="Zhunisbayev, Olzhasbek A [Bolashak Atyrau Limited]" w:date="2022-06-21T10:59:00Z">
              <w:r w:rsidRPr="00014E44">
                <w:rPr>
                  <w:rFonts w:ascii="Arial Narrow" w:hAnsi="Arial Narrow" w:cs="Arial"/>
                  <w:color w:val="auto"/>
                  <w:sz w:val="16"/>
                  <w:szCs w:val="16"/>
                  <w:lang w:val="en-GB"/>
                </w:rPr>
                <w:t>Yes</w:t>
              </w:r>
            </w:ins>
          </w:p>
          <w:p w14:paraId="1E2A2896" w14:textId="5EAF080B" w:rsidR="00B271C8" w:rsidRPr="00014E44" w:rsidRDefault="00B271C8" w:rsidP="00DE1185">
            <w:pPr>
              <w:pStyle w:val="CellBodyCentered"/>
              <w:rPr>
                <w:rFonts w:ascii="Arial Narrow" w:hAnsi="Arial Narrow" w:cs="Arial"/>
                <w:color w:val="auto"/>
                <w:sz w:val="16"/>
                <w:szCs w:val="16"/>
                <w:lang w:val="en-GB"/>
              </w:rPr>
            </w:pPr>
            <w:ins w:id="6036" w:author="Zhunisbayev, Olzhasbek A [Bolashak Atyrau Limited]" w:date="2022-06-21T10:59:00Z">
              <w:r w:rsidRPr="00014E44">
                <w:rPr>
                  <w:rFonts w:ascii="Arial Narrow" w:hAnsi="Arial Narrow" w:cs="Arial"/>
                  <w:color w:val="auto"/>
                  <w:sz w:val="16"/>
                  <w:szCs w:val="16"/>
                  <w:lang w:val="en-GB"/>
                </w:rPr>
                <w:t>Note 7</w:t>
              </w:r>
            </w:ins>
          </w:p>
        </w:tc>
        <w:tc>
          <w:tcPr>
            <w:tcW w:w="418" w:type="dxa"/>
            <w:tcBorders>
              <w:top w:val="single" w:sz="6" w:space="0" w:color="auto"/>
              <w:left w:val="single" w:sz="6" w:space="0" w:color="auto"/>
              <w:bottom w:val="single" w:sz="6" w:space="0" w:color="auto"/>
              <w:right w:val="single" w:sz="6" w:space="0" w:color="auto"/>
            </w:tcBorders>
          </w:tcPr>
          <w:p w14:paraId="2D64EFE7" w14:textId="77777777" w:rsidR="00B271C8" w:rsidRDefault="00B271C8" w:rsidP="00DE1185">
            <w:pPr>
              <w:pStyle w:val="CellBodyCentered"/>
              <w:rPr>
                <w:ins w:id="6037" w:author="Zhunisbayev, Olzhasbek [Bolashak Atyrau Limited]" w:date="2023-11-17T10:26:00Z"/>
                <w:rFonts w:ascii="Arial Narrow" w:hAnsi="Arial Narrow" w:cs="Arial"/>
                <w:color w:val="auto"/>
                <w:sz w:val="16"/>
                <w:szCs w:val="16"/>
                <w:lang w:val="en-GB"/>
              </w:rPr>
            </w:pPr>
          </w:p>
          <w:p w14:paraId="5263CDB8" w14:textId="1851634C" w:rsidR="009B4A79" w:rsidRPr="00014E44" w:rsidRDefault="009B4A79" w:rsidP="00DE1185">
            <w:pPr>
              <w:pStyle w:val="CellBodyCentered"/>
              <w:rPr>
                <w:rFonts w:ascii="Arial Narrow" w:hAnsi="Arial Narrow" w:cs="Arial"/>
                <w:color w:val="auto"/>
                <w:sz w:val="16"/>
                <w:szCs w:val="16"/>
                <w:lang w:val="en-GB"/>
              </w:rPr>
            </w:pPr>
            <w:ins w:id="6038" w:author="Zhunisbayev, Olzhasbek [Bolashak Atyrau Limited]" w:date="2023-11-17T10:26:00Z">
              <w:r>
                <w:rPr>
                  <w:rFonts w:ascii="Arial Narrow" w:hAnsi="Arial Narrow" w:cs="Arial"/>
                  <w:color w:val="auto"/>
                  <w:sz w:val="16"/>
                  <w:szCs w:val="16"/>
                  <w:lang w:val="en-GB"/>
                </w:rPr>
                <w:t>100</w:t>
              </w:r>
            </w:ins>
          </w:p>
        </w:tc>
      </w:tr>
      <w:tr w:rsidR="00584DB6" w:rsidRPr="00014E44" w14:paraId="00F848DA" w14:textId="77777777" w:rsidTr="0038396C">
        <w:trPr>
          <w:ins w:id="6039" w:author="Zhunisbayev, Olzhasbek [Bolashak Atyrau Limited]" w:date="2023-11-16T11:36:00Z"/>
        </w:trPr>
        <w:tc>
          <w:tcPr>
            <w:tcW w:w="3322" w:type="dxa"/>
            <w:tcBorders>
              <w:top w:val="single" w:sz="6" w:space="0" w:color="auto"/>
              <w:left w:val="single" w:sz="6" w:space="0" w:color="auto"/>
              <w:bottom w:val="single" w:sz="6" w:space="0" w:color="auto"/>
              <w:right w:val="single" w:sz="6" w:space="0" w:color="auto"/>
            </w:tcBorders>
          </w:tcPr>
          <w:p w14:paraId="3BC7B55A" w14:textId="77777777" w:rsidR="00584DB6" w:rsidRDefault="00584DB6" w:rsidP="00DE1185">
            <w:pPr>
              <w:pStyle w:val="CellBody"/>
              <w:rPr>
                <w:ins w:id="6040" w:author="Zhunisbayev, Olzhasbek [Bolashak Atyrau Limited]" w:date="2023-11-16T11:41:00Z"/>
                <w:rFonts w:ascii="Arial Narrow" w:hAnsi="Arial Narrow" w:cs="Arial"/>
                <w:color w:val="auto"/>
                <w:sz w:val="16"/>
                <w:szCs w:val="16"/>
                <w:u w:val="single"/>
                <w:lang w:val="en-GB"/>
              </w:rPr>
            </w:pPr>
          </w:p>
          <w:p w14:paraId="39933E48" w14:textId="4318499A" w:rsidR="00584DB6" w:rsidRPr="00014E44" w:rsidRDefault="00584DB6" w:rsidP="000D559C">
            <w:pPr>
              <w:pStyle w:val="CellBody"/>
              <w:rPr>
                <w:ins w:id="6041" w:author="Zhunisbayev, Olzhasbek [Bolashak Atyrau Limited]" w:date="2023-11-16T11:41:00Z"/>
                <w:rFonts w:ascii="Arial Narrow" w:hAnsi="Arial Narrow" w:cs="Arial"/>
                <w:color w:val="auto"/>
                <w:sz w:val="16"/>
                <w:szCs w:val="16"/>
                <w:lang w:val="en-GB"/>
              </w:rPr>
            </w:pPr>
            <w:ins w:id="6042" w:author="Zhunisbayev, Olzhasbek [Bolashak Atyrau Limited]" w:date="2023-11-16T11:41:00Z">
              <w:r w:rsidRPr="00014E44">
                <w:rPr>
                  <w:rFonts w:ascii="Arial Narrow" w:hAnsi="Arial Narrow" w:cs="Arial"/>
                  <w:color w:val="auto"/>
                  <w:sz w:val="16"/>
                  <w:szCs w:val="16"/>
                  <w:lang w:val="en-GB"/>
                </w:rPr>
                <w:t xml:space="preserve">FGH – FUEL </w:t>
              </w:r>
            </w:ins>
            <w:r w:rsidR="002F2A93" w:rsidRPr="00014E44">
              <w:rPr>
                <w:rFonts w:ascii="Arial Narrow" w:hAnsi="Arial Narrow" w:cs="Arial"/>
                <w:color w:val="auto"/>
                <w:sz w:val="16"/>
                <w:szCs w:val="16"/>
                <w:lang w:val="en-GB"/>
              </w:rPr>
              <w:t>GAS, HIGH</w:t>
            </w:r>
            <w:ins w:id="6043" w:author="Zhunisbayev, Olzhasbek [Bolashak Atyrau Limited]" w:date="2023-11-16T11:41:00Z">
              <w:r w:rsidRPr="00014E44">
                <w:rPr>
                  <w:rFonts w:ascii="Arial Narrow" w:hAnsi="Arial Narrow" w:cs="Arial"/>
                  <w:color w:val="auto"/>
                  <w:sz w:val="16"/>
                  <w:szCs w:val="16"/>
                  <w:lang w:val="en-GB"/>
                </w:rPr>
                <w:t xml:space="preserve"> PRES</w:t>
              </w:r>
            </w:ins>
            <w:r w:rsidR="002F2A93">
              <w:rPr>
                <w:rFonts w:ascii="Arial Narrow" w:hAnsi="Arial Narrow" w:cs="Arial"/>
                <w:color w:val="auto"/>
                <w:sz w:val="16"/>
                <w:szCs w:val="16"/>
                <w:lang w:val="en-GB"/>
              </w:rPr>
              <w:t xml:space="preserve">. </w:t>
            </w:r>
            <w:ins w:id="6044" w:author="Zhunisbayev, Olzhasbek [Bolashak Atyrau Limited]" w:date="2023-11-16T11:45:00Z">
              <w:r w:rsidR="005F5F10">
                <w:rPr>
                  <w:rFonts w:ascii="Arial Narrow" w:hAnsi="Arial Narrow" w:cs="Arial"/>
                  <w:color w:val="auto"/>
                  <w:sz w:val="16"/>
                  <w:szCs w:val="16"/>
                  <w:lang w:val="en-GB"/>
                </w:rPr>
                <w:t>(</w:t>
              </w:r>
              <w:r w:rsidR="005F5F10">
                <w:rPr>
                  <w:rFonts w:ascii="Arial Narrow" w:hAnsi="Arial Narrow" w:cs="Arial"/>
                  <w:color w:val="auto"/>
                  <w:sz w:val="16"/>
                  <w:szCs w:val="16"/>
                </w:rPr>
                <w:t>ABOVE</w:t>
              </w:r>
            </w:ins>
            <w:r w:rsidR="002F2A93">
              <w:rPr>
                <w:rFonts w:ascii="Arial Narrow" w:hAnsi="Arial Narrow" w:cs="Arial"/>
                <w:color w:val="auto"/>
                <w:sz w:val="16"/>
                <w:szCs w:val="16"/>
              </w:rPr>
              <w:t xml:space="preserve"> </w:t>
            </w:r>
            <w:ins w:id="6045" w:author="Zhunisbayev, Olzhasbek [Bolashak Atyrau Limited]" w:date="2023-11-16T11:45:00Z">
              <w:r w:rsidR="005F5F10">
                <w:rPr>
                  <w:rFonts w:ascii="Arial Narrow" w:hAnsi="Arial Narrow" w:cs="Arial"/>
                  <w:color w:val="auto"/>
                  <w:sz w:val="16"/>
                  <w:szCs w:val="16"/>
                </w:rPr>
                <w:t>GR</w:t>
              </w:r>
            </w:ins>
            <w:r w:rsidR="002F2A93">
              <w:rPr>
                <w:rFonts w:ascii="Arial Narrow" w:hAnsi="Arial Narrow" w:cs="Arial"/>
                <w:color w:val="auto"/>
                <w:sz w:val="16"/>
                <w:szCs w:val="16"/>
              </w:rPr>
              <w:t>.</w:t>
            </w:r>
            <w:ins w:id="6046" w:author="Zhunisbayev, Olzhasbek [Bolashak Atyrau Limited]" w:date="2023-11-16T11:45:00Z">
              <w:r w:rsidR="005F5F10">
                <w:rPr>
                  <w:rFonts w:ascii="Arial Narrow" w:hAnsi="Arial Narrow" w:cs="Arial"/>
                  <w:color w:val="auto"/>
                  <w:sz w:val="16"/>
                  <w:szCs w:val="16"/>
                  <w:lang w:val="en-GB"/>
                </w:rPr>
                <w:t>)</w:t>
              </w:r>
            </w:ins>
          </w:p>
          <w:p w14:paraId="1F08A5D2" w14:textId="77777777" w:rsidR="00584DB6" w:rsidRPr="00014E44" w:rsidRDefault="00584DB6" w:rsidP="00DE1185">
            <w:pPr>
              <w:pStyle w:val="CellBody"/>
              <w:rPr>
                <w:ins w:id="6047" w:author="Zhunisbayev, Olzhasbek [Bolashak Atyrau Limited]" w:date="2023-11-16T11:41:00Z"/>
                <w:rFonts w:ascii="Arial Narrow" w:hAnsi="Arial Narrow" w:cs="Arial"/>
                <w:color w:val="auto"/>
                <w:sz w:val="16"/>
                <w:szCs w:val="16"/>
                <w:lang w:val="en-GB"/>
              </w:rPr>
            </w:pPr>
            <w:ins w:id="6048" w:author="Zhunisbayev, Olzhasbek [Bolashak Atyrau Limited]" w:date="2023-11-16T11:41:00Z">
              <w:r w:rsidRPr="00014E44">
                <w:rPr>
                  <w:rFonts w:ascii="Arial Narrow" w:hAnsi="Arial Narrow" w:cs="Arial"/>
                  <w:color w:val="auto"/>
                  <w:sz w:val="16"/>
                  <w:szCs w:val="16"/>
                  <w:lang w:val="en-GB"/>
                </w:rPr>
                <w:t>KM – KILL MEDIUM</w:t>
              </w:r>
            </w:ins>
          </w:p>
          <w:p w14:paraId="727125AA" w14:textId="77777777" w:rsidR="00584DB6" w:rsidRPr="00014E44" w:rsidRDefault="00584DB6" w:rsidP="00DE1185">
            <w:pPr>
              <w:pStyle w:val="CellBody"/>
              <w:rPr>
                <w:ins w:id="6049" w:author="Zhunisbayev, Olzhasbek [Bolashak Atyrau Limited]" w:date="2023-11-16T11:36:00Z"/>
                <w:rFonts w:ascii="Arial Narrow" w:hAnsi="Arial Narrow" w:cs="Arial"/>
                <w:color w:val="auto"/>
                <w:sz w:val="16"/>
                <w:szCs w:val="16"/>
                <w:u w:val="single"/>
                <w:lang w:val="en-GB"/>
              </w:rPr>
            </w:pPr>
          </w:p>
        </w:tc>
        <w:tc>
          <w:tcPr>
            <w:tcW w:w="720" w:type="dxa"/>
            <w:tcBorders>
              <w:top w:val="single" w:sz="6" w:space="0" w:color="auto"/>
              <w:left w:val="single" w:sz="6" w:space="0" w:color="auto"/>
              <w:bottom w:val="single" w:sz="6" w:space="0" w:color="auto"/>
              <w:right w:val="single" w:sz="6" w:space="0" w:color="auto"/>
            </w:tcBorders>
          </w:tcPr>
          <w:p w14:paraId="7A0118A5" w14:textId="77777777" w:rsidR="00584DB6" w:rsidRDefault="00584DB6" w:rsidP="00DE1185">
            <w:pPr>
              <w:pStyle w:val="CellBodyCentered"/>
              <w:rPr>
                <w:ins w:id="6050" w:author="Zhunisbayev, Olzhasbek [Bolashak Atyrau Limited]" w:date="2023-11-16T11:41:00Z"/>
                <w:rFonts w:ascii="Arial Narrow" w:hAnsi="Arial Narrow" w:cs="Arial"/>
                <w:b/>
                <w:color w:val="auto"/>
                <w:sz w:val="16"/>
                <w:szCs w:val="16"/>
                <w:lang w:val="en-GB"/>
              </w:rPr>
            </w:pPr>
          </w:p>
          <w:p w14:paraId="2EBEE0A4" w14:textId="77777777" w:rsidR="00584DB6" w:rsidRDefault="00584DB6" w:rsidP="00DE1185">
            <w:pPr>
              <w:pStyle w:val="CellBodyCentered"/>
              <w:rPr>
                <w:ins w:id="6051" w:author="Zhunisbayev, Olzhasbek [Bolashak Atyrau Limited]" w:date="2023-11-16T11:41:00Z"/>
                <w:rFonts w:ascii="Arial Narrow" w:hAnsi="Arial Narrow" w:cs="Arial"/>
                <w:b/>
                <w:color w:val="auto"/>
                <w:sz w:val="16"/>
                <w:szCs w:val="16"/>
                <w:lang w:val="en-GB"/>
              </w:rPr>
            </w:pPr>
            <w:ins w:id="6052" w:author="Zhunisbayev, Olzhasbek [Bolashak Atyrau Limited]" w:date="2023-11-16T11:41:00Z">
              <w:r>
                <w:rPr>
                  <w:rFonts w:ascii="Arial Narrow" w:hAnsi="Arial Narrow" w:cs="Arial"/>
                  <w:b/>
                  <w:color w:val="auto"/>
                  <w:sz w:val="16"/>
                  <w:szCs w:val="16"/>
                  <w:lang w:val="en-GB"/>
                </w:rPr>
                <w:t>10000K5A</w:t>
              </w:r>
            </w:ins>
          </w:p>
          <w:p w14:paraId="79BECC63" w14:textId="02850339" w:rsidR="00584DB6" w:rsidRPr="00014E44" w:rsidRDefault="00584DB6" w:rsidP="00DE1185">
            <w:pPr>
              <w:pStyle w:val="CellBodyCentered"/>
              <w:rPr>
                <w:ins w:id="6053" w:author="Zhunisbayev, Olzhasbek [Bolashak Atyrau Limited]" w:date="2023-11-16T11:36:00Z"/>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7383DD3D" w14:textId="77777777" w:rsidR="00584DB6" w:rsidRDefault="00584DB6" w:rsidP="00DE1185">
            <w:pPr>
              <w:pStyle w:val="CellBodyCentered"/>
              <w:rPr>
                <w:ins w:id="6054" w:author="Zhunisbayev, Olzhasbek [Bolashak Atyrau Limited]" w:date="2023-11-16T11:46:00Z"/>
                <w:rFonts w:ascii="Arial Narrow" w:hAnsi="Arial Narrow" w:cs="Arial"/>
                <w:color w:val="auto"/>
                <w:sz w:val="16"/>
                <w:szCs w:val="16"/>
                <w:lang w:val="en-GB"/>
              </w:rPr>
            </w:pPr>
          </w:p>
          <w:p w14:paraId="27B3E5E1" w14:textId="7D01023C" w:rsidR="005F5F10" w:rsidRPr="00014E44" w:rsidRDefault="005F5F10" w:rsidP="00DE1185">
            <w:pPr>
              <w:pStyle w:val="CellBodyCentered"/>
              <w:rPr>
                <w:ins w:id="6055" w:author="Zhunisbayev, Olzhasbek [Bolashak Atyrau Limited]" w:date="2023-11-16T11:36:00Z"/>
                <w:rFonts w:ascii="Arial Narrow" w:hAnsi="Arial Narrow" w:cs="Arial"/>
                <w:color w:val="auto"/>
                <w:sz w:val="16"/>
                <w:szCs w:val="16"/>
                <w:lang w:val="en-GB"/>
              </w:rPr>
            </w:pPr>
            <w:ins w:id="6056" w:author="Zhunisbayev, Olzhasbek [Bolashak Atyrau Limited]" w:date="2023-11-16T11:46:00Z">
              <w:r>
                <w:rPr>
                  <w:rFonts w:ascii="Arial Narrow" w:hAnsi="Arial Narrow" w:cs="Arial"/>
                  <w:color w:val="auto"/>
                  <w:sz w:val="16"/>
                  <w:szCs w:val="16"/>
                  <w:lang w:val="en-GB"/>
                </w:rPr>
                <w:t>3.0</w:t>
              </w:r>
            </w:ins>
          </w:p>
        </w:tc>
        <w:tc>
          <w:tcPr>
            <w:tcW w:w="1080" w:type="dxa"/>
            <w:tcBorders>
              <w:top w:val="single" w:sz="6" w:space="0" w:color="auto"/>
              <w:left w:val="single" w:sz="6" w:space="0" w:color="auto"/>
              <w:bottom w:val="single" w:sz="6" w:space="0" w:color="auto"/>
              <w:right w:val="single" w:sz="6" w:space="0" w:color="auto"/>
            </w:tcBorders>
          </w:tcPr>
          <w:p w14:paraId="54BE50E1" w14:textId="77777777" w:rsidR="00584DB6" w:rsidRDefault="00584DB6" w:rsidP="00DE1185">
            <w:pPr>
              <w:pStyle w:val="CellBodyCentered"/>
              <w:rPr>
                <w:ins w:id="6057" w:author="Zhunisbayev, Olzhasbek [Bolashak Atyrau Limited]" w:date="2023-11-16T11:46:00Z"/>
                <w:rFonts w:ascii="Arial Narrow" w:hAnsi="Arial Narrow" w:cs="Arial"/>
                <w:color w:val="auto"/>
                <w:sz w:val="16"/>
                <w:szCs w:val="16"/>
                <w:lang w:val="en-GB"/>
              </w:rPr>
            </w:pPr>
          </w:p>
          <w:p w14:paraId="250D7DF2" w14:textId="77777777" w:rsidR="005F5F10" w:rsidRDefault="005F5F10" w:rsidP="00DE1185">
            <w:pPr>
              <w:pStyle w:val="CellBodyCentered"/>
              <w:rPr>
                <w:ins w:id="6058" w:author="Zhunisbayev, Olzhasbek [Bolashak Atyrau Limited]" w:date="2023-11-16T11:46:00Z"/>
                <w:rFonts w:ascii="Arial Narrow" w:hAnsi="Arial Narrow" w:cs="Arial"/>
                <w:color w:val="auto"/>
                <w:sz w:val="16"/>
                <w:szCs w:val="16"/>
                <w:lang w:val="en-GB"/>
              </w:rPr>
            </w:pPr>
            <w:ins w:id="6059" w:author="Zhunisbayev, Olzhasbek [Bolashak Atyrau Limited]" w:date="2023-11-16T11:46:00Z">
              <w:r>
                <w:rPr>
                  <w:rFonts w:ascii="Arial Narrow" w:hAnsi="Arial Narrow" w:cs="Arial"/>
                  <w:color w:val="auto"/>
                  <w:sz w:val="16"/>
                  <w:szCs w:val="16"/>
                  <w:lang w:val="en-GB"/>
                </w:rPr>
                <w:t>LTCS</w:t>
              </w:r>
            </w:ins>
          </w:p>
          <w:p w14:paraId="4B51C3A4" w14:textId="77777777" w:rsidR="005F5F10" w:rsidRDefault="005F5F10" w:rsidP="00DE1185">
            <w:pPr>
              <w:pStyle w:val="CellBodyCentered"/>
              <w:rPr>
                <w:ins w:id="6060" w:author="Zhunisbayev, Olzhasbek [Bolashak Atyrau Limited]" w:date="2023-11-16T11:46:00Z"/>
                <w:rFonts w:ascii="Arial Narrow" w:hAnsi="Arial Narrow" w:cs="Arial"/>
                <w:color w:val="auto"/>
                <w:sz w:val="16"/>
                <w:szCs w:val="16"/>
                <w:lang w:val="en-GB"/>
              </w:rPr>
            </w:pPr>
          </w:p>
          <w:p w14:paraId="3B86C294" w14:textId="79F9BD62" w:rsidR="005F5F10" w:rsidRPr="00014E44" w:rsidRDefault="005F5F10" w:rsidP="00DE1185">
            <w:pPr>
              <w:pStyle w:val="CellBodyCentered"/>
              <w:rPr>
                <w:ins w:id="6061" w:author="Zhunisbayev, Olzhasbek [Bolashak Atyrau Limited]" w:date="2023-11-16T11:36:00Z"/>
                <w:rFonts w:ascii="Arial Narrow" w:hAnsi="Arial Narrow" w:cs="Arial"/>
                <w:color w:val="auto"/>
                <w:sz w:val="16"/>
                <w:szCs w:val="16"/>
                <w:lang w:val="en-GB"/>
              </w:rPr>
            </w:pPr>
            <w:ins w:id="6062" w:author="Zhunisbayev, Olzhasbek [Bolashak Atyrau Limited]" w:date="2023-11-16T11:46:00Z">
              <w:r>
                <w:rPr>
                  <w:rFonts w:ascii="Arial Narrow" w:hAnsi="Arial Narrow" w:cs="Arial"/>
                  <w:color w:val="auto"/>
                  <w:sz w:val="16"/>
                  <w:szCs w:val="16"/>
                  <w:lang w:val="en-GB"/>
                </w:rPr>
                <w:t>Note 1</w:t>
              </w:r>
            </w:ins>
          </w:p>
        </w:tc>
        <w:tc>
          <w:tcPr>
            <w:tcW w:w="720" w:type="dxa"/>
            <w:tcBorders>
              <w:top w:val="single" w:sz="6" w:space="0" w:color="auto"/>
              <w:left w:val="single" w:sz="6" w:space="0" w:color="auto"/>
              <w:bottom w:val="single" w:sz="6" w:space="0" w:color="auto"/>
              <w:right w:val="single" w:sz="6" w:space="0" w:color="auto"/>
            </w:tcBorders>
          </w:tcPr>
          <w:p w14:paraId="59B578F9" w14:textId="77777777" w:rsidR="00584DB6" w:rsidRDefault="00584DB6" w:rsidP="00DE1185">
            <w:pPr>
              <w:pStyle w:val="CellBodyCentered"/>
              <w:rPr>
                <w:ins w:id="6063" w:author="Zhunisbayev, Olzhasbek [Bolashak Atyrau Limited]" w:date="2023-11-16T11:46:00Z"/>
                <w:rFonts w:ascii="Arial Narrow" w:hAnsi="Arial Narrow" w:cs="Arial"/>
                <w:color w:val="auto"/>
                <w:sz w:val="16"/>
                <w:szCs w:val="16"/>
                <w:lang w:val="en-GB"/>
              </w:rPr>
            </w:pPr>
          </w:p>
          <w:p w14:paraId="3AAA40EE" w14:textId="77777777" w:rsidR="005F5F10" w:rsidRPr="00014E44" w:rsidRDefault="005F5F10" w:rsidP="00DE1185">
            <w:pPr>
              <w:pStyle w:val="CellBodyCentered"/>
              <w:rPr>
                <w:ins w:id="6064" w:author="Zhunisbayev, Olzhasbek [Bolashak Atyrau Limited]" w:date="2023-11-16T11:46:00Z"/>
                <w:rFonts w:ascii="Arial Narrow" w:hAnsi="Arial Narrow" w:cs="Arial"/>
                <w:color w:val="auto"/>
                <w:sz w:val="16"/>
                <w:szCs w:val="16"/>
                <w:lang w:val="en-GB"/>
              </w:rPr>
            </w:pPr>
            <w:ins w:id="6065" w:author="Zhunisbayev, Olzhasbek [Bolashak Atyrau Limited]" w:date="2023-11-16T11:46:00Z">
              <w:r w:rsidRPr="00014E44">
                <w:rPr>
                  <w:rFonts w:ascii="Arial Narrow" w:hAnsi="Arial Narrow" w:cs="Arial"/>
                  <w:color w:val="auto"/>
                  <w:sz w:val="16"/>
                  <w:szCs w:val="16"/>
                  <w:lang w:val="en-GB"/>
                </w:rPr>
                <w:t>CLASS</w:t>
              </w:r>
            </w:ins>
          </w:p>
          <w:p w14:paraId="3089B338" w14:textId="77777777" w:rsidR="005F5F10" w:rsidRPr="00014E44" w:rsidRDefault="005F5F10" w:rsidP="00DE1185">
            <w:pPr>
              <w:pStyle w:val="CellBodyCentered"/>
              <w:rPr>
                <w:ins w:id="6066" w:author="Zhunisbayev, Olzhasbek [Bolashak Atyrau Limited]" w:date="2023-11-16T11:46:00Z"/>
                <w:rFonts w:ascii="Arial Narrow" w:hAnsi="Arial Narrow" w:cs="Arial"/>
                <w:color w:val="auto"/>
                <w:sz w:val="16"/>
                <w:szCs w:val="16"/>
                <w:lang w:val="en-GB"/>
              </w:rPr>
            </w:pPr>
            <w:ins w:id="6067" w:author="Zhunisbayev, Olzhasbek [Bolashak Atyrau Limited]" w:date="2023-11-16T11:46:00Z">
              <w:r w:rsidRPr="00014E44">
                <w:rPr>
                  <w:rFonts w:ascii="Arial Narrow" w:hAnsi="Arial Narrow" w:cs="Arial"/>
                  <w:color w:val="auto"/>
                  <w:sz w:val="16"/>
                  <w:szCs w:val="16"/>
                  <w:lang w:val="en-GB"/>
                </w:rPr>
                <w:t>10000 psi</w:t>
              </w:r>
            </w:ins>
          </w:p>
          <w:p w14:paraId="2DAD2D22" w14:textId="77777777" w:rsidR="005F5F10" w:rsidRPr="00014E44" w:rsidRDefault="005F5F10" w:rsidP="00DE1185">
            <w:pPr>
              <w:pStyle w:val="CellBodyCentered"/>
              <w:rPr>
                <w:ins w:id="6068" w:author="Zhunisbayev, Olzhasbek [Bolashak Atyrau Limited]" w:date="2023-11-16T11:46:00Z"/>
                <w:rFonts w:ascii="Arial Narrow" w:hAnsi="Arial Narrow" w:cs="Arial"/>
                <w:color w:val="auto"/>
                <w:sz w:val="16"/>
                <w:szCs w:val="16"/>
                <w:lang w:val="en-GB"/>
              </w:rPr>
            </w:pPr>
            <w:ins w:id="6069" w:author="Zhunisbayev, Olzhasbek [Bolashak Atyrau Limited]" w:date="2023-11-16T11:46:00Z">
              <w:r w:rsidRPr="00014E44">
                <w:rPr>
                  <w:rFonts w:ascii="Arial Narrow" w:hAnsi="Arial Narrow" w:cs="Arial"/>
                  <w:color w:val="auto"/>
                  <w:sz w:val="16"/>
                  <w:szCs w:val="16"/>
                  <w:lang w:val="en-GB"/>
                </w:rPr>
                <w:t>API 6A</w:t>
              </w:r>
            </w:ins>
          </w:p>
          <w:p w14:paraId="67A93742" w14:textId="77777777" w:rsidR="005F5F10" w:rsidRPr="00014E44" w:rsidRDefault="005F5F10" w:rsidP="00DE1185">
            <w:pPr>
              <w:pStyle w:val="CellBodyCentered"/>
              <w:rPr>
                <w:ins w:id="6070" w:author="Zhunisbayev, Olzhasbek [Bolashak Atyrau Limited]" w:date="2023-11-16T11:46:00Z"/>
                <w:rFonts w:ascii="Arial Narrow" w:hAnsi="Arial Narrow" w:cs="Arial"/>
                <w:color w:val="auto"/>
                <w:sz w:val="16"/>
                <w:szCs w:val="16"/>
                <w:lang w:val="en-GB"/>
              </w:rPr>
            </w:pPr>
            <w:ins w:id="6071" w:author="Zhunisbayev, Olzhasbek [Bolashak Atyrau Limited]" w:date="2023-11-16T11:46:00Z">
              <w:r w:rsidRPr="00014E44">
                <w:rPr>
                  <w:rFonts w:ascii="Arial Narrow" w:hAnsi="Arial Narrow" w:cs="Arial"/>
                  <w:color w:val="auto"/>
                  <w:sz w:val="16"/>
                  <w:szCs w:val="16"/>
                  <w:lang w:val="en-GB"/>
                </w:rPr>
                <w:t>CF</w:t>
              </w:r>
            </w:ins>
          </w:p>
          <w:p w14:paraId="1AE94D45" w14:textId="77777777" w:rsidR="005F5F10" w:rsidRDefault="005F5F10" w:rsidP="00DE1185">
            <w:pPr>
              <w:pStyle w:val="CellBodyCentered"/>
              <w:rPr>
                <w:ins w:id="6072" w:author="Zhunisbayev, Olzhasbek [Bolashak Atyrau Limited]" w:date="2023-11-16T11:46:00Z"/>
                <w:rFonts w:ascii="Arial Narrow" w:hAnsi="Arial Narrow" w:cs="Arial"/>
                <w:color w:val="auto"/>
                <w:sz w:val="16"/>
                <w:szCs w:val="16"/>
                <w:lang w:val="en-GB"/>
              </w:rPr>
            </w:pPr>
            <w:ins w:id="6073" w:author="Zhunisbayev, Olzhasbek [Bolashak Atyrau Limited]" w:date="2023-11-16T11:46:00Z">
              <w:r w:rsidRPr="00014E44">
                <w:rPr>
                  <w:rFonts w:ascii="Arial Narrow" w:hAnsi="Arial Narrow" w:cs="Arial"/>
                  <w:color w:val="auto"/>
                  <w:sz w:val="16"/>
                  <w:szCs w:val="16"/>
                  <w:lang w:val="en-GB"/>
                </w:rPr>
                <w:t>Note 8</w:t>
              </w:r>
            </w:ins>
          </w:p>
          <w:p w14:paraId="3BE37970" w14:textId="61B9CADF" w:rsidR="005F5F10" w:rsidRPr="00014E44" w:rsidRDefault="005F5F10" w:rsidP="00DE1185">
            <w:pPr>
              <w:pStyle w:val="CellBodyCentered"/>
              <w:rPr>
                <w:ins w:id="6074" w:author="Zhunisbayev, Olzhasbek [Bolashak Atyrau Limited]" w:date="2023-11-16T11:36:00Z"/>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45090158" w14:textId="77777777" w:rsidR="00584DB6" w:rsidRDefault="00584DB6" w:rsidP="00DE1185">
            <w:pPr>
              <w:pStyle w:val="CellBodyCentered"/>
              <w:rPr>
                <w:ins w:id="6075" w:author="Zhunisbayev, Olzhasbek [Bolashak Atyrau Limited]" w:date="2023-11-16T11:46:00Z"/>
                <w:rFonts w:ascii="Arial Narrow" w:hAnsi="Arial Narrow" w:cs="Arial"/>
                <w:color w:val="auto"/>
                <w:sz w:val="16"/>
                <w:szCs w:val="16"/>
                <w:lang w:val="en-GB"/>
              </w:rPr>
            </w:pPr>
          </w:p>
          <w:p w14:paraId="21D53B74" w14:textId="77777777" w:rsidR="005F5F10" w:rsidRPr="00014E44" w:rsidRDefault="005F5F10" w:rsidP="00DE1185">
            <w:pPr>
              <w:pStyle w:val="CellBodyCentered"/>
              <w:rPr>
                <w:ins w:id="6076" w:author="Zhunisbayev, Olzhasbek [Bolashak Atyrau Limited]" w:date="2023-11-16T11:46:00Z"/>
                <w:rFonts w:ascii="Arial Narrow" w:hAnsi="Arial Narrow" w:cs="Arial"/>
                <w:color w:val="auto"/>
                <w:sz w:val="16"/>
                <w:szCs w:val="16"/>
                <w:lang w:val="en-GB"/>
              </w:rPr>
            </w:pPr>
            <w:ins w:id="6077" w:author="Zhunisbayev, Olzhasbek [Bolashak Atyrau Limited]" w:date="2023-11-16T11:46:00Z">
              <w:r w:rsidRPr="00014E44">
                <w:rPr>
                  <w:rFonts w:ascii="Arial Narrow" w:hAnsi="Arial Narrow" w:cs="Arial"/>
                  <w:color w:val="auto"/>
                  <w:sz w:val="16"/>
                  <w:szCs w:val="16"/>
                  <w:lang w:val="en-GB"/>
                </w:rPr>
                <w:t>-40 to</w:t>
              </w:r>
            </w:ins>
          </w:p>
          <w:p w14:paraId="20B69714" w14:textId="7EBF77D0" w:rsidR="005F5F10" w:rsidRPr="00014E44" w:rsidRDefault="005F5F10" w:rsidP="00DE1185">
            <w:pPr>
              <w:pStyle w:val="CellBodyCentered"/>
              <w:rPr>
                <w:ins w:id="6078" w:author="Zhunisbayev, Olzhasbek [Bolashak Atyrau Limited]" w:date="2023-11-16T11:36:00Z"/>
                <w:rFonts w:ascii="Arial Narrow" w:hAnsi="Arial Narrow" w:cs="Arial"/>
                <w:color w:val="auto"/>
                <w:sz w:val="16"/>
                <w:szCs w:val="16"/>
                <w:lang w:val="en-GB"/>
              </w:rPr>
            </w:pPr>
            <w:ins w:id="6079" w:author="Zhunisbayev, Olzhasbek [Bolashak Atyrau Limited]" w:date="2023-11-16T11:46:00Z">
              <w:r w:rsidRPr="00014E44">
                <w:rPr>
                  <w:rFonts w:ascii="Arial Narrow" w:hAnsi="Arial Narrow" w:cs="Arial"/>
                  <w:color w:val="auto"/>
                  <w:sz w:val="16"/>
                  <w:szCs w:val="16"/>
                  <w:lang w:val="en-GB"/>
                </w:rPr>
                <w:t>+</w:t>
              </w:r>
            </w:ins>
            <w:ins w:id="6080" w:author="Zhunisbayev, Olzhasbek [Bolashak Atyrau Limited]" w:date="2023-11-17T10:26:00Z">
              <w:r w:rsidR="009B4A79">
                <w:rPr>
                  <w:rFonts w:ascii="Arial Narrow" w:hAnsi="Arial Narrow" w:cs="Arial"/>
                  <w:color w:val="auto"/>
                  <w:sz w:val="16"/>
                  <w:szCs w:val="16"/>
                  <w:lang w:val="en-GB"/>
                </w:rPr>
                <w:t>9</w:t>
              </w:r>
            </w:ins>
            <w:ins w:id="6081" w:author="Zhunisbayev, Olzhasbek [Bolashak Atyrau Limited]" w:date="2023-11-16T11:46:00Z">
              <w:r>
                <w:rPr>
                  <w:rFonts w:ascii="Arial Narrow" w:hAnsi="Arial Narrow" w:cs="Arial"/>
                  <w:color w:val="auto"/>
                  <w:sz w:val="16"/>
                  <w:szCs w:val="16"/>
                  <w:lang w:val="en-GB"/>
                </w:rPr>
                <w:t>0</w:t>
              </w:r>
              <w:r w:rsidRPr="00014E44">
                <w:rPr>
                  <w:rFonts w:ascii="Arial Narrow" w:hAnsi="Arial Narrow" w:cs="Arial"/>
                  <w:color w:val="auto"/>
                  <w:sz w:val="16"/>
                  <w:szCs w:val="16"/>
                  <w:lang w:val="en-GB"/>
                </w:rPr>
                <w:t>°C</w:t>
              </w:r>
            </w:ins>
          </w:p>
        </w:tc>
        <w:tc>
          <w:tcPr>
            <w:tcW w:w="1890" w:type="dxa"/>
            <w:tcBorders>
              <w:top w:val="single" w:sz="6" w:space="0" w:color="auto"/>
              <w:left w:val="single" w:sz="6" w:space="0" w:color="auto"/>
              <w:bottom w:val="single" w:sz="6" w:space="0" w:color="auto"/>
              <w:right w:val="single" w:sz="6" w:space="0" w:color="auto"/>
            </w:tcBorders>
          </w:tcPr>
          <w:p w14:paraId="290C8E0C" w14:textId="77777777" w:rsidR="00584DB6" w:rsidRDefault="00584DB6" w:rsidP="00DE1185">
            <w:pPr>
              <w:pStyle w:val="CellBody"/>
              <w:rPr>
                <w:ins w:id="6082" w:author="Zhunisbayev, Olzhasbek [Bolashak Atyrau Limited]" w:date="2023-11-16T11:46:00Z"/>
                <w:rFonts w:ascii="Arial Narrow" w:hAnsi="Arial Narrow" w:cs="Arial"/>
                <w:color w:val="auto"/>
                <w:sz w:val="16"/>
                <w:szCs w:val="16"/>
                <w:u w:val="single"/>
                <w:lang w:val="en-GB"/>
              </w:rPr>
            </w:pPr>
          </w:p>
          <w:p w14:paraId="463F39AE" w14:textId="77777777" w:rsidR="009B4A79" w:rsidRPr="00014E44" w:rsidRDefault="009B4A79" w:rsidP="00DE1185">
            <w:pPr>
              <w:pStyle w:val="CellBody"/>
              <w:rPr>
                <w:ins w:id="6083" w:author="Zhunisbayev, Olzhasbek [Bolashak Atyrau Limited]" w:date="2023-11-17T10:25:00Z"/>
                <w:rFonts w:ascii="Arial Narrow" w:hAnsi="Arial Narrow" w:cs="Arial"/>
                <w:color w:val="auto"/>
                <w:sz w:val="16"/>
                <w:szCs w:val="16"/>
                <w:u w:val="single"/>
                <w:lang w:val="en-GB"/>
              </w:rPr>
            </w:pPr>
            <w:ins w:id="6084" w:author="Zhunisbayev, Olzhasbek [Bolashak Atyrau Limited]" w:date="2023-11-17T10:25:00Z">
              <w:r w:rsidRPr="00014E44">
                <w:rPr>
                  <w:rFonts w:ascii="Arial Narrow" w:hAnsi="Arial Narrow" w:cs="Arial"/>
                  <w:color w:val="auto"/>
                  <w:sz w:val="16"/>
                  <w:szCs w:val="16"/>
                  <w:u w:val="single"/>
                  <w:lang w:val="en-GB"/>
                </w:rPr>
                <w:t>PIPELINE SPECIFICATION</w:t>
              </w:r>
            </w:ins>
          </w:p>
          <w:p w14:paraId="02949C96" w14:textId="77777777" w:rsidR="009B4A79" w:rsidRPr="00014E44" w:rsidRDefault="009B4A79" w:rsidP="00DE1185">
            <w:pPr>
              <w:pStyle w:val="CellBody"/>
              <w:rPr>
                <w:ins w:id="6085" w:author="Zhunisbayev, Olzhasbek [Bolashak Atyrau Limited]" w:date="2023-11-17T10:25:00Z"/>
                <w:rFonts w:ascii="Arial Narrow" w:hAnsi="Arial Narrow" w:cs="Arial"/>
                <w:color w:val="auto"/>
                <w:sz w:val="16"/>
                <w:szCs w:val="16"/>
                <w:lang w:val="en-GB"/>
              </w:rPr>
            </w:pPr>
            <w:ins w:id="6086" w:author="Zhunisbayev, Olzhasbek [Bolashak Atyrau Limited]" w:date="2023-11-17T10:25:00Z">
              <w:r w:rsidRPr="00014E44">
                <w:rPr>
                  <w:rFonts w:ascii="Arial Narrow" w:hAnsi="Arial Narrow" w:cs="Arial"/>
                  <w:color w:val="auto"/>
                  <w:sz w:val="16"/>
                  <w:szCs w:val="16"/>
                  <w:lang w:val="en-GB"/>
                </w:rPr>
                <w:t xml:space="preserve">maximum = </w:t>
              </w:r>
              <w:r w:rsidRPr="00014E44">
                <w:rPr>
                  <w:rFonts w:ascii="Arial Narrow" w:hAnsi="Arial Narrow" w:cs="Arial"/>
                  <w:snapToGrid w:val="0"/>
                  <w:color w:val="auto"/>
                  <w:sz w:val="16"/>
                  <w:szCs w:val="16"/>
                  <w:lang w:val="en-GB"/>
                </w:rPr>
                <w:t xml:space="preserve">600 </w:t>
              </w:r>
              <w:r w:rsidRPr="00014E44">
                <w:rPr>
                  <w:rFonts w:ascii="Arial Narrow" w:hAnsi="Arial Narrow" w:cs="Arial"/>
                  <w:color w:val="auto"/>
                  <w:sz w:val="16"/>
                  <w:szCs w:val="16"/>
                  <w:lang w:val="en-GB"/>
                </w:rPr>
                <w:t>barg at max design temp</w:t>
              </w:r>
            </w:ins>
          </w:p>
          <w:p w14:paraId="17CEA87E" w14:textId="77777777" w:rsidR="005F5F10" w:rsidRPr="00014E44" w:rsidRDefault="005F5F10" w:rsidP="00DE1185">
            <w:pPr>
              <w:pStyle w:val="CellBody"/>
              <w:rPr>
                <w:ins w:id="6087" w:author="Zhunisbayev, Olzhasbek [Bolashak Atyrau Limited]" w:date="2023-11-16T11:36:00Z"/>
                <w:rFonts w:ascii="Arial Narrow" w:hAnsi="Arial Narrow" w:cs="Arial"/>
                <w:color w:val="auto"/>
                <w:sz w:val="16"/>
                <w:szCs w:val="16"/>
                <w:u w:val="single"/>
                <w:lang w:val="en-GB"/>
              </w:rPr>
            </w:pPr>
          </w:p>
        </w:tc>
        <w:tc>
          <w:tcPr>
            <w:tcW w:w="630" w:type="dxa"/>
            <w:tcBorders>
              <w:top w:val="single" w:sz="6" w:space="0" w:color="auto"/>
              <w:left w:val="single" w:sz="6" w:space="0" w:color="auto"/>
              <w:bottom w:val="single" w:sz="6" w:space="0" w:color="auto"/>
              <w:right w:val="single" w:sz="6" w:space="0" w:color="auto"/>
            </w:tcBorders>
          </w:tcPr>
          <w:p w14:paraId="57543159" w14:textId="77777777" w:rsidR="00584DB6" w:rsidRDefault="00584DB6" w:rsidP="00DE1185">
            <w:pPr>
              <w:pStyle w:val="CellBodyCentered"/>
              <w:rPr>
                <w:ins w:id="6088" w:author="Zhunisbayev, Olzhasbek [Bolashak Atyrau Limited]" w:date="2023-11-17T10:25:00Z"/>
                <w:rFonts w:ascii="Arial Narrow" w:hAnsi="Arial Narrow" w:cs="Arial"/>
                <w:color w:val="auto"/>
                <w:sz w:val="16"/>
                <w:szCs w:val="16"/>
              </w:rPr>
            </w:pPr>
          </w:p>
          <w:p w14:paraId="6E22B586" w14:textId="1712B760" w:rsidR="009B4A79" w:rsidRPr="001E7E98" w:rsidRDefault="001E7E98" w:rsidP="00C81B5C">
            <w:pPr>
              <w:pStyle w:val="CellBodyCentered"/>
              <w:rPr>
                <w:ins w:id="6089" w:author="Zhunisbayev, Olzhasbek [Bolashak Atyrau Limited]" w:date="2023-11-16T11:36:00Z"/>
                <w:rFonts w:ascii="Arial Narrow" w:hAnsi="Arial Narrow" w:cs="Arial"/>
                <w:color w:val="auto"/>
                <w:sz w:val="16"/>
                <w:szCs w:val="16"/>
              </w:rPr>
            </w:pPr>
            <w:r>
              <w:rPr>
                <w:rFonts w:ascii="Arial Narrow" w:hAnsi="Arial Narrow" w:cs="Arial"/>
                <w:color w:val="auto"/>
                <w:sz w:val="16"/>
                <w:szCs w:val="16"/>
              </w:rPr>
              <w:t>YES</w:t>
            </w:r>
          </w:p>
        </w:tc>
        <w:tc>
          <w:tcPr>
            <w:tcW w:w="418" w:type="dxa"/>
            <w:tcBorders>
              <w:top w:val="single" w:sz="6" w:space="0" w:color="auto"/>
              <w:left w:val="single" w:sz="6" w:space="0" w:color="auto"/>
              <w:bottom w:val="single" w:sz="6" w:space="0" w:color="auto"/>
              <w:right w:val="single" w:sz="6" w:space="0" w:color="auto"/>
            </w:tcBorders>
          </w:tcPr>
          <w:p w14:paraId="37454A1F" w14:textId="77777777" w:rsidR="00584DB6" w:rsidRDefault="00584DB6" w:rsidP="00DE1185">
            <w:pPr>
              <w:pStyle w:val="CellBodyCentered"/>
              <w:rPr>
                <w:ins w:id="6090" w:author="Zhunisbayev, Olzhasbek [Bolashak Atyrau Limited]" w:date="2023-11-17T10:26:00Z"/>
                <w:rFonts w:ascii="Arial Narrow" w:hAnsi="Arial Narrow" w:cs="Arial"/>
                <w:color w:val="auto"/>
                <w:sz w:val="16"/>
                <w:szCs w:val="16"/>
                <w:lang w:val="en-GB"/>
              </w:rPr>
            </w:pPr>
          </w:p>
          <w:p w14:paraId="449AC805" w14:textId="2E881408" w:rsidR="009B4A79" w:rsidRPr="00014E44" w:rsidRDefault="009B4A79" w:rsidP="00DE1185">
            <w:pPr>
              <w:pStyle w:val="CellBodyCentered"/>
              <w:rPr>
                <w:ins w:id="6091" w:author="Zhunisbayev, Olzhasbek [Bolashak Atyrau Limited]" w:date="2023-11-16T11:36:00Z"/>
                <w:rFonts w:ascii="Arial Narrow" w:hAnsi="Arial Narrow" w:cs="Arial"/>
                <w:color w:val="auto"/>
                <w:sz w:val="16"/>
                <w:szCs w:val="16"/>
                <w:lang w:val="en-GB"/>
              </w:rPr>
            </w:pPr>
            <w:ins w:id="6092" w:author="Zhunisbayev, Olzhasbek [Bolashak Atyrau Limited]" w:date="2023-11-17T10:26:00Z">
              <w:r>
                <w:rPr>
                  <w:rFonts w:ascii="Arial Narrow" w:hAnsi="Arial Narrow" w:cs="Arial"/>
                  <w:color w:val="auto"/>
                  <w:sz w:val="16"/>
                  <w:szCs w:val="16"/>
                  <w:lang w:val="en-GB"/>
                </w:rPr>
                <w:t>100</w:t>
              </w:r>
            </w:ins>
          </w:p>
        </w:tc>
      </w:tr>
      <w:tr w:rsidR="00FA3851" w:rsidRPr="00014E44" w14:paraId="05AE13E8" w14:textId="77777777" w:rsidTr="0038396C">
        <w:tc>
          <w:tcPr>
            <w:tcW w:w="3322" w:type="dxa"/>
            <w:tcBorders>
              <w:top w:val="single" w:sz="6" w:space="0" w:color="auto"/>
              <w:left w:val="single" w:sz="6" w:space="0" w:color="auto"/>
              <w:bottom w:val="single" w:sz="6" w:space="0" w:color="auto"/>
              <w:right w:val="single" w:sz="6" w:space="0" w:color="auto"/>
            </w:tcBorders>
          </w:tcPr>
          <w:p w14:paraId="7BE614B1" w14:textId="77777777" w:rsidR="00B271C8" w:rsidRPr="00014E44" w:rsidRDefault="00B271C8" w:rsidP="00DE1185">
            <w:pPr>
              <w:pStyle w:val="CellBody"/>
              <w:ind w:left="720" w:hanging="720"/>
              <w:rPr>
                <w:rFonts w:ascii="Arial Narrow" w:hAnsi="Arial Narrow" w:cs="Arial"/>
                <w:color w:val="auto"/>
                <w:sz w:val="16"/>
                <w:szCs w:val="16"/>
                <w:lang w:val="en-GB"/>
              </w:rPr>
            </w:pPr>
          </w:p>
          <w:p w14:paraId="44B4BE11"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PIPELINE ONLY</w:t>
            </w:r>
          </w:p>
          <w:p w14:paraId="64EC5E14" w14:textId="77777777" w:rsidR="00B271C8" w:rsidRPr="00014E44" w:rsidRDefault="00B271C8" w:rsidP="00DE1185">
            <w:pPr>
              <w:pStyle w:val="CellBody"/>
              <w:ind w:left="720" w:hanging="720"/>
              <w:rPr>
                <w:rFonts w:ascii="Arial Narrow" w:hAnsi="Arial Narrow" w:cs="Arial"/>
                <w:color w:val="auto"/>
                <w:sz w:val="16"/>
                <w:szCs w:val="16"/>
                <w:lang w:val="en-GB"/>
              </w:rPr>
            </w:pPr>
          </w:p>
          <w:p w14:paraId="5AE1FF2E" w14:textId="77777777" w:rsidR="00B271C8" w:rsidRPr="00014E44" w:rsidRDefault="00B271C8" w:rsidP="00DE1185">
            <w:pPr>
              <w:pStyle w:val="CellBody"/>
              <w:ind w:left="720" w:hanging="720"/>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BELOW GROUND</w:t>
            </w:r>
          </w:p>
          <w:p w14:paraId="550831F6" w14:textId="5215581E" w:rsidR="00B271C8" w:rsidRPr="00014E44" w:rsidRDefault="00B271C8" w:rsidP="00DE1185">
            <w:pPr>
              <w:pStyle w:val="CellBody"/>
              <w:ind w:left="720" w:hanging="720"/>
              <w:rPr>
                <w:rFonts w:ascii="Arial Narrow" w:hAnsi="Arial Narrow" w:cs="Arial"/>
                <w:color w:val="auto"/>
                <w:sz w:val="16"/>
                <w:szCs w:val="16"/>
                <w:lang w:val="en-GB"/>
              </w:rPr>
            </w:pPr>
            <w:r w:rsidRPr="00014E44">
              <w:rPr>
                <w:rFonts w:ascii="Arial Narrow" w:hAnsi="Arial Narrow" w:cs="Arial"/>
                <w:color w:val="auto"/>
                <w:sz w:val="16"/>
                <w:szCs w:val="16"/>
                <w:lang w:val="en-GB"/>
              </w:rPr>
              <w:t>GHP – GAS INJECTION, HIGH PRESSURE</w:t>
            </w:r>
          </w:p>
          <w:p w14:paraId="36719F55" w14:textId="77777777" w:rsidR="00B271C8" w:rsidRPr="00014E44" w:rsidRDefault="00B271C8" w:rsidP="00DE1185">
            <w:pPr>
              <w:pStyle w:val="CellBody"/>
              <w:rPr>
                <w:rFonts w:ascii="Arial Narrow" w:hAnsi="Arial Narrow" w:cs="Arial"/>
                <w:color w:val="auto"/>
                <w:sz w:val="16"/>
                <w:szCs w:val="16"/>
                <w:u w:val="single"/>
                <w:lang w:val="en-GB"/>
              </w:rPr>
            </w:pPr>
          </w:p>
        </w:tc>
        <w:tc>
          <w:tcPr>
            <w:tcW w:w="720" w:type="dxa"/>
            <w:tcBorders>
              <w:top w:val="single" w:sz="6" w:space="0" w:color="auto"/>
              <w:left w:val="single" w:sz="6" w:space="0" w:color="auto"/>
              <w:bottom w:val="single" w:sz="6" w:space="0" w:color="auto"/>
              <w:right w:val="single" w:sz="6" w:space="0" w:color="auto"/>
            </w:tcBorders>
          </w:tcPr>
          <w:p w14:paraId="3FFA481C" w14:textId="77777777" w:rsidR="00B271C8" w:rsidRPr="00014E44" w:rsidRDefault="00B271C8" w:rsidP="00DE1185">
            <w:pPr>
              <w:pStyle w:val="CellBodyCentered"/>
              <w:rPr>
                <w:rFonts w:ascii="Arial Narrow" w:hAnsi="Arial Narrow" w:cs="Arial"/>
                <w:b/>
                <w:color w:val="auto"/>
                <w:sz w:val="16"/>
                <w:szCs w:val="16"/>
                <w:lang w:val="en-GB"/>
              </w:rPr>
            </w:pPr>
          </w:p>
          <w:p w14:paraId="7FAD37E7" w14:textId="77777777" w:rsidR="00B271C8" w:rsidRPr="00014E44" w:rsidRDefault="00B271C8" w:rsidP="00DE1185">
            <w:pPr>
              <w:pStyle w:val="CellBodyCentered"/>
              <w:rPr>
                <w:rFonts w:ascii="Arial Narrow" w:hAnsi="Arial Narrow" w:cs="Arial"/>
                <w:b/>
                <w:color w:val="auto"/>
                <w:sz w:val="16"/>
                <w:szCs w:val="16"/>
                <w:lang w:val="en-GB"/>
              </w:rPr>
            </w:pPr>
            <w:r w:rsidRPr="00014E44">
              <w:rPr>
                <w:rFonts w:ascii="Arial Narrow" w:hAnsi="Arial Narrow" w:cs="Arial"/>
                <w:b/>
                <w:color w:val="auto"/>
                <w:sz w:val="16"/>
                <w:szCs w:val="16"/>
                <w:lang w:val="en-GB"/>
              </w:rPr>
              <w:t>10000X1</w:t>
            </w:r>
          </w:p>
          <w:p w14:paraId="3346A20A" w14:textId="77777777" w:rsidR="00B271C8" w:rsidRPr="00014E44" w:rsidRDefault="00B271C8" w:rsidP="00DE1185">
            <w:pPr>
              <w:pStyle w:val="CellBodyCentered"/>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37C31CB2" w14:textId="77777777" w:rsidR="00B271C8" w:rsidRPr="00014E44" w:rsidRDefault="00B271C8" w:rsidP="00DE1185">
            <w:pPr>
              <w:pStyle w:val="CellBodyCentered"/>
              <w:rPr>
                <w:rFonts w:ascii="Arial Narrow" w:hAnsi="Arial Narrow" w:cs="Arial"/>
                <w:color w:val="auto"/>
                <w:sz w:val="16"/>
                <w:szCs w:val="16"/>
                <w:lang w:val="en-GB"/>
              </w:rPr>
            </w:pPr>
          </w:p>
          <w:p w14:paraId="5330A1F1"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0BC18D1F" w14:textId="77777777" w:rsidR="00B271C8" w:rsidRPr="00014E44" w:rsidRDefault="00B271C8" w:rsidP="00DE1185">
            <w:pPr>
              <w:pStyle w:val="CellBodyCentered"/>
              <w:rPr>
                <w:rFonts w:ascii="Arial Narrow" w:hAnsi="Arial Narrow" w:cs="Arial"/>
                <w:color w:val="auto"/>
                <w:sz w:val="16"/>
                <w:szCs w:val="16"/>
                <w:lang w:val="en-GB"/>
              </w:rPr>
            </w:pPr>
          </w:p>
          <w:p w14:paraId="1B4F8753" w14:textId="6E106DF0"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LTCS</w:t>
            </w:r>
          </w:p>
          <w:p w14:paraId="5507434F" w14:textId="77777777" w:rsidR="00B271C8" w:rsidRPr="00014E44" w:rsidRDefault="00B271C8" w:rsidP="00DE1185">
            <w:pPr>
              <w:pStyle w:val="CellBodyCentered"/>
              <w:rPr>
                <w:rFonts w:ascii="Arial Narrow" w:hAnsi="Arial Narrow" w:cs="Arial"/>
                <w:color w:val="auto"/>
                <w:sz w:val="16"/>
                <w:szCs w:val="16"/>
                <w:lang w:val="en-GB"/>
              </w:rPr>
            </w:pPr>
          </w:p>
          <w:p w14:paraId="12AE047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Note 1</w:t>
            </w:r>
          </w:p>
        </w:tc>
        <w:tc>
          <w:tcPr>
            <w:tcW w:w="720" w:type="dxa"/>
            <w:tcBorders>
              <w:top w:val="single" w:sz="6" w:space="0" w:color="auto"/>
              <w:left w:val="single" w:sz="6" w:space="0" w:color="auto"/>
              <w:bottom w:val="single" w:sz="6" w:space="0" w:color="auto"/>
              <w:right w:val="single" w:sz="6" w:space="0" w:color="auto"/>
            </w:tcBorders>
          </w:tcPr>
          <w:p w14:paraId="38EE301C" w14:textId="77777777" w:rsidR="00B271C8" w:rsidRPr="00014E44" w:rsidRDefault="00B271C8" w:rsidP="00DE1185">
            <w:pPr>
              <w:pStyle w:val="CellBodyCentered"/>
              <w:rPr>
                <w:rFonts w:ascii="Arial Narrow" w:hAnsi="Arial Narrow" w:cs="Arial"/>
                <w:color w:val="auto"/>
                <w:sz w:val="16"/>
                <w:szCs w:val="16"/>
                <w:lang w:val="en-GB"/>
              </w:rPr>
            </w:pPr>
          </w:p>
          <w:p w14:paraId="24B864B6"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7BEE7E3B" w14:textId="135ACD72"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10000 psi</w:t>
            </w:r>
          </w:p>
          <w:p w14:paraId="076D909A"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API 6A</w:t>
            </w:r>
          </w:p>
          <w:p w14:paraId="1BE8334D" w14:textId="77777777" w:rsidR="00B271C8" w:rsidRPr="00014E44" w:rsidRDefault="00B271C8" w:rsidP="00DE1185">
            <w:pPr>
              <w:pStyle w:val="CellBodyCentered"/>
              <w:rPr>
                <w:ins w:id="6093" w:author="Zhunisbayev, Olzhasbek [Bolashak Atyrau Limited]" w:date="2023-09-10T14:53:00Z"/>
                <w:rFonts w:ascii="Arial Narrow" w:hAnsi="Arial Narrow" w:cs="Arial"/>
                <w:color w:val="auto"/>
                <w:sz w:val="16"/>
                <w:szCs w:val="16"/>
                <w:lang w:val="en-GB"/>
              </w:rPr>
            </w:pPr>
            <w:r w:rsidRPr="00014E44">
              <w:rPr>
                <w:rFonts w:ascii="Arial Narrow" w:hAnsi="Arial Narrow" w:cs="Arial"/>
                <w:color w:val="auto"/>
                <w:sz w:val="16"/>
                <w:szCs w:val="16"/>
                <w:lang w:val="en-GB"/>
              </w:rPr>
              <w:t>CF</w:t>
            </w:r>
          </w:p>
          <w:p w14:paraId="595868F7" w14:textId="77777777" w:rsidR="00B271C8" w:rsidRPr="00014E44" w:rsidRDefault="00B271C8" w:rsidP="00DE1185">
            <w:pPr>
              <w:pStyle w:val="CellBodyCentered"/>
              <w:rPr>
                <w:ins w:id="6094" w:author="Zhunisbayev, Olzhasbek [Bolashak Atyrau Limited]" w:date="2023-09-10T14:53:00Z"/>
                <w:rFonts w:ascii="Arial Narrow" w:hAnsi="Arial Narrow" w:cs="Arial"/>
                <w:color w:val="auto"/>
                <w:sz w:val="16"/>
                <w:szCs w:val="16"/>
                <w:lang w:val="en-GB"/>
              </w:rPr>
            </w:pPr>
            <w:ins w:id="6095" w:author="Zhunisbayev, Olzhasbek [Bolashak Atyrau Limited]" w:date="2023-09-10T14:53:00Z">
              <w:r w:rsidRPr="00014E44">
                <w:rPr>
                  <w:rFonts w:ascii="Arial Narrow" w:hAnsi="Arial Narrow" w:cs="Arial"/>
                  <w:color w:val="auto"/>
                  <w:sz w:val="16"/>
                  <w:szCs w:val="16"/>
                  <w:lang w:val="en-GB"/>
                </w:rPr>
                <w:t>Note 8</w:t>
              </w:r>
            </w:ins>
          </w:p>
          <w:p w14:paraId="11511E78" w14:textId="6B553FD0" w:rsidR="00B271C8" w:rsidRPr="00014E44" w:rsidRDefault="00B271C8" w:rsidP="00DE1185">
            <w:pPr>
              <w:pStyle w:val="CellBodyCentered"/>
              <w:rPr>
                <w:rFonts w:ascii="Arial Narrow" w:hAnsi="Arial Narrow" w:cs="Arial"/>
                <w:color w:val="auto"/>
                <w:sz w:val="16"/>
                <w:szCs w:val="16"/>
                <w:lang w:val="en-GB"/>
              </w:rPr>
            </w:pPr>
          </w:p>
        </w:tc>
        <w:tc>
          <w:tcPr>
            <w:tcW w:w="720" w:type="dxa"/>
            <w:tcBorders>
              <w:top w:val="single" w:sz="6" w:space="0" w:color="auto"/>
              <w:left w:val="single" w:sz="6" w:space="0" w:color="auto"/>
              <w:bottom w:val="single" w:sz="6" w:space="0" w:color="auto"/>
              <w:right w:val="single" w:sz="6" w:space="0" w:color="auto"/>
            </w:tcBorders>
          </w:tcPr>
          <w:p w14:paraId="700A8FBF" w14:textId="77777777" w:rsidR="00B271C8" w:rsidRPr="00014E44" w:rsidRDefault="00B271C8" w:rsidP="00DE1185">
            <w:pPr>
              <w:pStyle w:val="CellBodyCentered"/>
              <w:rPr>
                <w:rFonts w:ascii="Arial Narrow" w:hAnsi="Arial Narrow" w:cs="Arial"/>
                <w:color w:val="auto"/>
                <w:sz w:val="16"/>
                <w:szCs w:val="16"/>
                <w:lang w:val="en-GB"/>
              </w:rPr>
            </w:pPr>
          </w:p>
          <w:p w14:paraId="60398E6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0 to +110°C</w:t>
            </w:r>
          </w:p>
        </w:tc>
        <w:tc>
          <w:tcPr>
            <w:tcW w:w="1890" w:type="dxa"/>
            <w:tcBorders>
              <w:top w:val="single" w:sz="6" w:space="0" w:color="auto"/>
              <w:left w:val="single" w:sz="6" w:space="0" w:color="auto"/>
              <w:bottom w:val="single" w:sz="6" w:space="0" w:color="auto"/>
              <w:right w:val="single" w:sz="6" w:space="0" w:color="auto"/>
            </w:tcBorders>
          </w:tcPr>
          <w:p w14:paraId="1B1883D9" w14:textId="77777777" w:rsidR="00B271C8" w:rsidRPr="00014E44" w:rsidRDefault="00B271C8" w:rsidP="00DE1185">
            <w:pPr>
              <w:pStyle w:val="CellBody"/>
              <w:rPr>
                <w:rFonts w:ascii="Arial Narrow" w:hAnsi="Arial Narrow" w:cs="Arial"/>
                <w:color w:val="auto"/>
                <w:sz w:val="16"/>
                <w:szCs w:val="16"/>
                <w:lang w:val="en-GB"/>
              </w:rPr>
            </w:pPr>
          </w:p>
          <w:p w14:paraId="1686D66E"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4DDCEF16"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maximum = </w:t>
            </w:r>
            <w:r w:rsidRPr="00014E44">
              <w:rPr>
                <w:rFonts w:ascii="Arial Narrow" w:hAnsi="Arial Narrow" w:cs="Arial"/>
                <w:snapToGrid w:val="0"/>
                <w:color w:val="auto"/>
                <w:sz w:val="16"/>
                <w:szCs w:val="16"/>
                <w:lang w:val="en-GB"/>
              </w:rPr>
              <w:t xml:space="preserve">600 </w:t>
            </w:r>
            <w:r w:rsidRPr="00014E44">
              <w:rPr>
                <w:rFonts w:ascii="Arial Narrow" w:hAnsi="Arial Narrow" w:cs="Arial"/>
                <w:color w:val="auto"/>
                <w:sz w:val="16"/>
                <w:szCs w:val="16"/>
                <w:lang w:val="en-GB"/>
              </w:rPr>
              <w:t>barg at max design temp</w:t>
            </w:r>
          </w:p>
          <w:p w14:paraId="2FCCF084"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6433C367" w14:textId="77777777" w:rsidR="00B271C8" w:rsidRPr="00014E44" w:rsidRDefault="00B271C8">
            <w:pPr>
              <w:pStyle w:val="CellBodyCentered"/>
              <w:rPr>
                <w:rFonts w:ascii="Arial Narrow" w:hAnsi="Arial Narrow" w:cs="Arial"/>
                <w:color w:val="auto"/>
                <w:sz w:val="16"/>
                <w:szCs w:val="16"/>
              </w:rPr>
              <w:pPrChange w:id="6096" w:author="Zhunisbayev, Olzhasbek [Bolashak Atyrau Limited]" w:date="2023-10-05T20:14:00Z">
                <w:pPr>
                  <w:pStyle w:val="CellBodyCentered"/>
                  <w:ind w:hanging="79"/>
                </w:pPr>
              </w:pPrChange>
            </w:pPr>
          </w:p>
          <w:p w14:paraId="0C884FE7" w14:textId="77777777" w:rsidR="00501774" w:rsidRDefault="00B271C8" w:rsidP="00DE1185">
            <w:pPr>
              <w:pStyle w:val="CellBodyCentered"/>
              <w:ind w:left="-79" w:right="-132"/>
              <w:rPr>
                <w:rFonts w:ascii="Arial Narrow" w:hAnsi="Arial Narrow" w:cs="Arial"/>
                <w:color w:val="auto"/>
                <w:sz w:val="16"/>
                <w:szCs w:val="16"/>
              </w:rPr>
            </w:pPr>
            <w:r w:rsidRPr="00014E44">
              <w:rPr>
                <w:rFonts w:ascii="Arial Narrow" w:hAnsi="Arial Narrow" w:cs="Arial"/>
                <w:color w:val="auto"/>
                <w:sz w:val="16"/>
                <w:szCs w:val="16"/>
              </w:rPr>
              <w:t xml:space="preserve">Sour </w:t>
            </w:r>
          </w:p>
          <w:p w14:paraId="772D9E34" w14:textId="2CE94852" w:rsidR="00B271C8" w:rsidRDefault="00B271C8" w:rsidP="00DE1185">
            <w:pPr>
              <w:pStyle w:val="CellBodyCentered"/>
              <w:ind w:left="-79" w:right="-132"/>
              <w:rPr>
                <w:rFonts w:ascii="Arial Narrow" w:hAnsi="Arial Narrow" w:cs="Arial"/>
                <w:color w:val="auto"/>
                <w:sz w:val="16"/>
                <w:szCs w:val="16"/>
              </w:rPr>
            </w:pPr>
            <w:r w:rsidRPr="00014E44">
              <w:rPr>
                <w:rFonts w:ascii="Arial Narrow" w:hAnsi="Arial Narrow" w:cs="Arial"/>
                <w:color w:val="auto"/>
                <w:sz w:val="16"/>
                <w:szCs w:val="16"/>
              </w:rPr>
              <w:t xml:space="preserve">Service </w:t>
            </w:r>
          </w:p>
          <w:p w14:paraId="0D0CB942" w14:textId="7210522E" w:rsidR="00B271C8" w:rsidRPr="00014E44" w:rsidRDefault="00B271C8" w:rsidP="00DE1185">
            <w:pPr>
              <w:pStyle w:val="CellBodyCentered"/>
              <w:ind w:left="-79" w:right="-132"/>
              <w:rPr>
                <w:rFonts w:ascii="Arial Narrow" w:hAnsi="Arial Narrow" w:cs="Arial"/>
                <w:color w:val="auto"/>
                <w:sz w:val="16"/>
                <w:szCs w:val="16"/>
              </w:rPr>
            </w:pPr>
            <w:r>
              <w:rPr>
                <w:rFonts w:ascii="Arial Narrow" w:hAnsi="Arial Narrow" w:cs="Arial"/>
                <w:color w:val="auto"/>
                <w:sz w:val="16"/>
                <w:szCs w:val="16"/>
              </w:rPr>
              <w:t xml:space="preserve">All </w:t>
            </w:r>
            <w:r w:rsidRPr="00014E44">
              <w:rPr>
                <w:rFonts w:ascii="Arial Narrow" w:hAnsi="Arial Narrow" w:cs="Arial"/>
                <w:color w:val="auto"/>
                <w:sz w:val="16"/>
                <w:szCs w:val="16"/>
              </w:rPr>
              <w:t>Welds</w:t>
            </w:r>
          </w:p>
        </w:tc>
        <w:tc>
          <w:tcPr>
            <w:tcW w:w="418" w:type="dxa"/>
            <w:tcBorders>
              <w:top w:val="single" w:sz="6" w:space="0" w:color="auto"/>
              <w:left w:val="single" w:sz="6" w:space="0" w:color="auto"/>
              <w:bottom w:val="single" w:sz="6" w:space="0" w:color="auto"/>
              <w:right w:val="single" w:sz="6" w:space="0" w:color="auto"/>
            </w:tcBorders>
          </w:tcPr>
          <w:p w14:paraId="3C2BC5A2" w14:textId="77777777" w:rsidR="00B271C8" w:rsidRPr="00014E44" w:rsidRDefault="00B271C8" w:rsidP="00DE1185">
            <w:pPr>
              <w:pStyle w:val="CellBodyCentered"/>
              <w:rPr>
                <w:rFonts w:ascii="Arial Narrow" w:hAnsi="Arial Narrow" w:cs="Arial"/>
                <w:color w:val="auto"/>
                <w:sz w:val="16"/>
                <w:szCs w:val="16"/>
                <w:lang w:val="en-GB"/>
              </w:rPr>
            </w:pPr>
          </w:p>
          <w:p w14:paraId="7649BB94"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r w:rsidR="00FA3851" w:rsidRPr="00014E44" w14:paraId="4F3EEF9C" w14:textId="77777777" w:rsidTr="0038396C">
        <w:tc>
          <w:tcPr>
            <w:tcW w:w="3322" w:type="dxa"/>
            <w:tcBorders>
              <w:top w:val="single" w:sz="6" w:space="0" w:color="auto"/>
              <w:left w:val="single" w:sz="6" w:space="0" w:color="auto"/>
              <w:bottom w:val="single" w:sz="6" w:space="0" w:color="auto"/>
              <w:right w:val="single" w:sz="6" w:space="0" w:color="auto"/>
            </w:tcBorders>
          </w:tcPr>
          <w:p w14:paraId="023E5791" w14:textId="77777777" w:rsidR="00B271C8" w:rsidRPr="00014E44" w:rsidRDefault="00B271C8" w:rsidP="00DE1185">
            <w:pPr>
              <w:pStyle w:val="CellBody"/>
              <w:rPr>
                <w:rFonts w:ascii="Arial Narrow" w:hAnsi="Arial Narrow" w:cs="Arial"/>
                <w:color w:val="auto"/>
                <w:sz w:val="16"/>
                <w:szCs w:val="16"/>
                <w:u w:val="single"/>
                <w:lang w:val="en-GB"/>
              </w:rPr>
            </w:pPr>
          </w:p>
          <w:p w14:paraId="2CB21691"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PIPELINE ONLY</w:t>
            </w:r>
          </w:p>
          <w:p w14:paraId="471877B1" w14:textId="77777777" w:rsidR="00B271C8" w:rsidRPr="00014E44" w:rsidRDefault="00B271C8" w:rsidP="00DE1185">
            <w:pPr>
              <w:pStyle w:val="CellBody"/>
              <w:rPr>
                <w:rFonts w:ascii="Arial Narrow" w:hAnsi="Arial Narrow" w:cs="Arial"/>
                <w:color w:val="auto"/>
                <w:sz w:val="16"/>
                <w:szCs w:val="16"/>
                <w:u w:val="single"/>
                <w:lang w:val="en-GB"/>
              </w:rPr>
            </w:pPr>
          </w:p>
          <w:p w14:paraId="10B4A8EE" w14:textId="77777777" w:rsidR="00B271C8" w:rsidRPr="00014E44" w:rsidRDefault="00B271C8" w:rsidP="00DE1185">
            <w:pPr>
              <w:pStyle w:val="CellBody"/>
              <w:rPr>
                <w:rFonts w:ascii="Arial Narrow" w:hAnsi="Arial Narrow" w:cs="Arial"/>
                <w:color w:val="auto"/>
                <w:sz w:val="16"/>
                <w:szCs w:val="16"/>
                <w:u w:val="single"/>
                <w:lang w:val="en-GB"/>
              </w:rPr>
            </w:pPr>
            <w:r w:rsidRPr="00014E44">
              <w:rPr>
                <w:rFonts w:ascii="Arial Narrow" w:hAnsi="Arial Narrow" w:cs="Arial"/>
                <w:color w:val="auto"/>
                <w:sz w:val="16"/>
                <w:szCs w:val="16"/>
                <w:u w:val="single"/>
                <w:lang w:val="en-GB"/>
              </w:rPr>
              <w:t>ABOVE GROUND</w:t>
            </w:r>
          </w:p>
          <w:p w14:paraId="00A40C07" w14:textId="3340120A" w:rsidR="00B271C8" w:rsidRPr="00014E44" w:rsidRDefault="00B271C8" w:rsidP="00DE1185">
            <w:pPr>
              <w:pStyle w:val="CellBody"/>
              <w:ind w:left="720" w:hanging="720"/>
              <w:rPr>
                <w:rFonts w:ascii="Arial Narrow" w:hAnsi="Arial Narrow" w:cs="Arial"/>
                <w:color w:val="auto"/>
                <w:sz w:val="16"/>
                <w:szCs w:val="16"/>
                <w:lang w:val="en-GB"/>
              </w:rPr>
            </w:pPr>
            <w:r w:rsidRPr="00014E44">
              <w:rPr>
                <w:rFonts w:ascii="Arial Narrow" w:hAnsi="Arial Narrow" w:cs="Arial"/>
                <w:color w:val="auto"/>
                <w:sz w:val="16"/>
                <w:szCs w:val="16"/>
                <w:lang w:val="en-GB"/>
              </w:rPr>
              <w:t>GHP – GAS INJECTION, HIGH PRESSURE</w:t>
            </w:r>
          </w:p>
          <w:p w14:paraId="306E08B0" w14:textId="77777777" w:rsidR="00B271C8" w:rsidRPr="00014E44" w:rsidRDefault="00B271C8" w:rsidP="00DE1185">
            <w:pPr>
              <w:pStyle w:val="CellBody"/>
              <w:rPr>
                <w:rFonts w:ascii="Arial Narrow" w:hAnsi="Arial Narrow" w:cs="Arial"/>
                <w:color w:val="auto"/>
                <w:sz w:val="16"/>
                <w:szCs w:val="16"/>
                <w:u w:val="single"/>
                <w:lang w:val="en-GB"/>
              </w:rPr>
            </w:pPr>
          </w:p>
        </w:tc>
        <w:tc>
          <w:tcPr>
            <w:tcW w:w="720" w:type="dxa"/>
            <w:tcBorders>
              <w:top w:val="single" w:sz="6" w:space="0" w:color="auto"/>
              <w:left w:val="single" w:sz="6" w:space="0" w:color="auto"/>
              <w:bottom w:val="single" w:sz="6" w:space="0" w:color="auto"/>
              <w:right w:val="single" w:sz="6" w:space="0" w:color="auto"/>
            </w:tcBorders>
          </w:tcPr>
          <w:p w14:paraId="08501EDC" w14:textId="77777777" w:rsidR="00B271C8" w:rsidRPr="00014E44" w:rsidRDefault="00B271C8" w:rsidP="00DE1185">
            <w:pPr>
              <w:pStyle w:val="CellBodyCentered"/>
              <w:rPr>
                <w:rFonts w:ascii="Arial Narrow" w:hAnsi="Arial Narrow" w:cs="Arial"/>
                <w:b/>
                <w:color w:val="auto"/>
                <w:sz w:val="16"/>
                <w:szCs w:val="16"/>
                <w:lang w:val="en-GB"/>
              </w:rPr>
            </w:pPr>
          </w:p>
          <w:p w14:paraId="04BC9184" w14:textId="77777777" w:rsidR="00B271C8" w:rsidRPr="00014E44" w:rsidRDefault="00B271C8" w:rsidP="00DE1185">
            <w:pPr>
              <w:pStyle w:val="CellBodyCentered"/>
              <w:ind w:left="-152" w:right="-114"/>
              <w:rPr>
                <w:rFonts w:ascii="Arial Narrow" w:hAnsi="Arial Narrow" w:cs="Arial"/>
                <w:b/>
                <w:color w:val="auto"/>
                <w:sz w:val="16"/>
                <w:szCs w:val="16"/>
                <w:lang w:val="en-GB"/>
              </w:rPr>
            </w:pPr>
            <w:r w:rsidRPr="00014E44">
              <w:rPr>
                <w:rFonts w:ascii="Arial Narrow" w:hAnsi="Arial Narrow" w:cs="Arial"/>
                <w:b/>
                <w:color w:val="auto"/>
                <w:sz w:val="16"/>
                <w:szCs w:val="16"/>
                <w:lang w:val="en-GB"/>
              </w:rPr>
              <w:t>10000X22</w:t>
            </w:r>
          </w:p>
          <w:p w14:paraId="51271788" w14:textId="77777777" w:rsidR="00B271C8" w:rsidRPr="00014E44" w:rsidRDefault="00B271C8" w:rsidP="00DE1185">
            <w:pPr>
              <w:pStyle w:val="CellBodyCentered"/>
              <w:ind w:left="-152" w:right="-114"/>
              <w:rPr>
                <w:rFonts w:ascii="Arial Narrow" w:hAnsi="Arial Narrow" w:cs="Arial"/>
                <w:b/>
                <w:color w:val="auto"/>
                <w:sz w:val="16"/>
                <w:szCs w:val="16"/>
                <w:lang w:val="en-GB"/>
              </w:rPr>
            </w:pPr>
          </w:p>
        </w:tc>
        <w:tc>
          <w:tcPr>
            <w:tcW w:w="450" w:type="dxa"/>
            <w:tcBorders>
              <w:top w:val="single" w:sz="6" w:space="0" w:color="auto"/>
              <w:left w:val="single" w:sz="6" w:space="0" w:color="auto"/>
              <w:bottom w:val="single" w:sz="6" w:space="0" w:color="auto"/>
              <w:right w:val="single" w:sz="6" w:space="0" w:color="auto"/>
            </w:tcBorders>
          </w:tcPr>
          <w:p w14:paraId="63BEA2CB" w14:textId="77777777" w:rsidR="00B271C8" w:rsidRPr="00014E44" w:rsidRDefault="00B271C8" w:rsidP="00DE1185">
            <w:pPr>
              <w:pStyle w:val="CellBodyCentered"/>
              <w:rPr>
                <w:rFonts w:ascii="Arial Narrow" w:hAnsi="Arial Narrow" w:cs="Arial"/>
                <w:color w:val="auto"/>
                <w:sz w:val="16"/>
                <w:szCs w:val="16"/>
                <w:lang w:val="en-GB"/>
              </w:rPr>
            </w:pPr>
          </w:p>
          <w:p w14:paraId="23783AF0"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3.0</w:t>
            </w:r>
          </w:p>
        </w:tc>
        <w:tc>
          <w:tcPr>
            <w:tcW w:w="1080" w:type="dxa"/>
            <w:tcBorders>
              <w:top w:val="single" w:sz="6" w:space="0" w:color="auto"/>
              <w:left w:val="single" w:sz="6" w:space="0" w:color="auto"/>
              <w:bottom w:val="single" w:sz="6" w:space="0" w:color="auto"/>
              <w:right w:val="single" w:sz="6" w:space="0" w:color="auto"/>
            </w:tcBorders>
          </w:tcPr>
          <w:p w14:paraId="5679BFF6" w14:textId="77777777" w:rsidR="00B271C8" w:rsidRPr="00014E44" w:rsidRDefault="00B271C8" w:rsidP="00DE1185">
            <w:pPr>
              <w:pStyle w:val="CellBodyCentered"/>
              <w:rPr>
                <w:rFonts w:ascii="Arial Narrow" w:hAnsi="Arial Narrow" w:cs="Arial"/>
                <w:color w:val="auto"/>
                <w:sz w:val="16"/>
                <w:szCs w:val="16"/>
                <w:lang w:val="en-GB"/>
              </w:rPr>
            </w:pPr>
          </w:p>
          <w:p w14:paraId="17C611BE"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LOW ALLOY</w:t>
            </w:r>
          </w:p>
          <w:p w14:paraId="24A3638B"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CARBON STEEL </w:t>
            </w:r>
          </w:p>
          <w:p w14:paraId="2B2E83D8"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2-1/4Cr-1Mo CLASS 3 MODIFIED</w:t>
            </w:r>
          </w:p>
          <w:p w14:paraId="3284BFB9" w14:textId="77777777" w:rsidR="00B271C8" w:rsidRPr="00014E44" w:rsidRDefault="00B271C8" w:rsidP="00DE1185">
            <w:pPr>
              <w:pStyle w:val="CellBodyCentered"/>
              <w:rPr>
                <w:rFonts w:ascii="Arial Narrow" w:hAnsi="Arial Narrow" w:cs="Arial"/>
                <w:color w:val="auto"/>
                <w:sz w:val="16"/>
                <w:szCs w:val="16"/>
                <w:lang w:val="en-GB"/>
              </w:rPr>
            </w:pPr>
          </w:p>
          <w:p w14:paraId="2049310B" w14:textId="77777777" w:rsidR="00B271C8" w:rsidRDefault="00B271C8" w:rsidP="00DE1185">
            <w:pPr>
              <w:pStyle w:val="CellBodyCentered"/>
              <w:rPr>
                <w:rFonts w:ascii="Arial Narrow" w:hAnsi="Arial Narrow" w:cs="Arial"/>
                <w:color w:val="auto"/>
                <w:sz w:val="16"/>
                <w:szCs w:val="16"/>
              </w:rPr>
            </w:pPr>
            <w:r w:rsidRPr="00014E44">
              <w:rPr>
                <w:rFonts w:ascii="Arial Narrow" w:hAnsi="Arial Narrow" w:cs="Arial"/>
                <w:color w:val="auto"/>
                <w:sz w:val="16"/>
                <w:szCs w:val="16"/>
                <w:lang w:val="en-GB"/>
              </w:rPr>
              <w:t xml:space="preserve">Note </w:t>
            </w:r>
            <w:r w:rsidRPr="00014E44">
              <w:rPr>
                <w:rFonts w:ascii="Arial Narrow" w:hAnsi="Arial Narrow" w:cs="Arial"/>
                <w:color w:val="auto"/>
                <w:sz w:val="16"/>
                <w:szCs w:val="16"/>
                <w:lang w:val="ru-RU"/>
              </w:rPr>
              <w:t>1</w:t>
            </w:r>
          </w:p>
          <w:p w14:paraId="29BBF646" w14:textId="77777777" w:rsidR="000063A3" w:rsidRPr="000063A3" w:rsidRDefault="000063A3" w:rsidP="00DE1185">
            <w:pPr>
              <w:pStyle w:val="CellBodyCentered"/>
              <w:rPr>
                <w:rFonts w:ascii="Arial Narrow" w:hAnsi="Arial Narrow" w:cs="Arial"/>
                <w:color w:val="auto"/>
                <w:sz w:val="16"/>
                <w:szCs w:val="16"/>
              </w:rPr>
            </w:pPr>
          </w:p>
        </w:tc>
        <w:tc>
          <w:tcPr>
            <w:tcW w:w="720" w:type="dxa"/>
            <w:tcBorders>
              <w:top w:val="single" w:sz="6" w:space="0" w:color="auto"/>
              <w:left w:val="single" w:sz="6" w:space="0" w:color="auto"/>
              <w:bottom w:val="single" w:sz="6" w:space="0" w:color="auto"/>
              <w:right w:val="single" w:sz="6" w:space="0" w:color="auto"/>
            </w:tcBorders>
          </w:tcPr>
          <w:p w14:paraId="2AE39BA5" w14:textId="77777777" w:rsidR="00B271C8" w:rsidRPr="00014E44" w:rsidRDefault="00B271C8" w:rsidP="00DE1185">
            <w:pPr>
              <w:pStyle w:val="CellBodyCentered"/>
              <w:rPr>
                <w:rFonts w:ascii="Arial Narrow" w:hAnsi="Arial Narrow" w:cs="Arial"/>
                <w:color w:val="auto"/>
                <w:sz w:val="16"/>
                <w:szCs w:val="16"/>
                <w:lang w:val="en-GB"/>
              </w:rPr>
            </w:pPr>
          </w:p>
          <w:p w14:paraId="78D6D5F7"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CLASS</w:t>
            </w:r>
          </w:p>
          <w:p w14:paraId="4E2988AD" w14:textId="313159C1"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10000 psi</w:t>
            </w:r>
          </w:p>
          <w:p w14:paraId="2A6D36B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API 6A</w:t>
            </w:r>
          </w:p>
          <w:p w14:paraId="0E97A2A2" w14:textId="77777777" w:rsidR="00B271C8" w:rsidRPr="00014E44" w:rsidRDefault="00B271C8" w:rsidP="00DE1185">
            <w:pPr>
              <w:pStyle w:val="CellBodyCentered"/>
              <w:rPr>
                <w:ins w:id="6097" w:author="Zhunisbayev, Olzhasbek [Bolashak Atyrau Limited]" w:date="2023-09-10T14:53:00Z"/>
                <w:rFonts w:ascii="Arial Narrow" w:hAnsi="Arial Narrow" w:cs="Arial"/>
                <w:color w:val="auto"/>
                <w:sz w:val="16"/>
                <w:szCs w:val="16"/>
                <w:lang w:val="en-GB"/>
              </w:rPr>
            </w:pPr>
            <w:r w:rsidRPr="00014E44">
              <w:rPr>
                <w:rFonts w:ascii="Arial Narrow" w:hAnsi="Arial Narrow" w:cs="Arial"/>
                <w:color w:val="auto"/>
                <w:sz w:val="16"/>
                <w:szCs w:val="16"/>
                <w:lang w:val="en-GB"/>
              </w:rPr>
              <w:t>CF</w:t>
            </w:r>
          </w:p>
          <w:p w14:paraId="3AD879C6" w14:textId="2FC83175" w:rsidR="00B271C8" w:rsidRPr="00014E44" w:rsidRDefault="00B271C8" w:rsidP="00DE1185">
            <w:pPr>
              <w:pStyle w:val="CellBodyCentered"/>
              <w:rPr>
                <w:rFonts w:ascii="Arial Narrow" w:hAnsi="Arial Narrow" w:cs="Arial"/>
                <w:color w:val="auto"/>
                <w:sz w:val="16"/>
                <w:szCs w:val="16"/>
                <w:lang w:val="en-GB"/>
              </w:rPr>
            </w:pPr>
            <w:ins w:id="6098" w:author="Zhunisbayev, Olzhasbek [Bolashak Atyrau Limited]" w:date="2023-09-10T14:53:00Z">
              <w:r w:rsidRPr="00014E44">
                <w:rPr>
                  <w:rFonts w:ascii="Arial Narrow" w:hAnsi="Arial Narrow" w:cs="Arial"/>
                  <w:color w:val="auto"/>
                  <w:sz w:val="16"/>
                  <w:szCs w:val="16"/>
                  <w:lang w:val="en-GB"/>
                </w:rPr>
                <w:t>Note 8</w:t>
              </w:r>
            </w:ins>
          </w:p>
        </w:tc>
        <w:tc>
          <w:tcPr>
            <w:tcW w:w="720" w:type="dxa"/>
            <w:tcBorders>
              <w:top w:val="single" w:sz="6" w:space="0" w:color="auto"/>
              <w:left w:val="single" w:sz="6" w:space="0" w:color="auto"/>
              <w:bottom w:val="single" w:sz="6" w:space="0" w:color="auto"/>
              <w:right w:val="single" w:sz="6" w:space="0" w:color="auto"/>
            </w:tcBorders>
          </w:tcPr>
          <w:p w14:paraId="1DC4675D" w14:textId="77777777" w:rsidR="00B271C8" w:rsidRPr="00014E44" w:rsidRDefault="00B271C8" w:rsidP="00DE1185">
            <w:pPr>
              <w:pStyle w:val="CellBodyCentered"/>
              <w:rPr>
                <w:rFonts w:ascii="Arial Narrow" w:hAnsi="Arial Narrow" w:cs="Arial"/>
                <w:color w:val="auto"/>
                <w:sz w:val="16"/>
                <w:szCs w:val="16"/>
                <w:lang w:val="en-GB"/>
              </w:rPr>
            </w:pPr>
          </w:p>
          <w:p w14:paraId="12BE2ABD"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-40 to +110°C</w:t>
            </w:r>
          </w:p>
        </w:tc>
        <w:tc>
          <w:tcPr>
            <w:tcW w:w="1890" w:type="dxa"/>
            <w:tcBorders>
              <w:top w:val="single" w:sz="6" w:space="0" w:color="auto"/>
              <w:left w:val="single" w:sz="6" w:space="0" w:color="auto"/>
              <w:bottom w:val="single" w:sz="6" w:space="0" w:color="auto"/>
              <w:right w:val="single" w:sz="6" w:space="0" w:color="auto"/>
            </w:tcBorders>
          </w:tcPr>
          <w:p w14:paraId="247A40DF" w14:textId="77777777" w:rsidR="00B271C8" w:rsidRPr="00014E44" w:rsidRDefault="00B271C8" w:rsidP="00DE1185">
            <w:pPr>
              <w:pStyle w:val="CellBody"/>
              <w:rPr>
                <w:rFonts w:ascii="Arial Narrow" w:hAnsi="Arial Narrow" w:cs="Arial"/>
                <w:color w:val="auto"/>
                <w:sz w:val="16"/>
                <w:szCs w:val="16"/>
                <w:lang w:val="en-GB"/>
              </w:rPr>
            </w:pPr>
          </w:p>
          <w:p w14:paraId="011764EF"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PIPELINE SPECIFICATION</w:t>
            </w:r>
          </w:p>
          <w:p w14:paraId="7987E7F5" w14:textId="77777777" w:rsidR="00B271C8" w:rsidRPr="00014E44" w:rsidRDefault="00B271C8" w:rsidP="00DE1185">
            <w:pPr>
              <w:pStyle w:val="CellBody"/>
              <w:rPr>
                <w:rFonts w:ascii="Arial Narrow" w:hAnsi="Arial Narrow" w:cs="Arial"/>
                <w:color w:val="auto"/>
                <w:sz w:val="16"/>
                <w:szCs w:val="16"/>
                <w:lang w:val="en-GB"/>
              </w:rPr>
            </w:pPr>
            <w:r w:rsidRPr="00014E44">
              <w:rPr>
                <w:rFonts w:ascii="Arial Narrow" w:hAnsi="Arial Narrow" w:cs="Arial"/>
                <w:color w:val="auto"/>
                <w:sz w:val="16"/>
                <w:szCs w:val="16"/>
                <w:lang w:val="en-GB"/>
              </w:rPr>
              <w:t xml:space="preserve">maximum = </w:t>
            </w:r>
            <w:r w:rsidRPr="00014E44">
              <w:rPr>
                <w:rFonts w:ascii="Arial Narrow" w:hAnsi="Arial Narrow" w:cs="Arial"/>
                <w:snapToGrid w:val="0"/>
                <w:color w:val="auto"/>
                <w:sz w:val="16"/>
                <w:szCs w:val="16"/>
                <w:lang w:val="en-GB"/>
              </w:rPr>
              <w:t xml:space="preserve">600 </w:t>
            </w:r>
            <w:r w:rsidRPr="00014E44">
              <w:rPr>
                <w:rFonts w:ascii="Arial Narrow" w:hAnsi="Arial Narrow" w:cs="Arial"/>
                <w:color w:val="auto"/>
                <w:sz w:val="16"/>
                <w:szCs w:val="16"/>
                <w:lang w:val="en-GB"/>
              </w:rPr>
              <w:t>barg at max design temp</w:t>
            </w:r>
          </w:p>
          <w:p w14:paraId="6DDA989D" w14:textId="77777777" w:rsidR="00B271C8" w:rsidRPr="00014E44" w:rsidRDefault="00B271C8" w:rsidP="00DE1185">
            <w:pPr>
              <w:pStyle w:val="CellBody"/>
              <w:rPr>
                <w:rFonts w:ascii="Arial Narrow" w:hAnsi="Arial Narrow" w:cs="Arial"/>
                <w:color w:val="auto"/>
                <w:sz w:val="16"/>
                <w:szCs w:val="16"/>
                <w:lang w:val="en-GB"/>
              </w:rPr>
            </w:pPr>
          </w:p>
        </w:tc>
        <w:tc>
          <w:tcPr>
            <w:tcW w:w="630" w:type="dxa"/>
            <w:tcBorders>
              <w:top w:val="single" w:sz="6" w:space="0" w:color="auto"/>
              <w:left w:val="single" w:sz="6" w:space="0" w:color="auto"/>
              <w:bottom w:val="single" w:sz="6" w:space="0" w:color="auto"/>
              <w:right w:val="single" w:sz="6" w:space="0" w:color="auto"/>
            </w:tcBorders>
          </w:tcPr>
          <w:p w14:paraId="761DB917" w14:textId="77777777" w:rsidR="00B271C8" w:rsidRPr="00014E44" w:rsidRDefault="00B271C8">
            <w:pPr>
              <w:pStyle w:val="CellBodyCentered"/>
              <w:rPr>
                <w:rFonts w:ascii="Arial Narrow" w:hAnsi="Arial Narrow" w:cs="Arial"/>
                <w:color w:val="auto"/>
                <w:sz w:val="16"/>
                <w:szCs w:val="16"/>
              </w:rPr>
              <w:pPrChange w:id="6099" w:author="Zhunisbayev, Olzhasbek [Bolashak Atyrau Limited]" w:date="2023-10-05T20:14:00Z">
                <w:pPr>
                  <w:pStyle w:val="CellBodyCentered"/>
                  <w:ind w:hanging="79"/>
                </w:pPr>
              </w:pPrChange>
            </w:pPr>
          </w:p>
          <w:p w14:paraId="6BE9783B" w14:textId="77777777" w:rsidR="00501774" w:rsidRDefault="00B271C8" w:rsidP="00DE1185">
            <w:pPr>
              <w:pStyle w:val="CellBodyCentered"/>
              <w:ind w:left="-79" w:right="-132"/>
              <w:rPr>
                <w:rFonts w:ascii="Arial Narrow" w:hAnsi="Arial Narrow" w:cs="Arial"/>
                <w:color w:val="auto"/>
                <w:sz w:val="16"/>
                <w:szCs w:val="16"/>
              </w:rPr>
            </w:pPr>
            <w:r w:rsidRPr="00014E44">
              <w:rPr>
                <w:rFonts w:ascii="Arial Narrow" w:hAnsi="Arial Narrow" w:cs="Arial"/>
                <w:color w:val="auto"/>
                <w:sz w:val="16"/>
                <w:szCs w:val="16"/>
              </w:rPr>
              <w:t xml:space="preserve">Sour </w:t>
            </w:r>
          </w:p>
          <w:p w14:paraId="0E685DBC" w14:textId="54CA31E8" w:rsidR="00B271C8" w:rsidRDefault="00B271C8" w:rsidP="00DE1185">
            <w:pPr>
              <w:pStyle w:val="CellBodyCentered"/>
              <w:ind w:left="-79" w:right="-132"/>
              <w:rPr>
                <w:rFonts w:ascii="Arial Narrow" w:hAnsi="Arial Narrow" w:cs="Arial"/>
                <w:color w:val="auto"/>
                <w:sz w:val="16"/>
                <w:szCs w:val="16"/>
              </w:rPr>
            </w:pPr>
            <w:r w:rsidRPr="00014E44">
              <w:rPr>
                <w:rFonts w:ascii="Arial Narrow" w:hAnsi="Arial Narrow" w:cs="Arial"/>
                <w:color w:val="auto"/>
                <w:sz w:val="16"/>
                <w:szCs w:val="16"/>
              </w:rPr>
              <w:t xml:space="preserve">Service </w:t>
            </w:r>
          </w:p>
          <w:p w14:paraId="1657B1AF" w14:textId="54E0A8B2" w:rsidR="00B271C8" w:rsidRPr="00014E44" w:rsidRDefault="00B271C8" w:rsidP="00DE1185">
            <w:pPr>
              <w:pStyle w:val="CellBodyCentered"/>
              <w:ind w:left="-79" w:right="-132"/>
              <w:rPr>
                <w:rFonts w:ascii="Arial Narrow" w:hAnsi="Arial Narrow" w:cs="Arial"/>
                <w:color w:val="auto"/>
                <w:sz w:val="16"/>
                <w:szCs w:val="16"/>
              </w:rPr>
            </w:pPr>
            <w:r>
              <w:rPr>
                <w:rFonts w:ascii="Arial Narrow" w:hAnsi="Arial Narrow" w:cs="Arial"/>
                <w:color w:val="auto"/>
                <w:sz w:val="16"/>
                <w:szCs w:val="16"/>
              </w:rPr>
              <w:t xml:space="preserve">All </w:t>
            </w:r>
            <w:r w:rsidRPr="00014E44">
              <w:rPr>
                <w:rFonts w:ascii="Arial Narrow" w:hAnsi="Arial Narrow" w:cs="Arial"/>
                <w:color w:val="auto"/>
                <w:sz w:val="16"/>
                <w:szCs w:val="16"/>
              </w:rPr>
              <w:t>Welds</w:t>
            </w:r>
          </w:p>
        </w:tc>
        <w:tc>
          <w:tcPr>
            <w:tcW w:w="418" w:type="dxa"/>
            <w:tcBorders>
              <w:top w:val="single" w:sz="6" w:space="0" w:color="auto"/>
              <w:left w:val="single" w:sz="6" w:space="0" w:color="auto"/>
              <w:bottom w:val="single" w:sz="6" w:space="0" w:color="auto"/>
              <w:right w:val="single" w:sz="6" w:space="0" w:color="auto"/>
            </w:tcBorders>
          </w:tcPr>
          <w:p w14:paraId="3D483900" w14:textId="77777777" w:rsidR="00B271C8" w:rsidRPr="00014E44" w:rsidRDefault="00B271C8" w:rsidP="00DE1185">
            <w:pPr>
              <w:pStyle w:val="CellBodyCentered"/>
              <w:rPr>
                <w:rFonts w:ascii="Arial Narrow" w:hAnsi="Arial Narrow" w:cs="Arial"/>
                <w:color w:val="auto"/>
                <w:sz w:val="16"/>
                <w:szCs w:val="16"/>
                <w:lang w:val="en-GB"/>
              </w:rPr>
            </w:pPr>
          </w:p>
          <w:p w14:paraId="16BF9835" w14:textId="77777777" w:rsidR="00B271C8" w:rsidRPr="00014E44" w:rsidRDefault="00B271C8" w:rsidP="00DE1185">
            <w:pPr>
              <w:pStyle w:val="CellBodyCentered"/>
              <w:rPr>
                <w:rFonts w:ascii="Arial Narrow" w:hAnsi="Arial Narrow" w:cs="Arial"/>
                <w:color w:val="auto"/>
                <w:sz w:val="16"/>
                <w:szCs w:val="16"/>
                <w:lang w:val="en-GB"/>
              </w:rPr>
            </w:pPr>
            <w:r w:rsidRPr="00014E44">
              <w:rPr>
                <w:rFonts w:ascii="Arial Narrow" w:hAnsi="Arial Narrow" w:cs="Arial"/>
                <w:color w:val="auto"/>
                <w:sz w:val="16"/>
                <w:szCs w:val="16"/>
                <w:lang w:val="en-GB"/>
              </w:rPr>
              <w:t>100</w:t>
            </w:r>
          </w:p>
        </w:tc>
      </w:tr>
    </w:tbl>
    <w:p w14:paraId="3CFB74E2" w14:textId="77777777" w:rsidR="007B6372" w:rsidRDefault="007B6372" w:rsidP="007738DF">
      <w:pPr>
        <w:pStyle w:val="Text1Bold"/>
        <w:ind w:hanging="540"/>
        <w:rPr>
          <w:color w:val="auto"/>
          <w:lang w:val="en-GB"/>
        </w:rPr>
      </w:pPr>
    </w:p>
    <w:p w14:paraId="3F3D098A" w14:textId="77777777" w:rsidR="005362D5" w:rsidRDefault="005362D5">
      <w:pPr>
        <w:autoSpaceDE/>
        <w:autoSpaceDN/>
        <w:adjustRightInd/>
        <w:spacing w:before="0" w:line="240" w:lineRule="auto"/>
        <w:ind w:left="0"/>
        <w:rPr>
          <w:b/>
          <w:bCs/>
          <w:color w:val="auto"/>
          <w:w w:val="0"/>
          <w:lang w:val="en-GB"/>
        </w:rPr>
      </w:pPr>
      <w:r>
        <w:rPr>
          <w:color w:val="auto"/>
          <w:lang w:val="en-GB"/>
        </w:rPr>
        <w:br w:type="page"/>
      </w:r>
    </w:p>
    <w:p w14:paraId="15BFD74C" w14:textId="26C3C3D8" w:rsidR="007738DF" w:rsidRPr="00981FDE" w:rsidRDefault="007738DF" w:rsidP="00F8714D">
      <w:pPr>
        <w:pStyle w:val="Text1Bold"/>
        <w:ind w:left="851" w:hanging="671"/>
        <w:rPr>
          <w:color w:val="auto"/>
          <w:lang w:val="en-GB"/>
        </w:rPr>
      </w:pPr>
      <w:r w:rsidRPr="00981FDE">
        <w:rPr>
          <w:color w:val="auto"/>
          <w:lang w:val="en-GB"/>
        </w:rPr>
        <w:lastRenderedPageBreak/>
        <w:t>NOTES:</w:t>
      </w:r>
    </w:p>
    <w:p w14:paraId="7BB3463D" w14:textId="72AFF86D" w:rsidR="007738DF" w:rsidRPr="007738DF" w:rsidRDefault="007738DF" w:rsidP="00F8714D">
      <w:pPr>
        <w:pStyle w:val="TableTitle1"/>
        <w:numPr>
          <w:ilvl w:val="0"/>
          <w:numId w:val="68"/>
        </w:numPr>
        <w:tabs>
          <w:tab w:val="clear" w:pos="1080"/>
        </w:tabs>
        <w:ind w:left="1134" w:hanging="425"/>
        <w:jc w:val="both"/>
        <w:rPr>
          <w:rFonts w:ascii="Times New Roman" w:hAnsi="Times New Roman"/>
          <w:b w:val="0"/>
          <w:color w:val="auto"/>
          <w:sz w:val="22"/>
          <w:szCs w:val="22"/>
          <w:lang w:val="en-GB"/>
        </w:rPr>
      </w:pPr>
      <w:r w:rsidRPr="007738DF">
        <w:rPr>
          <w:rFonts w:ascii="Times New Roman" w:hAnsi="Times New Roman"/>
          <w:b w:val="0"/>
          <w:color w:val="auto"/>
          <w:sz w:val="22"/>
          <w:szCs w:val="22"/>
          <w:lang w:val="en-GB"/>
        </w:rPr>
        <w:t>All materials to be in accordance with the requirements of NACE MR0175 / ISO 15156</w:t>
      </w:r>
      <w:r w:rsidRPr="007738DF">
        <w:rPr>
          <w:rFonts w:ascii="Times New Roman" w:hAnsi="Times New Roman"/>
          <w:b w:val="0"/>
          <w:color w:val="auto"/>
          <w:sz w:val="22"/>
          <w:szCs w:val="22"/>
        </w:rPr>
        <w:t xml:space="preserve"> </w:t>
      </w:r>
      <w:del w:id="6100" w:author="Zhunisbayev, Olzhasbek A [Bolashak Atyrau Limited]" w:date="2022-06-21T17:21:00Z">
        <w:r w:rsidRPr="007738DF" w:rsidDel="008B7320">
          <w:rPr>
            <w:rFonts w:ascii="Times New Roman" w:hAnsi="Times New Roman"/>
            <w:b w:val="0"/>
            <w:color w:val="auto"/>
            <w:sz w:val="22"/>
            <w:szCs w:val="22"/>
          </w:rPr>
          <w:delText>-</w:delText>
        </w:r>
      </w:del>
      <w:ins w:id="6101" w:author="Zhunisbayev, Olzhasbek A [Bolashak Atyrau Limited]" w:date="2022-06-21T17:21:00Z">
        <w:r w:rsidR="008B7320">
          <w:rPr>
            <w:rFonts w:ascii="Times New Roman" w:hAnsi="Times New Roman"/>
            <w:b w:val="0"/>
            <w:color w:val="auto"/>
            <w:sz w:val="22"/>
            <w:szCs w:val="22"/>
          </w:rPr>
          <w:t>–</w:t>
        </w:r>
      </w:ins>
      <w:r w:rsidRPr="007738DF">
        <w:rPr>
          <w:rFonts w:ascii="Times New Roman" w:hAnsi="Times New Roman"/>
          <w:b w:val="0"/>
          <w:color w:val="auto"/>
          <w:sz w:val="22"/>
          <w:szCs w:val="22"/>
        </w:rPr>
        <w:t xml:space="preserve"> </w:t>
      </w:r>
      <w:del w:id="6102" w:author="Zhunisbayev, Olzhasbek A [Bolashak Atyrau Limited]" w:date="2022-06-21T17:21:00Z">
        <w:r w:rsidRPr="007738DF" w:rsidDel="008B7320">
          <w:rPr>
            <w:rFonts w:ascii="Times New Roman" w:hAnsi="Times New Roman"/>
            <w:b w:val="0"/>
            <w:color w:val="auto"/>
            <w:sz w:val="22"/>
            <w:szCs w:val="22"/>
          </w:rPr>
          <w:delText>200</w:delText>
        </w:r>
        <w:r w:rsidRPr="007738DF" w:rsidDel="008B7320">
          <w:rPr>
            <w:rFonts w:ascii="Times New Roman" w:hAnsi="Times New Roman"/>
            <w:b w:val="0"/>
            <w:color w:val="auto"/>
            <w:sz w:val="22"/>
            <w:szCs w:val="22"/>
            <w:lang w:val="en-GB"/>
          </w:rPr>
          <w:delText>9</w:delText>
        </w:r>
      </w:del>
      <w:ins w:id="6103" w:author="Zhunisbayev, Olzhasbek A [Bolashak Atyrau Limited]" w:date="2022-06-21T17:21:00Z">
        <w:r w:rsidR="008B7320">
          <w:rPr>
            <w:rFonts w:ascii="Times New Roman" w:hAnsi="Times New Roman"/>
            <w:b w:val="0"/>
            <w:color w:val="auto"/>
            <w:sz w:val="22"/>
            <w:szCs w:val="22"/>
          </w:rPr>
          <w:t>Latest Ed</w:t>
        </w:r>
      </w:ins>
      <w:r w:rsidRPr="007738DF">
        <w:rPr>
          <w:rFonts w:ascii="Times New Roman" w:hAnsi="Times New Roman"/>
          <w:b w:val="0"/>
          <w:color w:val="auto"/>
          <w:sz w:val="22"/>
          <w:szCs w:val="22"/>
          <w:lang w:val="en-GB"/>
        </w:rPr>
        <w:t>.</w:t>
      </w:r>
    </w:p>
    <w:p w14:paraId="279A84E1" w14:textId="55A1C6AD" w:rsidR="00F808B1" w:rsidRPr="00E5119C" w:rsidRDefault="00E5119C" w:rsidP="00F8714D">
      <w:pPr>
        <w:pStyle w:val="TableTitle1"/>
        <w:numPr>
          <w:ilvl w:val="0"/>
          <w:numId w:val="68"/>
        </w:numPr>
        <w:tabs>
          <w:tab w:val="clear" w:pos="1080"/>
        </w:tabs>
        <w:ind w:left="1134" w:hanging="425"/>
        <w:jc w:val="both"/>
        <w:rPr>
          <w:color w:val="auto"/>
          <w:lang w:val="en-GB"/>
        </w:rPr>
      </w:pPr>
      <w:ins w:id="6104" w:author="Zhunisbayev, Olzhasbek [Bolashak Atyrau Limited]" w:date="2023-10-16T09:40:00Z">
        <w:r w:rsidRPr="00E5119C">
          <w:rPr>
            <w:rFonts w:ascii="Times New Roman" w:hAnsi="Times New Roman"/>
            <w:b w:val="0"/>
            <w:color w:val="auto"/>
            <w:sz w:val="22"/>
            <w:szCs w:val="22"/>
            <w:lang w:val="en-GB"/>
          </w:rPr>
          <w:t>When specified by purchaser, materials of piping components shall be in accordance with IOGP S-563</w:t>
        </w:r>
      </w:ins>
      <w:ins w:id="6105" w:author="Zhunisbayev, Olzhasbek [Bolashak Atyrau Limited]" w:date="2023-10-16T09:44:00Z">
        <w:r w:rsidR="007750CB">
          <w:rPr>
            <w:rFonts w:ascii="Times New Roman" w:hAnsi="Times New Roman"/>
            <w:b w:val="0"/>
            <w:color w:val="auto"/>
            <w:sz w:val="22"/>
            <w:szCs w:val="22"/>
            <w:lang w:val="en-GB"/>
          </w:rPr>
          <w:t xml:space="preserve"> in each piping line clas</w:t>
        </w:r>
      </w:ins>
      <w:ins w:id="6106" w:author="Zhunisbayev, Olzhasbek [Bolashak Atyrau Limited]" w:date="2023-10-16T09:45:00Z">
        <w:r w:rsidR="007750CB">
          <w:rPr>
            <w:rFonts w:ascii="Times New Roman" w:hAnsi="Times New Roman"/>
            <w:b w:val="0"/>
            <w:color w:val="auto"/>
            <w:sz w:val="22"/>
            <w:szCs w:val="22"/>
            <w:lang w:val="en-GB"/>
          </w:rPr>
          <w:t>s</w:t>
        </w:r>
      </w:ins>
      <w:ins w:id="6107" w:author="Zhunisbayev, Olzhasbek [Bolashak Atyrau Limited]" w:date="2023-10-16T09:40:00Z">
        <w:r w:rsidRPr="00E5119C">
          <w:rPr>
            <w:rFonts w:ascii="Times New Roman" w:hAnsi="Times New Roman"/>
            <w:b w:val="0"/>
            <w:color w:val="auto"/>
            <w:sz w:val="22"/>
            <w:szCs w:val="22"/>
            <w:lang w:val="en-GB"/>
          </w:rPr>
          <w:t xml:space="preserve">. Material datasheets are available at </w:t>
        </w:r>
        <w:r>
          <w:rPr>
            <w:rFonts w:ascii="Times New Roman" w:hAnsi="Times New Roman"/>
            <w:b w:val="0"/>
            <w:color w:val="auto"/>
            <w:sz w:val="22"/>
            <w:szCs w:val="22"/>
            <w:lang w:val="en-GB"/>
          </w:rPr>
          <w:fldChar w:fldCharType="begin"/>
        </w:r>
        <w:r>
          <w:rPr>
            <w:rFonts w:ascii="Times New Roman" w:hAnsi="Times New Roman"/>
            <w:b w:val="0"/>
            <w:color w:val="auto"/>
            <w:sz w:val="22"/>
            <w:szCs w:val="22"/>
            <w:lang w:val="en-GB"/>
          </w:rPr>
          <w:instrText>HYPERLINK "http://</w:instrText>
        </w:r>
        <w:r w:rsidRPr="00E5119C">
          <w:rPr>
            <w:rFonts w:ascii="Times New Roman" w:hAnsi="Times New Roman"/>
            <w:b w:val="0"/>
            <w:color w:val="auto"/>
            <w:sz w:val="22"/>
            <w:szCs w:val="22"/>
            <w:lang w:val="en-GB"/>
          </w:rPr>
          <w:instrText>www.iogp-jip33.org/library/</w:instrText>
        </w:r>
        <w:r>
          <w:rPr>
            <w:rFonts w:ascii="Times New Roman" w:hAnsi="Times New Roman"/>
            <w:b w:val="0"/>
            <w:color w:val="auto"/>
            <w:sz w:val="22"/>
            <w:szCs w:val="22"/>
            <w:lang w:val="en-GB"/>
          </w:rPr>
          <w:instrText>"</w:instrText>
        </w:r>
        <w:r>
          <w:rPr>
            <w:rFonts w:ascii="Times New Roman" w:hAnsi="Times New Roman"/>
            <w:b w:val="0"/>
            <w:color w:val="auto"/>
            <w:sz w:val="22"/>
            <w:szCs w:val="22"/>
            <w:lang w:val="en-GB"/>
          </w:rPr>
        </w:r>
        <w:r>
          <w:rPr>
            <w:rFonts w:ascii="Times New Roman" w:hAnsi="Times New Roman"/>
            <w:b w:val="0"/>
            <w:color w:val="auto"/>
            <w:sz w:val="22"/>
            <w:szCs w:val="22"/>
            <w:lang w:val="en-GB"/>
          </w:rPr>
          <w:fldChar w:fldCharType="separate"/>
        </w:r>
        <w:r w:rsidRPr="00FA50D4">
          <w:rPr>
            <w:rStyle w:val="Hyperlink"/>
            <w:rFonts w:ascii="Times New Roman" w:hAnsi="Times New Roman"/>
            <w:b w:val="0"/>
            <w:sz w:val="22"/>
            <w:szCs w:val="22"/>
            <w:lang w:val="en-GB"/>
          </w:rPr>
          <w:t>www.iogp-jip33.org/library/</w:t>
        </w:r>
        <w:r>
          <w:rPr>
            <w:rFonts w:ascii="Times New Roman" w:hAnsi="Times New Roman"/>
            <w:b w:val="0"/>
            <w:color w:val="auto"/>
            <w:sz w:val="22"/>
            <w:szCs w:val="22"/>
            <w:lang w:val="en-GB"/>
          </w:rPr>
          <w:fldChar w:fldCharType="end"/>
        </w:r>
        <w:r>
          <w:rPr>
            <w:rFonts w:ascii="Times New Roman" w:hAnsi="Times New Roman"/>
            <w:b w:val="0"/>
            <w:color w:val="auto"/>
            <w:sz w:val="22"/>
            <w:szCs w:val="22"/>
            <w:lang w:val="en-GB"/>
          </w:rPr>
          <w:t xml:space="preserve"> </w:t>
        </w:r>
      </w:ins>
      <w:del w:id="6108" w:author="Zhunisbayev, Olzhasbek [Bolashak Atyrau Limited]" w:date="2023-10-16T09:40:00Z">
        <w:r w:rsidR="00915B6C" w:rsidRPr="00E5119C" w:rsidDel="00E5119C">
          <w:rPr>
            <w:rFonts w:ascii="Times New Roman" w:hAnsi="Times New Roman"/>
            <w:b w:val="0"/>
            <w:color w:val="auto"/>
            <w:sz w:val="22"/>
            <w:szCs w:val="22"/>
            <w:lang w:val="en-GB"/>
          </w:rPr>
          <w:delText>1.0 mm wall thickness contingency</w:delText>
        </w:r>
      </w:del>
    </w:p>
    <w:p w14:paraId="6DE862CF" w14:textId="0B9CC29B" w:rsidR="00F808B1" w:rsidRDefault="00915B6C" w:rsidP="00F8714D">
      <w:pPr>
        <w:pStyle w:val="TableTitle1"/>
        <w:tabs>
          <w:tab w:val="clear" w:pos="1080"/>
        </w:tabs>
        <w:ind w:left="1134" w:hanging="425"/>
        <w:jc w:val="both"/>
        <w:rPr>
          <w:color w:val="auto"/>
          <w:lang w:val="en-GB"/>
        </w:rPr>
      </w:pPr>
      <w:r w:rsidRPr="00915B6C">
        <w:rPr>
          <w:rFonts w:ascii="Times New Roman" w:hAnsi="Times New Roman"/>
          <w:b w:val="0"/>
          <w:color w:val="auto"/>
          <w:sz w:val="22"/>
          <w:szCs w:val="22"/>
        </w:rPr>
        <w:t xml:space="preserve">PWHT to </w:t>
      </w:r>
      <w:del w:id="6109" w:author="Zhunisbayev, Olzhasbek A [Bolashak Atyrau Limited]" w:date="2022-06-13T18:40:00Z">
        <w:r w:rsidRPr="00915B6C" w:rsidDel="00BA7BA5">
          <w:rPr>
            <w:rFonts w:ascii="Times New Roman" w:hAnsi="Times New Roman"/>
            <w:b w:val="0"/>
            <w:color w:val="auto"/>
            <w:sz w:val="22"/>
            <w:szCs w:val="22"/>
          </w:rPr>
          <w:delText>ASME B31.3</w:delText>
        </w:r>
      </w:del>
      <w:ins w:id="6110" w:author="Zhunisbayev, Olzhasbek A [Bolashak Atyrau Limited]" w:date="2022-06-13T18:40:00Z">
        <w:r w:rsidR="00BA7BA5">
          <w:rPr>
            <w:rFonts w:ascii="Times New Roman" w:hAnsi="Times New Roman"/>
            <w:b w:val="0"/>
            <w:color w:val="auto"/>
            <w:sz w:val="22"/>
            <w:szCs w:val="22"/>
          </w:rPr>
          <w:t>W-ST-2025 T</w:t>
        </w:r>
      </w:ins>
      <w:ins w:id="6111" w:author="Zhunisbayev, Olzhasbek A [Bolashak Atyrau Limited]" w:date="2022-06-21T11:00:00Z">
        <w:r w:rsidR="00786845">
          <w:rPr>
            <w:rFonts w:ascii="Times New Roman" w:hAnsi="Times New Roman"/>
            <w:b w:val="0"/>
            <w:color w:val="auto"/>
            <w:sz w:val="22"/>
            <w:szCs w:val="22"/>
          </w:rPr>
          <w:t>able</w:t>
        </w:r>
      </w:ins>
      <w:ins w:id="6112" w:author="Zhunisbayev, Olzhasbek A [Bolashak Atyrau Limited]" w:date="2022-06-13T18:40:00Z">
        <w:r w:rsidR="00BA7BA5">
          <w:rPr>
            <w:rFonts w:ascii="Times New Roman" w:hAnsi="Times New Roman"/>
            <w:b w:val="0"/>
            <w:color w:val="auto"/>
            <w:sz w:val="22"/>
            <w:szCs w:val="22"/>
          </w:rPr>
          <w:t xml:space="preserve"> 1 </w:t>
        </w:r>
      </w:ins>
      <w:r w:rsidRPr="00915B6C">
        <w:rPr>
          <w:rFonts w:ascii="Times New Roman" w:hAnsi="Times New Roman"/>
          <w:b w:val="0"/>
          <w:color w:val="auto"/>
          <w:sz w:val="22"/>
          <w:szCs w:val="22"/>
        </w:rPr>
        <w:t>(W.T. &gt; 19 mm)</w:t>
      </w:r>
    </w:p>
    <w:p w14:paraId="79CFC4F5" w14:textId="77777777" w:rsidR="00E34964" w:rsidRDefault="00E11059" w:rsidP="00F8714D">
      <w:pPr>
        <w:pStyle w:val="TableTitle1"/>
        <w:tabs>
          <w:tab w:val="clear" w:pos="1080"/>
        </w:tabs>
        <w:ind w:left="1134" w:hanging="425"/>
        <w:jc w:val="both"/>
        <w:rPr>
          <w:rFonts w:ascii="Times New Roman" w:hAnsi="Times New Roman"/>
          <w:b w:val="0"/>
          <w:color w:val="auto"/>
          <w:sz w:val="22"/>
          <w:szCs w:val="22"/>
          <w:lang w:val="en-GB"/>
        </w:rPr>
      </w:pPr>
      <w:r>
        <w:rPr>
          <w:rFonts w:ascii="Times New Roman" w:hAnsi="Times New Roman"/>
          <w:b w:val="0"/>
          <w:color w:val="auto"/>
          <w:sz w:val="22"/>
          <w:szCs w:val="22"/>
          <w:lang w:val="en-GB"/>
        </w:rPr>
        <w:t>410º</w:t>
      </w:r>
      <w:r w:rsidR="00E34964">
        <w:rPr>
          <w:rFonts w:ascii="Times New Roman" w:hAnsi="Times New Roman"/>
          <w:b w:val="0"/>
          <w:color w:val="auto"/>
          <w:sz w:val="22"/>
          <w:szCs w:val="22"/>
          <w:lang w:val="en-GB"/>
        </w:rPr>
        <w:t>C</w:t>
      </w:r>
      <w:r>
        <w:rPr>
          <w:rFonts w:ascii="Times New Roman" w:hAnsi="Times New Roman"/>
          <w:b w:val="0"/>
          <w:color w:val="auto"/>
          <w:sz w:val="22"/>
          <w:szCs w:val="22"/>
          <w:lang w:val="en-GB"/>
        </w:rPr>
        <w:t xml:space="preserve"> </w:t>
      </w:r>
      <w:r w:rsidR="00E34964">
        <w:rPr>
          <w:rFonts w:ascii="Times New Roman" w:hAnsi="Times New Roman"/>
          <w:b w:val="0"/>
          <w:color w:val="auto"/>
          <w:sz w:val="22"/>
          <w:szCs w:val="22"/>
          <w:lang w:val="en-GB"/>
        </w:rPr>
        <w:t>D</w:t>
      </w:r>
      <w:r>
        <w:rPr>
          <w:rFonts w:ascii="Times New Roman" w:hAnsi="Times New Roman"/>
          <w:b w:val="0"/>
          <w:color w:val="auto"/>
          <w:sz w:val="22"/>
          <w:szCs w:val="22"/>
          <w:lang w:val="en-GB"/>
        </w:rPr>
        <w:t xml:space="preserve">esign </w:t>
      </w:r>
      <w:r w:rsidR="00E34964">
        <w:rPr>
          <w:rFonts w:ascii="Times New Roman" w:hAnsi="Times New Roman"/>
          <w:b w:val="0"/>
          <w:color w:val="auto"/>
          <w:sz w:val="22"/>
          <w:szCs w:val="22"/>
          <w:lang w:val="en-GB"/>
        </w:rPr>
        <w:t>T</w:t>
      </w:r>
      <w:r>
        <w:rPr>
          <w:rFonts w:ascii="Times New Roman" w:hAnsi="Times New Roman"/>
          <w:b w:val="0"/>
          <w:color w:val="auto"/>
          <w:sz w:val="22"/>
          <w:szCs w:val="22"/>
          <w:lang w:val="en-GB"/>
        </w:rPr>
        <w:t>emp</w:t>
      </w:r>
      <w:r w:rsidR="00E34964">
        <w:rPr>
          <w:rFonts w:ascii="Times New Roman" w:hAnsi="Times New Roman"/>
          <w:b w:val="0"/>
          <w:color w:val="auto"/>
          <w:sz w:val="22"/>
          <w:szCs w:val="22"/>
          <w:lang w:val="en-GB"/>
        </w:rPr>
        <w:t>erature</w:t>
      </w:r>
      <w:r>
        <w:rPr>
          <w:rFonts w:ascii="Times New Roman" w:hAnsi="Times New Roman"/>
          <w:b w:val="0"/>
          <w:color w:val="auto"/>
          <w:sz w:val="22"/>
          <w:szCs w:val="22"/>
          <w:lang w:val="en-GB"/>
        </w:rPr>
        <w:t xml:space="preserve"> shall only be used on lines around </w:t>
      </w:r>
      <w:r w:rsidR="00E34964">
        <w:rPr>
          <w:rFonts w:ascii="Times New Roman" w:hAnsi="Times New Roman"/>
          <w:b w:val="0"/>
          <w:color w:val="auto"/>
          <w:sz w:val="22"/>
          <w:szCs w:val="22"/>
          <w:lang w:val="en-GB"/>
        </w:rPr>
        <w:t>COS</w:t>
      </w:r>
      <w:r>
        <w:rPr>
          <w:rFonts w:ascii="Times New Roman" w:hAnsi="Times New Roman"/>
          <w:b w:val="0"/>
          <w:color w:val="auto"/>
          <w:sz w:val="22"/>
          <w:szCs w:val="22"/>
          <w:lang w:val="en-GB"/>
        </w:rPr>
        <w:t xml:space="preserve"> </w:t>
      </w:r>
      <w:r w:rsidR="00E34964">
        <w:rPr>
          <w:rFonts w:ascii="Times New Roman" w:hAnsi="Times New Roman"/>
          <w:b w:val="0"/>
          <w:color w:val="auto"/>
          <w:sz w:val="22"/>
          <w:szCs w:val="22"/>
          <w:lang w:val="en-GB"/>
        </w:rPr>
        <w:t>T</w:t>
      </w:r>
      <w:r>
        <w:rPr>
          <w:rFonts w:ascii="Times New Roman" w:hAnsi="Times New Roman"/>
          <w:b w:val="0"/>
          <w:color w:val="auto"/>
          <w:sz w:val="22"/>
          <w:szCs w:val="22"/>
          <w:lang w:val="en-GB"/>
        </w:rPr>
        <w:t xml:space="preserve">reater </w:t>
      </w:r>
      <w:r w:rsidR="00E34964">
        <w:rPr>
          <w:rFonts w:ascii="Times New Roman" w:hAnsi="Times New Roman"/>
          <w:b w:val="0"/>
          <w:color w:val="auto"/>
          <w:sz w:val="22"/>
          <w:szCs w:val="22"/>
          <w:lang w:val="en-GB"/>
        </w:rPr>
        <w:t>R</w:t>
      </w:r>
      <w:r>
        <w:rPr>
          <w:rFonts w:ascii="Times New Roman" w:hAnsi="Times New Roman"/>
          <w:b w:val="0"/>
          <w:color w:val="auto"/>
          <w:sz w:val="22"/>
          <w:szCs w:val="22"/>
          <w:lang w:val="en-GB"/>
        </w:rPr>
        <w:t xml:space="preserve">egen </w:t>
      </w:r>
      <w:r w:rsidR="00E34964">
        <w:rPr>
          <w:rFonts w:ascii="Times New Roman" w:hAnsi="Times New Roman"/>
          <w:b w:val="0"/>
          <w:color w:val="auto"/>
          <w:sz w:val="22"/>
          <w:szCs w:val="22"/>
          <w:lang w:val="en-GB"/>
        </w:rPr>
        <w:t>G</w:t>
      </w:r>
      <w:r>
        <w:rPr>
          <w:rFonts w:ascii="Times New Roman" w:hAnsi="Times New Roman"/>
          <w:b w:val="0"/>
          <w:color w:val="auto"/>
          <w:sz w:val="22"/>
          <w:szCs w:val="22"/>
          <w:lang w:val="en-GB"/>
        </w:rPr>
        <w:t xml:space="preserve">as </w:t>
      </w:r>
      <w:r w:rsidR="00E34964">
        <w:rPr>
          <w:rFonts w:ascii="Times New Roman" w:hAnsi="Times New Roman"/>
          <w:b w:val="0"/>
          <w:color w:val="auto"/>
          <w:sz w:val="22"/>
          <w:szCs w:val="22"/>
          <w:lang w:val="en-GB"/>
        </w:rPr>
        <w:t>H</w:t>
      </w:r>
      <w:r>
        <w:rPr>
          <w:rFonts w:ascii="Times New Roman" w:hAnsi="Times New Roman"/>
          <w:b w:val="0"/>
          <w:color w:val="auto"/>
          <w:sz w:val="22"/>
          <w:szCs w:val="22"/>
          <w:lang w:val="en-GB"/>
        </w:rPr>
        <w:t>eater (</w:t>
      </w:r>
      <w:r w:rsidR="00E34964">
        <w:rPr>
          <w:rFonts w:ascii="Times New Roman" w:hAnsi="Times New Roman"/>
          <w:b w:val="0"/>
          <w:color w:val="auto"/>
          <w:sz w:val="22"/>
          <w:szCs w:val="22"/>
          <w:lang w:val="en-GB"/>
        </w:rPr>
        <w:t>E</w:t>
      </w:r>
      <w:r>
        <w:rPr>
          <w:rFonts w:ascii="Times New Roman" w:hAnsi="Times New Roman"/>
          <w:b w:val="0"/>
          <w:color w:val="auto"/>
          <w:sz w:val="22"/>
          <w:szCs w:val="22"/>
          <w:lang w:val="en-GB"/>
        </w:rPr>
        <w:t>-731)</w:t>
      </w:r>
      <w:r w:rsidR="00E34964">
        <w:rPr>
          <w:rFonts w:ascii="Times New Roman" w:hAnsi="Times New Roman"/>
          <w:b w:val="0"/>
          <w:color w:val="auto"/>
          <w:sz w:val="22"/>
          <w:szCs w:val="22"/>
          <w:lang w:val="en-GB"/>
        </w:rPr>
        <w:t>,</w:t>
      </w:r>
      <w:r>
        <w:rPr>
          <w:rFonts w:ascii="Times New Roman" w:hAnsi="Times New Roman"/>
          <w:b w:val="0"/>
          <w:color w:val="auto"/>
          <w:sz w:val="22"/>
          <w:szCs w:val="22"/>
          <w:lang w:val="en-GB"/>
        </w:rPr>
        <w:t xml:space="preserve"> all other lines are restricted to 343º</w:t>
      </w:r>
      <w:r w:rsidR="00E34964">
        <w:rPr>
          <w:rFonts w:ascii="Times New Roman" w:hAnsi="Times New Roman"/>
          <w:b w:val="0"/>
          <w:color w:val="auto"/>
          <w:sz w:val="22"/>
          <w:szCs w:val="22"/>
          <w:lang w:val="en-GB"/>
        </w:rPr>
        <w:t>C.</w:t>
      </w:r>
    </w:p>
    <w:p w14:paraId="32C3D926" w14:textId="41C4AD5A" w:rsidR="00F44634" w:rsidRDefault="00971ABC" w:rsidP="00F8714D">
      <w:pPr>
        <w:pStyle w:val="TableTitle1"/>
        <w:tabs>
          <w:tab w:val="clear" w:pos="1080"/>
        </w:tabs>
        <w:ind w:left="1134" w:hanging="425"/>
        <w:jc w:val="both"/>
        <w:rPr>
          <w:rFonts w:ascii="Times New Roman" w:hAnsi="Times New Roman"/>
          <w:b w:val="0"/>
          <w:color w:val="auto"/>
          <w:sz w:val="22"/>
          <w:szCs w:val="22"/>
          <w:lang w:val="en-GB"/>
        </w:rPr>
      </w:pPr>
      <w:r>
        <w:rPr>
          <w:rFonts w:ascii="Times New Roman" w:hAnsi="Times New Roman"/>
          <w:b w:val="0"/>
          <w:color w:val="auto"/>
          <w:sz w:val="22"/>
          <w:szCs w:val="22"/>
          <w:lang w:val="en-GB"/>
        </w:rPr>
        <w:t>No manual v</w:t>
      </w:r>
      <w:r w:rsidR="00F44634">
        <w:rPr>
          <w:rFonts w:ascii="Times New Roman" w:hAnsi="Times New Roman"/>
          <w:b w:val="0"/>
          <w:color w:val="auto"/>
          <w:sz w:val="22"/>
          <w:szCs w:val="22"/>
          <w:lang w:val="en-GB"/>
        </w:rPr>
        <w:t>alves</w:t>
      </w:r>
      <w:r>
        <w:rPr>
          <w:rFonts w:ascii="Times New Roman" w:hAnsi="Times New Roman"/>
          <w:b w:val="0"/>
          <w:color w:val="auto"/>
          <w:sz w:val="22"/>
          <w:szCs w:val="22"/>
          <w:lang w:val="en-GB"/>
        </w:rPr>
        <w:t xml:space="preserve"> are</w:t>
      </w:r>
      <w:r w:rsidR="00F44634">
        <w:rPr>
          <w:rFonts w:ascii="Times New Roman" w:hAnsi="Times New Roman"/>
          <w:b w:val="0"/>
          <w:color w:val="auto"/>
          <w:sz w:val="22"/>
          <w:szCs w:val="22"/>
          <w:lang w:val="en-GB"/>
        </w:rPr>
        <w:t xml:space="preserve"> to be operat</w:t>
      </w:r>
      <w:r>
        <w:rPr>
          <w:rFonts w:ascii="Times New Roman" w:hAnsi="Times New Roman"/>
          <w:b w:val="0"/>
          <w:color w:val="auto"/>
          <w:sz w:val="22"/>
          <w:szCs w:val="22"/>
          <w:lang w:val="en-GB"/>
        </w:rPr>
        <w:t>ed</w:t>
      </w:r>
      <w:r w:rsidR="00F44634">
        <w:rPr>
          <w:rFonts w:ascii="Times New Roman" w:hAnsi="Times New Roman"/>
          <w:b w:val="0"/>
          <w:color w:val="auto"/>
          <w:sz w:val="22"/>
          <w:szCs w:val="22"/>
          <w:lang w:val="en-GB"/>
        </w:rPr>
        <w:t xml:space="preserve"> at temperatures lower than -100°C</w:t>
      </w:r>
      <w:r>
        <w:rPr>
          <w:rFonts w:ascii="Times New Roman" w:hAnsi="Times New Roman"/>
          <w:b w:val="0"/>
          <w:color w:val="auto"/>
          <w:sz w:val="22"/>
          <w:szCs w:val="22"/>
          <w:lang w:val="en-GB"/>
        </w:rPr>
        <w:t>. Valves required to be operable at temperatures below this</w:t>
      </w:r>
      <w:r w:rsidR="00F44634">
        <w:rPr>
          <w:rFonts w:ascii="Times New Roman" w:hAnsi="Times New Roman"/>
          <w:b w:val="0"/>
          <w:color w:val="auto"/>
          <w:sz w:val="22"/>
          <w:szCs w:val="22"/>
          <w:lang w:val="en-GB"/>
        </w:rPr>
        <w:t xml:space="preserve"> are to be reviewed by Piping Materials and considered SP items.</w:t>
      </w:r>
    </w:p>
    <w:p w14:paraId="313B1B74" w14:textId="7EDDEC10" w:rsidR="00B36706" w:rsidRPr="00AA07EB" w:rsidRDefault="00B36706" w:rsidP="00F8714D">
      <w:pPr>
        <w:pStyle w:val="TableTitle1"/>
        <w:tabs>
          <w:tab w:val="clear" w:pos="1080"/>
        </w:tabs>
        <w:ind w:left="1134" w:hanging="425"/>
        <w:jc w:val="both"/>
        <w:rPr>
          <w:ins w:id="6113" w:author="Zhunisbayev, Olzhasbek A [Bolashak Atyrau Limited]" w:date="2022-06-21T10:57:00Z"/>
          <w:rFonts w:ascii="Times New Roman" w:hAnsi="Times New Roman"/>
          <w:color w:val="auto"/>
          <w:sz w:val="22"/>
          <w:szCs w:val="22"/>
          <w:lang w:val="en-GB"/>
          <w:rPrChange w:id="6114" w:author="Zhunisbayev, Olzhasbek A [Bolashak Atyrau Limited]" w:date="2022-06-21T10:57:00Z">
            <w:rPr>
              <w:ins w:id="6115" w:author="Zhunisbayev, Olzhasbek A [Bolashak Atyrau Limited]" w:date="2022-06-21T10:57:00Z"/>
              <w:rFonts w:ascii="Times New Roman" w:hAnsi="Times New Roman"/>
              <w:b w:val="0"/>
              <w:color w:val="auto"/>
              <w:sz w:val="22"/>
              <w:szCs w:val="22"/>
              <w:lang w:val="en-GB"/>
            </w:rPr>
          </w:rPrChange>
        </w:rPr>
      </w:pPr>
      <w:ins w:id="6116" w:author="Zhunisbayev, Olzhasbek A [Bolashak Atyrau Limited]" w:date="2022-06-13T17:44:00Z">
        <w:r w:rsidRPr="00B36706">
          <w:rPr>
            <w:rFonts w:ascii="Times New Roman" w:hAnsi="Times New Roman"/>
            <w:b w:val="0"/>
            <w:color w:val="auto"/>
            <w:sz w:val="22"/>
            <w:szCs w:val="22"/>
            <w:lang w:val="en-GB"/>
          </w:rPr>
          <w:t>Use of carbon steel sour service line classes (150K21, 300K21, 600K21 and 900K21) is limited to 260°C in crude oil services containing H2S and/or organic sulfur compounds, for example, in the Crude Stabilization unit. In hydrocarbon gas service containing H2S, for example, Sour Gas Molecular Sieve Dehydration units, use is limited to 230°C. Exceptions to this are the Sulfur Recovery and Tail Gas units where carbon steel sour</w:t>
        </w:r>
        <w:r>
          <w:rPr>
            <w:rFonts w:ascii="Times New Roman" w:hAnsi="Times New Roman"/>
            <w:b w:val="0"/>
            <w:color w:val="auto"/>
            <w:sz w:val="22"/>
            <w:szCs w:val="22"/>
            <w:lang w:val="en-GB"/>
          </w:rPr>
          <w:t xml:space="preserve"> </w:t>
        </w:r>
        <w:r w:rsidRPr="00B36706">
          <w:rPr>
            <w:rFonts w:ascii="Times New Roman" w:hAnsi="Times New Roman"/>
            <w:b w:val="0"/>
            <w:color w:val="auto"/>
            <w:sz w:val="22"/>
            <w:szCs w:val="22"/>
            <w:lang w:val="en-GB"/>
          </w:rPr>
          <w:t>service line classes can be used up to 343°C because of lower H2S partial pressures.</w:t>
        </w:r>
      </w:ins>
    </w:p>
    <w:p w14:paraId="22B62324" w14:textId="2775747F" w:rsidR="00AA07EB" w:rsidRDefault="00AA07EB" w:rsidP="00F8714D">
      <w:pPr>
        <w:pStyle w:val="TableTitle1"/>
        <w:tabs>
          <w:tab w:val="clear" w:pos="1080"/>
        </w:tabs>
        <w:ind w:left="1134" w:hanging="425"/>
        <w:jc w:val="both"/>
        <w:rPr>
          <w:rFonts w:ascii="Times New Roman" w:hAnsi="Times New Roman"/>
          <w:b w:val="0"/>
          <w:color w:val="auto"/>
          <w:sz w:val="22"/>
          <w:szCs w:val="22"/>
          <w:lang w:val="en-GB"/>
        </w:rPr>
      </w:pPr>
      <w:ins w:id="6117" w:author="Zhunisbayev, Olzhasbek A [Bolashak Atyrau Limited]" w:date="2022-06-21T10:57:00Z">
        <w:r w:rsidRPr="0022181E">
          <w:rPr>
            <w:rFonts w:ascii="Times New Roman" w:hAnsi="Times New Roman"/>
            <w:b w:val="0"/>
            <w:color w:val="auto"/>
            <w:sz w:val="22"/>
            <w:szCs w:val="22"/>
            <w:lang w:val="en-GB"/>
            <w:rPrChange w:id="6118" w:author="Zhunisbayev, Olzhasbek A [Bolashak Atyrau Limited]" w:date="2022-06-21T10:57:00Z">
              <w:rPr>
                <w:rFonts w:ascii="Times New Roman" w:hAnsi="Times New Roman"/>
                <w:color w:val="auto"/>
                <w:sz w:val="22"/>
                <w:szCs w:val="22"/>
                <w:lang w:val="en-GB"/>
              </w:rPr>
            </w:rPrChange>
          </w:rPr>
          <w:t>Kill Media Service shall be treated as Sour Service with 100% PWHT in accordance with</w:t>
        </w:r>
        <w:r w:rsidR="0022181E" w:rsidRPr="0022181E">
          <w:rPr>
            <w:rFonts w:ascii="Times New Roman" w:hAnsi="Times New Roman"/>
            <w:b w:val="0"/>
            <w:color w:val="auto"/>
            <w:sz w:val="22"/>
            <w:szCs w:val="22"/>
            <w:lang w:val="en-GB"/>
            <w:rPrChange w:id="6119" w:author="Zhunisbayev, Olzhasbek A [Bolashak Atyrau Limited]" w:date="2022-06-21T10:57:00Z">
              <w:rPr>
                <w:rFonts w:ascii="Times New Roman" w:hAnsi="Times New Roman"/>
                <w:color w:val="auto"/>
                <w:sz w:val="22"/>
                <w:szCs w:val="22"/>
                <w:lang w:val="en-GB"/>
              </w:rPr>
            </w:rPrChange>
          </w:rPr>
          <w:t xml:space="preserve"> </w:t>
        </w:r>
        <w:r w:rsidRPr="0022181E">
          <w:rPr>
            <w:rFonts w:ascii="Times New Roman" w:hAnsi="Times New Roman"/>
            <w:b w:val="0"/>
            <w:color w:val="auto"/>
            <w:sz w:val="22"/>
            <w:szCs w:val="22"/>
            <w:lang w:val="en-GB"/>
            <w:rPrChange w:id="6120" w:author="Zhunisbayev, Olzhasbek A [Bolashak Atyrau Limited]" w:date="2022-06-21T10:57:00Z">
              <w:rPr>
                <w:rFonts w:ascii="Times New Roman" w:hAnsi="Times New Roman"/>
                <w:color w:val="auto"/>
                <w:sz w:val="22"/>
                <w:szCs w:val="22"/>
                <w:lang w:val="en-GB"/>
              </w:rPr>
            </w:rPrChange>
          </w:rPr>
          <w:t>W-ST-2011.</w:t>
        </w:r>
      </w:ins>
      <w:ins w:id="6121" w:author="Zhunisbayev, Olzhasbek A [Bolashak Atyrau Limited]" w:date="2022-06-21T10:59:00Z">
        <w:r w:rsidR="00252550">
          <w:rPr>
            <w:rFonts w:ascii="Times New Roman" w:hAnsi="Times New Roman"/>
            <w:b w:val="0"/>
            <w:color w:val="auto"/>
            <w:sz w:val="22"/>
            <w:szCs w:val="22"/>
            <w:lang w:val="en-GB"/>
          </w:rPr>
          <w:t xml:space="preserve"> </w:t>
        </w:r>
        <w:r w:rsidR="00786845" w:rsidRPr="00786845">
          <w:rPr>
            <w:rFonts w:ascii="Times New Roman" w:hAnsi="Times New Roman"/>
            <w:b w:val="0"/>
            <w:color w:val="auto"/>
            <w:sz w:val="22"/>
            <w:szCs w:val="22"/>
            <w:lang w:val="en-GB"/>
          </w:rPr>
          <w:t>PHWT on Non Sour services shall be applied in accordance with</w:t>
        </w:r>
      </w:ins>
      <w:ins w:id="6122" w:author="Zhunisbayev, Olzhasbek A [Bolashak Atyrau Limited]" w:date="2022-06-21T11:00:00Z">
        <w:r w:rsidR="00786845" w:rsidRPr="00786845">
          <w:t xml:space="preserve"> </w:t>
        </w:r>
        <w:r w:rsidR="00786845" w:rsidRPr="00786845">
          <w:rPr>
            <w:rFonts w:ascii="Times New Roman" w:hAnsi="Times New Roman"/>
            <w:b w:val="0"/>
            <w:color w:val="auto"/>
            <w:sz w:val="22"/>
            <w:szCs w:val="22"/>
            <w:lang w:val="en-GB"/>
          </w:rPr>
          <w:t>W-ST-2025 T</w:t>
        </w:r>
        <w:r w:rsidR="00786845">
          <w:rPr>
            <w:rFonts w:ascii="Times New Roman" w:hAnsi="Times New Roman"/>
            <w:b w:val="0"/>
            <w:color w:val="auto"/>
            <w:sz w:val="22"/>
            <w:szCs w:val="22"/>
            <w:lang w:val="en-GB"/>
          </w:rPr>
          <w:t>able</w:t>
        </w:r>
        <w:r w:rsidR="00786845" w:rsidRPr="00786845">
          <w:rPr>
            <w:rFonts w:ascii="Times New Roman" w:hAnsi="Times New Roman"/>
            <w:b w:val="0"/>
            <w:color w:val="auto"/>
            <w:sz w:val="22"/>
            <w:szCs w:val="22"/>
            <w:lang w:val="en-GB"/>
          </w:rPr>
          <w:t xml:space="preserve"> 1 (W.T. &gt; 19 mm)</w:t>
        </w:r>
      </w:ins>
    </w:p>
    <w:p w14:paraId="61978276" w14:textId="3DA1BA11" w:rsidR="009217DF" w:rsidRDefault="004D4618" w:rsidP="00F8714D">
      <w:pPr>
        <w:pStyle w:val="TableTitle1"/>
        <w:tabs>
          <w:tab w:val="clear" w:pos="1080"/>
        </w:tabs>
        <w:ind w:left="1134" w:hanging="425"/>
        <w:jc w:val="both"/>
        <w:rPr>
          <w:ins w:id="6123" w:author="Zhunisbayev, Olzhasbek [Bolashak Atyrau Limited]" w:date="2024-10-30T15:49:00Z" w16du:dateUtc="2024-10-30T10:49:00Z"/>
          <w:rFonts w:ascii="Times New Roman" w:hAnsi="Times New Roman"/>
          <w:b w:val="0"/>
          <w:color w:val="auto"/>
          <w:sz w:val="22"/>
          <w:szCs w:val="22"/>
          <w:lang w:val="en-GB"/>
        </w:rPr>
      </w:pPr>
      <w:ins w:id="6124" w:author="Zhunisbayev, Olzhasbek [Bolashak Atyrau Limited]" w:date="2023-11-16T10:37:00Z">
        <w:r w:rsidRPr="004D4618">
          <w:rPr>
            <w:rFonts w:ascii="Times New Roman" w:hAnsi="Times New Roman"/>
            <w:b w:val="0"/>
            <w:color w:val="auto"/>
            <w:sz w:val="22"/>
            <w:szCs w:val="22"/>
            <w:lang w:val="en-GB"/>
          </w:rPr>
          <w:t>Compact Flange can be used for tie-in purpose ONLY to existing piping and equipment.</w:t>
        </w:r>
      </w:ins>
      <w:del w:id="6125" w:author="Zhunisbayev, Olzhasbek [Bolashak Atyrau Limited]" w:date="2023-11-16T10:37:00Z">
        <w:r w:rsidR="00FF0E99" w:rsidDel="004D4618">
          <w:rPr>
            <w:rFonts w:ascii="Times New Roman" w:hAnsi="Times New Roman"/>
            <w:b w:val="0"/>
            <w:color w:val="auto"/>
            <w:sz w:val="22"/>
            <w:szCs w:val="22"/>
            <w:lang w:val="en-GB"/>
          </w:rPr>
          <w:delText xml:space="preserve">for </w:delText>
        </w:r>
        <w:r w:rsidR="006C4317" w:rsidRPr="006C4317" w:rsidDel="004D4618">
          <w:rPr>
            <w:rFonts w:ascii="Times New Roman" w:hAnsi="Times New Roman"/>
            <w:b w:val="0"/>
            <w:color w:val="auto"/>
            <w:sz w:val="22"/>
            <w:szCs w:val="22"/>
            <w:lang w:val="en-GB"/>
          </w:rPr>
          <w:delText xml:space="preserve">matching with existing piping or equipment and requires </w:delText>
        </w:r>
        <w:r w:rsidR="00FF0E99" w:rsidDel="004D4618">
          <w:rPr>
            <w:rFonts w:ascii="Times New Roman" w:hAnsi="Times New Roman"/>
            <w:b w:val="0"/>
            <w:color w:val="auto"/>
            <w:sz w:val="22"/>
            <w:szCs w:val="22"/>
            <w:lang w:val="en-GB"/>
          </w:rPr>
          <w:delText>Company</w:delText>
        </w:r>
        <w:r w:rsidR="006C4317" w:rsidRPr="006C4317" w:rsidDel="004D4618">
          <w:rPr>
            <w:rFonts w:ascii="Times New Roman" w:hAnsi="Times New Roman"/>
            <w:b w:val="0"/>
            <w:color w:val="auto"/>
            <w:sz w:val="22"/>
            <w:szCs w:val="22"/>
            <w:lang w:val="en-GB"/>
          </w:rPr>
          <w:delText>’s review and acceptance.</w:delText>
        </w:r>
      </w:del>
    </w:p>
    <w:p w14:paraId="1E6E613F" w14:textId="77777777" w:rsidR="00076492" w:rsidRDefault="00076492">
      <w:pPr>
        <w:pStyle w:val="TableTitle1"/>
        <w:numPr>
          <w:ilvl w:val="0"/>
          <w:numId w:val="0"/>
        </w:numPr>
        <w:ind w:left="1080"/>
        <w:rPr>
          <w:color w:val="auto"/>
          <w:lang w:val="en-GB"/>
        </w:rPr>
      </w:pPr>
    </w:p>
    <w:p w14:paraId="06F9EB59" w14:textId="2C85F7EB" w:rsidR="007738DF" w:rsidRPr="00981FDE" w:rsidRDefault="007738DF" w:rsidP="00197659">
      <w:pPr>
        <w:pStyle w:val="Heading1"/>
        <w:tabs>
          <w:tab w:val="clear" w:pos="720"/>
        </w:tabs>
        <w:ind w:left="0" w:firstLine="0"/>
        <w:rPr>
          <w:color w:val="auto"/>
          <w:w w:val="0"/>
          <w:lang w:val="en-GB"/>
        </w:rPr>
      </w:pPr>
      <w:r w:rsidRPr="00981FDE">
        <w:rPr>
          <w:color w:val="auto"/>
          <w:lang w:val="en-GB"/>
        </w:rPr>
        <w:br w:type="page"/>
      </w:r>
    </w:p>
    <w:p w14:paraId="215C6E22" w14:textId="77777777" w:rsidR="007738DF" w:rsidRPr="00981FDE" w:rsidRDefault="007738DF" w:rsidP="00DD7D76">
      <w:pPr>
        <w:pStyle w:val="Text1"/>
        <w:framePr w:w="7293" w:wrap="auto" w:hAnchor="text" w:x="2250"/>
        <w:ind w:left="0"/>
        <w:rPr>
          <w:color w:val="auto"/>
          <w:lang w:val="en-GB"/>
        </w:rPr>
        <w:sectPr w:rsidR="007738DF" w:rsidRPr="00981FDE" w:rsidSect="00E376CF">
          <w:headerReference w:type="even" r:id="rId25"/>
          <w:headerReference w:type="default" r:id="rId26"/>
          <w:footerReference w:type="default" r:id="rId27"/>
          <w:headerReference w:type="first" r:id="rId28"/>
          <w:footerReference w:type="first" r:id="rId29"/>
          <w:pgSz w:w="11907" w:h="16840" w:code="9"/>
          <w:pgMar w:top="1350" w:right="1287" w:bottom="1800" w:left="1440" w:header="567" w:footer="692" w:gutter="0"/>
          <w:cols w:space="720"/>
          <w:noEndnote/>
          <w:titlePg/>
          <w:docGrid w:linePitch="299"/>
        </w:sectPr>
      </w:pPr>
    </w:p>
    <w:p w14:paraId="0F272B78" w14:textId="2428CE52" w:rsidR="007738DF" w:rsidRPr="00981FDE" w:rsidRDefault="007738DF" w:rsidP="007738DF">
      <w:pPr>
        <w:pStyle w:val="Heading1"/>
        <w:tabs>
          <w:tab w:val="clear" w:pos="720"/>
        </w:tabs>
        <w:ind w:left="0" w:firstLine="0"/>
        <w:rPr>
          <w:color w:val="auto"/>
          <w:lang w:val="en-GB"/>
        </w:rPr>
      </w:pPr>
      <w:bookmarkStart w:id="6126" w:name="_Toc393266216"/>
      <w:bookmarkStart w:id="6127" w:name="_Toc182313288"/>
      <w:r>
        <w:rPr>
          <w:color w:val="auto"/>
          <w:lang w:val="en-GB"/>
        </w:rPr>
        <w:lastRenderedPageBreak/>
        <w:t xml:space="preserve">APPENDIX </w:t>
      </w:r>
      <w:r w:rsidR="00903439">
        <w:rPr>
          <w:color w:val="auto"/>
          <w:lang w:val="en-GB"/>
        </w:rPr>
        <w:t>B</w:t>
      </w:r>
      <w:r>
        <w:rPr>
          <w:color w:val="auto"/>
          <w:lang w:val="en-GB"/>
        </w:rPr>
        <w:t xml:space="preserve"> Globe valve design limitations</w:t>
      </w:r>
      <w:bookmarkEnd w:id="6126"/>
      <w:bookmarkEnd w:id="6127"/>
    </w:p>
    <w:p w14:paraId="6CBB46CD" w14:textId="77777777" w:rsidR="007738DF" w:rsidRDefault="007738DF" w:rsidP="007738DF">
      <w:pPr>
        <w:autoSpaceDE/>
        <w:autoSpaceDN/>
        <w:adjustRightInd/>
        <w:spacing w:before="0" w:line="240" w:lineRule="auto"/>
        <w:ind w:left="0"/>
        <w:rPr>
          <w:color w:val="auto"/>
          <w:lang w:val="en-GB"/>
        </w:rPr>
      </w:pPr>
      <w:r w:rsidRPr="00B57ED3">
        <w:rPr>
          <w:b/>
          <w:color w:val="auto"/>
          <w:lang w:val="en-GB"/>
        </w:rPr>
        <w:t>Figure D-1</w:t>
      </w:r>
      <w:r>
        <w:rPr>
          <w:color w:val="auto"/>
          <w:lang w:val="en-GB"/>
        </w:rPr>
        <w:t xml:space="preserve">: Rule of Thumbe for T-Pattern Globe Valves with Unguided Swivel Disc with Proper Stem Nut Design (see Note 3) – Valve Size 3/4” to 1-1/2” </w:t>
      </w:r>
    </w:p>
    <w:p w14:paraId="679806C1" w14:textId="71AFFE14" w:rsidR="007738DF" w:rsidRDefault="00673A21" w:rsidP="007738DF">
      <w:pPr>
        <w:spacing w:before="0"/>
        <w:ind w:left="0"/>
        <w:rPr>
          <w:rFonts w:ascii="Calibri" w:hAnsi="Calibri"/>
          <w:sz w:val="14"/>
          <w:szCs w:val="14"/>
          <w:lang w:val="en-GB"/>
        </w:rPr>
      </w:pPr>
      <w:r>
        <w:rPr>
          <w:noProof/>
          <w:lang w:val="en-GB" w:eastAsia="en-GB"/>
        </w:rPr>
        <mc:AlternateContent>
          <mc:Choice Requires="wpg">
            <w:drawing>
              <wp:anchor distT="0" distB="0" distL="114300" distR="114300" simplePos="0" relativeHeight="252993536" behindDoc="1" locked="0" layoutInCell="1" allowOverlap="1" wp14:anchorId="5400B173" wp14:editId="26FDCD0C">
                <wp:simplePos x="0" y="0"/>
                <wp:positionH relativeFrom="column">
                  <wp:posOffset>-31115</wp:posOffset>
                </wp:positionH>
                <wp:positionV relativeFrom="paragraph">
                  <wp:posOffset>4445</wp:posOffset>
                </wp:positionV>
                <wp:extent cx="5993130" cy="6151880"/>
                <wp:effectExtent l="6985" t="5715" r="635" b="5080"/>
                <wp:wrapNone/>
                <wp:docPr id="1409994077" name="Group 1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51880"/>
                          <a:chOff x="1391" y="2379"/>
                          <a:chExt cx="9438" cy="9688"/>
                        </a:xfrm>
                      </wpg:grpSpPr>
                      <wps:wsp>
                        <wps:cNvPr id="67164261" name="AutoShape 1736"/>
                        <wps:cNvCnPr>
                          <a:cxnSpLocks noChangeShapeType="1"/>
                        </wps:cNvCnPr>
                        <wps:spPr bwMode="auto">
                          <a:xfrm>
                            <a:off x="3791" y="7207"/>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3012411" name="AutoShape 1737"/>
                        <wps:cNvCnPr>
                          <a:cxnSpLocks noChangeShapeType="1"/>
                        </wps:cNvCnPr>
                        <wps:spPr bwMode="auto">
                          <a:xfrm>
                            <a:off x="7076" y="7212"/>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9569181" name="AutoShape 1738"/>
                        <wps:cNvSpPr>
                          <a:spLocks noChangeArrowheads="1"/>
                        </wps:cNvSpPr>
                        <wps:spPr bwMode="auto">
                          <a:xfrm>
                            <a:off x="4414" y="3676"/>
                            <a:ext cx="2738" cy="1137"/>
                          </a:xfrm>
                          <a:prstGeom prst="flowChartDecision">
                            <a:avLst/>
                          </a:prstGeom>
                          <a:solidFill>
                            <a:srgbClr val="FFFFFF"/>
                          </a:solidFill>
                          <a:ln w="9525">
                            <a:solidFill>
                              <a:srgbClr val="000000"/>
                            </a:solidFill>
                            <a:miter lim="800000"/>
                            <a:headEnd/>
                            <a:tailEnd/>
                          </a:ln>
                        </wps:spPr>
                        <wps:txbx>
                          <w:txbxContent>
                            <w:p w14:paraId="6243657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wps:txbx>
                        <wps:bodyPr rot="0" vert="horz" wrap="square" lIns="91440" tIns="45720" rIns="91440" bIns="45720" anchor="t" anchorCtr="0" upright="1">
                          <a:noAutofit/>
                        </wps:bodyPr>
                      </wps:wsp>
                      <wps:wsp>
                        <wps:cNvPr id="1714734385" name="Oval 1739"/>
                        <wps:cNvSpPr>
                          <a:spLocks noChangeArrowheads="1"/>
                        </wps:cNvSpPr>
                        <wps:spPr bwMode="auto">
                          <a:xfrm>
                            <a:off x="4920" y="2379"/>
                            <a:ext cx="1715" cy="933"/>
                          </a:xfrm>
                          <a:prstGeom prst="ellipse">
                            <a:avLst/>
                          </a:prstGeom>
                          <a:solidFill>
                            <a:srgbClr val="FFFFFF"/>
                          </a:solidFill>
                          <a:ln w="9525">
                            <a:solidFill>
                              <a:srgbClr val="000000"/>
                            </a:solidFill>
                            <a:round/>
                            <a:headEnd/>
                            <a:tailEnd/>
                          </a:ln>
                        </wps:spPr>
                        <wps:txbx>
                          <w:txbxContent>
                            <w:p w14:paraId="2AF9E321" w14:textId="77777777" w:rsidR="00BF7F3C" w:rsidRPr="00D960CE"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4F8B3EA1" w14:textId="77777777" w:rsidR="00BF7F3C" w:rsidRPr="00D960CE"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2BEE97EE" w14:textId="77777777" w:rsidR="00BF7F3C" w:rsidRPr="00D960CE"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3/4” to 1 1/2”</w:t>
                              </w:r>
                            </w:p>
                          </w:txbxContent>
                        </wps:txbx>
                        <wps:bodyPr rot="0" vert="horz" wrap="square" lIns="91440" tIns="45720" rIns="91440" bIns="45720" anchor="t" anchorCtr="0" upright="1">
                          <a:noAutofit/>
                        </wps:bodyPr>
                      </wps:wsp>
                      <wps:wsp>
                        <wps:cNvPr id="1366558104" name="AutoShape 1740"/>
                        <wps:cNvCnPr>
                          <a:cxnSpLocks noChangeShapeType="1"/>
                        </wps:cNvCnPr>
                        <wps:spPr bwMode="auto">
                          <a:xfrm flipH="1">
                            <a:off x="5781" y="3312"/>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205603" name="AutoShape 1741"/>
                        <wps:cNvSpPr>
                          <a:spLocks noChangeArrowheads="1"/>
                        </wps:cNvSpPr>
                        <wps:spPr bwMode="auto">
                          <a:xfrm>
                            <a:off x="7813" y="3723"/>
                            <a:ext cx="2809" cy="1090"/>
                          </a:xfrm>
                          <a:prstGeom prst="flowChartAlternateProcess">
                            <a:avLst/>
                          </a:prstGeom>
                          <a:solidFill>
                            <a:srgbClr val="FFFFFF"/>
                          </a:solidFill>
                          <a:ln w="9525">
                            <a:solidFill>
                              <a:srgbClr val="000000"/>
                            </a:solidFill>
                            <a:miter lim="800000"/>
                            <a:headEnd/>
                            <a:tailEnd/>
                          </a:ln>
                        </wps:spPr>
                        <wps:txbx>
                          <w:txbxContent>
                            <w:p w14:paraId="7C259E62"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4A3A0D1D"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wps:txbx>
                        <wps:bodyPr rot="0" vert="horz" wrap="square" lIns="91440" tIns="45720" rIns="91440" bIns="45720" anchor="t" anchorCtr="0" upright="1">
                          <a:noAutofit/>
                        </wps:bodyPr>
                      </wps:wsp>
                      <wps:wsp>
                        <wps:cNvPr id="2035014838" name="AutoShape 1742"/>
                        <wps:cNvCnPr>
                          <a:cxnSpLocks noChangeShapeType="1"/>
                        </wps:cNvCnPr>
                        <wps:spPr bwMode="auto">
                          <a:xfrm>
                            <a:off x="7135" y="4235"/>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8574740" name="AutoShape 1743"/>
                        <wps:cNvSpPr>
                          <a:spLocks noChangeArrowheads="1"/>
                        </wps:cNvSpPr>
                        <wps:spPr bwMode="auto">
                          <a:xfrm>
                            <a:off x="4782" y="5250"/>
                            <a:ext cx="2010" cy="570"/>
                          </a:xfrm>
                          <a:prstGeom prst="roundRect">
                            <a:avLst>
                              <a:gd name="adj" fmla="val 16667"/>
                            </a:avLst>
                          </a:prstGeom>
                          <a:solidFill>
                            <a:srgbClr val="FFFFFF"/>
                          </a:solidFill>
                          <a:ln w="9525">
                            <a:solidFill>
                              <a:srgbClr val="000000"/>
                            </a:solidFill>
                            <a:round/>
                            <a:headEnd/>
                            <a:tailEnd/>
                          </a:ln>
                        </wps:spPr>
                        <wps:txbx>
                          <w:txbxContent>
                            <w:p w14:paraId="5255A62B"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3AD4AAFE"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wps:txbx>
                        <wps:bodyPr rot="0" vert="horz" wrap="square" lIns="91440" tIns="45720" rIns="91440" bIns="45720" anchor="t" anchorCtr="0" upright="1">
                          <a:noAutofit/>
                        </wps:bodyPr>
                      </wps:wsp>
                      <wps:wsp>
                        <wps:cNvPr id="2048037611" name="AutoShape 1744"/>
                        <wps:cNvCnPr>
                          <a:cxnSpLocks noChangeShapeType="1"/>
                        </wps:cNvCnPr>
                        <wps:spPr bwMode="auto">
                          <a:xfrm>
                            <a:off x="5781" y="4796"/>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6899269" name="AutoShape 1745"/>
                        <wps:cNvCnPr>
                          <a:cxnSpLocks noChangeShapeType="1"/>
                        </wps:cNvCnPr>
                        <wps:spPr bwMode="auto">
                          <a:xfrm>
                            <a:off x="6790" y="5552"/>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29812295" name="AutoShape 1746"/>
                        <wps:cNvCnPr>
                          <a:cxnSpLocks noChangeShapeType="1"/>
                        </wps:cNvCnPr>
                        <wps:spPr bwMode="auto">
                          <a:xfrm>
                            <a:off x="9091" y="5535"/>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5660444" name="AutoShape 1747"/>
                        <wps:cNvCnPr>
                          <a:cxnSpLocks noChangeShapeType="1"/>
                        </wps:cNvCnPr>
                        <wps:spPr bwMode="auto">
                          <a:xfrm>
                            <a:off x="5784" y="5803"/>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370825" name="AutoShape 1748"/>
                        <wps:cNvCnPr>
                          <a:cxnSpLocks noChangeShapeType="1"/>
                        </wps:cNvCnPr>
                        <wps:spPr bwMode="auto">
                          <a:xfrm flipH="1">
                            <a:off x="2497" y="5556"/>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1466439" name="AutoShape 1749"/>
                        <wps:cNvCnPr>
                          <a:cxnSpLocks noChangeShapeType="1"/>
                        </wps:cNvCnPr>
                        <wps:spPr bwMode="auto">
                          <a:xfrm flipH="1">
                            <a:off x="2487" y="5556"/>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5411837" name="AutoShape 1750"/>
                        <wps:cNvSpPr>
                          <a:spLocks noChangeArrowheads="1"/>
                        </wps:cNvSpPr>
                        <wps:spPr bwMode="auto">
                          <a:xfrm>
                            <a:off x="1552" y="6649"/>
                            <a:ext cx="1882" cy="1137"/>
                          </a:xfrm>
                          <a:prstGeom prst="flowChartDecision">
                            <a:avLst/>
                          </a:prstGeom>
                          <a:solidFill>
                            <a:srgbClr val="FFFFFF"/>
                          </a:solidFill>
                          <a:ln w="9525">
                            <a:solidFill>
                              <a:srgbClr val="000000"/>
                            </a:solidFill>
                            <a:miter lim="800000"/>
                            <a:headEnd/>
                            <a:tailEnd/>
                          </a:ln>
                        </wps:spPr>
                        <wps:txbx>
                          <w:txbxContent>
                            <w:p w14:paraId="1573F2F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1C3BBA5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3A68EE6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275 psi</w:t>
                              </w:r>
                            </w:p>
                            <w:p w14:paraId="668DD75A"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898694245" name="AutoShape 1751"/>
                        <wps:cNvSpPr>
                          <a:spLocks noChangeArrowheads="1"/>
                        </wps:cNvSpPr>
                        <wps:spPr bwMode="auto">
                          <a:xfrm>
                            <a:off x="4919" y="9456"/>
                            <a:ext cx="3358" cy="1429"/>
                          </a:xfrm>
                          <a:prstGeom prst="flowChartDecision">
                            <a:avLst/>
                          </a:prstGeom>
                          <a:solidFill>
                            <a:srgbClr val="FFFFFF"/>
                          </a:solidFill>
                          <a:ln w="9525">
                            <a:solidFill>
                              <a:srgbClr val="000000"/>
                            </a:solidFill>
                            <a:miter lim="800000"/>
                            <a:headEnd/>
                            <a:tailEnd/>
                          </a:ln>
                        </wps:spPr>
                        <wps:txbx>
                          <w:txbxContent>
                            <w:p w14:paraId="06103E1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382AE45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60863A8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wps:txbx>
                        <wps:bodyPr rot="0" vert="horz" wrap="square" lIns="91440" tIns="45720" rIns="91440" bIns="45720" anchor="t" anchorCtr="0" upright="1">
                          <a:noAutofit/>
                        </wps:bodyPr>
                      </wps:wsp>
                      <wps:wsp>
                        <wps:cNvPr id="589143168" name="Oval 1752"/>
                        <wps:cNvSpPr>
                          <a:spLocks noChangeArrowheads="1"/>
                        </wps:cNvSpPr>
                        <wps:spPr bwMode="auto">
                          <a:xfrm>
                            <a:off x="8805" y="9608"/>
                            <a:ext cx="1837" cy="1115"/>
                          </a:xfrm>
                          <a:prstGeom prst="ellipse">
                            <a:avLst/>
                          </a:prstGeom>
                          <a:solidFill>
                            <a:srgbClr val="FFFFFF"/>
                          </a:solidFill>
                          <a:ln w="9525">
                            <a:solidFill>
                              <a:srgbClr val="000000"/>
                            </a:solidFill>
                            <a:round/>
                            <a:headEnd/>
                            <a:tailEnd/>
                          </a:ln>
                        </wps:spPr>
                        <wps:txbx>
                          <w:txbxContent>
                            <w:p w14:paraId="189437A6"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wps:txbx>
                        <wps:bodyPr rot="0" vert="horz" wrap="square" lIns="91440" tIns="45720" rIns="91440" bIns="45720" anchor="t" anchorCtr="0" upright="1">
                          <a:noAutofit/>
                        </wps:bodyPr>
                      </wps:wsp>
                      <wps:wsp>
                        <wps:cNvPr id="1678145899" name="Rectangle 1753"/>
                        <wps:cNvSpPr>
                          <a:spLocks noChangeArrowheads="1"/>
                        </wps:cNvSpPr>
                        <wps:spPr bwMode="auto">
                          <a:xfrm>
                            <a:off x="4670" y="11225"/>
                            <a:ext cx="3865" cy="842"/>
                          </a:xfrm>
                          <a:prstGeom prst="rect">
                            <a:avLst/>
                          </a:prstGeom>
                          <a:solidFill>
                            <a:srgbClr val="FFFFFF"/>
                          </a:solidFill>
                          <a:ln w="9525">
                            <a:solidFill>
                              <a:srgbClr val="000000"/>
                            </a:solidFill>
                            <a:miter lim="800000"/>
                            <a:headEnd/>
                            <a:tailEnd/>
                          </a:ln>
                        </wps:spPr>
                        <wps:txbx>
                          <w:txbxContent>
                            <w:p w14:paraId="500484A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5861D48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3C2250E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wps:txbx>
                        <wps:bodyPr rot="0" vert="horz" wrap="square" lIns="91440" tIns="45720" rIns="91440" bIns="45720" anchor="t" anchorCtr="0" upright="1">
                          <a:noAutofit/>
                        </wps:bodyPr>
                      </wps:wsp>
                      <wps:wsp>
                        <wps:cNvPr id="110371621" name="AutoShape 1754"/>
                        <wps:cNvCnPr>
                          <a:cxnSpLocks noChangeShapeType="1"/>
                        </wps:cNvCnPr>
                        <wps:spPr bwMode="auto">
                          <a:xfrm>
                            <a:off x="3434" y="7221"/>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852036" name="AutoShape 1755"/>
                        <wps:cNvCnPr>
                          <a:cxnSpLocks noChangeShapeType="1"/>
                        </wps:cNvCnPr>
                        <wps:spPr bwMode="auto">
                          <a:xfrm>
                            <a:off x="6700" y="7215"/>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4746956" name="AutoShape 1756"/>
                        <wps:cNvCnPr>
                          <a:cxnSpLocks noChangeShapeType="1"/>
                        </wps:cNvCnPr>
                        <wps:spPr bwMode="auto">
                          <a:xfrm>
                            <a:off x="10035" y="7195"/>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2123913" name="AutoShape 1757"/>
                        <wps:cNvCnPr>
                          <a:cxnSpLocks noChangeShapeType="1"/>
                        </wps:cNvCnPr>
                        <wps:spPr bwMode="auto">
                          <a:xfrm>
                            <a:off x="10392" y="719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7620156" name="AutoShape 1758"/>
                        <wps:cNvCnPr>
                          <a:cxnSpLocks noChangeShapeType="1"/>
                        </wps:cNvCnPr>
                        <wps:spPr bwMode="auto">
                          <a:xfrm>
                            <a:off x="3789" y="9083"/>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1780778" name="AutoShape 1759"/>
                        <wps:cNvCnPr>
                          <a:cxnSpLocks noChangeShapeType="1"/>
                        </wps:cNvCnPr>
                        <wps:spPr bwMode="auto">
                          <a:xfrm flipH="1" flipV="1">
                            <a:off x="6625" y="9083"/>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3297032" name="AutoShape 1760"/>
                        <wps:cNvCnPr>
                          <a:cxnSpLocks noChangeShapeType="1"/>
                        </wps:cNvCnPr>
                        <wps:spPr bwMode="auto">
                          <a:xfrm>
                            <a:off x="6605" y="10885"/>
                            <a:ext cx="2"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2873374" name="AutoShape 1761"/>
                        <wps:cNvCnPr>
                          <a:cxnSpLocks noChangeShapeType="1"/>
                        </wps:cNvCnPr>
                        <wps:spPr bwMode="auto">
                          <a:xfrm>
                            <a:off x="8283" y="10159"/>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685282" name="AutoShape 1762"/>
                        <wps:cNvCnPr>
                          <a:cxnSpLocks noChangeShapeType="1"/>
                        </wps:cNvCnPr>
                        <wps:spPr bwMode="auto">
                          <a:xfrm>
                            <a:off x="5777" y="7772"/>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8669886" name="AutoShape 1763"/>
                        <wps:cNvCnPr>
                          <a:cxnSpLocks noChangeShapeType="1"/>
                        </wps:cNvCnPr>
                        <wps:spPr bwMode="auto">
                          <a:xfrm>
                            <a:off x="2487" y="7786"/>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6240003" name="AutoShape 1764"/>
                        <wps:cNvCnPr>
                          <a:cxnSpLocks noChangeShapeType="1"/>
                        </wps:cNvCnPr>
                        <wps:spPr bwMode="auto">
                          <a:xfrm>
                            <a:off x="6607" y="9066"/>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8114537" name="Text Box 1765"/>
                        <wps:cNvSpPr txBox="1">
                          <a:spLocks noChangeArrowheads="1"/>
                        </wps:cNvSpPr>
                        <wps:spPr bwMode="auto">
                          <a:xfrm>
                            <a:off x="6719" y="3676"/>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1F224"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501337961" name="Text Box 1766"/>
                        <wps:cNvSpPr txBox="1">
                          <a:spLocks noChangeArrowheads="1"/>
                        </wps:cNvSpPr>
                        <wps:spPr bwMode="auto">
                          <a:xfrm>
                            <a:off x="5129" y="4581"/>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9295A"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wps:txbx>
                        <wps:bodyPr rot="0" vert="horz" wrap="square" lIns="91440" tIns="45720" rIns="91440" bIns="45720" anchor="t" anchorCtr="0" upright="1">
                          <a:noAutofit/>
                        </wps:bodyPr>
                      </wps:wsp>
                      <wps:wsp>
                        <wps:cNvPr id="1313613513" name="Text Box 1767"/>
                        <wps:cNvSpPr txBox="1">
                          <a:spLocks noChangeArrowheads="1"/>
                        </wps:cNvSpPr>
                        <wps:spPr bwMode="auto">
                          <a:xfrm>
                            <a:off x="5770" y="4581"/>
                            <a:ext cx="2760"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ABA25" w14:textId="77777777" w:rsidR="00BF7F3C" w:rsidRPr="005D4A40" w:rsidRDefault="00BF7F3C" w:rsidP="007738DF">
                              <w:pPr>
                                <w:tabs>
                                  <w:tab w:val="left" w:pos="3015"/>
                                </w:tabs>
                                <w:ind w:left="0"/>
                                <w:rPr>
                                  <w:rFonts w:ascii="Calibri" w:hAnsi="Calibri"/>
                                  <w:color w:val="auto"/>
                                  <w:sz w:val="14"/>
                                  <w:szCs w:val="14"/>
                                  <w:lang w:val="en-GB"/>
                                </w:rPr>
                              </w:pPr>
                              <w:r w:rsidRPr="005D4A40">
                                <w:rPr>
                                  <w:rFonts w:ascii="Calibri" w:hAnsi="Calibri"/>
                                  <w:color w:val="auto"/>
                                  <w:sz w:val="14"/>
                                  <w:szCs w:val="14"/>
                                  <w:lang w:val="en-GB"/>
                                </w:rPr>
                                <w:t>(Rising stem &amp; Rising Handwheel)</w:t>
                              </w:r>
                            </w:p>
                            <w:p w14:paraId="2E13FA0E" w14:textId="77777777" w:rsidR="00BF7F3C" w:rsidRPr="00BC5688" w:rsidRDefault="00BF7F3C" w:rsidP="007738DF">
                              <w:pPr>
                                <w:ind w:left="0"/>
                                <w:jc w:val="center"/>
                                <w:rPr>
                                  <w:sz w:val="14"/>
                                  <w:szCs w:val="14"/>
                                </w:rPr>
                              </w:pPr>
                            </w:p>
                          </w:txbxContent>
                        </wps:txbx>
                        <wps:bodyPr rot="0" vert="horz" wrap="square" lIns="91440" tIns="45720" rIns="91440" bIns="45720" anchor="t" anchorCtr="0" upright="1">
                          <a:noAutofit/>
                        </wps:bodyPr>
                      </wps:wsp>
                      <wps:wsp>
                        <wps:cNvPr id="600245219" name="Text Box 1768"/>
                        <wps:cNvSpPr txBox="1">
                          <a:spLocks noChangeArrowheads="1"/>
                        </wps:cNvSpPr>
                        <wps:spPr bwMode="auto">
                          <a:xfrm>
                            <a:off x="3378" y="5298"/>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72A5D"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lang w:val="en-GB"/>
                                </w:rPr>
                                <w:t>Finishing Liquid</w:t>
                              </w:r>
                            </w:p>
                            <w:p w14:paraId="0020E783"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lang w:val="en-GB"/>
                                </w:rPr>
                                <w:t>Service</w:t>
                              </w:r>
                            </w:p>
                            <w:p w14:paraId="095E4923"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591671193" name="Text Box 1769"/>
                        <wps:cNvSpPr txBox="1">
                          <a:spLocks noChangeArrowheads="1"/>
                        </wps:cNvSpPr>
                        <wps:spPr bwMode="auto">
                          <a:xfrm>
                            <a:off x="6756" y="5284"/>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8825F"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lang w:val="en-GB"/>
                                </w:rPr>
                                <w:t>Vapor / Gas</w:t>
                              </w:r>
                            </w:p>
                            <w:p w14:paraId="524E37A7"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lang w:val="en-GB"/>
                                </w:rPr>
                                <w:t>Service</w:t>
                              </w:r>
                            </w:p>
                            <w:p w14:paraId="1DB9E880"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790530747" name="Text Box 1770"/>
                        <wps:cNvSpPr txBox="1">
                          <a:spLocks noChangeArrowheads="1"/>
                        </wps:cNvSpPr>
                        <wps:spPr bwMode="auto">
                          <a:xfrm>
                            <a:off x="4781" y="5893"/>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F32B8"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lang w:val="en-GB"/>
                                </w:rPr>
                                <w:t>Non Flashing Liquid</w:t>
                              </w:r>
                            </w:p>
                            <w:p w14:paraId="5C09B388"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lang w:val="en-GB"/>
                                </w:rPr>
                                <w:t>Service</w:t>
                              </w:r>
                            </w:p>
                            <w:p w14:paraId="7B394517" w14:textId="77777777" w:rsidR="00BF7F3C" w:rsidRPr="005D4A40" w:rsidRDefault="00BF7F3C" w:rsidP="007738DF">
                              <w:pPr>
                                <w:shd w:val="clear" w:color="auto" w:fill="FFFFFF"/>
                                <w:spacing w:before="0"/>
                                <w:ind w:left="0"/>
                                <w:rPr>
                                  <w:rFonts w:ascii="Calibri" w:hAnsi="Calibri"/>
                                  <w:sz w:val="14"/>
                                  <w:szCs w:val="14"/>
                                </w:rPr>
                              </w:pPr>
                            </w:p>
                          </w:txbxContent>
                        </wps:txbx>
                        <wps:bodyPr rot="0" vert="horz" wrap="square" lIns="91440" tIns="45720" rIns="91440" bIns="45720" anchor="t" anchorCtr="0" upright="1">
                          <a:noAutofit/>
                        </wps:bodyPr>
                      </wps:wsp>
                      <wps:wsp>
                        <wps:cNvPr id="54884081" name="Text Box 1771"/>
                        <wps:cNvSpPr txBox="1">
                          <a:spLocks noChangeArrowheads="1"/>
                        </wps:cNvSpPr>
                        <wps:spPr bwMode="auto">
                          <a:xfrm>
                            <a:off x="9768" y="665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6CB2F"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143415991" name="Text Box 1772"/>
                        <wps:cNvSpPr txBox="1">
                          <a:spLocks noChangeArrowheads="1"/>
                        </wps:cNvSpPr>
                        <wps:spPr bwMode="auto">
                          <a:xfrm>
                            <a:off x="6358" y="662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AB528"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337145981" name="Text Box 1773"/>
                        <wps:cNvSpPr txBox="1">
                          <a:spLocks noChangeArrowheads="1"/>
                        </wps:cNvSpPr>
                        <wps:spPr bwMode="auto">
                          <a:xfrm>
                            <a:off x="3172" y="665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D3645"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900458056" name="AutoShape 1774"/>
                        <wps:cNvSpPr>
                          <a:spLocks noChangeArrowheads="1"/>
                        </wps:cNvSpPr>
                        <wps:spPr bwMode="auto">
                          <a:xfrm>
                            <a:off x="1391" y="8195"/>
                            <a:ext cx="2183" cy="676"/>
                          </a:xfrm>
                          <a:prstGeom prst="flowChartAlternateProcess">
                            <a:avLst/>
                          </a:prstGeom>
                          <a:solidFill>
                            <a:srgbClr val="FFFFFF"/>
                          </a:solidFill>
                          <a:ln w="9525">
                            <a:solidFill>
                              <a:srgbClr val="000000"/>
                            </a:solidFill>
                            <a:miter lim="800000"/>
                            <a:headEnd/>
                            <a:tailEnd/>
                          </a:ln>
                        </wps:spPr>
                        <wps:txbx>
                          <w:txbxContent>
                            <w:p w14:paraId="03A3B25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9FE6F9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710B59C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5B801F67"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201525020" name="Text Box 1775"/>
                        <wps:cNvSpPr txBox="1">
                          <a:spLocks noChangeArrowheads="1"/>
                        </wps:cNvSpPr>
                        <wps:spPr bwMode="auto">
                          <a:xfrm>
                            <a:off x="8334" y="7517"/>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B8645"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wps:txbx>
                        <wps:bodyPr rot="0" vert="horz" wrap="square" lIns="91440" tIns="45720" rIns="91440" bIns="45720" anchor="t" anchorCtr="0" upright="1">
                          <a:noAutofit/>
                        </wps:bodyPr>
                      </wps:wsp>
                      <wps:wsp>
                        <wps:cNvPr id="632701226" name="Text Box 1776"/>
                        <wps:cNvSpPr txBox="1">
                          <a:spLocks noChangeArrowheads="1"/>
                        </wps:cNvSpPr>
                        <wps:spPr bwMode="auto">
                          <a:xfrm>
                            <a:off x="5052" y="7517"/>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A1ABC"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wps:txbx>
                        <wps:bodyPr rot="0" vert="horz" wrap="square" lIns="91440" tIns="45720" rIns="91440" bIns="45720" anchor="t" anchorCtr="0" upright="1">
                          <a:noAutofit/>
                        </wps:bodyPr>
                      </wps:wsp>
                      <wps:wsp>
                        <wps:cNvPr id="1841876383" name="Text Box 1777"/>
                        <wps:cNvSpPr txBox="1">
                          <a:spLocks noChangeArrowheads="1"/>
                        </wps:cNvSpPr>
                        <wps:spPr bwMode="auto">
                          <a:xfrm>
                            <a:off x="1762" y="754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E45DF"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wps:txbx>
                        <wps:bodyPr rot="0" vert="horz" wrap="square" lIns="91440" tIns="45720" rIns="91440" bIns="45720" anchor="t" anchorCtr="0" upright="1">
                          <a:noAutofit/>
                        </wps:bodyPr>
                      </wps:wsp>
                      <wps:wsp>
                        <wps:cNvPr id="2072724876" name="Text Box 1778"/>
                        <wps:cNvSpPr txBox="1">
                          <a:spLocks noChangeArrowheads="1"/>
                        </wps:cNvSpPr>
                        <wps:spPr bwMode="auto">
                          <a:xfrm>
                            <a:off x="7997" y="9558"/>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C7E0E"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wps:txbx>
                        <wps:bodyPr rot="0" vert="horz" wrap="square" lIns="91440" tIns="45720" rIns="91440" bIns="45720" anchor="t" anchorCtr="0" upright="1">
                          <a:noAutofit/>
                        </wps:bodyPr>
                      </wps:wsp>
                      <wps:wsp>
                        <wps:cNvPr id="267316426" name="Text Box 1779"/>
                        <wps:cNvSpPr txBox="1">
                          <a:spLocks noChangeArrowheads="1"/>
                        </wps:cNvSpPr>
                        <wps:spPr bwMode="auto">
                          <a:xfrm>
                            <a:off x="6700" y="10598"/>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B4AB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323610658" name="AutoShape 1780"/>
                        <wps:cNvSpPr>
                          <a:spLocks noChangeArrowheads="1"/>
                        </wps:cNvSpPr>
                        <wps:spPr bwMode="auto">
                          <a:xfrm>
                            <a:off x="4837" y="6635"/>
                            <a:ext cx="1882" cy="1137"/>
                          </a:xfrm>
                          <a:prstGeom prst="flowChartDecision">
                            <a:avLst/>
                          </a:prstGeom>
                          <a:solidFill>
                            <a:srgbClr val="FFFFFF"/>
                          </a:solidFill>
                          <a:ln w="9525">
                            <a:solidFill>
                              <a:srgbClr val="000000"/>
                            </a:solidFill>
                            <a:miter lim="800000"/>
                            <a:headEnd/>
                            <a:tailEnd/>
                          </a:ln>
                        </wps:spPr>
                        <wps:txbx>
                          <w:txbxContent>
                            <w:p w14:paraId="7CA6D2C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26F2308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343CA97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300 psi</w:t>
                              </w:r>
                            </w:p>
                            <w:p w14:paraId="163D64AA"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794213961" name="AutoShape 1781"/>
                        <wps:cNvSpPr>
                          <a:spLocks noChangeArrowheads="1"/>
                        </wps:cNvSpPr>
                        <wps:spPr bwMode="auto">
                          <a:xfrm>
                            <a:off x="8153" y="6635"/>
                            <a:ext cx="1882" cy="1137"/>
                          </a:xfrm>
                          <a:prstGeom prst="flowChartDecision">
                            <a:avLst/>
                          </a:prstGeom>
                          <a:solidFill>
                            <a:srgbClr val="FFFFFF"/>
                          </a:solidFill>
                          <a:ln w="9525">
                            <a:solidFill>
                              <a:srgbClr val="000000"/>
                            </a:solidFill>
                            <a:miter lim="800000"/>
                            <a:headEnd/>
                            <a:tailEnd/>
                          </a:ln>
                        </wps:spPr>
                        <wps:txbx>
                          <w:txbxContent>
                            <w:p w14:paraId="0AEB46F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7F0E454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61847C9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350 psi</w:t>
                              </w:r>
                            </w:p>
                            <w:p w14:paraId="32ABEDD8"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1260481048" name="AutoShape 1782"/>
                        <wps:cNvSpPr>
                          <a:spLocks noChangeArrowheads="1"/>
                        </wps:cNvSpPr>
                        <wps:spPr bwMode="auto">
                          <a:xfrm>
                            <a:off x="4683" y="8212"/>
                            <a:ext cx="2183" cy="676"/>
                          </a:xfrm>
                          <a:prstGeom prst="flowChartAlternateProcess">
                            <a:avLst/>
                          </a:prstGeom>
                          <a:solidFill>
                            <a:srgbClr val="FFFFFF"/>
                          </a:solidFill>
                          <a:ln w="9525">
                            <a:solidFill>
                              <a:srgbClr val="000000"/>
                            </a:solidFill>
                            <a:miter lim="800000"/>
                            <a:headEnd/>
                            <a:tailEnd/>
                          </a:ln>
                        </wps:spPr>
                        <wps:txbx>
                          <w:txbxContent>
                            <w:p w14:paraId="366DE7A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15DCF6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76EBAB4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4A1636A8"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2055696058" name="AutoShape 1783"/>
                        <wps:cNvSpPr>
                          <a:spLocks noChangeArrowheads="1"/>
                        </wps:cNvSpPr>
                        <wps:spPr bwMode="auto">
                          <a:xfrm>
                            <a:off x="8006" y="8229"/>
                            <a:ext cx="2183" cy="676"/>
                          </a:xfrm>
                          <a:prstGeom prst="flowChartAlternateProcess">
                            <a:avLst/>
                          </a:prstGeom>
                          <a:solidFill>
                            <a:srgbClr val="FFFFFF"/>
                          </a:solidFill>
                          <a:ln w="9525">
                            <a:solidFill>
                              <a:srgbClr val="000000"/>
                            </a:solidFill>
                            <a:miter lim="800000"/>
                            <a:headEnd/>
                            <a:tailEnd/>
                          </a:ln>
                        </wps:spPr>
                        <wps:txbx>
                          <w:txbxContent>
                            <w:p w14:paraId="75C3EC9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78594A9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148F003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4D08CA00"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781790685" name="AutoShape 1784"/>
                        <wps:cNvCnPr>
                          <a:cxnSpLocks noChangeShapeType="1"/>
                        </wps:cNvCnPr>
                        <wps:spPr bwMode="auto">
                          <a:xfrm>
                            <a:off x="9088" y="7787"/>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00B173" id="Group 1735" o:spid="_x0000_s1626" style="position:absolute;margin-left:-2.45pt;margin-top:.35pt;width:471.9pt;height:484.4pt;z-index:-250322944" coordorigin="1391,2379" coordsize="9438,9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">
                <v:shape id="AutoShape 1736" o:spid="_x0000_s1627" type="#_x0000_t32" style="position:absolute;left:3791;top:7207;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">
                  <v:stroke endarrow="block"/>
                </v:shape>
                <v:shape id="AutoShape 1737" o:spid="_x0000_s1628" type="#_x0000_t32" style="position:absolute;left:7076;top:7212;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">
                  <v:stroke endarrow="block"/>
                </v:shape>
                <v:shape id="AutoShape 1738" o:spid="_x0000_s1629" type="#_x0000_t110" style="position:absolute;left:4414;top:3676;width:27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">
                  <v:textbox>
                    <w:txbxContent>
                      <w:p w14:paraId="6243657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v:textbox>
                </v:shape>
                <v:oval id="Oval 1739" o:spid="_x0000_s1630" style="position:absolute;left:4920;top:2379;width:1715;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">
                  <v:textbox>
                    <w:txbxContent>
                      <w:p w14:paraId="2AF9E321" w14:textId="77777777" w:rsidR="00BF7F3C" w:rsidRPr="00D960CE"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4F8B3EA1" w14:textId="77777777" w:rsidR="00BF7F3C" w:rsidRPr="00D960CE"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2BEE97EE" w14:textId="77777777" w:rsidR="00BF7F3C" w:rsidRPr="00D960CE"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3/4” to 1 1/2”</w:t>
                        </w:r>
                      </w:p>
                    </w:txbxContent>
                  </v:textbox>
                </v:oval>
                <v:shape id="AutoShape 1740" o:spid="_x0000_s1631" type="#_x0000_t32" style="position:absolute;left:5781;top:3312;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">
                  <v:stroke endarrow="block"/>
                </v:shape>
                <v:shape id="AutoShape 1741" o:spid="_x0000_s1632" type="#_x0000_t176" style="position:absolute;left:7813;top:3723;width:280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">
                  <v:textbox>
                    <w:txbxContent>
                      <w:p w14:paraId="7C259E62"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4A3A0D1D"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v:textbox>
                </v:shape>
                <v:shape id="AutoShape 1742" o:spid="_x0000_s1633" type="#_x0000_t32" style="position:absolute;left:7135;top:4235;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">
                  <v:stroke endarrow="block"/>
                </v:shape>
                <v:roundrect id="AutoShape 1743" o:spid="_x0000_s1634" style="position:absolute;left:4782;top:5250;width:201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">
                  <v:textbox>
                    <w:txbxContent>
                      <w:p w14:paraId="5255A62B"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3AD4AAFE"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v:textbox>
                </v:roundrect>
                <v:shape id="AutoShape 1744" o:spid="_x0000_s1635" type="#_x0000_t32" style="position:absolute;left:5781;top:4796;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">
                  <v:stroke endarrow="block"/>
                </v:shape>
                <v:shape id="AutoShape 1745" o:spid="_x0000_s1636" type="#_x0000_t32" style="position:absolute;left:6790;top:5552;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">
                  <v:stroke endarrow="block"/>
                </v:shape>
                <v:shape id="AutoShape 1746" o:spid="_x0000_s1637" type="#_x0000_t32" style="position:absolute;left:9091;top:5535;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">
                  <v:stroke endarrow="block"/>
                </v:shape>
                <v:shape id="AutoShape 1747" o:spid="_x0000_s1638" type="#_x0000_t32" style="position:absolute;left:5784;top:5803;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">
                  <v:stroke endarrow="block"/>
                </v:shape>
                <v:shape id="AutoShape 1748" o:spid="_x0000_s1639" type="#_x0000_t32" style="position:absolute;left:2497;top:5556;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">
                  <v:stroke endarrow="block"/>
                </v:shape>
                <v:shape id="AutoShape 1749" o:spid="_x0000_s1640" type="#_x0000_t32" style="position:absolute;left:2487;top:5556;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">
                  <v:stroke endarrow="block"/>
                </v:shape>
                <v:shape id="AutoShape 1750" o:spid="_x0000_s1641" type="#_x0000_t110" style="position:absolute;left:1552;top:6649;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">
                  <v:textbox>
                    <w:txbxContent>
                      <w:p w14:paraId="1573F2F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1C3BBA5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3A68EE6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275 psi</w:t>
                        </w:r>
                      </w:p>
                      <w:p w14:paraId="668DD75A" w14:textId="77777777" w:rsidR="00BF7F3C" w:rsidRPr="005D4A40" w:rsidRDefault="00BF7F3C" w:rsidP="007738DF">
                        <w:pPr>
                          <w:rPr>
                            <w:rFonts w:ascii="Calibri" w:hAnsi="Calibri"/>
                            <w:sz w:val="14"/>
                            <w:szCs w:val="14"/>
                          </w:rPr>
                        </w:pPr>
                      </w:p>
                    </w:txbxContent>
                  </v:textbox>
                </v:shape>
                <v:shape id="AutoShape 1751" o:spid="_x0000_s1642" type="#_x0000_t110" style="position:absolute;left:4919;top:9456;width:335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">
                  <v:textbox>
                    <w:txbxContent>
                      <w:p w14:paraId="06103E1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382AE45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60863A8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v:textbox>
                </v:shape>
                <v:oval id="Oval 1752" o:spid="_x0000_s1643" style="position:absolute;left:8805;top:9608;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">
                  <v:textbox>
                    <w:txbxContent>
                      <w:p w14:paraId="189437A6"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v:textbox>
                </v:oval>
                <v:rect id="Rectangle 1753" o:spid="_x0000_s1644" style="position:absolute;left:4670;top:11225;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">
                  <v:textbox>
                    <w:txbxContent>
                      <w:p w14:paraId="500484A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5861D48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3C2250E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v:textbox>
                </v:rect>
                <v:shape id="AutoShape 1754" o:spid="_x0000_s1645" type="#_x0000_t32" style="position:absolute;left:3434;top:7221;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">
                  <v:stroke endarrow="block"/>
                </v:shape>
                <v:shape id="AutoShape 1755" o:spid="_x0000_s1646" type="#_x0000_t32" style="position:absolute;left:6700;top:7215;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">
                  <v:stroke endarrow="block"/>
                </v:shape>
                <v:shape id="AutoShape 1756" o:spid="_x0000_s1647" type="#_x0000_t32" style="position:absolute;left:10035;top:7195;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">
                  <v:stroke endarrow="block"/>
                </v:shape>
                <v:shape id="AutoShape 1757" o:spid="_x0000_s1648" type="#_x0000_t32" style="position:absolute;left:10392;top:719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">
                  <v:stroke endarrow="block"/>
                </v:shape>
                <v:shape id="AutoShape 1758" o:spid="_x0000_s1649" type="#_x0000_t32" style="position:absolute;left:3789;top:9083;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">
                  <v:stroke endarrow="block"/>
                </v:shape>
                <v:shape id="AutoShape 1759" o:spid="_x0000_s1650" type="#_x0000_t32" style="position:absolute;left:6625;top:9083;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">
                  <v:stroke endarrow="block"/>
                </v:shape>
                <v:shape id="AutoShape 1760" o:spid="_x0000_s1651" type="#_x0000_t32" style="position:absolute;left:6605;top:10885;width:2;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">
                  <v:stroke endarrow="block"/>
                </v:shape>
                <v:shape id="AutoShape 1761" o:spid="_x0000_s1652" type="#_x0000_t32" style="position:absolute;left:8283;top:10159;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">
                  <v:stroke endarrow="block"/>
                </v:shape>
                <v:shape id="AutoShape 1762" o:spid="_x0000_s1653" type="#_x0000_t32" style="position:absolute;left:5777;top:7772;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">
                  <v:stroke endarrow="block"/>
                </v:shape>
                <v:shape id="AutoShape 1763" o:spid="_x0000_s1654" type="#_x0000_t32" style="position:absolute;left:2487;top:7786;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">
                  <v:stroke endarrow="block"/>
                </v:shape>
                <v:shape id="AutoShape 1764" o:spid="_x0000_s1655" type="#_x0000_t32" style="position:absolute;left:6607;top:9066;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">
                  <v:stroke endarrow="block"/>
                </v:shape>
                <v:shape id="Text Box 1765" o:spid="_x0000_s1656" type="#_x0000_t202" style="position:absolute;left:6719;top:3676;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" filled="f" stroked="f">
                  <v:textbox>
                    <w:txbxContent>
                      <w:p w14:paraId="3D41F224"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766" o:spid="_x0000_s1657" type="#_x0000_t202" style="position:absolute;left:5129;top:4581;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" filled="f" stroked="f">
                  <v:textbox>
                    <w:txbxContent>
                      <w:p w14:paraId="7A59295A"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v:textbox>
                </v:shape>
                <v:shape id="Text Box 1767" o:spid="_x0000_s1658" type="#_x0000_t202" style="position:absolute;left:5770;top:4581;width:2760;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" filled="f" stroked="f">
                  <v:textbox>
                    <w:txbxContent>
                      <w:p w14:paraId="5D8ABA25" w14:textId="77777777" w:rsidR="00BF7F3C" w:rsidRPr="005D4A40" w:rsidRDefault="00BF7F3C" w:rsidP="007738DF">
                        <w:pPr>
                          <w:tabs>
                            <w:tab w:val="left" w:pos="3015"/>
                          </w:tabs>
                          <w:ind w:left="0"/>
                          <w:rPr>
                            <w:rFonts w:ascii="Calibri" w:hAnsi="Calibri"/>
                            <w:color w:val="auto"/>
                            <w:sz w:val="14"/>
                            <w:szCs w:val="14"/>
                            <w:lang w:val="en-GB"/>
                          </w:rPr>
                        </w:pPr>
                        <w:r w:rsidRPr="005D4A40">
                          <w:rPr>
                            <w:rFonts w:ascii="Calibri" w:hAnsi="Calibri"/>
                            <w:color w:val="auto"/>
                            <w:sz w:val="14"/>
                            <w:szCs w:val="14"/>
                            <w:lang w:val="en-GB"/>
                          </w:rPr>
                          <w:t>(Rising stem &amp; Rising Handwheel)</w:t>
                        </w:r>
                      </w:p>
                      <w:p w14:paraId="2E13FA0E" w14:textId="77777777" w:rsidR="00BF7F3C" w:rsidRPr="00BC5688" w:rsidRDefault="00BF7F3C" w:rsidP="007738DF">
                        <w:pPr>
                          <w:ind w:left="0"/>
                          <w:jc w:val="center"/>
                          <w:rPr>
                            <w:sz w:val="14"/>
                            <w:szCs w:val="14"/>
                          </w:rPr>
                        </w:pPr>
                      </w:p>
                    </w:txbxContent>
                  </v:textbox>
                </v:shape>
                <v:shape id="Text Box 1768" o:spid="_x0000_s1659" type="#_x0000_t202" style="position:absolute;left:3378;top:5298;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" filled="f" stroked="f">
                  <v:textbox>
                    <w:txbxContent>
                      <w:p w14:paraId="17F72A5D"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lang w:val="en-GB"/>
                          </w:rPr>
                          <w:t>Finishing Liquid</w:t>
                        </w:r>
                      </w:p>
                      <w:p w14:paraId="0020E783"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lang w:val="en-GB"/>
                          </w:rPr>
                          <w:t>Service</w:t>
                        </w:r>
                      </w:p>
                      <w:p w14:paraId="095E4923" w14:textId="77777777" w:rsidR="00BF7F3C" w:rsidRPr="005D4A40" w:rsidRDefault="00BF7F3C" w:rsidP="007738DF">
                        <w:pPr>
                          <w:spacing w:before="0"/>
                          <w:ind w:left="0"/>
                          <w:rPr>
                            <w:rFonts w:ascii="Calibri" w:hAnsi="Calibri"/>
                            <w:sz w:val="14"/>
                            <w:szCs w:val="14"/>
                          </w:rPr>
                        </w:pPr>
                      </w:p>
                    </w:txbxContent>
                  </v:textbox>
                </v:shape>
                <v:shape id="Text Box 1769" o:spid="_x0000_s1660" type="#_x0000_t202" style="position:absolute;left:6756;top:5284;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" filled="f" stroked="f">
                  <v:textbox>
                    <w:txbxContent>
                      <w:p w14:paraId="0718825F"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lang w:val="en-GB"/>
                          </w:rPr>
                          <w:t>Vapor / Gas</w:t>
                        </w:r>
                      </w:p>
                      <w:p w14:paraId="524E37A7"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lang w:val="en-GB"/>
                          </w:rPr>
                          <w:t>Service</w:t>
                        </w:r>
                      </w:p>
                      <w:p w14:paraId="1DB9E880" w14:textId="77777777" w:rsidR="00BF7F3C" w:rsidRPr="005D4A40" w:rsidRDefault="00BF7F3C" w:rsidP="007738DF">
                        <w:pPr>
                          <w:spacing w:before="0"/>
                          <w:ind w:left="0"/>
                          <w:rPr>
                            <w:rFonts w:ascii="Calibri" w:hAnsi="Calibri"/>
                            <w:sz w:val="14"/>
                            <w:szCs w:val="14"/>
                          </w:rPr>
                        </w:pPr>
                      </w:p>
                    </w:txbxContent>
                  </v:textbox>
                </v:shape>
                <v:shape id="Text Box 1770" o:spid="_x0000_s1661" type="#_x0000_t202" style="position:absolute;left:4781;top:5893;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" filled="f" stroked="f">
                  <v:textbox>
                    <w:txbxContent>
                      <w:p w14:paraId="62BF32B8"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lang w:val="en-GB"/>
                          </w:rPr>
                          <w:t>Non Flashing Liquid</w:t>
                        </w:r>
                      </w:p>
                      <w:p w14:paraId="5C09B388"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lang w:val="en-GB"/>
                          </w:rPr>
                          <w:t>Service</w:t>
                        </w:r>
                      </w:p>
                      <w:p w14:paraId="7B394517" w14:textId="77777777" w:rsidR="00BF7F3C" w:rsidRPr="005D4A40" w:rsidRDefault="00BF7F3C" w:rsidP="007738DF">
                        <w:pPr>
                          <w:shd w:val="clear" w:color="auto" w:fill="FFFFFF"/>
                          <w:spacing w:before="0"/>
                          <w:ind w:left="0"/>
                          <w:rPr>
                            <w:rFonts w:ascii="Calibri" w:hAnsi="Calibri"/>
                            <w:sz w:val="14"/>
                            <w:szCs w:val="14"/>
                          </w:rPr>
                        </w:pPr>
                      </w:p>
                    </w:txbxContent>
                  </v:textbox>
                </v:shape>
                <v:shape id="Text Box 1771" o:spid="_x0000_s1662" type="#_x0000_t202" style="position:absolute;left:9768;top:665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" filled="f" stroked="f">
                  <v:textbox>
                    <w:txbxContent>
                      <w:p w14:paraId="6226CB2F"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772" o:spid="_x0000_s1663" type="#_x0000_t202" style="position:absolute;left:6358;top:662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" filled="f" stroked="f">
                  <v:textbox>
                    <w:txbxContent>
                      <w:p w14:paraId="0EFAB528"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773" o:spid="_x0000_s1664" type="#_x0000_t202" style="position:absolute;left:3172;top:665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" filled="f" stroked="f">
                  <v:textbox>
                    <w:txbxContent>
                      <w:p w14:paraId="1E0D3645"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774" o:spid="_x0000_s1665" type="#_x0000_t176" style="position:absolute;left:1391;top:8195;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">
                  <v:textbox>
                    <w:txbxContent>
                      <w:p w14:paraId="03A3B25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9FE6F9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710B59C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5B801F67" w14:textId="77777777" w:rsidR="00BF7F3C" w:rsidRPr="005D4A40" w:rsidRDefault="00BF7F3C" w:rsidP="007738DF">
                        <w:pPr>
                          <w:spacing w:before="0" w:line="240" w:lineRule="auto"/>
                          <w:ind w:left="0"/>
                          <w:rPr>
                            <w:rFonts w:ascii="Calibri" w:hAnsi="Calibri"/>
                            <w:sz w:val="14"/>
                            <w:szCs w:val="14"/>
                          </w:rPr>
                        </w:pPr>
                      </w:p>
                    </w:txbxContent>
                  </v:textbox>
                </v:shape>
                <v:shape id="Text Box 1775" o:spid="_x0000_s1666" type="#_x0000_t202" style="position:absolute;left:8334;top:7517;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" filled="f" stroked="f">
                  <v:textbox>
                    <w:txbxContent>
                      <w:p w14:paraId="37AB8645"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v:textbox>
                </v:shape>
                <v:shape id="Text Box 1776" o:spid="_x0000_s1667" type="#_x0000_t202" style="position:absolute;left:5052;top:7517;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" filled="f" stroked="f">
                  <v:textbox>
                    <w:txbxContent>
                      <w:p w14:paraId="32AA1ABC"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v:textbox>
                </v:shape>
                <v:shape id="Text Box 1777" o:spid="_x0000_s1668" type="#_x0000_t202" style="position:absolute;left:1762;top:754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" filled="f" stroked="f">
                  <v:textbox>
                    <w:txbxContent>
                      <w:p w14:paraId="500E45DF"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v:textbox>
                </v:shape>
                <v:shape id="Text Box 1778" o:spid="_x0000_s1669" type="#_x0000_t202" style="position:absolute;left:7997;top:9558;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" filled="f" stroked="f">
                  <v:textbox>
                    <w:txbxContent>
                      <w:p w14:paraId="3AFC7E0E"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lang w:val="en-GB"/>
                          </w:rPr>
                          <w:t>YES</w:t>
                        </w:r>
                      </w:p>
                    </w:txbxContent>
                  </v:textbox>
                </v:shape>
                <v:shape id="Text Box 1779" o:spid="_x0000_s1670" type="#_x0000_t202" style="position:absolute;left:6700;top:10598;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" filled="f" stroked="f">
                  <v:textbox>
                    <w:txbxContent>
                      <w:p w14:paraId="604B4AB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780" o:spid="_x0000_s1671" type="#_x0000_t110" style="position:absolute;left:4837;top:6635;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">
                  <v:textbox>
                    <w:txbxContent>
                      <w:p w14:paraId="7CA6D2C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26F2308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343CA97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300 psi</w:t>
                        </w:r>
                      </w:p>
                      <w:p w14:paraId="163D64AA" w14:textId="77777777" w:rsidR="00BF7F3C" w:rsidRPr="005D4A40" w:rsidRDefault="00BF7F3C" w:rsidP="007738DF">
                        <w:pPr>
                          <w:rPr>
                            <w:rFonts w:ascii="Calibri" w:hAnsi="Calibri"/>
                            <w:sz w:val="14"/>
                            <w:szCs w:val="14"/>
                          </w:rPr>
                        </w:pPr>
                      </w:p>
                    </w:txbxContent>
                  </v:textbox>
                </v:shape>
                <v:shape id="AutoShape 1781" o:spid="_x0000_s1672" type="#_x0000_t110" style="position:absolute;left:8153;top:6635;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">
                  <v:textbox>
                    <w:txbxContent>
                      <w:p w14:paraId="0AEB46F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7F0E454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61847C9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350 psi</w:t>
                        </w:r>
                      </w:p>
                      <w:p w14:paraId="32ABEDD8" w14:textId="77777777" w:rsidR="00BF7F3C" w:rsidRPr="005D4A40" w:rsidRDefault="00BF7F3C" w:rsidP="007738DF">
                        <w:pPr>
                          <w:rPr>
                            <w:rFonts w:ascii="Calibri" w:hAnsi="Calibri"/>
                            <w:sz w:val="14"/>
                            <w:szCs w:val="14"/>
                          </w:rPr>
                        </w:pPr>
                      </w:p>
                    </w:txbxContent>
                  </v:textbox>
                </v:shape>
                <v:shape id="AutoShape 1782" o:spid="_x0000_s1673" type="#_x0000_t176" style="position:absolute;left:4683;top:8212;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">
                  <v:textbox>
                    <w:txbxContent>
                      <w:p w14:paraId="366DE7A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15DCF6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76EBAB4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4A1636A8" w14:textId="77777777" w:rsidR="00BF7F3C" w:rsidRPr="005D4A40" w:rsidRDefault="00BF7F3C" w:rsidP="007738DF">
                        <w:pPr>
                          <w:spacing w:before="0" w:line="240" w:lineRule="auto"/>
                          <w:ind w:left="0"/>
                          <w:rPr>
                            <w:rFonts w:ascii="Calibri" w:hAnsi="Calibri"/>
                            <w:sz w:val="14"/>
                            <w:szCs w:val="14"/>
                          </w:rPr>
                        </w:pPr>
                      </w:p>
                    </w:txbxContent>
                  </v:textbox>
                </v:shape>
                <v:shape id="AutoShape 1783" o:spid="_x0000_s1674" type="#_x0000_t176" style="position:absolute;left:8006;top:8229;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">
                  <v:textbox>
                    <w:txbxContent>
                      <w:p w14:paraId="75C3EC9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78594A9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148F003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4D08CA00" w14:textId="77777777" w:rsidR="00BF7F3C" w:rsidRPr="005D4A40" w:rsidRDefault="00BF7F3C" w:rsidP="007738DF">
                        <w:pPr>
                          <w:spacing w:before="0" w:line="240" w:lineRule="auto"/>
                          <w:ind w:left="0"/>
                          <w:rPr>
                            <w:rFonts w:ascii="Calibri" w:hAnsi="Calibri"/>
                            <w:sz w:val="14"/>
                            <w:szCs w:val="14"/>
                          </w:rPr>
                        </w:pPr>
                      </w:p>
                    </w:txbxContent>
                  </v:textbox>
                </v:shape>
                <v:shape id="AutoShape 1784" o:spid="_x0000_s1675" type="#_x0000_t32" style="position:absolute;left:9088;top:7787;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">
                  <v:stroke endarrow="block"/>
                </v:shape>
              </v:group>
            </w:pict>
          </mc:Fallback>
        </mc:AlternateContent>
      </w:r>
    </w:p>
    <w:p w14:paraId="4E4803B0" w14:textId="77777777" w:rsidR="007738DF" w:rsidRDefault="007738DF" w:rsidP="007738DF">
      <w:pPr>
        <w:spacing w:before="0"/>
        <w:ind w:left="0"/>
        <w:rPr>
          <w:rFonts w:ascii="Calibri" w:hAnsi="Calibri"/>
          <w:sz w:val="14"/>
          <w:szCs w:val="14"/>
          <w:lang w:val="en-GB"/>
        </w:rPr>
      </w:pPr>
    </w:p>
    <w:p w14:paraId="3BC24E28" w14:textId="77777777" w:rsidR="007738DF" w:rsidRDefault="007738DF" w:rsidP="007738DF">
      <w:pPr>
        <w:spacing w:before="0"/>
        <w:ind w:left="0"/>
        <w:rPr>
          <w:rFonts w:ascii="Calibri" w:hAnsi="Calibri"/>
          <w:sz w:val="14"/>
          <w:szCs w:val="14"/>
          <w:lang w:val="en-GB"/>
        </w:rPr>
      </w:pPr>
    </w:p>
    <w:p w14:paraId="283D187E" w14:textId="77777777" w:rsidR="007738DF" w:rsidRDefault="007738DF" w:rsidP="007738DF">
      <w:pPr>
        <w:spacing w:before="0"/>
        <w:ind w:left="0"/>
        <w:rPr>
          <w:rFonts w:ascii="Calibri" w:hAnsi="Calibri"/>
          <w:sz w:val="14"/>
          <w:szCs w:val="14"/>
          <w:lang w:val="en-GB"/>
        </w:rPr>
      </w:pPr>
    </w:p>
    <w:p w14:paraId="4AE169F2" w14:textId="77777777" w:rsidR="007738DF" w:rsidRDefault="007738DF" w:rsidP="007738DF">
      <w:pPr>
        <w:spacing w:before="0"/>
        <w:ind w:left="0"/>
        <w:rPr>
          <w:rFonts w:ascii="Calibri" w:hAnsi="Calibri"/>
          <w:sz w:val="14"/>
          <w:szCs w:val="14"/>
          <w:lang w:val="en-GB"/>
        </w:rPr>
      </w:pPr>
    </w:p>
    <w:p w14:paraId="44AA5064" w14:textId="77777777" w:rsidR="007738DF" w:rsidRDefault="007738DF" w:rsidP="007738DF">
      <w:pPr>
        <w:spacing w:before="0"/>
        <w:ind w:left="0"/>
        <w:rPr>
          <w:rFonts w:ascii="Calibri" w:hAnsi="Calibri"/>
          <w:sz w:val="14"/>
          <w:szCs w:val="14"/>
          <w:lang w:val="en-GB"/>
        </w:rPr>
      </w:pPr>
    </w:p>
    <w:p w14:paraId="54DAE03F" w14:textId="77777777" w:rsidR="007738DF" w:rsidRDefault="007738DF" w:rsidP="007738DF">
      <w:pPr>
        <w:spacing w:before="0"/>
        <w:ind w:left="0"/>
        <w:rPr>
          <w:rFonts w:ascii="Calibri" w:hAnsi="Calibri"/>
          <w:sz w:val="14"/>
          <w:szCs w:val="14"/>
          <w:lang w:val="en-GB"/>
        </w:rPr>
      </w:pPr>
    </w:p>
    <w:p w14:paraId="6BD9BB82" w14:textId="77777777" w:rsidR="007738DF" w:rsidRDefault="007738DF" w:rsidP="007738DF">
      <w:pPr>
        <w:spacing w:before="0"/>
        <w:ind w:left="0"/>
        <w:rPr>
          <w:rFonts w:ascii="Calibri" w:hAnsi="Calibri"/>
          <w:sz w:val="14"/>
          <w:szCs w:val="14"/>
          <w:lang w:val="en-GB"/>
        </w:rPr>
      </w:pPr>
    </w:p>
    <w:p w14:paraId="1AFB5647" w14:textId="77777777" w:rsidR="007738DF" w:rsidRDefault="007738DF" w:rsidP="007738DF">
      <w:pPr>
        <w:spacing w:before="0"/>
        <w:ind w:left="0"/>
        <w:rPr>
          <w:rFonts w:ascii="Calibri" w:hAnsi="Calibri"/>
          <w:sz w:val="14"/>
          <w:szCs w:val="14"/>
          <w:lang w:val="en-GB"/>
        </w:rPr>
      </w:pPr>
    </w:p>
    <w:p w14:paraId="37299292" w14:textId="77777777" w:rsidR="007738DF" w:rsidRDefault="007738DF" w:rsidP="007738DF">
      <w:pPr>
        <w:spacing w:before="0"/>
        <w:ind w:left="0"/>
        <w:rPr>
          <w:rFonts w:ascii="Calibri" w:hAnsi="Calibri"/>
          <w:sz w:val="14"/>
          <w:szCs w:val="14"/>
          <w:lang w:val="en-GB"/>
        </w:rPr>
      </w:pPr>
    </w:p>
    <w:p w14:paraId="50E8CE65" w14:textId="77777777" w:rsidR="007738DF" w:rsidRDefault="007738DF" w:rsidP="007738DF">
      <w:pPr>
        <w:spacing w:before="0"/>
        <w:ind w:left="0"/>
        <w:rPr>
          <w:rFonts w:ascii="Calibri" w:hAnsi="Calibri"/>
          <w:sz w:val="14"/>
          <w:szCs w:val="14"/>
          <w:lang w:val="en-GB"/>
        </w:rPr>
      </w:pPr>
    </w:p>
    <w:p w14:paraId="0E42CCFD" w14:textId="77777777" w:rsidR="007738DF" w:rsidRDefault="007738DF" w:rsidP="007738DF">
      <w:pPr>
        <w:spacing w:before="0"/>
        <w:ind w:left="0"/>
        <w:rPr>
          <w:rFonts w:ascii="Calibri" w:hAnsi="Calibri"/>
          <w:sz w:val="14"/>
          <w:szCs w:val="14"/>
          <w:lang w:val="en-GB"/>
        </w:rPr>
      </w:pPr>
    </w:p>
    <w:p w14:paraId="33BEC6A6" w14:textId="77777777" w:rsidR="007738DF" w:rsidRDefault="007738DF" w:rsidP="007738DF">
      <w:pPr>
        <w:spacing w:before="0"/>
        <w:ind w:left="0"/>
        <w:rPr>
          <w:rFonts w:ascii="Calibri" w:hAnsi="Calibri"/>
          <w:sz w:val="14"/>
          <w:szCs w:val="14"/>
          <w:lang w:val="en-GB"/>
        </w:rPr>
      </w:pPr>
    </w:p>
    <w:p w14:paraId="38D7A5BF" w14:textId="77777777" w:rsidR="007738DF" w:rsidRDefault="007738DF" w:rsidP="007738DF">
      <w:pPr>
        <w:spacing w:before="0"/>
        <w:ind w:left="0"/>
        <w:rPr>
          <w:rFonts w:ascii="Calibri" w:hAnsi="Calibri"/>
          <w:sz w:val="14"/>
          <w:szCs w:val="14"/>
          <w:lang w:val="en-GB"/>
        </w:rPr>
      </w:pPr>
    </w:p>
    <w:p w14:paraId="43FE6940" w14:textId="77777777" w:rsidR="007738DF" w:rsidRDefault="007738DF" w:rsidP="007738DF">
      <w:pPr>
        <w:spacing w:before="0"/>
        <w:ind w:left="0"/>
        <w:rPr>
          <w:rFonts w:ascii="Calibri" w:hAnsi="Calibri"/>
          <w:sz w:val="14"/>
          <w:szCs w:val="14"/>
          <w:lang w:val="en-GB"/>
        </w:rPr>
      </w:pPr>
    </w:p>
    <w:p w14:paraId="1218A66D" w14:textId="77777777" w:rsidR="007738DF" w:rsidRDefault="007738DF" w:rsidP="007738DF">
      <w:pPr>
        <w:spacing w:before="0"/>
        <w:ind w:left="0"/>
        <w:rPr>
          <w:rFonts w:ascii="Calibri" w:hAnsi="Calibri"/>
          <w:sz w:val="14"/>
          <w:szCs w:val="14"/>
          <w:lang w:val="en-GB"/>
        </w:rPr>
      </w:pPr>
    </w:p>
    <w:p w14:paraId="56B565D5" w14:textId="77777777" w:rsidR="007738DF" w:rsidRDefault="007738DF" w:rsidP="007738DF">
      <w:pPr>
        <w:spacing w:before="0"/>
        <w:ind w:left="0"/>
        <w:rPr>
          <w:rFonts w:ascii="Calibri" w:hAnsi="Calibri"/>
          <w:sz w:val="14"/>
          <w:szCs w:val="14"/>
          <w:lang w:val="en-GB"/>
        </w:rPr>
      </w:pPr>
    </w:p>
    <w:p w14:paraId="08108C1A" w14:textId="77777777" w:rsidR="007738DF" w:rsidRDefault="007738DF" w:rsidP="007738DF">
      <w:pPr>
        <w:spacing w:before="0"/>
        <w:ind w:left="0"/>
        <w:rPr>
          <w:rFonts w:ascii="Calibri" w:hAnsi="Calibri"/>
          <w:sz w:val="14"/>
          <w:szCs w:val="14"/>
          <w:lang w:val="en-GB"/>
        </w:rPr>
      </w:pPr>
    </w:p>
    <w:p w14:paraId="7DDB6E40" w14:textId="77777777" w:rsidR="007738DF" w:rsidRDefault="007738DF" w:rsidP="007738DF">
      <w:pPr>
        <w:spacing w:before="0"/>
        <w:ind w:left="0"/>
        <w:rPr>
          <w:rFonts w:ascii="Calibri" w:hAnsi="Calibri"/>
          <w:sz w:val="14"/>
          <w:szCs w:val="14"/>
          <w:lang w:val="en-GB"/>
        </w:rPr>
      </w:pPr>
    </w:p>
    <w:p w14:paraId="66217EEA" w14:textId="77777777" w:rsidR="007738DF" w:rsidRDefault="007738DF" w:rsidP="007738DF">
      <w:pPr>
        <w:spacing w:before="0"/>
        <w:ind w:left="0"/>
        <w:rPr>
          <w:rFonts w:ascii="Calibri" w:hAnsi="Calibri"/>
          <w:sz w:val="14"/>
          <w:szCs w:val="14"/>
          <w:lang w:val="en-GB"/>
        </w:rPr>
      </w:pPr>
    </w:p>
    <w:p w14:paraId="2E0EC5FA" w14:textId="77777777" w:rsidR="007738DF" w:rsidRDefault="007738DF" w:rsidP="007738DF">
      <w:pPr>
        <w:spacing w:before="0"/>
        <w:ind w:left="0"/>
        <w:rPr>
          <w:rFonts w:ascii="Calibri" w:hAnsi="Calibri"/>
          <w:sz w:val="14"/>
          <w:szCs w:val="14"/>
          <w:lang w:val="en-GB"/>
        </w:rPr>
      </w:pPr>
    </w:p>
    <w:p w14:paraId="07CDE20A" w14:textId="77777777" w:rsidR="007738DF" w:rsidRDefault="007738DF" w:rsidP="007738DF">
      <w:pPr>
        <w:spacing w:before="0"/>
        <w:ind w:left="0"/>
        <w:rPr>
          <w:rFonts w:ascii="Calibri" w:hAnsi="Calibri"/>
          <w:sz w:val="14"/>
          <w:szCs w:val="14"/>
          <w:lang w:val="en-GB"/>
        </w:rPr>
      </w:pPr>
    </w:p>
    <w:p w14:paraId="0065416D" w14:textId="77777777" w:rsidR="007738DF" w:rsidRDefault="007738DF" w:rsidP="007738DF">
      <w:pPr>
        <w:spacing w:before="0"/>
        <w:ind w:left="0"/>
        <w:rPr>
          <w:rFonts w:ascii="Calibri" w:hAnsi="Calibri"/>
          <w:sz w:val="14"/>
          <w:szCs w:val="14"/>
          <w:lang w:val="en-GB"/>
        </w:rPr>
      </w:pPr>
    </w:p>
    <w:p w14:paraId="478B9105" w14:textId="77777777" w:rsidR="007738DF" w:rsidRDefault="007738DF" w:rsidP="007738DF">
      <w:pPr>
        <w:spacing w:before="0"/>
        <w:ind w:left="0"/>
        <w:rPr>
          <w:rFonts w:ascii="Calibri" w:hAnsi="Calibri"/>
          <w:sz w:val="14"/>
          <w:szCs w:val="14"/>
          <w:lang w:val="en-GB"/>
        </w:rPr>
      </w:pPr>
    </w:p>
    <w:p w14:paraId="50473CEA" w14:textId="77777777" w:rsidR="007738DF" w:rsidRDefault="007738DF" w:rsidP="007738DF">
      <w:pPr>
        <w:spacing w:before="0"/>
        <w:ind w:left="0"/>
        <w:rPr>
          <w:rFonts w:ascii="Calibri" w:hAnsi="Calibri"/>
          <w:sz w:val="14"/>
          <w:szCs w:val="14"/>
          <w:lang w:val="en-GB"/>
        </w:rPr>
      </w:pPr>
    </w:p>
    <w:p w14:paraId="57F8CBE7" w14:textId="77777777" w:rsidR="007738DF" w:rsidRDefault="007738DF" w:rsidP="007738DF">
      <w:pPr>
        <w:spacing w:before="0"/>
        <w:ind w:left="0"/>
        <w:rPr>
          <w:rFonts w:ascii="Calibri" w:hAnsi="Calibri"/>
          <w:sz w:val="14"/>
          <w:szCs w:val="14"/>
          <w:lang w:val="en-GB"/>
        </w:rPr>
      </w:pPr>
    </w:p>
    <w:p w14:paraId="7EB33029" w14:textId="77777777" w:rsidR="007738DF" w:rsidRDefault="007738DF" w:rsidP="007738DF">
      <w:pPr>
        <w:spacing w:before="0"/>
        <w:ind w:left="0"/>
        <w:rPr>
          <w:rFonts w:ascii="Calibri" w:hAnsi="Calibri"/>
          <w:sz w:val="14"/>
          <w:szCs w:val="14"/>
          <w:lang w:val="en-GB"/>
        </w:rPr>
      </w:pPr>
    </w:p>
    <w:p w14:paraId="3B4B8D88" w14:textId="77777777" w:rsidR="007738DF" w:rsidRDefault="007738DF" w:rsidP="007738DF">
      <w:pPr>
        <w:spacing w:before="0"/>
        <w:ind w:left="0"/>
        <w:rPr>
          <w:rFonts w:ascii="Calibri" w:hAnsi="Calibri"/>
          <w:sz w:val="14"/>
          <w:szCs w:val="14"/>
          <w:lang w:val="en-GB"/>
        </w:rPr>
      </w:pPr>
    </w:p>
    <w:p w14:paraId="5C815EF7" w14:textId="77777777" w:rsidR="007738DF" w:rsidRDefault="007738DF" w:rsidP="007738DF">
      <w:pPr>
        <w:spacing w:before="0"/>
        <w:ind w:left="0"/>
        <w:rPr>
          <w:rFonts w:ascii="Calibri" w:hAnsi="Calibri"/>
          <w:sz w:val="14"/>
          <w:szCs w:val="14"/>
          <w:lang w:val="en-GB"/>
        </w:rPr>
      </w:pPr>
    </w:p>
    <w:p w14:paraId="6A250B49" w14:textId="77777777" w:rsidR="007738DF" w:rsidRDefault="007738DF" w:rsidP="007738DF">
      <w:pPr>
        <w:spacing w:before="0"/>
        <w:ind w:left="0"/>
        <w:rPr>
          <w:rFonts w:ascii="Calibri" w:hAnsi="Calibri"/>
          <w:sz w:val="14"/>
          <w:szCs w:val="14"/>
          <w:lang w:val="en-GB"/>
        </w:rPr>
      </w:pPr>
    </w:p>
    <w:p w14:paraId="2A2EDC64" w14:textId="77777777" w:rsidR="007738DF" w:rsidRDefault="007738DF" w:rsidP="007738DF">
      <w:pPr>
        <w:spacing w:before="0"/>
        <w:ind w:left="0"/>
        <w:rPr>
          <w:rFonts w:ascii="Calibri" w:hAnsi="Calibri"/>
          <w:sz w:val="14"/>
          <w:szCs w:val="14"/>
          <w:lang w:val="en-GB"/>
        </w:rPr>
      </w:pPr>
    </w:p>
    <w:p w14:paraId="62C9BF3E" w14:textId="77777777" w:rsidR="007738DF" w:rsidRDefault="007738DF" w:rsidP="007738DF">
      <w:pPr>
        <w:spacing w:before="0"/>
        <w:ind w:left="0"/>
        <w:rPr>
          <w:rFonts w:ascii="Calibri" w:hAnsi="Calibri"/>
          <w:sz w:val="14"/>
          <w:szCs w:val="14"/>
          <w:lang w:val="en-GB"/>
        </w:rPr>
      </w:pPr>
    </w:p>
    <w:p w14:paraId="70BAA256" w14:textId="77777777" w:rsidR="007738DF" w:rsidRDefault="007738DF" w:rsidP="007738DF">
      <w:pPr>
        <w:spacing w:before="0"/>
        <w:ind w:left="0"/>
        <w:rPr>
          <w:rFonts w:ascii="Calibri" w:hAnsi="Calibri"/>
          <w:sz w:val="14"/>
          <w:szCs w:val="14"/>
          <w:lang w:val="en-GB"/>
        </w:rPr>
      </w:pPr>
    </w:p>
    <w:p w14:paraId="42F29DE6" w14:textId="77777777" w:rsidR="007738DF" w:rsidRDefault="007738DF" w:rsidP="007738DF">
      <w:pPr>
        <w:spacing w:before="0"/>
        <w:ind w:left="0"/>
        <w:rPr>
          <w:rFonts w:ascii="Calibri" w:hAnsi="Calibri"/>
          <w:sz w:val="14"/>
          <w:szCs w:val="14"/>
          <w:lang w:val="en-GB"/>
        </w:rPr>
      </w:pPr>
    </w:p>
    <w:p w14:paraId="70A066AE" w14:textId="77777777" w:rsidR="007738DF" w:rsidRDefault="007738DF" w:rsidP="007738DF">
      <w:pPr>
        <w:spacing w:before="0"/>
        <w:ind w:left="0"/>
        <w:rPr>
          <w:rFonts w:ascii="Calibri" w:hAnsi="Calibri"/>
          <w:sz w:val="14"/>
          <w:szCs w:val="14"/>
          <w:lang w:val="en-GB"/>
        </w:rPr>
      </w:pPr>
    </w:p>
    <w:p w14:paraId="54901127" w14:textId="77777777" w:rsidR="007738DF" w:rsidRDefault="007738DF" w:rsidP="007738DF">
      <w:pPr>
        <w:spacing w:before="0"/>
        <w:ind w:left="0"/>
        <w:rPr>
          <w:rFonts w:ascii="Calibri" w:hAnsi="Calibri"/>
          <w:sz w:val="14"/>
          <w:szCs w:val="14"/>
          <w:lang w:val="en-GB"/>
        </w:rPr>
      </w:pPr>
    </w:p>
    <w:p w14:paraId="35EEED65" w14:textId="77777777" w:rsidR="007738DF" w:rsidRDefault="007738DF" w:rsidP="007738DF">
      <w:pPr>
        <w:spacing w:before="0"/>
        <w:ind w:left="0"/>
        <w:rPr>
          <w:rFonts w:ascii="Calibri" w:hAnsi="Calibri"/>
          <w:sz w:val="14"/>
          <w:szCs w:val="14"/>
          <w:lang w:val="en-GB"/>
        </w:rPr>
      </w:pPr>
    </w:p>
    <w:p w14:paraId="2A160892" w14:textId="77777777" w:rsidR="007738DF" w:rsidRDefault="007738DF" w:rsidP="007738DF">
      <w:pPr>
        <w:spacing w:before="0"/>
        <w:ind w:left="0"/>
        <w:rPr>
          <w:rFonts w:ascii="Calibri" w:hAnsi="Calibri"/>
          <w:sz w:val="14"/>
          <w:szCs w:val="14"/>
          <w:lang w:val="en-GB"/>
        </w:rPr>
      </w:pPr>
      <w:r w:rsidRPr="00772A00">
        <w:rPr>
          <w:rFonts w:ascii="Calibri" w:hAnsi="Calibri"/>
          <w:sz w:val="14"/>
          <w:szCs w:val="14"/>
          <w:lang w:val="en-GB"/>
        </w:rPr>
        <w:t>Notes:</w:t>
      </w:r>
    </w:p>
    <w:p w14:paraId="2A538A74" w14:textId="77777777" w:rsidR="007738DF" w:rsidRPr="00772A00" w:rsidRDefault="007738DF" w:rsidP="007738DF">
      <w:pPr>
        <w:pStyle w:val="ListParagraph"/>
        <w:numPr>
          <w:ilvl w:val="0"/>
          <w:numId w:val="59"/>
        </w:numPr>
        <w:spacing w:after="0" w:line="240" w:lineRule="auto"/>
        <w:rPr>
          <w:rFonts w:ascii="Calibri" w:hAnsi="Calibri"/>
          <w:sz w:val="14"/>
          <w:szCs w:val="14"/>
        </w:rPr>
      </w:pPr>
      <w:r w:rsidRPr="00772A00">
        <w:rPr>
          <w:rFonts w:ascii="Calibri" w:hAnsi="Calibri"/>
          <w:sz w:val="14"/>
          <w:szCs w:val="14"/>
        </w:rPr>
        <w:t>This general rule of thumb is to limit the maximum differential pressure for globe valves with unguided swivel discs.</w:t>
      </w:r>
    </w:p>
    <w:p w14:paraId="61F34D92" w14:textId="77777777" w:rsidR="007738DF" w:rsidRPr="00772A00" w:rsidRDefault="007738DF" w:rsidP="007738DF">
      <w:pPr>
        <w:pStyle w:val="ListParagraph"/>
        <w:numPr>
          <w:ilvl w:val="0"/>
          <w:numId w:val="59"/>
        </w:numPr>
        <w:spacing w:after="0" w:line="240" w:lineRule="auto"/>
        <w:rPr>
          <w:rFonts w:ascii="Calibri" w:hAnsi="Calibri"/>
          <w:sz w:val="14"/>
          <w:szCs w:val="14"/>
        </w:rPr>
      </w:pPr>
      <w:r w:rsidRPr="00772A00">
        <w:rPr>
          <w:rFonts w:ascii="Calibri" w:hAnsi="Calibri"/>
          <w:sz w:val="14"/>
          <w:szCs w:val="14"/>
        </w:rPr>
        <w:t xml:space="preserve">T-Pattern globe valves generally have unguided swivel discs in the lower pressure </w:t>
      </w:r>
      <w:r w:rsidRPr="00772A00">
        <w:rPr>
          <w:rFonts w:ascii="Calibri" w:hAnsi="Calibri"/>
          <w:color w:val="000000"/>
          <w:sz w:val="14"/>
          <w:szCs w:val="14"/>
        </w:rPr>
        <w:t>classes of class</w:t>
      </w:r>
      <w:r w:rsidRPr="00772A00">
        <w:rPr>
          <w:rFonts w:ascii="Calibri" w:hAnsi="Calibri"/>
          <w:sz w:val="14"/>
          <w:szCs w:val="14"/>
        </w:rPr>
        <w:t xml:space="preserve"> 150,300 and 600.  Starting at class 600 for some manufacturers and class 900 and higher for most manufacturers, the discs are single guided in a cage body design.</w:t>
      </w:r>
    </w:p>
    <w:p w14:paraId="4DF3B42D" w14:textId="77777777" w:rsidR="007738DF" w:rsidRPr="00772A00" w:rsidRDefault="007738DF" w:rsidP="007738DF">
      <w:pPr>
        <w:pStyle w:val="ListParagraph"/>
        <w:numPr>
          <w:ilvl w:val="0"/>
          <w:numId w:val="59"/>
        </w:numPr>
        <w:spacing w:after="0" w:line="240" w:lineRule="auto"/>
        <w:rPr>
          <w:rFonts w:ascii="Calibri" w:hAnsi="Calibri"/>
          <w:sz w:val="14"/>
          <w:szCs w:val="14"/>
        </w:rPr>
      </w:pPr>
      <w:r w:rsidRPr="00772A00">
        <w:rPr>
          <w:rFonts w:ascii="Calibri" w:hAnsi="Calibri"/>
          <w:sz w:val="14"/>
          <w:szCs w:val="14"/>
        </w:rPr>
        <w:t>A general warning on T-Pattern globe valve designs when applying to throttling service.  Most globe valves are design with a rising stem and rising hand wheel.  The stem nut is threaded on the stem side end on the yoke side.  Durign severe vibration situations, the stem nut design is resistant to failure from high thrust loading.  Some manufacturers design their T-pattern globe valves similar to API 600 gate valves to accommodate bevel gear operators.  The stem nut to bearing retaining flange design in rising stem non-rising hand wheel globe valves is very similar to that of gate valves. The stem nut to bearing flange transition is a sharp 90 degree angle that concentrates high stresses under thrust loading.  When vibration occurs while throtting sharp pulsations of impact loading is added to the thrust load.  This impact loading is generally not a severe in gate valves.  The stem nut bearing flange is typically made of a Ni-resist cast iron material that has very high brittle properties.  With this brittle material and the additional high stress concentration at the 90 degree location, the potential for brittle fracture caused by impact loading is possible and has happened in a severe stem vibration situation.</w:t>
      </w:r>
    </w:p>
    <w:p w14:paraId="19540FE5" w14:textId="77777777" w:rsidR="007738DF" w:rsidRPr="00772A00" w:rsidRDefault="007738DF" w:rsidP="007738DF">
      <w:pPr>
        <w:pStyle w:val="ListParagraph"/>
        <w:spacing w:after="0" w:line="240" w:lineRule="auto"/>
        <w:ind w:left="360"/>
        <w:rPr>
          <w:rFonts w:ascii="Calibri" w:hAnsi="Calibri"/>
          <w:sz w:val="14"/>
          <w:szCs w:val="14"/>
        </w:rPr>
      </w:pPr>
      <w:r w:rsidRPr="00772A00">
        <w:rPr>
          <w:rFonts w:ascii="Calibri" w:hAnsi="Calibri"/>
          <w:sz w:val="14"/>
          <w:szCs w:val="14"/>
        </w:rPr>
        <w:t>This style of valve can be found in class 150 and class 300 large sizes at above 6”.  This design can also be found in class 600 valves down to 4”and class 1500 vlaves down to 2”.</w:t>
      </w:r>
    </w:p>
    <w:p w14:paraId="48F28D19" w14:textId="77777777" w:rsidR="007738DF" w:rsidRDefault="007738DF" w:rsidP="007738DF">
      <w:pPr>
        <w:pStyle w:val="ListParagraph"/>
        <w:spacing w:after="0" w:line="240" w:lineRule="auto"/>
        <w:ind w:left="360"/>
        <w:rPr>
          <w:rFonts w:ascii="Calibri" w:hAnsi="Calibri"/>
          <w:sz w:val="14"/>
          <w:szCs w:val="14"/>
        </w:rPr>
      </w:pPr>
      <w:r w:rsidRPr="00772A00">
        <w:rPr>
          <w:rFonts w:ascii="Calibri" w:hAnsi="Calibri"/>
          <w:sz w:val="14"/>
          <w:szCs w:val="14"/>
        </w:rPr>
        <w:t>Until changes can be made to the stem nut design, limit this type of design to 150 psi differential for liquid and gas and 125 psi for flashing services regardless of size.</w:t>
      </w:r>
    </w:p>
    <w:p w14:paraId="1C1BC7CF" w14:textId="77777777" w:rsidR="007738DF" w:rsidRDefault="007738DF" w:rsidP="007738DF">
      <w:pPr>
        <w:autoSpaceDE/>
        <w:autoSpaceDN/>
        <w:adjustRightInd/>
        <w:spacing w:before="0" w:line="240" w:lineRule="auto"/>
        <w:ind w:left="0"/>
        <w:rPr>
          <w:rFonts w:ascii="Calibri" w:hAnsi="Calibri"/>
          <w:color w:val="auto"/>
          <w:sz w:val="14"/>
          <w:szCs w:val="14"/>
          <w:lang w:val="en-GB" w:eastAsia="en-GB"/>
        </w:rPr>
      </w:pPr>
      <w:r>
        <w:rPr>
          <w:rFonts w:ascii="Calibri" w:hAnsi="Calibri"/>
          <w:sz w:val="14"/>
          <w:szCs w:val="14"/>
        </w:rPr>
        <w:br w:type="page"/>
      </w:r>
    </w:p>
    <w:p w14:paraId="70CD0DDD" w14:textId="77777777" w:rsidR="007738DF" w:rsidRDefault="007738DF" w:rsidP="007738DF">
      <w:pPr>
        <w:pStyle w:val="ListParagraph"/>
        <w:spacing w:after="0" w:line="240" w:lineRule="auto"/>
        <w:ind w:left="360"/>
      </w:pPr>
    </w:p>
    <w:p w14:paraId="0599C3EF" w14:textId="77777777" w:rsidR="007738DF" w:rsidRDefault="007738DF" w:rsidP="007738DF">
      <w:pPr>
        <w:pStyle w:val="ListParagraph"/>
        <w:spacing w:after="0" w:line="240" w:lineRule="auto"/>
        <w:ind w:left="360"/>
        <w:rPr>
          <w:noProof/>
        </w:rPr>
      </w:pPr>
      <w:r w:rsidRPr="00B57ED3">
        <w:rPr>
          <w:b/>
        </w:rPr>
        <w:t xml:space="preserve">Figure </w:t>
      </w:r>
      <w:r>
        <w:rPr>
          <w:b/>
          <w:noProof/>
        </w:rPr>
        <w:t>D-2:</w:t>
      </w:r>
      <w:r>
        <w:rPr>
          <w:noProof/>
        </w:rPr>
        <w:t>Valve Size 2”</w:t>
      </w:r>
    </w:p>
    <w:p w14:paraId="76FE69FC" w14:textId="4E742DC8" w:rsidR="007738DF" w:rsidRDefault="00673A21" w:rsidP="007738DF">
      <w:pPr>
        <w:pStyle w:val="ListParagraph"/>
        <w:spacing w:after="0" w:line="240" w:lineRule="auto"/>
        <w:ind w:left="360"/>
      </w:pPr>
      <w:r>
        <w:rPr>
          <w:noProof/>
        </w:rPr>
        <mc:AlternateContent>
          <mc:Choice Requires="wpg">
            <w:drawing>
              <wp:anchor distT="0" distB="0" distL="114300" distR="114300" simplePos="0" relativeHeight="252994560" behindDoc="1" locked="0" layoutInCell="1" allowOverlap="1" wp14:anchorId="39A465C4" wp14:editId="142444E8">
                <wp:simplePos x="0" y="0"/>
                <wp:positionH relativeFrom="column">
                  <wp:posOffset>-27940</wp:posOffset>
                </wp:positionH>
                <wp:positionV relativeFrom="paragraph">
                  <wp:posOffset>64135</wp:posOffset>
                </wp:positionV>
                <wp:extent cx="5993130" cy="6160135"/>
                <wp:effectExtent l="10160" t="5080" r="0" b="6985"/>
                <wp:wrapNone/>
                <wp:docPr id="1427237135" name="Group 1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60135"/>
                          <a:chOff x="837" y="1853"/>
                          <a:chExt cx="9438" cy="9701"/>
                        </a:xfrm>
                      </wpg:grpSpPr>
                      <wps:wsp>
                        <wps:cNvPr id="1084631400" name="AutoShape 1786"/>
                        <wps:cNvCnPr>
                          <a:cxnSpLocks noChangeShapeType="1"/>
                        </wps:cNvCnPr>
                        <wps:spPr bwMode="auto">
                          <a:xfrm>
                            <a:off x="3237" y="669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2341110" name="AutoShape 1787"/>
                        <wps:cNvCnPr>
                          <a:cxnSpLocks noChangeShapeType="1"/>
                        </wps:cNvCnPr>
                        <wps:spPr bwMode="auto">
                          <a:xfrm>
                            <a:off x="6522" y="6699"/>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0732769" name="AutoShape 1788"/>
                        <wps:cNvSpPr>
                          <a:spLocks noChangeArrowheads="1"/>
                        </wps:cNvSpPr>
                        <wps:spPr bwMode="auto">
                          <a:xfrm>
                            <a:off x="3860" y="3163"/>
                            <a:ext cx="2738" cy="1137"/>
                          </a:xfrm>
                          <a:prstGeom prst="flowChartDecision">
                            <a:avLst/>
                          </a:prstGeom>
                          <a:solidFill>
                            <a:srgbClr val="FFFFFF"/>
                          </a:solidFill>
                          <a:ln w="9525">
                            <a:solidFill>
                              <a:srgbClr val="000000"/>
                            </a:solidFill>
                            <a:miter lim="800000"/>
                            <a:headEnd/>
                            <a:tailEnd/>
                          </a:ln>
                        </wps:spPr>
                        <wps:txbx>
                          <w:txbxContent>
                            <w:p w14:paraId="0486EAC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wps:txbx>
                        <wps:bodyPr rot="0" vert="horz" wrap="square" lIns="91440" tIns="45720" rIns="91440" bIns="45720" anchor="t" anchorCtr="0" upright="1">
                          <a:noAutofit/>
                        </wps:bodyPr>
                      </wps:wsp>
                      <wps:wsp>
                        <wps:cNvPr id="1921359220" name="Oval 1789"/>
                        <wps:cNvSpPr>
                          <a:spLocks noChangeArrowheads="1"/>
                        </wps:cNvSpPr>
                        <wps:spPr bwMode="auto">
                          <a:xfrm>
                            <a:off x="4392" y="1853"/>
                            <a:ext cx="1676" cy="946"/>
                          </a:xfrm>
                          <a:prstGeom prst="ellipse">
                            <a:avLst/>
                          </a:prstGeom>
                          <a:solidFill>
                            <a:srgbClr val="FFFFFF"/>
                          </a:solidFill>
                          <a:ln w="9525">
                            <a:solidFill>
                              <a:srgbClr val="000000"/>
                            </a:solidFill>
                            <a:round/>
                            <a:headEnd/>
                            <a:tailEnd/>
                          </a:ln>
                        </wps:spPr>
                        <wps:txbx>
                          <w:txbxContent>
                            <w:p w14:paraId="6AD5D29D"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27FDB9F0"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4BD2EB0D"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2”</w:t>
                              </w:r>
                            </w:p>
                          </w:txbxContent>
                        </wps:txbx>
                        <wps:bodyPr rot="0" vert="horz" wrap="square" lIns="91440" tIns="45720" rIns="91440" bIns="45720" anchor="t" anchorCtr="0" upright="1">
                          <a:noAutofit/>
                        </wps:bodyPr>
                      </wps:wsp>
                      <wps:wsp>
                        <wps:cNvPr id="562397784" name="AutoShape 1790"/>
                        <wps:cNvCnPr>
                          <a:cxnSpLocks noChangeShapeType="1"/>
                        </wps:cNvCnPr>
                        <wps:spPr bwMode="auto">
                          <a:xfrm flipH="1">
                            <a:off x="5227" y="2799"/>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8644818" name="AutoShape 1791"/>
                        <wps:cNvSpPr>
                          <a:spLocks noChangeArrowheads="1"/>
                        </wps:cNvSpPr>
                        <wps:spPr bwMode="auto">
                          <a:xfrm>
                            <a:off x="7259" y="3210"/>
                            <a:ext cx="2809" cy="1090"/>
                          </a:xfrm>
                          <a:prstGeom prst="flowChartAlternateProcess">
                            <a:avLst/>
                          </a:prstGeom>
                          <a:solidFill>
                            <a:srgbClr val="FFFFFF"/>
                          </a:solidFill>
                          <a:ln w="9525">
                            <a:solidFill>
                              <a:srgbClr val="000000"/>
                            </a:solidFill>
                            <a:miter lim="800000"/>
                            <a:headEnd/>
                            <a:tailEnd/>
                          </a:ln>
                        </wps:spPr>
                        <wps:txbx>
                          <w:txbxContent>
                            <w:p w14:paraId="392B8ABB"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567608D1"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wps:txbx>
                        <wps:bodyPr rot="0" vert="horz" wrap="square" lIns="91440" tIns="45720" rIns="91440" bIns="45720" anchor="t" anchorCtr="0" upright="1">
                          <a:noAutofit/>
                        </wps:bodyPr>
                      </wps:wsp>
                      <wps:wsp>
                        <wps:cNvPr id="1008163694" name="AutoShape 1792"/>
                        <wps:cNvCnPr>
                          <a:cxnSpLocks noChangeShapeType="1"/>
                        </wps:cNvCnPr>
                        <wps:spPr bwMode="auto">
                          <a:xfrm>
                            <a:off x="6581" y="3722"/>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9771235" name="AutoShape 1793"/>
                        <wps:cNvSpPr>
                          <a:spLocks noChangeArrowheads="1"/>
                        </wps:cNvSpPr>
                        <wps:spPr bwMode="auto">
                          <a:xfrm>
                            <a:off x="4228" y="4737"/>
                            <a:ext cx="2010" cy="570"/>
                          </a:xfrm>
                          <a:prstGeom prst="roundRect">
                            <a:avLst>
                              <a:gd name="adj" fmla="val 16667"/>
                            </a:avLst>
                          </a:prstGeom>
                          <a:solidFill>
                            <a:srgbClr val="FFFFFF"/>
                          </a:solidFill>
                          <a:ln w="9525">
                            <a:solidFill>
                              <a:srgbClr val="000000"/>
                            </a:solidFill>
                            <a:round/>
                            <a:headEnd/>
                            <a:tailEnd/>
                          </a:ln>
                        </wps:spPr>
                        <wps:txbx>
                          <w:txbxContent>
                            <w:p w14:paraId="06600110"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2C156787"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wps:txbx>
                        <wps:bodyPr rot="0" vert="horz" wrap="square" lIns="91440" tIns="45720" rIns="91440" bIns="45720" anchor="t" anchorCtr="0" upright="1">
                          <a:noAutofit/>
                        </wps:bodyPr>
                      </wps:wsp>
                      <wps:wsp>
                        <wps:cNvPr id="860850525" name="AutoShape 1794"/>
                        <wps:cNvCnPr>
                          <a:cxnSpLocks noChangeShapeType="1"/>
                        </wps:cNvCnPr>
                        <wps:spPr bwMode="auto">
                          <a:xfrm>
                            <a:off x="5227" y="4283"/>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2728043" name="AutoShape 1795"/>
                        <wps:cNvCnPr>
                          <a:cxnSpLocks noChangeShapeType="1"/>
                        </wps:cNvCnPr>
                        <wps:spPr bwMode="auto">
                          <a:xfrm>
                            <a:off x="6236" y="5039"/>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6402741" name="AutoShape 1796"/>
                        <wps:cNvCnPr>
                          <a:cxnSpLocks noChangeShapeType="1"/>
                        </wps:cNvCnPr>
                        <wps:spPr bwMode="auto">
                          <a:xfrm>
                            <a:off x="8537" y="5022"/>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968942" name="AutoShape 1797"/>
                        <wps:cNvCnPr>
                          <a:cxnSpLocks noChangeShapeType="1"/>
                        </wps:cNvCnPr>
                        <wps:spPr bwMode="auto">
                          <a:xfrm>
                            <a:off x="5230" y="5290"/>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0751132" name="AutoShape 1798"/>
                        <wps:cNvCnPr>
                          <a:cxnSpLocks noChangeShapeType="1"/>
                        </wps:cNvCnPr>
                        <wps:spPr bwMode="auto">
                          <a:xfrm flipH="1">
                            <a:off x="1943" y="5043"/>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585860" name="AutoShape 1799"/>
                        <wps:cNvCnPr>
                          <a:cxnSpLocks noChangeShapeType="1"/>
                        </wps:cNvCnPr>
                        <wps:spPr bwMode="auto">
                          <a:xfrm flipH="1">
                            <a:off x="1933" y="5043"/>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1301089" name="AutoShape 1800"/>
                        <wps:cNvSpPr>
                          <a:spLocks noChangeArrowheads="1"/>
                        </wps:cNvSpPr>
                        <wps:spPr bwMode="auto">
                          <a:xfrm>
                            <a:off x="998" y="6136"/>
                            <a:ext cx="1882" cy="1137"/>
                          </a:xfrm>
                          <a:prstGeom prst="flowChartDecision">
                            <a:avLst/>
                          </a:prstGeom>
                          <a:solidFill>
                            <a:srgbClr val="FFFFFF"/>
                          </a:solidFill>
                          <a:ln w="9525">
                            <a:solidFill>
                              <a:srgbClr val="000000"/>
                            </a:solidFill>
                            <a:miter lim="800000"/>
                            <a:headEnd/>
                            <a:tailEnd/>
                          </a:ln>
                        </wps:spPr>
                        <wps:txbx>
                          <w:txbxContent>
                            <w:p w14:paraId="2209928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6446A31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04EBEB6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225 psi</w:t>
                              </w:r>
                            </w:p>
                            <w:p w14:paraId="69B352F1"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347635967" name="AutoShape 1801"/>
                        <wps:cNvSpPr>
                          <a:spLocks noChangeArrowheads="1"/>
                        </wps:cNvSpPr>
                        <wps:spPr bwMode="auto">
                          <a:xfrm>
                            <a:off x="4365" y="8943"/>
                            <a:ext cx="3358" cy="1429"/>
                          </a:xfrm>
                          <a:prstGeom prst="flowChartDecision">
                            <a:avLst/>
                          </a:prstGeom>
                          <a:solidFill>
                            <a:srgbClr val="FFFFFF"/>
                          </a:solidFill>
                          <a:ln w="9525">
                            <a:solidFill>
                              <a:srgbClr val="000000"/>
                            </a:solidFill>
                            <a:miter lim="800000"/>
                            <a:headEnd/>
                            <a:tailEnd/>
                          </a:ln>
                        </wps:spPr>
                        <wps:txbx>
                          <w:txbxContent>
                            <w:p w14:paraId="5323A5A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1995C2C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215EAD2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wps:txbx>
                        <wps:bodyPr rot="0" vert="horz" wrap="square" lIns="91440" tIns="45720" rIns="91440" bIns="45720" anchor="t" anchorCtr="0" upright="1">
                          <a:noAutofit/>
                        </wps:bodyPr>
                      </wps:wsp>
                      <wps:wsp>
                        <wps:cNvPr id="174304506" name="Oval 1802"/>
                        <wps:cNvSpPr>
                          <a:spLocks noChangeArrowheads="1"/>
                        </wps:cNvSpPr>
                        <wps:spPr bwMode="auto">
                          <a:xfrm>
                            <a:off x="8251" y="9095"/>
                            <a:ext cx="1837" cy="1115"/>
                          </a:xfrm>
                          <a:prstGeom prst="ellipse">
                            <a:avLst/>
                          </a:prstGeom>
                          <a:solidFill>
                            <a:srgbClr val="FFFFFF"/>
                          </a:solidFill>
                          <a:ln w="9525">
                            <a:solidFill>
                              <a:srgbClr val="000000"/>
                            </a:solidFill>
                            <a:round/>
                            <a:headEnd/>
                            <a:tailEnd/>
                          </a:ln>
                        </wps:spPr>
                        <wps:txbx>
                          <w:txbxContent>
                            <w:p w14:paraId="63EAF68B"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wps:txbx>
                        <wps:bodyPr rot="0" vert="horz" wrap="square" lIns="91440" tIns="45720" rIns="91440" bIns="45720" anchor="t" anchorCtr="0" upright="1">
                          <a:noAutofit/>
                        </wps:bodyPr>
                      </wps:wsp>
                      <wps:wsp>
                        <wps:cNvPr id="48862484" name="Rectangle 1803"/>
                        <wps:cNvSpPr>
                          <a:spLocks noChangeArrowheads="1"/>
                        </wps:cNvSpPr>
                        <wps:spPr bwMode="auto">
                          <a:xfrm>
                            <a:off x="4116" y="10712"/>
                            <a:ext cx="3865" cy="842"/>
                          </a:xfrm>
                          <a:prstGeom prst="rect">
                            <a:avLst/>
                          </a:prstGeom>
                          <a:solidFill>
                            <a:srgbClr val="FFFFFF"/>
                          </a:solidFill>
                          <a:ln w="9525">
                            <a:solidFill>
                              <a:srgbClr val="000000"/>
                            </a:solidFill>
                            <a:miter lim="800000"/>
                            <a:headEnd/>
                            <a:tailEnd/>
                          </a:ln>
                        </wps:spPr>
                        <wps:txbx>
                          <w:txbxContent>
                            <w:p w14:paraId="6CF51D6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12752FE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34BAF7E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wps:txbx>
                        <wps:bodyPr rot="0" vert="horz" wrap="square" lIns="91440" tIns="45720" rIns="91440" bIns="45720" anchor="t" anchorCtr="0" upright="1">
                          <a:noAutofit/>
                        </wps:bodyPr>
                      </wps:wsp>
                      <wps:wsp>
                        <wps:cNvPr id="1299368206" name="AutoShape 1804"/>
                        <wps:cNvCnPr>
                          <a:cxnSpLocks noChangeShapeType="1"/>
                        </wps:cNvCnPr>
                        <wps:spPr bwMode="auto">
                          <a:xfrm>
                            <a:off x="2880" y="6708"/>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9758632" name="AutoShape 1805"/>
                        <wps:cNvCnPr>
                          <a:cxnSpLocks noChangeShapeType="1"/>
                        </wps:cNvCnPr>
                        <wps:spPr bwMode="auto">
                          <a:xfrm>
                            <a:off x="6146" y="6702"/>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6041690" name="AutoShape 1806"/>
                        <wps:cNvCnPr>
                          <a:cxnSpLocks noChangeShapeType="1"/>
                        </wps:cNvCnPr>
                        <wps:spPr bwMode="auto">
                          <a:xfrm>
                            <a:off x="9481" y="6682"/>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7596049" name="AutoShape 1807"/>
                        <wps:cNvCnPr>
                          <a:cxnSpLocks noChangeShapeType="1"/>
                        </wps:cNvCnPr>
                        <wps:spPr bwMode="auto">
                          <a:xfrm>
                            <a:off x="9838" y="6681"/>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3978309" name="AutoShape 1808"/>
                        <wps:cNvCnPr>
                          <a:cxnSpLocks noChangeShapeType="1"/>
                        </wps:cNvCnPr>
                        <wps:spPr bwMode="auto">
                          <a:xfrm>
                            <a:off x="3235" y="8570"/>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2054966" name="AutoShape 1809"/>
                        <wps:cNvCnPr>
                          <a:cxnSpLocks noChangeShapeType="1"/>
                        </wps:cNvCnPr>
                        <wps:spPr bwMode="auto">
                          <a:xfrm flipH="1" flipV="1">
                            <a:off x="6071" y="8570"/>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0427258" name="AutoShape 1810"/>
                        <wps:cNvCnPr>
                          <a:cxnSpLocks noChangeShapeType="1"/>
                        </wps:cNvCnPr>
                        <wps:spPr bwMode="auto">
                          <a:xfrm>
                            <a:off x="6051" y="10372"/>
                            <a:ext cx="2"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9897563" name="AutoShape 1811"/>
                        <wps:cNvCnPr>
                          <a:cxnSpLocks noChangeShapeType="1"/>
                        </wps:cNvCnPr>
                        <wps:spPr bwMode="auto">
                          <a:xfrm>
                            <a:off x="7729" y="9646"/>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4856009" name="AutoShape 1812"/>
                        <wps:cNvCnPr>
                          <a:cxnSpLocks noChangeShapeType="1"/>
                        </wps:cNvCnPr>
                        <wps:spPr bwMode="auto">
                          <a:xfrm>
                            <a:off x="5223" y="7259"/>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3161935" name="AutoShape 1813"/>
                        <wps:cNvCnPr>
                          <a:cxnSpLocks noChangeShapeType="1"/>
                        </wps:cNvCnPr>
                        <wps:spPr bwMode="auto">
                          <a:xfrm>
                            <a:off x="1933" y="7273"/>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6458550" name="AutoShape 1814"/>
                        <wps:cNvCnPr>
                          <a:cxnSpLocks noChangeShapeType="1"/>
                        </wps:cNvCnPr>
                        <wps:spPr bwMode="auto">
                          <a:xfrm>
                            <a:off x="6053" y="8553"/>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4449352" name="Text Box 1815"/>
                        <wps:cNvSpPr txBox="1">
                          <a:spLocks noChangeArrowheads="1"/>
                        </wps:cNvSpPr>
                        <wps:spPr bwMode="auto">
                          <a:xfrm>
                            <a:off x="6165" y="3163"/>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8FF7F"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914679655" name="Text Box 1816"/>
                        <wps:cNvSpPr txBox="1">
                          <a:spLocks noChangeArrowheads="1"/>
                        </wps:cNvSpPr>
                        <wps:spPr bwMode="auto">
                          <a:xfrm>
                            <a:off x="4575" y="4068"/>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3B9D9"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672853597" name="Text Box 1817"/>
                        <wps:cNvSpPr txBox="1">
                          <a:spLocks noChangeArrowheads="1"/>
                        </wps:cNvSpPr>
                        <wps:spPr bwMode="auto">
                          <a:xfrm>
                            <a:off x="2824" y="4785"/>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C0675"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Finishing Liquid</w:t>
                              </w:r>
                            </w:p>
                            <w:p w14:paraId="50207C09"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094354B1"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193636214" name="Text Box 1818"/>
                        <wps:cNvSpPr txBox="1">
                          <a:spLocks noChangeArrowheads="1"/>
                        </wps:cNvSpPr>
                        <wps:spPr bwMode="auto">
                          <a:xfrm>
                            <a:off x="6202" y="4771"/>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3E65E"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Vapor / Gas</w:t>
                              </w:r>
                            </w:p>
                            <w:p w14:paraId="17B9919F"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451442C6"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1652749808" name="Text Box 1819"/>
                        <wps:cNvSpPr txBox="1">
                          <a:spLocks noChangeArrowheads="1"/>
                        </wps:cNvSpPr>
                        <wps:spPr bwMode="auto">
                          <a:xfrm>
                            <a:off x="4227" y="5380"/>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1D88F"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Non Flashing Liquid</w:t>
                              </w:r>
                            </w:p>
                            <w:p w14:paraId="627DB020"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Service</w:t>
                              </w:r>
                            </w:p>
                            <w:p w14:paraId="0ADAB516" w14:textId="77777777" w:rsidR="00BF7F3C" w:rsidRPr="005D4A40" w:rsidRDefault="00BF7F3C" w:rsidP="007738DF">
                              <w:pPr>
                                <w:shd w:val="clear" w:color="auto" w:fill="FFFFFF"/>
                                <w:spacing w:before="0"/>
                                <w:ind w:left="0"/>
                                <w:rPr>
                                  <w:rFonts w:ascii="Calibri" w:hAnsi="Calibri"/>
                                  <w:sz w:val="14"/>
                                  <w:szCs w:val="14"/>
                                </w:rPr>
                              </w:pPr>
                            </w:p>
                          </w:txbxContent>
                        </wps:txbx>
                        <wps:bodyPr rot="0" vert="horz" wrap="square" lIns="91440" tIns="45720" rIns="91440" bIns="45720" anchor="t" anchorCtr="0" upright="1">
                          <a:noAutofit/>
                        </wps:bodyPr>
                      </wps:wsp>
                      <wps:wsp>
                        <wps:cNvPr id="356774110" name="Text Box 1820"/>
                        <wps:cNvSpPr txBox="1">
                          <a:spLocks noChangeArrowheads="1"/>
                        </wps:cNvSpPr>
                        <wps:spPr bwMode="auto">
                          <a:xfrm>
                            <a:off x="9214" y="6138"/>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8502A"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66304609" name="Text Box 1821"/>
                        <wps:cNvSpPr txBox="1">
                          <a:spLocks noChangeArrowheads="1"/>
                        </wps:cNvSpPr>
                        <wps:spPr bwMode="auto">
                          <a:xfrm>
                            <a:off x="5804" y="611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E3B90"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328918274" name="Text Box 1822"/>
                        <wps:cNvSpPr txBox="1">
                          <a:spLocks noChangeArrowheads="1"/>
                        </wps:cNvSpPr>
                        <wps:spPr bwMode="auto">
                          <a:xfrm>
                            <a:off x="2618" y="6138"/>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4120C"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152606559" name="AutoShape 1823"/>
                        <wps:cNvSpPr>
                          <a:spLocks noChangeArrowheads="1"/>
                        </wps:cNvSpPr>
                        <wps:spPr bwMode="auto">
                          <a:xfrm>
                            <a:off x="837" y="7682"/>
                            <a:ext cx="2183" cy="676"/>
                          </a:xfrm>
                          <a:prstGeom prst="flowChartAlternateProcess">
                            <a:avLst/>
                          </a:prstGeom>
                          <a:solidFill>
                            <a:srgbClr val="FFFFFF"/>
                          </a:solidFill>
                          <a:ln w="9525">
                            <a:solidFill>
                              <a:srgbClr val="000000"/>
                            </a:solidFill>
                            <a:miter lim="800000"/>
                            <a:headEnd/>
                            <a:tailEnd/>
                          </a:ln>
                        </wps:spPr>
                        <wps:txbx>
                          <w:txbxContent>
                            <w:p w14:paraId="3820FAF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448086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3A77463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0CCE5E71"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1287275159" name="Text Box 1824"/>
                        <wps:cNvSpPr txBox="1">
                          <a:spLocks noChangeArrowheads="1"/>
                        </wps:cNvSpPr>
                        <wps:spPr bwMode="auto">
                          <a:xfrm>
                            <a:off x="7780" y="700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A7AA9"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438146307" name="Text Box 1825"/>
                        <wps:cNvSpPr txBox="1">
                          <a:spLocks noChangeArrowheads="1"/>
                        </wps:cNvSpPr>
                        <wps:spPr bwMode="auto">
                          <a:xfrm>
                            <a:off x="4498" y="700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634E8"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216728329" name="Text Box 1826"/>
                        <wps:cNvSpPr txBox="1">
                          <a:spLocks noChangeArrowheads="1"/>
                        </wps:cNvSpPr>
                        <wps:spPr bwMode="auto">
                          <a:xfrm>
                            <a:off x="1208" y="703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FB85D"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463270645" name="Text Box 1827"/>
                        <wps:cNvSpPr txBox="1">
                          <a:spLocks noChangeArrowheads="1"/>
                        </wps:cNvSpPr>
                        <wps:spPr bwMode="auto">
                          <a:xfrm>
                            <a:off x="7443" y="9045"/>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4A0E8"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159080795" name="Text Box 1828"/>
                        <wps:cNvSpPr txBox="1">
                          <a:spLocks noChangeArrowheads="1"/>
                        </wps:cNvSpPr>
                        <wps:spPr bwMode="auto">
                          <a:xfrm>
                            <a:off x="6146" y="10085"/>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48017"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315614459" name="AutoShape 1829"/>
                        <wps:cNvSpPr>
                          <a:spLocks noChangeArrowheads="1"/>
                        </wps:cNvSpPr>
                        <wps:spPr bwMode="auto">
                          <a:xfrm>
                            <a:off x="4283" y="6122"/>
                            <a:ext cx="1882" cy="1137"/>
                          </a:xfrm>
                          <a:prstGeom prst="flowChartDecision">
                            <a:avLst/>
                          </a:prstGeom>
                          <a:solidFill>
                            <a:srgbClr val="FFFFFF"/>
                          </a:solidFill>
                          <a:ln w="9525">
                            <a:solidFill>
                              <a:srgbClr val="000000"/>
                            </a:solidFill>
                            <a:miter lim="800000"/>
                            <a:headEnd/>
                            <a:tailEnd/>
                          </a:ln>
                        </wps:spPr>
                        <wps:txbx>
                          <w:txbxContent>
                            <w:p w14:paraId="1561076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46669A5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693CE3B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250 psi</w:t>
                              </w:r>
                            </w:p>
                            <w:p w14:paraId="5FF8959B"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722981166" name="AutoShape 1830"/>
                        <wps:cNvSpPr>
                          <a:spLocks noChangeArrowheads="1"/>
                        </wps:cNvSpPr>
                        <wps:spPr bwMode="auto">
                          <a:xfrm>
                            <a:off x="7599" y="6122"/>
                            <a:ext cx="1882" cy="1137"/>
                          </a:xfrm>
                          <a:prstGeom prst="flowChartDecision">
                            <a:avLst/>
                          </a:prstGeom>
                          <a:solidFill>
                            <a:srgbClr val="FFFFFF"/>
                          </a:solidFill>
                          <a:ln w="9525">
                            <a:solidFill>
                              <a:srgbClr val="000000"/>
                            </a:solidFill>
                            <a:miter lim="800000"/>
                            <a:headEnd/>
                            <a:tailEnd/>
                          </a:ln>
                        </wps:spPr>
                        <wps:txbx>
                          <w:txbxContent>
                            <w:p w14:paraId="604D823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1888F2B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58D4FB1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300 psi</w:t>
                              </w:r>
                            </w:p>
                            <w:p w14:paraId="7DB0ED80"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342133114" name="AutoShape 1831"/>
                        <wps:cNvSpPr>
                          <a:spLocks noChangeArrowheads="1"/>
                        </wps:cNvSpPr>
                        <wps:spPr bwMode="auto">
                          <a:xfrm>
                            <a:off x="4129" y="7699"/>
                            <a:ext cx="2183" cy="676"/>
                          </a:xfrm>
                          <a:prstGeom prst="flowChartAlternateProcess">
                            <a:avLst/>
                          </a:prstGeom>
                          <a:solidFill>
                            <a:srgbClr val="FFFFFF"/>
                          </a:solidFill>
                          <a:ln w="9525">
                            <a:solidFill>
                              <a:srgbClr val="000000"/>
                            </a:solidFill>
                            <a:miter lim="800000"/>
                            <a:headEnd/>
                            <a:tailEnd/>
                          </a:ln>
                        </wps:spPr>
                        <wps:txbx>
                          <w:txbxContent>
                            <w:p w14:paraId="605001F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7868240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4E3A8BA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370BD27E"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1357486786" name="AutoShape 1832"/>
                        <wps:cNvSpPr>
                          <a:spLocks noChangeArrowheads="1"/>
                        </wps:cNvSpPr>
                        <wps:spPr bwMode="auto">
                          <a:xfrm>
                            <a:off x="7452" y="7716"/>
                            <a:ext cx="2183" cy="676"/>
                          </a:xfrm>
                          <a:prstGeom prst="flowChartAlternateProcess">
                            <a:avLst/>
                          </a:prstGeom>
                          <a:solidFill>
                            <a:srgbClr val="FFFFFF"/>
                          </a:solidFill>
                          <a:ln w="9525">
                            <a:solidFill>
                              <a:srgbClr val="000000"/>
                            </a:solidFill>
                            <a:miter lim="800000"/>
                            <a:headEnd/>
                            <a:tailEnd/>
                          </a:ln>
                        </wps:spPr>
                        <wps:txbx>
                          <w:txbxContent>
                            <w:p w14:paraId="4B660DB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25290B8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32AC496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1687FA70"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1453752250" name="AutoShape 1833"/>
                        <wps:cNvCnPr>
                          <a:cxnSpLocks noChangeShapeType="1"/>
                        </wps:cNvCnPr>
                        <wps:spPr bwMode="auto">
                          <a:xfrm>
                            <a:off x="8534" y="7274"/>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A465C4" id="Group 1785" o:spid="_x0000_s1676" style="position:absolute;left:0;text-align:left;margin-left:-2.2pt;margin-top:5.05pt;width:471.9pt;height:485.05pt;z-index:-250321920" coordorigin="837,1853" coordsize="9438,9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">
                <v:shape id="AutoShape 1786" o:spid="_x0000_s1677" type="#_x0000_t32" style="position:absolute;left:3237;top:669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">
                  <v:stroke endarrow="block"/>
                </v:shape>
                <v:shape id="AutoShape 1787" o:spid="_x0000_s1678" type="#_x0000_t32" style="position:absolute;left:6522;top:6699;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">
                  <v:stroke endarrow="block"/>
                </v:shape>
                <v:shape id="AutoShape 1788" o:spid="_x0000_s1679" type="#_x0000_t110" style="position:absolute;left:3860;top:3163;width:27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">
                  <v:textbox>
                    <w:txbxContent>
                      <w:p w14:paraId="0486EAC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v:textbox>
                </v:shape>
                <v:oval id="Oval 1789" o:spid="_x0000_s1680" style="position:absolute;left:4392;top:1853;width:167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">
                  <v:textbox>
                    <w:txbxContent>
                      <w:p w14:paraId="6AD5D29D"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27FDB9F0"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4BD2EB0D"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2”</w:t>
                        </w:r>
                      </w:p>
                    </w:txbxContent>
                  </v:textbox>
                </v:oval>
                <v:shape id="AutoShape 1790" o:spid="_x0000_s1681" type="#_x0000_t32" style="position:absolute;left:5227;top:2799;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">
                  <v:stroke endarrow="block"/>
                </v:shape>
                <v:shape id="AutoShape 1791" o:spid="_x0000_s1682" type="#_x0000_t176" style="position:absolute;left:7259;top:3210;width:280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">
                  <v:textbox>
                    <w:txbxContent>
                      <w:p w14:paraId="392B8ABB"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567608D1"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v:textbox>
                </v:shape>
                <v:shape id="AutoShape 1792" o:spid="_x0000_s1683" type="#_x0000_t32" style="position:absolute;left:6581;top:3722;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">
                  <v:stroke endarrow="block"/>
                </v:shape>
                <v:roundrect id="AutoShape 1793" o:spid="_x0000_s1684" style="position:absolute;left:4228;top:4737;width:201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">
                  <v:textbox>
                    <w:txbxContent>
                      <w:p w14:paraId="06600110"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2C156787"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v:textbox>
                </v:roundrect>
                <v:shape id="AutoShape 1794" o:spid="_x0000_s1685" type="#_x0000_t32" style="position:absolute;left:5227;top:4283;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">
                  <v:stroke endarrow="block"/>
                </v:shape>
                <v:shape id="AutoShape 1795" o:spid="_x0000_s1686" type="#_x0000_t32" style="position:absolute;left:6236;top:5039;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">
                  <v:stroke endarrow="block"/>
                </v:shape>
                <v:shape id="AutoShape 1796" o:spid="_x0000_s1687" type="#_x0000_t32" style="position:absolute;left:8537;top:5022;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">
                  <v:stroke endarrow="block"/>
                </v:shape>
                <v:shape id="AutoShape 1797" o:spid="_x0000_s1688" type="#_x0000_t32" style="position:absolute;left:5230;top:5290;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">
                  <v:stroke endarrow="block"/>
                </v:shape>
                <v:shape id="AutoShape 1798" o:spid="_x0000_s1689" type="#_x0000_t32" style="position:absolute;left:1943;top:5043;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">
                  <v:stroke endarrow="block"/>
                </v:shape>
                <v:shape id="AutoShape 1799" o:spid="_x0000_s1690" type="#_x0000_t32" style="position:absolute;left:1933;top:5043;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">
                  <v:stroke endarrow="block"/>
                </v:shape>
                <v:shape id="AutoShape 1800" o:spid="_x0000_s1691" type="#_x0000_t110" style="position:absolute;left:998;top:6136;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">
                  <v:textbox>
                    <w:txbxContent>
                      <w:p w14:paraId="2209928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6446A31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04EBEB6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225 psi</w:t>
                        </w:r>
                      </w:p>
                      <w:p w14:paraId="69B352F1" w14:textId="77777777" w:rsidR="00BF7F3C" w:rsidRPr="005D4A40" w:rsidRDefault="00BF7F3C" w:rsidP="007738DF">
                        <w:pPr>
                          <w:rPr>
                            <w:rFonts w:ascii="Calibri" w:hAnsi="Calibri"/>
                            <w:sz w:val="14"/>
                            <w:szCs w:val="14"/>
                          </w:rPr>
                        </w:pPr>
                      </w:p>
                    </w:txbxContent>
                  </v:textbox>
                </v:shape>
                <v:shape id="AutoShape 1801" o:spid="_x0000_s1692" type="#_x0000_t110" style="position:absolute;left:4365;top:8943;width:335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">
                  <v:textbox>
                    <w:txbxContent>
                      <w:p w14:paraId="5323A5A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1995C2C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215EAD2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v:textbox>
                </v:shape>
                <v:oval id="Oval 1802" o:spid="_x0000_s1693" style="position:absolute;left:8251;top:9095;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">
                  <v:textbox>
                    <w:txbxContent>
                      <w:p w14:paraId="63EAF68B"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v:textbox>
                </v:oval>
                <v:rect id="Rectangle 1803" o:spid="_x0000_s1694" style="position:absolute;left:4116;top:10712;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">
                  <v:textbox>
                    <w:txbxContent>
                      <w:p w14:paraId="6CF51D6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12752FE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34BAF7E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v:textbox>
                </v:rect>
                <v:shape id="AutoShape 1804" o:spid="_x0000_s1695" type="#_x0000_t32" style="position:absolute;left:2880;top:6708;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">
                  <v:stroke endarrow="block"/>
                </v:shape>
                <v:shape id="AutoShape 1805" o:spid="_x0000_s1696" type="#_x0000_t32" style="position:absolute;left:6146;top:6702;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">
                  <v:stroke endarrow="block"/>
                </v:shape>
                <v:shape id="AutoShape 1806" o:spid="_x0000_s1697" type="#_x0000_t32" style="position:absolute;left:9481;top:6682;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">
                  <v:stroke endarrow="block"/>
                </v:shape>
                <v:shape id="AutoShape 1807" o:spid="_x0000_s1698" type="#_x0000_t32" style="position:absolute;left:9838;top:6681;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">
                  <v:stroke endarrow="block"/>
                </v:shape>
                <v:shape id="AutoShape 1808" o:spid="_x0000_s1699" type="#_x0000_t32" style="position:absolute;left:3235;top:8570;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">
                  <v:stroke endarrow="block"/>
                </v:shape>
                <v:shape id="AutoShape 1809" o:spid="_x0000_s1700" type="#_x0000_t32" style="position:absolute;left:6071;top:8570;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">
                  <v:stroke endarrow="block"/>
                </v:shape>
                <v:shape id="AutoShape 1810" o:spid="_x0000_s1701" type="#_x0000_t32" style="position:absolute;left:6051;top:10372;width:2;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">
                  <v:stroke endarrow="block"/>
                </v:shape>
                <v:shape id="AutoShape 1811" o:spid="_x0000_s1702" type="#_x0000_t32" style="position:absolute;left:7729;top:9646;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">
                  <v:stroke endarrow="block"/>
                </v:shape>
                <v:shape id="AutoShape 1812" o:spid="_x0000_s1703" type="#_x0000_t32" style="position:absolute;left:5223;top:7259;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">
                  <v:stroke endarrow="block"/>
                </v:shape>
                <v:shape id="AutoShape 1813" o:spid="_x0000_s1704" type="#_x0000_t32" style="position:absolute;left:1933;top:7273;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">
                  <v:stroke endarrow="block"/>
                </v:shape>
                <v:shape id="AutoShape 1814" o:spid="_x0000_s1705" type="#_x0000_t32" style="position:absolute;left:6053;top:8553;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">
                  <v:stroke endarrow="block"/>
                </v:shape>
                <v:shape id="Text Box 1815" o:spid="_x0000_s1706" type="#_x0000_t202" style="position:absolute;left:6165;top:3163;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" filled="f" stroked="f">
                  <v:textbox>
                    <w:txbxContent>
                      <w:p w14:paraId="3828FF7F"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816" o:spid="_x0000_s1707" type="#_x0000_t202" style="position:absolute;left:4575;top:4068;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" filled="f" stroked="f">
                  <v:textbox>
                    <w:txbxContent>
                      <w:p w14:paraId="4C13B9D9"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17" o:spid="_x0000_s1708" type="#_x0000_t202" style="position:absolute;left:2824;top:4785;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" filled="f" stroked="f">
                  <v:textbox>
                    <w:txbxContent>
                      <w:p w14:paraId="0ACC0675"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Finishing Liquid</w:t>
                        </w:r>
                      </w:p>
                      <w:p w14:paraId="50207C09"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094354B1" w14:textId="77777777" w:rsidR="00BF7F3C" w:rsidRPr="005D4A40" w:rsidRDefault="00BF7F3C" w:rsidP="007738DF">
                        <w:pPr>
                          <w:spacing w:before="0"/>
                          <w:ind w:left="0"/>
                          <w:rPr>
                            <w:rFonts w:ascii="Calibri" w:hAnsi="Calibri"/>
                            <w:sz w:val="14"/>
                            <w:szCs w:val="14"/>
                          </w:rPr>
                        </w:pPr>
                      </w:p>
                    </w:txbxContent>
                  </v:textbox>
                </v:shape>
                <v:shape id="Text Box 1818" o:spid="_x0000_s1709" type="#_x0000_t202" style="position:absolute;left:6202;top:4771;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" filled="f" stroked="f">
                  <v:textbox>
                    <w:txbxContent>
                      <w:p w14:paraId="7253E65E"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Vapor / Gas</w:t>
                        </w:r>
                      </w:p>
                      <w:p w14:paraId="17B9919F"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451442C6" w14:textId="77777777" w:rsidR="00BF7F3C" w:rsidRPr="005D4A40" w:rsidRDefault="00BF7F3C" w:rsidP="007738DF">
                        <w:pPr>
                          <w:spacing w:before="0"/>
                          <w:ind w:left="0"/>
                          <w:rPr>
                            <w:rFonts w:ascii="Calibri" w:hAnsi="Calibri"/>
                            <w:sz w:val="14"/>
                            <w:szCs w:val="14"/>
                          </w:rPr>
                        </w:pPr>
                      </w:p>
                    </w:txbxContent>
                  </v:textbox>
                </v:shape>
                <v:shape id="Text Box 1819" o:spid="_x0000_s1710" type="#_x0000_t202" style="position:absolute;left:4227;top:5380;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" filled="f" stroked="f">
                  <v:textbox>
                    <w:txbxContent>
                      <w:p w14:paraId="3921D88F"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Non Flashing Liquid</w:t>
                        </w:r>
                      </w:p>
                      <w:p w14:paraId="627DB020"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Service</w:t>
                        </w:r>
                      </w:p>
                      <w:p w14:paraId="0ADAB516" w14:textId="77777777" w:rsidR="00BF7F3C" w:rsidRPr="005D4A40" w:rsidRDefault="00BF7F3C" w:rsidP="007738DF">
                        <w:pPr>
                          <w:shd w:val="clear" w:color="auto" w:fill="FFFFFF"/>
                          <w:spacing w:before="0"/>
                          <w:ind w:left="0"/>
                          <w:rPr>
                            <w:rFonts w:ascii="Calibri" w:hAnsi="Calibri"/>
                            <w:sz w:val="14"/>
                            <w:szCs w:val="14"/>
                          </w:rPr>
                        </w:pPr>
                      </w:p>
                    </w:txbxContent>
                  </v:textbox>
                </v:shape>
                <v:shape id="Text Box 1820" o:spid="_x0000_s1711" type="#_x0000_t202" style="position:absolute;left:9214;top:6138;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" filled="f" stroked="f">
                  <v:textbox>
                    <w:txbxContent>
                      <w:p w14:paraId="5AA8502A"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821" o:spid="_x0000_s1712" type="#_x0000_t202" style="position:absolute;left:5804;top:611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" filled="f" stroked="f">
                  <v:textbox>
                    <w:txbxContent>
                      <w:p w14:paraId="6E6E3B90"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822" o:spid="_x0000_s1713" type="#_x0000_t202" style="position:absolute;left:2618;top:6138;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" filled="f" stroked="f">
                  <v:textbox>
                    <w:txbxContent>
                      <w:p w14:paraId="33A4120C"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823" o:spid="_x0000_s1714" type="#_x0000_t176" style="position:absolute;left:837;top:7682;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">
                  <v:textbox>
                    <w:txbxContent>
                      <w:p w14:paraId="3820FAF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448086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3A77463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0CCE5E71" w14:textId="77777777" w:rsidR="00BF7F3C" w:rsidRPr="005D4A40" w:rsidRDefault="00BF7F3C" w:rsidP="007738DF">
                        <w:pPr>
                          <w:spacing w:before="0" w:line="240" w:lineRule="auto"/>
                          <w:ind w:left="0"/>
                          <w:rPr>
                            <w:rFonts w:ascii="Calibri" w:hAnsi="Calibri"/>
                            <w:sz w:val="14"/>
                            <w:szCs w:val="14"/>
                          </w:rPr>
                        </w:pPr>
                      </w:p>
                    </w:txbxContent>
                  </v:textbox>
                </v:shape>
                <v:shape id="Text Box 1824" o:spid="_x0000_s1715" type="#_x0000_t202" style="position:absolute;left:7780;top:700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" filled="f" stroked="f">
                  <v:textbox>
                    <w:txbxContent>
                      <w:p w14:paraId="65DA7AA9"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25" o:spid="_x0000_s1716" type="#_x0000_t202" style="position:absolute;left:4498;top:700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" filled="f" stroked="f">
                  <v:textbox>
                    <w:txbxContent>
                      <w:p w14:paraId="729634E8"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26" o:spid="_x0000_s1717" type="#_x0000_t202" style="position:absolute;left:1208;top:703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" filled="f" stroked="f">
                  <v:textbox>
                    <w:txbxContent>
                      <w:p w14:paraId="3A0FB85D"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27" o:spid="_x0000_s1718" type="#_x0000_t202" style="position:absolute;left:7443;top:9045;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" filled="f" stroked="f">
                  <v:textbox>
                    <w:txbxContent>
                      <w:p w14:paraId="6794A0E8"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28" o:spid="_x0000_s1719" type="#_x0000_t202" style="position:absolute;left:6146;top:10085;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" filled="f" stroked="f">
                  <v:textbox>
                    <w:txbxContent>
                      <w:p w14:paraId="7D248017"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829" o:spid="_x0000_s1720" type="#_x0000_t110" style="position:absolute;left:4283;top:6122;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">
                  <v:textbox>
                    <w:txbxContent>
                      <w:p w14:paraId="1561076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46669A5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693CE3B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250 psi</w:t>
                        </w:r>
                      </w:p>
                      <w:p w14:paraId="5FF8959B" w14:textId="77777777" w:rsidR="00BF7F3C" w:rsidRPr="005D4A40" w:rsidRDefault="00BF7F3C" w:rsidP="007738DF">
                        <w:pPr>
                          <w:rPr>
                            <w:rFonts w:ascii="Calibri" w:hAnsi="Calibri"/>
                            <w:sz w:val="14"/>
                            <w:szCs w:val="14"/>
                          </w:rPr>
                        </w:pPr>
                      </w:p>
                    </w:txbxContent>
                  </v:textbox>
                </v:shape>
                <v:shape id="AutoShape 1830" o:spid="_x0000_s1721" type="#_x0000_t110" style="position:absolute;left:7599;top:6122;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">
                  <v:textbox>
                    <w:txbxContent>
                      <w:p w14:paraId="604D823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1888F2B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58D4FB1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300 psi</w:t>
                        </w:r>
                      </w:p>
                      <w:p w14:paraId="7DB0ED80" w14:textId="77777777" w:rsidR="00BF7F3C" w:rsidRPr="005D4A40" w:rsidRDefault="00BF7F3C" w:rsidP="007738DF">
                        <w:pPr>
                          <w:rPr>
                            <w:rFonts w:ascii="Calibri" w:hAnsi="Calibri"/>
                            <w:sz w:val="14"/>
                            <w:szCs w:val="14"/>
                          </w:rPr>
                        </w:pPr>
                      </w:p>
                    </w:txbxContent>
                  </v:textbox>
                </v:shape>
                <v:shape id="AutoShape 1831" o:spid="_x0000_s1722" type="#_x0000_t176" style="position:absolute;left:4129;top:7699;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">
                  <v:textbox>
                    <w:txbxContent>
                      <w:p w14:paraId="605001F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7868240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4E3A8BA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370BD27E" w14:textId="77777777" w:rsidR="00BF7F3C" w:rsidRPr="005D4A40" w:rsidRDefault="00BF7F3C" w:rsidP="007738DF">
                        <w:pPr>
                          <w:spacing w:before="0" w:line="240" w:lineRule="auto"/>
                          <w:ind w:left="0"/>
                          <w:rPr>
                            <w:rFonts w:ascii="Calibri" w:hAnsi="Calibri"/>
                            <w:sz w:val="14"/>
                            <w:szCs w:val="14"/>
                          </w:rPr>
                        </w:pPr>
                      </w:p>
                    </w:txbxContent>
                  </v:textbox>
                </v:shape>
                <v:shape id="AutoShape 1832" o:spid="_x0000_s1723" type="#_x0000_t176" style="position:absolute;left:7452;top:7716;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">
                  <v:textbox>
                    <w:txbxContent>
                      <w:p w14:paraId="4B660DB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25290B8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32AC496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1687FA70" w14:textId="77777777" w:rsidR="00BF7F3C" w:rsidRPr="005D4A40" w:rsidRDefault="00BF7F3C" w:rsidP="007738DF">
                        <w:pPr>
                          <w:spacing w:before="0" w:line="240" w:lineRule="auto"/>
                          <w:ind w:left="0"/>
                          <w:rPr>
                            <w:rFonts w:ascii="Calibri" w:hAnsi="Calibri"/>
                            <w:sz w:val="14"/>
                            <w:szCs w:val="14"/>
                          </w:rPr>
                        </w:pPr>
                      </w:p>
                    </w:txbxContent>
                  </v:textbox>
                </v:shape>
                <v:shape id="AutoShape 1833" o:spid="_x0000_s1724" type="#_x0000_t32" style="position:absolute;left:8534;top:7274;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">
                  <v:stroke endarrow="block"/>
                </v:shape>
              </v:group>
            </w:pict>
          </mc:Fallback>
        </mc:AlternateContent>
      </w:r>
    </w:p>
    <w:p w14:paraId="1934D14D" w14:textId="77777777" w:rsidR="007738DF" w:rsidRDefault="007738DF" w:rsidP="007738DF">
      <w:pPr>
        <w:pStyle w:val="ListParagraph"/>
        <w:spacing w:after="0" w:line="240" w:lineRule="auto"/>
        <w:ind w:left="360"/>
      </w:pPr>
    </w:p>
    <w:p w14:paraId="1A4E280E" w14:textId="77777777" w:rsidR="007738DF" w:rsidRDefault="007738DF" w:rsidP="007738DF">
      <w:pPr>
        <w:pStyle w:val="ListParagraph"/>
        <w:spacing w:after="0" w:line="240" w:lineRule="auto"/>
        <w:ind w:left="360"/>
      </w:pPr>
    </w:p>
    <w:p w14:paraId="43635396" w14:textId="77777777" w:rsidR="007738DF" w:rsidRDefault="007738DF" w:rsidP="007738DF">
      <w:pPr>
        <w:pStyle w:val="ListParagraph"/>
        <w:spacing w:after="0" w:line="240" w:lineRule="auto"/>
        <w:ind w:left="360"/>
      </w:pPr>
    </w:p>
    <w:p w14:paraId="548A8BAA" w14:textId="77777777" w:rsidR="007738DF" w:rsidRDefault="007738DF" w:rsidP="007738DF">
      <w:pPr>
        <w:pStyle w:val="ListParagraph"/>
        <w:spacing w:after="0" w:line="240" w:lineRule="auto"/>
        <w:ind w:left="360"/>
      </w:pPr>
    </w:p>
    <w:p w14:paraId="621CE15B" w14:textId="77777777" w:rsidR="007738DF" w:rsidRDefault="007738DF" w:rsidP="007738DF">
      <w:pPr>
        <w:pStyle w:val="ListParagraph"/>
        <w:spacing w:after="0" w:line="240" w:lineRule="auto"/>
        <w:ind w:left="360"/>
      </w:pPr>
    </w:p>
    <w:p w14:paraId="08FE4FC8" w14:textId="77777777" w:rsidR="007738DF" w:rsidRDefault="007738DF" w:rsidP="007738DF">
      <w:pPr>
        <w:pStyle w:val="ListParagraph"/>
        <w:spacing w:after="0" w:line="240" w:lineRule="auto"/>
        <w:ind w:left="360"/>
      </w:pPr>
    </w:p>
    <w:p w14:paraId="1F475877" w14:textId="77777777" w:rsidR="007738DF" w:rsidRDefault="007738DF" w:rsidP="007738DF">
      <w:pPr>
        <w:pStyle w:val="ListParagraph"/>
        <w:spacing w:after="0" w:line="240" w:lineRule="auto"/>
        <w:ind w:left="360"/>
      </w:pPr>
    </w:p>
    <w:p w14:paraId="0F199889" w14:textId="77777777" w:rsidR="007738DF" w:rsidRDefault="007738DF" w:rsidP="007738DF">
      <w:pPr>
        <w:pStyle w:val="ListParagraph"/>
        <w:spacing w:after="0" w:line="240" w:lineRule="auto"/>
        <w:ind w:left="360"/>
      </w:pPr>
    </w:p>
    <w:p w14:paraId="63FD884C" w14:textId="77777777" w:rsidR="007738DF" w:rsidRDefault="007738DF" w:rsidP="007738DF">
      <w:pPr>
        <w:pStyle w:val="ListParagraph"/>
        <w:spacing w:after="0" w:line="240" w:lineRule="auto"/>
        <w:ind w:left="360"/>
      </w:pPr>
    </w:p>
    <w:p w14:paraId="1062C539" w14:textId="77777777" w:rsidR="007738DF" w:rsidRDefault="007738DF" w:rsidP="007738DF">
      <w:pPr>
        <w:pStyle w:val="ListParagraph"/>
        <w:spacing w:after="0" w:line="240" w:lineRule="auto"/>
        <w:ind w:left="360"/>
      </w:pPr>
    </w:p>
    <w:p w14:paraId="3834C79E" w14:textId="77777777" w:rsidR="007738DF" w:rsidRDefault="007738DF" w:rsidP="007738DF">
      <w:pPr>
        <w:pStyle w:val="ListParagraph"/>
        <w:spacing w:after="0" w:line="240" w:lineRule="auto"/>
        <w:ind w:left="360"/>
      </w:pPr>
    </w:p>
    <w:p w14:paraId="5BDABCCE" w14:textId="77777777" w:rsidR="007738DF" w:rsidRDefault="007738DF" w:rsidP="007738DF">
      <w:pPr>
        <w:pStyle w:val="ListParagraph"/>
        <w:spacing w:after="0" w:line="240" w:lineRule="auto"/>
        <w:ind w:left="360"/>
      </w:pPr>
    </w:p>
    <w:p w14:paraId="718A24D1" w14:textId="77777777" w:rsidR="007738DF" w:rsidRDefault="007738DF" w:rsidP="007738DF">
      <w:pPr>
        <w:pStyle w:val="ListParagraph"/>
        <w:spacing w:after="0" w:line="240" w:lineRule="auto"/>
        <w:ind w:left="360"/>
      </w:pPr>
    </w:p>
    <w:p w14:paraId="5BB35B0A" w14:textId="77777777" w:rsidR="007738DF" w:rsidRDefault="007738DF" w:rsidP="007738DF">
      <w:pPr>
        <w:pStyle w:val="ListParagraph"/>
        <w:spacing w:after="0" w:line="240" w:lineRule="auto"/>
        <w:ind w:left="360"/>
      </w:pPr>
    </w:p>
    <w:p w14:paraId="0AB864E1" w14:textId="77777777" w:rsidR="007738DF" w:rsidRDefault="007738DF" w:rsidP="007738DF">
      <w:pPr>
        <w:pStyle w:val="ListParagraph"/>
        <w:spacing w:after="0" w:line="240" w:lineRule="auto"/>
        <w:ind w:left="360"/>
      </w:pPr>
    </w:p>
    <w:p w14:paraId="5F02C1D6" w14:textId="77777777" w:rsidR="007738DF" w:rsidRDefault="007738DF" w:rsidP="007738DF">
      <w:pPr>
        <w:pStyle w:val="ListParagraph"/>
        <w:spacing w:after="0" w:line="240" w:lineRule="auto"/>
        <w:ind w:left="360"/>
      </w:pPr>
    </w:p>
    <w:p w14:paraId="07D30E21" w14:textId="77777777" w:rsidR="007738DF" w:rsidRDefault="007738DF" w:rsidP="007738DF">
      <w:pPr>
        <w:pStyle w:val="ListParagraph"/>
        <w:spacing w:after="0" w:line="240" w:lineRule="auto"/>
        <w:ind w:left="360"/>
      </w:pPr>
    </w:p>
    <w:p w14:paraId="46D1C43B" w14:textId="77777777" w:rsidR="007738DF" w:rsidRDefault="007738DF" w:rsidP="007738DF">
      <w:pPr>
        <w:pStyle w:val="ListParagraph"/>
        <w:spacing w:after="0" w:line="240" w:lineRule="auto"/>
        <w:ind w:left="360"/>
      </w:pPr>
    </w:p>
    <w:p w14:paraId="7861E6C5" w14:textId="77777777" w:rsidR="007738DF" w:rsidRDefault="007738DF" w:rsidP="007738DF">
      <w:pPr>
        <w:pStyle w:val="ListParagraph"/>
        <w:spacing w:after="0" w:line="240" w:lineRule="auto"/>
        <w:ind w:left="360"/>
      </w:pPr>
    </w:p>
    <w:p w14:paraId="5EDEFD83" w14:textId="77777777" w:rsidR="007738DF" w:rsidRDefault="007738DF" w:rsidP="007738DF">
      <w:pPr>
        <w:pStyle w:val="ListParagraph"/>
        <w:spacing w:after="0" w:line="240" w:lineRule="auto"/>
        <w:ind w:left="360"/>
      </w:pPr>
    </w:p>
    <w:p w14:paraId="2BB084CD" w14:textId="77777777" w:rsidR="007738DF" w:rsidRDefault="007738DF" w:rsidP="007738DF">
      <w:pPr>
        <w:pStyle w:val="ListParagraph"/>
        <w:spacing w:after="0" w:line="240" w:lineRule="auto"/>
        <w:ind w:left="360"/>
      </w:pPr>
    </w:p>
    <w:p w14:paraId="2DE369C4" w14:textId="77777777" w:rsidR="007738DF" w:rsidRDefault="007738DF" w:rsidP="007738DF">
      <w:pPr>
        <w:pStyle w:val="ListParagraph"/>
        <w:spacing w:after="0" w:line="240" w:lineRule="auto"/>
        <w:ind w:left="360"/>
      </w:pPr>
    </w:p>
    <w:p w14:paraId="085D4E03" w14:textId="77777777" w:rsidR="007738DF" w:rsidRDefault="007738DF" w:rsidP="007738DF">
      <w:pPr>
        <w:pStyle w:val="ListParagraph"/>
        <w:spacing w:after="0" w:line="240" w:lineRule="auto"/>
        <w:ind w:left="360"/>
      </w:pPr>
    </w:p>
    <w:p w14:paraId="7E867957" w14:textId="77777777" w:rsidR="007738DF" w:rsidRDefault="007738DF" w:rsidP="007738DF">
      <w:pPr>
        <w:pStyle w:val="ListParagraph"/>
        <w:spacing w:after="0" w:line="240" w:lineRule="auto"/>
        <w:ind w:left="360"/>
      </w:pPr>
    </w:p>
    <w:p w14:paraId="07E9FDEA" w14:textId="77777777" w:rsidR="007738DF" w:rsidRDefault="007738DF" w:rsidP="007738DF">
      <w:pPr>
        <w:pStyle w:val="ListParagraph"/>
        <w:spacing w:after="0" w:line="240" w:lineRule="auto"/>
        <w:ind w:left="360"/>
      </w:pPr>
    </w:p>
    <w:p w14:paraId="36BE9E80" w14:textId="77777777" w:rsidR="007738DF" w:rsidRDefault="007738DF" w:rsidP="007738DF">
      <w:pPr>
        <w:pStyle w:val="ListParagraph"/>
        <w:spacing w:after="0" w:line="240" w:lineRule="auto"/>
        <w:ind w:left="360"/>
      </w:pPr>
    </w:p>
    <w:p w14:paraId="49D35995" w14:textId="77777777" w:rsidR="007738DF" w:rsidRDefault="007738DF" w:rsidP="007738DF">
      <w:pPr>
        <w:pStyle w:val="ListParagraph"/>
        <w:spacing w:after="0" w:line="240" w:lineRule="auto"/>
        <w:ind w:left="360"/>
      </w:pPr>
    </w:p>
    <w:p w14:paraId="4C20951A" w14:textId="77777777" w:rsidR="007738DF" w:rsidRDefault="007738DF" w:rsidP="007738DF">
      <w:pPr>
        <w:pStyle w:val="ListParagraph"/>
        <w:spacing w:after="0" w:line="240" w:lineRule="auto"/>
        <w:ind w:left="360"/>
      </w:pPr>
    </w:p>
    <w:p w14:paraId="1904D679" w14:textId="77777777" w:rsidR="007738DF" w:rsidRDefault="007738DF" w:rsidP="007738DF">
      <w:pPr>
        <w:pStyle w:val="ListParagraph"/>
        <w:spacing w:after="0" w:line="240" w:lineRule="auto"/>
        <w:ind w:left="360"/>
      </w:pPr>
    </w:p>
    <w:p w14:paraId="69A49321" w14:textId="77777777" w:rsidR="007738DF" w:rsidRDefault="007738DF" w:rsidP="007738DF">
      <w:pPr>
        <w:pStyle w:val="ListParagraph"/>
        <w:spacing w:after="0" w:line="240" w:lineRule="auto"/>
        <w:ind w:left="360"/>
      </w:pPr>
    </w:p>
    <w:p w14:paraId="69AD5B83" w14:textId="77777777" w:rsidR="007738DF" w:rsidRDefault="007738DF" w:rsidP="007738DF">
      <w:pPr>
        <w:pStyle w:val="ListParagraph"/>
        <w:spacing w:after="0" w:line="240" w:lineRule="auto"/>
        <w:ind w:left="360"/>
      </w:pPr>
    </w:p>
    <w:p w14:paraId="3A9C9A77" w14:textId="77777777" w:rsidR="007738DF" w:rsidRDefault="007738DF" w:rsidP="007738DF">
      <w:pPr>
        <w:pStyle w:val="ListParagraph"/>
        <w:spacing w:after="0" w:line="240" w:lineRule="auto"/>
        <w:ind w:left="360"/>
      </w:pPr>
    </w:p>
    <w:p w14:paraId="24DE93F6" w14:textId="77777777" w:rsidR="007738DF" w:rsidRDefault="007738DF" w:rsidP="007738DF">
      <w:pPr>
        <w:pStyle w:val="ListParagraph"/>
        <w:spacing w:after="0" w:line="240" w:lineRule="auto"/>
        <w:ind w:left="360"/>
      </w:pPr>
    </w:p>
    <w:p w14:paraId="09DEF7D9" w14:textId="77777777" w:rsidR="007738DF" w:rsidRDefault="007738DF" w:rsidP="007738DF">
      <w:pPr>
        <w:pStyle w:val="ListParagraph"/>
        <w:spacing w:after="0" w:line="240" w:lineRule="auto"/>
        <w:ind w:left="360"/>
      </w:pPr>
    </w:p>
    <w:p w14:paraId="49D6EB24" w14:textId="77777777" w:rsidR="007738DF" w:rsidRDefault="007738DF" w:rsidP="007738DF">
      <w:pPr>
        <w:pStyle w:val="ListParagraph"/>
        <w:spacing w:after="0" w:line="240" w:lineRule="auto"/>
        <w:ind w:left="360"/>
      </w:pPr>
    </w:p>
    <w:p w14:paraId="55079D77" w14:textId="77777777" w:rsidR="007738DF" w:rsidRDefault="007738DF" w:rsidP="007738DF">
      <w:pPr>
        <w:pStyle w:val="ListParagraph"/>
        <w:spacing w:after="0" w:line="240" w:lineRule="auto"/>
        <w:ind w:left="360"/>
      </w:pPr>
    </w:p>
    <w:p w14:paraId="2030D2D2" w14:textId="77777777" w:rsidR="007738DF" w:rsidRDefault="007738DF" w:rsidP="007738DF">
      <w:pPr>
        <w:pStyle w:val="ListParagraph"/>
        <w:spacing w:after="0" w:line="240" w:lineRule="auto"/>
        <w:ind w:left="360"/>
      </w:pPr>
    </w:p>
    <w:p w14:paraId="0C148E0C" w14:textId="77777777" w:rsidR="007738DF" w:rsidRDefault="007738DF" w:rsidP="007738DF">
      <w:pPr>
        <w:pStyle w:val="ListParagraph"/>
        <w:spacing w:after="0" w:line="240" w:lineRule="auto"/>
        <w:ind w:left="360"/>
      </w:pPr>
    </w:p>
    <w:p w14:paraId="0B9A07FA" w14:textId="77777777" w:rsidR="007738DF" w:rsidRDefault="007738DF" w:rsidP="007738DF">
      <w:pPr>
        <w:pStyle w:val="ListParagraph"/>
        <w:spacing w:after="0" w:line="240" w:lineRule="auto"/>
        <w:ind w:left="360"/>
      </w:pPr>
    </w:p>
    <w:p w14:paraId="2F30BC57" w14:textId="77777777" w:rsidR="007738DF" w:rsidRDefault="007738DF" w:rsidP="007738DF">
      <w:pPr>
        <w:spacing w:before="0"/>
        <w:ind w:left="0"/>
        <w:rPr>
          <w:rFonts w:ascii="Calibri" w:hAnsi="Calibri"/>
          <w:sz w:val="14"/>
          <w:szCs w:val="14"/>
          <w:lang w:val="en-GB"/>
        </w:rPr>
      </w:pPr>
      <w:r w:rsidRPr="00772A00">
        <w:rPr>
          <w:rFonts w:ascii="Calibri" w:hAnsi="Calibri"/>
          <w:sz w:val="14"/>
          <w:szCs w:val="14"/>
          <w:lang w:val="en-GB"/>
        </w:rPr>
        <w:t>Notes:</w:t>
      </w:r>
    </w:p>
    <w:p w14:paraId="7BB62A1F" w14:textId="77777777" w:rsidR="007738DF" w:rsidRDefault="007738DF" w:rsidP="007738DF">
      <w:pPr>
        <w:pStyle w:val="ListParagraph"/>
        <w:numPr>
          <w:ilvl w:val="0"/>
          <w:numId w:val="60"/>
        </w:numPr>
        <w:spacing w:after="0" w:line="240" w:lineRule="auto"/>
        <w:rPr>
          <w:rFonts w:ascii="Calibri" w:hAnsi="Calibri"/>
          <w:sz w:val="14"/>
          <w:szCs w:val="14"/>
        </w:rPr>
      </w:pPr>
      <w:r w:rsidRPr="00772A00">
        <w:rPr>
          <w:rFonts w:ascii="Calibri" w:hAnsi="Calibri"/>
          <w:sz w:val="14"/>
          <w:szCs w:val="14"/>
        </w:rPr>
        <w:t>This general rule of thumb is to limit the maximum differential pressure for globe valves with unguided swivel discs.</w:t>
      </w:r>
    </w:p>
    <w:p w14:paraId="167AE345" w14:textId="77777777" w:rsidR="007738DF" w:rsidRDefault="007738DF" w:rsidP="007738DF">
      <w:pPr>
        <w:pStyle w:val="ListParagraph"/>
        <w:numPr>
          <w:ilvl w:val="0"/>
          <w:numId w:val="60"/>
        </w:numPr>
        <w:spacing w:after="0" w:line="240" w:lineRule="auto"/>
        <w:rPr>
          <w:rFonts w:ascii="Calibri" w:hAnsi="Calibri"/>
          <w:sz w:val="14"/>
          <w:szCs w:val="14"/>
        </w:rPr>
      </w:pPr>
      <w:r w:rsidRPr="00772A00">
        <w:rPr>
          <w:rFonts w:ascii="Calibri" w:hAnsi="Calibri"/>
          <w:sz w:val="14"/>
          <w:szCs w:val="14"/>
        </w:rPr>
        <w:t xml:space="preserve">T-Pattern globe valves generally have unguided swivel discs in the lower pressure </w:t>
      </w:r>
      <w:r w:rsidRPr="00772A00">
        <w:rPr>
          <w:rFonts w:ascii="Calibri" w:hAnsi="Calibri"/>
          <w:color w:val="000000"/>
          <w:sz w:val="14"/>
          <w:szCs w:val="14"/>
        </w:rPr>
        <w:t>classes of class</w:t>
      </w:r>
      <w:r w:rsidRPr="00772A00">
        <w:rPr>
          <w:rFonts w:ascii="Calibri" w:hAnsi="Calibri"/>
          <w:sz w:val="14"/>
          <w:szCs w:val="14"/>
        </w:rPr>
        <w:t xml:space="preserve"> 150,300 and 600.  Starting at class 600 for some manufacturers and class 900 and higher for most manufacturers, the discs are single guided in a cage body design.</w:t>
      </w:r>
    </w:p>
    <w:p w14:paraId="036D9939" w14:textId="77777777" w:rsidR="007738DF" w:rsidRDefault="007738DF" w:rsidP="007738DF">
      <w:pPr>
        <w:pStyle w:val="ListParagraph"/>
        <w:numPr>
          <w:ilvl w:val="0"/>
          <w:numId w:val="60"/>
        </w:numPr>
        <w:spacing w:after="0" w:line="240" w:lineRule="auto"/>
        <w:rPr>
          <w:rFonts w:ascii="Calibri" w:hAnsi="Calibri"/>
          <w:sz w:val="14"/>
          <w:szCs w:val="14"/>
        </w:rPr>
      </w:pPr>
      <w:r w:rsidRPr="00772A00">
        <w:rPr>
          <w:rFonts w:ascii="Calibri" w:hAnsi="Calibri"/>
          <w:sz w:val="14"/>
          <w:szCs w:val="14"/>
        </w:rPr>
        <w:t>A general warning on T-Pattern globe valve designs when applying to throttling service.  Most globe valves are design with a rising stem and rising hand wheel.  The stem nut is threaded on the stem side end on the yoke side.  Durign severe vibration situations, the stem nut design is resistant to failure from high thrust loading.  Some manufacturers design their T-pattern globe valves similar to API 600 gate valves to accommodate bevel gear operators.  The stem nut to bearing retaining flange design in rising stem non-rising hand wheel globe valves is very similar to that of gate valves. The stem nut to bearing flange transition is a sharp 90 degree angle that concentrates high stresses under thrust loading.  When vibration occurs while throtting sharp pulsations of impact loading is added to the thrust load.  This impact loading is generally not a severe in gate valves.  The stem nut bearing flange is typically made of a Ni-resist cast iron material that has very high brittle properties.  With this brittle material and the additional high stress concentration at the 90 degree location, the potential for brittle fracture caused by impact loading is possible and has happened in a severe stem vibration situation.</w:t>
      </w:r>
    </w:p>
    <w:p w14:paraId="1E9BDA4E" w14:textId="77777777" w:rsidR="007738DF" w:rsidRPr="00772A00" w:rsidRDefault="007738DF" w:rsidP="007738DF">
      <w:pPr>
        <w:pStyle w:val="ListParagraph"/>
        <w:spacing w:after="0" w:line="240" w:lineRule="auto"/>
        <w:ind w:left="360"/>
        <w:rPr>
          <w:rFonts w:ascii="Calibri" w:hAnsi="Calibri"/>
          <w:sz w:val="14"/>
          <w:szCs w:val="14"/>
        </w:rPr>
      </w:pPr>
      <w:r w:rsidRPr="00772A00">
        <w:rPr>
          <w:rFonts w:ascii="Calibri" w:hAnsi="Calibri"/>
          <w:sz w:val="14"/>
          <w:szCs w:val="14"/>
        </w:rPr>
        <w:t>This style of valve can be found in class 150 and class 300 large sizes at above 6”.  This design can also be found in class 600 valves down to 4”and class 1500 vlaves down to 2”.</w:t>
      </w:r>
    </w:p>
    <w:p w14:paraId="5C129775" w14:textId="77777777" w:rsidR="007738DF" w:rsidRDefault="007738DF" w:rsidP="007738DF">
      <w:pPr>
        <w:pStyle w:val="ListParagraph"/>
        <w:spacing w:after="0" w:line="240" w:lineRule="auto"/>
        <w:ind w:left="360"/>
        <w:rPr>
          <w:rFonts w:ascii="Calibri" w:hAnsi="Calibri"/>
          <w:sz w:val="14"/>
          <w:szCs w:val="14"/>
        </w:rPr>
      </w:pPr>
      <w:r w:rsidRPr="00772A00">
        <w:rPr>
          <w:rFonts w:ascii="Calibri" w:hAnsi="Calibri"/>
          <w:sz w:val="14"/>
          <w:szCs w:val="14"/>
        </w:rPr>
        <w:t>Until changes can be made to the stem nut design, limit this type of design to 150 psi differential for liquid and gas and 125 psi for flashing services regardless of size.</w:t>
      </w:r>
    </w:p>
    <w:p w14:paraId="50495B63" w14:textId="77777777" w:rsidR="007738DF" w:rsidRDefault="007738DF" w:rsidP="007738DF">
      <w:pPr>
        <w:autoSpaceDE/>
        <w:autoSpaceDN/>
        <w:adjustRightInd/>
        <w:spacing w:before="0" w:line="240" w:lineRule="auto"/>
        <w:ind w:left="0"/>
        <w:rPr>
          <w:color w:val="auto"/>
          <w:lang w:val="en-GB" w:eastAsia="en-GB"/>
        </w:rPr>
      </w:pPr>
      <w:r>
        <w:br w:type="page"/>
      </w:r>
    </w:p>
    <w:p w14:paraId="2943D6C8" w14:textId="77777777" w:rsidR="007738DF" w:rsidRDefault="007738DF" w:rsidP="007738DF">
      <w:pPr>
        <w:pStyle w:val="ListParagraph"/>
        <w:spacing w:after="0" w:line="240" w:lineRule="auto"/>
        <w:ind w:left="360"/>
      </w:pPr>
    </w:p>
    <w:p w14:paraId="2A938D20" w14:textId="77777777" w:rsidR="007738DF" w:rsidRDefault="007738DF" w:rsidP="007738DF">
      <w:pPr>
        <w:pStyle w:val="ListParagraph"/>
        <w:spacing w:after="0" w:line="240" w:lineRule="auto"/>
        <w:ind w:left="360"/>
      </w:pPr>
      <w:r>
        <w:rPr>
          <w:b/>
        </w:rPr>
        <w:t xml:space="preserve">Figure D-3: </w:t>
      </w:r>
      <w:r>
        <w:t>Valve Size 3”</w:t>
      </w:r>
    </w:p>
    <w:p w14:paraId="7999CFA0" w14:textId="68BBF392" w:rsidR="007738DF" w:rsidRDefault="00673A21" w:rsidP="007738DF">
      <w:pPr>
        <w:pStyle w:val="ListParagraph"/>
        <w:spacing w:after="0" w:line="240" w:lineRule="auto"/>
        <w:ind w:left="360"/>
      </w:pPr>
      <w:r>
        <w:rPr>
          <w:noProof/>
        </w:rPr>
        <mc:AlternateContent>
          <mc:Choice Requires="wpg">
            <w:drawing>
              <wp:anchor distT="0" distB="0" distL="114300" distR="114300" simplePos="0" relativeHeight="252995584" behindDoc="1" locked="0" layoutInCell="1" allowOverlap="1" wp14:anchorId="72E0D3A3" wp14:editId="14645921">
                <wp:simplePos x="0" y="0"/>
                <wp:positionH relativeFrom="column">
                  <wp:posOffset>-40640</wp:posOffset>
                </wp:positionH>
                <wp:positionV relativeFrom="paragraph">
                  <wp:posOffset>109220</wp:posOffset>
                </wp:positionV>
                <wp:extent cx="5993130" cy="6160135"/>
                <wp:effectExtent l="6985" t="12065" r="635" b="9525"/>
                <wp:wrapNone/>
                <wp:docPr id="1097340080" name="Group 1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60135"/>
                          <a:chOff x="1376" y="1924"/>
                          <a:chExt cx="9438" cy="9701"/>
                        </a:xfrm>
                      </wpg:grpSpPr>
                      <wps:wsp>
                        <wps:cNvPr id="780740584" name="AutoShape 1835"/>
                        <wps:cNvCnPr>
                          <a:cxnSpLocks noChangeShapeType="1"/>
                        </wps:cNvCnPr>
                        <wps:spPr bwMode="auto">
                          <a:xfrm>
                            <a:off x="3776" y="6765"/>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7379680" name="AutoShape 1836"/>
                        <wps:cNvCnPr>
                          <a:cxnSpLocks noChangeShapeType="1"/>
                        </wps:cNvCnPr>
                        <wps:spPr bwMode="auto">
                          <a:xfrm>
                            <a:off x="7061" y="6770"/>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1153301" name="AutoShape 1837"/>
                        <wps:cNvSpPr>
                          <a:spLocks noChangeArrowheads="1"/>
                        </wps:cNvSpPr>
                        <wps:spPr bwMode="auto">
                          <a:xfrm>
                            <a:off x="4399" y="3234"/>
                            <a:ext cx="2738" cy="1137"/>
                          </a:xfrm>
                          <a:prstGeom prst="flowChartDecision">
                            <a:avLst/>
                          </a:prstGeom>
                          <a:solidFill>
                            <a:srgbClr val="FFFFFF"/>
                          </a:solidFill>
                          <a:ln w="9525">
                            <a:solidFill>
                              <a:srgbClr val="000000"/>
                            </a:solidFill>
                            <a:miter lim="800000"/>
                            <a:headEnd/>
                            <a:tailEnd/>
                          </a:ln>
                        </wps:spPr>
                        <wps:txbx>
                          <w:txbxContent>
                            <w:p w14:paraId="712FDFC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wps:txbx>
                        <wps:bodyPr rot="0" vert="horz" wrap="square" lIns="91440" tIns="45720" rIns="91440" bIns="45720" anchor="t" anchorCtr="0" upright="1">
                          <a:noAutofit/>
                        </wps:bodyPr>
                      </wps:wsp>
                      <wps:wsp>
                        <wps:cNvPr id="2007105640" name="Oval 1838"/>
                        <wps:cNvSpPr>
                          <a:spLocks noChangeArrowheads="1"/>
                        </wps:cNvSpPr>
                        <wps:spPr bwMode="auto">
                          <a:xfrm>
                            <a:off x="4931" y="1924"/>
                            <a:ext cx="1676" cy="946"/>
                          </a:xfrm>
                          <a:prstGeom prst="ellipse">
                            <a:avLst/>
                          </a:prstGeom>
                          <a:solidFill>
                            <a:srgbClr val="FFFFFF"/>
                          </a:solidFill>
                          <a:ln w="9525">
                            <a:solidFill>
                              <a:srgbClr val="000000"/>
                            </a:solidFill>
                            <a:round/>
                            <a:headEnd/>
                            <a:tailEnd/>
                          </a:ln>
                        </wps:spPr>
                        <wps:txbx>
                          <w:txbxContent>
                            <w:p w14:paraId="781CB03E"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7FA23B3F"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0DC7E27D" w14:textId="77777777" w:rsidR="00BF7F3C" w:rsidRPr="00FC0FFA" w:rsidRDefault="00BF7F3C" w:rsidP="007738DF">
                              <w:pPr>
                                <w:spacing w:before="0" w:line="240" w:lineRule="auto"/>
                                <w:ind w:left="0"/>
                                <w:jc w:val="center"/>
                                <w:rPr>
                                  <w:rFonts w:ascii="Calibri" w:hAnsi="Calibri"/>
                                  <w:b/>
                                  <w:sz w:val="16"/>
                                  <w:szCs w:val="16"/>
                                </w:rPr>
                              </w:pPr>
                              <w:r>
                                <w:rPr>
                                  <w:rFonts w:ascii="Calibri" w:hAnsi="Calibri"/>
                                  <w:b/>
                                  <w:sz w:val="16"/>
                                  <w:szCs w:val="16"/>
                                </w:rPr>
                                <w:t>3</w:t>
                              </w:r>
                              <w:r w:rsidRPr="00B57ED3">
                                <w:rPr>
                                  <w:rFonts w:ascii="Calibri" w:hAnsi="Calibri"/>
                                  <w:b/>
                                  <w:sz w:val="16"/>
                                  <w:szCs w:val="16"/>
                                </w:rPr>
                                <w:t>”</w:t>
                              </w:r>
                            </w:p>
                          </w:txbxContent>
                        </wps:txbx>
                        <wps:bodyPr rot="0" vert="horz" wrap="square" lIns="91440" tIns="45720" rIns="91440" bIns="45720" anchor="t" anchorCtr="0" upright="1">
                          <a:noAutofit/>
                        </wps:bodyPr>
                      </wps:wsp>
                      <wps:wsp>
                        <wps:cNvPr id="640187842" name="AutoShape 1839"/>
                        <wps:cNvCnPr>
                          <a:cxnSpLocks noChangeShapeType="1"/>
                        </wps:cNvCnPr>
                        <wps:spPr bwMode="auto">
                          <a:xfrm flipH="1">
                            <a:off x="5766" y="287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580884" name="AutoShape 1840"/>
                        <wps:cNvSpPr>
                          <a:spLocks noChangeArrowheads="1"/>
                        </wps:cNvSpPr>
                        <wps:spPr bwMode="auto">
                          <a:xfrm>
                            <a:off x="7798" y="3281"/>
                            <a:ext cx="2809" cy="1090"/>
                          </a:xfrm>
                          <a:prstGeom prst="flowChartAlternateProcess">
                            <a:avLst/>
                          </a:prstGeom>
                          <a:solidFill>
                            <a:srgbClr val="FFFFFF"/>
                          </a:solidFill>
                          <a:ln w="9525">
                            <a:solidFill>
                              <a:srgbClr val="000000"/>
                            </a:solidFill>
                            <a:miter lim="800000"/>
                            <a:headEnd/>
                            <a:tailEnd/>
                          </a:ln>
                        </wps:spPr>
                        <wps:txbx>
                          <w:txbxContent>
                            <w:p w14:paraId="252D964E"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60EC046D"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wps:txbx>
                        <wps:bodyPr rot="0" vert="horz" wrap="square" lIns="91440" tIns="45720" rIns="91440" bIns="45720" anchor="t" anchorCtr="0" upright="1">
                          <a:noAutofit/>
                        </wps:bodyPr>
                      </wps:wsp>
                      <wps:wsp>
                        <wps:cNvPr id="1335112244" name="AutoShape 1841"/>
                        <wps:cNvCnPr>
                          <a:cxnSpLocks noChangeShapeType="1"/>
                        </wps:cNvCnPr>
                        <wps:spPr bwMode="auto">
                          <a:xfrm>
                            <a:off x="7120" y="3793"/>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349425" name="AutoShape 1842"/>
                        <wps:cNvSpPr>
                          <a:spLocks noChangeArrowheads="1"/>
                        </wps:cNvSpPr>
                        <wps:spPr bwMode="auto">
                          <a:xfrm>
                            <a:off x="4767" y="4808"/>
                            <a:ext cx="2010" cy="570"/>
                          </a:xfrm>
                          <a:prstGeom prst="roundRect">
                            <a:avLst>
                              <a:gd name="adj" fmla="val 16667"/>
                            </a:avLst>
                          </a:prstGeom>
                          <a:solidFill>
                            <a:srgbClr val="FFFFFF"/>
                          </a:solidFill>
                          <a:ln w="9525">
                            <a:solidFill>
                              <a:srgbClr val="000000"/>
                            </a:solidFill>
                            <a:round/>
                            <a:headEnd/>
                            <a:tailEnd/>
                          </a:ln>
                        </wps:spPr>
                        <wps:txbx>
                          <w:txbxContent>
                            <w:p w14:paraId="220282AD"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555BE257"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wps:txbx>
                        <wps:bodyPr rot="0" vert="horz" wrap="square" lIns="91440" tIns="45720" rIns="91440" bIns="45720" anchor="t" anchorCtr="0" upright="1">
                          <a:noAutofit/>
                        </wps:bodyPr>
                      </wps:wsp>
                      <wps:wsp>
                        <wps:cNvPr id="195934480" name="AutoShape 1843"/>
                        <wps:cNvCnPr>
                          <a:cxnSpLocks noChangeShapeType="1"/>
                        </wps:cNvCnPr>
                        <wps:spPr bwMode="auto">
                          <a:xfrm>
                            <a:off x="5766" y="435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9290018" name="AutoShape 1844"/>
                        <wps:cNvCnPr>
                          <a:cxnSpLocks noChangeShapeType="1"/>
                        </wps:cNvCnPr>
                        <wps:spPr bwMode="auto">
                          <a:xfrm>
                            <a:off x="6775" y="5110"/>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7088970" name="AutoShape 1845"/>
                        <wps:cNvCnPr>
                          <a:cxnSpLocks noChangeShapeType="1"/>
                        </wps:cNvCnPr>
                        <wps:spPr bwMode="auto">
                          <a:xfrm>
                            <a:off x="9076" y="5093"/>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9629921" name="AutoShape 1846"/>
                        <wps:cNvCnPr>
                          <a:cxnSpLocks noChangeShapeType="1"/>
                        </wps:cNvCnPr>
                        <wps:spPr bwMode="auto">
                          <a:xfrm>
                            <a:off x="5769" y="5361"/>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1562535" name="AutoShape 1847"/>
                        <wps:cNvCnPr>
                          <a:cxnSpLocks noChangeShapeType="1"/>
                        </wps:cNvCnPr>
                        <wps:spPr bwMode="auto">
                          <a:xfrm flipH="1">
                            <a:off x="2482" y="5114"/>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30185" name="AutoShape 1848"/>
                        <wps:cNvCnPr>
                          <a:cxnSpLocks noChangeShapeType="1"/>
                        </wps:cNvCnPr>
                        <wps:spPr bwMode="auto">
                          <a:xfrm flipH="1">
                            <a:off x="2472" y="5114"/>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959510" name="AutoShape 1849"/>
                        <wps:cNvSpPr>
                          <a:spLocks noChangeArrowheads="1"/>
                        </wps:cNvSpPr>
                        <wps:spPr bwMode="auto">
                          <a:xfrm>
                            <a:off x="1537" y="6207"/>
                            <a:ext cx="1882" cy="1137"/>
                          </a:xfrm>
                          <a:prstGeom prst="flowChartDecision">
                            <a:avLst/>
                          </a:prstGeom>
                          <a:solidFill>
                            <a:srgbClr val="FFFFFF"/>
                          </a:solidFill>
                          <a:ln w="9525">
                            <a:solidFill>
                              <a:srgbClr val="000000"/>
                            </a:solidFill>
                            <a:miter lim="800000"/>
                            <a:headEnd/>
                            <a:tailEnd/>
                          </a:ln>
                        </wps:spPr>
                        <wps:txbx>
                          <w:txbxContent>
                            <w:p w14:paraId="457D815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7AD7DCE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4642F5F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200 psi</w:t>
                              </w:r>
                            </w:p>
                            <w:p w14:paraId="11E1FEFD"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1373558519" name="AutoShape 1850"/>
                        <wps:cNvSpPr>
                          <a:spLocks noChangeArrowheads="1"/>
                        </wps:cNvSpPr>
                        <wps:spPr bwMode="auto">
                          <a:xfrm>
                            <a:off x="4904" y="9014"/>
                            <a:ext cx="3358" cy="1492"/>
                          </a:xfrm>
                          <a:prstGeom prst="flowChartDecision">
                            <a:avLst/>
                          </a:prstGeom>
                          <a:solidFill>
                            <a:srgbClr val="FFFFFF"/>
                          </a:solidFill>
                          <a:ln w="9525">
                            <a:solidFill>
                              <a:srgbClr val="000000"/>
                            </a:solidFill>
                            <a:miter lim="800000"/>
                            <a:headEnd/>
                            <a:tailEnd/>
                          </a:ln>
                        </wps:spPr>
                        <wps:txbx>
                          <w:txbxContent>
                            <w:p w14:paraId="6372CDC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464CC76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0A8A5CD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wps:txbx>
                        <wps:bodyPr rot="0" vert="horz" wrap="square" lIns="91440" tIns="45720" rIns="91440" bIns="45720" anchor="t" anchorCtr="0" upright="1">
                          <a:noAutofit/>
                        </wps:bodyPr>
                      </wps:wsp>
                      <wps:wsp>
                        <wps:cNvPr id="305512728" name="Oval 1851"/>
                        <wps:cNvSpPr>
                          <a:spLocks noChangeArrowheads="1"/>
                        </wps:cNvSpPr>
                        <wps:spPr bwMode="auto">
                          <a:xfrm>
                            <a:off x="8790" y="9166"/>
                            <a:ext cx="1837" cy="1115"/>
                          </a:xfrm>
                          <a:prstGeom prst="ellipse">
                            <a:avLst/>
                          </a:prstGeom>
                          <a:solidFill>
                            <a:srgbClr val="FFFFFF"/>
                          </a:solidFill>
                          <a:ln w="9525">
                            <a:solidFill>
                              <a:srgbClr val="000000"/>
                            </a:solidFill>
                            <a:round/>
                            <a:headEnd/>
                            <a:tailEnd/>
                          </a:ln>
                        </wps:spPr>
                        <wps:txbx>
                          <w:txbxContent>
                            <w:p w14:paraId="0FCB979B"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wps:txbx>
                        <wps:bodyPr rot="0" vert="horz" wrap="square" lIns="91440" tIns="45720" rIns="91440" bIns="45720" anchor="t" anchorCtr="0" upright="1">
                          <a:noAutofit/>
                        </wps:bodyPr>
                      </wps:wsp>
                      <wps:wsp>
                        <wps:cNvPr id="120645834" name="Rectangle 1852"/>
                        <wps:cNvSpPr>
                          <a:spLocks noChangeArrowheads="1"/>
                        </wps:cNvSpPr>
                        <wps:spPr bwMode="auto">
                          <a:xfrm>
                            <a:off x="4655" y="10783"/>
                            <a:ext cx="3865" cy="842"/>
                          </a:xfrm>
                          <a:prstGeom prst="rect">
                            <a:avLst/>
                          </a:prstGeom>
                          <a:solidFill>
                            <a:srgbClr val="FFFFFF"/>
                          </a:solidFill>
                          <a:ln w="9525">
                            <a:solidFill>
                              <a:srgbClr val="000000"/>
                            </a:solidFill>
                            <a:miter lim="800000"/>
                            <a:headEnd/>
                            <a:tailEnd/>
                          </a:ln>
                        </wps:spPr>
                        <wps:txbx>
                          <w:txbxContent>
                            <w:p w14:paraId="2D72396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1210B13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256C009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wps:txbx>
                        <wps:bodyPr rot="0" vert="horz" wrap="square" lIns="91440" tIns="45720" rIns="91440" bIns="45720" anchor="t" anchorCtr="0" upright="1">
                          <a:noAutofit/>
                        </wps:bodyPr>
                      </wps:wsp>
                      <wps:wsp>
                        <wps:cNvPr id="940079250" name="AutoShape 1853"/>
                        <wps:cNvCnPr>
                          <a:cxnSpLocks noChangeShapeType="1"/>
                        </wps:cNvCnPr>
                        <wps:spPr bwMode="auto">
                          <a:xfrm>
                            <a:off x="3419" y="6779"/>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7323667" name="AutoShape 1854"/>
                        <wps:cNvCnPr>
                          <a:cxnSpLocks noChangeShapeType="1"/>
                        </wps:cNvCnPr>
                        <wps:spPr bwMode="auto">
                          <a:xfrm>
                            <a:off x="6685" y="6773"/>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7037972" name="AutoShape 1855"/>
                        <wps:cNvCnPr>
                          <a:cxnSpLocks noChangeShapeType="1"/>
                        </wps:cNvCnPr>
                        <wps:spPr bwMode="auto">
                          <a:xfrm>
                            <a:off x="10020" y="6753"/>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605963" name="AutoShape 1856"/>
                        <wps:cNvCnPr>
                          <a:cxnSpLocks noChangeShapeType="1"/>
                        </wps:cNvCnPr>
                        <wps:spPr bwMode="auto">
                          <a:xfrm>
                            <a:off x="10377" y="6752"/>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6146344" name="AutoShape 1857"/>
                        <wps:cNvCnPr>
                          <a:cxnSpLocks noChangeShapeType="1"/>
                        </wps:cNvCnPr>
                        <wps:spPr bwMode="auto">
                          <a:xfrm>
                            <a:off x="3774" y="8641"/>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6330401" name="AutoShape 1858"/>
                        <wps:cNvCnPr>
                          <a:cxnSpLocks noChangeShapeType="1"/>
                        </wps:cNvCnPr>
                        <wps:spPr bwMode="auto">
                          <a:xfrm flipH="1" flipV="1">
                            <a:off x="6610" y="8641"/>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98682" name="AutoShape 1859"/>
                        <wps:cNvCnPr>
                          <a:cxnSpLocks noChangeShapeType="1"/>
                        </wps:cNvCnPr>
                        <wps:spPr bwMode="auto">
                          <a:xfrm>
                            <a:off x="6592" y="10506"/>
                            <a:ext cx="0" cy="27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6167778" name="AutoShape 1860"/>
                        <wps:cNvCnPr>
                          <a:cxnSpLocks noChangeShapeType="1"/>
                        </wps:cNvCnPr>
                        <wps:spPr bwMode="auto">
                          <a:xfrm>
                            <a:off x="8268" y="9756"/>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0134483" name="AutoShape 1861"/>
                        <wps:cNvCnPr>
                          <a:cxnSpLocks noChangeShapeType="1"/>
                        </wps:cNvCnPr>
                        <wps:spPr bwMode="auto">
                          <a:xfrm>
                            <a:off x="5762" y="7330"/>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884552" name="AutoShape 1862"/>
                        <wps:cNvCnPr>
                          <a:cxnSpLocks noChangeShapeType="1"/>
                        </wps:cNvCnPr>
                        <wps:spPr bwMode="auto">
                          <a:xfrm>
                            <a:off x="2472" y="7344"/>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5117292" name="AutoShape 1863"/>
                        <wps:cNvCnPr>
                          <a:cxnSpLocks noChangeShapeType="1"/>
                        </wps:cNvCnPr>
                        <wps:spPr bwMode="auto">
                          <a:xfrm>
                            <a:off x="6592" y="862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4691469" name="Text Box 1864"/>
                        <wps:cNvSpPr txBox="1">
                          <a:spLocks noChangeArrowheads="1"/>
                        </wps:cNvSpPr>
                        <wps:spPr bwMode="auto">
                          <a:xfrm>
                            <a:off x="6704" y="3234"/>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9B272"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613040858" name="Text Box 1865"/>
                        <wps:cNvSpPr txBox="1">
                          <a:spLocks noChangeArrowheads="1"/>
                        </wps:cNvSpPr>
                        <wps:spPr bwMode="auto">
                          <a:xfrm>
                            <a:off x="5114" y="4139"/>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72448"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529212373" name="Text Box 1866"/>
                        <wps:cNvSpPr txBox="1">
                          <a:spLocks noChangeArrowheads="1"/>
                        </wps:cNvSpPr>
                        <wps:spPr bwMode="auto">
                          <a:xfrm>
                            <a:off x="3363" y="4856"/>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901DE"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Finishing Liquid</w:t>
                              </w:r>
                            </w:p>
                            <w:p w14:paraId="2F2993C4"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6916922E"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777673947" name="Text Box 1867"/>
                        <wps:cNvSpPr txBox="1">
                          <a:spLocks noChangeArrowheads="1"/>
                        </wps:cNvSpPr>
                        <wps:spPr bwMode="auto">
                          <a:xfrm>
                            <a:off x="6741" y="4842"/>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2CEBC"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Vapor / Gas</w:t>
                              </w:r>
                            </w:p>
                            <w:p w14:paraId="1B91FE4E"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4AD5C17D"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1103867748" name="Text Box 1868"/>
                        <wps:cNvSpPr txBox="1">
                          <a:spLocks noChangeArrowheads="1"/>
                        </wps:cNvSpPr>
                        <wps:spPr bwMode="auto">
                          <a:xfrm>
                            <a:off x="4766" y="5451"/>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026A3"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Non Flashing Liquid</w:t>
                              </w:r>
                            </w:p>
                            <w:p w14:paraId="01A70CBE"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Service</w:t>
                              </w:r>
                            </w:p>
                            <w:p w14:paraId="00A07A1E" w14:textId="77777777" w:rsidR="00BF7F3C" w:rsidRPr="005D4A40" w:rsidRDefault="00BF7F3C" w:rsidP="007738DF">
                              <w:pPr>
                                <w:shd w:val="clear" w:color="auto" w:fill="FFFFFF"/>
                                <w:spacing w:before="0"/>
                                <w:ind w:left="0"/>
                                <w:rPr>
                                  <w:rFonts w:ascii="Calibri" w:hAnsi="Calibri"/>
                                  <w:sz w:val="14"/>
                                  <w:szCs w:val="14"/>
                                </w:rPr>
                              </w:pPr>
                            </w:p>
                          </w:txbxContent>
                        </wps:txbx>
                        <wps:bodyPr rot="0" vert="horz" wrap="square" lIns="91440" tIns="45720" rIns="91440" bIns="45720" anchor="t" anchorCtr="0" upright="1">
                          <a:noAutofit/>
                        </wps:bodyPr>
                      </wps:wsp>
                      <wps:wsp>
                        <wps:cNvPr id="1104700862" name="Text Box 1869"/>
                        <wps:cNvSpPr txBox="1">
                          <a:spLocks noChangeArrowheads="1"/>
                        </wps:cNvSpPr>
                        <wps:spPr bwMode="auto">
                          <a:xfrm>
                            <a:off x="9753"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6D9D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855920841" name="Text Box 1870"/>
                        <wps:cNvSpPr txBox="1">
                          <a:spLocks noChangeArrowheads="1"/>
                        </wps:cNvSpPr>
                        <wps:spPr bwMode="auto">
                          <a:xfrm>
                            <a:off x="6343" y="61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3BE62"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939807742" name="Text Box 1871"/>
                        <wps:cNvSpPr txBox="1">
                          <a:spLocks noChangeArrowheads="1"/>
                        </wps:cNvSpPr>
                        <wps:spPr bwMode="auto">
                          <a:xfrm>
                            <a:off x="3157"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ED2D1"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646880857" name="AutoShape 1872"/>
                        <wps:cNvSpPr>
                          <a:spLocks noChangeArrowheads="1"/>
                        </wps:cNvSpPr>
                        <wps:spPr bwMode="auto">
                          <a:xfrm>
                            <a:off x="1376" y="7753"/>
                            <a:ext cx="2183" cy="676"/>
                          </a:xfrm>
                          <a:prstGeom prst="flowChartAlternateProcess">
                            <a:avLst/>
                          </a:prstGeom>
                          <a:solidFill>
                            <a:srgbClr val="FFFFFF"/>
                          </a:solidFill>
                          <a:ln w="9525">
                            <a:solidFill>
                              <a:srgbClr val="000000"/>
                            </a:solidFill>
                            <a:miter lim="800000"/>
                            <a:headEnd/>
                            <a:tailEnd/>
                          </a:ln>
                        </wps:spPr>
                        <wps:txbx>
                          <w:txbxContent>
                            <w:p w14:paraId="7940823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AD0C48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7610911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749BDB1A"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1999519622" name="Text Box 1873"/>
                        <wps:cNvSpPr txBox="1">
                          <a:spLocks noChangeArrowheads="1"/>
                        </wps:cNvSpPr>
                        <wps:spPr bwMode="auto">
                          <a:xfrm>
                            <a:off x="8319"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8FB4B"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211326081" name="Text Box 1874"/>
                        <wps:cNvSpPr txBox="1">
                          <a:spLocks noChangeArrowheads="1"/>
                        </wps:cNvSpPr>
                        <wps:spPr bwMode="auto">
                          <a:xfrm>
                            <a:off x="5037"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4627D"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374674183" name="Text Box 1875"/>
                        <wps:cNvSpPr txBox="1">
                          <a:spLocks noChangeArrowheads="1"/>
                        </wps:cNvSpPr>
                        <wps:spPr bwMode="auto">
                          <a:xfrm>
                            <a:off x="1747" y="710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540C7"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549306423" name="Text Box 1876"/>
                        <wps:cNvSpPr txBox="1">
                          <a:spLocks noChangeArrowheads="1"/>
                        </wps:cNvSpPr>
                        <wps:spPr bwMode="auto">
                          <a:xfrm>
                            <a:off x="7982" y="9116"/>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4BDEF"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481968292" name="Text Box 1877"/>
                        <wps:cNvSpPr txBox="1">
                          <a:spLocks noChangeArrowheads="1"/>
                        </wps:cNvSpPr>
                        <wps:spPr bwMode="auto">
                          <a:xfrm>
                            <a:off x="6685" y="10156"/>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58720"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305813890" name="AutoShape 1878"/>
                        <wps:cNvSpPr>
                          <a:spLocks noChangeArrowheads="1"/>
                        </wps:cNvSpPr>
                        <wps:spPr bwMode="auto">
                          <a:xfrm>
                            <a:off x="4822" y="6193"/>
                            <a:ext cx="1882" cy="1137"/>
                          </a:xfrm>
                          <a:prstGeom prst="flowChartDecision">
                            <a:avLst/>
                          </a:prstGeom>
                          <a:solidFill>
                            <a:srgbClr val="FFFFFF"/>
                          </a:solidFill>
                          <a:ln w="9525">
                            <a:solidFill>
                              <a:srgbClr val="000000"/>
                            </a:solidFill>
                            <a:miter lim="800000"/>
                            <a:headEnd/>
                            <a:tailEnd/>
                          </a:ln>
                        </wps:spPr>
                        <wps:txbx>
                          <w:txbxContent>
                            <w:p w14:paraId="437A8D7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4F92677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3E97705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225 psi</w:t>
                              </w:r>
                            </w:p>
                            <w:p w14:paraId="52BE3B22"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1475947161" name="AutoShape 1879"/>
                        <wps:cNvSpPr>
                          <a:spLocks noChangeArrowheads="1"/>
                        </wps:cNvSpPr>
                        <wps:spPr bwMode="auto">
                          <a:xfrm>
                            <a:off x="8138" y="6193"/>
                            <a:ext cx="1882" cy="1137"/>
                          </a:xfrm>
                          <a:prstGeom prst="flowChartDecision">
                            <a:avLst/>
                          </a:prstGeom>
                          <a:solidFill>
                            <a:srgbClr val="FFFFFF"/>
                          </a:solidFill>
                          <a:ln w="9525">
                            <a:solidFill>
                              <a:srgbClr val="000000"/>
                            </a:solidFill>
                            <a:miter lim="800000"/>
                            <a:headEnd/>
                            <a:tailEnd/>
                          </a:ln>
                        </wps:spPr>
                        <wps:txbx>
                          <w:txbxContent>
                            <w:p w14:paraId="0A2832B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432D529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3CC7589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275 psi</w:t>
                              </w:r>
                            </w:p>
                            <w:p w14:paraId="469E1628"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452116784" name="AutoShape 1880"/>
                        <wps:cNvSpPr>
                          <a:spLocks noChangeArrowheads="1"/>
                        </wps:cNvSpPr>
                        <wps:spPr bwMode="auto">
                          <a:xfrm>
                            <a:off x="4668" y="7770"/>
                            <a:ext cx="2183" cy="676"/>
                          </a:xfrm>
                          <a:prstGeom prst="flowChartAlternateProcess">
                            <a:avLst/>
                          </a:prstGeom>
                          <a:solidFill>
                            <a:srgbClr val="FFFFFF"/>
                          </a:solidFill>
                          <a:ln w="9525">
                            <a:solidFill>
                              <a:srgbClr val="000000"/>
                            </a:solidFill>
                            <a:miter lim="800000"/>
                            <a:headEnd/>
                            <a:tailEnd/>
                          </a:ln>
                        </wps:spPr>
                        <wps:txbx>
                          <w:txbxContent>
                            <w:p w14:paraId="52072DA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786F9EA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6D26934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7BEE1656"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1318784180" name="AutoShape 1881"/>
                        <wps:cNvSpPr>
                          <a:spLocks noChangeArrowheads="1"/>
                        </wps:cNvSpPr>
                        <wps:spPr bwMode="auto">
                          <a:xfrm>
                            <a:off x="7991" y="7787"/>
                            <a:ext cx="2183" cy="676"/>
                          </a:xfrm>
                          <a:prstGeom prst="flowChartAlternateProcess">
                            <a:avLst/>
                          </a:prstGeom>
                          <a:solidFill>
                            <a:srgbClr val="FFFFFF"/>
                          </a:solidFill>
                          <a:ln w="9525">
                            <a:solidFill>
                              <a:srgbClr val="000000"/>
                            </a:solidFill>
                            <a:miter lim="800000"/>
                            <a:headEnd/>
                            <a:tailEnd/>
                          </a:ln>
                        </wps:spPr>
                        <wps:txbx>
                          <w:txbxContent>
                            <w:p w14:paraId="48B82BE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C79C7E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46F6306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6DAC7AB8"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382076298" name="AutoShape 1882"/>
                        <wps:cNvCnPr>
                          <a:cxnSpLocks noChangeShapeType="1"/>
                        </wps:cNvCnPr>
                        <wps:spPr bwMode="auto">
                          <a:xfrm>
                            <a:off x="9073" y="7345"/>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E0D3A3" id="Group 1834" o:spid="_x0000_s1725" style="position:absolute;left:0;text-align:left;margin-left:-3.2pt;margin-top:8.6pt;width:471.9pt;height:485.05pt;z-index:-250320896" coordorigin="1376,1924" coordsize="9438,9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">
                <v:shape id="AutoShape 1835" o:spid="_x0000_s1726" type="#_x0000_t32" style="position:absolute;left:3776;top:6765;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">
                  <v:stroke endarrow="block"/>
                </v:shape>
                <v:shape id="AutoShape 1836" o:spid="_x0000_s1727" type="#_x0000_t32" style="position:absolute;left:7061;top:6770;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">
                  <v:stroke endarrow="block"/>
                </v:shape>
                <v:shape id="AutoShape 1837" o:spid="_x0000_s1728" type="#_x0000_t110" style="position:absolute;left:4399;top:3234;width:27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">
                  <v:textbox>
                    <w:txbxContent>
                      <w:p w14:paraId="712FDFC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v:textbox>
                </v:shape>
                <v:oval id="Oval 1838" o:spid="_x0000_s1729" style="position:absolute;left:4931;top:1924;width:167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">
                  <v:textbox>
                    <w:txbxContent>
                      <w:p w14:paraId="781CB03E"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7FA23B3F"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0DC7E27D" w14:textId="77777777" w:rsidR="00BF7F3C" w:rsidRPr="00FC0FFA" w:rsidRDefault="00BF7F3C" w:rsidP="007738DF">
                        <w:pPr>
                          <w:spacing w:before="0" w:line="240" w:lineRule="auto"/>
                          <w:ind w:left="0"/>
                          <w:jc w:val="center"/>
                          <w:rPr>
                            <w:rFonts w:ascii="Calibri" w:hAnsi="Calibri"/>
                            <w:b/>
                            <w:sz w:val="16"/>
                            <w:szCs w:val="16"/>
                          </w:rPr>
                        </w:pPr>
                        <w:r>
                          <w:rPr>
                            <w:rFonts w:ascii="Calibri" w:hAnsi="Calibri"/>
                            <w:b/>
                            <w:sz w:val="16"/>
                            <w:szCs w:val="16"/>
                          </w:rPr>
                          <w:t>3</w:t>
                        </w:r>
                        <w:r w:rsidRPr="00B57ED3">
                          <w:rPr>
                            <w:rFonts w:ascii="Calibri" w:hAnsi="Calibri"/>
                            <w:b/>
                            <w:sz w:val="16"/>
                            <w:szCs w:val="16"/>
                          </w:rPr>
                          <w:t>”</w:t>
                        </w:r>
                      </w:p>
                    </w:txbxContent>
                  </v:textbox>
                </v:oval>
                <v:shape id="AutoShape 1839" o:spid="_x0000_s1730" type="#_x0000_t32" style="position:absolute;left:5766;top:2870;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">
                  <v:stroke endarrow="block"/>
                </v:shape>
                <v:shape id="AutoShape 1840" o:spid="_x0000_s1731" type="#_x0000_t176" style="position:absolute;left:7798;top:3281;width:280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">
                  <v:textbox>
                    <w:txbxContent>
                      <w:p w14:paraId="252D964E"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60EC046D"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v:textbox>
                </v:shape>
                <v:shape id="AutoShape 1841" o:spid="_x0000_s1732" type="#_x0000_t32" style="position:absolute;left:7120;top:3793;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">
                  <v:stroke endarrow="block"/>
                </v:shape>
                <v:roundrect id="AutoShape 1842" o:spid="_x0000_s1733" style="position:absolute;left:4767;top:4808;width:201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">
                  <v:textbox>
                    <w:txbxContent>
                      <w:p w14:paraId="220282AD"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555BE257"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v:textbox>
                </v:roundrect>
                <v:shape id="AutoShape 1843" o:spid="_x0000_s1734" type="#_x0000_t32" style="position:absolute;left:5766;top:435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">
                  <v:stroke endarrow="block"/>
                </v:shape>
                <v:shape id="AutoShape 1844" o:spid="_x0000_s1735" type="#_x0000_t32" style="position:absolute;left:6775;top:5110;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">
                  <v:stroke endarrow="block"/>
                </v:shape>
                <v:shape id="AutoShape 1845" o:spid="_x0000_s1736" type="#_x0000_t32" style="position:absolute;left:9076;top:5093;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">
                  <v:stroke endarrow="block"/>
                </v:shape>
                <v:shape id="AutoShape 1846" o:spid="_x0000_s1737" type="#_x0000_t32" style="position:absolute;left:5769;top:5361;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">
                  <v:stroke endarrow="block"/>
                </v:shape>
                <v:shape id="AutoShape 1847" o:spid="_x0000_s1738" type="#_x0000_t32" style="position:absolute;left:2482;top:5114;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">
                  <v:stroke endarrow="block"/>
                </v:shape>
                <v:shape id="AutoShape 1848" o:spid="_x0000_s1739" type="#_x0000_t32" style="position:absolute;left:2472;top:5114;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">
                  <v:stroke endarrow="block"/>
                </v:shape>
                <v:shape id="AutoShape 1849" o:spid="_x0000_s1740" type="#_x0000_t110" style="position:absolute;left:1537;top:6207;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">
                  <v:textbox>
                    <w:txbxContent>
                      <w:p w14:paraId="457D815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7AD7DCE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4642F5F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200 psi</w:t>
                        </w:r>
                      </w:p>
                      <w:p w14:paraId="11E1FEFD" w14:textId="77777777" w:rsidR="00BF7F3C" w:rsidRPr="005D4A40" w:rsidRDefault="00BF7F3C" w:rsidP="007738DF">
                        <w:pPr>
                          <w:rPr>
                            <w:rFonts w:ascii="Calibri" w:hAnsi="Calibri"/>
                            <w:sz w:val="14"/>
                            <w:szCs w:val="14"/>
                          </w:rPr>
                        </w:pPr>
                      </w:p>
                    </w:txbxContent>
                  </v:textbox>
                </v:shape>
                <v:shape id="AutoShape 1850" o:spid="_x0000_s1741" type="#_x0000_t110" style="position:absolute;left:4904;top:9014;width:335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">
                  <v:textbox>
                    <w:txbxContent>
                      <w:p w14:paraId="6372CDC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464CC76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0A8A5CD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v:textbox>
                </v:shape>
                <v:oval id="Oval 1851" o:spid="_x0000_s1742" style="position:absolute;left:8790;top:9166;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">
                  <v:textbox>
                    <w:txbxContent>
                      <w:p w14:paraId="0FCB979B"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v:textbox>
                </v:oval>
                <v:rect id="Rectangle 1852" o:spid="_x0000_s1743" style="position:absolute;left:4655;top:10783;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">
                  <v:textbox>
                    <w:txbxContent>
                      <w:p w14:paraId="2D72396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1210B13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256C009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v:textbox>
                </v:rect>
                <v:shape id="AutoShape 1853" o:spid="_x0000_s1744" type="#_x0000_t32" style="position:absolute;left:3419;top:6779;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">
                  <v:stroke endarrow="block"/>
                </v:shape>
                <v:shape id="AutoShape 1854" o:spid="_x0000_s1745" type="#_x0000_t32" style="position:absolute;left:6685;top:6773;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">
                  <v:stroke endarrow="block"/>
                </v:shape>
                <v:shape id="AutoShape 1855" o:spid="_x0000_s1746" type="#_x0000_t32" style="position:absolute;left:10020;top:6753;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">
                  <v:stroke endarrow="block"/>
                </v:shape>
                <v:shape id="AutoShape 1856" o:spid="_x0000_s1747" type="#_x0000_t32" style="position:absolute;left:10377;top:6752;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">
                  <v:stroke endarrow="block"/>
                </v:shape>
                <v:shape id="AutoShape 1857" o:spid="_x0000_s1748" type="#_x0000_t32" style="position:absolute;left:3774;top:8641;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">
                  <v:stroke endarrow="block"/>
                </v:shape>
                <v:shape id="AutoShape 1858" o:spid="_x0000_s1749" type="#_x0000_t32" style="position:absolute;left:6610;top:8641;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">
                  <v:stroke endarrow="block"/>
                </v:shape>
                <v:shape id="AutoShape 1859" o:spid="_x0000_s1750" type="#_x0000_t32" style="position:absolute;left:6592;top:10506;width:0;height: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">
                  <v:stroke endarrow="block"/>
                </v:shape>
                <v:shape id="AutoShape 1860" o:spid="_x0000_s1751" type="#_x0000_t32" style="position:absolute;left:8268;top:9756;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">
                  <v:stroke endarrow="block"/>
                </v:shape>
                <v:shape id="AutoShape 1861" o:spid="_x0000_s1752" type="#_x0000_t32" style="position:absolute;left:5762;top:7330;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">
                  <v:stroke endarrow="block"/>
                </v:shape>
                <v:shape id="AutoShape 1862" o:spid="_x0000_s1753" type="#_x0000_t32" style="position:absolute;left:2472;top:7344;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">
                  <v:stroke endarrow="block"/>
                </v:shape>
                <v:shape id="AutoShape 1863" o:spid="_x0000_s1754" type="#_x0000_t32" style="position:absolute;left:6592;top:862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">
                  <v:stroke endarrow="block"/>
                </v:shape>
                <v:shape id="Text Box 1864" o:spid="_x0000_s1755" type="#_x0000_t202" style="position:absolute;left:6704;top:3234;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" filled="f" stroked="f">
                  <v:textbox>
                    <w:txbxContent>
                      <w:p w14:paraId="6119B272"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865" o:spid="_x0000_s1756" type="#_x0000_t202" style="position:absolute;left:5114;top:4139;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" filled="f" stroked="f">
                  <v:textbox>
                    <w:txbxContent>
                      <w:p w14:paraId="6A072448"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66" o:spid="_x0000_s1757" type="#_x0000_t202" style="position:absolute;left:3363;top:4856;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" filled="f" stroked="f">
                  <v:textbox>
                    <w:txbxContent>
                      <w:p w14:paraId="5BD901DE"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Finishing Liquid</w:t>
                        </w:r>
                      </w:p>
                      <w:p w14:paraId="2F2993C4"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6916922E" w14:textId="77777777" w:rsidR="00BF7F3C" w:rsidRPr="005D4A40" w:rsidRDefault="00BF7F3C" w:rsidP="007738DF">
                        <w:pPr>
                          <w:spacing w:before="0"/>
                          <w:ind w:left="0"/>
                          <w:rPr>
                            <w:rFonts w:ascii="Calibri" w:hAnsi="Calibri"/>
                            <w:sz w:val="14"/>
                            <w:szCs w:val="14"/>
                          </w:rPr>
                        </w:pPr>
                      </w:p>
                    </w:txbxContent>
                  </v:textbox>
                </v:shape>
                <v:shape id="Text Box 1867" o:spid="_x0000_s1758" type="#_x0000_t202" style="position:absolute;left:6741;top:4842;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" filled="f" stroked="f">
                  <v:textbox>
                    <w:txbxContent>
                      <w:p w14:paraId="7B12CEBC"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Vapor / Gas</w:t>
                        </w:r>
                      </w:p>
                      <w:p w14:paraId="1B91FE4E"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4AD5C17D" w14:textId="77777777" w:rsidR="00BF7F3C" w:rsidRPr="005D4A40" w:rsidRDefault="00BF7F3C" w:rsidP="007738DF">
                        <w:pPr>
                          <w:spacing w:before="0"/>
                          <w:ind w:left="0"/>
                          <w:rPr>
                            <w:rFonts w:ascii="Calibri" w:hAnsi="Calibri"/>
                            <w:sz w:val="14"/>
                            <w:szCs w:val="14"/>
                          </w:rPr>
                        </w:pPr>
                      </w:p>
                    </w:txbxContent>
                  </v:textbox>
                </v:shape>
                <v:shape id="Text Box 1868" o:spid="_x0000_s1759" type="#_x0000_t202" style="position:absolute;left:4766;top:5451;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" filled="f" stroked="f">
                  <v:textbox>
                    <w:txbxContent>
                      <w:p w14:paraId="371026A3"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Non Flashing Liquid</w:t>
                        </w:r>
                      </w:p>
                      <w:p w14:paraId="01A70CBE"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Service</w:t>
                        </w:r>
                      </w:p>
                      <w:p w14:paraId="00A07A1E" w14:textId="77777777" w:rsidR="00BF7F3C" w:rsidRPr="005D4A40" w:rsidRDefault="00BF7F3C" w:rsidP="007738DF">
                        <w:pPr>
                          <w:shd w:val="clear" w:color="auto" w:fill="FFFFFF"/>
                          <w:spacing w:before="0"/>
                          <w:ind w:left="0"/>
                          <w:rPr>
                            <w:rFonts w:ascii="Calibri" w:hAnsi="Calibri"/>
                            <w:sz w:val="14"/>
                            <w:szCs w:val="14"/>
                          </w:rPr>
                        </w:pPr>
                      </w:p>
                    </w:txbxContent>
                  </v:textbox>
                </v:shape>
                <v:shape id="Text Box 1869" o:spid="_x0000_s1760" type="#_x0000_t202" style="position:absolute;left:9753;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" filled="f" stroked="f">
                  <v:textbox>
                    <w:txbxContent>
                      <w:p w14:paraId="7B56D9D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870" o:spid="_x0000_s1761" type="#_x0000_t202" style="position:absolute;left:6343;top:61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" filled="f" stroked="f">
                  <v:textbox>
                    <w:txbxContent>
                      <w:p w14:paraId="2D73BE62"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871" o:spid="_x0000_s1762" type="#_x0000_t202" style="position:absolute;left:3157;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" filled="f" stroked="f">
                  <v:textbox>
                    <w:txbxContent>
                      <w:p w14:paraId="6FAED2D1"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872" o:spid="_x0000_s1763" type="#_x0000_t176" style="position:absolute;left:1376;top:7753;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">
                  <v:textbox>
                    <w:txbxContent>
                      <w:p w14:paraId="7940823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AD0C48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7610911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749BDB1A" w14:textId="77777777" w:rsidR="00BF7F3C" w:rsidRPr="005D4A40" w:rsidRDefault="00BF7F3C" w:rsidP="007738DF">
                        <w:pPr>
                          <w:spacing w:before="0" w:line="240" w:lineRule="auto"/>
                          <w:ind w:left="0"/>
                          <w:rPr>
                            <w:rFonts w:ascii="Calibri" w:hAnsi="Calibri"/>
                            <w:sz w:val="14"/>
                            <w:szCs w:val="14"/>
                          </w:rPr>
                        </w:pPr>
                      </w:p>
                    </w:txbxContent>
                  </v:textbox>
                </v:shape>
                <v:shape id="Text Box 1873" o:spid="_x0000_s1764" type="#_x0000_t202" style="position:absolute;left:8319;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" filled="f" stroked="f">
                  <v:textbox>
                    <w:txbxContent>
                      <w:p w14:paraId="7318FB4B"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74" o:spid="_x0000_s1765" type="#_x0000_t202" style="position:absolute;left:5037;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" filled="f" stroked="f">
                  <v:textbox>
                    <w:txbxContent>
                      <w:p w14:paraId="2184627D"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75" o:spid="_x0000_s1766" type="#_x0000_t202" style="position:absolute;left:1747;top:710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" filled="f" stroked="f">
                  <v:textbox>
                    <w:txbxContent>
                      <w:p w14:paraId="4DC540C7"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76" o:spid="_x0000_s1767" type="#_x0000_t202" style="position:absolute;left:7982;top:9116;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" filled="f" stroked="f">
                  <v:textbox>
                    <w:txbxContent>
                      <w:p w14:paraId="42B4BDEF"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877" o:spid="_x0000_s1768" type="#_x0000_t202" style="position:absolute;left:6685;top:10156;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" filled="f" stroked="f">
                  <v:textbox>
                    <w:txbxContent>
                      <w:p w14:paraId="05B58720"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878" o:spid="_x0000_s1769" type="#_x0000_t110" style="position:absolute;left:4822;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">
                  <v:textbox>
                    <w:txbxContent>
                      <w:p w14:paraId="437A8D7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4F92677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3E97705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225 psi</w:t>
                        </w:r>
                      </w:p>
                      <w:p w14:paraId="52BE3B22" w14:textId="77777777" w:rsidR="00BF7F3C" w:rsidRPr="005D4A40" w:rsidRDefault="00BF7F3C" w:rsidP="007738DF">
                        <w:pPr>
                          <w:rPr>
                            <w:rFonts w:ascii="Calibri" w:hAnsi="Calibri"/>
                            <w:sz w:val="14"/>
                            <w:szCs w:val="14"/>
                          </w:rPr>
                        </w:pPr>
                      </w:p>
                    </w:txbxContent>
                  </v:textbox>
                </v:shape>
                <v:shape id="AutoShape 1879" o:spid="_x0000_s1770" type="#_x0000_t110" style="position:absolute;left:8138;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">
                  <v:textbox>
                    <w:txbxContent>
                      <w:p w14:paraId="0A2832B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432D529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3CC7589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275 psi</w:t>
                        </w:r>
                      </w:p>
                      <w:p w14:paraId="469E1628" w14:textId="77777777" w:rsidR="00BF7F3C" w:rsidRPr="005D4A40" w:rsidRDefault="00BF7F3C" w:rsidP="007738DF">
                        <w:pPr>
                          <w:rPr>
                            <w:rFonts w:ascii="Calibri" w:hAnsi="Calibri"/>
                            <w:sz w:val="14"/>
                            <w:szCs w:val="14"/>
                          </w:rPr>
                        </w:pPr>
                      </w:p>
                    </w:txbxContent>
                  </v:textbox>
                </v:shape>
                <v:shape id="AutoShape 1880" o:spid="_x0000_s1771" type="#_x0000_t176" style="position:absolute;left:4668;top:7770;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">
                  <v:textbox>
                    <w:txbxContent>
                      <w:p w14:paraId="52072DA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786F9EA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6D26934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7BEE1656" w14:textId="77777777" w:rsidR="00BF7F3C" w:rsidRPr="005D4A40" w:rsidRDefault="00BF7F3C" w:rsidP="007738DF">
                        <w:pPr>
                          <w:spacing w:before="0" w:line="240" w:lineRule="auto"/>
                          <w:ind w:left="0"/>
                          <w:rPr>
                            <w:rFonts w:ascii="Calibri" w:hAnsi="Calibri"/>
                            <w:sz w:val="14"/>
                            <w:szCs w:val="14"/>
                          </w:rPr>
                        </w:pPr>
                      </w:p>
                    </w:txbxContent>
                  </v:textbox>
                </v:shape>
                <v:shape id="AutoShape 1881" o:spid="_x0000_s1772" type="#_x0000_t176" style="position:absolute;left:7991;top:7787;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">
                  <v:textbox>
                    <w:txbxContent>
                      <w:p w14:paraId="48B82BE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C79C7E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46F6306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6DAC7AB8" w14:textId="77777777" w:rsidR="00BF7F3C" w:rsidRPr="005D4A40" w:rsidRDefault="00BF7F3C" w:rsidP="007738DF">
                        <w:pPr>
                          <w:spacing w:before="0" w:line="240" w:lineRule="auto"/>
                          <w:ind w:left="0"/>
                          <w:rPr>
                            <w:rFonts w:ascii="Calibri" w:hAnsi="Calibri"/>
                            <w:sz w:val="14"/>
                            <w:szCs w:val="14"/>
                          </w:rPr>
                        </w:pPr>
                      </w:p>
                    </w:txbxContent>
                  </v:textbox>
                </v:shape>
                <v:shape id="AutoShape 1882" o:spid="_x0000_s1773" type="#_x0000_t32" style="position:absolute;left:9073;top:7345;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">
                  <v:stroke endarrow="block"/>
                </v:shape>
              </v:group>
            </w:pict>
          </mc:Fallback>
        </mc:AlternateContent>
      </w:r>
    </w:p>
    <w:p w14:paraId="1CBF2683" w14:textId="77777777" w:rsidR="007738DF" w:rsidRDefault="007738DF" w:rsidP="007738DF">
      <w:pPr>
        <w:pStyle w:val="ListParagraph"/>
        <w:spacing w:after="0" w:line="240" w:lineRule="auto"/>
        <w:ind w:left="360"/>
      </w:pPr>
    </w:p>
    <w:p w14:paraId="6C352CF4" w14:textId="77777777" w:rsidR="007738DF" w:rsidRDefault="007738DF" w:rsidP="007738DF">
      <w:pPr>
        <w:pStyle w:val="ListParagraph"/>
        <w:spacing w:after="0" w:line="240" w:lineRule="auto"/>
        <w:ind w:left="360"/>
      </w:pPr>
    </w:p>
    <w:p w14:paraId="4F0A83C7" w14:textId="77777777" w:rsidR="007738DF" w:rsidRDefault="007738DF" w:rsidP="007738DF">
      <w:pPr>
        <w:pStyle w:val="ListParagraph"/>
        <w:spacing w:after="0" w:line="240" w:lineRule="auto"/>
        <w:ind w:left="360"/>
      </w:pPr>
    </w:p>
    <w:p w14:paraId="616E3BF0" w14:textId="77777777" w:rsidR="007738DF" w:rsidRDefault="007738DF" w:rsidP="007738DF">
      <w:pPr>
        <w:pStyle w:val="ListParagraph"/>
        <w:spacing w:after="0" w:line="240" w:lineRule="auto"/>
        <w:ind w:left="360"/>
      </w:pPr>
    </w:p>
    <w:p w14:paraId="5CFE4D70" w14:textId="77777777" w:rsidR="007738DF" w:rsidRDefault="007738DF" w:rsidP="007738DF">
      <w:pPr>
        <w:pStyle w:val="ListParagraph"/>
        <w:spacing w:after="0" w:line="240" w:lineRule="auto"/>
        <w:ind w:left="360"/>
      </w:pPr>
    </w:p>
    <w:p w14:paraId="22EDA711" w14:textId="77777777" w:rsidR="007738DF" w:rsidRDefault="007738DF" w:rsidP="007738DF">
      <w:pPr>
        <w:pStyle w:val="ListParagraph"/>
        <w:spacing w:after="0" w:line="240" w:lineRule="auto"/>
        <w:ind w:left="360"/>
      </w:pPr>
    </w:p>
    <w:p w14:paraId="122F07CD" w14:textId="77777777" w:rsidR="007738DF" w:rsidRDefault="007738DF" w:rsidP="007738DF">
      <w:pPr>
        <w:pStyle w:val="ListParagraph"/>
        <w:spacing w:after="0" w:line="240" w:lineRule="auto"/>
        <w:ind w:left="360"/>
      </w:pPr>
    </w:p>
    <w:p w14:paraId="314B0809" w14:textId="77777777" w:rsidR="007738DF" w:rsidRDefault="007738DF" w:rsidP="007738DF">
      <w:pPr>
        <w:pStyle w:val="ListParagraph"/>
        <w:spacing w:after="0" w:line="240" w:lineRule="auto"/>
        <w:ind w:left="360"/>
      </w:pPr>
    </w:p>
    <w:p w14:paraId="267FFC77" w14:textId="77777777" w:rsidR="007738DF" w:rsidRDefault="007738DF" w:rsidP="007738DF">
      <w:pPr>
        <w:pStyle w:val="ListParagraph"/>
        <w:spacing w:after="0" w:line="240" w:lineRule="auto"/>
        <w:ind w:left="360"/>
      </w:pPr>
    </w:p>
    <w:p w14:paraId="170527BE" w14:textId="77777777" w:rsidR="007738DF" w:rsidRDefault="007738DF" w:rsidP="007738DF">
      <w:pPr>
        <w:pStyle w:val="ListParagraph"/>
        <w:spacing w:after="0" w:line="240" w:lineRule="auto"/>
        <w:ind w:left="360"/>
      </w:pPr>
    </w:p>
    <w:p w14:paraId="3BD25494" w14:textId="77777777" w:rsidR="007738DF" w:rsidRDefault="007738DF" w:rsidP="007738DF">
      <w:pPr>
        <w:pStyle w:val="ListParagraph"/>
        <w:spacing w:after="0" w:line="240" w:lineRule="auto"/>
        <w:ind w:left="360"/>
      </w:pPr>
    </w:p>
    <w:p w14:paraId="0F038038" w14:textId="77777777" w:rsidR="007738DF" w:rsidRDefault="007738DF" w:rsidP="007738DF">
      <w:pPr>
        <w:pStyle w:val="ListParagraph"/>
        <w:spacing w:after="0" w:line="240" w:lineRule="auto"/>
        <w:ind w:left="360"/>
      </w:pPr>
    </w:p>
    <w:p w14:paraId="145A9EA4" w14:textId="77777777" w:rsidR="007738DF" w:rsidRDefault="007738DF" w:rsidP="007738DF">
      <w:pPr>
        <w:pStyle w:val="ListParagraph"/>
        <w:spacing w:after="0" w:line="240" w:lineRule="auto"/>
        <w:ind w:left="360"/>
      </w:pPr>
    </w:p>
    <w:p w14:paraId="7384B930" w14:textId="77777777" w:rsidR="007738DF" w:rsidRDefault="007738DF" w:rsidP="007738DF">
      <w:pPr>
        <w:pStyle w:val="ListParagraph"/>
        <w:spacing w:after="0" w:line="240" w:lineRule="auto"/>
        <w:ind w:left="360"/>
      </w:pPr>
    </w:p>
    <w:p w14:paraId="45C16ECF" w14:textId="77777777" w:rsidR="007738DF" w:rsidRDefault="007738DF" w:rsidP="007738DF">
      <w:pPr>
        <w:pStyle w:val="ListParagraph"/>
        <w:spacing w:after="0" w:line="240" w:lineRule="auto"/>
        <w:ind w:left="360"/>
      </w:pPr>
    </w:p>
    <w:p w14:paraId="28C4C528" w14:textId="77777777" w:rsidR="007738DF" w:rsidRDefault="007738DF" w:rsidP="007738DF">
      <w:pPr>
        <w:pStyle w:val="ListParagraph"/>
        <w:spacing w:after="0" w:line="240" w:lineRule="auto"/>
        <w:ind w:left="360"/>
      </w:pPr>
    </w:p>
    <w:p w14:paraId="1FCC4DB9" w14:textId="77777777" w:rsidR="007738DF" w:rsidRDefault="007738DF" w:rsidP="007738DF">
      <w:pPr>
        <w:pStyle w:val="ListParagraph"/>
        <w:spacing w:after="0" w:line="240" w:lineRule="auto"/>
        <w:ind w:left="360"/>
      </w:pPr>
    </w:p>
    <w:p w14:paraId="7BCE82E7" w14:textId="77777777" w:rsidR="007738DF" w:rsidRDefault="007738DF" w:rsidP="007738DF">
      <w:pPr>
        <w:pStyle w:val="ListParagraph"/>
        <w:spacing w:after="0" w:line="240" w:lineRule="auto"/>
        <w:ind w:left="360"/>
      </w:pPr>
    </w:p>
    <w:p w14:paraId="3C80C9CF" w14:textId="77777777" w:rsidR="007738DF" w:rsidRDefault="007738DF" w:rsidP="007738DF">
      <w:pPr>
        <w:pStyle w:val="ListParagraph"/>
        <w:spacing w:after="0" w:line="240" w:lineRule="auto"/>
        <w:ind w:left="360"/>
      </w:pPr>
    </w:p>
    <w:p w14:paraId="33CAE7A3" w14:textId="77777777" w:rsidR="007738DF" w:rsidRDefault="007738DF" w:rsidP="007738DF">
      <w:pPr>
        <w:pStyle w:val="ListParagraph"/>
        <w:spacing w:after="0" w:line="240" w:lineRule="auto"/>
        <w:ind w:left="360"/>
      </w:pPr>
    </w:p>
    <w:p w14:paraId="0A251F1A" w14:textId="77777777" w:rsidR="007738DF" w:rsidRDefault="007738DF" w:rsidP="007738DF">
      <w:pPr>
        <w:pStyle w:val="ListParagraph"/>
        <w:spacing w:after="0" w:line="240" w:lineRule="auto"/>
        <w:ind w:left="360"/>
      </w:pPr>
    </w:p>
    <w:p w14:paraId="4D26D57A" w14:textId="77777777" w:rsidR="007738DF" w:rsidRDefault="007738DF" w:rsidP="007738DF">
      <w:pPr>
        <w:pStyle w:val="ListParagraph"/>
        <w:spacing w:after="0" w:line="240" w:lineRule="auto"/>
        <w:ind w:left="360"/>
      </w:pPr>
    </w:p>
    <w:p w14:paraId="65D88987" w14:textId="77777777" w:rsidR="007738DF" w:rsidRDefault="007738DF" w:rsidP="007738DF">
      <w:pPr>
        <w:pStyle w:val="ListParagraph"/>
        <w:spacing w:after="0" w:line="240" w:lineRule="auto"/>
        <w:ind w:left="360"/>
      </w:pPr>
    </w:p>
    <w:p w14:paraId="3F20E293" w14:textId="77777777" w:rsidR="007738DF" w:rsidRDefault="007738DF" w:rsidP="007738DF">
      <w:pPr>
        <w:pStyle w:val="ListParagraph"/>
        <w:spacing w:after="0" w:line="240" w:lineRule="auto"/>
        <w:ind w:left="360"/>
      </w:pPr>
    </w:p>
    <w:p w14:paraId="6BA0F5C5" w14:textId="77777777" w:rsidR="007738DF" w:rsidRDefault="007738DF" w:rsidP="007738DF">
      <w:pPr>
        <w:pStyle w:val="ListParagraph"/>
        <w:spacing w:after="0" w:line="240" w:lineRule="auto"/>
        <w:ind w:left="360"/>
      </w:pPr>
    </w:p>
    <w:p w14:paraId="190174A4" w14:textId="77777777" w:rsidR="007738DF" w:rsidRDefault="007738DF" w:rsidP="007738DF">
      <w:pPr>
        <w:pStyle w:val="ListParagraph"/>
        <w:spacing w:after="0" w:line="240" w:lineRule="auto"/>
        <w:ind w:left="360"/>
      </w:pPr>
    </w:p>
    <w:p w14:paraId="67E4649C" w14:textId="77777777" w:rsidR="007738DF" w:rsidRDefault="007738DF" w:rsidP="007738DF">
      <w:pPr>
        <w:pStyle w:val="ListParagraph"/>
        <w:spacing w:after="0" w:line="240" w:lineRule="auto"/>
        <w:ind w:left="360"/>
      </w:pPr>
    </w:p>
    <w:p w14:paraId="3FF494E1" w14:textId="77777777" w:rsidR="007738DF" w:rsidRDefault="007738DF" w:rsidP="007738DF">
      <w:pPr>
        <w:pStyle w:val="ListParagraph"/>
        <w:spacing w:after="0" w:line="240" w:lineRule="auto"/>
        <w:ind w:left="360"/>
      </w:pPr>
    </w:p>
    <w:p w14:paraId="25005E45" w14:textId="77777777" w:rsidR="007738DF" w:rsidRDefault="007738DF" w:rsidP="007738DF">
      <w:pPr>
        <w:pStyle w:val="ListParagraph"/>
        <w:spacing w:after="0" w:line="240" w:lineRule="auto"/>
        <w:ind w:left="360"/>
      </w:pPr>
    </w:p>
    <w:p w14:paraId="1A2D5170" w14:textId="77777777" w:rsidR="007738DF" w:rsidRDefault="007738DF" w:rsidP="007738DF">
      <w:pPr>
        <w:pStyle w:val="ListParagraph"/>
        <w:spacing w:after="0" w:line="240" w:lineRule="auto"/>
        <w:ind w:left="360"/>
      </w:pPr>
    </w:p>
    <w:p w14:paraId="5799FD65" w14:textId="77777777" w:rsidR="007738DF" w:rsidRDefault="007738DF" w:rsidP="007738DF">
      <w:pPr>
        <w:pStyle w:val="ListParagraph"/>
        <w:spacing w:after="0" w:line="240" w:lineRule="auto"/>
        <w:ind w:left="360"/>
      </w:pPr>
    </w:p>
    <w:p w14:paraId="499ADF03" w14:textId="77777777" w:rsidR="007738DF" w:rsidRDefault="007738DF" w:rsidP="007738DF">
      <w:pPr>
        <w:pStyle w:val="ListParagraph"/>
        <w:spacing w:after="0" w:line="240" w:lineRule="auto"/>
        <w:ind w:left="360"/>
      </w:pPr>
    </w:p>
    <w:p w14:paraId="556A4F54" w14:textId="77777777" w:rsidR="007738DF" w:rsidRDefault="007738DF" w:rsidP="007738DF">
      <w:pPr>
        <w:pStyle w:val="ListParagraph"/>
        <w:spacing w:after="0" w:line="240" w:lineRule="auto"/>
        <w:ind w:left="360"/>
      </w:pPr>
    </w:p>
    <w:p w14:paraId="6A72302A" w14:textId="77777777" w:rsidR="007738DF" w:rsidRDefault="007738DF" w:rsidP="007738DF">
      <w:pPr>
        <w:pStyle w:val="ListParagraph"/>
        <w:spacing w:after="0" w:line="240" w:lineRule="auto"/>
        <w:ind w:left="360"/>
      </w:pPr>
    </w:p>
    <w:p w14:paraId="39AEB59E" w14:textId="77777777" w:rsidR="007738DF" w:rsidRDefault="007738DF" w:rsidP="007738DF">
      <w:pPr>
        <w:pStyle w:val="ListParagraph"/>
        <w:spacing w:after="0" w:line="240" w:lineRule="auto"/>
        <w:ind w:left="360"/>
      </w:pPr>
    </w:p>
    <w:p w14:paraId="7E7A399F" w14:textId="77777777" w:rsidR="007738DF" w:rsidRDefault="007738DF" w:rsidP="007738DF">
      <w:pPr>
        <w:pStyle w:val="ListParagraph"/>
        <w:spacing w:after="0" w:line="240" w:lineRule="auto"/>
        <w:ind w:left="360"/>
      </w:pPr>
    </w:p>
    <w:p w14:paraId="3201970D" w14:textId="77777777" w:rsidR="007738DF" w:rsidRDefault="007738DF" w:rsidP="007738DF">
      <w:pPr>
        <w:pStyle w:val="ListParagraph"/>
        <w:spacing w:after="0" w:line="240" w:lineRule="auto"/>
        <w:ind w:left="360"/>
      </w:pPr>
    </w:p>
    <w:p w14:paraId="020CA52B" w14:textId="77777777" w:rsidR="007738DF" w:rsidRDefault="007738DF" w:rsidP="007738DF">
      <w:pPr>
        <w:pStyle w:val="ListParagraph"/>
        <w:spacing w:after="0" w:line="240" w:lineRule="auto"/>
        <w:ind w:left="360"/>
      </w:pPr>
    </w:p>
    <w:p w14:paraId="3A291520" w14:textId="77777777" w:rsidR="007738DF" w:rsidRDefault="007738DF" w:rsidP="007738DF">
      <w:pPr>
        <w:pStyle w:val="ListParagraph"/>
        <w:spacing w:after="0" w:line="240" w:lineRule="auto"/>
        <w:ind w:left="360"/>
      </w:pPr>
    </w:p>
    <w:p w14:paraId="551C3070" w14:textId="77777777" w:rsidR="007738DF" w:rsidRDefault="007738DF" w:rsidP="007738DF">
      <w:pPr>
        <w:spacing w:before="0"/>
        <w:ind w:left="0"/>
        <w:rPr>
          <w:rFonts w:ascii="Calibri" w:hAnsi="Calibri"/>
          <w:sz w:val="14"/>
          <w:szCs w:val="14"/>
          <w:lang w:val="en-GB"/>
        </w:rPr>
      </w:pPr>
      <w:r w:rsidRPr="00772A00">
        <w:rPr>
          <w:rFonts w:ascii="Calibri" w:hAnsi="Calibri"/>
          <w:sz w:val="14"/>
          <w:szCs w:val="14"/>
          <w:lang w:val="en-GB"/>
        </w:rPr>
        <w:t>Notes:</w:t>
      </w:r>
    </w:p>
    <w:p w14:paraId="357B11EE" w14:textId="77777777" w:rsidR="007738DF" w:rsidRDefault="007738DF" w:rsidP="007738DF">
      <w:pPr>
        <w:pStyle w:val="ListParagraph"/>
        <w:numPr>
          <w:ilvl w:val="0"/>
          <w:numId w:val="61"/>
        </w:numPr>
        <w:spacing w:after="0" w:line="240" w:lineRule="auto"/>
        <w:rPr>
          <w:rFonts w:ascii="Calibri" w:hAnsi="Calibri"/>
          <w:sz w:val="14"/>
          <w:szCs w:val="14"/>
        </w:rPr>
      </w:pPr>
      <w:r w:rsidRPr="00772A00">
        <w:rPr>
          <w:rFonts w:ascii="Calibri" w:hAnsi="Calibri"/>
          <w:sz w:val="14"/>
          <w:szCs w:val="14"/>
        </w:rPr>
        <w:t>This general rule of thumb is to limit the maximum differential pressure for globe valves with unguided swivel discs.</w:t>
      </w:r>
    </w:p>
    <w:p w14:paraId="4D6B97C0" w14:textId="77777777" w:rsidR="007738DF" w:rsidRDefault="007738DF" w:rsidP="007738DF">
      <w:pPr>
        <w:pStyle w:val="ListParagraph"/>
        <w:numPr>
          <w:ilvl w:val="0"/>
          <w:numId w:val="61"/>
        </w:numPr>
        <w:spacing w:after="0" w:line="240" w:lineRule="auto"/>
        <w:rPr>
          <w:rFonts w:ascii="Calibri" w:hAnsi="Calibri"/>
          <w:sz w:val="14"/>
          <w:szCs w:val="14"/>
        </w:rPr>
      </w:pPr>
      <w:r w:rsidRPr="00772A00">
        <w:rPr>
          <w:rFonts w:ascii="Calibri" w:hAnsi="Calibri"/>
          <w:sz w:val="14"/>
          <w:szCs w:val="14"/>
        </w:rPr>
        <w:t xml:space="preserve">T-Pattern globe valves generally have unguided swivel discs in the lower pressure </w:t>
      </w:r>
      <w:r w:rsidRPr="00772A00">
        <w:rPr>
          <w:rFonts w:ascii="Calibri" w:hAnsi="Calibri"/>
          <w:color w:val="000000"/>
          <w:sz w:val="14"/>
          <w:szCs w:val="14"/>
        </w:rPr>
        <w:t>classes of class</w:t>
      </w:r>
      <w:r w:rsidRPr="00772A00">
        <w:rPr>
          <w:rFonts w:ascii="Calibri" w:hAnsi="Calibri"/>
          <w:sz w:val="14"/>
          <w:szCs w:val="14"/>
        </w:rPr>
        <w:t xml:space="preserve"> 150,300 and 600.  Starting at class 600 for some manufacturers and class 900 and higher for most manufacturers, the discs are single guided in a cage body design.</w:t>
      </w:r>
    </w:p>
    <w:p w14:paraId="33A974BF" w14:textId="77777777" w:rsidR="007738DF" w:rsidRDefault="007738DF" w:rsidP="007738DF">
      <w:pPr>
        <w:pStyle w:val="ListParagraph"/>
        <w:numPr>
          <w:ilvl w:val="0"/>
          <w:numId w:val="61"/>
        </w:numPr>
        <w:spacing w:after="0" w:line="240" w:lineRule="auto"/>
        <w:rPr>
          <w:rFonts w:ascii="Calibri" w:hAnsi="Calibri"/>
          <w:sz w:val="14"/>
          <w:szCs w:val="14"/>
        </w:rPr>
      </w:pPr>
      <w:r w:rsidRPr="00772A00">
        <w:rPr>
          <w:rFonts w:ascii="Calibri" w:hAnsi="Calibri"/>
          <w:sz w:val="14"/>
          <w:szCs w:val="14"/>
        </w:rPr>
        <w:t>A general warning on T-Pattern globe valve designs when applying to throttling service.  Most globe valves are design with a rising stem and rising hand wheel.  The stem nut is threaded on the stem side end on the yoke side.  Durign severe vibration situations, the stem nut design is resistant to failure from high thrust loading.  Some manufacturers design their T-pattern globe valves similar to API 600 gate valves to accommodate bevel gear operators.  The stem nut to bearing retaining flange design in rising stem non-rising hand wheel globe valves is very similar to that of gate valves. The stem nut to bearing flange transition is a sharp 90 degree angle that concentrates high stresses under thrust loading.  When vibration occurs while throtting sharp pulsations of impact loading is added to the thrust load.  This impact loading is generally not a severe in gate valves.  The stem nut bearing flange is typically made of a Ni-resist cast iron material that has very high brittle properties.  With this brittle material and the additional high stress concentration at the 90 degree location, the potential for brittle fracture caused by impact loading is possible and has happened in a severe stem vibration situation.</w:t>
      </w:r>
    </w:p>
    <w:p w14:paraId="06F08E9E" w14:textId="77777777" w:rsidR="007738DF" w:rsidRPr="00772A00" w:rsidRDefault="007738DF" w:rsidP="007738DF">
      <w:pPr>
        <w:pStyle w:val="ListParagraph"/>
        <w:spacing w:after="0" w:line="240" w:lineRule="auto"/>
        <w:ind w:left="360"/>
        <w:rPr>
          <w:rFonts w:ascii="Calibri" w:hAnsi="Calibri"/>
          <w:sz w:val="14"/>
          <w:szCs w:val="14"/>
        </w:rPr>
      </w:pPr>
      <w:r w:rsidRPr="00772A00">
        <w:rPr>
          <w:rFonts w:ascii="Calibri" w:hAnsi="Calibri"/>
          <w:sz w:val="14"/>
          <w:szCs w:val="14"/>
        </w:rPr>
        <w:t>This style of valve can be found in class 150 and class 300 large sizes at above 6”.  This design can also be found in class 600 valves down to 4”and class 1500 vlaves down to 2”.</w:t>
      </w:r>
    </w:p>
    <w:p w14:paraId="559C04F6" w14:textId="77777777" w:rsidR="007738DF" w:rsidRDefault="007738DF" w:rsidP="007738DF">
      <w:pPr>
        <w:pStyle w:val="ListParagraph"/>
        <w:spacing w:after="0" w:line="240" w:lineRule="auto"/>
        <w:ind w:left="360"/>
        <w:rPr>
          <w:rFonts w:ascii="Calibri" w:hAnsi="Calibri"/>
          <w:sz w:val="14"/>
          <w:szCs w:val="14"/>
        </w:rPr>
      </w:pPr>
      <w:r w:rsidRPr="00772A00">
        <w:rPr>
          <w:rFonts w:ascii="Calibri" w:hAnsi="Calibri"/>
          <w:sz w:val="14"/>
          <w:szCs w:val="14"/>
        </w:rPr>
        <w:t>Until changes can be made to the stem nut design, limit this type of design to 150 psi differential for liquid and gas and 125 psi for flashing services regardless of size.</w:t>
      </w:r>
    </w:p>
    <w:p w14:paraId="5D7728BB" w14:textId="77777777" w:rsidR="007738DF" w:rsidRDefault="007738DF" w:rsidP="007738DF">
      <w:pPr>
        <w:autoSpaceDE/>
        <w:autoSpaceDN/>
        <w:adjustRightInd/>
        <w:spacing w:before="0" w:line="240" w:lineRule="auto"/>
        <w:ind w:left="0"/>
        <w:rPr>
          <w:color w:val="auto"/>
          <w:lang w:val="en-GB" w:eastAsia="en-GB"/>
        </w:rPr>
      </w:pPr>
      <w:r>
        <w:br w:type="page"/>
      </w:r>
    </w:p>
    <w:p w14:paraId="3F628632" w14:textId="77777777" w:rsidR="007738DF" w:rsidRDefault="007738DF" w:rsidP="007738DF">
      <w:pPr>
        <w:pStyle w:val="ListParagraph"/>
        <w:spacing w:after="0" w:line="240" w:lineRule="auto"/>
        <w:ind w:left="360"/>
      </w:pPr>
    </w:p>
    <w:p w14:paraId="41C2F418" w14:textId="77777777" w:rsidR="007738DF" w:rsidRDefault="007738DF" w:rsidP="007738DF">
      <w:pPr>
        <w:pStyle w:val="ListParagraph"/>
        <w:spacing w:after="0" w:line="240" w:lineRule="auto"/>
        <w:ind w:left="360"/>
      </w:pPr>
      <w:r>
        <w:rPr>
          <w:b/>
        </w:rPr>
        <w:t>Figure D-4:</w:t>
      </w:r>
      <w:r>
        <w:t xml:space="preserve"> Valve Size 4” to 6”</w:t>
      </w:r>
    </w:p>
    <w:p w14:paraId="6F1B24F1" w14:textId="77777777" w:rsidR="007738DF" w:rsidRDefault="007738DF" w:rsidP="007738DF">
      <w:pPr>
        <w:pStyle w:val="ListParagraph"/>
        <w:spacing w:after="0" w:line="240" w:lineRule="auto"/>
        <w:ind w:left="360"/>
      </w:pPr>
    </w:p>
    <w:p w14:paraId="7F6524C9" w14:textId="4154961C" w:rsidR="007738DF" w:rsidRDefault="00673A21" w:rsidP="007738DF">
      <w:pPr>
        <w:pStyle w:val="ListParagraph"/>
        <w:spacing w:after="0" w:line="240" w:lineRule="auto"/>
        <w:ind w:left="360"/>
      </w:pPr>
      <w:r>
        <w:rPr>
          <w:noProof/>
        </w:rPr>
        <mc:AlternateContent>
          <mc:Choice Requires="wpg">
            <w:drawing>
              <wp:anchor distT="0" distB="0" distL="114300" distR="114300" simplePos="0" relativeHeight="252996608" behindDoc="1" locked="0" layoutInCell="1" allowOverlap="1" wp14:anchorId="36240056" wp14:editId="6D3FBD78">
                <wp:simplePos x="0" y="0"/>
                <wp:positionH relativeFrom="column">
                  <wp:posOffset>-45085</wp:posOffset>
                </wp:positionH>
                <wp:positionV relativeFrom="paragraph">
                  <wp:posOffset>100965</wp:posOffset>
                </wp:positionV>
                <wp:extent cx="5993130" cy="6160135"/>
                <wp:effectExtent l="12065" t="12065" r="0" b="9525"/>
                <wp:wrapNone/>
                <wp:docPr id="510566656" name="Group 18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60135"/>
                          <a:chOff x="1376" y="1924"/>
                          <a:chExt cx="9438" cy="9701"/>
                        </a:xfrm>
                      </wpg:grpSpPr>
                      <wps:wsp>
                        <wps:cNvPr id="1953102720" name="AutoShape 1884"/>
                        <wps:cNvCnPr>
                          <a:cxnSpLocks noChangeShapeType="1"/>
                        </wps:cNvCnPr>
                        <wps:spPr bwMode="auto">
                          <a:xfrm>
                            <a:off x="3776" y="6765"/>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200436" name="AutoShape 1885"/>
                        <wps:cNvCnPr>
                          <a:cxnSpLocks noChangeShapeType="1"/>
                        </wps:cNvCnPr>
                        <wps:spPr bwMode="auto">
                          <a:xfrm>
                            <a:off x="7061" y="6770"/>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3723352" name="AutoShape 1886"/>
                        <wps:cNvSpPr>
                          <a:spLocks noChangeArrowheads="1"/>
                        </wps:cNvSpPr>
                        <wps:spPr bwMode="auto">
                          <a:xfrm>
                            <a:off x="4399" y="3234"/>
                            <a:ext cx="2738" cy="1137"/>
                          </a:xfrm>
                          <a:prstGeom prst="flowChartDecision">
                            <a:avLst/>
                          </a:prstGeom>
                          <a:solidFill>
                            <a:srgbClr val="FFFFFF"/>
                          </a:solidFill>
                          <a:ln w="9525">
                            <a:solidFill>
                              <a:srgbClr val="000000"/>
                            </a:solidFill>
                            <a:miter lim="800000"/>
                            <a:headEnd/>
                            <a:tailEnd/>
                          </a:ln>
                        </wps:spPr>
                        <wps:txbx>
                          <w:txbxContent>
                            <w:p w14:paraId="75DCBD6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wps:txbx>
                        <wps:bodyPr rot="0" vert="horz" wrap="square" lIns="91440" tIns="45720" rIns="91440" bIns="45720" anchor="t" anchorCtr="0" upright="1">
                          <a:noAutofit/>
                        </wps:bodyPr>
                      </wps:wsp>
                      <wps:wsp>
                        <wps:cNvPr id="588222318" name="Oval 1887"/>
                        <wps:cNvSpPr>
                          <a:spLocks noChangeArrowheads="1"/>
                        </wps:cNvSpPr>
                        <wps:spPr bwMode="auto">
                          <a:xfrm>
                            <a:off x="4931" y="1924"/>
                            <a:ext cx="1676" cy="946"/>
                          </a:xfrm>
                          <a:prstGeom prst="ellipse">
                            <a:avLst/>
                          </a:prstGeom>
                          <a:solidFill>
                            <a:srgbClr val="FFFFFF"/>
                          </a:solidFill>
                          <a:ln w="9525">
                            <a:solidFill>
                              <a:srgbClr val="000000"/>
                            </a:solidFill>
                            <a:round/>
                            <a:headEnd/>
                            <a:tailEnd/>
                          </a:ln>
                        </wps:spPr>
                        <wps:txbx>
                          <w:txbxContent>
                            <w:p w14:paraId="148C4E7B"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65AB7F47"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7F3EA247" w14:textId="77777777" w:rsidR="00BF7F3C" w:rsidRPr="00FC0FFA" w:rsidRDefault="00BF7F3C" w:rsidP="007738DF">
                              <w:pPr>
                                <w:spacing w:before="0" w:line="240" w:lineRule="auto"/>
                                <w:ind w:left="0"/>
                                <w:jc w:val="center"/>
                                <w:rPr>
                                  <w:rFonts w:ascii="Calibri" w:hAnsi="Calibri"/>
                                  <w:b/>
                                  <w:sz w:val="16"/>
                                  <w:szCs w:val="16"/>
                                </w:rPr>
                              </w:pPr>
                              <w:r>
                                <w:rPr>
                                  <w:rFonts w:ascii="Calibri" w:hAnsi="Calibri"/>
                                  <w:b/>
                                  <w:sz w:val="16"/>
                                  <w:szCs w:val="16"/>
                                </w:rPr>
                                <w:t>4</w:t>
                              </w:r>
                              <w:r w:rsidRPr="00B57ED3">
                                <w:rPr>
                                  <w:rFonts w:ascii="Calibri" w:hAnsi="Calibri"/>
                                  <w:b/>
                                  <w:sz w:val="16"/>
                                  <w:szCs w:val="16"/>
                                </w:rPr>
                                <w:t>”</w:t>
                              </w:r>
                              <w:r>
                                <w:rPr>
                                  <w:rFonts w:ascii="Calibri" w:hAnsi="Calibri"/>
                                  <w:b/>
                                  <w:sz w:val="16"/>
                                  <w:szCs w:val="16"/>
                                </w:rPr>
                                <w:t xml:space="preserve"> &amp; 6”</w:t>
                              </w:r>
                            </w:p>
                          </w:txbxContent>
                        </wps:txbx>
                        <wps:bodyPr rot="0" vert="horz" wrap="square" lIns="91440" tIns="45720" rIns="91440" bIns="45720" anchor="t" anchorCtr="0" upright="1">
                          <a:noAutofit/>
                        </wps:bodyPr>
                      </wps:wsp>
                      <wps:wsp>
                        <wps:cNvPr id="730300063" name="AutoShape 1888"/>
                        <wps:cNvCnPr>
                          <a:cxnSpLocks noChangeShapeType="1"/>
                        </wps:cNvCnPr>
                        <wps:spPr bwMode="auto">
                          <a:xfrm flipH="1">
                            <a:off x="5766" y="287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1250409" name="AutoShape 1889"/>
                        <wps:cNvSpPr>
                          <a:spLocks noChangeArrowheads="1"/>
                        </wps:cNvSpPr>
                        <wps:spPr bwMode="auto">
                          <a:xfrm>
                            <a:off x="7798" y="3281"/>
                            <a:ext cx="2809" cy="1090"/>
                          </a:xfrm>
                          <a:prstGeom prst="flowChartAlternateProcess">
                            <a:avLst/>
                          </a:prstGeom>
                          <a:solidFill>
                            <a:srgbClr val="FFFFFF"/>
                          </a:solidFill>
                          <a:ln w="9525">
                            <a:solidFill>
                              <a:srgbClr val="000000"/>
                            </a:solidFill>
                            <a:miter lim="800000"/>
                            <a:headEnd/>
                            <a:tailEnd/>
                          </a:ln>
                        </wps:spPr>
                        <wps:txbx>
                          <w:txbxContent>
                            <w:p w14:paraId="77835FA9"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05F9D33B"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wps:txbx>
                        <wps:bodyPr rot="0" vert="horz" wrap="square" lIns="91440" tIns="45720" rIns="91440" bIns="45720" anchor="t" anchorCtr="0" upright="1">
                          <a:noAutofit/>
                        </wps:bodyPr>
                      </wps:wsp>
                      <wps:wsp>
                        <wps:cNvPr id="967598854" name="AutoShape 1890"/>
                        <wps:cNvCnPr>
                          <a:cxnSpLocks noChangeShapeType="1"/>
                        </wps:cNvCnPr>
                        <wps:spPr bwMode="auto">
                          <a:xfrm>
                            <a:off x="7120" y="3793"/>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7742763" name="AutoShape 1891"/>
                        <wps:cNvSpPr>
                          <a:spLocks noChangeArrowheads="1"/>
                        </wps:cNvSpPr>
                        <wps:spPr bwMode="auto">
                          <a:xfrm>
                            <a:off x="4767" y="4808"/>
                            <a:ext cx="2010" cy="570"/>
                          </a:xfrm>
                          <a:prstGeom prst="roundRect">
                            <a:avLst>
                              <a:gd name="adj" fmla="val 16667"/>
                            </a:avLst>
                          </a:prstGeom>
                          <a:solidFill>
                            <a:srgbClr val="FFFFFF"/>
                          </a:solidFill>
                          <a:ln w="9525">
                            <a:solidFill>
                              <a:srgbClr val="000000"/>
                            </a:solidFill>
                            <a:round/>
                            <a:headEnd/>
                            <a:tailEnd/>
                          </a:ln>
                        </wps:spPr>
                        <wps:txbx>
                          <w:txbxContent>
                            <w:p w14:paraId="313922AA"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77F3AF3E"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wps:txbx>
                        <wps:bodyPr rot="0" vert="horz" wrap="square" lIns="91440" tIns="45720" rIns="91440" bIns="45720" anchor="t" anchorCtr="0" upright="1">
                          <a:noAutofit/>
                        </wps:bodyPr>
                      </wps:wsp>
                      <wps:wsp>
                        <wps:cNvPr id="983680140" name="AutoShape 1892"/>
                        <wps:cNvCnPr>
                          <a:cxnSpLocks noChangeShapeType="1"/>
                        </wps:cNvCnPr>
                        <wps:spPr bwMode="auto">
                          <a:xfrm>
                            <a:off x="5766" y="435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246639" name="AutoShape 1893"/>
                        <wps:cNvCnPr>
                          <a:cxnSpLocks noChangeShapeType="1"/>
                        </wps:cNvCnPr>
                        <wps:spPr bwMode="auto">
                          <a:xfrm>
                            <a:off x="6775" y="5110"/>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9636448" name="AutoShape 1894"/>
                        <wps:cNvCnPr>
                          <a:cxnSpLocks noChangeShapeType="1"/>
                        </wps:cNvCnPr>
                        <wps:spPr bwMode="auto">
                          <a:xfrm>
                            <a:off x="9076" y="5093"/>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0533838" name="AutoShape 1895"/>
                        <wps:cNvCnPr>
                          <a:cxnSpLocks noChangeShapeType="1"/>
                        </wps:cNvCnPr>
                        <wps:spPr bwMode="auto">
                          <a:xfrm>
                            <a:off x="5769" y="5361"/>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9479976" name="AutoShape 1896"/>
                        <wps:cNvCnPr>
                          <a:cxnSpLocks noChangeShapeType="1"/>
                        </wps:cNvCnPr>
                        <wps:spPr bwMode="auto">
                          <a:xfrm flipH="1">
                            <a:off x="2482" y="5114"/>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7422851" name="AutoShape 1897"/>
                        <wps:cNvCnPr>
                          <a:cxnSpLocks noChangeShapeType="1"/>
                        </wps:cNvCnPr>
                        <wps:spPr bwMode="auto">
                          <a:xfrm flipH="1">
                            <a:off x="2472" y="5114"/>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3687800" name="AutoShape 1898"/>
                        <wps:cNvSpPr>
                          <a:spLocks noChangeArrowheads="1"/>
                        </wps:cNvSpPr>
                        <wps:spPr bwMode="auto">
                          <a:xfrm>
                            <a:off x="1537" y="6207"/>
                            <a:ext cx="1882" cy="1137"/>
                          </a:xfrm>
                          <a:prstGeom prst="flowChartDecision">
                            <a:avLst/>
                          </a:prstGeom>
                          <a:solidFill>
                            <a:srgbClr val="FFFFFF"/>
                          </a:solidFill>
                          <a:ln w="9525">
                            <a:solidFill>
                              <a:srgbClr val="000000"/>
                            </a:solidFill>
                            <a:miter lim="800000"/>
                            <a:headEnd/>
                            <a:tailEnd/>
                          </a:ln>
                        </wps:spPr>
                        <wps:txbx>
                          <w:txbxContent>
                            <w:p w14:paraId="6785E89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17390C0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029019B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175 psi</w:t>
                              </w:r>
                            </w:p>
                            <w:p w14:paraId="6D37C797"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384006023" name="AutoShape 1899"/>
                        <wps:cNvSpPr>
                          <a:spLocks noChangeArrowheads="1"/>
                        </wps:cNvSpPr>
                        <wps:spPr bwMode="auto">
                          <a:xfrm>
                            <a:off x="4904" y="9014"/>
                            <a:ext cx="3358" cy="1492"/>
                          </a:xfrm>
                          <a:prstGeom prst="flowChartDecision">
                            <a:avLst/>
                          </a:prstGeom>
                          <a:solidFill>
                            <a:srgbClr val="FFFFFF"/>
                          </a:solidFill>
                          <a:ln w="9525">
                            <a:solidFill>
                              <a:srgbClr val="000000"/>
                            </a:solidFill>
                            <a:miter lim="800000"/>
                            <a:headEnd/>
                            <a:tailEnd/>
                          </a:ln>
                        </wps:spPr>
                        <wps:txbx>
                          <w:txbxContent>
                            <w:p w14:paraId="2458954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7563417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7BD47F4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wps:txbx>
                        <wps:bodyPr rot="0" vert="horz" wrap="square" lIns="91440" tIns="45720" rIns="91440" bIns="45720" anchor="t" anchorCtr="0" upright="1">
                          <a:noAutofit/>
                        </wps:bodyPr>
                      </wps:wsp>
                      <wps:wsp>
                        <wps:cNvPr id="1493567112" name="Oval 1900"/>
                        <wps:cNvSpPr>
                          <a:spLocks noChangeArrowheads="1"/>
                        </wps:cNvSpPr>
                        <wps:spPr bwMode="auto">
                          <a:xfrm>
                            <a:off x="8790" y="9166"/>
                            <a:ext cx="1837" cy="1115"/>
                          </a:xfrm>
                          <a:prstGeom prst="ellipse">
                            <a:avLst/>
                          </a:prstGeom>
                          <a:solidFill>
                            <a:srgbClr val="FFFFFF"/>
                          </a:solidFill>
                          <a:ln w="9525">
                            <a:solidFill>
                              <a:srgbClr val="000000"/>
                            </a:solidFill>
                            <a:round/>
                            <a:headEnd/>
                            <a:tailEnd/>
                          </a:ln>
                        </wps:spPr>
                        <wps:txbx>
                          <w:txbxContent>
                            <w:p w14:paraId="490D58AC"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wps:txbx>
                        <wps:bodyPr rot="0" vert="horz" wrap="square" lIns="91440" tIns="45720" rIns="91440" bIns="45720" anchor="t" anchorCtr="0" upright="1">
                          <a:noAutofit/>
                        </wps:bodyPr>
                      </wps:wsp>
                      <wps:wsp>
                        <wps:cNvPr id="1227334080" name="Rectangle 1901"/>
                        <wps:cNvSpPr>
                          <a:spLocks noChangeArrowheads="1"/>
                        </wps:cNvSpPr>
                        <wps:spPr bwMode="auto">
                          <a:xfrm>
                            <a:off x="4655" y="10783"/>
                            <a:ext cx="3865" cy="842"/>
                          </a:xfrm>
                          <a:prstGeom prst="rect">
                            <a:avLst/>
                          </a:prstGeom>
                          <a:solidFill>
                            <a:srgbClr val="FFFFFF"/>
                          </a:solidFill>
                          <a:ln w="9525">
                            <a:solidFill>
                              <a:srgbClr val="000000"/>
                            </a:solidFill>
                            <a:miter lim="800000"/>
                            <a:headEnd/>
                            <a:tailEnd/>
                          </a:ln>
                        </wps:spPr>
                        <wps:txbx>
                          <w:txbxContent>
                            <w:p w14:paraId="103CA65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01C74DA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55FAA98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wps:txbx>
                        <wps:bodyPr rot="0" vert="horz" wrap="square" lIns="91440" tIns="45720" rIns="91440" bIns="45720" anchor="t" anchorCtr="0" upright="1">
                          <a:noAutofit/>
                        </wps:bodyPr>
                      </wps:wsp>
                      <wps:wsp>
                        <wps:cNvPr id="858282844" name="AutoShape 1902"/>
                        <wps:cNvCnPr>
                          <a:cxnSpLocks noChangeShapeType="1"/>
                        </wps:cNvCnPr>
                        <wps:spPr bwMode="auto">
                          <a:xfrm>
                            <a:off x="3419" y="6779"/>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9411264" name="AutoShape 1903"/>
                        <wps:cNvCnPr>
                          <a:cxnSpLocks noChangeShapeType="1"/>
                        </wps:cNvCnPr>
                        <wps:spPr bwMode="auto">
                          <a:xfrm>
                            <a:off x="6685" y="6773"/>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2302870" name="AutoShape 1904"/>
                        <wps:cNvCnPr>
                          <a:cxnSpLocks noChangeShapeType="1"/>
                        </wps:cNvCnPr>
                        <wps:spPr bwMode="auto">
                          <a:xfrm>
                            <a:off x="10020" y="6753"/>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8874939" name="AutoShape 1905"/>
                        <wps:cNvCnPr>
                          <a:cxnSpLocks noChangeShapeType="1"/>
                        </wps:cNvCnPr>
                        <wps:spPr bwMode="auto">
                          <a:xfrm>
                            <a:off x="10377" y="6752"/>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068810" name="AutoShape 1906"/>
                        <wps:cNvCnPr>
                          <a:cxnSpLocks noChangeShapeType="1"/>
                        </wps:cNvCnPr>
                        <wps:spPr bwMode="auto">
                          <a:xfrm>
                            <a:off x="3774" y="8641"/>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0947319" name="AutoShape 1907"/>
                        <wps:cNvCnPr>
                          <a:cxnSpLocks noChangeShapeType="1"/>
                        </wps:cNvCnPr>
                        <wps:spPr bwMode="auto">
                          <a:xfrm flipH="1" flipV="1">
                            <a:off x="6610" y="8641"/>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0687690" name="AutoShape 1908"/>
                        <wps:cNvCnPr>
                          <a:cxnSpLocks noChangeShapeType="1"/>
                        </wps:cNvCnPr>
                        <wps:spPr bwMode="auto">
                          <a:xfrm>
                            <a:off x="6592" y="10506"/>
                            <a:ext cx="0" cy="27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6609300" name="AutoShape 1909"/>
                        <wps:cNvCnPr>
                          <a:cxnSpLocks noChangeShapeType="1"/>
                        </wps:cNvCnPr>
                        <wps:spPr bwMode="auto">
                          <a:xfrm>
                            <a:off x="8268" y="9756"/>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952046" name="AutoShape 1910"/>
                        <wps:cNvCnPr>
                          <a:cxnSpLocks noChangeShapeType="1"/>
                        </wps:cNvCnPr>
                        <wps:spPr bwMode="auto">
                          <a:xfrm>
                            <a:off x="5762" y="7330"/>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4193013" name="AutoShape 1911"/>
                        <wps:cNvCnPr>
                          <a:cxnSpLocks noChangeShapeType="1"/>
                        </wps:cNvCnPr>
                        <wps:spPr bwMode="auto">
                          <a:xfrm>
                            <a:off x="2472" y="7344"/>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34675150" name="AutoShape 1912"/>
                        <wps:cNvCnPr>
                          <a:cxnSpLocks noChangeShapeType="1"/>
                        </wps:cNvCnPr>
                        <wps:spPr bwMode="auto">
                          <a:xfrm>
                            <a:off x="6592" y="862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4379308" name="Text Box 1913"/>
                        <wps:cNvSpPr txBox="1">
                          <a:spLocks noChangeArrowheads="1"/>
                        </wps:cNvSpPr>
                        <wps:spPr bwMode="auto">
                          <a:xfrm>
                            <a:off x="6704" y="3234"/>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3AAE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556701058" name="Text Box 1914"/>
                        <wps:cNvSpPr txBox="1">
                          <a:spLocks noChangeArrowheads="1"/>
                        </wps:cNvSpPr>
                        <wps:spPr bwMode="auto">
                          <a:xfrm>
                            <a:off x="5114" y="4139"/>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9C01C"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153795579" name="Text Box 1915"/>
                        <wps:cNvSpPr txBox="1">
                          <a:spLocks noChangeArrowheads="1"/>
                        </wps:cNvSpPr>
                        <wps:spPr bwMode="auto">
                          <a:xfrm>
                            <a:off x="3363" y="4856"/>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7C95F"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Finishing Liquid</w:t>
                              </w:r>
                            </w:p>
                            <w:p w14:paraId="0F151090"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36292FFE"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1672740663" name="Text Box 1916"/>
                        <wps:cNvSpPr txBox="1">
                          <a:spLocks noChangeArrowheads="1"/>
                        </wps:cNvSpPr>
                        <wps:spPr bwMode="auto">
                          <a:xfrm>
                            <a:off x="6741" y="4842"/>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5F72A"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Vapor / Gas</w:t>
                              </w:r>
                            </w:p>
                            <w:p w14:paraId="3C57B40A"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0BA2BCCD"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1578886291" name="Text Box 1917"/>
                        <wps:cNvSpPr txBox="1">
                          <a:spLocks noChangeArrowheads="1"/>
                        </wps:cNvSpPr>
                        <wps:spPr bwMode="auto">
                          <a:xfrm>
                            <a:off x="4766" y="5451"/>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AECDC"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Non Flashing Liquid</w:t>
                              </w:r>
                            </w:p>
                            <w:p w14:paraId="6D6DA523"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Service</w:t>
                              </w:r>
                            </w:p>
                            <w:p w14:paraId="22651B3D" w14:textId="77777777" w:rsidR="00BF7F3C" w:rsidRPr="005D4A40" w:rsidRDefault="00BF7F3C" w:rsidP="007738DF">
                              <w:pPr>
                                <w:shd w:val="clear" w:color="auto" w:fill="FFFFFF"/>
                                <w:spacing w:before="0"/>
                                <w:ind w:left="0"/>
                                <w:rPr>
                                  <w:rFonts w:ascii="Calibri" w:hAnsi="Calibri"/>
                                  <w:sz w:val="14"/>
                                  <w:szCs w:val="14"/>
                                </w:rPr>
                              </w:pPr>
                            </w:p>
                          </w:txbxContent>
                        </wps:txbx>
                        <wps:bodyPr rot="0" vert="horz" wrap="square" lIns="91440" tIns="45720" rIns="91440" bIns="45720" anchor="t" anchorCtr="0" upright="1">
                          <a:noAutofit/>
                        </wps:bodyPr>
                      </wps:wsp>
                      <wps:wsp>
                        <wps:cNvPr id="1521076839" name="Text Box 1918"/>
                        <wps:cNvSpPr txBox="1">
                          <a:spLocks noChangeArrowheads="1"/>
                        </wps:cNvSpPr>
                        <wps:spPr bwMode="auto">
                          <a:xfrm>
                            <a:off x="9753"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5616E"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781186379" name="Text Box 1919"/>
                        <wps:cNvSpPr txBox="1">
                          <a:spLocks noChangeArrowheads="1"/>
                        </wps:cNvSpPr>
                        <wps:spPr bwMode="auto">
                          <a:xfrm>
                            <a:off x="6343" y="61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C18F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570522286" name="Text Box 1920"/>
                        <wps:cNvSpPr txBox="1">
                          <a:spLocks noChangeArrowheads="1"/>
                        </wps:cNvSpPr>
                        <wps:spPr bwMode="auto">
                          <a:xfrm>
                            <a:off x="3157"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B083B"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248699090" name="AutoShape 1921"/>
                        <wps:cNvSpPr>
                          <a:spLocks noChangeArrowheads="1"/>
                        </wps:cNvSpPr>
                        <wps:spPr bwMode="auto">
                          <a:xfrm>
                            <a:off x="1376" y="7753"/>
                            <a:ext cx="2183" cy="676"/>
                          </a:xfrm>
                          <a:prstGeom prst="flowChartAlternateProcess">
                            <a:avLst/>
                          </a:prstGeom>
                          <a:solidFill>
                            <a:srgbClr val="FFFFFF"/>
                          </a:solidFill>
                          <a:ln w="9525">
                            <a:solidFill>
                              <a:srgbClr val="000000"/>
                            </a:solidFill>
                            <a:miter lim="800000"/>
                            <a:headEnd/>
                            <a:tailEnd/>
                          </a:ln>
                        </wps:spPr>
                        <wps:txbx>
                          <w:txbxContent>
                            <w:p w14:paraId="1EA4439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EC1AF3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076C26D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5B1A55ED"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840309806" name="Text Box 1922"/>
                        <wps:cNvSpPr txBox="1">
                          <a:spLocks noChangeArrowheads="1"/>
                        </wps:cNvSpPr>
                        <wps:spPr bwMode="auto">
                          <a:xfrm>
                            <a:off x="8319"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C2149"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361825432" name="Text Box 1923"/>
                        <wps:cNvSpPr txBox="1">
                          <a:spLocks noChangeArrowheads="1"/>
                        </wps:cNvSpPr>
                        <wps:spPr bwMode="auto">
                          <a:xfrm>
                            <a:off x="5037"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1DB94"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481957345" name="Text Box 1924"/>
                        <wps:cNvSpPr txBox="1">
                          <a:spLocks noChangeArrowheads="1"/>
                        </wps:cNvSpPr>
                        <wps:spPr bwMode="auto">
                          <a:xfrm>
                            <a:off x="1747" y="710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2EA5D"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2037229144" name="Text Box 1925"/>
                        <wps:cNvSpPr txBox="1">
                          <a:spLocks noChangeArrowheads="1"/>
                        </wps:cNvSpPr>
                        <wps:spPr bwMode="auto">
                          <a:xfrm>
                            <a:off x="7982" y="9116"/>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A542B"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774282551" name="Text Box 1926"/>
                        <wps:cNvSpPr txBox="1">
                          <a:spLocks noChangeArrowheads="1"/>
                        </wps:cNvSpPr>
                        <wps:spPr bwMode="auto">
                          <a:xfrm>
                            <a:off x="6685" y="10156"/>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24191"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192141665" name="AutoShape 1927"/>
                        <wps:cNvSpPr>
                          <a:spLocks noChangeArrowheads="1"/>
                        </wps:cNvSpPr>
                        <wps:spPr bwMode="auto">
                          <a:xfrm>
                            <a:off x="4822" y="6193"/>
                            <a:ext cx="1882" cy="1137"/>
                          </a:xfrm>
                          <a:prstGeom prst="flowChartDecision">
                            <a:avLst/>
                          </a:prstGeom>
                          <a:solidFill>
                            <a:srgbClr val="FFFFFF"/>
                          </a:solidFill>
                          <a:ln w="9525">
                            <a:solidFill>
                              <a:srgbClr val="000000"/>
                            </a:solidFill>
                            <a:miter lim="800000"/>
                            <a:headEnd/>
                            <a:tailEnd/>
                          </a:ln>
                        </wps:spPr>
                        <wps:txbx>
                          <w:txbxContent>
                            <w:p w14:paraId="3DFE051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5516262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4DC3C95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200 psi</w:t>
                              </w:r>
                            </w:p>
                            <w:p w14:paraId="6B0F0602"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360417135" name="AutoShape 1928"/>
                        <wps:cNvSpPr>
                          <a:spLocks noChangeArrowheads="1"/>
                        </wps:cNvSpPr>
                        <wps:spPr bwMode="auto">
                          <a:xfrm>
                            <a:off x="8138" y="6193"/>
                            <a:ext cx="1882" cy="1137"/>
                          </a:xfrm>
                          <a:prstGeom prst="flowChartDecision">
                            <a:avLst/>
                          </a:prstGeom>
                          <a:solidFill>
                            <a:srgbClr val="FFFFFF"/>
                          </a:solidFill>
                          <a:ln w="9525">
                            <a:solidFill>
                              <a:srgbClr val="000000"/>
                            </a:solidFill>
                            <a:miter lim="800000"/>
                            <a:headEnd/>
                            <a:tailEnd/>
                          </a:ln>
                        </wps:spPr>
                        <wps:txbx>
                          <w:txbxContent>
                            <w:p w14:paraId="07C636C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5A31111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276894A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250 psi</w:t>
                              </w:r>
                            </w:p>
                            <w:p w14:paraId="721C0F47"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2136751077" name="AutoShape 1929"/>
                        <wps:cNvSpPr>
                          <a:spLocks noChangeArrowheads="1"/>
                        </wps:cNvSpPr>
                        <wps:spPr bwMode="auto">
                          <a:xfrm>
                            <a:off x="4668" y="7770"/>
                            <a:ext cx="2183" cy="676"/>
                          </a:xfrm>
                          <a:prstGeom prst="flowChartAlternateProcess">
                            <a:avLst/>
                          </a:prstGeom>
                          <a:solidFill>
                            <a:srgbClr val="FFFFFF"/>
                          </a:solidFill>
                          <a:ln w="9525">
                            <a:solidFill>
                              <a:srgbClr val="000000"/>
                            </a:solidFill>
                            <a:miter lim="800000"/>
                            <a:headEnd/>
                            <a:tailEnd/>
                          </a:ln>
                        </wps:spPr>
                        <wps:txbx>
                          <w:txbxContent>
                            <w:p w14:paraId="72EE1F3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43052F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3CEB29B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24AB36FB"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248387458" name="AutoShape 1930"/>
                        <wps:cNvSpPr>
                          <a:spLocks noChangeArrowheads="1"/>
                        </wps:cNvSpPr>
                        <wps:spPr bwMode="auto">
                          <a:xfrm>
                            <a:off x="7991" y="7787"/>
                            <a:ext cx="2183" cy="676"/>
                          </a:xfrm>
                          <a:prstGeom prst="flowChartAlternateProcess">
                            <a:avLst/>
                          </a:prstGeom>
                          <a:solidFill>
                            <a:srgbClr val="FFFFFF"/>
                          </a:solidFill>
                          <a:ln w="9525">
                            <a:solidFill>
                              <a:srgbClr val="000000"/>
                            </a:solidFill>
                            <a:miter lim="800000"/>
                            <a:headEnd/>
                            <a:tailEnd/>
                          </a:ln>
                        </wps:spPr>
                        <wps:txbx>
                          <w:txbxContent>
                            <w:p w14:paraId="72393CC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8DE7EF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2ABA3C6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45ACE1E3"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1922395144" name="AutoShape 1931"/>
                        <wps:cNvCnPr>
                          <a:cxnSpLocks noChangeShapeType="1"/>
                        </wps:cNvCnPr>
                        <wps:spPr bwMode="auto">
                          <a:xfrm>
                            <a:off x="9073" y="7345"/>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240056" id="Group 1883" o:spid="_x0000_s1774" style="position:absolute;left:0;text-align:left;margin-left:-3.55pt;margin-top:7.95pt;width:471.9pt;height:485.05pt;z-index:-250319872" coordorigin="1376,1924" coordsize="9438,9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">
                <v:shape id="AutoShape 1884" o:spid="_x0000_s1775" type="#_x0000_t32" style="position:absolute;left:3776;top:6765;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">
                  <v:stroke endarrow="block"/>
                </v:shape>
                <v:shape id="AutoShape 1885" o:spid="_x0000_s1776" type="#_x0000_t32" style="position:absolute;left:7061;top:6770;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">
                  <v:stroke endarrow="block"/>
                </v:shape>
                <v:shape id="AutoShape 1886" o:spid="_x0000_s1777" type="#_x0000_t110" style="position:absolute;left:4399;top:3234;width:27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">
                  <v:textbox>
                    <w:txbxContent>
                      <w:p w14:paraId="75DCBD6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v:textbox>
                </v:shape>
                <v:oval id="Oval 1887" o:spid="_x0000_s1778" style="position:absolute;left:4931;top:1924;width:167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">
                  <v:textbox>
                    <w:txbxContent>
                      <w:p w14:paraId="148C4E7B"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65AB7F47"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7F3EA247" w14:textId="77777777" w:rsidR="00BF7F3C" w:rsidRPr="00FC0FFA" w:rsidRDefault="00BF7F3C" w:rsidP="007738DF">
                        <w:pPr>
                          <w:spacing w:before="0" w:line="240" w:lineRule="auto"/>
                          <w:ind w:left="0"/>
                          <w:jc w:val="center"/>
                          <w:rPr>
                            <w:rFonts w:ascii="Calibri" w:hAnsi="Calibri"/>
                            <w:b/>
                            <w:sz w:val="16"/>
                            <w:szCs w:val="16"/>
                          </w:rPr>
                        </w:pPr>
                        <w:r>
                          <w:rPr>
                            <w:rFonts w:ascii="Calibri" w:hAnsi="Calibri"/>
                            <w:b/>
                            <w:sz w:val="16"/>
                            <w:szCs w:val="16"/>
                          </w:rPr>
                          <w:t>4</w:t>
                        </w:r>
                        <w:r w:rsidRPr="00B57ED3">
                          <w:rPr>
                            <w:rFonts w:ascii="Calibri" w:hAnsi="Calibri"/>
                            <w:b/>
                            <w:sz w:val="16"/>
                            <w:szCs w:val="16"/>
                          </w:rPr>
                          <w:t>”</w:t>
                        </w:r>
                        <w:r>
                          <w:rPr>
                            <w:rFonts w:ascii="Calibri" w:hAnsi="Calibri"/>
                            <w:b/>
                            <w:sz w:val="16"/>
                            <w:szCs w:val="16"/>
                          </w:rPr>
                          <w:t xml:space="preserve"> &amp; 6”</w:t>
                        </w:r>
                      </w:p>
                    </w:txbxContent>
                  </v:textbox>
                </v:oval>
                <v:shape id="AutoShape 1888" o:spid="_x0000_s1779" type="#_x0000_t32" style="position:absolute;left:5766;top:2870;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">
                  <v:stroke endarrow="block"/>
                </v:shape>
                <v:shape id="AutoShape 1889" o:spid="_x0000_s1780" type="#_x0000_t176" style="position:absolute;left:7798;top:3281;width:280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">
                  <v:textbox>
                    <w:txbxContent>
                      <w:p w14:paraId="77835FA9"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05F9D33B"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v:textbox>
                </v:shape>
                <v:shape id="AutoShape 1890" o:spid="_x0000_s1781" type="#_x0000_t32" style="position:absolute;left:7120;top:3793;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">
                  <v:stroke endarrow="block"/>
                </v:shape>
                <v:roundrect id="AutoShape 1891" o:spid="_x0000_s1782" style="position:absolute;left:4767;top:4808;width:201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">
                  <v:textbox>
                    <w:txbxContent>
                      <w:p w14:paraId="313922AA"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77F3AF3E"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v:textbox>
                </v:roundrect>
                <v:shape id="AutoShape 1892" o:spid="_x0000_s1783" type="#_x0000_t32" style="position:absolute;left:5766;top:435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">
                  <v:stroke endarrow="block"/>
                </v:shape>
                <v:shape id="AutoShape 1893" o:spid="_x0000_s1784" type="#_x0000_t32" style="position:absolute;left:6775;top:5110;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">
                  <v:stroke endarrow="block"/>
                </v:shape>
                <v:shape id="AutoShape 1894" o:spid="_x0000_s1785" type="#_x0000_t32" style="position:absolute;left:9076;top:5093;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">
                  <v:stroke endarrow="block"/>
                </v:shape>
                <v:shape id="AutoShape 1895" o:spid="_x0000_s1786" type="#_x0000_t32" style="position:absolute;left:5769;top:5361;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">
                  <v:stroke endarrow="block"/>
                </v:shape>
                <v:shape id="AutoShape 1896" o:spid="_x0000_s1787" type="#_x0000_t32" style="position:absolute;left:2482;top:5114;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">
                  <v:stroke endarrow="block"/>
                </v:shape>
                <v:shape id="AutoShape 1897" o:spid="_x0000_s1788" type="#_x0000_t32" style="position:absolute;left:2472;top:5114;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">
                  <v:stroke endarrow="block"/>
                </v:shape>
                <v:shape id="AutoShape 1898" o:spid="_x0000_s1789" type="#_x0000_t110" style="position:absolute;left:1537;top:6207;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">
                  <v:textbox>
                    <w:txbxContent>
                      <w:p w14:paraId="6785E89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17390C0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029019B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175 psi</w:t>
                        </w:r>
                      </w:p>
                      <w:p w14:paraId="6D37C797" w14:textId="77777777" w:rsidR="00BF7F3C" w:rsidRPr="005D4A40" w:rsidRDefault="00BF7F3C" w:rsidP="007738DF">
                        <w:pPr>
                          <w:rPr>
                            <w:rFonts w:ascii="Calibri" w:hAnsi="Calibri"/>
                            <w:sz w:val="14"/>
                            <w:szCs w:val="14"/>
                          </w:rPr>
                        </w:pPr>
                      </w:p>
                    </w:txbxContent>
                  </v:textbox>
                </v:shape>
                <v:shape id="AutoShape 1899" o:spid="_x0000_s1790" type="#_x0000_t110" style="position:absolute;left:4904;top:9014;width:335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">
                  <v:textbox>
                    <w:txbxContent>
                      <w:p w14:paraId="2458954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7563417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7BD47F4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v:textbox>
                </v:shape>
                <v:oval id="Oval 1900" o:spid="_x0000_s1791" style="position:absolute;left:8790;top:9166;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">
                  <v:textbox>
                    <w:txbxContent>
                      <w:p w14:paraId="490D58AC"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v:textbox>
                </v:oval>
                <v:rect id="Rectangle 1901" o:spid="_x0000_s1792" style="position:absolute;left:4655;top:10783;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">
                  <v:textbox>
                    <w:txbxContent>
                      <w:p w14:paraId="103CA65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01C74DA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55FAA98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v:textbox>
                </v:rect>
                <v:shape id="AutoShape 1902" o:spid="_x0000_s1793" type="#_x0000_t32" style="position:absolute;left:3419;top:6779;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">
                  <v:stroke endarrow="block"/>
                </v:shape>
                <v:shape id="AutoShape 1903" o:spid="_x0000_s1794" type="#_x0000_t32" style="position:absolute;left:6685;top:6773;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">
                  <v:stroke endarrow="block"/>
                </v:shape>
                <v:shape id="AutoShape 1904" o:spid="_x0000_s1795" type="#_x0000_t32" style="position:absolute;left:10020;top:6753;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">
                  <v:stroke endarrow="block"/>
                </v:shape>
                <v:shape id="AutoShape 1905" o:spid="_x0000_s1796" type="#_x0000_t32" style="position:absolute;left:10377;top:6752;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">
                  <v:stroke endarrow="block"/>
                </v:shape>
                <v:shape id="AutoShape 1906" o:spid="_x0000_s1797" type="#_x0000_t32" style="position:absolute;left:3774;top:8641;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">
                  <v:stroke endarrow="block"/>
                </v:shape>
                <v:shape id="AutoShape 1907" o:spid="_x0000_s1798" type="#_x0000_t32" style="position:absolute;left:6610;top:8641;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">
                  <v:stroke endarrow="block"/>
                </v:shape>
                <v:shape id="AutoShape 1908" o:spid="_x0000_s1799" type="#_x0000_t32" style="position:absolute;left:6592;top:10506;width:0;height: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">
                  <v:stroke endarrow="block"/>
                </v:shape>
                <v:shape id="AutoShape 1909" o:spid="_x0000_s1800" type="#_x0000_t32" style="position:absolute;left:8268;top:9756;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">
                  <v:stroke endarrow="block"/>
                </v:shape>
                <v:shape id="AutoShape 1910" o:spid="_x0000_s1801" type="#_x0000_t32" style="position:absolute;left:5762;top:7330;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">
                  <v:stroke endarrow="block"/>
                </v:shape>
                <v:shape id="AutoShape 1911" o:spid="_x0000_s1802" type="#_x0000_t32" style="position:absolute;left:2472;top:7344;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">
                  <v:stroke endarrow="block"/>
                </v:shape>
                <v:shape id="AutoShape 1912" o:spid="_x0000_s1803" type="#_x0000_t32" style="position:absolute;left:6592;top:862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">
                  <v:stroke endarrow="block"/>
                </v:shape>
                <v:shape id="Text Box 1913" o:spid="_x0000_s1804" type="#_x0000_t202" style="position:absolute;left:6704;top:3234;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" filled="f" stroked="f">
                  <v:textbox>
                    <w:txbxContent>
                      <w:p w14:paraId="2C53AAE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914" o:spid="_x0000_s1805" type="#_x0000_t202" style="position:absolute;left:5114;top:4139;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" filled="f" stroked="f">
                  <v:textbox>
                    <w:txbxContent>
                      <w:p w14:paraId="0D39C01C"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15" o:spid="_x0000_s1806" type="#_x0000_t202" style="position:absolute;left:3363;top:4856;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" filled="f" stroked="f">
                  <v:textbox>
                    <w:txbxContent>
                      <w:p w14:paraId="3997C95F"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Finishing Liquid</w:t>
                        </w:r>
                      </w:p>
                      <w:p w14:paraId="0F151090"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36292FFE" w14:textId="77777777" w:rsidR="00BF7F3C" w:rsidRPr="005D4A40" w:rsidRDefault="00BF7F3C" w:rsidP="007738DF">
                        <w:pPr>
                          <w:spacing w:before="0"/>
                          <w:ind w:left="0"/>
                          <w:rPr>
                            <w:rFonts w:ascii="Calibri" w:hAnsi="Calibri"/>
                            <w:sz w:val="14"/>
                            <w:szCs w:val="14"/>
                          </w:rPr>
                        </w:pPr>
                      </w:p>
                    </w:txbxContent>
                  </v:textbox>
                </v:shape>
                <v:shape id="Text Box 1916" o:spid="_x0000_s1807" type="#_x0000_t202" style="position:absolute;left:6741;top:4842;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" filled="f" stroked="f">
                  <v:textbox>
                    <w:txbxContent>
                      <w:p w14:paraId="0735F72A"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Vapor / Gas</w:t>
                        </w:r>
                      </w:p>
                      <w:p w14:paraId="3C57B40A"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0BA2BCCD" w14:textId="77777777" w:rsidR="00BF7F3C" w:rsidRPr="005D4A40" w:rsidRDefault="00BF7F3C" w:rsidP="007738DF">
                        <w:pPr>
                          <w:spacing w:before="0"/>
                          <w:ind w:left="0"/>
                          <w:rPr>
                            <w:rFonts w:ascii="Calibri" w:hAnsi="Calibri"/>
                            <w:sz w:val="14"/>
                            <w:szCs w:val="14"/>
                          </w:rPr>
                        </w:pPr>
                      </w:p>
                    </w:txbxContent>
                  </v:textbox>
                </v:shape>
                <v:shape id="Text Box 1917" o:spid="_x0000_s1808" type="#_x0000_t202" style="position:absolute;left:4766;top:5451;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" filled="f" stroked="f">
                  <v:textbox>
                    <w:txbxContent>
                      <w:p w14:paraId="784AECDC"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Non Flashing Liquid</w:t>
                        </w:r>
                      </w:p>
                      <w:p w14:paraId="6D6DA523"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Service</w:t>
                        </w:r>
                      </w:p>
                      <w:p w14:paraId="22651B3D" w14:textId="77777777" w:rsidR="00BF7F3C" w:rsidRPr="005D4A40" w:rsidRDefault="00BF7F3C" w:rsidP="007738DF">
                        <w:pPr>
                          <w:shd w:val="clear" w:color="auto" w:fill="FFFFFF"/>
                          <w:spacing w:before="0"/>
                          <w:ind w:left="0"/>
                          <w:rPr>
                            <w:rFonts w:ascii="Calibri" w:hAnsi="Calibri"/>
                            <w:sz w:val="14"/>
                            <w:szCs w:val="14"/>
                          </w:rPr>
                        </w:pPr>
                      </w:p>
                    </w:txbxContent>
                  </v:textbox>
                </v:shape>
                <v:shape id="Text Box 1918" o:spid="_x0000_s1809" type="#_x0000_t202" style="position:absolute;left:9753;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" filled="f" stroked="f">
                  <v:textbox>
                    <w:txbxContent>
                      <w:p w14:paraId="7F15616E"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919" o:spid="_x0000_s1810" type="#_x0000_t202" style="position:absolute;left:6343;top:61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" filled="f" stroked="f">
                  <v:textbox>
                    <w:txbxContent>
                      <w:p w14:paraId="43FC18F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920" o:spid="_x0000_s1811" type="#_x0000_t202" style="position:absolute;left:3157;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" filled="f" stroked="f">
                  <v:textbox>
                    <w:txbxContent>
                      <w:p w14:paraId="6C0B083B"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921" o:spid="_x0000_s1812" type="#_x0000_t176" style="position:absolute;left:1376;top:7753;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">
                  <v:textbox>
                    <w:txbxContent>
                      <w:p w14:paraId="1EA4439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EC1AF3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076C26D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5B1A55ED" w14:textId="77777777" w:rsidR="00BF7F3C" w:rsidRPr="005D4A40" w:rsidRDefault="00BF7F3C" w:rsidP="007738DF">
                        <w:pPr>
                          <w:spacing w:before="0" w:line="240" w:lineRule="auto"/>
                          <w:ind w:left="0"/>
                          <w:rPr>
                            <w:rFonts w:ascii="Calibri" w:hAnsi="Calibri"/>
                            <w:sz w:val="14"/>
                            <w:szCs w:val="14"/>
                          </w:rPr>
                        </w:pPr>
                      </w:p>
                    </w:txbxContent>
                  </v:textbox>
                </v:shape>
                <v:shape id="Text Box 1922" o:spid="_x0000_s1813" type="#_x0000_t202" style="position:absolute;left:8319;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" filled="f" stroked="f">
                  <v:textbox>
                    <w:txbxContent>
                      <w:p w14:paraId="0E2C2149"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23" o:spid="_x0000_s1814" type="#_x0000_t202" style="position:absolute;left:5037;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" filled="f" stroked="f">
                  <v:textbox>
                    <w:txbxContent>
                      <w:p w14:paraId="4751DB94"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24" o:spid="_x0000_s1815" type="#_x0000_t202" style="position:absolute;left:1747;top:710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" filled="f" stroked="f">
                  <v:textbox>
                    <w:txbxContent>
                      <w:p w14:paraId="7CD2EA5D"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25" o:spid="_x0000_s1816" type="#_x0000_t202" style="position:absolute;left:7982;top:9116;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" filled="f" stroked="f">
                  <v:textbox>
                    <w:txbxContent>
                      <w:p w14:paraId="439A542B"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26" o:spid="_x0000_s1817" type="#_x0000_t202" style="position:absolute;left:6685;top:10156;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" filled="f" stroked="f">
                  <v:textbox>
                    <w:txbxContent>
                      <w:p w14:paraId="00024191"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927" o:spid="_x0000_s1818" type="#_x0000_t110" style="position:absolute;left:4822;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">
                  <v:textbox>
                    <w:txbxContent>
                      <w:p w14:paraId="3DFE051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5516262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4DC3C95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200 psi</w:t>
                        </w:r>
                      </w:p>
                      <w:p w14:paraId="6B0F0602" w14:textId="77777777" w:rsidR="00BF7F3C" w:rsidRPr="005D4A40" w:rsidRDefault="00BF7F3C" w:rsidP="007738DF">
                        <w:pPr>
                          <w:rPr>
                            <w:rFonts w:ascii="Calibri" w:hAnsi="Calibri"/>
                            <w:sz w:val="14"/>
                            <w:szCs w:val="14"/>
                          </w:rPr>
                        </w:pPr>
                      </w:p>
                    </w:txbxContent>
                  </v:textbox>
                </v:shape>
                <v:shape id="AutoShape 1928" o:spid="_x0000_s1819" type="#_x0000_t110" style="position:absolute;left:8138;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">
                  <v:textbox>
                    <w:txbxContent>
                      <w:p w14:paraId="07C636C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5A31111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276894A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250 psi</w:t>
                        </w:r>
                      </w:p>
                      <w:p w14:paraId="721C0F47" w14:textId="77777777" w:rsidR="00BF7F3C" w:rsidRPr="005D4A40" w:rsidRDefault="00BF7F3C" w:rsidP="007738DF">
                        <w:pPr>
                          <w:rPr>
                            <w:rFonts w:ascii="Calibri" w:hAnsi="Calibri"/>
                            <w:sz w:val="14"/>
                            <w:szCs w:val="14"/>
                          </w:rPr>
                        </w:pPr>
                      </w:p>
                    </w:txbxContent>
                  </v:textbox>
                </v:shape>
                <v:shape id="AutoShape 1929" o:spid="_x0000_s1820" type="#_x0000_t176" style="position:absolute;left:4668;top:7770;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">
                  <v:textbox>
                    <w:txbxContent>
                      <w:p w14:paraId="72EE1F3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43052F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3CEB29B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24AB36FB" w14:textId="77777777" w:rsidR="00BF7F3C" w:rsidRPr="005D4A40" w:rsidRDefault="00BF7F3C" w:rsidP="007738DF">
                        <w:pPr>
                          <w:spacing w:before="0" w:line="240" w:lineRule="auto"/>
                          <w:ind w:left="0"/>
                          <w:rPr>
                            <w:rFonts w:ascii="Calibri" w:hAnsi="Calibri"/>
                            <w:sz w:val="14"/>
                            <w:szCs w:val="14"/>
                          </w:rPr>
                        </w:pPr>
                      </w:p>
                    </w:txbxContent>
                  </v:textbox>
                </v:shape>
                <v:shape id="AutoShape 1930" o:spid="_x0000_s1821" type="#_x0000_t176" style="position:absolute;left:7991;top:7787;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">
                  <v:textbox>
                    <w:txbxContent>
                      <w:p w14:paraId="72393CC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8DE7EF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2ABA3C6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45ACE1E3" w14:textId="77777777" w:rsidR="00BF7F3C" w:rsidRPr="005D4A40" w:rsidRDefault="00BF7F3C" w:rsidP="007738DF">
                        <w:pPr>
                          <w:spacing w:before="0" w:line="240" w:lineRule="auto"/>
                          <w:ind w:left="0"/>
                          <w:rPr>
                            <w:rFonts w:ascii="Calibri" w:hAnsi="Calibri"/>
                            <w:sz w:val="14"/>
                            <w:szCs w:val="14"/>
                          </w:rPr>
                        </w:pPr>
                      </w:p>
                    </w:txbxContent>
                  </v:textbox>
                </v:shape>
                <v:shape id="AutoShape 1931" o:spid="_x0000_s1822" type="#_x0000_t32" style="position:absolute;left:9073;top:7345;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">
                  <v:stroke endarrow="block"/>
                </v:shape>
              </v:group>
            </w:pict>
          </mc:Fallback>
        </mc:AlternateContent>
      </w:r>
    </w:p>
    <w:p w14:paraId="6641414E" w14:textId="77777777" w:rsidR="007738DF" w:rsidRDefault="007738DF" w:rsidP="007738DF">
      <w:pPr>
        <w:pStyle w:val="ListParagraph"/>
        <w:spacing w:after="0" w:line="240" w:lineRule="auto"/>
        <w:ind w:left="360"/>
      </w:pPr>
    </w:p>
    <w:p w14:paraId="70734B23" w14:textId="77777777" w:rsidR="007738DF" w:rsidRDefault="007738DF" w:rsidP="007738DF">
      <w:pPr>
        <w:pStyle w:val="ListParagraph"/>
        <w:spacing w:after="0" w:line="240" w:lineRule="auto"/>
        <w:ind w:left="360"/>
      </w:pPr>
    </w:p>
    <w:p w14:paraId="12167CF2" w14:textId="77777777" w:rsidR="007738DF" w:rsidRDefault="007738DF" w:rsidP="007738DF">
      <w:pPr>
        <w:pStyle w:val="ListParagraph"/>
        <w:spacing w:after="0" w:line="240" w:lineRule="auto"/>
        <w:ind w:left="360"/>
      </w:pPr>
    </w:p>
    <w:p w14:paraId="03C413E1" w14:textId="77777777" w:rsidR="007738DF" w:rsidRDefault="007738DF" w:rsidP="007738DF">
      <w:pPr>
        <w:pStyle w:val="ListParagraph"/>
        <w:spacing w:after="0" w:line="240" w:lineRule="auto"/>
        <w:ind w:left="360"/>
      </w:pPr>
    </w:p>
    <w:p w14:paraId="143B488D" w14:textId="77777777" w:rsidR="007738DF" w:rsidRDefault="007738DF" w:rsidP="007738DF">
      <w:pPr>
        <w:pStyle w:val="ListParagraph"/>
        <w:spacing w:after="0" w:line="240" w:lineRule="auto"/>
        <w:ind w:left="360"/>
      </w:pPr>
    </w:p>
    <w:p w14:paraId="415B0A56" w14:textId="77777777" w:rsidR="007738DF" w:rsidRDefault="007738DF" w:rsidP="007738DF">
      <w:pPr>
        <w:pStyle w:val="ListParagraph"/>
        <w:spacing w:after="0" w:line="240" w:lineRule="auto"/>
        <w:ind w:left="360"/>
      </w:pPr>
    </w:p>
    <w:p w14:paraId="5CA85929" w14:textId="77777777" w:rsidR="007738DF" w:rsidRDefault="007738DF" w:rsidP="007738DF">
      <w:pPr>
        <w:pStyle w:val="ListParagraph"/>
        <w:spacing w:after="0" w:line="240" w:lineRule="auto"/>
        <w:ind w:left="360"/>
      </w:pPr>
    </w:p>
    <w:p w14:paraId="41716485" w14:textId="77777777" w:rsidR="007738DF" w:rsidRDefault="007738DF" w:rsidP="007738DF">
      <w:pPr>
        <w:pStyle w:val="ListParagraph"/>
        <w:spacing w:after="0" w:line="240" w:lineRule="auto"/>
        <w:ind w:left="360"/>
      </w:pPr>
    </w:p>
    <w:p w14:paraId="362A0800" w14:textId="77777777" w:rsidR="007738DF" w:rsidRDefault="007738DF" w:rsidP="007738DF">
      <w:pPr>
        <w:pStyle w:val="ListParagraph"/>
        <w:spacing w:after="0" w:line="240" w:lineRule="auto"/>
        <w:ind w:left="360"/>
      </w:pPr>
    </w:p>
    <w:p w14:paraId="0581BEFF" w14:textId="77777777" w:rsidR="007738DF" w:rsidRDefault="007738DF" w:rsidP="007738DF">
      <w:pPr>
        <w:pStyle w:val="ListParagraph"/>
        <w:spacing w:after="0" w:line="240" w:lineRule="auto"/>
        <w:ind w:left="360"/>
      </w:pPr>
    </w:p>
    <w:p w14:paraId="5D88EBB1" w14:textId="77777777" w:rsidR="007738DF" w:rsidRDefault="007738DF" w:rsidP="007738DF">
      <w:pPr>
        <w:pStyle w:val="ListParagraph"/>
        <w:spacing w:after="0" w:line="240" w:lineRule="auto"/>
        <w:ind w:left="360"/>
      </w:pPr>
    </w:p>
    <w:p w14:paraId="68C6C1D6" w14:textId="77777777" w:rsidR="007738DF" w:rsidRDefault="007738DF" w:rsidP="007738DF">
      <w:pPr>
        <w:pStyle w:val="ListParagraph"/>
        <w:spacing w:after="0" w:line="240" w:lineRule="auto"/>
        <w:ind w:left="360"/>
      </w:pPr>
    </w:p>
    <w:p w14:paraId="2C071519" w14:textId="77777777" w:rsidR="007738DF" w:rsidRDefault="007738DF" w:rsidP="007738DF">
      <w:pPr>
        <w:pStyle w:val="ListParagraph"/>
        <w:spacing w:after="0" w:line="240" w:lineRule="auto"/>
        <w:ind w:left="360"/>
      </w:pPr>
    </w:p>
    <w:p w14:paraId="26C11835" w14:textId="77777777" w:rsidR="007738DF" w:rsidRDefault="007738DF" w:rsidP="007738DF">
      <w:pPr>
        <w:pStyle w:val="ListParagraph"/>
        <w:spacing w:after="0" w:line="240" w:lineRule="auto"/>
        <w:ind w:left="360"/>
      </w:pPr>
    </w:p>
    <w:p w14:paraId="58CA5E9A" w14:textId="77777777" w:rsidR="007738DF" w:rsidRDefault="007738DF" w:rsidP="007738DF">
      <w:pPr>
        <w:pStyle w:val="ListParagraph"/>
        <w:spacing w:after="0" w:line="240" w:lineRule="auto"/>
        <w:ind w:left="360"/>
      </w:pPr>
    </w:p>
    <w:p w14:paraId="669C205F" w14:textId="77777777" w:rsidR="007738DF" w:rsidRDefault="007738DF" w:rsidP="007738DF">
      <w:pPr>
        <w:pStyle w:val="ListParagraph"/>
        <w:spacing w:after="0" w:line="240" w:lineRule="auto"/>
        <w:ind w:left="360"/>
      </w:pPr>
    </w:p>
    <w:p w14:paraId="0E92C1F8" w14:textId="77777777" w:rsidR="007738DF" w:rsidRDefault="007738DF" w:rsidP="007738DF">
      <w:pPr>
        <w:pStyle w:val="ListParagraph"/>
        <w:spacing w:after="0" w:line="240" w:lineRule="auto"/>
        <w:ind w:left="360"/>
      </w:pPr>
    </w:p>
    <w:p w14:paraId="2F27F853" w14:textId="77777777" w:rsidR="007738DF" w:rsidRDefault="007738DF" w:rsidP="007738DF">
      <w:pPr>
        <w:pStyle w:val="ListParagraph"/>
        <w:spacing w:after="0" w:line="240" w:lineRule="auto"/>
        <w:ind w:left="360"/>
      </w:pPr>
    </w:p>
    <w:p w14:paraId="2B6E4898" w14:textId="77777777" w:rsidR="007738DF" w:rsidRDefault="007738DF" w:rsidP="007738DF">
      <w:pPr>
        <w:pStyle w:val="ListParagraph"/>
        <w:spacing w:after="0" w:line="240" w:lineRule="auto"/>
        <w:ind w:left="360"/>
      </w:pPr>
    </w:p>
    <w:p w14:paraId="40E3AAC9" w14:textId="77777777" w:rsidR="007738DF" w:rsidRDefault="007738DF" w:rsidP="007738DF">
      <w:pPr>
        <w:pStyle w:val="ListParagraph"/>
        <w:spacing w:after="0" w:line="240" w:lineRule="auto"/>
        <w:ind w:left="360"/>
      </w:pPr>
    </w:p>
    <w:p w14:paraId="791BCA5E" w14:textId="77777777" w:rsidR="007738DF" w:rsidRDefault="007738DF" w:rsidP="007738DF">
      <w:pPr>
        <w:pStyle w:val="ListParagraph"/>
        <w:spacing w:after="0" w:line="240" w:lineRule="auto"/>
        <w:ind w:left="360"/>
      </w:pPr>
    </w:p>
    <w:p w14:paraId="3A2F60D3" w14:textId="77777777" w:rsidR="007738DF" w:rsidRDefault="007738DF" w:rsidP="007738DF">
      <w:pPr>
        <w:pStyle w:val="ListParagraph"/>
        <w:spacing w:after="0" w:line="240" w:lineRule="auto"/>
        <w:ind w:left="360"/>
      </w:pPr>
    </w:p>
    <w:p w14:paraId="46A24F0D" w14:textId="77777777" w:rsidR="007738DF" w:rsidRDefault="007738DF" w:rsidP="007738DF">
      <w:pPr>
        <w:pStyle w:val="ListParagraph"/>
        <w:spacing w:after="0" w:line="240" w:lineRule="auto"/>
        <w:ind w:left="360"/>
      </w:pPr>
    </w:p>
    <w:p w14:paraId="5BBF7BBD" w14:textId="77777777" w:rsidR="007738DF" w:rsidRDefault="007738DF" w:rsidP="007738DF">
      <w:pPr>
        <w:pStyle w:val="ListParagraph"/>
        <w:spacing w:after="0" w:line="240" w:lineRule="auto"/>
        <w:ind w:left="360"/>
      </w:pPr>
    </w:p>
    <w:p w14:paraId="5BFAEF94" w14:textId="77777777" w:rsidR="007738DF" w:rsidRDefault="007738DF" w:rsidP="007738DF">
      <w:pPr>
        <w:pStyle w:val="ListParagraph"/>
        <w:spacing w:after="0" w:line="240" w:lineRule="auto"/>
        <w:ind w:left="360"/>
      </w:pPr>
    </w:p>
    <w:p w14:paraId="44C5EC83" w14:textId="77777777" w:rsidR="007738DF" w:rsidRDefault="007738DF" w:rsidP="007738DF">
      <w:pPr>
        <w:pStyle w:val="ListParagraph"/>
        <w:spacing w:after="0" w:line="240" w:lineRule="auto"/>
        <w:ind w:left="360"/>
      </w:pPr>
    </w:p>
    <w:p w14:paraId="780F3F12" w14:textId="77777777" w:rsidR="007738DF" w:rsidRDefault="007738DF" w:rsidP="007738DF">
      <w:pPr>
        <w:pStyle w:val="ListParagraph"/>
        <w:spacing w:after="0" w:line="240" w:lineRule="auto"/>
        <w:ind w:left="360"/>
      </w:pPr>
    </w:p>
    <w:p w14:paraId="7BF37B70" w14:textId="77777777" w:rsidR="007738DF" w:rsidRDefault="007738DF" w:rsidP="007738DF">
      <w:pPr>
        <w:pStyle w:val="ListParagraph"/>
        <w:spacing w:after="0" w:line="240" w:lineRule="auto"/>
        <w:ind w:left="360"/>
      </w:pPr>
    </w:p>
    <w:p w14:paraId="46D37917" w14:textId="77777777" w:rsidR="007738DF" w:rsidRDefault="007738DF" w:rsidP="007738DF">
      <w:pPr>
        <w:pStyle w:val="ListParagraph"/>
        <w:spacing w:after="0" w:line="240" w:lineRule="auto"/>
        <w:ind w:left="360"/>
      </w:pPr>
    </w:p>
    <w:p w14:paraId="39D93582" w14:textId="77777777" w:rsidR="007738DF" w:rsidRDefault="007738DF" w:rsidP="007738DF">
      <w:pPr>
        <w:pStyle w:val="ListParagraph"/>
        <w:spacing w:after="0" w:line="240" w:lineRule="auto"/>
        <w:ind w:left="360"/>
      </w:pPr>
    </w:p>
    <w:p w14:paraId="5CE68102" w14:textId="77777777" w:rsidR="007738DF" w:rsidRDefault="007738DF" w:rsidP="007738DF">
      <w:pPr>
        <w:pStyle w:val="ListParagraph"/>
        <w:spacing w:after="0" w:line="240" w:lineRule="auto"/>
        <w:ind w:left="360"/>
      </w:pPr>
    </w:p>
    <w:p w14:paraId="11F02031" w14:textId="77777777" w:rsidR="007738DF" w:rsidRDefault="007738DF" w:rsidP="007738DF">
      <w:pPr>
        <w:pStyle w:val="ListParagraph"/>
        <w:spacing w:after="0" w:line="240" w:lineRule="auto"/>
        <w:ind w:left="360"/>
      </w:pPr>
    </w:p>
    <w:p w14:paraId="440FB1F2" w14:textId="77777777" w:rsidR="007738DF" w:rsidRDefault="007738DF" w:rsidP="007738DF">
      <w:pPr>
        <w:pStyle w:val="ListParagraph"/>
        <w:spacing w:after="0" w:line="240" w:lineRule="auto"/>
        <w:ind w:left="360"/>
      </w:pPr>
    </w:p>
    <w:p w14:paraId="292A68F5" w14:textId="77777777" w:rsidR="007738DF" w:rsidRDefault="007738DF" w:rsidP="007738DF">
      <w:pPr>
        <w:pStyle w:val="ListParagraph"/>
        <w:spacing w:after="0" w:line="240" w:lineRule="auto"/>
        <w:ind w:left="360"/>
      </w:pPr>
    </w:p>
    <w:p w14:paraId="5B0942E3" w14:textId="77777777" w:rsidR="007738DF" w:rsidRDefault="007738DF" w:rsidP="007738DF">
      <w:pPr>
        <w:pStyle w:val="ListParagraph"/>
        <w:spacing w:after="0" w:line="240" w:lineRule="auto"/>
        <w:ind w:left="360"/>
      </w:pPr>
    </w:p>
    <w:p w14:paraId="0D57EE09" w14:textId="77777777" w:rsidR="007738DF" w:rsidRDefault="007738DF" w:rsidP="007738DF">
      <w:pPr>
        <w:pStyle w:val="ListParagraph"/>
        <w:spacing w:after="0" w:line="240" w:lineRule="auto"/>
        <w:ind w:left="360"/>
      </w:pPr>
    </w:p>
    <w:p w14:paraId="01539482" w14:textId="77777777" w:rsidR="007738DF" w:rsidRDefault="007738DF" w:rsidP="007738DF">
      <w:pPr>
        <w:pStyle w:val="ListParagraph"/>
        <w:spacing w:after="0" w:line="240" w:lineRule="auto"/>
        <w:ind w:left="360"/>
      </w:pPr>
    </w:p>
    <w:p w14:paraId="7E74EC68" w14:textId="77777777" w:rsidR="007738DF" w:rsidRDefault="007738DF" w:rsidP="007738DF">
      <w:pPr>
        <w:pStyle w:val="ListParagraph"/>
        <w:spacing w:after="0" w:line="240" w:lineRule="auto"/>
        <w:ind w:left="360"/>
      </w:pPr>
    </w:p>
    <w:p w14:paraId="669E3FED" w14:textId="77777777" w:rsidR="007738DF" w:rsidRDefault="007738DF" w:rsidP="007738DF">
      <w:pPr>
        <w:pStyle w:val="ListParagraph"/>
        <w:spacing w:after="0" w:line="240" w:lineRule="auto"/>
        <w:ind w:left="360"/>
      </w:pPr>
    </w:p>
    <w:p w14:paraId="60074CEC" w14:textId="77777777" w:rsidR="007738DF" w:rsidRDefault="007738DF" w:rsidP="007738DF">
      <w:pPr>
        <w:spacing w:before="0"/>
        <w:ind w:left="0"/>
        <w:rPr>
          <w:rFonts w:ascii="Calibri" w:hAnsi="Calibri"/>
          <w:sz w:val="14"/>
          <w:szCs w:val="14"/>
          <w:lang w:val="en-GB"/>
        </w:rPr>
      </w:pPr>
      <w:r w:rsidRPr="00772A00">
        <w:rPr>
          <w:rFonts w:ascii="Calibri" w:hAnsi="Calibri"/>
          <w:sz w:val="14"/>
          <w:szCs w:val="14"/>
          <w:lang w:val="en-GB"/>
        </w:rPr>
        <w:t>Notes:</w:t>
      </w:r>
    </w:p>
    <w:p w14:paraId="131EF42C" w14:textId="77777777" w:rsidR="007738DF" w:rsidRDefault="007738DF" w:rsidP="007738DF">
      <w:pPr>
        <w:pStyle w:val="ListParagraph"/>
        <w:numPr>
          <w:ilvl w:val="0"/>
          <w:numId w:val="62"/>
        </w:numPr>
        <w:spacing w:after="0" w:line="240" w:lineRule="auto"/>
        <w:rPr>
          <w:rFonts w:ascii="Calibri" w:hAnsi="Calibri"/>
          <w:sz w:val="14"/>
          <w:szCs w:val="14"/>
        </w:rPr>
      </w:pPr>
      <w:r w:rsidRPr="00772A00">
        <w:rPr>
          <w:rFonts w:ascii="Calibri" w:hAnsi="Calibri"/>
          <w:sz w:val="14"/>
          <w:szCs w:val="14"/>
        </w:rPr>
        <w:t>This general rule of thumb is to limit the maximum differential pressure for globe valves with unguided swivel discs.</w:t>
      </w:r>
    </w:p>
    <w:p w14:paraId="2589E7D2" w14:textId="77777777" w:rsidR="007738DF" w:rsidRDefault="007738DF" w:rsidP="007738DF">
      <w:pPr>
        <w:pStyle w:val="ListParagraph"/>
        <w:numPr>
          <w:ilvl w:val="0"/>
          <w:numId w:val="62"/>
        </w:numPr>
        <w:spacing w:after="0" w:line="240" w:lineRule="auto"/>
        <w:rPr>
          <w:rFonts w:ascii="Calibri" w:hAnsi="Calibri"/>
          <w:sz w:val="14"/>
          <w:szCs w:val="14"/>
        </w:rPr>
      </w:pPr>
      <w:r w:rsidRPr="00772A00">
        <w:rPr>
          <w:rFonts w:ascii="Calibri" w:hAnsi="Calibri"/>
          <w:sz w:val="14"/>
          <w:szCs w:val="14"/>
        </w:rPr>
        <w:t xml:space="preserve">T-Pattern globe valves generally have unguided swivel discs in the lower pressure </w:t>
      </w:r>
      <w:r w:rsidRPr="00772A00">
        <w:rPr>
          <w:rFonts w:ascii="Calibri" w:hAnsi="Calibri"/>
          <w:color w:val="000000"/>
          <w:sz w:val="14"/>
          <w:szCs w:val="14"/>
        </w:rPr>
        <w:t>classes of class</w:t>
      </w:r>
      <w:r w:rsidRPr="00772A00">
        <w:rPr>
          <w:rFonts w:ascii="Calibri" w:hAnsi="Calibri"/>
          <w:sz w:val="14"/>
          <w:szCs w:val="14"/>
        </w:rPr>
        <w:t xml:space="preserve"> 150,300 and 600.  Starting at class 600 for some manufacturers and class 900 and higher for most manufacturers, the discs are single guided in a cage body design.</w:t>
      </w:r>
    </w:p>
    <w:p w14:paraId="368F20BB" w14:textId="77777777" w:rsidR="007738DF" w:rsidRDefault="007738DF" w:rsidP="007738DF">
      <w:pPr>
        <w:pStyle w:val="ListParagraph"/>
        <w:numPr>
          <w:ilvl w:val="0"/>
          <w:numId w:val="62"/>
        </w:numPr>
        <w:spacing w:after="0" w:line="240" w:lineRule="auto"/>
        <w:rPr>
          <w:rFonts w:ascii="Calibri" w:hAnsi="Calibri"/>
          <w:sz w:val="14"/>
          <w:szCs w:val="14"/>
        </w:rPr>
      </w:pPr>
      <w:r w:rsidRPr="00772A00">
        <w:rPr>
          <w:rFonts w:ascii="Calibri" w:hAnsi="Calibri"/>
          <w:sz w:val="14"/>
          <w:szCs w:val="14"/>
        </w:rPr>
        <w:t>A general warning on T-Pattern globe valve designs when applying to throttling service.  Most globe valves are design with a rising stem and rising hand wheel.  The stem nut is threaded on the stem side end on the yoke side.  Durign severe vibration situations, the stem nut design is resistant to failure from high thrust loading.  Some manufacturers design their T-pattern globe valves similar to API 600 gate valves to accommodate bevel gear operators.  The stem nut to bearing retaining flange design in rising stem non-rising hand wheel globe valves is very similar to that of gate valves. The stem nut to bearing flange transition is a sharp 90 degree angle that concentrates high stresses under thrust loading.  When vibration occurs while throtting sharp pulsations of impact loading is added to the thrust load.  This impact loading is generally not a severe in gate valves.  The stem nut bearing flange is typically made of a Ni-resist cast iron material that has very high brittle properties.  With this brittle material and the additional high stress concentration at the 90 degree location, the potential for brittle fracture caused by impact loading is possible and has happened in a severe stem vibration situation.</w:t>
      </w:r>
    </w:p>
    <w:p w14:paraId="2BE77DAD" w14:textId="77777777" w:rsidR="007738DF" w:rsidRPr="00772A00" w:rsidRDefault="007738DF" w:rsidP="007738DF">
      <w:pPr>
        <w:pStyle w:val="ListParagraph"/>
        <w:spacing w:after="0" w:line="240" w:lineRule="auto"/>
        <w:ind w:left="360"/>
        <w:rPr>
          <w:rFonts w:ascii="Calibri" w:hAnsi="Calibri"/>
          <w:sz w:val="14"/>
          <w:szCs w:val="14"/>
        </w:rPr>
      </w:pPr>
      <w:r w:rsidRPr="00772A00">
        <w:rPr>
          <w:rFonts w:ascii="Calibri" w:hAnsi="Calibri"/>
          <w:sz w:val="14"/>
          <w:szCs w:val="14"/>
        </w:rPr>
        <w:t>This style of valve can be found in class 150 and class 300 large sizes at above 6”.  This design can also be found in class 600 valves down to 4”and class 1500 vlaves down to 2”.</w:t>
      </w:r>
    </w:p>
    <w:p w14:paraId="6ACD2438" w14:textId="77777777" w:rsidR="007738DF" w:rsidRDefault="007738DF" w:rsidP="007738DF">
      <w:pPr>
        <w:pStyle w:val="ListParagraph"/>
        <w:spacing w:after="0" w:line="240" w:lineRule="auto"/>
        <w:ind w:left="360"/>
        <w:rPr>
          <w:rFonts w:ascii="Calibri" w:hAnsi="Calibri"/>
          <w:sz w:val="14"/>
          <w:szCs w:val="14"/>
        </w:rPr>
      </w:pPr>
      <w:r w:rsidRPr="00772A00">
        <w:rPr>
          <w:rFonts w:ascii="Calibri" w:hAnsi="Calibri"/>
          <w:sz w:val="14"/>
          <w:szCs w:val="14"/>
        </w:rPr>
        <w:t>Until changes can be made to the stem nut design, limit this type of design to 150 psi differential for liquid and gas and 125 psi for flashing services regardless of size.</w:t>
      </w:r>
    </w:p>
    <w:p w14:paraId="5AF37865" w14:textId="77777777" w:rsidR="007738DF" w:rsidRDefault="007738DF" w:rsidP="007738DF">
      <w:pPr>
        <w:pStyle w:val="ListParagraph"/>
        <w:spacing w:after="0" w:line="240" w:lineRule="auto"/>
        <w:ind w:left="360"/>
      </w:pPr>
    </w:p>
    <w:p w14:paraId="495EA4DD" w14:textId="77777777" w:rsidR="007738DF" w:rsidRDefault="007738DF" w:rsidP="007738DF">
      <w:pPr>
        <w:pStyle w:val="ListParagraph"/>
        <w:spacing w:after="0" w:line="240" w:lineRule="auto"/>
        <w:ind w:left="360"/>
      </w:pPr>
      <w:r>
        <w:rPr>
          <w:b/>
        </w:rPr>
        <w:lastRenderedPageBreak/>
        <w:t>Figure D-5:</w:t>
      </w:r>
      <w:r>
        <w:t xml:space="preserve"> Valve Size 8”</w:t>
      </w:r>
    </w:p>
    <w:p w14:paraId="4EE79AE2" w14:textId="1FE947A8" w:rsidR="007738DF" w:rsidRDefault="00673A21" w:rsidP="007738DF">
      <w:pPr>
        <w:pStyle w:val="ListParagraph"/>
        <w:spacing w:after="0" w:line="240" w:lineRule="auto"/>
        <w:ind w:left="360"/>
      </w:pPr>
      <w:r>
        <w:rPr>
          <w:noProof/>
        </w:rPr>
        <mc:AlternateContent>
          <mc:Choice Requires="wpg">
            <w:drawing>
              <wp:anchor distT="0" distB="0" distL="114300" distR="114300" simplePos="0" relativeHeight="252997632" behindDoc="1" locked="0" layoutInCell="1" allowOverlap="1" wp14:anchorId="1E2DC148" wp14:editId="5A162DD6">
                <wp:simplePos x="0" y="0"/>
                <wp:positionH relativeFrom="column">
                  <wp:posOffset>-45085</wp:posOffset>
                </wp:positionH>
                <wp:positionV relativeFrom="paragraph">
                  <wp:posOffset>129540</wp:posOffset>
                </wp:positionV>
                <wp:extent cx="5993130" cy="6160135"/>
                <wp:effectExtent l="12065" t="5080" r="0" b="6985"/>
                <wp:wrapNone/>
                <wp:docPr id="205426582" name="Group 19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3130" cy="6160135"/>
                          <a:chOff x="1376" y="1924"/>
                          <a:chExt cx="9438" cy="9701"/>
                        </a:xfrm>
                      </wpg:grpSpPr>
                      <wps:wsp>
                        <wps:cNvPr id="1456312263" name="AutoShape 1933"/>
                        <wps:cNvCnPr>
                          <a:cxnSpLocks noChangeShapeType="1"/>
                        </wps:cNvCnPr>
                        <wps:spPr bwMode="auto">
                          <a:xfrm>
                            <a:off x="3776" y="6765"/>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9290573" name="AutoShape 1934"/>
                        <wps:cNvCnPr>
                          <a:cxnSpLocks noChangeShapeType="1"/>
                        </wps:cNvCnPr>
                        <wps:spPr bwMode="auto">
                          <a:xfrm>
                            <a:off x="7061" y="6770"/>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4719655" name="AutoShape 1935"/>
                        <wps:cNvSpPr>
                          <a:spLocks noChangeArrowheads="1"/>
                        </wps:cNvSpPr>
                        <wps:spPr bwMode="auto">
                          <a:xfrm>
                            <a:off x="4399" y="3234"/>
                            <a:ext cx="2738" cy="1137"/>
                          </a:xfrm>
                          <a:prstGeom prst="flowChartDecision">
                            <a:avLst/>
                          </a:prstGeom>
                          <a:solidFill>
                            <a:srgbClr val="FFFFFF"/>
                          </a:solidFill>
                          <a:ln w="9525">
                            <a:solidFill>
                              <a:srgbClr val="000000"/>
                            </a:solidFill>
                            <a:miter lim="800000"/>
                            <a:headEnd/>
                            <a:tailEnd/>
                          </a:ln>
                        </wps:spPr>
                        <wps:txbx>
                          <w:txbxContent>
                            <w:p w14:paraId="250C9B1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wps:txbx>
                        <wps:bodyPr rot="0" vert="horz" wrap="square" lIns="91440" tIns="45720" rIns="91440" bIns="45720" anchor="t" anchorCtr="0" upright="1">
                          <a:noAutofit/>
                        </wps:bodyPr>
                      </wps:wsp>
                      <wps:wsp>
                        <wps:cNvPr id="54959681" name="Oval 1936"/>
                        <wps:cNvSpPr>
                          <a:spLocks noChangeArrowheads="1"/>
                        </wps:cNvSpPr>
                        <wps:spPr bwMode="auto">
                          <a:xfrm>
                            <a:off x="4931" y="1924"/>
                            <a:ext cx="1676" cy="946"/>
                          </a:xfrm>
                          <a:prstGeom prst="ellipse">
                            <a:avLst/>
                          </a:prstGeom>
                          <a:solidFill>
                            <a:srgbClr val="FFFFFF"/>
                          </a:solidFill>
                          <a:ln w="9525">
                            <a:solidFill>
                              <a:srgbClr val="000000"/>
                            </a:solidFill>
                            <a:round/>
                            <a:headEnd/>
                            <a:tailEnd/>
                          </a:ln>
                        </wps:spPr>
                        <wps:txbx>
                          <w:txbxContent>
                            <w:p w14:paraId="6D78C44E"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4D0FDCBF"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74946154" w14:textId="77777777" w:rsidR="00BF7F3C" w:rsidRPr="00FC0FFA" w:rsidRDefault="00BF7F3C" w:rsidP="007738DF">
                              <w:pPr>
                                <w:spacing w:before="0" w:line="240" w:lineRule="auto"/>
                                <w:ind w:left="0"/>
                                <w:jc w:val="center"/>
                                <w:rPr>
                                  <w:rFonts w:ascii="Calibri" w:hAnsi="Calibri"/>
                                  <w:b/>
                                  <w:sz w:val="16"/>
                                  <w:szCs w:val="16"/>
                                </w:rPr>
                              </w:pPr>
                              <w:r>
                                <w:rPr>
                                  <w:rFonts w:ascii="Calibri" w:hAnsi="Calibri"/>
                                  <w:b/>
                                  <w:sz w:val="16"/>
                                  <w:szCs w:val="16"/>
                                </w:rPr>
                                <w:t>8</w:t>
                              </w:r>
                              <w:r w:rsidRPr="00B57ED3">
                                <w:rPr>
                                  <w:rFonts w:ascii="Calibri" w:hAnsi="Calibri"/>
                                  <w:b/>
                                  <w:sz w:val="16"/>
                                  <w:szCs w:val="16"/>
                                </w:rPr>
                                <w:t>”</w:t>
                              </w:r>
                            </w:p>
                          </w:txbxContent>
                        </wps:txbx>
                        <wps:bodyPr rot="0" vert="horz" wrap="square" lIns="91440" tIns="45720" rIns="91440" bIns="45720" anchor="t" anchorCtr="0" upright="1">
                          <a:noAutofit/>
                        </wps:bodyPr>
                      </wps:wsp>
                      <wps:wsp>
                        <wps:cNvPr id="1102381671" name="AutoShape 1937"/>
                        <wps:cNvCnPr>
                          <a:cxnSpLocks noChangeShapeType="1"/>
                        </wps:cNvCnPr>
                        <wps:spPr bwMode="auto">
                          <a:xfrm flipH="1">
                            <a:off x="5766" y="287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0643442" name="AutoShape 1938"/>
                        <wps:cNvSpPr>
                          <a:spLocks noChangeArrowheads="1"/>
                        </wps:cNvSpPr>
                        <wps:spPr bwMode="auto">
                          <a:xfrm>
                            <a:off x="7798" y="3281"/>
                            <a:ext cx="2809" cy="1090"/>
                          </a:xfrm>
                          <a:prstGeom prst="flowChartAlternateProcess">
                            <a:avLst/>
                          </a:prstGeom>
                          <a:solidFill>
                            <a:srgbClr val="FFFFFF"/>
                          </a:solidFill>
                          <a:ln w="9525">
                            <a:solidFill>
                              <a:srgbClr val="000000"/>
                            </a:solidFill>
                            <a:miter lim="800000"/>
                            <a:headEnd/>
                            <a:tailEnd/>
                          </a:ln>
                        </wps:spPr>
                        <wps:txbx>
                          <w:txbxContent>
                            <w:p w14:paraId="2F0C5740"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077BFB02"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wps:txbx>
                        <wps:bodyPr rot="0" vert="horz" wrap="square" lIns="91440" tIns="45720" rIns="91440" bIns="45720" anchor="t" anchorCtr="0" upright="1">
                          <a:noAutofit/>
                        </wps:bodyPr>
                      </wps:wsp>
                      <wps:wsp>
                        <wps:cNvPr id="1821626328" name="AutoShape 1939"/>
                        <wps:cNvCnPr>
                          <a:cxnSpLocks noChangeShapeType="1"/>
                        </wps:cNvCnPr>
                        <wps:spPr bwMode="auto">
                          <a:xfrm>
                            <a:off x="7120" y="3793"/>
                            <a:ext cx="67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0767542" name="AutoShape 1940"/>
                        <wps:cNvSpPr>
                          <a:spLocks noChangeArrowheads="1"/>
                        </wps:cNvSpPr>
                        <wps:spPr bwMode="auto">
                          <a:xfrm>
                            <a:off x="4767" y="4808"/>
                            <a:ext cx="2010" cy="570"/>
                          </a:xfrm>
                          <a:prstGeom prst="roundRect">
                            <a:avLst>
                              <a:gd name="adj" fmla="val 16667"/>
                            </a:avLst>
                          </a:prstGeom>
                          <a:solidFill>
                            <a:srgbClr val="FFFFFF"/>
                          </a:solidFill>
                          <a:ln w="9525">
                            <a:solidFill>
                              <a:srgbClr val="000000"/>
                            </a:solidFill>
                            <a:round/>
                            <a:headEnd/>
                            <a:tailEnd/>
                          </a:ln>
                        </wps:spPr>
                        <wps:txbx>
                          <w:txbxContent>
                            <w:p w14:paraId="0C99B6DD"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000901D3"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wps:txbx>
                        <wps:bodyPr rot="0" vert="horz" wrap="square" lIns="91440" tIns="45720" rIns="91440" bIns="45720" anchor="t" anchorCtr="0" upright="1">
                          <a:noAutofit/>
                        </wps:bodyPr>
                      </wps:wsp>
                      <wps:wsp>
                        <wps:cNvPr id="432008624" name="AutoShape 1941"/>
                        <wps:cNvCnPr>
                          <a:cxnSpLocks noChangeShapeType="1"/>
                        </wps:cNvCnPr>
                        <wps:spPr bwMode="auto">
                          <a:xfrm>
                            <a:off x="5766" y="435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812136" name="AutoShape 1942"/>
                        <wps:cNvCnPr>
                          <a:cxnSpLocks noChangeShapeType="1"/>
                        </wps:cNvCnPr>
                        <wps:spPr bwMode="auto">
                          <a:xfrm>
                            <a:off x="6775" y="5110"/>
                            <a:ext cx="2268"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247597" name="AutoShape 1943"/>
                        <wps:cNvCnPr>
                          <a:cxnSpLocks noChangeShapeType="1"/>
                        </wps:cNvCnPr>
                        <wps:spPr bwMode="auto">
                          <a:xfrm>
                            <a:off x="9076" y="5093"/>
                            <a:ext cx="0" cy="10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9283404" name="AutoShape 1944"/>
                        <wps:cNvCnPr>
                          <a:cxnSpLocks noChangeShapeType="1"/>
                        </wps:cNvCnPr>
                        <wps:spPr bwMode="auto">
                          <a:xfrm>
                            <a:off x="5769" y="5361"/>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1413398" name="AutoShape 1945"/>
                        <wps:cNvCnPr>
                          <a:cxnSpLocks noChangeShapeType="1"/>
                        </wps:cNvCnPr>
                        <wps:spPr bwMode="auto">
                          <a:xfrm flipH="1">
                            <a:off x="2482" y="5114"/>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1164079" name="AutoShape 1946"/>
                        <wps:cNvCnPr>
                          <a:cxnSpLocks noChangeShapeType="1"/>
                        </wps:cNvCnPr>
                        <wps:spPr bwMode="auto">
                          <a:xfrm flipH="1">
                            <a:off x="2472" y="5114"/>
                            <a:ext cx="0" cy="1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5920614" name="AutoShape 1947"/>
                        <wps:cNvSpPr>
                          <a:spLocks noChangeArrowheads="1"/>
                        </wps:cNvSpPr>
                        <wps:spPr bwMode="auto">
                          <a:xfrm>
                            <a:off x="1537" y="6207"/>
                            <a:ext cx="1882" cy="1137"/>
                          </a:xfrm>
                          <a:prstGeom prst="flowChartDecision">
                            <a:avLst/>
                          </a:prstGeom>
                          <a:solidFill>
                            <a:srgbClr val="FFFFFF"/>
                          </a:solidFill>
                          <a:ln w="9525">
                            <a:solidFill>
                              <a:srgbClr val="000000"/>
                            </a:solidFill>
                            <a:miter lim="800000"/>
                            <a:headEnd/>
                            <a:tailEnd/>
                          </a:ln>
                        </wps:spPr>
                        <wps:txbx>
                          <w:txbxContent>
                            <w:p w14:paraId="77A273A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2E3AD11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21732A1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150 psi</w:t>
                              </w:r>
                            </w:p>
                            <w:p w14:paraId="5A2318BC"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255020124" name="AutoShape 1948"/>
                        <wps:cNvSpPr>
                          <a:spLocks noChangeArrowheads="1"/>
                        </wps:cNvSpPr>
                        <wps:spPr bwMode="auto">
                          <a:xfrm>
                            <a:off x="4904" y="9014"/>
                            <a:ext cx="3358" cy="1492"/>
                          </a:xfrm>
                          <a:prstGeom prst="flowChartDecision">
                            <a:avLst/>
                          </a:prstGeom>
                          <a:solidFill>
                            <a:srgbClr val="FFFFFF"/>
                          </a:solidFill>
                          <a:ln w="9525">
                            <a:solidFill>
                              <a:srgbClr val="000000"/>
                            </a:solidFill>
                            <a:miter lim="800000"/>
                            <a:headEnd/>
                            <a:tailEnd/>
                          </a:ln>
                        </wps:spPr>
                        <wps:txbx>
                          <w:txbxContent>
                            <w:p w14:paraId="29D1EBF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7556597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0CB40CC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wps:txbx>
                        <wps:bodyPr rot="0" vert="horz" wrap="square" lIns="91440" tIns="45720" rIns="91440" bIns="45720" anchor="t" anchorCtr="0" upright="1">
                          <a:noAutofit/>
                        </wps:bodyPr>
                      </wps:wsp>
                      <wps:wsp>
                        <wps:cNvPr id="677110255" name="Oval 1949"/>
                        <wps:cNvSpPr>
                          <a:spLocks noChangeArrowheads="1"/>
                        </wps:cNvSpPr>
                        <wps:spPr bwMode="auto">
                          <a:xfrm>
                            <a:off x="8790" y="9166"/>
                            <a:ext cx="1837" cy="1115"/>
                          </a:xfrm>
                          <a:prstGeom prst="ellipse">
                            <a:avLst/>
                          </a:prstGeom>
                          <a:solidFill>
                            <a:srgbClr val="FFFFFF"/>
                          </a:solidFill>
                          <a:ln w="9525">
                            <a:solidFill>
                              <a:srgbClr val="000000"/>
                            </a:solidFill>
                            <a:round/>
                            <a:headEnd/>
                            <a:tailEnd/>
                          </a:ln>
                        </wps:spPr>
                        <wps:txbx>
                          <w:txbxContent>
                            <w:p w14:paraId="3D9568B8"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wps:txbx>
                        <wps:bodyPr rot="0" vert="horz" wrap="square" lIns="91440" tIns="45720" rIns="91440" bIns="45720" anchor="t" anchorCtr="0" upright="1">
                          <a:noAutofit/>
                        </wps:bodyPr>
                      </wps:wsp>
                      <wps:wsp>
                        <wps:cNvPr id="377793505" name="Rectangle 1950"/>
                        <wps:cNvSpPr>
                          <a:spLocks noChangeArrowheads="1"/>
                        </wps:cNvSpPr>
                        <wps:spPr bwMode="auto">
                          <a:xfrm>
                            <a:off x="4655" y="10783"/>
                            <a:ext cx="3865" cy="842"/>
                          </a:xfrm>
                          <a:prstGeom prst="rect">
                            <a:avLst/>
                          </a:prstGeom>
                          <a:solidFill>
                            <a:srgbClr val="FFFFFF"/>
                          </a:solidFill>
                          <a:ln w="9525">
                            <a:solidFill>
                              <a:srgbClr val="000000"/>
                            </a:solidFill>
                            <a:miter lim="800000"/>
                            <a:headEnd/>
                            <a:tailEnd/>
                          </a:ln>
                        </wps:spPr>
                        <wps:txbx>
                          <w:txbxContent>
                            <w:p w14:paraId="3A1FE1C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742621E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75EF901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wps:txbx>
                        <wps:bodyPr rot="0" vert="horz" wrap="square" lIns="91440" tIns="45720" rIns="91440" bIns="45720" anchor="t" anchorCtr="0" upright="1">
                          <a:noAutofit/>
                        </wps:bodyPr>
                      </wps:wsp>
                      <wps:wsp>
                        <wps:cNvPr id="832104502" name="AutoShape 1951"/>
                        <wps:cNvCnPr>
                          <a:cxnSpLocks noChangeShapeType="1"/>
                        </wps:cNvCnPr>
                        <wps:spPr bwMode="auto">
                          <a:xfrm>
                            <a:off x="3419" y="6779"/>
                            <a:ext cx="35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1853389" name="AutoShape 1952"/>
                        <wps:cNvCnPr>
                          <a:cxnSpLocks noChangeShapeType="1"/>
                        </wps:cNvCnPr>
                        <wps:spPr bwMode="auto">
                          <a:xfrm>
                            <a:off x="6685" y="6773"/>
                            <a:ext cx="3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9376768" name="AutoShape 1953"/>
                        <wps:cNvCnPr>
                          <a:cxnSpLocks noChangeShapeType="1"/>
                        </wps:cNvCnPr>
                        <wps:spPr bwMode="auto">
                          <a:xfrm>
                            <a:off x="10020" y="6753"/>
                            <a:ext cx="35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2935032" name="AutoShape 1954"/>
                        <wps:cNvCnPr>
                          <a:cxnSpLocks noChangeShapeType="1"/>
                        </wps:cNvCnPr>
                        <wps:spPr bwMode="auto">
                          <a:xfrm>
                            <a:off x="10377" y="6752"/>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394526" name="AutoShape 1955"/>
                        <wps:cNvCnPr>
                          <a:cxnSpLocks noChangeShapeType="1"/>
                        </wps:cNvCnPr>
                        <wps:spPr bwMode="auto">
                          <a:xfrm>
                            <a:off x="3774" y="8641"/>
                            <a:ext cx="28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7088856" name="AutoShape 1956"/>
                        <wps:cNvCnPr>
                          <a:cxnSpLocks noChangeShapeType="1"/>
                        </wps:cNvCnPr>
                        <wps:spPr bwMode="auto">
                          <a:xfrm flipH="1" flipV="1">
                            <a:off x="6610" y="8641"/>
                            <a:ext cx="37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951799" name="AutoShape 1957"/>
                        <wps:cNvCnPr>
                          <a:cxnSpLocks noChangeShapeType="1"/>
                        </wps:cNvCnPr>
                        <wps:spPr bwMode="auto">
                          <a:xfrm>
                            <a:off x="6592" y="10506"/>
                            <a:ext cx="0" cy="27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8124876" name="AutoShape 1958"/>
                        <wps:cNvCnPr>
                          <a:cxnSpLocks noChangeShapeType="1"/>
                        </wps:cNvCnPr>
                        <wps:spPr bwMode="auto">
                          <a:xfrm>
                            <a:off x="8268" y="9756"/>
                            <a:ext cx="52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9532244" name="AutoShape 1959"/>
                        <wps:cNvCnPr>
                          <a:cxnSpLocks noChangeShapeType="1"/>
                        </wps:cNvCnPr>
                        <wps:spPr bwMode="auto">
                          <a:xfrm>
                            <a:off x="5762" y="7330"/>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3639030" name="AutoShape 1960"/>
                        <wps:cNvCnPr>
                          <a:cxnSpLocks noChangeShapeType="1"/>
                        </wps:cNvCnPr>
                        <wps:spPr bwMode="auto">
                          <a:xfrm>
                            <a:off x="2472" y="7344"/>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3413463" name="AutoShape 1961"/>
                        <wps:cNvCnPr>
                          <a:cxnSpLocks noChangeShapeType="1"/>
                        </wps:cNvCnPr>
                        <wps:spPr bwMode="auto">
                          <a:xfrm>
                            <a:off x="6592" y="8624"/>
                            <a:ext cx="0"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4785481" name="Text Box 1962"/>
                        <wps:cNvSpPr txBox="1">
                          <a:spLocks noChangeArrowheads="1"/>
                        </wps:cNvSpPr>
                        <wps:spPr bwMode="auto">
                          <a:xfrm>
                            <a:off x="6704" y="3234"/>
                            <a:ext cx="81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D6D5C"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820089478" name="Text Box 1963"/>
                        <wps:cNvSpPr txBox="1">
                          <a:spLocks noChangeArrowheads="1"/>
                        </wps:cNvSpPr>
                        <wps:spPr bwMode="auto">
                          <a:xfrm>
                            <a:off x="5114" y="4139"/>
                            <a:ext cx="93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641A8"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592947391" name="Text Box 1964"/>
                        <wps:cNvSpPr txBox="1">
                          <a:spLocks noChangeArrowheads="1"/>
                        </wps:cNvSpPr>
                        <wps:spPr bwMode="auto">
                          <a:xfrm>
                            <a:off x="3363" y="4856"/>
                            <a:ext cx="1527"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4DB5F"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Finishing Liquid</w:t>
                              </w:r>
                            </w:p>
                            <w:p w14:paraId="20E09D69"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64038D13"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2013367548" name="Text Box 1965"/>
                        <wps:cNvSpPr txBox="1">
                          <a:spLocks noChangeArrowheads="1"/>
                        </wps:cNvSpPr>
                        <wps:spPr bwMode="auto">
                          <a:xfrm>
                            <a:off x="6741" y="4842"/>
                            <a:ext cx="1453"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390DE"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Vapor / Gas</w:t>
                              </w:r>
                            </w:p>
                            <w:p w14:paraId="63E95635"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099D2CFD" w14:textId="77777777" w:rsidR="00BF7F3C" w:rsidRPr="005D4A40" w:rsidRDefault="00BF7F3C" w:rsidP="007738DF">
                              <w:pPr>
                                <w:spacing w:before="0"/>
                                <w:ind w:left="0"/>
                                <w:rPr>
                                  <w:rFonts w:ascii="Calibri" w:hAnsi="Calibri"/>
                                  <w:sz w:val="14"/>
                                  <w:szCs w:val="14"/>
                                </w:rPr>
                              </w:pPr>
                            </w:p>
                          </w:txbxContent>
                        </wps:txbx>
                        <wps:bodyPr rot="0" vert="horz" wrap="square" lIns="91440" tIns="45720" rIns="91440" bIns="45720" anchor="t" anchorCtr="0" upright="1">
                          <a:noAutofit/>
                        </wps:bodyPr>
                      </wps:wsp>
                      <wps:wsp>
                        <wps:cNvPr id="1937588885" name="Text Box 1966"/>
                        <wps:cNvSpPr txBox="1">
                          <a:spLocks noChangeArrowheads="1"/>
                        </wps:cNvSpPr>
                        <wps:spPr bwMode="auto">
                          <a:xfrm>
                            <a:off x="4766" y="5451"/>
                            <a:ext cx="197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F8A58"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Non Flashing Liquid</w:t>
                              </w:r>
                            </w:p>
                            <w:p w14:paraId="7FEB3A31"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Service</w:t>
                              </w:r>
                            </w:p>
                            <w:p w14:paraId="7E245D09" w14:textId="77777777" w:rsidR="00BF7F3C" w:rsidRPr="005D4A40" w:rsidRDefault="00BF7F3C" w:rsidP="007738DF">
                              <w:pPr>
                                <w:shd w:val="clear" w:color="auto" w:fill="FFFFFF"/>
                                <w:spacing w:before="0"/>
                                <w:ind w:left="0"/>
                                <w:rPr>
                                  <w:rFonts w:ascii="Calibri" w:hAnsi="Calibri"/>
                                  <w:sz w:val="14"/>
                                  <w:szCs w:val="14"/>
                                </w:rPr>
                              </w:pPr>
                            </w:p>
                          </w:txbxContent>
                        </wps:txbx>
                        <wps:bodyPr rot="0" vert="horz" wrap="square" lIns="91440" tIns="45720" rIns="91440" bIns="45720" anchor="t" anchorCtr="0" upright="1">
                          <a:noAutofit/>
                        </wps:bodyPr>
                      </wps:wsp>
                      <wps:wsp>
                        <wps:cNvPr id="287848792" name="Text Box 1967"/>
                        <wps:cNvSpPr txBox="1">
                          <a:spLocks noChangeArrowheads="1"/>
                        </wps:cNvSpPr>
                        <wps:spPr bwMode="auto">
                          <a:xfrm>
                            <a:off x="9753"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DB564"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472179606" name="Text Box 1968"/>
                        <wps:cNvSpPr txBox="1">
                          <a:spLocks noChangeArrowheads="1"/>
                        </wps:cNvSpPr>
                        <wps:spPr bwMode="auto">
                          <a:xfrm>
                            <a:off x="6343" y="61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2BFFA"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345044252" name="Text Box 1969"/>
                        <wps:cNvSpPr txBox="1">
                          <a:spLocks noChangeArrowheads="1"/>
                        </wps:cNvSpPr>
                        <wps:spPr bwMode="auto">
                          <a:xfrm>
                            <a:off x="3157" y="620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EB4C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349157371" name="AutoShape 1970"/>
                        <wps:cNvSpPr>
                          <a:spLocks noChangeArrowheads="1"/>
                        </wps:cNvSpPr>
                        <wps:spPr bwMode="auto">
                          <a:xfrm>
                            <a:off x="1376" y="7753"/>
                            <a:ext cx="2183" cy="676"/>
                          </a:xfrm>
                          <a:prstGeom prst="flowChartAlternateProcess">
                            <a:avLst/>
                          </a:prstGeom>
                          <a:solidFill>
                            <a:srgbClr val="FFFFFF"/>
                          </a:solidFill>
                          <a:ln w="9525">
                            <a:solidFill>
                              <a:srgbClr val="000000"/>
                            </a:solidFill>
                            <a:miter lim="800000"/>
                            <a:headEnd/>
                            <a:tailEnd/>
                          </a:ln>
                        </wps:spPr>
                        <wps:txbx>
                          <w:txbxContent>
                            <w:p w14:paraId="1028160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CE1F96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342B10E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7335732B"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428459461" name="Text Box 1971"/>
                        <wps:cNvSpPr txBox="1">
                          <a:spLocks noChangeArrowheads="1"/>
                        </wps:cNvSpPr>
                        <wps:spPr bwMode="auto">
                          <a:xfrm>
                            <a:off x="8319"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60170"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783155827" name="Text Box 1972"/>
                        <wps:cNvSpPr txBox="1">
                          <a:spLocks noChangeArrowheads="1"/>
                        </wps:cNvSpPr>
                        <wps:spPr bwMode="auto">
                          <a:xfrm>
                            <a:off x="5037" y="707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08C5F"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280267959" name="Text Box 1973"/>
                        <wps:cNvSpPr txBox="1">
                          <a:spLocks noChangeArrowheads="1"/>
                        </wps:cNvSpPr>
                        <wps:spPr bwMode="auto">
                          <a:xfrm>
                            <a:off x="1747" y="710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EC225"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929411416" name="Text Box 1974"/>
                        <wps:cNvSpPr txBox="1">
                          <a:spLocks noChangeArrowheads="1"/>
                        </wps:cNvSpPr>
                        <wps:spPr bwMode="auto">
                          <a:xfrm>
                            <a:off x="7982" y="9116"/>
                            <a:ext cx="1061"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615DE"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480567145" name="Text Box 1975"/>
                        <wps:cNvSpPr txBox="1">
                          <a:spLocks noChangeArrowheads="1"/>
                        </wps:cNvSpPr>
                        <wps:spPr bwMode="auto">
                          <a:xfrm>
                            <a:off x="6685" y="10156"/>
                            <a:ext cx="71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CFF8C"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474101299" name="AutoShape 1976"/>
                        <wps:cNvSpPr>
                          <a:spLocks noChangeArrowheads="1"/>
                        </wps:cNvSpPr>
                        <wps:spPr bwMode="auto">
                          <a:xfrm>
                            <a:off x="4822" y="6193"/>
                            <a:ext cx="1882" cy="1137"/>
                          </a:xfrm>
                          <a:prstGeom prst="flowChartDecision">
                            <a:avLst/>
                          </a:prstGeom>
                          <a:solidFill>
                            <a:srgbClr val="FFFFFF"/>
                          </a:solidFill>
                          <a:ln w="9525">
                            <a:solidFill>
                              <a:srgbClr val="000000"/>
                            </a:solidFill>
                            <a:miter lim="800000"/>
                            <a:headEnd/>
                            <a:tailEnd/>
                          </a:ln>
                        </wps:spPr>
                        <wps:txbx>
                          <w:txbxContent>
                            <w:p w14:paraId="190FA6A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08782E5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05961D1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175 psi</w:t>
                              </w:r>
                            </w:p>
                            <w:p w14:paraId="6AE5D2C4"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944192114" name="AutoShape 1977"/>
                        <wps:cNvSpPr>
                          <a:spLocks noChangeArrowheads="1"/>
                        </wps:cNvSpPr>
                        <wps:spPr bwMode="auto">
                          <a:xfrm>
                            <a:off x="8138" y="6193"/>
                            <a:ext cx="1882" cy="1137"/>
                          </a:xfrm>
                          <a:prstGeom prst="flowChartDecision">
                            <a:avLst/>
                          </a:prstGeom>
                          <a:solidFill>
                            <a:srgbClr val="FFFFFF"/>
                          </a:solidFill>
                          <a:ln w="9525">
                            <a:solidFill>
                              <a:srgbClr val="000000"/>
                            </a:solidFill>
                            <a:miter lim="800000"/>
                            <a:headEnd/>
                            <a:tailEnd/>
                          </a:ln>
                        </wps:spPr>
                        <wps:txbx>
                          <w:txbxContent>
                            <w:p w14:paraId="081D3A5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6452CA1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57204CB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225 psi</w:t>
                              </w:r>
                            </w:p>
                            <w:p w14:paraId="0D2CF430" w14:textId="77777777" w:rsidR="00BF7F3C" w:rsidRPr="005D4A40" w:rsidRDefault="00BF7F3C" w:rsidP="007738DF">
                              <w:pPr>
                                <w:rPr>
                                  <w:rFonts w:ascii="Calibri" w:hAnsi="Calibri"/>
                                  <w:sz w:val="14"/>
                                  <w:szCs w:val="14"/>
                                </w:rPr>
                              </w:pPr>
                            </w:p>
                          </w:txbxContent>
                        </wps:txbx>
                        <wps:bodyPr rot="0" vert="horz" wrap="square" lIns="91440" tIns="45720" rIns="91440" bIns="45720" anchor="t" anchorCtr="0" upright="1">
                          <a:noAutofit/>
                        </wps:bodyPr>
                      </wps:wsp>
                      <wps:wsp>
                        <wps:cNvPr id="155298377" name="AutoShape 1978"/>
                        <wps:cNvSpPr>
                          <a:spLocks noChangeArrowheads="1"/>
                        </wps:cNvSpPr>
                        <wps:spPr bwMode="auto">
                          <a:xfrm>
                            <a:off x="4668" y="7770"/>
                            <a:ext cx="2183" cy="676"/>
                          </a:xfrm>
                          <a:prstGeom prst="flowChartAlternateProcess">
                            <a:avLst/>
                          </a:prstGeom>
                          <a:solidFill>
                            <a:srgbClr val="FFFFFF"/>
                          </a:solidFill>
                          <a:ln w="9525">
                            <a:solidFill>
                              <a:srgbClr val="000000"/>
                            </a:solidFill>
                            <a:miter lim="800000"/>
                            <a:headEnd/>
                            <a:tailEnd/>
                          </a:ln>
                        </wps:spPr>
                        <wps:txbx>
                          <w:txbxContent>
                            <w:p w14:paraId="77DF9FA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8FBCC5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4ED9F76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1AF4D1D5"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955565973" name="AutoShape 1979"/>
                        <wps:cNvSpPr>
                          <a:spLocks noChangeArrowheads="1"/>
                        </wps:cNvSpPr>
                        <wps:spPr bwMode="auto">
                          <a:xfrm>
                            <a:off x="7991" y="7787"/>
                            <a:ext cx="2183" cy="676"/>
                          </a:xfrm>
                          <a:prstGeom prst="flowChartAlternateProcess">
                            <a:avLst/>
                          </a:prstGeom>
                          <a:solidFill>
                            <a:srgbClr val="FFFFFF"/>
                          </a:solidFill>
                          <a:ln w="9525">
                            <a:solidFill>
                              <a:srgbClr val="000000"/>
                            </a:solidFill>
                            <a:miter lim="800000"/>
                            <a:headEnd/>
                            <a:tailEnd/>
                          </a:ln>
                        </wps:spPr>
                        <wps:txbx>
                          <w:txbxContent>
                            <w:p w14:paraId="747B3E4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711086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237D275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135A59F2" w14:textId="77777777" w:rsidR="00BF7F3C" w:rsidRPr="005D4A40" w:rsidRDefault="00BF7F3C" w:rsidP="007738DF">
                              <w:pPr>
                                <w:spacing w:before="0" w:line="240" w:lineRule="auto"/>
                                <w:ind w:left="0"/>
                                <w:rPr>
                                  <w:rFonts w:ascii="Calibri" w:hAnsi="Calibri"/>
                                  <w:sz w:val="14"/>
                                  <w:szCs w:val="14"/>
                                </w:rPr>
                              </w:pPr>
                            </w:p>
                          </w:txbxContent>
                        </wps:txbx>
                        <wps:bodyPr rot="0" vert="horz" wrap="square" lIns="91440" tIns="45720" rIns="91440" bIns="45720" anchor="t" anchorCtr="0" upright="1">
                          <a:noAutofit/>
                        </wps:bodyPr>
                      </wps:wsp>
                      <wps:wsp>
                        <wps:cNvPr id="370948974" name="AutoShape 1980"/>
                        <wps:cNvCnPr>
                          <a:cxnSpLocks noChangeShapeType="1"/>
                        </wps:cNvCnPr>
                        <wps:spPr bwMode="auto">
                          <a:xfrm>
                            <a:off x="9073" y="7345"/>
                            <a:ext cx="1" cy="39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E2DC148" id="Group 1932" o:spid="_x0000_s1823" style="position:absolute;left:0;text-align:left;margin-left:-3.55pt;margin-top:10.2pt;width:471.9pt;height:485.05pt;z-index:-250318848" coordorigin="1376,1924" coordsize="9438,9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">
                <v:shape id="AutoShape 1933" o:spid="_x0000_s1824" type="#_x0000_t32" style="position:absolute;left:3776;top:6765;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">
                  <v:stroke endarrow="block"/>
                </v:shape>
                <v:shape id="AutoShape 1934" o:spid="_x0000_s1825" type="#_x0000_t32" style="position:absolute;left:7061;top:6770;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">
                  <v:stroke endarrow="block"/>
                </v:shape>
                <v:shape id="AutoShape 1935" o:spid="_x0000_s1826" type="#_x0000_t110" style="position:absolute;left:4399;top:3234;width:27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">
                  <v:textbox>
                    <w:txbxContent>
                      <w:p w14:paraId="250C9B1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proper stem nut design per Note 3?</w:t>
                        </w:r>
                      </w:p>
                    </w:txbxContent>
                  </v:textbox>
                </v:shape>
                <v:oval id="Oval 1936" o:spid="_x0000_s1827" style="position:absolute;left:4931;top:1924;width:167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">
                  <v:textbox>
                    <w:txbxContent>
                      <w:p w14:paraId="6D78C44E"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 xml:space="preserve">Globe </w:t>
                        </w:r>
                      </w:p>
                      <w:p w14:paraId="4D0FDCBF" w14:textId="77777777" w:rsidR="00BF7F3C" w:rsidRPr="00FC0FFA" w:rsidRDefault="00BF7F3C" w:rsidP="007738DF">
                        <w:pPr>
                          <w:spacing w:before="0" w:line="240" w:lineRule="auto"/>
                          <w:ind w:left="0"/>
                          <w:jc w:val="center"/>
                          <w:rPr>
                            <w:rFonts w:ascii="Calibri" w:hAnsi="Calibri"/>
                            <w:b/>
                            <w:sz w:val="16"/>
                            <w:szCs w:val="16"/>
                          </w:rPr>
                        </w:pPr>
                        <w:r w:rsidRPr="00B57ED3">
                          <w:rPr>
                            <w:rFonts w:ascii="Calibri" w:hAnsi="Calibri"/>
                            <w:b/>
                            <w:sz w:val="16"/>
                            <w:szCs w:val="16"/>
                          </w:rPr>
                          <w:t>Valve Size</w:t>
                        </w:r>
                      </w:p>
                      <w:p w14:paraId="74946154" w14:textId="77777777" w:rsidR="00BF7F3C" w:rsidRPr="00FC0FFA" w:rsidRDefault="00BF7F3C" w:rsidP="007738DF">
                        <w:pPr>
                          <w:spacing w:before="0" w:line="240" w:lineRule="auto"/>
                          <w:ind w:left="0"/>
                          <w:jc w:val="center"/>
                          <w:rPr>
                            <w:rFonts w:ascii="Calibri" w:hAnsi="Calibri"/>
                            <w:b/>
                            <w:sz w:val="16"/>
                            <w:szCs w:val="16"/>
                          </w:rPr>
                        </w:pPr>
                        <w:r>
                          <w:rPr>
                            <w:rFonts w:ascii="Calibri" w:hAnsi="Calibri"/>
                            <w:b/>
                            <w:sz w:val="16"/>
                            <w:szCs w:val="16"/>
                          </w:rPr>
                          <w:t>8</w:t>
                        </w:r>
                        <w:r w:rsidRPr="00B57ED3">
                          <w:rPr>
                            <w:rFonts w:ascii="Calibri" w:hAnsi="Calibri"/>
                            <w:b/>
                            <w:sz w:val="16"/>
                            <w:szCs w:val="16"/>
                          </w:rPr>
                          <w:t>”</w:t>
                        </w:r>
                      </w:p>
                    </w:txbxContent>
                  </v:textbox>
                </v:oval>
                <v:shape id="AutoShape 1937" o:spid="_x0000_s1828" type="#_x0000_t32" style="position:absolute;left:5766;top:2870;width:0;height: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">
                  <v:stroke endarrow="block"/>
                </v:shape>
                <v:shape id="AutoShape 1938" o:spid="_x0000_s1829" type="#_x0000_t176" style="position:absolute;left:7798;top:3281;width:280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">
                  <v:textbox>
                    <w:txbxContent>
                      <w:p w14:paraId="2F0C5740"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 xml:space="preserve">Limit Valve Delta P to &lt;=150 psi for liquid and vapor service and &lt;=125 for flashing liquid service per Note 3. </w:t>
                        </w:r>
                      </w:p>
                      <w:p w14:paraId="077BFB02"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Further evaluation required with manufacture and SME.</w:t>
                        </w:r>
                      </w:p>
                    </w:txbxContent>
                  </v:textbox>
                </v:shape>
                <v:shape id="AutoShape 1939" o:spid="_x0000_s1830" type="#_x0000_t32" style="position:absolute;left:7120;top:3793;width:6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">
                  <v:stroke endarrow="block"/>
                </v:shape>
                <v:roundrect id="AutoShape 1940" o:spid="_x0000_s1831" style="position:absolute;left:4767;top:4808;width:201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">
                  <v:textbox>
                    <w:txbxContent>
                      <w:p w14:paraId="0C99B6DD"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 xml:space="preserve">Valve Service </w:t>
                        </w:r>
                      </w:p>
                      <w:p w14:paraId="000901D3" w14:textId="77777777" w:rsidR="00BF7F3C" w:rsidRPr="005D4A40" w:rsidRDefault="00BF7F3C" w:rsidP="007738DF">
                        <w:pPr>
                          <w:spacing w:before="0" w:line="240" w:lineRule="auto"/>
                          <w:ind w:left="0"/>
                          <w:jc w:val="center"/>
                          <w:rPr>
                            <w:rFonts w:ascii="Calibri" w:hAnsi="Calibri"/>
                            <w:spacing w:val="-20"/>
                            <w:sz w:val="15"/>
                            <w:szCs w:val="15"/>
                          </w:rPr>
                        </w:pPr>
                        <w:r w:rsidRPr="005D4A40">
                          <w:rPr>
                            <w:rFonts w:ascii="Calibri" w:hAnsi="Calibri"/>
                            <w:spacing w:val="-20"/>
                            <w:sz w:val="15"/>
                            <w:szCs w:val="15"/>
                          </w:rPr>
                          <w:t>(Process  Service  conditions  for   valve)</w:t>
                        </w:r>
                      </w:p>
                    </w:txbxContent>
                  </v:textbox>
                </v:roundrect>
                <v:shape id="AutoShape 1941" o:spid="_x0000_s1832" type="#_x0000_t32" style="position:absolute;left:5766;top:435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">
                  <v:stroke endarrow="block"/>
                </v:shape>
                <v:shape id="AutoShape 1942" o:spid="_x0000_s1833" type="#_x0000_t32" style="position:absolute;left:6775;top:5110;width:226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">
                  <v:stroke endarrow="block"/>
                </v:shape>
                <v:shape id="AutoShape 1943" o:spid="_x0000_s1834" type="#_x0000_t32" style="position:absolute;left:9076;top:5093;width:0;height:1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">
                  <v:stroke endarrow="block"/>
                </v:shape>
                <v:shape id="AutoShape 1944" o:spid="_x0000_s1835" type="#_x0000_t32" style="position:absolute;left:5769;top:5361;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">
                  <v:stroke endarrow="block"/>
                </v:shape>
                <v:shape id="AutoShape 1945" o:spid="_x0000_s1836" type="#_x0000_t32" style="position:absolute;left:2482;top:5114;width:22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">
                  <v:stroke endarrow="block"/>
                </v:shape>
                <v:shape id="AutoShape 1946" o:spid="_x0000_s1837" type="#_x0000_t32" style="position:absolute;left:2472;top:5114;width:0;height:1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">
                  <v:stroke endarrow="block"/>
                </v:shape>
                <v:shape id="AutoShape 1947" o:spid="_x0000_s1838" type="#_x0000_t110" style="position:absolute;left:1537;top:6207;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">
                  <v:textbox>
                    <w:txbxContent>
                      <w:p w14:paraId="77A273A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2E3AD11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21732A1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150 psi</w:t>
                        </w:r>
                      </w:p>
                      <w:p w14:paraId="5A2318BC" w14:textId="77777777" w:rsidR="00BF7F3C" w:rsidRPr="005D4A40" w:rsidRDefault="00BF7F3C" w:rsidP="007738DF">
                        <w:pPr>
                          <w:rPr>
                            <w:rFonts w:ascii="Calibri" w:hAnsi="Calibri"/>
                            <w:sz w:val="14"/>
                            <w:szCs w:val="14"/>
                          </w:rPr>
                        </w:pPr>
                      </w:p>
                    </w:txbxContent>
                  </v:textbox>
                </v:shape>
                <v:shape id="AutoShape 1948" o:spid="_x0000_s1839" type="#_x0000_t110" style="position:absolute;left:4904;top:9014;width:335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">
                  <v:textbox>
                    <w:txbxContent>
                      <w:p w14:paraId="29D1EBF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-Verify Disk Design-</w:t>
                        </w:r>
                      </w:p>
                      <w:p w14:paraId="7556597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Does Valve have a single guided disc design?</w:t>
                        </w:r>
                      </w:p>
                      <w:p w14:paraId="0CB40CC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See Note 2</w:t>
                        </w:r>
                      </w:p>
                    </w:txbxContent>
                  </v:textbox>
                </v:shape>
                <v:oval id="Oval 1949" o:spid="_x0000_s1840" style="position:absolute;left:8790;top:9166;width:183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">
                  <v:textbox>
                    <w:txbxContent>
                      <w:p w14:paraId="3D9568B8" w14:textId="77777777" w:rsidR="00BF7F3C" w:rsidRPr="00BC5688" w:rsidRDefault="00BF7F3C" w:rsidP="007738DF">
                        <w:pPr>
                          <w:spacing w:before="0" w:line="240" w:lineRule="auto"/>
                          <w:ind w:left="0"/>
                          <w:jc w:val="center"/>
                          <w:rPr>
                            <w:rFonts w:ascii="Calibri" w:hAnsi="Calibri"/>
                            <w:sz w:val="14"/>
                            <w:szCs w:val="14"/>
                          </w:rPr>
                        </w:pPr>
                        <w:r w:rsidRPr="00BC5688">
                          <w:rPr>
                            <w:rFonts w:ascii="Calibri" w:hAnsi="Calibri"/>
                            <w:sz w:val="14"/>
                            <w:szCs w:val="14"/>
                          </w:rPr>
                          <w:t>Evaluate as single guided disk (all delta P values can increase by 50 psi)</w:t>
                        </w:r>
                      </w:p>
                    </w:txbxContent>
                  </v:textbox>
                </v:oval>
                <v:rect id="Rectangle 1950" o:spid="_x0000_s1841" style="position:absolute;left:4655;top:10783;width:386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">
                  <v:textbox>
                    <w:txbxContent>
                      <w:p w14:paraId="3A1FE1C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w:t>
                        </w:r>
                      </w:p>
                      <w:p w14:paraId="742621E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Contact the valve manufacturer and request their evaluation on valve suitability after providing the service conditions.</w:t>
                        </w:r>
                      </w:p>
                      <w:p w14:paraId="75EF901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You may end up considering the use of Y-Pattern valves.</w:t>
                        </w:r>
                      </w:p>
                    </w:txbxContent>
                  </v:textbox>
                </v:rect>
                <v:shape id="AutoShape 1951" o:spid="_x0000_s1842" type="#_x0000_t32" style="position:absolute;left:3419;top:6779;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">
                  <v:stroke endarrow="block"/>
                </v:shape>
                <v:shape id="AutoShape 1952" o:spid="_x0000_s1843" type="#_x0000_t32" style="position:absolute;left:6685;top:6773;width: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">
                  <v:stroke endarrow="block"/>
                </v:shape>
                <v:shape id="AutoShape 1953" o:spid="_x0000_s1844" type="#_x0000_t32" style="position:absolute;left:10020;top:6753;width: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">
                  <v:stroke endarrow="block"/>
                </v:shape>
                <v:shape id="AutoShape 1954" o:spid="_x0000_s1845" type="#_x0000_t32" style="position:absolute;left:10377;top:6752;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">
                  <v:stroke endarrow="block"/>
                </v:shape>
                <v:shape id="AutoShape 1955" o:spid="_x0000_s1846" type="#_x0000_t32" style="position:absolute;left:3774;top:8641;width:28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">
                  <v:stroke endarrow="block"/>
                </v:shape>
                <v:shape id="AutoShape 1956" o:spid="_x0000_s1847" type="#_x0000_t32" style="position:absolute;left:6610;top:8641;width:37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">
                  <v:stroke endarrow="block"/>
                </v:shape>
                <v:shape id="AutoShape 1957" o:spid="_x0000_s1848" type="#_x0000_t32" style="position:absolute;left:6592;top:10506;width:0;height: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">
                  <v:stroke endarrow="block"/>
                </v:shape>
                <v:shape id="AutoShape 1958" o:spid="_x0000_s1849" type="#_x0000_t32" style="position:absolute;left:8268;top:9756;width:52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">
                  <v:stroke endarrow="block"/>
                </v:shape>
                <v:shape id="AutoShape 1959" o:spid="_x0000_s1850" type="#_x0000_t32" style="position:absolute;left:5762;top:7330;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">
                  <v:stroke endarrow="block"/>
                </v:shape>
                <v:shape id="AutoShape 1960" o:spid="_x0000_s1851" type="#_x0000_t32" style="position:absolute;left:2472;top:7344;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">
                  <v:stroke endarrow="block"/>
                </v:shape>
                <v:shape id="AutoShape 1961" o:spid="_x0000_s1852" type="#_x0000_t32" style="position:absolute;left:6592;top:8624;width:0;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">
                  <v:stroke endarrow="block"/>
                </v:shape>
                <v:shape id="Text Box 1962" o:spid="_x0000_s1853" type="#_x0000_t202" style="position:absolute;left:6704;top:3234;width:81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" filled="f" stroked="f">
                  <v:textbox>
                    <w:txbxContent>
                      <w:p w14:paraId="592D6D5C"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963" o:spid="_x0000_s1854" type="#_x0000_t202" style="position:absolute;left:5114;top:4139;width:93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" filled="f" stroked="f">
                  <v:textbox>
                    <w:txbxContent>
                      <w:p w14:paraId="4BA641A8"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64" o:spid="_x0000_s1855" type="#_x0000_t202" style="position:absolute;left:3363;top:4856;width:1527;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" filled="f" stroked="f">
                  <v:textbox>
                    <w:txbxContent>
                      <w:p w14:paraId="4184DB5F"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Finishing Liquid</w:t>
                        </w:r>
                      </w:p>
                      <w:p w14:paraId="20E09D69"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64038D13" w14:textId="77777777" w:rsidR="00BF7F3C" w:rsidRPr="005D4A40" w:rsidRDefault="00BF7F3C" w:rsidP="007738DF">
                        <w:pPr>
                          <w:spacing w:before="0"/>
                          <w:ind w:left="0"/>
                          <w:rPr>
                            <w:rFonts w:ascii="Calibri" w:hAnsi="Calibri"/>
                            <w:sz w:val="14"/>
                            <w:szCs w:val="14"/>
                          </w:rPr>
                        </w:pPr>
                      </w:p>
                    </w:txbxContent>
                  </v:textbox>
                </v:shape>
                <v:shape id="Text Box 1965" o:spid="_x0000_s1856" type="#_x0000_t202" style="position:absolute;left:6741;top:4842;width:1453;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" filled="f" stroked="f">
                  <v:textbox>
                    <w:txbxContent>
                      <w:p w14:paraId="1F5390DE"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Vapor / Gas</w:t>
                        </w:r>
                      </w:p>
                      <w:p w14:paraId="63E95635" w14:textId="77777777" w:rsidR="00BF7F3C" w:rsidRPr="005D4A40" w:rsidRDefault="00BF7F3C" w:rsidP="007738DF">
                        <w:pPr>
                          <w:spacing w:before="0" w:line="240" w:lineRule="auto"/>
                          <w:ind w:left="0"/>
                          <w:rPr>
                            <w:rFonts w:ascii="Calibri" w:hAnsi="Calibri"/>
                            <w:sz w:val="14"/>
                            <w:szCs w:val="14"/>
                            <w:lang w:val="en-GB"/>
                          </w:rPr>
                        </w:pPr>
                        <w:r w:rsidRPr="005D4A40">
                          <w:rPr>
                            <w:rFonts w:ascii="Calibri" w:hAnsi="Calibri"/>
                            <w:sz w:val="14"/>
                            <w:szCs w:val="14"/>
                          </w:rPr>
                          <w:t>Service</w:t>
                        </w:r>
                      </w:p>
                      <w:p w14:paraId="099D2CFD" w14:textId="77777777" w:rsidR="00BF7F3C" w:rsidRPr="005D4A40" w:rsidRDefault="00BF7F3C" w:rsidP="007738DF">
                        <w:pPr>
                          <w:spacing w:before="0"/>
                          <w:ind w:left="0"/>
                          <w:rPr>
                            <w:rFonts w:ascii="Calibri" w:hAnsi="Calibri"/>
                            <w:sz w:val="14"/>
                            <w:szCs w:val="14"/>
                          </w:rPr>
                        </w:pPr>
                      </w:p>
                    </w:txbxContent>
                  </v:textbox>
                </v:shape>
                <v:shape id="Text Box 1966" o:spid="_x0000_s1857" type="#_x0000_t202" style="position:absolute;left:4766;top:5451;width:197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" filled="f" stroked="f">
                  <v:textbox>
                    <w:txbxContent>
                      <w:p w14:paraId="687F8A58"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Non Flashing Liquid</w:t>
                        </w:r>
                      </w:p>
                      <w:p w14:paraId="7FEB3A31" w14:textId="77777777" w:rsidR="00BF7F3C" w:rsidRPr="005D4A40" w:rsidRDefault="00BF7F3C" w:rsidP="007738DF">
                        <w:pPr>
                          <w:shd w:val="clear" w:color="auto" w:fill="FFFFFF"/>
                          <w:spacing w:before="0" w:line="240" w:lineRule="auto"/>
                          <w:ind w:left="0"/>
                          <w:jc w:val="center"/>
                          <w:rPr>
                            <w:rFonts w:ascii="Calibri" w:hAnsi="Calibri"/>
                            <w:sz w:val="14"/>
                            <w:szCs w:val="14"/>
                            <w:lang w:val="en-GB"/>
                          </w:rPr>
                        </w:pPr>
                        <w:r w:rsidRPr="005D4A40">
                          <w:rPr>
                            <w:rFonts w:ascii="Calibri" w:hAnsi="Calibri"/>
                            <w:sz w:val="14"/>
                            <w:szCs w:val="14"/>
                          </w:rPr>
                          <w:t>Service</w:t>
                        </w:r>
                      </w:p>
                      <w:p w14:paraId="7E245D09" w14:textId="77777777" w:rsidR="00BF7F3C" w:rsidRPr="005D4A40" w:rsidRDefault="00BF7F3C" w:rsidP="007738DF">
                        <w:pPr>
                          <w:shd w:val="clear" w:color="auto" w:fill="FFFFFF"/>
                          <w:spacing w:before="0"/>
                          <w:ind w:left="0"/>
                          <w:rPr>
                            <w:rFonts w:ascii="Calibri" w:hAnsi="Calibri"/>
                            <w:sz w:val="14"/>
                            <w:szCs w:val="14"/>
                          </w:rPr>
                        </w:pPr>
                      </w:p>
                    </w:txbxContent>
                  </v:textbox>
                </v:shape>
                <v:shape id="Text Box 1967" o:spid="_x0000_s1858" type="#_x0000_t202" style="position:absolute;left:9753;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" filled="f" stroked="f">
                  <v:textbox>
                    <w:txbxContent>
                      <w:p w14:paraId="58DDB564"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968" o:spid="_x0000_s1859" type="#_x0000_t202" style="position:absolute;left:6343;top:61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" filled="f" stroked="f">
                  <v:textbox>
                    <w:txbxContent>
                      <w:p w14:paraId="1582BFFA"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Text Box 1969" o:spid="_x0000_s1860" type="#_x0000_t202" style="position:absolute;left:3157;top:620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" filled="f" stroked="f">
                  <v:textbox>
                    <w:txbxContent>
                      <w:p w14:paraId="5C6EB4CD"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970" o:spid="_x0000_s1861" type="#_x0000_t176" style="position:absolute;left:1376;top:7753;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">
                  <v:textbox>
                    <w:txbxContent>
                      <w:p w14:paraId="1028160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CE1F96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342B10E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7335732B" w14:textId="77777777" w:rsidR="00BF7F3C" w:rsidRPr="005D4A40" w:rsidRDefault="00BF7F3C" w:rsidP="007738DF">
                        <w:pPr>
                          <w:spacing w:before="0" w:line="240" w:lineRule="auto"/>
                          <w:ind w:left="0"/>
                          <w:rPr>
                            <w:rFonts w:ascii="Calibri" w:hAnsi="Calibri"/>
                            <w:sz w:val="14"/>
                            <w:szCs w:val="14"/>
                          </w:rPr>
                        </w:pPr>
                      </w:p>
                    </w:txbxContent>
                  </v:textbox>
                </v:shape>
                <v:shape id="Text Box 1971" o:spid="_x0000_s1862" type="#_x0000_t202" style="position:absolute;left:8319;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" filled="f" stroked="f">
                  <v:textbox>
                    <w:txbxContent>
                      <w:p w14:paraId="09B60170"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72" o:spid="_x0000_s1863" type="#_x0000_t202" style="position:absolute;left:5037;top:707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" filled="f" stroked="f">
                  <v:textbox>
                    <w:txbxContent>
                      <w:p w14:paraId="13508C5F"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73" o:spid="_x0000_s1864" type="#_x0000_t202" style="position:absolute;left:1747;top:710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" filled="f" stroked="f">
                  <v:textbox>
                    <w:txbxContent>
                      <w:p w14:paraId="0B2EC225"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74" o:spid="_x0000_s1865" type="#_x0000_t202" style="position:absolute;left:7982;top:9116;width:1061;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" filled="f" stroked="f">
                  <v:textbox>
                    <w:txbxContent>
                      <w:p w14:paraId="2F2615DE" w14:textId="77777777" w:rsidR="00BF7F3C" w:rsidRPr="005D4A40" w:rsidRDefault="00BF7F3C" w:rsidP="007738DF">
                        <w:pPr>
                          <w:ind w:left="0"/>
                          <w:jc w:val="center"/>
                          <w:rPr>
                            <w:rFonts w:ascii="Calibri" w:hAnsi="Calibri"/>
                            <w:b/>
                            <w:sz w:val="14"/>
                            <w:szCs w:val="14"/>
                            <w:lang w:val="en-GB"/>
                          </w:rPr>
                        </w:pPr>
                        <w:r w:rsidRPr="005D4A40">
                          <w:rPr>
                            <w:rFonts w:ascii="Calibri" w:hAnsi="Calibri"/>
                            <w:b/>
                            <w:sz w:val="14"/>
                            <w:szCs w:val="14"/>
                          </w:rPr>
                          <w:t>YES</w:t>
                        </w:r>
                      </w:p>
                    </w:txbxContent>
                  </v:textbox>
                </v:shape>
                <v:shape id="Text Box 1975" o:spid="_x0000_s1866" type="#_x0000_t202" style="position:absolute;left:6685;top:10156;width:719;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" filled="f" stroked="f">
                  <v:textbox>
                    <w:txbxContent>
                      <w:p w14:paraId="1C9CFF8C" w14:textId="77777777" w:rsidR="00BF7F3C" w:rsidRPr="005D4A40" w:rsidRDefault="00BF7F3C" w:rsidP="007738DF">
                        <w:pPr>
                          <w:ind w:left="0"/>
                          <w:jc w:val="center"/>
                          <w:rPr>
                            <w:rFonts w:ascii="Calibri" w:hAnsi="Calibri"/>
                            <w:b/>
                            <w:sz w:val="14"/>
                            <w:szCs w:val="14"/>
                          </w:rPr>
                        </w:pPr>
                        <w:r w:rsidRPr="005D4A40">
                          <w:rPr>
                            <w:rFonts w:ascii="Calibri" w:hAnsi="Calibri"/>
                            <w:b/>
                            <w:sz w:val="14"/>
                            <w:szCs w:val="14"/>
                          </w:rPr>
                          <w:t>NO</w:t>
                        </w:r>
                      </w:p>
                    </w:txbxContent>
                  </v:textbox>
                </v:shape>
                <v:shape id="AutoShape 1976" o:spid="_x0000_s1867" type="#_x0000_t110" style="position:absolute;left:4822;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">
                  <v:textbox>
                    <w:txbxContent>
                      <w:p w14:paraId="190FA6A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08782E5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05961D1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175 psi</w:t>
                        </w:r>
                      </w:p>
                      <w:p w14:paraId="6AE5D2C4" w14:textId="77777777" w:rsidR="00BF7F3C" w:rsidRPr="005D4A40" w:rsidRDefault="00BF7F3C" w:rsidP="007738DF">
                        <w:pPr>
                          <w:rPr>
                            <w:rFonts w:ascii="Calibri" w:hAnsi="Calibri"/>
                            <w:sz w:val="14"/>
                            <w:szCs w:val="14"/>
                          </w:rPr>
                        </w:pPr>
                      </w:p>
                    </w:txbxContent>
                  </v:textbox>
                </v:shape>
                <v:shape id="AutoShape 1977" o:spid="_x0000_s1868" type="#_x0000_t110" style="position:absolute;left:8138;top:6193;width:188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">
                  <v:textbox>
                    <w:txbxContent>
                      <w:p w14:paraId="081D3A5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Delta P </w:t>
                        </w:r>
                      </w:p>
                      <w:p w14:paraId="6452CA1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&lt; or = </w:t>
                        </w:r>
                      </w:p>
                      <w:p w14:paraId="57204CB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225 psi</w:t>
                        </w:r>
                      </w:p>
                      <w:p w14:paraId="0D2CF430" w14:textId="77777777" w:rsidR="00BF7F3C" w:rsidRPr="005D4A40" w:rsidRDefault="00BF7F3C" w:rsidP="007738DF">
                        <w:pPr>
                          <w:rPr>
                            <w:rFonts w:ascii="Calibri" w:hAnsi="Calibri"/>
                            <w:sz w:val="14"/>
                            <w:szCs w:val="14"/>
                          </w:rPr>
                        </w:pPr>
                      </w:p>
                    </w:txbxContent>
                  </v:textbox>
                </v:shape>
                <v:shape id="AutoShape 1978" o:spid="_x0000_s1869" type="#_x0000_t176" style="position:absolute;left:4668;top:7770;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">
                  <v:textbox>
                    <w:txbxContent>
                      <w:p w14:paraId="77DF9FA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8FBCC5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4ED9F76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1AF4D1D5" w14:textId="77777777" w:rsidR="00BF7F3C" w:rsidRPr="005D4A40" w:rsidRDefault="00BF7F3C" w:rsidP="007738DF">
                        <w:pPr>
                          <w:spacing w:before="0" w:line="240" w:lineRule="auto"/>
                          <w:ind w:left="0"/>
                          <w:rPr>
                            <w:rFonts w:ascii="Calibri" w:hAnsi="Calibri"/>
                            <w:sz w:val="14"/>
                            <w:szCs w:val="14"/>
                          </w:rPr>
                        </w:pPr>
                      </w:p>
                    </w:txbxContent>
                  </v:textbox>
                </v:shape>
                <v:shape id="AutoShape 1979" o:spid="_x0000_s1870" type="#_x0000_t176" style="position:absolute;left:7991;top:7787;width:2183;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">
                  <v:textbox>
                    <w:txbxContent>
                      <w:p w14:paraId="747B3E4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711086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guideline.</w:t>
                        </w:r>
                      </w:p>
                      <w:p w14:paraId="237D275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No further evaluation required.</w:t>
                        </w:r>
                      </w:p>
                      <w:p w14:paraId="135A59F2" w14:textId="77777777" w:rsidR="00BF7F3C" w:rsidRPr="005D4A40" w:rsidRDefault="00BF7F3C" w:rsidP="007738DF">
                        <w:pPr>
                          <w:spacing w:before="0" w:line="240" w:lineRule="auto"/>
                          <w:ind w:left="0"/>
                          <w:rPr>
                            <w:rFonts w:ascii="Calibri" w:hAnsi="Calibri"/>
                            <w:sz w:val="14"/>
                            <w:szCs w:val="14"/>
                          </w:rPr>
                        </w:pPr>
                      </w:p>
                    </w:txbxContent>
                  </v:textbox>
                </v:shape>
                <v:shape id="AutoShape 1980" o:spid="_x0000_s1871" type="#_x0000_t32" style="position:absolute;left:9073;top:7345;width:1;height: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">
                  <v:stroke endarrow="block"/>
                </v:shape>
              </v:group>
            </w:pict>
          </mc:Fallback>
        </mc:AlternateContent>
      </w:r>
    </w:p>
    <w:p w14:paraId="262DBFD2" w14:textId="77777777" w:rsidR="007738DF" w:rsidRDefault="007738DF" w:rsidP="007738DF">
      <w:pPr>
        <w:pStyle w:val="ListParagraph"/>
        <w:spacing w:after="0" w:line="240" w:lineRule="auto"/>
        <w:ind w:left="360"/>
      </w:pPr>
    </w:p>
    <w:p w14:paraId="4424AE76" w14:textId="77777777" w:rsidR="007738DF" w:rsidRDefault="007738DF" w:rsidP="007738DF">
      <w:pPr>
        <w:pStyle w:val="ListParagraph"/>
        <w:spacing w:after="0" w:line="240" w:lineRule="auto"/>
        <w:ind w:left="360"/>
      </w:pPr>
    </w:p>
    <w:p w14:paraId="4E45B02B" w14:textId="77777777" w:rsidR="007738DF" w:rsidRDefault="007738DF" w:rsidP="007738DF">
      <w:pPr>
        <w:pStyle w:val="ListParagraph"/>
        <w:spacing w:after="0" w:line="240" w:lineRule="auto"/>
        <w:ind w:left="360"/>
      </w:pPr>
    </w:p>
    <w:p w14:paraId="62845083" w14:textId="77777777" w:rsidR="007738DF" w:rsidRDefault="007738DF" w:rsidP="007738DF">
      <w:pPr>
        <w:pStyle w:val="ListParagraph"/>
        <w:spacing w:after="0" w:line="240" w:lineRule="auto"/>
        <w:ind w:left="360"/>
      </w:pPr>
    </w:p>
    <w:p w14:paraId="0911AB34" w14:textId="77777777" w:rsidR="007738DF" w:rsidRDefault="007738DF" w:rsidP="007738DF">
      <w:pPr>
        <w:pStyle w:val="ListParagraph"/>
        <w:spacing w:after="0" w:line="240" w:lineRule="auto"/>
        <w:ind w:left="360"/>
      </w:pPr>
    </w:p>
    <w:p w14:paraId="05E195CD" w14:textId="77777777" w:rsidR="007738DF" w:rsidRDefault="007738DF" w:rsidP="007738DF">
      <w:pPr>
        <w:pStyle w:val="ListParagraph"/>
        <w:spacing w:after="0" w:line="240" w:lineRule="auto"/>
        <w:ind w:left="360"/>
      </w:pPr>
    </w:p>
    <w:p w14:paraId="3A3C9DE2" w14:textId="77777777" w:rsidR="007738DF" w:rsidRDefault="007738DF" w:rsidP="007738DF">
      <w:pPr>
        <w:pStyle w:val="ListParagraph"/>
        <w:spacing w:after="0" w:line="240" w:lineRule="auto"/>
        <w:ind w:left="360"/>
      </w:pPr>
    </w:p>
    <w:p w14:paraId="4281BAB9" w14:textId="77777777" w:rsidR="007738DF" w:rsidRDefault="007738DF" w:rsidP="007738DF">
      <w:pPr>
        <w:pStyle w:val="ListParagraph"/>
        <w:spacing w:after="0" w:line="240" w:lineRule="auto"/>
        <w:ind w:left="360"/>
      </w:pPr>
    </w:p>
    <w:p w14:paraId="05E519F6" w14:textId="77777777" w:rsidR="007738DF" w:rsidRDefault="007738DF" w:rsidP="007738DF">
      <w:pPr>
        <w:pStyle w:val="ListParagraph"/>
        <w:spacing w:after="0" w:line="240" w:lineRule="auto"/>
        <w:ind w:left="360"/>
      </w:pPr>
    </w:p>
    <w:p w14:paraId="4121A22C" w14:textId="77777777" w:rsidR="007738DF" w:rsidRDefault="007738DF" w:rsidP="007738DF">
      <w:pPr>
        <w:pStyle w:val="ListParagraph"/>
        <w:spacing w:after="0" w:line="240" w:lineRule="auto"/>
        <w:ind w:left="360"/>
      </w:pPr>
    </w:p>
    <w:p w14:paraId="4257477A" w14:textId="77777777" w:rsidR="007738DF" w:rsidRDefault="007738DF" w:rsidP="007738DF">
      <w:pPr>
        <w:pStyle w:val="ListParagraph"/>
        <w:spacing w:after="0" w:line="240" w:lineRule="auto"/>
        <w:ind w:left="360"/>
      </w:pPr>
    </w:p>
    <w:p w14:paraId="295DF6D4" w14:textId="77777777" w:rsidR="007738DF" w:rsidRDefault="007738DF" w:rsidP="007738DF">
      <w:pPr>
        <w:pStyle w:val="ListParagraph"/>
        <w:spacing w:after="0" w:line="240" w:lineRule="auto"/>
        <w:ind w:left="360"/>
      </w:pPr>
    </w:p>
    <w:p w14:paraId="14D2DEE3" w14:textId="77777777" w:rsidR="007738DF" w:rsidRDefault="007738DF" w:rsidP="007738DF">
      <w:pPr>
        <w:pStyle w:val="ListParagraph"/>
        <w:spacing w:after="0" w:line="240" w:lineRule="auto"/>
        <w:ind w:left="360"/>
      </w:pPr>
    </w:p>
    <w:p w14:paraId="78BD62F5" w14:textId="77777777" w:rsidR="007738DF" w:rsidRDefault="007738DF" w:rsidP="007738DF">
      <w:pPr>
        <w:pStyle w:val="ListParagraph"/>
        <w:spacing w:after="0" w:line="240" w:lineRule="auto"/>
        <w:ind w:left="360"/>
      </w:pPr>
    </w:p>
    <w:p w14:paraId="148A4F90" w14:textId="77777777" w:rsidR="007738DF" w:rsidRDefault="007738DF" w:rsidP="007738DF">
      <w:pPr>
        <w:pStyle w:val="ListParagraph"/>
        <w:spacing w:after="0" w:line="240" w:lineRule="auto"/>
        <w:ind w:left="360"/>
      </w:pPr>
    </w:p>
    <w:p w14:paraId="191AF2D9" w14:textId="77777777" w:rsidR="007738DF" w:rsidRDefault="007738DF" w:rsidP="007738DF">
      <w:pPr>
        <w:pStyle w:val="ListParagraph"/>
        <w:spacing w:after="0" w:line="240" w:lineRule="auto"/>
        <w:ind w:left="360"/>
      </w:pPr>
    </w:p>
    <w:p w14:paraId="39E336C4" w14:textId="77777777" w:rsidR="007738DF" w:rsidRDefault="007738DF" w:rsidP="007738DF">
      <w:pPr>
        <w:pStyle w:val="ListParagraph"/>
        <w:spacing w:after="0" w:line="240" w:lineRule="auto"/>
        <w:ind w:left="360"/>
      </w:pPr>
    </w:p>
    <w:p w14:paraId="5CB8BF10" w14:textId="77777777" w:rsidR="007738DF" w:rsidRDefault="007738DF" w:rsidP="007738DF">
      <w:pPr>
        <w:pStyle w:val="ListParagraph"/>
        <w:spacing w:after="0" w:line="240" w:lineRule="auto"/>
        <w:ind w:left="360"/>
      </w:pPr>
    </w:p>
    <w:p w14:paraId="3686BC0E" w14:textId="77777777" w:rsidR="007738DF" w:rsidRDefault="007738DF" w:rsidP="007738DF">
      <w:pPr>
        <w:pStyle w:val="ListParagraph"/>
        <w:spacing w:after="0" w:line="240" w:lineRule="auto"/>
        <w:ind w:left="360"/>
      </w:pPr>
    </w:p>
    <w:p w14:paraId="69E9267F" w14:textId="77777777" w:rsidR="007738DF" w:rsidRDefault="007738DF" w:rsidP="007738DF">
      <w:pPr>
        <w:pStyle w:val="ListParagraph"/>
        <w:spacing w:after="0" w:line="240" w:lineRule="auto"/>
        <w:ind w:left="360"/>
      </w:pPr>
    </w:p>
    <w:p w14:paraId="3076C5EE" w14:textId="77777777" w:rsidR="007738DF" w:rsidRDefault="007738DF" w:rsidP="007738DF">
      <w:pPr>
        <w:pStyle w:val="ListParagraph"/>
        <w:spacing w:after="0" w:line="240" w:lineRule="auto"/>
        <w:ind w:left="360"/>
      </w:pPr>
    </w:p>
    <w:p w14:paraId="57941599" w14:textId="77777777" w:rsidR="007738DF" w:rsidRDefault="007738DF" w:rsidP="007738DF">
      <w:pPr>
        <w:pStyle w:val="ListParagraph"/>
        <w:spacing w:after="0" w:line="240" w:lineRule="auto"/>
        <w:ind w:left="360"/>
      </w:pPr>
    </w:p>
    <w:p w14:paraId="670D7C20" w14:textId="77777777" w:rsidR="007738DF" w:rsidRDefault="007738DF" w:rsidP="007738DF">
      <w:pPr>
        <w:pStyle w:val="ListParagraph"/>
        <w:spacing w:after="0" w:line="240" w:lineRule="auto"/>
        <w:ind w:left="360"/>
      </w:pPr>
    </w:p>
    <w:p w14:paraId="0B5FC6E6" w14:textId="77777777" w:rsidR="007738DF" w:rsidRDefault="007738DF" w:rsidP="007738DF">
      <w:pPr>
        <w:pStyle w:val="ListParagraph"/>
        <w:spacing w:after="0" w:line="240" w:lineRule="auto"/>
        <w:ind w:left="360"/>
      </w:pPr>
    </w:p>
    <w:p w14:paraId="745E0EEA" w14:textId="77777777" w:rsidR="007738DF" w:rsidRDefault="007738DF" w:rsidP="007738DF">
      <w:pPr>
        <w:pStyle w:val="ListParagraph"/>
        <w:spacing w:after="0" w:line="240" w:lineRule="auto"/>
        <w:ind w:left="360"/>
      </w:pPr>
    </w:p>
    <w:p w14:paraId="576F0B09" w14:textId="77777777" w:rsidR="007738DF" w:rsidRDefault="007738DF" w:rsidP="007738DF">
      <w:pPr>
        <w:pStyle w:val="ListParagraph"/>
        <w:spacing w:after="0" w:line="240" w:lineRule="auto"/>
        <w:ind w:left="360"/>
      </w:pPr>
    </w:p>
    <w:p w14:paraId="5A0744FD" w14:textId="77777777" w:rsidR="007738DF" w:rsidRDefault="007738DF" w:rsidP="007738DF">
      <w:pPr>
        <w:pStyle w:val="ListParagraph"/>
        <w:spacing w:after="0" w:line="240" w:lineRule="auto"/>
        <w:ind w:left="360"/>
      </w:pPr>
    </w:p>
    <w:p w14:paraId="63EE8D40" w14:textId="77777777" w:rsidR="007738DF" w:rsidRDefault="007738DF" w:rsidP="007738DF">
      <w:pPr>
        <w:pStyle w:val="ListParagraph"/>
        <w:spacing w:after="0" w:line="240" w:lineRule="auto"/>
        <w:ind w:left="360"/>
      </w:pPr>
    </w:p>
    <w:p w14:paraId="51ADCD4E" w14:textId="77777777" w:rsidR="007738DF" w:rsidRDefault="007738DF" w:rsidP="007738DF">
      <w:pPr>
        <w:pStyle w:val="ListParagraph"/>
        <w:spacing w:after="0" w:line="240" w:lineRule="auto"/>
        <w:ind w:left="360"/>
      </w:pPr>
    </w:p>
    <w:p w14:paraId="13AA093F" w14:textId="77777777" w:rsidR="007738DF" w:rsidRDefault="007738DF" w:rsidP="007738DF">
      <w:pPr>
        <w:pStyle w:val="ListParagraph"/>
        <w:spacing w:after="0" w:line="240" w:lineRule="auto"/>
        <w:ind w:left="360"/>
      </w:pPr>
    </w:p>
    <w:p w14:paraId="7D317C8A" w14:textId="77777777" w:rsidR="007738DF" w:rsidRDefault="007738DF" w:rsidP="007738DF">
      <w:pPr>
        <w:pStyle w:val="ListParagraph"/>
        <w:spacing w:after="0" w:line="240" w:lineRule="auto"/>
        <w:ind w:left="360"/>
      </w:pPr>
    </w:p>
    <w:p w14:paraId="6E83C559" w14:textId="77777777" w:rsidR="007738DF" w:rsidRDefault="007738DF" w:rsidP="007738DF">
      <w:pPr>
        <w:pStyle w:val="ListParagraph"/>
        <w:spacing w:after="0" w:line="240" w:lineRule="auto"/>
        <w:ind w:left="360"/>
      </w:pPr>
    </w:p>
    <w:p w14:paraId="5036D40D" w14:textId="77777777" w:rsidR="007738DF" w:rsidRDefault="007738DF" w:rsidP="007738DF">
      <w:pPr>
        <w:pStyle w:val="ListParagraph"/>
        <w:spacing w:after="0" w:line="240" w:lineRule="auto"/>
        <w:ind w:left="360"/>
      </w:pPr>
    </w:p>
    <w:p w14:paraId="6271E624" w14:textId="77777777" w:rsidR="007738DF" w:rsidRDefault="007738DF" w:rsidP="007738DF">
      <w:pPr>
        <w:pStyle w:val="ListParagraph"/>
        <w:spacing w:after="0" w:line="240" w:lineRule="auto"/>
        <w:ind w:left="360"/>
      </w:pPr>
    </w:p>
    <w:p w14:paraId="4696D0BD" w14:textId="77777777" w:rsidR="007738DF" w:rsidRDefault="007738DF" w:rsidP="007738DF">
      <w:pPr>
        <w:pStyle w:val="ListParagraph"/>
        <w:spacing w:after="0" w:line="240" w:lineRule="auto"/>
        <w:ind w:left="360"/>
      </w:pPr>
    </w:p>
    <w:p w14:paraId="22D2BE73" w14:textId="77777777" w:rsidR="007738DF" w:rsidRDefault="007738DF" w:rsidP="007738DF">
      <w:pPr>
        <w:pStyle w:val="ListParagraph"/>
        <w:spacing w:after="0" w:line="240" w:lineRule="auto"/>
        <w:ind w:left="360"/>
      </w:pPr>
    </w:p>
    <w:p w14:paraId="09E108D0" w14:textId="77777777" w:rsidR="007738DF" w:rsidRDefault="007738DF" w:rsidP="007738DF">
      <w:pPr>
        <w:pStyle w:val="ListParagraph"/>
        <w:spacing w:after="0" w:line="240" w:lineRule="auto"/>
        <w:ind w:left="360"/>
      </w:pPr>
    </w:p>
    <w:p w14:paraId="191BCE89" w14:textId="77777777" w:rsidR="007738DF" w:rsidRDefault="007738DF" w:rsidP="007738DF">
      <w:pPr>
        <w:pStyle w:val="ListParagraph"/>
        <w:spacing w:after="0" w:line="240" w:lineRule="auto"/>
        <w:ind w:left="360"/>
      </w:pPr>
    </w:p>
    <w:p w14:paraId="5ACF0F5F" w14:textId="77777777" w:rsidR="007738DF" w:rsidRDefault="007738DF" w:rsidP="007738DF">
      <w:pPr>
        <w:spacing w:before="0"/>
        <w:ind w:left="0"/>
        <w:rPr>
          <w:rFonts w:ascii="Calibri" w:hAnsi="Calibri"/>
          <w:sz w:val="14"/>
          <w:szCs w:val="14"/>
          <w:lang w:val="en-GB"/>
        </w:rPr>
      </w:pPr>
      <w:r w:rsidRPr="00772A00">
        <w:rPr>
          <w:rFonts w:ascii="Calibri" w:hAnsi="Calibri"/>
          <w:sz w:val="14"/>
          <w:szCs w:val="14"/>
          <w:lang w:val="en-GB"/>
        </w:rPr>
        <w:t>Notes:</w:t>
      </w:r>
    </w:p>
    <w:p w14:paraId="548D92CA" w14:textId="77777777" w:rsidR="007738DF" w:rsidRDefault="007738DF" w:rsidP="007738DF">
      <w:pPr>
        <w:pStyle w:val="ListParagraph"/>
        <w:numPr>
          <w:ilvl w:val="0"/>
          <w:numId w:val="63"/>
        </w:numPr>
        <w:spacing w:after="0" w:line="240" w:lineRule="auto"/>
        <w:rPr>
          <w:rFonts w:ascii="Calibri" w:hAnsi="Calibri"/>
          <w:sz w:val="14"/>
          <w:szCs w:val="14"/>
        </w:rPr>
      </w:pPr>
      <w:r w:rsidRPr="00772A00">
        <w:rPr>
          <w:rFonts w:ascii="Calibri" w:hAnsi="Calibri"/>
          <w:sz w:val="14"/>
          <w:szCs w:val="14"/>
        </w:rPr>
        <w:t>This general rule of thumb is to limit the maximum differential pressure for globe valves with unguided swivel discs.</w:t>
      </w:r>
    </w:p>
    <w:p w14:paraId="56454312" w14:textId="77777777" w:rsidR="007738DF" w:rsidRDefault="007738DF" w:rsidP="007738DF">
      <w:pPr>
        <w:pStyle w:val="ListParagraph"/>
        <w:numPr>
          <w:ilvl w:val="0"/>
          <w:numId w:val="63"/>
        </w:numPr>
        <w:spacing w:after="0" w:line="240" w:lineRule="auto"/>
        <w:rPr>
          <w:rFonts w:ascii="Calibri" w:hAnsi="Calibri"/>
          <w:sz w:val="14"/>
          <w:szCs w:val="14"/>
        </w:rPr>
      </w:pPr>
      <w:r w:rsidRPr="00772A00">
        <w:rPr>
          <w:rFonts w:ascii="Calibri" w:hAnsi="Calibri"/>
          <w:sz w:val="14"/>
          <w:szCs w:val="14"/>
        </w:rPr>
        <w:t xml:space="preserve">T-Pattern globe valves generally have unguided swivel discs in the lower pressure </w:t>
      </w:r>
      <w:r w:rsidRPr="00772A00">
        <w:rPr>
          <w:rFonts w:ascii="Calibri" w:hAnsi="Calibri"/>
          <w:color w:val="000000"/>
          <w:sz w:val="14"/>
          <w:szCs w:val="14"/>
        </w:rPr>
        <w:t>classes of class</w:t>
      </w:r>
      <w:r w:rsidRPr="00772A00">
        <w:rPr>
          <w:rFonts w:ascii="Calibri" w:hAnsi="Calibri"/>
          <w:sz w:val="14"/>
          <w:szCs w:val="14"/>
        </w:rPr>
        <w:t xml:space="preserve"> 150,300 and 600.  Starting at class 600 for some manufacturers and class 900 and higher for most manufacturers, the discs are single guided in a cage body design.</w:t>
      </w:r>
    </w:p>
    <w:p w14:paraId="3A2AF4C3" w14:textId="77777777" w:rsidR="007738DF" w:rsidRDefault="007738DF" w:rsidP="007738DF">
      <w:pPr>
        <w:pStyle w:val="ListParagraph"/>
        <w:numPr>
          <w:ilvl w:val="0"/>
          <w:numId w:val="63"/>
        </w:numPr>
        <w:spacing w:after="0" w:line="240" w:lineRule="auto"/>
        <w:rPr>
          <w:rFonts w:ascii="Calibri" w:hAnsi="Calibri"/>
          <w:sz w:val="14"/>
          <w:szCs w:val="14"/>
        </w:rPr>
      </w:pPr>
      <w:r w:rsidRPr="00772A00">
        <w:rPr>
          <w:rFonts w:ascii="Calibri" w:hAnsi="Calibri"/>
          <w:sz w:val="14"/>
          <w:szCs w:val="14"/>
        </w:rPr>
        <w:t>A general warning on T-Pattern globe valve designs when applying to throttling service.  Most globe valves are design with a rising stem and rising hand wheel.  The stem nut is threaded on the stem side end on the yoke side.  Durign severe vibration situations, the stem nut design is resistant to failure from high thrust loading.  Some manufacturers design their T-pattern globe valves similar to API 600 gate valves to accommodate bevel gear operators.  The stem nut to bearing retaining flange design in rising stem non-rising hand wheel globe valves is very similar to that of gate valves. The stem nut to bearing flange transition is a sharp 90 degree angle that concentrates high stresses under thrust loading.  When vibration occurs while throtting sharp pulsations of impact loading is added to the thrust load.  This impact loading is generally not a severe in gate valves.  The stem nut bearing flange is typically made of a Ni-resist cast iron material that has very high brittle properties.  With this brittle material and the additional high stress concentration at the 90 degree location, the potential for brittle fracture caused by impact loading is possible and has happened in a severe stem vibration situation.</w:t>
      </w:r>
    </w:p>
    <w:p w14:paraId="1CFCB3E9" w14:textId="77777777" w:rsidR="007738DF" w:rsidRPr="00772A00" w:rsidRDefault="007738DF" w:rsidP="007738DF">
      <w:pPr>
        <w:pStyle w:val="ListParagraph"/>
        <w:spacing w:after="0" w:line="240" w:lineRule="auto"/>
        <w:ind w:left="360"/>
        <w:rPr>
          <w:rFonts w:ascii="Calibri" w:hAnsi="Calibri"/>
          <w:sz w:val="14"/>
          <w:szCs w:val="14"/>
        </w:rPr>
      </w:pPr>
      <w:r w:rsidRPr="00772A00">
        <w:rPr>
          <w:rFonts w:ascii="Calibri" w:hAnsi="Calibri"/>
          <w:sz w:val="14"/>
          <w:szCs w:val="14"/>
        </w:rPr>
        <w:t>This style of valve can be found in class 150 and class 300 large sizes at above 6”.  This design can also be found in class 600 valves down to 4”and class 1500 vlaves down to 2”.</w:t>
      </w:r>
    </w:p>
    <w:p w14:paraId="258EA7AB" w14:textId="77777777" w:rsidR="007738DF" w:rsidRDefault="007738DF" w:rsidP="007738DF">
      <w:pPr>
        <w:autoSpaceDE/>
        <w:autoSpaceDN/>
        <w:adjustRightInd/>
        <w:spacing w:before="0" w:line="240" w:lineRule="auto"/>
        <w:ind w:left="360"/>
        <w:rPr>
          <w:rFonts w:ascii="Calibri" w:hAnsi="Calibri"/>
          <w:color w:val="auto"/>
          <w:sz w:val="14"/>
          <w:szCs w:val="14"/>
          <w:lang w:val="en-GB" w:eastAsia="en-GB"/>
        </w:rPr>
      </w:pPr>
      <w:r w:rsidRPr="00772A00">
        <w:rPr>
          <w:rFonts w:ascii="Calibri" w:hAnsi="Calibri"/>
          <w:sz w:val="14"/>
          <w:szCs w:val="14"/>
        </w:rPr>
        <w:t>Until changes can be made to the stem nut design, limit this type of design to 150 psi differential for liquid and gas and 125 psi for flashing services regardless of size.</w:t>
      </w:r>
    </w:p>
    <w:p w14:paraId="6CC32389" w14:textId="77777777" w:rsidR="007738DF" w:rsidRDefault="007738DF" w:rsidP="007738DF">
      <w:pPr>
        <w:autoSpaceDE/>
        <w:autoSpaceDN/>
        <w:adjustRightInd/>
        <w:spacing w:before="0" w:line="240" w:lineRule="auto"/>
        <w:ind w:left="0"/>
        <w:rPr>
          <w:rFonts w:ascii="Calibri" w:hAnsi="Calibri"/>
          <w:sz w:val="14"/>
          <w:szCs w:val="14"/>
        </w:rPr>
        <w:sectPr w:rsidR="007738DF" w:rsidSect="00E376CF">
          <w:headerReference w:type="even" r:id="rId30"/>
          <w:headerReference w:type="default" r:id="rId31"/>
          <w:footerReference w:type="default" r:id="rId32"/>
          <w:headerReference w:type="first" r:id="rId33"/>
          <w:footerReference w:type="first" r:id="rId34"/>
          <w:pgSz w:w="11907" w:h="16840" w:code="9"/>
          <w:pgMar w:top="1080" w:right="1440" w:bottom="1440" w:left="1440" w:header="720" w:footer="546" w:gutter="0"/>
          <w:cols w:space="720"/>
          <w:titlePg/>
          <w:docGrid w:linePitch="299"/>
        </w:sectPr>
      </w:pPr>
    </w:p>
    <w:p w14:paraId="15372580" w14:textId="5175C25A" w:rsidR="007738DF" w:rsidRDefault="00673A21" w:rsidP="007738DF">
      <w:pPr>
        <w:autoSpaceDE/>
        <w:autoSpaceDN/>
        <w:adjustRightInd/>
        <w:spacing w:before="0" w:line="240" w:lineRule="auto"/>
        <w:ind w:left="0"/>
        <w:rPr>
          <w:rFonts w:ascii="Calibri" w:hAnsi="Calibri"/>
          <w:b/>
          <w:sz w:val="14"/>
          <w:szCs w:val="14"/>
        </w:rPr>
      </w:pPr>
      <w:r>
        <w:rPr>
          <w:noProof/>
          <w:lang w:val="en-GB" w:eastAsia="en-GB"/>
        </w:rPr>
        <w:lastRenderedPageBreak/>
        <mc:AlternateContent>
          <mc:Choice Requires="wpg">
            <w:drawing>
              <wp:anchor distT="0" distB="0" distL="114300" distR="114300" simplePos="0" relativeHeight="252998656" behindDoc="0" locked="0" layoutInCell="1" allowOverlap="1" wp14:anchorId="5C5C990F" wp14:editId="130211E9">
                <wp:simplePos x="0" y="0"/>
                <wp:positionH relativeFrom="column">
                  <wp:posOffset>-327660</wp:posOffset>
                </wp:positionH>
                <wp:positionV relativeFrom="paragraph">
                  <wp:posOffset>-4445</wp:posOffset>
                </wp:positionV>
                <wp:extent cx="9770745" cy="4841875"/>
                <wp:effectExtent l="5715" t="5080" r="0" b="10795"/>
                <wp:wrapNone/>
                <wp:docPr id="1771153125" name="Group 1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70745" cy="4841875"/>
                          <a:chOff x="924" y="1433"/>
                          <a:chExt cx="15387" cy="7787"/>
                        </a:xfrm>
                      </wpg:grpSpPr>
                      <wps:wsp>
                        <wps:cNvPr id="1673416657" name="AutoShape 1982"/>
                        <wps:cNvCnPr>
                          <a:cxnSpLocks noChangeShapeType="1"/>
                        </wps:cNvCnPr>
                        <wps:spPr bwMode="auto">
                          <a:xfrm>
                            <a:off x="16001" y="6087"/>
                            <a:ext cx="0" cy="19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7112165" name="AutoShape 1983"/>
                        <wps:cNvCnPr>
                          <a:cxnSpLocks noChangeShapeType="1"/>
                        </wps:cNvCnPr>
                        <wps:spPr bwMode="auto">
                          <a:xfrm>
                            <a:off x="13531" y="6067"/>
                            <a:ext cx="2"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6240826" name="Oval 1984"/>
                        <wps:cNvSpPr>
                          <a:spLocks noChangeArrowheads="1"/>
                        </wps:cNvSpPr>
                        <wps:spPr bwMode="auto">
                          <a:xfrm>
                            <a:off x="7700" y="1433"/>
                            <a:ext cx="1854" cy="1114"/>
                          </a:xfrm>
                          <a:prstGeom prst="ellipse">
                            <a:avLst/>
                          </a:prstGeom>
                          <a:solidFill>
                            <a:srgbClr val="FFFFFF"/>
                          </a:solidFill>
                          <a:ln w="9525">
                            <a:solidFill>
                              <a:srgbClr val="000000"/>
                            </a:solidFill>
                            <a:round/>
                            <a:headEnd/>
                            <a:tailEnd/>
                          </a:ln>
                        </wps:spPr>
                        <wps:txbx>
                          <w:txbxContent>
                            <w:p w14:paraId="0E709BC7" w14:textId="77777777" w:rsidR="00BF7F3C" w:rsidRPr="005D4A40" w:rsidRDefault="00BF7F3C" w:rsidP="007738DF">
                              <w:pPr>
                                <w:spacing w:line="240" w:lineRule="auto"/>
                                <w:ind w:left="0"/>
                                <w:jc w:val="center"/>
                                <w:rPr>
                                  <w:rFonts w:ascii="Calibri" w:hAnsi="Calibri"/>
                                  <w:b/>
                                  <w:sz w:val="16"/>
                                  <w:szCs w:val="16"/>
                                </w:rPr>
                              </w:pPr>
                              <w:r w:rsidRPr="005D4A40">
                                <w:rPr>
                                  <w:rFonts w:ascii="Calibri" w:hAnsi="Calibri"/>
                                  <w:b/>
                                  <w:sz w:val="16"/>
                                  <w:szCs w:val="16"/>
                                </w:rPr>
                                <w:t>Y-Pattern Globe Valve Size</w:t>
                              </w:r>
                            </w:p>
                            <w:p w14:paraId="1114DB5E" w14:textId="77777777" w:rsidR="00BF7F3C" w:rsidRPr="005D4A40" w:rsidRDefault="00BF7F3C" w:rsidP="007738DF">
                              <w:pPr>
                                <w:spacing w:before="0" w:line="240" w:lineRule="auto"/>
                                <w:ind w:left="0"/>
                                <w:jc w:val="center"/>
                                <w:rPr>
                                  <w:rFonts w:ascii="Calibri" w:hAnsi="Calibri"/>
                                  <w:b/>
                                  <w:sz w:val="16"/>
                                  <w:szCs w:val="16"/>
                                </w:rPr>
                              </w:pPr>
                              <w:r w:rsidRPr="005D4A40">
                                <w:rPr>
                                  <w:rFonts w:ascii="Calibri" w:hAnsi="Calibri"/>
                                  <w:b/>
                                  <w:sz w:val="16"/>
                                  <w:szCs w:val="16"/>
                                </w:rPr>
                                <w:t>3/4” to 1 1/2”</w:t>
                              </w:r>
                            </w:p>
                          </w:txbxContent>
                        </wps:txbx>
                        <wps:bodyPr rot="0" vert="horz" wrap="square" lIns="91440" tIns="45720" rIns="91440" bIns="45720" anchor="t" anchorCtr="0" upright="1">
                          <a:noAutofit/>
                        </wps:bodyPr>
                      </wps:wsp>
                      <wps:wsp>
                        <wps:cNvPr id="915853581" name="AutoShape 1985"/>
                        <wps:cNvSpPr>
                          <a:spLocks noChangeArrowheads="1"/>
                        </wps:cNvSpPr>
                        <wps:spPr bwMode="auto">
                          <a:xfrm>
                            <a:off x="7051" y="2847"/>
                            <a:ext cx="3174" cy="1421"/>
                          </a:xfrm>
                          <a:prstGeom prst="flowChartDecision">
                            <a:avLst/>
                          </a:prstGeom>
                          <a:solidFill>
                            <a:srgbClr val="FFFFFF"/>
                          </a:solidFill>
                          <a:ln w="9525">
                            <a:solidFill>
                              <a:srgbClr val="000000"/>
                            </a:solidFill>
                            <a:miter lim="800000"/>
                            <a:headEnd/>
                            <a:tailEnd/>
                          </a:ln>
                        </wps:spPr>
                        <wps:txbx>
                          <w:txbxContent>
                            <w:p w14:paraId="207472EE" w14:textId="77777777" w:rsidR="00BF7F3C" w:rsidRPr="005D4A40" w:rsidRDefault="00BF7F3C" w:rsidP="007738DF">
                              <w:pPr>
                                <w:spacing w:line="240" w:lineRule="auto"/>
                                <w:ind w:left="-142" w:right="-104"/>
                                <w:jc w:val="center"/>
                                <w:rPr>
                                  <w:rFonts w:ascii="Calibri" w:hAnsi="Calibri"/>
                                  <w:sz w:val="14"/>
                                  <w:szCs w:val="14"/>
                                </w:rPr>
                              </w:pPr>
                              <w:r w:rsidRPr="005D4A40">
                                <w:rPr>
                                  <w:rFonts w:ascii="Calibri" w:hAnsi="Calibri"/>
                                  <w:sz w:val="14"/>
                                  <w:szCs w:val="14"/>
                                </w:rPr>
                                <w:t>Does Y Pattern Valve have fully-guided non-rotating disc? See Note 1.</w:t>
                              </w:r>
                            </w:p>
                          </w:txbxContent>
                        </wps:txbx>
                        <wps:bodyPr rot="0" vert="horz" wrap="square" lIns="91440" tIns="45720" rIns="91440" bIns="45720" anchor="t" anchorCtr="0" upright="1">
                          <a:noAutofit/>
                        </wps:bodyPr>
                      </wps:wsp>
                      <wps:wsp>
                        <wps:cNvPr id="1685447673" name="AutoShape 1986"/>
                        <wps:cNvSpPr>
                          <a:spLocks noChangeArrowheads="1"/>
                        </wps:cNvSpPr>
                        <wps:spPr bwMode="auto">
                          <a:xfrm>
                            <a:off x="11087" y="3866"/>
                            <a:ext cx="2762" cy="890"/>
                          </a:xfrm>
                          <a:prstGeom prst="roundRect">
                            <a:avLst>
                              <a:gd name="adj" fmla="val 16667"/>
                            </a:avLst>
                          </a:prstGeom>
                          <a:solidFill>
                            <a:srgbClr val="FFFFFF"/>
                          </a:solidFill>
                          <a:ln w="9525">
                            <a:solidFill>
                              <a:srgbClr val="000000"/>
                            </a:solidFill>
                            <a:round/>
                            <a:headEnd/>
                            <a:tailEnd/>
                          </a:ln>
                        </wps:spPr>
                        <wps:txbx>
                          <w:txbxContent>
                            <w:p w14:paraId="2E5B4F0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7FF29B2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fully or double guided non-rotating discs|</w:t>
                              </w:r>
                            </w:p>
                          </w:txbxContent>
                        </wps:txbx>
                        <wps:bodyPr rot="0" vert="horz" wrap="square" lIns="91440" tIns="45720" rIns="91440" bIns="45720" anchor="t" anchorCtr="0" upright="1">
                          <a:noAutofit/>
                        </wps:bodyPr>
                      </wps:wsp>
                      <wps:wsp>
                        <wps:cNvPr id="1734741340" name="AutoShape 1987"/>
                        <wps:cNvSpPr>
                          <a:spLocks noChangeArrowheads="1"/>
                        </wps:cNvSpPr>
                        <wps:spPr bwMode="auto">
                          <a:xfrm>
                            <a:off x="1221" y="5450"/>
                            <a:ext cx="1171" cy="1161"/>
                          </a:xfrm>
                          <a:prstGeom prst="flowChartDecision">
                            <a:avLst/>
                          </a:prstGeom>
                          <a:solidFill>
                            <a:srgbClr val="FFFFFF"/>
                          </a:solidFill>
                          <a:ln w="9525">
                            <a:solidFill>
                              <a:srgbClr val="000000"/>
                            </a:solidFill>
                            <a:miter lim="800000"/>
                            <a:headEnd/>
                            <a:tailEnd/>
                          </a:ln>
                        </wps:spPr>
                        <wps:txbx>
                          <w:txbxContent>
                            <w:p w14:paraId="6B31DDD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7319AA6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AAAE49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wps:txbx>
                        <wps:bodyPr rot="0" vert="horz" wrap="square" lIns="91440" tIns="45720" rIns="91440" bIns="45720" anchor="t" anchorCtr="0" upright="1">
                          <a:noAutofit/>
                        </wps:bodyPr>
                      </wps:wsp>
                      <wps:wsp>
                        <wps:cNvPr id="529247982" name="AutoShape 1988"/>
                        <wps:cNvSpPr>
                          <a:spLocks noChangeArrowheads="1"/>
                        </wps:cNvSpPr>
                        <wps:spPr bwMode="auto">
                          <a:xfrm>
                            <a:off x="3135" y="3892"/>
                            <a:ext cx="2658" cy="890"/>
                          </a:xfrm>
                          <a:prstGeom prst="roundRect">
                            <a:avLst>
                              <a:gd name="adj" fmla="val 16667"/>
                            </a:avLst>
                          </a:prstGeom>
                          <a:solidFill>
                            <a:srgbClr val="FFFFFF"/>
                          </a:solidFill>
                          <a:ln w="9525">
                            <a:solidFill>
                              <a:srgbClr val="000000"/>
                            </a:solidFill>
                            <a:round/>
                            <a:headEnd/>
                            <a:tailEnd/>
                          </a:ln>
                        </wps:spPr>
                        <wps:txbx>
                          <w:txbxContent>
                            <w:p w14:paraId="17C38DF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442AC52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Y-pattern single guided swivel discs|</w:t>
                              </w:r>
                            </w:p>
                          </w:txbxContent>
                        </wps:txbx>
                        <wps:bodyPr rot="0" vert="horz" wrap="square" lIns="91440" tIns="45720" rIns="91440" bIns="45720" anchor="t" anchorCtr="0" upright="1">
                          <a:noAutofit/>
                        </wps:bodyPr>
                      </wps:wsp>
                      <wps:wsp>
                        <wps:cNvPr id="1443332851" name="AutoShape 1989"/>
                        <wps:cNvSpPr>
                          <a:spLocks noChangeArrowheads="1"/>
                        </wps:cNvSpPr>
                        <wps:spPr bwMode="auto">
                          <a:xfrm>
                            <a:off x="924" y="6926"/>
                            <a:ext cx="1725" cy="768"/>
                          </a:xfrm>
                          <a:prstGeom prst="roundRect">
                            <a:avLst>
                              <a:gd name="adj" fmla="val 16667"/>
                            </a:avLst>
                          </a:prstGeom>
                          <a:solidFill>
                            <a:srgbClr val="FFFFFF"/>
                          </a:solidFill>
                          <a:ln w="9525">
                            <a:solidFill>
                              <a:srgbClr val="000000"/>
                            </a:solidFill>
                            <a:round/>
                            <a:headEnd/>
                            <a:tailEnd/>
                          </a:ln>
                        </wps:spPr>
                        <wps:txbx>
                          <w:txbxContent>
                            <w:p w14:paraId="4B57D4C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0389B4E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54EDABA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2013942635" name="Rectangle 1990"/>
                        <wps:cNvSpPr>
                          <a:spLocks noChangeArrowheads="1"/>
                        </wps:cNvSpPr>
                        <wps:spPr bwMode="auto">
                          <a:xfrm>
                            <a:off x="2936" y="8293"/>
                            <a:ext cx="4801" cy="927"/>
                          </a:xfrm>
                          <a:prstGeom prst="rect">
                            <a:avLst/>
                          </a:prstGeom>
                          <a:solidFill>
                            <a:srgbClr val="FFFFFF"/>
                          </a:solidFill>
                          <a:ln w="9525">
                            <a:solidFill>
                              <a:srgbClr val="000000"/>
                            </a:solidFill>
                            <a:miter lim="800000"/>
                            <a:headEnd/>
                            <a:tailEnd/>
                          </a:ln>
                        </wps:spPr>
                        <wps:txbx>
                          <w:txbxContent>
                            <w:p w14:paraId="52FCC46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wps:txbx>
                        <wps:bodyPr rot="0" vert="horz" wrap="square" lIns="91440" tIns="45720" rIns="91440" bIns="45720" anchor="t" anchorCtr="0" upright="1">
                          <a:noAutofit/>
                        </wps:bodyPr>
                      </wps:wsp>
                      <wps:wsp>
                        <wps:cNvPr id="444984816" name="AutoShape 1991"/>
                        <wps:cNvCnPr>
                          <a:cxnSpLocks noChangeShapeType="1"/>
                        </wps:cNvCnPr>
                        <wps:spPr bwMode="auto">
                          <a:xfrm>
                            <a:off x="8630" y="254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6203142" name="AutoShape 1992"/>
                        <wps:cNvCnPr>
                          <a:cxnSpLocks noChangeShapeType="1"/>
                        </wps:cNvCnPr>
                        <wps:spPr bwMode="auto">
                          <a:xfrm flipH="1">
                            <a:off x="4484" y="3553"/>
                            <a:ext cx="258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1647112" name="AutoShape 1993"/>
                        <wps:cNvCnPr>
                          <a:cxnSpLocks noChangeShapeType="1"/>
                        </wps:cNvCnPr>
                        <wps:spPr bwMode="auto">
                          <a:xfrm>
                            <a:off x="4484" y="3551"/>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799584" name="AutoShape 1994"/>
                        <wps:cNvCnPr>
                          <a:cxnSpLocks noChangeShapeType="1"/>
                        </wps:cNvCnPr>
                        <wps:spPr bwMode="auto">
                          <a:xfrm>
                            <a:off x="10225" y="3551"/>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8291120" name="AutoShape 1995"/>
                        <wps:cNvCnPr>
                          <a:cxnSpLocks noChangeShapeType="1"/>
                        </wps:cNvCnPr>
                        <wps:spPr bwMode="auto">
                          <a:xfrm>
                            <a:off x="12470" y="354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6339616" name="AutoShape 1996"/>
                        <wps:cNvCnPr>
                          <a:cxnSpLocks noChangeShapeType="1"/>
                        </wps:cNvCnPr>
                        <wps:spPr bwMode="auto">
                          <a:xfrm flipH="1">
                            <a:off x="1777" y="4343"/>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8740172" name="AutoShape 1997"/>
                        <wps:cNvCnPr>
                          <a:cxnSpLocks noChangeShapeType="1"/>
                        </wps:cNvCnPr>
                        <wps:spPr bwMode="auto">
                          <a:xfrm>
                            <a:off x="1794" y="4333"/>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9747760" name="AutoShape 1998"/>
                        <wps:cNvCnPr>
                          <a:cxnSpLocks noChangeShapeType="1"/>
                        </wps:cNvCnPr>
                        <wps:spPr bwMode="auto">
                          <a:xfrm>
                            <a:off x="5800" y="4294"/>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9426618" name="AutoShape 1999"/>
                        <wps:cNvCnPr>
                          <a:cxnSpLocks noChangeShapeType="1"/>
                        </wps:cNvCnPr>
                        <wps:spPr bwMode="auto">
                          <a:xfrm>
                            <a:off x="6922" y="4316"/>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5416603" name="AutoShape 2000"/>
                        <wps:cNvCnPr>
                          <a:cxnSpLocks noChangeShapeType="1"/>
                        </wps:cNvCnPr>
                        <wps:spPr bwMode="auto">
                          <a:xfrm>
                            <a:off x="4457"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1691226" name="AutoShape 2001"/>
                        <wps:cNvCnPr>
                          <a:cxnSpLocks noChangeShapeType="1"/>
                        </wps:cNvCnPr>
                        <wps:spPr bwMode="auto">
                          <a:xfrm flipH="1">
                            <a:off x="9797" y="4367"/>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2967855" name="AutoShape 2002"/>
                        <wps:cNvCnPr>
                          <a:cxnSpLocks noChangeShapeType="1"/>
                        </wps:cNvCnPr>
                        <wps:spPr bwMode="auto">
                          <a:xfrm>
                            <a:off x="13853" y="4283"/>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4689988" name="AutoShape 2003"/>
                        <wps:cNvCnPr>
                          <a:cxnSpLocks noChangeShapeType="1"/>
                        </wps:cNvCnPr>
                        <wps:spPr bwMode="auto">
                          <a:xfrm>
                            <a:off x="9831" y="4362"/>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3174892" name="AutoShape 2004"/>
                        <wps:cNvCnPr>
                          <a:cxnSpLocks noChangeShapeType="1"/>
                        </wps:cNvCnPr>
                        <wps:spPr bwMode="auto">
                          <a:xfrm>
                            <a:off x="14967" y="4265"/>
                            <a:ext cx="0" cy="12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9847675" name="AutoShape 2005"/>
                        <wps:cNvCnPr>
                          <a:cxnSpLocks noChangeShapeType="1"/>
                        </wps:cNvCnPr>
                        <wps:spPr bwMode="auto">
                          <a:xfrm>
                            <a:off x="9830" y="6629"/>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2870430" name="AutoShape 2006"/>
                        <wps:cNvCnPr>
                          <a:cxnSpLocks noChangeShapeType="1"/>
                        </wps:cNvCnPr>
                        <wps:spPr bwMode="auto">
                          <a:xfrm>
                            <a:off x="12512" y="6637"/>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4508105" name="AutoShape 2007"/>
                        <wps:cNvCnPr>
                          <a:cxnSpLocks noChangeShapeType="1"/>
                        </wps:cNvCnPr>
                        <wps:spPr bwMode="auto">
                          <a:xfrm>
                            <a:off x="14954" y="6651"/>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3151289" name="AutoShape 2008"/>
                        <wps:cNvCnPr>
                          <a:cxnSpLocks noChangeShapeType="1"/>
                        </wps:cNvCnPr>
                        <wps:spPr bwMode="auto">
                          <a:xfrm flipV="1">
                            <a:off x="2392" y="6020"/>
                            <a:ext cx="34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8742584" name="AutoShape 2009"/>
                        <wps:cNvCnPr>
                          <a:cxnSpLocks noChangeShapeType="1"/>
                        </wps:cNvCnPr>
                        <wps:spPr bwMode="auto">
                          <a:xfrm>
                            <a:off x="2734" y="6018"/>
                            <a:ext cx="0" cy="19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9032832" name="AutoShape 2010"/>
                        <wps:cNvCnPr>
                          <a:cxnSpLocks noChangeShapeType="1"/>
                        </wps:cNvCnPr>
                        <wps:spPr bwMode="auto">
                          <a:xfrm>
                            <a:off x="2692" y="8002"/>
                            <a:ext cx="26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2454905" name="AutoShape 2011"/>
                        <wps:cNvCnPr>
                          <a:cxnSpLocks noChangeShapeType="1"/>
                        </wps:cNvCnPr>
                        <wps:spPr bwMode="auto">
                          <a:xfrm flipH="1">
                            <a:off x="5351" y="8003"/>
                            <a:ext cx="249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9862972" name="AutoShape 2012"/>
                        <wps:cNvCnPr>
                          <a:cxnSpLocks noChangeShapeType="1"/>
                        </wps:cNvCnPr>
                        <wps:spPr bwMode="auto">
                          <a:xfrm>
                            <a:off x="7529" y="6018"/>
                            <a:ext cx="34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4612259" name="AutoShape 2013"/>
                        <wps:cNvCnPr>
                          <a:cxnSpLocks noChangeShapeType="1"/>
                        </wps:cNvCnPr>
                        <wps:spPr bwMode="auto">
                          <a:xfrm flipV="1">
                            <a:off x="5039" y="6087"/>
                            <a:ext cx="3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0532023" name="AutoShape 2014"/>
                        <wps:cNvCnPr>
                          <a:cxnSpLocks noChangeShapeType="1"/>
                        </wps:cNvCnPr>
                        <wps:spPr bwMode="auto">
                          <a:xfrm>
                            <a:off x="10891" y="608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6590340" name="AutoShape 2015"/>
                        <wps:cNvCnPr>
                          <a:cxnSpLocks noChangeShapeType="1"/>
                        </wps:cNvCnPr>
                        <wps:spPr bwMode="auto">
                          <a:xfrm>
                            <a:off x="10437" y="606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1957006" name="AutoShape 2016"/>
                        <wps:cNvCnPr>
                          <a:cxnSpLocks noChangeShapeType="1"/>
                        </wps:cNvCnPr>
                        <wps:spPr bwMode="auto">
                          <a:xfrm>
                            <a:off x="10891" y="7981"/>
                            <a:ext cx="2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9929736" name="AutoShape 2017"/>
                        <wps:cNvCnPr>
                          <a:cxnSpLocks noChangeShapeType="1"/>
                        </wps:cNvCnPr>
                        <wps:spPr bwMode="auto">
                          <a:xfrm flipH="1" flipV="1">
                            <a:off x="13527" y="7981"/>
                            <a:ext cx="246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1879539" name="AutoShape 2018"/>
                        <wps:cNvCnPr>
                          <a:cxnSpLocks noChangeShapeType="1"/>
                        </wps:cNvCnPr>
                        <wps:spPr bwMode="auto">
                          <a:xfrm>
                            <a:off x="15547" y="6090"/>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36209088" name="AutoShape 2019"/>
                        <wps:cNvCnPr>
                          <a:cxnSpLocks noChangeShapeType="1"/>
                        </wps:cNvCnPr>
                        <wps:spPr bwMode="auto">
                          <a:xfrm>
                            <a:off x="13077" y="6071"/>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6325228" name="AutoShape 2020"/>
                        <wps:cNvCnPr>
                          <a:cxnSpLocks noChangeShapeType="1"/>
                        </wps:cNvCnPr>
                        <wps:spPr bwMode="auto">
                          <a:xfrm>
                            <a:off x="13540" y="7973"/>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00986530" name="Rectangle 2021"/>
                        <wps:cNvSpPr>
                          <a:spLocks noChangeArrowheads="1"/>
                        </wps:cNvSpPr>
                        <wps:spPr bwMode="auto">
                          <a:xfrm>
                            <a:off x="11223" y="8256"/>
                            <a:ext cx="4792" cy="910"/>
                          </a:xfrm>
                          <a:prstGeom prst="rect">
                            <a:avLst/>
                          </a:prstGeom>
                          <a:solidFill>
                            <a:srgbClr val="FFFFFF"/>
                          </a:solidFill>
                          <a:ln w="9525">
                            <a:solidFill>
                              <a:srgbClr val="000000"/>
                            </a:solidFill>
                            <a:miter lim="800000"/>
                            <a:headEnd/>
                            <a:tailEnd/>
                          </a:ln>
                        </wps:spPr>
                        <wps:txbx>
                          <w:txbxContent>
                            <w:p w14:paraId="13D3AB3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wps:txbx>
                        <wps:bodyPr rot="0" vert="horz" wrap="square" lIns="91440" tIns="45720" rIns="91440" bIns="45720" anchor="t" anchorCtr="0" upright="1">
                          <a:noAutofit/>
                        </wps:bodyPr>
                      </wps:wsp>
                      <wps:wsp>
                        <wps:cNvPr id="637376169" name="AutoShape 2022"/>
                        <wps:cNvCnPr>
                          <a:cxnSpLocks noChangeShapeType="1"/>
                        </wps:cNvCnPr>
                        <wps:spPr bwMode="auto">
                          <a:xfrm>
                            <a:off x="5351" y="6087"/>
                            <a:ext cx="0" cy="1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85356279" name="AutoShape 2023"/>
                        <wps:cNvCnPr>
                          <a:cxnSpLocks noChangeShapeType="1"/>
                        </wps:cNvCnPr>
                        <wps:spPr bwMode="auto">
                          <a:xfrm>
                            <a:off x="7875" y="6002"/>
                            <a:ext cx="1" cy="20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7664135" name="AutoShape 2024"/>
                        <wps:cNvCnPr>
                          <a:cxnSpLocks noChangeShapeType="1"/>
                        </wps:cNvCnPr>
                        <wps:spPr bwMode="auto">
                          <a:xfrm flipH="1">
                            <a:off x="5334" y="800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9874892" name="AutoShape 2025"/>
                        <wps:cNvCnPr>
                          <a:cxnSpLocks noChangeShapeType="1"/>
                        </wps:cNvCnPr>
                        <wps:spPr bwMode="auto">
                          <a:xfrm>
                            <a:off x="6922" y="6602"/>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8462805" name="AutoShape 2026"/>
                        <wps:cNvCnPr>
                          <a:cxnSpLocks noChangeShapeType="1"/>
                        </wps:cNvCnPr>
                        <wps:spPr bwMode="auto">
                          <a:xfrm>
                            <a:off x="4440" y="668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1240118" name="AutoShape 2027"/>
                        <wps:cNvCnPr>
                          <a:cxnSpLocks noChangeShapeType="1"/>
                        </wps:cNvCnPr>
                        <wps:spPr bwMode="auto">
                          <a:xfrm>
                            <a:off x="1793" y="6653"/>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2735436" name="Text Box 2028"/>
                        <wps:cNvSpPr txBox="1">
                          <a:spLocks noChangeArrowheads="1"/>
                        </wps:cNvSpPr>
                        <wps:spPr bwMode="auto">
                          <a:xfrm>
                            <a:off x="9904" y="294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B3B07"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709983116" name="Text Box 2029"/>
                        <wps:cNvSpPr txBox="1">
                          <a:spLocks noChangeArrowheads="1"/>
                        </wps:cNvSpPr>
                        <wps:spPr bwMode="auto">
                          <a:xfrm>
                            <a:off x="6406" y="29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75F3A"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472778940" name="AutoShape 2030"/>
                        <wps:cNvCnPr>
                          <a:cxnSpLocks noChangeShapeType="1"/>
                        </wps:cNvCnPr>
                        <wps:spPr bwMode="auto">
                          <a:xfrm>
                            <a:off x="12513"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0686151" name="AutoShape 2031"/>
                        <wps:cNvSpPr>
                          <a:spLocks noChangeArrowheads="1"/>
                        </wps:cNvSpPr>
                        <wps:spPr bwMode="auto">
                          <a:xfrm>
                            <a:off x="3850" y="5519"/>
                            <a:ext cx="1195" cy="1143"/>
                          </a:xfrm>
                          <a:prstGeom prst="flowChartDecision">
                            <a:avLst/>
                          </a:prstGeom>
                          <a:solidFill>
                            <a:srgbClr val="FFFFFF"/>
                          </a:solidFill>
                          <a:ln w="9525">
                            <a:solidFill>
                              <a:srgbClr val="000000"/>
                            </a:solidFill>
                            <a:miter lim="800000"/>
                            <a:headEnd/>
                            <a:tailEnd/>
                          </a:ln>
                        </wps:spPr>
                        <wps:txbx>
                          <w:txbxContent>
                            <w:p w14:paraId="54393D5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2F2D89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296C1C9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wps:txbx>
                        <wps:bodyPr rot="0" vert="horz" wrap="square" lIns="91440" tIns="45720" rIns="91440" bIns="45720" anchor="t" anchorCtr="0" upright="1">
                          <a:noAutofit/>
                        </wps:bodyPr>
                      </wps:wsp>
                      <wps:wsp>
                        <wps:cNvPr id="125839259" name="AutoShape 2032"/>
                        <wps:cNvSpPr>
                          <a:spLocks noChangeArrowheads="1"/>
                        </wps:cNvSpPr>
                        <wps:spPr bwMode="auto">
                          <a:xfrm>
                            <a:off x="6321" y="5452"/>
                            <a:ext cx="1214" cy="1133"/>
                          </a:xfrm>
                          <a:prstGeom prst="flowChartDecision">
                            <a:avLst/>
                          </a:prstGeom>
                          <a:solidFill>
                            <a:srgbClr val="FFFFFF"/>
                          </a:solidFill>
                          <a:ln w="9525">
                            <a:solidFill>
                              <a:srgbClr val="000000"/>
                            </a:solidFill>
                            <a:miter lim="800000"/>
                            <a:headEnd/>
                            <a:tailEnd/>
                          </a:ln>
                        </wps:spPr>
                        <wps:txbx>
                          <w:txbxContent>
                            <w:p w14:paraId="6652BD8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0F3D2A6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891574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700 psi</w:t>
                              </w:r>
                            </w:p>
                          </w:txbxContent>
                        </wps:txbx>
                        <wps:bodyPr rot="0" vert="horz" wrap="square" lIns="91440" tIns="45720" rIns="91440" bIns="45720" anchor="t" anchorCtr="0" upright="1">
                          <a:noAutofit/>
                        </wps:bodyPr>
                      </wps:wsp>
                      <wps:wsp>
                        <wps:cNvPr id="2110941407" name="AutoShape 2033"/>
                        <wps:cNvSpPr>
                          <a:spLocks noChangeArrowheads="1"/>
                        </wps:cNvSpPr>
                        <wps:spPr bwMode="auto">
                          <a:xfrm>
                            <a:off x="9241" y="5506"/>
                            <a:ext cx="1189" cy="1113"/>
                          </a:xfrm>
                          <a:prstGeom prst="flowChartDecision">
                            <a:avLst/>
                          </a:prstGeom>
                          <a:solidFill>
                            <a:srgbClr val="FFFFFF"/>
                          </a:solidFill>
                          <a:ln w="9525">
                            <a:solidFill>
                              <a:srgbClr val="000000"/>
                            </a:solidFill>
                            <a:miter lim="800000"/>
                            <a:headEnd/>
                            <a:tailEnd/>
                          </a:ln>
                        </wps:spPr>
                        <wps:txbx>
                          <w:txbxContent>
                            <w:p w14:paraId="1D57F1F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51EA9C0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0705F5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wps:txbx>
                        <wps:bodyPr rot="0" vert="horz" wrap="square" lIns="91440" tIns="45720" rIns="91440" bIns="45720" anchor="t" anchorCtr="0" upright="1">
                          <a:noAutofit/>
                        </wps:bodyPr>
                      </wps:wsp>
                      <wps:wsp>
                        <wps:cNvPr id="42339584" name="AutoShape 2034"/>
                        <wps:cNvSpPr>
                          <a:spLocks noChangeArrowheads="1"/>
                        </wps:cNvSpPr>
                        <wps:spPr bwMode="auto">
                          <a:xfrm>
                            <a:off x="11954" y="5503"/>
                            <a:ext cx="1124" cy="1145"/>
                          </a:xfrm>
                          <a:prstGeom prst="flowChartDecision">
                            <a:avLst/>
                          </a:prstGeom>
                          <a:solidFill>
                            <a:srgbClr val="FFFFFF"/>
                          </a:solidFill>
                          <a:ln w="9525">
                            <a:solidFill>
                              <a:srgbClr val="000000"/>
                            </a:solidFill>
                            <a:miter lim="800000"/>
                            <a:headEnd/>
                            <a:tailEnd/>
                          </a:ln>
                        </wps:spPr>
                        <wps:txbx>
                          <w:txbxContent>
                            <w:p w14:paraId="4218264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3814D6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284546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700 psi</w:t>
                              </w:r>
                            </w:p>
                          </w:txbxContent>
                        </wps:txbx>
                        <wps:bodyPr rot="0" vert="horz" wrap="square" lIns="91440" tIns="45720" rIns="91440" bIns="45720" anchor="t" anchorCtr="0" upright="1">
                          <a:noAutofit/>
                        </wps:bodyPr>
                      </wps:wsp>
                      <wps:wsp>
                        <wps:cNvPr id="1317592391" name="AutoShape 2035"/>
                        <wps:cNvSpPr>
                          <a:spLocks noChangeArrowheads="1"/>
                        </wps:cNvSpPr>
                        <wps:spPr bwMode="auto">
                          <a:xfrm>
                            <a:off x="14366" y="5518"/>
                            <a:ext cx="1180" cy="1144"/>
                          </a:xfrm>
                          <a:prstGeom prst="flowChartDecision">
                            <a:avLst/>
                          </a:prstGeom>
                          <a:solidFill>
                            <a:srgbClr val="FFFFFF"/>
                          </a:solidFill>
                          <a:ln w="9525">
                            <a:solidFill>
                              <a:srgbClr val="000000"/>
                            </a:solidFill>
                            <a:miter lim="800000"/>
                            <a:headEnd/>
                            <a:tailEnd/>
                          </a:ln>
                        </wps:spPr>
                        <wps:txbx>
                          <w:txbxContent>
                            <w:p w14:paraId="1877CAA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46A583D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56BEB00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800 psi</w:t>
                              </w:r>
                            </w:p>
                          </w:txbxContent>
                        </wps:txbx>
                        <wps:bodyPr rot="0" vert="horz" wrap="square" lIns="91440" tIns="45720" rIns="91440" bIns="45720" anchor="t" anchorCtr="0" upright="1">
                          <a:noAutofit/>
                        </wps:bodyPr>
                      </wps:wsp>
                      <wps:wsp>
                        <wps:cNvPr id="617622866" name="Text Box 2036"/>
                        <wps:cNvSpPr txBox="1">
                          <a:spLocks noChangeArrowheads="1"/>
                        </wps:cNvSpPr>
                        <wps:spPr bwMode="auto">
                          <a:xfrm>
                            <a:off x="13811" y="3921"/>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EC41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0F15D6D1"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926334097" name="Text Box 2037"/>
                        <wps:cNvSpPr txBox="1">
                          <a:spLocks noChangeArrowheads="1"/>
                        </wps:cNvSpPr>
                        <wps:spPr bwMode="auto">
                          <a:xfrm>
                            <a:off x="9923" y="3972"/>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F47B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538FF6F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497587659" name="Text Box 2038"/>
                        <wps:cNvSpPr txBox="1">
                          <a:spLocks noChangeArrowheads="1"/>
                        </wps:cNvSpPr>
                        <wps:spPr bwMode="auto">
                          <a:xfrm>
                            <a:off x="3456" y="4783"/>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A7B23"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58C2DFAE"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2106387846" name="Text Box 2039"/>
                        <wps:cNvSpPr txBox="1">
                          <a:spLocks noChangeArrowheads="1"/>
                        </wps:cNvSpPr>
                        <wps:spPr bwMode="auto">
                          <a:xfrm>
                            <a:off x="7152"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A422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537319751" name="Text Box 2040"/>
                        <wps:cNvSpPr txBox="1">
                          <a:spLocks noChangeArrowheads="1"/>
                        </wps:cNvSpPr>
                        <wps:spPr bwMode="auto">
                          <a:xfrm>
                            <a:off x="469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24071"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525504278" name="Text Box 2041"/>
                        <wps:cNvSpPr txBox="1">
                          <a:spLocks noChangeArrowheads="1"/>
                        </wps:cNvSpPr>
                        <wps:spPr bwMode="auto">
                          <a:xfrm>
                            <a:off x="2054"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B96D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758793685" name="Text Box 2042"/>
                        <wps:cNvSpPr txBox="1">
                          <a:spLocks noChangeArrowheads="1"/>
                        </wps:cNvSpPr>
                        <wps:spPr bwMode="auto">
                          <a:xfrm>
                            <a:off x="15250" y="55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11FA1"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935735589" name="Text Box 2043"/>
                        <wps:cNvSpPr txBox="1">
                          <a:spLocks noChangeArrowheads="1"/>
                        </wps:cNvSpPr>
                        <wps:spPr bwMode="auto">
                          <a:xfrm>
                            <a:off x="12767" y="555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8E20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782531089" name="Text Box 2044"/>
                        <wps:cNvSpPr txBox="1">
                          <a:spLocks noChangeArrowheads="1"/>
                        </wps:cNvSpPr>
                        <wps:spPr bwMode="auto">
                          <a:xfrm>
                            <a:off x="1012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7B61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789049788" name="Text Box 2045"/>
                        <wps:cNvSpPr txBox="1">
                          <a:spLocks noChangeArrowheads="1"/>
                        </wps:cNvSpPr>
                        <wps:spPr bwMode="auto">
                          <a:xfrm>
                            <a:off x="5703" y="3930"/>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AD39A"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6DD4B7EC"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425377066" name="Text Box 2046"/>
                        <wps:cNvSpPr txBox="1">
                          <a:spLocks noChangeArrowheads="1"/>
                        </wps:cNvSpPr>
                        <wps:spPr bwMode="auto">
                          <a:xfrm>
                            <a:off x="1878" y="3981"/>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CC27C"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280DFA7F"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43848956" name="Text Box 2047"/>
                        <wps:cNvSpPr txBox="1">
                          <a:spLocks noChangeArrowheads="1"/>
                        </wps:cNvSpPr>
                        <wps:spPr bwMode="auto">
                          <a:xfrm>
                            <a:off x="1563" y="638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5F22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232572112" name="Text Box 2048"/>
                        <wps:cNvSpPr txBox="1">
                          <a:spLocks noChangeArrowheads="1"/>
                        </wps:cNvSpPr>
                        <wps:spPr bwMode="auto">
                          <a:xfrm>
                            <a:off x="4201" y="6446"/>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11937"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961649367" name="Text Box 2049"/>
                        <wps:cNvSpPr txBox="1">
                          <a:spLocks noChangeArrowheads="1"/>
                        </wps:cNvSpPr>
                        <wps:spPr bwMode="auto">
                          <a:xfrm>
                            <a:off x="6709" y="635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86A4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382058358" name="Text Box 2050"/>
                        <wps:cNvSpPr txBox="1">
                          <a:spLocks noChangeArrowheads="1"/>
                        </wps:cNvSpPr>
                        <wps:spPr bwMode="auto">
                          <a:xfrm>
                            <a:off x="14729" y="636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83718"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2009291625" name="Text Box 2051"/>
                        <wps:cNvSpPr txBox="1">
                          <a:spLocks noChangeArrowheads="1"/>
                        </wps:cNvSpPr>
                        <wps:spPr bwMode="auto">
                          <a:xfrm>
                            <a:off x="12297" y="634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996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717162314" name="Text Box 2052"/>
                        <wps:cNvSpPr txBox="1">
                          <a:spLocks noChangeArrowheads="1"/>
                        </wps:cNvSpPr>
                        <wps:spPr bwMode="auto">
                          <a:xfrm>
                            <a:off x="9594" y="636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8362D"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382181254" name="AutoShape 2053"/>
                        <wps:cNvSpPr>
                          <a:spLocks noChangeArrowheads="1"/>
                        </wps:cNvSpPr>
                        <wps:spPr bwMode="auto">
                          <a:xfrm>
                            <a:off x="3633" y="6987"/>
                            <a:ext cx="1610" cy="759"/>
                          </a:xfrm>
                          <a:prstGeom prst="roundRect">
                            <a:avLst>
                              <a:gd name="adj" fmla="val 16667"/>
                            </a:avLst>
                          </a:prstGeom>
                          <a:solidFill>
                            <a:srgbClr val="FFFFFF"/>
                          </a:solidFill>
                          <a:ln w="9525">
                            <a:solidFill>
                              <a:srgbClr val="000000"/>
                            </a:solidFill>
                            <a:round/>
                            <a:headEnd/>
                            <a:tailEnd/>
                          </a:ln>
                        </wps:spPr>
                        <wps:txbx>
                          <w:txbxContent>
                            <w:p w14:paraId="3280D50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3794A3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F21875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495994409" name="AutoShape 2054"/>
                        <wps:cNvSpPr>
                          <a:spLocks noChangeArrowheads="1"/>
                        </wps:cNvSpPr>
                        <wps:spPr bwMode="auto">
                          <a:xfrm>
                            <a:off x="6090" y="6935"/>
                            <a:ext cx="1695" cy="773"/>
                          </a:xfrm>
                          <a:prstGeom prst="roundRect">
                            <a:avLst>
                              <a:gd name="adj" fmla="val 16667"/>
                            </a:avLst>
                          </a:prstGeom>
                          <a:solidFill>
                            <a:srgbClr val="FFFFFF"/>
                          </a:solidFill>
                          <a:ln w="9525">
                            <a:solidFill>
                              <a:srgbClr val="000000"/>
                            </a:solidFill>
                            <a:round/>
                            <a:headEnd/>
                            <a:tailEnd/>
                          </a:ln>
                        </wps:spPr>
                        <wps:txbx>
                          <w:txbxContent>
                            <w:p w14:paraId="626A183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B2FFBB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1AD8F12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326619830" name="AutoShape 2055"/>
                        <wps:cNvSpPr>
                          <a:spLocks noChangeArrowheads="1"/>
                        </wps:cNvSpPr>
                        <wps:spPr bwMode="auto">
                          <a:xfrm>
                            <a:off x="8919" y="6972"/>
                            <a:ext cx="1825" cy="773"/>
                          </a:xfrm>
                          <a:prstGeom prst="roundRect">
                            <a:avLst>
                              <a:gd name="adj" fmla="val 16667"/>
                            </a:avLst>
                          </a:prstGeom>
                          <a:solidFill>
                            <a:srgbClr val="FFFFFF"/>
                          </a:solidFill>
                          <a:ln w="9525">
                            <a:solidFill>
                              <a:srgbClr val="000000"/>
                            </a:solidFill>
                            <a:round/>
                            <a:headEnd/>
                            <a:tailEnd/>
                          </a:ln>
                        </wps:spPr>
                        <wps:txbx>
                          <w:txbxContent>
                            <w:p w14:paraId="673DF18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4E67756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720EB99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388548303" name="AutoShape 2056"/>
                        <wps:cNvSpPr>
                          <a:spLocks noChangeArrowheads="1"/>
                        </wps:cNvSpPr>
                        <wps:spPr bwMode="auto">
                          <a:xfrm>
                            <a:off x="11601" y="6980"/>
                            <a:ext cx="1825" cy="773"/>
                          </a:xfrm>
                          <a:prstGeom prst="roundRect">
                            <a:avLst>
                              <a:gd name="adj" fmla="val 16667"/>
                            </a:avLst>
                          </a:prstGeom>
                          <a:solidFill>
                            <a:srgbClr val="FFFFFF"/>
                          </a:solidFill>
                          <a:ln w="9525">
                            <a:solidFill>
                              <a:srgbClr val="000000"/>
                            </a:solidFill>
                            <a:round/>
                            <a:headEnd/>
                            <a:tailEnd/>
                          </a:ln>
                        </wps:spPr>
                        <wps:txbx>
                          <w:txbxContent>
                            <w:p w14:paraId="32DFDCA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1208CE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68C9F6B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249625643" name="AutoShape 2057"/>
                        <wps:cNvSpPr>
                          <a:spLocks noChangeArrowheads="1"/>
                        </wps:cNvSpPr>
                        <wps:spPr bwMode="auto">
                          <a:xfrm>
                            <a:off x="14058" y="6963"/>
                            <a:ext cx="1825" cy="773"/>
                          </a:xfrm>
                          <a:prstGeom prst="roundRect">
                            <a:avLst>
                              <a:gd name="adj" fmla="val 16667"/>
                            </a:avLst>
                          </a:prstGeom>
                          <a:solidFill>
                            <a:srgbClr val="FFFFFF"/>
                          </a:solidFill>
                          <a:ln w="9525">
                            <a:solidFill>
                              <a:srgbClr val="000000"/>
                            </a:solidFill>
                            <a:round/>
                            <a:headEnd/>
                            <a:tailEnd/>
                          </a:ln>
                        </wps:spPr>
                        <wps:txbx>
                          <w:txbxContent>
                            <w:p w14:paraId="42A6CDF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439528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7620DDC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555795796" name="Text Box 2058"/>
                        <wps:cNvSpPr txBox="1">
                          <a:spLocks noChangeArrowheads="1"/>
                        </wps:cNvSpPr>
                        <wps:spPr bwMode="auto">
                          <a:xfrm>
                            <a:off x="11516" y="4782"/>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0965B"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2B54F7D4"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5C990F" id="Group 1981" o:spid="_x0000_s1872" style="position:absolute;margin-left:-25.8pt;margin-top:-.35pt;width:769.35pt;height:381.25pt;z-index:252998656" coordorigin="924,1433" coordsize="15387,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">
                <v:shape id="AutoShape 1982" o:spid="_x0000_s1873" type="#_x0000_t32" style="position:absolute;left:16001;top:6087;width:0;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">
                  <v:stroke endarrow="block"/>
                </v:shape>
                <v:shape id="AutoShape 1983" o:spid="_x0000_s1874" type="#_x0000_t32" style="position:absolute;left:13531;top:6067;width:2;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">
                  <v:stroke endarrow="block"/>
                </v:shape>
                <v:oval id="Oval 1984" o:spid="_x0000_s1875" style="position:absolute;left:7700;top:1433;width:1854;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">
                  <v:textbox>
                    <w:txbxContent>
                      <w:p w14:paraId="0E709BC7" w14:textId="77777777" w:rsidR="00BF7F3C" w:rsidRPr="005D4A40" w:rsidRDefault="00BF7F3C" w:rsidP="007738DF">
                        <w:pPr>
                          <w:spacing w:line="240" w:lineRule="auto"/>
                          <w:ind w:left="0"/>
                          <w:jc w:val="center"/>
                          <w:rPr>
                            <w:rFonts w:ascii="Calibri" w:hAnsi="Calibri"/>
                            <w:b/>
                            <w:sz w:val="16"/>
                            <w:szCs w:val="16"/>
                          </w:rPr>
                        </w:pPr>
                        <w:r w:rsidRPr="005D4A40">
                          <w:rPr>
                            <w:rFonts w:ascii="Calibri" w:hAnsi="Calibri"/>
                            <w:b/>
                            <w:sz w:val="16"/>
                            <w:szCs w:val="16"/>
                          </w:rPr>
                          <w:t>Y-Pattern Globe Valve Size</w:t>
                        </w:r>
                      </w:p>
                      <w:p w14:paraId="1114DB5E" w14:textId="77777777" w:rsidR="00BF7F3C" w:rsidRPr="005D4A40" w:rsidRDefault="00BF7F3C" w:rsidP="007738DF">
                        <w:pPr>
                          <w:spacing w:before="0" w:line="240" w:lineRule="auto"/>
                          <w:ind w:left="0"/>
                          <w:jc w:val="center"/>
                          <w:rPr>
                            <w:rFonts w:ascii="Calibri" w:hAnsi="Calibri"/>
                            <w:b/>
                            <w:sz w:val="16"/>
                            <w:szCs w:val="16"/>
                          </w:rPr>
                        </w:pPr>
                        <w:r w:rsidRPr="005D4A40">
                          <w:rPr>
                            <w:rFonts w:ascii="Calibri" w:hAnsi="Calibri"/>
                            <w:b/>
                            <w:sz w:val="16"/>
                            <w:szCs w:val="16"/>
                          </w:rPr>
                          <w:t>3/4” to 1 1/2”</w:t>
                        </w:r>
                      </w:p>
                    </w:txbxContent>
                  </v:textbox>
                </v:oval>
                <v:shape id="AutoShape 1985" o:spid="_x0000_s1876" type="#_x0000_t110" style="position:absolute;left:7051;top:2847;width:3174;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">
                  <v:textbox>
                    <w:txbxContent>
                      <w:p w14:paraId="207472EE" w14:textId="77777777" w:rsidR="00BF7F3C" w:rsidRPr="005D4A40" w:rsidRDefault="00BF7F3C" w:rsidP="007738DF">
                        <w:pPr>
                          <w:spacing w:line="240" w:lineRule="auto"/>
                          <w:ind w:left="-142" w:right="-104"/>
                          <w:jc w:val="center"/>
                          <w:rPr>
                            <w:rFonts w:ascii="Calibri" w:hAnsi="Calibri"/>
                            <w:sz w:val="14"/>
                            <w:szCs w:val="14"/>
                          </w:rPr>
                        </w:pPr>
                        <w:r w:rsidRPr="005D4A40">
                          <w:rPr>
                            <w:rFonts w:ascii="Calibri" w:hAnsi="Calibri"/>
                            <w:sz w:val="14"/>
                            <w:szCs w:val="14"/>
                          </w:rPr>
                          <w:t>Does Y Pattern Valve have fully-guided non-rotating disc? See Note 1.</w:t>
                        </w:r>
                      </w:p>
                    </w:txbxContent>
                  </v:textbox>
                </v:shape>
                <v:roundrect id="AutoShape 1986" o:spid="_x0000_s1877" style="position:absolute;left:11087;top:3866;width:2762;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">
                  <v:textbox>
                    <w:txbxContent>
                      <w:p w14:paraId="2E5B4F0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7FF29B2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fully or double guided non-rotating discs|</w:t>
                        </w:r>
                      </w:p>
                    </w:txbxContent>
                  </v:textbox>
                </v:roundrect>
                <v:shape id="AutoShape 1987" o:spid="_x0000_s1878" type="#_x0000_t110" style="position:absolute;left:1221;top:5450;width:1171;height:1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">
                  <v:textbox>
                    <w:txbxContent>
                      <w:p w14:paraId="6B31DDD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7319AA6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AAAE49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v:textbox>
                </v:shape>
                <v:roundrect id="AutoShape 1988" o:spid="_x0000_s1879" style="position:absolute;left:3135;top:3892;width:2658;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">
                  <v:textbox>
                    <w:txbxContent>
                      <w:p w14:paraId="17C38DF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442AC52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Y-pattern single guided swivel discs|</w:t>
                        </w:r>
                      </w:p>
                    </w:txbxContent>
                  </v:textbox>
                </v:roundrect>
                <v:roundrect id="AutoShape 1989" o:spid="_x0000_s1880" style="position:absolute;left:924;top:6926;width:1725;height:7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">
                  <v:textbox>
                    <w:txbxContent>
                      <w:p w14:paraId="4B57D4C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0389B4E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54EDABA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ect id="Rectangle 1990" o:spid="_x0000_s1881" style="position:absolute;left:2936;top:8293;width:480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">
                  <v:textbox>
                    <w:txbxContent>
                      <w:p w14:paraId="52FCC46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v:textbox>
                </v:rect>
                <v:shape id="AutoShape 1991" o:spid="_x0000_s1882" type="#_x0000_t32" style="position:absolute;left:8630;top:254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">
                  <v:stroke endarrow="block"/>
                </v:shape>
                <v:shape id="AutoShape 1992" o:spid="_x0000_s1883" type="#_x0000_t32" style="position:absolute;left:4484;top:3553;width:25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">
                  <v:stroke endarrow="block"/>
                </v:shape>
                <v:shape id="AutoShape 1993" o:spid="_x0000_s1884" type="#_x0000_t32" style="position:absolute;left:4484;top:3551;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">
                  <v:stroke endarrow="block"/>
                </v:shape>
                <v:shape id="AutoShape 1994" o:spid="_x0000_s1885" type="#_x0000_t32" style="position:absolute;left:10225;top:3551;width:22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">
                  <v:stroke endarrow="block"/>
                </v:shape>
                <v:shape id="AutoShape 1995" o:spid="_x0000_s1886" type="#_x0000_t32" style="position:absolute;left:12470;top:3540;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">
                  <v:stroke endarrow="block"/>
                </v:shape>
                <v:shape id="AutoShape 1996" o:spid="_x0000_s1887" type="#_x0000_t32" style="position:absolute;left:1777;top:4343;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">
                  <v:stroke endarrow="block"/>
                </v:shape>
                <v:shape id="AutoShape 1997" o:spid="_x0000_s1888" type="#_x0000_t32" style="position:absolute;left:1794;top:4333;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">
                  <v:stroke endarrow="block"/>
                </v:shape>
                <v:shape id="AutoShape 1998" o:spid="_x0000_s1889" type="#_x0000_t32" style="position:absolute;left:5800;top:4294;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">
                  <v:stroke endarrow="block"/>
                </v:shape>
                <v:shape id="AutoShape 1999" o:spid="_x0000_s1890" type="#_x0000_t32" style="position:absolute;left:6922;top:4316;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">
                  <v:stroke endarrow="block"/>
                </v:shape>
                <v:shape id="AutoShape 2000" o:spid="_x0000_s1891" type="#_x0000_t32" style="position:absolute;left:4457;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">
                  <v:stroke endarrow="block"/>
                </v:shape>
                <v:shape id="AutoShape 2001" o:spid="_x0000_s1892" type="#_x0000_t32" style="position:absolute;left:9797;top:4367;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">
                  <v:stroke endarrow="block"/>
                </v:shape>
                <v:shape id="AutoShape 2002" o:spid="_x0000_s1893" type="#_x0000_t32" style="position:absolute;left:13853;top:4283;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">
                  <v:stroke endarrow="block"/>
                </v:shape>
                <v:shape id="AutoShape 2003" o:spid="_x0000_s1894" type="#_x0000_t32" style="position:absolute;left:9831;top:4362;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">
                  <v:stroke endarrow="block"/>
                </v:shape>
                <v:shape id="AutoShape 2004" o:spid="_x0000_s1895" type="#_x0000_t32" style="position:absolute;left:14967;top:4265;width:0;height:1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">
                  <v:stroke endarrow="block"/>
                </v:shape>
                <v:shape id="AutoShape 2005" o:spid="_x0000_s1896" type="#_x0000_t32" style="position:absolute;left:9830;top:6629;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">
                  <v:stroke endarrow="block"/>
                </v:shape>
                <v:shape id="AutoShape 2006" o:spid="_x0000_s1897" type="#_x0000_t32" style="position:absolute;left:12512;top:6637;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">
                  <v:stroke endarrow="block"/>
                </v:shape>
                <v:shape id="AutoShape 2007" o:spid="_x0000_s1898" type="#_x0000_t32" style="position:absolute;left:14954;top:6651;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">
                  <v:stroke endarrow="block"/>
                </v:shape>
                <v:shape id="AutoShape 2008" o:spid="_x0000_s1899" type="#_x0000_t32" style="position:absolute;left:2392;top:6020;width:34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">
                  <v:stroke endarrow="block"/>
                </v:shape>
                <v:shape id="AutoShape 2009" o:spid="_x0000_s1900" type="#_x0000_t32" style="position:absolute;left:2734;top:6018;width:0;height:19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">
                  <v:stroke endarrow="block"/>
                </v:shape>
                <v:shape id="AutoShape 2010" o:spid="_x0000_s1901" type="#_x0000_t32" style="position:absolute;left:2692;top:8002;width:2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">
                  <v:stroke endarrow="block"/>
                </v:shape>
                <v:shape id="AutoShape 2011" o:spid="_x0000_s1902" type="#_x0000_t32" style="position:absolute;left:5351;top:8003;width:24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">
                  <v:stroke endarrow="block"/>
                </v:shape>
                <v:shape id="AutoShape 2012" o:spid="_x0000_s1903" type="#_x0000_t32" style="position:absolute;left:7529;top:6018;width:3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">
                  <v:stroke endarrow="block"/>
                </v:shape>
                <v:shape id="AutoShape 2013" o:spid="_x0000_s1904" type="#_x0000_t32" style="position:absolute;left:5039;top:6087;width:3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">
                  <v:stroke endarrow="block"/>
                </v:shape>
                <v:shape id="AutoShape 2014" o:spid="_x0000_s1905" type="#_x0000_t32" style="position:absolute;left:10891;top:608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">
                  <v:stroke endarrow="block"/>
                </v:shape>
                <v:shape id="AutoShape 2015" o:spid="_x0000_s1906" type="#_x0000_t32" style="position:absolute;left:10437;top:606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">
                  <v:stroke endarrow="block"/>
                </v:shape>
                <v:shape id="AutoShape 2016" o:spid="_x0000_s1907" type="#_x0000_t32" style="position:absolute;left:10891;top:7981;width:2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">
                  <v:stroke endarrow="block"/>
                </v:shape>
                <v:shape id="AutoShape 2017" o:spid="_x0000_s1908" type="#_x0000_t32" style="position:absolute;left:13527;top:7981;width:246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">
                  <v:stroke endarrow="block"/>
                </v:shape>
                <v:shape id="AutoShape 2018" o:spid="_x0000_s1909" type="#_x0000_t32" style="position:absolute;left:15547;top:6090;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">
                  <v:stroke endarrow="block"/>
                </v:shape>
                <v:shape id="AutoShape 2019" o:spid="_x0000_s1910" type="#_x0000_t32" style="position:absolute;left:13077;top:6071;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">
                  <v:stroke endarrow="block"/>
                </v:shape>
                <v:shape id="AutoShape 2020" o:spid="_x0000_s1911" type="#_x0000_t32" style="position:absolute;left:13540;top:797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">
                  <v:stroke endarrow="block"/>
                </v:shape>
                <v:rect id="Rectangle 2021" o:spid="_x0000_s1912" style="position:absolute;left:11223;top:8256;width:4792;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">
                  <v:textbox>
                    <w:txbxContent>
                      <w:p w14:paraId="13D3AB3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v:textbox>
                </v:rect>
                <v:shape id="AutoShape 2022" o:spid="_x0000_s1913" type="#_x0000_t32" style="position:absolute;left:5351;top:6087;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">
                  <v:stroke endarrow="block"/>
                </v:shape>
                <v:shape id="AutoShape 2023" o:spid="_x0000_s1914" type="#_x0000_t32" style="position:absolute;left:7875;top:6002;width:1;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">
                  <v:stroke endarrow="block"/>
                </v:shape>
                <v:shape id="AutoShape 2024" o:spid="_x0000_s1915" type="#_x0000_t32" style="position:absolute;left:5334;top:8007;width:0;height: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">
                  <v:stroke endarrow="block"/>
                </v:shape>
                <v:shape id="AutoShape 2025" o:spid="_x0000_s1916" type="#_x0000_t32" style="position:absolute;left:6922;top:6602;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">
                  <v:stroke endarrow="block"/>
                </v:shape>
                <v:shape id="AutoShape 2026" o:spid="_x0000_s1917" type="#_x0000_t32" style="position:absolute;left:4440;top:668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">
                  <v:stroke endarrow="block"/>
                </v:shape>
                <v:shape id="AutoShape 2027" o:spid="_x0000_s1918" type="#_x0000_t32" style="position:absolute;left:1793;top:6653;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">
                  <v:stroke endarrow="block"/>
                </v:shape>
                <v:shape id="Text Box 2028" o:spid="_x0000_s1919" type="#_x0000_t202" style="position:absolute;left:9904;top:294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" filled="f" stroked="f">
                  <v:textbox>
                    <w:txbxContent>
                      <w:p w14:paraId="535B3B07"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029" o:spid="_x0000_s1920" type="#_x0000_t202" style="position:absolute;left:6406;top:29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" filled="f" stroked="f">
                  <v:textbox>
                    <w:txbxContent>
                      <w:p w14:paraId="54875F3A"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AutoShape 2030" o:spid="_x0000_s1921" type="#_x0000_t32" style="position:absolute;left:12513;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">
                  <v:stroke endarrow="block"/>
                </v:shape>
                <v:shape id="AutoShape 2031" o:spid="_x0000_s1922" type="#_x0000_t110" style="position:absolute;left:3850;top:5519;width:11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">
                  <v:textbox>
                    <w:txbxContent>
                      <w:p w14:paraId="54393D5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2F2D89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296C1C9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v:textbox>
                </v:shape>
                <v:shape id="AutoShape 2032" o:spid="_x0000_s1923" type="#_x0000_t110" style="position:absolute;left:6321;top:5452;width:1214;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">
                  <v:textbox>
                    <w:txbxContent>
                      <w:p w14:paraId="6652BD8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0F3D2A6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891574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700 psi</w:t>
                        </w:r>
                      </w:p>
                    </w:txbxContent>
                  </v:textbox>
                </v:shape>
                <v:shape id="AutoShape 2033" o:spid="_x0000_s1924" type="#_x0000_t110" style="position:absolute;left:9241;top:5506;width:1189;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">
                  <v:textbox>
                    <w:txbxContent>
                      <w:p w14:paraId="1D57F1F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51EA9C0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0705F5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v:textbox>
                </v:shape>
                <v:shape id="AutoShape 2034" o:spid="_x0000_s1925" type="#_x0000_t110" style="position:absolute;left:11954;top:5503;width:1124;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">
                  <v:textbox>
                    <w:txbxContent>
                      <w:p w14:paraId="4218264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3814D6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284546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700 psi</w:t>
                        </w:r>
                      </w:p>
                    </w:txbxContent>
                  </v:textbox>
                </v:shape>
                <v:shape id="AutoShape 2035" o:spid="_x0000_s1926" type="#_x0000_t110" style="position:absolute;left:14366;top:5518;width:1180;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">
                  <v:textbox>
                    <w:txbxContent>
                      <w:p w14:paraId="1877CAA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46A583D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56BEB00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800 psi</w:t>
                        </w:r>
                      </w:p>
                    </w:txbxContent>
                  </v:textbox>
                </v:shape>
                <v:shape id="Text Box 2036" o:spid="_x0000_s1927" type="#_x0000_t202" style="position:absolute;left:13811;top:3921;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" filled="f" stroked="f">
                  <v:textbox>
                    <w:txbxContent>
                      <w:p w14:paraId="3ADEC41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0F15D6D1"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037" o:spid="_x0000_s1928" type="#_x0000_t202" style="position:absolute;left:9923;top:3972;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" filled="f" stroked="f">
                  <v:textbox>
                    <w:txbxContent>
                      <w:p w14:paraId="229F47B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538FF6F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038" o:spid="_x0000_s1929" type="#_x0000_t202" style="position:absolute;left:3456;top:4783;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" filled="f" stroked="f">
                  <v:textbox>
                    <w:txbxContent>
                      <w:p w14:paraId="602A7B23"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58C2DFAE"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v:textbox>
                </v:shape>
                <v:shape id="Text Box 2039" o:spid="_x0000_s1930" type="#_x0000_t202" style="position:absolute;left:7152;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" filled="f" stroked="f">
                  <v:textbox>
                    <w:txbxContent>
                      <w:p w14:paraId="319A422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040" o:spid="_x0000_s1931" type="#_x0000_t202" style="position:absolute;left:469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" filled="f" stroked="f">
                  <v:textbox>
                    <w:txbxContent>
                      <w:p w14:paraId="54B24071"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041" o:spid="_x0000_s1932" type="#_x0000_t202" style="position:absolute;left:2054;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" filled="f" stroked="f">
                  <v:textbox>
                    <w:txbxContent>
                      <w:p w14:paraId="3DDB96D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042" o:spid="_x0000_s1933" type="#_x0000_t202" style="position:absolute;left:15250;top:55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" filled="f" stroked="f">
                  <v:textbox>
                    <w:txbxContent>
                      <w:p w14:paraId="50211FA1"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043" o:spid="_x0000_s1934" type="#_x0000_t202" style="position:absolute;left:12767;top:555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" filled="f" stroked="f">
                  <v:textbox>
                    <w:txbxContent>
                      <w:p w14:paraId="74D8E20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044" o:spid="_x0000_s1935" type="#_x0000_t202" style="position:absolute;left:1012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" filled="f" stroked="f">
                  <v:textbox>
                    <w:txbxContent>
                      <w:p w14:paraId="2517B61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045" o:spid="_x0000_s1936" type="#_x0000_t202" style="position:absolute;left:5703;top:3930;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" filled="f" stroked="f">
                  <v:textbox>
                    <w:txbxContent>
                      <w:p w14:paraId="6A3AD39A"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6DD4B7EC"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046" o:spid="_x0000_s1937" type="#_x0000_t202" style="position:absolute;left:1878;top:3981;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" filled="f" stroked="f">
                  <v:textbox>
                    <w:txbxContent>
                      <w:p w14:paraId="798CC27C"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280DFA7F"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047" o:spid="_x0000_s1938" type="#_x0000_t202" style="position:absolute;left:1563;top:638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" filled="f" stroked="f">
                  <v:textbox>
                    <w:txbxContent>
                      <w:p w14:paraId="78B5F22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048" o:spid="_x0000_s1939" type="#_x0000_t202" style="position:absolute;left:4201;top:6446;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" filled="f" stroked="f">
                  <v:textbox>
                    <w:txbxContent>
                      <w:p w14:paraId="5E811937"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049" o:spid="_x0000_s1940" type="#_x0000_t202" style="position:absolute;left:6709;top:635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" filled="f" stroked="f">
                  <v:textbox>
                    <w:txbxContent>
                      <w:p w14:paraId="3F786A4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050" o:spid="_x0000_s1941" type="#_x0000_t202" style="position:absolute;left:14729;top:636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" filled="f" stroked="f">
                  <v:textbox>
                    <w:txbxContent>
                      <w:p w14:paraId="4C883718"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051" o:spid="_x0000_s1942" type="#_x0000_t202" style="position:absolute;left:12297;top:634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" filled="f" stroked="f">
                  <v:textbox>
                    <w:txbxContent>
                      <w:p w14:paraId="1184996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052" o:spid="_x0000_s1943" type="#_x0000_t202" style="position:absolute;left:9594;top:636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" filled="f" stroked="f">
                  <v:textbox>
                    <w:txbxContent>
                      <w:p w14:paraId="6C68362D"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roundrect id="AutoShape 2053" o:spid="_x0000_s1944" style="position:absolute;left:3633;top:6987;width:1610;height:7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">
                  <v:textbox>
                    <w:txbxContent>
                      <w:p w14:paraId="3280D50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3794A3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F21875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054" o:spid="_x0000_s1945" style="position:absolute;left:6090;top:6935;width:169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">
                  <v:textbox>
                    <w:txbxContent>
                      <w:p w14:paraId="626A183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B2FFBB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1AD8F12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055" o:spid="_x0000_s1946" style="position:absolute;left:8919;top:6972;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">
                  <v:textbox>
                    <w:txbxContent>
                      <w:p w14:paraId="673DF18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4E67756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720EB99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056" o:spid="_x0000_s1947" style="position:absolute;left:11601;top:6980;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">
                  <v:textbox>
                    <w:txbxContent>
                      <w:p w14:paraId="32DFDCA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1208CE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68C9F6B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057" o:spid="_x0000_s1948" style="position:absolute;left:14058;top:6963;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">
                  <v:textbox>
                    <w:txbxContent>
                      <w:p w14:paraId="42A6CDF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439528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7620DDC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shape id="Text Box 2058" o:spid="_x0000_s1949" type="#_x0000_t202" style="position:absolute;left:11516;top:4782;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" filled="f" stroked="f">
                  <v:textbox>
                    <w:txbxContent>
                      <w:p w14:paraId="44C0965B"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2B54F7D4"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v:textbox>
                </v:shape>
              </v:group>
            </w:pict>
          </mc:Fallback>
        </mc:AlternateContent>
      </w:r>
    </w:p>
    <w:p w14:paraId="7FA6542C" w14:textId="77777777" w:rsidR="007738DF" w:rsidRDefault="007738DF" w:rsidP="007738DF">
      <w:pPr>
        <w:pStyle w:val="ListParagraph"/>
        <w:spacing w:after="0" w:line="240" w:lineRule="auto"/>
        <w:ind w:left="360"/>
      </w:pPr>
      <w:r>
        <w:rPr>
          <w:b/>
        </w:rPr>
        <w:t>Figure D-6:</w:t>
      </w:r>
      <w:r>
        <w:t xml:space="preserve"> Rule of Thumb Guide for Y-Pattern Globe Valves</w:t>
      </w:r>
    </w:p>
    <w:p w14:paraId="2AF8106D" w14:textId="77777777" w:rsidR="007738DF" w:rsidRDefault="007738DF" w:rsidP="007738DF">
      <w:pPr>
        <w:pStyle w:val="ListParagraph"/>
        <w:spacing w:after="0" w:line="240" w:lineRule="auto"/>
        <w:ind w:left="1080" w:firstLine="360"/>
      </w:pPr>
      <w:r>
        <w:rPr>
          <w:b/>
        </w:rPr>
        <w:t xml:space="preserve"> : </w:t>
      </w:r>
      <w:r>
        <w:t>Size 3/4” to 1-1/2”</w:t>
      </w:r>
    </w:p>
    <w:p w14:paraId="099AE391" w14:textId="77777777" w:rsidR="007738DF" w:rsidRDefault="007738DF" w:rsidP="007738DF">
      <w:pPr>
        <w:pStyle w:val="ListParagraph"/>
        <w:spacing w:after="0" w:line="240" w:lineRule="auto"/>
        <w:ind w:left="360"/>
        <w:rPr>
          <w:rFonts w:ascii="Calibri" w:hAnsi="Calibri"/>
          <w:sz w:val="14"/>
          <w:szCs w:val="14"/>
        </w:rPr>
      </w:pPr>
    </w:p>
    <w:p w14:paraId="1618ED79" w14:textId="77777777" w:rsidR="007738DF" w:rsidRDefault="007738DF" w:rsidP="007738DF">
      <w:pPr>
        <w:pStyle w:val="ListParagraph"/>
        <w:spacing w:after="0" w:line="240" w:lineRule="auto"/>
        <w:ind w:left="360"/>
      </w:pPr>
    </w:p>
    <w:p w14:paraId="555AEC7C" w14:textId="77777777" w:rsidR="007738DF" w:rsidRDefault="007738DF" w:rsidP="007738DF">
      <w:pPr>
        <w:pStyle w:val="ListParagraph"/>
        <w:spacing w:after="0" w:line="240" w:lineRule="auto"/>
        <w:ind w:left="360"/>
        <w:rPr>
          <w:b/>
        </w:rPr>
      </w:pPr>
    </w:p>
    <w:p w14:paraId="1C2F2D5C" w14:textId="77777777" w:rsidR="007738DF" w:rsidRDefault="007738DF" w:rsidP="007738DF">
      <w:pPr>
        <w:pStyle w:val="ListParagraph"/>
        <w:spacing w:after="0" w:line="240" w:lineRule="auto"/>
        <w:ind w:left="360"/>
        <w:rPr>
          <w:b/>
        </w:rPr>
      </w:pPr>
    </w:p>
    <w:p w14:paraId="58EBF3DE" w14:textId="77777777" w:rsidR="007738DF" w:rsidRDefault="007738DF" w:rsidP="007738DF">
      <w:pPr>
        <w:pStyle w:val="ListParagraph"/>
        <w:spacing w:after="0" w:line="240" w:lineRule="auto"/>
        <w:ind w:left="360"/>
        <w:rPr>
          <w:b/>
        </w:rPr>
      </w:pPr>
    </w:p>
    <w:p w14:paraId="6EF7767E" w14:textId="77777777" w:rsidR="007738DF" w:rsidRDefault="007738DF" w:rsidP="007738DF">
      <w:pPr>
        <w:pStyle w:val="ListParagraph"/>
        <w:spacing w:after="0" w:line="240" w:lineRule="auto"/>
        <w:ind w:left="360"/>
        <w:rPr>
          <w:b/>
        </w:rPr>
      </w:pPr>
    </w:p>
    <w:p w14:paraId="2689C0BA" w14:textId="77777777" w:rsidR="007738DF" w:rsidRDefault="007738DF" w:rsidP="007738DF">
      <w:pPr>
        <w:pStyle w:val="ListParagraph"/>
        <w:spacing w:after="0" w:line="240" w:lineRule="auto"/>
        <w:ind w:left="360"/>
        <w:rPr>
          <w:b/>
        </w:rPr>
      </w:pPr>
    </w:p>
    <w:p w14:paraId="0DB36A47" w14:textId="77777777" w:rsidR="007738DF" w:rsidRDefault="007738DF" w:rsidP="007738DF">
      <w:pPr>
        <w:pStyle w:val="ListParagraph"/>
        <w:spacing w:after="0" w:line="240" w:lineRule="auto"/>
        <w:ind w:left="360"/>
        <w:rPr>
          <w:b/>
        </w:rPr>
      </w:pPr>
    </w:p>
    <w:p w14:paraId="3700DCF1" w14:textId="77777777" w:rsidR="007738DF" w:rsidRDefault="007738DF" w:rsidP="007738DF">
      <w:pPr>
        <w:pStyle w:val="ListParagraph"/>
        <w:spacing w:after="0" w:line="240" w:lineRule="auto"/>
        <w:ind w:left="360"/>
        <w:rPr>
          <w:b/>
        </w:rPr>
      </w:pPr>
    </w:p>
    <w:p w14:paraId="3728D767" w14:textId="77777777" w:rsidR="007738DF" w:rsidRDefault="007738DF" w:rsidP="007738DF">
      <w:pPr>
        <w:pStyle w:val="ListParagraph"/>
        <w:spacing w:after="0" w:line="240" w:lineRule="auto"/>
        <w:ind w:left="360"/>
        <w:rPr>
          <w:b/>
        </w:rPr>
      </w:pPr>
    </w:p>
    <w:p w14:paraId="34DC59B1" w14:textId="77777777" w:rsidR="007738DF" w:rsidRDefault="007738DF" w:rsidP="007738DF">
      <w:pPr>
        <w:pStyle w:val="ListParagraph"/>
        <w:spacing w:after="0" w:line="240" w:lineRule="auto"/>
        <w:ind w:left="360"/>
        <w:rPr>
          <w:b/>
        </w:rPr>
      </w:pPr>
    </w:p>
    <w:p w14:paraId="0469BBE3" w14:textId="77777777" w:rsidR="007738DF" w:rsidRDefault="007738DF" w:rsidP="007738DF">
      <w:pPr>
        <w:pStyle w:val="ListParagraph"/>
        <w:spacing w:after="0" w:line="240" w:lineRule="auto"/>
        <w:ind w:left="360"/>
        <w:rPr>
          <w:b/>
        </w:rPr>
      </w:pPr>
    </w:p>
    <w:p w14:paraId="6759AC1C" w14:textId="77777777" w:rsidR="007738DF" w:rsidRDefault="007738DF" w:rsidP="007738DF">
      <w:pPr>
        <w:pStyle w:val="ListParagraph"/>
        <w:spacing w:after="0" w:line="240" w:lineRule="auto"/>
        <w:ind w:left="360"/>
        <w:rPr>
          <w:b/>
        </w:rPr>
      </w:pPr>
    </w:p>
    <w:p w14:paraId="762C944C" w14:textId="77777777" w:rsidR="007738DF" w:rsidRDefault="007738DF" w:rsidP="007738DF">
      <w:pPr>
        <w:pStyle w:val="ListParagraph"/>
        <w:spacing w:after="0" w:line="240" w:lineRule="auto"/>
        <w:ind w:left="360"/>
        <w:rPr>
          <w:b/>
        </w:rPr>
      </w:pPr>
    </w:p>
    <w:p w14:paraId="2742178E" w14:textId="77777777" w:rsidR="007738DF" w:rsidRDefault="007738DF" w:rsidP="007738DF">
      <w:pPr>
        <w:pStyle w:val="ListParagraph"/>
        <w:spacing w:after="0" w:line="240" w:lineRule="auto"/>
        <w:ind w:left="360"/>
        <w:rPr>
          <w:b/>
        </w:rPr>
      </w:pPr>
    </w:p>
    <w:p w14:paraId="2D8E6473" w14:textId="77777777" w:rsidR="007738DF" w:rsidRDefault="007738DF" w:rsidP="007738DF">
      <w:pPr>
        <w:pStyle w:val="ListParagraph"/>
        <w:spacing w:after="0" w:line="240" w:lineRule="auto"/>
        <w:ind w:left="360"/>
        <w:rPr>
          <w:b/>
        </w:rPr>
      </w:pPr>
    </w:p>
    <w:p w14:paraId="4AB05CA7" w14:textId="77777777" w:rsidR="007738DF" w:rsidRDefault="007738DF" w:rsidP="007738DF">
      <w:pPr>
        <w:pStyle w:val="ListParagraph"/>
        <w:spacing w:after="0" w:line="240" w:lineRule="auto"/>
        <w:ind w:left="360"/>
        <w:rPr>
          <w:b/>
        </w:rPr>
      </w:pPr>
    </w:p>
    <w:p w14:paraId="6ADF5A71" w14:textId="77777777" w:rsidR="007738DF" w:rsidRDefault="007738DF" w:rsidP="007738DF">
      <w:pPr>
        <w:pStyle w:val="ListParagraph"/>
        <w:spacing w:after="0" w:line="240" w:lineRule="auto"/>
        <w:ind w:left="360"/>
        <w:rPr>
          <w:b/>
        </w:rPr>
      </w:pPr>
    </w:p>
    <w:p w14:paraId="159D90D9" w14:textId="77777777" w:rsidR="007738DF" w:rsidRDefault="007738DF" w:rsidP="007738DF">
      <w:pPr>
        <w:pStyle w:val="ListParagraph"/>
        <w:spacing w:after="0" w:line="240" w:lineRule="auto"/>
        <w:ind w:left="360"/>
        <w:rPr>
          <w:b/>
        </w:rPr>
      </w:pPr>
    </w:p>
    <w:p w14:paraId="58CA889B" w14:textId="77777777" w:rsidR="007738DF" w:rsidRDefault="007738DF" w:rsidP="007738DF">
      <w:pPr>
        <w:pStyle w:val="ListParagraph"/>
        <w:spacing w:after="0" w:line="240" w:lineRule="auto"/>
        <w:ind w:left="360"/>
        <w:rPr>
          <w:b/>
        </w:rPr>
      </w:pPr>
    </w:p>
    <w:p w14:paraId="6CE78FDA" w14:textId="77777777" w:rsidR="007738DF" w:rsidRDefault="007738DF" w:rsidP="007738DF">
      <w:pPr>
        <w:pStyle w:val="ListParagraph"/>
        <w:spacing w:after="0" w:line="240" w:lineRule="auto"/>
        <w:ind w:left="360"/>
        <w:rPr>
          <w:b/>
        </w:rPr>
      </w:pPr>
    </w:p>
    <w:p w14:paraId="0A868D78" w14:textId="77777777" w:rsidR="007738DF" w:rsidRDefault="007738DF" w:rsidP="007738DF">
      <w:pPr>
        <w:pStyle w:val="ListParagraph"/>
        <w:spacing w:after="0" w:line="240" w:lineRule="auto"/>
        <w:ind w:left="360"/>
        <w:rPr>
          <w:b/>
        </w:rPr>
      </w:pPr>
    </w:p>
    <w:p w14:paraId="66EDDE07" w14:textId="77777777" w:rsidR="007738DF" w:rsidRDefault="007738DF" w:rsidP="007738DF">
      <w:pPr>
        <w:pStyle w:val="ListParagraph"/>
        <w:spacing w:after="0" w:line="240" w:lineRule="auto"/>
        <w:ind w:left="360"/>
        <w:rPr>
          <w:b/>
        </w:rPr>
      </w:pPr>
    </w:p>
    <w:p w14:paraId="4E6B9D8A" w14:textId="77777777" w:rsidR="007738DF" w:rsidRDefault="007738DF" w:rsidP="007738DF">
      <w:pPr>
        <w:pStyle w:val="ListParagraph"/>
        <w:spacing w:after="0" w:line="240" w:lineRule="auto"/>
        <w:ind w:left="360"/>
        <w:rPr>
          <w:b/>
        </w:rPr>
      </w:pPr>
    </w:p>
    <w:p w14:paraId="11879FA9" w14:textId="77777777" w:rsidR="007738DF" w:rsidRDefault="007738DF" w:rsidP="007738DF">
      <w:pPr>
        <w:pStyle w:val="ListParagraph"/>
        <w:spacing w:after="0" w:line="240" w:lineRule="auto"/>
        <w:ind w:left="360"/>
        <w:rPr>
          <w:b/>
        </w:rPr>
      </w:pPr>
    </w:p>
    <w:p w14:paraId="1B04D8C9" w14:textId="77777777" w:rsidR="007738DF" w:rsidRDefault="007738DF" w:rsidP="007738DF">
      <w:pPr>
        <w:pStyle w:val="ListParagraph"/>
        <w:spacing w:after="0" w:line="240" w:lineRule="auto"/>
        <w:ind w:left="360"/>
        <w:rPr>
          <w:b/>
        </w:rPr>
      </w:pPr>
    </w:p>
    <w:p w14:paraId="23FD47F3" w14:textId="77777777" w:rsidR="007738DF" w:rsidRDefault="007738DF" w:rsidP="007738DF">
      <w:pPr>
        <w:pStyle w:val="ListParagraph"/>
        <w:spacing w:after="0" w:line="240" w:lineRule="auto"/>
        <w:ind w:left="360"/>
        <w:rPr>
          <w:b/>
        </w:rPr>
      </w:pPr>
    </w:p>
    <w:p w14:paraId="021ABD4F" w14:textId="77777777" w:rsidR="007738DF" w:rsidRDefault="007738DF" w:rsidP="007738DF">
      <w:pPr>
        <w:ind w:left="0"/>
        <w:rPr>
          <w:rFonts w:ascii="Calibri" w:hAnsi="Calibri"/>
          <w:sz w:val="16"/>
          <w:szCs w:val="16"/>
          <w:lang w:val="en-GB"/>
        </w:rPr>
      </w:pPr>
      <w:r>
        <w:rPr>
          <w:rFonts w:ascii="Calibri" w:hAnsi="Calibri"/>
          <w:sz w:val="16"/>
          <w:szCs w:val="16"/>
          <w:lang w:val="en-GB"/>
        </w:rPr>
        <w:t>Notes</w:t>
      </w:r>
    </w:p>
    <w:p w14:paraId="56DD412F" w14:textId="77777777" w:rsidR="007738DF" w:rsidRDefault="007738DF" w:rsidP="007738DF">
      <w:pPr>
        <w:pStyle w:val="ListParagraph"/>
        <w:numPr>
          <w:ilvl w:val="0"/>
          <w:numId w:val="64"/>
        </w:numPr>
        <w:spacing w:after="0" w:line="240" w:lineRule="auto"/>
        <w:rPr>
          <w:rFonts w:ascii="Calibri" w:hAnsi="Calibri"/>
          <w:sz w:val="16"/>
          <w:szCs w:val="16"/>
        </w:rPr>
      </w:pPr>
      <w:r>
        <w:rPr>
          <w:rFonts w:ascii="Calibri" w:hAnsi="Calibri"/>
          <w:sz w:val="16"/>
          <w:szCs w:val="16"/>
        </w:rPr>
        <w:t>Y-Pattern globe valves generally have guided swivel discs in a cage type body design.  The disc is guided in the cage at a single location near the stem.</w:t>
      </w:r>
    </w:p>
    <w:p w14:paraId="011A9ED8" w14:textId="77777777" w:rsidR="007738DF" w:rsidRDefault="007738DF" w:rsidP="007738DF">
      <w:pPr>
        <w:pStyle w:val="ListParagraph"/>
        <w:spacing w:after="0" w:line="240" w:lineRule="auto"/>
        <w:ind w:left="360"/>
        <w:rPr>
          <w:ins w:id="6128" w:author="Olzhasbek Zhunisbayev" w:date="2023-10-06T15:36:00Z"/>
          <w:rFonts w:ascii="Calibri" w:hAnsi="Calibri"/>
          <w:sz w:val="16"/>
          <w:szCs w:val="16"/>
        </w:rPr>
      </w:pPr>
      <w:r>
        <w:rPr>
          <w:rFonts w:ascii="Calibri" w:hAnsi="Calibri"/>
          <w:sz w:val="16"/>
          <w:szCs w:val="16"/>
        </w:rPr>
        <w:t>Some manufacturers make a fully guided or guided in two locations, non-rotating disc which the most resistant design to prevent disc and stem vibration.  It is important to identify which disc design exists in the valve being evaluated.  If not know assume a single guided swivel disc in a cage type body design and determine if further evaluation is required.</w:t>
      </w:r>
    </w:p>
    <w:p w14:paraId="710BE96A" w14:textId="402C87CB" w:rsidR="00AD7D74" w:rsidRPr="00AD7D74" w:rsidRDefault="005B749C">
      <w:pPr>
        <w:pStyle w:val="ListParagraph"/>
        <w:numPr>
          <w:ilvl w:val="0"/>
          <w:numId w:val="64"/>
        </w:numPr>
        <w:spacing w:after="0" w:line="240" w:lineRule="auto"/>
        <w:rPr>
          <w:rFonts w:ascii="Calibri" w:hAnsi="Calibri"/>
          <w:sz w:val="16"/>
          <w:szCs w:val="16"/>
          <w:lang w:val="en-US"/>
          <w:rPrChange w:id="6129" w:author="Olzhasbek Zhunisbayev" w:date="2023-10-06T15:36:00Z">
            <w:rPr>
              <w:rFonts w:ascii="Calibri" w:hAnsi="Calibri"/>
              <w:sz w:val="16"/>
              <w:szCs w:val="16"/>
              <w:lang w:val="kk-KZ"/>
            </w:rPr>
          </w:rPrChange>
        </w:rPr>
        <w:pPrChange w:id="6130" w:author="Olzhasbek Zhunisbayev" w:date="2023-10-06T15:36:00Z">
          <w:pPr>
            <w:pStyle w:val="ListParagraph"/>
            <w:spacing w:after="0" w:line="240" w:lineRule="auto"/>
            <w:ind w:left="360"/>
          </w:pPr>
        </w:pPrChange>
      </w:pPr>
      <w:ins w:id="6131" w:author="Olzhasbek Zhunisbayev" w:date="2023-10-06T15:36:00Z">
        <w:r>
          <w:rPr>
            <w:rFonts w:ascii="Calibri" w:hAnsi="Calibri"/>
            <w:sz w:val="16"/>
            <w:szCs w:val="16"/>
            <w:lang w:val="en-US"/>
          </w:rPr>
          <w:t>Consult with Valve Manufacturer in high Delta P se</w:t>
        </w:r>
      </w:ins>
      <w:ins w:id="6132" w:author="Olzhasbek Zhunisbayev" w:date="2023-10-06T15:37:00Z">
        <w:r>
          <w:rPr>
            <w:rFonts w:ascii="Calibri" w:hAnsi="Calibri"/>
            <w:sz w:val="16"/>
            <w:szCs w:val="16"/>
            <w:lang w:val="en-US"/>
          </w:rPr>
          <w:t>rvice the necessity for full stellite trim to mitigate erosion concerns.</w:t>
        </w:r>
      </w:ins>
    </w:p>
    <w:p w14:paraId="754C64C3" w14:textId="77777777" w:rsidR="007738DF" w:rsidRDefault="007738DF" w:rsidP="007738DF">
      <w:pPr>
        <w:autoSpaceDE/>
        <w:autoSpaceDN/>
        <w:adjustRightInd/>
        <w:spacing w:before="0" w:line="240" w:lineRule="auto"/>
        <w:ind w:left="0"/>
        <w:rPr>
          <w:b/>
          <w:color w:val="auto"/>
          <w:lang w:val="en-GB" w:eastAsia="en-GB"/>
        </w:rPr>
      </w:pPr>
      <w:r>
        <w:rPr>
          <w:b/>
        </w:rPr>
        <w:br w:type="page"/>
      </w:r>
    </w:p>
    <w:p w14:paraId="0EC271B3" w14:textId="42EB5129" w:rsidR="007738DF" w:rsidRDefault="00673A21" w:rsidP="007738DF">
      <w:pPr>
        <w:pStyle w:val="ListParagraph"/>
        <w:spacing w:after="0" w:line="240" w:lineRule="auto"/>
        <w:ind w:left="360"/>
      </w:pPr>
      <w:r>
        <w:rPr>
          <w:noProof/>
        </w:rPr>
        <w:lastRenderedPageBreak/>
        <mc:AlternateContent>
          <mc:Choice Requires="wpg">
            <w:drawing>
              <wp:anchor distT="0" distB="0" distL="114300" distR="114300" simplePos="0" relativeHeight="252999680" behindDoc="0" locked="0" layoutInCell="1" allowOverlap="1" wp14:anchorId="6768AD3D" wp14:editId="1F99628F">
                <wp:simplePos x="0" y="0"/>
                <wp:positionH relativeFrom="column">
                  <wp:posOffset>-365760</wp:posOffset>
                </wp:positionH>
                <wp:positionV relativeFrom="paragraph">
                  <wp:posOffset>15903</wp:posOffset>
                </wp:positionV>
                <wp:extent cx="9732093" cy="4842344"/>
                <wp:effectExtent l="0" t="0" r="2540" b="15875"/>
                <wp:wrapNone/>
                <wp:docPr id="1376598932" name="Group 20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32093" cy="4842344"/>
                          <a:chOff x="924" y="1433"/>
                          <a:chExt cx="15387" cy="7787"/>
                        </a:xfrm>
                      </wpg:grpSpPr>
                      <wps:wsp>
                        <wps:cNvPr id="40295923" name="AutoShape 2060"/>
                        <wps:cNvCnPr>
                          <a:cxnSpLocks noChangeShapeType="1"/>
                        </wps:cNvCnPr>
                        <wps:spPr bwMode="auto">
                          <a:xfrm>
                            <a:off x="16001" y="6087"/>
                            <a:ext cx="0" cy="19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4310981" name="AutoShape 2061"/>
                        <wps:cNvCnPr>
                          <a:cxnSpLocks noChangeShapeType="1"/>
                        </wps:cNvCnPr>
                        <wps:spPr bwMode="auto">
                          <a:xfrm>
                            <a:off x="13531" y="6067"/>
                            <a:ext cx="2"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6109932" name="Oval 2062"/>
                        <wps:cNvSpPr>
                          <a:spLocks noChangeArrowheads="1"/>
                        </wps:cNvSpPr>
                        <wps:spPr bwMode="auto">
                          <a:xfrm>
                            <a:off x="7700" y="1433"/>
                            <a:ext cx="1854" cy="1114"/>
                          </a:xfrm>
                          <a:prstGeom prst="ellipse">
                            <a:avLst/>
                          </a:prstGeom>
                          <a:solidFill>
                            <a:srgbClr val="FFFFFF"/>
                          </a:solidFill>
                          <a:ln w="9525">
                            <a:solidFill>
                              <a:srgbClr val="000000"/>
                            </a:solidFill>
                            <a:round/>
                            <a:headEnd/>
                            <a:tailEnd/>
                          </a:ln>
                        </wps:spPr>
                        <wps:txbx>
                          <w:txbxContent>
                            <w:p w14:paraId="1F1C63F2" w14:textId="77777777" w:rsidR="00BF7F3C" w:rsidRPr="005D4A40" w:rsidRDefault="00BF7F3C" w:rsidP="007738DF">
                              <w:pPr>
                                <w:spacing w:line="240" w:lineRule="auto"/>
                                <w:ind w:left="0"/>
                                <w:jc w:val="center"/>
                                <w:rPr>
                                  <w:rFonts w:ascii="Calibri" w:hAnsi="Calibri"/>
                                  <w:b/>
                                  <w:sz w:val="16"/>
                                  <w:szCs w:val="16"/>
                                </w:rPr>
                              </w:pPr>
                              <w:r w:rsidRPr="005D4A40">
                                <w:rPr>
                                  <w:rFonts w:ascii="Calibri" w:hAnsi="Calibri"/>
                                  <w:b/>
                                  <w:sz w:val="16"/>
                                  <w:szCs w:val="16"/>
                                </w:rPr>
                                <w:t>Y-Pattern Globe Valve Size</w:t>
                              </w:r>
                            </w:p>
                            <w:p w14:paraId="1F32F9C8" w14:textId="77777777" w:rsidR="00BF7F3C" w:rsidRPr="005D4A40" w:rsidRDefault="00BF7F3C" w:rsidP="007738DF">
                              <w:pPr>
                                <w:spacing w:before="0" w:line="240" w:lineRule="auto"/>
                                <w:ind w:left="0"/>
                                <w:jc w:val="center"/>
                                <w:rPr>
                                  <w:rFonts w:ascii="Calibri" w:hAnsi="Calibri"/>
                                  <w:b/>
                                  <w:sz w:val="16"/>
                                  <w:szCs w:val="16"/>
                                </w:rPr>
                              </w:pPr>
                              <w:r w:rsidRPr="005D4A40">
                                <w:rPr>
                                  <w:rFonts w:ascii="Calibri" w:hAnsi="Calibri"/>
                                  <w:b/>
                                  <w:sz w:val="16"/>
                                  <w:szCs w:val="16"/>
                                </w:rPr>
                                <w:t>2” to 3”</w:t>
                              </w:r>
                            </w:p>
                          </w:txbxContent>
                        </wps:txbx>
                        <wps:bodyPr rot="0" vert="horz" wrap="square" lIns="91440" tIns="45720" rIns="91440" bIns="45720" anchor="t" anchorCtr="0" upright="1">
                          <a:noAutofit/>
                        </wps:bodyPr>
                      </wps:wsp>
                      <wps:wsp>
                        <wps:cNvPr id="1265024818" name="AutoShape 2063"/>
                        <wps:cNvSpPr>
                          <a:spLocks noChangeArrowheads="1"/>
                        </wps:cNvSpPr>
                        <wps:spPr bwMode="auto">
                          <a:xfrm>
                            <a:off x="7051" y="2847"/>
                            <a:ext cx="3174" cy="1542"/>
                          </a:xfrm>
                          <a:prstGeom prst="flowChartDecision">
                            <a:avLst/>
                          </a:prstGeom>
                          <a:solidFill>
                            <a:srgbClr val="FFFFFF"/>
                          </a:solidFill>
                          <a:ln w="9525">
                            <a:solidFill>
                              <a:srgbClr val="000000"/>
                            </a:solidFill>
                            <a:miter lim="800000"/>
                            <a:headEnd/>
                            <a:tailEnd/>
                          </a:ln>
                        </wps:spPr>
                        <wps:txbx>
                          <w:txbxContent>
                            <w:p w14:paraId="393C6CC5" w14:textId="77777777" w:rsidR="00BF7F3C" w:rsidRPr="005D4A40" w:rsidRDefault="00BF7F3C" w:rsidP="007738DF">
                              <w:pPr>
                                <w:spacing w:line="240" w:lineRule="auto"/>
                                <w:ind w:left="-142" w:right="-104"/>
                                <w:jc w:val="center"/>
                                <w:rPr>
                                  <w:rFonts w:ascii="Calibri" w:hAnsi="Calibri"/>
                                  <w:sz w:val="14"/>
                                  <w:szCs w:val="14"/>
                                </w:rPr>
                              </w:pPr>
                              <w:r w:rsidRPr="005D4A40">
                                <w:rPr>
                                  <w:rFonts w:ascii="Calibri" w:hAnsi="Calibri"/>
                                  <w:sz w:val="14"/>
                                  <w:szCs w:val="14"/>
                                </w:rPr>
                                <w:t>Does Y Pattern Valve have fully-guided non-rotating disc? See Note 1.</w:t>
                              </w:r>
                            </w:p>
                          </w:txbxContent>
                        </wps:txbx>
                        <wps:bodyPr rot="0" vert="horz" wrap="square" lIns="91440" tIns="45720" rIns="91440" bIns="45720" anchor="t" anchorCtr="0" upright="1">
                          <a:noAutofit/>
                        </wps:bodyPr>
                      </wps:wsp>
                      <wps:wsp>
                        <wps:cNvPr id="629191073" name="AutoShape 2064"/>
                        <wps:cNvSpPr>
                          <a:spLocks noChangeArrowheads="1"/>
                        </wps:cNvSpPr>
                        <wps:spPr bwMode="auto">
                          <a:xfrm>
                            <a:off x="11087" y="3866"/>
                            <a:ext cx="2762" cy="890"/>
                          </a:xfrm>
                          <a:prstGeom prst="roundRect">
                            <a:avLst>
                              <a:gd name="adj" fmla="val 16667"/>
                            </a:avLst>
                          </a:prstGeom>
                          <a:solidFill>
                            <a:srgbClr val="FFFFFF"/>
                          </a:solidFill>
                          <a:ln w="9525">
                            <a:solidFill>
                              <a:srgbClr val="000000"/>
                            </a:solidFill>
                            <a:round/>
                            <a:headEnd/>
                            <a:tailEnd/>
                          </a:ln>
                        </wps:spPr>
                        <wps:txbx>
                          <w:txbxContent>
                            <w:p w14:paraId="64D315E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10FB9D9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fully or double guided non-rotating discs|</w:t>
                              </w:r>
                            </w:p>
                          </w:txbxContent>
                        </wps:txbx>
                        <wps:bodyPr rot="0" vert="horz" wrap="square" lIns="91440" tIns="45720" rIns="91440" bIns="45720" anchor="t" anchorCtr="0" upright="1">
                          <a:noAutofit/>
                        </wps:bodyPr>
                      </wps:wsp>
                      <wps:wsp>
                        <wps:cNvPr id="1622131699" name="AutoShape 2065"/>
                        <wps:cNvSpPr>
                          <a:spLocks noChangeArrowheads="1"/>
                        </wps:cNvSpPr>
                        <wps:spPr bwMode="auto">
                          <a:xfrm>
                            <a:off x="1221" y="5450"/>
                            <a:ext cx="1171" cy="1161"/>
                          </a:xfrm>
                          <a:prstGeom prst="flowChartDecision">
                            <a:avLst/>
                          </a:prstGeom>
                          <a:solidFill>
                            <a:srgbClr val="FFFFFF"/>
                          </a:solidFill>
                          <a:ln w="9525">
                            <a:solidFill>
                              <a:srgbClr val="000000"/>
                            </a:solidFill>
                            <a:miter lim="800000"/>
                            <a:headEnd/>
                            <a:tailEnd/>
                          </a:ln>
                        </wps:spPr>
                        <wps:txbx>
                          <w:txbxContent>
                            <w:p w14:paraId="609932F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70443A0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473807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400 psi</w:t>
                              </w:r>
                            </w:p>
                          </w:txbxContent>
                        </wps:txbx>
                        <wps:bodyPr rot="0" vert="horz" wrap="square" lIns="91440" tIns="45720" rIns="91440" bIns="45720" anchor="t" anchorCtr="0" upright="1">
                          <a:noAutofit/>
                        </wps:bodyPr>
                      </wps:wsp>
                      <wps:wsp>
                        <wps:cNvPr id="626801975" name="AutoShape 2066"/>
                        <wps:cNvSpPr>
                          <a:spLocks noChangeArrowheads="1"/>
                        </wps:cNvSpPr>
                        <wps:spPr bwMode="auto">
                          <a:xfrm>
                            <a:off x="3135" y="3892"/>
                            <a:ext cx="2658" cy="890"/>
                          </a:xfrm>
                          <a:prstGeom prst="roundRect">
                            <a:avLst>
                              <a:gd name="adj" fmla="val 16667"/>
                            </a:avLst>
                          </a:prstGeom>
                          <a:solidFill>
                            <a:srgbClr val="FFFFFF"/>
                          </a:solidFill>
                          <a:ln w="9525">
                            <a:solidFill>
                              <a:srgbClr val="000000"/>
                            </a:solidFill>
                            <a:round/>
                            <a:headEnd/>
                            <a:tailEnd/>
                          </a:ln>
                        </wps:spPr>
                        <wps:txbx>
                          <w:txbxContent>
                            <w:p w14:paraId="3419F52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62DDFFA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Y-pattern single guided swivel discs|</w:t>
                              </w:r>
                            </w:p>
                          </w:txbxContent>
                        </wps:txbx>
                        <wps:bodyPr rot="0" vert="horz" wrap="square" lIns="91440" tIns="45720" rIns="91440" bIns="45720" anchor="t" anchorCtr="0" upright="1">
                          <a:noAutofit/>
                        </wps:bodyPr>
                      </wps:wsp>
                      <wps:wsp>
                        <wps:cNvPr id="709714382" name="AutoShape 2067"/>
                        <wps:cNvSpPr>
                          <a:spLocks noChangeArrowheads="1"/>
                        </wps:cNvSpPr>
                        <wps:spPr bwMode="auto">
                          <a:xfrm>
                            <a:off x="924" y="6926"/>
                            <a:ext cx="1725" cy="768"/>
                          </a:xfrm>
                          <a:prstGeom prst="roundRect">
                            <a:avLst>
                              <a:gd name="adj" fmla="val 16667"/>
                            </a:avLst>
                          </a:prstGeom>
                          <a:solidFill>
                            <a:srgbClr val="FFFFFF"/>
                          </a:solidFill>
                          <a:ln w="9525">
                            <a:solidFill>
                              <a:srgbClr val="000000"/>
                            </a:solidFill>
                            <a:round/>
                            <a:headEnd/>
                            <a:tailEnd/>
                          </a:ln>
                        </wps:spPr>
                        <wps:txbx>
                          <w:txbxContent>
                            <w:p w14:paraId="3ADB553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0B60454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74F17D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205043160" name="Rectangle 2068"/>
                        <wps:cNvSpPr>
                          <a:spLocks noChangeArrowheads="1"/>
                        </wps:cNvSpPr>
                        <wps:spPr bwMode="auto">
                          <a:xfrm>
                            <a:off x="2936" y="8293"/>
                            <a:ext cx="4801" cy="927"/>
                          </a:xfrm>
                          <a:prstGeom prst="rect">
                            <a:avLst/>
                          </a:prstGeom>
                          <a:solidFill>
                            <a:srgbClr val="FFFFFF"/>
                          </a:solidFill>
                          <a:ln w="9525">
                            <a:solidFill>
                              <a:srgbClr val="000000"/>
                            </a:solidFill>
                            <a:miter lim="800000"/>
                            <a:headEnd/>
                            <a:tailEnd/>
                          </a:ln>
                        </wps:spPr>
                        <wps:txbx>
                          <w:txbxContent>
                            <w:p w14:paraId="604D81D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wps:txbx>
                        <wps:bodyPr rot="0" vert="horz" wrap="square" lIns="91440" tIns="45720" rIns="91440" bIns="45720" anchor="t" anchorCtr="0" upright="1">
                          <a:noAutofit/>
                        </wps:bodyPr>
                      </wps:wsp>
                      <wps:wsp>
                        <wps:cNvPr id="955210880" name="AutoShape 2069"/>
                        <wps:cNvCnPr>
                          <a:cxnSpLocks noChangeShapeType="1"/>
                        </wps:cNvCnPr>
                        <wps:spPr bwMode="auto">
                          <a:xfrm>
                            <a:off x="8630" y="254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5393557" name="AutoShape 2070"/>
                        <wps:cNvCnPr>
                          <a:cxnSpLocks noChangeShapeType="1"/>
                        </wps:cNvCnPr>
                        <wps:spPr bwMode="auto">
                          <a:xfrm flipH="1">
                            <a:off x="4484" y="3553"/>
                            <a:ext cx="258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1968224" name="AutoShape 2071"/>
                        <wps:cNvCnPr>
                          <a:cxnSpLocks noChangeShapeType="1"/>
                        </wps:cNvCnPr>
                        <wps:spPr bwMode="auto">
                          <a:xfrm>
                            <a:off x="4484" y="3551"/>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6576534" name="AutoShape 2072"/>
                        <wps:cNvCnPr>
                          <a:cxnSpLocks noChangeShapeType="1"/>
                        </wps:cNvCnPr>
                        <wps:spPr bwMode="auto">
                          <a:xfrm>
                            <a:off x="10225" y="3551"/>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6266390" name="AutoShape 2073"/>
                        <wps:cNvCnPr>
                          <a:cxnSpLocks noChangeShapeType="1"/>
                        </wps:cNvCnPr>
                        <wps:spPr bwMode="auto">
                          <a:xfrm>
                            <a:off x="12470" y="354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5596668" name="AutoShape 2074"/>
                        <wps:cNvCnPr>
                          <a:cxnSpLocks noChangeShapeType="1"/>
                        </wps:cNvCnPr>
                        <wps:spPr bwMode="auto">
                          <a:xfrm flipH="1">
                            <a:off x="1777" y="4343"/>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3123097" name="AutoShape 2075"/>
                        <wps:cNvCnPr>
                          <a:cxnSpLocks noChangeShapeType="1"/>
                        </wps:cNvCnPr>
                        <wps:spPr bwMode="auto">
                          <a:xfrm>
                            <a:off x="1794" y="4333"/>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3917191" name="AutoShape 2076"/>
                        <wps:cNvCnPr>
                          <a:cxnSpLocks noChangeShapeType="1"/>
                        </wps:cNvCnPr>
                        <wps:spPr bwMode="auto">
                          <a:xfrm>
                            <a:off x="5800" y="4294"/>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2707885" name="AutoShape 2077"/>
                        <wps:cNvCnPr>
                          <a:cxnSpLocks noChangeShapeType="1"/>
                        </wps:cNvCnPr>
                        <wps:spPr bwMode="auto">
                          <a:xfrm>
                            <a:off x="6922" y="4316"/>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3918992" name="AutoShape 2078"/>
                        <wps:cNvCnPr>
                          <a:cxnSpLocks noChangeShapeType="1"/>
                        </wps:cNvCnPr>
                        <wps:spPr bwMode="auto">
                          <a:xfrm>
                            <a:off x="4457"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1220527" name="AutoShape 2079"/>
                        <wps:cNvCnPr>
                          <a:cxnSpLocks noChangeShapeType="1"/>
                        </wps:cNvCnPr>
                        <wps:spPr bwMode="auto">
                          <a:xfrm flipH="1">
                            <a:off x="9797" y="4367"/>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65460450" name="AutoShape 2080"/>
                        <wps:cNvCnPr>
                          <a:cxnSpLocks noChangeShapeType="1"/>
                        </wps:cNvCnPr>
                        <wps:spPr bwMode="auto">
                          <a:xfrm>
                            <a:off x="13853" y="4283"/>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5063494" name="AutoShape 2081"/>
                        <wps:cNvCnPr>
                          <a:cxnSpLocks noChangeShapeType="1"/>
                        </wps:cNvCnPr>
                        <wps:spPr bwMode="auto">
                          <a:xfrm>
                            <a:off x="9831" y="4362"/>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0428615" name="AutoShape 2082"/>
                        <wps:cNvCnPr>
                          <a:cxnSpLocks noChangeShapeType="1"/>
                        </wps:cNvCnPr>
                        <wps:spPr bwMode="auto">
                          <a:xfrm>
                            <a:off x="14967" y="4265"/>
                            <a:ext cx="0" cy="12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5346506" name="AutoShape 2083"/>
                        <wps:cNvCnPr>
                          <a:cxnSpLocks noChangeShapeType="1"/>
                        </wps:cNvCnPr>
                        <wps:spPr bwMode="auto">
                          <a:xfrm>
                            <a:off x="9830" y="6629"/>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8421408" name="AutoShape 2084"/>
                        <wps:cNvCnPr>
                          <a:cxnSpLocks noChangeShapeType="1"/>
                        </wps:cNvCnPr>
                        <wps:spPr bwMode="auto">
                          <a:xfrm>
                            <a:off x="12512" y="6637"/>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8374106" name="AutoShape 2085"/>
                        <wps:cNvCnPr>
                          <a:cxnSpLocks noChangeShapeType="1"/>
                        </wps:cNvCnPr>
                        <wps:spPr bwMode="auto">
                          <a:xfrm>
                            <a:off x="14954" y="6651"/>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6976456" name="AutoShape 2086"/>
                        <wps:cNvCnPr>
                          <a:cxnSpLocks noChangeShapeType="1"/>
                        </wps:cNvCnPr>
                        <wps:spPr bwMode="auto">
                          <a:xfrm flipV="1">
                            <a:off x="2392" y="6020"/>
                            <a:ext cx="34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3563654" name="AutoShape 2087"/>
                        <wps:cNvCnPr>
                          <a:cxnSpLocks noChangeShapeType="1"/>
                        </wps:cNvCnPr>
                        <wps:spPr bwMode="auto">
                          <a:xfrm>
                            <a:off x="2734" y="6018"/>
                            <a:ext cx="0" cy="19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0936719" name="AutoShape 2088"/>
                        <wps:cNvCnPr>
                          <a:cxnSpLocks noChangeShapeType="1"/>
                        </wps:cNvCnPr>
                        <wps:spPr bwMode="auto">
                          <a:xfrm>
                            <a:off x="2692" y="8002"/>
                            <a:ext cx="26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844034" name="AutoShape 2089"/>
                        <wps:cNvCnPr>
                          <a:cxnSpLocks noChangeShapeType="1"/>
                        </wps:cNvCnPr>
                        <wps:spPr bwMode="auto">
                          <a:xfrm flipH="1">
                            <a:off x="5351" y="8003"/>
                            <a:ext cx="249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2232078" name="AutoShape 2090"/>
                        <wps:cNvCnPr>
                          <a:cxnSpLocks noChangeShapeType="1"/>
                        </wps:cNvCnPr>
                        <wps:spPr bwMode="auto">
                          <a:xfrm>
                            <a:off x="7529" y="6018"/>
                            <a:ext cx="34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2654613" name="AutoShape 2091"/>
                        <wps:cNvCnPr>
                          <a:cxnSpLocks noChangeShapeType="1"/>
                        </wps:cNvCnPr>
                        <wps:spPr bwMode="auto">
                          <a:xfrm flipV="1">
                            <a:off x="5039" y="6087"/>
                            <a:ext cx="3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6702370" name="AutoShape 2092"/>
                        <wps:cNvCnPr>
                          <a:cxnSpLocks noChangeShapeType="1"/>
                        </wps:cNvCnPr>
                        <wps:spPr bwMode="auto">
                          <a:xfrm>
                            <a:off x="10891" y="608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9546387" name="AutoShape 2093"/>
                        <wps:cNvCnPr>
                          <a:cxnSpLocks noChangeShapeType="1"/>
                        </wps:cNvCnPr>
                        <wps:spPr bwMode="auto">
                          <a:xfrm>
                            <a:off x="10437" y="606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8247520" name="AutoShape 2094"/>
                        <wps:cNvCnPr>
                          <a:cxnSpLocks noChangeShapeType="1"/>
                        </wps:cNvCnPr>
                        <wps:spPr bwMode="auto">
                          <a:xfrm>
                            <a:off x="10891" y="7981"/>
                            <a:ext cx="2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1233803" name="AutoShape 2095"/>
                        <wps:cNvCnPr>
                          <a:cxnSpLocks noChangeShapeType="1"/>
                        </wps:cNvCnPr>
                        <wps:spPr bwMode="auto">
                          <a:xfrm flipH="1" flipV="1">
                            <a:off x="13527" y="7981"/>
                            <a:ext cx="246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480982" name="AutoShape 2096"/>
                        <wps:cNvCnPr>
                          <a:cxnSpLocks noChangeShapeType="1"/>
                        </wps:cNvCnPr>
                        <wps:spPr bwMode="auto">
                          <a:xfrm>
                            <a:off x="15547" y="6090"/>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5349294" name="AutoShape 2097"/>
                        <wps:cNvCnPr>
                          <a:cxnSpLocks noChangeShapeType="1"/>
                        </wps:cNvCnPr>
                        <wps:spPr bwMode="auto">
                          <a:xfrm>
                            <a:off x="13077" y="6071"/>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2216008" name="AutoShape 2098"/>
                        <wps:cNvCnPr>
                          <a:cxnSpLocks noChangeShapeType="1"/>
                        </wps:cNvCnPr>
                        <wps:spPr bwMode="auto">
                          <a:xfrm>
                            <a:off x="13540" y="7973"/>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007076" name="Rectangle 2099"/>
                        <wps:cNvSpPr>
                          <a:spLocks noChangeArrowheads="1"/>
                        </wps:cNvSpPr>
                        <wps:spPr bwMode="auto">
                          <a:xfrm>
                            <a:off x="11223" y="8256"/>
                            <a:ext cx="4792" cy="910"/>
                          </a:xfrm>
                          <a:prstGeom prst="rect">
                            <a:avLst/>
                          </a:prstGeom>
                          <a:solidFill>
                            <a:srgbClr val="FFFFFF"/>
                          </a:solidFill>
                          <a:ln w="9525">
                            <a:solidFill>
                              <a:srgbClr val="000000"/>
                            </a:solidFill>
                            <a:miter lim="800000"/>
                            <a:headEnd/>
                            <a:tailEnd/>
                          </a:ln>
                        </wps:spPr>
                        <wps:txbx>
                          <w:txbxContent>
                            <w:p w14:paraId="707E61F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wps:txbx>
                        <wps:bodyPr rot="0" vert="horz" wrap="square" lIns="91440" tIns="45720" rIns="91440" bIns="45720" anchor="t" anchorCtr="0" upright="1">
                          <a:noAutofit/>
                        </wps:bodyPr>
                      </wps:wsp>
                      <wps:wsp>
                        <wps:cNvPr id="1399673231" name="AutoShape 2100"/>
                        <wps:cNvCnPr>
                          <a:cxnSpLocks noChangeShapeType="1"/>
                        </wps:cNvCnPr>
                        <wps:spPr bwMode="auto">
                          <a:xfrm>
                            <a:off x="5351" y="6087"/>
                            <a:ext cx="0" cy="1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82743480" name="AutoShape 2101"/>
                        <wps:cNvCnPr>
                          <a:cxnSpLocks noChangeShapeType="1"/>
                        </wps:cNvCnPr>
                        <wps:spPr bwMode="auto">
                          <a:xfrm>
                            <a:off x="7875" y="6002"/>
                            <a:ext cx="1" cy="20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9339950" name="AutoShape 2102"/>
                        <wps:cNvCnPr>
                          <a:cxnSpLocks noChangeShapeType="1"/>
                        </wps:cNvCnPr>
                        <wps:spPr bwMode="auto">
                          <a:xfrm flipH="1">
                            <a:off x="5334" y="800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2925366" name="AutoShape 2103"/>
                        <wps:cNvCnPr>
                          <a:cxnSpLocks noChangeShapeType="1"/>
                        </wps:cNvCnPr>
                        <wps:spPr bwMode="auto">
                          <a:xfrm>
                            <a:off x="6922" y="6602"/>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9777657" name="AutoShape 2104"/>
                        <wps:cNvCnPr>
                          <a:cxnSpLocks noChangeShapeType="1"/>
                        </wps:cNvCnPr>
                        <wps:spPr bwMode="auto">
                          <a:xfrm>
                            <a:off x="4440" y="668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4811143" name="AutoShape 2105"/>
                        <wps:cNvCnPr>
                          <a:cxnSpLocks noChangeShapeType="1"/>
                        </wps:cNvCnPr>
                        <wps:spPr bwMode="auto">
                          <a:xfrm>
                            <a:off x="1793" y="6653"/>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83449385" name="Text Box 2106"/>
                        <wps:cNvSpPr txBox="1">
                          <a:spLocks noChangeArrowheads="1"/>
                        </wps:cNvSpPr>
                        <wps:spPr bwMode="auto">
                          <a:xfrm>
                            <a:off x="9904" y="294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65BF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425222387" name="Text Box 2107"/>
                        <wps:cNvSpPr txBox="1">
                          <a:spLocks noChangeArrowheads="1"/>
                        </wps:cNvSpPr>
                        <wps:spPr bwMode="auto">
                          <a:xfrm>
                            <a:off x="6406" y="29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4B0D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0517064" name="AutoShape 2108"/>
                        <wps:cNvCnPr>
                          <a:cxnSpLocks noChangeShapeType="1"/>
                        </wps:cNvCnPr>
                        <wps:spPr bwMode="auto">
                          <a:xfrm>
                            <a:off x="12513"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4131330" name="AutoShape 2109"/>
                        <wps:cNvSpPr>
                          <a:spLocks noChangeArrowheads="1"/>
                        </wps:cNvSpPr>
                        <wps:spPr bwMode="auto">
                          <a:xfrm>
                            <a:off x="3850" y="5519"/>
                            <a:ext cx="1195" cy="1143"/>
                          </a:xfrm>
                          <a:prstGeom prst="flowChartDecision">
                            <a:avLst/>
                          </a:prstGeom>
                          <a:solidFill>
                            <a:srgbClr val="FFFFFF"/>
                          </a:solidFill>
                          <a:ln w="9525">
                            <a:solidFill>
                              <a:srgbClr val="000000"/>
                            </a:solidFill>
                            <a:miter lim="800000"/>
                            <a:headEnd/>
                            <a:tailEnd/>
                          </a:ln>
                        </wps:spPr>
                        <wps:txbx>
                          <w:txbxContent>
                            <w:p w14:paraId="21E2208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7B07A6D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6F97D22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wps:txbx>
                        <wps:bodyPr rot="0" vert="horz" wrap="square" lIns="91440" tIns="45720" rIns="91440" bIns="45720" anchor="t" anchorCtr="0" upright="1">
                          <a:noAutofit/>
                        </wps:bodyPr>
                      </wps:wsp>
                      <wps:wsp>
                        <wps:cNvPr id="1396600666" name="AutoShape 2110"/>
                        <wps:cNvSpPr>
                          <a:spLocks noChangeArrowheads="1"/>
                        </wps:cNvSpPr>
                        <wps:spPr bwMode="auto">
                          <a:xfrm>
                            <a:off x="6321" y="5452"/>
                            <a:ext cx="1214" cy="1133"/>
                          </a:xfrm>
                          <a:prstGeom prst="flowChartDecision">
                            <a:avLst/>
                          </a:prstGeom>
                          <a:solidFill>
                            <a:srgbClr val="FFFFFF"/>
                          </a:solidFill>
                          <a:ln w="9525">
                            <a:solidFill>
                              <a:srgbClr val="000000"/>
                            </a:solidFill>
                            <a:miter lim="800000"/>
                            <a:headEnd/>
                            <a:tailEnd/>
                          </a:ln>
                        </wps:spPr>
                        <wps:txbx>
                          <w:txbxContent>
                            <w:p w14:paraId="4277D2B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09DAB57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2670053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wps:txbx>
                        <wps:bodyPr rot="0" vert="horz" wrap="square" lIns="91440" tIns="45720" rIns="91440" bIns="45720" anchor="t" anchorCtr="0" upright="1">
                          <a:noAutofit/>
                        </wps:bodyPr>
                      </wps:wsp>
                      <wps:wsp>
                        <wps:cNvPr id="1730891442" name="AutoShape 2111"/>
                        <wps:cNvSpPr>
                          <a:spLocks noChangeArrowheads="1"/>
                        </wps:cNvSpPr>
                        <wps:spPr bwMode="auto">
                          <a:xfrm>
                            <a:off x="9241" y="5506"/>
                            <a:ext cx="1189" cy="1113"/>
                          </a:xfrm>
                          <a:prstGeom prst="flowChartDecision">
                            <a:avLst/>
                          </a:prstGeom>
                          <a:solidFill>
                            <a:srgbClr val="FFFFFF"/>
                          </a:solidFill>
                          <a:ln w="9525">
                            <a:solidFill>
                              <a:srgbClr val="000000"/>
                            </a:solidFill>
                            <a:miter lim="800000"/>
                            <a:headEnd/>
                            <a:tailEnd/>
                          </a:ln>
                        </wps:spPr>
                        <wps:txbx>
                          <w:txbxContent>
                            <w:p w14:paraId="3A0DFCE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45ACBAC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E875F3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wps:txbx>
                        <wps:bodyPr rot="0" vert="horz" wrap="square" lIns="91440" tIns="45720" rIns="91440" bIns="45720" anchor="t" anchorCtr="0" upright="1">
                          <a:noAutofit/>
                        </wps:bodyPr>
                      </wps:wsp>
                      <wps:wsp>
                        <wps:cNvPr id="735459037" name="AutoShape 2112"/>
                        <wps:cNvSpPr>
                          <a:spLocks noChangeArrowheads="1"/>
                        </wps:cNvSpPr>
                        <wps:spPr bwMode="auto">
                          <a:xfrm>
                            <a:off x="11954" y="5503"/>
                            <a:ext cx="1124" cy="1145"/>
                          </a:xfrm>
                          <a:prstGeom prst="flowChartDecision">
                            <a:avLst/>
                          </a:prstGeom>
                          <a:solidFill>
                            <a:srgbClr val="FFFFFF"/>
                          </a:solidFill>
                          <a:ln w="9525">
                            <a:solidFill>
                              <a:srgbClr val="000000"/>
                            </a:solidFill>
                            <a:miter lim="800000"/>
                            <a:headEnd/>
                            <a:tailEnd/>
                          </a:ln>
                        </wps:spPr>
                        <wps:txbx>
                          <w:txbxContent>
                            <w:p w14:paraId="3FA03DB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016DB09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681D43E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wps:txbx>
                        <wps:bodyPr rot="0" vert="horz" wrap="square" lIns="91440" tIns="45720" rIns="91440" bIns="45720" anchor="t" anchorCtr="0" upright="1">
                          <a:noAutofit/>
                        </wps:bodyPr>
                      </wps:wsp>
                      <wps:wsp>
                        <wps:cNvPr id="1426439028" name="AutoShape 2113"/>
                        <wps:cNvSpPr>
                          <a:spLocks noChangeArrowheads="1"/>
                        </wps:cNvSpPr>
                        <wps:spPr bwMode="auto">
                          <a:xfrm>
                            <a:off x="14366" y="5518"/>
                            <a:ext cx="1180" cy="1144"/>
                          </a:xfrm>
                          <a:prstGeom prst="flowChartDecision">
                            <a:avLst/>
                          </a:prstGeom>
                          <a:solidFill>
                            <a:srgbClr val="FFFFFF"/>
                          </a:solidFill>
                          <a:ln w="9525">
                            <a:solidFill>
                              <a:srgbClr val="000000"/>
                            </a:solidFill>
                            <a:miter lim="800000"/>
                            <a:headEnd/>
                            <a:tailEnd/>
                          </a:ln>
                        </wps:spPr>
                        <wps:txbx>
                          <w:txbxContent>
                            <w:p w14:paraId="6B18E92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5B4691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6531340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700 psi</w:t>
                              </w:r>
                            </w:p>
                          </w:txbxContent>
                        </wps:txbx>
                        <wps:bodyPr rot="0" vert="horz" wrap="square" lIns="91440" tIns="45720" rIns="91440" bIns="45720" anchor="t" anchorCtr="0" upright="1">
                          <a:noAutofit/>
                        </wps:bodyPr>
                      </wps:wsp>
                      <wps:wsp>
                        <wps:cNvPr id="255116236" name="Text Box 2114"/>
                        <wps:cNvSpPr txBox="1">
                          <a:spLocks noChangeArrowheads="1"/>
                        </wps:cNvSpPr>
                        <wps:spPr bwMode="auto">
                          <a:xfrm>
                            <a:off x="13811" y="3921"/>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0CADA"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4BD310C5"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98020091" name="Text Box 2115"/>
                        <wps:cNvSpPr txBox="1">
                          <a:spLocks noChangeArrowheads="1"/>
                        </wps:cNvSpPr>
                        <wps:spPr bwMode="auto">
                          <a:xfrm>
                            <a:off x="9923" y="3972"/>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8FD0B"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1B4047DF"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948782194" name="Text Box 2116"/>
                        <wps:cNvSpPr txBox="1">
                          <a:spLocks noChangeArrowheads="1"/>
                        </wps:cNvSpPr>
                        <wps:spPr bwMode="auto">
                          <a:xfrm>
                            <a:off x="3456" y="4783"/>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0DB02"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758E9E8F"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668067035" name="Text Box 2117"/>
                        <wps:cNvSpPr txBox="1">
                          <a:spLocks noChangeArrowheads="1"/>
                        </wps:cNvSpPr>
                        <wps:spPr bwMode="auto">
                          <a:xfrm>
                            <a:off x="7152"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B2C5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315243483" name="Text Box 2118"/>
                        <wps:cNvSpPr txBox="1">
                          <a:spLocks noChangeArrowheads="1"/>
                        </wps:cNvSpPr>
                        <wps:spPr bwMode="auto">
                          <a:xfrm>
                            <a:off x="469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AE48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656462170" name="Text Box 2119"/>
                        <wps:cNvSpPr txBox="1">
                          <a:spLocks noChangeArrowheads="1"/>
                        </wps:cNvSpPr>
                        <wps:spPr bwMode="auto">
                          <a:xfrm>
                            <a:off x="2054"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84B8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44728685" name="Text Box 2120"/>
                        <wps:cNvSpPr txBox="1">
                          <a:spLocks noChangeArrowheads="1"/>
                        </wps:cNvSpPr>
                        <wps:spPr bwMode="auto">
                          <a:xfrm>
                            <a:off x="15250" y="55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9BBB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2129491587" name="Text Box 2121"/>
                        <wps:cNvSpPr txBox="1">
                          <a:spLocks noChangeArrowheads="1"/>
                        </wps:cNvSpPr>
                        <wps:spPr bwMode="auto">
                          <a:xfrm>
                            <a:off x="12767" y="555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53C2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2058701600" name="Text Box 2122"/>
                        <wps:cNvSpPr txBox="1">
                          <a:spLocks noChangeArrowheads="1"/>
                        </wps:cNvSpPr>
                        <wps:spPr bwMode="auto">
                          <a:xfrm>
                            <a:off x="1012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6B37D"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999080058" name="Text Box 2123"/>
                        <wps:cNvSpPr txBox="1">
                          <a:spLocks noChangeArrowheads="1"/>
                        </wps:cNvSpPr>
                        <wps:spPr bwMode="auto">
                          <a:xfrm>
                            <a:off x="5703" y="3930"/>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B2377"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205C525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749447112" name="Text Box 2124"/>
                        <wps:cNvSpPr txBox="1">
                          <a:spLocks noChangeArrowheads="1"/>
                        </wps:cNvSpPr>
                        <wps:spPr bwMode="auto">
                          <a:xfrm>
                            <a:off x="1878" y="3981"/>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331C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3D28E4A0"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2062195161" name="Text Box 2125"/>
                        <wps:cNvSpPr txBox="1">
                          <a:spLocks noChangeArrowheads="1"/>
                        </wps:cNvSpPr>
                        <wps:spPr bwMode="auto">
                          <a:xfrm>
                            <a:off x="1563" y="638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8EF4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997108392" name="Text Box 2126"/>
                        <wps:cNvSpPr txBox="1">
                          <a:spLocks noChangeArrowheads="1"/>
                        </wps:cNvSpPr>
                        <wps:spPr bwMode="auto">
                          <a:xfrm>
                            <a:off x="4201" y="6446"/>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9741B"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420428285" name="Text Box 2127"/>
                        <wps:cNvSpPr txBox="1">
                          <a:spLocks noChangeArrowheads="1"/>
                        </wps:cNvSpPr>
                        <wps:spPr bwMode="auto">
                          <a:xfrm>
                            <a:off x="6709" y="635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DCA6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504868668" name="Text Box 2128"/>
                        <wps:cNvSpPr txBox="1">
                          <a:spLocks noChangeArrowheads="1"/>
                        </wps:cNvSpPr>
                        <wps:spPr bwMode="auto">
                          <a:xfrm>
                            <a:off x="14729" y="636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B7FA8"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2066230986" name="Text Box 2129"/>
                        <wps:cNvSpPr txBox="1">
                          <a:spLocks noChangeArrowheads="1"/>
                        </wps:cNvSpPr>
                        <wps:spPr bwMode="auto">
                          <a:xfrm>
                            <a:off x="12297" y="634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2F98A"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298039839" name="Text Box 2130"/>
                        <wps:cNvSpPr txBox="1">
                          <a:spLocks noChangeArrowheads="1"/>
                        </wps:cNvSpPr>
                        <wps:spPr bwMode="auto">
                          <a:xfrm>
                            <a:off x="9594" y="636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23A14"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751674703" name="AutoShape 2131"/>
                        <wps:cNvSpPr>
                          <a:spLocks noChangeArrowheads="1"/>
                        </wps:cNvSpPr>
                        <wps:spPr bwMode="auto">
                          <a:xfrm>
                            <a:off x="3633" y="6987"/>
                            <a:ext cx="1610" cy="759"/>
                          </a:xfrm>
                          <a:prstGeom prst="roundRect">
                            <a:avLst>
                              <a:gd name="adj" fmla="val 16667"/>
                            </a:avLst>
                          </a:prstGeom>
                          <a:solidFill>
                            <a:srgbClr val="FFFFFF"/>
                          </a:solidFill>
                          <a:ln w="9525">
                            <a:solidFill>
                              <a:srgbClr val="000000"/>
                            </a:solidFill>
                            <a:round/>
                            <a:headEnd/>
                            <a:tailEnd/>
                          </a:ln>
                        </wps:spPr>
                        <wps:txbx>
                          <w:txbxContent>
                            <w:p w14:paraId="12EB43E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6986B2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054860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201722563" name="AutoShape 2132"/>
                        <wps:cNvSpPr>
                          <a:spLocks noChangeArrowheads="1"/>
                        </wps:cNvSpPr>
                        <wps:spPr bwMode="auto">
                          <a:xfrm>
                            <a:off x="6090" y="6935"/>
                            <a:ext cx="1695" cy="773"/>
                          </a:xfrm>
                          <a:prstGeom prst="roundRect">
                            <a:avLst>
                              <a:gd name="adj" fmla="val 16667"/>
                            </a:avLst>
                          </a:prstGeom>
                          <a:solidFill>
                            <a:srgbClr val="FFFFFF"/>
                          </a:solidFill>
                          <a:ln w="9525">
                            <a:solidFill>
                              <a:srgbClr val="000000"/>
                            </a:solidFill>
                            <a:round/>
                            <a:headEnd/>
                            <a:tailEnd/>
                          </a:ln>
                        </wps:spPr>
                        <wps:txbx>
                          <w:txbxContent>
                            <w:p w14:paraId="1B6A77E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E87261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1CC671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2065626534" name="AutoShape 2133"/>
                        <wps:cNvSpPr>
                          <a:spLocks noChangeArrowheads="1"/>
                        </wps:cNvSpPr>
                        <wps:spPr bwMode="auto">
                          <a:xfrm>
                            <a:off x="8919" y="6972"/>
                            <a:ext cx="1825" cy="773"/>
                          </a:xfrm>
                          <a:prstGeom prst="roundRect">
                            <a:avLst>
                              <a:gd name="adj" fmla="val 16667"/>
                            </a:avLst>
                          </a:prstGeom>
                          <a:solidFill>
                            <a:srgbClr val="FFFFFF"/>
                          </a:solidFill>
                          <a:ln w="9525">
                            <a:solidFill>
                              <a:srgbClr val="000000"/>
                            </a:solidFill>
                            <a:round/>
                            <a:headEnd/>
                            <a:tailEnd/>
                          </a:ln>
                        </wps:spPr>
                        <wps:txbx>
                          <w:txbxContent>
                            <w:p w14:paraId="2C22717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406720F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4F689BE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378462019" name="AutoShape 2134"/>
                        <wps:cNvSpPr>
                          <a:spLocks noChangeArrowheads="1"/>
                        </wps:cNvSpPr>
                        <wps:spPr bwMode="auto">
                          <a:xfrm>
                            <a:off x="11601" y="6980"/>
                            <a:ext cx="1825" cy="773"/>
                          </a:xfrm>
                          <a:prstGeom prst="roundRect">
                            <a:avLst>
                              <a:gd name="adj" fmla="val 16667"/>
                            </a:avLst>
                          </a:prstGeom>
                          <a:solidFill>
                            <a:srgbClr val="FFFFFF"/>
                          </a:solidFill>
                          <a:ln w="9525">
                            <a:solidFill>
                              <a:srgbClr val="000000"/>
                            </a:solidFill>
                            <a:round/>
                            <a:headEnd/>
                            <a:tailEnd/>
                          </a:ln>
                        </wps:spPr>
                        <wps:txbx>
                          <w:txbxContent>
                            <w:p w14:paraId="52E7743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462A1B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6E3091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008309717" name="AutoShape 2135"/>
                        <wps:cNvSpPr>
                          <a:spLocks noChangeArrowheads="1"/>
                        </wps:cNvSpPr>
                        <wps:spPr bwMode="auto">
                          <a:xfrm>
                            <a:off x="14058" y="6963"/>
                            <a:ext cx="1825" cy="773"/>
                          </a:xfrm>
                          <a:prstGeom prst="roundRect">
                            <a:avLst>
                              <a:gd name="adj" fmla="val 16667"/>
                            </a:avLst>
                          </a:prstGeom>
                          <a:solidFill>
                            <a:srgbClr val="FFFFFF"/>
                          </a:solidFill>
                          <a:ln w="9525">
                            <a:solidFill>
                              <a:srgbClr val="000000"/>
                            </a:solidFill>
                            <a:round/>
                            <a:headEnd/>
                            <a:tailEnd/>
                          </a:ln>
                        </wps:spPr>
                        <wps:txbx>
                          <w:txbxContent>
                            <w:p w14:paraId="26548A7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450C8F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7A3AFF2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285310663" name="Text Box 2136"/>
                        <wps:cNvSpPr txBox="1">
                          <a:spLocks noChangeArrowheads="1"/>
                        </wps:cNvSpPr>
                        <wps:spPr bwMode="auto">
                          <a:xfrm>
                            <a:off x="11516" y="4782"/>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B8B21"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49D54069"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68AD3D" id="Group 2059" o:spid="_x0000_s1950" style="position:absolute;left:0;text-align:left;margin-left:-28.8pt;margin-top:1.25pt;width:766.3pt;height:381.3pt;z-index:252999680" coordorigin="924,1433" coordsize="15387,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">
                <v:shape id="AutoShape 2060" o:spid="_x0000_s1951" type="#_x0000_t32" style="position:absolute;left:16001;top:6087;width:0;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">
                  <v:stroke endarrow="block"/>
                </v:shape>
                <v:shape id="AutoShape 2061" o:spid="_x0000_s1952" type="#_x0000_t32" style="position:absolute;left:13531;top:6067;width:2;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">
                  <v:stroke endarrow="block"/>
                </v:shape>
                <v:oval id="Oval 2062" o:spid="_x0000_s1953" style="position:absolute;left:7700;top:1433;width:1854;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">
                  <v:textbox>
                    <w:txbxContent>
                      <w:p w14:paraId="1F1C63F2" w14:textId="77777777" w:rsidR="00BF7F3C" w:rsidRPr="005D4A40" w:rsidRDefault="00BF7F3C" w:rsidP="007738DF">
                        <w:pPr>
                          <w:spacing w:line="240" w:lineRule="auto"/>
                          <w:ind w:left="0"/>
                          <w:jc w:val="center"/>
                          <w:rPr>
                            <w:rFonts w:ascii="Calibri" w:hAnsi="Calibri"/>
                            <w:b/>
                            <w:sz w:val="16"/>
                            <w:szCs w:val="16"/>
                          </w:rPr>
                        </w:pPr>
                        <w:r w:rsidRPr="005D4A40">
                          <w:rPr>
                            <w:rFonts w:ascii="Calibri" w:hAnsi="Calibri"/>
                            <w:b/>
                            <w:sz w:val="16"/>
                            <w:szCs w:val="16"/>
                          </w:rPr>
                          <w:t>Y-Pattern Globe Valve Size</w:t>
                        </w:r>
                      </w:p>
                      <w:p w14:paraId="1F32F9C8" w14:textId="77777777" w:rsidR="00BF7F3C" w:rsidRPr="005D4A40" w:rsidRDefault="00BF7F3C" w:rsidP="007738DF">
                        <w:pPr>
                          <w:spacing w:before="0" w:line="240" w:lineRule="auto"/>
                          <w:ind w:left="0"/>
                          <w:jc w:val="center"/>
                          <w:rPr>
                            <w:rFonts w:ascii="Calibri" w:hAnsi="Calibri"/>
                            <w:b/>
                            <w:sz w:val="16"/>
                            <w:szCs w:val="16"/>
                          </w:rPr>
                        </w:pPr>
                        <w:r w:rsidRPr="005D4A40">
                          <w:rPr>
                            <w:rFonts w:ascii="Calibri" w:hAnsi="Calibri"/>
                            <w:b/>
                            <w:sz w:val="16"/>
                            <w:szCs w:val="16"/>
                          </w:rPr>
                          <w:t>2” to 3”</w:t>
                        </w:r>
                      </w:p>
                    </w:txbxContent>
                  </v:textbox>
                </v:oval>
                <v:shape id="AutoShape 2063" o:spid="_x0000_s1954" type="#_x0000_t110" style="position:absolute;left:7051;top:2847;width:3174;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">
                  <v:textbox>
                    <w:txbxContent>
                      <w:p w14:paraId="393C6CC5" w14:textId="77777777" w:rsidR="00BF7F3C" w:rsidRPr="005D4A40" w:rsidRDefault="00BF7F3C" w:rsidP="007738DF">
                        <w:pPr>
                          <w:spacing w:line="240" w:lineRule="auto"/>
                          <w:ind w:left="-142" w:right="-104"/>
                          <w:jc w:val="center"/>
                          <w:rPr>
                            <w:rFonts w:ascii="Calibri" w:hAnsi="Calibri"/>
                            <w:sz w:val="14"/>
                            <w:szCs w:val="14"/>
                          </w:rPr>
                        </w:pPr>
                        <w:r w:rsidRPr="005D4A40">
                          <w:rPr>
                            <w:rFonts w:ascii="Calibri" w:hAnsi="Calibri"/>
                            <w:sz w:val="14"/>
                            <w:szCs w:val="14"/>
                          </w:rPr>
                          <w:t>Does Y Pattern Valve have fully-guided non-rotating disc? See Note 1.</w:t>
                        </w:r>
                      </w:p>
                    </w:txbxContent>
                  </v:textbox>
                </v:shape>
                <v:roundrect id="AutoShape 2064" o:spid="_x0000_s1955" style="position:absolute;left:11087;top:3866;width:2762;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">
                  <v:textbox>
                    <w:txbxContent>
                      <w:p w14:paraId="64D315E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10FB9D9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fully or double guided non-rotating discs|</w:t>
                        </w:r>
                      </w:p>
                    </w:txbxContent>
                  </v:textbox>
                </v:roundrect>
                <v:shape id="AutoShape 2065" o:spid="_x0000_s1956" type="#_x0000_t110" style="position:absolute;left:1221;top:5450;width:1171;height:1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">
                  <v:textbox>
                    <w:txbxContent>
                      <w:p w14:paraId="609932F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70443A0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473807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400 psi</w:t>
                        </w:r>
                      </w:p>
                    </w:txbxContent>
                  </v:textbox>
                </v:shape>
                <v:roundrect id="AutoShape 2066" o:spid="_x0000_s1957" style="position:absolute;left:3135;top:3892;width:2658;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">
                  <v:textbox>
                    <w:txbxContent>
                      <w:p w14:paraId="3419F52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62DDFFA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Y-pattern single guided swivel discs|</w:t>
                        </w:r>
                      </w:p>
                    </w:txbxContent>
                  </v:textbox>
                </v:roundrect>
                <v:roundrect id="AutoShape 2067" o:spid="_x0000_s1958" style="position:absolute;left:924;top:6926;width:1725;height:7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">
                  <v:textbox>
                    <w:txbxContent>
                      <w:p w14:paraId="3ADB553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0B60454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74F17D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ect id="Rectangle 2068" o:spid="_x0000_s1959" style="position:absolute;left:2936;top:8293;width:480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">
                  <v:textbox>
                    <w:txbxContent>
                      <w:p w14:paraId="604D81D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v:textbox>
                </v:rect>
                <v:shape id="AutoShape 2069" o:spid="_x0000_s1960" type="#_x0000_t32" style="position:absolute;left:8630;top:254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">
                  <v:stroke endarrow="block"/>
                </v:shape>
                <v:shape id="AutoShape 2070" o:spid="_x0000_s1961" type="#_x0000_t32" style="position:absolute;left:4484;top:3553;width:25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">
                  <v:stroke endarrow="block"/>
                </v:shape>
                <v:shape id="AutoShape 2071" o:spid="_x0000_s1962" type="#_x0000_t32" style="position:absolute;left:4484;top:3551;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">
                  <v:stroke endarrow="block"/>
                </v:shape>
                <v:shape id="AutoShape 2072" o:spid="_x0000_s1963" type="#_x0000_t32" style="position:absolute;left:10225;top:3551;width:22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">
                  <v:stroke endarrow="block"/>
                </v:shape>
                <v:shape id="AutoShape 2073" o:spid="_x0000_s1964" type="#_x0000_t32" style="position:absolute;left:12470;top:3540;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">
                  <v:stroke endarrow="block"/>
                </v:shape>
                <v:shape id="AutoShape 2074" o:spid="_x0000_s1965" type="#_x0000_t32" style="position:absolute;left:1777;top:4343;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">
                  <v:stroke endarrow="block"/>
                </v:shape>
                <v:shape id="AutoShape 2075" o:spid="_x0000_s1966" type="#_x0000_t32" style="position:absolute;left:1794;top:4333;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">
                  <v:stroke endarrow="block"/>
                </v:shape>
                <v:shape id="AutoShape 2076" o:spid="_x0000_s1967" type="#_x0000_t32" style="position:absolute;left:5800;top:4294;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">
                  <v:stroke endarrow="block"/>
                </v:shape>
                <v:shape id="AutoShape 2077" o:spid="_x0000_s1968" type="#_x0000_t32" style="position:absolute;left:6922;top:4316;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">
                  <v:stroke endarrow="block"/>
                </v:shape>
                <v:shape id="AutoShape 2078" o:spid="_x0000_s1969" type="#_x0000_t32" style="position:absolute;left:4457;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">
                  <v:stroke endarrow="block"/>
                </v:shape>
                <v:shape id="AutoShape 2079" o:spid="_x0000_s1970" type="#_x0000_t32" style="position:absolute;left:9797;top:4367;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">
                  <v:stroke endarrow="block"/>
                </v:shape>
                <v:shape id="AutoShape 2080" o:spid="_x0000_s1971" type="#_x0000_t32" style="position:absolute;left:13853;top:4283;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">
                  <v:stroke endarrow="block"/>
                </v:shape>
                <v:shape id="AutoShape 2081" o:spid="_x0000_s1972" type="#_x0000_t32" style="position:absolute;left:9831;top:4362;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">
                  <v:stroke endarrow="block"/>
                </v:shape>
                <v:shape id="AutoShape 2082" o:spid="_x0000_s1973" type="#_x0000_t32" style="position:absolute;left:14967;top:4265;width:0;height:1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">
                  <v:stroke endarrow="block"/>
                </v:shape>
                <v:shape id="AutoShape 2083" o:spid="_x0000_s1974" type="#_x0000_t32" style="position:absolute;left:9830;top:6629;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">
                  <v:stroke endarrow="block"/>
                </v:shape>
                <v:shape id="AutoShape 2084" o:spid="_x0000_s1975" type="#_x0000_t32" style="position:absolute;left:12512;top:6637;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">
                  <v:stroke endarrow="block"/>
                </v:shape>
                <v:shape id="AutoShape 2085" o:spid="_x0000_s1976" type="#_x0000_t32" style="position:absolute;left:14954;top:6651;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">
                  <v:stroke endarrow="block"/>
                </v:shape>
                <v:shape id="AutoShape 2086" o:spid="_x0000_s1977" type="#_x0000_t32" style="position:absolute;left:2392;top:6020;width:34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">
                  <v:stroke endarrow="block"/>
                </v:shape>
                <v:shape id="AutoShape 2087" o:spid="_x0000_s1978" type="#_x0000_t32" style="position:absolute;left:2734;top:6018;width:0;height:19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">
                  <v:stroke endarrow="block"/>
                </v:shape>
                <v:shape id="AutoShape 2088" o:spid="_x0000_s1979" type="#_x0000_t32" style="position:absolute;left:2692;top:8002;width:2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">
                  <v:stroke endarrow="block"/>
                </v:shape>
                <v:shape id="AutoShape 2089" o:spid="_x0000_s1980" type="#_x0000_t32" style="position:absolute;left:5351;top:8003;width:24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">
                  <v:stroke endarrow="block"/>
                </v:shape>
                <v:shape id="AutoShape 2090" o:spid="_x0000_s1981" type="#_x0000_t32" style="position:absolute;left:7529;top:6018;width:3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">
                  <v:stroke endarrow="block"/>
                </v:shape>
                <v:shape id="AutoShape 2091" o:spid="_x0000_s1982" type="#_x0000_t32" style="position:absolute;left:5039;top:6087;width:3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">
                  <v:stroke endarrow="block"/>
                </v:shape>
                <v:shape id="AutoShape 2092" o:spid="_x0000_s1983" type="#_x0000_t32" style="position:absolute;left:10891;top:608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">
                  <v:stroke endarrow="block"/>
                </v:shape>
                <v:shape id="AutoShape 2093" o:spid="_x0000_s1984" type="#_x0000_t32" style="position:absolute;left:10437;top:606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">
                  <v:stroke endarrow="block"/>
                </v:shape>
                <v:shape id="AutoShape 2094" o:spid="_x0000_s1985" type="#_x0000_t32" style="position:absolute;left:10891;top:7981;width:2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">
                  <v:stroke endarrow="block"/>
                </v:shape>
                <v:shape id="AutoShape 2095" o:spid="_x0000_s1986" type="#_x0000_t32" style="position:absolute;left:13527;top:7981;width:246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">
                  <v:stroke endarrow="block"/>
                </v:shape>
                <v:shape id="AutoShape 2096" o:spid="_x0000_s1987" type="#_x0000_t32" style="position:absolute;left:15547;top:6090;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">
                  <v:stroke endarrow="block"/>
                </v:shape>
                <v:shape id="AutoShape 2097" o:spid="_x0000_s1988" type="#_x0000_t32" style="position:absolute;left:13077;top:6071;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">
                  <v:stroke endarrow="block"/>
                </v:shape>
                <v:shape id="AutoShape 2098" o:spid="_x0000_s1989" type="#_x0000_t32" style="position:absolute;left:13540;top:797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">
                  <v:stroke endarrow="block"/>
                </v:shape>
                <v:rect id="Rectangle 2099" o:spid="_x0000_s1990" style="position:absolute;left:11223;top:8256;width:4792;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">
                  <v:textbox>
                    <w:txbxContent>
                      <w:p w14:paraId="707E61F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v:textbox>
                </v:rect>
                <v:shape id="AutoShape 2100" o:spid="_x0000_s1991" type="#_x0000_t32" style="position:absolute;left:5351;top:6087;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">
                  <v:stroke endarrow="block"/>
                </v:shape>
                <v:shape id="AutoShape 2101" o:spid="_x0000_s1992" type="#_x0000_t32" style="position:absolute;left:7875;top:6002;width:1;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">
                  <v:stroke endarrow="block"/>
                </v:shape>
                <v:shape id="AutoShape 2102" o:spid="_x0000_s1993" type="#_x0000_t32" style="position:absolute;left:5334;top:8007;width:0;height: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">
                  <v:stroke endarrow="block"/>
                </v:shape>
                <v:shape id="AutoShape 2103" o:spid="_x0000_s1994" type="#_x0000_t32" style="position:absolute;left:6922;top:6602;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">
                  <v:stroke endarrow="block"/>
                </v:shape>
                <v:shape id="AutoShape 2104" o:spid="_x0000_s1995" type="#_x0000_t32" style="position:absolute;left:4440;top:668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">
                  <v:stroke endarrow="block"/>
                </v:shape>
                <v:shape id="AutoShape 2105" o:spid="_x0000_s1996" type="#_x0000_t32" style="position:absolute;left:1793;top:6653;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">
                  <v:stroke endarrow="block"/>
                </v:shape>
                <v:shape id="Text Box 2106" o:spid="_x0000_s1997" type="#_x0000_t202" style="position:absolute;left:9904;top:294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" filled="f" stroked="f">
                  <v:textbox>
                    <w:txbxContent>
                      <w:p w14:paraId="6EC65BF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107" o:spid="_x0000_s1998" type="#_x0000_t202" style="position:absolute;left:6406;top:29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" filled="f" stroked="f">
                  <v:textbox>
                    <w:txbxContent>
                      <w:p w14:paraId="2A74B0D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AutoShape 2108" o:spid="_x0000_s1999" type="#_x0000_t32" style="position:absolute;left:12513;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">
                  <v:stroke endarrow="block"/>
                </v:shape>
                <v:shape id="AutoShape 2109" o:spid="_x0000_s2000" type="#_x0000_t110" style="position:absolute;left:3850;top:5519;width:11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">
                  <v:textbox>
                    <w:txbxContent>
                      <w:p w14:paraId="21E2208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7B07A6D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6F97D22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v:textbox>
                </v:shape>
                <v:shape id="AutoShape 2110" o:spid="_x0000_s2001" type="#_x0000_t110" style="position:absolute;left:6321;top:5452;width:1214;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">
                  <v:textbox>
                    <w:txbxContent>
                      <w:p w14:paraId="4277D2B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09DAB57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2670053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v:textbox>
                </v:shape>
                <v:shape id="AutoShape 2111" o:spid="_x0000_s2002" type="#_x0000_t110" style="position:absolute;left:9241;top:5506;width:1189;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">
                  <v:textbox>
                    <w:txbxContent>
                      <w:p w14:paraId="3A0DFCE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45ACBAC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E875F3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v:textbox>
                </v:shape>
                <v:shape id="AutoShape 2112" o:spid="_x0000_s2003" type="#_x0000_t110" style="position:absolute;left:11954;top:5503;width:1124;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">
                  <v:textbox>
                    <w:txbxContent>
                      <w:p w14:paraId="3FA03DB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016DB09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681D43E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v:textbox>
                </v:shape>
                <v:shape id="AutoShape 2113" o:spid="_x0000_s2004" type="#_x0000_t110" style="position:absolute;left:14366;top:5518;width:1180;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">
                  <v:textbox>
                    <w:txbxContent>
                      <w:p w14:paraId="6B18E92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5B4691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6531340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700 psi</w:t>
                        </w:r>
                      </w:p>
                    </w:txbxContent>
                  </v:textbox>
                </v:shape>
                <v:shape id="Text Box 2114" o:spid="_x0000_s2005" type="#_x0000_t202" style="position:absolute;left:13811;top:3921;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" filled="f" stroked="f">
                  <v:textbox>
                    <w:txbxContent>
                      <w:p w14:paraId="75E0CADA"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4BD310C5"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115" o:spid="_x0000_s2006" type="#_x0000_t202" style="position:absolute;left:9923;top:3972;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" filled="f" stroked="f">
                  <v:textbox>
                    <w:txbxContent>
                      <w:p w14:paraId="0EE8FD0B"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1B4047DF"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116" o:spid="_x0000_s2007" type="#_x0000_t202" style="position:absolute;left:3456;top:4783;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" filled="f" stroked="f">
                  <v:textbox>
                    <w:txbxContent>
                      <w:p w14:paraId="2570DB02"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758E9E8F"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v:textbox>
                </v:shape>
                <v:shape id="Text Box 2117" o:spid="_x0000_s2008" type="#_x0000_t202" style="position:absolute;left:7152;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" filled="f" stroked="f">
                  <v:textbox>
                    <w:txbxContent>
                      <w:p w14:paraId="0CAB2C5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18" o:spid="_x0000_s2009" type="#_x0000_t202" style="position:absolute;left:469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" filled="f" stroked="f">
                  <v:textbox>
                    <w:txbxContent>
                      <w:p w14:paraId="12EAE48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19" o:spid="_x0000_s2010" type="#_x0000_t202" style="position:absolute;left:2054;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" filled="f" stroked="f">
                  <v:textbox>
                    <w:txbxContent>
                      <w:p w14:paraId="6AA84B8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20" o:spid="_x0000_s2011" type="#_x0000_t202" style="position:absolute;left:15250;top:55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" filled="f" stroked="f">
                  <v:textbox>
                    <w:txbxContent>
                      <w:p w14:paraId="0079BBB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21" o:spid="_x0000_s2012" type="#_x0000_t202" style="position:absolute;left:12767;top:555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" filled="f" stroked="f">
                  <v:textbox>
                    <w:txbxContent>
                      <w:p w14:paraId="60753C2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22" o:spid="_x0000_s2013" type="#_x0000_t202" style="position:absolute;left:1012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" filled="f" stroked="f">
                  <v:textbox>
                    <w:txbxContent>
                      <w:p w14:paraId="3AF6B37D"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23" o:spid="_x0000_s2014" type="#_x0000_t202" style="position:absolute;left:5703;top:3930;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" filled="f" stroked="f">
                  <v:textbox>
                    <w:txbxContent>
                      <w:p w14:paraId="220B2377"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205C525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124" o:spid="_x0000_s2015" type="#_x0000_t202" style="position:absolute;left:1878;top:3981;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" filled="f" stroked="f">
                  <v:textbox>
                    <w:txbxContent>
                      <w:p w14:paraId="2CD331C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3D28E4A0"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125" o:spid="_x0000_s2016" type="#_x0000_t202" style="position:absolute;left:1563;top:638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" filled="f" stroked="f">
                  <v:textbox>
                    <w:txbxContent>
                      <w:p w14:paraId="3F08EF4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126" o:spid="_x0000_s2017" type="#_x0000_t202" style="position:absolute;left:4201;top:6446;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" filled="f" stroked="f">
                  <v:textbox>
                    <w:txbxContent>
                      <w:p w14:paraId="52E9741B"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127" o:spid="_x0000_s2018" type="#_x0000_t202" style="position:absolute;left:6709;top:635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" filled="f" stroked="f">
                  <v:textbox>
                    <w:txbxContent>
                      <w:p w14:paraId="734DCA6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128" o:spid="_x0000_s2019" type="#_x0000_t202" style="position:absolute;left:14729;top:636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" filled="f" stroked="f">
                  <v:textbox>
                    <w:txbxContent>
                      <w:p w14:paraId="7EEB7FA8"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129" o:spid="_x0000_s2020" type="#_x0000_t202" style="position:absolute;left:12297;top:634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" filled="f" stroked="f">
                  <v:textbox>
                    <w:txbxContent>
                      <w:p w14:paraId="67D2F98A"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130" o:spid="_x0000_s2021" type="#_x0000_t202" style="position:absolute;left:9594;top:636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" filled="f" stroked="f">
                  <v:textbox>
                    <w:txbxContent>
                      <w:p w14:paraId="7FA23A14"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roundrect id="AutoShape 2131" o:spid="_x0000_s2022" style="position:absolute;left:3633;top:6987;width:1610;height:7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">
                  <v:textbox>
                    <w:txbxContent>
                      <w:p w14:paraId="12EB43E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6986B2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054860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132" o:spid="_x0000_s2023" style="position:absolute;left:6090;top:6935;width:169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">
                  <v:textbox>
                    <w:txbxContent>
                      <w:p w14:paraId="1B6A77E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E87261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1CC671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133" o:spid="_x0000_s2024" style="position:absolute;left:8919;top:6972;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">
                  <v:textbox>
                    <w:txbxContent>
                      <w:p w14:paraId="2C22717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406720F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4F689BE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134" o:spid="_x0000_s2025" style="position:absolute;left:11601;top:6980;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">
                  <v:textbox>
                    <w:txbxContent>
                      <w:p w14:paraId="52E7743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462A1B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6E30914"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135" o:spid="_x0000_s2026" style="position:absolute;left:14058;top:6963;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">
                  <v:textbox>
                    <w:txbxContent>
                      <w:p w14:paraId="26548A7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450C8F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7A3AFF2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shape id="Text Box 2136" o:spid="_x0000_s2027" type="#_x0000_t202" style="position:absolute;left:11516;top:4782;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" filled="f" stroked="f">
                  <v:textbox>
                    <w:txbxContent>
                      <w:p w14:paraId="24BB8B21"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49D54069"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v:textbox>
                </v:shape>
              </v:group>
            </w:pict>
          </mc:Fallback>
        </mc:AlternateContent>
      </w:r>
      <w:r w:rsidR="007738DF">
        <w:rPr>
          <w:b/>
        </w:rPr>
        <w:t>Figure D-7:</w:t>
      </w:r>
      <w:r w:rsidR="007738DF">
        <w:t xml:space="preserve"> Y – Pattern Globe Valve Size 2” to 3”</w:t>
      </w:r>
    </w:p>
    <w:p w14:paraId="54908B69" w14:textId="77777777" w:rsidR="007738DF" w:rsidRDefault="007738DF" w:rsidP="007738DF">
      <w:pPr>
        <w:pStyle w:val="ListParagraph"/>
        <w:spacing w:after="0" w:line="240" w:lineRule="auto"/>
        <w:ind w:left="360"/>
      </w:pPr>
    </w:p>
    <w:p w14:paraId="48411B81" w14:textId="77777777" w:rsidR="007738DF" w:rsidRDefault="007738DF" w:rsidP="007738DF">
      <w:pPr>
        <w:pStyle w:val="ListParagraph"/>
        <w:spacing w:after="0" w:line="240" w:lineRule="auto"/>
        <w:ind w:left="360"/>
      </w:pPr>
    </w:p>
    <w:p w14:paraId="04C8EDF9" w14:textId="77777777" w:rsidR="007738DF" w:rsidRDefault="007738DF" w:rsidP="007738DF">
      <w:pPr>
        <w:pStyle w:val="ListParagraph"/>
        <w:spacing w:after="0" w:line="240" w:lineRule="auto"/>
        <w:ind w:left="360"/>
      </w:pPr>
    </w:p>
    <w:p w14:paraId="2B5E0F39" w14:textId="77777777" w:rsidR="007738DF" w:rsidRDefault="007738DF" w:rsidP="007738DF">
      <w:pPr>
        <w:pStyle w:val="ListParagraph"/>
        <w:spacing w:after="0" w:line="240" w:lineRule="auto"/>
        <w:ind w:left="360"/>
      </w:pPr>
    </w:p>
    <w:p w14:paraId="527AC629" w14:textId="77777777" w:rsidR="007738DF" w:rsidRDefault="007738DF" w:rsidP="007738DF">
      <w:pPr>
        <w:pStyle w:val="ListParagraph"/>
        <w:spacing w:after="0" w:line="240" w:lineRule="auto"/>
        <w:ind w:left="360"/>
      </w:pPr>
    </w:p>
    <w:p w14:paraId="4B110589" w14:textId="77777777" w:rsidR="007738DF" w:rsidRDefault="007738DF" w:rsidP="007738DF">
      <w:pPr>
        <w:pStyle w:val="ListParagraph"/>
        <w:spacing w:after="0" w:line="240" w:lineRule="auto"/>
        <w:ind w:left="360"/>
      </w:pPr>
    </w:p>
    <w:p w14:paraId="670E2F29" w14:textId="77777777" w:rsidR="007738DF" w:rsidRDefault="007738DF" w:rsidP="007738DF">
      <w:pPr>
        <w:pStyle w:val="ListParagraph"/>
        <w:spacing w:after="0" w:line="240" w:lineRule="auto"/>
        <w:ind w:left="360"/>
      </w:pPr>
    </w:p>
    <w:p w14:paraId="2634224B" w14:textId="77777777" w:rsidR="007738DF" w:rsidRDefault="007738DF" w:rsidP="007738DF">
      <w:pPr>
        <w:pStyle w:val="ListParagraph"/>
        <w:spacing w:after="0" w:line="240" w:lineRule="auto"/>
        <w:ind w:left="360"/>
      </w:pPr>
    </w:p>
    <w:p w14:paraId="39146E63" w14:textId="77777777" w:rsidR="007738DF" w:rsidRDefault="007738DF" w:rsidP="007738DF">
      <w:pPr>
        <w:pStyle w:val="ListParagraph"/>
        <w:spacing w:after="0" w:line="240" w:lineRule="auto"/>
        <w:ind w:left="360"/>
      </w:pPr>
    </w:p>
    <w:p w14:paraId="5FDBAF51" w14:textId="77777777" w:rsidR="007738DF" w:rsidRDefault="007738DF" w:rsidP="007738DF">
      <w:pPr>
        <w:pStyle w:val="ListParagraph"/>
        <w:spacing w:after="0" w:line="240" w:lineRule="auto"/>
        <w:ind w:left="360"/>
      </w:pPr>
    </w:p>
    <w:p w14:paraId="09E1B116" w14:textId="77777777" w:rsidR="007738DF" w:rsidRDefault="007738DF" w:rsidP="007738DF">
      <w:pPr>
        <w:pStyle w:val="ListParagraph"/>
        <w:spacing w:after="0" w:line="240" w:lineRule="auto"/>
        <w:ind w:left="360"/>
      </w:pPr>
    </w:p>
    <w:p w14:paraId="325359BB" w14:textId="77777777" w:rsidR="007738DF" w:rsidRDefault="007738DF" w:rsidP="007738DF">
      <w:pPr>
        <w:pStyle w:val="ListParagraph"/>
        <w:spacing w:after="0" w:line="240" w:lineRule="auto"/>
        <w:ind w:left="360"/>
      </w:pPr>
    </w:p>
    <w:p w14:paraId="42A63260" w14:textId="77777777" w:rsidR="007738DF" w:rsidRDefault="007738DF" w:rsidP="007738DF">
      <w:pPr>
        <w:pStyle w:val="ListParagraph"/>
        <w:spacing w:after="0" w:line="240" w:lineRule="auto"/>
        <w:ind w:left="360"/>
      </w:pPr>
    </w:p>
    <w:p w14:paraId="7CE765BD" w14:textId="77777777" w:rsidR="007738DF" w:rsidRDefault="007738DF" w:rsidP="007738DF">
      <w:pPr>
        <w:pStyle w:val="ListParagraph"/>
        <w:spacing w:after="0" w:line="240" w:lineRule="auto"/>
        <w:ind w:left="360"/>
      </w:pPr>
    </w:p>
    <w:p w14:paraId="5436EDD5" w14:textId="77777777" w:rsidR="007738DF" w:rsidRDefault="007738DF" w:rsidP="007738DF">
      <w:pPr>
        <w:pStyle w:val="ListParagraph"/>
        <w:spacing w:after="0" w:line="240" w:lineRule="auto"/>
        <w:ind w:left="360"/>
      </w:pPr>
    </w:p>
    <w:p w14:paraId="5A4EED0D" w14:textId="77777777" w:rsidR="007738DF" w:rsidRDefault="007738DF" w:rsidP="007738DF">
      <w:pPr>
        <w:pStyle w:val="ListParagraph"/>
        <w:spacing w:after="0" w:line="240" w:lineRule="auto"/>
        <w:ind w:left="360"/>
      </w:pPr>
    </w:p>
    <w:p w14:paraId="20E90269" w14:textId="77777777" w:rsidR="007738DF" w:rsidRDefault="007738DF" w:rsidP="007738DF">
      <w:pPr>
        <w:pStyle w:val="ListParagraph"/>
        <w:spacing w:after="0" w:line="240" w:lineRule="auto"/>
        <w:ind w:left="360"/>
      </w:pPr>
    </w:p>
    <w:p w14:paraId="260E4532" w14:textId="77777777" w:rsidR="007738DF" w:rsidRDefault="007738DF" w:rsidP="007738DF">
      <w:pPr>
        <w:pStyle w:val="ListParagraph"/>
        <w:spacing w:after="0" w:line="240" w:lineRule="auto"/>
        <w:ind w:left="360"/>
      </w:pPr>
    </w:p>
    <w:p w14:paraId="0C815AD8" w14:textId="77777777" w:rsidR="007738DF" w:rsidRDefault="007738DF" w:rsidP="007738DF">
      <w:pPr>
        <w:pStyle w:val="ListParagraph"/>
        <w:spacing w:after="0" w:line="240" w:lineRule="auto"/>
        <w:ind w:left="360"/>
      </w:pPr>
    </w:p>
    <w:p w14:paraId="5986D57A" w14:textId="77777777" w:rsidR="007738DF" w:rsidRDefault="007738DF" w:rsidP="007738DF">
      <w:pPr>
        <w:pStyle w:val="ListParagraph"/>
        <w:spacing w:after="0" w:line="240" w:lineRule="auto"/>
        <w:ind w:left="360"/>
      </w:pPr>
    </w:p>
    <w:p w14:paraId="24B88E53" w14:textId="77777777" w:rsidR="007738DF" w:rsidRDefault="007738DF" w:rsidP="007738DF">
      <w:pPr>
        <w:pStyle w:val="ListParagraph"/>
        <w:spacing w:after="0" w:line="240" w:lineRule="auto"/>
        <w:ind w:left="360"/>
      </w:pPr>
    </w:p>
    <w:p w14:paraId="5738DA4C" w14:textId="77777777" w:rsidR="007738DF" w:rsidRDefault="007738DF" w:rsidP="007738DF">
      <w:pPr>
        <w:pStyle w:val="ListParagraph"/>
        <w:spacing w:after="0" w:line="240" w:lineRule="auto"/>
        <w:ind w:left="360"/>
      </w:pPr>
    </w:p>
    <w:p w14:paraId="3B1B6EC6" w14:textId="77777777" w:rsidR="007738DF" w:rsidRDefault="007738DF" w:rsidP="007738DF">
      <w:pPr>
        <w:pStyle w:val="ListParagraph"/>
        <w:spacing w:after="0" w:line="240" w:lineRule="auto"/>
        <w:ind w:left="360"/>
      </w:pPr>
    </w:p>
    <w:p w14:paraId="2675819D" w14:textId="77777777" w:rsidR="007738DF" w:rsidRDefault="007738DF" w:rsidP="007738DF">
      <w:pPr>
        <w:pStyle w:val="ListParagraph"/>
        <w:spacing w:after="0" w:line="240" w:lineRule="auto"/>
        <w:ind w:left="360"/>
      </w:pPr>
    </w:p>
    <w:p w14:paraId="04FA3C28" w14:textId="77777777" w:rsidR="007738DF" w:rsidRDefault="007738DF" w:rsidP="007738DF">
      <w:pPr>
        <w:pStyle w:val="ListParagraph"/>
        <w:spacing w:after="0" w:line="240" w:lineRule="auto"/>
        <w:ind w:left="360"/>
      </w:pPr>
    </w:p>
    <w:p w14:paraId="0EE26F06" w14:textId="77777777" w:rsidR="007738DF" w:rsidRDefault="007738DF" w:rsidP="007738DF">
      <w:pPr>
        <w:pStyle w:val="ListParagraph"/>
        <w:spacing w:after="0" w:line="240" w:lineRule="auto"/>
        <w:ind w:left="360"/>
      </w:pPr>
    </w:p>
    <w:p w14:paraId="1FC9FE44" w14:textId="77777777" w:rsidR="007738DF" w:rsidRDefault="007738DF" w:rsidP="007738DF">
      <w:pPr>
        <w:pStyle w:val="ListParagraph"/>
        <w:spacing w:after="0" w:line="240" w:lineRule="auto"/>
        <w:ind w:left="360"/>
      </w:pPr>
    </w:p>
    <w:p w14:paraId="232C3C50" w14:textId="77777777" w:rsidR="007738DF" w:rsidRDefault="007738DF" w:rsidP="007738DF">
      <w:pPr>
        <w:pStyle w:val="ListParagraph"/>
        <w:spacing w:after="0" w:line="240" w:lineRule="auto"/>
        <w:ind w:left="360"/>
      </w:pPr>
    </w:p>
    <w:p w14:paraId="2B87BA88" w14:textId="77777777" w:rsidR="007738DF" w:rsidRDefault="007738DF" w:rsidP="007738DF">
      <w:pPr>
        <w:ind w:left="0"/>
        <w:rPr>
          <w:rFonts w:ascii="Calibri" w:hAnsi="Calibri"/>
          <w:sz w:val="16"/>
          <w:szCs w:val="16"/>
          <w:lang w:val="en-GB"/>
        </w:rPr>
      </w:pPr>
      <w:r>
        <w:rPr>
          <w:rFonts w:ascii="Calibri" w:hAnsi="Calibri"/>
          <w:sz w:val="16"/>
          <w:szCs w:val="16"/>
          <w:lang w:val="en-GB"/>
        </w:rPr>
        <w:t>Notes</w:t>
      </w:r>
    </w:p>
    <w:p w14:paraId="110BCFA5" w14:textId="77777777" w:rsidR="007738DF" w:rsidRDefault="007738DF" w:rsidP="007738DF">
      <w:pPr>
        <w:pStyle w:val="ListParagraph"/>
        <w:numPr>
          <w:ilvl w:val="0"/>
          <w:numId w:val="65"/>
        </w:numPr>
        <w:spacing w:after="0" w:line="240" w:lineRule="auto"/>
        <w:rPr>
          <w:rFonts w:ascii="Calibri" w:hAnsi="Calibri"/>
          <w:sz w:val="16"/>
          <w:szCs w:val="16"/>
        </w:rPr>
      </w:pPr>
      <w:r>
        <w:rPr>
          <w:rFonts w:ascii="Calibri" w:hAnsi="Calibri"/>
          <w:sz w:val="16"/>
          <w:szCs w:val="16"/>
        </w:rPr>
        <w:t>Y-Pattern globe valves generally have guided swivel discs in a cage type body design.  The disc is guided in the cage at a single location near the stem.</w:t>
      </w:r>
    </w:p>
    <w:p w14:paraId="0D29B76C" w14:textId="77777777" w:rsidR="007738DF" w:rsidRDefault="007738DF" w:rsidP="007738DF">
      <w:pPr>
        <w:pStyle w:val="ListParagraph"/>
        <w:spacing w:after="0" w:line="240" w:lineRule="auto"/>
        <w:ind w:left="360"/>
        <w:rPr>
          <w:ins w:id="6133" w:author="Olzhasbek Zhunisbayev" w:date="2023-10-06T15:38:00Z"/>
          <w:rFonts w:ascii="Calibri" w:hAnsi="Calibri"/>
          <w:sz w:val="16"/>
          <w:szCs w:val="16"/>
        </w:rPr>
      </w:pPr>
      <w:r>
        <w:rPr>
          <w:rFonts w:ascii="Calibri" w:hAnsi="Calibri"/>
          <w:sz w:val="16"/>
          <w:szCs w:val="16"/>
        </w:rPr>
        <w:t>Some manufacturers make a fully guided or guided in two locations, non-rotating disc which the most resistant design to prevent disc and stem vibration.  It is important to identify which disc design exists in the valve being evaluated.  If not know assume a single guided swivel disc in a cage type body design and determine if further evaluation is required.</w:t>
      </w:r>
    </w:p>
    <w:p w14:paraId="2ACCD2F4" w14:textId="7795F9AB" w:rsidR="004E7CF9" w:rsidRPr="004E7CF9" w:rsidRDefault="004E7CF9">
      <w:pPr>
        <w:pStyle w:val="ListParagraph"/>
        <w:numPr>
          <w:ilvl w:val="0"/>
          <w:numId w:val="65"/>
        </w:numPr>
        <w:spacing w:after="0" w:line="240" w:lineRule="auto"/>
        <w:rPr>
          <w:rFonts w:ascii="Calibri" w:hAnsi="Calibri"/>
          <w:sz w:val="16"/>
          <w:szCs w:val="16"/>
          <w:lang w:val="en-US"/>
          <w:rPrChange w:id="6134" w:author="Olzhasbek Zhunisbayev" w:date="2023-10-06T15:38:00Z">
            <w:rPr/>
          </w:rPrChange>
        </w:rPr>
        <w:pPrChange w:id="6135" w:author="Olzhasbek Zhunisbayev" w:date="2023-10-06T15:38:00Z">
          <w:pPr>
            <w:pStyle w:val="ListParagraph"/>
            <w:spacing w:after="0" w:line="240" w:lineRule="auto"/>
            <w:ind w:left="360"/>
          </w:pPr>
        </w:pPrChange>
      </w:pPr>
      <w:ins w:id="6136" w:author="Olzhasbek Zhunisbayev" w:date="2023-10-06T15:38:00Z">
        <w:r>
          <w:rPr>
            <w:rFonts w:ascii="Calibri" w:hAnsi="Calibri"/>
            <w:sz w:val="16"/>
            <w:szCs w:val="16"/>
            <w:lang w:val="en-US"/>
          </w:rPr>
          <w:t>Consult with Valve Manufacturer in high Delta P service the necessity for full stellite trim to mitigate erosion concerns.</w:t>
        </w:r>
      </w:ins>
    </w:p>
    <w:p w14:paraId="6C387C51" w14:textId="7BF1D0F5" w:rsidR="007738DF" w:rsidRDefault="004211D7" w:rsidP="007738DF">
      <w:pPr>
        <w:pStyle w:val="ListParagraph"/>
        <w:spacing w:after="0" w:line="240" w:lineRule="auto"/>
        <w:ind w:left="360"/>
      </w:pPr>
      <w:r>
        <w:rPr>
          <w:noProof/>
        </w:rPr>
        <w:lastRenderedPageBreak/>
        <mc:AlternateContent>
          <mc:Choice Requires="wpg">
            <w:drawing>
              <wp:anchor distT="0" distB="0" distL="114300" distR="114300" simplePos="0" relativeHeight="253000704" behindDoc="0" locked="0" layoutInCell="1" allowOverlap="1" wp14:anchorId="35CAE05E" wp14:editId="35D6EE45">
                <wp:simplePos x="0" y="0"/>
                <wp:positionH relativeFrom="column">
                  <wp:posOffset>-402525</wp:posOffset>
                </wp:positionH>
                <wp:positionV relativeFrom="paragraph">
                  <wp:posOffset>7648</wp:posOffset>
                </wp:positionV>
                <wp:extent cx="9840871" cy="4913906"/>
                <wp:effectExtent l="0" t="0" r="0" b="20320"/>
                <wp:wrapNone/>
                <wp:docPr id="1954656988" name="Group 2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40871" cy="4913906"/>
                          <a:chOff x="924" y="1433"/>
                          <a:chExt cx="15387" cy="7787"/>
                        </a:xfrm>
                      </wpg:grpSpPr>
                      <wps:wsp>
                        <wps:cNvPr id="2016436306" name="AutoShape 2138"/>
                        <wps:cNvCnPr>
                          <a:cxnSpLocks noChangeShapeType="1"/>
                        </wps:cNvCnPr>
                        <wps:spPr bwMode="auto">
                          <a:xfrm>
                            <a:off x="16001" y="6087"/>
                            <a:ext cx="0" cy="19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0540930" name="AutoShape 2139"/>
                        <wps:cNvCnPr>
                          <a:cxnSpLocks noChangeShapeType="1"/>
                        </wps:cNvCnPr>
                        <wps:spPr bwMode="auto">
                          <a:xfrm>
                            <a:off x="13531" y="6067"/>
                            <a:ext cx="2"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8721406" name="Oval 2140"/>
                        <wps:cNvSpPr>
                          <a:spLocks noChangeArrowheads="1"/>
                        </wps:cNvSpPr>
                        <wps:spPr bwMode="auto">
                          <a:xfrm>
                            <a:off x="7700" y="1433"/>
                            <a:ext cx="1854" cy="1114"/>
                          </a:xfrm>
                          <a:prstGeom prst="ellipse">
                            <a:avLst/>
                          </a:prstGeom>
                          <a:solidFill>
                            <a:srgbClr val="FFFFFF"/>
                          </a:solidFill>
                          <a:ln w="9525">
                            <a:solidFill>
                              <a:srgbClr val="000000"/>
                            </a:solidFill>
                            <a:round/>
                            <a:headEnd/>
                            <a:tailEnd/>
                          </a:ln>
                        </wps:spPr>
                        <wps:txbx>
                          <w:txbxContent>
                            <w:p w14:paraId="5E7B5286" w14:textId="77777777" w:rsidR="00BF7F3C" w:rsidRPr="005D4A40" w:rsidRDefault="00BF7F3C" w:rsidP="007738DF">
                              <w:pPr>
                                <w:spacing w:line="240" w:lineRule="auto"/>
                                <w:ind w:left="0"/>
                                <w:jc w:val="center"/>
                                <w:rPr>
                                  <w:rFonts w:ascii="Calibri" w:hAnsi="Calibri"/>
                                  <w:b/>
                                  <w:sz w:val="16"/>
                                  <w:szCs w:val="16"/>
                                </w:rPr>
                              </w:pPr>
                              <w:r w:rsidRPr="005D4A40">
                                <w:rPr>
                                  <w:rFonts w:ascii="Calibri" w:hAnsi="Calibri"/>
                                  <w:b/>
                                  <w:sz w:val="16"/>
                                  <w:szCs w:val="16"/>
                                </w:rPr>
                                <w:t>Y-Pattern Globe Valve Size</w:t>
                              </w:r>
                            </w:p>
                            <w:p w14:paraId="3C19C58F" w14:textId="77777777" w:rsidR="00BF7F3C" w:rsidRPr="005D4A40" w:rsidRDefault="00BF7F3C" w:rsidP="007738DF">
                              <w:pPr>
                                <w:spacing w:before="0" w:line="240" w:lineRule="auto"/>
                                <w:ind w:left="0"/>
                                <w:jc w:val="center"/>
                                <w:rPr>
                                  <w:rFonts w:ascii="Calibri" w:hAnsi="Calibri"/>
                                  <w:b/>
                                  <w:sz w:val="16"/>
                                  <w:szCs w:val="16"/>
                                </w:rPr>
                              </w:pPr>
                              <w:r w:rsidRPr="005D4A40">
                                <w:rPr>
                                  <w:rFonts w:ascii="Calibri" w:hAnsi="Calibri"/>
                                  <w:b/>
                                  <w:sz w:val="16"/>
                                  <w:szCs w:val="16"/>
                                </w:rPr>
                                <w:t>4” to 6”</w:t>
                              </w:r>
                            </w:p>
                          </w:txbxContent>
                        </wps:txbx>
                        <wps:bodyPr rot="0" vert="horz" wrap="square" lIns="91440" tIns="45720" rIns="91440" bIns="45720" anchor="t" anchorCtr="0" upright="1">
                          <a:noAutofit/>
                        </wps:bodyPr>
                      </wps:wsp>
                      <wps:wsp>
                        <wps:cNvPr id="2085190804" name="AutoShape 2141"/>
                        <wps:cNvSpPr>
                          <a:spLocks noChangeArrowheads="1"/>
                        </wps:cNvSpPr>
                        <wps:spPr bwMode="auto">
                          <a:xfrm>
                            <a:off x="7051" y="2847"/>
                            <a:ext cx="3174" cy="1421"/>
                          </a:xfrm>
                          <a:prstGeom prst="flowChartDecision">
                            <a:avLst/>
                          </a:prstGeom>
                          <a:solidFill>
                            <a:srgbClr val="FFFFFF"/>
                          </a:solidFill>
                          <a:ln w="9525">
                            <a:solidFill>
                              <a:srgbClr val="000000"/>
                            </a:solidFill>
                            <a:miter lim="800000"/>
                            <a:headEnd/>
                            <a:tailEnd/>
                          </a:ln>
                        </wps:spPr>
                        <wps:txbx>
                          <w:txbxContent>
                            <w:p w14:paraId="3B579747" w14:textId="77777777" w:rsidR="00BF7F3C" w:rsidRPr="005D4A40" w:rsidRDefault="00BF7F3C" w:rsidP="007738DF">
                              <w:pPr>
                                <w:spacing w:line="240" w:lineRule="auto"/>
                                <w:ind w:left="-142" w:right="-104"/>
                                <w:jc w:val="center"/>
                                <w:rPr>
                                  <w:rFonts w:ascii="Calibri" w:hAnsi="Calibri"/>
                                  <w:sz w:val="14"/>
                                  <w:szCs w:val="14"/>
                                </w:rPr>
                              </w:pPr>
                              <w:r w:rsidRPr="005D4A40">
                                <w:rPr>
                                  <w:rFonts w:ascii="Calibri" w:hAnsi="Calibri"/>
                                  <w:sz w:val="14"/>
                                  <w:szCs w:val="14"/>
                                </w:rPr>
                                <w:t>Does Y Pattern Valve have fully-guided non-rotating disc? See Note 1.</w:t>
                              </w:r>
                            </w:p>
                          </w:txbxContent>
                        </wps:txbx>
                        <wps:bodyPr rot="0" vert="horz" wrap="square" lIns="91440" tIns="45720" rIns="91440" bIns="45720" anchor="t" anchorCtr="0" upright="1">
                          <a:noAutofit/>
                        </wps:bodyPr>
                      </wps:wsp>
                      <wps:wsp>
                        <wps:cNvPr id="1997070781" name="AutoShape 2142"/>
                        <wps:cNvSpPr>
                          <a:spLocks noChangeArrowheads="1"/>
                        </wps:cNvSpPr>
                        <wps:spPr bwMode="auto">
                          <a:xfrm>
                            <a:off x="11087" y="3866"/>
                            <a:ext cx="2762" cy="890"/>
                          </a:xfrm>
                          <a:prstGeom prst="roundRect">
                            <a:avLst>
                              <a:gd name="adj" fmla="val 16667"/>
                            </a:avLst>
                          </a:prstGeom>
                          <a:solidFill>
                            <a:srgbClr val="FFFFFF"/>
                          </a:solidFill>
                          <a:ln w="9525">
                            <a:solidFill>
                              <a:srgbClr val="000000"/>
                            </a:solidFill>
                            <a:round/>
                            <a:headEnd/>
                            <a:tailEnd/>
                          </a:ln>
                        </wps:spPr>
                        <wps:txbx>
                          <w:txbxContent>
                            <w:p w14:paraId="5703D87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4994EDD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fully or double guided non-rotating discs|</w:t>
                              </w:r>
                            </w:p>
                          </w:txbxContent>
                        </wps:txbx>
                        <wps:bodyPr rot="0" vert="horz" wrap="square" lIns="91440" tIns="45720" rIns="91440" bIns="45720" anchor="t" anchorCtr="0" upright="1">
                          <a:noAutofit/>
                        </wps:bodyPr>
                      </wps:wsp>
                      <wps:wsp>
                        <wps:cNvPr id="1359708251" name="AutoShape 2143"/>
                        <wps:cNvSpPr>
                          <a:spLocks noChangeArrowheads="1"/>
                        </wps:cNvSpPr>
                        <wps:spPr bwMode="auto">
                          <a:xfrm>
                            <a:off x="1221" y="5450"/>
                            <a:ext cx="1171" cy="1161"/>
                          </a:xfrm>
                          <a:prstGeom prst="flowChartDecision">
                            <a:avLst/>
                          </a:prstGeom>
                          <a:solidFill>
                            <a:srgbClr val="FFFFFF"/>
                          </a:solidFill>
                          <a:ln w="9525">
                            <a:solidFill>
                              <a:srgbClr val="000000"/>
                            </a:solidFill>
                            <a:miter lim="800000"/>
                            <a:headEnd/>
                            <a:tailEnd/>
                          </a:ln>
                        </wps:spPr>
                        <wps:txbx>
                          <w:txbxContent>
                            <w:p w14:paraId="4C24E3F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E49390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1A1E201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350 psi</w:t>
                              </w:r>
                            </w:p>
                          </w:txbxContent>
                        </wps:txbx>
                        <wps:bodyPr rot="0" vert="horz" wrap="square" lIns="91440" tIns="45720" rIns="91440" bIns="45720" anchor="t" anchorCtr="0" upright="1">
                          <a:noAutofit/>
                        </wps:bodyPr>
                      </wps:wsp>
                      <wps:wsp>
                        <wps:cNvPr id="1351929522" name="AutoShape 2144"/>
                        <wps:cNvSpPr>
                          <a:spLocks noChangeArrowheads="1"/>
                        </wps:cNvSpPr>
                        <wps:spPr bwMode="auto">
                          <a:xfrm>
                            <a:off x="3135" y="3892"/>
                            <a:ext cx="2658" cy="890"/>
                          </a:xfrm>
                          <a:prstGeom prst="roundRect">
                            <a:avLst>
                              <a:gd name="adj" fmla="val 16667"/>
                            </a:avLst>
                          </a:prstGeom>
                          <a:solidFill>
                            <a:srgbClr val="FFFFFF"/>
                          </a:solidFill>
                          <a:ln w="9525">
                            <a:solidFill>
                              <a:srgbClr val="000000"/>
                            </a:solidFill>
                            <a:round/>
                            <a:headEnd/>
                            <a:tailEnd/>
                          </a:ln>
                        </wps:spPr>
                        <wps:txbx>
                          <w:txbxContent>
                            <w:p w14:paraId="6C07732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74DAAB9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Y-pattern single guided swivel discs|</w:t>
                              </w:r>
                            </w:p>
                          </w:txbxContent>
                        </wps:txbx>
                        <wps:bodyPr rot="0" vert="horz" wrap="square" lIns="91440" tIns="45720" rIns="91440" bIns="45720" anchor="t" anchorCtr="0" upright="1">
                          <a:noAutofit/>
                        </wps:bodyPr>
                      </wps:wsp>
                      <wps:wsp>
                        <wps:cNvPr id="1611556015" name="AutoShape 2145"/>
                        <wps:cNvSpPr>
                          <a:spLocks noChangeArrowheads="1"/>
                        </wps:cNvSpPr>
                        <wps:spPr bwMode="auto">
                          <a:xfrm>
                            <a:off x="924" y="6926"/>
                            <a:ext cx="1725" cy="768"/>
                          </a:xfrm>
                          <a:prstGeom prst="roundRect">
                            <a:avLst>
                              <a:gd name="adj" fmla="val 16667"/>
                            </a:avLst>
                          </a:prstGeom>
                          <a:solidFill>
                            <a:srgbClr val="FFFFFF"/>
                          </a:solidFill>
                          <a:ln w="9525">
                            <a:solidFill>
                              <a:srgbClr val="000000"/>
                            </a:solidFill>
                            <a:round/>
                            <a:headEnd/>
                            <a:tailEnd/>
                          </a:ln>
                        </wps:spPr>
                        <wps:txbx>
                          <w:txbxContent>
                            <w:p w14:paraId="22F081F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7FB7701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3B552B5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921223918" name="Rectangle 2146"/>
                        <wps:cNvSpPr>
                          <a:spLocks noChangeArrowheads="1"/>
                        </wps:cNvSpPr>
                        <wps:spPr bwMode="auto">
                          <a:xfrm>
                            <a:off x="2936" y="8293"/>
                            <a:ext cx="4801" cy="927"/>
                          </a:xfrm>
                          <a:prstGeom prst="rect">
                            <a:avLst/>
                          </a:prstGeom>
                          <a:solidFill>
                            <a:srgbClr val="FFFFFF"/>
                          </a:solidFill>
                          <a:ln w="9525">
                            <a:solidFill>
                              <a:srgbClr val="000000"/>
                            </a:solidFill>
                            <a:miter lim="800000"/>
                            <a:headEnd/>
                            <a:tailEnd/>
                          </a:ln>
                        </wps:spPr>
                        <wps:txbx>
                          <w:txbxContent>
                            <w:p w14:paraId="6C24EB9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wps:txbx>
                        <wps:bodyPr rot="0" vert="horz" wrap="square" lIns="91440" tIns="45720" rIns="91440" bIns="45720" anchor="t" anchorCtr="0" upright="1">
                          <a:noAutofit/>
                        </wps:bodyPr>
                      </wps:wsp>
                      <wps:wsp>
                        <wps:cNvPr id="42061425" name="AutoShape 2147"/>
                        <wps:cNvCnPr>
                          <a:cxnSpLocks noChangeShapeType="1"/>
                        </wps:cNvCnPr>
                        <wps:spPr bwMode="auto">
                          <a:xfrm>
                            <a:off x="8630" y="254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1702121" name="AutoShape 2148"/>
                        <wps:cNvCnPr>
                          <a:cxnSpLocks noChangeShapeType="1"/>
                        </wps:cNvCnPr>
                        <wps:spPr bwMode="auto">
                          <a:xfrm flipH="1">
                            <a:off x="4484" y="3553"/>
                            <a:ext cx="258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8989156" name="AutoShape 2149"/>
                        <wps:cNvCnPr>
                          <a:cxnSpLocks noChangeShapeType="1"/>
                        </wps:cNvCnPr>
                        <wps:spPr bwMode="auto">
                          <a:xfrm>
                            <a:off x="4484" y="3551"/>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9182258" name="AutoShape 2150"/>
                        <wps:cNvCnPr>
                          <a:cxnSpLocks noChangeShapeType="1"/>
                        </wps:cNvCnPr>
                        <wps:spPr bwMode="auto">
                          <a:xfrm>
                            <a:off x="10225" y="3551"/>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9543721" name="AutoShape 2151"/>
                        <wps:cNvCnPr>
                          <a:cxnSpLocks noChangeShapeType="1"/>
                        </wps:cNvCnPr>
                        <wps:spPr bwMode="auto">
                          <a:xfrm>
                            <a:off x="12470" y="354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1877453" name="AutoShape 2152"/>
                        <wps:cNvCnPr>
                          <a:cxnSpLocks noChangeShapeType="1"/>
                        </wps:cNvCnPr>
                        <wps:spPr bwMode="auto">
                          <a:xfrm flipH="1">
                            <a:off x="1777" y="4343"/>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061433" name="AutoShape 2153"/>
                        <wps:cNvCnPr>
                          <a:cxnSpLocks noChangeShapeType="1"/>
                        </wps:cNvCnPr>
                        <wps:spPr bwMode="auto">
                          <a:xfrm>
                            <a:off x="1794" y="4333"/>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1764720" name="AutoShape 2154"/>
                        <wps:cNvCnPr>
                          <a:cxnSpLocks noChangeShapeType="1"/>
                        </wps:cNvCnPr>
                        <wps:spPr bwMode="auto">
                          <a:xfrm>
                            <a:off x="5800" y="4294"/>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0165606" name="AutoShape 2155"/>
                        <wps:cNvCnPr>
                          <a:cxnSpLocks noChangeShapeType="1"/>
                        </wps:cNvCnPr>
                        <wps:spPr bwMode="auto">
                          <a:xfrm>
                            <a:off x="6922" y="4316"/>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8980860" name="AutoShape 2156"/>
                        <wps:cNvCnPr>
                          <a:cxnSpLocks noChangeShapeType="1"/>
                        </wps:cNvCnPr>
                        <wps:spPr bwMode="auto">
                          <a:xfrm>
                            <a:off x="4457"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8543633" name="AutoShape 2157"/>
                        <wps:cNvCnPr>
                          <a:cxnSpLocks noChangeShapeType="1"/>
                        </wps:cNvCnPr>
                        <wps:spPr bwMode="auto">
                          <a:xfrm flipH="1">
                            <a:off x="9797" y="4367"/>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4040781" name="AutoShape 2158"/>
                        <wps:cNvCnPr>
                          <a:cxnSpLocks noChangeShapeType="1"/>
                        </wps:cNvCnPr>
                        <wps:spPr bwMode="auto">
                          <a:xfrm>
                            <a:off x="13853" y="4283"/>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5995401" name="AutoShape 2159"/>
                        <wps:cNvCnPr>
                          <a:cxnSpLocks noChangeShapeType="1"/>
                        </wps:cNvCnPr>
                        <wps:spPr bwMode="auto">
                          <a:xfrm>
                            <a:off x="9831" y="4362"/>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519457" name="AutoShape 2160"/>
                        <wps:cNvCnPr>
                          <a:cxnSpLocks noChangeShapeType="1"/>
                        </wps:cNvCnPr>
                        <wps:spPr bwMode="auto">
                          <a:xfrm>
                            <a:off x="14967" y="4265"/>
                            <a:ext cx="0" cy="12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9702893" name="AutoShape 2161"/>
                        <wps:cNvCnPr>
                          <a:cxnSpLocks noChangeShapeType="1"/>
                        </wps:cNvCnPr>
                        <wps:spPr bwMode="auto">
                          <a:xfrm>
                            <a:off x="9830" y="6629"/>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4711144" name="AutoShape 2162"/>
                        <wps:cNvCnPr>
                          <a:cxnSpLocks noChangeShapeType="1"/>
                        </wps:cNvCnPr>
                        <wps:spPr bwMode="auto">
                          <a:xfrm>
                            <a:off x="12512" y="6637"/>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6325955" name="AutoShape 2163"/>
                        <wps:cNvCnPr>
                          <a:cxnSpLocks noChangeShapeType="1"/>
                        </wps:cNvCnPr>
                        <wps:spPr bwMode="auto">
                          <a:xfrm>
                            <a:off x="14954" y="6651"/>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5574805" name="AutoShape 2164"/>
                        <wps:cNvCnPr>
                          <a:cxnSpLocks noChangeShapeType="1"/>
                        </wps:cNvCnPr>
                        <wps:spPr bwMode="auto">
                          <a:xfrm flipV="1">
                            <a:off x="2392" y="6020"/>
                            <a:ext cx="34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7440918" name="AutoShape 2165"/>
                        <wps:cNvCnPr>
                          <a:cxnSpLocks noChangeShapeType="1"/>
                        </wps:cNvCnPr>
                        <wps:spPr bwMode="auto">
                          <a:xfrm>
                            <a:off x="2734" y="6018"/>
                            <a:ext cx="0" cy="19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5220183" name="AutoShape 2166"/>
                        <wps:cNvCnPr>
                          <a:cxnSpLocks noChangeShapeType="1"/>
                        </wps:cNvCnPr>
                        <wps:spPr bwMode="auto">
                          <a:xfrm>
                            <a:off x="2692" y="8002"/>
                            <a:ext cx="26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0533334" name="AutoShape 2167"/>
                        <wps:cNvCnPr>
                          <a:cxnSpLocks noChangeShapeType="1"/>
                        </wps:cNvCnPr>
                        <wps:spPr bwMode="auto">
                          <a:xfrm flipH="1">
                            <a:off x="5351" y="8003"/>
                            <a:ext cx="249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6376612" name="AutoShape 2168"/>
                        <wps:cNvCnPr>
                          <a:cxnSpLocks noChangeShapeType="1"/>
                        </wps:cNvCnPr>
                        <wps:spPr bwMode="auto">
                          <a:xfrm>
                            <a:off x="7529" y="6018"/>
                            <a:ext cx="34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1472988" name="AutoShape 2169"/>
                        <wps:cNvCnPr>
                          <a:cxnSpLocks noChangeShapeType="1"/>
                        </wps:cNvCnPr>
                        <wps:spPr bwMode="auto">
                          <a:xfrm flipV="1">
                            <a:off x="5039" y="6087"/>
                            <a:ext cx="3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23187556" name="AutoShape 2170"/>
                        <wps:cNvCnPr>
                          <a:cxnSpLocks noChangeShapeType="1"/>
                        </wps:cNvCnPr>
                        <wps:spPr bwMode="auto">
                          <a:xfrm>
                            <a:off x="10891" y="608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2810817" name="AutoShape 2171"/>
                        <wps:cNvCnPr>
                          <a:cxnSpLocks noChangeShapeType="1"/>
                        </wps:cNvCnPr>
                        <wps:spPr bwMode="auto">
                          <a:xfrm>
                            <a:off x="10437" y="606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1584246" name="AutoShape 2172"/>
                        <wps:cNvCnPr>
                          <a:cxnSpLocks noChangeShapeType="1"/>
                        </wps:cNvCnPr>
                        <wps:spPr bwMode="auto">
                          <a:xfrm>
                            <a:off x="10891" y="7981"/>
                            <a:ext cx="2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7759229" name="AutoShape 2173"/>
                        <wps:cNvCnPr>
                          <a:cxnSpLocks noChangeShapeType="1"/>
                        </wps:cNvCnPr>
                        <wps:spPr bwMode="auto">
                          <a:xfrm flipH="1" flipV="1">
                            <a:off x="13527" y="7981"/>
                            <a:ext cx="246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4064210" name="AutoShape 2174"/>
                        <wps:cNvCnPr>
                          <a:cxnSpLocks noChangeShapeType="1"/>
                        </wps:cNvCnPr>
                        <wps:spPr bwMode="auto">
                          <a:xfrm>
                            <a:off x="15547" y="6090"/>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9727091" name="AutoShape 2175"/>
                        <wps:cNvCnPr>
                          <a:cxnSpLocks noChangeShapeType="1"/>
                        </wps:cNvCnPr>
                        <wps:spPr bwMode="auto">
                          <a:xfrm>
                            <a:off x="13077" y="6071"/>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409807" name="AutoShape 2176"/>
                        <wps:cNvCnPr>
                          <a:cxnSpLocks noChangeShapeType="1"/>
                        </wps:cNvCnPr>
                        <wps:spPr bwMode="auto">
                          <a:xfrm>
                            <a:off x="13540" y="7973"/>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9187580" name="Rectangle 2177"/>
                        <wps:cNvSpPr>
                          <a:spLocks noChangeArrowheads="1"/>
                        </wps:cNvSpPr>
                        <wps:spPr bwMode="auto">
                          <a:xfrm>
                            <a:off x="11223" y="8256"/>
                            <a:ext cx="4792" cy="910"/>
                          </a:xfrm>
                          <a:prstGeom prst="rect">
                            <a:avLst/>
                          </a:prstGeom>
                          <a:solidFill>
                            <a:srgbClr val="FFFFFF"/>
                          </a:solidFill>
                          <a:ln w="9525">
                            <a:solidFill>
                              <a:srgbClr val="000000"/>
                            </a:solidFill>
                            <a:miter lim="800000"/>
                            <a:headEnd/>
                            <a:tailEnd/>
                          </a:ln>
                        </wps:spPr>
                        <wps:txbx>
                          <w:txbxContent>
                            <w:p w14:paraId="6EF578C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wps:txbx>
                        <wps:bodyPr rot="0" vert="horz" wrap="square" lIns="91440" tIns="45720" rIns="91440" bIns="45720" anchor="t" anchorCtr="0" upright="1">
                          <a:noAutofit/>
                        </wps:bodyPr>
                      </wps:wsp>
                      <wps:wsp>
                        <wps:cNvPr id="2016029346" name="AutoShape 2178"/>
                        <wps:cNvCnPr>
                          <a:cxnSpLocks noChangeShapeType="1"/>
                        </wps:cNvCnPr>
                        <wps:spPr bwMode="auto">
                          <a:xfrm>
                            <a:off x="5351" y="6087"/>
                            <a:ext cx="0" cy="1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1782465" name="AutoShape 2179"/>
                        <wps:cNvCnPr>
                          <a:cxnSpLocks noChangeShapeType="1"/>
                        </wps:cNvCnPr>
                        <wps:spPr bwMode="auto">
                          <a:xfrm>
                            <a:off x="7875" y="6002"/>
                            <a:ext cx="1" cy="20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4976897" name="AutoShape 2180"/>
                        <wps:cNvCnPr>
                          <a:cxnSpLocks noChangeShapeType="1"/>
                        </wps:cNvCnPr>
                        <wps:spPr bwMode="auto">
                          <a:xfrm flipH="1">
                            <a:off x="5334" y="800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8709550" name="AutoShape 2181"/>
                        <wps:cNvCnPr>
                          <a:cxnSpLocks noChangeShapeType="1"/>
                        </wps:cNvCnPr>
                        <wps:spPr bwMode="auto">
                          <a:xfrm>
                            <a:off x="6922" y="6602"/>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1200089" name="AutoShape 2182"/>
                        <wps:cNvCnPr>
                          <a:cxnSpLocks noChangeShapeType="1"/>
                        </wps:cNvCnPr>
                        <wps:spPr bwMode="auto">
                          <a:xfrm>
                            <a:off x="4440" y="668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5932091" name="AutoShape 2183"/>
                        <wps:cNvCnPr>
                          <a:cxnSpLocks noChangeShapeType="1"/>
                        </wps:cNvCnPr>
                        <wps:spPr bwMode="auto">
                          <a:xfrm>
                            <a:off x="1793" y="6653"/>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9920424" name="Text Box 2184"/>
                        <wps:cNvSpPr txBox="1">
                          <a:spLocks noChangeArrowheads="1"/>
                        </wps:cNvSpPr>
                        <wps:spPr bwMode="auto">
                          <a:xfrm>
                            <a:off x="9904" y="294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AE703"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237514879" name="Text Box 2185"/>
                        <wps:cNvSpPr txBox="1">
                          <a:spLocks noChangeArrowheads="1"/>
                        </wps:cNvSpPr>
                        <wps:spPr bwMode="auto">
                          <a:xfrm>
                            <a:off x="6406" y="29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DC9F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73290156" name="AutoShape 2186"/>
                        <wps:cNvCnPr>
                          <a:cxnSpLocks noChangeShapeType="1"/>
                        </wps:cNvCnPr>
                        <wps:spPr bwMode="auto">
                          <a:xfrm>
                            <a:off x="12513"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6658039" name="AutoShape 2187"/>
                        <wps:cNvSpPr>
                          <a:spLocks noChangeArrowheads="1"/>
                        </wps:cNvSpPr>
                        <wps:spPr bwMode="auto">
                          <a:xfrm>
                            <a:off x="3850" y="5519"/>
                            <a:ext cx="1195" cy="1143"/>
                          </a:xfrm>
                          <a:prstGeom prst="flowChartDecision">
                            <a:avLst/>
                          </a:prstGeom>
                          <a:solidFill>
                            <a:srgbClr val="FFFFFF"/>
                          </a:solidFill>
                          <a:ln w="9525">
                            <a:solidFill>
                              <a:srgbClr val="000000"/>
                            </a:solidFill>
                            <a:miter lim="800000"/>
                            <a:headEnd/>
                            <a:tailEnd/>
                          </a:ln>
                        </wps:spPr>
                        <wps:txbx>
                          <w:txbxContent>
                            <w:p w14:paraId="1FE4239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0E3519F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2632CE1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450 psi</w:t>
                              </w:r>
                            </w:p>
                          </w:txbxContent>
                        </wps:txbx>
                        <wps:bodyPr rot="0" vert="horz" wrap="square" lIns="91440" tIns="45720" rIns="91440" bIns="45720" anchor="t" anchorCtr="0" upright="1">
                          <a:noAutofit/>
                        </wps:bodyPr>
                      </wps:wsp>
                      <wps:wsp>
                        <wps:cNvPr id="775782995" name="AutoShape 2188"/>
                        <wps:cNvSpPr>
                          <a:spLocks noChangeArrowheads="1"/>
                        </wps:cNvSpPr>
                        <wps:spPr bwMode="auto">
                          <a:xfrm>
                            <a:off x="6321" y="5452"/>
                            <a:ext cx="1214" cy="1133"/>
                          </a:xfrm>
                          <a:prstGeom prst="flowChartDecision">
                            <a:avLst/>
                          </a:prstGeom>
                          <a:solidFill>
                            <a:srgbClr val="FFFFFF"/>
                          </a:solidFill>
                          <a:ln w="9525">
                            <a:solidFill>
                              <a:srgbClr val="000000"/>
                            </a:solidFill>
                            <a:miter lim="800000"/>
                            <a:headEnd/>
                            <a:tailEnd/>
                          </a:ln>
                        </wps:spPr>
                        <wps:txbx>
                          <w:txbxContent>
                            <w:p w14:paraId="29F7BF2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206CFA8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FD50D0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550 psi</w:t>
                              </w:r>
                            </w:p>
                          </w:txbxContent>
                        </wps:txbx>
                        <wps:bodyPr rot="0" vert="horz" wrap="square" lIns="91440" tIns="45720" rIns="91440" bIns="45720" anchor="t" anchorCtr="0" upright="1">
                          <a:noAutofit/>
                        </wps:bodyPr>
                      </wps:wsp>
                      <wps:wsp>
                        <wps:cNvPr id="1498499578" name="AutoShape 2189"/>
                        <wps:cNvSpPr>
                          <a:spLocks noChangeArrowheads="1"/>
                        </wps:cNvSpPr>
                        <wps:spPr bwMode="auto">
                          <a:xfrm>
                            <a:off x="9241" y="5506"/>
                            <a:ext cx="1189" cy="1113"/>
                          </a:xfrm>
                          <a:prstGeom prst="flowChartDecision">
                            <a:avLst/>
                          </a:prstGeom>
                          <a:solidFill>
                            <a:srgbClr val="FFFFFF"/>
                          </a:solidFill>
                          <a:ln w="9525">
                            <a:solidFill>
                              <a:srgbClr val="000000"/>
                            </a:solidFill>
                            <a:miter lim="800000"/>
                            <a:headEnd/>
                            <a:tailEnd/>
                          </a:ln>
                        </wps:spPr>
                        <wps:txbx>
                          <w:txbxContent>
                            <w:p w14:paraId="0D239D1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2A4D4A2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72227DC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450 psi</w:t>
                              </w:r>
                            </w:p>
                          </w:txbxContent>
                        </wps:txbx>
                        <wps:bodyPr rot="0" vert="horz" wrap="square" lIns="91440" tIns="45720" rIns="91440" bIns="45720" anchor="t" anchorCtr="0" upright="1">
                          <a:noAutofit/>
                        </wps:bodyPr>
                      </wps:wsp>
                      <wps:wsp>
                        <wps:cNvPr id="283436743" name="AutoShape 2190"/>
                        <wps:cNvSpPr>
                          <a:spLocks noChangeArrowheads="1"/>
                        </wps:cNvSpPr>
                        <wps:spPr bwMode="auto">
                          <a:xfrm>
                            <a:off x="11954" y="5503"/>
                            <a:ext cx="1124" cy="1145"/>
                          </a:xfrm>
                          <a:prstGeom prst="flowChartDecision">
                            <a:avLst/>
                          </a:prstGeom>
                          <a:solidFill>
                            <a:srgbClr val="FFFFFF"/>
                          </a:solidFill>
                          <a:ln w="9525">
                            <a:solidFill>
                              <a:srgbClr val="000000"/>
                            </a:solidFill>
                            <a:miter lim="800000"/>
                            <a:headEnd/>
                            <a:tailEnd/>
                          </a:ln>
                        </wps:spPr>
                        <wps:txbx>
                          <w:txbxContent>
                            <w:p w14:paraId="020D62F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569B834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27087FA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550 psi</w:t>
                              </w:r>
                            </w:p>
                          </w:txbxContent>
                        </wps:txbx>
                        <wps:bodyPr rot="0" vert="horz" wrap="square" lIns="91440" tIns="45720" rIns="91440" bIns="45720" anchor="t" anchorCtr="0" upright="1">
                          <a:noAutofit/>
                        </wps:bodyPr>
                      </wps:wsp>
                      <wps:wsp>
                        <wps:cNvPr id="798725727" name="AutoShape 2191"/>
                        <wps:cNvSpPr>
                          <a:spLocks noChangeArrowheads="1"/>
                        </wps:cNvSpPr>
                        <wps:spPr bwMode="auto">
                          <a:xfrm>
                            <a:off x="14366" y="5518"/>
                            <a:ext cx="1180" cy="1144"/>
                          </a:xfrm>
                          <a:prstGeom prst="flowChartDecision">
                            <a:avLst/>
                          </a:prstGeom>
                          <a:solidFill>
                            <a:srgbClr val="FFFFFF"/>
                          </a:solidFill>
                          <a:ln w="9525">
                            <a:solidFill>
                              <a:srgbClr val="000000"/>
                            </a:solidFill>
                            <a:miter lim="800000"/>
                            <a:headEnd/>
                            <a:tailEnd/>
                          </a:ln>
                        </wps:spPr>
                        <wps:txbx>
                          <w:txbxContent>
                            <w:p w14:paraId="257F7E3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271A90C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412FDE2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650 psi</w:t>
                              </w:r>
                            </w:p>
                          </w:txbxContent>
                        </wps:txbx>
                        <wps:bodyPr rot="0" vert="horz" wrap="square" lIns="91440" tIns="45720" rIns="91440" bIns="45720" anchor="t" anchorCtr="0" upright="1">
                          <a:noAutofit/>
                        </wps:bodyPr>
                      </wps:wsp>
                      <wps:wsp>
                        <wps:cNvPr id="495402883" name="Text Box 2192"/>
                        <wps:cNvSpPr txBox="1">
                          <a:spLocks noChangeArrowheads="1"/>
                        </wps:cNvSpPr>
                        <wps:spPr bwMode="auto">
                          <a:xfrm>
                            <a:off x="13811" y="3921"/>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CC4E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1C4AE24F"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86529186" name="Text Box 2193"/>
                        <wps:cNvSpPr txBox="1">
                          <a:spLocks noChangeArrowheads="1"/>
                        </wps:cNvSpPr>
                        <wps:spPr bwMode="auto">
                          <a:xfrm>
                            <a:off x="9923" y="3972"/>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EC29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43BC3A1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516417335" name="Text Box 2194"/>
                        <wps:cNvSpPr txBox="1">
                          <a:spLocks noChangeArrowheads="1"/>
                        </wps:cNvSpPr>
                        <wps:spPr bwMode="auto">
                          <a:xfrm>
                            <a:off x="3456" y="4783"/>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01D63"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74C42ED6"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236539478" name="Text Box 2195"/>
                        <wps:cNvSpPr txBox="1">
                          <a:spLocks noChangeArrowheads="1"/>
                        </wps:cNvSpPr>
                        <wps:spPr bwMode="auto">
                          <a:xfrm>
                            <a:off x="7152"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2393B"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050425671" name="Text Box 2196"/>
                        <wps:cNvSpPr txBox="1">
                          <a:spLocks noChangeArrowheads="1"/>
                        </wps:cNvSpPr>
                        <wps:spPr bwMode="auto">
                          <a:xfrm>
                            <a:off x="469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D816B1"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97708014" name="Text Box 2197"/>
                        <wps:cNvSpPr txBox="1">
                          <a:spLocks noChangeArrowheads="1"/>
                        </wps:cNvSpPr>
                        <wps:spPr bwMode="auto">
                          <a:xfrm>
                            <a:off x="2054"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2F730"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81536935" name="Text Box 2198"/>
                        <wps:cNvSpPr txBox="1">
                          <a:spLocks noChangeArrowheads="1"/>
                        </wps:cNvSpPr>
                        <wps:spPr bwMode="auto">
                          <a:xfrm>
                            <a:off x="15250" y="55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FAB0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840160838" name="Text Box 2199"/>
                        <wps:cNvSpPr txBox="1">
                          <a:spLocks noChangeArrowheads="1"/>
                        </wps:cNvSpPr>
                        <wps:spPr bwMode="auto">
                          <a:xfrm>
                            <a:off x="12767" y="555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9C97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566877791" name="Text Box 2200"/>
                        <wps:cNvSpPr txBox="1">
                          <a:spLocks noChangeArrowheads="1"/>
                        </wps:cNvSpPr>
                        <wps:spPr bwMode="auto">
                          <a:xfrm>
                            <a:off x="1012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AE1D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584315999" name="Text Box 2201"/>
                        <wps:cNvSpPr txBox="1">
                          <a:spLocks noChangeArrowheads="1"/>
                        </wps:cNvSpPr>
                        <wps:spPr bwMode="auto">
                          <a:xfrm>
                            <a:off x="5703" y="3930"/>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9B36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4F558CA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367009503" name="Text Box 2202"/>
                        <wps:cNvSpPr txBox="1">
                          <a:spLocks noChangeArrowheads="1"/>
                        </wps:cNvSpPr>
                        <wps:spPr bwMode="auto">
                          <a:xfrm>
                            <a:off x="1878" y="3981"/>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8D2B5"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445838F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685865796" name="Text Box 2203"/>
                        <wps:cNvSpPr txBox="1">
                          <a:spLocks noChangeArrowheads="1"/>
                        </wps:cNvSpPr>
                        <wps:spPr bwMode="auto">
                          <a:xfrm>
                            <a:off x="1563" y="638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21AB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898223512" name="Text Box 2204"/>
                        <wps:cNvSpPr txBox="1">
                          <a:spLocks noChangeArrowheads="1"/>
                        </wps:cNvSpPr>
                        <wps:spPr bwMode="auto">
                          <a:xfrm>
                            <a:off x="4201" y="6446"/>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E2F6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361634681" name="Text Box 2205"/>
                        <wps:cNvSpPr txBox="1">
                          <a:spLocks noChangeArrowheads="1"/>
                        </wps:cNvSpPr>
                        <wps:spPr bwMode="auto">
                          <a:xfrm>
                            <a:off x="6709" y="635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28C2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27051811" name="Text Box 2206"/>
                        <wps:cNvSpPr txBox="1">
                          <a:spLocks noChangeArrowheads="1"/>
                        </wps:cNvSpPr>
                        <wps:spPr bwMode="auto">
                          <a:xfrm>
                            <a:off x="14729" y="636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60FBA"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2047864054" name="Text Box 2207"/>
                        <wps:cNvSpPr txBox="1">
                          <a:spLocks noChangeArrowheads="1"/>
                        </wps:cNvSpPr>
                        <wps:spPr bwMode="auto">
                          <a:xfrm>
                            <a:off x="12297" y="634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4ED4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76070550" name="Text Box 2208"/>
                        <wps:cNvSpPr txBox="1">
                          <a:spLocks noChangeArrowheads="1"/>
                        </wps:cNvSpPr>
                        <wps:spPr bwMode="auto">
                          <a:xfrm>
                            <a:off x="9594" y="636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CC32D"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047383195" name="AutoShape 2209"/>
                        <wps:cNvSpPr>
                          <a:spLocks noChangeArrowheads="1"/>
                        </wps:cNvSpPr>
                        <wps:spPr bwMode="auto">
                          <a:xfrm>
                            <a:off x="3633" y="6987"/>
                            <a:ext cx="1610" cy="759"/>
                          </a:xfrm>
                          <a:prstGeom prst="roundRect">
                            <a:avLst>
                              <a:gd name="adj" fmla="val 16667"/>
                            </a:avLst>
                          </a:prstGeom>
                          <a:solidFill>
                            <a:srgbClr val="FFFFFF"/>
                          </a:solidFill>
                          <a:ln w="9525">
                            <a:solidFill>
                              <a:srgbClr val="000000"/>
                            </a:solidFill>
                            <a:round/>
                            <a:headEnd/>
                            <a:tailEnd/>
                          </a:ln>
                        </wps:spPr>
                        <wps:txbx>
                          <w:txbxContent>
                            <w:p w14:paraId="57E61C2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1D3989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1D914DD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077274689" name="AutoShape 2210"/>
                        <wps:cNvSpPr>
                          <a:spLocks noChangeArrowheads="1"/>
                        </wps:cNvSpPr>
                        <wps:spPr bwMode="auto">
                          <a:xfrm>
                            <a:off x="6090" y="6935"/>
                            <a:ext cx="1695" cy="773"/>
                          </a:xfrm>
                          <a:prstGeom prst="roundRect">
                            <a:avLst>
                              <a:gd name="adj" fmla="val 16667"/>
                            </a:avLst>
                          </a:prstGeom>
                          <a:solidFill>
                            <a:srgbClr val="FFFFFF"/>
                          </a:solidFill>
                          <a:ln w="9525">
                            <a:solidFill>
                              <a:srgbClr val="000000"/>
                            </a:solidFill>
                            <a:round/>
                            <a:headEnd/>
                            <a:tailEnd/>
                          </a:ln>
                        </wps:spPr>
                        <wps:txbx>
                          <w:txbxContent>
                            <w:p w14:paraId="1CBC83C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0719182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68C0715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2129870859" name="AutoShape 2211"/>
                        <wps:cNvSpPr>
                          <a:spLocks noChangeArrowheads="1"/>
                        </wps:cNvSpPr>
                        <wps:spPr bwMode="auto">
                          <a:xfrm>
                            <a:off x="8919" y="6972"/>
                            <a:ext cx="1825" cy="773"/>
                          </a:xfrm>
                          <a:prstGeom prst="roundRect">
                            <a:avLst>
                              <a:gd name="adj" fmla="val 16667"/>
                            </a:avLst>
                          </a:prstGeom>
                          <a:solidFill>
                            <a:srgbClr val="FFFFFF"/>
                          </a:solidFill>
                          <a:ln w="9525">
                            <a:solidFill>
                              <a:srgbClr val="000000"/>
                            </a:solidFill>
                            <a:round/>
                            <a:headEnd/>
                            <a:tailEnd/>
                          </a:ln>
                        </wps:spPr>
                        <wps:txbx>
                          <w:txbxContent>
                            <w:p w14:paraId="7B9DCBB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F9D918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AE41AA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090622547" name="AutoShape 2212"/>
                        <wps:cNvSpPr>
                          <a:spLocks noChangeArrowheads="1"/>
                        </wps:cNvSpPr>
                        <wps:spPr bwMode="auto">
                          <a:xfrm>
                            <a:off x="11601" y="6980"/>
                            <a:ext cx="1825" cy="773"/>
                          </a:xfrm>
                          <a:prstGeom prst="roundRect">
                            <a:avLst>
                              <a:gd name="adj" fmla="val 16667"/>
                            </a:avLst>
                          </a:prstGeom>
                          <a:solidFill>
                            <a:srgbClr val="FFFFFF"/>
                          </a:solidFill>
                          <a:ln w="9525">
                            <a:solidFill>
                              <a:srgbClr val="000000"/>
                            </a:solidFill>
                            <a:round/>
                            <a:headEnd/>
                            <a:tailEnd/>
                          </a:ln>
                        </wps:spPr>
                        <wps:txbx>
                          <w:txbxContent>
                            <w:p w14:paraId="624A453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64EBA7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554D68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2097691247" name="AutoShape 2213"/>
                        <wps:cNvSpPr>
                          <a:spLocks noChangeArrowheads="1"/>
                        </wps:cNvSpPr>
                        <wps:spPr bwMode="auto">
                          <a:xfrm>
                            <a:off x="14058" y="6963"/>
                            <a:ext cx="1825" cy="773"/>
                          </a:xfrm>
                          <a:prstGeom prst="roundRect">
                            <a:avLst>
                              <a:gd name="adj" fmla="val 16667"/>
                            </a:avLst>
                          </a:prstGeom>
                          <a:solidFill>
                            <a:srgbClr val="FFFFFF"/>
                          </a:solidFill>
                          <a:ln w="9525">
                            <a:solidFill>
                              <a:srgbClr val="000000"/>
                            </a:solidFill>
                            <a:round/>
                            <a:headEnd/>
                            <a:tailEnd/>
                          </a:ln>
                        </wps:spPr>
                        <wps:txbx>
                          <w:txbxContent>
                            <w:p w14:paraId="1E2F21E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133957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2FA098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644712416" name="Text Box 2214"/>
                        <wps:cNvSpPr txBox="1">
                          <a:spLocks noChangeArrowheads="1"/>
                        </wps:cNvSpPr>
                        <wps:spPr bwMode="auto">
                          <a:xfrm>
                            <a:off x="11516" y="4782"/>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B7727"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4816BE7A"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CAE05E" id="Group 2137" o:spid="_x0000_s2028" style="position:absolute;left:0;text-align:left;margin-left:-31.7pt;margin-top:.6pt;width:774.85pt;height:386.9pt;z-index:253000704" coordorigin="924,1433" coordsize="15387,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">
                <v:shape id="AutoShape 2138" o:spid="_x0000_s2029" type="#_x0000_t32" style="position:absolute;left:16001;top:6087;width:0;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">
                  <v:stroke endarrow="block"/>
                </v:shape>
                <v:shape id="AutoShape 2139" o:spid="_x0000_s2030" type="#_x0000_t32" style="position:absolute;left:13531;top:6067;width:2;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">
                  <v:stroke endarrow="block"/>
                </v:shape>
                <v:oval id="Oval 2140" o:spid="_x0000_s2031" style="position:absolute;left:7700;top:1433;width:1854;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">
                  <v:textbox>
                    <w:txbxContent>
                      <w:p w14:paraId="5E7B5286" w14:textId="77777777" w:rsidR="00BF7F3C" w:rsidRPr="005D4A40" w:rsidRDefault="00BF7F3C" w:rsidP="007738DF">
                        <w:pPr>
                          <w:spacing w:line="240" w:lineRule="auto"/>
                          <w:ind w:left="0"/>
                          <w:jc w:val="center"/>
                          <w:rPr>
                            <w:rFonts w:ascii="Calibri" w:hAnsi="Calibri"/>
                            <w:b/>
                            <w:sz w:val="16"/>
                            <w:szCs w:val="16"/>
                          </w:rPr>
                        </w:pPr>
                        <w:r w:rsidRPr="005D4A40">
                          <w:rPr>
                            <w:rFonts w:ascii="Calibri" w:hAnsi="Calibri"/>
                            <w:b/>
                            <w:sz w:val="16"/>
                            <w:szCs w:val="16"/>
                          </w:rPr>
                          <w:t>Y-Pattern Globe Valve Size</w:t>
                        </w:r>
                      </w:p>
                      <w:p w14:paraId="3C19C58F" w14:textId="77777777" w:rsidR="00BF7F3C" w:rsidRPr="005D4A40" w:rsidRDefault="00BF7F3C" w:rsidP="007738DF">
                        <w:pPr>
                          <w:spacing w:before="0" w:line="240" w:lineRule="auto"/>
                          <w:ind w:left="0"/>
                          <w:jc w:val="center"/>
                          <w:rPr>
                            <w:rFonts w:ascii="Calibri" w:hAnsi="Calibri"/>
                            <w:b/>
                            <w:sz w:val="16"/>
                            <w:szCs w:val="16"/>
                          </w:rPr>
                        </w:pPr>
                        <w:r w:rsidRPr="005D4A40">
                          <w:rPr>
                            <w:rFonts w:ascii="Calibri" w:hAnsi="Calibri"/>
                            <w:b/>
                            <w:sz w:val="16"/>
                            <w:szCs w:val="16"/>
                          </w:rPr>
                          <w:t>4” to 6”</w:t>
                        </w:r>
                      </w:p>
                    </w:txbxContent>
                  </v:textbox>
                </v:oval>
                <v:shape id="AutoShape 2141" o:spid="_x0000_s2032" type="#_x0000_t110" style="position:absolute;left:7051;top:2847;width:3174;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">
                  <v:textbox>
                    <w:txbxContent>
                      <w:p w14:paraId="3B579747" w14:textId="77777777" w:rsidR="00BF7F3C" w:rsidRPr="005D4A40" w:rsidRDefault="00BF7F3C" w:rsidP="007738DF">
                        <w:pPr>
                          <w:spacing w:line="240" w:lineRule="auto"/>
                          <w:ind w:left="-142" w:right="-104"/>
                          <w:jc w:val="center"/>
                          <w:rPr>
                            <w:rFonts w:ascii="Calibri" w:hAnsi="Calibri"/>
                            <w:sz w:val="14"/>
                            <w:szCs w:val="14"/>
                          </w:rPr>
                        </w:pPr>
                        <w:r w:rsidRPr="005D4A40">
                          <w:rPr>
                            <w:rFonts w:ascii="Calibri" w:hAnsi="Calibri"/>
                            <w:sz w:val="14"/>
                            <w:szCs w:val="14"/>
                          </w:rPr>
                          <w:t>Does Y Pattern Valve have fully-guided non-rotating disc? See Note 1.</w:t>
                        </w:r>
                      </w:p>
                    </w:txbxContent>
                  </v:textbox>
                </v:shape>
                <v:roundrect id="AutoShape 2142" o:spid="_x0000_s2033" style="position:absolute;left:11087;top:3866;width:2762;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">
                  <v:textbox>
                    <w:txbxContent>
                      <w:p w14:paraId="5703D87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4994EDD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fully or double guided non-rotating discs|</w:t>
                        </w:r>
                      </w:p>
                    </w:txbxContent>
                  </v:textbox>
                </v:roundrect>
                <v:shape id="AutoShape 2143" o:spid="_x0000_s2034" type="#_x0000_t110" style="position:absolute;left:1221;top:5450;width:1171;height:1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">
                  <v:textbox>
                    <w:txbxContent>
                      <w:p w14:paraId="4C24E3F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E49390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1A1E201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350 psi</w:t>
                        </w:r>
                      </w:p>
                    </w:txbxContent>
                  </v:textbox>
                </v:shape>
                <v:roundrect id="AutoShape 2144" o:spid="_x0000_s2035" style="position:absolute;left:3135;top:3892;width:2658;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">
                  <v:textbox>
                    <w:txbxContent>
                      <w:p w14:paraId="6C07732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74DAAB9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Y-pattern single guided swivel discs|</w:t>
                        </w:r>
                      </w:p>
                    </w:txbxContent>
                  </v:textbox>
                </v:roundrect>
                <v:roundrect id="AutoShape 2145" o:spid="_x0000_s2036" style="position:absolute;left:924;top:6926;width:1725;height:7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">
                  <v:textbox>
                    <w:txbxContent>
                      <w:p w14:paraId="22F081F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7FB7701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3B552B5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ect id="Rectangle 2146" o:spid="_x0000_s2037" style="position:absolute;left:2936;top:8293;width:480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">
                  <v:textbox>
                    <w:txbxContent>
                      <w:p w14:paraId="6C24EB9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v:textbox>
                </v:rect>
                <v:shape id="AutoShape 2147" o:spid="_x0000_s2038" type="#_x0000_t32" style="position:absolute;left:8630;top:254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">
                  <v:stroke endarrow="block"/>
                </v:shape>
                <v:shape id="AutoShape 2148" o:spid="_x0000_s2039" type="#_x0000_t32" style="position:absolute;left:4484;top:3553;width:25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">
                  <v:stroke endarrow="block"/>
                </v:shape>
                <v:shape id="AutoShape 2149" o:spid="_x0000_s2040" type="#_x0000_t32" style="position:absolute;left:4484;top:3551;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">
                  <v:stroke endarrow="block"/>
                </v:shape>
                <v:shape id="AutoShape 2150" o:spid="_x0000_s2041" type="#_x0000_t32" style="position:absolute;left:10225;top:3551;width:22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">
                  <v:stroke endarrow="block"/>
                </v:shape>
                <v:shape id="AutoShape 2151" o:spid="_x0000_s2042" type="#_x0000_t32" style="position:absolute;left:12470;top:3540;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">
                  <v:stroke endarrow="block"/>
                </v:shape>
                <v:shape id="AutoShape 2152" o:spid="_x0000_s2043" type="#_x0000_t32" style="position:absolute;left:1777;top:4343;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">
                  <v:stroke endarrow="block"/>
                </v:shape>
                <v:shape id="AutoShape 2153" o:spid="_x0000_s2044" type="#_x0000_t32" style="position:absolute;left:1794;top:4333;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">
                  <v:stroke endarrow="block"/>
                </v:shape>
                <v:shape id="AutoShape 2154" o:spid="_x0000_s2045" type="#_x0000_t32" style="position:absolute;left:5800;top:4294;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">
                  <v:stroke endarrow="block"/>
                </v:shape>
                <v:shape id="AutoShape 2155" o:spid="_x0000_s2046" type="#_x0000_t32" style="position:absolute;left:6922;top:4316;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">
                  <v:stroke endarrow="block"/>
                </v:shape>
                <v:shape id="AutoShape 2156" o:spid="_x0000_s2047" type="#_x0000_t32" style="position:absolute;left:4457;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">
                  <v:stroke endarrow="block"/>
                </v:shape>
                <v:shape id="AutoShape 2157" o:spid="_x0000_s2048" type="#_x0000_t32" style="position:absolute;left:9797;top:4367;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">
                  <v:stroke endarrow="block"/>
                </v:shape>
                <v:shape id="AutoShape 2158" o:spid="_x0000_s2049" type="#_x0000_t32" style="position:absolute;left:13853;top:4283;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">
                  <v:stroke endarrow="block"/>
                </v:shape>
                <v:shape id="AutoShape 2159" o:spid="_x0000_s2050" type="#_x0000_t32" style="position:absolute;left:9831;top:4362;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">
                  <v:stroke endarrow="block"/>
                </v:shape>
                <v:shape id="AutoShape 2160" o:spid="_x0000_s2051" type="#_x0000_t32" style="position:absolute;left:14967;top:4265;width:0;height:1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">
                  <v:stroke endarrow="block"/>
                </v:shape>
                <v:shape id="AutoShape 2161" o:spid="_x0000_s2052" type="#_x0000_t32" style="position:absolute;left:9830;top:6629;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">
                  <v:stroke endarrow="block"/>
                </v:shape>
                <v:shape id="AutoShape 2162" o:spid="_x0000_s2053" type="#_x0000_t32" style="position:absolute;left:12512;top:6637;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">
                  <v:stroke endarrow="block"/>
                </v:shape>
                <v:shape id="AutoShape 2163" o:spid="_x0000_s2054" type="#_x0000_t32" style="position:absolute;left:14954;top:6651;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">
                  <v:stroke endarrow="block"/>
                </v:shape>
                <v:shape id="AutoShape 2164" o:spid="_x0000_s2055" type="#_x0000_t32" style="position:absolute;left:2392;top:6020;width:34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">
                  <v:stroke endarrow="block"/>
                </v:shape>
                <v:shape id="AutoShape 2165" o:spid="_x0000_s2056" type="#_x0000_t32" style="position:absolute;left:2734;top:6018;width:0;height:19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">
                  <v:stroke endarrow="block"/>
                </v:shape>
                <v:shape id="AutoShape 2166" o:spid="_x0000_s2057" type="#_x0000_t32" style="position:absolute;left:2692;top:8002;width:2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">
                  <v:stroke endarrow="block"/>
                </v:shape>
                <v:shape id="AutoShape 2167" o:spid="_x0000_s2058" type="#_x0000_t32" style="position:absolute;left:5351;top:8003;width:24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">
                  <v:stroke endarrow="block"/>
                </v:shape>
                <v:shape id="AutoShape 2168" o:spid="_x0000_s2059" type="#_x0000_t32" style="position:absolute;left:7529;top:6018;width:3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">
                  <v:stroke endarrow="block"/>
                </v:shape>
                <v:shape id="AutoShape 2169" o:spid="_x0000_s2060" type="#_x0000_t32" style="position:absolute;left:5039;top:6087;width:3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">
                  <v:stroke endarrow="block"/>
                </v:shape>
                <v:shape id="AutoShape 2170" o:spid="_x0000_s2061" type="#_x0000_t32" style="position:absolute;left:10891;top:608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">
                  <v:stroke endarrow="block"/>
                </v:shape>
                <v:shape id="AutoShape 2171" o:spid="_x0000_s2062" type="#_x0000_t32" style="position:absolute;left:10437;top:606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">
                  <v:stroke endarrow="block"/>
                </v:shape>
                <v:shape id="AutoShape 2172" o:spid="_x0000_s2063" type="#_x0000_t32" style="position:absolute;left:10891;top:7981;width:2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">
                  <v:stroke endarrow="block"/>
                </v:shape>
                <v:shape id="AutoShape 2173" o:spid="_x0000_s2064" type="#_x0000_t32" style="position:absolute;left:13527;top:7981;width:246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">
                  <v:stroke endarrow="block"/>
                </v:shape>
                <v:shape id="AutoShape 2174" o:spid="_x0000_s2065" type="#_x0000_t32" style="position:absolute;left:15547;top:6090;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">
                  <v:stroke endarrow="block"/>
                </v:shape>
                <v:shape id="AutoShape 2175" o:spid="_x0000_s2066" type="#_x0000_t32" style="position:absolute;left:13077;top:6071;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">
                  <v:stroke endarrow="block"/>
                </v:shape>
                <v:shape id="AutoShape 2176" o:spid="_x0000_s2067" type="#_x0000_t32" style="position:absolute;left:13540;top:797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">
                  <v:stroke endarrow="block"/>
                </v:shape>
                <v:rect id="Rectangle 2177" o:spid="_x0000_s2068" style="position:absolute;left:11223;top:8256;width:4792;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">
                  <v:textbox>
                    <w:txbxContent>
                      <w:p w14:paraId="6EF578C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v:textbox>
                </v:rect>
                <v:shape id="AutoShape 2178" o:spid="_x0000_s2069" type="#_x0000_t32" style="position:absolute;left:5351;top:6087;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">
                  <v:stroke endarrow="block"/>
                </v:shape>
                <v:shape id="AutoShape 2179" o:spid="_x0000_s2070" type="#_x0000_t32" style="position:absolute;left:7875;top:6002;width:1;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">
                  <v:stroke endarrow="block"/>
                </v:shape>
                <v:shape id="AutoShape 2180" o:spid="_x0000_s2071" type="#_x0000_t32" style="position:absolute;left:5334;top:8007;width:0;height: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">
                  <v:stroke endarrow="block"/>
                </v:shape>
                <v:shape id="AutoShape 2181" o:spid="_x0000_s2072" type="#_x0000_t32" style="position:absolute;left:6922;top:6602;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">
                  <v:stroke endarrow="block"/>
                </v:shape>
                <v:shape id="AutoShape 2182" o:spid="_x0000_s2073" type="#_x0000_t32" style="position:absolute;left:4440;top:668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">
                  <v:stroke endarrow="block"/>
                </v:shape>
                <v:shape id="AutoShape 2183" o:spid="_x0000_s2074" type="#_x0000_t32" style="position:absolute;left:1793;top:6653;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">
                  <v:stroke endarrow="block"/>
                </v:shape>
                <v:shape id="Text Box 2184" o:spid="_x0000_s2075" type="#_x0000_t202" style="position:absolute;left:9904;top:294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" filled="f" stroked="f">
                  <v:textbox>
                    <w:txbxContent>
                      <w:p w14:paraId="0A8AE703"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185" o:spid="_x0000_s2076" type="#_x0000_t202" style="position:absolute;left:6406;top:29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" filled="f" stroked="f">
                  <v:textbox>
                    <w:txbxContent>
                      <w:p w14:paraId="107DC9F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AutoShape 2186" o:spid="_x0000_s2077" type="#_x0000_t32" style="position:absolute;left:12513;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">
                  <v:stroke endarrow="block"/>
                </v:shape>
                <v:shape id="AutoShape 2187" o:spid="_x0000_s2078" type="#_x0000_t110" style="position:absolute;left:3850;top:5519;width:11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">
                  <v:textbox>
                    <w:txbxContent>
                      <w:p w14:paraId="1FE4239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0E3519F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2632CE1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450 psi</w:t>
                        </w:r>
                      </w:p>
                    </w:txbxContent>
                  </v:textbox>
                </v:shape>
                <v:shape id="AutoShape 2188" o:spid="_x0000_s2079" type="#_x0000_t110" style="position:absolute;left:6321;top:5452;width:1214;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">
                  <v:textbox>
                    <w:txbxContent>
                      <w:p w14:paraId="29F7BF2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206CFA8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FD50D0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550 psi</w:t>
                        </w:r>
                      </w:p>
                    </w:txbxContent>
                  </v:textbox>
                </v:shape>
                <v:shape id="AutoShape 2189" o:spid="_x0000_s2080" type="#_x0000_t110" style="position:absolute;left:9241;top:5506;width:1189;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">
                  <v:textbox>
                    <w:txbxContent>
                      <w:p w14:paraId="0D239D1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2A4D4A2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72227DC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450 psi</w:t>
                        </w:r>
                      </w:p>
                    </w:txbxContent>
                  </v:textbox>
                </v:shape>
                <v:shape id="AutoShape 2190" o:spid="_x0000_s2081" type="#_x0000_t110" style="position:absolute;left:11954;top:5503;width:1124;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">
                  <v:textbox>
                    <w:txbxContent>
                      <w:p w14:paraId="020D62F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569B834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27087FA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550 psi</w:t>
                        </w:r>
                      </w:p>
                    </w:txbxContent>
                  </v:textbox>
                </v:shape>
                <v:shape id="AutoShape 2191" o:spid="_x0000_s2082" type="#_x0000_t110" style="position:absolute;left:14366;top:5518;width:1180;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">
                  <v:textbox>
                    <w:txbxContent>
                      <w:p w14:paraId="257F7E3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271A90C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412FDE2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650 psi</w:t>
                        </w:r>
                      </w:p>
                    </w:txbxContent>
                  </v:textbox>
                </v:shape>
                <v:shape id="Text Box 2192" o:spid="_x0000_s2083" type="#_x0000_t202" style="position:absolute;left:13811;top:3921;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" filled="f" stroked="f">
                  <v:textbox>
                    <w:txbxContent>
                      <w:p w14:paraId="3EECC4E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1C4AE24F"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193" o:spid="_x0000_s2084" type="#_x0000_t202" style="position:absolute;left:9923;top:3972;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" filled="f" stroked="f">
                  <v:textbox>
                    <w:txbxContent>
                      <w:p w14:paraId="353EC29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43BC3A1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194" o:spid="_x0000_s2085" type="#_x0000_t202" style="position:absolute;left:3456;top:4783;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" filled="f" stroked="f">
                  <v:textbox>
                    <w:txbxContent>
                      <w:p w14:paraId="35901D63"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74C42ED6"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v:textbox>
                </v:shape>
                <v:shape id="Text Box 2195" o:spid="_x0000_s2086" type="#_x0000_t202" style="position:absolute;left:7152;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" filled="f" stroked="f">
                  <v:textbox>
                    <w:txbxContent>
                      <w:p w14:paraId="7EF2393B"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96" o:spid="_x0000_s2087" type="#_x0000_t202" style="position:absolute;left:469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" filled="f" stroked="f">
                  <v:textbox>
                    <w:txbxContent>
                      <w:p w14:paraId="34D816B1"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97" o:spid="_x0000_s2088" type="#_x0000_t202" style="position:absolute;left:2054;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" filled="f" stroked="f">
                  <v:textbox>
                    <w:txbxContent>
                      <w:p w14:paraId="4102F730"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98" o:spid="_x0000_s2089" type="#_x0000_t202" style="position:absolute;left:15250;top:55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" filled="f" stroked="f">
                  <v:textbox>
                    <w:txbxContent>
                      <w:p w14:paraId="71CFAB0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199" o:spid="_x0000_s2090" type="#_x0000_t202" style="position:absolute;left:12767;top:555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" filled="f" stroked="f">
                  <v:textbox>
                    <w:txbxContent>
                      <w:p w14:paraId="3A09C97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200" o:spid="_x0000_s2091" type="#_x0000_t202" style="position:absolute;left:1012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" filled="f" stroked="f">
                  <v:textbox>
                    <w:txbxContent>
                      <w:p w14:paraId="3D7AE1D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201" o:spid="_x0000_s2092" type="#_x0000_t202" style="position:absolute;left:5703;top:3930;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" filled="f" stroked="f">
                  <v:textbox>
                    <w:txbxContent>
                      <w:p w14:paraId="7EA9B36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4F558CA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202" o:spid="_x0000_s2093" type="#_x0000_t202" style="position:absolute;left:1878;top:3981;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" filled="f" stroked="f">
                  <v:textbox>
                    <w:txbxContent>
                      <w:p w14:paraId="2518D2B5"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445838F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203" o:spid="_x0000_s2094" type="#_x0000_t202" style="position:absolute;left:1563;top:638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" filled="f" stroked="f">
                  <v:textbox>
                    <w:txbxContent>
                      <w:p w14:paraId="64621ABE"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04" o:spid="_x0000_s2095" type="#_x0000_t202" style="position:absolute;left:4201;top:6446;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" filled="f" stroked="f">
                  <v:textbox>
                    <w:txbxContent>
                      <w:p w14:paraId="415E2F6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05" o:spid="_x0000_s2096" type="#_x0000_t202" style="position:absolute;left:6709;top:635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" filled="f" stroked="f">
                  <v:textbox>
                    <w:txbxContent>
                      <w:p w14:paraId="07D28C2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06" o:spid="_x0000_s2097" type="#_x0000_t202" style="position:absolute;left:14729;top:636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" filled="f" stroked="f">
                  <v:textbox>
                    <w:txbxContent>
                      <w:p w14:paraId="46E60FBA"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07" o:spid="_x0000_s2098" type="#_x0000_t202" style="position:absolute;left:12297;top:634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" filled="f" stroked="f">
                  <v:textbox>
                    <w:txbxContent>
                      <w:p w14:paraId="38C4ED4F"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08" o:spid="_x0000_s2099" type="#_x0000_t202" style="position:absolute;left:9594;top:636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" filled="f" stroked="f">
                  <v:textbox>
                    <w:txbxContent>
                      <w:p w14:paraId="652CC32D"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roundrect id="AutoShape 2209" o:spid="_x0000_s2100" style="position:absolute;left:3633;top:6987;width:1610;height:7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">
                  <v:textbox>
                    <w:txbxContent>
                      <w:p w14:paraId="57E61C2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31D3989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1D914DD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210" o:spid="_x0000_s2101" style="position:absolute;left:6090;top:6935;width:169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">
                  <v:textbox>
                    <w:txbxContent>
                      <w:p w14:paraId="1CBC83C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0719182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68C0715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211" o:spid="_x0000_s2102" style="position:absolute;left:8919;top:6972;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">
                  <v:textbox>
                    <w:txbxContent>
                      <w:p w14:paraId="7B9DCBB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F9D918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AE41AA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212" o:spid="_x0000_s2103" style="position:absolute;left:11601;top:6980;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">
                  <v:textbox>
                    <w:txbxContent>
                      <w:p w14:paraId="624A453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64EBA7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554D68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213" o:spid="_x0000_s2104" style="position:absolute;left:14058;top:6963;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">
                  <v:textbox>
                    <w:txbxContent>
                      <w:p w14:paraId="1E2F21E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1133957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02FA098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shape id="Text Box 2214" o:spid="_x0000_s2105" type="#_x0000_t202" style="position:absolute;left:11516;top:4782;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" filled="f" stroked="f">
                  <v:textbox>
                    <w:txbxContent>
                      <w:p w14:paraId="16FB7727"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4816BE7A"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v:textbox>
                </v:shape>
              </v:group>
            </w:pict>
          </mc:Fallback>
        </mc:AlternateContent>
      </w:r>
      <w:r w:rsidR="007738DF">
        <w:rPr>
          <w:b/>
        </w:rPr>
        <w:t>Figure D- 8:</w:t>
      </w:r>
      <w:r w:rsidR="007738DF">
        <w:t xml:space="preserve"> Y –Pattern Globe Valve Size 4” and 6”</w:t>
      </w:r>
    </w:p>
    <w:p w14:paraId="4E0623F0" w14:textId="77777777" w:rsidR="007738DF" w:rsidRDefault="007738DF" w:rsidP="007738DF">
      <w:pPr>
        <w:pStyle w:val="ListParagraph"/>
        <w:spacing w:after="0" w:line="240" w:lineRule="auto"/>
        <w:ind w:left="360"/>
      </w:pPr>
    </w:p>
    <w:p w14:paraId="5C9D9969" w14:textId="77777777" w:rsidR="007738DF" w:rsidRDefault="007738DF" w:rsidP="007738DF">
      <w:pPr>
        <w:pStyle w:val="ListParagraph"/>
        <w:spacing w:after="0" w:line="240" w:lineRule="auto"/>
        <w:ind w:left="360"/>
      </w:pPr>
    </w:p>
    <w:p w14:paraId="25132837" w14:textId="77777777" w:rsidR="007738DF" w:rsidRDefault="007738DF" w:rsidP="007738DF">
      <w:pPr>
        <w:pStyle w:val="ListParagraph"/>
        <w:spacing w:after="0" w:line="240" w:lineRule="auto"/>
        <w:ind w:left="360"/>
      </w:pPr>
    </w:p>
    <w:p w14:paraId="6AFA7C00" w14:textId="77777777" w:rsidR="007738DF" w:rsidRDefault="007738DF" w:rsidP="007738DF">
      <w:pPr>
        <w:pStyle w:val="ListParagraph"/>
        <w:spacing w:after="0" w:line="240" w:lineRule="auto"/>
        <w:ind w:left="360"/>
      </w:pPr>
    </w:p>
    <w:p w14:paraId="26740AC8" w14:textId="77777777" w:rsidR="007738DF" w:rsidRDefault="007738DF" w:rsidP="007738DF">
      <w:pPr>
        <w:pStyle w:val="ListParagraph"/>
        <w:spacing w:after="0" w:line="240" w:lineRule="auto"/>
        <w:ind w:left="360"/>
      </w:pPr>
    </w:p>
    <w:p w14:paraId="4CCE5B05" w14:textId="77777777" w:rsidR="007738DF" w:rsidRDefault="007738DF" w:rsidP="007738DF">
      <w:pPr>
        <w:pStyle w:val="ListParagraph"/>
        <w:spacing w:after="0" w:line="240" w:lineRule="auto"/>
        <w:ind w:left="360"/>
      </w:pPr>
    </w:p>
    <w:p w14:paraId="2386A9C8" w14:textId="77777777" w:rsidR="007738DF" w:rsidRDefault="007738DF" w:rsidP="007738DF">
      <w:pPr>
        <w:pStyle w:val="ListParagraph"/>
        <w:spacing w:after="0" w:line="240" w:lineRule="auto"/>
        <w:ind w:left="360"/>
      </w:pPr>
    </w:p>
    <w:p w14:paraId="002C24C4" w14:textId="77777777" w:rsidR="007738DF" w:rsidRDefault="007738DF" w:rsidP="007738DF">
      <w:pPr>
        <w:pStyle w:val="ListParagraph"/>
        <w:spacing w:after="0" w:line="240" w:lineRule="auto"/>
        <w:ind w:left="360"/>
      </w:pPr>
    </w:p>
    <w:p w14:paraId="388B3524" w14:textId="77777777" w:rsidR="007738DF" w:rsidRDefault="007738DF" w:rsidP="007738DF">
      <w:pPr>
        <w:pStyle w:val="ListParagraph"/>
        <w:spacing w:after="0" w:line="240" w:lineRule="auto"/>
        <w:ind w:left="360"/>
      </w:pPr>
    </w:p>
    <w:p w14:paraId="4F8279EC" w14:textId="77777777" w:rsidR="007738DF" w:rsidRDefault="007738DF" w:rsidP="007738DF">
      <w:pPr>
        <w:pStyle w:val="ListParagraph"/>
        <w:spacing w:after="0" w:line="240" w:lineRule="auto"/>
        <w:ind w:left="360"/>
      </w:pPr>
    </w:p>
    <w:p w14:paraId="5B8C44C6" w14:textId="77777777" w:rsidR="007738DF" w:rsidRDefault="007738DF" w:rsidP="007738DF">
      <w:pPr>
        <w:pStyle w:val="ListParagraph"/>
        <w:spacing w:after="0" w:line="240" w:lineRule="auto"/>
        <w:ind w:left="360"/>
      </w:pPr>
    </w:p>
    <w:p w14:paraId="2F374B4E" w14:textId="77777777" w:rsidR="007738DF" w:rsidRDefault="007738DF" w:rsidP="007738DF">
      <w:pPr>
        <w:pStyle w:val="ListParagraph"/>
        <w:spacing w:after="0" w:line="240" w:lineRule="auto"/>
        <w:ind w:left="360"/>
      </w:pPr>
    </w:p>
    <w:p w14:paraId="7750ADF9" w14:textId="77777777" w:rsidR="007738DF" w:rsidRDefault="007738DF" w:rsidP="007738DF">
      <w:pPr>
        <w:pStyle w:val="ListParagraph"/>
        <w:spacing w:after="0" w:line="240" w:lineRule="auto"/>
        <w:ind w:left="360"/>
      </w:pPr>
    </w:p>
    <w:p w14:paraId="6D2F23F6" w14:textId="77777777" w:rsidR="007738DF" w:rsidRDefault="007738DF" w:rsidP="007738DF">
      <w:pPr>
        <w:pStyle w:val="ListParagraph"/>
        <w:spacing w:after="0" w:line="240" w:lineRule="auto"/>
        <w:ind w:left="360"/>
      </w:pPr>
    </w:p>
    <w:p w14:paraId="448393F8" w14:textId="77777777" w:rsidR="007738DF" w:rsidRDefault="007738DF" w:rsidP="007738DF">
      <w:pPr>
        <w:pStyle w:val="ListParagraph"/>
        <w:spacing w:after="0" w:line="240" w:lineRule="auto"/>
        <w:ind w:left="360"/>
      </w:pPr>
    </w:p>
    <w:p w14:paraId="06D077D3" w14:textId="77777777" w:rsidR="007738DF" w:rsidRDefault="007738DF" w:rsidP="007738DF">
      <w:pPr>
        <w:pStyle w:val="ListParagraph"/>
        <w:spacing w:after="0" w:line="240" w:lineRule="auto"/>
        <w:ind w:left="360"/>
      </w:pPr>
    </w:p>
    <w:p w14:paraId="06918E41" w14:textId="77777777" w:rsidR="007738DF" w:rsidRDefault="007738DF" w:rsidP="007738DF">
      <w:pPr>
        <w:pStyle w:val="ListParagraph"/>
        <w:spacing w:after="0" w:line="240" w:lineRule="auto"/>
        <w:ind w:left="360"/>
      </w:pPr>
    </w:p>
    <w:p w14:paraId="190B1AB9" w14:textId="77777777" w:rsidR="007738DF" w:rsidRDefault="007738DF" w:rsidP="007738DF">
      <w:pPr>
        <w:pStyle w:val="ListParagraph"/>
        <w:spacing w:after="0" w:line="240" w:lineRule="auto"/>
        <w:ind w:left="360"/>
      </w:pPr>
    </w:p>
    <w:p w14:paraId="5A0CED25" w14:textId="77777777" w:rsidR="007738DF" w:rsidRDefault="007738DF" w:rsidP="007738DF">
      <w:pPr>
        <w:pStyle w:val="ListParagraph"/>
        <w:spacing w:after="0" w:line="240" w:lineRule="auto"/>
        <w:ind w:left="360"/>
      </w:pPr>
    </w:p>
    <w:p w14:paraId="3CF27849" w14:textId="77777777" w:rsidR="007738DF" w:rsidRDefault="007738DF" w:rsidP="007738DF">
      <w:pPr>
        <w:pStyle w:val="ListParagraph"/>
        <w:spacing w:after="0" w:line="240" w:lineRule="auto"/>
        <w:ind w:left="360"/>
      </w:pPr>
    </w:p>
    <w:p w14:paraId="3CFD6C2D" w14:textId="77777777" w:rsidR="007738DF" w:rsidRDefault="007738DF" w:rsidP="007738DF">
      <w:pPr>
        <w:pStyle w:val="ListParagraph"/>
        <w:spacing w:after="0" w:line="240" w:lineRule="auto"/>
        <w:ind w:left="360"/>
      </w:pPr>
    </w:p>
    <w:p w14:paraId="612BC426" w14:textId="77777777" w:rsidR="007738DF" w:rsidRDefault="007738DF" w:rsidP="007738DF">
      <w:pPr>
        <w:pStyle w:val="ListParagraph"/>
        <w:spacing w:after="0" w:line="240" w:lineRule="auto"/>
        <w:ind w:left="360"/>
      </w:pPr>
    </w:p>
    <w:p w14:paraId="6710E2C8" w14:textId="77777777" w:rsidR="007738DF" w:rsidRDefault="007738DF" w:rsidP="007738DF">
      <w:pPr>
        <w:pStyle w:val="ListParagraph"/>
        <w:spacing w:after="0" w:line="240" w:lineRule="auto"/>
        <w:ind w:left="360"/>
      </w:pPr>
    </w:p>
    <w:p w14:paraId="0DD911F6" w14:textId="77777777" w:rsidR="007738DF" w:rsidRDefault="007738DF" w:rsidP="007738DF">
      <w:pPr>
        <w:pStyle w:val="ListParagraph"/>
        <w:spacing w:after="0" w:line="240" w:lineRule="auto"/>
        <w:ind w:left="360"/>
      </w:pPr>
    </w:p>
    <w:p w14:paraId="5B92D525" w14:textId="77777777" w:rsidR="007738DF" w:rsidRDefault="007738DF" w:rsidP="007738DF">
      <w:pPr>
        <w:pStyle w:val="ListParagraph"/>
        <w:spacing w:after="0" w:line="240" w:lineRule="auto"/>
        <w:ind w:left="360"/>
      </w:pPr>
    </w:p>
    <w:p w14:paraId="2B07D0EC" w14:textId="77777777" w:rsidR="007738DF" w:rsidRDefault="007738DF" w:rsidP="007738DF">
      <w:pPr>
        <w:pStyle w:val="ListParagraph"/>
        <w:spacing w:after="0" w:line="240" w:lineRule="auto"/>
        <w:ind w:left="360"/>
      </w:pPr>
    </w:p>
    <w:p w14:paraId="65E6B776" w14:textId="77777777" w:rsidR="007738DF" w:rsidRDefault="007738DF" w:rsidP="007738DF">
      <w:pPr>
        <w:pStyle w:val="ListParagraph"/>
        <w:spacing w:after="0" w:line="240" w:lineRule="auto"/>
        <w:ind w:left="360"/>
      </w:pPr>
    </w:p>
    <w:p w14:paraId="5F191FE1" w14:textId="77777777" w:rsidR="007738DF" w:rsidRDefault="007738DF" w:rsidP="007738DF">
      <w:pPr>
        <w:pStyle w:val="ListParagraph"/>
        <w:spacing w:after="0" w:line="240" w:lineRule="auto"/>
        <w:ind w:left="360"/>
      </w:pPr>
    </w:p>
    <w:p w14:paraId="3CAB9DE1" w14:textId="77777777" w:rsidR="007738DF" w:rsidRDefault="007738DF" w:rsidP="007738DF">
      <w:pPr>
        <w:ind w:left="0"/>
        <w:rPr>
          <w:rFonts w:ascii="Calibri" w:hAnsi="Calibri"/>
          <w:sz w:val="16"/>
          <w:szCs w:val="16"/>
          <w:lang w:val="en-GB"/>
        </w:rPr>
      </w:pPr>
      <w:r>
        <w:rPr>
          <w:rFonts w:ascii="Calibri" w:hAnsi="Calibri"/>
          <w:sz w:val="16"/>
          <w:szCs w:val="16"/>
          <w:lang w:val="en-GB"/>
        </w:rPr>
        <w:t>Notes</w:t>
      </w:r>
    </w:p>
    <w:p w14:paraId="1ED48261" w14:textId="77777777" w:rsidR="007738DF" w:rsidRDefault="007738DF" w:rsidP="007738DF">
      <w:pPr>
        <w:pStyle w:val="ListParagraph"/>
        <w:numPr>
          <w:ilvl w:val="0"/>
          <w:numId w:val="66"/>
        </w:numPr>
        <w:spacing w:after="0" w:line="240" w:lineRule="auto"/>
        <w:rPr>
          <w:rFonts w:ascii="Calibri" w:hAnsi="Calibri"/>
          <w:sz w:val="16"/>
          <w:szCs w:val="16"/>
        </w:rPr>
      </w:pPr>
      <w:r>
        <w:rPr>
          <w:rFonts w:ascii="Calibri" w:hAnsi="Calibri"/>
          <w:sz w:val="16"/>
          <w:szCs w:val="16"/>
        </w:rPr>
        <w:t>Y-Pattern globe valves generally have guided swivel discs in a cage type body design.  The disc is guided in the cage at a single location near the stem.</w:t>
      </w:r>
    </w:p>
    <w:p w14:paraId="599A7B35" w14:textId="77777777" w:rsidR="007738DF" w:rsidRDefault="007738DF" w:rsidP="007738DF">
      <w:pPr>
        <w:pStyle w:val="ListParagraph"/>
        <w:spacing w:after="0" w:line="240" w:lineRule="auto"/>
        <w:ind w:left="360"/>
        <w:rPr>
          <w:ins w:id="6137" w:author="Olzhasbek Zhunisbayev" w:date="2023-10-06T15:38:00Z"/>
          <w:rFonts w:ascii="Calibri" w:hAnsi="Calibri"/>
          <w:sz w:val="16"/>
          <w:szCs w:val="16"/>
        </w:rPr>
      </w:pPr>
      <w:r>
        <w:rPr>
          <w:rFonts w:ascii="Calibri" w:hAnsi="Calibri"/>
          <w:sz w:val="16"/>
          <w:szCs w:val="16"/>
        </w:rPr>
        <w:t>Some manufacturers make a fully guided or guided in two locations, non-rotating disc which the most resistant design to prevent disc and stem vibration.  It is important to identify which disc design exists in the valve being evaluated.  If not know assume a single guided swivel disc in a cage type body design and determine if further evaluation is required.</w:t>
      </w:r>
    </w:p>
    <w:p w14:paraId="01D98E31" w14:textId="0AF1E3BA" w:rsidR="004E7CF9" w:rsidRPr="004E7CF9" w:rsidRDefault="004E7CF9">
      <w:pPr>
        <w:pStyle w:val="ListParagraph"/>
        <w:numPr>
          <w:ilvl w:val="0"/>
          <w:numId w:val="66"/>
        </w:numPr>
        <w:spacing w:line="240" w:lineRule="auto"/>
        <w:rPr>
          <w:ins w:id="6138" w:author="Olzhasbek Zhunisbayev" w:date="2023-10-06T15:38:00Z"/>
          <w:rFonts w:ascii="Calibri" w:hAnsi="Calibri"/>
          <w:sz w:val="16"/>
          <w:szCs w:val="16"/>
          <w:rPrChange w:id="6139" w:author="Olzhasbek Zhunisbayev" w:date="2023-10-06T15:38:00Z">
            <w:rPr>
              <w:ins w:id="6140" w:author="Olzhasbek Zhunisbayev" w:date="2023-10-06T15:38:00Z"/>
              <w:lang w:val="en-US"/>
            </w:rPr>
          </w:rPrChange>
        </w:rPr>
        <w:pPrChange w:id="6141" w:author="Olzhasbek Zhunisbayev" w:date="2023-10-06T15:38:00Z">
          <w:pPr>
            <w:pStyle w:val="ListParagraph"/>
            <w:numPr>
              <w:numId w:val="64"/>
            </w:numPr>
            <w:spacing w:after="0" w:line="240" w:lineRule="auto"/>
            <w:ind w:left="360" w:hanging="360"/>
          </w:pPr>
        </w:pPrChange>
      </w:pPr>
      <w:ins w:id="6142" w:author="Olzhasbek Zhunisbayev" w:date="2023-10-06T15:38:00Z">
        <w:r w:rsidRPr="004E7CF9">
          <w:rPr>
            <w:rFonts w:ascii="Calibri" w:hAnsi="Calibri"/>
            <w:sz w:val="16"/>
            <w:szCs w:val="16"/>
            <w:rPrChange w:id="6143" w:author="Olzhasbek Zhunisbayev" w:date="2023-10-06T15:38:00Z">
              <w:rPr>
                <w:lang w:val="en-US"/>
              </w:rPr>
            </w:rPrChange>
          </w:rPr>
          <w:t>Consult with Valve Manufacturer in high Delta P service the necessity for full stellite trim to mitigate erosion concerns.</w:t>
        </w:r>
      </w:ins>
    </w:p>
    <w:p w14:paraId="37CAAEFF" w14:textId="134B391D" w:rsidR="007738DF" w:rsidRDefault="00673A21" w:rsidP="007738DF">
      <w:pPr>
        <w:pStyle w:val="ListParagraph"/>
        <w:spacing w:after="0" w:line="240" w:lineRule="auto"/>
        <w:ind w:left="360"/>
      </w:pPr>
      <w:r>
        <w:rPr>
          <w:noProof/>
        </w:rPr>
        <w:lastRenderedPageBreak/>
        <mc:AlternateContent>
          <mc:Choice Requires="wpg">
            <w:drawing>
              <wp:anchor distT="0" distB="0" distL="114300" distR="114300" simplePos="0" relativeHeight="253001728" behindDoc="0" locked="0" layoutInCell="1" allowOverlap="1" wp14:anchorId="430E3C82" wp14:editId="2AC55C4B">
                <wp:simplePos x="0" y="0"/>
                <wp:positionH relativeFrom="margin">
                  <wp:align>right</wp:align>
                </wp:positionH>
                <wp:positionV relativeFrom="paragraph">
                  <wp:posOffset>173660</wp:posOffset>
                </wp:positionV>
                <wp:extent cx="9339939" cy="4341108"/>
                <wp:effectExtent l="0" t="0" r="0" b="21590"/>
                <wp:wrapNone/>
                <wp:docPr id="1821380251" name="Group 2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39939" cy="4341108"/>
                          <a:chOff x="924" y="1433"/>
                          <a:chExt cx="15387" cy="7787"/>
                        </a:xfrm>
                      </wpg:grpSpPr>
                      <wps:wsp>
                        <wps:cNvPr id="556185604" name="AutoShape 2216"/>
                        <wps:cNvCnPr>
                          <a:cxnSpLocks noChangeShapeType="1"/>
                        </wps:cNvCnPr>
                        <wps:spPr bwMode="auto">
                          <a:xfrm>
                            <a:off x="16001" y="6087"/>
                            <a:ext cx="0" cy="19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5213805" name="AutoShape 2217"/>
                        <wps:cNvCnPr>
                          <a:cxnSpLocks noChangeShapeType="1"/>
                        </wps:cNvCnPr>
                        <wps:spPr bwMode="auto">
                          <a:xfrm>
                            <a:off x="13531" y="6067"/>
                            <a:ext cx="2"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8386750" name="Oval 2218"/>
                        <wps:cNvSpPr>
                          <a:spLocks noChangeArrowheads="1"/>
                        </wps:cNvSpPr>
                        <wps:spPr bwMode="auto">
                          <a:xfrm>
                            <a:off x="7700" y="1433"/>
                            <a:ext cx="1854" cy="1114"/>
                          </a:xfrm>
                          <a:prstGeom prst="ellipse">
                            <a:avLst/>
                          </a:prstGeom>
                          <a:solidFill>
                            <a:srgbClr val="FFFFFF"/>
                          </a:solidFill>
                          <a:ln w="9525">
                            <a:solidFill>
                              <a:srgbClr val="000000"/>
                            </a:solidFill>
                            <a:round/>
                            <a:headEnd/>
                            <a:tailEnd/>
                          </a:ln>
                        </wps:spPr>
                        <wps:txbx>
                          <w:txbxContent>
                            <w:p w14:paraId="3A7E3F58" w14:textId="77777777" w:rsidR="00BF7F3C" w:rsidRPr="005D4A40" w:rsidRDefault="00BF7F3C" w:rsidP="007738DF">
                              <w:pPr>
                                <w:spacing w:line="240" w:lineRule="auto"/>
                                <w:ind w:left="0"/>
                                <w:jc w:val="center"/>
                                <w:rPr>
                                  <w:rFonts w:ascii="Calibri" w:hAnsi="Calibri"/>
                                  <w:b/>
                                  <w:sz w:val="16"/>
                                  <w:szCs w:val="16"/>
                                </w:rPr>
                              </w:pPr>
                              <w:r w:rsidRPr="005D4A40">
                                <w:rPr>
                                  <w:rFonts w:ascii="Calibri" w:hAnsi="Calibri"/>
                                  <w:b/>
                                  <w:sz w:val="16"/>
                                  <w:szCs w:val="16"/>
                                </w:rPr>
                                <w:t>Y-Pattern Globe Valve Size</w:t>
                              </w:r>
                            </w:p>
                            <w:p w14:paraId="1850DEB9" w14:textId="77777777" w:rsidR="00BF7F3C" w:rsidRPr="005D4A40" w:rsidRDefault="00BF7F3C" w:rsidP="007738DF">
                              <w:pPr>
                                <w:spacing w:before="0" w:line="240" w:lineRule="auto"/>
                                <w:ind w:left="0"/>
                                <w:jc w:val="center"/>
                                <w:rPr>
                                  <w:rFonts w:ascii="Calibri" w:hAnsi="Calibri"/>
                                  <w:b/>
                                  <w:sz w:val="16"/>
                                  <w:szCs w:val="16"/>
                                </w:rPr>
                              </w:pPr>
                              <w:r w:rsidRPr="005D4A40">
                                <w:rPr>
                                  <w:rFonts w:ascii="Calibri" w:hAnsi="Calibri"/>
                                  <w:b/>
                                  <w:sz w:val="16"/>
                                  <w:szCs w:val="16"/>
                                </w:rPr>
                                <w:t>8 ”</w:t>
                              </w:r>
                            </w:p>
                          </w:txbxContent>
                        </wps:txbx>
                        <wps:bodyPr rot="0" vert="horz" wrap="square" lIns="91440" tIns="45720" rIns="91440" bIns="45720" anchor="t" anchorCtr="0" upright="1">
                          <a:noAutofit/>
                        </wps:bodyPr>
                      </wps:wsp>
                      <wps:wsp>
                        <wps:cNvPr id="999839854" name="AutoShape 2219"/>
                        <wps:cNvSpPr>
                          <a:spLocks noChangeArrowheads="1"/>
                        </wps:cNvSpPr>
                        <wps:spPr bwMode="auto">
                          <a:xfrm>
                            <a:off x="7051" y="2847"/>
                            <a:ext cx="3174" cy="1421"/>
                          </a:xfrm>
                          <a:prstGeom prst="flowChartDecision">
                            <a:avLst/>
                          </a:prstGeom>
                          <a:solidFill>
                            <a:srgbClr val="FFFFFF"/>
                          </a:solidFill>
                          <a:ln w="9525">
                            <a:solidFill>
                              <a:srgbClr val="000000"/>
                            </a:solidFill>
                            <a:miter lim="800000"/>
                            <a:headEnd/>
                            <a:tailEnd/>
                          </a:ln>
                        </wps:spPr>
                        <wps:txbx>
                          <w:txbxContent>
                            <w:p w14:paraId="69EE8AF4" w14:textId="77777777" w:rsidR="00BF7F3C" w:rsidRPr="005D4A40" w:rsidRDefault="00BF7F3C" w:rsidP="007738DF">
                              <w:pPr>
                                <w:spacing w:line="240" w:lineRule="auto"/>
                                <w:ind w:left="-142" w:right="-104"/>
                                <w:jc w:val="center"/>
                                <w:rPr>
                                  <w:rFonts w:ascii="Calibri" w:hAnsi="Calibri"/>
                                  <w:sz w:val="14"/>
                                  <w:szCs w:val="14"/>
                                </w:rPr>
                              </w:pPr>
                              <w:r w:rsidRPr="005D4A40">
                                <w:rPr>
                                  <w:rFonts w:ascii="Calibri" w:hAnsi="Calibri"/>
                                  <w:sz w:val="14"/>
                                  <w:szCs w:val="14"/>
                                </w:rPr>
                                <w:t>Does Y Pattern Valve have fully-guided non-rotating disc? See Note 1.</w:t>
                              </w:r>
                            </w:p>
                          </w:txbxContent>
                        </wps:txbx>
                        <wps:bodyPr rot="0" vert="horz" wrap="square" lIns="91440" tIns="45720" rIns="91440" bIns="45720" anchor="t" anchorCtr="0" upright="1">
                          <a:noAutofit/>
                        </wps:bodyPr>
                      </wps:wsp>
                      <wps:wsp>
                        <wps:cNvPr id="1955878436" name="AutoShape 2220"/>
                        <wps:cNvSpPr>
                          <a:spLocks noChangeArrowheads="1"/>
                        </wps:cNvSpPr>
                        <wps:spPr bwMode="auto">
                          <a:xfrm>
                            <a:off x="11087" y="3866"/>
                            <a:ext cx="2762" cy="890"/>
                          </a:xfrm>
                          <a:prstGeom prst="roundRect">
                            <a:avLst>
                              <a:gd name="adj" fmla="val 16667"/>
                            </a:avLst>
                          </a:prstGeom>
                          <a:solidFill>
                            <a:srgbClr val="FFFFFF"/>
                          </a:solidFill>
                          <a:ln w="9525">
                            <a:solidFill>
                              <a:srgbClr val="000000"/>
                            </a:solidFill>
                            <a:round/>
                            <a:headEnd/>
                            <a:tailEnd/>
                          </a:ln>
                        </wps:spPr>
                        <wps:txbx>
                          <w:txbxContent>
                            <w:p w14:paraId="14F1A33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150E7C2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fully or double guided non-rotating discs|</w:t>
                              </w:r>
                            </w:p>
                          </w:txbxContent>
                        </wps:txbx>
                        <wps:bodyPr rot="0" vert="horz" wrap="square" lIns="91440" tIns="45720" rIns="91440" bIns="45720" anchor="t" anchorCtr="0" upright="1">
                          <a:noAutofit/>
                        </wps:bodyPr>
                      </wps:wsp>
                      <wps:wsp>
                        <wps:cNvPr id="501229166" name="AutoShape 2221"/>
                        <wps:cNvSpPr>
                          <a:spLocks noChangeArrowheads="1"/>
                        </wps:cNvSpPr>
                        <wps:spPr bwMode="auto">
                          <a:xfrm>
                            <a:off x="1221" y="5450"/>
                            <a:ext cx="1171" cy="1161"/>
                          </a:xfrm>
                          <a:prstGeom prst="flowChartDecision">
                            <a:avLst/>
                          </a:prstGeom>
                          <a:solidFill>
                            <a:srgbClr val="FFFFFF"/>
                          </a:solidFill>
                          <a:ln w="9525">
                            <a:solidFill>
                              <a:srgbClr val="000000"/>
                            </a:solidFill>
                            <a:miter lim="800000"/>
                            <a:headEnd/>
                            <a:tailEnd/>
                          </a:ln>
                        </wps:spPr>
                        <wps:txbx>
                          <w:txbxContent>
                            <w:p w14:paraId="4745553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49E2DB8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1F0C748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300 psi</w:t>
                              </w:r>
                            </w:p>
                          </w:txbxContent>
                        </wps:txbx>
                        <wps:bodyPr rot="0" vert="horz" wrap="square" lIns="91440" tIns="45720" rIns="91440" bIns="45720" anchor="t" anchorCtr="0" upright="1">
                          <a:noAutofit/>
                        </wps:bodyPr>
                      </wps:wsp>
                      <wps:wsp>
                        <wps:cNvPr id="1333800141" name="AutoShape 2222"/>
                        <wps:cNvSpPr>
                          <a:spLocks noChangeArrowheads="1"/>
                        </wps:cNvSpPr>
                        <wps:spPr bwMode="auto">
                          <a:xfrm>
                            <a:off x="3135" y="3892"/>
                            <a:ext cx="2658" cy="890"/>
                          </a:xfrm>
                          <a:prstGeom prst="roundRect">
                            <a:avLst>
                              <a:gd name="adj" fmla="val 16667"/>
                            </a:avLst>
                          </a:prstGeom>
                          <a:solidFill>
                            <a:srgbClr val="FFFFFF"/>
                          </a:solidFill>
                          <a:ln w="9525">
                            <a:solidFill>
                              <a:srgbClr val="000000"/>
                            </a:solidFill>
                            <a:round/>
                            <a:headEnd/>
                            <a:tailEnd/>
                          </a:ln>
                        </wps:spPr>
                        <wps:txbx>
                          <w:txbxContent>
                            <w:p w14:paraId="7D87A86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5854FED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Y-pattern single guided swivel discs|</w:t>
                              </w:r>
                            </w:p>
                          </w:txbxContent>
                        </wps:txbx>
                        <wps:bodyPr rot="0" vert="horz" wrap="square" lIns="91440" tIns="45720" rIns="91440" bIns="45720" anchor="t" anchorCtr="0" upright="1">
                          <a:noAutofit/>
                        </wps:bodyPr>
                      </wps:wsp>
                      <wps:wsp>
                        <wps:cNvPr id="584151844" name="AutoShape 2223"/>
                        <wps:cNvSpPr>
                          <a:spLocks noChangeArrowheads="1"/>
                        </wps:cNvSpPr>
                        <wps:spPr bwMode="auto">
                          <a:xfrm>
                            <a:off x="924" y="6926"/>
                            <a:ext cx="1725" cy="768"/>
                          </a:xfrm>
                          <a:prstGeom prst="roundRect">
                            <a:avLst>
                              <a:gd name="adj" fmla="val 16667"/>
                            </a:avLst>
                          </a:prstGeom>
                          <a:solidFill>
                            <a:srgbClr val="FFFFFF"/>
                          </a:solidFill>
                          <a:ln w="9525">
                            <a:solidFill>
                              <a:srgbClr val="000000"/>
                            </a:solidFill>
                            <a:round/>
                            <a:headEnd/>
                            <a:tailEnd/>
                          </a:ln>
                        </wps:spPr>
                        <wps:txbx>
                          <w:txbxContent>
                            <w:p w14:paraId="6D90785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A6647B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0D9759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235880785" name="Rectangle 2224"/>
                        <wps:cNvSpPr>
                          <a:spLocks noChangeArrowheads="1"/>
                        </wps:cNvSpPr>
                        <wps:spPr bwMode="auto">
                          <a:xfrm>
                            <a:off x="2936" y="8293"/>
                            <a:ext cx="4801" cy="927"/>
                          </a:xfrm>
                          <a:prstGeom prst="rect">
                            <a:avLst/>
                          </a:prstGeom>
                          <a:solidFill>
                            <a:srgbClr val="FFFFFF"/>
                          </a:solidFill>
                          <a:ln w="9525">
                            <a:solidFill>
                              <a:srgbClr val="000000"/>
                            </a:solidFill>
                            <a:miter lim="800000"/>
                            <a:headEnd/>
                            <a:tailEnd/>
                          </a:ln>
                        </wps:spPr>
                        <wps:txbx>
                          <w:txbxContent>
                            <w:p w14:paraId="0674277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wps:txbx>
                        <wps:bodyPr rot="0" vert="horz" wrap="square" lIns="91440" tIns="45720" rIns="91440" bIns="45720" anchor="t" anchorCtr="0" upright="1">
                          <a:noAutofit/>
                        </wps:bodyPr>
                      </wps:wsp>
                      <wps:wsp>
                        <wps:cNvPr id="227202576" name="AutoShape 2225"/>
                        <wps:cNvCnPr>
                          <a:cxnSpLocks noChangeShapeType="1"/>
                        </wps:cNvCnPr>
                        <wps:spPr bwMode="auto">
                          <a:xfrm>
                            <a:off x="8630" y="254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7676881" name="AutoShape 2226"/>
                        <wps:cNvCnPr>
                          <a:cxnSpLocks noChangeShapeType="1"/>
                        </wps:cNvCnPr>
                        <wps:spPr bwMode="auto">
                          <a:xfrm flipH="1">
                            <a:off x="4484" y="3553"/>
                            <a:ext cx="258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1245897" name="AutoShape 2227"/>
                        <wps:cNvCnPr>
                          <a:cxnSpLocks noChangeShapeType="1"/>
                        </wps:cNvCnPr>
                        <wps:spPr bwMode="auto">
                          <a:xfrm>
                            <a:off x="4484" y="3551"/>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6316689" name="AutoShape 2228"/>
                        <wps:cNvCnPr>
                          <a:cxnSpLocks noChangeShapeType="1"/>
                        </wps:cNvCnPr>
                        <wps:spPr bwMode="auto">
                          <a:xfrm>
                            <a:off x="10225" y="3551"/>
                            <a:ext cx="22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4718307" name="AutoShape 2229"/>
                        <wps:cNvCnPr>
                          <a:cxnSpLocks noChangeShapeType="1"/>
                        </wps:cNvCnPr>
                        <wps:spPr bwMode="auto">
                          <a:xfrm>
                            <a:off x="12470" y="3540"/>
                            <a:ext cx="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123157" name="AutoShape 2230"/>
                        <wps:cNvCnPr>
                          <a:cxnSpLocks noChangeShapeType="1"/>
                        </wps:cNvCnPr>
                        <wps:spPr bwMode="auto">
                          <a:xfrm flipH="1">
                            <a:off x="1777" y="4343"/>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1783802" name="AutoShape 2231"/>
                        <wps:cNvCnPr>
                          <a:cxnSpLocks noChangeShapeType="1"/>
                        </wps:cNvCnPr>
                        <wps:spPr bwMode="auto">
                          <a:xfrm>
                            <a:off x="1794" y="4333"/>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698614" name="AutoShape 2232"/>
                        <wps:cNvCnPr>
                          <a:cxnSpLocks noChangeShapeType="1"/>
                        </wps:cNvCnPr>
                        <wps:spPr bwMode="auto">
                          <a:xfrm>
                            <a:off x="5800" y="4294"/>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8929110" name="AutoShape 2233"/>
                        <wps:cNvCnPr>
                          <a:cxnSpLocks noChangeShapeType="1"/>
                        </wps:cNvCnPr>
                        <wps:spPr bwMode="auto">
                          <a:xfrm>
                            <a:off x="6922" y="4316"/>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327698" name="AutoShape 2234"/>
                        <wps:cNvCnPr>
                          <a:cxnSpLocks noChangeShapeType="1"/>
                        </wps:cNvCnPr>
                        <wps:spPr bwMode="auto">
                          <a:xfrm>
                            <a:off x="4457"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3567696" name="AutoShape 2235"/>
                        <wps:cNvCnPr>
                          <a:cxnSpLocks noChangeShapeType="1"/>
                        </wps:cNvCnPr>
                        <wps:spPr bwMode="auto">
                          <a:xfrm flipH="1">
                            <a:off x="9797" y="4367"/>
                            <a:ext cx="13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3297225" name="AutoShape 2236"/>
                        <wps:cNvCnPr>
                          <a:cxnSpLocks noChangeShapeType="1"/>
                        </wps:cNvCnPr>
                        <wps:spPr bwMode="auto">
                          <a:xfrm>
                            <a:off x="13853" y="4283"/>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9972747" name="AutoShape 2237"/>
                        <wps:cNvCnPr>
                          <a:cxnSpLocks noChangeShapeType="1"/>
                        </wps:cNvCnPr>
                        <wps:spPr bwMode="auto">
                          <a:xfrm>
                            <a:off x="9831" y="4362"/>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8900780" name="AutoShape 2238"/>
                        <wps:cNvCnPr>
                          <a:cxnSpLocks noChangeShapeType="1"/>
                        </wps:cNvCnPr>
                        <wps:spPr bwMode="auto">
                          <a:xfrm>
                            <a:off x="14967" y="4265"/>
                            <a:ext cx="0" cy="12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0207637" name="AutoShape 2239"/>
                        <wps:cNvCnPr>
                          <a:cxnSpLocks noChangeShapeType="1"/>
                        </wps:cNvCnPr>
                        <wps:spPr bwMode="auto">
                          <a:xfrm>
                            <a:off x="9830" y="6629"/>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8547269" name="AutoShape 2240"/>
                        <wps:cNvCnPr>
                          <a:cxnSpLocks noChangeShapeType="1"/>
                        </wps:cNvCnPr>
                        <wps:spPr bwMode="auto">
                          <a:xfrm>
                            <a:off x="12512" y="6637"/>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40203508" name="AutoShape 2241"/>
                        <wps:cNvCnPr>
                          <a:cxnSpLocks noChangeShapeType="1"/>
                        </wps:cNvCnPr>
                        <wps:spPr bwMode="auto">
                          <a:xfrm>
                            <a:off x="14954" y="6651"/>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676929" name="AutoShape 2242"/>
                        <wps:cNvCnPr>
                          <a:cxnSpLocks noChangeShapeType="1"/>
                        </wps:cNvCnPr>
                        <wps:spPr bwMode="auto">
                          <a:xfrm flipV="1">
                            <a:off x="2392" y="6020"/>
                            <a:ext cx="34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8471223" name="AutoShape 2243"/>
                        <wps:cNvCnPr>
                          <a:cxnSpLocks noChangeShapeType="1"/>
                        </wps:cNvCnPr>
                        <wps:spPr bwMode="auto">
                          <a:xfrm>
                            <a:off x="2734" y="6018"/>
                            <a:ext cx="0" cy="19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0193381" name="AutoShape 2244"/>
                        <wps:cNvCnPr>
                          <a:cxnSpLocks noChangeShapeType="1"/>
                        </wps:cNvCnPr>
                        <wps:spPr bwMode="auto">
                          <a:xfrm>
                            <a:off x="2692" y="8002"/>
                            <a:ext cx="26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2479212" name="AutoShape 2245"/>
                        <wps:cNvCnPr>
                          <a:cxnSpLocks noChangeShapeType="1"/>
                        </wps:cNvCnPr>
                        <wps:spPr bwMode="auto">
                          <a:xfrm flipH="1">
                            <a:off x="5351" y="8003"/>
                            <a:ext cx="249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37135096" name="AutoShape 2246"/>
                        <wps:cNvCnPr>
                          <a:cxnSpLocks noChangeShapeType="1"/>
                        </wps:cNvCnPr>
                        <wps:spPr bwMode="auto">
                          <a:xfrm>
                            <a:off x="7529" y="6018"/>
                            <a:ext cx="34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5880110" name="AutoShape 2247"/>
                        <wps:cNvCnPr>
                          <a:cxnSpLocks noChangeShapeType="1"/>
                        </wps:cNvCnPr>
                        <wps:spPr bwMode="auto">
                          <a:xfrm flipV="1">
                            <a:off x="5039" y="6087"/>
                            <a:ext cx="3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1830409" name="AutoShape 2248"/>
                        <wps:cNvCnPr>
                          <a:cxnSpLocks noChangeShapeType="1"/>
                        </wps:cNvCnPr>
                        <wps:spPr bwMode="auto">
                          <a:xfrm>
                            <a:off x="10891" y="6084"/>
                            <a:ext cx="0" cy="18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2658390" name="AutoShape 2249"/>
                        <wps:cNvCnPr>
                          <a:cxnSpLocks noChangeShapeType="1"/>
                        </wps:cNvCnPr>
                        <wps:spPr bwMode="auto">
                          <a:xfrm>
                            <a:off x="10437" y="606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5852956" name="AutoShape 2250"/>
                        <wps:cNvCnPr>
                          <a:cxnSpLocks noChangeShapeType="1"/>
                        </wps:cNvCnPr>
                        <wps:spPr bwMode="auto">
                          <a:xfrm>
                            <a:off x="10891" y="7981"/>
                            <a:ext cx="2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0599985" name="AutoShape 2251"/>
                        <wps:cNvCnPr>
                          <a:cxnSpLocks noChangeShapeType="1"/>
                        </wps:cNvCnPr>
                        <wps:spPr bwMode="auto">
                          <a:xfrm flipH="1" flipV="1">
                            <a:off x="13527" y="7981"/>
                            <a:ext cx="246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8263657" name="AutoShape 2252"/>
                        <wps:cNvCnPr>
                          <a:cxnSpLocks noChangeShapeType="1"/>
                        </wps:cNvCnPr>
                        <wps:spPr bwMode="auto">
                          <a:xfrm>
                            <a:off x="15547" y="6090"/>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0056055" name="AutoShape 2253"/>
                        <wps:cNvCnPr>
                          <a:cxnSpLocks noChangeShapeType="1"/>
                        </wps:cNvCnPr>
                        <wps:spPr bwMode="auto">
                          <a:xfrm>
                            <a:off x="13077" y="6071"/>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4772437" name="AutoShape 2254"/>
                        <wps:cNvCnPr>
                          <a:cxnSpLocks noChangeShapeType="1"/>
                        </wps:cNvCnPr>
                        <wps:spPr bwMode="auto">
                          <a:xfrm>
                            <a:off x="13540" y="7973"/>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3311080" name="Rectangle 2255"/>
                        <wps:cNvSpPr>
                          <a:spLocks noChangeArrowheads="1"/>
                        </wps:cNvSpPr>
                        <wps:spPr bwMode="auto">
                          <a:xfrm>
                            <a:off x="11223" y="8256"/>
                            <a:ext cx="4792" cy="910"/>
                          </a:xfrm>
                          <a:prstGeom prst="rect">
                            <a:avLst/>
                          </a:prstGeom>
                          <a:solidFill>
                            <a:srgbClr val="FFFFFF"/>
                          </a:solidFill>
                          <a:ln w="9525">
                            <a:solidFill>
                              <a:srgbClr val="000000"/>
                            </a:solidFill>
                            <a:miter lim="800000"/>
                            <a:headEnd/>
                            <a:tailEnd/>
                          </a:ln>
                        </wps:spPr>
                        <wps:txbx>
                          <w:txbxContent>
                            <w:p w14:paraId="65003FD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wps:txbx>
                        <wps:bodyPr rot="0" vert="horz" wrap="square" lIns="91440" tIns="45720" rIns="91440" bIns="45720" anchor="t" anchorCtr="0" upright="1">
                          <a:noAutofit/>
                        </wps:bodyPr>
                      </wps:wsp>
                      <wps:wsp>
                        <wps:cNvPr id="1005427115" name="AutoShape 2256"/>
                        <wps:cNvCnPr>
                          <a:cxnSpLocks noChangeShapeType="1"/>
                        </wps:cNvCnPr>
                        <wps:spPr bwMode="auto">
                          <a:xfrm>
                            <a:off x="5351" y="6087"/>
                            <a:ext cx="0" cy="1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7625774" name="AutoShape 2257"/>
                        <wps:cNvCnPr>
                          <a:cxnSpLocks noChangeShapeType="1"/>
                        </wps:cNvCnPr>
                        <wps:spPr bwMode="auto">
                          <a:xfrm>
                            <a:off x="7875" y="6002"/>
                            <a:ext cx="1" cy="20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0515997" name="AutoShape 2258"/>
                        <wps:cNvCnPr>
                          <a:cxnSpLocks noChangeShapeType="1"/>
                        </wps:cNvCnPr>
                        <wps:spPr bwMode="auto">
                          <a:xfrm flipH="1">
                            <a:off x="5334" y="800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7837863" name="AutoShape 2259"/>
                        <wps:cNvCnPr>
                          <a:cxnSpLocks noChangeShapeType="1"/>
                        </wps:cNvCnPr>
                        <wps:spPr bwMode="auto">
                          <a:xfrm>
                            <a:off x="6922" y="6602"/>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5432014" name="AutoShape 2260"/>
                        <wps:cNvCnPr>
                          <a:cxnSpLocks noChangeShapeType="1"/>
                        </wps:cNvCnPr>
                        <wps:spPr bwMode="auto">
                          <a:xfrm>
                            <a:off x="4440" y="6687"/>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3698710" name="AutoShape 2261"/>
                        <wps:cNvCnPr>
                          <a:cxnSpLocks noChangeShapeType="1"/>
                        </wps:cNvCnPr>
                        <wps:spPr bwMode="auto">
                          <a:xfrm>
                            <a:off x="1793" y="6653"/>
                            <a:ext cx="1"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2499555" name="Text Box 2262"/>
                        <wps:cNvSpPr txBox="1">
                          <a:spLocks noChangeArrowheads="1"/>
                        </wps:cNvSpPr>
                        <wps:spPr bwMode="auto">
                          <a:xfrm>
                            <a:off x="9904" y="2941"/>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B984A"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991381242" name="Text Box 2263"/>
                        <wps:cNvSpPr txBox="1">
                          <a:spLocks noChangeArrowheads="1"/>
                        </wps:cNvSpPr>
                        <wps:spPr bwMode="auto">
                          <a:xfrm>
                            <a:off x="6406" y="29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D891B"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2086579463" name="AutoShape 2264"/>
                        <wps:cNvCnPr>
                          <a:cxnSpLocks noChangeShapeType="1"/>
                        </wps:cNvCnPr>
                        <wps:spPr bwMode="auto">
                          <a:xfrm>
                            <a:off x="12513" y="4782"/>
                            <a:ext cx="1" cy="7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1739165" name="AutoShape 2265"/>
                        <wps:cNvSpPr>
                          <a:spLocks noChangeArrowheads="1"/>
                        </wps:cNvSpPr>
                        <wps:spPr bwMode="auto">
                          <a:xfrm>
                            <a:off x="3850" y="5519"/>
                            <a:ext cx="1195" cy="1143"/>
                          </a:xfrm>
                          <a:prstGeom prst="flowChartDecision">
                            <a:avLst/>
                          </a:prstGeom>
                          <a:solidFill>
                            <a:srgbClr val="FFFFFF"/>
                          </a:solidFill>
                          <a:ln w="9525">
                            <a:solidFill>
                              <a:srgbClr val="000000"/>
                            </a:solidFill>
                            <a:miter lim="800000"/>
                            <a:headEnd/>
                            <a:tailEnd/>
                          </a:ln>
                        </wps:spPr>
                        <wps:txbx>
                          <w:txbxContent>
                            <w:p w14:paraId="0868C0B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5B5B8E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1783EF0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400 psi</w:t>
                              </w:r>
                            </w:p>
                          </w:txbxContent>
                        </wps:txbx>
                        <wps:bodyPr rot="0" vert="horz" wrap="square" lIns="91440" tIns="45720" rIns="91440" bIns="45720" anchor="t" anchorCtr="0" upright="1">
                          <a:noAutofit/>
                        </wps:bodyPr>
                      </wps:wsp>
                      <wps:wsp>
                        <wps:cNvPr id="1763874357" name="AutoShape 2266"/>
                        <wps:cNvSpPr>
                          <a:spLocks noChangeArrowheads="1"/>
                        </wps:cNvSpPr>
                        <wps:spPr bwMode="auto">
                          <a:xfrm>
                            <a:off x="6321" y="5452"/>
                            <a:ext cx="1214" cy="1133"/>
                          </a:xfrm>
                          <a:prstGeom prst="flowChartDecision">
                            <a:avLst/>
                          </a:prstGeom>
                          <a:solidFill>
                            <a:srgbClr val="FFFFFF"/>
                          </a:solidFill>
                          <a:ln w="9525">
                            <a:solidFill>
                              <a:srgbClr val="000000"/>
                            </a:solidFill>
                            <a:miter lim="800000"/>
                            <a:headEnd/>
                            <a:tailEnd/>
                          </a:ln>
                        </wps:spPr>
                        <wps:txbx>
                          <w:txbxContent>
                            <w:p w14:paraId="5651C9B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1AB5697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C9C0C9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wps:txbx>
                        <wps:bodyPr rot="0" vert="horz" wrap="square" lIns="91440" tIns="45720" rIns="91440" bIns="45720" anchor="t" anchorCtr="0" upright="1">
                          <a:noAutofit/>
                        </wps:bodyPr>
                      </wps:wsp>
                      <wps:wsp>
                        <wps:cNvPr id="913740345" name="AutoShape 2267"/>
                        <wps:cNvSpPr>
                          <a:spLocks noChangeArrowheads="1"/>
                        </wps:cNvSpPr>
                        <wps:spPr bwMode="auto">
                          <a:xfrm>
                            <a:off x="9241" y="5506"/>
                            <a:ext cx="1189" cy="1113"/>
                          </a:xfrm>
                          <a:prstGeom prst="flowChartDecision">
                            <a:avLst/>
                          </a:prstGeom>
                          <a:solidFill>
                            <a:srgbClr val="FFFFFF"/>
                          </a:solidFill>
                          <a:ln w="9525">
                            <a:solidFill>
                              <a:srgbClr val="000000"/>
                            </a:solidFill>
                            <a:miter lim="800000"/>
                            <a:headEnd/>
                            <a:tailEnd/>
                          </a:ln>
                        </wps:spPr>
                        <wps:txbx>
                          <w:txbxContent>
                            <w:p w14:paraId="56913A9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1C80A8D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EDA039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400 psi</w:t>
                              </w:r>
                            </w:p>
                          </w:txbxContent>
                        </wps:txbx>
                        <wps:bodyPr rot="0" vert="horz" wrap="square" lIns="91440" tIns="45720" rIns="91440" bIns="45720" anchor="t" anchorCtr="0" upright="1">
                          <a:noAutofit/>
                        </wps:bodyPr>
                      </wps:wsp>
                      <wps:wsp>
                        <wps:cNvPr id="1154385747" name="AutoShape 2268"/>
                        <wps:cNvSpPr>
                          <a:spLocks noChangeArrowheads="1"/>
                        </wps:cNvSpPr>
                        <wps:spPr bwMode="auto">
                          <a:xfrm>
                            <a:off x="11954" y="5503"/>
                            <a:ext cx="1124" cy="1145"/>
                          </a:xfrm>
                          <a:prstGeom prst="flowChartDecision">
                            <a:avLst/>
                          </a:prstGeom>
                          <a:solidFill>
                            <a:srgbClr val="FFFFFF"/>
                          </a:solidFill>
                          <a:ln w="9525">
                            <a:solidFill>
                              <a:srgbClr val="000000"/>
                            </a:solidFill>
                            <a:miter lim="800000"/>
                            <a:headEnd/>
                            <a:tailEnd/>
                          </a:ln>
                        </wps:spPr>
                        <wps:txbx>
                          <w:txbxContent>
                            <w:p w14:paraId="3BD1527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685570E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0D9274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wps:txbx>
                        <wps:bodyPr rot="0" vert="horz" wrap="square" lIns="91440" tIns="45720" rIns="91440" bIns="45720" anchor="t" anchorCtr="0" upright="1">
                          <a:noAutofit/>
                        </wps:bodyPr>
                      </wps:wsp>
                      <wps:wsp>
                        <wps:cNvPr id="150328439" name="AutoShape 2269"/>
                        <wps:cNvSpPr>
                          <a:spLocks noChangeArrowheads="1"/>
                        </wps:cNvSpPr>
                        <wps:spPr bwMode="auto">
                          <a:xfrm>
                            <a:off x="14366" y="5518"/>
                            <a:ext cx="1180" cy="1144"/>
                          </a:xfrm>
                          <a:prstGeom prst="flowChartDecision">
                            <a:avLst/>
                          </a:prstGeom>
                          <a:solidFill>
                            <a:srgbClr val="FFFFFF"/>
                          </a:solidFill>
                          <a:ln w="9525">
                            <a:solidFill>
                              <a:srgbClr val="000000"/>
                            </a:solidFill>
                            <a:miter lim="800000"/>
                            <a:headEnd/>
                            <a:tailEnd/>
                          </a:ln>
                        </wps:spPr>
                        <wps:txbx>
                          <w:txbxContent>
                            <w:p w14:paraId="60C682D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A96B12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4217C5D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wps:txbx>
                        <wps:bodyPr rot="0" vert="horz" wrap="square" lIns="91440" tIns="45720" rIns="91440" bIns="45720" anchor="t" anchorCtr="0" upright="1">
                          <a:noAutofit/>
                        </wps:bodyPr>
                      </wps:wsp>
                      <wps:wsp>
                        <wps:cNvPr id="139011723" name="Text Box 2270"/>
                        <wps:cNvSpPr txBox="1">
                          <a:spLocks noChangeArrowheads="1"/>
                        </wps:cNvSpPr>
                        <wps:spPr bwMode="auto">
                          <a:xfrm>
                            <a:off x="13811" y="3921"/>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3094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0FA740C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912057379" name="Text Box 2271"/>
                        <wps:cNvSpPr txBox="1">
                          <a:spLocks noChangeArrowheads="1"/>
                        </wps:cNvSpPr>
                        <wps:spPr bwMode="auto">
                          <a:xfrm>
                            <a:off x="9923" y="3972"/>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1238C"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646DA95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2054350971" name="Text Box 2272"/>
                        <wps:cNvSpPr txBox="1">
                          <a:spLocks noChangeArrowheads="1"/>
                        </wps:cNvSpPr>
                        <wps:spPr bwMode="auto">
                          <a:xfrm>
                            <a:off x="3456" y="4783"/>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3301E"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0409DE65"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426542291" name="Text Box 2273"/>
                        <wps:cNvSpPr txBox="1">
                          <a:spLocks noChangeArrowheads="1"/>
                        </wps:cNvSpPr>
                        <wps:spPr bwMode="auto">
                          <a:xfrm>
                            <a:off x="7152"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73CAC"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761917240" name="Text Box 2274"/>
                        <wps:cNvSpPr txBox="1">
                          <a:spLocks noChangeArrowheads="1"/>
                        </wps:cNvSpPr>
                        <wps:spPr bwMode="auto">
                          <a:xfrm>
                            <a:off x="469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85DA4"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164014454" name="Text Box 2275"/>
                        <wps:cNvSpPr txBox="1">
                          <a:spLocks noChangeArrowheads="1"/>
                        </wps:cNvSpPr>
                        <wps:spPr bwMode="auto">
                          <a:xfrm>
                            <a:off x="2054" y="547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F1F57"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1669837468" name="Text Box 2276"/>
                        <wps:cNvSpPr txBox="1">
                          <a:spLocks noChangeArrowheads="1"/>
                        </wps:cNvSpPr>
                        <wps:spPr bwMode="auto">
                          <a:xfrm>
                            <a:off x="15250" y="5582"/>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BA69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721899315" name="Text Box 2277"/>
                        <wps:cNvSpPr txBox="1">
                          <a:spLocks noChangeArrowheads="1"/>
                        </wps:cNvSpPr>
                        <wps:spPr bwMode="auto">
                          <a:xfrm>
                            <a:off x="12767" y="555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A228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30980055" name="Text Box 2278"/>
                        <wps:cNvSpPr txBox="1">
                          <a:spLocks noChangeArrowheads="1"/>
                        </wps:cNvSpPr>
                        <wps:spPr bwMode="auto">
                          <a:xfrm>
                            <a:off x="10128" y="5554"/>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E8A11"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wps:txbx>
                        <wps:bodyPr rot="0" vert="horz" wrap="square" lIns="91440" tIns="45720" rIns="91440" bIns="45720" anchor="t" anchorCtr="0" upright="1">
                          <a:noAutofit/>
                        </wps:bodyPr>
                      </wps:wsp>
                      <wps:wsp>
                        <wps:cNvPr id="234685844" name="Text Box 2279"/>
                        <wps:cNvSpPr txBox="1">
                          <a:spLocks noChangeArrowheads="1"/>
                        </wps:cNvSpPr>
                        <wps:spPr bwMode="auto">
                          <a:xfrm>
                            <a:off x="5703" y="3930"/>
                            <a:ext cx="1143"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BE9E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70887F41"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807114827" name="Text Box 2280"/>
                        <wps:cNvSpPr txBox="1">
                          <a:spLocks noChangeArrowheads="1"/>
                        </wps:cNvSpPr>
                        <wps:spPr bwMode="auto">
                          <a:xfrm>
                            <a:off x="1878" y="3981"/>
                            <a:ext cx="130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BE505"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5E9DD12C"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s:wsp>
                        <wps:cNvPr id="1400973123" name="Text Box 2281"/>
                        <wps:cNvSpPr txBox="1">
                          <a:spLocks noChangeArrowheads="1"/>
                        </wps:cNvSpPr>
                        <wps:spPr bwMode="auto">
                          <a:xfrm>
                            <a:off x="1563" y="638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CAF4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2102633425" name="Text Box 2282"/>
                        <wps:cNvSpPr txBox="1">
                          <a:spLocks noChangeArrowheads="1"/>
                        </wps:cNvSpPr>
                        <wps:spPr bwMode="auto">
                          <a:xfrm>
                            <a:off x="4201" y="6446"/>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98AF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356564201" name="Text Box 2283"/>
                        <wps:cNvSpPr txBox="1">
                          <a:spLocks noChangeArrowheads="1"/>
                        </wps:cNvSpPr>
                        <wps:spPr bwMode="auto">
                          <a:xfrm>
                            <a:off x="6709" y="635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F5FD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734806607" name="Text Box 2284"/>
                        <wps:cNvSpPr txBox="1">
                          <a:spLocks noChangeArrowheads="1"/>
                        </wps:cNvSpPr>
                        <wps:spPr bwMode="auto">
                          <a:xfrm>
                            <a:off x="14729" y="6363"/>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7B0E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454303810" name="Text Box 2285"/>
                        <wps:cNvSpPr txBox="1">
                          <a:spLocks noChangeArrowheads="1"/>
                        </wps:cNvSpPr>
                        <wps:spPr bwMode="auto">
                          <a:xfrm>
                            <a:off x="12297" y="6349"/>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8A717"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575291116" name="Text Box 2286"/>
                        <wps:cNvSpPr txBox="1">
                          <a:spLocks noChangeArrowheads="1"/>
                        </wps:cNvSpPr>
                        <wps:spPr bwMode="auto">
                          <a:xfrm>
                            <a:off x="9594" y="6365"/>
                            <a:ext cx="1061"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1C882"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wps:txbx>
                        <wps:bodyPr rot="0" vert="horz" wrap="square" lIns="91440" tIns="45720" rIns="91440" bIns="45720" anchor="t" anchorCtr="0" upright="1">
                          <a:noAutofit/>
                        </wps:bodyPr>
                      </wps:wsp>
                      <wps:wsp>
                        <wps:cNvPr id="1479431043" name="AutoShape 2287"/>
                        <wps:cNvSpPr>
                          <a:spLocks noChangeArrowheads="1"/>
                        </wps:cNvSpPr>
                        <wps:spPr bwMode="auto">
                          <a:xfrm>
                            <a:off x="3633" y="6987"/>
                            <a:ext cx="1610" cy="759"/>
                          </a:xfrm>
                          <a:prstGeom prst="roundRect">
                            <a:avLst>
                              <a:gd name="adj" fmla="val 16667"/>
                            </a:avLst>
                          </a:prstGeom>
                          <a:solidFill>
                            <a:srgbClr val="FFFFFF"/>
                          </a:solidFill>
                          <a:ln w="9525">
                            <a:solidFill>
                              <a:srgbClr val="000000"/>
                            </a:solidFill>
                            <a:round/>
                            <a:headEnd/>
                            <a:tailEnd/>
                          </a:ln>
                        </wps:spPr>
                        <wps:txbx>
                          <w:txbxContent>
                            <w:p w14:paraId="4C8AC33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0270612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C4C3A9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583630289" name="AutoShape 2288"/>
                        <wps:cNvSpPr>
                          <a:spLocks noChangeArrowheads="1"/>
                        </wps:cNvSpPr>
                        <wps:spPr bwMode="auto">
                          <a:xfrm>
                            <a:off x="6090" y="6935"/>
                            <a:ext cx="1695" cy="773"/>
                          </a:xfrm>
                          <a:prstGeom prst="roundRect">
                            <a:avLst>
                              <a:gd name="adj" fmla="val 16667"/>
                            </a:avLst>
                          </a:prstGeom>
                          <a:solidFill>
                            <a:srgbClr val="FFFFFF"/>
                          </a:solidFill>
                          <a:ln w="9525">
                            <a:solidFill>
                              <a:srgbClr val="000000"/>
                            </a:solidFill>
                            <a:round/>
                            <a:headEnd/>
                            <a:tailEnd/>
                          </a:ln>
                        </wps:spPr>
                        <wps:txbx>
                          <w:txbxContent>
                            <w:p w14:paraId="2CED222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20430B8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471E151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942352393" name="AutoShape 2289"/>
                        <wps:cNvSpPr>
                          <a:spLocks noChangeArrowheads="1"/>
                        </wps:cNvSpPr>
                        <wps:spPr bwMode="auto">
                          <a:xfrm>
                            <a:off x="8919" y="6972"/>
                            <a:ext cx="1825" cy="773"/>
                          </a:xfrm>
                          <a:prstGeom prst="roundRect">
                            <a:avLst>
                              <a:gd name="adj" fmla="val 16667"/>
                            </a:avLst>
                          </a:prstGeom>
                          <a:solidFill>
                            <a:srgbClr val="FFFFFF"/>
                          </a:solidFill>
                          <a:ln w="9525">
                            <a:solidFill>
                              <a:srgbClr val="000000"/>
                            </a:solidFill>
                            <a:round/>
                            <a:headEnd/>
                            <a:tailEnd/>
                          </a:ln>
                        </wps:spPr>
                        <wps:txbx>
                          <w:txbxContent>
                            <w:p w14:paraId="0524A19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957324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512FEE1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2034863622" name="AutoShape 2290"/>
                        <wps:cNvSpPr>
                          <a:spLocks noChangeArrowheads="1"/>
                        </wps:cNvSpPr>
                        <wps:spPr bwMode="auto">
                          <a:xfrm>
                            <a:off x="11601" y="6980"/>
                            <a:ext cx="1825" cy="773"/>
                          </a:xfrm>
                          <a:prstGeom prst="roundRect">
                            <a:avLst>
                              <a:gd name="adj" fmla="val 16667"/>
                            </a:avLst>
                          </a:prstGeom>
                          <a:solidFill>
                            <a:srgbClr val="FFFFFF"/>
                          </a:solidFill>
                          <a:ln w="9525">
                            <a:solidFill>
                              <a:srgbClr val="000000"/>
                            </a:solidFill>
                            <a:round/>
                            <a:headEnd/>
                            <a:tailEnd/>
                          </a:ln>
                        </wps:spPr>
                        <wps:txbx>
                          <w:txbxContent>
                            <w:p w14:paraId="2BA09BC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4B855BB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561C525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43013358" name="AutoShape 2291"/>
                        <wps:cNvSpPr>
                          <a:spLocks noChangeArrowheads="1"/>
                        </wps:cNvSpPr>
                        <wps:spPr bwMode="auto">
                          <a:xfrm>
                            <a:off x="14058" y="6963"/>
                            <a:ext cx="1825" cy="773"/>
                          </a:xfrm>
                          <a:prstGeom prst="roundRect">
                            <a:avLst>
                              <a:gd name="adj" fmla="val 16667"/>
                            </a:avLst>
                          </a:prstGeom>
                          <a:solidFill>
                            <a:srgbClr val="FFFFFF"/>
                          </a:solidFill>
                          <a:ln w="9525">
                            <a:solidFill>
                              <a:srgbClr val="000000"/>
                            </a:solidFill>
                            <a:round/>
                            <a:headEnd/>
                            <a:tailEnd/>
                          </a:ln>
                        </wps:spPr>
                        <wps:txbx>
                          <w:txbxContent>
                            <w:p w14:paraId="643E88A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4E0C6E1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4DE84DE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wps:txbx>
                        <wps:bodyPr rot="0" vert="horz" wrap="square" lIns="91440" tIns="45720" rIns="91440" bIns="45720" anchor="t" anchorCtr="0" upright="1">
                          <a:noAutofit/>
                        </wps:bodyPr>
                      </wps:wsp>
                      <wps:wsp>
                        <wps:cNvPr id="1695491004" name="Text Box 2292"/>
                        <wps:cNvSpPr txBox="1">
                          <a:spLocks noChangeArrowheads="1"/>
                        </wps:cNvSpPr>
                        <wps:spPr bwMode="auto">
                          <a:xfrm>
                            <a:off x="11516" y="4782"/>
                            <a:ext cx="1991"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5F714"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39247636"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0E3C82" id="Group 2215" o:spid="_x0000_s2106" style="position:absolute;left:0;text-align:left;margin-left:684.25pt;margin-top:13.65pt;width:735.45pt;height:341.8pt;z-index:253001728;mso-position-horizontal:right;mso-position-horizontal-relative:margin" coordorigin="924,1433" coordsize="15387,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">
                <v:shape id="AutoShape 2216" o:spid="_x0000_s2107" type="#_x0000_t32" style="position:absolute;left:16001;top:6087;width:0;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">
                  <v:stroke endarrow="block"/>
                </v:shape>
                <v:shape id="AutoShape 2217" o:spid="_x0000_s2108" type="#_x0000_t32" style="position:absolute;left:13531;top:6067;width:2;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">
                  <v:stroke endarrow="block"/>
                </v:shape>
                <v:oval id="Oval 2218" o:spid="_x0000_s2109" style="position:absolute;left:7700;top:1433;width:1854;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">
                  <v:textbox>
                    <w:txbxContent>
                      <w:p w14:paraId="3A7E3F58" w14:textId="77777777" w:rsidR="00BF7F3C" w:rsidRPr="005D4A40" w:rsidRDefault="00BF7F3C" w:rsidP="007738DF">
                        <w:pPr>
                          <w:spacing w:line="240" w:lineRule="auto"/>
                          <w:ind w:left="0"/>
                          <w:jc w:val="center"/>
                          <w:rPr>
                            <w:rFonts w:ascii="Calibri" w:hAnsi="Calibri"/>
                            <w:b/>
                            <w:sz w:val="16"/>
                            <w:szCs w:val="16"/>
                          </w:rPr>
                        </w:pPr>
                        <w:r w:rsidRPr="005D4A40">
                          <w:rPr>
                            <w:rFonts w:ascii="Calibri" w:hAnsi="Calibri"/>
                            <w:b/>
                            <w:sz w:val="16"/>
                            <w:szCs w:val="16"/>
                          </w:rPr>
                          <w:t>Y-Pattern Globe Valve Size</w:t>
                        </w:r>
                      </w:p>
                      <w:p w14:paraId="1850DEB9" w14:textId="77777777" w:rsidR="00BF7F3C" w:rsidRPr="005D4A40" w:rsidRDefault="00BF7F3C" w:rsidP="007738DF">
                        <w:pPr>
                          <w:spacing w:before="0" w:line="240" w:lineRule="auto"/>
                          <w:ind w:left="0"/>
                          <w:jc w:val="center"/>
                          <w:rPr>
                            <w:rFonts w:ascii="Calibri" w:hAnsi="Calibri"/>
                            <w:b/>
                            <w:sz w:val="16"/>
                            <w:szCs w:val="16"/>
                          </w:rPr>
                        </w:pPr>
                        <w:r w:rsidRPr="005D4A40">
                          <w:rPr>
                            <w:rFonts w:ascii="Calibri" w:hAnsi="Calibri"/>
                            <w:b/>
                            <w:sz w:val="16"/>
                            <w:szCs w:val="16"/>
                          </w:rPr>
                          <w:t>8 ”</w:t>
                        </w:r>
                      </w:p>
                    </w:txbxContent>
                  </v:textbox>
                </v:oval>
                <v:shape id="AutoShape 2219" o:spid="_x0000_s2110" type="#_x0000_t110" style="position:absolute;left:7051;top:2847;width:3174;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">
                  <v:textbox>
                    <w:txbxContent>
                      <w:p w14:paraId="69EE8AF4" w14:textId="77777777" w:rsidR="00BF7F3C" w:rsidRPr="005D4A40" w:rsidRDefault="00BF7F3C" w:rsidP="007738DF">
                        <w:pPr>
                          <w:spacing w:line="240" w:lineRule="auto"/>
                          <w:ind w:left="-142" w:right="-104"/>
                          <w:jc w:val="center"/>
                          <w:rPr>
                            <w:rFonts w:ascii="Calibri" w:hAnsi="Calibri"/>
                            <w:sz w:val="14"/>
                            <w:szCs w:val="14"/>
                          </w:rPr>
                        </w:pPr>
                        <w:r w:rsidRPr="005D4A40">
                          <w:rPr>
                            <w:rFonts w:ascii="Calibri" w:hAnsi="Calibri"/>
                            <w:sz w:val="14"/>
                            <w:szCs w:val="14"/>
                          </w:rPr>
                          <w:t>Does Y Pattern Valve have fully-guided non-rotating disc? See Note 1.</w:t>
                        </w:r>
                      </w:p>
                    </w:txbxContent>
                  </v:textbox>
                </v:shape>
                <v:roundrect id="AutoShape 2220" o:spid="_x0000_s2111" style="position:absolute;left:11087;top:3866;width:2762;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">
                  <v:textbox>
                    <w:txbxContent>
                      <w:p w14:paraId="14F1A33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150E7C20"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fully or double guided non-rotating discs|</w:t>
                        </w:r>
                      </w:p>
                    </w:txbxContent>
                  </v:textbox>
                </v:roundrect>
                <v:shape id="AutoShape 2221" o:spid="_x0000_s2112" type="#_x0000_t110" style="position:absolute;left:1221;top:5450;width:1171;height:1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">
                  <v:textbox>
                    <w:txbxContent>
                      <w:p w14:paraId="4745553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49E2DB8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1F0C748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300 psi</w:t>
                        </w:r>
                      </w:p>
                    </w:txbxContent>
                  </v:textbox>
                </v:shape>
                <v:roundrect id="AutoShape 2222" o:spid="_x0000_s2113" style="position:absolute;left:3135;top:3892;width:2658;height: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">
                  <v:textbox>
                    <w:txbxContent>
                      <w:p w14:paraId="7D87A86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Valve Service</w:t>
                        </w:r>
                      </w:p>
                      <w:p w14:paraId="5854FEDD"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(Process Service conditions for valve) |These guidelines are for Y-pattern single guided swivel discs|</w:t>
                        </w:r>
                      </w:p>
                    </w:txbxContent>
                  </v:textbox>
                </v:roundrect>
                <v:roundrect id="AutoShape 2223" o:spid="_x0000_s2114" style="position:absolute;left:924;top:6926;width:1725;height:7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">
                  <v:textbox>
                    <w:txbxContent>
                      <w:p w14:paraId="6D90785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5A6647B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0D9759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ect id="Rectangle 2224" o:spid="_x0000_s2115" style="position:absolute;left:2936;top:8293;width:480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">
                  <v:textbox>
                    <w:txbxContent>
                      <w:p w14:paraId="0674277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v:textbox>
                </v:rect>
                <v:shape id="AutoShape 2225" o:spid="_x0000_s2116" type="#_x0000_t32" style="position:absolute;left:8630;top:254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">
                  <v:stroke endarrow="block"/>
                </v:shape>
                <v:shape id="AutoShape 2226" o:spid="_x0000_s2117" type="#_x0000_t32" style="position:absolute;left:4484;top:3553;width:25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">
                  <v:stroke endarrow="block"/>
                </v:shape>
                <v:shape id="AutoShape 2227" o:spid="_x0000_s2118" type="#_x0000_t32" style="position:absolute;left:4484;top:3551;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">
                  <v:stroke endarrow="block"/>
                </v:shape>
                <v:shape id="AutoShape 2228" o:spid="_x0000_s2119" type="#_x0000_t32" style="position:absolute;left:10225;top:3551;width:22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">
                  <v:stroke endarrow="block"/>
                </v:shape>
                <v:shape id="AutoShape 2229" o:spid="_x0000_s2120" type="#_x0000_t32" style="position:absolute;left:12470;top:3540;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">
                  <v:stroke endarrow="block"/>
                </v:shape>
                <v:shape id="AutoShape 2230" o:spid="_x0000_s2121" type="#_x0000_t32" style="position:absolute;left:1777;top:4343;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">
                  <v:stroke endarrow="block"/>
                </v:shape>
                <v:shape id="AutoShape 2231" o:spid="_x0000_s2122" type="#_x0000_t32" style="position:absolute;left:1794;top:4333;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">
                  <v:stroke endarrow="block"/>
                </v:shape>
                <v:shape id="AutoShape 2232" o:spid="_x0000_s2123" type="#_x0000_t32" style="position:absolute;left:5800;top:4294;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">
                  <v:stroke endarrow="block"/>
                </v:shape>
                <v:shape id="AutoShape 2233" o:spid="_x0000_s2124" type="#_x0000_t32" style="position:absolute;left:6922;top:4316;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">
                  <v:stroke endarrow="block"/>
                </v:shape>
                <v:shape id="AutoShape 2234" o:spid="_x0000_s2125" type="#_x0000_t32" style="position:absolute;left:4457;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">
                  <v:stroke endarrow="block"/>
                </v:shape>
                <v:shape id="AutoShape 2235" o:spid="_x0000_s2126" type="#_x0000_t32" style="position:absolute;left:9797;top:4367;width:13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">
                  <v:stroke endarrow="block"/>
                </v:shape>
                <v:shape id="AutoShape 2236" o:spid="_x0000_s2127" type="#_x0000_t32" style="position:absolute;left:13853;top:4283;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">
                  <v:stroke endarrow="block"/>
                </v:shape>
                <v:shape id="AutoShape 2237" o:spid="_x0000_s2128" type="#_x0000_t32" style="position:absolute;left:9831;top:4362;width:0;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">
                  <v:stroke endarrow="block"/>
                </v:shape>
                <v:shape id="AutoShape 2238" o:spid="_x0000_s2129" type="#_x0000_t32" style="position:absolute;left:14967;top:4265;width:0;height:1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">
                  <v:stroke endarrow="block"/>
                </v:shape>
                <v:shape id="AutoShape 2239" o:spid="_x0000_s2130" type="#_x0000_t32" style="position:absolute;left:9830;top:6629;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">
                  <v:stroke endarrow="block"/>
                </v:shape>
                <v:shape id="AutoShape 2240" o:spid="_x0000_s2131" type="#_x0000_t32" style="position:absolute;left:12512;top:6637;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">
                  <v:stroke endarrow="block"/>
                </v:shape>
                <v:shape id="AutoShape 2241" o:spid="_x0000_s2132" type="#_x0000_t32" style="position:absolute;left:14954;top:6651;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">
                  <v:stroke endarrow="block"/>
                </v:shape>
                <v:shape id="AutoShape 2242" o:spid="_x0000_s2133" type="#_x0000_t32" style="position:absolute;left:2392;top:6020;width:34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">
                  <v:stroke endarrow="block"/>
                </v:shape>
                <v:shape id="AutoShape 2243" o:spid="_x0000_s2134" type="#_x0000_t32" style="position:absolute;left:2734;top:6018;width:0;height:19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">
                  <v:stroke endarrow="block"/>
                </v:shape>
                <v:shape id="AutoShape 2244" o:spid="_x0000_s2135" type="#_x0000_t32" style="position:absolute;left:2692;top:8002;width:2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">
                  <v:stroke endarrow="block"/>
                </v:shape>
                <v:shape id="AutoShape 2245" o:spid="_x0000_s2136" type="#_x0000_t32" style="position:absolute;left:5351;top:8003;width:24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">
                  <v:stroke endarrow="block"/>
                </v:shape>
                <v:shape id="AutoShape 2246" o:spid="_x0000_s2137" type="#_x0000_t32" style="position:absolute;left:7529;top:6018;width:3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">
                  <v:stroke endarrow="block"/>
                </v:shape>
                <v:shape id="AutoShape 2247" o:spid="_x0000_s2138" type="#_x0000_t32" style="position:absolute;left:5039;top:6087;width:3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">
                  <v:stroke endarrow="block"/>
                </v:shape>
                <v:shape id="AutoShape 2248" o:spid="_x0000_s2139" type="#_x0000_t32" style="position:absolute;left:10891;top:6084;width:0;height:1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">
                  <v:stroke endarrow="block"/>
                </v:shape>
                <v:shape id="AutoShape 2249" o:spid="_x0000_s2140" type="#_x0000_t32" style="position:absolute;left:10437;top:606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">
                  <v:stroke endarrow="block"/>
                </v:shape>
                <v:shape id="AutoShape 2250" o:spid="_x0000_s2141" type="#_x0000_t32" style="position:absolute;left:10891;top:7981;width:2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">
                  <v:stroke endarrow="block"/>
                </v:shape>
                <v:shape id="AutoShape 2251" o:spid="_x0000_s2142" type="#_x0000_t32" style="position:absolute;left:13527;top:7981;width:246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">
                  <v:stroke endarrow="block"/>
                </v:shape>
                <v:shape id="AutoShape 2252" o:spid="_x0000_s2143" type="#_x0000_t32" style="position:absolute;left:15547;top:6090;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">
                  <v:stroke endarrow="block"/>
                </v:shape>
                <v:shape id="AutoShape 2253" o:spid="_x0000_s2144" type="#_x0000_t32" style="position:absolute;left:13077;top:6071;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">
                  <v:stroke endarrow="block"/>
                </v:shape>
                <v:shape id="AutoShape 2254" o:spid="_x0000_s2145" type="#_x0000_t32" style="position:absolute;left:13540;top:797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">
                  <v:stroke endarrow="block"/>
                </v:shape>
                <v:rect id="Rectangle 2255" o:spid="_x0000_s2146" style="position:absolute;left:11223;top:8256;width:4792;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">
                  <v:textbox>
                    <w:txbxContent>
                      <w:p w14:paraId="65003FD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Further evaluation required.  Contact valve manufacturer and request their evaluation on valve suitability after providing the service conditions.  You may need to consider upgrading to a fully-guided y-pat valve or a manually-operated engineered control valve.</w:t>
                        </w:r>
                      </w:p>
                    </w:txbxContent>
                  </v:textbox>
                </v:rect>
                <v:shape id="AutoShape 2256" o:spid="_x0000_s2147" type="#_x0000_t32" style="position:absolute;left:5351;top:6087;width:0;height:1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">
                  <v:stroke endarrow="block"/>
                </v:shape>
                <v:shape id="AutoShape 2257" o:spid="_x0000_s2148" type="#_x0000_t32" style="position:absolute;left:7875;top:6002;width:1;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">
                  <v:stroke endarrow="block"/>
                </v:shape>
                <v:shape id="AutoShape 2258" o:spid="_x0000_s2149" type="#_x0000_t32" style="position:absolute;left:5334;top:8007;width:0;height: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">
                  <v:stroke endarrow="block"/>
                </v:shape>
                <v:shape id="AutoShape 2259" o:spid="_x0000_s2150" type="#_x0000_t32" style="position:absolute;left:6922;top:6602;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">
                  <v:stroke endarrow="block"/>
                </v:shape>
                <v:shape id="AutoShape 2260" o:spid="_x0000_s2151" type="#_x0000_t32" style="position:absolute;left:4440;top:6687;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">
                  <v:stroke endarrow="block"/>
                </v:shape>
                <v:shape id="AutoShape 2261" o:spid="_x0000_s2152" type="#_x0000_t32" style="position:absolute;left:1793;top:6653;width:1;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">
                  <v:stroke endarrow="block"/>
                </v:shape>
                <v:shape id="Text Box 2262" o:spid="_x0000_s2153" type="#_x0000_t202" style="position:absolute;left:9904;top:2941;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" filled="f" stroked="f">
                  <v:textbox>
                    <w:txbxContent>
                      <w:p w14:paraId="545B984A"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63" o:spid="_x0000_s2154" type="#_x0000_t202" style="position:absolute;left:6406;top:29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" filled="f" stroked="f">
                  <v:textbox>
                    <w:txbxContent>
                      <w:p w14:paraId="473D891B"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AutoShape 2264" o:spid="_x0000_s2155" type="#_x0000_t32" style="position:absolute;left:12513;top:4782;width:1;height: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">
                  <v:stroke endarrow="block"/>
                </v:shape>
                <v:shape id="AutoShape 2265" o:spid="_x0000_s2156" type="#_x0000_t110" style="position:absolute;left:3850;top:5519;width:11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">
                  <v:textbox>
                    <w:txbxContent>
                      <w:p w14:paraId="0868C0B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5B5B8EB"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1783EF0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400 psi</w:t>
                        </w:r>
                      </w:p>
                    </w:txbxContent>
                  </v:textbox>
                </v:shape>
                <v:shape id="AutoShape 2266" o:spid="_x0000_s2157" type="#_x0000_t110" style="position:absolute;left:6321;top:5452;width:1214;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">
                  <v:textbox>
                    <w:txbxContent>
                      <w:p w14:paraId="5651C9B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1AB5697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C9C0C9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v:textbox>
                </v:shape>
                <v:shape id="AutoShape 2267" o:spid="_x0000_s2158" type="#_x0000_t110" style="position:absolute;left:9241;top:5506;width:1189;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">
                  <v:textbox>
                    <w:txbxContent>
                      <w:p w14:paraId="56913A9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1C80A8D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0EDA039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400 psi</w:t>
                        </w:r>
                      </w:p>
                    </w:txbxContent>
                  </v:textbox>
                </v:shape>
                <v:shape id="AutoShape 2268" o:spid="_x0000_s2159" type="#_x0000_t110" style="position:absolute;left:11954;top:5503;width:1124;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">
                  <v:textbox>
                    <w:txbxContent>
                      <w:p w14:paraId="3BD1527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685570E6"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30D9274F"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500 psi</w:t>
                        </w:r>
                      </w:p>
                    </w:txbxContent>
                  </v:textbox>
                </v:shape>
                <v:shape id="AutoShape 2269" o:spid="_x0000_s2160" type="#_x0000_t110" style="position:absolute;left:14366;top:5518;width:1180;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">
                  <v:textbox>
                    <w:txbxContent>
                      <w:p w14:paraId="60C682D9"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Delta P</w:t>
                        </w:r>
                      </w:p>
                      <w:p w14:paraId="3A96B12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 &lt; or = </w:t>
                        </w:r>
                      </w:p>
                      <w:p w14:paraId="4217C5DE"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600 psi</w:t>
                        </w:r>
                      </w:p>
                    </w:txbxContent>
                  </v:textbox>
                </v:shape>
                <v:shape id="Text Box 2270" o:spid="_x0000_s2161" type="#_x0000_t202" style="position:absolute;left:13811;top:3921;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" filled="f" stroked="f">
                  <v:textbox>
                    <w:txbxContent>
                      <w:p w14:paraId="3EA3094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0FA740C9"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271" o:spid="_x0000_s2162" type="#_x0000_t202" style="position:absolute;left:9923;top:3972;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" filled="f" stroked="f">
                  <v:textbox>
                    <w:txbxContent>
                      <w:p w14:paraId="5971238C"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646DA95E"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272" o:spid="_x0000_s2163" type="#_x0000_t202" style="position:absolute;left:3456;top:4783;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" filled="f" stroked="f">
                  <v:textbox>
                    <w:txbxContent>
                      <w:p w14:paraId="5E73301E"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0409DE65"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v:textbox>
                </v:shape>
                <v:shape id="Text Box 2273" o:spid="_x0000_s2164" type="#_x0000_t202" style="position:absolute;left:7152;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" filled="f" stroked="f">
                  <v:textbox>
                    <w:txbxContent>
                      <w:p w14:paraId="2E373CAC"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274" o:spid="_x0000_s2165" type="#_x0000_t202" style="position:absolute;left:469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" filled="f" stroked="f">
                  <v:textbox>
                    <w:txbxContent>
                      <w:p w14:paraId="05C85DA4"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275" o:spid="_x0000_s2166" type="#_x0000_t202" style="position:absolute;left:2054;top:547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" filled="f" stroked="f">
                  <v:textbox>
                    <w:txbxContent>
                      <w:p w14:paraId="5C7F1F57"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276" o:spid="_x0000_s2167" type="#_x0000_t202" style="position:absolute;left:15250;top:5582;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" filled="f" stroked="f">
                  <v:textbox>
                    <w:txbxContent>
                      <w:p w14:paraId="672BA69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277" o:spid="_x0000_s2168" type="#_x0000_t202" style="position:absolute;left:12767;top:555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" filled="f" stroked="f">
                  <v:textbox>
                    <w:txbxContent>
                      <w:p w14:paraId="60FA2289"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278" o:spid="_x0000_s2169" type="#_x0000_t202" style="position:absolute;left:10128;top:5554;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" filled="f" stroked="f">
                  <v:textbox>
                    <w:txbxContent>
                      <w:p w14:paraId="1A2E8A11"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NO</w:t>
                        </w:r>
                      </w:p>
                    </w:txbxContent>
                  </v:textbox>
                </v:shape>
                <v:shape id="Text Box 2279" o:spid="_x0000_s2170" type="#_x0000_t202" style="position:absolute;left:5703;top:3930;width:1143;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" filled="f" stroked="f">
                  <v:textbox>
                    <w:txbxContent>
                      <w:p w14:paraId="173BE9E4"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Vapor / Gas</w:t>
                        </w:r>
                      </w:p>
                      <w:p w14:paraId="70887F41"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280" o:spid="_x0000_s2171" type="#_x0000_t202" style="position:absolute;left:1878;top:3981;width:130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" filled="f" stroked="f">
                  <v:textbox>
                    <w:txbxContent>
                      <w:p w14:paraId="344BE505"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Flashing Liquid</w:t>
                        </w:r>
                      </w:p>
                      <w:p w14:paraId="5E9DD12C" w14:textId="77777777" w:rsidR="00BF7F3C" w:rsidRPr="005D4A40" w:rsidRDefault="00BF7F3C" w:rsidP="007738DF">
                        <w:pPr>
                          <w:spacing w:before="0"/>
                          <w:ind w:left="0"/>
                          <w:jc w:val="center"/>
                          <w:rPr>
                            <w:rFonts w:ascii="Calibri" w:hAnsi="Calibri"/>
                            <w:b/>
                            <w:sz w:val="14"/>
                            <w:szCs w:val="14"/>
                          </w:rPr>
                        </w:pPr>
                        <w:r w:rsidRPr="005D4A40">
                          <w:rPr>
                            <w:rFonts w:ascii="Calibri" w:hAnsi="Calibri"/>
                            <w:b/>
                            <w:sz w:val="14"/>
                            <w:szCs w:val="14"/>
                          </w:rPr>
                          <w:t>Service</w:t>
                        </w:r>
                      </w:p>
                    </w:txbxContent>
                  </v:textbox>
                </v:shape>
                <v:shape id="Text Box 2281" o:spid="_x0000_s2172" type="#_x0000_t202" style="position:absolute;left:1563;top:638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" filled="f" stroked="f">
                  <v:textbox>
                    <w:txbxContent>
                      <w:p w14:paraId="139CAF4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82" o:spid="_x0000_s2173" type="#_x0000_t202" style="position:absolute;left:4201;top:6446;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" filled="f" stroked="f">
                  <v:textbox>
                    <w:txbxContent>
                      <w:p w14:paraId="05598AF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83" o:spid="_x0000_s2174" type="#_x0000_t202" style="position:absolute;left:6709;top:635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" filled="f" stroked="f">
                  <v:textbox>
                    <w:txbxContent>
                      <w:p w14:paraId="1B3F5FD5"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84" o:spid="_x0000_s2175" type="#_x0000_t202" style="position:absolute;left:14729;top:6363;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" filled="f" stroked="f">
                  <v:textbox>
                    <w:txbxContent>
                      <w:p w14:paraId="2CD7B0E6"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85" o:spid="_x0000_s2176" type="#_x0000_t202" style="position:absolute;left:12297;top:6349;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" filled="f" stroked="f">
                  <v:textbox>
                    <w:txbxContent>
                      <w:p w14:paraId="41B8A717"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shape id="Text Box 2286" o:spid="_x0000_s2177" type="#_x0000_t202" style="position:absolute;left:9594;top:6365;width:106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" filled="f" stroked="f">
                  <v:textbox>
                    <w:txbxContent>
                      <w:p w14:paraId="61C1C882" w14:textId="77777777" w:rsidR="00BF7F3C" w:rsidRPr="005D4A40" w:rsidRDefault="00BF7F3C" w:rsidP="007738DF">
                        <w:pPr>
                          <w:ind w:left="-142"/>
                          <w:jc w:val="center"/>
                          <w:rPr>
                            <w:rFonts w:ascii="Calibri" w:hAnsi="Calibri"/>
                            <w:b/>
                            <w:sz w:val="14"/>
                            <w:szCs w:val="14"/>
                          </w:rPr>
                        </w:pPr>
                        <w:r w:rsidRPr="005D4A40">
                          <w:rPr>
                            <w:rFonts w:ascii="Calibri" w:hAnsi="Calibri"/>
                            <w:b/>
                            <w:sz w:val="14"/>
                            <w:szCs w:val="14"/>
                          </w:rPr>
                          <w:t>YES</w:t>
                        </w:r>
                      </w:p>
                    </w:txbxContent>
                  </v:textbox>
                </v:shape>
                <v:roundrect id="AutoShape 2287" o:spid="_x0000_s2178" style="position:absolute;left:3633;top:6987;width:1610;height:7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">
                  <v:textbox>
                    <w:txbxContent>
                      <w:p w14:paraId="4C8AC33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0270612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2C4C3A9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288" o:spid="_x0000_s2179" style="position:absolute;left:6090;top:6935;width:169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">
                  <v:textbox>
                    <w:txbxContent>
                      <w:p w14:paraId="2CED222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20430B88"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471E1515"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289" o:spid="_x0000_s2180" style="position:absolute;left:8919;top:6972;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">
                  <v:textbox>
                    <w:txbxContent>
                      <w:p w14:paraId="0524A193"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6957324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512FEE1C"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290" o:spid="_x0000_s2181" style="position:absolute;left:11601;top:6980;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">
                  <v:textbox>
                    <w:txbxContent>
                      <w:p w14:paraId="2BA09BCA"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4B855BB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561C525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roundrect id="AutoShape 2291" o:spid="_x0000_s2182" style="position:absolute;left:14058;top:6963;width:1825;height:7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">
                  <v:textbox>
                    <w:txbxContent>
                      <w:p w14:paraId="643E88A1"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Within Rule of Thumb </w:t>
                        </w:r>
                      </w:p>
                      <w:p w14:paraId="4E0C6E17"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 xml:space="preserve">guideline.  No further </w:t>
                        </w:r>
                      </w:p>
                      <w:p w14:paraId="4DE84DE2" w14:textId="77777777" w:rsidR="00BF7F3C" w:rsidRPr="005D4A40" w:rsidRDefault="00BF7F3C" w:rsidP="007738DF">
                        <w:pPr>
                          <w:spacing w:before="0" w:line="240" w:lineRule="auto"/>
                          <w:ind w:left="0"/>
                          <w:jc w:val="center"/>
                          <w:rPr>
                            <w:rFonts w:ascii="Calibri" w:hAnsi="Calibri"/>
                            <w:sz w:val="14"/>
                            <w:szCs w:val="14"/>
                          </w:rPr>
                        </w:pPr>
                        <w:r w:rsidRPr="005D4A40">
                          <w:rPr>
                            <w:rFonts w:ascii="Calibri" w:hAnsi="Calibri"/>
                            <w:sz w:val="14"/>
                            <w:szCs w:val="14"/>
                          </w:rPr>
                          <w:t>evaluation required.</w:t>
                        </w:r>
                      </w:p>
                    </w:txbxContent>
                  </v:textbox>
                </v:roundrect>
                <v:shape id="Text Box 2292" o:spid="_x0000_s2183" type="#_x0000_t202" style="position:absolute;left:11516;top:4782;width:1991;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" filled="f" stroked="f">
                  <v:textbox>
                    <w:txbxContent>
                      <w:p w14:paraId="0A45F714" w14:textId="77777777" w:rsidR="00BF7F3C" w:rsidRPr="005D4A40" w:rsidRDefault="00BF7F3C" w:rsidP="007738DF">
                        <w:pPr>
                          <w:shd w:val="clear" w:color="auto" w:fill="FFFFFF"/>
                          <w:spacing w:before="0"/>
                          <w:ind w:left="0"/>
                          <w:jc w:val="center"/>
                          <w:rPr>
                            <w:rFonts w:ascii="Calibri" w:hAnsi="Calibri"/>
                            <w:b/>
                            <w:sz w:val="14"/>
                            <w:szCs w:val="14"/>
                          </w:rPr>
                        </w:pPr>
                        <w:r w:rsidRPr="005D4A40">
                          <w:rPr>
                            <w:rFonts w:ascii="Calibri" w:hAnsi="Calibri"/>
                            <w:b/>
                            <w:sz w:val="14"/>
                            <w:szCs w:val="14"/>
                          </w:rPr>
                          <w:t>Non Flashing Liquid</w:t>
                        </w:r>
                      </w:p>
                      <w:p w14:paraId="39247636" w14:textId="77777777" w:rsidR="00BF7F3C" w:rsidRPr="005D4A40" w:rsidRDefault="00BF7F3C" w:rsidP="007738DF">
                        <w:pPr>
                          <w:shd w:val="clear" w:color="auto" w:fill="FFFFFF"/>
                          <w:spacing w:before="0" w:line="240" w:lineRule="auto"/>
                          <w:ind w:left="0"/>
                          <w:jc w:val="center"/>
                          <w:rPr>
                            <w:rFonts w:ascii="Calibri" w:hAnsi="Calibri"/>
                            <w:b/>
                            <w:sz w:val="14"/>
                            <w:szCs w:val="14"/>
                          </w:rPr>
                        </w:pPr>
                        <w:r w:rsidRPr="005D4A40">
                          <w:rPr>
                            <w:rFonts w:ascii="Calibri" w:hAnsi="Calibri"/>
                            <w:b/>
                            <w:sz w:val="14"/>
                            <w:szCs w:val="14"/>
                          </w:rPr>
                          <w:t>Service</w:t>
                        </w:r>
                      </w:p>
                    </w:txbxContent>
                  </v:textbox>
                </v:shape>
                <w10:wrap anchorx="margin"/>
              </v:group>
            </w:pict>
          </mc:Fallback>
        </mc:AlternateContent>
      </w:r>
      <w:r w:rsidR="007738DF">
        <w:rPr>
          <w:b/>
        </w:rPr>
        <w:t xml:space="preserve">Figure D- 9: </w:t>
      </w:r>
      <w:r w:rsidR="007738DF">
        <w:t>Y-Pattern Globe Valve Size 8”</w:t>
      </w:r>
    </w:p>
    <w:p w14:paraId="75A85156" w14:textId="77777777" w:rsidR="007738DF" w:rsidRDefault="007738DF" w:rsidP="007738DF">
      <w:pPr>
        <w:pStyle w:val="ListParagraph"/>
        <w:spacing w:after="0" w:line="240" w:lineRule="auto"/>
        <w:ind w:left="360"/>
      </w:pPr>
    </w:p>
    <w:p w14:paraId="5545553D" w14:textId="77777777" w:rsidR="007738DF" w:rsidRDefault="007738DF" w:rsidP="007738DF">
      <w:pPr>
        <w:pStyle w:val="ListParagraph"/>
        <w:spacing w:after="0" w:line="240" w:lineRule="auto"/>
        <w:ind w:left="360"/>
      </w:pPr>
    </w:p>
    <w:p w14:paraId="5FE3EEE2" w14:textId="77777777" w:rsidR="007738DF" w:rsidRDefault="007738DF" w:rsidP="007738DF">
      <w:pPr>
        <w:pStyle w:val="ListParagraph"/>
        <w:spacing w:after="0" w:line="240" w:lineRule="auto"/>
        <w:ind w:left="360"/>
      </w:pPr>
    </w:p>
    <w:p w14:paraId="46503941" w14:textId="77777777" w:rsidR="007738DF" w:rsidRDefault="007738DF" w:rsidP="007738DF">
      <w:pPr>
        <w:pStyle w:val="ListParagraph"/>
        <w:spacing w:after="0" w:line="240" w:lineRule="auto"/>
        <w:ind w:left="360"/>
      </w:pPr>
    </w:p>
    <w:p w14:paraId="0EB154B3" w14:textId="77777777" w:rsidR="007738DF" w:rsidRDefault="007738DF" w:rsidP="007738DF">
      <w:pPr>
        <w:pStyle w:val="ListParagraph"/>
        <w:spacing w:after="0" w:line="240" w:lineRule="auto"/>
        <w:ind w:left="360"/>
      </w:pPr>
    </w:p>
    <w:p w14:paraId="440B0196" w14:textId="77777777" w:rsidR="007738DF" w:rsidRDefault="007738DF" w:rsidP="007738DF">
      <w:pPr>
        <w:pStyle w:val="ListParagraph"/>
        <w:spacing w:after="0" w:line="240" w:lineRule="auto"/>
        <w:ind w:left="360"/>
      </w:pPr>
    </w:p>
    <w:p w14:paraId="7548B7EC" w14:textId="77777777" w:rsidR="007738DF" w:rsidRDefault="007738DF" w:rsidP="007738DF">
      <w:pPr>
        <w:pStyle w:val="ListParagraph"/>
        <w:spacing w:after="0" w:line="240" w:lineRule="auto"/>
        <w:ind w:left="360"/>
      </w:pPr>
    </w:p>
    <w:p w14:paraId="01C4D02D" w14:textId="77777777" w:rsidR="007738DF" w:rsidRDefault="007738DF" w:rsidP="007738DF">
      <w:pPr>
        <w:pStyle w:val="ListParagraph"/>
        <w:spacing w:after="0" w:line="240" w:lineRule="auto"/>
        <w:ind w:left="360"/>
      </w:pPr>
    </w:p>
    <w:p w14:paraId="7672F023" w14:textId="77777777" w:rsidR="007738DF" w:rsidRDefault="007738DF" w:rsidP="007738DF">
      <w:pPr>
        <w:pStyle w:val="ListParagraph"/>
        <w:spacing w:after="0" w:line="240" w:lineRule="auto"/>
        <w:ind w:left="360"/>
      </w:pPr>
    </w:p>
    <w:p w14:paraId="32736BD9" w14:textId="77777777" w:rsidR="007738DF" w:rsidRDefault="007738DF" w:rsidP="007738DF">
      <w:pPr>
        <w:pStyle w:val="ListParagraph"/>
        <w:spacing w:after="0" w:line="240" w:lineRule="auto"/>
        <w:ind w:left="360"/>
      </w:pPr>
    </w:p>
    <w:p w14:paraId="10FD3B6D" w14:textId="77777777" w:rsidR="007738DF" w:rsidRDefault="007738DF" w:rsidP="007738DF">
      <w:pPr>
        <w:pStyle w:val="ListParagraph"/>
        <w:spacing w:after="0" w:line="240" w:lineRule="auto"/>
        <w:ind w:left="360"/>
      </w:pPr>
    </w:p>
    <w:p w14:paraId="5DDD8509" w14:textId="77777777" w:rsidR="007738DF" w:rsidRDefault="007738DF" w:rsidP="007738DF">
      <w:pPr>
        <w:pStyle w:val="ListParagraph"/>
        <w:spacing w:after="0" w:line="240" w:lineRule="auto"/>
        <w:ind w:left="360"/>
      </w:pPr>
    </w:p>
    <w:p w14:paraId="16458C34" w14:textId="77777777" w:rsidR="007738DF" w:rsidRDefault="007738DF" w:rsidP="007738DF">
      <w:pPr>
        <w:pStyle w:val="ListParagraph"/>
        <w:spacing w:after="0" w:line="240" w:lineRule="auto"/>
        <w:ind w:left="360"/>
      </w:pPr>
    </w:p>
    <w:p w14:paraId="052069E1" w14:textId="77777777" w:rsidR="007738DF" w:rsidRDefault="007738DF" w:rsidP="007738DF">
      <w:pPr>
        <w:pStyle w:val="ListParagraph"/>
        <w:spacing w:after="0" w:line="240" w:lineRule="auto"/>
        <w:ind w:left="360"/>
      </w:pPr>
    </w:p>
    <w:p w14:paraId="478A9F0D" w14:textId="77777777" w:rsidR="007738DF" w:rsidRDefault="007738DF" w:rsidP="007738DF">
      <w:pPr>
        <w:pStyle w:val="ListParagraph"/>
        <w:spacing w:after="0" w:line="240" w:lineRule="auto"/>
        <w:ind w:left="360"/>
      </w:pPr>
    </w:p>
    <w:p w14:paraId="2C04860C" w14:textId="77777777" w:rsidR="007738DF" w:rsidRDefault="007738DF" w:rsidP="007738DF">
      <w:pPr>
        <w:pStyle w:val="ListParagraph"/>
        <w:spacing w:after="0" w:line="240" w:lineRule="auto"/>
        <w:ind w:left="360"/>
      </w:pPr>
    </w:p>
    <w:p w14:paraId="44974969" w14:textId="77777777" w:rsidR="007738DF" w:rsidRDefault="007738DF" w:rsidP="007738DF">
      <w:pPr>
        <w:pStyle w:val="ListParagraph"/>
        <w:spacing w:after="0" w:line="240" w:lineRule="auto"/>
        <w:ind w:left="360"/>
      </w:pPr>
    </w:p>
    <w:p w14:paraId="7AE80CD2" w14:textId="77777777" w:rsidR="007738DF" w:rsidRDefault="007738DF" w:rsidP="007738DF">
      <w:pPr>
        <w:pStyle w:val="ListParagraph"/>
        <w:spacing w:after="0" w:line="240" w:lineRule="auto"/>
        <w:ind w:left="360"/>
      </w:pPr>
    </w:p>
    <w:p w14:paraId="3340BFAA" w14:textId="77777777" w:rsidR="007738DF" w:rsidRDefault="007738DF" w:rsidP="007738DF">
      <w:pPr>
        <w:pStyle w:val="ListParagraph"/>
        <w:spacing w:after="0" w:line="240" w:lineRule="auto"/>
        <w:ind w:left="360"/>
      </w:pPr>
    </w:p>
    <w:p w14:paraId="56059B79" w14:textId="77777777" w:rsidR="007738DF" w:rsidRDefault="007738DF" w:rsidP="007738DF">
      <w:pPr>
        <w:pStyle w:val="ListParagraph"/>
        <w:spacing w:after="0" w:line="240" w:lineRule="auto"/>
        <w:ind w:left="360"/>
      </w:pPr>
    </w:p>
    <w:p w14:paraId="302A4C12" w14:textId="77777777" w:rsidR="007738DF" w:rsidRDefault="007738DF" w:rsidP="007738DF">
      <w:pPr>
        <w:pStyle w:val="ListParagraph"/>
        <w:spacing w:after="0" w:line="240" w:lineRule="auto"/>
        <w:ind w:left="360"/>
      </w:pPr>
    </w:p>
    <w:p w14:paraId="61B52395" w14:textId="77777777" w:rsidR="007738DF" w:rsidRDefault="007738DF" w:rsidP="007738DF">
      <w:pPr>
        <w:pStyle w:val="ListParagraph"/>
        <w:spacing w:after="0" w:line="240" w:lineRule="auto"/>
        <w:ind w:left="360"/>
      </w:pPr>
    </w:p>
    <w:p w14:paraId="7D22EB2F" w14:textId="77777777" w:rsidR="007738DF" w:rsidRDefault="007738DF" w:rsidP="007738DF">
      <w:pPr>
        <w:pStyle w:val="ListParagraph"/>
        <w:spacing w:after="0" w:line="240" w:lineRule="auto"/>
        <w:ind w:left="360"/>
      </w:pPr>
    </w:p>
    <w:p w14:paraId="3FA56508" w14:textId="77777777" w:rsidR="007738DF" w:rsidRDefault="007738DF" w:rsidP="007738DF">
      <w:pPr>
        <w:pStyle w:val="ListParagraph"/>
        <w:spacing w:after="0" w:line="240" w:lineRule="auto"/>
        <w:ind w:left="360"/>
      </w:pPr>
    </w:p>
    <w:p w14:paraId="4721C098" w14:textId="77777777" w:rsidR="007738DF" w:rsidRDefault="007738DF" w:rsidP="007738DF">
      <w:pPr>
        <w:pStyle w:val="ListParagraph"/>
        <w:spacing w:after="0" w:line="240" w:lineRule="auto"/>
        <w:ind w:left="360"/>
      </w:pPr>
    </w:p>
    <w:p w14:paraId="74E65524" w14:textId="77777777" w:rsidR="007738DF" w:rsidRDefault="007738DF" w:rsidP="007738DF">
      <w:pPr>
        <w:pStyle w:val="ListParagraph"/>
        <w:spacing w:after="0" w:line="240" w:lineRule="auto"/>
        <w:ind w:left="360"/>
      </w:pPr>
    </w:p>
    <w:p w14:paraId="435D42AF" w14:textId="77777777" w:rsidR="007738DF" w:rsidRDefault="007738DF" w:rsidP="007738DF">
      <w:pPr>
        <w:pStyle w:val="ListParagraph"/>
        <w:spacing w:after="0" w:line="240" w:lineRule="auto"/>
        <w:ind w:left="360"/>
      </w:pPr>
    </w:p>
    <w:p w14:paraId="6BD4101C" w14:textId="77777777" w:rsidR="007738DF" w:rsidRDefault="007738DF" w:rsidP="007738DF">
      <w:pPr>
        <w:pStyle w:val="ListParagraph"/>
        <w:spacing w:after="0" w:line="240" w:lineRule="auto"/>
        <w:ind w:left="360"/>
      </w:pPr>
    </w:p>
    <w:p w14:paraId="23373B51" w14:textId="77777777" w:rsidR="007738DF" w:rsidRDefault="007738DF" w:rsidP="007738DF">
      <w:pPr>
        <w:ind w:left="0"/>
        <w:rPr>
          <w:rFonts w:ascii="Calibri" w:hAnsi="Calibri"/>
          <w:sz w:val="16"/>
          <w:szCs w:val="16"/>
          <w:lang w:val="en-GB"/>
        </w:rPr>
      </w:pPr>
      <w:r>
        <w:rPr>
          <w:rFonts w:ascii="Calibri" w:hAnsi="Calibri"/>
          <w:sz w:val="16"/>
          <w:szCs w:val="16"/>
          <w:lang w:val="en-GB"/>
        </w:rPr>
        <w:t>Notes</w:t>
      </w:r>
    </w:p>
    <w:p w14:paraId="18EB55B7" w14:textId="77777777" w:rsidR="007738DF" w:rsidRDefault="007738DF" w:rsidP="007738DF">
      <w:pPr>
        <w:pStyle w:val="ListParagraph"/>
        <w:numPr>
          <w:ilvl w:val="0"/>
          <w:numId w:val="67"/>
        </w:numPr>
        <w:spacing w:after="0" w:line="240" w:lineRule="auto"/>
        <w:rPr>
          <w:rFonts w:ascii="Calibri" w:hAnsi="Calibri"/>
          <w:sz w:val="16"/>
          <w:szCs w:val="16"/>
        </w:rPr>
      </w:pPr>
      <w:r>
        <w:rPr>
          <w:rFonts w:ascii="Calibri" w:hAnsi="Calibri"/>
          <w:sz w:val="16"/>
          <w:szCs w:val="16"/>
        </w:rPr>
        <w:t>Y-Pattern globe valves generally have guided swivel discs in a cage type body design.  The disc is guided in the cage at a single location near the stem.</w:t>
      </w:r>
    </w:p>
    <w:p w14:paraId="1744054E" w14:textId="77777777" w:rsidR="00550B67" w:rsidRDefault="007738DF" w:rsidP="007738DF">
      <w:pPr>
        <w:pStyle w:val="ListParagraph"/>
        <w:spacing w:after="0" w:line="240" w:lineRule="auto"/>
        <w:ind w:left="360"/>
        <w:rPr>
          <w:ins w:id="6144" w:author="Olzhasbek Zhunisbayev" w:date="2023-10-06T15:39:00Z"/>
          <w:rFonts w:ascii="Calibri" w:hAnsi="Calibri"/>
          <w:sz w:val="16"/>
          <w:szCs w:val="16"/>
        </w:rPr>
      </w:pPr>
      <w:r>
        <w:rPr>
          <w:rFonts w:ascii="Calibri" w:hAnsi="Calibri"/>
          <w:sz w:val="16"/>
          <w:szCs w:val="16"/>
        </w:rPr>
        <w:t>Some manufacturers make a fully guided or guided in two locations, non-rotating disc which the most resistant design to prevent disc and stem vibration.  It is important to identify which disc design exists in the valve being evaluated.  If not know assume a single guided swivel disc in a cage type body design and determine if further evaluation is required.</w:t>
      </w:r>
    </w:p>
    <w:p w14:paraId="303F84B3" w14:textId="676085FE" w:rsidR="004E7CF9" w:rsidRPr="004E7CF9" w:rsidRDefault="004E7CF9">
      <w:pPr>
        <w:pStyle w:val="ListParagraph"/>
        <w:numPr>
          <w:ilvl w:val="0"/>
          <w:numId w:val="67"/>
        </w:numPr>
        <w:spacing w:line="240" w:lineRule="auto"/>
        <w:rPr>
          <w:rFonts w:ascii="Calibri" w:hAnsi="Calibri"/>
          <w:sz w:val="16"/>
          <w:szCs w:val="16"/>
          <w:rPrChange w:id="6145" w:author="Olzhasbek Zhunisbayev" w:date="2023-10-06T15:39:00Z">
            <w:rPr/>
          </w:rPrChange>
        </w:rPr>
        <w:pPrChange w:id="6146" w:author="Olzhasbek Zhunisbayev" w:date="2023-10-06T15:39:00Z">
          <w:pPr>
            <w:pStyle w:val="ListParagraph"/>
            <w:spacing w:after="0" w:line="240" w:lineRule="auto"/>
            <w:ind w:left="360"/>
          </w:pPr>
        </w:pPrChange>
      </w:pPr>
      <w:ins w:id="6147" w:author="Olzhasbek Zhunisbayev" w:date="2023-10-06T15:39:00Z">
        <w:r w:rsidRPr="004E7CF9">
          <w:rPr>
            <w:rFonts w:ascii="Calibri" w:hAnsi="Calibri"/>
            <w:sz w:val="16"/>
            <w:szCs w:val="16"/>
            <w:rPrChange w:id="6148" w:author="Olzhasbek Zhunisbayev" w:date="2023-10-06T15:39:00Z">
              <w:rPr>
                <w:lang w:val="en-US"/>
              </w:rPr>
            </w:rPrChange>
          </w:rPr>
          <w:t>Consult with Valve Manufacturer in high Delta P service the necessity for full stellite trim to mitigate erosion concerns.</w:t>
        </w:r>
      </w:ins>
    </w:p>
    <w:sectPr w:rsidR="004E7CF9" w:rsidRPr="004E7CF9" w:rsidSect="00E376CF">
      <w:headerReference w:type="even" r:id="rId35"/>
      <w:headerReference w:type="default" r:id="rId36"/>
      <w:footerReference w:type="default" r:id="rId37"/>
      <w:headerReference w:type="first" r:id="rId38"/>
      <w:footerReference w:type="first" r:id="rId39"/>
      <w:pgSz w:w="16840" w:h="11907" w:orient="landscape" w:code="9"/>
      <w:pgMar w:top="1440" w:right="108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99C50" w14:textId="77777777" w:rsidR="00D53135" w:rsidRDefault="00D53135" w:rsidP="00B92688">
      <w:r>
        <w:separator/>
      </w:r>
    </w:p>
  </w:endnote>
  <w:endnote w:type="continuationSeparator" w:id="0">
    <w:p w14:paraId="63438535" w14:textId="77777777" w:rsidR="00D53135" w:rsidRDefault="00D53135" w:rsidP="00B92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Bold">
    <w:altName w:val="Times New Roman"/>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
    <w:altName w:val="Arial"/>
    <w:panose1 w:val="020B0604020202030204"/>
    <w:charset w:val="00"/>
    <w:family w:val="swiss"/>
    <w:notTrueType/>
    <w:pitch w:val="variable"/>
    <w:sig w:usb0="00000003" w:usb1="00000000" w:usb2="00000000" w:usb3="00000000" w:csb0="00000001" w:csb1="00000000"/>
  </w:font>
  <w:font w:name="Times New Roman CYR">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3C5204" w14:textId="2DBBAB5D" w:rsidR="00BF7F3C" w:rsidRPr="00890FF1" w:rsidRDefault="00F94BC8" w:rsidP="00704269">
    <w:pPr>
      <w:pStyle w:val="Footer"/>
      <w:tabs>
        <w:tab w:val="clear" w:pos="9360"/>
        <w:tab w:val="right" w:pos="9072"/>
      </w:tabs>
      <w:rPr>
        <w:sz w:val="18"/>
        <w:szCs w:val="18"/>
        <w:lang w:val="ru-RU"/>
      </w:rPr>
    </w:pPr>
    <w:r>
      <w:rPr>
        <w:sz w:val="18"/>
        <w:szCs w:val="18"/>
        <w:lang w:val="ru-RU"/>
      </w:rPr>
      <w:t>Дека</w:t>
    </w:r>
    <w:r w:rsidR="00453BE3">
      <w:rPr>
        <w:sz w:val="18"/>
        <w:szCs w:val="18"/>
        <w:lang w:val="ru-RU"/>
      </w:rPr>
      <w:t>брь</w:t>
    </w:r>
    <w:r w:rsidR="001B58F8" w:rsidDel="009B06D1">
      <w:rPr>
        <w:sz w:val="18"/>
        <w:szCs w:val="18"/>
        <w:lang w:val="ru-RU"/>
      </w:rPr>
      <w:t xml:space="preserve"> </w:t>
    </w:r>
    <w:r w:rsidR="001B58F8">
      <w:rPr>
        <w:sz w:val="18"/>
        <w:szCs w:val="18"/>
        <w:lang w:val="ru-RU"/>
      </w:rPr>
      <w:t xml:space="preserve"> 20</w:t>
    </w:r>
    <w:r w:rsidR="001B58F8" w:rsidRPr="00FD189B">
      <w:rPr>
        <w:sz w:val="18"/>
        <w:szCs w:val="18"/>
        <w:lang w:val="ru-RU"/>
      </w:rPr>
      <w:t>2</w:t>
    </w:r>
    <w:r w:rsidR="00A3570D" w:rsidRPr="00FD189B">
      <w:rPr>
        <w:sz w:val="18"/>
        <w:szCs w:val="18"/>
        <w:lang w:val="ru-RU"/>
      </w:rPr>
      <w:t>4</w:t>
    </w:r>
    <w:r w:rsidR="00BF7F3C" w:rsidRPr="00890FF1">
      <w:rPr>
        <w:sz w:val="18"/>
        <w:szCs w:val="18"/>
        <w:lang w:val="ru-RU"/>
      </w:rPr>
      <w:tab/>
      <w:t>© 20</w:t>
    </w:r>
    <w:r w:rsidR="00E81D4E" w:rsidRPr="00FD189B">
      <w:rPr>
        <w:sz w:val="18"/>
        <w:szCs w:val="18"/>
        <w:lang w:val="ru-RU"/>
      </w:rPr>
      <w:t>2</w:t>
    </w:r>
    <w:r w:rsidR="008F67BC">
      <w:rPr>
        <w:sz w:val="18"/>
        <w:szCs w:val="18"/>
        <w:lang w:val="ru-RU"/>
      </w:rPr>
      <w:t>4</w:t>
    </w:r>
    <w:r w:rsidR="00BF7F3C" w:rsidRPr="00890FF1">
      <w:rPr>
        <w:sz w:val="18"/>
        <w:szCs w:val="18"/>
        <w:lang w:val="ru-RU"/>
      </w:rPr>
      <w:t xml:space="preserve"> ТОО «Тенгизшевройл»</w:t>
    </w:r>
    <w:r w:rsidR="00BF7F3C" w:rsidRPr="00890FF1">
      <w:rPr>
        <w:sz w:val="18"/>
        <w:szCs w:val="18"/>
        <w:lang w:val="ru-RU"/>
      </w:rPr>
      <w:tab/>
    </w:r>
    <w:r w:rsidR="00BF7F3C" w:rsidRPr="00890FF1">
      <w:rPr>
        <w:sz w:val="18"/>
        <w:szCs w:val="18"/>
        <w:lang w:val="ru-RU"/>
      </w:rPr>
      <w:fldChar w:fldCharType="begin"/>
    </w:r>
    <w:r w:rsidR="00BF7F3C" w:rsidRPr="00890FF1">
      <w:rPr>
        <w:sz w:val="18"/>
        <w:szCs w:val="18"/>
        <w:lang w:val="ru-RU"/>
      </w:rPr>
      <w:instrText xml:space="preserve"> </w:instrText>
    </w:r>
    <w:r w:rsidR="00BF7F3C" w:rsidRPr="00890FF1">
      <w:rPr>
        <w:sz w:val="18"/>
        <w:szCs w:val="18"/>
      </w:rPr>
      <w:instrText>PAGE</w:instrText>
    </w:r>
    <w:r w:rsidR="00BF7F3C" w:rsidRPr="00890FF1">
      <w:rPr>
        <w:sz w:val="18"/>
        <w:szCs w:val="18"/>
        <w:lang w:val="ru-RU"/>
      </w:rPr>
      <w:instrText xml:space="preserve"> </w:instrText>
    </w:r>
    <w:r w:rsidR="00BF7F3C" w:rsidRPr="00890FF1">
      <w:rPr>
        <w:sz w:val="18"/>
        <w:szCs w:val="18"/>
        <w:lang w:val="ru-RU"/>
      </w:rPr>
      <w:fldChar w:fldCharType="separate"/>
    </w:r>
    <w:r w:rsidR="001D3076" w:rsidRPr="00E81D4E">
      <w:rPr>
        <w:noProof/>
        <w:sz w:val="18"/>
        <w:szCs w:val="18"/>
        <w:lang w:val="ru-RU"/>
      </w:rPr>
      <w:t>2</w:t>
    </w:r>
    <w:r w:rsidR="00BF7F3C" w:rsidRPr="00890FF1">
      <w:rPr>
        <w:sz w:val="18"/>
        <w:szCs w:val="18"/>
        <w:lang w:val="ru-RU"/>
      </w:rPr>
      <w:fldChar w:fldCharType="end"/>
    </w:r>
    <w:r w:rsidR="00BF7F3C" w:rsidRPr="00890FF1">
      <w:rPr>
        <w:sz w:val="18"/>
        <w:szCs w:val="18"/>
        <w:lang w:val="ru-RU"/>
      </w:rPr>
      <w:t xml:space="preserve"> из </w:t>
    </w:r>
    <w:r w:rsidR="00BF7F3C" w:rsidRPr="00890FF1">
      <w:rPr>
        <w:sz w:val="18"/>
        <w:szCs w:val="18"/>
        <w:lang w:val="ru-RU"/>
      </w:rPr>
      <w:fldChar w:fldCharType="begin"/>
    </w:r>
    <w:r w:rsidR="00BF7F3C" w:rsidRPr="00890FF1">
      <w:rPr>
        <w:sz w:val="18"/>
        <w:szCs w:val="18"/>
        <w:lang w:val="ru-RU"/>
      </w:rPr>
      <w:instrText xml:space="preserve"> </w:instrText>
    </w:r>
    <w:r w:rsidR="00BF7F3C" w:rsidRPr="00890FF1">
      <w:rPr>
        <w:sz w:val="18"/>
        <w:szCs w:val="18"/>
      </w:rPr>
      <w:instrText>NUMPAGES</w:instrText>
    </w:r>
    <w:r w:rsidR="00BF7F3C" w:rsidRPr="00890FF1">
      <w:rPr>
        <w:sz w:val="18"/>
        <w:szCs w:val="18"/>
        <w:lang w:val="ru-RU"/>
      </w:rPr>
      <w:instrText xml:space="preserve"> </w:instrText>
    </w:r>
    <w:r w:rsidR="00BF7F3C" w:rsidRPr="00890FF1">
      <w:rPr>
        <w:sz w:val="18"/>
        <w:szCs w:val="18"/>
        <w:lang w:val="ru-RU"/>
      </w:rPr>
      <w:fldChar w:fldCharType="separate"/>
    </w:r>
    <w:r w:rsidR="001D3076" w:rsidRPr="00E81D4E">
      <w:rPr>
        <w:noProof/>
        <w:sz w:val="18"/>
        <w:szCs w:val="18"/>
        <w:lang w:val="ru-RU"/>
      </w:rPr>
      <w:t>95</w:t>
    </w:r>
    <w:r w:rsidR="00BF7F3C" w:rsidRPr="00890FF1">
      <w:rPr>
        <w:sz w:val="18"/>
        <w:szCs w:val="18"/>
        <w:lang w:val="ru-RU"/>
      </w:rPr>
      <w:fldChar w:fldCharType="end"/>
    </w:r>
  </w:p>
  <w:p w14:paraId="50231BA6" w14:textId="77777777" w:rsidR="00BF7F3C" w:rsidRPr="00FA5DCE" w:rsidRDefault="00BF7F3C" w:rsidP="00704269">
    <w:pPr>
      <w:pStyle w:val="Footer"/>
      <w:tabs>
        <w:tab w:val="clear" w:pos="9360"/>
        <w:tab w:val="right" w:pos="9072"/>
      </w:tabs>
      <w:rPr>
        <w:sz w:val="18"/>
        <w:szCs w:val="18"/>
        <w:lang w:val="ru-RU"/>
      </w:rPr>
    </w:pPr>
    <w:r w:rsidRPr="00890FF1">
      <w:rPr>
        <w:sz w:val="18"/>
        <w:szCs w:val="18"/>
        <w:lang w:val="ru-RU"/>
      </w:rPr>
      <w:tab/>
      <w:t>КОНФИДЕНЦИАЛЬНО</w:t>
    </w:r>
    <w:r w:rsidRPr="00FA5DCE">
      <w:rPr>
        <w:sz w:val="18"/>
        <w:szCs w:val="18"/>
        <w:lang w:val="ru-RU"/>
      </w:rPr>
      <w:t xml:space="preserve"> </w:t>
    </w:r>
    <w:r w:rsidRPr="00890FF1">
      <w:rPr>
        <w:sz w:val="18"/>
        <w:szCs w:val="18"/>
        <w:lang w:val="ru-RU"/>
      </w:rPr>
      <w:t>ИНФОРМАЦИЯ</w:t>
    </w:r>
    <w:r w:rsidRPr="00FA5DCE">
      <w:rPr>
        <w:sz w:val="18"/>
        <w:szCs w:val="18"/>
        <w:lang w:val="ru-RU"/>
      </w:rPr>
      <w:t xml:space="preserve"> </w:t>
    </w:r>
    <w:r w:rsidRPr="00890FF1">
      <w:rPr>
        <w:sz w:val="18"/>
        <w:szCs w:val="18"/>
        <w:lang w:val="ru-RU"/>
      </w:rPr>
      <w:t>КОМПАНИИ</w:t>
    </w:r>
  </w:p>
  <w:p w14:paraId="6DE891FC" w14:textId="1D284B71" w:rsidR="00BF7F3C" w:rsidRPr="00896116" w:rsidRDefault="00F94BC8" w:rsidP="00704269">
    <w:pPr>
      <w:pStyle w:val="Footer"/>
      <w:tabs>
        <w:tab w:val="clear" w:pos="9360"/>
        <w:tab w:val="right" w:pos="9072"/>
      </w:tabs>
      <w:rPr>
        <w:sz w:val="18"/>
        <w:szCs w:val="18"/>
      </w:rPr>
    </w:pPr>
    <w:r>
      <w:rPr>
        <w:sz w:val="18"/>
        <w:szCs w:val="18"/>
      </w:rPr>
      <w:t>Dec</w:t>
    </w:r>
    <w:r w:rsidR="00453BE3">
      <w:rPr>
        <w:sz w:val="18"/>
        <w:szCs w:val="18"/>
      </w:rPr>
      <w:t>ember</w:t>
    </w:r>
    <w:r w:rsidR="001B58F8">
      <w:rPr>
        <w:sz w:val="18"/>
        <w:szCs w:val="18"/>
      </w:rPr>
      <w:t xml:space="preserve"> 202</w:t>
    </w:r>
    <w:r w:rsidR="00A3570D">
      <w:rPr>
        <w:sz w:val="18"/>
        <w:szCs w:val="18"/>
      </w:rPr>
      <w:t>4</w:t>
    </w:r>
    <w:r w:rsidR="00BF7F3C" w:rsidRPr="00896116">
      <w:rPr>
        <w:sz w:val="18"/>
        <w:szCs w:val="18"/>
      </w:rPr>
      <w:tab/>
      <w:t>© 20</w:t>
    </w:r>
    <w:r w:rsidR="00E81D4E">
      <w:rPr>
        <w:sz w:val="18"/>
        <w:szCs w:val="18"/>
      </w:rPr>
      <w:t>2</w:t>
    </w:r>
    <w:r w:rsidR="008F67BC" w:rsidRPr="008F67BC">
      <w:rPr>
        <w:sz w:val="18"/>
        <w:szCs w:val="18"/>
      </w:rPr>
      <w:t>4</w:t>
    </w:r>
    <w:r w:rsidR="00BF7F3C" w:rsidRPr="00896116">
      <w:rPr>
        <w:sz w:val="18"/>
        <w:szCs w:val="18"/>
      </w:rPr>
      <w:t xml:space="preserve"> </w:t>
    </w:r>
    <w:r w:rsidR="00BF7F3C" w:rsidRPr="00890FF1">
      <w:rPr>
        <w:sz w:val="18"/>
        <w:szCs w:val="18"/>
      </w:rPr>
      <w:t>by</w:t>
    </w:r>
    <w:r w:rsidR="00BF7F3C" w:rsidRPr="00896116">
      <w:rPr>
        <w:sz w:val="18"/>
        <w:szCs w:val="18"/>
      </w:rPr>
      <w:t xml:space="preserve"> </w:t>
    </w:r>
    <w:r w:rsidR="00BF7F3C" w:rsidRPr="00890FF1">
      <w:rPr>
        <w:sz w:val="18"/>
        <w:szCs w:val="18"/>
      </w:rPr>
      <w:t>Tengizchevroil</w:t>
    </w:r>
    <w:r w:rsidR="00BF7F3C" w:rsidRPr="00896116">
      <w:rPr>
        <w:sz w:val="18"/>
        <w:szCs w:val="18"/>
      </w:rPr>
      <w:t xml:space="preserve"> </w:t>
    </w:r>
    <w:r w:rsidR="00BF7F3C" w:rsidRPr="00890FF1">
      <w:rPr>
        <w:sz w:val="18"/>
        <w:szCs w:val="18"/>
      </w:rPr>
      <w:t>LLP</w:t>
    </w:r>
    <w:r w:rsidR="00BF7F3C" w:rsidRPr="00896116">
      <w:rPr>
        <w:sz w:val="18"/>
        <w:szCs w:val="18"/>
      </w:rPr>
      <w:tab/>
    </w:r>
    <w:r w:rsidR="00BF7F3C" w:rsidRPr="00896116">
      <w:rPr>
        <w:sz w:val="18"/>
        <w:szCs w:val="18"/>
      </w:rPr>
      <w:fldChar w:fldCharType="begin"/>
    </w:r>
    <w:r w:rsidR="00BF7F3C" w:rsidRPr="00896116">
      <w:rPr>
        <w:sz w:val="18"/>
        <w:szCs w:val="18"/>
      </w:rPr>
      <w:instrText xml:space="preserve"> </w:instrText>
    </w:r>
    <w:r w:rsidR="00BF7F3C" w:rsidRPr="00890FF1">
      <w:rPr>
        <w:sz w:val="18"/>
        <w:szCs w:val="18"/>
      </w:rPr>
      <w:instrText>PAGE</w:instrText>
    </w:r>
    <w:r w:rsidR="00BF7F3C" w:rsidRPr="00896116">
      <w:rPr>
        <w:sz w:val="18"/>
        <w:szCs w:val="18"/>
      </w:rPr>
      <w:instrText xml:space="preserve"> </w:instrText>
    </w:r>
    <w:r w:rsidR="00BF7F3C" w:rsidRPr="00896116">
      <w:rPr>
        <w:sz w:val="18"/>
        <w:szCs w:val="18"/>
      </w:rPr>
      <w:fldChar w:fldCharType="separate"/>
    </w:r>
    <w:r w:rsidR="001D3076">
      <w:rPr>
        <w:noProof/>
        <w:sz w:val="18"/>
        <w:szCs w:val="18"/>
      </w:rPr>
      <w:t>2</w:t>
    </w:r>
    <w:r w:rsidR="00BF7F3C" w:rsidRPr="00896116">
      <w:rPr>
        <w:sz w:val="18"/>
        <w:szCs w:val="18"/>
      </w:rPr>
      <w:fldChar w:fldCharType="end"/>
    </w:r>
    <w:r w:rsidR="00BF7F3C" w:rsidRPr="00896116">
      <w:rPr>
        <w:sz w:val="18"/>
        <w:szCs w:val="18"/>
      </w:rPr>
      <w:t xml:space="preserve"> </w:t>
    </w:r>
    <w:r w:rsidR="00BF7F3C" w:rsidRPr="00890FF1">
      <w:rPr>
        <w:sz w:val="18"/>
        <w:szCs w:val="18"/>
      </w:rPr>
      <w:t>of</w:t>
    </w:r>
    <w:r w:rsidR="00BF7F3C" w:rsidRPr="00896116">
      <w:rPr>
        <w:sz w:val="18"/>
        <w:szCs w:val="18"/>
      </w:rPr>
      <w:t xml:space="preserve"> </w:t>
    </w:r>
    <w:r w:rsidR="00BF7F3C" w:rsidRPr="00896116">
      <w:rPr>
        <w:sz w:val="18"/>
        <w:szCs w:val="18"/>
      </w:rPr>
      <w:fldChar w:fldCharType="begin"/>
    </w:r>
    <w:r w:rsidR="00BF7F3C" w:rsidRPr="00896116">
      <w:rPr>
        <w:sz w:val="18"/>
        <w:szCs w:val="18"/>
      </w:rPr>
      <w:instrText xml:space="preserve"> </w:instrText>
    </w:r>
    <w:r w:rsidR="00BF7F3C" w:rsidRPr="00890FF1">
      <w:rPr>
        <w:sz w:val="18"/>
        <w:szCs w:val="18"/>
      </w:rPr>
      <w:instrText>NUMPAGES</w:instrText>
    </w:r>
    <w:r w:rsidR="00BF7F3C" w:rsidRPr="00896116">
      <w:rPr>
        <w:sz w:val="18"/>
        <w:szCs w:val="18"/>
      </w:rPr>
      <w:instrText xml:space="preserve"> </w:instrText>
    </w:r>
    <w:r w:rsidR="00BF7F3C" w:rsidRPr="00896116">
      <w:rPr>
        <w:sz w:val="18"/>
        <w:szCs w:val="18"/>
      </w:rPr>
      <w:fldChar w:fldCharType="separate"/>
    </w:r>
    <w:r w:rsidR="001D3076">
      <w:rPr>
        <w:noProof/>
        <w:sz w:val="18"/>
        <w:szCs w:val="18"/>
      </w:rPr>
      <w:t>95</w:t>
    </w:r>
    <w:r w:rsidR="00BF7F3C" w:rsidRPr="00896116">
      <w:rPr>
        <w:sz w:val="18"/>
        <w:szCs w:val="18"/>
      </w:rPr>
      <w:fldChar w:fldCharType="end"/>
    </w:r>
  </w:p>
  <w:p w14:paraId="0E3552DB" w14:textId="77777777" w:rsidR="00BF7F3C" w:rsidRPr="00704269" w:rsidRDefault="00BF7F3C" w:rsidP="00704269">
    <w:pPr>
      <w:pStyle w:val="Footer"/>
      <w:jc w:val="center"/>
      <w:rPr>
        <w:szCs w:val="18"/>
        <w:lang w:val="ru-RU"/>
      </w:rPr>
    </w:pPr>
    <w:r w:rsidRPr="00890FF1">
      <w:rPr>
        <w:sz w:val="18"/>
        <w:szCs w:val="18"/>
      </w:rPr>
      <w:t>COMPANY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8C93F" w14:textId="771E23E7" w:rsidR="00BF7F3C" w:rsidRPr="00890FF1" w:rsidRDefault="00F94BC8" w:rsidP="00704269">
    <w:pPr>
      <w:pStyle w:val="Footer"/>
      <w:tabs>
        <w:tab w:val="clear" w:pos="9360"/>
        <w:tab w:val="right" w:pos="9072"/>
      </w:tabs>
      <w:rPr>
        <w:sz w:val="18"/>
        <w:szCs w:val="18"/>
        <w:lang w:val="ru-RU"/>
      </w:rPr>
    </w:pPr>
    <w:r>
      <w:rPr>
        <w:sz w:val="18"/>
        <w:szCs w:val="18"/>
        <w:lang w:val="ru-RU"/>
      </w:rPr>
      <w:t>Декабрь</w:t>
    </w:r>
    <w:r w:rsidR="00550F7E">
      <w:rPr>
        <w:sz w:val="18"/>
        <w:szCs w:val="18"/>
        <w:lang w:val="ru-RU"/>
      </w:rPr>
      <w:t xml:space="preserve">  </w:t>
    </w:r>
    <w:r w:rsidR="001B58F8">
      <w:rPr>
        <w:sz w:val="18"/>
        <w:szCs w:val="18"/>
        <w:lang w:val="ru-RU"/>
      </w:rPr>
      <w:t>20</w:t>
    </w:r>
    <w:r w:rsidR="001B58F8" w:rsidRPr="00550F7E">
      <w:rPr>
        <w:sz w:val="18"/>
        <w:szCs w:val="18"/>
        <w:lang w:val="ru-RU"/>
      </w:rPr>
      <w:t>2</w:t>
    </w:r>
    <w:r w:rsidR="00A3570D" w:rsidRPr="00FD189B">
      <w:rPr>
        <w:sz w:val="18"/>
        <w:szCs w:val="18"/>
        <w:lang w:val="ru-RU"/>
      </w:rPr>
      <w:t>4</w:t>
    </w:r>
    <w:r w:rsidR="00BF7F3C" w:rsidRPr="00890FF1">
      <w:rPr>
        <w:sz w:val="18"/>
        <w:szCs w:val="18"/>
        <w:lang w:val="ru-RU"/>
      </w:rPr>
      <w:tab/>
      <w:t xml:space="preserve">© </w:t>
    </w:r>
    <w:r w:rsidR="00550F7E" w:rsidRPr="00890FF1">
      <w:rPr>
        <w:sz w:val="18"/>
        <w:szCs w:val="18"/>
        <w:lang w:val="ru-RU"/>
      </w:rPr>
      <w:t>20</w:t>
    </w:r>
    <w:r w:rsidR="00550F7E" w:rsidRPr="00FD1945">
      <w:rPr>
        <w:sz w:val="18"/>
        <w:szCs w:val="18"/>
        <w:lang w:val="ru-RU"/>
      </w:rPr>
      <w:t>2</w:t>
    </w:r>
    <w:r w:rsidR="008F67BC">
      <w:rPr>
        <w:sz w:val="18"/>
        <w:szCs w:val="18"/>
        <w:lang w:val="ru-RU"/>
      </w:rPr>
      <w:t>4</w:t>
    </w:r>
    <w:r w:rsidR="00550F7E" w:rsidRPr="00890FF1">
      <w:rPr>
        <w:sz w:val="18"/>
        <w:szCs w:val="18"/>
        <w:lang w:val="ru-RU"/>
      </w:rPr>
      <w:t xml:space="preserve"> </w:t>
    </w:r>
    <w:r w:rsidR="00BF7F3C" w:rsidRPr="00890FF1">
      <w:rPr>
        <w:sz w:val="18"/>
        <w:szCs w:val="18"/>
        <w:lang w:val="ru-RU"/>
      </w:rPr>
      <w:t>ТОО «Тенгизшевройл»</w:t>
    </w:r>
    <w:r w:rsidR="00BF7F3C" w:rsidRPr="00890FF1">
      <w:rPr>
        <w:sz w:val="18"/>
        <w:szCs w:val="18"/>
        <w:lang w:val="ru-RU"/>
      </w:rPr>
      <w:tab/>
    </w:r>
    <w:r w:rsidR="00BF7F3C" w:rsidRPr="00890FF1">
      <w:rPr>
        <w:sz w:val="18"/>
        <w:szCs w:val="18"/>
        <w:lang w:val="ru-RU"/>
      </w:rPr>
      <w:fldChar w:fldCharType="begin"/>
    </w:r>
    <w:r w:rsidR="00BF7F3C" w:rsidRPr="00890FF1">
      <w:rPr>
        <w:sz w:val="18"/>
        <w:szCs w:val="18"/>
        <w:lang w:val="ru-RU"/>
      </w:rPr>
      <w:instrText xml:space="preserve"> </w:instrText>
    </w:r>
    <w:r w:rsidR="00BF7F3C" w:rsidRPr="00890FF1">
      <w:rPr>
        <w:sz w:val="18"/>
        <w:szCs w:val="18"/>
      </w:rPr>
      <w:instrText>PAGE</w:instrText>
    </w:r>
    <w:r w:rsidR="00BF7F3C" w:rsidRPr="00890FF1">
      <w:rPr>
        <w:sz w:val="18"/>
        <w:szCs w:val="18"/>
        <w:lang w:val="ru-RU"/>
      </w:rPr>
      <w:instrText xml:space="preserve"> </w:instrText>
    </w:r>
    <w:r w:rsidR="00BF7F3C" w:rsidRPr="00890FF1">
      <w:rPr>
        <w:sz w:val="18"/>
        <w:szCs w:val="18"/>
        <w:lang w:val="ru-RU"/>
      </w:rPr>
      <w:fldChar w:fldCharType="separate"/>
    </w:r>
    <w:r w:rsidR="001D3076" w:rsidRPr="00550F7E">
      <w:rPr>
        <w:noProof/>
        <w:sz w:val="18"/>
        <w:szCs w:val="18"/>
        <w:lang w:val="ru-RU"/>
      </w:rPr>
      <w:t>1</w:t>
    </w:r>
    <w:r w:rsidR="00BF7F3C" w:rsidRPr="00890FF1">
      <w:rPr>
        <w:sz w:val="18"/>
        <w:szCs w:val="18"/>
        <w:lang w:val="ru-RU"/>
      </w:rPr>
      <w:fldChar w:fldCharType="end"/>
    </w:r>
    <w:r w:rsidR="00BF7F3C" w:rsidRPr="00890FF1">
      <w:rPr>
        <w:sz w:val="18"/>
        <w:szCs w:val="18"/>
        <w:lang w:val="ru-RU"/>
      </w:rPr>
      <w:t xml:space="preserve"> из </w:t>
    </w:r>
    <w:r w:rsidR="00BF7F3C" w:rsidRPr="00890FF1">
      <w:rPr>
        <w:sz w:val="18"/>
        <w:szCs w:val="18"/>
        <w:lang w:val="ru-RU"/>
      </w:rPr>
      <w:fldChar w:fldCharType="begin"/>
    </w:r>
    <w:r w:rsidR="00BF7F3C" w:rsidRPr="00890FF1">
      <w:rPr>
        <w:sz w:val="18"/>
        <w:szCs w:val="18"/>
        <w:lang w:val="ru-RU"/>
      </w:rPr>
      <w:instrText xml:space="preserve"> </w:instrText>
    </w:r>
    <w:r w:rsidR="00BF7F3C" w:rsidRPr="00890FF1">
      <w:rPr>
        <w:sz w:val="18"/>
        <w:szCs w:val="18"/>
      </w:rPr>
      <w:instrText>NUMPAGES</w:instrText>
    </w:r>
    <w:r w:rsidR="00BF7F3C" w:rsidRPr="00890FF1">
      <w:rPr>
        <w:sz w:val="18"/>
        <w:szCs w:val="18"/>
        <w:lang w:val="ru-RU"/>
      </w:rPr>
      <w:instrText xml:space="preserve"> </w:instrText>
    </w:r>
    <w:r w:rsidR="00BF7F3C" w:rsidRPr="00890FF1">
      <w:rPr>
        <w:sz w:val="18"/>
        <w:szCs w:val="18"/>
        <w:lang w:val="ru-RU"/>
      </w:rPr>
      <w:fldChar w:fldCharType="separate"/>
    </w:r>
    <w:r w:rsidR="001D3076" w:rsidRPr="00550F7E">
      <w:rPr>
        <w:noProof/>
        <w:sz w:val="18"/>
        <w:szCs w:val="18"/>
        <w:lang w:val="ru-RU"/>
      </w:rPr>
      <w:t>95</w:t>
    </w:r>
    <w:r w:rsidR="00BF7F3C" w:rsidRPr="00890FF1">
      <w:rPr>
        <w:sz w:val="18"/>
        <w:szCs w:val="18"/>
        <w:lang w:val="ru-RU"/>
      </w:rPr>
      <w:fldChar w:fldCharType="end"/>
    </w:r>
  </w:p>
  <w:p w14:paraId="279D6E73" w14:textId="77777777" w:rsidR="00BF7F3C" w:rsidRPr="00FA5DCE" w:rsidRDefault="00BF7F3C" w:rsidP="00704269">
    <w:pPr>
      <w:pStyle w:val="Footer"/>
      <w:tabs>
        <w:tab w:val="clear" w:pos="9360"/>
        <w:tab w:val="right" w:pos="9072"/>
      </w:tabs>
      <w:rPr>
        <w:sz w:val="18"/>
        <w:szCs w:val="18"/>
        <w:lang w:val="ru-RU"/>
      </w:rPr>
    </w:pPr>
    <w:r w:rsidRPr="00890FF1">
      <w:rPr>
        <w:sz w:val="18"/>
        <w:szCs w:val="18"/>
        <w:lang w:val="ru-RU"/>
      </w:rPr>
      <w:tab/>
      <w:t>КОНФИДЕНЦИАЛЬНО</w:t>
    </w:r>
    <w:r w:rsidRPr="00FA5DCE">
      <w:rPr>
        <w:sz w:val="18"/>
        <w:szCs w:val="18"/>
        <w:lang w:val="ru-RU"/>
      </w:rPr>
      <w:t xml:space="preserve"> </w:t>
    </w:r>
    <w:r w:rsidRPr="00890FF1">
      <w:rPr>
        <w:sz w:val="18"/>
        <w:szCs w:val="18"/>
        <w:lang w:val="ru-RU"/>
      </w:rPr>
      <w:t>ИНФОРМАЦИЯ</w:t>
    </w:r>
    <w:r w:rsidRPr="00FA5DCE">
      <w:rPr>
        <w:sz w:val="18"/>
        <w:szCs w:val="18"/>
        <w:lang w:val="ru-RU"/>
      </w:rPr>
      <w:t xml:space="preserve"> </w:t>
    </w:r>
    <w:r w:rsidRPr="00890FF1">
      <w:rPr>
        <w:sz w:val="18"/>
        <w:szCs w:val="18"/>
        <w:lang w:val="ru-RU"/>
      </w:rPr>
      <w:t>КОМПАНИИ</w:t>
    </w:r>
  </w:p>
  <w:p w14:paraId="5DA2EF4B" w14:textId="329B17B3" w:rsidR="00BF7F3C" w:rsidRPr="00896116" w:rsidRDefault="00F94BC8" w:rsidP="00704269">
    <w:pPr>
      <w:pStyle w:val="Footer"/>
      <w:tabs>
        <w:tab w:val="clear" w:pos="9360"/>
        <w:tab w:val="right" w:pos="9072"/>
      </w:tabs>
      <w:rPr>
        <w:sz w:val="18"/>
        <w:szCs w:val="18"/>
      </w:rPr>
    </w:pPr>
    <w:r>
      <w:rPr>
        <w:sz w:val="18"/>
        <w:szCs w:val="18"/>
      </w:rPr>
      <w:t>Dec</w:t>
    </w:r>
    <w:r w:rsidR="00453BE3">
      <w:rPr>
        <w:sz w:val="18"/>
        <w:szCs w:val="18"/>
      </w:rPr>
      <w:t>ember</w:t>
    </w:r>
    <w:r w:rsidR="00550F7E" w:rsidRPr="00A82FF7">
      <w:rPr>
        <w:sz w:val="18"/>
        <w:szCs w:val="18"/>
        <w:lang w:val="en-GB"/>
      </w:rPr>
      <w:t xml:space="preserve"> </w:t>
    </w:r>
    <w:r w:rsidR="001B58F8">
      <w:rPr>
        <w:sz w:val="18"/>
        <w:szCs w:val="18"/>
      </w:rPr>
      <w:t>202</w:t>
    </w:r>
    <w:r w:rsidR="00A3570D">
      <w:rPr>
        <w:sz w:val="18"/>
        <w:szCs w:val="18"/>
      </w:rPr>
      <w:t>4</w:t>
    </w:r>
    <w:r w:rsidR="00BF7F3C" w:rsidRPr="002658A7">
      <w:rPr>
        <w:sz w:val="18"/>
        <w:szCs w:val="18"/>
      </w:rPr>
      <w:tab/>
      <w:t xml:space="preserve">© </w:t>
    </w:r>
    <w:r w:rsidR="00550F7E" w:rsidRPr="002658A7">
      <w:rPr>
        <w:sz w:val="18"/>
        <w:szCs w:val="18"/>
      </w:rPr>
      <w:t>20</w:t>
    </w:r>
    <w:r w:rsidR="00550F7E">
      <w:rPr>
        <w:sz w:val="18"/>
        <w:szCs w:val="18"/>
      </w:rPr>
      <w:t>2</w:t>
    </w:r>
    <w:r w:rsidR="008F67BC" w:rsidRPr="008F67BC">
      <w:rPr>
        <w:sz w:val="18"/>
        <w:szCs w:val="18"/>
      </w:rPr>
      <w:t>4</w:t>
    </w:r>
    <w:r w:rsidR="00550F7E" w:rsidRPr="002658A7">
      <w:rPr>
        <w:sz w:val="18"/>
        <w:szCs w:val="18"/>
      </w:rPr>
      <w:t xml:space="preserve"> </w:t>
    </w:r>
    <w:r w:rsidR="00BF7F3C" w:rsidRPr="00890FF1">
      <w:rPr>
        <w:sz w:val="18"/>
        <w:szCs w:val="18"/>
      </w:rPr>
      <w:t>by</w:t>
    </w:r>
    <w:r w:rsidR="00BF7F3C" w:rsidRPr="002658A7">
      <w:rPr>
        <w:sz w:val="18"/>
        <w:szCs w:val="18"/>
      </w:rPr>
      <w:t xml:space="preserve"> </w:t>
    </w:r>
    <w:r w:rsidR="00BF7F3C" w:rsidRPr="00890FF1">
      <w:rPr>
        <w:sz w:val="18"/>
        <w:szCs w:val="18"/>
      </w:rPr>
      <w:t>Tengizchevroil</w:t>
    </w:r>
    <w:r w:rsidR="00BF7F3C" w:rsidRPr="002658A7">
      <w:rPr>
        <w:sz w:val="18"/>
        <w:szCs w:val="18"/>
      </w:rPr>
      <w:t xml:space="preserve"> </w:t>
    </w:r>
    <w:r w:rsidR="00BF7F3C" w:rsidRPr="00890FF1">
      <w:rPr>
        <w:sz w:val="18"/>
        <w:szCs w:val="18"/>
      </w:rPr>
      <w:t>LLP</w:t>
    </w:r>
    <w:r w:rsidR="00BF7F3C" w:rsidRPr="002658A7">
      <w:rPr>
        <w:sz w:val="18"/>
        <w:szCs w:val="18"/>
      </w:rPr>
      <w:tab/>
    </w:r>
    <w:r w:rsidR="00BF7F3C" w:rsidRPr="00896116">
      <w:rPr>
        <w:sz w:val="18"/>
        <w:szCs w:val="18"/>
      </w:rPr>
      <w:fldChar w:fldCharType="begin"/>
    </w:r>
    <w:r w:rsidR="00BF7F3C" w:rsidRPr="00896116">
      <w:rPr>
        <w:sz w:val="18"/>
        <w:szCs w:val="18"/>
      </w:rPr>
      <w:instrText xml:space="preserve"> </w:instrText>
    </w:r>
    <w:r w:rsidR="00BF7F3C" w:rsidRPr="00890FF1">
      <w:rPr>
        <w:sz w:val="18"/>
        <w:szCs w:val="18"/>
      </w:rPr>
      <w:instrText>PAGE</w:instrText>
    </w:r>
    <w:r w:rsidR="00BF7F3C" w:rsidRPr="00896116">
      <w:rPr>
        <w:sz w:val="18"/>
        <w:szCs w:val="18"/>
      </w:rPr>
      <w:instrText xml:space="preserve"> </w:instrText>
    </w:r>
    <w:r w:rsidR="00BF7F3C" w:rsidRPr="00896116">
      <w:rPr>
        <w:sz w:val="18"/>
        <w:szCs w:val="18"/>
      </w:rPr>
      <w:fldChar w:fldCharType="separate"/>
    </w:r>
    <w:r w:rsidR="001D3076">
      <w:rPr>
        <w:noProof/>
        <w:sz w:val="18"/>
        <w:szCs w:val="18"/>
      </w:rPr>
      <w:t>1</w:t>
    </w:r>
    <w:r w:rsidR="00BF7F3C" w:rsidRPr="00896116">
      <w:rPr>
        <w:sz w:val="18"/>
        <w:szCs w:val="18"/>
      </w:rPr>
      <w:fldChar w:fldCharType="end"/>
    </w:r>
    <w:r w:rsidR="00BF7F3C" w:rsidRPr="00896116">
      <w:rPr>
        <w:sz w:val="18"/>
        <w:szCs w:val="18"/>
      </w:rPr>
      <w:t xml:space="preserve"> </w:t>
    </w:r>
    <w:r w:rsidR="00BF7F3C" w:rsidRPr="00890FF1">
      <w:rPr>
        <w:sz w:val="18"/>
        <w:szCs w:val="18"/>
      </w:rPr>
      <w:t>of</w:t>
    </w:r>
    <w:r w:rsidR="00BF7F3C" w:rsidRPr="00896116">
      <w:rPr>
        <w:sz w:val="18"/>
        <w:szCs w:val="18"/>
      </w:rPr>
      <w:t xml:space="preserve"> </w:t>
    </w:r>
    <w:r w:rsidR="00BF7F3C" w:rsidRPr="00896116">
      <w:rPr>
        <w:sz w:val="18"/>
        <w:szCs w:val="18"/>
      </w:rPr>
      <w:fldChar w:fldCharType="begin"/>
    </w:r>
    <w:r w:rsidR="00BF7F3C" w:rsidRPr="00896116">
      <w:rPr>
        <w:sz w:val="18"/>
        <w:szCs w:val="18"/>
      </w:rPr>
      <w:instrText xml:space="preserve"> </w:instrText>
    </w:r>
    <w:r w:rsidR="00BF7F3C" w:rsidRPr="00890FF1">
      <w:rPr>
        <w:sz w:val="18"/>
        <w:szCs w:val="18"/>
      </w:rPr>
      <w:instrText>NUMPAGES</w:instrText>
    </w:r>
    <w:r w:rsidR="00BF7F3C" w:rsidRPr="00896116">
      <w:rPr>
        <w:sz w:val="18"/>
        <w:szCs w:val="18"/>
      </w:rPr>
      <w:instrText xml:space="preserve"> </w:instrText>
    </w:r>
    <w:r w:rsidR="00BF7F3C" w:rsidRPr="00896116">
      <w:rPr>
        <w:sz w:val="18"/>
        <w:szCs w:val="18"/>
      </w:rPr>
      <w:fldChar w:fldCharType="separate"/>
    </w:r>
    <w:r w:rsidR="001D3076">
      <w:rPr>
        <w:noProof/>
        <w:sz w:val="18"/>
        <w:szCs w:val="18"/>
      </w:rPr>
      <w:t>95</w:t>
    </w:r>
    <w:r w:rsidR="00BF7F3C" w:rsidRPr="00896116">
      <w:rPr>
        <w:sz w:val="18"/>
        <w:szCs w:val="18"/>
      </w:rPr>
      <w:fldChar w:fldCharType="end"/>
    </w:r>
  </w:p>
  <w:p w14:paraId="4EC2EEF4" w14:textId="77777777" w:rsidR="00BF7F3C" w:rsidRPr="00704269" w:rsidRDefault="00BF7F3C" w:rsidP="00704269">
    <w:pPr>
      <w:pStyle w:val="Footer"/>
      <w:jc w:val="center"/>
      <w:rPr>
        <w:szCs w:val="18"/>
      </w:rPr>
    </w:pPr>
    <w:r w:rsidRPr="00890FF1">
      <w:rPr>
        <w:sz w:val="18"/>
        <w:szCs w:val="18"/>
      </w:rPr>
      <w:t>COMPANY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CDDDB" w14:textId="0147E113" w:rsidR="00BF7F3C" w:rsidRDefault="00F94BC8">
    <w:pPr>
      <w:pStyle w:val="Footer"/>
      <w:tabs>
        <w:tab w:val="clear" w:pos="4680"/>
        <w:tab w:val="clear" w:pos="9360"/>
        <w:tab w:val="center" w:pos="4536"/>
        <w:tab w:val="right" w:pos="13950"/>
      </w:tabs>
      <w:rPr>
        <w:sz w:val="18"/>
        <w:szCs w:val="18"/>
        <w:lang w:val="ru-RU"/>
      </w:rPr>
    </w:pPr>
    <w:r>
      <w:rPr>
        <w:sz w:val="18"/>
        <w:szCs w:val="18"/>
        <w:lang w:val="ru-RU"/>
      </w:rPr>
      <w:t>Дека</w:t>
    </w:r>
    <w:r w:rsidR="00732EDF">
      <w:rPr>
        <w:sz w:val="18"/>
        <w:szCs w:val="18"/>
        <w:lang w:val="ru-RU"/>
      </w:rPr>
      <w:t>брь 2024</w:t>
    </w:r>
    <w:r w:rsidR="00BF7F3C" w:rsidRPr="00915B6C">
      <w:rPr>
        <w:sz w:val="18"/>
        <w:lang w:val="ru-RU"/>
      </w:rPr>
      <w:tab/>
    </w:r>
    <w:r w:rsidR="00BF7F3C" w:rsidRPr="001E3AE7">
      <w:rPr>
        <w:sz w:val="18"/>
        <w:lang w:val="ru-RU"/>
      </w:rPr>
      <w:t>© 20</w:t>
    </w:r>
    <w:r w:rsidR="006118AB" w:rsidRPr="00732EDF">
      <w:rPr>
        <w:sz w:val="18"/>
        <w:lang w:val="ru-RU"/>
      </w:rPr>
      <w:t>2</w:t>
    </w:r>
    <w:r w:rsidR="00343652" w:rsidRPr="002B1C78">
      <w:rPr>
        <w:sz w:val="18"/>
        <w:lang w:val="ru-RU"/>
      </w:rPr>
      <w:t>4</w:t>
    </w:r>
    <w:r w:rsidR="00BF7F3C" w:rsidRPr="001E3AE7">
      <w:rPr>
        <w:sz w:val="18"/>
        <w:lang w:val="ru-RU"/>
      </w:rPr>
      <w:t xml:space="preserve"> ТОО «Тенгизшевройл»</w:t>
    </w:r>
    <w:r w:rsidR="00BF7F3C">
      <w:rPr>
        <w:sz w:val="18"/>
        <w:lang w:val="ru-RU"/>
      </w:rPr>
      <w:ptab w:relativeTo="margin" w:alignment="right" w:leader="none"/>
    </w:r>
    <w:r w:rsidR="00BF7F3C" w:rsidRPr="00702E29">
      <w:rPr>
        <w:sz w:val="18"/>
        <w:szCs w:val="18"/>
      </w:rPr>
      <w:fldChar w:fldCharType="begin"/>
    </w:r>
    <w:r w:rsidR="00BF7F3C" w:rsidRPr="001E3AE7">
      <w:rPr>
        <w:sz w:val="18"/>
        <w:szCs w:val="18"/>
        <w:lang w:val="ru-RU"/>
      </w:rPr>
      <w:instrText xml:space="preserve"> </w:instrText>
    </w:r>
    <w:r w:rsidR="00BF7F3C" w:rsidRPr="009877F7">
      <w:rPr>
        <w:sz w:val="18"/>
        <w:szCs w:val="18"/>
      </w:rPr>
      <w:instrText>PAGE</w:instrText>
    </w:r>
    <w:r w:rsidR="00BF7F3C" w:rsidRPr="001E3AE7">
      <w:rPr>
        <w:sz w:val="18"/>
        <w:szCs w:val="18"/>
        <w:lang w:val="ru-RU"/>
      </w:rPr>
      <w:instrText xml:space="preserve"> </w:instrText>
    </w:r>
    <w:r w:rsidR="00BF7F3C" w:rsidRPr="00702E29">
      <w:rPr>
        <w:sz w:val="18"/>
        <w:szCs w:val="18"/>
      </w:rPr>
      <w:fldChar w:fldCharType="separate"/>
    </w:r>
    <w:r w:rsidR="005C6AB5" w:rsidRPr="00732EDF">
      <w:rPr>
        <w:noProof/>
        <w:sz w:val="18"/>
        <w:szCs w:val="18"/>
        <w:lang w:val="ru-RU"/>
      </w:rPr>
      <w:t>158</w:t>
    </w:r>
    <w:r w:rsidR="00BF7F3C" w:rsidRPr="00702E29">
      <w:rPr>
        <w:sz w:val="18"/>
        <w:szCs w:val="18"/>
      </w:rPr>
      <w:fldChar w:fldCharType="end"/>
    </w:r>
    <w:r w:rsidR="00BF7F3C" w:rsidRPr="001E3AE7">
      <w:rPr>
        <w:sz w:val="18"/>
        <w:lang w:val="ru-RU"/>
      </w:rPr>
      <w:t xml:space="preserve"> из </w:t>
    </w:r>
    <w:r w:rsidR="00BF7F3C" w:rsidRPr="00702E29">
      <w:rPr>
        <w:sz w:val="18"/>
        <w:szCs w:val="18"/>
      </w:rPr>
      <w:fldChar w:fldCharType="begin"/>
    </w:r>
    <w:r w:rsidR="00BF7F3C" w:rsidRPr="001E3AE7">
      <w:rPr>
        <w:sz w:val="18"/>
        <w:szCs w:val="18"/>
        <w:lang w:val="ru-RU"/>
      </w:rPr>
      <w:instrText xml:space="preserve"> </w:instrText>
    </w:r>
    <w:r w:rsidR="00BF7F3C" w:rsidRPr="009877F7">
      <w:rPr>
        <w:sz w:val="18"/>
        <w:szCs w:val="18"/>
      </w:rPr>
      <w:instrText>NUMPAGES</w:instrText>
    </w:r>
    <w:r w:rsidR="00BF7F3C" w:rsidRPr="001E3AE7">
      <w:rPr>
        <w:sz w:val="18"/>
        <w:szCs w:val="18"/>
        <w:lang w:val="ru-RU"/>
      </w:rPr>
      <w:instrText xml:space="preserve"> </w:instrText>
    </w:r>
    <w:r w:rsidR="00BF7F3C" w:rsidRPr="00702E29">
      <w:rPr>
        <w:sz w:val="18"/>
        <w:szCs w:val="18"/>
      </w:rPr>
      <w:fldChar w:fldCharType="separate"/>
    </w:r>
    <w:r w:rsidR="005C6AB5" w:rsidRPr="00732EDF">
      <w:rPr>
        <w:noProof/>
        <w:sz w:val="18"/>
        <w:szCs w:val="18"/>
        <w:lang w:val="ru-RU"/>
      </w:rPr>
      <w:t>158</w:t>
    </w:r>
    <w:r w:rsidR="00BF7F3C" w:rsidRPr="00702E29">
      <w:rPr>
        <w:sz w:val="18"/>
        <w:szCs w:val="18"/>
      </w:rPr>
      <w:fldChar w:fldCharType="end"/>
    </w:r>
  </w:p>
  <w:p w14:paraId="2E28118C" w14:textId="77777777" w:rsidR="00BF7F3C" w:rsidRDefault="00BF7F3C">
    <w:pPr>
      <w:pStyle w:val="Footer"/>
      <w:tabs>
        <w:tab w:val="clear" w:pos="4680"/>
        <w:tab w:val="clear" w:pos="9360"/>
        <w:tab w:val="center" w:pos="4536"/>
        <w:tab w:val="right" w:pos="13950"/>
      </w:tabs>
      <w:rPr>
        <w:sz w:val="18"/>
        <w:szCs w:val="18"/>
        <w:lang w:val="ru-RU"/>
      </w:rPr>
    </w:pPr>
    <w:r w:rsidRPr="00915B6C">
      <w:rPr>
        <w:sz w:val="18"/>
        <w:lang w:val="ru-RU"/>
      </w:rPr>
      <w:tab/>
    </w:r>
    <w:r w:rsidRPr="001E3AE7">
      <w:rPr>
        <w:sz w:val="18"/>
        <w:lang w:val="ru-RU"/>
      </w:rPr>
      <w:t>КОНФИДЕНЦИАЛЬНАЯ</w:t>
    </w:r>
    <w:r w:rsidRPr="002C64E8">
      <w:rPr>
        <w:sz w:val="18"/>
        <w:lang w:val="ru-RU"/>
      </w:rPr>
      <w:t xml:space="preserve"> </w:t>
    </w:r>
    <w:r w:rsidRPr="001E3AE7">
      <w:rPr>
        <w:sz w:val="18"/>
        <w:lang w:val="ru-RU"/>
      </w:rPr>
      <w:t>ИНФОРМАЦИЯ</w:t>
    </w:r>
    <w:r w:rsidRPr="002C64E8">
      <w:rPr>
        <w:sz w:val="18"/>
        <w:lang w:val="ru-RU"/>
      </w:rPr>
      <w:t xml:space="preserve"> </w:t>
    </w:r>
    <w:r w:rsidRPr="001E3AE7">
      <w:rPr>
        <w:sz w:val="18"/>
        <w:lang w:val="ru-RU"/>
      </w:rPr>
      <w:t>КОМПАНИИ</w:t>
    </w:r>
  </w:p>
  <w:p w14:paraId="5235EC6B" w14:textId="517DF436" w:rsidR="00BF7F3C" w:rsidRDefault="00F94BC8">
    <w:pPr>
      <w:pStyle w:val="Footer"/>
      <w:tabs>
        <w:tab w:val="clear" w:pos="4680"/>
        <w:tab w:val="clear" w:pos="9360"/>
        <w:tab w:val="center" w:pos="4536"/>
        <w:tab w:val="right" w:pos="13950"/>
      </w:tabs>
      <w:rPr>
        <w:sz w:val="18"/>
      </w:rPr>
    </w:pPr>
    <w:r>
      <w:rPr>
        <w:sz w:val="18"/>
        <w:szCs w:val="18"/>
        <w:lang w:val="en-GB"/>
      </w:rPr>
      <w:t>Dec</w:t>
    </w:r>
    <w:r w:rsidR="00732EDF">
      <w:rPr>
        <w:sz w:val="18"/>
        <w:szCs w:val="18"/>
        <w:lang w:val="en-GB"/>
      </w:rPr>
      <w:t>ember 2024</w:t>
    </w:r>
    <w:r w:rsidR="00BF7F3C">
      <w:rPr>
        <w:sz w:val="18"/>
      </w:rPr>
      <w:tab/>
    </w:r>
    <w:r w:rsidR="00BF7F3C" w:rsidRPr="001632B2">
      <w:rPr>
        <w:sz w:val="18"/>
      </w:rPr>
      <w:t>© 20</w:t>
    </w:r>
    <w:r w:rsidR="006118AB">
      <w:rPr>
        <w:sz w:val="18"/>
      </w:rPr>
      <w:t>2</w:t>
    </w:r>
    <w:r w:rsidR="00343652">
      <w:rPr>
        <w:sz w:val="18"/>
      </w:rPr>
      <w:t>4</w:t>
    </w:r>
    <w:r w:rsidR="00BF7F3C" w:rsidRPr="001632B2">
      <w:rPr>
        <w:sz w:val="18"/>
      </w:rPr>
      <w:t xml:space="preserve"> by Tengizchevroil LLP</w:t>
    </w:r>
    <w:r w:rsidR="00BF7F3C">
      <w:rPr>
        <w:sz w:val="18"/>
      </w:rPr>
      <w:ptab w:relativeTo="margin" w:alignment="right" w:leader="none"/>
    </w:r>
    <w:r w:rsidR="00BF7F3C" w:rsidRPr="00704269">
      <w:rPr>
        <w:sz w:val="18"/>
      </w:rPr>
      <w:fldChar w:fldCharType="begin"/>
    </w:r>
    <w:r w:rsidR="00BF7F3C" w:rsidRPr="001632B2">
      <w:rPr>
        <w:sz w:val="18"/>
      </w:rPr>
      <w:instrText xml:space="preserve"> PAGE </w:instrText>
    </w:r>
    <w:r w:rsidR="00BF7F3C" w:rsidRPr="00704269">
      <w:rPr>
        <w:sz w:val="18"/>
      </w:rPr>
      <w:fldChar w:fldCharType="separate"/>
    </w:r>
    <w:r w:rsidR="005C6AB5">
      <w:rPr>
        <w:noProof/>
        <w:sz w:val="18"/>
      </w:rPr>
      <w:t>158</w:t>
    </w:r>
    <w:r w:rsidR="00BF7F3C" w:rsidRPr="00704269">
      <w:rPr>
        <w:sz w:val="18"/>
      </w:rPr>
      <w:fldChar w:fldCharType="end"/>
    </w:r>
    <w:r w:rsidR="00BF7F3C" w:rsidRPr="001632B2">
      <w:rPr>
        <w:sz w:val="18"/>
      </w:rPr>
      <w:t xml:space="preserve"> of </w:t>
    </w:r>
    <w:r w:rsidR="00BF7F3C" w:rsidRPr="00704269">
      <w:rPr>
        <w:sz w:val="18"/>
      </w:rPr>
      <w:fldChar w:fldCharType="begin"/>
    </w:r>
    <w:r w:rsidR="00BF7F3C" w:rsidRPr="001632B2">
      <w:rPr>
        <w:sz w:val="18"/>
      </w:rPr>
      <w:instrText xml:space="preserve"> NUMPAGES </w:instrText>
    </w:r>
    <w:r w:rsidR="00BF7F3C" w:rsidRPr="00704269">
      <w:rPr>
        <w:sz w:val="18"/>
      </w:rPr>
      <w:fldChar w:fldCharType="separate"/>
    </w:r>
    <w:r w:rsidR="005C6AB5">
      <w:rPr>
        <w:noProof/>
        <w:sz w:val="18"/>
      </w:rPr>
      <w:t>158</w:t>
    </w:r>
    <w:r w:rsidR="00BF7F3C" w:rsidRPr="00704269">
      <w:rPr>
        <w:sz w:val="18"/>
      </w:rPr>
      <w:fldChar w:fldCharType="end"/>
    </w:r>
  </w:p>
  <w:p w14:paraId="79BBA66D" w14:textId="77777777" w:rsidR="00BF7F3C" w:rsidRDefault="00BF7F3C">
    <w:pPr>
      <w:pStyle w:val="Footer"/>
      <w:tabs>
        <w:tab w:val="clear" w:pos="4680"/>
        <w:tab w:val="clear" w:pos="9360"/>
        <w:tab w:val="center" w:pos="4536"/>
        <w:tab w:val="right" w:pos="13320"/>
        <w:tab w:val="right" w:pos="13950"/>
      </w:tabs>
      <w:rPr>
        <w:sz w:val="18"/>
        <w:szCs w:val="18"/>
      </w:rPr>
    </w:pPr>
    <w:r>
      <w:rPr>
        <w:sz w:val="18"/>
      </w:rPr>
      <w:tab/>
      <w:t>COMPANY 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0C724" w14:textId="3F404CAF" w:rsidR="00BF7F3C" w:rsidRPr="001E3AE7" w:rsidRDefault="00F94BC8" w:rsidP="00D33A90">
    <w:pPr>
      <w:pStyle w:val="Footer"/>
      <w:tabs>
        <w:tab w:val="clear" w:pos="4680"/>
        <w:tab w:val="clear" w:pos="9360"/>
        <w:tab w:val="center" w:pos="4536"/>
        <w:tab w:val="right" w:pos="13950"/>
      </w:tabs>
      <w:rPr>
        <w:sz w:val="18"/>
        <w:szCs w:val="18"/>
        <w:lang w:val="ru-RU"/>
      </w:rPr>
    </w:pPr>
    <w:r>
      <w:rPr>
        <w:sz w:val="18"/>
        <w:szCs w:val="18"/>
        <w:lang w:val="ru-RU"/>
      </w:rPr>
      <w:t>Дека</w:t>
    </w:r>
    <w:r w:rsidR="00BF7F3C">
      <w:rPr>
        <w:sz w:val="18"/>
        <w:szCs w:val="18"/>
        <w:lang w:val="ru-RU"/>
      </w:rPr>
      <w:t>брь 20</w:t>
    </w:r>
    <w:r w:rsidR="00343652">
      <w:rPr>
        <w:sz w:val="18"/>
        <w:szCs w:val="18"/>
        <w:lang w:val="ru-RU"/>
      </w:rPr>
      <w:t>24</w:t>
    </w:r>
    <w:r w:rsidR="00BF7F3C" w:rsidRPr="00915B6C">
      <w:rPr>
        <w:sz w:val="18"/>
        <w:lang w:val="ru-RU"/>
      </w:rPr>
      <w:tab/>
    </w:r>
    <w:r w:rsidR="00BF7F3C" w:rsidRPr="001E3AE7">
      <w:rPr>
        <w:sz w:val="18"/>
        <w:lang w:val="ru-RU"/>
      </w:rPr>
      <w:t>© 20</w:t>
    </w:r>
    <w:r w:rsidR="00343652">
      <w:rPr>
        <w:sz w:val="18"/>
        <w:lang w:val="ru-RU"/>
      </w:rPr>
      <w:t>24</w:t>
    </w:r>
    <w:r w:rsidR="00BF7F3C" w:rsidRPr="001E3AE7">
      <w:rPr>
        <w:sz w:val="18"/>
        <w:lang w:val="ru-RU"/>
      </w:rPr>
      <w:t xml:space="preserve"> ТОО «Тенгизшевройл»</w:t>
    </w:r>
    <w:r w:rsidR="00BF7F3C">
      <w:rPr>
        <w:sz w:val="18"/>
        <w:lang w:val="ru-RU"/>
      </w:rPr>
      <w:ptab w:relativeTo="margin" w:alignment="right" w:leader="none"/>
    </w:r>
    <w:r w:rsidR="00BF7F3C" w:rsidRPr="00702E29">
      <w:rPr>
        <w:sz w:val="18"/>
        <w:szCs w:val="18"/>
      </w:rPr>
      <w:fldChar w:fldCharType="begin"/>
    </w:r>
    <w:r w:rsidR="00BF7F3C" w:rsidRPr="001E3AE7">
      <w:rPr>
        <w:sz w:val="18"/>
        <w:szCs w:val="18"/>
        <w:lang w:val="ru-RU"/>
      </w:rPr>
      <w:instrText xml:space="preserve"> </w:instrText>
    </w:r>
    <w:r w:rsidR="00BF7F3C" w:rsidRPr="009877F7">
      <w:rPr>
        <w:sz w:val="18"/>
        <w:szCs w:val="18"/>
      </w:rPr>
      <w:instrText>PAGE</w:instrText>
    </w:r>
    <w:r w:rsidR="00BF7F3C" w:rsidRPr="001E3AE7">
      <w:rPr>
        <w:sz w:val="18"/>
        <w:szCs w:val="18"/>
        <w:lang w:val="ru-RU"/>
      </w:rPr>
      <w:instrText xml:space="preserve"> </w:instrText>
    </w:r>
    <w:r w:rsidR="00BF7F3C" w:rsidRPr="00702E29">
      <w:rPr>
        <w:sz w:val="18"/>
        <w:szCs w:val="18"/>
      </w:rPr>
      <w:fldChar w:fldCharType="separate"/>
    </w:r>
    <w:r w:rsidR="005C6AB5" w:rsidRPr="00F9475F">
      <w:rPr>
        <w:noProof/>
        <w:sz w:val="18"/>
        <w:szCs w:val="18"/>
        <w:lang w:val="ru-RU"/>
        <w:rPrChange w:id="2633" w:author="Zhunisbayev, Olzhasbek A [Bolashak Atyrau Limited]" w:date="2022-06-06T22:39:00Z">
          <w:rPr>
            <w:noProof/>
            <w:sz w:val="18"/>
            <w:szCs w:val="18"/>
          </w:rPr>
        </w:rPrChange>
      </w:rPr>
      <w:t>154</w:t>
    </w:r>
    <w:r w:rsidR="00BF7F3C" w:rsidRPr="00702E29">
      <w:rPr>
        <w:sz w:val="18"/>
        <w:szCs w:val="18"/>
      </w:rPr>
      <w:fldChar w:fldCharType="end"/>
    </w:r>
    <w:r w:rsidR="00BF7F3C" w:rsidRPr="001E3AE7">
      <w:rPr>
        <w:sz w:val="18"/>
        <w:lang w:val="ru-RU"/>
      </w:rPr>
      <w:t xml:space="preserve"> из </w:t>
    </w:r>
    <w:r w:rsidR="00BF7F3C" w:rsidRPr="00702E29">
      <w:rPr>
        <w:sz w:val="18"/>
        <w:szCs w:val="18"/>
      </w:rPr>
      <w:fldChar w:fldCharType="begin"/>
    </w:r>
    <w:r w:rsidR="00BF7F3C" w:rsidRPr="001E3AE7">
      <w:rPr>
        <w:sz w:val="18"/>
        <w:szCs w:val="18"/>
        <w:lang w:val="ru-RU"/>
      </w:rPr>
      <w:instrText xml:space="preserve"> </w:instrText>
    </w:r>
    <w:r w:rsidR="00BF7F3C" w:rsidRPr="009877F7">
      <w:rPr>
        <w:sz w:val="18"/>
        <w:szCs w:val="18"/>
      </w:rPr>
      <w:instrText>NUMPAGES</w:instrText>
    </w:r>
    <w:r w:rsidR="00BF7F3C" w:rsidRPr="001E3AE7">
      <w:rPr>
        <w:sz w:val="18"/>
        <w:szCs w:val="18"/>
        <w:lang w:val="ru-RU"/>
      </w:rPr>
      <w:instrText xml:space="preserve"> </w:instrText>
    </w:r>
    <w:r w:rsidR="00BF7F3C" w:rsidRPr="00702E29">
      <w:rPr>
        <w:sz w:val="18"/>
        <w:szCs w:val="18"/>
      </w:rPr>
      <w:fldChar w:fldCharType="separate"/>
    </w:r>
    <w:r w:rsidR="005C6AB5" w:rsidRPr="00F9475F">
      <w:rPr>
        <w:noProof/>
        <w:sz w:val="18"/>
        <w:szCs w:val="18"/>
        <w:lang w:val="ru-RU"/>
        <w:rPrChange w:id="2634" w:author="Zhunisbayev, Olzhasbek A [Bolashak Atyrau Limited]" w:date="2022-06-06T22:39:00Z">
          <w:rPr>
            <w:noProof/>
            <w:sz w:val="18"/>
            <w:szCs w:val="18"/>
          </w:rPr>
        </w:rPrChange>
      </w:rPr>
      <w:t>154</w:t>
    </w:r>
    <w:r w:rsidR="00BF7F3C" w:rsidRPr="00702E29">
      <w:rPr>
        <w:sz w:val="18"/>
        <w:szCs w:val="18"/>
      </w:rPr>
      <w:fldChar w:fldCharType="end"/>
    </w:r>
  </w:p>
  <w:p w14:paraId="08A46F2C" w14:textId="77777777" w:rsidR="00BF7F3C" w:rsidRPr="002C64E8" w:rsidRDefault="00BF7F3C">
    <w:pPr>
      <w:pStyle w:val="Footer"/>
      <w:tabs>
        <w:tab w:val="clear" w:pos="4680"/>
        <w:tab w:val="clear" w:pos="9360"/>
        <w:tab w:val="center" w:pos="4536"/>
        <w:tab w:val="right" w:pos="13950"/>
      </w:tabs>
      <w:rPr>
        <w:sz w:val="18"/>
        <w:szCs w:val="18"/>
        <w:lang w:val="ru-RU"/>
      </w:rPr>
    </w:pPr>
    <w:r w:rsidRPr="00915B6C">
      <w:rPr>
        <w:sz w:val="18"/>
        <w:lang w:val="ru-RU"/>
      </w:rPr>
      <w:tab/>
    </w:r>
    <w:r w:rsidRPr="001E3AE7">
      <w:rPr>
        <w:sz w:val="18"/>
        <w:lang w:val="ru-RU"/>
      </w:rPr>
      <w:t>КОНФИДЕНЦИАЛЬНАЯ</w:t>
    </w:r>
    <w:r w:rsidRPr="00915B6C">
      <w:rPr>
        <w:sz w:val="18"/>
        <w:lang w:val="ru-RU"/>
      </w:rPr>
      <w:t xml:space="preserve"> </w:t>
    </w:r>
    <w:r w:rsidRPr="001E3AE7">
      <w:rPr>
        <w:sz w:val="18"/>
        <w:lang w:val="ru-RU"/>
      </w:rPr>
      <w:t>ИНФОРМАЦИЯ</w:t>
    </w:r>
    <w:r w:rsidRPr="00915B6C">
      <w:rPr>
        <w:sz w:val="18"/>
        <w:lang w:val="ru-RU"/>
      </w:rPr>
      <w:t xml:space="preserve"> </w:t>
    </w:r>
    <w:r w:rsidRPr="001E3AE7">
      <w:rPr>
        <w:sz w:val="18"/>
        <w:lang w:val="ru-RU"/>
      </w:rPr>
      <w:t>КОМПАНИИ</w:t>
    </w:r>
  </w:p>
  <w:p w14:paraId="27499C37" w14:textId="3FD2692F" w:rsidR="00BF7F3C" w:rsidRDefault="00F94BC8">
    <w:pPr>
      <w:pStyle w:val="Footer"/>
      <w:tabs>
        <w:tab w:val="clear" w:pos="4680"/>
        <w:tab w:val="clear" w:pos="9360"/>
        <w:tab w:val="center" w:pos="4536"/>
        <w:tab w:val="right" w:pos="13950"/>
      </w:tabs>
      <w:rPr>
        <w:sz w:val="18"/>
      </w:rPr>
    </w:pPr>
    <w:r>
      <w:rPr>
        <w:sz w:val="18"/>
        <w:szCs w:val="18"/>
      </w:rPr>
      <w:t>Dec</w:t>
    </w:r>
    <w:r w:rsidR="00BF7F3C">
      <w:rPr>
        <w:sz w:val="18"/>
        <w:szCs w:val="18"/>
        <w:lang w:val="en-GB"/>
      </w:rPr>
      <w:t>ember</w:t>
    </w:r>
    <w:r w:rsidR="00BF7F3C">
      <w:rPr>
        <w:sz w:val="18"/>
      </w:rPr>
      <w:t xml:space="preserve"> 20</w:t>
    </w:r>
    <w:r w:rsidR="00343652">
      <w:rPr>
        <w:sz w:val="18"/>
      </w:rPr>
      <w:t>24</w:t>
    </w:r>
    <w:r w:rsidR="00BF7F3C">
      <w:rPr>
        <w:sz w:val="18"/>
      </w:rPr>
      <w:tab/>
    </w:r>
    <w:r w:rsidR="00BF7F3C" w:rsidRPr="001632B2">
      <w:rPr>
        <w:sz w:val="18"/>
      </w:rPr>
      <w:t>© 20</w:t>
    </w:r>
    <w:r w:rsidR="00343652" w:rsidRPr="00343652">
      <w:rPr>
        <w:sz w:val="18"/>
      </w:rPr>
      <w:t>24</w:t>
    </w:r>
    <w:r w:rsidR="00BF7F3C" w:rsidRPr="001632B2">
      <w:rPr>
        <w:sz w:val="18"/>
      </w:rPr>
      <w:t xml:space="preserve"> by Tengizchevroil LLP</w:t>
    </w:r>
    <w:r w:rsidR="00BF7F3C">
      <w:rPr>
        <w:sz w:val="18"/>
      </w:rPr>
      <w:ptab w:relativeTo="margin" w:alignment="right" w:leader="none"/>
    </w:r>
    <w:r w:rsidR="00BF7F3C" w:rsidRPr="00704269">
      <w:rPr>
        <w:sz w:val="18"/>
      </w:rPr>
      <w:fldChar w:fldCharType="begin"/>
    </w:r>
    <w:r w:rsidR="00BF7F3C" w:rsidRPr="001632B2">
      <w:rPr>
        <w:sz w:val="18"/>
      </w:rPr>
      <w:instrText xml:space="preserve"> PAGE </w:instrText>
    </w:r>
    <w:r w:rsidR="00BF7F3C" w:rsidRPr="00704269">
      <w:rPr>
        <w:sz w:val="18"/>
      </w:rPr>
      <w:fldChar w:fldCharType="separate"/>
    </w:r>
    <w:r w:rsidR="005C6AB5">
      <w:rPr>
        <w:noProof/>
        <w:sz w:val="18"/>
      </w:rPr>
      <w:t>154</w:t>
    </w:r>
    <w:r w:rsidR="00BF7F3C" w:rsidRPr="00704269">
      <w:rPr>
        <w:sz w:val="18"/>
      </w:rPr>
      <w:fldChar w:fldCharType="end"/>
    </w:r>
    <w:r w:rsidR="00BF7F3C" w:rsidRPr="001632B2">
      <w:rPr>
        <w:sz w:val="18"/>
      </w:rPr>
      <w:t xml:space="preserve"> of </w:t>
    </w:r>
    <w:r w:rsidR="00BF7F3C" w:rsidRPr="00704269">
      <w:rPr>
        <w:sz w:val="18"/>
      </w:rPr>
      <w:fldChar w:fldCharType="begin"/>
    </w:r>
    <w:r w:rsidR="00BF7F3C" w:rsidRPr="001632B2">
      <w:rPr>
        <w:sz w:val="18"/>
      </w:rPr>
      <w:instrText xml:space="preserve"> NUMPAGES </w:instrText>
    </w:r>
    <w:r w:rsidR="00BF7F3C" w:rsidRPr="00704269">
      <w:rPr>
        <w:sz w:val="18"/>
      </w:rPr>
      <w:fldChar w:fldCharType="separate"/>
    </w:r>
    <w:r w:rsidR="005C6AB5">
      <w:rPr>
        <w:noProof/>
        <w:sz w:val="18"/>
      </w:rPr>
      <w:t>154</w:t>
    </w:r>
    <w:r w:rsidR="00BF7F3C" w:rsidRPr="00704269">
      <w:rPr>
        <w:sz w:val="18"/>
      </w:rPr>
      <w:fldChar w:fldCharType="end"/>
    </w:r>
  </w:p>
  <w:p w14:paraId="4DFAAA6B" w14:textId="77777777" w:rsidR="00BF7F3C" w:rsidRDefault="00BF7F3C">
    <w:pPr>
      <w:pStyle w:val="Footer"/>
      <w:tabs>
        <w:tab w:val="clear" w:pos="4680"/>
        <w:tab w:val="clear" w:pos="9360"/>
        <w:tab w:val="center" w:pos="4536"/>
        <w:tab w:val="center" w:pos="6840"/>
        <w:tab w:val="right" w:pos="13320"/>
        <w:tab w:val="right" w:pos="13950"/>
      </w:tabs>
      <w:rPr>
        <w:sz w:val="18"/>
        <w:szCs w:val="18"/>
      </w:rPr>
    </w:pPr>
    <w:r>
      <w:rPr>
        <w:sz w:val="18"/>
      </w:rPr>
      <w:tab/>
      <w:t>COMPANY CONFIDENTIAL</w:t>
    </w:r>
  </w:p>
  <w:p w14:paraId="2468ACCE" w14:textId="77777777" w:rsidR="00BF7F3C" w:rsidRDefault="00BF7F3C">
    <w:pPr>
      <w:pStyle w:val="Footer"/>
      <w:tabs>
        <w:tab w:val="clear" w:pos="4680"/>
        <w:tab w:val="clear" w:pos="9360"/>
        <w:tab w:val="center" w:pos="6840"/>
        <w:tab w:val="center" w:pos="6930"/>
        <w:tab w:val="right" w:pos="13320"/>
        <w:tab w:val="right" w:pos="13950"/>
      </w:tabs>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A5378" w14:textId="057D4406" w:rsidR="00BF7F3C" w:rsidRDefault="00F94BC8">
    <w:pPr>
      <w:pStyle w:val="Footer"/>
      <w:tabs>
        <w:tab w:val="clear" w:pos="4680"/>
        <w:tab w:val="clear" w:pos="9360"/>
        <w:tab w:val="center" w:pos="6930"/>
        <w:tab w:val="right" w:pos="13950"/>
      </w:tabs>
      <w:rPr>
        <w:sz w:val="18"/>
        <w:szCs w:val="18"/>
        <w:lang w:val="ru-RU"/>
      </w:rPr>
    </w:pPr>
    <w:r>
      <w:rPr>
        <w:sz w:val="18"/>
        <w:szCs w:val="18"/>
        <w:lang w:val="ru-RU"/>
      </w:rPr>
      <w:t>Дека</w:t>
    </w:r>
    <w:r w:rsidR="00453BE3">
      <w:rPr>
        <w:sz w:val="18"/>
        <w:szCs w:val="18"/>
        <w:lang w:val="ru-RU"/>
      </w:rPr>
      <w:t>брь</w:t>
    </w:r>
    <w:r w:rsidR="00BF7F3C">
      <w:rPr>
        <w:sz w:val="18"/>
        <w:szCs w:val="18"/>
        <w:lang w:val="ru-RU"/>
      </w:rPr>
      <w:t xml:space="preserve"> 20</w:t>
    </w:r>
    <w:r w:rsidR="00D04F59" w:rsidRPr="00343652">
      <w:rPr>
        <w:sz w:val="18"/>
        <w:szCs w:val="18"/>
        <w:lang w:val="ru-RU"/>
      </w:rPr>
      <w:t>24</w:t>
    </w:r>
    <w:r w:rsidR="00BF7F3C" w:rsidRPr="00915B6C">
      <w:rPr>
        <w:sz w:val="18"/>
        <w:lang w:val="ru-RU"/>
      </w:rPr>
      <w:tab/>
    </w:r>
    <w:r w:rsidR="00BF7F3C" w:rsidRPr="001E3AE7">
      <w:rPr>
        <w:sz w:val="18"/>
        <w:lang w:val="ru-RU"/>
      </w:rPr>
      <w:t>© 20</w:t>
    </w:r>
    <w:r w:rsidR="00343652" w:rsidRPr="002B1C78">
      <w:rPr>
        <w:sz w:val="18"/>
        <w:lang w:val="ru-RU"/>
      </w:rPr>
      <w:t>24</w:t>
    </w:r>
    <w:r w:rsidR="00BF7F3C" w:rsidRPr="001E3AE7">
      <w:rPr>
        <w:sz w:val="18"/>
        <w:lang w:val="ru-RU"/>
      </w:rPr>
      <w:t xml:space="preserve"> ТОО «Тенгизшевройл»</w:t>
    </w:r>
    <w:r w:rsidR="00BF7F3C">
      <w:rPr>
        <w:sz w:val="18"/>
        <w:lang w:val="ru-RU"/>
      </w:rPr>
      <w:ptab w:relativeTo="margin" w:alignment="right" w:leader="none"/>
    </w:r>
    <w:r w:rsidR="00BF7F3C" w:rsidRPr="00702E29">
      <w:rPr>
        <w:sz w:val="18"/>
        <w:szCs w:val="18"/>
      </w:rPr>
      <w:fldChar w:fldCharType="begin"/>
    </w:r>
    <w:r w:rsidR="00BF7F3C" w:rsidRPr="001E3AE7">
      <w:rPr>
        <w:sz w:val="18"/>
        <w:szCs w:val="18"/>
        <w:lang w:val="ru-RU"/>
      </w:rPr>
      <w:instrText xml:space="preserve"> </w:instrText>
    </w:r>
    <w:r w:rsidR="00BF7F3C" w:rsidRPr="009877F7">
      <w:rPr>
        <w:sz w:val="18"/>
        <w:szCs w:val="18"/>
      </w:rPr>
      <w:instrText>PAGE</w:instrText>
    </w:r>
    <w:r w:rsidR="00BF7F3C" w:rsidRPr="001E3AE7">
      <w:rPr>
        <w:sz w:val="18"/>
        <w:szCs w:val="18"/>
        <w:lang w:val="ru-RU"/>
      </w:rPr>
      <w:instrText xml:space="preserve"> </w:instrText>
    </w:r>
    <w:r w:rsidR="00BF7F3C" w:rsidRPr="00702E29">
      <w:rPr>
        <w:sz w:val="18"/>
        <w:szCs w:val="18"/>
      </w:rPr>
      <w:fldChar w:fldCharType="separate"/>
    </w:r>
    <w:r w:rsidR="005C6AB5" w:rsidRPr="00343652">
      <w:rPr>
        <w:noProof/>
        <w:sz w:val="18"/>
        <w:szCs w:val="18"/>
        <w:lang w:val="ru-RU"/>
      </w:rPr>
      <w:t>162</w:t>
    </w:r>
    <w:r w:rsidR="00BF7F3C" w:rsidRPr="00702E29">
      <w:rPr>
        <w:sz w:val="18"/>
        <w:szCs w:val="18"/>
      </w:rPr>
      <w:fldChar w:fldCharType="end"/>
    </w:r>
    <w:r w:rsidR="00BF7F3C" w:rsidRPr="001E3AE7">
      <w:rPr>
        <w:sz w:val="18"/>
        <w:lang w:val="ru-RU"/>
      </w:rPr>
      <w:t xml:space="preserve"> из </w:t>
    </w:r>
    <w:r w:rsidR="00BF7F3C" w:rsidRPr="00702E29">
      <w:rPr>
        <w:sz w:val="18"/>
        <w:szCs w:val="18"/>
      </w:rPr>
      <w:fldChar w:fldCharType="begin"/>
    </w:r>
    <w:r w:rsidR="00BF7F3C" w:rsidRPr="001E3AE7">
      <w:rPr>
        <w:sz w:val="18"/>
        <w:szCs w:val="18"/>
        <w:lang w:val="ru-RU"/>
      </w:rPr>
      <w:instrText xml:space="preserve"> </w:instrText>
    </w:r>
    <w:r w:rsidR="00BF7F3C" w:rsidRPr="009877F7">
      <w:rPr>
        <w:sz w:val="18"/>
        <w:szCs w:val="18"/>
      </w:rPr>
      <w:instrText>NUMPAGES</w:instrText>
    </w:r>
    <w:r w:rsidR="00BF7F3C" w:rsidRPr="001E3AE7">
      <w:rPr>
        <w:sz w:val="18"/>
        <w:szCs w:val="18"/>
        <w:lang w:val="ru-RU"/>
      </w:rPr>
      <w:instrText xml:space="preserve"> </w:instrText>
    </w:r>
    <w:r w:rsidR="00BF7F3C" w:rsidRPr="00702E29">
      <w:rPr>
        <w:sz w:val="18"/>
        <w:szCs w:val="18"/>
      </w:rPr>
      <w:fldChar w:fldCharType="separate"/>
    </w:r>
    <w:r w:rsidR="005C6AB5" w:rsidRPr="00343652">
      <w:rPr>
        <w:noProof/>
        <w:sz w:val="18"/>
        <w:szCs w:val="18"/>
        <w:lang w:val="ru-RU"/>
      </w:rPr>
      <w:t>162</w:t>
    </w:r>
    <w:r w:rsidR="00BF7F3C" w:rsidRPr="00702E29">
      <w:rPr>
        <w:sz w:val="18"/>
        <w:szCs w:val="18"/>
      </w:rPr>
      <w:fldChar w:fldCharType="end"/>
    </w:r>
  </w:p>
  <w:p w14:paraId="4730EE92" w14:textId="77777777" w:rsidR="00BF7F3C" w:rsidRDefault="00BF7F3C">
    <w:pPr>
      <w:pStyle w:val="Footer"/>
      <w:tabs>
        <w:tab w:val="clear" w:pos="4680"/>
        <w:tab w:val="clear" w:pos="9360"/>
        <w:tab w:val="center" w:pos="6930"/>
        <w:tab w:val="right" w:pos="13950"/>
      </w:tabs>
      <w:rPr>
        <w:sz w:val="18"/>
        <w:szCs w:val="18"/>
        <w:lang w:val="ru-RU"/>
      </w:rPr>
    </w:pPr>
    <w:r w:rsidRPr="00915B6C">
      <w:rPr>
        <w:sz w:val="18"/>
        <w:lang w:val="ru-RU"/>
      </w:rPr>
      <w:tab/>
    </w:r>
    <w:r w:rsidRPr="001E3AE7">
      <w:rPr>
        <w:sz w:val="18"/>
        <w:lang w:val="ru-RU"/>
      </w:rPr>
      <w:t>КОНФИДЕНЦИАЛЬНАЯ</w:t>
    </w:r>
    <w:r w:rsidRPr="00D33A90">
      <w:rPr>
        <w:sz w:val="18"/>
        <w:lang w:val="ru-RU"/>
      </w:rPr>
      <w:t xml:space="preserve"> </w:t>
    </w:r>
    <w:r w:rsidRPr="001E3AE7">
      <w:rPr>
        <w:sz w:val="18"/>
        <w:lang w:val="ru-RU"/>
      </w:rPr>
      <w:t>ИНФОРМАЦИЯ</w:t>
    </w:r>
    <w:r w:rsidRPr="00D33A90">
      <w:rPr>
        <w:sz w:val="18"/>
        <w:lang w:val="ru-RU"/>
      </w:rPr>
      <w:t xml:space="preserve"> </w:t>
    </w:r>
    <w:r w:rsidRPr="001E3AE7">
      <w:rPr>
        <w:sz w:val="18"/>
        <w:lang w:val="ru-RU"/>
      </w:rPr>
      <w:t>КОМПАНИИ</w:t>
    </w:r>
  </w:p>
  <w:p w14:paraId="3B3D37EC" w14:textId="1945F486" w:rsidR="00BF7F3C" w:rsidRDefault="00F94BC8">
    <w:pPr>
      <w:pStyle w:val="Footer"/>
      <w:tabs>
        <w:tab w:val="clear" w:pos="4680"/>
        <w:tab w:val="clear" w:pos="9360"/>
        <w:tab w:val="center" w:pos="6930"/>
        <w:tab w:val="right" w:pos="13950"/>
      </w:tabs>
      <w:rPr>
        <w:sz w:val="18"/>
      </w:rPr>
    </w:pPr>
    <w:r>
      <w:rPr>
        <w:sz w:val="18"/>
        <w:szCs w:val="18"/>
        <w:lang w:val="en-GB"/>
      </w:rPr>
      <w:t>Dec</w:t>
    </w:r>
    <w:r w:rsidR="00453BE3">
      <w:rPr>
        <w:sz w:val="18"/>
        <w:szCs w:val="18"/>
        <w:lang w:val="en-GB"/>
      </w:rPr>
      <w:t>ember</w:t>
    </w:r>
    <w:r w:rsidR="00BF7F3C">
      <w:rPr>
        <w:sz w:val="18"/>
      </w:rPr>
      <w:t xml:space="preserve"> 20</w:t>
    </w:r>
    <w:r w:rsidR="00D04F59">
      <w:rPr>
        <w:sz w:val="18"/>
      </w:rPr>
      <w:t>24</w:t>
    </w:r>
    <w:r w:rsidR="00BF7F3C">
      <w:rPr>
        <w:sz w:val="18"/>
      </w:rPr>
      <w:tab/>
    </w:r>
    <w:r w:rsidR="00BF7F3C" w:rsidRPr="001632B2">
      <w:rPr>
        <w:sz w:val="18"/>
      </w:rPr>
      <w:t>© 20</w:t>
    </w:r>
    <w:r w:rsidR="00343652">
      <w:rPr>
        <w:sz w:val="18"/>
      </w:rPr>
      <w:t>24</w:t>
    </w:r>
    <w:r w:rsidR="00BF7F3C" w:rsidRPr="001632B2">
      <w:rPr>
        <w:sz w:val="18"/>
      </w:rPr>
      <w:t xml:space="preserve"> by Tengizchevroil LLP</w:t>
    </w:r>
    <w:r w:rsidR="00BF7F3C">
      <w:rPr>
        <w:sz w:val="18"/>
      </w:rPr>
      <w:ptab w:relativeTo="margin" w:alignment="right" w:leader="none"/>
    </w:r>
    <w:r w:rsidR="00BF7F3C" w:rsidRPr="00704269">
      <w:rPr>
        <w:sz w:val="18"/>
      </w:rPr>
      <w:fldChar w:fldCharType="begin"/>
    </w:r>
    <w:r w:rsidR="00BF7F3C" w:rsidRPr="001632B2">
      <w:rPr>
        <w:sz w:val="18"/>
      </w:rPr>
      <w:instrText xml:space="preserve"> PAGE </w:instrText>
    </w:r>
    <w:r w:rsidR="00BF7F3C" w:rsidRPr="00704269">
      <w:rPr>
        <w:sz w:val="18"/>
      </w:rPr>
      <w:fldChar w:fldCharType="separate"/>
    </w:r>
    <w:r w:rsidR="005C6AB5">
      <w:rPr>
        <w:noProof/>
        <w:sz w:val="18"/>
      </w:rPr>
      <w:t>162</w:t>
    </w:r>
    <w:r w:rsidR="00BF7F3C" w:rsidRPr="00704269">
      <w:rPr>
        <w:sz w:val="18"/>
      </w:rPr>
      <w:fldChar w:fldCharType="end"/>
    </w:r>
    <w:r w:rsidR="00BF7F3C" w:rsidRPr="001632B2">
      <w:rPr>
        <w:sz w:val="18"/>
      </w:rPr>
      <w:t xml:space="preserve"> of </w:t>
    </w:r>
    <w:r w:rsidR="00BF7F3C" w:rsidRPr="00704269">
      <w:rPr>
        <w:sz w:val="18"/>
      </w:rPr>
      <w:fldChar w:fldCharType="begin"/>
    </w:r>
    <w:r w:rsidR="00BF7F3C" w:rsidRPr="001632B2">
      <w:rPr>
        <w:sz w:val="18"/>
      </w:rPr>
      <w:instrText xml:space="preserve"> NUMPAGES </w:instrText>
    </w:r>
    <w:r w:rsidR="00BF7F3C" w:rsidRPr="00704269">
      <w:rPr>
        <w:sz w:val="18"/>
      </w:rPr>
      <w:fldChar w:fldCharType="separate"/>
    </w:r>
    <w:r w:rsidR="005C6AB5">
      <w:rPr>
        <w:noProof/>
        <w:sz w:val="18"/>
      </w:rPr>
      <w:t>162</w:t>
    </w:r>
    <w:r w:rsidR="00BF7F3C" w:rsidRPr="00704269">
      <w:rPr>
        <w:sz w:val="18"/>
      </w:rPr>
      <w:fldChar w:fldCharType="end"/>
    </w:r>
  </w:p>
  <w:p w14:paraId="36972D41" w14:textId="77777777" w:rsidR="00BF7F3C" w:rsidRDefault="00BF7F3C">
    <w:pPr>
      <w:pStyle w:val="Footer"/>
      <w:tabs>
        <w:tab w:val="clear" w:pos="4680"/>
        <w:tab w:val="clear" w:pos="9360"/>
        <w:tab w:val="center" w:pos="6930"/>
        <w:tab w:val="right" w:pos="13320"/>
        <w:tab w:val="right" w:pos="13950"/>
      </w:tabs>
      <w:rPr>
        <w:sz w:val="18"/>
        <w:szCs w:val="18"/>
      </w:rPr>
    </w:pPr>
    <w:r>
      <w:rPr>
        <w:sz w:val="18"/>
      </w:rPr>
      <w:tab/>
      <w:t>COMPANY CONFIDENTIAL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72CBE" w14:textId="4C1D634D" w:rsidR="00BF7F3C" w:rsidRDefault="00F94BC8">
    <w:pPr>
      <w:pStyle w:val="Footer"/>
      <w:tabs>
        <w:tab w:val="clear" w:pos="4680"/>
        <w:tab w:val="clear" w:pos="9360"/>
        <w:tab w:val="center" w:pos="6946"/>
        <w:tab w:val="right" w:pos="13950"/>
      </w:tabs>
      <w:rPr>
        <w:sz w:val="18"/>
        <w:szCs w:val="18"/>
        <w:lang w:val="ru-RU"/>
      </w:rPr>
    </w:pPr>
    <w:r>
      <w:rPr>
        <w:sz w:val="18"/>
        <w:szCs w:val="18"/>
        <w:lang w:val="ru-RU"/>
      </w:rPr>
      <w:t>Дека</w:t>
    </w:r>
    <w:r w:rsidR="00BF7F3C">
      <w:rPr>
        <w:sz w:val="18"/>
        <w:szCs w:val="18"/>
        <w:lang w:val="ru-RU"/>
      </w:rPr>
      <w:t>брь 20</w:t>
    </w:r>
    <w:r w:rsidR="00343652" w:rsidRPr="00197659">
      <w:rPr>
        <w:sz w:val="18"/>
        <w:szCs w:val="18"/>
        <w:lang w:val="ru-RU"/>
      </w:rPr>
      <w:t>24</w:t>
    </w:r>
    <w:r w:rsidR="00BF7F3C" w:rsidRPr="00915B6C">
      <w:rPr>
        <w:sz w:val="18"/>
        <w:lang w:val="ru-RU"/>
      </w:rPr>
      <w:tab/>
    </w:r>
    <w:r w:rsidR="00BF7F3C" w:rsidRPr="001E3AE7">
      <w:rPr>
        <w:sz w:val="18"/>
        <w:lang w:val="ru-RU"/>
      </w:rPr>
      <w:t>© 20</w:t>
    </w:r>
    <w:r w:rsidR="00343652" w:rsidRPr="00197659">
      <w:rPr>
        <w:sz w:val="18"/>
        <w:lang w:val="ru-RU"/>
      </w:rPr>
      <w:t>24</w:t>
    </w:r>
    <w:r w:rsidR="00BF7F3C" w:rsidRPr="001E3AE7">
      <w:rPr>
        <w:sz w:val="18"/>
        <w:lang w:val="ru-RU"/>
      </w:rPr>
      <w:t xml:space="preserve"> ТОО «Тенгизшевройл»</w:t>
    </w:r>
    <w:r w:rsidR="00BF7F3C">
      <w:rPr>
        <w:sz w:val="18"/>
        <w:lang w:val="ru-RU"/>
      </w:rPr>
      <w:ptab w:relativeTo="margin" w:alignment="right" w:leader="none"/>
    </w:r>
    <w:r w:rsidR="00BF7F3C" w:rsidRPr="00702E29">
      <w:rPr>
        <w:sz w:val="18"/>
        <w:szCs w:val="18"/>
      </w:rPr>
      <w:fldChar w:fldCharType="begin"/>
    </w:r>
    <w:r w:rsidR="00BF7F3C" w:rsidRPr="001E3AE7">
      <w:rPr>
        <w:sz w:val="18"/>
        <w:szCs w:val="18"/>
        <w:lang w:val="ru-RU"/>
      </w:rPr>
      <w:instrText xml:space="preserve"> </w:instrText>
    </w:r>
    <w:r w:rsidR="00BF7F3C" w:rsidRPr="009877F7">
      <w:rPr>
        <w:sz w:val="18"/>
        <w:szCs w:val="18"/>
      </w:rPr>
      <w:instrText>PAGE</w:instrText>
    </w:r>
    <w:r w:rsidR="00BF7F3C" w:rsidRPr="001E3AE7">
      <w:rPr>
        <w:sz w:val="18"/>
        <w:szCs w:val="18"/>
        <w:lang w:val="ru-RU"/>
      </w:rPr>
      <w:instrText xml:space="preserve"> </w:instrText>
    </w:r>
    <w:r w:rsidR="00BF7F3C" w:rsidRPr="00702E29">
      <w:rPr>
        <w:sz w:val="18"/>
        <w:szCs w:val="18"/>
      </w:rPr>
      <w:fldChar w:fldCharType="separate"/>
    </w:r>
    <w:r w:rsidR="005C6AB5" w:rsidRPr="00F9475F">
      <w:rPr>
        <w:noProof/>
        <w:sz w:val="18"/>
        <w:szCs w:val="18"/>
        <w:lang w:val="ru-RU"/>
        <w:rPrChange w:id="2642" w:author="Zhunisbayev, Olzhasbek A [Bolashak Atyrau Limited]" w:date="2022-06-06T22:39:00Z">
          <w:rPr>
            <w:noProof/>
            <w:sz w:val="18"/>
            <w:szCs w:val="18"/>
          </w:rPr>
        </w:rPrChange>
      </w:rPr>
      <w:t>159</w:t>
    </w:r>
    <w:r w:rsidR="00BF7F3C" w:rsidRPr="00702E29">
      <w:rPr>
        <w:sz w:val="18"/>
        <w:szCs w:val="18"/>
      </w:rPr>
      <w:fldChar w:fldCharType="end"/>
    </w:r>
    <w:r w:rsidR="00BF7F3C" w:rsidRPr="001E3AE7">
      <w:rPr>
        <w:sz w:val="18"/>
        <w:lang w:val="ru-RU"/>
      </w:rPr>
      <w:t xml:space="preserve"> из </w:t>
    </w:r>
    <w:r w:rsidR="00BF7F3C" w:rsidRPr="00702E29">
      <w:rPr>
        <w:sz w:val="18"/>
        <w:szCs w:val="18"/>
      </w:rPr>
      <w:fldChar w:fldCharType="begin"/>
    </w:r>
    <w:r w:rsidR="00BF7F3C" w:rsidRPr="001E3AE7">
      <w:rPr>
        <w:sz w:val="18"/>
        <w:szCs w:val="18"/>
        <w:lang w:val="ru-RU"/>
      </w:rPr>
      <w:instrText xml:space="preserve"> </w:instrText>
    </w:r>
    <w:r w:rsidR="00BF7F3C" w:rsidRPr="009877F7">
      <w:rPr>
        <w:sz w:val="18"/>
        <w:szCs w:val="18"/>
      </w:rPr>
      <w:instrText>NUMPAGES</w:instrText>
    </w:r>
    <w:r w:rsidR="00BF7F3C" w:rsidRPr="001E3AE7">
      <w:rPr>
        <w:sz w:val="18"/>
        <w:szCs w:val="18"/>
        <w:lang w:val="ru-RU"/>
      </w:rPr>
      <w:instrText xml:space="preserve"> </w:instrText>
    </w:r>
    <w:r w:rsidR="00BF7F3C" w:rsidRPr="00702E29">
      <w:rPr>
        <w:sz w:val="18"/>
        <w:szCs w:val="18"/>
      </w:rPr>
      <w:fldChar w:fldCharType="separate"/>
    </w:r>
    <w:r w:rsidR="005C6AB5" w:rsidRPr="00F9475F">
      <w:rPr>
        <w:noProof/>
        <w:sz w:val="18"/>
        <w:szCs w:val="18"/>
        <w:lang w:val="ru-RU"/>
        <w:rPrChange w:id="2643" w:author="Zhunisbayev, Olzhasbek A [Bolashak Atyrau Limited]" w:date="2022-06-06T22:39:00Z">
          <w:rPr>
            <w:noProof/>
            <w:sz w:val="18"/>
            <w:szCs w:val="18"/>
          </w:rPr>
        </w:rPrChange>
      </w:rPr>
      <w:t>159</w:t>
    </w:r>
    <w:r w:rsidR="00BF7F3C" w:rsidRPr="00702E29">
      <w:rPr>
        <w:sz w:val="18"/>
        <w:szCs w:val="18"/>
      </w:rPr>
      <w:fldChar w:fldCharType="end"/>
    </w:r>
  </w:p>
  <w:p w14:paraId="214C1DA3" w14:textId="77777777" w:rsidR="00BF7F3C" w:rsidRDefault="00BF7F3C">
    <w:pPr>
      <w:pStyle w:val="Footer"/>
      <w:tabs>
        <w:tab w:val="clear" w:pos="4680"/>
        <w:tab w:val="clear" w:pos="9360"/>
        <w:tab w:val="center" w:pos="6946"/>
        <w:tab w:val="right" w:pos="13950"/>
      </w:tabs>
      <w:rPr>
        <w:sz w:val="18"/>
        <w:szCs w:val="18"/>
        <w:lang w:val="ru-RU"/>
      </w:rPr>
    </w:pPr>
    <w:r w:rsidRPr="00915B6C">
      <w:rPr>
        <w:sz w:val="18"/>
        <w:lang w:val="ru-RU"/>
      </w:rPr>
      <w:tab/>
    </w:r>
    <w:r w:rsidRPr="001E3AE7">
      <w:rPr>
        <w:sz w:val="18"/>
        <w:lang w:val="ru-RU"/>
      </w:rPr>
      <w:t>КОНФИДЕНЦИАЛЬНАЯ</w:t>
    </w:r>
    <w:r w:rsidRPr="00915B6C">
      <w:rPr>
        <w:sz w:val="18"/>
        <w:lang w:val="ru-RU"/>
      </w:rPr>
      <w:t xml:space="preserve"> </w:t>
    </w:r>
    <w:r w:rsidRPr="001E3AE7">
      <w:rPr>
        <w:sz w:val="18"/>
        <w:lang w:val="ru-RU"/>
      </w:rPr>
      <w:t>ИНФОРМАЦИЯ</w:t>
    </w:r>
    <w:r w:rsidRPr="00915B6C">
      <w:rPr>
        <w:sz w:val="18"/>
        <w:lang w:val="ru-RU"/>
      </w:rPr>
      <w:t xml:space="preserve"> </w:t>
    </w:r>
    <w:r w:rsidRPr="001E3AE7">
      <w:rPr>
        <w:sz w:val="18"/>
        <w:lang w:val="ru-RU"/>
      </w:rPr>
      <w:t>КОМПАНИИ</w:t>
    </w:r>
  </w:p>
  <w:p w14:paraId="0019BAEE" w14:textId="055A5665" w:rsidR="00BF7F3C" w:rsidRDefault="00F94BC8">
    <w:pPr>
      <w:pStyle w:val="Footer"/>
      <w:tabs>
        <w:tab w:val="clear" w:pos="4680"/>
        <w:tab w:val="clear" w:pos="9360"/>
        <w:tab w:val="center" w:pos="6946"/>
        <w:tab w:val="right" w:pos="13950"/>
      </w:tabs>
      <w:rPr>
        <w:sz w:val="18"/>
      </w:rPr>
    </w:pPr>
    <w:r>
      <w:rPr>
        <w:sz w:val="18"/>
        <w:szCs w:val="18"/>
      </w:rPr>
      <w:t>Dec</w:t>
    </w:r>
    <w:r w:rsidR="00BF7F3C">
      <w:rPr>
        <w:sz w:val="18"/>
        <w:szCs w:val="18"/>
        <w:lang w:val="en-GB"/>
      </w:rPr>
      <w:t>ember</w:t>
    </w:r>
    <w:r w:rsidR="00BF7F3C">
      <w:rPr>
        <w:sz w:val="18"/>
      </w:rPr>
      <w:t xml:space="preserve"> 20</w:t>
    </w:r>
    <w:r w:rsidR="00343652">
      <w:rPr>
        <w:sz w:val="18"/>
      </w:rPr>
      <w:t>24</w:t>
    </w:r>
    <w:r w:rsidR="00BF7F3C">
      <w:rPr>
        <w:sz w:val="18"/>
      </w:rPr>
      <w:tab/>
    </w:r>
    <w:r w:rsidR="00BF7F3C" w:rsidRPr="001632B2">
      <w:rPr>
        <w:sz w:val="18"/>
      </w:rPr>
      <w:t>© 20</w:t>
    </w:r>
    <w:r w:rsidR="00343652">
      <w:rPr>
        <w:sz w:val="18"/>
      </w:rPr>
      <w:t>24</w:t>
    </w:r>
    <w:r w:rsidR="00BF7F3C" w:rsidRPr="001632B2">
      <w:rPr>
        <w:sz w:val="18"/>
      </w:rPr>
      <w:t xml:space="preserve"> by Tengizchevroil LLP</w:t>
    </w:r>
    <w:r w:rsidR="00BF7F3C">
      <w:rPr>
        <w:sz w:val="18"/>
      </w:rPr>
      <w:ptab w:relativeTo="margin" w:alignment="right" w:leader="none"/>
    </w:r>
    <w:r w:rsidR="00BF7F3C" w:rsidRPr="00704269">
      <w:rPr>
        <w:sz w:val="18"/>
      </w:rPr>
      <w:fldChar w:fldCharType="begin"/>
    </w:r>
    <w:r w:rsidR="00BF7F3C" w:rsidRPr="001632B2">
      <w:rPr>
        <w:sz w:val="18"/>
      </w:rPr>
      <w:instrText xml:space="preserve"> PAGE </w:instrText>
    </w:r>
    <w:r w:rsidR="00BF7F3C" w:rsidRPr="00704269">
      <w:rPr>
        <w:sz w:val="18"/>
      </w:rPr>
      <w:fldChar w:fldCharType="separate"/>
    </w:r>
    <w:r w:rsidR="005C6AB5">
      <w:rPr>
        <w:noProof/>
        <w:sz w:val="18"/>
      </w:rPr>
      <w:t>159</w:t>
    </w:r>
    <w:r w:rsidR="00BF7F3C" w:rsidRPr="00704269">
      <w:rPr>
        <w:sz w:val="18"/>
      </w:rPr>
      <w:fldChar w:fldCharType="end"/>
    </w:r>
    <w:r w:rsidR="00BF7F3C" w:rsidRPr="001632B2">
      <w:rPr>
        <w:sz w:val="18"/>
      </w:rPr>
      <w:t xml:space="preserve"> of </w:t>
    </w:r>
    <w:r w:rsidR="00BF7F3C" w:rsidRPr="00704269">
      <w:rPr>
        <w:sz w:val="18"/>
      </w:rPr>
      <w:fldChar w:fldCharType="begin"/>
    </w:r>
    <w:r w:rsidR="00BF7F3C" w:rsidRPr="001632B2">
      <w:rPr>
        <w:sz w:val="18"/>
      </w:rPr>
      <w:instrText xml:space="preserve"> NUMPAGES </w:instrText>
    </w:r>
    <w:r w:rsidR="00BF7F3C" w:rsidRPr="00704269">
      <w:rPr>
        <w:sz w:val="18"/>
      </w:rPr>
      <w:fldChar w:fldCharType="separate"/>
    </w:r>
    <w:r w:rsidR="005C6AB5">
      <w:rPr>
        <w:noProof/>
        <w:sz w:val="18"/>
      </w:rPr>
      <w:t>159</w:t>
    </w:r>
    <w:r w:rsidR="00BF7F3C" w:rsidRPr="00704269">
      <w:rPr>
        <w:sz w:val="18"/>
      </w:rPr>
      <w:fldChar w:fldCharType="end"/>
    </w:r>
  </w:p>
  <w:p w14:paraId="7624DF3A" w14:textId="77777777" w:rsidR="00BF7F3C" w:rsidRDefault="00BF7F3C">
    <w:pPr>
      <w:pStyle w:val="Footer"/>
      <w:tabs>
        <w:tab w:val="clear" w:pos="4680"/>
        <w:tab w:val="clear" w:pos="9360"/>
        <w:tab w:val="center" w:pos="6946"/>
        <w:tab w:val="right" w:pos="13320"/>
        <w:tab w:val="right" w:pos="13950"/>
      </w:tabs>
      <w:rPr>
        <w:sz w:val="18"/>
        <w:szCs w:val="18"/>
      </w:rPr>
    </w:pPr>
    <w:r>
      <w:rPr>
        <w:sz w:val="18"/>
      </w:rPr>
      <w:tab/>
      <w:t>COMPANY CONFIDENTIAL</w:t>
    </w:r>
  </w:p>
  <w:p w14:paraId="7F9498B2" w14:textId="77777777" w:rsidR="00BF7F3C" w:rsidRDefault="00BF7F3C">
    <w:pPr>
      <w:pStyle w:val="Footer"/>
      <w:tabs>
        <w:tab w:val="clear" w:pos="4680"/>
        <w:tab w:val="clear" w:pos="9360"/>
        <w:tab w:val="center" w:pos="6840"/>
        <w:tab w:val="center" w:pos="6930"/>
        <w:tab w:val="right" w:pos="13320"/>
        <w:tab w:val="right" w:pos="13950"/>
      </w:tabs>
      <w:rPr>
        <w:sz w:val="18"/>
        <w:szCs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89EA6" w14:textId="55C7C0C0" w:rsidR="00BF7F3C" w:rsidRPr="001E3D5F" w:rsidRDefault="00F94BC8" w:rsidP="00704269">
    <w:pPr>
      <w:pStyle w:val="Footer"/>
      <w:tabs>
        <w:tab w:val="clear" w:pos="9360"/>
        <w:tab w:val="right" w:pos="9072"/>
      </w:tabs>
      <w:rPr>
        <w:sz w:val="18"/>
        <w:szCs w:val="18"/>
        <w:lang w:val="ru-RU"/>
      </w:rPr>
    </w:pPr>
    <w:r>
      <w:rPr>
        <w:sz w:val="18"/>
        <w:szCs w:val="18"/>
        <w:lang w:val="ru-RU"/>
      </w:rPr>
      <w:t>Дека</w:t>
    </w:r>
    <w:r w:rsidR="00453BE3">
      <w:rPr>
        <w:sz w:val="18"/>
        <w:szCs w:val="18"/>
        <w:lang w:val="ru-RU"/>
      </w:rPr>
      <w:t>брь</w:t>
    </w:r>
    <w:r w:rsidR="00BF7F3C">
      <w:rPr>
        <w:sz w:val="18"/>
        <w:szCs w:val="18"/>
        <w:lang w:val="ru-RU"/>
      </w:rPr>
      <w:t xml:space="preserve"> 20</w:t>
    </w:r>
    <w:r w:rsidR="00966DF6" w:rsidRPr="00036BBC">
      <w:rPr>
        <w:sz w:val="18"/>
        <w:szCs w:val="18"/>
        <w:lang w:val="ru-RU"/>
      </w:rPr>
      <w:t>2</w:t>
    </w:r>
    <w:r w:rsidR="001575BD" w:rsidRPr="00036BBC">
      <w:rPr>
        <w:sz w:val="18"/>
        <w:szCs w:val="18"/>
        <w:lang w:val="ru-RU"/>
      </w:rPr>
      <w:t>4</w:t>
    </w:r>
    <w:r w:rsidR="00BF7F3C" w:rsidRPr="00890FF1">
      <w:rPr>
        <w:sz w:val="18"/>
        <w:szCs w:val="18"/>
        <w:lang w:val="ru-RU"/>
      </w:rPr>
      <w:tab/>
      <w:t>© 20</w:t>
    </w:r>
    <w:r w:rsidR="00420CD5" w:rsidRPr="00036BBC">
      <w:rPr>
        <w:sz w:val="18"/>
        <w:szCs w:val="18"/>
        <w:lang w:val="ru-RU"/>
      </w:rPr>
      <w:t>2</w:t>
    </w:r>
    <w:r w:rsidR="00036BBC">
      <w:rPr>
        <w:sz w:val="18"/>
        <w:szCs w:val="18"/>
        <w:lang w:val="ru-RU"/>
      </w:rPr>
      <w:t>4</w:t>
    </w:r>
    <w:r w:rsidR="00BF7F3C" w:rsidRPr="00890FF1">
      <w:rPr>
        <w:sz w:val="18"/>
        <w:szCs w:val="18"/>
        <w:lang w:val="ru-RU"/>
      </w:rPr>
      <w:t xml:space="preserve"> ТОО «Тенгизшевройл»</w:t>
    </w:r>
    <w:r w:rsidR="00BF7F3C" w:rsidRPr="00890FF1">
      <w:rPr>
        <w:sz w:val="18"/>
        <w:szCs w:val="18"/>
        <w:lang w:val="ru-RU"/>
      </w:rPr>
      <w:tab/>
    </w:r>
    <w:r w:rsidR="00A73308" w:rsidRPr="00702E29">
      <w:rPr>
        <w:sz w:val="18"/>
        <w:szCs w:val="18"/>
      </w:rPr>
      <w:fldChar w:fldCharType="begin"/>
    </w:r>
    <w:r w:rsidR="00A73308" w:rsidRPr="001E3AE7">
      <w:rPr>
        <w:sz w:val="18"/>
        <w:szCs w:val="18"/>
        <w:lang w:val="ru-RU"/>
      </w:rPr>
      <w:instrText xml:space="preserve"> </w:instrText>
    </w:r>
    <w:r w:rsidR="00A73308" w:rsidRPr="009877F7">
      <w:rPr>
        <w:sz w:val="18"/>
        <w:szCs w:val="18"/>
      </w:rPr>
      <w:instrText>PAGE</w:instrText>
    </w:r>
    <w:r w:rsidR="00A73308" w:rsidRPr="001E3AE7">
      <w:rPr>
        <w:sz w:val="18"/>
        <w:szCs w:val="18"/>
        <w:lang w:val="ru-RU"/>
      </w:rPr>
      <w:instrText xml:space="preserve"> </w:instrText>
    </w:r>
    <w:r w:rsidR="00A73308" w:rsidRPr="00702E29">
      <w:rPr>
        <w:sz w:val="18"/>
        <w:szCs w:val="18"/>
      </w:rPr>
      <w:fldChar w:fldCharType="separate"/>
    </w:r>
    <w:r w:rsidR="00A73308" w:rsidRPr="00197659">
      <w:rPr>
        <w:sz w:val="18"/>
        <w:szCs w:val="18"/>
        <w:lang w:val="ru-RU"/>
      </w:rPr>
      <w:t>74</w:t>
    </w:r>
    <w:r w:rsidR="00A73308" w:rsidRPr="00702E29">
      <w:rPr>
        <w:sz w:val="18"/>
        <w:szCs w:val="18"/>
      </w:rPr>
      <w:fldChar w:fldCharType="end"/>
    </w:r>
    <w:r w:rsidR="00A73308" w:rsidRPr="001E3AE7">
      <w:rPr>
        <w:sz w:val="18"/>
        <w:lang w:val="ru-RU"/>
      </w:rPr>
      <w:t xml:space="preserve"> из </w:t>
    </w:r>
    <w:r w:rsidR="00A73308" w:rsidRPr="00702E29">
      <w:rPr>
        <w:sz w:val="18"/>
        <w:szCs w:val="18"/>
      </w:rPr>
      <w:fldChar w:fldCharType="begin"/>
    </w:r>
    <w:r w:rsidR="00A73308" w:rsidRPr="001E3AE7">
      <w:rPr>
        <w:sz w:val="18"/>
        <w:szCs w:val="18"/>
        <w:lang w:val="ru-RU"/>
      </w:rPr>
      <w:instrText xml:space="preserve"> </w:instrText>
    </w:r>
    <w:r w:rsidR="00A73308" w:rsidRPr="009877F7">
      <w:rPr>
        <w:sz w:val="18"/>
        <w:szCs w:val="18"/>
      </w:rPr>
      <w:instrText>NUMPAGES</w:instrText>
    </w:r>
    <w:r w:rsidR="00A73308" w:rsidRPr="001E3AE7">
      <w:rPr>
        <w:sz w:val="18"/>
        <w:szCs w:val="18"/>
        <w:lang w:val="ru-RU"/>
      </w:rPr>
      <w:instrText xml:space="preserve"> </w:instrText>
    </w:r>
    <w:r w:rsidR="00A73308" w:rsidRPr="00702E29">
      <w:rPr>
        <w:sz w:val="18"/>
        <w:szCs w:val="18"/>
      </w:rPr>
      <w:fldChar w:fldCharType="separate"/>
    </w:r>
    <w:r w:rsidR="00A73308" w:rsidRPr="00197659">
      <w:rPr>
        <w:sz w:val="18"/>
        <w:szCs w:val="18"/>
        <w:lang w:val="ru-RU"/>
      </w:rPr>
      <w:t>136</w:t>
    </w:r>
    <w:r w:rsidR="00A73308" w:rsidRPr="00702E29">
      <w:rPr>
        <w:sz w:val="18"/>
        <w:szCs w:val="18"/>
      </w:rPr>
      <w:fldChar w:fldCharType="end"/>
    </w:r>
  </w:p>
  <w:p w14:paraId="603B22B1" w14:textId="77777777" w:rsidR="00BF7F3C" w:rsidRPr="00FA5DCE" w:rsidRDefault="00BF7F3C" w:rsidP="00704269">
    <w:pPr>
      <w:pStyle w:val="Footer"/>
      <w:tabs>
        <w:tab w:val="clear" w:pos="9360"/>
        <w:tab w:val="right" w:pos="9072"/>
      </w:tabs>
      <w:rPr>
        <w:sz w:val="18"/>
        <w:szCs w:val="18"/>
        <w:lang w:val="ru-RU"/>
      </w:rPr>
    </w:pPr>
    <w:r w:rsidRPr="00890FF1">
      <w:rPr>
        <w:sz w:val="18"/>
        <w:szCs w:val="18"/>
        <w:lang w:val="ru-RU"/>
      </w:rPr>
      <w:tab/>
      <w:t>КОНФИДЕНЦИАЛЬНО</w:t>
    </w:r>
    <w:r w:rsidRPr="00FA5DCE">
      <w:rPr>
        <w:sz w:val="18"/>
        <w:szCs w:val="18"/>
        <w:lang w:val="ru-RU"/>
      </w:rPr>
      <w:t xml:space="preserve"> </w:t>
    </w:r>
    <w:r w:rsidRPr="00890FF1">
      <w:rPr>
        <w:sz w:val="18"/>
        <w:szCs w:val="18"/>
        <w:lang w:val="ru-RU"/>
      </w:rPr>
      <w:t>ИНФОРМАЦИЯ</w:t>
    </w:r>
    <w:r w:rsidRPr="00FA5DCE">
      <w:rPr>
        <w:sz w:val="18"/>
        <w:szCs w:val="18"/>
        <w:lang w:val="ru-RU"/>
      </w:rPr>
      <w:t xml:space="preserve"> </w:t>
    </w:r>
    <w:r w:rsidRPr="00890FF1">
      <w:rPr>
        <w:sz w:val="18"/>
        <w:szCs w:val="18"/>
        <w:lang w:val="ru-RU"/>
      </w:rPr>
      <w:t>КОМПАНИИ</w:t>
    </w:r>
  </w:p>
  <w:p w14:paraId="57AEB8B7" w14:textId="46B55614" w:rsidR="00BF7F3C" w:rsidRPr="001F1171" w:rsidRDefault="00F94BC8" w:rsidP="00704269">
    <w:pPr>
      <w:pStyle w:val="Footer"/>
      <w:tabs>
        <w:tab w:val="clear" w:pos="9360"/>
        <w:tab w:val="right" w:pos="9072"/>
      </w:tabs>
      <w:rPr>
        <w:sz w:val="18"/>
        <w:szCs w:val="18"/>
        <w:lang w:val="en-GB"/>
      </w:rPr>
    </w:pPr>
    <w:r>
      <w:rPr>
        <w:sz w:val="18"/>
        <w:szCs w:val="18"/>
        <w:lang w:val="en-GB"/>
      </w:rPr>
      <w:t>Dec</w:t>
    </w:r>
    <w:r w:rsidR="00453BE3">
      <w:rPr>
        <w:sz w:val="18"/>
        <w:szCs w:val="18"/>
        <w:lang w:val="en-GB"/>
      </w:rPr>
      <w:t>ember</w:t>
    </w:r>
    <w:r w:rsidR="00BF7F3C">
      <w:rPr>
        <w:sz w:val="18"/>
        <w:szCs w:val="18"/>
        <w:lang w:val="en-GB"/>
      </w:rPr>
      <w:t xml:space="preserve"> 20</w:t>
    </w:r>
    <w:r w:rsidR="00966DF6">
      <w:rPr>
        <w:sz w:val="18"/>
        <w:szCs w:val="18"/>
        <w:lang w:val="en-GB"/>
      </w:rPr>
      <w:t>2</w:t>
    </w:r>
    <w:r w:rsidR="001575BD">
      <w:rPr>
        <w:sz w:val="18"/>
        <w:szCs w:val="18"/>
        <w:lang w:val="en-GB"/>
      </w:rPr>
      <w:t>4</w:t>
    </w:r>
    <w:r w:rsidR="00BF7F3C" w:rsidRPr="00B57ED3">
      <w:rPr>
        <w:sz w:val="18"/>
        <w:szCs w:val="18"/>
        <w:lang w:val="en-GB"/>
      </w:rPr>
      <w:tab/>
      <w:t>© 20</w:t>
    </w:r>
    <w:r w:rsidR="00420CD5">
      <w:rPr>
        <w:sz w:val="18"/>
        <w:szCs w:val="18"/>
        <w:lang w:val="en-GB"/>
      </w:rPr>
      <w:t>2</w:t>
    </w:r>
    <w:r w:rsidR="00036BBC" w:rsidRPr="00036BBC">
      <w:rPr>
        <w:sz w:val="18"/>
        <w:szCs w:val="18"/>
      </w:rPr>
      <w:t>4</w:t>
    </w:r>
    <w:r w:rsidR="00BF7F3C" w:rsidRPr="00B57ED3">
      <w:rPr>
        <w:sz w:val="18"/>
        <w:szCs w:val="18"/>
        <w:lang w:val="en-GB"/>
      </w:rPr>
      <w:t xml:space="preserve"> </w:t>
    </w:r>
    <w:r w:rsidR="00BF7F3C" w:rsidRPr="00890FF1">
      <w:rPr>
        <w:sz w:val="18"/>
        <w:szCs w:val="18"/>
      </w:rPr>
      <w:t>by</w:t>
    </w:r>
    <w:r w:rsidR="00BF7F3C" w:rsidRPr="00B57ED3">
      <w:rPr>
        <w:sz w:val="18"/>
        <w:szCs w:val="18"/>
        <w:lang w:val="en-GB"/>
      </w:rPr>
      <w:t xml:space="preserve"> </w:t>
    </w:r>
    <w:r w:rsidR="00BF7F3C" w:rsidRPr="00890FF1">
      <w:rPr>
        <w:sz w:val="18"/>
        <w:szCs w:val="18"/>
      </w:rPr>
      <w:t>Tengizchevroil</w:t>
    </w:r>
    <w:r w:rsidR="00BF7F3C" w:rsidRPr="00B57ED3">
      <w:rPr>
        <w:sz w:val="18"/>
        <w:szCs w:val="18"/>
        <w:lang w:val="en-GB"/>
      </w:rPr>
      <w:t xml:space="preserve"> </w:t>
    </w:r>
    <w:r w:rsidR="00BF7F3C" w:rsidRPr="00890FF1">
      <w:rPr>
        <w:sz w:val="18"/>
        <w:szCs w:val="18"/>
      </w:rPr>
      <w:t>LLP</w:t>
    </w:r>
    <w:r w:rsidR="00BF7F3C" w:rsidRPr="00B57ED3">
      <w:rPr>
        <w:sz w:val="18"/>
        <w:szCs w:val="18"/>
        <w:lang w:val="en-GB"/>
      </w:rPr>
      <w:tab/>
    </w:r>
    <w:r w:rsidR="00A73308" w:rsidRPr="00704269">
      <w:rPr>
        <w:sz w:val="18"/>
      </w:rPr>
      <w:fldChar w:fldCharType="begin"/>
    </w:r>
    <w:r w:rsidR="00A73308" w:rsidRPr="001632B2">
      <w:rPr>
        <w:sz w:val="18"/>
      </w:rPr>
      <w:instrText xml:space="preserve"> PAGE </w:instrText>
    </w:r>
    <w:r w:rsidR="00A73308" w:rsidRPr="00704269">
      <w:rPr>
        <w:sz w:val="18"/>
      </w:rPr>
      <w:fldChar w:fldCharType="separate"/>
    </w:r>
    <w:r w:rsidR="00A73308">
      <w:rPr>
        <w:sz w:val="18"/>
      </w:rPr>
      <w:t>73</w:t>
    </w:r>
    <w:r w:rsidR="00A73308" w:rsidRPr="00704269">
      <w:rPr>
        <w:sz w:val="18"/>
      </w:rPr>
      <w:fldChar w:fldCharType="end"/>
    </w:r>
    <w:r w:rsidR="00A73308" w:rsidRPr="001632B2">
      <w:rPr>
        <w:sz w:val="18"/>
      </w:rPr>
      <w:t xml:space="preserve"> of </w:t>
    </w:r>
    <w:r w:rsidR="00A73308" w:rsidRPr="00704269">
      <w:rPr>
        <w:sz w:val="18"/>
      </w:rPr>
      <w:fldChar w:fldCharType="begin"/>
    </w:r>
    <w:r w:rsidR="00A73308" w:rsidRPr="001632B2">
      <w:rPr>
        <w:sz w:val="18"/>
      </w:rPr>
      <w:instrText xml:space="preserve"> NUMPAGES </w:instrText>
    </w:r>
    <w:r w:rsidR="00A73308" w:rsidRPr="00704269">
      <w:rPr>
        <w:sz w:val="18"/>
      </w:rPr>
      <w:fldChar w:fldCharType="separate"/>
    </w:r>
    <w:r w:rsidR="00A73308">
      <w:rPr>
        <w:sz w:val="18"/>
      </w:rPr>
      <w:t>136</w:t>
    </w:r>
    <w:r w:rsidR="00A73308" w:rsidRPr="00704269">
      <w:rPr>
        <w:sz w:val="18"/>
      </w:rPr>
      <w:fldChar w:fldCharType="end"/>
    </w:r>
  </w:p>
  <w:p w14:paraId="64F12B35" w14:textId="77777777" w:rsidR="00BF7F3C" w:rsidRPr="00704269" w:rsidRDefault="00BF7F3C" w:rsidP="00704269">
    <w:pPr>
      <w:pStyle w:val="Footer"/>
      <w:jc w:val="center"/>
      <w:rPr>
        <w:szCs w:val="18"/>
        <w:lang w:val="ru-RU"/>
      </w:rPr>
    </w:pPr>
    <w:r w:rsidRPr="00890FF1">
      <w:rPr>
        <w:sz w:val="18"/>
        <w:szCs w:val="18"/>
      </w:rPr>
      <w:t>COMPANY CONFIDENTIAL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A32D3" w14:textId="7410C12D" w:rsidR="00BF7F3C" w:rsidRPr="009C3E3D" w:rsidRDefault="00F94BC8" w:rsidP="00704269">
    <w:pPr>
      <w:pStyle w:val="Footer"/>
      <w:tabs>
        <w:tab w:val="clear" w:pos="9360"/>
        <w:tab w:val="right" w:pos="9072"/>
      </w:tabs>
      <w:rPr>
        <w:sz w:val="18"/>
        <w:szCs w:val="18"/>
        <w:lang w:val="ru-RU"/>
      </w:rPr>
    </w:pPr>
    <w:r>
      <w:rPr>
        <w:sz w:val="18"/>
        <w:szCs w:val="18"/>
        <w:lang w:val="ru-RU"/>
      </w:rPr>
      <w:t>Дека</w:t>
    </w:r>
    <w:r w:rsidR="00732EDF">
      <w:rPr>
        <w:sz w:val="18"/>
        <w:szCs w:val="18"/>
        <w:lang w:val="ru-RU"/>
      </w:rPr>
      <w:t>брь 2024</w:t>
    </w:r>
    <w:r w:rsidR="00BF7F3C" w:rsidRPr="00890FF1">
      <w:rPr>
        <w:sz w:val="18"/>
        <w:szCs w:val="18"/>
        <w:lang w:val="ru-RU"/>
      </w:rPr>
      <w:tab/>
      <w:t>© 20</w:t>
    </w:r>
    <w:r w:rsidR="00420CD5" w:rsidRPr="00036BBC">
      <w:rPr>
        <w:sz w:val="18"/>
        <w:szCs w:val="18"/>
        <w:lang w:val="ru-RU"/>
      </w:rPr>
      <w:t>2</w:t>
    </w:r>
    <w:r w:rsidR="00036BBC">
      <w:rPr>
        <w:sz w:val="18"/>
        <w:szCs w:val="18"/>
        <w:lang w:val="ru-RU"/>
      </w:rPr>
      <w:t>4</w:t>
    </w:r>
    <w:r w:rsidR="00BF7F3C" w:rsidRPr="00890FF1">
      <w:rPr>
        <w:sz w:val="18"/>
        <w:szCs w:val="18"/>
        <w:lang w:val="ru-RU"/>
      </w:rPr>
      <w:t xml:space="preserve"> ТОО «Тенгизшевройл»</w:t>
    </w:r>
    <w:r w:rsidR="00BF7F3C" w:rsidRPr="00890FF1">
      <w:rPr>
        <w:sz w:val="18"/>
        <w:szCs w:val="18"/>
        <w:lang w:val="ru-RU"/>
      </w:rPr>
      <w:tab/>
    </w:r>
    <w:r w:rsidR="00A73308" w:rsidRPr="00702E29">
      <w:rPr>
        <w:sz w:val="18"/>
        <w:szCs w:val="18"/>
      </w:rPr>
      <w:fldChar w:fldCharType="begin"/>
    </w:r>
    <w:r w:rsidR="00A73308" w:rsidRPr="001E3AE7">
      <w:rPr>
        <w:sz w:val="18"/>
        <w:szCs w:val="18"/>
        <w:lang w:val="ru-RU"/>
      </w:rPr>
      <w:instrText xml:space="preserve"> </w:instrText>
    </w:r>
    <w:r w:rsidR="00A73308" w:rsidRPr="009877F7">
      <w:rPr>
        <w:sz w:val="18"/>
        <w:szCs w:val="18"/>
      </w:rPr>
      <w:instrText>PAGE</w:instrText>
    </w:r>
    <w:r w:rsidR="00A73308" w:rsidRPr="001E3AE7">
      <w:rPr>
        <w:sz w:val="18"/>
        <w:szCs w:val="18"/>
        <w:lang w:val="ru-RU"/>
      </w:rPr>
      <w:instrText xml:space="preserve"> </w:instrText>
    </w:r>
    <w:r w:rsidR="00A73308" w:rsidRPr="00702E29">
      <w:rPr>
        <w:sz w:val="18"/>
        <w:szCs w:val="18"/>
      </w:rPr>
      <w:fldChar w:fldCharType="separate"/>
    </w:r>
    <w:r w:rsidR="00A73308" w:rsidRPr="00197659">
      <w:rPr>
        <w:sz w:val="18"/>
        <w:szCs w:val="18"/>
        <w:lang w:val="ru-RU"/>
      </w:rPr>
      <w:t>73</w:t>
    </w:r>
    <w:r w:rsidR="00A73308" w:rsidRPr="00702E29">
      <w:rPr>
        <w:sz w:val="18"/>
        <w:szCs w:val="18"/>
      </w:rPr>
      <w:fldChar w:fldCharType="end"/>
    </w:r>
    <w:r w:rsidR="00A73308" w:rsidRPr="001E3AE7">
      <w:rPr>
        <w:sz w:val="18"/>
        <w:lang w:val="ru-RU"/>
      </w:rPr>
      <w:t xml:space="preserve"> из </w:t>
    </w:r>
    <w:r w:rsidR="00A73308" w:rsidRPr="00702E29">
      <w:rPr>
        <w:sz w:val="18"/>
        <w:szCs w:val="18"/>
      </w:rPr>
      <w:fldChar w:fldCharType="begin"/>
    </w:r>
    <w:r w:rsidR="00A73308" w:rsidRPr="001E3AE7">
      <w:rPr>
        <w:sz w:val="18"/>
        <w:szCs w:val="18"/>
        <w:lang w:val="ru-RU"/>
      </w:rPr>
      <w:instrText xml:space="preserve"> </w:instrText>
    </w:r>
    <w:r w:rsidR="00A73308" w:rsidRPr="009877F7">
      <w:rPr>
        <w:sz w:val="18"/>
        <w:szCs w:val="18"/>
      </w:rPr>
      <w:instrText>NUMPAGES</w:instrText>
    </w:r>
    <w:r w:rsidR="00A73308" w:rsidRPr="001E3AE7">
      <w:rPr>
        <w:sz w:val="18"/>
        <w:szCs w:val="18"/>
        <w:lang w:val="ru-RU"/>
      </w:rPr>
      <w:instrText xml:space="preserve"> </w:instrText>
    </w:r>
    <w:r w:rsidR="00A73308" w:rsidRPr="00702E29">
      <w:rPr>
        <w:sz w:val="18"/>
        <w:szCs w:val="18"/>
      </w:rPr>
      <w:fldChar w:fldCharType="separate"/>
    </w:r>
    <w:r w:rsidR="00A73308" w:rsidRPr="00197659">
      <w:rPr>
        <w:sz w:val="18"/>
        <w:szCs w:val="18"/>
        <w:lang w:val="ru-RU"/>
      </w:rPr>
      <w:t>136</w:t>
    </w:r>
    <w:r w:rsidR="00A73308" w:rsidRPr="00702E29">
      <w:rPr>
        <w:sz w:val="18"/>
        <w:szCs w:val="18"/>
      </w:rPr>
      <w:fldChar w:fldCharType="end"/>
    </w:r>
  </w:p>
  <w:p w14:paraId="3A8CB8D2" w14:textId="77777777" w:rsidR="00BF7F3C" w:rsidRPr="00FA5DCE" w:rsidRDefault="00BF7F3C" w:rsidP="00704269">
    <w:pPr>
      <w:pStyle w:val="Footer"/>
      <w:tabs>
        <w:tab w:val="clear" w:pos="9360"/>
        <w:tab w:val="right" w:pos="9072"/>
      </w:tabs>
      <w:rPr>
        <w:sz w:val="18"/>
        <w:szCs w:val="18"/>
        <w:lang w:val="ru-RU"/>
      </w:rPr>
    </w:pPr>
    <w:r w:rsidRPr="00890FF1">
      <w:rPr>
        <w:sz w:val="18"/>
        <w:szCs w:val="18"/>
        <w:lang w:val="ru-RU"/>
      </w:rPr>
      <w:tab/>
      <w:t>КОНФИДЕНЦИАЛЬНО</w:t>
    </w:r>
    <w:r w:rsidRPr="00FA5DCE">
      <w:rPr>
        <w:sz w:val="18"/>
        <w:szCs w:val="18"/>
        <w:lang w:val="ru-RU"/>
      </w:rPr>
      <w:t xml:space="preserve"> </w:t>
    </w:r>
    <w:r w:rsidRPr="00890FF1">
      <w:rPr>
        <w:sz w:val="18"/>
        <w:szCs w:val="18"/>
        <w:lang w:val="ru-RU"/>
      </w:rPr>
      <w:t>ИНФОРМАЦИЯ</w:t>
    </w:r>
    <w:r w:rsidRPr="00FA5DCE">
      <w:rPr>
        <w:sz w:val="18"/>
        <w:szCs w:val="18"/>
        <w:lang w:val="ru-RU"/>
      </w:rPr>
      <w:t xml:space="preserve"> </w:t>
    </w:r>
    <w:r w:rsidRPr="00890FF1">
      <w:rPr>
        <w:sz w:val="18"/>
        <w:szCs w:val="18"/>
        <w:lang w:val="ru-RU"/>
      </w:rPr>
      <w:t>КОМПАНИИ</w:t>
    </w:r>
  </w:p>
  <w:p w14:paraId="439B26FB" w14:textId="62668056" w:rsidR="00BF7F3C" w:rsidRPr="00DB2720" w:rsidRDefault="00F94BC8" w:rsidP="00704269">
    <w:pPr>
      <w:pStyle w:val="Footer"/>
      <w:tabs>
        <w:tab w:val="clear" w:pos="9360"/>
        <w:tab w:val="right" w:pos="9072"/>
      </w:tabs>
      <w:rPr>
        <w:sz w:val="18"/>
        <w:szCs w:val="18"/>
        <w:lang w:val="en-GB"/>
      </w:rPr>
    </w:pPr>
    <w:r>
      <w:rPr>
        <w:sz w:val="18"/>
        <w:szCs w:val="18"/>
      </w:rPr>
      <w:t>Dec</w:t>
    </w:r>
    <w:r w:rsidR="00732EDF">
      <w:rPr>
        <w:sz w:val="18"/>
        <w:szCs w:val="18"/>
      </w:rPr>
      <w:t>ember 2024</w:t>
    </w:r>
    <w:r w:rsidR="00BF7F3C" w:rsidRPr="00915B6C">
      <w:rPr>
        <w:sz w:val="18"/>
        <w:szCs w:val="18"/>
        <w:lang w:val="en-GB"/>
      </w:rPr>
      <w:tab/>
      <w:t>© 20</w:t>
    </w:r>
    <w:r w:rsidR="00420CD5">
      <w:rPr>
        <w:sz w:val="18"/>
        <w:szCs w:val="18"/>
        <w:lang w:val="en-GB"/>
      </w:rPr>
      <w:t>2</w:t>
    </w:r>
    <w:r w:rsidR="00036BBC" w:rsidRPr="00036BBC">
      <w:rPr>
        <w:sz w:val="18"/>
        <w:szCs w:val="18"/>
      </w:rPr>
      <w:t>4</w:t>
    </w:r>
    <w:r w:rsidR="00BF7F3C" w:rsidRPr="00915B6C">
      <w:rPr>
        <w:sz w:val="18"/>
        <w:szCs w:val="18"/>
        <w:lang w:val="en-GB"/>
      </w:rPr>
      <w:t xml:space="preserve"> </w:t>
    </w:r>
    <w:r w:rsidR="00BF7F3C" w:rsidRPr="00890FF1">
      <w:rPr>
        <w:sz w:val="18"/>
        <w:szCs w:val="18"/>
      </w:rPr>
      <w:t>by</w:t>
    </w:r>
    <w:r w:rsidR="00BF7F3C" w:rsidRPr="00915B6C">
      <w:rPr>
        <w:sz w:val="18"/>
        <w:szCs w:val="18"/>
        <w:lang w:val="en-GB"/>
      </w:rPr>
      <w:t xml:space="preserve"> </w:t>
    </w:r>
    <w:r w:rsidR="00BF7F3C" w:rsidRPr="00890FF1">
      <w:rPr>
        <w:sz w:val="18"/>
        <w:szCs w:val="18"/>
      </w:rPr>
      <w:t>Tengizchevroil</w:t>
    </w:r>
    <w:r w:rsidR="00BF7F3C" w:rsidRPr="00915B6C">
      <w:rPr>
        <w:sz w:val="18"/>
        <w:szCs w:val="18"/>
        <w:lang w:val="en-GB"/>
      </w:rPr>
      <w:t xml:space="preserve"> </w:t>
    </w:r>
    <w:r w:rsidR="00BF7F3C" w:rsidRPr="00890FF1">
      <w:rPr>
        <w:sz w:val="18"/>
        <w:szCs w:val="18"/>
      </w:rPr>
      <w:t>LLP</w:t>
    </w:r>
    <w:r w:rsidR="00BF7F3C" w:rsidRPr="00915B6C">
      <w:rPr>
        <w:sz w:val="18"/>
        <w:szCs w:val="18"/>
        <w:lang w:val="en-GB"/>
      </w:rPr>
      <w:tab/>
    </w:r>
    <w:r w:rsidR="00A73308" w:rsidRPr="00704269">
      <w:rPr>
        <w:sz w:val="18"/>
      </w:rPr>
      <w:fldChar w:fldCharType="begin"/>
    </w:r>
    <w:r w:rsidR="00A73308" w:rsidRPr="001632B2">
      <w:rPr>
        <w:sz w:val="18"/>
      </w:rPr>
      <w:instrText xml:space="preserve"> PAGE </w:instrText>
    </w:r>
    <w:r w:rsidR="00A73308" w:rsidRPr="00704269">
      <w:rPr>
        <w:sz w:val="18"/>
      </w:rPr>
      <w:fldChar w:fldCharType="separate"/>
    </w:r>
    <w:r w:rsidR="00A73308">
      <w:rPr>
        <w:sz w:val="18"/>
      </w:rPr>
      <w:t>73</w:t>
    </w:r>
    <w:r w:rsidR="00A73308" w:rsidRPr="00704269">
      <w:rPr>
        <w:sz w:val="18"/>
      </w:rPr>
      <w:fldChar w:fldCharType="end"/>
    </w:r>
    <w:r w:rsidR="00A73308" w:rsidRPr="001632B2">
      <w:rPr>
        <w:sz w:val="18"/>
      </w:rPr>
      <w:t xml:space="preserve"> of </w:t>
    </w:r>
    <w:r w:rsidR="00A73308" w:rsidRPr="00704269">
      <w:rPr>
        <w:sz w:val="18"/>
      </w:rPr>
      <w:fldChar w:fldCharType="begin"/>
    </w:r>
    <w:r w:rsidR="00A73308" w:rsidRPr="001632B2">
      <w:rPr>
        <w:sz w:val="18"/>
      </w:rPr>
      <w:instrText xml:space="preserve"> NUMPAGES </w:instrText>
    </w:r>
    <w:r w:rsidR="00A73308" w:rsidRPr="00704269">
      <w:rPr>
        <w:sz w:val="18"/>
      </w:rPr>
      <w:fldChar w:fldCharType="separate"/>
    </w:r>
    <w:r w:rsidR="00A73308">
      <w:rPr>
        <w:sz w:val="18"/>
      </w:rPr>
      <w:t>136</w:t>
    </w:r>
    <w:r w:rsidR="00A73308" w:rsidRPr="00704269">
      <w:rPr>
        <w:sz w:val="18"/>
      </w:rPr>
      <w:fldChar w:fldCharType="end"/>
    </w:r>
  </w:p>
  <w:p w14:paraId="32334B18" w14:textId="77777777" w:rsidR="00BF7F3C" w:rsidRPr="00704269" w:rsidRDefault="00BF7F3C" w:rsidP="00704269">
    <w:pPr>
      <w:pStyle w:val="Footer"/>
      <w:jc w:val="center"/>
      <w:rPr>
        <w:szCs w:val="18"/>
        <w:lang w:val="ru-RU"/>
      </w:rPr>
    </w:pPr>
    <w:r w:rsidRPr="00890FF1">
      <w:rPr>
        <w:sz w:val="18"/>
        <w:szCs w:val="18"/>
      </w:rPr>
      <w:t>COMPANY CONFIDENTIAL</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C7CE3" w14:textId="5152CD01" w:rsidR="00BF7F3C" w:rsidRPr="00702E29" w:rsidRDefault="00F94BC8" w:rsidP="00F118E0">
    <w:pPr>
      <w:pStyle w:val="Footer"/>
      <w:tabs>
        <w:tab w:val="clear" w:pos="4680"/>
        <w:tab w:val="clear" w:pos="9360"/>
        <w:tab w:val="center" w:pos="4513"/>
      </w:tabs>
      <w:rPr>
        <w:sz w:val="18"/>
        <w:szCs w:val="18"/>
        <w:lang w:val="ru-RU"/>
      </w:rPr>
    </w:pPr>
    <w:r>
      <w:rPr>
        <w:sz w:val="18"/>
        <w:szCs w:val="18"/>
        <w:lang w:val="ru-RU"/>
      </w:rPr>
      <w:t>Дека</w:t>
    </w:r>
    <w:r w:rsidR="00453BE3">
      <w:rPr>
        <w:sz w:val="18"/>
        <w:szCs w:val="18"/>
        <w:lang w:val="ru-RU"/>
      </w:rPr>
      <w:t>брь</w:t>
    </w:r>
    <w:r w:rsidR="00BF7F3C">
      <w:rPr>
        <w:sz w:val="18"/>
        <w:szCs w:val="18"/>
        <w:lang w:val="ru-RU"/>
      </w:rPr>
      <w:t xml:space="preserve"> 20</w:t>
    </w:r>
    <w:r w:rsidR="00FB46C3" w:rsidRPr="00404A5C">
      <w:rPr>
        <w:sz w:val="18"/>
        <w:szCs w:val="18"/>
        <w:lang w:val="ru-RU"/>
      </w:rPr>
      <w:t>24</w:t>
    </w:r>
    <w:r w:rsidR="00BF7F3C" w:rsidRPr="00702E29" w:rsidDel="00683C06">
      <w:rPr>
        <w:lang w:val="ru-RU"/>
      </w:rPr>
      <w:tab/>
    </w:r>
    <w:r w:rsidR="00BF7F3C" w:rsidRPr="00702E29">
      <w:rPr>
        <w:sz w:val="18"/>
        <w:lang w:val="ru-RU"/>
      </w:rPr>
      <w:t>© 20</w:t>
    </w:r>
    <w:r w:rsidR="008C4772" w:rsidRPr="00197659">
      <w:rPr>
        <w:sz w:val="18"/>
        <w:lang w:val="ru-RU"/>
      </w:rPr>
      <w:t>24</w:t>
    </w:r>
    <w:r w:rsidR="00BF7F3C" w:rsidRPr="00702E29">
      <w:rPr>
        <w:sz w:val="18"/>
        <w:lang w:val="ru-RU"/>
      </w:rPr>
      <w:t xml:space="preserve"> ТОО «Тенгизшевройл»</w:t>
    </w:r>
    <w:r w:rsidR="00BF7F3C" w:rsidRPr="00702E29">
      <w:rPr>
        <w:lang w:val="ru-RU"/>
      </w:rPr>
      <w:tab/>
    </w:r>
    <w:r w:rsidR="00BF7F3C" w:rsidRPr="00702E29">
      <w:rPr>
        <w:sz w:val="18"/>
        <w:szCs w:val="18"/>
        <w:lang w:val="ru-RU"/>
      </w:rPr>
      <w:t xml:space="preserve"> </w:t>
    </w:r>
    <w:r w:rsidR="00BF7F3C" w:rsidRPr="00915B6C">
      <w:rPr>
        <w:sz w:val="18"/>
        <w:szCs w:val="18"/>
        <w:lang w:val="ru-RU"/>
      </w:rPr>
      <w:tab/>
    </w:r>
    <w:r w:rsidR="00BF7F3C" w:rsidRPr="00915B6C">
      <w:rPr>
        <w:sz w:val="18"/>
        <w:szCs w:val="18"/>
        <w:lang w:val="ru-RU"/>
      </w:rPr>
      <w:tab/>
    </w:r>
    <w:r w:rsidR="008C4772" w:rsidRPr="00702E29">
      <w:rPr>
        <w:sz w:val="18"/>
        <w:szCs w:val="18"/>
      </w:rPr>
      <w:fldChar w:fldCharType="begin"/>
    </w:r>
    <w:r w:rsidR="008C4772" w:rsidRPr="001E3AE7">
      <w:rPr>
        <w:sz w:val="18"/>
        <w:szCs w:val="18"/>
        <w:lang w:val="ru-RU"/>
      </w:rPr>
      <w:instrText xml:space="preserve"> </w:instrText>
    </w:r>
    <w:r w:rsidR="008C4772" w:rsidRPr="009877F7">
      <w:rPr>
        <w:sz w:val="18"/>
        <w:szCs w:val="18"/>
      </w:rPr>
      <w:instrText>PAGE</w:instrText>
    </w:r>
    <w:r w:rsidR="008C4772" w:rsidRPr="001E3AE7">
      <w:rPr>
        <w:sz w:val="18"/>
        <w:szCs w:val="18"/>
        <w:lang w:val="ru-RU"/>
      </w:rPr>
      <w:instrText xml:space="preserve"> </w:instrText>
    </w:r>
    <w:r w:rsidR="008C4772" w:rsidRPr="00702E29">
      <w:rPr>
        <w:sz w:val="18"/>
        <w:szCs w:val="18"/>
      </w:rPr>
      <w:fldChar w:fldCharType="separate"/>
    </w:r>
    <w:r w:rsidR="008C4772" w:rsidRPr="00197659">
      <w:rPr>
        <w:sz w:val="18"/>
        <w:szCs w:val="18"/>
        <w:lang w:val="ru-RU"/>
      </w:rPr>
      <w:t>128</w:t>
    </w:r>
    <w:r w:rsidR="008C4772" w:rsidRPr="00702E29">
      <w:rPr>
        <w:sz w:val="18"/>
        <w:szCs w:val="18"/>
      </w:rPr>
      <w:fldChar w:fldCharType="end"/>
    </w:r>
    <w:r w:rsidR="008C4772" w:rsidRPr="001E3AE7">
      <w:rPr>
        <w:sz w:val="18"/>
        <w:lang w:val="ru-RU"/>
      </w:rPr>
      <w:t xml:space="preserve"> из </w:t>
    </w:r>
    <w:r w:rsidR="008C4772" w:rsidRPr="00702E29">
      <w:rPr>
        <w:sz w:val="18"/>
        <w:szCs w:val="18"/>
      </w:rPr>
      <w:fldChar w:fldCharType="begin"/>
    </w:r>
    <w:r w:rsidR="008C4772" w:rsidRPr="001E3AE7">
      <w:rPr>
        <w:sz w:val="18"/>
        <w:szCs w:val="18"/>
        <w:lang w:val="ru-RU"/>
      </w:rPr>
      <w:instrText xml:space="preserve"> </w:instrText>
    </w:r>
    <w:r w:rsidR="008C4772" w:rsidRPr="009877F7">
      <w:rPr>
        <w:sz w:val="18"/>
        <w:szCs w:val="18"/>
      </w:rPr>
      <w:instrText>NUMPAGES</w:instrText>
    </w:r>
    <w:r w:rsidR="008C4772" w:rsidRPr="001E3AE7">
      <w:rPr>
        <w:sz w:val="18"/>
        <w:szCs w:val="18"/>
        <w:lang w:val="ru-RU"/>
      </w:rPr>
      <w:instrText xml:space="preserve"> </w:instrText>
    </w:r>
    <w:r w:rsidR="008C4772" w:rsidRPr="00702E29">
      <w:rPr>
        <w:sz w:val="18"/>
        <w:szCs w:val="18"/>
      </w:rPr>
      <w:fldChar w:fldCharType="separate"/>
    </w:r>
    <w:r w:rsidR="008C4772" w:rsidRPr="00197659">
      <w:rPr>
        <w:sz w:val="18"/>
        <w:szCs w:val="18"/>
        <w:lang w:val="ru-RU"/>
      </w:rPr>
      <w:t>136</w:t>
    </w:r>
    <w:r w:rsidR="008C4772" w:rsidRPr="00702E29">
      <w:rPr>
        <w:sz w:val="18"/>
        <w:szCs w:val="18"/>
      </w:rPr>
      <w:fldChar w:fldCharType="end"/>
    </w:r>
    <w:r w:rsidR="00BF7F3C" w:rsidDel="00683C06">
      <w:rPr>
        <w:sz w:val="18"/>
        <w:szCs w:val="18"/>
        <w:lang w:val="ru-RU"/>
      </w:rPr>
      <w:t xml:space="preserve"> </w:t>
    </w:r>
    <w:r w:rsidR="00BF7F3C" w:rsidRPr="00702E29">
      <w:rPr>
        <w:sz w:val="18"/>
        <w:szCs w:val="18"/>
        <w:lang w:val="ru-RU"/>
      </w:rPr>
      <w:t xml:space="preserve"> </w:t>
    </w:r>
  </w:p>
  <w:p w14:paraId="6A5FCCA1" w14:textId="77777777" w:rsidR="00BF7F3C" w:rsidRDefault="00BF7F3C">
    <w:pPr>
      <w:pStyle w:val="Footer"/>
      <w:tabs>
        <w:tab w:val="clear" w:pos="4680"/>
        <w:tab w:val="clear" w:pos="9360"/>
        <w:tab w:val="center" w:pos="6930"/>
        <w:tab w:val="right" w:pos="13950"/>
      </w:tabs>
      <w:jc w:val="center"/>
      <w:rPr>
        <w:sz w:val="18"/>
        <w:szCs w:val="18"/>
        <w:lang w:val="ru-RU"/>
      </w:rPr>
    </w:pPr>
    <w:r w:rsidRPr="00702E29">
      <w:rPr>
        <w:sz w:val="18"/>
        <w:lang w:val="ru-RU"/>
      </w:rPr>
      <w:t>КОНФИДЕНЦИАЛЬНАЯ ИНФОРМАЦИЯ КОМПАНИИ</w:t>
    </w:r>
  </w:p>
  <w:p w14:paraId="783A3738" w14:textId="2C96EC1E" w:rsidR="00BF7F3C" w:rsidRPr="001F1171" w:rsidRDefault="00F94BC8" w:rsidP="00F118E0">
    <w:pPr>
      <w:pStyle w:val="Footer"/>
      <w:tabs>
        <w:tab w:val="clear" w:pos="4680"/>
        <w:tab w:val="clear" w:pos="9360"/>
        <w:tab w:val="center" w:pos="4513"/>
      </w:tabs>
      <w:rPr>
        <w:sz w:val="18"/>
        <w:lang w:val="en-GB"/>
      </w:rPr>
    </w:pPr>
    <w:r>
      <w:rPr>
        <w:sz w:val="18"/>
        <w:szCs w:val="18"/>
        <w:lang w:val="en-GB"/>
      </w:rPr>
      <w:t>Dec</w:t>
    </w:r>
    <w:r w:rsidR="00453BE3">
      <w:rPr>
        <w:sz w:val="18"/>
        <w:szCs w:val="18"/>
        <w:lang w:val="en-GB"/>
      </w:rPr>
      <w:t>ember</w:t>
    </w:r>
    <w:r w:rsidR="00BF7F3C">
      <w:rPr>
        <w:sz w:val="18"/>
        <w:szCs w:val="18"/>
        <w:lang w:val="en-GB"/>
      </w:rPr>
      <w:t xml:space="preserve"> 20</w:t>
    </w:r>
    <w:r w:rsidR="00FB46C3">
      <w:rPr>
        <w:sz w:val="18"/>
        <w:szCs w:val="18"/>
        <w:lang w:val="en-GB"/>
      </w:rPr>
      <w:t>24</w:t>
    </w:r>
    <w:r w:rsidR="00BF7F3C" w:rsidDel="00AC4E8A">
      <w:rPr>
        <w:sz w:val="18"/>
        <w:szCs w:val="18"/>
      </w:rPr>
      <w:tab/>
    </w:r>
    <w:r w:rsidR="00BF7F3C" w:rsidRPr="00B57ED3">
      <w:rPr>
        <w:sz w:val="18"/>
        <w:lang w:val="en-GB"/>
      </w:rPr>
      <w:t>© 20</w:t>
    </w:r>
    <w:r w:rsidR="008C4772">
      <w:rPr>
        <w:sz w:val="18"/>
        <w:lang w:val="en-GB"/>
      </w:rPr>
      <w:t>24</w:t>
    </w:r>
    <w:r w:rsidR="00BF7F3C" w:rsidRPr="00B57ED3">
      <w:rPr>
        <w:sz w:val="18"/>
        <w:lang w:val="en-GB"/>
      </w:rPr>
      <w:t xml:space="preserve"> </w:t>
    </w:r>
    <w:r w:rsidR="00BF7F3C" w:rsidRPr="002658A7">
      <w:rPr>
        <w:sz w:val="18"/>
      </w:rPr>
      <w:t>by</w:t>
    </w:r>
    <w:r w:rsidR="00BF7F3C" w:rsidRPr="00B57ED3">
      <w:rPr>
        <w:sz w:val="18"/>
        <w:lang w:val="en-GB"/>
      </w:rPr>
      <w:t xml:space="preserve"> </w:t>
    </w:r>
    <w:r w:rsidR="00BF7F3C" w:rsidRPr="002658A7">
      <w:rPr>
        <w:sz w:val="18"/>
      </w:rPr>
      <w:t>Tengizchevroil</w:t>
    </w:r>
    <w:r w:rsidR="00BF7F3C" w:rsidRPr="00B57ED3">
      <w:rPr>
        <w:sz w:val="18"/>
        <w:lang w:val="en-GB"/>
      </w:rPr>
      <w:t xml:space="preserve"> </w:t>
    </w:r>
    <w:r w:rsidR="00BF7F3C" w:rsidRPr="002658A7">
      <w:rPr>
        <w:sz w:val="18"/>
      </w:rPr>
      <w:t>LLP</w:t>
    </w:r>
    <w:r w:rsidR="00BF7F3C" w:rsidRPr="00683C06">
      <w:rPr>
        <w:lang w:val="en-GB"/>
      </w:rPr>
      <w:tab/>
    </w:r>
    <w:r w:rsidR="00BF7F3C">
      <w:rPr>
        <w:lang w:val="en-GB"/>
      </w:rPr>
      <w:tab/>
    </w:r>
    <w:r w:rsidR="00BF7F3C">
      <w:rPr>
        <w:lang w:val="en-GB"/>
      </w:rPr>
      <w:tab/>
    </w:r>
    <w:r w:rsidR="008C4772" w:rsidRPr="00704269">
      <w:rPr>
        <w:sz w:val="18"/>
      </w:rPr>
      <w:fldChar w:fldCharType="begin"/>
    </w:r>
    <w:r w:rsidR="008C4772" w:rsidRPr="001632B2">
      <w:rPr>
        <w:sz w:val="18"/>
      </w:rPr>
      <w:instrText xml:space="preserve"> PAGE </w:instrText>
    </w:r>
    <w:r w:rsidR="008C4772" w:rsidRPr="00704269">
      <w:rPr>
        <w:sz w:val="18"/>
      </w:rPr>
      <w:fldChar w:fldCharType="separate"/>
    </w:r>
    <w:r w:rsidR="008C4772">
      <w:rPr>
        <w:sz w:val="18"/>
      </w:rPr>
      <w:t>127</w:t>
    </w:r>
    <w:r w:rsidR="008C4772" w:rsidRPr="00704269">
      <w:rPr>
        <w:sz w:val="18"/>
      </w:rPr>
      <w:fldChar w:fldCharType="end"/>
    </w:r>
    <w:r w:rsidR="008C4772" w:rsidRPr="001632B2">
      <w:rPr>
        <w:sz w:val="18"/>
      </w:rPr>
      <w:t xml:space="preserve"> of </w:t>
    </w:r>
    <w:r w:rsidR="008C4772" w:rsidRPr="00704269">
      <w:rPr>
        <w:sz w:val="18"/>
      </w:rPr>
      <w:fldChar w:fldCharType="begin"/>
    </w:r>
    <w:r w:rsidR="008C4772" w:rsidRPr="001632B2">
      <w:rPr>
        <w:sz w:val="18"/>
      </w:rPr>
      <w:instrText xml:space="preserve"> NUMPAGES </w:instrText>
    </w:r>
    <w:r w:rsidR="008C4772" w:rsidRPr="00704269">
      <w:rPr>
        <w:sz w:val="18"/>
      </w:rPr>
      <w:fldChar w:fldCharType="separate"/>
    </w:r>
    <w:r w:rsidR="008C4772">
      <w:rPr>
        <w:sz w:val="18"/>
      </w:rPr>
      <w:t>136</w:t>
    </w:r>
    <w:r w:rsidR="008C4772" w:rsidRPr="00704269">
      <w:rPr>
        <w:sz w:val="18"/>
      </w:rPr>
      <w:fldChar w:fldCharType="end"/>
    </w:r>
  </w:p>
  <w:p w14:paraId="6C654D69" w14:textId="77777777" w:rsidR="00BF7F3C" w:rsidRPr="0049118F" w:rsidRDefault="00BF7F3C" w:rsidP="0049118F">
    <w:pPr>
      <w:pStyle w:val="Footer"/>
      <w:tabs>
        <w:tab w:val="clear" w:pos="4680"/>
        <w:tab w:val="clear" w:pos="9360"/>
        <w:tab w:val="center" w:pos="6840"/>
        <w:tab w:val="center" w:pos="6930"/>
        <w:tab w:val="right" w:pos="13320"/>
        <w:tab w:val="right" w:pos="13950"/>
      </w:tabs>
      <w:jc w:val="center"/>
      <w:rPr>
        <w:sz w:val="18"/>
        <w:szCs w:val="18"/>
        <w:lang w:val="ru-RU"/>
      </w:rPr>
    </w:pPr>
    <w:r>
      <w:rPr>
        <w:sz w:val="18"/>
      </w:rPr>
      <w:t>COMPANY CONFIDENTIAL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A21D4" w14:textId="73D9064F" w:rsidR="00BF7F3C" w:rsidRPr="001E3D5F" w:rsidRDefault="00F94BC8" w:rsidP="00DD5463">
    <w:pPr>
      <w:pStyle w:val="Footer"/>
      <w:tabs>
        <w:tab w:val="clear" w:pos="4680"/>
        <w:tab w:val="clear" w:pos="9360"/>
        <w:tab w:val="center" w:pos="4513"/>
      </w:tabs>
      <w:rPr>
        <w:sz w:val="18"/>
        <w:szCs w:val="18"/>
        <w:lang w:val="ru-RU"/>
      </w:rPr>
    </w:pPr>
    <w:r>
      <w:rPr>
        <w:sz w:val="18"/>
        <w:szCs w:val="18"/>
        <w:lang w:val="ru-RU"/>
      </w:rPr>
      <w:t>Дека</w:t>
    </w:r>
    <w:r w:rsidR="00453BE3">
      <w:rPr>
        <w:sz w:val="18"/>
        <w:szCs w:val="18"/>
        <w:lang w:val="ru-RU"/>
      </w:rPr>
      <w:t>брь</w:t>
    </w:r>
    <w:r w:rsidR="00BF7F3C">
      <w:rPr>
        <w:sz w:val="18"/>
        <w:szCs w:val="18"/>
        <w:lang w:val="ru-RU"/>
      </w:rPr>
      <w:t xml:space="preserve"> 20</w:t>
    </w:r>
    <w:r w:rsidR="00FB46C3" w:rsidRPr="00101137">
      <w:rPr>
        <w:sz w:val="18"/>
        <w:szCs w:val="18"/>
        <w:lang w:val="ru-RU"/>
      </w:rPr>
      <w:t>24</w:t>
    </w:r>
    <w:r w:rsidR="00BF7F3C" w:rsidRPr="00702E29" w:rsidDel="00683C06">
      <w:rPr>
        <w:lang w:val="ru-RU"/>
      </w:rPr>
      <w:tab/>
    </w:r>
    <w:r w:rsidR="00BF7F3C" w:rsidRPr="00702E29">
      <w:rPr>
        <w:sz w:val="18"/>
        <w:lang w:val="ru-RU"/>
      </w:rPr>
      <w:t>© 20</w:t>
    </w:r>
    <w:r w:rsidR="008C4772" w:rsidRPr="008C4772">
      <w:rPr>
        <w:sz w:val="18"/>
        <w:lang w:val="ru-RU"/>
      </w:rPr>
      <w:t>24</w:t>
    </w:r>
    <w:r w:rsidR="00BF7F3C" w:rsidRPr="00702E29">
      <w:rPr>
        <w:sz w:val="18"/>
        <w:lang w:val="ru-RU"/>
      </w:rPr>
      <w:t xml:space="preserve"> ТОО «Тенгизшевройл»</w:t>
    </w:r>
    <w:r w:rsidR="00BF7F3C" w:rsidRPr="00702E29">
      <w:rPr>
        <w:lang w:val="ru-RU"/>
      </w:rPr>
      <w:tab/>
    </w:r>
    <w:r w:rsidR="00BF7F3C" w:rsidRPr="00702E29">
      <w:rPr>
        <w:sz w:val="18"/>
        <w:szCs w:val="18"/>
        <w:lang w:val="ru-RU"/>
      </w:rPr>
      <w:t xml:space="preserve"> </w:t>
    </w:r>
    <w:r w:rsidR="00BF7F3C" w:rsidRPr="00915B6C">
      <w:rPr>
        <w:sz w:val="18"/>
        <w:szCs w:val="18"/>
        <w:lang w:val="ru-RU"/>
      </w:rPr>
      <w:tab/>
    </w:r>
    <w:r w:rsidR="00BF7F3C" w:rsidRPr="00915B6C">
      <w:rPr>
        <w:sz w:val="18"/>
        <w:szCs w:val="18"/>
        <w:lang w:val="ru-RU"/>
      </w:rPr>
      <w:tab/>
    </w:r>
    <w:r w:rsidR="008C4772" w:rsidRPr="00702E29">
      <w:rPr>
        <w:sz w:val="18"/>
        <w:szCs w:val="18"/>
      </w:rPr>
      <w:fldChar w:fldCharType="begin"/>
    </w:r>
    <w:r w:rsidR="008C4772" w:rsidRPr="001E3AE7">
      <w:rPr>
        <w:sz w:val="18"/>
        <w:szCs w:val="18"/>
        <w:lang w:val="ru-RU"/>
      </w:rPr>
      <w:instrText xml:space="preserve"> </w:instrText>
    </w:r>
    <w:r w:rsidR="008C4772" w:rsidRPr="009877F7">
      <w:rPr>
        <w:sz w:val="18"/>
        <w:szCs w:val="18"/>
      </w:rPr>
      <w:instrText>PAGE</w:instrText>
    </w:r>
    <w:r w:rsidR="008C4772" w:rsidRPr="001E3AE7">
      <w:rPr>
        <w:sz w:val="18"/>
        <w:szCs w:val="18"/>
        <w:lang w:val="ru-RU"/>
      </w:rPr>
      <w:instrText xml:space="preserve"> </w:instrText>
    </w:r>
    <w:r w:rsidR="008C4772" w:rsidRPr="00702E29">
      <w:rPr>
        <w:sz w:val="18"/>
        <w:szCs w:val="18"/>
      </w:rPr>
      <w:fldChar w:fldCharType="separate"/>
    </w:r>
    <w:r w:rsidR="008C4772" w:rsidRPr="008C4772">
      <w:rPr>
        <w:sz w:val="18"/>
        <w:szCs w:val="18"/>
        <w:lang w:val="ru-RU"/>
      </w:rPr>
      <w:t>128</w:t>
    </w:r>
    <w:r w:rsidR="008C4772" w:rsidRPr="00702E29">
      <w:rPr>
        <w:sz w:val="18"/>
        <w:szCs w:val="18"/>
      </w:rPr>
      <w:fldChar w:fldCharType="end"/>
    </w:r>
    <w:r w:rsidR="008C4772" w:rsidRPr="001E3AE7">
      <w:rPr>
        <w:sz w:val="18"/>
        <w:lang w:val="ru-RU"/>
      </w:rPr>
      <w:t xml:space="preserve"> из </w:t>
    </w:r>
    <w:r w:rsidR="008C4772" w:rsidRPr="00702E29">
      <w:rPr>
        <w:sz w:val="18"/>
        <w:szCs w:val="18"/>
      </w:rPr>
      <w:fldChar w:fldCharType="begin"/>
    </w:r>
    <w:r w:rsidR="008C4772" w:rsidRPr="001E3AE7">
      <w:rPr>
        <w:sz w:val="18"/>
        <w:szCs w:val="18"/>
        <w:lang w:val="ru-RU"/>
      </w:rPr>
      <w:instrText xml:space="preserve"> </w:instrText>
    </w:r>
    <w:r w:rsidR="008C4772" w:rsidRPr="009877F7">
      <w:rPr>
        <w:sz w:val="18"/>
        <w:szCs w:val="18"/>
      </w:rPr>
      <w:instrText>NUMPAGES</w:instrText>
    </w:r>
    <w:r w:rsidR="008C4772" w:rsidRPr="001E3AE7">
      <w:rPr>
        <w:sz w:val="18"/>
        <w:szCs w:val="18"/>
        <w:lang w:val="ru-RU"/>
      </w:rPr>
      <w:instrText xml:space="preserve"> </w:instrText>
    </w:r>
    <w:r w:rsidR="008C4772" w:rsidRPr="00702E29">
      <w:rPr>
        <w:sz w:val="18"/>
        <w:szCs w:val="18"/>
      </w:rPr>
      <w:fldChar w:fldCharType="separate"/>
    </w:r>
    <w:r w:rsidR="008C4772" w:rsidRPr="008C4772">
      <w:rPr>
        <w:sz w:val="18"/>
        <w:szCs w:val="18"/>
        <w:lang w:val="ru-RU"/>
      </w:rPr>
      <w:t>136</w:t>
    </w:r>
    <w:r w:rsidR="008C4772" w:rsidRPr="00702E29">
      <w:rPr>
        <w:sz w:val="18"/>
        <w:szCs w:val="18"/>
      </w:rPr>
      <w:fldChar w:fldCharType="end"/>
    </w:r>
  </w:p>
  <w:p w14:paraId="488091F7" w14:textId="77777777" w:rsidR="00BF7F3C" w:rsidRPr="00702E29" w:rsidRDefault="00BF7F3C" w:rsidP="00DD5463">
    <w:pPr>
      <w:pStyle w:val="Footer"/>
      <w:tabs>
        <w:tab w:val="clear" w:pos="4680"/>
        <w:tab w:val="clear" w:pos="9360"/>
        <w:tab w:val="center" w:pos="6930"/>
        <w:tab w:val="right" w:pos="13950"/>
      </w:tabs>
      <w:jc w:val="center"/>
      <w:rPr>
        <w:sz w:val="18"/>
        <w:szCs w:val="18"/>
        <w:lang w:val="ru-RU"/>
      </w:rPr>
    </w:pPr>
    <w:r w:rsidRPr="00702E29">
      <w:rPr>
        <w:sz w:val="18"/>
        <w:lang w:val="ru-RU"/>
      </w:rPr>
      <w:t>КОНФИДЕНЦИАЛЬНАЯ ИНФОРМАЦИЯ КОМПАНИИ</w:t>
    </w:r>
  </w:p>
  <w:p w14:paraId="076C834E" w14:textId="43B05FEA" w:rsidR="00BF7F3C" w:rsidRPr="001F1171" w:rsidRDefault="00F94BC8" w:rsidP="00DD5463">
    <w:pPr>
      <w:pStyle w:val="Footer"/>
      <w:tabs>
        <w:tab w:val="clear" w:pos="4680"/>
        <w:tab w:val="clear" w:pos="9360"/>
        <w:tab w:val="center" w:pos="4513"/>
      </w:tabs>
      <w:rPr>
        <w:sz w:val="18"/>
        <w:lang w:val="en-GB"/>
      </w:rPr>
    </w:pPr>
    <w:r>
      <w:rPr>
        <w:sz w:val="18"/>
        <w:szCs w:val="18"/>
      </w:rPr>
      <w:t>Dec</w:t>
    </w:r>
    <w:r w:rsidR="00453BE3">
      <w:rPr>
        <w:sz w:val="18"/>
        <w:szCs w:val="18"/>
        <w:lang w:val="en-GB"/>
      </w:rPr>
      <w:t>ember</w:t>
    </w:r>
    <w:r w:rsidR="00BF7F3C">
      <w:rPr>
        <w:sz w:val="18"/>
        <w:szCs w:val="18"/>
        <w:lang w:val="en-GB"/>
      </w:rPr>
      <w:t xml:space="preserve"> 20</w:t>
    </w:r>
    <w:r w:rsidR="00FB46C3">
      <w:rPr>
        <w:sz w:val="18"/>
        <w:szCs w:val="18"/>
        <w:lang w:val="en-GB"/>
      </w:rPr>
      <w:t>24</w:t>
    </w:r>
    <w:r w:rsidR="00BF7F3C" w:rsidDel="00AC4E8A">
      <w:rPr>
        <w:sz w:val="18"/>
        <w:szCs w:val="18"/>
      </w:rPr>
      <w:tab/>
    </w:r>
    <w:r w:rsidR="00BF7F3C" w:rsidRPr="00B57ED3">
      <w:rPr>
        <w:sz w:val="18"/>
        <w:lang w:val="en-GB"/>
      </w:rPr>
      <w:t>© 20</w:t>
    </w:r>
    <w:r w:rsidR="008C4772">
      <w:rPr>
        <w:sz w:val="18"/>
        <w:lang w:val="en-GB"/>
      </w:rPr>
      <w:t>24</w:t>
    </w:r>
    <w:r w:rsidR="00BF7F3C" w:rsidRPr="00B57ED3">
      <w:rPr>
        <w:sz w:val="18"/>
        <w:lang w:val="en-GB"/>
      </w:rPr>
      <w:t xml:space="preserve"> </w:t>
    </w:r>
    <w:r w:rsidR="00BF7F3C" w:rsidRPr="002658A7">
      <w:rPr>
        <w:sz w:val="18"/>
      </w:rPr>
      <w:t>by</w:t>
    </w:r>
    <w:r w:rsidR="00BF7F3C" w:rsidRPr="00B57ED3">
      <w:rPr>
        <w:sz w:val="18"/>
        <w:lang w:val="en-GB"/>
      </w:rPr>
      <w:t xml:space="preserve"> </w:t>
    </w:r>
    <w:r w:rsidR="00BF7F3C" w:rsidRPr="002658A7">
      <w:rPr>
        <w:sz w:val="18"/>
      </w:rPr>
      <w:t>Tengizchevroil</w:t>
    </w:r>
    <w:r w:rsidR="00BF7F3C" w:rsidRPr="00B57ED3">
      <w:rPr>
        <w:sz w:val="18"/>
        <w:lang w:val="en-GB"/>
      </w:rPr>
      <w:t xml:space="preserve"> </w:t>
    </w:r>
    <w:r w:rsidR="00BF7F3C" w:rsidRPr="002658A7">
      <w:rPr>
        <w:sz w:val="18"/>
      </w:rPr>
      <w:t>LLP</w:t>
    </w:r>
    <w:r w:rsidR="00BF7F3C" w:rsidRPr="00683C06">
      <w:rPr>
        <w:lang w:val="en-GB"/>
      </w:rPr>
      <w:tab/>
    </w:r>
    <w:r w:rsidR="00BF7F3C">
      <w:rPr>
        <w:lang w:val="en-GB"/>
      </w:rPr>
      <w:tab/>
    </w:r>
    <w:r w:rsidR="00BF7F3C">
      <w:rPr>
        <w:lang w:val="en-GB"/>
      </w:rPr>
      <w:tab/>
    </w:r>
    <w:r w:rsidR="008C4772" w:rsidRPr="00704269">
      <w:rPr>
        <w:sz w:val="18"/>
      </w:rPr>
      <w:fldChar w:fldCharType="begin"/>
    </w:r>
    <w:r w:rsidR="008C4772" w:rsidRPr="001632B2">
      <w:rPr>
        <w:sz w:val="18"/>
      </w:rPr>
      <w:instrText xml:space="preserve"> PAGE </w:instrText>
    </w:r>
    <w:r w:rsidR="008C4772" w:rsidRPr="00704269">
      <w:rPr>
        <w:sz w:val="18"/>
      </w:rPr>
      <w:fldChar w:fldCharType="separate"/>
    </w:r>
    <w:r w:rsidR="008C4772">
      <w:rPr>
        <w:sz w:val="18"/>
      </w:rPr>
      <w:t>127</w:t>
    </w:r>
    <w:r w:rsidR="008C4772" w:rsidRPr="00704269">
      <w:rPr>
        <w:sz w:val="18"/>
      </w:rPr>
      <w:fldChar w:fldCharType="end"/>
    </w:r>
    <w:r w:rsidR="008C4772" w:rsidRPr="001632B2">
      <w:rPr>
        <w:sz w:val="18"/>
      </w:rPr>
      <w:t xml:space="preserve"> of </w:t>
    </w:r>
    <w:r w:rsidR="008C4772" w:rsidRPr="00704269">
      <w:rPr>
        <w:sz w:val="18"/>
      </w:rPr>
      <w:fldChar w:fldCharType="begin"/>
    </w:r>
    <w:r w:rsidR="008C4772" w:rsidRPr="001632B2">
      <w:rPr>
        <w:sz w:val="18"/>
      </w:rPr>
      <w:instrText xml:space="preserve"> NUMPAGES </w:instrText>
    </w:r>
    <w:r w:rsidR="008C4772" w:rsidRPr="00704269">
      <w:rPr>
        <w:sz w:val="18"/>
      </w:rPr>
      <w:fldChar w:fldCharType="separate"/>
    </w:r>
    <w:r w:rsidR="008C4772">
      <w:rPr>
        <w:sz w:val="18"/>
      </w:rPr>
      <w:t>136</w:t>
    </w:r>
    <w:r w:rsidR="008C4772" w:rsidRPr="00704269">
      <w:rPr>
        <w:sz w:val="18"/>
      </w:rPr>
      <w:fldChar w:fldCharType="end"/>
    </w:r>
  </w:p>
  <w:p w14:paraId="68F60141" w14:textId="77777777" w:rsidR="00BF7F3C" w:rsidRPr="0049118F" w:rsidRDefault="00BF7F3C" w:rsidP="00DD5463">
    <w:pPr>
      <w:pStyle w:val="Footer"/>
      <w:tabs>
        <w:tab w:val="clear" w:pos="4680"/>
        <w:tab w:val="clear" w:pos="9360"/>
        <w:tab w:val="center" w:pos="6840"/>
        <w:tab w:val="center" w:pos="6930"/>
        <w:tab w:val="right" w:pos="13320"/>
        <w:tab w:val="right" w:pos="13950"/>
      </w:tabs>
      <w:jc w:val="center"/>
      <w:rPr>
        <w:sz w:val="18"/>
        <w:szCs w:val="18"/>
        <w:lang w:val="ru-RU"/>
      </w:rPr>
    </w:pPr>
    <w:r>
      <w:rPr>
        <w:sz w:val="18"/>
      </w:rPr>
      <w:t>COMPANY CONFIDENTIAL</w:t>
    </w:r>
  </w:p>
  <w:p w14:paraId="409B041D" w14:textId="77777777" w:rsidR="00BF7F3C" w:rsidRPr="00704269" w:rsidRDefault="00BF7F3C" w:rsidP="0049118F">
    <w:pPr>
      <w:pStyle w:val="Footer"/>
      <w:tabs>
        <w:tab w:val="clear" w:pos="4680"/>
        <w:tab w:val="clear" w:pos="9360"/>
        <w:tab w:val="center" w:pos="6840"/>
        <w:tab w:val="center" w:pos="6930"/>
        <w:tab w:val="right" w:pos="13320"/>
        <w:tab w:val="right" w:pos="13950"/>
      </w:tabs>
      <w:jc w:val="center"/>
      <w:rPr>
        <w:sz w:val="18"/>
        <w:szCs w:val="18"/>
        <w:lang w:val="ru-RU"/>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233DA" w14:textId="00D7E165" w:rsidR="00BF7F3C" w:rsidRPr="00702E29" w:rsidRDefault="00F94BC8" w:rsidP="00E83143">
    <w:pPr>
      <w:pStyle w:val="Footer"/>
      <w:tabs>
        <w:tab w:val="clear" w:pos="4680"/>
        <w:tab w:val="clear" w:pos="9360"/>
        <w:tab w:val="center" w:pos="7160"/>
        <w:tab w:val="right" w:pos="14320"/>
      </w:tabs>
      <w:jc w:val="right"/>
      <w:rPr>
        <w:sz w:val="18"/>
        <w:szCs w:val="18"/>
        <w:lang w:val="ru-RU"/>
      </w:rPr>
    </w:pPr>
    <w:r>
      <w:rPr>
        <w:sz w:val="18"/>
        <w:szCs w:val="18"/>
        <w:lang w:val="ru-RU"/>
      </w:rPr>
      <w:t>Дека</w:t>
    </w:r>
    <w:r w:rsidR="00732EDF">
      <w:rPr>
        <w:sz w:val="18"/>
        <w:szCs w:val="18"/>
        <w:lang w:val="ru-RU"/>
      </w:rPr>
      <w:t>брь 2024</w:t>
    </w:r>
    <w:r w:rsidR="00BF7F3C" w:rsidRPr="00702E29" w:rsidDel="00683C06">
      <w:rPr>
        <w:lang w:val="ru-RU"/>
      </w:rPr>
      <w:tab/>
    </w:r>
    <w:r w:rsidR="00BF7F3C" w:rsidRPr="00702E29">
      <w:rPr>
        <w:sz w:val="18"/>
        <w:lang w:val="ru-RU"/>
      </w:rPr>
      <w:t>© 20</w:t>
    </w:r>
    <w:r w:rsidR="00A84129" w:rsidRPr="00197659">
      <w:rPr>
        <w:sz w:val="18"/>
        <w:lang w:val="ru-RU"/>
      </w:rPr>
      <w:t>24</w:t>
    </w:r>
    <w:r w:rsidR="00BF7F3C" w:rsidRPr="00702E29">
      <w:rPr>
        <w:sz w:val="18"/>
        <w:lang w:val="ru-RU"/>
      </w:rPr>
      <w:t xml:space="preserve"> ТОО «Тенгизшевройл»</w:t>
    </w:r>
    <w:r w:rsidR="00E83143" w:rsidRPr="00101137">
      <w:rPr>
        <w:sz w:val="18"/>
        <w:lang w:val="ru-RU"/>
      </w:rPr>
      <w:t xml:space="preserve"> </w:t>
    </w:r>
    <w:r w:rsidR="00BF7F3C" w:rsidRPr="00702E29">
      <w:rPr>
        <w:sz w:val="18"/>
        <w:szCs w:val="18"/>
        <w:lang w:val="ru-RU"/>
      </w:rPr>
      <w:tab/>
    </w:r>
    <w:r w:rsidR="00A84129" w:rsidRPr="00702E29">
      <w:rPr>
        <w:sz w:val="18"/>
        <w:szCs w:val="18"/>
      </w:rPr>
      <w:fldChar w:fldCharType="begin"/>
    </w:r>
    <w:r w:rsidR="00A84129" w:rsidRPr="001E3AE7">
      <w:rPr>
        <w:sz w:val="18"/>
        <w:szCs w:val="18"/>
        <w:lang w:val="ru-RU"/>
      </w:rPr>
      <w:instrText xml:space="preserve"> </w:instrText>
    </w:r>
    <w:r w:rsidR="00A84129" w:rsidRPr="009877F7">
      <w:rPr>
        <w:sz w:val="18"/>
        <w:szCs w:val="18"/>
      </w:rPr>
      <w:instrText>PAGE</w:instrText>
    </w:r>
    <w:r w:rsidR="00A84129" w:rsidRPr="001E3AE7">
      <w:rPr>
        <w:sz w:val="18"/>
        <w:szCs w:val="18"/>
        <w:lang w:val="ru-RU"/>
      </w:rPr>
      <w:instrText xml:space="preserve"> </w:instrText>
    </w:r>
    <w:r w:rsidR="00A84129" w:rsidRPr="00702E29">
      <w:rPr>
        <w:sz w:val="18"/>
        <w:szCs w:val="18"/>
      </w:rPr>
      <w:fldChar w:fldCharType="separate"/>
    </w:r>
    <w:r w:rsidR="00A84129" w:rsidRPr="00197659">
      <w:rPr>
        <w:sz w:val="18"/>
        <w:szCs w:val="18"/>
        <w:lang w:val="ru-RU"/>
      </w:rPr>
      <w:t>133</w:t>
    </w:r>
    <w:r w:rsidR="00A84129" w:rsidRPr="00702E29">
      <w:rPr>
        <w:sz w:val="18"/>
        <w:szCs w:val="18"/>
      </w:rPr>
      <w:fldChar w:fldCharType="end"/>
    </w:r>
    <w:r w:rsidR="00A84129" w:rsidRPr="001E3AE7">
      <w:rPr>
        <w:sz w:val="18"/>
        <w:lang w:val="ru-RU"/>
      </w:rPr>
      <w:t xml:space="preserve"> из </w:t>
    </w:r>
    <w:r w:rsidR="00A84129" w:rsidRPr="00702E29">
      <w:rPr>
        <w:sz w:val="18"/>
        <w:szCs w:val="18"/>
      </w:rPr>
      <w:fldChar w:fldCharType="begin"/>
    </w:r>
    <w:r w:rsidR="00A84129" w:rsidRPr="001E3AE7">
      <w:rPr>
        <w:sz w:val="18"/>
        <w:szCs w:val="18"/>
        <w:lang w:val="ru-RU"/>
      </w:rPr>
      <w:instrText xml:space="preserve"> </w:instrText>
    </w:r>
    <w:r w:rsidR="00A84129" w:rsidRPr="009877F7">
      <w:rPr>
        <w:sz w:val="18"/>
        <w:szCs w:val="18"/>
      </w:rPr>
      <w:instrText>NUMPAGES</w:instrText>
    </w:r>
    <w:r w:rsidR="00A84129" w:rsidRPr="001E3AE7">
      <w:rPr>
        <w:sz w:val="18"/>
        <w:szCs w:val="18"/>
        <w:lang w:val="ru-RU"/>
      </w:rPr>
      <w:instrText xml:space="preserve"> </w:instrText>
    </w:r>
    <w:r w:rsidR="00A84129" w:rsidRPr="00702E29">
      <w:rPr>
        <w:sz w:val="18"/>
        <w:szCs w:val="18"/>
      </w:rPr>
      <w:fldChar w:fldCharType="separate"/>
    </w:r>
    <w:r w:rsidR="00A84129" w:rsidRPr="00197659">
      <w:rPr>
        <w:sz w:val="18"/>
        <w:szCs w:val="18"/>
        <w:lang w:val="ru-RU"/>
      </w:rPr>
      <w:t>136</w:t>
    </w:r>
    <w:r w:rsidR="00A84129" w:rsidRPr="00702E29">
      <w:rPr>
        <w:sz w:val="18"/>
        <w:szCs w:val="18"/>
      </w:rPr>
      <w:fldChar w:fldCharType="end"/>
    </w:r>
    <w:r w:rsidR="00BF7F3C" w:rsidDel="00683C06">
      <w:rPr>
        <w:sz w:val="18"/>
        <w:szCs w:val="18"/>
        <w:lang w:val="ru-RU"/>
      </w:rPr>
      <w:tab/>
    </w:r>
  </w:p>
  <w:p w14:paraId="39EBFD20" w14:textId="77777777" w:rsidR="00BF7F3C" w:rsidRPr="00702E29" w:rsidRDefault="00BF7F3C" w:rsidP="00F118E0">
    <w:pPr>
      <w:pStyle w:val="Footer"/>
      <w:tabs>
        <w:tab w:val="clear" w:pos="4680"/>
        <w:tab w:val="clear" w:pos="9360"/>
        <w:tab w:val="center" w:pos="6930"/>
        <w:tab w:val="right" w:pos="13950"/>
      </w:tabs>
      <w:jc w:val="center"/>
      <w:rPr>
        <w:sz w:val="18"/>
        <w:szCs w:val="18"/>
        <w:lang w:val="ru-RU"/>
      </w:rPr>
    </w:pPr>
    <w:r w:rsidRPr="00702E29">
      <w:rPr>
        <w:sz w:val="18"/>
        <w:lang w:val="ru-RU"/>
      </w:rPr>
      <w:t>КОНФИДЕНЦИАЛЬНАЯ ИНФОРМАЦИЯ КОМПАНИИ</w:t>
    </w:r>
  </w:p>
  <w:p w14:paraId="2D5A80AE" w14:textId="5198BA0D" w:rsidR="00BF7F3C" w:rsidRPr="001F1171" w:rsidRDefault="00F94BC8" w:rsidP="00F118E0">
    <w:pPr>
      <w:pStyle w:val="Footer"/>
      <w:tabs>
        <w:tab w:val="clear" w:pos="4680"/>
        <w:tab w:val="clear" w:pos="9360"/>
        <w:tab w:val="center" w:pos="7160"/>
        <w:tab w:val="right" w:pos="14320"/>
      </w:tabs>
      <w:rPr>
        <w:sz w:val="18"/>
        <w:lang w:val="en-GB"/>
      </w:rPr>
    </w:pPr>
    <w:r>
      <w:rPr>
        <w:sz w:val="18"/>
        <w:szCs w:val="18"/>
      </w:rPr>
      <w:t>Dec</w:t>
    </w:r>
    <w:r w:rsidR="00732EDF">
      <w:rPr>
        <w:sz w:val="18"/>
        <w:szCs w:val="18"/>
      </w:rPr>
      <w:t>ember 2024</w:t>
    </w:r>
    <w:r w:rsidR="00BF7F3C" w:rsidDel="00AC4E8A">
      <w:rPr>
        <w:sz w:val="18"/>
        <w:szCs w:val="18"/>
      </w:rPr>
      <w:tab/>
    </w:r>
    <w:r w:rsidR="00BF7F3C" w:rsidRPr="00B57ED3">
      <w:rPr>
        <w:sz w:val="18"/>
        <w:lang w:val="en-GB"/>
      </w:rPr>
      <w:t>© 20</w:t>
    </w:r>
    <w:r w:rsidR="00E83143">
      <w:rPr>
        <w:sz w:val="18"/>
        <w:lang w:val="en-GB"/>
      </w:rPr>
      <w:t>2</w:t>
    </w:r>
    <w:r w:rsidR="00A84129">
      <w:rPr>
        <w:sz w:val="18"/>
        <w:lang w:val="en-GB"/>
      </w:rPr>
      <w:t>4</w:t>
    </w:r>
    <w:r w:rsidR="00BF7F3C" w:rsidRPr="00B57ED3">
      <w:rPr>
        <w:sz w:val="18"/>
        <w:lang w:val="en-GB"/>
      </w:rPr>
      <w:t xml:space="preserve"> </w:t>
    </w:r>
    <w:r w:rsidR="00BF7F3C" w:rsidRPr="002658A7">
      <w:rPr>
        <w:sz w:val="18"/>
      </w:rPr>
      <w:t>by</w:t>
    </w:r>
    <w:r w:rsidR="00BF7F3C" w:rsidRPr="00B57ED3">
      <w:rPr>
        <w:sz w:val="18"/>
        <w:lang w:val="en-GB"/>
      </w:rPr>
      <w:t xml:space="preserve"> </w:t>
    </w:r>
    <w:r w:rsidR="00BF7F3C" w:rsidRPr="002658A7">
      <w:rPr>
        <w:sz w:val="18"/>
      </w:rPr>
      <w:t>Tengizchevroil</w:t>
    </w:r>
    <w:r w:rsidR="00BF7F3C" w:rsidRPr="00B57ED3">
      <w:rPr>
        <w:sz w:val="18"/>
        <w:lang w:val="en-GB"/>
      </w:rPr>
      <w:t xml:space="preserve"> </w:t>
    </w:r>
    <w:r w:rsidR="00BF7F3C" w:rsidRPr="002658A7">
      <w:rPr>
        <w:sz w:val="18"/>
      </w:rPr>
      <w:t>LLP</w:t>
    </w:r>
    <w:r w:rsidR="00BF7F3C" w:rsidRPr="003E4C3E">
      <w:rPr>
        <w:sz w:val="18"/>
        <w:lang w:val="en-GB"/>
      </w:rPr>
      <w:tab/>
    </w:r>
    <w:r w:rsidR="00A84129" w:rsidRPr="00704269">
      <w:rPr>
        <w:sz w:val="18"/>
      </w:rPr>
      <w:fldChar w:fldCharType="begin"/>
    </w:r>
    <w:r w:rsidR="00A84129" w:rsidRPr="001632B2">
      <w:rPr>
        <w:sz w:val="18"/>
      </w:rPr>
      <w:instrText xml:space="preserve"> PAGE </w:instrText>
    </w:r>
    <w:r w:rsidR="00A84129" w:rsidRPr="00704269">
      <w:rPr>
        <w:sz w:val="18"/>
      </w:rPr>
      <w:fldChar w:fldCharType="separate"/>
    </w:r>
    <w:r w:rsidR="00A84129">
      <w:rPr>
        <w:sz w:val="18"/>
      </w:rPr>
      <w:t>132</w:t>
    </w:r>
    <w:r w:rsidR="00A84129" w:rsidRPr="00704269">
      <w:rPr>
        <w:sz w:val="18"/>
      </w:rPr>
      <w:fldChar w:fldCharType="end"/>
    </w:r>
    <w:r w:rsidR="00A84129" w:rsidRPr="001632B2">
      <w:rPr>
        <w:sz w:val="18"/>
      </w:rPr>
      <w:t xml:space="preserve"> of </w:t>
    </w:r>
    <w:r w:rsidR="00A84129" w:rsidRPr="00704269">
      <w:rPr>
        <w:sz w:val="18"/>
      </w:rPr>
      <w:fldChar w:fldCharType="begin"/>
    </w:r>
    <w:r w:rsidR="00A84129" w:rsidRPr="001632B2">
      <w:rPr>
        <w:sz w:val="18"/>
      </w:rPr>
      <w:instrText xml:space="preserve"> NUMPAGES </w:instrText>
    </w:r>
    <w:r w:rsidR="00A84129" w:rsidRPr="00704269">
      <w:rPr>
        <w:sz w:val="18"/>
      </w:rPr>
      <w:fldChar w:fldCharType="separate"/>
    </w:r>
    <w:r w:rsidR="00A84129">
      <w:rPr>
        <w:sz w:val="18"/>
      </w:rPr>
      <w:t>136</w:t>
    </w:r>
    <w:r w:rsidR="00A84129" w:rsidRPr="00704269">
      <w:rPr>
        <w:sz w:val="18"/>
      </w:rPr>
      <w:fldChar w:fldCharType="end"/>
    </w:r>
  </w:p>
  <w:p w14:paraId="040754B4" w14:textId="77777777" w:rsidR="00BF7F3C" w:rsidRPr="0049118F" w:rsidRDefault="00BF7F3C" w:rsidP="0049118F">
    <w:pPr>
      <w:pStyle w:val="Footer"/>
      <w:tabs>
        <w:tab w:val="clear" w:pos="4680"/>
        <w:tab w:val="clear" w:pos="9360"/>
        <w:tab w:val="center" w:pos="6840"/>
        <w:tab w:val="center" w:pos="6930"/>
        <w:tab w:val="right" w:pos="13320"/>
        <w:tab w:val="right" w:pos="13950"/>
      </w:tabs>
      <w:jc w:val="center"/>
      <w:rPr>
        <w:sz w:val="18"/>
        <w:szCs w:val="18"/>
        <w:lang w:val="ru-RU"/>
      </w:rPr>
    </w:pPr>
    <w:r>
      <w:rPr>
        <w:sz w:val="18"/>
      </w:rPr>
      <w:t>COMPANY CONFIDENTIAL</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48573" w14:textId="1BC52618" w:rsidR="00BF7F3C" w:rsidRPr="001E3D5F" w:rsidRDefault="00F94BC8" w:rsidP="00F118E0">
    <w:pPr>
      <w:pStyle w:val="Footer"/>
      <w:tabs>
        <w:tab w:val="clear" w:pos="4680"/>
        <w:tab w:val="clear" w:pos="9360"/>
        <w:tab w:val="center" w:pos="7160"/>
        <w:tab w:val="right" w:pos="14320"/>
      </w:tabs>
      <w:rPr>
        <w:sz w:val="18"/>
        <w:szCs w:val="18"/>
        <w:lang w:val="ru-RU"/>
      </w:rPr>
    </w:pPr>
    <w:r>
      <w:rPr>
        <w:sz w:val="18"/>
        <w:szCs w:val="18"/>
        <w:lang w:val="ru-RU"/>
      </w:rPr>
      <w:t>Дека</w:t>
    </w:r>
    <w:r w:rsidR="00453BE3">
      <w:rPr>
        <w:sz w:val="18"/>
        <w:szCs w:val="18"/>
        <w:lang w:val="ru-RU"/>
      </w:rPr>
      <w:t>брь</w:t>
    </w:r>
    <w:r w:rsidR="00BF7F3C">
      <w:rPr>
        <w:sz w:val="18"/>
        <w:szCs w:val="18"/>
        <w:lang w:val="ru-RU"/>
      </w:rPr>
      <w:t xml:space="preserve"> 20</w:t>
    </w:r>
    <w:r w:rsidR="00705593" w:rsidRPr="00101137">
      <w:rPr>
        <w:sz w:val="18"/>
        <w:szCs w:val="18"/>
        <w:lang w:val="ru-RU"/>
      </w:rPr>
      <w:t>24</w:t>
    </w:r>
    <w:r w:rsidR="00BF7F3C" w:rsidRPr="00702E29">
      <w:rPr>
        <w:sz w:val="18"/>
        <w:lang w:val="ru-RU"/>
      </w:rPr>
      <w:tab/>
      <w:t>© 20</w:t>
    </w:r>
    <w:r w:rsidR="003F18F8" w:rsidRPr="00197659">
      <w:rPr>
        <w:sz w:val="18"/>
        <w:lang w:val="ru-RU"/>
      </w:rPr>
      <w:t>24</w:t>
    </w:r>
    <w:r w:rsidR="00BF7F3C" w:rsidRPr="00702E29">
      <w:rPr>
        <w:sz w:val="18"/>
        <w:lang w:val="ru-RU"/>
      </w:rPr>
      <w:t xml:space="preserve"> ТОО «Тенгизшевройл»</w:t>
    </w:r>
    <w:r w:rsidR="00BF7F3C" w:rsidRPr="00B57ED3">
      <w:rPr>
        <w:lang w:val="ru-RU"/>
      </w:rPr>
      <w:t xml:space="preserve">                                     </w:t>
    </w:r>
    <w:r w:rsidR="00BF7F3C" w:rsidRPr="00702E29">
      <w:rPr>
        <w:sz w:val="18"/>
        <w:szCs w:val="18"/>
        <w:lang w:val="ru-RU"/>
      </w:rPr>
      <w:tab/>
    </w:r>
    <w:r w:rsidR="008C4772" w:rsidRPr="00702E29">
      <w:rPr>
        <w:sz w:val="18"/>
        <w:szCs w:val="18"/>
      </w:rPr>
      <w:fldChar w:fldCharType="begin"/>
    </w:r>
    <w:r w:rsidR="008C4772" w:rsidRPr="001E3AE7">
      <w:rPr>
        <w:sz w:val="18"/>
        <w:szCs w:val="18"/>
        <w:lang w:val="ru-RU"/>
      </w:rPr>
      <w:instrText xml:space="preserve"> </w:instrText>
    </w:r>
    <w:r w:rsidR="008C4772" w:rsidRPr="009877F7">
      <w:rPr>
        <w:sz w:val="18"/>
        <w:szCs w:val="18"/>
      </w:rPr>
      <w:instrText>PAGE</w:instrText>
    </w:r>
    <w:r w:rsidR="008C4772" w:rsidRPr="001E3AE7">
      <w:rPr>
        <w:sz w:val="18"/>
        <w:szCs w:val="18"/>
        <w:lang w:val="ru-RU"/>
      </w:rPr>
      <w:instrText xml:space="preserve"> </w:instrText>
    </w:r>
    <w:r w:rsidR="008C4772" w:rsidRPr="00702E29">
      <w:rPr>
        <w:sz w:val="18"/>
        <w:szCs w:val="18"/>
      </w:rPr>
      <w:fldChar w:fldCharType="separate"/>
    </w:r>
    <w:r w:rsidR="008C4772" w:rsidRPr="00197659">
      <w:rPr>
        <w:sz w:val="18"/>
        <w:szCs w:val="18"/>
        <w:lang w:val="ru-RU"/>
      </w:rPr>
      <w:t>128</w:t>
    </w:r>
    <w:r w:rsidR="008C4772" w:rsidRPr="00702E29">
      <w:rPr>
        <w:sz w:val="18"/>
        <w:szCs w:val="18"/>
      </w:rPr>
      <w:fldChar w:fldCharType="end"/>
    </w:r>
    <w:r w:rsidR="008C4772" w:rsidRPr="001E3AE7">
      <w:rPr>
        <w:sz w:val="18"/>
        <w:lang w:val="ru-RU"/>
      </w:rPr>
      <w:t xml:space="preserve"> из </w:t>
    </w:r>
    <w:r w:rsidR="008C4772" w:rsidRPr="00702E29">
      <w:rPr>
        <w:sz w:val="18"/>
        <w:szCs w:val="18"/>
      </w:rPr>
      <w:fldChar w:fldCharType="begin"/>
    </w:r>
    <w:r w:rsidR="008C4772" w:rsidRPr="001E3AE7">
      <w:rPr>
        <w:sz w:val="18"/>
        <w:szCs w:val="18"/>
        <w:lang w:val="ru-RU"/>
      </w:rPr>
      <w:instrText xml:space="preserve"> </w:instrText>
    </w:r>
    <w:r w:rsidR="008C4772" w:rsidRPr="009877F7">
      <w:rPr>
        <w:sz w:val="18"/>
        <w:szCs w:val="18"/>
      </w:rPr>
      <w:instrText>NUMPAGES</w:instrText>
    </w:r>
    <w:r w:rsidR="008C4772" w:rsidRPr="001E3AE7">
      <w:rPr>
        <w:sz w:val="18"/>
        <w:szCs w:val="18"/>
        <w:lang w:val="ru-RU"/>
      </w:rPr>
      <w:instrText xml:space="preserve"> </w:instrText>
    </w:r>
    <w:r w:rsidR="008C4772" w:rsidRPr="00702E29">
      <w:rPr>
        <w:sz w:val="18"/>
        <w:szCs w:val="18"/>
      </w:rPr>
      <w:fldChar w:fldCharType="separate"/>
    </w:r>
    <w:r w:rsidR="008C4772" w:rsidRPr="00197659">
      <w:rPr>
        <w:sz w:val="18"/>
        <w:szCs w:val="18"/>
        <w:lang w:val="ru-RU"/>
      </w:rPr>
      <w:t>136</w:t>
    </w:r>
    <w:r w:rsidR="008C4772" w:rsidRPr="00702E29">
      <w:rPr>
        <w:sz w:val="18"/>
        <w:szCs w:val="18"/>
      </w:rPr>
      <w:fldChar w:fldCharType="end"/>
    </w:r>
  </w:p>
  <w:p w14:paraId="5B904C51" w14:textId="77777777" w:rsidR="00BF7F3C" w:rsidRPr="00702E29" w:rsidRDefault="00BF7F3C" w:rsidP="00F118E0">
    <w:pPr>
      <w:pStyle w:val="Footer"/>
      <w:tabs>
        <w:tab w:val="clear" w:pos="4680"/>
        <w:tab w:val="clear" w:pos="9360"/>
        <w:tab w:val="center" w:pos="7160"/>
      </w:tabs>
      <w:rPr>
        <w:sz w:val="18"/>
        <w:szCs w:val="18"/>
        <w:lang w:val="ru-RU"/>
      </w:rPr>
    </w:pPr>
    <w:r w:rsidRPr="00702E29">
      <w:rPr>
        <w:sz w:val="18"/>
        <w:lang w:val="ru-RU"/>
      </w:rPr>
      <w:tab/>
      <w:t>КОНФИДЕНЦИАЛЬНАЯ ИНФОРМАЦИЯ КОМПАНИИ</w:t>
    </w:r>
  </w:p>
  <w:p w14:paraId="49CC9A77" w14:textId="7E53669F" w:rsidR="00BF7F3C" w:rsidRPr="005E1FCC" w:rsidRDefault="00F94BC8" w:rsidP="00F118E0">
    <w:pPr>
      <w:pStyle w:val="Footer"/>
      <w:tabs>
        <w:tab w:val="clear" w:pos="4680"/>
        <w:tab w:val="clear" w:pos="9360"/>
        <w:tab w:val="center" w:pos="7160"/>
        <w:tab w:val="right" w:pos="14320"/>
      </w:tabs>
      <w:rPr>
        <w:sz w:val="18"/>
        <w:lang w:val="en-GB"/>
      </w:rPr>
    </w:pPr>
    <w:r>
      <w:rPr>
        <w:sz w:val="18"/>
        <w:szCs w:val="18"/>
      </w:rPr>
      <w:t>Dec</w:t>
    </w:r>
    <w:r w:rsidR="00453BE3">
      <w:rPr>
        <w:sz w:val="18"/>
        <w:szCs w:val="18"/>
      </w:rPr>
      <w:t>ember</w:t>
    </w:r>
    <w:r w:rsidR="00BF7F3C">
      <w:rPr>
        <w:sz w:val="18"/>
        <w:szCs w:val="18"/>
        <w:lang w:val="en-GB"/>
      </w:rPr>
      <w:t xml:space="preserve"> 20</w:t>
    </w:r>
    <w:r w:rsidR="00705593">
      <w:rPr>
        <w:sz w:val="18"/>
        <w:szCs w:val="18"/>
        <w:lang w:val="en-GB"/>
      </w:rPr>
      <w:t>24</w:t>
    </w:r>
    <w:r w:rsidR="00BF7F3C" w:rsidRPr="00B57ED3">
      <w:rPr>
        <w:sz w:val="18"/>
        <w:lang w:val="en-GB"/>
      </w:rPr>
      <w:tab/>
      <w:t>© 20</w:t>
    </w:r>
    <w:r w:rsidR="003F18F8">
      <w:rPr>
        <w:sz w:val="18"/>
        <w:lang w:val="en-GB"/>
      </w:rPr>
      <w:t>24</w:t>
    </w:r>
    <w:r w:rsidR="00BF7F3C" w:rsidRPr="00B57ED3">
      <w:rPr>
        <w:sz w:val="18"/>
        <w:lang w:val="en-GB"/>
      </w:rPr>
      <w:t xml:space="preserve"> </w:t>
    </w:r>
    <w:r w:rsidR="00BF7F3C" w:rsidRPr="002658A7">
      <w:rPr>
        <w:sz w:val="18"/>
      </w:rPr>
      <w:t>by</w:t>
    </w:r>
    <w:r w:rsidR="00BF7F3C" w:rsidRPr="00B57ED3">
      <w:rPr>
        <w:sz w:val="18"/>
        <w:lang w:val="en-GB"/>
      </w:rPr>
      <w:t xml:space="preserve"> </w:t>
    </w:r>
    <w:r w:rsidR="00BF7F3C" w:rsidRPr="002658A7">
      <w:rPr>
        <w:sz w:val="18"/>
      </w:rPr>
      <w:t>Tengizchevroil</w:t>
    </w:r>
    <w:r w:rsidR="00BF7F3C" w:rsidRPr="00B57ED3">
      <w:rPr>
        <w:sz w:val="18"/>
        <w:lang w:val="en-GB"/>
      </w:rPr>
      <w:t xml:space="preserve"> </w:t>
    </w:r>
    <w:r w:rsidR="00BF7F3C" w:rsidRPr="002658A7">
      <w:rPr>
        <w:sz w:val="18"/>
      </w:rPr>
      <w:t>LLP</w:t>
    </w:r>
    <w:r w:rsidR="00BF7F3C">
      <w:rPr>
        <w:lang w:val="en-GB"/>
      </w:rPr>
      <w:t xml:space="preserve">                                       </w:t>
    </w:r>
    <w:r w:rsidR="00BF7F3C">
      <w:rPr>
        <w:lang w:val="en-GB"/>
      </w:rPr>
      <w:tab/>
      <w:t xml:space="preserve"> </w:t>
    </w:r>
    <w:r w:rsidR="008C4772" w:rsidRPr="00704269">
      <w:rPr>
        <w:sz w:val="18"/>
      </w:rPr>
      <w:fldChar w:fldCharType="begin"/>
    </w:r>
    <w:r w:rsidR="008C4772" w:rsidRPr="001632B2">
      <w:rPr>
        <w:sz w:val="18"/>
      </w:rPr>
      <w:instrText xml:space="preserve"> PAGE </w:instrText>
    </w:r>
    <w:r w:rsidR="008C4772" w:rsidRPr="00704269">
      <w:rPr>
        <w:sz w:val="18"/>
      </w:rPr>
      <w:fldChar w:fldCharType="separate"/>
    </w:r>
    <w:r w:rsidR="008C4772">
      <w:rPr>
        <w:sz w:val="18"/>
      </w:rPr>
      <w:t>132</w:t>
    </w:r>
    <w:r w:rsidR="008C4772" w:rsidRPr="00704269">
      <w:rPr>
        <w:sz w:val="18"/>
      </w:rPr>
      <w:fldChar w:fldCharType="end"/>
    </w:r>
    <w:r w:rsidR="008C4772" w:rsidRPr="001632B2">
      <w:rPr>
        <w:sz w:val="18"/>
      </w:rPr>
      <w:t xml:space="preserve"> of </w:t>
    </w:r>
    <w:r w:rsidR="008C4772" w:rsidRPr="00704269">
      <w:rPr>
        <w:sz w:val="18"/>
      </w:rPr>
      <w:fldChar w:fldCharType="begin"/>
    </w:r>
    <w:r w:rsidR="008C4772" w:rsidRPr="001632B2">
      <w:rPr>
        <w:sz w:val="18"/>
      </w:rPr>
      <w:instrText xml:space="preserve"> NUMPAGES </w:instrText>
    </w:r>
    <w:r w:rsidR="008C4772" w:rsidRPr="00704269">
      <w:rPr>
        <w:sz w:val="18"/>
      </w:rPr>
      <w:fldChar w:fldCharType="separate"/>
    </w:r>
    <w:r w:rsidR="008C4772">
      <w:rPr>
        <w:sz w:val="18"/>
      </w:rPr>
      <w:t>136</w:t>
    </w:r>
    <w:r w:rsidR="008C4772" w:rsidRPr="00704269">
      <w:rPr>
        <w:sz w:val="18"/>
      </w:rPr>
      <w:fldChar w:fldCharType="end"/>
    </w:r>
  </w:p>
  <w:p w14:paraId="494E954E" w14:textId="77777777" w:rsidR="00BF7F3C" w:rsidRPr="00704269" w:rsidRDefault="00BF7F3C" w:rsidP="0049118F">
    <w:pPr>
      <w:pStyle w:val="Footer"/>
      <w:tabs>
        <w:tab w:val="clear" w:pos="4680"/>
        <w:tab w:val="clear" w:pos="9360"/>
        <w:tab w:val="center" w:pos="6840"/>
        <w:tab w:val="center" w:pos="6930"/>
        <w:tab w:val="right" w:pos="13320"/>
        <w:tab w:val="right" w:pos="13950"/>
      </w:tabs>
      <w:jc w:val="center"/>
      <w:rPr>
        <w:sz w:val="18"/>
        <w:szCs w:val="18"/>
        <w:lang w:val="ru-RU"/>
      </w:rPr>
    </w:pPr>
    <w:r>
      <w:rPr>
        <w:sz w:val="18"/>
      </w:rPr>
      <w:t>COMPANY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EB197F" w14:textId="77777777" w:rsidR="00D53135" w:rsidRDefault="00D53135" w:rsidP="00B92688">
      <w:r>
        <w:separator/>
      </w:r>
    </w:p>
  </w:footnote>
  <w:footnote w:type="continuationSeparator" w:id="0">
    <w:p w14:paraId="2D70749C" w14:textId="77777777" w:rsidR="00D53135" w:rsidRDefault="00D53135" w:rsidP="00B92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FD0699" w14:textId="619CA1C2" w:rsidR="00BF7F3C" w:rsidRPr="00C16835" w:rsidRDefault="00BF7F3C" w:rsidP="005E1FCC">
    <w:pPr>
      <w:pStyle w:val="Header"/>
      <w:rPr>
        <w:lang w:val="en-GB"/>
      </w:rPr>
    </w:pPr>
    <w:r>
      <w:t>КЛАССЫ</w:t>
    </w:r>
    <w:r w:rsidRPr="00C16835">
      <w:rPr>
        <w:lang w:val="en-GB"/>
      </w:rPr>
      <w:t xml:space="preserve"> </w:t>
    </w:r>
    <w:r>
      <w:t>МАТЕРИАЛОВ</w:t>
    </w:r>
    <w:r w:rsidRPr="00C16835">
      <w:rPr>
        <w:lang w:val="en-GB"/>
      </w:rPr>
      <w:t xml:space="preserve"> </w:t>
    </w:r>
    <w:r>
      <w:t>ТРУБОПРОВОДОВ</w:t>
    </w:r>
    <w:r w:rsidRPr="00C16835">
      <w:rPr>
        <w:lang w:val="en-GB"/>
      </w:rPr>
      <w:t xml:space="preserve"> </w:t>
    </w:r>
  </w:p>
  <w:p w14:paraId="7FF2F74A" w14:textId="77777777" w:rsidR="00BF7F3C" w:rsidRPr="00C16835" w:rsidRDefault="00BF7F3C" w:rsidP="005E1FCC">
    <w:pPr>
      <w:pStyle w:val="Header"/>
      <w:rPr>
        <w:lang w:val="en-GB"/>
      </w:rPr>
    </w:pPr>
    <w:r w:rsidRPr="00C16835">
      <w:rPr>
        <w:lang w:val="en-GB"/>
      </w:rPr>
      <w:t>PIPING MATERIAL LINE CLASSES</w:t>
    </w:r>
    <w:r w:rsidRPr="00C16835">
      <w:rPr>
        <w:lang w:val="en-GB"/>
      </w:rPr>
      <w:tab/>
    </w:r>
    <w:r w:rsidRPr="00C16835">
      <w:rPr>
        <w:lang w:val="en-GB"/>
      </w:rPr>
      <w:tab/>
      <w:t>PIM-SU-5112-TCO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62798" w14:textId="28E1FE47" w:rsidR="00F9475F" w:rsidRPr="002E66C1" w:rsidRDefault="00F9475F" w:rsidP="00F9475F">
    <w:pPr>
      <w:pStyle w:val="Header"/>
    </w:pPr>
    <w:r>
      <w:rPr>
        <w:lang w:val="ru-RU"/>
      </w:rPr>
      <w:t>Классы</w:t>
    </w:r>
    <w:r w:rsidRPr="002E66C1">
      <w:t xml:space="preserve"> </w:t>
    </w:r>
    <w:r>
      <w:rPr>
        <w:lang w:val="ru-RU"/>
      </w:rPr>
      <w:t>материалов</w:t>
    </w:r>
    <w:r w:rsidRPr="002E66C1">
      <w:t xml:space="preserve"> </w:t>
    </w:r>
    <w:r>
      <w:rPr>
        <w:lang w:val="ru-RU"/>
      </w:rPr>
      <w:t>трубопроводов</w:t>
    </w:r>
    <w:r w:rsidRPr="006703F1">
      <w:tab/>
    </w:r>
    <w:r w:rsidRPr="006703F1">
      <w:tab/>
    </w:r>
  </w:p>
  <w:p w14:paraId="7F54329A" w14:textId="16AA08CD" w:rsidR="00F9475F" w:rsidRDefault="00F9475F">
    <w:pPr>
      <w:pStyle w:val="Header"/>
    </w:pPr>
    <w:r>
      <w:t>Piping</w:t>
    </w:r>
    <w:r w:rsidRPr="00360034">
      <w:t xml:space="preserve"> </w:t>
    </w:r>
    <w:r>
      <w:t xml:space="preserve">Material Line Classes </w:t>
    </w:r>
    <w:r w:rsidRPr="00360034">
      <w:t xml:space="preserve">                                                                </w:t>
    </w:r>
    <w:r>
      <w:t xml:space="preserve">  </w:t>
    </w:r>
    <w:r w:rsidRPr="00360034">
      <w:t xml:space="preserve"> </w:t>
    </w:r>
    <w:r>
      <w:t>PIM</w:t>
    </w:r>
    <w:r w:rsidRPr="00360034">
      <w:t>-</w:t>
    </w:r>
    <w:r>
      <w:t>SU</w:t>
    </w:r>
    <w:r w:rsidRPr="00360034">
      <w:t>-</w:t>
    </w:r>
    <w:r>
      <w:t>5112</w:t>
    </w:r>
    <w:r w:rsidRPr="00360034">
      <w:t>-</w:t>
    </w:r>
    <w:r>
      <w:t>TCO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C5286" w14:textId="428845DF" w:rsidR="008E45BA" w:rsidRDefault="008E45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A442E0" w14:textId="00ED6630" w:rsidR="00BF7F3C" w:rsidRPr="001632B2" w:rsidRDefault="00BF7F3C" w:rsidP="001E3AE7">
    <w:pPr>
      <w:pStyle w:val="Header"/>
    </w:pPr>
    <w:r>
      <w:t>Классы</w:t>
    </w:r>
    <w:r w:rsidRPr="001632B2">
      <w:t xml:space="preserve"> </w:t>
    </w:r>
    <w:r>
      <w:t>материалов</w:t>
    </w:r>
    <w:r w:rsidRPr="001632B2">
      <w:t xml:space="preserve"> </w:t>
    </w:r>
    <w:r>
      <w:t>трубопроводов</w:t>
    </w:r>
  </w:p>
  <w:p w14:paraId="6DA654F4" w14:textId="77777777" w:rsidR="00BF7F3C" w:rsidRPr="001632B2" w:rsidRDefault="00BF7F3C">
    <w:pPr>
      <w:pStyle w:val="Header"/>
    </w:pPr>
    <w:r w:rsidRPr="001632B2">
      <w:t>PIPING MATERIAL LINE CLASSES</w:t>
    </w:r>
    <w:r w:rsidRPr="001632B2">
      <w:tab/>
    </w:r>
    <w:r>
      <w:tab/>
    </w:r>
    <w:r w:rsidRPr="001632B2">
      <w:t>PIM-SU-5112-TCO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D80EA" w14:textId="77777777" w:rsidR="00343652" w:rsidRPr="001632B2" w:rsidRDefault="00343652" w:rsidP="00343652">
    <w:pPr>
      <w:pStyle w:val="Header"/>
    </w:pPr>
    <w:r>
      <w:t>Классы</w:t>
    </w:r>
    <w:r w:rsidRPr="001632B2">
      <w:t xml:space="preserve"> </w:t>
    </w:r>
    <w:r>
      <w:t>материалов</w:t>
    </w:r>
    <w:r w:rsidRPr="001632B2">
      <w:t xml:space="preserve"> </w:t>
    </w:r>
    <w:r>
      <w:t>трубопроводов</w:t>
    </w:r>
  </w:p>
  <w:p w14:paraId="768EA9E8" w14:textId="77777777" w:rsidR="00BF7F3C" w:rsidRPr="001632B2" w:rsidRDefault="00BF7F3C">
    <w:pPr>
      <w:pStyle w:val="Header"/>
    </w:pPr>
    <w:r w:rsidRPr="001632B2">
      <w:t xml:space="preserve">PIPING MATERIAL LINE CLASSES                       </w:t>
    </w:r>
    <w:r>
      <w:tab/>
    </w:r>
    <w:r w:rsidRPr="001632B2">
      <w:t>PIM-SU-5112-TCO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4A223" w14:textId="002B1335" w:rsidR="008E45BA" w:rsidRDefault="008E45B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6E9F7" w14:textId="0F8C9091" w:rsidR="00BF7F3C" w:rsidRPr="001632B2" w:rsidRDefault="00BF7F3C" w:rsidP="001E3AE7">
    <w:pPr>
      <w:pStyle w:val="Header"/>
    </w:pPr>
    <w:r>
      <w:t>Классы</w:t>
    </w:r>
    <w:r w:rsidRPr="001632B2">
      <w:t xml:space="preserve"> </w:t>
    </w:r>
    <w:r>
      <w:t>материалов</w:t>
    </w:r>
    <w:r w:rsidRPr="001632B2">
      <w:t xml:space="preserve"> </w:t>
    </w:r>
    <w:r>
      <w:t>трубопроводов</w:t>
    </w:r>
  </w:p>
  <w:p w14:paraId="7B1A790D" w14:textId="77777777" w:rsidR="00BF7F3C" w:rsidRPr="001632B2" w:rsidRDefault="00BF7F3C">
    <w:pPr>
      <w:pStyle w:val="Header"/>
    </w:pPr>
    <w:r w:rsidRPr="001632B2">
      <w:t>PIPING MATERIAL LINE CLASSES</w:t>
    </w:r>
    <w:r w:rsidRPr="001632B2">
      <w:tab/>
    </w:r>
    <w:r>
      <w:tab/>
    </w:r>
    <w:r>
      <w:tab/>
    </w:r>
    <w:r w:rsidRPr="001632B2">
      <w:t>PIM-SU-5112-TCO</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1BE6B" w14:textId="77777777" w:rsidR="00343652" w:rsidRPr="001632B2" w:rsidRDefault="00343652" w:rsidP="00343652">
    <w:pPr>
      <w:pStyle w:val="Header"/>
    </w:pPr>
    <w:r>
      <w:t>Классы</w:t>
    </w:r>
    <w:r w:rsidRPr="001632B2">
      <w:t xml:space="preserve"> </w:t>
    </w:r>
    <w:r>
      <w:t>материалов</w:t>
    </w:r>
    <w:r w:rsidRPr="001632B2">
      <w:t xml:space="preserve"> </w:t>
    </w:r>
    <w:r>
      <w:t>трубопроводов</w:t>
    </w:r>
  </w:p>
  <w:p w14:paraId="2FA2D213" w14:textId="77777777" w:rsidR="00BF7F3C" w:rsidRPr="001632B2" w:rsidRDefault="00BF7F3C">
    <w:pPr>
      <w:pStyle w:val="Header"/>
    </w:pPr>
    <w:r w:rsidRPr="001632B2">
      <w:t xml:space="preserve">PIPING MATERIAL LINE CLASSES                       </w:t>
    </w:r>
    <w:r>
      <w:tab/>
    </w:r>
    <w:r>
      <w:tab/>
    </w:r>
    <w:r w:rsidRPr="001632B2">
      <w:t>PIM-SU-5112-TCO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D967B" w14:textId="7E9A0E03" w:rsidR="00BF7F3C" w:rsidRDefault="00BF7F3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1E40F" w14:textId="77187283" w:rsidR="00BF7F3C" w:rsidRPr="00C16835" w:rsidRDefault="00BF7F3C" w:rsidP="005E1FCC">
    <w:pPr>
      <w:pStyle w:val="Header"/>
      <w:rPr>
        <w:lang w:val="en-GB"/>
      </w:rPr>
    </w:pPr>
    <w:r>
      <w:t>КЛАССЫ</w:t>
    </w:r>
    <w:r w:rsidRPr="00C16835">
      <w:rPr>
        <w:lang w:val="en-GB"/>
      </w:rPr>
      <w:t xml:space="preserve"> </w:t>
    </w:r>
    <w:r>
      <w:t>МАТЕРИАЛОВ</w:t>
    </w:r>
    <w:r w:rsidRPr="00C16835">
      <w:rPr>
        <w:lang w:val="en-GB"/>
      </w:rPr>
      <w:t xml:space="preserve"> </w:t>
    </w:r>
    <w:r>
      <w:t>ТРУБОПРОВОДОВ</w:t>
    </w:r>
    <w:r w:rsidRPr="00C16835">
      <w:rPr>
        <w:lang w:val="en-GB"/>
      </w:rPr>
      <w:t xml:space="preserve"> </w:t>
    </w:r>
  </w:p>
  <w:p w14:paraId="2CB6D16B" w14:textId="086B3511" w:rsidR="00BF7F3C" w:rsidRPr="00BD36D1" w:rsidRDefault="00BF7F3C" w:rsidP="00D46AC1">
    <w:pPr>
      <w:pStyle w:val="Header"/>
      <w:tabs>
        <w:tab w:val="clear" w:pos="9072"/>
        <w:tab w:val="right" w:pos="8910"/>
      </w:tabs>
    </w:pPr>
    <w:r w:rsidRPr="00C16835">
      <w:rPr>
        <w:lang w:val="en-GB"/>
      </w:rPr>
      <w:t>PIPING MATERIAL LINE CLASSES</w:t>
    </w:r>
    <w:r w:rsidRPr="00C16835">
      <w:rPr>
        <w:lang w:val="en-GB"/>
      </w:rPr>
      <w:tab/>
    </w:r>
    <w:r w:rsidR="00D46AC1">
      <w:rPr>
        <w:lang w:val="en-GB"/>
      </w:rPr>
      <w:tab/>
    </w:r>
    <w:r w:rsidRPr="00C16835">
      <w:rPr>
        <w:lang w:val="en-GB"/>
      </w:rPr>
      <w:t>PIM-SU-5112-TCO</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050A73" w14:textId="1E92BE45" w:rsidR="00BF7F3C" w:rsidRPr="00C16835" w:rsidRDefault="00BF7F3C" w:rsidP="005E1FCC">
    <w:pPr>
      <w:pStyle w:val="Header"/>
      <w:rPr>
        <w:lang w:val="en-GB"/>
      </w:rPr>
    </w:pPr>
    <w:r>
      <w:t>КЛАССЫ</w:t>
    </w:r>
    <w:r w:rsidRPr="00C16835">
      <w:rPr>
        <w:lang w:val="en-GB"/>
      </w:rPr>
      <w:t xml:space="preserve"> </w:t>
    </w:r>
    <w:r>
      <w:t>МАТЕРИАЛОВ</w:t>
    </w:r>
    <w:r w:rsidRPr="00C16835">
      <w:rPr>
        <w:lang w:val="en-GB"/>
      </w:rPr>
      <w:t xml:space="preserve"> </w:t>
    </w:r>
    <w:r>
      <w:t>ТРУБОПРОВОДОВ</w:t>
    </w:r>
    <w:r w:rsidRPr="00C16835">
      <w:rPr>
        <w:lang w:val="en-GB"/>
      </w:rPr>
      <w:t xml:space="preserve"> </w:t>
    </w:r>
  </w:p>
  <w:p w14:paraId="3B6EC614" w14:textId="77777777" w:rsidR="00BF7F3C" w:rsidRPr="00BD36D1" w:rsidRDefault="00BF7F3C" w:rsidP="005E1FCC">
    <w:pPr>
      <w:pStyle w:val="Header"/>
    </w:pPr>
    <w:r w:rsidRPr="00C16835">
      <w:rPr>
        <w:lang w:val="en-GB"/>
      </w:rPr>
      <w:t>PIPING MATERIAL LINE CLASSES</w:t>
    </w:r>
    <w:r w:rsidRPr="00C16835">
      <w:rPr>
        <w:lang w:val="en-GB"/>
      </w:rPr>
      <w:tab/>
    </w:r>
    <w:r w:rsidRPr="00C16835">
      <w:rPr>
        <w:lang w:val="en-GB"/>
      </w:rPr>
      <w:tab/>
      <w:t>PIM-SU-5112-TCO</w:t>
    </w:r>
    <w:r w:rsidRPr="00BD36D1">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E334E" w14:textId="791F034E" w:rsidR="00BF7F3C" w:rsidRDefault="00BF7F3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17382" w14:textId="35CEB6E8" w:rsidR="00BF7F3C" w:rsidRPr="005E1FCC" w:rsidRDefault="00BF7F3C" w:rsidP="005E1FCC">
    <w:pPr>
      <w:pStyle w:val="Header"/>
    </w:pPr>
    <w:r>
      <w:t>Классы</w:t>
    </w:r>
    <w:r w:rsidRPr="00C16835">
      <w:rPr>
        <w:lang w:val="en-GB"/>
      </w:rPr>
      <w:t xml:space="preserve"> </w:t>
    </w:r>
    <w:r>
      <w:t>материалов</w:t>
    </w:r>
    <w:r w:rsidRPr="00C16835">
      <w:rPr>
        <w:lang w:val="en-GB"/>
      </w:rPr>
      <w:t xml:space="preserve"> </w:t>
    </w:r>
    <w:r>
      <w:t>трубопроводов</w:t>
    </w:r>
  </w:p>
  <w:p w14:paraId="2889091C" w14:textId="77777777" w:rsidR="00BF7F3C" w:rsidRDefault="00BF7F3C" w:rsidP="00F118E0">
    <w:pPr>
      <w:pStyle w:val="Header"/>
      <w:tabs>
        <w:tab w:val="clear" w:pos="4680"/>
        <w:tab w:val="clear" w:pos="9072"/>
        <w:tab w:val="clear" w:pos="12330"/>
        <w:tab w:val="right" w:pos="9027"/>
      </w:tabs>
    </w:pPr>
    <w:r w:rsidRPr="00B53B06">
      <w:t>PIPING MATERIAL LINE CLASSES</w:t>
    </w:r>
    <w:r w:rsidRPr="00B53B06">
      <w:tab/>
      <w:t>PIM-SU-5112</w:t>
    </w:r>
    <w:r>
      <w:t>-TCO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FE0B4" w14:textId="77777777" w:rsidR="00101137" w:rsidRPr="005E1FCC" w:rsidRDefault="00101137" w:rsidP="00101137">
    <w:pPr>
      <w:pStyle w:val="Header"/>
    </w:pPr>
    <w:r>
      <w:t>Классы</w:t>
    </w:r>
    <w:r w:rsidRPr="00C16835">
      <w:rPr>
        <w:lang w:val="en-GB"/>
      </w:rPr>
      <w:t xml:space="preserve"> </w:t>
    </w:r>
    <w:r>
      <w:t>материалов</w:t>
    </w:r>
    <w:r w:rsidRPr="00C16835">
      <w:rPr>
        <w:lang w:val="en-GB"/>
      </w:rPr>
      <w:t xml:space="preserve"> </w:t>
    </w:r>
    <w:r>
      <w:t>трубопроводов</w:t>
    </w:r>
  </w:p>
  <w:p w14:paraId="4756F207" w14:textId="77777777" w:rsidR="00BF7F3C" w:rsidRDefault="00BF7F3C">
    <w:pPr>
      <w:pStyle w:val="Header"/>
    </w:pPr>
    <w:r w:rsidRPr="00DA4604">
      <w:t>PIPING MATERIAL LINE CLASSES</w:t>
    </w:r>
    <w:r>
      <w:t xml:space="preserve">                       </w:t>
    </w:r>
    <w:r w:rsidRPr="00DA4604">
      <w:tab/>
      <w:t>PIM-SU-5112</w:t>
    </w:r>
    <w:r>
      <w:t>-TCO</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0931A" w14:textId="2F69265F" w:rsidR="00BF7F3C" w:rsidRDefault="00BF7F3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A9DCC" w14:textId="77777777" w:rsidR="008C4772" w:rsidRPr="005E1FCC" w:rsidRDefault="008C4772" w:rsidP="008C4772">
    <w:pPr>
      <w:pStyle w:val="Header"/>
    </w:pPr>
    <w:r>
      <w:t>Классы</w:t>
    </w:r>
    <w:r w:rsidRPr="00C16835">
      <w:rPr>
        <w:lang w:val="en-GB"/>
      </w:rPr>
      <w:t xml:space="preserve"> </w:t>
    </w:r>
    <w:r>
      <w:t>материалов</w:t>
    </w:r>
    <w:r w:rsidRPr="00C16835">
      <w:rPr>
        <w:lang w:val="en-GB"/>
      </w:rPr>
      <w:t xml:space="preserve"> </w:t>
    </w:r>
    <w:r>
      <w:t>трубопроводов</w:t>
    </w:r>
  </w:p>
  <w:p w14:paraId="2EAA13D8" w14:textId="77777777" w:rsidR="00BF7F3C" w:rsidRDefault="00BF7F3C">
    <w:pPr>
      <w:pStyle w:val="Header"/>
      <w:tabs>
        <w:tab w:val="clear" w:pos="4680"/>
        <w:tab w:val="clear" w:pos="9072"/>
        <w:tab w:val="clear" w:pos="12330"/>
        <w:tab w:val="right" w:pos="14320"/>
      </w:tabs>
    </w:pPr>
    <w:r w:rsidRPr="00DA4604">
      <w:t>PIPING MATERIAL LINE CLASSES</w:t>
    </w:r>
    <w:r>
      <w:t xml:space="preserve">                       </w:t>
    </w:r>
    <w:r w:rsidRPr="00DA4604">
      <w:tab/>
      <w:t>PIM-SU-5112</w:t>
    </w:r>
    <w:r>
      <w:t>-TCO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D4DDB" w14:textId="77777777" w:rsidR="008C4772" w:rsidRPr="005E1FCC" w:rsidRDefault="008C4772" w:rsidP="008C4772">
    <w:pPr>
      <w:pStyle w:val="Header"/>
    </w:pPr>
    <w:r>
      <w:t>Классы</w:t>
    </w:r>
    <w:r w:rsidRPr="00C16835">
      <w:rPr>
        <w:lang w:val="en-GB"/>
      </w:rPr>
      <w:t xml:space="preserve"> </w:t>
    </w:r>
    <w:r>
      <w:t>материалов</w:t>
    </w:r>
    <w:r w:rsidRPr="00C16835">
      <w:rPr>
        <w:lang w:val="en-GB"/>
      </w:rPr>
      <w:t xml:space="preserve"> </w:t>
    </w:r>
    <w:r>
      <w:t>трубопроводов</w:t>
    </w:r>
  </w:p>
  <w:p w14:paraId="0559B2F5" w14:textId="77777777" w:rsidR="00BF7F3C" w:rsidRDefault="00BF7F3C" w:rsidP="00F118E0">
    <w:pPr>
      <w:pStyle w:val="Header"/>
      <w:tabs>
        <w:tab w:val="clear" w:pos="4680"/>
        <w:tab w:val="clear" w:pos="9072"/>
        <w:tab w:val="clear" w:pos="12330"/>
        <w:tab w:val="right" w:pos="14320"/>
      </w:tabs>
    </w:pPr>
    <w:r w:rsidRPr="00DA4604">
      <w:t>PIPING MATERIAL LINE CLASSES</w:t>
    </w:r>
    <w:r>
      <w:t xml:space="preserve">                       </w:t>
    </w:r>
    <w:r w:rsidRPr="00DA4604">
      <w:tab/>
      <w:t>PIM-SU-5112</w:t>
    </w:r>
    <w:r>
      <w:t>-TCO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AF1406DE"/>
    <w:lvl w:ilvl="0">
      <w:start w:val="1"/>
      <w:numFmt w:val="bullet"/>
      <w:pStyle w:val="FigureTitle"/>
      <w:lvlText w:val=""/>
      <w:lvlJc w:val="left"/>
      <w:pPr>
        <w:tabs>
          <w:tab w:val="num" w:pos="1080"/>
        </w:tabs>
        <w:ind w:left="1080" w:hanging="360"/>
      </w:pPr>
      <w:rPr>
        <w:rFonts w:ascii="Symbol" w:hAnsi="Symbol" w:hint="default"/>
      </w:rPr>
    </w:lvl>
  </w:abstractNum>
  <w:abstractNum w:abstractNumId="1" w15:restartNumberingAfterBreak="0">
    <w:nsid w:val="FFFFFF88"/>
    <w:multiLevelType w:val="multilevel"/>
    <w:tmpl w:val="6F765E14"/>
    <w:lvl w:ilvl="0">
      <w:start w:val="1"/>
      <w:numFmt w:val="decimal"/>
      <w:pStyle w:val="AppendixTitle"/>
      <w:lvlText w:val="%1."/>
      <w:lvlJc w:val="left"/>
      <w:pPr>
        <w:tabs>
          <w:tab w:val="num" w:pos="360"/>
        </w:tabs>
        <w:ind w:left="360" w:hanging="360"/>
      </w:pPr>
      <w:rPr>
        <w:rFonts w:cs="Times New Roman"/>
      </w:rPr>
    </w:lvl>
    <w:lvl w:ilvl="1">
      <w:start w:val="4"/>
      <w:numFmt w:val="decimal"/>
      <w:pStyle w:val="AppendixHeading1"/>
      <w:isLgl/>
      <w:lvlText w:val="%1.%2"/>
      <w:lvlJc w:val="left"/>
      <w:pPr>
        <w:tabs>
          <w:tab w:val="num" w:pos="720"/>
        </w:tabs>
        <w:ind w:left="720" w:hanging="360"/>
      </w:pPr>
      <w:rPr>
        <w:rFonts w:cs="Times New Roman" w:hint="default"/>
        <w:b/>
      </w:rPr>
    </w:lvl>
    <w:lvl w:ilvl="2">
      <w:start w:val="2"/>
      <w:numFmt w:val="decimal"/>
      <w:pStyle w:val="AppendixHeading2"/>
      <w:isLgl/>
      <w:lvlText w:val="%1.%2.%3"/>
      <w:lvlJc w:val="left"/>
      <w:pPr>
        <w:tabs>
          <w:tab w:val="num" w:pos="1440"/>
        </w:tabs>
        <w:ind w:left="1440" w:hanging="720"/>
      </w:pPr>
      <w:rPr>
        <w:rFonts w:cs="Times New Roman" w:hint="default"/>
        <w:b/>
      </w:rPr>
    </w:lvl>
    <w:lvl w:ilvl="3">
      <w:start w:val="1"/>
      <w:numFmt w:val="lowerLetter"/>
      <w:pStyle w:val="AppendixHeading3"/>
      <w:isLgl/>
      <w:lvlText w:val="%1.%2.%3.%4"/>
      <w:lvlJc w:val="left"/>
      <w:pPr>
        <w:tabs>
          <w:tab w:val="num" w:pos="1800"/>
        </w:tabs>
        <w:ind w:left="1800" w:hanging="720"/>
      </w:pPr>
      <w:rPr>
        <w:rFonts w:cs="Times New Roman" w:hint="default"/>
        <w:b/>
      </w:rPr>
    </w:lvl>
    <w:lvl w:ilvl="4">
      <w:start w:val="1"/>
      <w:numFmt w:val="decimal"/>
      <w:pStyle w:val="ApxFigureTitle"/>
      <w:isLgl/>
      <w:lvlText w:val="%1.%2.%3.%4.%5"/>
      <w:lvlJc w:val="left"/>
      <w:pPr>
        <w:tabs>
          <w:tab w:val="num" w:pos="2520"/>
        </w:tabs>
        <w:ind w:left="2520" w:hanging="1080"/>
      </w:pPr>
      <w:rPr>
        <w:rFonts w:cs="Times New Roman" w:hint="default"/>
        <w:b/>
      </w:rPr>
    </w:lvl>
    <w:lvl w:ilvl="5">
      <w:start w:val="1"/>
      <w:numFmt w:val="decimal"/>
      <w:pStyle w:val="ApxTblTitle"/>
      <w:isLgl/>
      <w:lvlText w:val="%1.%2.%3.%4.%5.%6"/>
      <w:lvlJc w:val="left"/>
      <w:pPr>
        <w:tabs>
          <w:tab w:val="num" w:pos="2880"/>
        </w:tabs>
        <w:ind w:left="2880" w:hanging="1080"/>
      </w:pPr>
      <w:rPr>
        <w:rFonts w:cs="Times New Roman" w:hint="default"/>
        <w:b/>
      </w:rPr>
    </w:lvl>
    <w:lvl w:ilvl="6">
      <w:start w:val="1"/>
      <w:numFmt w:val="decimal"/>
      <w:isLgl/>
      <w:lvlText w:val="%1.%2.%3.%4.%5.%6.%7"/>
      <w:lvlJc w:val="left"/>
      <w:pPr>
        <w:tabs>
          <w:tab w:val="num" w:pos="3600"/>
        </w:tabs>
        <w:ind w:left="3600" w:hanging="1440"/>
      </w:pPr>
      <w:rPr>
        <w:rFonts w:cs="Times New Roman" w:hint="default"/>
        <w:b/>
      </w:rPr>
    </w:lvl>
    <w:lvl w:ilvl="7">
      <w:start w:val="1"/>
      <w:numFmt w:val="decimal"/>
      <w:isLgl/>
      <w:lvlText w:val="%1.%2.%3.%4.%5.%6.%7.%8"/>
      <w:lvlJc w:val="left"/>
      <w:pPr>
        <w:tabs>
          <w:tab w:val="num" w:pos="3960"/>
        </w:tabs>
        <w:ind w:left="3960" w:hanging="1440"/>
      </w:pPr>
      <w:rPr>
        <w:rFonts w:cs="Times New Roman" w:hint="default"/>
        <w:b/>
      </w:rPr>
    </w:lvl>
    <w:lvl w:ilvl="8">
      <w:start w:val="1"/>
      <w:numFmt w:val="decimal"/>
      <w:isLgl/>
      <w:lvlText w:val="%1.%2.%3.%4.%5.%6.%7.%8.%9"/>
      <w:lvlJc w:val="left"/>
      <w:pPr>
        <w:tabs>
          <w:tab w:val="num" w:pos="4680"/>
        </w:tabs>
        <w:ind w:left="4680" w:hanging="1800"/>
      </w:pPr>
      <w:rPr>
        <w:rFonts w:cs="Times New Roman" w:hint="default"/>
        <w:b/>
      </w:rPr>
    </w:lvl>
  </w:abstractNum>
  <w:abstractNum w:abstractNumId="2" w15:restartNumberingAfterBreak="0">
    <w:nsid w:val="00821D80"/>
    <w:multiLevelType w:val="hybridMultilevel"/>
    <w:tmpl w:val="CBA4F2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2AC3F54"/>
    <w:multiLevelType w:val="multilevel"/>
    <w:tmpl w:val="8E8C0C9C"/>
    <w:lvl w:ilvl="0">
      <w:start w:val="1"/>
      <w:numFmt w:val="decimal"/>
      <w:pStyle w:val="TableTitle1"/>
      <w:lvlText w:val="%1."/>
      <w:lvlJc w:val="left"/>
      <w:pPr>
        <w:ind w:left="1080" w:hanging="360"/>
      </w:pPr>
      <w:rPr>
        <w:rFonts w:ascii="Times New Roman" w:hAnsi="Times New Roman" w:cs="Times New Roman" w:hint="default"/>
        <w:b w:val="0"/>
        <w:sz w:val="22"/>
        <w:szCs w:val="22"/>
      </w:rPr>
    </w:lvl>
    <w:lvl w:ilvl="1">
      <w:start w:val="1"/>
      <w:numFmt w:val="lowerLetter"/>
      <w:lvlText w:val="%2."/>
      <w:lvlJc w:val="left"/>
      <w:pPr>
        <w:ind w:left="1530" w:hanging="360"/>
      </w:pPr>
      <w:rPr>
        <w:rFonts w:cs="Times New Roman" w:hint="default"/>
        <w:b w:val="0"/>
        <w:bCs w:val="0"/>
      </w:rPr>
    </w:lvl>
    <w:lvl w:ilvl="2">
      <w:start w:val="1"/>
      <w:numFmt w:val="decimal"/>
      <w:lvlText w:val="%3)"/>
      <w:lvlJc w:val="left"/>
      <w:pPr>
        <w:ind w:left="1800" w:hanging="360"/>
      </w:pPr>
      <w:rPr>
        <w:rFonts w:cs="Times New Roman" w:hint="default"/>
      </w:rPr>
    </w:lvl>
    <w:lvl w:ilvl="3">
      <w:start w:val="1"/>
      <w:numFmt w:val="lowerLetter"/>
      <w:lvlText w:val="%4)"/>
      <w:lvlJc w:val="left"/>
      <w:pPr>
        <w:ind w:left="2160" w:hanging="360"/>
      </w:pPr>
      <w:rPr>
        <w:rFonts w:cs="Times New Roman" w:hint="default"/>
      </w:rPr>
    </w:lvl>
    <w:lvl w:ilvl="4">
      <w:start w:val="1"/>
      <w:numFmt w:val="lowerLetter"/>
      <w:lvlText w:val="%5."/>
      <w:lvlJc w:val="left"/>
      <w:pPr>
        <w:ind w:left="3960" w:hanging="360"/>
      </w:pPr>
      <w:rPr>
        <w:rFonts w:cs="Times New Roman" w:hint="default"/>
      </w:rPr>
    </w:lvl>
    <w:lvl w:ilvl="5">
      <w:start w:val="1"/>
      <w:numFmt w:val="lowerRoman"/>
      <w:lvlText w:val="%6."/>
      <w:lvlJc w:val="right"/>
      <w:pPr>
        <w:ind w:left="4680" w:hanging="180"/>
      </w:pPr>
      <w:rPr>
        <w:rFonts w:cs="Times New Roman" w:hint="default"/>
      </w:rPr>
    </w:lvl>
    <w:lvl w:ilvl="6">
      <w:start w:val="1"/>
      <w:numFmt w:val="decimal"/>
      <w:lvlText w:val="%7."/>
      <w:lvlJc w:val="left"/>
      <w:pPr>
        <w:ind w:left="5400" w:hanging="360"/>
      </w:pPr>
      <w:rPr>
        <w:rFonts w:cs="Times New Roman" w:hint="default"/>
      </w:rPr>
    </w:lvl>
    <w:lvl w:ilvl="7">
      <w:start w:val="1"/>
      <w:numFmt w:val="lowerLetter"/>
      <w:lvlText w:val="%8."/>
      <w:lvlJc w:val="left"/>
      <w:pPr>
        <w:ind w:left="6120" w:hanging="360"/>
      </w:pPr>
      <w:rPr>
        <w:rFonts w:cs="Times New Roman" w:hint="default"/>
      </w:rPr>
    </w:lvl>
    <w:lvl w:ilvl="8">
      <w:start w:val="1"/>
      <w:numFmt w:val="lowerRoman"/>
      <w:lvlText w:val="%9."/>
      <w:lvlJc w:val="right"/>
      <w:pPr>
        <w:ind w:left="6840" w:hanging="180"/>
      </w:pPr>
      <w:rPr>
        <w:rFonts w:cs="Times New Roman" w:hint="default"/>
      </w:rPr>
    </w:lvl>
  </w:abstractNum>
  <w:abstractNum w:abstractNumId="4" w15:restartNumberingAfterBreak="0">
    <w:nsid w:val="033B29FD"/>
    <w:multiLevelType w:val="hybridMultilevel"/>
    <w:tmpl w:val="B5180D44"/>
    <w:lvl w:ilvl="0" w:tplc="7B5ABE30">
      <w:start w:val="1"/>
      <w:numFmt w:val="decimal"/>
      <w:pStyle w:val="CellList1"/>
      <w:lvlText w:val="%1."/>
      <w:lvlJc w:val="left"/>
      <w:pPr>
        <w:ind w:left="360" w:hanging="360"/>
      </w:pPr>
      <w:rPr>
        <w:rFonts w:ascii="Arial" w:hAnsi="Arial" w:cs="Times New Roman" w:hint="default"/>
        <w:sz w:val="20"/>
      </w:rPr>
    </w:lvl>
    <w:lvl w:ilvl="1" w:tplc="E076BA7E">
      <w:start w:val="1"/>
      <w:numFmt w:val="lowerLetter"/>
      <w:lvlText w:val="%2."/>
      <w:lvlJc w:val="left"/>
      <w:pPr>
        <w:ind w:left="1440" w:hanging="360"/>
      </w:pPr>
      <w:rPr>
        <w:rFonts w:cs="Times New Roman"/>
      </w:rPr>
    </w:lvl>
    <w:lvl w:ilvl="2" w:tplc="E9621D5A" w:tentative="1">
      <w:start w:val="1"/>
      <w:numFmt w:val="lowerRoman"/>
      <w:lvlText w:val="%3."/>
      <w:lvlJc w:val="right"/>
      <w:pPr>
        <w:ind w:left="2160" w:hanging="180"/>
      </w:pPr>
      <w:rPr>
        <w:rFonts w:cs="Times New Roman"/>
      </w:rPr>
    </w:lvl>
    <w:lvl w:ilvl="3" w:tplc="71568FE4" w:tentative="1">
      <w:start w:val="1"/>
      <w:numFmt w:val="decimal"/>
      <w:lvlText w:val="%4."/>
      <w:lvlJc w:val="left"/>
      <w:pPr>
        <w:ind w:left="2880" w:hanging="360"/>
      </w:pPr>
      <w:rPr>
        <w:rFonts w:cs="Times New Roman"/>
      </w:rPr>
    </w:lvl>
    <w:lvl w:ilvl="4" w:tplc="C66EEA1E" w:tentative="1">
      <w:start w:val="1"/>
      <w:numFmt w:val="lowerLetter"/>
      <w:lvlText w:val="%5."/>
      <w:lvlJc w:val="left"/>
      <w:pPr>
        <w:ind w:left="3600" w:hanging="360"/>
      </w:pPr>
      <w:rPr>
        <w:rFonts w:cs="Times New Roman"/>
      </w:rPr>
    </w:lvl>
    <w:lvl w:ilvl="5" w:tplc="04740EFE" w:tentative="1">
      <w:start w:val="1"/>
      <w:numFmt w:val="lowerRoman"/>
      <w:lvlText w:val="%6."/>
      <w:lvlJc w:val="right"/>
      <w:pPr>
        <w:ind w:left="4320" w:hanging="180"/>
      </w:pPr>
      <w:rPr>
        <w:rFonts w:cs="Times New Roman"/>
      </w:rPr>
    </w:lvl>
    <w:lvl w:ilvl="6" w:tplc="ABAC5752" w:tentative="1">
      <w:start w:val="1"/>
      <w:numFmt w:val="decimal"/>
      <w:lvlText w:val="%7."/>
      <w:lvlJc w:val="left"/>
      <w:pPr>
        <w:ind w:left="5040" w:hanging="360"/>
      </w:pPr>
      <w:rPr>
        <w:rFonts w:cs="Times New Roman"/>
      </w:rPr>
    </w:lvl>
    <w:lvl w:ilvl="7" w:tplc="4B545E5A" w:tentative="1">
      <w:start w:val="1"/>
      <w:numFmt w:val="lowerLetter"/>
      <w:lvlText w:val="%8."/>
      <w:lvlJc w:val="left"/>
      <w:pPr>
        <w:ind w:left="5760" w:hanging="360"/>
      </w:pPr>
      <w:rPr>
        <w:rFonts w:cs="Times New Roman"/>
      </w:rPr>
    </w:lvl>
    <w:lvl w:ilvl="8" w:tplc="2BB4FB2A" w:tentative="1">
      <w:start w:val="1"/>
      <w:numFmt w:val="lowerRoman"/>
      <w:lvlText w:val="%9."/>
      <w:lvlJc w:val="right"/>
      <w:pPr>
        <w:ind w:left="6480" w:hanging="180"/>
      </w:pPr>
      <w:rPr>
        <w:rFonts w:cs="Times New Roman"/>
      </w:rPr>
    </w:lvl>
  </w:abstractNum>
  <w:abstractNum w:abstractNumId="5" w15:restartNumberingAfterBreak="0">
    <w:nsid w:val="06145C8E"/>
    <w:multiLevelType w:val="singleLevel"/>
    <w:tmpl w:val="6AF0F786"/>
    <w:lvl w:ilvl="0">
      <w:start w:val="1"/>
      <w:numFmt w:val="bullet"/>
      <w:pStyle w:val="Bullet4"/>
      <w:lvlText w:val=""/>
      <w:lvlJc w:val="left"/>
      <w:pPr>
        <w:tabs>
          <w:tab w:val="num" w:pos="3600"/>
        </w:tabs>
        <w:ind w:left="3600" w:hanging="720"/>
      </w:pPr>
      <w:rPr>
        <w:rFonts w:ascii="Symbol" w:hAnsi="Symbol" w:hint="default"/>
      </w:rPr>
    </w:lvl>
  </w:abstractNum>
  <w:abstractNum w:abstractNumId="6" w15:restartNumberingAfterBreak="0">
    <w:nsid w:val="1A462850"/>
    <w:multiLevelType w:val="singleLevel"/>
    <w:tmpl w:val="58F0859E"/>
    <w:lvl w:ilvl="0">
      <w:start w:val="1"/>
      <w:numFmt w:val="bullet"/>
      <w:pStyle w:val="Bullet"/>
      <w:lvlText w:val=""/>
      <w:lvlJc w:val="left"/>
      <w:pPr>
        <w:tabs>
          <w:tab w:val="num" w:pos="360"/>
        </w:tabs>
        <w:ind w:left="360" w:hanging="360"/>
      </w:pPr>
      <w:rPr>
        <w:rFonts w:ascii="Symbol" w:hAnsi="Symbol" w:hint="default"/>
      </w:rPr>
    </w:lvl>
  </w:abstractNum>
  <w:abstractNum w:abstractNumId="7" w15:restartNumberingAfterBreak="0">
    <w:nsid w:val="1AAF6948"/>
    <w:multiLevelType w:val="hybridMultilevel"/>
    <w:tmpl w:val="89A4D732"/>
    <w:lvl w:ilvl="0" w:tplc="56A450DC">
      <w:start w:val="1"/>
      <w:numFmt w:val="decimal"/>
      <w:lvlText w:val="%1."/>
      <w:lvlJc w:val="left"/>
      <w:pPr>
        <w:ind w:left="360" w:hanging="360"/>
      </w:pPr>
      <w:rPr>
        <w:rFonts w:hint="default"/>
      </w:rPr>
    </w:lvl>
    <w:lvl w:ilvl="1" w:tplc="7DD2665E" w:tentative="1">
      <w:start w:val="1"/>
      <w:numFmt w:val="lowerLetter"/>
      <w:lvlText w:val="%2."/>
      <w:lvlJc w:val="left"/>
      <w:pPr>
        <w:ind w:left="1440" w:hanging="360"/>
      </w:pPr>
    </w:lvl>
    <w:lvl w:ilvl="2" w:tplc="B8DEBDF8" w:tentative="1">
      <w:start w:val="1"/>
      <w:numFmt w:val="lowerRoman"/>
      <w:lvlText w:val="%3."/>
      <w:lvlJc w:val="right"/>
      <w:pPr>
        <w:ind w:left="2160" w:hanging="180"/>
      </w:pPr>
    </w:lvl>
    <w:lvl w:ilvl="3" w:tplc="6CAA173E" w:tentative="1">
      <w:start w:val="1"/>
      <w:numFmt w:val="decimal"/>
      <w:lvlText w:val="%4."/>
      <w:lvlJc w:val="left"/>
      <w:pPr>
        <w:ind w:left="2880" w:hanging="360"/>
      </w:pPr>
    </w:lvl>
    <w:lvl w:ilvl="4" w:tplc="0CB01CC8" w:tentative="1">
      <w:start w:val="1"/>
      <w:numFmt w:val="lowerLetter"/>
      <w:lvlText w:val="%5."/>
      <w:lvlJc w:val="left"/>
      <w:pPr>
        <w:ind w:left="3600" w:hanging="360"/>
      </w:pPr>
    </w:lvl>
    <w:lvl w:ilvl="5" w:tplc="83166882" w:tentative="1">
      <w:start w:val="1"/>
      <w:numFmt w:val="lowerRoman"/>
      <w:lvlText w:val="%6."/>
      <w:lvlJc w:val="right"/>
      <w:pPr>
        <w:ind w:left="4320" w:hanging="180"/>
      </w:pPr>
    </w:lvl>
    <w:lvl w:ilvl="6" w:tplc="CEC01AA4" w:tentative="1">
      <w:start w:val="1"/>
      <w:numFmt w:val="decimal"/>
      <w:lvlText w:val="%7."/>
      <w:lvlJc w:val="left"/>
      <w:pPr>
        <w:ind w:left="5040" w:hanging="360"/>
      </w:pPr>
    </w:lvl>
    <w:lvl w:ilvl="7" w:tplc="67386806" w:tentative="1">
      <w:start w:val="1"/>
      <w:numFmt w:val="lowerLetter"/>
      <w:lvlText w:val="%8."/>
      <w:lvlJc w:val="left"/>
      <w:pPr>
        <w:ind w:left="5760" w:hanging="360"/>
      </w:pPr>
    </w:lvl>
    <w:lvl w:ilvl="8" w:tplc="21869E2E" w:tentative="1">
      <w:start w:val="1"/>
      <w:numFmt w:val="lowerRoman"/>
      <w:lvlText w:val="%9."/>
      <w:lvlJc w:val="right"/>
      <w:pPr>
        <w:ind w:left="6480" w:hanging="180"/>
      </w:pPr>
    </w:lvl>
  </w:abstractNum>
  <w:abstractNum w:abstractNumId="8" w15:restartNumberingAfterBreak="0">
    <w:nsid w:val="1B053C39"/>
    <w:multiLevelType w:val="hybridMultilevel"/>
    <w:tmpl w:val="4F469576"/>
    <w:lvl w:ilvl="0" w:tplc="CA14FC3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764C58"/>
    <w:multiLevelType w:val="multilevel"/>
    <w:tmpl w:val="08A044FC"/>
    <w:lvl w:ilvl="0">
      <w:start w:val="1"/>
      <w:numFmt w:val="decimal"/>
      <w:lvlText w:val="%1.0"/>
      <w:lvlJc w:val="left"/>
      <w:pPr>
        <w:ind w:left="432" w:hanging="432"/>
      </w:pPr>
      <w:rPr>
        <w:rFonts w:cs="Times New Roman" w:hint="default"/>
      </w:rPr>
    </w:lvl>
    <w:lvl w:ilvl="1">
      <w:start w:val="1"/>
      <w:numFmt w:val="decimal"/>
      <w:lvlText w:val="%1.%2"/>
      <w:lvlJc w:val="left"/>
      <w:pPr>
        <w:ind w:left="576" w:hanging="576"/>
      </w:pPr>
      <w:rPr>
        <w:rFonts w:cs="Times New Roman" w:hint="default"/>
        <w:lang w:val="en-US"/>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722"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0" w15:restartNumberingAfterBreak="0">
    <w:nsid w:val="23C337F2"/>
    <w:multiLevelType w:val="singleLevel"/>
    <w:tmpl w:val="58006656"/>
    <w:lvl w:ilvl="0">
      <w:start w:val="1"/>
      <w:numFmt w:val="bullet"/>
      <w:pStyle w:val="Bullet2"/>
      <w:lvlText w:val=""/>
      <w:lvlJc w:val="left"/>
      <w:pPr>
        <w:tabs>
          <w:tab w:val="num" w:pos="2160"/>
        </w:tabs>
        <w:ind w:left="2160" w:hanging="720"/>
      </w:pPr>
      <w:rPr>
        <w:rFonts w:ascii="Symbol" w:hAnsi="Symbol" w:hint="default"/>
      </w:rPr>
    </w:lvl>
  </w:abstractNum>
  <w:abstractNum w:abstractNumId="11" w15:restartNumberingAfterBreak="0">
    <w:nsid w:val="24342874"/>
    <w:multiLevelType w:val="hybridMultilevel"/>
    <w:tmpl w:val="D0A04980"/>
    <w:lvl w:ilvl="0" w:tplc="02804E88">
      <w:start w:val="1"/>
      <w:numFmt w:val="decimal"/>
      <w:lvlText w:val="%1."/>
      <w:lvlJc w:val="left"/>
      <w:pPr>
        <w:ind w:left="360" w:hanging="360"/>
      </w:pPr>
    </w:lvl>
    <w:lvl w:ilvl="1" w:tplc="2C4256E6" w:tentative="1">
      <w:start w:val="1"/>
      <w:numFmt w:val="lowerLetter"/>
      <w:lvlText w:val="%2."/>
      <w:lvlJc w:val="left"/>
      <w:pPr>
        <w:ind w:left="1080" w:hanging="360"/>
      </w:pPr>
    </w:lvl>
    <w:lvl w:ilvl="2" w:tplc="25988E10" w:tentative="1">
      <w:start w:val="1"/>
      <w:numFmt w:val="lowerRoman"/>
      <w:lvlText w:val="%3."/>
      <w:lvlJc w:val="right"/>
      <w:pPr>
        <w:ind w:left="1800" w:hanging="180"/>
      </w:pPr>
    </w:lvl>
    <w:lvl w:ilvl="3" w:tplc="A372E482" w:tentative="1">
      <w:start w:val="1"/>
      <w:numFmt w:val="decimal"/>
      <w:lvlText w:val="%4."/>
      <w:lvlJc w:val="left"/>
      <w:pPr>
        <w:ind w:left="2520" w:hanging="360"/>
      </w:pPr>
    </w:lvl>
    <w:lvl w:ilvl="4" w:tplc="D66C838E" w:tentative="1">
      <w:start w:val="1"/>
      <w:numFmt w:val="lowerLetter"/>
      <w:lvlText w:val="%5."/>
      <w:lvlJc w:val="left"/>
      <w:pPr>
        <w:ind w:left="3240" w:hanging="360"/>
      </w:pPr>
    </w:lvl>
    <w:lvl w:ilvl="5" w:tplc="7D92D802" w:tentative="1">
      <w:start w:val="1"/>
      <w:numFmt w:val="lowerRoman"/>
      <w:lvlText w:val="%6."/>
      <w:lvlJc w:val="right"/>
      <w:pPr>
        <w:ind w:left="3960" w:hanging="180"/>
      </w:pPr>
    </w:lvl>
    <w:lvl w:ilvl="6" w:tplc="3FCC04BC" w:tentative="1">
      <w:start w:val="1"/>
      <w:numFmt w:val="decimal"/>
      <w:lvlText w:val="%7."/>
      <w:lvlJc w:val="left"/>
      <w:pPr>
        <w:ind w:left="4680" w:hanging="360"/>
      </w:pPr>
    </w:lvl>
    <w:lvl w:ilvl="7" w:tplc="24147DEA" w:tentative="1">
      <w:start w:val="1"/>
      <w:numFmt w:val="lowerLetter"/>
      <w:lvlText w:val="%8."/>
      <w:lvlJc w:val="left"/>
      <w:pPr>
        <w:ind w:left="5400" w:hanging="360"/>
      </w:pPr>
    </w:lvl>
    <w:lvl w:ilvl="8" w:tplc="21FAEADE" w:tentative="1">
      <w:start w:val="1"/>
      <w:numFmt w:val="lowerRoman"/>
      <w:lvlText w:val="%9."/>
      <w:lvlJc w:val="right"/>
      <w:pPr>
        <w:ind w:left="6120" w:hanging="180"/>
      </w:pPr>
    </w:lvl>
  </w:abstractNum>
  <w:abstractNum w:abstractNumId="12" w15:restartNumberingAfterBreak="0">
    <w:nsid w:val="259B589C"/>
    <w:multiLevelType w:val="hybridMultilevel"/>
    <w:tmpl w:val="8C784D0A"/>
    <w:lvl w:ilvl="0" w:tplc="85EA05AC">
      <w:start w:val="1"/>
      <w:numFmt w:val="decimal"/>
      <w:lvlText w:val="%1."/>
      <w:lvlJc w:val="left"/>
      <w:pPr>
        <w:ind w:left="360" w:hanging="360"/>
      </w:pPr>
    </w:lvl>
    <w:lvl w:ilvl="1" w:tplc="E8940D78">
      <w:start w:val="1"/>
      <w:numFmt w:val="decimal"/>
      <w:lvlText w:val="%2."/>
      <w:lvlJc w:val="left"/>
      <w:pPr>
        <w:tabs>
          <w:tab w:val="num" w:pos="360"/>
        </w:tabs>
        <w:ind w:left="360" w:hanging="360"/>
      </w:pPr>
    </w:lvl>
    <w:lvl w:ilvl="2" w:tplc="2C2AB690">
      <w:start w:val="1"/>
      <w:numFmt w:val="decimal"/>
      <w:lvlText w:val="%3."/>
      <w:lvlJc w:val="left"/>
      <w:pPr>
        <w:tabs>
          <w:tab w:val="num" w:pos="1080"/>
        </w:tabs>
        <w:ind w:left="1080" w:hanging="360"/>
      </w:pPr>
    </w:lvl>
    <w:lvl w:ilvl="3" w:tplc="5A5AACAE">
      <w:start w:val="1"/>
      <w:numFmt w:val="decimal"/>
      <w:lvlText w:val="%4."/>
      <w:lvlJc w:val="left"/>
      <w:pPr>
        <w:tabs>
          <w:tab w:val="num" w:pos="1800"/>
        </w:tabs>
        <w:ind w:left="1800" w:hanging="360"/>
      </w:pPr>
    </w:lvl>
    <w:lvl w:ilvl="4" w:tplc="04FEEDF4">
      <w:start w:val="1"/>
      <w:numFmt w:val="decimal"/>
      <w:lvlText w:val="%5."/>
      <w:lvlJc w:val="left"/>
      <w:pPr>
        <w:tabs>
          <w:tab w:val="num" w:pos="2520"/>
        </w:tabs>
        <w:ind w:left="2520" w:hanging="360"/>
      </w:pPr>
    </w:lvl>
    <w:lvl w:ilvl="5" w:tplc="48704288">
      <w:start w:val="1"/>
      <w:numFmt w:val="decimal"/>
      <w:lvlText w:val="%6."/>
      <w:lvlJc w:val="left"/>
      <w:pPr>
        <w:tabs>
          <w:tab w:val="num" w:pos="3240"/>
        </w:tabs>
        <w:ind w:left="3240" w:hanging="360"/>
      </w:pPr>
    </w:lvl>
    <w:lvl w:ilvl="6" w:tplc="A5DC9D44">
      <w:start w:val="1"/>
      <w:numFmt w:val="decimal"/>
      <w:lvlText w:val="%7."/>
      <w:lvlJc w:val="left"/>
      <w:pPr>
        <w:tabs>
          <w:tab w:val="num" w:pos="3960"/>
        </w:tabs>
        <w:ind w:left="3960" w:hanging="360"/>
      </w:pPr>
    </w:lvl>
    <w:lvl w:ilvl="7" w:tplc="A3FA4A04">
      <w:start w:val="1"/>
      <w:numFmt w:val="decimal"/>
      <w:lvlText w:val="%8."/>
      <w:lvlJc w:val="left"/>
      <w:pPr>
        <w:tabs>
          <w:tab w:val="num" w:pos="4680"/>
        </w:tabs>
        <w:ind w:left="4680" w:hanging="360"/>
      </w:pPr>
    </w:lvl>
    <w:lvl w:ilvl="8" w:tplc="FDD6AAD2">
      <w:start w:val="1"/>
      <w:numFmt w:val="decimal"/>
      <w:lvlText w:val="%9."/>
      <w:lvlJc w:val="left"/>
      <w:pPr>
        <w:tabs>
          <w:tab w:val="num" w:pos="5400"/>
        </w:tabs>
        <w:ind w:left="5400" w:hanging="360"/>
      </w:pPr>
    </w:lvl>
  </w:abstractNum>
  <w:abstractNum w:abstractNumId="13" w15:restartNumberingAfterBreak="0">
    <w:nsid w:val="2727357A"/>
    <w:multiLevelType w:val="multilevel"/>
    <w:tmpl w:val="8AB82882"/>
    <w:lvl w:ilvl="0">
      <w:start w:val="2"/>
      <w:numFmt w:val="decimal"/>
      <w:lvlText w:val="%1"/>
      <w:lvlJc w:val="left"/>
      <w:pPr>
        <w:ind w:left="360" w:hanging="360"/>
      </w:pPr>
      <w:rPr>
        <w:rFonts w:hint="default"/>
      </w:rPr>
    </w:lvl>
    <w:lvl w:ilvl="1">
      <w:start w:val="1"/>
      <w:numFmt w:val="decimal"/>
      <w:lvlText w:val="%1.%2"/>
      <w:lvlJc w:val="left"/>
      <w:pPr>
        <w:ind w:left="1086" w:hanging="360"/>
      </w:pPr>
      <w:rPr>
        <w:rFonts w:hint="default"/>
      </w:rPr>
    </w:lvl>
    <w:lvl w:ilvl="2">
      <w:start w:val="1"/>
      <w:numFmt w:val="decimal"/>
      <w:lvlText w:val="%1.%2.%3"/>
      <w:lvlJc w:val="left"/>
      <w:pPr>
        <w:ind w:left="2172" w:hanging="720"/>
      </w:pPr>
      <w:rPr>
        <w:rFonts w:hint="default"/>
      </w:rPr>
    </w:lvl>
    <w:lvl w:ilvl="3">
      <w:start w:val="1"/>
      <w:numFmt w:val="decimal"/>
      <w:lvlText w:val="%1.%2.%3.%4"/>
      <w:lvlJc w:val="left"/>
      <w:pPr>
        <w:ind w:left="2898" w:hanging="720"/>
      </w:pPr>
      <w:rPr>
        <w:rFonts w:hint="default"/>
      </w:rPr>
    </w:lvl>
    <w:lvl w:ilvl="4">
      <w:start w:val="1"/>
      <w:numFmt w:val="decimal"/>
      <w:lvlText w:val="%1.%2.%3.%4.%5"/>
      <w:lvlJc w:val="left"/>
      <w:pPr>
        <w:ind w:left="3984" w:hanging="1080"/>
      </w:pPr>
      <w:rPr>
        <w:rFonts w:hint="default"/>
      </w:rPr>
    </w:lvl>
    <w:lvl w:ilvl="5">
      <w:start w:val="1"/>
      <w:numFmt w:val="decimal"/>
      <w:lvlText w:val="%1.%2.%3.%4.%5.%6"/>
      <w:lvlJc w:val="left"/>
      <w:pPr>
        <w:ind w:left="4710" w:hanging="1080"/>
      </w:pPr>
      <w:rPr>
        <w:rFonts w:hint="default"/>
      </w:rPr>
    </w:lvl>
    <w:lvl w:ilvl="6">
      <w:start w:val="1"/>
      <w:numFmt w:val="decimal"/>
      <w:lvlText w:val="%1.%2.%3.%4.%5.%6.%7"/>
      <w:lvlJc w:val="left"/>
      <w:pPr>
        <w:ind w:left="5796" w:hanging="1440"/>
      </w:pPr>
      <w:rPr>
        <w:rFonts w:hint="default"/>
      </w:rPr>
    </w:lvl>
    <w:lvl w:ilvl="7">
      <w:start w:val="1"/>
      <w:numFmt w:val="decimal"/>
      <w:lvlText w:val="%1.%2.%3.%4.%5.%6.%7.%8"/>
      <w:lvlJc w:val="left"/>
      <w:pPr>
        <w:ind w:left="6522" w:hanging="1440"/>
      </w:pPr>
      <w:rPr>
        <w:rFonts w:hint="default"/>
      </w:rPr>
    </w:lvl>
    <w:lvl w:ilvl="8">
      <w:start w:val="1"/>
      <w:numFmt w:val="decimal"/>
      <w:lvlText w:val="%1.%2.%3.%4.%5.%6.%7.%8.%9"/>
      <w:lvlJc w:val="left"/>
      <w:pPr>
        <w:ind w:left="7608" w:hanging="1800"/>
      </w:pPr>
      <w:rPr>
        <w:rFonts w:hint="default"/>
      </w:rPr>
    </w:lvl>
  </w:abstractNum>
  <w:abstractNum w:abstractNumId="14" w15:restartNumberingAfterBreak="0">
    <w:nsid w:val="27DB31FD"/>
    <w:multiLevelType w:val="singleLevel"/>
    <w:tmpl w:val="3906FCBC"/>
    <w:lvl w:ilvl="0">
      <w:start w:val="1"/>
      <w:numFmt w:val="lowerRoman"/>
      <w:pStyle w:val="Roman1"/>
      <w:lvlText w:val="%1)"/>
      <w:lvlJc w:val="left"/>
      <w:pPr>
        <w:tabs>
          <w:tab w:val="num" w:pos="1440"/>
        </w:tabs>
        <w:ind w:left="1440" w:hanging="720"/>
      </w:pPr>
      <w:rPr>
        <w:rFonts w:cs="Times New Roman"/>
      </w:rPr>
    </w:lvl>
  </w:abstractNum>
  <w:abstractNum w:abstractNumId="15" w15:restartNumberingAfterBreak="0">
    <w:nsid w:val="283E1D73"/>
    <w:multiLevelType w:val="hybridMultilevel"/>
    <w:tmpl w:val="34F860EE"/>
    <w:lvl w:ilvl="0" w:tplc="59907E54">
      <w:start w:val="1"/>
      <w:numFmt w:val="bullet"/>
      <w:pStyle w:val="CellBullet2"/>
      <w:lvlText w:val="–"/>
      <w:lvlJc w:val="left"/>
      <w:pPr>
        <w:ind w:left="1440" w:hanging="360"/>
      </w:pPr>
      <w:rPr>
        <w:rFonts w:ascii="Arial" w:hAnsi="Arial" w:hint="default"/>
      </w:rPr>
    </w:lvl>
    <w:lvl w:ilvl="1" w:tplc="F3548C12" w:tentative="1">
      <w:start w:val="1"/>
      <w:numFmt w:val="bullet"/>
      <w:lvlText w:val="o"/>
      <w:lvlJc w:val="left"/>
      <w:pPr>
        <w:ind w:left="2160" w:hanging="360"/>
      </w:pPr>
      <w:rPr>
        <w:rFonts w:ascii="Courier New" w:hAnsi="Courier New" w:hint="default"/>
      </w:rPr>
    </w:lvl>
    <w:lvl w:ilvl="2" w:tplc="F8F8C7FC" w:tentative="1">
      <w:start w:val="1"/>
      <w:numFmt w:val="bullet"/>
      <w:lvlText w:val=""/>
      <w:lvlJc w:val="left"/>
      <w:pPr>
        <w:ind w:left="2880" w:hanging="360"/>
      </w:pPr>
      <w:rPr>
        <w:rFonts w:ascii="Wingdings" w:hAnsi="Wingdings" w:hint="default"/>
      </w:rPr>
    </w:lvl>
    <w:lvl w:ilvl="3" w:tplc="BF7C9864" w:tentative="1">
      <w:start w:val="1"/>
      <w:numFmt w:val="bullet"/>
      <w:lvlText w:val=""/>
      <w:lvlJc w:val="left"/>
      <w:pPr>
        <w:ind w:left="3600" w:hanging="360"/>
      </w:pPr>
      <w:rPr>
        <w:rFonts w:ascii="Symbol" w:hAnsi="Symbol" w:hint="default"/>
      </w:rPr>
    </w:lvl>
    <w:lvl w:ilvl="4" w:tplc="D5B62B06" w:tentative="1">
      <w:start w:val="1"/>
      <w:numFmt w:val="bullet"/>
      <w:lvlText w:val="o"/>
      <w:lvlJc w:val="left"/>
      <w:pPr>
        <w:ind w:left="4320" w:hanging="360"/>
      </w:pPr>
      <w:rPr>
        <w:rFonts w:ascii="Courier New" w:hAnsi="Courier New" w:hint="default"/>
      </w:rPr>
    </w:lvl>
    <w:lvl w:ilvl="5" w:tplc="CE10DB9E" w:tentative="1">
      <w:start w:val="1"/>
      <w:numFmt w:val="bullet"/>
      <w:lvlText w:val=""/>
      <w:lvlJc w:val="left"/>
      <w:pPr>
        <w:ind w:left="5040" w:hanging="360"/>
      </w:pPr>
      <w:rPr>
        <w:rFonts w:ascii="Wingdings" w:hAnsi="Wingdings" w:hint="default"/>
      </w:rPr>
    </w:lvl>
    <w:lvl w:ilvl="6" w:tplc="E1228102" w:tentative="1">
      <w:start w:val="1"/>
      <w:numFmt w:val="bullet"/>
      <w:lvlText w:val=""/>
      <w:lvlJc w:val="left"/>
      <w:pPr>
        <w:ind w:left="5760" w:hanging="360"/>
      </w:pPr>
      <w:rPr>
        <w:rFonts w:ascii="Symbol" w:hAnsi="Symbol" w:hint="default"/>
      </w:rPr>
    </w:lvl>
    <w:lvl w:ilvl="7" w:tplc="CB26EBBE" w:tentative="1">
      <w:start w:val="1"/>
      <w:numFmt w:val="bullet"/>
      <w:lvlText w:val="o"/>
      <w:lvlJc w:val="left"/>
      <w:pPr>
        <w:ind w:left="6480" w:hanging="360"/>
      </w:pPr>
      <w:rPr>
        <w:rFonts w:ascii="Courier New" w:hAnsi="Courier New" w:hint="default"/>
      </w:rPr>
    </w:lvl>
    <w:lvl w:ilvl="8" w:tplc="73223994" w:tentative="1">
      <w:start w:val="1"/>
      <w:numFmt w:val="bullet"/>
      <w:lvlText w:val=""/>
      <w:lvlJc w:val="left"/>
      <w:pPr>
        <w:ind w:left="7200" w:hanging="360"/>
      </w:pPr>
      <w:rPr>
        <w:rFonts w:ascii="Wingdings" w:hAnsi="Wingdings" w:hint="default"/>
      </w:rPr>
    </w:lvl>
  </w:abstractNum>
  <w:abstractNum w:abstractNumId="16" w15:restartNumberingAfterBreak="0">
    <w:nsid w:val="288E0D23"/>
    <w:multiLevelType w:val="hybridMultilevel"/>
    <w:tmpl w:val="D0A04980"/>
    <w:lvl w:ilvl="0" w:tplc="1F58B60C">
      <w:start w:val="1"/>
      <w:numFmt w:val="decimal"/>
      <w:lvlText w:val="%1."/>
      <w:lvlJc w:val="left"/>
      <w:pPr>
        <w:ind w:left="360" w:hanging="360"/>
      </w:pPr>
    </w:lvl>
    <w:lvl w:ilvl="1" w:tplc="92C41550" w:tentative="1">
      <w:start w:val="1"/>
      <w:numFmt w:val="lowerLetter"/>
      <w:lvlText w:val="%2."/>
      <w:lvlJc w:val="left"/>
      <w:pPr>
        <w:ind w:left="1080" w:hanging="360"/>
      </w:pPr>
    </w:lvl>
    <w:lvl w:ilvl="2" w:tplc="F46EE430" w:tentative="1">
      <w:start w:val="1"/>
      <w:numFmt w:val="lowerRoman"/>
      <w:lvlText w:val="%3."/>
      <w:lvlJc w:val="right"/>
      <w:pPr>
        <w:ind w:left="1800" w:hanging="180"/>
      </w:pPr>
    </w:lvl>
    <w:lvl w:ilvl="3" w:tplc="9FA620AC" w:tentative="1">
      <w:start w:val="1"/>
      <w:numFmt w:val="decimal"/>
      <w:lvlText w:val="%4."/>
      <w:lvlJc w:val="left"/>
      <w:pPr>
        <w:ind w:left="2520" w:hanging="360"/>
      </w:pPr>
    </w:lvl>
    <w:lvl w:ilvl="4" w:tplc="F16C72D6" w:tentative="1">
      <w:start w:val="1"/>
      <w:numFmt w:val="lowerLetter"/>
      <w:lvlText w:val="%5."/>
      <w:lvlJc w:val="left"/>
      <w:pPr>
        <w:ind w:left="3240" w:hanging="360"/>
      </w:pPr>
    </w:lvl>
    <w:lvl w:ilvl="5" w:tplc="12D012DA" w:tentative="1">
      <w:start w:val="1"/>
      <w:numFmt w:val="lowerRoman"/>
      <w:lvlText w:val="%6."/>
      <w:lvlJc w:val="right"/>
      <w:pPr>
        <w:ind w:left="3960" w:hanging="180"/>
      </w:pPr>
    </w:lvl>
    <w:lvl w:ilvl="6" w:tplc="8C16908C" w:tentative="1">
      <w:start w:val="1"/>
      <w:numFmt w:val="decimal"/>
      <w:lvlText w:val="%7."/>
      <w:lvlJc w:val="left"/>
      <w:pPr>
        <w:ind w:left="4680" w:hanging="360"/>
      </w:pPr>
    </w:lvl>
    <w:lvl w:ilvl="7" w:tplc="CBCAB370" w:tentative="1">
      <w:start w:val="1"/>
      <w:numFmt w:val="lowerLetter"/>
      <w:lvlText w:val="%8."/>
      <w:lvlJc w:val="left"/>
      <w:pPr>
        <w:ind w:left="5400" w:hanging="360"/>
      </w:pPr>
    </w:lvl>
    <w:lvl w:ilvl="8" w:tplc="7D5EFD3A" w:tentative="1">
      <w:start w:val="1"/>
      <w:numFmt w:val="lowerRoman"/>
      <w:lvlText w:val="%9."/>
      <w:lvlJc w:val="right"/>
      <w:pPr>
        <w:ind w:left="6120" w:hanging="180"/>
      </w:pPr>
    </w:lvl>
  </w:abstractNum>
  <w:abstractNum w:abstractNumId="17" w15:restartNumberingAfterBreak="0">
    <w:nsid w:val="290974D2"/>
    <w:multiLevelType w:val="hybridMultilevel"/>
    <w:tmpl w:val="983A56E0"/>
    <w:lvl w:ilvl="0" w:tplc="9F96B378">
      <w:start w:val="150"/>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9576A4"/>
    <w:multiLevelType w:val="multilevel"/>
    <w:tmpl w:val="B2EE08B6"/>
    <w:lvl w:ilvl="0">
      <w:start w:val="1"/>
      <w:numFmt w:val="decimal"/>
      <w:lvlText w:val="%1.0"/>
      <w:lvlJc w:val="left"/>
      <w:pPr>
        <w:ind w:left="432" w:hanging="432"/>
      </w:pPr>
      <w:rPr>
        <w:rFonts w:cs="Times New Roman" w:hint="default"/>
      </w:rPr>
    </w:lvl>
    <w:lvl w:ilvl="1">
      <w:start w:val="1"/>
      <w:numFmt w:val="decimal"/>
      <w:pStyle w:val="Heading2"/>
      <w:lvlText w:val="%1.%2"/>
      <w:lvlJc w:val="left"/>
      <w:pPr>
        <w:ind w:left="576" w:hanging="576"/>
      </w:pPr>
      <w:rPr>
        <w:rFonts w:cs="Times New Roman" w:hint="default"/>
      </w:rPr>
    </w:lvl>
    <w:lvl w:ilvl="2">
      <w:start w:val="1"/>
      <w:numFmt w:val="decimal"/>
      <w:pStyle w:val="Heading3"/>
      <w:lvlText w:val="%1.%2.%3"/>
      <w:lvlJc w:val="left"/>
      <w:pPr>
        <w:ind w:left="720" w:hanging="720"/>
      </w:pPr>
      <w:rPr>
        <w:rFonts w:cs="Times New Roman" w:hint="default"/>
      </w:rPr>
    </w:lvl>
    <w:lvl w:ilvl="3">
      <w:start w:val="1"/>
      <w:numFmt w:val="decimal"/>
      <w:pStyle w:val="Heading4"/>
      <w:lvlText w:val="%1.%2.%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1722"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9" w15:restartNumberingAfterBreak="0">
    <w:nsid w:val="32577FC3"/>
    <w:multiLevelType w:val="hybridMultilevel"/>
    <w:tmpl w:val="D0A04980"/>
    <w:lvl w:ilvl="0" w:tplc="47A62052">
      <w:start w:val="1"/>
      <w:numFmt w:val="decimal"/>
      <w:lvlText w:val="%1."/>
      <w:lvlJc w:val="left"/>
      <w:pPr>
        <w:ind w:left="360" w:hanging="360"/>
      </w:pPr>
    </w:lvl>
    <w:lvl w:ilvl="1" w:tplc="3EBE6D02" w:tentative="1">
      <w:start w:val="1"/>
      <w:numFmt w:val="lowerLetter"/>
      <w:lvlText w:val="%2."/>
      <w:lvlJc w:val="left"/>
      <w:pPr>
        <w:ind w:left="1080" w:hanging="360"/>
      </w:pPr>
    </w:lvl>
    <w:lvl w:ilvl="2" w:tplc="7DA6E854" w:tentative="1">
      <w:start w:val="1"/>
      <w:numFmt w:val="lowerRoman"/>
      <w:lvlText w:val="%3."/>
      <w:lvlJc w:val="right"/>
      <w:pPr>
        <w:ind w:left="1800" w:hanging="180"/>
      </w:pPr>
    </w:lvl>
    <w:lvl w:ilvl="3" w:tplc="9646977C" w:tentative="1">
      <w:start w:val="1"/>
      <w:numFmt w:val="decimal"/>
      <w:lvlText w:val="%4."/>
      <w:lvlJc w:val="left"/>
      <w:pPr>
        <w:ind w:left="2520" w:hanging="360"/>
      </w:pPr>
    </w:lvl>
    <w:lvl w:ilvl="4" w:tplc="F8B248C8" w:tentative="1">
      <w:start w:val="1"/>
      <w:numFmt w:val="lowerLetter"/>
      <w:lvlText w:val="%5."/>
      <w:lvlJc w:val="left"/>
      <w:pPr>
        <w:ind w:left="3240" w:hanging="360"/>
      </w:pPr>
    </w:lvl>
    <w:lvl w:ilvl="5" w:tplc="AC640676" w:tentative="1">
      <w:start w:val="1"/>
      <w:numFmt w:val="lowerRoman"/>
      <w:lvlText w:val="%6."/>
      <w:lvlJc w:val="right"/>
      <w:pPr>
        <w:ind w:left="3960" w:hanging="180"/>
      </w:pPr>
    </w:lvl>
    <w:lvl w:ilvl="6" w:tplc="4C561008" w:tentative="1">
      <w:start w:val="1"/>
      <w:numFmt w:val="decimal"/>
      <w:lvlText w:val="%7."/>
      <w:lvlJc w:val="left"/>
      <w:pPr>
        <w:ind w:left="4680" w:hanging="360"/>
      </w:pPr>
    </w:lvl>
    <w:lvl w:ilvl="7" w:tplc="3FDADCDA" w:tentative="1">
      <w:start w:val="1"/>
      <w:numFmt w:val="lowerLetter"/>
      <w:lvlText w:val="%8."/>
      <w:lvlJc w:val="left"/>
      <w:pPr>
        <w:ind w:left="5400" w:hanging="360"/>
      </w:pPr>
    </w:lvl>
    <w:lvl w:ilvl="8" w:tplc="173800B2" w:tentative="1">
      <w:start w:val="1"/>
      <w:numFmt w:val="lowerRoman"/>
      <w:lvlText w:val="%9."/>
      <w:lvlJc w:val="right"/>
      <w:pPr>
        <w:ind w:left="6120" w:hanging="180"/>
      </w:pPr>
    </w:lvl>
  </w:abstractNum>
  <w:abstractNum w:abstractNumId="20" w15:restartNumberingAfterBreak="0">
    <w:nsid w:val="32D42595"/>
    <w:multiLevelType w:val="singleLevel"/>
    <w:tmpl w:val="978E8A12"/>
    <w:lvl w:ilvl="0">
      <w:numFmt w:val="bullet"/>
      <w:pStyle w:val="bullet0"/>
      <w:lvlText w:val=""/>
      <w:legacy w:legacy="1" w:legacySpace="0" w:legacyIndent="360"/>
      <w:lvlJc w:val="left"/>
      <w:rPr>
        <w:rFonts w:ascii="Symbol" w:hAnsi="Symbol" w:hint="default"/>
      </w:rPr>
    </w:lvl>
  </w:abstractNum>
  <w:abstractNum w:abstractNumId="21" w15:restartNumberingAfterBreak="0">
    <w:nsid w:val="33B72591"/>
    <w:multiLevelType w:val="hybridMultilevel"/>
    <w:tmpl w:val="2C447656"/>
    <w:lvl w:ilvl="0" w:tplc="E076D490">
      <w:start w:val="1"/>
      <w:numFmt w:val="bullet"/>
      <w:pStyle w:val="BulletList1"/>
      <w:lvlText w:val=""/>
      <w:lvlJc w:val="left"/>
      <w:pPr>
        <w:ind w:left="1800" w:hanging="360"/>
      </w:pPr>
      <w:rPr>
        <w:rFonts w:ascii="Symbol" w:hAnsi="Symbol" w:hint="default"/>
      </w:rPr>
    </w:lvl>
    <w:lvl w:ilvl="1" w:tplc="2A2C5D30" w:tentative="1">
      <w:start w:val="1"/>
      <w:numFmt w:val="bullet"/>
      <w:lvlText w:val="o"/>
      <w:lvlJc w:val="left"/>
      <w:pPr>
        <w:ind w:left="2520" w:hanging="360"/>
      </w:pPr>
      <w:rPr>
        <w:rFonts w:ascii="Courier New" w:hAnsi="Courier New" w:hint="default"/>
      </w:rPr>
    </w:lvl>
    <w:lvl w:ilvl="2" w:tplc="6EF05BC6">
      <w:start w:val="1"/>
      <w:numFmt w:val="bullet"/>
      <w:lvlText w:val=""/>
      <w:lvlJc w:val="left"/>
      <w:pPr>
        <w:ind w:left="3240" w:hanging="360"/>
      </w:pPr>
      <w:rPr>
        <w:rFonts w:ascii="Wingdings" w:hAnsi="Wingdings" w:hint="default"/>
      </w:rPr>
    </w:lvl>
    <w:lvl w:ilvl="3" w:tplc="561CCE00" w:tentative="1">
      <w:start w:val="1"/>
      <w:numFmt w:val="bullet"/>
      <w:lvlText w:val=""/>
      <w:lvlJc w:val="left"/>
      <w:pPr>
        <w:ind w:left="3960" w:hanging="360"/>
      </w:pPr>
      <w:rPr>
        <w:rFonts w:ascii="Symbol" w:hAnsi="Symbol" w:hint="default"/>
      </w:rPr>
    </w:lvl>
    <w:lvl w:ilvl="4" w:tplc="5C048892" w:tentative="1">
      <w:start w:val="1"/>
      <w:numFmt w:val="bullet"/>
      <w:lvlText w:val="o"/>
      <w:lvlJc w:val="left"/>
      <w:pPr>
        <w:ind w:left="4680" w:hanging="360"/>
      </w:pPr>
      <w:rPr>
        <w:rFonts w:ascii="Courier New" w:hAnsi="Courier New" w:hint="default"/>
      </w:rPr>
    </w:lvl>
    <w:lvl w:ilvl="5" w:tplc="B2DC350A" w:tentative="1">
      <w:start w:val="1"/>
      <w:numFmt w:val="bullet"/>
      <w:lvlText w:val=""/>
      <w:lvlJc w:val="left"/>
      <w:pPr>
        <w:ind w:left="5400" w:hanging="360"/>
      </w:pPr>
      <w:rPr>
        <w:rFonts w:ascii="Wingdings" w:hAnsi="Wingdings" w:hint="default"/>
      </w:rPr>
    </w:lvl>
    <w:lvl w:ilvl="6" w:tplc="515CCC54" w:tentative="1">
      <w:start w:val="1"/>
      <w:numFmt w:val="bullet"/>
      <w:lvlText w:val=""/>
      <w:lvlJc w:val="left"/>
      <w:pPr>
        <w:ind w:left="6120" w:hanging="360"/>
      </w:pPr>
      <w:rPr>
        <w:rFonts w:ascii="Symbol" w:hAnsi="Symbol" w:hint="default"/>
      </w:rPr>
    </w:lvl>
    <w:lvl w:ilvl="7" w:tplc="54F0D18C" w:tentative="1">
      <w:start w:val="1"/>
      <w:numFmt w:val="bullet"/>
      <w:lvlText w:val="o"/>
      <w:lvlJc w:val="left"/>
      <w:pPr>
        <w:ind w:left="6840" w:hanging="360"/>
      </w:pPr>
      <w:rPr>
        <w:rFonts w:ascii="Courier New" w:hAnsi="Courier New" w:hint="default"/>
      </w:rPr>
    </w:lvl>
    <w:lvl w:ilvl="8" w:tplc="7AF2066E" w:tentative="1">
      <w:start w:val="1"/>
      <w:numFmt w:val="bullet"/>
      <w:lvlText w:val=""/>
      <w:lvlJc w:val="left"/>
      <w:pPr>
        <w:ind w:left="7560" w:hanging="360"/>
      </w:pPr>
      <w:rPr>
        <w:rFonts w:ascii="Wingdings" w:hAnsi="Wingdings" w:hint="default"/>
      </w:rPr>
    </w:lvl>
  </w:abstractNum>
  <w:abstractNum w:abstractNumId="22" w15:restartNumberingAfterBreak="0">
    <w:nsid w:val="35CD4163"/>
    <w:multiLevelType w:val="singleLevel"/>
    <w:tmpl w:val="4B1835FC"/>
    <w:lvl w:ilvl="0">
      <w:start w:val="1"/>
      <w:numFmt w:val="lowerRoman"/>
      <w:pStyle w:val="Roman"/>
      <w:lvlText w:val="%1)"/>
      <w:lvlJc w:val="left"/>
      <w:pPr>
        <w:tabs>
          <w:tab w:val="num" w:pos="720"/>
        </w:tabs>
        <w:ind w:left="720" w:hanging="720"/>
      </w:pPr>
      <w:rPr>
        <w:rFonts w:cs="Times New Roman"/>
      </w:rPr>
    </w:lvl>
  </w:abstractNum>
  <w:abstractNum w:abstractNumId="23" w15:restartNumberingAfterBreak="0">
    <w:nsid w:val="36EB1096"/>
    <w:multiLevelType w:val="hybridMultilevel"/>
    <w:tmpl w:val="07E2BDDE"/>
    <w:lvl w:ilvl="0" w:tplc="9BE0825C">
      <w:start w:val="1"/>
      <w:numFmt w:val="decimal"/>
      <w:lvlText w:val="%1."/>
      <w:lvlJc w:val="left"/>
      <w:pPr>
        <w:ind w:left="360" w:hanging="360"/>
      </w:pPr>
      <w:rPr>
        <w:rFonts w:hint="default"/>
      </w:rPr>
    </w:lvl>
    <w:lvl w:ilvl="1" w:tplc="73D8C778" w:tentative="1">
      <w:start w:val="1"/>
      <w:numFmt w:val="lowerLetter"/>
      <w:lvlText w:val="%2."/>
      <w:lvlJc w:val="left"/>
      <w:pPr>
        <w:ind w:left="1440" w:hanging="360"/>
      </w:pPr>
    </w:lvl>
    <w:lvl w:ilvl="2" w:tplc="D36C5E14" w:tentative="1">
      <w:start w:val="1"/>
      <w:numFmt w:val="lowerRoman"/>
      <w:lvlText w:val="%3."/>
      <w:lvlJc w:val="right"/>
      <w:pPr>
        <w:ind w:left="2160" w:hanging="180"/>
      </w:pPr>
    </w:lvl>
    <w:lvl w:ilvl="3" w:tplc="94E6C664" w:tentative="1">
      <w:start w:val="1"/>
      <w:numFmt w:val="decimal"/>
      <w:lvlText w:val="%4."/>
      <w:lvlJc w:val="left"/>
      <w:pPr>
        <w:ind w:left="2880" w:hanging="360"/>
      </w:pPr>
    </w:lvl>
    <w:lvl w:ilvl="4" w:tplc="91BED28A" w:tentative="1">
      <w:start w:val="1"/>
      <w:numFmt w:val="lowerLetter"/>
      <w:lvlText w:val="%5."/>
      <w:lvlJc w:val="left"/>
      <w:pPr>
        <w:ind w:left="3600" w:hanging="360"/>
      </w:pPr>
    </w:lvl>
    <w:lvl w:ilvl="5" w:tplc="7070DBDC" w:tentative="1">
      <w:start w:val="1"/>
      <w:numFmt w:val="lowerRoman"/>
      <w:lvlText w:val="%6."/>
      <w:lvlJc w:val="right"/>
      <w:pPr>
        <w:ind w:left="4320" w:hanging="180"/>
      </w:pPr>
    </w:lvl>
    <w:lvl w:ilvl="6" w:tplc="0ADC0740" w:tentative="1">
      <w:start w:val="1"/>
      <w:numFmt w:val="decimal"/>
      <w:lvlText w:val="%7."/>
      <w:lvlJc w:val="left"/>
      <w:pPr>
        <w:ind w:left="5040" w:hanging="360"/>
      </w:pPr>
    </w:lvl>
    <w:lvl w:ilvl="7" w:tplc="80F6FDF8" w:tentative="1">
      <w:start w:val="1"/>
      <w:numFmt w:val="lowerLetter"/>
      <w:lvlText w:val="%8."/>
      <w:lvlJc w:val="left"/>
      <w:pPr>
        <w:ind w:left="5760" w:hanging="360"/>
      </w:pPr>
    </w:lvl>
    <w:lvl w:ilvl="8" w:tplc="D88618BC" w:tentative="1">
      <w:start w:val="1"/>
      <w:numFmt w:val="lowerRoman"/>
      <w:lvlText w:val="%9."/>
      <w:lvlJc w:val="right"/>
      <w:pPr>
        <w:ind w:left="6480" w:hanging="180"/>
      </w:pPr>
    </w:lvl>
  </w:abstractNum>
  <w:abstractNum w:abstractNumId="24" w15:restartNumberingAfterBreak="0">
    <w:nsid w:val="3AF63A8C"/>
    <w:multiLevelType w:val="singleLevel"/>
    <w:tmpl w:val="4E80036A"/>
    <w:lvl w:ilvl="0">
      <w:start w:val="1"/>
      <w:numFmt w:val="lowerRoman"/>
      <w:pStyle w:val="Roman2"/>
      <w:lvlText w:val="%1)"/>
      <w:lvlJc w:val="left"/>
      <w:pPr>
        <w:tabs>
          <w:tab w:val="num" w:pos="2160"/>
        </w:tabs>
        <w:ind w:left="2160" w:hanging="720"/>
      </w:pPr>
      <w:rPr>
        <w:rFonts w:cs="Times New Roman"/>
      </w:rPr>
    </w:lvl>
  </w:abstractNum>
  <w:abstractNum w:abstractNumId="25" w15:restartNumberingAfterBreak="0">
    <w:nsid w:val="3BF575FB"/>
    <w:multiLevelType w:val="singleLevel"/>
    <w:tmpl w:val="3656CA4A"/>
    <w:lvl w:ilvl="0">
      <w:start w:val="1"/>
      <w:numFmt w:val="lowerLetter"/>
      <w:pStyle w:val="Alpha"/>
      <w:lvlText w:val="%1)"/>
      <w:lvlJc w:val="left"/>
      <w:pPr>
        <w:tabs>
          <w:tab w:val="num" w:pos="720"/>
        </w:tabs>
        <w:ind w:left="720" w:hanging="720"/>
      </w:pPr>
      <w:rPr>
        <w:rFonts w:cs="Times New Roman"/>
      </w:rPr>
    </w:lvl>
  </w:abstractNum>
  <w:abstractNum w:abstractNumId="26" w15:restartNumberingAfterBreak="0">
    <w:nsid w:val="424D43D8"/>
    <w:multiLevelType w:val="hybridMultilevel"/>
    <w:tmpl w:val="14F432E6"/>
    <w:lvl w:ilvl="0" w:tplc="5470AE52">
      <w:start w:val="1"/>
      <w:numFmt w:val="decimal"/>
      <w:lvlText w:val="%1."/>
      <w:lvlJc w:val="left"/>
      <w:pPr>
        <w:ind w:left="360" w:hanging="360"/>
      </w:pPr>
      <w:rPr>
        <w:rFonts w:hint="default"/>
      </w:rPr>
    </w:lvl>
    <w:lvl w:ilvl="1" w:tplc="F9FAB84C" w:tentative="1">
      <w:start w:val="1"/>
      <w:numFmt w:val="lowerLetter"/>
      <w:lvlText w:val="%2."/>
      <w:lvlJc w:val="left"/>
      <w:pPr>
        <w:ind w:left="1440" w:hanging="360"/>
      </w:pPr>
    </w:lvl>
    <w:lvl w:ilvl="2" w:tplc="DF7AD2CA" w:tentative="1">
      <w:start w:val="1"/>
      <w:numFmt w:val="lowerRoman"/>
      <w:lvlText w:val="%3."/>
      <w:lvlJc w:val="right"/>
      <w:pPr>
        <w:ind w:left="2160" w:hanging="180"/>
      </w:pPr>
    </w:lvl>
    <w:lvl w:ilvl="3" w:tplc="3C42FF08" w:tentative="1">
      <w:start w:val="1"/>
      <w:numFmt w:val="decimal"/>
      <w:lvlText w:val="%4."/>
      <w:lvlJc w:val="left"/>
      <w:pPr>
        <w:ind w:left="2880" w:hanging="360"/>
      </w:pPr>
    </w:lvl>
    <w:lvl w:ilvl="4" w:tplc="6B7E313E" w:tentative="1">
      <w:start w:val="1"/>
      <w:numFmt w:val="lowerLetter"/>
      <w:lvlText w:val="%5."/>
      <w:lvlJc w:val="left"/>
      <w:pPr>
        <w:ind w:left="3600" w:hanging="360"/>
      </w:pPr>
    </w:lvl>
    <w:lvl w:ilvl="5" w:tplc="6F06A504" w:tentative="1">
      <w:start w:val="1"/>
      <w:numFmt w:val="lowerRoman"/>
      <w:lvlText w:val="%6."/>
      <w:lvlJc w:val="right"/>
      <w:pPr>
        <w:ind w:left="4320" w:hanging="180"/>
      </w:pPr>
    </w:lvl>
    <w:lvl w:ilvl="6" w:tplc="18B41FCE" w:tentative="1">
      <w:start w:val="1"/>
      <w:numFmt w:val="decimal"/>
      <w:lvlText w:val="%7."/>
      <w:lvlJc w:val="left"/>
      <w:pPr>
        <w:ind w:left="5040" w:hanging="360"/>
      </w:pPr>
    </w:lvl>
    <w:lvl w:ilvl="7" w:tplc="A9B4E4FA" w:tentative="1">
      <w:start w:val="1"/>
      <w:numFmt w:val="lowerLetter"/>
      <w:lvlText w:val="%8."/>
      <w:lvlJc w:val="left"/>
      <w:pPr>
        <w:ind w:left="5760" w:hanging="360"/>
      </w:pPr>
    </w:lvl>
    <w:lvl w:ilvl="8" w:tplc="ED1CCC18" w:tentative="1">
      <w:start w:val="1"/>
      <w:numFmt w:val="lowerRoman"/>
      <w:lvlText w:val="%9."/>
      <w:lvlJc w:val="right"/>
      <w:pPr>
        <w:ind w:left="6480" w:hanging="180"/>
      </w:pPr>
    </w:lvl>
  </w:abstractNum>
  <w:abstractNum w:abstractNumId="27" w15:restartNumberingAfterBreak="0">
    <w:nsid w:val="430E21EA"/>
    <w:multiLevelType w:val="singleLevel"/>
    <w:tmpl w:val="FD5A345E"/>
    <w:lvl w:ilvl="0">
      <w:start w:val="1"/>
      <w:numFmt w:val="bullet"/>
      <w:pStyle w:val="Bullet1"/>
      <w:lvlText w:val=""/>
      <w:lvlJc w:val="left"/>
      <w:pPr>
        <w:tabs>
          <w:tab w:val="num" w:pos="1440"/>
        </w:tabs>
        <w:ind w:left="1440" w:hanging="720"/>
      </w:pPr>
      <w:rPr>
        <w:rFonts w:ascii="Symbol" w:hAnsi="Symbol" w:hint="default"/>
      </w:rPr>
    </w:lvl>
  </w:abstractNum>
  <w:abstractNum w:abstractNumId="28" w15:restartNumberingAfterBreak="0">
    <w:nsid w:val="4460658E"/>
    <w:multiLevelType w:val="hybridMultilevel"/>
    <w:tmpl w:val="90DAA4F4"/>
    <w:lvl w:ilvl="0" w:tplc="26C600D6">
      <w:start w:val="1"/>
      <w:numFmt w:val="decimal"/>
      <w:lvlText w:val="%1."/>
      <w:lvlJc w:val="left"/>
      <w:pPr>
        <w:ind w:left="360" w:hanging="360"/>
      </w:pPr>
      <w:rPr>
        <w:rFonts w:hint="default"/>
      </w:rPr>
    </w:lvl>
    <w:lvl w:ilvl="1" w:tplc="946689D2" w:tentative="1">
      <w:start w:val="1"/>
      <w:numFmt w:val="lowerLetter"/>
      <w:lvlText w:val="%2."/>
      <w:lvlJc w:val="left"/>
      <w:pPr>
        <w:ind w:left="1440" w:hanging="360"/>
      </w:pPr>
    </w:lvl>
    <w:lvl w:ilvl="2" w:tplc="A2F623EC" w:tentative="1">
      <w:start w:val="1"/>
      <w:numFmt w:val="lowerRoman"/>
      <w:lvlText w:val="%3."/>
      <w:lvlJc w:val="right"/>
      <w:pPr>
        <w:ind w:left="2160" w:hanging="180"/>
      </w:pPr>
    </w:lvl>
    <w:lvl w:ilvl="3" w:tplc="9B908B4A" w:tentative="1">
      <w:start w:val="1"/>
      <w:numFmt w:val="decimal"/>
      <w:lvlText w:val="%4."/>
      <w:lvlJc w:val="left"/>
      <w:pPr>
        <w:ind w:left="2880" w:hanging="360"/>
      </w:pPr>
    </w:lvl>
    <w:lvl w:ilvl="4" w:tplc="32E6162E" w:tentative="1">
      <w:start w:val="1"/>
      <w:numFmt w:val="lowerLetter"/>
      <w:lvlText w:val="%5."/>
      <w:lvlJc w:val="left"/>
      <w:pPr>
        <w:ind w:left="3600" w:hanging="360"/>
      </w:pPr>
    </w:lvl>
    <w:lvl w:ilvl="5" w:tplc="3908741E" w:tentative="1">
      <w:start w:val="1"/>
      <w:numFmt w:val="lowerRoman"/>
      <w:lvlText w:val="%6."/>
      <w:lvlJc w:val="right"/>
      <w:pPr>
        <w:ind w:left="4320" w:hanging="180"/>
      </w:pPr>
    </w:lvl>
    <w:lvl w:ilvl="6" w:tplc="32D6AEF2" w:tentative="1">
      <w:start w:val="1"/>
      <w:numFmt w:val="decimal"/>
      <w:lvlText w:val="%7."/>
      <w:lvlJc w:val="left"/>
      <w:pPr>
        <w:ind w:left="5040" w:hanging="360"/>
      </w:pPr>
    </w:lvl>
    <w:lvl w:ilvl="7" w:tplc="114E29AE" w:tentative="1">
      <w:start w:val="1"/>
      <w:numFmt w:val="lowerLetter"/>
      <w:lvlText w:val="%8."/>
      <w:lvlJc w:val="left"/>
      <w:pPr>
        <w:ind w:left="5760" w:hanging="360"/>
      </w:pPr>
    </w:lvl>
    <w:lvl w:ilvl="8" w:tplc="44C6D53A" w:tentative="1">
      <w:start w:val="1"/>
      <w:numFmt w:val="lowerRoman"/>
      <w:lvlText w:val="%9."/>
      <w:lvlJc w:val="right"/>
      <w:pPr>
        <w:ind w:left="6480" w:hanging="180"/>
      </w:pPr>
    </w:lvl>
  </w:abstractNum>
  <w:abstractNum w:abstractNumId="29" w15:restartNumberingAfterBreak="0">
    <w:nsid w:val="467714F0"/>
    <w:multiLevelType w:val="hybridMultilevel"/>
    <w:tmpl w:val="BAF82E72"/>
    <w:lvl w:ilvl="0" w:tplc="937EF38A">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6D36014"/>
    <w:multiLevelType w:val="hybridMultilevel"/>
    <w:tmpl w:val="F5E4C52E"/>
    <w:lvl w:ilvl="0" w:tplc="808E621E">
      <w:start w:val="1"/>
      <w:numFmt w:val="decimal"/>
      <w:lvlText w:val="%1."/>
      <w:lvlJc w:val="left"/>
      <w:pPr>
        <w:ind w:left="360" w:hanging="360"/>
      </w:pPr>
    </w:lvl>
    <w:lvl w:ilvl="1" w:tplc="08090019">
      <w:start w:val="1"/>
      <w:numFmt w:val="decimal"/>
      <w:lvlText w:val="%2."/>
      <w:lvlJc w:val="left"/>
      <w:pPr>
        <w:tabs>
          <w:tab w:val="num" w:pos="360"/>
        </w:tabs>
        <w:ind w:left="360" w:hanging="360"/>
      </w:pPr>
    </w:lvl>
    <w:lvl w:ilvl="2" w:tplc="0809001B">
      <w:start w:val="1"/>
      <w:numFmt w:val="decimal"/>
      <w:lvlText w:val="%3."/>
      <w:lvlJc w:val="left"/>
      <w:pPr>
        <w:tabs>
          <w:tab w:val="num" w:pos="1080"/>
        </w:tabs>
        <w:ind w:left="1080" w:hanging="360"/>
      </w:pPr>
    </w:lvl>
    <w:lvl w:ilvl="3" w:tplc="0809000F">
      <w:start w:val="1"/>
      <w:numFmt w:val="decimal"/>
      <w:lvlText w:val="%4."/>
      <w:lvlJc w:val="left"/>
      <w:pPr>
        <w:tabs>
          <w:tab w:val="num" w:pos="1800"/>
        </w:tabs>
        <w:ind w:left="1800" w:hanging="360"/>
      </w:pPr>
    </w:lvl>
    <w:lvl w:ilvl="4" w:tplc="08090019">
      <w:start w:val="1"/>
      <w:numFmt w:val="decimal"/>
      <w:lvlText w:val="%5."/>
      <w:lvlJc w:val="left"/>
      <w:pPr>
        <w:tabs>
          <w:tab w:val="num" w:pos="2520"/>
        </w:tabs>
        <w:ind w:left="2520" w:hanging="360"/>
      </w:pPr>
    </w:lvl>
    <w:lvl w:ilvl="5" w:tplc="0809001B">
      <w:start w:val="1"/>
      <w:numFmt w:val="decimal"/>
      <w:lvlText w:val="%6."/>
      <w:lvlJc w:val="left"/>
      <w:pPr>
        <w:tabs>
          <w:tab w:val="num" w:pos="3240"/>
        </w:tabs>
        <w:ind w:left="3240" w:hanging="360"/>
      </w:pPr>
    </w:lvl>
    <w:lvl w:ilvl="6" w:tplc="0809000F">
      <w:start w:val="1"/>
      <w:numFmt w:val="decimal"/>
      <w:lvlText w:val="%7."/>
      <w:lvlJc w:val="left"/>
      <w:pPr>
        <w:tabs>
          <w:tab w:val="num" w:pos="3960"/>
        </w:tabs>
        <w:ind w:left="3960" w:hanging="360"/>
      </w:pPr>
    </w:lvl>
    <w:lvl w:ilvl="7" w:tplc="08090019">
      <w:start w:val="1"/>
      <w:numFmt w:val="decimal"/>
      <w:lvlText w:val="%8."/>
      <w:lvlJc w:val="left"/>
      <w:pPr>
        <w:tabs>
          <w:tab w:val="num" w:pos="4680"/>
        </w:tabs>
        <w:ind w:left="4680" w:hanging="360"/>
      </w:pPr>
    </w:lvl>
    <w:lvl w:ilvl="8" w:tplc="0809001B">
      <w:start w:val="1"/>
      <w:numFmt w:val="decimal"/>
      <w:lvlText w:val="%9."/>
      <w:lvlJc w:val="left"/>
      <w:pPr>
        <w:tabs>
          <w:tab w:val="num" w:pos="5400"/>
        </w:tabs>
        <w:ind w:left="5400" w:hanging="360"/>
      </w:pPr>
    </w:lvl>
  </w:abstractNum>
  <w:abstractNum w:abstractNumId="31" w15:restartNumberingAfterBreak="0">
    <w:nsid w:val="47303ADC"/>
    <w:multiLevelType w:val="hybridMultilevel"/>
    <w:tmpl w:val="883E4E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0F6B6E"/>
    <w:multiLevelType w:val="singleLevel"/>
    <w:tmpl w:val="0AE68BEE"/>
    <w:lvl w:ilvl="0">
      <w:start w:val="1"/>
      <w:numFmt w:val="lowerLetter"/>
      <w:pStyle w:val="Alpha1"/>
      <w:lvlText w:val="%1)"/>
      <w:lvlJc w:val="left"/>
      <w:pPr>
        <w:tabs>
          <w:tab w:val="num" w:pos="1440"/>
        </w:tabs>
        <w:ind w:left="1440" w:hanging="720"/>
      </w:pPr>
      <w:rPr>
        <w:rFonts w:cs="Times New Roman"/>
      </w:rPr>
    </w:lvl>
  </w:abstractNum>
  <w:abstractNum w:abstractNumId="33" w15:restartNumberingAfterBreak="0">
    <w:nsid w:val="52DA33BB"/>
    <w:multiLevelType w:val="multilevel"/>
    <w:tmpl w:val="E200AE84"/>
    <w:lvl w:ilvl="0">
      <w:start w:val="1"/>
      <w:numFmt w:val="decimal"/>
      <w:lvlText w:val="%1.0"/>
      <w:lvlJc w:val="left"/>
      <w:pPr>
        <w:ind w:left="432" w:hanging="432"/>
      </w:pPr>
      <w:rPr>
        <w:rFonts w:cs="Times New Roman" w:hint="default"/>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722"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34" w15:restartNumberingAfterBreak="0">
    <w:nsid w:val="52F414FC"/>
    <w:multiLevelType w:val="singleLevel"/>
    <w:tmpl w:val="F42E2524"/>
    <w:lvl w:ilvl="0">
      <w:start w:val="1"/>
      <w:numFmt w:val="lowerLetter"/>
      <w:pStyle w:val="Alpha3"/>
      <w:lvlText w:val="%1)"/>
      <w:lvlJc w:val="left"/>
      <w:pPr>
        <w:tabs>
          <w:tab w:val="num" w:pos="3168"/>
        </w:tabs>
        <w:ind w:left="3168" w:hanging="720"/>
      </w:pPr>
      <w:rPr>
        <w:rFonts w:cs="Times New Roman"/>
      </w:rPr>
    </w:lvl>
  </w:abstractNum>
  <w:abstractNum w:abstractNumId="35" w15:restartNumberingAfterBreak="0">
    <w:nsid w:val="54852D1A"/>
    <w:multiLevelType w:val="hybridMultilevel"/>
    <w:tmpl w:val="D0A04980"/>
    <w:lvl w:ilvl="0" w:tplc="1FCC2A82">
      <w:start w:val="1"/>
      <w:numFmt w:val="decimal"/>
      <w:lvlText w:val="%1."/>
      <w:lvlJc w:val="left"/>
      <w:pPr>
        <w:ind w:left="360" w:hanging="360"/>
      </w:pPr>
    </w:lvl>
    <w:lvl w:ilvl="1" w:tplc="1C0E96C2" w:tentative="1">
      <w:start w:val="1"/>
      <w:numFmt w:val="lowerLetter"/>
      <w:lvlText w:val="%2."/>
      <w:lvlJc w:val="left"/>
      <w:pPr>
        <w:ind w:left="1080" w:hanging="360"/>
      </w:pPr>
    </w:lvl>
    <w:lvl w:ilvl="2" w:tplc="139A5E84" w:tentative="1">
      <w:start w:val="1"/>
      <w:numFmt w:val="lowerRoman"/>
      <w:lvlText w:val="%3."/>
      <w:lvlJc w:val="right"/>
      <w:pPr>
        <w:ind w:left="1800" w:hanging="180"/>
      </w:pPr>
    </w:lvl>
    <w:lvl w:ilvl="3" w:tplc="40FC9358" w:tentative="1">
      <w:start w:val="1"/>
      <w:numFmt w:val="decimal"/>
      <w:lvlText w:val="%4."/>
      <w:lvlJc w:val="left"/>
      <w:pPr>
        <w:ind w:left="2520" w:hanging="360"/>
      </w:pPr>
    </w:lvl>
    <w:lvl w:ilvl="4" w:tplc="355C5C7E" w:tentative="1">
      <w:start w:val="1"/>
      <w:numFmt w:val="lowerLetter"/>
      <w:lvlText w:val="%5."/>
      <w:lvlJc w:val="left"/>
      <w:pPr>
        <w:ind w:left="3240" w:hanging="360"/>
      </w:pPr>
    </w:lvl>
    <w:lvl w:ilvl="5" w:tplc="ADD8E8BA" w:tentative="1">
      <w:start w:val="1"/>
      <w:numFmt w:val="lowerRoman"/>
      <w:lvlText w:val="%6."/>
      <w:lvlJc w:val="right"/>
      <w:pPr>
        <w:ind w:left="3960" w:hanging="180"/>
      </w:pPr>
    </w:lvl>
    <w:lvl w:ilvl="6" w:tplc="CAA4910A" w:tentative="1">
      <w:start w:val="1"/>
      <w:numFmt w:val="decimal"/>
      <w:lvlText w:val="%7."/>
      <w:lvlJc w:val="left"/>
      <w:pPr>
        <w:ind w:left="4680" w:hanging="360"/>
      </w:pPr>
    </w:lvl>
    <w:lvl w:ilvl="7" w:tplc="D7B850B8" w:tentative="1">
      <w:start w:val="1"/>
      <w:numFmt w:val="lowerLetter"/>
      <w:lvlText w:val="%8."/>
      <w:lvlJc w:val="left"/>
      <w:pPr>
        <w:ind w:left="5400" w:hanging="360"/>
      </w:pPr>
    </w:lvl>
    <w:lvl w:ilvl="8" w:tplc="37D8C4EC" w:tentative="1">
      <w:start w:val="1"/>
      <w:numFmt w:val="lowerRoman"/>
      <w:lvlText w:val="%9."/>
      <w:lvlJc w:val="right"/>
      <w:pPr>
        <w:ind w:left="6120" w:hanging="180"/>
      </w:pPr>
    </w:lvl>
  </w:abstractNum>
  <w:abstractNum w:abstractNumId="36" w15:restartNumberingAfterBreak="0">
    <w:nsid w:val="57D72BAA"/>
    <w:multiLevelType w:val="singleLevel"/>
    <w:tmpl w:val="E7E4A0EA"/>
    <w:lvl w:ilvl="0">
      <w:start w:val="1"/>
      <w:numFmt w:val="lowerLetter"/>
      <w:pStyle w:val="Alpha2"/>
      <w:lvlText w:val="%1)"/>
      <w:lvlJc w:val="left"/>
      <w:pPr>
        <w:tabs>
          <w:tab w:val="num" w:pos="2160"/>
        </w:tabs>
        <w:ind w:left="2160" w:hanging="720"/>
      </w:pPr>
      <w:rPr>
        <w:rFonts w:cs="Times New Roman"/>
      </w:rPr>
    </w:lvl>
  </w:abstractNum>
  <w:abstractNum w:abstractNumId="37" w15:restartNumberingAfterBreak="0">
    <w:nsid w:val="57FB06F5"/>
    <w:multiLevelType w:val="singleLevel"/>
    <w:tmpl w:val="0DA85470"/>
    <w:lvl w:ilvl="0">
      <w:start w:val="1"/>
      <w:numFmt w:val="lowerRoman"/>
      <w:pStyle w:val="Roman4"/>
      <w:lvlText w:val="%1)"/>
      <w:lvlJc w:val="left"/>
      <w:pPr>
        <w:tabs>
          <w:tab w:val="num" w:pos="4464"/>
        </w:tabs>
        <w:ind w:left="4464" w:hanging="576"/>
      </w:pPr>
      <w:rPr>
        <w:rFonts w:cs="Times New Roman"/>
      </w:rPr>
    </w:lvl>
  </w:abstractNum>
  <w:abstractNum w:abstractNumId="38" w15:restartNumberingAfterBreak="0">
    <w:nsid w:val="5908545C"/>
    <w:multiLevelType w:val="singleLevel"/>
    <w:tmpl w:val="34FC294E"/>
    <w:lvl w:ilvl="0">
      <w:start w:val="1"/>
      <w:numFmt w:val="bullet"/>
      <w:pStyle w:val="Bullet3"/>
      <w:lvlText w:val=""/>
      <w:lvlJc w:val="left"/>
      <w:pPr>
        <w:tabs>
          <w:tab w:val="num" w:pos="2880"/>
        </w:tabs>
        <w:ind w:left="2880" w:hanging="720"/>
      </w:pPr>
      <w:rPr>
        <w:rFonts w:ascii="Symbol" w:hAnsi="Symbol" w:hint="default"/>
      </w:rPr>
    </w:lvl>
  </w:abstractNum>
  <w:abstractNum w:abstractNumId="39" w15:restartNumberingAfterBreak="0">
    <w:nsid w:val="611F3730"/>
    <w:multiLevelType w:val="hybridMultilevel"/>
    <w:tmpl w:val="D0A04980"/>
    <w:lvl w:ilvl="0" w:tplc="0A18B40C">
      <w:start w:val="1"/>
      <w:numFmt w:val="decimal"/>
      <w:lvlText w:val="%1."/>
      <w:lvlJc w:val="left"/>
      <w:pPr>
        <w:ind w:left="360" w:hanging="360"/>
      </w:pPr>
    </w:lvl>
    <w:lvl w:ilvl="1" w:tplc="C2B8AA54" w:tentative="1">
      <w:start w:val="1"/>
      <w:numFmt w:val="lowerLetter"/>
      <w:lvlText w:val="%2."/>
      <w:lvlJc w:val="left"/>
      <w:pPr>
        <w:ind w:left="1080" w:hanging="360"/>
      </w:pPr>
    </w:lvl>
    <w:lvl w:ilvl="2" w:tplc="0BEE01EC" w:tentative="1">
      <w:start w:val="1"/>
      <w:numFmt w:val="lowerRoman"/>
      <w:lvlText w:val="%3."/>
      <w:lvlJc w:val="right"/>
      <w:pPr>
        <w:ind w:left="1800" w:hanging="180"/>
      </w:pPr>
    </w:lvl>
    <w:lvl w:ilvl="3" w:tplc="04047D64" w:tentative="1">
      <w:start w:val="1"/>
      <w:numFmt w:val="decimal"/>
      <w:lvlText w:val="%4."/>
      <w:lvlJc w:val="left"/>
      <w:pPr>
        <w:ind w:left="2520" w:hanging="360"/>
      </w:pPr>
    </w:lvl>
    <w:lvl w:ilvl="4" w:tplc="F13648C8" w:tentative="1">
      <w:start w:val="1"/>
      <w:numFmt w:val="lowerLetter"/>
      <w:lvlText w:val="%5."/>
      <w:lvlJc w:val="left"/>
      <w:pPr>
        <w:ind w:left="3240" w:hanging="360"/>
      </w:pPr>
    </w:lvl>
    <w:lvl w:ilvl="5" w:tplc="9498231E" w:tentative="1">
      <w:start w:val="1"/>
      <w:numFmt w:val="lowerRoman"/>
      <w:lvlText w:val="%6."/>
      <w:lvlJc w:val="right"/>
      <w:pPr>
        <w:ind w:left="3960" w:hanging="180"/>
      </w:pPr>
    </w:lvl>
    <w:lvl w:ilvl="6" w:tplc="784447E0" w:tentative="1">
      <w:start w:val="1"/>
      <w:numFmt w:val="decimal"/>
      <w:lvlText w:val="%7."/>
      <w:lvlJc w:val="left"/>
      <w:pPr>
        <w:ind w:left="4680" w:hanging="360"/>
      </w:pPr>
    </w:lvl>
    <w:lvl w:ilvl="7" w:tplc="D8025614" w:tentative="1">
      <w:start w:val="1"/>
      <w:numFmt w:val="lowerLetter"/>
      <w:lvlText w:val="%8."/>
      <w:lvlJc w:val="left"/>
      <w:pPr>
        <w:ind w:left="5400" w:hanging="360"/>
      </w:pPr>
    </w:lvl>
    <w:lvl w:ilvl="8" w:tplc="A934AB30" w:tentative="1">
      <w:start w:val="1"/>
      <w:numFmt w:val="lowerRoman"/>
      <w:lvlText w:val="%9."/>
      <w:lvlJc w:val="right"/>
      <w:pPr>
        <w:ind w:left="6120" w:hanging="180"/>
      </w:pPr>
    </w:lvl>
  </w:abstractNum>
  <w:abstractNum w:abstractNumId="40" w15:restartNumberingAfterBreak="0">
    <w:nsid w:val="633377EC"/>
    <w:multiLevelType w:val="hybridMultilevel"/>
    <w:tmpl w:val="765ACE48"/>
    <w:lvl w:ilvl="0" w:tplc="0409000F">
      <w:start w:val="1"/>
      <w:numFmt w:val="bullet"/>
      <w:pStyle w:val="Cel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1" w15:restartNumberingAfterBreak="0">
    <w:nsid w:val="668F57B8"/>
    <w:multiLevelType w:val="hybridMultilevel"/>
    <w:tmpl w:val="F5E4C52E"/>
    <w:lvl w:ilvl="0" w:tplc="C1325128">
      <w:start w:val="1"/>
      <w:numFmt w:val="decimal"/>
      <w:lvlText w:val="%1."/>
      <w:lvlJc w:val="left"/>
      <w:pPr>
        <w:ind w:left="360" w:hanging="360"/>
      </w:pPr>
    </w:lvl>
    <w:lvl w:ilvl="1" w:tplc="04090003">
      <w:start w:val="1"/>
      <w:numFmt w:val="decimal"/>
      <w:lvlText w:val="%2."/>
      <w:lvlJc w:val="left"/>
      <w:pPr>
        <w:tabs>
          <w:tab w:val="num" w:pos="360"/>
        </w:tabs>
        <w:ind w:left="360" w:hanging="360"/>
      </w:pPr>
    </w:lvl>
    <w:lvl w:ilvl="2" w:tplc="04090005">
      <w:start w:val="1"/>
      <w:numFmt w:val="decimal"/>
      <w:lvlText w:val="%3."/>
      <w:lvlJc w:val="left"/>
      <w:pPr>
        <w:tabs>
          <w:tab w:val="num" w:pos="1080"/>
        </w:tabs>
        <w:ind w:left="1080" w:hanging="360"/>
      </w:pPr>
    </w:lvl>
    <w:lvl w:ilvl="3" w:tplc="04090001">
      <w:start w:val="1"/>
      <w:numFmt w:val="decimal"/>
      <w:lvlText w:val="%4."/>
      <w:lvlJc w:val="left"/>
      <w:pPr>
        <w:tabs>
          <w:tab w:val="num" w:pos="1800"/>
        </w:tabs>
        <w:ind w:left="1800" w:hanging="360"/>
      </w:pPr>
    </w:lvl>
    <w:lvl w:ilvl="4" w:tplc="04090003">
      <w:start w:val="1"/>
      <w:numFmt w:val="decimal"/>
      <w:lvlText w:val="%5."/>
      <w:lvlJc w:val="left"/>
      <w:pPr>
        <w:tabs>
          <w:tab w:val="num" w:pos="2520"/>
        </w:tabs>
        <w:ind w:left="2520" w:hanging="360"/>
      </w:pPr>
    </w:lvl>
    <w:lvl w:ilvl="5" w:tplc="04090005">
      <w:start w:val="1"/>
      <w:numFmt w:val="decimal"/>
      <w:lvlText w:val="%6."/>
      <w:lvlJc w:val="left"/>
      <w:pPr>
        <w:tabs>
          <w:tab w:val="num" w:pos="3240"/>
        </w:tabs>
        <w:ind w:left="3240" w:hanging="360"/>
      </w:pPr>
    </w:lvl>
    <w:lvl w:ilvl="6" w:tplc="04090001">
      <w:start w:val="1"/>
      <w:numFmt w:val="decimal"/>
      <w:lvlText w:val="%7."/>
      <w:lvlJc w:val="left"/>
      <w:pPr>
        <w:tabs>
          <w:tab w:val="num" w:pos="3960"/>
        </w:tabs>
        <w:ind w:left="3960" w:hanging="360"/>
      </w:pPr>
    </w:lvl>
    <w:lvl w:ilvl="7" w:tplc="04090003">
      <w:start w:val="1"/>
      <w:numFmt w:val="decimal"/>
      <w:lvlText w:val="%8."/>
      <w:lvlJc w:val="left"/>
      <w:pPr>
        <w:tabs>
          <w:tab w:val="num" w:pos="4680"/>
        </w:tabs>
        <w:ind w:left="4680" w:hanging="360"/>
      </w:pPr>
    </w:lvl>
    <w:lvl w:ilvl="8" w:tplc="04090005">
      <w:start w:val="1"/>
      <w:numFmt w:val="decimal"/>
      <w:lvlText w:val="%9."/>
      <w:lvlJc w:val="left"/>
      <w:pPr>
        <w:tabs>
          <w:tab w:val="num" w:pos="5400"/>
        </w:tabs>
        <w:ind w:left="5400" w:hanging="360"/>
      </w:pPr>
    </w:lvl>
  </w:abstractNum>
  <w:abstractNum w:abstractNumId="42" w15:restartNumberingAfterBreak="0">
    <w:nsid w:val="6C4026DA"/>
    <w:multiLevelType w:val="hybridMultilevel"/>
    <w:tmpl w:val="E9FE38D8"/>
    <w:lvl w:ilvl="0" w:tplc="C1325128">
      <w:start w:val="1"/>
      <w:numFmt w:val="lowerLetter"/>
      <w:pStyle w:val="CellList2"/>
      <w:lvlText w:val="%1."/>
      <w:lvlJc w:val="left"/>
      <w:pPr>
        <w:ind w:left="1040" w:hanging="360"/>
      </w:pPr>
      <w:rPr>
        <w:rFonts w:cs="Times New Roman"/>
      </w:rPr>
    </w:lvl>
    <w:lvl w:ilvl="1" w:tplc="04090003" w:tentative="1">
      <w:start w:val="1"/>
      <w:numFmt w:val="lowerLetter"/>
      <w:lvlText w:val="%2."/>
      <w:lvlJc w:val="left"/>
      <w:pPr>
        <w:ind w:left="1760" w:hanging="360"/>
      </w:pPr>
      <w:rPr>
        <w:rFonts w:cs="Times New Roman"/>
      </w:rPr>
    </w:lvl>
    <w:lvl w:ilvl="2" w:tplc="04090005" w:tentative="1">
      <w:start w:val="1"/>
      <w:numFmt w:val="lowerRoman"/>
      <w:lvlText w:val="%3."/>
      <w:lvlJc w:val="right"/>
      <w:pPr>
        <w:ind w:left="2480" w:hanging="180"/>
      </w:pPr>
      <w:rPr>
        <w:rFonts w:cs="Times New Roman"/>
      </w:rPr>
    </w:lvl>
    <w:lvl w:ilvl="3" w:tplc="04090001" w:tentative="1">
      <w:start w:val="1"/>
      <w:numFmt w:val="decimal"/>
      <w:lvlText w:val="%4."/>
      <w:lvlJc w:val="left"/>
      <w:pPr>
        <w:ind w:left="3200" w:hanging="360"/>
      </w:pPr>
      <w:rPr>
        <w:rFonts w:cs="Times New Roman"/>
      </w:rPr>
    </w:lvl>
    <w:lvl w:ilvl="4" w:tplc="04090003" w:tentative="1">
      <w:start w:val="1"/>
      <w:numFmt w:val="lowerLetter"/>
      <w:lvlText w:val="%5."/>
      <w:lvlJc w:val="left"/>
      <w:pPr>
        <w:ind w:left="3920" w:hanging="360"/>
      </w:pPr>
      <w:rPr>
        <w:rFonts w:cs="Times New Roman"/>
      </w:rPr>
    </w:lvl>
    <w:lvl w:ilvl="5" w:tplc="04090005" w:tentative="1">
      <w:start w:val="1"/>
      <w:numFmt w:val="lowerRoman"/>
      <w:lvlText w:val="%6."/>
      <w:lvlJc w:val="right"/>
      <w:pPr>
        <w:ind w:left="4640" w:hanging="180"/>
      </w:pPr>
      <w:rPr>
        <w:rFonts w:cs="Times New Roman"/>
      </w:rPr>
    </w:lvl>
    <w:lvl w:ilvl="6" w:tplc="04090001" w:tentative="1">
      <w:start w:val="1"/>
      <w:numFmt w:val="decimal"/>
      <w:lvlText w:val="%7."/>
      <w:lvlJc w:val="left"/>
      <w:pPr>
        <w:ind w:left="5360" w:hanging="360"/>
      </w:pPr>
      <w:rPr>
        <w:rFonts w:cs="Times New Roman"/>
      </w:rPr>
    </w:lvl>
    <w:lvl w:ilvl="7" w:tplc="04090003" w:tentative="1">
      <w:start w:val="1"/>
      <w:numFmt w:val="lowerLetter"/>
      <w:lvlText w:val="%8."/>
      <w:lvlJc w:val="left"/>
      <w:pPr>
        <w:ind w:left="6080" w:hanging="360"/>
      </w:pPr>
      <w:rPr>
        <w:rFonts w:cs="Times New Roman"/>
      </w:rPr>
    </w:lvl>
    <w:lvl w:ilvl="8" w:tplc="04090005" w:tentative="1">
      <w:start w:val="1"/>
      <w:numFmt w:val="lowerRoman"/>
      <w:lvlText w:val="%9."/>
      <w:lvlJc w:val="right"/>
      <w:pPr>
        <w:ind w:left="6800" w:hanging="180"/>
      </w:pPr>
      <w:rPr>
        <w:rFonts w:cs="Times New Roman"/>
      </w:rPr>
    </w:lvl>
  </w:abstractNum>
  <w:abstractNum w:abstractNumId="43" w15:restartNumberingAfterBreak="0">
    <w:nsid w:val="6CF94DF8"/>
    <w:multiLevelType w:val="singleLevel"/>
    <w:tmpl w:val="83A60C0E"/>
    <w:lvl w:ilvl="0">
      <w:start w:val="1"/>
      <w:numFmt w:val="lowerRoman"/>
      <w:pStyle w:val="Roman3"/>
      <w:lvlText w:val="%1)"/>
      <w:lvlJc w:val="left"/>
      <w:pPr>
        <w:tabs>
          <w:tab w:val="num" w:pos="3168"/>
        </w:tabs>
        <w:ind w:left="3168" w:hanging="720"/>
      </w:pPr>
      <w:rPr>
        <w:rFonts w:cs="Times New Roman"/>
      </w:rPr>
    </w:lvl>
  </w:abstractNum>
  <w:abstractNum w:abstractNumId="44" w15:restartNumberingAfterBreak="0">
    <w:nsid w:val="6DA8053E"/>
    <w:multiLevelType w:val="hybridMultilevel"/>
    <w:tmpl w:val="781A230A"/>
    <w:lvl w:ilvl="0" w:tplc="1CFEB94A">
      <w:start w:val="1"/>
      <w:numFmt w:val="decimal"/>
      <w:lvlText w:val="%1."/>
      <w:lvlJc w:val="left"/>
      <w:pPr>
        <w:ind w:left="360" w:hanging="360"/>
      </w:pPr>
      <w:rPr>
        <w:rFonts w:hint="default"/>
      </w:rPr>
    </w:lvl>
    <w:lvl w:ilvl="1" w:tplc="E3F6EE24" w:tentative="1">
      <w:start w:val="1"/>
      <w:numFmt w:val="lowerLetter"/>
      <w:lvlText w:val="%2."/>
      <w:lvlJc w:val="left"/>
      <w:pPr>
        <w:ind w:left="1440" w:hanging="360"/>
      </w:pPr>
    </w:lvl>
    <w:lvl w:ilvl="2" w:tplc="60D67A28" w:tentative="1">
      <w:start w:val="1"/>
      <w:numFmt w:val="lowerRoman"/>
      <w:lvlText w:val="%3."/>
      <w:lvlJc w:val="right"/>
      <w:pPr>
        <w:ind w:left="2160" w:hanging="180"/>
      </w:pPr>
    </w:lvl>
    <w:lvl w:ilvl="3" w:tplc="AE00C398" w:tentative="1">
      <w:start w:val="1"/>
      <w:numFmt w:val="decimal"/>
      <w:lvlText w:val="%4."/>
      <w:lvlJc w:val="left"/>
      <w:pPr>
        <w:ind w:left="2880" w:hanging="360"/>
      </w:pPr>
    </w:lvl>
    <w:lvl w:ilvl="4" w:tplc="45CC1D60" w:tentative="1">
      <w:start w:val="1"/>
      <w:numFmt w:val="lowerLetter"/>
      <w:lvlText w:val="%5."/>
      <w:lvlJc w:val="left"/>
      <w:pPr>
        <w:ind w:left="3600" w:hanging="360"/>
      </w:pPr>
    </w:lvl>
    <w:lvl w:ilvl="5" w:tplc="64E88B9A" w:tentative="1">
      <w:start w:val="1"/>
      <w:numFmt w:val="lowerRoman"/>
      <w:lvlText w:val="%6."/>
      <w:lvlJc w:val="right"/>
      <w:pPr>
        <w:ind w:left="4320" w:hanging="180"/>
      </w:pPr>
    </w:lvl>
    <w:lvl w:ilvl="6" w:tplc="299EDED4" w:tentative="1">
      <w:start w:val="1"/>
      <w:numFmt w:val="decimal"/>
      <w:lvlText w:val="%7."/>
      <w:lvlJc w:val="left"/>
      <w:pPr>
        <w:ind w:left="5040" w:hanging="360"/>
      </w:pPr>
    </w:lvl>
    <w:lvl w:ilvl="7" w:tplc="10EC99C6" w:tentative="1">
      <w:start w:val="1"/>
      <w:numFmt w:val="lowerLetter"/>
      <w:lvlText w:val="%8."/>
      <w:lvlJc w:val="left"/>
      <w:pPr>
        <w:ind w:left="5760" w:hanging="360"/>
      </w:pPr>
    </w:lvl>
    <w:lvl w:ilvl="8" w:tplc="B4DE27A4" w:tentative="1">
      <w:start w:val="1"/>
      <w:numFmt w:val="lowerRoman"/>
      <w:lvlText w:val="%9."/>
      <w:lvlJc w:val="right"/>
      <w:pPr>
        <w:ind w:left="6480" w:hanging="180"/>
      </w:pPr>
    </w:lvl>
  </w:abstractNum>
  <w:abstractNum w:abstractNumId="45" w15:restartNumberingAfterBreak="0">
    <w:nsid w:val="760A39ED"/>
    <w:multiLevelType w:val="hybridMultilevel"/>
    <w:tmpl w:val="F5E4C52E"/>
    <w:lvl w:ilvl="0" w:tplc="2E0E26D4">
      <w:start w:val="1"/>
      <w:numFmt w:val="decimal"/>
      <w:lvlText w:val="%1."/>
      <w:lvlJc w:val="left"/>
      <w:pPr>
        <w:ind w:left="360" w:hanging="360"/>
      </w:pPr>
    </w:lvl>
    <w:lvl w:ilvl="1" w:tplc="08090019">
      <w:start w:val="1"/>
      <w:numFmt w:val="decimal"/>
      <w:lvlText w:val="%2."/>
      <w:lvlJc w:val="left"/>
      <w:pPr>
        <w:tabs>
          <w:tab w:val="num" w:pos="360"/>
        </w:tabs>
        <w:ind w:left="360" w:hanging="360"/>
      </w:pPr>
    </w:lvl>
    <w:lvl w:ilvl="2" w:tplc="0809001B">
      <w:start w:val="1"/>
      <w:numFmt w:val="decimal"/>
      <w:lvlText w:val="%3."/>
      <w:lvlJc w:val="left"/>
      <w:pPr>
        <w:tabs>
          <w:tab w:val="num" w:pos="1080"/>
        </w:tabs>
        <w:ind w:left="1080" w:hanging="360"/>
      </w:pPr>
    </w:lvl>
    <w:lvl w:ilvl="3" w:tplc="0809000F">
      <w:start w:val="1"/>
      <w:numFmt w:val="decimal"/>
      <w:lvlText w:val="%4."/>
      <w:lvlJc w:val="left"/>
      <w:pPr>
        <w:tabs>
          <w:tab w:val="num" w:pos="1800"/>
        </w:tabs>
        <w:ind w:left="1800" w:hanging="360"/>
      </w:pPr>
    </w:lvl>
    <w:lvl w:ilvl="4" w:tplc="08090019">
      <w:start w:val="1"/>
      <w:numFmt w:val="decimal"/>
      <w:lvlText w:val="%5."/>
      <w:lvlJc w:val="left"/>
      <w:pPr>
        <w:tabs>
          <w:tab w:val="num" w:pos="2520"/>
        </w:tabs>
        <w:ind w:left="2520" w:hanging="360"/>
      </w:pPr>
    </w:lvl>
    <w:lvl w:ilvl="5" w:tplc="0809001B">
      <w:start w:val="1"/>
      <w:numFmt w:val="decimal"/>
      <w:lvlText w:val="%6."/>
      <w:lvlJc w:val="left"/>
      <w:pPr>
        <w:tabs>
          <w:tab w:val="num" w:pos="3240"/>
        </w:tabs>
        <w:ind w:left="3240" w:hanging="360"/>
      </w:pPr>
    </w:lvl>
    <w:lvl w:ilvl="6" w:tplc="0809000F">
      <w:start w:val="1"/>
      <w:numFmt w:val="decimal"/>
      <w:lvlText w:val="%7."/>
      <w:lvlJc w:val="left"/>
      <w:pPr>
        <w:tabs>
          <w:tab w:val="num" w:pos="3960"/>
        </w:tabs>
        <w:ind w:left="3960" w:hanging="360"/>
      </w:pPr>
    </w:lvl>
    <w:lvl w:ilvl="7" w:tplc="08090019">
      <w:start w:val="1"/>
      <w:numFmt w:val="decimal"/>
      <w:lvlText w:val="%8."/>
      <w:lvlJc w:val="left"/>
      <w:pPr>
        <w:tabs>
          <w:tab w:val="num" w:pos="4680"/>
        </w:tabs>
        <w:ind w:left="4680" w:hanging="360"/>
      </w:pPr>
    </w:lvl>
    <w:lvl w:ilvl="8" w:tplc="0809001B">
      <w:start w:val="1"/>
      <w:numFmt w:val="decimal"/>
      <w:lvlText w:val="%9."/>
      <w:lvlJc w:val="left"/>
      <w:pPr>
        <w:tabs>
          <w:tab w:val="num" w:pos="5400"/>
        </w:tabs>
        <w:ind w:left="5400" w:hanging="360"/>
      </w:pPr>
    </w:lvl>
  </w:abstractNum>
  <w:abstractNum w:abstractNumId="46" w15:restartNumberingAfterBreak="0">
    <w:nsid w:val="776E0DA2"/>
    <w:multiLevelType w:val="singleLevel"/>
    <w:tmpl w:val="1EB68E62"/>
    <w:lvl w:ilvl="0">
      <w:start w:val="1"/>
      <w:numFmt w:val="lowerLetter"/>
      <w:pStyle w:val="Alpha4"/>
      <w:lvlText w:val="%1)"/>
      <w:lvlJc w:val="left"/>
      <w:pPr>
        <w:tabs>
          <w:tab w:val="num" w:pos="3888"/>
        </w:tabs>
        <w:ind w:left="3888" w:hanging="720"/>
      </w:pPr>
      <w:rPr>
        <w:rFonts w:cs="Times New Roman"/>
      </w:rPr>
    </w:lvl>
  </w:abstractNum>
  <w:abstractNum w:abstractNumId="47" w15:restartNumberingAfterBreak="0">
    <w:nsid w:val="7CB571DD"/>
    <w:multiLevelType w:val="multilevel"/>
    <w:tmpl w:val="08A044FC"/>
    <w:lvl w:ilvl="0">
      <w:start w:val="1"/>
      <w:numFmt w:val="decimal"/>
      <w:lvlText w:val="%1.0"/>
      <w:lvlJc w:val="left"/>
      <w:pPr>
        <w:ind w:left="432" w:hanging="432"/>
      </w:pPr>
      <w:rPr>
        <w:rFonts w:cs="Times New Roman" w:hint="default"/>
      </w:rPr>
    </w:lvl>
    <w:lvl w:ilvl="1">
      <w:start w:val="1"/>
      <w:numFmt w:val="decimal"/>
      <w:lvlText w:val="%1.%2"/>
      <w:lvlJc w:val="left"/>
      <w:pPr>
        <w:ind w:left="576" w:hanging="576"/>
      </w:pPr>
      <w:rPr>
        <w:rFonts w:cs="Times New Roman" w:hint="default"/>
        <w:lang w:val="en-US"/>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722"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48" w15:restartNumberingAfterBreak="0">
    <w:nsid w:val="7EB829E9"/>
    <w:multiLevelType w:val="hybridMultilevel"/>
    <w:tmpl w:val="1034F592"/>
    <w:lvl w:ilvl="0" w:tplc="19240460">
      <w:start w:val="1"/>
      <w:numFmt w:val="decimal"/>
      <w:lvlText w:val="%1."/>
      <w:lvlJc w:val="left"/>
      <w:pPr>
        <w:ind w:left="360" w:hanging="360"/>
      </w:pPr>
      <w:rPr>
        <w:rFonts w:hint="default"/>
      </w:rPr>
    </w:lvl>
    <w:lvl w:ilvl="1" w:tplc="39F848EA" w:tentative="1">
      <w:start w:val="1"/>
      <w:numFmt w:val="lowerLetter"/>
      <w:lvlText w:val="%2."/>
      <w:lvlJc w:val="left"/>
      <w:pPr>
        <w:ind w:left="1440" w:hanging="360"/>
      </w:pPr>
    </w:lvl>
    <w:lvl w:ilvl="2" w:tplc="A43891B6" w:tentative="1">
      <w:start w:val="1"/>
      <w:numFmt w:val="lowerRoman"/>
      <w:lvlText w:val="%3."/>
      <w:lvlJc w:val="right"/>
      <w:pPr>
        <w:ind w:left="2160" w:hanging="180"/>
      </w:pPr>
    </w:lvl>
    <w:lvl w:ilvl="3" w:tplc="5E0C5C78" w:tentative="1">
      <w:start w:val="1"/>
      <w:numFmt w:val="decimal"/>
      <w:lvlText w:val="%4."/>
      <w:lvlJc w:val="left"/>
      <w:pPr>
        <w:ind w:left="2880" w:hanging="360"/>
      </w:pPr>
    </w:lvl>
    <w:lvl w:ilvl="4" w:tplc="CE9A7180" w:tentative="1">
      <w:start w:val="1"/>
      <w:numFmt w:val="lowerLetter"/>
      <w:lvlText w:val="%5."/>
      <w:lvlJc w:val="left"/>
      <w:pPr>
        <w:ind w:left="3600" w:hanging="360"/>
      </w:pPr>
    </w:lvl>
    <w:lvl w:ilvl="5" w:tplc="CBB80356" w:tentative="1">
      <w:start w:val="1"/>
      <w:numFmt w:val="lowerRoman"/>
      <w:lvlText w:val="%6."/>
      <w:lvlJc w:val="right"/>
      <w:pPr>
        <w:ind w:left="4320" w:hanging="180"/>
      </w:pPr>
    </w:lvl>
    <w:lvl w:ilvl="6" w:tplc="4BAA1F0E" w:tentative="1">
      <w:start w:val="1"/>
      <w:numFmt w:val="decimal"/>
      <w:lvlText w:val="%7."/>
      <w:lvlJc w:val="left"/>
      <w:pPr>
        <w:ind w:left="5040" w:hanging="360"/>
      </w:pPr>
    </w:lvl>
    <w:lvl w:ilvl="7" w:tplc="ACE2EB42" w:tentative="1">
      <w:start w:val="1"/>
      <w:numFmt w:val="lowerLetter"/>
      <w:lvlText w:val="%8."/>
      <w:lvlJc w:val="left"/>
      <w:pPr>
        <w:ind w:left="5760" w:hanging="360"/>
      </w:pPr>
    </w:lvl>
    <w:lvl w:ilvl="8" w:tplc="061E103C" w:tentative="1">
      <w:start w:val="1"/>
      <w:numFmt w:val="lowerRoman"/>
      <w:lvlText w:val="%9."/>
      <w:lvlJc w:val="right"/>
      <w:pPr>
        <w:ind w:left="6480" w:hanging="180"/>
      </w:pPr>
    </w:lvl>
  </w:abstractNum>
  <w:num w:numId="1" w16cid:durableId="774444259">
    <w:abstractNumId w:val="18"/>
  </w:num>
  <w:num w:numId="2" w16cid:durableId="1713920421">
    <w:abstractNumId w:val="0"/>
  </w:num>
  <w:num w:numId="3" w16cid:durableId="1802847396">
    <w:abstractNumId w:val="1"/>
  </w:num>
  <w:num w:numId="4" w16cid:durableId="2085297404">
    <w:abstractNumId w:val="3"/>
  </w:num>
  <w:num w:numId="5" w16cid:durableId="235170845">
    <w:abstractNumId w:val="47"/>
  </w:num>
  <w:num w:numId="6" w16cid:durableId="381640890">
    <w:abstractNumId w:val="21"/>
  </w:num>
  <w:num w:numId="7" w16cid:durableId="1747728066">
    <w:abstractNumId w:val="4"/>
  </w:num>
  <w:num w:numId="8" w16cid:durableId="1388532734">
    <w:abstractNumId w:val="42"/>
  </w:num>
  <w:num w:numId="9" w16cid:durableId="1060132539">
    <w:abstractNumId w:val="40"/>
  </w:num>
  <w:num w:numId="10" w16cid:durableId="1214732127">
    <w:abstractNumId w:val="15"/>
  </w:num>
  <w:num w:numId="11" w16cid:durableId="444082914">
    <w:abstractNumId w:val="3"/>
  </w:num>
  <w:num w:numId="12" w16cid:durableId="556088675">
    <w:abstractNumId w:val="47"/>
  </w:num>
  <w:num w:numId="13" w16cid:durableId="109789416">
    <w:abstractNumId w:val="36"/>
  </w:num>
  <w:num w:numId="14" w16cid:durableId="1594588434">
    <w:abstractNumId w:val="3"/>
  </w:num>
  <w:num w:numId="15" w16cid:durableId="451947576">
    <w:abstractNumId w:val="20"/>
  </w:num>
  <w:num w:numId="16" w16cid:durableId="1676424170">
    <w:abstractNumId w:val="25"/>
  </w:num>
  <w:num w:numId="17" w16cid:durableId="1253468506">
    <w:abstractNumId w:val="32"/>
  </w:num>
  <w:num w:numId="18" w16cid:durableId="1824350900">
    <w:abstractNumId w:val="34"/>
  </w:num>
  <w:num w:numId="19" w16cid:durableId="2133134517">
    <w:abstractNumId w:val="46"/>
  </w:num>
  <w:num w:numId="20" w16cid:durableId="1935093807">
    <w:abstractNumId w:val="6"/>
  </w:num>
  <w:num w:numId="21" w16cid:durableId="537622793">
    <w:abstractNumId w:val="27"/>
  </w:num>
  <w:num w:numId="22" w16cid:durableId="2070107929">
    <w:abstractNumId w:val="10"/>
  </w:num>
  <w:num w:numId="23" w16cid:durableId="508956405">
    <w:abstractNumId w:val="22"/>
  </w:num>
  <w:num w:numId="24" w16cid:durableId="1058937133">
    <w:abstractNumId w:val="14"/>
  </w:num>
  <w:num w:numId="25" w16cid:durableId="1920947465">
    <w:abstractNumId w:val="24"/>
  </w:num>
  <w:num w:numId="26" w16cid:durableId="772287911">
    <w:abstractNumId w:val="43"/>
  </w:num>
  <w:num w:numId="27" w16cid:durableId="859509521">
    <w:abstractNumId w:val="38"/>
  </w:num>
  <w:num w:numId="28" w16cid:durableId="824079804">
    <w:abstractNumId w:val="37"/>
  </w:num>
  <w:num w:numId="29" w16cid:durableId="1976595501">
    <w:abstractNumId w:val="5"/>
  </w:num>
  <w:num w:numId="30" w16cid:durableId="7295005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353717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785787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644165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362116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430971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141456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571518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744567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559814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50716663">
    <w:abstractNumId w:val="47"/>
  </w:num>
  <w:num w:numId="41" w16cid:durableId="8001531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870212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261873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1860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997918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438178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504681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45953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5476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88863750">
    <w:abstractNumId w:val="39"/>
  </w:num>
  <w:num w:numId="51" w16cid:durableId="363599277">
    <w:abstractNumId w:val="35"/>
  </w:num>
  <w:num w:numId="52" w16cid:durableId="996878813">
    <w:abstractNumId w:val="16"/>
  </w:num>
  <w:num w:numId="53" w16cid:durableId="1612857230">
    <w:abstractNumId w:val="11"/>
  </w:num>
  <w:num w:numId="54" w16cid:durableId="238490638">
    <w:abstractNumId w:val="19"/>
  </w:num>
  <w:num w:numId="55" w16cid:durableId="58635468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60838581">
    <w:abstractNumId w:val="41"/>
  </w:num>
  <w:num w:numId="57" w16cid:durableId="1071924166">
    <w:abstractNumId w:val="30"/>
  </w:num>
  <w:num w:numId="58" w16cid:durableId="958267872">
    <w:abstractNumId w:val="12"/>
  </w:num>
  <w:num w:numId="59" w16cid:durableId="1754275594">
    <w:abstractNumId w:val="23"/>
  </w:num>
  <w:num w:numId="60" w16cid:durableId="79982642">
    <w:abstractNumId w:val="31"/>
  </w:num>
  <w:num w:numId="61" w16cid:durableId="707339605">
    <w:abstractNumId w:val="48"/>
  </w:num>
  <w:num w:numId="62" w16cid:durableId="1307277070">
    <w:abstractNumId w:val="29"/>
  </w:num>
  <w:num w:numId="63" w16cid:durableId="1980184688">
    <w:abstractNumId w:val="7"/>
  </w:num>
  <w:num w:numId="64" w16cid:durableId="842746000">
    <w:abstractNumId w:val="26"/>
  </w:num>
  <w:num w:numId="65" w16cid:durableId="1335764187">
    <w:abstractNumId w:val="28"/>
  </w:num>
  <w:num w:numId="66" w16cid:durableId="62069460">
    <w:abstractNumId w:val="8"/>
  </w:num>
  <w:num w:numId="67" w16cid:durableId="1690719692">
    <w:abstractNumId w:val="44"/>
  </w:num>
  <w:num w:numId="68" w16cid:durableId="1245486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955507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08182620">
    <w:abstractNumId w:val="33"/>
  </w:num>
  <w:num w:numId="71" w16cid:durableId="13372716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273747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21923391">
    <w:abstractNumId w:val="13"/>
  </w:num>
  <w:num w:numId="74" w16cid:durableId="13538450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560077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2040954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4078006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314700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685683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90142494">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53093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401061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994762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379513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916489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9317404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46491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422339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775784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86063415">
    <w:abstractNumId w:val="18"/>
  </w:num>
  <w:num w:numId="91" w16cid:durableId="1910187615">
    <w:abstractNumId w:val="18"/>
  </w:num>
  <w:num w:numId="92" w16cid:durableId="2036494674">
    <w:abstractNumId w:val="18"/>
  </w:num>
  <w:num w:numId="93" w16cid:durableId="1280995022">
    <w:abstractNumId w:val="18"/>
  </w:num>
  <w:num w:numId="94" w16cid:durableId="21312389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91372052">
    <w:abstractNumId w:val="2"/>
  </w:num>
  <w:num w:numId="96" w16cid:durableId="19791463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1202484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79576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4081130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5402850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4507762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000405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497234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5949708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4705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41544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3870748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63926077">
    <w:abstractNumId w:val="3"/>
  </w:num>
  <w:num w:numId="109" w16cid:durableId="1713193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8583483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3987507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920283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0227306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669332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039551337">
    <w:abstractNumId w:val="3"/>
  </w:num>
  <w:num w:numId="116" w16cid:durableId="1420522354">
    <w:abstractNumId w:val="18"/>
  </w:num>
  <w:num w:numId="117" w16cid:durableId="631205813">
    <w:abstractNumId w:val="3"/>
  </w:num>
  <w:num w:numId="118" w16cid:durableId="417752513">
    <w:abstractNumId w:val="3"/>
  </w:num>
  <w:num w:numId="119" w16cid:durableId="890389661">
    <w:abstractNumId w:val="18"/>
  </w:num>
  <w:num w:numId="120" w16cid:durableId="651251295">
    <w:abstractNumId w:val="18"/>
  </w:num>
  <w:num w:numId="121" w16cid:durableId="1221209116">
    <w:abstractNumId w:val="3"/>
  </w:num>
  <w:num w:numId="122" w16cid:durableId="449976670">
    <w:abstractNumId w:val="47"/>
  </w:num>
  <w:num w:numId="123" w16cid:durableId="2017726986">
    <w:abstractNumId w:val="47"/>
  </w:num>
  <w:num w:numId="124" w16cid:durableId="465853362">
    <w:abstractNumId w:val="47"/>
  </w:num>
  <w:num w:numId="125" w16cid:durableId="202988435">
    <w:abstractNumId w:val="17"/>
  </w:num>
  <w:num w:numId="126" w16cid:durableId="1735197342">
    <w:abstractNumId w:val="18"/>
  </w:num>
  <w:num w:numId="127" w16cid:durableId="626355673">
    <w:abstractNumId w:val="18"/>
  </w:num>
  <w:num w:numId="128" w16cid:durableId="761727964">
    <w:abstractNumId w:val="18"/>
  </w:num>
  <w:num w:numId="129" w16cid:durableId="302194990">
    <w:abstractNumId w:val="9"/>
  </w:num>
  <w:numIdMacAtCleanup w:val="1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Olzhasbek Zhunisbayev">
    <w15:presenceInfo w15:providerId="AD" w15:userId="S::olzhasbekzhunisbayev@tengizchevroil.com::a4cee897-19f4-4fad-abb3-8282e304c10c"/>
  </w15:person>
  <w15:person w15:author="Zhunisbayev, Olzhasbek [Bolashak Atyrau Limited]">
    <w15:presenceInfo w15:providerId="AD" w15:userId="S::olzhasbekzhunisbayev@tengizchevroil.com::a4cee897-19f4-4fad-abb3-8282e304c10c"/>
  </w15:person>
  <w15:person w15:author="Zhunisbayev, Olzhasbek A [Bolashak Atyrau Limited]">
    <w15:presenceInfo w15:providerId="AD" w15:userId="S::olzhasbekzhunisbayev@tengizchevroil.com::a4cee897-19f4-4fad-abb3-8282e304c1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CDA"/>
    <w:rsid w:val="00000BD6"/>
    <w:rsid w:val="0000134E"/>
    <w:rsid w:val="00001D7F"/>
    <w:rsid w:val="00003196"/>
    <w:rsid w:val="000034EF"/>
    <w:rsid w:val="000037F6"/>
    <w:rsid w:val="00003AD4"/>
    <w:rsid w:val="0000463A"/>
    <w:rsid w:val="000046AE"/>
    <w:rsid w:val="0000558F"/>
    <w:rsid w:val="000063A3"/>
    <w:rsid w:val="0000686D"/>
    <w:rsid w:val="00006C9D"/>
    <w:rsid w:val="00007A32"/>
    <w:rsid w:val="000113E7"/>
    <w:rsid w:val="00011AA5"/>
    <w:rsid w:val="00011D98"/>
    <w:rsid w:val="0001258D"/>
    <w:rsid w:val="0001282B"/>
    <w:rsid w:val="00013035"/>
    <w:rsid w:val="0001321C"/>
    <w:rsid w:val="00013DA2"/>
    <w:rsid w:val="00013FF4"/>
    <w:rsid w:val="00014E44"/>
    <w:rsid w:val="0001538B"/>
    <w:rsid w:val="00015E6C"/>
    <w:rsid w:val="000167A6"/>
    <w:rsid w:val="00020251"/>
    <w:rsid w:val="00021AF4"/>
    <w:rsid w:val="00021B9E"/>
    <w:rsid w:val="00022879"/>
    <w:rsid w:val="00023B24"/>
    <w:rsid w:val="00025235"/>
    <w:rsid w:val="00025E9E"/>
    <w:rsid w:val="00026702"/>
    <w:rsid w:val="0002697B"/>
    <w:rsid w:val="000269D7"/>
    <w:rsid w:val="00026B1C"/>
    <w:rsid w:val="0002771A"/>
    <w:rsid w:val="000277C3"/>
    <w:rsid w:val="0002789E"/>
    <w:rsid w:val="000302A3"/>
    <w:rsid w:val="0003038D"/>
    <w:rsid w:val="000304D9"/>
    <w:rsid w:val="00030721"/>
    <w:rsid w:val="00030D6F"/>
    <w:rsid w:val="00031705"/>
    <w:rsid w:val="00031DD7"/>
    <w:rsid w:val="0003327A"/>
    <w:rsid w:val="0003494F"/>
    <w:rsid w:val="00034AB5"/>
    <w:rsid w:val="0003500A"/>
    <w:rsid w:val="0003673A"/>
    <w:rsid w:val="00036A4D"/>
    <w:rsid w:val="00036BBC"/>
    <w:rsid w:val="0003748C"/>
    <w:rsid w:val="00040987"/>
    <w:rsid w:val="000410B1"/>
    <w:rsid w:val="00041543"/>
    <w:rsid w:val="000416C8"/>
    <w:rsid w:val="00041BB5"/>
    <w:rsid w:val="00043506"/>
    <w:rsid w:val="00044217"/>
    <w:rsid w:val="0004458A"/>
    <w:rsid w:val="000446DD"/>
    <w:rsid w:val="00045BC7"/>
    <w:rsid w:val="00046334"/>
    <w:rsid w:val="00047B1D"/>
    <w:rsid w:val="000505CC"/>
    <w:rsid w:val="00051BEF"/>
    <w:rsid w:val="00051C90"/>
    <w:rsid w:val="00052D22"/>
    <w:rsid w:val="00052EFA"/>
    <w:rsid w:val="00053BBE"/>
    <w:rsid w:val="00054723"/>
    <w:rsid w:val="00054856"/>
    <w:rsid w:val="0005598B"/>
    <w:rsid w:val="00056090"/>
    <w:rsid w:val="00056128"/>
    <w:rsid w:val="00056534"/>
    <w:rsid w:val="00056976"/>
    <w:rsid w:val="00056CC4"/>
    <w:rsid w:val="00057207"/>
    <w:rsid w:val="00057DD4"/>
    <w:rsid w:val="00060885"/>
    <w:rsid w:val="00060E36"/>
    <w:rsid w:val="000610E8"/>
    <w:rsid w:val="00061895"/>
    <w:rsid w:val="00061BCD"/>
    <w:rsid w:val="00062166"/>
    <w:rsid w:val="000623B2"/>
    <w:rsid w:val="0006432B"/>
    <w:rsid w:val="0006443A"/>
    <w:rsid w:val="000648FD"/>
    <w:rsid w:val="00065A1D"/>
    <w:rsid w:val="00065EED"/>
    <w:rsid w:val="00066398"/>
    <w:rsid w:val="0006655F"/>
    <w:rsid w:val="00066A12"/>
    <w:rsid w:val="00066DD6"/>
    <w:rsid w:val="00067EAD"/>
    <w:rsid w:val="00067FAF"/>
    <w:rsid w:val="00072046"/>
    <w:rsid w:val="0007223E"/>
    <w:rsid w:val="0007244F"/>
    <w:rsid w:val="00072816"/>
    <w:rsid w:val="000753C3"/>
    <w:rsid w:val="00075432"/>
    <w:rsid w:val="0007556E"/>
    <w:rsid w:val="000756C2"/>
    <w:rsid w:val="00075D8D"/>
    <w:rsid w:val="00076393"/>
    <w:rsid w:val="00076492"/>
    <w:rsid w:val="00076A62"/>
    <w:rsid w:val="00077501"/>
    <w:rsid w:val="00077531"/>
    <w:rsid w:val="00077935"/>
    <w:rsid w:val="00077B4D"/>
    <w:rsid w:val="00080131"/>
    <w:rsid w:val="00080598"/>
    <w:rsid w:val="00081144"/>
    <w:rsid w:val="00081BC2"/>
    <w:rsid w:val="00082893"/>
    <w:rsid w:val="00082AC4"/>
    <w:rsid w:val="000839C6"/>
    <w:rsid w:val="00083C6C"/>
    <w:rsid w:val="00083DCD"/>
    <w:rsid w:val="000853F4"/>
    <w:rsid w:val="0008575F"/>
    <w:rsid w:val="00085F7C"/>
    <w:rsid w:val="000870F5"/>
    <w:rsid w:val="0008710D"/>
    <w:rsid w:val="0008731E"/>
    <w:rsid w:val="00087FB5"/>
    <w:rsid w:val="00087FF0"/>
    <w:rsid w:val="000901D7"/>
    <w:rsid w:val="00090372"/>
    <w:rsid w:val="00090E0A"/>
    <w:rsid w:val="00091184"/>
    <w:rsid w:val="00091295"/>
    <w:rsid w:val="0009132B"/>
    <w:rsid w:val="00091AA5"/>
    <w:rsid w:val="000939A4"/>
    <w:rsid w:val="000940B0"/>
    <w:rsid w:val="00094589"/>
    <w:rsid w:val="00095409"/>
    <w:rsid w:val="000961B2"/>
    <w:rsid w:val="00096BB8"/>
    <w:rsid w:val="00096D49"/>
    <w:rsid w:val="00096F9F"/>
    <w:rsid w:val="000971FC"/>
    <w:rsid w:val="0009725E"/>
    <w:rsid w:val="00097CAB"/>
    <w:rsid w:val="000A048A"/>
    <w:rsid w:val="000A0F4E"/>
    <w:rsid w:val="000A2015"/>
    <w:rsid w:val="000A31D7"/>
    <w:rsid w:val="000A4033"/>
    <w:rsid w:val="000A4045"/>
    <w:rsid w:val="000A562D"/>
    <w:rsid w:val="000A6393"/>
    <w:rsid w:val="000A749D"/>
    <w:rsid w:val="000B0EEE"/>
    <w:rsid w:val="000B1C68"/>
    <w:rsid w:val="000B36CC"/>
    <w:rsid w:val="000B43EC"/>
    <w:rsid w:val="000B4524"/>
    <w:rsid w:val="000B4622"/>
    <w:rsid w:val="000B47F8"/>
    <w:rsid w:val="000B5A5B"/>
    <w:rsid w:val="000B762F"/>
    <w:rsid w:val="000B79CA"/>
    <w:rsid w:val="000B7C0E"/>
    <w:rsid w:val="000C01F6"/>
    <w:rsid w:val="000C0508"/>
    <w:rsid w:val="000C067F"/>
    <w:rsid w:val="000C141D"/>
    <w:rsid w:val="000C142F"/>
    <w:rsid w:val="000C2352"/>
    <w:rsid w:val="000C24FB"/>
    <w:rsid w:val="000C39EA"/>
    <w:rsid w:val="000C46DB"/>
    <w:rsid w:val="000C481D"/>
    <w:rsid w:val="000C558E"/>
    <w:rsid w:val="000C5A2C"/>
    <w:rsid w:val="000C6188"/>
    <w:rsid w:val="000C6328"/>
    <w:rsid w:val="000C6CF0"/>
    <w:rsid w:val="000D0784"/>
    <w:rsid w:val="000D0AC8"/>
    <w:rsid w:val="000D115E"/>
    <w:rsid w:val="000D13B4"/>
    <w:rsid w:val="000D3318"/>
    <w:rsid w:val="000D559C"/>
    <w:rsid w:val="000D5B20"/>
    <w:rsid w:val="000D5FEF"/>
    <w:rsid w:val="000D7130"/>
    <w:rsid w:val="000D7230"/>
    <w:rsid w:val="000D7421"/>
    <w:rsid w:val="000D7F82"/>
    <w:rsid w:val="000E01FE"/>
    <w:rsid w:val="000E14A7"/>
    <w:rsid w:val="000E15A2"/>
    <w:rsid w:val="000E1F75"/>
    <w:rsid w:val="000E2774"/>
    <w:rsid w:val="000E3566"/>
    <w:rsid w:val="000E3E10"/>
    <w:rsid w:val="000E4888"/>
    <w:rsid w:val="000E57FB"/>
    <w:rsid w:val="000E5912"/>
    <w:rsid w:val="000E59A6"/>
    <w:rsid w:val="000E6452"/>
    <w:rsid w:val="000E68C8"/>
    <w:rsid w:val="000F0058"/>
    <w:rsid w:val="000F0D56"/>
    <w:rsid w:val="000F1DE3"/>
    <w:rsid w:val="000F26AA"/>
    <w:rsid w:val="000F2A75"/>
    <w:rsid w:val="000F30C4"/>
    <w:rsid w:val="000F3252"/>
    <w:rsid w:val="000F42F4"/>
    <w:rsid w:val="000F5304"/>
    <w:rsid w:val="000F66BF"/>
    <w:rsid w:val="000F6E18"/>
    <w:rsid w:val="000F72AA"/>
    <w:rsid w:val="000F7D8D"/>
    <w:rsid w:val="00101137"/>
    <w:rsid w:val="001013DC"/>
    <w:rsid w:val="00102082"/>
    <w:rsid w:val="001025AC"/>
    <w:rsid w:val="00102AFC"/>
    <w:rsid w:val="0010308A"/>
    <w:rsid w:val="001031B3"/>
    <w:rsid w:val="00103241"/>
    <w:rsid w:val="00103E14"/>
    <w:rsid w:val="00104D0D"/>
    <w:rsid w:val="00104FCA"/>
    <w:rsid w:val="00105521"/>
    <w:rsid w:val="0010593E"/>
    <w:rsid w:val="00105C5D"/>
    <w:rsid w:val="001061CE"/>
    <w:rsid w:val="00107938"/>
    <w:rsid w:val="001104C9"/>
    <w:rsid w:val="001115B4"/>
    <w:rsid w:val="001118CB"/>
    <w:rsid w:val="00111942"/>
    <w:rsid w:val="00111D6E"/>
    <w:rsid w:val="00113315"/>
    <w:rsid w:val="00113BE5"/>
    <w:rsid w:val="001140C4"/>
    <w:rsid w:val="00114424"/>
    <w:rsid w:val="00115C77"/>
    <w:rsid w:val="0011683D"/>
    <w:rsid w:val="001175A7"/>
    <w:rsid w:val="001175F3"/>
    <w:rsid w:val="0011780C"/>
    <w:rsid w:val="00117F61"/>
    <w:rsid w:val="0012124B"/>
    <w:rsid w:val="0012188A"/>
    <w:rsid w:val="00121C32"/>
    <w:rsid w:val="00122768"/>
    <w:rsid w:val="00122836"/>
    <w:rsid w:val="00123F26"/>
    <w:rsid w:val="00124E7B"/>
    <w:rsid w:val="00125224"/>
    <w:rsid w:val="00125E43"/>
    <w:rsid w:val="001265A9"/>
    <w:rsid w:val="001266BE"/>
    <w:rsid w:val="00126FB5"/>
    <w:rsid w:val="001273AF"/>
    <w:rsid w:val="00127E60"/>
    <w:rsid w:val="0013077E"/>
    <w:rsid w:val="001310D1"/>
    <w:rsid w:val="001318C7"/>
    <w:rsid w:val="0013275C"/>
    <w:rsid w:val="0013474C"/>
    <w:rsid w:val="0013536C"/>
    <w:rsid w:val="00137443"/>
    <w:rsid w:val="001374B6"/>
    <w:rsid w:val="00137754"/>
    <w:rsid w:val="00137F9A"/>
    <w:rsid w:val="0014125C"/>
    <w:rsid w:val="00141699"/>
    <w:rsid w:val="00141A4E"/>
    <w:rsid w:val="00142355"/>
    <w:rsid w:val="001425E8"/>
    <w:rsid w:val="00143D62"/>
    <w:rsid w:val="00143ECC"/>
    <w:rsid w:val="00144522"/>
    <w:rsid w:val="00144B98"/>
    <w:rsid w:val="00144F13"/>
    <w:rsid w:val="001450BC"/>
    <w:rsid w:val="001450DB"/>
    <w:rsid w:val="00145CD3"/>
    <w:rsid w:val="001461CD"/>
    <w:rsid w:val="001463D9"/>
    <w:rsid w:val="001469CA"/>
    <w:rsid w:val="001473E0"/>
    <w:rsid w:val="001476F1"/>
    <w:rsid w:val="00147E0E"/>
    <w:rsid w:val="00150379"/>
    <w:rsid w:val="00150E22"/>
    <w:rsid w:val="00152B5D"/>
    <w:rsid w:val="00152EF8"/>
    <w:rsid w:val="0015384B"/>
    <w:rsid w:val="00153FA4"/>
    <w:rsid w:val="00154255"/>
    <w:rsid w:val="00154312"/>
    <w:rsid w:val="00154639"/>
    <w:rsid w:val="001549BC"/>
    <w:rsid w:val="00155754"/>
    <w:rsid w:val="0015596F"/>
    <w:rsid w:val="00155982"/>
    <w:rsid w:val="00155ACA"/>
    <w:rsid w:val="00156430"/>
    <w:rsid w:val="001573B4"/>
    <w:rsid w:val="001575BD"/>
    <w:rsid w:val="00160155"/>
    <w:rsid w:val="001605C3"/>
    <w:rsid w:val="00161330"/>
    <w:rsid w:val="00161350"/>
    <w:rsid w:val="001614E0"/>
    <w:rsid w:val="00161E1A"/>
    <w:rsid w:val="0016243F"/>
    <w:rsid w:val="00163052"/>
    <w:rsid w:val="001632F1"/>
    <w:rsid w:val="001633AF"/>
    <w:rsid w:val="001634B3"/>
    <w:rsid w:val="001639B7"/>
    <w:rsid w:val="00163C13"/>
    <w:rsid w:val="00163D4F"/>
    <w:rsid w:val="00164052"/>
    <w:rsid w:val="001641F0"/>
    <w:rsid w:val="00164C8E"/>
    <w:rsid w:val="00164D67"/>
    <w:rsid w:val="00165020"/>
    <w:rsid w:val="00165CA0"/>
    <w:rsid w:val="00165D03"/>
    <w:rsid w:val="0016637C"/>
    <w:rsid w:val="001666D7"/>
    <w:rsid w:val="001668F9"/>
    <w:rsid w:val="0016711A"/>
    <w:rsid w:val="001673A2"/>
    <w:rsid w:val="001674C3"/>
    <w:rsid w:val="001675C2"/>
    <w:rsid w:val="001677DA"/>
    <w:rsid w:val="00167847"/>
    <w:rsid w:val="00170D88"/>
    <w:rsid w:val="00170F57"/>
    <w:rsid w:val="00170F88"/>
    <w:rsid w:val="00171C6E"/>
    <w:rsid w:val="00172653"/>
    <w:rsid w:val="00172A49"/>
    <w:rsid w:val="001734A6"/>
    <w:rsid w:val="001734FF"/>
    <w:rsid w:val="00173744"/>
    <w:rsid w:val="0017404F"/>
    <w:rsid w:val="001744AF"/>
    <w:rsid w:val="0017473D"/>
    <w:rsid w:val="00175500"/>
    <w:rsid w:val="00175863"/>
    <w:rsid w:val="00175C75"/>
    <w:rsid w:val="00176365"/>
    <w:rsid w:val="00177061"/>
    <w:rsid w:val="001777D3"/>
    <w:rsid w:val="00180841"/>
    <w:rsid w:val="00181067"/>
    <w:rsid w:val="001814C6"/>
    <w:rsid w:val="001814FF"/>
    <w:rsid w:val="001816CC"/>
    <w:rsid w:val="0018242D"/>
    <w:rsid w:val="0018324D"/>
    <w:rsid w:val="001836CA"/>
    <w:rsid w:val="001845D1"/>
    <w:rsid w:val="00184666"/>
    <w:rsid w:val="00185283"/>
    <w:rsid w:val="001856EC"/>
    <w:rsid w:val="00185CBA"/>
    <w:rsid w:val="00185F25"/>
    <w:rsid w:val="00186BB3"/>
    <w:rsid w:val="00186CA4"/>
    <w:rsid w:val="00187249"/>
    <w:rsid w:val="00190D34"/>
    <w:rsid w:val="00190E0C"/>
    <w:rsid w:val="00190E47"/>
    <w:rsid w:val="001913FA"/>
    <w:rsid w:val="001915CE"/>
    <w:rsid w:val="00191C70"/>
    <w:rsid w:val="00192289"/>
    <w:rsid w:val="00192F59"/>
    <w:rsid w:val="0019401B"/>
    <w:rsid w:val="001945DA"/>
    <w:rsid w:val="00194982"/>
    <w:rsid w:val="001953C2"/>
    <w:rsid w:val="00195746"/>
    <w:rsid w:val="00196038"/>
    <w:rsid w:val="001968BF"/>
    <w:rsid w:val="00196EAC"/>
    <w:rsid w:val="00197659"/>
    <w:rsid w:val="001977A2"/>
    <w:rsid w:val="001A1304"/>
    <w:rsid w:val="001A1E01"/>
    <w:rsid w:val="001A2BAE"/>
    <w:rsid w:val="001A2DE1"/>
    <w:rsid w:val="001A3014"/>
    <w:rsid w:val="001A3BD7"/>
    <w:rsid w:val="001A4802"/>
    <w:rsid w:val="001A4E6B"/>
    <w:rsid w:val="001A53EB"/>
    <w:rsid w:val="001A55B0"/>
    <w:rsid w:val="001A603A"/>
    <w:rsid w:val="001A60CB"/>
    <w:rsid w:val="001A6B2F"/>
    <w:rsid w:val="001A7186"/>
    <w:rsid w:val="001A723D"/>
    <w:rsid w:val="001A77E9"/>
    <w:rsid w:val="001B0383"/>
    <w:rsid w:val="001B1800"/>
    <w:rsid w:val="001B2003"/>
    <w:rsid w:val="001B21A7"/>
    <w:rsid w:val="001B25D8"/>
    <w:rsid w:val="001B30F5"/>
    <w:rsid w:val="001B3A79"/>
    <w:rsid w:val="001B4418"/>
    <w:rsid w:val="001B4977"/>
    <w:rsid w:val="001B4C20"/>
    <w:rsid w:val="001B56C3"/>
    <w:rsid w:val="001B58F8"/>
    <w:rsid w:val="001B5C37"/>
    <w:rsid w:val="001B74CC"/>
    <w:rsid w:val="001B7686"/>
    <w:rsid w:val="001C068F"/>
    <w:rsid w:val="001C0769"/>
    <w:rsid w:val="001C12F8"/>
    <w:rsid w:val="001C1B19"/>
    <w:rsid w:val="001C1EDE"/>
    <w:rsid w:val="001C1F14"/>
    <w:rsid w:val="001C3096"/>
    <w:rsid w:val="001C3557"/>
    <w:rsid w:val="001C3D7A"/>
    <w:rsid w:val="001C4597"/>
    <w:rsid w:val="001C643A"/>
    <w:rsid w:val="001C72CB"/>
    <w:rsid w:val="001D0217"/>
    <w:rsid w:val="001D0C1D"/>
    <w:rsid w:val="001D203A"/>
    <w:rsid w:val="001D2D85"/>
    <w:rsid w:val="001D3076"/>
    <w:rsid w:val="001D37EB"/>
    <w:rsid w:val="001D3DB8"/>
    <w:rsid w:val="001D4B65"/>
    <w:rsid w:val="001D5501"/>
    <w:rsid w:val="001D65E5"/>
    <w:rsid w:val="001D6AAA"/>
    <w:rsid w:val="001D6B31"/>
    <w:rsid w:val="001D74A2"/>
    <w:rsid w:val="001E08A5"/>
    <w:rsid w:val="001E0E2D"/>
    <w:rsid w:val="001E1487"/>
    <w:rsid w:val="001E191D"/>
    <w:rsid w:val="001E19B8"/>
    <w:rsid w:val="001E2862"/>
    <w:rsid w:val="001E29E1"/>
    <w:rsid w:val="001E2BF6"/>
    <w:rsid w:val="001E2C7F"/>
    <w:rsid w:val="001E33F4"/>
    <w:rsid w:val="001E3AE7"/>
    <w:rsid w:val="001E3D5F"/>
    <w:rsid w:val="001E423A"/>
    <w:rsid w:val="001E4A7B"/>
    <w:rsid w:val="001E5014"/>
    <w:rsid w:val="001E57EF"/>
    <w:rsid w:val="001E6ACF"/>
    <w:rsid w:val="001E6AFC"/>
    <w:rsid w:val="001E7E98"/>
    <w:rsid w:val="001F024D"/>
    <w:rsid w:val="001F026B"/>
    <w:rsid w:val="001F07DC"/>
    <w:rsid w:val="001F1169"/>
    <w:rsid w:val="001F1478"/>
    <w:rsid w:val="001F21D6"/>
    <w:rsid w:val="001F22D5"/>
    <w:rsid w:val="001F2962"/>
    <w:rsid w:val="001F2EFA"/>
    <w:rsid w:val="001F3DA0"/>
    <w:rsid w:val="001F48A6"/>
    <w:rsid w:val="001F50D5"/>
    <w:rsid w:val="001F5EBB"/>
    <w:rsid w:val="001F6216"/>
    <w:rsid w:val="001F6BD3"/>
    <w:rsid w:val="001F6C7E"/>
    <w:rsid w:val="001F7834"/>
    <w:rsid w:val="001F7E76"/>
    <w:rsid w:val="00201917"/>
    <w:rsid w:val="00201D7E"/>
    <w:rsid w:val="00201F91"/>
    <w:rsid w:val="00202D47"/>
    <w:rsid w:val="002042E4"/>
    <w:rsid w:val="00204E35"/>
    <w:rsid w:val="00205F40"/>
    <w:rsid w:val="00206A00"/>
    <w:rsid w:val="0021067E"/>
    <w:rsid w:val="00211268"/>
    <w:rsid w:val="0021244C"/>
    <w:rsid w:val="0021406C"/>
    <w:rsid w:val="0021451B"/>
    <w:rsid w:val="00215BBE"/>
    <w:rsid w:val="002170AE"/>
    <w:rsid w:val="00217C5A"/>
    <w:rsid w:val="00217F4D"/>
    <w:rsid w:val="002206D8"/>
    <w:rsid w:val="0022077D"/>
    <w:rsid w:val="00221246"/>
    <w:rsid w:val="0022130B"/>
    <w:rsid w:val="0022181E"/>
    <w:rsid w:val="00221CF9"/>
    <w:rsid w:val="0022213E"/>
    <w:rsid w:val="002222C3"/>
    <w:rsid w:val="002224F3"/>
    <w:rsid w:val="00222A87"/>
    <w:rsid w:val="00222C66"/>
    <w:rsid w:val="00223C70"/>
    <w:rsid w:val="002257A4"/>
    <w:rsid w:val="00226B4E"/>
    <w:rsid w:val="002332F6"/>
    <w:rsid w:val="002334AB"/>
    <w:rsid w:val="00233626"/>
    <w:rsid w:val="0023435E"/>
    <w:rsid w:val="002345E8"/>
    <w:rsid w:val="00234B28"/>
    <w:rsid w:val="00235EA1"/>
    <w:rsid w:val="0023647F"/>
    <w:rsid w:val="00236E25"/>
    <w:rsid w:val="0023793C"/>
    <w:rsid w:val="00240F5C"/>
    <w:rsid w:val="00245278"/>
    <w:rsid w:val="00246437"/>
    <w:rsid w:val="00246CA2"/>
    <w:rsid w:val="00247058"/>
    <w:rsid w:val="002471CB"/>
    <w:rsid w:val="00247410"/>
    <w:rsid w:val="002477EB"/>
    <w:rsid w:val="0025028A"/>
    <w:rsid w:val="00250E1D"/>
    <w:rsid w:val="00250EF0"/>
    <w:rsid w:val="002512DB"/>
    <w:rsid w:val="002524DF"/>
    <w:rsid w:val="00252550"/>
    <w:rsid w:val="00252709"/>
    <w:rsid w:val="00252D56"/>
    <w:rsid w:val="00253256"/>
    <w:rsid w:val="002535C5"/>
    <w:rsid w:val="00253B75"/>
    <w:rsid w:val="002546AC"/>
    <w:rsid w:val="002548DA"/>
    <w:rsid w:val="00255219"/>
    <w:rsid w:val="002554E3"/>
    <w:rsid w:val="002568BF"/>
    <w:rsid w:val="00256A2F"/>
    <w:rsid w:val="00256B1C"/>
    <w:rsid w:val="002574BF"/>
    <w:rsid w:val="00257C45"/>
    <w:rsid w:val="00257CB0"/>
    <w:rsid w:val="00260725"/>
    <w:rsid w:val="00260ADE"/>
    <w:rsid w:val="002610AF"/>
    <w:rsid w:val="0026115D"/>
    <w:rsid w:val="00261504"/>
    <w:rsid w:val="00261732"/>
    <w:rsid w:val="00261740"/>
    <w:rsid w:val="00261D78"/>
    <w:rsid w:val="0026224A"/>
    <w:rsid w:val="0026244D"/>
    <w:rsid w:val="00262B2A"/>
    <w:rsid w:val="00262C7B"/>
    <w:rsid w:val="002632D4"/>
    <w:rsid w:val="002633B4"/>
    <w:rsid w:val="002635E6"/>
    <w:rsid w:val="00263C23"/>
    <w:rsid w:val="00263E1C"/>
    <w:rsid w:val="00264A38"/>
    <w:rsid w:val="00264B0B"/>
    <w:rsid w:val="00265539"/>
    <w:rsid w:val="002658A7"/>
    <w:rsid w:val="00267105"/>
    <w:rsid w:val="002679D8"/>
    <w:rsid w:val="00267CA8"/>
    <w:rsid w:val="00270078"/>
    <w:rsid w:val="0027025E"/>
    <w:rsid w:val="002718CC"/>
    <w:rsid w:val="00271AC9"/>
    <w:rsid w:val="00271DFD"/>
    <w:rsid w:val="002724C3"/>
    <w:rsid w:val="00272764"/>
    <w:rsid w:val="0027314D"/>
    <w:rsid w:val="00273810"/>
    <w:rsid w:val="00273841"/>
    <w:rsid w:val="00274303"/>
    <w:rsid w:val="00274308"/>
    <w:rsid w:val="0027616E"/>
    <w:rsid w:val="002767CA"/>
    <w:rsid w:val="00277241"/>
    <w:rsid w:val="002773F9"/>
    <w:rsid w:val="00277927"/>
    <w:rsid w:val="0028005F"/>
    <w:rsid w:val="002807B9"/>
    <w:rsid w:val="0028087E"/>
    <w:rsid w:val="00281095"/>
    <w:rsid w:val="002814CA"/>
    <w:rsid w:val="00283504"/>
    <w:rsid w:val="00283BB3"/>
    <w:rsid w:val="00283EB6"/>
    <w:rsid w:val="002845F6"/>
    <w:rsid w:val="00284932"/>
    <w:rsid w:val="002858BC"/>
    <w:rsid w:val="00286450"/>
    <w:rsid w:val="00286A4E"/>
    <w:rsid w:val="002870C3"/>
    <w:rsid w:val="002873A7"/>
    <w:rsid w:val="00287A4E"/>
    <w:rsid w:val="00290E1C"/>
    <w:rsid w:val="0029422E"/>
    <w:rsid w:val="00294257"/>
    <w:rsid w:val="0029435F"/>
    <w:rsid w:val="00294BC4"/>
    <w:rsid w:val="00294C96"/>
    <w:rsid w:val="00295619"/>
    <w:rsid w:val="00297A67"/>
    <w:rsid w:val="002A011A"/>
    <w:rsid w:val="002A0445"/>
    <w:rsid w:val="002A1A41"/>
    <w:rsid w:val="002A2819"/>
    <w:rsid w:val="002A36A3"/>
    <w:rsid w:val="002A407D"/>
    <w:rsid w:val="002A4244"/>
    <w:rsid w:val="002A457D"/>
    <w:rsid w:val="002A4BE9"/>
    <w:rsid w:val="002A531C"/>
    <w:rsid w:val="002A6131"/>
    <w:rsid w:val="002A6974"/>
    <w:rsid w:val="002A6F41"/>
    <w:rsid w:val="002A7110"/>
    <w:rsid w:val="002A76A2"/>
    <w:rsid w:val="002A79D1"/>
    <w:rsid w:val="002A7C68"/>
    <w:rsid w:val="002B0400"/>
    <w:rsid w:val="002B04B6"/>
    <w:rsid w:val="002B0E5A"/>
    <w:rsid w:val="002B1060"/>
    <w:rsid w:val="002B1593"/>
    <w:rsid w:val="002B1C78"/>
    <w:rsid w:val="002B224C"/>
    <w:rsid w:val="002B282D"/>
    <w:rsid w:val="002B2A8E"/>
    <w:rsid w:val="002B3351"/>
    <w:rsid w:val="002B3E9C"/>
    <w:rsid w:val="002B4821"/>
    <w:rsid w:val="002B4CD5"/>
    <w:rsid w:val="002B56F4"/>
    <w:rsid w:val="002B5905"/>
    <w:rsid w:val="002B5C95"/>
    <w:rsid w:val="002B654F"/>
    <w:rsid w:val="002B68A4"/>
    <w:rsid w:val="002B726F"/>
    <w:rsid w:val="002B7EBC"/>
    <w:rsid w:val="002C0DDC"/>
    <w:rsid w:val="002C0F9B"/>
    <w:rsid w:val="002C10F6"/>
    <w:rsid w:val="002C14A0"/>
    <w:rsid w:val="002C19D5"/>
    <w:rsid w:val="002C2B8F"/>
    <w:rsid w:val="002C5A88"/>
    <w:rsid w:val="002C5E79"/>
    <w:rsid w:val="002C6351"/>
    <w:rsid w:val="002C64E8"/>
    <w:rsid w:val="002C7736"/>
    <w:rsid w:val="002C79D8"/>
    <w:rsid w:val="002C7A2F"/>
    <w:rsid w:val="002C7AEA"/>
    <w:rsid w:val="002C7D72"/>
    <w:rsid w:val="002D015A"/>
    <w:rsid w:val="002D11B9"/>
    <w:rsid w:val="002D14D2"/>
    <w:rsid w:val="002D20CB"/>
    <w:rsid w:val="002D23F7"/>
    <w:rsid w:val="002D26B9"/>
    <w:rsid w:val="002D3046"/>
    <w:rsid w:val="002D33A3"/>
    <w:rsid w:val="002D4DAF"/>
    <w:rsid w:val="002D4E56"/>
    <w:rsid w:val="002D5043"/>
    <w:rsid w:val="002D5B13"/>
    <w:rsid w:val="002D5E1A"/>
    <w:rsid w:val="002D74D6"/>
    <w:rsid w:val="002D77A9"/>
    <w:rsid w:val="002D7F00"/>
    <w:rsid w:val="002E011B"/>
    <w:rsid w:val="002E1563"/>
    <w:rsid w:val="002E18F8"/>
    <w:rsid w:val="002E1BDB"/>
    <w:rsid w:val="002E2802"/>
    <w:rsid w:val="002E2B13"/>
    <w:rsid w:val="002E2CCF"/>
    <w:rsid w:val="002E371A"/>
    <w:rsid w:val="002E3D60"/>
    <w:rsid w:val="002E5257"/>
    <w:rsid w:val="002E5978"/>
    <w:rsid w:val="002E5A6C"/>
    <w:rsid w:val="002E5B3E"/>
    <w:rsid w:val="002E5BE2"/>
    <w:rsid w:val="002E5E25"/>
    <w:rsid w:val="002E6C7B"/>
    <w:rsid w:val="002F0715"/>
    <w:rsid w:val="002F26BE"/>
    <w:rsid w:val="002F2A93"/>
    <w:rsid w:val="002F2E3C"/>
    <w:rsid w:val="002F2ED6"/>
    <w:rsid w:val="002F3FBE"/>
    <w:rsid w:val="002F46CE"/>
    <w:rsid w:val="002F4F37"/>
    <w:rsid w:val="002F535E"/>
    <w:rsid w:val="002F6566"/>
    <w:rsid w:val="002F6616"/>
    <w:rsid w:val="002F6F71"/>
    <w:rsid w:val="002F72E5"/>
    <w:rsid w:val="00300063"/>
    <w:rsid w:val="003005D1"/>
    <w:rsid w:val="003014D5"/>
    <w:rsid w:val="0030186A"/>
    <w:rsid w:val="00301E6B"/>
    <w:rsid w:val="00302A4B"/>
    <w:rsid w:val="00302B1E"/>
    <w:rsid w:val="003045D9"/>
    <w:rsid w:val="003045DD"/>
    <w:rsid w:val="003046AD"/>
    <w:rsid w:val="00304BC4"/>
    <w:rsid w:val="00304F1D"/>
    <w:rsid w:val="003054AB"/>
    <w:rsid w:val="003067A9"/>
    <w:rsid w:val="00306922"/>
    <w:rsid w:val="00307EF3"/>
    <w:rsid w:val="003104F8"/>
    <w:rsid w:val="003109A7"/>
    <w:rsid w:val="003119CC"/>
    <w:rsid w:val="0031317E"/>
    <w:rsid w:val="0031330C"/>
    <w:rsid w:val="0031336E"/>
    <w:rsid w:val="00314F85"/>
    <w:rsid w:val="003157F2"/>
    <w:rsid w:val="0031692C"/>
    <w:rsid w:val="00317B62"/>
    <w:rsid w:val="00317D6A"/>
    <w:rsid w:val="00320401"/>
    <w:rsid w:val="0032191B"/>
    <w:rsid w:val="00321F53"/>
    <w:rsid w:val="00322045"/>
    <w:rsid w:val="003237D1"/>
    <w:rsid w:val="00323D4F"/>
    <w:rsid w:val="00325169"/>
    <w:rsid w:val="00325A16"/>
    <w:rsid w:val="00326745"/>
    <w:rsid w:val="00326D6B"/>
    <w:rsid w:val="003270A4"/>
    <w:rsid w:val="003275FC"/>
    <w:rsid w:val="00327FC8"/>
    <w:rsid w:val="00330F41"/>
    <w:rsid w:val="00333430"/>
    <w:rsid w:val="003334C1"/>
    <w:rsid w:val="0033354C"/>
    <w:rsid w:val="00334068"/>
    <w:rsid w:val="00334C2F"/>
    <w:rsid w:val="0033561E"/>
    <w:rsid w:val="0033590C"/>
    <w:rsid w:val="003359DB"/>
    <w:rsid w:val="003364AE"/>
    <w:rsid w:val="0033693B"/>
    <w:rsid w:val="0033745E"/>
    <w:rsid w:val="00337594"/>
    <w:rsid w:val="00337962"/>
    <w:rsid w:val="00341F28"/>
    <w:rsid w:val="003434B0"/>
    <w:rsid w:val="003434EB"/>
    <w:rsid w:val="00343592"/>
    <w:rsid w:val="00343652"/>
    <w:rsid w:val="003439DA"/>
    <w:rsid w:val="00343F3D"/>
    <w:rsid w:val="0034527C"/>
    <w:rsid w:val="00345EDB"/>
    <w:rsid w:val="0034658A"/>
    <w:rsid w:val="0034683B"/>
    <w:rsid w:val="00351126"/>
    <w:rsid w:val="003518A6"/>
    <w:rsid w:val="00351DDA"/>
    <w:rsid w:val="00352368"/>
    <w:rsid w:val="003531E8"/>
    <w:rsid w:val="003536DF"/>
    <w:rsid w:val="00353F6C"/>
    <w:rsid w:val="0035470C"/>
    <w:rsid w:val="00355016"/>
    <w:rsid w:val="003553CD"/>
    <w:rsid w:val="00355721"/>
    <w:rsid w:val="00356129"/>
    <w:rsid w:val="00356419"/>
    <w:rsid w:val="003570DB"/>
    <w:rsid w:val="0035727B"/>
    <w:rsid w:val="00357638"/>
    <w:rsid w:val="003579D4"/>
    <w:rsid w:val="003618D3"/>
    <w:rsid w:val="00361DEF"/>
    <w:rsid w:val="00361DFC"/>
    <w:rsid w:val="00362418"/>
    <w:rsid w:val="003629DF"/>
    <w:rsid w:val="00362A42"/>
    <w:rsid w:val="0036336D"/>
    <w:rsid w:val="00363DCB"/>
    <w:rsid w:val="00364EF1"/>
    <w:rsid w:val="00365BBF"/>
    <w:rsid w:val="003665B2"/>
    <w:rsid w:val="00366AE0"/>
    <w:rsid w:val="00366ED5"/>
    <w:rsid w:val="003704A7"/>
    <w:rsid w:val="00371370"/>
    <w:rsid w:val="00371678"/>
    <w:rsid w:val="0037215B"/>
    <w:rsid w:val="003727F4"/>
    <w:rsid w:val="00372983"/>
    <w:rsid w:val="00372E29"/>
    <w:rsid w:val="00372EC0"/>
    <w:rsid w:val="00373F7F"/>
    <w:rsid w:val="0037415A"/>
    <w:rsid w:val="003742A4"/>
    <w:rsid w:val="003745C8"/>
    <w:rsid w:val="003774F0"/>
    <w:rsid w:val="003775FC"/>
    <w:rsid w:val="003776B4"/>
    <w:rsid w:val="00380249"/>
    <w:rsid w:val="00380281"/>
    <w:rsid w:val="00380EE9"/>
    <w:rsid w:val="00381093"/>
    <w:rsid w:val="003817B5"/>
    <w:rsid w:val="00381AF7"/>
    <w:rsid w:val="00381F7B"/>
    <w:rsid w:val="00382E82"/>
    <w:rsid w:val="00383157"/>
    <w:rsid w:val="00383555"/>
    <w:rsid w:val="0038396C"/>
    <w:rsid w:val="003839BA"/>
    <w:rsid w:val="00384063"/>
    <w:rsid w:val="00384260"/>
    <w:rsid w:val="0038589E"/>
    <w:rsid w:val="003861C2"/>
    <w:rsid w:val="00386985"/>
    <w:rsid w:val="00387036"/>
    <w:rsid w:val="00387490"/>
    <w:rsid w:val="00390B12"/>
    <w:rsid w:val="003918B4"/>
    <w:rsid w:val="0039493F"/>
    <w:rsid w:val="00394994"/>
    <w:rsid w:val="0039521E"/>
    <w:rsid w:val="00395352"/>
    <w:rsid w:val="003955B6"/>
    <w:rsid w:val="003970F7"/>
    <w:rsid w:val="003A0ADB"/>
    <w:rsid w:val="003A1122"/>
    <w:rsid w:val="003A1476"/>
    <w:rsid w:val="003A1830"/>
    <w:rsid w:val="003A2A49"/>
    <w:rsid w:val="003A3553"/>
    <w:rsid w:val="003A3BF8"/>
    <w:rsid w:val="003A4595"/>
    <w:rsid w:val="003A4DDA"/>
    <w:rsid w:val="003A5127"/>
    <w:rsid w:val="003A5776"/>
    <w:rsid w:val="003A6751"/>
    <w:rsid w:val="003A6E82"/>
    <w:rsid w:val="003A78FF"/>
    <w:rsid w:val="003A7AE8"/>
    <w:rsid w:val="003B01E3"/>
    <w:rsid w:val="003B0ED5"/>
    <w:rsid w:val="003B2A6A"/>
    <w:rsid w:val="003B398E"/>
    <w:rsid w:val="003B4857"/>
    <w:rsid w:val="003B5CDF"/>
    <w:rsid w:val="003B64D5"/>
    <w:rsid w:val="003C0012"/>
    <w:rsid w:val="003C033F"/>
    <w:rsid w:val="003C0494"/>
    <w:rsid w:val="003C054E"/>
    <w:rsid w:val="003C0F91"/>
    <w:rsid w:val="003C1F63"/>
    <w:rsid w:val="003C33BD"/>
    <w:rsid w:val="003C4A20"/>
    <w:rsid w:val="003C4D09"/>
    <w:rsid w:val="003C4DDA"/>
    <w:rsid w:val="003C52BB"/>
    <w:rsid w:val="003C5475"/>
    <w:rsid w:val="003C5481"/>
    <w:rsid w:val="003C6A60"/>
    <w:rsid w:val="003C6E91"/>
    <w:rsid w:val="003C7629"/>
    <w:rsid w:val="003C7FF8"/>
    <w:rsid w:val="003D0598"/>
    <w:rsid w:val="003D1A9B"/>
    <w:rsid w:val="003D2417"/>
    <w:rsid w:val="003D251F"/>
    <w:rsid w:val="003D2864"/>
    <w:rsid w:val="003D331E"/>
    <w:rsid w:val="003D3850"/>
    <w:rsid w:val="003D38D6"/>
    <w:rsid w:val="003D4BBF"/>
    <w:rsid w:val="003D52C6"/>
    <w:rsid w:val="003D5CDE"/>
    <w:rsid w:val="003D5F2C"/>
    <w:rsid w:val="003D6C02"/>
    <w:rsid w:val="003D6D47"/>
    <w:rsid w:val="003D6F03"/>
    <w:rsid w:val="003E0639"/>
    <w:rsid w:val="003E099C"/>
    <w:rsid w:val="003E0D4F"/>
    <w:rsid w:val="003E114B"/>
    <w:rsid w:val="003E136E"/>
    <w:rsid w:val="003E1A76"/>
    <w:rsid w:val="003E266C"/>
    <w:rsid w:val="003E268D"/>
    <w:rsid w:val="003E3381"/>
    <w:rsid w:val="003E3420"/>
    <w:rsid w:val="003E36CD"/>
    <w:rsid w:val="003E37EC"/>
    <w:rsid w:val="003E4525"/>
    <w:rsid w:val="003E45E2"/>
    <w:rsid w:val="003E4FA9"/>
    <w:rsid w:val="003E6385"/>
    <w:rsid w:val="003E74D3"/>
    <w:rsid w:val="003E774A"/>
    <w:rsid w:val="003F0293"/>
    <w:rsid w:val="003F0EED"/>
    <w:rsid w:val="003F18F4"/>
    <w:rsid w:val="003F18F8"/>
    <w:rsid w:val="003F1F83"/>
    <w:rsid w:val="003F3541"/>
    <w:rsid w:val="003F3977"/>
    <w:rsid w:val="003F4ADC"/>
    <w:rsid w:val="003F4E02"/>
    <w:rsid w:val="003F52F7"/>
    <w:rsid w:val="003F5917"/>
    <w:rsid w:val="003F5D18"/>
    <w:rsid w:val="003F68B2"/>
    <w:rsid w:val="004004E4"/>
    <w:rsid w:val="00400A58"/>
    <w:rsid w:val="00401461"/>
    <w:rsid w:val="00401B8B"/>
    <w:rsid w:val="00403867"/>
    <w:rsid w:val="0040492A"/>
    <w:rsid w:val="00404A5C"/>
    <w:rsid w:val="00405794"/>
    <w:rsid w:val="0040731F"/>
    <w:rsid w:val="004073A6"/>
    <w:rsid w:val="004101A5"/>
    <w:rsid w:val="00413DAD"/>
    <w:rsid w:val="00414484"/>
    <w:rsid w:val="00414F8A"/>
    <w:rsid w:val="00416F4F"/>
    <w:rsid w:val="0042023D"/>
    <w:rsid w:val="0042067B"/>
    <w:rsid w:val="004206C5"/>
    <w:rsid w:val="00420CD5"/>
    <w:rsid w:val="00420F17"/>
    <w:rsid w:val="004211D7"/>
    <w:rsid w:val="00421D02"/>
    <w:rsid w:val="0042271F"/>
    <w:rsid w:val="00423110"/>
    <w:rsid w:val="0042349A"/>
    <w:rsid w:val="004241B4"/>
    <w:rsid w:val="00424A0A"/>
    <w:rsid w:val="00425D3B"/>
    <w:rsid w:val="00425DFF"/>
    <w:rsid w:val="00427061"/>
    <w:rsid w:val="004302FB"/>
    <w:rsid w:val="0043139E"/>
    <w:rsid w:val="0043171E"/>
    <w:rsid w:val="00431978"/>
    <w:rsid w:val="00431EE3"/>
    <w:rsid w:val="00432ADD"/>
    <w:rsid w:val="0043335C"/>
    <w:rsid w:val="00433F64"/>
    <w:rsid w:val="004348CB"/>
    <w:rsid w:val="00434A0D"/>
    <w:rsid w:val="00436158"/>
    <w:rsid w:val="004367AC"/>
    <w:rsid w:val="004369C3"/>
    <w:rsid w:val="00437BB5"/>
    <w:rsid w:val="0044080B"/>
    <w:rsid w:val="00440FB1"/>
    <w:rsid w:val="00440FE8"/>
    <w:rsid w:val="0044238B"/>
    <w:rsid w:val="004423D8"/>
    <w:rsid w:val="00444685"/>
    <w:rsid w:val="00445157"/>
    <w:rsid w:val="00445359"/>
    <w:rsid w:val="00446911"/>
    <w:rsid w:val="00446DF5"/>
    <w:rsid w:val="00446F65"/>
    <w:rsid w:val="004503C8"/>
    <w:rsid w:val="0045114C"/>
    <w:rsid w:val="0045127E"/>
    <w:rsid w:val="004513CD"/>
    <w:rsid w:val="0045252C"/>
    <w:rsid w:val="00452B67"/>
    <w:rsid w:val="00453BE3"/>
    <w:rsid w:val="004543B1"/>
    <w:rsid w:val="00454567"/>
    <w:rsid w:val="00454A52"/>
    <w:rsid w:val="00454EAD"/>
    <w:rsid w:val="00455BCE"/>
    <w:rsid w:val="00456A4A"/>
    <w:rsid w:val="0045779C"/>
    <w:rsid w:val="004578CB"/>
    <w:rsid w:val="00457960"/>
    <w:rsid w:val="00457B28"/>
    <w:rsid w:val="00460596"/>
    <w:rsid w:val="004614CD"/>
    <w:rsid w:val="00461AFE"/>
    <w:rsid w:val="00462028"/>
    <w:rsid w:val="004627F9"/>
    <w:rsid w:val="004630AB"/>
    <w:rsid w:val="00463215"/>
    <w:rsid w:val="004643A7"/>
    <w:rsid w:val="00464A78"/>
    <w:rsid w:val="00465C3C"/>
    <w:rsid w:val="00465CE4"/>
    <w:rsid w:val="004660FD"/>
    <w:rsid w:val="00466212"/>
    <w:rsid w:val="00466A36"/>
    <w:rsid w:val="0046798C"/>
    <w:rsid w:val="004711A6"/>
    <w:rsid w:val="00471890"/>
    <w:rsid w:val="00471A53"/>
    <w:rsid w:val="00471C15"/>
    <w:rsid w:val="00472DFB"/>
    <w:rsid w:val="00472EAA"/>
    <w:rsid w:val="00472F89"/>
    <w:rsid w:val="004733AB"/>
    <w:rsid w:val="004746AC"/>
    <w:rsid w:val="00475BDB"/>
    <w:rsid w:val="0047605A"/>
    <w:rsid w:val="00476960"/>
    <w:rsid w:val="00477E75"/>
    <w:rsid w:val="00480EDC"/>
    <w:rsid w:val="00481EEF"/>
    <w:rsid w:val="00483902"/>
    <w:rsid w:val="0048393E"/>
    <w:rsid w:val="00484805"/>
    <w:rsid w:val="004850F5"/>
    <w:rsid w:val="004859F9"/>
    <w:rsid w:val="00485A6C"/>
    <w:rsid w:val="00486147"/>
    <w:rsid w:val="0048659A"/>
    <w:rsid w:val="00486DB3"/>
    <w:rsid w:val="00486DDB"/>
    <w:rsid w:val="0049000C"/>
    <w:rsid w:val="0049118F"/>
    <w:rsid w:val="0049142C"/>
    <w:rsid w:val="00491628"/>
    <w:rsid w:val="00491E06"/>
    <w:rsid w:val="00491FA9"/>
    <w:rsid w:val="004922E4"/>
    <w:rsid w:val="00492EAF"/>
    <w:rsid w:val="00493064"/>
    <w:rsid w:val="0049425B"/>
    <w:rsid w:val="0049438D"/>
    <w:rsid w:val="0049472B"/>
    <w:rsid w:val="0049669C"/>
    <w:rsid w:val="00497D9E"/>
    <w:rsid w:val="004A035B"/>
    <w:rsid w:val="004A0417"/>
    <w:rsid w:val="004A082A"/>
    <w:rsid w:val="004A0912"/>
    <w:rsid w:val="004A0A1A"/>
    <w:rsid w:val="004A200D"/>
    <w:rsid w:val="004A27EC"/>
    <w:rsid w:val="004A2DF5"/>
    <w:rsid w:val="004A4021"/>
    <w:rsid w:val="004A42A6"/>
    <w:rsid w:val="004A4461"/>
    <w:rsid w:val="004A4547"/>
    <w:rsid w:val="004A459D"/>
    <w:rsid w:val="004A45EB"/>
    <w:rsid w:val="004A4EF2"/>
    <w:rsid w:val="004A5B74"/>
    <w:rsid w:val="004A6632"/>
    <w:rsid w:val="004A6719"/>
    <w:rsid w:val="004A67F7"/>
    <w:rsid w:val="004A6972"/>
    <w:rsid w:val="004A757A"/>
    <w:rsid w:val="004B0531"/>
    <w:rsid w:val="004B0DBB"/>
    <w:rsid w:val="004B1E57"/>
    <w:rsid w:val="004B2B51"/>
    <w:rsid w:val="004B2EC1"/>
    <w:rsid w:val="004B4AFF"/>
    <w:rsid w:val="004B5DAB"/>
    <w:rsid w:val="004B618B"/>
    <w:rsid w:val="004B793E"/>
    <w:rsid w:val="004C2C41"/>
    <w:rsid w:val="004C35BE"/>
    <w:rsid w:val="004C387D"/>
    <w:rsid w:val="004C3C7C"/>
    <w:rsid w:val="004C5114"/>
    <w:rsid w:val="004C57BF"/>
    <w:rsid w:val="004C658E"/>
    <w:rsid w:val="004C6A13"/>
    <w:rsid w:val="004C722F"/>
    <w:rsid w:val="004D06F8"/>
    <w:rsid w:val="004D0ECD"/>
    <w:rsid w:val="004D368E"/>
    <w:rsid w:val="004D38C2"/>
    <w:rsid w:val="004D4618"/>
    <w:rsid w:val="004D5A1F"/>
    <w:rsid w:val="004D608A"/>
    <w:rsid w:val="004D634F"/>
    <w:rsid w:val="004D6875"/>
    <w:rsid w:val="004D712D"/>
    <w:rsid w:val="004D7984"/>
    <w:rsid w:val="004E06AB"/>
    <w:rsid w:val="004E1B7A"/>
    <w:rsid w:val="004E1E6C"/>
    <w:rsid w:val="004E26E7"/>
    <w:rsid w:val="004E30BB"/>
    <w:rsid w:val="004E3B81"/>
    <w:rsid w:val="004E3F91"/>
    <w:rsid w:val="004E4E35"/>
    <w:rsid w:val="004E547D"/>
    <w:rsid w:val="004E6028"/>
    <w:rsid w:val="004E60BF"/>
    <w:rsid w:val="004E6566"/>
    <w:rsid w:val="004E6D92"/>
    <w:rsid w:val="004E7CF9"/>
    <w:rsid w:val="004F07EE"/>
    <w:rsid w:val="004F0DC8"/>
    <w:rsid w:val="004F1434"/>
    <w:rsid w:val="004F2046"/>
    <w:rsid w:val="004F22A6"/>
    <w:rsid w:val="004F3EFF"/>
    <w:rsid w:val="004F462B"/>
    <w:rsid w:val="004F4845"/>
    <w:rsid w:val="004F4B81"/>
    <w:rsid w:val="004F4BA6"/>
    <w:rsid w:val="004F63F5"/>
    <w:rsid w:val="004F6E5B"/>
    <w:rsid w:val="00500369"/>
    <w:rsid w:val="0050157D"/>
    <w:rsid w:val="00501774"/>
    <w:rsid w:val="0050180D"/>
    <w:rsid w:val="0050191D"/>
    <w:rsid w:val="00502C7C"/>
    <w:rsid w:val="00503CBB"/>
    <w:rsid w:val="00504A02"/>
    <w:rsid w:val="00504E4E"/>
    <w:rsid w:val="005050C6"/>
    <w:rsid w:val="00506094"/>
    <w:rsid w:val="00506D0A"/>
    <w:rsid w:val="00507429"/>
    <w:rsid w:val="00507F9B"/>
    <w:rsid w:val="0051126B"/>
    <w:rsid w:val="0051126E"/>
    <w:rsid w:val="00511E38"/>
    <w:rsid w:val="00513715"/>
    <w:rsid w:val="00513E17"/>
    <w:rsid w:val="00513FB0"/>
    <w:rsid w:val="005149D4"/>
    <w:rsid w:val="00514AB3"/>
    <w:rsid w:val="0051558F"/>
    <w:rsid w:val="005166FD"/>
    <w:rsid w:val="00517D4F"/>
    <w:rsid w:val="00520399"/>
    <w:rsid w:val="005210CE"/>
    <w:rsid w:val="00521200"/>
    <w:rsid w:val="0052183E"/>
    <w:rsid w:val="00521F6D"/>
    <w:rsid w:val="005222C5"/>
    <w:rsid w:val="0052358B"/>
    <w:rsid w:val="00523865"/>
    <w:rsid w:val="00523959"/>
    <w:rsid w:val="00523BD0"/>
    <w:rsid w:val="005245C7"/>
    <w:rsid w:val="00526359"/>
    <w:rsid w:val="00526876"/>
    <w:rsid w:val="005270EC"/>
    <w:rsid w:val="0052738C"/>
    <w:rsid w:val="00530155"/>
    <w:rsid w:val="0053041F"/>
    <w:rsid w:val="00530651"/>
    <w:rsid w:val="00531A8C"/>
    <w:rsid w:val="005328C3"/>
    <w:rsid w:val="005331E7"/>
    <w:rsid w:val="0053321C"/>
    <w:rsid w:val="00533438"/>
    <w:rsid w:val="00533E56"/>
    <w:rsid w:val="005362D5"/>
    <w:rsid w:val="00536B18"/>
    <w:rsid w:val="00542267"/>
    <w:rsid w:val="005425AE"/>
    <w:rsid w:val="00542AF4"/>
    <w:rsid w:val="00542B7B"/>
    <w:rsid w:val="00543C96"/>
    <w:rsid w:val="00543F8D"/>
    <w:rsid w:val="00544333"/>
    <w:rsid w:val="00546356"/>
    <w:rsid w:val="00547499"/>
    <w:rsid w:val="00547AD6"/>
    <w:rsid w:val="00550161"/>
    <w:rsid w:val="0055019C"/>
    <w:rsid w:val="00550B67"/>
    <w:rsid w:val="00550F7E"/>
    <w:rsid w:val="0055123B"/>
    <w:rsid w:val="00551838"/>
    <w:rsid w:val="00552043"/>
    <w:rsid w:val="0055245E"/>
    <w:rsid w:val="005524FE"/>
    <w:rsid w:val="00552F38"/>
    <w:rsid w:val="0055309F"/>
    <w:rsid w:val="00553415"/>
    <w:rsid w:val="00553500"/>
    <w:rsid w:val="00553A62"/>
    <w:rsid w:val="00553BE5"/>
    <w:rsid w:val="00555448"/>
    <w:rsid w:val="0055572A"/>
    <w:rsid w:val="00555D52"/>
    <w:rsid w:val="00557A07"/>
    <w:rsid w:val="00557A66"/>
    <w:rsid w:val="00557E11"/>
    <w:rsid w:val="00560360"/>
    <w:rsid w:val="00561928"/>
    <w:rsid w:val="005627FB"/>
    <w:rsid w:val="00562FE6"/>
    <w:rsid w:val="0056372E"/>
    <w:rsid w:val="00563BED"/>
    <w:rsid w:val="00563F24"/>
    <w:rsid w:val="005644BC"/>
    <w:rsid w:val="00564825"/>
    <w:rsid w:val="005656B6"/>
    <w:rsid w:val="00566419"/>
    <w:rsid w:val="005669C8"/>
    <w:rsid w:val="00566D7D"/>
    <w:rsid w:val="00567091"/>
    <w:rsid w:val="005709DF"/>
    <w:rsid w:val="00571500"/>
    <w:rsid w:val="00572BD3"/>
    <w:rsid w:val="00572EAD"/>
    <w:rsid w:val="00573C58"/>
    <w:rsid w:val="00573E09"/>
    <w:rsid w:val="00573E73"/>
    <w:rsid w:val="0057452C"/>
    <w:rsid w:val="00574AC7"/>
    <w:rsid w:val="00574B20"/>
    <w:rsid w:val="00576737"/>
    <w:rsid w:val="00576B6A"/>
    <w:rsid w:val="005810BA"/>
    <w:rsid w:val="0058132B"/>
    <w:rsid w:val="00581FE1"/>
    <w:rsid w:val="00582FBE"/>
    <w:rsid w:val="00583650"/>
    <w:rsid w:val="00583907"/>
    <w:rsid w:val="00584DB6"/>
    <w:rsid w:val="00585597"/>
    <w:rsid w:val="00585D51"/>
    <w:rsid w:val="005863EB"/>
    <w:rsid w:val="005865DF"/>
    <w:rsid w:val="00586617"/>
    <w:rsid w:val="00586E72"/>
    <w:rsid w:val="005879B6"/>
    <w:rsid w:val="00587C29"/>
    <w:rsid w:val="00587DEA"/>
    <w:rsid w:val="005901D3"/>
    <w:rsid w:val="00590D47"/>
    <w:rsid w:val="0059282A"/>
    <w:rsid w:val="00592F91"/>
    <w:rsid w:val="0059317A"/>
    <w:rsid w:val="00594128"/>
    <w:rsid w:val="00594AC8"/>
    <w:rsid w:val="00594F62"/>
    <w:rsid w:val="00595108"/>
    <w:rsid w:val="00595352"/>
    <w:rsid w:val="005967CD"/>
    <w:rsid w:val="00597241"/>
    <w:rsid w:val="00597A1E"/>
    <w:rsid w:val="00597D0F"/>
    <w:rsid w:val="005A11FD"/>
    <w:rsid w:val="005A1265"/>
    <w:rsid w:val="005A1681"/>
    <w:rsid w:val="005A1ACD"/>
    <w:rsid w:val="005A1F68"/>
    <w:rsid w:val="005A204F"/>
    <w:rsid w:val="005A331E"/>
    <w:rsid w:val="005A3482"/>
    <w:rsid w:val="005A390E"/>
    <w:rsid w:val="005A3FDF"/>
    <w:rsid w:val="005A40D4"/>
    <w:rsid w:val="005A4904"/>
    <w:rsid w:val="005A4917"/>
    <w:rsid w:val="005A5841"/>
    <w:rsid w:val="005A592E"/>
    <w:rsid w:val="005A5C34"/>
    <w:rsid w:val="005A5C85"/>
    <w:rsid w:val="005A6CD4"/>
    <w:rsid w:val="005A7C6D"/>
    <w:rsid w:val="005B0CCE"/>
    <w:rsid w:val="005B1819"/>
    <w:rsid w:val="005B28DA"/>
    <w:rsid w:val="005B355A"/>
    <w:rsid w:val="005B38F9"/>
    <w:rsid w:val="005B5B02"/>
    <w:rsid w:val="005B5B29"/>
    <w:rsid w:val="005B749C"/>
    <w:rsid w:val="005C0A99"/>
    <w:rsid w:val="005C0E78"/>
    <w:rsid w:val="005C11F6"/>
    <w:rsid w:val="005C18A1"/>
    <w:rsid w:val="005C2180"/>
    <w:rsid w:val="005C2880"/>
    <w:rsid w:val="005C335E"/>
    <w:rsid w:val="005C3A70"/>
    <w:rsid w:val="005C46B4"/>
    <w:rsid w:val="005C4871"/>
    <w:rsid w:val="005C4998"/>
    <w:rsid w:val="005C4C27"/>
    <w:rsid w:val="005C5793"/>
    <w:rsid w:val="005C5E25"/>
    <w:rsid w:val="005C600F"/>
    <w:rsid w:val="005C628F"/>
    <w:rsid w:val="005C6AB5"/>
    <w:rsid w:val="005C7173"/>
    <w:rsid w:val="005C751A"/>
    <w:rsid w:val="005D00A4"/>
    <w:rsid w:val="005D065E"/>
    <w:rsid w:val="005D0BD1"/>
    <w:rsid w:val="005D0E71"/>
    <w:rsid w:val="005D25F0"/>
    <w:rsid w:val="005D2C3B"/>
    <w:rsid w:val="005D4FDB"/>
    <w:rsid w:val="005D52F9"/>
    <w:rsid w:val="005D588E"/>
    <w:rsid w:val="005D686C"/>
    <w:rsid w:val="005D6B11"/>
    <w:rsid w:val="005D73A8"/>
    <w:rsid w:val="005E1FCC"/>
    <w:rsid w:val="005E3A6E"/>
    <w:rsid w:val="005E45F8"/>
    <w:rsid w:val="005E4637"/>
    <w:rsid w:val="005E539B"/>
    <w:rsid w:val="005E6386"/>
    <w:rsid w:val="005E68B0"/>
    <w:rsid w:val="005E6AD6"/>
    <w:rsid w:val="005E780F"/>
    <w:rsid w:val="005F0AD2"/>
    <w:rsid w:val="005F1F39"/>
    <w:rsid w:val="005F203A"/>
    <w:rsid w:val="005F21F2"/>
    <w:rsid w:val="005F2364"/>
    <w:rsid w:val="005F2647"/>
    <w:rsid w:val="005F34AA"/>
    <w:rsid w:val="005F39C8"/>
    <w:rsid w:val="005F3C03"/>
    <w:rsid w:val="005F4316"/>
    <w:rsid w:val="005F49B8"/>
    <w:rsid w:val="005F4FCF"/>
    <w:rsid w:val="005F5D87"/>
    <w:rsid w:val="005F5F10"/>
    <w:rsid w:val="005F73EC"/>
    <w:rsid w:val="005F7A2B"/>
    <w:rsid w:val="00600878"/>
    <w:rsid w:val="0060132E"/>
    <w:rsid w:val="00601B9B"/>
    <w:rsid w:val="0060203E"/>
    <w:rsid w:val="00602091"/>
    <w:rsid w:val="0060225D"/>
    <w:rsid w:val="0060279B"/>
    <w:rsid w:val="00602B8C"/>
    <w:rsid w:val="00603135"/>
    <w:rsid w:val="0060336E"/>
    <w:rsid w:val="0060337D"/>
    <w:rsid w:val="0060373A"/>
    <w:rsid w:val="00604008"/>
    <w:rsid w:val="00604452"/>
    <w:rsid w:val="006044C8"/>
    <w:rsid w:val="00605960"/>
    <w:rsid w:val="00605A42"/>
    <w:rsid w:val="0060619A"/>
    <w:rsid w:val="00607266"/>
    <w:rsid w:val="006105D3"/>
    <w:rsid w:val="00610604"/>
    <w:rsid w:val="00610E5C"/>
    <w:rsid w:val="00611342"/>
    <w:rsid w:val="00611537"/>
    <w:rsid w:val="006118AB"/>
    <w:rsid w:val="00611B87"/>
    <w:rsid w:val="006120CD"/>
    <w:rsid w:val="00612602"/>
    <w:rsid w:val="0061366E"/>
    <w:rsid w:val="0061377A"/>
    <w:rsid w:val="00613ABB"/>
    <w:rsid w:val="00613CE0"/>
    <w:rsid w:val="00615237"/>
    <w:rsid w:val="006152DA"/>
    <w:rsid w:val="0061718A"/>
    <w:rsid w:val="00617941"/>
    <w:rsid w:val="00620A40"/>
    <w:rsid w:val="00620F75"/>
    <w:rsid w:val="00621B87"/>
    <w:rsid w:val="00621E4C"/>
    <w:rsid w:val="0062265E"/>
    <w:rsid w:val="006227B0"/>
    <w:rsid w:val="006227C8"/>
    <w:rsid w:val="00622A0B"/>
    <w:rsid w:val="006238EA"/>
    <w:rsid w:val="00623D2A"/>
    <w:rsid w:val="00624C53"/>
    <w:rsid w:val="0062508F"/>
    <w:rsid w:val="00625156"/>
    <w:rsid w:val="00625319"/>
    <w:rsid w:val="00625CA8"/>
    <w:rsid w:val="00625ED8"/>
    <w:rsid w:val="006264CD"/>
    <w:rsid w:val="0062771D"/>
    <w:rsid w:val="00627829"/>
    <w:rsid w:val="00630860"/>
    <w:rsid w:val="00631065"/>
    <w:rsid w:val="006318E2"/>
    <w:rsid w:val="00631E84"/>
    <w:rsid w:val="006328FE"/>
    <w:rsid w:val="0063293D"/>
    <w:rsid w:val="0063386C"/>
    <w:rsid w:val="00633DE4"/>
    <w:rsid w:val="00633FCF"/>
    <w:rsid w:val="006348AE"/>
    <w:rsid w:val="00634F1A"/>
    <w:rsid w:val="00635000"/>
    <w:rsid w:val="00640BCF"/>
    <w:rsid w:val="00640D76"/>
    <w:rsid w:val="006412BB"/>
    <w:rsid w:val="006415DF"/>
    <w:rsid w:val="00641950"/>
    <w:rsid w:val="00641A47"/>
    <w:rsid w:val="0064296D"/>
    <w:rsid w:val="00642A52"/>
    <w:rsid w:val="00642AE1"/>
    <w:rsid w:val="006430CC"/>
    <w:rsid w:val="00643694"/>
    <w:rsid w:val="00644183"/>
    <w:rsid w:val="00646700"/>
    <w:rsid w:val="00646B5D"/>
    <w:rsid w:val="00646DC2"/>
    <w:rsid w:val="00646F24"/>
    <w:rsid w:val="006471D0"/>
    <w:rsid w:val="00647ADA"/>
    <w:rsid w:val="00650FB2"/>
    <w:rsid w:val="00651868"/>
    <w:rsid w:val="00652605"/>
    <w:rsid w:val="00653010"/>
    <w:rsid w:val="0065380F"/>
    <w:rsid w:val="0065421A"/>
    <w:rsid w:val="00654C57"/>
    <w:rsid w:val="006555CE"/>
    <w:rsid w:val="0065699B"/>
    <w:rsid w:val="00656C4A"/>
    <w:rsid w:val="0066106D"/>
    <w:rsid w:val="00661B86"/>
    <w:rsid w:val="00662FFA"/>
    <w:rsid w:val="00664BF9"/>
    <w:rsid w:val="0066516B"/>
    <w:rsid w:val="00665185"/>
    <w:rsid w:val="00665AF5"/>
    <w:rsid w:val="00667425"/>
    <w:rsid w:val="00667677"/>
    <w:rsid w:val="00667AD1"/>
    <w:rsid w:val="00670A1A"/>
    <w:rsid w:val="006714C9"/>
    <w:rsid w:val="0067258E"/>
    <w:rsid w:val="00672FBF"/>
    <w:rsid w:val="00673A21"/>
    <w:rsid w:val="00673B9E"/>
    <w:rsid w:val="00674FAF"/>
    <w:rsid w:val="006759B5"/>
    <w:rsid w:val="00675C49"/>
    <w:rsid w:val="00676636"/>
    <w:rsid w:val="0067678C"/>
    <w:rsid w:val="00676841"/>
    <w:rsid w:val="00680552"/>
    <w:rsid w:val="0068097A"/>
    <w:rsid w:val="00680E58"/>
    <w:rsid w:val="0068133F"/>
    <w:rsid w:val="00681A6D"/>
    <w:rsid w:val="00681E55"/>
    <w:rsid w:val="006822CD"/>
    <w:rsid w:val="00683C06"/>
    <w:rsid w:val="00683F57"/>
    <w:rsid w:val="00684C0A"/>
    <w:rsid w:val="00684DD4"/>
    <w:rsid w:val="0068535F"/>
    <w:rsid w:val="00686AFA"/>
    <w:rsid w:val="00687A30"/>
    <w:rsid w:val="00690A7C"/>
    <w:rsid w:val="00690C78"/>
    <w:rsid w:val="006910E2"/>
    <w:rsid w:val="006912E4"/>
    <w:rsid w:val="006915D7"/>
    <w:rsid w:val="006932F4"/>
    <w:rsid w:val="006933F8"/>
    <w:rsid w:val="00693F1C"/>
    <w:rsid w:val="006954A6"/>
    <w:rsid w:val="006963D7"/>
    <w:rsid w:val="00696C2C"/>
    <w:rsid w:val="006974F3"/>
    <w:rsid w:val="006979CC"/>
    <w:rsid w:val="00697A8D"/>
    <w:rsid w:val="006A0937"/>
    <w:rsid w:val="006A1AA9"/>
    <w:rsid w:val="006A235D"/>
    <w:rsid w:val="006A2440"/>
    <w:rsid w:val="006A2756"/>
    <w:rsid w:val="006A465B"/>
    <w:rsid w:val="006A50D3"/>
    <w:rsid w:val="006A53CF"/>
    <w:rsid w:val="006A599E"/>
    <w:rsid w:val="006A5F6E"/>
    <w:rsid w:val="006A7872"/>
    <w:rsid w:val="006A7AB9"/>
    <w:rsid w:val="006A7BE0"/>
    <w:rsid w:val="006B0501"/>
    <w:rsid w:val="006B07E9"/>
    <w:rsid w:val="006B17BC"/>
    <w:rsid w:val="006B1811"/>
    <w:rsid w:val="006B1AAB"/>
    <w:rsid w:val="006B1EF2"/>
    <w:rsid w:val="006B27C3"/>
    <w:rsid w:val="006B2FB5"/>
    <w:rsid w:val="006B3F18"/>
    <w:rsid w:val="006B496B"/>
    <w:rsid w:val="006B57CE"/>
    <w:rsid w:val="006B6D45"/>
    <w:rsid w:val="006B6F75"/>
    <w:rsid w:val="006C04BB"/>
    <w:rsid w:val="006C0E1E"/>
    <w:rsid w:val="006C21C7"/>
    <w:rsid w:val="006C2609"/>
    <w:rsid w:val="006C2E45"/>
    <w:rsid w:val="006C2FB5"/>
    <w:rsid w:val="006C3405"/>
    <w:rsid w:val="006C3589"/>
    <w:rsid w:val="006C38F4"/>
    <w:rsid w:val="006C4317"/>
    <w:rsid w:val="006C45A0"/>
    <w:rsid w:val="006C4BFB"/>
    <w:rsid w:val="006C5D12"/>
    <w:rsid w:val="006D0508"/>
    <w:rsid w:val="006D06ED"/>
    <w:rsid w:val="006D0968"/>
    <w:rsid w:val="006D2247"/>
    <w:rsid w:val="006D2440"/>
    <w:rsid w:val="006D3A44"/>
    <w:rsid w:val="006D46F0"/>
    <w:rsid w:val="006D49B3"/>
    <w:rsid w:val="006D555A"/>
    <w:rsid w:val="006D5BD3"/>
    <w:rsid w:val="006D5D19"/>
    <w:rsid w:val="006D661D"/>
    <w:rsid w:val="006D6895"/>
    <w:rsid w:val="006D7479"/>
    <w:rsid w:val="006D7D33"/>
    <w:rsid w:val="006D7E6A"/>
    <w:rsid w:val="006E0720"/>
    <w:rsid w:val="006E084E"/>
    <w:rsid w:val="006E09EA"/>
    <w:rsid w:val="006E195E"/>
    <w:rsid w:val="006E19BB"/>
    <w:rsid w:val="006E1F24"/>
    <w:rsid w:val="006E24FB"/>
    <w:rsid w:val="006E2E7D"/>
    <w:rsid w:val="006E32AC"/>
    <w:rsid w:val="006E4874"/>
    <w:rsid w:val="006E49B3"/>
    <w:rsid w:val="006E4A2D"/>
    <w:rsid w:val="006E522A"/>
    <w:rsid w:val="006E58CB"/>
    <w:rsid w:val="006E5DAB"/>
    <w:rsid w:val="006E5F73"/>
    <w:rsid w:val="006E6D11"/>
    <w:rsid w:val="006E7FD1"/>
    <w:rsid w:val="006F0819"/>
    <w:rsid w:val="006F0C03"/>
    <w:rsid w:val="006F15C0"/>
    <w:rsid w:val="006F1AF3"/>
    <w:rsid w:val="006F21AC"/>
    <w:rsid w:val="006F2E45"/>
    <w:rsid w:val="006F300B"/>
    <w:rsid w:val="006F3AEE"/>
    <w:rsid w:val="006F3F30"/>
    <w:rsid w:val="006F4ECC"/>
    <w:rsid w:val="006F578D"/>
    <w:rsid w:val="006F5C36"/>
    <w:rsid w:val="006F6828"/>
    <w:rsid w:val="006F7CFE"/>
    <w:rsid w:val="007000A8"/>
    <w:rsid w:val="00700804"/>
    <w:rsid w:val="00700CF0"/>
    <w:rsid w:val="00702291"/>
    <w:rsid w:val="00702E29"/>
    <w:rsid w:val="007030F3"/>
    <w:rsid w:val="00704269"/>
    <w:rsid w:val="007043B0"/>
    <w:rsid w:val="00704C0C"/>
    <w:rsid w:val="00704FD3"/>
    <w:rsid w:val="007050B9"/>
    <w:rsid w:val="00705593"/>
    <w:rsid w:val="007055C6"/>
    <w:rsid w:val="00705CAF"/>
    <w:rsid w:val="007108B9"/>
    <w:rsid w:val="00710B7E"/>
    <w:rsid w:val="00710D6D"/>
    <w:rsid w:val="00711913"/>
    <w:rsid w:val="00711CC8"/>
    <w:rsid w:val="007123EC"/>
    <w:rsid w:val="00713F2F"/>
    <w:rsid w:val="007140BA"/>
    <w:rsid w:val="0071423A"/>
    <w:rsid w:val="00714E44"/>
    <w:rsid w:val="007154F2"/>
    <w:rsid w:val="0071550F"/>
    <w:rsid w:val="0071614F"/>
    <w:rsid w:val="007165B3"/>
    <w:rsid w:val="0071688D"/>
    <w:rsid w:val="00716A22"/>
    <w:rsid w:val="0071795C"/>
    <w:rsid w:val="007205FE"/>
    <w:rsid w:val="007211A5"/>
    <w:rsid w:val="0072139F"/>
    <w:rsid w:val="0072146F"/>
    <w:rsid w:val="00721473"/>
    <w:rsid w:val="00721A44"/>
    <w:rsid w:val="00721F18"/>
    <w:rsid w:val="0072292A"/>
    <w:rsid w:val="00722BD1"/>
    <w:rsid w:val="00723847"/>
    <w:rsid w:val="00723C6D"/>
    <w:rsid w:val="00724693"/>
    <w:rsid w:val="0072511E"/>
    <w:rsid w:val="00725163"/>
    <w:rsid w:val="00726ABE"/>
    <w:rsid w:val="00727A50"/>
    <w:rsid w:val="007306EE"/>
    <w:rsid w:val="00730933"/>
    <w:rsid w:val="00730C94"/>
    <w:rsid w:val="00730CFC"/>
    <w:rsid w:val="00731070"/>
    <w:rsid w:val="00731232"/>
    <w:rsid w:val="00731413"/>
    <w:rsid w:val="007316D6"/>
    <w:rsid w:val="00732EDF"/>
    <w:rsid w:val="007332F8"/>
    <w:rsid w:val="007334E6"/>
    <w:rsid w:val="007335E1"/>
    <w:rsid w:val="00734726"/>
    <w:rsid w:val="007364C5"/>
    <w:rsid w:val="007368A4"/>
    <w:rsid w:val="00737B42"/>
    <w:rsid w:val="007406F6"/>
    <w:rsid w:val="00740BFB"/>
    <w:rsid w:val="00741032"/>
    <w:rsid w:val="007410E7"/>
    <w:rsid w:val="0074277E"/>
    <w:rsid w:val="00742A0D"/>
    <w:rsid w:val="00742F94"/>
    <w:rsid w:val="00743C84"/>
    <w:rsid w:val="00744540"/>
    <w:rsid w:val="007451F4"/>
    <w:rsid w:val="0074526F"/>
    <w:rsid w:val="007453D0"/>
    <w:rsid w:val="0074590A"/>
    <w:rsid w:val="00745E76"/>
    <w:rsid w:val="007462CF"/>
    <w:rsid w:val="00746430"/>
    <w:rsid w:val="007467AC"/>
    <w:rsid w:val="00746F60"/>
    <w:rsid w:val="0074789C"/>
    <w:rsid w:val="00750C77"/>
    <w:rsid w:val="0075154E"/>
    <w:rsid w:val="00751A2D"/>
    <w:rsid w:val="00752EE2"/>
    <w:rsid w:val="0075488C"/>
    <w:rsid w:val="00755B28"/>
    <w:rsid w:val="00755B60"/>
    <w:rsid w:val="00755D10"/>
    <w:rsid w:val="00755F4B"/>
    <w:rsid w:val="00756413"/>
    <w:rsid w:val="00757B3F"/>
    <w:rsid w:val="0076013C"/>
    <w:rsid w:val="00760B5A"/>
    <w:rsid w:val="00760D0A"/>
    <w:rsid w:val="00761340"/>
    <w:rsid w:val="0076204B"/>
    <w:rsid w:val="0076247C"/>
    <w:rsid w:val="00763279"/>
    <w:rsid w:val="00764D8F"/>
    <w:rsid w:val="007654F5"/>
    <w:rsid w:val="00765BCC"/>
    <w:rsid w:val="00766F81"/>
    <w:rsid w:val="00770897"/>
    <w:rsid w:val="00770E78"/>
    <w:rsid w:val="00771302"/>
    <w:rsid w:val="0077180D"/>
    <w:rsid w:val="007726EF"/>
    <w:rsid w:val="007727F8"/>
    <w:rsid w:val="0077374E"/>
    <w:rsid w:val="007738DF"/>
    <w:rsid w:val="00773957"/>
    <w:rsid w:val="007748A9"/>
    <w:rsid w:val="00774930"/>
    <w:rsid w:val="007750CB"/>
    <w:rsid w:val="00775345"/>
    <w:rsid w:val="00775F9F"/>
    <w:rsid w:val="0077695B"/>
    <w:rsid w:val="0077740C"/>
    <w:rsid w:val="00777B46"/>
    <w:rsid w:val="00777EA5"/>
    <w:rsid w:val="00777F90"/>
    <w:rsid w:val="00780CBE"/>
    <w:rsid w:val="007818D2"/>
    <w:rsid w:val="00781BE0"/>
    <w:rsid w:val="00781D47"/>
    <w:rsid w:val="00782142"/>
    <w:rsid w:val="007822F2"/>
    <w:rsid w:val="007826F5"/>
    <w:rsid w:val="00782FA0"/>
    <w:rsid w:val="00783C01"/>
    <w:rsid w:val="00783D7D"/>
    <w:rsid w:val="007846A9"/>
    <w:rsid w:val="007846D8"/>
    <w:rsid w:val="0078553A"/>
    <w:rsid w:val="00785751"/>
    <w:rsid w:val="00785752"/>
    <w:rsid w:val="00785BCF"/>
    <w:rsid w:val="00785C5A"/>
    <w:rsid w:val="00785E1C"/>
    <w:rsid w:val="007867E4"/>
    <w:rsid w:val="00786845"/>
    <w:rsid w:val="00786DF5"/>
    <w:rsid w:val="007872DA"/>
    <w:rsid w:val="00787DE2"/>
    <w:rsid w:val="00787FC2"/>
    <w:rsid w:val="007903B3"/>
    <w:rsid w:val="0079084B"/>
    <w:rsid w:val="00790933"/>
    <w:rsid w:val="00790B94"/>
    <w:rsid w:val="00790DD4"/>
    <w:rsid w:val="00791531"/>
    <w:rsid w:val="00791FC0"/>
    <w:rsid w:val="00792AED"/>
    <w:rsid w:val="00792C82"/>
    <w:rsid w:val="00792F9D"/>
    <w:rsid w:val="00794D89"/>
    <w:rsid w:val="0079618E"/>
    <w:rsid w:val="0079744D"/>
    <w:rsid w:val="00797682"/>
    <w:rsid w:val="007A006A"/>
    <w:rsid w:val="007A13E2"/>
    <w:rsid w:val="007A14CE"/>
    <w:rsid w:val="007A2739"/>
    <w:rsid w:val="007A2809"/>
    <w:rsid w:val="007A2A1E"/>
    <w:rsid w:val="007A3132"/>
    <w:rsid w:val="007A3C54"/>
    <w:rsid w:val="007A3FB3"/>
    <w:rsid w:val="007A4CCD"/>
    <w:rsid w:val="007A4DD3"/>
    <w:rsid w:val="007A4EE6"/>
    <w:rsid w:val="007A5290"/>
    <w:rsid w:val="007A53A6"/>
    <w:rsid w:val="007A5F4B"/>
    <w:rsid w:val="007A5F90"/>
    <w:rsid w:val="007A6F7A"/>
    <w:rsid w:val="007A7982"/>
    <w:rsid w:val="007B050E"/>
    <w:rsid w:val="007B11A8"/>
    <w:rsid w:val="007B1323"/>
    <w:rsid w:val="007B2A6D"/>
    <w:rsid w:val="007B3151"/>
    <w:rsid w:val="007B3AE3"/>
    <w:rsid w:val="007B3AE8"/>
    <w:rsid w:val="007B3B9F"/>
    <w:rsid w:val="007B43D6"/>
    <w:rsid w:val="007B47CF"/>
    <w:rsid w:val="007B4BEB"/>
    <w:rsid w:val="007B50D1"/>
    <w:rsid w:val="007B53DF"/>
    <w:rsid w:val="007B5983"/>
    <w:rsid w:val="007B6372"/>
    <w:rsid w:val="007B6D2D"/>
    <w:rsid w:val="007B7007"/>
    <w:rsid w:val="007B7D99"/>
    <w:rsid w:val="007C057B"/>
    <w:rsid w:val="007C064A"/>
    <w:rsid w:val="007C06F4"/>
    <w:rsid w:val="007C2970"/>
    <w:rsid w:val="007C2DC4"/>
    <w:rsid w:val="007C313A"/>
    <w:rsid w:val="007C3745"/>
    <w:rsid w:val="007C3C29"/>
    <w:rsid w:val="007C40C7"/>
    <w:rsid w:val="007C4E69"/>
    <w:rsid w:val="007C503E"/>
    <w:rsid w:val="007C56C9"/>
    <w:rsid w:val="007C6708"/>
    <w:rsid w:val="007C7093"/>
    <w:rsid w:val="007C7321"/>
    <w:rsid w:val="007C7AC2"/>
    <w:rsid w:val="007D0AEE"/>
    <w:rsid w:val="007D1180"/>
    <w:rsid w:val="007D1CE4"/>
    <w:rsid w:val="007D1E82"/>
    <w:rsid w:val="007D1F47"/>
    <w:rsid w:val="007D2008"/>
    <w:rsid w:val="007D29A7"/>
    <w:rsid w:val="007D2B24"/>
    <w:rsid w:val="007D2D94"/>
    <w:rsid w:val="007D30EB"/>
    <w:rsid w:val="007D576F"/>
    <w:rsid w:val="007D6590"/>
    <w:rsid w:val="007D6E35"/>
    <w:rsid w:val="007D75F5"/>
    <w:rsid w:val="007D7CF7"/>
    <w:rsid w:val="007D7F00"/>
    <w:rsid w:val="007E3085"/>
    <w:rsid w:val="007E3135"/>
    <w:rsid w:val="007E33A5"/>
    <w:rsid w:val="007E38C6"/>
    <w:rsid w:val="007E43EA"/>
    <w:rsid w:val="007E4ADE"/>
    <w:rsid w:val="007E6A6B"/>
    <w:rsid w:val="007E74FC"/>
    <w:rsid w:val="007F0E17"/>
    <w:rsid w:val="007F0E34"/>
    <w:rsid w:val="007F1CDA"/>
    <w:rsid w:val="007F1F87"/>
    <w:rsid w:val="007F24F5"/>
    <w:rsid w:val="007F270F"/>
    <w:rsid w:val="007F27D0"/>
    <w:rsid w:val="007F4900"/>
    <w:rsid w:val="007F53CE"/>
    <w:rsid w:val="007F69A9"/>
    <w:rsid w:val="007F7921"/>
    <w:rsid w:val="007F7947"/>
    <w:rsid w:val="007F7B7E"/>
    <w:rsid w:val="00800E2B"/>
    <w:rsid w:val="00801087"/>
    <w:rsid w:val="0080124C"/>
    <w:rsid w:val="00801C5F"/>
    <w:rsid w:val="0080283E"/>
    <w:rsid w:val="00802C7F"/>
    <w:rsid w:val="00803935"/>
    <w:rsid w:val="00803BE7"/>
    <w:rsid w:val="00804194"/>
    <w:rsid w:val="008041C6"/>
    <w:rsid w:val="00805241"/>
    <w:rsid w:val="008060DB"/>
    <w:rsid w:val="00806560"/>
    <w:rsid w:val="00806A3F"/>
    <w:rsid w:val="00806DA1"/>
    <w:rsid w:val="00807056"/>
    <w:rsid w:val="00807C34"/>
    <w:rsid w:val="00807D30"/>
    <w:rsid w:val="0081091E"/>
    <w:rsid w:val="008110E4"/>
    <w:rsid w:val="00812013"/>
    <w:rsid w:val="00812A31"/>
    <w:rsid w:val="008140D2"/>
    <w:rsid w:val="00815932"/>
    <w:rsid w:val="00815F5A"/>
    <w:rsid w:val="008163AB"/>
    <w:rsid w:val="008164F8"/>
    <w:rsid w:val="00817D25"/>
    <w:rsid w:val="00817F9A"/>
    <w:rsid w:val="008208B0"/>
    <w:rsid w:val="00821374"/>
    <w:rsid w:val="00822BD2"/>
    <w:rsid w:val="00822CAF"/>
    <w:rsid w:val="0082441B"/>
    <w:rsid w:val="00825180"/>
    <w:rsid w:val="00825F01"/>
    <w:rsid w:val="00826AAA"/>
    <w:rsid w:val="0082734C"/>
    <w:rsid w:val="008275EC"/>
    <w:rsid w:val="008277FC"/>
    <w:rsid w:val="008318A9"/>
    <w:rsid w:val="00831D5A"/>
    <w:rsid w:val="00832250"/>
    <w:rsid w:val="00833127"/>
    <w:rsid w:val="00833191"/>
    <w:rsid w:val="00833AE4"/>
    <w:rsid w:val="008359AC"/>
    <w:rsid w:val="00837BD9"/>
    <w:rsid w:val="00837CDD"/>
    <w:rsid w:val="008405E9"/>
    <w:rsid w:val="00840A82"/>
    <w:rsid w:val="00840AA4"/>
    <w:rsid w:val="0084272A"/>
    <w:rsid w:val="0084299A"/>
    <w:rsid w:val="00842FA1"/>
    <w:rsid w:val="008430DC"/>
    <w:rsid w:val="008430DE"/>
    <w:rsid w:val="008450A9"/>
    <w:rsid w:val="008457B2"/>
    <w:rsid w:val="0084690E"/>
    <w:rsid w:val="00846E8A"/>
    <w:rsid w:val="008475E1"/>
    <w:rsid w:val="00847F15"/>
    <w:rsid w:val="008508E3"/>
    <w:rsid w:val="008510D6"/>
    <w:rsid w:val="0085112F"/>
    <w:rsid w:val="0085126B"/>
    <w:rsid w:val="008522EE"/>
    <w:rsid w:val="008523E6"/>
    <w:rsid w:val="00852416"/>
    <w:rsid w:val="00852A84"/>
    <w:rsid w:val="0085313E"/>
    <w:rsid w:val="008538A1"/>
    <w:rsid w:val="00853E5E"/>
    <w:rsid w:val="00853F14"/>
    <w:rsid w:val="008542BD"/>
    <w:rsid w:val="00854622"/>
    <w:rsid w:val="008549D1"/>
    <w:rsid w:val="00854BC9"/>
    <w:rsid w:val="00855E29"/>
    <w:rsid w:val="008564B6"/>
    <w:rsid w:val="00856B27"/>
    <w:rsid w:val="00856BC7"/>
    <w:rsid w:val="00856BCD"/>
    <w:rsid w:val="00857789"/>
    <w:rsid w:val="008577E6"/>
    <w:rsid w:val="00860E16"/>
    <w:rsid w:val="008623E7"/>
    <w:rsid w:val="008626C8"/>
    <w:rsid w:val="008634DF"/>
    <w:rsid w:val="008636A2"/>
    <w:rsid w:val="00863B7E"/>
    <w:rsid w:val="008640B5"/>
    <w:rsid w:val="008653DE"/>
    <w:rsid w:val="00865CF7"/>
    <w:rsid w:val="00865D56"/>
    <w:rsid w:val="00866348"/>
    <w:rsid w:val="0086645C"/>
    <w:rsid w:val="00866800"/>
    <w:rsid w:val="008705A3"/>
    <w:rsid w:val="00870767"/>
    <w:rsid w:val="00870775"/>
    <w:rsid w:val="00870B29"/>
    <w:rsid w:val="00870E0D"/>
    <w:rsid w:val="008713B9"/>
    <w:rsid w:val="008714D0"/>
    <w:rsid w:val="00871DB6"/>
    <w:rsid w:val="00872526"/>
    <w:rsid w:val="00873F36"/>
    <w:rsid w:val="00875B1D"/>
    <w:rsid w:val="008762F3"/>
    <w:rsid w:val="008763A8"/>
    <w:rsid w:val="00876AB3"/>
    <w:rsid w:val="008774FF"/>
    <w:rsid w:val="00877585"/>
    <w:rsid w:val="00877EA4"/>
    <w:rsid w:val="0088082D"/>
    <w:rsid w:val="008813DD"/>
    <w:rsid w:val="00883C76"/>
    <w:rsid w:val="0088407B"/>
    <w:rsid w:val="008853B5"/>
    <w:rsid w:val="00885A10"/>
    <w:rsid w:val="008865CB"/>
    <w:rsid w:val="0088726C"/>
    <w:rsid w:val="00887DF4"/>
    <w:rsid w:val="00890581"/>
    <w:rsid w:val="00890695"/>
    <w:rsid w:val="00890CDF"/>
    <w:rsid w:val="00890FF1"/>
    <w:rsid w:val="00891DF0"/>
    <w:rsid w:val="00892CB4"/>
    <w:rsid w:val="008933F9"/>
    <w:rsid w:val="008950B4"/>
    <w:rsid w:val="0089587A"/>
    <w:rsid w:val="00895B6F"/>
    <w:rsid w:val="00895BBF"/>
    <w:rsid w:val="008968A7"/>
    <w:rsid w:val="00896DB2"/>
    <w:rsid w:val="00897198"/>
    <w:rsid w:val="0089719F"/>
    <w:rsid w:val="008973F4"/>
    <w:rsid w:val="00897716"/>
    <w:rsid w:val="008A2991"/>
    <w:rsid w:val="008A32FC"/>
    <w:rsid w:val="008A3A38"/>
    <w:rsid w:val="008A4299"/>
    <w:rsid w:val="008A44A7"/>
    <w:rsid w:val="008A46E7"/>
    <w:rsid w:val="008A4B32"/>
    <w:rsid w:val="008A62DE"/>
    <w:rsid w:val="008A7B91"/>
    <w:rsid w:val="008B0A32"/>
    <w:rsid w:val="008B3EF3"/>
    <w:rsid w:val="008B4950"/>
    <w:rsid w:val="008B67B9"/>
    <w:rsid w:val="008B7320"/>
    <w:rsid w:val="008B77A7"/>
    <w:rsid w:val="008B78E8"/>
    <w:rsid w:val="008B799C"/>
    <w:rsid w:val="008C08F5"/>
    <w:rsid w:val="008C1C1D"/>
    <w:rsid w:val="008C24B0"/>
    <w:rsid w:val="008C28C4"/>
    <w:rsid w:val="008C2C2C"/>
    <w:rsid w:val="008C2D31"/>
    <w:rsid w:val="008C3028"/>
    <w:rsid w:val="008C3592"/>
    <w:rsid w:val="008C4772"/>
    <w:rsid w:val="008C4A16"/>
    <w:rsid w:val="008C4DE2"/>
    <w:rsid w:val="008C6329"/>
    <w:rsid w:val="008C64FE"/>
    <w:rsid w:val="008C6600"/>
    <w:rsid w:val="008C726F"/>
    <w:rsid w:val="008C7875"/>
    <w:rsid w:val="008C7DFF"/>
    <w:rsid w:val="008C7E08"/>
    <w:rsid w:val="008C7F77"/>
    <w:rsid w:val="008D0433"/>
    <w:rsid w:val="008D0B85"/>
    <w:rsid w:val="008D13D4"/>
    <w:rsid w:val="008D1AB0"/>
    <w:rsid w:val="008D3558"/>
    <w:rsid w:val="008D4933"/>
    <w:rsid w:val="008D4CC7"/>
    <w:rsid w:val="008D58F9"/>
    <w:rsid w:val="008D5E3A"/>
    <w:rsid w:val="008D6868"/>
    <w:rsid w:val="008D6B62"/>
    <w:rsid w:val="008E00E2"/>
    <w:rsid w:val="008E147A"/>
    <w:rsid w:val="008E23A2"/>
    <w:rsid w:val="008E23BB"/>
    <w:rsid w:val="008E27D7"/>
    <w:rsid w:val="008E3004"/>
    <w:rsid w:val="008E3891"/>
    <w:rsid w:val="008E3F04"/>
    <w:rsid w:val="008E45BA"/>
    <w:rsid w:val="008E4946"/>
    <w:rsid w:val="008E5298"/>
    <w:rsid w:val="008E5564"/>
    <w:rsid w:val="008E6330"/>
    <w:rsid w:val="008E6A76"/>
    <w:rsid w:val="008E6CC6"/>
    <w:rsid w:val="008E70D8"/>
    <w:rsid w:val="008E7BA8"/>
    <w:rsid w:val="008F058A"/>
    <w:rsid w:val="008F09F2"/>
    <w:rsid w:val="008F0C66"/>
    <w:rsid w:val="008F11C2"/>
    <w:rsid w:val="008F11D5"/>
    <w:rsid w:val="008F14C5"/>
    <w:rsid w:val="008F2CB4"/>
    <w:rsid w:val="008F2CF2"/>
    <w:rsid w:val="008F2FDD"/>
    <w:rsid w:val="008F453F"/>
    <w:rsid w:val="008F4746"/>
    <w:rsid w:val="008F5A5C"/>
    <w:rsid w:val="008F67BC"/>
    <w:rsid w:val="008F78BD"/>
    <w:rsid w:val="00900787"/>
    <w:rsid w:val="00900C9F"/>
    <w:rsid w:val="00900FDC"/>
    <w:rsid w:val="009017C9"/>
    <w:rsid w:val="00902294"/>
    <w:rsid w:val="00903439"/>
    <w:rsid w:val="00903C0A"/>
    <w:rsid w:val="009044AA"/>
    <w:rsid w:val="00904A71"/>
    <w:rsid w:val="00904CE1"/>
    <w:rsid w:val="0090517C"/>
    <w:rsid w:val="00905B3A"/>
    <w:rsid w:val="009069F4"/>
    <w:rsid w:val="00906C23"/>
    <w:rsid w:val="009071CD"/>
    <w:rsid w:val="009072A4"/>
    <w:rsid w:val="00907ABC"/>
    <w:rsid w:val="00910818"/>
    <w:rsid w:val="009108D5"/>
    <w:rsid w:val="0091230A"/>
    <w:rsid w:val="00912C8B"/>
    <w:rsid w:val="00912CB6"/>
    <w:rsid w:val="00913175"/>
    <w:rsid w:val="0091497F"/>
    <w:rsid w:val="00915AB6"/>
    <w:rsid w:val="00915B6C"/>
    <w:rsid w:val="0091602B"/>
    <w:rsid w:val="0091608A"/>
    <w:rsid w:val="009170DE"/>
    <w:rsid w:val="00917C36"/>
    <w:rsid w:val="009200C9"/>
    <w:rsid w:val="00920CF7"/>
    <w:rsid w:val="009213E4"/>
    <w:rsid w:val="009217DF"/>
    <w:rsid w:val="00921B32"/>
    <w:rsid w:val="0092231D"/>
    <w:rsid w:val="0092277E"/>
    <w:rsid w:val="00922F46"/>
    <w:rsid w:val="009231D4"/>
    <w:rsid w:val="00923271"/>
    <w:rsid w:val="009237D2"/>
    <w:rsid w:val="00924BA1"/>
    <w:rsid w:val="00924EB9"/>
    <w:rsid w:val="009256D7"/>
    <w:rsid w:val="00925B53"/>
    <w:rsid w:val="009268C1"/>
    <w:rsid w:val="00927C61"/>
    <w:rsid w:val="00930E1A"/>
    <w:rsid w:val="00930F63"/>
    <w:rsid w:val="009319BD"/>
    <w:rsid w:val="00931EA5"/>
    <w:rsid w:val="009342E2"/>
    <w:rsid w:val="009346ED"/>
    <w:rsid w:val="00934AEC"/>
    <w:rsid w:val="00934BEB"/>
    <w:rsid w:val="00935218"/>
    <w:rsid w:val="009352B2"/>
    <w:rsid w:val="00935558"/>
    <w:rsid w:val="00937571"/>
    <w:rsid w:val="00937DE3"/>
    <w:rsid w:val="00941EC8"/>
    <w:rsid w:val="00942704"/>
    <w:rsid w:val="00942EF8"/>
    <w:rsid w:val="0094318A"/>
    <w:rsid w:val="00943402"/>
    <w:rsid w:val="00943AB9"/>
    <w:rsid w:val="00945086"/>
    <w:rsid w:val="00945A16"/>
    <w:rsid w:val="00946243"/>
    <w:rsid w:val="009465D4"/>
    <w:rsid w:val="009504F1"/>
    <w:rsid w:val="00950600"/>
    <w:rsid w:val="0095095E"/>
    <w:rsid w:val="00950E66"/>
    <w:rsid w:val="00951421"/>
    <w:rsid w:val="0095280A"/>
    <w:rsid w:val="00952AC2"/>
    <w:rsid w:val="00952D5F"/>
    <w:rsid w:val="00953AC7"/>
    <w:rsid w:val="009554E2"/>
    <w:rsid w:val="00955E8C"/>
    <w:rsid w:val="009562EC"/>
    <w:rsid w:val="00956CD0"/>
    <w:rsid w:val="009600E2"/>
    <w:rsid w:val="009604D9"/>
    <w:rsid w:val="009610D7"/>
    <w:rsid w:val="0096118E"/>
    <w:rsid w:val="00961E9E"/>
    <w:rsid w:val="00964AAD"/>
    <w:rsid w:val="00965988"/>
    <w:rsid w:val="00965C8F"/>
    <w:rsid w:val="00965EDA"/>
    <w:rsid w:val="00965FD4"/>
    <w:rsid w:val="009669A7"/>
    <w:rsid w:val="00966DF6"/>
    <w:rsid w:val="00966EAA"/>
    <w:rsid w:val="009673B1"/>
    <w:rsid w:val="0096767A"/>
    <w:rsid w:val="00970013"/>
    <w:rsid w:val="00970988"/>
    <w:rsid w:val="009719CF"/>
    <w:rsid w:val="00971ABC"/>
    <w:rsid w:val="00971ADC"/>
    <w:rsid w:val="00971B72"/>
    <w:rsid w:val="009721D2"/>
    <w:rsid w:val="00973208"/>
    <w:rsid w:val="00973E68"/>
    <w:rsid w:val="00974560"/>
    <w:rsid w:val="00974AEF"/>
    <w:rsid w:val="00975278"/>
    <w:rsid w:val="0097570C"/>
    <w:rsid w:val="00975767"/>
    <w:rsid w:val="0097655A"/>
    <w:rsid w:val="00977D2B"/>
    <w:rsid w:val="00980384"/>
    <w:rsid w:val="009806DD"/>
    <w:rsid w:val="00980823"/>
    <w:rsid w:val="00980B90"/>
    <w:rsid w:val="00980C5F"/>
    <w:rsid w:val="00981FDE"/>
    <w:rsid w:val="009820CB"/>
    <w:rsid w:val="009820EB"/>
    <w:rsid w:val="00982A33"/>
    <w:rsid w:val="00982FCB"/>
    <w:rsid w:val="00984280"/>
    <w:rsid w:val="00984796"/>
    <w:rsid w:val="00984851"/>
    <w:rsid w:val="00985DDF"/>
    <w:rsid w:val="00985E9C"/>
    <w:rsid w:val="00986537"/>
    <w:rsid w:val="00986FA6"/>
    <w:rsid w:val="009877F7"/>
    <w:rsid w:val="0099009A"/>
    <w:rsid w:val="00990964"/>
    <w:rsid w:val="00991186"/>
    <w:rsid w:val="0099270B"/>
    <w:rsid w:val="009929FF"/>
    <w:rsid w:val="00992A7A"/>
    <w:rsid w:val="009931D3"/>
    <w:rsid w:val="0099340E"/>
    <w:rsid w:val="00994676"/>
    <w:rsid w:val="009955AE"/>
    <w:rsid w:val="009956FA"/>
    <w:rsid w:val="00995C72"/>
    <w:rsid w:val="00996AC2"/>
    <w:rsid w:val="00996EB0"/>
    <w:rsid w:val="00997006"/>
    <w:rsid w:val="00997EEF"/>
    <w:rsid w:val="009A0C19"/>
    <w:rsid w:val="009A133B"/>
    <w:rsid w:val="009A1D9F"/>
    <w:rsid w:val="009A2CD7"/>
    <w:rsid w:val="009A3346"/>
    <w:rsid w:val="009A49C5"/>
    <w:rsid w:val="009A49CF"/>
    <w:rsid w:val="009A4B38"/>
    <w:rsid w:val="009A508D"/>
    <w:rsid w:val="009A5613"/>
    <w:rsid w:val="009A59AC"/>
    <w:rsid w:val="009A6CB6"/>
    <w:rsid w:val="009A6D91"/>
    <w:rsid w:val="009A7815"/>
    <w:rsid w:val="009A7B57"/>
    <w:rsid w:val="009B0113"/>
    <w:rsid w:val="009B06D1"/>
    <w:rsid w:val="009B0E2E"/>
    <w:rsid w:val="009B345C"/>
    <w:rsid w:val="009B43ED"/>
    <w:rsid w:val="009B47E2"/>
    <w:rsid w:val="009B4A79"/>
    <w:rsid w:val="009B593A"/>
    <w:rsid w:val="009B5E02"/>
    <w:rsid w:val="009B6B83"/>
    <w:rsid w:val="009B6E28"/>
    <w:rsid w:val="009B7846"/>
    <w:rsid w:val="009B7C88"/>
    <w:rsid w:val="009C1EAC"/>
    <w:rsid w:val="009C215F"/>
    <w:rsid w:val="009C2339"/>
    <w:rsid w:val="009C27B7"/>
    <w:rsid w:val="009C2F3E"/>
    <w:rsid w:val="009C3271"/>
    <w:rsid w:val="009C388E"/>
    <w:rsid w:val="009C3E3D"/>
    <w:rsid w:val="009C4D3B"/>
    <w:rsid w:val="009C5307"/>
    <w:rsid w:val="009C63DB"/>
    <w:rsid w:val="009C76AA"/>
    <w:rsid w:val="009D01D9"/>
    <w:rsid w:val="009D01FD"/>
    <w:rsid w:val="009D0AE3"/>
    <w:rsid w:val="009D0D18"/>
    <w:rsid w:val="009D247D"/>
    <w:rsid w:val="009D2FF9"/>
    <w:rsid w:val="009D330C"/>
    <w:rsid w:val="009D39DD"/>
    <w:rsid w:val="009D4507"/>
    <w:rsid w:val="009D5118"/>
    <w:rsid w:val="009D59E7"/>
    <w:rsid w:val="009D6BF9"/>
    <w:rsid w:val="009D7F63"/>
    <w:rsid w:val="009E2296"/>
    <w:rsid w:val="009E2EEC"/>
    <w:rsid w:val="009E3C9D"/>
    <w:rsid w:val="009E417F"/>
    <w:rsid w:val="009E50B6"/>
    <w:rsid w:val="009E60D5"/>
    <w:rsid w:val="009E69D3"/>
    <w:rsid w:val="009E7186"/>
    <w:rsid w:val="009E79DF"/>
    <w:rsid w:val="009F019B"/>
    <w:rsid w:val="009F0E30"/>
    <w:rsid w:val="009F1292"/>
    <w:rsid w:val="009F1D91"/>
    <w:rsid w:val="009F2235"/>
    <w:rsid w:val="009F3032"/>
    <w:rsid w:val="009F4CB8"/>
    <w:rsid w:val="009F4D02"/>
    <w:rsid w:val="009F53AC"/>
    <w:rsid w:val="009F5A54"/>
    <w:rsid w:val="009F63CC"/>
    <w:rsid w:val="009F6A6D"/>
    <w:rsid w:val="009F72DF"/>
    <w:rsid w:val="009F72E0"/>
    <w:rsid w:val="009F7CE8"/>
    <w:rsid w:val="00A00506"/>
    <w:rsid w:val="00A00547"/>
    <w:rsid w:val="00A005AB"/>
    <w:rsid w:val="00A00A32"/>
    <w:rsid w:val="00A00CB5"/>
    <w:rsid w:val="00A01FB6"/>
    <w:rsid w:val="00A0248C"/>
    <w:rsid w:val="00A02500"/>
    <w:rsid w:val="00A02D73"/>
    <w:rsid w:val="00A02FB8"/>
    <w:rsid w:val="00A03FF0"/>
    <w:rsid w:val="00A0514E"/>
    <w:rsid w:val="00A05562"/>
    <w:rsid w:val="00A05637"/>
    <w:rsid w:val="00A063A0"/>
    <w:rsid w:val="00A06EFF"/>
    <w:rsid w:val="00A0709A"/>
    <w:rsid w:val="00A071A1"/>
    <w:rsid w:val="00A07F2E"/>
    <w:rsid w:val="00A11466"/>
    <w:rsid w:val="00A11B41"/>
    <w:rsid w:val="00A11B5B"/>
    <w:rsid w:val="00A11C66"/>
    <w:rsid w:val="00A128E9"/>
    <w:rsid w:val="00A13362"/>
    <w:rsid w:val="00A13364"/>
    <w:rsid w:val="00A13D19"/>
    <w:rsid w:val="00A13EDE"/>
    <w:rsid w:val="00A15A15"/>
    <w:rsid w:val="00A172A6"/>
    <w:rsid w:val="00A1785D"/>
    <w:rsid w:val="00A22465"/>
    <w:rsid w:val="00A22C3E"/>
    <w:rsid w:val="00A22CA8"/>
    <w:rsid w:val="00A235BF"/>
    <w:rsid w:val="00A24255"/>
    <w:rsid w:val="00A24365"/>
    <w:rsid w:val="00A246B9"/>
    <w:rsid w:val="00A24FBF"/>
    <w:rsid w:val="00A26175"/>
    <w:rsid w:val="00A26AFA"/>
    <w:rsid w:val="00A27418"/>
    <w:rsid w:val="00A27A84"/>
    <w:rsid w:val="00A312D9"/>
    <w:rsid w:val="00A3150B"/>
    <w:rsid w:val="00A31DC7"/>
    <w:rsid w:val="00A32435"/>
    <w:rsid w:val="00A32A07"/>
    <w:rsid w:val="00A32D92"/>
    <w:rsid w:val="00A32F70"/>
    <w:rsid w:val="00A331F5"/>
    <w:rsid w:val="00A3339C"/>
    <w:rsid w:val="00A333DC"/>
    <w:rsid w:val="00A33999"/>
    <w:rsid w:val="00A33B80"/>
    <w:rsid w:val="00A34374"/>
    <w:rsid w:val="00A3468E"/>
    <w:rsid w:val="00A3501F"/>
    <w:rsid w:val="00A354D2"/>
    <w:rsid w:val="00A3570D"/>
    <w:rsid w:val="00A36E6D"/>
    <w:rsid w:val="00A400DC"/>
    <w:rsid w:val="00A40237"/>
    <w:rsid w:val="00A40368"/>
    <w:rsid w:val="00A413DC"/>
    <w:rsid w:val="00A41724"/>
    <w:rsid w:val="00A420AE"/>
    <w:rsid w:val="00A42399"/>
    <w:rsid w:val="00A424DE"/>
    <w:rsid w:val="00A42714"/>
    <w:rsid w:val="00A43959"/>
    <w:rsid w:val="00A44630"/>
    <w:rsid w:val="00A448A0"/>
    <w:rsid w:val="00A4517B"/>
    <w:rsid w:val="00A45440"/>
    <w:rsid w:val="00A4556B"/>
    <w:rsid w:val="00A45867"/>
    <w:rsid w:val="00A459CF"/>
    <w:rsid w:val="00A46A7B"/>
    <w:rsid w:val="00A4799B"/>
    <w:rsid w:val="00A504D3"/>
    <w:rsid w:val="00A5156F"/>
    <w:rsid w:val="00A51666"/>
    <w:rsid w:val="00A51D6F"/>
    <w:rsid w:val="00A521E9"/>
    <w:rsid w:val="00A53DBE"/>
    <w:rsid w:val="00A5420E"/>
    <w:rsid w:val="00A54500"/>
    <w:rsid w:val="00A5507E"/>
    <w:rsid w:val="00A56396"/>
    <w:rsid w:val="00A567FF"/>
    <w:rsid w:val="00A60169"/>
    <w:rsid w:val="00A60215"/>
    <w:rsid w:val="00A60290"/>
    <w:rsid w:val="00A602EA"/>
    <w:rsid w:val="00A6075E"/>
    <w:rsid w:val="00A60BE4"/>
    <w:rsid w:val="00A6105F"/>
    <w:rsid w:val="00A612B0"/>
    <w:rsid w:val="00A62C4B"/>
    <w:rsid w:val="00A62C9F"/>
    <w:rsid w:val="00A62CB0"/>
    <w:rsid w:val="00A634A7"/>
    <w:rsid w:val="00A638F2"/>
    <w:rsid w:val="00A63DAA"/>
    <w:rsid w:val="00A66128"/>
    <w:rsid w:val="00A668DE"/>
    <w:rsid w:val="00A66E16"/>
    <w:rsid w:val="00A66F5C"/>
    <w:rsid w:val="00A6721B"/>
    <w:rsid w:val="00A67C42"/>
    <w:rsid w:val="00A7051A"/>
    <w:rsid w:val="00A71939"/>
    <w:rsid w:val="00A71E07"/>
    <w:rsid w:val="00A71F28"/>
    <w:rsid w:val="00A72A61"/>
    <w:rsid w:val="00A73308"/>
    <w:rsid w:val="00A7363D"/>
    <w:rsid w:val="00A73D34"/>
    <w:rsid w:val="00A744E8"/>
    <w:rsid w:val="00A744F7"/>
    <w:rsid w:val="00A747CB"/>
    <w:rsid w:val="00A74D16"/>
    <w:rsid w:val="00A75530"/>
    <w:rsid w:val="00A7692C"/>
    <w:rsid w:val="00A76A86"/>
    <w:rsid w:val="00A77526"/>
    <w:rsid w:val="00A80573"/>
    <w:rsid w:val="00A80D41"/>
    <w:rsid w:val="00A81414"/>
    <w:rsid w:val="00A81830"/>
    <w:rsid w:val="00A81923"/>
    <w:rsid w:val="00A82F53"/>
    <w:rsid w:val="00A836C8"/>
    <w:rsid w:val="00A83819"/>
    <w:rsid w:val="00A83DF8"/>
    <w:rsid w:val="00A84129"/>
    <w:rsid w:val="00A84673"/>
    <w:rsid w:val="00A84826"/>
    <w:rsid w:val="00A84E85"/>
    <w:rsid w:val="00A85F27"/>
    <w:rsid w:val="00A87455"/>
    <w:rsid w:val="00A87A5A"/>
    <w:rsid w:val="00A87B8B"/>
    <w:rsid w:val="00A90F32"/>
    <w:rsid w:val="00A91824"/>
    <w:rsid w:val="00A92072"/>
    <w:rsid w:val="00A923B8"/>
    <w:rsid w:val="00A93E56"/>
    <w:rsid w:val="00A93F17"/>
    <w:rsid w:val="00A948DB"/>
    <w:rsid w:val="00A9573C"/>
    <w:rsid w:val="00A95DFF"/>
    <w:rsid w:val="00A96689"/>
    <w:rsid w:val="00A96E34"/>
    <w:rsid w:val="00A97264"/>
    <w:rsid w:val="00A97296"/>
    <w:rsid w:val="00A97353"/>
    <w:rsid w:val="00A97725"/>
    <w:rsid w:val="00A97DF5"/>
    <w:rsid w:val="00AA045C"/>
    <w:rsid w:val="00AA05DA"/>
    <w:rsid w:val="00AA07EB"/>
    <w:rsid w:val="00AA0A04"/>
    <w:rsid w:val="00AA126D"/>
    <w:rsid w:val="00AA1F88"/>
    <w:rsid w:val="00AA2CED"/>
    <w:rsid w:val="00AA2FBA"/>
    <w:rsid w:val="00AA328A"/>
    <w:rsid w:val="00AA3EA0"/>
    <w:rsid w:val="00AA3FAE"/>
    <w:rsid w:val="00AA4E71"/>
    <w:rsid w:val="00AA51F3"/>
    <w:rsid w:val="00AA58EB"/>
    <w:rsid w:val="00AA5A31"/>
    <w:rsid w:val="00AA624C"/>
    <w:rsid w:val="00AA63C9"/>
    <w:rsid w:val="00AA6771"/>
    <w:rsid w:val="00AA7254"/>
    <w:rsid w:val="00AA7B9D"/>
    <w:rsid w:val="00AB0B9A"/>
    <w:rsid w:val="00AB3D6F"/>
    <w:rsid w:val="00AB3E45"/>
    <w:rsid w:val="00AB57A0"/>
    <w:rsid w:val="00AB6179"/>
    <w:rsid w:val="00AB6312"/>
    <w:rsid w:val="00AB729C"/>
    <w:rsid w:val="00AB7CF5"/>
    <w:rsid w:val="00AC0B95"/>
    <w:rsid w:val="00AC0E73"/>
    <w:rsid w:val="00AC1375"/>
    <w:rsid w:val="00AC157D"/>
    <w:rsid w:val="00AC202C"/>
    <w:rsid w:val="00AC2625"/>
    <w:rsid w:val="00AC2DBE"/>
    <w:rsid w:val="00AC2FAE"/>
    <w:rsid w:val="00AC3B0E"/>
    <w:rsid w:val="00AC3C53"/>
    <w:rsid w:val="00AC3EC4"/>
    <w:rsid w:val="00AC4004"/>
    <w:rsid w:val="00AC4776"/>
    <w:rsid w:val="00AC4E8A"/>
    <w:rsid w:val="00AC6BD8"/>
    <w:rsid w:val="00AC6F05"/>
    <w:rsid w:val="00AD08FF"/>
    <w:rsid w:val="00AD0975"/>
    <w:rsid w:val="00AD0E68"/>
    <w:rsid w:val="00AD2D86"/>
    <w:rsid w:val="00AD390A"/>
    <w:rsid w:val="00AD3A2E"/>
    <w:rsid w:val="00AD5224"/>
    <w:rsid w:val="00AD7942"/>
    <w:rsid w:val="00AD79D3"/>
    <w:rsid w:val="00AD7D74"/>
    <w:rsid w:val="00AE09CF"/>
    <w:rsid w:val="00AE1D0F"/>
    <w:rsid w:val="00AE1E50"/>
    <w:rsid w:val="00AE2E46"/>
    <w:rsid w:val="00AE3B24"/>
    <w:rsid w:val="00AE40C0"/>
    <w:rsid w:val="00AE4183"/>
    <w:rsid w:val="00AE44C0"/>
    <w:rsid w:val="00AE4CC4"/>
    <w:rsid w:val="00AE4D64"/>
    <w:rsid w:val="00AE4DA5"/>
    <w:rsid w:val="00AE5713"/>
    <w:rsid w:val="00AE6160"/>
    <w:rsid w:val="00AE671F"/>
    <w:rsid w:val="00AE7A11"/>
    <w:rsid w:val="00AE7D08"/>
    <w:rsid w:val="00AF0035"/>
    <w:rsid w:val="00AF03E8"/>
    <w:rsid w:val="00AF0582"/>
    <w:rsid w:val="00AF1CF5"/>
    <w:rsid w:val="00AF1D6B"/>
    <w:rsid w:val="00AF231C"/>
    <w:rsid w:val="00AF36F5"/>
    <w:rsid w:val="00AF42E0"/>
    <w:rsid w:val="00AF5E0F"/>
    <w:rsid w:val="00AF76B4"/>
    <w:rsid w:val="00B00971"/>
    <w:rsid w:val="00B009E3"/>
    <w:rsid w:val="00B00C5D"/>
    <w:rsid w:val="00B00E82"/>
    <w:rsid w:val="00B00E8C"/>
    <w:rsid w:val="00B0161D"/>
    <w:rsid w:val="00B0172C"/>
    <w:rsid w:val="00B017FC"/>
    <w:rsid w:val="00B033DA"/>
    <w:rsid w:val="00B03B06"/>
    <w:rsid w:val="00B03EA0"/>
    <w:rsid w:val="00B057B3"/>
    <w:rsid w:val="00B07E6E"/>
    <w:rsid w:val="00B07E8C"/>
    <w:rsid w:val="00B104B2"/>
    <w:rsid w:val="00B10839"/>
    <w:rsid w:val="00B10C62"/>
    <w:rsid w:val="00B10ECE"/>
    <w:rsid w:val="00B10F8C"/>
    <w:rsid w:val="00B12991"/>
    <w:rsid w:val="00B13AF9"/>
    <w:rsid w:val="00B1412D"/>
    <w:rsid w:val="00B14827"/>
    <w:rsid w:val="00B155C5"/>
    <w:rsid w:val="00B155D2"/>
    <w:rsid w:val="00B1609F"/>
    <w:rsid w:val="00B16512"/>
    <w:rsid w:val="00B166A7"/>
    <w:rsid w:val="00B170B2"/>
    <w:rsid w:val="00B1770D"/>
    <w:rsid w:val="00B2073A"/>
    <w:rsid w:val="00B20A8C"/>
    <w:rsid w:val="00B22252"/>
    <w:rsid w:val="00B23236"/>
    <w:rsid w:val="00B25060"/>
    <w:rsid w:val="00B256D6"/>
    <w:rsid w:val="00B2581B"/>
    <w:rsid w:val="00B26394"/>
    <w:rsid w:val="00B26520"/>
    <w:rsid w:val="00B26769"/>
    <w:rsid w:val="00B271C8"/>
    <w:rsid w:val="00B307EF"/>
    <w:rsid w:val="00B30BC1"/>
    <w:rsid w:val="00B30DC8"/>
    <w:rsid w:val="00B30FB4"/>
    <w:rsid w:val="00B31FD3"/>
    <w:rsid w:val="00B3357F"/>
    <w:rsid w:val="00B33954"/>
    <w:rsid w:val="00B33B29"/>
    <w:rsid w:val="00B343CB"/>
    <w:rsid w:val="00B345C0"/>
    <w:rsid w:val="00B35574"/>
    <w:rsid w:val="00B35ADD"/>
    <w:rsid w:val="00B35DEC"/>
    <w:rsid w:val="00B35E7D"/>
    <w:rsid w:val="00B3659F"/>
    <w:rsid w:val="00B366C3"/>
    <w:rsid w:val="00B36706"/>
    <w:rsid w:val="00B36750"/>
    <w:rsid w:val="00B375EE"/>
    <w:rsid w:val="00B42198"/>
    <w:rsid w:val="00B42315"/>
    <w:rsid w:val="00B4261A"/>
    <w:rsid w:val="00B42DF9"/>
    <w:rsid w:val="00B43BB3"/>
    <w:rsid w:val="00B44725"/>
    <w:rsid w:val="00B44C59"/>
    <w:rsid w:val="00B4511E"/>
    <w:rsid w:val="00B464C1"/>
    <w:rsid w:val="00B479F6"/>
    <w:rsid w:val="00B47B80"/>
    <w:rsid w:val="00B47CE9"/>
    <w:rsid w:val="00B47DDC"/>
    <w:rsid w:val="00B513F4"/>
    <w:rsid w:val="00B51470"/>
    <w:rsid w:val="00B521CA"/>
    <w:rsid w:val="00B52B6D"/>
    <w:rsid w:val="00B52BFF"/>
    <w:rsid w:val="00B5367B"/>
    <w:rsid w:val="00B53B06"/>
    <w:rsid w:val="00B549C2"/>
    <w:rsid w:val="00B54FF9"/>
    <w:rsid w:val="00B55AC1"/>
    <w:rsid w:val="00B56CCE"/>
    <w:rsid w:val="00B60339"/>
    <w:rsid w:val="00B605D2"/>
    <w:rsid w:val="00B60AA6"/>
    <w:rsid w:val="00B61771"/>
    <w:rsid w:val="00B61E2B"/>
    <w:rsid w:val="00B627C9"/>
    <w:rsid w:val="00B651BA"/>
    <w:rsid w:val="00B65E0C"/>
    <w:rsid w:val="00B66531"/>
    <w:rsid w:val="00B66D6E"/>
    <w:rsid w:val="00B66F6E"/>
    <w:rsid w:val="00B67866"/>
    <w:rsid w:val="00B67E20"/>
    <w:rsid w:val="00B703AB"/>
    <w:rsid w:val="00B70E08"/>
    <w:rsid w:val="00B71C19"/>
    <w:rsid w:val="00B71F81"/>
    <w:rsid w:val="00B73BBF"/>
    <w:rsid w:val="00B740AB"/>
    <w:rsid w:val="00B74321"/>
    <w:rsid w:val="00B745BD"/>
    <w:rsid w:val="00B74D85"/>
    <w:rsid w:val="00B753F6"/>
    <w:rsid w:val="00B7695E"/>
    <w:rsid w:val="00B80AA0"/>
    <w:rsid w:val="00B80C99"/>
    <w:rsid w:val="00B82059"/>
    <w:rsid w:val="00B835E6"/>
    <w:rsid w:val="00B83A82"/>
    <w:rsid w:val="00B83C9B"/>
    <w:rsid w:val="00B83D76"/>
    <w:rsid w:val="00B843B9"/>
    <w:rsid w:val="00B849D9"/>
    <w:rsid w:val="00B84BE4"/>
    <w:rsid w:val="00B84EA6"/>
    <w:rsid w:val="00B8612F"/>
    <w:rsid w:val="00B86757"/>
    <w:rsid w:val="00B86A62"/>
    <w:rsid w:val="00B8753A"/>
    <w:rsid w:val="00B90155"/>
    <w:rsid w:val="00B90313"/>
    <w:rsid w:val="00B91300"/>
    <w:rsid w:val="00B9175F"/>
    <w:rsid w:val="00B91C6D"/>
    <w:rsid w:val="00B9209D"/>
    <w:rsid w:val="00B921E0"/>
    <w:rsid w:val="00B9254C"/>
    <w:rsid w:val="00B92688"/>
    <w:rsid w:val="00B92DC3"/>
    <w:rsid w:val="00B93C65"/>
    <w:rsid w:val="00B93CB2"/>
    <w:rsid w:val="00B953BC"/>
    <w:rsid w:val="00B958D7"/>
    <w:rsid w:val="00B95D18"/>
    <w:rsid w:val="00B96300"/>
    <w:rsid w:val="00B9640A"/>
    <w:rsid w:val="00B968AB"/>
    <w:rsid w:val="00B96B6F"/>
    <w:rsid w:val="00B97222"/>
    <w:rsid w:val="00B97FC4"/>
    <w:rsid w:val="00BA0847"/>
    <w:rsid w:val="00BA0DE9"/>
    <w:rsid w:val="00BA168E"/>
    <w:rsid w:val="00BA377F"/>
    <w:rsid w:val="00BA3951"/>
    <w:rsid w:val="00BA4414"/>
    <w:rsid w:val="00BA45DB"/>
    <w:rsid w:val="00BA47E7"/>
    <w:rsid w:val="00BA501E"/>
    <w:rsid w:val="00BA5268"/>
    <w:rsid w:val="00BA5948"/>
    <w:rsid w:val="00BA7BA5"/>
    <w:rsid w:val="00BB0B08"/>
    <w:rsid w:val="00BB17D3"/>
    <w:rsid w:val="00BB1F54"/>
    <w:rsid w:val="00BB2542"/>
    <w:rsid w:val="00BB2616"/>
    <w:rsid w:val="00BB2628"/>
    <w:rsid w:val="00BB3110"/>
    <w:rsid w:val="00BB317C"/>
    <w:rsid w:val="00BB36C4"/>
    <w:rsid w:val="00BB3B31"/>
    <w:rsid w:val="00BB3C66"/>
    <w:rsid w:val="00BB4311"/>
    <w:rsid w:val="00BB445F"/>
    <w:rsid w:val="00BB4C06"/>
    <w:rsid w:val="00BB5AF4"/>
    <w:rsid w:val="00BB6CBA"/>
    <w:rsid w:val="00BB72D7"/>
    <w:rsid w:val="00BB7CF1"/>
    <w:rsid w:val="00BC23D1"/>
    <w:rsid w:val="00BC3267"/>
    <w:rsid w:val="00BC3EB1"/>
    <w:rsid w:val="00BC4AC9"/>
    <w:rsid w:val="00BC4E1B"/>
    <w:rsid w:val="00BC57D2"/>
    <w:rsid w:val="00BC5AED"/>
    <w:rsid w:val="00BC67AF"/>
    <w:rsid w:val="00BD06CE"/>
    <w:rsid w:val="00BD0821"/>
    <w:rsid w:val="00BD1D00"/>
    <w:rsid w:val="00BD2783"/>
    <w:rsid w:val="00BD3033"/>
    <w:rsid w:val="00BD317C"/>
    <w:rsid w:val="00BD32C3"/>
    <w:rsid w:val="00BD32C6"/>
    <w:rsid w:val="00BD338C"/>
    <w:rsid w:val="00BD36D1"/>
    <w:rsid w:val="00BD380A"/>
    <w:rsid w:val="00BD3FC4"/>
    <w:rsid w:val="00BD42A9"/>
    <w:rsid w:val="00BD472D"/>
    <w:rsid w:val="00BD4FCB"/>
    <w:rsid w:val="00BD570D"/>
    <w:rsid w:val="00BD5F65"/>
    <w:rsid w:val="00BD6423"/>
    <w:rsid w:val="00BD64F5"/>
    <w:rsid w:val="00BD6B69"/>
    <w:rsid w:val="00BD6C83"/>
    <w:rsid w:val="00BD712D"/>
    <w:rsid w:val="00BD72A2"/>
    <w:rsid w:val="00BD7B95"/>
    <w:rsid w:val="00BE004F"/>
    <w:rsid w:val="00BE0E24"/>
    <w:rsid w:val="00BE1642"/>
    <w:rsid w:val="00BE1B7F"/>
    <w:rsid w:val="00BE2F50"/>
    <w:rsid w:val="00BE3309"/>
    <w:rsid w:val="00BE33E8"/>
    <w:rsid w:val="00BE34C9"/>
    <w:rsid w:val="00BE353B"/>
    <w:rsid w:val="00BE38FD"/>
    <w:rsid w:val="00BE408B"/>
    <w:rsid w:val="00BE4463"/>
    <w:rsid w:val="00BE4EA2"/>
    <w:rsid w:val="00BE5A73"/>
    <w:rsid w:val="00BE68D8"/>
    <w:rsid w:val="00BE7071"/>
    <w:rsid w:val="00BE724F"/>
    <w:rsid w:val="00BF024D"/>
    <w:rsid w:val="00BF1F4D"/>
    <w:rsid w:val="00BF25A5"/>
    <w:rsid w:val="00BF25AF"/>
    <w:rsid w:val="00BF28C3"/>
    <w:rsid w:val="00BF38C6"/>
    <w:rsid w:val="00BF3972"/>
    <w:rsid w:val="00BF3A57"/>
    <w:rsid w:val="00BF48DF"/>
    <w:rsid w:val="00BF4990"/>
    <w:rsid w:val="00BF4AD0"/>
    <w:rsid w:val="00BF4D6A"/>
    <w:rsid w:val="00BF6FA0"/>
    <w:rsid w:val="00BF7E3A"/>
    <w:rsid w:val="00BF7F3C"/>
    <w:rsid w:val="00BF7F4D"/>
    <w:rsid w:val="00C00E95"/>
    <w:rsid w:val="00C014BB"/>
    <w:rsid w:val="00C024B1"/>
    <w:rsid w:val="00C02C41"/>
    <w:rsid w:val="00C03ABC"/>
    <w:rsid w:val="00C03E92"/>
    <w:rsid w:val="00C043E1"/>
    <w:rsid w:val="00C0501C"/>
    <w:rsid w:val="00C0571E"/>
    <w:rsid w:val="00C0644D"/>
    <w:rsid w:val="00C06A3C"/>
    <w:rsid w:val="00C1047E"/>
    <w:rsid w:val="00C10637"/>
    <w:rsid w:val="00C10719"/>
    <w:rsid w:val="00C10855"/>
    <w:rsid w:val="00C10D91"/>
    <w:rsid w:val="00C119FD"/>
    <w:rsid w:val="00C13CA3"/>
    <w:rsid w:val="00C13DE6"/>
    <w:rsid w:val="00C14015"/>
    <w:rsid w:val="00C14BD4"/>
    <w:rsid w:val="00C15382"/>
    <w:rsid w:val="00C15895"/>
    <w:rsid w:val="00C1613B"/>
    <w:rsid w:val="00C166B7"/>
    <w:rsid w:val="00C16835"/>
    <w:rsid w:val="00C173B3"/>
    <w:rsid w:val="00C17B80"/>
    <w:rsid w:val="00C17DE4"/>
    <w:rsid w:val="00C2000C"/>
    <w:rsid w:val="00C20732"/>
    <w:rsid w:val="00C20E96"/>
    <w:rsid w:val="00C20F3F"/>
    <w:rsid w:val="00C214D4"/>
    <w:rsid w:val="00C21536"/>
    <w:rsid w:val="00C21AB9"/>
    <w:rsid w:val="00C2204A"/>
    <w:rsid w:val="00C22859"/>
    <w:rsid w:val="00C2359F"/>
    <w:rsid w:val="00C23E8C"/>
    <w:rsid w:val="00C2425E"/>
    <w:rsid w:val="00C242D1"/>
    <w:rsid w:val="00C24BCB"/>
    <w:rsid w:val="00C26AD4"/>
    <w:rsid w:val="00C3097F"/>
    <w:rsid w:val="00C31202"/>
    <w:rsid w:val="00C327BA"/>
    <w:rsid w:val="00C33034"/>
    <w:rsid w:val="00C3416A"/>
    <w:rsid w:val="00C3580D"/>
    <w:rsid w:val="00C35A12"/>
    <w:rsid w:val="00C35BFE"/>
    <w:rsid w:val="00C35DF8"/>
    <w:rsid w:val="00C35F6D"/>
    <w:rsid w:val="00C37666"/>
    <w:rsid w:val="00C3771C"/>
    <w:rsid w:val="00C419A3"/>
    <w:rsid w:val="00C4225A"/>
    <w:rsid w:val="00C42769"/>
    <w:rsid w:val="00C427EB"/>
    <w:rsid w:val="00C42A61"/>
    <w:rsid w:val="00C42B03"/>
    <w:rsid w:val="00C42CE9"/>
    <w:rsid w:val="00C43E95"/>
    <w:rsid w:val="00C451F7"/>
    <w:rsid w:val="00C455B1"/>
    <w:rsid w:val="00C4665D"/>
    <w:rsid w:val="00C4673A"/>
    <w:rsid w:val="00C47136"/>
    <w:rsid w:val="00C47737"/>
    <w:rsid w:val="00C51D37"/>
    <w:rsid w:val="00C52ADF"/>
    <w:rsid w:val="00C52DC9"/>
    <w:rsid w:val="00C53D45"/>
    <w:rsid w:val="00C54245"/>
    <w:rsid w:val="00C5491D"/>
    <w:rsid w:val="00C56895"/>
    <w:rsid w:val="00C5724D"/>
    <w:rsid w:val="00C5740E"/>
    <w:rsid w:val="00C6040F"/>
    <w:rsid w:val="00C605D6"/>
    <w:rsid w:val="00C6176F"/>
    <w:rsid w:val="00C61F47"/>
    <w:rsid w:val="00C62C11"/>
    <w:rsid w:val="00C62F89"/>
    <w:rsid w:val="00C632FE"/>
    <w:rsid w:val="00C646F2"/>
    <w:rsid w:val="00C64759"/>
    <w:rsid w:val="00C66701"/>
    <w:rsid w:val="00C67047"/>
    <w:rsid w:val="00C67304"/>
    <w:rsid w:val="00C70FB4"/>
    <w:rsid w:val="00C718E3"/>
    <w:rsid w:val="00C71B70"/>
    <w:rsid w:val="00C726F2"/>
    <w:rsid w:val="00C72A18"/>
    <w:rsid w:val="00C72F6E"/>
    <w:rsid w:val="00C730CA"/>
    <w:rsid w:val="00C7323D"/>
    <w:rsid w:val="00C74637"/>
    <w:rsid w:val="00C74946"/>
    <w:rsid w:val="00C74D4B"/>
    <w:rsid w:val="00C74F7C"/>
    <w:rsid w:val="00C7513B"/>
    <w:rsid w:val="00C758B4"/>
    <w:rsid w:val="00C76734"/>
    <w:rsid w:val="00C76920"/>
    <w:rsid w:val="00C76A3B"/>
    <w:rsid w:val="00C77444"/>
    <w:rsid w:val="00C77F7A"/>
    <w:rsid w:val="00C8057C"/>
    <w:rsid w:val="00C80ABF"/>
    <w:rsid w:val="00C81B1D"/>
    <w:rsid w:val="00C81B5C"/>
    <w:rsid w:val="00C828BC"/>
    <w:rsid w:val="00C82A76"/>
    <w:rsid w:val="00C83932"/>
    <w:rsid w:val="00C84F19"/>
    <w:rsid w:val="00C85F19"/>
    <w:rsid w:val="00C86AB3"/>
    <w:rsid w:val="00C901BA"/>
    <w:rsid w:val="00C90315"/>
    <w:rsid w:val="00C906A4"/>
    <w:rsid w:val="00C90AE7"/>
    <w:rsid w:val="00C90C21"/>
    <w:rsid w:val="00C91013"/>
    <w:rsid w:val="00C91198"/>
    <w:rsid w:val="00C914E6"/>
    <w:rsid w:val="00C91DA8"/>
    <w:rsid w:val="00C92286"/>
    <w:rsid w:val="00C92B17"/>
    <w:rsid w:val="00C9477D"/>
    <w:rsid w:val="00C95687"/>
    <w:rsid w:val="00C96128"/>
    <w:rsid w:val="00C96912"/>
    <w:rsid w:val="00C96A18"/>
    <w:rsid w:val="00C9739F"/>
    <w:rsid w:val="00C97A7C"/>
    <w:rsid w:val="00CA0778"/>
    <w:rsid w:val="00CA0E64"/>
    <w:rsid w:val="00CA0EC5"/>
    <w:rsid w:val="00CA1CDF"/>
    <w:rsid w:val="00CA2BEB"/>
    <w:rsid w:val="00CA391D"/>
    <w:rsid w:val="00CA4CF6"/>
    <w:rsid w:val="00CA5020"/>
    <w:rsid w:val="00CA5255"/>
    <w:rsid w:val="00CA5586"/>
    <w:rsid w:val="00CA579A"/>
    <w:rsid w:val="00CA5F26"/>
    <w:rsid w:val="00CA71B4"/>
    <w:rsid w:val="00CB03C9"/>
    <w:rsid w:val="00CB0C76"/>
    <w:rsid w:val="00CB14C1"/>
    <w:rsid w:val="00CB340A"/>
    <w:rsid w:val="00CB3CFC"/>
    <w:rsid w:val="00CB3F41"/>
    <w:rsid w:val="00CB4583"/>
    <w:rsid w:val="00CB4B4B"/>
    <w:rsid w:val="00CB4C03"/>
    <w:rsid w:val="00CB598D"/>
    <w:rsid w:val="00CB66B8"/>
    <w:rsid w:val="00CB7A60"/>
    <w:rsid w:val="00CB7C27"/>
    <w:rsid w:val="00CC0303"/>
    <w:rsid w:val="00CC0AA7"/>
    <w:rsid w:val="00CC0E01"/>
    <w:rsid w:val="00CC1DD1"/>
    <w:rsid w:val="00CC1E80"/>
    <w:rsid w:val="00CC23F0"/>
    <w:rsid w:val="00CC2816"/>
    <w:rsid w:val="00CC2929"/>
    <w:rsid w:val="00CC2F9E"/>
    <w:rsid w:val="00CC3396"/>
    <w:rsid w:val="00CC3F27"/>
    <w:rsid w:val="00CC3F8E"/>
    <w:rsid w:val="00CC592A"/>
    <w:rsid w:val="00CC5F86"/>
    <w:rsid w:val="00CC724B"/>
    <w:rsid w:val="00CD0387"/>
    <w:rsid w:val="00CD0BB9"/>
    <w:rsid w:val="00CD142B"/>
    <w:rsid w:val="00CD1B6D"/>
    <w:rsid w:val="00CD1B9E"/>
    <w:rsid w:val="00CD24B8"/>
    <w:rsid w:val="00CD2E59"/>
    <w:rsid w:val="00CD3286"/>
    <w:rsid w:val="00CD48C5"/>
    <w:rsid w:val="00CD63F0"/>
    <w:rsid w:val="00CD6BBF"/>
    <w:rsid w:val="00CD6BC1"/>
    <w:rsid w:val="00CD7257"/>
    <w:rsid w:val="00CD7578"/>
    <w:rsid w:val="00CD76FC"/>
    <w:rsid w:val="00CD7A5F"/>
    <w:rsid w:val="00CE12B7"/>
    <w:rsid w:val="00CE156B"/>
    <w:rsid w:val="00CE28BB"/>
    <w:rsid w:val="00CE4478"/>
    <w:rsid w:val="00CE448A"/>
    <w:rsid w:val="00CE4BF3"/>
    <w:rsid w:val="00CE661D"/>
    <w:rsid w:val="00CE7067"/>
    <w:rsid w:val="00CE730E"/>
    <w:rsid w:val="00CE7315"/>
    <w:rsid w:val="00CF0B8E"/>
    <w:rsid w:val="00CF0EC8"/>
    <w:rsid w:val="00CF2E1F"/>
    <w:rsid w:val="00CF33BA"/>
    <w:rsid w:val="00CF3432"/>
    <w:rsid w:val="00CF3A52"/>
    <w:rsid w:val="00CF50D1"/>
    <w:rsid w:val="00CF51E9"/>
    <w:rsid w:val="00CF5256"/>
    <w:rsid w:val="00CF54F6"/>
    <w:rsid w:val="00CF6B95"/>
    <w:rsid w:val="00CF7C83"/>
    <w:rsid w:val="00D001A5"/>
    <w:rsid w:val="00D005F7"/>
    <w:rsid w:val="00D012F5"/>
    <w:rsid w:val="00D014AB"/>
    <w:rsid w:val="00D01BBE"/>
    <w:rsid w:val="00D0227C"/>
    <w:rsid w:val="00D027AE"/>
    <w:rsid w:val="00D02B31"/>
    <w:rsid w:val="00D02B4B"/>
    <w:rsid w:val="00D04F59"/>
    <w:rsid w:val="00D05B2D"/>
    <w:rsid w:val="00D07384"/>
    <w:rsid w:val="00D0739D"/>
    <w:rsid w:val="00D075E0"/>
    <w:rsid w:val="00D1191F"/>
    <w:rsid w:val="00D12756"/>
    <w:rsid w:val="00D13020"/>
    <w:rsid w:val="00D133BD"/>
    <w:rsid w:val="00D13731"/>
    <w:rsid w:val="00D13AD9"/>
    <w:rsid w:val="00D140C8"/>
    <w:rsid w:val="00D148AF"/>
    <w:rsid w:val="00D14C5B"/>
    <w:rsid w:val="00D1534D"/>
    <w:rsid w:val="00D1583F"/>
    <w:rsid w:val="00D15B6F"/>
    <w:rsid w:val="00D162C2"/>
    <w:rsid w:val="00D16EB1"/>
    <w:rsid w:val="00D175D1"/>
    <w:rsid w:val="00D175FA"/>
    <w:rsid w:val="00D17637"/>
    <w:rsid w:val="00D1775C"/>
    <w:rsid w:val="00D17A3F"/>
    <w:rsid w:val="00D21DCA"/>
    <w:rsid w:val="00D240DF"/>
    <w:rsid w:val="00D242AF"/>
    <w:rsid w:val="00D24931"/>
    <w:rsid w:val="00D24B89"/>
    <w:rsid w:val="00D24F02"/>
    <w:rsid w:val="00D2502D"/>
    <w:rsid w:val="00D25142"/>
    <w:rsid w:val="00D25B27"/>
    <w:rsid w:val="00D25ECB"/>
    <w:rsid w:val="00D263D7"/>
    <w:rsid w:val="00D2684A"/>
    <w:rsid w:val="00D26EA5"/>
    <w:rsid w:val="00D27ABF"/>
    <w:rsid w:val="00D27BE1"/>
    <w:rsid w:val="00D27FEC"/>
    <w:rsid w:val="00D3046F"/>
    <w:rsid w:val="00D306EB"/>
    <w:rsid w:val="00D30ADD"/>
    <w:rsid w:val="00D310C5"/>
    <w:rsid w:val="00D3112D"/>
    <w:rsid w:val="00D319FC"/>
    <w:rsid w:val="00D31E3D"/>
    <w:rsid w:val="00D33A90"/>
    <w:rsid w:val="00D33E2D"/>
    <w:rsid w:val="00D34534"/>
    <w:rsid w:val="00D3453C"/>
    <w:rsid w:val="00D3569F"/>
    <w:rsid w:val="00D35E86"/>
    <w:rsid w:val="00D3755F"/>
    <w:rsid w:val="00D40132"/>
    <w:rsid w:val="00D407F3"/>
    <w:rsid w:val="00D40E5D"/>
    <w:rsid w:val="00D4150A"/>
    <w:rsid w:val="00D42DCD"/>
    <w:rsid w:val="00D4448C"/>
    <w:rsid w:val="00D450D3"/>
    <w:rsid w:val="00D45518"/>
    <w:rsid w:val="00D45AC9"/>
    <w:rsid w:val="00D46AC1"/>
    <w:rsid w:val="00D4790E"/>
    <w:rsid w:val="00D47CDA"/>
    <w:rsid w:val="00D50308"/>
    <w:rsid w:val="00D5096C"/>
    <w:rsid w:val="00D512B5"/>
    <w:rsid w:val="00D51887"/>
    <w:rsid w:val="00D51DD0"/>
    <w:rsid w:val="00D520E3"/>
    <w:rsid w:val="00D52402"/>
    <w:rsid w:val="00D52E65"/>
    <w:rsid w:val="00D52F34"/>
    <w:rsid w:val="00D53135"/>
    <w:rsid w:val="00D531C5"/>
    <w:rsid w:val="00D53ACE"/>
    <w:rsid w:val="00D54026"/>
    <w:rsid w:val="00D54112"/>
    <w:rsid w:val="00D54414"/>
    <w:rsid w:val="00D547D8"/>
    <w:rsid w:val="00D54D90"/>
    <w:rsid w:val="00D54F91"/>
    <w:rsid w:val="00D5525A"/>
    <w:rsid w:val="00D5570F"/>
    <w:rsid w:val="00D55E0D"/>
    <w:rsid w:val="00D5730C"/>
    <w:rsid w:val="00D577CB"/>
    <w:rsid w:val="00D60494"/>
    <w:rsid w:val="00D6085E"/>
    <w:rsid w:val="00D60FA3"/>
    <w:rsid w:val="00D610C9"/>
    <w:rsid w:val="00D61374"/>
    <w:rsid w:val="00D61EDD"/>
    <w:rsid w:val="00D62CD4"/>
    <w:rsid w:val="00D63D38"/>
    <w:rsid w:val="00D648F7"/>
    <w:rsid w:val="00D655F9"/>
    <w:rsid w:val="00D65DF2"/>
    <w:rsid w:val="00D65EEC"/>
    <w:rsid w:val="00D663CF"/>
    <w:rsid w:val="00D6655C"/>
    <w:rsid w:val="00D66749"/>
    <w:rsid w:val="00D66B04"/>
    <w:rsid w:val="00D673C3"/>
    <w:rsid w:val="00D70C38"/>
    <w:rsid w:val="00D70FA7"/>
    <w:rsid w:val="00D710CB"/>
    <w:rsid w:val="00D71428"/>
    <w:rsid w:val="00D71795"/>
    <w:rsid w:val="00D7184D"/>
    <w:rsid w:val="00D71B45"/>
    <w:rsid w:val="00D71C9D"/>
    <w:rsid w:val="00D72950"/>
    <w:rsid w:val="00D72DD5"/>
    <w:rsid w:val="00D73483"/>
    <w:rsid w:val="00D74080"/>
    <w:rsid w:val="00D74B37"/>
    <w:rsid w:val="00D75374"/>
    <w:rsid w:val="00D7562B"/>
    <w:rsid w:val="00D75988"/>
    <w:rsid w:val="00D759E9"/>
    <w:rsid w:val="00D76256"/>
    <w:rsid w:val="00D76D48"/>
    <w:rsid w:val="00D77EED"/>
    <w:rsid w:val="00D809FC"/>
    <w:rsid w:val="00D80F92"/>
    <w:rsid w:val="00D8175B"/>
    <w:rsid w:val="00D823B4"/>
    <w:rsid w:val="00D82978"/>
    <w:rsid w:val="00D850A7"/>
    <w:rsid w:val="00D85AA5"/>
    <w:rsid w:val="00D8642B"/>
    <w:rsid w:val="00D86A1E"/>
    <w:rsid w:val="00D86F02"/>
    <w:rsid w:val="00D86F0D"/>
    <w:rsid w:val="00D87759"/>
    <w:rsid w:val="00D900C7"/>
    <w:rsid w:val="00D909F8"/>
    <w:rsid w:val="00D90A56"/>
    <w:rsid w:val="00D90D8B"/>
    <w:rsid w:val="00D90FD6"/>
    <w:rsid w:val="00D915CF"/>
    <w:rsid w:val="00D91DBF"/>
    <w:rsid w:val="00D92549"/>
    <w:rsid w:val="00D92B3F"/>
    <w:rsid w:val="00D92BE2"/>
    <w:rsid w:val="00D92CD0"/>
    <w:rsid w:val="00D92E7B"/>
    <w:rsid w:val="00D93675"/>
    <w:rsid w:val="00D93B52"/>
    <w:rsid w:val="00D94062"/>
    <w:rsid w:val="00D947B0"/>
    <w:rsid w:val="00D948DE"/>
    <w:rsid w:val="00D952CE"/>
    <w:rsid w:val="00D9557A"/>
    <w:rsid w:val="00D959A5"/>
    <w:rsid w:val="00D960CE"/>
    <w:rsid w:val="00D96FF1"/>
    <w:rsid w:val="00D97CE9"/>
    <w:rsid w:val="00DA048B"/>
    <w:rsid w:val="00DA1ECE"/>
    <w:rsid w:val="00DA2140"/>
    <w:rsid w:val="00DA2AF4"/>
    <w:rsid w:val="00DA34F6"/>
    <w:rsid w:val="00DA4068"/>
    <w:rsid w:val="00DA43A4"/>
    <w:rsid w:val="00DA4604"/>
    <w:rsid w:val="00DA4C5E"/>
    <w:rsid w:val="00DA5C6C"/>
    <w:rsid w:val="00DA6635"/>
    <w:rsid w:val="00DA6C9A"/>
    <w:rsid w:val="00DB094A"/>
    <w:rsid w:val="00DB0F66"/>
    <w:rsid w:val="00DB124E"/>
    <w:rsid w:val="00DB1E21"/>
    <w:rsid w:val="00DB2720"/>
    <w:rsid w:val="00DB278E"/>
    <w:rsid w:val="00DB3189"/>
    <w:rsid w:val="00DB370F"/>
    <w:rsid w:val="00DB4475"/>
    <w:rsid w:val="00DB4BFF"/>
    <w:rsid w:val="00DB51EB"/>
    <w:rsid w:val="00DB5E52"/>
    <w:rsid w:val="00DB66E9"/>
    <w:rsid w:val="00DB6C06"/>
    <w:rsid w:val="00DB6FDF"/>
    <w:rsid w:val="00DB72E6"/>
    <w:rsid w:val="00DC0A7A"/>
    <w:rsid w:val="00DC0D92"/>
    <w:rsid w:val="00DC146A"/>
    <w:rsid w:val="00DC235E"/>
    <w:rsid w:val="00DC2F99"/>
    <w:rsid w:val="00DC2FE7"/>
    <w:rsid w:val="00DC37BF"/>
    <w:rsid w:val="00DC480B"/>
    <w:rsid w:val="00DC4A4B"/>
    <w:rsid w:val="00DC50F6"/>
    <w:rsid w:val="00DC6129"/>
    <w:rsid w:val="00DC62AA"/>
    <w:rsid w:val="00DC6C42"/>
    <w:rsid w:val="00DC7468"/>
    <w:rsid w:val="00DC7D08"/>
    <w:rsid w:val="00DC7DE8"/>
    <w:rsid w:val="00DD0035"/>
    <w:rsid w:val="00DD1167"/>
    <w:rsid w:val="00DD2F33"/>
    <w:rsid w:val="00DD34B1"/>
    <w:rsid w:val="00DD4AD2"/>
    <w:rsid w:val="00DD5463"/>
    <w:rsid w:val="00DD63BF"/>
    <w:rsid w:val="00DD6669"/>
    <w:rsid w:val="00DD785E"/>
    <w:rsid w:val="00DD78C1"/>
    <w:rsid w:val="00DD7D76"/>
    <w:rsid w:val="00DD7FF1"/>
    <w:rsid w:val="00DE006B"/>
    <w:rsid w:val="00DE08F5"/>
    <w:rsid w:val="00DE1124"/>
    <w:rsid w:val="00DE1185"/>
    <w:rsid w:val="00DE1A37"/>
    <w:rsid w:val="00DE211F"/>
    <w:rsid w:val="00DE308C"/>
    <w:rsid w:val="00DE42AB"/>
    <w:rsid w:val="00DE5AEB"/>
    <w:rsid w:val="00DE75F4"/>
    <w:rsid w:val="00DE7E63"/>
    <w:rsid w:val="00DF0619"/>
    <w:rsid w:val="00DF1507"/>
    <w:rsid w:val="00DF1F19"/>
    <w:rsid w:val="00DF2AFD"/>
    <w:rsid w:val="00DF2EB1"/>
    <w:rsid w:val="00DF3742"/>
    <w:rsid w:val="00DF3E6A"/>
    <w:rsid w:val="00DF4576"/>
    <w:rsid w:val="00DF4A9D"/>
    <w:rsid w:val="00DF4BBC"/>
    <w:rsid w:val="00DF5FBB"/>
    <w:rsid w:val="00DF709C"/>
    <w:rsid w:val="00DF70E3"/>
    <w:rsid w:val="00E001FB"/>
    <w:rsid w:val="00E0088C"/>
    <w:rsid w:val="00E01503"/>
    <w:rsid w:val="00E01652"/>
    <w:rsid w:val="00E01B69"/>
    <w:rsid w:val="00E023B1"/>
    <w:rsid w:val="00E03680"/>
    <w:rsid w:val="00E03B43"/>
    <w:rsid w:val="00E03C26"/>
    <w:rsid w:val="00E04234"/>
    <w:rsid w:val="00E0454D"/>
    <w:rsid w:val="00E05ED5"/>
    <w:rsid w:val="00E05F56"/>
    <w:rsid w:val="00E064BF"/>
    <w:rsid w:val="00E06F72"/>
    <w:rsid w:val="00E07D4D"/>
    <w:rsid w:val="00E07F12"/>
    <w:rsid w:val="00E07FC4"/>
    <w:rsid w:val="00E10395"/>
    <w:rsid w:val="00E10648"/>
    <w:rsid w:val="00E10CFC"/>
    <w:rsid w:val="00E11059"/>
    <w:rsid w:val="00E113E6"/>
    <w:rsid w:val="00E12991"/>
    <w:rsid w:val="00E12B16"/>
    <w:rsid w:val="00E12DE5"/>
    <w:rsid w:val="00E13074"/>
    <w:rsid w:val="00E13720"/>
    <w:rsid w:val="00E13C07"/>
    <w:rsid w:val="00E13D3B"/>
    <w:rsid w:val="00E143D2"/>
    <w:rsid w:val="00E15B15"/>
    <w:rsid w:val="00E15E22"/>
    <w:rsid w:val="00E16154"/>
    <w:rsid w:val="00E17359"/>
    <w:rsid w:val="00E17894"/>
    <w:rsid w:val="00E20B30"/>
    <w:rsid w:val="00E20D2B"/>
    <w:rsid w:val="00E20DD9"/>
    <w:rsid w:val="00E20F14"/>
    <w:rsid w:val="00E20F33"/>
    <w:rsid w:val="00E21651"/>
    <w:rsid w:val="00E229A8"/>
    <w:rsid w:val="00E22D40"/>
    <w:rsid w:val="00E24633"/>
    <w:rsid w:val="00E24EE5"/>
    <w:rsid w:val="00E2580D"/>
    <w:rsid w:val="00E258F1"/>
    <w:rsid w:val="00E25CA6"/>
    <w:rsid w:val="00E26B27"/>
    <w:rsid w:val="00E2747B"/>
    <w:rsid w:val="00E2770B"/>
    <w:rsid w:val="00E27E39"/>
    <w:rsid w:val="00E31D1D"/>
    <w:rsid w:val="00E32524"/>
    <w:rsid w:val="00E32BD4"/>
    <w:rsid w:val="00E33691"/>
    <w:rsid w:val="00E33CB1"/>
    <w:rsid w:val="00E3400C"/>
    <w:rsid w:val="00E3472E"/>
    <w:rsid w:val="00E34821"/>
    <w:rsid w:val="00E34964"/>
    <w:rsid w:val="00E35B02"/>
    <w:rsid w:val="00E35C29"/>
    <w:rsid w:val="00E370AF"/>
    <w:rsid w:val="00E376CF"/>
    <w:rsid w:val="00E378B3"/>
    <w:rsid w:val="00E420FD"/>
    <w:rsid w:val="00E4219A"/>
    <w:rsid w:val="00E42311"/>
    <w:rsid w:val="00E4250A"/>
    <w:rsid w:val="00E425AC"/>
    <w:rsid w:val="00E42881"/>
    <w:rsid w:val="00E42C0F"/>
    <w:rsid w:val="00E43292"/>
    <w:rsid w:val="00E444D4"/>
    <w:rsid w:val="00E45D64"/>
    <w:rsid w:val="00E461DC"/>
    <w:rsid w:val="00E46AF4"/>
    <w:rsid w:val="00E46C14"/>
    <w:rsid w:val="00E50DC2"/>
    <w:rsid w:val="00E5119C"/>
    <w:rsid w:val="00E5159E"/>
    <w:rsid w:val="00E5187F"/>
    <w:rsid w:val="00E5315D"/>
    <w:rsid w:val="00E53893"/>
    <w:rsid w:val="00E544EB"/>
    <w:rsid w:val="00E54D7B"/>
    <w:rsid w:val="00E55754"/>
    <w:rsid w:val="00E56BCF"/>
    <w:rsid w:val="00E5787C"/>
    <w:rsid w:val="00E5798B"/>
    <w:rsid w:val="00E61833"/>
    <w:rsid w:val="00E62C02"/>
    <w:rsid w:val="00E634DF"/>
    <w:rsid w:val="00E63D6C"/>
    <w:rsid w:val="00E64CF4"/>
    <w:rsid w:val="00E654D9"/>
    <w:rsid w:val="00E66C98"/>
    <w:rsid w:val="00E67071"/>
    <w:rsid w:val="00E6786C"/>
    <w:rsid w:val="00E67BFA"/>
    <w:rsid w:val="00E71904"/>
    <w:rsid w:val="00E71D55"/>
    <w:rsid w:val="00E71E59"/>
    <w:rsid w:val="00E7228B"/>
    <w:rsid w:val="00E7249F"/>
    <w:rsid w:val="00E72ACA"/>
    <w:rsid w:val="00E73263"/>
    <w:rsid w:val="00E73B2C"/>
    <w:rsid w:val="00E749D5"/>
    <w:rsid w:val="00E759DE"/>
    <w:rsid w:val="00E7750C"/>
    <w:rsid w:val="00E7765F"/>
    <w:rsid w:val="00E8118B"/>
    <w:rsid w:val="00E81D4E"/>
    <w:rsid w:val="00E82190"/>
    <w:rsid w:val="00E823FF"/>
    <w:rsid w:val="00E83023"/>
    <w:rsid w:val="00E83143"/>
    <w:rsid w:val="00E831CA"/>
    <w:rsid w:val="00E837DF"/>
    <w:rsid w:val="00E83979"/>
    <w:rsid w:val="00E83D16"/>
    <w:rsid w:val="00E84FAB"/>
    <w:rsid w:val="00E8515A"/>
    <w:rsid w:val="00E857E6"/>
    <w:rsid w:val="00E85D4A"/>
    <w:rsid w:val="00E86308"/>
    <w:rsid w:val="00E86846"/>
    <w:rsid w:val="00E86B8A"/>
    <w:rsid w:val="00E86DAE"/>
    <w:rsid w:val="00E87352"/>
    <w:rsid w:val="00E87AB8"/>
    <w:rsid w:val="00E87DC4"/>
    <w:rsid w:val="00E90B6C"/>
    <w:rsid w:val="00E918C6"/>
    <w:rsid w:val="00E9221D"/>
    <w:rsid w:val="00E941D5"/>
    <w:rsid w:val="00E949F5"/>
    <w:rsid w:val="00E94C5C"/>
    <w:rsid w:val="00E95131"/>
    <w:rsid w:val="00E9520A"/>
    <w:rsid w:val="00E9638F"/>
    <w:rsid w:val="00E96936"/>
    <w:rsid w:val="00E973C9"/>
    <w:rsid w:val="00EA2A16"/>
    <w:rsid w:val="00EA587C"/>
    <w:rsid w:val="00EA5E37"/>
    <w:rsid w:val="00EA620A"/>
    <w:rsid w:val="00EA66D2"/>
    <w:rsid w:val="00EA6FA8"/>
    <w:rsid w:val="00EA79F3"/>
    <w:rsid w:val="00EB0CDF"/>
    <w:rsid w:val="00EB0EAB"/>
    <w:rsid w:val="00EB1D17"/>
    <w:rsid w:val="00EB2980"/>
    <w:rsid w:val="00EB3E4C"/>
    <w:rsid w:val="00EB468E"/>
    <w:rsid w:val="00EB4DB2"/>
    <w:rsid w:val="00EB57F3"/>
    <w:rsid w:val="00EB6342"/>
    <w:rsid w:val="00EB67F2"/>
    <w:rsid w:val="00EB7381"/>
    <w:rsid w:val="00EB7496"/>
    <w:rsid w:val="00EB7F3A"/>
    <w:rsid w:val="00EC076A"/>
    <w:rsid w:val="00EC0C6C"/>
    <w:rsid w:val="00EC39E6"/>
    <w:rsid w:val="00EC451F"/>
    <w:rsid w:val="00EC457C"/>
    <w:rsid w:val="00EC4757"/>
    <w:rsid w:val="00EC5397"/>
    <w:rsid w:val="00EC62B6"/>
    <w:rsid w:val="00EC63E9"/>
    <w:rsid w:val="00EC76BC"/>
    <w:rsid w:val="00EC7BCE"/>
    <w:rsid w:val="00ED08D8"/>
    <w:rsid w:val="00ED0AE1"/>
    <w:rsid w:val="00ED0D0C"/>
    <w:rsid w:val="00ED18EA"/>
    <w:rsid w:val="00ED1F8C"/>
    <w:rsid w:val="00ED214D"/>
    <w:rsid w:val="00ED28C0"/>
    <w:rsid w:val="00ED5856"/>
    <w:rsid w:val="00ED5F57"/>
    <w:rsid w:val="00ED61F6"/>
    <w:rsid w:val="00ED6A43"/>
    <w:rsid w:val="00EE0665"/>
    <w:rsid w:val="00EE0BBC"/>
    <w:rsid w:val="00EE0CBA"/>
    <w:rsid w:val="00EE1388"/>
    <w:rsid w:val="00EE2E7A"/>
    <w:rsid w:val="00EE3A60"/>
    <w:rsid w:val="00EE403A"/>
    <w:rsid w:val="00EE4C00"/>
    <w:rsid w:val="00EE523C"/>
    <w:rsid w:val="00EE529F"/>
    <w:rsid w:val="00EE571C"/>
    <w:rsid w:val="00EE604E"/>
    <w:rsid w:val="00EE66AC"/>
    <w:rsid w:val="00EE693A"/>
    <w:rsid w:val="00EE6D01"/>
    <w:rsid w:val="00EE6D6A"/>
    <w:rsid w:val="00EE75EE"/>
    <w:rsid w:val="00EE7B9E"/>
    <w:rsid w:val="00EF0317"/>
    <w:rsid w:val="00EF1B2C"/>
    <w:rsid w:val="00EF2788"/>
    <w:rsid w:val="00EF2F25"/>
    <w:rsid w:val="00EF3760"/>
    <w:rsid w:val="00EF404C"/>
    <w:rsid w:val="00EF414B"/>
    <w:rsid w:val="00EF4260"/>
    <w:rsid w:val="00EF487E"/>
    <w:rsid w:val="00EF58A2"/>
    <w:rsid w:val="00EF5E5C"/>
    <w:rsid w:val="00EF5FF9"/>
    <w:rsid w:val="00EF6A05"/>
    <w:rsid w:val="00EF6B27"/>
    <w:rsid w:val="00EF785B"/>
    <w:rsid w:val="00EF7AE4"/>
    <w:rsid w:val="00F0099F"/>
    <w:rsid w:val="00F00FCD"/>
    <w:rsid w:val="00F0168E"/>
    <w:rsid w:val="00F03481"/>
    <w:rsid w:val="00F036E3"/>
    <w:rsid w:val="00F03BDE"/>
    <w:rsid w:val="00F04BE2"/>
    <w:rsid w:val="00F05154"/>
    <w:rsid w:val="00F051B3"/>
    <w:rsid w:val="00F06CC4"/>
    <w:rsid w:val="00F06FD0"/>
    <w:rsid w:val="00F10125"/>
    <w:rsid w:val="00F10CB4"/>
    <w:rsid w:val="00F118E0"/>
    <w:rsid w:val="00F137E1"/>
    <w:rsid w:val="00F13C89"/>
    <w:rsid w:val="00F13DBF"/>
    <w:rsid w:val="00F14AA6"/>
    <w:rsid w:val="00F15377"/>
    <w:rsid w:val="00F157CD"/>
    <w:rsid w:val="00F16215"/>
    <w:rsid w:val="00F16EBB"/>
    <w:rsid w:val="00F17193"/>
    <w:rsid w:val="00F178EB"/>
    <w:rsid w:val="00F17B95"/>
    <w:rsid w:val="00F17F20"/>
    <w:rsid w:val="00F207E9"/>
    <w:rsid w:val="00F212B2"/>
    <w:rsid w:val="00F24701"/>
    <w:rsid w:val="00F25416"/>
    <w:rsid w:val="00F25498"/>
    <w:rsid w:val="00F25C79"/>
    <w:rsid w:val="00F25DD1"/>
    <w:rsid w:val="00F25E88"/>
    <w:rsid w:val="00F26D15"/>
    <w:rsid w:val="00F27187"/>
    <w:rsid w:val="00F27544"/>
    <w:rsid w:val="00F27668"/>
    <w:rsid w:val="00F2792E"/>
    <w:rsid w:val="00F3069A"/>
    <w:rsid w:val="00F3091D"/>
    <w:rsid w:val="00F313D6"/>
    <w:rsid w:val="00F31AA5"/>
    <w:rsid w:val="00F31FFD"/>
    <w:rsid w:val="00F3216E"/>
    <w:rsid w:val="00F33130"/>
    <w:rsid w:val="00F33606"/>
    <w:rsid w:val="00F34476"/>
    <w:rsid w:val="00F36E84"/>
    <w:rsid w:val="00F3783B"/>
    <w:rsid w:val="00F407C6"/>
    <w:rsid w:val="00F40802"/>
    <w:rsid w:val="00F40985"/>
    <w:rsid w:val="00F41381"/>
    <w:rsid w:val="00F42591"/>
    <w:rsid w:val="00F431F5"/>
    <w:rsid w:val="00F439B1"/>
    <w:rsid w:val="00F44634"/>
    <w:rsid w:val="00F447CB"/>
    <w:rsid w:val="00F451BE"/>
    <w:rsid w:val="00F4611F"/>
    <w:rsid w:val="00F464E8"/>
    <w:rsid w:val="00F469DD"/>
    <w:rsid w:val="00F5001F"/>
    <w:rsid w:val="00F50261"/>
    <w:rsid w:val="00F50AF4"/>
    <w:rsid w:val="00F50DFD"/>
    <w:rsid w:val="00F51841"/>
    <w:rsid w:val="00F52BCC"/>
    <w:rsid w:val="00F53367"/>
    <w:rsid w:val="00F5437B"/>
    <w:rsid w:val="00F54B2C"/>
    <w:rsid w:val="00F54BAD"/>
    <w:rsid w:val="00F56056"/>
    <w:rsid w:val="00F5640E"/>
    <w:rsid w:val="00F56E8F"/>
    <w:rsid w:val="00F5729C"/>
    <w:rsid w:val="00F5799A"/>
    <w:rsid w:val="00F57FF0"/>
    <w:rsid w:val="00F6038B"/>
    <w:rsid w:val="00F60698"/>
    <w:rsid w:val="00F60D05"/>
    <w:rsid w:val="00F6110C"/>
    <w:rsid w:val="00F6114F"/>
    <w:rsid w:val="00F626D2"/>
    <w:rsid w:val="00F62D8A"/>
    <w:rsid w:val="00F62F3B"/>
    <w:rsid w:val="00F63C8E"/>
    <w:rsid w:val="00F63C9C"/>
    <w:rsid w:val="00F64D31"/>
    <w:rsid w:val="00F64D53"/>
    <w:rsid w:val="00F64E51"/>
    <w:rsid w:val="00F65569"/>
    <w:rsid w:val="00F66456"/>
    <w:rsid w:val="00F6687A"/>
    <w:rsid w:val="00F66A8B"/>
    <w:rsid w:val="00F673FB"/>
    <w:rsid w:val="00F6775B"/>
    <w:rsid w:val="00F67A52"/>
    <w:rsid w:val="00F67A6A"/>
    <w:rsid w:val="00F67B01"/>
    <w:rsid w:val="00F67F0E"/>
    <w:rsid w:val="00F70740"/>
    <w:rsid w:val="00F7113D"/>
    <w:rsid w:val="00F71E07"/>
    <w:rsid w:val="00F72AC3"/>
    <w:rsid w:val="00F732C6"/>
    <w:rsid w:val="00F7386A"/>
    <w:rsid w:val="00F74671"/>
    <w:rsid w:val="00F763F8"/>
    <w:rsid w:val="00F7674C"/>
    <w:rsid w:val="00F7678C"/>
    <w:rsid w:val="00F767E3"/>
    <w:rsid w:val="00F76985"/>
    <w:rsid w:val="00F76B2A"/>
    <w:rsid w:val="00F76E45"/>
    <w:rsid w:val="00F7708B"/>
    <w:rsid w:val="00F772B5"/>
    <w:rsid w:val="00F77576"/>
    <w:rsid w:val="00F776B7"/>
    <w:rsid w:val="00F77948"/>
    <w:rsid w:val="00F77A84"/>
    <w:rsid w:val="00F80653"/>
    <w:rsid w:val="00F808B1"/>
    <w:rsid w:val="00F81B61"/>
    <w:rsid w:val="00F81B7E"/>
    <w:rsid w:val="00F82FAC"/>
    <w:rsid w:val="00F8307A"/>
    <w:rsid w:val="00F8322E"/>
    <w:rsid w:val="00F832D1"/>
    <w:rsid w:val="00F83A88"/>
    <w:rsid w:val="00F83EB0"/>
    <w:rsid w:val="00F85F66"/>
    <w:rsid w:val="00F86254"/>
    <w:rsid w:val="00F8630B"/>
    <w:rsid w:val="00F86683"/>
    <w:rsid w:val="00F8714D"/>
    <w:rsid w:val="00F87574"/>
    <w:rsid w:val="00F87C00"/>
    <w:rsid w:val="00F87DE4"/>
    <w:rsid w:val="00F91BF8"/>
    <w:rsid w:val="00F92803"/>
    <w:rsid w:val="00F92966"/>
    <w:rsid w:val="00F940B2"/>
    <w:rsid w:val="00F9475F"/>
    <w:rsid w:val="00F94BC8"/>
    <w:rsid w:val="00F94D59"/>
    <w:rsid w:val="00FA0563"/>
    <w:rsid w:val="00FA064B"/>
    <w:rsid w:val="00FA1F7A"/>
    <w:rsid w:val="00FA2752"/>
    <w:rsid w:val="00FA2768"/>
    <w:rsid w:val="00FA2931"/>
    <w:rsid w:val="00FA2BBD"/>
    <w:rsid w:val="00FA34D7"/>
    <w:rsid w:val="00FA3851"/>
    <w:rsid w:val="00FA39BF"/>
    <w:rsid w:val="00FA3CC1"/>
    <w:rsid w:val="00FA55A1"/>
    <w:rsid w:val="00FA5DFF"/>
    <w:rsid w:val="00FA606C"/>
    <w:rsid w:val="00FA62AF"/>
    <w:rsid w:val="00FA64BB"/>
    <w:rsid w:val="00FA6843"/>
    <w:rsid w:val="00FB0190"/>
    <w:rsid w:val="00FB0BAA"/>
    <w:rsid w:val="00FB1279"/>
    <w:rsid w:val="00FB266F"/>
    <w:rsid w:val="00FB309B"/>
    <w:rsid w:val="00FB43C7"/>
    <w:rsid w:val="00FB467E"/>
    <w:rsid w:val="00FB46C3"/>
    <w:rsid w:val="00FB47D0"/>
    <w:rsid w:val="00FB4A92"/>
    <w:rsid w:val="00FB5470"/>
    <w:rsid w:val="00FB5797"/>
    <w:rsid w:val="00FB61BA"/>
    <w:rsid w:val="00FB7851"/>
    <w:rsid w:val="00FC03A4"/>
    <w:rsid w:val="00FC054A"/>
    <w:rsid w:val="00FC059F"/>
    <w:rsid w:val="00FC05A0"/>
    <w:rsid w:val="00FC0FFA"/>
    <w:rsid w:val="00FC12A2"/>
    <w:rsid w:val="00FC251C"/>
    <w:rsid w:val="00FC258C"/>
    <w:rsid w:val="00FC5101"/>
    <w:rsid w:val="00FC5130"/>
    <w:rsid w:val="00FC587E"/>
    <w:rsid w:val="00FC58A4"/>
    <w:rsid w:val="00FC604D"/>
    <w:rsid w:val="00FC646A"/>
    <w:rsid w:val="00FC6B4E"/>
    <w:rsid w:val="00FC6EF5"/>
    <w:rsid w:val="00FC72EB"/>
    <w:rsid w:val="00FC7F9F"/>
    <w:rsid w:val="00FD00B0"/>
    <w:rsid w:val="00FD032D"/>
    <w:rsid w:val="00FD08B8"/>
    <w:rsid w:val="00FD0A49"/>
    <w:rsid w:val="00FD10B0"/>
    <w:rsid w:val="00FD1719"/>
    <w:rsid w:val="00FD189B"/>
    <w:rsid w:val="00FD1945"/>
    <w:rsid w:val="00FD2466"/>
    <w:rsid w:val="00FD2717"/>
    <w:rsid w:val="00FD279C"/>
    <w:rsid w:val="00FD2C7E"/>
    <w:rsid w:val="00FD33FC"/>
    <w:rsid w:val="00FD382B"/>
    <w:rsid w:val="00FD3C6C"/>
    <w:rsid w:val="00FD4293"/>
    <w:rsid w:val="00FD4B71"/>
    <w:rsid w:val="00FD548E"/>
    <w:rsid w:val="00FD5F49"/>
    <w:rsid w:val="00FD5F74"/>
    <w:rsid w:val="00FD6778"/>
    <w:rsid w:val="00FD7813"/>
    <w:rsid w:val="00FD799D"/>
    <w:rsid w:val="00FD7D50"/>
    <w:rsid w:val="00FE0846"/>
    <w:rsid w:val="00FE0A5E"/>
    <w:rsid w:val="00FE0B00"/>
    <w:rsid w:val="00FE224D"/>
    <w:rsid w:val="00FE2393"/>
    <w:rsid w:val="00FE2E93"/>
    <w:rsid w:val="00FE31E9"/>
    <w:rsid w:val="00FE381B"/>
    <w:rsid w:val="00FE389B"/>
    <w:rsid w:val="00FE3ACC"/>
    <w:rsid w:val="00FE3DFF"/>
    <w:rsid w:val="00FE403A"/>
    <w:rsid w:val="00FE41B5"/>
    <w:rsid w:val="00FE47E2"/>
    <w:rsid w:val="00FE4CDA"/>
    <w:rsid w:val="00FE51D9"/>
    <w:rsid w:val="00FE5912"/>
    <w:rsid w:val="00FE60A2"/>
    <w:rsid w:val="00FE6526"/>
    <w:rsid w:val="00FE74D0"/>
    <w:rsid w:val="00FE7CAC"/>
    <w:rsid w:val="00FF01D6"/>
    <w:rsid w:val="00FF0E99"/>
    <w:rsid w:val="00FF112A"/>
    <w:rsid w:val="00FF1907"/>
    <w:rsid w:val="00FF1DF0"/>
    <w:rsid w:val="00FF2728"/>
    <w:rsid w:val="00FF345C"/>
    <w:rsid w:val="00FF3859"/>
    <w:rsid w:val="00FF4217"/>
    <w:rsid w:val="00FF4AEA"/>
    <w:rsid w:val="00FF4EDD"/>
    <w:rsid w:val="00FF53BD"/>
    <w:rsid w:val="00FF5AD4"/>
    <w:rsid w:val="00FF5C77"/>
    <w:rsid w:val="00FF6793"/>
    <w:rsid w:val="00FF694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77B08E"/>
  <w15:docId w15:val="{140AE771-55BF-470A-B8E7-2355A404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688"/>
    <w:pPr>
      <w:autoSpaceDE w:val="0"/>
      <w:autoSpaceDN w:val="0"/>
      <w:adjustRightInd w:val="0"/>
      <w:spacing w:before="120" w:line="260" w:lineRule="atLeast"/>
      <w:ind w:left="720"/>
    </w:pPr>
    <w:rPr>
      <w:rFonts w:ascii="Times New Roman" w:hAnsi="Times New Roman"/>
      <w:color w:val="000000"/>
    </w:rPr>
  </w:style>
  <w:style w:type="paragraph" w:styleId="Heading1">
    <w:name w:val="heading 1"/>
    <w:basedOn w:val="Normal"/>
    <w:next w:val="Normal"/>
    <w:link w:val="Heading1Char"/>
    <w:uiPriority w:val="99"/>
    <w:qFormat/>
    <w:rsid w:val="00766F81"/>
    <w:pPr>
      <w:keepNext/>
      <w:keepLines/>
      <w:tabs>
        <w:tab w:val="num" w:pos="720"/>
      </w:tabs>
      <w:spacing w:before="240" w:after="120"/>
      <w:ind w:hanging="360"/>
      <w:outlineLvl w:val="0"/>
    </w:pPr>
    <w:rPr>
      <w:rFonts w:ascii="Arial Bold" w:hAnsi="Arial Bold" w:cs="Arial"/>
      <w:b/>
      <w:bCs/>
      <w:caps/>
    </w:rPr>
  </w:style>
  <w:style w:type="paragraph" w:styleId="Heading2">
    <w:name w:val="heading 2"/>
    <w:basedOn w:val="Normal"/>
    <w:next w:val="Normal"/>
    <w:link w:val="Heading2Char"/>
    <w:uiPriority w:val="99"/>
    <w:qFormat/>
    <w:rsid w:val="00A312D9"/>
    <w:pPr>
      <w:keepNext/>
      <w:keepLines/>
      <w:numPr>
        <w:ilvl w:val="1"/>
        <w:numId w:val="1"/>
      </w:numPr>
      <w:spacing w:before="200" w:after="120"/>
      <w:outlineLvl w:val="1"/>
    </w:pPr>
    <w:rPr>
      <w:rFonts w:ascii="Arial" w:hAnsi="Arial" w:cs="Arial"/>
      <w:b/>
      <w:bCs/>
    </w:rPr>
  </w:style>
  <w:style w:type="paragraph" w:styleId="Heading3">
    <w:name w:val="heading 3"/>
    <w:basedOn w:val="Normal"/>
    <w:next w:val="Normal"/>
    <w:link w:val="Heading3Char"/>
    <w:uiPriority w:val="99"/>
    <w:qFormat/>
    <w:rsid w:val="00D52E65"/>
    <w:pPr>
      <w:keepNext/>
      <w:keepLines/>
      <w:numPr>
        <w:ilvl w:val="2"/>
        <w:numId w:val="1"/>
      </w:numPr>
      <w:spacing w:before="200" w:after="120"/>
      <w:outlineLvl w:val="2"/>
    </w:pPr>
    <w:rPr>
      <w:rFonts w:ascii="Arial" w:hAnsi="Arial" w:cs="Arial"/>
      <w:b/>
      <w:bCs/>
      <w:sz w:val="20"/>
      <w:szCs w:val="20"/>
    </w:rPr>
  </w:style>
  <w:style w:type="paragraph" w:styleId="Heading4">
    <w:name w:val="heading 4"/>
    <w:basedOn w:val="Normal"/>
    <w:next w:val="Normal"/>
    <w:link w:val="Heading4Char"/>
    <w:uiPriority w:val="99"/>
    <w:qFormat/>
    <w:rsid w:val="003C1F63"/>
    <w:pPr>
      <w:keepNext/>
      <w:keepLines/>
      <w:numPr>
        <w:ilvl w:val="3"/>
        <w:numId w:val="1"/>
      </w:numPr>
      <w:spacing w:before="200"/>
      <w:outlineLvl w:val="3"/>
    </w:pPr>
    <w:rPr>
      <w:rFonts w:ascii="Arial" w:hAnsi="Arial"/>
      <w:b/>
      <w:bCs/>
      <w:i/>
      <w:iCs/>
    </w:rPr>
  </w:style>
  <w:style w:type="paragraph" w:styleId="Heading5">
    <w:name w:val="heading 5"/>
    <w:basedOn w:val="Normal"/>
    <w:next w:val="Normal"/>
    <w:link w:val="Heading5Char"/>
    <w:uiPriority w:val="99"/>
    <w:qFormat/>
    <w:rsid w:val="00724693"/>
    <w:pPr>
      <w:keepNext/>
      <w:keepLines/>
      <w:numPr>
        <w:ilvl w:val="4"/>
        <w:numId w:val="1"/>
      </w:numPr>
      <w:spacing w:before="200"/>
      <w:outlineLvl w:val="4"/>
    </w:pPr>
    <w:rPr>
      <w:rFonts w:ascii="Arial" w:hAnsi="Arial"/>
    </w:rPr>
  </w:style>
  <w:style w:type="paragraph" w:styleId="Heading6">
    <w:name w:val="heading 6"/>
    <w:basedOn w:val="Normal"/>
    <w:next w:val="Normal"/>
    <w:link w:val="Heading6Char"/>
    <w:uiPriority w:val="99"/>
    <w:qFormat/>
    <w:rsid w:val="00A71F28"/>
    <w:pPr>
      <w:keepNext/>
      <w:keepLines/>
      <w:numPr>
        <w:ilvl w:val="5"/>
        <w:numId w:val="1"/>
      </w:numPr>
      <w:spacing w:before="200"/>
      <w:outlineLvl w:val="5"/>
    </w:pPr>
    <w:rPr>
      <w:i/>
      <w:iCs/>
    </w:rPr>
  </w:style>
  <w:style w:type="paragraph" w:styleId="Heading7">
    <w:name w:val="heading 7"/>
    <w:basedOn w:val="Normal"/>
    <w:next w:val="Normal"/>
    <w:link w:val="Heading7Char"/>
    <w:uiPriority w:val="99"/>
    <w:qFormat/>
    <w:rsid w:val="006F6828"/>
    <w:pPr>
      <w:keepNext/>
      <w:keepLines/>
      <w:numPr>
        <w:ilvl w:val="6"/>
        <w:numId w:val="1"/>
      </w:numPr>
      <w:spacing w:before="200"/>
      <w:ind w:left="1296"/>
      <w:outlineLvl w:val="6"/>
    </w:pPr>
    <w:rPr>
      <w:rFonts w:ascii="Cambria" w:hAnsi="Cambria"/>
      <w:i/>
      <w:iCs/>
      <w:color w:val="404040"/>
    </w:rPr>
  </w:style>
  <w:style w:type="paragraph" w:styleId="Heading8">
    <w:name w:val="heading 8"/>
    <w:basedOn w:val="Normal"/>
    <w:next w:val="Normal"/>
    <w:link w:val="Heading8Char"/>
    <w:uiPriority w:val="99"/>
    <w:qFormat/>
    <w:rsid w:val="006F6828"/>
    <w:pPr>
      <w:keepNext/>
      <w:keepLines/>
      <w:numPr>
        <w:ilvl w:val="7"/>
        <w:numId w:val="1"/>
      </w:numPr>
      <w:spacing w:before="200"/>
      <w:outlineLvl w:val="7"/>
    </w:pPr>
    <w:rPr>
      <w:rFonts w:ascii="Cambria" w:hAnsi="Cambria"/>
      <w:color w:val="404040"/>
      <w:sz w:val="20"/>
      <w:szCs w:val="20"/>
    </w:rPr>
  </w:style>
  <w:style w:type="paragraph" w:styleId="Heading9">
    <w:name w:val="heading 9"/>
    <w:basedOn w:val="Normal"/>
    <w:next w:val="Normal"/>
    <w:link w:val="Heading9Char"/>
    <w:uiPriority w:val="99"/>
    <w:qFormat/>
    <w:rsid w:val="006F6828"/>
    <w:pPr>
      <w:keepNext/>
      <w:keepLines/>
      <w:spacing w:before="200"/>
      <w:ind w:left="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66F81"/>
    <w:rPr>
      <w:rFonts w:ascii="Arial Bold" w:hAnsi="Arial Bold" w:cs="Arial"/>
      <w:b/>
      <w:bCs/>
      <w:caps/>
      <w:color w:val="000000"/>
    </w:rPr>
  </w:style>
  <w:style w:type="character" w:customStyle="1" w:styleId="Heading2Char">
    <w:name w:val="Heading 2 Char"/>
    <w:basedOn w:val="DefaultParagraphFont"/>
    <w:link w:val="Heading2"/>
    <w:uiPriority w:val="99"/>
    <w:locked/>
    <w:rsid w:val="00A312D9"/>
    <w:rPr>
      <w:rFonts w:ascii="Arial" w:hAnsi="Arial" w:cs="Arial"/>
      <w:b/>
      <w:bCs/>
      <w:color w:val="000000"/>
    </w:rPr>
  </w:style>
  <w:style w:type="character" w:customStyle="1" w:styleId="Heading3Char">
    <w:name w:val="Heading 3 Char"/>
    <w:basedOn w:val="DefaultParagraphFont"/>
    <w:link w:val="Heading3"/>
    <w:uiPriority w:val="99"/>
    <w:locked/>
    <w:rsid w:val="00D52E65"/>
    <w:rPr>
      <w:rFonts w:ascii="Arial" w:hAnsi="Arial" w:cs="Arial"/>
      <w:b/>
      <w:bCs/>
      <w:color w:val="000000"/>
      <w:sz w:val="20"/>
      <w:szCs w:val="20"/>
    </w:rPr>
  </w:style>
  <w:style w:type="character" w:customStyle="1" w:styleId="Heading4Char">
    <w:name w:val="Heading 4 Char"/>
    <w:basedOn w:val="DefaultParagraphFont"/>
    <w:link w:val="Heading4"/>
    <w:uiPriority w:val="99"/>
    <w:locked/>
    <w:rsid w:val="003C1F63"/>
    <w:rPr>
      <w:rFonts w:ascii="Arial" w:hAnsi="Arial"/>
      <w:b/>
      <w:bCs/>
      <w:i/>
      <w:iCs/>
      <w:color w:val="000000"/>
    </w:rPr>
  </w:style>
  <w:style w:type="character" w:customStyle="1" w:styleId="Heading5Char">
    <w:name w:val="Heading 5 Char"/>
    <w:basedOn w:val="DefaultParagraphFont"/>
    <w:link w:val="Heading5"/>
    <w:uiPriority w:val="99"/>
    <w:locked/>
    <w:rsid w:val="00724693"/>
    <w:rPr>
      <w:rFonts w:ascii="Arial" w:hAnsi="Arial"/>
      <w:color w:val="000000"/>
    </w:rPr>
  </w:style>
  <w:style w:type="character" w:customStyle="1" w:styleId="Heading6Char">
    <w:name w:val="Heading 6 Char"/>
    <w:basedOn w:val="DefaultParagraphFont"/>
    <w:link w:val="Heading6"/>
    <w:uiPriority w:val="99"/>
    <w:locked/>
    <w:rsid w:val="00A71F28"/>
    <w:rPr>
      <w:rFonts w:ascii="Times New Roman" w:hAnsi="Times New Roman"/>
      <w:i/>
      <w:iCs/>
      <w:color w:val="000000"/>
    </w:rPr>
  </w:style>
  <w:style w:type="character" w:customStyle="1" w:styleId="Heading7Char">
    <w:name w:val="Heading 7 Char"/>
    <w:basedOn w:val="DefaultParagraphFont"/>
    <w:link w:val="Heading7"/>
    <w:uiPriority w:val="99"/>
    <w:locked/>
    <w:rsid w:val="006F6828"/>
    <w:rPr>
      <w:rFonts w:ascii="Cambria" w:hAnsi="Cambria"/>
      <w:i/>
      <w:iCs/>
      <w:color w:val="404040"/>
    </w:rPr>
  </w:style>
  <w:style w:type="character" w:customStyle="1" w:styleId="Heading8Char">
    <w:name w:val="Heading 8 Char"/>
    <w:basedOn w:val="DefaultParagraphFont"/>
    <w:link w:val="Heading8"/>
    <w:uiPriority w:val="99"/>
    <w:locked/>
    <w:rsid w:val="006F6828"/>
    <w:rPr>
      <w:rFonts w:ascii="Cambria" w:hAnsi="Cambria"/>
      <w:color w:val="404040"/>
      <w:sz w:val="20"/>
      <w:szCs w:val="20"/>
    </w:rPr>
  </w:style>
  <w:style w:type="character" w:customStyle="1" w:styleId="Heading9Char">
    <w:name w:val="Heading 9 Char"/>
    <w:basedOn w:val="DefaultParagraphFont"/>
    <w:link w:val="Heading9"/>
    <w:uiPriority w:val="99"/>
    <w:locked/>
    <w:rsid w:val="006F6828"/>
    <w:rPr>
      <w:rFonts w:ascii="Cambria" w:hAnsi="Cambria" w:cs="Times New Roman"/>
      <w:i/>
      <w:iCs/>
      <w:color w:val="404040"/>
      <w:lang w:val="en-US" w:eastAsia="en-US" w:bidi="ar-SA"/>
    </w:rPr>
  </w:style>
  <w:style w:type="paragraph" w:customStyle="1" w:styleId="AppendixTitleTOC">
    <w:name w:val="AppendixTitleTOC"/>
    <w:uiPriority w:val="99"/>
    <w:rsid w:val="00A60290"/>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rPr>
  </w:style>
  <w:style w:type="paragraph" w:customStyle="1" w:styleId="AppendixHeading2">
    <w:name w:val="AppendixHeading2"/>
    <w:next w:val="Normal"/>
    <w:uiPriority w:val="99"/>
    <w:rsid w:val="00E2770B"/>
    <w:pPr>
      <w:keepNext/>
      <w:numPr>
        <w:ilvl w:val="2"/>
        <w:numId w:val="3"/>
      </w:numPr>
      <w:tabs>
        <w:tab w:val="clear" w:pos="1440"/>
        <w:tab w:val="left" w:pos="720"/>
      </w:tabs>
      <w:autoSpaceDE w:val="0"/>
      <w:autoSpaceDN w:val="0"/>
      <w:adjustRightInd w:val="0"/>
      <w:spacing w:before="200" w:after="120" w:line="260" w:lineRule="atLeast"/>
      <w:ind w:left="0" w:firstLine="0"/>
    </w:pPr>
    <w:rPr>
      <w:rFonts w:ascii="Arial" w:hAnsi="Arial" w:cs="Arial"/>
      <w:b/>
      <w:bCs/>
      <w:color w:val="000000"/>
    </w:rPr>
  </w:style>
  <w:style w:type="paragraph" w:customStyle="1" w:styleId="TrackTblHd">
    <w:name w:val="TrackTblHd"/>
    <w:uiPriority w:val="99"/>
    <w:rsid w:val="00A60290"/>
    <w:pPr>
      <w:suppressAutoHyphens/>
      <w:autoSpaceDE w:val="0"/>
      <w:autoSpaceDN w:val="0"/>
      <w:adjustRightInd w:val="0"/>
      <w:spacing w:line="220" w:lineRule="atLeast"/>
      <w:jc w:val="center"/>
    </w:pPr>
    <w:rPr>
      <w:rFonts w:ascii="Arial" w:hAnsi="Arial" w:cs="Arial"/>
      <w:b/>
      <w:bCs/>
      <w:color w:val="000000"/>
      <w:w w:val="0"/>
      <w:sz w:val="18"/>
      <w:szCs w:val="18"/>
    </w:rPr>
  </w:style>
  <w:style w:type="paragraph" w:customStyle="1" w:styleId="BulletList1">
    <w:name w:val="BulletList1"/>
    <w:uiPriority w:val="99"/>
    <w:rsid w:val="00951421"/>
    <w:pPr>
      <w:numPr>
        <w:numId w:val="6"/>
      </w:numPr>
      <w:tabs>
        <w:tab w:val="left" w:pos="1440"/>
      </w:tabs>
      <w:suppressAutoHyphens/>
      <w:autoSpaceDE w:val="0"/>
      <w:autoSpaceDN w:val="0"/>
      <w:adjustRightInd w:val="0"/>
      <w:spacing w:before="60" w:line="260" w:lineRule="atLeast"/>
      <w:ind w:left="1077" w:hanging="357"/>
    </w:pPr>
    <w:rPr>
      <w:rFonts w:ascii="Times New Roman" w:hAnsi="Times New Roman"/>
      <w:color w:val="000000"/>
      <w:w w:val="0"/>
    </w:rPr>
  </w:style>
  <w:style w:type="paragraph" w:customStyle="1" w:styleId="CellBody">
    <w:name w:val="CellBody"/>
    <w:uiPriority w:val="99"/>
    <w:rsid w:val="007000A8"/>
    <w:pPr>
      <w:autoSpaceDE w:val="0"/>
      <w:autoSpaceDN w:val="0"/>
      <w:adjustRightInd w:val="0"/>
    </w:pPr>
    <w:rPr>
      <w:rFonts w:ascii="Times New Roman" w:hAnsi="Times New Roman"/>
      <w:color w:val="000000"/>
      <w:sz w:val="20"/>
      <w:szCs w:val="20"/>
    </w:rPr>
  </w:style>
  <w:style w:type="paragraph" w:customStyle="1" w:styleId="CellBodyCentered">
    <w:name w:val="CellBodyCentered"/>
    <w:uiPriority w:val="99"/>
    <w:rsid w:val="007000A8"/>
    <w:pPr>
      <w:suppressAutoHyphens/>
      <w:autoSpaceDE w:val="0"/>
      <w:autoSpaceDN w:val="0"/>
      <w:adjustRightInd w:val="0"/>
      <w:jc w:val="center"/>
    </w:pPr>
    <w:rPr>
      <w:rFonts w:ascii="Times New Roman" w:hAnsi="Times New Roman"/>
      <w:color w:val="000000"/>
      <w:sz w:val="20"/>
      <w:szCs w:val="20"/>
    </w:rPr>
  </w:style>
  <w:style w:type="paragraph" w:customStyle="1" w:styleId="CellBodyCenteredSmall">
    <w:name w:val="CellBodyCenteredSmall"/>
    <w:uiPriority w:val="99"/>
    <w:rsid w:val="006F6828"/>
    <w:pPr>
      <w:suppressAutoHyphens/>
      <w:autoSpaceDE w:val="0"/>
      <w:autoSpaceDN w:val="0"/>
      <w:adjustRightInd w:val="0"/>
      <w:spacing w:after="60" w:line="220" w:lineRule="atLeast"/>
      <w:jc w:val="center"/>
    </w:pPr>
    <w:rPr>
      <w:rFonts w:ascii="Times New Roman" w:hAnsi="Times New Roman"/>
      <w:color w:val="000000"/>
      <w:w w:val="0"/>
      <w:sz w:val="18"/>
      <w:szCs w:val="18"/>
    </w:rPr>
  </w:style>
  <w:style w:type="paragraph" w:customStyle="1" w:styleId="CellBodySmall">
    <w:name w:val="CellBodySmall"/>
    <w:uiPriority w:val="99"/>
    <w:rsid w:val="006F6828"/>
    <w:pPr>
      <w:suppressAutoHyphens/>
      <w:autoSpaceDE w:val="0"/>
      <w:autoSpaceDN w:val="0"/>
      <w:adjustRightInd w:val="0"/>
      <w:spacing w:after="60" w:line="220" w:lineRule="atLeast"/>
    </w:pPr>
    <w:rPr>
      <w:rFonts w:ascii="Times New Roman" w:hAnsi="Times New Roman"/>
      <w:color w:val="000000"/>
      <w:w w:val="0"/>
      <w:sz w:val="18"/>
      <w:szCs w:val="18"/>
    </w:rPr>
  </w:style>
  <w:style w:type="paragraph" w:customStyle="1" w:styleId="CellBullet">
    <w:name w:val="CellBullet"/>
    <w:uiPriority w:val="99"/>
    <w:rsid w:val="00BD3033"/>
    <w:pPr>
      <w:numPr>
        <w:numId w:val="9"/>
      </w:numPr>
      <w:tabs>
        <w:tab w:val="left" w:pos="364"/>
      </w:tabs>
      <w:autoSpaceDE w:val="0"/>
      <w:autoSpaceDN w:val="0"/>
      <w:adjustRightInd w:val="0"/>
      <w:spacing w:line="260" w:lineRule="atLeast"/>
      <w:ind w:left="392"/>
    </w:pPr>
    <w:rPr>
      <w:rFonts w:ascii="Times New Roman" w:hAnsi="Times New Roman"/>
      <w:color w:val="000000"/>
      <w:w w:val="0"/>
      <w:sz w:val="20"/>
    </w:rPr>
  </w:style>
  <w:style w:type="paragraph" w:customStyle="1" w:styleId="CellBullet2">
    <w:name w:val="CellBullet2"/>
    <w:uiPriority w:val="99"/>
    <w:rsid w:val="00DA1ECE"/>
    <w:pPr>
      <w:numPr>
        <w:numId w:val="10"/>
      </w:numPr>
      <w:tabs>
        <w:tab w:val="left" w:pos="709"/>
      </w:tabs>
      <w:autoSpaceDE w:val="0"/>
      <w:autoSpaceDN w:val="0"/>
      <w:adjustRightInd w:val="0"/>
      <w:spacing w:line="260" w:lineRule="atLeast"/>
      <w:ind w:left="709"/>
    </w:pPr>
    <w:rPr>
      <w:rFonts w:ascii="Times New Roman" w:hAnsi="Times New Roman"/>
      <w:color w:val="000000"/>
      <w:w w:val="0"/>
      <w:sz w:val="20"/>
    </w:rPr>
  </w:style>
  <w:style w:type="paragraph" w:customStyle="1" w:styleId="CellHeading">
    <w:name w:val="CellHeading"/>
    <w:uiPriority w:val="99"/>
    <w:rsid w:val="006F6828"/>
    <w:pPr>
      <w:suppressAutoHyphens/>
      <w:autoSpaceDE w:val="0"/>
      <w:autoSpaceDN w:val="0"/>
      <w:adjustRightInd w:val="0"/>
      <w:spacing w:line="240" w:lineRule="atLeast"/>
    </w:pPr>
    <w:rPr>
      <w:rFonts w:ascii="Arial" w:hAnsi="Arial" w:cs="Arial"/>
      <w:b/>
      <w:bCs/>
      <w:color w:val="000000"/>
      <w:w w:val="0"/>
      <w:sz w:val="20"/>
      <w:szCs w:val="20"/>
    </w:rPr>
  </w:style>
  <w:style w:type="paragraph" w:customStyle="1" w:styleId="CellHeadingCentered">
    <w:name w:val="CellHeadingCentered"/>
    <w:uiPriority w:val="99"/>
    <w:rsid w:val="006F6828"/>
    <w:pPr>
      <w:suppressAutoHyphens/>
      <w:autoSpaceDE w:val="0"/>
      <w:autoSpaceDN w:val="0"/>
      <w:adjustRightInd w:val="0"/>
      <w:spacing w:line="240" w:lineRule="atLeast"/>
      <w:jc w:val="center"/>
    </w:pPr>
    <w:rPr>
      <w:rFonts w:ascii="Arial" w:hAnsi="Arial" w:cs="Arial"/>
      <w:b/>
      <w:bCs/>
      <w:color w:val="000000"/>
      <w:w w:val="0"/>
      <w:sz w:val="20"/>
      <w:szCs w:val="20"/>
    </w:rPr>
  </w:style>
  <w:style w:type="paragraph" w:customStyle="1" w:styleId="CellHeadingCenteredSm">
    <w:name w:val="CellHeadingCenteredSm"/>
    <w:uiPriority w:val="99"/>
    <w:rsid w:val="006F6828"/>
    <w:pPr>
      <w:suppressAutoHyphens/>
      <w:autoSpaceDE w:val="0"/>
      <w:autoSpaceDN w:val="0"/>
      <w:adjustRightInd w:val="0"/>
      <w:spacing w:line="220" w:lineRule="atLeast"/>
      <w:jc w:val="center"/>
    </w:pPr>
    <w:rPr>
      <w:rFonts w:ascii="Arial" w:hAnsi="Arial" w:cs="Arial"/>
      <w:b/>
      <w:bCs/>
      <w:color w:val="000000"/>
      <w:w w:val="0"/>
      <w:sz w:val="18"/>
      <w:szCs w:val="18"/>
    </w:rPr>
  </w:style>
  <w:style w:type="paragraph" w:customStyle="1" w:styleId="CellHeadingSm">
    <w:name w:val="CellHeadingSm"/>
    <w:uiPriority w:val="99"/>
    <w:rsid w:val="006F6828"/>
    <w:pPr>
      <w:suppressAutoHyphens/>
      <w:autoSpaceDE w:val="0"/>
      <w:autoSpaceDN w:val="0"/>
      <w:adjustRightInd w:val="0"/>
      <w:spacing w:line="220" w:lineRule="atLeast"/>
    </w:pPr>
    <w:rPr>
      <w:rFonts w:ascii="Arial" w:hAnsi="Arial" w:cs="Arial"/>
      <w:b/>
      <w:bCs/>
      <w:color w:val="000000"/>
      <w:w w:val="0"/>
      <w:sz w:val="18"/>
      <w:szCs w:val="18"/>
    </w:rPr>
  </w:style>
  <w:style w:type="paragraph" w:customStyle="1" w:styleId="CellList1">
    <w:name w:val="CellList1"/>
    <w:uiPriority w:val="99"/>
    <w:rsid w:val="001F7834"/>
    <w:pPr>
      <w:numPr>
        <w:numId w:val="7"/>
      </w:numPr>
      <w:tabs>
        <w:tab w:val="left" w:pos="320"/>
      </w:tabs>
      <w:suppressAutoHyphens/>
      <w:autoSpaceDE w:val="0"/>
      <w:autoSpaceDN w:val="0"/>
      <w:adjustRightInd w:val="0"/>
      <w:spacing w:after="60" w:line="240" w:lineRule="atLeast"/>
      <w:ind w:left="357" w:hanging="357"/>
    </w:pPr>
    <w:rPr>
      <w:rFonts w:ascii="Arial" w:hAnsi="Arial" w:cs="Arial"/>
      <w:color w:val="000000"/>
      <w:w w:val="0"/>
      <w:sz w:val="20"/>
      <w:szCs w:val="20"/>
    </w:rPr>
  </w:style>
  <w:style w:type="paragraph" w:customStyle="1" w:styleId="CellList2">
    <w:name w:val="CellList2"/>
    <w:uiPriority w:val="99"/>
    <w:rsid w:val="005A204F"/>
    <w:pPr>
      <w:numPr>
        <w:numId w:val="8"/>
      </w:numPr>
      <w:tabs>
        <w:tab w:val="left" w:pos="560"/>
      </w:tabs>
      <w:suppressAutoHyphens/>
      <w:autoSpaceDE w:val="0"/>
      <w:autoSpaceDN w:val="0"/>
      <w:adjustRightInd w:val="0"/>
      <w:spacing w:after="60" w:line="240" w:lineRule="atLeast"/>
      <w:ind w:left="714" w:hanging="357"/>
    </w:pPr>
    <w:rPr>
      <w:rFonts w:ascii="Arial" w:hAnsi="Arial" w:cs="Arial"/>
      <w:color w:val="000000"/>
      <w:w w:val="0"/>
      <w:sz w:val="20"/>
      <w:szCs w:val="20"/>
    </w:rPr>
  </w:style>
  <w:style w:type="paragraph" w:customStyle="1" w:styleId="Contents">
    <w:name w:val="Contents"/>
    <w:basedOn w:val="Normal"/>
    <w:next w:val="Normal"/>
    <w:uiPriority w:val="99"/>
    <w:rsid w:val="00FE0846"/>
    <w:pPr>
      <w:spacing w:after="360" w:line="280" w:lineRule="atLeast"/>
      <w:ind w:left="0"/>
      <w:jc w:val="center"/>
    </w:pPr>
    <w:rPr>
      <w:rFonts w:ascii="Arial Bold" w:hAnsi="Arial Bold"/>
      <w:b/>
      <w:caps/>
      <w:sz w:val="24"/>
    </w:rPr>
  </w:style>
  <w:style w:type="paragraph" w:customStyle="1" w:styleId="EquationTags">
    <w:name w:val="Equation Tags"/>
    <w:next w:val="EquationTitle"/>
    <w:uiPriority w:val="99"/>
    <w:rsid w:val="00A60290"/>
    <w:pPr>
      <w:tabs>
        <w:tab w:val="left" w:pos="2140"/>
        <w:tab w:val="left" w:pos="2680"/>
      </w:tabs>
      <w:suppressAutoHyphens/>
      <w:autoSpaceDE w:val="0"/>
      <w:autoSpaceDN w:val="0"/>
      <w:adjustRightInd w:val="0"/>
      <w:spacing w:before="120" w:line="260" w:lineRule="atLeast"/>
      <w:ind w:left="1080" w:hanging="360"/>
      <w:jc w:val="center"/>
    </w:pPr>
    <w:rPr>
      <w:rFonts w:ascii="Times New Roman" w:hAnsi="Times New Roman"/>
      <w:color w:val="000000"/>
      <w:w w:val="0"/>
    </w:rPr>
  </w:style>
  <w:style w:type="paragraph" w:customStyle="1" w:styleId="EquationTitle">
    <w:name w:val="EquationTitle"/>
    <w:next w:val="Text1"/>
    <w:uiPriority w:val="99"/>
    <w:rsid w:val="00A60290"/>
    <w:pPr>
      <w:tabs>
        <w:tab w:val="left" w:pos="1440"/>
      </w:tabs>
      <w:autoSpaceDE w:val="0"/>
      <w:autoSpaceDN w:val="0"/>
      <w:adjustRightInd w:val="0"/>
      <w:spacing w:after="160" w:line="200" w:lineRule="atLeast"/>
      <w:jc w:val="right"/>
    </w:pPr>
    <w:rPr>
      <w:rFonts w:ascii="Times New Roman" w:hAnsi="Times New Roman"/>
      <w:color w:val="000000"/>
      <w:w w:val="0"/>
      <w:sz w:val="20"/>
      <w:szCs w:val="20"/>
    </w:rPr>
  </w:style>
  <w:style w:type="paragraph" w:customStyle="1" w:styleId="FigureTitle1">
    <w:name w:val="FigureTitle1"/>
    <w:next w:val="Text1"/>
    <w:uiPriority w:val="99"/>
    <w:rsid w:val="00A60290"/>
    <w:pPr>
      <w:tabs>
        <w:tab w:val="left" w:pos="1080"/>
      </w:tabs>
      <w:suppressAutoHyphens/>
      <w:autoSpaceDE w:val="0"/>
      <w:autoSpaceDN w:val="0"/>
      <w:adjustRightInd w:val="0"/>
      <w:spacing w:before="360" w:after="160" w:line="240" w:lineRule="atLeast"/>
      <w:ind w:left="1080" w:hanging="1080"/>
    </w:pPr>
    <w:rPr>
      <w:rFonts w:ascii="Arial" w:hAnsi="Arial" w:cs="Arial"/>
      <w:b/>
      <w:bCs/>
      <w:color w:val="000000"/>
      <w:w w:val="0"/>
      <w:sz w:val="20"/>
      <w:szCs w:val="20"/>
    </w:rPr>
  </w:style>
  <w:style w:type="paragraph" w:customStyle="1" w:styleId="FigureTitle2">
    <w:name w:val="FigureTitle2"/>
    <w:next w:val="Text1"/>
    <w:uiPriority w:val="99"/>
    <w:rsid w:val="00A60290"/>
    <w:pPr>
      <w:tabs>
        <w:tab w:val="left" w:pos="1800"/>
      </w:tabs>
      <w:suppressAutoHyphens/>
      <w:autoSpaceDE w:val="0"/>
      <w:autoSpaceDN w:val="0"/>
      <w:adjustRightInd w:val="0"/>
      <w:spacing w:before="360" w:after="160" w:line="240" w:lineRule="atLeast"/>
      <w:ind w:left="1800" w:hanging="1080"/>
    </w:pPr>
    <w:rPr>
      <w:rFonts w:ascii="Arial" w:hAnsi="Arial" w:cs="Arial"/>
      <w:b/>
      <w:bCs/>
      <w:color w:val="000000"/>
      <w:w w:val="0"/>
      <w:sz w:val="20"/>
      <w:szCs w:val="20"/>
    </w:rPr>
  </w:style>
  <w:style w:type="paragraph" w:customStyle="1" w:styleId="FigureTitle3">
    <w:name w:val="FigureTitle3"/>
    <w:next w:val="Text1"/>
    <w:uiPriority w:val="99"/>
    <w:rsid w:val="00A60290"/>
    <w:pPr>
      <w:tabs>
        <w:tab w:val="left" w:pos="2160"/>
      </w:tabs>
      <w:suppressAutoHyphens/>
      <w:autoSpaceDE w:val="0"/>
      <w:autoSpaceDN w:val="0"/>
      <w:adjustRightInd w:val="0"/>
      <w:spacing w:before="360" w:after="160" w:line="240" w:lineRule="atLeast"/>
      <w:ind w:left="2160" w:hanging="1080"/>
    </w:pPr>
    <w:rPr>
      <w:rFonts w:ascii="Arial" w:hAnsi="Arial" w:cs="Arial"/>
      <w:b/>
      <w:bCs/>
      <w:color w:val="000000"/>
      <w:w w:val="0"/>
      <w:sz w:val="20"/>
      <w:szCs w:val="20"/>
    </w:rPr>
  </w:style>
  <w:style w:type="paragraph" w:styleId="Footer">
    <w:name w:val="footer"/>
    <w:basedOn w:val="Normal"/>
    <w:link w:val="FooterChar"/>
    <w:uiPriority w:val="99"/>
    <w:rsid w:val="00F732C6"/>
    <w:pPr>
      <w:widowControl w:val="0"/>
      <w:pBdr>
        <w:top w:val="single" w:sz="8" w:space="0" w:color="auto"/>
      </w:pBdr>
      <w:tabs>
        <w:tab w:val="center" w:pos="4680"/>
        <w:tab w:val="right" w:pos="9360"/>
      </w:tabs>
      <w:spacing w:before="0" w:line="240" w:lineRule="auto"/>
      <w:ind w:left="0"/>
      <w:jc w:val="both"/>
    </w:pPr>
    <w:rPr>
      <w:rFonts w:ascii="Arial" w:hAnsi="Arial" w:cs="Arial"/>
      <w:b/>
      <w:bCs/>
    </w:rPr>
  </w:style>
  <w:style w:type="character" w:customStyle="1" w:styleId="FooterChar">
    <w:name w:val="Footer Char"/>
    <w:basedOn w:val="DefaultParagraphFont"/>
    <w:link w:val="Footer"/>
    <w:uiPriority w:val="99"/>
    <w:locked/>
    <w:rsid w:val="00F732C6"/>
    <w:rPr>
      <w:rFonts w:ascii="Arial" w:hAnsi="Arial" w:cs="Arial"/>
      <w:b/>
      <w:bCs/>
      <w:color w:val="000000"/>
    </w:rPr>
  </w:style>
  <w:style w:type="paragraph" w:customStyle="1" w:styleId="Footnote">
    <w:name w:val="Footnote"/>
    <w:uiPriority w:val="99"/>
    <w:rsid w:val="006F6828"/>
    <w:pPr>
      <w:tabs>
        <w:tab w:val="left" w:pos="600"/>
      </w:tabs>
      <w:autoSpaceDE w:val="0"/>
      <w:autoSpaceDN w:val="0"/>
      <w:adjustRightInd w:val="0"/>
      <w:spacing w:line="240" w:lineRule="atLeast"/>
      <w:ind w:left="600" w:right="360" w:hanging="240"/>
    </w:pPr>
    <w:rPr>
      <w:rFonts w:ascii="Times New Roman" w:hAnsi="Times New Roman"/>
      <w:color w:val="000000"/>
      <w:w w:val="0"/>
      <w:sz w:val="20"/>
      <w:szCs w:val="20"/>
    </w:rPr>
  </w:style>
  <w:style w:type="paragraph" w:customStyle="1" w:styleId="Front1">
    <w:name w:val="Front1"/>
    <w:uiPriority w:val="99"/>
    <w:rsid w:val="00A60290"/>
    <w:pPr>
      <w:keepNext/>
      <w:tabs>
        <w:tab w:val="left" w:pos="720"/>
      </w:tabs>
      <w:suppressAutoHyphens/>
      <w:autoSpaceDE w:val="0"/>
      <w:autoSpaceDN w:val="0"/>
      <w:adjustRightInd w:val="0"/>
      <w:spacing w:before="260" w:after="120" w:line="260" w:lineRule="atLeast"/>
      <w:jc w:val="center"/>
    </w:pPr>
    <w:rPr>
      <w:rFonts w:ascii="Arial" w:hAnsi="Arial" w:cs="Arial"/>
      <w:b/>
      <w:bCs/>
      <w:caps/>
      <w:color w:val="000000"/>
      <w:w w:val="0"/>
      <w:sz w:val="24"/>
      <w:szCs w:val="24"/>
    </w:rPr>
  </w:style>
  <w:style w:type="paragraph" w:customStyle="1" w:styleId="Front2">
    <w:name w:val="Front2"/>
    <w:uiPriority w:val="99"/>
    <w:rsid w:val="00A60290"/>
    <w:pPr>
      <w:keepNext/>
      <w:pageBreakBefore/>
      <w:tabs>
        <w:tab w:val="left" w:pos="720"/>
      </w:tabs>
      <w:suppressAutoHyphens/>
      <w:autoSpaceDE w:val="0"/>
      <w:autoSpaceDN w:val="0"/>
      <w:adjustRightInd w:val="0"/>
      <w:spacing w:after="120" w:line="240" w:lineRule="atLeast"/>
      <w:jc w:val="center"/>
    </w:pPr>
    <w:rPr>
      <w:rFonts w:ascii="Times New Roman" w:hAnsi="Times New Roman"/>
      <w:i/>
      <w:iCs/>
      <w:color w:val="000000"/>
      <w:w w:val="0"/>
    </w:rPr>
  </w:style>
  <w:style w:type="paragraph" w:styleId="Header">
    <w:name w:val="header"/>
    <w:basedOn w:val="Normal"/>
    <w:link w:val="HeaderChar"/>
    <w:uiPriority w:val="99"/>
    <w:rsid w:val="005E1FCC"/>
    <w:pPr>
      <w:widowControl w:val="0"/>
      <w:pBdr>
        <w:bottom w:val="single" w:sz="8" w:space="0" w:color="auto"/>
      </w:pBdr>
      <w:tabs>
        <w:tab w:val="center" w:pos="4680"/>
        <w:tab w:val="right" w:pos="9072"/>
        <w:tab w:val="left" w:pos="12330"/>
      </w:tabs>
      <w:spacing w:before="0" w:line="240" w:lineRule="auto"/>
      <w:ind w:left="0"/>
      <w:jc w:val="both"/>
    </w:pPr>
    <w:rPr>
      <w:rFonts w:ascii="Arial" w:hAnsi="Arial" w:cs="Arial"/>
      <w:b/>
      <w:bCs/>
    </w:rPr>
  </w:style>
  <w:style w:type="character" w:customStyle="1" w:styleId="HeaderChar">
    <w:name w:val="Header Char"/>
    <w:basedOn w:val="DefaultParagraphFont"/>
    <w:link w:val="Header"/>
    <w:uiPriority w:val="99"/>
    <w:locked/>
    <w:rsid w:val="005E1FCC"/>
    <w:rPr>
      <w:rFonts w:ascii="Arial" w:hAnsi="Arial" w:cs="Arial"/>
      <w:b/>
      <w:bCs/>
      <w:color w:val="000000"/>
    </w:rPr>
  </w:style>
  <w:style w:type="paragraph" w:customStyle="1" w:styleId="Heading1TOC">
    <w:name w:val="Heading1TOC"/>
    <w:basedOn w:val="Normal"/>
    <w:link w:val="Heading1TOCChar"/>
    <w:uiPriority w:val="99"/>
    <w:rsid w:val="007B7D99"/>
    <w:pPr>
      <w:spacing w:after="120"/>
      <w:ind w:hanging="720"/>
    </w:pPr>
    <w:rPr>
      <w:rFonts w:ascii="Arial" w:hAnsi="Arial"/>
      <w:b/>
      <w:color w:val="0000FF"/>
    </w:rPr>
  </w:style>
  <w:style w:type="paragraph" w:customStyle="1" w:styleId="Heading2TOC">
    <w:name w:val="Heading2TOC"/>
    <w:basedOn w:val="Normal"/>
    <w:next w:val="Normal"/>
    <w:link w:val="Heading2TOCChar"/>
    <w:uiPriority w:val="99"/>
    <w:rsid w:val="007B7D99"/>
    <w:pPr>
      <w:spacing w:before="0"/>
      <w:ind w:left="1440" w:hanging="720"/>
    </w:pPr>
    <w:rPr>
      <w:rFonts w:ascii="Arial" w:hAnsi="Arial"/>
      <w:color w:val="0000FF"/>
    </w:rPr>
  </w:style>
  <w:style w:type="character" w:customStyle="1" w:styleId="Heading1TOCChar">
    <w:name w:val="Heading1TOC Char"/>
    <w:basedOn w:val="DefaultParagraphFont"/>
    <w:link w:val="Heading1TOC"/>
    <w:uiPriority w:val="99"/>
    <w:locked/>
    <w:rsid w:val="00E831CA"/>
    <w:rPr>
      <w:rFonts w:ascii="Arial" w:hAnsi="Arial" w:cs="Times New Roman"/>
      <w:b/>
      <w:color w:val="0000FF"/>
    </w:rPr>
  </w:style>
  <w:style w:type="paragraph" w:customStyle="1" w:styleId="HeadingRunIn">
    <w:name w:val="HeadingRunIn"/>
    <w:uiPriority w:val="99"/>
    <w:rsid w:val="00A60290"/>
    <w:pPr>
      <w:keepNext/>
      <w:suppressAutoHyphens/>
      <w:autoSpaceDE w:val="0"/>
      <w:autoSpaceDN w:val="0"/>
      <w:adjustRightInd w:val="0"/>
      <w:spacing w:before="100" w:line="260" w:lineRule="atLeast"/>
      <w:ind w:left="720"/>
    </w:pPr>
    <w:rPr>
      <w:rFonts w:ascii="Times New Roman" w:hAnsi="Times New Roman"/>
      <w:b/>
      <w:bCs/>
      <w:color w:val="000000"/>
      <w:w w:val="0"/>
    </w:rPr>
  </w:style>
  <w:style w:type="paragraph" w:customStyle="1" w:styleId="List1">
    <w:name w:val="List1"/>
    <w:uiPriority w:val="99"/>
    <w:rsid w:val="006F6828"/>
    <w:pPr>
      <w:tabs>
        <w:tab w:val="left" w:pos="1080"/>
      </w:tabs>
      <w:autoSpaceDE w:val="0"/>
      <w:autoSpaceDN w:val="0"/>
      <w:adjustRightInd w:val="0"/>
      <w:spacing w:before="100" w:line="260" w:lineRule="atLeast"/>
    </w:pPr>
    <w:rPr>
      <w:rFonts w:ascii="Times New Roman" w:hAnsi="Times New Roman"/>
      <w:color w:val="000000"/>
    </w:rPr>
  </w:style>
  <w:style w:type="paragraph" w:customStyle="1" w:styleId="List1Continued">
    <w:name w:val="List1Continued"/>
    <w:next w:val="List1"/>
    <w:uiPriority w:val="99"/>
    <w:rsid w:val="006F6828"/>
    <w:pPr>
      <w:tabs>
        <w:tab w:val="left" w:pos="1080"/>
      </w:tabs>
      <w:autoSpaceDE w:val="0"/>
      <w:autoSpaceDN w:val="0"/>
      <w:adjustRightInd w:val="0"/>
      <w:spacing w:before="100" w:line="260" w:lineRule="atLeast"/>
      <w:ind w:left="1080"/>
    </w:pPr>
    <w:rPr>
      <w:rFonts w:ascii="Times New Roman" w:hAnsi="Times New Roman"/>
      <w:color w:val="000000"/>
      <w:w w:val="0"/>
    </w:rPr>
  </w:style>
  <w:style w:type="paragraph" w:customStyle="1" w:styleId="ListAlpha1">
    <w:name w:val="ListAlpha1"/>
    <w:basedOn w:val="List1"/>
    <w:uiPriority w:val="99"/>
    <w:rsid w:val="006F6828"/>
    <w:pPr>
      <w:numPr>
        <w:ilvl w:val="1"/>
      </w:numPr>
    </w:pPr>
  </w:style>
  <w:style w:type="paragraph" w:customStyle="1" w:styleId="ListAlpha2">
    <w:name w:val="ListAlpha2"/>
    <w:uiPriority w:val="99"/>
    <w:rsid w:val="006F6828"/>
    <w:pPr>
      <w:tabs>
        <w:tab w:val="left" w:pos="2160"/>
      </w:tabs>
      <w:autoSpaceDE w:val="0"/>
      <w:autoSpaceDN w:val="0"/>
      <w:adjustRightInd w:val="0"/>
      <w:spacing w:before="100" w:line="260" w:lineRule="atLeast"/>
    </w:pPr>
    <w:rPr>
      <w:rFonts w:ascii="Times New Roman" w:hAnsi="Times New Roman"/>
      <w:color w:val="000000"/>
      <w:w w:val="0"/>
    </w:rPr>
  </w:style>
  <w:style w:type="paragraph" w:customStyle="1" w:styleId="AppendixTitle">
    <w:name w:val="AppendixTitle"/>
    <w:next w:val="AppendixHeading1"/>
    <w:uiPriority w:val="99"/>
    <w:rsid w:val="006F6828"/>
    <w:pPr>
      <w:keepNext/>
      <w:pageBreakBefore/>
      <w:numPr>
        <w:numId w:val="3"/>
      </w:numPr>
      <w:tabs>
        <w:tab w:val="clear" w:pos="360"/>
        <w:tab w:val="left" w:pos="720"/>
      </w:tabs>
      <w:autoSpaceDE w:val="0"/>
      <w:autoSpaceDN w:val="0"/>
      <w:adjustRightInd w:val="0"/>
      <w:spacing w:before="240" w:after="120" w:line="380" w:lineRule="atLeast"/>
      <w:ind w:left="0" w:firstLine="0"/>
      <w:jc w:val="center"/>
    </w:pPr>
    <w:rPr>
      <w:rFonts w:ascii="Arial" w:hAnsi="Arial" w:cs="Arial"/>
      <w:b/>
      <w:bCs/>
      <w:color w:val="000000"/>
      <w:w w:val="0"/>
    </w:rPr>
  </w:style>
  <w:style w:type="paragraph" w:customStyle="1" w:styleId="Note1">
    <w:name w:val="Note1"/>
    <w:next w:val="Text1"/>
    <w:uiPriority w:val="99"/>
    <w:rsid w:val="006F6828"/>
    <w:pPr>
      <w:tabs>
        <w:tab w:val="left" w:pos="1440"/>
      </w:tabs>
      <w:suppressAutoHyphens/>
      <w:autoSpaceDE w:val="0"/>
      <w:autoSpaceDN w:val="0"/>
      <w:adjustRightInd w:val="0"/>
      <w:spacing w:before="120" w:after="120" w:line="260" w:lineRule="atLeast"/>
      <w:ind w:left="1440" w:hanging="720"/>
    </w:pPr>
    <w:rPr>
      <w:rFonts w:ascii="Times New Roman" w:hAnsi="Times New Roman"/>
      <w:i/>
      <w:iCs/>
      <w:color w:val="000000"/>
    </w:rPr>
  </w:style>
  <w:style w:type="paragraph" w:customStyle="1" w:styleId="Note4">
    <w:name w:val="Note4"/>
    <w:next w:val="Text1"/>
    <w:uiPriority w:val="99"/>
    <w:rsid w:val="001A3BD7"/>
    <w:pPr>
      <w:tabs>
        <w:tab w:val="left" w:pos="2520"/>
      </w:tabs>
      <w:suppressAutoHyphens/>
      <w:autoSpaceDE w:val="0"/>
      <w:autoSpaceDN w:val="0"/>
      <w:adjustRightInd w:val="0"/>
      <w:spacing w:before="160" w:after="160" w:line="260" w:lineRule="atLeast"/>
      <w:ind w:left="2520" w:hanging="720"/>
    </w:pPr>
    <w:rPr>
      <w:rFonts w:ascii="Times New Roman" w:hAnsi="Times New Roman"/>
      <w:i/>
      <w:iCs/>
      <w:color w:val="000000"/>
      <w:w w:val="0"/>
      <w:lang w:eastAsia="en-GB"/>
    </w:rPr>
  </w:style>
  <w:style w:type="paragraph" w:customStyle="1" w:styleId="TrackTblTextCentered">
    <w:name w:val="TrackTblTextCentered"/>
    <w:uiPriority w:val="99"/>
    <w:rsid w:val="00A60290"/>
    <w:pPr>
      <w:suppressAutoHyphens/>
      <w:autoSpaceDE w:val="0"/>
      <w:autoSpaceDN w:val="0"/>
      <w:adjustRightInd w:val="0"/>
      <w:spacing w:after="60" w:line="220" w:lineRule="atLeast"/>
      <w:jc w:val="center"/>
    </w:pPr>
    <w:rPr>
      <w:rFonts w:ascii="Times New Roman" w:hAnsi="Times New Roman"/>
      <w:color w:val="000000"/>
      <w:w w:val="0"/>
      <w:sz w:val="18"/>
      <w:szCs w:val="18"/>
    </w:rPr>
  </w:style>
  <w:style w:type="paragraph" w:customStyle="1" w:styleId="Reference">
    <w:name w:val="Reference"/>
    <w:next w:val="Text1"/>
    <w:uiPriority w:val="99"/>
    <w:rsid w:val="006F6828"/>
    <w:pPr>
      <w:tabs>
        <w:tab w:val="left" w:pos="2680"/>
      </w:tabs>
      <w:autoSpaceDE w:val="0"/>
      <w:autoSpaceDN w:val="0"/>
      <w:adjustRightInd w:val="0"/>
      <w:spacing w:before="120" w:line="260" w:lineRule="atLeast"/>
      <w:ind w:left="2680" w:hanging="1960"/>
    </w:pPr>
    <w:rPr>
      <w:rFonts w:ascii="Times New Roman" w:hAnsi="Times New Roman"/>
      <w:color w:val="000000"/>
      <w:w w:val="0"/>
    </w:rPr>
  </w:style>
  <w:style w:type="paragraph" w:customStyle="1" w:styleId="Note2">
    <w:name w:val="Note2"/>
    <w:basedOn w:val="Note1"/>
    <w:next w:val="Text1"/>
    <w:uiPriority w:val="99"/>
    <w:rsid w:val="006F6828"/>
    <w:pPr>
      <w:tabs>
        <w:tab w:val="clear" w:pos="1440"/>
        <w:tab w:val="left" w:pos="1800"/>
      </w:tabs>
      <w:ind w:left="1800"/>
    </w:pPr>
  </w:style>
  <w:style w:type="paragraph" w:customStyle="1" w:styleId="TableTitle1">
    <w:name w:val="TableTitle1"/>
    <w:uiPriority w:val="99"/>
    <w:rsid w:val="00D34534"/>
    <w:pPr>
      <w:numPr>
        <w:numId w:val="11"/>
      </w:numPr>
      <w:tabs>
        <w:tab w:val="left" w:pos="1080"/>
      </w:tabs>
      <w:suppressAutoHyphens/>
      <w:autoSpaceDE w:val="0"/>
      <w:autoSpaceDN w:val="0"/>
      <w:adjustRightInd w:val="0"/>
      <w:spacing w:before="120" w:line="240" w:lineRule="atLeast"/>
    </w:pPr>
    <w:rPr>
      <w:rFonts w:ascii="Arial" w:hAnsi="Arial"/>
      <w:b/>
      <w:bCs/>
      <w:color w:val="000000"/>
      <w:sz w:val="20"/>
      <w:szCs w:val="20"/>
    </w:rPr>
  </w:style>
  <w:style w:type="paragraph" w:customStyle="1" w:styleId="Text1">
    <w:name w:val="Text1"/>
    <w:uiPriority w:val="99"/>
    <w:rsid w:val="006F6828"/>
    <w:pPr>
      <w:autoSpaceDE w:val="0"/>
      <w:autoSpaceDN w:val="0"/>
      <w:adjustRightInd w:val="0"/>
      <w:spacing w:before="120" w:line="260" w:lineRule="atLeast"/>
      <w:ind w:left="720"/>
    </w:pPr>
    <w:rPr>
      <w:rFonts w:ascii="Times New Roman" w:hAnsi="Times New Roman"/>
      <w:color w:val="000000"/>
      <w:w w:val="0"/>
    </w:rPr>
  </w:style>
  <w:style w:type="paragraph" w:customStyle="1" w:styleId="Text1Bold">
    <w:name w:val="Text1Bold"/>
    <w:next w:val="Text1"/>
    <w:uiPriority w:val="99"/>
    <w:rsid w:val="00A60290"/>
    <w:pPr>
      <w:suppressAutoHyphens/>
      <w:autoSpaceDE w:val="0"/>
      <w:autoSpaceDN w:val="0"/>
      <w:adjustRightInd w:val="0"/>
      <w:spacing w:before="120" w:line="260" w:lineRule="atLeast"/>
      <w:ind w:left="720"/>
    </w:pPr>
    <w:rPr>
      <w:rFonts w:ascii="Times New Roman" w:hAnsi="Times New Roman"/>
      <w:b/>
      <w:bCs/>
      <w:color w:val="000000"/>
      <w:w w:val="0"/>
    </w:rPr>
  </w:style>
  <w:style w:type="paragraph" w:customStyle="1" w:styleId="Note3">
    <w:name w:val="Note3"/>
    <w:next w:val="Text1"/>
    <w:uiPriority w:val="99"/>
    <w:rsid w:val="00A60290"/>
    <w:pPr>
      <w:tabs>
        <w:tab w:val="left" w:pos="2160"/>
      </w:tabs>
      <w:suppressAutoHyphens/>
      <w:autoSpaceDE w:val="0"/>
      <w:autoSpaceDN w:val="0"/>
      <w:adjustRightInd w:val="0"/>
      <w:spacing w:before="160" w:after="160" w:line="260" w:lineRule="atLeast"/>
      <w:ind w:left="2160" w:hanging="720"/>
    </w:pPr>
    <w:rPr>
      <w:rFonts w:ascii="Times New Roman" w:hAnsi="Times New Roman"/>
      <w:i/>
      <w:iCs/>
      <w:color w:val="000000"/>
      <w:w w:val="0"/>
    </w:rPr>
  </w:style>
  <w:style w:type="paragraph" w:customStyle="1" w:styleId="Text2Bold">
    <w:name w:val="Text2Bold"/>
    <w:uiPriority w:val="99"/>
    <w:rsid w:val="00A60290"/>
    <w:pPr>
      <w:suppressAutoHyphens/>
      <w:autoSpaceDE w:val="0"/>
      <w:autoSpaceDN w:val="0"/>
      <w:adjustRightInd w:val="0"/>
      <w:spacing w:before="120" w:line="260" w:lineRule="atLeast"/>
      <w:ind w:left="1440"/>
    </w:pPr>
    <w:rPr>
      <w:rFonts w:ascii="Times New Roman" w:hAnsi="Times New Roman"/>
      <w:b/>
      <w:bCs/>
      <w:color w:val="000000"/>
      <w:w w:val="0"/>
    </w:rPr>
  </w:style>
  <w:style w:type="paragraph" w:customStyle="1" w:styleId="Text4">
    <w:name w:val="Text4"/>
    <w:uiPriority w:val="99"/>
    <w:rsid w:val="00A60290"/>
    <w:pPr>
      <w:tabs>
        <w:tab w:val="left" w:pos="2160"/>
      </w:tabs>
      <w:suppressAutoHyphens/>
      <w:autoSpaceDE w:val="0"/>
      <w:autoSpaceDN w:val="0"/>
      <w:adjustRightInd w:val="0"/>
      <w:spacing w:before="120" w:line="260" w:lineRule="atLeast"/>
      <w:ind w:left="2160"/>
    </w:pPr>
    <w:rPr>
      <w:rFonts w:ascii="Times New Roman" w:hAnsi="Times New Roman"/>
      <w:color w:val="000000"/>
      <w:w w:val="0"/>
    </w:rPr>
  </w:style>
  <w:style w:type="paragraph" w:styleId="Title">
    <w:name w:val="Title"/>
    <w:basedOn w:val="Normal"/>
    <w:next w:val="Normal"/>
    <w:link w:val="TitleChar"/>
    <w:uiPriority w:val="99"/>
    <w:qFormat/>
    <w:rsid w:val="00295619"/>
    <w:pPr>
      <w:spacing w:before="160" w:after="160" w:line="420" w:lineRule="atLeast"/>
      <w:ind w:left="0"/>
      <w:contextualSpacing/>
      <w:jc w:val="center"/>
    </w:pPr>
    <w:rPr>
      <w:rFonts w:ascii="Arial" w:hAnsi="Arial"/>
      <w:b/>
      <w:spacing w:val="5"/>
      <w:kern w:val="28"/>
      <w:sz w:val="32"/>
      <w:szCs w:val="52"/>
    </w:rPr>
  </w:style>
  <w:style w:type="character" w:customStyle="1" w:styleId="TitleChar">
    <w:name w:val="Title Char"/>
    <w:basedOn w:val="DefaultParagraphFont"/>
    <w:link w:val="Title"/>
    <w:uiPriority w:val="99"/>
    <w:locked/>
    <w:rsid w:val="00295619"/>
    <w:rPr>
      <w:rFonts w:ascii="Arial" w:hAnsi="Arial" w:cs="Times New Roman"/>
      <w:b/>
      <w:color w:val="000000"/>
      <w:spacing w:val="5"/>
      <w:kern w:val="28"/>
      <w:sz w:val="52"/>
      <w:szCs w:val="52"/>
    </w:rPr>
  </w:style>
  <w:style w:type="paragraph" w:customStyle="1" w:styleId="Warning1">
    <w:name w:val="Warning1"/>
    <w:next w:val="Text1"/>
    <w:uiPriority w:val="99"/>
    <w:rsid w:val="00A60290"/>
    <w:pPr>
      <w:tabs>
        <w:tab w:val="left" w:pos="2160"/>
      </w:tabs>
      <w:suppressAutoHyphens/>
      <w:autoSpaceDE w:val="0"/>
      <w:autoSpaceDN w:val="0"/>
      <w:adjustRightInd w:val="0"/>
      <w:spacing w:before="140" w:after="140" w:line="280" w:lineRule="atLeast"/>
      <w:ind w:left="2160" w:hanging="1440"/>
    </w:pPr>
    <w:rPr>
      <w:rFonts w:ascii="Times New Roman" w:hAnsi="Times New Roman"/>
      <w:b/>
      <w:bCs/>
      <w:i/>
      <w:iCs/>
      <w:color w:val="000000"/>
      <w:w w:val="0"/>
      <w:sz w:val="24"/>
      <w:szCs w:val="24"/>
    </w:rPr>
  </w:style>
  <w:style w:type="paragraph" w:customStyle="1" w:styleId="Warning2">
    <w:name w:val="Warning2"/>
    <w:next w:val="Text1"/>
    <w:uiPriority w:val="99"/>
    <w:rsid w:val="00A60290"/>
    <w:pPr>
      <w:tabs>
        <w:tab w:val="left" w:pos="2520"/>
      </w:tabs>
      <w:suppressAutoHyphens/>
      <w:autoSpaceDE w:val="0"/>
      <w:autoSpaceDN w:val="0"/>
      <w:adjustRightInd w:val="0"/>
      <w:spacing w:before="140" w:after="140" w:line="280" w:lineRule="atLeast"/>
      <w:ind w:left="2520" w:hanging="1440"/>
    </w:pPr>
    <w:rPr>
      <w:rFonts w:ascii="Times New Roman" w:hAnsi="Times New Roman"/>
      <w:b/>
      <w:bCs/>
      <w:i/>
      <w:iCs/>
      <w:color w:val="000000"/>
      <w:w w:val="0"/>
      <w:sz w:val="24"/>
      <w:szCs w:val="24"/>
    </w:rPr>
  </w:style>
  <w:style w:type="paragraph" w:customStyle="1" w:styleId="Warning3">
    <w:name w:val="Warning3"/>
    <w:next w:val="Text1"/>
    <w:uiPriority w:val="99"/>
    <w:rsid w:val="00A60290"/>
    <w:pPr>
      <w:tabs>
        <w:tab w:val="left" w:pos="2880"/>
      </w:tabs>
      <w:suppressAutoHyphens/>
      <w:autoSpaceDE w:val="0"/>
      <w:autoSpaceDN w:val="0"/>
      <w:adjustRightInd w:val="0"/>
      <w:spacing w:before="140" w:after="140" w:line="280" w:lineRule="atLeast"/>
      <w:ind w:left="2880" w:hanging="1440"/>
    </w:pPr>
    <w:rPr>
      <w:rFonts w:ascii="Times New Roman" w:hAnsi="Times New Roman"/>
      <w:b/>
      <w:bCs/>
      <w:i/>
      <w:iCs/>
      <w:color w:val="000000"/>
      <w:w w:val="0"/>
      <w:sz w:val="24"/>
      <w:szCs w:val="24"/>
    </w:rPr>
  </w:style>
  <w:style w:type="paragraph" w:customStyle="1" w:styleId="Where">
    <w:name w:val="Where"/>
    <w:next w:val="Text1"/>
    <w:uiPriority w:val="99"/>
    <w:rsid w:val="00A60290"/>
    <w:pPr>
      <w:suppressAutoHyphens/>
      <w:autoSpaceDE w:val="0"/>
      <w:autoSpaceDN w:val="0"/>
      <w:adjustRightInd w:val="0"/>
      <w:spacing w:before="120" w:line="260" w:lineRule="atLeast"/>
      <w:ind w:left="720" w:firstLine="360"/>
    </w:pPr>
    <w:rPr>
      <w:rFonts w:ascii="Times New Roman" w:hAnsi="Times New Roman"/>
      <w:color w:val="000000"/>
      <w:w w:val="0"/>
    </w:rPr>
  </w:style>
  <w:style w:type="paragraph" w:customStyle="1" w:styleId="WherePlus">
    <w:name w:val="WherePlus"/>
    <w:next w:val="Text1"/>
    <w:uiPriority w:val="99"/>
    <w:rsid w:val="00A60290"/>
    <w:pPr>
      <w:tabs>
        <w:tab w:val="left" w:pos="1720"/>
        <w:tab w:val="left" w:pos="2080"/>
      </w:tabs>
      <w:suppressAutoHyphens/>
      <w:autoSpaceDE w:val="0"/>
      <w:autoSpaceDN w:val="0"/>
      <w:adjustRightInd w:val="0"/>
      <w:spacing w:before="120" w:line="260" w:lineRule="atLeast"/>
      <w:ind w:left="2080" w:hanging="1000"/>
    </w:pPr>
    <w:rPr>
      <w:rFonts w:ascii="Times New Roman" w:hAnsi="Times New Roman"/>
      <w:color w:val="000000"/>
      <w:w w:val="0"/>
    </w:rPr>
  </w:style>
  <w:style w:type="paragraph" w:customStyle="1" w:styleId="Text2">
    <w:name w:val="Text2"/>
    <w:uiPriority w:val="99"/>
    <w:rsid w:val="006F6828"/>
    <w:pPr>
      <w:autoSpaceDE w:val="0"/>
      <w:autoSpaceDN w:val="0"/>
      <w:adjustRightInd w:val="0"/>
      <w:spacing w:before="120" w:line="260" w:lineRule="atLeast"/>
      <w:ind w:left="1440"/>
    </w:pPr>
    <w:rPr>
      <w:rFonts w:ascii="Times New Roman" w:hAnsi="Times New Roman"/>
      <w:color w:val="000000"/>
      <w:w w:val="0"/>
    </w:rPr>
  </w:style>
  <w:style w:type="paragraph" w:customStyle="1" w:styleId="Text3">
    <w:name w:val="Text3"/>
    <w:uiPriority w:val="99"/>
    <w:rsid w:val="00A60290"/>
    <w:pPr>
      <w:suppressAutoHyphens/>
      <w:autoSpaceDE w:val="0"/>
      <w:autoSpaceDN w:val="0"/>
      <w:adjustRightInd w:val="0"/>
      <w:spacing w:before="120" w:line="260" w:lineRule="atLeast"/>
      <w:ind w:left="1800"/>
    </w:pPr>
    <w:rPr>
      <w:rFonts w:ascii="Times New Roman" w:hAnsi="Times New Roman"/>
      <w:color w:val="000000"/>
      <w:w w:val="0"/>
    </w:rPr>
  </w:style>
  <w:style w:type="paragraph" w:customStyle="1" w:styleId="TableFootnote">
    <w:name w:val="TableFootnote"/>
    <w:uiPriority w:val="99"/>
    <w:rsid w:val="006F6828"/>
    <w:pPr>
      <w:tabs>
        <w:tab w:val="left" w:pos="720"/>
      </w:tabs>
      <w:autoSpaceDE w:val="0"/>
      <w:autoSpaceDN w:val="0"/>
      <w:adjustRightInd w:val="0"/>
      <w:spacing w:line="240" w:lineRule="atLeast"/>
      <w:ind w:left="720" w:right="360" w:hanging="360"/>
    </w:pPr>
    <w:rPr>
      <w:rFonts w:ascii="Times New Roman" w:hAnsi="Times New Roman"/>
      <w:color w:val="000000"/>
      <w:w w:val="0"/>
      <w:sz w:val="20"/>
      <w:szCs w:val="20"/>
    </w:rPr>
  </w:style>
  <w:style w:type="paragraph" w:customStyle="1" w:styleId="TableTitle2">
    <w:name w:val="TableTitle2"/>
    <w:uiPriority w:val="99"/>
    <w:rsid w:val="00A60290"/>
    <w:pPr>
      <w:tabs>
        <w:tab w:val="left" w:pos="2160"/>
      </w:tabs>
      <w:suppressAutoHyphens/>
      <w:autoSpaceDE w:val="0"/>
      <w:autoSpaceDN w:val="0"/>
      <w:adjustRightInd w:val="0"/>
      <w:spacing w:line="240" w:lineRule="atLeast"/>
      <w:ind w:left="2160" w:hanging="1080"/>
    </w:pPr>
    <w:rPr>
      <w:rFonts w:ascii="Arial" w:hAnsi="Arial" w:cs="Arial"/>
      <w:b/>
      <w:bCs/>
      <w:color w:val="000000"/>
      <w:w w:val="0"/>
      <w:sz w:val="20"/>
      <w:szCs w:val="20"/>
    </w:rPr>
  </w:style>
  <w:style w:type="paragraph" w:customStyle="1" w:styleId="TableTitle3">
    <w:name w:val="TableTitle3"/>
    <w:uiPriority w:val="99"/>
    <w:rsid w:val="00A60290"/>
    <w:pPr>
      <w:tabs>
        <w:tab w:val="left" w:pos="2520"/>
      </w:tabs>
      <w:suppressAutoHyphens/>
      <w:autoSpaceDE w:val="0"/>
      <w:autoSpaceDN w:val="0"/>
      <w:adjustRightInd w:val="0"/>
      <w:spacing w:line="240" w:lineRule="atLeast"/>
      <w:ind w:left="2520" w:hanging="1080"/>
    </w:pPr>
    <w:rPr>
      <w:rFonts w:ascii="Arial" w:hAnsi="Arial" w:cs="Arial"/>
      <w:b/>
      <w:bCs/>
      <w:color w:val="000000"/>
      <w:w w:val="0"/>
      <w:sz w:val="20"/>
      <w:szCs w:val="20"/>
    </w:rPr>
  </w:style>
  <w:style w:type="paragraph" w:customStyle="1" w:styleId="TableTitle4">
    <w:name w:val="TableTitle4"/>
    <w:uiPriority w:val="99"/>
    <w:rsid w:val="00A60290"/>
    <w:pPr>
      <w:tabs>
        <w:tab w:val="left" w:pos="2880"/>
      </w:tabs>
      <w:suppressAutoHyphens/>
      <w:autoSpaceDE w:val="0"/>
      <w:autoSpaceDN w:val="0"/>
      <w:adjustRightInd w:val="0"/>
      <w:spacing w:line="240" w:lineRule="atLeast"/>
      <w:ind w:left="2880" w:hanging="1080"/>
    </w:pPr>
    <w:rPr>
      <w:rFonts w:ascii="Arial" w:hAnsi="Arial" w:cs="Arial"/>
      <w:b/>
      <w:bCs/>
      <w:color w:val="000000"/>
      <w:w w:val="0"/>
      <w:sz w:val="20"/>
      <w:szCs w:val="20"/>
    </w:rPr>
  </w:style>
  <w:style w:type="paragraph" w:customStyle="1" w:styleId="AppendixHeading1">
    <w:name w:val="AppendixHeading1"/>
    <w:next w:val="Normal"/>
    <w:uiPriority w:val="99"/>
    <w:rsid w:val="00E2770B"/>
    <w:pPr>
      <w:keepNext/>
      <w:numPr>
        <w:ilvl w:val="1"/>
        <w:numId w:val="3"/>
      </w:numPr>
      <w:tabs>
        <w:tab w:val="left" w:pos="720"/>
      </w:tabs>
      <w:autoSpaceDE w:val="0"/>
      <w:autoSpaceDN w:val="0"/>
      <w:adjustRightInd w:val="0"/>
      <w:spacing w:before="240" w:after="120" w:line="260" w:lineRule="atLeast"/>
      <w:ind w:left="0" w:firstLine="0"/>
    </w:pPr>
    <w:rPr>
      <w:rFonts w:ascii="Arial" w:hAnsi="Arial" w:cs="Arial"/>
      <w:b/>
      <w:bCs/>
      <w:color w:val="000000"/>
    </w:rPr>
  </w:style>
  <w:style w:type="paragraph" w:customStyle="1" w:styleId="ApxFigureTitle">
    <w:name w:val="ApxFigureTitle"/>
    <w:basedOn w:val="FigureTitle"/>
    <w:next w:val="Text1"/>
    <w:uiPriority w:val="99"/>
    <w:rsid w:val="005A331E"/>
    <w:pPr>
      <w:numPr>
        <w:ilvl w:val="4"/>
        <w:numId w:val="3"/>
      </w:numPr>
      <w:tabs>
        <w:tab w:val="clear" w:pos="2520"/>
        <w:tab w:val="left" w:pos="1080"/>
        <w:tab w:val="left" w:pos="1440"/>
        <w:tab w:val="left" w:pos="1800"/>
      </w:tabs>
      <w:ind w:left="1418"/>
    </w:pPr>
  </w:style>
  <w:style w:type="paragraph" w:customStyle="1" w:styleId="ApxTblTitle">
    <w:name w:val="ApxTblTitle"/>
    <w:basedOn w:val="ApxFigureTitle"/>
    <w:next w:val="Text1"/>
    <w:uiPriority w:val="99"/>
    <w:rsid w:val="00304BC4"/>
    <w:pPr>
      <w:numPr>
        <w:ilvl w:val="5"/>
      </w:numPr>
      <w:tabs>
        <w:tab w:val="clear" w:pos="1800"/>
        <w:tab w:val="clear" w:pos="2880"/>
      </w:tabs>
      <w:ind w:left="1440" w:hanging="1076"/>
    </w:pPr>
  </w:style>
  <w:style w:type="character" w:customStyle="1" w:styleId="EquationVariables">
    <w:name w:val="EquationVariables"/>
    <w:uiPriority w:val="99"/>
    <w:rsid w:val="006F6828"/>
    <w:rPr>
      <w:i/>
    </w:rPr>
  </w:style>
  <w:style w:type="paragraph" w:customStyle="1" w:styleId="List3">
    <w:name w:val="List3)"/>
    <w:basedOn w:val="Heading3"/>
    <w:uiPriority w:val="99"/>
    <w:rsid w:val="006F6828"/>
    <w:pPr>
      <w:keepNext w:val="0"/>
      <w:keepLines w:val="0"/>
      <w:numPr>
        <w:ilvl w:val="0"/>
        <w:numId w:val="0"/>
      </w:numPr>
      <w:spacing w:before="120" w:line="240" w:lineRule="auto"/>
    </w:pPr>
    <w:rPr>
      <w:rFonts w:ascii="Times New Roman" w:hAnsi="Times New Roman" w:cs="Times New Roman"/>
      <w:b w:val="0"/>
      <w:sz w:val="22"/>
      <w:szCs w:val="22"/>
    </w:rPr>
  </w:style>
  <w:style w:type="paragraph" w:customStyle="1" w:styleId="FigureTitle">
    <w:name w:val="FigureTitle"/>
    <w:basedOn w:val="Normal"/>
    <w:uiPriority w:val="99"/>
    <w:rsid w:val="006F6828"/>
    <w:pPr>
      <w:numPr>
        <w:numId w:val="2"/>
      </w:numPr>
      <w:tabs>
        <w:tab w:val="num" w:pos="360"/>
        <w:tab w:val="left" w:pos="1080"/>
      </w:tabs>
      <w:suppressAutoHyphens/>
      <w:spacing w:line="240" w:lineRule="atLeast"/>
      <w:ind w:left="720"/>
    </w:pPr>
    <w:rPr>
      <w:rFonts w:ascii="Arial" w:hAnsi="Arial" w:cs="Arial"/>
      <w:b/>
      <w:bCs/>
      <w:sz w:val="20"/>
      <w:szCs w:val="20"/>
    </w:rPr>
  </w:style>
  <w:style w:type="paragraph" w:customStyle="1" w:styleId="AppendixHeading3">
    <w:name w:val="AppendixHeading3"/>
    <w:basedOn w:val="Text2"/>
    <w:next w:val="Normal"/>
    <w:uiPriority w:val="99"/>
    <w:rsid w:val="0084299A"/>
    <w:pPr>
      <w:numPr>
        <w:ilvl w:val="3"/>
        <w:numId w:val="3"/>
      </w:numPr>
      <w:tabs>
        <w:tab w:val="clear" w:pos="1800"/>
        <w:tab w:val="left" w:pos="851"/>
      </w:tabs>
      <w:spacing w:before="180" w:after="120"/>
      <w:ind w:left="851" w:hanging="819"/>
    </w:pPr>
    <w:rPr>
      <w:rFonts w:ascii="Arial" w:hAnsi="Arial" w:cs="Arial"/>
      <w:b/>
      <w:bCs/>
      <w:sz w:val="20"/>
      <w:szCs w:val="20"/>
    </w:rPr>
  </w:style>
  <w:style w:type="paragraph" w:styleId="TOC1">
    <w:name w:val="toc 1"/>
    <w:basedOn w:val="Heading1TOC"/>
    <w:next w:val="Normal"/>
    <w:link w:val="TOC1Char"/>
    <w:autoRedefine/>
    <w:uiPriority w:val="39"/>
    <w:rsid w:val="0049142C"/>
    <w:pPr>
      <w:tabs>
        <w:tab w:val="left" w:pos="630"/>
        <w:tab w:val="right" w:leader="dot" w:pos="9017"/>
      </w:tabs>
      <w:jc w:val="center"/>
    </w:pPr>
    <w:rPr>
      <w:rFonts w:ascii="Arial Bold" w:hAnsi="Arial Bold"/>
      <w:caps/>
    </w:rPr>
  </w:style>
  <w:style w:type="character" w:customStyle="1" w:styleId="TOC1Char">
    <w:name w:val="TOC 1 Char"/>
    <w:basedOn w:val="Heading1TOCChar"/>
    <w:link w:val="TOC1"/>
    <w:uiPriority w:val="39"/>
    <w:locked/>
    <w:rsid w:val="0049142C"/>
    <w:rPr>
      <w:rFonts w:ascii="Arial Bold" w:hAnsi="Arial Bold" w:cs="Times New Roman"/>
      <w:b/>
      <w:caps/>
      <w:color w:val="0000FF"/>
    </w:rPr>
  </w:style>
  <w:style w:type="character" w:customStyle="1" w:styleId="Heading2TOCChar">
    <w:name w:val="Heading2TOC Char"/>
    <w:basedOn w:val="DefaultParagraphFont"/>
    <w:link w:val="Heading2TOC"/>
    <w:uiPriority w:val="99"/>
    <w:locked/>
    <w:rsid w:val="00E831CA"/>
    <w:rPr>
      <w:rFonts w:ascii="Arial" w:hAnsi="Arial" w:cs="Times New Roman"/>
      <w:color w:val="0000FF"/>
    </w:rPr>
  </w:style>
  <w:style w:type="paragraph" w:styleId="TOC2">
    <w:name w:val="toc 2"/>
    <w:basedOn w:val="Heading2TOC"/>
    <w:next w:val="Normal"/>
    <w:link w:val="TOC2Char"/>
    <w:autoRedefine/>
    <w:uiPriority w:val="39"/>
    <w:rsid w:val="00815F5A"/>
    <w:pPr>
      <w:tabs>
        <w:tab w:val="left" w:pos="1440"/>
        <w:tab w:val="right" w:leader="dot" w:pos="9072"/>
      </w:tabs>
    </w:pPr>
  </w:style>
  <w:style w:type="character" w:customStyle="1" w:styleId="TOC2Char">
    <w:name w:val="TOC 2 Char"/>
    <w:basedOn w:val="Heading2TOCChar"/>
    <w:link w:val="TOC2"/>
    <w:uiPriority w:val="39"/>
    <w:locked/>
    <w:rsid w:val="00815F5A"/>
    <w:rPr>
      <w:rFonts w:ascii="Arial" w:hAnsi="Arial" w:cs="Times New Roman"/>
      <w:color w:val="0000FF"/>
    </w:rPr>
  </w:style>
  <w:style w:type="paragraph" w:customStyle="1" w:styleId="Application">
    <w:name w:val="Application"/>
    <w:next w:val="Front1"/>
    <w:uiPriority w:val="99"/>
    <w:rsid w:val="00BB3C66"/>
    <w:pPr>
      <w:keepNext/>
      <w:tabs>
        <w:tab w:val="left" w:pos="720"/>
      </w:tabs>
      <w:suppressAutoHyphens/>
      <w:autoSpaceDE w:val="0"/>
      <w:autoSpaceDN w:val="0"/>
      <w:adjustRightInd w:val="0"/>
      <w:spacing w:before="720" w:after="720" w:line="260" w:lineRule="atLeast"/>
      <w:jc w:val="center"/>
    </w:pPr>
    <w:rPr>
      <w:rFonts w:ascii="Arial" w:hAnsi="Arial" w:cs="Arial"/>
      <w:b/>
      <w:bCs/>
      <w:caps/>
      <w:color w:val="000000"/>
      <w:w w:val="0"/>
      <w:sz w:val="24"/>
      <w:szCs w:val="24"/>
      <w:lang w:eastAsia="en-GB"/>
    </w:rPr>
  </w:style>
  <w:style w:type="paragraph" w:customStyle="1" w:styleId="Appendix1NoNumber">
    <w:name w:val="Appendix1NoNumber"/>
    <w:next w:val="Text1"/>
    <w:uiPriority w:val="99"/>
    <w:rsid w:val="00256B1C"/>
    <w:pPr>
      <w:keepNext/>
      <w:tabs>
        <w:tab w:val="left" w:pos="72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Note5">
    <w:name w:val="Note5"/>
    <w:next w:val="Text1"/>
    <w:uiPriority w:val="99"/>
    <w:rsid w:val="001A3BD7"/>
    <w:pPr>
      <w:tabs>
        <w:tab w:val="left" w:pos="2880"/>
      </w:tabs>
      <w:suppressAutoHyphens/>
      <w:autoSpaceDE w:val="0"/>
      <w:autoSpaceDN w:val="0"/>
      <w:adjustRightInd w:val="0"/>
      <w:spacing w:before="160" w:after="160" w:line="260" w:lineRule="atLeast"/>
      <w:ind w:left="2880" w:hanging="720"/>
    </w:pPr>
    <w:rPr>
      <w:rFonts w:ascii="Times New Roman" w:hAnsi="Times New Roman"/>
      <w:i/>
      <w:iCs/>
      <w:color w:val="000000"/>
      <w:w w:val="0"/>
      <w:lang w:eastAsia="en-GB"/>
    </w:rPr>
  </w:style>
  <w:style w:type="paragraph" w:customStyle="1" w:styleId="Note6">
    <w:name w:val="Note6"/>
    <w:next w:val="Text1"/>
    <w:uiPriority w:val="99"/>
    <w:rsid w:val="001A3BD7"/>
    <w:pPr>
      <w:tabs>
        <w:tab w:val="left" w:pos="3240"/>
      </w:tabs>
      <w:suppressAutoHyphens/>
      <w:autoSpaceDE w:val="0"/>
      <w:autoSpaceDN w:val="0"/>
      <w:adjustRightInd w:val="0"/>
      <w:spacing w:before="160" w:after="160" w:line="260" w:lineRule="atLeast"/>
      <w:ind w:left="3240" w:hanging="720"/>
    </w:pPr>
    <w:rPr>
      <w:rFonts w:ascii="Times New Roman" w:hAnsi="Times New Roman"/>
      <w:i/>
      <w:iCs/>
      <w:color w:val="000000"/>
      <w:w w:val="0"/>
      <w:lang w:eastAsia="en-GB"/>
    </w:rPr>
  </w:style>
  <w:style w:type="paragraph" w:customStyle="1" w:styleId="Warning4">
    <w:name w:val="Warning4"/>
    <w:next w:val="Text1"/>
    <w:uiPriority w:val="99"/>
    <w:rsid w:val="00D91DBF"/>
    <w:pPr>
      <w:tabs>
        <w:tab w:val="left" w:pos="3240"/>
      </w:tabs>
      <w:suppressAutoHyphens/>
      <w:autoSpaceDE w:val="0"/>
      <w:autoSpaceDN w:val="0"/>
      <w:adjustRightInd w:val="0"/>
      <w:spacing w:before="140" w:after="140" w:line="280" w:lineRule="atLeast"/>
      <w:ind w:left="3240" w:hanging="1440"/>
    </w:pPr>
    <w:rPr>
      <w:rFonts w:ascii="Times New Roman" w:hAnsi="Times New Roman"/>
      <w:b/>
      <w:bCs/>
      <w:i/>
      <w:iCs/>
      <w:color w:val="000000"/>
      <w:w w:val="0"/>
      <w:sz w:val="24"/>
      <w:szCs w:val="24"/>
      <w:lang w:eastAsia="en-GB"/>
    </w:rPr>
  </w:style>
  <w:style w:type="paragraph" w:customStyle="1" w:styleId="Warning5">
    <w:name w:val="Warning5"/>
    <w:next w:val="Text1"/>
    <w:uiPriority w:val="99"/>
    <w:rsid w:val="00D91DBF"/>
    <w:pPr>
      <w:tabs>
        <w:tab w:val="left" w:pos="3600"/>
      </w:tabs>
      <w:suppressAutoHyphens/>
      <w:autoSpaceDE w:val="0"/>
      <w:autoSpaceDN w:val="0"/>
      <w:adjustRightInd w:val="0"/>
      <w:spacing w:before="140" w:after="140" w:line="280" w:lineRule="atLeast"/>
      <w:ind w:left="3600" w:hanging="1440"/>
    </w:pPr>
    <w:rPr>
      <w:rFonts w:ascii="Times New Roman" w:hAnsi="Times New Roman"/>
      <w:b/>
      <w:bCs/>
      <w:i/>
      <w:iCs/>
      <w:color w:val="000000"/>
      <w:w w:val="0"/>
      <w:sz w:val="24"/>
      <w:szCs w:val="24"/>
      <w:lang w:eastAsia="en-GB"/>
    </w:rPr>
  </w:style>
  <w:style w:type="paragraph" w:customStyle="1" w:styleId="Warning6">
    <w:name w:val="Warning6"/>
    <w:next w:val="Text1"/>
    <w:uiPriority w:val="99"/>
    <w:rsid w:val="00D91DBF"/>
    <w:pPr>
      <w:tabs>
        <w:tab w:val="left" w:pos="3960"/>
      </w:tabs>
      <w:suppressAutoHyphens/>
      <w:autoSpaceDE w:val="0"/>
      <w:autoSpaceDN w:val="0"/>
      <w:adjustRightInd w:val="0"/>
      <w:spacing w:before="140" w:after="140" w:line="280" w:lineRule="atLeast"/>
      <w:ind w:left="3960" w:hanging="1440"/>
    </w:pPr>
    <w:rPr>
      <w:rFonts w:ascii="Times New Roman" w:hAnsi="Times New Roman"/>
      <w:b/>
      <w:bCs/>
      <w:i/>
      <w:iCs/>
      <w:color w:val="000000"/>
      <w:w w:val="0"/>
      <w:sz w:val="24"/>
      <w:szCs w:val="24"/>
      <w:lang w:eastAsia="en-GB"/>
    </w:rPr>
  </w:style>
  <w:style w:type="paragraph" w:customStyle="1" w:styleId="TitleTOC">
    <w:name w:val="TitleTOC"/>
    <w:uiPriority w:val="99"/>
    <w:rsid w:val="004A42A6"/>
    <w:pPr>
      <w:pageBreakBefore/>
      <w:widowControl w:val="0"/>
      <w:autoSpaceDE w:val="0"/>
      <w:autoSpaceDN w:val="0"/>
      <w:adjustRightInd w:val="0"/>
      <w:spacing w:line="260" w:lineRule="atLeast"/>
    </w:pPr>
    <w:rPr>
      <w:rFonts w:ascii="Arial" w:hAnsi="Arial" w:cs="Arial"/>
      <w:b/>
      <w:bCs/>
      <w:color w:val="000000"/>
      <w:w w:val="0"/>
      <w:lang w:eastAsia="en-GB"/>
    </w:rPr>
  </w:style>
  <w:style w:type="paragraph" w:customStyle="1" w:styleId="TableTitleFull">
    <w:name w:val="TableTitleFull"/>
    <w:uiPriority w:val="99"/>
    <w:rsid w:val="00943AB9"/>
    <w:pPr>
      <w:tabs>
        <w:tab w:val="left" w:pos="1080"/>
      </w:tabs>
      <w:suppressAutoHyphens/>
      <w:autoSpaceDE w:val="0"/>
      <w:autoSpaceDN w:val="0"/>
      <w:adjustRightInd w:val="0"/>
      <w:spacing w:line="240" w:lineRule="atLeast"/>
      <w:ind w:left="1080" w:hanging="1080"/>
    </w:pPr>
    <w:rPr>
      <w:rFonts w:ascii="Arial" w:hAnsi="Arial" w:cs="Arial"/>
      <w:b/>
      <w:bCs/>
      <w:color w:val="000000"/>
      <w:w w:val="0"/>
      <w:sz w:val="20"/>
      <w:szCs w:val="20"/>
      <w:lang w:eastAsia="en-GB"/>
    </w:rPr>
  </w:style>
  <w:style w:type="paragraph" w:customStyle="1" w:styleId="TableTitleFullTOC">
    <w:name w:val="TableTitleFullTOC"/>
    <w:uiPriority w:val="99"/>
    <w:rsid w:val="008F2CF2"/>
    <w:pPr>
      <w:widowControl w:val="0"/>
      <w:tabs>
        <w:tab w:val="right" w:leader="dot" w:pos="9360"/>
      </w:tabs>
      <w:suppressAutoHyphens/>
      <w:autoSpaceDE w:val="0"/>
      <w:autoSpaceDN w:val="0"/>
      <w:adjustRightInd w:val="0"/>
      <w:spacing w:line="280" w:lineRule="atLeast"/>
      <w:ind w:firstLine="720"/>
    </w:pPr>
    <w:rPr>
      <w:rFonts w:ascii="Times New Roman" w:hAnsi="Times New Roman"/>
      <w:color w:val="000000"/>
      <w:w w:val="0"/>
      <w:sz w:val="24"/>
      <w:szCs w:val="24"/>
      <w:lang w:eastAsia="en-GB"/>
    </w:rPr>
  </w:style>
  <w:style w:type="paragraph" w:customStyle="1" w:styleId="TableTitleTOC">
    <w:name w:val="TableTitleTOC"/>
    <w:uiPriority w:val="99"/>
    <w:rsid w:val="008F0C66"/>
    <w:pPr>
      <w:widowControl w:val="0"/>
      <w:tabs>
        <w:tab w:val="right" w:leader="dot" w:pos="9360"/>
      </w:tabs>
      <w:suppressAutoHyphens/>
      <w:autoSpaceDE w:val="0"/>
      <w:autoSpaceDN w:val="0"/>
      <w:adjustRightInd w:val="0"/>
      <w:spacing w:line="280" w:lineRule="atLeast"/>
      <w:ind w:left="720"/>
    </w:pPr>
    <w:rPr>
      <w:rFonts w:ascii="Times New Roman" w:hAnsi="Times New Roman"/>
      <w:color w:val="000000"/>
      <w:w w:val="0"/>
      <w:sz w:val="24"/>
      <w:szCs w:val="24"/>
      <w:lang w:eastAsia="en-GB"/>
    </w:rPr>
  </w:style>
  <w:style w:type="character" w:customStyle="1" w:styleId="Symbol">
    <w:name w:val="Symbol"/>
    <w:uiPriority w:val="99"/>
    <w:rsid w:val="00A638F2"/>
    <w:rPr>
      <w:rFonts w:ascii="Symbol" w:hAnsi="Symbol"/>
      <w:spacing w:val="0"/>
      <w:w w:val="100"/>
      <w:sz w:val="22"/>
    </w:rPr>
  </w:style>
  <w:style w:type="character" w:customStyle="1" w:styleId="Superscript">
    <w:name w:val="Superscript"/>
    <w:uiPriority w:val="99"/>
    <w:rsid w:val="00912CB6"/>
    <w:rPr>
      <w:w w:val="100"/>
      <w:vertAlign w:val="superscript"/>
      <w:lang w:val="en-US"/>
    </w:rPr>
  </w:style>
  <w:style w:type="character" w:customStyle="1" w:styleId="Subscript">
    <w:name w:val="Subscript"/>
    <w:uiPriority w:val="99"/>
    <w:rsid w:val="0099340E"/>
    <w:rPr>
      <w:spacing w:val="0"/>
      <w:w w:val="100"/>
      <w:sz w:val="18"/>
      <w:vertAlign w:val="subscript"/>
      <w:lang w:val="en-US"/>
    </w:rPr>
  </w:style>
  <w:style w:type="character" w:customStyle="1" w:styleId="RedItalic">
    <w:name w:val="RedItalic"/>
    <w:uiPriority w:val="99"/>
    <w:rsid w:val="00F52BCC"/>
    <w:rPr>
      <w:i/>
      <w:color w:val="FF0000"/>
    </w:rPr>
  </w:style>
  <w:style w:type="character" w:customStyle="1" w:styleId="Red">
    <w:name w:val="Red"/>
    <w:uiPriority w:val="99"/>
    <w:rsid w:val="008C6329"/>
    <w:rPr>
      <w:color w:val="FF0000"/>
      <w:w w:val="100"/>
      <w:lang w:val="en-US"/>
    </w:rPr>
  </w:style>
  <w:style w:type="paragraph" w:customStyle="1" w:styleId="Part">
    <w:name w:val="Part"/>
    <w:next w:val="Text1"/>
    <w:uiPriority w:val="99"/>
    <w:rsid w:val="004C3C7C"/>
    <w:pPr>
      <w:keepNext/>
      <w:tabs>
        <w:tab w:val="left" w:pos="720"/>
      </w:tabs>
      <w:suppressAutoHyphens/>
      <w:autoSpaceDE w:val="0"/>
      <w:autoSpaceDN w:val="0"/>
      <w:adjustRightInd w:val="0"/>
      <w:spacing w:before="520" w:after="120" w:line="260" w:lineRule="atLeast"/>
      <w:jc w:val="center"/>
    </w:pPr>
    <w:rPr>
      <w:rFonts w:ascii="Arial" w:hAnsi="Arial" w:cs="Arial"/>
      <w:b/>
      <w:bCs/>
      <w:caps/>
      <w:color w:val="000000"/>
      <w:w w:val="0"/>
      <w:lang w:eastAsia="en-GB"/>
    </w:rPr>
  </w:style>
  <w:style w:type="paragraph" w:customStyle="1" w:styleId="PartNoNum">
    <w:name w:val="PartNoNum"/>
    <w:next w:val="Text1"/>
    <w:uiPriority w:val="99"/>
    <w:rsid w:val="004C3C7C"/>
    <w:pPr>
      <w:keepNext/>
      <w:tabs>
        <w:tab w:val="left" w:pos="720"/>
      </w:tabs>
      <w:suppressAutoHyphens/>
      <w:autoSpaceDE w:val="0"/>
      <w:autoSpaceDN w:val="0"/>
      <w:adjustRightInd w:val="0"/>
      <w:spacing w:before="240" w:after="120" w:line="260" w:lineRule="atLeast"/>
      <w:jc w:val="center"/>
    </w:pPr>
    <w:rPr>
      <w:rFonts w:ascii="Arial" w:hAnsi="Arial" w:cs="Arial"/>
      <w:b/>
      <w:bCs/>
      <w:caps/>
      <w:color w:val="000000"/>
      <w:w w:val="0"/>
      <w:lang w:eastAsia="en-GB"/>
    </w:rPr>
  </w:style>
  <w:style w:type="paragraph" w:customStyle="1" w:styleId="PartNoNumTOC">
    <w:name w:val="PartNoNumTOC"/>
    <w:uiPriority w:val="99"/>
    <w:rsid w:val="004C3C7C"/>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lang w:eastAsia="en-GB"/>
    </w:rPr>
  </w:style>
  <w:style w:type="paragraph" w:customStyle="1" w:styleId="PartTOC">
    <w:name w:val="PartTOC"/>
    <w:uiPriority w:val="99"/>
    <w:rsid w:val="004C3C7C"/>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lang w:eastAsia="en-GB"/>
    </w:rPr>
  </w:style>
  <w:style w:type="paragraph" w:customStyle="1" w:styleId="PartTop">
    <w:name w:val="PartTop"/>
    <w:next w:val="Text1"/>
    <w:uiPriority w:val="99"/>
    <w:rsid w:val="004C3C7C"/>
    <w:pPr>
      <w:keepNext/>
      <w:pageBreakBefore/>
      <w:tabs>
        <w:tab w:val="left" w:pos="720"/>
      </w:tabs>
      <w:suppressAutoHyphens/>
      <w:autoSpaceDE w:val="0"/>
      <w:autoSpaceDN w:val="0"/>
      <w:adjustRightInd w:val="0"/>
      <w:spacing w:before="240" w:after="120" w:line="260" w:lineRule="atLeast"/>
      <w:jc w:val="center"/>
    </w:pPr>
    <w:rPr>
      <w:rFonts w:ascii="Arial" w:hAnsi="Arial" w:cs="Arial"/>
      <w:b/>
      <w:bCs/>
      <w:caps/>
      <w:color w:val="000000"/>
      <w:w w:val="0"/>
      <w:lang w:eastAsia="en-GB"/>
    </w:rPr>
  </w:style>
  <w:style w:type="paragraph" w:customStyle="1" w:styleId="PartTopTOC">
    <w:name w:val="PartTopTOC"/>
    <w:uiPriority w:val="99"/>
    <w:rsid w:val="004C3C7C"/>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lang w:eastAsia="en-GB"/>
    </w:rPr>
  </w:style>
  <w:style w:type="paragraph" w:customStyle="1" w:styleId="Heading1Top">
    <w:name w:val="Heading1 Top"/>
    <w:next w:val="Text1"/>
    <w:uiPriority w:val="99"/>
    <w:rsid w:val="003D331E"/>
    <w:pPr>
      <w:keepNext/>
      <w:pageBreakBefore/>
      <w:tabs>
        <w:tab w:val="left" w:pos="720"/>
        <w:tab w:val="right" w:leader="dot" w:pos="906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Heading1TopTOC">
    <w:name w:val="Heading1 TopTOC"/>
    <w:uiPriority w:val="99"/>
    <w:rsid w:val="007154F2"/>
    <w:pPr>
      <w:widowControl w:val="0"/>
      <w:tabs>
        <w:tab w:val="left" w:pos="720"/>
        <w:tab w:val="right" w:leader="dot" w:pos="9060"/>
      </w:tabs>
      <w:suppressAutoHyphens/>
      <w:autoSpaceDE w:val="0"/>
      <w:autoSpaceDN w:val="0"/>
      <w:adjustRightInd w:val="0"/>
      <w:spacing w:before="120" w:after="120" w:line="260" w:lineRule="atLeast"/>
      <w:ind w:left="720" w:hanging="720"/>
    </w:pPr>
    <w:rPr>
      <w:rFonts w:ascii="Arial" w:hAnsi="Arial" w:cs="Arial"/>
      <w:b/>
      <w:bCs/>
      <w:color w:val="0000FF"/>
      <w:w w:val="0"/>
      <w:lang w:eastAsia="en-GB"/>
    </w:rPr>
  </w:style>
  <w:style w:type="paragraph" w:customStyle="1" w:styleId="Heading1NoNumber">
    <w:name w:val="Heading1NoNumber"/>
    <w:next w:val="Text1"/>
    <w:uiPriority w:val="99"/>
    <w:rsid w:val="00D900C7"/>
    <w:pPr>
      <w:keepNext/>
      <w:tabs>
        <w:tab w:val="left" w:pos="72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Heading1NoNumberTop">
    <w:name w:val="Heading1NoNumber Top"/>
    <w:next w:val="Text1"/>
    <w:uiPriority w:val="99"/>
    <w:rsid w:val="00E837DF"/>
    <w:pPr>
      <w:keepNext/>
      <w:pageBreakBefore/>
      <w:tabs>
        <w:tab w:val="left" w:pos="72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Heading1NoNumberTOC">
    <w:name w:val="Heading1NoNumberTOC"/>
    <w:uiPriority w:val="99"/>
    <w:rsid w:val="00B14827"/>
    <w:pPr>
      <w:widowControl w:val="0"/>
      <w:tabs>
        <w:tab w:val="right" w:leader="dot" w:pos="9360"/>
      </w:tabs>
      <w:suppressAutoHyphens/>
      <w:autoSpaceDE w:val="0"/>
      <w:autoSpaceDN w:val="0"/>
      <w:adjustRightInd w:val="0"/>
      <w:spacing w:line="260" w:lineRule="atLeast"/>
      <w:ind w:left="520"/>
    </w:pPr>
    <w:rPr>
      <w:rFonts w:ascii="Arial" w:hAnsi="Arial" w:cs="Arial"/>
      <w:b/>
      <w:bCs/>
      <w:color w:val="000000"/>
      <w:w w:val="0"/>
      <w:lang w:eastAsia="en-GB"/>
    </w:rPr>
  </w:style>
  <w:style w:type="paragraph" w:customStyle="1" w:styleId="Heading2NoNumber">
    <w:name w:val="Heading2NoNumber"/>
    <w:next w:val="Text1"/>
    <w:uiPriority w:val="99"/>
    <w:rsid w:val="00907ABC"/>
    <w:pPr>
      <w:keepNext/>
      <w:tabs>
        <w:tab w:val="left" w:pos="720"/>
      </w:tabs>
      <w:suppressAutoHyphens/>
      <w:autoSpaceDE w:val="0"/>
      <w:autoSpaceDN w:val="0"/>
      <w:adjustRightInd w:val="0"/>
      <w:spacing w:before="240" w:after="120" w:line="240" w:lineRule="atLeast"/>
      <w:ind w:left="720" w:hanging="720"/>
    </w:pPr>
    <w:rPr>
      <w:rFonts w:ascii="Arial" w:hAnsi="Arial" w:cs="Arial"/>
      <w:b/>
      <w:bCs/>
      <w:color w:val="000000"/>
      <w:w w:val="0"/>
      <w:lang w:eastAsia="en-GB"/>
    </w:rPr>
  </w:style>
  <w:style w:type="paragraph" w:customStyle="1" w:styleId="Heading3TOC">
    <w:name w:val="Heading3TOC"/>
    <w:uiPriority w:val="99"/>
    <w:rsid w:val="00A96689"/>
    <w:pPr>
      <w:widowControl w:val="0"/>
      <w:tabs>
        <w:tab w:val="left" w:leader="dot" w:pos="1440"/>
        <w:tab w:val="right" w:leader="dot" w:pos="9060"/>
      </w:tabs>
      <w:suppressAutoHyphens/>
      <w:autoSpaceDE w:val="0"/>
      <w:autoSpaceDN w:val="0"/>
      <w:adjustRightInd w:val="0"/>
      <w:spacing w:line="260" w:lineRule="atLeast"/>
      <w:ind w:firstLine="720"/>
    </w:pPr>
    <w:rPr>
      <w:rFonts w:ascii="Arial" w:hAnsi="Arial" w:cs="Arial"/>
      <w:color w:val="000000"/>
      <w:w w:val="0"/>
      <w:lang w:eastAsia="en-GB"/>
    </w:rPr>
  </w:style>
  <w:style w:type="paragraph" w:customStyle="1" w:styleId="Heading4TOC">
    <w:name w:val="Heading4TOC"/>
    <w:uiPriority w:val="99"/>
    <w:rsid w:val="00E86B8A"/>
    <w:pPr>
      <w:widowControl w:val="0"/>
      <w:tabs>
        <w:tab w:val="left" w:leader="dot" w:pos="1440"/>
        <w:tab w:val="right" w:leader="dot" w:pos="9060"/>
      </w:tabs>
      <w:suppressAutoHyphens/>
      <w:autoSpaceDE w:val="0"/>
      <w:autoSpaceDN w:val="0"/>
      <w:adjustRightInd w:val="0"/>
      <w:spacing w:line="260" w:lineRule="atLeast"/>
      <w:ind w:firstLine="720"/>
    </w:pPr>
    <w:rPr>
      <w:rFonts w:ascii="Arial" w:hAnsi="Arial" w:cs="Arial"/>
      <w:color w:val="000000"/>
      <w:w w:val="0"/>
      <w:lang w:eastAsia="en-GB"/>
    </w:rPr>
  </w:style>
  <w:style w:type="paragraph" w:customStyle="1" w:styleId="Front3">
    <w:name w:val="Front3"/>
    <w:next w:val="Front2"/>
    <w:uiPriority w:val="99"/>
    <w:rsid w:val="00A424DE"/>
    <w:pPr>
      <w:keepNext/>
      <w:tabs>
        <w:tab w:val="left" w:pos="720"/>
      </w:tabs>
      <w:suppressAutoHyphens/>
      <w:autoSpaceDE w:val="0"/>
      <w:autoSpaceDN w:val="0"/>
      <w:adjustRightInd w:val="0"/>
      <w:spacing w:after="120" w:line="240" w:lineRule="atLeast"/>
      <w:jc w:val="center"/>
    </w:pPr>
    <w:rPr>
      <w:rFonts w:ascii="Times New Roman" w:hAnsi="Times New Roman"/>
      <w:i/>
      <w:iCs/>
      <w:color w:val="000000"/>
      <w:w w:val="0"/>
      <w:lang w:eastAsia="en-GB"/>
    </w:rPr>
  </w:style>
  <w:style w:type="paragraph" w:customStyle="1" w:styleId="Front4">
    <w:name w:val="Front4"/>
    <w:uiPriority w:val="99"/>
    <w:rsid w:val="0062508F"/>
    <w:pPr>
      <w:keepNext/>
      <w:tabs>
        <w:tab w:val="left" w:pos="720"/>
      </w:tabs>
      <w:suppressAutoHyphens/>
      <w:autoSpaceDE w:val="0"/>
      <w:autoSpaceDN w:val="0"/>
      <w:adjustRightInd w:val="0"/>
      <w:spacing w:after="120" w:line="240" w:lineRule="atLeast"/>
      <w:ind w:left="1701" w:right="1701"/>
      <w:jc w:val="both"/>
    </w:pPr>
    <w:rPr>
      <w:rFonts w:ascii="Times New Roman" w:hAnsi="Times New Roman"/>
      <w:i/>
      <w:iCs/>
      <w:color w:val="000000"/>
      <w:w w:val="0"/>
      <w:lang w:eastAsia="en-GB"/>
    </w:rPr>
  </w:style>
  <w:style w:type="paragraph" w:customStyle="1" w:styleId="FigureTitle4">
    <w:name w:val="FigureTitle4"/>
    <w:next w:val="Text1"/>
    <w:uiPriority w:val="99"/>
    <w:rsid w:val="00870E0D"/>
    <w:pPr>
      <w:tabs>
        <w:tab w:val="left" w:pos="2520"/>
      </w:tabs>
      <w:suppressAutoHyphens/>
      <w:autoSpaceDE w:val="0"/>
      <w:autoSpaceDN w:val="0"/>
      <w:adjustRightInd w:val="0"/>
      <w:spacing w:before="360" w:after="160" w:line="240" w:lineRule="atLeast"/>
      <w:ind w:left="2520" w:hanging="1080"/>
    </w:pPr>
    <w:rPr>
      <w:rFonts w:ascii="Arial" w:hAnsi="Arial" w:cs="Arial"/>
      <w:b/>
      <w:bCs/>
      <w:color w:val="000000"/>
      <w:w w:val="0"/>
      <w:sz w:val="20"/>
      <w:szCs w:val="20"/>
      <w:lang w:eastAsia="en-GB"/>
    </w:rPr>
  </w:style>
  <w:style w:type="paragraph" w:customStyle="1" w:styleId="FigureTitle5">
    <w:name w:val="FigureTitle5"/>
    <w:next w:val="Text1"/>
    <w:uiPriority w:val="99"/>
    <w:rsid w:val="00870E0D"/>
    <w:pPr>
      <w:tabs>
        <w:tab w:val="left" w:pos="2880"/>
      </w:tabs>
      <w:suppressAutoHyphens/>
      <w:autoSpaceDE w:val="0"/>
      <w:autoSpaceDN w:val="0"/>
      <w:adjustRightInd w:val="0"/>
      <w:spacing w:before="360" w:after="160" w:line="240" w:lineRule="atLeast"/>
      <w:ind w:left="2880" w:hanging="1080"/>
    </w:pPr>
    <w:rPr>
      <w:rFonts w:ascii="Arial" w:hAnsi="Arial" w:cs="Arial"/>
      <w:b/>
      <w:bCs/>
      <w:color w:val="000000"/>
      <w:w w:val="0"/>
      <w:sz w:val="20"/>
      <w:szCs w:val="20"/>
      <w:lang w:eastAsia="en-GB"/>
    </w:rPr>
  </w:style>
  <w:style w:type="paragraph" w:customStyle="1" w:styleId="FigureTitleDouble">
    <w:name w:val="FigureTitleDouble"/>
    <w:next w:val="Text1"/>
    <w:uiPriority w:val="99"/>
    <w:rsid w:val="00870E0D"/>
    <w:pPr>
      <w:tabs>
        <w:tab w:val="left" w:pos="1000"/>
      </w:tabs>
      <w:suppressAutoHyphens/>
      <w:autoSpaceDE w:val="0"/>
      <w:autoSpaceDN w:val="0"/>
      <w:adjustRightInd w:val="0"/>
      <w:spacing w:before="360" w:after="160" w:line="240" w:lineRule="atLeast"/>
      <w:ind w:left="1000" w:hanging="1000"/>
    </w:pPr>
    <w:rPr>
      <w:rFonts w:ascii="Arial Narrow" w:hAnsi="Arial Narrow" w:cs="Arial Narrow"/>
      <w:b/>
      <w:bCs/>
      <w:color w:val="000000"/>
      <w:w w:val="0"/>
      <w:sz w:val="20"/>
      <w:szCs w:val="20"/>
      <w:lang w:eastAsia="en-GB"/>
    </w:rPr>
  </w:style>
  <w:style w:type="paragraph" w:customStyle="1" w:styleId="FigureTitleWide">
    <w:name w:val="FigureTitleWide"/>
    <w:next w:val="Text1"/>
    <w:uiPriority w:val="99"/>
    <w:rsid w:val="00870E0D"/>
    <w:pPr>
      <w:tabs>
        <w:tab w:val="left" w:pos="1000"/>
      </w:tabs>
      <w:suppressAutoHyphens/>
      <w:autoSpaceDE w:val="0"/>
      <w:autoSpaceDN w:val="0"/>
      <w:adjustRightInd w:val="0"/>
      <w:spacing w:before="360" w:after="160" w:line="240" w:lineRule="atLeast"/>
      <w:ind w:left="1000" w:hanging="1000"/>
    </w:pPr>
    <w:rPr>
      <w:rFonts w:ascii="Arial" w:hAnsi="Arial" w:cs="Arial"/>
      <w:b/>
      <w:bCs/>
      <w:color w:val="000000"/>
      <w:w w:val="0"/>
      <w:sz w:val="20"/>
      <w:szCs w:val="20"/>
      <w:lang w:eastAsia="en-GB"/>
    </w:rPr>
  </w:style>
  <w:style w:type="paragraph" w:customStyle="1" w:styleId="Comment1">
    <w:name w:val="Comment1"/>
    <w:next w:val="Text1"/>
    <w:uiPriority w:val="99"/>
    <w:rsid w:val="00FA62AF"/>
    <w:pPr>
      <w:tabs>
        <w:tab w:val="left" w:pos="1800"/>
      </w:tabs>
      <w:suppressAutoHyphens/>
      <w:autoSpaceDE w:val="0"/>
      <w:autoSpaceDN w:val="0"/>
      <w:adjustRightInd w:val="0"/>
      <w:spacing w:before="120" w:line="260" w:lineRule="atLeast"/>
      <w:ind w:left="1800" w:hanging="1080"/>
    </w:pPr>
    <w:rPr>
      <w:rFonts w:ascii="Times New Roman" w:hAnsi="Times New Roman"/>
      <w:i/>
      <w:iCs/>
      <w:color w:val="000000"/>
      <w:w w:val="0"/>
      <w:lang w:eastAsia="en-GB"/>
    </w:rPr>
  </w:style>
  <w:style w:type="paragraph" w:customStyle="1" w:styleId="Comment1Continued">
    <w:name w:val="Comment1Continued"/>
    <w:uiPriority w:val="99"/>
    <w:rsid w:val="006E09EA"/>
    <w:pPr>
      <w:suppressAutoHyphens/>
      <w:autoSpaceDE w:val="0"/>
      <w:autoSpaceDN w:val="0"/>
      <w:adjustRightInd w:val="0"/>
      <w:spacing w:before="120" w:line="260" w:lineRule="atLeast"/>
      <w:ind w:left="1800"/>
    </w:pPr>
    <w:rPr>
      <w:rFonts w:ascii="Times New Roman" w:hAnsi="Times New Roman"/>
      <w:i/>
      <w:iCs/>
      <w:color w:val="000000"/>
      <w:w w:val="0"/>
      <w:lang w:eastAsia="en-GB"/>
    </w:rPr>
  </w:style>
  <w:style w:type="paragraph" w:customStyle="1" w:styleId="Comment1List1">
    <w:name w:val="Comment1List1"/>
    <w:next w:val="Text2"/>
    <w:uiPriority w:val="99"/>
    <w:rsid w:val="0079744D"/>
    <w:pPr>
      <w:tabs>
        <w:tab w:val="left" w:pos="2160"/>
      </w:tabs>
      <w:suppressAutoHyphens/>
      <w:autoSpaceDE w:val="0"/>
      <w:autoSpaceDN w:val="0"/>
      <w:adjustRightInd w:val="0"/>
      <w:spacing w:before="120" w:line="260" w:lineRule="atLeast"/>
      <w:ind w:left="2160" w:hanging="1080"/>
    </w:pPr>
    <w:rPr>
      <w:rFonts w:ascii="Times New Roman" w:hAnsi="Times New Roman"/>
      <w:i/>
      <w:iCs/>
      <w:color w:val="000000"/>
      <w:w w:val="0"/>
      <w:lang w:eastAsia="en-GB"/>
    </w:rPr>
  </w:style>
  <w:style w:type="paragraph" w:customStyle="1" w:styleId="Comment1List1Continued">
    <w:name w:val="Comment1List1Continued"/>
    <w:next w:val="Text2"/>
    <w:uiPriority w:val="99"/>
    <w:rsid w:val="00EB7496"/>
    <w:pPr>
      <w:tabs>
        <w:tab w:val="left" w:pos="2160"/>
      </w:tabs>
      <w:suppressAutoHyphens/>
      <w:autoSpaceDE w:val="0"/>
      <w:autoSpaceDN w:val="0"/>
      <w:adjustRightInd w:val="0"/>
      <w:spacing w:before="120" w:line="260" w:lineRule="atLeast"/>
      <w:ind w:left="2160"/>
    </w:pPr>
    <w:rPr>
      <w:rFonts w:ascii="Times New Roman" w:hAnsi="Times New Roman"/>
      <w:i/>
      <w:iCs/>
      <w:color w:val="000000"/>
      <w:w w:val="0"/>
      <w:lang w:eastAsia="en-GB"/>
    </w:rPr>
  </w:style>
  <w:style w:type="paragraph" w:customStyle="1" w:styleId="Comment2">
    <w:name w:val="Comment2"/>
    <w:next w:val="Text2"/>
    <w:uiPriority w:val="99"/>
    <w:rsid w:val="00EB7381"/>
    <w:pPr>
      <w:tabs>
        <w:tab w:val="left" w:pos="2520"/>
      </w:tabs>
      <w:suppressAutoHyphens/>
      <w:autoSpaceDE w:val="0"/>
      <w:autoSpaceDN w:val="0"/>
      <w:adjustRightInd w:val="0"/>
      <w:spacing w:before="120" w:line="260" w:lineRule="atLeast"/>
      <w:ind w:left="2520" w:hanging="1080"/>
    </w:pPr>
    <w:rPr>
      <w:rFonts w:ascii="Times New Roman" w:hAnsi="Times New Roman"/>
      <w:i/>
      <w:iCs/>
      <w:color w:val="000000"/>
      <w:w w:val="0"/>
      <w:lang w:eastAsia="en-GB"/>
    </w:rPr>
  </w:style>
  <w:style w:type="paragraph" w:customStyle="1" w:styleId="Comment2Continued">
    <w:name w:val="Comment2Continued"/>
    <w:uiPriority w:val="99"/>
    <w:rsid w:val="007822F2"/>
    <w:pPr>
      <w:tabs>
        <w:tab w:val="left" w:pos="2520"/>
      </w:tabs>
      <w:suppressAutoHyphens/>
      <w:autoSpaceDE w:val="0"/>
      <w:autoSpaceDN w:val="0"/>
      <w:adjustRightInd w:val="0"/>
      <w:spacing w:before="120" w:line="260" w:lineRule="atLeast"/>
      <w:ind w:left="2520"/>
    </w:pPr>
    <w:rPr>
      <w:rFonts w:ascii="Times New Roman" w:hAnsi="Times New Roman"/>
      <w:i/>
      <w:iCs/>
      <w:color w:val="000000"/>
      <w:w w:val="0"/>
      <w:lang w:eastAsia="en-GB"/>
    </w:rPr>
  </w:style>
  <w:style w:type="paragraph" w:customStyle="1" w:styleId="Comment3">
    <w:name w:val="Comment3"/>
    <w:next w:val="Text3"/>
    <w:uiPriority w:val="99"/>
    <w:rsid w:val="00087FF0"/>
    <w:pPr>
      <w:tabs>
        <w:tab w:val="left" w:pos="2880"/>
      </w:tabs>
      <w:suppressAutoHyphens/>
      <w:autoSpaceDE w:val="0"/>
      <w:autoSpaceDN w:val="0"/>
      <w:adjustRightInd w:val="0"/>
      <w:spacing w:before="120" w:line="260" w:lineRule="atLeast"/>
      <w:ind w:left="2880" w:hanging="1080"/>
    </w:pPr>
    <w:rPr>
      <w:rFonts w:ascii="Times New Roman" w:hAnsi="Times New Roman"/>
      <w:i/>
      <w:iCs/>
      <w:color w:val="000000"/>
      <w:w w:val="0"/>
      <w:lang w:eastAsia="en-GB"/>
    </w:rPr>
  </w:style>
  <w:style w:type="paragraph" w:customStyle="1" w:styleId="Comment3Continued">
    <w:name w:val="Comment3Continued"/>
    <w:uiPriority w:val="99"/>
    <w:rsid w:val="00CD63F0"/>
    <w:pPr>
      <w:suppressAutoHyphens/>
      <w:autoSpaceDE w:val="0"/>
      <w:autoSpaceDN w:val="0"/>
      <w:adjustRightInd w:val="0"/>
      <w:spacing w:before="120" w:line="260" w:lineRule="atLeast"/>
      <w:ind w:left="2880"/>
    </w:pPr>
    <w:rPr>
      <w:rFonts w:ascii="Times New Roman" w:hAnsi="Times New Roman"/>
      <w:i/>
      <w:iCs/>
      <w:color w:val="000000"/>
      <w:w w:val="0"/>
      <w:lang w:eastAsia="en-GB"/>
    </w:rPr>
  </w:style>
  <w:style w:type="paragraph" w:customStyle="1" w:styleId="Comment4">
    <w:name w:val="Comment4"/>
    <w:next w:val="Text4"/>
    <w:uiPriority w:val="99"/>
    <w:rsid w:val="00D014AB"/>
    <w:pPr>
      <w:tabs>
        <w:tab w:val="left" w:pos="3240"/>
      </w:tabs>
      <w:suppressAutoHyphens/>
      <w:autoSpaceDE w:val="0"/>
      <w:autoSpaceDN w:val="0"/>
      <w:adjustRightInd w:val="0"/>
      <w:spacing w:before="120" w:line="260" w:lineRule="atLeast"/>
      <w:ind w:left="3240" w:hanging="1080"/>
    </w:pPr>
    <w:rPr>
      <w:rFonts w:ascii="Times New Roman" w:hAnsi="Times New Roman"/>
      <w:i/>
      <w:iCs/>
      <w:color w:val="000000"/>
      <w:w w:val="0"/>
      <w:lang w:eastAsia="en-GB"/>
    </w:rPr>
  </w:style>
  <w:style w:type="paragraph" w:customStyle="1" w:styleId="Comment4Continued">
    <w:name w:val="Comment4Continued"/>
    <w:uiPriority w:val="99"/>
    <w:rsid w:val="00F6110C"/>
    <w:pPr>
      <w:suppressAutoHyphens/>
      <w:autoSpaceDE w:val="0"/>
      <w:autoSpaceDN w:val="0"/>
      <w:adjustRightInd w:val="0"/>
      <w:spacing w:before="120" w:line="260" w:lineRule="atLeast"/>
      <w:ind w:left="3240"/>
    </w:pPr>
    <w:rPr>
      <w:rFonts w:ascii="Times New Roman" w:hAnsi="Times New Roman"/>
      <w:i/>
      <w:iCs/>
      <w:color w:val="000000"/>
      <w:w w:val="0"/>
      <w:lang w:eastAsia="en-GB"/>
    </w:rPr>
  </w:style>
  <w:style w:type="character" w:customStyle="1" w:styleId="Bold-italic">
    <w:name w:val="Bold-italic"/>
    <w:uiPriority w:val="99"/>
    <w:rsid w:val="00F66456"/>
    <w:rPr>
      <w:b/>
      <w:i/>
      <w:w w:val="100"/>
      <w:lang w:val="en-US"/>
    </w:rPr>
  </w:style>
  <w:style w:type="character" w:customStyle="1" w:styleId="Bold">
    <w:name w:val="Bold"/>
    <w:uiPriority w:val="99"/>
    <w:rsid w:val="006C45A0"/>
    <w:rPr>
      <w:b/>
      <w:w w:val="100"/>
      <w:lang w:val="en-US"/>
    </w:rPr>
  </w:style>
  <w:style w:type="character" w:customStyle="1" w:styleId="Blue">
    <w:name w:val="Blue"/>
    <w:uiPriority w:val="99"/>
    <w:rsid w:val="006C45A0"/>
    <w:rPr>
      <w:color w:val="0000FF"/>
      <w:w w:val="100"/>
      <w:lang w:val="en-US"/>
    </w:rPr>
  </w:style>
  <w:style w:type="paragraph" w:customStyle="1" w:styleId="ApxTblTitleStart">
    <w:name w:val="ApxTblTitleStart"/>
    <w:next w:val="Text1"/>
    <w:uiPriority w:val="99"/>
    <w:rsid w:val="00454A52"/>
    <w:pPr>
      <w:tabs>
        <w:tab w:val="left" w:pos="1080"/>
      </w:tabs>
      <w:suppressAutoHyphens/>
      <w:autoSpaceDE w:val="0"/>
      <w:autoSpaceDN w:val="0"/>
      <w:adjustRightInd w:val="0"/>
      <w:spacing w:before="360" w:after="160" w:line="240" w:lineRule="atLeast"/>
      <w:ind w:left="1080" w:hanging="1080"/>
    </w:pPr>
    <w:rPr>
      <w:rFonts w:ascii="Arial" w:hAnsi="Arial" w:cs="Arial"/>
      <w:b/>
      <w:bCs/>
      <w:color w:val="000000"/>
      <w:w w:val="0"/>
      <w:sz w:val="20"/>
      <w:szCs w:val="20"/>
      <w:lang w:eastAsia="en-GB"/>
    </w:rPr>
  </w:style>
  <w:style w:type="paragraph" w:customStyle="1" w:styleId="ApxFigureTitleStart">
    <w:name w:val="ApxFigureTitleStart"/>
    <w:next w:val="Text1"/>
    <w:uiPriority w:val="99"/>
    <w:rsid w:val="002870C3"/>
    <w:pPr>
      <w:tabs>
        <w:tab w:val="left" w:pos="1080"/>
      </w:tabs>
      <w:suppressAutoHyphens/>
      <w:autoSpaceDE w:val="0"/>
      <w:autoSpaceDN w:val="0"/>
      <w:adjustRightInd w:val="0"/>
      <w:spacing w:before="360" w:after="160" w:line="240" w:lineRule="atLeast"/>
      <w:ind w:left="1080" w:hanging="1080"/>
    </w:pPr>
    <w:rPr>
      <w:rFonts w:ascii="Arial" w:hAnsi="Arial" w:cs="Arial"/>
      <w:b/>
      <w:bCs/>
      <w:color w:val="000000"/>
      <w:w w:val="0"/>
      <w:sz w:val="20"/>
      <w:szCs w:val="20"/>
      <w:lang w:eastAsia="en-GB"/>
    </w:rPr>
  </w:style>
  <w:style w:type="paragraph" w:styleId="ListParagraph">
    <w:name w:val="List Paragraph"/>
    <w:basedOn w:val="Normal"/>
    <w:uiPriority w:val="99"/>
    <w:qFormat/>
    <w:rsid w:val="00857789"/>
    <w:pPr>
      <w:autoSpaceDE/>
      <w:autoSpaceDN/>
      <w:adjustRightInd/>
      <w:spacing w:before="0" w:after="200" w:line="276" w:lineRule="auto"/>
    </w:pPr>
    <w:rPr>
      <w:color w:val="auto"/>
      <w:lang w:val="en-GB" w:eastAsia="en-GB"/>
    </w:rPr>
  </w:style>
  <w:style w:type="character" w:styleId="BookTitle">
    <w:name w:val="Book Title"/>
    <w:basedOn w:val="DefaultParagraphFont"/>
    <w:uiPriority w:val="99"/>
    <w:qFormat/>
    <w:rsid w:val="00E10395"/>
    <w:rPr>
      <w:rFonts w:cs="Times New Roman"/>
      <w:b/>
      <w:bCs/>
      <w:smallCaps/>
      <w:spacing w:val="5"/>
    </w:rPr>
  </w:style>
  <w:style w:type="character" w:styleId="IntenseReference">
    <w:name w:val="Intense Reference"/>
    <w:basedOn w:val="DefaultParagraphFont"/>
    <w:uiPriority w:val="99"/>
    <w:qFormat/>
    <w:rsid w:val="00383555"/>
    <w:rPr>
      <w:rFonts w:cs="Times New Roman"/>
      <w:b/>
      <w:bCs/>
      <w:smallCaps/>
      <w:color w:val="C0504D"/>
      <w:spacing w:val="5"/>
      <w:u w:val="single"/>
    </w:rPr>
  </w:style>
  <w:style w:type="character" w:styleId="SubtleReference">
    <w:name w:val="Subtle Reference"/>
    <w:basedOn w:val="DefaultParagraphFont"/>
    <w:uiPriority w:val="99"/>
    <w:qFormat/>
    <w:rsid w:val="00383555"/>
    <w:rPr>
      <w:rFonts w:cs="Times New Roman"/>
      <w:smallCaps/>
      <w:color w:val="C0504D"/>
      <w:u w:val="single"/>
    </w:rPr>
  </w:style>
  <w:style w:type="paragraph" w:styleId="Quote">
    <w:name w:val="Quote"/>
    <w:basedOn w:val="Normal"/>
    <w:next w:val="Normal"/>
    <w:link w:val="QuoteChar"/>
    <w:uiPriority w:val="99"/>
    <w:qFormat/>
    <w:rsid w:val="006E6D11"/>
    <w:pPr>
      <w:autoSpaceDE/>
      <w:autoSpaceDN/>
      <w:adjustRightInd/>
      <w:spacing w:before="0" w:after="200" w:line="276" w:lineRule="auto"/>
      <w:ind w:left="0"/>
    </w:pPr>
    <w:rPr>
      <w:rFonts w:ascii="Calibri" w:hAnsi="Calibri"/>
      <w:i/>
      <w:iCs/>
      <w:lang w:val="en-GB" w:eastAsia="en-GB"/>
    </w:rPr>
  </w:style>
  <w:style w:type="character" w:customStyle="1" w:styleId="QuoteChar">
    <w:name w:val="Quote Char"/>
    <w:basedOn w:val="DefaultParagraphFont"/>
    <w:link w:val="Quote"/>
    <w:uiPriority w:val="99"/>
    <w:locked/>
    <w:rsid w:val="006E6D11"/>
    <w:rPr>
      <w:rFonts w:cs="Times New Roman"/>
      <w:i/>
      <w:iCs/>
      <w:color w:val="000000"/>
      <w:lang w:val="en-GB" w:eastAsia="en-GB"/>
    </w:rPr>
  </w:style>
  <w:style w:type="paragraph" w:styleId="IntenseQuote">
    <w:name w:val="Intense Quote"/>
    <w:basedOn w:val="Normal"/>
    <w:next w:val="Normal"/>
    <w:link w:val="IntenseQuoteChar"/>
    <w:uiPriority w:val="99"/>
    <w:qFormat/>
    <w:rsid w:val="00444685"/>
    <w:pPr>
      <w:pBdr>
        <w:bottom w:val="single" w:sz="4" w:space="4" w:color="4F81BD"/>
      </w:pBdr>
      <w:autoSpaceDE/>
      <w:autoSpaceDN/>
      <w:adjustRightInd/>
      <w:spacing w:before="200" w:after="280" w:line="276" w:lineRule="auto"/>
      <w:ind w:left="936" w:right="936"/>
    </w:pPr>
    <w:rPr>
      <w:rFonts w:ascii="Calibri" w:hAnsi="Calibri"/>
      <w:b/>
      <w:bCs/>
      <w:i/>
      <w:iCs/>
      <w:color w:val="4F81BD"/>
      <w:lang w:val="en-GB" w:eastAsia="en-GB"/>
    </w:rPr>
  </w:style>
  <w:style w:type="character" w:customStyle="1" w:styleId="IntenseQuoteChar">
    <w:name w:val="Intense Quote Char"/>
    <w:basedOn w:val="DefaultParagraphFont"/>
    <w:link w:val="IntenseQuote"/>
    <w:uiPriority w:val="99"/>
    <w:locked/>
    <w:rsid w:val="00444685"/>
    <w:rPr>
      <w:rFonts w:cs="Times New Roman"/>
      <w:b/>
      <w:bCs/>
      <w:i/>
      <w:iCs/>
      <w:color w:val="4F81BD"/>
      <w:lang w:val="en-GB" w:eastAsia="en-GB"/>
    </w:rPr>
  </w:style>
  <w:style w:type="character" w:styleId="Strong">
    <w:name w:val="Strong"/>
    <w:basedOn w:val="DefaultParagraphFont"/>
    <w:uiPriority w:val="99"/>
    <w:qFormat/>
    <w:rsid w:val="00CE12B7"/>
    <w:rPr>
      <w:rFonts w:cs="Times New Roman"/>
      <w:b/>
      <w:bCs/>
    </w:rPr>
  </w:style>
  <w:style w:type="character" w:styleId="IntenseEmphasis">
    <w:name w:val="Intense Emphasis"/>
    <w:basedOn w:val="DefaultParagraphFont"/>
    <w:uiPriority w:val="99"/>
    <w:qFormat/>
    <w:rsid w:val="00072046"/>
    <w:rPr>
      <w:rFonts w:cs="Times New Roman"/>
      <w:b/>
      <w:bCs/>
      <w:i/>
      <w:iCs/>
      <w:color w:val="4F81BD"/>
    </w:rPr>
  </w:style>
  <w:style w:type="character" w:styleId="Emphasis">
    <w:name w:val="Emphasis"/>
    <w:basedOn w:val="DefaultParagraphFont"/>
    <w:uiPriority w:val="99"/>
    <w:qFormat/>
    <w:rsid w:val="007D1E82"/>
    <w:rPr>
      <w:rFonts w:cs="Times New Roman"/>
      <w:i/>
      <w:iCs/>
    </w:rPr>
  </w:style>
  <w:style w:type="character" w:styleId="SubtleEmphasis">
    <w:name w:val="Subtle Emphasis"/>
    <w:basedOn w:val="DefaultParagraphFont"/>
    <w:uiPriority w:val="99"/>
    <w:qFormat/>
    <w:rsid w:val="00432ADD"/>
    <w:rPr>
      <w:rFonts w:cs="Times New Roman"/>
      <w:i/>
      <w:iCs/>
      <w:color w:val="808080"/>
    </w:rPr>
  </w:style>
  <w:style w:type="paragraph" w:styleId="Subtitle">
    <w:name w:val="Subtitle"/>
    <w:basedOn w:val="Normal"/>
    <w:next w:val="Normal"/>
    <w:link w:val="SubtitleChar"/>
    <w:uiPriority w:val="99"/>
    <w:qFormat/>
    <w:rsid w:val="00D959A5"/>
    <w:pPr>
      <w:autoSpaceDE/>
      <w:autoSpaceDN/>
      <w:adjustRightInd/>
      <w:spacing w:before="0" w:after="60" w:line="276" w:lineRule="auto"/>
      <w:ind w:left="0"/>
      <w:jc w:val="center"/>
      <w:outlineLvl w:val="1"/>
    </w:pPr>
    <w:rPr>
      <w:color w:val="auto"/>
      <w:sz w:val="24"/>
      <w:szCs w:val="24"/>
      <w:lang w:val="en-GB" w:eastAsia="en-GB"/>
    </w:rPr>
  </w:style>
  <w:style w:type="character" w:customStyle="1" w:styleId="SubtitleChar">
    <w:name w:val="Subtitle Char"/>
    <w:basedOn w:val="DefaultParagraphFont"/>
    <w:link w:val="Subtitle"/>
    <w:uiPriority w:val="99"/>
    <w:locked/>
    <w:rsid w:val="00D959A5"/>
    <w:rPr>
      <w:rFonts w:ascii="Times New Roman" w:hAnsi="Times New Roman" w:cs="Times New Roman"/>
      <w:sz w:val="24"/>
      <w:szCs w:val="24"/>
      <w:lang w:val="en-GB" w:eastAsia="en-GB"/>
    </w:rPr>
  </w:style>
  <w:style w:type="paragraph" w:customStyle="1" w:styleId="Anchor">
    <w:name w:val="Anchor"/>
    <w:uiPriority w:val="99"/>
    <w:rsid w:val="00553BE5"/>
    <w:pPr>
      <w:autoSpaceDE w:val="0"/>
      <w:autoSpaceDN w:val="0"/>
      <w:adjustRightInd w:val="0"/>
      <w:spacing w:line="140" w:lineRule="atLeast"/>
    </w:pPr>
    <w:rPr>
      <w:rFonts w:ascii="Arial" w:hAnsi="Arial" w:cs="Arial"/>
      <w:color w:val="000000"/>
      <w:w w:val="0"/>
      <w:sz w:val="12"/>
      <w:szCs w:val="12"/>
      <w:lang w:eastAsia="en-GB"/>
    </w:rPr>
  </w:style>
  <w:style w:type="table" w:styleId="TableGrid">
    <w:name w:val="Table Grid"/>
    <w:basedOn w:val="TableNormal"/>
    <w:uiPriority w:val="99"/>
    <w:rsid w:val="0062508F"/>
    <w:pPr>
      <w:overflowPunct w:val="0"/>
      <w:autoSpaceDE w:val="0"/>
      <w:autoSpaceDN w:val="0"/>
      <w:adjustRightInd w:val="0"/>
      <w:spacing w:before="120"/>
      <w:textAlignment w:val="baseline"/>
    </w:pPr>
    <w:rPr>
      <w:rFonts w:ascii="Times New Roman" w:hAnsi="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9D5118"/>
    <w:rPr>
      <w:rFonts w:cs="Times New Roman"/>
      <w:color w:val="0000FF"/>
      <w:u w:val="single"/>
    </w:rPr>
  </w:style>
  <w:style w:type="paragraph" w:styleId="BalloonText">
    <w:name w:val="Balloon Text"/>
    <w:basedOn w:val="Normal"/>
    <w:link w:val="BalloonTextChar"/>
    <w:uiPriority w:val="99"/>
    <w:semiHidden/>
    <w:locked/>
    <w:rsid w:val="003D1A9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D1A9B"/>
    <w:rPr>
      <w:rFonts w:ascii="Tahoma" w:hAnsi="Tahoma" w:cs="Tahoma"/>
      <w:color w:val="000000"/>
      <w:sz w:val="16"/>
      <w:szCs w:val="16"/>
    </w:rPr>
  </w:style>
  <w:style w:type="paragraph" w:styleId="ListNumber">
    <w:name w:val="List Number"/>
    <w:basedOn w:val="Normal"/>
    <w:uiPriority w:val="99"/>
    <w:locked/>
    <w:rsid w:val="005149D4"/>
    <w:pPr>
      <w:tabs>
        <w:tab w:val="num" w:pos="360"/>
      </w:tabs>
      <w:overflowPunct w:val="0"/>
      <w:spacing w:line="240" w:lineRule="auto"/>
      <w:ind w:left="360" w:hanging="360"/>
      <w:textAlignment w:val="baseline"/>
    </w:pPr>
    <w:rPr>
      <w:color w:val="auto"/>
      <w:szCs w:val="20"/>
    </w:rPr>
  </w:style>
  <w:style w:type="character" w:customStyle="1" w:styleId="statusinac">
    <w:name w:val="statusinac"/>
    <w:basedOn w:val="DefaultParagraphFont"/>
    <w:uiPriority w:val="99"/>
    <w:rsid w:val="00175500"/>
    <w:rPr>
      <w:rFonts w:cs="Times New Roman"/>
      <w:sz w:val="17"/>
      <w:szCs w:val="17"/>
    </w:rPr>
  </w:style>
  <w:style w:type="paragraph" w:styleId="BodyText">
    <w:name w:val="Body Text"/>
    <w:basedOn w:val="Normal"/>
    <w:link w:val="BodyTextChar"/>
    <w:uiPriority w:val="99"/>
    <w:locked/>
    <w:rsid w:val="00175500"/>
    <w:pPr>
      <w:overflowPunct w:val="0"/>
      <w:spacing w:after="120" w:line="240" w:lineRule="auto"/>
      <w:ind w:left="0"/>
      <w:textAlignment w:val="baseline"/>
    </w:pPr>
    <w:rPr>
      <w:color w:val="auto"/>
      <w:szCs w:val="20"/>
    </w:rPr>
  </w:style>
  <w:style w:type="character" w:customStyle="1" w:styleId="BodyTextChar">
    <w:name w:val="Body Text Char"/>
    <w:basedOn w:val="DefaultParagraphFont"/>
    <w:link w:val="BodyText"/>
    <w:uiPriority w:val="99"/>
    <w:locked/>
    <w:rsid w:val="00175500"/>
    <w:rPr>
      <w:rFonts w:ascii="Times New Roman" w:hAnsi="Times New Roman" w:cs="Times New Roman"/>
      <w:sz w:val="20"/>
      <w:szCs w:val="20"/>
    </w:rPr>
  </w:style>
  <w:style w:type="paragraph" w:customStyle="1" w:styleId="Indent1">
    <w:name w:val="Indent 1"/>
    <w:basedOn w:val="Normal"/>
    <w:uiPriority w:val="99"/>
    <w:rsid w:val="00175500"/>
    <w:pPr>
      <w:autoSpaceDE/>
      <w:autoSpaceDN/>
      <w:adjustRightInd/>
      <w:spacing w:before="0" w:line="240" w:lineRule="auto"/>
      <w:jc w:val="both"/>
    </w:pPr>
    <w:rPr>
      <w:rFonts w:ascii="Arial" w:hAnsi="Arial"/>
      <w:color w:val="auto"/>
      <w:szCs w:val="20"/>
      <w:lang w:val="ru-RU"/>
    </w:rPr>
  </w:style>
  <w:style w:type="paragraph" w:customStyle="1" w:styleId="Alpha2">
    <w:name w:val="Alpha 2"/>
    <w:basedOn w:val="Normal"/>
    <w:uiPriority w:val="99"/>
    <w:rsid w:val="00175500"/>
    <w:pPr>
      <w:numPr>
        <w:numId w:val="13"/>
      </w:numPr>
      <w:autoSpaceDE/>
      <w:autoSpaceDN/>
      <w:adjustRightInd/>
      <w:spacing w:before="0" w:line="240" w:lineRule="auto"/>
      <w:jc w:val="both"/>
    </w:pPr>
    <w:rPr>
      <w:rFonts w:ascii="Arial" w:hAnsi="Arial"/>
      <w:color w:val="auto"/>
      <w:szCs w:val="20"/>
      <w:lang w:val="en-GB"/>
    </w:rPr>
  </w:style>
  <w:style w:type="paragraph" w:customStyle="1" w:styleId="bullet0">
    <w:name w:val="bullet"/>
    <w:basedOn w:val="Normal"/>
    <w:uiPriority w:val="99"/>
    <w:rsid w:val="0049669C"/>
    <w:pPr>
      <w:numPr>
        <w:numId w:val="15"/>
      </w:numPr>
      <w:overflowPunct w:val="0"/>
      <w:spacing w:line="240" w:lineRule="auto"/>
      <w:ind w:left="0"/>
      <w:textAlignment w:val="baseline"/>
    </w:pPr>
    <w:rPr>
      <w:color w:val="auto"/>
      <w:szCs w:val="20"/>
    </w:rPr>
  </w:style>
  <w:style w:type="paragraph" w:styleId="Index1">
    <w:name w:val="index 1"/>
    <w:basedOn w:val="Normal"/>
    <w:next w:val="Normal"/>
    <w:autoRedefine/>
    <w:uiPriority w:val="99"/>
    <w:semiHidden/>
    <w:locked/>
    <w:rsid w:val="0049669C"/>
    <w:pPr>
      <w:autoSpaceDE/>
      <w:autoSpaceDN/>
      <w:adjustRightInd/>
      <w:spacing w:before="0" w:line="240" w:lineRule="auto"/>
      <w:ind w:left="220" w:hanging="220"/>
      <w:jc w:val="both"/>
    </w:pPr>
    <w:rPr>
      <w:rFonts w:ascii="Arial" w:hAnsi="Arial"/>
      <w:color w:val="auto"/>
      <w:szCs w:val="20"/>
      <w:lang w:val="ru-RU"/>
    </w:rPr>
  </w:style>
  <w:style w:type="paragraph" w:customStyle="1" w:styleId="HeadingSection">
    <w:name w:val="Heading Section"/>
    <w:uiPriority w:val="99"/>
    <w:rsid w:val="00B170B2"/>
    <w:pPr>
      <w:keepNext/>
      <w:widowControl w:val="0"/>
      <w:overflowPunct w:val="0"/>
      <w:autoSpaceDE w:val="0"/>
      <w:autoSpaceDN w:val="0"/>
      <w:adjustRightInd w:val="0"/>
      <w:spacing w:before="240" w:after="120"/>
      <w:textAlignment w:val="baseline"/>
    </w:pPr>
    <w:rPr>
      <w:rFonts w:ascii="Courier New" w:hAnsi="Courier New"/>
      <w:b/>
      <w:caps/>
      <w:sz w:val="20"/>
      <w:szCs w:val="20"/>
      <w:u w:val="single"/>
      <w:lang w:val="en-AU"/>
    </w:rPr>
  </w:style>
  <w:style w:type="paragraph" w:styleId="NormalIndent">
    <w:name w:val="Normal Indent"/>
    <w:basedOn w:val="Normal"/>
    <w:uiPriority w:val="99"/>
    <w:locked/>
    <w:rsid w:val="00B170B2"/>
    <w:pPr>
      <w:overflowPunct w:val="0"/>
      <w:spacing w:line="240" w:lineRule="auto"/>
      <w:ind w:left="360"/>
      <w:textAlignment w:val="baseline"/>
    </w:pPr>
    <w:rPr>
      <w:color w:val="auto"/>
      <w:szCs w:val="20"/>
    </w:rPr>
  </w:style>
  <w:style w:type="paragraph" w:styleId="ListBullet2">
    <w:name w:val="List Bullet 2"/>
    <w:basedOn w:val="Normal"/>
    <w:autoRedefine/>
    <w:uiPriority w:val="99"/>
    <w:locked/>
    <w:rsid w:val="00B170B2"/>
    <w:pPr>
      <w:tabs>
        <w:tab w:val="num" w:pos="720"/>
      </w:tabs>
      <w:overflowPunct w:val="0"/>
      <w:spacing w:line="240" w:lineRule="auto"/>
      <w:ind w:hanging="360"/>
      <w:textAlignment w:val="baseline"/>
    </w:pPr>
    <w:rPr>
      <w:color w:val="3366FF"/>
      <w:szCs w:val="20"/>
    </w:rPr>
  </w:style>
  <w:style w:type="paragraph" w:styleId="ListBullet3">
    <w:name w:val="List Bullet 3"/>
    <w:basedOn w:val="Normal"/>
    <w:autoRedefine/>
    <w:uiPriority w:val="99"/>
    <w:locked/>
    <w:rsid w:val="00B170B2"/>
    <w:pPr>
      <w:tabs>
        <w:tab w:val="num" w:pos="1080"/>
      </w:tabs>
      <w:overflowPunct w:val="0"/>
      <w:spacing w:line="240" w:lineRule="auto"/>
      <w:ind w:left="1080" w:hanging="360"/>
      <w:textAlignment w:val="baseline"/>
    </w:pPr>
    <w:rPr>
      <w:color w:val="0000FF"/>
      <w:szCs w:val="20"/>
    </w:rPr>
  </w:style>
  <w:style w:type="character" w:styleId="PageNumber">
    <w:name w:val="page number"/>
    <w:basedOn w:val="DefaultParagraphFont"/>
    <w:uiPriority w:val="99"/>
    <w:locked/>
    <w:rsid w:val="00B170B2"/>
    <w:rPr>
      <w:rFonts w:cs="Times New Roman"/>
    </w:rPr>
  </w:style>
  <w:style w:type="paragraph" w:customStyle="1" w:styleId="Default">
    <w:name w:val="Default"/>
    <w:rsid w:val="00B170B2"/>
    <w:pPr>
      <w:autoSpaceDE w:val="0"/>
      <w:autoSpaceDN w:val="0"/>
      <w:adjustRightInd w:val="0"/>
    </w:pPr>
    <w:rPr>
      <w:rFonts w:ascii="Times New Roman" w:hAnsi="Times New Roman"/>
      <w:color w:val="000000"/>
      <w:sz w:val="24"/>
      <w:szCs w:val="24"/>
      <w:lang w:val="en-GB" w:eastAsia="en-GB"/>
    </w:rPr>
  </w:style>
  <w:style w:type="character" w:customStyle="1" w:styleId="docnumber1">
    <w:name w:val="docnumber1"/>
    <w:basedOn w:val="DefaultParagraphFont"/>
    <w:uiPriority w:val="99"/>
    <w:rsid w:val="00B170B2"/>
    <w:rPr>
      <w:rFonts w:cs="Times New Roman"/>
      <w:b/>
      <w:bCs/>
      <w:color w:val="000000"/>
      <w:sz w:val="17"/>
      <w:szCs w:val="17"/>
    </w:rPr>
  </w:style>
  <w:style w:type="character" w:customStyle="1" w:styleId="statusact">
    <w:name w:val="statusact"/>
    <w:basedOn w:val="DefaultParagraphFont"/>
    <w:uiPriority w:val="99"/>
    <w:rsid w:val="00B170B2"/>
    <w:rPr>
      <w:rFonts w:cs="Times New Roman"/>
      <w:sz w:val="17"/>
      <w:szCs w:val="17"/>
    </w:rPr>
  </w:style>
  <w:style w:type="paragraph" w:customStyle="1" w:styleId="StyleArialBlackLeft2cmHanging098cmBefore0pt">
    <w:name w:val="Style Arial Black Left:  2 cm Hanging:  0.98 cm Before:  0 pt"/>
    <w:basedOn w:val="Normal"/>
    <w:autoRedefine/>
    <w:uiPriority w:val="99"/>
    <w:rsid w:val="00B170B2"/>
    <w:pPr>
      <w:tabs>
        <w:tab w:val="left" w:pos="709"/>
        <w:tab w:val="left" w:pos="1843"/>
        <w:tab w:val="left" w:pos="2160"/>
        <w:tab w:val="left" w:pos="2858"/>
      </w:tabs>
      <w:overflowPunct w:val="0"/>
      <w:spacing w:after="120" w:line="240" w:lineRule="auto"/>
      <w:ind w:left="1843" w:hanging="1843"/>
      <w:textAlignment w:val="baseline"/>
    </w:pPr>
    <w:rPr>
      <w:rFonts w:ascii="Arial" w:hAnsi="Arial"/>
      <w:lang w:val="en-GB" w:eastAsia="en-GB"/>
    </w:rPr>
  </w:style>
  <w:style w:type="character" w:customStyle="1" w:styleId="StyleArialBlackLeft2cmHanging098cmBefore0ptChar">
    <w:name w:val="Style Arial Black Left:  2 cm Hanging:  0.98 cm Before:  0 pt Char"/>
    <w:basedOn w:val="DefaultParagraphFont"/>
    <w:uiPriority w:val="99"/>
    <w:rsid w:val="00B170B2"/>
    <w:rPr>
      <w:rFonts w:ascii="Arial" w:hAnsi="Arial" w:cs="Times New Roman"/>
      <w:color w:val="000000"/>
      <w:sz w:val="22"/>
      <w:szCs w:val="22"/>
      <w:lang w:val="en-GB" w:eastAsia="en-GB" w:bidi="ar-SA"/>
    </w:rPr>
  </w:style>
  <w:style w:type="character" w:styleId="CommentReference">
    <w:name w:val="annotation reference"/>
    <w:basedOn w:val="DefaultParagraphFont"/>
    <w:uiPriority w:val="99"/>
    <w:semiHidden/>
    <w:locked/>
    <w:rsid w:val="00B170B2"/>
    <w:rPr>
      <w:rFonts w:cs="Times New Roman"/>
      <w:sz w:val="16"/>
      <w:szCs w:val="16"/>
    </w:rPr>
  </w:style>
  <w:style w:type="paragraph" w:styleId="CommentText">
    <w:name w:val="annotation text"/>
    <w:basedOn w:val="Normal"/>
    <w:link w:val="CommentTextChar"/>
    <w:uiPriority w:val="99"/>
    <w:semiHidden/>
    <w:locked/>
    <w:rsid w:val="00B170B2"/>
    <w:pPr>
      <w:overflowPunct w:val="0"/>
      <w:spacing w:line="240" w:lineRule="auto"/>
      <w:ind w:left="0"/>
      <w:textAlignment w:val="baseline"/>
    </w:pPr>
    <w:rPr>
      <w:color w:val="auto"/>
      <w:sz w:val="20"/>
      <w:szCs w:val="20"/>
    </w:rPr>
  </w:style>
  <w:style w:type="character" w:customStyle="1" w:styleId="CommentTextChar">
    <w:name w:val="Comment Text Char"/>
    <w:basedOn w:val="DefaultParagraphFont"/>
    <w:link w:val="CommentText"/>
    <w:uiPriority w:val="99"/>
    <w:semiHidden/>
    <w:locked/>
    <w:rsid w:val="00B170B2"/>
    <w:rPr>
      <w:rFonts w:ascii="Times New Roman" w:hAnsi="Times New Roman" w:cs="Times New Roman"/>
      <w:sz w:val="20"/>
      <w:szCs w:val="20"/>
    </w:rPr>
  </w:style>
  <w:style w:type="paragraph" w:customStyle="1" w:styleId="Indent2">
    <w:name w:val="Indent 2"/>
    <w:basedOn w:val="Indent1"/>
    <w:uiPriority w:val="99"/>
    <w:rsid w:val="00B170B2"/>
    <w:pPr>
      <w:ind w:left="1440"/>
    </w:pPr>
  </w:style>
  <w:style w:type="paragraph" w:customStyle="1" w:styleId="Indent3">
    <w:name w:val="Indent 3"/>
    <w:basedOn w:val="Indent2"/>
    <w:uiPriority w:val="99"/>
    <w:rsid w:val="00B170B2"/>
    <w:pPr>
      <w:ind w:left="2448"/>
    </w:pPr>
  </w:style>
  <w:style w:type="paragraph" w:customStyle="1" w:styleId="Indent4">
    <w:name w:val="Indent 4"/>
    <w:basedOn w:val="Indent3"/>
    <w:uiPriority w:val="99"/>
    <w:rsid w:val="00B170B2"/>
    <w:pPr>
      <w:ind w:left="3456"/>
    </w:pPr>
  </w:style>
  <w:style w:type="paragraph" w:customStyle="1" w:styleId="Alpha">
    <w:name w:val="Alpha"/>
    <w:basedOn w:val="Normal"/>
    <w:uiPriority w:val="99"/>
    <w:rsid w:val="00B170B2"/>
    <w:pPr>
      <w:numPr>
        <w:numId w:val="16"/>
      </w:numPr>
      <w:autoSpaceDE/>
      <w:autoSpaceDN/>
      <w:adjustRightInd/>
      <w:spacing w:before="0" w:line="240" w:lineRule="auto"/>
      <w:jc w:val="both"/>
    </w:pPr>
    <w:rPr>
      <w:rFonts w:ascii="Arial" w:hAnsi="Arial"/>
      <w:color w:val="auto"/>
      <w:szCs w:val="20"/>
      <w:lang w:val="en-GB"/>
    </w:rPr>
  </w:style>
  <w:style w:type="paragraph" w:customStyle="1" w:styleId="Alpha1">
    <w:name w:val="Alpha 1"/>
    <w:basedOn w:val="Indent1"/>
    <w:uiPriority w:val="99"/>
    <w:rsid w:val="00B170B2"/>
    <w:pPr>
      <w:numPr>
        <w:numId w:val="17"/>
      </w:numPr>
    </w:pPr>
    <w:rPr>
      <w:lang w:val="en-GB"/>
    </w:rPr>
  </w:style>
  <w:style w:type="paragraph" w:customStyle="1" w:styleId="Alpha3">
    <w:name w:val="Alpha 3"/>
    <w:basedOn w:val="Indent3"/>
    <w:uiPriority w:val="99"/>
    <w:rsid w:val="00B170B2"/>
    <w:pPr>
      <w:numPr>
        <w:numId w:val="18"/>
      </w:numPr>
    </w:pPr>
    <w:rPr>
      <w:lang w:val="en-GB"/>
    </w:rPr>
  </w:style>
  <w:style w:type="paragraph" w:customStyle="1" w:styleId="Alpha4">
    <w:name w:val="Alpha 4"/>
    <w:basedOn w:val="Indent4"/>
    <w:uiPriority w:val="99"/>
    <w:rsid w:val="00B170B2"/>
    <w:pPr>
      <w:numPr>
        <w:numId w:val="19"/>
      </w:numPr>
      <w:tabs>
        <w:tab w:val="clear" w:pos="3888"/>
        <w:tab w:val="num" w:pos="4230"/>
      </w:tabs>
      <w:ind w:left="4230" w:hanging="765"/>
    </w:pPr>
    <w:rPr>
      <w:lang w:val="en-GB"/>
    </w:rPr>
  </w:style>
  <w:style w:type="paragraph" w:customStyle="1" w:styleId="Bullet">
    <w:name w:val="Bullet"/>
    <w:basedOn w:val="Normal"/>
    <w:uiPriority w:val="99"/>
    <w:rsid w:val="00B170B2"/>
    <w:pPr>
      <w:numPr>
        <w:numId w:val="20"/>
      </w:numPr>
      <w:tabs>
        <w:tab w:val="clear" w:pos="360"/>
        <w:tab w:val="num" w:pos="720"/>
      </w:tabs>
      <w:autoSpaceDE/>
      <w:autoSpaceDN/>
      <w:adjustRightInd/>
      <w:spacing w:before="0" w:line="240" w:lineRule="auto"/>
      <w:ind w:left="720" w:hanging="720"/>
      <w:jc w:val="both"/>
    </w:pPr>
    <w:rPr>
      <w:rFonts w:ascii="Arial" w:hAnsi="Arial"/>
      <w:color w:val="auto"/>
      <w:szCs w:val="20"/>
      <w:lang w:val="en-GB"/>
    </w:rPr>
  </w:style>
  <w:style w:type="paragraph" w:customStyle="1" w:styleId="Bullet1">
    <w:name w:val="Bullet 1"/>
    <w:basedOn w:val="Indent1"/>
    <w:uiPriority w:val="99"/>
    <w:rsid w:val="00B170B2"/>
    <w:pPr>
      <w:numPr>
        <w:numId w:val="21"/>
      </w:numPr>
    </w:pPr>
  </w:style>
  <w:style w:type="paragraph" w:customStyle="1" w:styleId="Bullet2">
    <w:name w:val="Bullet 2"/>
    <w:basedOn w:val="Indent2"/>
    <w:uiPriority w:val="99"/>
    <w:rsid w:val="00B170B2"/>
    <w:pPr>
      <w:numPr>
        <w:numId w:val="22"/>
      </w:numPr>
    </w:pPr>
  </w:style>
  <w:style w:type="paragraph" w:customStyle="1" w:styleId="Bullet3">
    <w:name w:val="Bullet 3"/>
    <w:basedOn w:val="Indent3"/>
    <w:uiPriority w:val="99"/>
    <w:rsid w:val="00B170B2"/>
    <w:pPr>
      <w:numPr>
        <w:numId w:val="27"/>
      </w:numPr>
    </w:pPr>
  </w:style>
  <w:style w:type="paragraph" w:customStyle="1" w:styleId="Bullet4">
    <w:name w:val="Bullet 4"/>
    <w:basedOn w:val="Indent4"/>
    <w:uiPriority w:val="99"/>
    <w:rsid w:val="00B170B2"/>
    <w:pPr>
      <w:numPr>
        <w:numId w:val="29"/>
      </w:numPr>
    </w:pPr>
    <w:rPr>
      <w:lang w:val="en-GB"/>
    </w:rPr>
  </w:style>
  <w:style w:type="paragraph" w:customStyle="1" w:styleId="Roman">
    <w:name w:val="Roman"/>
    <w:basedOn w:val="Normal"/>
    <w:uiPriority w:val="99"/>
    <w:rsid w:val="00B170B2"/>
    <w:pPr>
      <w:numPr>
        <w:numId w:val="23"/>
      </w:numPr>
      <w:autoSpaceDE/>
      <w:autoSpaceDN/>
      <w:adjustRightInd/>
      <w:spacing w:before="0" w:line="240" w:lineRule="auto"/>
      <w:jc w:val="both"/>
    </w:pPr>
    <w:rPr>
      <w:rFonts w:ascii="Arial" w:hAnsi="Arial"/>
      <w:color w:val="auto"/>
      <w:szCs w:val="20"/>
      <w:lang w:val="en-GB"/>
    </w:rPr>
  </w:style>
  <w:style w:type="paragraph" w:customStyle="1" w:styleId="Roman1">
    <w:name w:val="Roman 1"/>
    <w:basedOn w:val="Indent1"/>
    <w:uiPriority w:val="99"/>
    <w:rsid w:val="00B170B2"/>
    <w:pPr>
      <w:numPr>
        <w:numId w:val="24"/>
      </w:numPr>
    </w:pPr>
  </w:style>
  <w:style w:type="paragraph" w:customStyle="1" w:styleId="Roman2">
    <w:name w:val="Roman 2"/>
    <w:basedOn w:val="Indent2"/>
    <w:uiPriority w:val="99"/>
    <w:rsid w:val="00B170B2"/>
    <w:pPr>
      <w:numPr>
        <w:numId w:val="25"/>
      </w:numPr>
    </w:pPr>
  </w:style>
  <w:style w:type="paragraph" w:customStyle="1" w:styleId="Roman3">
    <w:name w:val="Roman 3"/>
    <w:basedOn w:val="Indent3"/>
    <w:uiPriority w:val="99"/>
    <w:rsid w:val="00B170B2"/>
    <w:pPr>
      <w:numPr>
        <w:numId w:val="26"/>
      </w:numPr>
    </w:pPr>
  </w:style>
  <w:style w:type="paragraph" w:customStyle="1" w:styleId="Roman4">
    <w:name w:val="Roman 4"/>
    <w:basedOn w:val="Indent4"/>
    <w:uiPriority w:val="99"/>
    <w:rsid w:val="00B170B2"/>
    <w:pPr>
      <w:numPr>
        <w:numId w:val="28"/>
      </w:numPr>
    </w:pPr>
  </w:style>
  <w:style w:type="paragraph" w:styleId="Index2">
    <w:name w:val="index 2"/>
    <w:basedOn w:val="Normal"/>
    <w:next w:val="Normal"/>
    <w:autoRedefine/>
    <w:uiPriority w:val="99"/>
    <w:semiHidden/>
    <w:locked/>
    <w:rsid w:val="00B170B2"/>
    <w:pPr>
      <w:autoSpaceDE/>
      <w:autoSpaceDN/>
      <w:adjustRightInd/>
      <w:spacing w:before="0" w:line="240" w:lineRule="auto"/>
      <w:ind w:left="440" w:hanging="220"/>
      <w:jc w:val="both"/>
    </w:pPr>
    <w:rPr>
      <w:rFonts w:ascii="Arial" w:hAnsi="Arial"/>
      <w:color w:val="auto"/>
      <w:szCs w:val="20"/>
      <w:lang w:val="ru-RU"/>
    </w:rPr>
  </w:style>
  <w:style w:type="paragraph" w:styleId="Index3">
    <w:name w:val="index 3"/>
    <w:basedOn w:val="Normal"/>
    <w:next w:val="Normal"/>
    <w:autoRedefine/>
    <w:uiPriority w:val="99"/>
    <w:semiHidden/>
    <w:locked/>
    <w:rsid w:val="00B170B2"/>
    <w:pPr>
      <w:autoSpaceDE/>
      <w:autoSpaceDN/>
      <w:adjustRightInd/>
      <w:spacing w:before="0" w:line="240" w:lineRule="auto"/>
      <w:ind w:left="660" w:hanging="220"/>
      <w:jc w:val="both"/>
    </w:pPr>
    <w:rPr>
      <w:rFonts w:ascii="Arial" w:hAnsi="Arial"/>
      <w:color w:val="auto"/>
      <w:szCs w:val="20"/>
      <w:lang w:val="ru-RU"/>
    </w:rPr>
  </w:style>
  <w:style w:type="paragraph" w:styleId="Index4">
    <w:name w:val="index 4"/>
    <w:basedOn w:val="Normal"/>
    <w:next w:val="Normal"/>
    <w:autoRedefine/>
    <w:uiPriority w:val="99"/>
    <w:semiHidden/>
    <w:locked/>
    <w:rsid w:val="00B170B2"/>
    <w:pPr>
      <w:autoSpaceDE/>
      <w:autoSpaceDN/>
      <w:adjustRightInd/>
      <w:spacing w:before="0" w:line="240" w:lineRule="auto"/>
      <w:ind w:left="880" w:hanging="220"/>
      <w:jc w:val="both"/>
    </w:pPr>
    <w:rPr>
      <w:rFonts w:ascii="Arial" w:hAnsi="Arial"/>
      <w:color w:val="auto"/>
      <w:szCs w:val="20"/>
      <w:lang w:val="ru-RU"/>
    </w:rPr>
  </w:style>
  <w:style w:type="paragraph" w:styleId="Index5">
    <w:name w:val="index 5"/>
    <w:basedOn w:val="Normal"/>
    <w:next w:val="Normal"/>
    <w:autoRedefine/>
    <w:uiPriority w:val="99"/>
    <w:semiHidden/>
    <w:locked/>
    <w:rsid w:val="00B170B2"/>
    <w:pPr>
      <w:autoSpaceDE/>
      <w:autoSpaceDN/>
      <w:adjustRightInd/>
      <w:spacing w:before="0" w:line="240" w:lineRule="auto"/>
      <w:ind w:left="1100" w:hanging="220"/>
      <w:jc w:val="both"/>
    </w:pPr>
    <w:rPr>
      <w:rFonts w:ascii="Arial" w:hAnsi="Arial"/>
      <w:color w:val="auto"/>
      <w:szCs w:val="20"/>
      <w:lang w:val="ru-RU"/>
    </w:rPr>
  </w:style>
  <w:style w:type="paragraph" w:styleId="Index6">
    <w:name w:val="index 6"/>
    <w:basedOn w:val="Normal"/>
    <w:next w:val="Normal"/>
    <w:autoRedefine/>
    <w:uiPriority w:val="99"/>
    <w:semiHidden/>
    <w:locked/>
    <w:rsid w:val="00B170B2"/>
    <w:pPr>
      <w:autoSpaceDE/>
      <w:autoSpaceDN/>
      <w:adjustRightInd/>
      <w:spacing w:before="0" w:line="240" w:lineRule="auto"/>
      <w:ind w:left="1320" w:hanging="220"/>
      <w:jc w:val="both"/>
    </w:pPr>
    <w:rPr>
      <w:rFonts w:ascii="Arial" w:hAnsi="Arial"/>
      <w:color w:val="auto"/>
      <w:szCs w:val="20"/>
      <w:lang w:val="ru-RU"/>
    </w:rPr>
  </w:style>
  <w:style w:type="paragraph" w:styleId="Index7">
    <w:name w:val="index 7"/>
    <w:basedOn w:val="Normal"/>
    <w:next w:val="Normal"/>
    <w:autoRedefine/>
    <w:uiPriority w:val="99"/>
    <w:semiHidden/>
    <w:locked/>
    <w:rsid w:val="00B170B2"/>
    <w:pPr>
      <w:autoSpaceDE/>
      <w:autoSpaceDN/>
      <w:adjustRightInd/>
      <w:spacing w:before="0" w:line="240" w:lineRule="auto"/>
      <w:ind w:left="1540" w:hanging="220"/>
      <w:jc w:val="both"/>
    </w:pPr>
    <w:rPr>
      <w:rFonts w:ascii="Arial" w:hAnsi="Arial"/>
      <w:color w:val="auto"/>
      <w:szCs w:val="20"/>
      <w:lang w:val="ru-RU"/>
    </w:rPr>
  </w:style>
  <w:style w:type="paragraph" w:styleId="Index8">
    <w:name w:val="index 8"/>
    <w:basedOn w:val="Normal"/>
    <w:next w:val="Normal"/>
    <w:autoRedefine/>
    <w:uiPriority w:val="99"/>
    <w:semiHidden/>
    <w:locked/>
    <w:rsid w:val="00B170B2"/>
    <w:pPr>
      <w:autoSpaceDE/>
      <w:autoSpaceDN/>
      <w:adjustRightInd/>
      <w:spacing w:before="0" w:line="240" w:lineRule="auto"/>
      <w:ind w:left="1760" w:hanging="220"/>
      <w:jc w:val="both"/>
    </w:pPr>
    <w:rPr>
      <w:rFonts w:ascii="Arial" w:hAnsi="Arial"/>
      <w:color w:val="auto"/>
      <w:szCs w:val="20"/>
      <w:lang w:val="ru-RU"/>
    </w:rPr>
  </w:style>
  <w:style w:type="paragraph" w:styleId="Index9">
    <w:name w:val="index 9"/>
    <w:basedOn w:val="Normal"/>
    <w:next w:val="Normal"/>
    <w:autoRedefine/>
    <w:uiPriority w:val="99"/>
    <w:semiHidden/>
    <w:locked/>
    <w:rsid w:val="00B170B2"/>
    <w:pPr>
      <w:autoSpaceDE/>
      <w:autoSpaceDN/>
      <w:adjustRightInd/>
      <w:spacing w:before="0" w:line="240" w:lineRule="auto"/>
      <w:ind w:left="1980" w:hanging="220"/>
      <w:jc w:val="both"/>
    </w:pPr>
    <w:rPr>
      <w:rFonts w:ascii="Arial" w:hAnsi="Arial"/>
      <w:color w:val="auto"/>
      <w:szCs w:val="20"/>
      <w:lang w:val="ru-RU"/>
    </w:rPr>
  </w:style>
  <w:style w:type="paragraph" w:styleId="IndexHeading">
    <w:name w:val="index heading"/>
    <w:basedOn w:val="Normal"/>
    <w:next w:val="Index1"/>
    <w:uiPriority w:val="99"/>
    <w:semiHidden/>
    <w:locked/>
    <w:rsid w:val="00B170B2"/>
    <w:pPr>
      <w:autoSpaceDE/>
      <w:autoSpaceDN/>
      <w:adjustRightInd/>
      <w:spacing w:before="0" w:line="240" w:lineRule="auto"/>
      <w:ind w:left="0"/>
      <w:jc w:val="both"/>
    </w:pPr>
    <w:rPr>
      <w:rFonts w:ascii="Arial" w:hAnsi="Arial"/>
      <w:color w:val="auto"/>
      <w:szCs w:val="20"/>
      <w:lang w:val="ru-RU"/>
    </w:rPr>
  </w:style>
  <w:style w:type="paragraph" w:styleId="TOC3">
    <w:name w:val="toc 3"/>
    <w:basedOn w:val="Normal"/>
    <w:next w:val="Normal"/>
    <w:autoRedefine/>
    <w:uiPriority w:val="99"/>
    <w:semiHidden/>
    <w:locked/>
    <w:rsid w:val="00B170B2"/>
    <w:pPr>
      <w:autoSpaceDE/>
      <w:autoSpaceDN/>
      <w:adjustRightInd/>
      <w:spacing w:before="0" w:line="240" w:lineRule="auto"/>
      <w:ind w:left="440"/>
      <w:jc w:val="both"/>
    </w:pPr>
    <w:rPr>
      <w:rFonts w:ascii="Arial" w:hAnsi="Arial"/>
      <w:color w:val="auto"/>
      <w:szCs w:val="20"/>
      <w:lang w:val="ru-RU"/>
    </w:rPr>
  </w:style>
  <w:style w:type="paragraph" w:styleId="TOC4">
    <w:name w:val="toc 4"/>
    <w:basedOn w:val="Normal"/>
    <w:next w:val="Normal"/>
    <w:autoRedefine/>
    <w:uiPriority w:val="99"/>
    <w:semiHidden/>
    <w:locked/>
    <w:rsid w:val="00B170B2"/>
    <w:pPr>
      <w:autoSpaceDE/>
      <w:autoSpaceDN/>
      <w:adjustRightInd/>
      <w:spacing w:before="0" w:line="240" w:lineRule="auto"/>
      <w:ind w:left="660"/>
      <w:jc w:val="both"/>
    </w:pPr>
    <w:rPr>
      <w:rFonts w:ascii="Arial" w:hAnsi="Arial"/>
      <w:color w:val="auto"/>
      <w:szCs w:val="20"/>
      <w:lang w:val="ru-RU"/>
    </w:rPr>
  </w:style>
  <w:style w:type="paragraph" w:styleId="TOC5">
    <w:name w:val="toc 5"/>
    <w:basedOn w:val="Normal"/>
    <w:next w:val="Normal"/>
    <w:autoRedefine/>
    <w:uiPriority w:val="99"/>
    <w:semiHidden/>
    <w:locked/>
    <w:rsid w:val="00B170B2"/>
    <w:pPr>
      <w:autoSpaceDE/>
      <w:autoSpaceDN/>
      <w:adjustRightInd/>
      <w:spacing w:before="0" w:line="240" w:lineRule="auto"/>
      <w:ind w:left="880"/>
      <w:jc w:val="both"/>
    </w:pPr>
    <w:rPr>
      <w:rFonts w:ascii="Arial" w:hAnsi="Arial"/>
      <w:color w:val="auto"/>
      <w:szCs w:val="20"/>
      <w:lang w:val="ru-RU"/>
    </w:rPr>
  </w:style>
  <w:style w:type="paragraph" w:styleId="TOC6">
    <w:name w:val="toc 6"/>
    <w:basedOn w:val="Normal"/>
    <w:next w:val="Normal"/>
    <w:autoRedefine/>
    <w:uiPriority w:val="99"/>
    <w:semiHidden/>
    <w:locked/>
    <w:rsid w:val="00B170B2"/>
    <w:pPr>
      <w:autoSpaceDE/>
      <w:autoSpaceDN/>
      <w:adjustRightInd/>
      <w:spacing w:before="0" w:line="240" w:lineRule="auto"/>
      <w:ind w:left="1100"/>
      <w:jc w:val="both"/>
    </w:pPr>
    <w:rPr>
      <w:rFonts w:ascii="Arial" w:hAnsi="Arial"/>
      <w:color w:val="auto"/>
      <w:szCs w:val="20"/>
      <w:lang w:val="ru-RU"/>
    </w:rPr>
  </w:style>
  <w:style w:type="paragraph" w:styleId="TOC7">
    <w:name w:val="toc 7"/>
    <w:basedOn w:val="Normal"/>
    <w:next w:val="Normal"/>
    <w:autoRedefine/>
    <w:uiPriority w:val="99"/>
    <w:semiHidden/>
    <w:locked/>
    <w:rsid w:val="00B170B2"/>
    <w:pPr>
      <w:autoSpaceDE/>
      <w:autoSpaceDN/>
      <w:adjustRightInd/>
      <w:spacing w:before="0" w:line="240" w:lineRule="auto"/>
      <w:ind w:left="1320"/>
      <w:jc w:val="both"/>
    </w:pPr>
    <w:rPr>
      <w:rFonts w:ascii="Arial" w:hAnsi="Arial"/>
      <w:color w:val="auto"/>
      <w:szCs w:val="20"/>
      <w:lang w:val="ru-RU"/>
    </w:rPr>
  </w:style>
  <w:style w:type="paragraph" w:styleId="TOC8">
    <w:name w:val="toc 8"/>
    <w:basedOn w:val="Normal"/>
    <w:next w:val="Normal"/>
    <w:autoRedefine/>
    <w:uiPriority w:val="99"/>
    <w:semiHidden/>
    <w:locked/>
    <w:rsid w:val="00B170B2"/>
    <w:pPr>
      <w:autoSpaceDE/>
      <w:autoSpaceDN/>
      <w:adjustRightInd/>
      <w:spacing w:before="0" w:line="240" w:lineRule="auto"/>
      <w:ind w:left="1540"/>
      <w:jc w:val="both"/>
    </w:pPr>
    <w:rPr>
      <w:rFonts w:ascii="Arial" w:hAnsi="Arial"/>
      <w:color w:val="auto"/>
      <w:szCs w:val="20"/>
      <w:lang w:val="ru-RU"/>
    </w:rPr>
  </w:style>
  <w:style w:type="paragraph" w:styleId="TOC9">
    <w:name w:val="toc 9"/>
    <w:basedOn w:val="Normal"/>
    <w:next w:val="Normal"/>
    <w:autoRedefine/>
    <w:uiPriority w:val="99"/>
    <w:semiHidden/>
    <w:locked/>
    <w:rsid w:val="00B170B2"/>
    <w:pPr>
      <w:autoSpaceDE/>
      <w:autoSpaceDN/>
      <w:adjustRightInd/>
      <w:spacing w:before="0" w:line="240" w:lineRule="auto"/>
      <w:ind w:left="1760"/>
      <w:jc w:val="both"/>
    </w:pPr>
    <w:rPr>
      <w:rFonts w:ascii="Arial" w:hAnsi="Arial"/>
      <w:color w:val="auto"/>
      <w:szCs w:val="20"/>
      <w:lang w:val="ru-RU"/>
    </w:rPr>
  </w:style>
  <w:style w:type="paragraph" w:customStyle="1" w:styleId="TableText">
    <w:name w:val="Table Text"/>
    <w:uiPriority w:val="99"/>
    <w:rsid w:val="00B170B2"/>
    <w:rPr>
      <w:rFonts w:ascii="Arial" w:hAnsi="Arial"/>
      <w:color w:val="000000"/>
      <w:sz w:val="16"/>
      <w:szCs w:val="20"/>
    </w:rPr>
  </w:style>
  <w:style w:type="paragraph" w:styleId="DocumentMap">
    <w:name w:val="Document Map"/>
    <w:basedOn w:val="Normal"/>
    <w:link w:val="DocumentMapChar"/>
    <w:uiPriority w:val="99"/>
    <w:semiHidden/>
    <w:locked/>
    <w:rsid w:val="00B170B2"/>
    <w:pPr>
      <w:shd w:val="clear" w:color="auto" w:fill="000080"/>
      <w:autoSpaceDE/>
      <w:autoSpaceDN/>
      <w:adjustRightInd/>
      <w:spacing w:before="0" w:line="240" w:lineRule="auto"/>
      <w:ind w:left="0"/>
      <w:jc w:val="both"/>
    </w:pPr>
    <w:rPr>
      <w:rFonts w:ascii="Tahoma" w:hAnsi="Tahoma"/>
      <w:color w:val="auto"/>
      <w:szCs w:val="20"/>
      <w:lang w:val="ru-RU"/>
    </w:rPr>
  </w:style>
  <w:style w:type="character" w:customStyle="1" w:styleId="DocumentMapChar">
    <w:name w:val="Document Map Char"/>
    <w:basedOn w:val="DefaultParagraphFont"/>
    <w:link w:val="DocumentMap"/>
    <w:uiPriority w:val="99"/>
    <w:semiHidden/>
    <w:locked/>
    <w:rsid w:val="00B170B2"/>
    <w:rPr>
      <w:rFonts w:ascii="Tahoma" w:hAnsi="Tahoma" w:cs="Times New Roman"/>
      <w:sz w:val="20"/>
      <w:szCs w:val="20"/>
      <w:shd w:val="clear" w:color="auto" w:fill="000080"/>
      <w:lang w:val="ru-RU"/>
    </w:rPr>
  </w:style>
  <w:style w:type="character" w:styleId="FollowedHyperlink">
    <w:name w:val="FollowedHyperlink"/>
    <w:basedOn w:val="DefaultParagraphFont"/>
    <w:uiPriority w:val="99"/>
    <w:locked/>
    <w:rsid w:val="00B170B2"/>
    <w:rPr>
      <w:rFonts w:cs="Times New Roman"/>
      <w:color w:val="800080"/>
      <w:u w:val="single"/>
    </w:rPr>
  </w:style>
  <w:style w:type="paragraph" w:styleId="Revision">
    <w:name w:val="Revision"/>
    <w:hidden/>
    <w:uiPriority w:val="99"/>
    <w:semiHidden/>
    <w:rsid w:val="00895BBF"/>
    <w:rPr>
      <w:rFonts w:ascii="Times New Roman" w:hAnsi="Times New Roman"/>
      <w:color w:val="000000"/>
    </w:rPr>
  </w:style>
  <w:style w:type="paragraph" w:styleId="CommentSubject">
    <w:name w:val="annotation subject"/>
    <w:basedOn w:val="CommentText"/>
    <w:next w:val="CommentText"/>
    <w:link w:val="CommentSubjectChar"/>
    <w:uiPriority w:val="99"/>
    <w:semiHidden/>
    <w:unhideWhenUsed/>
    <w:locked/>
    <w:rsid w:val="00854BC9"/>
    <w:pPr>
      <w:overflowPunct/>
      <w:ind w:left="720"/>
      <w:textAlignment w:val="auto"/>
    </w:pPr>
    <w:rPr>
      <w:b/>
      <w:bCs/>
      <w:color w:val="000000"/>
    </w:rPr>
  </w:style>
  <w:style w:type="character" w:customStyle="1" w:styleId="CommentSubjectChar">
    <w:name w:val="Comment Subject Char"/>
    <w:basedOn w:val="CommentTextChar"/>
    <w:link w:val="CommentSubject"/>
    <w:uiPriority w:val="99"/>
    <w:semiHidden/>
    <w:rsid w:val="00854BC9"/>
    <w:rPr>
      <w:rFonts w:ascii="Times New Roman" w:hAnsi="Times New Roman" w:cs="Times New Roman"/>
      <w:b/>
      <w:bCs/>
      <w:color w:val="000000"/>
      <w:sz w:val="20"/>
      <w:szCs w:val="20"/>
    </w:rPr>
  </w:style>
  <w:style w:type="character" w:styleId="UnresolvedMention">
    <w:name w:val="Unresolved Mention"/>
    <w:basedOn w:val="DefaultParagraphFont"/>
    <w:uiPriority w:val="99"/>
    <w:semiHidden/>
    <w:unhideWhenUsed/>
    <w:rsid w:val="00E51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33047">
      <w:bodyDiv w:val="1"/>
      <w:marLeft w:val="0"/>
      <w:marRight w:val="0"/>
      <w:marTop w:val="0"/>
      <w:marBottom w:val="0"/>
      <w:divBdr>
        <w:top w:val="none" w:sz="0" w:space="0" w:color="auto"/>
        <w:left w:val="none" w:sz="0" w:space="0" w:color="auto"/>
        <w:bottom w:val="none" w:sz="0" w:space="0" w:color="auto"/>
        <w:right w:val="none" w:sz="0" w:space="0" w:color="auto"/>
      </w:divBdr>
    </w:div>
    <w:div w:id="257718822">
      <w:bodyDiv w:val="1"/>
      <w:marLeft w:val="0"/>
      <w:marRight w:val="0"/>
      <w:marTop w:val="0"/>
      <w:marBottom w:val="0"/>
      <w:divBdr>
        <w:top w:val="none" w:sz="0" w:space="0" w:color="auto"/>
        <w:left w:val="none" w:sz="0" w:space="0" w:color="auto"/>
        <w:bottom w:val="none" w:sz="0" w:space="0" w:color="auto"/>
        <w:right w:val="none" w:sz="0" w:space="0" w:color="auto"/>
      </w:divBdr>
    </w:div>
    <w:div w:id="354157719">
      <w:bodyDiv w:val="1"/>
      <w:marLeft w:val="0"/>
      <w:marRight w:val="0"/>
      <w:marTop w:val="0"/>
      <w:marBottom w:val="0"/>
      <w:divBdr>
        <w:top w:val="none" w:sz="0" w:space="0" w:color="auto"/>
        <w:left w:val="none" w:sz="0" w:space="0" w:color="auto"/>
        <w:bottom w:val="none" w:sz="0" w:space="0" w:color="auto"/>
        <w:right w:val="none" w:sz="0" w:space="0" w:color="auto"/>
      </w:divBdr>
    </w:div>
    <w:div w:id="556010700">
      <w:bodyDiv w:val="1"/>
      <w:marLeft w:val="0"/>
      <w:marRight w:val="0"/>
      <w:marTop w:val="0"/>
      <w:marBottom w:val="0"/>
      <w:divBdr>
        <w:top w:val="none" w:sz="0" w:space="0" w:color="auto"/>
        <w:left w:val="none" w:sz="0" w:space="0" w:color="auto"/>
        <w:bottom w:val="none" w:sz="0" w:space="0" w:color="auto"/>
        <w:right w:val="none" w:sz="0" w:space="0" w:color="auto"/>
      </w:divBdr>
    </w:div>
    <w:div w:id="647899059">
      <w:marLeft w:val="0"/>
      <w:marRight w:val="0"/>
      <w:marTop w:val="0"/>
      <w:marBottom w:val="0"/>
      <w:divBdr>
        <w:top w:val="none" w:sz="0" w:space="0" w:color="auto"/>
        <w:left w:val="none" w:sz="0" w:space="0" w:color="auto"/>
        <w:bottom w:val="none" w:sz="0" w:space="0" w:color="auto"/>
        <w:right w:val="none" w:sz="0" w:space="0" w:color="auto"/>
      </w:divBdr>
      <w:divsChild>
        <w:div w:id="647899063">
          <w:marLeft w:val="0"/>
          <w:marRight w:val="0"/>
          <w:marTop w:val="0"/>
          <w:marBottom w:val="0"/>
          <w:divBdr>
            <w:top w:val="none" w:sz="0" w:space="0" w:color="auto"/>
            <w:left w:val="none" w:sz="0" w:space="0" w:color="auto"/>
            <w:bottom w:val="none" w:sz="0" w:space="0" w:color="auto"/>
            <w:right w:val="none" w:sz="0" w:space="0" w:color="auto"/>
          </w:divBdr>
        </w:div>
      </w:divsChild>
    </w:div>
    <w:div w:id="647899060">
      <w:marLeft w:val="0"/>
      <w:marRight w:val="0"/>
      <w:marTop w:val="0"/>
      <w:marBottom w:val="0"/>
      <w:divBdr>
        <w:top w:val="none" w:sz="0" w:space="0" w:color="auto"/>
        <w:left w:val="none" w:sz="0" w:space="0" w:color="auto"/>
        <w:bottom w:val="none" w:sz="0" w:space="0" w:color="auto"/>
        <w:right w:val="none" w:sz="0" w:space="0" w:color="auto"/>
      </w:divBdr>
      <w:divsChild>
        <w:div w:id="647899066">
          <w:marLeft w:val="0"/>
          <w:marRight w:val="0"/>
          <w:marTop w:val="0"/>
          <w:marBottom w:val="0"/>
          <w:divBdr>
            <w:top w:val="none" w:sz="0" w:space="0" w:color="auto"/>
            <w:left w:val="none" w:sz="0" w:space="0" w:color="auto"/>
            <w:bottom w:val="none" w:sz="0" w:space="0" w:color="auto"/>
            <w:right w:val="none" w:sz="0" w:space="0" w:color="auto"/>
          </w:divBdr>
        </w:div>
      </w:divsChild>
    </w:div>
    <w:div w:id="647899062">
      <w:marLeft w:val="0"/>
      <w:marRight w:val="0"/>
      <w:marTop w:val="0"/>
      <w:marBottom w:val="0"/>
      <w:divBdr>
        <w:top w:val="none" w:sz="0" w:space="0" w:color="auto"/>
        <w:left w:val="none" w:sz="0" w:space="0" w:color="auto"/>
        <w:bottom w:val="none" w:sz="0" w:space="0" w:color="auto"/>
        <w:right w:val="none" w:sz="0" w:space="0" w:color="auto"/>
      </w:divBdr>
      <w:divsChild>
        <w:div w:id="647899061">
          <w:marLeft w:val="0"/>
          <w:marRight w:val="0"/>
          <w:marTop w:val="0"/>
          <w:marBottom w:val="0"/>
          <w:divBdr>
            <w:top w:val="none" w:sz="0" w:space="0" w:color="auto"/>
            <w:left w:val="none" w:sz="0" w:space="0" w:color="auto"/>
            <w:bottom w:val="none" w:sz="0" w:space="0" w:color="auto"/>
            <w:right w:val="none" w:sz="0" w:space="0" w:color="auto"/>
          </w:divBdr>
        </w:div>
      </w:divsChild>
    </w:div>
    <w:div w:id="647899065">
      <w:marLeft w:val="0"/>
      <w:marRight w:val="0"/>
      <w:marTop w:val="0"/>
      <w:marBottom w:val="0"/>
      <w:divBdr>
        <w:top w:val="none" w:sz="0" w:space="0" w:color="auto"/>
        <w:left w:val="none" w:sz="0" w:space="0" w:color="auto"/>
        <w:bottom w:val="none" w:sz="0" w:space="0" w:color="auto"/>
        <w:right w:val="none" w:sz="0" w:space="0" w:color="auto"/>
      </w:divBdr>
      <w:divsChild>
        <w:div w:id="647899064">
          <w:marLeft w:val="0"/>
          <w:marRight w:val="0"/>
          <w:marTop w:val="0"/>
          <w:marBottom w:val="0"/>
          <w:divBdr>
            <w:top w:val="none" w:sz="0" w:space="0" w:color="auto"/>
            <w:left w:val="none" w:sz="0" w:space="0" w:color="auto"/>
            <w:bottom w:val="none" w:sz="0" w:space="0" w:color="auto"/>
            <w:right w:val="none" w:sz="0" w:space="0" w:color="auto"/>
          </w:divBdr>
        </w:div>
      </w:divsChild>
    </w:div>
    <w:div w:id="720708276">
      <w:bodyDiv w:val="1"/>
      <w:marLeft w:val="0"/>
      <w:marRight w:val="0"/>
      <w:marTop w:val="0"/>
      <w:marBottom w:val="0"/>
      <w:divBdr>
        <w:top w:val="none" w:sz="0" w:space="0" w:color="auto"/>
        <w:left w:val="none" w:sz="0" w:space="0" w:color="auto"/>
        <w:bottom w:val="none" w:sz="0" w:space="0" w:color="auto"/>
        <w:right w:val="none" w:sz="0" w:space="0" w:color="auto"/>
      </w:divBdr>
    </w:div>
    <w:div w:id="746652963">
      <w:bodyDiv w:val="1"/>
      <w:marLeft w:val="0"/>
      <w:marRight w:val="0"/>
      <w:marTop w:val="0"/>
      <w:marBottom w:val="0"/>
      <w:divBdr>
        <w:top w:val="none" w:sz="0" w:space="0" w:color="auto"/>
        <w:left w:val="none" w:sz="0" w:space="0" w:color="auto"/>
        <w:bottom w:val="none" w:sz="0" w:space="0" w:color="auto"/>
        <w:right w:val="none" w:sz="0" w:space="0" w:color="auto"/>
      </w:divBdr>
    </w:div>
    <w:div w:id="1038823142">
      <w:bodyDiv w:val="1"/>
      <w:marLeft w:val="0"/>
      <w:marRight w:val="0"/>
      <w:marTop w:val="0"/>
      <w:marBottom w:val="0"/>
      <w:divBdr>
        <w:top w:val="none" w:sz="0" w:space="0" w:color="auto"/>
        <w:left w:val="none" w:sz="0" w:space="0" w:color="auto"/>
        <w:bottom w:val="none" w:sz="0" w:space="0" w:color="auto"/>
        <w:right w:val="none" w:sz="0" w:space="0" w:color="auto"/>
      </w:divBdr>
    </w:div>
    <w:div w:id="1075709114">
      <w:bodyDiv w:val="1"/>
      <w:marLeft w:val="0"/>
      <w:marRight w:val="0"/>
      <w:marTop w:val="0"/>
      <w:marBottom w:val="0"/>
      <w:divBdr>
        <w:top w:val="none" w:sz="0" w:space="0" w:color="auto"/>
        <w:left w:val="none" w:sz="0" w:space="0" w:color="auto"/>
        <w:bottom w:val="none" w:sz="0" w:space="0" w:color="auto"/>
        <w:right w:val="none" w:sz="0" w:space="0" w:color="auto"/>
      </w:divBdr>
    </w:div>
    <w:div w:id="1231696252">
      <w:bodyDiv w:val="1"/>
      <w:marLeft w:val="0"/>
      <w:marRight w:val="0"/>
      <w:marTop w:val="0"/>
      <w:marBottom w:val="0"/>
      <w:divBdr>
        <w:top w:val="none" w:sz="0" w:space="0" w:color="auto"/>
        <w:left w:val="none" w:sz="0" w:space="0" w:color="auto"/>
        <w:bottom w:val="none" w:sz="0" w:space="0" w:color="auto"/>
        <w:right w:val="none" w:sz="0" w:space="0" w:color="auto"/>
      </w:divBdr>
    </w:div>
    <w:div w:id="1276056325">
      <w:bodyDiv w:val="1"/>
      <w:marLeft w:val="0"/>
      <w:marRight w:val="0"/>
      <w:marTop w:val="0"/>
      <w:marBottom w:val="0"/>
      <w:divBdr>
        <w:top w:val="none" w:sz="0" w:space="0" w:color="auto"/>
        <w:left w:val="none" w:sz="0" w:space="0" w:color="auto"/>
        <w:bottom w:val="none" w:sz="0" w:space="0" w:color="auto"/>
        <w:right w:val="none" w:sz="0" w:space="0" w:color="auto"/>
      </w:divBdr>
    </w:div>
    <w:div w:id="1406487926">
      <w:bodyDiv w:val="1"/>
      <w:marLeft w:val="0"/>
      <w:marRight w:val="0"/>
      <w:marTop w:val="0"/>
      <w:marBottom w:val="0"/>
      <w:divBdr>
        <w:top w:val="none" w:sz="0" w:space="0" w:color="auto"/>
        <w:left w:val="none" w:sz="0" w:space="0" w:color="auto"/>
        <w:bottom w:val="none" w:sz="0" w:space="0" w:color="auto"/>
        <w:right w:val="none" w:sz="0" w:space="0" w:color="auto"/>
      </w:divBdr>
    </w:div>
    <w:div w:id="1449198891">
      <w:bodyDiv w:val="1"/>
      <w:marLeft w:val="0"/>
      <w:marRight w:val="0"/>
      <w:marTop w:val="0"/>
      <w:marBottom w:val="0"/>
      <w:divBdr>
        <w:top w:val="none" w:sz="0" w:space="0" w:color="auto"/>
        <w:left w:val="none" w:sz="0" w:space="0" w:color="auto"/>
        <w:bottom w:val="none" w:sz="0" w:space="0" w:color="auto"/>
        <w:right w:val="none" w:sz="0" w:space="0" w:color="auto"/>
      </w:divBdr>
    </w:div>
    <w:div w:id="1557887542">
      <w:bodyDiv w:val="1"/>
      <w:marLeft w:val="0"/>
      <w:marRight w:val="0"/>
      <w:marTop w:val="0"/>
      <w:marBottom w:val="0"/>
      <w:divBdr>
        <w:top w:val="none" w:sz="0" w:space="0" w:color="auto"/>
        <w:left w:val="none" w:sz="0" w:space="0" w:color="auto"/>
        <w:bottom w:val="none" w:sz="0" w:space="0" w:color="auto"/>
        <w:right w:val="none" w:sz="0" w:space="0" w:color="auto"/>
      </w:divBdr>
    </w:div>
    <w:div w:id="1706056291">
      <w:bodyDiv w:val="1"/>
      <w:marLeft w:val="0"/>
      <w:marRight w:val="0"/>
      <w:marTop w:val="0"/>
      <w:marBottom w:val="0"/>
      <w:divBdr>
        <w:top w:val="none" w:sz="0" w:space="0" w:color="auto"/>
        <w:left w:val="none" w:sz="0" w:space="0" w:color="auto"/>
        <w:bottom w:val="none" w:sz="0" w:space="0" w:color="auto"/>
        <w:right w:val="none" w:sz="0" w:space="0" w:color="auto"/>
      </w:divBdr>
    </w:div>
    <w:div w:id="1749110247">
      <w:bodyDiv w:val="1"/>
      <w:marLeft w:val="0"/>
      <w:marRight w:val="0"/>
      <w:marTop w:val="0"/>
      <w:marBottom w:val="0"/>
      <w:divBdr>
        <w:top w:val="none" w:sz="0" w:space="0" w:color="auto"/>
        <w:left w:val="none" w:sz="0" w:space="0" w:color="auto"/>
        <w:bottom w:val="none" w:sz="0" w:space="0" w:color="auto"/>
        <w:right w:val="none" w:sz="0" w:space="0" w:color="auto"/>
      </w:divBdr>
    </w:div>
    <w:div w:id="1832403591">
      <w:bodyDiv w:val="1"/>
      <w:marLeft w:val="0"/>
      <w:marRight w:val="0"/>
      <w:marTop w:val="0"/>
      <w:marBottom w:val="0"/>
      <w:divBdr>
        <w:top w:val="none" w:sz="0" w:space="0" w:color="auto"/>
        <w:left w:val="none" w:sz="0" w:space="0" w:color="auto"/>
        <w:bottom w:val="none" w:sz="0" w:space="0" w:color="auto"/>
        <w:right w:val="none" w:sz="0" w:space="0" w:color="auto"/>
      </w:divBdr>
    </w:div>
    <w:div w:id="1909682831">
      <w:bodyDiv w:val="1"/>
      <w:marLeft w:val="0"/>
      <w:marRight w:val="0"/>
      <w:marTop w:val="0"/>
      <w:marBottom w:val="0"/>
      <w:divBdr>
        <w:top w:val="none" w:sz="0" w:space="0" w:color="auto"/>
        <w:left w:val="none" w:sz="0" w:space="0" w:color="auto"/>
        <w:bottom w:val="none" w:sz="0" w:space="0" w:color="auto"/>
        <w:right w:val="none" w:sz="0" w:space="0" w:color="auto"/>
      </w:divBdr>
    </w:div>
    <w:div w:id="20821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9" Type="http://schemas.openxmlformats.org/officeDocument/2006/relationships/footer" Target="footer12.xml"/><Relationship Id="rId21" Type="http://schemas.openxmlformats.org/officeDocument/2006/relationships/header" Target="header7.xml"/><Relationship Id="rId34" Type="http://schemas.openxmlformats.org/officeDocument/2006/relationships/footer" Target="footer10.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8.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9.xml"/><Relationship Id="rId37" Type="http://schemas.openxmlformats.org/officeDocument/2006/relationships/footer" Target="footer1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eader" Target="header16.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eader" Target="header1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header" Target="header12.xml"/><Relationship Id="rId35" Type="http://schemas.openxmlformats.org/officeDocument/2006/relationships/header" Target="header15.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header" Target="header14.xml"/><Relationship Id="rId38" Type="http://schemas.openxmlformats.org/officeDocument/2006/relationships/header" Target="header17.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ha17271\Desktop\PIM-SU-5112-TCO-C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7741C0F5783F7D48907DAB33EEEB9B55" ma:contentTypeVersion="3" ma:contentTypeDescription="Create a new document." ma:contentTypeScope="" ma:versionID="307e7b5189dfece7926d3f755334001a">
  <xsd:schema xmlns:xsd="http://www.w3.org/2001/XMLSchema" xmlns:xs="http://www.w3.org/2001/XMLSchema" xmlns:p="http://schemas.microsoft.com/office/2006/metadata/properties" xmlns:ns2="461d2339-64d0-4f07-a277-1d9634d3fbdc" targetNamespace="http://schemas.microsoft.com/office/2006/metadata/properties" ma:root="true" ma:fieldsID="859fa6af60e0378edcb82a030a441b4b" ns2:_="">
    <xsd:import namespace="461d2339-64d0-4f07-a277-1d9634d3fb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2339-64d0-4f07-a277-1d9634d3f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03b784c7-ee61-4ee7-89a9-d87ec2bf0954" ContentTypeId="0x010100FBB1BDE89FB27C449A0E29AF421E312401" PreviousValue="false"/>
</file>

<file path=customXml/itemProps1.xml><?xml version="1.0" encoding="utf-8"?>
<ds:datastoreItem xmlns:ds="http://schemas.openxmlformats.org/officeDocument/2006/customXml" ds:itemID="{B42F22AE-AF79-415F-83DE-05B7CA98E64C}">
  <ds:schemaRefs>
    <ds:schemaRef ds:uri="http://schemas.openxmlformats.org/officeDocument/2006/bibliography"/>
  </ds:schemaRefs>
</ds:datastoreItem>
</file>

<file path=customXml/itemProps2.xml><?xml version="1.0" encoding="utf-8"?>
<ds:datastoreItem xmlns:ds="http://schemas.openxmlformats.org/officeDocument/2006/customXml" ds:itemID="{CFDCA5ED-D9BD-45F3-B32D-5C18B7243D9C}"/>
</file>

<file path=customXml/itemProps3.xml><?xml version="1.0" encoding="utf-8"?>
<ds:datastoreItem xmlns:ds="http://schemas.openxmlformats.org/officeDocument/2006/customXml" ds:itemID="{6E47FA2B-0C61-4C38-9A01-F1F60EA527F8}">
  <ds:schemaRefs>
    <ds:schemaRef ds:uri="http://schemas.microsoft.com/office/2006/metadata/properties"/>
    <ds:schemaRef ds:uri="http://schemas.microsoft.com/office/infopath/2007/PartnerControls"/>
    <ds:schemaRef ds:uri="b9f1db13-37d0-4e45-944c-b878e8992007"/>
    <ds:schemaRef ds:uri="445ccd8a-853d-4cae-a3c3-28d80545a919"/>
  </ds:schemaRefs>
</ds:datastoreItem>
</file>

<file path=customXml/itemProps4.xml><?xml version="1.0" encoding="utf-8"?>
<ds:datastoreItem xmlns:ds="http://schemas.openxmlformats.org/officeDocument/2006/customXml" ds:itemID="{6753AA23-5A26-4FD6-9783-A2631C55DDF6}">
  <ds:schemaRefs>
    <ds:schemaRef ds:uri="http://schemas.microsoft.com/sharepoint/v3/contenttype/forms"/>
  </ds:schemaRefs>
</ds:datastoreItem>
</file>

<file path=customXml/itemProps5.xml><?xml version="1.0" encoding="utf-8"?>
<ds:datastoreItem xmlns:ds="http://schemas.openxmlformats.org/officeDocument/2006/customXml" ds:itemID="{31710944-8009-47FB-8864-A349051D40DC}"/>
</file>

<file path=docProps/app.xml><?xml version="1.0" encoding="utf-8"?>
<Properties xmlns="http://schemas.openxmlformats.org/officeDocument/2006/extended-properties" xmlns:vt="http://schemas.openxmlformats.org/officeDocument/2006/docPropsVTypes">
  <Template>PIM-SU-5112-TCO-C01.dotx</Template>
  <TotalTime>6425</TotalTime>
  <Pages>124</Pages>
  <Words>42142</Words>
  <Characters>240214</Characters>
  <Application>Microsoft Office Word</Application>
  <DocSecurity>0</DocSecurity>
  <Lines>2001</Lines>
  <Paragraphs>563</Paragraphs>
  <ScaleCrop>false</ScaleCrop>
  <HeadingPairs>
    <vt:vector size="2" baseType="variant">
      <vt:variant>
        <vt:lpstr>Title</vt:lpstr>
      </vt:variant>
      <vt:variant>
        <vt:i4>1</vt:i4>
      </vt:variant>
    </vt:vector>
  </HeadingPairs>
  <TitlesOfParts>
    <vt:vector size="1" baseType="lpstr">
      <vt:lpstr>PIPING MATERIAL LINE CLASSES</vt:lpstr>
    </vt:vector>
  </TitlesOfParts>
  <Company>Chevron</Company>
  <LinksUpToDate>false</LinksUpToDate>
  <CharactersWithSpaces>281793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PIPING MATERIAL LINE CLASSES</dc:title>
  <dc:creator>olzhasbekzhunisbayev@tengizchevroil.com</dc:creator>
  <cp:keywords/>
  <cp:lastModifiedBy>Issayevskiy, Konstantin [Expertise LLP]</cp:lastModifiedBy>
  <cp:revision>717</cp:revision>
  <cp:lastPrinted>2024-12-17T10:09:00Z</cp:lastPrinted>
  <dcterms:created xsi:type="dcterms:W3CDTF">2023-11-29T16:56:00Z</dcterms:created>
  <dcterms:modified xsi:type="dcterms:W3CDTF">2024-12-17T10:09:00Z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83000</vt:r8>
  </property>
  <property fmtid="{D5CDD505-2E9C-101B-9397-08002B2CF9AE}" pid="3" name="ContentTypeId">
    <vt:lpwstr>0x0101007741C0F5783F7D48907DAB33EEEB9B55</vt:lpwstr>
  </property>
  <property fmtid="{D5CDD505-2E9C-101B-9397-08002B2CF9AE}" pid="4" name="Chevron Discipline">
    <vt:lpwstr/>
  </property>
  <property fmtid="{D5CDD505-2E9C-101B-9397-08002B2CF9AE}" pid="5" name="Retention Category">
    <vt:lpwstr>1;#Non-Record|1e0fcd32-c316-4759-967f-319c5b88aa7f</vt:lpwstr>
  </property>
  <property fmtid="{D5CDD505-2E9C-101B-9397-08002B2CF9AE}" pid="6" name="Chevron Organization">
    <vt:lpwstr>2;#TCO|d4ae46a7-a454-47f2-85d3-2922fdf28d97</vt:lpwstr>
  </property>
  <property fmtid="{D5CDD505-2E9C-101B-9397-08002B2CF9AE}" pid="7" name="MSIP_Label_6e4db608-ddec-4a44-8ad7-7d5a79b7448e_Enabled">
    <vt:lpwstr>true</vt:lpwstr>
  </property>
  <property fmtid="{D5CDD505-2E9C-101B-9397-08002B2CF9AE}" pid="8" name="MSIP_Label_6e4db608-ddec-4a44-8ad7-7d5a79b7448e_SetDate">
    <vt:lpwstr>2022-06-06T16:32:44Z</vt:lpwstr>
  </property>
  <property fmtid="{D5CDD505-2E9C-101B-9397-08002B2CF9AE}" pid="9" name="MSIP_Label_6e4db608-ddec-4a44-8ad7-7d5a79b7448e_Method">
    <vt:lpwstr>Standard</vt:lpwstr>
  </property>
  <property fmtid="{D5CDD505-2E9C-101B-9397-08002B2CF9AE}" pid="10" name="MSIP_Label_6e4db608-ddec-4a44-8ad7-7d5a79b7448e_Name">
    <vt:lpwstr>Internal</vt:lpwstr>
  </property>
  <property fmtid="{D5CDD505-2E9C-101B-9397-08002B2CF9AE}" pid="11" name="MSIP_Label_6e4db608-ddec-4a44-8ad7-7d5a79b7448e_SiteId">
    <vt:lpwstr>fd799da1-bfc1-4234-a91c-72b3a1cb9e26</vt:lpwstr>
  </property>
  <property fmtid="{D5CDD505-2E9C-101B-9397-08002B2CF9AE}" pid="12" name="MSIP_Label_6e4db608-ddec-4a44-8ad7-7d5a79b7448e_ActionId">
    <vt:lpwstr>a5256f86-e796-4cce-8399-cf88ffa3c20f</vt:lpwstr>
  </property>
  <property fmtid="{D5CDD505-2E9C-101B-9397-08002B2CF9AE}" pid="13" name="MSIP_Label_6e4db608-ddec-4a44-8ad7-7d5a79b7448e_ContentBits">
    <vt:lpwstr>0</vt:lpwstr>
  </property>
  <property fmtid="{D5CDD505-2E9C-101B-9397-08002B2CF9AE}" pid="14" name="MediaServiceImageTags">
    <vt:lpwstr/>
  </property>
  <property fmtid="{D5CDD505-2E9C-101B-9397-08002B2CF9AE}" pid="15" name="Retention_x0020_Category">
    <vt:lpwstr>1;#Non-Record|1e0fcd32-c316-4759-967f-319c5b88aa7f</vt:lpwstr>
  </property>
  <property fmtid="{D5CDD505-2E9C-101B-9397-08002B2CF9AE}" pid="16" name="Chevron_x0020_Organization">
    <vt:lpwstr>2;#TCO|d4ae46a7-a454-47f2-85d3-2922fdf28d97</vt:lpwstr>
  </property>
  <property fmtid="{D5CDD505-2E9C-101B-9397-08002B2CF9AE}" pid="17" name="Chevron_x0020_Discipline">
    <vt:lpwstr/>
  </property>
</Properties>
</file>